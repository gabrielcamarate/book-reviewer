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82D7" w14:textId="03AF94A6" w:rsidR="004F100B" w:rsidRPr="00A3036C" w:rsidRDefault="00F5489E" w:rsidP="004F100B">
      <w:pPr>
        <w:spacing w:after="0"/>
        <w:jc w:val="right"/>
        <w:rPr>
          <w:rFonts w:ascii="Courier New" w:hAnsi="Courier New" w:cs="Courier New"/>
          <w:b/>
          <w:bCs/>
          <w:sz w:val="18"/>
          <w:szCs w:val="18"/>
          <w:lang w:eastAsia="pt-BR"/>
        </w:rPr>
      </w:pPr>
      <w:r w:rsidRPr="00A3036C">
        <w:rPr>
          <w:lang w:eastAsia="pt-BR"/>
        </w:rPr>
        <mc:AlternateContent>
          <mc:Choice Requires="wps">
            <w:drawing>
              <wp:anchor distT="45720" distB="45720" distL="114300" distR="114300" simplePos="0" relativeHeight="251658242" behindDoc="0" locked="0" layoutInCell="1" allowOverlap="1" wp14:anchorId="33DF9DB1" wp14:editId="40897046">
                <wp:simplePos x="0" y="0"/>
                <wp:positionH relativeFrom="page">
                  <wp:posOffset>577811</wp:posOffset>
                </wp:positionH>
                <wp:positionV relativeFrom="paragraph">
                  <wp:posOffset>300780</wp:posOffset>
                </wp:positionV>
                <wp:extent cx="4578685" cy="5629275"/>
                <wp:effectExtent l="95250" t="95250" r="146050" b="16192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685" cy="5629275"/>
                        </a:xfrm>
                        <a:prstGeom prst="rect">
                          <a:avLst/>
                        </a:prstGeom>
                        <a:solidFill>
                          <a:srgbClr val="FFFFFF"/>
                        </a:solidFill>
                        <a:ln w="9525">
                          <a:noFill/>
                          <a:miter lim="800000"/>
                          <a:headEnd/>
                          <a:tailEnd/>
                        </a:ln>
                        <a:effectLst>
                          <a:outerShdw blurRad="127000" dist="38100" dir="2700000" algn="ctr">
                            <a:srgbClr val="000000">
                              <a:alpha val="45000"/>
                            </a:srgbClr>
                          </a:outerShdw>
                        </a:effectLst>
                      </wps:spPr>
                      <wps:txbx>
                        <w:txbxContent>
                          <w:p w14:paraId="5C23F1E9" w14:textId="40E65E62" w:rsidR="00C5548F" w:rsidRPr="00A3036C" w:rsidRDefault="009B6933" w:rsidP="009B6933">
                            <w:pPr>
                              <w:jc w:val="center"/>
                            </w:pPr>
                            <w:r w:rsidRPr="00A3036C">
                              <w:drawing>
                                <wp:inline distT="0" distB="0" distL="0" distR="0" wp14:anchorId="60BFA15A" wp14:editId="68AAF435">
                                  <wp:extent cx="3713480" cy="5046964"/>
                                  <wp:effectExtent l="304800" t="304800" r="306070" b="306705"/>
                                  <wp:docPr id="522579390"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9390" name="Imagem 3" descr="Diagrama&#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3731933" cy="5072043"/>
                                          </a:xfrm>
                                          <a:prstGeom prst="rect">
                                            <a:avLst/>
                                          </a:prstGeom>
                                          <a:ln w="76200">
                                            <a:solidFill>
                                              <a:srgbClr val="92D050"/>
                                            </a:solidFill>
                                          </a:ln>
                                          <a:effectLst>
                                            <a:glow rad="228600">
                                              <a:schemeClr val="accent4">
                                                <a:satMod val="175000"/>
                                                <a:alpha val="40000"/>
                                              </a:schemeClr>
                                            </a:glo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DF9DB1" id="_x0000_t202" coordsize="21600,21600" o:spt="202" path="m,l,21600r21600,l21600,xe">
                <v:stroke joinstyle="miter"/>
                <v:path gradientshapeok="t" o:connecttype="rect"/>
              </v:shapetype>
              <v:shape id="Caixa de Texto 2" o:spid="_x0000_s1026" type="#_x0000_t202" style="position:absolute;left:0;text-align:left;margin-left:45.5pt;margin-top:23.7pt;width:360.55pt;height:443.25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" stroked="f">
                <v:shadow on="t" color="black" opacity="29491f" offset=".74836mm,.74836mm"/>
                <v:textbox>
                  <w:txbxContent>
                    <w:p w14:paraId="5C23F1E9" w14:textId="40E65E62" w:rsidR="00C5548F" w:rsidRPr="00A3036C" w:rsidRDefault="009B6933" w:rsidP="009B6933">
                      <w:pPr>
                        <w:jc w:val="center"/>
                      </w:pPr>
                      <w:r w:rsidRPr="00A3036C">
                        <w:drawing>
                          <wp:inline distT="0" distB="0" distL="0" distR="0" wp14:anchorId="60BFA15A" wp14:editId="68AAF435">
                            <wp:extent cx="3713480" cy="5046964"/>
                            <wp:effectExtent l="304800" t="304800" r="306070" b="306705"/>
                            <wp:docPr id="522579390"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9390" name="Imagem 3" descr="Diagrama&#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3731933" cy="5072043"/>
                                    </a:xfrm>
                                    <a:prstGeom prst="rect">
                                      <a:avLst/>
                                    </a:prstGeom>
                                    <a:ln w="76200">
                                      <a:solidFill>
                                        <a:srgbClr val="92D050"/>
                                      </a:solidFill>
                                    </a:ln>
                                    <a:effectLst>
                                      <a:glow rad="228600">
                                        <a:schemeClr val="accent4">
                                          <a:satMod val="175000"/>
                                          <a:alpha val="40000"/>
                                        </a:schemeClr>
                                      </a:glow>
                                    </a:effectLst>
                                  </pic:spPr>
                                </pic:pic>
                              </a:graphicData>
                            </a:graphic>
                          </wp:inline>
                        </w:drawing>
                      </w:r>
                    </w:p>
                  </w:txbxContent>
                </v:textbox>
                <w10:wrap type="square" anchorx="page"/>
              </v:shape>
            </w:pict>
          </mc:Fallback>
        </mc:AlternateContent>
      </w:r>
      <w:r w:rsidR="00E374A7" w:rsidRPr="00A3036C">
        <w:rPr>
          <w:rFonts w:ascii="Courier New" w:hAnsi="Courier New" w:cs="Courier New"/>
          <w:b/>
          <w:bCs/>
          <w:sz w:val="18"/>
          <w:szCs w:val="18"/>
          <w:lang w:eastAsia="pt-BR"/>
        </w:rPr>
        <w:t xml:space="preserve">  </w:t>
      </w:r>
    </w:p>
    <w:p w14:paraId="60A682D8" w14:textId="2487AAC9" w:rsidR="004F100B" w:rsidRPr="00A3036C" w:rsidRDefault="004F100B" w:rsidP="004F100B">
      <w:pPr>
        <w:spacing w:after="0"/>
        <w:jc w:val="right"/>
        <w:rPr>
          <w:rFonts w:ascii="Courier New" w:hAnsi="Courier New" w:cs="Courier New"/>
          <w:b/>
          <w:bCs/>
          <w:sz w:val="18"/>
          <w:szCs w:val="18"/>
          <w:lang w:eastAsia="pt-BR"/>
        </w:rPr>
      </w:pPr>
    </w:p>
    <w:p w14:paraId="3A221EF9" w14:textId="77777777" w:rsidR="00CF27C4" w:rsidRDefault="00CF27C4" w:rsidP="00CF27C4">
      <w:pPr>
        <w:spacing w:after="0" w:line="276" w:lineRule="auto"/>
        <w:rPr>
          <w:rFonts w:ascii="Times New Roman" w:eastAsia="Times New Roman" w:hAnsi="Times New Roman" w:cs="Times New Roman"/>
          <w:b/>
          <w:kern w:val="0"/>
          <w:sz w:val="40"/>
          <w:szCs w:val="40"/>
          <w14:ligatures w14:val="none"/>
        </w:rPr>
      </w:pPr>
      <w:bookmarkStart w:id="0" w:name="_Hlk216685725"/>
      <w:bookmarkEnd w:id="0"/>
      <w:r>
        <w:rPr>
          <w:rFonts w:ascii="Times New Roman" w:eastAsia="Times New Roman" w:hAnsi="Times New Roman" w:cs="Times New Roman"/>
          <w:b/>
          <w:bCs/>
          <w:color w:val="7030A0"/>
          <w:kern w:val="0"/>
          <w:sz w:val="40"/>
          <w:szCs w:val="40"/>
          <w14:ligatures w14:val="none"/>
        </w:rPr>
        <w:lastRenderedPageBreak/>
        <w:t xml:space="preserve">e </w:t>
      </w:r>
      <w:r>
        <w:rPr>
          <w:rFonts w:ascii="Times New Roman" w:eastAsia="Times New Roman" w:hAnsi="Times New Roman" w:cs="Times New Roman"/>
          <w:b/>
          <w:bCs/>
          <w:color w:val="EE0000"/>
          <w:kern w:val="0"/>
          <w:sz w:val="144"/>
          <w:szCs w:val="144"/>
          <w14:ligatures w14:val="none"/>
        </w:rPr>
        <w:t>X</w:t>
      </w:r>
      <w:r>
        <w:rPr>
          <w:rFonts w:ascii="Times New Roman" w:eastAsia="Times New Roman" w:hAnsi="Times New Roman" w:cs="Times New Roman"/>
          <w:b/>
          <w:bCs/>
          <w:color w:val="7030A0"/>
          <w:kern w:val="0"/>
          <w:sz w:val="40"/>
          <w:szCs w:val="40"/>
          <w14:ligatures w14:val="none"/>
        </w:rPr>
        <w:t xml:space="preserve"> </w:t>
      </w:r>
      <w:r w:rsidR="006D7DB0" w:rsidRPr="00814730">
        <w:rPr>
          <w:rFonts w:ascii="Times New Roman" w:eastAsia="Times New Roman" w:hAnsi="Times New Roman" w:cs="Times New Roman"/>
          <w:b/>
          <w:bCs/>
          <w:color w:val="7030A0"/>
          <w:kern w:val="0"/>
          <w:sz w:val="40"/>
          <w:szCs w:val="40"/>
          <w14:ligatures w14:val="none"/>
        </w:rPr>
        <w:t>ilados</w:t>
      </w:r>
      <w:r w:rsidR="006D7DB0" w:rsidRPr="00814730">
        <w:rPr>
          <w:rFonts w:ascii="Times New Roman" w:eastAsia="Times New Roman" w:hAnsi="Times New Roman" w:cs="Times New Roman"/>
          <w:b/>
          <w:kern w:val="0"/>
          <w:sz w:val="40"/>
          <w:szCs w:val="40"/>
          <w14:ligatures w14:val="none"/>
        </w:rPr>
        <w:t xml:space="preserve"> </w:t>
      </w:r>
      <w:r w:rsidR="006D7DB0" w:rsidRPr="00814730">
        <w:rPr>
          <w:rFonts w:ascii="Times New Roman" w:eastAsia="Times New Roman" w:hAnsi="Times New Roman" w:cs="Times New Roman"/>
          <w:b/>
          <w:color w:val="CC66FF"/>
          <w:kern w:val="0"/>
          <w:sz w:val="40"/>
          <w:szCs w:val="40"/>
          <w14:ligatures w14:val="none"/>
        </w:rPr>
        <w:t>da</w:t>
      </w:r>
      <w:r w:rsidR="006D7DB0" w:rsidRPr="00814730">
        <w:rPr>
          <w:rFonts w:ascii="Times New Roman" w:eastAsia="Times New Roman" w:hAnsi="Times New Roman" w:cs="Times New Roman"/>
          <w:b/>
          <w:kern w:val="0"/>
          <w:sz w:val="40"/>
          <w:szCs w:val="40"/>
          <w14:ligatures w14:val="none"/>
        </w:rPr>
        <w:t xml:space="preserve"> </w:t>
      </w:r>
      <w:r w:rsidR="006D7DB0" w:rsidRPr="00814730">
        <w:rPr>
          <w:rFonts w:ascii="Times New Roman" w:eastAsia="Times New Roman" w:hAnsi="Times New Roman" w:cs="Times New Roman"/>
          <w:b/>
          <w:color w:val="7030A0"/>
          <w:kern w:val="0"/>
          <w:sz w:val="40"/>
          <w:szCs w:val="40"/>
          <w14:ligatures w14:val="none"/>
        </w:rPr>
        <w:t>T</w:t>
      </w:r>
      <w:r w:rsidR="006D7DB0" w:rsidRPr="00814730">
        <w:rPr>
          <w:rFonts w:ascii="Times New Roman" w:eastAsia="Times New Roman" w:hAnsi="Times New Roman" w:cs="Times New Roman"/>
          <w:b/>
          <w:bCs/>
          <w:color w:val="7030A0"/>
          <w:kern w:val="0"/>
          <w:sz w:val="40"/>
          <w:szCs w:val="40"/>
          <w14:ligatures w14:val="none"/>
        </w:rPr>
        <w:t>erra</w:t>
      </w:r>
    </w:p>
    <w:p w14:paraId="49137564" w14:textId="4D0E56BB" w:rsidR="006D7DB0" w:rsidRPr="00CF27C4" w:rsidRDefault="006D7DB0" w:rsidP="00CF27C4">
      <w:pPr>
        <w:spacing w:after="0" w:line="276" w:lineRule="auto"/>
        <w:jc w:val="right"/>
        <w:rPr>
          <w:rFonts w:ascii="Times New Roman" w:eastAsia="Times New Roman" w:hAnsi="Times New Roman" w:cs="Times New Roman"/>
          <w:b/>
          <w:kern w:val="0"/>
          <w:sz w:val="40"/>
          <w:szCs w:val="40"/>
          <w14:ligatures w14:val="none"/>
        </w:rPr>
      </w:pPr>
      <w:r w:rsidRPr="00F72A18">
        <w:rPr>
          <w:rFonts w:ascii="Times New Roman" w:eastAsia="Times New Roman" w:hAnsi="Times New Roman" w:cs="Times New Roman"/>
          <w:b/>
          <w:color w:val="FF0000"/>
          <w:kern w:val="0"/>
          <w:sz w:val="32"/>
          <w:szCs w:val="32"/>
          <w14:ligatures w14:val="none"/>
        </w:rPr>
        <w:t>“</w:t>
      </w:r>
      <w:r w:rsidRPr="00814730">
        <w:rPr>
          <w:rFonts w:ascii="Times New Roman" w:eastAsia="Times New Roman" w:hAnsi="Times New Roman" w:cs="Times New Roman"/>
          <w:b/>
          <w:color w:val="7030A0"/>
          <w:kern w:val="0"/>
          <w:sz w:val="32"/>
          <w:szCs w:val="32"/>
          <w14:ligatures w14:val="none"/>
        </w:rPr>
        <w:t xml:space="preserve">passado </w:t>
      </w:r>
      <w:r w:rsidRPr="00814730">
        <w:rPr>
          <w:rFonts w:ascii="Times New Roman" w:eastAsia="Times New Roman" w:hAnsi="Times New Roman" w:cs="Times New Roman"/>
          <w:b/>
          <w:color w:val="9CC2E5" w:themeColor="accent5" w:themeTint="99"/>
          <w:kern w:val="0"/>
          <w:sz w:val="32"/>
          <w:szCs w:val="32"/>
          <w14:ligatures w14:val="none"/>
        </w:rPr>
        <w:t>pacto</w:t>
      </w:r>
      <w:r w:rsidRPr="00814730">
        <w:rPr>
          <w:rFonts w:ascii="Times New Roman" w:eastAsia="Times New Roman" w:hAnsi="Times New Roman" w:cs="Times New Roman"/>
          <w:b/>
          <w:color w:val="7030A0"/>
          <w:kern w:val="0"/>
          <w:sz w:val="32"/>
          <w:szCs w:val="32"/>
          <w14:ligatures w14:val="none"/>
        </w:rPr>
        <w:t xml:space="preserve"> para o </w:t>
      </w:r>
      <w:r w:rsidRPr="00814730">
        <w:rPr>
          <w:rFonts w:ascii="Times New Roman" w:eastAsia="Times New Roman" w:hAnsi="Times New Roman" w:cs="Times New Roman"/>
          <w:b/>
          <w:color w:val="9CC2E5" w:themeColor="accent5" w:themeTint="99"/>
          <w:kern w:val="0"/>
          <w:sz w:val="32"/>
          <w:szCs w:val="32"/>
          <w14:ligatures w14:val="none"/>
        </w:rPr>
        <w:t>futuro</w:t>
      </w:r>
      <w:r w:rsidRPr="00F72A18">
        <w:rPr>
          <w:rFonts w:ascii="Times New Roman" w:eastAsia="Times New Roman" w:hAnsi="Times New Roman" w:cs="Times New Roman"/>
          <w:b/>
          <w:color w:val="FF0000"/>
          <w:kern w:val="0"/>
          <w:sz w:val="32"/>
          <w:szCs w:val="32"/>
          <w14:ligatures w14:val="none"/>
        </w:rPr>
        <w:t>”</w:t>
      </w:r>
    </w:p>
    <w:p w14:paraId="0DAD5F85" w14:textId="3F1AED31" w:rsidR="006D7DB0" w:rsidRPr="00F72A18" w:rsidRDefault="006D7DB0" w:rsidP="00CF27C4">
      <w:pPr>
        <w:spacing w:after="0" w:line="276" w:lineRule="auto"/>
        <w:jc w:val="right"/>
        <w:rPr>
          <w:rFonts w:ascii="Bookman Old Style" w:eastAsia="Times New Roman" w:hAnsi="Bookman Old Style" w:cs="Times New Roman"/>
          <w:b/>
          <w:kern w:val="0"/>
          <w:sz w:val="24"/>
          <w:szCs w:val="24"/>
          <w14:ligatures w14:val="none"/>
        </w:rPr>
      </w:pPr>
      <w:bookmarkStart w:id="1" w:name="_Hlk132289754"/>
      <w:r w:rsidRPr="00F72A18">
        <w:rPr>
          <w:rFonts w:ascii="Bookman Old Style" w:eastAsia="Times New Roman" w:hAnsi="Bookman Old Style" w:cs="Times New Roman"/>
          <w:b/>
          <w:kern w:val="0"/>
          <w:sz w:val="24"/>
          <w:szCs w:val="24"/>
          <w14:ligatures w14:val="none"/>
        </w:rPr>
        <w:t>Ale</w:t>
      </w:r>
      <w:r w:rsidRPr="00F72A18">
        <w:rPr>
          <w:rFonts w:ascii="Bookman Old Style" w:eastAsia="Times New Roman" w:hAnsi="Bookman Old Style" w:cs="Times New Roman"/>
          <w:b/>
          <w:color w:val="FF0000"/>
          <w:kern w:val="0"/>
          <w:sz w:val="24"/>
          <w:szCs w:val="24"/>
          <w14:ligatures w14:val="none"/>
        </w:rPr>
        <w:t>x</w:t>
      </w:r>
      <w:r w:rsidRPr="00F72A18">
        <w:rPr>
          <w:rFonts w:ascii="Bookman Old Style" w:eastAsia="Times New Roman" w:hAnsi="Bookman Old Style" w:cs="Times New Roman"/>
          <w:b/>
          <w:kern w:val="0"/>
          <w:sz w:val="24"/>
          <w:szCs w:val="24"/>
          <w14:ligatures w14:val="none"/>
        </w:rPr>
        <w:t>o Camara</w:t>
      </w:r>
      <w:r w:rsidRPr="00F72A18">
        <w:rPr>
          <w:rFonts w:ascii="Bookman Old Style" w:eastAsia="Times New Roman" w:hAnsi="Bookman Old Style" w:cs="Times New Roman"/>
          <w:b/>
          <w:color w:val="FF0000"/>
          <w:kern w:val="0"/>
          <w:sz w:val="24"/>
          <w:szCs w:val="24"/>
          <w14:ligatures w14:val="none"/>
        </w:rPr>
        <w:t>TT</w:t>
      </w:r>
      <w:r w:rsidRPr="00F72A18">
        <w:rPr>
          <w:rFonts w:ascii="Bookman Old Style" w:eastAsia="Times New Roman" w:hAnsi="Bookman Old Style" w:cs="Times New Roman"/>
          <w:b/>
          <w:kern w:val="0"/>
          <w:sz w:val="24"/>
          <w:szCs w:val="24"/>
          <w14:ligatures w14:val="none"/>
        </w:rPr>
        <w:t>e</w:t>
      </w:r>
    </w:p>
    <w:p w14:paraId="4F361FC5" w14:textId="77777777" w:rsidR="006D7DB0" w:rsidRPr="00F72A18" w:rsidRDefault="006D7DB0" w:rsidP="006D7DB0">
      <w:pPr>
        <w:spacing w:after="0" w:line="276" w:lineRule="auto"/>
        <w:jc w:val="right"/>
        <w:rPr>
          <w:rFonts w:ascii="Times New Roman" w:eastAsia="Times New Roman" w:hAnsi="Times New Roman" w:cs="Times New Roman"/>
          <w:b/>
          <w:kern w:val="0"/>
          <w:sz w:val="18"/>
          <w:szCs w:val="18"/>
          <w14:ligatures w14:val="none"/>
        </w:rPr>
      </w:pPr>
      <w:bookmarkStart w:id="2" w:name="_Hlk216516333"/>
      <w:bookmarkEnd w:id="1"/>
      <w:r w:rsidRPr="00F72A18">
        <w:rPr>
          <w:rFonts w:ascii="Times New Roman" w:eastAsia="Times New Roman" w:hAnsi="Times New Roman" w:cs="Times New Roman"/>
          <w:b/>
          <w:kern w:val="0"/>
          <w:sz w:val="18"/>
          <w:szCs w:val="18"/>
          <w14:ligatures w14:val="none"/>
        </w:rPr>
        <w:t>Romance 5</w:t>
      </w:r>
      <w:r w:rsidRPr="00F72A18">
        <w:rPr>
          <w:rFonts w:ascii="Times New Roman" w:eastAsia="Times New Roman" w:hAnsi="Times New Roman" w:cs="Times New Roman"/>
          <w:bCs/>
          <w:kern w:val="0"/>
          <w:sz w:val="18"/>
          <w:szCs w:val="18"/>
          <w14:ligatures w14:val="none"/>
        </w:rPr>
        <w:t xml:space="preserve"> – </w:t>
      </w:r>
      <w:r w:rsidRPr="00814730">
        <w:rPr>
          <w:rFonts w:ascii="Times New Roman" w:eastAsia="Times New Roman" w:hAnsi="Times New Roman" w:cs="Times New Roman"/>
          <w:b/>
          <w:kern w:val="0"/>
          <w:sz w:val="18"/>
          <w:szCs w:val="18"/>
          <w14:ligatures w14:val="none"/>
        </w:rPr>
        <w:t>oescritorondeoleitoresta.com</w:t>
      </w:r>
      <w:r w:rsidRPr="00814730">
        <w:rPr>
          <w:rFonts w:ascii="Times New Roman" w:eastAsia="Times New Roman" w:hAnsi="Times New Roman" w:cs="Times New Roman"/>
          <w:bCs/>
          <w:kern w:val="0"/>
          <w:sz w:val="18"/>
          <w:szCs w:val="18"/>
          <w14:ligatures w14:val="none"/>
        </w:rPr>
        <w:t xml:space="preserve"> </w:t>
      </w:r>
      <w:r w:rsidRPr="00F72A18">
        <w:rPr>
          <w:rFonts w:ascii="Times New Roman" w:eastAsia="Times New Roman" w:hAnsi="Times New Roman" w:cs="Times New Roman"/>
          <w:bCs/>
          <w:kern w:val="0"/>
          <w:sz w:val="18"/>
          <w:szCs w:val="18"/>
          <w14:ligatures w14:val="none"/>
        </w:rPr>
        <w:t>–</w:t>
      </w:r>
      <w:r w:rsidRPr="00F72A18">
        <w:rPr>
          <w:rFonts w:ascii="Times New Roman" w:eastAsia="Times New Roman" w:hAnsi="Times New Roman" w:cs="Times New Roman"/>
          <w:b/>
          <w:kern w:val="0"/>
          <w:sz w:val="18"/>
          <w:szCs w:val="18"/>
          <w14:ligatures w14:val="none"/>
        </w:rPr>
        <w:t>1ª Edição</w:t>
      </w:r>
      <w:r w:rsidRPr="00F72A18">
        <w:rPr>
          <w:rFonts w:ascii="Times New Roman" w:eastAsia="Times New Roman" w:hAnsi="Times New Roman" w:cs="Times New Roman"/>
          <w:bCs/>
          <w:kern w:val="0"/>
          <w:sz w:val="18"/>
          <w:szCs w:val="18"/>
          <w14:ligatures w14:val="none"/>
        </w:rPr>
        <w:t xml:space="preserve"> – </w:t>
      </w:r>
      <w:r w:rsidRPr="00F72A18">
        <w:rPr>
          <w:rFonts w:ascii="Times New Roman" w:eastAsia="Times New Roman" w:hAnsi="Times New Roman" w:cs="Times New Roman"/>
          <w:b/>
          <w:kern w:val="0"/>
          <w:sz w:val="18"/>
          <w:szCs w:val="18"/>
          <w14:ligatures w14:val="none"/>
        </w:rPr>
        <w:t>Volume</w:t>
      </w:r>
      <w:r w:rsidRPr="00F72A18">
        <w:rPr>
          <w:rFonts w:ascii="Times New Roman" w:eastAsia="Times New Roman" w:hAnsi="Times New Roman" w:cs="Times New Roman"/>
          <w:bCs/>
          <w:kern w:val="0"/>
          <w:sz w:val="18"/>
          <w:szCs w:val="18"/>
          <w14:ligatures w14:val="none"/>
        </w:rPr>
        <w:t xml:space="preserve"> </w:t>
      </w:r>
      <w:r w:rsidRPr="00F72A18">
        <w:rPr>
          <w:rFonts w:ascii="Times New Roman" w:eastAsia="Times New Roman" w:hAnsi="Times New Roman" w:cs="Times New Roman"/>
          <w:b/>
          <w:kern w:val="0"/>
          <w:sz w:val="18"/>
          <w:szCs w:val="18"/>
          <w14:ligatures w14:val="none"/>
        </w:rPr>
        <w:t>2</w:t>
      </w:r>
    </w:p>
    <w:bookmarkEnd w:id="2"/>
    <w:p w14:paraId="6A6DBA15" w14:textId="77777777" w:rsidR="006D7DB0" w:rsidRPr="00867BC8" w:rsidRDefault="006D7DB0" w:rsidP="006D7DB0">
      <w:pPr>
        <w:spacing w:after="0" w:line="276" w:lineRule="auto"/>
        <w:jc w:val="right"/>
        <w:rPr>
          <w:rFonts w:ascii="Times New Roman" w:eastAsia="Times New Roman" w:hAnsi="Times New Roman" w:cs="Times New Roman"/>
          <w:b/>
          <w:color w:val="7030A0"/>
          <w:kern w:val="0"/>
          <w:sz w:val="24"/>
          <w:szCs w:val="24"/>
          <w14:ligatures w14:val="none"/>
        </w:rPr>
      </w:pPr>
      <w:r w:rsidRPr="00867BC8">
        <w:rPr>
          <w:rFonts w:ascii="Times New Roman" w:eastAsia="Times New Roman" w:hAnsi="Times New Roman" w:cs="Times New Roman"/>
          <w:b/>
          <w:color w:val="7030A0"/>
          <w:kern w:val="0"/>
          <w:sz w:val="24"/>
          <w:szCs w:val="24"/>
          <w14:ligatures w14:val="none"/>
        </w:rPr>
        <w:t>oescritorondeoleitoresta.com</w:t>
      </w:r>
    </w:p>
    <w:p w14:paraId="41376DEA" w14:textId="77777777" w:rsidR="00CF27C4" w:rsidRDefault="006D7DB0" w:rsidP="00CF27C4">
      <w:pPr>
        <w:spacing w:after="0" w:line="276" w:lineRule="auto"/>
        <w:jc w:val="right"/>
        <w:rPr>
          <w:rFonts w:ascii="Times New Roman" w:eastAsia="Times New Roman" w:hAnsi="Times New Roman" w:cs="Times New Roman"/>
          <w:b/>
          <w:color w:val="9CC2E5" w:themeColor="accent5" w:themeTint="99"/>
          <w:kern w:val="0"/>
          <w:sz w:val="24"/>
          <w:szCs w:val="24"/>
          <w14:ligatures w14:val="none"/>
        </w:rPr>
      </w:pPr>
      <w:r w:rsidRPr="00867BC8">
        <w:rPr>
          <w:rFonts w:ascii="Times New Roman" w:eastAsia="Times New Roman" w:hAnsi="Times New Roman" w:cs="Times New Roman"/>
          <w:b/>
          <w:color w:val="9CC2E5" w:themeColor="accent5" w:themeTint="99"/>
          <w:kern w:val="0"/>
          <w:sz w:val="24"/>
          <w:szCs w:val="24"/>
          <w14:ligatures w14:val="none"/>
        </w:rPr>
        <w:t>elescritordondeestaellector.com</w:t>
      </w:r>
    </w:p>
    <w:p w14:paraId="6D660BA3" w14:textId="5A4D4F09" w:rsidR="006D7DB0" w:rsidRPr="00CF27C4" w:rsidRDefault="00CF27C4" w:rsidP="00CF27C4">
      <w:pPr>
        <w:spacing w:after="0" w:line="276" w:lineRule="auto"/>
        <w:rPr>
          <w:rFonts w:ascii="Times New Roman" w:eastAsia="Times New Roman" w:hAnsi="Times New Roman" w:cs="Times New Roman"/>
          <w:b/>
          <w:color w:val="9CC2E5" w:themeColor="accent5" w:themeTint="99"/>
          <w:kern w:val="0"/>
          <w:sz w:val="24"/>
          <w:szCs w:val="24"/>
          <w14:ligatures w14:val="none"/>
        </w:rPr>
      </w:pPr>
      <w:r>
        <w:rPr>
          <w:rFonts w:ascii="Times New Roman" w:eastAsia="Times New Roman" w:hAnsi="Times New Roman" w:cs="Times New Roman"/>
          <w:b/>
          <w:color w:val="9CC2E5" w:themeColor="accent5" w:themeTint="99"/>
          <w:kern w:val="0"/>
          <w:sz w:val="24"/>
          <w:szCs w:val="24"/>
          <w14:ligatures w14:val="none"/>
        </w:rPr>
        <w:t xml:space="preserve">                    </w:t>
      </w:r>
      <w:r w:rsidR="00140BC5" w:rsidRPr="00140BC5">
        <w:rPr>
          <w:rFonts w:ascii="Times New Roman" w:eastAsia="Times New Roman" w:hAnsi="Times New Roman" w:cs="Times New Roman"/>
          <w:b/>
          <w:color w:val="7030A0"/>
          <w:kern w:val="0"/>
          <w:sz w:val="24"/>
          <w:szCs w:val="24"/>
          <w14:ligatures w14:val="none"/>
        </w:rPr>
        <w:t>O Escritor</w:t>
      </w:r>
    </w:p>
    <w:p w14:paraId="26C17B04" w14:textId="77777777" w:rsidR="006D7DB0" w:rsidRDefault="00140BC5" w:rsidP="00CF27C4">
      <w:pPr>
        <w:spacing w:after="0" w:line="276" w:lineRule="auto"/>
        <w:jc w:val="center"/>
        <w:rPr>
          <w:rFonts w:ascii="Times New Roman" w:eastAsia="Times New Roman" w:hAnsi="Times New Roman" w:cs="Times New Roman"/>
          <w:b/>
          <w:kern w:val="0"/>
          <w:sz w:val="24"/>
          <w:szCs w:val="24"/>
          <w14:ligatures w14:val="none"/>
        </w:rPr>
      </w:pPr>
      <w:r>
        <w:drawing>
          <wp:inline distT="0" distB="0" distL="0" distR="0" wp14:anchorId="067C25AF" wp14:editId="6C36B4ED">
            <wp:extent cx="1829073" cy="2367693"/>
            <wp:effectExtent l="285750" t="285750" r="285750" b="280670"/>
            <wp:docPr id="607881788" name="Imagem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1788" name="Imagem 4">
                      <a:extLst>
                        <a:ext uri="{C183D7F6-B498-43B3-948B-1728B52AA6E4}">
                          <adec:decorative xmlns:adec="http://schemas.microsoft.com/office/drawing/2017/decorative" val="1"/>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1404" cy="2461324"/>
                    </a:xfrm>
                    <a:prstGeom prst="rect">
                      <a:avLst/>
                    </a:prstGeom>
                    <a:noFill/>
                    <a:ln w="57150">
                      <a:solidFill>
                        <a:srgbClr val="92D050"/>
                      </a:solidFill>
                    </a:ln>
                    <a:effectLst>
                      <a:glow rad="228600">
                        <a:schemeClr val="accent4">
                          <a:satMod val="175000"/>
                          <a:alpha val="40000"/>
                        </a:schemeClr>
                      </a:glow>
                    </a:effectLst>
                  </pic:spPr>
                </pic:pic>
              </a:graphicData>
            </a:graphic>
          </wp:inline>
        </w:drawing>
      </w:r>
      <w:r w:rsidR="00CF27C4" w:rsidRPr="00F72A18">
        <w:rPr>
          <w:rFonts w:ascii="Chiller" w:eastAsia="Times New Roman" w:hAnsi="Chiller" w:cs="Times New Roman"/>
          <w:b/>
          <w:color w:val="000000"/>
          <w:kern w:val="0"/>
          <w:sz w:val="72"/>
          <w:szCs w:val="72"/>
          <w:lang w:eastAsia="pt-BR"/>
          <w14:ligatures w14:val="none"/>
        </w:rPr>
        <w:drawing>
          <wp:inline distT="0" distB="0" distL="0" distR="0" wp14:anchorId="295C236F" wp14:editId="5F1383C5">
            <wp:extent cx="1677335" cy="986798"/>
            <wp:effectExtent l="0" t="0" r="0" b="0"/>
            <wp:docPr id="2" name="Imagem 2" descr="Desenho de uma pesso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uma pessoa&#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3047" cy="1207834"/>
                    </a:xfrm>
                    <a:prstGeom prst="rect">
                      <a:avLst/>
                    </a:prstGeom>
                    <a:noFill/>
                  </pic:spPr>
                </pic:pic>
              </a:graphicData>
            </a:graphic>
          </wp:inline>
        </w:drawing>
      </w:r>
    </w:p>
    <w:p w14:paraId="627E3923" w14:textId="0AB301CC" w:rsidR="00CF27C4" w:rsidRPr="00CF27C4" w:rsidRDefault="00CF27C4" w:rsidP="00CF27C4">
      <w:pPr>
        <w:spacing w:after="0" w:line="276" w:lineRule="auto"/>
        <w:jc w:val="center"/>
        <w:rPr>
          <w:rFonts w:ascii="Times New Roman" w:eastAsia="Times New Roman" w:hAnsi="Times New Roman" w:cs="Times New Roman"/>
          <w:b/>
          <w:color w:val="7030A0"/>
          <w:kern w:val="0"/>
          <w:sz w:val="36"/>
          <w:szCs w:val="36"/>
          <w14:ligatures w14:val="none"/>
        </w:rPr>
      </w:pPr>
      <w:r w:rsidRPr="00CF27C4">
        <w:rPr>
          <w:rFonts w:ascii="Times New Roman" w:eastAsia="Times New Roman" w:hAnsi="Times New Roman" w:cs="Times New Roman"/>
          <w:b/>
          <w:color w:val="7030A0"/>
          <w:kern w:val="0"/>
          <w:sz w:val="36"/>
          <w:szCs w:val="36"/>
          <w14:ligatures w14:val="none"/>
        </w:rPr>
        <w:lastRenderedPageBreak/>
        <w:t>*******</w:t>
      </w:r>
    </w:p>
    <w:p w14:paraId="73CFC473" w14:textId="71F0E0FA" w:rsidR="00477C7F" w:rsidRDefault="006D7DB0" w:rsidP="006D7DB0">
      <w:pPr>
        <w:spacing w:after="0"/>
        <w:jc w:val="right"/>
        <w:rPr>
          <w:rFonts w:ascii="Times New Roman" w:eastAsia="Times New Roman" w:hAnsi="Times New Roman" w:cs="Times New Roman"/>
          <w:b/>
          <w:kern w:val="0"/>
          <w:sz w:val="24"/>
          <w:szCs w:val="24"/>
          <w14:ligatures w14:val="none"/>
        </w:rPr>
      </w:pPr>
      <w:r w:rsidRPr="006255A1">
        <w:rPr>
          <w:rFonts w:ascii="Times New Roman" w:eastAsia="Times New Roman" w:hAnsi="Times New Roman" w:cs="Times New Roman"/>
          <w:b/>
          <w:kern w:val="0"/>
          <w:sz w:val="24"/>
          <w:szCs w:val="24"/>
          <w14:ligatures w14:val="none"/>
        </w:rPr>
        <w:t xml:space="preserve"> </w:t>
      </w:r>
    </w:p>
    <w:p w14:paraId="6225DA09" w14:textId="77777777" w:rsidR="0049183A" w:rsidRDefault="0049183A" w:rsidP="006D7DB0">
      <w:pPr>
        <w:spacing w:after="0"/>
        <w:jc w:val="right"/>
        <w:rPr>
          <w:rFonts w:ascii="Times New Roman" w:eastAsia="Times New Roman" w:hAnsi="Times New Roman" w:cs="Times New Roman"/>
          <w:b/>
          <w:kern w:val="0"/>
          <w:sz w:val="24"/>
          <w:szCs w:val="24"/>
          <w14:ligatures w14:val="none"/>
        </w:rPr>
      </w:pPr>
    </w:p>
    <w:p w14:paraId="358C3148" w14:textId="77777777" w:rsidR="0049183A" w:rsidRDefault="0049183A" w:rsidP="006D7DB0">
      <w:pPr>
        <w:spacing w:after="0"/>
        <w:jc w:val="right"/>
        <w:rPr>
          <w:rFonts w:ascii="Times New Roman" w:eastAsia="Times New Roman" w:hAnsi="Times New Roman" w:cs="Times New Roman"/>
          <w:b/>
          <w:kern w:val="0"/>
          <w:sz w:val="24"/>
          <w:szCs w:val="24"/>
          <w14:ligatures w14:val="none"/>
        </w:rPr>
      </w:pPr>
    </w:p>
    <w:p w14:paraId="0C0D3CE9" w14:textId="77777777" w:rsidR="0049183A" w:rsidRDefault="0049183A" w:rsidP="006D7DB0">
      <w:pPr>
        <w:spacing w:after="0"/>
        <w:jc w:val="right"/>
        <w:rPr>
          <w:rFonts w:ascii="Times New Roman" w:eastAsia="Times New Roman" w:hAnsi="Times New Roman" w:cs="Times New Roman"/>
          <w:b/>
          <w:kern w:val="0"/>
          <w:sz w:val="24"/>
          <w:szCs w:val="24"/>
          <w14:ligatures w14:val="none"/>
        </w:rPr>
      </w:pPr>
    </w:p>
    <w:p w14:paraId="6798FE79" w14:textId="6BA6A9DF" w:rsidR="006D7DB0" w:rsidRDefault="006D7DB0" w:rsidP="006D7DB0">
      <w:pPr>
        <w:spacing w:after="0"/>
        <w:jc w:val="right"/>
        <w:rPr>
          <w:rFonts w:ascii="Times New Roman" w:eastAsia="Times New Roman" w:hAnsi="Times New Roman" w:cs="Times New Roman"/>
          <w:b/>
          <w:kern w:val="0"/>
          <w:sz w:val="24"/>
          <w:szCs w:val="24"/>
          <w14:ligatures w14:val="none"/>
        </w:rPr>
      </w:pPr>
      <w:r w:rsidRPr="006255A1">
        <w:rPr>
          <w:rFonts w:ascii="Times New Roman" w:eastAsia="Times New Roman" w:hAnsi="Times New Roman" w:cs="Times New Roman"/>
          <w:b/>
          <w:kern w:val="0"/>
          <w:sz w:val="24"/>
          <w:szCs w:val="24"/>
          <w14:ligatures w14:val="none"/>
        </w:rPr>
        <w:t>Ale</w:t>
      </w:r>
      <w:r w:rsidRPr="006255A1">
        <w:rPr>
          <w:rFonts w:ascii="Times New Roman" w:eastAsia="Times New Roman" w:hAnsi="Times New Roman" w:cs="Times New Roman"/>
          <w:b/>
          <w:color w:val="FF0000"/>
          <w:kern w:val="0"/>
          <w:sz w:val="24"/>
          <w:szCs w:val="24"/>
          <w14:ligatures w14:val="none"/>
        </w:rPr>
        <w:t>x</w:t>
      </w:r>
      <w:r w:rsidRPr="006255A1">
        <w:rPr>
          <w:rFonts w:ascii="Times New Roman" w:eastAsia="Times New Roman" w:hAnsi="Times New Roman" w:cs="Times New Roman"/>
          <w:b/>
          <w:kern w:val="0"/>
          <w:sz w:val="24"/>
          <w:szCs w:val="24"/>
          <w14:ligatures w14:val="none"/>
        </w:rPr>
        <w:t>o Camara</w:t>
      </w:r>
      <w:r w:rsidRPr="006255A1">
        <w:rPr>
          <w:rFonts w:ascii="Times New Roman" w:eastAsia="Times New Roman" w:hAnsi="Times New Roman" w:cs="Times New Roman"/>
          <w:b/>
          <w:color w:val="FF0000"/>
          <w:kern w:val="0"/>
          <w:sz w:val="24"/>
          <w:szCs w:val="24"/>
          <w14:ligatures w14:val="none"/>
        </w:rPr>
        <w:t>TT</w:t>
      </w:r>
      <w:r w:rsidRPr="006255A1">
        <w:rPr>
          <w:rFonts w:ascii="Times New Roman" w:eastAsia="Times New Roman" w:hAnsi="Times New Roman" w:cs="Times New Roman"/>
          <w:b/>
          <w:kern w:val="0"/>
          <w:sz w:val="24"/>
          <w:szCs w:val="24"/>
          <w14:ligatures w14:val="none"/>
        </w:rPr>
        <w:t>e</w:t>
      </w:r>
    </w:p>
    <w:p w14:paraId="0EBDFF33" w14:textId="77777777" w:rsidR="0049183A" w:rsidRPr="006255A1" w:rsidRDefault="0049183A" w:rsidP="006D7DB0">
      <w:pPr>
        <w:spacing w:after="0"/>
        <w:jc w:val="right"/>
        <w:rPr>
          <w:rFonts w:ascii="Times New Roman" w:eastAsia="Times New Roman" w:hAnsi="Times New Roman" w:cs="Times New Roman"/>
          <w:b/>
          <w:kern w:val="0"/>
          <w:sz w:val="24"/>
          <w:szCs w:val="24"/>
          <w14:ligatures w14:val="none"/>
        </w:rPr>
      </w:pPr>
    </w:p>
    <w:p w14:paraId="736766BC" w14:textId="77777777" w:rsidR="006D7DB0" w:rsidRDefault="006D7DB0" w:rsidP="006D7DB0">
      <w:pPr>
        <w:spacing w:after="0" w:line="276" w:lineRule="auto"/>
        <w:jc w:val="right"/>
        <w:rPr>
          <w:rFonts w:ascii="Times New Roman" w:eastAsia="Times New Roman" w:hAnsi="Times New Roman" w:cs="Times New Roman"/>
          <w:bCs/>
          <w:kern w:val="0"/>
          <w:sz w:val="24"/>
          <w:szCs w:val="24"/>
          <w14:ligatures w14:val="none"/>
        </w:rPr>
      </w:pPr>
      <w:r w:rsidRPr="006255A1">
        <w:rPr>
          <w:rFonts w:ascii="Times New Roman" w:eastAsia="Times New Roman" w:hAnsi="Times New Roman" w:cs="Times New Roman"/>
          <w:bCs/>
          <w:kern w:val="0"/>
          <w:sz w:val="24"/>
          <w:szCs w:val="24"/>
          <w14:ligatures w14:val="none"/>
        </w:rPr>
        <w:t>Todos os direitos reservados, inclusive o direito de reprodução total ou parcial.</w:t>
      </w:r>
    </w:p>
    <w:p w14:paraId="510DE671" w14:textId="77777777" w:rsidR="0049183A" w:rsidRDefault="0049183A" w:rsidP="006D7DB0">
      <w:pPr>
        <w:spacing w:after="0" w:line="276" w:lineRule="auto"/>
        <w:jc w:val="right"/>
        <w:rPr>
          <w:rFonts w:ascii="Times New Roman" w:eastAsia="Times New Roman" w:hAnsi="Times New Roman" w:cs="Times New Roman"/>
          <w:bCs/>
          <w:kern w:val="0"/>
          <w:sz w:val="24"/>
          <w:szCs w:val="24"/>
          <w14:ligatures w14:val="none"/>
        </w:rPr>
      </w:pPr>
    </w:p>
    <w:p w14:paraId="64B2749B" w14:textId="77777777" w:rsidR="0049183A" w:rsidRPr="006255A1" w:rsidRDefault="0049183A" w:rsidP="006D7DB0">
      <w:pPr>
        <w:spacing w:after="0" w:line="276" w:lineRule="auto"/>
        <w:jc w:val="right"/>
        <w:rPr>
          <w:rFonts w:ascii="Times New Roman" w:eastAsia="Times New Roman" w:hAnsi="Times New Roman" w:cs="Times New Roman"/>
          <w:bCs/>
          <w:kern w:val="0"/>
          <w:sz w:val="24"/>
          <w:szCs w:val="24"/>
          <w14:ligatures w14:val="none"/>
        </w:rPr>
      </w:pPr>
    </w:p>
    <w:p w14:paraId="60DD2106" w14:textId="77777777" w:rsidR="006D7DB0" w:rsidRPr="006255A1" w:rsidRDefault="006D7DB0" w:rsidP="006D7DB0">
      <w:pPr>
        <w:spacing w:after="0" w:line="276" w:lineRule="auto"/>
        <w:jc w:val="right"/>
        <w:rPr>
          <w:rFonts w:ascii="Times New Roman" w:eastAsia="Times New Roman" w:hAnsi="Times New Roman" w:cs="Times New Roman"/>
          <w:b/>
          <w:kern w:val="0"/>
          <w:sz w:val="24"/>
          <w:szCs w:val="24"/>
          <w14:ligatures w14:val="none"/>
        </w:rPr>
      </w:pPr>
      <w:r w:rsidRPr="006255A1">
        <w:rPr>
          <w:rFonts w:ascii="Times New Roman" w:eastAsia="Times New Roman" w:hAnsi="Times New Roman" w:cs="Times New Roman"/>
          <w:b/>
          <w:kern w:val="0"/>
          <w:sz w:val="24"/>
          <w:szCs w:val="24"/>
          <w14:ligatures w14:val="none"/>
        </w:rPr>
        <w:t>Romance 5</w:t>
      </w:r>
    </w:p>
    <w:p w14:paraId="1E48BE38" w14:textId="77777777" w:rsidR="006D7DB0" w:rsidRPr="00867BC8" w:rsidRDefault="006D7DB0" w:rsidP="006D7DB0">
      <w:pPr>
        <w:spacing w:after="0" w:line="276" w:lineRule="auto"/>
        <w:jc w:val="right"/>
        <w:rPr>
          <w:rFonts w:ascii="Times New Roman" w:eastAsia="Times New Roman" w:hAnsi="Times New Roman" w:cs="Times New Roman"/>
          <w:b/>
          <w:color w:val="7030A0"/>
          <w:kern w:val="0"/>
          <w:sz w:val="24"/>
          <w:szCs w:val="24"/>
          <w14:ligatures w14:val="none"/>
        </w:rPr>
      </w:pPr>
      <w:r w:rsidRPr="00867BC8">
        <w:rPr>
          <w:rFonts w:ascii="Times New Roman" w:eastAsia="Times New Roman" w:hAnsi="Times New Roman" w:cs="Times New Roman"/>
          <w:b/>
          <w:color w:val="7030A0"/>
          <w:kern w:val="0"/>
          <w:sz w:val="24"/>
          <w:szCs w:val="24"/>
          <w14:ligatures w14:val="none"/>
        </w:rPr>
        <w:t>oescritorondeoleitoresta.com</w:t>
      </w:r>
    </w:p>
    <w:p w14:paraId="7D28D7F0" w14:textId="789AAC8E" w:rsidR="006D7DB0" w:rsidRDefault="006D7DB0" w:rsidP="00CF27C4">
      <w:pPr>
        <w:spacing w:after="0" w:line="276" w:lineRule="auto"/>
        <w:jc w:val="right"/>
        <w:rPr>
          <w:rFonts w:ascii="Times New Roman" w:eastAsia="Times New Roman" w:hAnsi="Times New Roman" w:cs="Times New Roman"/>
          <w:b/>
          <w:bCs/>
          <w:kern w:val="0"/>
          <w:sz w:val="24"/>
          <w:szCs w:val="24"/>
          <w14:ligatures w14:val="none"/>
        </w:rPr>
      </w:pPr>
      <w:r w:rsidRPr="006255A1">
        <w:rPr>
          <w:rFonts w:ascii="Times New Roman" w:eastAsia="Times New Roman" w:hAnsi="Times New Roman" w:cs="Times New Roman"/>
          <w:bCs/>
          <w:kern w:val="0"/>
          <w:sz w:val="24"/>
          <w:szCs w:val="24"/>
          <w14:ligatures w14:val="none"/>
        </w:rPr>
        <w:t xml:space="preserve">Livro 5 - 1ª edição – Volume 2- </w:t>
      </w:r>
      <w:r w:rsidRPr="006255A1">
        <w:rPr>
          <w:rFonts w:ascii="Times New Roman" w:eastAsia="Times New Roman" w:hAnsi="Times New Roman" w:cs="Times New Roman"/>
          <w:b/>
          <w:bCs/>
          <w:kern w:val="0"/>
          <w:sz w:val="24"/>
          <w:szCs w:val="24"/>
          <w14:ligatures w14:val="none"/>
        </w:rPr>
        <w:t>2026</w:t>
      </w:r>
    </w:p>
    <w:p w14:paraId="597DDD57" w14:textId="77777777" w:rsidR="00CF27C4" w:rsidRDefault="00CF27C4" w:rsidP="00CF27C4">
      <w:pPr>
        <w:spacing w:after="0" w:line="276" w:lineRule="auto"/>
        <w:jc w:val="right"/>
        <w:rPr>
          <w:rFonts w:ascii="Times New Roman" w:eastAsia="Times New Roman" w:hAnsi="Times New Roman" w:cs="Times New Roman"/>
          <w:b/>
          <w:bCs/>
          <w:kern w:val="0"/>
          <w:sz w:val="24"/>
          <w:szCs w:val="24"/>
          <w14:ligatures w14:val="none"/>
        </w:rPr>
      </w:pPr>
    </w:p>
    <w:p w14:paraId="30DAD977" w14:textId="77777777" w:rsidR="0049183A" w:rsidRPr="006255A1" w:rsidRDefault="0049183A" w:rsidP="00CF27C4">
      <w:pPr>
        <w:spacing w:after="0" w:line="276" w:lineRule="auto"/>
        <w:jc w:val="right"/>
        <w:rPr>
          <w:rFonts w:ascii="Times New Roman" w:eastAsia="Times New Roman" w:hAnsi="Times New Roman" w:cs="Times New Roman"/>
          <w:b/>
          <w:bCs/>
          <w:kern w:val="0"/>
          <w:sz w:val="24"/>
          <w:szCs w:val="24"/>
          <w14:ligatures w14:val="none"/>
        </w:rPr>
      </w:pPr>
    </w:p>
    <w:p w14:paraId="22F118B0" w14:textId="77777777" w:rsidR="006D7DB0" w:rsidRPr="006255A1" w:rsidRDefault="006D7DB0" w:rsidP="006D7DB0">
      <w:pPr>
        <w:spacing w:after="0" w:line="276" w:lineRule="auto"/>
        <w:rPr>
          <w:rFonts w:ascii="Times New Roman" w:eastAsia="Times New Roman" w:hAnsi="Times New Roman" w:cs="Times New Roman"/>
          <w:bCs/>
          <w:kern w:val="0"/>
          <w:sz w:val="24"/>
          <w:szCs w:val="24"/>
          <w14:ligatures w14:val="none"/>
        </w:rPr>
      </w:pPr>
      <w:r w:rsidRPr="006255A1">
        <w:rPr>
          <w:rFonts w:ascii="Times New Roman" w:eastAsia="Times New Roman" w:hAnsi="Times New Roman" w:cs="Times New Roman"/>
          <w:b/>
          <w:kern w:val="0"/>
          <w:sz w:val="24"/>
          <w:szCs w:val="24"/>
          <w14:ligatures w14:val="none"/>
        </w:rPr>
        <w:t>Capa &amp; Design</w:t>
      </w:r>
      <w:r w:rsidRPr="006255A1">
        <w:rPr>
          <w:rFonts w:ascii="Times New Roman" w:eastAsia="Times New Roman" w:hAnsi="Times New Roman" w:cs="Times New Roman"/>
          <w:bCs/>
          <w:kern w:val="0"/>
          <w:sz w:val="24"/>
          <w:szCs w:val="24"/>
          <w14:ligatures w14:val="none"/>
        </w:rPr>
        <w:t xml:space="preserve">: </w:t>
      </w:r>
      <w:r w:rsidRPr="000465EE">
        <w:rPr>
          <w:rFonts w:ascii="Times New Roman" w:eastAsia="Times New Roman" w:hAnsi="Times New Roman" w:cs="Times New Roman"/>
          <w:b/>
          <w:color w:val="9CC2E5" w:themeColor="accent5" w:themeTint="99"/>
          <w:kern w:val="0"/>
          <w:sz w:val="24"/>
          <w:szCs w:val="24"/>
          <w14:ligatures w14:val="none"/>
        </w:rPr>
        <w:t>Alexandre</w:t>
      </w:r>
      <w:r w:rsidRPr="00CC15A3">
        <w:rPr>
          <w:rFonts w:ascii="Times New Roman" w:eastAsia="Times New Roman" w:hAnsi="Times New Roman" w:cs="Times New Roman"/>
          <w:b/>
          <w:color w:val="7030A0"/>
          <w:kern w:val="0"/>
          <w:sz w:val="24"/>
          <w:szCs w:val="24"/>
          <w14:ligatures w14:val="none"/>
        </w:rPr>
        <w:t xml:space="preserve"> Ricardo</w:t>
      </w:r>
    </w:p>
    <w:p w14:paraId="164CCD37" w14:textId="77777777" w:rsidR="006D7DB0" w:rsidRPr="0080327C" w:rsidRDefault="006D7DB0" w:rsidP="006D7DB0">
      <w:pPr>
        <w:spacing w:after="0" w:line="276" w:lineRule="auto"/>
        <w:rPr>
          <w:rFonts w:ascii="Times New Roman" w:eastAsia="Times New Roman" w:hAnsi="Times New Roman" w:cs="Times New Roman"/>
          <w:bCs/>
          <w:color w:val="7030A0"/>
          <w:kern w:val="0"/>
          <w:sz w:val="24"/>
          <w:szCs w:val="24"/>
          <w14:ligatures w14:val="none"/>
        </w:rPr>
      </w:pPr>
      <w:r w:rsidRPr="006255A1">
        <w:rPr>
          <w:rFonts w:ascii="Times New Roman" w:eastAsia="Times New Roman" w:hAnsi="Times New Roman" w:cs="Times New Roman"/>
          <w:b/>
          <w:kern w:val="0"/>
          <w:sz w:val="24"/>
          <w:szCs w:val="24"/>
          <w14:ligatures w14:val="none"/>
        </w:rPr>
        <w:t>Pesquisa &amp; Executiva de Relacionamento</w:t>
      </w:r>
      <w:r w:rsidRPr="006255A1">
        <w:rPr>
          <w:rFonts w:ascii="Times New Roman" w:eastAsia="Times New Roman" w:hAnsi="Times New Roman" w:cs="Times New Roman"/>
          <w:bCs/>
          <w:kern w:val="0"/>
          <w:sz w:val="24"/>
          <w:szCs w:val="24"/>
          <w14:ligatures w14:val="none"/>
        </w:rPr>
        <w:t xml:space="preserve">: </w:t>
      </w:r>
      <w:r w:rsidRPr="00CC15A3">
        <w:rPr>
          <w:rFonts w:ascii="Times New Roman" w:eastAsia="Times New Roman" w:hAnsi="Times New Roman" w:cs="Times New Roman"/>
          <w:b/>
          <w:color w:val="9CC2E5" w:themeColor="accent5" w:themeTint="99"/>
          <w:kern w:val="0"/>
          <w:sz w:val="24"/>
          <w:szCs w:val="24"/>
          <w14:ligatures w14:val="none"/>
        </w:rPr>
        <w:t xml:space="preserve">Lúcia </w:t>
      </w:r>
      <w:r w:rsidRPr="00355C11">
        <w:rPr>
          <w:rFonts w:ascii="Times New Roman" w:eastAsia="Times New Roman" w:hAnsi="Times New Roman" w:cs="Times New Roman"/>
          <w:b/>
          <w:color w:val="7030A0"/>
          <w:kern w:val="0"/>
          <w:sz w:val="24"/>
          <w:szCs w:val="24"/>
          <w14:ligatures w14:val="none"/>
        </w:rPr>
        <w:t>Angélica</w:t>
      </w:r>
    </w:p>
    <w:p w14:paraId="56B469AB" w14:textId="77777777" w:rsidR="0049183A" w:rsidRDefault="007E00D6" w:rsidP="007E00D6">
      <w:pPr>
        <w:spacing w:after="0" w:line="276" w:lineRule="auto"/>
        <w:rPr>
          <w:rFonts w:ascii="Times New Roman" w:eastAsia="Times New Roman" w:hAnsi="Times New Roman" w:cs="Times New Roman"/>
          <w:b/>
          <w:color w:val="9CC2E5" w:themeColor="accent5" w:themeTint="99"/>
          <w:kern w:val="0"/>
          <w:sz w:val="24"/>
          <w:szCs w:val="24"/>
          <w14:ligatures w14:val="none"/>
        </w:rPr>
      </w:pPr>
      <w:bookmarkStart w:id="3" w:name="_Hlk218675142"/>
      <w:r>
        <w:rPr>
          <w:rFonts w:ascii="Times New Roman" w:eastAsia="Times New Roman" w:hAnsi="Times New Roman" w:cs="Times New Roman"/>
          <w:b/>
          <w:kern w:val="0"/>
          <w:sz w:val="24"/>
          <w:szCs w:val="24"/>
          <w14:ligatures w14:val="none"/>
        </w:rPr>
        <w:t xml:space="preserve">Organização Estética Editorial, </w:t>
      </w:r>
      <w:r w:rsidRPr="006255A1">
        <w:rPr>
          <w:rFonts w:ascii="Times New Roman" w:eastAsia="Times New Roman" w:hAnsi="Times New Roman" w:cs="Times New Roman"/>
          <w:b/>
          <w:kern w:val="0"/>
          <w:sz w:val="24"/>
          <w:szCs w:val="24"/>
          <w14:ligatures w14:val="none"/>
        </w:rPr>
        <w:t>Revisão</w:t>
      </w:r>
      <w:r>
        <w:rPr>
          <w:rFonts w:ascii="Times New Roman" w:eastAsia="Times New Roman" w:hAnsi="Times New Roman" w:cs="Times New Roman"/>
          <w:bCs/>
          <w:kern w:val="0"/>
          <w:sz w:val="24"/>
          <w:szCs w:val="24"/>
          <w14:ligatures w14:val="none"/>
        </w:rPr>
        <w:t>,</w:t>
      </w:r>
      <w:bookmarkStart w:id="4" w:name="_Hlk89441708"/>
      <w:r w:rsidRPr="006255A1">
        <w:rPr>
          <w:rFonts w:ascii="Times New Roman" w:eastAsia="Times New Roman" w:hAnsi="Times New Roman" w:cs="Times New Roman"/>
          <w:b/>
          <w:kern w:val="0"/>
          <w:sz w:val="24"/>
          <w:szCs w:val="24"/>
          <w14:ligatures w14:val="none"/>
        </w:rPr>
        <w:t xml:space="preserve"> &amp; Edição</w:t>
      </w:r>
      <w:r w:rsidRPr="006255A1">
        <w:rPr>
          <w:rFonts w:ascii="Times New Roman" w:eastAsia="Times New Roman" w:hAnsi="Times New Roman" w:cs="Times New Roman"/>
          <w:bCs/>
          <w:kern w:val="0"/>
          <w:sz w:val="24"/>
          <w:szCs w:val="24"/>
          <w14:ligatures w14:val="none"/>
        </w:rPr>
        <w:t xml:space="preserve">: </w:t>
      </w:r>
      <w:bookmarkEnd w:id="4"/>
      <w:r>
        <w:rPr>
          <w:rFonts w:ascii="Times New Roman" w:eastAsia="Times New Roman" w:hAnsi="Times New Roman" w:cs="Times New Roman"/>
          <w:b/>
          <w:color w:val="9CC2E5" w:themeColor="accent5" w:themeTint="99"/>
          <w:kern w:val="0"/>
          <w:sz w:val="24"/>
          <w:szCs w:val="24"/>
          <w14:ligatures w14:val="none"/>
        </w:rPr>
        <w:t xml:space="preserve">Seraphim </w:t>
      </w:r>
    </w:p>
    <w:p w14:paraId="5ADC7E35" w14:textId="56D579F4" w:rsidR="007E00D6" w:rsidRPr="003E3881" w:rsidRDefault="007E00D6" w:rsidP="007E00D6">
      <w:pPr>
        <w:spacing w:after="0" w:line="276" w:lineRule="auto"/>
        <w:rPr>
          <w:rFonts w:ascii="Times New Roman" w:eastAsia="Times New Roman" w:hAnsi="Times New Roman" w:cs="Times New Roman"/>
          <w:b/>
          <w:color w:val="7030A0"/>
          <w:kern w:val="0"/>
          <w:sz w:val="24"/>
          <w:szCs w:val="24"/>
          <w14:ligatures w14:val="none"/>
        </w:rPr>
      </w:pPr>
      <w:r>
        <w:rPr>
          <w:rFonts w:ascii="Times New Roman" w:eastAsia="Times New Roman" w:hAnsi="Times New Roman" w:cs="Times New Roman"/>
          <w:b/>
          <w:color w:val="7030A0"/>
          <w:kern w:val="0"/>
          <w:sz w:val="24"/>
          <w:szCs w:val="24"/>
          <w14:ligatures w14:val="none"/>
        </w:rPr>
        <w:t>Arcturus</w:t>
      </w:r>
      <w:bookmarkEnd w:id="3"/>
    </w:p>
    <w:p w14:paraId="4D1E9494" w14:textId="77777777" w:rsidR="0049183A" w:rsidRDefault="0049183A" w:rsidP="006D7DB0">
      <w:pPr>
        <w:spacing w:after="0" w:line="276" w:lineRule="auto"/>
        <w:jc w:val="center"/>
        <w:rPr>
          <w:rFonts w:ascii="Times New Roman" w:eastAsia="Times New Roman" w:hAnsi="Times New Roman" w:cs="Times New Roman"/>
          <w:b/>
          <w:kern w:val="0"/>
          <w:sz w:val="24"/>
          <w:szCs w:val="24"/>
          <w14:ligatures w14:val="none"/>
        </w:rPr>
      </w:pPr>
    </w:p>
    <w:p w14:paraId="3653294D" w14:textId="77777777" w:rsidR="0049183A" w:rsidRDefault="0049183A" w:rsidP="006D7DB0">
      <w:pPr>
        <w:spacing w:after="0" w:line="276" w:lineRule="auto"/>
        <w:jc w:val="center"/>
        <w:rPr>
          <w:rFonts w:ascii="Times New Roman" w:eastAsia="Times New Roman" w:hAnsi="Times New Roman" w:cs="Times New Roman"/>
          <w:b/>
          <w:kern w:val="0"/>
          <w:sz w:val="24"/>
          <w:szCs w:val="24"/>
          <w14:ligatures w14:val="none"/>
        </w:rPr>
      </w:pPr>
    </w:p>
    <w:p w14:paraId="32F16044" w14:textId="77777777" w:rsidR="0049183A" w:rsidRDefault="0049183A" w:rsidP="006D7DB0">
      <w:pPr>
        <w:spacing w:after="0" w:line="276" w:lineRule="auto"/>
        <w:jc w:val="center"/>
        <w:rPr>
          <w:rFonts w:ascii="Times New Roman" w:eastAsia="Times New Roman" w:hAnsi="Times New Roman" w:cs="Times New Roman"/>
          <w:b/>
          <w:kern w:val="0"/>
          <w:sz w:val="24"/>
          <w:szCs w:val="24"/>
          <w14:ligatures w14:val="none"/>
        </w:rPr>
      </w:pPr>
    </w:p>
    <w:p w14:paraId="341D898A" w14:textId="77777777" w:rsidR="006D7DB0" w:rsidRPr="006255A1" w:rsidRDefault="006D7DB0" w:rsidP="006D7DB0">
      <w:pPr>
        <w:spacing w:after="0" w:line="276" w:lineRule="auto"/>
        <w:jc w:val="center"/>
        <w:rPr>
          <w:rFonts w:ascii="Times New Roman" w:eastAsia="Times New Roman" w:hAnsi="Times New Roman" w:cs="Times New Roman"/>
          <w:b/>
          <w:kern w:val="0"/>
          <w:sz w:val="24"/>
          <w:szCs w:val="24"/>
          <w14:ligatures w14:val="none"/>
        </w:rPr>
      </w:pPr>
      <w:r w:rsidRPr="006255A1">
        <w:rPr>
          <w:rFonts w:ascii="Times New Roman" w:eastAsia="Times New Roman" w:hAnsi="Times New Roman" w:cs="Times New Roman"/>
          <w:b/>
          <w:kern w:val="0"/>
          <w:sz w:val="24"/>
          <w:szCs w:val="24"/>
          <w14:ligatures w14:val="none"/>
        </w:rPr>
        <w:t xml:space="preserve">E-book, E-pub &amp; Impresso </w:t>
      </w:r>
    </w:p>
    <w:p w14:paraId="6C323717" w14:textId="09055E0A" w:rsidR="006D7DB0" w:rsidRPr="00867BC8" w:rsidRDefault="006D7DB0" w:rsidP="006D7DB0">
      <w:pPr>
        <w:spacing w:after="0" w:line="276" w:lineRule="auto"/>
        <w:jc w:val="center"/>
        <w:rPr>
          <w:rFonts w:ascii="Times New Roman" w:eastAsia="Times New Roman" w:hAnsi="Times New Roman" w:cs="Times New Roman"/>
          <w:b/>
          <w:color w:val="7030A0"/>
          <w:kern w:val="0"/>
          <w:sz w:val="24"/>
          <w:szCs w:val="24"/>
          <w14:ligatures w14:val="none"/>
        </w:rPr>
      </w:pPr>
    </w:p>
    <w:p w14:paraId="5D7863E4" w14:textId="77777777" w:rsidR="006D7DB0" w:rsidRPr="00867BC8" w:rsidRDefault="006D7DB0" w:rsidP="006D7DB0">
      <w:pPr>
        <w:spacing w:after="0" w:line="276" w:lineRule="auto"/>
        <w:jc w:val="center"/>
        <w:rPr>
          <w:rFonts w:ascii="Times New Roman" w:eastAsia="Times New Roman" w:hAnsi="Times New Roman" w:cs="Times New Roman"/>
          <w:b/>
          <w:color w:val="7030A0"/>
          <w:kern w:val="0"/>
          <w:sz w:val="24"/>
          <w:szCs w:val="24"/>
          <w14:ligatures w14:val="none"/>
        </w:rPr>
      </w:pPr>
      <w:r w:rsidRPr="00867BC8">
        <w:rPr>
          <w:rFonts w:ascii="Times New Roman" w:eastAsia="Times New Roman" w:hAnsi="Times New Roman" w:cs="Times New Roman"/>
          <w:b/>
          <w:color w:val="7030A0"/>
          <w:kern w:val="0"/>
          <w:sz w:val="24"/>
          <w:szCs w:val="24"/>
          <w14:ligatures w14:val="none"/>
        </w:rPr>
        <w:t>oescritorondeoleitoresta.com</w:t>
      </w:r>
    </w:p>
    <w:p w14:paraId="6E9D0974" w14:textId="77777777" w:rsidR="006D7DB0" w:rsidRPr="00867BC8" w:rsidRDefault="006D7DB0" w:rsidP="006D7DB0">
      <w:pPr>
        <w:spacing w:after="0" w:line="276" w:lineRule="auto"/>
        <w:jc w:val="center"/>
        <w:rPr>
          <w:rFonts w:ascii="Times New Roman" w:eastAsia="Times New Roman" w:hAnsi="Times New Roman" w:cs="Times New Roman"/>
          <w:b/>
          <w:color w:val="9CC2E5" w:themeColor="accent5" w:themeTint="99"/>
          <w:kern w:val="0"/>
          <w:sz w:val="24"/>
          <w:szCs w:val="24"/>
          <w14:ligatures w14:val="none"/>
        </w:rPr>
      </w:pPr>
      <w:r w:rsidRPr="00867BC8">
        <w:rPr>
          <w:rFonts w:ascii="Times New Roman" w:eastAsia="Times New Roman" w:hAnsi="Times New Roman" w:cs="Times New Roman"/>
          <w:b/>
          <w:color w:val="9CC2E5" w:themeColor="accent5" w:themeTint="99"/>
          <w:kern w:val="0"/>
          <w:sz w:val="24"/>
          <w:szCs w:val="24"/>
          <w14:ligatures w14:val="none"/>
        </w:rPr>
        <w:t>elescritordondeestaellector.com</w:t>
      </w:r>
    </w:p>
    <w:p w14:paraId="19808900" w14:textId="77777777" w:rsidR="006D7DB0" w:rsidRPr="00F72A18" w:rsidRDefault="006D7DB0" w:rsidP="006D7DB0">
      <w:pPr>
        <w:spacing w:after="0" w:line="276" w:lineRule="auto"/>
        <w:jc w:val="center"/>
        <w:rPr>
          <w:rFonts w:ascii="Times New Roman" w:eastAsia="Times New Roman" w:hAnsi="Times New Roman" w:cs="Times New Roman"/>
          <w:b/>
          <w:color w:val="538135"/>
          <w:kern w:val="0"/>
          <w:sz w:val="24"/>
          <w:szCs w:val="24"/>
          <w14:ligatures w14:val="none"/>
        </w:rPr>
      </w:pPr>
    </w:p>
    <w:p w14:paraId="0AC73222" w14:textId="1049E018" w:rsidR="006D7DB0" w:rsidRPr="005A661D" w:rsidRDefault="006D7DB0" w:rsidP="005A661D">
      <w:pPr>
        <w:spacing w:after="0" w:line="276" w:lineRule="auto"/>
        <w:jc w:val="center"/>
        <w:rPr>
          <w:rFonts w:ascii="Times New Roman" w:eastAsia="Times New Roman" w:hAnsi="Times New Roman" w:cs="Times New Roman"/>
          <w:color w:val="6600FF"/>
          <w:kern w:val="0"/>
          <w:sz w:val="36"/>
          <w:szCs w:val="36"/>
          <w14:ligatures w14:val="none"/>
        </w:rPr>
      </w:pPr>
      <w:r w:rsidRPr="00F72A18">
        <w:rPr>
          <w:rFonts w:ascii="Times New Roman" w:eastAsia="Times New Roman" w:hAnsi="Times New Roman" w:cs="Times New Roman"/>
          <w:color w:val="6600FF"/>
          <w:kern w:val="0"/>
          <w:sz w:val="36"/>
          <w:szCs w:val="36"/>
          <w14:ligatures w14:val="none"/>
        </w:rPr>
        <w:lastRenderedPageBreak/>
        <w:t>*******</w:t>
      </w:r>
    </w:p>
    <w:p w14:paraId="636F018F" w14:textId="50102E48" w:rsidR="005A661D" w:rsidRDefault="006D7DB0" w:rsidP="005A661D">
      <w:pPr>
        <w:spacing w:after="0" w:line="276" w:lineRule="auto"/>
        <w:jc w:val="right"/>
        <w:rPr>
          <w:rFonts w:ascii="Times New Roman" w:eastAsia="Times New Roman" w:hAnsi="Times New Roman" w:cs="Times New Roman"/>
          <w:b/>
          <w:color w:val="260AF6"/>
          <w:kern w:val="0"/>
          <w:position w:val="-7"/>
          <w:sz w:val="24"/>
          <w:szCs w:val="24"/>
          <w14:ligatures w14:val="none"/>
        </w:rPr>
      </w:pPr>
      <w:r w:rsidRPr="005A661D">
        <w:rPr>
          <w:rFonts w:ascii="Times New Roman" w:eastAsia="Times New Roman" w:hAnsi="Times New Roman" w:cs="Times New Roman"/>
          <w:b/>
          <w:color w:val="7030A0"/>
          <w:kern w:val="0"/>
          <w:position w:val="-7"/>
          <w:sz w:val="24"/>
          <w:szCs w:val="24"/>
          <w14:ligatures w14:val="none"/>
        </w:rPr>
        <w:t>S</w:t>
      </w:r>
      <w:r w:rsidR="009F3A6B">
        <w:rPr>
          <w:rFonts w:ascii="Times New Roman" w:eastAsia="Times New Roman" w:hAnsi="Times New Roman" w:cs="Times New Roman"/>
          <w:b/>
          <w:color w:val="9CC2E5" w:themeColor="accent5" w:themeTint="99"/>
          <w:kern w:val="0"/>
          <w:position w:val="-7"/>
          <w:sz w:val="24"/>
          <w:szCs w:val="24"/>
          <w14:ligatures w14:val="none"/>
        </w:rPr>
        <w:t>u</w:t>
      </w:r>
      <w:r w:rsidRPr="00F72A18">
        <w:rPr>
          <w:rFonts w:ascii="Times New Roman" w:eastAsia="Times New Roman" w:hAnsi="Times New Roman" w:cs="Times New Roman"/>
          <w:b/>
          <w:kern w:val="0"/>
          <w:position w:val="-7"/>
          <w:sz w:val="28"/>
          <w:szCs w:val="28"/>
          <w14:ligatures w14:val="none"/>
        </w:rPr>
        <w:t>mário</w:t>
      </w:r>
      <w:r w:rsidRPr="00F72A18">
        <w:rPr>
          <w:rFonts w:ascii="Times New Roman" w:eastAsia="Times New Roman" w:hAnsi="Times New Roman" w:cs="Times New Roman"/>
          <w:b/>
          <w:kern w:val="0"/>
          <w:position w:val="-7"/>
          <w:sz w:val="72"/>
          <w:szCs w:val="72"/>
          <w14:ligatures w14:val="none"/>
        </w:rPr>
        <w:t xml:space="preserve"> </w:t>
      </w:r>
      <w:r w:rsidRPr="00F72A18">
        <w:rPr>
          <w:rFonts w:ascii="Times New Roman" w:eastAsia="Times New Roman" w:hAnsi="Times New Roman" w:cs="Times New Roman"/>
          <w:b/>
          <w:color w:val="260AF6"/>
          <w:kern w:val="0"/>
          <w:position w:val="-7"/>
          <w:sz w:val="72"/>
          <w:szCs w:val="72"/>
          <w14:ligatures w14:val="none"/>
        </w:rPr>
        <w:t xml:space="preserve">                                              </w:t>
      </w:r>
      <w:r w:rsidRPr="00F72A18">
        <w:rPr>
          <w:rFonts w:ascii="Times New Roman" w:eastAsia="Times New Roman" w:hAnsi="Times New Roman" w:cs="Times New Roman"/>
          <w:b/>
          <w:color w:val="260AF6"/>
          <w:kern w:val="0"/>
          <w:position w:val="-7"/>
          <w:sz w:val="28"/>
          <w:szCs w:val="28"/>
          <w14:ligatures w14:val="none"/>
        </w:rPr>
        <w:t xml:space="preserve">      </w:t>
      </w:r>
      <w:r w:rsidRPr="00F72A18">
        <w:rPr>
          <w:rFonts w:ascii="Times New Roman" w:eastAsia="Times New Roman" w:hAnsi="Times New Roman" w:cs="Times New Roman"/>
          <w:b/>
          <w:color w:val="260AF6"/>
          <w:kern w:val="0"/>
          <w:position w:val="-7"/>
          <w:sz w:val="72"/>
          <w:szCs w:val="72"/>
          <w14:ligatures w14:val="none"/>
        </w:rPr>
        <w:t xml:space="preserve">   </w:t>
      </w:r>
      <w:r w:rsidRPr="00F72A18">
        <w:rPr>
          <w:rFonts w:ascii="Times New Roman" w:eastAsia="Times New Roman" w:hAnsi="Times New Roman" w:cs="Times New Roman"/>
          <w:b/>
          <w:color w:val="260AF6"/>
          <w:kern w:val="0"/>
          <w:position w:val="-7"/>
          <w:sz w:val="24"/>
          <w:szCs w:val="24"/>
          <w14:ligatures w14:val="none"/>
        </w:rPr>
        <w:t xml:space="preserve">                                                                                </w:t>
      </w:r>
    </w:p>
    <w:p w14:paraId="6A350AC1" w14:textId="349BACF5" w:rsidR="006D7DB0" w:rsidRPr="005A661D" w:rsidRDefault="006D7DB0" w:rsidP="005A661D">
      <w:pPr>
        <w:spacing w:after="0" w:line="276" w:lineRule="auto"/>
        <w:rPr>
          <w:rFonts w:ascii="Times New Roman" w:eastAsia="Times New Roman" w:hAnsi="Times New Roman" w:cs="Times New Roman"/>
          <w:b/>
          <w:color w:val="9954CC"/>
          <w:kern w:val="0"/>
          <w:sz w:val="28"/>
          <w:szCs w:val="28"/>
          <w14:ligatures w14:val="none"/>
        </w:rPr>
      </w:pPr>
      <w:r>
        <w:rPr>
          <w:rFonts w:ascii="Times New Roman" w:eastAsia="Times New Roman" w:hAnsi="Times New Roman" w:cs="Times New Roman"/>
          <w:b/>
          <w:color w:val="7030A0"/>
          <w:kern w:val="0"/>
          <w:position w:val="-7"/>
          <w:sz w:val="24"/>
          <w:szCs w:val="24"/>
          <w14:ligatures w14:val="none"/>
        </w:rPr>
        <w:t>O Escritor</w:t>
      </w:r>
      <w:r>
        <w:rPr>
          <w:rFonts w:ascii="Times New Roman" w:eastAsia="Times New Roman" w:hAnsi="Times New Roman" w:cs="Times New Roman"/>
          <w:b/>
          <w:color w:val="7030A0"/>
          <w:kern w:val="0"/>
          <w:position w:val="-7"/>
          <w:sz w:val="24"/>
          <w:szCs w:val="24"/>
          <w14:ligatures w14:val="none"/>
        </w:rPr>
        <w:tab/>
      </w:r>
      <w:r>
        <w:rPr>
          <w:rFonts w:ascii="Times New Roman" w:eastAsia="Times New Roman" w:hAnsi="Times New Roman" w:cs="Times New Roman"/>
          <w:b/>
          <w:color w:val="7030A0"/>
          <w:kern w:val="0"/>
          <w:position w:val="-7"/>
          <w:sz w:val="24"/>
          <w:szCs w:val="24"/>
          <w14:ligatures w14:val="none"/>
        </w:rPr>
        <w:tab/>
      </w:r>
      <w:r>
        <w:rPr>
          <w:rFonts w:ascii="Times New Roman" w:eastAsia="Times New Roman" w:hAnsi="Times New Roman" w:cs="Times New Roman"/>
          <w:b/>
          <w:color w:val="7030A0"/>
          <w:kern w:val="0"/>
          <w:position w:val="-7"/>
          <w:sz w:val="24"/>
          <w:szCs w:val="24"/>
          <w14:ligatures w14:val="none"/>
        </w:rPr>
        <w:tab/>
      </w:r>
      <w:r>
        <w:rPr>
          <w:rFonts w:ascii="Times New Roman" w:eastAsia="Times New Roman" w:hAnsi="Times New Roman" w:cs="Times New Roman"/>
          <w:b/>
          <w:color w:val="7030A0"/>
          <w:kern w:val="0"/>
          <w:position w:val="-7"/>
          <w:sz w:val="24"/>
          <w:szCs w:val="24"/>
          <w14:ligatures w14:val="none"/>
        </w:rPr>
        <w:tab/>
      </w:r>
      <w:r>
        <w:rPr>
          <w:rFonts w:ascii="Times New Roman" w:eastAsia="Times New Roman" w:hAnsi="Times New Roman" w:cs="Times New Roman"/>
          <w:b/>
          <w:color w:val="7030A0"/>
          <w:kern w:val="0"/>
          <w:position w:val="-7"/>
          <w:sz w:val="24"/>
          <w:szCs w:val="24"/>
          <w14:ligatures w14:val="none"/>
        </w:rPr>
        <w:tab/>
      </w:r>
      <w:r>
        <w:rPr>
          <w:rFonts w:ascii="Times New Roman" w:eastAsia="Times New Roman" w:hAnsi="Times New Roman" w:cs="Times New Roman"/>
          <w:b/>
          <w:color w:val="7030A0"/>
          <w:kern w:val="0"/>
          <w:position w:val="-7"/>
          <w:sz w:val="24"/>
          <w:szCs w:val="24"/>
          <w14:ligatures w14:val="none"/>
        </w:rPr>
        <w:tab/>
      </w:r>
      <w:r>
        <w:rPr>
          <w:rFonts w:ascii="Times New Roman" w:eastAsia="Times New Roman" w:hAnsi="Times New Roman" w:cs="Times New Roman"/>
          <w:b/>
          <w:color w:val="7030A0"/>
          <w:kern w:val="0"/>
          <w:position w:val="-7"/>
          <w:sz w:val="24"/>
          <w:szCs w:val="24"/>
          <w14:ligatures w14:val="none"/>
        </w:rPr>
        <w:tab/>
      </w:r>
      <w:r w:rsidRPr="00467B6F">
        <w:rPr>
          <w:rFonts w:ascii="Times New Roman" w:eastAsia="Times New Roman" w:hAnsi="Times New Roman" w:cs="Times New Roman"/>
          <w:b/>
          <w:kern w:val="0"/>
          <w:position w:val="-7"/>
          <w:sz w:val="24"/>
          <w:szCs w:val="24"/>
          <w14:ligatures w14:val="none"/>
        </w:rPr>
        <w:t>01</w:t>
      </w:r>
    </w:p>
    <w:p w14:paraId="0FEA7166" w14:textId="77777777" w:rsidR="006D7DB0" w:rsidRPr="00467B6F" w:rsidRDefault="006D7DB0" w:rsidP="006D7DB0">
      <w:pPr>
        <w:spacing w:after="0" w:line="276" w:lineRule="auto"/>
        <w:jc w:val="both"/>
        <w:rPr>
          <w:rFonts w:ascii="Times New Roman" w:eastAsia="Times New Roman" w:hAnsi="Times New Roman" w:cs="Times New Roman"/>
          <w:b/>
          <w:kern w:val="0"/>
          <w:position w:val="-7"/>
          <w:sz w:val="24"/>
          <w:szCs w:val="24"/>
          <w14:ligatures w14:val="none"/>
        </w:rPr>
      </w:pPr>
      <w:r w:rsidRPr="00467B6F">
        <w:rPr>
          <w:rFonts w:ascii="Times New Roman" w:eastAsia="Times New Roman" w:hAnsi="Times New Roman" w:cs="Times New Roman"/>
          <w:b/>
          <w:color w:val="9CC2E5" w:themeColor="accent5" w:themeTint="99"/>
          <w:kern w:val="0"/>
          <w:position w:val="-7"/>
          <w:sz w:val="24"/>
          <w:szCs w:val="24"/>
          <w14:ligatures w14:val="none"/>
        </w:rPr>
        <w:t>Créditos</w:t>
      </w:r>
      <w:r>
        <w:rPr>
          <w:rFonts w:ascii="Times New Roman" w:eastAsia="Times New Roman" w:hAnsi="Times New Roman" w:cs="Times New Roman"/>
          <w:b/>
          <w:color w:val="9CC2E5" w:themeColor="accent5" w:themeTint="99"/>
          <w:kern w:val="0"/>
          <w:position w:val="-7"/>
          <w:sz w:val="24"/>
          <w:szCs w:val="24"/>
          <w14:ligatures w14:val="none"/>
        </w:rPr>
        <w:tab/>
      </w:r>
      <w:r>
        <w:rPr>
          <w:rFonts w:ascii="Times New Roman" w:eastAsia="Times New Roman" w:hAnsi="Times New Roman" w:cs="Times New Roman"/>
          <w:b/>
          <w:color w:val="9CC2E5" w:themeColor="accent5" w:themeTint="99"/>
          <w:kern w:val="0"/>
          <w:position w:val="-7"/>
          <w:sz w:val="24"/>
          <w:szCs w:val="24"/>
          <w14:ligatures w14:val="none"/>
        </w:rPr>
        <w:tab/>
      </w:r>
      <w:r>
        <w:rPr>
          <w:rFonts w:ascii="Times New Roman" w:eastAsia="Times New Roman" w:hAnsi="Times New Roman" w:cs="Times New Roman"/>
          <w:b/>
          <w:color w:val="9CC2E5" w:themeColor="accent5" w:themeTint="99"/>
          <w:kern w:val="0"/>
          <w:position w:val="-7"/>
          <w:sz w:val="24"/>
          <w:szCs w:val="24"/>
          <w14:ligatures w14:val="none"/>
        </w:rPr>
        <w:tab/>
      </w:r>
      <w:r>
        <w:rPr>
          <w:rFonts w:ascii="Times New Roman" w:eastAsia="Times New Roman" w:hAnsi="Times New Roman" w:cs="Times New Roman"/>
          <w:b/>
          <w:color w:val="9CC2E5" w:themeColor="accent5" w:themeTint="99"/>
          <w:kern w:val="0"/>
          <w:position w:val="-7"/>
          <w:sz w:val="24"/>
          <w:szCs w:val="24"/>
          <w14:ligatures w14:val="none"/>
        </w:rPr>
        <w:tab/>
      </w:r>
      <w:r>
        <w:rPr>
          <w:rFonts w:ascii="Times New Roman" w:eastAsia="Times New Roman" w:hAnsi="Times New Roman" w:cs="Times New Roman"/>
          <w:b/>
          <w:color w:val="9CC2E5" w:themeColor="accent5" w:themeTint="99"/>
          <w:kern w:val="0"/>
          <w:position w:val="-7"/>
          <w:sz w:val="24"/>
          <w:szCs w:val="24"/>
          <w14:ligatures w14:val="none"/>
        </w:rPr>
        <w:tab/>
      </w:r>
      <w:r>
        <w:rPr>
          <w:rFonts w:ascii="Times New Roman" w:eastAsia="Times New Roman" w:hAnsi="Times New Roman" w:cs="Times New Roman"/>
          <w:b/>
          <w:color w:val="9CC2E5" w:themeColor="accent5" w:themeTint="99"/>
          <w:kern w:val="0"/>
          <w:position w:val="-7"/>
          <w:sz w:val="24"/>
          <w:szCs w:val="24"/>
          <w14:ligatures w14:val="none"/>
        </w:rPr>
        <w:tab/>
      </w:r>
      <w:r>
        <w:rPr>
          <w:rFonts w:ascii="Times New Roman" w:eastAsia="Times New Roman" w:hAnsi="Times New Roman" w:cs="Times New Roman"/>
          <w:b/>
          <w:color w:val="9CC2E5" w:themeColor="accent5" w:themeTint="99"/>
          <w:kern w:val="0"/>
          <w:position w:val="-7"/>
          <w:sz w:val="24"/>
          <w:szCs w:val="24"/>
          <w14:ligatures w14:val="none"/>
        </w:rPr>
        <w:tab/>
      </w:r>
      <w:r>
        <w:rPr>
          <w:rFonts w:ascii="Times New Roman" w:eastAsia="Times New Roman" w:hAnsi="Times New Roman" w:cs="Times New Roman"/>
          <w:b/>
          <w:kern w:val="0"/>
          <w:position w:val="-7"/>
          <w:sz w:val="24"/>
          <w:szCs w:val="24"/>
          <w14:ligatures w14:val="none"/>
        </w:rPr>
        <w:t>02</w:t>
      </w:r>
    </w:p>
    <w:p w14:paraId="300CFD05" w14:textId="77777777" w:rsidR="006D7DB0" w:rsidRPr="00467B6F" w:rsidRDefault="006D7DB0" w:rsidP="006D7DB0">
      <w:pPr>
        <w:spacing w:after="0" w:line="276" w:lineRule="auto"/>
        <w:jc w:val="both"/>
        <w:rPr>
          <w:rFonts w:ascii="Times New Roman" w:eastAsia="Times New Roman" w:hAnsi="Times New Roman" w:cs="Times New Roman"/>
          <w:b/>
          <w:color w:val="9CC2E5" w:themeColor="accent5" w:themeTint="99"/>
          <w:kern w:val="0"/>
          <w:position w:val="-7"/>
          <w:sz w:val="24"/>
          <w:szCs w:val="24"/>
          <w14:ligatures w14:val="none"/>
        </w:rPr>
      </w:pPr>
      <w:r w:rsidRPr="00467B6F">
        <w:rPr>
          <w:rFonts w:ascii="Times New Roman" w:eastAsia="Times New Roman" w:hAnsi="Times New Roman" w:cs="Times New Roman"/>
          <w:b/>
          <w:color w:val="7030A0"/>
          <w:kern w:val="0"/>
          <w:position w:val="-7"/>
          <w:sz w:val="24"/>
          <w:szCs w:val="24"/>
          <w14:ligatures w14:val="none"/>
        </w:rPr>
        <w:t>Agradecimentos</w:t>
      </w:r>
      <w:r w:rsidRPr="00467B6F">
        <w:rPr>
          <w:rFonts w:ascii="Times New Roman" w:eastAsia="Times New Roman" w:hAnsi="Times New Roman" w:cs="Times New Roman"/>
          <w:b/>
          <w:color w:val="7030A0"/>
          <w:kern w:val="0"/>
          <w:position w:val="-7"/>
          <w:sz w:val="24"/>
          <w:szCs w:val="24"/>
          <w14:ligatures w14:val="none"/>
        </w:rPr>
        <w:tab/>
      </w:r>
      <w:r w:rsidRPr="00467B6F">
        <w:rPr>
          <w:rFonts w:ascii="Times New Roman" w:eastAsia="Times New Roman" w:hAnsi="Times New Roman" w:cs="Times New Roman"/>
          <w:b/>
          <w:color w:val="9CC2E5" w:themeColor="accent5" w:themeTint="99"/>
          <w:kern w:val="0"/>
          <w:position w:val="-7"/>
          <w:sz w:val="24"/>
          <w:szCs w:val="24"/>
          <w14:ligatures w14:val="none"/>
        </w:rPr>
        <w:tab/>
      </w:r>
      <w:r w:rsidRPr="00467B6F">
        <w:rPr>
          <w:rFonts w:ascii="Times New Roman" w:eastAsia="Times New Roman" w:hAnsi="Times New Roman" w:cs="Times New Roman"/>
          <w:b/>
          <w:color w:val="9CC2E5" w:themeColor="accent5" w:themeTint="99"/>
          <w:kern w:val="0"/>
          <w:position w:val="-7"/>
          <w:sz w:val="24"/>
          <w:szCs w:val="24"/>
          <w14:ligatures w14:val="none"/>
        </w:rPr>
        <w:tab/>
      </w:r>
      <w:r w:rsidRPr="00467B6F">
        <w:rPr>
          <w:rFonts w:ascii="Times New Roman" w:eastAsia="Times New Roman" w:hAnsi="Times New Roman" w:cs="Times New Roman"/>
          <w:b/>
          <w:color w:val="9CC2E5" w:themeColor="accent5" w:themeTint="99"/>
          <w:kern w:val="0"/>
          <w:position w:val="-7"/>
          <w:sz w:val="24"/>
          <w:szCs w:val="24"/>
          <w14:ligatures w14:val="none"/>
        </w:rPr>
        <w:tab/>
      </w:r>
      <w:r w:rsidRPr="00467B6F">
        <w:rPr>
          <w:rFonts w:ascii="Times New Roman" w:eastAsia="Times New Roman" w:hAnsi="Times New Roman" w:cs="Times New Roman"/>
          <w:b/>
          <w:color w:val="9CC2E5" w:themeColor="accent5" w:themeTint="99"/>
          <w:kern w:val="0"/>
          <w:position w:val="-7"/>
          <w:sz w:val="24"/>
          <w:szCs w:val="24"/>
          <w14:ligatures w14:val="none"/>
        </w:rPr>
        <w:tab/>
      </w:r>
      <w:r w:rsidRPr="00467B6F">
        <w:rPr>
          <w:rFonts w:ascii="Times New Roman" w:eastAsia="Times New Roman" w:hAnsi="Times New Roman" w:cs="Times New Roman"/>
          <w:b/>
          <w:color w:val="9CC2E5" w:themeColor="accent5" w:themeTint="99"/>
          <w:kern w:val="0"/>
          <w:position w:val="-7"/>
          <w:sz w:val="24"/>
          <w:szCs w:val="24"/>
          <w14:ligatures w14:val="none"/>
        </w:rPr>
        <w:tab/>
      </w:r>
      <w:r w:rsidRPr="00467B6F">
        <w:rPr>
          <w:rFonts w:ascii="Times New Roman" w:eastAsia="Times New Roman" w:hAnsi="Times New Roman" w:cs="Times New Roman"/>
          <w:b/>
          <w:kern w:val="0"/>
          <w:position w:val="-7"/>
          <w:sz w:val="24"/>
          <w:szCs w:val="24"/>
          <w14:ligatures w14:val="none"/>
        </w:rPr>
        <w:t>0</w:t>
      </w:r>
      <w:r>
        <w:rPr>
          <w:rFonts w:ascii="Times New Roman" w:eastAsia="Times New Roman" w:hAnsi="Times New Roman" w:cs="Times New Roman"/>
          <w:b/>
          <w:kern w:val="0"/>
          <w:position w:val="-7"/>
          <w:sz w:val="24"/>
          <w:szCs w:val="24"/>
          <w14:ligatures w14:val="none"/>
        </w:rPr>
        <w:t>4</w:t>
      </w:r>
    </w:p>
    <w:p w14:paraId="7D536DAC" w14:textId="77777777" w:rsidR="006D7DB0" w:rsidRPr="00F72A18" w:rsidRDefault="006D7DB0" w:rsidP="006D7DB0">
      <w:pPr>
        <w:spacing w:after="0" w:line="276" w:lineRule="auto"/>
        <w:jc w:val="both"/>
        <w:rPr>
          <w:rFonts w:ascii="Times New Roman" w:eastAsia="Times New Roman" w:hAnsi="Times New Roman" w:cs="Times New Roman"/>
          <w:b/>
          <w:kern w:val="0"/>
          <w:position w:val="-7"/>
          <w:sz w:val="24"/>
          <w:szCs w:val="24"/>
          <w14:ligatures w14:val="none"/>
        </w:rPr>
      </w:pPr>
      <w:r w:rsidRPr="00467B6F">
        <w:rPr>
          <w:rFonts w:ascii="Times New Roman" w:eastAsia="Times New Roman" w:hAnsi="Times New Roman" w:cs="Times New Roman"/>
          <w:b/>
          <w:color w:val="9CC2E5" w:themeColor="accent5" w:themeTint="99"/>
          <w:kern w:val="0"/>
          <w:position w:val="-7"/>
          <w:sz w:val="24"/>
          <w:szCs w:val="24"/>
          <w14:ligatures w14:val="none"/>
        </w:rPr>
        <w:t>Prefácio</w:t>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t>0</w:t>
      </w:r>
      <w:r>
        <w:rPr>
          <w:rFonts w:ascii="Times New Roman" w:eastAsia="Times New Roman" w:hAnsi="Times New Roman" w:cs="Times New Roman"/>
          <w:b/>
          <w:kern w:val="0"/>
          <w:position w:val="-7"/>
          <w:sz w:val="24"/>
          <w:szCs w:val="24"/>
          <w14:ligatures w14:val="none"/>
        </w:rPr>
        <w:t>5/06</w:t>
      </w:r>
    </w:p>
    <w:p w14:paraId="04A35CEB" w14:textId="77777777" w:rsidR="006D7DB0" w:rsidRPr="00F72A18" w:rsidRDefault="006D7DB0" w:rsidP="006D7DB0">
      <w:pPr>
        <w:spacing w:after="0" w:line="276" w:lineRule="auto"/>
        <w:jc w:val="both"/>
        <w:rPr>
          <w:rFonts w:ascii="Times New Roman" w:eastAsia="Times New Roman" w:hAnsi="Times New Roman" w:cs="Times New Roman"/>
          <w:b/>
          <w:kern w:val="0"/>
          <w:position w:val="-7"/>
          <w:sz w:val="24"/>
          <w:szCs w:val="24"/>
          <w14:ligatures w14:val="none"/>
        </w:rPr>
      </w:pPr>
      <w:r w:rsidRPr="00467B6F">
        <w:rPr>
          <w:rFonts w:ascii="Times New Roman" w:eastAsia="Times New Roman" w:hAnsi="Times New Roman" w:cs="Times New Roman"/>
          <w:b/>
          <w:color w:val="7030A0"/>
          <w:kern w:val="0"/>
          <w:position w:val="-7"/>
          <w:sz w:val="24"/>
          <w:szCs w:val="24"/>
          <w14:ligatures w14:val="none"/>
        </w:rPr>
        <w:t>Introdução</w:t>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
          <w:kern w:val="0"/>
          <w:position w:val="-7"/>
          <w:sz w:val="24"/>
          <w:szCs w:val="24"/>
          <w14:ligatures w14:val="none"/>
        </w:rPr>
        <w:tab/>
        <w:t>0</w:t>
      </w:r>
      <w:r>
        <w:rPr>
          <w:rFonts w:ascii="Times New Roman" w:eastAsia="Times New Roman" w:hAnsi="Times New Roman" w:cs="Times New Roman"/>
          <w:b/>
          <w:kern w:val="0"/>
          <w:position w:val="-7"/>
          <w:sz w:val="24"/>
          <w:szCs w:val="24"/>
          <w14:ligatures w14:val="none"/>
        </w:rPr>
        <w:t>6/07</w:t>
      </w:r>
    </w:p>
    <w:p w14:paraId="10B4D652" w14:textId="6D4E3CC6" w:rsidR="006D7DB0" w:rsidRPr="00B71B21" w:rsidRDefault="006D7DB0" w:rsidP="005A661D">
      <w:pPr>
        <w:spacing w:after="0" w:line="276" w:lineRule="auto"/>
        <w:jc w:val="both"/>
        <w:rPr>
          <w:rFonts w:ascii="Times New Roman" w:eastAsia="Times New Roman" w:hAnsi="Times New Roman" w:cs="Times New Roman"/>
          <w:b/>
          <w:kern w:val="0"/>
          <w:position w:val="-7"/>
          <w:sz w:val="24"/>
          <w:szCs w:val="24"/>
          <w14:ligatures w14:val="none"/>
        </w:rPr>
      </w:pPr>
      <w:r w:rsidRPr="00467B6F">
        <w:rPr>
          <w:rFonts w:ascii="Times New Roman" w:eastAsia="Times New Roman" w:hAnsi="Times New Roman" w:cs="Times New Roman"/>
          <w:b/>
          <w:color w:val="9CC2E5" w:themeColor="accent5" w:themeTint="99"/>
          <w:kern w:val="0"/>
          <w:position w:val="-7"/>
          <w:sz w:val="24"/>
          <w:szCs w:val="24"/>
          <w14:ligatures w14:val="none"/>
        </w:rPr>
        <w:t>Prólogo</w:t>
      </w:r>
      <w:r>
        <w:rPr>
          <w:rFonts w:ascii="Times New Roman" w:eastAsia="Times New Roman" w:hAnsi="Times New Roman" w:cs="Times New Roman"/>
          <w:b/>
          <w:kern w:val="0"/>
          <w:position w:val="-7"/>
          <w:sz w:val="24"/>
          <w:szCs w:val="24"/>
          <w14:ligatures w14:val="none"/>
        </w:rPr>
        <w:tab/>
      </w:r>
      <w:r>
        <w:rPr>
          <w:rFonts w:ascii="Times New Roman" w:eastAsia="Times New Roman" w:hAnsi="Times New Roman" w:cs="Times New Roman"/>
          <w:b/>
          <w:kern w:val="0"/>
          <w:position w:val="-7"/>
          <w:sz w:val="24"/>
          <w:szCs w:val="24"/>
          <w14:ligatures w14:val="none"/>
        </w:rPr>
        <w:tab/>
      </w:r>
      <w:r>
        <w:rPr>
          <w:rFonts w:ascii="Times New Roman" w:eastAsia="Times New Roman" w:hAnsi="Times New Roman" w:cs="Times New Roman"/>
          <w:b/>
          <w:kern w:val="0"/>
          <w:position w:val="-7"/>
          <w:sz w:val="24"/>
          <w:szCs w:val="24"/>
          <w14:ligatures w14:val="none"/>
        </w:rPr>
        <w:tab/>
      </w:r>
      <w:r>
        <w:rPr>
          <w:rFonts w:ascii="Times New Roman" w:eastAsia="Times New Roman" w:hAnsi="Times New Roman" w:cs="Times New Roman"/>
          <w:b/>
          <w:kern w:val="0"/>
          <w:position w:val="-7"/>
          <w:sz w:val="24"/>
          <w:szCs w:val="24"/>
          <w14:ligatures w14:val="none"/>
        </w:rPr>
        <w:tab/>
      </w:r>
      <w:r>
        <w:rPr>
          <w:rFonts w:ascii="Times New Roman" w:eastAsia="Times New Roman" w:hAnsi="Times New Roman" w:cs="Times New Roman"/>
          <w:b/>
          <w:kern w:val="0"/>
          <w:position w:val="-7"/>
          <w:sz w:val="24"/>
          <w:szCs w:val="24"/>
          <w14:ligatures w14:val="none"/>
        </w:rPr>
        <w:tab/>
      </w:r>
      <w:r>
        <w:rPr>
          <w:rFonts w:ascii="Times New Roman" w:eastAsia="Times New Roman" w:hAnsi="Times New Roman" w:cs="Times New Roman"/>
          <w:b/>
          <w:kern w:val="0"/>
          <w:position w:val="-7"/>
          <w:sz w:val="24"/>
          <w:szCs w:val="24"/>
          <w14:ligatures w14:val="none"/>
        </w:rPr>
        <w:tab/>
      </w:r>
      <w:r>
        <w:rPr>
          <w:rFonts w:ascii="Times New Roman" w:eastAsia="Times New Roman" w:hAnsi="Times New Roman" w:cs="Times New Roman"/>
          <w:b/>
          <w:kern w:val="0"/>
          <w:position w:val="-7"/>
          <w:sz w:val="24"/>
          <w:szCs w:val="24"/>
          <w14:ligatures w14:val="none"/>
        </w:rPr>
        <w:tab/>
        <w:t>07/08</w:t>
      </w:r>
      <w:r w:rsidRPr="00F72A18">
        <w:rPr>
          <w:rFonts w:ascii="Times New Roman" w:eastAsia="Times New Roman" w:hAnsi="Times New Roman" w:cs="Times New Roman"/>
          <w:b/>
          <w:kern w:val="0"/>
          <w:position w:val="-7"/>
          <w:sz w:val="24"/>
          <w:szCs w:val="24"/>
          <w14:ligatures w14:val="none"/>
        </w:rPr>
        <w:tab/>
      </w:r>
    </w:p>
    <w:p w14:paraId="23E6A40A" w14:textId="09AE6F3A" w:rsidR="00B71B21" w:rsidRDefault="006D7DB0" w:rsidP="00B71B21">
      <w:pPr>
        <w:spacing w:after="0" w:line="276" w:lineRule="auto"/>
        <w:rPr>
          <w:rFonts w:ascii="Times New Roman" w:eastAsia="Times New Roman" w:hAnsi="Times New Roman" w:cs="Times New Roman"/>
          <w:b/>
          <w:color w:val="FF0000"/>
          <w:kern w:val="0"/>
          <w:position w:val="-7"/>
          <w:sz w:val="24"/>
          <w:szCs w:val="24"/>
          <w14:ligatures w14:val="none"/>
        </w:rPr>
      </w:pPr>
      <w:r w:rsidRPr="00B71B21">
        <w:rPr>
          <w:rFonts w:ascii="Times New Roman" w:eastAsia="Times New Roman" w:hAnsi="Times New Roman" w:cs="Times New Roman"/>
          <w:b/>
          <w:kern w:val="0"/>
          <w:position w:val="-7"/>
          <w:sz w:val="24"/>
          <w:szCs w:val="24"/>
          <w14:ligatures w14:val="none"/>
        </w:rPr>
        <w:t>Capítulo I</w:t>
      </w:r>
      <w:r w:rsidRPr="00B71B21">
        <w:rPr>
          <w:rFonts w:ascii="Times New Roman" w:eastAsia="Times New Roman" w:hAnsi="Times New Roman" w:cs="Times New Roman"/>
          <w:b/>
          <w:kern w:val="0"/>
          <w:position w:val="-7"/>
          <w:sz w:val="24"/>
          <w:szCs w:val="24"/>
          <w14:ligatures w14:val="none"/>
        </w:rPr>
        <w:tab/>
      </w:r>
      <w:r w:rsidR="00B71B21" w:rsidRPr="00B71B21">
        <w:rPr>
          <w:rFonts w:ascii="Times New Roman" w:eastAsia="Times New Roman" w:hAnsi="Times New Roman" w:cs="Times New Roman"/>
          <w:b/>
          <w:kern w:val="0"/>
          <w:position w:val="-7"/>
          <w:sz w:val="24"/>
          <w:szCs w:val="24"/>
          <w14:ligatures w14:val="none"/>
        </w:rPr>
        <w:tab/>
      </w:r>
      <w:r w:rsidR="00B71B21" w:rsidRPr="00B71B21">
        <w:rPr>
          <w:rFonts w:ascii="Times New Roman" w:eastAsia="Times New Roman" w:hAnsi="Times New Roman" w:cs="Times New Roman"/>
          <w:b/>
          <w:kern w:val="0"/>
          <w:position w:val="-7"/>
          <w:sz w:val="24"/>
          <w:szCs w:val="24"/>
          <w14:ligatures w14:val="none"/>
        </w:rPr>
        <w:tab/>
      </w:r>
      <w:r w:rsidR="00B71B21" w:rsidRPr="00B71B21">
        <w:rPr>
          <w:rFonts w:ascii="Times New Roman" w:eastAsia="Times New Roman" w:hAnsi="Times New Roman" w:cs="Times New Roman"/>
          <w:b/>
          <w:kern w:val="0"/>
          <w:position w:val="-7"/>
          <w:sz w:val="24"/>
          <w:szCs w:val="24"/>
          <w14:ligatures w14:val="none"/>
        </w:rPr>
        <w:tab/>
      </w:r>
      <w:r w:rsidR="00B71B21" w:rsidRPr="00B71B21">
        <w:rPr>
          <w:rFonts w:ascii="Times New Roman" w:eastAsia="Times New Roman" w:hAnsi="Times New Roman" w:cs="Times New Roman"/>
          <w:b/>
          <w:kern w:val="0"/>
          <w:position w:val="-7"/>
          <w:sz w:val="24"/>
          <w:szCs w:val="24"/>
          <w14:ligatures w14:val="none"/>
        </w:rPr>
        <w:tab/>
      </w:r>
      <w:r w:rsidR="00B71B21" w:rsidRPr="00B71B21">
        <w:rPr>
          <w:rFonts w:ascii="Times New Roman" w:eastAsia="Times New Roman" w:hAnsi="Times New Roman" w:cs="Times New Roman"/>
          <w:b/>
          <w:kern w:val="0"/>
          <w:position w:val="-7"/>
          <w:sz w:val="24"/>
          <w:szCs w:val="24"/>
          <w14:ligatures w14:val="none"/>
        </w:rPr>
        <w:tab/>
      </w:r>
      <w:r w:rsidR="00B71B21" w:rsidRPr="00B71B21">
        <w:rPr>
          <w:rFonts w:ascii="Times New Roman" w:eastAsia="Times New Roman" w:hAnsi="Times New Roman" w:cs="Times New Roman"/>
          <w:b/>
          <w:kern w:val="0"/>
          <w:position w:val="-7"/>
          <w:sz w:val="24"/>
          <w:szCs w:val="24"/>
          <w14:ligatures w14:val="none"/>
        </w:rPr>
        <w:tab/>
        <w:t>09</w:t>
      </w:r>
      <w:r w:rsidRPr="00F72A18">
        <w:rPr>
          <w:rFonts w:ascii="Times New Roman" w:eastAsia="Times New Roman" w:hAnsi="Times New Roman" w:cs="Times New Roman"/>
          <w:b/>
          <w:color w:val="260AF6"/>
          <w:kern w:val="0"/>
          <w:position w:val="-7"/>
          <w:sz w:val="24"/>
          <w:szCs w:val="24"/>
          <w14:ligatures w14:val="none"/>
        </w:rPr>
        <w:tab/>
      </w:r>
    </w:p>
    <w:p w14:paraId="72FDAE02" w14:textId="0092CF14" w:rsidR="006D7DB0" w:rsidRPr="00B71B21" w:rsidRDefault="006D7DB0" w:rsidP="00B71B21">
      <w:pPr>
        <w:spacing w:after="0" w:line="276" w:lineRule="auto"/>
        <w:rPr>
          <w:rFonts w:ascii="Times New Roman" w:eastAsia="Times New Roman" w:hAnsi="Times New Roman" w:cs="Times New Roman"/>
          <w:b/>
          <w:color w:val="FF0000"/>
          <w:kern w:val="0"/>
          <w:position w:val="-7"/>
          <w:sz w:val="24"/>
          <w:szCs w:val="24"/>
          <w14:ligatures w14:val="none"/>
        </w:rPr>
      </w:pPr>
      <w:r w:rsidRPr="00F72A18">
        <w:rPr>
          <w:rFonts w:ascii="Times New Roman" w:eastAsia="Times New Roman" w:hAnsi="Times New Roman" w:cs="Times New Roman"/>
          <w:bCs/>
          <w:kern w:val="0"/>
          <w:position w:val="-7"/>
          <w:sz w:val="24"/>
          <w:szCs w:val="24"/>
          <w14:ligatures w14:val="none"/>
        </w:rPr>
        <w:t>Conexão Dimensional</w:t>
      </w:r>
      <w:r w:rsidR="00B71B21">
        <w:rPr>
          <w:rFonts w:ascii="Times New Roman" w:eastAsia="Times New Roman" w:hAnsi="Times New Roman" w:cs="Times New Roman"/>
          <w:bCs/>
          <w:kern w:val="0"/>
          <w:position w:val="-7"/>
          <w:sz w:val="24"/>
          <w:szCs w:val="24"/>
          <w14:ligatures w14:val="none"/>
        </w:rPr>
        <w:t xml:space="preserve">                                  </w:t>
      </w:r>
      <w:r w:rsidRPr="00F72A18">
        <w:rPr>
          <w:rFonts w:ascii="Times New Roman" w:eastAsia="Times New Roman" w:hAnsi="Times New Roman" w:cs="Times New Roman"/>
          <w:bCs/>
          <w:kern w:val="0"/>
          <w:position w:val="-7"/>
          <w:sz w:val="24"/>
          <w:szCs w:val="24"/>
          <w14:ligatures w14:val="none"/>
        </w:rPr>
        <w:tab/>
        <w:t xml:space="preserve">  </w:t>
      </w:r>
      <w:r w:rsidRPr="00F72A18">
        <w:rPr>
          <w:rFonts w:ascii="Times New Roman" w:eastAsia="Times New Roman" w:hAnsi="Times New Roman" w:cs="Times New Roman"/>
          <w:bCs/>
          <w:kern w:val="0"/>
          <w:position w:val="-7"/>
          <w:sz w:val="24"/>
          <w:szCs w:val="24"/>
          <w14:ligatures w14:val="none"/>
        </w:rPr>
        <w:tab/>
      </w:r>
      <w:r w:rsidRPr="00F72A18">
        <w:rPr>
          <w:rFonts w:ascii="Times New Roman" w:eastAsia="Times New Roman" w:hAnsi="Times New Roman" w:cs="Times New Roman"/>
          <w:bCs/>
          <w:kern w:val="0"/>
          <w:position w:val="-7"/>
          <w:sz w:val="24"/>
          <w:szCs w:val="24"/>
          <w14:ligatures w14:val="none"/>
        </w:rPr>
        <w:tab/>
      </w:r>
      <w:r w:rsidRPr="00F72A18">
        <w:rPr>
          <w:rFonts w:ascii="Times New Roman" w:eastAsia="Times New Roman" w:hAnsi="Times New Roman" w:cs="Times New Roman"/>
          <w:bCs/>
          <w:kern w:val="0"/>
          <w:position w:val="-7"/>
          <w:sz w:val="24"/>
          <w:szCs w:val="24"/>
          <w14:ligatures w14:val="none"/>
        </w:rPr>
        <w:tab/>
      </w:r>
    </w:p>
    <w:p w14:paraId="09098A6D" w14:textId="77777777" w:rsidR="006D7DB0" w:rsidRPr="00F72A18" w:rsidRDefault="006D7DB0" w:rsidP="006D7DB0">
      <w:pPr>
        <w:spacing w:after="0" w:line="276" w:lineRule="auto"/>
        <w:jc w:val="both"/>
        <w:rPr>
          <w:rFonts w:ascii="Times New Roman" w:eastAsia="Times New Roman" w:hAnsi="Times New Roman" w:cs="Times New Roman"/>
          <w:b/>
          <w:color w:val="260AF6"/>
          <w:kern w:val="0"/>
          <w:position w:val="-7"/>
          <w:sz w:val="24"/>
          <w:szCs w:val="24"/>
          <w14:ligatures w14:val="none"/>
        </w:rPr>
      </w:pPr>
      <w:r w:rsidRPr="008A0F5C">
        <w:rPr>
          <w:rFonts w:ascii="Times New Roman" w:eastAsia="Times New Roman" w:hAnsi="Times New Roman" w:cs="Times New Roman"/>
          <w:b/>
          <w:color w:val="7030A0"/>
          <w:kern w:val="0"/>
          <w:position w:val="-7"/>
          <w:sz w:val="24"/>
          <w:szCs w:val="24"/>
          <w14:ligatures w14:val="none"/>
        </w:rPr>
        <w:t>Capítulo II</w:t>
      </w:r>
      <w:r w:rsidRPr="008A0F5C">
        <w:rPr>
          <w:rFonts w:ascii="Times New Roman" w:eastAsia="Times New Roman" w:hAnsi="Times New Roman" w:cs="Times New Roman"/>
          <w:b/>
          <w:color w:val="7030A0"/>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p>
    <w:p w14:paraId="4E102946" w14:textId="77777777" w:rsidR="006D7DB0" w:rsidRPr="008A0F5C" w:rsidRDefault="006D7DB0" w:rsidP="006D7DB0">
      <w:pPr>
        <w:spacing w:after="0" w:line="276" w:lineRule="auto"/>
        <w:jc w:val="both"/>
        <w:rPr>
          <w:rFonts w:ascii="Times New Roman" w:eastAsia="Times New Roman" w:hAnsi="Times New Roman" w:cs="Times New Roman"/>
          <w:b/>
          <w:kern w:val="0"/>
          <w:position w:val="-7"/>
          <w:sz w:val="24"/>
          <w:szCs w:val="24"/>
          <w14:ligatures w14:val="none"/>
        </w:rPr>
      </w:pPr>
      <w:r w:rsidRPr="008A0F5C">
        <w:rPr>
          <w:rFonts w:ascii="Times New Roman" w:eastAsia="Times New Roman" w:hAnsi="Times New Roman" w:cs="Times New Roman"/>
          <w:bCs/>
          <w:kern w:val="0"/>
          <w:position w:val="-7"/>
          <w:sz w:val="24"/>
          <w:szCs w:val="24"/>
          <w14:ligatures w14:val="none"/>
        </w:rPr>
        <w:t xml:space="preserve">Supremo </w:t>
      </w:r>
      <w:r>
        <w:rPr>
          <w:rFonts w:ascii="Times New Roman" w:eastAsia="Times New Roman" w:hAnsi="Times New Roman" w:cs="Times New Roman"/>
          <w:bCs/>
          <w:kern w:val="0"/>
          <w:position w:val="-7"/>
          <w:sz w:val="24"/>
          <w:szCs w:val="24"/>
          <w14:ligatures w14:val="none"/>
        </w:rPr>
        <w:t xml:space="preserve">Poder </w:t>
      </w:r>
      <w:r w:rsidRPr="008A0F5C">
        <w:rPr>
          <w:rFonts w:ascii="Times New Roman" w:eastAsia="Times New Roman" w:hAnsi="Times New Roman" w:cs="Times New Roman"/>
          <w:bCs/>
          <w:kern w:val="0"/>
          <w:position w:val="-7"/>
          <w:sz w:val="24"/>
          <w:szCs w:val="24"/>
          <w14:ligatures w14:val="none"/>
        </w:rPr>
        <w:t>An</w:t>
      </w:r>
      <w:r>
        <w:rPr>
          <w:rFonts w:ascii="Times New Roman" w:eastAsia="Times New Roman" w:hAnsi="Times New Roman" w:cs="Times New Roman"/>
          <w:bCs/>
          <w:kern w:val="0"/>
          <w:position w:val="-7"/>
          <w:sz w:val="24"/>
          <w:szCs w:val="24"/>
          <w14:ligatures w14:val="none"/>
        </w:rPr>
        <w:t>ô</w:t>
      </w:r>
      <w:r w:rsidRPr="008A0F5C">
        <w:rPr>
          <w:rFonts w:ascii="Times New Roman" w:eastAsia="Times New Roman" w:hAnsi="Times New Roman" w:cs="Times New Roman"/>
          <w:bCs/>
          <w:kern w:val="0"/>
          <w:position w:val="-7"/>
          <w:sz w:val="24"/>
          <w:szCs w:val="24"/>
          <w14:ligatures w14:val="none"/>
        </w:rPr>
        <w:t>nimo</w:t>
      </w:r>
      <w:r w:rsidRPr="008A0F5C">
        <w:rPr>
          <w:rFonts w:ascii="Times New Roman" w:eastAsia="Times New Roman" w:hAnsi="Times New Roman" w:cs="Times New Roman"/>
          <w:bCs/>
          <w:kern w:val="0"/>
          <w:position w:val="-7"/>
          <w:sz w:val="24"/>
          <w:szCs w:val="24"/>
          <w14:ligatures w14:val="none"/>
        </w:rPr>
        <w:tab/>
      </w:r>
      <w:r w:rsidRPr="008A0F5C">
        <w:rPr>
          <w:rFonts w:ascii="Times New Roman" w:eastAsia="Times New Roman" w:hAnsi="Times New Roman" w:cs="Times New Roman"/>
          <w:bCs/>
          <w:kern w:val="0"/>
          <w:position w:val="-7"/>
          <w:sz w:val="24"/>
          <w:szCs w:val="24"/>
          <w14:ligatures w14:val="none"/>
        </w:rPr>
        <w:tab/>
        <w:t xml:space="preserve">             </w:t>
      </w:r>
      <w:r w:rsidRPr="008A0F5C">
        <w:rPr>
          <w:rFonts w:ascii="Times New Roman" w:eastAsia="Times New Roman" w:hAnsi="Times New Roman" w:cs="Times New Roman"/>
          <w:bCs/>
          <w:kern w:val="0"/>
          <w:position w:val="-7"/>
          <w:sz w:val="24"/>
          <w:szCs w:val="24"/>
          <w14:ligatures w14:val="none"/>
        </w:rPr>
        <w:tab/>
      </w:r>
      <w:r w:rsidRPr="008A0F5C">
        <w:rPr>
          <w:rFonts w:ascii="Times New Roman" w:eastAsia="Times New Roman" w:hAnsi="Times New Roman" w:cs="Times New Roman"/>
          <w:bCs/>
          <w:kern w:val="0"/>
          <w:position w:val="-7"/>
          <w:sz w:val="24"/>
          <w:szCs w:val="24"/>
          <w14:ligatures w14:val="none"/>
        </w:rPr>
        <w:tab/>
      </w:r>
    </w:p>
    <w:p w14:paraId="5D0C4CAD" w14:textId="77777777" w:rsidR="006D7DB0" w:rsidRPr="00F72A18" w:rsidRDefault="006D7DB0" w:rsidP="006D7DB0">
      <w:pPr>
        <w:spacing w:after="0" w:line="276" w:lineRule="auto"/>
        <w:jc w:val="both"/>
        <w:rPr>
          <w:rFonts w:ascii="Times New Roman" w:eastAsia="Times New Roman" w:hAnsi="Times New Roman" w:cs="Times New Roman"/>
          <w:b/>
          <w:color w:val="260AF6"/>
          <w:kern w:val="0"/>
          <w:position w:val="-7"/>
          <w:sz w:val="24"/>
          <w:szCs w:val="24"/>
          <w14:ligatures w14:val="none"/>
        </w:rPr>
      </w:pPr>
      <w:r w:rsidRPr="008A0F5C">
        <w:rPr>
          <w:rFonts w:ascii="Times New Roman" w:eastAsia="Times New Roman" w:hAnsi="Times New Roman" w:cs="Times New Roman"/>
          <w:b/>
          <w:color w:val="7030A0"/>
          <w:kern w:val="0"/>
          <w:position w:val="-7"/>
          <w:sz w:val="24"/>
          <w:szCs w:val="24"/>
          <w14:ligatures w14:val="none"/>
        </w:rPr>
        <w:t>Capítulo III</w:t>
      </w:r>
      <w:r w:rsidRPr="008A0F5C">
        <w:rPr>
          <w:rFonts w:ascii="Times New Roman" w:eastAsia="Times New Roman" w:hAnsi="Times New Roman" w:cs="Times New Roman"/>
          <w:b/>
          <w:color w:val="7030A0"/>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t xml:space="preserve">            </w:t>
      </w:r>
      <w:r w:rsidRPr="00F72A18">
        <w:rPr>
          <w:rFonts w:ascii="Times New Roman" w:eastAsia="Times New Roman" w:hAnsi="Times New Roman" w:cs="Times New Roman"/>
          <w:b/>
          <w:color w:val="FFFF00"/>
          <w:kern w:val="0"/>
          <w:position w:val="-7"/>
          <w:sz w:val="24"/>
          <w:szCs w:val="24"/>
          <w14:ligatures w14:val="none"/>
        </w:rPr>
        <w:tab/>
      </w:r>
    </w:p>
    <w:p w14:paraId="3BE6786B" w14:textId="77777777" w:rsidR="006D7DB0" w:rsidRPr="00F72A18" w:rsidRDefault="006D7DB0" w:rsidP="006D7DB0">
      <w:pPr>
        <w:spacing w:after="0" w:line="276" w:lineRule="auto"/>
        <w:jc w:val="both"/>
        <w:rPr>
          <w:rFonts w:ascii="Times New Roman" w:eastAsia="Times New Roman" w:hAnsi="Times New Roman" w:cs="Times New Roman"/>
          <w:b/>
          <w:kern w:val="0"/>
          <w:position w:val="-7"/>
          <w:sz w:val="24"/>
          <w:szCs w:val="24"/>
          <w14:ligatures w14:val="none"/>
        </w:rPr>
      </w:pPr>
      <w:r w:rsidRPr="000F4225">
        <w:rPr>
          <w:rFonts w:ascii="Times New Roman" w:eastAsia="Times New Roman" w:hAnsi="Times New Roman" w:cs="Times New Roman"/>
          <w:b/>
          <w:kern w:val="0"/>
          <w:position w:val="-7"/>
          <w:sz w:val="24"/>
          <w:szCs w:val="24"/>
          <w14:ligatures w14:val="none"/>
        </w:rPr>
        <w:t>Reset</w:t>
      </w:r>
      <w:r w:rsidRPr="000F4225">
        <w:rPr>
          <w:rFonts w:ascii="Times New Roman" w:eastAsia="Times New Roman" w:hAnsi="Times New Roman" w:cs="Times New Roman"/>
          <w:b/>
          <w:kern w:val="0"/>
          <w:position w:val="-7"/>
          <w:sz w:val="24"/>
          <w:szCs w:val="24"/>
          <w14:ligatures w14:val="none"/>
        </w:rPr>
        <w:tab/>
      </w:r>
      <w:r w:rsidRPr="00F72A18">
        <w:rPr>
          <w:rFonts w:ascii="Times New Roman" w:eastAsia="Times New Roman" w:hAnsi="Times New Roman" w:cs="Times New Roman"/>
          <w:bCs/>
          <w:kern w:val="0"/>
          <w:position w:val="-7"/>
          <w:sz w:val="24"/>
          <w:szCs w:val="24"/>
          <w14:ligatures w14:val="none"/>
        </w:rPr>
        <w:tab/>
      </w:r>
      <w:r w:rsidRPr="00F72A18">
        <w:rPr>
          <w:rFonts w:ascii="Times New Roman" w:eastAsia="Times New Roman" w:hAnsi="Times New Roman" w:cs="Times New Roman"/>
          <w:bCs/>
          <w:kern w:val="0"/>
          <w:position w:val="-7"/>
          <w:sz w:val="24"/>
          <w:szCs w:val="24"/>
          <w14:ligatures w14:val="none"/>
        </w:rPr>
        <w:tab/>
      </w:r>
      <w:r w:rsidRPr="00F72A18">
        <w:rPr>
          <w:rFonts w:ascii="Times New Roman" w:eastAsia="Times New Roman" w:hAnsi="Times New Roman" w:cs="Times New Roman"/>
          <w:bCs/>
          <w:kern w:val="0"/>
          <w:position w:val="-7"/>
          <w:sz w:val="24"/>
          <w:szCs w:val="24"/>
          <w14:ligatures w14:val="none"/>
        </w:rPr>
        <w:tab/>
      </w:r>
      <w:r w:rsidRPr="00F72A18">
        <w:rPr>
          <w:rFonts w:ascii="Times New Roman" w:eastAsia="Times New Roman" w:hAnsi="Times New Roman" w:cs="Times New Roman"/>
          <w:bCs/>
          <w:kern w:val="0"/>
          <w:position w:val="-7"/>
          <w:sz w:val="24"/>
          <w:szCs w:val="24"/>
          <w14:ligatures w14:val="none"/>
        </w:rPr>
        <w:tab/>
      </w:r>
      <w:r w:rsidRPr="00F72A18">
        <w:rPr>
          <w:rFonts w:ascii="Times New Roman" w:eastAsia="Times New Roman" w:hAnsi="Times New Roman" w:cs="Times New Roman"/>
          <w:bCs/>
          <w:kern w:val="0"/>
          <w:position w:val="-7"/>
          <w:sz w:val="24"/>
          <w:szCs w:val="24"/>
          <w14:ligatures w14:val="none"/>
        </w:rPr>
        <w:tab/>
      </w:r>
      <w:r w:rsidRPr="00F72A18">
        <w:rPr>
          <w:rFonts w:ascii="Times New Roman" w:eastAsia="Times New Roman" w:hAnsi="Times New Roman" w:cs="Times New Roman"/>
          <w:bCs/>
          <w:kern w:val="0"/>
          <w:position w:val="-7"/>
          <w:sz w:val="24"/>
          <w:szCs w:val="24"/>
          <w14:ligatures w14:val="none"/>
        </w:rPr>
        <w:tab/>
        <w:t xml:space="preserve">            </w:t>
      </w:r>
      <w:r w:rsidRPr="00F72A18">
        <w:rPr>
          <w:rFonts w:ascii="Times New Roman" w:eastAsia="Times New Roman" w:hAnsi="Times New Roman" w:cs="Times New Roman"/>
          <w:bCs/>
          <w:kern w:val="0"/>
          <w:position w:val="-7"/>
          <w:sz w:val="24"/>
          <w:szCs w:val="24"/>
          <w14:ligatures w14:val="none"/>
        </w:rPr>
        <w:tab/>
      </w:r>
      <w:r w:rsidRPr="00F72A18">
        <w:rPr>
          <w:rFonts w:ascii="Times New Roman" w:eastAsia="Times New Roman" w:hAnsi="Times New Roman" w:cs="Times New Roman"/>
          <w:b/>
          <w:color w:val="002060"/>
          <w:kern w:val="0"/>
          <w:position w:val="-7"/>
          <w:sz w:val="24"/>
          <w:szCs w:val="24"/>
          <w14:ligatures w14:val="none"/>
        </w:rPr>
        <w:t xml:space="preserve"> </w:t>
      </w:r>
    </w:p>
    <w:p w14:paraId="13A6661C" w14:textId="77777777" w:rsidR="006D7DB0" w:rsidRPr="00F72A18" w:rsidRDefault="006D7DB0" w:rsidP="006D7DB0">
      <w:pPr>
        <w:tabs>
          <w:tab w:val="left" w:pos="1683"/>
        </w:tabs>
        <w:spacing w:after="0" w:line="276" w:lineRule="auto"/>
        <w:jc w:val="both"/>
        <w:rPr>
          <w:rFonts w:ascii="Times New Roman" w:eastAsia="Times New Roman" w:hAnsi="Times New Roman" w:cs="Times New Roman"/>
          <w:b/>
          <w:color w:val="FFFF00"/>
          <w:kern w:val="0"/>
          <w:position w:val="-7"/>
          <w:sz w:val="24"/>
          <w:szCs w:val="24"/>
          <w14:ligatures w14:val="none"/>
        </w:rPr>
      </w:pPr>
      <w:r w:rsidRPr="008A0F5C">
        <w:rPr>
          <w:rFonts w:ascii="Times New Roman" w:eastAsia="Times New Roman" w:hAnsi="Times New Roman" w:cs="Times New Roman"/>
          <w:b/>
          <w:color w:val="7030A0"/>
          <w:kern w:val="0"/>
          <w:position w:val="-7"/>
          <w:sz w:val="24"/>
          <w:szCs w:val="24"/>
          <w14:ligatures w14:val="none"/>
        </w:rPr>
        <w:t>Capítulo IV</w:t>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t xml:space="preserve">            </w:t>
      </w:r>
    </w:p>
    <w:p w14:paraId="71A7ED5A" w14:textId="77777777" w:rsidR="006D7DB0" w:rsidRPr="008A0F5C" w:rsidRDefault="006D7DB0" w:rsidP="006D7DB0">
      <w:pPr>
        <w:spacing w:after="0" w:line="276" w:lineRule="auto"/>
        <w:jc w:val="both"/>
        <w:rPr>
          <w:rFonts w:ascii="Times New Roman" w:eastAsia="Times New Roman" w:hAnsi="Times New Roman" w:cs="Times New Roman"/>
          <w:b/>
          <w:bCs/>
          <w:color w:val="7030A0"/>
          <w:kern w:val="0"/>
          <w:position w:val="-7"/>
          <w:sz w:val="24"/>
          <w:szCs w:val="24"/>
          <w14:ligatures w14:val="none"/>
        </w:rPr>
      </w:pPr>
      <w:r w:rsidRPr="008A0F5C">
        <w:rPr>
          <w:rFonts w:ascii="Times New Roman" w:eastAsia="Times New Roman" w:hAnsi="Times New Roman" w:cs="Times New Roman"/>
          <w:kern w:val="0"/>
          <w:position w:val="-7"/>
          <w:sz w:val="24"/>
          <w:szCs w:val="24"/>
          <w14:ligatures w14:val="none"/>
        </w:rPr>
        <w:t xml:space="preserve">Resistência Dimensional                                                      </w:t>
      </w:r>
      <w:r>
        <w:rPr>
          <w:rFonts w:ascii="Times New Roman" w:eastAsia="Times New Roman" w:hAnsi="Times New Roman" w:cs="Times New Roman"/>
          <w:kern w:val="0"/>
          <w:position w:val="-7"/>
          <w:sz w:val="24"/>
          <w:szCs w:val="24"/>
          <w14:ligatures w14:val="none"/>
        </w:rPr>
        <w:t xml:space="preserve"> </w:t>
      </w:r>
    </w:p>
    <w:p w14:paraId="524983D7" w14:textId="77777777" w:rsidR="006D7DB0" w:rsidRPr="00F72A18" w:rsidRDefault="006D7DB0" w:rsidP="006D7DB0">
      <w:pPr>
        <w:spacing w:after="0" w:line="276" w:lineRule="auto"/>
        <w:jc w:val="both"/>
        <w:rPr>
          <w:rFonts w:ascii="Times New Roman" w:eastAsia="Times New Roman" w:hAnsi="Times New Roman" w:cs="Times New Roman"/>
          <w:b/>
          <w:kern w:val="0"/>
          <w:position w:val="-7"/>
          <w:sz w:val="24"/>
          <w:szCs w:val="24"/>
          <w14:ligatures w14:val="none"/>
        </w:rPr>
      </w:pPr>
      <w:r w:rsidRPr="008A0F5C">
        <w:rPr>
          <w:rFonts w:ascii="Times New Roman" w:eastAsia="Times New Roman" w:hAnsi="Times New Roman" w:cs="Times New Roman"/>
          <w:b/>
          <w:color w:val="7030A0"/>
          <w:kern w:val="0"/>
          <w:position w:val="-7"/>
          <w:sz w:val="24"/>
          <w:szCs w:val="24"/>
          <w14:ligatures w14:val="none"/>
        </w:rPr>
        <w:t>Capitulo V</w:t>
      </w:r>
      <w:r w:rsidRPr="008A0F5C">
        <w:rPr>
          <w:rFonts w:ascii="Times New Roman" w:eastAsia="Times New Roman" w:hAnsi="Times New Roman" w:cs="Times New Roman"/>
          <w:b/>
          <w:color w:val="7030A0"/>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t xml:space="preserve"> </w:t>
      </w:r>
    </w:p>
    <w:p w14:paraId="6953A98B" w14:textId="77777777" w:rsidR="006D7DB0" w:rsidRPr="00F72A18" w:rsidRDefault="006D7DB0" w:rsidP="006D7DB0">
      <w:pPr>
        <w:spacing w:after="0" w:line="276" w:lineRule="auto"/>
        <w:jc w:val="both"/>
        <w:rPr>
          <w:rFonts w:ascii="Times New Roman" w:eastAsia="Times New Roman" w:hAnsi="Times New Roman" w:cs="Times New Roman"/>
          <w:b/>
          <w:kern w:val="0"/>
          <w:position w:val="-7"/>
          <w:sz w:val="24"/>
          <w:szCs w:val="24"/>
          <w14:ligatures w14:val="none"/>
        </w:rPr>
      </w:pPr>
      <w:r w:rsidRPr="00F72A18">
        <w:rPr>
          <w:rFonts w:ascii="Times New Roman" w:eastAsia="Times New Roman" w:hAnsi="Times New Roman" w:cs="Times New Roman"/>
          <w:b/>
          <w:bCs/>
          <w:kern w:val="0"/>
          <w:position w:val="-7"/>
          <w:sz w:val="24"/>
          <w:szCs w:val="24"/>
          <w14:ligatures w14:val="none"/>
        </w:rPr>
        <w:t>e</w:t>
      </w:r>
      <w:r w:rsidRPr="00F72A18">
        <w:rPr>
          <w:rFonts w:ascii="Times New Roman" w:eastAsia="Times New Roman" w:hAnsi="Times New Roman" w:cs="Times New Roman"/>
          <w:b/>
          <w:color w:val="FF0000"/>
          <w:kern w:val="0"/>
          <w:position w:val="-7"/>
          <w:sz w:val="32"/>
          <w:szCs w:val="32"/>
          <w14:ligatures w14:val="none"/>
        </w:rPr>
        <w:t>X</w:t>
      </w:r>
      <w:r w:rsidRPr="00F72A18">
        <w:rPr>
          <w:rFonts w:ascii="Times New Roman" w:eastAsia="Times New Roman" w:hAnsi="Times New Roman" w:cs="Times New Roman"/>
          <w:b/>
          <w:bCs/>
          <w:kern w:val="0"/>
          <w:position w:val="-7"/>
          <w:sz w:val="24"/>
          <w:szCs w:val="24"/>
          <w14:ligatures w14:val="none"/>
        </w:rPr>
        <w:t xml:space="preserve">ilados da </w:t>
      </w:r>
      <w:r w:rsidRPr="00F72A18">
        <w:rPr>
          <w:rFonts w:ascii="Times New Roman" w:eastAsia="Times New Roman" w:hAnsi="Times New Roman" w:cs="Times New Roman"/>
          <w:b/>
          <w:color w:val="7030A0"/>
          <w:kern w:val="0"/>
          <w:position w:val="-7"/>
          <w:sz w:val="24"/>
          <w:szCs w:val="24"/>
          <w14:ligatures w14:val="none"/>
        </w:rPr>
        <w:t>T</w:t>
      </w:r>
      <w:r w:rsidRPr="00F72A18">
        <w:rPr>
          <w:rFonts w:ascii="Times New Roman" w:eastAsia="Times New Roman" w:hAnsi="Times New Roman" w:cs="Times New Roman"/>
          <w:b/>
          <w:bCs/>
          <w:kern w:val="0"/>
          <w:position w:val="-7"/>
          <w:sz w:val="24"/>
          <w:szCs w:val="24"/>
          <w14:ligatures w14:val="none"/>
        </w:rPr>
        <w:t>erra</w:t>
      </w:r>
      <w:r w:rsidRPr="00F72A18">
        <w:rPr>
          <w:rFonts w:ascii="Times New Roman" w:eastAsia="Times New Roman" w:hAnsi="Times New Roman" w:cs="Times New Roman"/>
          <w:b/>
          <w:bCs/>
          <w:kern w:val="0"/>
          <w:position w:val="-7"/>
          <w:sz w:val="24"/>
          <w:szCs w:val="24"/>
          <w14:ligatures w14:val="none"/>
        </w:rPr>
        <w:tab/>
      </w:r>
      <w:r w:rsidRPr="00F72A18">
        <w:rPr>
          <w:rFonts w:ascii="Times New Roman" w:eastAsia="Times New Roman" w:hAnsi="Times New Roman" w:cs="Times New Roman"/>
          <w:b/>
          <w:bCs/>
          <w:kern w:val="0"/>
          <w:position w:val="-7"/>
          <w:sz w:val="24"/>
          <w:szCs w:val="24"/>
          <w14:ligatures w14:val="none"/>
        </w:rPr>
        <w:tab/>
      </w:r>
      <w:r w:rsidRPr="00F72A18">
        <w:rPr>
          <w:rFonts w:ascii="Times New Roman" w:eastAsia="Times New Roman" w:hAnsi="Times New Roman" w:cs="Times New Roman"/>
          <w:b/>
          <w:bCs/>
          <w:kern w:val="0"/>
          <w:position w:val="-7"/>
          <w:sz w:val="24"/>
          <w:szCs w:val="24"/>
          <w14:ligatures w14:val="none"/>
        </w:rPr>
        <w:tab/>
      </w:r>
      <w:r w:rsidRPr="00F72A18">
        <w:rPr>
          <w:rFonts w:ascii="Times New Roman" w:eastAsia="Times New Roman" w:hAnsi="Times New Roman" w:cs="Times New Roman"/>
          <w:b/>
          <w:bCs/>
          <w:kern w:val="0"/>
          <w:position w:val="-7"/>
          <w:sz w:val="24"/>
          <w:szCs w:val="24"/>
          <w14:ligatures w14:val="none"/>
        </w:rPr>
        <w:tab/>
        <w:t xml:space="preserve">            </w:t>
      </w:r>
      <w:r w:rsidRPr="00F72A18">
        <w:rPr>
          <w:rFonts w:ascii="Times New Roman" w:eastAsia="Times New Roman" w:hAnsi="Times New Roman" w:cs="Times New Roman"/>
          <w:b/>
          <w:bCs/>
          <w:kern w:val="0"/>
          <w:position w:val="-7"/>
          <w:sz w:val="24"/>
          <w:szCs w:val="24"/>
          <w14:ligatures w14:val="none"/>
        </w:rPr>
        <w:tab/>
        <w:t xml:space="preserve"> </w:t>
      </w:r>
    </w:p>
    <w:p w14:paraId="499C1C8D" w14:textId="77777777" w:rsidR="006D7DB0" w:rsidRPr="00AA7331" w:rsidRDefault="006D7DB0" w:rsidP="006D7DB0">
      <w:pPr>
        <w:spacing w:after="0" w:line="276" w:lineRule="auto"/>
        <w:jc w:val="both"/>
        <w:rPr>
          <w:rFonts w:ascii="Times New Roman" w:eastAsia="Times New Roman" w:hAnsi="Times New Roman" w:cs="Times New Roman"/>
          <w:b/>
          <w:color w:val="260AF6"/>
          <w:kern w:val="0"/>
          <w:position w:val="-7"/>
          <w:sz w:val="24"/>
          <w:szCs w:val="24"/>
          <w14:ligatures w14:val="none"/>
        </w:rPr>
      </w:pPr>
      <w:r w:rsidRPr="008A0F5C">
        <w:rPr>
          <w:rFonts w:ascii="Times New Roman" w:eastAsia="Times New Roman" w:hAnsi="Times New Roman" w:cs="Times New Roman"/>
          <w:b/>
          <w:color w:val="7030A0"/>
          <w:kern w:val="0"/>
          <w:position w:val="-7"/>
          <w:sz w:val="24"/>
          <w:szCs w:val="24"/>
          <w14:ligatures w14:val="none"/>
        </w:rPr>
        <w:t>Epílogo</w:t>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r>
      <w:r w:rsidRPr="00F72A18">
        <w:rPr>
          <w:rFonts w:ascii="Times New Roman" w:eastAsia="Times New Roman" w:hAnsi="Times New Roman" w:cs="Times New Roman"/>
          <w:b/>
          <w:color w:val="260AF6"/>
          <w:kern w:val="0"/>
          <w:position w:val="-7"/>
          <w:sz w:val="24"/>
          <w:szCs w:val="24"/>
          <w14:ligatures w14:val="none"/>
        </w:rPr>
        <w:tab/>
        <w:t xml:space="preserve"> </w:t>
      </w:r>
    </w:p>
    <w:p w14:paraId="22124D4A" w14:textId="7A69CE03" w:rsidR="005A661D" w:rsidRPr="005A661D" w:rsidRDefault="006D7DB0" w:rsidP="005A661D">
      <w:pPr>
        <w:spacing w:after="0" w:line="276" w:lineRule="auto"/>
        <w:jc w:val="both"/>
        <w:rPr>
          <w:rFonts w:ascii="Times New Roman" w:eastAsia="Times New Roman" w:hAnsi="Times New Roman" w:cs="Times New Roman"/>
          <w:b/>
          <w:color w:val="7030A0"/>
          <w:kern w:val="0"/>
          <w:position w:val="-7"/>
          <w:sz w:val="24"/>
          <w:szCs w:val="24"/>
          <w14:ligatures w14:val="none"/>
        </w:rPr>
      </w:pPr>
      <w:r w:rsidRPr="008A0F5C">
        <w:rPr>
          <w:rFonts w:ascii="Times New Roman" w:eastAsia="Times New Roman" w:hAnsi="Times New Roman" w:cs="Times New Roman"/>
          <w:b/>
          <w:color w:val="7030A0"/>
          <w:kern w:val="0"/>
          <w:position w:val="-7"/>
          <w:sz w:val="24"/>
          <w:szCs w:val="24"/>
          <w14:ligatures w14:val="none"/>
        </w:rPr>
        <w:t>Pósfáci</w:t>
      </w:r>
      <w:r>
        <w:rPr>
          <w:rFonts w:ascii="Times New Roman" w:eastAsia="Times New Roman" w:hAnsi="Times New Roman" w:cs="Times New Roman"/>
          <w:b/>
          <w:color w:val="7030A0"/>
          <w:kern w:val="0"/>
          <w:position w:val="-7"/>
          <w:sz w:val="24"/>
          <w:szCs w:val="24"/>
          <w14:ligatures w14:val="none"/>
        </w:rPr>
        <w:t>o</w:t>
      </w:r>
    </w:p>
    <w:p w14:paraId="72A519F2" w14:textId="7106D509" w:rsidR="006D7DB0" w:rsidRPr="00F72A18" w:rsidRDefault="006D7DB0" w:rsidP="006D7DB0">
      <w:pPr>
        <w:spacing w:after="0" w:line="276" w:lineRule="auto"/>
        <w:jc w:val="center"/>
        <w:rPr>
          <w:rFonts w:ascii="Times New Roman" w:eastAsia="Times New Roman" w:hAnsi="Times New Roman" w:cs="Times New Roman"/>
          <w:b/>
          <w:kern w:val="0"/>
          <w:position w:val="-7"/>
          <w:sz w:val="24"/>
          <w:szCs w:val="24"/>
          <w14:ligatures w14:val="none"/>
        </w:rPr>
      </w:pPr>
    </w:p>
    <w:p w14:paraId="598F2C5E" w14:textId="2FFD397A" w:rsidR="006D7DB0" w:rsidRDefault="006D7DB0" w:rsidP="00781357">
      <w:pPr>
        <w:spacing w:after="0" w:line="276" w:lineRule="auto"/>
        <w:jc w:val="center"/>
        <w:rPr>
          <w:rFonts w:ascii="Times New Roman" w:eastAsia="Times New Roman" w:hAnsi="Times New Roman" w:cs="Times New Roman"/>
          <w:color w:val="6600FF"/>
          <w:kern w:val="0"/>
          <w:sz w:val="36"/>
          <w:szCs w:val="36"/>
          <w14:ligatures w14:val="none"/>
        </w:rPr>
      </w:pPr>
      <w:r w:rsidRPr="00F72A18">
        <w:rPr>
          <w:rFonts w:ascii="Times New Roman" w:eastAsia="Times New Roman" w:hAnsi="Times New Roman" w:cs="Times New Roman"/>
          <w:color w:val="6600FF"/>
          <w:kern w:val="0"/>
          <w:sz w:val="36"/>
          <w:szCs w:val="36"/>
          <w14:ligatures w14:val="none"/>
        </w:rPr>
        <w:t>*******</w:t>
      </w:r>
    </w:p>
    <w:p w14:paraId="5FF7AD8F" w14:textId="77777777" w:rsidR="0049183A" w:rsidRPr="00781357" w:rsidRDefault="0049183A" w:rsidP="00781357">
      <w:pPr>
        <w:spacing w:after="0" w:line="276" w:lineRule="auto"/>
        <w:jc w:val="center"/>
        <w:rPr>
          <w:rFonts w:ascii="Times New Roman" w:eastAsia="Times New Roman" w:hAnsi="Times New Roman" w:cs="Times New Roman"/>
          <w:color w:val="6600FF"/>
          <w:kern w:val="0"/>
          <w:sz w:val="36"/>
          <w:szCs w:val="36"/>
          <w14:ligatures w14:val="none"/>
        </w:rPr>
      </w:pPr>
    </w:p>
    <w:p w14:paraId="64A608FC" w14:textId="77777777" w:rsidR="006D7DB0" w:rsidRPr="00D07004" w:rsidRDefault="006D7DB0" w:rsidP="006D7DB0">
      <w:pPr>
        <w:keepNext/>
        <w:framePr w:dropCap="drop" w:lines="5" w:w="1549" w:h="1843" w:hRule="exact" w:wrap="around" w:vAnchor="text" w:hAnchor="page" w:x="1682" w:y="215"/>
        <w:spacing w:after="0" w:line="1843" w:lineRule="exact"/>
        <w:jc w:val="both"/>
        <w:textAlignment w:val="baseline"/>
        <w:rPr>
          <w:rFonts w:ascii="Times New Roman" w:eastAsia="Times New Roman" w:hAnsi="Times New Roman" w:cs="Times New Roman"/>
          <w:b/>
          <w:color w:val="538135"/>
          <w:kern w:val="0"/>
          <w:position w:val="-26"/>
          <w:sz w:val="250"/>
          <w:szCs w:val="28"/>
          <w14:ligatures w14:val="none"/>
        </w:rPr>
      </w:pPr>
      <w:r w:rsidRPr="00D07004">
        <w:rPr>
          <w:rFonts w:ascii="Times New Roman" w:eastAsia="Times New Roman" w:hAnsi="Times New Roman" w:cs="Times New Roman"/>
          <w:b/>
          <w:color w:val="7030A0"/>
          <w:kern w:val="0"/>
          <w:position w:val="-26"/>
          <w:sz w:val="250"/>
          <w:szCs w:val="36"/>
          <w14:ligatures w14:val="none"/>
        </w:rPr>
        <w:lastRenderedPageBreak/>
        <w:t>A</w:t>
      </w:r>
      <w:r>
        <w:rPr>
          <w:rFonts w:ascii="Times New Roman" w:eastAsia="Times New Roman" w:hAnsi="Times New Roman" w:cs="Times New Roman"/>
          <w:b/>
          <w:color w:val="7030A0"/>
          <w:kern w:val="0"/>
          <w:position w:val="-26"/>
          <w:sz w:val="250"/>
          <w:szCs w:val="36"/>
          <w14:ligatures w14:val="none"/>
        </w:rPr>
        <w:t xml:space="preserve">   </w:t>
      </w:r>
    </w:p>
    <w:p w14:paraId="4902570D" w14:textId="77777777" w:rsidR="006D7DB0" w:rsidRDefault="006D7DB0" w:rsidP="006D7DB0">
      <w:pPr>
        <w:spacing w:after="0" w:line="276" w:lineRule="auto"/>
        <w:rPr>
          <w:rFonts w:ascii="Times New Roman" w:eastAsia="Times New Roman" w:hAnsi="Times New Roman" w:cs="Times New Roman"/>
          <w:b/>
          <w:kern w:val="0"/>
          <w:sz w:val="28"/>
          <w:szCs w:val="28"/>
          <w14:ligatures w14:val="none"/>
        </w:rPr>
      </w:pPr>
    </w:p>
    <w:p w14:paraId="432F9C77" w14:textId="77777777" w:rsidR="0049183A" w:rsidRDefault="0049183A" w:rsidP="006D7DB0">
      <w:pPr>
        <w:spacing w:after="0" w:line="276" w:lineRule="auto"/>
        <w:rPr>
          <w:rFonts w:ascii="Times New Roman" w:eastAsia="Times New Roman" w:hAnsi="Times New Roman" w:cs="Times New Roman"/>
          <w:b/>
          <w:kern w:val="0"/>
          <w:sz w:val="28"/>
          <w:szCs w:val="28"/>
          <w14:ligatures w14:val="none"/>
        </w:rPr>
      </w:pPr>
    </w:p>
    <w:p w14:paraId="6AFF3F88" w14:textId="77777777" w:rsidR="0049183A" w:rsidRDefault="0049183A" w:rsidP="006D7DB0">
      <w:pPr>
        <w:spacing w:after="0" w:line="276" w:lineRule="auto"/>
        <w:rPr>
          <w:rFonts w:ascii="Times New Roman" w:eastAsia="Times New Roman" w:hAnsi="Times New Roman" w:cs="Times New Roman"/>
          <w:b/>
          <w:kern w:val="0"/>
          <w:sz w:val="28"/>
          <w:szCs w:val="28"/>
          <w14:ligatures w14:val="none"/>
        </w:rPr>
      </w:pPr>
    </w:p>
    <w:p w14:paraId="0266D853" w14:textId="77777777" w:rsidR="006D3237" w:rsidRDefault="006D3237" w:rsidP="006D7DB0">
      <w:pPr>
        <w:spacing w:after="0" w:line="276" w:lineRule="auto"/>
        <w:rPr>
          <w:rFonts w:ascii="Times New Roman" w:eastAsia="Times New Roman" w:hAnsi="Times New Roman" w:cs="Times New Roman"/>
          <w:b/>
          <w:kern w:val="0"/>
          <w:sz w:val="28"/>
          <w:szCs w:val="28"/>
          <w14:ligatures w14:val="none"/>
        </w:rPr>
      </w:pPr>
    </w:p>
    <w:p w14:paraId="79D25F04" w14:textId="77777777" w:rsidR="006D7DB0" w:rsidRPr="00F72A18" w:rsidRDefault="006D7DB0" w:rsidP="006D7DB0">
      <w:pPr>
        <w:spacing w:after="0" w:line="276" w:lineRule="auto"/>
        <w:rPr>
          <w:rFonts w:ascii="Times New Roman" w:eastAsia="Times New Roman" w:hAnsi="Times New Roman" w:cs="Times New Roman"/>
          <w:b/>
          <w:kern w:val="0"/>
          <w:sz w:val="28"/>
          <w:szCs w:val="28"/>
          <w14:ligatures w14:val="none"/>
        </w:rPr>
      </w:pPr>
      <w:r w:rsidRPr="00F72A18">
        <w:rPr>
          <w:rFonts w:ascii="Times New Roman" w:eastAsia="Times New Roman" w:hAnsi="Times New Roman" w:cs="Times New Roman"/>
          <w:b/>
          <w:kern w:val="0"/>
          <w:sz w:val="28"/>
          <w:szCs w:val="28"/>
          <w:highlight w:val="magenta"/>
          <w14:ligatures w14:val="none"/>
        </w:rPr>
        <w:t>G</w:t>
      </w:r>
      <w:r w:rsidRPr="00F72A18">
        <w:rPr>
          <w:rFonts w:ascii="Times New Roman" w:eastAsia="Times New Roman" w:hAnsi="Times New Roman" w:cs="Times New Roman"/>
          <w:b/>
          <w:kern w:val="0"/>
          <w:sz w:val="28"/>
          <w:szCs w:val="28"/>
          <w14:ligatures w14:val="none"/>
        </w:rPr>
        <w:t xml:space="preserve">radecimentos      </w:t>
      </w:r>
    </w:p>
    <w:p w14:paraId="16941FBB" w14:textId="77777777" w:rsidR="006D7DB0" w:rsidRPr="00F72A18" w:rsidRDefault="006D7DB0" w:rsidP="006D7DB0">
      <w:pPr>
        <w:spacing w:after="0" w:line="276" w:lineRule="auto"/>
        <w:rPr>
          <w:rFonts w:ascii="Times New Roman" w:eastAsia="Times New Roman" w:hAnsi="Times New Roman" w:cs="Times New Roman"/>
          <w:b/>
          <w:kern w:val="0"/>
          <w:sz w:val="28"/>
          <w:szCs w:val="28"/>
          <w14:ligatures w14:val="none"/>
        </w:rPr>
      </w:pPr>
    </w:p>
    <w:p w14:paraId="4B920566" w14:textId="71AF393A" w:rsidR="006D7DB0" w:rsidRPr="00F72A18" w:rsidRDefault="006D7DB0" w:rsidP="006D7DB0">
      <w:pPr>
        <w:spacing w:after="0" w:line="276" w:lineRule="auto"/>
        <w:rPr>
          <w:rFonts w:ascii="Times New Roman" w:eastAsia="Times New Roman" w:hAnsi="Times New Roman" w:cs="Times New Roman"/>
          <w:b/>
          <w:kern w:val="0"/>
          <w:sz w:val="28"/>
          <w:szCs w:val="28"/>
          <w14:ligatures w14:val="none"/>
        </w:rPr>
      </w:pPr>
    </w:p>
    <w:p w14:paraId="3BE60A4C" w14:textId="77777777" w:rsidR="006D7DB0" w:rsidRPr="00F72A18" w:rsidRDefault="006D7DB0" w:rsidP="006D7DB0">
      <w:pPr>
        <w:spacing w:after="0" w:line="276" w:lineRule="auto"/>
        <w:rPr>
          <w:rFonts w:ascii="Times New Roman" w:eastAsia="Times New Roman" w:hAnsi="Times New Roman" w:cs="Times New Roman"/>
          <w:b/>
          <w:kern w:val="0"/>
          <w:sz w:val="24"/>
          <w:szCs w:val="24"/>
          <w14:ligatures w14:val="none"/>
        </w:rPr>
      </w:pPr>
    </w:p>
    <w:p w14:paraId="0325E333" w14:textId="77777777" w:rsidR="006D7DB0" w:rsidRPr="00FF05ED" w:rsidRDefault="006D7DB0" w:rsidP="006D7DB0">
      <w:pPr>
        <w:spacing w:after="0" w:line="276" w:lineRule="auto"/>
        <w:jc w:val="right"/>
        <w:rPr>
          <w:rFonts w:ascii="Times New Roman" w:eastAsia="Times New Roman" w:hAnsi="Times New Roman" w:cs="Times New Roman"/>
          <w:b/>
          <w:i/>
          <w:iCs/>
          <w:kern w:val="0"/>
          <w:sz w:val="24"/>
          <w:szCs w:val="24"/>
          <w14:ligatures w14:val="none"/>
        </w:rPr>
      </w:pPr>
      <w:r w:rsidRPr="00FF05ED">
        <w:rPr>
          <w:rFonts w:ascii="Times New Roman" w:eastAsia="Times New Roman" w:hAnsi="Times New Roman" w:cs="Times New Roman"/>
          <w:b/>
          <w:i/>
          <w:iCs/>
          <w:kern w:val="0"/>
          <w:sz w:val="24"/>
          <w:szCs w:val="24"/>
          <w14:ligatures w14:val="none"/>
        </w:rPr>
        <w:t>A existência humana</w:t>
      </w:r>
    </w:p>
    <w:p w14:paraId="5F89C9FB" w14:textId="77777777" w:rsidR="006D7DB0" w:rsidRPr="00FF05ED" w:rsidRDefault="006D7DB0" w:rsidP="006D7DB0">
      <w:pPr>
        <w:spacing w:after="0" w:line="276" w:lineRule="auto"/>
        <w:jc w:val="right"/>
        <w:rPr>
          <w:rFonts w:ascii="Times New Roman" w:eastAsia="Times New Roman" w:hAnsi="Times New Roman" w:cs="Times New Roman"/>
          <w:b/>
          <w:i/>
          <w:iCs/>
          <w:kern w:val="0"/>
          <w:sz w:val="24"/>
          <w:szCs w:val="24"/>
          <w14:ligatures w14:val="none"/>
        </w:rPr>
      </w:pPr>
      <w:r w:rsidRPr="00FF05ED">
        <w:rPr>
          <w:rFonts w:ascii="Times New Roman" w:eastAsia="Times New Roman" w:hAnsi="Times New Roman" w:cs="Times New Roman"/>
          <w:b/>
          <w:i/>
          <w:iCs/>
          <w:kern w:val="0"/>
          <w:sz w:val="24"/>
          <w:szCs w:val="24"/>
          <w14:ligatures w14:val="none"/>
        </w:rPr>
        <w:t>dimensional</w:t>
      </w:r>
      <w:r w:rsidRPr="00FF05ED">
        <w:rPr>
          <w:rFonts w:ascii="Times New Roman" w:eastAsia="Times New Roman" w:hAnsi="Times New Roman" w:cs="Times New Roman"/>
          <w:b/>
          <w:i/>
          <w:iCs/>
          <w:color w:val="538135"/>
          <w:kern w:val="0"/>
          <w:sz w:val="24"/>
          <w:szCs w:val="24"/>
          <w14:ligatures w14:val="none"/>
        </w:rPr>
        <w:t>...</w:t>
      </w:r>
      <w:r w:rsidRPr="00FF05ED">
        <w:rPr>
          <w:rFonts w:ascii="Times New Roman" w:eastAsia="Times New Roman" w:hAnsi="Times New Roman" w:cs="Times New Roman"/>
          <w:b/>
          <w:i/>
          <w:iCs/>
          <w:kern w:val="0"/>
          <w:sz w:val="24"/>
          <w:szCs w:val="24"/>
          <w14:ligatures w14:val="none"/>
        </w:rPr>
        <w:t xml:space="preserve"> consciente</w:t>
      </w:r>
      <w:r w:rsidRPr="00FF05ED">
        <w:rPr>
          <w:rFonts w:ascii="Times New Roman" w:eastAsia="Times New Roman" w:hAnsi="Times New Roman" w:cs="Times New Roman"/>
          <w:b/>
          <w:i/>
          <w:iCs/>
          <w:color w:val="538135"/>
          <w:kern w:val="0"/>
          <w:sz w:val="24"/>
          <w:szCs w:val="24"/>
          <w14:ligatures w14:val="none"/>
        </w:rPr>
        <w:t>...</w:t>
      </w:r>
      <w:r w:rsidRPr="00FF05ED">
        <w:rPr>
          <w:rFonts w:ascii="Times New Roman" w:eastAsia="Times New Roman" w:hAnsi="Times New Roman" w:cs="Times New Roman"/>
          <w:b/>
          <w:i/>
          <w:iCs/>
          <w:kern w:val="0"/>
          <w:sz w:val="24"/>
          <w:szCs w:val="24"/>
          <w14:ligatures w14:val="none"/>
        </w:rPr>
        <w:t xml:space="preserve"> </w:t>
      </w:r>
    </w:p>
    <w:p w14:paraId="441693B4" w14:textId="77777777" w:rsidR="006D7DB0" w:rsidRPr="00FF05ED" w:rsidRDefault="006D7DB0" w:rsidP="006D7DB0">
      <w:pPr>
        <w:spacing w:after="0" w:line="276" w:lineRule="auto"/>
        <w:jc w:val="right"/>
        <w:rPr>
          <w:rFonts w:ascii="Times New Roman" w:eastAsia="Times New Roman" w:hAnsi="Times New Roman" w:cs="Times New Roman"/>
          <w:b/>
          <w:i/>
          <w:iCs/>
          <w:kern w:val="0"/>
          <w:sz w:val="24"/>
          <w:szCs w:val="24"/>
          <w14:ligatures w14:val="none"/>
        </w:rPr>
      </w:pPr>
      <w:r w:rsidRPr="00FF05ED">
        <w:rPr>
          <w:rFonts w:ascii="Times New Roman" w:eastAsia="Times New Roman" w:hAnsi="Times New Roman" w:cs="Times New Roman"/>
          <w:b/>
          <w:i/>
          <w:iCs/>
          <w:kern w:val="0"/>
          <w:sz w:val="24"/>
          <w:szCs w:val="24"/>
          <w14:ligatures w14:val="none"/>
        </w:rPr>
        <w:t>desperta</w:t>
      </w:r>
      <w:r w:rsidRPr="00FF05ED">
        <w:rPr>
          <w:rFonts w:ascii="Times New Roman" w:eastAsia="Times New Roman" w:hAnsi="Times New Roman" w:cs="Times New Roman"/>
          <w:b/>
          <w:i/>
          <w:iCs/>
          <w:color w:val="538135"/>
          <w:kern w:val="0"/>
          <w:sz w:val="24"/>
          <w:szCs w:val="24"/>
          <w14:ligatures w14:val="none"/>
        </w:rPr>
        <w:t>...</w:t>
      </w:r>
      <w:r w:rsidRPr="00FF05ED">
        <w:rPr>
          <w:rFonts w:ascii="Times New Roman" w:eastAsia="Times New Roman" w:hAnsi="Times New Roman" w:cs="Times New Roman"/>
          <w:b/>
          <w:i/>
          <w:iCs/>
          <w:kern w:val="0"/>
          <w:sz w:val="24"/>
          <w:szCs w:val="24"/>
          <w14:ligatures w14:val="none"/>
        </w:rPr>
        <w:t xml:space="preserve"> despertando</w:t>
      </w:r>
      <w:r w:rsidRPr="00FF05ED">
        <w:rPr>
          <w:rFonts w:ascii="Times New Roman" w:eastAsia="Times New Roman" w:hAnsi="Times New Roman" w:cs="Times New Roman"/>
          <w:b/>
          <w:i/>
          <w:iCs/>
          <w:color w:val="538135"/>
          <w:kern w:val="0"/>
          <w:sz w:val="24"/>
          <w:szCs w:val="24"/>
          <w14:ligatures w14:val="none"/>
        </w:rPr>
        <w:t>...</w:t>
      </w:r>
      <w:r w:rsidRPr="00FF05ED">
        <w:rPr>
          <w:rFonts w:ascii="Times New Roman" w:eastAsia="Times New Roman" w:hAnsi="Times New Roman" w:cs="Times New Roman"/>
          <w:b/>
          <w:i/>
          <w:iCs/>
          <w:kern w:val="0"/>
          <w:sz w:val="24"/>
          <w:szCs w:val="24"/>
          <w14:ligatures w14:val="none"/>
        </w:rPr>
        <w:t xml:space="preserve"> a despertar</w:t>
      </w:r>
      <w:r w:rsidRPr="00FF05ED">
        <w:rPr>
          <w:rFonts w:ascii="Times New Roman" w:eastAsia="Times New Roman" w:hAnsi="Times New Roman" w:cs="Times New Roman"/>
          <w:b/>
          <w:i/>
          <w:iCs/>
          <w:color w:val="538135"/>
          <w:kern w:val="0"/>
          <w:sz w:val="24"/>
          <w:szCs w:val="24"/>
          <w14:ligatures w14:val="none"/>
        </w:rPr>
        <w:t>...</w:t>
      </w:r>
    </w:p>
    <w:p w14:paraId="312D31FD" w14:textId="77777777" w:rsidR="006D7DB0" w:rsidRPr="00FF05ED" w:rsidRDefault="006D7DB0" w:rsidP="006D7DB0">
      <w:pPr>
        <w:spacing w:after="0" w:line="276" w:lineRule="auto"/>
        <w:jc w:val="right"/>
        <w:rPr>
          <w:rFonts w:ascii="Times New Roman" w:eastAsia="Times New Roman" w:hAnsi="Times New Roman" w:cs="Times New Roman"/>
          <w:b/>
          <w:i/>
          <w:iCs/>
          <w:kern w:val="0"/>
          <w:sz w:val="24"/>
          <w:szCs w:val="24"/>
          <w14:ligatures w14:val="none"/>
        </w:rPr>
      </w:pPr>
      <w:r w:rsidRPr="00FF05ED">
        <w:rPr>
          <w:rFonts w:ascii="Times New Roman" w:eastAsia="Times New Roman" w:hAnsi="Times New Roman" w:cs="Times New Roman"/>
          <w:b/>
          <w:i/>
          <w:iCs/>
          <w:kern w:val="0"/>
          <w:sz w:val="24"/>
          <w:szCs w:val="24"/>
          <w14:ligatures w14:val="none"/>
        </w:rPr>
        <w:t>conectada</w:t>
      </w:r>
      <w:r w:rsidRPr="00FF05ED">
        <w:rPr>
          <w:rFonts w:ascii="Times New Roman" w:eastAsia="Times New Roman" w:hAnsi="Times New Roman" w:cs="Times New Roman"/>
          <w:b/>
          <w:i/>
          <w:iCs/>
          <w:color w:val="538135"/>
          <w:kern w:val="0"/>
          <w:sz w:val="24"/>
          <w:szCs w:val="24"/>
          <w14:ligatures w14:val="none"/>
        </w:rPr>
        <w:t xml:space="preserve">... </w:t>
      </w:r>
      <w:r w:rsidRPr="00FF05ED">
        <w:rPr>
          <w:rFonts w:ascii="Times New Roman" w:eastAsia="Times New Roman" w:hAnsi="Times New Roman" w:cs="Times New Roman"/>
          <w:b/>
          <w:i/>
          <w:iCs/>
          <w:kern w:val="0"/>
          <w:sz w:val="24"/>
          <w:szCs w:val="24"/>
          <w14:ligatures w14:val="none"/>
        </w:rPr>
        <w:t>compartilhada</w:t>
      </w:r>
      <w:r w:rsidRPr="00FF05ED">
        <w:rPr>
          <w:rFonts w:ascii="Times New Roman" w:eastAsia="Times New Roman" w:hAnsi="Times New Roman" w:cs="Times New Roman"/>
          <w:b/>
          <w:i/>
          <w:iCs/>
          <w:color w:val="538135"/>
          <w:kern w:val="0"/>
          <w:sz w:val="24"/>
          <w:szCs w:val="24"/>
          <w14:ligatures w14:val="none"/>
        </w:rPr>
        <w:t>...</w:t>
      </w:r>
      <w:r w:rsidRPr="00FF05ED">
        <w:rPr>
          <w:rFonts w:ascii="Times New Roman" w:eastAsia="Times New Roman" w:hAnsi="Times New Roman" w:cs="Times New Roman"/>
          <w:b/>
          <w:i/>
          <w:iCs/>
          <w:kern w:val="0"/>
          <w:sz w:val="24"/>
          <w:szCs w:val="24"/>
          <w14:ligatures w14:val="none"/>
        </w:rPr>
        <w:t xml:space="preserve"> ascensionada</w:t>
      </w:r>
      <w:r w:rsidRPr="00FF05ED">
        <w:rPr>
          <w:rFonts w:ascii="Times New Roman" w:eastAsia="Times New Roman" w:hAnsi="Times New Roman" w:cs="Times New Roman"/>
          <w:b/>
          <w:i/>
          <w:iCs/>
          <w:color w:val="538135"/>
          <w:kern w:val="0"/>
          <w:sz w:val="24"/>
          <w:szCs w:val="24"/>
          <w14:ligatures w14:val="none"/>
        </w:rPr>
        <w:t xml:space="preserve">... </w:t>
      </w:r>
      <w:r w:rsidRPr="00FF05ED">
        <w:rPr>
          <w:rFonts w:ascii="Times New Roman" w:eastAsia="Times New Roman" w:hAnsi="Times New Roman" w:cs="Times New Roman"/>
          <w:b/>
          <w:i/>
          <w:iCs/>
          <w:kern w:val="0"/>
          <w:sz w:val="24"/>
          <w:szCs w:val="24"/>
          <w14:ligatures w14:val="none"/>
        </w:rPr>
        <w:t xml:space="preserve"> </w:t>
      </w:r>
    </w:p>
    <w:p w14:paraId="2DE38955" w14:textId="77777777" w:rsidR="006D7DB0" w:rsidRDefault="006D7DB0" w:rsidP="006D7DB0">
      <w:pPr>
        <w:spacing w:after="0" w:line="276" w:lineRule="auto"/>
        <w:jc w:val="right"/>
        <w:rPr>
          <w:rFonts w:ascii="Times New Roman" w:eastAsia="Times New Roman" w:hAnsi="Times New Roman" w:cs="Times New Roman"/>
          <w:b/>
          <w:kern w:val="0"/>
          <w:sz w:val="24"/>
          <w:szCs w:val="24"/>
          <w14:ligatures w14:val="none"/>
        </w:rPr>
      </w:pPr>
      <w:r w:rsidRPr="00FF05ED">
        <w:rPr>
          <w:rFonts w:ascii="Times New Roman" w:eastAsia="Times New Roman" w:hAnsi="Times New Roman" w:cs="Times New Roman"/>
          <w:b/>
          <w:i/>
          <w:iCs/>
          <w:kern w:val="0"/>
          <w:sz w:val="24"/>
          <w:szCs w:val="24"/>
          <w14:ligatures w14:val="none"/>
        </w:rPr>
        <w:t>a ascensionar</w:t>
      </w:r>
      <w:r w:rsidRPr="00FF05ED">
        <w:rPr>
          <w:rFonts w:ascii="Times New Roman" w:eastAsia="Times New Roman" w:hAnsi="Times New Roman" w:cs="Times New Roman"/>
          <w:b/>
          <w:i/>
          <w:iCs/>
          <w:color w:val="538135"/>
          <w:kern w:val="0"/>
          <w:sz w:val="24"/>
          <w:szCs w:val="24"/>
          <w14:ligatures w14:val="none"/>
        </w:rPr>
        <w:t>...</w:t>
      </w:r>
      <w:r w:rsidRPr="00FF05ED">
        <w:rPr>
          <w:rFonts w:ascii="Times New Roman" w:eastAsia="Times New Roman" w:hAnsi="Times New Roman" w:cs="Times New Roman"/>
          <w:b/>
          <w:i/>
          <w:iCs/>
          <w:kern w:val="0"/>
          <w:sz w:val="24"/>
          <w:szCs w:val="24"/>
          <w14:ligatures w14:val="none"/>
        </w:rPr>
        <w:t xml:space="preserve"> liberta da prisão</w:t>
      </w:r>
      <w:r>
        <w:rPr>
          <w:rFonts w:ascii="Times New Roman" w:eastAsia="Times New Roman" w:hAnsi="Times New Roman" w:cs="Times New Roman"/>
          <w:b/>
          <w:i/>
          <w:iCs/>
          <w:kern w:val="0"/>
          <w:sz w:val="24"/>
          <w:szCs w:val="24"/>
          <w14:ligatures w14:val="none"/>
        </w:rPr>
        <w:t xml:space="preserve">... </w:t>
      </w:r>
      <w:r>
        <w:rPr>
          <w:rFonts w:ascii="Times New Roman" w:eastAsia="Times New Roman" w:hAnsi="Times New Roman" w:cs="Times New Roman"/>
          <w:b/>
          <w:kern w:val="0"/>
          <w:sz w:val="24"/>
          <w:szCs w:val="24"/>
          <w14:ligatures w14:val="none"/>
        </w:rPr>
        <w:t>da</w:t>
      </w:r>
    </w:p>
    <w:p w14:paraId="0D18543B" w14:textId="77777777" w:rsidR="006D7DB0" w:rsidRPr="00910AD9" w:rsidRDefault="006D7DB0" w:rsidP="006D7DB0">
      <w:pPr>
        <w:spacing w:after="0" w:line="276" w:lineRule="auto"/>
        <w:jc w:val="center"/>
        <w:rPr>
          <w:rFonts w:ascii="Times New Roman" w:eastAsia="Times New Roman" w:hAnsi="Times New Roman" w:cs="Times New Roman"/>
          <w:b/>
          <w:kern w:val="0"/>
          <w:sz w:val="24"/>
          <w:szCs w:val="24"/>
          <w14:ligatures w14:val="none"/>
        </w:rPr>
      </w:pPr>
      <w:r w:rsidRPr="00910AD9">
        <w:rPr>
          <w:rFonts w:ascii="Times New Roman" w:eastAsia="Times New Roman" w:hAnsi="Times New Roman" w:cs="Times New Roman"/>
          <w:b/>
          <w:kern w:val="0"/>
          <w:sz w:val="24"/>
          <w:szCs w:val="24"/>
          <w14:ligatures w14:val="none"/>
        </w:rPr>
        <w:t>mentira e</w:t>
      </w:r>
      <w:r>
        <w:rPr>
          <w:rFonts w:ascii="Times New Roman" w:eastAsia="Times New Roman" w:hAnsi="Times New Roman" w:cs="Times New Roman"/>
          <w:b/>
          <w:kern w:val="0"/>
          <w:sz w:val="24"/>
          <w:szCs w:val="24"/>
          <w14:ligatures w14:val="none"/>
        </w:rPr>
        <w:t xml:space="preserve"> </w:t>
      </w:r>
      <w:r w:rsidRPr="00910AD9">
        <w:rPr>
          <w:rFonts w:ascii="Times New Roman" w:eastAsia="Times New Roman" w:hAnsi="Times New Roman" w:cs="Times New Roman"/>
          <w:b/>
          <w:kern w:val="0"/>
          <w:sz w:val="24"/>
          <w:szCs w:val="24"/>
          <w14:ligatures w14:val="none"/>
        </w:rPr>
        <w:t>ilusão</w:t>
      </w:r>
      <w:r>
        <w:rPr>
          <w:rFonts w:ascii="Times New Roman" w:eastAsia="Times New Roman" w:hAnsi="Times New Roman" w:cs="Times New Roman"/>
          <w:b/>
          <w:kern w:val="0"/>
          <w:sz w:val="24"/>
          <w:szCs w:val="24"/>
          <w14:ligatures w14:val="none"/>
        </w:rPr>
        <w:t xml:space="preserve"> d</w:t>
      </w:r>
      <w:r w:rsidRPr="00910AD9">
        <w:rPr>
          <w:rFonts w:ascii="Times New Roman" w:eastAsia="Times New Roman" w:hAnsi="Times New Roman" w:cs="Times New Roman"/>
          <w:b/>
          <w:kern w:val="0"/>
          <w:sz w:val="24"/>
          <w:szCs w:val="24"/>
          <w14:ligatures w14:val="none"/>
        </w:rPr>
        <w:t>esmascarada</w:t>
      </w:r>
      <w:r>
        <w:rPr>
          <w:rFonts w:ascii="Times New Roman" w:eastAsia="Times New Roman" w:hAnsi="Times New Roman" w:cs="Times New Roman"/>
          <w:b/>
          <w:kern w:val="0"/>
          <w:sz w:val="24"/>
          <w:szCs w:val="24"/>
          <w14:ligatures w14:val="none"/>
        </w:rPr>
        <w:t>s</w:t>
      </w:r>
      <w:r w:rsidRPr="00910AD9">
        <w:rPr>
          <w:rFonts w:ascii="Times New Roman" w:eastAsia="Times New Roman" w:hAnsi="Times New Roman" w:cs="Times New Roman"/>
          <w:b/>
          <w:kern w:val="0"/>
          <w:sz w:val="24"/>
          <w:szCs w:val="24"/>
          <w14:ligatures w14:val="none"/>
        </w:rPr>
        <w:t xml:space="preserve"> pela </w:t>
      </w:r>
      <w:r w:rsidRPr="00FF05ED">
        <w:rPr>
          <w:rFonts w:ascii="Times New Roman" w:eastAsia="Times New Roman" w:hAnsi="Times New Roman" w:cs="Times New Roman"/>
          <w:b/>
          <w:i/>
          <w:iCs/>
          <w:kern w:val="0"/>
          <w:sz w:val="24"/>
          <w:szCs w:val="24"/>
          <w14:ligatures w14:val="none"/>
        </w:rPr>
        <w:t>verdade absoluta</w:t>
      </w:r>
      <w:r w:rsidRPr="00910AD9">
        <w:rPr>
          <w:rFonts w:ascii="Times New Roman" w:eastAsia="Times New Roman" w:hAnsi="Times New Roman" w:cs="Times New Roman"/>
          <w:b/>
          <w:kern w:val="0"/>
          <w:sz w:val="24"/>
          <w:szCs w:val="24"/>
          <w14:ligatures w14:val="none"/>
        </w:rPr>
        <w:t xml:space="preserve"> </w:t>
      </w:r>
      <w:r w:rsidRPr="00FF05ED">
        <w:rPr>
          <w:rFonts w:ascii="Times New Roman" w:eastAsia="Times New Roman" w:hAnsi="Times New Roman" w:cs="Times New Roman"/>
          <w:b/>
          <w:i/>
          <w:iCs/>
          <w:kern w:val="0"/>
          <w:sz w:val="24"/>
          <w:szCs w:val="24"/>
          <w14:ligatures w14:val="none"/>
        </w:rPr>
        <w:t>universal</w:t>
      </w:r>
      <w:r>
        <w:rPr>
          <w:rFonts w:ascii="Times New Roman" w:eastAsia="Times New Roman" w:hAnsi="Times New Roman" w:cs="Times New Roman"/>
          <w:b/>
          <w:kern w:val="0"/>
          <w:sz w:val="24"/>
          <w:szCs w:val="24"/>
          <w14:ligatures w14:val="none"/>
        </w:rPr>
        <w:t>.</w:t>
      </w:r>
      <w:r w:rsidRPr="00910AD9">
        <w:rPr>
          <w:rFonts w:ascii="Times New Roman" w:eastAsia="Times New Roman" w:hAnsi="Times New Roman" w:cs="Times New Roman"/>
          <w:b/>
          <w:kern w:val="0"/>
          <w:sz w:val="24"/>
          <w:szCs w:val="24"/>
          <w14:ligatures w14:val="none"/>
        </w:rPr>
        <w:t xml:space="preserve"> </w:t>
      </w:r>
    </w:p>
    <w:p w14:paraId="79640072" w14:textId="77777777" w:rsidR="006D7DB0" w:rsidRPr="00F72A18" w:rsidRDefault="006D7DB0" w:rsidP="006D7DB0">
      <w:pPr>
        <w:spacing w:after="0" w:line="276" w:lineRule="auto"/>
        <w:jc w:val="right"/>
        <w:rPr>
          <w:rFonts w:ascii="Times New Roman" w:eastAsia="Times New Roman" w:hAnsi="Times New Roman" w:cs="Times New Roman"/>
          <w:b/>
          <w:kern w:val="0"/>
          <w14:ligatures w14:val="none"/>
        </w:rPr>
      </w:pPr>
    </w:p>
    <w:p w14:paraId="0E2771FF" w14:textId="7B0DB2E7" w:rsidR="006D7DB0" w:rsidRPr="006D3237" w:rsidRDefault="006D7DB0" w:rsidP="006D3237">
      <w:pPr>
        <w:spacing w:after="0" w:line="276" w:lineRule="auto"/>
        <w:jc w:val="right"/>
        <w:rPr>
          <w:rFonts w:ascii="Times New Roman" w:eastAsia="Times New Roman" w:hAnsi="Times New Roman" w:cs="Times New Roman"/>
          <w:b/>
          <w:i/>
          <w:iCs/>
          <w:color w:val="538135"/>
          <w:kern w:val="0"/>
          <w:sz w:val="28"/>
          <w:szCs w:val="28"/>
          <w14:ligatures w14:val="none"/>
        </w:rPr>
      </w:pPr>
      <w:r w:rsidRPr="00F72A18">
        <w:rPr>
          <w:rFonts w:ascii="Times New Roman" w:eastAsia="Times New Roman" w:hAnsi="Times New Roman" w:cs="Times New Roman"/>
          <w:b/>
          <w:kern w:val="0"/>
          <w:sz w:val="24"/>
          <w:szCs w:val="24"/>
          <w14:ligatures w14:val="none"/>
        </w:rPr>
        <w:t xml:space="preserve"> </w:t>
      </w:r>
      <w:r w:rsidRPr="00AD7AD9">
        <w:rPr>
          <w:rFonts w:ascii="Times New Roman" w:eastAsia="Times New Roman" w:hAnsi="Times New Roman" w:cs="Times New Roman"/>
          <w:b/>
          <w:i/>
          <w:iCs/>
          <w:color w:val="FF00FF"/>
          <w:kern w:val="0"/>
          <w:sz w:val="72"/>
          <w:szCs w:val="72"/>
          <w14:ligatures w14:val="none"/>
        </w:rPr>
        <w:t>S</w:t>
      </w:r>
      <w:r w:rsidRPr="00AD7AD9">
        <w:rPr>
          <w:rFonts w:ascii="Times New Roman" w:eastAsia="Times New Roman" w:hAnsi="Times New Roman" w:cs="Times New Roman"/>
          <w:b/>
          <w:i/>
          <w:iCs/>
          <w:color w:val="7030A0"/>
          <w:kern w:val="0"/>
          <w:sz w:val="24"/>
          <w:szCs w:val="24"/>
          <w14:ligatures w14:val="none"/>
        </w:rPr>
        <w:t>oberana</w:t>
      </w:r>
      <w:r w:rsidRPr="00AD7AD9">
        <w:rPr>
          <w:rFonts w:ascii="Times New Roman" w:eastAsia="Times New Roman" w:hAnsi="Times New Roman" w:cs="Times New Roman"/>
          <w:b/>
          <w:i/>
          <w:iCs/>
          <w:kern w:val="0"/>
          <w:sz w:val="24"/>
          <w:szCs w:val="24"/>
          <w14:ligatures w14:val="none"/>
        </w:rPr>
        <w:t xml:space="preserve"> </w:t>
      </w:r>
      <w:r w:rsidRPr="00AD7AD9">
        <w:rPr>
          <w:rFonts w:ascii="Times New Roman" w:eastAsia="Times New Roman" w:hAnsi="Times New Roman" w:cs="Times New Roman"/>
          <w:b/>
          <w:i/>
          <w:iCs/>
          <w:color w:val="FF00FF"/>
          <w:kern w:val="0"/>
          <w:sz w:val="72"/>
          <w:szCs w:val="72"/>
          <w14:ligatures w14:val="none"/>
        </w:rPr>
        <w:t>E</w:t>
      </w:r>
      <w:r w:rsidRPr="00AD7AD9">
        <w:rPr>
          <w:rFonts w:ascii="Times New Roman" w:eastAsia="Times New Roman" w:hAnsi="Times New Roman" w:cs="Times New Roman"/>
          <w:b/>
          <w:i/>
          <w:iCs/>
          <w:color w:val="7030A0"/>
          <w:kern w:val="0"/>
          <w:sz w:val="24"/>
          <w:szCs w:val="24"/>
          <w14:ligatures w14:val="none"/>
        </w:rPr>
        <w:t xml:space="preserve">nergia </w:t>
      </w:r>
      <w:r w:rsidRPr="00AD7AD9">
        <w:rPr>
          <w:rFonts w:ascii="Times New Roman" w:eastAsia="Times New Roman" w:hAnsi="Times New Roman" w:cs="Times New Roman"/>
          <w:b/>
          <w:i/>
          <w:iCs/>
          <w:color w:val="FF00FF"/>
          <w:kern w:val="0"/>
          <w:sz w:val="72"/>
          <w:szCs w:val="72"/>
          <w14:ligatures w14:val="none"/>
        </w:rPr>
        <w:t>U</w:t>
      </w:r>
      <w:r w:rsidRPr="00AD7AD9">
        <w:rPr>
          <w:rFonts w:ascii="Times New Roman" w:eastAsia="Times New Roman" w:hAnsi="Times New Roman" w:cs="Times New Roman"/>
          <w:b/>
          <w:i/>
          <w:iCs/>
          <w:color w:val="7030A0"/>
          <w:kern w:val="0"/>
          <w:sz w:val="24"/>
          <w:szCs w:val="24"/>
          <w14:ligatures w14:val="none"/>
        </w:rPr>
        <w:t>niversal</w:t>
      </w:r>
      <w:r w:rsidRPr="00F72A18">
        <w:rPr>
          <w:rFonts w:ascii="Times New Roman" w:eastAsia="Times New Roman" w:hAnsi="Times New Roman" w:cs="Times New Roman"/>
          <w:b/>
          <w:kern w:val="0"/>
          <w:sz w:val="24"/>
          <w:szCs w:val="24"/>
          <w14:ligatures w14:val="none"/>
        </w:rPr>
        <w:t xml:space="preserve"> </w:t>
      </w:r>
    </w:p>
    <w:p w14:paraId="1A4CF6E4" w14:textId="77777777" w:rsidR="006D7DB0" w:rsidRPr="00F72A18" w:rsidRDefault="006D7DB0" w:rsidP="006D7DB0">
      <w:pPr>
        <w:spacing w:after="0" w:line="276" w:lineRule="auto"/>
        <w:jc w:val="right"/>
        <w:rPr>
          <w:rFonts w:ascii="Times New Roman" w:eastAsia="Times New Roman" w:hAnsi="Times New Roman" w:cs="Times New Roman"/>
          <w:b/>
          <w:kern w:val="0"/>
          <w:sz w:val="24"/>
          <w:szCs w:val="24"/>
          <w14:ligatures w14:val="none"/>
        </w:rPr>
      </w:pPr>
      <w:r w:rsidRPr="00F72A18">
        <w:rPr>
          <w:rFonts w:ascii="Calibri" w:eastAsia="Times New Roman" w:hAnsi="Calibri" w:cs="Times New Roman"/>
          <w:kern w:val="0"/>
          <w:sz w:val="21"/>
          <w:szCs w:val="21"/>
          <w:lang w:eastAsia="pt-BR"/>
          <w14:ligatures w14:val="none"/>
        </w:rPr>
        <w:drawing>
          <wp:inline distT="0" distB="0" distL="0" distR="0" wp14:anchorId="11EEC6DE" wp14:editId="2A98C876">
            <wp:extent cx="596128" cy="596128"/>
            <wp:effectExtent l="0" t="0" r="0" b="0"/>
            <wp:docPr id="7" name="Imagem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582" cy="629582"/>
                    </a:xfrm>
                    <a:prstGeom prst="rect">
                      <a:avLst/>
                    </a:prstGeom>
                  </pic:spPr>
                </pic:pic>
              </a:graphicData>
            </a:graphic>
          </wp:inline>
        </w:drawing>
      </w:r>
    </w:p>
    <w:p w14:paraId="15A84599" w14:textId="77777777" w:rsidR="006D7DB0" w:rsidRPr="00867BC8" w:rsidRDefault="006D7DB0" w:rsidP="006D7DB0">
      <w:pPr>
        <w:spacing w:after="0" w:line="276" w:lineRule="auto"/>
        <w:jc w:val="right"/>
        <w:rPr>
          <w:rFonts w:ascii="Times New Roman" w:eastAsia="Times New Roman" w:hAnsi="Times New Roman" w:cs="Times New Roman"/>
          <w:b/>
          <w:color w:val="7030A0"/>
          <w:kern w:val="0"/>
          <w:sz w:val="24"/>
          <w:szCs w:val="24"/>
          <w14:ligatures w14:val="none"/>
        </w:rPr>
      </w:pPr>
      <w:r w:rsidRPr="00867BC8">
        <w:rPr>
          <w:rFonts w:ascii="Times New Roman" w:eastAsia="Times New Roman" w:hAnsi="Times New Roman" w:cs="Times New Roman"/>
          <w:b/>
          <w:color w:val="7030A0"/>
          <w:kern w:val="0"/>
          <w:sz w:val="24"/>
          <w:szCs w:val="24"/>
          <w14:ligatures w14:val="none"/>
        </w:rPr>
        <w:t>oescritorondeoleitoresta.com</w:t>
      </w:r>
    </w:p>
    <w:p w14:paraId="7382BDF8" w14:textId="77777777" w:rsidR="006D7DB0" w:rsidRPr="000465EE" w:rsidRDefault="006D7DB0" w:rsidP="006D7DB0">
      <w:pPr>
        <w:spacing w:after="0" w:line="276" w:lineRule="auto"/>
        <w:jc w:val="right"/>
        <w:rPr>
          <w:rFonts w:ascii="Times New Roman" w:eastAsia="Times New Roman" w:hAnsi="Times New Roman" w:cs="Times New Roman"/>
          <w:b/>
          <w:color w:val="FFC000"/>
          <w:kern w:val="0"/>
          <w:sz w:val="24"/>
          <w:szCs w:val="24"/>
          <w14:ligatures w14:val="none"/>
        </w:rPr>
      </w:pPr>
      <w:r w:rsidRPr="00867BC8">
        <w:rPr>
          <w:rFonts w:ascii="Times New Roman" w:eastAsia="Times New Roman" w:hAnsi="Times New Roman" w:cs="Times New Roman"/>
          <w:b/>
          <w:color w:val="9CC2E5" w:themeColor="accent5" w:themeTint="99"/>
          <w:kern w:val="0"/>
          <w:sz w:val="24"/>
          <w:szCs w:val="24"/>
          <w14:ligatures w14:val="none"/>
        </w:rPr>
        <w:t>elescritordondeestaellector</w:t>
      </w:r>
      <w:r>
        <w:rPr>
          <w:rFonts w:ascii="Times New Roman" w:eastAsia="Times New Roman" w:hAnsi="Times New Roman" w:cs="Times New Roman"/>
          <w:b/>
          <w:color w:val="538135"/>
          <w:kern w:val="0"/>
          <w:sz w:val="24"/>
          <w:szCs w:val="24"/>
          <w14:ligatures w14:val="none"/>
        </w:rPr>
        <w:t>.</w:t>
      </w:r>
      <w:r w:rsidRPr="00867BC8">
        <w:rPr>
          <w:rFonts w:ascii="Times New Roman" w:eastAsia="Times New Roman" w:hAnsi="Times New Roman" w:cs="Times New Roman"/>
          <w:b/>
          <w:color w:val="9CC2E5" w:themeColor="accent5" w:themeTint="99"/>
          <w:kern w:val="0"/>
          <w:sz w:val="24"/>
          <w:szCs w:val="24"/>
          <w14:ligatures w14:val="none"/>
        </w:rPr>
        <w:t>com</w:t>
      </w:r>
    </w:p>
    <w:p w14:paraId="26D43258" w14:textId="77777777" w:rsidR="006D7DB0" w:rsidRPr="00F72A18" w:rsidRDefault="006D7DB0" w:rsidP="006D3237">
      <w:pPr>
        <w:spacing w:after="0" w:line="276" w:lineRule="auto"/>
        <w:rPr>
          <w:rFonts w:ascii="Times New Roman" w:eastAsia="Times New Roman" w:hAnsi="Times New Roman" w:cs="Times New Roman"/>
          <w:b/>
          <w:kern w:val="0"/>
          <w:sz w:val="24"/>
          <w:szCs w:val="24"/>
          <w14:ligatures w14:val="none"/>
        </w:rPr>
      </w:pPr>
    </w:p>
    <w:p w14:paraId="76DE24C5" w14:textId="35ACA564" w:rsidR="006D7DB0" w:rsidRDefault="006D7DB0" w:rsidP="00DF212F">
      <w:pPr>
        <w:spacing w:after="0" w:line="276" w:lineRule="auto"/>
        <w:jc w:val="center"/>
        <w:rPr>
          <w:rFonts w:ascii="Times New Roman" w:eastAsia="Times New Roman" w:hAnsi="Times New Roman" w:cs="Times New Roman"/>
          <w:color w:val="6600FF"/>
          <w:kern w:val="0"/>
          <w:sz w:val="36"/>
          <w:szCs w:val="36"/>
          <w14:ligatures w14:val="none"/>
        </w:rPr>
      </w:pPr>
      <w:r w:rsidRPr="00F72A18">
        <w:rPr>
          <w:rFonts w:ascii="Times New Roman" w:eastAsia="Times New Roman" w:hAnsi="Times New Roman" w:cs="Times New Roman"/>
          <w:color w:val="6600FF"/>
          <w:kern w:val="0"/>
          <w:sz w:val="36"/>
          <w:szCs w:val="36"/>
          <w14:ligatures w14:val="none"/>
        </w:rPr>
        <w:t>******</w:t>
      </w:r>
      <w:r w:rsidR="00974289">
        <w:rPr>
          <w:rFonts w:ascii="Times New Roman" w:eastAsia="Times New Roman" w:hAnsi="Times New Roman" w:cs="Times New Roman"/>
          <w:color w:val="6600FF"/>
          <w:kern w:val="0"/>
          <w:sz w:val="36"/>
          <w:szCs w:val="36"/>
          <w14:ligatures w14:val="none"/>
        </w:rPr>
        <w:t>*</w:t>
      </w:r>
    </w:p>
    <w:p w14:paraId="7A7B6AC2" w14:textId="77777777" w:rsidR="006D7DB0" w:rsidRDefault="006D7DB0" w:rsidP="009F3DD8">
      <w:pPr>
        <w:spacing w:after="0" w:line="276" w:lineRule="auto"/>
        <w:rPr>
          <w:rFonts w:ascii="Times New Roman" w:eastAsia="Times New Roman" w:hAnsi="Times New Roman" w:cs="Times New Roman"/>
          <w:color w:val="6600FF"/>
          <w:kern w:val="0"/>
          <w:sz w:val="36"/>
          <w:szCs w:val="36"/>
          <w14:ligatures w14:val="none"/>
        </w:rPr>
      </w:pPr>
    </w:p>
    <w:p w14:paraId="66E1A2D0" w14:textId="77777777" w:rsidR="009F3DD8" w:rsidRDefault="009F3DD8" w:rsidP="009F3DD8">
      <w:pPr>
        <w:spacing w:after="0" w:line="276" w:lineRule="auto"/>
        <w:rPr>
          <w:rFonts w:ascii="Times New Roman" w:eastAsia="Times New Roman" w:hAnsi="Times New Roman" w:cs="Times New Roman"/>
          <w:b/>
          <w:kern w:val="0"/>
          <w:position w:val="-7"/>
          <w:sz w:val="24"/>
          <w:szCs w:val="24"/>
          <w14:ligatures w14:val="none"/>
        </w:rPr>
      </w:pPr>
    </w:p>
    <w:p w14:paraId="6BBB901B" w14:textId="77777777" w:rsidR="006D7DB0" w:rsidRPr="00B64FC4" w:rsidRDefault="006D7DB0" w:rsidP="00D65A06">
      <w:pPr>
        <w:spacing w:after="0" w:line="276" w:lineRule="auto"/>
        <w:jc w:val="right"/>
        <w:rPr>
          <w:rFonts w:ascii="Times New Roman" w:eastAsia="Times New Roman" w:hAnsi="Times New Roman" w:cs="Times New Roman"/>
          <w:b/>
          <w:kern w:val="0"/>
          <w:position w:val="-7"/>
          <w:sz w:val="24"/>
          <w:szCs w:val="24"/>
          <w14:ligatures w14:val="none"/>
        </w:rPr>
      </w:pPr>
      <w:r w:rsidRPr="009F3A6B">
        <w:rPr>
          <w:rFonts w:ascii="Times New Roman" w:eastAsia="Times New Roman" w:hAnsi="Times New Roman" w:cs="Times New Roman"/>
          <w:b/>
          <w:color w:val="7030A0"/>
          <w:kern w:val="0"/>
          <w:position w:val="-7"/>
          <w:sz w:val="24"/>
          <w:szCs w:val="24"/>
          <w14:ligatures w14:val="none"/>
        </w:rPr>
        <w:t>P</w:t>
      </w:r>
      <w:r>
        <w:rPr>
          <w:rFonts w:ascii="Times New Roman" w:eastAsia="Times New Roman" w:hAnsi="Times New Roman" w:cs="Times New Roman"/>
          <w:b/>
          <w:kern w:val="0"/>
          <w:position w:val="-7"/>
          <w:sz w:val="24"/>
          <w:szCs w:val="24"/>
          <w14:ligatures w14:val="none"/>
        </w:rPr>
        <w:t>r</w:t>
      </w:r>
      <w:r w:rsidRPr="00B64FC4">
        <w:rPr>
          <w:rFonts w:ascii="Times New Roman" w:eastAsia="Times New Roman" w:hAnsi="Times New Roman" w:cs="Times New Roman"/>
          <w:b/>
          <w:kern w:val="0"/>
          <w:position w:val="-7"/>
          <w:sz w:val="24"/>
          <w:szCs w:val="24"/>
          <w14:ligatures w14:val="none"/>
        </w:rPr>
        <w:t>efácio</w:t>
      </w:r>
    </w:p>
    <w:p w14:paraId="159450ED" w14:textId="77777777" w:rsidR="006D7DB0" w:rsidRPr="00B64FC4" w:rsidRDefault="006D7DB0" w:rsidP="006D7DB0">
      <w:pPr>
        <w:spacing w:after="0" w:line="276" w:lineRule="auto"/>
        <w:jc w:val="both"/>
        <w:rPr>
          <w:rFonts w:ascii="Times New Roman" w:eastAsia="Times New Roman" w:hAnsi="Times New Roman" w:cs="Times New Roman"/>
          <w:b/>
          <w:kern w:val="0"/>
          <w:position w:val="-7"/>
          <w:sz w:val="24"/>
          <w:szCs w:val="24"/>
          <w14:ligatures w14:val="none"/>
        </w:rPr>
      </w:pPr>
    </w:p>
    <w:p w14:paraId="75F143F9" w14:textId="6A335EA1" w:rsidR="006D7DB0" w:rsidRPr="00AF1C5D" w:rsidRDefault="006D7DB0" w:rsidP="006D7DB0">
      <w:pPr>
        <w:spacing w:after="0" w:line="276" w:lineRule="auto"/>
        <w:jc w:val="both"/>
        <w:rPr>
          <w:rFonts w:ascii="Times New Roman" w:eastAsia="Calibri" w:hAnsi="Times New Roman" w:cs="Times New Roman"/>
          <w:bCs/>
          <w:sz w:val="24"/>
          <w:szCs w:val="24"/>
          <w:lang w:eastAsia="pt-BR"/>
        </w:rPr>
      </w:pPr>
      <w:bookmarkStart w:id="5" w:name="_Hlk219937362"/>
      <w:r w:rsidRPr="00AF1C5D">
        <w:rPr>
          <w:rFonts w:ascii="Times New Roman" w:eastAsia="Calibri" w:hAnsi="Times New Roman" w:cs="Times New Roman"/>
          <w:bCs/>
          <w:sz w:val="24"/>
          <w:szCs w:val="24"/>
          <w:lang w:eastAsia="pt-BR"/>
        </w:rPr>
        <w:t xml:space="preserve">A literatura, quando nasce comprometida com a verdade interior do ser humano, não pede licença ao tempo — ela o atravessa. Assim se apresenta </w:t>
      </w:r>
      <w:r w:rsidRPr="00AF1C5D">
        <w:rPr>
          <w:rFonts w:ascii="Times New Roman" w:eastAsia="Calibri" w:hAnsi="Times New Roman" w:cs="Times New Roman"/>
          <w:b/>
          <w:sz w:val="24"/>
          <w:szCs w:val="24"/>
          <w:lang w:eastAsia="pt-BR"/>
        </w:rPr>
        <w:t>e</w:t>
      </w:r>
      <w:r w:rsidRPr="00AF1C5D">
        <w:rPr>
          <w:rFonts w:ascii="Times New Roman" w:eastAsia="Calibri" w:hAnsi="Times New Roman" w:cs="Times New Roman"/>
          <w:b/>
          <w:color w:val="EE0000"/>
          <w:sz w:val="24"/>
          <w:szCs w:val="24"/>
          <w:lang w:eastAsia="pt-BR"/>
        </w:rPr>
        <w:t>X</w:t>
      </w:r>
      <w:r w:rsidRPr="00AF1C5D">
        <w:rPr>
          <w:rFonts w:ascii="Times New Roman" w:eastAsia="Calibri" w:hAnsi="Times New Roman" w:cs="Times New Roman"/>
          <w:b/>
          <w:sz w:val="24"/>
          <w:szCs w:val="24"/>
          <w:lang w:eastAsia="pt-BR"/>
        </w:rPr>
        <w:t>ilados da Terra</w:t>
      </w:r>
      <w:r w:rsidRPr="00AF1C5D">
        <w:rPr>
          <w:rFonts w:ascii="Times New Roman" w:eastAsia="Calibri" w:hAnsi="Times New Roman" w:cs="Times New Roman"/>
          <w:bCs/>
          <w:sz w:val="24"/>
          <w:szCs w:val="24"/>
          <w:lang w:eastAsia="pt-BR"/>
        </w:rPr>
        <w:t>: não como um romance que se lê apressadamente, mas como uma obra que se</w:t>
      </w:r>
      <w:r w:rsidRPr="00035C5D">
        <w:rPr>
          <w:rFonts w:ascii="Times New Roman" w:eastAsia="Calibri" w:hAnsi="Times New Roman" w:cs="Times New Roman"/>
          <w:i/>
          <w:iCs/>
          <w:sz w:val="24"/>
          <w:szCs w:val="24"/>
          <w:lang w:eastAsia="pt-BR"/>
        </w:rPr>
        <w:t xml:space="preserve"> experiencia</w:t>
      </w:r>
      <w:r w:rsidRPr="00AF1C5D">
        <w:rPr>
          <w:rFonts w:ascii="Times New Roman" w:eastAsia="Calibri" w:hAnsi="Times New Roman" w:cs="Times New Roman"/>
          <w:bCs/>
          <w:sz w:val="24"/>
          <w:szCs w:val="24"/>
          <w:lang w:eastAsia="pt-BR"/>
        </w:rPr>
        <w:t>, à maneira dos grandes textos que unem memória, consciência e destino.</w:t>
      </w:r>
    </w:p>
    <w:p w14:paraId="43C9AA48" w14:textId="77777777" w:rsidR="006D7DB0" w:rsidRPr="009126AF" w:rsidRDefault="006D7DB0" w:rsidP="006D7DB0">
      <w:pPr>
        <w:spacing w:after="0" w:line="276" w:lineRule="auto"/>
        <w:jc w:val="both"/>
        <w:rPr>
          <w:rFonts w:ascii="Times New Roman" w:eastAsia="Calibri" w:hAnsi="Times New Roman" w:cs="Times New Roman"/>
          <w:bCs/>
          <w:sz w:val="24"/>
          <w:szCs w:val="24"/>
          <w:lang w:eastAsia="pt-BR"/>
        </w:rPr>
      </w:pPr>
      <w:r w:rsidRPr="009126AF">
        <w:rPr>
          <w:rFonts w:ascii="Times New Roman" w:eastAsia="Calibri" w:hAnsi="Times New Roman" w:cs="Times New Roman"/>
          <w:bCs/>
          <w:sz w:val="24"/>
          <w:szCs w:val="24"/>
          <w:lang w:eastAsia="pt-BR"/>
        </w:rPr>
        <w:t>Desde as primeiras linhas, o leitor é convidado a abandonar a linearidade confortável e a ingressar num território onde o visível e o invisível coexistem com naturalidade. Como nas obras que moldaram a tradição literária universal, o extraordinário não irrompe como ruptura, mas como continuidade da vida. Aqui, o insólito não causa espanto —</w:t>
      </w:r>
      <w:r w:rsidRPr="00035C5D">
        <w:rPr>
          <w:rFonts w:ascii="Times New Roman" w:eastAsia="Calibri" w:hAnsi="Times New Roman" w:cs="Times New Roman"/>
          <w:i/>
          <w:iCs/>
          <w:sz w:val="24"/>
          <w:szCs w:val="24"/>
          <w:lang w:eastAsia="pt-BR"/>
        </w:rPr>
        <w:t xml:space="preserve"> revela</w:t>
      </w:r>
      <w:r w:rsidRPr="009126AF">
        <w:rPr>
          <w:rFonts w:ascii="Times New Roman" w:eastAsia="Calibri" w:hAnsi="Times New Roman" w:cs="Times New Roman"/>
          <w:bCs/>
          <w:sz w:val="24"/>
          <w:szCs w:val="24"/>
          <w:lang w:eastAsia="pt-BR"/>
        </w:rPr>
        <w:t>.</w:t>
      </w:r>
    </w:p>
    <w:p w14:paraId="2A966BB1" w14:textId="77777777" w:rsidR="006D7DB0" w:rsidRPr="009126AF" w:rsidRDefault="006D7DB0" w:rsidP="006D7DB0">
      <w:pPr>
        <w:spacing w:after="0" w:line="276" w:lineRule="auto"/>
        <w:jc w:val="both"/>
        <w:rPr>
          <w:rFonts w:ascii="Times New Roman" w:eastAsia="Calibri" w:hAnsi="Times New Roman" w:cs="Times New Roman"/>
          <w:bCs/>
          <w:sz w:val="24"/>
          <w:szCs w:val="24"/>
          <w:lang w:eastAsia="pt-BR"/>
        </w:rPr>
      </w:pPr>
      <w:r w:rsidRPr="009126AF">
        <w:rPr>
          <w:rFonts w:ascii="Times New Roman" w:eastAsia="Calibri" w:hAnsi="Times New Roman" w:cs="Times New Roman"/>
          <w:bCs/>
          <w:sz w:val="24"/>
          <w:szCs w:val="24"/>
          <w:lang w:eastAsia="pt-BR"/>
        </w:rPr>
        <w:t xml:space="preserve">Este romance finca raízes numa filosofia secular transmitida por gerações, que proclama com simplicidade e profundidade: </w:t>
      </w:r>
      <w:r w:rsidRPr="009126AF">
        <w:rPr>
          <w:rFonts w:ascii="Times New Roman" w:eastAsia="Calibri" w:hAnsi="Times New Roman" w:cs="Times New Roman"/>
          <w:bCs/>
          <w:i/>
          <w:iCs/>
          <w:sz w:val="24"/>
          <w:szCs w:val="24"/>
          <w:lang w:eastAsia="pt-BR"/>
        </w:rPr>
        <w:t>a minha raça humana é universal... o meu sexo é o amor... a minha religião é a consciência... todos os gêneros são iguais.</w:t>
      </w:r>
      <w:r w:rsidRPr="009126AF">
        <w:rPr>
          <w:rFonts w:ascii="Times New Roman" w:eastAsia="Calibri" w:hAnsi="Times New Roman" w:cs="Times New Roman"/>
          <w:bCs/>
          <w:sz w:val="24"/>
          <w:szCs w:val="24"/>
          <w:lang w:eastAsia="pt-BR"/>
        </w:rPr>
        <w:t xml:space="preserve"> Não se trata de um lema retórico, mas de um </w:t>
      </w:r>
      <w:r w:rsidRPr="00035C5D">
        <w:rPr>
          <w:rFonts w:ascii="Times New Roman" w:eastAsia="Calibri" w:hAnsi="Times New Roman" w:cs="Times New Roman"/>
          <w:i/>
          <w:iCs/>
          <w:sz w:val="24"/>
          <w:szCs w:val="24"/>
          <w:lang w:eastAsia="pt-BR"/>
        </w:rPr>
        <w:t>eixo estruturante</w:t>
      </w:r>
      <w:r w:rsidRPr="009126AF">
        <w:rPr>
          <w:rFonts w:ascii="Times New Roman" w:eastAsia="Calibri" w:hAnsi="Times New Roman" w:cs="Times New Roman"/>
          <w:bCs/>
          <w:sz w:val="24"/>
          <w:szCs w:val="24"/>
          <w:lang w:eastAsia="pt-BR"/>
        </w:rPr>
        <w:t>, capaz de sustentar personagens, conflitos e escolhas ao longo de toda a narrativa.</w:t>
      </w:r>
    </w:p>
    <w:p w14:paraId="67AE2F7A" w14:textId="77777777" w:rsidR="006D7DB0" w:rsidRPr="009126AF" w:rsidRDefault="006D7DB0" w:rsidP="006D7DB0">
      <w:pPr>
        <w:spacing w:after="0" w:line="276" w:lineRule="auto"/>
        <w:jc w:val="both"/>
        <w:rPr>
          <w:rFonts w:ascii="Times New Roman" w:eastAsia="Calibri" w:hAnsi="Times New Roman" w:cs="Times New Roman"/>
          <w:bCs/>
          <w:sz w:val="24"/>
          <w:szCs w:val="24"/>
          <w:lang w:eastAsia="pt-BR"/>
        </w:rPr>
      </w:pPr>
      <w:r w:rsidRPr="009126AF">
        <w:rPr>
          <w:rFonts w:ascii="Times New Roman" w:eastAsia="Calibri" w:hAnsi="Times New Roman" w:cs="Times New Roman"/>
          <w:bCs/>
          <w:sz w:val="24"/>
          <w:szCs w:val="24"/>
          <w:lang w:eastAsia="pt-BR"/>
        </w:rPr>
        <w:t xml:space="preserve">À maneira dos clássicos, </w:t>
      </w:r>
      <w:r w:rsidRPr="00035C5D">
        <w:rPr>
          <w:rFonts w:ascii="Times New Roman" w:eastAsia="Calibri" w:hAnsi="Times New Roman" w:cs="Times New Roman"/>
          <w:b/>
          <w:sz w:val="24"/>
          <w:szCs w:val="24"/>
          <w:lang w:eastAsia="pt-BR"/>
        </w:rPr>
        <w:t>e</w:t>
      </w:r>
      <w:r w:rsidRPr="00035C5D">
        <w:rPr>
          <w:rFonts w:ascii="Times New Roman" w:eastAsia="Calibri" w:hAnsi="Times New Roman" w:cs="Times New Roman"/>
          <w:b/>
          <w:color w:val="EE0000"/>
          <w:sz w:val="24"/>
          <w:szCs w:val="24"/>
          <w:lang w:eastAsia="pt-BR"/>
        </w:rPr>
        <w:t>X</w:t>
      </w:r>
      <w:r w:rsidRPr="00035C5D">
        <w:rPr>
          <w:rFonts w:ascii="Times New Roman" w:eastAsia="Calibri" w:hAnsi="Times New Roman" w:cs="Times New Roman"/>
          <w:b/>
          <w:sz w:val="24"/>
          <w:szCs w:val="24"/>
          <w:lang w:eastAsia="pt-BR"/>
        </w:rPr>
        <w:t>ilados da Terra</w:t>
      </w:r>
      <w:r w:rsidRPr="009126AF">
        <w:rPr>
          <w:rFonts w:ascii="Times New Roman" w:eastAsia="Calibri" w:hAnsi="Times New Roman" w:cs="Times New Roman"/>
          <w:bCs/>
          <w:sz w:val="24"/>
          <w:szCs w:val="24"/>
          <w:lang w:eastAsia="pt-BR"/>
        </w:rPr>
        <w:t xml:space="preserve"> não se limita a contar uma história; ele </w:t>
      </w:r>
      <w:r w:rsidRPr="00035C5D">
        <w:rPr>
          <w:rFonts w:ascii="Times New Roman" w:eastAsia="Calibri" w:hAnsi="Times New Roman" w:cs="Times New Roman"/>
          <w:i/>
          <w:iCs/>
          <w:sz w:val="24"/>
          <w:szCs w:val="24"/>
          <w:lang w:eastAsia="pt-BR"/>
        </w:rPr>
        <w:t>interroga o leitor</w:t>
      </w:r>
      <w:r w:rsidRPr="009126AF">
        <w:rPr>
          <w:rFonts w:ascii="Times New Roman" w:eastAsia="Calibri" w:hAnsi="Times New Roman" w:cs="Times New Roman"/>
          <w:bCs/>
          <w:sz w:val="24"/>
          <w:szCs w:val="24"/>
          <w:lang w:eastAsia="pt-BR"/>
        </w:rPr>
        <w:t>. Questiona o poder, a fé institucionalizada, a manipulação histórica e os mecanismos sutis que aprisionam consciências sob a aparência de ordem, progresso e salvação. O bem e o mal não surgem como caricaturas, mas como forças em permanente disputa no íntimo humano.</w:t>
      </w:r>
    </w:p>
    <w:p w14:paraId="206054C8" w14:textId="77777777" w:rsidR="006D7DB0" w:rsidRPr="009126AF" w:rsidRDefault="006D7DB0" w:rsidP="006D7DB0">
      <w:pPr>
        <w:spacing w:after="0" w:line="276" w:lineRule="auto"/>
        <w:jc w:val="both"/>
        <w:rPr>
          <w:rFonts w:ascii="Times New Roman" w:eastAsia="Calibri" w:hAnsi="Times New Roman" w:cs="Times New Roman"/>
          <w:bCs/>
          <w:sz w:val="24"/>
          <w:szCs w:val="24"/>
          <w:lang w:eastAsia="pt-BR"/>
        </w:rPr>
      </w:pPr>
      <w:r w:rsidRPr="009126AF">
        <w:rPr>
          <w:rFonts w:ascii="Times New Roman" w:eastAsia="Calibri" w:hAnsi="Times New Roman" w:cs="Times New Roman"/>
          <w:bCs/>
          <w:sz w:val="24"/>
          <w:szCs w:val="24"/>
          <w:lang w:eastAsia="pt-BR"/>
        </w:rPr>
        <w:t xml:space="preserve">O texto dialoga com a tradição literária brasileira em sua densidade reflexiva e com a literatura hispano-americana em sua abertura ao </w:t>
      </w:r>
      <w:r w:rsidRPr="009126AF">
        <w:rPr>
          <w:rFonts w:ascii="Times New Roman" w:eastAsia="Calibri" w:hAnsi="Times New Roman" w:cs="Times New Roman"/>
          <w:bCs/>
          <w:sz w:val="24"/>
          <w:szCs w:val="24"/>
          <w:lang w:eastAsia="pt-BR"/>
        </w:rPr>
        <w:lastRenderedPageBreak/>
        <w:t>real maravilhoso, onde dimensões se sobrepõem sem estranhamento e o espiritual se manifesta com a mesma legitimidade do concreto. Não há cisão entre matéria e espírito — há continuidade.</w:t>
      </w:r>
    </w:p>
    <w:p w14:paraId="2AA140FE" w14:textId="77777777" w:rsidR="006D7DB0" w:rsidRPr="009126AF" w:rsidRDefault="006D7DB0" w:rsidP="006D7DB0">
      <w:pPr>
        <w:spacing w:after="0" w:line="276" w:lineRule="auto"/>
        <w:jc w:val="both"/>
        <w:rPr>
          <w:rFonts w:ascii="Times New Roman" w:eastAsia="Calibri" w:hAnsi="Times New Roman" w:cs="Times New Roman"/>
          <w:bCs/>
          <w:sz w:val="24"/>
          <w:szCs w:val="24"/>
          <w:lang w:eastAsia="pt-BR"/>
        </w:rPr>
      </w:pPr>
      <w:r w:rsidRPr="009126AF">
        <w:rPr>
          <w:rFonts w:ascii="Times New Roman" w:eastAsia="Calibri" w:hAnsi="Times New Roman" w:cs="Times New Roman"/>
          <w:bCs/>
          <w:sz w:val="24"/>
          <w:szCs w:val="24"/>
          <w:lang w:eastAsia="pt-BR"/>
        </w:rPr>
        <w:t>A Terra é apresentada como espaço de aprendizado, conflito e transição. Um orbe onde o livre-arbítrio atua como chave de libertação ou instrumento de aprisionamento. O exílio, aqui, ultrapassa o deslocamento físico e se revela como estado de consciência: estar apartado de si mesmo, da verdade interior e da essência universal.</w:t>
      </w:r>
    </w:p>
    <w:p w14:paraId="07471CEE" w14:textId="77777777" w:rsidR="006D7DB0" w:rsidRPr="009126AF" w:rsidRDefault="006D7DB0" w:rsidP="006D7DB0">
      <w:pPr>
        <w:spacing w:after="0" w:line="276" w:lineRule="auto"/>
        <w:jc w:val="both"/>
        <w:rPr>
          <w:rFonts w:ascii="Times New Roman" w:eastAsia="Calibri" w:hAnsi="Times New Roman" w:cs="Times New Roman"/>
          <w:bCs/>
          <w:sz w:val="24"/>
          <w:szCs w:val="24"/>
          <w:lang w:eastAsia="pt-BR"/>
        </w:rPr>
      </w:pPr>
      <w:r w:rsidRPr="009126AF">
        <w:rPr>
          <w:rFonts w:ascii="Times New Roman" w:eastAsia="Calibri" w:hAnsi="Times New Roman" w:cs="Times New Roman"/>
          <w:bCs/>
          <w:sz w:val="24"/>
          <w:szCs w:val="24"/>
          <w:lang w:eastAsia="pt-BR"/>
        </w:rPr>
        <w:t xml:space="preserve">Mais do que denunciar sistemas, o romance propõe uma travessia. Cada personagem — consciente ou não — movimenta-se entre a </w:t>
      </w:r>
      <w:r w:rsidRPr="00450C63">
        <w:rPr>
          <w:rFonts w:ascii="Times New Roman" w:eastAsia="Calibri" w:hAnsi="Times New Roman" w:cs="Times New Roman"/>
          <w:b/>
          <w:sz w:val="24"/>
          <w:szCs w:val="24"/>
          <w:lang w:eastAsia="pt-BR"/>
        </w:rPr>
        <w:t>mentira</w:t>
      </w:r>
      <w:r w:rsidRPr="009126AF">
        <w:rPr>
          <w:rFonts w:ascii="Times New Roman" w:eastAsia="Calibri" w:hAnsi="Times New Roman" w:cs="Times New Roman"/>
          <w:bCs/>
          <w:sz w:val="24"/>
          <w:szCs w:val="24"/>
          <w:lang w:eastAsia="pt-BR"/>
        </w:rPr>
        <w:t xml:space="preserve"> e a </w:t>
      </w:r>
      <w:r w:rsidRPr="00450C63">
        <w:rPr>
          <w:rFonts w:ascii="Times New Roman" w:eastAsia="Calibri" w:hAnsi="Times New Roman" w:cs="Times New Roman"/>
          <w:bCs/>
          <w:i/>
          <w:iCs/>
          <w:sz w:val="24"/>
          <w:szCs w:val="24"/>
          <w:lang w:eastAsia="pt-BR"/>
        </w:rPr>
        <w:t>revelação</w:t>
      </w:r>
      <w:r w:rsidRPr="009126AF">
        <w:rPr>
          <w:rFonts w:ascii="Times New Roman" w:eastAsia="Calibri" w:hAnsi="Times New Roman" w:cs="Times New Roman"/>
          <w:bCs/>
          <w:sz w:val="24"/>
          <w:szCs w:val="24"/>
          <w:lang w:eastAsia="pt-BR"/>
        </w:rPr>
        <w:t xml:space="preserve">, entre o </w:t>
      </w:r>
      <w:r w:rsidRPr="00450C63">
        <w:rPr>
          <w:rFonts w:ascii="Times New Roman" w:eastAsia="Calibri" w:hAnsi="Times New Roman" w:cs="Times New Roman"/>
          <w:b/>
          <w:sz w:val="24"/>
          <w:szCs w:val="24"/>
          <w:lang w:eastAsia="pt-BR"/>
        </w:rPr>
        <w:t>medo</w:t>
      </w:r>
      <w:r w:rsidRPr="009126AF">
        <w:rPr>
          <w:rFonts w:ascii="Times New Roman" w:eastAsia="Calibri" w:hAnsi="Times New Roman" w:cs="Times New Roman"/>
          <w:bCs/>
          <w:sz w:val="24"/>
          <w:szCs w:val="24"/>
          <w:lang w:eastAsia="pt-BR"/>
        </w:rPr>
        <w:t xml:space="preserve"> e o </w:t>
      </w:r>
      <w:r w:rsidRPr="00450C63">
        <w:rPr>
          <w:rFonts w:ascii="Times New Roman" w:eastAsia="Calibri" w:hAnsi="Times New Roman" w:cs="Times New Roman"/>
          <w:bCs/>
          <w:i/>
          <w:iCs/>
          <w:sz w:val="24"/>
          <w:szCs w:val="24"/>
          <w:lang w:eastAsia="pt-BR"/>
        </w:rPr>
        <w:t>amor</w:t>
      </w:r>
      <w:r w:rsidRPr="009126AF">
        <w:rPr>
          <w:rFonts w:ascii="Times New Roman" w:eastAsia="Calibri" w:hAnsi="Times New Roman" w:cs="Times New Roman"/>
          <w:bCs/>
          <w:sz w:val="24"/>
          <w:szCs w:val="24"/>
          <w:lang w:eastAsia="pt-BR"/>
        </w:rPr>
        <w:t xml:space="preserve">, entre a </w:t>
      </w:r>
      <w:r w:rsidRPr="00450C63">
        <w:rPr>
          <w:rFonts w:ascii="Times New Roman" w:eastAsia="Calibri" w:hAnsi="Times New Roman" w:cs="Times New Roman"/>
          <w:b/>
          <w:sz w:val="24"/>
          <w:szCs w:val="24"/>
          <w:lang w:eastAsia="pt-BR"/>
        </w:rPr>
        <w:t>submissão</w:t>
      </w:r>
      <w:r w:rsidRPr="009126AF">
        <w:rPr>
          <w:rFonts w:ascii="Times New Roman" w:eastAsia="Calibri" w:hAnsi="Times New Roman" w:cs="Times New Roman"/>
          <w:bCs/>
          <w:sz w:val="24"/>
          <w:szCs w:val="24"/>
          <w:lang w:eastAsia="pt-BR"/>
        </w:rPr>
        <w:t xml:space="preserve"> e o </w:t>
      </w:r>
      <w:r w:rsidRPr="009126AF">
        <w:rPr>
          <w:rFonts w:ascii="Times New Roman" w:eastAsia="Calibri" w:hAnsi="Times New Roman" w:cs="Times New Roman"/>
          <w:bCs/>
          <w:i/>
          <w:iCs/>
          <w:sz w:val="24"/>
          <w:szCs w:val="24"/>
          <w:lang w:eastAsia="pt-BR"/>
        </w:rPr>
        <w:t>despertar</w:t>
      </w:r>
      <w:r w:rsidRPr="009126AF">
        <w:rPr>
          <w:rFonts w:ascii="Times New Roman" w:eastAsia="Calibri" w:hAnsi="Times New Roman" w:cs="Times New Roman"/>
          <w:bCs/>
          <w:sz w:val="24"/>
          <w:szCs w:val="24"/>
          <w:lang w:eastAsia="pt-BR"/>
        </w:rPr>
        <w:t>. O leitor, inevitavelmente, acompanha esse percurso — e nele se reconhece.</w:t>
      </w:r>
    </w:p>
    <w:p w14:paraId="4E2D82F8" w14:textId="77777777" w:rsidR="006D7DB0" w:rsidRPr="009126AF" w:rsidRDefault="006D7DB0" w:rsidP="006D7DB0">
      <w:pPr>
        <w:spacing w:after="0" w:line="276" w:lineRule="auto"/>
        <w:jc w:val="both"/>
        <w:rPr>
          <w:rFonts w:ascii="Times New Roman" w:eastAsia="Calibri" w:hAnsi="Times New Roman" w:cs="Times New Roman"/>
          <w:sz w:val="36"/>
          <w:szCs w:val="36"/>
          <w:lang w:eastAsia="pt-BR"/>
        </w:rPr>
      </w:pPr>
      <w:r w:rsidRPr="00450C63">
        <w:rPr>
          <w:rFonts w:ascii="Times New Roman" w:eastAsia="Calibri" w:hAnsi="Times New Roman" w:cs="Times New Roman"/>
          <w:b/>
          <w:sz w:val="24"/>
          <w:szCs w:val="24"/>
          <w:lang w:eastAsia="pt-BR"/>
        </w:rPr>
        <w:t>e</w:t>
      </w:r>
      <w:r w:rsidRPr="00450C63">
        <w:rPr>
          <w:rFonts w:ascii="Times New Roman" w:eastAsia="Calibri" w:hAnsi="Times New Roman" w:cs="Times New Roman"/>
          <w:b/>
          <w:color w:val="EE0000"/>
          <w:sz w:val="24"/>
          <w:szCs w:val="24"/>
          <w:lang w:eastAsia="pt-BR"/>
        </w:rPr>
        <w:t>X</w:t>
      </w:r>
      <w:r w:rsidRPr="00450C63">
        <w:rPr>
          <w:rFonts w:ascii="Times New Roman" w:eastAsia="Calibri" w:hAnsi="Times New Roman" w:cs="Times New Roman"/>
          <w:b/>
          <w:sz w:val="24"/>
          <w:szCs w:val="24"/>
          <w:lang w:eastAsia="pt-BR"/>
        </w:rPr>
        <w:t>ilados da Terra</w:t>
      </w:r>
      <w:r w:rsidRPr="009126AF">
        <w:rPr>
          <w:rFonts w:ascii="Times New Roman" w:eastAsia="Calibri" w:hAnsi="Times New Roman" w:cs="Times New Roman"/>
          <w:bCs/>
          <w:sz w:val="24"/>
          <w:szCs w:val="24"/>
          <w:lang w:eastAsia="pt-BR"/>
        </w:rPr>
        <w:t xml:space="preserve"> inscreve-se, assim, na linhagem das obras que permanecem. Daquelas que não se encerram na última página, porque continuam ressoando na mente e no coração. Um livro que não impõe respostas, mas acende perguntas — e compreende que, muitas vezes, </w:t>
      </w:r>
      <w:r w:rsidRPr="00450C63">
        <w:rPr>
          <w:rFonts w:ascii="Times New Roman" w:eastAsia="Calibri" w:hAnsi="Times New Roman" w:cs="Times New Roman"/>
          <w:i/>
          <w:iCs/>
          <w:sz w:val="24"/>
          <w:szCs w:val="24"/>
          <w:lang w:eastAsia="pt-BR"/>
        </w:rPr>
        <w:t>despertar é o maior ato de coragem que um ser humano pode realizar</w:t>
      </w:r>
      <w:r>
        <w:rPr>
          <w:rFonts w:ascii="Times New Roman" w:eastAsia="Calibri" w:hAnsi="Times New Roman" w:cs="Times New Roman"/>
          <w:sz w:val="24"/>
          <w:szCs w:val="24"/>
          <w:lang w:eastAsia="pt-BR"/>
        </w:rPr>
        <w:t>.</w:t>
      </w:r>
    </w:p>
    <w:bookmarkEnd w:id="5"/>
    <w:p w14:paraId="430639E3" w14:textId="77777777" w:rsidR="006D7DB0" w:rsidRPr="00E061C8" w:rsidRDefault="006D7DB0" w:rsidP="006D7DB0">
      <w:pPr>
        <w:spacing w:after="0" w:line="276" w:lineRule="auto"/>
        <w:jc w:val="center"/>
        <w:rPr>
          <w:rFonts w:ascii="Times New Roman" w:eastAsia="Times New Roman" w:hAnsi="Times New Roman" w:cs="Times New Roman"/>
          <w:color w:val="6600FF"/>
          <w:kern w:val="0"/>
          <w:sz w:val="36"/>
          <w:szCs w:val="36"/>
          <w14:ligatures w14:val="none"/>
        </w:rPr>
      </w:pPr>
      <w:r w:rsidRPr="009126AF">
        <w:rPr>
          <w:rFonts w:ascii="Times New Roman" w:eastAsia="Times New Roman" w:hAnsi="Times New Roman" w:cs="Times New Roman"/>
          <w:color w:val="6600FF"/>
          <w:kern w:val="0"/>
          <w:sz w:val="36"/>
          <w:szCs w:val="36"/>
          <w14:ligatures w14:val="none"/>
        </w:rPr>
        <w:t>******</w:t>
      </w:r>
      <w:r>
        <w:rPr>
          <w:rFonts w:ascii="Times New Roman" w:eastAsia="Times New Roman" w:hAnsi="Times New Roman" w:cs="Times New Roman"/>
          <w:color w:val="6600FF"/>
          <w:kern w:val="0"/>
          <w:sz w:val="36"/>
          <w:szCs w:val="36"/>
          <w14:ligatures w14:val="none"/>
        </w:rPr>
        <w:t>*</w:t>
      </w:r>
    </w:p>
    <w:p w14:paraId="60E7927A" w14:textId="77777777" w:rsidR="006D7DB0" w:rsidRDefault="006D7DB0" w:rsidP="006D7DB0">
      <w:pPr>
        <w:spacing w:after="0"/>
        <w:jc w:val="both"/>
        <w:rPr>
          <w:rFonts w:ascii="Times New Roman" w:eastAsia="Calibri" w:hAnsi="Times New Roman" w:cs="Times New Roman"/>
          <w:b/>
          <w:position w:val="-7"/>
          <w:sz w:val="24"/>
          <w:szCs w:val="24"/>
        </w:rPr>
      </w:pPr>
    </w:p>
    <w:p w14:paraId="66E036DB" w14:textId="77777777" w:rsidR="0049183A" w:rsidRDefault="0049183A" w:rsidP="006D7DB0">
      <w:pPr>
        <w:spacing w:after="0"/>
        <w:jc w:val="center"/>
        <w:rPr>
          <w:rFonts w:ascii="Times New Roman" w:eastAsia="Calibri" w:hAnsi="Times New Roman" w:cs="Times New Roman"/>
          <w:b/>
          <w:color w:val="7030A0"/>
          <w:position w:val="-7"/>
          <w:sz w:val="24"/>
          <w:szCs w:val="24"/>
        </w:rPr>
      </w:pPr>
    </w:p>
    <w:p w14:paraId="5D677869" w14:textId="77777777" w:rsidR="0049183A" w:rsidRDefault="0049183A" w:rsidP="006D7DB0">
      <w:pPr>
        <w:spacing w:after="0"/>
        <w:jc w:val="center"/>
        <w:rPr>
          <w:rFonts w:ascii="Times New Roman" w:eastAsia="Calibri" w:hAnsi="Times New Roman" w:cs="Times New Roman"/>
          <w:b/>
          <w:color w:val="7030A0"/>
          <w:position w:val="-7"/>
          <w:sz w:val="24"/>
          <w:szCs w:val="24"/>
        </w:rPr>
      </w:pPr>
    </w:p>
    <w:p w14:paraId="7670983B" w14:textId="77777777" w:rsidR="0049183A" w:rsidRDefault="0049183A" w:rsidP="006D7DB0">
      <w:pPr>
        <w:spacing w:after="0"/>
        <w:jc w:val="center"/>
        <w:rPr>
          <w:rFonts w:ascii="Times New Roman" w:eastAsia="Calibri" w:hAnsi="Times New Roman" w:cs="Times New Roman"/>
          <w:b/>
          <w:color w:val="7030A0"/>
          <w:position w:val="-7"/>
          <w:sz w:val="24"/>
          <w:szCs w:val="24"/>
        </w:rPr>
      </w:pPr>
    </w:p>
    <w:p w14:paraId="350B4411" w14:textId="77777777" w:rsidR="0049183A" w:rsidRDefault="0049183A" w:rsidP="006D7DB0">
      <w:pPr>
        <w:spacing w:after="0"/>
        <w:jc w:val="center"/>
        <w:rPr>
          <w:rFonts w:ascii="Times New Roman" w:eastAsia="Calibri" w:hAnsi="Times New Roman" w:cs="Times New Roman"/>
          <w:b/>
          <w:color w:val="7030A0"/>
          <w:position w:val="-7"/>
          <w:sz w:val="24"/>
          <w:szCs w:val="24"/>
        </w:rPr>
      </w:pPr>
    </w:p>
    <w:p w14:paraId="6D096F49" w14:textId="77777777" w:rsidR="0049183A" w:rsidRDefault="0049183A" w:rsidP="006D7DB0">
      <w:pPr>
        <w:spacing w:after="0"/>
        <w:jc w:val="center"/>
        <w:rPr>
          <w:rFonts w:ascii="Times New Roman" w:eastAsia="Calibri" w:hAnsi="Times New Roman" w:cs="Times New Roman"/>
          <w:b/>
          <w:color w:val="7030A0"/>
          <w:position w:val="-7"/>
          <w:sz w:val="24"/>
          <w:szCs w:val="24"/>
        </w:rPr>
      </w:pPr>
    </w:p>
    <w:p w14:paraId="61ED635F" w14:textId="77777777" w:rsidR="0049183A" w:rsidRDefault="0049183A" w:rsidP="006D7DB0">
      <w:pPr>
        <w:spacing w:after="0"/>
        <w:jc w:val="center"/>
        <w:rPr>
          <w:rFonts w:ascii="Times New Roman" w:eastAsia="Calibri" w:hAnsi="Times New Roman" w:cs="Times New Roman"/>
          <w:b/>
          <w:color w:val="7030A0"/>
          <w:position w:val="-7"/>
          <w:sz w:val="24"/>
          <w:szCs w:val="24"/>
        </w:rPr>
      </w:pPr>
    </w:p>
    <w:p w14:paraId="2EEB4A6F" w14:textId="77777777" w:rsidR="006D7DB0" w:rsidRPr="00B64FC4" w:rsidRDefault="006D7DB0" w:rsidP="0049183A">
      <w:pPr>
        <w:spacing w:after="0"/>
        <w:jc w:val="right"/>
        <w:rPr>
          <w:rFonts w:ascii="Times New Roman" w:eastAsia="Calibri" w:hAnsi="Times New Roman" w:cs="Times New Roman"/>
          <w:position w:val="-7"/>
          <w:sz w:val="24"/>
          <w:szCs w:val="24"/>
        </w:rPr>
      </w:pPr>
      <w:r w:rsidRPr="009F3A6B">
        <w:rPr>
          <w:rFonts w:ascii="Times New Roman" w:eastAsia="Calibri" w:hAnsi="Times New Roman" w:cs="Times New Roman"/>
          <w:b/>
          <w:color w:val="7030A0"/>
          <w:position w:val="-7"/>
          <w:sz w:val="24"/>
          <w:szCs w:val="24"/>
        </w:rPr>
        <w:lastRenderedPageBreak/>
        <w:t>I</w:t>
      </w:r>
      <w:r>
        <w:rPr>
          <w:rFonts w:ascii="Times New Roman" w:eastAsia="Calibri" w:hAnsi="Times New Roman" w:cs="Times New Roman"/>
          <w:b/>
          <w:position w:val="-7"/>
          <w:sz w:val="24"/>
          <w:szCs w:val="24"/>
        </w:rPr>
        <w:t>n</w:t>
      </w:r>
      <w:r w:rsidRPr="00B64FC4">
        <w:rPr>
          <w:rFonts w:ascii="Times New Roman" w:eastAsia="Calibri" w:hAnsi="Times New Roman" w:cs="Times New Roman"/>
          <w:b/>
          <w:position w:val="-7"/>
          <w:sz w:val="24"/>
          <w:szCs w:val="24"/>
        </w:rPr>
        <w:t>trodução</w:t>
      </w:r>
    </w:p>
    <w:p w14:paraId="13933E52" w14:textId="77777777" w:rsidR="006D7DB0" w:rsidRPr="00B64FC4" w:rsidRDefault="006D7DB0" w:rsidP="006D7DB0">
      <w:pPr>
        <w:spacing w:after="0"/>
        <w:jc w:val="both"/>
        <w:rPr>
          <w:rFonts w:ascii="Times New Roman" w:eastAsia="Calibri" w:hAnsi="Times New Roman" w:cs="Times New Roman"/>
          <w:position w:val="-7"/>
          <w:sz w:val="24"/>
          <w:szCs w:val="24"/>
        </w:rPr>
      </w:pPr>
    </w:p>
    <w:p w14:paraId="12CA99E5" w14:textId="6B0A2C72"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position w:val="-7"/>
          <w:sz w:val="24"/>
          <w:szCs w:val="24"/>
        </w:rPr>
        <w:t xml:space="preserve">A história que se apresenta não nasce do desejo de convencer, mas da necessidade de </w:t>
      </w:r>
      <w:r w:rsidRPr="00E875DD">
        <w:rPr>
          <w:rFonts w:ascii="Times New Roman" w:eastAsia="Calibri" w:hAnsi="Times New Roman" w:cs="Times New Roman"/>
          <w:b/>
          <w:bCs/>
          <w:position w:val="-7"/>
          <w:sz w:val="24"/>
          <w:szCs w:val="24"/>
        </w:rPr>
        <w:t>recordar</w:t>
      </w:r>
      <w:r w:rsidRPr="00E875DD">
        <w:rPr>
          <w:rFonts w:ascii="Times New Roman" w:eastAsia="Calibri" w:hAnsi="Times New Roman" w:cs="Times New Roman"/>
          <w:bCs/>
          <w:position w:val="-7"/>
          <w:sz w:val="24"/>
          <w:szCs w:val="24"/>
        </w:rPr>
        <w:t>.</w:t>
      </w:r>
      <w:r w:rsidRPr="00E875DD">
        <w:rPr>
          <w:rFonts w:ascii="Times New Roman" w:eastAsia="Calibri" w:hAnsi="Times New Roman" w:cs="Times New Roman"/>
          <w:bCs/>
          <w:position w:val="-7"/>
          <w:sz w:val="24"/>
          <w:szCs w:val="24"/>
        </w:rPr>
        <w:br/>
        <w:t>Recordar aquilo que foi silenciado, fragmentado ou recoberto por narrativas cuidadosamente construídas ao longo dos séculos.</w:t>
      </w:r>
    </w:p>
    <w:p w14:paraId="017EB253" w14:textId="77777777"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i/>
          <w:iCs/>
          <w:position w:val="-7"/>
          <w:sz w:val="24"/>
          <w:szCs w:val="24"/>
        </w:rPr>
        <w:t>eXilados da Terra</w:t>
      </w:r>
      <w:r w:rsidRPr="00E875DD">
        <w:rPr>
          <w:rFonts w:ascii="Times New Roman" w:eastAsia="Calibri" w:hAnsi="Times New Roman" w:cs="Times New Roman"/>
          <w:bCs/>
          <w:position w:val="-7"/>
          <w:sz w:val="24"/>
          <w:szCs w:val="24"/>
        </w:rPr>
        <w:t xml:space="preserve"> emerge como romance, mas transcende a ficção ao tocar zonas sensíveis da consciência humana. Seu enredo se desenvolve no encontro entre o visível e o invisível, entre a matéria e o espírito, entre o homem condicionado e o ser que começa a </w:t>
      </w:r>
      <w:r w:rsidRPr="00E875DD">
        <w:rPr>
          <w:rFonts w:ascii="Times New Roman" w:eastAsia="Calibri" w:hAnsi="Times New Roman" w:cs="Times New Roman"/>
          <w:bCs/>
          <w:i/>
          <w:iCs/>
          <w:position w:val="-7"/>
          <w:sz w:val="24"/>
          <w:szCs w:val="24"/>
        </w:rPr>
        <w:t>despertar</w:t>
      </w:r>
      <w:r w:rsidRPr="00E875DD">
        <w:rPr>
          <w:rFonts w:ascii="Times New Roman" w:eastAsia="Calibri" w:hAnsi="Times New Roman" w:cs="Times New Roman"/>
          <w:bCs/>
          <w:position w:val="-7"/>
          <w:sz w:val="24"/>
          <w:szCs w:val="24"/>
        </w:rPr>
        <w:t xml:space="preserve">. Não se trata de antecipar respostas, mas de </w:t>
      </w:r>
      <w:r w:rsidRPr="00E875DD">
        <w:rPr>
          <w:rFonts w:ascii="Times New Roman" w:eastAsia="Calibri" w:hAnsi="Times New Roman" w:cs="Times New Roman"/>
          <w:b/>
          <w:bCs/>
          <w:position w:val="-7"/>
          <w:sz w:val="24"/>
          <w:szCs w:val="24"/>
        </w:rPr>
        <w:t>provocar perguntas</w:t>
      </w:r>
      <w:r w:rsidRPr="00E875DD">
        <w:rPr>
          <w:rFonts w:ascii="Times New Roman" w:eastAsia="Calibri" w:hAnsi="Times New Roman" w:cs="Times New Roman"/>
          <w:bCs/>
          <w:position w:val="-7"/>
          <w:sz w:val="24"/>
          <w:szCs w:val="24"/>
        </w:rPr>
        <w:t xml:space="preserve"> — aquelas que ecoam quando a verdade se aproxima.</w:t>
      </w:r>
    </w:p>
    <w:p w14:paraId="748BBC3E" w14:textId="77777777"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position w:val="-7"/>
          <w:sz w:val="24"/>
          <w:szCs w:val="24"/>
        </w:rPr>
        <w:t>Ao longo do tempo, a humanidade habituou-se a delegar sua essência. Entregou a terceiros a mediação com o sagrado, a interpretação da realidade e até a definição do que é possível sonhar. Assim, a existência foi sendo organizada em compartimentos seguros, enquanto a liberdade interior permanecia adormecida.</w:t>
      </w:r>
    </w:p>
    <w:p w14:paraId="2FC1892B" w14:textId="77777777"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position w:val="-7"/>
          <w:sz w:val="24"/>
          <w:szCs w:val="24"/>
        </w:rPr>
        <w:t>Este romance se constrói justamente nesse ponto de fratura.</w:t>
      </w:r>
    </w:p>
    <w:p w14:paraId="2EB7F231" w14:textId="77777777"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position w:val="-7"/>
          <w:sz w:val="24"/>
          <w:szCs w:val="24"/>
        </w:rPr>
        <w:t xml:space="preserve">Aqui, o leitor encontrará personagens que não são heróis no sentido clássico, mas </w:t>
      </w:r>
      <w:r w:rsidRPr="00E875DD">
        <w:rPr>
          <w:rFonts w:ascii="Times New Roman" w:eastAsia="Calibri" w:hAnsi="Times New Roman" w:cs="Times New Roman"/>
          <w:b/>
          <w:bCs/>
          <w:position w:val="-7"/>
          <w:sz w:val="24"/>
          <w:szCs w:val="24"/>
        </w:rPr>
        <w:t>consciências em trânsito</w:t>
      </w:r>
      <w:r w:rsidRPr="00E875DD">
        <w:rPr>
          <w:rFonts w:ascii="Times New Roman" w:eastAsia="Calibri" w:hAnsi="Times New Roman" w:cs="Times New Roman"/>
          <w:bCs/>
          <w:position w:val="-7"/>
          <w:sz w:val="24"/>
          <w:szCs w:val="24"/>
        </w:rPr>
        <w:t>. Seres humanos atravessados por memórias de outras existências, impulsionados por intuições que não cabem nos limites do racional imediato. Homens e mulheres que, ao confrontarem a mentira e a ilusão, percebem que o maior inimigo jamais esteve fora — mas na aceitação passiva de um sistema que se alimenta do medo.</w:t>
      </w:r>
    </w:p>
    <w:p w14:paraId="61D304C9" w14:textId="77777777"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position w:val="-7"/>
          <w:sz w:val="24"/>
          <w:szCs w:val="24"/>
        </w:rPr>
        <w:t xml:space="preserve">O texto avança entre tempos, dimensões e estados de consciência, revelando que o planeta Terra não é apenas cenário, mas </w:t>
      </w:r>
      <w:r w:rsidRPr="00E875DD">
        <w:rPr>
          <w:rFonts w:ascii="Times New Roman" w:eastAsia="Calibri" w:hAnsi="Times New Roman" w:cs="Times New Roman"/>
          <w:b/>
          <w:bCs/>
          <w:position w:val="-7"/>
          <w:sz w:val="24"/>
          <w:szCs w:val="24"/>
        </w:rPr>
        <w:t>personagem ativo</w:t>
      </w:r>
      <w:r w:rsidRPr="00E875DD">
        <w:rPr>
          <w:rFonts w:ascii="Times New Roman" w:eastAsia="Calibri" w:hAnsi="Times New Roman" w:cs="Times New Roman"/>
          <w:bCs/>
          <w:position w:val="-7"/>
          <w:sz w:val="24"/>
          <w:szCs w:val="24"/>
        </w:rPr>
        <w:t xml:space="preserve"> de um processo evolutivo maior. Um orbe </w:t>
      </w:r>
      <w:r w:rsidRPr="00E875DD">
        <w:rPr>
          <w:rFonts w:ascii="Times New Roman" w:eastAsia="Calibri" w:hAnsi="Times New Roman" w:cs="Times New Roman"/>
          <w:bCs/>
          <w:position w:val="-7"/>
          <w:sz w:val="24"/>
          <w:szCs w:val="24"/>
        </w:rPr>
        <w:lastRenderedPageBreak/>
        <w:t xml:space="preserve">experimental, onde o livre-arbítrio define destinos individuais e coletivos. Onde a escolha entre permanecer ou transcender determina se o humano seguirá rumo à evolução ou fará parte de </w:t>
      </w:r>
      <w:r w:rsidRPr="00E875DD">
        <w:rPr>
          <w:rFonts w:ascii="Times New Roman" w:eastAsia="Calibri" w:hAnsi="Times New Roman" w:cs="Times New Roman"/>
          <w:b/>
          <w:bCs/>
          <w:position w:val="-7"/>
          <w:sz w:val="24"/>
          <w:szCs w:val="24"/>
        </w:rPr>
        <w:t>os eXilados da Terra — passado pacto para o futuro</w:t>
      </w:r>
      <w:r w:rsidRPr="00E875DD">
        <w:rPr>
          <w:rFonts w:ascii="Times New Roman" w:eastAsia="Calibri" w:hAnsi="Times New Roman" w:cs="Times New Roman"/>
          <w:bCs/>
          <w:position w:val="-7"/>
          <w:sz w:val="24"/>
          <w:szCs w:val="24"/>
        </w:rPr>
        <w:t>.</w:t>
      </w:r>
    </w:p>
    <w:p w14:paraId="776B7BB1" w14:textId="77777777"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position w:val="-7"/>
          <w:sz w:val="24"/>
          <w:szCs w:val="24"/>
        </w:rPr>
        <w:t xml:space="preserve">Inspirado por uma filosofia secular — transmitida e refinada por gerações — o romance sustenta a ideia de que </w:t>
      </w:r>
      <w:r w:rsidRPr="00E875DD">
        <w:rPr>
          <w:rFonts w:ascii="Times New Roman" w:eastAsia="Calibri" w:hAnsi="Times New Roman" w:cs="Times New Roman"/>
          <w:b/>
          <w:bCs/>
          <w:position w:val="-7"/>
          <w:sz w:val="24"/>
          <w:szCs w:val="24"/>
        </w:rPr>
        <w:t>a consciência é o verdadeiro templo</w:t>
      </w:r>
      <w:r w:rsidRPr="00E875DD">
        <w:rPr>
          <w:rFonts w:ascii="Times New Roman" w:eastAsia="Calibri" w:hAnsi="Times New Roman" w:cs="Times New Roman"/>
          <w:bCs/>
          <w:position w:val="-7"/>
          <w:sz w:val="24"/>
          <w:szCs w:val="24"/>
        </w:rPr>
        <w:t>, e o amor, sua Lei universal. Nada é imposto. Tudo é oferecido como possibilidade.</w:t>
      </w:r>
    </w:p>
    <w:p w14:paraId="71752BFC" w14:textId="77777777"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position w:val="-7"/>
          <w:sz w:val="24"/>
          <w:szCs w:val="24"/>
        </w:rPr>
        <w:t xml:space="preserve">O leitor não encontrará aqui uma narrativa de salvação externa, mas um convite silencioso à responsabilidade interior. Porque </w:t>
      </w:r>
      <w:r w:rsidRPr="00E875DD">
        <w:rPr>
          <w:rFonts w:ascii="Times New Roman" w:eastAsia="Calibri" w:hAnsi="Times New Roman" w:cs="Times New Roman"/>
          <w:bCs/>
          <w:i/>
          <w:iCs/>
          <w:position w:val="-7"/>
          <w:sz w:val="24"/>
          <w:szCs w:val="24"/>
        </w:rPr>
        <w:t>despertar</w:t>
      </w:r>
      <w:r w:rsidRPr="00E875DD">
        <w:rPr>
          <w:rFonts w:ascii="Times New Roman" w:eastAsia="Calibri" w:hAnsi="Times New Roman" w:cs="Times New Roman"/>
          <w:bCs/>
          <w:position w:val="-7"/>
          <w:sz w:val="24"/>
          <w:szCs w:val="24"/>
        </w:rPr>
        <w:t xml:space="preserve"> não é um evento místico reservado a poucos — é um processo íntimo, gradual e, sobretudo, opcional.</w:t>
      </w:r>
    </w:p>
    <w:p w14:paraId="372557F6" w14:textId="77777777"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position w:val="-7"/>
          <w:sz w:val="24"/>
          <w:szCs w:val="24"/>
        </w:rPr>
        <w:t>Esta Introdução não abre apenas um livro.</w:t>
      </w:r>
      <w:r w:rsidRPr="00E875DD">
        <w:rPr>
          <w:rFonts w:ascii="Times New Roman" w:eastAsia="Calibri" w:hAnsi="Times New Roman" w:cs="Times New Roman"/>
          <w:bCs/>
          <w:position w:val="-7"/>
          <w:sz w:val="24"/>
          <w:szCs w:val="24"/>
        </w:rPr>
        <w:br/>
        <w:t>Ela abre um caminho.</w:t>
      </w:r>
    </w:p>
    <w:p w14:paraId="2EAC441F" w14:textId="77777777" w:rsidR="006D7DB0" w:rsidRPr="00E875DD" w:rsidRDefault="006D7DB0" w:rsidP="006D7DB0">
      <w:pPr>
        <w:spacing w:after="0" w:line="276" w:lineRule="auto"/>
        <w:jc w:val="both"/>
        <w:rPr>
          <w:rFonts w:ascii="Times New Roman" w:eastAsia="Calibri" w:hAnsi="Times New Roman" w:cs="Times New Roman"/>
          <w:bCs/>
          <w:position w:val="-7"/>
          <w:sz w:val="24"/>
          <w:szCs w:val="24"/>
        </w:rPr>
      </w:pPr>
      <w:r w:rsidRPr="00E875DD">
        <w:rPr>
          <w:rFonts w:ascii="Times New Roman" w:eastAsia="Calibri" w:hAnsi="Times New Roman" w:cs="Times New Roman"/>
          <w:bCs/>
          <w:position w:val="-7"/>
          <w:sz w:val="24"/>
          <w:szCs w:val="24"/>
        </w:rPr>
        <w:t>A partir daqui, cada página se tornará um espelho.</w:t>
      </w:r>
      <w:r w:rsidRPr="00E875DD">
        <w:rPr>
          <w:rFonts w:ascii="Times New Roman" w:eastAsia="Calibri" w:hAnsi="Times New Roman" w:cs="Times New Roman"/>
          <w:bCs/>
          <w:position w:val="-7"/>
          <w:sz w:val="24"/>
          <w:szCs w:val="24"/>
        </w:rPr>
        <w:br/>
        <w:t>E cada espelho refletirá apenas aquilo que o leitor estiver pronto para ver.</w:t>
      </w:r>
    </w:p>
    <w:p w14:paraId="21BE253E" w14:textId="77777777" w:rsidR="006D7DB0" w:rsidRPr="00F27E9A" w:rsidRDefault="006D7DB0" w:rsidP="006D7DB0">
      <w:pPr>
        <w:spacing w:after="0" w:line="276" w:lineRule="auto"/>
        <w:jc w:val="center"/>
        <w:rPr>
          <w:rFonts w:ascii="Times New Roman" w:eastAsia="Times New Roman" w:hAnsi="Times New Roman" w:cs="Times New Roman"/>
          <w:color w:val="6600FF"/>
          <w:kern w:val="0"/>
          <w:sz w:val="36"/>
          <w:szCs w:val="36"/>
          <w14:ligatures w14:val="none"/>
        </w:rPr>
      </w:pPr>
      <w:r w:rsidRPr="00913B85">
        <w:rPr>
          <w:rFonts w:ascii="Times New Roman" w:eastAsia="Times New Roman" w:hAnsi="Times New Roman" w:cs="Times New Roman"/>
          <w:color w:val="6600FF"/>
          <w:kern w:val="0"/>
          <w:sz w:val="36"/>
          <w:szCs w:val="36"/>
          <w14:ligatures w14:val="none"/>
        </w:rPr>
        <w:t>*****</w:t>
      </w:r>
      <w:r>
        <w:rPr>
          <w:rFonts w:ascii="Times New Roman" w:eastAsia="Times New Roman" w:hAnsi="Times New Roman" w:cs="Times New Roman"/>
          <w:color w:val="6600FF"/>
          <w:kern w:val="0"/>
          <w:sz w:val="36"/>
          <w:szCs w:val="36"/>
          <w14:ligatures w14:val="none"/>
        </w:rPr>
        <w:t>**</w:t>
      </w:r>
    </w:p>
    <w:p w14:paraId="16A7760C" w14:textId="77777777" w:rsidR="006D7DB0" w:rsidRDefault="006D7DB0" w:rsidP="006D7DB0">
      <w:pPr>
        <w:spacing w:after="0" w:line="276" w:lineRule="auto"/>
        <w:jc w:val="both"/>
        <w:rPr>
          <w:rFonts w:ascii="Times New Roman" w:eastAsia="Times New Roman" w:hAnsi="Times New Roman" w:cs="Times New Roman"/>
          <w:b/>
          <w:bCs/>
          <w:kern w:val="0"/>
          <w:sz w:val="24"/>
          <w:szCs w:val="24"/>
          <w:highlight w:val="magenta"/>
          <w14:ligatures w14:val="none"/>
        </w:rPr>
      </w:pPr>
    </w:p>
    <w:p w14:paraId="0BDB7030" w14:textId="77777777" w:rsidR="00CE4028" w:rsidRDefault="00CE4028" w:rsidP="006D7DB0">
      <w:pPr>
        <w:spacing w:after="0" w:line="276" w:lineRule="auto"/>
        <w:jc w:val="center"/>
        <w:rPr>
          <w:rFonts w:ascii="Times New Roman" w:eastAsia="Times New Roman" w:hAnsi="Times New Roman" w:cs="Times New Roman"/>
          <w:b/>
          <w:bCs/>
          <w:kern w:val="0"/>
          <w:sz w:val="24"/>
          <w:szCs w:val="24"/>
          <w14:ligatures w14:val="none"/>
        </w:rPr>
      </w:pPr>
    </w:p>
    <w:p w14:paraId="48956BA6" w14:textId="77777777" w:rsidR="00CE4028" w:rsidRDefault="00CE4028" w:rsidP="006D7DB0">
      <w:pPr>
        <w:spacing w:after="0" w:line="276" w:lineRule="auto"/>
        <w:jc w:val="center"/>
        <w:rPr>
          <w:rFonts w:ascii="Times New Roman" w:eastAsia="Times New Roman" w:hAnsi="Times New Roman" w:cs="Times New Roman"/>
          <w:b/>
          <w:bCs/>
          <w:kern w:val="0"/>
          <w:sz w:val="24"/>
          <w:szCs w:val="24"/>
          <w14:ligatures w14:val="none"/>
        </w:rPr>
      </w:pPr>
    </w:p>
    <w:p w14:paraId="48E0233D" w14:textId="77777777" w:rsidR="0049183A" w:rsidRDefault="0049183A" w:rsidP="00CE4028">
      <w:pPr>
        <w:spacing w:after="0" w:line="276" w:lineRule="auto"/>
        <w:jc w:val="right"/>
        <w:rPr>
          <w:rFonts w:ascii="Times New Roman" w:eastAsia="Times New Roman" w:hAnsi="Times New Roman" w:cs="Times New Roman"/>
          <w:b/>
          <w:bCs/>
          <w:kern w:val="0"/>
          <w:sz w:val="24"/>
          <w:szCs w:val="24"/>
          <w14:ligatures w14:val="none"/>
        </w:rPr>
      </w:pPr>
    </w:p>
    <w:p w14:paraId="042C0597" w14:textId="77777777" w:rsidR="0049183A" w:rsidRDefault="0049183A" w:rsidP="00CE4028">
      <w:pPr>
        <w:spacing w:after="0" w:line="276" w:lineRule="auto"/>
        <w:jc w:val="right"/>
        <w:rPr>
          <w:rFonts w:ascii="Times New Roman" w:eastAsia="Times New Roman" w:hAnsi="Times New Roman" w:cs="Times New Roman"/>
          <w:b/>
          <w:bCs/>
          <w:kern w:val="0"/>
          <w:sz w:val="24"/>
          <w:szCs w:val="24"/>
          <w14:ligatures w14:val="none"/>
        </w:rPr>
      </w:pPr>
    </w:p>
    <w:p w14:paraId="347D3883" w14:textId="77777777" w:rsidR="0049183A" w:rsidRDefault="0049183A" w:rsidP="00CE4028">
      <w:pPr>
        <w:spacing w:after="0" w:line="276" w:lineRule="auto"/>
        <w:jc w:val="right"/>
        <w:rPr>
          <w:rFonts w:ascii="Times New Roman" w:eastAsia="Times New Roman" w:hAnsi="Times New Roman" w:cs="Times New Roman"/>
          <w:b/>
          <w:bCs/>
          <w:kern w:val="0"/>
          <w:sz w:val="24"/>
          <w:szCs w:val="24"/>
          <w14:ligatures w14:val="none"/>
        </w:rPr>
      </w:pPr>
    </w:p>
    <w:p w14:paraId="3739E721" w14:textId="77777777" w:rsidR="0049183A" w:rsidRDefault="0049183A" w:rsidP="00CE4028">
      <w:pPr>
        <w:spacing w:after="0" w:line="276" w:lineRule="auto"/>
        <w:jc w:val="right"/>
        <w:rPr>
          <w:rFonts w:ascii="Times New Roman" w:eastAsia="Times New Roman" w:hAnsi="Times New Roman" w:cs="Times New Roman"/>
          <w:b/>
          <w:bCs/>
          <w:kern w:val="0"/>
          <w:sz w:val="24"/>
          <w:szCs w:val="24"/>
          <w14:ligatures w14:val="none"/>
        </w:rPr>
      </w:pPr>
    </w:p>
    <w:p w14:paraId="06097FC2" w14:textId="77777777" w:rsidR="0049183A" w:rsidRDefault="0049183A" w:rsidP="00CE4028">
      <w:pPr>
        <w:spacing w:after="0" w:line="276" w:lineRule="auto"/>
        <w:jc w:val="right"/>
        <w:rPr>
          <w:rFonts w:ascii="Times New Roman" w:eastAsia="Times New Roman" w:hAnsi="Times New Roman" w:cs="Times New Roman"/>
          <w:b/>
          <w:bCs/>
          <w:kern w:val="0"/>
          <w:sz w:val="24"/>
          <w:szCs w:val="24"/>
          <w14:ligatures w14:val="none"/>
        </w:rPr>
      </w:pPr>
    </w:p>
    <w:p w14:paraId="2C721A39" w14:textId="77777777" w:rsidR="0049183A" w:rsidRDefault="0049183A" w:rsidP="00CE4028">
      <w:pPr>
        <w:spacing w:after="0" w:line="276" w:lineRule="auto"/>
        <w:jc w:val="right"/>
        <w:rPr>
          <w:rFonts w:ascii="Times New Roman" w:eastAsia="Times New Roman" w:hAnsi="Times New Roman" w:cs="Times New Roman"/>
          <w:b/>
          <w:bCs/>
          <w:kern w:val="0"/>
          <w:sz w:val="24"/>
          <w:szCs w:val="24"/>
          <w14:ligatures w14:val="none"/>
        </w:rPr>
      </w:pPr>
    </w:p>
    <w:p w14:paraId="22EFDF6D" w14:textId="77777777" w:rsidR="0049183A" w:rsidRDefault="0049183A" w:rsidP="00CE4028">
      <w:pPr>
        <w:spacing w:after="0" w:line="276" w:lineRule="auto"/>
        <w:jc w:val="right"/>
        <w:rPr>
          <w:rFonts w:ascii="Times New Roman" w:eastAsia="Times New Roman" w:hAnsi="Times New Roman" w:cs="Times New Roman"/>
          <w:b/>
          <w:bCs/>
          <w:kern w:val="0"/>
          <w:sz w:val="24"/>
          <w:szCs w:val="24"/>
          <w14:ligatures w14:val="none"/>
        </w:rPr>
      </w:pPr>
    </w:p>
    <w:p w14:paraId="31685884" w14:textId="7C6BA492" w:rsidR="006D7DB0" w:rsidRPr="00B64FC4" w:rsidRDefault="006D7DB0" w:rsidP="00CE4028">
      <w:pPr>
        <w:spacing w:after="0" w:line="276" w:lineRule="auto"/>
        <w:jc w:val="right"/>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Pr</w:t>
      </w:r>
      <w:r w:rsidRPr="00B64FC4">
        <w:rPr>
          <w:rFonts w:ascii="Times New Roman" w:eastAsia="Times New Roman" w:hAnsi="Times New Roman" w:cs="Times New Roman"/>
          <w:b/>
          <w:bCs/>
          <w:kern w:val="0"/>
          <w:sz w:val="24"/>
          <w:szCs w:val="24"/>
          <w14:ligatures w14:val="none"/>
        </w:rPr>
        <w:t>ólogo</w:t>
      </w:r>
    </w:p>
    <w:p w14:paraId="0B18959A" w14:textId="77777777" w:rsidR="006D7DB0" w:rsidRPr="00B64FC4" w:rsidRDefault="006D7DB0" w:rsidP="006D7DB0">
      <w:pPr>
        <w:spacing w:after="0" w:line="276" w:lineRule="auto"/>
        <w:jc w:val="both"/>
        <w:rPr>
          <w:rFonts w:ascii="Times New Roman" w:eastAsia="Times New Roman" w:hAnsi="Times New Roman" w:cs="Times New Roman"/>
          <w:bCs/>
          <w:kern w:val="0"/>
          <w:sz w:val="24"/>
          <w:szCs w:val="24"/>
          <w14:ligatures w14:val="none"/>
        </w:rPr>
      </w:pPr>
    </w:p>
    <w:p w14:paraId="492FD9A9" w14:textId="675B2F83"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 xml:space="preserve">Antes que a palavra fosse escrita, antes que a história fosse narrada, </w:t>
      </w:r>
      <w:r w:rsidRPr="00252332">
        <w:rPr>
          <w:rFonts w:ascii="Times New Roman" w:eastAsia="Calibri" w:hAnsi="Times New Roman" w:cs="Times New Roman"/>
          <w:b/>
          <w:bCs/>
          <w:sz w:val="24"/>
          <w:szCs w:val="24"/>
          <w:lang w:eastAsia="pt-BR"/>
        </w:rPr>
        <w:t>o conflito já existia</w:t>
      </w:r>
      <w:r w:rsidRPr="00252332">
        <w:rPr>
          <w:rFonts w:ascii="Times New Roman" w:eastAsia="Calibri" w:hAnsi="Times New Roman" w:cs="Times New Roman"/>
          <w:bCs/>
          <w:sz w:val="24"/>
          <w:szCs w:val="24"/>
          <w:lang w:eastAsia="pt-BR"/>
        </w:rPr>
        <w:t>.</w:t>
      </w:r>
      <w:r w:rsidRPr="00252332">
        <w:rPr>
          <w:rFonts w:ascii="Times New Roman" w:eastAsia="Calibri" w:hAnsi="Times New Roman" w:cs="Times New Roman"/>
          <w:bCs/>
          <w:sz w:val="24"/>
          <w:szCs w:val="24"/>
          <w:lang w:eastAsia="pt-BR"/>
        </w:rPr>
        <w:br/>
        <w:t>Não entre povos, nações ou credos — mas no interior do próprio ser humano.</w:t>
      </w:r>
    </w:p>
    <w:p w14:paraId="4BBE0262"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 xml:space="preserve">A Terra, desde tempos imemoriais, abriga mais do que corpos. Abriga consciências em diferentes estágios de compreensão, transitando entre o esquecimento e a lembrança, entre a submissão e o </w:t>
      </w:r>
      <w:r w:rsidRPr="00252332">
        <w:rPr>
          <w:rFonts w:ascii="Times New Roman" w:eastAsia="Calibri" w:hAnsi="Times New Roman" w:cs="Times New Roman"/>
          <w:bCs/>
          <w:i/>
          <w:iCs/>
          <w:sz w:val="24"/>
          <w:szCs w:val="24"/>
          <w:lang w:eastAsia="pt-BR"/>
        </w:rPr>
        <w:t>despertar</w:t>
      </w:r>
      <w:r w:rsidRPr="00252332">
        <w:rPr>
          <w:rFonts w:ascii="Times New Roman" w:eastAsia="Calibri" w:hAnsi="Times New Roman" w:cs="Times New Roman"/>
          <w:bCs/>
          <w:sz w:val="24"/>
          <w:szCs w:val="24"/>
          <w:lang w:eastAsia="pt-BR"/>
        </w:rPr>
        <w:t>. Cada encarnação, longe de ser acaso, configura-se como oportunidade — aceita ou recusada pelo livre-arbítrio.</w:t>
      </w:r>
    </w:p>
    <w:p w14:paraId="536E4936"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 xml:space="preserve">O planeta, visto apenas como matéria, tornou-se campo fértil para a construção de sistemas que prometem ordem, segurança e salvação. Porém, sob tais estruturas, ergueram-se pilares invisíveis sustentados pela </w:t>
      </w:r>
      <w:r w:rsidRPr="00252332">
        <w:rPr>
          <w:rFonts w:ascii="Times New Roman" w:eastAsia="Calibri" w:hAnsi="Times New Roman" w:cs="Times New Roman"/>
          <w:b/>
          <w:bCs/>
          <w:sz w:val="24"/>
          <w:szCs w:val="24"/>
          <w:lang w:eastAsia="pt-BR"/>
        </w:rPr>
        <w:t>mentira</w:t>
      </w:r>
      <w:r w:rsidRPr="00252332">
        <w:rPr>
          <w:rFonts w:ascii="Times New Roman" w:eastAsia="Calibri" w:hAnsi="Times New Roman" w:cs="Times New Roman"/>
          <w:bCs/>
          <w:sz w:val="24"/>
          <w:szCs w:val="24"/>
          <w:lang w:eastAsia="pt-BR"/>
        </w:rPr>
        <w:t xml:space="preserve"> e pela </w:t>
      </w:r>
      <w:r w:rsidRPr="00252332">
        <w:rPr>
          <w:rFonts w:ascii="Times New Roman" w:eastAsia="Calibri" w:hAnsi="Times New Roman" w:cs="Times New Roman"/>
          <w:b/>
          <w:bCs/>
          <w:sz w:val="24"/>
          <w:szCs w:val="24"/>
          <w:lang w:eastAsia="pt-BR"/>
        </w:rPr>
        <w:t>ilusão</w:t>
      </w:r>
      <w:r w:rsidRPr="00252332">
        <w:rPr>
          <w:rFonts w:ascii="Times New Roman" w:eastAsia="Calibri" w:hAnsi="Times New Roman" w:cs="Times New Roman"/>
          <w:bCs/>
          <w:sz w:val="24"/>
          <w:szCs w:val="24"/>
          <w:lang w:eastAsia="pt-BR"/>
        </w:rPr>
        <w:t>, capazes de moldar pensamentos, domesticar emoções e conduzir multidões a acreditarem que a prisão é proteção.</w:t>
      </w:r>
    </w:p>
    <w:p w14:paraId="48FB6DC4"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 xml:space="preserve">Assim nasceu o </w:t>
      </w:r>
      <w:r w:rsidRPr="00252332">
        <w:rPr>
          <w:rFonts w:ascii="Times New Roman" w:eastAsia="Calibri" w:hAnsi="Times New Roman" w:cs="Times New Roman"/>
          <w:b/>
          <w:bCs/>
          <w:sz w:val="24"/>
          <w:szCs w:val="24"/>
          <w:lang w:eastAsia="pt-BR"/>
        </w:rPr>
        <w:t>Sistema Terra</w:t>
      </w:r>
      <w:r w:rsidRPr="00252332">
        <w:rPr>
          <w:rFonts w:ascii="Times New Roman" w:eastAsia="Calibri" w:hAnsi="Times New Roman" w:cs="Times New Roman"/>
          <w:bCs/>
          <w:sz w:val="24"/>
          <w:szCs w:val="24"/>
          <w:lang w:eastAsia="pt-BR"/>
        </w:rPr>
        <w:t>.</w:t>
      </w:r>
    </w:p>
    <w:p w14:paraId="70AEC72D"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 xml:space="preserve">Governos, religiões, mídias e metodologias educacionais passaram a operar como engrenagens de um mesmo mecanismo, alimentado silenciosamente pela </w:t>
      </w:r>
      <w:r w:rsidRPr="00252332">
        <w:rPr>
          <w:rFonts w:ascii="Times New Roman" w:eastAsia="Calibri" w:hAnsi="Times New Roman" w:cs="Times New Roman"/>
          <w:b/>
          <w:bCs/>
          <w:sz w:val="24"/>
          <w:szCs w:val="24"/>
          <w:lang w:eastAsia="pt-BR"/>
        </w:rPr>
        <w:t>tríade da maldade humana: ego, ganância e medo</w:t>
      </w:r>
      <w:r w:rsidRPr="00252332">
        <w:rPr>
          <w:rFonts w:ascii="Times New Roman" w:eastAsia="Calibri" w:hAnsi="Times New Roman" w:cs="Times New Roman"/>
          <w:bCs/>
          <w:sz w:val="24"/>
          <w:szCs w:val="24"/>
          <w:lang w:eastAsia="pt-BR"/>
        </w:rPr>
        <w:t>. Não por imposição absoluta, mas pela adesão inconsciente daqueles que, temendo perder, preferiram não questionar.</w:t>
      </w:r>
    </w:p>
    <w:p w14:paraId="7C1BF46B"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Ainda assim, nem todos se renderam.</w:t>
      </w:r>
    </w:p>
    <w:p w14:paraId="577C9C70"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 xml:space="preserve">Ao longo dos séculos, consciências despertas emergiram como faróis em meio à neblina. Espíritos que, mesmo atravessando encarnações marcadas por perdas, violências e apagamentos </w:t>
      </w:r>
      <w:r w:rsidRPr="00252332">
        <w:rPr>
          <w:rFonts w:ascii="Times New Roman" w:eastAsia="Calibri" w:hAnsi="Times New Roman" w:cs="Times New Roman"/>
          <w:bCs/>
          <w:sz w:val="24"/>
          <w:szCs w:val="24"/>
          <w:lang w:eastAsia="pt-BR"/>
        </w:rPr>
        <w:lastRenderedPageBreak/>
        <w:t xml:space="preserve">históricos, mantiveram acesa a chama do amor, da consciência e da liberdade interior. Foram chamados de hereges, loucos, subversivos — quando, na verdade, apenas </w:t>
      </w:r>
      <w:r w:rsidRPr="00252332">
        <w:rPr>
          <w:rFonts w:ascii="Times New Roman" w:eastAsia="Calibri" w:hAnsi="Times New Roman" w:cs="Times New Roman"/>
          <w:b/>
          <w:bCs/>
          <w:sz w:val="24"/>
          <w:szCs w:val="24"/>
          <w:lang w:eastAsia="pt-BR"/>
        </w:rPr>
        <w:t>lembravam</w:t>
      </w:r>
      <w:r w:rsidRPr="00252332">
        <w:rPr>
          <w:rFonts w:ascii="Times New Roman" w:eastAsia="Calibri" w:hAnsi="Times New Roman" w:cs="Times New Roman"/>
          <w:bCs/>
          <w:sz w:val="24"/>
          <w:szCs w:val="24"/>
          <w:lang w:eastAsia="pt-BR"/>
        </w:rPr>
        <w:t>.</w:t>
      </w:r>
    </w:p>
    <w:p w14:paraId="628A605C"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Esses seres compreenderam que a verdadeira escravidão não se impõe pelas correntes visíveis, mas pela manipulação da percepção. Que o maior cárcere é aquele que convence o prisioneiro de que não há saída — ou de que a saída deve ser mediada por outrem.</w:t>
      </w:r>
    </w:p>
    <w:p w14:paraId="719F83EF"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 xml:space="preserve">Enquanto isso, forças organizadas fora da percepção ordinária observavam. Não como deuses distantes, mas como consciências avançadas, comprometidas com a Lei universal do amor incondicional. A interferência, porém, jamais foi imposta. A regra sempre foi clara: </w:t>
      </w:r>
      <w:r w:rsidRPr="00252332">
        <w:rPr>
          <w:rFonts w:ascii="Times New Roman" w:eastAsia="Calibri" w:hAnsi="Times New Roman" w:cs="Times New Roman"/>
          <w:b/>
          <w:bCs/>
          <w:sz w:val="24"/>
          <w:szCs w:val="24"/>
          <w:lang w:eastAsia="pt-BR"/>
        </w:rPr>
        <w:t>somente onde há permissão, há auxílio</w:t>
      </w:r>
      <w:r w:rsidRPr="00252332">
        <w:rPr>
          <w:rFonts w:ascii="Times New Roman" w:eastAsia="Calibri" w:hAnsi="Times New Roman" w:cs="Times New Roman"/>
          <w:bCs/>
          <w:sz w:val="24"/>
          <w:szCs w:val="24"/>
          <w:lang w:eastAsia="pt-BR"/>
        </w:rPr>
        <w:t>.</w:t>
      </w:r>
    </w:p>
    <w:p w14:paraId="0F9551DA"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Dessa tensão silenciosa nasce o tempo presente da narrativa.</w:t>
      </w:r>
    </w:p>
    <w:p w14:paraId="6E71CC91" w14:textId="77777777" w:rsidR="006D7DB0" w:rsidRPr="00252332" w:rsidRDefault="006D7DB0" w:rsidP="006D7DB0">
      <w:pPr>
        <w:pBdr>
          <w:bottom w:val="dotted" w:sz="24" w:space="1" w:color="auto"/>
        </w:pBdr>
        <w:spacing w:after="0" w:line="276" w:lineRule="auto"/>
        <w:jc w:val="both"/>
        <w:rPr>
          <w:rFonts w:ascii="Times New Roman" w:eastAsia="Calibri" w:hAnsi="Times New Roman" w:cs="Times New Roman"/>
          <w:bCs/>
          <w:sz w:val="24"/>
          <w:szCs w:val="24"/>
          <w:lang w:eastAsia="pt-BR"/>
        </w:rPr>
      </w:pPr>
      <w:r w:rsidRPr="00252332">
        <w:rPr>
          <w:rFonts w:ascii="Times New Roman" w:eastAsia="Calibri" w:hAnsi="Times New Roman" w:cs="Times New Roman"/>
          <w:bCs/>
          <w:sz w:val="24"/>
          <w:szCs w:val="24"/>
          <w:lang w:eastAsia="pt-BR"/>
        </w:rPr>
        <w:t xml:space="preserve">Um tempo em que a humanidade se aproxima de um limiar decisivo. Onde o </w:t>
      </w:r>
      <w:r w:rsidRPr="00252332">
        <w:rPr>
          <w:rFonts w:ascii="Times New Roman" w:eastAsia="Calibri" w:hAnsi="Times New Roman" w:cs="Times New Roman"/>
          <w:bCs/>
          <w:i/>
          <w:iCs/>
          <w:sz w:val="24"/>
          <w:szCs w:val="24"/>
          <w:lang w:eastAsia="pt-BR"/>
        </w:rPr>
        <w:t>despertar</w:t>
      </w:r>
      <w:r w:rsidRPr="00252332">
        <w:rPr>
          <w:rFonts w:ascii="Times New Roman" w:eastAsia="Calibri" w:hAnsi="Times New Roman" w:cs="Times New Roman"/>
          <w:bCs/>
          <w:sz w:val="24"/>
          <w:szCs w:val="24"/>
          <w:lang w:eastAsia="pt-BR"/>
        </w:rPr>
        <w:t xml:space="preserve"> deixa de ser individual e passa a ecoar coletivamente. Onde o passado insiste em repetir-se, mas o futuro começa a ser reescrito pelas escolhas feitas no agora.</w:t>
      </w:r>
    </w:p>
    <w:p w14:paraId="1EC1D59B" w14:textId="77777777" w:rsidR="006D7DB0" w:rsidRPr="00252332" w:rsidRDefault="006D7DB0" w:rsidP="006D7DB0">
      <w:pPr>
        <w:pBdr>
          <w:bottom w:val="dotted" w:sz="24" w:space="1" w:color="auto"/>
        </w:pBdr>
        <w:spacing w:after="0" w:line="276" w:lineRule="auto"/>
        <w:rPr>
          <w:rFonts w:ascii="Times New Roman" w:eastAsia="Calibri" w:hAnsi="Times New Roman" w:cs="Times New Roman"/>
          <w:bCs/>
          <w:sz w:val="24"/>
          <w:szCs w:val="24"/>
          <w:lang w:eastAsia="pt-BR"/>
        </w:rPr>
      </w:pPr>
      <w:r w:rsidRPr="00252332">
        <w:rPr>
          <w:rFonts w:ascii="Times New Roman" w:eastAsia="Calibri" w:hAnsi="Times New Roman" w:cs="Times New Roman"/>
          <w:bCs/>
          <w:i/>
          <w:iCs/>
          <w:sz w:val="24"/>
          <w:szCs w:val="24"/>
          <w:lang w:eastAsia="pt-BR"/>
        </w:rPr>
        <w:t>eXilados da Terra</w:t>
      </w:r>
      <w:r w:rsidRPr="00252332">
        <w:rPr>
          <w:rFonts w:ascii="Times New Roman" w:eastAsia="Calibri" w:hAnsi="Times New Roman" w:cs="Times New Roman"/>
          <w:bCs/>
          <w:sz w:val="24"/>
          <w:szCs w:val="24"/>
          <w:lang w:eastAsia="pt-BR"/>
        </w:rPr>
        <w:t xml:space="preserve"> não relata apenas a queda de sistemas ou a ascensão de consciências. Ele revela o ponto exato em que cada ser humano será chamado a decidir — permanecer na segurança ilusória da submissão ou atravessar o desconforto libertador da verdade.</w:t>
      </w:r>
    </w:p>
    <w:p w14:paraId="1A2A42D6" w14:textId="0F2CB834" w:rsidR="00BB25AE" w:rsidRDefault="006D7DB0" w:rsidP="004D1E2E">
      <w:pPr>
        <w:pBdr>
          <w:bottom w:val="dotted" w:sz="24" w:space="1" w:color="auto"/>
        </w:pBdr>
        <w:spacing w:after="0" w:line="276" w:lineRule="auto"/>
        <w:jc w:val="right"/>
        <w:rPr>
          <w:rFonts w:ascii="Times New Roman" w:eastAsiaTheme="minorEastAsia" w:hAnsi="Times New Roman" w:cs="Times New Roman"/>
          <w:b/>
          <w:kern w:val="0"/>
          <w:position w:val="-7"/>
          <w:sz w:val="23"/>
          <w:szCs w:val="23"/>
          <w14:ligatures w14:val="none"/>
        </w:rPr>
      </w:pPr>
      <w:r w:rsidRPr="00252332">
        <w:rPr>
          <w:rFonts w:ascii="Times New Roman" w:eastAsia="Calibri" w:hAnsi="Times New Roman" w:cs="Times New Roman"/>
          <w:bCs/>
          <w:sz w:val="24"/>
          <w:szCs w:val="24"/>
          <w:lang w:eastAsia="pt-BR"/>
        </w:rPr>
        <w:t>Porque nada acontece por acaso.</w:t>
      </w:r>
      <w:r w:rsidRPr="00252332">
        <w:rPr>
          <w:rFonts w:ascii="Times New Roman" w:eastAsia="Calibri" w:hAnsi="Times New Roman" w:cs="Times New Roman"/>
          <w:bCs/>
          <w:sz w:val="24"/>
          <w:szCs w:val="24"/>
          <w:lang w:eastAsia="pt-BR"/>
        </w:rPr>
        <w:br/>
        <w:t xml:space="preserve">E toda travessia começa no instante em que alguém ousa </w:t>
      </w:r>
      <w:r w:rsidRPr="00252332">
        <w:rPr>
          <w:rFonts w:ascii="Times New Roman" w:eastAsia="Calibri" w:hAnsi="Times New Roman" w:cs="Times New Roman"/>
          <w:b/>
          <w:bCs/>
          <w:sz w:val="24"/>
          <w:szCs w:val="24"/>
          <w:lang w:eastAsia="pt-BR"/>
        </w:rPr>
        <w:t>lembrar quem realmente é</w:t>
      </w:r>
      <w:r w:rsidRPr="00252332">
        <w:rPr>
          <w:rFonts w:ascii="Times New Roman" w:eastAsia="Calibri" w:hAnsi="Times New Roman" w:cs="Times New Roman"/>
          <w:bCs/>
          <w:sz w:val="24"/>
          <w:szCs w:val="24"/>
          <w:lang w:eastAsia="pt-BR"/>
        </w:rPr>
        <w:t>.</w:t>
      </w:r>
      <w:r w:rsidR="00BB25AE">
        <w:rPr>
          <w:rFonts w:ascii="Times New Roman" w:eastAsiaTheme="minorEastAsia" w:hAnsi="Times New Roman" w:cs="Times New Roman"/>
          <w:b/>
          <w:kern w:val="0"/>
          <w:position w:val="-7"/>
          <w:sz w:val="23"/>
          <w:szCs w:val="23"/>
          <w14:ligatures w14:val="none"/>
        </w:rPr>
        <w:t>.</w:t>
      </w:r>
    </w:p>
    <w:p w14:paraId="1DDD1DBB" w14:textId="77777777" w:rsidR="00BB25AE" w:rsidRDefault="00BB25AE" w:rsidP="00BB25AE">
      <w:pPr>
        <w:pBdr>
          <w:bottom w:val="dotted" w:sz="24" w:space="1" w:color="auto"/>
        </w:pBdr>
        <w:spacing w:after="0" w:line="276" w:lineRule="auto"/>
        <w:jc w:val="right"/>
        <w:rPr>
          <w:rFonts w:ascii="Times New Roman" w:eastAsiaTheme="minorEastAsia" w:hAnsi="Times New Roman" w:cs="Times New Roman"/>
          <w:b/>
          <w:kern w:val="0"/>
          <w:position w:val="-7"/>
          <w:sz w:val="23"/>
          <w:szCs w:val="23"/>
          <w14:ligatures w14:val="none"/>
        </w:rPr>
      </w:pPr>
    </w:p>
    <w:p w14:paraId="5A3CD27A" w14:textId="77777777" w:rsidR="00BB25AE" w:rsidRPr="00BB25AE" w:rsidRDefault="00BB25AE" w:rsidP="00BB25AE">
      <w:pPr>
        <w:pBdr>
          <w:bottom w:val="dotted" w:sz="24" w:space="1" w:color="auto"/>
        </w:pBdr>
        <w:spacing w:after="0" w:line="276" w:lineRule="auto"/>
        <w:jc w:val="right"/>
        <w:rPr>
          <w:rFonts w:ascii="Times New Roman" w:eastAsiaTheme="minorEastAsia" w:hAnsi="Times New Roman" w:cs="Times New Roman"/>
          <w:kern w:val="0"/>
          <w:position w:val="-7"/>
          <w:sz w:val="23"/>
          <w:szCs w:val="23"/>
          <w14:ligatures w14:val="none"/>
        </w:rPr>
      </w:pPr>
    </w:p>
    <w:p w14:paraId="6C0C7FE1" w14:textId="77777777" w:rsidR="0049183A" w:rsidRDefault="0049183A" w:rsidP="004F100B">
      <w:pPr>
        <w:spacing w:after="0" w:line="276" w:lineRule="auto"/>
        <w:rPr>
          <w:rFonts w:ascii="Times New Roman" w:eastAsiaTheme="minorEastAsia" w:hAnsi="Times New Roman" w:cs="Times New Roman"/>
          <w:b/>
          <w:color w:val="7030A0"/>
          <w:kern w:val="0"/>
          <w:sz w:val="28"/>
          <w:szCs w:val="28"/>
          <w14:ligatures w14:val="none"/>
        </w:rPr>
      </w:pPr>
    </w:p>
    <w:p w14:paraId="4ED9015D" w14:textId="77777777" w:rsidR="00167094" w:rsidRDefault="00167094" w:rsidP="00167094">
      <w:pPr>
        <w:spacing w:after="0" w:line="276" w:lineRule="auto"/>
        <w:rPr>
          <w:rFonts w:ascii="Times New Roman" w:eastAsiaTheme="minorEastAsia" w:hAnsi="Times New Roman" w:cs="Times New Roman"/>
          <w:b/>
          <w:color w:val="7030A0"/>
          <w:kern w:val="0"/>
          <w:sz w:val="28"/>
          <w:szCs w:val="28"/>
          <w14:ligatures w14:val="none"/>
        </w:rPr>
      </w:pPr>
    </w:p>
    <w:p w14:paraId="60A68362" w14:textId="50CFCC2F" w:rsidR="004F100B" w:rsidRPr="00D00525" w:rsidRDefault="0049183A" w:rsidP="00167094">
      <w:pPr>
        <w:spacing w:after="0" w:line="276" w:lineRule="auto"/>
        <w:jc w:val="center"/>
        <w:rPr>
          <w:rFonts w:ascii="Times New Roman" w:eastAsiaTheme="minorEastAsia" w:hAnsi="Times New Roman" w:cs="Times New Roman"/>
          <w:bCs/>
          <w:kern w:val="0"/>
          <w:sz w:val="24"/>
          <w:szCs w:val="24"/>
          <w14:ligatures w14:val="none"/>
        </w:rPr>
      </w:pPr>
      <w:r w:rsidRPr="00D00525">
        <w:rPr>
          <w:rFonts w:ascii="Times New Roman" w:eastAsiaTheme="minorEastAsia" w:hAnsi="Times New Roman" w:cs="Times New Roman"/>
          <w:b/>
          <w:color w:val="7030A0"/>
          <w:kern w:val="0"/>
          <w:sz w:val="24"/>
          <w:szCs w:val="24"/>
          <w14:ligatures w14:val="none"/>
        </w:rPr>
        <w:t>C</w:t>
      </w:r>
      <w:r w:rsidRPr="00D00525">
        <w:rPr>
          <w:rFonts w:ascii="Times New Roman" w:eastAsiaTheme="minorEastAsia" w:hAnsi="Times New Roman" w:cs="Times New Roman"/>
          <w:bCs/>
          <w:kern w:val="0"/>
          <w:sz w:val="24"/>
          <w:szCs w:val="24"/>
          <w14:ligatures w14:val="none"/>
        </w:rPr>
        <w:t>a</w:t>
      </w:r>
      <w:r w:rsidR="004F100B" w:rsidRPr="00D00525">
        <w:rPr>
          <w:rFonts w:ascii="Times New Roman" w:eastAsiaTheme="minorEastAsia" w:hAnsi="Times New Roman" w:cs="Times New Roman"/>
          <w:bCs/>
          <w:kern w:val="0"/>
          <w:sz w:val="24"/>
          <w:szCs w:val="24"/>
          <w14:ligatures w14:val="none"/>
        </w:rPr>
        <w:t>pítulo</w:t>
      </w:r>
      <w:r w:rsidR="004F100B" w:rsidRPr="00D00525">
        <w:rPr>
          <w:rFonts w:ascii="Times New Roman" w:eastAsiaTheme="minorEastAsia" w:hAnsi="Times New Roman" w:cs="Times New Roman"/>
          <w:bCs/>
          <w:color w:val="262626" w:themeColor="text1" w:themeTint="D9"/>
          <w:kern w:val="0"/>
          <w:sz w:val="24"/>
          <w:szCs w:val="24"/>
          <w14:ligatures w14:val="none"/>
        </w:rPr>
        <w:t xml:space="preserve"> </w:t>
      </w:r>
      <w:r w:rsidR="004F100B" w:rsidRPr="00D00525">
        <w:rPr>
          <w:rFonts w:ascii="Times New Roman" w:eastAsiaTheme="minorEastAsia" w:hAnsi="Times New Roman" w:cs="Times New Roman"/>
          <w:b/>
          <w:color w:val="7030A0"/>
          <w:kern w:val="0"/>
          <w:sz w:val="24"/>
          <w:szCs w:val="24"/>
          <w14:ligatures w14:val="none"/>
        </w:rPr>
        <w:t>1</w:t>
      </w:r>
      <w:r w:rsidR="004F100B" w:rsidRPr="00D00525">
        <w:rPr>
          <w:rFonts w:ascii="Times New Roman" w:eastAsiaTheme="minorEastAsia" w:hAnsi="Times New Roman" w:cs="Times New Roman"/>
          <w:bCs/>
          <w:kern w:val="0"/>
          <w:sz w:val="24"/>
          <w:szCs w:val="24"/>
          <w14:ligatures w14:val="none"/>
        </w:rPr>
        <w:t>: Conexão Dimensional.</w:t>
      </w:r>
    </w:p>
    <w:p w14:paraId="60A68363" w14:textId="68218791" w:rsidR="004F100B" w:rsidRPr="00D00525" w:rsidRDefault="004F100B" w:rsidP="0049183A">
      <w:pPr>
        <w:spacing w:after="0" w:line="276" w:lineRule="auto"/>
        <w:jc w:val="center"/>
        <w:rPr>
          <w:rFonts w:ascii="Times New Roman" w:eastAsiaTheme="minorEastAsia" w:hAnsi="Times New Roman" w:cs="Times New Roman"/>
          <w:bCs/>
          <w:kern w:val="0"/>
          <w:sz w:val="24"/>
          <w:szCs w:val="24"/>
          <w14:ligatures w14:val="none"/>
        </w:rPr>
      </w:pPr>
      <w:r w:rsidRPr="00D00525">
        <w:rPr>
          <w:rFonts w:ascii="Times New Roman" w:eastAsiaTheme="minorEastAsia" w:hAnsi="Times New Roman" w:cs="Times New Roman"/>
          <w:bCs/>
          <w:kern w:val="0"/>
          <w:sz w:val="24"/>
          <w:szCs w:val="24"/>
          <w14:ligatures w14:val="none"/>
        </w:rPr>
        <w:t>Século XXI. Fazenda Araruama.</w:t>
      </w:r>
    </w:p>
    <w:p w14:paraId="60A68365" w14:textId="5158B30E" w:rsidR="00947844" w:rsidRPr="00D00525" w:rsidRDefault="004F100B" w:rsidP="0049183A">
      <w:pPr>
        <w:spacing w:after="0" w:line="276" w:lineRule="auto"/>
        <w:jc w:val="center"/>
        <w:rPr>
          <w:rFonts w:ascii="Times New Roman" w:eastAsiaTheme="minorEastAsia" w:hAnsi="Times New Roman" w:cs="Times New Roman"/>
          <w:bCs/>
          <w:kern w:val="0"/>
          <w:sz w:val="24"/>
          <w:szCs w:val="24"/>
          <w14:ligatures w14:val="none"/>
        </w:rPr>
      </w:pPr>
      <w:r w:rsidRPr="00D00525">
        <w:rPr>
          <w:rFonts w:ascii="Times New Roman" w:eastAsiaTheme="minorEastAsia" w:hAnsi="Times New Roman" w:cs="Times New Roman"/>
          <w:bCs/>
          <w:kern w:val="0"/>
          <w:sz w:val="24"/>
          <w:szCs w:val="24"/>
          <w14:ligatures w14:val="none"/>
        </w:rPr>
        <w:t>Ano de 2079.</w:t>
      </w:r>
    </w:p>
    <w:p w14:paraId="712BC35C" w14:textId="77777777" w:rsidR="00A23335" w:rsidRPr="00A23335" w:rsidRDefault="00A23335" w:rsidP="00A23335">
      <w:pPr>
        <w:spacing w:after="0" w:line="276" w:lineRule="auto"/>
        <w:jc w:val="right"/>
        <w:rPr>
          <w:rFonts w:ascii="Times New Roman" w:eastAsia="Times New Roman" w:hAnsi="Times New Roman" w:cs="Times New Roman"/>
          <w:bCs/>
          <w:i/>
          <w:iCs/>
          <w:kern w:val="0"/>
          <w:sz w:val="24"/>
          <w:szCs w:val="24"/>
          <w14:ligatures w14:val="none"/>
        </w:rPr>
      </w:pPr>
      <w:r w:rsidRPr="00A23335">
        <w:rPr>
          <w:rFonts w:ascii="Times New Roman" w:eastAsia="Times New Roman" w:hAnsi="Times New Roman" w:cs="Times New Roman"/>
          <w:b/>
          <w:color w:val="7030A0"/>
          <w:kern w:val="0"/>
          <w:sz w:val="24"/>
          <w:szCs w:val="24"/>
          <w14:ligatures w14:val="none"/>
        </w:rPr>
        <w:t>1</w:t>
      </w:r>
      <w:r w:rsidRPr="00A23335">
        <w:rPr>
          <w:rFonts w:ascii="Times New Roman" w:eastAsia="Times New Roman" w:hAnsi="Times New Roman" w:cs="Times New Roman"/>
          <w:bCs/>
          <w:kern w:val="0"/>
          <w:sz w:val="24"/>
          <w:szCs w:val="24"/>
          <w14:ligatures w14:val="none"/>
        </w:rPr>
        <w:t xml:space="preserve">. </w:t>
      </w:r>
      <w:r w:rsidRPr="00A23335">
        <w:rPr>
          <w:rFonts w:ascii="Times New Roman" w:eastAsia="Times New Roman" w:hAnsi="Times New Roman" w:cs="Times New Roman"/>
          <w:b/>
          <w:i/>
          <w:iCs/>
          <w:color w:val="C50BC5"/>
          <w:kern w:val="0"/>
          <w:sz w:val="24"/>
          <w:szCs w:val="24"/>
          <w14:ligatures w14:val="none"/>
        </w:rPr>
        <w:t>Fugitivo</w:t>
      </w:r>
      <w:r w:rsidRPr="00A23335">
        <w:rPr>
          <w:rFonts w:ascii="Times New Roman" w:eastAsia="Times New Roman" w:hAnsi="Times New Roman" w:cs="Times New Roman"/>
          <w:bCs/>
          <w:i/>
          <w:iCs/>
          <w:kern w:val="0"/>
          <w:sz w:val="24"/>
          <w:szCs w:val="24"/>
          <w14:ligatures w14:val="none"/>
        </w:rPr>
        <w:t>.</w:t>
      </w:r>
    </w:p>
    <w:p w14:paraId="5C903CBE" w14:textId="77777777" w:rsidR="0049183A" w:rsidRPr="0049183A" w:rsidRDefault="0049183A" w:rsidP="0049183A">
      <w:pPr>
        <w:spacing w:after="0" w:line="276" w:lineRule="auto"/>
        <w:jc w:val="center"/>
        <w:rPr>
          <w:rFonts w:ascii="Times New Roman" w:eastAsiaTheme="minorEastAsia" w:hAnsi="Times New Roman" w:cs="Times New Roman"/>
          <w:bCs/>
          <w:kern w:val="0"/>
          <w:sz w:val="24"/>
          <w:szCs w:val="24"/>
          <w14:ligatures w14:val="none"/>
        </w:rPr>
      </w:pPr>
    </w:p>
    <w:p w14:paraId="1255A187" w14:textId="4381C0CC" w:rsidR="00E03BD8" w:rsidRPr="00A3036C" w:rsidRDefault="004F100B"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 xml:space="preserve">A Fazenda Araruama, depois de sofrer em cada centímetro da propriedade busca pelo inimigo n° 1 da IMSD </w:t>
      </w:r>
      <w:r w:rsidR="00463C6F"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Independência Mundial dos Servos de Deus, o escritor Tom Harrison, 34, reafirma sua fidelidade como fornecedor de carnes aviária, bovina e suína </w:t>
      </w:r>
      <w:r w:rsidR="00302EBE" w:rsidRPr="00A3036C">
        <w:rPr>
          <w:rFonts w:ascii="Times New Roman" w:hAnsi="Times New Roman" w:cs="Times New Roman"/>
          <w:sz w:val="24"/>
          <w:szCs w:val="24"/>
        </w:rPr>
        <w:t xml:space="preserve">do </w:t>
      </w:r>
      <w:r w:rsidR="00302EBE" w:rsidRPr="00A3036C">
        <w:rPr>
          <w:rFonts w:ascii="Times New Roman" w:hAnsi="Times New Roman" w:cs="Times New Roman"/>
          <w:bCs/>
          <w:sz w:val="20"/>
          <w:szCs w:val="20"/>
          <w:lang w:eastAsia="pt-BR"/>
        </w:rPr>
        <w:t>PREPARADO</w:t>
      </w:r>
      <w:r w:rsidRPr="00A3036C">
        <w:rPr>
          <w:rFonts w:ascii="Times New Roman" w:hAnsi="Times New Roman" w:cs="Times New Roman"/>
          <w:sz w:val="24"/>
          <w:szCs w:val="24"/>
        </w:rPr>
        <w:t xml:space="preserve"> </w:t>
      </w:r>
      <w:r w:rsidR="001A66E5" w:rsidRPr="00A3036C">
        <w:rPr>
          <w:rFonts w:ascii="Times New Roman" w:hAnsi="Times New Roman" w:cs="Times New Roman"/>
          <w:sz w:val="24"/>
          <w:szCs w:val="24"/>
        </w:rPr>
        <w:t>—</w:t>
      </w:r>
      <w:r w:rsidRPr="00A3036C">
        <w:rPr>
          <w:rFonts w:ascii="Times New Roman" w:hAnsi="Times New Roman" w:cs="Times New Roman"/>
          <w:sz w:val="24"/>
          <w:szCs w:val="24"/>
        </w:rPr>
        <w:t xml:space="preserve"> Presídio do Pecador Restaurado Dotado do Onicriador. As forças tarefas da CGU </w:t>
      </w:r>
      <w:r w:rsidR="00A17550" w:rsidRPr="00A3036C">
        <w:rPr>
          <w:rFonts w:ascii="Times New Roman" w:hAnsi="Times New Roman" w:cs="Times New Roman"/>
          <w:sz w:val="24"/>
          <w:szCs w:val="24"/>
        </w:rPr>
        <w:t>—</w:t>
      </w:r>
      <w:r w:rsidRPr="00A3036C">
        <w:rPr>
          <w:rFonts w:ascii="Times New Roman" w:hAnsi="Times New Roman" w:cs="Times New Roman"/>
          <w:sz w:val="24"/>
          <w:szCs w:val="24"/>
        </w:rPr>
        <w:t xml:space="preserve"> Controladoria Geral da União e a CSG </w:t>
      </w:r>
      <w:r w:rsidR="00A17550" w:rsidRPr="00A3036C">
        <w:rPr>
          <w:rFonts w:ascii="Times New Roman" w:hAnsi="Times New Roman" w:cs="Times New Roman"/>
          <w:sz w:val="24"/>
          <w:szCs w:val="24"/>
        </w:rPr>
        <w:t>—</w:t>
      </w:r>
      <w:r w:rsidRPr="00A3036C">
        <w:rPr>
          <w:rFonts w:ascii="Times New Roman" w:hAnsi="Times New Roman" w:cs="Times New Roman"/>
          <w:sz w:val="24"/>
          <w:szCs w:val="24"/>
        </w:rPr>
        <w:t xml:space="preserve"> Conselho de Segurança Global não cumprem o objetivo de prisão na propriedade, confirmando seu gestor, Miguel Araruama, 74, como um colaborador financeiro e incentivador fidedigno da causa envergada pela IMSD.</w:t>
      </w:r>
      <w:r w:rsidR="006E2566" w:rsidRPr="00A3036C">
        <w:rPr>
          <w:rFonts w:ascii="Times New Roman" w:hAnsi="Times New Roman" w:cs="Times New Roman"/>
          <w:sz w:val="24"/>
          <w:szCs w:val="24"/>
        </w:rPr>
        <w:t xml:space="preserve"> </w:t>
      </w:r>
    </w:p>
    <w:p w14:paraId="60A68367" w14:textId="77777777" w:rsidR="006E2566" w:rsidRPr="00A3036C" w:rsidRDefault="006E2566" w:rsidP="00947844">
      <w:pPr>
        <w:spacing w:after="0" w:line="276" w:lineRule="auto"/>
        <w:jc w:val="both"/>
      </w:pPr>
    </w:p>
    <w:p w14:paraId="60A68368" w14:textId="7930955E" w:rsidR="006E2566" w:rsidRPr="00A3036C" w:rsidRDefault="006E2566"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w:t>
      </w:r>
      <w:r w:rsidR="008C6B56" w:rsidRPr="00A3036C">
        <w:rPr>
          <w:rFonts w:ascii="Times New Roman" w:hAnsi="Times New Roman" w:cs="Times New Roman"/>
          <w:sz w:val="24"/>
          <w:szCs w:val="24"/>
        </w:rPr>
        <w:t xml:space="preserve"> Perdoe-nos </w:t>
      </w:r>
      <w:r w:rsidR="00EA0463" w:rsidRPr="00A3036C">
        <w:rPr>
          <w:rFonts w:ascii="Times New Roman" w:hAnsi="Times New Roman" w:cs="Times New Roman"/>
          <w:sz w:val="24"/>
          <w:szCs w:val="24"/>
        </w:rPr>
        <w:t>―</w:t>
      </w:r>
      <w:r w:rsidR="008C6B56" w:rsidRPr="00A3036C">
        <w:rPr>
          <w:rFonts w:ascii="Times New Roman" w:hAnsi="Times New Roman" w:cs="Times New Roman"/>
          <w:sz w:val="24"/>
          <w:szCs w:val="24"/>
        </w:rPr>
        <w:t xml:space="preserve"> v</w:t>
      </w:r>
      <w:r w:rsidRPr="00A3036C">
        <w:rPr>
          <w:rFonts w:ascii="Times New Roman" w:hAnsi="Times New Roman" w:cs="Times New Roman"/>
          <w:sz w:val="24"/>
          <w:szCs w:val="24"/>
        </w:rPr>
        <w:t xml:space="preserve">ocifera representante da CGU </w:t>
      </w:r>
      <w:r w:rsidR="00463C6F" w:rsidRPr="00A3036C">
        <w:rPr>
          <w:rFonts w:ascii="Times New Roman" w:hAnsi="Times New Roman" w:cs="Times New Roman"/>
          <w:sz w:val="24"/>
          <w:szCs w:val="24"/>
        </w:rPr>
        <w:t>―</w:t>
      </w:r>
      <w:r w:rsidRPr="00A3036C">
        <w:rPr>
          <w:rFonts w:ascii="Times New Roman" w:hAnsi="Times New Roman" w:cs="Times New Roman"/>
          <w:sz w:val="24"/>
          <w:szCs w:val="24"/>
        </w:rPr>
        <w:t xml:space="preserve"> Ossos do ofício... grato pela recepção e o ótimo café. ▬ constrangido.</w:t>
      </w:r>
    </w:p>
    <w:p w14:paraId="60A68369" w14:textId="77777777" w:rsidR="006E2566" w:rsidRPr="00A3036C" w:rsidRDefault="006E2566" w:rsidP="00947844">
      <w:pPr>
        <w:spacing w:after="0" w:line="276" w:lineRule="auto"/>
        <w:jc w:val="both"/>
        <w:rPr>
          <w:rFonts w:ascii="Times New Roman" w:hAnsi="Times New Roman" w:cs="Times New Roman"/>
          <w:sz w:val="24"/>
          <w:szCs w:val="24"/>
        </w:rPr>
      </w:pPr>
    </w:p>
    <w:p w14:paraId="60A6836A" w14:textId="13987CCA" w:rsidR="006E2566" w:rsidRPr="00A3036C" w:rsidRDefault="006E2566"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 xml:space="preserve">▬ Não há de que </w:t>
      </w:r>
      <w:r w:rsidR="0088654B"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Miguel Araruama exerce simpatia </w:t>
      </w:r>
      <w:r w:rsidR="0088654B"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835F47" w:rsidRPr="00A3036C">
        <w:rPr>
          <w:rFonts w:ascii="Times New Roman" w:hAnsi="Times New Roman" w:cs="Times New Roman"/>
          <w:sz w:val="24"/>
          <w:szCs w:val="24"/>
        </w:rPr>
        <w:t xml:space="preserve">Vocês só estão fazendo o trabalho que tem que ser feito ▬ Compreensivo </w:t>
      </w:r>
      <w:r w:rsidR="0088654B" w:rsidRPr="00A3036C">
        <w:rPr>
          <w:rFonts w:ascii="Times New Roman" w:hAnsi="Times New Roman" w:cs="Times New Roman"/>
          <w:sz w:val="24"/>
          <w:szCs w:val="24"/>
        </w:rPr>
        <w:t>―</w:t>
      </w:r>
      <w:r w:rsidR="00835F47" w:rsidRPr="00A3036C">
        <w:rPr>
          <w:rFonts w:ascii="Times New Roman" w:hAnsi="Times New Roman" w:cs="Times New Roman"/>
          <w:sz w:val="24"/>
          <w:szCs w:val="24"/>
        </w:rPr>
        <w:t xml:space="preserve"> A Fazenda Araruama esteve no lugar certo numa hora errada. ▬ justifica.</w:t>
      </w:r>
    </w:p>
    <w:p w14:paraId="60A6836B" w14:textId="77777777" w:rsidR="00835F47" w:rsidRPr="00A3036C" w:rsidRDefault="00835F47" w:rsidP="00947844">
      <w:pPr>
        <w:spacing w:after="0" w:line="276" w:lineRule="auto"/>
        <w:jc w:val="both"/>
        <w:rPr>
          <w:rFonts w:ascii="Times New Roman" w:hAnsi="Times New Roman" w:cs="Times New Roman"/>
        </w:rPr>
      </w:pPr>
    </w:p>
    <w:p w14:paraId="60A6836C" w14:textId="673F9D6B" w:rsidR="006E2566" w:rsidRPr="00A3036C" w:rsidRDefault="00835F47"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lastRenderedPageBreak/>
        <w:t>▬ Importante o senhor saber que a IMSD, o tem em alta conta e não faltam recomendações de nossos superiores para exerce</w:t>
      </w:r>
      <w:r w:rsidR="008C6B56" w:rsidRPr="00A3036C">
        <w:rPr>
          <w:rFonts w:ascii="Times New Roman" w:hAnsi="Times New Roman" w:cs="Times New Roman"/>
          <w:sz w:val="24"/>
          <w:szCs w:val="24"/>
        </w:rPr>
        <w:t xml:space="preserve">rmos esta delicada abordagem </w:t>
      </w:r>
      <w:r w:rsidR="00B15B76" w:rsidRPr="00A3036C">
        <w:rPr>
          <w:rFonts w:ascii="Times New Roman" w:hAnsi="Times New Roman" w:cs="Times New Roman"/>
          <w:sz w:val="24"/>
          <w:szCs w:val="24"/>
        </w:rPr>
        <w:t xml:space="preserve">― </w:t>
      </w:r>
      <w:r w:rsidR="007F0D86" w:rsidRPr="00A3036C">
        <w:rPr>
          <w:rFonts w:ascii="Times New Roman" w:hAnsi="Times New Roman" w:cs="Times New Roman"/>
          <w:sz w:val="24"/>
          <w:szCs w:val="24"/>
        </w:rPr>
        <w:t>F</w:t>
      </w:r>
      <w:r w:rsidRPr="00A3036C">
        <w:rPr>
          <w:rFonts w:ascii="Times New Roman" w:hAnsi="Times New Roman" w:cs="Times New Roman"/>
          <w:sz w:val="24"/>
          <w:szCs w:val="24"/>
        </w:rPr>
        <w:t xml:space="preserve">uncionário da CSG </w:t>
      </w:r>
      <w:r w:rsidR="002E7298" w:rsidRPr="00A3036C">
        <w:rPr>
          <w:rFonts w:ascii="Times New Roman" w:hAnsi="Times New Roman" w:cs="Times New Roman"/>
          <w:sz w:val="24"/>
          <w:szCs w:val="24"/>
        </w:rPr>
        <w:t xml:space="preserve">pontua admiração e respeito </w:t>
      </w:r>
      <w:r w:rsidR="00B15B76" w:rsidRPr="00A3036C">
        <w:rPr>
          <w:rFonts w:ascii="Times New Roman" w:hAnsi="Times New Roman" w:cs="Times New Roman"/>
          <w:sz w:val="24"/>
          <w:szCs w:val="24"/>
        </w:rPr>
        <w:t xml:space="preserve">― </w:t>
      </w:r>
      <w:r w:rsidR="002E7298" w:rsidRPr="00A3036C">
        <w:rPr>
          <w:rFonts w:ascii="Times New Roman" w:hAnsi="Times New Roman" w:cs="Times New Roman"/>
          <w:sz w:val="24"/>
          <w:szCs w:val="24"/>
        </w:rPr>
        <w:t>Concordo com o colega, de que o melhor desta diligência está sendo a boa conversa e o excelente café acompanhado de guloseimas. ▬ descontrai.</w:t>
      </w:r>
    </w:p>
    <w:p w14:paraId="60A6836D" w14:textId="77777777" w:rsidR="002E7298" w:rsidRPr="00A3036C" w:rsidRDefault="002E7298" w:rsidP="00947844">
      <w:pPr>
        <w:spacing w:after="0" w:line="276" w:lineRule="auto"/>
        <w:jc w:val="both"/>
        <w:rPr>
          <w:rFonts w:ascii="Times New Roman" w:hAnsi="Times New Roman" w:cs="Times New Roman"/>
          <w:sz w:val="24"/>
          <w:szCs w:val="24"/>
        </w:rPr>
      </w:pPr>
    </w:p>
    <w:p w14:paraId="60A6836E" w14:textId="6A32A998" w:rsidR="00B15ACC" w:rsidRPr="00A3036C" w:rsidRDefault="002E7298"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Deus escreve certo por linhas tortas</w:t>
      </w:r>
      <w:r w:rsidRPr="00A3036C">
        <w:rPr>
          <w:rFonts w:ascii="Times New Roman" w:hAnsi="Times New Roman" w:cs="Times New Roman"/>
          <w:sz w:val="24"/>
          <w:szCs w:val="24"/>
        </w:rPr>
        <w:t xml:space="preserve"> </w:t>
      </w:r>
      <w:r w:rsidR="00B15B76" w:rsidRPr="00A3036C">
        <w:rPr>
          <w:rFonts w:ascii="Times New Roman" w:hAnsi="Times New Roman" w:cs="Times New Roman"/>
          <w:sz w:val="24"/>
          <w:szCs w:val="24"/>
        </w:rPr>
        <w:t>―</w:t>
      </w:r>
      <w:r w:rsidRPr="00A3036C">
        <w:rPr>
          <w:rFonts w:ascii="Times New Roman" w:hAnsi="Times New Roman" w:cs="Times New Roman"/>
          <w:sz w:val="24"/>
          <w:szCs w:val="24"/>
        </w:rPr>
        <w:t xml:space="preserve"> Miguel, receptivo, representa a fé </w:t>
      </w:r>
      <w:r w:rsidR="00B15B76"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Tema de cultos na IMSD </w:t>
      </w:r>
      <w:r w:rsidR="00B15B76" w:rsidRPr="00A3036C">
        <w:rPr>
          <w:rFonts w:ascii="Times New Roman" w:hAnsi="Times New Roman" w:cs="Times New Roman"/>
          <w:sz w:val="24"/>
          <w:szCs w:val="24"/>
        </w:rPr>
        <w:t>—</w:t>
      </w:r>
      <w:r w:rsidRPr="00A3036C">
        <w:rPr>
          <w:rFonts w:ascii="Times New Roman" w:hAnsi="Times New Roman" w:cs="Times New Roman"/>
          <w:sz w:val="24"/>
          <w:szCs w:val="24"/>
        </w:rPr>
        <w:t xml:space="preserve"> Independência Mundial dos Servos de Deus </w:t>
      </w:r>
      <w:r w:rsidR="00B15B76" w:rsidRPr="00A3036C">
        <w:rPr>
          <w:rFonts w:ascii="Times New Roman" w:hAnsi="Times New Roman" w:cs="Times New Roman"/>
          <w:sz w:val="24"/>
          <w:szCs w:val="24"/>
        </w:rPr>
        <w:t>―</w:t>
      </w:r>
      <w:r w:rsidR="008C6B56" w:rsidRPr="00A3036C">
        <w:rPr>
          <w:rFonts w:ascii="Times New Roman" w:hAnsi="Times New Roman" w:cs="Times New Roman"/>
          <w:sz w:val="24"/>
          <w:szCs w:val="24"/>
        </w:rPr>
        <w:t xml:space="preserve"> </w:t>
      </w:r>
      <w:r w:rsidR="00B15B76" w:rsidRPr="00A3036C">
        <w:rPr>
          <w:rFonts w:ascii="Times New Roman" w:hAnsi="Times New Roman" w:cs="Times New Roman"/>
          <w:sz w:val="24"/>
          <w:szCs w:val="24"/>
        </w:rPr>
        <w:t>P</w:t>
      </w:r>
      <w:r w:rsidR="00B15ACC" w:rsidRPr="00A3036C">
        <w:rPr>
          <w:rFonts w:ascii="Times New Roman" w:hAnsi="Times New Roman" w:cs="Times New Roman"/>
          <w:sz w:val="24"/>
          <w:szCs w:val="24"/>
        </w:rPr>
        <w:t xml:space="preserve">ontua fidelidade religiosa </w:t>
      </w:r>
      <w:r w:rsidR="007F0D86" w:rsidRPr="00A3036C">
        <w:rPr>
          <w:rFonts w:ascii="Times New Roman" w:hAnsi="Times New Roman" w:cs="Times New Roman"/>
          <w:sz w:val="24"/>
          <w:szCs w:val="24"/>
        </w:rPr>
        <w:t>―</w:t>
      </w:r>
      <w:r w:rsidR="00B15ACC" w:rsidRPr="00A3036C">
        <w:rPr>
          <w:rFonts w:ascii="Times New Roman" w:hAnsi="Times New Roman" w:cs="Times New Roman"/>
          <w:sz w:val="24"/>
          <w:szCs w:val="24"/>
        </w:rPr>
        <w:t xml:space="preserve"> Fiquem à vontade e apareçam quando quiserem para apreciarmos o café, guloseimas e, especialmente, a resenha. ▬ convidativo.</w:t>
      </w:r>
    </w:p>
    <w:p w14:paraId="6680A887" w14:textId="77777777" w:rsidR="00D703E8" w:rsidRPr="00A3036C" w:rsidRDefault="00D703E8" w:rsidP="00947844">
      <w:pPr>
        <w:spacing w:after="0" w:line="276" w:lineRule="auto"/>
        <w:jc w:val="both"/>
        <w:rPr>
          <w:rFonts w:ascii="Times New Roman" w:hAnsi="Times New Roman" w:cs="Times New Roman"/>
          <w:sz w:val="24"/>
          <w:szCs w:val="24"/>
        </w:rPr>
      </w:pPr>
    </w:p>
    <w:p w14:paraId="74B7D65C" w14:textId="21046403" w:rsidR="00CA223E" w:rsidRPr="00A3036C" w:rsidRDefault="00D703E8"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Miguel Araruama, hábil</w:t>
      </w:r>
      <w:r w:rsidR="006B0F86" w:rsidRPr="00A3036C">
        <w:rPr>
          <w:rFonts w:ascii="Times New Roman" w:hAnsi="Times New Roman" w:cs="Times New Roman"/>
          <w:sz w:val="24"/>
          <w:szCs w:val="24"/>
        </w:rPr>
        <w:t xml:space="preserve"> na eloquência da descontração, conta uma piada</w:t>
      </w:r>
      <w:r w:rsidR="007D511B" w:rsidRPr="00A3036C">
        <w:rPr>
          <w:rFonts w:ascii="Times New Roman" w:hAnsi="Times New Roman" w:cs="Times New Roman"/>
          <w:sz w:val="24"/>
          <w:szCs w:val="24"/>
        </w:rPr>
        <w:t>:</w:t>
      </w:r>
      <w:bookmarkStart w:id="6" w:name="_Hlk177722386"/>
      <w:r w:rsidR="00DE082C" w:rsidRPr="00A3036C">
        <w:rPr>
          <w:rFonts w:ascii="Times New Roman" w:hAnsi="Times New Roman" w:cs="Times New Roman"/>
          <w:sz w:val="24"/>
          <w:szCs w:val="24"/>
        </w:rPr>
        <w:t xml:space="preserve"> </w:t>
      </w:r>
      <w:bookmarkEnd w:id="6"/>
      <w:r w:rsidR="007D511B" w:rsidRPr="00A3036C">
        <w:rPr>
          <w:rFonts w:ascii="Times New Roman" w:hAnsi="Times New Roman" w:cs="Times New Roman"/>
          <w:sz w:val="24"/>
          <w:szCs w:val="24"/>
        </w:rPr>
        <w:t>“</w:t>
      </w:r>
      <w:r w:rsidR="0062517E" w:rsidRPr="00A3036C">
        <w:rPr>
          <w:rFonts w:ascii="Times New Roman" w:hAnsi="Times New Roman" w:cs="Times New Roman"/>
          <w:sz w:val="24"/>
          <w:szCs w:val="24"/>
        </w:rPr>
        <w:t>M</w:t>
      </w:r>
      <w:r w:rsidR="007D511B" w:rsidRPr="00A3036C">
        <w:rPr>
          <w:rFonts w:ascii="Times New Roman" w:hAnsi="Times New Roman" w:cs="Times New Roman"/>
          <w:sz w:val="24"/>
          <w:szCs w:val="24"/>
        </w:rPr>
        <w:t xml:space="preserve">enino </w:t>
      </w:r>
      <w:r w:rsidR="002528E3" w:rsidRPr="00A3036C">
        <w:rPr>
          <w:rFonts w:ascii="Times New Roman" w:hAnsi="Times New Roman" w:cs="Times New Roman"/>
          <w:sz w:val="24"/>
          <w:szCs w:val="24"/>
        </w:rPr>
        <w:t xml:space="preserve">procura a mãe para </w:t>
      </w:r>
      <w:r w:rsidR="00406869" w:rsidRPr="00A3036C">
        <w:rPr>
          <w:rFonts w:ascii="Times New Roman" w:hAnsi="Times New Roman" w:cs="Times New Roman"/>
          <w:sz w:val="24"/>
          <w:szCs w:val="24"/>
        </w:rPr>
        <w:t>lhe perguntar: mãe, o que é nação</w:t>
      </w:r>
      <w:r w:rsidR="00065002" w:rsidRPr="00A3036C">
        <w:rPr>
          <w:rFonts w:ascii="Times New Roman" w:hAnsi="Times New Roman" w:cs="Times New Roman"/>
          <w:sz w:val="24"/>
          <w:szCs w:val="24"/>
        </w:rPr>
        <w:t>? Nação, filho, é como se fosse eu</w:t>
      </w:r>
      <w:r w:rsidR="00A264D7" w:rsidRPr="00A3036C">
        <w:rPr>
          <w:rFonts w:ascii="Times New Roman" w:hAnsi="Times New Roman" w:cs="Times New Roman"/>
          <w:sz w:val="24"/>
          <w:szCs w:val="24"/>
        </w:rPr>
        <w:t xml:space="preserve">. Cuido </w:t>
      </w:r>
      <w:r w:rsidR="00715EF7" w:rsidRPr="00A3036C">
        <w:rPr>
          <w:rFonts w:ascii="Times New Roman" w:hAnsi="Times New Roman" w:cs="Times New Roman"/>
          <w:sz w:val="24"/>
          <w:szCs w:val="24"/>
        </w:rPr>
        <w:t>e protejo</w:t>
      </w:r>
      <w:r w:rsidR="00A264D7" w:rsidRPr="00A3036C">
        <w:rPr>
          <w:rFonts w:ascii="Times New Roman" w:hAnsi="Times New Roman" w:cs="Times New Roman"/>
          <w:sz w:val="24"/>
          <w:szCs w:val="24"/>
        </w:rPr>
        <w:t xml:space="preserve"> nossa família</w:t>
      </w:r>
      <w:r w:rsidR="00715EF7" w:rsidRPr="00A3036C">
        <w:rPr>
          <w:rFonts w:ascii="Times New Roman" w:hAnsi="Times New Roman" w:cs="Times New Roman"/>
          <w:sz w:val="24"/>
          <w:szCs w:val="24"/>
        </w:rPr>
        <w:t xml:space="preserve">. </w:t>
      </w:r>
      <w:r w:rsidR="003B24A8" w:rsidRPr="00A3036C">
        <w:rPr>
          <w:rFonts w:ascii="Times New Roman" w:hAnsi="Times New Roman" w:cs="Times New Roman"/>
          <w:sz w:val="24"/>
          <w:szCs w:val="24"/>
        </w:rPr>
        <w:t xml:space="preserve">Garoto sai e volta com outra questão: mãe, </w:t>
      </w:r>
      <w:r w:rsidR="00DA7D38" w:rsidRPr="00A3036C">
        <w:rPr>
          <w:rFonts w:ascii="Times New Roman" w:hAnsi="Times New Roman" w:cs="Times New Roman"/>
          <w:sz w:val="24"/>
          <w:szCs w:val="24"/>
        </w:rPr>
        <w:t>o que é poder econômico? Progenitora pensa e responde</w:t>
      </w:r>
      <w:r w:rsidR="00985143" w:rsidRPr="00A3036C">
        <w:rPr>
          <w:rFonts w:ascii="Times New Roman" w:hAnsi="Times New Roman" w:cs="Times New Roman"/>
          <w:sz w:val="24"/>
          <w:szCs w:val="24"/>
        </w:rPr>
        <w:t>... é seu pai, o provedor de todas as nec</w:t>
      </w:r>
      <w:r w:rsidR="00942CB6" w:rsidRPr="00A3036C">
        <w:rPr>
          <w:rFonts w:ascii="Times New Roman" w:hAnsi="Times New Roman" w:cs="Times New Roman"/>
          <w:sz w:val="24"/>
          <w:szCs w:val="24"/>
        </w:rPr>
        <w:t>essidades econômicas e financeiras para podermos viver.</w:t>
      </w:r>
      <w:r w:rsidR="00331971" w:rsidRPr="00A3036C">
        <w:rPr>
          <w:rFonts w:ascii="Times New Roman" w:hAnsi="Times New Roman" w:cs="Times New Roman"/>
          <w:sz w:val="24"/>
          <w:szCs w:val="24"/>
        </w:rPr>
        <w:t xml:space="preserve"> Curioso vai brincar e volta com nova inquisição: mamãe,</w:t>
      </w:r>
      <w:r w:rsidR="00A873EA" w:rsidRPr="00A3036C">
        <w:rPr>
          <w:rFonts w:ascii="Times New Roman" w:hAnsi="Times New Roman" w:cs="Times New Roman"/>
          <w:sz w:val="24"/>
          <w:szCs w:val="24"/>
        </w:rPr>
        <w:t xml:space="preserve"> como posso definir o povo: </w:t>
      </w:r>
      <w:r w:rsidR="00691A68" w:rsidRPr="00A3036C">
        <w:rPr>
          <w:rFonts w:ascii="Times New Roman" w:hAnsi="Times New Roman" w:cs="Times New Roman"/>
          <w:sz w:val="24"/>
          <w:szCs w:val="24"/>
        </w:rPr>
        <w:t>filho, esta é fácil</w:t>
      </w:r>
      <w:r w:rsidR="0033274B" w:rsidRPr="00A3036C">
        <w:rPr>
          <w:rFonts w:ascii="Times New Roman" w:hAnsi="Times New Roman" w:cs="Times New Roman"/>
          <w:sz w:val="24"/>
          <w:szCs w:val="24"/>
        </w:rPr>
        <w:t>. Pensa na Maria</w:t>
      </w:r>
      <w:r w:rsidR="00D41EAB" w:rsidRPr="00A3036C">
        <w:rPr>
          <w:rFonts w:ascii="Times New Roman" w:hAnsi="Times New Roman" w:cs="Times New Roman"/>
          <w:sz w:val="24"/>
          <w:szCs w:val="24"/>
        </w:rPr>
        <w:t>... ela cuida do trabalho pesado da casa</w:t>
      </w:r>
      <w:r w:rsidR="0070593F" w:rsidRPr="00A3036C">
        <w:rPr>
          <w:rFonts w:ascii="Times New Roman" w:hAnsi="Times New Roman" w:cs="Times New Roman"/>
          <w:sz w:val="24"/>
          <w:szCs w:val="24"/>
        </w:rPr>
        <w:t>, sob as minhas ordens, para que tenhamos casa arrumada, roupa lavada e comida gostosa na mesa.</w:t>
      </w:r>
      <w:r w:rsidR="004072AB" w:rsidRPr="00A3036C">
        <w:rPr>
          <w:rFonts w:ascii="Times New Roman" w:hAnsi="Times New Roman" w:cs="Times New Roman"/>
          <w:sz w:val="24"/>
          <w:szCs w:val="24"/>
        </w:rPr>
        <w:t xml:space="preserve"> Perguntador mirim vai e volta com</w:t>
      </w:r>
      <w:r w:rsidR="003A6CA2" w:rsidRPr="00A3036C">
        <w:rPr>
          <w:rFonts w:ascii="Times New Roman" w:hAnsi="Times New Roman" w:cs="Times New Roman"/>
          <w:sz w:val="24"/>
          <w:szCs w:val="24"/>
        </w:rPr>
        <w:t xml:space="preserve"> novo quesito: </w:t>
      </w:r>
      <w:r w:rsidR="006D1689" w:rsidRPr="00A3036C">
        <w:rPr>
          <w:rFonts w:ascii="Times New Roman" w:hAnsi="Times New Roman" w:cs="Times New Roman"/>
          <w:sz w:val="24"/>
          <w:szCs w:val="24"/>
        </w:rPr>
        <w:t>Mãe, juro que é a última pergunta: o que é futuro da nação? Simples</w:t>
      </w:r>
      <w:r w:rsidR="00620440" w:rsidRPr="00A3036C">
        <w:rPr>
          <w:rFonts w:ascii="Times New Roman" w:hAnsi="Times New Roman" w:cs="Times New Roman"/>
          <w:sz w:val="24"/>
          <w:szCs w:val="24"/>
        </w:rPr>
        <w:t>... você! Nós investimos na sua vida educacional, esportiva e social</w:t>
      </w:r>
      <w:r w:rsidR="00F42C2A" w:rsidRPr="00A3036C">
        <w:rPr>
          <w:rFonts w:ascii="Times New Roman" w:hAnsi="Times New Roman" w:cs="Times New Roman"/>
          <w:sz w:val="24"/>
          <w:szCs w:val="24"/>
        </w:rPr>
        <w:t xml:space="preserve"> para que se torne um grande homem. Menino vai brincar com os colegas</w:t>
      </w:r>
      <w:r w:rsidR="001A41DD" w:rsidRPr="00A3036C">
        <w:rPr>
          <w:rFonts w:ascii="Times New Roman" w:hAnsi="Times New Roman" w:cs="Times New Roman"/>
          <w:sz w:val="24"/>
          <w:szCs w:val="24"/>
        </w:rPr>
        <w:t xml:space="preserve"> e depois volta a </w:t>
      </w:r>
    </w:p>
    <w:p w14:paraId="0D506C21" w14:textId="4392E068" w:rsidR="006A64CC" w:rsidRPr="00A3036C" w:rsidRDefault="001A41DD"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sua casa para tomar banho, </w:t>
      </w:r>
      <w:r w:rsidR="00146FB7" w:rsidRPr="00A3036C">
        <w:rPr>
          <w:rFonts w:ascii="Times New Roman" w:hAnsi="Times New Roman" w:cs="Times New Roman"/>
          <w:sz w:val="24"/>
          <w:szCs w:val="24"/>
        </w:rPr>
        <w:t>jantar e dormir. Ele no meio da noite tem uma dor de barriga e não alcançando a maçaneta da porta do banheiro</w:t>
      </w:r>
      <w:r w:rsidR="00460705" w:rsidRPr="00A3036C">
        <w:rPr>
          <w:rFonts w:ascii="Times New Roman" w:hAnsi="Times New Roman" w:cs="Times New Roman"/>
          <w:sz w:val="24"/>
          <w:szCs w:val="24"/>
        </w:rPr>
        <w:t xml:space="preserve"> fechada</w:t>
      </w:r>
      <w:r w:rsidR="002A494E" w:rsidRPr="00A3036C">
        <w:rPr>
          <w:rFonts w:ascii="Times New Roman" w:hAnsi="Times New Roman" w:cs="Times New Roman"/>
          <w:sz w:val="24"/>
          <w:szCs w:val="24"/>
        </w:rPr>
        <w:t>, vai procurar a mãe na suíte dos pais</w:t>
      </w:r>
      <w:r w:rsidR="004C43AA" w:rsidRPr="00A3036C">
        <w:rPr>
          <w:rFonts w:ascii="Times New Roman" w:hAnsi="Times New Roman" w:cs="Times New Roman"/>
          <w:sz w:val="24"/>
          <w:szCs w:val="24"/>
        </w:rPr>
        <w:t>. Chegando lá, a mãe dorme e não o atende. Apertado, não lhe resta</w:t>
      </w:r>
      <w:r w:rsidR="00244586" w:rsidRPr="00A3036C">
        <w:rPr>
          <w:rFonts w:ascii="Times New Roman" w:hAnsi="Times New Roman" w:cs="Times New Roman"/>
          <w:sz w:val="24"/>
          <w:szCs w:val="24"/>
        </w:rPr>
        <w:t xml:space="preserve"> </w:t>
      </w:r>
      <w:r w:rsidR="00511D3A" w:rsidRPr="00A3036C">
        <w:rPr>
          <w:rFonts w:ascii="Times New Roman" w:hAnsi="Times New Roman" w:cs="Times New Roman"/>
          <w:sz w:val="24"/>
          <w:szCs w:val="24"/>
        </w:rPr>
        <w:t>alternativa</w:t>
      </w:r>
      <w:r w:rsidR="00DE1CEC" w:rsidRPr="00A3036C">
        <w:rPr>
          <w:rFonts w:ascii="Times New Roman" w:hAnsi="Times New Roman" w:cs="Times New Roman"/>
          <w:sz w:val="24"/>
          <w:szCs w:val="24"/>
        </w:rPr>
        <w:t xml:space="preserve"> que não seja procurar a Maria. </w:t>
      </w:r>
      <w:r w:rsidR="00511D3A" w:rsidRPr="00A3036C">
        <w:rPr>
          <w:rFonts w:ascii="Times New Roman" w:hAnsi="Times New Roman" w:cs="Times New Roman"/>
          <w:sz w:val="24"/>
          <w:szCs w:val="24"/>
        </w:rPr>
        <w:t>Vai a seu encontro nas dependências de empregada e percebe</w:t>
      </w:r>
      <w:r w:rsidR="00985143" w:rsidRPr="00A3036C">
        <w:rPr>
          <w:rFonts w:ascii="Times New Roman" w:hAnsi="Times New Roman" w:cs="Times New Roman"/>
          <w:sz w:val="24"/>
          <w:szCs w:val="24"/>
        </w:rPr>
        <w:t xml:space="preserve"> </w:t>
      </w:r>
      <w:r w:rsidR="004543CF" w:rsidRPr="00A3036C">
        <w:rPr>
          <w:rFonts w:ascii="Times New Roman" w:hAnsi="Times New Roman" w:cs="Times New Roman"/>
          <w:sz w:val="24"/>
          <w:szCs w:val="24"/>
        </w:rPr>
        <w:t xml:space="preserve"> </w:t>
      </w:r>
      <w:r w:rsidR="00511D3A" w:rsidRPr="00A3036C">
        <w:rPr>
          <w:rFonts w:ascii="Times New Roman" w:hAnsi="Times New Roman" w:cs="Times New Roman"/>
          <w:sz w:val="24"/>
          <w:szCs w:val="24"/>
        </w:rPr>
        <w:t>gemidos masculinos e feminino</w:t>
      </w:r>
      <w:r w:rsidR="00244586" w:rsidRPr="00A3036C">
        <w:rPr>
          <w:rFonts w:ascii="Times New Roman" w:hAnsi="Times New Roman" w:cs="Times New Roman"/>
          <w:sz w:val="24"/>
          <w:szCs w:val="24"/>
        </w:rPr>
        <w:t>s, identificando seu pai fazendo sexo co</w:t>
      </w:r>
      <w:r w:rsidR="005B1767" w:rsidRPr="00A3036C">
        <w:rPr>
          <w:rFonts w:ascii="Times New Roman" w:hAnsi="Times New Roman" w:cs="Times New Roman"/>
          <w:sz w:val="24"/>
          <w:szCs w:val="24"/>
        </w:rPr>
        <w:t>m a empregada. Neste momento pensa: “É... enquanto a nação dorme</w:t>
      </w:r>
      <w:r w:rsidR="00850CD6" w:rsidRPr="00A3036C">
        <w:rPr>
          <w:rFonts w:ascii="Times New Roman" w:hAnsi="Times New Roman" w:cs="Times New Roman"/>
          <w:sz w:val="24"/>
          <w:szCs w:val="24"/>
        </w:rPr>
        <w:t>, o poder econômico fode o povo e o futuro da nação caga-se todo”.</w:t>
      </w:r>
      <w:r w:rsidR="002838FB" w:rsidRPr="00A3036C">
        <w:rPr>
          <w:rFonts w:ascii="Times New Roman" w:hAnsi="Times New Roman" w:cs="Times New Roman"/>
          <w:sz w:val="24"/>
          <w:szCs w:val="24"/>
        </w:rPr>
        <w:t xml:space="preserve"> </w:t>
      </w:r>
    </w:p>
    <w:p w14:paraId="47043629" w14:textId="4C9D2605" w:rsidR="007E7B63" w:rsidRPr="00A3036C" w:rsidRDefault="002838FB"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Gargalhadas</w:t>
      </w:r>
      <w:r w:rsidR="007802E2" w:rsidRPr="00A3036C">
        <w:rPr>
          <w:rFonts w:ascii="Times New Roman" w:hAnsi="Times New Roman" w:cs="Times New Roman"/>
          <w:sz w:val="24"/>
          <w:szCs w:val="24"/>
        </w:rPr>
        <w:t xml:space="preserve"> fecham com  </w:t>
      </w:r>
      <w:r w:rsidR="007802E2" w:rsidRPr="00A3036C">
        <w:rPr>
          <w:rFonts w:ascii="Times New Roman" w:hAnsi="Times New Roman" w:cs="Times New Roman"/>
          <w:i/>
          <w:iCs/>
          <w:sz w:val="24"/>
          <w:szCs w:val="24"/>
        </w:rPr>
        <w:t xml:space="preserve">chave de ouro </w:t>
      </w:r>
      <w:r w:rsidR="006235AA" w:rsidRPr="00A3036C">
        <w:rPr>
          <w:rFonts w:ascii="Times New Roman" w:hAnsi="Times New Roman" w:cs="Times New Roman"/>
          <w:sz w:val="24"/>
          <w:szCs w:val="24"/>
        </w:rPr>
        <w:t>a recepção de visitas indesejadas</w:t>
      </w:r>
      <w:r w:rsidR="00494AEE" w:rsidRPr="00A3036C">
        <w:rPr>
          <w:rFonts w:ascii="Times New Roman" w:hAnsi="Times New Roman" w:cs="Times New Roman"/>
          <w:sz w:val="24"/>
          <w:szCs w:val="24"/>
        </w:rPr>
        <w:t xml:space="preserve"> e totalmente enganada</w:t>
      </w:r>
      <w:r w:rsidR="004B5647" w:rsidRPr="00A3036C">
        <w:rPr>
          <w:rFonts w:ascii="Times New Roman" w:hAnsi="Times New Roman" w:cs="Times New Roman"/>
          <w:sz w:val="24"/>
          <w:szCs w:val="24"/>
        </w:rPr>
        <w:t>s pela convicção de que o inimigo nº 1</w:t>
      </w:r>
      <w:r w:rsidR="006235AA" w:rsidRPr="00A3036C">
        <w:rPr>
          <w:rFonts w:ascii="Times New Roman" w:hAnsi="Times New Roman" w:cs="Times New Roman"/>
          <w:sz w:val="24"/>
          <w:szCs w:val="24"/>
        </w:rPr>
        <w:t xml:space="preserve"> </w:t>
      </w:r>
      <w:r w:rsidR="004B5647" w:rsidRPr="00A3036C">
        <w:rPr>
          <w:rFonts w:ascii="Times New Roman" w:hAnsi="Times New Roman" w:cs="Times New Roman"/>
          <w:sz w:val="24"/>
          <w:szCs w:val="24"/>
        </w:rPr>
        <w:t>da IMSD —</w:t>
      </w:r>
      <w:r w:rsidR="00B03EA7" w:rsidRPr="00A3036C">
        <w:rPr>
          <w:rFonts w:ascii="Times New Roman" w:hAnsi="Times New Roman" w:cs="Times New Roman"/>
          <w:sz w:val="24"/>
          <w:szCs w:val="24"/>
        </w:rPr>
        <w:t xml:space="preserve"> </w:t>
      </w:r>
      <w:r w:rsidR="004B5647" w:rsidRPr="00A3036C">
        <w:rPr>
          <w:rFonts w:ascii="Times New Roman" w:hAnsi="Times New Roman" w:cs="Times New Roman"/>
          <w:sz w:val="24"/>
          <w:szCs w:val="24"/>
        </w:rPr>
        <w:t>Independência Mundial dos Servos de Deus</w:t>
      </w:r>
      <w:r w:rsidR="00C74349" w:rsidRPr="00A3036C">
        <w:rPr>
          <w:rFonts w:ascii="Times New Roman" w:hAnsi="Times New Roman" w:cs="Times New Roman"/>
          <w:sz w:val="24"/>
          <w:szCs w:val="24"/>
        </w:rPr>
        <w:t>, não está e jamais estaria e</w:t>
      </w:r>
      <w:r w:rsidR="00793FF4" w:rsidRPr="00A3036C">
        <w:rPr>
          <w:rFonts w:ascii="Times New Roman" w:hAnsi="Times New Roman" w:cs="Times New Roman"/>
          <w:sz w:val="24"/>
          <w:szCs w:val="24"/>
        </w:rPr>
        <w:t>scondido, sob a tutela de Miguel Araruama</w:t>
      </w:r>
      <w:r w:rsidR="00D573F7" w:rsidRPr="00A3036C">
        <w:rPr>
          <w:rFonts w:ascii="Times New Roman" w:hAnsi="Times New Roman" w:cs="Times New Roman"/>
          <w:sz w:val="24"/>
          <w:szCs w:val="24"/>
        </w:rPr>
        <w:t>.</w:t>
      </w:r>
      <w:r w:rsidR="00793FF4" w:rsidRPr="00A3036C">
        <w:rPr>
          <w:rFonts w:ascii="Times New Roman" w:hAnsi="Times New Roman" w:cs="Times New Roman"/>
          <w:sz w:val="24"/>
          <w:szCs w:val="24"/>
        </w:rPr>
        <w:t xml:space="preserve"> </w:t>
      </w:r>
    </w:p>
    <w:p w14:paraId="3E010280" w14:textId="4AF35AE1" w:rsidR="00FB03DF" w:rsidRPr="00A3036C" w:rsidRDefault="007E1EDD"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O fazendeiro é d</w:t>
      </w:r>
      <w:r w:rsidR="0047139C" w:rsidRPr="00A3036C">
        <w:rPr>
          <w:rFonts w:ascii="Times New Roman" w:hAnsi="Times New Roman" w:cs="Times New Roman"/>
          <w:sz w:val="24"/>
          <w:szCs w:val="24"/>
        </w:rPr>
        <w:t xml:space="preserve">eclarado </w:t>
      </w:r>
      <w:r w:rsidR="005D24F1" w:rsidRPr="00A3036C">
        <w:rPr>
          <w:rFonts w:ascii="Times New Roman" w:hAnsi="Times New Roman" w:cs="Times New Roman"/>
          <w:sz w:val="24"/>
          <w:szCs w:val="24"/>
        </w:rPr>
        <w:t>r</w:t>
      </w:r>
      <w:r w:rsidR="00793FF4" w:rsidRPr="00A3036C">
        <w:rPr>
          <w:rFonts w:ascii="Times New Roman" w:hAnsi="Times New Roman" w:cs="Times New Roman"/>
          <w:sz w:val="24"/>
          <w:szCs w:val="24"/>
        </w:rPr>
        <w:t>e</w:t>
      </w:r>
      <w:r w:rsidR="001A4521" w:rsidRPr="00A3036C">
        <w:rPr>
          <w:rFonts w:ascii="Times New Roman" w:hAnsi="Times New Roman" w:cs="Times New Roman"/>
          <w:sz w:val="24"/>
          <w:szCs w:val="24"/>
        </w:rPr>
        <w:t>iteradamente</w:t>
      </w:r>
      <w:r w:rsidR="005D24F1" w:rsidRPr="00A3036C">
        <w:rPr>
          <w:rFonts w:ascii="Times New Roman" w:hAnsi="Times New Roman" w:cs="Times New Roman"/>
          <w:sz w:val="24"/>
          <w:szCs w:val="24"/>
        </w:rPr>
        <w:t xml:space="preserve"> e</w:t>
      </w:r>
      <w:r w:rsidR="0047139C" w:rsidRPr="00A3036C">
        <w:rPr>
          <w:rFonts w:ascii="Times New Roman" w:hAnsi="Times New Roman" w:cs="Times New Roman"/>
          <w:sz w:val="24"/>
          <w:szCs w:val="24"/>
        </w:rPr>
        <w:t xml:space="preserve"> re</w:t>
      </w:r>
      <w:r w:rsidR="00793FF4" w:rsidRPr="00A3036C">
        <w:rPr>
          <w:rFonts w:ascii="Times New Roman" w:hAnsi="Times New Roman" w:cs="Times New Roman"/>
          <w:sz w:val="24"/>
          <w:szCs w:val="24"/>
        </w:rPr>
        <w:t>afirmado</w:t>
      </w:r>
      <w:r w:rsidR="005D24F1" w:rsidRPr="00A3036C">
        <w:rPr>
          <w:rFonts w:ascii="Times New Roman" w:hAnsi="Times New Roman" w:cs="Times New Roman"/>
          <w:sz w:val="24"/>
          <w:szCs w:val="24"/>
        </w:rPr>
        <w:t>, oficialmente,</w:t>
      </w:r>
      <w:r w:rsidR="00793FF4" w:rsidRPr="00A3036C">
        <w:rPr>
          <w:rFonts w:ascii="Times New Roman" w:hAnsi="Times New Roman" w:cs="Times New Roman"/>
          <w:sz w:val="24"/>
          <w:szCs w:val="24"/>
        </w:rPr>
        <w:t xml:space="preserve"> como fidedigno ao “Sistema Terra”</w:t>
      </w:r>
      <w:r w:rsidR="00476C4C" w:rsidRPr="00A3036C">
        <w:rPr>
          <w:rFonts w:ascii="Times New Roman" w:hAnsi="Times New Roman" w:cs="Times New Roman"/>
          <w:sz w:val="24"/>
          <w:szCs w:val="24"/>
        </w:rPr>
        <w:t xml:space="preserve"> </w:t>
      </w:r>
      <w:r w:rsidR="009C03E1" w:rsidRPr="00A3036C">
        <w:rPr>
          <w:rFonts w:ascii="Times New Roman" w:hAnsi="Times New Roman" w:cs="Times New Roman"/>
          <w:sz w:val="24"/>
          <w:szCs w:val="24"/>
        </w:rPr>
        <w:t xml:space="preserve">determinado pelo </w:t>
      </w:r>
      <w:r w:rsidR="00D754F0" w:rsidRPr="00A3036C">
        <w:rPr>
          <w:rFonts w:ascii="Times New Roman" w:hAnsi="Times New Roman" w:cs="Times New Roman"/>
          <w:sz w:val="24"/>
          <w:szCs w:val="24"/>
        </w:rPr>
        <w:t>autointitulado Presidente do Universo, Roberto Evaristo de Macedo Soares</w:t>
      </w:r>
      <w:r w:rsidR="009E2705" w:rsidRPr="00A3036C">
        <w:rPr>
          <w:rFonts w:ascii="Times New Roman" w:hAnsi="Times New Roman" w:cs="Times New Roman"/>
          <w:sz w:val="24"/>
          <w:szCs w:val="24"/>
        </w:rPr>
        <w:t>, 85</w:t>
      </w:r>
      <w:r w:rsidR="00A47202" w:rsidRPr="00A3036C">
        <w:rPr>
          <w:rFonts w:ascii="Times New Roman" w:hAnsi="Times New Roman" w:cs="Times New Roman"/>
          <w:sz w:val="24"/>
          <w:szCs w:val="24"/>
        </w:rPr>
        <w:t xml:space="preserve">. Este, </w:t>
      </w:r>
      <w:r w:rsidRPr="00A3036C">
        <w:rPr>
          <w:rFonts w:ascii="Times New Roman" w:hAnsi="Times New Roman" w:cs="Times New Roman"/>
          <w:sz w:val="24"/>
          <w:szCs w:val="24"/>
        </w:rPr>
        <w:t>por sua vez</w:t>
      </w:r>
      <w:r w:rsidR="005D367C" w:rsidRPr="00A3036C">
        <w:rPr>
          <w:rFonts w:ascii="Times New Roman" w:hAnsi="Times New Roman" w:cs="Times New Roman"/>
          <w:sz w:val="24"/>
          <w:szCs w:val="24"/>
        </w:rPr>
        <w:t xml:space="preserve"> está submisso as </w:t>
      </w:r>
      <w:r w:rsidR="005D367C" w:rsidRPr="00A3036C">
        <w:rPr>
          <w:rFonts w:ascii="Times New Roman" w:hAnsi="Times New Roman" w:cs="Times New Roman"/>
          <w:i/>
          <w:iCs/>
          <w:sz w:val="24"/>
          <w:szCs w:val="24"/>
        </w:rPr>
        <w:t xml:space="preserve">forças ocultas </w:t>
      </w:r>
      <w:r w:rsidR="005D367C" w:rsidRPr="00A3036C">
        <w:rPr>
          <w:rFonts w:ascii="Times New Roman" w:hAnsi="Times New Roman" w:cs="Times New Roman"/>
          <w:sz w:val="24"/>
          <w:szCs w:val="24"/>
        </w:rPr>
        <w:t>do SPA —</w:t>
      </w:r>
      <w:r w:rsidR="00E521BB" w:rsidRPr="00A3036C">
        <w:rPr>
          <w:rFonts w:ascii="Times New Roman" w:hAnsi="Times New Roman" w:cs="Times New Roman"/>
          <w:sz w:val="24"/>
          <w:szCs w:val="24"/>
        </w:rPr>
        <w:t xml:space="preserve"> </w:t>
      </w:r>
      <w:r w:rsidR="005D367C" w:rsidRPr="00A3036C">
        <w:rPr>
          <w:rFonts w:ascii="Times New Roman" w:hAnsi="Times New Roman" w:cs="Times New Roman"/>
          <w:sz w:val="24"/>
          <w:szCs w:val="24"/>
        </w:rPr>
        <w:t>Supremo Poder Anô</w:t>
      </w:r>
      <w:r w:rsidR="00301819" w:rsidRPr="00A3036C">
        <w:rPr>
          <w:rFonts w:ascii="Times New Roman" w:hAnsi="Times New Roman" w:cs="Times New Roman"/>
          <w:sz w:val="24"/>
          <w:szCs w:val="24"/>
        </w:rPr>
        <w:t>nimo</w:t>
      </w:r>
      <w:r w:rsidR="003B1176" w:rsidRPr="00A3036C">
        <w:rPr>
          <w:rFonts w:ascii="Times New Roman" w:hAnsi="Times New Roman" w:cs="Times New Roman"/>
          <w:sz w:val="24"/>
          <w:szCs w:val="24"/>
        </w:rPr>
        <w:t xml:space="preserve"> sub</w:t>
      </w:r>
      <w:r w:rsidR="00417BD4" w:rsidRPr="00A3036C">
        <w:rPr>
          <w:rFonts w:ascii="Times New Roman" w:hAnsi="Times New Roman" w:cs="Times New Roman"/>
          <w:sz w:val="24"/>
          <w:szCs w:val="24"/>
        </w:rPr>
        <w:t>serviente</w:t>
      </w:r>
      <w:r w:rsidR="0029032F" w:rsidRPr="00A3036C">
        <w:rPr>
          <w:rFonts w:ascii="Times New Roman" w:hAnsi="Times New Roman" w:cs="Times New Roman"/>
          <w:sz w:val="24"/>
          <w:szCs w:val="24"/>
        </w:rPr>
        <w:t xml:space="preserve"> ao SUTA — Sen</w:t>
      </w:r>
      <w:r w:rsidR="00417BD4" w:rsidRPr="00A3036C">
        <w:rPr>
          <w:rFonts w:ascii="Times New Roman" w:hAnsi="Times New Roman" w:cs="Times New Roman"/>
          <w:sz w:val="24"/>
          <w:szCs w:val="24"/>
        </w:rPr>
        <w:t>h</w:t>
      </w:r>
      <w:r w:rsidR="0029032F" w:rsidRPr="00A3036C">
        <w:rPr>
          <w:rFonts w:ascii="Times New Roman" w:hAnsi="Times New Roman" w:cs="Times New Roman"/>
          <w:sz w:val="24"/>
          <w:szCs w:val="24"/>
        </w:rPr>
        <w:t>or Universal das Trevas</w:t>
      </w:r>
      <w:r w:rsidR="00301819" w:rsidRPr="00A3036C">
        <w:rPr>
          <w:rFonts w:ascii="Times New Roman" w:hAnsi="Times New Roman" w:cs="Times New Roman"/>
          <w:sz w:val="24"/>
          <w:szCs w:val="24"/>
        </w:rPr>
        <w:t>.</w:t>
      </w:r>
      <w:r w:rsidR="009A60A1" w:rsidRPr="00A3036C">
        <w:rPr>
          <w:rFonts w:ascii="Times New Roman" w:hAnsi="Times New Roman" w:cs="Times New Roman"/>
          <w:sz w:val="24"/>
          <w:szCs w:val="24"/>
        </w:rPr>
        <w:t xml:space="preserve"> Aliás, tod</w:t>
      </w:r>
      <w:r w:rsidR="00D5273E" w:rsidRPr="00A3036C">
        <w:rPr>
          <w:rFonts w:ascii="Times New Roman" w:hAnsi="Times New Roman" w:cs="Times New Roman"/>
          <w:sz w:val="24"/>
          <w:szCs w:val="24"/>
        </w:rPr>
        <w:t>a engrenagem de poder no planeta Terra</w:t>
      </w:r>
      <w:r w:rsidR="00AB0D0D" w:rsidRPr="00A3036C">
        <w:rPr>
          <w:rFonts w:ascii="Times New Roman" w:hAnsi="Times New Roman" w:cs="Times New Roman"/>
          <w:sz w:val="24"/>
          <w:szCs w:val="24"/>
        </w:rPr>
        <w:t xml:space="preserve"> está submetida ao SPA. </w:t>
      </w:r>
      <w:r w:rsidR="00C63736" w:rsidRPr="00A3036C">
        <w:rPr>
          <w:rFonts w:ascii="Times New Roman" w:hAnsi="Times New Roman" w:cs="Times New Roman"/>
          <w:sz w:val="24"/>
          <w:szCs w:val="24"/>
        </w:rPr>
        <w:t>Poderes executivo, legislativo e judiciário... g</w:t>
      </w:r>
      <w:r w:rsidR="00AB0D0D" w:rsidRPr="00A3036C">
        <w:rPr>
          <w:rFonts w:ascii="Times New Roman" w:hAnsi="Times New Roman" w:cs="Times New Roman"/>
          <w:sz w:val="24"/>
          <w:szCs w:val="24"/>
        </w:rPr>
        <w:t>overnantes, industriais, empresários</w:t>
      </w:r>
      <w:r w:rsidR="00C15F07" w:rsidRPr="00A3036C">
        <w:rPr>
          <w:rFonts w:ascii="Times New Roman" w:hAnsi="Times New Roman" w:cs="Times New Roman"/>
          <w:sz w:val="24"/>
          <w:szCs w:val="24"/>
        </w:rPr>
        <w:t>...</w:t>
      </w:r>
      <w:r w:rsidR="00C63736" w:rsidRPr="00A3036C">
        <w:rPr>
          <w:rFonts w:ascii="Times New Roman" w:hAnsi="Times New Roman" w:cs="Times New Roman"/>
          <w:sz w:val="24"/>
          <w:szCs w:val="24"/>
        </w:rPr>
        <w:t xml:space="preserve"> </w:t>
      </w:r>
      <w:r w:rsidR="0028178A" w:rsidRPr="00A3036C">
        <w:rPr>
          <w:rFonts w:ascii="Times New Roman" w:hAnsi="Times New Roman" w:cs="Times New Roman"/>
          <w:sz w:val="24"/>
          <w:szCs w:val="24"/>
        </w:rPr>
        <w:t>primeiros escalões burocrata</w:t>
      </w:r>
      <w:r w:rsidR="003C2C52" w:rsidRPr="00A3036C">
        <w:rPr>
          <w:rFonts w:ascii="Times New Roman" w:hAnsi="Times New Roman" w:cs="Times New Roman"/>
          <w:sz w:val="24"/>
          <w:szCs w:val="24"/>
        </w:rPr>
        <w:t xml:space="preserve">s de Estados... </w:t>
      </w:r>
      <w:r w:rsidR="002B2C55" w:rsidRPr="00A3036C">
        <w:rPr>
          <w:rFonts w:ascii="Times New Roman" w:hAnsi="Times New Roman" w:cs="Times New Roman"/>
          <w:sz w:val="24"/>
          <w:szCs w:val="24"/>
        </w:rPr>
        <w:t>controles</w:t>
      </w:r>
      <w:r w:rsidR="001E3F1C" w:rsidRPr="00A3036C">
        <w:rPr>
          <w:rFonts w:ascii="Times New Roman" w:hAnsi="Times New Roman" w:cs="Times New Roman"/>
          <w:sz w:val="24"/>
          <w:szCs w:val="24"/>
        </w:rPr>
        <w:t xml:space="preserve"> educacional, cultural e midiático das nações</w:t>
      </w:r>
      <w:r w:rsidR="0051487D" w:rsidRPr="00A3036C">
        <w:rPr>
          <w:rFonts w:ascii="Times New Roman" w:hAnsi="Times New Roman" w:cs="Times New Roman"/>
          <w:sz w:val="24"/>
          <w:szCs w:val="24"/>
        </w:rPr>
        <w:t>. Ferramentas protagonista</w:t>
      </w:r>
      <w:r w:rsidR="00DC63ED" w:rsidRPr="00A3036C">
        <w:rPr>
          <w:rFonts w:ascii="Times New Roman" w:hAnsi="Times New Roman" w:cs="Times New Roman"/>
          <w:sz w:val="24"/>
          <w:szCs w:val="24"/>
        </w:rPr>
        <w:t xml:space="preserve">s dos colonizadores de alto adiantamento </w:t>
      </w:r>
      <w:r w:rsidR="00B64D8C" w:rsidRPr="00A3036C">
        <w:rPr>
          <w:rFonts w:ascii="Times New Roman" w:hAnsi="Times New Roman" w:cs="Times New Roman"/>
          <w:sz w:val="24"/>
          <w:szCs w:val="24"/>
        </w:rPr>
        <w:t>da inteligibilidade e tecnologia</w:t>
      </w:r>
      <w:r w:rsidR="00932C40" w:rsidRPr="00A3036C">
        <w:rPr>
          <w:rFonts w:ascii="Times New Roman" w:hAnsi="Times New Roman" w:cs="Times New Roman"/>
          <w:sz w:val="24"/>
          <w:szCs w:val="24"/>
        </w:rPr>
        <w:t xml:space="preserve"> bem mais avançada da conhecida nos domínios terráqueos</w:t>
      </w:r>
      <w:r w:rsidR="00206FF7" w:rsidRPr="00A3036C">
        <w:rPr>
          <w:rFonts w:ascii="Times New Roman" w:hAnsi="Times New Roman" w:cs="Times New Roman"/>
          <w:sz w:val="24"/>
          <w:szCs w:val="24"/>
        </w:rPr>
        <w:t>, porém</w:t>
      </w:r>
      <w:r w:rsidR="009E41C4" w:rsidRPr="00A3036C">
        <w:rPr>
          <w:rFonts w:ascii="Times New Roman" w:hAnsi="Times New Roman" w:cs="Times New Roman"/>
          <w:sz w:val="24"/>
          <w:szCs w:val="24"/>
        </w:rPr>
        <w:t>, sob ameaça</w:t>
      </w:r>
      <w:r w:rsidR="008410A5" w:rsidRPr="00A3036C">
        <w:rPr>
          <w:rFonts w:ascii="Times New Roman" w:hAnsi="Times New Roman" w:cs="Times New Roman"/>
          <w:sz w:val="24"/>
          <w:szCs w:val="24"/>
        </w:rPr>
        <w:t xml:space="preserve"> da Matrix </w:t>
      </w:r>
    </w:p>
    <w:p w14:paraId="10E29370" w14:textId="226E9AB0" w:rsidR="000C5009" w:rsidRPr="00A3036C" w:rsidRDefault="008410A5"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ruir</w:t>
      </w:r>
      <w:r w:rsidR="009B5B2B" w:rsidRPr="00A3036C">
        <w:rPr>
          <w:rFonts w:ascii="Times New Roman" w:hAnsi="Times New Roman" w:cs="Times New Roman"/>
          <w:sz w:val="24"/>
          <w:szCs w:val="24"/>
        </w:rPr>
        <w:t xml:space="preserve"> e desaparecer, dando lugar ao mundo regenerado</w:t>
      </w:r>
      <w:r w:rsidR="0032623A" w:rsidRPr="00A3036C">
        <w:rPr>
          <w:rFonts w:ascii="Times New Roman" w:hAnsi="Times New Roman" w:cs="Times New Roman"/>
          <w:sz w:val="24"/>
          <w:szCs w:val="24"/>
        </w:rPr>
        <w:t xml:space="preserve"> e preparado </w:t>
      </w:r>
    </w:p>
    <w:p w14:paraId="0DEB5E55" w14:textId="5F3EE2DD" w:rsidR="000C5009" w:rsidRPr="00A3036C" w:rsidRDefault="0004734D"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para novas experi</w:t>
      </w:r>
      <w:r w:rsidR="00264D53" w:rsidRPr="00A3036C">
        <w:rPr>
          <w:rFonts w:ascii="Times New Roman" w:hAnsi="Times New Roman" w:cs="Times New Roman"/>
          <w:sz w:val="24"/>
          <w:szCs w:val="24"/>
        </w:rPr>
        <w:t>ê</w:t>
      </w:r>
      <w:r w:rsidRPr="00A3036C">
        <w:rPr>
          <w:rFonts w:ascii="Times New Roman" w:hAnsi="Times New Roman" w:cs="Times New Roman"/>
          <w:sz w:val="24"/>
          <w:szCs w:val="24"/>
        </w:rPr>
        <w:t>ncias evolutivas</w:t>
      </w:r>
      <w:r w:rsidR="00264D53" w:rsidRPr="00A3036C">
        <w:rPr>
          <w:rFonts w:ascii="Times New Roman" w:hAnsi="Times New Roman" w:cs="Times New Roman"/>
          <w:sz w:val="24"/>
          <w:szCs w:val="24"/>
        </w:rPr>
        <w:t xml:space="preserve"> </w:t>
      </w:r>
      <w:r w:rsidR="0032623A" w:rsidRPr="00A3036C">
        <w:rPr>
          <w:rFonts w:ascii="Times New Roman" w:hAnsi="Times New Roman" w:cs="Times New Roman"/>
          <w:sz w:val="24"/>
          <w:szCs w:val="24"/>
        </w:rPr>
        <w:t>na quinta dimensão</w:t>
      </w:r>
      <w:r w:rsidR="006B2C3F" w:rsidRPr="00A3036C">
        <w:rPr>
          <w:rFonts w:ascii="Times New Roman" w:hAnsi="Times New Roman" w:cs="Times New Roman"/>
          <w:sz w:val="24"/>
          <w:szCs w:val="24"/>
        </w:rPr>
        <w:t xml:space="preserve">. Ressaltando </w:t>
      </w:r>
    </w:p>
    <w:p w14:paraId="31D47222" w14:textId="3C55DF2F" w:rsidR="00D703E8" w:rsidRPr="00A3036C" w:rsidRDefault="006B2C3F"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lastRenderedPageBreak/>
        <w:t>neste processo evolutivo da humanidade</w:t>
      </w:r>
      <w:r w:rsidR="00575C38"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575C38" w:rsidRPr="00A3036C">
        <w:rPr>
          <w:rFonts w:ascii="Times New Roman" w:hAnsi="Times New Roman" w:cs="Times New Roman"/>
          <w:sz w:val="24"/>
          <w:szCs w:val="24"/>
        </w:rPr>
        <w:t>a</w:t>
      </w:r>
      <w:r w:rsidR="00887F03" w:rsidRPr="00A3036C">
        <w:rPr>
          <w:rFonts w:ascii="Times New Roman" w:hAnsi="Times New Roman" w:cs="Times New Roman"/>
          <w:sz w:val="24"/>
          <w:szCs w:val="24"/>
        </w:rPr>
        <w:t xml:space="preserve"> </w:t>
      </w:r>
      <w:r w:rsidR="00575C38" w:rsidRPr="00A3036C">
        <w:rPr>
          <w:rFonts w:ascii="Times New Roman" w:hAnsi="Times New Roman" w:cs="Times New Roman"/>
          <w:sz w:val="24"/>
          <w:szCs w:val="24"/>
        </w:rPr>
        <w:t>Resistência Dimensional</w:t>
      </w:r>
      <w:r w:rsidR="00462F37" w:rsidRPr="00A3036C">
        <w:rPr>
          <w:rFonts w:ascii="Times New Roman" w:hAnsi="Times New Roman" w:cs="Times New Roman"/>
          <w:sz w:val="24"/>
          <w:szCs w:val="24"/>
        </w:rPr>
        <w:t xml:space="preserve"> residente</w:t>
      </w:r>
      <w:r w:rsidR="003A175A" w:rsidRPr="00A3036C">
        <w:rPr>
          <w:rFonts w:ascii="Times New Roman" w:hAnsi="Times New Roman" w:cs="Times New Roman"/>
          <w:sz w:val="24"/>
          <w:szCs w:val="24"/>
        </w:rPr>
        <w:t xml:space="preserve"> </w:t>
      </w:r>
      <w:r w:rsidR="00462F37" w:rsidRPr="00A3036C">
        <w:rPr>
          <w:rFonts w:ascii="Times New Roman" w:hAnsi="Times New Roman" w:cs="Times New Roman"/>
          <w:sz w:val="24"/>
          <w:szCs w:val="24"/>
        </w:rPr>
        <w:t>n</w:t>
      </w:r>
      <w:r w:rsidR="003A175A" w:rsidRPr="00A3036C">
        <w:rPr>
          <w:rFonts w:ascii="Times New Roman" w:hAnsi="Times New Roman" w:cs="Times New Roman"/>
          <w:sz w:val="24"/>
          <w:szCs w:val="24"/>
        </w:rPr>
        <w:t>a filosofia</w:t>
      </w:r>
      <w:r w:rsidR="002350C2" w:rsidRPr="00A3036C">
        <w:rPr>
          <w:rFonts w:ascii="Times New Roman" w:hAnsi="Times New Roman" w:cs="Times New Roman"/>
          <w:sz w:val="24"/>
          <w:szCs w:val="24"/>
        </w:rPr>
        <w:t xml:space="preserve"> evoluída</w:t>
      </w:r>
      <w:r w:rsidR="003A175A" w:rsidRPr="00A3036C">
        <w:rPr>
          <w:rFonts w:ascii="Times New Roman" w:hAnsi="Times New Roman" w:cs="Times New Roman"/>
          <w:sz w:val="24"/>
          <w:szCs w:val="24"/>
        </w:rPr>
        <w:t xml:space="preserve"> de Harrison, Taylor e Agregados:</w:t>
      </w:r>
      <w:r w:rsidR="00543CA9" w:rsidRPr="00A3036C">
        <w:rPr>
          <w:rFonts w:ascii="Times New Roman" w:hAnsi="Times New Roman" w:cs="Times New Roman"/>
          <w:sz w:val="24"/>
          <w:szCs w:val="24"/>
        </w:rPr>
        <w:t xml:space="preserve"> </w:t>
      </w:r>
      <w:r w:rsidR="00543CA9" w:rsidRPr="00A3036C">
        <w:rPr>
          <w:rFonts w:ascii="Times New Roman" w:hAnsi="Times New Roman" w:cs="Times New Roman"/>
          <w:i/>
          <w:iCs/>
          <w:sz w:val="24"/>
          <w:szCs w:val="24"/>
        </w:rPr>
        <w:t>a minha raça</w:t>
      </w:r>
      <w:r w:rsidR="00FA6418" w:rsidRPr="00A3036C">
        <w:rPr>
          <w:rFonts w:ascii="Times New Roman" w:hAnsi="Times New Roman" w:cs="Times New Roman"/>
          <w:i/>
          <w:iCs/>
          <w:sz w:val="24"/>
          <w:szCs w:val="24"/>
        </w:rPr>
        <w:t xml:space="preserve"> humana</w:t>
      </w:r>
      <w:r w:rsidR="00543CA9" w:rsidRPr="00A3036C">
        <w:rPr>
          <w:rFonts w:ascii="Times New Roman" w:hAnsi="Times New Roman" w:cs="Times New Roman"/>
          <w:i/>
          <w:iCs/>
          <w:sz w:val="24"/>
          <w:szCs w:val="24"/>
        </w:rPr>
        <w:t xml:space="preserve"> é universal... o meu sexo é o amor... a minha religião é a caridade... tod</w:t>
      </w:r>
      <w:r w:rsidR="00D80393" w:rsidRPr="00A3036C">
        <w:rPr>
          <w:rFonts w:ascii="Times New Roman" w:hAnsi="Times New Roman" w:cs="Times New Roman"/>
          <w:i/>
          <w:iCs/>
          <w:sz w:val="24"/>
          <w:szCs w:val="24"/>
        </w:rPr>
        <w:t xml:space="preserve">os os </w:t>
      </w:r>
      <w:r w:rsidR="002350C2" w:rsidRPr="00A3036C">
        <w:rPr>
          <w:rFonts w:ascii="Times New Roman" w:hAnsi="Times New Roman" w:cs="Times New Roman"/>
          <w:i/>
          <w:iCs/>
          <w:sz w:val="24"/>
          <w:szCs w:val="24"/>
        </w:rPr>
        <w:t>gêneros</w:t>
      </w:r>
      <w:r w:rsidR="00D80393" w:rsidRPr="00A3036C">
        <w:rPr>
          <w:rFonts w:ascii="Times New Roman" w:hAnsi="Times New Roman" w:cs="Times New Roman"/>
          <w:i/>
          <w:iCs/>
          <w:sz w:val="24"/>
          <w:szCs w:val="24"/>
        </w:rPr>
        <w:t xml:space="preserve"> são iguais</w:t>
      </w:r>
      <w:r w:rsidR="00D80393" w:rsidRPr="00A3036C">
        <w:rPr>
          <w:rFonts w:ascii="Times New Roman" w:hAnsi="Times New Roman" w:cs="Times New Roman"/>
          <w:sz w:val="24"/>
          <w:szCs w:val="24"/>
        </w:rPr>
        <w:t>.</w:t>
      </w:r>
      <w:r w:rsidR="00575C38" w:rsidRPr="00A3036C">
        <w:rPr>
          <w:rFonts w:ascii="Times New Roman" w:hAnsi="Times New Roman" w:cs="Times New Roman"/>
          <w:sz w:val="24"/>
          <w:szCs w:val="24"/>
        </w:rPr>
        <w:t xml:space="preserve"> </w:t>
      </w:r>
      <w:r w:rsidR="002350C2" w:rsidRPr="00A3036C">
        <w:rPr>
          <w:rFonts w:ascii="Times New Roman" w:hAnsi="Times New Roman" w:cs="Times New Roman"/>
          <w:sz w:val="24"/>
          <w:szCs w:val="24"/>
        </w:rPr>
        <w:t>S</w:t>
      </w:r>
      <w:r w:rsidR="00576AC5" w:rsidRPr="00A3036C">
        <w:rPr>
          <w:rFonts w:ascii="Times New Roman" w:hAnsi="Times New Roman" w:cs="Times New Roman"/>
          <w:sz w:val="24"/>
          <w:szCs w:val="24"/>
        </w:rPr>
        <w:t>alvaguardada</w:t>
      </w:r>
      <w:r w:rsidR="00462F37" w:rsidRPr="00A3036C">
        <w:rPr>
          <w:rFonts w:ascii="Times New Roman" w:hAnsi="Times New Roman" w:cs="Times New Roman"/>
          <w:sz w:val="24"/>
          <w:szCs w:val="24"/>
        </w:rPr>
        <w:t>s</w:t>
      </w:r>
      <w:r w:rsidR="0083070D" w:rsidRPr="00A3036C">
        <w:rPr>
          <w:rFonts w:ascii="Times New Roman" w:hAnsi="Times New Roman" w:cs="Times New Roman"/>
          <w:sz w:val="24"/>
          <w:szCs w:val="24"/>
        </w:rPr>
        <w:t xml:space="preserve"> pelo SEU </w:t>
      </w:r>
      <w:r w:rsidR="00DE5C4E" w:rsidRPr="00A3036C">
        <w:rPr>
          <w:rFonts w:ascii="Times New Roman" w:hAnsi="Times New Roman" w:cs="Times New Roman"/>
          <w:sz w:val="24"/>
          <w:szCs w:val="24"/>
        </w:rPr>
        <w:t xml:space="preserve"> </w:t>
      </w:r>
      <w:r w:rsidR="0083070D" w:rsidRPr="00A3036C">
        <w:rPr>
          <w:rFonts w:ascii="Times New Roman" w:hAnsi="Times New Roman" w:cs="Times New Roman"/>
          <w:sz w:val="24"/>
          <w:szCs w:val="24"/>
        </w:rPr>
        <w:t>—</w:t>
      </w:r>
      <w:r w:rsidR="00D62E1F" w:rsidRPr="00A3036C">
        <w:rPr>
          <w:rFonts w:ascii="Times New Roman" w:hAnsi="Times New Roman" w:cs="Times New Roman"/>
          <w:sz w:val="24"/>
          <w:szCs w:val="24"/>
        </w:rPr>
        <w:t xml:space="preserve"> </w:t>
      </w:r>
      <w:r w:rsidR="0083070D" w:rsidRPr="00A3036C">
        <w:rPr>
          <w:rFonts w:ascii="Times New Roman" w:hAnsi="Times New Roman" w:cs="Times New Roman"/>
          <w:sz w:val="24"/>
          <w:szCs w:val="24"/>
        </w:rPr>
        <w:t>Soberana Energia Universal.</w:t>
      </w:r>
    </w:p>
    <w:p w14:paraId="60A6836F" w14:textId="77777777" w:rsidR="00B15ACC" w:rsidRPr="00A3036C" w:rsidRDefault="00B15ACC" w:rsidP="00947844">
      <w:pPr>
        <w:spacing w:after="0" w:line="276" w:lineRule="auto"/>
        <w:jc w:val="both"/>
        <w:rPr>
          <w:rFonts w:ascii="Times New Roman" w:hAnsi="Times New Roman" w:cs="Times New Roman"/>
          <w:sz w:val="24"/>
          <w:szCs w:val="24"/>
        </w:rPr>
      </w:pPr>
    </w:p>
    <w:p w14:paraId="60A68370" w14:textId="57871F15" w:rsidR="002E7298" w:rsidRPr="00A3036C" w:rsidRDefault="00B15ACC"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 xml:space="preserve">▬ Será um prazer inenarrável </w:t>
      </w:r>
      <w:r w:rsidR="00B766CC" w:rsidRPr="00A3036C">
        <w:rPr>
          <w:rFonts w:ascii="Times New Roman" w:hAnsi="Times New Roman" w:cs="Times New Roman"/>
          <w:sz w:val="24"/>
          <w:szCs w:val="24"/>
        </w:rPr>
        <w:t>―</w:t>
      </w:r>
      <w:r w:rsidR="002E7298" w:rsidRPr="00A3036C">
        <w:rPr>
          <w:rFonts w:ascii="Times New Roman" w:hAnsi="Times New Roman" w:cs="Times New Roman"/>
          <w:sz w:val="24"/>
          <w:szCs w:val="24"/>
        </w:rPr>
        <w:t xml:space="preserve"> </w:t>
      </w:r>
      <w:r w:rsidR="008C6B56" w:rsidRPr="00A3036C">
        <w:rPr>
          <w:rFonts w:ascii="Times New Roman" w:hAnsi="Times New Roman" w:cs="Times New Roman"/>
          <w:sz w:val="24"/>
          <w:szCs w:val="24"/>
        </w:rPr>
        <w:t>p</w:t>
      </w:r>
      <w:r w:rsidRPr="00A3036C">
        <w:rPr>
          <w:rFonts w:ascii="Times New Roman" w:hAnsi="Times New Roman" w:cs="Times New Roman"/>
          <w:sz w:val="24"/>
          <w:szCs w:val="24"/>
        </w:rPr>
        <w:t xml:space="preserve">ronuncia-se a CGU </w:t>
      </w:r>
      <w:r w:rsidR="00B766CC" w:rsidRPr="00A3036C">
        <w:rPr>
          <w:rFonts w:ascii="Times New Roman" w:hAnsi="Times New Roman" w:cs="Times New Roman"/>
          <w:sz w:val="24"/>
          <w:szCs w:val="24"/>
        </w:rPr>
        <w:t>― Eu</w:t>
      </w:r>
      <w:r w:rsidRPr="00A3036C">
        <w:rPr>
          <w:rFonts w:ascii="Times New Roman" w:hAnsi="Times New Roman" w:cs="Times New Roman"/>
          <w:sz w:val="24"/>
          <w:szCs w:val="24"/>
        </w:rPr>
        <w:t>, Carlos Baldin, e meu colega, Silviano Lisboa, estamos a sua disposição para quaisquer event</w:t>
      </w:r>
      <w:r w:rsidR="008C6B56" w:rsidRPr="00A3036C">
        <w:rPr>
          <w:rFonts w:ascii="Times New Roman" w:hAnsi="Times New Roman" w:cs="Times New Roman"/>
          <w:sz w:val="24"/>
          <w:szCs w:val="24"/>
        </w:rPr>
        <w:t>os que nos façam necessários ▬ d</w:t>
      </w:r>
      <w:r w:rsidRPr="00A3036C">
        <w:rPr>
          <w:rFonts w:ascii="Times New Roman" w:hAnsi="Times New Roman" w:cs="Times New Roman"/>
          <w:sz w:val="24"/>
          <w:szCs w:val="24"/>
        </w:rPr>
        <w:t xml:space="preserve">isponibiliza seus préstimos serviçais </w:t>
      </w:r>
      <w:r w:rsidR="00AC02D5" w:rsidRPr="00A3036C">
        <w:rPr>
          <w:rFonts w:ascii="Times New Roman" w:hAnsi="Times New Roman" w:cs="Times New Roman"/>
          <w:sz w:val="24"/>
          <w:szCs w:val="24"/>
        </w:rPr>
        <w:t>―</w:t>
      </w:r>
      <w:r w:rsidRPr="00A3036C">
        <w:rPr>
          <w:rFonts w:ascii="Times New Roman" w:hAnsi="Times New Roman" w:cs="Times New Roman"/>
          <w:sz w:val="24"/>
          <w:szCs w:val="24"/>
        </w:rPr>
        <w:t xml:space="preserve"> Não se esqueça... o que o senhor </w:t>
      </w:r>
      <w:r w:rsidR="007A6421" w:rsidRPr="00A3036C">
        <w:rPr>
          <w:rFonts w:ascii="Times New Roman" w:hAnsi="Times New Roman" w:cs="Times New Roman"/>
          <w:sz w:val="24"/>
          <w:szCs w:val="24"/>
        </w:rPr>
        <w:t>precisar, estamos disponíveis para atendê-lo. ▬ convicto.</w:t>
      </w:r>
    </w:p>
    <w:p w14:paraId="60A68371" w14:textId="77777777" w:rsidR="007A6421" w:rsidRPr="00A3036C" w:rsidRDefault="007A6421" w:rsidP="00947844">
      <w:pPr>
        <w:spacing w:after="0" w:line="276" w:lineRule="auto"/>
        <w:jc w:val="both"/>
        <w:rPr>
          <w:rFonts w:ascii="Times New Roman" w:hAnsi="Times New Roman" w:cs="Times New Roman"/>
          <w:sz w:val="24"/>
          <w:szCs w:val="24"/>
        </w:rPr>
      </w:pPr>
    </w:p>
    <w:p w14:paraId="60A68372" w14:textId="1A2C80CF" w:rsidR="007A6421" w:rsidRPr="00A3036C" w:rsidRDefault="007A6421"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 xml:space="preserve">▬ Faço minhas, as palavras de Carlos </w:t>
      </w:r>
      <w:r w:rsidR="00AC02D5" w:rsidRPr="00A3036C">
        <w:rPr>
          <w:rFonts w:ascii="Times New Roman" w:hAnsi="Times New Roman" w:cs="Times New Roman"/>
          <w:sz w:val="24"/>
          <w:szCs w:val="24"/>
        </w:rPr>
        <w:t>―</w:t>
      </w:r>
      <w:r w:rsidRPr="00A3036C">
        <w:rPr>
          <w:rFonts w:ascii="Times New Roman" w:hAnsi="Times New Roman" w:cs="Times New Roman"/>
          <w:sz w:val="24"/>
          <w:szCs w:val="24"/>
        </w:rPr>
        <w:t xml:space="preserve"> Silviano reforça oferta do colega </w:t>
      </w:r>
      <w:r w:rsidR="00AC02D5" w:rsidRPr="00A3036C">
        <w:rPr>
          <w:rFonts w:ascii="Times New Roman" w:hAnsi="Times New Roman" w:cs="Times New Roman"/>
          <w:sz w:val="24"/>
          <w:szCs w:val="24"/>
        </w:rPr>
        <w:t xml:space="preserve">― </w:t>
      </w:r>
      <w:r w:rsidRPr="00A3036C">
        <w:rPr>
          <w:rFonts w:ascii="Times New Roman" w:hAnsi="Times New Roman" w:cs="Times New Roman"/>
          <w:sz w:val="24"/>
          <w:szCs w:val="24"/>
        </w:rPr>
        <w:t>Acho que já tomamos muito o seu tempo... precisamos ir e relatar, alegremente, o mal-entendido. ▬ justifica.</w:t>
      </w:r>
    </w:p>
    <w:p w14:paraId="60A68373" w14:textId="77777777" w:rsidR="007A6421" w:rsidRPr="00A3036C" w:rsidRDefault="007A6421" w:rsidP="00947844">
      <w:pPr>
        <w:spacing w:after="0" w:line="276" w:lineRule="auto"/>
        <w:jc w:val="both"/>
        <w:rPr>
          <w:rFonts w:ascii="Times New Roman" w:hAnsi="Times New Roman" w:cs="Times New Roman"/>
          <w:sz w:val="24"/>
          <w:szCs w:val="24"/>
        </w:rPr>
      </w:pPr>
    </w:p>
    <w:p w14:paraId="60A68374" w14:textId="71618402" w:rsidR="007A6421" w:rsidRPr="00A3036C" w:rsidRDefault="007A6421"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 xml:space="preserve">▬ Nada como um dia após o outro </w:t>
      </w:r>
      <w:r w:rsidR="00AC02D5"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Miguel filosofa </w:t>
      </w:r>
      <w:r w:rsidR="00AC02D5" w:rsidRPr="00A3036C">
        <w:rPr>
          <w:rFonts w:ascii="Times New Roman" w:hAnsi="Times New Roman" w:cs="Times New Roman"/>
          <w:sz w:val="24"/>
          <w:szCs w:val="24"/>
        </w:rPr>
        <w:t>―</w:t>
      </w:r>
      <w:r w:rsidRPr="00A3036C">
        <w:rPr>
          <w:rFonts w:ascii="Times New Roman" w:hAnsi="Times New Roman" w:cs="Times New Roman"/>
          <w:sz w:val="24"/>
          <w:szCs w:val="24"/>
        </w:rPr>
        <w:t xml:space="preserve"> Investigado e investigadores, agora, iniciam uma grande amizade ▬ </w:t>
      </w:r>
      <w:r w:rsidR="008C6B56" w:rsidRPr="00A3036C">
        <w:rPr>
          <w:rFonts w:ascii="Times New Roman" w:hAnsi="Times New Roman" w:cs="Times New Roman"/>
          <w:sz w:val="24"/>
          <w:szCs w:val="24"/>
        </w:rPr>
        <w:t>a</w:t>
      </w:r>
      <w:r w:rsidR="00F10006" w:rsidRPr="00A3036C">
        <w:rPr>
          <w:rFonts w:ascii="Times New Roman" w:hAnsi="Times New Roman" w:cs="Times New Roman"/>
          <w:sz w:val="24"/>
          <w:szCs w:val="24"/>
        </w:rPr>
        <w:t xml:space="preserve">braça aos homens da Lei </w:t>
      </w:r>
      <w:r w:rsidR="00AC02D5" w:rsidRPr="00A3036C">
        <w:rPr>
          <w:rFonts w:ascii="Times New Roman" w:hAnsi="Times New Roman" w:cs="Times New Roman"/>
          <w:sz w:val="24"/>
          <w:szCs w:val="24"/>
        </w:rPr>
        <w:t>―</w:t>
      </w:r>
      <w:r w:rsidR="00F10006" w:rsidRPr="00A3036C">
        <w:rPr>
          <w:rFonts w:ascii="Times New Roman" w:hAnsi="Times New Roman" w:cs="Times New Roman"/>
          <w:sz w:val="24"/>
          <w:szCs w:val="24"/>
        </w:rPr>
        <w:t xml:space="preserve"> Acompanho vocês e não se esqueçam</w:t>
      </w:r>
      <w:r w:rsidR="008C6B56" w:rsidRPr="00A3036C">
        <w:rPr>
          <w:rFonts w:ascii="Times New Roman" w:hAnsi="Times New Roman" w:cs="Times New Roman"/>
          <w:sz w:val="24"/>
          <w:szCs w:val="24"/>
        </w:rPr>
        <w:t xml:space="preserve"> de aparecer quando quiserem </w:t>
      </w:r>
      <w:r w:rsidR="00AC02D5" w:rsidRPr="00A3036C">
        <w:rPr>
          <w:rFonts w:ascii="Times New Roman" w:hAnsi="Times New Roman" w:cs="Times New Roman"/>
          <w:sz w:val="24"/>
          <w:szCs w:val="24"/>
        </w:rPr>
        <w:t xml:space="preserve">― </w:t>
      </w:r>
      <w:r w:rsidR="00BE409F" w:rsidRPr="00A3036C">
        <w:rPr>
          <w:rFonts w:ascii="Times New Roman" w:hAnsi="Times New Roman" w:cs="Times New Roman"/>
          <w:sz w:val="24"/>
          <w:szCs w:val="24"/>
        </w:rPr>
        <w:t>E</w:t>
      </w:r>
      <w:r w:rsidR="00F10006" w:rsidRPr="00A3036C">
        <w:rPr>
          <w:rFonts w:ascii="Times New Roman" w:hAnsi="Times New Roman" w:cs="Times New Roman"/>
          <w:sz w:val="24"/>
          <w:szCs w:val="24"/>
        </w:rPr>
        <w:t xml:space="preserve">ntrega o seu cartão e, recepciona, os de Carlos e Silviano, enquanto despedem-se </w:t>
      </w:r>
      <w:r w:rsidR="00AC02D5" w:rsidRPr="00A3036C">
        <w:rPr>
          <w:rFonts w:ascii="Times New Roman" w:hAnsi="Times New Roman" w:cs="Times New Roman"/>
          <w:sz w:val="24"/>
          <w:szCs w:val="24"/>
        </w:rPr>
        <w:t>―</w:t>
      </w:r>
      <w:r w:rsidR="00F10006" w:rsidRPr="00A3036C">
        <w:rPr>
          <w:rFonts w:ascii="Times New Roman" w:hAnsi="Times New Roman" w:cs="Times New Roman"/>
          <w:sz w:val="24"/>
          <w:szCs w:val="24"/>
        </w:rPr>
        <w:t xml:space="preserve"> As portas estarão sempre abertas, caros amigos. ▬ despede-se.</w:t>
      </w:r>
    </w:p>
    <w:p w14:paraId="60A68375" w14:textId="77777777" w:rsidR="00F10006" w:rsidRPr="00A3036C" w:rsidRDefault="00F10006" w:rsidP="00947844">
      <w:pPr>
        <w:spacing w:after="0" w:line="276" w:lineRule="auto"/>
        <w:jc w:val="both"/>
        <w:rPr>
          <w:rFonts w:ascii="Times New Roman" w:hAnsi="Times New Roman" w:cs="Times New Roman"/>
          <w:sz w:val="24"/>
          <w:szCs w:val="24"/>
        </w:rPr>
      </w:pPr>
    </w:p>
    <w:p w14:paraId="60A68376" w14:textId="7D24BEB9" w:rsidR="00F10006" w:rsidRPr="00A3036C" w:rsidRDefault="00F10006"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 xml:space="preserve">▬ Até mais ver </w:t>
      </w:r>
      <w:r w:rsidR="000D0AB6" w:rsidRPr="00A3036C">
        <w:rPr>
          <w:rFonts w:ascii="Times New Roman" w:hAnsi="Times New Roman" w:cs="Times New Roman"/>
          <w:sz w:val="24"/>
          <w:szCs w:val="24"/>
        </w:rPr>
        <w:t>―</w:t>
      </w:r>
      <w:r w:rsidRPr="00A3036C">
        <w:rPr>
          <w:rFonts w:ascii="Times New Roman" w:hAnsi="Times New Roman" w:cs="Times New Roman"/>
          <w:sz w:val="24"/>
          <w:szCs w:val="24"/>
        </w:rPr>
        <w:t xml:space="preserve"> Carlos e Silviano despedem-se de Miguel </w:t>
      </w:r>
      <w:r w:rsidR="000D0AB6" w:rsidRPr="00A3036C">
        <w:rPr>
          <w:rFonts w:ascii="Times New Roman" w:hAnsi="Times New Roman" w:cs="Times New Roman"/>
          <w:sz w:val="24"/>
          <w:szCs w:val="24"/>
        </w:rPr>
        <w:t xml:space="preserve">― </w:t>
      </w:r>
      <w:r w:rsidRPr="00A3036C">
        <w:rPr>
          <w:rFonts w:ascii="Times New Roman" w:hAnsi="Times New Roman" w:cs="Times New Roman"/>
          <w:sz w:val="24"/>
          <w:szCs w:val="24"/>
        </w:rPr>
        <w:t>Fique com Deus, enquanto ele nos acompanha na nossa volta. ▬ acena.</w:t>
      </w:r>
    </w:p>
    <w:p w14:paraId="60A68377" w14:textId="77777777" w:rsidR="00F10006" w:rsidRPr="00A3036C" w:rsidRDefault="00F10006" w:rsidP="00947844">
      <w:pPr>
        <w:spacing w:after="0" w:line="276" w:lineRule="auto"/>
        <w:jc w:val="both"/>
        <w:rPr>
          <w:rFonts w:ascii="Times New Roman" w:hAnsi="Times New Roman" w:cs="Times New Roman"/>
          <w:sz w:val="24"/>
          <w:szCs w:val="24"/>
        </w:rPr>
      </w:pPr>
    </w:p>
    <w:p w14:paraId="60A68378" w14:textId="66DC8427" w:rsidR="00F10006" w:rsidRPr="00A3036C" w:rsidRDefault="00F10006"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Silviano também acena, enquanto os veículos da CGU </w:t>
      </w:r>
      <w:r w:rsidR="000D0AB6" w:rsidRPr="00A3036C">
        <w:rPr>
          <w:rFonts w:ascii="Times New Roman" w:hAnsi="Times New Roman" w:cs="Times New Roman"/>
          <w:sz w:val="24"/>
          <w:szCs w:val="24"/>
        </w:rPr>
        <w:t>—</w:t>
      </w:r>
      <w:r w:rsidRPr="00A3036C">
        <w:rPr>
          <w:rFonts w:ascii="Times New Roman" w:hAnsi="Times New Roman" w:cs="Times New Roman"/>
          <w:sz w:val="24"/>
          <w:szCs w:val="24"/>
        </w:rPr>
        <w:t xml:space="preserve"> Controladoria Geral da União e CSG </w:t>
      </w:r>
      <w:r w:rsidR="000D0AB6"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3D2126" w:rsidRPr="00A3036C">
        <w:rPr>
          <w:rFonts w:ascii="Times New Roman" w:hAnsi="Times New Roman" w:cs="Times New Roman"/>
          <w:sz w:val="24"/>
          <w:szCs w:val="24"/>
        </w:rPr>
        <w:t>Conselho de Segurança Global, se afastam em direção a saída da Fazenda Araruama.</w:t>
      </w:r>
    </w:p>
    <w:p w14:paraId="073C350C" w14:textId="2377C8FF" w:rsidR="00683C70" w:rsidRPr="00A3036C" w:rsidRDefault="00340710"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Miguel Araruama</w:t>
      </w:r>
      <w:r w:rsidR="003933F8" w:rsidRPr="00A3036C">
        <w:rPr>
          <w:rFonts w:ascii="Times New Roman" w:hAnsi="Times New Roman" w:cs="Times New Roman"/>
          <w:sz w:val="24"/>
          <w:szCs w:val="24"/>
        </w:rPr>
        <w:t xml:space="preserve">, aliviado, </w:t>
      </w:r>
      <w:r w:rsidR="00977EEF" w:rsidRPr="00A3036C">
        <w:rPr>
          <w:rFonts w:ascii="Times New Roman" w:hAnsi="Times New Roman" w:cs="Times New Roman"/>
          <w:sz w:val="24"/>
          <w:szCs w:val="24"/>
        </w:rPr>
        <w:t xml:space="preserve">por ter conseguido ludibriar </w:t>
      </w:r>
      <w:r w:rsidR="00927701" w:rsidRPr="00A3036C">
        <w:rPr>
          <w:rFonts w:ascii="Times New Roman" w:hAnsi="Times New Roman" w:cs="Times New Roman"/>
          <w:sz w:val="24"/>
          <w:szCs w:val="24"/>
        </w:rPr>
        <w:t>a CGU e a CSG</w:t>
      </w:r>
      <w:r w:rsidR="003F4B6E" w:rsidRPr="00A3036C">
        <w:rPr>
          <w:rFonts w:ascii="Times New Roman" w:hAnsi="Times New Roman" w:cs="Times New Roman"/>
          <w:sz w:val="24"/>
          <w:szCs w:val="24"/>
        </w:rPr>
        <w:t>.</w:t>
      </w:r>
      <w:r w:rsidR="00F72295" w:rsidRPr="00A3036C">
        <w:rPr>
          <w:rFonts w:ascii="Times New Roman" w:hAnsi="Times New Roman" w:cs="Times New Roman"/>
          <w:sz w:val="24"/>
          <w:szCs w:val="24"/>
        </w:rPr>
        <w:t xml:space="preserve"> Certo de que continuará prestigiado como um </w:t>
      </w:r>
      <w:r w:rsidR="000E337B" w:rsidRPr="00A3036C">
        <w:rPr>
          <w:rFonts w:ascii="Times New Roman" w:hAnsi="Times New Roman" w:cs="Times New Roman"/>
          <w:sz w:val="24"/>
          <w:szCs w:val="24"/>
        </w:rPr>
        <w:t>fidedign</w:t>
      </w:r>
      <w:r w:rsidR="00F72295" w:rsidRPr="00A3036C">
        <w:rPr>
          <w:rFonts w:ascii="Times New Roman" w:hAnsi="Times New Roman" w:cs="Times New Roman"/>
          <w:sz w:val="24"/>
          <w:szCs w:val="24"/>
        </w:rPr>
        <w:t>o prestigiado</w:t>
      </w:r>
      <w:r w:rsidR="00310B15" w:rsidRPr="00A3036C">
        <w:rPr>
          <w:rFonts w:ascii="Times New Roman" w:hAnsi="Times New Roman" w:cs="Times New Roman"/>
          <w:sz w:val="24"/>
          <w:szCs w:val="24"/>
        </w:rPr>
        <w:t xml:space="preserve"> e ocupante da primeira prateleira </w:t>
      </w:r>
      <w:r w:rsidR="0071200B" w:rsidRPr="00A3036C">
        <w:rPr>
          <w:rFonts w:ascii="Times New Roman" w:hAnsi="Times New Roman" w:cs="Times New Roman"/>
          <w:sz w:val="24"/>
          <w:szCs w:val="24"/>
        </w:rPr>
        <w:t>de colaboradores</w:t>
      </w:r>
      <w:r w:rsidR="000E337B" w:rsidRPr="00A3036C">
        <w:rPr>
          <w:rFonts w:ascii="Times New Roman" w:hAnsi="Times New Roman" w:cs="Times New Roman"/>
          <w:sz w:val="24"/>
          <w:szCs w:val="24"/>
        </w:rPr>
        <w:t xml:space="preserve"> </w:t>
      </w:r>
      <w:r w:rsidR="00310B15" w:rsidRPr="00A3036C">
        <w:rPr>
          <w:rFonts w:ascii="Times New Roman" w:hAnsi="Times New Roman" w:cs="Times New Roman"/>
          <w:sz w:val="24"/>
          <w:szCs w:val="24"/>
        </w:rPr>
        <w:t xml:space="preserve">da </w:t>
      </w:r>
      <w:r w:rsidR="00BD2EB5" w:rsidRPr="00A3036C">
        <w:rPr>
          <w:rFonts w:ascii="Times New Roman" w:hAnsi="Times New Roman" w:cs="Times New Roman"/>
          <w:sz w:val="24"/>
          <w:szCs w:val="24"/>
        </w:rPr>
        <w:t>IMSD —Independência Mundial dos Servos de Deus.</w:t>
      </w:r>
      <w:r w:rsidR="00166026" w:rsidRPr="00A3036C">
        <w:rPr>
          <w:rFonts w:ascii="Times New Roman" w:hAnsi="Times New Roman" w:cs="Times New Roman"/>
          <w:sz w:val="24"/>
          <w:szCs w:val="24"/>
        </w:rPr>
        <w:t xml:space="preserve"> Fato permissivo</w:t>
      </w:r>
      <w:r w:rsidR="001C3C86" w:rsidRPr="00A3036C">
        <w:rPr>
          <w:rFonts w:ascii="Times New Roman" w:hAnsi="Times New Roman" w:cs="Times New Roman"/>
          <w:sz w:val="24"/>
          <w:szCs w:val="24"/>
        </w:rPr>
        <w:t xml:space="preserve"> a sua atuação</w:t>
      </w:r>
      <w:r w:rsidR="003E2AC5" w:rsidRPr="00A3036C">
        <w:rPr>
          <w:rFonts w:ascii="Times New Roman" w:hAnsi="Times New Roman" w:cs="Times New Roman"/>
          <w:sz w:val="24"/>
          <w:szCs w:val="24"/>
        </w:rPr>
        <w:t xml:space="preserve"> como protetor</w:t>
      </w:r>
      <w:r w:rsidR="00A2539B" w:rsidRPr="00A3036C">
        <w:rPr>
          <w:rFonts w:ascii="Times New Roman" w:hAnsi="Times New Roman" w:cs="Times New Roman"/>
          <w:sz w:val="24"/>
          <w:szCs w:val="24"/>
        </w:rPr>
        <w:t xml:space="preserve"> do inimigo nº 1 do </w:t>
      </w:r>
      <w:r w:rsidR="00060FA4" w:rsidRPr="00A3036C">
        <w:rPr>
          <w:rFonts w:ascii="Times New Roman" w:hAnsi="Times New Roman" w:cs="Times New Roman"/>
          <w:sz w:val="24"/>
          <w:szCs w:val="24"/>
        </w:rPr>
        <w:t>S</w:t>
      </w:r>
      <w:r w:rsidR="00A2539B" w:rsidRPr="00A3036C">
        <w:rPr>
          <w:rFonts w:ascii="Times New Roman" w:hAnsi="Times New Roman" w:cs="Times New Roman"/>
          <w:sz w:val="24"/>
          <w:szCs w:val="24"/>
        </w:rPr>
        <w:t>istema</w:t>
      </w:r>
      <w:r w:rsidR="00060FA4" w:rsidRPr="00A3036C">
        <w:rPr>
          <w:rFonts w:ascii="Times New Roman" w:hAnsi="Times New Roman" w:cs="Times New Roman"/>
          <w:sz w:val="24"/>
          <w:szCs w:val="24"/>
        </w:rPr>
        <w:t xml:space="preserve"> Terra</w:t>
      </w:r>
      <w:r w:rsidR="00F03496" w:rsidRPr="00A3036C">
        <w:rPr>
          <w:rFonts w:ascii="Times New Roman" w:hAnsi="Times New Roman" w:cs="Times New Roman"/>
          <w:sz w:val="24"/>
          <w:szCs w:val="24"/>
        </w:rPr>
        <w:t>,</w:t>
      </w:r>
      <w:r w:rsidR="00060FA4" w:rsidRPr="00A3036C">
        <w:rPr>
          <w:rFonts w:ascii="Times New Roman" w:hAnsi="Times New Roman" w:cs="Times New Roman"/>
          <w:sz w:val="24"/>
          <w:szCs w:val="24"/>
        </w:rPr>
        <w:t xml:space="preserve"> estabelecido</w:t>
      </w:r>
      <w:r w:rsidR="001526FD" w:rsidRPr="00A3036C">
        <w:rPr>
          <w:rFonts w:ascii="Times New Roman" w:hAnsi="Times New Roman" w:cs="Times New Roman"/>
          <w:sz w:val="24"/>
          <w:szCs w:val="24"/>
        </w:rPr>
        <w:t xml:space="preserve"> pel</w:t>
      </w:r>
      <w:r w:rsidR="00EB522B" w:rsidRPr="00A3036C">
        <w:rPr>
          <w:rFonts w:ascii="Times New Roman" w:hAnsi="Times New Roman" w:cs="Times New Roman"/>
          <w:sz w:val="24"/>
          <w:szCs w:val="24"/>
        </w:rPr>
        <w:t>a</w:t>
      </w:r>
      <w:r w:rsidR="00F3370B" w:rsidRPr="00A3036C">
        <w:rPr>
          <w:rFonts w:ascii="Times New Roman" w:hAnsi="Times New Roman" w:cs="Times New Roman"/>
          <w:sz w:val="24"/>
          <w:szCs w:val="24"/>
        </w:rPr>
        <w:t xml:space="preserve">s raças </w:t>
      </w:r>
      <w:r w:rsidR="00F3370B" w:rsidRPr="00A3036C">
        <w:rPr>
          <w:rFonts w:ascii="Times New Roman" w:hAnsi="Times New Roman" w:cs="Times New Roman"/>
          <w:i/>
          <w:iCs/>
          <w:sz w:val="24"/>
          <w:szCs w:val="24"/>
        </w:rPr>
        <w:t>malenirus</w:t>
      </w:r>
      <w:r w:rsidR="000A6F5C" w:rsidRPr="00A3036C">
        <w:rPr>
          <w:rFonts w:ascii="Times New Roman" w:hAnsi="Times New Roman" w:cs="Times New Roman"/>
          <w:sz w:val="24"/>
          <w:szCs w:val="24"/>
        </w:rPr>
        <w:t xml:space="preserve">, topo da hierarquia da </w:t>
      </w:r>
      <w:r w:rsidR="001C0A99" w:rsidRPr="00A3036C">
        <w:rPr>
          <w:rFonts w:ascii="Times New Roman" w:hAnsi="Times New Roman" w:cs="Times New Roman"/>
          <w:i/>
          <w:iCs/>
          <w:sz w:val="24"/>
          <w:szCs w:val="24"/>
        </w:rPr>
        <w:t>T</w:t>
      </w:r>
      <w:r w:rsidR="000A6F5C" w:rsidRPr="00A3036C">
        <w:rPr>
          <w:rFonts w:ascii="Times New Roman" w:hAnsi="Times New Roman" w:cs="Times New Roman"/>
          <w:i/>
          <w:iCs/>
          <w:sz w:val="24"/>
          <w:szCs w:val="24"/>
        </w:rPr>
        <w:t>ríade d</w:t>
      </w:r>
      <w:r w:rsidR="007419A3" w:rsidRPr="00A3036C">
        <w:rPr>
          <w:rFonts w:ascii="Times New Roman" w:hAnsi="Times New Roman" w:cs="Times New Roman"/>
          <w:i/>
          <w:iCs/>
          <w:sz w:val="24"/>
          <w:szCs w:val="24"/>
        </w:rPr>
        <w:t>a</w:t>
      </w:r>
      <w:r w:rsidR="000A6F5C" w:rsidRPr="00A3036C">
        <w:rPr>
          <w:rFonts w:ascii="Times New Roman" w:hAnsi="Times New Roman" w:cs="Times New Roman"/>
          <w:i/>
          <w:iCs/>
          <w:sz w:val="24"/>
          <w:szCs w:val="24"/>
        </w:rPr>
        <w:t xml:space="preserve"> </w:t>
      </w:r>
      <w:r w:rsidR="001C0A99" w:rsidRPr="00A3036C">
        <w:rPr>
          <w:rFonts w:ascii="Times New Roman" w:hAnsi="Times New Roman" w:cs="Times New Roman"/>
          <w:i/>
          <w:iCs/>
          <w:sz w:val="24"/>
          <w:szCs w:val="24"/>
        </w:rPr>
        <w:t>M</w:t>
      </w:r>
      <w:r w:rsidR="000A6F5C" w:rsidRPr="00A3036C">
        <w:rPr>
          <w:rFonts w:ascii="Times New Roman" w:hAnsi="Times New Roman" w:cs="Times New Roman"/>
          <w:i/>
          <w:iCs/>
          <w:sz w:val="24"/>
          <w:szCs w:val="24"/>
        </w:rPr>
        <w:t>al</w:t>
      </w:r>
      <w:r w:rsidR="007419A3" w:rsidRPr="00A3036C">
        <w:rPr>
          <w:rFonts w:ascii="Times New Roman" w:hAnsi="Times New Roman" w:cs="Times New Roman"/>
          <w:i/>
          <w:iCs/>
          <w:sz w:val="24"/>
          <w:szCs w:val="24"/>
        </w:rPr>
        <w:t>dade humana</w:t>
      </w:r>
      <w:r w:rsidR="000A6F5C" w:rsidRPr="00A3036C">
        <w:rPr>
          <w:rFonts w:ascii="Times New Roman" w:hAnsi="Times New Roman" w:cs="Times New Roman"/>
          <w:i/>
          <w:iCs/>
          <w:sz w:val="24"/>
          <w:szCs w:val="24"/>
        </w:rPr>
        <w:t>:</w:t>
      </w:r>
      <w:r w:rsidR="001C0A99" w:rsidRPr="00A3036C">
        <w:rPr>
          <w:rFonts w:ascii="Times New Roman" w:hAnsi="Times New Roman" w:cs="Times New Roman"/>
          <w:i/>
          <w:iCs/>
          <w:sz w:val="24"/>
          <w:szCs w:val="24"/>
        </w:rPr>
        <w:t xml:space="preserve"> ego, ganância e medo</w:t>
      </w:r>
      <w:r w:rsidR="00F03496" w:rsidRPr="00A3036C">
        <w:rPr>
          <w:rFonts w:ascii="Times New Roman" w:hAnsi="Times New Roman" w:cs="Times New Roman"/>
          <w:sz w:val="24"/>
          <w:szCs w:val="24"/>
        </w:rPr>
        <w:t>.</w:t>
      </w:r>
      <w:r w:rsidR="00046B42" w:rsidRPr="00A3036C">
        <w:rPr>
          <w:rFonts w:ascii="Times New Roman" w:hAnsi="Times New Roman" w:cs="Times New Roman"/>
          <w:sz w:val="24"/>
          <w:szCs w:val="24"/>
        </w:rPr>
        <w:t xml:space="preserve"> </w:t>
      </w:r>
    </w:p>
    <w:p w14:paraId="60A68379" w14:textId="318F53C4" w:rsidR="003D2126" w:rsidRPr="00A3036C" w:rsidRDefault="002B298D" w:rsidP="00947844">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P</w:t>
      </w:r>
      <w:r w:rsidR="00A61D8F" w:rsidRPr="00A3036C">
        <w:rPr>
          <w:rFonts w:ascii="Times New Roman" w:hAnsi="Times New Roman" w:cs="Times New Roman"/>
          <w:sz w:val="24"/>
          <w:szCs w:val="24"/>
        </w:rPr>
        <w:t>oderes executivo, legislativo e judiciário</w:t>
      </w:r>
      <w:r w:rsidR="006C2572" w:rsidRPr="00A3036C">
        <w:rPr>
          <w:rFonts w:ascii="Times New Roman" w:hAnsi="Times New Roman" w:cs="Times New Roman"/>
          <w:sz w:val="24"/>
          <w:szCs w:val="24"/>
        </w:rPr>
        <w:t xml:space="preserve">, adicionando-se </w:t>
      </w:r>
      <w:r w:rsidR="001D73DD" w:rsidRPr="00A3036C">
        <w:rPr>
          <w:rFonts w:ascii="Times New Roman" w:hAnsi="Times New Roman" w:cs="Times New Roman"/>
          <w:sz w:val="24"/>
          <w:szCs w:val="24"/>
        </w:rPr>
        <w:t>ramificações de primeiro escalão</w:t>
      </w:r>
      <w:r w:rsidR="005F4CD2" w:rsidRPr="00A3036C">
        <w:rPr>
          <w:rFonts w:ascii="Times New Roman" w:hAnsi="Times New Roman" w:cs="Times New Roman"/>
          <w:sz w:val="24"/>
          <w:szCs w:val="24"/>
        </w:rPr>
        <w:t>. E</w:t>
      </w:r>
      <w:r w:rsidR="00B4704E" w:rsidRPr="00A3036C">
        <w:rPr>
          <w:rFonts w:ascii="Times New Roman" w:hAnsi="Times New Roman" w:cs="Times New Roman"/>
          <w:sz w:val="24"/>
          <w:szCs w:val="24"/>
        </w:rPr>
        <w:t>lite</w:t>
      </w:r>
      <w:r w:rsidR="00FF48FF" w:rsidRPr="00A3036C">
        <w:rPr>
          <w:rFonts w:ascii="Times New Roman" w:hAnsi="Times New Roman" w:cs="Times New Roman"/>
          <w:sz w:val="24"/>
          <w:szCs w:val="24"/>
        </w:rPr>
        <w:t xml:space="preserve">s </w:t>
      </w:r>
      <w:r w:rsidR="00163772" w:rsidRPr="00A3036C">
        <w:rPr>
          <w:rFonts w:ascii="Times New Roman" w:hAnsi="Times New Roman" w:cs="Times New Roman"/>
          <w:sz w:val="24"/>
          <w:szCs w:val="24"/>
        </w:rPr>
        <w:t xml:space="preserve">religiosa, </w:t>
      </w:r>
      <w:r w:rsidR="00FF48FF" w:rsidRPr="00A3036C">
        <w:rPr>
          <w:rFonts w:ascii="Times New Roman" w:hAnsi="Times New Roman" w:cs="Times New Roman"/>
          <w:sz w:val="24"/>
          <w:szCs w:val="24"/>
        </w:rPr>
        <w:t>industrial, empresarial</w:t>
      </w:r>
      <w:r w:rsidR="00013757" w:rsidRPr="00A3036C">
        <w:rPr>
          <w:rFonts w:ascii="Times New Roman" w:hAnsi="Times New Roman" w:cs="Times New Roman"/>
          <w:sz w:val="24"/>
          <w:szCs w:val="24"/>
        </w:rPr>
        <w:t xml:space="preserve">, </w:t>
      </w:r>
      <w:r w:rsidR="00FF48FF" w:rsidRPr="00A3036C">
        <w:rPr>
          <w:rFonts w:ascii="Times New Roman" w:hAnsi="Times New Roman" w:cs="Times New Roman"/>
          <w:sz w:val="24"/>
          <w:szCs w:val="24"/>
        </w:rPr>
        <w:t>social</w:t>
      </w:r>
      <w:r w:rsidR="0089691F" w:rsidRPr="00A3036C">
        <w:rPr>
          <w:rFonts w:ascii="Times New Roman" w:hAnsi="Times New Roman" w:cs="Times New Roman"/>
          <w:sz w:val="24"/>
          <w:szCs w:val="24"/>
        </w:rPr>
        <w:t xml:space="preserve"> e midiática</w:t>
      </w:r>
      <w:r w:rsidR="00B4704E" w:rsidRPr="00A3036C">
        <w:rPr>
          <w:rFonts w:ascii="Times New Roman" w:hAnsi="Times New Roman" w:cs="Times New Roman"/>
          <w:sz w:val="24"/>
          <w:szCs w:val="24"/>
        </w:rPr>
        <w:t xml:space="preserve"> </w:t>
      </w:r>
      <w:r w:rsidR="00EF0C4B" w:rsidRPr="00A3036C">
        <w:rPr>
          <w:rFonts w:ascii="Times New Roman" w:hAnsi="Times New Roman" w:cs="Times New Roman"/>
          <w:sz w:val="24"/>
          <w:szCs w:val="24"/>
        </w:rPr>
        <w:t>segmentada</w:t>
      </w:r>
      <w:r w:rsidR="0088454E" w:rsidRPr="00A3036C">
        <w:rPr>
          <w:rFonts w:ascii="Times New Roman" w:hAnsi="Times New Roman" w:cs="Times New Roman"/>
          <w:sz w:val="24"/>
          <w:szCs w:val="24"/>
        </w:rPr>
        <w:t>s e</w:t>
      </w:r>
      <w:r w:rsidR="00EF0C4B" w:rsidRPr="00A3036C">
        <w:rPr>
          <w:rFonts w:ascii="Times New Roman" w:hAnsi="Times New Roman" w:cs="Times New Roman"/>
          <w:sz w:val="24"/>
          <w:szCs w:val="24"/>
        </w:rPr>
        <w:t xml:space="preserve"> </w:t>
      </w:r>
      <w:r w:rsidR="00B4704E" w:rsidRPr="00A3036C">
        <w:rPr>
          <w:rFonts w:ascii="Times New Roman" w:hAnsi="Times New Roman" w:cs="Times New Roman"/>
          <w:sz w:val="24"/>
          <w:szCs w:val="24"/>
        </w:rPr>
        <w:t>estabelecida</w:t>
      </w:r>
      <w:r w:rsidR="0088454E" w:rsidRPr="00A3036C">
        <w:rPr>
          <w:rFonts w:ascii="Times New Roman" w:hAnsi="Times New Roman" w:cs="Times New Roman"/>
          <w:sz w:val="24"/>
          <w:szCs w:val="24"/>
        </w:rPr>
        <w:t>s</w:t>
      </w:r>
      <w:r w:rsidR="00B4704E" w:rsidRPr="00A3036C">
        <w:rPr>
          <w:rFonts w:ascii="Times New Roman" w:hAnsi="Times New Roman" w:cs="Times New Roman"/>
          <w:sz w:val="24"/>
          <w:szCs w:val="24"/>
        </w:rPr>
        <w:t xml:space="preserve"> nos chamados Estados de Direito</w:t>
      </w:r>
      <w:r w:rsidRPr="00A3036C">
        <w:rPr>
          <w:rFonts w:ascii="Times New Roman" w:hAnsi="Times New Roman" w:cs="Times New Roman"/>
          <w:sz w:val="24"/>
          <w:szCs w:val="24"/>
        </w:rPr>
        <w:t xml:space="preserve"> e quaisquer outro</w:t>
      </w:r>
      <w:r w:rsidR="00D51553" w:rsidRPr="00A3036C">
        <w:rPr>
          <w:rFonts w:ascii="Times New Roman" w:hAnsi="Times New Roman" w:cs="Times New Roman"/>
          <w:sz w:val="24"/>
          <w:szCs w:val="24"/>
        </w:rPr>
        <w:t>s regimes governamentais</w:t>
      </w:r>
      <w:r w:rsidR="00FE4489" w:rsidRPr="00A3036C">
        <w:rPr>
          <w:rFonts w:ascii="Times New Roman" w:hAnsi="Times New Roman" w:cs="Times New Roman"/>
          <w:sz w:val="24"/>
          <w:szCs w:val="24"/>
        </w:rPr>
        <w:t>.</w:t>
      </w:r>
      <w:r w:rsidR="00EF0C4B" w:rsidRPr="00A3036C">
        <w:rPr>
          <w:rFonts w:ascii="Times New Roman" w:hAnsi="Times New Roman" w:cs="Times New Roman"/>
          <w:sz w:val="24"/>
          <w:szCs w:val="24"/>
        </w:rPr>
        <w:t xml:space="preserve"> </w:t>
      </w:r>
      <w:r w:rsidR="00143C00" w:rsidRPr="00A3036C">
        <w:rPr>
          <w:rFonts w:ascii="Times New Roman" w:hAnsi="Times New Roman" w:cs="Times New Roman"/>
          <w:sz w:val="24"/>
          <w:szCs w:val="24"/>
        </w:rPr>
        <w:t>Todas e q</w:t>
      </w:r>
      <w:r w:rsidR="00700309" w:rsidRPr="00A3036C">
        <w:rPr>
          <w:rFonts w:ascii="Times New Roman" w:hAnsi="Times New Roman" w:cs="Times New Roman"/>
          <w:sz w:val="24"/>
          <w:szCs w:val="24"/>
        </w:rPr>
        <w:t>uaisquer atividades</w:t>
      </w:r>
      <w:r w:rsidR="00C60C4A" w:rsidRPr="00A3036C">
        <w:rPr>
          <w:rFonts w:ascii="Times New Roman" w:hAnsi="Times New Roman" w:cs="Times New Roman"/>
          <w:sz w:val="24"/>
          <w:szCs w:val="24"/>
        </w:rPr>
        <w:t xml:space="preserve"> socializadas e</w:t>
      </w:r>
      <w:r w:rsidR="00143C00" w:rsidRPr="00A3036C">
        <w:rPr>
          <w:rFonts w:ascii="Times New Roman" w:hAnsi="Times New Roman" w:cs="Times New Roman"/>
          <w:sz w:val="24"/>
          <w:szCs w:val="24"/>
        </w:rPr>
        <w:t xml:space="preserve"> econômicas</w:t>
      </w:r>
      <w:r w:rsidR="00700309" w:rsidRPr="00A3036C">
        <w:rPr>
          <w:rFonts w:ascii="Times New Roman" w:hAnsi="Times New Roman" w:cs="Times New Roman"/>
          <w:sz w:val="24"/>
          <w:szCs w:val="24"/>
        </w:rPr>
        <w:t xml:space="preserve"> pertinentes a</w:t>
      </w:r>
      <w:r w:rsidR="008B0BFB" w:rsidRPr="00A3036C">
        <w:rPr>
          <w:rFonts w:ascii="Times New Roman" w:hAnsi="Times New Roman" w:cs="Times New Roman"/>
          <w:sz w:val="24"/>
          <w:szCs w:val="24"/>
        </w:rPr>
        <w:t>,</w:t>
      </w:r>
      <w:r w:rsidR="00700309" w:rsidRPr="00A3036C">
        <w:rPr>
          <w:rFonts w:ascii="Times New Roman" w:hAnsi="Times New Roman" w:cs="Times New Roman"/>
          <w:sz w:val="24"/>
          <w:szCs w:val="24"/>
        </w:rPr>
        <w:t xml:space="preserve"> literal</w:t>
      </w:r>
      <w:r w:rsidR="008B0BFB" w:rsidRPr="00A3036C">
        <w:rPr>
          <w:rFonts w:ascii="Times New Roman" w:hAnsi="Times New Roman" w:cs="Times New Roman"/>
          <w:sz w:val="24"/>
          <w:szCs w:val="24"/>
        </w:rPr>
        <w:t xml:space="preserve">, </w:t>
      </w:r>
      <w:r w:rsidR="00D51553" w:rsidRPr="00A3036C">
        <w:rPr>
          <w:rFonts w:ascii="Times New Roman" w:hAnsi="Times New Roman" w:cs="Times New Roman"/>
          <w:sz w:val="24"/>
          <w:szCs w:val="24"/>
        </w:rPr>
        <w:t>colonização</w:t>
      </w:r>
      <w:r w:rsidR="008B0BFB" w:rsidRPr="00A3036C">
        <w:rPr>
          <w:rFonts w:ascii="Times New Roman" w:hAnsi="Times New Roman" w:cs="Times New Roman"/>
          <w:sz w:val="24"/>
          <w:szCs w:val="24"/>
        </w:rPr>
        <w:t xml:space="preserve"> do planeta</w:t>
      </w:r>
      <w:r w:rsidR="004F30FF" w:rsidRPr="00A3036C">
        <w:rPr>
          <w:rFonts w:ascii="Times New Roman" w:hAnsi="Times New Roman" w:cs="Times New Roman"/>
          <w:sz w:val="24"/>
          <w:szCs w:val="24"/>
        </w:rPr>
        <w:t xml:space="preserve"> funciona</w:t>
      </w:r>
      <w:r w:rsidR="009F20FC" w:rsidRPr="00A3036C">
        <w:rPr>
          <w:rFonts w:ascii="Times New Roman" w:hAnsi="Times New Roman" w:cs="Times New Roman"/>
          <w:sz w:val="24"/>
          <w:szCs w:val="24"/>
        </w:rPr>
        <w:t>l</w:t>
      </w:r>
      <w:r w:rsidR="004F30FF" w:rsidRPr="00A3036C">
        <w:rPr>
          <w:rFonts w:ascii="Times New Roman" w:hAnsi="Times New Roman" w:cs="Times New Roman"/>
          <w:sz w:val="24"/>
          <w:szCs w:val="24"/>
        </w:rPr>
        <w:t xml:space="preserve"> como um</w:t>
      </w:r>
      <w:r w:rsidR="00C52301" w:rsidRPr="00A3036C">
        <w:rPr>
          <w:rFonts w:ascii="Times New Roman" w:hAnsi="Times New Roman" w:cs="Times New Roman"/>
          <w:sz w:val="24"/>
          <w:szCs w:val="24"/>
        </w:rPr>
        <w:t xml:space="preserve"> sistema</w:t>
      </w:r>
      <w:r w:rsidR="008B0BFB" w:rsidRPr="00A3036C">
        <w:rPr>
          <w:rFonts w:ascii="Times New Roman" w:hAnsi="Times New Roman" w:cs="Times New Roman"/>
          <w:sz w:val="24"/>
          <w:szCs w:val="24"/>
        </w:rPr>
        <w:t xml:space="preserve">. Tudo, </w:t>
      </w:r>
      <w:r w:rsidR="00E318F4" w:rsidRPr="00A3036C">
        <w:rPr>
          <w:rFonts w:ascii="Times New Roman" w:hAnsi="Times New Roman" w:cs="Times New Roman"/>
          <w:sz w:val="24"/>
          <w:szCs w:val="24"/>
        </w:rPr>
        <w:t>sob o domínio</w:t>
      </w:r>
      <w:r w:rsidR="004B24B5" w:rsidRPr="00A3036C">
        <w:rPr>
          <w:rFonts w:ascii="Times New Roman" w:hAnsi="Times New Roman" w:cs="Times New Roman"/>
          <w:sz w:val="24"/>
          <w:szCs w:val="24"/>
        </w:rPr>
        <w:t xml:space="preserve"> dos </w:t>
      </w:r>
      <w:r w:rsidR="003E2D94" w:rsidRPr="00A3036C">
        <w:rPr>
          <w:rFonts w:ascii="Times New Roman" w:hAnsi="Times New Roman" w:cs="Times New Roman"/>
          <w:i/>
          <w:iCs/>
          <w:sz w:val="24"/>
          <w:szCs w:val="24"/>
        </w:rPr>
        <w:t>malenirus</w:t>
      </w:r>
      <w:r w:rsidR="003E2D94" w:rsidRPr="00A3036C">
        <w:rPr>
          <w:rFonts w:ascii="Times New Roman" w:hAnsi="Times New Roman" w:cs="Times New Roman"/>
          <w:sz w:val="24"/>
          <w:szCs w:val="24"/>
        </w:rPr>
        <w:t xml:space="preserve">, </w:t>
      </w:r>
      <w:r w:rsidR="004E4F06" w:rsidRPr="00A3036C">
        <w:rPr>
          <w:rFonts w:ascii="Times New Roman" w:hAnsi="Times New Roman" w:cs="Times New Roman"/>
          <w:sz w:val="24"/>
          <w:szCs w:val="24"/>
        </w:rPr>
        <w:t xml:space="preserve">executados pelos </w:t>
      </w:r>
      <w:r w:rsidR="004B24B5" w:rsidRPr="00A3036C">
        <w:rPr>
          <w:rFonts w:ascii="Times New Roman" w:hAnsi="Times New Roman" w:cs="Times New Roman"/>
          <w:i/>
          <w:iCs/>
          <w:sz w:val="24"/>
          <w:szCs w:val="24"/>
        </w:rPr>
        <w:t>reinonaques</w:t>
      </w:r>
      <w:r w:rsidR="000A6F5C" w:rsidRPr="00A3036C">
        <w:rPr>
          <w:rFonts w:ascii="Times New Roman" w:hAnsi="Times New Roman" w:cs="Times New Roman"/>
          <w:sz w:val="24"/>
          <w:szCs w:val="24"/>
        </w:rPr>
        <w:t xml:space="preserve"> </w:t>
      </w:r>
      <w:r w:rsidR="008B0BFB" w:rsidRPr="00A3036C">
        <w:rPr>
          <w:rFonts w:ascii="Times New Roman" w:hAnsi="Times New Roman" w:cs="Times New Roman"/>
          <w:sz w:val="24"/>
          <w:szCs w:val="24"/>
        </w:rPr>
        <w:t>e operado pel</w:t>
      </w:r>
      <w:r w:rsidR="00C554F4" w:rsidRPr="00A3036C">
        <w:rPr>
          <w:rFonts w:ascii="Times New Roman" w:hAnsi="Times New Roman" w:cs="Times New Roman"/>
          <w:sz w:val="24"/>
          <w:szCs w:val="24"/>
        </w:rPr>
        <w:t xml:space="preserve">os </w:t>
      </w:r>
      <w:r w:rsidR="00C554F4" w:rsidRPr="00A3036C">
        <w:rPr>
          <w:rFonts w:ascii="Times New Roman" w:hAnsi="Times New Roman" w:cs="Times New Roman"/>
          <w:i/>
          <w:iCs/>
          <w:sz w:val="24"/>
          <w:szCs w:val="24"/>
        </w:rPr>
        <w:t>dominitilianos</w:t>
      </w:r>
      <w:r w:rsidR="00FE4489" w:rsidRPr="00A3036C">
        <w:rPr>
          <w:rFonts w:ascii="Times New Roman" w:hAnsi="Times New Roman" w:cs="Times New Roman"/>
          <w:sz w:val="24"/>
          <w:szCs w:val="24"/>
        </w:rPr>
        <w:t>, através da IMSD — Independência Mundial dos Servos de Deus</w:t>
      </w:r>
      <w:r w:rsidR="00C554F4" w:rsidRPr="00A3036C">
        <w:rPr>
          <w:rFonts w:ascii="Times New Roman" w:hAnsi="Times New Roman" w:cs="Times New Roman"/>
          <w:sz w:val="24"/>
          <w:szCs w:val="24"/>
        </w:rPr>
        <w:t xml:space="preserve">. </w:t>
      </w:r>
    </w:p>
    <w:p w14:paraId="5B85DA48" w14:textId="77777777" w:rsidR="00CC2028" w:rsidRPr="00A3036C" w:rsidRDefault="00CC2028" w:rsidP="00CC2028">
      <w:pPr>
        <w:spacing w:after="0" w:line="276" w:lineRule="auto"/>
        <w:jc w:val="center"/>
        <w:rPr>
          <w:rFonts w:ascii="Times New Roman" w:eastAsiaTheme="minorEastAsia" w:hAnsi="Times New Roman" w:cs="Times New Roman"/>
          <w:kern w:val="0"/>
          <w:position w:val="-7"/>
          <w:sz w:val="36"/>
          <w:szCs w:val="36"/>
          <w14:ligatures w14:val="none"/>
        </w:rPr>
      </w:pPr>
      <w:r w:rsidRPr="00A3036C">
        <w:rPr>
          <w:rFonts w:ascii="Times New Roman" w:eastAsiaTheme="minorEastAsia" w:hAnsi="Times New Roman" w:cs="Times New Roman"/>
          <w:color w:val="6600FF"/>
          <w:kern w:val="0"/>
          <w:sz w:val="36"/>
          <w:szCs w:val="36"/>
          <w14:ligatures w14:val="none"/>
        </w:rPr>
        <w:t>*******</w:t>
      </w:r>
    </w:p>
    <w:p w14:paraId="70CF5466" w14:textId="02591ACB" w:rsidR="00916BA7" w:rsidRPr="00A3036C" w:rsidRDefault="004F100B"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abrigado num </w:t>
      </w:r>
      <w:r w:rsidRPr="00A3036C">
        <w:rPr>
          <w:rFonts w:ascii="Times New Roman" w:hAnsi="Times New Roman" w:cs="Times New Roman"/>
          <w:i/>
          <w:iCs/>
          <w:sz w:val="24"/>
          <w:szCs w:val="24"/>
        </w:rPr>
        <w:t>búnquer</w:t>
      </w:r>
      <w:r w:rsidRPr="00A3036C">
        <w:rPr>
          <w:rFonts w:ascii="Times New Roman" w:hAnsi="Times New Roman" w:cs="Times New Roman"/>
          <w:sz w:val="24"/>
          <w:szCs w:val="24"/>
        </w:rPr>
        <w:t xml:space="preserve"> construído na Casa de </w:t>
      </w:r>
      <w:r w:rsidR="002A52F1">
        <w:rPr>
          <w:rFonts w:ascii="Times New Roman" w:hAnsi="Times New Roman" w:cs="Times New Roman"/>
          <w:sz w:val="24"/>
          <w:szCs w:val="24"/>
        </w:rPr>
        <w:t>Vidro</w:t>
      </w:r>
      <w:r w:rsidRPr="00A3036C">
        <w:rPr>
          <w:rFonts w:ascii="Times New Roman" w:hAnsi="Times New Roman" w:cs="Times New Roman"/>
          <w:sz w:val="24"/>
          <w:szCs w:val="24"/>
        </w:rPr>
        <w:t>, onde reside com su</w:t>
      </w:r>
      <w:r w:rsidR="003D2126" w:rsidRPr="00A3036C">
        <w:rPr>
          <w:rFonts w:ascii="Times New Roman" w:hAnsi="Times New Roman" w:cs="Times New Roman"/>
          <w:sz w:val="24"/>
          <w:szCs w:val="24"/>
        </w:rPr>
        <w:t xml:space="preserve">a alma gêmea, Liz Taylor, 32, </w:t>
      </w:r>
      <w:r w:rsidR="004013FE" w:rsidRPr="00A3036C">
        <w:rPr>
          <w:rFonts w:ascii="Times New Roman" w:hAnsi="Times New Roman" w:cs="Times New Roman"/>
          <w:sz w:val="24"/>
          <w:szCs w:val="24"/>
        </w:rPr>
        <w:t>c</w:t>
      </w:r>
      <w:r w:rsidR="00FF724E" w:rsidRPr="00A3036C">
        <w:rPr>
          <w:rFonts w:ascii="Times New Roman" w:hAnsi="Times New Roman" w:cs="Times New Roman"/>
          <w:sz w:val="24"/>
          <w:szCs w:val="24"/>
        </w:rPr>
        <w:t>uja</w:t>
      </w:r>
      <w:r w:rsidRPr="00A3036C">
        <w:rPr>
          <w:rFonts w:ascii="Times New Roman" w:hAnsi="Times New Roman" w:cs="Times New Roman"/>
          <w:sz w:val="24"/>
          <w:szCs w:val="24"/>
        </w:rPr>
        <w:t xml:space="preserve"> extensão à casa de hóspedes anexa, habita o Dr. Lauro Muniz Barreto, 30, fundamental na fuga do primeiro do PREPARADO</w:t>
      </w:r>
      <w:r w:rsidR="002A67BD" w:rsidRPr="00A3036C">
        <w:rPr>
          <w:rFonts w:ascii="Times New Roman" w:hAnsi="Times New Roman" w:cs="Times New Roman"/>
          <w:sz w:val="24"/>
          <w:szCs w:val="24"/>
        </w:rPr>
        <w:t xml:space="preserve"> — Presídio do Pecador Restaurado Dotado do Onicriador</w:t>
      </w:r>
      <w:r w:rsidRPr="00A3036C">
        <w:rPr>
          <w:rFonts w:ascii="Times New Roman" w:hAnsi="Times New Roman" w:cs="Times New Roman"/>
          <w:sz w:val="24"/>
          <w:szCs w:val="24"/>
        </w:rPr>
        <w:t>.</w:t>
      </w:r>
      <w:r w:rsidR="003D2126" w:rsidRPr="00A3036C">
        <w:rPr>
          <w:rFonts w:ascii="Times New Roman" w:hAnsi="Times New Roman" w:cs="Times New Roman"/>
          <w:sz w:val="24"/>
          <w:szCs w:val="24"/>
        </w:rPr>
        <w:t xml:space="preserve"> </w:t>
      </w:r>
      <w:r w:rsidR="00A655A8" w:rsidRPr="00A3036C">
        <w:rPr>
          <w:rFonts w:ascii="Times New Roman" w:hAnsi="Times New Roman" w:cs="Times New Roman"/>
          <w:sz w:val="24"/>
          <w:szCs w:val="24"/>
        </w:rPr>
        <w:t>R</w:t>
      </w:r>
      <w:r w:rsidR="00A14FDB" w:rsidRPr="00A3036C">
        <w:rPr>
          <w:rFonts w:ascii="Times New Roman" w:hAnsi="Times New Roman" w:cs="Times New Roman"/>
          <w:sz w:val="24"/>
          <w:szCs w:val="24"/>
        </w:rPr>
        <w:t>essaltando</w:t>
      </w:r>
      <w:r w:rsidR="00A655A8" w:rsidRPr="00A3036C">
        <w:rPr>
          <w:rFonts w:ascii="Times New Roman" w:hAnsi="Times New Roman" w:cs="Times New Roman"/>
          <w:sz w:val="24"/>
          <w:szCs w:val="24"/>
        </w:rPr>
        <w:t xml:space="preserve"> ainda, a colaboração importantíssima </w:t>
      </w:r>
      <w:r w:rsidR="00F51416" w:rsidRPr="00A3036C">
        <w:rPr>
          <w:rFonts w:ascii="Times New Roman" w:hAnsi="Times New Roman" w:cs="Times New Roman"/>
          <w:sz w:val="24"/>
          <w:szCs w:val="24"/>
        </w:rPr>
        <w:t>de seu am</w:t>
      </w:r>
      <w:r w:rsidR="00B02BC8" w:rsidRPr="00A3036C">
        <w:rPr>
          <w:rFonts w:ascii="Times New Roman" w:hAnsi="Times New Roman" w:cs="Times New Roman"/>
          <w:sz w:val="24"/>
          <w:szCs w:val="24"/>
        </w:rPr>
        <w:t>or</w:t>
      </w:r>
      <w:r w:rsidR="002C415B" w:rsidRPr="00A3036C">
        <w:rPr>
          <w:rFonts w:ascii="Times New Roman" w:hAnsi="Times New Roman" w:cs="Times New Roman"/>
          <w:sz w:val="24"/>
          <w:szCs w:val="24"/>
        </w:rPr>
        <w:t xml:space="preserve"> </w:t>
      </w:r>
      <w:r w:rsidR="00F51416" w:rsidRPr="00A3036C">
        <w:rPr>
          <w:rFonts w:ascii="Times New Roman" w:hAnsi="Times New Roman" w:cs="Times New Roman"/>
          <w:sz w:val="24"/>
          <w:szCs w:val="24"/>
        </w:rPr>
        <w:t>Judas Escariotes,</w:t>
      </w:r>
      <w:r w:rsidR="003F7800" w:rsidRPr="00A3036C">
        <w:rPr>
          <w:rFonts w:ascii="Times New Roman" w:hAnsi="Times New Roman" w:cs="Times New Roman"/>
          <w:sz w:val="24"/>
          <w:szCs w:val="24"/>
        </w:rPr>
        <w:t xml:space="preserve"> 21</w:t>
      </w:r>
      <w:r w:rsidR="001509C8" w:rsidRPr="00A3036C">
        <w:rPr>
          <w:rFonts w:ascii="Times New Roman" w:hAnsi="Times New Roman" w:cs="Times New Roman"/>
          <w:sz w:val="24"/>
          <w:szCs w:val="24"/>
        </w:rPr>
        <w:t>.</w:t>
      </w:r>
      <w:r w:rsidR="002C415B" w:rsidRPr="00A3036C">
        <w:rPr>
          <w:rFonts w:ascii="Times New Roman" w:hAnsi="Times New Roman" w:cs="Times New Roman"/>
          <w:sz w:val="24"/>
          <w:szCs w:val="24"/>
        </w:rPr>
        <w:t xml:space="preserve">  </w:t>
      </w:r>
    </w:p>
    <w:p w14:paraId="65E2235D" w14:textId="22948BED" w:rsidR="00D53A57" w:rsidRPr="00A3036C" w:rsidRDefault="00916BA7"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Fugitivo</w:t>
      </w:r>
      <w:r w:rsidR="003D2126" w:rsidRPr="00A3036C">
        <w:rPr>
          <w:rFonts w:ascii="Times New Roman" w:hAnsi="Times New Roman" w:cs="Times New Roman"/>
          <w:sz w:val="24"/>
          <w:szCs w:val="24"/>
        </w:rPr>
        <w:t>, ansioso, recebe chamada de vídeo</w:t>
      </w:r>
      <w:r w:rsidR="001917F1" w:rsidRPr="00A3036C">
        <w:rPr>
          <w:rFonts w:ascii="Times New Roman" w:hAnsi="Times New Roman" w:cs="Times New Roman"/>
          <w:sz w:val="24"/>
          <w:szCs w:val="24"/>
        </w:rPr>
        <w:t xml:space="preserve">, acompanhada por </w:t>
      </w:r>
      <w:r w:rsidR="008C6B56" w:rsidRPr="00A3036C">
        <w:rPr>
          <w:rFonts w:ascii="Times New Roman" w:hAnsi="Times New Roman" w:cs="Times New Roman"/>
          <w:sz w:val="24"/>
          <w:szCs w:val="24"/>
        </w:rPr>
        <w:t xml:space="preserve">Liz e </w:t>
      </w:r>
      <w:r w:rsidR="001917F1" w:rsidRPr="00A3036C">
        <w:rPr>
          <w:rFonts w:ascii="Times New Roman" w:hAnsi="Times New Roman" w:cs="Times New Roman"/>
          <w:sz w:val="24"/>
          <w:szCs w:val="24"/>
        </w:rPr>
        <w:t>Lauro,</w:t>
      </w:r>
      <w:r w:rsidR="001509C8" w:rsidRPr="00A3036C">
        <w:rPr>
          <w:rFonts w:ascii="Times New Roman" w:hAnsi="Times New Roman" w:cs="Times New Roman"/>
          <w:sz w:val="24"/>
          <w:szCs w:val="24"/>
        </w:rPr>
        <w:t xml:space="preserve"> no seu espaço,</w:t>
      </w:r>
      <w:r w:rsidR="003D2126" w:rsidRPr="00A3036C">
        <w:rPr>
          <w:rFonts w:ascii="Times New Roman" w:hAnsi="Times New Roman" w:cs="Times New Roman"/>
          <w:sz w:val="24"/>
          <w:szCs w:val="24"/>
        </w:rPr>
        <w:t xml:space="preserve"> de Miguel</w:t>
      </w:r>
      <w:r w:rsidR="001917F1" w:rsidRPr="00A3036C">
        <w:rPr>
          <w:rFonts w:ascii="Times New Roman" w:hAnsi="Times New Roman" w:cs="Times New Roman"/>
          <w:sz w:val="24"/>
          <w:szCs w:val="24"/>
        </w:rPr>
        <w:t>.</w:t>
      </w:r>
      <w:r w:rsidR="006E7AD3" w:rsidRPr="00A3036C">
        <w:rPr>
          <w:rFonts w:ascii="Times New Roman" w:hAnsi="Times New Roman" w:cs="Times New Roman"/>
          <w:sz w:val="24"/>
          <w:szCs w:val="24"/>
        </w:rPr>
        <w:t xml:space="preserve"> </w:t>
      </w:r>
    </w:p>
    <w:p w14:paraId="60A6837B" w14:textId="4E8812A6" w:rsidR="001917F1" w:rsidRPr="00A3036C" w:rsidRDefault="00596A26"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Tom Harrison, m</w:t>
      </w:r>
      <w:r w:rsidR="00D12593" w:rsidRPr="00A3036C">
        <w:rPr>
          <w:rFonts w:ascii="Times New Roman" w:hAnsi="Times New Roman" w:cs="Times New Roman"/>
          <w:sz w:val="24"/>
          <w:szCs w:val="24"/>
        </w:rPr>
        <w:t>esmo, estando em coma, durante</w:t>
      </w:r>
      <w:r w:rsidR="00D07BF8" w:rsidRPr="00A3036C">
        <w:rPr>
          <w:rFonts w:ascii="Times New Roman" w:hAnsi="Times New Roman" w:cs="Times New Roman"/>
          <w:sz w:val="24"/>
          <w:szCs w:val="24"/>
        </w:rPr>
        <w:t xml:space="preserve"> o período preso no PREPARADO</w:t>
      </w:r>
      <w:r w:rsidRPr="00A3036C">
        <w:rPr>
          <w:rFonts w:ascii="Times New Roman" w:hAnsi="Times New Roman" w:cs="Times New Roman"/>
          <w:sz w:val="24"/>
          <w:szCs w:val="24"/>
        </w:rPr>
        <w:t>, não esconde seu temor</w:t>
      </w:r>
      <w:r w:rsidR="00886E52" w:rsidRPr="00A3036C">
        <w:rPr>
          <w:rFonts w:ascii="Times New Roman" w:hAnsi="Times New Roman" w:cs="Times New Roman"/>
          <w:sz w:val="24"/>
          <w:szCs w:val="24"/>
        </w:rPr>
        <w:t xml:space="preserve"> por uma nova detenção.</w:t>
      </w:r>
      <w:r w:rsidR="00C856EF" w:rsidRPr="00A3036C">
        <w:rPr>
          <w:rFonts w:ascii="Times New Roman" w:hAnsi="Times New Roman" w:cs="Times New Roman"/>
          <w:sz w:val="24"/>
          <w:szCs w:val="24"/>
        </w:rPr>
        <w:t xml:space="preserve"> Sabedor da repercussão mundial de sua fug</w:t>
      </w:r>
      <w:r w:rsidR="00587E94" w:rsidRPr="00A3036C">
        <w:rPr>
          <w:rFonts w:ascii="Times New Roman" w:hAnsi="Times New Roman" w:cs="Times New Roman"/>
          <w:sz w:val="24"/>
          <w:szCs w:val="24"/>
        </w:rPr>
        <w:t>a e as retaliações, a que será submetido, caso seja aprisionado mais uma vez</w:t>
      </w:r>
      <w:r w:rsidR="00DE56E3" w:rsidRPr="00A3036C">
        <w:rPr>
          <w:rFonts w:ascii="Times New Roman" w:hAnsi="Times New Roman" w:cs="Times New Roman"/>
          <w:sz w:val="24"/>
          <w:szCs w:val="24"/>
        </w:rPr>
        <w:t>.</w:t>
      </w:r>
      <w:r w:rsidR="00FB7380" w:rsidRPr="00A3036C">
        <w:rPr>
          <w:rFonts w:ascii="Times New Roman" w:hAnsi="Times New Roman" w:cs="Times New Roman"/>
          <w:sz w:val="24"/>
          <w:szCs w:val="24"/>
        </w:rPr>
        <w:t xml:space="preserve"> </w:t>
      </w:r>
      <w:r w:rsidR="00DE56E3" w:rsidRPr="00A3036C">
        <w:rPr>
          <w:rFonts w:ascii="Times New Roman" w:hAnsi="Times New Roman" w:cs="Times New Roman"/>
          <w:sz w:val="24"/>
          <w:szCs w:val="24"/>
        </w:rPr>
        <w:t>S</w:t>
      </w:r>
      <w:r w:rsidR="00FB7380" w:rsidRPr="00A3036C">
        <w:rPr>
          <w:rFonts w:ascii="Times New Roman" w:hAnsi="Times New Roman" w:cs="Times New Roman"/>
          <w:sz w:val="24"/>
          <w:szCs w:val="24"/>
        </w:rPr>
        <w:t>ente</w:t>
      </w:r>
      <w:r w:rsidR="008B333C" w:rsidRPr="00A3036C">
        <w:rPr>
          <w:rFonts w:ascii="Times New Roman" w:hAnsi="Times New Roman" w:cs="Times New Roman"/>
          <w:sz w:val="24"/>
          <w:szCs w:val="24"/>
        </w:rPr>
        <w:t>, intimamente, a real perspectiva de ter sua vida ceifad</w:t>
      </w:r>
      <w:r w:rsidR="001B4EA7" w:rsidRPr="00A3036C">
        <w:rPr>
          <w:rFonts w:ascii="Times New Roman" w:hAnsi="Times New Roman" w:cs="Times New Roman"/>
          <w:sz w:val="24"/>
          <w:szCs w:val="24"/>
        </w:rPr>
        <w:t>a e exposta como exemplo de punição aos nacionais e internacionai</w:t>
      </w:r>
      <w:r w:rsidR="006D4A75" w:rsidRPr="00A3036C">
        <w:rPr>
          <w:rFonts w:ascii="Times New Roman" w:hAnsi="Times New Roman" w:cs="Times New Roman"/>
          <w:sz w:val="24"/>
          <w:szCs w:val="24"/>
        </w:rPr>
        <w:t xml:space="preserve">s </w:t>
      </w:r>
      <w:r w:rsidR="002F0C03" w:rsidRPr="00A3036C">
        <w:rPr>
          <w:rFonts w:ascii="Times New Roman" w:hAnsi="Times New Roman" w:cs="Times New Roman"/>
          <w:sz w:val="24"/>
          <w:szCs w:val="24"/>
        </w:rPr>
        <w:t xml:space="preserve">contestadores e </w:t>
      </w:r>
      <w:r w:rsidR="006D4A75" w:rsidRPr="00A3036C">
        <w:rPr>
          <w:rFonts w:ascii="Times New Roman" w:hAnsi="Times New Roman" w:cs="Times New Roman"/>
          <w:sz w:val="24"/>
          <w:szCs w:val="24"/>
        </w:rPr>
        <w:t>transgressores</w:t>
      </w:r>
      <w:r w:rsidR="002F0C03" w:rsidRPr="00A3036C">
        <w:rPr>
          <w:rFonts w:ascii="Times New Roman" w:hAnsi="Times New Roman" w:cs="Times New Roman"/>
          <w:sz w:val="24"/>
          <w:szCs w:val="24"/>
        </w:rPr>
        <w:t xml:space="preserve"> </w:t>
      </w:r>
      <w:r w:rsidR="00ED6D23" w:rsidRPr="00A3036C">
        <w:rPr>
          <w:rFonts w:ascii="Times New Roman" w:hAnsi="Times New Roman" w:cs="Times New Roman"/>
          <w:sz w:val="24"/>
          <w:szCs w:val="24"/>
        </w:rPr>
        <w:t>à aceitação d</w:t>
      </w:r>
      <w:r w:rsidR="00C25BB1" w:rsidRPr="00A3036C">
        <w:rPr>
          <w:rFonts w:ascii="Times New Roman" w:hAnsi="Times New Roman" w:cs="Times New Roman"/>
          <w:sz w:val="24"/>
          <w:szCs w:val="24"/>
        </w:rPr>
        <w:t>o autoproclamado,</w:t>
      </w:r>
      <w:r w:rsidR="00ED6D23" w:rsidRPr="00A3036C">
        <w:rPr>
          <w:rFonts w:ascii="Times New Roman" w:hAnsi="Times New Roman" w:cs="Times New Roman"/>
          <w:sz w:val="24"/>
          <w:szCs w:val="24"/>
        </w:rPr>
        <w:t xml:space="preserve"> Roberto Evaristo de Macedo Soares</w:t>
      </w:r>
      <w:r w:rsidR="00C25BB1" w:rsidRPr="00A3036C">
        <w:rPr>
          <w:rFonts w:ascii="Times New Roman" w:hAnsi="Times New Roman" w:cs="Times New Roman"/>
          <w:sz w:val="24"/>
          <w:szCs w:val="24"/>
        </w:rPr>
        <w:t>,</w:t>
      </w:r>
      <w:r w:rsidR="00517507" w:rsidRPr="00A3036C">
        <w:rPr>
          <w:rFonts w:ascii="Times New Roman" w:hAnsi="Times New Roman" w:cs="Times New Roman"/>
          <w:sz w:val="24"/>
          <w:szCs w:val="24"/>
        </w:rPr>
        <w:t xml:space="preserve"> </w:t>
      </w:r>
      <w:r w:rsidR="00FC0D52" w:rsidRPr="00A3036C">
        <w:rPr>
          <w:rFonts w:ascii="Times New Roman" w:hAnsi="Times New Roman" w:cs="Times New Roman"/>
          <w:sz w:val="24"/>
          <w:szCs w:val="24"/>
        </w:rPr>
        <w:t xml:space="preserve">como </w:t>
      </w:r>
      <w:r w:rsidR="00517507" w:rsidRPr="00A3036C">
        <w:rPr>
          <w:rFonts w:ascii="Times New Roman" w:hAnsi="Times New Roman" w:cs="Times New Roman"/>
          <w:sz w:val="24"/>
          <w:szCs w:val="24"/>
        </w:rPr>
        <w:t xml:space="preserve">Presidente do </w:t>
      </w:r>
      <w:r w:rsidR="00DC05B3" w:rsidRPr="00A3036C">
        <w:rPr>
          <w:rFonts w:ascii="Times New Roman" w:hAnsi="Times New Roman" w:cs="Times New Roman"/>
          <w:sz w:val="24"/>
          <w:szCs w:val="24"/>
        </w:rPr>
        <w:t>Glob</w:t>
      </w:r>
      <w:r w:rsidR="00517507" w:rsidRPr="00A3036C">
        <w:rPr>
          <w:rFonts w:ascii="Times New Roman" w:hAnsi="Times New Roman" w:cs="Times New Roman"/>
          <w:sz w:val="24"/>
          <w:szCs w:val="24"/>
        </w:rPr>
        <w:t>o.</w:t>
      </w:r>
    </w:p>
    <w:p w14:paraId="6210B1E5" w14:textId="55AFCB84" w:rsidR="003500D6" w:rsidRPr="00A3036C" w:rsidRDefault="003500D6"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w:t>
      </w:r>
      <w:r w:rsidR="00241C7A" w:rsidRPr="00A3036C">
        <w:rPr>
          <w:rFonts w:ascii="Times New Roman" w:hAnsi="Times New Roman" w:cs="Times New Roman"/>
          <w:sz w:val="24"/>
          <w:szCs w:val="24"/>
        </w:rPr>
        <w:t>acompanhado por Liz e conectado a Lauro</w:t>
      </w:r>
      <w:r w:rsidR="00F11567" w:rsidRPr="00A3036C">
        <w:rPr>
          <w:rFonts w:ascii="Times New Roman" w:hAnsi="Times New Roman" w:cs="Times New Roman"/>
          <w:sz w:val="24"/>
          <w:szCs w:val="24"/>
        </w:rPr>
        <w:t xml:space="preserve"> e Judas Escariotes, </w:t>
      </w:r>
      <w:r w:rsidRPr="00A3036C">
        <w:rPr>
          <w:rFonts w:ascii="Times New Roman" w:hAnsi="Times New Roman" w:cs="Times New Roman"/>
          <w:sz w:val="24"/>
          <w:szCs w:val="24"/>
        </w:rPr>
        <w:t xml:space="preserve">atende a chamada </w:t>
      </w:r>
      <w:r w:rsidR="00DE56E3" w:rsidRPr="00A3036C">
        <w:rPr>
          <w:rFonts w:ascii="Times New Roman" w:hAnsi="Times New Roman" w:cs="Times New Roman"/>
          <w:sz w:val="24"/>
          <w:szCs w:val="24"/>
        </w:rPr>
        <w:t>por</w:t>
      </w:r>
      <w:r w:rsidRPr="00A3036C">
        <w:rPr>
          <w:rFonts w:ascii="Times New Roman" w:hAnsi="Times New Roman" w:cs="Times New Roman"/>
          <w:sz w:val="24"/>
          <w:szCs w:val="24"/>
        </w:rPr>
        <w:t xml:space="preserve"> vídeo de Miguel</w:t>
      </w:r>
      <w:r w:rsidR="00217C3B" w:rsidRPr="00A3036C">
        <w:rPr>
          <w:rFonts w:ascii="Times New Roman" w:hAnsi="Times New Roman" w:cs="Times New Roman"/>
          <w:sz w:val="24"/>
          <w:szCs w:val="24"/>
        </w:rPr>
        <w:t>.</w:t>
      </w:r>
    </w:p>
    <w:p w14:paraId="63421A94" w14:textId="77777777" w:rsidR="003259A2" w:rsidRPr="00A3036C" w:rsidRDefault="003259A2" w:rsidP="004F100B">
      <w:pPr>
        <w:spacing w:after="0"/>
        <w:jc w:val="both"/>
        <w:rPr>
          <w:rFonts w:ascii="Times New Roman" w:hAnsi="Times New Roman" w:cs="Times New Roman"/>
          <w:sz w:val="24"/>
          <w:szCs w:val="24"/>
        </w:rPr>
      </w:pPr>
    </w:p>
    <w:p w14:paraId="60A6837C" w14:textId="1231D26A" w:rsidR="001917F1" w:rsidRPr="00A3036C" w:rsidRDefault="001917F1"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Está tudo bem? Ainda bem que você está nos chamando </w:t>
      </w:r>
      <w:r w:rsidR="003259A2" w:rsidRPr="00A3036C">
        <w:rPr>
          <w:rFonts w:ascii="Times New Roman" w:hAnsi="Times New Roman" w:cs="Times New Roman"/>
          <w:sz w:val="24"/>
          <w:szCs w:val="24"/>
        </w:rPr>
        <w:t>―</w:t>
      </w:r>
      <w:r w:rsidRPr="00A3036C">
        <w:rPr>
          <w:rFonts w:ascii="Times New Roman" w:hAnsi="Times New Roman" w:cs="Times New Roman"/>
          <w:sz w:val="24"/>
          <w:szCs w:val="24"/>
        </w:rPr>
        <w:t xml:space="preserve">Tom, angustiado, antecipa-se </w:t>
      </w:r>
      <w:r w:rsidR="003259A2" w:rsidRPr="00A3036C">
        <w:rPr>
          <w:rFonts w:ascii="Times New Roman" w:hAnsi="Times New Roman" w:cs="Times New Roman"/>
          <w:sz w:val="24"/>
          <w:szCs w:val="24"/>
        </w:rPr>
        <w:t>―</w:t>
      </w:r>
      <w:r w:rsidRPr="00A3036C">
        <w:rPr>
          <w:rFonts w:ascii="Times New Roman" w:hAnsi="Times New Roman" w:cs="Times New Roman"/>
          <w:sz w:val="24"/>
          <w:szCs w:val="24"/>
        </w:rPr>
        <w:t xml:space="preserve"> Eles já foram? Espero que não voltem nunca mais. ▬ nervoso.</w:t>
      </w:r>
    </w:p>
    <w:p w14:paraId="60A6837D" w14:textId="77777777" w:rsidR="001917F1" w:rsidRPr="00A3036C" w:rsidRDefault="001917F1" w:rsidP="004F100B">
      <w:pPr>
        <w:spacing w:after="0"/>
        <w:jc w:val="both"/>
        <w:rPr>
          <w:rFonts w:ascii="Times New Roman" w:hAnsi="Times New Roman" w:cs="Times New Roman"/>
          <w:sz w:val="24"/>
          <w:szCs w:val="24"/>
        </w:rPr>
      </w:pPr>
    </w:p>
    <w:p w14:paraId="60A6837E" w14:textId="7DCCEEA7" w:rsidR="001917F1" w:rsidRPr="00A3036C" w:rsidRDefault="001917F1"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Calma </w:t>
      </w:r>
      <w:r w:rsidR="003259A2" w:rsidRPr="00A3036C">
        <w:rPr>
          <w:rFonts w:ascii="Times New Roman" w:hAnsi="Times New Roman" w:cs="Times New Roman"/>
          <w:sz w:val="24"/>
          <w:szCs w:val="24"/>
        </w:rPr>
        <w:t>―</w:t>
      </w:r>
      <w:r w:rsidRPr="00A3036C">
        <w:rPr>
          <w:rFonts w:ascii="Times New Roman" w:hAnsi="Times New Roman" w:cs="Times New Roman"/>
          <w:sz w:val="24"/>
          <w:szCs w:val="24"/>
        </w:rPr>
        <w:t xml:space="preserve"> Miguel, sereno, tranquiliza </w:t>
      </w:r>
      <w:r w:rsidR="003259A2" w:rsidRPr="00A3036C">
        <w:rPr>
          <w:rFonts w:ascii="Times New Roman" w:hAnsi="Times New Roman" w:cs="Times New Roman"/>
          <w:sz w:val="24"/>
          <w:szCs w:val="24"/>
        </w:rPr>
        <w:t>―</w:t>
      </w:r>
      <w:r w:rsidRPr="00A3036C">
        <w:rPr>
          <w:rFonts w:ascii="Times New Roman" w:hAnsi="Times New Roman" w:cs="Times New Roman"/>
          <w:sz w:val="24"/>
          <w:szCs w:val="24"/>
        </w:rPr>
        <w:t xml:space="preserve"> Ambos, representantes da CGU e CSG, estão convictos da minha inocência fomentada por um café e guloseimas. ▬ descontraído.</w:t>
      </w:r>
    </w:p>
    <w:p w14:paraId="60A6837F" w14:textId="77777777" w:rsidR="001917F1" w:rsidRPr="00A3036C" w:rsidRDefault="001917F1" w:rsidP="004F100B">
      <w:pPr>
        <w:spacing w:after="0"/>
        <w:jc w:val="both"/>
        <w:rPr>
          <w:rFonts w:ascii="Times New Roman" w:hAnsi="Times New Roman" w:cs="Times New Roman"/>
          <w:sz w:val="24"/>
          <w:szCs w:val="24"/>
        </w:rPr>
      </w:pPr>
    </w:p>
    <w:p w14:paraId="60A68380" w14:textId="5A3B4651" w:rsidR="007B0984" w:rsidRPr="00A3036C" w:rsidRDefault="001917F1"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Não corremos mais riscos, mas precisamos estar alertas a tudo e a todos </w:t>
      </w:r>
      <w:r w:rsidR="003259A2"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Dr. Lauro previne ▬ </w:t>
      </w:r>
      <w:r w:rsidR="007B0984" w:rsidRPr="00A3036C">
        <w:rPr>
          <w:rFonts w:ascii="Times New Roman" w:hAnsi="Times New Roman" w:cs="Times New Roman"/>
          <w:sz w:val="24"/>
          <w:szCs w:val="24"/>
        </w:rPr>
        <w:t>Não podemos relaxar e todo cuidado é pouco. ▬ pontua.</w:t>
      </w:r>
    </w:p>
    <w:p w14:paraId="60A68381" w14:textId="77777777" w:rsidR="007B0984" w:rsidRPr="00A3036C" w:rsidRDefault="007B0984" w:rsidP="004F100B">
      <w:pPr>
        <w:spacing w:after="0"/>
        <w:jc w:val="both"/>
        <w:rPr>
          <w:rFonts w:ascii="Times New Roman" w:hAnsi="Times New Roman" w:cs="Times New Roman"/>
          <w:sz w:val="24"/>
          <w:szCs w:val="24"/>
        </w:rPr>
      </w:pPr>
    </w:p>
    <w:p w14:paraId="60A68382" w14:textId="0C59F713" w:rsidR="007B0984" w:rsidRPr="00A3036C" w:rsidRDefault="007B0984"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Lauro tem total razão </w:t>
      </w:r>
      <w:r w:rsidR="003259A2" w:rsidRPr="00A3036C">
        <w:rPr>
          <w:rFonts w:ascii="Times New Roman" w:hAnsi="Times New Roman" w:cs="Times New Roman"/>
          <w:sz w:val="24"/>
          <w:szCs w:val="24"/>
        </w:rPr>
        <w:t>―</w:t>
      </w:r>
      <w:r w:rsidRPr="00A3036C">
        <w:rPr>
          <w:rFonts w:ascii="Times New Roman" w:hAnsi="Times New Roman" w:cs="Times New Roman"/>
          <w:sz w:val="24"/>
          <w:szCs w:val="24"/>
        </w:rPr>
        <w:t xml:space="preserve"> Liz Taylor concorda </w:t>
      </w:r>
      <w:r w:rsidR="003259A2" w:rsidRPr="00A3036C">
        <w:rPr>
          <w:rFonts w:ascii="Times New Roman" w:hAnsi="Times New Roman" w:cs="Times New Roman"/>
          <w:sz w:val="24"/>
          <w:szCs w:val="24"/>
        </w:rPr>
        <w:t xml:space="preserve">― </w:t>
      </w:r>
      <w:r w:rsidRPr="00A3036C">
        <w:rPr>
          <w:rFonts w:ascii="Times New Roman" w:hAnsi="Times New Roman" w:cs="Times New Roman"/>
          <w:sz w:val="24"/>
          <w:szCs w:val="24"/>
        </w:rPr>
        <w:t>Precisamos ter atenção. ▬ recomenda.</w:t>
      </w:r>
    </w:p>
    <w:p w14:paraId="43B0B811" w14:textId="77777777" w:rsidR="009F458F" w:rsidRPr="00A3036C" w:rsidRDefault="009F458F" w:rsidP="004F100B">
      <w:pPr>
        <w:spacing w:after="0"/>
        <w:jc w:val="both"/>
        <w:rPr>
          <w:rFonts w:ascii="Times New Roman" w:hAnsi="Times New Roman" w:cs="Times New Roman"/>
          <w:sz w:val="24"/>
          <w:szCs w:val="24"/>
        </w:rPr>
      </w:pPr>
    </w:p>
    <w:p w14:paraId="60A68383" w14:textId="6951D194" w:rsidR="007B0984" w:rsidRPr="00A3036C" w:rsidRDefault="00B71967"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Liz sai do quadro de filmagem ao levantar-se para pegar uma jarra de água e copos</w:t>
      </w:r>
      <w:r w:rsidR="00833465" w:rsidRPr="00A3036C">
        <w:rPr>
          <w:rFonts w:ascii="Times New Roman" w:hAnsi="Times New Roman" w:cs="Times New Roman"/>
          <w:sz w:val="24"/>
          <w:szCs w:val="24"/>
        </w:rPr>
        <w:t xml:space="preserve"> para depósito do líquido, imediatamente consumido por ela e </w:t>
      </w:r>
      <w:r w:rsidR="00284DF4" w:rsidRPr="00A3036C">
        <w:rPr>
          <w:rFonts w:ascii="Times New Roman" w:hAnsi="Times New Roman" w:cs="Times New Roman"/>
          <w:sz w:val="24"/>
          <w:szCs w:val="24"/>
        </w:rPr>
        <w:t xml:space="preserve">Tom, sendo acompanhados no espaço anexo pelo </w:t>
      </w:r>
      <w:r w:rsidR="00767D75" w:rsidRPr="00A3036C">
        <w:rPr>
          <w:rFonts w:ascii="Times New Roman" w:hAnsi="Times New Roman" w:cs="Times New Roman"/>
          <w:sz w:val="24"/>
          <w:szCs w:val="24"/>
        </w:rPr>
        <w:t xml:space="preserve">Dr. Lauro </w:t>
      </w:r>
      <w:r w:rsidR="00637674" w:rsidRPr="00A3036C">
        <w:rPr>
          <w:rFonts w:ascii="Times New Roman" w:hAnsi="Times New Roman" w:cs="Times New Roman"/>
          <w:sz w:val="24"/>
          <w:szCs w:val="24"/>
        </w:rPr>
        <w:lastRenderedPageBreak/>
        <w:t>Cesar Muniz Barreto</w:t>
      </w:r>
      <w:r w:rsidR="00250A4A" w:rsidRPr="00A3036C">
        <w:rPr>
          <w:rFonts w:ascii="Times New Roman" w:hAnsi="Times New Roman" w:cs="Times New Roman"/>
          <w:sz w:val="24"/>
          <w:szCs w:val="24"/>
        </w:rPr>
        <w:t xml:space="preserve">, também conectado a seu </w:t>
      </w:r>
      <w:r w:rsidR="00404A30" w:rsidRPr="00A3036C">
        <w:rPr>
          <w:rFonts w:ascii="Times New Roman" w:hAnsi="Times New Roman" w:cs="Times New Roman"/>
          <w:sz w:val="24"/>
          <w:szCs w:val="24"/>
        </w:rPr>
        <w:t>namorado, Judas Escariotes</w:t>
      </w:r>
      <w:r w:rsidR="006266E3" w:rsidRPr="00A3036C">
        <w:rPr>
          <w:rFonts w:ascii="Times New Roman" w:hAnsi="Times New Roman" w:cs="Times New Roman"/>
          <w:sz w:val="24"/>
          <w:szCs w:val="24"/>
        </w:rPr>
        <w:t xml:space="preserve">. Peça </w:t>
      </w:r>
      <w:r w:rsidR="005366D3" w:rsidRPr="00A3036C">
        <w:rPr>
          <w:rFonts w:ascii="Times New Roman" w:hAnsi="Times New Roman" w:cs="Times New Roman"/>
          <w:sz w:val="24"/>
          <w:szCs w:val="24"/>
        </w:rPr>
        <w:t>importante para manutenção</w:t>
      </w:r>
      <w:r w:rsidR="0061075B" w:rsidRPr="00A3036C">
        <w:rPr>
          <w:rFonts w:ascii="Times New Roman" w:hAnsi="Times New Roman" w:cs="Times New Roman"/>
          <w:sz w:val="24"/>
          <w:szCs w:val="24"/>
        </w:rPr>
        <w:t xml:space="preserve"> da liberdade de Tom Harrison e, por extensão, Liz Taylor</w:t>
      </w:r>
      <w:r w:rsidR="001A122D" w:rsidRPr="00A3036C">
        <w:rPr>
          <w:rFonts w:ascii="Times New Roman" w:hAnsi="Times New Roman" w:cs="Times New Roman"/>
          <w:sz w:val="24"/>
          <w:szCs w:val="24"/>
        </w:rPr>
        <w:t xml:space="preserve"> e, o próprio amante, </w:t>
      </w:r>
      <w:r w:rsidR="007A55E9" w:rsidRPr="00A3036C">
        <w:rPr>
          <w:rFonts w:ascii="Times New Roman" w:hAnsi="Times New Roman" w:cs="Times New Roman"/>
          <w:sz w:val="24"/>
          <w:szCs w:val="24"/>
        </w:rPr>
        <w:t>L</w:t>
      </w:r>
      <w:r w:rsidR="001A122D" w:rsidRPr="00A3036C">
        <w:rPr>
          <w:rFonts w:ascii="Times New Roman" w:hAnsi="Times New Roman" w:cs="Times New Roman"/>
          <w:sz w:val="24"/>
          <w:szCs w:val="24"/>
        </w:rPr>
        <w:t>auro</w:t>
      </w:r>
      <w:r w:rsidR="007A55E9" w:rsidRPr="00A3036C">
        <w:rPr>
          <w:rFonts w:ascii="Times New Roman" w:hAnsi="Times New Roman" w:cs="Times New Roman"/>
          <w:sz w:val="24"/>
          <w:szCs w:val="24"/>
        </w:rPr>
        <w:t xml:space="preserve"> e Miguel </w:t>
      </w:r>
      <w:r w:rsidR="00656351" w:rsidRPr="00A3036C">
        <w:rPr>
          <w:rFonts w:ascii="Times New Roman" w:hAnsi="Times New Roman" w:cs="Times New Roman"/>
          <w:sz w:val="24"/>
          <w:szCs w:val="24"/>
        </w:rPr>
        <w:t>A</w:t>
      </w:r>
      <w:r w:rsidR="007A55E9" w:rsidRPr="00A3036C">
        <w:rPr>
          <w:rFonts w:ascii="Times New Roman" w:hAnsi="Times New Roman" w:cs="Times New Roman"/>
          <w:sz w:val="24"/>
          <w:szCs w:val="24"/>
        </w:rPr>
        <w:t>raruama</w:t>
      </w:r>
      <w:r w:rsidR="0061075B" w:rsidRPr="00A3036C">
        <w:rPr>
          <w:rFonts w:ascii="Times New Roman" w:hAnsi="Times New Roman" w:cs="Times New Roman"/>
          <w:sz w:val="24"/>
          <w:szCs w:val="24"/>
        </w:rPr>
        <w:t>.</w:t>
      </w:r>
    </w:p>
    <w:p w14:paraId="30BB3BAF" w14:textId="4855EBBA" w:rsidR="002C18EE" w:rsidRPr="00A3036C" w:rsidRDefault="00B8290A"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Judas Escariotes</w:t>
      </w:r>
      <w:r w:rsidR="00FD7E03" w:rsidRPr="00A3036C">
        <w:rPr>
          <w:rFonts w:ascii="Times New Roman" w:hAnsi="Times New Roman" w:cs="Times New Roman"/>
          <w:sz w:val="24"/>
          <w:szCs w:val="24"/>
        </w:rPr>
        <w:t xml:space="preserve"> pode ser qualificado como </w:t>
      </w:r>
      <w:r w:rsidR="00FD7E03" w:rsidRPr="00A3036C">
        <w:rPr>
          <w:rFonts w:ascii="Times New Roman" w:hAnsi="Times New Roman" w:cs="Times New Roman"/>
          <w:i/>
          <w:iCs/>
          <w:sz w:val="24"/>
          <w:szCs w:val="24"/>
        </w:rPr>
        <w:t xml:space="preserve">ovelha negra </w:t>
      </w:r>
      <w:r w:rsidR="00FD7E03" w:rsidRPr="00A3036C">
        <w:rPr>
          <w:rFonts w:ascii="Times New Roman" w:hAnsi="Times New Roman" w:cs="Times New Roman"/>
          <w:sz w:val="24"/>
          <w:szCs w:val="24"/>
        </w:rPr>
        <w:t>da ESD</w:t>
      </w:r>
      <w:r w:rsidR="00E70F14" w:rsidRPr="00A3036C">
        <w:rPr>
          <w:rFonts w:ascii="Times New Roman" w:hAnsi="Times New Roman" w:cs="Times New Roman"/>
          <w:sz w:val="24"/>
          <w:szCs w:val="24"/>
        </w:rPr>
        <w:t xml:space="preserve"> —Escola dos Servos de Deus</w:t>
      </w:r>
      <w:r w:rsidR="00862F35" w:rsidRPr="00A3036C">
        <w:rPr>
          <w:rFonts w:ascii="Times New Roman" w:hAnsi="Times New Roman" w:cs="Times New Roman"/>
          <w:sz w:val="24"/>
          <w:szCs w:val="24"/>
        </w:rPr>
        <w:t>, onde são produzidos fiéis</w:t>
      </w:r>
      <w:r w:rsidR="00A46165" w:rsidRPr="00A3036C">
        <w:rPr>
          <w:rFonts w:ascii="Times New Roman" w:hAnsi="Times New Roman" w:cs="Times New Roman"/>
          <w:sz w:val="24"/>
          <w:szCs w:val="24"/>
        </w:rPr>
        <w:t xml:space="preserve"> fanáticos</w:t>
      </w:r>
      <w:r w:rsidR="005D661B" w:rsidRPr="00A3036C">
        <w:rPr>
          <w:rFonts w:ascii="Times New Roman" w:hAnsi="Times New Roman" w:cs="Times New Roman"/>
          <w:sz w:val="24"/>
          <w:szCs w:val="24"/>
        </w:rPr>
        <w:t xml:space="preserve"> e celebridades</w:t>
      </w:r>
      <w:r w:rsidR="006717BA" w:rsidRPr="00A3036C">
        <w:rPr>
          <w:rFonts w:ascii="Times New Roman" w:hAnsi="Times New Roman" w:cs="Times New Roman"/>
          <w:sz w:val="24"/>
          <w:szCs w:val="24"/>
        </w:rPr>
        <w:t xml:space="preserve"> produzidas por </w:t>
      </w:r>
      <w:r w:rsidR="006717BA" w:rsidRPr="00A3036C">
        <w:rPr>
          <w:rFonts w:ascii="Times New Roman" w:hAnsi="Times New Roman" w:cs="Times New Roman"/>
          <w:i/>
          <w:iCs/>
          <w:sz w:val="24"/>
          <w:szCs w:val="24"/>
        </w:rPr>
        <w:t xml:space="preserve">cartas marcadas </w:t>
      </w:r>
      <w:r w:rsidR="00D056F9" w:rsidRPr="00A3036C">
        <w:rPr>
          <w:rFonts w:ascii="Times New Roman" w:hAnsi="Times New Roman" w:cs="Times New Roman"/>
          <w:sz w:val="24"/>
          <w:szCs w:val="24"/>
        </w:rPr>
        <w:t>distribuídas no comando mundial da IMSD —</w:t>
      </w:r>
      <w:r w:rsidR="00A30DAD" w:rsidRPr="00A3036C">
        <w:rPr>
          <w:rFonts w:ascii="Times New Roman" w:hAnsi="Times New Roman" w:cs="Times New Roman"/>
          <w:sz w:val="24"/>
          <w:szCs w:val="24"/>
        </w:rPr>
        <w:t xml:space="preserve"> </w:t>
      </w:r>
      <w:r w:rsidR="00D056F9" w:rsidRPr="00A3036C">
        <w:rPr>
          <w:rFonts w:ascii="Times New Roman" w:hAnsi="Times New Roman" w:cs="Times New Roman"/>
          <w:sz w:val="24"/>
          <w:szCs w:val="24"/>
        </w:rPr>
        <w:t>Independência Mundial dos Servos de Deus</w:t>
      </w:r>
      <w:r w:rsidR="00BC6D49" w:rsidRPr="00A3036C">
        <w:rPr>
          <w:rFonts w:ascii="Times New Roman" w:hAnsi="Times New Roman" w:cs="Times New Roman"/>
          <w:sz w:val="24"/>
          <w:szCs w:val="24"/>
        </w:rPr>
        <w:t>,</w:t>
      </w:r>
      <w:r w:rsidR="006C5B15" w:rsidRPr="00A3036C">
        <w:rPr>
          <w:rFonts w:ascii="Times New Roman" w:hAnsi="Times New Roman" w:cs="Times New Roman"/>
          <w:sz w:val="24"/>
          <w:szCs w:val="24"/>
        </w:rPr>
        <w:t xml:space="preserve"> cujo objetivo é se tornar religião única praticada nos </w:t>
      </w:r>
      <w:r w:rsidR="003006D5" w:rsidRPr="00A3036C">
        <w:rPr>
          <w:rFonts w:ascii="Times New Roman" w:hAnsi="Times New Roman" w:cs="Times New Roman"/>
          <w:sz w:val="24"/>
          <w:szCs w:val="24"/>
        </w:rPr>
        <w:t>territóri</w:t>
      </w:r>
      <w:r w:rsidR="006C5B15" w:rsidRPr="00A3036C">
        <w:rPr>
          <w:rFonts w:ascii="Times New Roman" w:hAnsi="Times New Roman" w:cs="Times New Roman"/>
          <w:sz w:val="24"/>
          <w:szCs w:val="24"/>
        </w:rPr>
        <w:t>os terráqueos</w:t>
      </w:r>
      <w:r w:rsidR="003006D5" w:rsidRPr="00A3036C">
        <w:rPr>
          <w:rFonts w:ascii="Times New Roman" w:hAnsi="Times New Roman" w:cs="Times New Roman"/>
          <w:sz w:val="24"/>
          <w:szCs w:val="24"/>
        </w:rPr>
        <w:t>.</w:t>
      </w:r>
      <w:r w:rsidR="00D93382" w:rsidRPr="00A3036C">
        <w:rPr>
          <w:rFonts w:ascii="Times New Roman" w:hAnsi="Times New Roman" w:cs="Times New Roman"/>
          <w:sz w:val="24"/>
          <w:szCs w:val="24"/>
        </w:rPr>
        <w:t xml:space="preserve"> Ele, </w:t>
      </w:r>
      <w:r w:rsidR="00E87E1C" w:rsidRPr="00A3036C">
        <w:rPr>
          <w:rFonts w:ascii="Times New Roman" w:hAnsi="Times New Roman" w:cs="Times New Roman"/>
          <w:sz w:val="24"/>
          <w:szCs w:val="24"/>
        </w:rPr>
        <w:t>divulgando</w:t>
      </w:r>
      <w:r w:rsidR="00D93382" w:rsidRPr="00A3036C">
        <w:rPr>
          <w:rFonts w:ascii="Times New Roman" w:hAnsi="Times New Roman" w:cs="Times New Roman"/>
          <w:sz w:val="24"/>
          <w:szCs w:val="24"/>
        </w:rPr>
        <w:t xml:space="preserve"> as práticas pedófilas de Roberto Evaristo de Macedo Soares e Jesus de Deus,</w:t>
      </w:r>
      <w:r w:rsidR="00DF0525" w:rsidRPr="00A3036C">
        <w:rPr>
          <w:rFonts w:ascii="Times New Roman" w:hAnsi="Times New Roman" w:cs="Times New Roman"/>
          <w:sz w:val="24"/>
          <w:szCs w:val="24"/>
        </w:rPr>
        <w:t xml:space="preserve"> é peça de suma importância nesta engrenagem</w:t>
      </w:r>
      <w:r w:rsidR="00B12A4E" w:rsidRPr="00A3036C">
        <w:rPr>
          <w:rFonts w:ascii="Times New Roman" w:hAnsi="Times New Roman" w:cs="Times New Roman"/>
          <w:sz w:val="24"/>
          <w:szCs w:val="24"/>
        </w:rPr>
        <w:t xml:space="preserve"> da Resistência Dimensional</w:t>
      </w:r>
      <w:r w:rsidR="00D67A90" w:rsidRPr="00A3036C">
        <w:rPr>
          <w:rFonts w:ascii="Times New Roman" w:hAnsi="Times New Roman" w:cs="Times New Roman"/>
          <w:sz w:val="24"/>
          <w:szCs w:val="24"/>
        </w:rPr>
        <w:t>.</w:t>
      </w:r>
      <w:r w:rsidR="004B3C35" w:rsidRPr="00A3036C">
        <w:rPr>
          <w:rFonts w:ascii="Times New Roman" w:hAnsi="Times New Roman" w:cs="Times New Roman"/>
          <w:sz w:val="24"/>
          <w:szCs w:val="24"/>
        </w:rPr>
        <w:t xml:space="preserve"> </w:t>
      </w:r>
      <w:r w:rsidR="00D67A90" w:rsidRPr="00A3036C">
        <w:rPr>
          <w:rFonts w:ascii="Times New Roman" w:hAnsi="Times New Roman" w:cs="Times New Roman"/>
          <w:sz w:val="24"/>
          <w:szCs w:val="24"/>
        </w:rPr>
        <w:t>L</w:t>
      </w:r>
      <w:r w:rsidR="004B3C35" w:rsidRPr="00A3036C">
        <w:rPr>
          <w:rFonts w:ascii="Times New Roman" w:hAnsi="Times New Roman" w:cs="Times New Roman"/>
          <w:sz w:val="24"/>
          <w:szCs w:val="24"/>
        </w:rPr>
        <w:t>evando-se em conta</w:t>
      </w:r>
      <w:r w:rsidR="00945FDB" w:rsidRPr="00A3036C">
        <w:rPr>
          <w:rFonts w:ascii="Times New Roman" w:hAnsi="Times New Roman" w:cs="Times New Roman"/>
          <w:sz w:val="24"/>
          <w:szCs w:val="24"/>
        </w:rPr>
        <w:t xml:space="preserve"> sua ascensão sobre os demais apóstolos, </w:t>
      </w:r>
      <w:r w:rsidR="00E60426" w:rsidRPr="00A3036C">
        <w:rPr>
          <w:rFonts w:ascii="Times New Roman" w:hAnsi="Times New Roman" w:cs="Times New Roman"/>
          <w:sz w:val="24"/>
          <w:szCs w:val="24"/>
        </w:rPr>
        <w:t>muitos</w:t>
      </w:r>
      <w:r w:rsidR="00945FDB" w:rsidRPr="00A3036C">
        <w:rPr>
          <w:rFonts w:ascii="Times New Roman" w:hAnsi="Times New Roman" w:cs="Times New Roman"/>
          <w:sz w:val="24"/>
          <w:szCs w:val="24"/>
        </w:rPr>
        <w:t xml:space="preserve"> deles</w:t>
      </w:r>
      <w:r w:rsidR="00E60426" w:rsidRPr="00A3036C">
        <w:rPr>
          <w:rFonts w:ascii="Times New Roman" w:hAnsi="Times New Roman" w:cs="Times New Roman"/>
          <w:sz w:val="24"/>
          <w:szCs w:val="24"/>
        </w:rPr>
        <w:t xml:space="preserve">, aprisionados </w:t>
      </w:r>
      <w:r w:rsidR="00DC4CE4" w:rsidRPr="00A3036C">
        <w:rPr>
          <w:rFonts w:ascii="Times New Roman" w:hAnsi="Times New Roman" w:cs="Times New Roman"/>
          <w:sz w:val="24"/>
          <w:szCs w:val="24"/>
        </w:rPr>
        <w:t>a traumas provocados por estes abusos sexuais</w:t>
      </w:r>
      <w:r w:rsidR="00C55A26" w:rsidRPr="00A3036C">
        <w:rPr>
          <w:rFonts w:ascii="Times New Roman" w:hAnsi="Times New Roman" w:cs="Times New Roman"/>
          <w:sz w:val="24"/>
          <w:szCs w:val="24"/>
        </w:rPr>
        <w:t xml:space="preserve">, podem </w:t>
      </w:r>
      <w:r w:rsidR="00272AE0" w:rsidRPr="00A3036C">
        <w:rPr>
          <w:rFonts w:ascii="Times New Roman" w:hAnsi="Times New Roman" w:cs="Times New Roman"/>
          <w:sz w:val="24"/>
          <w:szCs w:val="24"/>
        </w:rPr>
        <w:t xml:space="preserve">lhe </w:t>
      </w:r>
      <w:r w:rsidR="00C55A26" w:rsidRPr="00A3036C">
        <w:rPr>
          <w:rFonts w:ascii="Times New Roman" w:hAnsi="Times New Roman" w:cs="Times New Roman"/>
          <w:sz w:val="24"/>
          <w:szCs w:val="24"/>
        </w:rPr>
        <w:t>fazer companhia</w:t>
      </w:r>
      <w:r w:rsidR="00FB5614" w:rsidRPr="00A3036C">
        <w:rPr>
          <w:rFonts w:ascii="Times New Roman" w:hAnsi="Times New Roman" w:cs="Times New Roman"/>
          <w:sz w:val="24"/>
          <w:szCs w:val="24"/>
        </w:rPr>
        <w:t xml:space="preserve"> para, minimamente, impactar negativamente a IMSD e seus líderes.</w:t>
      </w:r>
      <w:r w:rsidR="007541B8" w:rsidRPr="00A3036C">
        <w:rPr>
          <w:rFonts w:ascii="Times New Roman" w:hAnsi="Times New Roman" w:cs="Times New Roman"/>
          <w:sz w:val="24"/>
          <w:szCs w:val="24"/>
        </w:rPr>
        <w:t xml:space="preserve"> Acordado</w:t>
      </w:r>
      <w:r w:rsidR="00EC14B5" w:rsidRPr="00A3036C">
        <w:rPr>
          <w:rFonts w:ascii="Times New Roman" w:hAnsi="Times New Roman" w:cs="Times New Roman"/>
          <w:sz w:val="24"/>
          <w:szCs w:val="24"/>
        </w:rPr>
        <w:t xml:space="preserve"> </w:t>
      </w:r>
      <w:r w:rsidR="001E30A8" w:rsidRPr="00A3036C">
        <w:rPr>
          <w:rFonts w:ascii="Times New Roman" w:hAnsi="Times New Roman" w:cs="Times New Roman"/>
          <w:sz w:val="24"/>
          <w:szCs w:val="24"/>
        </w:rPr>
        <w:t>as</w:t>
      </w:r>
      <w:r w:rsidR="00EC14B5" w:rsidRPr="00A3036C">
        <w:rPr>
          <w:rFonts w:ascii="Times New Roman" w:hAnsi="Times New Roman" w:cs="Times New Roman"/>
          <w:sz w:val="24"/>
          <w:szCs w:val="24"/>
        </w:rPr>
        <w:t xml:space="preserve"> convicções </w:t>
      </w:r>
      <w:r w:rsidR="00A33C22" w:rsidRPr="00A3036C">
        <w:rPr>
          <w:rFonts w:ascii="Times New Roman" w:hAnsi="Times New Roman" w:cs="Times New Roman"/>
          <w:sz w:val="24"/>
          <w:szCs w:val="24"/>
        </w:rPr>
        <w:t>d</w:t>
      </w:r>
      <w:r w:rsidR="00EC14B5" w:rsidRPr="00A3036C">
        <w:rPr>
          <w:rFonts w:ascii="Times New Roman" w:hAnsi="Times New Roman" w:cs="Times New Roman"/>
          <w:sz w:val="24"/>
          <w:szCs w:val="24"/>
        </w:rPr>
        <w:t xml:space="preserve">o </w:t>
      </w:r>
      <w:r w:rsidR="00925EA3" w:rsidRPr="00A3036C">
        <w:rPr>
          <w:rFonts w:ascii="Times New Roman" w:hAnsi="Times New Roman" w:cs="Times New Roman"/>
          <w:sz w:val="24"/>
          <w:szCs w:val="24"/>
        </w:rPr>
        <w:t xml:space="preserve">primeiro </w:t>
      </w:r>
      <w:r w:rsidR="00EC14B5" w:rsidRPr="00A3036C">
        <w:rPr>
          <w:rFonts w:ascii="Times New Roman" w:hAnsi="Times New Roman" w:cs="Times New Roman"/>
          <w:sz w:val="24"/>
          <w:szCs w:val="24"/>
        </w:rPr>
        <w:t>livro</w:t>
      </w:r>
      <w:r w:rsidR="00F82274" w:rsidRPr="00A3036C">
        <w:rPr>
          <w:rFonts w:ascii="Times New Roman" w:hAnsi="Times New Roman" w:cs="Times New Roman"/>
          <w:sz w:val="24"/>
          <w:szCs w:val="24"/>
        </w:rPr>
        <w:t xml:space="preserve"> </w:t>
      </w:r>
      <w:r w:rsidR="00523398" w:rsidRPr="00A3036C">
        <w:rPr>
          <w:rFonts w:ascii="Times New Roman" w:hAnsi="Times New Roman" w:cs="Times New Roman"/>
          <w:sz w:val="24"/>
          <w:szCs w:val="24"/>
        </w:rPr>
        <w:t>lido</w:t>
      </w:r>
      <w:r w:rsidR="00FB50D0" w:rsidRPr="00A3036C">
        <w:rPr>
          <w:rFonts w:ascii="Times New Roman" w:hAnsi="Times New Roman" w:cs="Times New Roman"/>
          <w:sz w:val="24"/>
          <w:szCs w:val="24"/>
        </w:rPr>
        <w:t xml:space="preserve">, </w:t>
      </w:r>
      <w:r w:rsidR="00D83832" w:rsidRPr="00A3036C">
        <w:rPr>
          <w:rFonts w:ascii="Times New Roman" w:hAnsi="Times New Roman" w:cs="Times New Roman"/>
          <w:sz w:val="24"/>
          <w:szCs w:val="24"/>
        </w:rPr>
        <w:t>mesmo</w:t>
      </w:r>
      <w:r w:rsidR="00A33C22" w:rsidRPr="00A3036C">
        <w:rPr>
          <w:rFonts w:ascii="Times New Roman" w:hAnsi="Times New Roman" w:cs="Times New Roman"/>
          <w:sz w:val="24"/>
          <w:szCs w:val="24"/>
        </w:rPr>
        <w:t xml:space="preserve"> esta</w:t>
      </w:r>
      <w:r w:rsidR="00D83832" w:rsidRPr="00A3036C">
        <w:rPr>
          <w:rFonts w:ascii="Times New Roman" w:hAnsi="Times New Roman" w:cs="Times New Roman"/>
          <w:sz w:val="24"/>
          <w:szCs w:val="24"/>
        </w:rPr>
        <w:t>ndo</w:t>
      </w:r>
      <w:r w:rsidR="001E30A8" w:rsidRPr="00A3036C">
        <w:rPr>
          <w:rFonts w:ascii="Times New Roman" w:hAnsi="Times New Roman" w:cs="Times New Roman"/>
          <w:sz w:val="24"/>
          <w:szCs w:val="24"/>
        </w:rPr>
        <w:t xml:space="preserve"> </w:t>
      </w:r>
      <w:r w:rsidR="00FB50D0" w:rsidRPr="00A3036C">
        <w:rPr>
          <w:rFonts w:ascii="Times New Roman" w:hAnsi="Times New Roman" w:cs="Times New Roman"/>
          <w:sz w:val="24"/>
          <w:szCs w:val="24"/>
        </w:rPr>
        <w:t>proibido pela IMSD,</w:t>
      </w:r>
      <w:r w:rsidR="00EC14B5" w:rsidRPr="00A3036C">
        <w:rPr>
          <w:rFonts w:ascii="Times New Roman" w:hAnsi="Times New Roman" w:cs="Times New Roman"/>
          <w:sz w:val="24"/>
          <w:szCs w:val="24"/>
        </w:rPr>
        <w:t xml:space="preserve"> da trilogia </w:t>
      </w:r>
    </w:p>
    <w:p w14:paraId="1FC308F0" w14:textId="149996F3" w:rsidR="004F41E2" w:rsidRPr="00A3036C" w:rsidRDefault="00562BBE" w:rsidP="002C18EE">
      <w:pPr>
        <w:spacing w:after="0"/>
        <w:jc w:val="right"/>
        <w:rPr>
          <w:rFonts w:ascii="Times New Roman" w:hAnsi="Times New Roman" w:cs="Times New Roman"/>
          <w:bCs/>
          <w:sz w:val="24"/>
          <w:szCs w:val="24"/>
        </w:rPr>
      </w:pPr>
      <w:r w:rsidRPr="00A3036C">
        <w:rPr>
          <w:rFonts w:ascii="Times New Roman" w:eastAsiaTheme="minorEastAsia" w:hAnsi="Times New Roman" w:cs="Times New Roman"/>
          <w:b/>
          <w:kern w:val="0"/>
          <w:position w:val="-7"/>
          <w:sz w:val="23"/>
          <w:szCs w:val="23"/>
          <w14:ligatures w14:val="none"/>
        </w:rPr>
        <w:t>e</w:t>
      </w:r>
      <w:r w:rsidRPr="00A3036C">
        <w:rPr>
          <w:rFonts w:ascii="Times New Roman" w:eastAsiaTheme="minorEastAsia" w:hAnsi="Times New Roman" w:cs="Times New Roman"/>
          <w:b/>
          <w:color w:val="FF0000"/>
          <w:kern w:val="0"/>
          <w:position w:val="-7"/>
          <w:sz w:val="23"/>
          <w:szCs w:val="23"/>
          <w14:ligatures w14:val="none"/>
        </w:rPr>
        <w:t>X</w:t>
      </w:r>
      <w:r w:rsidRPr="00A3036C">
        <w:rPr>
          <w:rFonts w:ascii="Times New Roman" w:eastAsiaTheme="minorEastAsia" w:hAnsi="Times New Roman" w:cs="Times New Roman"/>
          <w:b/>
          <w:kern w:val="0"/>
          <w:position w:val="-7"/>
          <w:sz w:val="23"/>
          <w:szCs w:val="23"/>
          <w14:ligatures w14:val="none"/>
        </w:rPr>
        <w:t xml:space="preserve">ilados da </w:t>
      </w:r>
      <w:r w:rsidRPr="00A3036C">
        <w:rPr>
          <w:rFonts w:ascii="Times New Roman" w:eastAsiaTheme="minorEastAsia" w:hAnsi="Times New Roman" w:cs="Times New Roman"/>
          <w:b/>
          <w:color w:val="7030A0"/>
          <w:kern w:val="0"/>
          <w:position w:val="-7"/>
          <w:sz w:val="23"/>
          <w:szCs w:val="23"/>
          <w14:ligatures w14:val="none"/>
        </w:rPr>
        <w:t>T</w:t>
      </w:r>
      <w:r w:rsidRPr="00A3036C">
        <w:rPr>
          <w:rFonts w:ascii="Times New Roman" w:eastAsiaTheme="minorEastAsia" w:hAnsi="Times New Roman" w:cs="Times New Roman"/>
          <w:b/>
          <w:kern w:val="0"/>
          <w:position w:val="-7"/>
          <w:sz w:val="23"/>
          <w:szCs w:val="23"/>
          <w14:ligatures w14:val="none"/>
        </w:rPr>
        <w:t>erra</w:t>
      </w:r>
      <w:r w:rsidR="00D83832" w:rsidRPr="00A3036C">
        <w:rPr>
          <w:rFonts w:ascii="Times New Roman" w:eastAsiaTheme="minorEastAsia" w:hAnsi="Times New Roman" w:cs="Times New Roman"/>
          <w:bCs/>
          <w:kern w:val="0"/>
          <w:position w:val="-7"/>
          <w:sz w:val="23"/>
          <w:szCs w:val="23"/>
          <w14:ligatures w14:val="none"/>
        </w:rPr>
        <w:t>.</w:t>
      </w:r>
    </w:p>
    <w:p w14:paraId="19078880" w14:textId="05AA56C4" w:rsidR="007A55E9" w:rsidRPr="00A3036C" w:rsidRDefault="00FD7E03"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p>
    <w:p w14:paraId="60A68384" w14:textId="49DB87F2" w:rsidR="001917F1" w:rsidRPr="00A3036C" w:rsidRDefault="007B0984"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Vocês têm toda infraestrutura para estarem salvo</w:t>
      </w:r>
      <w:r w:rsidR="002515F7"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guardados ▬ Miguel afirma </w:t>
      </w:r>
      <w:r w:rsidR="00503E53" w:rsidRPr="00A3036C">
        <w:rPr>
          <w:rFonts w:ascii="Times New Roman" w:hAnsi="Times New Roman" w:cs="Times New Roman"/>
          <w:sz w:val="24"/>
          <w:szCs w:val="24"/>
        </w:rPr>
        <w:t>―</w:t>
      </w:r>
      <w:r w:rsidRPr="00A3036C">
        <w:rPr>
          <w:rFonts w:ascii="Times New Roman" w:hAnsi="Times New Roman" w:cs="Times New Roman"/>
          <w:sz w:val="24"/>
          <w:szCs w:val="24"/>
        </w:rPr>
        <w:t xml:space="preserve"> Além disto, só precisam de paciência e de produzirem novas aparências para poderem circular, livremente, pela propriedade e até mesmo alçar outros voos</w:t>
      </w:r>
      <w:r w:rsidR="001917F1" w:rsidRPr="00A3036C">
        <w:rPr>
          <w:rFonts w:ascii="Times New Roman" w:hAnsi="Times New Roman" w:cs="Times New Roman"/>
          <w:sz w:val="24"/>
          <w:szCs w:val="24"/>
        </w:rPr>
        <w:t xml:space="preserve"> </w:t>
      </w:r>
      <w:r w:rsidR="00503E53" w:rsidRPr="00A3036C">
        <w:rPr>
          <w:rFonts w:ascii="Times New Roman" w:hAnsi="Times New Roman" w:cs="Times New Roman"/>
          <w:sz w:val="24"/>
          <w:szCs w:val="24"/>
        </w:rPr>
        <w:t>― O</w:t>
      </w:r>
      <w:r w:rsidRPr="00A3036C">
        <w:rPr>
          <w:rFonts w:ascii="Times New Roman" w:hAnsi="Times New Roman" w:cs="Times New Roman"/>
          <w:sz w:val="24"/>
          <w:szCs w:val="24"/>
        </w:rPr>
        <w:t xml:space="preserve">timista </w:t>
      </w:r>
      <w:r w:rsidR="00503E53" w:rsidRPr="00A3036C">
        <w:rPr>
          <w:rFonts w:ascii="Times New Roman" w:hAnsi="Times New Roman" w:cs="Times New Roman"/>
          <w:sz w:val="24"/>
          <w:szCs w:val="24"/>
        </w:rPr>
        <w:t>―</w:t>
      </w:r>
      <w:r w:rsidRPr="00A3036C">
        <w:rPr>
          <w:rFonts w:ascii="Times New Roman" w:hAnsi="Times New Roman" w:cs="Times New Roman"/>
          <w:sz w:val="24"/>
          <w:szCs w:val="24"/>
        </w:rPr>
        <w:t xml:space="preserve"> Um passo de cada vez e, se chega longe. ▬ esperançoso.</w:t>
      </w:r>
    </w:p>
    <w:p w14:paraId="60A68385" w14:textId="77777777" w:rsidR="007B0984" w:rsidRPr="00A3036C" w:rsidRDefault="007B0984" w:rsidP="004F100B">
      <w:pPr>
        <w:spacing w:after="0"/>
        <w:jc w:val="both"/>
        <w:rPr>
          <w:rFonts w:ascii="Times New Roman" w:hAnsi="Times New Roman" w:cs="Times New Roman"/>
          <w:sz w:val="24"/>
          <w:szCs w:val="24"/>
        </w:rPr>
      </w:pPr>
    </w:p>
    <w:p w14:paraId="60A68386" w14:textId="1651233A" w:rsidR="007B0984" w:rsidRPr="00A3036C" w:rsidRDefault="007B0984"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A </w:t>
      </w:r>
      <w:r w:rsidR="00542755" w:rsidRPr="00A3036C">
        <w:rPr>
          <w:rFonts w:ascii="Times New Roman" w:hAnsi="Times New Roman" w:cs="Times New Roman"/>
          <w:sz w:val="24"/>
          <w:szCs w:val="24"/>
        </w:rPr>
        <w:t>crônica “Papo Reto</w:t>
      </w:r>
      <w:r w:rsidRPr="00A3036C">
        <w:rPr>
          <w:rFonts w:ascii="Times New Roman" w:hAnsi="Times New Roman" w:cs="Times New Roman"/>
          <w:sz w:val="24"/>
          <w:szCs w:val="24"/>
        </w:rPr>
        <w:t xml:space="preserve">” não pode parar </w:t>
      </w:r>
      <w:r w:rsidR="00503E53" w:rsidRPr="00A3036C">
        <w:rPr>
          <w:rFonts w:ascii="Times New Roman" w:hAnsi="Times New Roman" w:cs="Times New Roman"/>
          <w:sz w:val="24"/>
          <w:szCs w:val="24"/>
        </w:rPr>
        <w:t>―</w:t>
      </w:r>
      <w:r w:rsidRPr="00A3036C">
        <w:rPr>
          <w:rFonts w:ascii="Times New Roman" w:hAnsi="Times New Roman" w:cs="Times New Roman"/>
          <w:sz w:val="24"/>
          <w:szCs w:val="24"/>
        </w:rPr>
        <w:t xml:space="preserve"> Dr. Lauro </w:t>
      </w:r>
      <w:r w:rsidR="00542755" w:rsidRPr="00A3036C">
        <w:rPr>
          <w:rFonts w:ascii="Times New Roman" w:hAnsi="Times New Roman" w:cs="Times New Roman"/>
          <w:sz w:val="24"/>
          <w:szCs w:val="24"/>
        </w:rPr>
        <w:t xml:space="preserve">lembra </w:t>
      </w:r>
      <w:r w:rsidR="00503E53" w:rsidRPr="00A3036C">
        <w:rPr>
          <w:rFonts w:ascii="Times New Roman" w:hAnsi="Times New Roman" w:cs="Times New Roman"/>
          <w:sz w:val="24"/>
          <w:szCs w:val="24"/>
        </w:rPr>
        <w:t>―</w:t>
      </w:r>
      <w:r w:rsidR="00542755" w:rsidRPr="00A3036C">
        <w:rPr>
          <w:rFonts w:ascii="Times New Roman" w:hAnsi="Times New Roman" w:cs="Times New Roman"/>
          <w:sz w:val="24"/>
          <w:szCs w:val="24"/>
        </w:rPr>
        <w:t xml:space="preserve"> Esta voz, mesmo derrubada pelo sistema IMSD, minutos depois de postada, repercute entre adeptos e divulgadores da filosofia: </w:t>
      </w:r>
      <w:r w:rsidR="00542755" w:rsidRPr="00A3036C">
        <w:rPr>
          <w:rFonts w:ascii="Times New Roman" w:hAnsi="Times New Roman" w:cs="Times New Roman"/>
          <w:i/>
          <w:iCs/>
          <w:sz w:val="24"/>
          <w:szCs w:val="24"/>
        </w:rPr>
        <w:t xml:space="preserve">a minha raça é humana... o meu sexo é o amor... a minha religião é a </w:t>
      </w:r>
      <w:r w:rsidR="00542755" w:rsidRPr="00A3036C">
        <w:rPr>
          <w:rFonts w:ascii="Times New Roman" w:hAnsi="Times New Roman" w:cs="Times New Roman"/>
          <w:i/>
          <w:iCs/>
          <w:sz w:val="24"/>
          <w:szCs w:val="24"/>
        </w:rPr>
        <w:lastRenderedPageBreak/>
        <w:t>caridade... todos os homens são iguais</w:t>
      </w:r>
      <w:r w:rsidR="001309F8" w:rsidRPr="00A3036C">
        <w:rPr>
          <w:rFonts w:ascii="Times New Roman" w:hAnsi="Times New Roman" w:cs="Times New Roman"/>
          <w:i/>
          <w:iCs/>
          <w:sz w:val="24"/>
          <w:szCs w:val="24"/>
        </w:rPr>
        <w:t xml:space="preserve"> </w:t>
      </w:r>
      <w:r w:rsidR="001309F8" w:rsidRPr="00A3036C">
        <w:rPr>
          <w:rFonts w:ascii="Times New Roman" w:hAnsi="Times New Roman" w:cs="Times New Roman"/>
          <w:sz w:val="24"/>
          <w:szCs w:val="24"/>
        </w:rPr>
        <w:t>evoluída</w:t>
      </w:r>
      <w:r w:rsidR="006A5BDA" w:rsidRPr="00A3036C">
        <w:rPr>
          <w:rFonts w:ascii="Times New Roman" w:hAnsi="Times New Roman" w:cs="Times New Roman"/>
          <w:sz w:val="24"/>
          <w:szCs w:val="24"/>
        </w:rPr>
        <w:t>, hoje,</w:t>
      </w:r>
      <w:r w:rsidR="001309F8" w:rsidRPr="00A3036C">
        <w:rPr>
          <w:rFonts w:ascii="Times New Roman" w:hAnsi="Times New Roman" w:cs="Times New Roman"/>
          <w:sz w:val="24"/>
          <w:szCs w:val="24"/>
        </w:rPr>
        <w:t xml:space="preserve"> </w:t>
      </w:r>
      <w:r w:rsidR="00137800" w:rsidRPr="00A3036C">
        <w:rPr>
          <w:rFonts w:ascii="Times New Roman" w:hAnsi="Times New Roman" w:cs="Times New Roman"/>
          <w:i/>
          <w:iCs/>
          <w:sz w:val="24"/>
          <w:szCs w:val="24"/>
        </w:rPr>
        <w:t xml:space="preserve">a minha raça humana é universal... o meu sexo é o amor... a minha religião é a consciência... todos os </w:t>
      </w:r>
      <w:r w:rsidR="006A5BDA" w:rsidRPr="00A3036C">
        <w:rPr>
          <w:rFonts w:ascii="Times New Roman" w:hAnsi="Times New Roman" w:cs="Times New Roman"/>
          <w:i/>
          <w:iCs/>
          <w:sz w:val="24"/>
          <w:szCs w:val="24"/>
        </w:rPr>
        <w:t>gêneros são iguais</w:t>
      </w:r>
      <w:r w:rsidR="00542755" w:rsidRPr="00A3036C">
        <w:rPr>
          <w:rFonts w:ascii="Times New Roman" w:hAnsi="Times New Roman" w:cs="Times New Roman"/>
          <w:sz w:val="24"/>
          <w:szCs w:val="24"/>
        </w:rPr>
        <w:t>. ▬ emocionado.</w:t>
      </w:r>
    </w:p>
    <w:p w14:paraId="60A68387" w14:textId="77777777" w:rsidR="00542755" w:rsidRPr="00A3036C" w:rsidRDefault="00542755" w:rsidP="004F100B">
      <w:pPr>
        <w:spacing w:after="0"/>
        <w:jc w:val="both"/>
        <w:rPr>
          <w:rFonts w:ascii="Times New Roman" w:hAnsi="Times New Roman" w:cs="Times New Roman"/>
          <w:sz w:val="24"/>
          <w:szCs w:val="24"/>
        </w:rPr>
      </w:pPr>
    </w:p>
    <w:p w14:paraId="60A68388" w14:textId="2BE19829" w:rsidR="00542755" w:rsidRPr="00A3036C" w:rsidRDefault="00542755"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Com certeza </w:t>
      </w:r>
      <w:r w:rsidR="00503E53" w:rsidRPr="00A3036C">
        <w:rPr>
          <w:rFonts w:ascii="Times New Roman" w:hAnsi="Times New Roman" w:cs="Times New Roman"/>
          <w:sz w:val="24"/>
          <w:szCs w:val="24"/>
        </w:rPr>
        <w:t>―</w:t>
      </w:r>
      <w:r w:rsidRPr="00A3036C">
        <w:rPr>
          <w:rFonts w:ascii="Times New Roman" w:hAnsi="Times New Roman" w:cs="Times New Roman"/>
          <w:sz w:val="24"/>
          <w:szCs w:val="24"/>
        </w:rPr>
        <w:t xml:space="preserve"> Liz compactua, assim como Tom e Miguel, da emoção de Lauro </w:t>
      </w:r>
      <w:r w:rsidR="00503E53" w:rsidRPr="00A3036C">
        <w:rPr>
          <w:rFonts w:ascii="Times New Roman" w:hAnsi="Times New Roman" w:cs="Times New Roman"/>
          <w:sz w:val="24"/>
          <w:szCs w:val="24"/>
        </w:rPr>
        <w:t>―</w:t>
      </w:r>
      <w:r w:rsidRPr="00A3036C">
        <w:rPr>
          <w:rFonts w:ascii="Times New Roman" w:hAnsi="Times New Roman" w:cs="Times New Roman"/>
          <w:sz w:val="24"/>
          <w:szCs w:val="24"/>
        </w:rPr>
        <w:t xml:space="preserve"> Inclusive, pelos últimos acontecimentos, não faltará inspiração para nosso cronista principal. ▬ embargada.</w:t>
      </w:r>
    </w:p>
    <w:p w14:paraId="563BEC9C" w14:textId="77777777" w:rsidR="008951C1" w:rsidRPr="00A3036C" w:rsidRDefault="008951C1" w:rsidP="004F100B">
      <w:pPr>
        <w:spacing w:after="0"/>
        <w:jc w:val="both"/>
        <w:rPr>
          <w:rFonts w:ascii="Times New Roman" w:hAnsi="Times New Roman" w:cs="Times New Roman"/>
          <w:sz w:val="24"/>
          <w:szCs w:val="24"/>
        </w:rPr>
      </w:pPr>
    </w:p>
    <w:p w14:paraId="61BD0843" w14:textId="7BEE6660" w:rsidR="008951C1" w:rsidRPr="00A3036C" w:rsidRDefault="001C0548"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Cronista, </w:t>
      </w:r>
      <w:r w:rsidR="00702EB5" w:rsidRPr="00A3036C">
        <w:rPr>
          <w:rFonts w:ascii="Times New Roman" w:hAnsi="Times New Roman" w:cs="Times New Roman"/>
          <w:sz w:val="24"/>
          <w:szCs w:val="24"/>
        </w:rPr>
        <w:t>impactado</w:t>
      </w:r>
      <w:r w:rsidR="006221AD" w:rsidRPr="00A3036C">
        <w:rPr>
          <w:rFonts w:ascii="Times New Roman" w:hAnsi="Times New Roman" w:cs="Times New Roman"/>
          <w:sz w:val="24"/>
          <w:szCs w:val="24"/>
        </w:rPr>
        <w:t>, intui abordagem</w:t>
      </w:r>
      <w:r w:rsidR="004B6257" w:rsidRPr="00A3036C">
        <w:rPr>
          <w:rFonts w:ascii="Times New Roman" w:hAnsi="Times New Roman" w:cs="Times New Roman"/>
          <w:sz w:val="24"/>
          <w:szCs w:val="24"/>
        </w:rPr>
        <w:t>, a ser textualizada</w:t>
      </w:r>
      <w:r w:rsidR="00C66708" w:rsidRPr="00A3036C">
        <w:rPr>
          <w:rFonts w:ascii="Times New Roman" w:hAnsi="Times New Roman" w:cs="Times New Roman"/>
          <w:sz w:val="24"/>
          <w:szCs w:val="24"/>
        </w:rPr>
        <w:t>, atentand</w:t>
      </w:r>
      <w:r w:rsidR="00917DF6" w:rsidRPr="00A3036C">
        <w:rPr>
          <w:rFonts w:ascii="Times New Roman" w:hAnsi="Times New Roman" w:cs="Times New Roman"/>
          <w:sz w:val="24"/>
          <w:szCs w:val="24"/>
        </w:rPr>
        <w:t xml:space="preserve">o </w:t>
      </w:r>
      <w:r w:rsidR="00EB5E0B" w:rsidRPr="00A3036C">
        <w:rPr>
          <w:rFonts w:ascii="Times New Roman" w:hAnsi="Times New Roman" w:cs="Times New Roman"/>
          <w:sz w:val="24"/>
          <w:szCs w:val="24"/>
        </w:rPr>
        <w:t>p</w:t>
      </w:r>
      <w:r w:rsidR="00917DF6" w:rsidRPr="00A3036C">
        <w:rPr>
          <w:rFonts w:ascii="Times New Roman" w:hAnsi="Times New Roman" w:cs="Times New Roman"/>
          <w:sz w:val="24"/>
          <w:szCs w:val="24"/>
        </w:rPr>
        <w:t>a</w:t>
      </w:r>
      <w:r w:rsidR="00EB5E0B" w:rsidRPr="00A3036C">
        <w:rPr>
          <w:rFonts w:ascii="Times New Roman" w:hAnsi="Times New Roman" w:cs="Times New Roman"/>
          <w:sz w:val="24"/>
          <w:szCs w:val="24"/>
        </w:rPr>
        <w:t>ra</w:t>
      </w:r>
      <w:r w:rsidR="00917DF6" w:rsidRPr="00A3036C">
        <w:rPr>
          <w:rFonts w:ascii="Times New Roman" w:hAnsi="Times New Roman" w:cs="Times New Roman"/>
          <w:sz w:val="24"/>
          <w:szCs w:val="24"/>
        </w:rPr>
        <w:t xml:space="preserve"> responsabilidade</w:t>
      </w:r>
      <w:r w:rsidR="002E4F3A" w:rsidRPr="00A3036C">
        <w:rPr>
          <w:rFonts w:ascii="Times New Roman" w:hAnsi="Times New Roman" w:cs="Times New Roman"/>
          <w:sz w:val="24"/>
          <w:szCs w:val="24"/>
        </w:rPr>
        <w:t xml:space="preserve"> d</w:t>
      </w:r>
      <w:r w:rsidR="00C02569" w:rsidRPr="00A3036C">
        <w:rPr>
          <w:rFonts w:ascii="Times New Roman" w:hAnsi="Times New Roman" w:cs="Times New Roman"/>
          <w:sz w:val="24"/>
          <w:szCs w:val="24"/>
        </w:rPr>
        <w:t>e</w:t>
      </w:r>
      <w:r w:rsidR="002E4F3A" w:rsidRPr="00A3036C">
        <w:rPr>
          <w:rFonts w:ascii="Times New Roman" w:hAnsi="Times New Roman" w:cs="Times New Roman"/>
          <w:sz w:val="24"/>
          <w:szCs w:val="24"/>
        </w:rPr>
        <w:t xml:space="preserve"> manutenção </w:t>
      </w:r>
      <w:r w:rsidR="00EB5E0B" w:rsidRPr="00A3036C">
        <w:rPr>
          <w:rFonts w:ascii="Times New Roman" w:hAnsi="Times New Roman" w:cs="Times New Roman"/>
          <w:sz w:val="24"/>
          <w:szCs w:val="24"/>
        </w:rPr>
        <w:t>da crônica “Papo Reto”</w:t>
      </w:r>
      <w:r w:rsidR="00CC1FA6" w:rsidRPr="00A3036C">
        <w:rPr>
          <w:rFonts w:ascii="Times New Roman" w:hAnsi="Times New Roman" w:cs="Times New Roman"/>
          <w:sz w:val="24"/>
          <w:szCs w:val="24"/>
        </w:rPr>
        <w:t xml:space="preserve"> ser</w:t>
      </w:r>
      <w:r w:rsidR="00C72487" w:rsidRPr="00A3036C">
        <w:rPr>
          <w:rFonts w:ascii="Times New Roman" w:hAnsi="Times New Roman" w:cs="Times New Roman"/>
          <w:sz w:val="24"/>
          <w:szCs w:val="24"/>
        </w:rPr>
        <w:t xml:space="preserve"> contestadora</w:t>
      </w:r>
      <w:r w:rsidR="00CC1FA6" w:rsidRPr="00A3036C">
        <w:rPr>
          <w:rFonts w:ascii="Times New Roman" w:hAnsi="Times New Roman" w:cs="Times New Roman"/>
          <w:sz w:val="24"/>
          <w:szCs w:val="24"/>
        </w:rPr>
        <w:t xml:space="preserve"> e transgressor</w:t>
      </w:r>
      <w:r w:rsidR="007B2912" w:rsidRPr="00A3036C">
        <w:rPr>
          <w:rFonts w:ascii="Times New Roman" w:hAnsi="Times New Roman" w:cs="Times New Roman"/>
          <w:sz w:val="24"/>
          <w:szCs w:val="24"/>
        </w:rPr>
        <w:t>a</w:t>
      </w:r>
      <w:r w:rsidR="00AC5AA3" w:rsidRPr="00A3036C">
        <w:rPr>
          <w:rFonts w:ascii="Times New Roman" w:hAnsi="Times New Roman" w:cs="Times New Roman"/>
          <w:sz w:val="24"/>
          <w:szCs w:val="24"/>
        </w:rPr>
        <w:t>.</w:t>
      </w:r>
      <w:r w:rsidR="006819F1" w:rsidRPr="00A3036C">
        <w:rPr>
          <w:rFonts w:ascii="Times New Roman" w:hAnsi="Times New Roman" w:cs="Times New Roman"/>
          <w:sz w:val="24"/>
          <w:szCs w:val="24"/>
        </w:rPr>
        <w:t xml:space="preserve"> </w:t>
      </w:r>
      <w:r w:rsidR="008E637B" w:rsidRPr="00A3036C">
        <w:rPr>
          <w:rFonts w:ascii="Times New Roman" w:hAnsi="Times New Roman" w:cs="Times New Roman"/>
          <w:sz w:val="24"/>
          <w:szCs w:val="24"/>
        </w:rPr>
        <w:t>Afin</w:t>
      </w:r>
      <w:r w:rsidR="006819F1" w:rsidRPr="00A3036C">
        <w:rPr>
          <w:rFonts w:ascii="Times New Roman" w:hAnsi="Times New Roman" w:cs="Times New Roman"/>
          <w:sz w:val="24"/>
          <w:szCs w:val="24"/>
        </w:rPr>
        <w:t>ada a Resistência Dimensional</w:t>
      </w:r>
      <w:r w:rsidR="00B210AD" w:rsidRPr="00A3036C">
        <w:rPr>
          <w:rFonts w:ascii="Times New Roman" w:hAnsi="Times New Roman" w:cs="Times New Roman"/>
          <w:sz w:val="24"/>
          <w:szCs w:val="24"/>
        </w:rPr>
        <w:t xml:space="preserve"> de conscientizar a população terráque</w:t>
      </w:r>
      <w:r w:rsidR="003F54E4" w:rsidRPr="00A3036C">
        <w:rPr>
          <w:rFonts w:ascii="Times New Roman" w:hAnsi="Times New Roman" w:cs="Times New Roman"/>
          <w:sz w:val="24"/>
          <w:szCs w:val="24"/>
        </w:rPr>
        <w:t>a</w:t>
      </w:r>
      <w:r w:rsidR="00E36F9E" w:rsidRPr="00A3036C">
        <w:rPr>
          <w:rFonts w:ascii="Times New Roman" w:hAnsi="Times New Roman" w:cs="Times New Roman"/>
          <w:sz w:val="24"/>
          <w:szCs w:val="24"/>
        </w:rPr>
        <w:t xml:space="preserve"> e prepará-la </w:t>
      </w:r>
      <w:r w:rsidR="007925EA" w:rsidRPr="00A3036C">
        <w:rPr>
          <w:rFonts w:ascii="Times New Roman" w:hAnsi="Times New Roman" w:cs="Times New Roman"/>
          <w:sz w:val="24"/>
          <w:szCs w:val="24"/>
        </w:rPr>
        <w:t xml:space="preserve">em todos os sentidos </w:t>
      </w:r>
      <w:r w:rsidR="00E26F7C" w:rsidRPr="00A3036C">
        <w:rPr>
          <w:rFonts w:ascii="Times New Roman" w:hAnsi="Times New Roman" w:cs="Times New Roman"/>
          <w:sz w:val="24"/>
          <w:szCs w:val="24"/>
        </w:rPr>
        <w:t xml:space="preserve">para </w:t>
      </w:r>
      <w:r w:rsidR="0022283A" w:rsidRPr="00A3036C">
        <w:rPr>
          <w:rFonts w:ascii="Times New Roman" w:hAnsi="Times New Roman" w:cs="Times New Roman"/>
          <w:sz w:val="24"/>
          <w:szCs w:val="24"/>
        </w:rPr>
        <w:t>revelações inimagináveis sobre a existência humana</w:t>
      </w:r>
      <w:r w:rsidR="008E637B" w:rsidRPr="00A3036C">
        <w:rPr>
          <w:rFonts w:ascii="Times New Roman" w:hAnsi="Times New Roman" w:cs="Times New Roman"/>
          <w:sz w:val="24"/>
          <w:szCs w:val="24"/>
        </w:rPr>
        <w:t>.</w:t>
      </w:r>
      <w:r w:rsidR="00AD432F" w:rsidRPr="00A3036C">
        <w:rPr>
          <w:rFonts w:ascii="Times New Roman" w:hAnsi="Times New Roman" w:cs="Times New Roman"/>
          <w:sz w:val="24"/>
          <w:szCs w:val="24"/>
        </w:rPr>
        <w:t xml:space="preserve"> </w:t>
      </w:r>
      <w:r w:rsidR="001D574B" w:rsidRPr="00A3036C">
        <w:rPr>
          <w:rFonts w:ascii="Times New Roman" w:hAnsi="Times New Roman" w:cs="Times New Roman"/>
          <w:sz w:val="24"/>
          <w:szCs w:val="24"/>
        </w:rPr>
        <w:t>D</w:t>
      </w:r>
      <w:r w:rsidR="00AD432F" w:rsidRPr="00A3036C">
        <w:rPr>
          <w:rFonts w:ascii="Times New Roman" w:hAnsi="Times New Roman" w:cs="Times New Roman"/>
          <w:sz w:val="24"/>
          <w:szCs w:val="24"/>
        </w:rPr>
        <w:t>esperta</w:t>
      </w:r>
      <w:r w:rsidR="00AC311A" w:rsidRPr="00A3036C">
        <w:rPr>
          <w:rFonts w:ascii="Times New Roman" w:hAnsi="Times New Roman" w:cs="Times New Roman"/>
          <w:sz w:val="24"/>
          <w:szCs w:val="24"/>
        </w:rPr>
        <w:t>ndo-a</w:t>
      </w:r>
      <w:r w:rsidR="00AD432F" w:rsidRPr="00A3036C">
        <w:rPr>
          <w:rFonts w:ascii="Times New Roman" w:hAnsi="Times New Roman" w:cs="Times New Roman"/>
          <w:sz w:val="24"/>
          <w:szCs w:val="24"/>
        </w:rPr>
        <w:t xml:space="preserve"> do sono milenar profundo</w:t>
      </w:r>
      <w:r w:rsidR="00FE4987" w:rsidRPr="00A3036C">
        <w:rPr>
          <w:rFonts w:ascii="Times New Roman" w:hAnsi="Times New Roman" w:cs="Times New Roman"/>
          <w:sz w:val="24"/>
          <w:szCs w:val="24"/>
        </w:rPr>
        <w:t xml:space="preserve"> e sustentado </w:t>
      </w:r>
      <w:r w:rsidR="001D574B" w:rsidRPr="00A3036C">
        <w:rPr>
          <w:rFonts w:ascii="Times New Roman" w:hAnsi="Times New Roman" w:cs="Times New Roman"/>
          <w:sz w:val="24"/>
          <w:szCs w:val="24"/>
        </w:rPr>
        <w:t>pel</w:t>
      </w:r>
      <w:r w:rsidR="00FE4987" w:rsidRPr="00A3036C">
        <w:rPr>
          <w:rFonts w:ascii="Times New Roman" w:hAnsi="Times New Roman" w:cs="Times New Roman"/>
          <w:sz w:val="24"/>
          <w:szCs w:val="24"/>
        </w:rPr>
        <w:t>a mentira e ilusão</w:t>
      </w:r>
      <w:r w:rsidR="00D731BD" w:rsidRPr="00A3036C">
        <w:rPr>
          <w:rFonts w:ascii="Times New Roman" w:hAnsi="Times New Roman" w:cs="Times New Roman"/>
          <w:sz w:val="24"/>
          <w:szCs w:val="24"/>
        </w:rPr>
        <w:t>, pilares</w:t>
      </w:r>
      <w:r w:rsidR="002977CE" w:rsidRPr="00A3036C">
        <w:rPr>
          <w:rFonts w:ascii="Times New Roman" w:hAnsi="Times New Roman" w:cs="Times New Roman"/>
          <w:sz w:val="24"/>
          <w:szCs w:val="24"/>
        </w:rPr>
        <w:t xml:space="preserve"> qualificatórios </w:t>
      </w:r>
      <w:r w:rsidR="00D80275" w:rsidRPr="00A3036C">
        <w:rPr>
          <w:rFonts w:ascii="Times New Roman" w:hAnsi="Times New Roman" w:cs="Times New Roman"/>
          <w:sz w:val="24"/>
          <w:szCs w:val="24"/>
        </w:rPr>
        <w:t>e relevantes na classificação</w:t>
      </w:r>
      <w:r w:rsidR="0069011F" w:rsidRPr="00A3036C">
        <w:rPr>
          <w:rFonts w:ascii="Times New Roman" w:hAnsi="Times New Roman" w:cs="Times New Roman"/>
          <w:sz w:val="24"/>
          <w:szCs w:val="24"/>
        </w:rPr>
        <w:t xml:space="preserve"> do planeta Terra como um</w:t>
      </w:r>
      <w:r w:rsidR="007F4DE2" w:rsidRPr="00A3036C">
        <w:rPr>
          <w:rFonts w:ascii="Times New Roman" w:hAnsi="Times New Roman" w:cs="Times New Roman"/>
          <w:sz w:val="24"/>
          <w:szCs w:val="24"/>
        </w:rPr>
        <w:t xml:space="preserve"> sistema</w:t>
      </w:r>
      <w:r w:rsidR="0069011F" w:rsidRPr="00A3036C">
        <w:rPr>
          <w:rFonts w:ascii="Times New Roman" w:hAnsi="Times New Roman" w:cs="Times New Roman"/>
          <w:sz w:val="24"/>
          <w:szCs w:val="24"/>
        </w:rPr>
        <w:t xml:space="preserve"> dominad</w:t>
      </w:r>
      <w:r w:rsidR="008D50A3" w:rsidRPr="00A3036C">
        <w:rPr>
          <w:rFonts w:ascii="Times New Roman" w:hAnsi="Times New Roman" w:cs="Times New Roman"/>
          <w:sz w:val="24"/>
          <w:szCs w:val="24"/>
        </w:rPr>
        <w:t>o</w:t>
      </w:r>
      <w:r w:rsidR="0069011F" w:rsidRPr="00A3036C">
        <w:rPr>
          <w:rFonts w:ascii="Times New Roman" w:hAnsi="Times New Roman" w:cs="Times New Roman"/>
          <w:sz w:val="24"/>
          <w:szCs w:val="24"/>
        </w:rPr>
        <w:t xml:space="preserve"> pelas </w:t>
      </w:r>
      <w:r w:rsidR="002536B0" w:rsidRPr="00A3036C">
        <w:rPr>
          <w:rFonts w:ascii="Times New Roman" w:hAnsi="Times New Roman" w:cs="Times New Roman"/>
          <w:i/>
          <w:iCs/>
          <w:sz w:val="24"/>
          <w:szCs w:val="24"/>
        </w:rPr>
        <w:t xml:space="preserve">forças ocultas </w:t>
      </w:r>
      <w:r w:rsidR="002536B0" w:rsidRPr="00A3036C">
        <w:rPr>
          <w:rFonts w:ascii="Times New Roman" w:hAnsi="Times New Roman" w:cs="Times New Roman"/>
          <w:sz w:val="24"/>
          <w:szCs w:val="24"/>
        </w:rPr>
        <w:t>do poder</w:t>
      </w:r>
      <w:r w:rsidR="00B55C18" w:rsidRPr="00A3036C">
        <w:rPr>
          <w:rFonts w:ascii="Times New Roman" w:hAnsi="Times New Roman" w:cs="Times New Roman"/>
          <w:sz w:val="24"/>
          <w:szCs w:val="24"/>
        </w:rPr>
        <w:t xml:space="preserve"> exercido neste orbe</w:t>
      </w:r>
      <w:r w:rsidR="000E673B" w:rsidRPr="00A3036C">
        <w:rPr>
          <w:rFonts w:ascii="Times New Roman" w:hAnsi="Times New Roman" w:cs="Times New Roman"/>
          <w:sz w:val="24"/>
          <w:szCs w:val="24"/>
        </w:rPr>
        <w:t xml:space="preserve">, sob </w:t>
      </w:r>
      <w:r w:rsidR="00F71BD0" w:rsidRPr="00A3036C">
        <w:rPr>
          <w:rFonts w:ascii="Times New Roman" w:hAnsi="Times New Roman" w:cs="Times New Roman"/>
          <w:i/>
          <w:iCs/>
          <w:sz w:val="24"/>
          <w:szCs w:val="24"/>
        </w:rPr>
        <w:t>a tríad</w:t>
      </w:r>
      <w:r w:rsidR="00283C45" w:rsidRPr="00A3036C">
        <w:rPr>
          <w:rFonts w:ascii="Times New Roman" w:hAnsi="Times New Roman" w:cs="Times New Roman"/>
          <w:i/>
          <w:iCs/>
          <w:sz w:val="24"/>
          <w:szCs w:val="24"/>
        </w:rPr>
        <w:t>e</w:t>
      </w:r>
      <w:r w:rsidR="00F71BD0" w:rsidRPr="00A3036C">
        <w:rPr>
          <w:rFonts w:ascii="Times New Roman" w:hAnsi="Times New Roman" w:cs="Times New Roman"/>
          <w:i/>
          <w:iCs/>
          <w:sz w:val="24"/>
          <w:szCs w:val="24"/>
        </w:rPr>
        <w:t xml:space="preserve"> d</w:t>
      </w:r>
      <w:r w:rsidR="00283C45" w:rsidRPr="00A3036C">
        <w:rPr>
          <w:rFonts w:ascii="Times New Roman" w:hAnsi="Times New Roman" w:cs="Times New Roman"/>
          <w:i/>
          <w:iCs/>
          <w:sz w:val="24"/>
          <w:szCs w:val="24"/>
        </w:rPr>
        <w:t xml:space="preserve">a </w:t>
      </w:r>
      <w:r w:rsidR="00F71BD0" w:rsidRPr="00A3036C">
        <w:rPr>
          <w:rFonts w:ascii="Times New Roman" w:hAnsi="Times New Roman" w:cs="Times New Roman"/>
          <w:i/>
          <w:iCs/>
          <w:sz w:val="24"/>
          <w:szCs w:val="24"/>
        </w:rPr>
        <w:t>mal</w:t>
      </w:r>
      <w:r w:rsidR="00283C45" w:rsidRPr="00A3036C">
        <w:rPr>
          <w:rFonts w:ascii="Times New Roman" w:hAnsi="Times New Roman" w:cs="Times New Roman"/>
          <w:i/>
          <w:iCs/>
          <w:sz w:val="24"/>
          <w:szCs w:val="24"/>
        </w:rPr>
        <w:t>dade</w:t>
      </w:r>
      <w:r w:rsidR="00F71BD0" w:rsidRPr="00A3036C">
        <w:rPr>
          <w:rFonts w:ascii="Times New Roman" w:hAnsi="Times New Roman" w:cs="Times New Roman"/>
          <w:i/>
          <w:iCs/>
          <w:sz w:val="24"/>
          <w:szCs w:val="24"/>
        </w:rPr>
        <w:t xml:space="preserve"> human</w:t>
      </w:r>
      <w:r w:rsidR="00283C45" w:rsidRPr="00A3036C">
        <w:rPr>
          <w:rFonts w:ascii="Times New Roman" w:hAnsi="Times New Roman" w:cs="Times New Roman"/>
          <w:i/>
          <w:iCs/>
          <w:sz w:val="24"/>
          <w:szCs w:val="24"/>
        </w:rPr>
        <w:t>a</w:t>
      </w:r>
      <w:r w:rsidR="00F71BD0" w:rsidRPr="00A3036C">
        <w:rPr>
          <w:rFonts w:ascii="Times New Roman" w:hAnsi="Times New Roman" w:cs="Times New Roman"/>
          <w:i/>
          <w:iCs/>
          <w:sz w:val="24"/>
          <w:szCs w:val="24"/>
        </w:rPr>
        <w:t xml:space="preserve">: ego, </w:t>
      </w:r>
      <w:r w:rsidR="00283C45" w:rsidRPr="00A3036C">
        <w:rPr>
          <w:rFonts w:ascii="Times New Roman" w:hAnsi="Times New Roman" w:cs="Times New Roman"/>
          <w:i/>
          <w:iCs/>
          <w:sz w:val="24"/>
          <w:szCs w:val="24"/>
        </w:rPr>
        <w:t>ganânci</w:t>
      </w:r>
      <w:r w:rsidR="00F71BD0" w:rsidRPr="00A3036C">
        <w:rPr>
          <w:rFonts w:ascii="Times New Roman" w:hAnsi="Times New Roman" w:cs="Times New Roman"/>
          <w:i/>
          <w:iCs/>
          <w:sz w:val="24"/>
          <w:szCs w:val="24"/>
        </w:rPr>
        <w:t>a</w:t>
      </w:r>
      <w:r w:rsidR="00283C45" w:rsidRPr="00A3036C">
        <w:rPr>
          <w:rFonts w:ascii="Times New Roman" w:hAnsi="Times New Roman" w:cs="Times New Roman"/>
          <w:i/>
          <w:iCs/>
          <w:sz w:val="24"/>
          <w:szCs w:val="24"/>
        </w:rPr>
        <w:t xml:space="preserve"> e </w:t>
      </w:r>
      <w:r w:rsidR="00F71BD0" w:rsidRPr="00A3036C">
        <w:rPr>
          <w:rFonts w:ascii="Times New Roman" w:hAnsi="Times New Roman" w:cs="Times New Roman"/>
          <w:i/>
          <w:iCs/>
          <w:sz w:val="24"/>
          <w:szCs w:val="24"/>
        </w:rPr>
        <w:t>medo</w:t>
      </w:r>
      <w:r w:rsidR="00F71BD0" w:rsidRPr="00A3036C">
        <w:rPr>
          <w:rFonts w:ascii="Times New Roman" w:hAnsi="Times New Roman" w:cs="Times New Roman"/>
          <w:sz w:val="24"/>
          <w:szCs w:val="24"/>
        </w:rPr>
        <w:t xml:space="preserve">. </w:t>
      </w:r>
      <w:r w:rsidR="001F6F2C" w:rsidRPr="00A3036C">
        <w:rPr>
          <w:rFonts w:ascii="Times New Roman" w:hAnsi="Times New Roman" w:cs="Times New Roman"/>
          <w:sz w:val="24"/>
          <w:szCs w:val="24"/>
        </w:rPr>
        <w:t>imposta pelos colonizadores</w:t>
      </w:r>
      <w:r w:rsidR="00067C6D" w:rsidRPr="00A3036C">
        <w:rPr>
          <w:rFonts w:ascii="Times New Roman" w:hAnsi="Times New Roman" w:cs="Times New Roman"/>
          <w:sz w:val="24"/>
          <w:szCs w:val="24"/>
        </w:rPr>
        <w:t xml:space="preserve">: </w:t>
      </w:r>
      <w:r w:rsidR="00067C6D" w:rsidRPr="00A3036C">
        <w:rPr>
          <w:rFonts w:ascii="Times New Roman" w:hAnsi="Times New Roman" w:cs="Times New Roman"/>
          <w:i/>
          <w:iCs/>
          <w:sz w:val="24"/>
          <w:szCs w:val="24"/>
        </w:rPr>
        <w:t>malenirus</w:t>
      </w:r>
      <w:r w:rsidR="00067C6D" w:rsidRPr="00A3036C">
        <w:rPr>
          <w:rFonts w:ascii="Times New Roman" w:hAnsi="Times New Roman" w:cs="Times New Roman"/>
          <w:sz w:val="24"/>
          <w:szCs w:val="24"/>
        </w:rPr>
        <w:t xml:space="preserve">, </w:t>
      </w:r>
      <w:r w:rsidR="00067C6D" w:rsidRPr="00A3036C">
        <w:rPr>
          <w:rFonts w:ascii="Times New Roman" w:hAnsi="Times New Roman" w:cs="Times New Roman"/>
          <w:i/>
          <w:iCs/>
          <w:sz w:val="24"/>
          <w:szCs w:val="24"/>
        </w:rPr>
        <w:t xml:space="preserve">reinonaques </w:t>
      </w:r>
      <w:r w:rsidR="00067C6D" w:rsidRPr="00A3036C">
        <w:rPr>
          <w:rFonts w:ascii="Times New Roman" w:hAnsi="Times New Roman" w:cs="Times New Roman"/>
          <w:sz w:val="24"/>
          <w:szCs w:val="24"/>
        </w:rPr>
        <w:t xml:space="preserve">e </w:t>
      </w:r>
      <w:r w:rsidR="00067C6D" w:rsidRPr="00A3036C">
        <w:rPr>
          <w:rFonts w:ascii="Times New Roman" w:hAnsi="Times New Roman" w:cs="Times New Roman"/>
          <w:i/>
          <w:iCs/>
          <w:sz w:val="24"/>
          <w:szCs w:val="24"/>
        </w:rPr>
        <w:t>dominitilianos</w:t>
      </w:r>
      <w:r w:rsidR="000E673B" w:rsidRPr="00A3036C">
        <w:rPr>
          <w:rFonts w:ascii="Times New Roman" w:hAnsi="Times New Roman" w:cs="Times New Roman"/>
          <w:sz w:val="24"/>
          <w:szCs w:val="24"/>
        </w:rPr>
        <w:t>.</w:t>
      </w:r>
      <w:r w:rsidR="00F86985" w:rsidRPr="00A3036C">
        <w:rPr>
          <w:rFonts w:ascii="Times New Roman" w:hAnsi="Times New Roman" w:cs="Times New Roman"/>
          <w:sz w:val="24"/>
          <w:szCs w:val="24"/>
        </w:rPr>
        <w:t xml:space="preserve"> </w:t>
      </w:r>
    </w:p>
    <w:p w14:paraId="5D5FBDD8" w14:textId="081127AD" w:rsidR="00A76C5F" w:rsidRPr="00A3036C" w:rsidRDefault="00A76C5F"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w:t>
      </w:r>
      <w:r w:rsidR="00C53771" w:rsidRPr="00A3036C">
        <w:rPr>
          <w:rFonts w:ascii="Times New Roman" w:hAnsi="Times New Roman" w:cs="Times New Roman"/>
          <w:sz w:val="24"/>
          <w:szCs w:val="24"/>
        </w:rPr>
        <w:t>H</w:t>
      </w:r>
      <w:r w:rsidRPr="00A3036C">
        <w:rPr>
          <w:rFonts w:ascii="Times New Roman" w:hAnsi="Times New Roman" w:cs="Times New Roman"/>
          <w:sz w:val="24"/>
          <w:szCs w:val="24"/>
        </w:rPr>
        <w:t>arriso</w:t>
      </w:r>
      <w:r w:rsidR="00C53771" w:rsidRPr="00A3036C">
        <w:rPr>
          <w:rFonts w:ascii="Times New Roman" w:hAnsi="Times New Roman" w:cs="Times New Roman"/>
          <w:sz w:val="24"/>
          <w:szCs w:val="24"/>
        </w:rPr>
        <w:t>n, concentrado,</w:t>
      </w:r>
      <w:r w:rsidR="00184466" w:rsidRPr="00A3036C">
        <w:rPr>
          <w:rFonts w:ascii="Times New Roman" w:hAnsi="Times New Roman" w:cs="Times New Roman"/>
          <w:sz w:val="24"/>
          <w:szCs w:val="24"/>
        </w:rPr>
        <w:t xml:space="preserve"> conecta-se co</w:t>
      </w:r>
      <w:r w:rsidR="00486E87" w:rsidRPr="00A3036C">
        <w:rPr>
          <w:rFonts w:ascii="Times New Roman" w:hAnsi="Times New Roman" w:cs="Times New Roman"/>
          <w:sz w:val="24"/>
          <w:szCs w:val="24"/>
        </w:rPr>
        <w:t>m vibrações estelare</w:t>
      </w:r>
      <w:r w:rsidR="00167F1E" w:rsidRPr="00A3036C">
        <w:rPr>
          <w:rFonts w:ascii="Times New Roman" w:hAnsi="Times New Roman" w:cs="Times New Roman"/>
          <w:sz w:val="24"/>
          <w:szCs w:val="24"/>
        </w:rPr>
        <w:t xml:space="preserve">s, dentre elas, a dos </w:t>
      </w:r>
      <w:r w:rsidR="00167F1E" w:rsidRPr="00A3036C">
        <w:rPr>
          <w:rFonts w:ascii="Times New Roman" w:hAnsi="Times New Roman" w:cs="Times New Roman"/>
          <w:i/>
          <w:iCs/>
          <w:sz w:val="24"/>
          <w:szCs w:val="24"/>
        </w:rPr>
        <w:t>morcturianos</w:t>
      </w:r>
      <w:r w:rsidR="00167F1E" w:rsidRPr="00A3036C">
        <w:rPr>
          <w:rFonts w:ascii="Times New Roman" w:hAnsi="Times New Roman" w:cs="Times New Roman"/>
          <w:sz w:val="24"/>
          <w:szCs w:val="24"/>
        </w:rPr>
        <w:t xml:space="preserve">, </w:t>
      </w:r>
      <w:r w:rsidR="00B266DA" w:rsidRPr="00A3036C">
        <w:rPr>
          <w:rFonts w:ascii="Times New Roman" w:hAnsi="Times New Roman" w:cs="Times New Roman"/>
          <w:sz w:val="24"/>
          <w:szCs w:val="24"/>
        </w:rPr>
        <w:t>disponibilizados pelo SEU</w:t>
      </w:r>
      <w:r w:rsidR="001C39F5" w:rsidRPr="00A3036C">
        <w:rPr>
          <w:rFonts w:ascii="Times New Roman" w:hAnsi="Times New Roman" w:cs="Times New Roman"/>
          <w:sz w:val="24"/>
          <w:szCs w:val="24"/>
        </w:rPr>
        <w:t xml:space="preserve"> —Soberana Energia Universal</w:t>
      </w:r>
      <w:r w:rsidR="00511EAE" w:rsidRPr="00A3036C">
        <w:rPr>
          <w:rFonts w:ascii="Times New Roman" w:hAnsi="Times New Roman" w:cs="Times New Roman"/>
          <w:sz w:val="24"/>
          <w:szCs w:val="24"/>
        </w:rPr>
        <w:t xml:space="preserve"> para auxiliarem, sempre que requisitados, os terrícol</w:t>
      </w:r>
      <w:r w:rsidR="00C50CD2" w:rsidRPr="00A3036C">
        <w:rPr>
          <w:rFonts w:ascii="Times New Roman" w:hAnsi="Times New Roman" w:cs="Times New Roman"/>
          <w:sz w:val="24"/>
          <w:szCs w:val="24"/>
        </w:rPr>
        <w:t>as na transição planetária da Terra a quinta dimensão</w:t>
      </w:r>
      <w:r w:rsidR="00095BF4" w:rsidRPr="00A3036C">
        <w:rPr>
          <w:rFonts w:ascii="Times New Roman" w:hAnsi="Times New Roman" w:cs="Times New Roman"/>
          <w:sz w:val="24"/>
          <w:szCs w:val="24"/>
        </w:rPr>
        <w:t>.</w:t>
      </w:r>
      <w:r w:rsidR="00964BC5" w:rsidRPr="00A3036C">
        <w:rPr>
          <w:rFonts w:ascii="Times New Roman" w:hAnsi="Times New Roman" w:cs="Times New Roman"/>
          <w:sz w:val="24"/>
          <w:szCs w:val="24"/>
        </w:rPr>
        <w:t xml:space="preserve"> Tom é ouvido por seres adiantado</w:t>
      </w:r>
      <w:r w:rsidR="004903D9" w:rsidRPr="00A3036C">
        <w:rPr>
          <w:rFonts w:ascii="Times New Roman" w:hAnsi="Times New Roman" w:cs="Times New Roman"/>
          <w:sz w:val="24"/>
          <w:szCs w:val="24"/>
        </w:rPr>
        <w:t>s</w:t>
      </w:r>
      <w:r w:rsidR="00E423D4" w:rsidRPr="00A3036C">
        <w:rPr>
          <w:rFonts w:ascii="Times New Roman" w:hAnsi="Times New Roman" w:cs="Times New Roman"/>
          <w:sz w:val="24"/>
          <w:szCs w:val="24"/>
        </w:rPr>
        <w:t xml:space="preserve"> e</w:t>
      </w:r>
      <w:r w:rsidR="004903D9" w:rsidRPr="00A3036C">
        <w:rPr>
          <w:rFonts w:ascii="Times New Roman" w:hAnsi="Times New Roman" w:cs="Times New Roman"/>
          <w:sz w:val="24"/>
          <w:szCs w:val="24"/>
        </w:rPr>
        <w:t xml:space="preserve"> os têm </w:t>
      </w:r>
      <w:r w:rsidR="00B84DC1" w:rsidRPr="00A3036C">
        <w:rPr>
          <w:rFonts w:ascii="Times New Roman" w:hAnsi="Times New Roman" w:cs="Times New Roman"/>
          <w:sz w:val="24"/>
          <w:szCs w:val="24"/>
        </w:rPr>
        <w:t>como intuição vociferada na sua mente</w:t>
      </w:r>
      <w:r w:rsidR="004F4513" w:rsidRPr="00A3036C">
        <w:rPr>
          <w:rFonts w:ascii="Times New Roman" w:hAnsi="Times New Roman" w:cs="Times New Roman"/>
          <w:sz w:val="24"/>
          <w:szCs w:val="24"/>
        </w:rPr>
        <w:t xml:space="preserve"> para conceber a crônica “Papo Reto”</w:t>
      </w:r>
      <w:r w:rsidR="0060654F" w:rsidRPr="00A3036C">
        <w:rPr>
          <w:rFonts w:ascii="Times New Roman" w:hAnsi="Times New Roman" w:cs="Times New Roman"/>
          <w:sz w:val="24"/>
          <w:szCs w:val="24"/>
        </w:rPr>
        <w:t>,</w:t>
      </w:r>
      <w:r w:rsidR="00176ED6" w:rsidRPr="00A3036C">
        <w:rPr>
          <w:rFonts w:ascii="Times New Roman" w:hAnsi="Times New Roman" w:cs="Times New Roman"/>
          <w:sz w:val="24"/>
          <w:szCs w:val="24"/>
        </w:rPr>
        <w:t xml:space="preserve"> </w:t>
      </w:r>
      <w:r w:rsidR="0060654F" w:rsidRPr="00A3036C">
        <w:rPr>
          <w:rFonts w:ascii="Times New Roman" w:hAnsi="Times New Roman" w:cs="Times New Roman"/>
          <w:sz w:val="24"/>
          <w:szCs w:val="24"/>
        </w:rPr>
        <w:t xml:space="preserve">traduzida </w:t>
      </w:r>
      <w:r w:rsidR="00D31AB3" w:rsidRPr="00A3036C">
        <w:rPr>
          <w:rFonts w:ascii="Times New Roman" w:hAnsi="Times New Roman" w:cs="Times New Roman"/>
          <w:sz w:val="24"/>
          <w:szCs w:val="24"/>
        </w:rPr>
        <w:t>para</w:t>
      </w:r>
      <w:r w:rsidR="00417365" w:rsidRPr="00A3036C">
        <w:rPr>
          <w:rFonts w:ascii="Times New Roman" w:hAnsi="Times New Roman" w:cs="Times New Roman"/>
          <w:sz w:val="24"/>
          <w:szCs w:val="24"/>
        </w:rPr>
        <w:t xml:space="preserve"> outras línguas</w:t>
      </w:r>
      <w:r w:rsidR="00D31AB3" w:rsidRPr="00A3036C">
        <w:rPr>
          <w:rFonts w:ascii="Times New Roman" w:hAnsi="Times New Roman" w:cs="Times New Roman"/>
          <w:sz w:val="24"/>
          <w:szCs w:val="24"/>
        </w:rPr>
        <w:t>, automaticamente</w:t>
      </w:r>
      <w:r w:rsidR="00070900" w:rsidRPr="00A3036C">
        <w:rPr>
          <w:rFonts w:ascii="Times New Roman" w:hAnsi="Times New Roman" w:cs="Times New Roman"/>
          <w:sz w:val="24"/>
          <w:szCs w:val="24"/>
        </w:rPr>
        <w:t>, pelo programa desenvolvido pelo próprio cronista</w:t>
      </w:r>
      <w:r w:rsidR="00D31AB3" w:rsidRPr="00A3036C">
        <w:rPr>
          <w:rFonts w:ascii="Times New Roman" w:hAnsi="Times New Roman" w:cs="Times New Roman"/>
          <w:sz w:val="24"/>
          <w:szCs w:val="24"/>
        </w:rPr>
        <w:t>.</w:t>
      </w:r>
      <w:r w:rsidR="00176ED6" w:rsidRPr="00A3036C">
        <w:rPr>
          <w:rFonts w:ascii="Times New Roman" w:hAnsi="Times New Roman" w:cs="Times New Roman"/>
          <w:sz w:val="24"/>
          <w:szCs w:val="24"/>
        </w:rPr>
        <w:t xml:space="preserve"> </w:t>
      </w:r>
      <w:r w:rsidR="00F64B49" w:rsidRPr="00A3036C">
        <w:rPr>
          <w:rFonts w:ascii="Times New Roman" w:hAnsi="Times New Roman" w:cs="Times New Roman"/>
          <w:sz w:val="24"/>
          <w:szCs w:val="24"/>
        </w:rPr>
        <w:t>Esta publicação r</w:t>
      </w:r>
      <w:r w:rsidR="002E31C8" w:rsidRPr="00A3036C">
        <w:rPr>
          <w:rFonts w:ascii="Times New Roman" w:hAnsi="Times New Roman" w:cs="Times New Roman"/>
          <w:sz w:val="24"/>
          <w:szCs w:val="24"/>
        </w:rPr>
        <w:t>e</w:t>
      </w:r>
      <w:r w:rsidR="00176ED6" w:rsidRPr="00A3036C">
        <w:rPr>
          <w:rFonts w:ascii="Times New Roman" w:hAnsi="Times New Roman" w:cs="Times New Roman"/>
          <w:sz w:val="24"/>
          <w:szCs w:val="24"/>
        </w:rPr>
        <w:t>inicia</w:t>
      </w:r>
      <w:r w:rsidR="00F64B49" w:rsidRPr="00A3036C">
        <w:rPr>
          <w:rFonts w:ascii="Times New Roman" w:hAnsi="Times New Roman" w:cs="Times New Roman"/>
          <w:sz w:val="24"/>
          <w:szCs w:val="24"/>
        </w:rPr>
        <w:t>rá</w:t>
      </w:r>
      <w:r w:rsidR="00D11483" w:rsidRPr="00A3036C">
        <w:rPr>
          <w:rFonts w:ascii="Times New Roman" w:hAnsi="Times New Roman" w:cs="Times New Roman"/>
          <w:sz w:val="24"/>
          <w:szCs w:val="24"/>
        </w:rPr>
        <w:t xml:space="preserve"> a propagação da filosofia de Harrison, Taylor e Agregado</w:t>
      </w:r>
      <w:r w:rsidR="00A9263E" w:rsidRPr="00A3036C">
        <w:rPr>
          <w:rFonts w:ascii="Times New Roman" w:hAnsi="Times New Roman" w:cs="Times New Roman"/>
          <w:sz w:val="24"/>
          <w:szCs w:val="24"/>
        </w:rPr>
        <w:t>s</w:t>
      </w:r>
      <w:r w:rsidR="00417365" w:rsidRPr="00A3036C">
        <w:rPr>
          <w:rFonts w:ascii="Times New Roman" w:hAnsi="Times New Roman" w:cs="Times New Roman"/>
          <w:sz w:val="24"/>
          <w:szCs w:val="24"/>
        </w:rPr>
        <w:t xml:space="preserve">: a minha raça </w:t>
      </w:r>
      <w:r w:rsidR="00F71BD0" w:rsidRPr="00A3036C">
        <w:rPr>
          <w:rFonts w:ascii="Times New Roman" w:hAnsi="Times New Roman" w:cs="Times New Roman"/>
          <w:sz w:val="24"/>
          <w:szCs w:val="24"/>
        </w:rPr>
        <w:t xml:space="preserve">humana </w:t>
      </w:r>
      <w:r w:rsidR="00417365" w:rsidRPr="00A3036C">
        <w:rPr>
          <w:rFonts w:ascii="Times New Roman" w:hAnsi="Times New Roman" w:cs="Times New Roman"/>
          <w:sz w:val="24"/>
          <w:szCs w:val="24"/>
        </w:rPr>
        <w:t xml:space="preserve">é universal... </w:t>
      </w:r>
      <w:r w:rsidR="00417365" w:rsidRPr="00A3036C">
        <w:rPr>
          <w:rFonts w:ascii="Times New Roman" w:hAnsi="Times New Roman" w:cs="Times New Roman"/>
          <w:i/>
          <w:iCs/>
          <w:sz w:val="24"/>
          <w:szCs w:val="24"/>
        </w:rPr>
        <w:t xml:space="preserve">o meu sexo é o amor... a minha religião é </w:t>
      </w:r>
      <w:r w:rsidR="00417365" w:rsidRPr="00A3036C">
        <w:rPr>
          <w:rFonts w:ascii="Times New Roman" w:hAnsi="Times New Roman" w:cs="Times New Roman"/>
          <w:i/>
          <w:iCs/>
          <w:sz w:val="24"/>
          <w:szCs w:val="24"/>
        </w:rPr>
        <w:lastRenderedPageBreak/>
        <w:t>a consciência</w:t>
      </w:r>
      <w:r w:rsidR="00572356" w:rsidRPr="00A3036C">
        <w:rPr>
          <w:rFonts w:ascii="Times New Roman" w:hAnsi="Times New Roman" w:cs="Times New Roman"/>
          <w:i/>
          <w:iCs/>
          <w:sz w:val="24"/>
          <w:szCs w:val="24"/>
        </w:rPr>
        <w:t xml:space="preserve">... todos os </w:t>
      </w:r>
      <w:r w:rsidR="00F71BD0" w:rsidRPr="00A3036C">
        <w:rPr>
          <w:rFonts w:ascii="Times New Roman" w:hAnsi="Times New Roman" w:cs="Times New Roman"/>
          <w:i/>
          <w:iCs/>
          <w:sz w:val="24"/>
          <w:szCs w:val="24"/>
        </w:rPr>
        <w:t>gêneros</w:t>
      </w:r>
      <w:r w:rsidR="00572356" w:rsidRPr="00A3036C">
        <w:rPr>
          <w:rFonts w:ascii="Times New Roman" w:hAnsi="Times New Roman" w:cs="Times New Roman"/>
          <w:i/>
          <w:iCs/>
          <w:sz w:val="24"/>
          <w:szCs w:val="24"/>
        </w:rPr>
        <w:t xml:space="preserve"> são iguais</w:t>
      </w:r>
      <w:r w:rsidR="00572356" w:rsidRPr="00A3036C">
        <w:rPr>
          <w:rFonts w:ascii="Times New Roman" w:hAnsi="Times New Roman" w:cs="Times New Roman"/>
          <w:sz w:val="24"/>
          <w:szCs w:val="24"/>
        </w:rPr>
        <w:t>.</w:t>
      </w:r>
      <w:r w:rsidR="00A9263E" w:rsidRPr="00A3036C">
        <w:rPr>
          <w:rFonts w:ascii="Times New Roman" w:hAnsi="Times New Roman" w:cs="Times New Roman"/>
          <w:sz w:val="24"/>
          <w:szCs w:val="24"/>
        </w:rPr>
        <w:t xml:space="preserve"> para despertar os terráqueos espalhados pelo mundo</w:t>
      </w:r>
      <w:r w:rsidR="00184466" w:rsidRPr="00A3036C">
        <w:rPr>
          <w:rFonts w:ascii="Times New Roman" w:hAnsi="Times New Roman" w:cs="Times New Roman"/>
          <w:sz w:val="24"/>
          <w:szCs w:val="24"/>
        </w:rPr>
        <w:t xml:space="preserve"> </w:t>
      </w:r>
    </w:p>
    <w:p w14:paraId="60A68389" w14:textId="77777777" w:rsidR="00542755" w:rsidRPr="00A3036C" w:rsidRDefault="00542755" w:rsidP="004F100B">
      <w:pPr>
        <w:spacing w:after="0"/>
        <w:jc w:val="both"/>
        <w:rPr>
          <w:rFonts w:ascii="Times New Roman" w:hAnsi="Times New Roman" w:cs="Times New Roman"/>
          <w:sz w:val="24"/>
          <w:szCs w:val="24"/>
        </w:rPr>
      </w:pPr>
    </w:p>
    <w:p w14:paraId="60A6838B" w14:textId="5100AFD0" w:rsidR="001A66E5" w:rsidRPr="00A3036C" w:rsidRDefault="00542755" w:rsidP="001A66E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Nossa! Assim eu não aguento </w:t>
      </w:r>
      <w:r w:rsidR="00503E53" w:rsidRPr="00A3036C">
        <w:rPr>
          <w:rFonts w:ascii="Times New Roman" w:hAnsi="Times New Roman" w:cs="Times New Roman"/>
          <w:sz w:val="24"/>
          <w:szCs w:val="24"/>
        </w:rPr>
        <w:t>―</w:t>
      </w:r>
      <w:r w:rsidRPr="00A3036C">
        <w:rPr>
          <w:rFonts w:ascii="Times New Roman" w:hAnsi="Times New Roman" w:cs="Times New Roman"/>
          <w:sz w:val="24"/>
          <w:szCs w:val="24"/>
        </w:rPr>
        <w:t xml:space="preserve"> Tom Harrison, tocado, lacrimeja </w:t>
      </w:r>
      <w:r w:rsidR="00503E53" w:rsidRPr="00A3036C">
        <w:rPr>
          <w:rFonts w:ascii="Times New Roman" w:hAnsi="Times New Roman" w:cs="Times New Roman"/>
          <w:sz w:val="24"/>
          <w:szCs w:val="24"/>
        </w:rPr>
        <w:t>―</w:t>
      </w:r>
      <w:r w:rsidRPr="00A3036C">
        <w:rPr>
          <w:rFonts w:ascii="Times New Roman" w:hAnsi="Times New Roman" w:cs="Times New Roman"/>
          <w:sz w:val="24"/>
          <w:szCs w:val="24"/>
        </w:rPr>
        <w:t xml:space="preserve"> Vocês não perdem por esperar </w:t>
      </w:r>
      <w:r w:rsidR="00503E53" w:rsidRPr="00A3036C">
        <w:rPr>
          <w:rFonts w:ascii="Times New Roman" w:hAnsi="Times New Roman" w:cs="Times New Roman"/>
          <w:sz w:val="24"/>
          <w:szCs w:val="24"/>
        </w:rPr>
        <w:t>―</w:t>
      </w:r>
      <w:r w:rsidRPr="00A3036C">
        <w:rPr>
          <w:rFonts w:ascii="Times New Roman" w:hAnsi="Times New Roman" w:cs="Times New Roman"/>
          <w:sz w:val="24"/>
          <w:szCs w:val="24"/>
        </w:rPr>
        <w:t xml:space="preserve"> Tom instiga </w:t>
      </w:r>
      <w:r w:rsidR="00503E53"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1A66E5" w:rsidRPr="00A3036C">
        <w:rPr>
          <w:rFonts w:ascii="Times New Roman" w:hAnsi="Times New Roman" w:cs="Times New Roman"/>
          <w:sz w:val="24"/>
          <w:szCs w:val="24"/>
        </w:rPr>
        <w:t>Espero que</w:t>
      </w:r>
      <w:r w:rsidRPr="00A3036C">
        <w:rPr>
          <w:rFonts w:ascii="Times New Roman" w:hAnsi="Times New Roman" w:cs="Times New Roman"/>
          <w:sz w:val="24"/>
          <w:szCs w:val="24"/>
        </w:rPr>
        <w:t xml:space="preserve"> nova crônica, sob o título</w:t>
      </w:r>
      <w:r w:rsidR="001A66E5" w:rsidRPr="00A3036C">
        <w:rPr>
          <w:rFonts w:ascii="Times New Roman" w:hAnsi="Times New Roman" w:cs="Times New Roman"/>
          <w:sz w:val="24"/>
          <w:szCs w:val="24"/>
        </w:rPr>
        <w:t xml:space="preserve">: “Soberana Energia”, possa ser a primeira, de muitas, que ajudarão o terrícola a despertar como eu, durante o coma experimentado no PREPARADO </w:t>
      </w:r>
      <w:r w:rsidR="00503E53" w:rsidRPr="00A3036C">
        <w:rPr>
          <w:rFonts w:ascii="Times New Roman" w:hAnsi="Times New Roman" w:cs="Times New Roman"/>
          <w:sz w:val="24"/>
          <w:szCs w:val="24"/>
        </w:rPr>
        <w:t>—</w:t>
      </w:r>
      <w:r w:rsidR="001A66E5" w:rsidRPr="00A3036C">
        <w:rPr>
          <w:rFonts w:ascii="Times New Roman" w:hAnsi="Times New Roman" w:cs="Times New Roman"/>
          <w:sz w:val="24"/>
          <w:szCs w:val="24"/>
        </w:rPr>
        <w:t xml:space="preserve"> Presídio do Pecador Res</w:t>
      </w:r>
      <w:r w:rsidR="008C6B56" w:rsidRPr="00A3036C">
        <w:rPr>
          <w:rFonts w:ascii="Times New Roman" w:hAnsi="Times New Roman" w:cs="Times New Roman"/>
          <w:sz w:val="24"/>
          <w:szCs w:val="24"/>
        </w:rPr>
        <w:t xml:space="preserve">taurado Dotado do Onicriador </w:t>
      </w:r>
      <w:r w:rsidR="00503E53" w:rsidRPr="00A3036C">
        <w:rPr>
          <w:rFonts w:ascii="Times New Roman" w:hAnsi="Times New Roman" w:cs="Times New Roman"/>
          <w:sz w:val="24"/>
          <w:szCs w:val="24"/>
        </w:rPr>
        <w:t>―</w:t>
      </w:r>
      <w:r w:rsidR="008C6B56" w:rsidRPr="00A3036C">
        <w:rPr>
          <w:rFonts w:ascii="Times New Roman" w:hAnsi="Times New Roman" w:cs="Times New Roman"/>
          <w:sz w:val="24"/>
          <w:szCs w:val="24"/>
        </w:rPr>
        <w:t xml:space="preserve"> </w:t>
      </w:r>
      <w:r w:rsidR="00503E53" w:rsidRPr="00A3036C">
        <w:rPr>
          <w:rFonts w:ascii="Times New Roman" w:hAnsi="Times New Roman" w:cs="Times New Roman"/>
          <w:sz w:val="24"/>
          <w:szCs w:val="24"/>
        </w:rPr>
        <w:t>M</w:t>
      </w:r>
      <w:r w:rsidR="001A66E5" w:rsidRPr="00A3036C">
        <w:rPr>
          <w:rFonts w:ascii="Times New Roman" w:hAnsi="Times New Roman" w:cs="Times New Roman"/>
          <w:sz w:val="24"/>
          <w:szCs w:val="24"/>
        </w:rPr>
        <w:t xml:space="preserve">ístico </w:t>
      </w:r>
      <w:r w:rsidR="00127E83" w:rsidRPr="00A3036C">
        <w:rPr>
          <w:rFonts w:ascii="Times New Roman" w:hAnsi="Times New Roman" w:cs="Times New Roman"/>
          <w:sz w:val="24"/>
          <w:szCs w:val="24"/>
        </w:rPr>
        <w:t>―</w:t>
      </w:r>
      <w:r w:rsidR="001A66E5" w:rsidRPr="00A3036C">
        <w:rPr>
          <w:rFonts w:ascii="Times New Roman" w:hAnsi="Times New Roman" w:cs="Times New Roman"/>
          <w:sz w:val="24"/>
          <w:szCs w:val="24"/>
        </w:rPr>
        <w:t xml:space="preserve"> Revelações previstas pela “Soberana Energia Universal” e a disponibilidade do terráqueo em ascender ao seu Eu Superior, ruirão com “Sistema Terra” em vigor, sustentado pela mentira e ilusão. ▬ revelador.</w:t>
      </w:r>
    </w:p>
    <w:p w14:paraId="46FC91B5" w14:textId="77777777" w:rsidR="006D538D" w:rsidRPr="00A3036C" w:rsidRDefault="006D538D" w:rsidP="001A66E5">
      <w:pPr>
        <w:spacing w:after="0"/>
        <w:jc w:val="both"/>
        <w:rPr>
          <w:rFonts w:ascii="Times New Roman" w:hAnsi="Times New Roman" w:cs="Times New Roman"/>
          <w:sz w:val="24"/>
          <w:szCs w:val="24"/>
        </w:rPr>
      </w:pPr>
    </w:p>
    <w:p w14:paraId="60A6838C" w14:textId="231A7236" w:rsidR="001A66E5" w:rsidRPr="00A3036C" w:rsidRDefault="001A66E5" w:rsidP="001A66E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 o que você está esperando para conceber esta crônica? </w:t>
      </w:r>
      <w:r w:rsidR="00886605" w:rsidRPr="00A3036C">
        <w:rPr>
          <w:rFonts w:ascii="Times New Roman" w:hAnsi="Times New Roman" w:cs="Times New Roman"/>
          <w:sz w:val="24"/>
          <w:szCs w:val="24"/>
        </w:rPr>
        <w:t xml:space="preserve">Vamos deixá-lo </w:t>
      </w:r>
      <w:r w:rsidR="00127E83" w:rsidRPr="00A3036C">
        <w:rPr>
          <w:rFonts w:ascii="Times New Roman" w:hAnsi="Times New Roman" w:cs="Times New Roman"/>
          <w:sz w:val="24"/>
          <w:szCs w:val="24"/>
        </w:rPr>
        <w:t>―</w:t>
      </w:r>
      <w:r w:rsidR="00886605" w:rsidRPr="00A3036C">
        <w:rPr>
          <w:rFonts w:ascii="Times New Roman" w:hAnsi="Times New Roman" w:cs="Times New Roman"/>
          <w:sz w:val="24"/>
          <w:szCs w:val="24"/>
        </w:rPr>
        <w:t xml:space="preserve"> Miguel sugestiona </w:t>
      </w:r>
      <w:r w:rsidR="00127E83" w:rsidRPr="00A3036C">
        <w:rPr>
          <w:rFonts w:ascii="Times New Roman" w:hAnsi="Times New Roman" w:cs="Times New Roman"/>
          <w:sz w:val="24"/>
          <w:szCs w:val="24"/>
        </w:rPr>
        <w:t>―</w:t>
      </w:r>
      <w:r w:rsidR="00886605" w:rsidRPr="00A3036C">
        <w:rPr>
          <w:rFonts w:ascii="Times New Roman" w:hAnsi="Times New Roman" w:cs="Times New Roman"/>
          <w:sz w:val="24"/>
          <w:szCs w:val="24"/>
        </w:rPr>
        <w:t xml:space="preserve"> Excetuando-se,</w:t>
      </w:r>
      <w:r w:rsidR="004C527B" w:rsidRPr="00A3036C">
        <w:rPr>
          <w:rFonts w:ascii="Times New Roman" w:hAnsi="Times New Roman" w:cs="Times New Roman"/>
          <w:sz w:val="24"/>
          <w:szCs w:val="24"/>
        </w:rPr>
        <w:t xml:space="preserve"> Liz, sua fiel escudeira, para produzir o que minha curiosidade clama por ler. ▬ entusiasta.</w:t>
      </w:r>
    </w:p>
    <w:p w14:paraId="60A6838D" w14:textId="77777777" w:rsidR="004C527B" w:rsidRPr="00A3036C" w:rsidRDefault="004C527B" w:rsidP="001A66E5">
      <w:pPr>
        <w:spacing w:after="0"/>
        <w:jc w:val="both"/>
        <w:rPr>
          <w:rFonts w:ascii="Times New Roman" w:hAnsi="Times New Roman" w:cs="Times New Roman"/>
          <w:sz w:val="24"/>
          <w:szCs w:val="24"/>
        </w:rPr>
      </w:pPr>
    </w:p>
    <w:p w14:paraId="60A6838E" w14:textId="3CB798A8" w:rsidR="004C527B" w:rsidRPr="00A3036C" w:rsidRDefault="004C527B" w:rsidP="001A66E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Não seja por isto </w:t>
      </w:r>
      <w:r w:rsidR="001F41F0" w:rsidRPr="00A3036C">
        <w:rPr>
          <w:rFonts w:ascii="Times New Roman" w:hAnsi="Times New Roman" w:cs="Times New Roman"/>
          <w:sz w:val="24"/>
          <w:szCs w:val="24"/>
        </w:rPr>
        <w:t>―</w:t>
      </w:r>
      <w:r w:rsidRPr="00A3036C">
        <w:rPr>
          <w:rFonts w:ascii="Times New Roman" w:hAnsi="Times New Roman" w:cs="Times New Roman"/>
          <w:sz w:val="24"/>
          <w:szCs w:val="24"/>
        </w:rPr>
        <w:t xml:space="preserve"> Lauro reforça </w:t>
      </w:r>
      <w:r w:rsidR="001F41F0" w:rsidRPr="00A3036C">
        <w:rPr>
          <w:rFonts w:ascii="Times New Roman" w:hAnsi="Times New Roman" w:cs="Times New Roman"/>
          <w:sz w:val="24"/>
          <w:szCs w:val="24"/>
        </w:rPr>
        <w:t>―</w:t>
      </w:r>
      <w:r w:rsidRPr="00A3036C">
        <w:rPr>
          <w:rFonts w:ascii="Times New Roman" w:hAnsi="Times New Roman" w:cs="Times New Roman"/>
          <w:sz w:val="24"/>
          <w:szCs w:val="24"/>
        </w:rPr>
        <w:t xml:space="preserve"> Me despeço e aguardo, ansioso, para ler </w:t>
      </w:r>
      <w:r w:rsidR="00886605" w:rsidRPr="00A3036C">
        <w:rPr>
          <w:rFonts w:ascii="Times New Roman" w:hAnsi="Times New Roman" w:cs="Times New Roman"/>
          <w:sz w:val="24"/>
          <w:szCs w:val="24"/>
        </w:rPr>
        <w:t xml:space="preserve">e divulgar esta nova crônica </w:t>
      </w:r>
      <w:r w:rsidR="001F41F0" w:rsidRPr="00A3036C">
        <w:rPr>
          <w:rFonts w:ascii="Times New Roman" w:hAnsi="Times New Roman" w:cs="Times New Roman"/>
          <w:sz w:val="24"/>
          <w:szCs w:val="24"/>
        </w:rPr>
        <w:t>―</w:t>
      </w:r>
      <w:r w:rsidR="00886605" w:rsidRPr="00A3036C">
        <w:rPr>
          <w:rFonts w:ascii="Times New Roman" w:hAnsi="Times New Roman" w:cs="Times New Roman"/>
          <w:sz w:val="24"/>
          <w:szCs w:val="24"/>
        </w:rPr>
        <w:t xml:space="preserve"> </w:t>
      </w:r>
      <w:r w:rsidR="001F41F0" w:rsidRPr="00A3036C">
        <w:rPr>
          <w:rFonts w:ascii="Times New Roman" w:hAnsi="Times New Roman" w:cs="Times New Roman"/>
          <w:sz w:val="24"/>
          <w:szCs w:val="24"/>
        </w:rPr>
        <w:t>R</w:t>
      </w:r>
      <w:r w:rsidRPr="00A3036C">
        <w:rPr>
          <w:rFonts w:ascii="Times New Roman" w:hAnsi="Times New Roman" w:cs="Times New Roman"/>
          <w:sz w:val="24"/>
          <w:szCs w:val="24"/>
        </w:rPr>
        <w:t xml:space="preserve">eafirma sua parceria </w:t>
      </w:r>
      <w:r w:rsidR="001F41F0" w:rsidRPr="00A3036C">
        <w:rPr>
          <w:rFonts w:ascii="Times New Roman" w:hAnsi="Times New Roman" w:cs="Times New Roman"/>
          <w:sz w:val="24"/>
          <w:szCs w:val="24"/>
        </w:rPr>
        <w:t>―</w:t>
      </w:r>
      <w:r w:rsidRPr="00A3036C">
        <w:rPr>
          <w:rFonts w:ascii="Times New Roman" w:hAnsi="Times New Roman" w:cs="Times New Roman"/>
          <w:sz w:val="24"/>
          <w:szCs w:val="24"/>
        </w:rPr>
        <w:t xml:space="preserve"> Vou aproveitar e vou namorar </w:t>
      </w:r>
      <w:r w:rsidR="001F41F0"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266613" w:rsidRPr="00A3036C">
        <w:rPr>
          <w:rFonts w:ascii="Times New Roman" w:hAnsi="Times New Roman" w:cs="Times New Roman"/>
          <w:sz w:val="24"/>
          <w:szCs w:val="24"/>
        </w:rPr>
        <w:t>O</w:t>
      </w:r>
      <w:r w:rsidRPr="00A3036C">
        <w:rPr>
          <w:rFonts w:ascii="Times New Roman" w:hAnsi="Times New Roman" w:cs="Times New Roman"/>
          <w:sz w:val="24"/>
          <w:szCs w:val="24"/>
        </w:rPr>
        <w:t>brigado, circunstancialmen</w:t>
      </w:r>
      <w:r w:rsidR="00886605" w:rsidRPr="00A3036C">
        <w:rPr>
          <w:rFonts w:ascii="Times New Roman" w:hAnsi="Times New Roman" w:cs="Times New Roman"/>
          <w:sz w:val="24"/>
          <w:szCs w:val="24"/>
        </w:rPr>
        <w:t xml:space="preserve">te, a viver romance virtual </w:t>
      </w:r>
      <w:r w:rsidRPr="00A3036C">
        <w:rPr>
          <w:rFonts w:ascii="Times New Roman" w:hAnsi="Times New Roman" w:cs="Times New Roman"/>
          <w:sz w:val="24"/>
          <w:szCs w:val="24"/>
        </w:rPr>
        <w:t>com Judas Escariotes, 21, principal articulador para desmascarar Roberto Evaristo de Macedo Soares</w:t>
      </w:r>
      <w:r w:rsidR="00AB370D"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autoproclamado Presidente do </w:t>
      </w:r>
      <w:r w:rsidR="00B40128" w:rsidRPr="00A3036C">
        <w:rPr>
          <w:rFonts w:ascii="Times New Roman" w:hAnsi="Times New Roman" w:cs="Times New Roman"/>
          <w:sz w:val="24"/>
          <w:szCs w:val="24"/>
        </w:rPr>
        <w:t>Glob</w:t>
      </w:r>
      <w:r w:rsidRPr="00A3036C">
        <w:rPr>
          <w:rFonts w:ascii="Times New Roman" w:hAnsi="Times New Roman" w:cs="Times New Roman"/>
          <w:sz w:val="24"/>
          <w:szCs w:val="24"/>
        </w:rPr>
        <w:t xml:space="preserve">o, leia-se IMSD, como pedófilo </w:t>
      </w:r>
      <w:r w:rsidR="001F41F0" w:rsidRPr="00A3036C">
        <w:rPr>
          <w:rFonts w:ascii="Times New Roman" w:hAnsi="Times New Roman" w:cs="Times New Roman"/>
          <w:sz w:val="24"/>
          <w:szCs w:val="24"/>
        </w:rPr>
        <w:t>―</w:t>
      </w:r>
      <w:r w:rsidRPr="00A3036C">
        <w:rPr>
          <w:rFonts w:ascii="Times New Roman" w:hAnsi="Times New Roman" w:cs="Times New Roman"/>
          <w:sz w:val="24"/>
          <w:szCs w:val="24"/>
        </w:rPr>
        <w:t xml:space="preserve"> Aproveito e discuto mais com Judas sobre a estratégia para desmascararmos Roberto Evaristo de Macedo Soares.</w:t>
      </w:r>
      <w:r w:rsidR="001D1882" w:rsidRPr="00A3036C">
        <w:rPr>
          <w:rFonts w:ascii="Times New Roman" w:hAnsi="Times New Roman" w:cs="Times New Roman"/>
          <w:sz w:val="24"/>
          <w:szCs w:val="24"/>
        </w:rPr>
        <w:t xml:space="preserve"> ▬ avisa.</w:t>
      </w:r>
    </w:p>
    <w:p w14:paraId="60A6838F" w14:textId="77777777" w:rsidR="001D1882" w:rsidRPr="00A3036C" w:rsidRDefault="001D1882" w:rsidP="001A66E5">
      <w:pPr>
        <w:spacing w:after="0"/>
        <w:jc w:val="both"/>
        <w:rPr>
          <w:rFonts w:ascii="Times New Roman" w:hAnsi="Times New Roman" w:cs="Times New Roman"/>
          <w:sz w:val="24"/>
          <w:szCs w:val="24"/>
        </w:rPr>
      </w:pPr>
    </w:p>
    <w:p w14:paraId="60A68390" w14:textId="0936FF94" w:rsidR="001D1882" w:rsidRPr="00A3036C" w:rsidRDefault="001D1882" w:rsidP="001A66E5">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Então, desliguemos </w:t>
      </w:r>
      <w:r w:rsidR="0062511D" w:rsidRPr="00A3036C">
        <w:rPr>
          <w:rFonts w:ascii="Times New Roman" w:hAnsi="Times New Roman" w:cs="Times New Roman"/>
          <w:sz w:val="24"/>
          <w:szCs w:val="24"/>
        </w:rPr>
        <w:t>―</w:t>
      </w:r>
      <w:r w:rsidR="00886605" w:rsidRPr="00A3036C">
        <w:rPr>
          <w:rFonts w:ascii="Times New Roman" w:hAnsi="Times New Roman" w:cs="Times New Roman"/>
          <w:sz w:val="24"/>
          <w:szCs w:val="24"/>
        </w:rPr>
        <w:t xml:space="preserve"> Liz decreta </w:t>
      </w:r>
      <w:r w:rsidR="0062511D" w:rsidRPr="00A3036C">
        <w:rPr>
          <w:rFonts w:ascii="Times New Roman" w:hAnsi="Times New Roman" w:cs="Times New Roman"/>
          <w:sz w:val="24"/>
          <w:szCs w:val="24"/>
        </w:rPr>
        <w:t>―</w:t>
      </w:r>
      <w:r w:rsidR="00886605" w:rsidRPr="00A3036C">
        <w:rPr>
          <w:rFonts w:ascii="Times New Roman" w:hAnsi="Times New Roman" w:cs="Times New Roman"/>
          <w:sz w:val="24"/>
          <w:szCs w:val="24"/>
        </w:rPr>
        <w:t xml:space="preserve"> D</w:t>
      </w:r>
      <w:r w:rsidRPr="00A3036C">
        <w:rPr>
          <w:rFonts w:ascii="Times New Roman" w:hAnsi="Times New Roman" w:cs="Times New Roman"/>
          <w:sz w:val="24"/>
          <w:szCs w:val="24"/>
        </w:rPr>
        <w:t>eixemos o Tom Harrison conceber o despertar da humanidade. ▬ convicta.</w:t>
      </w:r>
    </w:p>
    <w:p w14:paraId="60A68391" w14:textId="77777777" w:rsidR="001D1882" w:rsidRPr="00A3036C" w:rsidRDefault="001D1882" w:rsidP="001A66E5">
      <w:pPr>
        <w:spacing w:after="0"/>
        <w:jc w:val="both"/>
        <w:rPr>
          <w:rFonts w:ascii="Times New Roman" w:hAnsi="Times New Roman" w:cs="Times New Roman"/>
          <w:sz w:val="24"/>
          <w:szCs w:val="24"/>
        </w:rPr>
      </w:pPr>
    </w:p>
    <w:p w14:paraId="60A68392" w14:textId="3494F257" w:rsidR="001D1882" w:rsidRPr="00A3036C" w:rsidRDefault="001D1882" w:rsidP="001A66E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Tomara que os dimensionais estejam nos ouvindo e me honre com intuições esclarecedoras </w:t>
      </w:r>
      <w:r w:rsidR="0062511D" w:rsidRPr="00A3036C">
        <w:rPr>
          <w:rFonts w:ascii="Times New Roman" w:hAnsi="Times New Roman" w:cs="Times New Roman"/>
          <w:sz w:val="24"/>
          <w:szCs w:val="24"/>
        </w:rPr>
        <w:t>―</w:t>
      </w:r>
      <w:r w:rsidRPr="00A3036C">
        <w:rPr>
          <w:rFonts w:ascii="Times New Roman" w:hAnsi="Times New Roman" w:cs="Times New Roman"/>
          <w:sz w:val="24"/>
          <w:szCs w:val="24"/>
        </w:rPr>
        <w:t xml:space="preserve"> Tom evoca </w:t>
      </w:r>
      <w:r w:rsidR="0062511D" w:rsidRPr="00A3036C">
        <w:rPr>
          <w:rFonts w:ascii="Times New Roman" w:hAnsi="Times New Roman" w:cs="Times New Roman"/>
          <w:sz w:val="24"/>
          <w:szCs w:val="24"/>
        </w:rPr>
        <w:t>―</w:t>
      </w:r>
      <w:r w:rsidRPr="00A3036C">
        <w:rPr>
          <w:rFonts w:ascii="Times New Roman" w:hAnsi="Times New Roman" w:cs="Times New Roman"/>
          <w:sz w:val="24"/>
          <w:szCs w:val="24"/>
        </w:rPr>
        <w:t xml:space="preserve"> E, que possa transmitir toda minha experiência individualizada de encontro da essência humana em prol da unicidade universalizada pelo amor </w:t>
      </w:r>
      <w:r w:rsidR="0062511D"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62511D" w:rsidRPr="00A3036C">
        <w:rPr>
          <w:rFonts w:ascii="Times New Roman" w:hAnsi="Times New Roman" w:cs="Times New Roman"/>
          <w:sz w:val="24"/>
          <w:szCs w:val="24"/>
        </w:rPr>
        <w:t>C</w:t>
      </w:r>
      <w:r w:rsidRPr="00A3036C">
        <w:rPr>
          <w:rFonts w:ascii="Times New Roman" w:hAnsi="Times New Roman" w:cs="Times New Roman"/>
          <w:sz w:val="24"/>
          <w:szCs w:val="24"/>
        </w:rPr>
        <w:t xml:space="preserve">onvencido ▬ </w:t>
      </w:r>
      <w:r w:rsidR="00BC4E06" w:rsidRPr="00A3036C">
        <w:rPr>
          <w:rFonts w:ascii="Times New Roman" w:hAnsi="Times New Roman" w:cs="Times New Roman"/>
          <w:sz w:val="24"/>
          <w:szCs w:val="24"/>
        </w:rPr>
        <w:t>Esta semente frutificará a liberdade da prisão. ▬ enigmático.</w:t>
      </w:r>
    </w:p>
    <w:p w14:paraId="60A68393" w14:textId="77777777" w:rsidR="00BC4E06" w:rsidRPr="00A3036C" w:rsidRDefault="00BC4E06" w:rsidP="001A66E5">
      <w:pPr>
        <w:spacing w:after="0"/>
        <w:jc w:val="both"/>
        <w:rPr>
          <w:rFonts w:ascii="Times New Roman" w:hAnsi="Times New Roman" w:cs="Times New Roman"/>
          <w:sz w:val="24"/>
          <w:szCs w:val="24"/>
        </w:rPr>
      </w:pPr>
    </w:p>
    <w:p w14:paraId="5FB4B427" w14:textId="79C69325" w:rsidR="00A31A5E" w:rsidRPr="00A3036C" w:rsidRDefault="00A85BA0" w:rsidP="001A66E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Silêncio em </w:t>
      </w:r>
      <w:r w:rsidR="006111D7" w:rsidRPr="00A3036C">
        <w:rPr>
          <w:rFonts w:ascii="Times New Roman" w:hAnsi="Times New Roman" w:cs="Times New Roman"/>
          <w:sz w:val="24"/>
          <w:szCs w:val="24"/>
        </w:rPr>
        <w:t xml:space="preserve">todas as conexões de vídeos. </w:t>
      </w:r>
      <w:r w:rsidR="000A7241" w:rsidRPr="00A3036C">
        <w:rPr>
          <w:rFonts w:ascii="Times New Roman" w:hAnsi="Times New Roman" w:cs="Times New Roman"/>
          <w:sz w:val="24"/>
          <w:szCs w:val="24"/>
        </w:rPr>
        <w:t>Naturalmente, os participantes da chamada de vídeo: Tom</w:t>
      </w:r>
      <w:r w:rsidR="00E7197F" w:rsidRPr="00A3036C">
        <w:rPr>
          <w:rFonts w:ascii="Times New Roman" w:hAnsi="Times New Roman" w:cs="Times New Roman"/>
          <w:sz w:val="24"/>
          <w:szCs w:val="24"/>
        </w:rPr>
        <w:t xml:space="preserve"> Harrison</w:t>
      </w:r>
      <w:r w:rsidR="000A7241" w:rsidRPr="00A3036C">
        <w:rPr>
          <w:rFonts w:ascii="Times New Roman" w:hAnsi="Times New Roman" w:cs="Times New Roman"/>
          <w:sz w:val="24"/>
          <w:szCs w:val="24"/>
        </w:rPr>
        <w:t>, Liz</w:t>
      </w:r>
      <w:r w:rsidR="00E7197F" w:rsidRPr="00A3036C">
        <w:rPr>
          <w:rFonts w:ascii="Times New Roman" w:hAnsi="Times New Roman" w:cs="Times New Roman"/>
          <w:sz w:val="24"/>
          <w:szCs w:val="24"/>
        </w:rPr>
        <w:t xml:space="preserve"> Taylor, </w:t>
      </w:r>
      <w:r w:rsidR="00A31A5E" w:rsidRPr="00A3036C">
        <w:rPr>
          <w:rFonts w:ascii="Times New Roman" w:hAnsi="Times New Roman" w:cs="Times New Roman"/>
          <w:sz w:val="24"/>
          <w:szCs w:val="24"/>
        </w:rPr>
        <w:t>L</w:t>
      </w:r>
      <w:r w:rsidR="00E7197F" w:rsidRPr="00A3036C">
        <w:rPr>
          <w:rFonts w:ascii="Times New Roman" w:hAnsi="Times New Roman" w:cs="Times New Roman"/>
          <w:sz w:val="24"/>
          <w:szCs w:val="24"/>
        </w:rPr>
        <w:t>auro Cesar Muniz Barreto, Judas Escariotes e Miguel Araruama</w:t>
      </w:r>
      <w:r w:rsidR="00A31A5E" w:rsidRPr="00A3036C">
        <w:rPr>
          <w:rFonts w:ascii="Times New Roman" w:hAnsi="Times New Roman" w:cs="Times New Roman"/>
          <w:sz w:val="24"/>
          <w:szCs w:val="24"/>
        </w:rPr>
        <w:t xml:space="preserve"> estão envoltos numa energia</w:t>
      </w:r>
      <w:r w:rsidR="003C0239" w:rsidRPr="00A3036C">
        <w:rPr>
          <w:rFonts w:ascii="Times New Roman" w:hAnsi="Times New Roman" w:cs="Times New Roman"/>
          <w:sz w:val="24"/>
          <w:szCs w:val="24"/>
        </w:rPr>
        <w:t xml:space="preserve"> única</w:t>
      </w:r>
      <w:r w:rsidR="00DD1380" w:rsidRPr="00A3036C">
        <w:rPr>
          <w:rFonts w:ascii="Times New Roman" w:hAnsi="Times New Roman" w:cs="Times New Roman"/>
          <w:sz w:val="24"/>
          <w:szCs w:val="24"/>
        </w:rPr>
        <w:t>, os fazendo vibrar o coração pulsante</w:t>
      </w:r>
      <w:r w:rsidR="00B77FB4" w:rsidRPr="00A3036C">
        <w:rPr>
          <w:rFonts w:ascii="Times New Roman" w:hAnsi="Times New Roman" w:cs="Times New Roman"/>
          <w:sz w:val="24"/>
          <w:szCs w:val="24"/>
        </w:rPr>
        <w:t xml:space="preserve"> e irradiador de sentimentos benéficos</w:t>
      </w:r>
      <w:r w:rsidR="00787FCB" w:rsidRPr="00A3036C">
        <w:rPr>
          <w:rFonts w:ascii="Times New Roman" w:hAnsi="Times New Roman" w:cs="Times New Roman"/>
          <w:sz w:val="24"/>
          <w:szCs w:val="24"/>
        </w:rPr>
        <w:t xml:space="preserve"> transportados pel</w:t>
      </w:r>
      <w:r w:rsidR="008920EE" w:rsidRPr="00A3036C">
        <w:rPr>
          <w:rFonts w:ascii="Times New Roman" w:hAnsi="Times New Roman" w:cs="Times New Roman"/>
          <w:sz w:val="24"/>
          <w:szCs w:val="24"/>
        </w:rPr>
        <w:t>a face do</w:t>
      </w:r>
      <w:r w:rsidR="00787FCB" w:rsidRPr="00A3036C">
        <w:rPr>
          <w:rFonts w:ascii="Times New Roman" w:hAnsi="Times New Roman" w:cs="Times New Roman"/>
          <w:sz w:val="24"/>
          <w:szCs w:val="24"/>
        </w:rPr>
        <w:t xml:space="preserve"> amo</w:t>
      </w:r>
      <w:r w:rsidR="008920EE" w:rsidRPr="00A3036C">
        <w:rPr>
          <w:rFonts w:ascii="Times New Roman" w:hAnsi="Times New Roman" w:cs="Times New Roman"/>
          <w:sz w:val="24"/>
          <w:szCs w:val="24"/>
        </w:rPr>
        <w:t>r incondicional a tudo e a todos.</w:t>
      </w:r>
      <w:r w:rsidR="002C1972" w:rsidRPr="00A3036C">
        <w:rPr>
          <w:rFonts w:ascii="Times New Roman" w:hAnsi="Times New Roman" w:cs="Times New Roman"/>
          <w:sz w:val="24"/>
          <w:szCs w:val="24"/>
        </w:rPr>
        <w:t xml:space="preserve"> </w:t>
      </w:r>
      <w:r w:rsidR="00FD130D" w:rsidRPr="00A3036C">
        <w:rPr>
          <w:rFonts w:ascii="Times New Roman" w:hAnsi="Times New Roman" w:cs="Times New Roman"/>
          <w:sz w:val="24"/>
          <w:szCs w:val="24"/>
        </w:rPr>
        <w:t>Irradiações eletromagnéticas e emocional</w:t>
      </w:r>
      <w:r w:rsidR="00CC7F61" w:rsidRPr="00A3036C">
        <w:rPr>
          <w:rFonts w:ascii="Times New Roman" w:hAnsi="Times New Roman" w:cs="Times New Roman"/>
          <w:sz w:val="24"/>
          <w:szCs w:val="24"/>
        </w:rPr>
        <w:t xml:space="preserve"> invadem</w:t>
      </w:r>
      <w:r w:rsidR="003E7069" w:rsidRPr="00A3036C">
        <w:rPr>
          <w:rFonts w:ascii="Times New Roman" w:hAnsi="Times New Roman" w:cs="Times New Roman"/>
          <w:sz w:val="24"/>
          <w:szCs w:val="24"/>
        </w:rPr>
        <w:t xml:space="preserve"> </w:t>
      </w:r>
      <w:r w:rsidR="006551A3" w:rsidRPr="00A3036C">
        <w:rPr>
          <w:rFonts w:ascii="Times New Roman" w:hAnsi="Times New Roman" w:cs="Times New Roman"/>
          <w:sz w:val="24"/>
          <w:szCs w:val="24"/>
        </w:rPr>
        <w:t>os espaços ocupados pelos referidos dimensionais</w:t>
      </w:r>
      <w:r w:rsidR="006672A4" w:rsidRPr="00A3036C">
        <w:rPr>
          <w:rFonts w:ascii="Times New Roman" w:hAnsi="Times New Roman" w:cs="Times New Roman"/>
          <w:sz w:val="24"/>
          <w:szCs w:val="24"/>
        </w:rPr>
        <w:t xml:space="preserve">, independentemente, de suas </w:t>
      </w:r>
      <w:r w:rsidR="009E3684" w:rsidRPr="00A3036C">
        <w:rPr>
          <w:rFonts w:ascii="Times New Roman" w:hAnsi="Times New Roman" w:cs="Times New Roman"/>
          <w:sz w:val="24"/>
          <w:szCs w:val="24"/>
        </w:rPr>
        <w:t xml:space="preserve">diferentes </w:t>
      </w:r>
      <w:r w:rsidR="006672A4" w:rsidRPr="00A3036C">
        <w:rPr>
          <w:rFonts w:ascii="Times New Roman" w:hAnsi="Times New Roman" w:cs="Times New Roman"/>
          <w:sz w:val="24"/>
          <w:szCs w:val="24"/>
        </w:rPr>
        <w:t>localizações</w:t>
      </w:r>
      <w:r w:rsidR="00CF01C6" w:rsidRPr="00A3036C">
        <w:rPr>
          <w:rFonts w:ascii="Times New Roman" w:hAnsi="Times New Roman" w:cs="Times New Roman"/>
          <w:sz w:val="24"/>
          <w:szCs w:val="24"/>
        </w:rPr>
        <w:t>,</w:t>
      </w:r>
      <w:r w:rsidR="005D44DF" w:rsidRPr="00A3036C">
        <w:rPr>
          <w:rFonts w:ascii="Times New Roman" w:hAnsi="Times New Roman" w:cs="Times New Roman"/>
          <w:sz w:val="24"/>
          <w:szCs w:val="24"/>
        </w:rPr>
        <w:t xml:space="preserve"> </w:t>
      </w:r>
      <w:r w:rsidR="00B45C9A" w:rsidRPr="00A3036C">
        <w:rPr>
          <w:rFonts w:ascii="Times New Roman" w:hAnsi="Times New Roman" w:cs="Times New Roman"/>
          <w:sz w:val="24"/>
          <w:szCs w:val="24"/>
        </w:rPr>
        <w:t>todos e</w:t>
      </w:r>
      <w:r w:rsidR="002243B1" w:rsidRPr="00A3036C">
        <w:rPr>
          <w:rFonts w:ascii="Times New Roman" w:hAnsi="Times New Roman" w:cs="Times New Roman"/>
          <w:sz w:val="24"/>
          <w:szCs w:val="24"/>
        </w:rPr>
        <w:t>xercem a unicidade prevista pelo SEU —</w:t>
      </w:r>
      <w:r w:rsidR="00C31716" w:rsidRPr="00A3036C">
        <w:rPr>
          <w:rFonts w:ascii="Times New Roman" w:hAnsi="Times New Roman" w:cs="Times New Roman"/>
          <w:sz w:val="24"/>
          <w:szCs w:val="24"/>
        </w:rPr>
        <w:t xml:space="preserve"> </w:t>
      </w:r>
      <w:r w:rsidR="002243B1" w:rsidRPr="00A3036C">
        <w:rPr>
          <w:rFonts w:ascii="Times New Roman" w:hAnsi="Times New Roman" w:cs="Times New Roman"/>
          <w:sz w:val="24"/>
          <w:szCs w:val="24"/>
        </w:rPr>
        <w:t>Soberana Energia Universal</w:t>
      </w:r>
      <w:r w:rsidR="0065423E" w:rsidRPr="00A3036C">
        <w:rPr>
          <w:rFonts w:ascii="Times New Roman" w:hAnsi="Times New Roman" w:cs="Times New Roman"/>
          <w:sz w:val="24"/>
          <w:szCs w:val="24"/>
        </w:rPr>
        <w:t xml:space="preserve">, ou seja o </w:t>
      </w:r>
      <w:r w:rsidR="0065423E" w:rsidRPr="00A3036C">
        <w:rPr>
          <w:rFonts w:ascii="Times New Roman" w:hAnsi="Times New Roman" w:cs="Times New Roman"/>
          <w:i/>
          <w:iCs/>
          <w:sz w:val="24"/>
          <w:szCs w:val="24"/>
        </w:rPr>
        <w:t>amor incondicional</w:t>
      </w:r>
      <w:r w:rsidR="0065423E" w:rsidRPr="00A3036C">
        <w:rPr>
          <w:rFonts w:ascii="Times New Roman" w:hAnsi="Times New Roman" w:cs="Times New Roman"/>
          <w:sz w:val="24"/>
          <w:szCs w:val="24"/>
        </w:rPr>
        <w:t xml:space="preserve"> a tudo e a todo</w:t>
      </w:r>
      <w:r w:rsidR="003C2D6D" w:rsidRPr="00A3036C">
        <w:rPr>
          <w:rFonts w:ascii="Times New Roman" w:hAnsi="Times New Roman" w:cs="Times New Roman"/>
          <w:sz w:val="24"/>
          <w:szCs w:val="24"/>
        </w:rPr>
        <w:t>s.</w:t>
      </w:r>
      <w:r w:rsidR="00C31716" w:rsidRPr="00A3036C">
        <w:rPr>
          <w:rFonts w:ascii="Times New Roman" w:hAnsi="Times New Roman" w:cs="Times New Roman"/>
          <w:sz w:val="24"/>
          <w:szCs w:val="24"/>
        </w:rPr>
        <w:t xml:space="preserve"> </w:t>
      </w:r>
      <w:r w:rsidR="00FA1FBE" w:rsidRPr="00A3036C">
        <w:rPr>
          <w:rFonts w:ascii="Times New Roman" w:hAnsi="Times New Roman" w:cs="Times New Roman"/>
          <w:sz w:val="24"/>
          <w:szCs w:val="24"/>
        </w:rPr>
        <w:t>O sentimento presente destes será a</w:t>
      </w:r>
      <w:r w:rsidR="00C31716" w:rsidRPr="00A3036C">
        <w:rPr>
          <w:rFonts w:ascii="Times New Roman" w:hAnsi="Times New Roman" w:cs="Times New Roman"/>
          <w:sz w:val="24"/>
          <w:szCs w:val="24"/>
        </w:rPr>
        <w:t xml:space="preserve"> futura compreensão</w:t>
      </w:r>
      <w:r w:rsidR="00F931CE" w:rsidRPr="00A3036C">
        <w:rPr>
          <w:rFonts w:ascii="Times New Roman" w:hAnsi="Times New Roman" w:cs="Times New Roman"/>
          <w:sz w:val="24"/>
          <w:szCs w:val="24"/>
        </w:rPr>
        <w:t xml:space="preserve"> do </w:t>
      </w:r>
      <w:r w:rsidR="001B5262" w:rsidRPr="00A3036C">
        <w:rPr>
          <w:rFonts w:ascii="Times New Roman" w:hAnsi="Times New Roman" w:cs="Times New Roman"/>
          <w:sz w:val="24"/>
          <w:szCs w:val="24"/>
        </w:rPr>
        <w:t>mundo, detentor das respostas</w:t>
      </w:r>
      <w:r w:rsidR="00FA1FBE" w:rsidRPr="00A3036C">
        <w:rPr>
          <w:rFonts w:ascii="Times New Roman" w:hAnsi="Times New Roman" w:cs="Times New Roman"/>
          <w:sz w:val="24"/>
          <w:szCs w:val="24"/>
        </w:rPr>
        <w:t xml:space="preserve"> de</w:t>
      </w:r>
      <w:r w:rsidR="000A1B5B" w:rsidRPr="00A3036C">
        <w:rPr>
          <w:rFonts w:ascii="Times New Roman" w:hAnsi="Times New Roman" w:cs="Times New Roman"/>
          <w:sz w:val="24"/>
          <w:szCs w:val="24"/>
        </w:rPr>
        <w:t xml:space="preserve"> perguntas</w:t>
      </w:r>
      <w:r w:rsidR="00654234" w:rsidRPr="00A3036C">
        <w:rPr>
          <w:rFonts w:ascii="Times New Roman" w:hAnsi="Times New Roman" w:cs="Times New Roman"/>
          <w:sz w:val="24"/>
          <w:szCs w:val="24"/>
        </w:rPr>
        <w:t xml:space="preserve"> geradoras de dúvidas. São elas:</w:t>
      </w:r>
      <w:r w:rsidR="00FA1FBE" w:rsidRPr="00A3036C">
        <w:rPr>
          <w:rFonts w:ascii="Times New Roman" w:hAnsi="Times New Roman" w:cs="Times New Roman"/>
          <w:sz w:val="24"/>
          <w:szCs w:val="24"/>
        </w:rPr>
        <w:t xml:space="preserve"> </w:t>
      </w:r>
      <w:r w:rsidR="006307D7" w:rsidRPr="00A3036C">
        <w:rPr>
          <w:rFonts w:ascii="Times New Roman" w:hAnsi="Times New Roman" w:cs="Times New Roman"/>
          <w:sz w:val="24"/>
          <w:szCs w:val="24"/>
        </w:rPr>
        <w:t>d</w:t>
      </w:r>
      <w:r w:rsidR="00654234" w:rsidRPr="00A3036C">
        <w:rPr>
          <w:rFonts w:ascii="Times New Roman" w:hAnsi="Times New Roman" w:cs="Times New Roman"/>
          <w:sz w:val="24"/>
          <w:szCs w:val="24"/>
        </w:rPr>
        <w:t xml:space="preserve">e </w:t>
      </w:r>
      <w:r w:rsidR="007D6A95" w:rsidRPr="00A3036C">
        <w:rPr>
          <w:rFonts w:ascii="Times New Roman" w:hAnsi="Times New Roman" w:cs="Times New Roman"/>
          <w:sz w:val="24"/>
          <w:szCs w:val="24"/>
        </w:rPr>
        <w:t>onde viemos</w:t>
      </w:r>
      <w:r w:rsidR="00654234" w:rsidRPr="00A3036C">
        <w:rPr>
          <w:rFonts w:ascii="Times New Roman" w:hAnsi="Times New Roman" w:cs="Times New Roman"/>
          <w:sz w:val="24"/>
          <w:szCs w:val="24"/>
        </w:rPr>
        <w:t>?</w:t>
      </w:r>
      <w:r w:rsidR="007D6A95" w:rsidRPr="00A3036C">
        <w:rPr>
          <w:rFonts w:ascii="Times New Roman" w:hAnsi="Times New Roman" w:cs="Times New Roman"/>
          <w:sz w:val="24"/>
          <w:szCs w:val="24"/>
        </w:rPr>
        <w:t xml:space="preserve"> </w:t>
      </w:r>
      <w:r w:rsidR="006307D7" w:rsidRPr="00A3036C">
        <w:rPr>
          <w:rFonts w:ascii="Times New Roman" w:hAnsi="Times New Roman" w:cs="Times New Roman"/>
          <w:sz w:val="24"/>
          <w:szCs w:val="24"/>
        </w:rPr>
        <w:t>0</w:t>
      </w:r>
      <w:r w:rsidR="007D6A95" w:rsidRPr="00A3036C">
        <w:rPr>
          <w:rFonts w:ascii="Times New Roman" w:hAnsi="Times New Roman" w:cs="Times New Roman"/>
          <w:sz w:val="24"/>
          <w:szCs w:val="24"/>
        </w:rPr>
        <w:t>uem somos</w:t>
      </w:r>
      <w:r w:rsidR="006307D7" w:rsidRPr="00A3036C">
        <w:rPr>
          <w:rFonts w:ascii="Times New Roman" w:hAnsi="Times New Roman" w:cs="Times New Roman"/>
          <w:sz w:val="24"/>
          <w:szCs w:val="24"/>
        </w:rPr>
        <w:t xml:space="preserve">? </w:t>
      </w:r>
      <w:r w:rsidR="007D6A95" w:rsidRPr="00A3036C">
        <w:rPr>
          <w:rFonts w:ascii="Times New Roman" w:hAnsi="Times New Roman" w:cs="Times New Roman"/>
          <w:sz w:val="24"/>
          <w:szCs w:val="24"/>
        </w:rPr>
        <w:t xml:space="preserve"> </w:t>
      </w:r>
      <w:r w:rsidR="006307D7" w:rsidRPr="00A3036C">
        <w:rPr>
          <w:rFonts w:ascii="Times New Roman" w:hAnsi="Times New Roman" w:cs="Times New Roman"/>
          <w:sz w:val="24"/>
          <w:szCs w:val="24"/>
        </w:rPr>
        <w:t>O</w:t>
      </w:r>
      <w:r w:rsidR="007D6A95" w:rsidRPr="00A3036C">
        <w:rPr>
          <w:rFonts w:ascii="Times New Roman" w:hAnsi="Times New Roman" w:cs="Times New Roman"/>
          <w:sz w:val="24"/>
          <w:szCs w:val="24"/>
        </w:rPr>
        <w:t xml:space="preserve"> que, aqui, fazemos</w:t>
      </w:r>
      <w:r w:rsidR="006307D7" w:rsidRPr="00A3036C">
        <w:rPr>
          <w:rFonts w:ascii="Times New Roman" w:hAnsi="Times New Roman" w:cs="Times New Roman"/>
          <w:sz w:val="24"/>
          <w:szCs w:val="24"/>
        </w:rPr>
        <w:t>? P</w:t>
      </w:r>
      <w:r w:rsidR="00F761A2" w:rsidRPr="00A3036C">
        <w:rPr>
          <w:rFonts w:ascii="Times New Roman" w:hAnsi="Times New Roman" w:cs="Times New Roman"/>
          <w:sz w:val="24"/>
          <w:szCs w:val="24"/>
        </w:rPr>
        <w:t>or que</w:t>
      </w:r>
      <w:r w:rsidR="00DA0C08" w:rsidRPr="00A3036C">
        <w:rPr>
          <w:rFonts w:ascii="Times New Roman" w:hAnsi="Times New Roman" w:cs="Times New Roman"/>
          <w:sz w:val="24"/>
          <w:szCs w:val="24"/>
        </w:rPr>
        <w:t xml:space="preserve"> </w:t>
      </w:r>
      <w:r w:rsidR="00D159F6" w:rsidRPr="00A3036C">
        <w:rPr>
          <w:rFonts w:ascii="Times New Roman" w:hAnsi="Times New Roman" w:cs="Times New Roman"/>
          <w:sz w:val="24"/>
          <w:szCs w:val="24"/>
        </w:rPr>
        <w:t>o planeta</w:t>
      </w:r>
      <w:r w:rsidR="00DA0C08" w:rsidRPr="00A3036C">
        <w:rPr>
          <w:rFonts w:ascii="Times New Roman" w:hAnsi="Times New Roman" w:cs="Times New Roman"/>
          <w:sz w:val="24"/>
          <w:szCs w:val="24"/>
        </w:rPr>
        <w:t xml:space="preserve"> </w:t>
      </w:r>
      <w:r w:rsidR="00D159F6" w:rsidRPr="00A3036C">
        <w:rPr>
          <w:rFonts w:ascii="Times New Roman" w:hAnsi="Times New Roman" w:cs="Times New Roman"/>
          <w:sz w:val="24"/>
          <w:szCs w:val="24"/>
        </w:rPr>
        <w:t>Terra</w:t>
      </w:r>
      <w:r w:rsidR="00DA0C08" w:rsidRPr="00A3036C">
        <w:rPr>
          <w:rFonts w:ascii="Times New Roman" w:hAnsi="Times New Roman" w:cs="Times New Roman"/>
          <w:sz w:val="24"/>
          <w:szCs w:val="24"/>
        </w:rPr>
        <w:t>?</w:t>
      </w:r>
      <w:r w:rsidR="007D6A95" w:rsidRPr="00A3036C">
        <w:rPr>
          <w:rFonts w:ascii="Times New Roman" w:hAnsi="Times New Roman" w:cs="Times New Roman"/>
          <w:sz w:val="24"/>
          <w:szCs w:val="24"/>
        </w:rPr>
        <w:t xml:space="preserve"> </w:t>
      </w:r>
      <w:r w:rsidR="00EF6DD1" w:rsidRPr="00A3036C">
        <w:rPr>
          <w:rFonts w:ascii="Times New Roman" w:hAnsi="Times New Roman" w:cs="Times New Roman"/>
          <w:sz w:val="24"/>
          <w:szCs w:val="24"/>
        </w:rPr>
        <w:t xml:space="preserve">Se </w:t>
      </w:r>
      <w:r w:rsidR="00BD341E" w:rsidRPr="00A3036C">
        <w:rPr>
          <w:rFonts w:ascii="Times New Roman" w:hAnsi="Times New Roman" w:cs="Times New Roman"/>
          <w:sz w:val="24"/>
          <w:szCs w:val="24"/>
        </w:rPr>
        <w:t>D</w:t>
      </w:r>
      <w:r w:rsidR="00EF6DD1" w:rsidRPr="00A3036C">
        <w:rPr>
          <w:rFonts w:ascii="Times New Roman" w:hAnsi="Times New Roman" w:cs="Times New Roman"/>
          <w:sz w:val="24"/>
          <w:szCs w:val="24"/>
        </w:rPr>
        <w:t>eus perdoa e não castiga</w:t>
      </w:r>
      <w:r w:rsidR="00BD341E" w:rsidRPr="00A3036C">
        <w:rPr>
          <w:rFonts w:ascii="Times New Roman" w:hAnsi="Times New Roman" w:cs="Times New Roman"/>
          <w:sz w:val="24"/>
          <w:szCs w:val="24"/>
        </w:rPr>
        <w:t>,</w:t>
      </w:r>
      <w:r w:rsidR="00226BFF" w:rsidRPr="00A3036C">
        <w:rPr>
          <w:rFonts w:ascii="Times New Roman" w:hAnsi="Times New Roman" w:cs="Times New Roman"/>
          <w:sz w:val="24"/>
          <w:szCs w:val="24"/>
        </w:rPr>
        <w:t xml:space="preserve"> por que tanto sofrimento e punição? </w:t>
      </w:r>
      <w:r w:rsidR="007A63C3" w:rsidRPr="00A3036C">
        <w:rPr>
          <w:rFonts w:ascii="Times New Roman" w:hAnsi="Times New Roman" w:cs="Times New Roman"/>
          <w:sz w:val="24"/>
          <w:szCs w:val="24"/>
        </w:rPr>
        <w:t xml:space="preserve"> </w:t>
      </w:r>
      <w:r w:rsidR="009C7523" w:rsidRPr="00A3036C">
        <w:rPr>
          <w:rFonts w:ascii="Times New Roman" w:hAnsi="Times New Roman" w:cs="Times New Roman"/>
          <w:sz w:val="24"/>
          <w:szCs w:val="24"/>
        </w:rPr>
        <w:t>P</w:t>
      </w:r>
      <w:r w:rsidR="007A63C3" w:rsidRPr="00A3036C">
        <w:rPr>
          <w:rFonts w:ascii="Times New Roman" w:hAnsi="Times New Roman" w:cs="Times New Roman"/>
          <w:sz w:val="24"/>
          <w:szCs w:val="24"/>
        </w:rPr>
        <w:t>ara onde vamos</w:t>
      </w:r>
      <w:r w:rsidR="009C7523" w:rsidRPr="00A3036C">
        <w:rPr>
          <w:rFonts w:ascii="Times New Roman" w:hAnsi="Times New Roman" w:cs="Times New Roman"/>
          <w:sz w:val="24"/>
          <w:szCs w:val="24"/>
        </w:rPr>
        <w:t>?</w:t>
      </w:r>
      <w:r w:rsidR="003C2D6D" w:rsidRPr="00A3036C">
        <w:rPr>
          <w:rFonts w:ascii="Times New Roman" w:hAnsi="Times New Roman" w:cs="Times New Roman"/>
          <w:sz w:val="24"/>
          <w:szCs w:val="24"/>
        </w:rPr>
        <w:t xml:space="preserve"> </w:t>
      </w:r>
      <w:r w:rsidR="005D44DF" w:rsidRPr="00A3036C">
        <w:rPr>
          <w:rFonts w:ascii="Times New Roman" w:hAnsi="Times New Roman" w:cs="Times New Roman"/>
          <w:sz w:val="24"/>
          <w:szCs w:val="24"/>
        </w:rPr>
        <w:t xml:space="preserve"> </w:t>
      </w:r>
      <w:r w:rsidR="004370A9" w:rsidRPr="00A3036C">
        <w:rPr>
          <w:rFonts w:ascii="Times New Roman" w:hAnsi="Times New Roman" w:cs="Times New Roman"/>
          <w:sz w:val="24"/>
          <w:szCs w:val="24"/>
        </w:rPr>
        <w:t>As explicaçõe</w:t>
      </w:r>
      <w:r w:rsidR="004520FD" w:rsidRPr="00A3036C">
        <w:rPr>
          <w:rFonts w:ascii="Times New Roman" w:hAnsi="Times New Roman" w:cs="Times New Roman"/>
          <w:sz w:val="24"/>
          <w:szCs w:val="24"/>
        </w:rPr>
        <w:t xml:space="preserve">s das indagações estão, </w:t>
      </w:r>
      <w:r w:rsidR="000C02B5" w:rsidRPr="00A3036C">
        <w:rPr>
          <w:rFonts w:ascii="Times New Roman" w:hAnsi="Times New Roman" w:cs="Times New Roman"/>
          <w:sz w:val="24"/>
          <w:szCs w:val="24"/>
        </w:rPr>
        <w:t>como descobertos pelos humanos e dimensionais despertos</w:t>
      </w:r>
      <w:r w:rsidR="001E76C6" w:rsidRPr="00A3036C">
        <w:rPr>
          <w:rFonts w:ascii="Times New Roman" w:hAnsi="Times New Roman" w:cs="Times New Roman"/>
          <w:sz w:val="24"/>
          <w:szCs w:val="24"/>
        </w:rPr>
        <w:t xml:space="preserve">, no encontro do EU Superior </w:t>
      </w:r>
      <w:r w:rsidR="00854F91" w:rsidRPr="00A3036C">
        <w:rPr>
          <w:rFonts w:ascii="Times New Roman" w:hAnsi="Times New Roman" w:cs="Times New Roman"/>
          <w:sz w:val="24"/>
          <w:szCs w:val="24"/>
        </w:rPr>
        <w:t>adormecido</w:t>
      </w:r>
      <w:r w:rsidR="00105244" w:rsidRPr="00A3036C">
        <w:rPr>
          <w:rFonts w:ascii="Times New Roman" w:hAnsi="Times New Roman" w:cs="Times New Roman"/>
          <w:sz w:val="24"/>
          <w:szCs w:val="24"/>
        </w:rPr>
        <w:t xml:space="preserve"> e acordado pelas energias eletromagnéticas e emocional</w:t>
      </w:r>
      <w:r w:rsidR="00BC5CFA" w:rsidRPr="00A3036C">
        <w:rPr>
          <w:rFonts w:ascii="Times New Roman" w:hAnsi="Times New Roman" w:cs="Times New Roman"/>
          <w:sz w:val="24"/>
          <w:szCs w:val="24"/>
        </w:rPr>
        <w:t>.</w:t>
      </w:r>
      <w:r w:rsidR="00462EB1" w:rsidRPr="00A3036C">
        <w:rPr>
          <w:rFonts w:ascii="Times New Roman" w:hAnsi="Times New Roman" w:cs="Times New Roman"/>
          <w:sz w:val="24"/>
          <w:szCs w:val="24"/>
        </w:rPr>
        <w:t xml:space="preserve"> </w:t>
      </w:r>
      <w:r w:rsidR="00215305" w:rsidRPr="00A3036C">
        <w:rPr>
          <w:rFonts w:ascii="Times New Roman" w:hAnsi="Times New Roman" w:cs="Times New Roman"/>
          <w:sz w:val="24"/>
          <w:szCs w:val="24"/>
        </w:rPr>
        <w:t>T</w:t>
      </w:r>
      <w:r w:rsidR="00462EB1" w:rsidRPr="00A3036C">
        <w:rPr>
          <w:rFonts w:ascii="Times New Roman" w:hAnsi="Times New Roman" w:cs="Times New Roman"/>
          <w:sz w:val="24"/>
          <w:szCs w:val="24"/>
        </w:rPr>
        <w:t>odo</w:t>
      </w:r>
      <w:r w:rsidR="00A828ED" w:rsidRPr="00A3036C">
        <w:rPr>
          <w:rFonts w:ascii="Times New Roman" w:hAnsi="Times New Roman" w:cs="Times New Roman"/>
          <w:sz w:val="24"/>
          <w:szCs w:val="24"/>
        </w:rPr>
        <w:t xml:space="preserve">s dispostos a </w:t>
      </w:r>
      <w:r w:rsidR="00D13058" w:rsidRPr="00A3036C">
        <w:rPr>
          <w:rFonts w:ascii="Times New Roman" w:hAnsi="Times New Roman" w:cs="Times New Roman"/>
          <w:sz w:val="24"/>
          <w:szCs w:val="24"/>
        </w:rPr>
        <w:t xml:space="preserve">conhecerem e </w:t>
      </w:r>
      <w:r w:rsidR="00A828ED" w:rsidRPr="00A3036C">
        <w:rPr>
          <w:rFonts w:ascii="Times New Roman" w:hAnsi="Times New Roman" w:cs="Times New Roman"/>
          <w:sz w:val="24"/>
          <w:szCs w:val="24"/>
        </w:rPr>
        <w:t>reconhecerem</w:t>
      </w:r>
      <w:r w:rsidR="007D1C51" w:rsidRPr="00A3036C">
        <w:rPr>
          <w:rFonts w:ascii="Times New Roman" w:hAnsi="Times New Roman" w:cs="Times New Roman"/>
          <w:sz w:val="24"/>
          <w:szCs w:val="24"/>
        </w:rPr>
        <w:t xml:space="preserve"> a mentira e ilusão do mundo material</w:t>
      </w:r>
      <w:r w:rsidR="00926C7D" w:rsidRPr="00A3036C">
        <w:rPr>
          <w:rFonts w:ascii="Times New Roman" w:hAnsi="Times New Roman" w:cs="Times New Roman"/>
          <w:sz w:val="24"/>
          <w:szCs w:val="24"/>
        </w:rPr>
        <w:t xml:space="preserve"> e </w:t>
      </w:r>
      <w:r w:rsidR="00926C7D" w:rsidRPr="00A3036C">
        <w:rPr>
          <w:rFonts w:ascii="Times New Roman" w:hAnsi="Times New Roman" w:cs="Times New Roman"/>
          <w:sz w:val="24"/>
          <w:szCs w:val="24"/>
        </w:rPr>
        <w:lastRenderedPageBreak/>
        <w:t>a desapegarem</w:t>
      </w:r>
      <w:r w:rsidR="00BC5CFA" w:rsidRPr="00A3036C">
        <w:rPr>
          <w:rFonts w:ascii="Times New Roman" w:hAnsi="Times New Roman" w:cs="Times New Roman"/>
          <w:sz w:val="24"/>
          <w:szCs w:val="24"/>
        </w:rPr>
        <w:t>, ou melhor,</w:t>
      </w:r>
      <w:r w:rsidR="00D13058" w:rsidRPr="00A3036C">
        <w:rPr>
          <w:rFonts w:ascii="Times New Roman" w:hAnsi="Times New Roman" w:cs="Times New Roman"/>
          <w:sz w:val="24"/>
          <w:szCs w:val="24"/>
        </w:rPr>
        <w:t xml:space="preserve"> </w:t>
      </w:r>
      <w:r w:rsidR="00DF7EEE" w:rsidRPr="00A3036C">
        <w:rPr>
          <w:rFonts w:ascii="Times New Roman" w:hAnsi="Times New Roman" w:cs="Times New Roman"/>
          <w:sz w:val="24"/>
          <w:szCs w:val="24"/>
        </w:rPr>
        <w:t>ficarem livres da prisão</w:t>
      </w:r>
      <w:r w:rsidR="006577F3" w:rsidRPr="00A3036C">
        <w:rPr>
          <w:rFonts w:ascii="Times New Roman" w:hAnsi="Times New Roman" w:cs="Times New Roman"/>
          <w:sz w:val="24"/>
          <w:szCs w:val="24"/>
        </w:rPr>
        <w:t xml:space="preserve"> </w:t>
      </w:r>
      <w:r w:rsidR="004505CC" w:rsidRPr="00A3036C">
        <w:rPr>
          <w:rFonts w:ascii="Times New Roman" w:hAnsi="Times New Roman" w:cs="Times New Roman"/>
          <w:sz w:val="24"/>
          <w:szCs w:val="24"/>
        </w:rPr>
        <w:t xml:space="preserve">e assim, não serem parte de os </w:t>
      </w:r>
      <w:r w:rsidR="004505CC" w:rsidRPr="00A3036C">
        <w:rPr>
          <w:rFonts w:ascii="Times New Roman" w:hAnsi="Times New Roman" w:cs="Times New Roman"/>
          <w:b/>
          <w:bCs/>
          <w:sz w:val="24"/>
          <w:szCs w:val="24"/>
        </w:rPr>
        <w:t>e</w:t>
      </w:r>
      <w:r w:rsidR="004505CC" w:rsidRPr="00A3036C">
        <w:rPr>
          <w:rFonts w:ascii="Times New Roman" w:hAnsi="Times New Roman" w:cs="Times New Roman"/>
          <w:b/>
          <w:bCs/>
          <w:color w:val="FF0000"/>
          <w:sz w:val="32"/>
          <w:szCs w:val="32"/>
        </w:rPr>
        <w:t>X</w:t>
      </w:r>
      <w:r w:rsidR="004505CC" w:rsidRPr="00A3036C">
        <w:rPr>
          <w:rFonts w:ascii="Times New Roman" w:hAnsi="Times New Roman" w:cs="Times New Roman"/>
          <w:b/>
          <w:bCs/>
          <w:sz w:val="24"/>
          <w:szCs w:val="24"/>
        </w:rPr>
        <w:t xml:space="preserve">ilados da </w:t>
      </w:r>
      <w:r w:rsidR="004505CC" w:rsidRPr="00A3036C">
        <w:rPr>
          <w:rFonts w:ascii="Times New Roman" w:hAnsi="Times New Roman" w:cs="Times New Roman"/>
          <w:b/>
          <w:bCs/>
          <w:color w:val="7030A0"/>
          <w:sz w:val="24"/>
          <w:szCs w:val="24"/>
        </w:rPr>
        <w:t>T</w:t>
      </w:r>
      <w:r w:rsidR="004505CC" w:rsidRPr="00A3036C">
        <w:rPr>
          <w:rFonts w:ascii="Times New Roman" w:hAnsi="Times New Roman" w:cs="Times New Roman"/>
          <w:b/>
          <w:bCs/>
          <w:sz w:val="24"/>
          <w:szCs w:val="24"/>
        </w:rPr>
        <w:t>erra</w:t>
      </w:r>
      <w:r w:rsidR="00AE1B11" w:rsidRPr="00A3036C">
        <w:rPr>
          <w:rFonts w:ascii="Times New Roman" w:hAnsi="Times New Roman" w:cs="Times New Roman"/>
          <w:sz w:val="24"/>
          <w:szCs w:val="24"/>
        </w:rPr>
        <w:t>, hoje, contam com</w:t>
      </w:r>
      <w:r w:rsidR="00A8525A" w:rsidRPr="00A3036C">
        <w:rPr>
          <w:rFonts w:ascii="Times New Roman" w:hAnsi="Times New Roman" w:cs="Times New Roman"/>
          <w:sz w:val="24"/>
          <w:szCs w:val="24"/>
        </w:rPr>
        <w:t xml:space="preserve"> os conceitos dimensionais divulgados </w:t>
      </w:r>
      <w:r w:rsidR="000F7A51" w:rsidRPr="00A3036C">
        <w:rPr>
          <w:rFonts w:ascii="Times New Roman" w:hAnsi="Times New Roman" w:cs="Times New Roman"/>
          <w:sz w:val="24"/>
          <w:szCs w:val="24"/>
        </w:rPr>
        <w:t xml:space="preserve">e distribuídos </w:t>
      </w:r>
      <w:r w:rsidR="00A8525A" w:rsidRPr="00A3036C">
        <w:rPr>
          <w:rFonts w:ascii="Times New Roman" w:hAnsi="Times New Roman" w:cs="Times New Roman"/>
          <w:sz w:val="24"/>
          <w:szCs w:val="24"/>
        </w:rPr>
        <w:t>pela crônica “Papo Reto”</w:t>
      </w:r>
      <w:r w:rsidR="000F7A51" w:rsidRPr="00A3036C">
        <w:rPr>
          <w:rFonts w:ascii="Times New Roman" w:hAnsi="Times New Roman" w:cs="Times New Roman"/>
          <w:sz w:val="24"/>
          <w:szCs w:val="24"/>
        </w:rPr>
        <w:t xml:space="preserve"> no </w:t>
      </w:r>
      <w:r w:rsidR="00E53141" w:rsidRPr="00A3036C">
        <w:rPr>
          <w:rFonts w:ascii="Times New Roman" w:hAnsi="Times New Roman" w:cs="Times New Roman"/>
          <w:i/>
          <w:iCs/>
          <w:sz w:val="24"/>
          <w:szCs w:val="24"/>
        </w:rPr>
        <w:t xml:space="preserve">underground </w:t>
      </w:r>
      <w:r w:rsidR="00E53141" w:rsidRPr="00A3036C">
        <w:rPr>
          <w:rFonts w:ascii="Times New Roman" w:hAnsi="Times New Roman" w:cs="Times New Roman"/>
          <w:sz w:val="24"/>
          <w:szCs w:val="24"/>
        </w:rPr>
        <w:t>da rede mundial de computadores</w:t>
      </w:r>
      <w:r w:rsidR="000F7A51" w:rsidRPr="00A3036C">
        <w:rPr>
          <w:rFonts w:ascii="Times New Roman" w:hAnsi="Times New Roman" w:cs="Times New Roman"/>
          <w:sz w:val="24"/>
          <w:szCs w:val="24"/>
        </w:rPr>
        <w:t>.</w:t>
      </w:r>
      <w:r w:rsidR="0004259C" w:rsidRPr="00A3036C">
        <w:rPr>
          <w:rFonts w:ascii="Times New Roman" w:hAnsi="Times New Roman" w:cs="Times New Roman"/>
          <w:sz w:val="24"/>
          <w:szCs w:val="24"/>
        </w:rPr>
        <w:t xml:space="preserve"> </w:t>
      </w:r>
      <w:r w:rsidR="006672A4" w:rsidRPr="00A3036C">
        <w:rPr>
          <w:rFonts w:ascii="Times New Roman" w:hAnsi="Times New Roman" w:cs="Times New Roman"/>
          <w:sz w:val="24"/>
          <w:szCs w:val="24"/>
        </w:rPr>
        <w:t xml:space="preserve">  </w:t>
      </w:r>
    </w:p>
    <w:p w14:paraId="60A68395" w14:textId="6093B53A" w:rsidR="00BC4E06" w:rsidRPr="00A3036C" w:rsidRDefault="009128D3" w:rsidP="001A66E5">
      <w:pPr>
        <w:spacing w:after="0"/>
        <w:jc w:val="both"/>
        <w:rPr>
          <w:rFonts w:ascii="Times New Roman" w:hAnsi="Times New Roman" w:cs="Times New Roman"/>
          <w:sz w:val="24"/>
          <w:szCs w:val="24"/>
        </w:rPr>
      </w:pPr>
      <w:r w:rsidRPr="00A3036C">
        <w:rPr>
          <w:rFonts w:ascii="Times New Roman" w:hAnsi="Times New Roman" w:cs="Times New Roman"/>
          <w:sz w:val="24"/>
          <w:szCs w:val="24"/>
        </w:rPr>
        <w:t>Participantes da chamada de vídeo, d</w:t>
      </w:r>
      <w:r w:rsidR="00BC4E06" w:rsidRPr="00A3036C">
        <w:rPr>
          <w:rFonts w:ascii="Times New Roman" w:hAnsi="Times New Roman" w:cs="Times New Roman"/>
          <w:sz w:val="24"/>
          <w:szCs w:val="24"/>
        </w:rPr>
        <w:t xml:space="preserve">espedem-se e desligam </w:t>
      </w:r>
      <w:r w:rsidR="00E65AF8" w:rsidRPr="00A3036C">
        <w:rPr>
          <w:rFonts w:ascii="Times New Roman" w:hAnsi="Times New Roman" w:cs="Times New Roman"/>
          <w:sz w:val="24"/>
          <w:szCs w:val="24"/>
        </w:rPr>
        <w:t>suas ferramentas</w:t>
      </w:r>
      <w:r w:rsidR="00BC4E06" w:rsidRPr="00A3036C">
        <w:rPr>
          <w:rFonts w:ascii="Times New Roman" w:hAnsi="Times New Roman" w:cs="Times New Roman"/>
          <w:sz w:val="24"/>
          <w:szCs w:val="24"/>
        </w:rPr>
        <w:t>, ávidos para terem acesso a nova crônica “Papo Reto”, a ser escrita, ainda hoje, por Tom Harrison</w:t>
      </w:r>
      <w:r w:rsidR="00765BE4" w:rsidRPr="00A3036C">
        <w:rPr>
          <w:rFonts w:ascii="Times New Roman" w:hAnsi="Times New Roman" w:cs="Times New Roman"/>
          <w:sz w:val="24"/>
          <w:szCs w:val="24"/>
        </w:rPr>
        <w:t>.</w:t>
      </w:r>
    </w:p>
    <w:p w14:paraId="239D7AD0" w14:textId="77777777" w:rsidR="00576978" w:rsidRPr="00A3036C" w:rsidRDefault="00576978" w:rsidP="001A66E5">
      <w:pPr>
        <w:spacing w:after="0"/>
        <w:jc w:val="both"/>
        <w:rPr>
          <w:rFonts w:ascii="Times New Roman" w:hAnsi="Times New Roman" w:cs="Times New Roman"/>
          <w:sz w:val="24"/>
          <w:szCs w:val="24"/>
        </w:rPr>
      </w:pPr>
    </w:p>
    <w:p w14:paraId="3913DF96" w14:textId="77777777" w:rsidR="00CC2028" w:rsidRPr="00A3036C" w:rsidRDefault="00CC2028" w:rsidP="00CC2028">
      <w:pPr>
        <w:spacing w:after="0" w:line="276" w:lineRule="auto"/>
        <w:jc w:val="center"/>
        <w:rPr>
          <w:rFonts w:ascii="Times New Roman" w:eastAsiaTheme="minorEastAsia" w:hAnsi="Times New Roman" w:cs="Times New Roman"/>
          <w:kern w:val="0"/>
          <w:position w:val="-7"/>
          <w:sz w:val="36"/>
          <w:szCs w:val="36"/>
          <w14:ligatures w14:val="none"/>
        </w:rPr>
      </w:pPr>
      <w:r w:rsidRPr="00A3036C">
        <w:rPr>
          <w:rFonts w:ascii="Times New Roman" w:eastAsiaTheme="minorEastAsia" w:hAnsi="Times New Roman" w:cs="Times New Roman"/>
          <w:color w:val="6600FF"/>
          <w:kern w:val="0"/>
          <w:sz w:val="36"/>
          <w:szCs w:val="36"/>
          <w14:ligatures w14:val="none"/>
        </w:rPr>
        <w:t>*******</w:t>
      </w:r>
    </w:p>
    <w:p w14:paraId="60A68398" w14:textId="29EFC1A0" w:rsidR="000D6576" w:rsidRPr="00A3036C" w:rsidRDefault="00886605"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A</w:t>
      </w:r>
      <w:r w:rsidR="004F100B" w:rsidRPr="00A3036C">
        <w:rPr>
          <w:rFonts w:ascii="Times New Roman" w:hAnsi="Times New Roman" w:cs="Times New Roman"/>
          <w:sz w:val="24"/>
          <w:szCs w:val="24"/>
        </w:rPr>
        <w:t>utor d</w:t>
      </w:r>
      <w:r w:rsidRPr="00A3036C">
        <w:rPr>
          <w:rFonts w:ascii="Times New Roman" w:hAnsi="Times New Roman" w:cs="Times New Roman"/>
          <w:sz w:val="24"/>
          <w:szCs w:val="24"/>
        </w:rPr>
        <w:t>a crônica “Papo Reto” elabora neste momento, invadido pelo</w:t>
      </w:r>
      <w:r w:rsidR="004F100B" w:rsidRPr="00A3036C">
        <w:rPr>
          <w:rFonts w:ascii="Times New Roman" w:hAnsi="Times New Roman" w:cs="Times New Roman"/>
          <w:sz w:val="24"/>
          <w:szCs w:val="24"/>
        </w:rPr>
        <w:t xml:space="preserve"> sentimento de liberdade compartilhado com os envolvidos, especialmente,</w:t>
      </w:r>
      <w:r w:rsidR="000D6576" w:rsidRPr="00A3036C">
        <w:rPr>
          <w:rFonts w:ascii="Times New Roman" w:hAnsi="Times New Roman" w:cs="Times New Roman"/>
          <w:sz w:val="24"/>
          <w:szCs w:val="24"/>
        </w:rPr>
        <w:t xml:space="preserve"> Liz Taylor, o texto sensorial e </w:t>
      </w:r>
      <w:r w:rsidR="00802D54" w:rsidRPr="00A3036C">
        <w:rPr>
          <w:rFonts w:ascii="Times New Roman" w:hAnsi="Times New Roman" w:cs="Times New Roman"/>
          <w:sz w:val="24"/>
          <w:szCs w:val="24"/>
        </w:rPr>
        <w:t xml:space="preserve">de forças </w:t>
      </w:r>
      <w:r w:rsidR="000D6576" w:rsidRPr="00A3036C">
        <w:rPr>
          <w:rFonts w:ascii="Times New Roman" w:hAnsi="Times New Roman" w:cs="Times New Roman"/>
          <w:sz w:val="24"/>
          <w:szCs w:val="24"/>
        </w:rPr>
        <w:t>eletromagnétic</w:t>
      </w:r>
      <w:r w:rsidR="00802D54" w:rsidRPr="00A3036C">
        <w:rPr>
          <w:rFonts w:ascii="Times New Roman" w:hAnsi="Times New Roman" w:cs="Times New Roman"/>
          <w:sz w:val="24"/>
          <w:szCs w:val="24"/>
        </w:rPr>
        <w:t>as</w:t>
      </w:r>
      <w:r w:rsidR="004F100B" w:rsidRPr="00A3036C">
        <w:rPr>
          <w:rFonts w:ascii="Times New Roman" w:hAnsi="Times New Roman" w:cs="Times New Roman"/>
          <w:sz w:val="24"/>
          <w:szCs w:val="24"/>
        </w:rPr>
        <w:t xml:space="preserve"> e</w:t>
      </w:r>
      <w:r w:rsidR="00CE3B03" w:rsidRPr="00A3036C">
        <w:rPr>
          <w:rFonts w:ascii="Times New Roman" w:hAnsi="Times New Roman" w:cs="Times New Roman"/>
          <w:sz w:val="24"/>
          <w:szCs w:val="24"/>
        </w:rPr>
        <w:t>m busca do</w:t>
      </w:r>
      <w:r w:rsidR="004F100B" w:rsidRPr="00A3036C">
        <w:rPr>
          <w:rFonts w:ascii="Times New Roman" w:hAnsi="Times New Roman" w:cs="Times New Roman"/>
          <w:sz w:val="24"/>
          <w:szCs w:val="24"/>
        </w:rPr>
        <w:t xml:space="preserve"> perfeito equilíbrio da mente, corpo e espirito, sob o título de “Soberana Energia”</w:t>
      </w:r>
      <w:r w:rsidR="000D6576" w:rsidRPr="00A3036C">
        <w:rPr>
          <w:rFonts w:ascii="Times New Roman" w:hAnsi="Times New Roman" w:cs="Times New Roman"/>
          <w:sz w:val="24"/>
          <w:szCs w:val="24"/>
        </w:rPr>
        <w:t>.</w:t>
      </w:r>
    </w:p>
    <w:p w14:paraId="60A68399" w14:textId="77777777" w:rsidR="000D6576" w:rsidRPr="00A3036C" w:rsidRDefault="000D6576" w:rsidP="004F100B">
      <w:pPr>
        <w:spacing w:after="0"/>
        <w:jc w:val="both"/>
        <w:rPr>
          <w:rFonts w:ascii="Times New Roman" w:hAnsi="Times New Roman" w:cs="Times New Roman"/>
          <w:sz w:val="24"/>
          <w:szCs w:val="24"/>
        </w:rPr>
      </w:pPr>
    </w:p>
    <w:p w14:paraId="60A6839A" w14:textId="548A6C9A" w:rsidR="004F100B" w:rsidRPr="00A3036C" w:rsidRDefault="000D6576" w:rsidP="00D36DE1">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4F100B"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Vamos transformar as fontes energéticas em palavras escritas </w:t>
      </w:r>
      <w:r w:rsidR="0098359B" w:rsidRPr="00A3036C">
        <w:rPr>
          <w:rFonts w:ascii="Times New Roman" w:hAnsi="Times New Roman" w:cs="Times New Roman"/>
          <w:sz w:val="24"/>
          <w:szCs w:val="24"/>
        </w:rPr>
        <w:t>―</w:t>
      </w:r>
      <w:r w:rsidR="00D36DE1"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Tom vibra </w:t>
      </w:r>
      <w:r w:rsidR="004F100B" w:rsidRPr="00A3036C">
        <w:rPr>
          <w:rFonts w:ascii="Times New Roman" w:hAnsi="Times New Roman" w:cs="Times New Roman"/>
          <w:sz w:val="24"/>
          <w:szCs w:val="24"/>
        </w:rPr>
        <w:t>energi</w:t>
      </w:r>
      <w:r w:rsidRPr="00A3036C">
        <w:rPr>
          <w:rFonts w:ascii="Times New Roman" w:hAnsi="Times New Roman" w:cs="Times New Roman"/>
          <w:sz w:val="24"/>
          <w:szCs w:val="24"/>
        </w:rPr>
        <w:t>as eletromagnéticas e emocional para produzir</w:t>
      </w:r>
      <w:r w:rsidR="004F100B" w:rsidRPr="00A3036C">
        <w:rPr>
          <w:rFonts w:ascii="Times New Roman" w:hAnsi="Times New Roman" w:cs="Times New Roman"/>
          <w:sz w:val="24"/>
          <w:szCs w:val="24"/>
        </w:rPr>
        <w:t xml:space="preserve"> a crônica “Papo Reto” </w:t>
      </w:r>
      <w:r w:rsidR="0098359B" w:rsidRPr="00A3036C">
        <w:rPr>
          <w:rFonts w:ascii="Times New Roman" w:hAnsi="Times New Roman" w:cs="Times New Roman"/>
          <w:sz w:val="24"/>
          <w:szCs w:val="24"/>
        </w:rPr>
        <w:t>―</w:t>
      </w:r>
      <w:r w:rsidR="004F100B" w:rsidRPr="00A3036C">
        <w:rPr>
          <w:rFonts w:ascii="Times New Roman" w:hAnsi="Times New Roman" w:cs="Times New Roman"/>
          <w:sz w:val="24"/>
          <w:szCs w:val="24"/>
        </w:rPr>
        <w:t xml:space="preserve"> </w:t>
      </w:r>
      <w:r w:rsidR="005F4C58" w:rsidRPr="00A3036C">
        <w:rPr>
          <w:rFonts w:ascii="Times New Roman" w:hAnsi="Times New Roman" w:cs="Times New Roman"/>
          <w:i/>
          <w:iCs/>
          <w:sz w:val="24"/>
          <w:szCs w:val="24"/>
        </w:rPr>
        <w:t>a</w:t>
      </w:r>
      <w:r w:rsidR="004F100B" w:rsidRPr="00A3036C">
        <w:rPr>
          <w:rFonts w:ascii="Times New Roman" w:hAnsi="Times New Roman" w:cs="Times New Roman"/>
          <w:i/>
          <w:iCs/>
          <w:sz w:val="24"/>
          <w:szCs w:val="24"/>
        </w:rPr>
        <w:t xml:space="preserve"> minha raça humana é universal... o meu sexo é o amor... a minha religião é a consciência... todos os </w:t>
      </w:r>
      <w:r w:rsidR="005F4C58" w:rsidRPr="00A3036C">
        <w:rPr>
          <w:rFonts w:ascii="Times New Roman" w:hAnsi="Times New Roman" w:cs="Times New Roman"/>
          <w:i/>
          <w:iCs/>
          <w:sz w:val="24"/>
          <w:szCs w:val="24"/>
        </w:rPr>
        <w:t>gênero</w:t>
      </w:r>
      <w:r w:rsidR="004F100B" w:rsidRPr="00A3036C">
        <w:rPr>
          <w:rFonts w:ascii="Times New Roman" w:hAnsi="Times New Roman" w:cs="Times New Roman"/>
          <w:i/>
          <w:iCs/>
          <w:sz w:val="24"/>
          <w:szCs w:val="24"/>
        </w:rPr>
        <w:t>s são iguais</w:t>
      </w:r>
      <w:r w:rsidR="004F100B" w:rsidRPr="00A3036C">
        <w:rPr>
          <w:rFonts w:ascii="Times New Roman" w:hAnsi="Times New Roman" w:cs="Times New Roman"/>
          <w:sz w:val="24"/>
          <w:szCs w:val="24"/>
        </w:rPr>
        <w:t xml:space="preserve">. Leitores, a substituição da palavra caridade por consciência, presente anteriormente no primeiro livro da trilogia, </w:t>
      </w:r>
      <w:r w:rsidR="004F100B" w:rsidRPr="00A3036C">
        <w:rPr>
          <w:rFonts w:ascii="Times New Roman" w:hAnsi="Times New Roman" w:cs="Times New Roman"/>
          <w:b/>
          <w:bCs/>
          <w:sz w:val="24"/>
          <w:szCs w:val="24"/>
        </w:rPr>
        <w:t>e</w:t>
      </w:r>
      <w:r w:rsidR="004F100B" w:rsidRPr="00A3036C">
        <w:rPr>
          <w:rFonts w:ascii="Times New Roman" w:hAnsi="Times New Roman" w:cs="Times New Roman"/>
          <w:b/>
          <w:bCs/>
          <w:color w:val="FF0000"/>
          <w:sz w:val="28"/>
          <w:szCs w:val="28"/>
        </w:rPr>
        <w:t>X</w:t>
      </w:r>
      <w:r w:rsidR="004F100B" w:rsidRPr="00A3036C">
        <w:rPr>
          <w:rFonts w:ascii="Times New Roman" w:hAnsi="Times New Roman" w:cs="Times New Roman"/>
          <w:b/>
          <w:bCs/>
          <w:sz w:val="24"/>
          <w:szCs w:val="24"/>
        </w:rPr>
        <w:t xml:space="preserve">ilados da </w:t>
      </w:r>
      <w:r w:rsidR="004F100B" w:rsidRPr="00A3036C">
        <w:rPr>
          <w:rFonts w:ascii="Times New Roman" w:hAnsi="Times New Roman" w:cs="Times New Roman"/>
          <w:b/>
          <w:bCs/>
          <w:color w:val="7030A0"/>
          <w:sz w:val="24"/>
          <w:szCs w:val="24"/>
        </w:rPr>
        <w:t>T</w:t>
      </w:r>
      <w:r w:rsidRPr="00A3036C">
        <w:rPr>
          <w:rFonts w:ascii="Times New Roman" w:hAnsi="Times New Roman" w:cs="Times New Roman"/>
          <w:b/>
          <w:bCs/>
          <w:sz w:val="24"/>
          <w:szCs w:val="24"/>
        </w:rPr>
        <w:t>erra</w:t>
      </w:r>
      <w:r w:rsidRPr="00A3036C">
        <w:rPr>
          <w:rFonts w:ascii="Times New Roman" w:hAnsi="Times New Roman" w:cs="Times New Roman"/>
          <w:sz w:val="24"/>
          <w:szCs w:val="24"/>
        </w:rPr>
        <w:t>, constitui</w:t>
      </w:r>
      <w:r w:rsidR="004F100B" w:rsidRPr="00A3036C">
        <w:rPr>
          <w:rFonts w:ascii="Times New Roman" w:hAnsi="Times New Roman" w:cs="Times New Roman"/>
          <w:sz w:val="24"/>
          <w:szCs w:val="24"/>
        </w:rPr>
        <w:t xml:space="preserve"> a motivação desta crônica. Caridade como quaisquer outros sentimentos benéficos são produzidos na nossa consciência</w:t>
      </w:r>
      <w:r w:rsidR="00D36DE1" w:rsidRPr="00A3036C">
        <w:rPr>
          <w:rFonts w:ascii="Times New Roman" w:hAnsi="Times New Roman" w:cs="Times New Roman"/>
          <w:sz w:val="24"/>
          <w:szCs w:val="24"/>
        </w:rPr>
        <w:t>,</w:t>
      </w:r>
      <w:r w:rsidR="004F100B" w:rsidRPr="00A3036C">
        <w:rPr>
          <w:rFonts w:ascii="Times New Roman" w:hAnsi="Times New Roman" w:cs="Times New Roman"/>
          <w:sz w:val="24"/>
          <w:szCs w:val="24"/>
        </w:rPr>
        <w:t xml:space="preserve"> guerreando com nossos pensamentos aprisionados na dualidade. Aceitar, compreender, elevar a frequência vibracional e ascender ao Eu Superior, essência humana prevista pela Lei universal do amor e definida pel</w:t>
      </w:r>
      <w:r w:rsidR="008D4826" w:rsidRPr="00A3036C">
        <w:rPr>
          <w:rFonts w:ascii="Times New Roman" w:hAnsi="Times New Roman" w:cs="Times New Roman"/>
          <w:sz w:val="24"/>
          <w:szCs w:val="24"/>
        </w:rPr>
        <w:t xml:space="preserve">o </w:t>
      </w:r>
      <w:r w:rsidR="008D4826" w:rsidRPr="00FC6576">
        <w:rPr>
          <w:rFonts w:ascii="Times New Roman" w:hAnsi="Times New Roman" w:cs="Times New Roman"/>
          <w:i/>
          <w:iCs/>
          <w:sz w:val="24"/>
          <w:szCs w:val="24"/>
        </w:rPr>
        <w:t xml:space="preserve">SEU — </w:t>
      </w:r>
      <w:r w:rsidR="004F100B" w:rsidRPr="00FC6576">
        <w:rPr>
          <w:rFonts w:ascii="Times New Roman" w:hAnsi="Times New Roman" w:cs="Times New Roman"/>
          <w:i/>
          <w:iCs/>
          <w:sz w:val="24"/>
          <w:szCs w:val="24"/>
        </w:rPr>
        <w:t>Soberana</w:t>
      </w:r>
      <w:r w:rsidR="00D36DE1" w:rsidRPr="00FC6576">
        <w:rPr>
          <w:rFonts w:ascii="Times New Roman" w:hAnsi="Times New Roman" w:cs="Times New Roman"/>
          <w:i/>
          <w:iCs/>
          <w:sz w:val="24"/>
          <w:szCs w:val="24"/>
        </w:rPr>
        <w:t xml:space="preserve"> Energia</w:t>
      </w:r>
      <w:r w:rsidR="008D4826" w:rsidRPr="00FC6576">
        <w:rPr>
          <w:rFonts w:ascii="Times New Roman" w:hAnsi="Times New Roman" w:cs="Times New Roman"/>
          <w:i/>
          <w:iCs/>
          <w:sz w:val="24"/>
          <w:szCs w:val="24"/>
        </w:rPr>
        <w:t xml:space="preserve"> Universal</w:t>
      </w:r>
      <w:r w:rsidR="00D36DE1" w:rsidRPr="00A3036C">
        <w:rPr>
          <w:rFonts w:ascii="Times New Roman" w:hAnsi="Times New Roman" w:cs="Times New Roman"/>
          <w:sz w:val="24"/>
          <w:szCs w:val="24"/>
        </w:rPr>
        <w:t xml:space="preserve">, cultuando </w:t>
      </w:r>
      <w:r w:rsidR="00D36DE1" w:rsidRPr="00FC6576">
        <w:rPr>
          <w:rFonts w:ascii="Times New Roman" w:hAnsi="Times New Roman" w:cs="Times New Roman"/>
          <w:i/>
          <w:iCs/>
          <w:sz w:val="24"/>
          <w:szCs w:val="24"/>
        </w:rPr>
        <w:t>o</w:t>
      </w:r>
      <w:r w:rsidR="004F100B" w:rsidRPr="00FC6576">
        <w:rPr>
          <w:rFonts w:ascii="Times New Roman" w:hAnsi="Times New Roman" w:cs="Times New Roman"/>
          <w:i/>
          <w:iCs/>
          <w:sz w:val="24"/>
          <w:szCs w:val="24"/>
        </w:rPr>
        <w:t xml:space="preserve"> equilíbrio da inteligibilidade e a mor</w:t>
      </w:r>
      <w:r w:rsidR="004F100B" w:rsidRPr="00A3036C">
        <w:rPr>
          <w:rFonts w:ascii="Times New Roman" w:hAnsi="Times New Roman" w:cs="Times New Roman"/>
          <w:sz w:val="24"/>
          <w:szCs w:val="24"/>
        </w:rPr>
        <w:t xml:space="preserve">alidade, </w:t>
      </w:r>
      <w:r w:rsidR="004F100B" w:rsidRPr="00A3036C">
        <w:rPr>
          <w:rFonts w:ascii="Times New Roman" w:hAnsi="Times New Roman" w:cs="Times New Roman"/>
          <w:sz w:val="24"/>
          <w:szCs w:val="24"/>
        </w:rPr>
        <w:lastRenderedPageBreak/>
        <w:t>torna-se indispensável</w:t>
      </w:r>
      <w:r w:rsidR="00D36DE1" w:rsidRPr="00A3036C">
        <w:rPr>
          <w:rFonts w:ascii="Times New Roman" w:hAnsi="Times New Roman" w:cs="Times New Roman"/>
          <w:sz w:val="24"/>
          <w:szCs w:val="24"/>
        </w:rPr>
        <w:t xml:space="preserve"> para o terrícola</w:t>
      </w:r>
      <w:r w:rsidR="00EF6AE5" w:rsidRPr="00A3036C">
        <w:rPr>
          <w:rFonts w:ascii="Times New Roman" w:hAnsi="Times New Roman" w:cs="Times New Roman"/>
          <w:sz w:val="24"/>
          <w:szCs w:val="24"/>
        </w:rPr>
        <w:t>”</w:t>
      </w:r>
      <w:r w:rsidR="00DA7A38" w:rsidRPr="00A3036C">
        <w:rPr>
          <w:rFonts w:ascii="Times New Roman" w:hAnsi="Times New Roman" w:cs="Times New Roman"/>
          <w:sz w:val="24"/>
          <w:szCs w:val="24"/>
        </w:rPr>
        <w:t xml:space="preserve"> </w:t>
      </w:r>
      <w:r w:rsidR="00AB6616" w:rsidRPr="00A3036C">
        <w:rPr>
          <w:rFonts w:ascii="Times New Roman" w:hAnsi="Times New Roman" w:cs="Times New Roman"/>
          <w:sz w:val="24"/>
          <w:szCs w:val="24"/>
        </w:rPr>
        <w:t>―</w:t>
      </w:r>
      <w:r w:rsidR="00DA7A38" w:rsidRPr="00A3036C">
        <w:rPr>
          <w:rFonts w:ascii="Times New Roman" w:hAnsi="Times New Roman" w:cs="Times New Roman"/>
          <w:sz w:val="24"/>
          <w:szCs w:val="24"/>
        </w:rPr>
        <w:t xml:space="preserve"> Tom</w:t>
      </w:r>
      <w:r w:rsidR="00EF6AE5" w:rsidRPr="00A3036C">
        <w:rPr>
          <w:rFonts w:ascii="Times New Roman" w:hAnsi="Times New Roman" w:cs="Times New Roman"/>
          <w:sz w:val="24"/>
          <w:szCs w:val="24"/>
        </w:rPr>
        <w:t xml:space="preserve"> pede a Liz para aumentar a temperatura do ar condicionado e depois retoma a crônica </w:t>
      </w:r>
      <w:r w:rsidR="00AB6616" w:rsidRPr="00A3036C">
        <w:rPr>
          <w:rFonts w:ascii="Times New Roman" w:hAnsi="Times New Roman" w:cs="Times New Roman"/>
          <w:sz w:val="24"/>
          <w:szCs w:val="24"/>
        </w:rPr>
        <w:t>―</w:t>
      </w:r>
      <w:r w:rsidR="004F100B" w:rsidRPr="00A3036C">
        <w:rPr>
          <w:rFonts w:ascii="Times New Roman" w:hAnsi="Times New Roman" w:cs="Times New Roman"/>
          <w:sz w:val="24"/>
          <w:szCs w:val="24"/>
        </w:rPr>
        <w:t xml:space="preserve"> </w:t>
      </w:r>
      <w:r w:rsidR="00EF6AE5" w:rsidRPr="00A3036C">
        <w:rPr>
          <w:rFonts w:ascii="Times New Roman" w:hAnsi="Times New Roman" w:cs="Times New Roman"/>
          <w:sz w:val="24"/>
          <w:szCs w:val="24"/>
        </w:rPr>
        <w:t xml:space="preserve"> “</w:t>
      </w:r>
      <w:r w:rsidR="00D36DE1" w:rsidRPr="00A3036C">
        <w:rPr>
          <w:rFonts w:ascii="Times New Roman" w:hAnsi="Times New Roman" w:cs="Times New Roman"/>
          <w:sz w:val="24"/>
          <w:szCs w:val="24"/>
        </w:rPr>
        <w:t>Seres, d</w:t>
      </w:r>
      <w:r w:rsidR="004F100B" w:rsidRPr="00A3036C">
        <w:rPr>
          <w:rFonts w:ascii="Times New Roman" w:hAnsi="Times New Roman" w:cs="Times New Roman"/>
          <w:sz w:val="24"/>
          <w:szCs w:val="24"/>
        </w:rPr>
        <w:t>espertos e a despertarem</w:t>
      </w:r>
      <w:r w:rsidR="00D36DE1" w:rsidRPr="00A3036C">
        <w:rPr>
          <w:rFonts w:ascii="Times New Roman" w:hAnsi="Times New Roman" w:cs="Times New Roman"/>
          <w:sz w:val="24"/>
          <w:szCs w:val="24"/>
        </w:rPr>
        <w:t>,</w:t>
      </w:r>
      <w:r w:rsidR="004F100B" w:rsidRPr="00A3036C">
        <w:rPr>
          <w:rFonts w:ascii="Times New Roman" w:hAnsi="Times New Roman" w:cs="Times New Roman"/>
          <w:sz w:val="24"/>
          <w:szCs w:val="24"/>
        </w:rPr>
        <w:t xml:space="preserve"> dimensionais e planetários</w:t>
      </w:r>
      <w:r w:rsidR="006A490A" w:rsidRPr="00A3036C">
        <w:rPr>
          <w:rFonts w:ascii="Times New Roman" w:hAnsi="Times New Roman" w:cs="Times New Roman"/>
          <w:sz w:val="24"/>
          <w:szCs w:val="24"/>
        </w:rPr>
        <w:t>,</w:t>
      </w:r>
      <w:r w:rsidR="00D36DE1" w:rsidRPr="00A3036C">
        <w:rPr>
          <w:rFonts w:ascii="Times New Roman" w:hAnsi="Times New Roman" w:cs="Times New Roman"/>
          <w:sz w:val="24"/>
          <w:szCs w:val="24"/>
        </w:rPr>
        <w:t xml:space="preserve"> </w:t>
      </w:r>
      <w:r w:rsidR="004F100B" w:rsidRPr="00A3036C">
        <w:rPr>
          <w:rFonts w:ascii="Times New Roman" w:hAnsi="Times New Roman" w:cs="Times New Roman"/>
          <w:sz w:val="24"/>
          <w:szCs w:val="24"/>
        </w:rPr>
        <w:t>com ajuda permitida de dezenas de raças benevole</w:t>
      </w:r>
      <w:r w:rsidR="00D36DE1" w:rsidRPr="00A3036C">
        <w:rPr>
          <w:rFonts w:ascii="Times New Roman" w:hAnsi="Times New Roman" w:cs="Times New Roman"/>
          <w:sz w:val="24"/>
          <w:szCs w:val="24"/>
        </w:rPr>
        <w:t xml:space="preserve">ntes e amorosas, </w:t>
      </w:r>
      <w:r w:rsidR="004F100B" w:rsidRPr="00A3036C">
        <w:rPr>
          <w:rFonts w:ascii="Times New Roman" w:hAnsi="Times New Roman" w:cs="Times New Roman"/>
          <w:sz w:val="24"/>
          <w:szCs w:val="24"/>
        </w:rPr>
        <w:t>libertar</w:t>
      </w:r>
      <w:r w:rsidR="00D36DE1" w:rsidRPr="00A3036C">
        <w:rPr>
          <w:rFonts w:ascii="Times New Roman" w:hAnsi="Times New Roman" w:cs="Times New Roman"/>
          <w:sz w:val="24"/>
          <w:szCs w:val="24"/>
        </w:rPr>
        <w:t xml:space="preserve">ão </w:t>
      </w:r>
      <w:r w:rsidR="0077111B" w:rsidRPr="00A3036C">
        <w:rPr>
          <w:rFonts w:ascii="Times New Roman" w:hAnsi="Times New Roman" w:cs="Times New Roman"/>
          <w:sz w:val="24"/>
          <w:szCs w:val="24"/>
        </w:rPr>
        <w:t>o planeta</w:t>
      </w:r>
      <w:r w:rsidR="00D36DE1" w:rsidRPr="00A3036C">
        <w:rPr>
          <w:rFonts w:ascii="Times New Roman" w:hAnsi="Times New Roman" w:cs="Times New Roman"/>
          <w:sz w:val="24"/>
          <w:szCs w:val="24"/>
        </w:rPr>
        <w:t>, fazendo ruir o S</w:t>
      </w:r>
      <w:r w:rsidR="004F100B" w:rsidRPr="00A3036C">
        <w:rPr>
          <w:rFonts w:ascii="Times New Roman" w:hAnsi="Times New Roman" w:cs="Times New Roman"/>
          <w:sz w:val="24"/>
          <w:szCs w:val="24"/>
        </w:rPr>
        <w:t>istema</w:t>
      </w:r>
      <w:r w:rsidR="00D36DE1" w:rsidRPr="00A3036C">
        <w:rPr>
          <w:rFonts w:ascii="Times New Roman" w:hAnsi="Times New Roman" w:cs="Times New Roman"/>
          <w:sz w:val="24"/>
          <w:szCs w:val="24"/>
        </w:rPr>
        <w:t xml:space="preserve"> Terra</w:t>
      </w:r>
      <w:r w:rsidR="005B361C" w:rsidRPr="00A3036C">
        <w:rPr>
          <w:rFonts w:ascii="Times New Roman" w:hAnsi="Times New Roman" w:cs="Times New Roman"/>
          <w:sz w:val="24"/>
          <w:szCs w:val="24"/>
        </w:rPr>
        <w:t xml:space="preserve"> </w:t>
      </w:r>
      <w:r w:rsidR="00D36DE1" w:rsidRPr="00A3036C">
        <w:rPr>
          <w:rFonts w:ascii="Times New Roman" w:hAnsi="Times New Roman" w:cs="Times New Roman"/>
          <w:sz w:val="24"/>
          <w:szCs w:val="24"/>
        </w:rPr>
        <w:t>imposto e</w:t>
      </w:r>
      <w:r w:rsidR="004F100B" w:rsidRPr="00A3036C">
        <w:rPr>
          <w:rFonts w:ascii="Times New Roman" w:hAnsi="Times New Roman" w:cs="Times New Roman"/>
          <w:sz w:val="24"/>
          <w:szCs w:val="24"/>
        </w:rPr>
        <w:t xml:space="preserve"> estabelecido de uma Matrix.</w:t>
      </w:r>
      <w:r w:rsidR="00EF6AE5" w:rsidRPr="00A3036C">
        <w:rPr>
          <w:rFonts w:ascii="Times New Roman" w:hAnsi="Times New Roman" w:cs="Times New Roman"/>
          <w:sz w:val="24"/>
          <w:szCs w:val="24"/>
        </w:rPr>
        <w:t xml:space="preserve"> </w:t>
      </w:r>
      <w:r w:rsidR="004F100B" w:rsidRPr="00A3036C">
        <w:rPr>
          <w:rFonts w:ascii="Times New Roman" w:hAnsi="Times New Roman" w:cs="Times New Roman"/>
          <w:sz w:val="24"/>
          <w:szCs w:val="24"/>
        </w:rPr>
        <w:t>Outrora, Resistência Espiritual, atualmente, classificada, por este cronista, e tantos outros irmãos, despertos,</w:t>
      </w:r>
      <w:r w:rsidR="00EF6AE5" w:rsidRPr="00A3036C">
        <w:rPr>
          <w:rFonts w:ascii="Times New Roman" w:hAnsi="Times New Roman" w:cs="Times New Roman"/>
          <w:sz w:val="24"/>
          <w:szCs w:val="24"/>
        </w:rPr>
        <w:t xml:space="preserve"> como Resistência Dimensional</w:t>
      </w:r>
      <w:r w:rsidR="005B361C" w:rsidRPr="00A3036C">
        <w:rPr>
          <w:rFonts w:ascii="Times New Roman" w:hAnsi="Times New Roman" w:cs="Times New Roman"/>
          <w:sz w:val="24"/>
          <w:szCs w:val="24"/>
        </w:rPr>
        <w:t xml:space="preserve"> </w:t>
      </w:r>
      <w:r w:rsidR="00AB6616" w:rsidRPr="00A3036C">
        <w:rPr>
          <w:rFonts w:ascii="Times New Roman" w:hAnsi="Times New Roman" w:cs="Times New Roman"/>
          <w:sz w:val="24"/>
          <w:szCs w:val="24"/>
        </w:rPr>
        <w:t>―</w:t>
      </w:r>
      <w:r w:rsidR="006A490A" w:rsidRPr="00A3036C">
        <w:rPr>
          <w:rFonts w:ascii="Times New Roman" w:hAnsi="Times New Roman" w:cs="Times New Roman"/>
          <w:sz w:val="24"/>
          <w:szCs w:val="24"/>
        </w:rPr>
        <w:t xml:space="preserve"> Tom serve-se de um copo d’água da garrafa repousada na mesa que o ladeia... respira e continua a criar a textualização da crônica “Papo Reto” </w:t>
      </w:r>
      <w:r w:rsidR="00AB6616" w:rsidRPr="00A3036C">
        <w:rPr>
          <w:rFonts w:ascii="Times New Roman" w:hAnsi="Times New Roman" w:cs="Times New Roman"/>
          <w:sz w:val="24"/>
          <w:szCs w:val="24"/>
        </w:rPr>
        <w:t>―</w:t>
      </w:r>
      <w:r w:rsidR="006A490A" w:rsidRPr="00A3036C">
        <w:rPr>
          <w:rFonts w:ascii="Times New Roman" w:hAnsi="Times New Roman" w:cs="Times New Roman"/>
        </w:rPr>
        <w:t xml:space="preserve"> </w:t>
      </w:r>
      <w:r w:rsidR="004F100B" w:rsidRPr="00A3036C">
        <w:rPr>
          <w:rFonts w:ascii="Times New Roman" w:hAnsi="Times New Roman" w:cs="Times New Roman"/>
          <w:sz w:val="24"/>
          <w:szCs w:val="24"/>
        </w:rPr>
        <w:t xml:space="preserve">Testemunho, aqui, a conexão, única lembrança durante o meu estado de coma no </w:t>
      </w:r>
      <w:r w:rsidR="004F100B" w:rsidRPr="00FC6576">
        <w:rPr>
          <w:rFonts w:ascii="Times New Roman" w:hAnsi="Times New Roman" w:cs="Times New Roman"/>
          <w:b/>
          <w:bCs/>
          <w:sz w:val="24"/>
          <w:szCs w:val="24"/>
        </w:rPr>
        <w:t>PREPARADO</w:t>
      </w:r>
      <w:r w:rsidR="00EF6AE5" w:rsidRPr="00FC6576">
        <w:rPr>
          <w:rFonts w:ascii="Times New Roman" w:hAnsi="Times New Roman" w:cs="Times New Roman"/>
          <w:b/>
          <w:bCs/>
          <w:sz w:val="24"/>
          <w:szCs w:val="24"/>
        </w:rPr>
        <w:t xml:space="preserve"> </w:t>
      </w:r>
      <w:r w:rsidR="00AB6616" w:rsidRPr="00FC6576">
        <w:rPr>
          <w:rFonts w:ascii="Times New Roman" w:hAnsi="Times New Roman" w:cs="Times New Roman"/>
          <w:b/>
          <w:bCs/>
          <w:sz w:val="24"/>
          <w:szCs w:val="24"/>
        </w:rPr>
        <w:t>—</w:t>
      </w:r>
      <w:r w:rsidR="004525D7" w:rsidRPr="00FC6576">
        <w:rPr>
          <w:rFonts w:ascii="Times New Roman" w:hAnsi="Times New Roman" w:cs="Times New Roman"/>
          <w:b/>
          <w:bCs/>
          <w:sz w:val="24"/>
          <w:szCs w:val="24"/>
        </w:rPr>
        <w:t xml:space="preserve"> </w:t>
      </w:r>
      <w:r w:rsidR="00EF6AE5" w:rsidRPr="00FC6576">
        <w:rPr>
          <w:rFonts w:ascii="Times New Roman" w:hAnsi="Times New Roman" w:cs="Times New Roman"/>
          <w:b/>
          <w:bCs/>
          <w:sz w:val="24"/>
          <w:szCs w:val="24"/>
        </w:rPr>
        <w:t>Presídio do Pecador Restaurado Dotado do Onicriador</w:t>
      </w:r>
      <w:r w:rsidR="004F100B" w:rsidRPr="00A3036C">
        <w:rPr>
          <w:rFonts w:ascii="Times New Roman" w:hAnsi="Times New Roman" w:cs="Times New Roman"/>
          <w:sz w:val="24"/>
          <w:szCs w:val="24"/>
        </w:rPr>
        <w:t xml:space="preserve">, com seres dimensionais e de dezenas de raças universais, especialmente, os </w:t>
      </w:r>
      <w:r w:rsidR="004F100B" w:rsidRPr="00A3036C">
        <w:rPr>
          <w:rFonts w:ascii="Times New Roman" w:hAnsi="Times New Roman" w:cs="Times New Roman"/>
          <w:i/>
          <w:sz w:val="24"/>
          <w:szCs w:val="24"/>
        </w:rPr>
        <w:t>morcturianos</w:t>
      </w:r>
      <w:r w:rsidR="004F100B" w:rsidRPr="00A3036C">
        <w:rPr>
          <w:rFonts w:ascii="Times New Roman" w:hAnsi="Times New Roman" w:cs="Times New Roman"/>
          <w:sz w:val="24"/>
          <w:szCs w:val="24"/>
        </w:rPr>
        <w:t>. Representantes das referidas, cuja missão, mediante permissão</w:t>
      </w:r>
      <w:r w:rsidR="00EF6AE5" w:rsidRPr="00A3036C">
        <w:rPr>
          <w:rFonts w:ascii="Times New Roman" w:hAnsi="Times New Roman" w:cs="Times New Roman"/>
          <w:sz w:val="24"/>
          <w:szCs w:val="24"/>
        </w:rPr>
        <w:t xml:space="preserve"> individualizada do terrícola, consiste em</w:t>
      </w:r>
      <w:r w:rsidR="004F100B" w:rsidRPr="00A3036C">
        <w:rPr>
          <w:rFonts w:ascii="Times New Roman" w:hAnsi="Times New Roman" w:cs="Times New Roman"/>
          <w:sz w:val="24"/>
          <w:szCs w:val="24"/>
        </w:rPr>
        <w:t xml:space="preserve"> revelar o poder da</w:t>
      </w:r>
      <w:r w:rsidR="004F100B" w:rsidRPr="00FC6576">
        <w:rPr>
          <w:rFonts w:ascii="Times New Roman" w:hAnsi="Times New Roman" w:cs="Times New Roman"/>
          <w:i/>
          <w:iCs/>
          <w:sz w:val="24"/>
          <w:szCs w:val="24"/>
        </w:rPr>
        <w:t xml:space="preserve"> consciência</w:t>
      </w:r>
      <w:r w:rsidR="004F100B" w:rsidRPr="00A3036C">
        <w:rPr>
          <w:rFonts w:ascii="Times New Roman" w:hAnsi="Times New Roman" w:cs="Times New Roman"/>
          <w:sz w:val="24"/>
          <w:szCs w:val="24"/>
        </w:rPr>
        <w:t xml:space="preserve"> para atingir frequências vibracionais e </w:t>
      </w:r>
      <w:r w:rsidR="004F100B" w:rsidRPr="00FC6576">
        <w:rPr>
          <w:rFonts w:ascii="Times New Roman" w:hAnsi="Times New Roman" w:cs="Times New Roman"/>
          <w:i/>
          <w:iCs/>
          <w:sz w:val="24"/>
          <w:szCs w:val="24"/>
        </w:rPr>
        <w:t>despertar</w:t>
      </w:r>
      <w:r w:rsidR="004F100B" w:rsidRPr="00A3036C">
        <w:rPr>
          <w:rFonts w:ascii="Times New Roman" w:hAnsi="Times New Roman" w:cs="Times New Roman"/>
          <w:sz w:val="24"/>
          <w:szCs w:val="24"/>
        </w:rPr>
        <w:t xml:space="preserve"> o</w:t>
      </w:r>
      <w:r w:rsidR="004F100B" w:rsidRPr="00FC6576">
        <w:rPr>
          <w:rFonts w:ascii="Times New Roman" w:hAnsi="Times New Roman" w:cs="Times New Roman"/>
          <w:i/>
          <w:iCs/>
          <w:sz w:val="24"/>
          <w:szCs w:val="24"/>
        </w:rPr>
        <w:t xml:space="preserve"> Eu Superior</w:t>
      </w:r>
      <w:r w:rsidR="004F100B" w:rsidRPr="00A3036C">
        <w:rPr>
          <w:rFonts w:ascii="Times New Roman" w:hAnsi="Times New Roman" w:cs="Times New Roman"/>
          <w:sz w:val="24"/>
          <w:szCs w:val="24"/>
        </w:rPr>
        <w:t>.  Assim, está acontecendo comigo e quero convocar todos para despertarem as respectivas forças da essência humana para transformar</w:t>
      </w:r>
      <w:r w:rsidR="006A490A" w:rsidRPr="00A3036C">
        <w:rPr>
          <w:rFonts w:ascii="Times New Roman" w:hAnsi="Times New Roman" w:cs="Times New Roman"/>
          <w:sz w:val="24"/>
          <w:szCs w:val="24"/>
        </w:rPr>
        <w:t>mos</w:t>
      </w:r>
      <w:r w:rsidR="004F100B" w:rsidRPr="00A3036C">
        <w:rPr>
          <w:rFonts w:ascii="Times New Roman" w:hAnsi="Times New Roman" w:cs="Times New Roman"/>
          <w:sz w:val="24"/>
          <w:szCs w:val="24"/>
        </w:rPr>
        <w:t xml:space="preserve"> males físicos, mentais e espirituais em sentimentos harmoniosos e evolutivos, despertando à unicidade coletiva em prol da transição </w:t>
      </w:r>
      <w:r w:rsidR="00EF6AE5" w:rsidRPr="00A3036C">
        <w:rPr>
          <w:rFonts w:ascii="Times New Roman" w:hAnsi="Times New Roman" w:cs="Times New Roman"/>
          <w:sz w:val="24"/>
          <w:szCs w:val="24"/>
        </w:rPr>
        <w:t xml:space="preserve">do planeta para quinta dimensão </w:t>
      </w:r>
      <w:r w:rsidR="00AB6616" w:rsidRPr="00A3036C">
        <w:rPr>
          <w:rFonts w:ascii="Times New Roman" w:hAnsi="Times New Roman" w:cs="Times New Roman"/>
          <w:sz w:val="24"/>
          <w:szCs w:val="24"/>
        </w:rPr>
        <w:t>―</w:t>
      </w:r>
      <w:r w:rsidR="00EF6AE5" w:rsidRPr="00A3036C">
        <w:rPr>
          <w:rFonts w:ascii="Times New Roman" w:hAnsi="Times New Roman" w:cs="Times New Roman"/>
          <w:sz w:val="24"/>
          <w:szCs w:val="24"/>
        </w:rPr>
        <w:t xml:space="preserve"> Harrison observado por Liz, revisa e acata o último parágrafo para depois sequenciar sua literalidade </w:t>
      </w:r>
      <w:r w:rsidR="00AB6616" w:rsidRPr="00A3036C">
        <w:rPr>
          <w:rFonts w:ascii="Times New Roman" w:hAnsi="Times New Roman" w:cs="Times New Roman"/>
          <w:sz w:val="24"/>
          <w:szCs w:val="24"/>
        </w:rPr>
        <w:t>―</w:t>
      </w:r>
      <w:r w:rsidR="00413E56" w:rsidRPr="00A3036C">
        <w:rPr>
          <w:rFonts w:ascii="Times New Roman" w:hAnsi="Times New Roman" w:cs="Times New Roman"/>
          <w:sz w:val="24"/>
          <w:szCs w:val="24"/>
        </w:rPr>
        <w:t xml:space="preserve"> </w:t>
      </w:r>
      <w:r w:rsidR="004F100B" w:rsidRPr="00A3036C">
        <w:rPr>
          <w:rFonts w:ascii="Times New Roman" w:hAnsi="Times New Roman" w:cs="Times New Roman"/>
          <w:sz w:val="24"/>
          <w:szCs w:val="24"/>
        </w:rPr>
        <w:t xml:space="preserve">Justificando a evolução de </w:t>
      </w:r>
      <w:r w:rsidR="004F100B" w:rsidRPr="00A3036C">
        <w:rPr>
          <w:rFonts w:ascii="Times New Roman" w:hAnsi="Times New Roman" w:cs="Times New Roman"/>
          <w:i/>
          <w:iCs/>
          <w:sz w:val="24"/>
          <w:szCs w:val="24"/>
        </w:rPr>
        <w:t>a minha raça é humana</w:t>
      </w:r>
      <w:r w:rsidR="004F100B" w:rsidRPr="00A3036C">
        <w:rPr>
          <w:rFonts w:ascii="Times New Roman" w:hAnsi="Times New Roman" w:cs="Times New Roman"/>
          <w:sz w:val="24"/>
          <w:szCs w:val="24"/>
        </w:rPr>
        <w:t xml:space="preserve"> para </w:t>
      </w:r>
      <w:r w:rsidR="004F100B" w:rsidRPr="00A3036C">
        <w:rPr>
          <w:rFonts w:ascii="Times New Roman" w:hAnsi="Times New Roman" w:cs="Times New Roman"/>
          <w:i/>
          <w:iCs/>
          <w:sz w:val="24"/>
          <w:szCs w:val="24"/>
        </w:rPr>
        <w:t>a minha raça humana é universal</w:t>
      </w:r>
      <w:r w:rsidR="004F100B" w:rsidRPr="00A3036C">
        <w:rPr>
          <w:rFonts w:ascii="Times New Roman" w:hAnsi="Times New Roman" w:cs="Times New Roman"/>
          <w:sz w:val="24"/>
          <w:szCs w:val="24"/>
        </w:rPr>
        <w:t xml:space="preserve">, também observada no segundo livro, </w:t>
      </w:r>
      <w:r w:rsidR="004F100B" w:rsidRPr="00A3036C">
        <w:rPr>
          <w:rFonts w:ascii="Times New Roman" w:hAnsi="Times New Roman" w:cs="Times New Roman"/>
          <w:b/>
          <w:bCs/>
          <w:sz w:val="24"/>
          <w:szCs w:val="24"/>
        </w:rPr>
        <w:t>e</w:t>
      </w:r>
      <w:r w:rsidR="004F100B" w:rsidRPr="00A3036C">
        <w:rPr>
          <w:rFonts w:ascii="Times New Roman" w:hAnsi="Times New Roman" w:cs="Times New Roman"/>
          <w:b/>
          <w:bCs/>
          <w:color w:val="FF0000"/>
          <w:sz w:val="28"/>
          <w:szCs w:val="28"/>
        </w:rPr>
        <w:t>X</w:t>
      </w:r>
      <w:r w:rsidR="004F100B" w:rsidRPr="00A3036C">
        <w:rPr>
          <w:rFonts w:ascii="Times New Roman" w:hAnsi="Times New Roman" w:cs="Times New Roman"/>
          <w:b/>
          <w:bCs/>
          <w:sz w:val="24"/>
          <w:szCs w:val="24"/>
        </w:rPr>
        <w:t xml:space="preserve">ilados da </w:t>
      </w:r>
      <w:r w:rsidR="004F100B" w:rsidRPr="00A3036C">
        <w:rPr>
          <w:rFonts w:ascii="Times New Roman" w:hAnsi="Times New Roman" w:cs="Times New Roman"/>
          <w:b/>
          <w:bCs/>
          <w:color w:val="7030A0"/>
          <w:sz w:val="24"/>
          <w:szCs w:val="24"/>
        </w:rPr>
        <w:t>T</w:t>
      </w:r>
      <w:r w:rsidR="004F100B" w:rsidRPr="00A3036C">
        <w:rPr>
          <w:rFonts w:ascii="Times New Roman" w:hAnsi="Times New Roman" w:cs="Times New Roman"/>
          <w:b/>
          <w:bCs/>
          <w:sz w:val="24"/>
          <w:szCs w:val="24"/>
        </w:rPr>
        <w:t>erra</w:t>
      </w:r>
      <w:r w:rsidR="004F100B" w:rsidRPr="00A3036C">
        <w:rPr>
          <w:rFonts w:ascii="Times New Roman" w:hAnsi="Times New Roman" w:cs="Times New Roman"/>
          <w:sz w:val="24"/>
          <w:szCs w:val="24"/>
        </w:rPr>
        <w:t>, da trilogia em concepção com este escritor conectado aos Mestres Acensos de Morcturus, quando o coração pulsante textualiza imagens produzidas na minha c</w:t>
      </w:r>
      <w:r w:rsidR="008A77CB" w:rsidRPr="00A3036C">
        <w:rPr>
          <w:rFonts w:ascii="Times New Roman" w:hAnsi="Times New Roman" w:cs="Times New Roman"/>
          <w:sz w:val="24"/>
          <w:szCs w:val="24"/>
        </w:rPr>
        <w:t xml:space="preserve">onsciência </w:t>
      </w:r>
      <w:r w:rsidR="00AB6616" w:rsidRPr="00A3036C">
        <w:rPr>
          <w:rFonts w:ascii="Times New Roman" w:hAnsi="Times New Roman" w:cs="Times New Roman"/>
          <w:sz w:val="24"/>
          <w:szCs w:val="24"/>
        </w:rPr>
        <w:t>―</w:t>
      </w:r>
      <w:r w:rsidR="008A77CB" w:rsidRPr="00A3036C">
        <w:rPr>
          <w:rFonts w:ascii="Times New Roman" w:hAnsi="Times New Roman" w:cs="Times New Roman"/>
          <w:sz w:val="24"/>
          <w:szCs w:val="24"/>
        </w:rPr>
        <w:t xml:space="preserve"> Tom, tocado, é acariciado pela cumplicidade emocional de Liz Taylor </w:t>
      </w:r>
      <w:r w:rsidR="00AB6616" w:rsidRPr="00A3036C">
        <w:rPr>
          <w:rFonts w:ascii="Times New Roman" w:hAnsi="Times New Roman" w:cs="Times New Roman"/>
          <w:sz w:val="24"/>
          <w:szCs w:val="24"/>
        </w:rPr>
        <w:t>―</w:t>
      </w:r>
      <w:r w:rsidR="008A77CB" w:rsidRPr="00A3036C">
        <w:rPr>
          <w:rFonts w:ascii="Times New Roman" w:hAnsi="Times New Roman" w:cs="Times New Roman"/>
          <w:sz w:val="24"/>
          <w:szCs w:val="24"/>
        </w:rPr>
        <w:t xml:space="preserve"> </w:t>
      </w:r>
      <w:r w:rsidR="004F100B" w:rsidRPr="00A3036C">
        <w:rPr>
          <w:rFonts w:ascii="Times New Roman" w:hAnsi="Times New Roman" w:cs="Times New Roman"/>
          <w:sz w:val="24"/>
          <w:szCs w:val="24"/>
        </w:rPr>
        <w:t xml:space="preserve">Afirmo, </w:t>
      </w:r>
      <w:r w:rsidR="004F100B" w:rsidRPr="00A3036C">
        <w:rPr>
          <w:rFonts w:ascii="Times New Roman" w:hAnsi="Times New Roman" w:cs="Times New Roman"/>
          <w:sz w:val="24"/>
          <w:szCs w:val="24"/>
        </w:rPr>
        <w:lastRenderedPageBreak/>
        <w:t xml:space="preserve">hoje, considerando a herança filosófica familiar evoluída: </w:t>
      </w:r>
      <w:r w:rsidR="004F100B" w:rsidRPr="00A3036C">
        <w:rPr>
          <w:rFonts w:ascii="Times New Roman" w:hAnsi="Times New Roman" w:cs="Times New Roman"/>
          <w:i/>
          <w:iCs/>
          <w:sz w:val="24"/>
          <w:szCs w:val="24"/>
        </w:rPr>
        <w:t xml:space="preserve">a minha raça humana é universal... o meu sexo é o amor... a minha religião é a consciência... todos os </w:t>
      </w:r>
      <w:r w:rsidR="00C90F26" w:rsidRPr="00A3036C">
        <w:rPr>
          <w:rFonts w:ascii="Times New Roman" w:hAnsi="Times New Roman" w:cs="Times New Roman"/>
          <w:i/>
          <w:iCs/>
          <w:sz w:val="24"/>
          <w:szCs w:val="24"/>
        </w:rPr>
        <w:t>gêner</w:t>
      </w:r>
      <w:r w:rsidR="002E538E" w:rsidRPr="00A3036C">
        <w:rPr>
          <w:rFonts w:ascii="Times New Roman" w:hAnsi="Times New Roman" w:cs="Times New Roman"/>
          <w:i/>
          <w:iCs/>
          <w:sz w:val="24"/>
          <w:szCs w:val="24"/>
        </w:rPr>
        <w:t>o</w:t>
      </w:r>
      <w:r w:rsidR="004F100B" w:rsidRPr="00A3036C">
        <w:rPr>
          <w:rFonts w:ascii="Times New Roman" w:hAnsi="Times New Roman" w:cs="Times New Roman"/>
          <w:i/>
          <w:iCs/>
          <w:sz w:val="24"/>
          <w:szCs w:val="24"/>
        </w:rPr>
        <w:t>s são i</w:t>
      </w:r>
      <w:r w:rsidR="008A77CB" w:rsidRPr="00A3036C">
        <w:rPr>
          <w:rFonts w:ascii="Times New Roman" w:hAnsi="Times New Roman" w:cs="Times New Roman"/>
          <w:i/>
          <w:iCs/>
          <w:sz w:val="24"/>
          <w:szCs w:val="24"/>
        </w:rPr>
        <w:t>guais</w:t>
      </w:r>
      <w:r w:rsidR="008A77CB" w:rsidRPr="00A3036C">
        <w:rPr>
          <w:rFonts w:ascii="Times New Roman" w:hAnsi="Times New Roman" w:cs="Times New Roman"/>
          <w:sz w:val="24"/>
          <w:szCs w:val="24"/>
        </w:rPr>
        <w:t>, interiorizado no âmago human</w:t>
      </w:r>
      <w:r w:rsidR="00696276" w:rsidRPr="00A3036C">
        <w:rPr>
          <w:rFonts w:ascii="Times New Roman" w:hAnsi="Times New Roman" w:cs="Times New Roman"/>
          <w:sz w:val="24"/>
          <w:szCs w:val="24"/>
        </w:rPr>
        <w:t>o</w:t>
      </w:r>
      <w:r w:rsidR="008A77CB" w:rsidRPr="00A3036C">
        <w:rPr>
          <w:rFonts w:ascii="Times New Roman" w:hAnsi="Times New Roman" w:cs="Times New Roman"/>
          <w:sz w:val="24"/>
          <w:szCs w:val="24"/>
        </w:rPr>
        <w:t>, o encontro do SEU — Soberana Energia Universal</w:t>
      </w:r>
      <w:r w:rsidR="004F100B" w:rsidRPr="00A3036C">
        <w:rPr>
          <w:rFonts w:ascii="Times New Roman" w:hAnsi="Times New Roman" w:cs="Times New Roman"/>
          <w:sz w:val="24"/>
          <w:szCs w:val="24"/>
        </w:rPr>
        <w:t xml:space="preserve">. Envergamos durante três séculos este conceito, quando sempre se acreditara no religioso e nunca nas religiões terráqueas, excetuando-se o kardecismo entendido e praticado como filosofia. </w:t>
      </w:r>
      <w:r w:rsidR="008A77CB" w:rsidRPr="00A3036C">
        <w:rPr>
          <w:rFonts w:ascii="Times New Roman" w:hAnsi="Times New Roman" w:cs="Times New Roman"/>
          <w:sz w:val="24"/>
          <w:szCs w:val="24"/>
        </w:rPr>
        <w:t>A</w:t>
      </w:r>
      <w:r w:rsidR="004F100B" w:rsidRPr="00A3036C">
        <w:rPr>
          <w:rFonts w:ascii="Times New Roman" w:hAnsi="Times New Roman" w:cs="Times New Roman"/>
          <w:sz w:val="24"/>
          <w:szCs w:val="24"/>
        </w:rPr>
        <w:t>finidades conceituais de quaisquer religiões como esta doutrina mais próxima da verdade absoluta são s</w:t>
      </w:r>
      <w:r w:rsidR="008C241B" w:rsidRPr="00A3036C">
        <w:rPr>
          <w:rFonts w:ascii="Times New Roman" w:hAnsi="Times New Roman" w:cs="Times New Roman"/>
          <w:sz w:val="24"/>
          <w:szCs w:val="24"/>
        </w:rPr>
        <w:t>uscetíveis as manipulações do S</w:t>
      </w:r>
      <w:r w:rsidR="004F100B" w:rsidRPr="00A3036C">
        <w:rPr>
          <w:rFonts w:ascii="Times New Roman" w:hAnsi="Times New Roman" w:cs="Times New Roman"/>
          <w:sz w:val="24"/>
          <w:szCs w:val="24"/>
        </w:rPr>
        <w:t>istema</w:t>
      </w:r>
      <w:r w:rsidR="008C241B" w:rsidRPr="00A3036C">
        <w:rPr>
          <w:rFonts w:ascii="Times New Roman" w:hAnsi="Times New Roman" w:cs="Times New Roman"/>
          <w:sz w:val="24"/>
          <w:szCs w:val="24"/>
        </w:rPr>
        <w:t xml:space="preserve"> Terra</w:t>
      </w:r>
      <w:r w:rsidR="004F100B" w:rsidRPr="00A3036C">
        <w:rPr>
          <w:rFonts w:ascii="Times New Roman" w:hAnsi="Times New Roman" w:cs="Times New Roman"/>
          <w:sz w:val="24"/>
          <w:szCs w:val="24"/>
        </w:rPr>
        <w:t xml:space="preserve"> sustentado pela </w:t>
      </w:r>
      <w:r w:rsidR="004F100B" w:rsidRPr="00A3036C">
        <w:rPr>
          <w:rFonts w:ascii="Times New Roman" w:hAnsi="Times New Roman" w:cs="Times New Roman"/>
          <w:i/>
          <w:iCs/>
          <w:sz w:val="24"/>
          <w:szCs w:val="24"/>
        </w:rPr>
        <w:t>mentira e ilusão</w:t>
      </w:r>
      <w:r w:rsidR="004F100B" w:rsidRPr="00A3036C">
        <w:rPr>
          <w:rFonts w:ascii="Times New Roman" w:hAnsi="Times New Roman" w:cs="Times New Roman"/>
          <w:sz w:val="24"/>
          <w:szCs w:val="24"/>
        </w:rPr>
        <w:t>.</w:t>
      </w:r>
    </w:p>
    <w:p w14:paraId="60A6839B" w14:textId="2F192440" w:rsidR="004F100B" w:rsidRPr="00A3036C" w:rsidRDefault="004F100B" w:rsidP="00D36DE1">
      <w:pPr>
        <w:spacing w:after="0"/>
        <w:jc w:val="both"/>
        <w:rPr>
          <w:rFonts w:ascii="Times New Roman" w:hAnsi="Times New Roman" w:cs="Times New Roman"/>
          <w:sz w:val="24"/>
          <w:szCs w:val="24"/>
        </w:rPr>
      </w:pPr>
      <w:r w:rsidRPr="00A3036C">
        <w:rPr>
          <w:rFonts w:ascii="Times New Roman" w:hAnsi="Times New Roman" w:cs="Times New Roman"/>
          <w:sz w:val="24"/>
          <w:szCs w:val="24"/>
        </w:rPr>
        <w:t>O mergulho na individualidade pela busca de consciência de ter para se</w:t>
      </w:r>
      <w:r w:rsidR="008C241B" w:rsidRPr="00A3036C">
        <w:rPr>
          <w:rFonts w:ascii="Times New Roman" w:hAnsi="Times New Roman" w:cs="Times New Roman"/>
          <w:sz w:val="24"/>
          <w:szCs w:val="24"/>
        </w:rPr>
        <w:t xml:space="preserve">r o poder de Deus, repousado </w:t>
      </w:r>
      <w:r w:rsidR="004D41B7" w:rsidRPr="00A3036C">
        <w:rPr>
          <w:rFonts w:ascii="Times New Roman" w:hAnsi="Times New Roman" w:cs="Times New Roman"/>
          <w:sz w:val="24"/>
          <w:szCs w:val="24"/>
        </w:rPr>
        <w:t>em</w:t>
      </w:r>
      <w:r w:rsidRPr="00A3036C">
        <w:rPr>
          <w:rFonts w:ascii="Times New Roman" w:hAnsi="Times New Roman" w:cs="Times New Roman"/>
          <w:sz w:val="24"/>
          <w:szCs w:val="24"/>
        </w:rPr>
        <w:t xml:space="preserve"> todo terráqueo, está condicionado ao </w:t>
      </w:r>
      <w:r w:rsidRPr="00A3036C">
        <w:rPr>
          <w:rFonts w:ascii="Times New Roman" w:hAnsi="Times New Roman" w:cs="Times New Roman"/>
          <w:i/>
          <w:iCs/>
          <w:sz w:val="24"/>
          <w:szCs w:val="24"/>
        </w:rPr>
        <w:t>equilíbrio da inteligibilidade e a moralidade</w:t>
      </w:r>
      <w:r w:rsidRPr="00A3036C">
        <w:rPr>
          <w:rFonts w:ascii="Times New Roman" w:hAnsi="Times New Roman" w:cs="Times New Roman"/>
          <w:sz w:val="24"/>
          <w:szCs w:val="24"/>
        </w:rPr>
        <w:t>. A humanidade ou parte, acordada ao livre arbítrio, pode ascender a quinta dimensão. Pensamentos convictos serão capacitados a sensações evolutivas e conexões eletromagnét</w:t>
      </w:r>
      <w:r w:rsidR="008C241B" w:rsidRPr="00A3036C">
        <w:rPr>
          <w:rFonts w:ascii="Times New Roman" w:hAnsi="Times New Roman" w:cs="Times New Roman"/>
          <w:sz w:val="24"/>
          <w:szCs w:val="24"/>
        </w:rPr>
        <w:t xml:space="preserve">icas e emocional provenientes do SEU </w:t>
      </w:r>
      <w:r w:rsidR="004A2F8E"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8A77CB" w:rsidRPr="00A3036C">
        <w:rPr>
          <w:rFonts w:ascii="Times New Roman" w:hAnsi="Times New Roman" w:cs="Times New Roman"/>
          <w:sz w:val="24"/>
          <w:szCs w:val="24"/>
        </w:rPr>
        <w:t>Soberan</w:t>
      </w:r>
      <w:r w:rsidR="008C241B" w:rsidRPr="00A3036C">
        <w:rPr>
          <w:rFonts w:ascii="Times New Roman" w:hAnsi="Times New Roman" w:cs="Times New Roman"/>
          <w:sz w:val="24"/>
          <w:szCs w:val="24"/>
        </w:rPr>
        <w:t xml:space="preserve">a </w:t>
      </w:r>
      <w:r w:rsidRPr="00A3036C">
        <w:rPr>
          <w:rFonts w:ascii="Times New Roman" w:hAnsi="Times New Roman" w:cs="Times New Roman"/>
          <w:sz w:val="24"/>
          <w:szCs w:val="24"/>
        </w:rPr>
        <w:t>Energia Universal.  Terrícolas devem equilibrar os chacras</w:t>
      </w:r>
      <w:r w:rsidR="00FC37E5" w:rsidRPr="00A3036C">
        <w:rPr>
          <w:rFonts w:ascii="Times New Roman" w:hAnsi="Times New Roman" w:cs="Times New Roman"/>
          <w:sz w:val="24"/>
          <w:szCs w:val="24"/>
        </w:rPr>
        <w:t>:</w:t>
      </w:r>
      <w:r w:rsidRPr="00A3036C">
        <w:rPr>
          <w:rFonts w:ascii="Times New Roman" w:hAnsi="Times New Roman" w:cs="Times New Roman"/>
          <w:sz w:val="24"/>
          <w:szCs w:val="24"/>
        </w:rPr>
        <w:t xml:space="preserve"> coronariano, laringe, cardíaco, plexo solar, sexual e base, tendo como premissa a única e exclusiva Lei do </w:t>
      </w:r>
      <w:r w:rsidR="009C1C2B" w:rsidRPr="00A3036C">
        <w:rPr>
          <w:rFonts w:ascii="Times New Roman" w:hAnsi="Times New Roman" w:cs="Times New Roman"/>
          <w:sz w:val="24"/>
          <w:szCs w:val="24"/>
        </w:rPr>
        <w:t>u</w:t>
      </w:r>
      <w:r w:rsidRPr="00A3036C">
        <w:rPr>
          <w:rFonts w:ascii="Times New Roman" w:hAnsi="Times New Roman" w:cs="Times New Roman"/>
          <w:sz w:val="24"/>
          <w:szCs w:val="24"/>
        </w:rPr>
        <w:t>niverso</w:t>
      </w:r>
      <w:r w:rsidR="009C1C2B" w:rsidRPr="00A3036C">
        <w:rPr>
          <w:rFonts w:ascii="Times New Roman" w:hAnsi="Times New Roman" w:cs="Times New Roman"/>
          <w:sz w:val="24"/>
          <w:szCs w:val="24"/>
        </w:rPr>
        <w:t xml:space="preserve"> </w:t>
      </w:r>
      <w:r w:rsidRPr="00A3036C">
        <w:rPr>
          <w:rFonts w:ascii="Times New Roman" w:hAnsi="Times New Roman" w:cs="Times New Roman"/>
          <w:sz w:val="24"/>
          <w:szCs w:val="24"/>
        </w:rPr>
        <w:t>simplificada pelo amor. Não estaremos sozinhos, desde que permitamos a assessoria de raças universais evoluídas e condicionadas pela nossa vontade, a missão de conscientizar os terrestres e</w:t>
      </w:r>
      <w:r w:rsidR="008A77CB" w:rsidRPr="00A3036C">
        <w:rPr>
          <w:rFonts w:ascii="Times New Roman" w:hAnsi="Times New Roman" w:cs="Times New Roman"/>
          <w:sz w:val="24"/>
          <w:szCs w:val="24"/>
        </w:rPr>
        <w:t xml:space="preserve"> até sonâmbulos dimensionais </w:t>
      </w:r>
      <w:r w:rsidRPr="00A3036C">
        <w:rPr>
          <w:rFonts w:ascii="Times New Roman" w:hAnsi="Times New Roman" w:cs="Times New Roman"/>
          <w:sz w:val="24"/>
          <w:szCs w:val="24"/>
        </w:rPr>
        <w:t xml:space="preserve">a despertarem para realidade transicional. </w:t>
      </w:r>
      <w:r w:rsidR="00EF77F3" w:rsidRPr="00A3036C">
        <w:rPr>
          <w:rFonts w:ascii="Times New Roman" w:hAnsi="Times New Roman" w:cs="Times New Roman"/>
          <w:sz w:val="24"/>
          <w:szCs w:val="24"/>
        </w:rPr>
        <w:t>Todos os indivíduos</w:t>
      </w:r>
      <w:r w:rsidRPr="00A3036C">
        <w:rPr>
          <w:rFonts w:ascii="Times New Roman" w:hAnsi="Times New Roman" w:cs="Times New Roman"/>
          <w:sz w:val="24"/>
          <w:szCs w:val="24"/>
        </w:rPr>
        <w:t xml:space="preserve"> de alta frequência vibracional, beneficiam todo entorno, assim como o planeta regenerado pelo conceito, inegociável, de unicidade solidificada no amor. Reiterando, que preferências sexuais não definem o ser humano. São apenas sexo! Fortalecendo a ideia, crescente, mesmo inconscientemente, secular</w:t>
      </w:r>
      <w:r w:rsidR="008A77CB" w:rsidRPr="00A3036C">
        <w:rPr>
          <w:rFonts w:ascii="Times New Roman" w:hAnsi="Times New Roman" w:cs="Times New Roman"/>
          <w:sz w:val="24"/>
          <w:szCs w:val="24"/>
        </w:rPr>
        <w:t>,</w:t>
      </w:r>
      <w:r w:rsidRPr="00A3036C">
        <w:rPr>
          <w:rFonts w:ascii="Times New Roman" w:hAnsi="Times New Roman" w:cs="Times New Roman"/>
          <w:sz w:val="24"/>
          <w:szCs w:val="24"/>
        </w:rPr>
        <w:t xml:space="preserve"> de Harrison, Taylor e</w:t>
      </w:r>
      <w:r w:rsidR="008A77CB" w:rsidRPr="00A3036C">
        <w:rPr>
          <w:rFonts w:ascii="Times New Roman" w:hAnsi="Times New Roman" w:cs="Times New Roman"/>
          <w:sz w:val="24"/>
          <w:szCs w:val="24"/>
        </w:rPr>
        <w:t xml:space="preserve"> Agregados: </w:t>
      </w:r>
      <w:r w:rsidR="008A77CB" w:rsidRPr="00A3036C">
        <w:rPr>
          <w:rFonts w:ascii="Times New Roman" w:hAnsi="Times New Roman" w:cs="Times New Roman"/>
          <w:i/>
          <w:iCs/>
          <w:sz w:val="24"/>
          <w:szCs w:val="24"/>
        </w:rPr>
        <w:t>o meu sexo é o amor</w:t>
      </w:r>
      <w:r w:rsidR="008A77CB" w:rsidRPr="00A3036C">
        <w:rPr>
          <w:rFonts w:ascii="Times New Roman" w:hAnsi="Times New Roman" w:cs="Times New Roman"/>
          <w:sz w:val="24"/>
          <w:szCs w:val="24"/>
        </w:rPr>
        <w:t xml:space="preserve"> </w:t>
      </w:r>
      <w:r w:rsidR="004A2F8E" w:rsidRPr="00A3036C">
        <w:rPr>
          <w:rFonts w:ascii="Times New Roman" w:hAnsi="Times New Roman" w:cs="Times New Roman"/>
          <w:sz w:val="24"/>
          <w:szCs w:val="24"/>
        </w:rPr>
        <w:t>—</w:t>
      </w:r>
      <w:r w:rsidR="008A77CB" w:rsidRPr="00A3036C">
        <w:rPr>
          <w:rFonts w:ascii="Times New Roman" w:hAnsi="Times New Roman" w:cs="Times New Roman"/>
          <w:sz w:val="24"/>
          <w:szCs w:val="24"/>
        </w:rPr>
        <w:t xml:space="preserve"> Liz atende ao cronista e lhe serve </w:t>
      </w:r>
      <w:r w:rsidR="008A77CB" w:rsidRPr="00A3036C">
        <w:rPr>
          <w:rFonts w:ascii="Times New Roman" w:hAnsi="Times New Roman" w:cs="Times New Roman"/>
          <w:sz w:val="24"/>
          <w:szCs w:val="24"/>
        </w:rPr>
        <w:lastRenderedPageBreak/>
        <w:t>água... Tom bebe</w:t>
      </w:r>
      <w:r w:rsidR="008B5ADF" w:rsidRPr="00A3036C">
        <w:rPr>
          <w:rFonts w:ascii="Times New Roman" w:hAnsi="Times New Roman" w:cs="Times New Roman"/>
          <w:sz w:val="24"/>
          <w:szCs w:val="24"/>
        </w:rPr>
        <w:t xml:space="preserve"> e devolve o copo vazio e volta a escrever</w:t>
      </w:r>
      <w:r w:rsidR="008A77CB" w:rsidRPr="00A3036C">
        <w:rPr>
          <w:rFonts w:ascii="Times New Roman" w:hAnsi="Times New Roman" w:cs="Times New Roman"/>
          <w:sz w:val="24"/>
          <w:szCs w:val="24"/>
        </w:rPr>
        <w:t xml:space="preserve"> </w:t>
      </w:r>
      <w:r w:rsidR="004A2F8E" w:rsidRPr="00A3036C">
        <w:rPr>
          <w:rFonts w:ascii="Times New Roman" w:hAnsi="Times New Roman" w:cs="Times New Roman"/>
          <w:sz w:val="24"/>
          <w:szCs w:val="24"/>
        </w:rPr>
        <w:t xml:space="preserve">— </w:t>
      </w:r>
      <w:r w:rsidRPr="00A3036C">
        <w:rPr>
          <w:rFonts w:ascii="Times New Roman" w:hAnsi="Times New Roman" w:cs="Times New Roman"/>
          <w:sz w:val="24"/>
          <w:szCs w:val="24"/>
        </w:rPr>
        <w:t>O mundo está mudando e irá mudar, dependendo de nós para acelerarmos este p</w:t>
      </w:r>
      <w:r w:rsidR="008C241B" w:rsidRPr="00A3036C">
        <w:rPr>
          <w:rFonts w:ascii="Times New Roman" w:hAnsi="Times New Roman" w:cs="Times New Roman"/>
          <w:sz w:val="24"/>
          <w:szCs w:val="24"/>
        </w:rPr>
        <w:t>rocesso e</w:t>
      </w:r>
      <w:r w:rsidRPr="00A3036C">
        <w:rPr>
          <w:rFonts w:ascii="Times New Roman" w:hAnsi="Times New Roman" w:cs="Times New Roman"/>
          <w:sz w:val="24"/>
          <w:szCs w:val="24"/>
        </w:rPr>
        <w:t xml:space="preserve"> encontra</w:t>
      </w:r>
      <w:r w:rsidR="008C241B" w:rsidRPr="00A3036C">
        <w:rPr>
          <w:rFonts w:ascii="Times New Roman" w:hAnsi="Times New Roman" w:cs="Times New Roman"/>
          <w:sz w:val="24"/>
          <w:szCs w:val="24"/>
        </w:rPr>
        <w:t>rmos</w:t>
      </w:r>
      <w:r w:rsidRPr="00A3036C">
        <w:rPr>
          <w:rFonts w:ascii="Times New Roman" w:hAnsi="Times New Roman" w:cs="Times New Roman"/>
          <w:sz w:val="24"/>
          <w:szCs w:val="24"/>
        </w:rPr>
        <w:t xml:space="preserve"> o amor incondicional praticado entre seres habitantes de esferas superiores. Acredito no que sinto, vejo e vivo. Atualmente, a minha raça humana é universal. Seres conectados apresentam a forma humana com as principais diferenças nas cores de pele e na altura entre um metro e meio e dois metros e trinta</w:t>
      </w:r>
      <w:r w:rsidR="008B5ADF" w:rsidRPr="00A3036C">
        <w:rPr>
          <w:rFonts w:ascii="Times New Roman" w:hAnsi="Times New Roman" w:cs="Times New Roman"/>
          <w:sz w:val="24"/>
          <w:szCs w:val="24"/>
        </w:rPr>
        <w:t xml:space="preserve"> e cinco</w:t>
      </w:r>
      <w:r w:rsidRPr="00A3036C">
        <w:rPr>
          <w:rFonts w:ascii="Times New Roman" w:hAnsi="Times New Roman" w:cs="Times New Roman"/>
          <w:sz w:val="24"/>
          <w:szCs w:val="24"/>
        </w:rPr>
        <w:t xml:space="preserve"> centímetros.</w:t>
      </w:r>
    </w:p>
    <w:p w14:paraId="60A6839C" w14:textId="1AE667B2" w:rsidR="004F100B" w:rsidRPr="00A3036C" w:rsidRDefault="004F100B" w:rsidP="00D36DE1">
      <w:pPr>
        <w:spacing w:after="0"/>
        <w:jc w:val="both"/>
        <w:rPr>
          <w:rFonts w:ascii="Times New Roman" w:hAnsi="Times New Roman" w:cs="Times New Roman"/>
          <w:sz w:val="24"/>
          <w:szCs w:val="24"/>
        </w:rPr>
      </w:pPr>
      <w:r w:rsidRPr="00A3036C">
        <w:rPr>
          <w:rFonts w:ascii="Times New Roman" w:hAnsi="Times New Roman" w:cs="Times New Roman"/>
          <w:sz w:val="24"/>
          <w:szCs w:val="24"/>
        </w:rPr>
        <w:t>Serenidade nos leva a estrada da compreensão da verdade</w:t>
      </w:r>
      <w:r w:rsidR="008C241B" w:rsidRPr="00A3036C">
        <w:rPr>
          <w:rFonts w:ascii="Times New Roman" w:hAnsi="Times New Roman" w:cs="Times New Roman"/>
          <w:sz w:val="24"/>
          <w:szCs w:val="24"/>
        </w:rPr>
        <w:t xml:space="preserve"> verdadeira, ligados a</w:t>
      </w:r>
      <w:r w:rsidR="00DF1BA8" w:rsidRPr="00A3036C">
        <w:rPr>
          <w:rFonts w:ascii="Times New Roman" w:hAnsi="Times New Roman" w:cs="Times New Roman"/>
          <w:sz w:val="24"/>
          <w:szCs w:val="24"/>
        </w:rPr>
        <w:t>o</w:t>
      </w:r>
      <w:r w:rsidR="008C241B" w:rsidRPr="00A3036C">
        <w:rPr>
          <w:rFonts w:ascii="Times New Roman" w:hAnsi="Times New Roman" w:cs="Times New Roman"/>
          <w:sz w:val="24"/>
          <w:szCs w:val="24"/>
        </w:rPr>
        <w:t xml:space="preserve"> </w:t>
      </w:r>
      <w:r w:rsidR="008C241B" w:rsidRPr="00FC6576">
        <w:rPr>
          <w:rFonts w:ascii="Times New Roman" w:hAnsi="Times New Roman" w:cs="Times New Roman"/>
          <w:i/>
          <w:iCs/>
          <w:sz w:val="24"/>
          <w:szCs w:val="24"/>
        </w:rPr>
        <w:t xml:space="preserve">SEU </w:t>
      </w:r>
      <w:r w:rsidR="005F3D2C" w:rsidRPr="00FC6576">
        <w:rPr>
          <w:rFonts w:ascii="Times New Roman" w:hAnsi="Times New Roman" w:cs="Times New Roman"/>
          <w:i/>
          <w:iCs/>
          <w:sz w:val="24"/>
          <w:szCs w:val="24"/>
        </w:rPr>
        <w:t>—</w:t>
      </w:r>
      <w:r w:rsidR="008C241B" w:rsidRPr="00FC6576">
        <w:rPr>
          <w:rFonts w:ascii="Times New Roman" w:hAnsi="Times New Roman" w:cs="Times New Roman"/>
          <w:i/>
          <w:iCs/>
          <w:sz w:val="24"/>
          <w:szCs w:val="24"/>
        </w:rPr>
        <w:t xml:space="preserve"> Soberana</w:t>
      </w:r>
      <w:r w:rsidRPr="00FC6576">
        <w:rPr>
          <w:rFonts w:ascii="Times New Roman" w:hAnsi="Times New Roman" w:cs="Times New Roman"/>
          <w:i/>
          <w:iCs/>
          <w:sz w:val="24"/>
          <w:szCs w:val="24"/>
        </w:rPr>
        <w:t xml:space="preserve"> Energia Universal</w:t>
      </w:r>
      <w:r w:rsidRPr="00FC6576">
        <w:rPr>
          <w:rFonts w:ascii="Times New Roman" w:hAnsi="Times New Roman" w:cs="Times New Roman"/>
          <w:sz w:val="24"/>
          <w:szCs w:val="24"/>
        </w:rPr>
        <w:t>,</w:t>
      </w:r>
      <w:r w:rsidRPr="00FC6576">
        <w:rPr>
          <w:rFonts w:ascii="Times New Roman" w:hAnsi="Times New Roman" w:cs="Times New Roman"/>
          <w:i/>
          <w:iCs/>
          <w:sz w:val="24"/>
          <w:szCs w:val="24"/>
        </w:rPr>
        <w:t xml:space="preserve"> </w:t>
      </w:r>
      <w:r w:rsidRPr="00A3036C">
        <w:rPr>
          <w:rFonts w:ascii="Times New Roman" w:hAnsi="Times New Roman" w:cs="Times New Roman"/>
          <w:sz w:val="24"/>
          <w:szCs w:val="24"/>
        </w:rPr>
        <w:t>onde mais cedo ou mais tarde estaremos matando a nossa sede de conhecimento negado pelo Sistema Terra</w:t>
      </w:r>
      <w:r w:rsidR="005F3D2C" w:rsidRPr="00A3036C">
        <w:rPr>
          <w:rFonts w:ascii="Times New Roman" w:hAnsi="Times New Roman" w:cs="Times New Roman"/>
          <w:sz w:val="24"/>
          <w:szCs w:val="24"/>
        </w:rPr>
        <w:t xml:space="preserve"> ―</w:t>
      </w:r>
      <w:r w:rsidR="008B5ADF" w:rsidRPr="00A3036C">
        <w:rPr>
          <w:rFonts w:ascii="Times New Roman" w:hAnsi="Times New Roman" w:cs="Times New Roman"/>
          <w:sz w:val="24"/>
          <w:szCs w:val="24"/>
        </w:rPr>
        <w:t xml:space="preserve"> Harrison para de escrever... conectado as forças dimensionais retoma o texto </w:t>
      </w:r>
      <w:r w:rsidR="005F3D2C" w:rsidRPr="00A3036C">
        <w:rPr>
          <w:rFonts w:ascii="Times New Roman" w:hAnsi="Times New Roman" w:cs="Times New Roman"/>
          <w:sz w:val="24"/>
          <w:szCs w:val="24"/>
        </w:rPr>
        <w:t xml:space="preserve">― </w:t>
      </w:r>
      <w:r w:rsidR="008B5ADF" w:rsidRPr="00A3036C">
        <w:rPr>
          <w:rFonts w:ascii="Times New Roman" w:hAnsi="Times New Roman" w:cs="Times New Roman"/>
          <w:sz w:val="24"/>
          <w:szCs w:val="24"/>
        </w:rPr>
        <w:t>“</w:t>
      </w:r>
      <w:r w:rsidRPr="00A3036C">
        <w:rPr>
          <w:rFonts w:ascii="Times New Roman" w:hAnsi="Times New Roman" w:cs="Times New Roman"/>
          <w:sz w:val="24"/>
          <w:szCs w:val="24"/>
        </w:rPr>
        <w:t xml:space="preserve">Alan Kardec, Bezerra de Menezes, Chico Xavier e até mesmo Jesus Cristo são homens dimensionais e vieram nos ensinar o que não aprendemos, devido as manipulações sistemáticas monitoradas pelo </w:t>
      </w:r>
      <w:r w:rsidRPr="00FC6576">
        <w:rPr>
          <w:rFonts w:ascii="Times New Roman" w:hAnsi="Times New Roman" w:cs="Times New Roman"/>
          <w:b/>
          <w:bCs/>
          <w:sz w:val="24"/>
          <w:szCs w:val="24"/>
        </w:rPr>
        <w:t xml:space="preserve">SPA </w:t>
      </w:r>
      <w:r w:rsidR="005F3D2C" w:rsidRPr="00FC6576">
        <w:rPr>
          <w:rFonts w:ascii="Times New Roman" w:hAnsi="Times New Roman" w:cs="Times New Roman"/>
          <w:b/>
          <w:bCs/>
          <w:sz w:val="24"/>
          <w:szCs w:val="24"/>
        </w:rPr>
        <w:t>—</w:t>
      </w:r>
      <w:r w:rsidRPr="00FC6576">
        <w:rPr>
          <w:rFonts w:ascii="Times New Roman" w:hAnsi="Times New Roman" w:cs="Times New Roman"/>
          <w:b/>
          <w:bCs/>
          <w:sz w:val="24"/>
          <w:szCs w:val="24"/>
        </w:rPr>
        <w:t xml:space="preserve"> Supremo Poder Anônimo</w:t>
      </w:r>
      <w:r w:rsidRPr="00A3036C">
        <w:rPr>
          <w:rFonts w:ascii="Times New Roman" w:hAnsi="Times New Roman" w:cs="Times New Roman"/>
          <w:sz w:val="24"/>
          <w:szCs w:val="24"/>
        </w:rPr>
        <w:t xml:space="preserve">, através da </w:t>
      </w:r>
      <w:r w:rsidRPr="00FC6576">
        <w:rPr>
          <w:rFonts w:ascii="Times New Roman" w:hAnsi="Times New Roman" w:cs="Times New Roman"/>
          <w:b/>
          <w:bCs/>
          <w:sz w:val="24"/>
          <w:szCs w:val="24"/>
        </w:rPr>
        <w:t xml:space="preserve">IMSD </w:t>
      </w:r>
      <w:r w:rsidR="005F3D2C" w:rsidRPr="00FC6576">
        <w:rPr>
          <w:rFonts w:ascii="Times New Roman" w:hAnsi="Times New Roman" w:cs="Times New Roman"/>
          <w:b/>
          <w:bCs/>
          <w:sz w:val="24"/>
          <w:szCs w:val="24"/>
        </w:rPr>
        <w:t>—</w:t>
      </w:r>
      <w:r w:rsidRPr="00FC6576">
        <w:rPr>
          <w:rFonts w:ascii="Times New Roman" w:hAnsi="Times New Roman" w:cs="Times New Roman"/>
          <w:b/>
          <w:bCs/>
          <w:sz w:val="24"/>
          <w:szCs w:val="24"/>
        </w:rPr>
        <w:t>Independência Mundial dos Servos de Deus</w:t>
      </w:r>
      <w:r w:rsidRPr="00A3036C">
        <w:rPr>
          <w:rFonts w:ascii="Times New Roman" w:hAnsi="Times New Roman" w:cs="Times New Roman"/>
          <w:sz w:val="24"/>
          <w:szCs w:val="24"/>
        </w:rPr>
        <w:t>.</w:t>
      </w:r>
    </w:p>
    <w:p w14:paraId="60A6839D" w14:textId="131A7477" w:rsidR="008B5ADF" w:rsidRPr="00A3036C" w:rsidRDefault="004F100B" w:rsidP="00D36DE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humanidade terá um salto quântico </w:t>
      </w:r>
      <w:r w:rsidR="008C241B" w:rsidRPr="00A3036C">
        <w:rPr>
          <w:rFonts w:ascii="Times New Roman" w:hAnsi="Times New Roman" w:cs="Times New Roman"/>
          <w:sz w:val="24"/>
          <w:szCs w:val="24"/>
        </w:rPr>
        <w:t>que melhorará e muito a vida do terráqueo</w:t>
      </w:r>
      <w:r w:rsidR="00DE31F7" w:rsidRPr="00A3036C">
        <w:rPr>
          <w:rFonts w:ascii="Times New Roman" w:hAnsi="Times New Roman" w:cs="Times New Roman"/>
          <w:sz w:val="24"/>
          <w:szCs w:val="24"/>
        </w:rPr>
        <w:t>, quando este</w:t>
      </w:r>
      <w:r w:rsidR="008C241B" w:rsidRPr="00A3036C">
        <w:rPr>
          <w:rFonts w:ascii="Times New Roman" w:hAnsi="Times New Roman" w:cs="Times New Roman"/>
          <w:sz w:val="24"/>
          <w:szCs w:val="24"/>
        </w:rPr>
        <w:t xml:space="preserve"> </w:t>
      </w:r>
      <w:r w:rsidR="00DE31F7" w:rsidRPr="00A3036C">
        <w:rPr>
          <w:rFonts w:ascii="Times New Roman" w:hAnsi="Times New Roman" w:cs="Times New Roman"/>
          <w:sz w:val="24"/>
          <w:szCs w:val="24"/>
        </w:rPr>
        <w:t>auto individualizar</w:t>
      </w:r>
      <w:r w:rsidR="008C241B" w:rsidRPr="00A3036C">
        <w:rPr>
          <w:rFonts w:ascii="Times New Roman" w:hAnsi="Times New Roman" w:cs="Times New Roman"/>
          <w:sz w:val="24"/>
          <w:szCs w:val="24"/>
        </w:rPr>
        <w:t xml:space="preserve"> </w:t>
      </w:r>
      <w:r w:rsidR="00DE31F7" w:rsidRPr="00A3036C">
        <w:rPr>
          <w:rFonts w:ascii="Times New Roman" w:hAnsi="Times New Roman" w:cs="Times New Roman"/>
          <w:sz w:val="24"/>
          <w:szCs w:val="24"/>
        </w:rPr>
        <w:t xml:space="preserve">a filosofia, preferindo, doutrina: </w:t>
      </w:r>
      <w:r w:rsidR="00DE31F7" w:rsidRPr="00A3036C">
        <w:rPr>
          <w:rFonts w:ascii="Times New Roman" w:hAnsi="Times New Roman" w:cs="Times New Roman"/>
          <w:i/>
          <w:iCs/>
          <w:sz w:val="24"/>
          <w:szCs w:val="24"/>
        </w:rPr>
        <w:t xml:space="preserve">a minha raça humana é universal... o meu sexo é o amor... a minha religião é a consciência... todos os </w:t>
      </w:r>
      <w:r w:rsidR="00097ADB" w:rsidRPr="00A3036C">
        <w:rPr>
          <w:rFonts w:ascii="Times New Roman" w:hAnsi="Times New Roman" w:cs="Times New Roman"/>
          <w:i/>
          <w:iCs/>
          <w:sz w:val="24"/>
          <w:szCs w:val="24"/>
        </w:rPr>
        <w:t>gênero</w:t>
      </w:r>
      <w:r w:rsidR="00DE31F7" w:rsidRPr="00A3036C">
        <w:rPr>
          <w:rFonts w:ascii="Times New Roman" w:hAnsi="Times New Roman" w:cs="Times New Roman"/>
          <w:i/>
          <w:iCs/>
          <w:sz w:val="24"/>
          <w:szCs w:val="24"/>
        </w:rPr>
        <w:t>s são iguais</w:t>
      </w:r>
      <w:r w:rsidR="008B5ADF" w:rsidRPr="00A3036C">
        <w:rPr>
          <w:rFonts w:ascii="Times New Roman" w:hAnsi="Times New Roman" w:cs="Times New Roman"/>
          <w:sz w:val="24"/>
          <w:szCs w:val="24"/>
        </w:rPr>
        <w:t xml:space="preserve"> </w:t>
      </w:r>
      <w:r w:rsidR="005F3D2C" w:rsidRPr="00A3036C">
        <w:rPr>
          <w:rFonts w:ascii="Times New Roman" w:hAnsi="Times New Roman" w:cs="Times New Roman"/>
          <w:sz w:val="24"/>
          <w:szCs w:val="24"/>
        </w:rPr>
        <w:t>―</w:t>
      </w:r>
    </w:p>
    <w:p w14:paraId="60A6839E" w14:textId="637DAB25" w:rsidR="004F100B" w:rsidRPr="00A3036C" w:rsidRDefault="008B5ADF" w:rsidP="00D36DE1">
      <w:pPr>
        <w:spacing w:after="0"/>
        <w:jc w:val="both"/>
        <w:rPr>
          <w:rFonts w:ascii="Times New Roman" w:hAnsi="Times New Roman" w:cs="Times New Roman"/>
          <w:sz w:val="24"/>
          <w:szCs w:val="24"/>
        </w:rPr>
      </w:pPr>
      <w:r w:rsidRPr="00A3036C">
        <w:rPr>
          <w:rFonts w:ascii="Times New Roman" w:hAnsi="Times New Roman" w:cs="Times New Roman"/>
          <w:sz w:val="24"/>
          <w:szCs w:val="24"/>
        </w:rPr>
        <w:t>Liz canaliza a busca de Tom, vibrando no silêncio da inspiração</w:t>
      </w:r>
      <w:r w:rsidR="00756F4B" w:rsidRPr="00A3036C">
        <w:rPr>
          <w:rFonts w:ascii="Times New Roman" w:hAnsi="Times New Roman" w:cs="Times New Roman"/>
          <w:sz w:val="24"/>
          <w:szCs w:val="24"/>
        </w:rPr>
        <w:t xml:space="preserve"> para prosseguir a concepção da redação </w:t>
      </w:r>
      <w:r w:rsidR="005F3D2C" w:rsidRPr="00A3036C">
        <w:rPr>
          <w:rFonts w:ascii="Times New Roman" w:hAnsi="Times New Roman" w:cs="Times New Roman"/>
          <w:sz w:val="24"/>
          <w:szCs w:val="24"/>
        </w:rPr>
        <w:t>―</w:t>
      </w:r>
      <w:r w:rsidR="00DE31F7" w:rsidRPr="00A3036C">
        <w:rPr>
          <w:rFonts w:ascii="Times New Roman" w:hAnsi="Times New Roman" w:cs="Times New Roman"/>
          <w:sz w:val="24"/>
          <w:szCs w:val="24"/>
        </w:rPr>
        <w:t xml:space="preserve"> </w:t>
      </w:r>
      <w:r w:rsidR="004F100B" w:rsidRPr="00A3036C">
        <w:rPr>
          <w:rFonts w:ascii="Times New Roman" w:hAnsi="Times New Roman" w:cs="Times New Roman"/>
          <w:sz w:val="24"/>
          <w:szCs w:val="24"/>
        </w:rPr>
        <w:t>Direitos básicos usufruído</w:t>
      </w:r>
      <w:r w:rsidRPr="00A3036C">
        <w:rPr>
          <w:rFonts w:ascii="Times New Roman" w:hAnsi="Times New Roman" w:cs="Times New Roman"/>
          <w:sz w:val="24"/>
          <w:szCs w:val="24"/>
        </w:rPr>
        <w:t>s</w:t>
      </w:r>
      <w:r w:rsidR="004F100B" w:rsidRPr="00A3036C">
        <w:rPr>
          <w:rFonts w:ascii="Times New Roman" w:hAnsi="Times New Roman" w:cs="Times New Roman"/>
          <w:sz w:val="24"/>
          <w:szCs w:val="24"/>
        </w:rPr>
        <w:t xml:space="preserve"> por todos, além de conquistas condicionadas ao equilíbrio da inteligibilidade e a moralidade</w:t>
      </w:r>
      <w:r w:rsidR="00DE31F7" w:rsidRPr="00A3036C">
        <w:rPr>
          <w:rFonts w:ascii="Times New Roman" w:hAnsi="Times New Roman" w:cs="Times New Roman"/>
          <w:sz w:val="24"/>
          <w:szCs w:val="24"/>
        </w:rPr>
        <w:t>, promoverão igualdade, fraternidade e liberdade</w:t>
      </w:r>
      <w:r w:rsidR="004F100B" w:rsidRPr="00A3036C">
        <w:rPr>
          <w:rFonts w:ascii="Times New Roman" w:hAnsi="Times New Roman" w:cs="Times New Roman"/>
          <w:sz w:val="24"/>
          <w:szCs w:val="24"/>
        </w:rPr>
        <w:t>. Imaginem o planeta sem doenças e toda população terrestre</w:t>
      </w:r>
      <w:r w:rsidR="00DE31F7" w:rsidRPr="00A3036C">
        <w:rPr>
          <w:rFonts w:ascii="Times New Roman" w:hAnsi="Times New Roman" w:cs="Times New Roman"/>
          <w:sz w:val="24"/>
          <w:szCs w:val="24"/>
        </w:rPr>
        <w:t xml:space="preserve"> vibrando na frequência do amor. Terrícolas</w:t>
      </w:r>
      <w:r w:rsidR="004F100B" w:rsidRPr="00A3036C">
        <w:rPr>
          <w:rFonts w:ascii="Times New Roman" w:hAnsi="Times New Roman" w:cs="Times New Roman"/>
          <w:sz w:val="24"/>
          <w:szCs w:val="24"/>
        </w:rPr>
        <w:t xml:space="preserve"> se respeita</w:t>
      </w:r>
      <w:r w:rsidR="00D10EB5" w:rsidRPr="00A3036C">
        <w:rPr>
          <w:rFonts w:ascii="Times New Roman" w:hAnsi="Times New Roman" w:cs="Times New Roman"/>
          <w:sz w:val="24"/>
          <w:szCs w:val="24"/>
        </w:rPr>
        <w:t xml:space="preserve">ndo </w:t>
      </w:r>
      <w:r w:rsidR="004F100B" w:rsidRPr="00A3036C">
        <w:rPr>
          <w:rFonts w:ascii="Times New Roman" w:hAnsi="Times New Roman" w:cs="Times New Roman"/>
          <w:sz w:val="24"/>
          <w:szCs w:val="24"/>
        </w:rPr>
        <w:t xml:space="preserve">como humanos, descartando todas as fobias, conceitos e </w:t>
      </w:r>
      <w:r w:rsidR="004F100B" w:rsidRPr="00A3036C">
        <w:rPr>
          <w:rFonts w:ascii="Times New Roman" w:hAnsi="Times New Roman" w:cs="Times New Roman"/>
          <w:sz w:val="24"/>
          <w:szCs w:val="24"/>
        </w:rPr>
        <w:lastRenderedPageBreak/>
        <w:t xml:space="preserve">preconceitos amantes da segregação, quando todos os homens são iguais, apesar de diferenças físicas e intelectuais. O coração é o melhor mestre para captarmos o aprendizado da delicadeza, entendermos e cultuarmos plantios de sentimentos harmoniosos e colhermos, paulatinamente, </w:t>
      </w:r>
      <w:r w:rsidR="00DA7A38" w:rsidRPr="00A3036C">
        <w:rPr>
          <w:rFonts w:ascii="Times New Roman" w:hAnsi="Times New Roman" w:cs="Times New Roman"/>
          <w:sz w:val="24"/>
          <w:szCs w:val="24"/>
        </w:rPr>
        <w:t xml:space="preserve">nas energias eletromagnéticas e emocional, </w:t>
      </w:r>
      <w:r w:rsidR="004F100B" w:rsidRPr="00A3036C">
        <w:rPr>
          <w:rFonts w:ascii="Times New Roman" w:hAnsi="Times New Roman" w:cs="Times New Roman"/>
          <w:sz w:val="24"/>
          <w:szCs w:val="24"/>
        </w:rPr>
        <w:t>todas as faces do amor.</w:t>
      </w:r>
    </w:p>
    <w:p w14:paraId="60A683A0" w14:textId="38F23E9E" w:rsidR="004F100B" w:rsidRPr="001E170F" w:rsidRDefault="004F100B" w:rsidP="004F100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livro dois da trilogia, </w:t>
      </w:r>
      <w:r w:rsidRPr="00A3036C">
        <w:rPr>
          <w:rFonts w:ascii="Times New Roman" w:hAnsi="Times New Roman" w:cs="Times New Roman"/>
          <w:b/>
          <w:bCs/>
          <w:sz w:val="24"/>
          <w:szCs w:val="24"/>
        </w:rPr>
        <w:t>e</w:t>
      </w:r>
      <w:r w:rsidRPr="00A3036C">
        <w:rPr>
          <w:rFonts w:ascii="Times New Roman" w:hAnsi="Times New Roman" w:cs="Times New Roman"/>
          <w:b/>
          <w:bCs/>
          <w:color w:val="FF0000"/>
          <w:sz w:val="28"/>
          <w:szCs w:val="28"/>
        </w:rPr>
        <w:t>X</w:t>
      </w:r>
      <w:r w:rsidRPr="00A3036C">
        <w:rPr>
          <w:rFonts w:ascii="Times New Roman" w:hAnsi="Times New Roman" w:cs="Times New Roman"/>
          <w:b/>
          <w:bCs/>
          <w:sz w:val="24"/>
          <w:szCs w:val="24"/>
        </w:rPr>
        <w:t xml:space="preserve">ilados da </w:t>
      </w:r>
      <w:r w:rsidRPr="00A3036C">
        <w:rPr>
          <w:rFonts w:ascii="Times New Roman" w:hAnsi="Times New Roman" w:cs="Times New Roman"/>
          <w:b/>
          <w:bCs/>
          <w:color w:val="7030A0"/>
          <w:sz w:val="24"/>
          <w:szCs w:val="24"/>
        </w:rPr>
        <w:t>T</w:t>
      </w:r>
      <w:r w:rsidRPr="00A3036C">
        <w:rPr>
          <w:rFonts w:ascii="Times New Roman" w:hAnsi="Times New Roman" w:cs="Times New Roman"/>
          <w:b/>
          <w:bCs/>
          <w:sz w:val="24"/>
          <w:szCs w:val="24"/>
        </w:rPr>
        <w:t>erra</w:t>
      </w:r>
      <w:r w:rsidRPr="00A3036C">
        <w:rPr>
          <w:rFonts w:ascii="Times New Roman" w:hAnsi="Times New Roman" w:cs="Times New Roman"/>
          <w:sz w:val="24"/>
          <w:szCs w:val="24"/>
        </w:rPr>
        <w:t xml:space="preserve">, rascunhado numa reunião espiritual familiar, está em concepção, sendo assistido por dezenas de raças estelares alimentadas pelo SEU </w:t>
      </w:r>
      <w:r w:rsidR="005F3D2C" w:rsidRPr="00A3036C">
        <w:rPr>
          <w:rFonts w:ascii="Times New Roman" w:hAnsi="Times New Roman" w:cs="Times New Roman"/>
          <w:sz w:val="24"/>
          <w:szCs w:val="24"/>
        </w:rPr>
        <w:t>—</w:t>
      </w:r>
      <w:r w:rsidRPr="00A3036C">
        <w:rPr>
          <w:rFonts w:ascii="Times New Roman" w:hAnsi="Times New Roman" w:cs="Times New Roman"/>
          <w:sz w:val="24"/>
          <w:szCs w:val="24"/>
        </w:rPr>
        <w:t xml:space="preserve"> Soberana Energia Universal. A minha raça humana é universal... o meu sexo é o amor... a minha religião é a consciência... todos os homens são iguais</w:t>
      </w:r>
      <w:r w:rsidR="00DE31F7" w:rsidRPr="00A3036C">
        <w:rPr>
          <w:rFonts w:ascii="Times New Roman" w:hAnsi="Times New Roman" w:cs="Times New Roman"/>
          <w:sz w:val="24"/>
          <w:szCs w:val="24"/>
        </w:rPr>
        <w:t xml:space="preserve">. </w:t>
      </w:r>
      <w:r w:rsidRPr="00A3036C">
        <w:rPr>
          <w:rFonts w:ascii="Times New Roman" w:hAnsi="Times New Roman" w:cs="Times New Roman"/>
          <w:sz w:val="24"/>
          <w:szCs w:val="24"/>
        </w:rPr>
        <w:t>Esta filosofia pretende invadir os corações da população planetária residente no primeiro plano terráqueo. Assim como todos os outros não conhecidos e que serão revelados, considerando a preparação para perfeito equilíbrio vibracional da ment</w:t>
      </w:r>
      <w:r w:rsidR="00DA7A38" w:rsidRPr="00A3036C">
        <w:rPr>
          <w:rFonts w:ascii="Times New Roman" w:hAnsi="Times New Roman" w:cs="Times New Roman"/>
          <w:sz w:val="24"/>
          <w:szCs w:val="24"/>
        </w:rPr>
        <w:t>e, corpo e espírito do ser humano</w:t>
      </w:r>
      <w:r w:rsidRPr="00A3036C">
        <w:rPr>
          <w:rFonts w:ascii="Times New Roman" w:hAnsi="Times New Roman" w:cs="Times New Roman"/>
          <w:sz w:val="24"/>
          <w:szCs w:val="24"/>
        </w:rPr>
        <w:t xml:space="preserve">, evitando aos terráqueos despertos que façam parte, ladeados pelos integrantes do SPA </w:t>
      </w:r>
      <w:r w:rsidR="005F3D2C" w:rsidRPr="00A3036C">
        <w:rPr>
          <w:rFonts w:ascii="Times New Roman" w:hAnsi="Times New Roman" w:cs="Times New Roman"/>
          <w:sz w:val="24"/>
          <w:szCs w:val="24"/>
        </w:rPr>
        <w:t>—</w:t>
      </w:r>
      <w:r w:rsidRPr="00A3036C">
        <w:rPr>
          <w:rFonts w:ascii="Times New Roman" w:hAnsi="Times New Roman" w:cs="Times New Roman"/>
          <w:sz w:val="24"/>
          <w:szCs w:val="24"/>
        </w:rPr>
        <w:t xml:space="preserve"> Supremo Poder Anônimo e humanos a serviço e amantes das paixões materiais, de os </w:t>
      </w:r>
      <w:r w:rsidRPr="00A3036C">
        <w:rPr>
          <w:rFonts w:ascii="Times New Roman" w:hAnsi="Times New Roman" w:cs="Times New Roman"/>
          <w:b/>
          <w:sz w:val="24"/>
          <w:szCs w:val="24"/>
        </w:rPr>
        <w:t>e</w:t>
      </w:r>
      <w:r w:rsidRPr="00A3036C">
        <w:rPr>
          <w:rFonts w:ascii="Times New Roman" w:hAnsi="Times New Roman" w:cs="Times New Roman"/>
          <w:b/>
          <w:color w:val="FF0000"/>
          <w:sz w:val="32"/>
          <w:szCs w:val="32"/>
        </w:rPr>
        <w:t>X</w:t>
      </w:r>
      <w:r w:rsidRPr="00A3036C">
        <w:rPr>
          <w:rFonts w:ascii="Times New Roman" w:hAnsi="Times New Roman" w:cs="Times New Roman"/>
          <w:b/>
          <w:sz w:val="24"/>
          <w:szCs w:val="24"/>
        </w:rPr>
        <w:t xml:space="preserve">ilados da </w:t>
      </w:r>
      <w:r w:rsidRPr="00A3036C">
        <w:rPr>
          <w:rFonts w:ascii="Times New Roman" w:hAnsi="Times New Roman" w:cs="Times New Roman"/>
          <w:b/>
          <w:color w:val="7030A0"/>
          <w:sz w:val="24"/>
          <w:szCs w:val="24"/>
        </w:rPr>
        <w:t>T</w:t>
      </w:r>
      <w:r w:rsidRPr="00A3036C">
        <w:rPr>
          <w:rFonts w:ascii="Times New Roman" w:hAnsi="Times New Roman" w:cs="Times New Roman"/>
          <w:b/>
          <w:sz w:val="24"/>
          <w:szCs w:val="24"/>
        </w:rPr>
        <w:t>erra</w:t>
      </w:r>
      <w:r w:rsidRPr="00A3036C">
        <w:rPr>
          <w:rFonts w:ascii="Times New Roman" w:hAnsi="Times New Roman" w:cs="Times New Roman"/>
          <w:sz w:val="24"/>
          <w:szCs w:val="24"/>
        </w:rPr>
        <w:t xml:space="preserve">... </w:t>
      </w:r>
      <w:r w:rsidRPr="00A3036C">
        <w:rPr>
          <w:rFonts w:ascii="Times New Roman" w:hAnsi="Times New Roman" w:cs="Times New Roman"/>
          <w:b/>
          <w:sz w:val="24"/>
          <w:szCs w:val="24"/>
        </w:rPr>
        <w:t>passado pacto para o futuro</w:t>
      </w:r>
      <w:r w:rsidR="009D2FEA" w:rsidRPr="00A3036C">
        <w:rPr>
          <w:rFonts w:ascii="Times New Roman" w:hAnsi="Times New Roman" w:cs="Times New Roman"/>
          <w:bCs/>
          <w:sz w:val="24"/>
          <w:szCs w:val="24"/>
        </w:rPr>
        <w:t>”</w:t>
      </w:r>
      <w:r w:rsidRPr="00A3036C">
        <w:rPr>
          <w:rFonts w:ascii="Times New Roman" w:hAnsi="Times New Roman" w:cs="Times New Roman"/>
          <w:sz w:val="24"/>
          <w:szCs w:val="24"/>
        </w:rPr>
        <w:t xml:space="preserve"> </w:t>
      </w:r>
      <w:r w:rsidR="005F3D2C" w:rsidRPr="00A3036C">
        <w:rPr>
          <w:rFonts w:ascii="Times New Roman" w:hAnsi="Times New Roman" w:cs="Times New Roman"/>
          <w:sz w:val="24"/>
          <w:szCs w:val="24"/>
        </w:rPr>
        <w:t>―</w:t>
      </w:r>
      <w:r w:rsidR="00382CDD"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Tom Harris assina Joseph Harrison, observado por Liz Taylor </w:t>
      </w:r>
      <w:r w:rsidR="005F3D2C" w:rsidRPr="00A3036C">
        <w:rPr>
          <w:rFonts w:ascii="Times New Roman" w:hAnsi="Times New Roman" w:cs="Times New Roman"/>
          <w:sz w:val="24"/>
          <w:szCs w:val="24"/>
        </w:rPr>
        <w:t>―</w:t>
      </w:r>
      <w:r w:rsidR="00382CDD" w:rsidRPr="00A3036C">
        <w:rPr>
          <w:rFonts w:ascii="Times New Roman" w:hAnsi="Times New Roman" w:cs="Times New Roman"/>
          <w:sz w:val="24"/>
          <w:szCs w:val="24"/>
        </w:rPr>
        <w:t xml:space="preserve"> </w:t>
      </w:r>
      <w:r w:rsidRPr="00A3036C">
        <w:rPr>
          <w:rFonts w:ascii="Times New Roman" w:hAnsi="Times New Roman" w:cs="Times New Roman"/>
          <w:sz w:val="24"/>
          <w:szCs w:val="24"/>
        </w:rPr>
        <w:t>Convicto, assumo a nomenclatura de Joseph Harrison, não, por termos, mas, sim sermos o mesmo espírito, assim como, minha mulher, Elizabeth, conhecida como Liz Taylor é o invólucro corporal de Ana Carolina, eterno amor de Joseph. Somos quatro</w:t>
      </w:r>
      <w:r w:rsidR="007717CB" w:rsidRPr="00A3036C">
        <w:rPr>
          <w:rFonts w:ascii="Times New Roman" w:hAnsi="Times New Roman" w:cs="Times New Roman"/>
          <w:sz w:val="24"/>
          <w:szCs w:val="24"/>
        </w:rPr>
        <w:t>:</w:t>
      </w:r>
      <w:r w:rsidRPr="00A3036C">
        <w:rPr>
          <w:rFonts w:ascii="Times New Roman" w:hAnsi="Times New Roman" w:cs="Times New Roman"/>
          <w:sz w:val="24"/>
          <w:szCs w:val="24"/>
        </w:rPr>
        <w:t xml:space="preserve"> dois corpos</w:t>
      </w:r>
      <w:r w:rsidR="006D771D" w:rsidRPr="00A3036C">
        <w:rPr>
          <w:rFonts w:ascii="Times New Roman" w:hAnsi="Times New Roman" w:cs="Times New Roman"/>
          <w:sz w:val="24"/>
          <w:szCs w:val="24"/>
        </w:rPr>
        <w:t xml:space="preserve"> desaparecidos</w:t>
      </w:r>
      <w:r w:rsidRPr="00A3036C">
        <w:rPr>
          <w:rFonts w:ascii="Times New Roman" w:hAnsi="Times New Roman" w:cs="Times New Roman"/>
          <w:sz w:val="24"/>
          <w:szCs w:val="24"/>
        </w:rPr>
        <w:t xml:space="preserve"> e duas almas gêmeas, desde sempre, integrantes, ontem, da Resistência Espiritual... hoje, da Resistência Dimensional </w:t>
      </w:r>
      <w:r w:rsidR="005F3D2C" w:rsidRPr="00A3036C">
        <w:rPr>
          <w:rFonts w:ascii="Times New Roman" w:hAnsi="Times New Roman" w:cs="Times New Roman"/>
          <w:sz w:val="24"/>
          <w:szCs w:val="24"/>
        </w:rPr>
        <w:t xml:space="preserve">― </w:t>
      </w:r>
      <w:r w:rsidRPr="00A3036C">
        <w:rPr>
          <w:rFonts w:ascii="Times New Roman" w:hAnsi="Times New Roman" w:cs="Times New Roman"/>
          <w:sz w:val="24"/>
          <w:szCs w:val="24"/>
        </w:rPr>
        <w:t>Tom, agora, definitivamente, Joseph, ativa o sistema robotizado e posta a crônica “Papo Reto”, sob o título: “Soberana Energia”, na rede mundial de computadores, utilizando</w:t>
      </w:r>
      <w:r w:rsidR="000038E6" w:rsidRPr="00A3036C">
        <w:rPr>
          <w:rFonts w:ascii="Times New Roman" w:hAnsi="Times New Roman" w:cs="Times New Roman"/>
          <w:sz w:val="24"/>
          <w:szCs w:val="24"/>
        </w:rPr>
        <w:t>-se</w:t>
      </w:r>
      <w:r w:rsidRPr="00A3036C">
        <w:rPr>
          <w:rFonts w:ascii="Times New Roman" w:hAnsi="Times New Roman" w:cs="Times New Roman"/>
          <w:sz w:val="24"/>
          <w:szCs w:val="24"/>
        </w:rPr>
        <w:t xml:space="preserve"> do </w:t>
      </w:r>
      <w:r w:rsidRPr="00A3036C">
        <w:rPr>
          <w:rFonts w:ascii="Times New Roman" w:hAnsi="Times New Roman" w:cs="Times New Roman"/>
          <w:i/>
          <w:iCs/>
          <w:sz w:val="24"/>
          <w:szCs w:val="24"/>
        </w:rPr>
        <w:t>underground</w:t>
      </w:r>
      <w:r w:rsidRPr="00A3036C">
        <w:rPr>
          <w:rFonts w:ascii="Times New Roman" w:hAnsi="Times New Roman" w:cs="Times New Roman"/>
          <w:sz w:val="24"/>
          <w:szCs w:val="24"/>
        </w:rPr>
        <w:t xml:space="preserve"> da </w:t>
      </w:r>
      <w:r w:rsidRPr="00A3036C">
        <w:rPr>
          <w:rFonts w:ascii="Times New Roman" w:hAnsi="Times New Roman" w:cs="Times New Roman"/>
          <w:sz w:val="24"/>
          <w:szCs w:val="24"/>
        </w:rPr>
        <w:lastRenderedPageBreak/>
        <w:t xml:space="preserve">internet </w:t>
      </w:r>
      <w:r w:rsidR="005F3D2C" w:rsidRPr="00A3036C">
        <w:rPr>
          <w:rFonts w:ascii="Times New Roman" w:hAnsi="Times New Roman" w:cs="Times New Roman"/>
          <w:sz w:val="24"/>
          <w:szCs w:val="24"/>
        </w:rPr>
        <w:t>―</w:t>
      </w:r>
      <w:r w:rsidR="00EE06B3"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Não demora muito e saberemos a repercussão desta crônica maravilhosa </w:t>
      </w:r>
      <w:r w:rsidR="005F3D2C" w:rsidRPr="00A3036C">
        <w:rPr>
          <w:rFonts w:ascii="Times New Roman" w:hAnsi="Times New Roman" w:cs="Times New Roman"/>
          <w:sz w:val="24"/>
          <w:szCs w:val="24"/>
        </w:rPr>
        <w:t>―</w:t>
      </w:r>
      <w:r w:rsidR="00EE06B3"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Liz Taylor qualifica </w:t>
      </w:r>
      <w:r w:rsidR="005F3D2C" w:rsidRPr="00A3036C">
        <w:rPr>
          <w:rFonts w:ascii="Times New Roman" w:hAnsi="Times New Roman" w:cs="Times New Roman"/>
          <w:sz w:val="24"/>
          <w:szCs w:val="24"/>
        </w:rPr>
        <w:t>―</w:t>
      </w:r>
      <w:r w:rsidRPr="00A3036C">
        <w:rPr>
          <w:rFonts w:ascii="Times New Roman" w:hAnsi="Times New Roman" w:cs="Times New Roman"/>
          <w:sz w:val="24"/>
          <w:szCs w:val="24"/>
        </w:rPr>
        <w:t xml:space="preserve"> Adeptos e divulgadores, inclusos os amantes Dr. Lauro e Judas Escariotes, </w:t>
      </w:r>
      <w:r w:rsidR="00926F94" w:rsidRPr="00A3036C">
        <w:rPr>
          <w:rFonts w:ascii="Times New Roman" w:hAnsi="Times New Roman" w:cs="Times New Roman"/>
          <w:sz w:val="24"/>
          <w:szCs w:val="24"/>
        </w:rPr>
        <w:t xml:space="preserve">adepto </w:t>
      </w:r>
      <w:r w:rsidRPr="00A3036C">
        <w:rPr>
          <w:rFonts w:ascii="Times New Roman" w:hAnsi="Times New Roman" w:cs="Times New Roman"/>
          <w:sz w:val="24"/>
          <w:szCs w:val="24"/>
        </w:rPr>
        <w:t>anônimo da filosofia: a minha raça humana é universal... o meu sexo é o amor... a minha religião é a consciência... todos os homens são iguais</w:t>
      </w:r>
      <w:r w:rsidR="001526D5"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têm acesso a crônica “Papo Reto”  </w:t>
      </w:r>
      <w:r w:rsidR="005F3D2C"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Liz, perplexa, porém, sentindo seu coração pulsar, intensamente, o amor, eletrificado em todos os seus chacras, crente, codifica a mensagem dimensional concebida pelo seu homem </w:t>
      </w:r>
      <w:r w:rsidR="005F3D2C" w:rsidRPr="00A3036C">
        <w:rPr>
          <w:rFonts w:ascii="Times New Roman" w:hAnsi="Times New Roman" w:cs="Times New Roman"/>
          <w:sz w:val="24"/>
          <w:szCs w:val="24"/>
        </w:rPr>
        <w:t>―</w:t>
      </w:r>
      <w:r w:rsidR="00EE06B3"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Tom e Liz vão se energizar na praia, certos de que não correm risco de serem vistos, considerando o horário avançado para rotina da fazenda. Início da madrugada abraçada pela Lua cheia é o cenário perfeito para o casal retomar a resenha motivada pela crônica e atuais convicções de seu autor em relação a existência do </w:t>
      </w:r>
      <w:r w:rsidRPr="00367A72">
        <w:rPr>
          <w:rFonts w:ascii="Times New Roman" w:hAnsi="Times New Roman" w:cs="Times New Roman"/>
          <w:b/>
          <w:bCs/>
          <w:sz w:val="24"/>
          <w:szCs w:val="24"/>
        </w:rPr>
        <w:t>Sistema Terra</w:t>
      </w:r>
      <w:r w:rsidRPr="00A3036C">
        <w:rPr>
          <w:rFonts w:ascii="Times New Roman" w:hAnsi="Times New Roman" w:cs="Times New Roman"/>
          <w:sz w:val="24"/>
          <w:szCs w:val="24"/>
        </w:rPr>
        <w:t>.</w:t>
      </w:r>
    </w:p>
    <w:p w14:paraId="4A7558C1" w14:textId="77777777" w:rsidR="00CC2028" w:rsidRPr="00A3036C" w:rsidRDefault="00CC2028" w:rsidP="00CC2028">
      <w:pPr>
        <w:spacing w:after="0" w:line="276" w:lineRule="auto"/>
        <w:jc w:val="center"/>
        <w:rPr>
          <w:rFonts w:ascii="Times New Roman" w:eastAsiaTheme="minorEastAsia" w:hAnsi="Times New Roman" w:cs="Times New Roman"/>
          <w:kern w:val="0"/>
          <w:position w:val="-7"/>
          <w:sz w:val="36"/>
          <w:szCs w:val="36"/>
          <w14:ligatures w14:val="none"/>
        </w:rPr>
      </w:pPr>
      <w:r w:rsidRPr="00A3036C">
        <w:rPr>
          <w:rFonts w:ascii="Times New Roman" w:eastAsiaTheme="minorEastAsia" w:hAnsi="Times New Roman" w:cs="Times New Roman"/>
          <w:color w:val="6600FF"/>
          <w:kern w:val="0"/>
          <w:sz w:val="36"/>
          <w:szCs w:val="36"/>
          <w14:ligatures w14:val="none"/>
        </w:rPr>
        <w:t>*******</w:t>
      </w:r>
    </w:p>
    <w:p w14:paraId="0E952777" w14:textId="273A184D" w:rsidR="00903245" w:rsidRPr="00A3036C" w:rsidRDefault="00C360F3" w:rsidP="004F100B">
      <w:pPr>
        <w:spacing w:after="0"/>
        <w:rPr>
          <w:rFonts w:ascii="Times New Roman" w:hAnsi="Times New Roman" w:cs="Times New Roman"/>
          <w:sz w:val="24"/>
          <w:szCs w:val="24"/>
        </w:rPr>
      </w:pPr>
      <w:r w:rsidRPr="00A3036C">
        <w:rPr>
          <w:rFonts w:ascii="Times New Roman" w:hAnsi="Times New Roman" w:cs="Times New Roman"/>
          <w:sz w:val="24"/>
          <w:szCs w:val="24"/>
        </w:rPr>
        <w:t>▬</w:t>
      </w:r>
      <w:r w:rsidR="00FB60FD" w:rsidRPr="00A3036C">
        <w:rPr>
          <w:rFonts w:ascii="Times New Roman" w:hAnsi="Times New Roman" w:cs="Times New Roman"/>
          <w:sz w:val="24"/>
          <w:szCs w:val="24"/>
        </w:rPr>
        <w:t xml:space="preserve"> Nossa</w:t>
      </w:r>
      <w:r w:rsidR="000D3B18" w:rsidRPr="00A3036C">
        <w:rPr>
          <w:rFonts w:ascii="Times New Roman" w:hAnsi="Times New Roman" w:cs="Times New Roman"/>
          <w:sz w:val="24"/>
          <w:szCs w:val="24"/>
        </w:rPr>
        <w:t xml:space="preserve">! Olha a Lua </w:t>
      </w:r>
      <w:r w:rsidR="005F3D2C" w:rsidRPr="00A3036C">
        <w:rPr>
          <w:rFonts w:ascii="Times New Roman" w:hAnsi="Times New Roman" w:cs="Times New Roman"/>
          <w:sz w:val="24"/>
          <w:szCs w:val="24"/>
        </w:rPr>
        <w:t xml:space="preserve">― </w:t>
      </w:r>
      <w:r w:rsidR="000A50FD" w:rsidRPr="00A3036C">
        <w:rPr>
          <w:rFonts w:ascii="Times New Roman" w:hAnsi="Times New Roman" w:cs="Times New Roman"/>
          <w:sz w:val="24"/>
          <w:szCs w:val="24"/>
        </w:rPr>
        <w:t>Liz</w:t>
      </w:r>
      <w:r w:rsidR="006249B6" w:rsidRPr="00A3036C">
        <w:rPr>
          <w:rFonts w:ascii="Times New Roman" w:hAnsi="Times New Roman" w:cs="Times New Roman"/>
          <w:sz w:val="24"/>
          <w:szCs w:val="24"/>
        </w:rPr>
        <w:t xml:space="preserve"> chama atenção de </w:t>
      </w:r>
      <w:r w:rsidR="00C13CD4" w:rsidRPr="00A3036C">
        <w:rPr>
          <w:rFonts w:ascii="Times New Roman" w:hAnsi="Times New Roman" w:cs="Times New Roman"/>
          <w:sz w:val="24"/>
          <w:szCs w:val="24"/>
        </w:rPr>
        <w:t xml:space="preserve">Tom </w:t>
      </w:r>
      <w:r w:rsidR="006249B6" w:rsidRPr="00A3036C">
        <w:rPr>
          <w:rFonts w:ascii="Times New Roman" w:hAnsi="Times New Roman" w:cs="Times New Roman"/>
          <w:sz w:val="24"/>
          <w:szCs w:val="24"/>
        </w:rPr>
        <w:t xml:space="preserve">para </w:t>
      </w:r>
      <w:r w:rsidR="000B5276" w:rsidRPr="00A3036C">
        <w:rPr>
          <w:rFonts w:ascii="Times New Roman" w:hAnsi="Times New Roman" w:cs="Times New Roman"/>
          <w:sz w:val="24"/>
          <w:szCs w:val="24"/>
        </w:rPr>
        <w:t>observa</w:t>
      </w:r>
      <w:r w:rsidR="006249B6" w:rsidRPr="00A3036C">
        <w:rPr>
          <w:rFonts w:ascii="Times New Roman" w:hAnsi="Times New Roman" w:cs="Times New Roman"/>
          <w:sz w:val="24"/>
          <w:szCs w:val="24"/>
        </w:rPr>
        <w:t>r</w:t>
      </w:r>
      <w:r w:rsidR="000B5276" w:rsidRPr="00A3036C">
        <w:rPr>
          <w:rFonts w:ascii="Times New Roman" w:hAnsi="Times New Roman" w:cs="Times New Roman"/>
          <w:sz w:val="24"/>
          <w:szCs w:val="24"/>
        </w:rPr>
        <w:t xml:space="preserve"> a Lua cheia</w:t>
      </w:r>
      <w:r w:rsidR="00D22594" w:rsidRPr="00A3036C">
        <w:rPr>
          <w:rFonts w:ascii="Times New Roman" w:hAnsi="Times New Roman" w:cs="Times New Roman"/>
          <w:sz w:val="24"/>
          <w:szCs w:val="24"/>
        </w:rPr>
        <w:t>,</w:t>
      </w:r>
      <w:r w:rsidR="000B5276" w:rsidRPr="00A3036C">
        <w:rPr>
          <w:rFonts w:ascii="Times New Roman" w:hAnsi="Times New Roman" w:cs="Times New Roman"/>
          <w:sz w:val="24"/>
          <w:szCs w:val="24"/>
        </w:rPr>
        <w:t xml:space="preserve"> alaranjada</w:t>
      </w:r>
      <w:r w:rsidR="00BD1F58" w:rsidRPr="00A3036C">
        <w:rPr>
          <w:rFonts w:ascii="Times New Roman" w:hAnsi="Times New Roman" w:cs="Times New Roman"/>
          <w:sz w:val="24"/>
          <w:szCs w:val="24"/>
        </w:rPr>
        <w:t xml:space="preserve">, </w:t>
      </w:r>
      <w:r w:rsidR="002A5067" w:rsidRPr="00A3036C">
        <w:rPr>
          <w:rFonts w:ascii="Times New Roman" w:hAnsi="Times New Roman" w:cs="Times New Roman"/>
          <w:sz w:val="24"/>
          <w:szCs w:val="24"/>
        </w:rPr>
        <w:t>com</w:t>
      </w:r>
      <w:r w:rsidR="00BD1F58" w:rsidRPr="00A3036C">
        <w:rPr>
          <w:rFonts w:ascii="Times New Roman" w:hAnsi="Times New Roman" w:cs="Times New Roman"/>
          <w:sz w:val="24"/>
          <w:szCs w:val="24"/>
        </w:rPr>
        <w:t xml:space="preserve"> </w:t>
      </w:r>
      <w:r w:rsidR="008D4CB7" w:rsidRPr="00A3036C">
        <w:rPr>
          <w:rFonts w:ascii="Times New Roman" w:hAnsi="Times New Roman" w:cs="Times New Roman"/>
          <w:sz w:val="24"/>
          <w:szCs w:val="24"/>
        </w:rPr>
        <w:t xml:space="preserve">metade de sua aura </w:t>
      </w:r>
      <w:r w:rsidR="00EB3D65" w:rsidRPr="00A3036C">
        <w:rPr>
          <w:rFonts w:ascii="Times New Roman" w:hAnsi="Times New Roman" w:cs="Times New Roman"/>
          <w:sz w:val="24"/>
          <w:szCs w:val="24"/>
        </w:rPr>
        <w:t>na cor violeta</w:t>
      </w:r>
      <w:r w:rsidR="008D4CB7" w:rsidRPr="00A3036C">
        <w:rPr>
          <w:rFonts w:ascii="Times New Roman" w:hAnsi="Times New Roman" w:cs="Times New Roman"/>
          <w:sz w:val="24"/>
          <w:szCs w:val="24"/>
        </w:rPr>
        <w:t xml:space="preserve"> e a outra </w:t>
      </w:r>
      <w:r w:rsidR="00EB3D65" w:rsidRPr="00A3036C">
        <w:rPr>
          <w:rFonts w:ascii="Times New Roman" w:hAnsi="Times New Roman" w:cs="Times New Roman"/>
          <w:sz w:val="24"/>
          <w:szCs w:val="24"/>
        </w:rPr>
        <w:t xml:space="preserve">lilás </w:t>
      </w:r>
      <w:r w:rsidR="005F3D2C" w:rsidRPr="00A3036C">
        <w:rPr>
          <w:rFonts w:ascii="Times New Roman" w:hAnsi="Times New Roman" w:cs="Times New Roman"/>
          <w:sz w:val="24"/>
          <w:szCs w:val="24"/>
        </w:rPr>
        <w:t xml:space="preserve">― </w:t>
      </w:r>
      <w:r w:rsidR="0076272D" w:rsidRPr="00A3036C">
        <w:rPr>
          <w:rFonts w:ascii="Times New Roman" w:hAnsi="Times New Roman" w:cs="Times New Roman"/>
          <w:sz w:val="24"/>
          <w:szCs w:val="24"/>
        </w:rPr>
        <w:t>Este é o verdadeiro espetáculo da natureza.</w:t>
      </w:r>
      <w:r w:rsidR="00593A44" w:rsidRPr="00A3036C">
        <w:rPr>
          <w:rFonts w:ascii="Times New Roman" w:hAnsi="Times New Roman" w:cs="Times New Roman"/>
          <w:sz w:val="24"/>
          <w:szCs w:val="24"/>
        </w:rPr>
        <w:t xml:space="preserve"> ▬ </w:t>
      </w:r>
      <w:r w:rsidR="007761C7" w:rsidRPr="00A3036C">
        <w:rPr>
          <w:rFonts w:ascii="Times New Roman" w:hAnsi="Times New Roman" w:cs="Times New Roman"/>
          <w:sz w:val="24"/>
          <w:szCs w:val="24"/>
        </w:rPr>
        <w:t>embevecida</w:t>
      </w:r>
      <w:r w:rsidR="000E4ACA" w:rsidRPr="00A3036C">
        <w:rPr>
          <w:rFonts w:ascii="Times New Roman" w:hAnsi="Times New Roman" w:cs="Times New Roman"/>
          <w:sz w:val="24"/>
          <w:szCs w:val="24"/>
        </w:rPr>
        <w:t>.</w:t>
      </w:r>
    </w:p>
    <w:p w14:paraId="77FD9169" w14:textId="77777777" w:rsidR="0076272D" w:rsidRPr="00A3036C" w:rsidRDefault="0076272D" w:rsidP="004F100B">
      <w:pPr>
        <w:spacing w:after="0"/>
        <w:rPr>
          <w:rFonts w:ascii="Times New Roman" w:hAnsi="Times New Roman" w:cs="Times New Roman"/>
          <w:sz w:val="24"/>
          <w:szCs w:val="24"/>
        </w:rPr>
      </w:pPr>
    </w:p>
    <w:p w14:paraId="4EAAEEB4" w14:textId="5DF32788" w:rsidR="0076272D" w:rsidRPr="00A3036C" w:rsidRDefault="0076272D"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5C701A" w:rsidRPr="00A3036C">
        <w:rPr>
          <w:rFonts w:ascii="Times New Roman" w:hAnsi="Times New Roman" w:cs="Times New Roman"/>
          <w:sz w:val="24"/>
          <w:szCs w:val="24"/>
        </w:rPr>
        <w:t xml:space="preserve"> Não tenha dúvidas</w:t>
      </w:r>
      <w:r w:rsidR="008467EB" w:rsidRPr="00A3036C">
        <w:rPr>
          <w:rFonts w:ascii="Times New Roman" w:hAnsi="Times New Roman" w:cs="Times New Roman"/>
          <w:sz w:val="24"/>
          <w:szCs w:val="24"/>
        </w:rPr>
        <w:t>... Assim, como você</w:t>
      </w:r>
      <w:r w:rsidR="005F3D2C" w:rsidRPr="00A3036C">
        <w:rPr>
          <w:rFonts w:ascii="Times New Roman" w:hAnsi="Times New Roman" w:cs="Times New Roman"/>
          <w:sz w:val="24"/>
          <w:szCs w:val="24"/>
        </w:rPr>
        <w:t xml:space="preserve"> ― </w:t>
      </w:r>
      <w:r w:rsidR="008467EB" w:rsidRPr="00A3036C">
        <w:rPr>
          <w:rFonts w:ascii="Times New Roman" w:hAnsi="Times New Roman" w:cs="Times New Roman"/>
          <w:sz w:val="24"/>
          <w:szCs w:val="24"/>
        </w:rPr>
        <w:t>Tom beija</w:t>
      </w:r>
      <w:r w:rsidR="002B7E35" w:rsidRPr="00A3036C">
        <w:rPr>
          <w:rFonts w:ascii="Times New Roman" w:hAnsi="Times New Roman" w:cs="Times New Roman"/>
          <w:sz w:val="24"/>
          <w:szCs w:val="24"/>
        </w:rPr>
        <w:t xml:space="preserve"> Liz</w:t>
      </w:r>
      <w:r w:rsidR="00FF1C88" w:rsidRPr="00A3036C">
        <w:rPr>
          <w:rFonts w:ascii="Times New Roman" w:hAnsi="Times New Roman" w:cs="Times New Roman"/>
          <w:sz w:val="24"/>
          <w:szCs w:val="24"/>
        </w:rPr>
        <w:t xml:space="preserve"> e</w:t>
      </w:r>
      <w:r w:rsidR="00F75760" w:rsidRPr="00A3036C">
        <w:rPr>
          <w:rFonts w:ascii="Times New Roman" w:hAnsi="Times New Roman" w:cs="Times New Roman"/>
          <w:sz w:val="24"/>
          <w:szCs w:val="24"/>
        </w:rPr>
        <w:t>,</w:t>
      </w:r>
      <w:r w:rsidR="00FF1C88" w:rsidRPr="00A3036C">
        <w:rPr>
          <w:rFonts w:ascii="Times New Roman" w:hAnsi="Times New Roman" w:cs="Times New Roman"/>
          <w:sz w:val="24"/>
          <w:szCs w:val="24"/>
        </w:rPr>
        <w:t xml:space="preserve"> </w:t>
      </w:r>
      <w:r w:rsidR="00F75760" w:rsidRPr="00A3036C">
        <w:rPr>
          <w:rFonts w:ascii="Times New Roman" w:hAnsi="Times New Roman" w:cs="Times New Roman"/>
          <w:sz w:val="24"/>
          <w:szCs w:val="24"/>
        </w:rPr>
        <w:t xml:space="preserve">sequencialmente, ambos </w:t>
      </w:r>
      <w:r w:rsidR="00FF1C88" w:rsidRPr="00A3036C">
        <w:rPr>
          <w:rFonts w:ascii="Times New Roman" w:hAnsi="Times New Roman" w:cs="Times New Roman"/>
          <w:sz w:val="24"/>
          <w:szCs w:val="24"/>
        </w:rPr>
        <w:t>caminham pela areia da praia</w:t>
      </w:r>
      <w:r w:rsidR="002A5067" w:rsidRPr="00A3036C">
        <w:rPr>
          <w:rFonts w:ascii="Times New Roman" w:hAnsi="Times New Roman" w:cs="Times New Roman"/>
          <w:sz w:val="24"/>
          <w:szCs w:val="24"/>
        </w:rPr>
        <w:t xml:space="preserve"> de mãos dadas</w:t>
      </w:r>
      <w:r w:rsidR="002B7E35" w:rsidRPr="00A3036C">
        <w:rPr>
          <w:rFonts w:ascii="Times New Roman" w:hAnsi="Times New Roman" w:cs="Times New Roman"/>
          <w:sz w:val="24"/>
          <w:szCs w:val="24"/>
        </w:rPr>
        <w:t xml:space="preserve"> </w:t>
      </w:r>
      <w:r w:rsidR="005F3D2C" w:rsidRPr="00A3036C">
        <w:rPr>
          <w:rFonts w:ascii="Times New Roman" w:hAnsi="Times New Roman" w:cs="Times New Roman"/>
          <w:sz w:val="24"/>
          <w:szCs w:val="24"/>
        </w:rPr>
        <w:t xml:space="preserve">― </w:t>
      </w:r>
      <w:r w:rsidR="00215A72" w:rsidRPr="00A3036C">
        <w:rPr>
          <w:rFonts w:ascii="Times New Roman" w:hAnsi="Times New Roman" w:cs="Times New Roman"/>
          <w:sz w:val="24"/>
          <w:szCs w:val="24"/>
        </w:rPr>
        <w:t xml:space="preserve">As cores </w:t>
      </w:r>
      <w:r w:rsidR="005F3D2C" w:rsidRPr="00A3036C">
        <w:rPr>
          <w:rFonts w:ascii="Times New Roman" w:hAnsi="Times New Roman" w:cs="Times New Roman"/>
          <w:sz w:val="24"/>
          <w:szCs w:val="24"/>
        </w:rPr>
        <w:t>violeta</w:t>
      </w:r>
      <w:r w:rsidR="00215A72" w:rsidRPr="00A3036C">
        <w:rPr>
          <w:rFonts w:ascii="Times New Roman" w:hAnsi="Times New Roman" w:cs="Times New Roman"/>
          <w:sz w:val="24"/>
          <w:szCs w:val="24"/>
        </w:rPr>
        <w:t xml:space="preserve"> e </w:t>
      </w:r>
      <w:r w:rsidR="00D614D0" w:rsidRPr="00A3036C">
        <w:rPr>
          <w:rFonts w:ascii="Times New Roman" w:hAnsi="Times New Roman" w:cs="Times New Roman"/>
          <w:sz w:val="24"/>
          <w:szCs w:val="24"/>
        </w:rPr>
        <w:t>lilás significam o casal criador</w:t>
      </w:r>
      <w:r w:rsidR="00757921" w:rsidRPr="00A3036C">
        <w:rPr>
          <w:rFonts w:ascii="Times New Roman" w:hAnsi="Times New Roman" w:cs="Times New Roman"/>
          <w:sz w:val="24"/>
          <w:szCs w:val="24"/>
        </w:rPr>
        <w:t xml:space="preserve"> do SEU </w:t>
      </w:r>
      <w:r w:rsidR="001E37FC" w:rsidRPr="00A3036C">
        <w:rPr>
          <w:rFonts w:ascii="Times New Roman" w:hAnsi="Times New Roman" w:cs="Times New Roman"/>
          <w:sz w:val="24"/>
          <w:szCs w:val="24"/>
        </w:rPr>
        <w:t>― Soberana Energia Universal</w:t>
      </w:r>
      <w:r w:rsidR="00215A72" w:rsidRPr="00A3036C">
        <w:rPr>
          <w:rFonts w:ascii="Times New Roman" w:hAnsi="Times New Roman" w:cs="Times New Roman"/>
          <w:sz w:val="24"/>
          <w:szCs w:val="24"/>
        </w:rPr>
        <w:t xml:space="preserve"> </w:t>
      </w:r>
      <w:r w:rsidR="005F3D2C" w:rsidRPr="00A3036C">
        <w:rPr>
          <w:rFonts w:ascii="Times New Roman" w:hAnsi="Times New Roman" w:cs="Times New Roman"/>
          <w:sz w:val="24"/>
          <w:szCs w:val="24"/>
        </w:rPr>
        <w:t>―</w:t>
      </w:r>
      <w:r w:rsidR="00F47DE9" w:rsidRPr="00A3036C">
        <w:rPr>
          <w:rFonts w:ascii="Times New Roman" w:hAnsi="Times New Roman" w:cs="Times New Roman"/>
          <w:sz w:val="24"/>
          <w:szCs w:val="24"/>
        </w:rPr>
        <w:t xml:space="preserve"> </w:t>
      </w:r>
      <w:r w:rsidR="007275F0" w:rsidRPr="00A3036C">
        <w:rPr>
          <w:rFonts w:ascii="Times New Roman" w:hAnsi="Times New Roman" w:cs="Times New Roman"/>
          <w:sz w:val="24"/>
          <w:szCs w:val="24"/>
        </w:rPr>
        <w:t xml:space="preserve">Harrison </w:t>
      </w:r>
      <w:r w:rsidR="00096AE1" w:rsidRPr="00A3036C">
        <w:rPr>
          <w:rFonts w:ascii="Times New Roman" w:hAnsi="Times New Roman" w:cs="Times New Roman"/>
          <w:sz w:val="24"/>
          <w:szCs w:val="24"/>
        </w:rPr>
        <w:t>remete</w:t>
      </w:r>
      <w:r w:rsidR="007275F0" w:rsidRPr="00A3036C">
        <w:rPr>
          <w:rFonts w:ascii="Times New Roman" w:hAnsi="Times New Roman" w:cs="Times New Roman"/>
          <w:sz w:val="24"/>
          <w:szCs w:val="24"/>
        </w:rPr>
        <w:t xml:space="preserve"> a liberdade da prisão</w:t>
      </w:r>
      <w:r w:rsidR="00AD1EF1" w:rsidRPr="00A3036C">
        <w:rPr>
          <w:rFonts w:ascii="Times New Roman" w:hAnsi="Times New Roman" w:cs="Times New Roman"/>
          <w:sz w:val="24"/>
          <w:szCs w:val="24"/>
        </w:rPr>
        <w:t xml:space="preserve"> abordada na crônica “</w:t>
      </w:r>
      <w:r w:rsidR="00096AE1" w:rsidRPr="00A3036C">
        <w:rPr>
          <w:rFonts w:ascii="Times New Roman" w:hAnsi="Times New Roman" w:cs="Times New Roman"/>
          <w:sz w:val="24"/>
          <w:szCs w:val="24"/>
        </w:rPr>
        <w:t>P</w:t>
      </w:r>
      <w:r w:rsidR="00AD1EF1" w:rsidRPr="00A3036C">
        <w:rPr>
          <w:rFonts w:ascii="Times New Roman" w:hAnsi="Times New Roman" w:cs="Times New Roman"/>
          <w:sz w:val="24"/>
          <w:szCs w:val="24"/>
        </w:rPr>
        <w:t>apo Reto”</w:t>
      </w:r>
      <w:r w:rsidR="007275F0" w:rsidRPr="00A3036C">
        <w:rPr>
          <w:rFonts w:ascii="Times New Roman" w:hAnsi="Times New Roman" w:cs="Times New Roman"/>
          <w:sz w:val="24"/>
          <w:szCs w:val="24"/>
        </w:rPr>
        <w:t xml:space="preserve"> </w:t>
      </w:r>
      <w:r w:rsidR="005F3D2C" w:rsidRPr="00A3036C">
        <w:rPr>
          <w:rFonts w:ascii="Times New Roman" w:hAnsi="Times New Roman" w:cs="Times New Roman"/>
          <w:sz w:val="24"/>
          <w:szCs w:val="24"/>
        </w:rPr>
        <w:t>―</w:t>
      </w:r>
      <w:r w:rsidR="007275F0" w:rsidRPr="00A3036C">
        <w:rPr>
          <w:rFonts w:ascii="Times New Roman" w:hAnsi="Times New Roman" w:cs="Times New Roman"/>
          <w:sz w:val="24"/>
          <w:szCs w:val="24"/>
        </w:rPr>
        <w:t xml:space="preserve"> </w:t>
      </w:r>
      <w:r w:rsidR="005608FC" w:rsidRPr="00A3036C">
        <w:rPr>
          <w:rFonts w:ascii="Times New Roman" w:hAnsi="Times New Roman" w:cs="Times New Roman"/>
          <w:sz w:val="24"/>
          <w:szCs w:val="24"/>
        </w:rPr>
        <w:t xml:space="preserve">Sinto-me privilegiado </w:t>
      </w:r>
      <w:r w:rsidR="009071DF" w:rsidRPr="00A3036C">
        <w:rPr>
          <w:rFonts w:ascii="Times New Roman" w:hAnsi="Times New Roman" w:cs="Times New Roman"/>
          <w:sz w:val="24"/>
          <w:szCs w:val="24"/>
        </w:rPr>
        <w:t xml:space="preserve">em poder usufruir, desperto, </w:t>
      </w:r>
      <w:r w:rsidR="003B5059" w:rsidRPr="00A3036C">
        <w:rPr>
          <w:rFonts w:ascii="Times New Roman" w:hAnsi="Times New Roman" w:cs="Times New Roman"/>
          <w:sz w:val="24"/>
          <w:szCs w:val="24"/>
        </w:rPr>
        <w:t xml:space="preserve">a seu lado, </w:t>
      </w:r>
      <w:r w:rsidR="006634B9" w:rsidRPr="00A3036C">
        <w:rPr>
          <w:rFonts w:ascii="Times New Roman" w:hAnsi="Times New Roman" w:cs="Times New Roman"/>
          <w:sz w:val="24"/>
          <w:szCs w:val="24"/>
        </w:rPr>
        <w:t>depois de tantas idas e vinda</w:t>
      </w:r>
      <w:r w:rsidR="00646913" w:rsidRPr="00A3036C">
        <w:rPr>
          <w:rFonts w:ascii="Times New Roman" w:hAnsi="Times New Roman" w:cs="Times New Roman"/>
          <w:sz w:val="24"/>
          <w:szCs w:val="24"/>
        </w:rPr>
        <w:t xml:space="preserve">s, </w:t>
      </w:r>
      <w:r w:rsidR="00856A55" w:rsidRPr="00A3036C">
        <w:rPr>
          <w:rFonts w:ascii="Times New Roman" w:hAnsi="Times New Roman" w:cs="Times New Roman"/>
          <w:sz w:val="24"/>
          <w:szCs w:val="24"/>
        </w:rPr>
        <w:t>a evolução</w:t>
      </w:r>
      <w:r w:rsidR="00EB522D" w:rsidRPr="00A3036C">
        <w:rPr>
          <w:rFonts w:ascii="Times New Roman" w:hAnsi="Times New Roman" w:cs="Times New Roman"/>
          <w:sz w:val="24"/>
          <w:szCs w:val="24"/>
        </w:rPr>
        <w:t xml:space="preserve"> do planeta</w:t>
      </w:r>
      <w:r w:rsidR="000E4ACA" w:rsidRPr="00A3036C">
        <w:rPr>
          <w:rFonts w:ascii="Times New Roman" w:hAnsi="Times New Roman" w:cs="Times New Roman"/>
          <w:sz w:val="24"/>
          <w:szCs w:val="24"/>
        </w:rPr>
        <w:t>. ▬</w:t>
      </w:r>
      <w:r w:rsidR="00856A55" w:rsidRPr="00A3036C">
        <w:rPr>
          <w:rFonts w:ascii="Times New Roman" w:hAnsi="Times New Roman" w:cs="Times New Roman"/>
          <w:sz w:val="24"/>
          <w:szCs w:val="24"/>
        </w:rPr>
        <w:t xml:space="preserve"> </w:t>
      </w:r>
      <w:r w:rsidR="000E4ACA" w:rsidRPr="00A3036C">
        <w:rPr>
          <w:rFonts w:ascii="Times New Roman" w:hAnsi="Times New Roman" w:cs="Times New Roman"/>
          <w:sz w:val="24"/>
          <w:szCs w:val="24"/>
        </w:rPr>
        <w:t>grato.</w:t>
      </w:r>
    </w:p>
    <w:p w14:paraId="2152F022" w14:textId="77777777" w:rsidR="00A74F2B" w:rsidRPr="00A3036C" w:rsidRDefault="00A74F2B" w:rsidP="00646913">
      <w:pPr>
        <w:spacing w:after="0"/>
        <w:jc w:val="both"/>
        <w:rPr>
          <w:rFonts w:ascii="Times New Roman" w:hAnsi="Times New Roman" w:cs="Times New Roman"/>
          <w:sz w:val="24"/>
          <w:szCs w:val="24"/>
        </w:rPr>
      </w:pPr>
    </w:p>
    <w:p w14:paraId="0A392403" w14:textId="178500BB" w:rsidR="00A74F2B" w:rsidRPr="00A3036C" w:rsidRDefault="00A74F2B"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2E4883" w:rsidRPr="00A3036C">
        <w:rPr>
          <w:rFonts w:ascii="Times New Roman" w:hAnsi="Times New Roman" w:cs="Times New Roman"/>
          <w:sz w:val="24"/>
          <w:szCs w:val="24"/>
        </w:rPr>
        <w:t>A recíproca é verdadeira ― Nosso amor é a prova viva da existência de almas gêmeas ―</w:t>
      </w:r>
      <w:r w:rsidR="00AF3E25" w:rsidRPr="00A3036C">
        <w:rPr>
          <w:rFonts w:ascii="Times New Roman" w:hAnsi="Times New Roman" w:cs="Times New Roman"/>
          <w:sz w:val="24"/>
          <w:szCs w:val="24"/>
        </w:rPr>
        <w:t xml:space="preserve"> Enternecida ― </w:t>
      </w:r>
      <w:r w:rsidR="00596C50" w:rsidRPr="00A3036C">
        <w:rPr>
          <w:rFonts w:ascii="Times New Roman" w:hAnsi="Times New Roman" w:cs="Times New Roman"/>
          <w:sz w:val="24"/>
          <w:szCs w:val="24"/>
        </w:rPr>
        <w:t xml:space="preserve">Durante a </w:t>
      </w:r>
      <w:r w:rsidR="00342E60" w:rsidRPr="00A3036C">
        <w:rPr>
          <w:rFonts w:ascii="Times New Roman" w:hAnsi="Times New Roman" w:cs="Times New Roman"/>
          <w:sz w:val="24"/>
          <w:szCs w:val="24"/>
        </w:rPr>
        <w:t xml:space="preserve">sua </w:t>
      </w:r>
      <w:r w:rsidR="00596C50" w:rsidRPr="00A3036C">
        <w:rPr>
          <w:rFonts w:ascii="Times New Roman" w:hAnsi="Times New Roman" w:cs="Times New Roman"/>
          <w:sz w:val="24"/>
          <w:szCs w:val="24"/>
        </w:rPr>
        <w:t>concepção</w:t>
      </w:r>
      <w:r w:rsidR="00342E60" w:rsidRPr="00A3036C">
        <w:rPr>
          <w:rFonts w:ascii="Times New Roman" w:hAnsi="Times New Roman" w:cs="Times New Roman"/>
          <w:sz w:val="24"/>
          <w:szCs w:val="24"/>
        </w:rPr>
        <w:t xml:space="preserve"> da crônica “Papo Reto”</w:t>
      </w:r>
      <w:r w:rsidR="00C252D5" w:rsidRPr="00A3036C">
        <w:rPr>
          <w:rFonts w:ascii="Times New Roman" w:hAnsi="Times New Roman" w:cs="Times New Roman"/>
          <w:sz w:val="24"/>
          <w:szCs w:val="24"/>
        </w:rPr>
        <w:t>, a exemplo de outros momentos</w:t>
      </w:r>
      <w:r w:rsidR="006D62D9" w:rsidRPr="00A3036C">
        <w:rPr>
          <w:rFonts w:ascii="Times New Roman" w:hAnsi="Times New Roman" w:cs="Times New Roman"/>
          <w:sz w:val="24"/>
          <w:szCs w:val="24"/>
        </w:rPr>
        <w:t>, ladeada por vo</w:t>
      </w:r>
      <w:r w:rsidR="000025F0" w:rsidRPr="00A3036C">
        <w:rPr>
          <w:rFonts w:ascii="Times New Roman" w:hAnsi="Times New Roman" w:cs="Times New Roman"/>
          <w:sz w:val="24"/>
          <w:szCs w:val="24"/>
        </w:rPr>
        <w:t>c</w:t>
      </w:r>
      <w:r w:rsidR="006D62D9" w:rsidRPr="00A3036C">
        <w:rPr>
          <w:rFonts w:ascii="Times New Roman" w:hAnsi="Times New Roman" w:cs="Times New Roman"/>
          <w:sz w:val="24"/>
          <w:szCs w:val="24"/>
        </w:rPr>
        <w:t xml:space="preserve">ê, </w:t>
      </w:r>
      <w:r w:rsidR="000C5456" w:rsidRPr="00A3036C">
        <w:rPr>
          <w:rFonts w:ascii="Times New Roman" w:hAnsi="Times New Roman" w:cs="Times New Roman"/>
          <w:sz w:val="24"/>
          <w:szCs w:val="24"/>
        </w:rPr>
        <w:t>conti</w:t>
      </w:r>
      <w:r w:rsidR="002E7C9F" w:rsidRPr="00A3036C">
        <w:rPr>
          <w:rFonts w:ascii="Times New Roman" w:hAnsi="Times New Roman" w:cs="Times New Roman"/>
          <w:sz w:val="24"/>
          <w:szCs w:val="24"/>
        </w:rPr>
        <w:t xml:space="preserve">nuo </w:t>
      </w:r>
      <w:r w:rsidR="0062152E" w:rsidRPr="00A3036C">
        <w:rPr>
          <w:rFonts w:ascii="Times New Roman" w:hAnsi="Times New Roman" w:cs="Times New Roman"/>
          <w:sz w:val="24"/>
          <w:szCs w:val="24"/>
        </w:rPr>
        <w:t xml:space="preserve">experimentando o chamado </w:t>
      </w:r>
      <w:r w:rsidR="005C0C46" w:rsidRPr="00A3036C">
        <w:rPr>
          <w:rFonts w:ascii="Times New Roman" w:hAnsi="Times New Roman" w:cs="Times New Roman"/>
          <w:i/>
          <w:iCs/>
          <w:sz w:val="24"/>
          <w:szCs w:val="24"/>
        </w:rPr>
        <w:t>déjà vu</w:t>
      </w:r>
      <w:r w:rsidR="008775DC" w:rsidRPr="00A3036C">
        <w:rPr>
          <w:rFonts w:ascii="Times New Roman" w:hAnsi="Times New Roman" w:cs="Times New Roman"/>
          <w:sz w:val="24"/>
          <w:szCs w:val="24"/>
        </w:rPr>
        <w:t xml:space="preserve">. ▬ </w:t>
      </w:r>
      <w:r w:rsidR="000B7459" w:rsidRPr="00A3036C">
        <w:rPr>
          <w:rFonts w:ascii="Times New Roman" w:hAnsi="Times New Roman" w:cs="Times New Roman"/>
          <w:sz w:val="24"/>
          <w:szCs w:val="24"/>
        </w:rPr>
        <w:t>apaixonada.</w:t>
      </w:r>
    </w:p>
    <w:p w14:paraId="5DD1C511" w14:textId="77777777" w:rsidR="000B7459" w:rsidRPr="00A3036C" w:rsidRDefault="000B7459" w:rsidP="00646913">
      <w:pPr>
        <w:spacing w:after="0"/>
        <w:jc w:val="both"/>
        <w:rPr>
          <w:rFonts w:ascii="Times New Roman" w:hAnsi="Times New Roman" w:cs="Times New Roman"/>
          <w:sz w:val="24"/>
          <w:szCs w:val="24"/>
        </w:rPr>
      </w:pPr>
    </w:p>
    <w:p w14:paraId="3ECE0505" w14:textId="601189C2" w:rsidR="000B7459" w:rsidRPr="00A3036C" w:rsidRDefault="000B745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Somos dois ― Tom compactua do sentimento de Liz</w:t>
      </w:r>
      <w:r w:rsidR="0032134D" w:rsidRPr="00A3036C">
        <w:rPr>
          <w:rFonts w:ascii="Times New Roman" w:hAnsi="Times New Roman" w:cs="Times New Roman"/>
          <w:sz w:val="24"/>
          <w:szCs w:val="24"/>
        </w:rPr>
        <w:t xml:space="preserve"> Taylor</w:t>
      </w:r>
      <w:r w:rsidRPr="00A3036C">
        <w:rPr>
          <w:rFonts w:ascii="Times New Roman" w:hAnsi="Times New Roman" w:cs="Times New Roman"/>
          <w:sz w:val="24"/>
          <w:szCs w:val="24"/>
        </w:rPr>
        <w:t xml:space="preserve"> ― </w:t>
      </w:r>
      <w:r w:rsidR="00954349" w:rsidRPr="00A3036C">
        <w:rPr>
          <w:rFonts w:ascii="Times New Roman" w:hAnsi="Times New Roman" w:cs="Times New Roman"/>
          <w:sz w:val="24"/>
          <w:szCs w:val="24"/>
        </w:rPr>
        <w:t>O importante é entendermos</w:t>
      </w:r>
      <w:r w:rsidR="00492819" w:rsidRPr="00A3036C">
        <w:rPr>
          <w:rFonts w:ascii="Times New Roman" w:hAnsi="Times New Roman" w:cs="Times New Roman"/>
          <w:sz w:val="24"/>
          <w:szCs w:val="24"/>
        </w:rPr>
        <w:t xml:space="preserve"> nosso despertar para vibrarmos </w:t>
      </w:r>
      <w:r w:rsidR="00B373E9" w:rsidRPr="00A3036C">
        <w:rPr>
          <w:rFonts w:ascii="Times New Roman" w:hAnsi="Times New Roman" w:cs="Times New Roman"/>
          <w:sz w:val="24"/>
          <w:szCs w:val="24"/>
        </w:rPr>
        <w:t>em prol da humanidade</w:t>
      </w:r>
      <w:r w:rsidR="00EA5283" w:rsidRPr="00A3036C">
        <w:rPr>
          <w:rFonts w:ascii="Times New Roman" w:hAnsi="Times New Roman" w:cs="Times New Roman"/>
          <w:sz w:val="24"/>
          <w:szCs w:val="24"/>
        </w:rPr>
        <w:t>, a caminho da quinta dimensão. ▬ convicto.</w:t>
      </w:r>
    </w:p>
    <w:p w14:paraId="0196D25E" w14:textId="77777777" w:rsidR="00431EF8" w:rsidRPr="00A3036C" w:rsidRDefault="00431EF8" w:rsidP="00646913">
      <w:pPr>
        <w:spacing w:after="0"/>
        <w:jc w:val="both"/>
        <w:rPr>
          <w:rFonts w:ascii="Times New Roman" w:hAnsi="Times New Roman" w:cs="Times New Roman"/>
          <w:sz w:val="24"/>
          <w:szCs w:val="24"/>
        </w:rPr>
      </w:pPr>
    </w:p>
    <w:p w14:paraId="527FD9BA" w14:textId="75A193C4" w:rsidR="004B1665" w:rsidRPr="00A3036C" w:rsidRDefault="00615C6D"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C</w:t>
      </w:r>
      <w:r w:rsidR="004B1665" w:rsidRPr="00A3036C">
        <w:rPr>
          <w:rFonts w:ascii="Times New Roman" w:hAnsi="Times New Roman" w:cs="Times New Roman"/>
          <w:sz w:val="24"/>
          <w:szCs w:val="24"/>
        </w:rPr>
        <w:t>asal</w:t>
      </w:r>
      <w:r w:rsidR="002E5340" w:rsidRPr="00A3036C">
        <w:rPr>
          <w:rFonts w:ascii="Times New Roman" w:hAnsi="Times New Roman" w:cs="Times New Roman"/>
          <w:sz w:val="24"/>
          <w:szCs w:val="24"/>
        </w:rPr>
        <w:t xml:space="preserve"> chega a uma das extremidades rochosas </w:t>
      </w:r>
      <w:r w:rsidR="0004573B" w:rsidRPr="00A3036C">
        <w:rPr>
          <w:rFonts w:ascii="Times New Roman" w:hAnsi="Times New Roman" w:cs="Times New Roman"/>
          <w:sz w:val="24"/>
          <w:szCs w:val="24"/>
        </w:rPr>
        <w:t>da praia privada</w:t>
      </w:r>
      <w:r w:rsidR="008E3371" w:rsidRPr="00A3036C">
        <w:rPr>
          <w:rFonts w:ascii="Times New Roman" w:hAnsi="Times New Roman" w:cs="Times New Roman"/>
          <w:sz w:val="24"/>
          <w:szCs w:val="24"/>
        </w:rPr>
        <w:t xml:space="preserve"> </w:t>
      </w:r>
      <w:r w:rsidR="0009452A" w:rsidRPr="00A3036C">
        <w:rPr>
          <w:rFonts w:ascii="Times New Roman" w:hAnsi="Times New Roman" w:cs="Times New Roman"/>
          <w:sz w:val="24"/>
          <w:szCs w:val="24"/>
        </w:rPr>
        <w:t>d</w:t>
      </w:r>
      <w:r w:rsidR="0004573B" w:rsidRPr="00A3036C">
        <w:rPr>
          <w:rFonts w:ascii="Times New Roman" w:hAnsi="Times New Roman" w:cs="Times New Roman"/>
          <w:sz w:val="24"/>
          <w:szCs w:val="24"/>
        </w:rPr>
        <w:t>a Fazenda Araruama</w:t>
      </w:r>
      <w:r w:rsidR="00940F08" w:rsidRPr="00A3036C">
        <w:rPr>
          <w:rFonts w:ascii="Times New Roman" w:hAnsi="Times New Roman" w:cs="Times New Roman"/>
          <w:sz w:val="24"/>
          <w:szCs w:val="24"/>
        </w:rPr>
        <w:t xml:space="preserve"> </w:t>
      </w:r>
      <w:r w:rsidR="005A1707" w:rsidRPr="00A3036C">
        <w:rPr>
          <w:rFonts w:ascii="Times New Roman" w:hAnsi="Times New Roman" w:cs="Times New Roman"/>
          <w:sz w:val="24"/>
          <w:szCs w:val="24"/>
        </w:rPr>
        <w:t xml:space="preserve">com </w:t>
      </w:r>
      <w:r w:rsidR="00677370" w:rsidRPr="00A3036C">
        <w:rPr>
          <w:rFonts w:ascii="Times New Roman" w:hAnsi="Times New Roman" w:cs="Times New Roman"/>
          <w:sz w:val="24"/>
          <w:szCs w:val="24"/>
        </w:rPr>
        <w:t>três quilômetros de extensão</w:t>
      </w:r>
      <w:r w:rsidR="00F309C4" w:rsidRPr="00A3036C">
        <w:rPr>
          <w:rFonts w:ascii="Times New Roman" w:hAnsi="Times New Roman" w:cs="Times New Roman"/>
          <w:sz w:val="24"/>
          <w:szCs w:val="24"/>
        </w:rPr>
        <w:t>, onde</w:t>
      </w:r>
      <w:r w:rsidR="00253CA9" w:rsidRPr="00A3036C">
        <w:rPr>
          <w:rFonts w:ascii="Times New Roman" w:hAnsi="Times New Roman" w:cs="Times New Roman"/>
          <w:sz w:val="24"/>
          <w:szCs w:val="24"/>
        </w:rPr>
        <w:t>,</w:t>
      </w:r>
      <w:r w:rsidR="00F309C4" w:rsidRPr="00A3036C">
        <w:rPr>
          <w:rFonts w:ascii="Times New Roman" w:hAnsi="Times New Roman" w:cs="Times New Roman"/>
          <w:sz w:val="24"/>
          <w:szCs w:val="24"/>
        </w:rPr>
        <w:t xml:space="preserve"> </w:t>
      </w:r>
      <w:r w:rsidR="00733693" w:rsidRPr="00A3036C">
        <w:rPr>
          <w:rFonts w:ascii="Times New Roman" w:hAnsi="Times New Roman" w:cs="Times New Roman"/>
          <w:sz w:val="24"/>
          <w:szCs w:val="24"/>
        </w:rPr>
        <w:t>à beira mar</w:t>
      </w:r>
      <w:r w:rsidR="00BD1FE8" w:rsidRPr="00A3036C">
        <w:rPr>
          <w:rFonts w:ascii="Times New Roman" w:hAnsi="Times New Roman" w:cs="Times New Roman"/>
          <w:sz w:val="24"/>
          <w:szCs w:val="24"/>
        </w:rPr>
        <w:t>, está localizada</w:t>
      </w:r>
      <w:r w:rsidR="00C30746" w:rsidRPr="00A3036C">
        <w:rPr>
          <w:rFonts w:ascii="Times New Roman" w:hAnsi="Times New Roman" w:cs="Times New Roman"/>
          <w:sz w:val="24"/>
          <w:szCs w:val="24"/>
        </w:rPr>
        <w:t>, exatamente no meio,</w:t>
      </w:r>
      <w:r w:rsidR="00BD1FE8" w:rsidRPr="00A3036C">
        <w:rPr>
          <w:rFonts w:ascii="Times New Roman" w:hAnsi="Times New Roman" w:cs="Times New Roman"/>
          <w:sz w:val="24"/>
          <w:szCs w:val="24"/>
        </w:rPr>
        <w:t xml:space="preserve"> a</w:t>
      </w:r>
      <w:r w:rsidR="00F309C4" w:rsidRPr="00A3036C">
        <w:rPr>
          <w:rFonts w:ascii="Times New Roman" w:hAnsi="Times New Roman" w:cs="Times New Roman"/>
          <w:sz w:val="24"/>
          <w:szCs w:val="24"/>
        </w:rPr>
        <w:t xml:space="preserve"> </w:t>
      </w:r>
      <w:r w:rsidR="00253CA9" w:rsidRPr="00A3036C">
        <w:rPr>
          <w:rFonts w:ascii="Times New Roman" w:hAnsi="Times New Roman" w:cs="Times New Roman"/>
          <w:sz w:val="24"/>
          <w:szCs w:val="24"/>
        </w:rPr>
        <w:t>C</w:t>
      </w:r>
      <w:r w:rsidR="00F309C4" w:rsidRPr="00A3036C">
        <w:rPr>
          <w:rFonts w:ascii="Times New Roman" w:hAnsi="Times New Roman" w:cs="Times New Roman"/>
          <w:sz w:val="24"/>
          <w:szCs w:val="24"/>
        </w:rPr>
        <w:t>asa d</w:t>
      </w:r>
      <w:r w:rsidR="00431EF8" w:rsidRPr="00A3036C">
        <w:rPr>
          <w:rFonts w:ascii="Times New Roman" w:hAnsi="Times New Roman" w:cs="Times New Roman"/>
          <w:sz w:val="24"/>
          <w:szCs w:val="24"/>
        </w:rPr>
        <w:t>e V</w:t>
      </w:r>
      <w:r w:rsidR="00F309C4" w:rsidRPr="00A3036C">
        <w:rPr>
          <w:rFonts w:ascii="Times New Roman" w:hAnsi="Times New Roman" w:cs="Times New Roman"/>
          <w:sz w:val="24"/>
          <w:szCs w:val="24"/>
        </w:rPr>
        <w:t>idro</w:t>
      </w:r>
      <w:r w:rsidR="00F37ADC" w:rsidRPr="00A3036C">
        <w:rPr>
          <w:rFonts w:ascii="Times New Roman" w:hAnsi="Times New Roman" w:cs="Times New Roman"/>
          <w:sz w:val="24"/>
          <w:szCs w:val="24"/>
        </w:rPr>
        <w:t xml:space="preserve">, </w:t>
      </w:r>
      <w:r w:rsidR="0009452A" w:rsidRPr="00A3036C">
        <w:rPr>
          <w:rFonts w:ascii="Times New Roman" w:hAnsi="Times New Roman" w:cs="Times New Roman"/>
          <w:sz w:val="24"/>
          <w:szCs w:val="24"/>
        </w:rPr>
        <w:t>exibindo</w:t>
      </w:r>
      <w:r w:rsidR="00B87BBE" w:rsidRPr="00A3036C">
        <w:rPr>
          <w:rFonts w:ascii="Times New Roman" w:hAnsi="Times New Roman" w:cs="Times New Roman"/>
          <w:sz w:val="24"/>
          <w:szCs w:val="24"/>
        </w:rPr>
        <w:t xml:space="preserve"> mil metros quadrados de áreas edificadas e ao ar livre</w:t>
      </w:r>
      <w:r w:rsidR="0056332A" w:rsidRPr="00A3036C">
        <w:rPr>
          <w:rFonts w:ascii="Times New Roman" w:hAnsi="Times New Roman" w:cs="Times New Roman"/>
          <w:sz w:val="24"/>
          <w:szCs w:val="24"/>
        </w:rPr>
        <w:t xml:space="preserve">. </w:t>
      </w:r>
      <w:r w:rsidR="00B73370" w:rsidRPr="00A3036C">
        <w:rPr>
          <w:rFonts w:ascii="Times New Roman" w:hAnsi="Times New Roman" w:cs="Times New Roman"/>
          <w:sz w:val="24"/>
          <w:szCs w:val="24"/>
        </w:rPr>
        <w:t xml:space="preserve">A </w:t>
      </w:r>
      <w:r w:rsidR="000E3FFD" w:rsidRPr="00A3036C">
        <w:rPr>
          <w:rFonts w:ascii="Times New Roman" w:hAnsi="Times New Roman" w:cs="Times New Roman"/>
          <w:sz w:val="24"/>
          <w:szCs w:val="24"/>
        </w:rPr>
        <w:t>habitação</w:t>
      </w:r>
      <w:r w:rsidR="005C26F0" w:rsidRPr="00A3036C">
        <w:rPr>
          <w:rFonts w:ascii="Times New Roman" w:hAnsi="Times New Roman" w:cs="Times New Roman"/>
          <w:sz w:val="24"/>
          <w:szCs w:val="24"/>
        </w:rPr>
        <w:t>,</w:t>
      </w:r>
      <w:r w:rsidR="00B73370" w:rsidRPr="00A3036C">
        <w:rPr>
          <w:rFonts w:ascii="Times New Roman" w:hAnsi="Times New Roman" w:cs="Times New Roman"/>
          <w:sz w:val="24"/>
          <w:szCs w:val="24"/>
        </w:rPr>
        <w:t xml:space="preserve"> </w:t>
      </w:r>
      <w:r w:rsidR="00A04A53" w:rsidRPr="00A3036C">
        <w:rPr>
          <w:rFonts w:ascii="Times New Roman" w:hAnsi="Times New Roman" w:cs="Times New Roman"/>
          <w:sz w:val="24"/>
          <w:szCs w:val="24"/>
        </w:rPr>
        <w:t>encravada</w:t>
      </w:r>
      <w:r w:rsidR="009D1CBA" w:rsidRPr="00A3036C">
        <w:rPr>
          <w:rFonts w:ascii="Times New Roman" w:hAnsi="Times New Roman" w:cs="Times New Roman"/>
          <w:sz w:val="24"/>
          <w:szCs w:val="24"/>
        </w:rPr>
        <w:t xml:space="preserve"> e cerceada </w:t>
      </w:r>
      <w:r w:rsidR="00B362AB" w:rsidRPr="00A3036C">
        <w:rPr>
          <w:rFonts w:ascii="Times New Roman" w:hAnsi="Times New Roman" w:cs="Times New Roman"/>
          <w:sz w:val="24"/>
          <w:szCs w:val="24"/>
        </w:rPr>
        <w:t>pela natureza selvagem</w:t>
      </w:r>
      <w:r w:rsidR="005C26F0" w:rsidRPr="00A3036C">
        <w:rPr>
          <w:rFonts w:ascii="Times New Roman" w:hAnsi="Times New Roman" w:cs="Times New Roman"/>
          <w:sz w:val="24"/>
          <w:szCs w:val="24"/>
        </w:rPr>
        <w:t xml:space="preserve">, </w:t>
      </w:r>
      <w:r w:rsidR="001C03FA" w:rsidRPr="00A3036C">
        <w:rPr>
          <w:rFonts w:ascii="Times New Roman" w:hAnsi="Times New Roman" w:cs="Times New Roman"/>
          <w:sz w:val="24"/>
          <w:szCs w:val="24"/>
        </w:rPr>
        <w:t>apresenta um projeto arquitetônico</w:t>
      </w:r>
      <w:r w:rsidR="00BC0CC7" w:rsidRPr="00A3036C">
        <w:rPr>
          <w:rFonts w:ascii="Times New Roman" w:hAnsi="Times New Roman" w:cs="Times New Roman"/>
          <w:sz w:val="24"/>
          <w:szCs w:val="24"/>
        </w:rPr>
        <w:t xml:space="preserve"> de alta complexidade</w:t>
      </w:r>
      <w:r w:rsidR="00AA3B36" w:rsidRPr="00A3036C">
        <w:rPr>
          <w:rFonts w:ascii="Times New Roman" w:hAnsi="Times New Roman" w:cs="Times New Roman"/>
          <w:sz w:val="24"/>
          <w:szCs w:val="24"/>
        </w:rPr>
        <w:t>.</w:t>
      </w:r>
      <w:r w:rsidR="003A5680" w:rsidRPr="00A3036C">
        <w:rPr>
          <w:rFonts w:ascii="Times New Roman" w:hAnsi="Times New Roman" w:cs="Times New Roman"/>
          <w:sz w:val="24"/>
          <w:szCs w:val="24"/>
        </w:rPr>
        <w:t xml:space="preserve"> </w:t>
      </w:r>
      <w:r w:rsidR="003F140A" w:rsidRPr="00A3036C">
        <w:rPr>
          <w:rFonts w:ascii="Times New Roman" w:hAnsi="Times New Roman" w:cs="Times New Roman"/>
          <w:sz w:val="24"/>
          <w:szCs w:val="24"/>
        </w:rPr>
        <w:t>E</w:t>
      </w:r>
      <w:r w:rsidR="007D7568" w:rsidRPr="00A3036C">
        <w:rPr>
          <w:rFonts w:ascii="Times New Roman" w:hAnsi="Times New Roman" w:cs="Times New Roman"/>
          <w:sz w:val="24"/>
          <w:szCs w:val="24"/>
        </w:rPr>
        <w:t>dificação</w:t>
      </w:r>
      <w:r w:rsidR="006938A0" w:rsidRPr="00A3036C">
        <w:rPr>
          <w:rFonts w:ascii="Times New Roman" w:hAnsi="Times New Roman" w:cs="Times New Roman"/>
          <w:sz w:val="24"/>
          <w:szCs w:val="24"/>
        </w:rPr>
        <w:t>,</w:t>
      </w:r>
      <w:r w:rsidR="008D72B3" w:rsidRPr="00A3036C">
        <w:rPr>
          <w:rFonts w:ascii="Times New Roman" w:hAnsi="Times New Roman" w:cs="Times New Roman"/>
          <w:sz w:val="24"/>
          <w:szCs w:val="24"/>
        </w:rPr>
        <w:t xml:space="preserve"> construída com materiais </w:t>
      </w:r>
      <w:r w:rsidR="00875E5B" w:rsidRPr="00A3036C">
        <w:rPr>
          <w:rFonts w:ascii="Times New Roman" w:hAnsi="Times New Roman" w:cs="Times New Roman"/>
          <w:sz w:val="24"/>
          <w:szCs w:val="24"/>
        </w:rPr>
        <w:t>naturais</w:t>
      </w:r>
      <w:r w:rsidR="006938A0" w:rsidRPr="00A3036C">
        <w:rPr>
          <w:rFonts w:ascii="Times New Roman" w:hAnsi="Times New Roman" w:cs="Times New Roman"/>
          <w:sz w:val="24"/>
          <w:szCs w:val="24"/>
        </w:rPr>
        <w:t>,</w:t>
      </w:r>
      <w:r w:rsidR="00875E5B" w:rsidRPr="00A3036C">
        <w:rPr>
          <w:rFonts w:ascii="Times New Roman" w:hAnsi="Times New Roman" w:cs="Times New Roman"/>
          <w:sz w:val="24"/>
          <w:szCs w:val="24"/>
        </w:rPr>
        <w:t xml:space="preserve"> </w:t>
      </w:r>
      <w:r w:rsidR="008D72B3" w:rsidRPr="00A3036C">
        <w:rPr>
          <w:rFonts w:ascii="Times New Roman" w:hAnsi="Times New Roman" w:cs="Times New Roman"/>
          <w:sz w:val="24"/>
          <w:szCs w:val="24"/>
        </w:rPr>
        <w:t>captado</w:t>
      </w:r>
      <w:r w:rsidR="00875E5B" w:rsidRPr="00A3036C">
        <w:rPr>
          <w:rFonts w:ascii="Times New Roman" w:hAnsi="Times New Roman" w:cs="Times New Roman"/>
          <w:sz w:val="24"/>
          <w:szCs w:val="24"/>
        </w:rPr>
        <w:t>s, sem agressão ao meio ambiente</w:t>
      </w:r>
      <w:r w:rsidR="007D7C3C" w:rsidRPr="00A3036C">
        <w:rPr>
          <w:rFonts w:ascii="Times New Roman" w:hAnsi="Times New Roman" w:cs="Times New Roman"/>
          <w:sz w:val="24"/>
          <w:szCs w:val="24"/>
        </w:rPr>
        <w:t xml:space="preserve">, </w:t>
      </w:r>
      <w:r w:rsidR="00C326C5" w:rsidRPr="00A3036C">
        <w:rPr>
          <w:rFonts w:ascii="Times New Roman" w:hAnsi="Times New Roman" w:cs="Times New Roman"/>
          <w:sz w:val="24"/>
          <w:szCs w:val="24"/>
        </w:rPr>
        <w:t>promove a integração</w:t>
      </w:r>
      <w:r w:rsidR="008451D6" w:rsidRPr="00A3036C">
        <w:rPr>
          <w:rFonts w:ascii="Times New Roman" w:hAnsi="Times New Roman" w:cs="Times New Roman"/>
          <w:sz w:val="24"/>
          <w:szCs w:val="24"/>
        </w:rPr>
        <w:t xml:space="preserve"> harmônica</w:t>
      </w:r>
      <w:r w:rsidR="00C326C5" w:rsidRPr="00A3036C">
        <w:rPr>
          <w:rFonts w:ascii="Times New Roman" w:hAnsi="Times New Roman" w:cs="Times New Roman"/>
          <w:sz w:val="24"/>
          <w:szCs w:val="24"/>
        </w:rPr>
        <w:t xml:space="preserve"> do imóvel</w:t>
      </w:r>
      <w:r w:rsidR="00BB154A" w:rsidRPr="00A3036C">
        <w:rPr>
          <w:rFonts w:ascii="Times New Roman" w:hAnsi="Times New Roman" w:cs="Times New Roman"/>
          <w:sz w:val="24"/>
          <w:szCs w:val="24"/>
        </w:rPr>
        <w:t xml:space="preserve"> e seus habitantes</w:t>
      </w:r>
      <w:r w:rsidR="006C0CE5" w:rsidRPr="00A3036C">
        <w:rPr>
          <w:rFonts w:ascii="Times New Roman" w:hAnsi="Times New Roman" w:cs="Times New Roman"/>
          <w:sz w:val="24"/>
          <w:szCs w:val="24"/>
        </w:rPr>
        <w:t xml:space="preserve"> </w:t>
      </w:r>
      <w:r w:rsidR="00B67BB7" w:rsidRPr="00A3036C">
        <w:rPr>
          <w:rFonts w:ascii="Times New Roman" w:hAnsi="Times New Roman" w:cs="Times New Roman"/>
          <w:sz w:val="24"/>
          <w:szCs w:val="24"/>
        </w:rPr>
        <w:t>com</w:t>
      </w:r>
      <w:r w:rsidR="00A633A6" w:rsidRPr="00A3036C">
        <w:rPr>
          <w:rFonts w:ascii="Times New Roman" w:hAnsi="Times New Roman" w:cs="Times New Roman"/>
          <w:sz w:val="24"/>
          <w:szCs w:val="24"/>
        </w:rPr>
        <w:t xml:space="preserve"> </w:t>
      </w:r>
      <w:r w:rsidR="0074676D" w:rsidRPr="00A3036C">
        <w:rPr>
          <w:rFonts w:ascii="Times New Roman" w:hAnsi="Times New Roman" w:cs="Times New Roman"/>
          <w:sz w:val="24"/>
          <w:szCs w:val="24"/>
        </w:rPr>
        <w:t>a fauna</w:t>
      </w:r>
      <w:r w:rsidR="00BC5476" w:rsidRPr="00A3036C">
        <w:rPr>
          <w:rFonts w:ascii="Times New Roman" w:hAnsi="Times New Roman" w:cs="Times New Roman"/>
          <w:sz w:val="24"/>
          <w:szCs w:val="24"/>
        </w:rPr>
        <w:t xml:space="preserve"> e</w:t>
      </w:r>
      <w:r w:rsidR="00BB154A" w:rsidRPr="00A3036C">
        <w:rPr>
          <w:rFonts w:ascii="Times New Roman" w:hAnsi="Times New Roman" w:cs="Times New Roman"/>
          <w:sz w:val="24"/>
          <w:szCs w:val="24"/>
        </w:rPr>
        <w:t xml:space="preserve"> flora</w:t>
      </w:r>
      <w:r w:rsidR="00BC5476" w:rsidRPr="00A3036C">
        <w:rPr>
          <w:rFonts w:ascii="Times New Roman" w:hAnsi="Times New Roman" w:cs="Times New Roman"/>
          <w:sz w:val="24"/>
          <w:szCs w:val="24"/>
        </w:rPr>
        <w:t xml:space="preserve"> abraçadas por uma prai</w:t>
      </w:r>
      <w:r w:rsidR="00BD426B" w:rsidRPr="00A3036C">
        <w:rPr>
          <w:rFonts w:ascii="Times New Roman" w:hAnsi="Times New Roman" w:cs="Times New Roman"/>
          <w:sz w:val="24"/>
          <w:szCs w:val="24"/>
        </w:rPr>
        <w:t xml:space="preserve">a, </w:t>
      </w:r>
      <w:r w:rsidR="00D35286" w:rsidRPr="00A3036C">
        <w:rPr>
          <w:rFonts w:ascii="Times New Roman" w:hAnsi="Times New Roman" w:cs="Times New Roman"/>
          <w:sz w:val="24"/>
          <w:szCs w:val="24"/>
        </w:rPr>
        <w:t>cerceada por rochas</w:t>
      </w:r>
      <w:r w:rsidR="000F0F1F" w:rsidRPr="00A3036C">
        <w:rPr>
          <w:rFonts w:ascii="Times New Roman" w:hAnsi="Times New Roman" w:cs="Times New Roman"/>
          <w:sz w:val="24"/>
          <w:szCs w:val="24"/>
        </w:rPr>
        <w:t xml:space="preserve"> e,</w:t>
      </w:r>
      <w:r w:rsidR="00D35286" w:rsidRPr="00A3036C">
        <w:rPr>
          <w:rFonts w:ascii="Times New Roman" w:hAnsi="Times New Roman" w:cs="Times New Roman"/>
          <w:sz w:val="24"/>
          <w:szCs w:val="24"/>
        </w:rPr>
        <w:t xml:space="preserve"> </w:t>
      </w:r>
      <w:r w:rsidR="00BD426B" w:rsidRPr="00A3036C">
        <w:rPr>
          <w:rFonts w:ascii="Times New Roman" w:hAnsi="Times New Roman" w:cs="Times New Roman"/>
          <w:sz w:val="24"/>
          <w:szCs w:val="24"/>
        </w:rPr>
        <w:t>praticamente, virgem</w:t>
      </w:r>
      <w:r w:rsidR="00A633A6" w:rsidRPr="00A3036C">
        <w:rPr>
          <w:rFonts w:ascii="Times New Roman" w:hAnsi="Times New Roman" w:cs="Times New Roman"/>
          <w:sz w:val="24"/>
          <w:szCs w:val="24"/>
        </w:rPr>
        <w:t>. Levando-se em conta</w:t>
      </w:r>
      <w:r w:rsidR="00E04C5D" w:rsidRPr="00A3036C">
        <w:rPr>
          <w:rFonts w:ascii="Times New Roman" w:hAnsi="Times New Roman" w:cs="Times New Roman"/>
          <w:sz w:val="24"/>
          <w:szCs w:val="24"/>
        </w:rPr>
        <w:t xml:space="preserve"> a frequência</w:t>
      </w:r>
      <w:r w:rsidR="0065286D" w:rsidRPr="00A3036C">
        <w:rPr>
          <w:rFonts w:ascii="Times New Roman" w:hAnsi="Times New Roman" w:cs="Times New Roman"/>
          <w:sz w:val="24"/>
          <w:szCs w:val="24"/>
        </w:rPr>
        <w:t xml:space="preserve"> de não mais</w:t>
      </w:r>
      <w:r w:rsidR="001A0203" w:rsidRPr="00A3036C">
        <w:rPr>
          <w:rFonts w:ascii="Times New Roman" w:hAnsi="Times New Roman" w:cs="Times New Roman"/>
          <w:sz w:val="24"/>
          <w:szCs w:val="24"/>
        </w:rPr>
        <w:t xml:space="preserve"> que os moradore</w:t>
      </w:r>
      <w:r w:rsidR="005557A7" w:rsidRPr="00A3036C">
        <w:rPr>
          <w:rFonts w:ascii="Times New Roman" w:hAnsi="Times New Roman" w:cs="Times New Roman"/>
          <w:sz w:val="24"/>
          <w:szCs w:val="24"/>
        </w:rPr>
        <w:t>s</w:t>
      </w:r>
      <w:r w:rsidR="00867B24" w:rsidRPr="00A3036C">
        <w:rPr>
          <w:rFonts w:ascii="Times New Roman" w:hAnsi="Times New Roman" w:cs="Times New Roman"/>
          <w:sz w:val="24"/>
          <w:szCs w:val="24"/>
        </w:rPr>
        <w:t xml:space="preserve"> </w:t>
      </w:r>
      <w:r w:rsidR="0035606F" w:rsidRPr="00A3036C">
        <w:rPr>
          <w:rFonts w:ascii="Times New Roman" w:hAnsi="Times New Roman" w:cs="Times New Roman"/>
          <w:sz w:val="24"/>
          <w:szCs w:val="24"/>
        </w:rPr>
        <w:t xml:space="preserve">da fazenda </w:t>
      </w:r>
      <w:r w:rsidR="009232BB" w:rsidRPr="00A3036C">
        <w:rPr>
          <w:rFonts w:ascii="Times New Roman" w:hAnsi="Times New Roman" w:cs="Times New Roman"/>
          <w:sz w:val="24"/>
          <w:szCs w:val="24"/>
        </w:rPr>
        <w:t>e s</w:t>
      </w:r>
      <w:r w:rsidR="0035606F" w:rsidRPr="00A3036C">
        <w:rPr>
          <w:rFonts w:ascii="Times New Roman" w:hAnsi="Times New Roman" w:cs="Times New Roman"/>
          <w:sz w:val="24"/>
          <w:szCs w:val="24"/>
        </w:rPr>
        <w:t>eus convidados</w:t>
      </w:r>
      <w:r w:rsidR="007A07A1" w:rsidRPr="00A3036C">
        <w:rPr>
          <w:rFonts w:ascii="Times New Roman" w:hAnsi="Times New Roman" w:cs="Times New Roman"/>
          <w:sz w:val="24"/>
          <w:szCs w:val="24"/>
        </w:rPr>
        <w:t xml:space="preserve">, estando vedado este </w:t>
      </w:r>
      <w:r w:rsidR="00870328" w:rsidRPr="00A3036C">
        <w:rPr>
          <w:rFonts w:ascii="Times New Roman" w:hAnsi="Times New Roman" w:cs="Times New Roman"/>
          <w:sz w:val="24"/>
          <w:szCs w:val="24"/>
        </w:rPr>
        <w:t>privilégio aos empregados</w:t>
      </w:r>
      <w:r w:rsidR="0039545F" w:rsidRPr="00A3036C">
        <w:rPr>
          <w:rFonts w:ascii="Times New Roman" w:hAnsi="Times New Roman" w:cs="Times New Roman"/>
          <w:sz w:val="24"/>
          <w:szCs w:val="24"/>
        </w:rPr>
        <w:t>, salvo em situações excepcionais e sob regra</w:t>
      </w:r>
      <w:r w:rsidR="00B31643" w:rsidRPr="00A3036C">
        <w:rPr>
          <w:rFonts w:ascii="Times New Roman" w:hAnsi="Times New Roman" w:cs="Times New Roman"/>
          <w:sz w:val="24"/>
          <w:szCs w:val="24"/>
        </w:rPr>
        <w:t>s impositivas à preservação</w:t>
      </w:r>
      <w:r w:rsidR="00E65B6A" w:rsidRPr="00A3036C">
        <w:rPr>
          <w:rFonts w:ascii="Times New Roman" w:hAnsi="Times New Roman" w:cs="Times New Roman"/>
          <w:sz w:val="24"/>
          <w:szCs w:val="24"/>
        </w:rPr>
        <w:t xml:space="preserve"> deste paraíso </w:t>
      </w:r>
      <w:r w:rsidR="007B628B" w:rsidRPr="00A3036C">
        <w:rPr>
          <w:rFonts w:ascii="Times New Roman" w:hAnsi="Times New Roman" w:cs="Times New Roman"/>
          <w:sz w:val="24"/>
          <w:szCs w:val="24"/>
        </w:rPr>
        <w:t>privativo</w:t>
      </w:r>
      <w:r w:rsidR="00A777EC" w:rsidRPr="00A3036C">
        <w:rPr>
          <w:rFonts w:ascii="Times New Roman" w:hAnsi="Times New Roman" w:cs="Times New Roman"/>
          <w:sz w:val="24"/>
          <w:szCs w:val="24"/>
        </w:rPr>
        <w:t>.</w:t>
      </w:r>
      <w:r w:rsidR="0084183D" w:rsidRPr="00A3036C">
        <w:rPr>
          <w:rFonts w:ascii="Times New Roman" w:hAnsi="Times New Roman" w:cs="Times New Roman"/>
          <w:sz w:val="24"/>
          <w:szCs w:val="24"/>
        </w:rPr>
        <w:t xml:space="preserve"> </w:t>
      </w:r>
      <w:r w:rsidR="00AE5043" w:rsidRPr="00A3036C">
        <w:rPr>
          <w:rFonts w:ascii="Times New Roman" w:hAnsi="Times New Roman" w:cs="Times New Roman"/>
          <w:sz w:val="24"/>
          <w:szCs w:val="24"/>
        </w:rPr>
        <w:t>C</w:t>
      </w:r>
      <w:r w:rsidR="0084183D" w:rsidRPr="00A3036C">
        <w:rPr>
          <w:rFonts w:ascii="Times New Roman" w:hAnsi="Times New Roman" w:cs="Times New Roman"/>
          <w:sz w:val="24"/>
          <w:szCs w:val="24"/>
        </w:rPr>
        <w:t xml:space="preserve">asa </w:t>
      </w:r>
      <w:r w:rsidR="00A81478" w:rsidRPr="00A3036C">
        <w:rPr>
          <w:rFonts w:ascii="Times New Roman" w:hAnsi="Times New Roman" w:cs="Times New Roman"/>
          <w:sz w:val="24"/>
          <w:szCs w:val="24"/>
        </w:rPr>
        <w:t>inspira</w:t>
      </w:r>
      <w:r w:rsidR="00AE5043" w:rsidRPr="00A3036C">
        <w:rPr>
          <w:rFonts w:ascii="Times New Roman" w:hAnsi="Times New Roman" w:cs="Times New Roman"/>
          <w:sz w:val="24"/>
          <w:szCs w:val="24"/>
        </w:rPr>
        <w:t xml:space="preserve"> a arquitetura de</w:t>
      </w:r>
      <w:r w:rsidR="00DA25DC" w:rsidRPr="00A3036C">
        <w:rPr>
          <w:rFonts w:ascii="Times New Roman" w:hAnsi="Times New Roman" w:cs="Times New Roman"/>
          <w:sz w:val="24"/>
          <w:szCs w:val="24"/>
        </w:rPr>
        <w:t xml:space="preserve"> milhares de projetos espalhados pelo país</w:t>
      </w:r>
      <w:r w:rsidR="00174F16" w:rsidRPr="00A3036C">
        <w:rPr>
          <w:rFonts w:ascii="Times New Roman" w:hAnsi="Times New Roman" w:cs="Times New Roman"/>
          <w:sz w:val="24"/>
          <w:szCs w:val="24"/>
        </w:rPr>
        <w:t xml:space="preserve">, </w:t>
      </w:r>
      <w:r w:rsidR="001753F3" w:rsidRPr="00A3036C">
        <w:rPr>
          <w:rFonts w:ascii="Times New Roman" w:hAnsi="Times New Roman" w:cs="Times New Roman"/>
          <w:sz w:val="24"/>
          <w:szCs w:val="24"/>
        </w:rPr>
        <w:t>efeti</w:t>
      </w:r>
      <w:r w:rsidR="00174F16" w:rsidRPr="00A3036C">
        <w:rPr>
          <w:rFonts w:ascii="Times New Roman" w:hAnsi="Times New Roman" w:cs="Times New Roman"/>
          <w:sz w:val="24"/>
          <w:szCs w:val="24"/>
        </w:rPr>
        <w:t xml:space="preserve">vando a convivência do ser humano e </w:t>
      </w:r>
      <w:r w:rsidR="002E73BE" w:rsidRPr="00A3036C">
        <w:rPr>
          <w:rFonts w:ascii="Times New Roman" w:hAnsi="Times New Roman" w:cs="Times New Roman"/>
          <w:sz w:val="24"/>
          <w:szCs w:val="24"/>
        </w:rPr>
        <w:t xml:space="preserve">todas </w:t>
      </w:r>
      <w:r w:rsidR="00174F16" w:rsidRPr="00A3036C">
        <w:rPr>
          <w:rFonts w:ascii="Times New Roman" w:hAnsi="Times New Roman" w:cs="Times New Roman"/>
          <w:sz w:val="24"/>
          <w:szCs w:val="24"/>
        </w:rPr>
        <w:t>a</w:t>
      </w:r>
      <w:r w:rsidR="008D55BB" w:rsidRPr="00A3036C">
        <w:rPr>
          <w:rFonts w:ascii="Times New Roman" w:hAnsi="Times New Roman" w:cs="Times New Roman"/>
          <w:sz w:val="24"/>
          <w:szCs w:val="24"/>
        </w:rPr>
        <w:t>s</w:t>
      </w:r>
      <w:r w:rsidR="00174F16" w:rsidRPr="00A3036C">
        <w:rPr>
          <w:rFonts w:ascii="Times New Roman" w:hAnsi="Times New Roman" w:cs="Times New Roman"/>
          <w:sz w:val="24"/>
          <w:szCs w:val="24"/>
        </w:rPr>
        <w:t xml:space="preserve"> </w:t>
      </w:r>
      <w:r w:rsidR="008D55BB" w:rsidRPr="00A3036C">
        <w:rPr>
          <w:rFonts w:ascii="Times New Roman" w:hAnsi="Times New Roman" w:cs="Times New Roman"/>
          <w:sz w:val="24"/>
          <w:szCs w:val="24"/>
        </w:rPr>
        <w:t xml:space="preserve">manifestações </w:t>
      </w:r>
      <w:r w:rsidR="00174F16" w:rsidRPr="00A3036C">
        <w:rPr>
          <w:rFonts w:ascii="Times New Roman" w:hAnsi="Times New Roman" w:cs="Times New Roman"/>
          <w:sz w:val="24"/>
          <w:szCs w:val="24"/>
        </w:rPr>
        <w:t>natur</w:t>
      </w:r>
      <w:r w:rsidR="008D55BB" w:rsidRPr="00A3036C">
        <w:rPr>
          <w:rFonts w:ascii="Times New Roman" w:hAnsi="Times New Roman" w:cs="Times New Roman"/>
          <w:sz w:val="24"/>
          <w:szCs w:val="24"/>
        </w:rPr>
        <w:t>ais</w:t>
      </w:r>
      <w:r w:rsidR="00784242" w:rsidRPr="00A3036C">
        <w:rPr>
          <w:rFonts w:ascii="Times New Roman" w:hAnsi="Times New Roman" w:cs="Times New Roman"/>
          <w:sz w:val="24"/>
          <w:szCs w:val="24"/>
        </w:rPr>
        <w:t xml:space="preserve">, tendo como premissa o respeito </w:t>
      </w:r>
      <w:r w:rsidR="004D659D" w:rsidRPr="00A3036C">
        <w:rPr>
          <w:rFonts w:ascii="Times New Roman" w:hAnsi="Times New Roman" w:cs="Times New Roman"/>
          <w:sz w:val="24"/>
          <w:szCs w:val="24"/>
        </w:rPr>
        <w:t>a divindade presente</w:t>
      </w:r>
      <w:r w:rsidR="00D557B5" w:rsidRPr="00A3036C">
        <w:rPr>
          <w:rFonts w:ascii="Times New Roman" w:hAnsi="Times New Roman" w:cs="Times New Roman"/>
          <w:sz w:val="24"/>
          <w:szCs w:val="24"/>
        </w:rPr>
        <w:t xml:space="preserve"> </w:t>
      </w:r>
      <w:r w:rsidR="00797267" w:rsidRPr="00A3036C">
        <w:rPr>
          <w:rFonts w:ascii="Times New Roman" w:hAnsi="Times New Roman" w:cs="Times New Roman"/>
          <w:sz w:val="24"/>
          <w:szCs w:val="24"/>
        </w:rPr>
        <w:t xml:space="preserve">na </w:t>
      </w:r>
      <w:r w:rsidR="00A1255D" w:rsidRPr="00A3036C">
        <w:rPr>
          <w:rFonts w:ascii="Times New Roman" w:hAnsi="Times New Roman" w:cs="Times New Roman"/>
          <w:sz w:val="24"/>
          <w:szCs w:val="24"/>
        </w:rPr>
        <w:t>natureza</w:t>
      </w:r>
      <w:r w:rsidR="00BA5C0E" w:rsidRPr="00A3036C">
        <w:rPr>
          <w:rFonts w:ascii="Times New Roman" w:hAnsi="Times New Roman" w:cs="Times New Roman"/>
          <w:sz w:val="24"/>
          <w:szCs w:val="24"/>
        </w:rPr>
        <w:t xml:space="preserve"> visível</w:t>
      </w:r>
      <w:r w:rsidR="00FE0521" w:rsidRPr="00A3036C">
        <w:rPr>
          <w:rFonts w:ascii="Times New Roman" w:hAnsi="Times New Roman" w:cs="Times New Roman"/>
          <w:sz w:val="24"/>
          <w:szCs w:val="24"/>
        </w:rPr>
        <w:t>. Breve</w:t>
      </w:r>
      <w:r w:rsidR="00936720" w:rsidRPr="00A3036C">
        <w:rPr>
          <w:rFonts w:ascii="Times New Roman" w:hAnsi="Times New Roman" w:cs="Times New Roman"/>
          <w:sz w:val="24"/>
          <w:szCs w:val="24"/>
        </w:rPr>
        <w:t>,</w:t>
      </w:r>
      <w:r w:rsidR="005906E4" w:rsidRPr="00A3036C">
        <w:rPr>
          <w:rFonts w:ascii="Times New Roman" w:hAnsi="Times New Roman" w:cs="Times New Roman"/>
          <w:sz w:val="24"/>
          <w:szCs w:val="24"/>
        </w:rPr>
        <w:t xml:space="preserve"> protegida e preservada pelo despertar em massa da consciênci</w:t>
      </w:r>
      <w:r w:rsidR="00C14F16" w:rsidRPr="00A3036C">
        <w:rPr>
          <w:rFonts w:ascii="Times New Roman" w:hAnsi="Times New Roman" w:cs="Times New Roman"/>
          <w:sz w:val="24"/>
          <w:szCs w:val="24"/>
        </w:rPr>
        <w:t xml:space="preserve">a de todos </w:t>
      </w:r>
      <w:r w:rsidR="0063209C" w:rsidRPr="00A3036C">
        <w:rPr>
          <w:rFonts w:ascii="Times New Roman" w:hAnsi="Times New Roman" w:cs="Times New Roman"/>
          <w:sz w:val="24"/>
          <w:szCs w:val="24"/>
        </w:rPr>
        <w:t>os seres humanizados</w:t>
      </w:r>
      <w:r w:rsidR="00C81F11" w:rsidRPr="00A3036C">
        <w:rPr>
          <w:rFonts w:ascii="Times New Roman" w:hAnsi="Times New Roman" w:cs="Times New Roman"/>
          <w:sz w:val="24"/>
          <w:szCs w:val="24"/>
        </w:rPr>
        <w:t>, aptos,</w:t>
      </w:r>
      <w:r w:rsidR="00601005" w:rsidRPr="00A3036C">
        <w:rPr>
          <w:rFonts w:ascii="Times New Roman" w:hAnsi="Times New Roman" w:cs="Times New Roman"/>
          <w:sz w:val="24"/>
          <w:szCs w:val="24"/>
        </w:rPr>
        <w:t xml:space="preserve"> </w:t>
      </w:r>
      <w:r w:rsidR="00C81F11" w:rsidRPr="00A3036C">
        <w:rPr>
          <w:rFonts w:ascii="Times New Roman" w:hAnsi="Times New Roman" w:cs="Times New Roman"/>
          <w:sz w:val="24"/>
          <w:szCs w:val="24"/>
        </w:rPr>
        <w:t>à regeneração</w:t>
      </w:r>
      <w:r w:rsidR="00D27415" w:rsidRPr="00A3036C">
        <w:rPr>
          <w:rFonts w:ascii="Times New Roman" w:hAnsi="Times New Roman" w:cs="Times New Roman"/>
          <w:sz w:val="24"/>
          <w:szCs w:val="24"/>
        </w:rPr>
        <w:t xml:space="preserve"> de suas almas renovadas na transmutação</w:t>
      </w:r>
      <w:r w:rsidR="00074B48" w:rsidRPr="00A3036C">
        <w:rPr>
          <w:rFonts w:ascii="Times New Roman" w:hAnsi="Times New Roman" w:cs="Times New Roman"/>
          <w:sz w:val="24"/>
          <w:szCs w:val="24"/>
        </w:rPr>
        <w:t xml:space="preserve"> ensinada pelo </w:t>
      </w:r>
      <w:r w:rsidR="00074B48" w:rsidRPr="00A3036C">
        <w:rPr>
          <w:rFonts w:ascii="Times New Roman" w:hAnsi="Times New Roman" w:cs="Times New Roman"/>
          <w:sz w:val="24"/>
          <w:szCs w:val="24"/>
        </w:rPr>
        <w:lastRenderedPageBreak/>
        <w:t>Governador Espiritual</w:t>
      </w:r>
      <w:r w:rsidR="00C868C2" w:rsidRPr="00A3036C">
        <w:rPr>
          <w:rFonts w:ascii="Times New Roman" w:hAnsi="Times New Roman" w:cs="Times New Roman"/>
          <w:sz w:val="24"/>
          <w:szCs w:val="24"/>
        </w:rPr>
        <w:t>, conhecido e reconhecido como</w:t>
      </w:r>
      <w:r w:rsidR="00037B80" w:rsidRPr="00A3036C">
        <w:rPr>
          <w:rFonts w:ascii="Times New Roman" w:hAnsi="Times New Roman" w:cs="Times New Roman"/>
          <w:sz w:val="24"/>
          <w:szCs w:val="24"/>
        </w:rPr>
        <w:t xml:space="preserve"> o filho de Deus...</w:t>
      </w:r>
      <w:r w:rsidR="00C868C2" w:rsidRPr="00A3036C">
        <w:rPr>
          <w:rFonts w:ascii="Times New Roman" w:hAnsi="Times New Roman" w:cs="Times New Roman"/>
          <w:sz w:val="24"/>
          <w:szCs w:val="24"/>
        </w:rPr>
        <w:t xml:space="preserve"> Jesus Cristo</w:t>
      </w:r>
      <w:r w:rsidR="00A1255D" w:rsidRPr="00A3036C">
        <w:rPr>
          <w:rFonts w:ascii="Times New Roman" w:hAnsi="Times New Roman" w:cs="Times New Roman"/>
          <w:sz w:val="24"/>
          <w:szCs w:val="24"/>
        </w:rPr>
        <w:t>.</w:t>
      </w:r>
    </w:p>
    <w:p w14:paraId="13FA0F12" w14:textId="77777777" w:rsidR="004B1665" w:rsidRPr="00A3036C" w:rsidRDefault="004B1665" w:rsidP="00646913">
      <w:pPr>
        <w:spacing w:after="0"/>
        <w:jc w:val="both"/>
        <w:rPr>
          <w:rFonts w:ascii="Times New Roman" w:hAnsi="Times New Roman" w:cs="Times New Roman"/>
          <w:sz w:val="24"/>
          <w:szCs w:val="24"/>
        </w:rPr>
      </w:pPr>
    </w:p>
    <w:p w14:paraId="34867D99" w14:textId="133168E6" w:rsidR="00EA5283" w:rsidRPr="00A3036C" w:rsidRDefault="005069D2"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94117" w:rsidRPr="00A3036C">
        <w:rPr>
          <w:rFonts w:ascii="Times New Roman" w:hAnsi="Times New Roman" w:cs="Times New Roman"/>
          <w:sz w:val="24"/>
          <w:szCs w:val="24"/>
        </w:rPr>
        <w:t xml:space="preserve">Nunca presenciei uma </w:t>
      </w:r>
      <w:r w:rsidR="0057094D" w:rsidRPr="00A3036C">
        <w:rPr>
          <w:rFonts w:ascii="Times New Roman" w:hAnsi="Times New Roman" w:cs="Times New Roman"/>
          <w:sz w:val="24"/>
          <w:szCs w:val="24"/>
        </w:rPr>
        <w:t xml:space="preserve">madrugada </w:t>
      </w:r>
      <w:r w:rsidR="00E94117" w:rsidRPr="00A3036C">
        <w:rPr>
          <w:rFonts w:ascii="Times New Roman" w:hAnsi="Times New Roman" w:cs="Times New Roman"/>
          <w:sz w:val="24"/>
          <w:szCs w:val="24"/>
        </w:rPr>
        <w:t xml:space="preserve">tão iluminada </w:t>
      </w:r>
      <w:r w:rsidR="00F2569F" w:rsidRPr="00A3036C">
        <w:rPr>
          <w:rFonts w:ascii="Times New Roman" w:hAnsi="Times New Roman" w:cs="Times New Roman"/>
          <w:sz w:val="24"/>
          <w:szCs w:val="24"/>
        </w:rPr>
        <w:t>quanto</w:t>
      </w:r>
      <w:r w:rsidR="003F0A68" w:rsidRPr="00A3036C">
        <w:rPr>
          <w:rFonts w:ascii="Times New Roman" w:hAnsi="Times New Roman" w:cs="Times New Roman"/>
          <w:sz w:val="24"/>
          <w:szCs w:val="24"/>
        </w:rPr>
        <w:t xml:space="preserve"> </w:t>
      </w:r>
      <w:r w:rsidR="00F2569F" w:rsidRPr="00A3036C">
        <w:rPr>
          <w:rFonts w:ascii="Times New Roman" w:hAnsi="Times New Roman" w:cs="Times New Roman"/>
          <w:sz w:val="24"/>
          <w:szCs w:val="24"/>
        </w:rPr>
        <w:t>esta</w:t>
      </w:r>
      <w:r w:rsidR="003F0A68" w:rsidRPr="00A3036C">
        <w:rPr>
          <w:rFonts w:ascii="Times New Roman" w:hAnsi="Times New Roman" w:cs="Times New Roman"/>
          <w:sz w:val="24"/>
          <w:szCs w:val="24"/>
        </w:rPr>
        <w:t xml:space="preserve"> vista pelos nossos olhos</w:t>
      </w:r>
      <w:r w:rsidR="00F2569F" w:rsidRPr="00A3036C">
        <w:rPr>
          <w:rFonts w:ascii="Times New Roman" w:hAnsi="Times New Roman" w:cs="Times New Roman"/>
          <w:sz w:val="24"/>
          <w:szCs w:val="24"/>
        </w:rPr>
        <w:t xml:space="preserve"> </w:t>
      </w:r>
      <w:r w:rsidR="00757CF2" w:rsidRPr="00A3036C">
        <w:rPr>
          <w:rFonts w:ascii="Times New Roman" w:hAnsi="Times New Roman" w:cs="Times New Roman"/>
          <w:sz w:val="24"/>
          <w:szCs w:val="24"/>
        </w:rPr>
        <w:t xml:space="preserve">― </w:t>
      </w:r>
      <w:r w:rsidR="003169CF" w:rsidRPr="00A3036C">
        <w:rPr>
          <w:rFonts w:ascii="Times New Roman" w:hAnsi="Times New Roman" w:cs="Times New Roman"/>
          <w:sz w:val="24"/>
          <w:szCs w:val="24"/>
        </w:rPr>
        <w:t>M</w:t>
      </w:r>
      <w:r w:rsidR="007E7DAF" w:rsidRPr="00A3036C">
        <w:rPr>
          <w:rFonts w:ascii="Times New Roman" w:hAnsi="Times New Roman" w:cs="Times New Roman"/>
          <w:sz w:val="24"/>
          <w:szCs w:val="24"/>
        </w:rPr>
        <w:t xml:space="preserve">aravilhada ― </w:t>
      </w:r>
      <w:r w:rsidR="00DE1F5D" w:rsidRPr="00A3036C">
        <w:rPr>
          <w:rFonts w:ascii="Times New Roman" w:hAnsi="Times New Roman" w:cs="Times New Roman"/>
          <w:sz w:val="24"/>
          <w:szCs w:val="24"/>
        </w:rPr>
        <w:t>O casal criado</w:t>
      </w:r>
      <w:r w:rsidR="00120601" w:rsidRPr="00A3036C">
        <w:rPr>
          <w:rFonts w:ascii="Times New Roman" w:hAnsi="Times New Roman" w:cs="Times New Roman"/>
          <w:sz w:val="24"/>
          <w:szCs w:val="24"/>
        </w:rPr>
        <w:t>r</w:t>
      </w:r>
      <w:r w:rsidR="00DE1F5D" w:rsidRPr="00A3036C">
        <w:rPr>
          <w:rFonts w:ascii="Times New Roman" w:hAnsi="Times New Roman" w:cs="Times New Roman"/>
          <w:sz w:val="24"/>
          <w:szCs w:val="24"/>
        </w:rPr>
        <w:t xml:space="preserve"> violeta e lilás manifestado na aura da Lua cheia </w:t>
      </w:r>
      <w:r w:rsidR="00120601" w:rsidRPr="00A3036C">
        <w:rPr>
          <w:rFonts w:ascii="Times New Roman" w:hAnsi="Times New Roman" w:cs="Times New Roman"/>
          <w:sz w:val="24"/>
          <w:szCs w:val="24"/>
        </w:rPr>
        <w:t xml:space="preserve">― </w:t>
      </w:r>
      <w:r w:rsidR="003169CF" w:rsidRPr="00A3036C">
        <w:rPr>
          <w:rFonts w:ascii="Times New Roman" w:hAnsi="Times New Roman" w:cs="Times New Roman"/>
          <w:sz w:val="24"/>
          <w:szCs w:val="24"/>
        </w:rPr>
        <w:t>Liz e Tom</w:t>
      </w:r>
      <w:r w:rsidR="001A2295" w:rsidRPr="00A3036C">
        <w:rPr>
          <w:rFonts w:ascii="Times New Roman" w:hAnsi="Times New Roman" w:cs="Times New Roman"/>
          <w:sz w:val="24"/>
          <w:szCs w:val="24"/>
        </w:rPr>
        <w:t xml:space="preserve"> </w:t>
      </w:r>
      <w:r w:rsidR="0017214A" w:rsidRPr="00A3036C">
        <w:rPr>
          <w:rFonts w:ascii="Times New Roman" w:hAnsi="Times New Roman" w:cs="Times New Roman"/>
          <w:sz w:val="24"/>
          <w:szCs w:val="24"/>
        </w:rPr>
        <w:t>se sentam</w:t>
      </w:r>
      <w:r w:rsidR="001A2295" w:rsidRPr="00A3036C">
        <w:rPr>
          <w:rFonts w:ascii="Times New Roman" w:hAnsi="Times New Roman" w:cs="Times New Roman"/>
          <w:sz w:val="24"/>
          <w:szCs w:val="24"/>
        </w:rPr>
        <w:t xml:space="preserve"> </w:t>
      </w:r>
      <w:r w:rsidR="0017214A" w:rsidRPr="00A3036C">
        <w:rPr>
          <w:rFonts w:ascii="Times New Roman" w:hAnsi="Times New Roman" w:cs="Times New Roman"/>
          <w:sz w:val="24"/>
          <w:szCs w:val="24"/>
        </w:rPr>
        <w:t xml:space="preserve">a beira do mar </w:t>
      </w:r>
      <w:r w:rsidR="00120601" w:rsidRPr="00A3036C">
        <w:rPr>
          <w:rFonts w:ascii="Times New Roman" w:hAnsi="Times New Roman" w:cs="Times New Roman"/>
          <w:sz w:val="24"/>
          <w:szCs w:val="24"/>
        </w:rPr>
        <w:t>―</w:t>
      </w:r>
      <w:r w:rsidR="0017214A" w:rsidRPr="00A3036C">
        <w:rPr>
          <w:rFonts w:ascii="Times New Roman" w:hAnsi="Times New Roman" w:cs="Times New Roman"/>
          <w:sz w:val="24"/>
          <w:szCs w:val="24"/>
        </w:rPr>
        <w:t xml:space="preserve"> </w:t>
      </w:r>
      <w:r w:rsidR="007873AF" w:rsidRPr="00A3036C">
        <w:rPr>
          <w:rFonts w:ascii="Times New Roman" w:hAnsi="Times New Roman" w:cs="Times New Roman"/>
          <w:sz w:val="24"/>
          <w:szCs w:val="24"/>
        </w:rPr>
        <w:t>E, nós, aqui, anos luz de distância</w:t>
      </w:r>
      <w:r w:rsidR="005950E9" w:rsidRPr="00A3036C">
        <w:rPr>
          <w:rFonts w:ascii="Times New Roman" w:hAnsi="Times New Roman" w:cs="Times New Roman"/>
          <w:sz w:val="24"/>
          <w:szCs w:val="24"/>
        </w:rPr>
        <w:t xml:space="preserve">, </w:t>
      </w:r>
      <w:r w:rsidR="00A359BA" w:rsidRPr="00A3036C">
        <w:rPr>
          <w:rFonts w:ascii="Times New Roman" w:hAnsi="Times New Roman" w:cs="Times New Roman"/>
          <w:sz w:val="24"/>
          <w:szCs w:val="24"/>
        </w:rPr>
        <w:t xml:space="preserve">recepcionando e </w:t>
      </w:r>
      <w:r w:rsidR="005950E9" w:rsidRPr="00A3036C">
        <w:rPr>
          <w:rFonts w:ascii="Times New Roman" w:hAnsi="Times New Roman" w:cs="Times New Roman"/>
          <w:sz w:val="24"/>
          <w:szCs w:val="24"/>
        </w:rPr>
        <w:t xml:space="preserve">vibrando esta </w:t>
      </w:r>
      <w:r w:rsidR="00A359BA" w:rsidRPr="00A3036C">
        <w:rPr>
          <w:rFonts w:ascii="Times New Roman" w:hAnsi="Times New Roman" w:cs="Times New Roman"/>
          <w:sz w:val="24"/>
          <w:szCs w:val="24"/>
        </w:rPr>
        <w:t xml:space="preserve">fonte de </w:t>
      </w:r>
      <w:r w:rsidR="005950E9" w:rsidRPr="00A3036C">
        <w:rPr>
          <w:rFonts w:ascii="Times New Roman" w:hAnsi="Times New Roman" w:cs="Times New Roman"/>
          <w:sz w:val="24"/>
          <w:szCs w:val="24"/>
        </w:rPr>
        <w:t>energi</w:t>
      </w:r>
      <w:r w:rsidR="00A359BA" w:rsidRPr="00A3036C">
        <w:rPr>
          <w:rFonts w:ascii="Times New Roman" w:hAnsi="Times New Roman" w:cs="Times New Roman"/>
          <w:sz w:val="24"/>
          <w:szCs w:val="24"/>
        </w:rPr>
        <w:t>a</w:t>
      </w:r>
      <w:r w:rsidR="00FE53EB" w:rsidRPr="00A3036C">
        <w:rPr>
          <w:rFonts w:ascii="Times New Roman" w:hAnsi="Times New Roman" w:cs="Times New Roman"/>
          <w:sz w:val="24"/>
          <w:szCs w:val="24"/>
        </w:rPr>
        <w:t>. ▬ emoc</w:t>
      </w:r>
      <w:r w:rsidR="00FE1811" w:rsidRPr="00A3036C">
        <w:rPr>
          <w:rFonts w:ascii="Times New Roman" w:hAnsi="Times New Roman" w:cs="Times New Roman"/>
          <w:sz w:val="24"/>
          <w:szCs w:val="24"/>
        </w:rPr>
        <w:t>ionada.</w:t>
      </w:r>
    </w:p>
    <w:p w14:paraId="3EDA226A" w14:textId="77777777" w:rsidR="00FE1811" w:rsidRPr="00A3036C" w:rsidRDefault="00FE1811" w:rsidP="00646913">
      <w:pPr>
        <w:spacing w:after="0"/>
        <w:jc w:val="both"/>
        <w:rPr>
          <w:rFonts w:ascii="Times New Roman" w:hAnsi="Times New Roman" w:cs="Times New Roman"/>
          <w:sz w:val="24"/>
          <w:szCs w:val="24"/>
        </w:rPr>
      </w:pPr>
    </w:p>
    <w:p w14:paraId="7B5DFFAA" w14:textId="64CBE040" w:rsidR="00FE1811" w:rsidRPr="00A3036C" w:rsidRDefault="00FE1811"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E, contagiaremos</w:t>
      </w:r>
      <w:r w:rsidR="006B1B06" w:rsidRPr="00A3036C">
        <w:rPr>
          <w:rFonts w:ascii="Times New Roman" w:hAnsi="Times New Roman" w:cs="Times New Roman"/>
          <w:sz w:val="24"/>
          <w:szCs w:val="24"/>
        </w:rPr>
        <w:t>, ao lado de outros dimensionais</w:t>
      </w:r>
      <w:r w:rsidR="004B67D1" w:rsidRPr="00A3036C">
        <w:rPr>
          <w:rFonts w:ascii="Times New Roman" w:hAnsi="Times New Roman" w:cs="Times New Roman"/>
          <w:sz w:val="24"/>
          <w:szCs w:val="24"/>
        </w:rPr>
        <w:t xml:space="preserve"> ― </w:t>
      </w:r>
      <w:r w:rsidR="000A51C8" w:rsidRPr="00A3036C">
        <w:rPr>
          <w:rFonts w:ascii="Times New Roman" w:hAnsi="Times New Roman" w:cs="Times New Roman"/>
          <w:sz w:val="24"/>
          <w:szCs w:val="24"/>
        </w:rPr>
        <w:t xml:space="preserve">Tom evoca a fonte enérgica visível da Lua </w:t>
      </w:r>
      <w:r w:rsidR="004B67D1" w:rsidRPr="00A3036C">
        <w:rPr>
          <w:rFonts w:ascii="Times New Roman" w:hAnsi="Times New Roman" w:cs="Times New Roman"/>
          <w:sz w:val="24"/>
          <w:szCs w:val="24"/>
        </w:rPr>
        <w:t>―</w:t>
      </w:r>
      <w:r w:rsidR="00DA1F8E" w:rsidRPr="00A3036C">
        <w:rPr>
          <w:rFonts w:ascii="Times New Roman" w:hAnsi="Times New Roman" w:cs="Times New Roman"/>
          <w:sz w:val="24"/>
          <w:szCs w:val="24"/>
        </w:rPr>
        <w:t xml:space="preserve"> </w:t>
      </w:r>
      <w:r w:rsidR="007F53A3" w:rsidRPr="00A3036C">
        <w:rPr>
          <w:rFonts w:ascii="Times New Roman" w:hAnsi="Times New Roman" w:cs="Times New Roman"/>
          <w:sz w:val="24"/>
          <w:szCs w:val="24"/>
        </w:rPr>
        <w:t>O</w:t>
      </w:r>
      <w:r w:rsidR="00DA1F8E" w:rsidRPr="00A3036C">
        <w:rPr>
          <w:rFonts w:ascii="Times New Roman" w:hAnsi="Times New Roman" w:cs="Times New Roman"/>
          <w:sz w:val="24"/>
          <w:szCs w:val="24"/>
        </w:rPr>
        <w:t>s humano</w:t>
      </w:r>
      <w:r w:rsidR="0019563B" w:rsidRPr="00A3036C">
        <w:rPr>
          <w:rFonts w:ascii="Times New Roman" w:hAnsi="Times New Roman" w:cs="Times New Roman"/>
          <w:sz w:val="24"/>
          <w:szCs w:val="24"/>
        </w:rPr>
        <w:t>s suscetíveis a esta nova ordem mundial. ▬ definitivo.</w:t>
      </w:r>
    </w:p>
    <w:p w14:paraId="56608BB1" w14:textId="77777777" w:rsidR="00E03F9C" w:rsidRPr="00A3036C" w:rsidRDefault="00E03F9C" w:rsidP="00646913">
      <w:pPr>
        <w:spacing w:after="0"/>
        <w:jc w:val="both"/>
        <w:rPr>
          <w:rFonts w:ascii="Times New Roman" w:hAnsi="Times New Roman" w:cs="Times New Roman"/>
          <w:sz w:val="24"/>
          <w:szCs w:val="24"/>
        </w:rPr>
      </w:pPr>
    </w:p>
    <w:p w14:paraId="2092FCA7" w14:textId="36AEA782" w:rsidR="00E03F9C" w:rsidRPr="00A3036C" w:rsidRDefault="00E03F9C"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7264E9" w:rsidRPr="00A3036C">
        <w:rPr>
          <w:rFonts w:ascii="Times New Roman" w:hAnsi="Times New Roman" w:cs="Times New Roman"/>
          <w:sz w:val="24"/>
          <w:szCs w:val="24"/>
        </w:rPr>
        <w:t>Sem esqu</w:t>
      </w:r>
      <w:r w:rsidR="00C83778" w:rsidRPr="00A3036C">
        <w:rPr>
          <w:rFonts w:ascii="Times New Roman" w:hAnsi="Times New Roman" w:cs="Times New Roman"/>
          <w:sz w:val="24"/>
          <w:szCs w:val="24"/>
        </w:rPr>
        <w:t>e</w:t>
      </w:r>
      <w:r w:rsidR="007264E9" w:rsidRPr="00A3036C">
        <w:rPr>
          <w:rFonts w:ascii="Times New Roman" w:hAnsi="Times New Roman" w:cs="Times New Roman"/>
          <w:sz w:val="24"/>
          <w:szCs w:val="24"/>
        </w:rPr>
        <w:t>cer</w:t>
      </w:r>
      <w:r w:rsidR="00C83778" w:rsidRPr="00A3036C">
        <w:rPr>
          <w:rFonts w:ascii="Times New Roman" w:hAnsi="Times New Roman" w:cs="Times New Roman"/>
          <w:sz w:val="24"/>
          <w:szCs w:val="24"/>
        </w:rPr>
        <w:t>, a presença dos cães de guarda da IMSD</w:t>
      </w:r>
      <w:r w:rsidR="00D9209A" w:rsidRPr="00A3036C">
        <w:rPr>
          <w:rFonts w:ascii="Times New Roman" w:hAnsi="Times New Roman" w:cs="Times New Roman"/>
          <w:sz w:val="24"/>
          <w:szCs w:val="24"/>
        </w:rPr>
        <w:t xml:space="preserve"> ―</w:t>
      </w:r>
      <w:r w:rsidR="000E6664" w:rsidRPr="00A3036C">
        <w:rPr>
          <w:rFonts w:ascii="Times New Roman" w:hAnsi="Times New Roman" w:cs="Times New Roman"/>
          <w:sz w:val="24"/>
          <w:szCs w:val="24"/>
        </w:rPr>
        <w:t xml:space="preserve"> </w:t>
      </w:r>
      <w:r w:rsidR="00C83778" w:rsidRPr="00A3036C">
        <w:rPr>
          <w:rFonts w:ascii="Times New Roman" w:hAnsi="Times New Roman" w:cs="Times New Roman"/>
          <w:sz w:val="24"/>
          <w:szCs w:val="24"/>
        </w:rPr>
        <w:t xml:space="preserve"> </w:t>
      </w:r>
      <w:r w:rsidR="0032134D" w:rsidRPr="00A3036C">
        <w:rPr>
          <w:rFonts w:ascii="Times New Roman" w:hAnsi="Times New Roman" w:cs="Times New Roman"/>
          <w:sz w:val="24"/>
          <w:szCs w:val="24"/>
        </w:rPr>
        <w:t>Taylor</w:t>
      </w:r>
      <w:r w:rsidR="00983799" w:rsidRPr="00A3036C">
        <w:rPr>
          <w:rFonts w:ascii="Times New Roman" w:hAnsi="Times New Roman" w:cs="Times New Roman"/>
          <w:sz w:val="24"/>
          <w:szCs w:val="24"/>
        </w:rPr>
        <w:t>, receosa,</w:t>
      </w:r>
      <w:r w:rsidR="0032134D" w:rsidRPr="00A3036C">
        <w:rPr>
          <w:rFonts w:ascii="Times New Roman" w:hAnsi="Times New Roman" w:cs="Times New Roman"/>
          <w:sz w:val="24"/>
          <w:szCs w:val="24"/>
        </w:rPr>
        <w:t xml:space="preserve"> alert</w:t>
      </w:r>
      <w:r w:rsidR="00C03AAA" w:rsidRPr="00A3036C">
        <w:rPr>
          <w:rFonts w:ascii="Times New Roman" w:hAnsi="Times New Roman" w:cs="Times New Roman"/>
          <w:sz w:val="24"/>
          <w:szCs w:val="24"/>
        </w:rPr>
        <w:t xml:space="preserve">a </w:t>
      </w:r>
      <w:r w:rsidR="00983799" w:rsidRPr="00A3036C">
        <w:rPr>
          <w:rFonts w:ascii="Times New Roman" w:hAnsi="Times New Roman" w:cs="Times New Roman"/>
          <w:sz w:val="24"/>
          <w:szCs w:val="24"/>
        </w:rPr>
        <w:t xml:space="preserve">― </w:t>
      </w:r>
      <w:r w:rsidR="003C0F31" w:rsidRPr="00A3036C">
        <w:rPr>
          <w:rFonts w:ascii="Times New Roman" w:hAnsi="Times New Roman" w:cs="Times New Roman"/>
          <w:sz w:val="24"/>
          <w:szCs w:val="24"/>
        </w:rPr>
        <w:t xml:space="preserve">Obrigatoriamente, viveremos no </w:t>
      </w:r>
      <w:r w:rsidR="003C0F31" w:rsidRPr="00A3036C">
        <w:rPr>
          <w:rFonts w:ascii="Times New Roman" w:hAnsi="Times New Roman" w:cs="Times New Roman"/>
          <w:i/>
          <w:iCs/>
          <w:sz w:val="24"/>
          <w:szCs w:val="24"/>
        </w:rPr>
        <w:t>búnquer</w:t>
      </w:r>
      <w:r w:rsidR="009C3EB8" w:rsidRPr="00A3036C">
        <w:rPr>
          <w:rFonts w:ascii="Times New Roman" w:hAnsi="Times New Roman" w:cs="Times New Roman"/>
          <w:sz w:val="24"/>
          <w:szCs w:val="24"/>
        </w:rPr>
        <w:t>, evitando qu</w:t>
      </w:r>
      <w:r w:rsidR="00F61338" w:rsidRPr="00A3036C">
        <w:rPr>
          <w:rFonts w:ascii="Times New Roman" w:hAnsi="Times New Roman" w:cs="Times New Roman"/>
          <w:sz w:val="24"/>
          <w:szCs w:val="24"/>
        </w:rPr>
        <w:t>aisqu</w:t>
      </w:r>
      <w:r w:rsidR="009C3EB8" w:rsidRPr="00A3036C">
        <w:rPr>
          <w:rFonts w:ascii="Times New Roman" w:hAnsi="Times New Roman" w:cs="Times New Roman"/>
          <w:sz w:val="24"/>
          <w:szCs w:val="24"/>
        </w:rPr>
        <w:t>er exposições</w:t>
      </w:r>
      <w:r w:rsidR="00A273E7" w:rsidRPr="00A3036C">
        <w:rPr>
          <w:rFonts w:ascii="Times New Roman" w:hAnsi="Times New Roman" w:cs="Times New Roman"/>
          <w:sz w:val="24"/>
          <w:szCs w:val="24"/>
        </w:rPr>
        <w:t xml:space="preserve"> na rotina da Fazenda Araruama e seu entorno ―</w:t>
      </w:r>
      <w:r w:rsidR="003062AF" w:rsidRPr="00A3036C">
        <w:rPr>
          <w:rFonts w:ascii="Times New Roman" w:hAnsi="Times New Roman" w:cs="Times New Roman"/>
          <w:sz w:val="24"/>
          <w:szCs w:val="24"/>
        </w:rPr>
        <w:t xml:space="preserve"> Liz, impositiva, </w:t>
      </w:r>
      <w:r w:rsidR="00686212" w:rsidRPr="00A3036C">
        <w:rPr>
          <w:rFonts w:ascii="Times New Roman" w:hAnsi="Times New Roman" w:cs="Times New Roman"/>
          <w:sz w:val="24"/>
          <w:szCs w:val="24"/>
        </w:rPr>
        <w:t>sugestiona ―</w:t>
      </w:r>
      <w:r w:rsidR="00F61338" w:rsidRPr="00A3036C">
        <w:rPr>
          <w:rFonts w:ascii="Times New Roman" w:hAnsi="Times New Roman" w:cs="Times New Roman"/>
          <w:sz w:val="24"/>
          <w:szCs w:val="24"/>
        </w:rPr>
        <w:t xml:space="preserve"> </w:t>
      </w:r>
      <w:r w:rsidR="009C3EB8" w:rsidRPr="00A3036C">
        <w:rPr>
          <w:rFonts w:ascii="Times New Roman" w:hAnsi="Times New Roman" w:cs="Times New Roman"/>
          <w:i/>
          <w:iCs/>
          <w:sz w:val="24"/>
          <w:szCs w:val="24"/>
        </w:rPr>
        <w:t xml:space="preserve"> </w:t>
      </w:r>
      <w:r w:rsidR="0002165C" w:rsidRPr="00A3036C">
        <w:rPr>
          <w:rFonts w:ascii="Times New Roman" w:hAnsi="Times New Roman" w:cs="Times New Roman"/>
          <w:sz w:val="24"/>
          <w:szCs w:val="24"/>
        </w:rPr>
        <w:t xml:space="preserve">Gato escaldado tem medo de água fria. ▬ </w:t>
      </w:r>
      <w:r w:rsidR="00E67E87" w:rsidRPr="00A3036C">
        <w:rPr>
          <w:rFonts w:ascii="Times New Roman" w:hAnsi="Times New Roman" w:cs="Times New Roman"/>
          <w:sz w:val="24"/>
          <w:szCs w:val="24"/>
        </w:rPr>
        <w:t>determina.</w:t>
      </w:r>
    </w:p>
    <w:p w14:paraId="3CB5B3E4" w14:textId="77777777" w:rsidR="00E67E87" w:rsidRPr="00A3036C" w:rsidRDefault="00E67E87" w:rsidP="00646913">
      <w:pPr>
        <w:spacing w:after="0"/>
        <w:jc w:val="both"/>
        <w:rPr>
          <w:rFonts w:ascii="Times New Roman" w:hAnsi="Times New Roman" w:cs="Times New Roman"/>
          <w:sz w:val="24"/>
          <w:szCs w:val="24"/>
        </w:rPr>
      </w:pPr>
    </w:p>
    <w:p w14:paraId="5102A38B" w14:textId="10EADB13" w:rsidR="00E67E87" w:rsidRPr="00A3036C" w:rsidRDefault="00E67E87"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B90303" w:rsidRPr="00A3036C">
        <w:rPr>
          <w:rFonts w:ascii="Times New Roman" w:hAnsi="Times New Roman" w:cs="Times New Roman"/>
          <w:sz w:val="24"/>
          <w:szCs w:val="24"/>
        </w:rPr>
        <w:t xml:space="preserve"> Manda quem pode, obedece quem tem juízo ― </w:t>
      </w:r>
      <w:r w:rsidR="008A7FA3" w:rsidRPr="00A3036C">
        <w:rPr>
          <w:rFonts w:ascii="Times New Roman" w:hAnsi="Times New Roman" w:cs="Times New Roman"/>
          <w:sz w:val="24"/>
          <w:szCs w:val="24"/>
        </w:rPr>
        <w:t xml:space="preserve">Tom Harrison </w:t>
      </w:r>
      <w:r w:rsidR="00CD758A" w:rsidRPr="00A3036C">
        <w:rPr>
          <w:rFonts w:ascii="Times New Roman" w:hAnsi="Times New Roman" w:cs="Times New Roman"/>
          <w:sz w:val="24"/>
          <w:szCs w:val="24"/>
        </w:rPr>
        <w:t xml:space="preserve">chacoteia sua alma gêmea </w:t>
      </w:r>
      <w:r w:rsidR="00B90303" w:rsidRPr="00A3036C">
        <w:rPr>
          <w:rFonts w:ascii="Times New Roman" w:hAnsi="Times New Roman" w:cs="Times New Roman"/>
          <w:sz w:val="24"/>
          <w:szCs w:val="24"/>
        </w:rPr>
        <w:t>―</w:t>
      </w:r>
      <w:r w:rsidR="00C1477B" w:rsidRPr="00A3036C">
        <w:rPr>
          <w:rFonts w:ascii="Times New Roman" w:hAnsi="Times New Roman" w:cs="Times New Roman"/>
          <w:sz w:val="24"/>
          <w:szCs w:val="24"/>
        </w:rPr>
        <w:t xml:space="preserve"> </w:t>
      </w:r>
      <w:r w:rsidR="00E874DA" w:rsidRPr="00A3036C">
        <w:rPr>
          <w:rFonts w:ascii="Times New Roman" w:hAnsi="Times New Roman" w:cs="Times New Roman"/>
          <w:sz w:val="24"/>
          <w:szCs w:val="24"/>
        </w:rPr>
        <w:t>Melhor, acreditarmos que o raio não cai no mesmo lugar</w:t>
      </w:r>
      <w:r w:rsidR="007A21B1" w:rsidRPr="00A3036C">
        <w:rPr>
          <w:rFonts w:ascii="Times New Roman" w:hAnsi="Times New Roman" w:cs="Times New Roman"/>
          <w:sz w:val="24"/>
          <w:szCs w:val="24"/>
        </w:rPr>
        <w:t xml:space="preserve"> duas vezes ― </w:t>
      </w:r>
      <w:r w:rsidR="00BB0464" w:rsidRPr="00A3036C">
        <w:rPr>
          <w:rFonts w:ascii="Times New Roman" w:hAnsi="Times New Roman" w:cs="Times New Roman"/>
          <w:sz w:val="24"/>
          <w:szCs w:val="24"/>
        </w:rPr>
        <w:t>Otimista ―</w:t>
      </w:r>
      <w:r w:rsidR="003B6C0B" w:rsidRPr="00A3036C">
        <w:rPr>
          <w:rFonts w:ascii="Times New Roman" w:hAnsi="Times New Roman" w:cs="Times New Roman"/>
          <w:sz w:val="24"/>
          <w:szCs w:val="24"/>
        </w:rPr>
        <w:t xml:space="preserve"> </w:t>
      </w:r>
      <w:r w:rsidR="00EE0325" w:rsidRPr="00A3036C">
        <w:rPr>
          <w:rFonts w:ascii="Times New Roman" w:hAnsi="Times New Roman" w:cs="Times New Roman"/>
          <w:sz w:val="24"/>
          <w:szCs w:val="24"/>
        </w:rPr>
        <w:t xml:space="preserve">Continuaremos ser um pedregulho no caminho </w:t>
      </w:r>
      <w:r w:rsidR="00074ADE" w:rsidRPr="00A3036C">
        <w:rPr>
          <w:rFonts w:ascii="Times New Roman" w:hAnsi="Times New Roman" w:cs="Times New Roman"/>
          <w:sz w:val="24"/>
          <w:szCs w:val="24"/>
        </w:rPr>
        <w:t>da IMSD —</w:t>
      </w:r>
      <w:r w:rsidR="00662FCF" w:rsidRPr="00A3036C">
        <w:rPr>
          <w:rFonts w:ascii="Times New Roman" w:hAnsi="Times New Roman" w:cs="Times New Roman"/>
          <w:sz w:val="24"/>
          <w:szCs w:val="24"/>
        </w:rPr>
        <w:t xml:space="preserve"> </w:t>
      </w:r>
      <w:r w:rsidR="00074ADE" w:rsidRPr="00A3036C">
        <w:rPr>
          <w:rFonts w:ascii="Times New Roman" w:hAnsi="Times New Roman" w:cs="Times New Roman"/>
          <w:sz w:val="24"/>
          <w:szCs w:val="24"/>
        </w:rPr>
        <w:t>Independência Mundial dos Servos de Deus</w:t>
      </w:r>
      <w:r w:rsidR="00662FCF" w:rsidRPr="00A3036C">
        <w:rPr>
          <w:rFonts w:ascii="Times New Roman" w:hAnsi="Times New Roman" w:cs="Times New Roman"/>
          <w:sz w:val="24"/>
          <w:szCs w:val="24"/>
        </w:rPr>
        <w:t>. ▬</w:t>
      </w:r>
      <w:r w:rsidR="002906B3" w:rsidRPr="00A3036C">
        <w:rPr>
          <w:rFonts w:ascii="Times New Roman" w:hAnsi="Times New Roman" w:cs="Times New Roman"/>
          <w:sz w:val="24"/>
          <w:szCs w:val="24"/>
        </w:rPr>
        <w:t xml:space="preserve"> </w:t>
      </w:r>
      <w:r w:rsidR="00662FCF" w:rsidRPr="00A3036C">
        <w:rPr>
          <w:rFonts w:ascii="Times New Roman" w:hAnsi="Times New Roman" w:cs="Times New Roman"/>
          <w:sz w:val="24"/>
          <w:szCs w:val="24"/>
        </w:rPr>
        <w:t>contundente</w:t>
      </w:r>
      <w:r w:rsidR="002906B3" w:rsidRPr="00A3036C">
        <w:rPr>
          <w:rFonts w:ascii="Times New Roman" w:hAnsi="Times New Roman" w:cs="Times New Roman"/>
          <w:sz w:val="24"/>
          <w:szCs w:val="24"/>
        </w:rPr>
        <w:t>.</w:t>
      </w:r>
    </w:p>
    <w:p w14:paraId="5252EABE" w14:textId="77777777" w:rsidR="002906B3" w:rsidRPr="00A3036C" w:rsidRDefault="002906B3" w:rsidP="00646913">
      <w:pPr>
        <w:spacing w:after="0"/>
        <w:jc w:val="both"/>
        <w:rPr>
          <w:rFonts w:ascii="Times New Roman" w:hAnsi="Times New Roman" w:cs="Times New Roman"/>
          <w:sz w:val="24"/>
          <w:szCs w:val="24"/>
        </w:rPr>
      </w:pPr>
    </w:p>
    <w:p w14:paraId="5F49029B" w14:textId="4CC6F2CA" w:rsidR="00336979" w:rsidRPr="00A3036C" w:rsidRDefault="00F94394"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w:t>
      </w:r>
      <w:r w:rsidR="00DF30C8" w:rsidRPr="00A3036C">
        <w:rPr>
          <w:rFonts w:ascii="Times New Roman" w:hAnsi="Times New Roman" w:cs="Times New Roman"/>
          <w:sz w:val="24"/>
          <w:szCs w:val="24"/>
        </w:rPr>
        <w:t xml:space="preserve">Harrison </w:t>
      </w:r>
      <w:r w:rsidRPr="00A3036C">
        <w:rPr>
          <w:rFonts w:ascii="Times New Roman" w:hAnsi="Times New Roman" w:cs="Times New Roman"/>
          <w:sz w:val="24"/>
          <w:szCs w:val="24"/>
        </w:rPr>
        <w:t>levanta-se</w:t>
      </w:r>
      <w:r w:rsidR="00DF30C8" w:rsidRPr="00A3036C">
        <w:rPr>
          <w:rFonts w:ascii="Times New Roman" w:hAnsi="Times New Roman" w:cs="Times New Roman"/>
          <w:sz w:val="24"/>
          <w:szCs w:val="24"/>
        </w:rPr>
        <w:t xml:space="preserve"> com Liz Taylor</w:t>
      </w:r>
      <w:r w:rsidR="00484EF7" w:rsidRPr="00A3036C">
        <w:rPr>
          <w:rFonts w:ascii="Times New Roman" w:hAnsi="Times New Roman" w:cs="Times New Roman"/>
          <w:sz w:val="24"/>
          <w:szCs w:val="24"/>
        </w:rPr>
        <w:t xml:space="preserve"> e adentram ao mar</w:t>
      </w:r>
      <w:r w:rsidR="00040F61" w:rsidRPr="00A3036C">
        <w:rPr>
          <w:rFonts w:ascii="Times New Roman" w:hAnsi="Times New Roman" w:cs="Times New Roman"/>
          <w:sz w:val="24"/>
          <w:szCs w:val="24"/>
        </w:rPr>
        <w:t>. Trocam carícias e beijos</w:t>
      </w:r>
      <w:r w:rsidR="00936BA4" w:rsidRPr="00A3036C">
        <w:rPr>
          <w:rFonts w:ascii="Times New Roman" w:hAnsi="Times New Roman" w:cs="Times New Roman"/>
          <w:sz w:val="24"/>
          <w:szCs w:val="24"/>
        </w:rPr>
        <w:t xml:space="preserve"> acalorados</w:t>
      </w:r>
      <w:r w:rsidR="00FF3640" w:rsidRPr="00A3036C">
        <w:rPr>
          <w:rFonts w:ascii="Times New Roman" w:hAnsi="Times New Roman" w:cs="Times New Roman"/>
          <w:sz w:val="24"/>
          <w:szCs w:val="24"/>
        </w:rPr>
        <w:t xml:space="preserve">. Iluminados pela Lua </w:t>
      </w:r>
      <w:r w:rsidR="00DE015D" w:rsidRPr="00A3036C">
        <w:rPr>
          <w:rFonts w:ascii="Times New Roman" w:hAnsi="Times New Roman" w:cs="Times New Roman"/>
          <w:sz w:val="24"/>
          <w:szCs w:val="24"/>
        </w:rPr>
        <w:t xml:space="preserve">de </w:t>
      </w:r>
      <w:r w:rsidR="00FF3640" w:rsidRPr="00A3036C">
        <w:rPr>
          <w:rFonts w:ascii="Times New Roman" w:hAnsi="Times New Roman" w:cs="Times New Roman"/>
          <w:sz w:val="24"/>
          <w:szCs w:val="24"/>
        </w:rPr>
        <w:t>aura violeta e lilás</w:t>
      </w:r>
      <w:r w:rsidR="00DE015D" w:rsidRPr="00A3036C">
        <w:rPr>
          <w:rFonts w:ascii="Times New Roman" w:hAnsi="Times New Roman" w:cs="Times New Roman"/>
          <w:sz w:val="24"/>
          <w:szCs w:val="24"/>
        </w:rPr>
        <w:t xml:space="preserve">, </w:t>
      </w:r>
      <w:r w:rsidR="00492E4A" w:rsidRPr="00A3036C">
        <w:rPr>
          <w:rFonts w:ascii="Times New Roman" w:hAnsi="Times New Roman" w:cs="Times New Roman"/>
          <w:sz w:val="24"/>
          <w:szCs w:val="24"/>
        </w:rPr>
        <w:t>bailam a sexualidade de seus corpos</w:t>
      </w:r>
      <w:r w:rsidR="00C435F4" w:rsidRPr="00A3036C">
        <w:rPr>
          <w:rFonts w:ascii="Times New Roman" w:hAnsi="Times New Roman" w:cs="Times New Roman"/>
          <w:sz w:val="24"/>
          <w:szCs w:val="24"/>
        </w:rPr>
        <w:t xml:space="preserve"> sedentos</w:t>
      </w:r>
      <w:r w:rsidR="00492E4A" w:rsidRPr="00A3036C">
        <w:rPr>
          <w:rFonts w:ascii="Times New Roman" w:hAnsi="Times New Roman" w:cs="Times New Roman"/>
          <w:sz w:val="24"/>
          <w:szCs w:val="24"/>
        </w:rPr>
        <w:t xml:space="preserve"> nas marolas</w:t>
      </w:r>
      <w:r w:rsidR="00336979" w:rsidRPr="00A3036C">
        <w:rPr>
          <w:rFonts w:ascii="Times New Roman" w:hAnsi="Times New Roman" w:cs="Times New Roman"/>
          <w:sz w:val="24"/>
          <w:szCs w:val="24"/>
        </w:rPr>
        <w:t xml:space="preserve"> temperadas pelo frescor do amor</w:t>
      </w:r>
      <w:r w:rsidR="009C4054" w:rsidRPr="00A3036C">
        <w:rPr>
          <w:rFonts w:ascii="Times New Roman" w:hAnsi="Times New Roman" w:cs="Times New Roman"/>
          <w:sz w:val="24"/>
          <w:szCs w:val="24"/>
        </w:rPr>
        <w:t xml:space="preserve"> até experimentarem</w:t>
      </w:r>
      <w:r w:rsidR="00E15471" w:rsidRPr="00A3036C">
        <w:rPr>
          <w:rFonts w:ascii="Times New Roman" w:hAnsi="Times New Roman" w:cs="Times New Roman"/>
          <w:sz w:val="24"/>
          <w:szCs w:val="24"/>
        </w:rPr>
        <w:t xml:space="preserve">, após </w:t>
      </w:r>
      <w:r w:rsidR="0048162A" w:rsidRPr="00A3036C">
        <w:rPr>
          <w:rFonts w:ascii="Times New Roman" w:hAnsi="Times New Roman" w:cs="Times New Roman"/>
          <w:sz w:val="24"/>
          <w:szCs w:val="24"/>
        </w:rPr>
        <w:lastRenderedPageBreak/>
        <w:t>vivenciarem preliminares infindáveis</w:t>
      </w:r>
      <w:r w:rsidR="00D918FC" w:rsidRPr="00A3036C">
        <w:rPr>
          <w:rFonts w:ascii="Times New Roman" w:hAnsi="Times New Roman" w:cs="Times New Roman"/>
          <w:sz w:val="24"/>
          <w:szCs w:val="24"/>
        </w:rPr>
        <w:t xml:space="preserve"> na ternura do carinho,</w:t>
      </w:r>
      <w:r w:rsidR="009C4054" w:rsidRPr="00A3036C">
        <w:rPr>
          <w:rFonts w:ascii="Times New Roman" w:hAnsi="Times New Roman" w:cs="Times New Roman"/>
          <w:sz w:val="24"/>
          <w:szCs w:val="24"/>
        </w:rPr>
        <w:t xml:space="preserve"> o </w:t>
      </w:r>
      <w:r w:rsidR="00030CF3" w:rsidRPr="00A3036C">
        <w:rPr>
          <w:rFonts w:ascii="Times New Roman" w:hAnsi="Times New Roman" w:cs="Times New Roman"/>
          <w:sz w:val="24"/>
          <w:szCs w:val="24"/>
        </w:rPr>
        <w:t>clímax</w:t>
      </w:r>
      <w:r w:rsidR="00336979" w:rsidRPr="00A3036C">
        <w:rPr>
          <w:rFonts w:ascii="Times New Roman" w:hAnsi="Times New Roman" w:cs="Times New Roman"/>
          <w:sz w:val="24"/>
          <w:szCs w:val="24"/>
        </w:rPr>
        <w:t>.</w:t>
      </w:r>
      <w:r w:rsidR="00DC7E4C" w:rsidRPr="00A3036C">
        <w:rPr>
          <w:rFonts w:ascii="Times New Roman" w:hAnsi="Times New Roman" w:cs="Times New Roman"/>
          <w:sz w:val="24"/>
          <w:szCs w:val="24"/>
        </w:rPr>
        <w:t xml:space="preserve"> Não</w:t>
      </w:r>
      <w:r w:rsidR="00121CFB" w:rsidRPr="00A3036C">
        <w:rPr>
          <w:rFonts w:ascii="Times New Roman" w:hAnsi="Times New Roman" w:cs="Times New Roman"/>
          <w:sz w:val="24"/>
          <w:szCs w:val="24"/>
        </w:rPr>
        <w:t xml:space="preserve"> </w:t>
      </w:r>
      <w:r w:rsidR="00DC7E4C" w:rsidRPr="00A3036C">
        <w:rPr>
          <w:rFonts w:ascii="Times New Roman" w:hAnsi="Times New Roman" w:cs="Times New Roman"/>
          <w:sz w:val="24"/>
          <w:szCs w:val="24"/>
        </w:rPr>
        <w:t>só, por uma ve</w:t>
      </w:r>
      <w:r w:rsidR="00C70F2F" w:rsidRPr="00A3036C">
        <w:rPr>
          <w:rFonts w:ascii="Times New Roman" w:hAnsi="Times New Roman" w:cs="Times New Roman"/>
          <w:sz w:val="24"/>
          <w:szCs w:val="24"/>
        </w:rPr>
        <w:t>z, flutuando</w:t>
      </w:r>
      <w:r w:rsidR="00CD7444" w:rsidRPr="00A3036C">
        <w:rPr>
          <w:rFonts w:ascii="Times New Roman" w:hAnsi="Times New Roman" w:cs="Times New Roman"/>
          <w:sz w:val="24"/>
          <w:szCs w:val="24"/>
        </w:rPr>
        <w:t xml:space="preserve"> sensações molhadas no mar, como </w:t>
      </w:r>
      <w:r w:rsidR="0087440B" w:rsidRPr="00A3036C">
        <w:rPr>
          <w:rFonts w:ascii="Times New Roman" w:hAnsi="Times New Roman" w:cs="Times New Roman"/>
          <w:sz w:val="24"/>
          <w:szCs w:val="24"/>
        </w:rPr>
        <w:t>também, sequencialmente</w:t>
      </w:r>
      <w:r w:rsidR="00B21961" w:rsidRPr="00A3036C">
        <w:rPr>
          <w:rFonts w:ascii="Times New Roman" w:hAnsi="Times New Roman" w:cs="Times New Roman"/>
          <w:sz w:val="24"/>
          <w:szCs w:val="24"/>
        </w:rPr>
        <w:t xml:space="preserve">, </w:t>
      </w:r>
      <w:r w:rsidR="00E41809" w:rsidRPr="00A3036C">
        <w:rPr>
          <w:rFonts w:ascii="Times New Roman" w:hAnsi="Times New Roman" w:cs="Times New Roman"/>
          <w:sz w:val="24"/>
          <w:szCs w:val="24"/>
        </w:rPr>
        <w:t>à</w:t>
      </w:r>
      <w:r w:rsidR="00B21961" w:rsidRPr="00A3036C">
        <w:rPr>
          <w:rFonts w:ascii="Times New Roman" w:hAnsi="Times New Roman" w:cs="Times New Roman"/>
          <w:sz w:val="24"/>
          <w:szCs w:val="24"/>
        </w:rPr>
        <w:t xml:space="preserve"> beira</w:t>
      </w:r>
      <w:r w:rsidR="004406F2" w:rsidRPr="00A3036C">
        <w:rPr>
          <w:rFonts w:ascii="Times New Roman" w:hAnsi="Times New Roman" w:cs="Times New Roman"/>
          <w:sz w:val="24"/>
          <w:szCs w:val="24"/>
        </w:rPr>
        <w:t xml:space="preserve"> da água salgada </w:t>
      </w:r>
      <w:r w:rsidR="00C32EA4" w:rsidRPr="00A3036C">
        <w:rPr>
          <w:rFonts w:ascii="Times New Roman" w:hAnsi="Times New Roman" w:cs="Times New Roman"/>
          <w:sz w:val="24"/>
          <w:szCs w:val="24"/>
        </w:rPr>
        <w:t xml:space="preserve">com </w:t>
      </w:r>
      <w:r w:rsidR="004406F2" w:rsidRPr="00A3036C">
        <w:rPr>
          <w:rFonts w:ascii="Times New Roman" w:hAnsi="Times New Roman" w:cs="Times New Roman"/>
          <w:sz w:val="24"/>
          <w:szCs w:val="24"/>
        </w:rPr>
        <w:t>o tesão</w:t>
      </w:r>
      <w:r w:rsidR="00D410A1" w:rsidRPr="00A3036C">
        <w:rPr>
          <w:rFonts w:ascii="Times New Roman" w:hAnsi="Times New Roman" w:cs="Times New Roman"/>
          <w:sz w:val="24"/>
          <w:szCs w:val="24"/>
        </w:rPr>
        <w:t xml:space="preserve"> enrolado na areia umidificada pelo prazer</w:t>
      </w:r>
      <w:r w:rsidR="00C32EA4" w:rsidRPr="00A3036C">
        <w:rPr>
          <w:rFonts w:ascii="Times New Roman" w:hAnsi="Times New Roman" w:cs="Times New Roman"/>
          <w:sz w:val="24"/>
          <w:szCs w:val="24"/>
        </w:rPr>
        <w:t xml:space="preserve"> de formarem um só corpo</w:t>
      </w:r>
      <w:r w:rsidR="00335781" w:rsidRPr="00A3036C">
        <w:rPr>
          <w:rFonts w:ascii="Times New Roman" w:hAnsi="Times New Roman" w:cs="Times New Roman"/>
          <w:sz w:val="24"/>
          <w:szCs w:val="24"/>
        </w:rPr>
        <w:t xml:space="preserve"> na arte de am</w:t>
      </w:r>
      <w:r w:rsidR="00FA67E6" w:rsidRPr="00A3036C">
        <w:rPr>
          <w:rFonts w:ascii="Times New Roman" w:hAnsi="Times New Roman" w:cs="Times New Roman"/>
          <w:sz w:val="24"/>
          <w:szCs w:val="24"/>
        </w:rPr>
        <w:t>ar</w:t>
      </w:r>
      <w:r w:rsidR="00297A2A" w:rsidRPr="00A3036C">
        <w:rPr>
          <w:rFonts w:ascii="Times New Roman" w:hAnsi="Times New Roman" w:cs="Times New Roman"/>
          <w:sz w:val="24"/>
          <w:szCs w:val="24"/>
        </w:rPr>
        <w:t xml:space="preserve"> o prazer de dar e r</w:t>
      </w:r>
      <w:r w:rsidR="000E1DEE" w:rsidRPr="00A3036C">
        <w:rPr>
          <w:rFonts w:ascii="Times New Roman" w:hAnsi="Times New Roman" w:cs="Times New Roman"/>
          <w:sz w:val="24"/>
          <w:szCs w:val="24"/>
        </w:rPr>
        <w:t>e</w:t>
      </w:r>
      <w:r w:rsidR="00297A2A" w:rsidRPr="00A3036C">
        <w:rPr>
          <w:rFonts w:ascii="Times New Roman" w:hAnsi="Times New Roman" w:cs="Times New Roman"/>
          <w:sz w:val="24"/>
          <w:szCs w:val="24"/>
        </w:rPr>
        <w:t>ceber</w:t>
      </w:r>
      <w:r w:rsidR="006F6C45" w:rsidRPr="00A3036C">
        <w:rPr>
          <w:rFonts w:ascii="Times New Roman" w:hAnsi="Times New Roman" w:cs="Times New Roman"/>
          <w:sz w:val="24"/>
          <w:szCs w:val="24"/>
        </w:rPr>
        <w:t xml:space="preserve"> emoçõe</w:t>
      </w:r>
      <w:r w:rsidR="000E1DEE" w:rsidRPr="00A3036C">
        <w:rPr>
          <w:rFonts w:ascii="Times New Roman" w:hAnsi="Times New Roman" w:cs="Times New Roman"/>
          <w:sz w:val="24"/>
          <w:szCs w:val="24"/>
        </w:rPr>
        <w:t xml:space="preserve">s inigualáveis conduzidas </w:t>
      </w:r>
      <w:r w:rsidR="00D2698F" w:rsidRPr="00A3036C">
        <w:rPr>
          <w:rFonts w:ascii="Times New Roman" w:hAnsi="Times New Roman" w:cs="Times New Roman"/>
          <w:sz w:val="24"/>
          <w:szCs w:val="24"/>
        </w:rPr>
        <w:t>pelo</w:t>
      </w:r>
      <w:r w:rsidR="004A2511" w:rsidRPr="00A3036C">
        <w:rPr>
          <w:rFonts w:ascii="Times New Roman" w:hAnsi="Times New Roman" w:cs="Times New Roman"/>
          <w:sz w:val="24"/>
          <w:szCs w:val="24"/>
        </w:rPr>
        <w:t xml:space="preserve"> mais puro e verdadeiro amor.</w:t>
      </w:r>
    </w:p>
    <w:p w14:paraId="0E7CB2B3" w14:textId="77777777" w:rsidR="00EF74F9" w:rsidRPr="00A3036C" w:rsidRDefault="00EF74F9" w:rsidP="00646913">
      <w:pPr>
        <w:spacing w:after="0"/>
        <w:jc w:val="both"/>
        <w:rPr>
          <w:rFonts w:ascii="Times New Roman" w:hAnsi="Times New Roman" w:cs="Times New Roman"/>
          <w:sz w:val="24"/>
          <w:szCs w:val="24"/>
        </w:rPr>
      </w:pPr>
    </w:p>
    <w:p w14:paraId="120DE96B" w14:textId="4EFB8F2F" w:rsidR="00EF74F9" w:rsidRPr="00A3036C" w:rsidRDefault="00EF74F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AC6EED" w:rsidRPr="00A3036C">
        <w:rPr>
          <w:rFonts w:ascii="Times New Roman" w:hAnsi="Times New Roman" w:cs="Times New Roman"/>
          <w:sz w:val="24"/>
          <w:szCs w:val="24"/>
        </w:rPr>
        <w:t xml:space="preserve">Você, literalmente, me leva a Lua ― </w:t>
      </w:r>
      <w:r w:rsidR="0049459F" w:rsidRPr="00A3036C">
        <w:rPr>
          <w:rFonts w:ascii="Times New Roman" w:hAnsi="Times New Roman" w:cs="Times New Roman"/>
          <w:sz w:val="24"/>
          <w:szCs w:val="24"/>
        </w:rPr>
        <w:t xml:space="preserve">Liz ressalta compatibilidade sexual do casal </w:t>
      </w:r>
      <w:r w:rsidR="00AC6EED" w:rsidRPr="00A3036C">
        <w:rPr>
          <w:rFonts w:ascii="Times New Roman" w:hAnsi="Times New Roman" w:cs="Times New Roman"/>
          <w:sz w:val="24"/>
          <w:szCs w:val="24"/>
        </w:rPr>
        <w:t>―</w:t>
      </w:r>
      <w:r w:rsidR="0049459F" w:rsidRPr="00A3036C">
        <w:rPr>
          <w:rFonts w:ascii="Times New Roman" w:hAnsi="Times New Roman" w:cs="Times New Roman"/>
          <w:sz w:val="24"/>
          <w:szCs w:val="24"/>
        </w:rPr>
        <w:t xml:space="preserve"> E, </w:t>
      </w:r>
      <w:r w:rsidR="00735E72" w:rsidRPr="00A3036C">
        <w:rPr>
          <w:rFonts w:ascii="Times New Roman" w:hAnsi="Times New Roman" w:cs="Times New Roman"/>
          <w:sz w:val="24"/>
          <w:szCs w:val="24"/>
        </w:rPr>
        <w:t>nossas almas gozam juntas por milênios</w:t>
      </w:r>
      <w:r w:rsidR="00C7297D" w:rsidRPr="00A3036C">
        <w:rPr>
          <w:rFonts w:ascii="Times New Roman" w:hAnsi="Times New Roman" w:cs="Times New Roman"/>
          <w:sz w:val="24"/>
          <w:szCs w:val="24"/>
        </w:rPr>
        <w:t xml:space="preserve"> ― Remete </w:t>
      </w:r>
      <w:r w:rsidR="00056108" w:rsidRPr="00A3036C">
        <w:rPr>
          <w:rFonts w:ascii="Times New Roman" w:hAnsi="Times New Roman" w:cs="Times New Roman"/>
          <w:sz w:val="24"/>
          <w:szCs w:val="24"/>
        </w:rPr>
        <w:t>a</w:t>
      </w:r>
      <w:r w:rsidR="006772D4" w:rsidRPr="00A3036C">
        <w:rPr>
          <w:rFonts w:ascii="Times New Roman" w:hAnsi="Times New Roman" w:cs="Times New Roman"/>
          <w:sz w:val="24"/>
          <w:szCs w:val="24"/>
        </w:rPr>
        <w:t>s</w:t>
      </w:r>
      <w:r w:rsidR="00056108" w:rsidRPr="00A3036C">
        <w:rPr>
          <w:rFonts w:ascii="Times New Roman" w:hAnsi="Times New Roman" w:cs="Times New Roman"/>
          <w:sz w:val="24"/>
          <w:szCs w:val="24"/>
        </w:rPr>
        <w:t xml:space="preserve"> vivência</w:t>
      </w:r>
      <w:r w:rsidR="006772D4" w:rsidRPr="00A3036C">
        <w:rPr>
          <w:rFonts w:ascii="Times New Roman" w:hAnsi="Times New Roman" w:cs="Times New Roman"/>
          <w:sz w:val="24"/>
          <w:szCs w:val="24"/>
        </w:rPr>
        <w:t>s</w:t>
      </w:r>
      <w:r w:rsidR="00056108" w:rsidRPr="00A3036C">
        <w:rPr>
          <w:rFonts w:ascii="Times New Roman" w:hAnsi="Times New Roman" w:cs="Times New Roman"/>
          <w:sz w:val="24"/>
          <w:szCs w:val="24"/>
        </w:rPr>
        <w:t xml:space="preserve"> </w:t>
      </w:r>
      <w:r w:rsidR="006772D4" w:rsidRPr="00A3036C">
        <w:rPr>
          <w:rFonts w:ascii="Times New Roman" w:hAnsi="Times New Roman" w:cs="Times New Roman"/>
          <w:sz w:val="24"/>
          <w:szCs w:val="24"/>
        </w:rPr>
        <w:t>de</w:t>
      </w:r>
      <w:r w:rsidR="00056108" w:rsidRPr="00A3036C">
        <w:rPr>
          <w:rFonts w:ascii="Times New Roman" w:hAnsi="Times New Roman" w:cs="Times New Roman"/>
          <w:sz w:val="24"/>
          <w:szCs w:val="24"/>
        </w:rPr>
        <w:t xml:space="preserve"> vidas passadas </w:t>
      </w:r>
      <w:r w:rsidR="00C7297D" w:rsidRPr="00A3036C">
        <w:rPr>
          <w:rFonts w:ascii="Times New Roman" w:hAnsi="Times New Roman" w:cs="Times New Roman"/>
          <w:sz w:val="24"/>
          <w:szCs w:val="24"/>
        </w:rPr>
        <w:t>―</w:t>
      </w:r>
      <w:r w:rsidR="004A0B5A" w:rsidRPr="00A3036C">
        <w:rPr>
          <w:rFonts w:ascii="Times New Roman" w:hAnsi="Times New Roman" w:cs="Times New Roman"/>
          <w:sz w:val="24"/>
          <w:szCs w:val="24"/>
        </w:rPr>
        <w:t xml:space="preserve"> </w:t>
      </w:r>
      <w:r w:rsidR="00FD45C8" w:rsidRPr="00A3036C">
        <w:rPr>
          <w:rFonts w:ascii="Times New Roman" w:hAnsi="Times New Roman" w:cs="Times New Roman"/>
          <w:sz w:val="24"/>
          <w:szCs w:val="24"/>
        </w:rPr>
        <w:t>Nomeadas de</w:t>
      </w:r>
      <w:r w:rsidR="004A0B5A" w:rsidRPr="00A3036C">
        <w:rPr>
          <w:rFonts w:ascii="Times New Roman" w:hAnsi="Times New Roman" w:cs="Times New Roman"/>
          <w:sz w:val="24"/>
          <w:szCs w:val="24"/>
        </w:rPr>
        <w:t xml:space="preserve"> Joseph e Ana Carolina</w:t>
      </w:r>
      <w:r w:rsidR="00735E72" w:rsidRPr="00A3036C">
        <w:rPr>
          <w:rFonts w:ascii="Times New Roman" w:hAnsi="Times New Roman" w:cs="Times New Roman"/>
          <w:sz w:val="24"/>
          <w:szCs w:val="24"/>
        </w:rPr>
        <w:t>. ▬</w:t>
      </w:r>
      <w:r w:rsidR="00FD45C8" w:rsidRPr="00A3036C">
        <w:rPr>
          <w:rFonts w:ascii="Times New Roman" w:hAnsi="Times New Roman" w:cs="Times New Roman"/>
          <w:sz w:val="24"/>
          <w:szCs w:val="24"/>
        </w:rPr>
        <w:t xml:space="preserve"> saudosa.</w:t>
      </w:r>
    </w:p>
    <w:p w14:paraId="25998004" w14:textId="77777777" w:rsidR="00FD45C8" w:rsidRPr="00A3036C" w:rsidRDefault="00FD45C8" w:rsidP="00646913">
      <w:pPr>
        <w:spacing w:after="0"/>
        <w:jc w:val="both"/>
        <w:rPr>
          <w:rFonts w:ascii="Times New Roman" w:hAnsi="Times New Roman" w:cs="Times New Roman"/>
          <w:sz w:val="24"/>
          <w:szCs w:val="24"/>
        </w:rPr>
      </w:pPr>
    </w:p>
    <w:p w14:paraId="46298BE5" w14:textId="6378557E" w:rsidR="00FD45C8" w:rsidRPr="00A3036C" w:rsidRDefault="00FD45C8"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5126D4" w:rsidRPr="00A3036C">
        <w:rPr>
          <w:rFonts w:ascii="Times New Roman" w:hAnsi="Times New Roman" w:cs="Times New Roman"/>
          <w:sz w:val="24"/>
          <w:szCs w:val="24"/>
        </w:rPr>
        <w:t xml:space="preserve">A minha sensação é a mesma ― </w:t>
      </w:r>
      <w:r w:rsidR="006B2DC0" w:rsidRPr="00A3036C">
        <w:rPr>
          <w:rFonts w:ascii="Times New Roman" w:hAnsi="Times New Roman" w:cs="Times New Roman"/>
          <w:sz w:val="24"/>
          <w:szCs w:val="24"/>
        </w:rPr>
        <w:t>Harrison a</w:t>
      </w:r>
      <w:r w:rsidR="005126D4" w:rsidRPr="00A3036C">
        <w:rPr>
          <w:rFonts w:ascii="Times New Roman" w:hAnsi="Times New Roman" w:cs="Times New Roman"/>
          <w:sz w:val="24"/>
          <w:szCs w:val="24"/>
        </w:rPr>
        <w:t>carici</w:t>
      </w:r>
      <w:r w:rsidR="009C4054" w:rsidRPr="00A3036C">
        <w:rPr>
          <w:rFonts w:ascii="Times New Roman" w:hAnsi="Times New Roman" w:cs="Times New Roman"/>
          <w:sz w:val="24"/>
          <w:szCs w:val="24"/>
        </w:rPr>
        <w:t>a</w:t>
      </w:r>
      <w:r w:rsidR="007420B6" w:rsidRPr="00A3036C">
        <w:rPr>
          <w:rFonts w:ascii="Times New Roman" w:hAnsi="Times New Roman" w:cs="Times New Roman"/>
          <w:sz w:val="24"/>
          <w:szCs w:val="24"/>
        </w:rPr>
        <w:t xml:space="preserve"> a paixão </w:t>
      </w:r>
      <w:r w:rsidR="00373FE0" w:rsidRPr="00A3036C">
        <w:rPr>
          <w:rFonts w:ascii="Times New Roman" w:hAnsi="Times New Roman" w:cs="Times New Roman"/>
          <w:sz w:val="24"/>
          <w:szCs w:val="24"/>
        </w:rPr>
        <w:t>admir</w:t>
      </w:r>
      <w:r w:rsidR="007420B6" w:rsidRPr="00A3036C">
        <w:rPr>
          <w:rFonts w:ascii="Times New Roman" w:hAnsi="Times New Roman" w:cs="Times New Roman"/>
          <w:sz w:val="24"/>
          <w:szCs w:val="24"/>
        </w:rPr>
        <w:t xml:space="preserve">ada no amor </w:t>
      </w:r>
      <w:r w:rsidR="005126D4" w:rsidRPr="00A3036C">
        <w:rPr>
          <w:rFonts w:ascii="Times New Roman" w:hAnsi="Times New Roman" w:cs="Times New Roman"/>
          <w:sz w:val="24"/>
          <w:szCs w:val="24"/>
        </w:rPr>
        <w:t>―</w:t>
      </w:r>
      <w:r w:rsidR="00373FE0" w:rsidRPr="00A3036C">
        <w:rPr>
          <w:rFonts w:ascii="Times New Roman" w:hAnsi="Times New Roman" w:cs="Times New Roman"/>
          <w:sz w:val="24"/>
          <w:szCs w:val="24"/>
        </w:rPr>
        <w:t xml:space="preserve"> </w:t>
      </w:r>
      <w:r w:rsidR="00D80C47" w:rsidRPr="00A3036C">
        <w:rPr>
          <w:rFonts w:ascii="Times New Roman" w:hAnsi="Times New Roman" w:cs="Times New Roman"/>
          <w:sz w:val="24"/>
          <w:szCs w:val="24"/>
        </w:rPr>
        <w:t>Acho que almas gêmeas</w:t>
      </w:r>
      <w:r w:rsidR="006E00F2" w:rsidRPr="00A3036C">
        <w:rPr>
          <w:rFonts w:ascii="Times New Roman" w:hAnsi="Times New Roman" w:cs="Times New Roman"/>
          <w:sz w:val="24"/>
          <w:szCs w:val="24"/>
        </w:rPr>
        <w:t xml:space="preserve"> não só evolu</w:t>
      </w:r>
      <w:r w:rsidR="007643E2" w:rsidRPr="00A3036C">
        <w:rPr>
          <w:rFonts w:ascii="Times New Roman" w:hAnsi="Times New Roman" w:cs="Times New Roman"/>
          <w:sz w:val="24"/>
          <w:szCs w:val="24"/>
        </w:rPr>
        <w:t>em</w:t>
      </w:r>
      <w:r w:rsidR="004E7EE2" w:rsidRPr="00A3036C">
        <w:rPr>
          <w:rFonts w:ascii="Times New Roman" w:hAnsi="Times New Roman" w:cs="Times New Roman"/>
          <w:sz w:val="24"/>
          <w:szCs w:val="24"/>
        </w:rPr>
        <w:t xml:space="preserve"> </w:t>
      </w:r>
      <w:r w:rsidR="006E00F2" w:rsidRPr="00A3036C">
        <w:rPr>
          <w:rFonts w:ascii="Times New Roman" w:hAnsi="Times New Roman" w:cs="Times New Roman"/>
          <w:sz w:val="24"/>
          <w:szCs w:val="24"/>
        </w:rPr>
        <w:t>as faces do amor</w:t>
      </w:r>
      <w:r w:rsidR="004E7EE2" w:rsidRPr="00A3036C">
        <w:rPr>
          <w:rFonts w:ascii="Times New Roman" w:hAnsi="Times New Roman" w:cs="Times New Roman"/>
          <w:sz w:val="24"/>
          <w:szCs w:val="24"/>
        </w:rPr>
        <w:t>, como também</w:t>
      </w:r>
      <w:r w:rsidR="007643E2" w:rsidRPr="00A3036C">
        <w:rPr>
          <w:rFonts w:ascii="Times New Roman" w:hAnsi="Times New Roman" w:cs="Times New Roman"/>
          <w:sz w:val="24"/>
          <w:szCs w:val="24"/>
        </w:rPr>
        <w:t>,</w:t>
      </w:r>
      <w:r w:rsidR="00053F90" w:rsidRPr="00A3036C">
        <w:rPr>
          <w:rFonts w:ascii="Times New Roman" w:hAnsi="Times New Roman" w:cs="Times New Roman"/>
          <w:sz w:val="24"/>
          <w:szCs w:val="24"/>
        </w:rPr>
        <w:t xml:space="preserve"> o encontr</w:t>
      </w:r>
      <w:r w:rsidR="006B2DC0" w:rsidRPr="00A3036C">
        <w:rPr>
          <w:rFonts w:ascii="Times New Roman" w:hAnsi="Times New Roman" w:cs="Times New Roman"/>
          <w:sz w:val="24"/>
          <w:szCs w:val="24"/>
        </w:rPr>
        <w:t>am</w:t>
      </w:r>
      <w:r w:rsidR="00053F90" w:rsidRPr="00A3036C">
        <w:rPr>
          <w:rFonts w:ascii="Times New Roman" w:hAnsi="Times New Roman" w:cs="Times New Roman"/>
          <w:sz w:val="24"/>
          <w:szCs w:val="24"/>
        </w:rPr>
        <w:t xml:space="preserve"> </w:t>
      </w:r>
      <w:r w:rsidR="006B2DC0" w:rsidRPr="00A3036C">
        <w:rPr>
          <w:rFonts w:ascii="Times New Roman" w:hAnsi="Times New Roman" w:cs="Times New Roman"/>
          <w:sz w:val="24"/>
          <w:szCs w:val="24"/>
        </w:rPr>
        <w:t>n</w:t>
      </w:r>
      <w:r w:rsidR="007643E2" w:rsidRPr="00A3036C">
        <w:rPr>
          <w:rFonts w:ascii="Times New Roman" w:hAnsi="Times New Roman" w:cs="Times New Roman"/>
          <w:sz w:val="24"/>
          <w:szCs w:val="24"/>
        </w:rPr>
        <w:t>o</w:t>
      </w:r>
      <w:r w:rsidR="00053F90" w:rsidRPr="00A3036C">
        <w:rPr>
          <w:rFonts w:ascii="Times New Roman" w:hAnsi="Times New Roman" w:cs="Times New Roman"/>
          <w:sz w:val="24"/>
          <w:szCs w:val="24"/>
        </w:rPr>
        <w:t xml:space="preserve"> reencontro de orgasmos eternos. ▬</w:t>
      </w:r>
      <w:r w:rsidR="007643E2" w:rsidRPr="00A3036C">
        <w:rPr>
          <w:rFonts w:ascii="Times New Roman" w:hAnsi="Times New Roman" w:cs="Times New Roman"/>
          <w:sz w:val="24"/>
          <w:szCs w:val="24"/>
        </w:rPr>
        <w:t xml:space="preserve"> poetiza.</w:t>
      </w:r>
    </w:p>
    <w:p w14:paraId="43E800C8" w14:textId="77777777" w:rsidR="00175C45" w:rsidRPr="00A3036C" w:rsidRDefault="00175C45" w:rsidP="00646913">
      <w:pPr>
        <w:spacing w:after="0"/>
        <w:jc w:val="both"/>
        <w:rPr>
          <w:rFonts w:ascii="Times New Roman" w:hAnsi="Times New Roman" w:cs="Times New Roman"/>
          <w:sz w:val="24"/>
          <w:szCs w:val="24"/>
        </w:rPr>
      </w:pPr>
    </w:p>
    <w:p w14:paraId="491BF2BC" w14:textId="77777777" w:rsidR="000B42B4" w:rsidRPr="00A3036C" w:rsidRDefault="00175C45"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Tom, você é um artista na arte de amar em todos os sentidos ―</w:t>
      </w:r>
      <w:r w:rsidR="00852648" w:rsidRPr="00A3036C">
        <w:rPr>
          <w:rFonts w:ascii="Times New Roman" w:hAnsi="Times New Roman" w:cs="Times New Roman"/>
          <w:sz w:val="24"/>
          <w:szCs w:val="24"/>
        </w:rPr>
        <w:t xml:space="preserve"> Taylor exibe satisfação </w:t>
      </w:r>
      <w:r w:rsidRPr="00A3036C">
        <w:rPr>
          <w:rFonts w:ascii="Times New Roman" w:hAnsi="Times New Roman" w:cs="Times New Roman"/>
          <w:sz w:val="24"/>
          <w:szCs w:val="24"/>
        </w:rPr>
        <w:t>―</w:t>
      </w:r>
      <w:r w:rsidR="00DC0AE8" w:rsidRPr="00A3036C">
        <w:rPr>
          <w:rFonts w:ascii="Times New Roman" w:hAnsi="Times New Roman" w:cs="Times New Roman"/>
          <w:sz w:val="24"/>
          <w:szCs w:val="24"/>
        </w:rPr>
        <w:t xml:space="preserve"> Não vai ficar convencido. ▬</w:t>
      </w:r>
      <w:r w:rsidR="000B42B4" w:rsidRPr="00A3036C">
        <w:rPr>
          <w:rFonts w:ascii="Times New Roman" w:hAnsi="Times New Roman" w:cs="Times New Roman"/>
          <w:sz w:val="24"/>
          <w:szCs w:val="24"/>
        </w:rPr>
        <w:t xml:space="preserve"> brinca.</w:t>
      </w:r>
    </w:p>
    <w:p w14:paraId="28F9438C" w14:textId="77777777" w:rsidR="000B42B4" w:rsidRPr="00A3036C" w:rsidRDefault="000B42B4" w:rsidP="00646913">
      <w:pPr>
        <w:spacing w:after="0"/>
        <w:jc w:val="both"/>
        <w:rPr>
          <w:rFonts w:ascii="Times New Roman" w:hAnsi="Times New Roman" w:cs="Times New Roman"/>
          <w:sz w:val="24"/>
          <w:szCs w:val="24"/>
        </w:rPr>
      </w:pPr>
    </w:p>
    <w:p w14:paraId="38B23276" w14:textId="77777777" w:rsidR="003E674F" w:rsidRPr="00A3036C" w:rsidRDefault="000B42B4"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AE371F" w:rsidRPr="00A3036C">
        <w:rPr>
          <w:rFonts w:ascii="Times New Roman" w:hAnsi="Times New Roman" w:cs="Times New Roman"/>
          <w:sz w:val="24"/>
          <w:szCs w:val="24"/>
        </w:rPr>
        <w:t xml:space="preserve">Amar e distribuir amor é nossa missão ― </w:t>
      </w:r>
      <w:r w:rsidR="00DA5612" w:rsidRPr="00A3036C">
        <w:rPr>
          <w:rFonts w:ascii="Times New Roman" w:hAnsi="Times New Roman" w:cs="Times New Roman"/>
          <w:sz w:val="24"/>
          <w:szCs w:val="24"/>
        </w:rPr>
        <w:t xml:space="preserve">Tom beija Liz com ardor </w:t>
      </w:r>
      <w:r w:rsidR="00AE371F" w:rsidRPr="00A3036C">
        <w:rPr>
          <w:rFonts w:ascii="Times New Roman" w:hAnsi="Times New Roman" w:cs="Times New Roman"/>
          <w:sz w:val="24"/>
          <w:szCs w:val="24"/>
        </w:rPr>
        <w:t>―</w:t>
      </w:r>
      <w:r w:rsidR="00DA5612" w:rsidRPr="00A3036C">
        <w:rPr>
          <w:rFonts w:ascii="Times New Roman" w:hAnsi="Times New Roman" w:cs="Times New Roman"/>
          <w:sz w:val="24"/>
          <w:szCs w:val="24"/>
        </w:rPr>
        <w:t xml:space="preserve"> </w:t>
      </w:r>
      <w:r w:rsidR="00560044" w:rsidRPr="00A3036C">
        <w:rPr>
          <w:rFonts w:ascii="Times New Roman" w:hAnsi="Times New Roman" w:cs="Times New Roman"/>
          <w:sz w:val="24"/>
          <w:szCs w:val="24"/>
        </w:rPr>
        <w:t xml:space="preserve">O gosto, cheiro </w:t>
      </w:r>
      <w:r w:rsidR="00980F3E" w:rsidRPr="00A3036C">
        <w:rPr>
          <w:rFonts w:ascii="Times New Roman" w:hAnsi="Times New Roman" w:cs="Times New Roman"/>
          <w:sz w:val="24"/>
          <w:szCs w:val="24"/>
        </w:rPr>
        <w:t>e, especialmente, sua energia</w:t>
      </w:r>
      <w:r w:rsidR="004A34BA" w:rsidRPr="00A3036C">
        <w:rPr>
          <w:rFonts w:ascii="Times New Roman" w:hAnsi="Times New Roman" w:cs="Times New Roman"/>
          <w:sz w:val="24"/>
          <w:szCs w:val="24"/>
        </w:rPr>
        <w:t xml:space="preserve"> me fazem o homem mais feliz e realizado do mundo. ▬ esbraveja</w:t>
      </w:r>
      <w:r w:rsidR="00AE7964" w:rsidRPr="00A3036C">
        <w:rPr>
          <w:rFonts w:ascii="Times New Roman" w:hAnsi="Times New Roman" w:cs="Times New Roman"/>
          <w:sz w:val="24"/>
          <w:szCs w:val="24"/>
        </w:rPr>
        <w:t>.</w:t>
      </w:r>
    </w:p>
    <w:p w14:paraId="5B09A08A" w14:textId="77777777" w:rsidR="003E674F" w:rsidRPr="00A3036C" w:rsidRDefault="003E674F" w:rsidP="00646913">
      <w:pPr>
        <w:spacing w:after="0"/>
        <w:jc w:val="both"/>
        <w:rPr>
          <w:rFonts w:ascii="Times New Roman" w:hAnsi="Times New Roman" w:cs="Times New Roman"/>
          <w:sz w:val="24"/>
          <w:szCs w:val="24"/>
        </w:rPr>
      </w:pPr>
    </w:p>
    <w:p w14:paraId="037295F5" w14:textId="5CB3F6AC" w:rsidR="00A96B88" w:rsidRPr="00A3036C" w:rsidRDefault="005C6CDF"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Tom e Liz</w:t>
      </w:r>
      <w:r w:rsidR="00A04135" w:rsidRPr="00A3036C">
        <w:rPr>
          <w:rFonts w:ascii="Times New Roman" w:hAnsi="Times New Roman" w:cs="Times New Roman"/>
          <w:sz w:val="24"/>
          <w:szCs w:val="24"/>
        </w:rPr>
        <w:t>,</w:t>
      </w:r>
      <w:r w:rsidR="003E674F" w:rsidRPr="00A3036C">
        <w:rPr>
          <w:rFonts w:ascii="Times New Roman" w:hAnsi="Times New Roman" w:cs="Times New Roman"/>
          <w:sz w:val="24"/>
          <w:szCs w:val="24"/>
        </w:rPr>
        <w:t xml:space="preserve"> fora d</w:t>
      </w:r>
      <w:r w:rsidR="00AD4F43" w:rsidRPr="00A3036C">
        <w:rPr>
          <w:rFonts w:ascii="Times New Roman" w:hAnsi="Times New Roman" w:cs="Times New Roman"/>
          <w:sz w:val="24"/>
          <w:szCs w:val="24"/>
        </w:rPr>
        <w:t>a água</w:t>
      </w:r>
      <w:r w:rsidR="003E674F" w:rsidRPr="00A3036C">
        <w:rPr>
          <w:rFonts w:ascii="Times New Roman" w:hAnsi="Times New Roman" w:cs="Times New Roman"/>
          <w:sz w:val="24"/>
          <w:szCs w:val="24"/>
        </w:rPr>
        <w:t xml:space="preserve"> e com frio</w:t>
      </w:r>
      <w:r w:rsidR="00A04135" w:rsidRPr="00A3036C">
        <w:rPr>
          <w:rFonts w:ascii="Times New Roman" w:hAnsi="Times New Roman" w:cs="Times New Roman"/>
          <w:sz w:val="24"/>
          <w:szCs w:val="24"/>
        </w:rPr>
        <w:t>, correm, se provocando</w:t>
      </w:r>
      <w:r w:rsidR="00D23CF0" w:rsidRPr="00A3036C">
        <w:rPr>
          <w:rFonts w:ascii="Times New Roman" w:hAnsi="Times New Roman" w:cs="Times New Roman"/>
          <w:sz w:val="24"/>
          <w:szCs w:val="24"/>
        </w:rPr>
        <w:t>,</w:t>
      </w:r>
      <w:r w:rsidR="006A1B11" w:rsidRPr="00A3036C">
        <w:rPr>
          <w:rFonts w:ascii="Times New Roman" w:hAnsi="Times New Roman" w:cs="Times New Roman"/>
          <w:sz w:val="24"/>
          <w:szCs w:val="24"/>
        </w:rPr>
        <w:t xml:space="preserve"> na harmonia chacoteada da felicidade</w:t>
      </w:r>
      <w:r w:rsidR="003E5431" w:rsidRPr="00A3036C">
        <w:rPr>
          <w:rFonts w:ascii="Times New Roman" w:hAnsi="Times New Roman" w:cs="Times New Roman"/>
          <w:sz w:val="24"/>
          <w:szCs w:val="24"/>
        </w:rPr>
        <w:t xml:space="preserve">, para a </w:t>
      </w:r>
      <w:r w:rsidR="008B2DA8" w:rsidRPr="00A3036C">
        <w:rPr>
          <w:rFonts w:ascii="Times New Roman" w:hAnsi="Times New Roman" w:cs="Times New Roman"/>
          <w:sz w:val="24"/>
          <w:szCs w:val="24"/>
        </w:rPr>
        <w:t xml:space="preserve">área </w:t>
      </w:r>
      <w:r w:rsidR="00D23CF0" w:rsidRPr="00A3036C">
        <w:rPr>
          <w:rFonts w:ascii="Times New Roman" w:hAnsi="Times New Roman" w:cs="Times New Roman"/>
          <w:sz w:val="24"/>
          <w:szCs w:val="24"/>
        </w:rPr>
        <w:t>coberta e externa</w:t>
      </w:r>
      <w:r w:rsidR="008B2DA8" w:rsidRPr="00A3036C">
        <w:rPr>
          <w:rFonts w:ascii="Times New Roman" w:hAnsi="Times New Roman" w:cs="Times New Roman"/>
          <w:sz w:val="24"/>
          <w:szCs w:val="24"/>
        </w:rPr>
        <w:t xml:space="preserve"> da </w:t>
      </w:r>
      <w:r w:rsidR="003E5431" w:rsidRPr="00A3036C">
        <w:rPr>
          <w:rFonts w:ascii="Times New Roman" w:hAnsi="Times New Roman" w:cs="Times New Roman"/>
          <w:sz w:val="24"/>
          <w:szCs w:val="24"/>
        </w:rPr>
        <w:t>Casa de Vidro</w:t>
      </w:r>
      <w:r w:rsidR="007B1CEF" w:rsidRPr="00A3036C">
        <w:rPr>
          <w:rFonts w:ascii="Times New Roman" w:hAnsi="Times New Roman" w:cs="Times New Roman"/>
          <w:sz w:val="24"/>
          <w:szCs w:val="24"/>
        </w:rPr>
        <w:t>.</w:t>
      </w:r>
      <w:r w:rsidR="00D23CF0" w:rsidRPr="00A3036C">
        <w:rPr>
          <w:rFonts w:ascii="Times New Roman" w:hAnsi="Times New Roman" w:cs="Times New Roman"/>
          <w:sz w:val="24"/>
          <w:szCs w:val="24"/>
        </w:rPr>
        <w:t xml:space="preserve"> </w:t>
      </w:r>
      <w:r w:rsidR="007B1CEF" w:rsidRPr="00A3036C">
        <w:rPr>
          <w:rFonts w:ascii="Times New Roman" w:hAnsi="Times New Roman" w:cs="Times New Roman"/>
          <w:sz w:val="24"/>
          <w:szCs w:val="24"/>
        </w:rPr>
        <w:t>Lá,</w:t>
      </w:r>
      <w:r w:rsidR="00D23CF0" w:rsidRPr="00A3036C">
        <w:rPr>
          <w:rFonts w:ascii="Times New Roman" w:hAnsi="Times New Roman" w:cs="Times New Roman"/>
          <w:sz w:val="24"/>
          <w:szCs w:val="24"/>
        </w:rPr>
        <w:t xml:space="preserve"> </w:t>
      </w:r>
      <w:r w:rsidR="001B0C06" w:rsidRPr="00A3036C">
        <w:rPr>
          <w:rFonts w:ascii="Times New Roman" w:hAnsi="Times New Roman" w:cs="Times New Roman"/>
          <w:sz w:val="24"/>
          <w:szCs w:val="24"/>
        </w:rPr>
        <w:t xml:space="preserve">encontram toalhas </w:t>
      </w:r>
      <w:r w:rsidR="00014E9E" w:rsidRPr="00A3036C">
        <w:rPr>
          <w:rFonts w:ascii="Times New Roman" w:hAnsi="Times New Roman" w:cs="Times New Roman"/>
          <w:sz w:val="24"/>
          <w:szCs w:val="24"/>
        </w:rPr>
        <w:t>em um dos vestiários</w:t>
      </w:r>
      <w:r w:rsidR="00B84785" w:rsidRPr="00A3036C">
        <w:rPr>
          <w:rFonts w:ascii="Times New Roman" w:hAnsi="Times New Roman" w:cs="Times New Roman"/>
          <w:sz w:val="24"/>
          <w:szCs w:val="24"/>
        </w:rPr>
        <w:t xml:space="preserve"> da piscina de borda infinita debruçada sobre o mar</w:t>
      </w:r>
      <w:r w:rsidR="00D94883" w:rsidRPr="00A3036C">
        <w:rPr>
          <w:rFonts w:ascii="Times New Roman" w:hAnsi="Times New Roman" w:cs="Times New Roman"/>
          <w:sz w:val="24"/>
          <w:szCs w:val="24"/>
        </w:rPr>
        <w:t xml:space="preserve"> e a</w:t>
      </w:r>
      <w:r w:rsidR="00AD4F43" w:rsidRPr="00A3036C">
        <w:rPr>
          <w:rFonts w:ascii="Times New Roman" w:hAnsi="Times New Roman" w:cs="Times New Roman"/>
          <w:sz w:val="24"/>
          <w:szCs w:val="24"/>
        </w:rPr>
        <w:t>nexa ao espaço gourmet</w:t>
      </w:r>
      <w:r w:rsidR="00B84785" w:rsidRPr="00A3036C">
        <w:rPr>
          <w:rFonts w:ascii="Times New Roman" w:hAnsi="Times New Roman" w:cs="Times New Roman"/>
          <w:sz w:val="24"/>
          <w:szCs w:val="24"/>
        </w:rPr>
        <w:t>.</w:t>
      </w:r>
      <w:r w:rsidR="000445E0" w:rsidRPr="00A3036C">
        <w:rPr>
          <w:rFonts w:ascii="Times New Roman" w:hAnsi="Times New Roman" w:cs="Times New Roman"/>
          <w:sz w:val="24"/>
          <w:szCs w:val="24"/>
        </w:rPr>
        <w:t xml:space="preserve"> Enxugam-s</w:t>
      </w:r>
      <w:r w:rsidR="00207A1B" w:rsidRPr="00A3036C">
        <w:rPr>
          <w:rFonts w:ascii="Times New Roman" w:hAnsi="Times New Roman" w:cs="Times New Roman"/>
          <w:sz w:val="24"/>
          <w:szCs w:val="24"/>
        </w:rPr>
        <w:t>e, ainda</w:t>
      </w:r>
      <w:r w:rsidR="003D2781" w:rsidRPr="00A3036C">
        <w:rPr>
          <w:rFonts w:ascii="Times New Roman" w:hAnsi="Times New Roman" w:cs="Times New Roman"/>
          <w:sz w:val="24"/>
          <w:szCs w:val="24"/>
        </w:rPr>
        <w:t>,</w:t>
      </w:r>
      <w:r w:rsidR="00207A1B" w:rsidRPr="00A3036C">
        <w:rPr>
          <w:rFonts w:ascii="Times New Roman" w:hAnsi="Times New Roman" w:cs="Times New Roman"/>
          <w:sz w:val="24"/>
          <w:szCs w:val="24"/>
        </w:rPr>
        <w:t xml:space="preserve"> provocando-se na descontração</w:t>
      </w:r>
      <w:r w:rsidR="00A5060F" w:rsidRPr="00A3036C">
        <w:rPr>
          <w:rFonts w:ascii="Times New Roman" w:hAnsi="Times New Roman" w:cs="Times New Roman"/>
          <w:sz w:val="24"/>
          <w:szCs w:val="24"/>
        </w:rPr>
        <w:t xml:space="preserve"> do </w:t>
      </w:r>
      <w:r w:rsidR="00A5060F" w:rsidRPr="00A3036C">
        <w:rPr>
          <w:rFonts w:ascii="Times New Roman" w:hAnsi="Times New Roman" w:cs="Times New Roman"/>
          <w:sz w:val="24"/>
          <w:szCs w:val="24"/>
        </w:rPr>
        <w:lastRenderedPageBreak/>
        <w:t xml:space="preserve">amor que </w:t>
      </w:r>
      <w:r w:rsidR="00A5060F" w:rsidRPr="00A3036C">
        <w:rPr>
          <w:rFonts w:ascii="Times New Roman" w:hAnsi="Times New Roman" w:cs="Times New Roman"/>
          <w:i/>
          <w:iCs/>
          <w:sz w:val="24"/>
          <w:szCs w:val="24"/>
        </w:rPr>
        <w:t>embobece</w:t>
      </w:r>
      <w:r w:rsidR="00A5060F" w:rsidRPr="00A3036C">
        <w:rPr>
          <w:rFonts w:ascii="Times New Roman" w:hAnsi="Times New Roman" w:cs="Times New Roman"/>
          <w:sz w:val="24"/>
          <w:szCs w:val="24"/>
        </w:rPr>
        <w:t xml:space="preserve">, certos de que a maior bobeira </w:t>
      </w:r>
      <w:r w:rsidR="008622E3" w:rsidRPr="00A3036C">
        <w:rPr>
          <w:rFonts w:ascii="Times New Roman" w:hAnsi="Times New Roman" w:cs="Times New Roman"/>
          <w:sz w:val="24"/>
          <w:szCs w:val="24"/>
        </w:rPr>
        <w:t>na vida é não amar.</w:t>
      </w:r>
      <w:r w:rsidR="00E175AC" w:rsidRPr="00A3036C">
        <w:rPr>
          <w:rFonts w:ascii="Times New Roman" w:hAnsi="Times New Roman" w:cs="Times New Roman"/>
          <w:sz w:val="24"/>
          <w:szCs w:val="24"/>
        </w:rPr>
        <w:t xml:space="preserve"> Casal</w:t>
      </w:r>
      <w:r w:rsidR="00CA034B" w:rsidRPr="00A3036C">
        <w:rPr>
          <w:rFonts w:ascii="Times New Roman" w:hAnsi="Times New Roman" w:cs="Times New Roman"/>
          <w:sz w:val="24"/>
          <w:szCs w:val="24"/>
        </w:rPr>
        <w:t>, desperto, conectado a frequência elevada</w:t>
      </w:r>
      <w:r w:rsidR="009D1E92" w:rsidRPr="00A3036C">
        <w:rPr>
          <w:rFonts w:ascii="Times New Roman" w:hAnsi="Times New Roman" w:cs="Times New Roman"/>
          <w:sz w:val="24"/>
          <w:szCs w:val="24"/>
        </w:rPr>
        <w:t xml:space="preserve">, contraria </w:t>
      </w:r>
      <w:r w:rsidR="0011477B" w:rsidRPr="00A3036C">
        <w:rPr>
          <w:rFonts w:ascii="Times New Roman" w:hAnsi="Times New Roman" w:cs="Times New Roman"/>
          <w:sz w:val="24"/>
          <w:szCs w:val="24"/>
        </w:rPr>
        <w:t>a atual prática d</w:t>
      </w:r>
      <w:r w:rsidR="00600CEA" w:rsidRPr="00A3036C">
        <w:rPr>
          <w:rFonts w:ascii="Times New Roman" w:hAnsi="Times New Roman" w:cs="Times New Roman"/>
          <w:sz w:val="24"/>
          <w:szCs w:val="24"/>
        </w:rPr>
        <w:t>a maioria de</w:t>
      </w:r>
      <w:r w:rsidR="0011477B" w:rsidRPr="00A3036C">
        <w:rPr>
          <w:rFonts w:ascii="Times New Roman" w:hAnsi="Times New Roman" w:cs="Times New Roman"/>
          <w:sz w:val="24"/>
          <w:szCs w:val="24"/>
        </w:rPr>
        <w:t xml:space="preserve"> relacionamentos amorosos</w:t>
      </w:r>
      <w:r w:rsidR="00D21516" w:rsidRPr="00A3036C">
        <w:rPr>
          <w:rFonts w:ascii="Times New Roman" w:hAnsi="Times New Roman" w:cs="Times New Roman"/>
          <w:sz w:val="24"/>
          <w:szCs w:val="24"/>
        </w:rPr>
        <w:t xml:space="preserve"> diversos</w:t>
      </w:r>
      <w:r w:rsidR="0011477B" w:rsidRPr="00A3036C">
        <w:rPr>
          <w:rFonts w:ascii="Times New Roman" w:hAnsi="Times New Roman" w:cs="Times New Roman"/>
          <w:sz w:val="24"/>
          <w:szCs w:val="24"/>
        </w:rPr>
        <w:t>, se assim podemos cham</w:t>
      </w:r>
      <w:r w:rsidR="00600CEA" w:rsidRPr="00A3036C">
        <w:rPr>
          <w:rFonts w:ascii="Times New Roman" w:hAnsi="Times New Roman" w:cs="Times New Roman"/>
          <w:sz w:val="24"/>
          <w:szCs w:val="24"/>
        </w:rPr>
        <w:t>á</w:t>
      </w:r>
      <w:r w:rsidR="0011477B" w:rsidRPr="00A3036C">
        <w:rPr>
          <w:rFonts w:ascii="Times New Roman" w:hAnsi="Times New Roman" w:cs="Times New Roman"/>
          <w:sz w:val="24"/>
          <w:szCs w:val="24"/>
        </w:rPr>
        <w:t>-los</w:t>
      </w:r>
      <w:r w:rsidR="00E04F65" w:rsidRPr="00A3036C">
        <w:rPr>
          <w:rFonts w:ascii="Times New Roman" w:hAnsi="Times New Roman" w:cs="Times New Roman"/>
          <w:sz w:val="24"/>
          <w:szCs w:val="24"/>
        </w:rPr>
        <w:t>,</w:t>
      </w:r>
      <w:r w:rsidR="00D478AC" w:rsidRPr="00A3036C">
        <w:rPr>
          <w:rFonts w:ascii="Times New Roman" w:hAnsi="Times New Roman" w:cs="Times New Roman"/>
          <w:sz w:val="24"/>
          <w:szCs w:val="24"/>
        </w:rPr>
        <w:t xml:space="preserve"> </w:t>
      </w:r>
      <w:r w:rsidR="00E04F65" w:rsidRPr="00A3036C">
        <w:rPr>
          <w:rFonts w:ascii="Times New Roman" w:hAnsi="Times New Roman" w:cs="Times New Roman"/>
          <w:sz w:val="24"/>
          <w:szCs w:val="24"/>
        </w:rPr>
        <w:t>entre os terrícola</w:t>
      </w:r>
      <w:r w:rsidR="00D478AC" w:rsidRPr="00A3036C">
        <w:rPr>
          <w:rFonts w:ascii="Times New Roman" w:hAnsi="Times New Roman" w:cs="Times New Roman"/>
          <w:sz w:val="24"/>
          <w:szCs w:val="24"/>
        </w:rPr>
        <w:t>s</w:t>
      </w:r>
      <w:r w:rsidR="00600CEA" w:rsidRPr="00A3036C">
        <w:rPr>
          <w:rFonts w:ascii="Times New Roman" w:hAnsi="Times New Roman" w:cs="Times New Roman"/>
          <w:sz w:val="24"/>
          <w:szCs w:val="24"/>
        </w:rPr>
        <w:t xml:space="preserve">, </w:t>
      </w:r>
      <w:r w:rsidR="004A2BBE" w:rsidRPr="00A3036C">
        <w:rPr>
          <w:rFonts w:ascii="Times New Roman" w:hAnsi="Times New Roman" w:cs="Times New Roman"/>
          <w:sz w:val="24"/>
          <w:szCs w:val="24"/>
        </w:rPr>
        <w:t>quando pode-se concluir</w:t>
      </w:r>
      <w:r w:rsidR="00870A75" w:rsidRPr="00A3036C">
        <w:rPr>
          <w:rFonts w:ascii="Times New Roman" w:hAnsi="Times New Roman" w:cs="Times New Roman"/>
          <w:sz w:val="24"/>
          <w:szCs w:val="24"/>
        </w:rPr>
        <w:t xml:space="preserve"> a tendência</w:t>
      </w:r>
      <w:r w:rsidR="00D7513A" w:rsidRPr="00A3036C">
        <w:rPr>
          <w:rFonts w:ascii="Times New Roman" w:hAnsi="Times New Roman" w:cs="Times New Roman"/>
          <w:sz w:val="24"/>
          <w:szCs w:val="24"/>
        </w:rPr>
        <w:t xml:space="preserve"> da população mundial</w:t>
      </w:r>
      <w:r w:rsidR="00DD1D51" w:rsidRPr="00A3036C">
        <w:rPr>
          <w:rFonts w:ascii="Times New Roman" w:hAnsi="Times New Roman" w:cs="Times New Roman"/>
          <w:sz w:val="24"/>
          <w:szCs w:val="24"/>
        </w:rPr>
        <w:t xml:space="preserve"> </w:t>
      </w:r>
      <w:r w:rsidR="00D21516" w:rsidRPr="00A3036C">
        <w:rPr>
          <w:rFonts w:ascii="Times New Roman" w:hAnsi="Times New Roman" w:cs="Times New Roman"/>
          <w:sz w:val="24"/>
          <w:szCs w:val="24"/>
        </w:rPr>
        <w:t xml:space="preserve">de </w:t>
      </w:r>
      <w:r w:rsidR="00DD1D51" w:rsidRPr="00A3036C">
        <w:rPr>
          <w:rFonts w:ascii="Times New Roman" w:hAnsi="Times New Roman" w:cs="Times New Roman"/>
          <w:sz w:val="24"/>
          <w:szCs w:val="24"/>
        </w:rPr>
        <w:t>ter a paixão como prazo de validade para o amor.</w:t>
      </w:r>
      <w:r w:rsidR="00EE5338" w:rsidRPr="00A3036C">
        <w:rPr>
          <w:rFonts w:ascii="Times New Roman" w:hAnsi="Times New Roman" w:cs="Times New Roman"/>
          <w:sz w:val="24"/>
          <w:szCs w:val="24"/>
        </w:rPr>
        <w:t xml:space="preserve"> Eles</w:t>
      </w:r>
      <w:r w:rsidR="00597B8C" w:rsidRPr="00A3036C">
        <w:rPr>
          <w:rFonts w:ascii="Times New Roman" w:hAnsi="Times New Roman" w:cs="Times New Roman"/>
          <w:sz w:val="24"/>
          <w:szCs w:val="24"/>
        </w:rPr>
        <w:t xml:space="preserve"> encontram a</w:t>
      </w:r>
      <w:r w:rsidR="00D237AB" w:rsidRPr="00A3036C">
        <w:rPr>
          <w:rFonts w:ascii="Times New Roman" w:hAnsi="Times New Roman" w:cs="Times New Roman"/>
          <w:sz w:val="24"/>
          <w:szCs w:val="24"/>
        </w:rPr>
        <w:t>ltas vibrações evolutivas capazes</w:t>
      </w:r>
      <w:r w:rsidR="00065ABD" w:rsidRPr="00A3036C">
        <w:rPr>
          <w:rFonts w:ascii="Times New Roman" w:hAnsi="Times New Roman" w:cs="Times New Roman"/>
          <w:sz w:val="24"/>
          <w:szCs w:val="24"/>
        </w:rPr>
        <w:t xml:space="preserve"> de intermediar </w:t>
      </w:r>
      <w:r w:rsidR="005A0BB6" w:rsidRPr="00A3036C">
        <w:rPr>
          <w:rFonts w:ascii="Times New Roman" w:hAnsi="Times New Roman" w:cs="Times New Roman"/>
          <w:sz w:val="24"/>
          <w:szCs w:val="24"/>
        </w:rPr>
        <w:t xml:space="preserve">e projetar </w:t>
      </w:r>
      <w:r w:rsidR="00065ABD" w:rsidRPr="00A3036C">
        <w:rPr>
          <w:rFonts w:ascii="Times New Roman" w:hAnsi="Times New Roman" w:cs="Times New Roman"/>
          <w:sz w:val="24"/>
          <w:szCs w:val="24"/>
        </w:rPr>
        <w:t>os coraç</w:t>
      </w:r>
      <w:r w:rsidR="005A0BB6" w:rsidRPr="00A3036C">
        <w:rPr>
          <w:rFonts w:ascii="Times New Roman" w:hAnsi="Times New Roman" w:cs="Times New Roman"/>
          <w:sz w:val="24"/>
          <w:szCs w:val="24"/>
        </w:rPr>
        <w:t>ões amados</w:t>
      </w:r>
      <w:r w:rsidR="00EE2787" w:rsidRPr="00A3036C">
        <w:rPr>
          <w:rFonts w:ascii="Times New Roman" w:hAnsi="Times New Roman" w:cs="Times New Roman"/>
          <w:sz w:val="24"/>
          <w:szCs w:val="24"/>
        </w:rPr>
        <w:t xml:space="preserve"> até o encontro do Eu Superior.</w:t>
      </w:r>
      <w:r w:rsidR="005D1B91" w:rsidRPr="00A3036C">
        <w:rPr>
          <w:rFonts w:ascii="Times New Roman" w:hAnsi="Times New Roman" w:cs="Times New Roman"/>
          <w:sz w:val="24"/>
          <w:szCs w:val="24"/>
        </w:rPr>
        <w:t xml:space="preserve"> Desprovidos do passado</w:t>
      </w:r>
      <w:r w:rsidR="003506AD" w:rsidRPr="00A3036C">
        <w:rPr>
          <w:rFonts w:ascii="Times New Roman" w:hAnsi="Times New Roman" w:cs="Times New Roman"/>
          <w:sz w:val="24"/>
          <w:szCs w:val="24"/>
        </w:rPr>
        <w:t xml:space="preserve"> e dispostos a enfrentarem o presente</w:t>
      </w:r>
      <w:r w:rsidR="007940A9" w:rsidRPr="00A3036C">
        <w:rPr>
          <w:rFonts w:ascii="Times New Roman" w:hAnsi="Times New Roman" w:cs="Times New Roman"/>
          <w:sz w:val="24"/>
          <w:szCs w:val="24"/>
        </w:rPr>
        <w:t xml:space="preserve">, crentes de que o encontro de ontem com hoje é </w:t>
      </w:r>
      <w:r w:rsidR="00702414" w:rsidRPr="00A3036C">
        <w:rPr>
          <w:rFonts w:ascii="Times New Roman" w:hAnsi="Times New Roman" w:cs="Times New Roman"/>
          <w:sz w:val="24"/>
          <w:szCs w:val="24"/>
        </w:rPr>
        <w:t>amanhã</w:t>
      </w:r>
      <w:r w:rsidR="007940A9" w:rsidRPr="00A3036C">
        <w:rPr>
          <w:rFonts w:ascii="Times New Roman" w:hAnsi="Times New Roman" w:cs="Times New Roman"/>
          <w:sz w:val="24"/>
          <w:szCs w:val="24"/>
        </w:rPr>
        <w:t>.</w:t>
      </w:r>
    </w:p>
    <w:p w14:paraId="636AD94A" w14:textId="31C3A8DA" w:rsidR="00AB0E05" w:rsidRPr="00A3036C" w:rsidRDefault="00AB0E05"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Enxutos</w:t>
      </w:r>
      <w:r w:rsidR="006C4258"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6C4258" w:rsidRPr="00A3036C">
        <w:rPr>
          <w:rFonts w:ascii="Times New Roman" w:hAnsi="Times New Roman" w:cs="Times New Roman"/>
          <w:sz w:val="24"/>
          <w:szCs w:val="24"/>
        </w:rPr>
        <w:t>vestidos</w:t>
      </w:r>
      <w:r w:rsidR="000B26DE" w:rsidRPr="00A3036C">
        <w:rPr>
          <w:rFonts w:ascii="Times New Roman" w:hAnsi="Times New Roman" w:cs="Times New Roman"/>
          <w:sz w:val="24"/>
          <w:szCs w:val="24"/>
        </w:rPr>
        <w:t xml:space="preserve"> </w:t>
      </w:r>
      <w:r w:rsidR="006C4258" w:rsidRPr="00A3036C">
        <w:rPr>
          <w:rFonts w:ascii="Times New Roman" w:hAnsi="Times New Roman" w:cs="Times New Roman"/>
          <w:sz w:val="24"/>
          <w:szCs w:val="24"/>
        </w:rPr>
        <w:t>e aquecido</w:t>
      </w:r>
      <w:r w:rsidR="000B26DE" w:rsidRPr="00A3036C">
        <w:rPr>
          <w:rFonts w:ascii="Times New Roman" w:hAnsi="Times New Roman" w:cs="Times New Roman"/>
          <w:sz w:val="24"/>
          <w:szCs w:val="24"/>
        </w:rPr>
        <w:t>s</w:t>
      </w:r>
      <w:r w:rsidR="00BE57E9" w:rsidRPr="00A3036C">
        <w:rPr>
          <w:rFonts w:ascii="Times New Roman" w:hAnsi="Times New Roman" w:cs="Times New Roman"/>
          <w:sz w:val="24"/>
          <w:szCs w:val="24"/>
        </w:rPr>
        <w:t xml:space="preserve"> dão continuidade a conversa</w:t>
      </w:r>
      <w:r w:rsidR="0038106F" w:rsidRPr="00A3036C">
        <w:rPr>
          <w:rFonts w:ascii="Times New Roman" w:hAnsi="Times New Roman" w:cs="Times New Roman"/>
          <w:sz w:val="24"/>
          <w:szCs w:val="24"/>
        </w:rPr>
        <w:t xml:space="preserve"> sobre a transição do planeta</w:t>
      </w:r>
      <w:r w:rsidR="0090102D" w:rsidRPr="00A3036C">
        <w:rPr>
          <w:rFonts w:ascii="Times New Roman" w:hAnsi="Times New Roman" w:cs="Times New Roman"/>
          <w:sz w:val="24"/>
          <w:szCs w:val="24"/>
        </w:rPr>
        <w:t xml:space="preserve"> de expiação para a regeneração</w:t>
      </w:r>
      <w:r w:rsidR="00EE00FB" w:rsidRPr="00A3036C">
        <w:rPr>
          <w:rFonts w:ascii="Times New Roman" w:hAnsi="Times New Roman" w:cs="Times New Roman"/>
          <w:sz w:val="24"/>
          <w:szCs w:val="24"/>
        </w:rPr>
        <w:t>.</w:t>
      </w:r>
      <w:r w:rsidR="00702414" w:rsidRPr="00A3036C">
        <w:rPr>
          <w:rFonts w:ascii="Times New Roman" w:hAnsi="Times New Roman" w:cs="Times New Roman"/>
          <w:sz w:val="24"/>
          <w:szCs w:val="24"/>
        </w:rPr>
        <w:t xml:space="preserve"> Ambos não escondem a </w:t>
      </w:r>
      <w:r w:rsidR="00C860FF" w:rsidRPr="00A3036C">
        <w:rPr>
          <w:rFonts w:ascii="Times New Roman" w:hAnsi="Times New Roman" w:cs="Times New Roman"/>
          <w:sz w:val="24"/>
          <w:szCs w:val="24"/>
        </w:rPr>
        <w:t>satisfação</w:t>
      </w:r>
      <w:r w:rsidR="00E56F23" w:rsidRPr="00A3036C">
        <w:rPr>
          <w:rFonts w:ascii="Times New Roman" w:hAnsi="Times New Roman" w:cs="Times New Roman"/>
          <w:sz w:val="24"/>
          <w:szCs w:val="24"/>
        </w:rPr>
        <w:t xml:space="preserve"> possibilitada pelo despertar de suas consciência</w:t>
      </w:r>
      <w:r w:rsidR="005063A4" w:rsidRPr="00A3036C">
        <w:rPr>
          <w:rFonts w:ascii="Times New Roman" w:hAnsi="Times New Roman" w:cs="Times New Roman"/>
          <w:sz w:val="24"/>
          <w:szCs w:val="24"/>
        </w:rPr>
        <w:t>s</w:t>
      </w:r>
      <w:r w:rsidR="00D87472" w:rsidRPr="00A3036C">
        <w:rPr>
          <w:rFonts w:ascii="Times New Roman" w:hAnsi="Times New Roman" w:cs="Times New Roman"/>
          <w:sz w:val="24"/>
          <w:szCs w:val="24"/>
        </w:rPr>
        <w:t xml:space="preserve"> e a gratidão por terem a ferramenta</w:t>
      </w:r>
      <w:r w:rsidR="004D4396" w:rsidRPr="00A3036C">
        <w:rPr>
          <w:rFonts w:ascii="Times New Roman" w:hAnsi="Times New Roman" w:cs="Times New Roman"/>
          <w:sz w:val="24"/>
          <w:szCs w:val="24"/>
        </w:rPr>
        <w:t>, crônica “Papo Reto”</w:t>
      </w:r>
      <w:r w:rsidR="009F24DA" w:rsidRPr="00A3036C">
        <w:rPr>
          <w:rFonts w:ascii="Times New Roman" w:hAnsi="Times New Roman" w:cs="Times New Roman"/>
          <w:sz w:val="24"/>
          <w:szCs w:val="24"/>
        </w:rPr>
        <w:t>,</w:t>
      </w:r>
      <w:r w:rsidR="00E66FC0" w:rsidRPr="00A3036C">
        <w:rPr>
          <w:rFonts w:ascii="Times New Roman" w:hAnsi="Times New Roman" w:cs="Times New Roman"/>
          <w:sz w:val="24"/>
          <w:szCs w:val="24"/>
        </w:rPr>
        <w:t xml:space="preserve"> para divulgar a </w:t>
      </w:r>
      <w:r w:rsidR="0068741C" w:rsidRPr="00A3036C">
        <w:rPr>
          <w:rFonts w:ascii="Times New Roman" w:hAnsi="Times New Roman" w:cs="Times New Roman"/>
          <w:sz w:val="24"/>
          <w:szCs w:val="24"/>
        </w:rPr>
        <w:t>conscientização e resgatar terrícolas</w:t>
      </w:r>
      <w:r w:rsidR="004E70A7" w:rsidRPr="00A3036C">
        <w:rPr>
          <w:rFonts w:ascii="Times New Roman" w:hAnsi="Times New Roman" w:cs="Times New Roman"/>
          <w:sz w:val="24"/>
          <w:szCs w:val="24"/>
        </w:rPr>
        <w:t xml:space="preserve"> diversos e dispostos a ruírem com a mentira e ilusão impostas pe</w:t>
      </w:r>
      <w:r w:rsidR="001A478F" w:rsidRPr="00A3036C">
        <w:rPr>
          <w:rFonts w:ascii="Times New Roman" w:hAnsi="Times New Roman" w:cs="Times New Roman"/>
          <w:sz w:val="24"/>
          <w:szCs w:val="24"/>
        </w:rPr>
        <w:t>lo Sistema Terra</w:t>
      </w:r>
      <w:r w:rsidR="00C860FF" w:rsidRPr="00A3036C">
        <w:rPr>
          <w:rFonts w:ascii="Times New Roman" w:hAnsi="Times New Roman" w:cs="Times New Roman"/>
          <w:sz w:val="24"/>
          <w:szCs w:val="24"/>
        </w:rPr>
        <w:t>.</w:t>
      </w:r>
      <w:r w:rsidR="001A478F" w:rsidRPr="00A3036C">
        <w:rPr>
          <w:rFonts w:ascii="Times New Roman" w:hAnsi="Times New Roman" w:cs="Times New Roman"/>
          <w:sz w:val="24"/>
          <w:szCs w:val="24"/>
        </w:rPr>
        <w:t xml:space="preserve"> </w:t>
      </w:r>
      <w:r w:rsidR="00C860FF" w:rsidRPr="00A3036C">
        <w:rPr>
          <w:rFonts w:ascii="Times New Roman" w:hAnsi="Times New Roman" w:cs="Times New Roman"/>
          <w:sz w:val="24"/>
          <w:szCs w:val="24"/>
        </w:rPr>
        <w:t>E</w:t>
      </w:r>
      <w:r w:rsidR="001A478F" w:rsidRPr="00A3036C">
        <w:rPr>
          <w:rFonts w:ascii="Times New Roman" w:hAnsi="Times New Roman" w:cs="Times New Roman"/>
          <w:sz w:val="24"/>
          <w:szCs w:val="24"/>
        </w:rPr>
        <w:t>vitando</w:t>
      </w:r>
      <w:r w:rsidR="00395DAB" w:rsidRPr="00A3036C">
        <w:rPr>
          <w:rFonts w:ascii="Times New Roman" w:hAnsi="Times New Roman" w:cs="Times New Roman"/>
          <w:sz w:val="24"/>
          <w:szCs w:val="24"/>
        </w:rPr>
        <w:t xml:space="preserve"> aos despertos serem parte de os </w:t>
      </w:r>
      <w:r w:rsidR="00395DAB" w:rsidRPr="00A3036C">
        <w:rPr>
          <w:rFonts w:ascii="Times New Roman" w:hAnsi="Times New Roman" w:cs="Times New Roman"/>
          <w:b/>
          <w:bCs/>
          <w:sz w:val="24"/>
          <w:szCs w:val="24"/>
        </w:rPr>
        <w:t>e</w:t>
      </w:r>
      <w:r w:rsidR="00D44773" w:rsidRPr="00A3036C">
        <w:rPr>
          <w:rFonts w:ascii="Times New Roman" w:hAnsi="Times New Roman" w:cs="Times New Roman"/>
          <w:b/>
          <w:bCs/>
          <w:color w:val="FF0000"/>
          <w:sz w:val="24"/>
          <w:szCs w:val="24"/>
        </w:rPr>
        <w:t>X</w:t>
      </w:r>
      <w:r w:rsidR="00D44773" w:rsidRPr="00A3036C">
        <w:rPr>
          <w:rFonts w:ascii="Times New Roman" w:hAnsi="Times New Roman" w:cs="Times New Roman"/>
          <w:b/>
          <w:bCs/>
          <w:sz w:val="24"/>
          <w:szCs w:val="24"/>
        </w:rPr>
        <w:t xml:space="preserve">ilados da </w:t>
      </w:r>
      <w:r w:rsidR="00D44773" w:rsidRPr="00A3036C">
        <w:rPr>
          <w:rFonts w:ascii="Times New Roman" w:hAnsi="Times New Roman" w:cs="Times New Roman"/>
          <w:b/>
          <w:bCs/>
          <w:color w:val="7030A0"/>
          <w:sz w:val="24"/>
          <w:szCs w:val="24"/>
        </w:rPr>
        <w:t>T</w:t>
      </w:r>
      <w:r w:rsidR="00D44773" w:rsidRPr="00A3036C">
        <w:rPr>
          <w:rFonts w:ascii="Times New Roman" w:hAnsi="Times New Roman" w:cs="Times New Roman"/>
          <w:b/>
          <w:bCs/>
          <w:sz w:val="24"/>
          <w:szCs w:val="24"/>
        </w:rPr>
        <w:t>erra</w:t>
      </w:r>
      <w:r w:rsidR="00D05C7B" w:rsidRPr="00A3036C">
        <w:rPr>
          <w:rFonts w:ascii="Times New Roman" w:hAnsi="Times New Roman" w:cs="Times New Roman"/>
          <w:sz w:val="24"/>
          <w:szCs w:val="24"/>
        </w:rPr>
        <w:t>...</w:t>
      </w:r>
      <w:r w:rsidR="00D05C7B" w:rsidRPr="00A3036C">
        <w:rPr>
          <w:rFonts w:ascii="Times New Roman" w:hAnsi="Times New Roman" w:cs="Times New Roman"/>
          <w:b/>
          <w:bCs/>
          <w:sz w:val="24"/>
          <w:szCs w:val="24"/>
        </w:rPr>
        <w:t xml:space="preserve"> passado pacto para o futuro</w:t>
      </w:r>
      <w:r w:rsidR="00D05C7B" w:rsidRPr="00A3036C">
        <w:rPr>
          <w:rFonts w:ascii="Times New Roman" w:hAnsi="Times New Roman" w:cs="Times New Roman"/>
          <w:sz w:val="24"/>
          <w:szCs w:val="24"/>
        </w:rPr>
        <w:t>.</w:t>
      </w:r>
      <w:r w:rsidR="000E424F" w:rsidRPr="00A3036C">
        <w:rPr>
          <w:rFonts w:ascii="Times New Roman" w:hAnsi="Times New Roman" w:cs="Times New Roman"/>
          <w:sz w:val="24"/>
          <w:szCs w:val="24"/>
        </w:rPr>
        <w:t xml:space="preserve"> </w:t>
      </w:r>
      <w:r w:rsidR="00642514" w:rsidRPr="00A3036C">
        <w:rPr>
          <w:rFonts w:ascii="Times New Roman" w:hAnsi="Times New Roman" w:cs="Times New Roman"/>
          <w:sz w:val="24"/>
          <w:szCs w:val="24"/>
        </w:rPr>
        <w:t>O grito mudo de liberdade da prisão</w:t>
      </w:r>
      <w:r w:rsidR="007179DE" w:rsidRPr="00A3036C">
        <w:rPr>
          <w:rFonts w:ascii="Times New Roman" w:hAnsi="Times New Roman" w:cs="Times New Roman"/>
          <w:sz w:val="24"/>
          <w:szCs w:val="24"/>
        </w:rPr>
        <w:t xml:space="preserve"> ecoará por toda o planeta </w:t>
      </w:r>
      <w:r w:rsidR="00323431" w:rsidRPr="00A3036C">
        <w:rPr>
          <w:rFonts w:ascii="Times New Roman" w:hAnsi="Times New Roman" w:cs="Times New Roman"/>
          <w:sz w:val="24"/>
          <w:szCs w:val="24"/>
        </w:rPr>
        <w:t xml:space="preserve">com o desaparecimento da Matrix </w:t>
      </w:r>
      <w:r w:rsidR="00E0598B" w:rsidRPr="00A3036C">
        <w:rPr>
          <w:rFonts w:ascii="Times New Roman" w:hAnsi="Times New Roman" w:cs="Times New Roman"/>
          <w:sz w:val="24"/>
          <w:szCs w:val="24"/>
        </w:rPr>
        <w:t>controlada pelas raças colonizadoras</w:t>
      </w:r>
      <w:r w:rsidR="006E4DE0" w:rsidRPr="00A3036C">
        <w:rPr>
          <w:rFonts w:ascii="Times New Roman" w:hAnsi="Times New Roman" w:cs="Times New Roman"/>
          <w:sz w:val="24"/>
          <w:szCs w:val="24"/>
        </w:rPr>
        <w:t xml:space="preserve"> e fadadas a</w:t>
      </w:r>
      <w:r w:rsidR="0047363D" w:rsidRPr="00A3036C">
        <w:rPr>
          <w:rFonts w:ascii="Times New Roman" w:hAnsi="Times New Roman" w:cs="Times New Roman"/>
          <w:sz w:val="24"/>
          <w:szCs w:val="24"/>
        </w:rPr>
        <w:t xml:space="preserve">s punições pertinentes </w:t>
      </w:r>
      <w:r w:rsidR="005E11E7" w:rsidRPr="00A3036C">
        <w:rPr>
          <w:rFonts w:ascii="Times New Roman" w:hAnsi="Times New Roman" w:cs="Times New Roman"/>
          <w:sz w:val="24"/>
          <w:szCs w:val="24"/>
        </w:rPr>
        <w:t>por</w:t>
      </w:r>
      <w:r w:rsidR="0047363D" w:rsidRPr="00A3036C">
        <w:rPr>
          <w:rFonts w:ascii="Times New Roman" w:hAnsi="Times New Roman" w:cs="Times New Roman"/>
          <w:sz w:val="24"/>
          <w:szCs w:val="24"/>
        </w:rPr>
        <w:t xml:space="preserve"> suas faltas no processo evolutivo da humanidade</w:t>
      </w:r>
      <w:r w:rsidR="006F7F51" w:rsidRPr="00A3036C">
        <w:rPr>
          <w:rFonts w:ascii="Times New Roman" w:hAnsi="Times New Roman" w:cs="Times New Roman"/>
          <w:sz w:val="24"/>
          <w:szCs w:val="24"/>
        </w:rPr>
        <w:t xml:space="preserve"> pela </w:t>
      </w:r>
      <w:r w:rsidR="00020255" w:rsidRPr="00A3036C">
        <w:rPr>
          <w:rFonts w:ascii="Times New Roman" w:hAnsi="Times New Roman" w:cs="Times New Roman"/>
          <w:sz w:val="24"/>
          <w:szCs w:val="24"/>
        </w:rPr>
        <w:t>exploração</w:t>
      </w:r>
      <w:r w:rsidR="006F7F51" w:rsidRPr="00A3036C">
        <w:rPr>
          <w:rFonts w:ascii="Times New Roman" w:hAnsi="Times New Roman" w:cs="Times New Roman"/>
          <w:sz w:val="24"/>
          <w:szCs w:val="24"/>
        </w:rPr>
        <w:t xml:space="preserve"> da </w:t>
      </w:r>
      <w:r w:rsidR="006F7F51" w:rsidRPr="00A3036C">
        <w:rPr>
          <w:rFonts w:ascii="Times New Roman" w:hAnsi="Times New Roman" w:cs="Times New Roman"/>
          <w:i/>
          <w:iCs/>
          <w:sz w:val="24"/>
          <w:szCs w:val="24"/>
        </w:rPr>
        <w:t>tríade do mal</w:t>
      </w:r>
      <w:r w:rsidR="006F7F51" w:rsidRPr="00A3036C">
        <w:rPr>
          <w:rFonts w:ascii="Times New Roman" w:hAnsi="Times New Roman" w:cs="Times New Roman"/>
          <w:sz w:val="24"/>
          <w:szCs w:val="24"/>
        </w:rPr>
        <w:t xml:space="preserve">: </w:t>
      </w:r>
      <w:r w:rsidR="006F7F51" w:rsidRPr="00A3036C">
        <w:rPr>
          <w:rFonts w:ascii="Times New Roman" w:hAnsi="Times New Roman" w:cs="Times New Roman"/>
          <w:i/>
          <w:iCs/>
          <w:sz w:val="24"/>
          <w:szCs w:val="24"/>
        </w:rPr>
        <w:t>ego</w:t>
      </w:r>
      <w:r w:rsidR="006F7F51" w:rsidRPr="00A3036C">
        <w:rPr>
          <w:rFonts w:ascii="Times New Roman" w:hAnsi="Times New Roman" w:cs="Times New Roman"/>
          <w:sz w:val="24"/>
          <w:szCs w:val="24"/>
        </w:rPr>
        <w:t xml:space="preserve">, </w:t>
      </w:r>
      <w:r w:rsidR="006F7F51" w:rsidRPr="00A3036C">
        <w:rPr>
          <w:rFonts w:ascii="Times New Roman" w:hAnsi="Times New Roman" w:cs="Times New Roman"/>
          <w:i/>
          <w:iCs/>
          <w:sz w:val="24"/>
          <w:szCs w:val="24"/>
        </w:rPr>
        <w:t>ganância</w:t>
      </w:r>
      <w:r w:rsidR="006F7F51" w:rsidRPr="00A3036C">
        <w:rPr>
          <w:rFonts w:ascii="Times New Roman" w:hAnsi="Times New Roman" w:cs="Times New Roman"/>
          <w:sz w:val="24"/>
          <w:szCs w:val="24"/>
        </w:rPr>
        <w:t xml:space="preserve"> e </w:t>
      </w:r>
      <w:r w:rsidR="006F7F51" w:rsidRPr="00A3036C">
        <w:rPr>
          <w:rFonts w:ascii="Times New Roman" w:hAnsi="Times New Roman" w:cs="Times New Roman"/>
          <w:i/>
          <w:iCs/>
          <w:sz w:val="24"/>
          <w:szCs w:val="24"/>
        </w:rPr>
        <w:t>medo</w:t>
      </w:r>
      <w:r w:rsidR="006F7F51" w:rsidRPr="00A3036C">
        <w:rPr>
          <w:rFonts w:ascii="Times New Roman" w:hAnsi="Times New Roman" w:cs="Times New Roman"/>
          <w:sz w:val="24"/>
          <w:szCs w:val="24"/>
        </w:rPr>
        <w:t xml:space="preserve">. </w:t>
      </w:r>
    </w:p>
    <w:p w14:paraId="4BD4C7B0" w14:textId="77777777" w:rsidR="00A96B88" w:rsidRPr="00A3036C" w:rsidRDefault="00A96B88" w:rsidP="00646913">
      <w:pPr>
        <w:spacing w:after="0"/>
        <w:jc w:val="both"/>
        <w:rPr>
          <w:rFonts w:ascii="Times New Roman" w:hAnsi="Times New Roman" w:cs="Times New Roman"/>
          <w:sz w:val="24"/>
          <w:szCs w:val="24"/>
        </w:rPr>
      </w:pPr>
    </w:p>
    <w:p w14:paraId="35670A17" w14:textId="77777777" w:rsidR="009D6332" w:rsidRPr="00A3036C" w:rsidRDefault="00A96B88"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Agora, estamos aquecidos</w:t>
      </w:r>
      <w:r w:rsidR="007104A3" w:rsidRPr="00A3036C">
        <w:rPr>
          <w:rFonts w:ascii="Times New Roman" w:hAnsi="Times New Roman" w:cs="Times New Roman"/>
          <w:sz w:val="24"/>
          <w:szCs w:val="24"/>
        </w:rPr>
        <w:t xml:space="preserve"> ―</w:t>
      </w:r>
      <w:r w:rsidR="00210B1B" w:rsidRPr="00A3036C">
        <w:rPr>
          <w:rFonts w:ascii="Times New Roman" w:hAnsi="Times New Roman" w:cs="Times New Roman"/>
          <w:sz w:val="24"/>
          <w:szCs w:val="24"/>
        </w:rPr>
        <w:t xml:space="preserve"> Harrison amarra o cinto do roupão </w:t>
      </w:r>
      <w:r w:rsidR="007104A3" w:rsidRPr="00A3036C">
        <w:rPr>
          <w:rFonts w:ascii="Times New Roman" w:hAnsi="Times New Roman" w:cs="Times New Roman"/>
          <w:sz w:val="24"/>
          <w:szCs w:val="24"/>
        </w:rPr>
        <w:t>―</w:t>
      </w:r>
      <w:r w:rsidR="00405320" w:rsidRPr="00A3036C">
        <w:rPr>
          <w:rFonts w:ascii="Times New Roman" w:hAnsi="Times New Roman" w:cs="Times New Roman"/>
          <w:sz w:val="24"/>
          <w:szCs w:val="24"/>
        </w:rPr>
        <w:t xml:space="preserve"> Você está linda! Eu te amo e faz tempo</w:t>
      </w:r>
      <w:r w:rsidR="004C4D8F" w:rsidRPr="00A3036C">
        <w:rPr>
          <w:rFonts w:ascii="Times New Roman" w:hAnsi="Times New Roman" w:cs="Times New Roman"/>
          <w:sz w:val="24"/>
          <w:szCs w:val="24"/>
        </w:rPr>
        <w:t xml:space="preserve"> ― </w:t>
      </w:r>
      <w:r w:rsidR="00BB68EF" w:rsidRPr="00A3036C">
        <w:rPr>
          <w:rFonts w:ascii="Times New Roman" w:hAnsi="Times New Roman" w:cs="Times New Roman"/>
          <w:sz w:val="24"/>
          <w:szCs w:val="24"/>
        </w:rPr>
        <w:t xml:space="preserve">Indica a Lua </w:t>
      </w:r>
      <w:r w:rsidR="002F4A40" w:rsidRPr="00A3036C">
        <w:rPr>
          <w:rFonts w:ascii="Times New Roman" w:hAnsi="Times New Roman" w:cs="Times New Roman"/>
          <w:sz w:val="24"/>
          <w:szCs w:val="24"/>
        </w:rPr>
        <w:t xml:space="preserve">e o mundo invisível </w:t>
      </w:r>
      <w:r w:rsidR="004C4D8F" w:rsidRPr="00A3036C">
        <w:rPr>
          <w:rFonts w:ascii="Times New Roman" w:hAnsi="Times New Roman" w:cs="Times New Roman"/>
          <w:sz w:val="24"/>
          <w:szCs w:val="24"/>
        </w:rPr>
        <w:t>―</w:t>
      </w:r>
      <w:r w:rsidR="002F4A40" w:rsidRPr="00A3036C">
        <w:rPr>
          <w:rFonts w:ascii="Times New Roman" w:hAnsi="Times New Roman" w:cs="Times New Roman"/>
          <w:sz w:val="24"/>
          <w:szCs w:val="24"/>
        </w:rPr>
        <w:t xml:space="preserve"> </w:t>
      </w:r>
      <w:r w:rsidR="002128DB" w:rsidRPr="00A3036C">
        <w:rPr>
          <w:rFonts w:ascii="Times New Roman" w:hAnsi="Times New Roman" w:cs="Times New Roman"/>
          <w:sz w:val="24"/>
          <w:szCs w:val="24"/>
        </w:rPr>
        <w:t>Nesta encarnação</w:t>
      </w:r>
      <w:r w:rsidR="00117990" w:rsidRPr="00A3036C">
        <w:rPr>
          <w:rFonts w:ascii="Times New Roman" w:hAnsi="Times New Roman" w:cs="Times New Roman"/>
          <w:sz w:val="24"/>
          <w:szCs w:val="24"/>
        </w:rPr>
        <w:t>... iremos transmutar à quinta dimensão. ▬ convicto.</w:t>
      </w:r>
    </w:p>
    <w:p w14:paraId="52E9B651" w14:textId="77777777" w:rsidR="009D6332" w:rsidRPr="00A3036C" w:rsidRDefault="009D6332" w:rsidP="00646913">
      <w:pPr>
        <w:spacing w:after="0"/>
        <w:jc w:val="both"/>
        <w:rPr>
          <w:rFonts w:ascii="Times New Roman" w:hAnsi="Times New Roman" w:cs="Times New Roman"/>
          <w:sz w:val="24"/>
          <w:szCs w:val="24"/>
        </w:rPr>
      </w:pPr>
    </w:p>
    <w:p w14:paraId="6B981F9C" w14:textId="2697D6C9" w:rsidR="00175C45" w:rsidRPr="00A3036C" w:rsidRDefault="009D6332"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Não duvido disto ―</w:t>
      </w:r>
      <w:r w:rsidR="00445AEC" w:rsidRPr="00A3036C">
        <w:rPr>
          <w:rFonts w:ascii="Times New Roman" w:hAnsi="Times New Roman" w:cs="Times New Roman"/>
          <w:sz w:val="24"/>
          <w:szCs w:val="24"/>
        </w:rPr>
        <w:t xml:space="preserve"> Taylor reitera parceria com seu homem </w:t>
      </w:r>
      <w:r w:rsidRPr="00A3036C">
        <w:rPr>
          <w:rFonts w:ascii="Times New Roman" w:hAnsi="Times New Roman" w:cs="Times New Roman"/>
          <w:sz w:val="24"/>
          <w:szCs w:val="24"/>
        </w:rPr>
        <w:t>―</w:t>
      </w:r>
      <w:r w:rsidR="00DC0AE8" w:rsidRPr="00A3036C">
        <w:rPr>
          <w:rFonts w:ascii="Times New Roman" w:hAnsi="Times New Roman" w:cs="Times New Roman"/>
          <w:sz w:val="24"/>
          <w:szCs w:val="24"/>
        </w:rPr>
        <w:t xml:space="preserve"> </w:t>
      </w:r>
      <w:r w:rsidR="00852648" w:rsidRPr="00A3036C">
        <w:rPr>
          <w:rFonts w:ascii="Times New Roman" w:hAnsi="Times New Roman" w:cs="Times New Roman"/>
          <w:sz w:val="24"/>
          <w:szCs w:val="24"/>
        </w:rPr>
        <w:t xml:space="preserve"> </w:t>
      </w:r>
      <w:r w:rsidR="00473049" w:rsidRPr="00A3036C">
        <w:rPr>
          <w:rFonts w:ascii="Times New Roman" w:hAnsi="Times New Roman" w:cs="Times New Roman"/>
          <w:sz w:val="24"/>
          <w:szCs w:val="24"/>
        </w:rPr>
        <w:t xml:space="preserve">Precisamos </w:t>
      </w:r>
      <w:r w:rsidR="005D68AD" w:rsidRPr="00A3036C">
        <w:rPr>
          <w:rFonts w:ascii="Times New Roman" w:hAnsi="Times New Roman" w:cs="Times New Roman"/>
          <w:sz w:val="24"/>
          <w:szCs w:val="24"/>
        </w:rPr>
        <w:t>mergulhar na energia vibracional do SEU —Soberana Energia Universal</w:t>
      </w:r>
      <w:r w:rsidR="00315CD9" w:rsidRPr="00A3036C">
        <w:rPr>
          <w:rFonts w:ascii="Times New Roman" w:hAnsi="Times New Roman" w:cs="Times New Roman"/>
          <w:sz w:val="24"/>
          <w:szCs w:val="24"/>
        </w:rPr>
        <w:t xml:space="preserve">. ▬ </w:t>
      </w:r>
      <w:r w:rsidR="00A17195" w:rsidRPr="00A3036C">
        <w:rPr>
          <w:rFonts w:ascii="Times New Roman" w:hAnsi="Times New Roman" w:cs="Times New Roman"/>
          <w:sz w:val="24"/>
          <w:szCs w:val="24"/>
        </w:rPr>
        <w:t>emocionada</w:t>
      </w:r>
      <w:r w:rsidR="00A87509" w:rsidRPr="00A3036C">
        <w:rPr>
          <w:rFonts w:ascii="Times New Roman" w:hAnsi="Times New Roman" w:cs="Times New Roman"/>
          <w:sz w:val="24"/>
          <w:szCs w:val="24"/>
        </w:rPr>
        <w:t>.</w:t>
      </w:r>
    </w:p>
    <w:p w14:paraId="69BAF402" w14:textId="77777777" w:rsidR="00A87509" w:rsidRPr="00A3036C" w:rsidRDefault="00A87509" w:rsidP="00646913">
      <w:pPr>
        <w:spacing w:after="0"/>
        <w:jc w:val="both"/>
        <w:rPr>
          <w:rFonts w:ascii="Times New Roman" w:hAnsi="Times New Roman" w:cs="Times New Roman"/>
          <w:sz w:val="24"/>
          <w:szCs w:val="24"/>
        </w:rPr>
      </w:pPr>
    </w:p>
    <w:p w14:paraId="7A359A6E" w14:textId="3D8BEBFD" w:rsidR="00A87509" w:rsidRPr="00A3036C" w:rsidRDefault="00A8750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Nós somos </w:t>
      </w:r>
      <w:r w:rsidR="00673297" w:rsidRPr="00A3036C">
        <w:rPr>
          <w:rFonts w:ascii="Times New Roman" w:hAnsi="Times New Roman" w:cs="Times New Roman"/>
          <w:sz w:val="24"/>
          <w:szCs w:val="24"/>
        </w:rPr>
        <w:t>a representatividade da unicidade</w:t>
      </w:r>
      <w:r w:rsidR="00115650" w:rsidRPr="00A3036C">
        <w:rPr>
          <w:rFonts w:ascii="Times New Roman" w:hAnsi="Times New Roman" w:cs="Times New Roman"/>
          <w:sz w:val="24"/>
          <w:szCs w:val="24"/>
        </w:rPr>
        <w:t xml:space="preserve"> regida pela Lei universal do amor </w:t>
      </w:r>
      <w:r w:rsidR="00484ADC" w:rsidRPr="00A3036C">
        <w:rPr>
          <w:rFonts w:ascii="Times New Roman" w:hAnsi="Times New Roman" w:cs="Times New Roman"/>
          <w:sz w:val="24"/>
          <w:szCs w:val="24"/>
        </w:rPr>
        <w:t>― Tom</w:t>
      </w:r>
      <w:r w:rsidR="00D509F3" w:rsidRPr="00A3036C">
        <w:rPr>
          <w:rFonts w:ascii="Times New Roman" w:hAnsi="Times New Roman" w:cs="Times New Roman"/>
          <w:sz w:val="24"/>
          <w:szCs w:val="24"/>
        </w:rPr>
        <w:t xml:space="preserve"> </w:t>
      </w:r>
      <w:r w:rsidR="00484ADC" w:rsidRPr="00A3036C">
        <w:rPr>
          <w:rFonts w:ascii="Times New Roman" w:hAnsi="Times New Roman" w:cs="Times New Roman"/>
          <w:sz w:val="24"/>
          <w:szCs w:val="24"/>
        </w:rPr>
        <w:t>abraça a emoção de Liz</w:t>
      </w:r>
      <w:r w:rsidR="005F25F3" w:rsidRPr="00A3036C">
        <w:rPr>
          <w:rFonts w:ascii="Times New Roman" w:hAnsi="Times New Roman" w:cs="Times New Roman"/>
          <w:sz w:val="24"/>
          <w:szCs w:val="24"/>
        </w:rPr>
        <w:t xml:space="preserve">, que também é sua </w:t>
      </w:r>
      <w:r w:rsidR="00484ADC" w:rsidRPr="00A3036C">
        <w:rPr>
          <w:rFonts w:ascii="Times New Roman" w:hAnsi="Times New Roman" w:cs="Times New Roman"/>
          <w:sz w:val="24"/>
          <w:szCs w:val="24"/>
        </w:rPr>
        <w:t>―</w:t>
      </w:r>
      <w:r w:rsidR="00D509F3" w:rsidRPr="00A3036C">
        <w:rPr>
          <w:rFonts w:ascii="Times New Roman" w:hAnsi="Times New Roman" w:cs="Times New Roman"/>
          <w:sz w:val="24"/>
          <w:szCs w:val="24"/>
        </w:rPr>
        <w:t xml:space="preserve"> Adoraria </w:t>
      </w:r>
      <w:r w:rsidR="00790554" w:rsidRPr="00A3036C">
        <w:rPr>
          <w:rFonts w:ascii="Times New Roman" w:hAnsi="Times New Roman" w:cs="Times New Roman"/>
          <w:sz w:val="24"/>
          <w:szCs w:val="24"/>
        </w:rPr>
        <w:t xml:space="preserve">sentir e ver toda humanidade </w:t>
      </w:r>
      <w:r w:rsidR="00F32DE4" w:rsidRPr="00A3036C">
        <w:rPr>
          <w:rFonts w:ascii="Times New Roman" w:hAnsi="Times New Roman" w:cs="Times New Roman"/>
          <w:sz w:val="24"/>
          <w:szCs w:val="24"/>
        </w:rPr>
        <w:t>desperta</w:t>
      </w:r>
      <w:r w:rsidR="00C221C3" w:rsidRPr="00A3036C">
        <w:rPr>
          <w:rFonts w:ascii="Times New Roman" w:hAnsi="Times New Roman" w:cs="Times New Roman"/>
          <w:sz w:val="24"/>
          <w:szCs w:val="24"/>
        </w:rPr>
        <w:t>, ruindo com a dualidade. ▬</w:t>
      </w:r>
      <w:r w:rsidR="0026573D" w:rsidRPr="00A3036C">
        <w:rPr>
          <w:rFonts w:ascii="Times New Roman" w:hAnsi="Times New Roman" w:cs="Times New Roman"/>
          <w:sz w:val="24"/>
          <w:szCs w:val="24"/>
        </w:rPr>
        <w:t xml:space="preserve"> tocado.</w:t>
      </w:r>
    </w:p>
    <w:p w14:paraId="77DEA8D4" w14:textId="77777777" w:rsidR="0026573D" w:rsidRPr="00A3036C" w:rsidRDefault="0026573D" w:rsidP="00646913">
      <w:pPr>
        <w:spacing w:after="0"/>
        <w:jc w:val="both"/>
        <w:rPr>
          <w:rFonts w:ascii="Times New Roman" w:hAnsi="Times New Roman" w:cs="Times New Roman"/>
          <w:sz w:val="24"/>
          <w:szCs w:val="24"/>
        </w:rPr>
      </w:pPr>
    </w:p>
    <w:p w14:paraId="742C34A6" w14:textId="70A60AEE" w:rsidR="0026573D" w:rsidRPr="00A3036C" w:rsidRDefault="0026573D"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Cabe a nós, fazermos nossa parte</w:t>
      </w:r>
      <w:r w:rsidR="005B2CBF" w:rsidRPr="00A3036C">
        <w:rPr>
          <w:rFonts w:ascii="Times New Roman" w:hAnsi="Times New Roman" w:cs="Times New Roman"/>
          <w:sz w:val="24"/>
          <w:szCs w:val="24"/>
        </w:rPr>
        <w:t>,</w:t>
      </w:r>
      <w:r w:rsidRPr="00A3036C">
        <w:rPr>
          <w:rFonts w:ascii="Times New Roman" w:hAnsi="Times New Roman" w:cs="Times New Roman"/>
          <w:sz w:val="24"/>
          <w:szCs w:val="24"/>
        </w:rPr>
        <w:t xml:space="preserve"> como temos feito </w:t>
      </w:r>
      <w:r w:rsidR="00EE4B6C" w:rsidRPr="00A3036C">
        <w:rPr>
          <w:rFonts w:ascii="Times New Roman" w:hAnsi="Times New Roman" w:cs="Times New Roman"/>
          <w:sz w:val="24"/>
          <w:szCs w:val="24"/>
        </w:rPr>
        <w:t>― Liz justifica o desejo de Tom ―</w:t>
      </w:r>
      <w:r w:rsidR="00512B69" w:rsidRPr="00A3036C">
        <w:rPr>
          <w:rFonts w:ascii="Times New Roman" w:hAnsi="Times New Roman" w:cs="Times New Roman"/>
          <w:sz w:val="24"/>
          <w:szCs w:val="24"/>
        </w:rPr>
        <w:t xml:space="preserve"> Temo</w:t>
      </w:r>
      <w:r w:rsidR="004D14BE" w:rsidRPr="00A3036C">
        <w:rPr>
          <w:rFonts w:ascii="Times New Roman" w:hAnsi="Times New Roman" w:cs="Times New Roman"/>
          <w:sz w:val="24"/>
          <w:szCs w:val="24"/>
        </w:rPr>
        <w:t>s</w:t>
      </w:r>
      <w:r w:rsidR="00512B69" w:rsidRPr="00A3036C">
        <w:rPr>
          <w:rFonts w:ascii="Times New Roman" w:hAnsi="Times New Roman" w:cs="Times New Roman"/>
          <w:sz w:val="24"/>
          <w:szCs w:val="24"/>
        </w:rPr>
        <w:t xml:space="preserve"> nosso limite imposto pelo livre arbítrio humano. ▬ pontua.</w:t>
      </w:r>
    </w:p>
    <w:p w14:paraId="11089C44" w14:textId="77777777" w:rsidR="00512B69" w:rsidRPr="00A3036C" w:rsidRDefault="00512B69" w:rsidP="00646913">
      <w:pPr>
        <w:spacing w:after="0"/>
        <w:jc w:val="both"/>
        <w:rPr>
          <w:rFonts w:ascii="Times New Roman" w:hAnsi="Times New Roman" w:cs="Times New Roman"/>
          <w:sz w:val="24"/>
          <w:szCs w:val="24"/>
        </w:rPr>
      </w:pPr>
    </w:p>
    <w:p w14:paraId="78503930" w14:textId="603AD000" w:rsidR="00512B69" w:rsidRPr="00A3036C" w:rsidRDefault="0058162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Enamorados ocupam o espaço gourmet</w:t>
      </w:r>
      <w:r w:rsidR="009E558D" w:rsidRPr="00A3036C">
        <w:rPr>
          <w:rFonts w:ascii="Times New Roman" w:hAnsi="Times New Roman" w:cs="Times New Roman"/>
          <w:sz w:val="24"/>
          <w:szCs w:val="24"/>
        </w:rPr>
        <w:t>, tomando</w:t>
      </w:r>
      <w:r w:rsidR="008108DA" w:rsidRPr="00A3036C">
        <w:rPr>
          <w:rFonts w:ascii="Times New Roman" w:hAnsi="Times New Roman" w:cs="Times New Roman"/>
          <w:sz w:val="24"/>
          <w:szCs w:val="24"/>
        </w:rPr>
        <w:t xml:space="preserve"> </w:t>
      </w:r>
      <w:r w:rsidR="000C5ED1" w:rsidRPr="00A3036C">
        <w:rPr>
          <w:rFonts w:ascii="Times New Roman" w:hAnsi="Times New Roman" w:cs="Times New Roman"/>
          <w:sz w:val="24"/>
          <w:szCs w:val="24"/>
        </w:rPr>
        <w:t xml:space="preserve">água de </w:t>
      </w:r>
      <w:r w:rsidR="009B364E" w:rsidRPr="00A3036C">
        <w:rPr>
          <w:rFonts w:ascii="Times New Roman" w:hAnsi="Times New Roman" w:cs="Times New Roman"/>
          <w:sz w:val="24"/>
          <w:szCs w:val="24"/>
        </w:rPr>
        <w:t>coco</w:t>
      </w:r>
      <w:r w:rsidR="00210111" w:rsidRPr="00A3036C">
        <w:rPr>
          <w:rFonts w:ascii="Times New Roman" w:hAnsi="Times New Roman" w:cs="Times New Roman"/>
          <w:sz w:val="24"/>
          <w:szCs w:val="24"/>
        </w:rPr>
        <w:t xml:space="preserve">. </w:t>
      </w:r>
      <w:r w:rsidR="00E34589" w:rsidRPr="00A3036C">
        <w:rPr>
          <w:rFonts w:ascii="Times New Roman" w:hAnsi="Times New Roman" w:cs="Times New Roman"/>
          <w:sz w:val="24"/>
          <w:szCs w:val="24"/>
        </w:rPr>
        <w:t>A</w:t>
      </w:r>
      <w:r w:rsidR="0023761A" w:rsidRPr="00A3036C">
        <w:rPr>
          <w:rFonts w:ascii="Times New Roman" w:hAnsi="Times New Roman" w:cs="Times New Roman"/>
          <w:sz w:val="24"/>
          <w:szCs w:val="24"/>
        </w:rPr>
        <w:t>braçado</w:t>
      </w:r>
      <w:r w:rsidR="00E34589" w:rsidRPr="00A3036C">
        <w:rPr>
          <w:rFonts w:ascii="Times New Roman" w:hAnsi="Times New Roman" w:cs="Times New Roman"/>
          <w:sz w:val="24"/>
          <w:szCs w:val="24"/>
        </w:rPr>
        <w:t>s</w:t>
      </w:r>
      <w:r w:rsidR="004B34D4" w:rsidRPr="00A3036C">
        <w:rPr>
          <w:rFonts w:ascii="Times New Roman" w:hAnsi="Times New Roman" w:cs="Times New Roman"/>
          <w:sz w:val="24"/>
          <w:szCs w:val="24"/>
        </w:rPr>
        <w:t xml:space="preserve"> pel</w:t>
      </w:r>
      <w:r w:rsidR="0023761A" w:rsidRPr="00A3036C">
        <w:rPr>
          <w:rFonts w:ascii="Times New Roman" w:hAnsi="Times New Roman" w:cs="Times New Roman"/>
          <w:sz w:val="24"/>
          <w:szCs w:val="24"/>
        </w:rPr>
        <w:t>a Lua</w:t>
      </w:r>
      <w:r w:rsidR="00BC6BBD" w:rsidRPr="00A3036C">
        <w:rPr>
          <w:rFonts w:ascii="Times New Roman" w:hAnsi="Times New Roman" w:cs="Times New Roman"/>
          <w:sz w:val="24"/>
          <w:szCs w:val="24"/>
        </w:rPr>
        <w:t>, se beija</w:t>
      </w:r>
      <w:r w:rsidR="00E34589" w:rsidRPr="00A3036C">
        <w:rPr>
          <w:rFonts w:ascii="Times New Roman" w:hAnsi="Times New Roman" w:cs="Times New Roman"/>
          <w:sz w:val="24"/>
          <w:szCs w:val="24"/>
        </w:rPr>
        <w:t>m</w:t>
      </w:r>
      <w:r w:rsidR="00072B4B" w:rsidRPr="00A3036C">
        <w:rPr>
          <w:rFonts w:ascii="Times New Roman" w:hAnsi="Times New Roman" w:cs="Times New Roman"/>
          <w:sz w:val="24"/>
          <w:szCs w:val="24"/>
        </w:rPr>
        <w:t>. R</w:t>
      </w:r>
      <w:r w:rsidR="009A3A1C" w:rsidRPr="00A3036C">
        <w:rPr>
          <w:rFonts w:ascii="Times New Roman" w:hAnsi="Times New Roman" w:cs="Times New Roman"/>
          <w:sz w:val="24"/>
          <w:szCs w:val="24"/>
        </w:rPr>
        <w:t>aios lunares intensos</w:t>
      </w:r>
      <w:r w:rsidR="00571A72" w:rsidRPr="00A3036C">
        <w:rPr>
          <w:rFonts w:ascii="Times New Roman" w:hAnsi="Times New Roman" w:cs="Times New Roman"/>
          <w:sz w:val="24"/>
          <w:szCs w:val="24"/>
        </w:rPr>
        <w:t xml:space="preserve"> ilumin</w:t>
      </w:r>
      <w:r w:rsidR="00210111" w:rsidRPr="00A3036C">
        <w:rPr>
          <w:rFonts w:ascii="Times New Roman" w:hAnsi="Times New Roman" w:cs="Times New Roman"/>
          <w:sz w:val="24"/>
          <w:szCs w:val="24"/>
        </w:rPr>
        <w:t>a</w:t>
      </w:r>
      <w:r w:rsidR="00FE2CC5" w:rsidRPr="00A3036C">
        <w:rPr>
          <w:rFonts w:ascii="Times New Roman" w:hAnsi="Times New Roman" w:cs="Times New Roman"/>
          <w:sz w:val="24"/>
          <w:szCs w:val="24"/>
        </w:rPr>
        <w:t>m</w:t>
      </w:r>
      <w:r w:rsidR="00210111" w:rsidRPr="00A3036C">
        <w:rPr>
          <w:rFonts w:ascii="Times New Roman" w:hAnsi="Times New Roman" w:cs="Times New Roman"/>
          <w:sz w:val="24"/>
          <w:szCs w:val="24"/>
        </w:rPr>
        <w:t xml:space="preserve"> todo o ambiente.</w:t>
      </w:r>
      <w:r w:rsidR="009A3A1C" w:rsidRPr="00A3036C">
        <w:rPr>
          <w:rFonts w:ascii="Times New Roman" w:hAnsi="Times New Roman" w:cs="Times New Roman"/>
          <w:sz w:val="24"/>
          <w:szCs w:val="24"/>
        </w:rPr>
        <w:t xml:space="preserve"> </w:t>
      </w:r>
      <w:r w:rsidR="003006C9" w:rsidRPr="00A3036C">
        <w:rPr>
          <w:rFonts w:ascii="Times New Roman" w:hAnsi="Times New Roman" w:cs="Times New Roman"/>
          <w:sz w:val="24"/>
          <w:szCs w:val="24"/>
        </w:rPr>
        <w:t>Liz providencia</w:t>
      </w:r>
      <w:r w:rsidR="0048184C" w:rsidRPr="00A3036C">
        <w:rPr>
          <w:rFonts w:ascii="Times New Roman" w:hAnsi="Times New Roman" w:cs="Times New Roman"/>
          <w:sz w:val="24"/>
          <w:szCs w:val="24"/>
        </w:rPr>
        <w:t xml:space="preserve"> entrada</w:t>
      </w:r>
      <w:r w:rsidR="00A55FEF" w:rsidRPr="00A3036C">
        <w:rPr>
          <w:rFonts w:ascii="Times New Roman" w:hAnsi="Times New Roman" w:cs="Times New Roman"/>
          <w:sz w:val="24"/>
          <w:szCs w:val="24"/>
        </w:rPr>
        <w:t xml:space="preserve">s para </w:t>
      </w:r>
      <w:r w:rsidR="00641673" w:rsidRPr="00A3036C">
        <w:rPr>
          <w:rFonts w:ascii="Times New Roman" w:hAnsi="Times New Roman" w:cs="Times New Roman"/>
          <w:sz w:val="24"/>
          <w:szCs w:val="24"/>
        </w:rPr>
        <w:t xml:space="preserve">degustar com Tom. </w:t>
      </w:r>
      <w:r w:rsidR="00E71E26" w:rsidRPr="00A3036C">
        <w:rPr>
          <w:rFonts w:ascii="Times New Roman" w:hAnsi="Times New Roman" w:cs="Times New Roman"/>
          <w:sz w:val="24"/>
          <w:szCs w:val="24"/>
        </w:rPr>
        <w:t>Azeitonas, pastas</w:t>
      </w:r>
      <w:r w:rsidR="00202264" w:rsidRPr="00A3036C">
        <w:rPr>
          <w:rFonts w:ascii="Times New Roman" w:hAnsi="Times New Roman" w:cs="Times New Roman"/>
          <w:sz w:val="24"/>
          <w:szCs w:val="24"/>
        </w:rPr>
        <w:t>, frios, pães</w:t>
      </w:r>
      <w:r w:rsidR="004D175F" w:rsidRPr="00A3036C">
        <w:rPr>
          <w:rFonts w:ascii="Times New Roman" w:hAnsi="Times New Roman" w:cs="Times New Roman"/>
          <w:sz w:val="24"/>
          <w:szCs w:val="24"/>
        </w:rPr>
        <w:t xml:space="preserve"> </w:t>
      </w:r>
      <w:r w:rsidR="00DA3261" w:rsidRPr="00A3036C">
        <w:rPr>
          <w:rFonts w:ascii="Times New Roman" w:hAnsi="Times New Roman" w:cs="Times New Roman"/>
          <w:sz w:val="24"/>
          <w:szCs w:val="24"/>
        </w:rPr>
        <w:t xml:space="preserve">brioche </w:t>
      </w:r>
      <w:r w:rsidR="004D175F" w:rsidRPr="00A3036C">
        <w:rPr>
          <w:rFonts w:ascii="Times New Roman" w:hAnsi="Times New Roman" w:cs="Times New Roman"/>
          <w:sz w:val="24"/>
          <w:szCs w:val="24"/>
        </w:rPr>
        <w:t>e</w:t>
      </w:r>
      <w:r w:rsidR="000613EB" w:rsidRPr="00A3036C">
        <w:rPr>
          <w:rFonts w:ascii="Times New Roman" w:hAnsi="Times New Roman" w:cs="Times New Roman"/>
          <w:sz w:val="24"/>
          <w:szCs w:val="24"/>
        </w:rPr>
        <w:t xml:space="preserve"> de queijo,</w:t>
      </w:r>
      <w:r w:rsidR="004D175F" w:rsidRPr="00A3036C">
        <w:rPr>
          <w:rFonts w:ascii="Times New Roman" w:hAnsi="Times New Roman" w:cs="Times New Roman"/>
          <w:sz w:val="24"/>
          <w:szCs w:val="24"/>
        </w:rPr>
        <w:t xml:space="preserve"> a</w:t>
      </w:r>
      <w:r w:rsidR="000613EB" w:rsidRPr="00A3036C">
        <w:rPr>
          <w:rFonts w:ascii="Times New Roman" w:hAnsi="Times New Roman" w:cs="Times New Roman"/>
          <w:sz w:val="24"/>
          <w:szCs w:val="24"/>
        </w:rPr>
        <w:t>lém</w:t>
      </w:r>
      <w:r w:rsidR="004D175F" w:rsidRPr="00A3036C">
        <w:rPr>
          <w:rFonts w:ascii="Times New Roman" w:hAnsi="Times New Roman" w:cs="Times New Roman"/>
          <w:sz w:val="24"/>
          <w:szCs w:val="24"/>
        </w:rPr>
        <w:t xml:space="preserve"> </w:t>
      </w:r>
      <w:r w:rsidR="003A23ED" w:rsidRPr="00A3036C">
        <w:rPr>
          <w:rFonts w:ascii="Times New Roman" w:hAnsi="Times New Roman" w:cs="Times New Roman"/>
          <w:sz w:val="24"/>
          <w:szCs w:val="24"/>
        </w:rPr>
        <w:t xml:space="preserve">de </w:t>
      </w:r>
      <w:r w:rsidR="004D175F" w:rsidRPr="00A3036C">
        <w:rPr>
          <w:rFonts w:ascii="Times New Roman" w:hAnsi="Times New Roman" w:cs="Times New Roman"/>
          <w:sz w:val="24"/>
          <w:szCs w:val="24"/>
        </w:rPr>
        <w:t>uma linguiça</w:t>
      </w:r>
      <w:r w:rsidR="006841BD" w:rsidRPr="00A3036C">
        <w:rPr>
          <w:rFonts w:ascii="Times New Roman" w:hAnsi="Times New Roman" w:cs="Times New Roman"/>
          <w:sz w:val="24"/>
          <w:szCs w:val="24"/>
        </w:rPr>
        <w:t>, sendo preparada</w:t>
      </w:r>
      <w:r w:rsidR="00544BFD" w:rsidRPr="00A3036C">
        <w:rPr>
          <w:rFonts w:ascii="Times New Roman" w:hAnsi="Times New Roman" w:cs="Times New Roman"/>
          <w:sz w:val="24"/>
          <w:szCs w:val="24"/>
        </w:rPr>
        <w:t xml:space="preserve"> para ser servida como</w:t>
      </w:r>
      <w:r w:rsidR="004D175F" w:rsidRPr="00A3036C">
        <w:rPr>
          <w:rFonts w:ascii="Times New Roman" w:hAnsi="Times New Roman" w:cs="Times New Roman"/>
          <w:sz w:val="24"/>
          <w:szCs w:val="24"/>
        </w:rPr>
        <w:t xml:space="preserve"> aperitivo</w:t>
      </w:r>
      <w:r w:rsidR="00B93500" w:rsidRPr="00A3036C">
        <w:rPr>
          <w:rFonts w:ascii="Times New Roman" w:hAnsi="Times New Roman" w:cs="Times New Roman"/>
          <w:sz w:val="24"/>
          <w:szCs w:val="24"/>
        </w:rPr>
        <w:t xml:space="preserve">. </w:t>
      </w:r>
      <w:r w:rsidR="006D4534" w:rsidRPr="00A3036C">
        <w:rPr>
          <w:rFonts w:ascii="Times New Roman" w:hAnsi="Times New Roman" w:cs="Times New Roman"/>
          <w:sz w:val="24"/>
          <w:szCs w:val="24"/>
        </w:rPr>
        <w:t>Ela, hábil, tem ajuda de Tom no preparo das guloseimas</w:t>
      </w:r>
      <w:r w:rsidR="00B07B24" w:rsidRPr="00A3036C">
        <w:rPr>
          <w:rFonts w:ascii="Times New Roman" w:hAnsi="Times New Roman" w:cs="Times New Roman"/>
          <w:sz w:val="24"/>
          <w:szCs w:val="24"/>
        </w:rPr>
        <w:t xml:space="preserve"> e da mes</w:t>
      </w:r>
      <w:r w:rsidR="00D72F33" w:rsidRPr="00A3036C">
        <w:rPr>
          <w:rFonts w:ascii="Times New Roman" w:hAnsi="Times New Roman" w:cs="Times New Roman"/>
          <w:sz w:val="24"/>
          <w:szCs w:val="24"/>
        </w:rPr>
        <w:t>a</w:t>
      </w:r>
      <w:r w:rsidR="00A46D42" w:rsidRPr="00A3036C">
        <w:rPr>
          <w:rFonts w:ascii="Times New Roman" w:hAnsi="Times New Roman" w:cs="Times New Roman"/>
          <w:sz w:val="24"/>
          <w:szCs w:val="24"/>
        </w:rPr>
        <w:t>, onde será</w:t>
      </w:r>
      <w:r w:rsidR="00DC001D" w:rsidRPr="00A3036C">
        <w:rPr>
          <w:rFonts w:ascii="Times New Roman" w:hAnsi="Times New Roman" w:cs="Times New Roman"/>
          <w:sz w:val="24"/>
          <w:szCs w:val="24"/>
        </w:rPr>
        <w:t xml:space="preserve"> servido este </w:t>
      </w:r>
      <w:r w:rsidR="00DC001D" w:rsidRPr="00A3036C">
        <w:rPr>
          <w:rFonts w:ascii="Times New Roman" w:hAnsi="Times New Roman" w:cs="Times New Roman"/>
          <w:i/>
          <w:iCs/>
          <w:sz w:val="24"/>
          <w:szCs w:val="24"/>
        </w:rPr>
        <w:t>couvert</w:t>
      </w:r>
      <w:r w:rsidR="00911138" w:rsidRPr="00A3036C">
        <w:rPr>
          <w:rFonts w:ascii="Times New Roman" w:hAnsi="Times New Roman" w:cs="Times New Roman"/>
          <w:sz w:val="24"/>
          <w:szCs w:val="24"/>
        </w:rPr>
        <w:t>, antecessor</w:t>
      </w:r>
      <w:r w:rsidR="00D70668" w:rsidRPr="00A3036C">
        <w:rPr>
          <w:rFonts w:ascii="Times New Roman" w:hAnsi="Times New Roman" w:cs="Times New Roman"/>
          <w:sz w:val="24"/>
          <w:szCs w:val="24"/>
        </w:rPr>
        <w:t xml:space="preserve"> a um prato ainda não definido pelos cozinheiros de plantão</w:t>
      </w:r>
      <w:r w:rsidR="00994F40" w:rsidRPr="00A3036C">
        <w:rPr>
          <w:rFonts w:ascii="Times New Roman" w:hAnsi="Times New Roman" w:cs="Times New Roman"/>
          <w:sz w:val="24"/>
          <w:szCs w:val="24"/>
        </w:rPr>
        <w:t>.</w:t>
      </w:r>
      <w:r w:rsidR="00012FFA" w:rsidRPr="00A3036C">
        <w:rPr>
          <w:rFonts w:ascii="Times New Roman" w:hAnsi="Times New Roman" w:cs="Times New Roman"/>
          <w:sz w:val="24"/>
          <w:szCs w:val="24"/>
        </w:rPr>
        <w:t xml:space="preserve"> </w:t>
      </w:r>
      <w:r w:rsidR="00E82DE7" w:rsidRPr="00A3036C">
        <w:rPr>
          <w:rFonts w:ascii="Times New Roman" w:hAnsi="Times New Roman" w:cs="Times New Roman"/>
          <w:sz w:val="24"/>
          <w:szCs w:val="24"/>
        </w:rPr>
        <w:t xml:space="preserve"> Serviço pr</w:t>
      </w:r>
      <w:r w:rsidR="000B4D57" w:rsidRPr="00A3036C">
        <w:rPr>
          <w:rFonts w:ascii="Times New Roman" w:hAnsi="Times New Roman" w:cs="Times New Roman"/>
          <w:sz w:val="24"/>
          <w:szCs w:val="24"/>
        </w:rPr>
        <w:t>onto para degustação</w:t>
      </w:r>
      <w:r w:rsidR="00BA522F" w:rsidRPr="00A3036C">
        <w:rPr>
          <w:rFonts w:ascii="Times New Roman" w:hAnsi="Times New Roman" w:cs="Times New Roman"/>
          <w:sz w:val="24"/>
          <w:szCs w:val="24"/>
        </w:rPr>
        <w:t xml:space="preserve">. </w:t>
      </w:r>
      <w:r w:rsidR="00265C31" w:rsidRPr="00A3036C">
        <w:rPr>
          <w:rFonts w:ascii="Times New Roman" w:hAnsi="Times New Roman" w:cs="Times New Roman"/>
          <w:sz w:val="24"/>
          <w:szCs w:val="24"/>
        </w:rPr>
        <w:t>Tom renova a água de coco e senta-se ao lado de Liz</w:t>
      </w:r>
      <w:r w:rsidR="009C001A" w:rsidRPr="00A3036C">
        <w:rPr>
          <w:rFonts w:ascii="Times New Roman" w:hAnsi="Times New Roman" w:cs="Times New Roman"/>
          <w:sz w:val="24"/>
          <w:szCs w:val="24"/>
        </w:rPr>
        <w:t xml:space="preserve"> para iniciarem a degustação do </w:t>
      </w:r>
      <w:r w:rsidR="009C001A" w:rsidRPr="00A3036C">
        <w:rPr>
          <w:rFonts w:ascii="Times New Roman" w:hAnsi="Times New Roman" w:cs="Times New Roman"/>
          <w:i/>
          <w:iCs/>
          <w:sz w:val="24"/>
          <w:szCs w:val="24"/>
        </w:rPr>
        <w:t>couvert</w:t>
      </w:r>
      <w:r w:rsidR="009C001A" w:rsidRPr="00A3036C">
        <w:rPr>
          <w:rFonts w:ascii="Times New Roman" w:hAnsi="Times New Roman" w:cs="Times New Roman"/>
          <w:sz w:val="24"/>
          <w:szCs w:val="24"/>
        </w:rPr>
        <w:t>, apreciando um verdadeiro quadro natur</w:t>
      </w:r>
      <w:r w:rsidR="003B187F" w:rsidRPr="00A3036C">
        <w:rPr>
          <w:rFonts w:ascii="Times New Roman" w:hAnsi="Times New Roman" w:cs="Times New Roman"/>
          <w:sz w:val="24"/>
          <w:szCs w:val="24"/>
        </w:rPr>
        <w:t>al digno de obras do reconhecido pintor, Monet.</w:t>
      </w:r>
    </w:p>
    <w:p w14:paraId="6F658946" w14:textId="77777777" w:rsidR="00FE2CC5" w:rsidRPr="00A3036C" w:rsidRDefault="00FE2CC5" w:rsidP="00646913">
      <w:pPr>
        <w:spacing w:after="0"/>
        <w:jc w:val="both"/>
        <w:rPr>
          <w:rFonts w:ascii="Times New Roman" w:hAnsi="Times New Roman" w:cs="Times New Roman"/>
          <w:sz w:val="24"/>
          <w:szCs w:val="24"/>
        </w:rPr>
      </w:pPr>
    </w:p>
    <w:p w14:paraId="12193E30" w14:textId="2EC34434" w:rsidR="00FE2CC5" w:rsidRPr="00A3036C" w:rsidRDefault="00FE2CC5"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93EF6" w:rsidRPr="00A3036C">
        <w:rPr>
          <w:rFonts w:ascii="Times New Roman" w:hAnsi="Times New Roman" w:cs="Times New Roman"/>
          <w:sz w:val="24"/>
          <w:szCs w:val="24"/>
        </w:rPr>
        <w:t>Liz, você t</w:t>
      </w:r>
      <w:r w:rsidR="004D14BE" w:rsidRPr="00A3036C">
        <w:rPr>
          <w:rFonts w:ascii="Times New Roman" w:hAnsi="Times New Roman" w:cs="Times New Roman"/>
          <w:sz w:val="24"/>
          <w:szCs w:val="24"/>
        </w:rPr>
        <w:t>em razão ―</w:t>
      </w:r>
      <w:r w:rsidR="00D93EF6" w:rsidRPr="00A3036C">
        <w:rPr>
          <w:rFonts w:ascii="Times New Roman" w:hAnsi="Times New Roman" w:cs="Times New Roman"/>
          <w:sz w:val="24"/>
          <w:szCs w:val="24"/>
        </w:rPr>
        <w:t xml:space="preserve"> </w:t>
      </w:r>
      <w:r w:rsidR="001A78B8" w:rsidRPr="00A3036C">
        <w:rPr>
          <w:rFonts w:ascii="Times New Roman" w:hAnsi="Times New Roman" w:cs="Times New Roman"/>
          <w:sz w:val="24"/>
          <w:szCs w:val="24"/>
        </w:rPr>
        <w:t>Resig</w:t>
      </w:r>
      <w:r w:rsidR="00D93EF6" w:rsidRPr="00A3036C">
        <w:rPr>
          <w:rFonts w:ascii="Times New Roman" w:hAnsi="Times New Roman" w:cs="Times New Roman"/>
          <w:sz w:val="24"/>
          <w:szCs w:val="24"/>
        </w:rPr>
        <w:t xml:space="preserve">nado </w:t>
      </w:r>
      <w:r w:rsidR="004D14BE" w:rsidRPr="00A3036C">
        <w:rPr>
          <w:rFonts w:ascii="Times New Roman" w:hAnsi="Times New Roman" w:cs="Times New Roman"/>
          <w:sz w:val="24"/>
          <w:szCs w:val="24"/>
        </w:rPr>
        <w:t>―</w:t>
      </w:r>
      <w:r w:rsidR="00D93EF6" w:rsidRPr="00A3036C">
        <w:rPr>
          <w:rFonts w:ascii="Times New Roman" w:hAnsi="Times New Roman" w:cs="Times New Roman"/>
          <w:sz w:val="24"/>
          <w:szCs w:val="24"/>
        </w:rPr>
        <w:t xml:space="preserve"> Este é o problem</w:t>
      </w:r>
      <w:r w:rsidR="005E3A25" w:rsidRPr="00A3036C">
        <w:rPr>
          <w:rFonts w:ascii="Times New Roman" w:hAnsi="Times New Roman" w:cs="Times New Roman"/>
          <w:sz w:val="24"/>
          <w:szCs w:val="24"/>
        </w:rPr>
        <w:t>a a ser resolvido ― Lamenta</w:t>
      </w:r>
      <w:r w:rsidR="000744C2" w:rsidRPr="00A3036C">
        <w:rPr>
          <w:rFonts w:ascii="Times New Roman" w:hAnsi="Times New Roman" w:cs="Times New Roman"/>
          <w:sz w:val="24"/>
          <w:szCs w:val="24"/>
        </w:rPr>
        <w:t xml:space="preserve"> </w:t>
      </w:r>
      <w:r w:rsidR="005E3A25" w:rsidRPr="00A3036C">
        <w:rPr>
          <w:rFonts w:ascii="Times New Roman" w:hAnsi="Times New Roman" w:cs="Times New Roman"/>
          <w:sz w:val="24"/>
          <w:szCs w:val="24"/>
        </w:rPr>
        <w:t>―</w:t>
      </w:r>
      <w:r w:rsidR="000744C2" w:rsidRPr="00A3036C">
        <w:rPr>
          <w:rFonts w:ascii="Times New Roman" w:hAnsi="Times New Roman" w:cs="Times New Roman"/>
          <w:sz w:val="24"/>
          <w:szCs w:val="24"/>
        </w:rPr>
        <w:t xml:space="preserve"> </w:t>
      </w:r>
      <w:r w:rsidR="00D03AAB" w:rsidRPr="00A3036C">
        <w:rPr>
          <w:rFonts w:ascii="Times New Roman" w:hAnsi="Times New Roman" w:cs="Times New Roman"/>
          <w:sz w:val="24"/>
          <w:szCs w:val="24"/>
        </w:rPr>
        <w:t>Envergar a filosofi</w:t>
      </w:r>
      <w:r w:rsidR="00602379" w:rsidRPr="00A3036C">
        <w:rPr>
          <w:rFonts w:ascii="Times New Roman" w:hAnsi="Times New Roman" w:cs="Times New Roman"/>
          <w:sz w:val="24"/>
          <w:szCs w:val="24"/>
        </w:rPr>
        <w:t xml:space="preserve">a com propriedade não basta ― </w:t>
      </w:r>
      <w:r w:rsidR="00443849" w:rsidRPr="00A3036C">
        <w:rPr>
          <w:rFonts w:ascii="Times New Roman" w:hAnsi="Times New Roman" w:cs="Times New Roman"/>
          <w:sz w:val="24"/>
          <w:szCs w:val="24"/>
        </w:rPr>
        <w:t xml:space="preserve">Reitera sua </w:t>
      </w:r>
      <w:r w:rsidR="002B6A59" w:rsidRPr="00A3036C">
        <w:rPr>
          <w:rFonts w:ascii="Times New Roman" w:hAnsi="Times New Roman" w:cs="Times New Roman"/>
          <w:sz w:val="24"/>
          <w:szCs w:val="24"/>
        </w:rPr>
        <w:t xml:space="preserve">compreensão </w:t>
      </w:r>
      <w:r w:rsidR="00602379" w:rsidRPr="00A3036C">
        <w:rPr>
          <w:rFonts w:ascii="Times New Roman" w:hAnsi="Times New Roman" w:cs="Times New Roman"/>
          <w:sz w:val="24"/>
          <w:szCs w:val="24"/>
        </w:rPr>
        <w:t>―</w:t>
      </w:r>
      <w:r w:rsidR="009D22CF" w:rsidRPr="00A3036C">
        <w:rPr>
          <w:rFonts w:ascii="Times New Roman" w:hAnsi="Times New Roman" w:cs="Times New Roman"/>
          <w:sz w:val="24"/>
          <w:szCs w:val="24"/>
        </w:rPr>
        <w:t xml:space="preserve"> Conseguimos entrar no coração das pessoas, mas na cabeça</w:t>
      </w:r>
      <w:r w:rsidR="00CB55F1" w:rsidRPr="00A3036C">
        <w:rPr>
          <w:rFonts w:ascii="Times New Roman" w:hAnsi="Times New Roman" w:cs="Times New Roman"/>
          <w:sz w:val="24"/>
          <w:szCs w:val="24"/>
        </w:rPr>
        <w:t>... só, se elas quiserem. ▬ conformado.</w:t>
      </w:r>
    </w:p>
    <w:p w14:paraId="1E739062" w14:textId="77777777" w:rsidR="004E2002" w:rsidRPr="00A3036C" w:rsidRDefault="004E2002" w:rsidP="00646913">
      <w:pPr>
        <w:spacing w:after="0"/>
        <w:jc w:val="both"/>
        <w:rPr>
          <w:rFonts w:ascii="Times New Roman" w:hAnsi="Times New Roman" w:cs="Times New Roman"/>
          <w:sz w:val="24"/>
          <w:szCs w:val="24"/>
        </w:rPr>
      </w:pPr>
    </w:p>
    <w:p w14:paraId="19C2BAE9" w14:textId="3345F83E" w:rsidR="008024E6" w:rsidRPr="00A3036C" w:rsidRDefault="004E2002"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A crônica “Papo Reto” existe </w:t>
      </w:r>
      <w:r w:rsidR="00F13CF8" w:rsidRPr="00A3036C">
        <w:rPr>
          <w:rFonts w:ascii="Times New Roman" w:hAnsi="Times New Roman" w:cs="Times New Roman"/>
          <w:sz w:val="24"/>
          <w:szCs w:val="24"/>
        </w:rPr>
        <w:t xml:space="preserve">para este fim ― </w:t>
      </w:r>
      <w:r w:rsidR="00E47477" w:rsidRPr="00A3036C">
        <w:rPr>
          <w:rFonts w:ascii="Times New Roman" w:hAnsi="Times New Roman" w:cs="Times New Roman"/>
          <w:sz w:val="24"/>
          <w:szCs w:val="24"/>
        </w:rPr>
        <w:t>Liz, e</w:t>
      </w:r>
      <w:r w:rsidR="00A949E3" w:rsidRPr="00A3036C">
        <w:rPr>
          <w:rFonts w:ascii="Times New Roman" w:hAnsi="Times New Roman" w:cs="Times New Roman"/>
          <w:sz w:val="24"/>
          <w:szCs w:val="24"/>
        </w:rPr>
        <w:t xml:space="preserve">ntusiasta </w:t>
      </w:r>
      <w:r w:rsidR="00F13CF8" w:rsidRPr="00A3036C">
        <w:rPr>
          <w:rFonts w:ascii="Times New Roman" w:hAnsi="Times New Roman" w:cs="Times New Roman"/>
          <w:sz w:val="24"/>
          <w:szCs w:val="24"/>
        </w:rPr>
        <w:t>―</w:t>
      </w:r>
      <w:r w:rsidR="00A949E3" w:rsidRPr="00A3036C">
        <w:rPr>
          <w:rFonts w:ascii="Times New Roman" w:hAnsi="Times New Roman" w:cs="Times New Roman"/>
          <w:sz w:val="24"/>
          <w:szCs w:val="24"/>
        </w:rPr>
        <w:t xml:space="preserve"> </w:t>
      </w:r>
      <w:r w:rsidR="006772ED" w:rsidRPr="00A3036C">
        <w:rPr>
          <w:rFonts w:ascii="Times New Roman" w:hAnsi="Times New Roman" w:cs="Times New Roman"/>
          <w:sz w:val="24"/>
          <w:szCs w:val="24"/>
        </w:rPr>
        <w:t>Continuaremos merecedores de intuições</w:t>
      </w:r>
      <w:r w:rsidR="009E5FB6" w:rsidRPr="00A3036C">
        <w:rPr>
          <w:rFonts w:ascii="Times New Roman" w:hAnsi="Times New Roman" w:cs="Times New Roman"/>
          <w:sz w:val="24"/>
          <w:szCs w:val="24"/>
        </w:rPr>
        <w:t xml:space="preserve"> para concebermos, textualizarmos</w:t>
      </w:r>
      <w:r w:rsidR="004E477D" w:rsidRPr="00A3036C">
        <w:rPr>
          <w:rFonts w:ascii="Times New Roman" w:hAnsi="Times New Roman" w:cs="Times New Roman"/>
          <w:sz w:val="24"/>
          <w:szCs w:val="24"/>
        </w:rPr>
        <w:t xml:space="preserve"> e plantar</w:t>
      </w:r>
      <w:r w:rsidR="00047433" w:rsidRPr="00A3036C">
        <w:rPr>
          <w:rFonts w:ascii="Times New Roman" w:hAnsi="Times New Roman" w:cs="Times New Roman"/>
          <w:sz w:val="24"/>
          <w:szCs w:val="24"/>
        </w:rPr>
        <w:t>mos a semente da verdade</w:t>
      </w:r>
      <w:r w:rsidR="002E4472" w:rsidRPr="00A3036C">
        <w:rPr>
          <w:rFonts w:ascii="Times New Roman" w:hAnsi="Times New Roman" w:cs="Times New Roman"/>
          <w:sz w:val="24"/>
          <w:szCs w:val="24"/>
        </w:rPr>
        <w:t xml:space="preserve"> no planeta Terra</w:t>
      </w:r>
      <w:r w:rsidR="00047433" w:rsidRPr="00A3036C">
        <w:rPr>
          <w:rFonts w:ascii="Times New Roman" w:hAnsi="Times New Roman" w:cs="Times New Roman"/>
          <w:sz w:val="24"/>
          <w:szCs w:val="24"/>
        </w:rPr>
        <w:t>, desnudando</w:t>
      </w:r>
      <w:r w:rsidR="00C654DC" w:rsidRPr="00A3036C">
        <w:rPr>
          <w:rFonts w:ascii="Times New Roman" w:hAnsi="Times New Roman" w:cs="Times New Roman"/>
          <w:sz w:val="24"/>
          <w:szCs w:val="24"/>
        </w:rPr>
        <w:t xml:space="preserve"> a mentira e ilusão da terceira dimensão. ▬</w:t>
      </w:r>
      <w:r w:rsidR="0031037E" w:rsidRPr="00A3036C">
        <w:rPr>
          <w:rFonts w:ascii="Times New Roman" w:hAnsi="Times New Roman" w:cs="Times New Roman"/>
          <w:sz w:val="24"/>
          <w:szCs w:val="24"/>
        </w:rPr>
        <w:t xml:space="preserve"> ufanista</w:t>
      </w:r>
      <w:r w:rsidR="008024E6" w:rsidRPr="00A3036C">
        <w:rPr>
          <w:rFonts w:ascii="Times New Roman" w:hAnsi="Times New Roman" w:cs="Times New Roman"/>
          <w:sz w:val="24"/>
          <w:szCs w:val="24"/>
        </w:rPr>
        <w:t>.</w:t>
      </w:r>
    </w:p>
    <w:p w14:paraId="797CA95D" w14:textId="77777777" w:rsidR="002E4472" w:rsidRPr="00A3036C" w:rsidRDefault="002E4472" w:rsidP="00646913">
      <w:pPr>
        <w:spacing w:after="0"/>
        <w:jc w:val="both"/>
        <w:rPr>
          <w:rFonts w:ascii="Times New Roman" w:hAnsi="Times New Roman" w:cs="Times New Roman"/>
          <w:sz w:val="24"/>
          <w:szCs w:val="24"/>
        </w:rPr>
      </w:pPr>
    </w:p>
    <w:p w14:paraId="04D0EB1A" w14:textId="08D62584" w:rsidR="00A929C7" w:rsidRPr="00A3036C" w:rsidRDefault="002E4472"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FE553C" w:rsidRPr="00A3036C">
        <w:rPr>
          <w:rFonts w:ascii="Times New Roman" w:hAnsi="Times New Roman" w:cs="Times New Roman"/>
          <w:sz w:val="24"/>
          <w:szCs w:val="24"/>
        </w:rPr>
        <w:t>Assim sej</w:t>
      </w:r>
      <w:r w:rsidR="0097623D" w:rsidRPr="00A3036C">
        <w:rPr>
          <w:rFonts w:ascii="Times New Roman" w:hAnsi="Times New Roman" w:cs="Times New Roman"/>
          <w:sz w:val="24"/>
          <w:szCs w:val="24"/>
        </w:rPr>
        <w:t>a... o SEU — Soberan</w:t>
      </w:r>
      <w:r w:rsidR="00947AE6" w:rsidRPr="00A3036C">
        <w:rPr>
          <w:rFonts w:ascii="Times New Roman" w:hAnsi="Times New Roman" w:cs="Times New Roman"/>
          <w:sz w:val="24"/>
          <w:szCs w:val="24"/>
        </w:rPr>
        <w:t>a Energia Universal está no comando</w:t>
      </w:r>
      <w:r w:rsidR="00CC2167" w:rsidRPr="00A3036C">
        <w:rPr>
          <w:rFonts w:ascii="Times New Roman" w:hAnsi="Times New Roman" w:cs="Times New Roman"/>
          <w:sz w:val="24"/>
          <w:szCs w:val="24"/>
        </w:rPr>
        <w:t xml:space="preserve">, mas não podemos descartar as ações da IMSD </w:t>
      </w:r>
      <w:r w:rsidR="000B11CE" w:rsidRPr="00A3036C">
        <w:rPr>
          <w:rFonts w:ascii="Times New Roman" w:hAnsi="Times New Roman" w:cs="Times New Roman"/>
          <w:sz w:val="24"/>
          <w:szCs w:val="24"/>
        </w:rPr>
        <w:t>em prol da escuridão e das sombra</w:t>
      </w:r>
      <w:r w:rsidR="006F6948" w:rsidRPr="00A3036C">
        <w:rPr>
          <w:rFonts w:ascii="Times New Roman" w:hAnsi="Times New Roman" w:cs="Times New Roman"/>
          <w:sz w:val="24"/>
          <w:szCs w:val="24"/>
        </w:rPr>
        <w:t>s</w:t>
      </w:r>
      <w:r w:rsidR="009D31D0" w:rsidRPr="00A3036C">
        <w:rPr>
          <w:rFonts w:ascii="Times New Roman" w:hAnsi="Times New Roman" w:cs="Times New Roman"/>
          <w:sz w:val="24"/>
          <w:szCs w:val="24"/>
        </w:rPr>
        <w:t xml:space="preserve"> ―</w:t>
      </w:r>
      <w:r w:rsidR="00065EEA" w:rsidRPr="00A3036C">
        <w:rPr>
          <w:rFonts w:ascii="Times New Roman" w:hAnsi="Times New Roman" w:cs="Times New Roman"/>
          <w:sz w:val="24"/>
          <w:szCs w:val="24"/>
        </w:rPr>
        <w:t xml:space="preserve"> Previne</w:t>
      </w:r>
      <w:r w:rsidR="00E964D4" w:rsidRPr="00A3036C">
        <w:rPr>
          <w:rFonts w:ascii="Times New Roman" w:hAnsi="Times New Roman" w:cs="Times New Roman"/>
          <w:sz w:val="24"/>
          <w:szCs w:val="24"/>
        </w:rPr>
        <w:t xml:space="preserve"> o cronista</w:t>
      </w:r>
      <w:r w:rsidR="00065EEA" w:rsidRPr="00A3036C">
        <w:rPr>
          <w:rFonts w:ascii="Times New Roman" w:hAnsi="Times New Roman" w:cs="Times New Roman"/>
          <w:sz w:val="24"/>
          <w:szCs w:val="24"/>
        </w:rPr>
        <w:t xml:space="preserve"> </w:t>
      </w:r>
      <w:r w:rsidR="009D31D0" w:rsidRPr="00A3036C">
        <w:rPr>
          <w:rFonts w:ascii="Times New Roman" w:hAnsi="Times New Roman" w:cs="Times New Roman"/>
          <w:sz w:val="24"/>
          <w:szCs w:val="24"/>
        </w:rPr>
        <w:t>―</w:t>
      </w:r>
      <w:r w:rsidR="00E62A74" w:rsidRPr="00A3036C">
        <w:rPr>
          <w:rFonts w:ascii="Times New Roman" w:hAnsi="Times New Roman" w:cs="Times New Roman"/>
          <w:sz w:val="24"/>
          <w:szCs w:val="24"/>
        </w:rPr>
        <w:t xml:space="preserve"> Combater a </w:t>
      </w:r>
      <w:r w:rsidR="00E62A74" w:rsidRPr="00A3036C">
        <w:rPr>
          <w:rFonts w:ascii="Times New Roman" w:hAnsi="Times New Roman" w:cs="Times New Roman"/>
          <w:i/>
          <w:iCs/>
          <w:sz w:val="24"/>
          <w:szCs w:val="24"/>
        </w:rPr>
        <w:t>tríade</w:t>
      </w:r>
      <w:r w:rsidR="00D55D97" w:rsidRPr="00A3036C">
        <w:rPr>
          <w:rFonts w:ascii="Times New Roman" w:hAnsi="Times New Roman" w:cs="Times New Roman"/>
          <w:sz w:val="24"/>
          <w:szCs w:val="24"/>
        </w:rPr>
        <w:t xml:space="preserve">: </w:t>
      </w:r>
      <w:r w:rsidR="00D55D97" w:rsidRPr="00A3036C">
        <w:rPr>
          <w:rFonts w:ascii="Times New Roman" w:hAnsi="Times New Roman" w:cs="Times New Roman"/>
          <w:i/>
          <w:iCs/>
          <w:sz w:val="24"/>
          <w:szCs w:val="24"/>
        </w:rPr>
        <w:t>ego</w:t>
      </w:r>
      <w:r w:rsidR="00D55D97" w:rsidRPr="00A3036C">
        <w:rPr>
          <w:rFonts w:ascii="Times New Roman" w:hAnsi="Times New Roman" w:cs="Times New Roman"/>
          <w:sz w:val="24"/>
          <w:szCs w:val="24"/>
        </w:rPr>
        <w:t xml:space="preserve">, </w:t>
      </w:r>
      <w:r w:rsidR="00D55D97" w:rsidRPr="00A3036C">
        <w:rPr>
          <w:rFonts w:ascii="Times New Roman" w:hAnsi="Times New Roman" w:cs="Times New Roman"/>
          <w:i/>
          <w:iCs/>
          <w:sz w:val="24"/>
          <w:szCs w:val="24"/>
        </w:rPr>
        <w:t>ganância</w:t>
      </w:r>
      <w:r w:rsidR="00D55D97" w:rsidRPr="00A3036C">
        <w:rPr>
          <w:rFonts w:ascii="Times New Roman" w:hAnsi="Times New Roman" w:cs="Times New Roman"/>
          <w:sz w:val="24"/>
          <w:szCs w:val="24"/>
        </w:rPr>
        <w:t xml:space="preserve"> e </w:t>
      </w:r>
      <w:r w:rsidR="00D55D97" w:rsidRPr="00A3036C">
        <w:rPr>
          <w:rFonts w:ascii="Times New Roman" w:hAnsi="Times New Roman" w:cs="Times New Roman"/>
          <w:i/>
          <w:iCs/>
          <w:sz w:val="24"/>
          <w:szCs w:val="24"/>
        </w:rPr>
        <w:t>medo</w:t>
      </w:r>
      <w:r w:rsidR="00A929C7" w:rsidRPr="00A3036C">
        <w:rPr>
          <w:rFonts w:ascii="Times New Roman" w:hAnsi="Times New Roman" w:cs="Times New Roman"/>
          <w:sz w:val="24"/>
          <w:szCs w:val="24"/>
        </w:rPr>
        <w:t>, torna-se indispensável para entramos na mente humana. ▬ esperançoso.</w:t>
      </w:r>
    </w:p>
    <w:p w14:paraId="438810CD" w14:textId="77777777" w:rsidR="00A929C7" w:rsidRPr="00A3036C" w:rsidRDefault="00A929C7" w:rsidP="00646913">
      <w:pPr>
        <w:spacing w:after="0"/>
        <w:jc w:val="both"/>
        <w:rPr>
          <w:rFonts w:ascii="Times New Roman" w:hAnsi="Times New Roman" w:cs="Times New Roman"/>
          <w:sz w:val="24"/>
          <w:szCs w:val="24"/>
        </w:rPr>
      </w:pPr>
    </w:p>
    <w:p w14:paraId="2571E058" w14:textId="071478BE" w:rsidR="00141762" w:rsidRPr="00A3036C" w:rsidRDefault="004C312B"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Assim é que se fala ― Liz Taylor</w:t>
      </w:r>
      <w:r w:rsidR="00870AD6" w:rsidRPr="00A3036C">
        <w:rPr>
          <w:rFonts w:ascii="Times New Roman" w:hAnsi="Times New Roman" w:cs="Times New Roman"/>
          <w:sz w:val="24"/>
          <w:szCs w:val="24"/>
        </w:rPr>
        <w:t xml:space="preserve">, eufórica, </w:t>
      </w:r>
      <w:r w:rsidR="00B603C9" w:rsidRPr="00A3036C">
        <w:rPr>
          <w:rFonts w:ascii="Times New Roman" w:hAnsi="Times New Roman" w:cs="Times New Roman"/>
          <w:sz w:val="24"/>
          <w:szCs w:val="24"/>
        </w:rPr>
        <w:t xml:space="preserve">prepara comidinhas e serve mais água de coco </w:t>
      </w:r>
      <w:r w:rsidR="0099225E" w:rsidRPr="00A3036C">
        <w:rPr>
          <w:rFonts w:ascii="Times New Roman" w:hAnsi="Times New Roman" w:cs="Times New Roman"/>
          <w:sz w:val="24"/>
          <w:szCs w:val="24"/>
        </w:rPr>
        <w:t xml:space="preserve">para estimular a resenha </w:t>
      </w:r>
      <w:r w:rsidRPr="00A3036C">
        <w:rPr>
          <w:rFonts w:ascii="Times New Roman" w:hAnsi="Times New Roman" w:cs="Times New Roman"/>
          <w:sz w:val="24"/>
          <w:szCs w:val="24"/>
        </w:rPr>
        <w:t>―</w:t>
      </w:r>
      <w:r w:rsidR="0099225E" w:rsidRPr="00A3036C">
        <w:rPr>
          <w:rFonts w:ascii="Times New Roman" w:hAnsi="Times New Roman" w:cs="Times New Roman"/>
          <w:sz w:val="24"/>
          <w:szCs w:val="24"/>
        </w:rPr>
        <w:t xml:space="preserve"> Nós não podemos nos responsabilizar</w:t>
      </w:r>
      <w:r w:rsidR="003A07F3" w:rsidRPr="00A3036C">
        <w:rPr>
          <w:rFonts w:ascii="Times New Roman" w:hAnsi="Times New Roman" w:cs="Times New Roman"/>
          <w:sz w:val="24"/>
          <w:szCs w:val="24"/>
        </w:rPr>
        <w:t xml:space="preserve"> pelo passado e nem prevê o futuro</w:t>
      </w:r>
      <w:r w:rsidR="00D82D04" w:rsidRPr="00A3036C">
        <w:rPr>
          <w:rFonts w:ascii="Times New Roman" w:hAnsi="Times New Roman" w:cs="Times New Roman"/>
          <w:sz w:val="24"/>
          <w:szCs w:val="24"/>
        </w:rPr>
        <w:t xml:space="preserve"> ― Demonstra impotência ―</w:t>
      </w:r>
      <w:r w:rsidR="00D65756" w:rsidRPr="00A3036C">
        <w:rPr>
          <w:rFonts w:ascii="Times New Roman" w:hAnsi="Times New Roman" w:cs="Times New Roman"/>
          <w:sz w:val="24"/>
          <w:szCs w:val="24"/>
        </w:rPr>
        <w:t xml:space="preserve"> Somos responsáveis e precisamos viver o presente. ▬</w:t>
      </w:r>
      <w:r w:rsidR="00D55D97" w:rsidRPr="00A3036C">
        <w:rPr>
          <w:rFonts w:ascii="Times New Roman" w:hAnsi="Times New Roman" w:cs="Times New Roman"/>
          <w:sz w:val="24"/>
          <w:szCs w:val="24"/>
        </w:rPr>
        <w:t xml:space="preserve"> </w:t>
      </w:r>
      <w:r w:rsidR="00D65756" w:rsidRPr="00A3036C">
        <w:rPr>
          <w:rFonts w:ascii="Times New Roman" w:hAnsi="Times New Roman" w:cs="Times New Roman"/>
          <w:sz w:val="24"/>
          <w:szCs w:val="24"/>
        </w:rPr>
        <w:t>incisiva.</w:t>
      </w:r>
    </w:p>
    <w:p w14:paraId="1F06CB2B" w14:textId="77777777" w:rsidR="001B60BB" w:rsidRPr="00A3036C" w:rsidRDefault="001B60BB" w:rsidP="00646913">
      <w:pPr>
        <w:spacing w:after="0"/>
        <w:jc w:val="both"/>
        <w:rPr>
          <w:rFonts w:ascii="Times New Roman" w:hAnsi="Times New Roman" w:cs="Times New Roman"/>
          <w:sz w:val="24"/>
          <w:szCs w:val="24"/>
        </w:rPr>
      </w:pPr>
    </w:p>
    <w:p w14:paraId="6852EC4B" w14:textId="0C512321" w:rsidR="00141762" w:rsidRPr="00A3036C" w:rsidRDefault="00141762"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Casal</w:t>
      </w:r>
      <w:r w:rsidR="003512EE" w:rsidRPr="00A3036C">
        <w:rPr>
          <w:rFonts w:ascii="Times New Roman" w:hAnsi="Times New Roman" w:cs="Times New Roman"/>
          <w:sz w:val="24"/>
          <w:szCs w:val="24"/>
        </w:rPr>
        <w:t xml:space="preserve"> </w:t>
      </w:r>
      <w:r w:rsidRPr="00A3036C">
        <w:rPr>
          <w:rFonts w:ascii="Times New Roman" w:hAnsi="Times New Roman" w:cs="Times New Roman"/>
          <w:sz w:val="24"/>
          <w:szCs w:val="24"/>
        </w:rPr>
        <w:t>degusta comidinhas e bebe água de coco</w:t>
      </w:r>
      <w:r w:rsidR="00B64C18" w:rsidRPr="00A3036C">
        <w:rPr>
          <w:rFonts w:ascii="Times New Roman" w:hAnsi="Times New Roman" w:cs="Times New Roman"/>
          <w:sz w:val="24"/>
          <w:szCs w:val="24"/>
        </w:rPr>
        <w:t>, apreciando o espetáculo da naturez</w:t>
      </w:r>
      <w:r w:rsidR="00E13201" w:rsidRPr="00A3036C">
        <w:rPr>
          <w:rFonts w:ascii="Times New Roman" w:hAnsi="Times New Roman" w:cs="Times New Roman"/>
          <w:sz w:val="24"/>
          <w:szCs w:val="24"/>
        </w:rPr>
        <w:t>a</w:t>
      </w:r>
      <w:r w:rsidR="003512EE" w:rsidRPr="00A3036C">
        <w:rPr>
          <w:rFonts w:ascii="Times New Roman" w:hAnsi="Times New Roman" w:cs="Times New Roman"/>
          <w:sz w:val="24"/>
          <w:szCs w:val="24"/>
        </w:rPr>
        <w:t xml:space="preserve"> </w:t>
      </w:r>
      <w:r w:rsidR="00072309" w:rsidRPr="00A3036C">
        <w:rPr>
          <w:rFonts w:ascii="Times New Roman" w:hAnsi="Times New Roman" w:cs="Times New Roman"/>
          <w:sz w:val="24"/>
          <w:szCs w:val="24"/>
        </w:rPr>
        <w:t>proporcionado</w:t>
      </w:r>
      <w:r w:rsidR="003512EE" w:rsidRPr="00A3036C">
        <w:rPr>
          <w:rFonts w:ascii="Times New Roman" w:hAnsi="Times New Roman" w:cs="Times New Roman"/>
          <w:sz w:val="24"/>
          <w:szCs w:val="24"/>
        </w:rPr>
        <w:t xml:space="preserve"> pela Lua cheia, jamais vista</w:t>
      </w:r>
      <w:r w:rsidR="00AE280D" w:rsidRPr="00A3036C">
        <w:rPr>
          <w:rFonts w:ascii="Times New Roman" w:hAnsi="Times New Roman" w:cs="Times New Roman"/>
          <w:sz w:val="24"/>
          <w:szCs w:val="24"/>
        </w:rPr>
        <w:t xml:space="preserve"> pelos apreciadores, nas cores laranja, violeta e lilás.</w:t>
      </w:r>
      <w:r w:rsidR="00544356" w:rsidRPr="00A3036C">
        <w:rPr>
          <w:rFonts w:ascii="Times New Roman" w:hAnsi="Times New Roman" w:cs="Times New Roman"/>
          <w:sz w:val="24"/>
          <w:szCs w:val="24"/>
        </w:rPr>
        <w:t xml:space="preserve"> </w:t>
      </w:r>
      <w:r w:rsidR="00DB13BA" w:rsidRPr="00A3036C">
        <w:rPr>
          <w:rFonts w:ascii="Times New Roman" w:hAnsi="Times New Roman" w:cs="Times New Roman"/>
          <w:sz w:val="24"/>
          <w:szCs w:val="24"/>
        </w:rPr>
        <w:t>Olhares aprofundados no amor</w:t>
      </w:r>
      <w:r w:rsidR="00C51482" w:rsidRPr="00A3036C">
        <w:rPr>
          <w:rFonts w:ascii="Times New Roman" w:hAnsi="Times New Roman" w:cs="Times New Roman"/>
          <w:sz w:val="24"/>
          <w:szCs w:val="24"/>
        </w:rPr>
        <w:t>, não só deles, mas, o incondicional</w:t>
      </w:r>
      <w:r w:rsidR="006F1DCF" w:rsidRPr="00A3036C">
        <w:rPr>
          <w:rFonts w:ascii="Times New Roman" w:hAnsi="Times New Roman" w:cs="Times New Roman"/>
          <w:sz w:val="24"/>
          <w:szCs w:val="24"/>
        </w:rPr>
        <w:t xml:space="preserve"> a tudo e a todos ocupante</w:t>
      </w:r>
      <w:r w:rsidR="00117DFA" w:rsidRPr="00A3036C">
        <w:rPr>
          <w:rFonts w:ascii="Times New Roman" w:hAnsi="Times New Roman" w:cs="Times New Roman"/>
          <w:sz w:val="24"/>
          <w:szCs w:val="24"/>
        </w:rPr>
        <w:t>s deste orbe</w:t>
      </w:r>
      <w:r w:rsidR="002460DD" w:rsidRPr="00A3036C">
        <w:rPr>
          <w:rFonts w:ascii="Times New Roman" w:hAnsi="Times New Roman" w:cs="Times New Roman"/>
          <w:sz w:val="24"/>
          <w:szCs w:val="24"/>
        </w:rPr>
        <w:t>.</w:t>
      </w:r>
      <w:r w:rsidR="00F20B29" w:rsidRPr="00A3036C">
        <w:rPr>
          <w:rFonts w:ascii="Times New Roman" w:hAnsi="Times New Roman" w:cs="Times New Roman"/>
          <w:sz w:val="24"/>
          <w:szCs w:val="24"/>
        </w:rPr>
        <w:t xml:space="preserve"> </w:t>
      </w:r>
      <w:r w:rsidR="002460DD" w:rsidRPr="00A3036C">
        <w:rPr>
          <w:rFonts w:ascii="Times New Roman" w:hAnsi="Times New Roman" w:cs="Times New Roman"/>
          <w:sz w:val="24"/>
          <w:szCs w:val="24"/>
        </w:rPr>
        <w:t>S</w:t>
      </w:r>
      <w:r w:rsidR="00F20B29" w:rsidRPr="00A3036C">
        <w:rPr>
          <w:rFonts w:ascii="Times New Roman" w:hAnsi="Times New Roman" w:cs="Times New Roman"/>
          <w:sz w:val="24"/>
          <w:szCs w:val="24"/>
        </w:rPr>
        <w:t>endo estes, responsáveis como eles</w:t>
      </w:r>
      <w:r w:rsidR="004D7284" w:rsidRPr="00A3036C">
        <w:rPr>
          <w:rFonts w:ascii="Times New Roman" w:hAnsi="Times New Roman" w:cs="Times New Roman"/>
          <w:sz w:val="24"/>
          <w:szCs w:val="24"/>
        </w:rPr>
        <w:t>, na elevação da frequência da humanidade</w:t>
      </w:r>
      <w:r w:rsidR="00D76F32" w:rsidRPr="00A3036C">
        <w:rPr>
          <w:rFonts w:ascii="Times New Roman" w:hAnsi="Times New Roman" w:cs="Times New Roman"/>
          <w:sz w:val="24"/>
          <w:szCs w:val="24"/>
        </w:rPr>
        <w:t>, alca</w:t>
      </w:r>
      <w:r w:rsidR="005151CE" w:rsidRPr="00A3036C">
        <w:rPr>
          <w:rFonts w:ascii="Times New Roman" w:hAnsi="Times New Roman" w:cs="Times New Roman"/>
          <w:sz w:val="24"/>
          <w:szCs w:val="24"/>
        </w:rPr>
        <w:t>n</w:t>
      </w:r>
      <w:r w:rsidR="00072309" w:rsidRPr="00A3036C">
        <w:rPr>
          <w:rFonts w:ascii="Times New Roman" w:hAnsi="Times New Roman" w:cs="Times New Roman"/>
          <w:sz w:val="24"/>
          <w:szCs w:val="24"/>
        </w:rPr>
        <w:t>çan</w:t>
      </w:r>
      <w:r w:rsidR="005151CE" w:rsidRPr="00A3036C">
        <w:rPr>
          <w:rFonts w:ascii="Times New Roman" w:hAnsi="Times New Roman" w:cs="Times New Roman"/>
          <w:sz w:val="24"/>
          <w:szCs w:val="24"/>
        </w:rPr>
        <w:t>do</w:t>
      </w:r>
      <w:r w:rsidR="00F677A0" w:rsidRPr="00A3036C">
        <w:rPr>
          <w:rFonts w:ascii="Times New Roman" w:hAnsi="Times New Roman" w:cs="Times New Roman"/>
          <w:sz w:val="24"/>
          <w:szCs w:val="24"/>
        </w:rPr>
        <w:t xml:space="preserve"> a</w:t>
      </w:r>
      <w:r w:rsidR="00E52DE8" w:rsidRPr="00A3036C">
        <w:rPr>
          <w:rFonts w:ascii="Times New Roman" w:hAnsi="Times New Roman" w:cs="Times New Roman"/>
          <w:sz w:val="24"/>
          <w:szCs w:val="24"/>
        </w:rPr>
        <w:t xml:space="preserve"> </w:t>
      </w:r>
      <w:r w:rsidR="00072309" w:rsidRPr="00A3036C">
        <w:rPr>
          <w:rFonts w:ascii="Times New Roman" w:hAnsi="Times New Roman" w:cs="Times New Roman"/>
          <w:sz w:val="24"/>
          <w:szCs w:val="24"/>
        </w:rPr>
        <w:t xml:space="preserve">equiparação da </w:t>
      </w:r>
      <w:r w:rsidR="00E52DE8" w:rsidRPr="00A3036C">
        <w:rPr>
          <w:rFonts w:ascii="Times New Roman" w:hAnsi="Times New Roman" w:cs="Times New Roman"/>
          <w:sz w:val="24"/>
          <w:szCs w:val="24"/>
        </w:rPr>
        <w:t>inteligência e mora</w:t>
      </w:r>
      <w:r w:rsidR="00256A2D" w:rsidRPr="00A3036C">
        <w:rPr>
          <w:rFonts w:ascii="Times New Roman" w:hAnsi="Times New Roman" w:cs="Times New Roman"/>
          <w:sz w:val="24"/>
          <w:szCs w:val="24"/>
        </w:rPr>
        <w:t>l pelo exercício</w:t>
      </w:r>
      <w:r w:rsidR="002F0FD7" w:rsidRPr="00A3036C">
        <w:rPr>
          <w:rFonts w:ascii="Times New Roman" w:hAnsi="Times New Roman" w:cs="Times New Roman"/>
          <w:sz w:val="24"/>
          <w:szCs w:val="24"/>
        </w:rPr>
        <w:t xml:space="preserve"> do livre arbítrio</w:t>
      </w:r>
      <w:r w:rsidR="00F677A0" w:rsidRPr="00A3036C">
        <w:rPr>
          <w:rFonts w:ascii="Times New Roman" w:hAnsi="Times New Roman" w:cs="Times New Roman"/>
          <w:sz w:val="24"/>
          <w:szCs w:val="24"/>
        </w:rPr>
        <w:t>.</w:t>
      </w:r>
      <w:r w:rsidR="00CF32E0" w:rsidRPr="00A3036C">
        <w:rPr>
          <w:rFonts w:ascii="Times New Roman" w:hAnsi="Times New Roman" w:cs="Times New Roman"/>
          <w:sz w:val="24"/>
          <w:szCs w:val="24"/>
        </w:rPr>
        <w:t xml:space="preserve"> Assim, </w:t>
      </w:r>
      <w:r w:rsidR="00C51B52" w:rsidRPr="00A3036C">
        <w:rPr>
          <w:rFonts w:ascii="Times New Roman" w:hAnsi="Times New Roman" w:cs="Times New Roman"/>
          <w:sz w:val="24"/>
          <w:szCs w:val="24"/>
        </w:rPr>
        <w:t xml:space="preserve">humanos, </w:t>
      </w:r>
      <w:r w:rsidR="00CF32E0" w:rsidRPr="00A3036C">
        <w:rPr>
          <w:rFonts w:ascii="Times New Roman" w:hAnsi="Times New Roman" w:cs="Times New Roman"/>
          <w:sz w:val="24"/>
          <w:szCs w:val="24"/>
        </w:rPr>
        <w:t>estar</w:t>
      </w:r>
      <w:r w:rsidR="00C51B52" w:rsidRPr="00A3036C">
        <w:rPr>
          <w:rFonts w:ascii="Times New Roman" w:hAnsi="Times New Roman" w:cs="Times New Roman"/>
          <w:sz w:val="24"/>
          <w:szCs w:val="24"/>
        </w:rPr>
        <w:t>ão</w:t>
      </w:r>
      <w:r w:rsidR="00FE5342" w:rsidRPr="00A3036C">
        <w:rPr>
          <w:rFonts w:ascii="Times New Roman" w:hAnsi="Times New Roman" w:cs="Times New Roman"/>
          <w:sz w:val="24"/>
          <w:szCs w:val="24"/>
        </w:rPr>
        <w:t xml:space="preserve"> pront</w:t>
      </w:r>
      <w:r w:rsidR="00C51B52" w:rsidRPr="00A3036C">
        <w:rPr>
          <w:rFonts w:ascii="Times New Roman" w:hAnsi="Times New Roman" w:cs="Times New Roman"/>
          <w:sz w:val="24"/>
          <w:szCs w:val="24"/>
        </w:rPr>
        <w:t>os</w:t>
      </w:r>
      <w:r w:rsidR="001276F7" w:rsidRPr="00A3036C">
        <w:rPr>
          <w:rFonts w:ascii="Times New Roman" w:hAnsi="Times New Roman" w:cs="Times New Roman"/>
          <w:sz w:val="24"/>
          <w:szCs w:val="24"/>
        </w:rPr>
        <w:t xml:space="preserve"> </w:t>
      </w:r>
      <w:r w:rsidR="00A70783" w:rsidRPr="00A3036C">
        <w:rPr>
          <w:rFonts w:ascii="Times New Roman" w:hAnsi="Times New Roman" w:cs="Times New Roman"/>
          <w:sz w:val="24"/>
          <w:szCs w:val="24"/>
        </w:rPr>
        <w:t>par</w:t>
      </w:r>
      <w:r w:rsidR="001276F7" w:rsidRPr="00A3036C">
        <w:rPr>
          <w:rFonts w:ascii="Times New Roman" w:hAnsi="Times New Roman" w:cs="Times New Roman"/>
          <w:sz w:val="24"/>
          <w:szCs w:val="24"/>
        </w:rPr>
        <w:t>a experimentar</w:t>
      </w:r>
      <w:r w:rsidR="00A70783" w:rsidRPr="00A3036C">
        <w:rPr>
          <w:rFonts w:ascii="Times New Roman" w:hAnsi="Times New Roman" w:cs="Times New Roman"/>
          <w:sz w:val="24"/>
          <w:szCs w:val="24"/>
        </w:rPr>
        <w:t>em</w:t>
      </w:r>
      <w:r w:rsidR="004979C0" w:rsidRPr="00A3036C">
        <w:rPr>
          <w:rFonts w:ascii="Times New Roman" w:hAnsi="Times New Roman" w:cs="Times New Roman"/>
          <w:sz w:val="24"/>
          <w:szCs w:val="24"/>
        </w:rPr>
        <w:t xml:space="preserve"> a depuração </w:t>
      </w:r>
      <w:r w:rsidR="00647657" w:rsidRPr="00A3036C">
        <w:rPr>
          <w:rFonts w:ascii="Times New Roman" w:hAnsi="Times New Roman" w:cs="Times New Roman"/>
          <w:sz w:val="24"/>
          <w:szCs w:val="24"/>
        </w:rPr>
        <w:t>de seus espíritos</w:t>
      </w:r>
      <w:r w:rsidR="00EE6A54" w:rsidRPr="00A3036C">
        <w:rPr>
          <w:rFonts w:ascii="Times New Roman" w:hAnsi="Times New Roman" w:cs="Times New Roman"/>
          <w:sz w:val="24"/>
          <w:szCs w:val="24"/>
        </w:rPr>
        <w:t>, depois de compreender</w:t>
      </w:r>
      <w:r w:rsidR="000F7960" w:rsidRPr="00A3036C">
        <w:rPr>
          <w:rFonts w:ascii="Times New Roman" w:hAnsi="Times New Roman" w:cs="Times New Roman"/>
          <w:sz w:val="24"/>
          <w:szCs w:val="24"/>
        </w:rPr>
        <w:t>e</w:t>
      </w:r>
      <w:r w:rsidR="00342F74" w:rsidRPr="00A3036C">
        <w:rPr>
          <w:rFonts w:ascii="Times New Roman" w:hAnsi="Times New Roman" w:cs="Times New Roman"/>
          <w:sz w:val="24"/>
          <w:szCs w:val="24"/>
        </w:rPr>
        <w:t>m</w:t>
      </w:r>
      <w:r w:rsidR="00AB7761" w:rsidRPr="00A3036C">
        <w:rPr>
          <w:rFonts w:ascii="Times New Roman" w:hAnsi="Times New Roman" w:cs="Times New Roman"/>
          <w:sz w:val="24"/>
          <w:szCs w:val="24"/>
        </w:rPr>
        <w:t xml:space="preserve"> sua existência </w:t>
      </w:r>
      <w:r w:rsidR="00BB7CAF" w:rsidRPr="00A3036C">
        <w:rPr>
          <w:rFonts w:ascii="Times New Roman" w:hAnsi="Times New Roman" w:cs="Times New Roman"/>
          <w:sz w:val="24"/>
          <w:szCs w:val="24"/>
        </w:rPr>
        <w:t>e encontrar</w:t>
      </w:r>
      <w:r w:rsidR="00342F74" w:rsidRPr="00A3036C">
        <w:rPr>
          <w:rFonts w:ascii="Times New Roman" w:hAnsi="Times New Roman" w:cs="Times New Roman"/>
          <w:sz w:val="24"/>
          <w:szCs w:val="24"/>
        </w:rPr>
        <w:t>em</w:t>
      </w:r>
      <w:r w:rsidR="00BB7CAF" w:rsidRPr="00A3036C">
        <w:rPr>
          <w:rFonts w:ascii="Times New Roman" w:hAnsi="Times New Roman" w:cs="Times New Roman"/>
          <w:sz w:val="24"/>
          <w:szCs w:val="24"/>
        </w:rPr>
        <w:t xml:space="preserve"> o seu </w:t>
      </w:r>
      <w:r w:rsidR="002451DD" w:rsidRPr="00A3036C">
        <w:rPr>
          <w:rFonts w:ascii="Times New Roman" w:hAnsi="Times New Roman" w:cs="Times New Roman"/>
          <w:sz w:val="24"/>
          <w:szCs w:val="24"/>
        </w:rPr>
        <w:t>verdadeiro eu</w:t>
      </w:r>
      <w:r w:rsidR="000D1135" w:rsidRPr="00A3036C">
        <w:rPr>
          <w:rFonts w:ascii="Times New Roman" w:hAnsi="Times New Roman" w:cs="Times New Roman"/>
          <w:sz w:val="24"/>
          <w:szCs w:val="24"/>
        </w:rPr>
        <w:t>.</w:t>
      </w:r>
      <w:r w:rsidR="00F56999" w:rsidRPr="00A3036C">
        <w:rPr>
          <w:rFonts w:ascii="Times New Roman" w:hAnsi="Times New Roman" w:cs="Times New Roman"/>
          <w:sz w:val="24"/>
          <w:szCs w:val="24"/>
        </w:rPr>
        <w:t xml:space="preserve"> </w:t>
      </w:r>
      <w:r w:rsidR="00AB32D9" w:rsidRPr="00A3036C">
        <w:rPr>
          <w:rFonts w:ascii="Times New Roman" w:hAnsi="Times New Roman" w:cs="Times New Roman"/>
          <w:sz w:val="24"/>
          <w:szCs w:val="24"/>
        </w:rPr>
        <w:t>“</w:t>
      </w:r>
      <w:r w:rsidR="004F6127" w:rsidRPr="00A3036C">
        <w:rPr>
          <w:rFonts w:ascii="Times New Roman" w:hAnsi="Times New Roman" w:cs="Times New Roman"/>
          <w:sz w:val="24"/>
          <w:szCs w:val="24"/>
        </w:rPr>
        <w:t>E</w:t>
      </w:r>
      <w:r w:rsidR="00F56999" w:rsidRPr="00A3036C">
        <w:rPr>
          <w:rFonts w:ascii="Times New Roman" w:hAnsi="Times New Roman" w:cs="Times New Roman"/>
          <w:sz w:val="24"/>
          <w:szCs w:val="24"/>
        </w:rPr>
        <w:t xml:space="preserve">u </w:t>
      </w:r>
      <w:r w:rsidR="00AB32D9" w:rsidRPr="00A3036C">
        <w:rPr>
          <w:rFonts w:ascii="Times New Roman" w:hAnsi="Times New Roman" w:cs="Times New Roman"/>
          <w:sz w:val="24"/>
          <w:szCs w:val="24"/>
        </w:rPr>
        <w:t>S</w:t>
      </w:r>
      <w:r w:rsidR="00F56999" w:rsidRPr="00A3036C">
        <w:rPr>
          <w:rFonts w:ascii="Times New Roman" w:hAnsi="Times New Roman" w:cs="Times New Roman"/>
          <w:sz w:val="24"/>
          <w:szCs w:val="24"/>
        </w:rPr>
        <w:t>ou a consciência</w:t>
      </w:r>
      <w:r w:rsidR="00AB32D9" w:rsidRPr="00A3036C">
        <w:rPr>
          <w:rFonts w:ascii="Times New Roman" w:hAnsi="Times New Roman" w:cs="Times New Roman"/>
          <w:sz w:val="24"/>
          <w:szCs w:val="24"/>
        </w:rPr>
        <w:t>.</w:t>
      </w:r>
      <w:r w:rsidR="001F2FE9" w:rsidRPr="00A3036C">
        <w:rPr>
          <w:rFonts w:ascii="Times New Roman" w:hAnsi="Times New Roman" w:cs="Times New Roman"/>
          <w:sz w:val="24"/>
          <w:szCs w:val="24"/>
        </w:rPr>
        <w:t>..</w:t>
      </w:r>
      <w:r w:rsidR="00F56999" w:rsidRPr="00A3036C">
        <w:rPr>
          <w:rFonts w:ascii="Times New Roman" w:hAnsi="Times New Roman" w:cs="Times New Roman"/>
          <w:sz w:val="24"/>
          <w:szCs w:val="24"/>
        </w:rPr>
        <w:t xml:space="preserve"> </w:t>
      </w:r>
      <w:r w:rsidR="00EC4D7F" w:rsidRPr="00A3036C">
        <w:rPr>
          <w:rFonts w:ascii="Times New Roman" w:hAnsi="Times New Roman" w:cs="Times New Roman"/>
          <w:sz w:val="24"/>
          <w:szCs w:val="24"/>
        </w:rPr>
        <w:t>E</w:t>
      </w:r>
      <w:r w:rsidR="00F56999" w:rsidRPr="00A3036C">
        <w:rPr>
          <w:rFonts w:ascii="Times New Roman" w:hAnsi="Times New Roman" w:cs="Times New Roman"/>
          <w:sz w:val="24"/>
          <w:szCs w:val="24"/>
        </w:rPr>
        <w:t xml:space="preserve">u </w:t>
      </w:r>
      <w:r w:rsidR="00EC4D7F" w:rsidRPr="00A3036C">
        <w:rPr>
          <w:rFonts w:ascii="Times New Roman" w:hAnsi="Times New Roman" w:cs="Times New Roman"/>
          <w:sz w:val="24"/>
          <w:szCs w:val="24"/>
        </w:rPr>
        <w:t>S</w:t>
      </w:r>
      <w:r w:rsidR="00F56999" w:rsidRPr="00A3036C">
        <w:rPr>
          <w:rFonts w:ascii="Times New Roman" w:hAnsi="Times New Roman" w:cs="Times New Roman"/>
          <w:sz w:val="24"/>
          <w:szCs w:val="24"/>
        </w:rPr>
        <w:t>ou a energia</w:t>
      </w:r>
      <w:r w:rsidR="00EC4D7F" w:rsidRPr="00A3036C">
        <w:rPr>
          <w:rFonts w:ascii="Times New Roman" w:hAnsi="Times New Roman" w:cs="Times New Roman"/>
          <w:sz w:val="24"/>
          <w:szCs w:val="24"/>
        </w:rPr>
        <w:t>...</w:t>
      </w:r>
      <w:r w:rsidR="00F56999" w:rsidRPr="00A3036C">
        <w:rPr>
          <w:rFonts w:ascii="Times New Roman" w:hAnsi="Times New Roman" w:cs="Times New Roman"/>
          <w:sz w:val="24"/>
          <w:szCs w:val="24"/>
        </w:rPr>
        <w:t xml:space="preserve"> </w:t>
      </w:r>
      <w:r w:rsidR="00EC4D7F" w:rsidRPr="00A3036C">
        <w:rPr>
          <w:rFonts w:ascii="Times New Roman" w:hAnsi="Times New Roman" w:cs="Times New Roman"/>
          <w:sz w:val="24"/>
          <w:szCs w:val="24"/>
        </w:rPr>
        <w:t>E</w:t>
      </w:r>
      <w:r w:rsidR="00F56999" w:rsidRPr="00A3036C">
        <w:rPr>
          <w:rFonts w:ascii="Times New Roman" w:hAnsi="Times New Roman" w:cs="Times New Roman"/>
          <w:sz w:val="24"/>
          <w:szCs w:val="24"/>
        </w:rPr>
        <w:t xml:space="preserve">u </w:t>
      </w:r>
      <w:r w:rsidR="00EC4D7F" w:rsidRPr="00A3036C">
        <w:rPr>
          <w:rFonts w:ascii="Times New Roman" w:hAnsi="Times New Roman" w:cs="Times New Roman"/>
          <w:sz w:val="24"/>
          <w:szCs w:val="24"/>
        </w:rPr>
        <w:t>S</w:t>
      </w:r>
      <w:r w:rsidR="00F56999" w:rsidRPr="00A3036C">
        <w:rPr>
          <w:rFonts w:ascii="Times New Roman" w:hAnsi="Times New Roman" w:cs="Times New Roman"/>
          <w:sz w:val="24"/>
          <w:szCs w:val="24"/>
        </w:rPr>
        <w:t>ou a luz</w:t>
      </w:r>
      <w:r w:rsidR="00EC4D7F" w:rsidRPr="00A3036C">
        <w:rPr>
          <w:rFonts w:ascii="Times New Roman" w:hAnsi="Times New Roman" w:cs="Times New Roman"/>
          <w:sz w:val="24"/>
          <w:szCs w:val="24"/>
        </w:rPr>
        <w:t>... E</w:t>
      </w:r>
      <w:r w:rsidR="00F56999" w:rsidRPr="00A3036C">
        <w:rPr>
          <w:rFonts w:ascii="Times New Roman" w:hAnsi="Times New Roman" w:cs="Times New Roman"/>
          <w:sz w:val="24"/>
          <w:szCs w:val="24"/>
        </w:rPr>
        <w:t xml:space="preserve">u </w:t>
      </w:r>
      <w:r w:rsidR="00EC4D7F" w:rsidRPr="00A3036C">
        <w:rPr>
          <w:rFonts w:ascii="Times New Roman" w:hAnsi="Times New Roman" w:cs="Times New Roman"/>
          <w:sz w:val="24"/>
          <w:szCs w:val="24"/>
        </w:rPr>
        <w:t>S</w:t>
      </w:r>
      <w:r w:rsidR="00F56999" w:rsidRPr="00A3036C">
        <w:rPr>
          <w:rFonts w:ascii="Times New Roman" w:hAnsi="Times New Roman" w:cs="Times New Roman"/>
          <w:sz w:val="24"/>
          <w:szCs w:val="24"/>
        </w:rPr>
        <w:t>ou</w:t>
      </w:r>
      <w:r w:rsidR="00270522" w:rsidRPr="00A3036C">
        <w:rPr>
          <w:rFonts w:ascii="Times New Roman" w:hAnsi="Times New Roman" w:cs="Times New Roman"/>
          <w:sz w:val="24"/>
          <w:szCs w:val="24"/>
        </w:rPr>
        <w:t xml:space="preserve"> o coração</w:t>
      </w:r>
      <w:r w:rsidR="00EC4D7F" w:rsidRPr="00A3036C">
        <w:rPr>
          <w:rFonts w:ascii="Times New Roman" w:hAnsi="Times New Roman" w:cs="Times New Roman"/>
          <w:sz w:val="24"/>
          <w:szCs w:val="24"/>
        </w:rPr>
        <w:t>...</w:t>
      </w:r>
      <w:r w:rsidR="00270522" w:rsidRPr="00A3036C">
        <w:rPr>
          <w:rFonts w:ascii="Times New Roman" w:hAnsi="Times New Roman" w:cs="Times New Roman"/>
          <w:sz w:val="24"/>
          <w:szCs w:val="24"/>
        </w:rPr>
        <w:t xml:space="preserve"> </w:t>
      </w:r>
      <w:r w:rsidR="00EC4D7F" w:rsidRPr="00A3036C">
        <w:rPr>
          <w:rFonts w:ascii="Times New Roman" w:hAnsi="Times New Roman" w:cs="Times New Roman"/>
          <w:sz w:val="24"/>
          <w:szCs w:val="24"/>
        </w:rPr>
        <w:t>E</w:t>
      </w:r>
      <w:r w:rsidR="00270522" w:rsidRPr="00A3036C">
        <w:rPr>
          <w:rFonts w:ascii="Times New Roman" w:hAnsi="Times New Roman" w:cs="Times New Roman"/>
          <w:sz w:val="24"/>
          <w:szCs w:val="24"/>
        </w:rPr>
        <w:t xml:space="preserve">u </w:t>
      </w:r>
      <w:r w:rsidR="00EC4D7F" w:rsidRPr="00A3036C">
        <w:rPr>
          <w:rFonts w:ascii="Times New Roman" w:hAnsi="Times New Roman" w:cs="Times New Roman"/>
          <w:sz w:val="24"/>
          <w:szCs w:val="24"/>
        </w:rPr>
        <w:t>S</w:t>
      </w:r>
      <w:r w:rsidR="00270522" w:rsidRPr="00A3036C">
        <w:rPr>
          <w:rFonts w:ascii="Times New Roman" w:hAnsi="Times New Roman" w:cs="Times New Roman"/>
          <w:sz w:val="24"/>
          <w:szCs w:val="24"/>
        </w:rPr>
        <w:t>ou o amor</w:t>
      </w:r>
      <w:r w:rsidR="00EC4D7F" w:rsidRPr="00A3036C">
        <w:rPr>
          <w:rFonts w:ascii="Times New Roman" w:hAnsi="Times New Roman" w:cs="Times New Roman"/>
          <w:sz w:val="24"/>
          <w:szCs w:val="24"/>
        </w:rPr>
        <w:t>... Eu sou a evolução</w:t>
      </w:r>
      <w:r w:rsidR="00CB5D0D" w:rsidRPr="00A3036C">
        <w:rPr>
          <w:rFonts w:ascii="Times New Roman" w:hAnsi="Times New Roman" w:cs="Times New Roman"/>
          <w:sz w:val="24"/>
          <w:szCs w:val="24"/>
        </w:rPr>
        <w:t xml:space="preserve">... Eu </w:t>
      </w:r>
      <w:r w:rsidR="00CB5D0D" w:rsidRPr="00A3036C">
        <w:rPr>
          <w:rFonts w:ascii="Times New Roman" w:hAnsi="Times New Roman" w:cs="Times New Roman"/>
          <w:sz w:val="24"/>
          <w:szCs w:val="24"/>
        </w:rPr>
        <w:lastRenderedPageBreak/>
        <w:t>Sou o perfeito equilíbrio da mente, corpo e espírito</w:t>
      </w:r>
      <w:r w:rsidR="002F756A" w:rsidRPr="00A3036C">
        <w:rPr>
          <w:rFonts w:ascii="Times New Roman" w:hAnsi="Times New Roman" w:cs="Times New Roman"/>
          <w:sz w:val="24"/>
          <w:szCs w:val="24"/>
        </w:rPr>
        <w:t xml:space="preserve"> </w:t>
      </w:r>
      <w:r w:rsidR="00906EEE" w:rsidRPr="00A3036C">
        <w:rPr>
          <w:rFonts w:ascii="Times New Roman" w:hAnsi="Times New Roman" w:cs="Times New Roman"/>
          <w:sz w:val="24"/>
          <w:szCs w:val="24"/>
        </w:rPr>
        <w:t>com</w:t>
      </w:r>
      <w:r w:rsidR="00921A25" w:rsidRPr="00A3036C">
        <w:rPr>
          <w:rFonts w:ascii="Times New Roman" w:hAnsi="Times New Roman" w:cs="Times New Roman"/>
          <w:sz w:val="24"/>
          <w:szCs w:val="24"/>
        </w:rPr>
        <w:t xml:space="preserve"> alma... Eu Sou a conexão</w:t>
      </w:r>
      <w:r w:rsidR="00BA16C5" w:rsidRPr="00A3036C">
        <w:rPr>
          <w:rFonts w:ascii="Times New Roman" w:hAnsi="Times New Roman" w:cs="Times New Roman"/>
          <w:sz w:val="24"/>
          <w:szCs w:val="24"/>
        </w:rPr>
        <w:t xml:space="preserve"> com o Eu Superior</w:t>
      </w:r>
      <w:r w:rsidR="00906EEE" w:rsidRPr="00A3036C">
        <w:rPr>
          <w:rFonts w:ascii="Times New Roman" w:hAnsi="Times New Roman" w:cs="Times New Roman"/>
          <w:sz w:val="24"/>
          <w:szCs w:val="24"/>
        </w:rPr>
        <w:t>”</w:t>
      </w:r>
      <w:r w:rsidR="00BA16C5" w:rsidRPr="00A3036C">
        <w:rPr>
          <w:rFonts w:ascii="Times New Roman" w:hAnsi="Times New Roman" w:cs="Times New Roman"/>
          <w:sz w:val="24"/>
          <w:szCs w:val="24"/>
        </w:rPr>
        <w:t>.</w:t>
      </w:r>
      <w:r w:rsidR="002057FD" w:rsidRPr="00A3036C">
        <w:rPr>
          <w:rFonts w:ascii="Times New Roman" w:hAnsi="Times New Roman" w:cs="Times New Roman"/>
          <w:sz w:val="24"/>
          <w:szCs w:val="24"/>
        </w:rPr>
        <w:t xml:space="preserve"> Este mantr</w:t>
      </w:r>
      <w:r w:rsidR="0026593C" w:rsidRPr="00A3036C">
        <w:rPr>
          <w:rFonts w:ascii="Times New Roman" w:hAnsi="Times New Roman" w:cs="Times New Roman"/>
          <w:sz w:val="24"/>
          <w:szCs w:val="24"/>
        </w:rPr>
        <w:t>a é produto da filosofia secular envergada pelos Harrison, Taylor e Agregados</w:t>
      </w:r>
      <w:r w:rsidR="00364910" w:rsidRPr="00A3036C">
        <w:rPr>
          <w:rFonts w:ascii="Times New Roman" w:hAnsi="Times New Roman" w:cs="Times New Roman"/>
          <w:sz w:val="24"/>
          <w:szCs w:val="24"/>
        </w:rPr>
        <w:t>, aqui, representados pelo amor</w:t>
      </w:r>
      <w:r w:rsidR="00D82BCB" w:rsidRPr="00A3036C">
        <w:rPr>
          <w:rFonts w:ascii="Times New Roman" w:hAnsi="Times New Roman" w:cs="Times New Roman"/>
          <w:sz w:val="24"/>
          <w:szCs w:val="24"/>
        </w:rPr>
        <w:t xml:space="preserve"> de Tom Harrison e Liz Taylor</w:t>
      </w:r>
      <w:r w:rsidR="005D3B23" w:rsidRPr="00A3036C">
        <w:rPr>
          <w:rFonts w:ascii="Times New Roman" w:hAnsi="Times New Roman" w:cs="Times New Roman"/>
          <w:sz w:val="24"/>
          <w:szCs w:val="24"/>
        </w:rPr>
        <w:t xml:space="preserve">: a minha raça </w:t>
      </w:r>
      <w:r w:rsidR="002A27BD" w:rsidRPr="00A3036C">
        <w:rPr>
          <w:rFonts w:ascii="Times New Roman" w:hAnsi="Times New Roman" w:cs="Times New Roman"/>
          <w:sz w:val="24"/>
          <w:szCs w:val="24"/>
        </w:rPr>
        <w:t xml:space="preserve">humana </w:t>
      </w:r>
      <w:r w:rsidR="005D3B23" w:rsidRPr="00A3036C">
        <w:rPr>
          <w:rFonts w:ascii="Times New Roman" w:hAnsi="Times New Roman" w:cs="Times New Roman"/>
          <w:sz w:val="24"/>
          <w:szCs w:val="24"/>
        </w:rPr>
        <w:t>é universal... o meu sexo é o amor... a minha religião é a consciência... todos os homens são iguais</w:t>
      </w:r>
      <w:r w:rsidR="00504AF3" w:rsidRPr="00A3036C">
        <w:rPr>
          <w:rFonts w:ascii="Times New Roman" w:hAnsi="Times New Roman" w:cs="Times New Roman"/>
          <w:sz w:val="24"/>
          <w:szCs w:val="24"/>
        </w:rPr>
        <w:t>. Sentimento</w:t>
      </w:r>
      <w:r w:rsidR="00A07272" w:rsidRPr="00A3036C">
        <w:rPr>
          <w:rFonts w:ascii="Times New Roman" w:hAnsi="Times New Roman" w:cs="Times New Roman"/>
          <w:sz w:val="24"/>
          <w:szCs w:val="24"/>
        </w:rPr>
        <w:t>,</w:t>
      </w:r>
      <w:r w:rsidR="00D2408C" w:rsidRPr="00A3036C">
        <w:rPr>
          <w:rFonts w:ascii="Times New Roman" w:hAnsi="Times New Roman" w:cs="Times New Roman"/>
          <w:sz w:val="24"/>
          <w:szCs w:val="24"/>
        </w:rPr>
        <w:t xml:space="preserve"> perdurável por existências próximas passada</w:t>
      </w:r>
      <w:r w:rsidR="00F319AC" w:rsidRPr="00A3036C">
        <w:rPr>
          <w:rFonts w:ascii="Times New Roman" w:hAnsi="Times New Roman" w:cs="Times New Roman"/>
          <w:sz w:val="24"/>
          <w:szCs w:val="24"/>
        </w:rPr>
        <w:t>s por estas almas gêmea</w:t>
      </w:r>
      <w:r w:rsidR="00BC2CCF" w:rsidRPr="00A3036C">
        <w:rPr>
          <w:rFonts w:ascii="Times New Roman" w:hAnsi="Times New Roman" w:cs="Times New Roman"/>
          <w:sz w:val="24"/>
          <w:szCs w:val="24"/>
        </w:rPr>
        <w:t xml:space="preserve">s </w:t>
      </w:r>
      <w:r w:rsidR="00BC2CCF" w:rsidRPr="00A3036C">
        <w:rPr>
          <w:rFonts w:ascii="Times New Roman" w:hAnsi="Times New Roman" w:cs="Times New Roman"/>
          <w:i/>
          <w:iCs/>
          <w:sz w:val="24"/>
          <w:szCs w:val="24"/>
        </w:rPr>
        <w:t>nomenclaturizadas</w:t>
      </w:r>
      <w:r w:rsidR="00C92BC4" w:rsidRPr="00A3036C">
        <w:rPr>
          <w:rFonts w:ascii="Times New Roman" w:hAnsi="Times New Roman" w:cs="Times New Roman"/>
          <w:i/>
          <w:iCs/>
          <w:sz w:val="24"/>
          <w:szCs w:val="24"/>
        </w:rPr>
        <w:t>, à época</w:t>
      </w:r>
      <w:r w:rsidR="00BC2CCF" w:rsidRPr="00A3036C">
        <w:rPr>
          <w:rFonts w:ascii="Times New Roman" w:hAnsi="Times New Roman" w:cs="Times New Roman"/>
          <w:sz w:val="24"/>
          <w:szCs w:val="24"/>
        </w:rPr>
        <w:t xml:space="preserve"> como Joseph Harrison e Ana Carolina</w:t>
      </w:r>
      <w:r w:rsidR="00A07272" w:rsidRPr="00A3036C">
        <w:rPr>
          <w:rFonts w:ascii="Times New Roman" w:hAnsi="Times New Roman" w:cs="Times New Roman"/>
          <w:sz w:val="24"/>
          <w:szCs w:val="24"/>
        </w:rPr>
        <w:t>, cultuad</w:t>
      </w:r>
      <w:r w:rsidR="0029093B" w:rsidRPr="00A3036C">
        <w:rPr>
          <w:rFonts w:ascii="Times New Roman" w:hAnsi="Times New Roman" w:cs="Times New Roman"/>
          <w:sz w:val="24"/>
          <w:szCs w:val="24"/>
        </w:rPr>
        <w:t xml:space="preserve">o nas causas e efeitos </w:t>
      </w:r>
      <w:r w:rsidR="00BF1F28" w:rsidRPr="00A3036C">
        <w:rPr>
          <w:rFonts w:ascii="Times New Roman" w:hAnsi="Times New Roman" w:cs="Times New Roman"/>
          <w:sz w:val="24"/>
          <w:szCs w:val="24"/>
        </w:rPr>
        <w:t>de</w:t>
      </w:r>
      <w:r w:rsidR="0029093B" w:rsidRPr="00A3036C">
        <w:rPr>
          <w:rFonts w:ascii="Times New Roman" w:hAnsi="Times New Roman" w:cs="Times New Roman"/>
          <w:sz w:val="24"/>
          <w:szCs w:val="24"/>
        </w:rPr>
        <w:t xml:space="preserve"> vidas entrelaçadas</w:t>
      </w:r>
      <w:r w:rsidR="008F4623" w:rsidRPr="00A3036C">
        <w:rPr>
          <w:rFonts w:ascii="Times New Roman" w:hAnsi="Times New Roman" w:cs="Times New Roman"/>
          <w:sz w:val="24"/>
          <w:szCs w:val="24"/>
        </w:rPr>
        <w:t xml:space="preserve"> nas contradições</w:t>
      </w:r>
      <w:r w:rsidR="002472A8" w:rsidRPr="00A3036C">
        <w:rPr>
          <w:rFonts w:ascii="Times New Roman" w:hAnsi="Times New Roman" w:cs="Times New Roman"/>
          <w:sz w:val="24"/>
          <w:szCs w:val="24"/>
        </w:rPr>
        <w:t xml:space="preserve"> permitidas pelas fatalidade</w:t>
      </w:r>
      <w:r w:rsidR="002667EC" w:rsidRPr="00A3036C">
        <w:rPr>
          <w:rFonts w:ascii="Times New Roman" w:hAnsi="Times New Roman" w:cs="Times New Roman"/>
          <w:sz w:val="24"/>
          <w:szCs w:val="24"/>
        </w:rPr>
        <w:t>s</w:t>
      </w:r>
      <w:r w:rsidR="00902FFD" w:rsidRPr="00A3036C">
        <w:rPr>
          <w:rFonts w:ascii="Times New Roman" w:hAnsi="Times New Roman" w:cs="Times New Roman"/>
          <w:sz w:val="24"/>
          <w:szCs w:val="24"/>
        </w:rPr>
        <w:t xml:space="preserve"> de perdas irreversíveis na concepção </w:t>
      </w:r>
      <w:r w:rsidR="00364323" w:rsidRPr="00A3036C">
        <w:rPr>
          <w:rFonts w:ascii="Times New Roman" w:hAnsi="Times New Roman" w:cs="Times New Roman"/>
          <w:sz w:val="24"/>
          <w:szCs w:val="24"/>
        </w:rPr>
        <w:t>terrestre</w:t>
      </w:r>
      <w:r w:rsidR="00BC2CCF" w:rsidRPr="00A3036C">
        <w:rPr>
          <w:rFonts w:ascii="Times New Roman" w:hAnsi="Times New Roman" w:cs="Times New Roman"/>
          <w:sz w:val="24"/>
          <w:szCs w:val="24"/>
        </w:rPr>
        <w:t>.</w:t>
      </w:r>
      <w:r w:rsidR="00ED6E1C" w:rsidRPr="00A3036C">
        <w:rPr>
          <w:rFonts w:ascii="Times New Roman" w:hAnsi="Times New Roman" w:cs="Times New Roman"/>
          <w:sz w:val="24"/>
          <w:szCs w:val="24"/>
        </w:rPr>
        <w:t xml:space="preserve"> </w:t>
      </w:r>
    </w:p>
    <w:p w14:paraId="20BF3A29" w14:textId="64F7CACF" w:rsidR="00632B6A" w:rsidRPr="00A3036C" w:rsidRDefault="00632B6A"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Tom e Liz</w:t>
      </w:r>
      <w:r w:rsidR="00834623" w:rsidRPr="00A3036C">
        <w:rPr>
          <w:rFonts w:ascii="Times New Roman" w:hAnsi="Times New Roman" w:cs="Times New Roman"/>
          <w:sz w:val="24"/>
          <w:szCs w:val="24"/>
        </w:rPr>
        <w:t xml:space="preserve">, conscientes, da </w:t>
      </w:r>
      <w:r w:rsidR="00433C0F" w:rsidRPr="00A3036C">
        <w:rPr>
          <w:rFonts w:ascii="Times New Roman" w:hAnsi="Times New Roman" w:cs="Times New Roman"/>
          <w:sz w:val="24"/>
          <w:szCs w:val="24"/>
        </w:rPr>
        <w:t xml:space="preserve">mentira e </w:t>
      </w:r>
      <w:r w:rsidR="00834623" w:rsidRPr="00A3036C">
        <w:rPr>
          <w:rFonts w:ascii="Times New Roman" w:hAnsi="Times New Roman" w:cs="Times New Roman"/>
          <w:sz w:val="24"/>
          <w:szCs w:val="24"/>
        </w:rPr>
        <w:t>il</w:t>
      </w:r>
      <w:r w:rsidR="00433C0F" w:rsidRPr="00A3036C">
        <w:rPr>
          <w:rFonts w:ascii="Times New Roman" w:hAnsi="Times New Roman" w:cs="Times New Roman"/>
          <w:sz w:val="24"/>
          <w:szCs w:val="24"/>
        </w:rPr>
        <w:t>usão cultuadas no Sistema Terra</w:t>
      </w:r>
      <w:r w:rsidR="00475562" w:rsidRPr="00A3036C">
        <w:rPr>
          <w:rFonts w:ascii="Times New Roman" w:hAnsi="Times New Roman" w:cs="Times New Roman"/>
          <w:sz w:val="24"/>
          <w:szCs w:val="24"/>
        </w:rPr>
        <w:t>, não têm dúvida</w:t>
      </w:r>
      <w:r w:rsidR="000F4223" w:rsidRPr="00A3036C">
        <w:rPr>
          <w:rFonts w:ascii="Times New Roman" w:hAnsi="Times New Roman" w:cs="Times New Roman"/>
          <w:sz w:val="24"/>
          <w:szCs w:val="24"/>
        </w:rPr>
        <w:t>s de que o SEU —</w:t>
      </w:r>
      <w:r w:rsidR="00CD4E99" w:rsidRPr="00A3036C">
        <w:rPr>
          <w:rFonts w:ascii="Times New Roman" w:hAnsi="Times New Roman" w:cs="Times New Roman"/>
          <w:sz w:val="24"/>
          <w:szCs w:val="24"/>
        </w:rPr>
        <w:t xml:space="preserve"> </w:t>
      </w:r>
      <w:r w:rsidR="000F4223" w:rsidRPr="00A3036C">
        <w:rPr>
          <w:rFonts w:ascii="Times New Roman" w:hAnsi="Times New Roman" w:cs="Times New Roman"/>
          <w:sz w:val="24"/>
          <w:szCs w:val="24"/>
        </w:rPr>
        <w:t>Soberana Energia Universal</w:t>
      </w:r>
      <w:r w:rsidR="007D766B" w:rsidRPr="00A3036C">
        <w:rPr>
          <w:rFonts w:ascii="Times New Roman" w:hAnsi="Times New Roman" w:cs="Times New Roman"/>
          <w:sz w:val="24"/>
          <w:szCs w:val="24"/>
        </w:rPr>
        <w:t xml:space="preserve"> </w:t>
      </w:r>
      <w:r w:rsidR="006C12B5" w:rsidRPr="00A3036C">
        <w:rPr>
          <w:rFonts w:ascii="Times New Roman" w:hAnsi="Times New Roman" w:cs="Times New Roman"/>
          <w:sz w:val="24"/>
          <w:szCs w:val="24"/>
        </w:rPr>
        <w:t>está energizando os Guerreiro de Luz</w:t>
      </w:r>
      <w:r w:rsidR="00F179DC" w:rsidRPr="00A3036C">
        <w:rPr>
          <w:rFonts w:ascii="Times New Roman" w:hAnsi="Times New Roman" w:cs="Times New Roman"/>
          <w:sz w:val="24"/>
          <w:szCs w:val="24"/>
        </w:rPr>
        <w:t xml:space="preserve"> </w:t>
      </w:r>
      <w:r w:rsidR="00062C7A" w:rsidRPr="00A3036C">
        <w:rPr>
          <w:rFonts w:ascii="Times New Roman" w:hAnsi="Times New Roman" w:cs="Times New Roman"/>
          <w:sz w:val="24"/>
          <w:szCs w:val="24"/>
        </w:rPr>
        <w:t>repousado em todo ser humano</w:t>
      </w:r>
      <w:r w:rsidR="00433C0F" w:rsidRPr="00A3036C">
        <w:rPr>
          <w:rFonts w:ascii="Times New Roman" w:hAnsi="Times New Roman" w:cs="Times New Roman"/>
          <w:sz w:val="24"/>
          <w:szCs w:val="24"/>
        </w:rPr>
        <w:t xml:space="preserve"> </w:t>
      </w:r>
      <w:r w:rsidR="00062C7A" w:rsidRPr="00A3036C">
        <w:rPr>
          <w:rFonts w:ascii="Times New Roman" w:hAnsi="Times New Roman" w:cs="Times New Roman"/>
          <w:sz w:val="24"/>
          <w:szCs w:val="24"/>
        </w:rPr>
        <w:t>a despertar</w:t>
      </w:r>
      <w:r w:rsidR="00F02FED" w:rsidRPr="00A3036C">
        <w:rPr>
          <w:rFonts w:ascii="Times New Roman" w:hAnsi="Times New Roman" w:cs="Times New Roman"/>
          <w:sz w:val="24"/>
          <w:szCs w:val="24"/>
        </w:rPr>
        <w:t>. E, que cabe a</w:t>
      </w:r>
      <w:r w:rsidR="001C58A9" w:rsidRPr="00A3036C">
        <w:rPr>
          <w:rFonts w:ascii="Times New Roman" w:hAnsi="Times New Roman" w:cs="Times New Roman"/>
          <w:sz w:val="24"/>
          <w:szCs w:val="24"/>
        </w:rPr>
        <w:t xml:space="preserve"> eles seguirem </w:t>
      </w:r>
      <w:r w:rsidR="00F77E38" w:rsidRPr="00A3036C">
        <w:rPr>
          <w:rFonts w:ascii="Times New Roman" w:hAnsi="Times New Roman" w:cs="Times New Roman"/>
          <w:sz w:val="24"/>
          <w:szCs w:val="24"/>
        </w:rPr>
        <w:t>com a crônica “Papo Reto”</w:t>
      </w:r>
      <w:r w:rsidR="00C6250E" w:rsidRPr="00A3036C">
        <w:rPr>
          <w:rFonts w:ascii="Times New Roman" w:hAnsi="Times New Roman" w:cs="Times New Roman"/>
          <w:sz w:val="24"/>
          <w:szCs w:val="24"/>
        </w:rPr>
        <w:t xml:space="preserve"> </w:t>
      </w:r>
      <w:r w:rsidR="00B47372" w:rsidRPr="00A3036C">
        <w:rPr>
          <w:rFonts w:ascii="Times New Roman" w:hAnsi="Times New Roman" w:cs="Times New Roman"/>
          <w:sz w:val="24"/>
          <w:szCs w:val="24"/>
        </w:rPr>
        <w:t>para poderem despertar todos</w:t>
      </w:r>
      <w:r w:rsidR="00F20891" w:rsidRPr="00A3036C">
        <w:rPr>
          <w:rFonts w:ascii="Times New Roman" w:hAnsi="Times New Roman" w:cs="Times New Roman"/>
          <w:sz w:val="24"/>
          <w:szCs w:val="24"/>
        </w:rPr>
        <w:t xml:space="preserve"> que quiserem ser despertos pela verdade absolut</w:t>
      </w:r>
      <w:r w:rsidR="00E334D9" w:rsidRPr="00A3036C">
        <w:rPr>
          <w:rFonts w:ascii="Times New Roman" w:hAnsi="Times New Roman" w:cs="Times New Roman"/>
          <w:sz w:val="24"/>
          <w:szCs w:val="24"/>
        </w:rPr>
        <w:t>a, sob a Lei universal do amor incondicional.</w:t>
      </w:r>
    </w:p>
    <w:p w14:paraId="4AEA4C2E" w14:textId="77777777" w:rsidR="00D81803" w:rsidRPr="00A3036C" w:rsidRDefault="00D81803" w:rsidP="00646913">
      <w:pPr>
        <w:spacing w:after="0"/>
        <w:jc w:val="both"/>
        <w:rPr>
          <w:rFonts w:ascii="Times New Roman" w:hAnsi="Times New Roman" w:cs="Times New Roman"/>
          <w:sz w:val="24"/>
          <w:szCs w:val="24"/>
        </w:rPr>
      </w:pPr>
    </w:p>
    <w:p w14:paraId="6287A2E1" w14:textId="3CCFDAF9" w:rsidR="00D81803" w:rsidRPr="00A3036C" w:rsidRDefault="00D81803"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B641AE" w:rsidRPr="00A3036C">
        <w:rPr>
          <w:rFonts w:ascii="Times New Roman" w:hAnsi="Times New Roman" w:cs="Times New Roman"/>
          <w:sz w:val="24"/>
          <w:szCs w:val="24"/>
        </w:rPr>
        <w:t xml:space="preserve"> </w:t>
      </w:r>
      <w:r w:rsidR="002F7B26" w:rsidRPr="00A3036C">
        <w:rPr>
          <w:rFonts w:ascii="Times New Roman" w:hAnsi="Times New Roman" w:cs="Times New Roman"/>
          <w:sz w:val="24"/>
          <w:szCs w:val="24"/>
        </w:rPr>
        <w:t>Co</w:t>
      </w:r>
      <w:r w:rsidR="00534340" w:rsidRPr="00A3036C">
        <w:rPr>
          <w:rFonts w:ascii="Times New Roman" w:hAnsi="Times New Roman" w:cs="Times New Roman"/>
          <w:sz w:val="24"/>
          <w:szCs w:val="24"/>
        </w:rPr>
        <w:t>mo está acontecendo agora ―</w:t>
      </w:r>
      <w:r w:rsidR="00586078" w:rsidRPr="00A3036C">
        <w:rPr>
          <w:rFonts w:ascii="Times New Roman" w:hAnsi="Times New Roman" w:cs="Times New Roman"/>
          <w:sz w:val="24"/>
          <w:szCs w:val="24"/>
        </w:rPr>
        <w:t>Tom pontua ― A Lua ilumina a intensidade de nossa conexão</w:t>
      </w:r>
      <w:r w:rsidR="00DA3CFD" w:rsidRPr="00A3036C">
        <w:rPr>
          <w:rFonts w:ascii="Times New Roman" w:hAnsi="Times New Roman" w:cs="Times New Roman"/>
          <w:sz w:val="24"/>
          <w:szCs w:val="24"/>
        </w:rPr>
        <w:t xml:space="preserve"> com a  verdade absoluta ― Refere-se</w:t>
      </w:r>
      <w:r w:rsidR="00716361" w:rsidRPr="00A3036C">
        <w:rPr>
          <w:rFonts w:ascii="Times New Roman" w:hAnsi="Times New Roman" w:cs="Times New Roman"/>
          <w:sz w:val="24"/>
          <w:szCs w:val="24"/>
        </w:rPr>
        <w:t xml:space="preserve"> ao SEU — Soberania Energia</w:t>
      </w:r>
      <w:r w:rsidR="00835A48" w:rsidRPr="00A3036C">
        <w:rPr>
          <w:rFonts w:ascii="Times New Roman" w:hAnsi="Times New Roman" w:cs="Times New Roman"/>
          <w:sz w:val="24"/>
          <w:szCs w:val="24"/>
        </w:rPr>
        <w:t xml:space="preserve"> Universal </w:t>
      </w:r>
      <w:r w:rsidR="00DA3CFD" w:rsidRPr="00A3036C">
        <w:rPr>
          <w:rFonts w:ascii="Times New Roman" w:hAnsi="Times New Roman" w:cs="Times New Roman"/>
          <w:sz w:val="24"/>
          <w:szCs w:val="24"/>
        </w:rPr>
        <w:t>―</w:t>
      </w:r>
      <w:r w:rsidR="00835A48" w:rsidRPr="00A3036C">
        <w:rPr>
          <w:rFonts w:ascii="Times New Roman" w:hAnsi="Times New Roman" w:cs="Times New Roman"/>
          <w:sz w:val="24"/>
          <w:szCs w:val="24"/>
        </w:rPr>
        <w:t xml:space="preserve"> Nós estamos conectados... posso sentir nossos corações</w:t>
      </w:r>
      <w:r w:rsidR="00100C5A" w:rsidRPr="00A3036C">
        <w:rPr>
          <w:rFonts w:ascii="Times New Roman" w:hAnsi="Times New Roman" w:cs="Times New Roman"/>
          <w:sz w:val="24"/>
          <w:szCs w:val="24"/>
        </w:rPr>
        <w:t>. ▬ convicto.</w:t>
      </w:r>
    </w:p>
    <w:p w14:paraId="49A00B09" w14:textId="77777777" w:rsidR="00100C5A" w:rsidRPr="00A3036C" w:rsidRDefault="00100C5A" w:rsidP="00646913">
      <w:pPr>
        <w:spacing w:after="0"/>
        <w:jc w:val="both"/>
        <w:rPr>
          <w:rFonts w:ascii="Times New Roman" w:hAnsi="Times New Roman" w:cs="Times New Roman"/>
          <w:sz w:val="24"/>
          <w:szCs w:val="24"/>
        </w:rPr>
      </w:pPr>
    </w:p>
    <w:p w14:paraId="39844BF6" w14:textId="1BBF69A3" w:rsidR="00100C5A" w:rsidRPr="00A3036C" w:rsidRDefault="00100C5A"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6B793A" w:rsidRPr="00A3036C">
        <w:rPr>
          <w:rFonts w:ascii="Times New Roman" w:hAnsi="Times New Roman" w:cs="Times New Roman"/>
          <w:sz w:val="24"/>
          <w:szCs w:val="24"/>
        </w:rPr>
        <w:t xml:space="preserve"> Somos dois ― Liz </w:t>
      </w:r>
      <w:r w:rsidR="000C1E49" w:rsidRPr="00A3036C">
        <w:rPr>
          <w:rFonts w:ascii="Times New Roman" w:hAnsi="Times New Roman" w:cs="Times New Roman"/>
          <w:sz w:val="24"/>
          <w:szCs w:val="24"/>
        </w:rPr>
        <w:t xml:space="preserve">compactua mesmo sentimento de Tom </w:t>
      </w:r>
      <w:r w:rsidR="006B793A" w:rsidRPr="00A3036C">
        <w:rPr>
          <w:rFonts w:ascii="Times New Roman" w:hAnsi="Times New Roman" w:cs="Times New Roman"/>
          <w:sz w:val="24"/>
          <w:szCs w:val="24"/>
        </w:rPr>
        <w:t>―</w:t>
      </w:r>
      <w:r w:rsidR="000C1E49" w:rsidRPr="00A3036C">
        <w:rPr>
          <w:rFonts w:ascii="Times New Roman" w:hAnsi="Times New Roman" w:cs="Times New Roman"/>
          <w:sz w:val="24"/>
          <w:szCs w:val="24"/>
        </w:rPr>
        <w:t xml:space="preserve"> </w:t>
      </w:r>
      <w:r w:rsidR="007C5B4A" w:rsidRPr="00A3036C">
        <w:rPr>
          <w:rFonts w:ascii="Times New Roman" w:hAnsi="Times New Roman" w:cs="Times New Roman"/>
          <w:sz w:val="24"/>
          <w:szCs w:val="24"/>
        </w:rPr>
        <w:t xml:space="preserve">Sinto o amor </w:t>
      </w:r>
      <w:r w:rsidR="009662DE" w:rsidRPr="00A3036C">
        <w:rPr>
          <w:rFonts w:ascii="Times New Roman" w:hAnsi="Times New Roman" w:cs="Times New Roman"/>
          <w:sz w:val="24"/>
          <w:szCs w:val="24"/>
        </w:rPr>
        <w:t xml:space="preserve">pulsando no meu peito ― </w:t>
      </w:r>
      <w:r w:rsidR="00092A89" w:rsidRPr="00A3036C">
        <w:rPr>
          <w:rFonts w:ascii="Times New Roman" w:hAnsi="Times New Roman" w:cs="Times New Roman"/>
          <w:sz w:val="24"/>
          <w:szCs w:val="24"/>
        </w:rPr>
        <w:t xml:space="preserve">Toma uma das mãos de Harrison e coloca </w:t>
      </w:r>
      <w:r w:rsidR="00710BCA" w:rsidRPr="00A3036C">
        <w:rPr>
          <w:rFonts w:ascii="Times New Roman" w:hAnsi="Times New Roman" w:cs="Times New Roman"/>
          <w:sz w:val="24"/>
          <w:szCs w:val="24"/>
        </w:rPr>
        <w:t xml:space="preserve">no seu coração e põe um das suas no dele </w:t>
      </w:r>
      <w:r w:rsidR="009662DE" w:rsidRPr="00A3036C">
        <w:rPr>
          <w:rFonts w:ascii="Times New Roman" w:hAnsi="Times New Roman" w:cs="Times New Roman"/>
          <w:sz w:val="24"/>
          <w:szCs w:val="24"/>
        </w:rPr>
        <w:t>―</w:t>
      </w:r>
      <w:r w:rsidR="00260B03" w:rsidRPr="00A3036C">
        <w:rPr>
          <w:rFonts w:ascii="Times New Roman" w:hAnsi="Times New Roman" w:cs="Times New Roman"/>
          <w:sz w:val="24"/>
          <w:szCs w:val="24"/>
        </w:rPr>
        <w:t xml:space="preserve"> É muito intenso</w:t>
      </w:r>
      <w:r w:rsidR="000D5805" w:rsidRPr="00A3036C">
        <w:rPr>
          <w:rFonts w:ascii="Times New Roman" w:hAnsi="Times New Roman" w:cs="Times New Roman"/>
          <w:sz w:val="24"/>
          <w:szCs w:val="24"/>
        </w:rPr>
        <w:t xml:space="preserve"> e posso dizer que estamos de </w:t>
      </w:r>
      <w:r w:rsidR="000D5805" w:rsidRPr="00A3036C">
        <w:rPr>
          <w:rFonts w:ascii="Times New Roman" w:hAnsi="Times New Roman" w:cs="Times New Roman"/>
          <w:i/>
          <w:iCs/>
          <w:sz w:val="24"/>
          <w:szCs w:val="24"/>
        </w:rPr>
        <w:t>oito</w:t>
      </w:r>
      <w:r w:rsidR="000D5805" w:rsidRPr="00A3036C">
        <w:rPr>
          <w:rFonts w:ascii="Times New Roman" w:hAnsi="Times New Roman" w:cs="Times New Roman"/>
          <w:sz w:val="24"/>
          <w:szCs w:val="24"/>
        </w:rPr>
        <w:t xml:space="preserve">. ▬ </w:t>
      </w:r>
      <w:r w:rsidR="00650570" w:rsidRPr="00A3036C">
        <w:rPr>
          <w:rFonts w:ascii="Times New Roman" w:hAnsi="Times New Roman" w:cs="Times New Roman"/>
          <w:sz w:val="24"/>
          <w:szCs w:val="24"/>
        </w:rPr>
        <w:t>descontrai.</w:t>
      </w:r>
    </w:p>
    <w:p w14:paraId="6CC1F6FE" w14:textId="77777777" w:rsidR="00650570" w:rsidRPr="00A3036C" w:rsidRDefault="00650570" w:rsidP="00646913">
      <w:pPr>
        <w:spacing w:after="0"/>
        <w:jc w:val="both"/>
        <w:rPr>
          <w:rFonts w:ascii="Times New Roman" w:hAnsi="Times New Roman" w:cs="Times New Roman"/>
          <w:sz w:val="24"/>
          <w:szCs w:val="24"/>
        </w:rPr>
      </w:pPr>
    </w:p>
    <w:p w14:paraId="0DA52E78" w14:textId="15CF2F43" w:rsidR="00B11ADF" w:rsidRPr="00A3036C" w:rsidRDefault="00650570"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w:t>
      </w:r>
      <w:r w:rsidR="00D66A93" w:rsidRPr="00A3036C">
        <w:rPr>
          <w:rFonts w:ascii="Times New Roman" w:hAnsi="Times New Roman" w:cs="Times New Roman"/>
          <w:sz w:val="24"/>
          <w:szCs w:val="24"/>
        </w:rPr>
        <w:t xml:space="preserve"> Incrível! </w:t>
      </w:r>
      <w:r w:rsidR="00C2567D" w:rsidRPr="00A3036C">
        <w:rPr>
          <w:rFonts w:ascii="Times New Roman" w:hAnsi="Times New Roman" w:cs="Times New Roman"/>
          <w:sz w:val="24"/>
          <w:szCs w:val="24"/>
        </w:rPr>
        <w:t>Tudo que a humanidade precisa é amar ―</w:t>
      </w:r>
      <w:r w:rsidR="00090574" w:rsidRPr="00A3036C">
        <w:rPr>
          <w:rFonts w:ascii="Times New Roman" w:hAnsi="Times New Roman" w:cs="Times New Roman"/>
          <w:sz w:val="24"/>
          <w:szCs w:val="24"/>
        </w:rPr>
        <w:t xml:space="preserve"> Tom Harrison lamenta a ignorância terráquea </w:t>
      </w:r>
      <w:r w:rsidR="00C2567D" w:rsidRPr="00A3036C">
        <w:rPr>
          <w:rFonts w:ascii="Times New Roman" w:hAnsi="Times New Roman" w:cs="Times New Roman"/>
          <w:sz w:val="24"/>
          <w:szCs w:val="24"/>
        </w:rPr>
        <w:t>―</w:t>
      </w:r>
      <w:r w:rsidR="00090574" w:rsidRPr="00A3036C">
        <w:rPr>
          <w:rFonts w:ascii="Times New Roman" w:hAnsi="Times New Roman" w:cs="Times New Roman"/>
          <w:sz w:val="24"/>
          <w:szCs w:val="24"/>
        </w:rPr>
        <w:t xml:space="preserve"> </w:t>
      </w:r>
      <w:r w:rsidR="008A3781" w:rsidRPr="00A3036C">
        <w:rPr>
          <w:rFonts w:ascii="Times New Roman" w:hAnsi="Times New Roman" w:cs="Times New Roman"/>
          <w:sz w:val="24"/>
          <w:szCs w:val="24"/>
        </w:rPr>
        <w:t>Espero</w:t>
      </w:r>
      <w:r w:rsidR="00FC62AE" w:rsidRPr="00A3036C">
        <w:rPr>
          <w:rFonts w:ascii="Times New Roman" w:hAnsi="Times New Roman" w:cs="Times New Roman"/>
          <w:sz w:val="24"/>
          <w:szCs w:val="24"/>
        </w:rPr>
        <w:t xml:space="preserve"> que,</w:t>
      </w:r>
      <w:r w:rsidR="008A3781" w:rsidRPr="00A3036C">
        <w:rPr>
          <w:rFonts w:ascii="Times New Roman" w:hAnsi="Times New Roman" w:cs="Times New Roman"/>
          <w:sz w:val="24"/>
          <w:szCs w:val="24"/>
        </w:rPr>
        <w:t xml:space="preserve"> com nosso novo romance e novas crônicas</w:t>
      </w:r>
      <w:r w:rsidR="00B11ADF" w:rsidRPr="00A3036C">
        <w:rPr>
          <w:rFonts w:ascii="Times New Roman" w:hAnsi="Times New Roman" w:cs="Times New Roman"/>
          <w:sz w:val="24"/>
          <w:szCs w:val="24"/>
        </w:rPr>
        <w:t>, possamos entrar no coração humano. ▬ esperançoso.</w:t>
      </w:r>
    </w:p>
    <w:p w14:paraId="00DB9DF0" w14:textId="77777777" w:rsidR="00B11ADF" w:rsidRPr="00A3036C" w:rsidRDefault="00B11ADF" w:rsidP="00646913">
      <w:pPr>
        <w:spacing w:after="0"/>
        <w:jc w:val="both"/>
        <w:rPr>
          <w:rFonts w:ascii="Times New Roman" w:hAnsi="Times New Roman" w:cs="Times New Roman"/>
          <w:sz w:val="24"/>
          <w:szCs w:val="24"/>
        </w:rPr>
      </w:pPr>
    </w:p>
    <w:p w14:paraId="32476C3E" w14:textId="23D7D85F" w:rsidR="00650570" w:rsidRPr="00A3036C" w:rsidRDefault="00B11ADF"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O coração é o caminho </w:t>
      </w:r>
      <w:r w:rsidR="00345977" w:rsidRPr="00A3036C">
        <w:rPr>
          <w:rFonts w:ascii="Times New Roman" w:hAnsi="Times New Roman" w:cs="Times New Roman"/>
          <w:sz w:val="24"/>
          <w:szCs w:val="24"/>
        </w:rPr>
        <w:t>do despertar da consciência ― T</w:t>
      </w:r>
      <w:r w:rsidR="00A010F6" w:rsidRPr="00A3036C">
        <w:rPr>
          <w:rFonts w:ascii="Times New Roman" w:hAnsi="Times New Roman" w:cs="Times New Roman"/>
          <w:sz w:val="24"/>
          <w:szCs w:val="24"/>
        </w:rPr>
        <w:t>a</w:t>
      </w:r>
      <w:r w:rsidR="00345977" w:rsidRPr="00A3036C">
        <w:rPr>
          <w:rFonts w:ascii="Times New Roman" w:hAnsi="Times New Roman" w:cs="Times New Roman"/>
          <w:sz w:val="24"/>
          <w:szCs w:val="24"/>
        </w:rPr>
        <w:t>ylor</w:t>
      </w:r>
      <w:r w:rsidR="00A010F6" w:rsidRPr="00A3036C">
        <w:rPr>
          <w:rFonts w:ascii="Times New Roman" w:hAnsi="Times New Roman" w:cs="Times New Roman"/>
          <w:sz w:val="24"/>
          <w:szCs w:val="24"/>
        </w:rPr>
        <w:t xml:space="preserve"> ensina o </w:t>
      </w:r>
      <w:r w:rsidR="00A010F6" w:rsidRPr="00A3036C">
        <w:rPr>
          <w:rFonts w:ascii="Times New Roman" w:hAnsi="Times New Roman" w:cs="Times New Roman"/>
          <w:i/>
          <w:iCs/>
          <w:sz w:val="24"/>
          <w:szCs w:val="24"/>
        </w:rPr>
        <w:t>caminho das pedras</w:t>
      </w:r>
      <w:r w:rsidR="00A010F6" w:rsidRPr="00A3036C">
        <w:rPr>
          <w:rFonts w:ascii="Times New Roman" w:hAnsi="Times New Roman" w:cs="Times New Roman"/>
          <w:sz w:val="24"/>
          <w:szCs w:val="24"/>
        </w:rPr>
        <w:t xml:space="preserve"> </w:t>
      </w:r>
      <w:r w:rsidR="00345977" w:rsidRPr="00A3036C">
        <w:rPr>
          <w:rFonts w:ascii="Times New Roman" w:hAnsi="Times New Roman" w:cs="Times New Roman"/>
          <w:sz w:val="24"/>
          <w:szCs w:val="24"/>
        </w:rPr>
        <w:t>―</w:t>
      </w:r>
      <w:r w:rsidR="00A010F6" w:rsidRPr="00A3036C">
        <w:rPr>
          <w:rFonts w:ascii="Times New Roman" w:hAnsi="Times New Roman" w:cs="Times New Roman"/>
          <w:sz w:val="24"/>
          <w:szCs w:val="24"/>
        </w:rPr>
        <w:t xml:space="preserve"> </w:t>
      </w:r>
      <w:r w:rsidR="00B57C90" w:rsidRPr="00A3036C">
        <w:rPr>
          <w:rFonts w:ascii="Times New Roman" w:hAnsi="Times New Roman" w:cs="Times New Roman"/>
          <w:sz w:val="24"/>
          <w:szCs w:val="24"/>
        </w:rPr>
        <w:t>Sabemos que a cabeça é o mestre do terrícola</w:t>
      </w:r>
      <w:r w:rsidR="00701ADA" w:rsidRPr="00A3036C">
        <w:rPr>
          <w:rFonts w:ascii="Times New Roman" w:hAnsi="Times New Roman" w:cs="Times New Roman"/>
          <w:sz w:val="24"/>
          <w:szCs w:val="24"/>
        </w:rPr>
        <w:t xml:space="preserve"> e só ele pode despertar sua consciência. ▬ definitiva.</w:t>
      </w:r>
    </w:p>
    <w:p w14:paraId="43E98479" w14:textId="77777777" w:rsidR="00284096" w:rsidRPr="00A3036C" w:rsidRDefault="00284096" w:rsidP="00646913">
      <w:pPr>
        <w:spacing w:after="0"/>
        <w:jc w:val="both"/>
        <w:rPr>
          <w:rFonts w:ascii="Times New Roman" w:hAnsi="Times New Roman" w:cs="Times New Roman"/>
          <w:sz w:val="24"/>
          <w:szCs w:val="24"/>
        </w:rPr>
      </w:pPr>
    </w:p>
    <w:p w14:paraId="42A96039" w14:textId="39AA4E8A" w:rsidR="00284096" w:rsidRPr="00A3036C" w:rsidRDefault="00284096"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 para tal precisamos combater a </w:t>
      </w:r>
      <w:r w:rsidRPr="00A3036C">
        <w:rPr>
          <w:rFonts w:ascii="Times New Roman" w:hAnsi="Times New Roman" w:cs="Times New Roman"/>
          <w:i/>
          <w:iCs/>
          <w:sz w:val="24"/>
          <w:szCs w:val="24"/>
        </w:rPr>
        <w:t>tríade</w:t>
      </w:r>
      <w:r w:rsidRPr="00A3036C">
        <w:rPr>
          <w:rFonts w:ascii="Times New Roman" w:hAnsi="Times New Roman" w:cs="Times New Roman"/>
          <w:sz w:val="24"/>
          <w:szCs w:val="24"/>
        </w:rPr>
        <w:t xml:space="preserve"> das sombras: </w:t>
      </w:r>
      <w:r w:rsidR="00F2456C" w:rsidRPr="00A3036C">
        <w:rPr>
          <w:rFonts w:ascii="Times New Roman" w:hAnsi="Times New Roman" w:cs="Times New Roman"/>
          <w:i/>
          <w:iCs/>
          <w:sz w:val="24"/>
          <w:szCs w:val="24"/>
        </w:rPr>
        <w:t>ego</w:t>
      </w:r>
      <w:r w:rsidR="00F2456C" w:rsidRPr="00A3036C">
        <w:rPr>
          <w:rFonts w:ascii="Times New Roman" w:hAnsi="Times New Roman" w:cs="Times New Roman"/>
          <w:sz w:val="24"/>
          <w:szCs w:val="24"/>
        </w:rPr>
        <w:t xml:space="preserve">, </w:t>
      </w:r>
      <w:r w:rsidR="00F2456C" w:rsidRPr="00A3036C">
        <w:rPr>
          <w:rFonts w:ascii="Times New Roman" w:hAnsi="Times New Roman" w:cs="Times New Roman"/>
          <w:i/>
          <w:iCs/>
          <w:sz w:val="24"/>
          <w:szCs w:val="24"/>
        </w:rPr>
        <w:t>ganância</w:t>
      </w:r>
      <w:r w:rsidR="00F2456C" w:rsidRPr="00A3036C">
        <w:rPr>
          <w:rFonts w:ascii="Times New Roman" w:hAnsi="Times New Roman" w:cs="Times New Roman"/>
          <w:sz w:val="24"/>
          <w:szCs w:val="24"/>
        </w:rPr>
        <w:t xml:space="preserve"> e </w:t>
      </w:r>
      <w:r w:rsidR="00F2456C" w:rsidRPr="00A3036C">
        <w:rPr>
          <w:rFonts w:ascii="Times New Roman" w:hAnsi="Times New Roman" w:cs="Times New Roman"/>
          <w:i/>
          <w:iCs/>
          <w:sz w:val="24"/>
          <w:szCs w:val="24"/>
        </w:rPr>
        <w:t>medo</w:t>
      </w:r>
      <w:r w:rsidR="00AD4D50" w:rsidRPr="00A3036C">
        <w:rPr>
          <w:rFonts w:ascii="Times New Roman" w:hAnsi="Times New Roman" w:cs="Times New Roman"/>
          <w:sz w:val="24"/>
          <w:szCs w:val="24"/>
        </w:rPr>
        <w:t xml:space="preserve"> </w:t>
      </w:r>
      <w:r w:rsidR="00EF3230" w:rsidRPr="00A3036C">
        <w:rPr>
          <w:rFonts w:ascii="Times New Roman" w:hAnsi="Times New Roman" w:cs="Times New Roman"/>
          <w:sz w:val="24"/>
          <w:szCs w:val="24"/>
        </w:rPr>
        <w:t xml:space="preserve">― Tom Harrison enumera males humanos ― </w:t>
      </w:r>
      <w:r w:rsidR="00A44288" w:rsidRPr="00A3036C">
        <w:rPr>
          <w:rFonts w:ascii="Times New Roman" w:hAnsi="Times New Roman" w:cs="Times New Roman"/>
          <w:sz w:val="24"/>
          <w:szCs w:val="24"/>
        </w:rPr>
        <w:t xml:space="preserve">Pode não parecer, mas estamos evoluindo e o tempo nos </w:t>
      </w:r>
      <w:r w:rsidR="006D489A" w:rsidRPr="00A3036C">
        <w:rPr>
          <w:rFonts w:ascii="Times New Roman" w:hAnsi="Times New Roman" w:cs="Times New Roman"/>
          <w:sz w:val="24"/>
          <w:szCs w:val="24"/>
        </w:rPr>
        <w:t>revelará a ilusão e a mentira da Matrix. ▬</w:t>
      </w:r>
      <w:r w:rsidR="00F2456C" w:rsidRPr="00A3036C">
        <w:rPr>
          <w:rFonts w:ascii="Times New Roman" w:hAnsi="Times New Roman" w:cs="Times New Roman"/>
          <w:sz w:val="24"/>
          <w:szCs w:val="24"/>
        </w:rPr>
        <w:t xml:space="preserve"> </w:t>
      </w:r>
      <w:r w:rsidR="00A624DF" w:rsidRPr="00A3036C">
        <w:rPr>
          <w:rFonts w:ascii="Times New Roman" w:hAnsi="Times New Roman" w:cs="Times New Roman"/>
          <w:sz w:val="24"/>
          <w:szCs w:val="24"/>
        </w:rPr>
        <w:t>pontua</w:t>
      </w:r>
      <w:r w:rsidR="005C6355" w:rsidRPr="00A3036C">
        <w:rPr>
          <w:rFonts w:ascii="Times New Roman" w:hAnsi="Times New Roman" w:cs="Times New Roman"/>
          <w:sz w:val="24"/>
          <w:szCs w:val="24"/>
        </w:rPr>
        <w:t>.</w:t>
      </w:r>
    </w:p>
    <w:p w14:paraId="550B9831" w14:textId="77777777" w:rsidR="005C6355" w:rsidRPr="00A3036C" w:rsidRDefault="005C6355" w:rsidP="00646913">
      <w:pPr>
        <w:spacing w:after="0"/>
        <w:jc w:val="both"/>
        <w:rPr>
          <w:rFonts w:ascii="Times New Roman" w:hAnsi="Times New Roman" w:cs="Times New Roman"/>
          <w:sz w:val="24"/>
          <w:szCs w:val="24"/>
        </w:rPr>
      </w:pPr>
    </w:p>
    <w:p w14:paraId="2FBA173E" w14:textId="62FDB15C" w:rsidR="005C6355" w:rsidRPr="00A3036C" w:rsidRDefault="005C6355"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Nada como o tempo, Tom ― </w:t>
      </w:r>
      <w:r w:rsidR="008950D3" w:rsidRPr="00A3036C">
        <w:rPr>
          <w:rFonts w:ascii="Times New Roman" w:hAnsi="Times New Roman" w:cs="Times New Roman"/>
          <w:sz w:val="24"/>
          <w:szCs w:val="24"/>
        </w:rPr>
        <w:t xml:space="preserve">Liz Taylor reforça ideia do amado </w:t>
      </w:r>
      <w:r w:rsidRPr="00A3036C">
        <w:rPr>
          <w:rFonts w:ascii="Times New Roman" w:hAnsi="Times New Roman" w:cs="Times New Roman"/>
          <w:sz w:val="24"/>
          <w:szCs w:val="24"/>
        </w:rPr>
        <w:t>―</w:t>
      </w:r>
      <w:r w:rsidR="0043323C" w:rsidRPr="00A3036C">
        <w:rPr>
          <w:rFonts w:ascii="Times New Roman" w:hAnsi="Times New Roman" w:cs="Times New Roman"/>
          <w:sz w:val="24"/>
          <w:szCs w:val="24"/>
        </w:rPr>
        <w:t xml:space="preserve"> O bem sempre vence o mal e nós somos do bem. ▬ </w:t>
      </w:r>
      <w:r w:rsidR="009B6F8E" w:rsidRPr="00A3036C">
        <w:rPr>
          <w:rFonts w:ascii="Times New Roman" w:hAnsi="Times New Roman" w:cs="Times New Roman"/>
          <w:sz w:val="24"/>
          <w:szCs w:val="24"/>
        </w:rPr>
        <w:t>fervorosa.</w:t>
      </w:r>
    </w:p>
    <w:p w14:paraId="4CFC1049" w14:textId="77777777" w:rsidR="00092D88" w:rsidRPr="00A3036C" w:rsidRDefault="00092D88" w:rsidP="00646913">
      <w:pPr>
        <w:spacing w:after="0"/>
        <w:jc w:val="both"/>
        <w:rPr>
          <w:rFonts w:ascii="Times New Roman" w:hAnsi="Times New Roman" w:cs="Times New Roman"/>
          <w:sz w:val="24"/>
          <w:szCs w:val="24"/>
        </w:rPr>
      </w:pPr>
    </w:p>
    <w:p w14:paraId="77536BFC" w14:textId="1A34AD29" w:rsidR="00092D88" w:rsidRPr="00A3036C" w:rsidRDefault="00092D88"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A madrugada avança junto com a luminosidade alaranjada de raios lunare</w:t>
      </w:r>
      <w:r w:rsidR="00C1642B" w:rsidRPr="00A3036C">
        <w:rPr>
          <w:rFonts w:ascii="Times New Roman" w:hAnsi="Times New Roman" w:cs="Times New Roman"/>
          <w:sz w:val="24"/>
          <w:szCs w:val="24"/>
        </w:rPr>
        <w:t>s incidindo em todos os ambientes visíveis ao casal, inclusive</w:t>
      </w:r>
      <w:r w:rsidR="000F5A1F" w:rsidRPr="00A3036C">
        <w:rPr>
          <w:rFonts w:ascii="Times New Roman" w:hAnsi="Times New Roman" w:cs="Times New Roman"/>
          <w:sz w:val="24"/>
          <w:szCs w:val="24"/>
        </w:rPr>
        <w:t xml:space="preserve"> a extremidade</w:t>
      </w:r>
      <w:r w:rsidR="00C078E3" w:rsidRPr="00A3036C">
        <w:rPr>
          <w:rFonts w:ascii="Times New Roman" w:hAnsi="Times New Roman" w:cs="Times New Roman"/>
          <w:sz w:val="24"/>
          <w:szCs w:val="24"/>
        </w:rPr>
        <w:t xml:space="preserve"> </w:t>
      </w:r>
      <w:r w:rsidR="000F5A1F" w:rsidRPr="00A3036C">
        <w:rPr>
          <w:rFonts w:ascii="Times New Roman" w:hAnsi="Times New Roman" w:cs="Times New Roman"/>
          <w:sz w:val="24"/>
          <w:szCs w:val="24"/>
        </w:rPr>
        <w:t xml:space="preserve">rochosa, onde </w:t>
      </w:r>
      <w:r w:rsidR="0067667D" w:rsidRPr="00A3036C">
        <w:rPr>
          <w:rFonts w:ascii="Times New Roman" w:hAnsi="Times New Roman" w:cs="Times New Roman"/>
          <w:sz w:val="24"/>
          <w:szCs w:val="24"/>
        </w:rPr>
        <w:t>visualizam forma</w:t>
      </w:r>
      <w:r w:rsidR="00F371DA" w:rsidRPr="00A3036C">
        <w:rPr>
          <w:rFonts w:ascii="Times New Roman" w:hAnsi="Times New Roman" w:cs="Times New Roman"/>
          <w:sz w:val="24"/>
          <w:szCs w:val="24"/>
        </w:rPr>
        <w:t>s</w:t>
      </w:r>
      <w:r w:rsidR="0067667D" w:rsidRPr="00A3036C">
        <w:rPr>
          <w:rFonts w:ascii="Times New Roman" w:hAnsi="Times New Roman" w:cs="Times New Roman"/>
          <w:sz w:val="24"/>
          <w:szCs w:val="24"/>
        </w:rPr>
        <w:t xml:space="preserve"> humana</w:t>
      </w:r>
      <w:r w:rsidR="001B2E1F" w:rsidRPr="00A3036C">
        <w:rPr>
          <w:rFonts w:ascii="Times New Roman" w:hAnsi="Times New Roman" w:cs="Times New Roman"/>
          <w:sz w:val="24"/>
          <w:szCs w:val="24"/>
        </w:rPr>
        <w:t xml:space="preserve">s masculina e </w:t>
      </w:r>
      <w:r w:rsidR="002A0021" w:rsidRPr="00A3036C">
        <w:rPr>
          <w:rFonts w:ascii="Times New Roman" w:hAnsi="Times New Roman" w:cs="Times New Roman"/>
          <w:sz w:val="24"/>
          <w:szCs w:val="24"/>
        </w:rPr>
        <w:t>feminina</w:t>
      </w:r>
      <w:r w:rsidR="0067667D" w:rsidRPr="00A3036C">
        <w:rPr>
          <w:rFonts w:ascii="Times New Roman" w:hAnsi="Times New Roman" w:cs="Times New Roman"/>
          <w:sz w:val="24"/>
          <w:szCs w:val="24"/>
        </w:rPr>
        <w:t xml:space="preserve"> sobre o mar e envolt</w:t>
      </w:r>
      <w:r w:rsidR="001B2E1F" w:rsidRPr="00A3036C">
        <w:rPr>
          <w:rFonts w:ascii="Times New Roman" w:hAnsi="Times New Roman" w:cs="Times New Roman"/>
          <w:sz w:val="24"/>
          <w:szCs w:val="24"/>
        </w:rPr>
        <w:t>os</w:t>
      </w:r>
      <w:r w:rsidR="0067667D" w:rsidRPr="00A3036C">
        <w:rPr>
          <w:rFonts w:ascii="Times New Roman" w:hAnsi="Times New Roman" w:cs="Times New Roman"/>
          <w:sz w:val="24"/>
          <w:szCs w:val="24"/>
        </w:rPr>
        <w:t xml:space="preserve"> por aur</w:t>
      </w:r>
      <w:r w:rsidR="00B15A40" w:rsidRPr="00A3036C">
        <w:rPr>
          <w:rFonts w:ascii="Times New Roman" w:hAnsi="Times New Roman" w:cs="Times New Roman"/>
          <w:sz w:val="24"/>
          <w:szCs w:val="24"/>
        </w:rPr>
        <w:t>a</w:t>
      </w:r>
      <w:r w:rsidR="002A0021" w:rsidRPr="00A3036C">
        <w:rPr>
          <w:rFonts w:ascii="Times New Roman" w:hAnsi="Times New Roman" w:cs="Times New Roman"/>
          <w:sz w:val="24"/>
          <w:szCs w:val="24"/>
        </w:rPr>
        <w:t>s</w:t>
      </w:r>
      <w:r w:rsidR="00B15A40" w:rsidRPr="00A3036C">
        <w:rPr>
          <w:rFonts w:ascii="Times New Roman" w:hAnsi="Times New Roman" w:cs="Times New Roman"/>
          <w:sz w:val="24"/>
          <w:szCs w:val="24"/>
        </w:rPr>
        <w:t xml:space="preserve"> brilhante</w:t>
      </w:r>
      <w:r w:rsidR="002A0021" w:rsidRPr="00A3036C">
        <w:rPr>
          <w:rFonts w:ascii="Times New Roman" w:hAnsi="Times New Roman" w:cs="Times New Roman"/>
          <w:sz w:val="24"/>
          <w:szCs w:val="24"/>
        </w:rPr>
        <w:t>s</w:t>
      </w:r>
      <w:r w:rsidR="00B15A40" w:rsidRPr="00A3036C">
        <w:rPr>
          <w:rFonts w:ascii="Times New Roman" w:hAnsi="Times New Roman" w:cs="Times New Roman"/>
          <w:sz w:val="24"/>
          <w:szCs w:val="24"/>
        </w:rPr>
        <w:t xml:space="preserve"> e ofuscante</w:t>
      </w:r>
      <w:r w:rsidR="002A0021" w:rsidRPr="00A3036C">
        <w:rPr>
          <w:rFonts w:ascii="Times New Roman" w:hAnsi="Times New Roman" w:cs="Times New Roman"/>
          <w:sz w:val="24"/>
          <w:szCs w:val="24"/>
        </w:rPr>
        <w:t>s</w:t>
      </w:r>
      <w:r w:rsidR="00B15A40" w:rsidRPr="00A3036C">
        <w:rPr>
          <w:rFonts w:ascii="Times New Roman" w:hAnsi="Times New Roman" w:cs="Times New Roman"/>
          <w:sz w:val="24"/>
          <w:szCs w:val="24"/>
        </w:rPr>
        <w:t>, apesar da distância.</w:t>
      </w:r>
      <w:r w:rsidR="002A0021" w:rsidRPr="00A3036C">
        <w:rPr>
          <w:rFonts w:ascii="Times New Roman" w:hAnsi="Times New Roman" w:cs="Times New Roman"/>
          <w:sz w:val="24"/>
          <w:szCs w:val="24"/>
        </w:rPr>
        <w:t xml:space="preserve"> Ela </w:t>
      </w:r>
      <w:r w:rsidR="002A0021" w:rsidRPr="00A3036C">
        <w:rPr>
          <w:rFonts w:ascii="Times New Roman" w:hAnsi="Times New Roman" w:cs="Times New Roman"/>
          <w:i/>
          <w:iCs/>
          <w:sz w:val="24"/>
          <w:szCs w:val="24"/>
        </w:rPr>
        <w:t>aurada</w:t>
      </w:r>
      <w:r w:rsidR="002A0021" w:rsidRPr="00A3036C">
        <w:rPr>
          <w:rFonts w:ascii="Times New Roman" w:hAnsi="Times New Roman" w:cs="Times New Roman"/>
          <w:sz w:val="24"/>
          <w:szCs w:val="24"/>
        </w:rPr>
        <w:t xml:space="preserve"> pela cor lilás</w:t>
      </w:r>
      <w:r w:rsidR="00265F36" w:rsidRPr="00A3036C">
        <w:rPr>
          <w:rFonts w:ascii="Times New Roman" w:hAnsi="Times New Roman" w:cs="Times New Roman"/>
          <w:sz w:val="24"/>
          <w:szCs w:val="24"/>
        </w:rPr>
        <w:t xml:space="preserve"> e ele</w:t>
      </w:r>
      <w:r w:rsidR="004355D1" w:rsidRPr="00A3036C">
        <w:rPr>
          <w:rFonts w:ascii="Times New Roman" w:hAnsi="Times New Roman" w:cs="Times New Roman"/>
          <w:sz w:val="24"/>
          <w:szCs w:val="24"/>
        </w:rPr>
        <w:t xml:space="preserve">, </w:t>
      </w:r>
      <w:r w:rsidR="004355D1" w:rsidRPr="00A3036C">
        <w:rPr>
          <w:rFonts w:ascii="Times New Roman" w:hAnsi="Times New Roman" w:cs="Times New Roman"/>
          <w:i/>
          <w:iCs/>
          <w:sz w:val="24"/>
          <w:szCs w:val="24"/>
        </w:rPr>
        <w:t>aurado</w:t>
      </w:r>
      <w:r w:rsidR="00265F36" w:rsidRPr="00A3036C">
        <w:rPr>
          <w:rFonts w:ascii="Times New Roman" w:hAnsi="Times New Roman" w:cs="Times New Roman"/>
          <w:sz w:val="24"/>
          <w:szCs w:val="24"/>
        </w:rPr>
        <w:t xml:space="preserve"> </w:t>
      </w:r>
      <w:r w:rsidR="00206C82" w:rsidRPr="00A3036C">
        <w:rPr>
          <w:rFonts w:ascii="Times New Roman" w:hAnsi="Times New Roman" w:cs="Times New Roman"/>
          <w:sz w:val="24"/>
          <w:szCs w:val="24"/>
        </w:rPr>
        <w:t>pelo matiz violeta.</w:t>
      </w:r>
      <w:r w:rsidR="00911DEA" w:rsidRPr="00A3036C">
        <w:rPr>
          <w:rFonts w:ascii="Times New Roman" w:hAnsi="Times New Roman" w:cs="Times New Roman"/>
          <w:sz w:val="24"/>
          <w:szCs w:val="24"/>
        </w:rPr>
        <w:t xml:space="preserve"> </w:t>
      </w:r>
      <w:r w:rsidR="00FF4C0C" w:rsidRPr="00A3036C">
        <w:rPr>
          <w:rFonts w:ascii="Times New Roman" w:hAnsi="Times New Roman" w:cs="Times New Roman"/>
          <w:sz w:val="24"/>
          <w:szCs w:val="24"/>
        </w:rPr>
        <w:t xml:space="preserve">Eles </w:t>
      </w:r>
      <w:r w:rsidR="00CC3813" w:rsidRPr="00A3036C">
        <w:rPr>
          <w:rFonts w:ascii="Times New Roman" w:hAnsi="Times New Roman" w:cs="Times New Roman"/>
          <w:sz w:val="24"/>
          <w:szCs w:val="24"/>
        </w:rPr>
        <w:t>irradiam raios energéticos de cores violeta e lilá</w:t>
      </w:r>
      <w:r w:rsidR="00E74A07" w:rsidRPr="00A3036C">
        <w:rPr>
          <w:rFonts w:ascii="Times New Roman" w:hAnsi="Times New Roman" w:cs="Times New Roman"/>
          <w:sz w:val="24"/>
          <w:szCs w:val="24"/>
        </w:rPr>
        <w:t>s que se conectam aos corações</w:t>
      </w:r>
      <w:r w:rsidR="009F45B4" w:rsidRPr="00A3036C">
        <w:rPr>
          <w:rFonts w:ascii="Times New Roman" w:hAnsi="Times New Roman" w:cs="Times New Roman"/>
          <w:sz w:val="24"/>
          <w:szCs w:val="24"/>
        </w:rPr>
        <w:t xml:space="preserve"> de Tom /Joseph Harrison</w:t>
      </w:r>
      <w:r w:rsidR="00406528" w:rsidRPr="00A3036C">
        <w:rPr>
          <w:rFonts w:ascii="Times New Roman" w:hAnsi="Times New Roman" w:cs="Times New Roman"/>
          <w:sz w:val="24"/>
          <w:szCs w:val="24"/>
        </w:rPr>
        <w:t xml:space="preserve"> e de Liz Taylor/Ana Carolina</w:t>
      </w:r>
      <w:r w:rsidR="004D6017" w:rsidRPr="00A3036C">
        <w:rPr>
          <w:rFonts w:ascii="Times New Roman" w:hAnsi="Times New Roman" w:cs="Times New Roman"/>
          <w:sz w:val="24"/>
          <w:szCs w:val="24"/>
        </w:rPr>
        <w:t>. Almas gêmeas</w:t>
      </w:r>
      <w:r w:rsidR="0018438D" w:rsidRPr="00A3036C">
        <w:rPr>
          <w:rFonts w:ascii="Times New Roman" w:hAnsi="Times New Roman" w:cs="Times New Roman"/>
          <w:sz w:val="24"/>
          <w:szCs w:val="24"/>
        </w:rPr>
        <w:t>, extasiadas,</w:t>
      </w:r>
      <w:r w:rsidR="00F73EE5" w:rsidRPr="00A3036C">
        <w:rPr>
          <w:rFonts w:ascii="Times New Roman" w:hAnsi="Times New Roman" w:cs="Times New Roman"/>
          <w:sz w:val="24"/>
          <w:szCs w:val="24"/>
        </w:rPr>
        <w:t xml:space="preserve"> </w:t>
      </w:r>
      <w:r w:rsidR="00C423F7" w:rsidRPr="00A3036C">
        <w:rPr>
          <w:rFonts w:ascii="Times New Roman" w:hAnsi="Times New Roman" w:cs="Times New Roman"/>
          <w:sz w:val="24"/>
          <w:szCs w:val="24"/>
        </w:rPr>
        <w:t xml:space="preserve">experenciam </w:t>
      </w:r>
      <w:r w:rsidR="0055626D" w:rsidRPr="00A3036C">
        <w:rPr>
          <w:rFonts w:ascii="Times New Roman" w:hAnsi="Times New Roman" w:cs="Times New Roman"/>
          <w:sz w:val="24"/>
          <w:szCs w:val="24"/>
        </w:rPr>
        <w:t>forças eletromagnéticas e emociona</w:t>
      </w:r>
      <w:r w:rsidR="00F73EE5" w:rsidRPr="00A3036C">
        <w:rPr>
          <w:rFonts w:ascii="Times New Roman" w:hAnsi="Times New Roman" w:cs="Times New Roman"/>
          <w:sz w:val="24"/>
          <w:szCs w:val="24"/>
        </w:rPr>
        <w:t>is, jamais conhecidas em suas vidas</w:t>
      </w:r>
      <w:r w:rsidR="0039519F" w:rsidRPr="00A3036C">
        <w:rPr>
          <w:rFonts w:ascii="Times New Roman" w:hAnsi="Times New Roman" w:cs="Times New Roman"/>
          <w:sz w:val="24"/>
          <w:szCs w:val="24"/>
        </w:rPr>
        <w:t>.</w:t>
      </w:r>
    </w:p>
    <w:p w14:paraId="715AD013" w14:textId="3A70955D" w:rsidR="0041771F" w:rsidRPr="00A3036C" w:rsidRDefault="0041771F"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Ambos, veem um no outro,</w:t>
      </w:r>
      <w:r w:rsidR="00894483" w:rsidRPr="00A3036C">
        <w:rPr>
          <w:rFonts w:ascii="Times New Roman" w:hAnsi="Times New Roman" w:cs="Times New Roman"/>
          <w:sz w:val="24"/>
          <w:szCs w:val="24"/>
        </w:rPr>
        <w:t xml:space="preserve"> os raios energéticos</w:t>
      </w:r>
      <w:r w:rsidR="00236BB4" w:rsidRPr="00A3036C">
        <w:rPr>
          <w:rFonts w:ascii="Times New Roman" w:hAnsi="Times New Roman" w:cs="Times New Roman"/>
          <w:sz w:val="24"/>
          <w:szCs w:val="24"/>
        </w:rPr>
        <w:t xml:space="preserve"> penetrarem num cilindro solar</w:t>
      </w:r>
      <w:r w:rsidR="00C860F1" w:rsidRPr="00A3036C">
        <w:rPr>
          <w:rFonts w:ascii="Times New Roman" w:hAnsi="Times New Roman" w:cs="Times New Roman"/>
          <w:sz w:val="24"/>
          <w:szCs w:val="24"/>
        </w:rPr>
        <w:t>, onde seus corpos estão envolvidos dos pés até a cabeça</w:t>
      </w:r>
      <w:r w:rsidR="0017276C" w:rsidRPr="00A3036C">
        <w:rPr>
          <w:rFonts w:ascii="Times New Roman" w:hAnsi="Times New Roman" w:cs="Times New Roman"/>
          <w:sz w:val="24"/>
          <w:szCs w:val="24"/>
        </w:rPr>
        <w:t>. Ressaltando a luz intensa p</w:t>
      </w:r>
      <w:r w:rsidR="00523EB8" w:rsidRPr="00A3036C">
        <w:rPr>
          <w:rFonts w:ascii="Times New Roman" w:hAnsi="Times New Roman" w:cs="Times New Roman"/>
          <w:sz w:val="24"/>
          <w:szCs w:val="24"/>
        </w:rPr>
        <w:t xml:space="preserve">rojetada por suas glândulas </w:t>
      </w:r>
      <w:r w:rsidR="00523EB8" w:rsidRPr="00A3036C">
        <w:rPr>
          <w:rFonts w:ascii="Times New Roman" w:hAnsi="Times New Roman" w:cs="Times New Roman"/>
          <w:sz w:val="24"/>
          <w:szCs w:val="24"/>
        </w:rPr>
        <w:lastRenderedPageBreak/>
        <w:t>pineais</w:t>
      </w:r>
      <w:r w:rsidR="00D9631F" w:rsidRPr="00A3036C">
        <w:rPr>
          <w:rFonts w:ascii="Times New Roman" w:hAnsi="Times New Roman" w:cs="Times New Roman"/>
          <w:sz w:val="24"/>
          <w:szCs w:val="24"/>
        </w:rPr>
        <w:t>, lhes permitindo contato visual com o planeta Morcturu</w:t>
      </w:r>
      <w:r w:rsidR="0051435D" w:rsidRPr="00A3036C">
        <w:rPr>
          <w:rFonts w:ascii="Times New Roman" w:hAnsi="Times New Roman" w:cs="Times New Roman"/>
          <w:sz w:val="24"/>
          <w:szCs w:val="24"/>
        </w:rPr>
        <w:t xml:space="preserve">s, </w:t>
      </w:r>
      <w:r w:rsidR="0061311B" w:rsidRPr="00A3036C">
        <w:rPr>
          <w:rFonts w:ascii="Times New Roman" w:hAnsi="Times New Roman" w:cs="Times New Roman"/>
          <w:sz w:val="24"/>
          <w:szCs w:val="24"/>
        </w:rPr>
        <w:t>apesar deste estar localizado há milhares de anos luz de distância</w:t>
      </w:r>
      <w:r w:rsidR="008410BC" w:rsidRPr="00A3036C">
        <w:rPr>
          <w:rFonts w:ascii="Times New Roman" w:hAnsi="Times New Roman" w:cs="Times New Roman"/>
          <w:sz w:val="24"/>
          <w:szCs w:val="24"/>
        </w:rPr>
        <w:t xml:space="preserve">, </w:t>
      </w:r>
      <w:r w:rsidR="00CD04BD" w:rsidRPr="00A3036C">
        <w:rPr>
          <w:rFonts w:ascii="Times New Roman" w:hAnsi="Times New Roman" w:cs="Times New Roman"/>
          <w:sz w:val="24"/>
          <w:szCs w:val="24"/>
        </w:rPr>
        <w:t>denotando a plenitude de seus habitantes movidos pelo amor incondicional</w:t>
      </w:r>
      <w:r w:rsidR="009D397E" w:rsidRPr="00A3036C">
        <w:rPr>
          <w:rFonts w:ascii="Times New Roman" w:hAnsi="Times New Roman" w:cs="Times New Roman"/>
          <w:sz w:val="24"/>
          <w:szCs w:val="24"/>
        </w:rPr>
        <w:t xml:space="preserve"> pregado pela unicidade d</w:t>
      </w:r>
      <w:r w:rsidR="00051627" w:rsidRPr="00A3036C">
        <w:rPr>
          <w:rFonts w:ascii="Times New Roman" w:hAnsi="Times New Roman" w:cs="Times New Roman"/>
          <w:sz w:val="24"/>
          <w:szCs w:val="24"/>
        </w:rPr>
        <w:t>e povos d</w:t>
      </w:r>
      <w:r w:rsidR="009D397E" w:rsidRPr="00A3036C">
        <w:rPr>
          <w:rFonts w:ascii="Times New Roman" w:hAnsi="Times New Roman" w:cs="Times New Roman"/>
          <w:sz w:val="24"/>
          <w:szCs w:val="24"/>
        </w:rPr>
        <w:t>o universo</w:t>
      </w:r>
      <w:r w:rsidR="0061311B" w:rsidRPr="00A3036C">
        <w:rPr>
          <w:rFonts w:ascii="Times New Roman" w:hAnsi="Times New Roman" w:cs="Times New Roman"/>
          <w:sz w:val="24"/>
          <w:szCs w:val="24"/>
        </w:rPr>
        <w:t>.</w:t>
      </w:r>
    </w:p>
    <w:p w14:paraId="6AEE7C43" w14:textId="77777777" w:rsidR="00B15A40" w:rsidRPr="00A3036C" w:rsidRDefault="00B15A40" w:rsidP="00646913">
      <w:pPr>
        <w:spacing w:after="0"/>
        <w:jc w:val="both"/>
        <w:rPr>
          <w:rFonts w:ascii="Times New Roman" w:hAnsi="Times New Roman" w:cs="Times New Roman"/>
          <w:sz w:val="24"/>
          <w:szCs w:val="24"/>
        </w:rPr>
      </w:pPr>
    </w:p>
    <w:p w14:paraId="663281FC" w14:textId="5D42D28B" w:rsidR="00B15A40" w:rsidRPr="00A3036C" w:rsidRDefault="00B15A40"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4471FA" w:rsidRPr="00A3036C">
        <w:rPr>
          <w:rFonts w:ascii="Times New Roman" w:hAnsi="Times New Roman" w:cs="Times New Roman"/>
          <w:sz w:val="24"/>
          <w:szCs w:val="24"/>
        </w:rPr>
        <w:t xml:space="preserve"> Vê e sente... o que vejo e sinto</w:t>
      </w:r>
      <w:r w:rsidR="009C3165" w:rsidRPr="00A3036C">
        <w:rPr>
          <w:rFonts w:ascii="Times New Roman" w:hAnsi="Times New Roman" w:cs="Times New Roman"/>
          <w:sz w:val="24"/>
          <w:szCs w:val="24"/>
        </w:rPr>
        <w:t>? Incrível! Puro amor</w:t>
      </w:r>
      <w:r w:rsidR="00EB3D4E" w:rsidRPr="00A3036C">
        <w:rPr>
          <w:rFonts w:ascii="Times New Roman" w:hAnsi="Times New Roman" w:cs="Times New Roman"/>
          <w:sz w:val="24"/>
          <w:szCs w:val="24"/>
        </w:rPr>
        <w:t xml:space="preserve"> ― Tom Harri</w:t>
      </w:r>
      <w:r w:rsidR="00256B16" w:rsidRPr="00A3036C">
        <w:rPr>
          <w:rFonts w:ascii="Times New Roman" w:hAnsi="Times New Roman" w:cs="Times New Roman"/>
          <w:sz w:val="24"/>
          <w:szCs w:val="24"/>
        </w:rPr>
        <w:t>s, hipnotizado</w:t>
      </w:r>
      <w:r w:rsidR="006C116C" w:rsidRPr="00A3036C">
        <w:rPr>
          <w:rFonts w:ascii="Times New Roman" w:hAnsi="Times New Roman" w:cs="Times New Roman"/>
          <w:sz w:val="24"/>
          <w:szCs w:val="24"/>
        </w:rPr>
        <w:t>, aprecia</w:t>
      </w:r>
      <w:r w:rsidR="00256B16" w:rsidRPr="00A3036C">
        <w:rPr>
          <w:rFonts w:ascii="Times New Roman" w:hAnsi="Times New Roman" w:cs="Times New Roman"/>
          <w:sz w:val="24"/>
          <w:szCs w:val="24"/>
        </w:rPr>
        <w:t xml:space="preserve"> a</w:t>
      </w:r>
      <w:r w:rsidR="006E2DA7" w:rsidRPr="00A3036C">
        <w:rPr>
          <w:rFonts w:ascii="Times New Roman" w:hAnsi="Times New Roman" w:cs="Times New Roman"/>
          <w:sz w:val="24"/>
          <w:szCs w:val="24"/>
        </w:rPr>
        <w:t xml:space="preserve">s conexões </w:t>
      </w:r>
      <w:r w:rsidR="009115C8" w:rsidRPr="00A3036C">
        <w:rPr>
          <w:rFonts w:ascii="Times New Roman" w:hAnsi="Times New Roman" w:cs="Times New Roman"/>
          <w:sz w:val="24"/>
          <w:szCs w:val="24"/>
        </w:rPr>
        <w:t xml:space="preserve">espirituais </w:t>
      </w:r>
      <w:r w:rsidR="006E2DA7" w:rsidRPr="00A3036C">
        <w:rPr>
          <w:rFonts w:ascii="Times New Roman" w:hAnsi="Times New Roman" w:cs="Times New Roman"/>
          <w:sz w:val="24"/>
          <w:szCs w:val="24"/>
        </w:rPr>
        <w:t>presente</w:t>
      </w:r>
      <w:r w:rsidR="009115C8" w:rsidRPr="00A3036C">
        <w:rPr>
          <w:rFonts w:ascii="Times New Roman" w:hAnsi="Times New Roman" w:cs="Times New Roman"/>
          <w:sz w:val="24"/>
          <w:szCs w:val="24"/>
        </w:rPr>
        <w:t xml:space="preserve">s ― </w:t>
      </w:r>
      <w:r w:rsidR="000857A2" w:rsidRPr="00A3036C">
        <w:rPr>
          <w:rFonts w:ascii="Times New Roman" w:hAnsi="Times New Roman" w:cs="Times New Roman"/>
          <w:sz w:val="24"/>
          <w:szCs w:val="24"/>
        </w:rPr>
        <w:t xml:space="preserve">Sinto-me </w:t>
      </w:r>
      <w:r w:rsidR="000604FA" w:rsidRPr="00A3036C">
        <w:rPr>
          <w:rFonts w:ascii="Times New Roman" w:hAnsi="Times New Roman" w:cs="Times New Roman"/>
          <w:sz w:val="24"/>
          <w:szCs w:val="24"/>
        </w:rPr>
        <w:t xml:space="preserve">num </w:t>
      </w:r>
      <w:r w:rsidR="00574DFC" w:rsidRPr="003F67E1">
        <w:rPr>
          <w:rFonts w:ascii="Times New Roman" w:hAnsi="Times New Roman" w:cs="Times New Roman"/>
          <w:b/>
          <w:bCs/>
          <w:sz w:val="24"/>
          <w:szCs w:val="24"/>
        </w:rPr>
        <w:t>déjà vu</w:t>
      </w:r>
      <w:r w:rsidR="006C4ED3" w:rsidRPr="00A3036C">
        <w:rPr>
          <w:rFonts w:ascii="Times New Roman" w:hAnsi="Times New Roman" w:cs="Times New Roman"/>
          <w:sz w:val="24"/>
          <w:szCs w:val="24"/>
        </w:rPr>
        <w:t>. ▬ revela.</w:t>
      </w:r>
    </w:p>
    <w:p w14:paraId="374837C3" w14:textId="77777777" w:rsidR="006C4ED3" w:rsidRPr="00A3036C" w:rsidRDefault="006C4ED3" w:rsidP="00646913">
      <w:pPr>
        <w:spacing w:after="0"/>
        <w:jc w:val="both"/>
        <w:rPr>
          <w:rFonts w:ascii="Times New Roman" w:hAnsi="Times New Roman" w:cs="Times New Roman"/>
          <w:sz w:val="24"/>
          <w:szCs w:val="24"/>
        </w:rPr>
      </w:pPr>
    </w:p>
    <w:p w14:paraId="140336B9" w14:textId="3C471DEA" w:rsidR="0076541C" w:rsidRPr="00A3036C" w:rsidRDefault="006C4ED3"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6469A0" w:rsidRPr="00A3036C">
        <w:rPr>
          <w:rFonts w:ascii="Times New Roman" w:hAnsi="Times New Roman" w:cs="Times New Roman"/>
          <w:sz w:val="24"/>
          <w:szCs w:val="24"/>
        </w:rPr>
        <w:t>O sentimento de</w:t>
      </w:r>
      <w:r w:rsidR="00ED178D" w:rsidRPr="00A3036C">
        <w:rPr>
          <w:rFonts w:ascii="Times New Roman" w:hAnsi="Times New Roman" w:cs="Times New Roman"/>
          <w:sz w:val="24"/>
          <w:szCs w:val="24"/>
        </w:rPr>
        <w:t xml:space="preserve"> </w:t>
      </w:r>
      <w:r w:rsidR="00ED178D" w:rsidRPr="003F67E1">
        <w:rPr>
          <w:rFonts w:ascii="Times New Roman" w:hAnsi="Times New Roman" w:cs="Times New Roman"/>
          <w:b/>
          <w:bCs/>
          <w:sz w:val="24"/>
          <w:szCs w:val="24"/>
        </w:rPr>
        <w:t>déjà vu</w:t>
      </w:r>
      <w:r w:rsidR="00ED178D" w:rsidRPr="00A3036C">
        <w:rPr>
          <w:rFonts w:ascii="Times New Roman" w:hAnsi="Times New Roman" w:cs="Times New Roman"/>
          <w:sz w:val="24"/>
          <w:szCs w:val="24"/>
        </w:rPr>
        <w:t xml:space="preserve"> </w:t>
      </w:r>
      <w:r w:rsidR="006469A0" w:rsidRPr="00A3036C">
        <w:rPr>
          <w:rFonts w:ascii="Times New Roman" w:hAnsi="Times New Roman" w:cs="Times New Roman"/>
          <w:sz w:val="24"/>
          <w:szCs w:val="24"/>
        </w:rPr>
        <w:t xml:space="preserve">é muito forte </w:t>
      </w:r>
      <w:r w:rsidR="00ED178D" w:rsidRPr="00A3036C">
        <w:rPr>
          <w:rFonts w:ascii="Times New Roman" w:hAnsi="Times New Roman" w:cs="Times New Roman"/>
          <w:sz w:val="24"/>
          <w:szCs w:val="24"/>
        </w:rPr>
        <w:t>― Pontua Liz Taylor ―</w:t>
      </w:r>
      <w:r w:rsidR="00477A8F" w:rsidRPr="00A3036C">
        <w:rPr>
          <w:rFonts w:ascii="Times New Roman" w:hAnsi="Times New Roman" w:cs="Times New Roman"/>
          <w:sz w:val="24"/>
          <w:szCs w:val="24"/>
        </w:rPr>
        <w:t xml:space="preserve"> Sinto o mesmo... </w:t>
      </w:r>
      <w:r w:rsidR="00FF6E79" w:rsidRPr="00A3036C">
        <w:rPr>
          <w:rFonts w:ascii="Times New Roman" w:hAnsi="Times New Roman" w:cs="Times New Roman"/>
          <w:sz w:val="24"/>
          <w:szCs w:val="24"/>
        </w:rPr>
        <w:t>o</w:t>
      </w:r>
      <w:r w:rsidR="00477A8F" w:rsidRPr="00A3036C">
        <w:rPr>
          <w:rFonts w:ascii="Times New Roman" w:hAnsi="Times New Roman" w:cs="Times New Roman"/>
          <w:sz w:val="24"/>
          <w:szCs w:val="24"/>
        </w:rPr>
        <w:t xml:space="preserve"> amor invade e pulsa</w:t>
      </w:r>
      <w:r w:rsidR="00C06C29" w:rsidRPr="00A3036C">
        <w:rPr>
          <w:rFonts w:ascii="Times New Roman" w:hAnsi="Times New Roman" w:cs="Times New Roman"/>
          <w:sz w:val="24"/>
          <w:szCs w:val="24"/>
        </w:rPr>
        <w:t>, incondicionalmente,</w:t>
      </w:r>
      <w:r w:rsidR="001A015A" w:rsidRPr="00A3036C">
        <w:rPr>
          <w:rFonts w:ascii="Times New Roman" w:hAnsi="Times New Roman" w:cs="Times New Roman"/>
          <w:sz w:val="24"/>
          <w:szCs w:val="24"/>
        </w:rPr>
        <w:t xml:space="preserve"> </w:t>
      </w:r>
      <w:r w:rsidR="00FF6E79" w:rsidRPr="00A3036C">
        <w:rPr>
          <w:rFonts w:ascii="Times New Roman" w:hAnsi="Times New Roman" w:cs="Times New Roman"/>
          <w:sz w:val="24"/>
          <w:szCs w:val="24"/>
        </w:rPr>
        <w:t>no coração</w:t>
      </w:r>
      <w:r w:rsidR="00D92FC6" w:rsidRPr="00A3036C">
        <w:rPr>
          <w:rFonts w:ascii="Times New Roman" w:hAnsi="Times New Roman" w:cs="Times New Roman"/>
          <w:sz w:val="24"/>
          <w:szCs w:val="24"/>
        </w:rPr>
        <w:t>. ▬</w:t>
      </w:r>
      <w:r w:rsidR="0076541C" w:rsidRPr="00A3036C">
        <w:rPr>
          <w:rFonts w:ascii="Times New Roman" w:hAnsi="Times New Roman" w:cs="Times New Roman"/>
          <w:sz w:val="24"/>
          <w:szCs w:val="24"/>
        </w:rPr>
        <w:t xml:space="preserve"> extasiada.</w:t>
      </w:r>
    </w:p>
    <w:p w14:paraId="48B1B8F5" w14:textId="77777777" w:rsidR="00B46B15" w:rsidRPr="00A3036C" w:rsidRDefault="00B46B15" w:rsidP="00646913">
      <w:pPr>
        <w:spacing w:after="0"/>
        <w:jc w:val="both"/>
        <w:rPr>
          <w:rFonts w:ascii="Times New Roman" w:hAnsi="Times New Roman" w:cs="Times New Roman"/>
          <w:sz w:val="24"/>
          <w:szCs w:val="24"/>
        </w:rPr>
      </w:pPr>
    </w:p>
    <w:p w14:paraId="6A401D7F" w14:textId="290494C2" w:rsidR="00B46B15" w:rsidRPr="00A3036C" w:rsidRDefault="00B46B15"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Formas humanas</w:t>
      </w:r>
      <w:r w:rsidR="005A2C26"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CC73FA" w:rsidRPr="00A3036C">
        <w:rPr>
          <w:rFonts w:ascii="Times New Roman" w:hAnsi="Times New Roman" w:cs="Times New Roman"/>
          <w:i/>
          <w:iCs/>
          <w:sz w:val="24"/>
          <w:szCs w:val="24"/>
        </w:rPr>
        <w:t xml:space="preserve">auradas </w:t>
      </w:r>
      <w:r w:rsidR="00984870" w:rsidRPr="00A3036C">
        <w:rPr>
          <w:rFonts w:ascii="Times New Roman" w:hAnsi="Times New Roman" w:cs="Times New Roman"/>
          <w:sz w:val="24"/>
          <w:szCs w:val="24"/>
        </w:rPr>
        <w:t>pelos matizes lilás</w:t>
      </w:r>
      <w:r w:rsidR="008446BC" w:rsidRPr="00A3036C">
        <w:rPr>
          <w:rFonts w:ascii="Times New Roman" w:hAnsi="Times New Roman" w:cs="Times New Roman"/>
          <w:sz w:val="24"/>
          <w:szCs w:val="24"/>
        </w:rPr>
        <w:t>, feminina, e, violeta</w:t>
      </w:r>
      <w:r w:rsidR="006C26C2" w:rsidRPr="00A3036C">
        <w:rPr>
          <w:rFonts w:ascii="Times New Roman" w:hAnsi="Times New Roman" w:cs="Times New Roman"/>
          <w:sz w:val="24"/>
          <w:szCs w:val="24"/>
        </w:rPr>
        <w:t>,  masculin</w:t>
      </w:r>
      <w:r w:rsidR="00C13679" w:rsidRPr="00A3036C">
        <w:rPr>
          <w:rFonts w:ascii="Times New Roman" w:hAnsi="Times New Roman" w:cs="Times New Roman"/>
          <w:sz w:val="24"/>
          <w:szCs w:val="24"/>
        </w:rPr>
        <w:t>a,</w:t>
      </w:r>
      <w:r w:rsidR="006C26C2" w:rsidRPr="00A3036C">
        <w:rPr>
          <w:rFonts w:ascii="Times New Roman" w:hAnsi="Times New Roman" w:cs="Times New Roman"/>
          <w:sz w:val="24"/>
          <w:szCs w:val="24"/>
        </w:rPr>
        <w:t xml:space="preserve"> </w:t>
      </w:r>
      <w:r w:rsidR="00E30BF3" w:rsidRPr="00A3036C">
        <w:rPr>
          <w:rFonts w:ascii="Times New Roman" w:hAnsi="Times New Roman" w:cs="Times New Roman"/>
          <w:sz w:val="24"/>
          <w:szCs w:val="24"/>
        </w:rPr>
        <w:t>transportam-se</w:t>
      </w:r>
      <w:r w:rsidR="00270A53" w:rsidRPr="00A3036C">
        <w:rPr>
          <w:rFonts w:ascii="Times New Roman" w:hAnsi="Times New Roman" w:cs="Times New Roman"/>
          <w:sz w:val="24"/>
          <w:szCs w:val="24"/>
        </w:rPr>
        <w:t xml:space="preserve"> numa fração de segundo</w:t>
      </w:r>
      <w:r w:rsidR="00C13679" w:rsidRPr="00A3036C">
        <w:rPr>
          <w:rFonts w:ascii="Times New Roman" w:hAnsi="Times New Roman" w:cs="Times New Roman"/>
          <w:sz w:val="24"/>
          <w:szCs w:val="24"/>
        </w:rPr>
        <w:t xml:space="preserve"> e</w:t>
      </w:r>
      <w:r w:rsidR="004931A0" w:rsidRPr="00A3036C">
        <w:rPr>
          <w:rFonts w:ascii="Times New Roman" w:hAnsi="Times New Roman" w:cs="Times New Roman"/>
          <w:sz w:val="24"/>
          <w:szCs w:val="24"/>
        </w:rPr>
        <w:t xml:space="preserve"> surg</w:t>
      </w:r>
      <w:r w:rsidR="00A66765" w:rsidRPr="00A3036C">
        <w:rPr>
          <w:rFonts w:ascii="Times New Roman" w:hAnsi="Times New Roman" w:cs="Times New Roman"/>
          <w:sz w:val="24"/>
          <w:szCs w:val="24"/>
        </w:rPr>
        <w:t>em</w:t>
      </w:r>
      <w:r w:rsidR="004931A0" w:rsidRPr="00A3036C">
        <w:rPr>
          <w:rFonts w:ascii="Times New Roman" w:hAnsi="Times New Roman" w:cs="Times New Roman"/>
          <w:sz w:val="24"/>
          <w:szCs w:val="24"/>
        </w:rPr>
        <w:t xml:space="preserve"> sobre a piscina</w:t>
      </w:r>
      <w:r w:rsidR="00A66765" w:rsidRPr="00A3036C">
        <w:rPr>
          <w:rFonts w:ascii="Times New Roman" w:hAnsi="Times New Roman" w:cs="Times New Roman"/>
          <w:sz w:val="24"/>
          <w:szCs w:val="24"/>
        </w:rPr>
        <w:t>, comprovando</w:t>
      </w:r>
      <w:r w:rsidR="00054F3B" w:rsidRPr="00A3036C">
        <w:rPr>
          <w:rFonts w:ascii="Times New Roman" w:hAnsi="Times New Roman" w:cs="Times New Roman"/>
          <w:sz w:val="24"/>
          <w:szCs w:val="24"/>
        </w:rPr>
        <w:t xml:space="preserve"> a visão anterior, quando </w:t>
      </w:r>
      <w:r w:rsidR="00EF07B7" w:rsidRPr="00A3036C">
        <w:rPr>
          <w:rFonts w:ascii="Times New Roman" w:hAnsi="Times New Roman" w:cs="Times New Roman"/>
          <w:sz w:val="24"/>
          <w:szCs w:val="24"/>
        </w:rPr>
        <w:t xml:space="preserve">são </w:t>
      </w:r>
      <w:r w:rsidR="00FF2831" w:rsidRPr="00A3036C">
        <w:rPr>
          <w:rFonts w:ascii="Times New Roman" w:hAnsi="Times New Roman" w:cs="Times New Roman"/>
          <w:sz w:val="24"/>
          <w:szCs w:val="24"/>
        </w:rPr>
        <w:t>fitados</w:t>
      </w:r>
      <w:r w:rsidR="00054F3B" w:rsidRPr="00A3036C">
        <w:rPr>
          <w:rFonts w:ascii="Times New Roman" w:hAnsi="Times New Roman" w:cs="Times New Roman"/>
          <w:sz w:val="24"/>
          <w:szCs w:val="24"/>
        </w:rPr>
        <w:t xml:space="preserve"> sobre o mar,</w:t>
      </w:r>
      <w:r w:rsidR="00036899" w:rsidRPr="00A3036C">
        <w:rPr>
          <w:rFonts w:ascii="Times New Roman" w:hAnsi="Times New Roman" w:cs="Times New Roman"/>
          <w:sz w:val="24"/>
          <w:szCs w:val="24"/>
        </w:rPr>
        <w:t xml:space="preserve"> como uma realidade</w:t>
      </w:r>
      <w:r w:rsidR="00872DFF" w:rsidRPr="00A3036C">
        <w:rPr>
          <w:rFonts w:ascii="Times New Roman" w:hAnsi="Times New Roman" w:cs="Times New Roman"/>
          <w:sz w:val="24"/>
          <w:szCs w:val="24"/>
        </w:rPr>
        <w:t xml:space="preserve"> indiscutível, considerando</w:t>
      </w:r>
      <w:r w:rsidR="00831526" w:rsidRPr="00A3036C">
        <w:rPr>
          <w:rFonts w:ascii="Times New Roman" w:hAnsi="Times New Roman" w:cs="Times New Roman"/>
          <w:sz w:val="24"/>
          <w:szCs w:val="24"/>
        </w:rPr>
        <w:t xml:space="preserve"> o visto por eles</w:t>
      </w:r>
      <w:r w:rsidR="00C13679" w:rsidRPr="00A3036C">
        <w:rPr>
          <w:rFonts w:ascii="Times New Roman" w:hAnsi="Times New Roman" w:cs="Times New Roman"/>
          <w:sz w:val="24"/>
          <w:szCs w:val="24"/>
        </w:rPr>
        <w:t>, nes</w:t>
      </w:r>
      <w:r w:rsidR="00AE03EC" w:rsidRPr="00A3036C">
        <w:rPr>
          <w:rFonts w:ascii="Times New Roman" w:hAnsi="Times New Roman" w:cs="Times New Roman"/>
          <w:sz w:val="24"/>
          <w:szCs w:val="24"/>
        </w:rPr>
        <w:t>t</w:t>
      </w:r>
      <w:r w:rsidR="00C13679" w:rsidRPr="00A3036C">
        <w:rPr>
          <w:rFonts w:ascii="Times New Roman" w:hAnsi="Times New Roman" w:cs="Times New Roman"/>
          <w:sz w:val="24"/>
          <w:szCs w:val="24"/>
        </w:rPr>
        <w:t>e momento.</w:t>
      </w:r>
      <w:r w:rsidR="004931A0" w:rsidRPr="00A3036C">
        <w:rPr>
          <w:rFonts w:ascii="Times New Roman" w:hAnsi="Times New Roman" w:cs="Times New Roman"/>
          <w:sz w:val="24"/>
          <w:szCs w:val="24"/>
        </w:rPr>
        <w:t xml:space="preserve"> </w:t>
      </w:r>
      <w:r w:rsidR="00D115B2" w:rsidRPr="00A3036C">
        <w:rPr>
          <w:rFonts w:ascii="Times New Roman" w:hAnsi="Times New Roman" w:cs="Times New Roman"/>
          <w:sz w:val="24"/>
          <w:szCs w:val="24"/>
        </w:rPr>
        <w:t xml:space="preserve">Seres flutuam </w:t>
      </w:r>
      <w:r w:rsidR="00F450F6" w:rsidRPr="00A3036C">
        <w:rPr>
          <w:rFonts w:ascii="Times New Roman" w:hAnsi="Times New Roman" w:cs="Times New Roman"/>
          <w:sz w:val="24"/>
          <w:szCs w:val="24"/>
        </w:rPr>
        <w:t>e aterrizam a frente da perplexidade de seus espectadore</w:t>
      </w:r>
      <w:r w:rsidR="00DC2D1B" w:rsidRPr="00A3036C">
        <w:rPr>
          <w:rFonts w:ascii="Times New Roman" w:hAnsi="Times New Roman" w:cs="Times New Roman"/>
          <w:sz w:val="24"/>
          <w:szCs w:val="24"/>
        </w:rPr>
        <w:t>s, totalmente, abismados, mas, ine</w:t>
      </w:r>
      <w:r w:rsidR="00C13BF3" w:rsidRPr="00A3036C">
        <w:rPr>
          <w:rFonts w:ascii="Times New Roman" w:hAnsi="Times New Roman" w:cs="Times New Roman"/>
          <w:sz w:val="24"/>
          <w:szCs w:val="24"/>
        </w:rPr>
        <w:t xml:space="preserve">xplicavelmente, felizes e dominados pelo amor </w:t>
      </w:r>
      <w:r w:rsidR="008E564C" w:rsidRPr="00A3036C">
        <w:rPr>
          <w:rFonts w:ascii="Times New Roman" w:hAnsi="Times New Roman" w:cs="Times New Roman"/>
          <w:sz w:val="24"/>
          <w:szCs w:val="24"/>
        </w:rPr>
        <w:t>incondicional</w:t>
      </w:r>
      <w:r w:rsidR="00EC6711" w:rsidRPr="00A3036C">
        <w:rPr>
          <w:rFonts w:ascii="Times New Roman" w:hAnsi="Times New Roman" w:cs="Times New Roman"/>
          <w:sz w:val="24"/>
          <w:szCs w:val="24"/>
        </w:rPr>
        <w:t>.</w:t>
      </w:r>
      <w:r w:rsidR="00E63FEA" w:rsidRPr="00A3036C">
        <w:rPr>
          <w:rFonts w:ascii="Times New Roman" w:hAnsi="Times New Roman" w:cs="Times New Roman"/>
          <w:sz w:val="24"/>
          <w:szCs w:val="24"/>
        </w:rPr>
        <w:t xml:space="preserve"> Ele</w:t>
      </w:r>
      <w:r w:rsidR="006F61B1" w:rsidRPr="00A3036C">
        <w:rPr>
          <w:rFonts w:ascii="Times New Roman" w:hAnsi="Times New Roman" w:cs="Times New Roman"/>
          <w:sz w:val="24"/>
          <w:szCs w:val="24"/>
        </w:rPr>
        <w:t xml:space="preserve"> com </w:t>
      </w:r>
      <w:r w:rsidR="004C069C" w:rsidRPr="00A3036C">
        <w:rPr>
          <w:rFonts w:ascii="Times New Roman" w:hAnsi="Times New Roman" w:cs="Times New Roman"/>
          <w:sz w:val="24"/>
          <w:szCs w:val="24"/>
        </w:rPr>
        <w:t>1</w:t>
      </w:r>
      <w:r w:rsidR="006F61B1" w:rsidRPr="00A3036C">
        <w:rPr>
          <w:rFonts w:ascii="Times New Roman" w:hAnsi="Times New Roman" w:cs="Times New Roman"/>
          <w:sz w:val="24"/>
          <w:szCs w:val="24"/>
        </w:rPr>
        <w:t xml:space="preserve"> metro e </w:t>
      </w:r>
      <w:r w:rsidR="004C069C" w:rsidRPr="00A3036C">
        <w:rPr>
          <w:rFonts w:ascii="Times New Roman" w:hAnsi="Times New Roman" w:cs="Times New Roman"/>
          <w:sz w:val="24"/>
          <w:szCs w:val="24"/>
        </w:rPr>
        <w:t>98</w:t>
      </w:r>
      <w:r w:rsidR="00587114" w:rsidRPr="00A3036C">
        <w:rPr>
          <w:rFonts w:ascii="Times New Roman" w:hAnsi="Times New Roman" w:cs="Times New Roman"/>
          <w:sz w:val="24"/>
          <w:szCs w:val="24"/>
        </w:rPr>
        <w:t xml:space="preserve"> centímetros</w:t>
      </w:r>
      <w:r w:rsidR="00E63FEA" w:rsidRPr="00A3036C">
        <w:rPr>
          <w:rFonts w:ascii="Times New Roman" w:hAnsi="Times New Roman" w:cs="Times New Roman"/>
          <w:sz w:val="24"/>
          <w:szCs w:val="24"/>
        </w:rPr>
        <w:t xml:space="preserve">, </w:t>
      </w:r>
      <w:r w:rsidR="007D3E0D" w:rsidRPr="00A3036C">
        <w:rPr>
          <w:rFonts w:ascii="Times New Roman" w:hAnsi="Times New Roman" w:cs="Times New Roman"/>
          <w:sz w:val="24"/>
          <w:szCs w:val="24"/>
        </w:rPr>
        <w:t>retrata</w:t>
      </w:r>
      <w:r w:rsidR="00373EF2" w:rsidRPr="00A3036C">
        <w:rPr>
          <w:rFonts w:ascii="Times New Roman" w:hAnsi="Times New Roman" w:cs="Times New Roman"/>
          <w:sz w:val="24"/>
          <w:szCs w:val="24"/>
        </w:rPr>
        <w:t xml:space="preserve"> </w:t>
      </w:r>
      <w:r w:rsidR="00373EF2" w:rsidRPr="00A3036C">
        <w:rPr>
          <w:rFonts w:ascii="Times New Roman" w:hAnsi="Times New Roman" w:cs="Times New Roman"/>
          <w:i/>
          <w:iCs/>
          <w:sz w:val="24"/>
          <w:szCs w:val="24"/>
        </w:rPr>
        <w:t>pele de porcelana violeta</w:t>
      </w:r>
      <w:r w:rsidR="00E63FEA" w:rsidRPr="00A3036C">
        <w:rPr>
          <w:rFonts w:ascii="Times New Roman" w:hAnsi="Times New Roman" w:cs="Times New Roman"/>
          <w:sz w:val="24"/>
          <w:szCs w:val="24"/>
        </w:rPr>
        <w:t>, dotado de um corpo</w:t>
      </w:r>
      <w:r w:rsidR="00561DC7" w:rsidRPr="00A3036C">
        <w:rPr>
          <w:rFonts w:ascii="Times New Roman" w:hAnsi="Times New Roman" w:cs="Times New Roman"/>
          <w:sz w:val="24"/>
          <w:szCs w:val="24"/>
        </w:rPr>
        <w:t xml:space="preserve"> </w:t>
      </w:r>
      <w:r w:rsidR="00373EF2" w:rsidRPr="00A3036C">
        <w:rPr>
          <w:rFonts w:ascii="Times New Roman" w:hAnsi="Times New Roman" w:cs="Times New Roman"/>
          <w:sz w:val="24"/>
          <w:szCs w:val="24"/>
        </w:rPr>
        <w:t>com</w:t>
      </w:r>
      <w:r w:rsidR="00561DC7" w:rsidRPr="00A3036C">
        <w:rPr>
          <w:rFonts w:ascii="Times New Roman" w:hAnsi="Times New Roman" w:cs="Times New Roman"/>
          <w:sz w:val="24"/>
          <w:szCs w:val="24"/>
        </w:rPr>
        <w:t xml:space="preserve"> músculos definidos, feições </w:t>
      </w:r>
      <w:r w:rsidR="00552304" w:rsidRPr="00A3036C">
        <w:rPr>
          <w:rFonts w:ascii="Times New Roman" w:hAnsi="Times New Roman" w:cs="Times New Roman"/>
          <w:sz w:val="24"/>
          <w:szCs w:val="24"/>
        </w:rPr>
        <w:t xml:space="preserve">másculas </w:t>
      </w:r>
      <w:r w:rsidR="004A6A15" w:rsidRPr="00A3036C">
        <w:rPr>
          <w:rFonts w:ascii="Times New Roman" w:hAnsi="Times New Roman" w:cs="Times New Roman"/>
          <w:sz w:val="24"/>
          <w:szCs w:val="24"/>
        </w:rPr>
        <w:t xml:space="preserve">iluminadas pelos olhos </w:t>
      </w:r>
      <w:r w:rsidR="004A5BE6" w:rsidRPr="00A3036C">
        <w:rPr>
          <w:rFonts w:ascii="Times New Roman" w:hAnsi="Times New Roman" w:cs="Times New Roman"/>
          <w:sz w:val="24"/>
          <w:szCs w:val="24"/>
        </w:rPr>
        <w:t xml:space="preserve">de cor verde </w:t>
      </w:r>
      <w:r w:rsidR="004A6A15" w:rsidRPr="00A3036C">
        <w:rPr>
          <w:rFonts w:ascii="Times New Roman" w:hAnsi="Times New Roman" w:cs="Times New Roman"/>
          <w:sz w:val="24"/>
          <w:szCs w:val="24"/>
        </w:rPr>
        <w:t>esmeralda</w:t>
      </w:r>
      <w:r w:rsidR="00736D5D" w:rsidRPr="00A3036C">
        <w:rPr>
          <w:rFonts w:ascii="Times New Roman" w:hAnsi="Times New Roman" w:cs="Times New Roman"/>
          <w:sz w:val="24"/>
          <w:szCs w:val="24"/>
        </w:rPr>
        <w:t xml:space="preserve"> n</w:t>
      </w:r>
      <w:r w:rsidR="000F5BB0" w:rsidRPr="00A3036C">
        <w:rPr>
          <w:rFonts w:ascii="Times New Roman" w:hAnsi="Times New Roman" w:cs="Times New Roman"/>
          <w:sz w:val="24"/>
          <w:szCs w:val="24"/>
        </w:rPr>
        <w:t>u</w:t>
      </w:r>
      <w:r w:rsidR="00736D5D" w:rsidRPr="00A3036C">
        <w:rPr>
          <w:rFonts w:ascii="Times New Roman" w:hAnsi="Times New Roman" w:cs="Times New Roman"/>
          <w:sz w:val="24"/>
          <w:szCs w:val="24"/>
        </w:rPr>
        <w:t>m</w:t>
      </w:r>
      <w:r w:rsidR="000F5BB0" w:rsidRPr="00A3036C">
        <w:rPr>
          <w:rFonts w:ascii="Times New Roman" w:hAnsi="Times New Roman" w:cs="Times New Roman"/>
          <w:sz w:val="24"/>
          <w:szCs w:val="24"/>
        </w:rPr>
        <w:t>a</w:t>
      </w:r>
      <w:r w:rsidR="00651ED5" w:rsidRPr="00A3036C">
        <w:rPr>
          <w:rFonts w:ascii="Times New Roman" w:hAnsi="Times New Roman" w:cs="Times New Roman"/>
          <w:sz w:val="24"/>
          <w:szCs w:val="24"/>
        </w:rPr>
        <w:t xml:space="preserve"> face</w:t>
      </w:r>
      <w:r w:rsidR="000F5BB0" w:rsidRPr="00A3036C">
        <w:rPr>
          <w:rFonts w:ascii="Times New Roman" w:hAnsi="Times New Roman" w:cs="Times New Roman"/>
          <w:sz w:val="24"/>
          <w:szCs w:val="24"/>
        </w:rPr>
        <w:t xml:space="preserve"> jovial</w:t>
      </w:r>
      <w:r w:rsidR="00380BDC" w:rsidRPr="00A3036C">
        <w:rPr>
          <w:rFonts w:ascii="Times New Roman" w:hAnsi="Times New Roman" w:cs="Times New Roman"/>
          <w:sz w:val="24"/>
          <w:szCs w:val="24"/>
        </w:rPr>
        <w:t>,</w:t>
      </w:r>
      <w:r w:rsidR="00651ED5" w:rsidRPr="00A3036C">
        <w:rPr>
          <w:rFonts w:ascii="Times New Roman" w:hAnsi="Times New Roman" w:cs="Times New Roman"/>
          <w:sz w:val="24"/>
          <w:szCs w:val="24"/>
        </w:rPr>
        <w:t xml:space="preserve"> emoldurada por cabelos grisalhos lisos</w:t>
      </w:r>
      <w:r w:rsidR="0003457E" w:rsidRPr="00A3036C">
        <w:rPr>
          <w:rFonts w:ascii="Times New Roman" w:hAnsi="Times New Roman" w:cs="Times New Roman"/>
          <w:sz w:val="24"/>
          <w:szCs w:val="24"/>
        </w:rPr>
        <w:t>, longos</w:t>
      </w:r>
      <w:r w:rsidR="00651ED5" w:rsidRPr="00A3036C">
        <w:rPr>
          <w:rFonts w:ascii="Times New Roman" w:hAnsi="Times New Roman" w:cs="Times New Roman"/>
          <w:sz w:val="24"/>
          <w:szCs w:val="24"/>
        </w:rPr>
        <w:t xml:space="preserve"> e sedosos</w:t>
      </w:r>
      <w:r w:rsidR="00792B7F" w:rsidRPr="00A3036C">
        <w:rPr>
          <w:rFonts w:ascii="Times New Roman" w:hAnsi="Times New Roman" w:cs="Times New Roman"/>
          <w:sz w:val="24"/>
          <w:szCs w:val="24"/>
        </w:rPr>
        <w:t>, revela</w:t>
      </w:r>
      <w:r w:rsidR="0050389F" w:rsidRPr="00A3036C">
        <w:rPr>
          <w:rFonts w:ascii="Times New Roman" w:hAnsi="Times New Roman" w:cs="Times New Roman"/>
          <w:sz w:val="24"/>
          <w:szCs w:val="24"/>
        </w:rPr>
        <w:t>da pela</w:t>
      </w:r>
      <w:r w:rsidR="004F48DC" w:rsidRPr="00A3036C">
        <w:rPr>
          <w:rFonts w:ascii="Times New Roman" w:hAnsi="Times New Roman" w:cs="Times New Roman"/>
          <w:sz w:val="24"/>
          <w:szCs w:val="24"/>
        </w:rPr>
        <w:t xml:space="preserve"> </w:t>
      </w:r>
      <w:r w:rsidR="00D0399C" w:rsidRPr="00A3036C">
        <w:rPr>
          <w:rFonts w:ascii="Times New Roman" w:hAnsi="Times New Roman" w:cs="Times New Roman"/>
          <w:sz w:val="24"/>
          <w:szCs w:val="24"/>
        </w:rPr>
        <w:t>serenidade</w:t>
      </w:r>
      <w:r w:rsidR="00380BDC" w:rsidRPr="00A3036C">
        <w:rPr>
          <w:rFonts w:ascii="Times New Roman" w:hAnsi="Times New Roman" w:cs="Times New Roman"/>
          <w:sz w:val="24"/>
          <w:szCs w:val="24"/>
        </w:rPr>
        <w:t>.</w:t>
      </w:r>
      <w:r w:rsidR="00C0250B" w:rsidRPr="00A3036C">
        <w:rPr>
          <w:rFonts w:ascii="Times New Roman" w:hAnsi="Times New Roman" w:cs="Times New Roman"/>
          <w:sz w:val="24"/>
          <w:szCs w:val="24"/>
        </w:rPr>
        <w:t xml:space="preserve"> Ela</w:t>
      </w:r>
      <w:r w:rsidR="0076002A" w:rsidRPr="00A3036C">
        <w:rPr>
          <w:rFonts w:ascii="Times New Roman" w:hAnsi="Times New Roman" w:cs="Times New Roman"/>
          <w:sz w:val="24"/>
          <w:szCs w:val="24"/>
        </w:rPr>
        <w:t xml:space="preserve">, </w:t>
      </w:r>
      <w:r w:rsidR="00644F93" w:rsidRPr="00A3036C">
        <w:rPr>
          <w:rFonts w:ascii="Times New Roman" w:hAnsi="Times New Roman" w:cs="Times New Roman"/>
          <w:sz w:val="24"/>
          <w:szCs w:val="24"/>
        </w:rPr>
        <w:t>1 e 89 de altura,</w:t>
      </w:r>
      <w:r w:rsidR="00E96480" w:rsidRPr="00A3036C">
        <w:rPr>
          <w:rFonts w:ascii="Times New Roman" w:hAnsi="Times New Roman" w:cs="Times New Roman"/>
          <w:sz w:val="24"/>
          <w:szCs w:val="24"/>
        </w:rPr>
        <w:t xml:space="preserve"> </w:t>
      </w:r>
      <w:r w:rsidR="001337F6" w:rsidRPr="00A3036C">
        <w:rPr>
          <w:rFonts w:ascii="Times New Roman" w:hAnsi="Times New Roman" w:cs="Times New Roman"/>
          <w:sz w:val="24"/>
          <w:szCs w:val="24"/>
        </w:rPr>
        <w:t xml:space="preserve">jovem, </w:t>
      </w:r>
      <w:r w:rsidR="0082567C" w:rsidRPr="00A3036C">
        <w:rPr>
          <w:rFonts w:ascii="Times New Roman" w:hAnsi="Times New Roman" w:cs="Times New Roman"/>
          <w:sz w:val="24"/>
          <w:szCs w:val="24"/>
        </w:rPr>
        <w:t>ost</w:t>
      </w:r>
      <w:r w:rsidR="00233A0B" w:rsidRPr="00A3036C">
        <w:rPr>
          <w:rFonts w:ascii="Times New Roman" w:hAnsi="Times New Roman" w:cs="Times New Roman"/>
          <w:sz w:val="24"/>
          <w:szCs w:val="24"/>
        </w:rPr>
        <w:t>enta</w:t>
      </w:r>
      <w:r w:rsidR="00DC4A42" w:rsidRPr="00A3036C">
        <w:rPr>
          <w:rFonts w:ascii="Times New Roman" w:hAnsi="Times New Roman" w:cs="Times New Roman"/>
          <w:sz w:val="24"/>
          <w:szCs w:val="24"/>
        </w:rPr>
        <w:t xml:space="preserve"> uma </w:t>
      </w:r>
      <w:r w:rsidR="00DC4A42" w:rsidRPr="00A3036C">
        <w:rPr>
          <w:rFonts w:ascii="Times New Roman" w:hAnsi="Times New Roman" w:cs="Times New Roman"/>
          <w:i/>
          <w:iCs/>
          <w:sz w:val="24"/>
          <w:szCs w:val="24"/>
        </w:rPr>
        <w:t>pele de porcel</w:t>
      </w:r>
      <w:r w:rsidR="006420EB" w:rsidRPr="00A3036C">
        <w:rPr>
          <w:rFonts w:ascii="Times New Roman" w:hAnsi="Times New Roman" w:cs="Times New Roman"/>
          <w:i/>
          <w:iCs/>
          <w:sz w:val="24"/>
          <w:szCs w:val="24"/>
        </w:rPr>
        <w:t>ana</w:t>
      </w:r>
      <w:r w:rsidR="00373EF2" w:rsidRPr="00A3036C">
        <w:rPr>
          <w:rFonts w:ascii="Times New Roman" w:hAnsi="Times New Roman" w:cs="Times New Roman"/>
          <w:i/>
          <w:iCs/>
          <w:sz w:val="24"/>
          <w:szCs w:val="24"/>
        </w:rPr>
        <w:t xml:space="preserve"> lilás</w:t>
      </w:r>
      <w:r w:rsidR="00547131" w:rsidRPr="00A3036C">
        <w:rPr>
          <w:rFonts w:ascii="Times New Roman" w:hAnsi="Times New Roman" w:cs="Times New Roman"/>
          <w:sz w:val="24"/>
          <w:szCs w:val="24"/>
        </w:rPr>
        <w:t>, corpo</w:t>
      </w:r>
      <w:r w:rsidR="000474E8" w:rsidRPr="00A3036C">
        <w:rPr>
          <w:rFonts w:ascii="Times New Roman" w:hAnsi="Times New Roman" w:cs="Times New Roman"/>
          <w:sz w:val="24"/>
          <w:szCs w:val="24"/>
        </w:rPr>
        <w:t xml:space="preserve"> escultural</w:t>
      </w:r>
      <w:r w:rsidR="00D76917" w:rsidRPr="00A3036C">
        <w:rPr>
          <w:rFonts w:ascii="Times New Roman" w:hAnsi="Times New Roman" w:cs="Times New Roman"/>
          <w:sz w:val="24"/>
          <w:szCs w:val="24"/>
        </w:rPr>
        <w:t xml:space="preserve">, </w:t>
      </w:r>
      <w:r w:rsidR="00DB0E71" w:rsidRPr="00A3036C">
        <w:rPr>
          <w:rFonts w:ascii="Times New Roman" w:hAnsi="Times New Roman" w:cs="Times New Roman"/>
          <w:sz w:val="24"/>
          <w:szCs w:val="24"/>
        </w:rPr>
        <w:t>r</w:t>
      </w:r>
      <w:r w:rsidR="00C03C8F" w:rsidRPr="00A3036C">
        <w:rPr>
          <w:rFonts w:ascii="Times New Roman" w:hAnsi="Times New Roman" w:cs="Times New Roman"/>
          <w:sz w:val="24"/>
          <w:szCs w:val="24"/>
        </w:rPr>
        <w:t>osto angelical</w:t>
      </w:r>
      <w:r w:rsidR="00282786" w:rsidRPr="00A3036C">
        <w:rPr>
          <w:rFonts w:ascii="Times New Roman" w:hAnsi="Times New Roman" w:cs="Times New Roman"/>
          <w:sz w:val="24"/>
          <w:szCs w:val="24"/>
        </w:rPr>
        <w:t>,</w:t>
      </w:r>
      <w:r w:rsidR="00C03C8F" w:rsidRPr="00A3036C">
        <w:rPr>
          <w:rFonts w:ascii="Times New Roman" w:hAnsi="Times New Roman" w:cs="Times New Roman"/>
          <w:sz w:val="24"/>
          <w:szCs w:val="24"/>
        </w:rPr>
        <w:t xml:space="preserve"> cabelos</w:t>
      </w:r>
      <w:r w:rsidR="00153287" w:rsidRPr="00A3036C">
        <w:rPr>
          <w:rFonts w:ascii="Times New Roman" w:hAnsi="Times New Roman" w:cs="Times New Roman"/>
          <w:sz w:val="24"/>
          <w:szCs w:val="24"/>
        </w:rPr>
        <w:t>,</w:t>
      </w:r>
      <w:r w:rsidR="00C03C8F" w:rsidRPr="00A3036C">
        <w:rPr>
          <w:rFonts w:ascii="Times New Roman" w:hAnsi="Times New Roman" w:cs="Times New Roman"/>
          <w:sz w:val="24"/>
          <w:szCs w:val="24"/>
        </w:rPr>
        <w:t xml:space="preserve"> </w:t>
      </w:r>
      <w:r w:rsidR="002E4579" w:rsidRPr="00A3036C">
        <w:rPr>
          <w:rFonts w:ascii="Times New Roman" w:hAnsi="Times New Roman" w:cs="Times New Roman"/>
          <w:sz w:val="24"/>
          <w:szCs w:val="24"/>
        </w:rPr>
        <w:t xml:space="preserve">estilo </w:t>
      </w:r>
      <w:r w:rsidR="00153287" w:rsidRPr="00A3036C">
        <w:rPr>
          <w:rFonts w:ascii="Times New Roman" w:hAnsi="Times New Roman" w:cs="Times New Roman"/>
          <w:i/>
          <w:iCs/>
          <w:sz w:val="24"/>
          <w:szCs w:val="24"/>
        </w:rPr>
        <w:t>B</w:t>
      </w:r>
      <w:r w:rsidR="002E4579" w:rsidRPr="00A3036C">
        <w:rPr>
          <w:rFonts w:ascii="Times New Roman" w:hAnsi="Times New Roman" w:cs="Times New Roman"/>
          <w:i/>
          <w:iCs/>
          <w:sz w:val="24"/>
          <w:szCs w:val="24"/>
        </w:rPr>
        <w:t xml:space="preserve">lack </w:t>
      </w:r>
      <w:r w:rsidR="00153287" w:rsidRPr="00A3036C">
        <w:rPr>
          <w:rFonts w:ascii="Times New Roman" w:hAnsi="Times New Roman" w:cs="Times New Roman"/>
          <w:i/>
          <w:iCs/>
          <w:sz w:val="24"/>
          <w:szCs w:val="24"/>
        </w:rPr>
        <w:t xml:space="preserve">Power </w:t>
      </w:r>
      <w:r w:rsidR="00C03C8F" w:rsidRPr="00A3036C">
        <w:rPr>
          <w:rFonts w:ascii="Times New Roman" w:hAnsi="Times New Roman" w:cs="Times New Roman"/>
          <w:sz w:val="24"/>
          <w:szCs w:val="24"/>
        </w:rPr>
        <w:t>anelado</w:t>
      </w:r>
      <w:r w:rsidR="00BE70E4" w:rsidRPr="00A3036C">
        <w:rPr>
          <w:rFonts w:ascii="Times New Roman" w:hAnsi="Times New Roman" w:cs="Times New Roman"/>
          <w:sz w:val="24"/>
          <w:szCs w:val="24"/>
        </w:rPr>
        <w:t>s</w:t>
      </w:r>
      <w:r w:rsidR="00282786" w:rsidRPr="00A3036C">
        <w:rPr>
          <w:rFonts w:ascii="Times New Roman" w:hAnsi="Times New Roman" w:cs="Times New Roman"/>
          <w:sz w:val="24"/>
          <w:szCs w:val="24"/>
        </w:rPr>
        <w:t xml:space="preserve"> e olhos negros</w:t>
      </w:r>
      <w:r w:rsidR="00BC0086" w:rsidRPr="00A3036C">
        <w:rPr>
          <w:rFonts w:ascii="Times New Roman" w:hAnsi="Times New Roman" w:cs="Times New Roman"/>
          <w:sz w:val="24"/>
          <w:szCs w:val="24"/>
        </w:rPr>
        <w:t>.</w:t>
      </w:r>
      <w:r w:rsidR="006420EB" w:rsidRPr="00A3036C">
        <w:rPr>
          <w:rFonts w:ascii="Times New Roman" w:hAnsi="Times New Roman" w:cs="Times New Roman"/>
          <w:sz w:val="24"/>
          <w:szCs w:val="24"/>
        </w:rPr>
        <w:t xml:space="preserve"> </w:t>
      </w:r>
      <w:r w:rsidR="00CC73FA" w:rsidRPr="00A3036C">
        <w:rPr>
          <w:rFonts w:ascii="Times New Roman" w:hAnsi="Times New Roman" w:cs="Times New Roman"/>
          <w:sz w:val="24"/>
          <w:szCs w:val="24"/>
        </w:rPr>
        <w:t xml:space="preserve"> </w:t>
      </w:r>
      <w:r w:rsidR="001337F6" w:rsidRPr="00A3036C">
        <w:rPr>
          <w:rFonts w:ascii="Times New Roman" w:hAnsi="Times New Roman" w:cs="Times New Roman"/>
          <w:sz w:val="24"/>
          <w:szCs w:val="24"/>
        </w:rPr>
        <w:t>Ambo</w:t>
      </w:r>
      <w:r w:rsidR="007D1B2E" w:rsidRPr="00A3036C">
        <w:rPr>
          <w:rFonts w:ascii="Times New Roman" w:hAnsi="Times New Roman" w:cs="Times New Roman"/>
          <w:sz w:val="24"/>
          <w:szCs w:val="24"/>
        </w:rPr>
        <w:t>s expressam em suas caras joviai</w:t>
      </w:r>
      <w:r w:rsidR="008B5106" w:rsidRPr="00A3036C">
        <w:rPr>
          <w:rFonts w:ascii="Times New Roman" w:hAnsi="Times New Roman" w:cs="Times New Roman"/>
          <w:sz w:val="24"/>
          <w:szCs w:val="24"/>
        </w:rPr>
        <w:t>s, traços de todas as raças humana</w:t>
      </w:r>
      <w:r w:rsidR="000B254B" w:rsidRPr="00A3036C">
        <w:rPr>
          <w:rFonts w:ascii="Times New Roman" w:hAnsi="Times New Roman" w:cs="Times New Roman"/>
          <w:sz w:val="24"/>
          <w:szCs w:val="24"/>
        </w:rPr>
        <w:t>s</w:t>
      </w:r>
      <w:r w:rsidR="0032609F" w:rsidRPr="00A3036C">
        <w:rPr>
          <w:rFonts w:ascii="Times New Roman" w:hAnsi="Times New Roman" w:cs="Times New Roman"/>
          <w:sz w:val="24"/>
          <w:szCs w:val="24"/>
        </w:rPr>
        <w:t xml:space="preserve">, apesar de </w:t>
      </w:r>
      <w:r w:rsidR="0032609F" w:rsidRPr="00A3036C">
        <w:rPr>
          <w:rFonts w:ascii="Times New Roman" w:hAnsi="Times New Roman" w:cs="Times New Roman"/>
          <w:sz w:val="24"/>
          <w:szCs w:val="24"/>
        </w:rPr>
        <w:lastRenderedPageBreak/>
        <w:t>destacarem, através</w:t>
      </w:r>
      <w:r w:rsidR="00974087" w:rsidRPr="00A3036C">
        <w:rPr>
          <w:rFonts w:ascii="Times New Roman" w:hAnsi="Times New Roman" w:cs="Times New Roman"/>
          <w:sz w:val="24"/>
          <w:szCs w:val="24"/>
        </w:rPr>
        <w:t xml:space="preserve"> de</w:t>
      </w:r>
      <w:r w:rsidR="00744906" w:rsidRPr="00A3036C">
        <w:rPr>
          <w:rFonts w:ascii="Times New Roman" w:hAnsi="Times New Roman" w:cs="Times New Roman"/>
          <w:sz w:val="24"/>
          <w:szCs w:val="24"/>
        </w:rPr>
        <w:t xml:space="preserve"> suas cabeleira</w:t>
      </w:r>
      <w:r w:rsidR="001044F0" w:rsidRPr="00A3036C">
        <w:rPr>
          <w:rFonts w:ascii="Times New Roman" w:hAnsi="Times New Roman" w:cs="Times New Roman"/>
          <w:sz w:val="24"/>
          <w:szCs w:val="24"/>
        </w:rPr>
        <w:t>s antagônicas</w:t>
      </w:r>
      <w:r w:rsidR="00B163A8" w:rsidRPr="00A3036C">
        <w:rPr>
          <w:rFonts w:ascii="Times New Roman" w:hAnsi="Times New Roman" w:cs="Times New Roman"/>
          <w:sz w:val="24"/>
          <w:szCs w:val="24"/>
        </w:rPr>
        <w:t xml:space="preserve">, </w:t>
      </w:r>
      <w:r w:rsidR="00236289" w:rsidRPr="00A3036C">
        <w:rPr>
          <w:rFonts w:ascii="Times New Roman" w:hAnsi="Times New Roman" w:cs="Times New Roman"/>
          <w:sz w:val="24"/>
          <w:szCs w:val="24"/>
        </w:rPr>
        <w:t>os terrícolas</w:t>
      </w:r>
      <w:r w:rsidR="005E08B4" w:rsidRPr="00A3036C">
        <w:rPr>
          <w:rFonts w:ascii="Times New Roman" w:hAnsi="Times New Roman" w:cs="Times New Roman"/>
          <w:sz w:val="24"/>
          <w:szCs w:val="24"/>
        </w:rPr>
        <w:t xml:space="preserve"> de etnias preta e branca.</w:t>
      </w:r>
    </w:p>
    <w:p w14:paraId="59CB7B87" w14:textId="77777777" w:rsidR="0076541C" w:rsidRPr="00A3036C" w:rsidRDefault="0076541C" w:rsidP="00646913">
      <w:pPr>
        <w:spacing w:after="0"/>
        <w:jc w:val="both"/>
        <w:rPr>
          <w:rFonts w:ascii="Times New Roman" w:hAnsi="Times New Roman" w:cs="Times New Roman"/>
          <w:sz w:val="24"/>
          <w:szCs w:val="24"/>
        </w:rPr>
      </w:pPr>
    </w:p>
    <w:p w14:paraId="787B089D" w14:textId="3B046C6E" w:rsidR="006C4ED3" w:rsidRPr="00A3036C" w:rsidRDefault="00B46B15"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477A8F" w:rsidRPr="00A3036C">
        <w:rPr>
          <w:rFonts w:ascii="Times New Roman" w:hAnsi="Times New Roman" w:cs="Times New Roman"/>
          <w:sz w:val="24"/>
          <w:szCs w:val="24"/>
        </w:rPr>
        <w:t xml:space="preserve"> </w:t>
      </w:r>
      <w:r w:rsidR="003A2DC5" w:rsidRPr="00A3036C">
        <w:rPr>
          <w:rFonts w:ascii="Times New Roman" w:hAnsi="Times New Roman" w:cs="Times New Roman"/>
          <w:sz w:val="24"/>
          <w:szCs w:val="24"/>
        </w:rPr>
        <w:t>Não se assustem</w:t>
      </w:r>
      <w:r w:rsidR="00C86C38" w:rsidRPr="00A3036C">
        <w:rPr>
          <w:rFonts w:ascii="Times New Roman" w:hAnsi="Times New Roman" w:cs="Times New Roman"/>
          <w:sz w:val="24"/>
          <w:szCs w:val="24"/>
        </w:rPr>
        <w:t xml:space="preserve"> ― </w:t>
      </w:r>
      <w:r w:rsidR="00693D1F" w:rsidRPr="00A3036C">
        <w:rPr>
          <w:rFonts w:ascii="Times New Roman" w:hAnsi="Times New Roman" w:cs="Times New Roman"/>
          <w:sz w:val="24"/>
          <w:szCs w:val="24"/>
        </w:rPr>
        <w:t>Fértilles</w:t>
      </w:r>
      <w:r w:rsidR="001B366C" w:rsidRPr="00A3036C">
        <w:rPr>
          <w:rFonts w:ascii="Times New Roman" w:hAnsi="Times New Roman" w:cs="Times New Roman"/>
          <w:sz w:val="24"/>
          <w:szCs w:val="24"/>
        </w:rPr>
        <w:t xml:space="preserve"> </w:t>
      </w:r>
      <w:r w:rsidR="00A331A8" w:rsidRPr="00A3036C">
        <w:rPr>
          <w:rFonts w:ascii="Times New Roman" w:hAnsi="Times New Roman" w:cs="Times New Roman"/>
          <w:sz w:val="24"/>
          <w:szCs w:val="24"/>
        </w:rPr>
        <w:t xml:space="preserve">tranquiliza a perplexidade ― </w:t>
      </w:r>
      <w:r w:rsidR="00270B69" w:rsidRPr="00A3036C">
        <w:rPr>
          <w:rFonts w:ascii="Times New Roman" w:hAnsi="Times New Roman" w:cs="Times New Roman"/>
          <w:sz w:val="24"/>
          <w:szCs w:val="24"/>
        </w:rPr>
        <w:t xml:space="preserve">Sou Fértilles e ele, Germano.  </w:t>
      </w:r>
      <w:r w:rsidR="001B366C" w:rsidRPr="00A3036C">
        <w:rPr>
          <w:rFonts w:ascii="Times New Roman" w:hAnsi="Times New Roman" w:cs="Times New Roman"/>
          <w:sz w:val="24"/>
          <w:szCs w:val="24"/>
        </w:rPr>
        <w:t>Somos o que vocês sentem... amor. ▬ terna.</w:t>
      </w:r>
    </w:p>
    <w:p w14:paraId="35947E2D" w14:textId="77777777" w:rsidR="00D22EC5" w:rsidRPr="00A3036C" w:rsidRDefault="00D22EC5" w:rsidP="00646913">
      <w:pPr>
        <w:spacing w:after="0"/>
        <w:jc w:val="both"/>
        <w:rPr>
          <w:rFonts w:ascii="Times New Roman" w:hAnsi="Times New Roman" w:cs="Times New Roman"/>
          <w:sz w:val="24"/>
          <w:szCs w:val="24"/>
        </w:rPr>
      </w:pPr>
    </w:p>
    <w:p w14:paraId="0BA4A88A" w14:textId="41268082" w:rsidR="00D22EC5" w:rsidRPr="00A3036C" w:rsidRDefault="00D22EC5"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 </w:t>
      </w:r>
      <w:r w:rsidR="00921620" w:rsidRPr="00A3036C">
        <w:rPr>
          <w:rFonts w:ascii="Times New Roman" w:hAnsi="Times New Roman" w:cs="Times New Roman"/>
          <w:sz w:val="24"/>
          <w:szCs w:val="24"/>
        </w:rPr>
        <w:t>suas almas gêmeas ajudarão</w:t>
      </w:r>
      <w:r w:rsidR="00B47BEE" w:rsidRPr="00A3036C">
        <w:rPr>
          <w:rFonts w:ascii="Times New Roman" w:hAnsi="Times New Roman" w:cs="Times New Roman"/>
          <w:sz w:val="24"/>
          <w:szCs w:val="24"/>
        </w:rPr>
        <w:t xml:space="preserve"> ― </w:t>
      </w:r>
      <w:r w:rsidR="00AD1054" w:rsidRPr="00A3036C">
        <w:rPr>
          <w:rFonts w:ascii="Times New Roman" w:hAnsi="Times New Roman" w:cs="Times New Roman"/>
          <w:sz w:val="24"/>
          <w:szCs w:val="24"/>
        </w:rPr>
        <w:t>Germano</w:t>
      </w:r>
      <w:r w:rsidR="002C4083" w:rsidRPr="00A3036C">
        <w:rPr>
          <w:rFonts w:ascii="Times New Roman" w:hAnsi="Times New Roman" w:cs="Times New Roman"/>
          <w:sz w:val="24"/>
          <w:szCs w:val="24"/>
        </w:rPr>
        <w:t xml:space="preserve"> </w:t>
      </w:r>
      <w:r w:rsidR="00AD1054" w:rsidRPr="00A3036C">
        <w:rPr>
          <w:rFonts w:ascii="Times New Roman" w:hAnsi="Times New Roman" w:cs="Times New Roman"/>
          <w:sz w:val="24"/>
          <w:szCs w:val="24"/>
        </w:rPr>
        <w:t>p</w:t>
      </w:r>
      <w:r w:rsidR="00B47BEE" w:rsidRPr="00A3036C">
        <w:rPr>
          <w:rFonts w:ascii="Times New Roman" w:hAnsi="Times New Roman" w:cs="Times New Roman"/>
          <w:sz w:val="24"/>
          <w:szCs w:val="24"/>
        </w:rPr>
        <w:t>revê ―</w:t>
      </w:r>
      <w:r w:rsidR="00921620" w:rsidRPr="00A3036C">
        <w:rPr>
          <w:rFonts w:ascii="Times New Roman" w:hAnsi="Times New Roman" w:cs="Times New Roman"/>
          <w:sz w:val="24"/>
          <w:szCs w:val="24"/>
        </w:rPr>
        <w:t xml:space="preserve"> </w:t>
      </w:r>
      <w:r w:rsidR="000915A7" w:rsidRPr="00A3036C">
        <w:rPr>
          <w:rFonts w:ascii="Times New Roman" w:hAnsi="Times New Roman" w:cs="Times New Roman"/>
          <w:sz w:val="24"/>
          <w:szCs w:val="24"/>
        </w:rPr>
        <w:t>C</w:t>
      </w:r>
      <w:r w:rsidR="00921620" w:rsidRPr="00A3036C">
        <w:rPr>
          <w:rFonts w:ascii="Times New Roman" w:hAnsi="Times New Roman" w:cs="Times New Roman"/>
          <w:sz w:val="24"/>
          <w:szCs w:val="24"/>
        </w:rPr>
        <w:t>omo já ajudam</w:t>
      </w:r>
      <w:r w:rsidR="00B47BEE" w:rsidRPr="00A3036C">
        <w:rPr>
          <w:rFonts w:ascii="Times New Roman" w:hAnsi="Times New Roman" w:cs="Times New Roman"/>
          <w:sz w:val="24"/>
          <w:szCs w:val="24"/>
        </w:rPr>
        <w:t>, no despertar da humanidade</w:t>
      </w:r>
      <w:r w:rsidR="002C4083" w:rsidRPr="00A3036C">
        <w:rPr>
          <w:rFonts w:ascii="Times New Roman" w:hAnsi="Times New Roman" w:cs="Times New Roman"/>
          <w:sz w:val="24"/>
          <w:szCs w:val="24"/>
        </w:rPr>
        <w:t>. ▬</w:t>
      </w:r>
      <w:r w:rsidR="00B47BEE" w:rsidRPr="00A3036C">
        <w:rPr>
          <w:rFonts w:ascii="Times New Roman" w:hAnsi="Times New Roman" w:cs="Times New Roman"/>
          <w:sz w:val="24"/>
          <w:szCs w:val="24"/>
        </w:rPr>
        <w:t xml:space="preserve"> </w:t>
      </w:r>
      <w:r w:rsidR="002C4083" w:rsidRPr="00A3036C">
        <w:rPr>
          <w:rFonts w:ascii="Times New Roman" w:hAnsi="Times New Roman" w:cs="Times New Roman"/>
          <w:sz w:val="24"/>
          <w:szCs w:val="24"/>
        </w:rPr>
        <w:t>convicto.</w:t>
      </w:r>
    </w:p>
    <w:p w14:paraId="74AFDC79" w14:textId="77777777" w:rsidR="00465619" w:rsidRPr="00A3036C" w:rsidRDefault="00465619" w:rsidP="00646913">
      <w:pPr>
        <w:spacing w:after="0"/>
        <w:jc w:val="both"/>
        <w:rPr>
          <w:rFonts w:ascii="Times New Roman" w:hAnsi="Times New Roman" w:cs="Times New Roman"/>
          <w:sz w:val="24"/>
          <w:szCs w:val="24"/>
        </w:rPr>
      </w:pPr>
    </w:p>
    <w:p w14:paraId="7E120233" w14:textId="013C2B23" w:rsidR="002C4083" w:rsidRPr="00A3036C" w:rsidRDefault="0046561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Confesso uma intimidade</w:t>
      </w:r>
      <w:r w:rsidR="007B4227" w:rsidRPr="00A3036C">
        <w:rPr>
          <w:rFonts w:ascii="Times New Roman" w:hAnsi="Times New Roman" w:cs="Times New Roman"/>
          <w:sz w:val="24"/>
          <w:szCs w:val="24"/>
        </w:rPr>
        <w:t xml:space="preserve"> com esta energia ― Tom</w:t>
      </w:r>
      <w:r w:rsidR="000C7917" w:rsidRPr="00A3036C">
        <w:rPr>
          <w:rFonts w:ascii="Times New Roman" w:hAnsi="Times New Roman" w:cs="Times New Roman"/>
          <w:sz w:val="24"/>
          <w:szCs w:val="24"/>
        </w:rPr>
        <w:t>, emocionado, revela</w:t>
      </w:r>
      <w:r w:rsidR="00C74D51" w:rsidRPr="00A3036C">
        <w:rPr>
          <w:rFonts w:ascii="Times New Roman" w:hAnsi="Times New Roman" w:cs="Times New Roman"/>
          <w:sz w:val="24"/>
          <w:szCs w:val="24"/>
        </w:rPr>
        <w:t xml:space="preserve"> </w:t>
      </w:r>
      <w:r w:rsidR="000C7917" w:rsidRPr="00A3036C">
        <w:rPr>
          <w:rFonts w:ascii="Times New Roman" w:hAnsi="Times New Roman" w:cs="Times New Roman"/>
          <w:sz w:val="24"/>
          <w:szCs w:val="24"/>
        </w:rPr>
        <w:t xml:space="preserve">seu sentimento </w:t>
      </w:r>
      <w:r w:rsidR="007B4227" w:rsidRPr="00A3036C">
        <w:rPr>
          <w:rFonts w:ascii="Times New Roman" w:hAnsi="Times New Roman" w:cs="Times New Roman"/>
          <w:sz w:val="24"/>
          <w:szCs w:val="24"/>
        </w:rPr>
        <w:t>―</w:t>
      </w:r>
      <w:r w:rsidR="008B2232" w:rsidRPr="00A3036C">
        <w:rPr>
          <w:rFonts w:ascii="Times New Roman" w:hAnsi="Times New Roman" w:cs="Times New Roman"/>
          <w:sz w:val="24"/>
          <w:szCs w:val="24"/>
        </w:rPr>
        <w:t xml:space="preserve"> Nitidamente, </w:t>
      </w:r>
      <w:r w:rsidR="005048D1" w:rsidRPr="00A3036C">
        <w:rPr>
          <w:rFonts w:ascii="Times New Roman" w:hAnsi="Times New Roman" w:cs="Times New Roman"/>
          <w:sz w:val="24"/>
          <w:szCs w:val="24"/>
        </w:rPr>
        <w:t>remeto-me a experiência simila</w:t>
      </w:r>
      <w:r w:rsidR="00A02725" w:rsidRPr="00A3036C">
        <w:rPr>
          <w:rFonts w:ascii="Times New Roman" w:hAnsi="Times New Roman" w:cs="Times New Roman"/>
          <w:sz w:val="24"/>
          <w:szCs w:val="24"/>
        </w:rPr>
        <w:t xml:space="preserve">r numa ilha ― Desconversa ― </w:t>
      </w:r>
      <w:r w:rsidR="00A4062A" w:rsidRPr="00A3036C">
        <w:rPr>
          <w:rFonts w:ascii="Times New Roman" w:hAnsi="Times New Roman" w:cs="Times New Roman"/>
          <w:sz w:val="24"/>
          <w:szCs w:val="24"/>
        </w:rPr>
        <w:t xml:space="preserve">Devo estar viajando. ▬ </w:t>
      </w:r>
      <w:r w:rsidR="00F145D4" w:rsidRPr="00A3036C">
        <w:rPr>
          <w:rFonts w:ascii="Times New Roman" w:hAnsi="Times New Roman" w:cs="Times New Roman"/>
          <w:sz w:val="24"/>
          <w:szCs w:val="24"/>
        </w:rPr>
        <w:t>duvidoso.</w:t>
      </w:r>
    </w:p>
    <w:p w14:paraId="4E47C1DC" w14:textId="77777777" w:rsidR="00F145D4" w:rsidRPr="00A3036C" w:rsidRDefault="00F145D4" w:rsidP="00646913">
      <w:pPr>
        <w:spacing w:after="0"/>
        <w:jc w:val="both"/>
        <w:rPr>
          <w:rFonts w:ascii="Times New Roman" w:hAnsi="Times New Roman" w:cs="Times New Roman"/>
          <w:sz w:val="24"/>
          <w:szCs w:val="24"/>
        </w:rPr>
      </w:pPr>
    </w:p>
    <w:p w14:paraId="380450DD" w14:textId="05D69ED0" w:rsidR="00F145D4" w:rsidRPr="00A3036C" w:rsidRDefault="00F145D4"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Quem sabe</w:t>
      </w:r>
      <w:r w:rsidR="009B771D" w:rsidRPr="00A3036C">
        <w:rPr>
          <w:rFonts w:ascii="Times New Roman" w:hAnsi="Times New Roman" w:cs="Times New Roman"/>
          <w:sz w:val="24"/>
          <w:szCs w:val="24"/>
        </w:rPr>
        <w:t>, você vivera</w:t>
      </w:r>
      <w:r w:rsidR="00791CA7" w:rsidRPr="00A3036C">
        <w:rPr>
          <w:rFonts w:ascii="Times New Roman" w:hAnsi="Times New Roman" w:cs="Times New Roman"/>
          <w:sz w:val="24"/>
          <w:szCs w:val="24"/>
        </w:rPr>
        <w:t xml:space="preserve"> experiência similar,</w:t>
      </w:r>
      <w:r w:rsidR="009B771D" w:rsidRPr="00A3036C">
        <w:rPr>
          <w:rFonts w:ascii="Times New Roman" w:hAnsi="Times New Roman" w:cs="Times New Roman"/>
          <w:sz w:val="24"/>
          <w:szCs w:val="24"/>
        </w:rPr>
        <w:t xml:space="preserve"> </w:t>
      </w:r>
      <w:r w:rsidR="00791CA7" w:rsidRPr="00A3036C">
        <w:rPr>
          <w:rFonts w:ascii="Times New Roman" w:hAnsi="Times New Roman" w:cs="Times New Roman"/>
          <w:sz w:val="24"/>
          <w:szCs w:val="24"/>
        </w:rPr>
        <w:t>no invólucro de</w:t>
      </w:r>
      <w:r w:rsidR="009B771D" w:rsidRPr="00A3036C">
        <w:rPr>
          <w:rFonts w:ascii="Times New Roman" w:hAnsi="Times New Roman" w:cs="Times New Roman"/>
          <w:sz w:val="24"/>
          <w:szCs w:val="24"/>
        </w:rPr>
        <w:t xml:space="preserve"> Joseph Harrison</w:t>
      </w:r>
      <w:r w:rsidR="00791CA7" w:rsidRPr="00A3036C">
        <w:rPr>
          <w:rFonts w:ascii="Times New Roman" w:hAnsi="Times New Roman" w:cs="Times New Roman"/>
          <w:sz w:val="24"/>
          <w:szCs w:val="24"/>
        </w:rPr>
        <w:t xml:space="preserve"> ―</w:t>
      </w:r>
      <w:r w:rsidR="00435FD4" w:rsidRPr="00A3036C">
        <w:rPr>
          <w:rFonts w:ascii="Times New Roman" w:hAnsi="Times New Roman" w:cs="Times New Roman"/>
          <w:sz w:val="24"/>
          <w:szCs w:val="24"/>
        </w:rPr>
        <w:t xml:space="preserve"> Liz, questiona, observada pelos</w:t>
      </w:r>
      <w:r w:rsidR="004D7587" w:rsidRPr="00A3036C">
        <w:rPr>
          <w:rFonts w:ascii="Times New Roman" w:hAnsi="Times New Roman" w:cs="Times New Roman"/>
          <w:sz w:val="24"/>
          <w:szCs w:val="24"/>
        </w:rPr>
        <w:t xml:space="preserve"> sinais de positividade dos</w:t>
      </w:r>
      <w:r w:rsidR="00435FD4" w:rsidRPr="00A3036C">
        <w:rPr>
          <w:rFonts w:ascii="Times New Roman" w:hAnsi="Times New Roman" w:cs="Times New Roman"/>
          <w:sz w:val="24"/>
          <w:szCs w:val="24"/>
        </w:rPr>
        <w:t xml:space="preserve"> seres dimensionais </w:t>
      </w:r>
      <w:r w:rsidR="00791CA7" w:rsidRPr="00A3036C">
        <w:rPr>
          <w:rFonts w:ascii="Times New Roman" w:hAnsi="Times New Roman" w:cs="Times New Roman"/>
          <w:sz w:val="24"/>
          <w:szCs w:val="24"/>
        </w:rPr>
        <w:t xml:space="preserve">― </w:t>
      </w:r>
      <w:r w:rsidR="00BF59AA" w:rsidRPr="00A3036C">
        <w:rPr>
          <w:rFonts w:ascii="Times New Roman" w:hAnsi="Times New Roman" w:cs="Times New Roman"/>
          <w:sz w:val="24"/>
          <w:szCs w:val="24"/>
        </w:rPr>
        <w:t>A sua última crônica narra</w:t>
      </w:r>
      <w:r w:rsidR="001F39BC" w:rsidRPr="00A3036C">
        <w:rPr>
          <w:rFonts w:ascii="Times New Roman" w:hAnsi="Times New Roman" w:cs="Times New Roman"/>
          <w:sz w:val="24"/>
          <w:szCs w:val="24"/>
        </w:rPr>
        <w:t xml:space="preserve"> e assume o espírito de Joseph </w:t>
      </w:r>
      <w:r w:rsidR="0082284C" w:rsidRPr="00A3036C">
        <w:rPr>
          <w:rFonts w:ascii="Times New Roman" w:hAnsi="Times New Roman" w:cs="Times New Roman"/>
          <w:sz w:val="24"/>
          <w:szCs w:val="24"/>
        </w:rPr>
        <w:t>H</w:t>
      </w:r>
      <w:r w:rsidR="001F39BC" w:rsidRPr="00A3036C">
        <w:rPr>
          <w:rFonts w:ascii="Times New Roman" w:hAnsi="Times New Roman" w:cs="Times New Roman"/>
          <w:sz w:val="24"/>
          <w:szCs w:val="24"/>
        </w:rPr>
        <w:t>arrison</w:t>
      </w:r>
      <w:r w:rsidR="0082284C" w:rsidRPr="00A3036C">
        <w:rPr>
          <w:rFonts w:ascii="Times New Roman" w:hAnsi="Times New Roman" w:cs="Times New Roman"/>
          <w:sz w:val="24"/>
          <w:szCs w:val="24"/>
        </w:rPr>
        <w:t xml:space="preserve">, reencarnado, como você, </w:t>
      </w:r>
      <w:r w:rsidR="003A2FFA" w:rsidRPr="00A3036C">
        <w:rPr>
          <w:rFonts w:ascii="Times New Roman" w:hAnsi="Times New Roman" w:cs="Times New Roman"/>
          <w:sz w:val="24"/>
          <w:szCs w:val="24"/>
        </w:rPr>
        <w:t>Tom Harrison.</w:t>
      </w:r>
      <w:r w:rsidR="00AC3036" w:rsidRPr="00A3036C">
        <w:rPr>
          <w:rFonts w:ascii="Times New Roman" w:hAnsi="Times New Roman" w:cs="Times New Roman"/>
          <w:sz w:val="24"/>
          <w:szCs w:val="24"/>
        </w:rPr>
        <w:t xml:space="preserve"> ▬ definitiva.</w:t>
      </w:r>
    </w:p>
    <w:p w14:paraId="69F24344" w14:textId="77777777" w:rsidR="00AC3036" w:rsidRPr="00A3036C" w:rsidRDefault="00AC3036" w:rsidP="00646913">
      <w:pPr>
        <w:spacing w:after="0"/>
        <w:jc w:val="both"/>
        <w:rPr>
          <w:rFonts w:ascii="Times New Roman" w:hAnsi="Times New Roman" w:cs="Times New Roman"/>
          <w:sz w:val="24"/>
          <w:szCs w:val="24"/>
        </w:rPr>
      </w:pPr>
    </w:p>
    <w:p w14:paraId="66DA9575" w14:textId="2FD4CB48" w:rsidR="00AC3036" w:rsidRPr="00A3036C" w:rsidRDefault="00AC3036"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D63AED" w:rsidRPr="00A3036C">
        <w:rPr>
          <w:rFonts w:ascii="Times New Roman" w:hAnsi="Times New Roman" w:cs="Times New Roman"/>
          <w:sz w:val="24"/>
          <w:szCs w:val="24"/>
        </w:rPr>
        <w:t xml:space="preserve"> </w:t>
      </w:r>
      <w:r w:rsidR="00F26368" w:rsidRPr="00A3036C">
        <w:rPr>
          <w:rFonts w:ascii="Times New Roman" w:hAnsi="Times New Roman" w:cs="Times New Roman"/>
          <w:sz w:val="24"/>
          <w:szCs w:val="24"/>
        </w:rPr>
        <w:t>Neste caso, a</w:t>
      </w:r>
      <w:r w:rsidR="00D63AED" w:rsidRPr="00A3036C">
        <w:rPr>
          <w:rFonts w:ascii="Times New Roman" w:hAnsi="Times New Roman" w:cs="Times New Roman"/>
          <w:sz w:val="24"/>
          <w:szCs w:val="24"/>
        </w:rPr>
        <w:t xml:space="preserve"> </w:t>
      </w:r>
      <w:r w:rsidR="00F26368" w:rsidRPr="00A3036C">
        <w:rPr>
          <w:rFonts w:ascii="Times New Roman" w:hAnsi="Times New Roman" w:cs="Times New Roman"/>
          <w:sz w:val="24"/>
          <w:szCs w:val="24"/>
        </w:rPr>
        <w:t xml:space="preserve">intuição masculina e a </w:t>
      </w:r>
      <w:r w:rsidR="00D63AED" w:rsidRPr="00A3036C">
        <w:rPr>
          <w:rFonts w:ascii="Times New Roman" w:hAnsi="Times New Roman" w:cs="Times New Roman"/>
          <w:sz w:val="24"/>
          <w:szCs w:val="24"/>
        </w:rPr>
        <w:t>sensibilidade feminina não falha</w:t>
      </w:r>
      <w:r w:rsidR="007E19B5" w:rsidRPr="00A3036C">
        <w:rPr>
          <w:rFonts w:ascii="Times New Roman" w:hAnsi="Times New Roman" w:cs="Times New Roman"/>
          <w:sz w:val="24"/>
          <w:szCs w:val="24"/>
        </w:rPr>
        <w:t>m</w:t>
      </w:r>
      <w:r w:rsidR="00D63AED" w:rsidRPr="00A3036C">
        <w:rPr>
          <w:rFonts w:ascii="Times New Roman" w:hAnsi="Times New Roman" w:cs="Times New Roman"/>
          <w:sz w:val="24"/>
          <w:szCs w:val="24"/>
        </w:rPr>
        <w:t xml:space="preserve"> </w:t>
      </w:r>
      <w:r w:rsidR="000A3E02" w:rsidRPr="00A3036C">
        <w:rPr>
          <w:rFonts w:ascii="Times New Roman" w:hAnsi="Times New Roman" w:cs="Times New Roman"/>
          <w:sz w:val="24"/>
          <w:szCs w:val="24"/>
        </w:rPr>
        <w:t>― Fértilles confirma</w:t>
      </w:r>
      <w:r w:rsidR="0043739C" w:rsidRPr="00A3036C">
        <w:rPr>
          <w:rFonts w:ascii="Times New Roman" w:hAnsi="Times New Roman" w:cs="Times New Roman"/>
          <w:sz w:val="24"/>
          <w:szCs w:val="24"/>
        </w:rPr>
        <w:t xml:space="preserve"> a tese de Liz</w:t>
      </w:r>
      <w:r w:rsidR="007E19B5" w:rsidRPr="00A3036C">
        <w:rPr>
          <w:rFonts w:ascii="Times New Roman" w:hAnsi="Times New Roman" w:cs="Times New Roman"/>
          <w:sz w:val="24"/>
          <w:szCs w:val="24"/>
        </w:rPr>
        <w:t xml:space="preserve"> explanada na crônica “Papo Reto”</w:t>
      </w:r>
      <w:r w:rsidR="0043739C" w:rsidRPr="00A3036C">
        <w:rPr>
          <w:rFonts w:ascii="Times New Roman" w:hAnsi="Times New Roman" w:cs="Times New Roman"/>
          <w:sz w:val="24"/>
          <w:szCs w:val="24"/>
        </w:rPr>
        <w:t xml:space="preserve"> </w:t>
      </w:r>
      <w:r w:rsidR="000A3E02" w:rsidRPr="00A3036C">
        <w:rPr>
          <w:rFonts w:ascii="Times New Roman" w:hAnsi="Times New Roman" w:cs="Times New Roman"/>
          <w:sz w:val="24"/>
          <w:szCs w:val="24"/>
        </w:rPr>
        <w:t>―</w:t>
      </w:r>
      <w:r w:rsidR="0043739C" w:rsidRPr="00A3036C">
        <w:rPr>
          <w:rFonts w:ascii="Times New Roman" w:hAnsi="Times New Roman" w:cs="Times New Roman"/>
          <w:sz w:val="24"/>
          <w:szCs w:val="24"/>
        </w:rPr>
        <w:t xml:space="preserve"> </w:t>
      </w:r>
      <w:r w:rsidR="00B91DE7" w:rsidRPr="00A3036C">
        <w:rPr>
          <w:rFonts w:ascii="Times New Roman" w:hAnsi="Times New Roman" w:cs="Times New Roman"/>
          <w:sz w:val="24"/>
          <w:szCs w:val="24"/>
        </w:rPr>
        <w:t>Joseph e Tom</w:t>
      </w:r>
      <w:r w:rsidR="00E75E58" w:rsidRPr="00A3036C">
        <w:rPr>
          <w:rFonts w:ascii="Times New Roman" w:hAnsi="Times New Roman" w:cs="Times New Roman"/>
          <w:sz w:val="24"/>
          <w:szCs w:val="24"/>
        </w:rPr>
        <w:t xml:space="preserve"> são o mesmo espírito, assim como</w:t>
      </w:r>
      <w:r w:rsidR="000E5BFA" w:rsidRPr="00A3036C">
        <w:rPr>
          <w:rFonts w:ascii="Times New Roman" w:hAnsi="Times New Roman" w:cs="Times New Roman"/>
          <w:sz w:val="24"/>
          <w:szCs w:val="24"/>
        </w:rPr>
        <w:t>, você, Liz, também é a mesma alma de Ana Carolina. ▬ explicita.</w:t>
      </w:r>
    </w:p>
    <w:p w14:paraId="3D9DB307" w14:textId="77777777" w:rsidR="00E071D1" w:rsidRPr="00A3036C" w:rsidRDefault="00E071D1" w:rsidP="00646913">
      <w:pPr>
        <w:spacing w:after="0"/>
        <w:jc w:val="both"/>
        <w:rPr>
          <w:rFonts w:ascii="Times New Roman" w:hAnsi="Times New Roman" w:cs="Times New Roman"/>
          <w:sz w:val="24"/>
          <w:szCs w:val="24"/>
        </w:rPr>
      </w:pPr>
    </w:p>
    <w:p w14:paraId="57565C07" w14:textId="14521240" w:rsidR="00E071D1" w:rsidRPr="00A3036C" w:rsidRDefault="00E071D1"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Almas gêmeas</w:t>
      </w:r>
      <w:r w:rsidR="004F3DB2" w:rsidRPr="00A3036C">
        <w:rPr>
          <w:rFonts w:ascii="Times New Roman" w:hAnsi="Times New Roman" w:cs="Times New Roman"/>
          <w:sz w:val="24"/>
          <w:szCs w:val="24"/>
        </w:rPr>
        <w:t>,</w:t>
      </w:r>
      <w:r w:rsidRPr="00A3036C">
        <w:rPr>
          <w:rFonts w:ascii="Times New Roman" w:hAnsi="Times New Roman" w:cs="Times New Roman"/>
          <w:sz w:val="24"/>
          <w:szCs w:val="24"/>
        </w:rPr>
        <w:t xml:space="preserve"> representativas d</w:t>
      </w:r>
      <w:r w:rsidR="001C3805" w:rsidRPr="00A3036C">
        <w:rPr>
          <w:rFonts w:ascii="Times New Roman" w:hAnsi="Times New Roman" w:cs="Times New Roman"/>
          <w:sz w:val="24"/>
          <w:szCs w:val="24"/>
        </w:rPr>
        <w:t>o SEU —</w:t>
      </w:r>
      <w:r w:rsidR="002F3436" w:rsidRPr="00A3036C">
        <w:rPr>
          <w:rFonts w:ascii="Times New Roman" w:hAnsi="Times New Roman" w:cs="Times New Roman"/>
          <w:sz w:val="24"/>
          <w:szCs w:val="24"/>
        </w:rPr>
        <w:t xml:space="preserve"> </w:t>
      </w:r>
      <w:r w:rsidR="001C3805" w:rsidRPr="00A3036C">
        <w:rPr>
          <w:rFonts w:ascii="Times New Roman" w:hAnsi="Times New Roman" w:cs="Times New Roman"/>
          <w:sz w:val="24"/>
          <w:szCs w:val="24"/>
        </w:rPr>
        <w:t>Soberana Energia Universal</w:t>
      </w:r>
      <w:r w:rsidR="002F3436" w:rsidRPr="00A3036C">
        <w:rPr>
          <w:rFonts w:ascii="Times New Roman" w:hAnsi="Times New Roman" w:cs="Times New Roman"/>
          <w:sz w:val="24"/>
          <w:szCs w:val="24"/>
        </w:rPr>
        <w:t xml:space="preserve">, missionárias </w:t>
      </w:r>
      <w:r w:rsidR="00ED24F0" w:rsidRPr="00A3036C">
        <w:rPr>
          <w:rFonts w:ascii="Times New Roman" w:hAnsi="Times New Roman" w:cs="Times New Roman"/>
          <w:sz w:val="24"/>
          <w:szCs w:val="24"/>
        </w:rPr>
        <w:t xml:space="preserve">na causa do despertar da humanidade ― </w:t>
      </w:r>
      <w:r w:rsidR="00A14127" w:rsidRPr="00A3036C">
        <w:rPr>
          <w:rFonts w:ascii="Times New Roman" w:hAnsi="Times New Roman" w:cs="Times New Roman"/>
          <w:sz w:val="24"/>
          <w:szCs w:val="24"/>
        </w:rPr>
        <w:t xml:space="preserve">Germano afirma </w:t>
      </w:r>
      <w:r w:rsidR="00ED24F0" w:rsidRPr="00A3036C">
        <w:rPr>
          <w:rFonts w:ascii="Times New Roman" w:hAnsi="Times New Roman" w:cs="Times New Roman"/>
          <w:sz w:val="24"/>
          <w:szCs w:val="24"/>
        </w:rPr>
        <w:t>―</w:t>
      </w:r>
      <w:r w:rsidR="00873DB9" w:rsidRPr="00A3036C">
        <w:rPr>
          <w:rFonts w:ascii="Times New Roman" w:hAnsi="Times New Roman" w:cs="Times New Roman"/>
          <w:sz w:val="24"/>
          <w:szCs w:val="24"/>
        </w:rPr>
        <w:t xml:space="preserve"> Fontes</w:t>
      </w:r>
      <w:r w:rsidR="00894979" w:rsidRPr="00A3036C">
        <w:rPr>
          <w:rFonts w:ascii="Times New Roman" w:hAnsi="Times New Roman" w:cs="Times New Roman"/>
          <w:sz w:val="24"/>
          <w:szCs w:val="24"/>
        </w:rPr>
        <w:t xml:space="preserve"> energéticas captadas no SEU</w:t>
      </w:r>
      <w:r w:rsidR="00D812E5" w:rsidRPr="00A3036C">
        <w:rPr>
          <w:rFonts w:ascii="Times New Roman" w:hAnsi="Times New Roman" w:cs="Times New Roman"/>
          <w:sz w:val="24"/>
          <w:szCs w:val="24"/>
        </w:rPr>
        <w:t xml:space="preserve">, de onde </w:t>
      </w:r>
      <w:r w:rsidR="00D812E5" w:rsidRPr="00A3036C">
        <w:rPr>
          <w:rFonts w:ascii="Times New Roman" w:hAnsi="Times New Roman" w:cs="Times New Roman"/>
          <w:sz w:val="24"/>
          <w:szCs w:val="24"/>
        </w:rPr>
        <w:lastRenderedPageBreak/>
        <w:t>emana toda e quaisquer criações do universo</w:t>
      </w:r>
      <w:r w:rsidR="00BE7C86" w:rsidRPr="00A3036C">
        <w:rPr>
          <w:rFonts w:ascii="Times New Roman" w:hAnsi="Times New Roman" w:cs="Times New Roman"/>
          <w:sz w:val="24"/>
          <w:szCs w:val="24"/>
        </w:rPr>
        <w:t xml:space="preserve">, sob a Lei, irreversível, do amor. ▬ </w:t>
      </w:r>
      <w:r w:rsidR="00824FE6" w:rsidRPr="00A3036C">
        <w:rPr>
          <w:rFonts w:ascii="Times New Roman" w:hAnsi="Times New Roman" w:cs="Times New Roman"/>
          <w:sz w:val="24"/>
          <w:szCs w:val="24"/>
        </w:rPr>
        <w:t>eloquente.</w:t>
      </w:r>
    </w:p>
    <w:p w14:paraId="13C2CDD5" w14:textId="77777777" w:rsidR="00824FE6" w:rsidRPr="00A3036C" w:rsidRDefault="00824FE6" w:rsidP="00646913">
      <w:pPr>
        <w:spacing w:after="0"/>
        <w:jc w:val="both"/>
        <w:rPr>
          <w:rFonts w:ascii="Times New Roman" w:hAnsi="Times New Roman" w:cs="Times New Roman"/>
          <w:sz w:val="24"/>
          <w:szCs w:val="24"/>
        </w:rPr>
      </w:pPr>
    </w:p>
    <w:p w14:paraId="780D459B" w14:textId="4B6E9ABF" w:rsidR="005A6D5A" w:rsidRPr="00A3036C" w:rsidRDefault="00824FE6"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Liz Taylor, </w:t>
      </w:r>
      <w:r w:rsidR="0078439A" w:rsidRPr="00A3036C">
        <w:rPr>
          <w:rFonts w:ascii="Times New Roman" w:hAnsi="Times New Roman" w:cs="Times New Roman"/>
          <w:sz w:val="24"/>
          <w:szCs w:val="24"/>
        </w:rPr>
        <w:t>hoje, e, Ana Carolina, na vida passada,</w:t>
      </w:r>
      <w:r w:rsidR="00E756AF" w:rsidRPr="00A3036C">
        <w:rPr>
          <w:rFonts w:ascii="Times New Roman" w:hAnsi="Times New Roman" w:cs="Times New Roman"/>
          <w:sz w:val="24"/>
          <w:szCs w:val="24"/>
        </w:rPr>
        <w:t xml:space="preserve"> dirige-se</w:t>
      </w:r>
      <w:r w:rsidR="00C418C9" w:rsidRPr="00A3036C">
        <w:rPr>
          <w:rFonts w:ascii="Times New Roman" w:hAnsi="Times New Roman" w:cs="Times New Roman"/>
          <w:sz w:val="24"/>
          <w:szCs w:val="24"/>
        </w:rPr>
        <w:t>, sem graça,</w:t>
      </w:r>
      <w:r w:rsidR="00E756AF" w:rsidRPr="00A3036C">
        <w:rPr>
          <w:rFonts w:ascii="Times New Roman" w:hAnsi="Times New Roman" w:cs="Times New Roman"/>
          <w:sz w:val="24"/>
          <w:szCs w:val="24"/>
        </w:rPr>
        <w:t xml:space="preserve"> aos visitantes dimensionai</w:t>
      </w:r>
      <w:r w:rsidR="00C418C9" w:rsidRPr="00A3036C">
        <w:rPr>
          <w:rFonts w:ascii="Times New Roman" w:hAnsi="Times New Roman" w:cs="Times New Roman"/>
          <w:sz w:val="24"/>
          <w:szCs w:val="24"/>
        </w:rPr>
        <w:t>s</w:t>
      </w:r>
      <w:r w:rsidR="008D287A" w:rsidRPr="00A3036C">
        <w:rPr>
          <w:rFonts w:ascii="Times New Roman" w:hAnsi="Times New Roman" w:cs="Times New Roman"/>
          <w:sz w:val="24"/>
          <w:szCs w:val="24"/>
        </w:rPr>
        <w:t xml:space="preserve">, totalmente </w:t>
      </w:r>
      <w:r w:rsidR="00A94DE3" w:rsidRPr="00A3036C">
        <w:rPr>
          <w:rFonts w:ascii="Times New Roman" w:hAnsi="Times New Roman" w:cs="Times New Roman"/>
          <w:sz w:val="24"/>
          <w:szCs w:val="24"/>
        </w:rPr>
        <w:t>inseridos no ambiente e entrosados com seus anfitriões</w:t>
      </w:r>
      <w:r w:rsidR="00C418C9" w:rsidRPr="00A3036C">
        <w:rPr>
          <w:rFonts w:ascii="Times New Roman" w:hAnsi="Times New Roman" w:cs="Times New Roman"/>
          <w:sz w:val="24"/>
          <w:szCs w:val="24"/>
        </w:rPr>
        <w:t>.</w:t>
      </w:r>
      <w:r w:rsidR="00184017" w:rsidRPr="00A3036C">
        <w:rPr>
          <w:rFonts w:ascii="Times New Roman" w:hAnsi="Times New Roman" w:cs="Times New Roman"/>
          <w:sz w:val="24"/>
          <w:szCs w:val="24"/>
        </w:rPr>
        <w:t xml:space="preserve"> Estes, à vontade, sentem-se como conhecessem </w:t>
      </w:r>
      <w:r w:rsidR="00424776" w:rsidRPr="00A3036C">
        <w:rPr>
          <w:rFonts w:ascii="Times New Roman" w:hAnsi="Times New Roman" w:cs="Times New Roman"/>
          <w:sz w:val="24"/>
          <w:szCs w:val="24"/>
        </w:rPr>
        <w:t>os visitantes, Germano e Fértilles, de lo</w:t>
      </w:r>
      <w:r w:rsidR="00AB63BD" w:rsidRPr="00A3036C">
        <w:rPr>
          <w:rFonts w:ascii="Times New Roman" w:hAnsi="Times New Roman" w:cs="Times New Roman"/>
          <w:sz w:val="24"/>
          <w:szCs w:val="24"/>
        </w:rPr>
        <w:t>ngas datas</w:t>
      </w:r>
      <w:r w:rsidR="003E442D" w:rsidRPr="00A3036C">
        <w:rPr>
          <w:rFonts w:ascii="Times New Roman" w:hAnsi="Times New Roman" w:cs="Times New Roman"/>
          <w:sz w:val="24"/>
          <w:szCs w:val="24"/>
        </w:rPr>
        <w:t xml:space="preserve">. </w:t>
      </w:r>
      <w:r w:rsidR="00D536AA" w:rsidRPr="00A3036C">
        <w:rPr>
          <w:rFonts w:ascii="Times New Roman" w:hAnsi="Times New Roman" w:cs="Times New Roman"/>
          <w:sz w:val="24"/>
          <w:szCs w:val="24"/>
        </w:rPr>
        <w:t>F</w:t>
      </w:r>
      <w:r w:rsidR="00336DA3" w:rsidRPr="00A3036C">
        <w:rPr>
          <w:rFonts w:ascii="Times New Roman" w:hAnsi="Times New Roman" w:cs="Times New Roman"/>
          <w:sz w:val="24"/>
          <w:szCs w:val="24"/>
        </w:rPr>
        <w:t>actível</w:t>
      </w:r>
      <w:r w:rsidR="00D536AA" w:rsidRPr="00A3036C">
        <w:rPr>
          <w:rFonts w:ascii="Times New Roman" w:hAnsi="Times New Roman" w:cs="Times New Roman"/>
          <w:sz w:val="24"/>
          <w:szCs w:val="24"/>
        </w:rPr>
        <w:t>, por isto</w:t>
      </w:r>
      <w:r w:rsidR="005A6D5A" w:rsidRPr="00A3036C">
        <w:rPr>
          <w:rFonts w:ascii="Times New Roman" w:hAnsi="Times New Roman" w:cs="Times New Roman"/>
          <w:sz w:val="24"/>
          <w:szCs w:val="24"/>
        </w:rPr>
        <w:t xml:space="preserve">, a sensação </w:t>
      </w:r>
      <w:r w:rsidR="00D04697" w:rsidRPr="00A3036C">
        <w:rPr>
          <w:rFonts w:ascii="Times New Roman" w:hAnsi="Times New Roman" w:cs="Times New Roman"/>
          <w:sz w:val="24"/>
          <w:szCs w:val="24"/>
        </w:rPr>
        <w:t>pulsante nos corações de Tom e Li</w:t>
      </w:r>
      <w:r w:rsidR="00862129" w:rsidRPr="00A3036C">
        <w:rPr>
          <w:rFonts w:ascii="Times New Roman" w:hAnsi="Times New Roman" w:cs="Times New Roman"/>
          <w:sz w:val="24"/>
          <w:szCs w:val="24"/>
        </w:rPr>
        <w:t>z,</w:t>
      </w:r>
      <w:r w:rsidR="00055BE1" w:rsidRPr="00A3036C">
        <w:rPr>
          <w:rFonts w:ascii="Times New Roman" w:hAnsi="Times New Roman" w:cs="Times New Roman"/>
          <w:sz w:val="24"/>
          <w:szCs w:val="24"/>
        </w:rPr>
        <w:t xml:space="preserve"> de intimidade amorosa</w:t>
      </w:r>
      <w:r w:rsidR="00807541" w:rsidRPr="00A3036C">
        <w:rPr>
          <w:rFonts w:ascii="Times New Roman" w:hAnsi="Times New Roman" w:cs="Times New Roman"/>
          <w:sz w:val="24"/>
          <w:szCs w:val="24"/>
        </w:rPr>
        <w:t xml:space="preserve"> e </w:t>
      </w:r>
      <w:r w:rsidR="00894F34" w:rsidRPr="00A3036C">
        <w:rPr>
          <w:rFonts w:ascii="Times New Roman" w:hAnsi="Times New Roman" w:cs="Times New Roman"/>
          <w:sz w:val="24"/>
          <w:szCs w:val="24"/>
        </w:rPr>
        <w:t>materialidade</w:t>
      </w:r>
      <w:r w:rsidR="00786A36" w:rsidRPr="00A3036C">
        <w:rPr>
          <w:rFonts w:ascii="Times New Roman" w:hAnsi="Times New Roman" w:cs="Times New Roman"/>
          <w:sz w:val="24"/>
          <w:szCs w:val="24"/>
        </w:rPr>
        <w:t>s descortinadas</w:t>
      </w:r>
      <w:r w:rsidR="00FF70F4" w:rsidRPr="00A3036C">
        <w:rPr>
          <w:rFonts w:ascii="Times New Roman" w:hAnsi="Times New Roman" w:cs="Times New Roman"/>
          <w:sz w:val="24"/>
          <w:szCs w:val="24"/>
        </w:rPr>
        <w:t xml:space="preserve"> junto com o passado</w:t>
      </w:r>
      <w:r w:rsidR="001337BE" w:rsidRPr="00A3036C">
        <w:rPr>
          <w:rFonts w:ascii="Times New Roman" w:hAnsi="Times New Roman" w:cs="Times New Roman"/>
          <w:sz w:val="24"/>
          <w:szCs w:val="24"/>
        </w:rPr>
        <w:t xml:space="preserve"> pelo despertar do presente</w:t>
      </w:r>
      <w:r w:rsidR="00972A6E" w:rsidRPr="00A3036C">
        <w:rPr>
          <w:rFonts w:ascii="Times New Roman" w:hAnsi="Times New Roman" w:cs="Times New Roman"/>
          <w:sz w:val="24"/>
          <w:szCs w:val="24"/>
        </w:rPr>
        <w:t xml:space="preserve"> vivo </w:t>
      </w:r>
      <w:r w:rsidR="001F2BC1" w:rsidRPr="00A3036C">
        <w:rPr>
          <w:rFonts w:ascii="Times New Roman" w:hAnsi="Times New Roman" w:cs="Times New Roman"/>
          <w:sz w:val="24"/>
          <w:szCs w:val="24"/>
        </w:rPr>
        <w:t>pel</w:t>
      </w:r>
      <w:r w:rsidR="00972A6E" w:rsidRPr="00A3036C">
        <w:rPr>
          <w:rFonts w:ascii="Times New Roman" w:hAnsi="Times New Roman" w:cs="Times New Roman"/>
          <w:sz w:val="24"/>
          <w:szCs w:val="24"/>
        </w:rPr>
        <w:t>o futuro.</w:t>
      </w:r>
      <w:r w:rsidR="00786A36" w:rsidRPr="00A3036C">
        <w:rPr>
          <w:rFonts w:ascii="Times New Roman" w:hAnsi="Times New Roman" w:cs="Times New Roman"/>
          <w:sz w:val="24"/>
          <w:szCs w:val="24"/>
        </w:rPr>
        <w:t xml:space="preserve"> </w:t>
      </w:r>
    </w:p>
    <w:p w14:paraId="231FEF02" w14:textId="61F3C63B" w:rsidR="006651D4" w:rsidRPr="00A3036C" w:rsidRDefault="006651D4"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Germano e Fértilles </w:t>
      </w:r>
      <w:r w:rsidR="00B57B0B" w:rsidRPr="00A3036C">
        <w:rPr>
          <w:rFonts w:ascii="Times New Roman" w:hAnsi="Times New Roman" w:cs="Times New Roman"/>
          <w:sz w:val="24"/>
          <w:szCs w:val="24"/>
        </w:rPr>
        <w:t>demonstram felicidade entreolhares</w:t>
      </w:r>
      <w:r w:rsidR="00340B68" w:rsidRPr="00A3036C">
        <w:rPr>
          <w:rFonts w:ascii="Times New Roman" w:hAnsi="Times New Roman" w:cs="Times New Roman"/>
          <w:sz w:val="24"/>
          <w:szCs w:val="24"/>
        </w:rPr>
        <w:t xml:space="preserve"> telepáticos reveladores de satisfação mútua por encontrarem</w:t>
      </w:r>
      <w:r w:rsidR="00390B66" w:rsidRPr="00A3036C">
        <w:rPr>
          <w:rFonts w:ascii="Times New Roman" w:hAnsi="Times New Roman" w:cs="Times New Roman"/>
          <w:sz w:val="24"/>
          <w:szCs w:val="24"/>
        </w:rPr>
        <w:t>,</w:t>
      </w:r>
      <w:r w:rsidR="006D2A46" w:rsidRPr="00A3036C">
        <w:rPr>
          <w:rFonts w:ascii="Times New Roman" w:hAnsi="Times New Roman" w:cs="Times New Roman"/>
          <w:sz w:val="24"/>
          <w:szCs w:val="24"/>
        </w:rPr>
        <w:t xml:space="preserve"> fisicamente</w:t>
      </w:r>
      <w:r w:rsidR="00390B66" w:rsidRPr="00A3036C">
        <w:rPr>
          <w:rFonts w:ascii="Times New Roman" w:hAnsi="Times New Roman" w:cs="Times New Roman"/>
          <w:sz w:val="24"/>
          <w:szCs w:val="24"/>
        </w:rPr>
        <w:t>,</w:t>
      </w:r>
      <w:r w:rsidR="006D2A46" w:rsidRPr="00A3036C">
        <w:rPr>
          <w:rFonts w:ascii="Times New Roman" w:hAnsi="Times New Roman" w:cs="Times New Roman"/>
          <w:sz w:val="24"/>
          <w:szCs w:val="24"/>
        </w:rPr>
        <w:t xml:space="preserve"> os </w:t>
      </w:r>
      <w:r w:rsidR="000F40BD" w:rsidRPr="00A3036C">
        <w:rPr>
          <w:rFonts w:ascii="Times New Roman" w:hAnsi="Times New Roman" w:cs="Times New Roman"/>
          <w:sz w:val="24"/>
          <w:szCs w:val="24"/>
        </w:rPr>
        <w:t xml:space="preserve">espíritos de </w:t>
      </w:r>
      <w:r w:rsidR="006D2A46" w:rsidRPr="00A3036C">
        <w:rPr>
          <w:rFonts w:ascii="Times New Roman" w:hAnsi="Times New Roman" w:cs="Times New Roman"/>
          <w:sz w:val="24"/>
          <w:szCs w:val="24"/>
        </w:rPr>
        <w:t>seus protegidos</w:t>
      </w:r>
      <w:r w:rsidR="000F40BD" w:rsidRPr="00A3036C">
        <w:rPr>
          <w:rFonts w:ascii="Times New Roman" w:hAnsi="Times New Roman" w:cs="Times New Roman"/>
          <w:sz w:val="24"/>
          <w:szCs w:val="24"/>
        </w:rPr>
        <w:t xml:space="preserve"> desde sempre, apesar </w:t>
      </w:r>
      <w:r w:rsidR="00CD0335" w:rsidRPr="00A3036C">
        <w:rPr>
          <w:rFonts w:ascii="Times New Roman" w:hAnsi="Times New Roman" w:cs="Times New Roman"/>
          <w:sz w:val="24"/>
          <w:szCs w:val="24"/>
        </w:rPr>
        <w:t>de sofrimentos vividos por eles, enquanto Joseph e Ana Carolina nas vidas passada</w:t>
      </w:r>
      <w:r w:rsidR="00E47128" w:rsidRPr="00A3036C">
        <w:rPr>
          <w:rFonts w:ascii="Times New Roman" w:hAnsi="Times New Roman" w:cs="Times New Roman"/>
          <w:sz w:val="24"/>
          <w:szCs w:val="24"/>
        </w:rPr>
        <w:t>s</w:t>
      </w:r>
      <w:r w:rsidR="00C34D79" w:rsidRPr="00A3036C">
        <w:rPr>
          <w:rFonts w:ascii="Times New Roman" w:hAnsi="Times New Roman" w:cs="Times New Roman"/>
          <w:sz w:val="24"/>
          <w:szCs w:val="24"/>
        </w:rPr>
        <w:t>,</w:t>
      </w:r>
      <w:r w:rsidR="00E47128" w:rsidRPr="00A3036C">
        <w:rPr>
          <w:rFonts w:ascii="Times New Roman" w:hAnsi="Times New Roman" w:cs="Times New Roman"/>
          <w:sz w:val="24"/>
          <w:szCs w:val="24"/>
        </w:rPr>
        <w:t xml:space="preserve"> superad</w:t>
      </w:r>
      <w:r w:rsidR="00C34D79" w:rsidRPr="00A3036C">
        <w:rPr>
          <w:rFonts w:ascii="Times New Roman" w:hAnsi="Times New Roman" w:cs="Times New Roman"/>
          <w:sz w:val="24"/>
          <w:szCs w:val="24"/>
        </w:rPr>
        <w:t>o</w:t>
      </w:r>
      <w:r w:rsidR="00931002" w:rsidRPr="00A3036C">
        <w:rPr>
          <w:rFonts w:ascii="Times New Roman" w:hAnsi="Times New Roman" w:cs="Times New Roman"/>
          <w:sz w:val="24"/>
          <w:szCs w:val="24"/>
        </w:rPr>
        <w:t>s pelo amor</w:t>
      </w:r>
      <w:r w:rsidR="00C77CDD" w:rsidRPr="00A3036C">
        <w:rPr>
          <w:rFonts w:ascii="Times New Roman" w:hAnsi="Times New Roman" w:cs="Times New Roman"/>
          <w:sz w:val="24"/>
          <w:szCs w:val="24"/>
        </w:rPr>
        <w:t xml:space="preserve"> incondicional</w:t>
      </w:r>
      <w:r w:rsidR="00931002" w:rsidRPr="00A3036C">
        <w:rPr>
          <w:rFonts w:ascii="Times New Roman" w:hAnsi="Times New Roman" w:cs="Times New Roman"/>
          <w:sz w:val="24"/>
          <w:szCs w:val="24"/>
        </w:rPr>
        <w:t xml:space="preserve"> compartilhado entre eles</w:t>
      </w:r>
      <w:r w:rsidR="00C77CDD" w:rsidRPr="00A3036C">
        <w:rPr>
          <w:rFonts w:ascii="Times New Roman" w:hAnsi="Times New Roman" w:cs="Times New Roman"/>
          <w:sz w:val="24"/>
          <w:szCs w:val="24"/>
        </w:rPr>
        <w:t xml:space="preserve"> neste</w:t>
      </w:r>
      <w:r w:rsidR="009A71AC" w:rsidRPr="00A3036C">
        <w:rPr>
          <w:rFonts w:ascii="Times New Roman" w:hAnsi="Times New Roman" w:cs="Times New Roman"/>
          <w:sz w:val="24"/>
          <w:szCs w:val="24"/>
        </w:rPr>
        <w:t>s</w:t>
      </w:r>
      <w:r w:rsidR="00C77CDD" w:rsidRPr="00A3036C">
        <w:rPr>
          <w:rFonts w:ascii="Times New Roman" w:hAnsi="Times New Roman" w:cs="Times New Roman"/>
          <w:sz w:val="24"/>
          <w:szCs w:val="24"/>
        </w:rPr>
        <w:t xml:space="preserve"> períodos e, atualmente</w:t>
      </w:r>
      <w:r w:rsidR="00551BDB" w:rsidRPr="00A3036C">
        <w:rPr>
          <w:rFonts w:ascii="Times New Roman" w:hAnsi="Times New Roman" w:cs="Times New Roman"/>
          <w:sz w:val="24"/>
          <w:szCs w:val="24"/>
        </w:rPr>
        <w:t>, vivenciado</w:t>
      </w:r>
      <w:r w:rsidR="009F039A" w:rsidRPr="00A3036C">
        <w:rPr>
          <w:rFonts w:ascii="Times New Roman" w:hAnsi="Times New Roman" w:cs="Times New Roman"/>
          <w:sz w:val="24"/>
          <w:szCs w:val="24"/>
        </w:rPr>
        <w:t>s</w:t>
      </w:r>
      <w:r w:rsidR="003812F2" w:rsidRPr="00A3036C">
        <w:rPr>
          <w:rFonts w:ascii="Times New Roman" w:hAnsi="Times New Roman" w:cs="Times New Roman"/>
          <w:sz w:val="24"/>
          <w:szCs w:val="24"/>
        </w:rPr>
        <w:t xml:space="preserve"> </w:t>
      </w:r>
      <w:r w:rsidR="009A71AC" w:rsidRPr="00A3036C">
        <w:rPr>
          <w:rFonts w:ascii="Times New Roman" w:hAnsi="Times New Roman" w:cs="Times New Roman"/>
          <w:sz w:val="24"/>
          <w:szCs w:val="24"/>
        </w:rPr>
        <w:t>pel</w:t>
      </w:r>
      <w:r w:rsidR="003812F2" w:rsidRPr="00A3036C">
        <w:rPr>
          <w:rFonts w:ascii="Times New Roman" w:hAnsi="Times New Roman" w:cs="Times New Roman"/>
          <w:sz w:val="24"/>
          <w:szCs w:val="24"/>
        </w:rPr>
        <w:t>a evolução das consciências</w:t>
      </w:r>
      <w:r w:rsidR="00390B66" w:rsidRPr="00A3036C">
        <w:rPr>
          <w:rFonts w:ascii="Times New Roman" w:hAnsi="Times New Roman" w:cs="Times New Roman"/>
          <w:sz w:val="24"/>
          <w:szCs w:val="24"/>
        </w:rPr>
        <w:t xml:space="preserve"> de Tom e Liz</w:t>
      </w:r>
      <w:r w:rsidR="001C0FA7" w:rsidRPr="00A3036C">
        <w:rPr>
          <w:rFonts w:ascii="Times New Roman" w:hAnsi="Times New Roman" w:cs="Times New Roman"/>
          <w:sz w:val="24"/>
          <w:szCs w:val="24"/>
        </w:rPr>
        <w:t>, depuradoras</w:t>
      </w:r>
      <w:r w:rsidR="009E004D" w:rsidRPr="00A3036C">
        <w:rPr>
          <w:rFonts w:ascii="Times New Roman" w:hAnsi="Times New Roman" w:cs="Times New Roman"/>
          <w:sz w:val="24"/>
          <w:szCs w:val="24"/>
        </w:rPr>
        <w:t xml:space="preserve"> d</w:t>
      </w:r>
      <w:r w:rsidR="00A97C11" w:rsidRPr="00A3036C">
        <w:rPr>
          <w:rFonts w:ascii="Times New Roman" w:hAnsi="Times New Roman" w:cs="Times New Roman"/>
          <w:sz w:val="24"/>
          <w:szCs w:val="24"/>
        </w:rPr>
        <w:t xml:space="preserve">e </w:t>
      </w:r>
      <w:r w:rsidR="009E004D" w:rsidRPr="00A3036C">
        <w:rPr>
          <w:rFonts w:ascii="Times New Roman" w:hAnsi="Times New Roman" w:cs="Times New Roman"/>
          <w:sz w:val="24"/>
          <w:szCs w:val="24"/>
        </w:rPr>
        <w:t>almas</w:t>
      </w:r>
      <w:r w:rsidR="00904DFE" w:rsidRPr="00A3036C">
        <w:rPr>
          <w:rFonts w:ascii="Times New Roman" w:hAnsi="Times New Roman" w:cs="Times New Roman"/>
          <w:sz w:val="24"/>
          <w:szCs w:val="24"/>
        </w:rPr>
        <w:t xml:space="preserve"> conhecidas</w:t>
      </w:r>
      <w:r w:rsidR="00E82FC6" w:rsidRPr="00A3036C">
        <w:rPr>
          <w:rFonts w:ascii="Times New Roman" w:hAnsi="Times New Roman" w:cs="Times New Roman"/>
          <w:sz w:val="24"/>
          <w:szCs w:val="24"/>
        </w:rPr>
        <w:t xml:space="preserve"> </w:t>
      </w:r>
      <w:r w:rsidR="00C4074C" w:rsidRPr="00A3036C">
        <w:rPr>
          <w:rFonts w:ascii="Times New Roman" w:hAnsi="Times New Roman" w:cs="Times New Roman"/>
          <w:sz w:val="24"/>
          <w:szCs w:val="24"/>
        </w:rPr>
        <w:t>por</w:t>
      </w:r>
      <w:r w:rsidR="00E82FC6" w:rsidRPr="00A3036C">
        <w:rPr>
          <w:rFonts w:ascii="Times New Roman" w:hAnsi="Times New Roman" w:cs="Times New Roman"/>
          <w:sz w:val="24"/>
          <w:szCs w:val="24"/>
        </w:rPr>
        <w:t xml:space="preserve"> quatro corpos</w:t>
      </w:r>
      <w:r w:rsidR="009E004D" w:rsidRPr="00A3036C">
        <w:rPr>
          <w:rFonts w:ascii="Times New Roman" w:hAnsi="Times New Roman" w:cs="Times New Roman"/>
          <w:sz w:val="24"/>
          <w:szCs w:val="24"/>
        </w:rPr>
        <w:t>.</w:t>
      </w:r>
    </w:p>
    <w:p w14:paraId="4687528A" w14:textId="71734DA1" w:rsidR="0067390D" w:rsidRPr="00A3036C" w:rsidRDefault="0067390D"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e Liz, hipnotizados, fazem as honras da casa, renovando o </w:t>
      </w:r>
      <w:r w:rsidRPr="00A3036C">
        <w:rPr>
          <w:rFonts w:ascii="Times New Roman" w:hAnsi="Times New Roman" w:cs="Times New Roman"/>
          <w:i/>
          <w:iCs/>
          <w:sz w:val="24"/>
          <w:szCs w:val="24"/>
        </w:rPr>
        <w:t xml:space="preserve">couvert </w:t>
      </w:r>
      <w:r w:rsidRPr="00A3036C">
        <w:rPr>
          <w:rFonts w:ascii="Times New Roman" w:hAnsi="Times New Roman" w:cs="Times New Roman"/>
          <w:sz w:val="24"/>
          <w:szCs w:val="24"/>
        </w:rPr>
        <w:t>existente na mesa</w:t>
      </w:r>
      <w:r w:rsidR="00A956E5" w:rsidRPr="00A3036C">
        <w:rPr>
          <w:rFonts w:ascii="Times New Roman" w:hAnsi="Times New Roman" w:cs="Times New Roman"/>
          <w:sz w:val="24"/>
          <w:szCs w:val="24"/>
        </w:rPr>
        <w:t xml:space="preserve">, observados pela </w:t>
      </w:r>
      <w:r w:rsidR="003F2310" w:rsidRPr="00A3036C">
        <w:rPr>
          <w:rFonts w:ascii="Times New Roman" w:hAnsi="Times New Roman" w:cs="Times New Roman"/>
          <w:sz w:val="24"/>
          <w:szCs w:val="24"/>
        </w:rPr>
        <w:t xml:space="preserve">serenidade de </w:t>
      </w:r>
      <w:r w:rsidR="00CC2B60" w:rsidRPr="00A3036C">
        <w:rPr>
          <w:rFonts w:ascii="Times New Roman" w:hAnsi="Times New Roman" w:cs="Times New Roman"/>
          <w:sz w:val="24"/>
          <w:szCs w:val="24"/>
        </w:rPr>
        <w:t>G</w:t>
      </w:r>
      <w:r w:rsidR="003F2310" w:rsidRPr="00A3036C">
        <w:rPr>
          <w:rFonts w:ascii="Times New Roman" w:hAnsi="Times New Roman" w:cs="Times New Roman"/>
          <w:sz w:val="24"/>
          <w:szCs w:val="24"/>
        </w:rPr>
        <w:t>ermano e Fértilles</w:t>
      </w:r>
      <w:r w:rsidR="00CC2B60" w:rsidRPr="00A3036C">
        <w:rPr>
          <w:rFonts w:ascii="Times New Roman" w:hAnsi="Times New Roman" w:cs="Times New Roman"/>
          <w:sz w:val="24"/>
          <w:szCs w:val="24"/>
        </w:rPr>
        <w:t>, contagiando, o já contagiado</w:t>
      </w:r>
      <w:r w:rsidR="0012411F" w:rsidRPr="00A3036C">
        <w:rPr>
          <w:rFonts w:ascii="Times New Roman" w:hAnsi="Times New Roman" w:cs="Times New Roman"/>
          <w:sz w:val="24"/>
          <w:szCs w:val="24"/>
        </w:rPr>
        <w:t xml:space="preserve"> ambiente, com o amor incondicional</w:t>
      </w:r>
      <w:r w:rsidR="00EB59A4" w:rsidRPr="00A3036C">
        <w:rPr>
          <w:rFonts w:ascii="Times New Roman" w:hAnsi="Times New Roman" w:cs="Times New Roman"/>
          <w:sz w:val="24"/>
          <w:szCs w:val="24"/>
        </w:rPr>
        <w:t xml:space="preserve"> a tudo e a todos</w:t>
      </w:r>
      <w:r w:rsidRPr="00A3036C">
        <w:rPr>
          <w:rFonts w:ascii="Times New Roman" w:hAnsi="Times New Roman" w:cs="Times New Roman"/>
          <w:sz w:val="24"/>
          <w:szCs w:val="24"/>
        </w:rPr>
        <w:t>.</w:t>
      </w:r>
      <w:r w:rsidR="00EB59A4" w:rsidRPr="00A3036C">
        <w:rPr>
          <w:rFonts w:ascii="Times New Roman" w:hAnsi="Times New Roman" w:cs="Times New Roman"/>
          <w:sz w:val="24"/>
          <w:szCs w:val="24"/>
        </w:rPr>
        <w:t xml:space="preserve"> O passado não volta</w:t>
      </w:r>
      <w:r w:rsidR="00743ADF" w:rsidRPr="00A3036C">
        <w:rPr>
          <w:rFonts w:ascii="Times New Roman" w:hAnsi="Times New Roman" w:cs="Times New Roman"/>
          <w:sz w:val="24"/>
          <w:szCs w:val="24"/>
        </w:rPr>
        <w:t>, mas escreve a</w:t>
      </w:r>
      <w:r w:rsidR="00273631" w:rsidRPr="00A3036C">
        <w:rPr>
          <w:rFonts w:ascii="Times New Roman" w:hAnsi="Times New Roman" w:cs="Times New Roman"/>
          <w:sz w:val="24"/>
          <w:szCs w:val="24"/>
        </w:rPr>
        <w:t xml:space="preserve"> causa do presente</w:t>
      </w:r>
      <w:r w:rsidR="00546E9E" w:rsidRPr="00A3036C">
        <w:rPr>
          <w:rFonts w:ascii="Times New Roman" w:hAnsi="Times New Roman" w:cs="Times New Roman"/>
          <w:sz w:val="24"/>
          <w:szCs w:val="24"/>
        </w:rPr>
        <w:t xml:space="preserve"> regenerado</w:t>
      </w:r>
      <w:r w:rsidR="003872E7" w:rsidRPr="00A3036C">
        <w:rPr>
          <w:rFonts w:ascii="Times New Roman" w:hAnsi="Times New Roman" w:cs="Times New Roman"/>
          <w:sz w:val="24"/>
          <w:szCs w:val="24"/>
        </w:rPr>
        <w:t>, vislumbra</w:t>
      </w:r>
      <w:r w:rsidR="00743ADF" w:rsidRPr="00A3036C">
        <w:rPr>
          <w:rFonts w:ascii="Times New Roman" w:hAnsi="Times New Roman" w:cs="Times New Roman"/>
          <w:sz w:val="24"/>
          <w:szCs w:val="24"/>
        </w:rPr>
        <w:t>ndo o</w:t>
      </w:r>
      <w:r w:rsidR="003872E7" w:rsidRPr="00A3036C">
        <w:rPr>
          <w:rFonts w:ascii="Times New Roman" w:hAnsi="Times New Roman" w:cs="Times New Roman"/>
          <w:sz w:val="24"/>
          <w:szCs w:val="24"/>
        </w:rPr>
        <w:t xml:space="preserve"> futuro</w:t>
      </w:r>
      <w:r w:rsidR="00FE1B32" w:rsidRPr="00A3036C">
        <w:rPr>
          <w:rFonts w:ascii="Times New Roman" w:hAnsi="Times New Roman" w:cs="Times New Roman"/>
          <w:sz w:val="24"/>
          <w:szCs w:val="24"/>
        </w:rPr>
        <w:t xml:space="preserve"> de unicidade universal</w:t>
      </w:r>
      <w:r w:rsidR="00743ADF" w:rsidRPr="00A3036C">
        <w:rPr>
          <w:rFonts w:ascii="Times New Roman" w:hAnsi="Times New Roman" w:cs="Times New Roman"/>
          <w:sz w:val="24"/>
          <w:szCs w:val="24"/>
        </w:rPr>
        <w:t xml:space="preserve"> previsto pelo SEU —Soberana Energia Universal</w:t>
      </w:r>
      <w:r w:rsidR="00A943FF" w:rsidRPr="00A3036C">
        <w:rPr>
          <w:rFonts w:ascii="Times New Roman" w:hAnsi="Times New Roman" w:cs="Times New Roman"/>
          <w:sz w:val="24"/>
          <w:szCs w:val="24"/>
        </w:rPr>
        <w:t>.</w:t>
      </w:r>
    </w:p>
    <w:p w14:paraId="1E23CB50" w14:textId="77777777" w:rsidR="00B04B96" w:rsidRPr="00A3036C" w:rsidRDefault="00B04B96" w:rsidP="00646913">
      <w:pPr>
        <w:spacing w:after="0"/>
        <w:jc w:val="both"/>
        <w:rPr>
          <w:rFonts w:ascii="Times New Roman" w:hAnsi="Times New Roman" w:cs="Times New Roman"/>
          <w:sz w:val="24"/>
          <w:szCs w:val="24"/>
        </w:rPr>
      </w:pPr>
    </w:p>
    <w:p w14:paraId="785D38C3" w14:textId="5A574A04" w:rsidR="001E690A" w:rsidRPr="00A3036C" w:rsidRDefault="00C418C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326DD" w:rsidRPr="00A3036C">
        <w:rPr>
          <w:rFonts w:ascii="Times New Roman" w:hAnsi="Times New Roman" w:cs="Times New Roman"/>
          <w:sz w:val="24"/>
          <w:szCs w:val="24"/>
        </w:rPr>
        <w:t>Por favor, desculpem-me ― Li</w:t>
      </w:r>
      <w:r w:rsidR="003B48C3" w:rsidRPr="00A3036C">
        <w:rPr>
          <w:rFonts w:ascii="Times New Roman" w:hAnsi="Times New Roman" w:cs="Times New Roman"/>
          <w:sz w:val="24"/>
          <w:szCs w:val="24"/>
        </w:rPr>
        <w:t xml:space="preserve">z retrata-se </w:t>
      </w:r>
      <w:r w:rsidR="009326DD" w:rsidRPr="00A3036C">
        <w:rPr>
          <w:rFonts w:ascii="Times New Roman" w:hAnsi="Times New Roman" w:cs="Times New Roman"/>
          <w:sz w:val="24"/>
          <w:szCs w:val="24"/>
        </w:rPr>
        <w:t>―</w:t>
      </w:r>
      <w:r w:rsidR="003B48C3" w:rsidRPr="00A3036C">
        <w:rPr>
          <w:rFonts w:ascii="Times New Roman" w:hAnsi="Times New Roman" w:cs="Times New Roman"/>
          <w:sz w:val="24"/>
          <w:szCs w:val="24"/>
        </w:rPr>
        <w:t xml:space="preserve"> Ficamos tão impactados que não lhes oferecemos</w:t>
      </w:r>
      <w:r w:rsidR="00D01BB8" w:rsidRPr="00A3036C">
        <w:rPr>
          <w:rFonts w:ascii="Times New Roman" w:hAnsi="Times New Roman" w:cs="Times New Roman"/>
          <w:sz w:val="24"/>
          <w:szCs w:val="24"/>
        </w:rPr>
        <w:t xml:space="preserve"> nem uma água. ▬</w:t>
      </w:r>
      <w:r w:rsidR="001E690A" w:rsidRPr="00A3036C">
        <w:rPr>
          <w:rFonts w:ascii="Times New Roman" w:hAnsi="Times New Roman" w:cs="Times New Roman"/>
          <w:sz w:val="24"/>
          <w:szCs w:val="24"/>
        </w:rPr>
        <w:t xml:space="preserve"> justifica.</w:t>
      </w:r>
    </w:p>
    <w:p w14:paraId="7DF76477" w14:textId="77777777" w:rsidR="00AE56ED" w:rsidRPr="00A3036C" w:rsidRDefault="00AE56ED" w:rsidP="00646913">
      <w:pPr>
        <w:spacing w:after="0"/>
        <w:jc w:val="both"/>
        <w:rPr>
          <w:rFonts w:ascii="Times New Roman" w:hAnsi="Times New Roman" w:cs="Times New Roman"/>
          <w:sz w:val="24"/>
          <w:szCs w:val="24"/>
        </w:rPr>
      </w:pPr>
    </w:p>
    <w:p w14:paraId="3139D67C" w14:textId="2463A38E" w:rsidR="00AE56ED" w:rsidRPr="00A3036C" w:rsidRDefault="00AE56ED"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e Liz </w:t>
      </w:r>
      <w:r w:rsidR="00F63E80" w:rsidRPr="00A3036C">
        <w:rPr>
          <w:rFonts w:ascii="Times New Roman" w:hAnsi="Times New Roman" w:cs="Times New Roman"/>
          <w:sz w:val="24"/>
          <w:szCs w:val="24"/>
        </w:rPr>
        <w:t>conduzem Fértilles e Germano e, os acomod</w:t>
      </w:r>
      <w:r w:rsidR="00160736" w:rsidRPr="00A3036C">
        <w:rPr>
          <w:rFonts w:ascii="Times New Roman" w:hAnsi="Times New Roman" w:cs="Times New Roman"/>
          <w:sz w:val="24"/>
          <w:szCs w:val="24"/>
        </w:rPr>
        <w:t>a</w:t>
      </w:r>
      <w:r w:rsidR="00F63E80" w:rsidRPr="00A3036C">
        <w:rPr>
          <w:rFonts w:ascii="Times New Roman" w:hAnsi="Times New Roman" w:cs="Times New Roman"/>
          <w:sz w:val="24"/>
          <w:szCs w:val="24"/>
        </w:rPr>
        <w:t>m, no ambiente mais confortável da área externa da propriedade</w:t>
      </w:r>
    </w:p>
    <w:p w14:paraId="593EC67F" w14:textId="77777777" w:rsidR="001E690A" w:rsidRPr="00A3036C" w:rsidRDefault="001E690A" w:rsidP="00646913">
      <w:pPr>
        <w:spacing w:after="0"/>
        <w:jc w:val="both"/>
        <w:rPr>
          <w:rFonts w:ascii="Times New Roman" w:hAnsi="Times New Roman" w:cs="Times New Roman"/>
          <w:sz w:val="24"/>
          <w:szCs w:val="24"/>
        </w:rPr>
      </w:pPr>
    </w:p>
    <w:p w14:paraId="4E94BFBA" w14:textId="5667E6F7" w:rsidR="00C418C9" w:rsidRPr="00A3036C" w:rsidRDefault="001E690A"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Verdade ―</w:t>
      </w:r>
      <w:r w:rsidR="00B706BF" w:rsidRPr="00A3036C">
        <w:rPr>
          <w:rFonts w:ascii="Times New Roman" w:hAnsi="Times New Roman" w:cs="Times New Roman"/>
          <w:sz w:val="24"/>
          <w:szCs w:val="24"/>
        </w:rPr>
        <w:t xml:space="preserve"> Tom concorda</w:t>
      </w:r>
      <w:r w:rsidR="00FA524C"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w:t>
      </w:r>
      <w:r w:rsidR="00B706BF" w:rsidRPr="00A3036C">
        <w:rPr>
          <w:rFonts w:ascii="Times New Roman" w:hAnsi="Times New Roman" w:cs="Times New Roman"/>
          <w:sz w:val="24"/>
          <w:szCs w:val="24"/>
        </w:rPr>
        <w:t>Aqui, vocês ficam</w:t>
      </w:r>
      <w:r w:rsidR="00AD62EB" w:rsidRPr="00A3036C">
        <w:rPr>
          <w:rFonts w:ascii="Times New Roman" w:hAnsi="Times New Roman" w:cs="Times New Roman"/>
          <w:sz w:val="24"/>
          <w:szCs w:val="24"/>
        </w:rPr>
        <w:t xml:space="preserve"> mais confortáveis para continuarmos nossa resenha</w:t>
      </w:r>
      <w:r w:rsidR="003E3E2C" w:rsidRPr="00A3036C">
        <w:rPr>
          <w:rFonts w:ascii="Times New Roman" w:hAnsi="Times New Roman" w:cs="Times New Roman"/>
          <w:sz w:val="24"/>
          <w:szCs w:val="24"/>
        </w:rPr>
        <w:t xml:space="preserve"> e degustarmo</w:t>
      </w:r>
      <w:r w:rsidR="00805540" w:rsidRPr="00A3036C">
        <w:rPr>
          <w:rFonts w:ascii="Times New Roman" w:hAnsi="Times New Roman" w:cs="Times New Roman"/>
          <w:sz w:val="24"/>
          <w:szCs w:val="24"/>
        </w:rPr>
        <w:t>s este couvert</w:t>
      </w:r>
      <w:r w:rsidR="006D2E5F" w:rsidRPr="00A3036C">
        <w:rPr>
          <w:rFonts w:ascii="Times New Roman" w:hAnsi="Times New Roman" w:cs="Times New Roman"/>
          <w:sz w:val="24"/>
          <w:szCs w:val="24"/>
        </w:rPr>
        <w:t xml:space="preserve">, </w:t>
      </w:r>
      <w:r w:rsidR="00805540" w:rsidRPr="00A3036C">
        <w:rPr>
          <w:rFonts w:ascii="Times New Roman" w:hAnsi="Times New Roman" w:cs="Times New Roman"/>
          <w:sz w:val="24"/>
          <w:szCs w:val="24"/>
        </w:rPr>
        <w:t>especial</w:t>
      </w:r>
      <w:r w:rsidR="006D2E5F" w:rsidRPr="00A3036C">
        <w:rPr>
          <w:rFonts w:ascii="Times New Roman" w:hAnsi="Times New Roman" w:cs="Times New Roman"/>
          <w:sz w:val="24"/>
          <w:szCs w:val="24"/>
        </w:rPr>
        <w:t>idade</w:t>
      </w:r>
      <w:r w:rsidR="00805540" w:rsidRPr="00A3036C">
        <w:rPr>
          <w:rFonts w:ascii="Times New Roman" w:hAnsi="Times New Roman" w:cs="Times New Roman"/>
          <w:sz w:val="24"/>
          <w:szCs w:val="24"/>
        </w:rPr>
        <w:t xml:space="preserve"> da casa</w:t>
      </w:r>
      <w:r w:rsidR="00AD62EB" w:rsidRPr="00A3036C">
        <w:rPr>
          <w:rFonts w:ascii="Times New Roman" w:hAnsi="Times New Roman" w:cs="Times New Roman"/>
          <w:sz w:val="24"/>
          <w:szCs w:val="24"/>
        </w:rPr>
        <w:t xml:space="preserve">. ▬ </w:t>
      </w:r>
      <w:r w:rsidR="000715A9" w:rsidRPr="00A3036C">
        <w:rPr>
          <w:rFonts w:ascii="Times New Roman" w:hAnsi="Times New Roman" w:cs="Times New Roman"/>
          <w:sz w:val="24"/>
          <w:szCs w:val="24"/>
        </w:rPr>
        <w:t>amável.</w:t>
      </w:r>
    </w:p>
    <w:p w14:paraId="1919A4D8" w14:textId="77777777" w:rsidR="000715A9" w:rsidRPr="00A3036C" w:rsidRDefault="000715A9" w:rsidP="00646913">
      <w:pPr>
        <w:spacing w:after="0"/>
        <w:jc w:val="both"/>
        <w:rPr>
          <w:rFonts w:ascii="Times New Roman" w:hAnsi="Times New Roman" w:cs="Times New Roman"/>
          <w:sz w:val="24"/>
          <w:szCs w:val="24"/>
        </w:rPr>
      </w:pPr>
    </w:p>
    <w:p w14:paraId="29B0CD92" w14:textId="6465158A" w:rsidR="000715A9" w:rsidRPr="00A3036C" w:rsidRDefault="000715A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25295" w:rsidRPr="00A3036C">
        <w:rPr>
          <w:rFonts w:ascii="Times New Roman" w:hAnsi="Times New Roman" w:cs="Times New Roman"/>
          <w:sz w:val="24"/>
          <w:szCs w:val="24"/>
        </w:rPr>
        <w:t>Obrigada pelo carinho ― Fértille</w:t>
      </w:r>
      <w:r w:rsidR="00E174AE" w:rsidRPr="00A3036C">
        <w:rPr>
          <w:rFonts w:ascii="Times New Roman" w:hAnsi="Times New Roman" w:cs="Times New Roman"/>
          <w:sz w:val="24"/>
          <w:szCs w:val="24"/>
        </w:rPr>
        <w:t>s, grata, acomoda-se numa das poltrona</w:t>
      </w:r>
      <w:r w:rsidR="00B10F4A" w:rsidRPr="00A3036C">
        <w:rPr>
          <w:rFonts w:ascii="Times New Roman" w:hAnsi="Times New Roman" w:cs="Times New Roman"/>
          <w:sz w:val="24"/>
          <w:szCs w:val="24"/>
        </w:rPr>
        <w:t xml:space="preserve">s </w:t>
      </w:r>
      <w:r w:rsidR="00D25295" w:rsidRPr="00A3036C">
        <w:rPr>
          <w:rFonts w:ascii="Times New Roman" w:hAnsi="Times New Roman" w:cs="Times New Roman"/>
          <w:sz w:val="24"/>
          <w:szCs w:val="24"/>
        </w:rPr>
        <w:t>―</w:t>
      </w:r>
      <w:r w:rsidR="00B10F4A" w:rsidRPr="00A3036C">
        <w:rPr>
          <w:rFonts w:ascii="Times New Roman" w:hAnsi="Times New Roman" w:cs="Times New Roman"/>
          <w:sz w:val="24"/>
          <w:szCs w:val="24"/>
        </w:rPr>
        <w:t xml:space="preserve"> Realmente,</w:t>
      </w:r>
      <w:r w:rsidR="008E4767" w:rsidRPr="00A3036C">
        <w:rPr>
          <w:rFonts w:ascii="Times New Roman" w:hAnsi="Times New Roman" w:cs="Times New Roman"/>
          <w:sz w:val="24"/>
          <w:szCs w:val="24"/>
        </w:rPr>
        <w:t xml:space="preserve"> sinto-me abraçada nesta cadeira</w:t>
      </w:r>
      <w:r w:rsidR="009C5E90" w:rsidRPr="00A3036C">
        <w:rPr>
          <w:rFonts w:ascii="Times New Roman" w:hAnsi="Times New Roman" w:cs="Times New Roman"/>
          <w:sz w:val="24"/>
          <w:szCs w:val="24"/>
        </w:rPr>
        <w:t>.</w:t>
      </w:r>
      <w:r w:rsidR="008E4767" w:rsidRPr="00A3036C">
        <w:rPr>
          <w:rFonts w:ascii="Times New Roman" w:hAnsi="Times New Roman" w:cs="Times New Roman"/>
          <w:sz w:val="24"/>
          <w:szCs w:val="24"/>
        </w:rPr>
        <w:t xml:space="preserve"> </w:t>
      </w:r>
      <w:r w:rsidR="009C5E90" w:rsidRPr="00A3036C">
        <w:rPr>
          <w:rFonts w:ascii="Times New Roman" w:hAnsi="Times New Roman" w:cs="Times New Roman"/>
          <w:sz w:val="24"/>
          <w:szCs w:val="24"/>
        </w:rPr>
        <w:t>▬ relaxa.</w:t>
      </w:r>
    </w:p>
    <w:p w14:paraId="14227243" w14:textId="77777777" w:rsidR="009C5E90" w:rsidRPr="00A3036C" w:rsidRDefault="009C5E90" w:rsidP="00646913">
      <w:pPr>
        <w:spacing w:after="0"/>
        <w:jc w:val="both"/>
        <w:rPr>
          <w:rFonts w:ascii="Times New Roman" w:hAnsi="Times New Roman" w:cs="Times New Roman"/>
          <w:sz w:val="24"/>
          <w:szCs w:val="24"/>
        </w:rPr>
      </w:pPr>
    </w:p>
    <w:p w14:paraId="210AE810" w14:textId="49EF6F49" w:rsidR="009C5E90" w:rsidRPr="00A3036C" w:rsidRDefault="009C5E90"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Muito bem observado ― Germano</w:t>
      </w:r>
      <w:r w:rsidR="00BE1CD1" w:rsidRPr="00A3036C">
        <w:rPr>
          <w:rFonts w:ascii="Times New Roman" w:hAnsi="Times New Roman" w:cs="Times New Roman"/>
          <w:sz w:val="24"/>
          <w:szCs w:val="24"/>
        </w:rPr>
        <w:t>, sentado, co</w:t>
      </w:r>
      <w:r w:rsidR="005855AE" w:rsidRPr="00A3036C">
        <w:rPr>
          <w:rFonts w:ascii="Times New Roman" w:hAnsi="Times New Roman" w:cs="Times New Roman"/>
          <w:sz w:val="24"/>
          <w:szCs w:val="24"/>
        </w:rPr>
        <w:t>mpactu</w:t>
      </w:r>
      <w:r w:rsidR="00BE1CD1" w:rsidRPr="00A3036C">
        <w:rPr>
          <w:rFonts w:ascii="Times New Roman" w:hAnsi="Times New Roman" w:cs="Times New Roman"/>
          <w:sz w:val="24"/>
          <w:szCs w:val="24"/>
        </w:rPr>
        <w:t xml:space="preserve">a </w:t>
      </w:r>
      <w:r w:rsidRPr="00A3036C">
        <w:rPr>
          <w:rFonts w:ascii="Times New Roman" w:hAnsi="Times New Roman" w:cs="Times New Roman"/>
          <w:sz w:val="24"/>
          <w:szCs w:val="24"/>
        </w:rPr>
        <w:t>―</w:t>
      </w:r>
      <w:r w:rsidR="00223C1E" w:rsidRPr="00A3036C">
        <w:rPr>
          <w:rFonts w:ascii="Times New Roman" w:hAnsi="Times New Roman" w:cs="Times New Roman"/>
          <w:sz w:val="24"/>
          <w:szCs w:val="24"/>
        </w:rPr>
        <w:t xml:space="preserve"> O cenário é perfeito! A </w:t>
      </w:r>
      <w:r w:rsidR="00AB6E6D" w:rsidRPr="00A3036C">
        <w:rPr>
          <w:rFonts w:ascii="Times New Roman" w:hAnsi="Times New Roman" w:cs="Times New Roman"/>
          <w:sz w:val="24"/>
          <w:szCs w:val="24"/>
        </w:rPr>
        <w:t xml:space="preserve">edificação translúcida ― Refere-se a Casa de Vidro </w:t>
      </w:r>
      <w:r w:rsidR="00B10B72" w:rsidRPr="00A3036C">
        <w:rPr>
          <w:rFonts w:ascii="Times New Roman" w:hAnsi="Times New Roman" w:cs="Times New Roman"/>
          <w:sz w:val="24"/>
          <w:szCs w:val="24"/>
        </w:rPr>
        <w:t>― E</w:t>
      </w:r>
      <w:r w:rsidR="00CB36F3" w:rsidRPr="00A3036C">
        <w:rPr>
          <w:rFonts w:ascii="Times New Roman" w:hAnsi="Times New Roman" w:cs="Times New Roman"/>
          <w:sz w:val="24"/>
          <w:szCs w:val="24"/>
        </w:rPr>
        <w:t>ncravada na natureza selvagem e preservada</w:t>
      </w:r>
      <w:r w:rsidR="00870737" w:rsidRPr="00A3036C">
        <w:rPr>
          <w:rFonts w:ascii="Times New Roman" w:hAnsi="Times New Roman" w:cs="Times New Roman"/>
          <w:sz w:val="24"/>
          <w:szCs w:val="24"/>
        </w:rPr>
        <w:t>, nos</w:t>
      </w:r>
      <w:r w:rsidR="00A1109D" w:rsidRPr="00A3036C">
        <w:rPr>
          <w:rFonts w:ascii="Times New Roman" w:hAnsi="Times New Roman" w:cs="Times New Roman"/>
          <w:sz w:val="24"/>
          <w:szCs w:val="24"/>
        </w:rPr>
        <w:t xml:space="preserve"> deixa felicitados com o respeito</w:t>
      </w:r>
      <w:r w:rsidR="00366923" w:rsidRPr="00A3036C">
        <w:rPr>
          <w:rFonts w:ascii="Times New Roman" w:hAnsi="Times New Roman" w:cs="Times New Roman"/>
          <w:sz w:val="24"/>
          <w:szCs w:val="24"/>
        </w:rPr>
        <w:t xml:space="preserve">  a Suprema Inteligência visíve</w:t>
      </w:r>
      <w:r w:rsidR="001E5733" w:rsidRPr="00A3036C">
        <w:rPr>
          <w:rFonts w:ascii="Times New Roman" w:hAnsi="Times New Roman" w:cs="Times New Roman"/>
          <w:sz w:val="24"/>
          <w:szCs w:val="24"/>
        </w:rPr>
        <w:t xml:space="preserve">l em </w:t>
      </w:r>
      <w:r w:rsidR="00DE1068" w:rsidRPr="00A3036C">
        <w:rPr>
          <w:rFonts w:ascii="Times New Roman" w:hAnsi="Times New Roman" w:cs="Times New Roman"/>
          <w:sz w:val="24"/>
          <w:szCs w:val="24"/>
        </w:rPr>
        <w:t>todas as manifestações</w:t>
      </w:r>
      <w:r w:rsidR="001E5733" w:rsidRPr="00A3036C">
        <w:rPr>
          <w:rFonts w:ascii="Times New Roman" w:hAnsi="Times New Roman" w:cs="Times New Roman"/>
          <w:sz w:val="24"/>
          <w:szCs w:val="24"/>
        </w:rPr>
        <w:t xml:space="preserve"> </w:t>
      </w:r>
      <w:r w:rsidR="00BE4412" w:rsidRPr="00A3036C">
        <w:rPr>
          <w:rFonts w:ascii="Times New Roman" w:hAnsi="Times New Roman" w:cs="Times New Roman"/>
          <w:sz w:val="24"/>
          <w:szCs w:val="24"/>
        </w:rPr>
        <w:t>do mar</w:t>
      </w:r>
      <w:r w:rsidR="00190963" w:rsidRPr="00A3036C">
        <w:rPr>
          <w:rFonts w:ascii="Times New Roman" w:hAnsi="Times New Roman" w:cs="Times New Roman"/>
          <w:sz w:val="24"/>
          <w:szCs w:val="24"/>
        </w:rPr>
        <w:t>, rochas,</w:t>
      </w:r>
      <w:r w:rsidR="00DE1068" w:rsidRPr="00A3036C">
        <w:rPr>
          <w:rFonts w:ascii="Times New Roman" w:hAnsi="Times New Roman" w:cs="Times New Roman"/>
          <w:sz w:val="24"/>
          <w:szCs w:val="24"/>
        </w:rPr>
        <w:t xml:space="preserve"> fauna</w:t>
      </w:r>
      <w:r w:rsidR="00190963" w:rsidRPr="00A3036C">
        <w:rPr>
          <w:rFonts w:ascii="Times New Roman" w:hAnsi="Times New Roman" w:cs="Times New Roman"/>
          <w:sz w:val="24"/>
          <w:szCs w:val="24"/>
        </w:rPr>
        <w:t>,</w:t>
      </w:r>
      <w:r w:rsidR="0000379C" w:rsidRPr="00A3036C">
        <w:rPr>
          <w:rFonts w:ascii="Times New Roman" w:hAnsi="Times New Roman" w:cs="Times New Roman"/>
          <w:sz w:val="24"/>
          <w:szCs w:val="24"/>
        </w:rPr>
        <w:t xml:space="preserve"> </w:t>
      </w:r>
      <w:r w:rsidR="00DE1068" w:rsidRPr="00A3036C">
        <w:rPr>
          <w:rFonts w:ascii="Times New Roman" w:hAnsi="Times New Roman" w:cs="Times New Roman"/>
          <w:sz w:val="24"/>
          <w:szCs w:val="24"/>
        </w:rPr>
        <w:t>flora</w:t>
      </w:r>
      <w:r w:rsidR="0000379C" w:rsidRPr="00A3036C">
        <w:rPr>
          <w:rFonts w:ascii="Times New Roman" w:hAnsi="Times New Roman" w:cs="Times New Roman"/>
          <w:sz w:val="24"/>
          <w:szCs w:val="24"/>
        </w:rPr>
        <w:t xml:space="preserve"> e da, própria, natureza</w:t>
      </w:r>
      <w:r w:rsidR="00DE1068" w:rsidRPr="00A3036C">
        <w:rPr>
          <w:rFonts w:ascii="Times New Roman" w:hAnsi="Times New Roman" w:cs="Times New Roman"/>
          <w:sz w:val="24"/>
          <w:szCs w:val="24"/>
        </w:rPr>
        <w:t>. ▬</w:t>
      </w:r>
      <w:r w:rsidR="00095818" w:rsidRPr="00A3036C">
        <w:rPr>
          <w:rFonts w:ascii="Times New Roman" w:hAnsi="Times New Roman" w:cs="Times New Roman"/>
          <w:sz w:val="24"/>
          <w:szCs w:val="24"/>
        </w:rPr>
        <w:t xml:space="preserve"> </w:t>
      </w:r>
      <w:r w:rsidR="00DB5333" w:rsidRPr="00A3036C">
        <w:rPr>
          <w:rFonts w:ascii="Times New Roman" w:hAnsi="Times New Roman" w:cs="Times New Roman"/>
          <w:sz w:val="24"/>
          <w:szCs w:val="24"/>
        </w:rPr>
        <w:t>tocado.</w:t>
      </w:r>
    </w:p>
    <w:p w14:paraId="6468263A" w14:textId="77777777" w:rsidR="00457D62" w:rsidRPr="00A3036C" w:rsidRDefault="00457D62" w:rsidP="00646913">
      <w:pPr>
        <w:spacing w:after="0"/>
        <w:jc w:val="both"/>
        <w:rPr>
          <w:rFonts w:ascii="Times New Roman" w:hAnsi="Times New Roman" w:cs="Times New Roman"/>
          <w:sz w:val="24"/>
          <w:szCs w:val="24"/>
        </w:rPr>
      </w:pPr>
    </w:p>
    <w:p w14:paraId="5ADD33B6" w14:textId="11C1AFBB" w:rsidR="00F9189E" w:rsidRPr="00A3036C" w:rsidRDefault="00940A41"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Liz </w:t>
      </w:r>
      <w:r w:rsidR="006F340F" w:rsidRPr="00A3036C">
        <w:rPr>
          <w:rFonts w:ascii="Times New Roman" w:hAnsi="Times New Roman" w:cs="Times New Roman"/>
          <w:sz w:val="24"/>
          <w:szCs w:val="24"/>
        </w:rPr>
        <w:t xml:space="preserve">e Tom </w:t>
      </w:r>
      <w:r w:rsidR="00A20C68" w:rsidRPr="00A3036C">
        <w:rPr>
          <w:rFonts w:ascii="Times New Roman" w:hAnsi="Times New Roman" w:cs="Times New Roman"/>
          <w:sz w:val="24"/>
          <w:szCs w:val="24"/>
        </w:rPr>
        <w:t>renov</w:t>
      </w:r>
      <w:r w:rsidRPr="00A3036C">
        <w:rPr>
          <w:rFonts w:ascii="Times New Roman" w:hAnsi="Times New Roman" w:cs="Times New Roman"/>
          <w:sz w:val="24"/>
          <w:szCs w:val="24"/>
        </w:rPr>
        <w:t>a</w:t>
      </w:r>
      <w:r w:rsidR="006F340F" w:rsidRPr="00A3036C">
        <w:rPr>
          <w:rFonts w:ascii="Times New Roman" w:hAnsi="Times New Roman" w:cs="Times New Roman"/>
          <w:sz w:val="24"/>
          <w:szCs w:val="24"/>
        </w:rPr>
        <w:t>m</w:t>
      </w:r>
      <w:r w:rsidRPr="00A3036C">
        <w:rPr>
          <w:rFonts w:ascii="Times New Roman" w:hAnsi="Times New Roman" w:cs="Times New Roman"/>
          <w:sz w:val="24"/>
          <w:szCs w:val="24"/>
        </w:rPr>
        <w:t xml:space="preserve"> </w:t>
      </w:r>
      <w:r w:rsidR="00124E88" w:rsidRPr="00A3036C">
        <w:rPr>
          <w:rFonts w:ascii="Times New Roman" w:hAnsi="Times New Roman" w:cs="Times New Roman"/>
          <w:sz w:val="24"/>
          <w:szCs w:val="24"/>
        </w:rPr>
        <w:t xml:space="preserve">os produtos do </w:t>
      </w:r>
      <w:r w:rsidR="00124E88" w:rsidRPr="00A3036C">
        <w:rPr>
          <w:rFonts w:ascii="Times New Roman" w:hAnsi="Times New Roman" w:cs="Times New Roman"/>
          <w:i/>
          <w:iCs/>
          <w:sz w:val="24"/>
          <w:szCs w:val="24"/>
        </w:rPr>
        <w:t>couvert</w:t>
      </w:r>
      <w:r w:rsidR="00987DB0" w:rsidRPr="00A3036C">
        <w:rPr>
          <w:rFonts w:ascii="Times New Roman" w:hAnsi="Times New Roman" w:cs="Times New Roman"/>
          <w:sz w:val="24"/>
          <w:szCs w:val="24"/>
        </w:rPr>
        <w:t xml:space="preserve"> sobre a mesa cerceada pelas poltronas, onde </w:t>
      </w:r>
      <w:r w:rsidR="00F9189E" w:rsidRPr="00A3036C">
        <w:rPr>
          <w:rFonts w:ascii="Times New Roman" w:hAnsi="Times New Roman" w:cs="Times New Roman"/>
          <w:sz w:val="24"/>
          <w:szCs w:val="24"/>
        </w:rPr>
        <w:t>se sentam</w:t>
      </w:r>
      <w:r w:rsidR="00987DB0" w:rsidRPr="00A3036C">
        <w:rPr>
          <w:rFonts w:ascii="Times New Roman" w:hAnsi="Times New Roman" w:cs="Times New Roman"/>
          <w:sz w:val="24"/>
          <w:szCs w:val="24"/>
        </w:rPr>
        <w:t xml:space="preserve"> Fértilles e Germano.</w:t>
      </w:r>
      <w:r w:rsidR="002B3573" w:rsidRPr="00A3036C">
        <w:rPr>
          <w:rFonts w:ascii="Times New Roman" w:hAnsi="Times New Roman" w:cs="Times New Roman"/>
          <w:sz w:val="24"/>
          <w:szCs w:val="24"/>
        </w:rPr>
        <w:t xml:space="preserve"> Ambos, sentem-se em casa </w:t>
      </w:r>
      <w:r w:rsidR="00952BA3" w:rsidRPr="00A3036C">
        <w:rPr>
          <w:rFonts w:ascii="Times New Roman" w:hAnsi="Times New Roman" w:cs="Times New Roman"/>
          <w:sz w:val="24"/>
          <w:szCs w:val="24"/>
        </w:rPr>
        <w:t xml:space="preserve">e não deixam de ressaltar a </w:t>
      </w:r>
      <w:r w:rsidR="00005044" w:rsidRPr="00A3036C">
        <w:rPr>
          <w:rFonts w:ascii="Times New Roman" w:hAnsi="Times New Roman" w:cs="Times New Roman"/>
          <w:sz w:val="24"/>
          <w:szCs w:val="24"/>
        </w:rPr>
        <w:t xml:space="preserve">delícia da </w:t>
      </w:r>
      <w:r w:rsidR="00952BA3" w:rsidRPr="00A3036C">
        <w:rPr>
          <w:rFonts w:ascii="Times New Roman" w:hAnsi="Times New Roman" w:cs="Times New Roman"/>
          <w:sz w:val="24"/>
          <w:szCs w:val="24"/>
        </w:rPr>
        <w:t>gastronomia terráquea</w:t>
      </w:r>
      <w:r w:rsidR="00005044" w:rsidRPr="00A3036C">
        <w:rPr>
          <w:rFonts w:ascii="Times New Roman" w:hAnsi="Times New Roman" w:cs="Times New Roman"/>
          <w:sz w:val="24"/>
          <w:szCs w:val="24"/>
        </w:rPr>
        <w:t>.</w:t>
      </w:r>
      <w:r w:rsidR="00F16FBA" w:rsidRPr="00A3036C">
        <w:rPr>
          <w:rFonts w:ascii="Times New Roman" w:hAnsi="Times New Roman" w:cs="Times New Roman"/>
          <w:sz w:val="24"/>
          <w:szCs w:val="24"/>
        </w:rPr>
        <w:t xml:space="preserve"> </w:t>
      </w:r>
      <w:r w:rsidR="00FB1765" w:rsidRPr="00A3036C">
        <w:rPr>
          <w:rFonts w:ascii="Times New Roman" w:hAnsi="Times New Roman" w:cs="Times New Roman"/>
          <w:sz w:val="24"/>
          <w:szCs w:val="24"/>
        </w:rPr>
        <w:t>Servidos, degustam a</w:t>
      </w:r>
      <w:r w:rsidR="00F33B57" w:rsidRPr="00A3036C">
        <w:rPr>
          <w:rFonts w:ascii="Times New Roman" w:hAnsi="Times New Roman" w:cs="Times New Roman"/>
          <w:sz w:val="24"/>
          <w:szCs w:val="24"/>
        </w:rPr>
        <w:t xml:space="preserve"> entrada produzida pelo improviso culinário de Li</w:t>
      </w:r>
      <w:r w:rsidR="007B3203" w:rsidRPr="00A3036C">
        <w:rPr>
          <w:rFonts w:ascii="Times New Roman" w:hAnsi="Times New Roman" w:cs="Times New Roman"/>
          <w:sz w:val="24"/>
          <w:szCs w:val="24"/>
        </w:rPr>
        <w:t>z e Tom. A res</w:t>
      </w:r>
      <w:r w:rsidR="00214D07" w:rsidRPr="00A3036C">
        <w:rPr>
          <w:rFonts w:ascii="Times New Roman" w:hAnsi="Times New Roman" w:cs="Times New Roman"/>
          <w:sz w:val="24"/>
          <w:szCs w:val="24"/>
        </w:rPr>
        <w:t>enha promete</w:t>
      </w:r>
      <w:r w:rsidR="0059502C" w:rsidRPr="00A3036C">
        <w:rPr>
          <w:rFonts w:ascii="Times New Roman" w:hAnsi="Times New Roman" w:cs="Times New Roman"/>
          <w:sz w:val="24"/>
          <w:szCs w:val="24"/>
        </w:rPr>
        <w:t xml:space="preserve"> ser enriquecedora para os recém despertos e ávidos pelo conhecimento</w:t>
      </w:r>
      <w:r w:rsidR="00B00D70" w:rsidRPr="00A3036C">
        <w:rPr>
          <w:rFonts w:ascii="Times New Roman" w:hAnsi="Times New Roman" w:cs="Times New Roman"/>
          <w:sz w:val="24"/>
          <w:szCs w:val="24"/>
        </w:rPr>
        <w:t xml:space="preserve"> de seus interlocutores</w:t>
      </w:r>
      <w:r w:rsidR="00AD02DA" w:rsidRPr="00A3036C">
        <w:rPr>
          <w:rFonts w:ascii="Times New Roman" w:hAnsi="Times New Roman" w:cs="Times New Roman"/>
          <w:sz w:val="24"/>
          <w:szCs w:val="24"/>
        </w:rPr>
        <w:t xml:space="preserve"> evoluídos e prontos para esclarecerem</w:t>
      </w:r>
      <w:r w:rsidR="00697926" w:rsidRPr="00A3036C">
        <w:rPr>
          <w:rFonts w:ascii="Times New Roman" w:hAnsi="Times New Roman" w:cs="Times New Roman"/>
          <w:sz w:val="24"/>
          <w:szCs w:val="24"/>
        </w:rPr>
        <w:t xml:space="preserve"> a existência humana e a </w:t>
      </w:r>
      <w:r w:rsidR="00624B77" w:rsidRPr="00A3036C">
        <w:rPr>
          <w:rFonts w:ascii="Times New Roman" w:hAnsi="Times New Roman" w:cs="Times New Roman"/>
          <w:sz w:val="24"/>
          <w:szCs w:val="24"/>
        </w:rPr>
        <w:t>transição planetária</w:t>
      </w:r>
      <w:r w:rsidR="001107E8" w:rsidRPr="00A3036C">
        <w:rPr>
          <w:rFonts w:ascii="Times New Roman" w:hAnsi="Times New Roman" w:cs="Times New Roman"/>
          <w:sz w:val="24"/>
          <w:szCs w:val="24"/>
        </w:rPr>
        <w:t>,</w:t>
      </w:r>
      <w:r w:rsidR="00624B77" w:rsidRPr="00A3036C">
        <w:rPr>
          <w:rFonts w:ascii="Times New Roman" w:hAnsi="Times New Roman" w:cs="Times New Roman"/>
          <w:sz w:val="24"/>
          <w:szCs w:val="24"/>
        </w:rPr>
        <w:t xml:space="preserve"> em curso</w:t>
      </w:r>
      <w:r w:rsidR="001107E8" w:rsidRPr="00A3036C">
        <w:rPr>
          <w:rFonts w:ascii="Times New Roman" w:hAnsi="Times New Roman" w:cs="Times New Roman"/>
          <w:sz w:val="24"/>
          <w:szCs w:val="24"/>
        </w:rPr>
        <w:t>,</w:t>
      </w:r>
      <w:r w:rsidR="00624B77" w:rsidRPr="00A3036C">
        <w:rPr>
          <w:rFonts w:ascii="Times New Roman" w:hAnsi="Times New Roman" w:cs="Times New Roman"/>
          <w:sz w:val="24"/>
          <w:szCs w:val="24"/>
        </w:rPr>
        <w:t xml:space="preserve"> para quinta dimensão.</w:t>
      </w:r>
    </w:p>
    <w:p w14:paraId="1FEED102" w14:textId="3F756D80" w:rsidR="008679EE" w:rsidRPr="00A3036C" w:rsidRDefault="00487F8E"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serve </w:t>
      </w:r>
      <w:r w:rsidR="008679EE" w:rsidRPr="00A3036C">
        <w:rPr>
          <w:rFonts w:ascii="Times New Roman" w:hAnsi="Times New Roman" w:cs="Times New Roman"/>
          <w:sz w:val="24"/>
          <w:szCs w:val="24"/>
        </w:rPr>
        <w:t xml:space="preserve">Germano e </w:t>
      </w:r>
      <w:r w:rsidR="00AE6374" w:rsidRPr="00A3036C">
        <w:rPr>
          <w:rFonts w:ascii="Times New Roman" w:hAnsi="Times New Roman" w:cs="Times New Roman"/>
          <w:sz w:val="24"/>
          <w:szCs w:val="24"/>
        </w:rPr>
        <w:t xml:space="preserve">Fértilles </w:t>
      </w:r>
      <w:r w:rsidRPr="00A3036C">
        <w:rPr>
          <w:rFonts w:ascii="Times New Roman" w:hAnsi="Times New Roman" w:cs="Times New Roman"/>
          <w:sz w:val="24"/>
          <w:szCs w:val="24"/>
        </w:rPr>
        <w:t>com mais água de coco, enquanto Li</w:t>
      </w:r>
      <w:r w:rsidR="00AF4DF4" w:rsidRPr="00A3036C">
        <w:rPr>
          <w:rFonts w:ascii="Times New Roman" w:hAnsi="Times New Roman" w:cs="Times New Roman"/>
          <w:sz w:val="24"/>
          <w:szCs w:val="24"/>
        </w:rPr>
        <w:t xml:space="preserve">z </w:t>
      </w:r>
      <w:r w:rsidR="009208C1" w:rsidRPr="00A3036C">
        <w:rPr>
          <w:rFonts w:ascii="Times New Roman" w:hAnsi="Times New Roman" w:cs="Times New Roman"/>
          <w:sz w:val="24"/>
          <w:szCs w:val="24"/>
        </w:rPr>
        <w:t>alimenta a bandeja de</w:t>
      </w:r>
      <w:r w:rsidR="004301B3" w:rsidRPr="00A3036C">
        <w:rPr>
          <w:rFonts w:ascii="Times New Roman" w:hAnsi="Times New Roman" w:cs="Times New Roman"/>
          <w:sz w:val="24"/>
          <w:szCs w:val="24"/>
        </w:rPr>
        <w:t xml:space="preserve"> </w:t>
      </w:r>
      <w:r w:rsidR="00281D56" w:rsidRPr="00A3036C">
        <w:rPr>
          <w:rFonts w:ascii="Times New Roman" w:hAnsi="Times New Roman" w:cs="Times New Roman"/>
          <w:sz w:val="24"/>
          <w:szCs w:val="24"/>
        </w:rPr>
        <w:t xml:space="preserve">linguiça, </w:t>
      </w:r>
      <w:r w:rsidR="004301B3" w:rsidRPr="00A3036C">
        <w:rPr>
          <w:rFonts w:ascii="Times New Roman" w:hAnsi="Times New Roman" w:cs="Times New Roman"/>
          <w:sz w:val="24"/>
          <w:szCs w:val="24"/>
        </w:rPr>
        <w:t>pastas,</w:t>
      </w:r>
      <w:r w:rsidR="009208C1" w:rsidRPr="00A3036C">
        <w:rPr>
          <w:rFonts w:ascii="Times New Roman" w:hAnsi="Times New Roman" w:cs="Times New Roman"/>
          <w:sz w:val="24"/>
          <w:szCs w:val="24"/>
        </w:rPr>
        <w:t xml:space="preserve"> frios e a cestas com pães brioche e de queij</w:t>
      </w:r>
      <w:r w:rsidR="004301B3" w:rsidRPr="00A3036C">
        <w:rPr>
          <w:rFonts w:ascii="Times New Roman" w:hAnsi="Times New Roman" w:cs="Times New Roman"/>
          <w:sz w:val="24"/>
          <w:szCs w:val="24"/>
        </w:rPr>
        <w:t>o</w:t>
      </w:r>
      <w:r w:rsidR="002A44C8" w:rsidRPr="00A3036C">
        <w:rPr>
          <w:rFonts w:ascii="Times New Roman" w:hAnsi="Times New Roman" w:cs="Times New Roman"/>
          <w:sz w:val="24"/>
          <w:szCs w:val="24"/>
        </w:rPr>
        <w:t xml:space="preserve"> e os coloca sobre a mes</w:t>
      </w:r>
      <w:r w:rsidR="00146D15" w:rsidRPr="00A3036C">
        <w:rPr>
          <w:rFonts w:ascii="Times New Roman" w:hAnsi="Times New Roman" w:cs="Times New Roman"/>
          <w:sz w:val="24"/>
          <w:szCs w:val="24"/>
        </w:rPr>
        <w:t>a. Senta-se</w:t>
      </w:r>
      <w:r w:rsidR="00C82A29" w:rsidRPr="00A3036C">
        <w:rPr>
          <w:rFonts w:ascii="Times New Roman" w:hAnsi="Times New Roman" w:cs="Times New Roman"/>
          <w:sz w:val="24"/>
          <w:szCs w:val="24"/>
        </w:rPr>
        <w:t xml:space="preserve"> e serve-se</w:t>
      </w:r>
      <w:r w:rsidR="008A3A33" w:rsidRPr="00A3036C">
        <w:rPr>
          <w:rFonts w:ascii="Times New Roman" w:hAnsi="Times New Roman" w:cs="Times New Roman"/>
          <w:sz w:val="24"/>
          <w:szCs w:val="24"/>
        </w:rPr>
        <w:t xml:space="preserve"> e, se disponibiliza</w:t>
      </w:r>
      <w:r w:rsidR="003C4CE2" w:rsidRPr="00A3036C">
        <w:rPr>
          <w:rFonts w:ascii="Times New Roman" w:hAnsi="Times New Roman" w:cs="Times New Roman"/>
          <w:sz w:val="24"/>
          <w:szCs w:val="24"/>
        </w:rPr>
        <w:t>, ladeada por Tom para confirmarem</w:t>
      </w:r>
      <w:r w:rsidR="000860BB" w:rsidRPr="00A3036C">
        <w:rPr>
          <w:rFonts w:ascii="Times New Roman" w:hAnsi="Times New Roman" w:cs="Times New Roman"/>
          <w:sz w:val="24"/>
          <w:szCs w:val="24"/>
        </w:rPr>
        <w:t xml:space="preserve"> que </w:t>
      </w:r>
      <w:r w:rsidR="000860BB" w:rsidRPr="00A3036C">
        <w:rPr>
          <w:rFonts w:ascii="Times New Roman" w:hAnsi="Times New Roman" w:cs="Times New Roman"/>
          <w:i/>
          <w:iCs/>
          <w:sz w:val="24"/>
          <w:szCs w:val="24"/>
        </w:rPr>
        <w:t>mais se pode aprender pelos ouvidos</w:t>
      </w:r>
      <w:r w:rsidR="000860BB" w:rsidRPr="00A3036C">
        <w:rPr>
          <w:rFonts w:ascii="Times New Roman" w:hAnsi="Times New Roman" w:cs="Times New Roman"/>
          <w:sz w:val="24"/>
          <w:szCs w:val="24"/>
        </w:rPr>
        <w:t>,</w:t>
      </w:r>
      <w:r w:rsidR="000860BB" w:rsidRPr="00A3036C">
        <w:rPr>
          <w:rFonts w:ascii="Times New Roman" w:hAnsi="Times New Roman" w:cs="Times New Roman"/>
          <w:i/>
          <w:iCs/>
          <w:sz w:val="24"/>
          <w:szCs w:val="24"/>
        </w:rPr>
        <w:t xml:space="preserve"> de que pelos olhos</w:t>
      </w:r>
      <w:r w:rsidR="000860BB" w:rsidRPr="00A3036C">
        <w:rPr>
          <w:rFonts w:ascii="Times New Roman" w:hAnsi="Times New Roman" w:cs="Times New Roman"/>
          <w:sz w:val="24"/>
          <w:szCs w:val="24"/>
        </w:rPr>
        <w:t>.</w:t>
      </w:r>
      <w:r w:rsidR="00C82A29" w:rsidRPr="00A3036C">
        <w:rPr>
          <w:rFonts w:ascii="Times New Roman" w:hAnsi="Times New Roman" w:cs="Times New Roman"/>
          <w:sz w:val="24"/>
          <w:szCs w:val="24"/>
        </w:rPr>
        <w:t xml:space="preserve"> </w:t>
      </w:r>
    </w:p>
    <w:p w14:paraId="5FB458D0" w14:textId="77777777" w:rsidR="00851440" w:rsidRPr="00A3036C" w:rsidRDefault="00995B68"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Fértille</w:t>
      </w:r>
      <w:r w:rsidR="009E266F" w:rsidRPr="00A3036C">
        <w:rPr>
          <w:rFonts w:ascii="Times New Roman" w:hAnsi="Times New Roman" w:cs="Times New Roman"/>
          <w:sz w:val="24"/>
          <w:szCs w:val="24"/>
        </w:rPr>
        <w:t xml:space="preserve">s acompanha Liz </w:t>
      </w:r>
      <w:r w:rsidR="00EC5566" w:rsidRPr="00A3036C">
        <w:rPr>
          <w:rFonts w:ascii="Times New Roman" w:hAnsi="Times New Roman" w:cs="Times New Roman"/>
          <w:sz w:val="24"/>
          <w:szCs w:val="24"/>
        </w:rPr>
        <w:t>e aprec</w:t>
      </w:r>
      <w:r w:rsidR="00281D56" w:rsidRPr="00A3036C">
        <w:rPr>
          <w:rFonts w:ascii="Times New Roman" w:hAnsi="Times New Roman" w:cs="Times New Roman"/>
          <w:sz w:val="24"/>
          <w:szCs w:val="24"/>
        </w:rPr>
        <w:t>ia o aperitivo de linguiç</w:t>
      </w:r>
      <w:r w:rsidR="00686B85" w:rsidRPr="00A3036C">
        <w:rPr>
          <w:rFonts w:ascii="Times New Roman" w:hAnsi="Times New Roman" w:cs="Times New Roman"/>
          <w:sz w:val="24"/>
          <w:szCs w:val="24"/>
        </w:rPr>
        <w:t>a, neste caso, mineira</w:t>
      </w:r>
      <w:r w:rsidR="00E4228B" w:rsidRPr="00A3036C">
        <w:rPr>
          <w:rFonts w:ascii="Times New Roman" w:hAnsi="Times New Roman" w:cs="Times New Roman"/>
          <w:sz w:val="24"/>
          <w:szCs w:val="24"/>
        </w:rPr>
        <w:t xml:space="preserve"> </w:t>
      </w:r>
      <w:r w:rsidR="00845851" w:rsidRPr="00A3036C">
        <w:rPr>
          <w:rFonts w:ascii="Times New Roman" w:hAnsi="Times New Roman" w:cs="Times New Roman"/>
          <w:sz w:val="24"/>
          <w:szCs w:val="24"/>
        </w:rPr>
        <w:t>d</w:t>
      </w:r>
      <w:r w:rsidR="00E4228B" w:rsidRPr="00A3036C">
        <w:rPr>
          <w:rFonts w:ascii="Times New Roman" w:hAnsi="Times New Roman" w:cs="Times New Roman"/>
          <w:sz w:val="24"/>
          <w:szCs w:val="24"/>
        </w:rPr>
        <w:t xml:space="preserve">e </w:t>
      </w:r>
      <w:r w:rsidR="00845851" w:rsidRPr="00A3036C">
        <w:rPr>
          <w:rFonts w:ascii="Times New Roman" w:hAnsi="Times New Roman" w:cs="Times New Roman"/>
          <w:sz w:val="24"/>
          <w:szCs w:val="24"/>
        </w:rPr>
        <w:t xml:space="preserve">fábrica </w:t>
      </w:r>
      <w:r w:rsidR="00E4228B" w:rsidRPr="00A3036C">
        <w:rPr>
          <w:rFonts w:ascii="Times New Roman" w:hAnsi="Times New Roman" w:cs="Times New Roman"/>
          <w:sz w:val="24"/>
          <w:szCs w:val="24"/>
        </w:rPr>
        <w:t>fornecedora das unidades Market Harrison</w:t>
      </w:r>
      <w:r w:rsidR="006846C2" w:rsidRPr="00A3036C">
        <w:rPr>
          <w:rFonts w:ascii="Times New Roman" w:hAnsi="Times New Roman" w:cs="Times New Roman"/>
          <w:sz w:val="24"/>
          <w:szCs w:val="24"/>
        </w:rPr>
        <w:t xml:space="preserve"> habitadas nas principais capitais do mundo e adjacência</w:t>
      </w:r>
      <w:r w:rsidR="00515BE0" w:rsidRPr="00A3036C">
        <w:rPr>
          <w:rFonts w:ascii="Times New Roman" w:hAnsi="Times New Roman" w:cs="Times New Roman"/>
          <w:sz w:val="24"/>
          <w:szCs w:val="24"/>
        </w:rPr>
        <w:t xml:space="preserve">s. </w:t>
      </w:r>
    </w:p>
    <w:p w14:paraId="78950A14" w14:textId="0A949FCC" w:rsidR="00851440" w:rsidRPr="00A3036C" w:rsidRDefault="00515BE0"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O Grupo Harrison &amp; Taylo</w:t>
      </w:r>
      <w:r w:rsidR="004A4547" w:rsidRPr="00A3036C">
        <w:rPr>
          <w:rFonts w:ascii="Times New Roman" w:hAnsi="Times New Roman" w:cs="Times New Roman"/>
          <w:sz w:val="24"/>
          <w:szCs w:val="24"/>
        </w:rPr>
        <w:t>r planta, cultiva, colhe e comercializa diversos gêneros alimentícios</w:t>
      </w:r>
      <w:r w:rsidR="001C5662" w:rsidRPr="00A3036C">
        <w:rPr>
          <w:rFonts w:ascii="Times New Roman" w:hAnsi="Times New Roman" w:cs="Times New Roman"/>
          <w:sz w:val="24"/>
          <w:szCs w:val="24"/>
        </w:rPr>
        <w:t xml:space="preserve">, eliminando a intermediação </w:t>
      </w:r>
      <w:r w:rsidR="00B16707" w:rsidRPr="00A3036C">
        <w:rPr>
          <w:rFonts w:ascii="Times New Roman" w:hAnsi="Times New Roman" w:cs="Times New Roman"/>
          <w:sz w:val="24"/>
          <w:szCs w:val="24"/>
        </w:rPr>
        <w:t>para garantir qualidade e preço na mesa do consumidor final.</w:t>
      </w:r>
      <w:r w:rsidR="0075124F" w:rsidRPr="00A3036C">
        <w:rPr>
          <w:rFonts w:ascii="Times New Roman" w:hAnsi="Times New Roman" w:cs="Times New Roman"/>
          <w:sz w:val="24"/>
          <w:szCs w:val="24"/>
        </w:rPr>
        <w:t xml:space="preserve"> </w:t>
      </w:r>
    </w:p>
    <w:p w14:paraId="2463E162" w14:textId="051897DA" w:rsidR="00995B68" w:rsidRPr="00A3036C" w:rsidRDefault="0075124F"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força da </w:t>
      </w:r>
      <w:r w:rsidRPr="00A3036C">
        <w:rPr>
          <w:rFonts w:ascii="Times New Roman" w:hAnsi="Times New Roman" w:cs="Times New Roman"/>
          <w:i/>
          <w:iCs/>
          <w:sz w:val="24"/>
          <w:szCs w:val="24"/>
        </w:rPr>
        <w:t>cozinha do mundo</w:t>
      </w:r>
      <w:r w:rsidRPr="00A3036C">
        <w:rPr>
          <w:rFonts w:ascii="Times New Roman" w:hAnsi="Times New Roman" w:cs="Times New Roman"/>
          <w:sz w:val="24"/>
          <w:szCs w:val="24"/>
        </w:rPr>
        <w:t>, se faz vale</w:t>
      </w:r>
      <w:r w:rsidR="00773BDE" w:rsidRPr="00A3036C">
        <w:rPr>
          <w:rFonts w:ascii="Times New Roman" w:hAnsi="Times New Roman" w:cs="Times New Roman"/>
          <w:sz w:val="24"/>
          <w:szCs w:val="24"/>
        </w:rPr>
        <w:t>r</w:t>
      </w:r>
      <w:r w:rsidR="00D80E0C" w:rsidRPr="00A3036C">
        <w:rPr>
          <w:rFonts w:ascii="Times New Roman" w:hAnsi="Times New Roman" w:cs="Times New Roman"/>
          <w:sz w:val="24"/>
          <w:szCs w:val="24"/>
        </w:rPr>
        <w:t>, negociando</w:t>
      </w:r>
      <w:r w:rsidR="00773BDE" w:rsidRPr="00A3036C">
        <w:rPr>
          <w:rFonts w:ascii="Times New Roman" w:hAnsi="Times New Roman" w:cs="Times New Roman"/>
          <w:sz w:val="24"/>
          <w:szCs w:val="24"/>
        </w:rPr>
        <w:t xml:space="preserve"> com os fornecedores</w:t>
      </w:r>
      <w:r w:rsidR="00FE3AC2" w:rsidRPr="00A3036C">
        <w:rPr>
          <w:rFonts w:ascii="Times New Roman" w:hAnsi="Times New Roman" w:cs="Times New Roman"/>
          <w:sz w:val="24"/>
          <w:szCs w:val="24"/>
        </w:rPr>
        <w:t xml:space="preserve"> dispostos a aumentarem seus lucros</w:t>
      </w:r>
      <w:r w:rsidR="00A40BE9" w:rsidRPr="00A3036C">
        <w:rPr>
          <w:rFonts w:ascii="Times New Roman" w:hAnsi="Times New Roman" w:cs="Times New Roman"/>
          <w:sz w:val="24"/>
          <w:szCs w:val="24"/>
        </w:rPr>
        <w:t>, produzindo mais com preços justos</w:t>
      </w:r>
      <w:r w:rsidR="00B254AF" w:rsidRPr="00A3036C">
        <w:rPr>
          <w:rFonts w:ascii="Times New Roman" w:hAnsi="Times New Roman" w:cs="Times New Roman"/>
          <w:sz w:val="24"/>
          <w:szCs w:val="24"/>
        </w:rPr>
        <w:t xml:space="preserve"> para eles e, sobretudo</w:t>
      </w:r>
      <w:r w:rsidR="00B46459" w:rsidRPr="00A3036C">
        <w:rPr>
          <w:rFonts w:ascii="Times New Roman" w:hAnsi="Times New Roman" w:cs="Times New Roman"/>
          <w:sz w:val="24"/>
          <w:szCs w:val="24"/>
        </w:rPr>
        <w:t xml:space="preserve">, </w:t>
      </w:r>
      <w:r w:rsidR="00860159" w:rsidRPr="00A3036C">
        <w:rPr>
          <w:rFonts w:ascii="Times New Roman" w:hAnsi="Times New Roman" w:cs="Times New Roman"/>
          <w:sz w:val="24"/>
          <w:szCs w:val="24"/>
        </w:rPr>
        <w:t>p</w:t>
      </w:r>
      <w:r w:rsidR="00B43FDC" w:rsidRPr="00A3036C">
        <w:rPr>
          <w:rFonts w:ascii="Times New Roman" w:hAnsi="Times New Roman" w:cs="Times New Roman"/>
          <w:sz w:val="24"/>
          <w:szCs w:val="24"/>
        </w:rPr>
        <w:t xml:space="preserve">ara </w:t>
      </w:r>
      <w:r w:rsidR="00860159" w:rsidRPr="00A3036C">
        <w:rPr>
          <w:rFonts w:ascii="Times New Roman" w:hAnsi="Times New Roman" w:cs="Times New Roman"/>
          <w:sz w:val="24"/>
          <w:szCs w:val="24"/>
        </w:rPr>
        <w:t>os compradore</w:t>
      </w:r>
      <w:r w:rsidR="004705E5" w:rsidRPr="00A3036C">
        <w:rPr>
          <w:rFonts w:ascii="Times New Roman" w:hAnsi="Times New Roman" w:cs="Times New Roman"/>
          <w:sz w:val="24"/>
          <w:szCs w:val="24"/>
        </w:rPr>
        <w:t>s</w:t>
      </w:r>
      <w:r w:rsidR="00042A1C" w:rsidRPr="00A3036C">
        <w:rPr>
          <w:rFonts w:ascii="Times New Roman" w:hAnsi="Times New Roman" w:cs="Times New Roman"/>
          <w:sz w:val="24"/>
          <w:szCs w:val="24"/>
        </w:rPr>
        <w:t>.</w:t>
      </w:r>
      <w:r w:rsidR="00DC702C" w:rsidRPr="00A3036C">
        <w:rPr>
          <w:rFonts w:ascii="Times New Roman" w:hAnsi="Times New Roman" w:cs="Times New Roman"/>
          <w:sz w:val="24"/>
          <w:szCs w:val="24"/>
        </w:rPr>
        <w:t xml:space="preserve"> Estes, </w:t>
      </w:r>
      <w:r w:rsidR="004705E5" w:rsidRPr="00A3036C">
        <w:rPr>
          <w:rFonts w:ascii="Times New Roman" w:hAnsi="Times New Roman" w:cs="Times New Roman"/>
          <w:sz w:val="24"/>
          <w:szCs w:val="24"/>
        </w:rPr>
        <w:t xml:space="preserve"> </w:t>
      </w:r>
      <w:r w:rsidR="00B46459" w:rsidRPr="00A3036C">
        <w:rPr>
          <w:rFonts w:ascii="Times New Roman" w:hAnsi="Times New Roman" w:cs="Times New Roman"/>
          <w:sz w:val="24"/>
          <w:szCs w:val="24"/>
        </w:rPr>
        <w:t>fidelizado</w:t>
      </w:r>
      <w:r w:rsidR="004705E5" w:rsidRPr="00A3036C">
        <w:rPr>
          <w:rFonts w:ascii="Times New Roman" w:hAnsi="Times New Roman" w:cs="Times New Roman"/>
          <w:sz w:val="24"/>
          <w:szCs w:val="24"/>
        </w:rPr>
        <w:t>s</w:t>
      </w:r>
      <w:r w:rsidR="00B46459" w:rsidRPr="00A3036C">
        <w:rPr>
          <w:rFonts w:ascii="Times New Roman" w:hAnsi="Times New Roman" w:cs="Times New Roman"/>
          <w:sz w:val="24"/>
          <w:szCs w:val="24"/>
        </w:rPr>
        <w:t xml:space="preserve"> </w:t>
      </w:r>
      <w:r w:rsidR="004705E5" w:rsidRPr="00A3036C">
        <w:rPr>
          <w:rFonts w:ascii="Times New Roman" w:hAnsi="Times New Roman" w:cs="Times New Roman"/>
          <w:sz w:val="24"/>
          <w:szCs w:val="24"/>
        </w:rPr>
        <w:t>a</w:t>
      </w:r>
      <w:r w:rsidR="00BF3155" w:rsidRPr="00A3036C">
        <w:rPr>
          <w:rFonts w:ascii="Times New Roman" w:hAnsi="Times New Roman" w:cs="Times New Roman"/>
          <w:sz w:val="24"/>
          <w:szCs w:val="24"/>
        </w:rPr>
        <w:t xml:space="preserve">o </w:t>
      </w:r>
      <w:r w:rsidR="00B46459" w:rsidRPr="00A3036C">
        <w:rPr>
          <w:rFonts w:ascii="Times New Roman" w:hAnsi="Times New Roman" w:cs="Times New Roman"/>
          <w:sz w:val="24"/>
          <w:szCs w:val="24"/>
        </w:rPr>
        <w:t>c</w:t>
      </w:r>
      <w:r w:rsidR="00BF3155" w:rsidRPr="00A3036C">
        <w:rPr>
          <w:rFonts w:ascii="Times New Roman" w:hAnsi="Times New Roman" w:cs="Times New Roman"/>
          <w:sz w:val="24"/>
          <w:szCs w:val="24"/>
        </w:rPr>
        <w:t xml:space="preserve">onsumo </w:t>
      </w:r>
      <w:r w:rsidR="003D4502" w:rsidRPr="00A3036C">
        <w:rPr>
          <w:rFonts w:ascii="Times New Roman" w:hAnsi="Times New Roman" w:cs="Times New Roman"/>
          <w:sz w:val="24"/>
          <w:szCs w:val="24"/>
        </w:rPr>
        <w:t xml:space="preserve">pelo </w:t>
      </w:r>
      <w:r w:rsidR="004510A6" w:rsidRPr="00A3036C">
        <w:rPr>
          <w:rFonts w:ascii="Times New Roman" w:hAnsi="Times New Roman" w:cs="Times New Roman"/>
          <w:sz w:val="24"/>
          <w:szCs w:val="24"/>
        </w:rPr>
        <w:t>custo-benefício</w:t>
      </w:r>
      <w:r w:rsidR="004B21F1" w:rsidRPr="00A3036C">
        <w:rPr>
          <w:rFonts w:ascii="Times New Roman" w:hAnsi="Times New Roman" w:cs="Times New Roman"/>
          <w:sz w:val="24"/>
          <w:szCs w:val="24"/>
        </w:rPr>
        <w:t xml:space="preserve"> ofertado</w:t>
      </w:r>
      <w:r w:rsidR="003D4502" w:rsidRPr="00A3036C">
        <w:rPr>
          <w:rFonts w:ascii="Times New Roman" w:hAnsi="Times New Roman" w:cs="Times New Roman"/>
          <w:sz w:val="24"/>
          <w:szCs w:val="24"/>
        </w:rPr>
        <w:t xml:space="preserve">, </w:t>
      </w:r>
      <w:r w:rsidR="00676B2B" w:rsidRPr="00A3036C">
        <w:rPr>
          <w:rFonts w:ascii="Times New Roman" w:hAnsi="Times New Roman" w:cs="Times New Roman"/>
          <w:sz w:val="24"/>
          <w:szCs w:val="24"/>
        </w:rPr>
        <w:t>são</w:t>
      </w:r>
      <w:r w:rsidR="0011208B" w:rsidRPr="00A3036C">
        <w:rPr>
          <w:rFonts w:ascii="Times New Roman" w:hAnsi="Times New Roman" w:cs="Times New Roman"/>
          <w:sz w:val="24"/>
          <w:szCs w:val="24"/>
        </w:rPr>
        <w:t xml:space="preserve"> </w:t>
      </w:r>
      <w:r w:rsidR="00B254AF" w:rsidRPr="00A3036C">
        <w:rPr>
          <w:rFonts w:ascii="Times New Roman" w:hAnsi="Times New Roman" w:cs="Times New Roman"/>
          <w:sz w:val="24"/>
          <w:szCs w:val="24"/>
        </w:rPr>
        <w:t xml:space="preserve">clientes </w:t>
      </w:r>
      <w:r w:rsidR="00676B2B" w:rsidRPr="00A3036C">
        <w:rPr>
          <w:rFonts w:ascii="Times New Roman" w:hAnsi="Times New Roman" w:cs="Times New Roman"/>
          <w:sz w:val="24"/>
          <w:szCs w:val="24"/>
        </w:rPr>
        <w:t xml:space="preserve">conquistados e </w:t>
      </w:r>
      <w:r w:rsidR="00B254AF" w:rsidRPr="00A3036C">
        <w:rPr>
          <w:rFonts w:ascii="Times New Roman" w:hAnsi="Times New Roman" w:cs="Times New Roman"/>
          <w:sz w:val="24"/>
          <w:szCs w:val="24"/>
        </w:rPr>
        <w:t>espalhados pelos seis continente</w:t>
      </w:r>
      <w:r w:rsidR="00E95492" w:rsidRPr="00A3036C">
        <w:rPr>
          <w:rFonts w:ascii="Times New Roman" w:hAnsi="Times New Roman" w:cs="Times New Roman"/>
          <w:sz w:val="24"/>
          <w:szCs w:val="24"/>
        </w:rPr>
        <w:t xml:space="preserve">s </w:t>
      </w:r>
      <w:r w:rsidR="0052391D" w:rsidRPr="00A3036C">
        <w:rPr>
          <w:rFonts w:ascii="Times New Roman" w:hAnsi="Times New Roman" w:cs="Times New Roman"/>
          <w:sz w:val="24"/>
          <w:szCs w:val="24"/>
        </w:rPr>
        <w:t>do globo</w:t>
      </w:r>
      <w:r w:rsidR="00D80E0C" w:rsidRPr="00A3036C">
        <w:rPr>
          <w:rFonts w:ascii="Times New Roman" w:hAnsi="Times New Roman" w:cs="Times New Roman"/>
          <w:sz w:val="24"/>
          <w:szCs w:val="24"/>
        </w:rPr>
        <w:t>.</w:t>
      </w:r>
    </w:p>
    <w:p w14:paraId="78934D9E" w14:textId="3E81D635" w:rsidR="004510A6" w:rsidRPr="00A3036C" w:rsidRDefault="002F47BA"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Destacada a atuação do Grupo Harrison &amp; Taylor</w:t>
      </w:r>
      <w:r w:rsidR="00B717DD" w:rsidRPr="00A3036C">
        <w:rPr>
          <w:rFonts w:ascii="Times New Roman" w:hAnsi="Times New Roman" w:cs="Times New Roman"/>
          <w:sz w:val="24"/>
          <w:szCs w:val="24"/>
        </w:rPr>
        <w:t xml:space="preserve"> </w:t>
      </w:r>
      <w:r w:rsidR="009B3CFB" w:rsidRPr="00A3036C">
        <w:rPr>
          <w:rFonts w:ascii="Times New Roman" w:hAnsi="Times New Roman" w:cs="Times New Roman"/>
          <w:sz w:val="24"/>
          <w:szCs w:val="24"/>
        </w:rPr>
        <w:t>n</w:t>
      </w:r>
      <w:r w:rsidR="00B717DD" w:rsidRPr="00A3036C">
        <w:rPr>
          <w:rFonts w:ascii="Times New Roman" w:hAnsi="Times New Roman" w:cs="Times New Roman"/>
          <w:sz w:val="24"/>
          <w:szCs w:val="24"/>
        </w:rPr>
        <w:t>os segmentos</w:t>
      </w:r>
      <w:r w:rsidR="00D243DB" w:rsidRPr="00A3036C">
        <w:rPr>
          <w:rFonts w:ascii="Times New Roman" w:hAnsi="Times New Roman" w:cs="Times New Roman"/>
          <w:sz w:val="24"/>
          <w:szCs w:val="24"/>
        </w:rPr>
        <w:t xml:space="preserve"> de</w:t>
      </w:r>
      <w:r w:rsidR="00A724C9" w:rsidRPr="00A3036C">
        <w:rPr>
          <w:rFonts w:ascii="Times New Roman" w:hAnsi="Times New Roman" w:cs="Times New Roman"/>
          <w:sz w:val="24"/>
          <w:szCs w:val="24"/>
        </w:rPr>
        <w:t xml:space="preserve"> </w:t>
      </w:r>
      <w:r w:rsidR="00956FD2" w:rsidRPr="00A3036C">
        <w:rPr>
          <w:rFonts w:ascii="Times New Roman" w:hAnsi="Times New Roman" w:cs="Times New Roman"/>
          <w:sz w:val="24"/>
          <w:szCs w:val="24"/>
        </w:rPr>
        <w:t>alimentação</w:t>
      </w:r>
      <w:r w:rsidR="001133F4" w:rsidRPr="00A3036C">
        <w:rPr>
          <w:rFonts w:ascii="Times New Roman" w:hAnsi="Times New Roman" w:cs="Times New Roman"/>
          <w:sz w:val="24"/>
          <w:szCs w:val="24"/>
        </w:rPr>
        <w:t>,</w:t>
      </w:r>
      <w:r w:rsidR="005E4F88" w:rsidRPr="00A3036C">
        <w:rPr>
          <w:rFonts w:ascii="Times New Roman" w:hAnsi="Times New Roman" w:cs="Times New Roman"/>
          <w:sz w:val="24"/>
          <w:szCs w:val="24"/>
        </w:rPr>
        <w:t xml:space="preserve"> biologia,</w:t>
      </w:r>
      <w:r w:rsidR="001133F4" w:rsidRPr="00A3036C">
        <w:rPr>
          <w:rFonts w:ascii="Times New Roman" w:hAnsi="Times New Roman" w:cs="Times New Roman"/>
          <w:sz w:val="24"/>
          <w:szCs w:val="24"/>
        </w:rPr>
        <w:t xml:space="preserve"> </w:t>
      </w:r>
      <w:r w:rsidR="007860AB" w:rsidRPr="00A3036C">
        <w:rPr>
          <w:rFonts w:ascii="Times New Roman" w:hAnsi="Times New Roman" w:cs="Times New Roman"/>
          <w:sz w:val="24"/>
          <w:szCs w:val="24"/>
        </w:rPr>
        <w:t xml:space="preserve">construção civil, </w:t>
      </w:r>
      <w:r w:rsidR="003028B8" w:rsidRPr="00A3036C">
        <w:rPr>
          <w:rFonts w:ascii="Times New Roman" w:hAnsi="Times New Roman" w:cs="Times New Roman"/>
          <w:sz w:val="24"/>
          <w:szCs w:val="24"/>
        </w:rPr>
        <w:t xml:space="preserve">direitos humanos, </w:t>
      </w:r>
      <w:r w:rsidR="005E4F88" w:rsidRPr="00A3036C">
        <w:rPr>
          <w:rFonts w:ascii="Times New Roman" w:hAnsi="Times New Roman" w:cs="Times New Roman"/>
          <w:sz w:val="24"/>
          <w:szCs w:val="24"/>
        </w:rPr>
        <w:t xml:space="preserve">cultura, </w:t>
      </w:r>
      <w:r w:rsidR="00956FD2" w:rsidRPr="00A3036C">
        <w:rPr>
          <w:rFonts w:ascii="Times New Roman" w:hAnsi="Times New Roman" w:cs="Times New Roman"/>
          <w:sz w:val="24"/>
          <w:szCs w:val="24"/>
        </w:rPr>
        <w:t xml:space="preserve">esporte, </w:t>
      </w:r>
      <w:r w:rsidR="005E4F88" w:rsidRPr="00A3036C">
        <w:rPr>
          <w:rFonts w:ascii="Times New Roman" w:hAnsi="Times New Roman" w:cs="Times New Roman"/>
          <w:sz w:val="24"/>
          <w:szCs w:val="24"/>
        </w:rPr>
        <w:t>entretenimento,</w:t>
      </w:r>
      <w:r w:rsidR="00006984" w:rsidRPr="00A3036C">
        <w:rPr>
          <w:rFonts w:ascii="Times New Roman" w:hAnsi="Times New Roman" w:cs="Times New Roman"/>
          <w:sz w:val="24"/>
          <w:szCs w:val="24"/>
        </w:rPr>
        <w:t xml:space="preserve"> ecologia, </w:t>
      </w:r>
      <w:r w:rsidR="00D243DB" w:rsidRPr="00A3036C">
        <w:rPr>
          <w:rFonts w:ascii="Times New Roman" w:hAnsi="Times New Roman" w:cs="Times New Roman"/>
          <w:sz w:val="24"/>
          <w:szCs w:val="24"/>
        </w:rPr>
        <w:t xml:space="preserve">meio ambiente, </w:t>
      </w:r>
      <w:r w:rsidR="009D0DFD" w:rsidRPr="00A3036C">
        <w:rPr>
          <w:rFonts w:ascii="Times New Roman" w:hAnsi="Times New Roman" w:cs="Times New Roman"/>
          <w:sz w:val="24"/>
          <w:szCs w:val="24"/>
        </w:rPr>
        <w:t xml:space="preserve">moda, </w:t>
      </w:r>
      <w:r w:rsidR="006651FC" w:rsidRPr="00A3036C">
        <w:rPr>
          <w:rFonts w:ascii="Times New Roman" w:hAnsi="Times New Roman" w:cs="Times New Roman"/>
          <w:sz w:val="24"/>
          <w:szCs w:val="24"/>
        </w:rPr>
        <w:t>tecnologia,</w:t>
      </w:r>
      <w:r w:rsidR="00E15364" w:rsidRPr="00A3036C">
        <w:rPr>
          <w:rFonts w:ascii="Times New Roman" w:hAnsi="Times New Roman" w:cs="Times New Roman"/>
          <w:sz w:val="24"/>
          <w:szCs w:val="24"/>
        </w:rPr>
        <w:t xml:space="preserve"> entre outros</w:t>
      </w:r>
      <w:r w:rsidR="00C975FB" w:rsidRPr="00A3036C">
        <w:rPr>
          <w:rFonts w:ascii="Times New Roman" w:hAnsi="Times New Roman" w:cs="Times New Roman"/>
          <w:sz w:val="24"/>
          <w:szCs w:val="24"/>
        </w:rPr>
        <w:t>. Mercados</w:t>
      </w:r>
      <w:r w:rsidR="00EC4ECF" w:rsidRPr="00A3036C">
        <w:rPr>
          <w:rFonts w:ascii="Times New Roman" w:hAnsi="Times New Roman" w:cs="Times New Roman"/>
          <w:sz w:val="24"/>
          <w:szCs w:val="24"/>
        </w:rPr>
        <w:t xml:space="preserve"> cultivados</w:t>
      </w:r>
      <w:r w:rsidR="00EB0E83" w:rsidRPr="00A3036C">
        <w:rPr>
          <w:rFonts w:ascii="Times New Roman" w:hAnsi="Times New Roman" w:cs="Times New Roman"/>
          <w:sz w:val="24"/>
          <w:szCs w:val="24"/>
        </w:rPr>
        <w:t xml:space="preserve"> </w:t>
      </w:r>
      <w:r w:rsidR="00EC4ECF" w:rsidRPr="00A3036C">
        <w:rPr>
          <w:rFonts w:ascii="Times New Roman" w:hAnsi="Times New Roman" w:cs="Times New Roman"/>
          <w:sz w:val="24"/>
          <w:szCs w:val="24"/>
        </w:rPr>
        <w:t>pel</w:t>
      </w:r>
      <w:r w:rsidR="00EB0E83" w:rsidRPr="00A3036C">
        <w:rPr>
          <w:rFonts w:ascii="Times New Roman" w:hAnsi="Times New Roman" w:cs="Times New Roman"/>
          <w:sz w:val="24"/>
          <w:szCs w:val="24"/>
        </w:rPr>
        <w:t xml:space="preserve">o </w:t>
      </w:r>
      <w:r w:rsidR="00A62A53" w:rsidRPr="00A3036C">
        <w:rPr>
          <w:rFonts w:ascii="Times New Roman" w:hAnsi="Times New Roman" w:cs="Times New Roman"/>
          <w:sz w:val="24"/>
          <w:szCs w:val="24"/>
        </w:rPr>
        <w:t xml:space="preserve">trabalho e </w:t>
      </w:r>
      <w:r w:rsidR="006D03E5" w:rsidRPr="00A3036C">
        <w:rPr>
          <w:rFonts w:ascii="Times New Roman" w:hAnsi="Times New Roman" w:cs="Times New Roman"/>
          <w:sz w:val="24"/>
          <w:szCs w:val="24"/>
        </w:rPr>
        <w:t>comportamento</w:t>
      </w:r>
      <w:r w:rsidR="00FC2CCA" w:rsidRPr="00A3036C">
        <w:rPr>
          <w:rFonts w:ascii="Times New Roman" w:hAnsi="Times New Roman" w:cs="Times New Roman"/>
          <w:sz w:val="24"/>
          <w:szCs w:val="24"/>
        </w:rPr>
        <w:t xml:space="preserve"> </w:t>
      </w:r>
      <w:r w:rsidR="00084EAE" w:rsidRPr="00A3036C">
        <w:rPr>
          <w:rFonts w:ascii="Times New Roman" w:hAnsi="Times New Roman" w:cs="Times New Roman"/>
          <w:sz w:val="24"/>
          <w:szCs w:val="24"/>
        </w:rPr>
        <w:t xml:space="preserve">de </w:t>
      </w:r>
      <w:r w:rsidR="00FC2CCA" w:rsidRPr="00A3036C">
        <w:rPr>
          <w:rFonts w:ascii="Times New Roman" w:hAnsi="Times New Roman" w:cs="Times New Roman"/>
          <w:sz w:val="24"/>
          <w:szCs w:val="24"/>
        </w:rPr>
        <w:t xml:space="preserve">gerações, </w:t>
      </w:r>
      <w:r w:rsidR="00E445EB" w:rsidRPr="00A3036C">
        <w:rPr>
          <w:rFonts w:ascii="Times New Roman" w:hAnsi="Times New Roman" w:cs="Times New Roman"/>
          <w:sz w:val="24"/>
          <w:szCs w:val="24"/>
        </w:rPr>
        <w:t>hoje</w:t>
      </w:r>
      <w:r w:rsidR="00EC2F92" w:rsidRPr="00A3036C">
        <w:rPr>
          <w:rFonts w:ascii="Times New Roman" w:hAnsi="Times New Roman" w:cs="Times New Roman"/>
          <w:sz w:val="24"/>
          <w:szCs w:val="24"/>
        </w:rPr>
        <w:t>,</w:t>
      </w:r>
      <w:r w:rsidR="00FC2CCA" w:rsidRPr="00A3036C">
        <w:rPr>
          <w:rFonts w:ascii="Times New Roman" w:hAnsi="Times New Roman" w:cs="Times New Roman"/>
          <w:sz w:val="24"/>
          <w:szCs w:val="24"/>
        </w:rPr>
        <w:t xml:space="preserve"> </w:t>
      </w:r>
      <w:r w:rsidR="00EC2F92" w:rsidRPr="00A3036C">
        <w:rPr>
          <w:rFonts w:ascii="Times New Roman" w:hAnsi="Times New Roman" w:cs="Times New Roman"/>
          <w:sz w:val="24"/>
          <w:szCs w:val="24"/>
        </w:rPr>
        <w:t>evoluído</w:t>
      </w:r>
      <w:r w:rsidR="00FC2CCA" w:rsidRPr="00A3036C">
        <w:rPr>
          <w:rFonts w:ascii="Times New Roman" w:hAnsi="Times New Roman" w:cs="Times New Roman"/>
          <w:sz w:val="24"/>
          <w:szCs w:val="24"/>
        </w:rPr>
        <w:t xml:space="preserve"> </w:t>
      </w:r>
      <w:r w:rsidR="00DF453A" w:rsidRPr="00A3036C">
        <w:rPr>
          <w:rFonts w:ascii="Times New Roman" w:hAnsi="Times New Roman" w:cs="Times New Roman"/>
          <w:sz w:val="24"/>
          <w:szCs w:val="24"/>
        </w:rPr>
        <w:t xml:space="preserve">à </w:t>
      </w:r>
      <w:r w:rsidR="00FC2CCA" w:rsidRPr="00A3036C">
        <w:rPr>
          <w:rFonts w:ascii="Times New Roman" w:hAnsi="Times New Roman" w:cs="Times New Roman"/>
          <w:sz w:val="24"/>
          <w:szCs w:val="24"/>
        </w:rPr>
        <w:t>filos</w:t>
      </w:r>
      <w:r w:rsidR="00DF453A" w:rsidRPr="00A3036C">
        <w:rPr>
          <w:rFonts w:ascii="Times New Roman" w:hAnsi="Times New Roman" w:cs="Times New Roman"/>
          <w:sz w:val="24"/>
          <w:szCs w:val="24"/>
        </w:rPr>
        <w:t>ofia</w:t>
      </w:r>
      <w:r w:rsidR="000662E0" w:rsidRPr="00A3036C">
        <w:rPr>
          <w:rFonts w:ascii="Times New Roman" w:hAnsi="Times New Roman" w:cs="Times New Roman"/>
          <w:sz w:val="24"/>
          <w:szCs w:val="24"/>
        </w:rPr>
        <w:t>: a minha raça é universal... o meu sexo é o amor... a minha religião é a consci</w:t>
      </w:r>
      <w:r w:rsidR="00084EAE" w:rsidRPr="00A3036C">
        <w:rPr>
          <w:rFonts w:ascii="Times New Roman" w:hAnsi="Times New Roman" w:cs="Times New Roman"/>
          <w:sz w:val="24"/>
          <w:szCs w:val="24"/>
        </w:rPr>
        <w:t>ência... todos os homens são iguais</w:t>
      </w:r>
      <w:r w:rsidR="00C80ECA" w:rsidRPr="00A3036C">
        <w:rPr>
          <w:rFonts w:ascii="Times New Roman" w:hAnsi="Times New Roman" w:cs="Times New Roman"/>
          <w:sz w:val="24"/>
          <w:szCs w:val="24"/>
        </w:rPr>
        <w:t>,</w:t>
      </w:r>
      <w:r w:rsidR="00FE193B" w:rsidRPr="00A3036C">
        <w:rPr>
          <w:rFonts w:ascii="Times New Roman" w:hAnsi="Times New Roman" w:cs="Times New Roman"/>
          <w:sz w:val="24"/>
          <w:szCs w:val="24"/>
        </w:rPr>
        <w:t xml:space="preserve"> </w:t>
      </w:r>
      <w:r w:rsidR="00052CB2" w:rsidRPr="00A3036C">
        <w:rPr>
          <w:rFonts w:ascii="Times New Roman" w:hAnsi="Times New Roman" w:cs="Times New Roman"/>
          <w:sz w:val="24"/>
          <w:szCs w:val="24"/>
        </w:rPr>
        <w:t>merece aplauso</w:t>
      </w:r>
      <w:r w:rsidR="002E09D8" w:rsidRPr="00A3036C">
        <w:rPr>
          <w:rFonts w:ascii="Times New Roman" w:hAnsi="Times New Roman" w:cs="Times New Roman"/>
          <w:sz w:val="24"/>
          <w:szCs w:val="24"/>
        </w:rPr>
        <w:t>s dos visitantes</w:t>
      </w:r>
      <w:r w:rsidR="006E1BBE" w:rsidRPr="00A3036C">
        <w:rPr>
          <w:rFonts w:ascii="Times New Roman" w:hAnsi="Times New Roman" w:cs="Times New Roman"/>
          <w:sz w:val="24"/>
          <w:szCs w:val="24"/>
        </w:rPr>
        <w:t>, crentes, de nada acontecer por acaso</w:t>
      </w:r>
      <w:r w:rsidR="00FE337D" w:rsidRPr="00A3036C">
        <w:rPr>
          <w:rFonts w:ascii="Times New Roman" w:hAnsi="Times New Roman" w:cs="Times New Roman"/>
          <w:sz w:val="24"/>
          <w:szCs w:val="24"/>
        </w:rPr>
        <w:t xml:space="preserve">, já que, nesta situação, ao </w:t>
      </w:r>
      <w:r w:rsidR="00172EF7" w:rsidRPr="00A3036C">
        <w:rPr>
          <w:rFonts w:ascii="Times New Roman" w:hAnsi="Times New Roman" w:cs="Times New Roman"/>
          <w:sz w:val="24"/>
          <w:szCs w:val="24"/>
        </w:rPr>
        <w:t xml:space="preserve">chamado </w:t>
      </w:r>
      <w:r w:rsidR="00FE337D" w:rsidRPr="00A3036C">
        <w:rPr>
          <w:rFonts w:ascii="Times New Roman" w:hAnsi="Times New Roman" w:cs="Times New Roman"/>
          <w:sz w:val="24"/>
          <w:szCs w:val="24"/>
        </w:rPr>
        <w:t>SEU</w:t>
      </w:r>
      <w:r w:rsidR="00172EF7" w:rsidRPr="00A3036C">
        <w:rPr>
          <w:rFonts w:ascii="Times New Roman" w:hAnsi="Times New Roman" w:cs="Times New Roman"/>
          <w:sz w:val="24"/>
          <w:szCs w:val="24"/>
        </w:rPr>
        <w:t>, ele pertence</w:t>
      </w:r>
      <w:r w:rsidR="00182D85" w:rsidRPr="00A3036C">
        <w:rPr>
          <w:rFonts w:ascii="Times New Roman" w:hAnsi="Times New Roman" w:cs="Times New Roman"/>
          <w:sz w:val="24"/>
          <w:szCs w:val="24"/>
        </w:rPr>
        <w:t>.</w:t>
      </w:r>
      <w:r w:rsidR="00A62A53" w:rsidRPr="00A3036C">
        <w:rPr>
          <w:rFonts w:ascii="Times New Roman" w:hAnsi="Times New Roman" w:cs="Times New Roman"/>
          <w:sz w:val="24"/>
          <w:szCs w:val="24"/>
        </w:rPr>
        <w:t xml:space="preserve"> </w:t>
      </w:r>
    </w:p>
    <w:p w14:paraId="250584E3" w14:textId="77075B00" w:rsidR="00F9189E" w:rsidRPr="00A3036C" w:rsidRDefault="000B4E2B"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w:t>
      </w:r>
      <w:r w:rsidR="005F0367" w:rsidRPr="00A3036C">
        <w:rPr>
          <w:rFonts w:ascii="Times New Roman" w:hAnsi="Times New Roman" w:cs="Times New Roman"/>
          <w:sz w:val="24"/>
          <w:szCs w:val="24"/>
        </w:rPr>
        <w:t>satisfação mútua de</w:t>
      </w:r>
      <w:r w:rsidR="000F564D" w:rsidRPr="00A3036C">
        <w:rPr>
          <w:rFonts w:ascii="Times New Roman" w:hAnsi="Times New Roman" w:cs="Times New Roman"/>
          <w:sz w:val="24"/>
          <w:szCs w:val="24"/>
        </w:rPr>
        <w:t xml:space="preserve"> casais</w:t>
      </w:r>
      <w:r w:rsidR="005F0367" w:rsidRPr="00A3036C">
        <w:rPr>
          <w:rFonts w:ascii="Times New Roman" w:hAnsi="Times New Roman" w:cs="Times New Roman"/>
          <w:sz w:val="24"/>
          <w:szCs w:val="24"/>
        </w:rPr>
        <w:t xml:space="preserve"> recepcionar</w:t>
      </w:r>
      <w:r w:rsidR="000F564D" w:rsidRPr="00A3036C">
        <w:rPr>
          <w:rFonts w:ascii="Times New Roman" w:hAnsi="Times New Roman" w:cs="Times New Roman"/>
          <w:sz w:val="24"/>
          <w:szCs w:val="24"/>
        </w:rPr>
        <w:t>em</w:t>
      </w:r>
      <w:r w:rsidR="005F0367" w:rsidRPr="00A3036C">
        <w:rPr>
          <w:rFonts w:ascii="Times New Roman" w:hAnsi="Times New Roman" w:cs="Times New Roman"/>
          <w:sz w:val="24"/>
          <w:szCs w:val="24"/>
        </w:rPr>
        <w:t xml:space="preserve"> e ser</w:t>
      </w:r>
      <w:r w:rsidR="000F564D" w:rsidRPr="00A3036C">
        <w:rPr>
          <w:rFonts w:ascii="Times New Roman" w:hAnsi="Times New Roman" w:cs="Times New Roman"/>
          <w:sz w:val="24"/>
          <w:szCs w:val="24"/>
        </w:rPr>
        <w:t>em</w:t>
      </w:r>
      <w:r w:rsidR="005F0367" w:rsidRPr="00A3036C">
        <w:rPr>
          <w:rFonts w:ascii="Times New Roman" w:hAnsi="Times New Roman" w:cs="Times New Roman"/>
          <w:sz w:val="24"/>
          <w:szCs w:val="24"/>
        </w:rPr>
        <w:t xml:space="preserve"> recepcionado</w:t>
      </w:r>
      <w:r w:rsidR="000F564D" w:rsidRPr="00A3036C">
        <w:rPr>
          <w:rFonts w:ascii="Times New Roman" w:hAnsi="Times New Roman" w:cs="Times New Roman"/>
          <w:sz w:val="24"/>
          <w:szCs w:val="24"/>
        </w:rPr>
        <w:t>s</w:t>
      </w:r>
      <w:r w:rsidR="005F0367" w:rsidRPr="00A3036C">
        <w:rPr>
          <w:rFonts w:ascii="Times New Roman" w:hAnsi="Times New Roman" w:cs="Times New Roman"/>
          <w:sz w:val="24"/>
          <w:szCs w:val="24"/>
        </w:rPr>
        <w:t xml:space="preserve"> é notória</w:t>
      </w:r>
      <w:r w:rsidR="00074B34" w:rsidRPr="00A3036C">
        <w:rPr>
          <w:rFonts w:ascii="Times New Roman" w:hAnsi="Times New Roman" w:cs="Times New Roman"/>
          <w:sz w:val="24"/>
          <w:szCs w:val="24"/>
        </w:rPr>
        <w:t>, estabelecendo um clima harmônico</w:t>
      </w:r>
      <w:r w:rsidR="00760341" w:rsidRPr="00A3036C">
        <w:rPr>
          <w:rFonts w:ascii="Times New Roman" w:hAnsi="Times New Roman" w:cs="Times New Roman"/>
          <w:sz w:val="24"/>
          <w:szCs w:val="24"/>
        </w:rPr>
        <w:t xml:space="preserve"> e de sentimentos modelados pelo bem</w:t>
      </w:r>
      <w:r w:rsidR="00594211" w:rsidRPr="00A3036C">
        <w:rPr>
          <w:rFonts w:ascii="Times New Roman" w:hAnsi="Times New Roman" w:cs="Times New Roman"/>
          <w:sz w:val="24"/>
          <w:szCs w:val="24"/>
        </w:rPr>
        <w:t xml:space="preserve"> individual e coletivo.</w:t>
      </w:r>
    </w:p>
    <w:p w14:paraId="177E89BE" w14:textId="77777777" w:rsidR="000F564D" w:rsidRPr="00A3036C" w:rsidRDefault="000F564D" w:rsidP="00646913">
      <w:pPr>
        <w:spacing w:after="0"/>
        <w:jc w:val="both"/>
        <w:rPr>
          <w:rFonts w:ascii="Times New Roman" w:hAnsi="Times New Roman" w:cs="Times New Roman"/>
          <w:sz w:val="24"/>
          <w:szCs w:val="24"/>
        </w:rPr>
      </w:pPr>
    </w:p>
    <w:p w14:paraId="68B69CA1" w14:textId="327632E9" w:rsidR="00B736FE" w:rsidRPr="00A3036C" w:rsidRDefault="00F9189E"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844FD0"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Isto que chamamos de uma recepção cinco, ou melhor, seis estrelas </w:t>
      </w:r>
      <w:r w:rsidR="00844FD0" w:rsidRPr="00A3036C">
        <w:rPr>
          <w:rFonts w:ascii="Times New Roman" w:hAnsi="Times New Roman" w:cs="Times New Roman"/>
          <w:sz w:val="24"/>
          <w:szCs w:val="24"/>
        </w:rPr>
        <w:t>― Fértilles elogia ―</w:t>
      </w:r>
      <w:r w:rsidR="00C0429D" w:rsidRPr="00A3036C">
        <w:rPr>
          <w:rFonts w:ascii="Times New Roman" w:hAnsi="Times New Roman" w:cs="Times New Roman"/>
          <w:sz w:val="24"/>
          <w:szCs w:val="24"/>
        </w:rPr>
        <w:t xml:space="preserve"> Nada como recorda</w:t>
      </w:r>
      <w:r w:rsidR="008C6D3B" w:rsidRPr="00A3036C">
        <w:rPr>
          <w:rFonts w:ascii="Times New Roman" w:hAnsi="Times New Roman" w:cs="Times New Roman"/>
          <w:sz w:val="24"/>
          <w:szCs w:val="24"/>
        </w:rPr>
        <w:t>r</w:t>
      </w:r>
      <w:r w:rsidR="00C0429D" w:rsidRPr="00A3036C">
        <w:rPr>
          <w:rFonts w:ascii="Times New Roman" w:hAnsi="Times New Roman" w:cs="Times New Roman"/>
          <w:sz w:val="24"/>
          <w:szCs w:val="24"/>
        </w:rPr>
        <w:t xml:space="preserve"> os sabores terráqueo</w:t>
      </w:r>
      <w:r w:rsidR="00812DD8" w:rsidRPr="00A3036C">
        <w:rPr>
          <w:rFonts w:ascii="Times New Roman" w:hAnsi="Times New Roman" w:cs="Times New Roman"/>
          <w:sz w:val="24"/>
          <w:szCs w:val="24"/>
        </w:rPr>
        <w:t>s. ▬</w:t>
      </w:r>
      <w:r w:rsidR="00B736FE" w:rsidRPr="00A3036C">
        <w:rPr>
          <w:rFonts w:ascii="Times New Roman" w:hAnsi="Times New Roman" w:cs="Times New Roman"/>
          <w:sz w:val="24"/>
          <w:szCs w:val="24"/>
        </w:rPr>
        <w:t xml:space="preserve"> </w:t>
      </w:r>
      <w:r w:rsidR="00812DD8" w:rsidRPr="00A3036C">
        <w:rPr>
          <w:rFonts w:ascii="Times New Roman" w:hAnsi="Times New Roman" w:cs="Times New Roman"/>
          <w:sz w:val="24"/>
          <w:szCs w:val="24"/>
        </w:rPr>
        <w:t>saudosa</w:t>
      </w:r>
      <w:r w:rsidR="00B736FE" w:rsidRPr="00A3036C">
        <w:rPr>
          <w:rFonts w:ascii="Times New Roman" w:hAnsi="Times New Roman" w:cs="Times New Roman"/>
          <w:sz w:val="24"/>
          <w:szCs w:val="24"/>
        </w:rPr>
        <w:t>.</w:t>
      </w:r>
    </w:p>
    <w:p w14:paraId="62A66560" w14:textId="77777777" w:rsidR="00B736FE" w:rsidRPr="00A3036C" w:rsidRDefault="00B736FE" w:rsidP="00646913">
      <w:pPr>
        <w:spacing w:after="0"/>
        <w:jc w:val="both"/>
        <w:rPr>
          <w:rFonts w:ascii="Times New Roman" w:hAnsi="Times New Roman" w:cs="Times New Roman"/>
          <w:sz w:val="24"/>
          <w:szCs w:val="24"/>
        </w:rPr>
      </w:pPr>
    </w:p>
    <w:p w14:paraId="5429CF58" w14:textId="255643C1" w:rsidR="004967B2" w:rsidRPr="00A3036C" w:rsidRDefault="00B736FE"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67540D" w:rsidRPr="00A3036C">
        <w:rPr>
          <w:rFonts w:ascii="Times New Roman" w:hAnsi="Times New Roman" w:cs="Times New Roman"/>
          <w:sz w:val="24"/>
          <w:szCs w:val="24"/>
        </w:rPr>
        <w:t xml:space="preserve"> </w:t>
      </w:r>
      <w:r w:rsidRPr="00A3036C">
        <w:rPr>
          <w:rFonts w:ascii="Times New Roman" w:hAnsi="Times New Roman" w:cs="Times New Roman"/>
          <w:sz w:val="24"/>
          <w:szCs w:val="24"/>
        </w:rPr>
        <w:t>Esta é uma das melhores partes desta conexão ― Germano</w:t>
      </w:r>
      <w:r w:rsidR="00756A1A" w:rsidRPr="00A3036C">
        <w:rPr>
          <w:rFonts w:ascii="Times New Roman" w:hAnsi="Times New Roman" w:cs="Times New Roman"/>
          <w:sz w:val="24"/>
          <w:szCs w:val="24"/>
        </w:rPr>
        <w:t xml:space="preserve"> destaca a gastronomia terrícola </w:t>
      </w:r>
      <w:r w:rsidRPr="00A3036C">
        <w:rPr>
          <w:rFonts w:ascii="Times New Roman" w:hAnsi="Times New Roman" w:cs="Times New Roman"/>
          <w:sz w:val="24"/>
          <w:szCs w:val="24"/>
        </w:rPr>
        <w:t>―</w:t>
      </w:r>
      <w:r w:rsidR="00756A1A" w:rsidRPr="00A3036C">
        <w:rPr>
          <w:rFonts w:ascii="Times New Roman" w:hAnsi="Times New Roman" w:cs="Times New Roman"/>
          <w:sz w:val="24"/>
          <w:szCs w:val="24"/>
        </w:rPr>
        <w:t xml:space="preserve"> </w:t>
      </w:r>
      <w:r w:rsidR="001919D0" w:rsidRPr="00A3036C">
        <w:rPr>
          <w:rFonts w:ascii="Times New Roman" w:hAnsi="Times New Roman" w:cs="Times New Roman"/>
          <w:sz w:val="24"/>
          <w:szCs w:val="24"/>
        </w:rPr>
        <w:t xml:space="preserve">Mesmo, sabedores de que somos </w:t>
      </w:r>
      <w:r w:rsidR="001919D0" w:rsidRPr="00A3036C">
        <w:rPr>
          <w:rFonts w:ascii="Times New Roman" w:hAnsi="Times New Roman" w:cs="Times New Roman"/>
          <w:sz w:val="24"/>
          <w:szCs w:val="24"/>
        </w:rPr>
        <w:lastRenderedPageBreak/>
        <w:t xml:space="preserve">o que comemos ― Alerta, sem se furtar a </w:t>
      </w:r>
      <w:r w:rsidR="00967BD2" w:rsidRPr="00A3036C">
        <w:rPr>
          <w:rFonts w:ascii="Times New Roman" w:hAnsi="Times New Roman" w:cs="Times New Roman"/>
          <w:sz w:val="24"/>
          <w:szCs w:val="24"/>
        </w:rPr>
        <w:t xml:space="preserve">degustar as ofertas gastronômicas </w:t>
      </w:r>
      <w:r w:rsidR="001919D0" w:rsidRPr="00A3036C">
        <w:rPr>
          <w:rFonts w:ascii="Times New Roman" w:hAnsi="Times New Roman" w:cs="Times New Roman"/>
          <w:sz w:val="24"/>
          <w:szCs w:val="24"/>
        </w:rPr>
        <w:t>―</w:t>
      </w:r>
      <w:r w:rsidR="00967BD2" w:rsidRPr="00A3036C">
        <w:rPr>
          <w:rFonts w:ascii="Times New Roman" w:hAnsi="Times New Roman" w:cs="Times New Roman"/>
          <w:sz w:val="24"/>
          <w:szCs w:val="24"/>
        </w:rPr>
        <w:t xml:space="preserve"> Realmente, delicioso</w:t>
      </w:r>
      <w:r w:rsidR="00C50A9F" w:rsidRPr="00A3036C">
        <w:rPr>
          <w:rFonts w:ascii="Times New Roman" w:hAnsi="Times New Roman" w:cs="Times New Roman"/>
          <w:sz w:val="24"/>
          <w:szCs w:val="24"/>
        </w:rPr>
        <w:t xml:space="preserve"> café e biscoitinhos. ▬ saboreia.</w:t>
      </w:r>
    </w:p>
    <w:p w14:paraId="28971C48" w14:textId="77777777" w:rsidR="00C50A9F" w:rsidRPr="00A3036C" w:rsidRDefault="00C50A9F" w:rsidP="00646913">
      <w:pPr>
        <w:spacing w:after="0"/>
        <w:jc w:val="both"/>
        <w:rPr>
          <w:rFonts w:ascii="Times New Roman" w:hAnsi="Times New Roman" w:cs="Times New Roman"/>
          <w:sz w:val="24"/>
          <w:szCs w:val="24"/>
        </w:rPr>
      </w:pPr>
    </w:p>
    <w:p w14:paraId="44F65635" w14:textId="229F6AC1" w:rsidR="00C50A9F" w:rsidRPr="00A3036C" w:rsidRDefault="00C50A9F"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3F14DE" w:rsidRPr="00A3036C">
        <w:rPr>
          <w:rFonts w:ascii="Times New Roman" w:hAnsi="Times New Roman" w:cs="Times New Roman"/>
          <w:sz w:val="24"/>
          <w:szCs w:val="24"/>
        </w:rPr>
        <w:t>Concordo em gênero, número e grau ― Fértilles</w:t>
      </w:r>
      <w:r w:rsidR="00012AD0" w:rsidRPr="00A3036C">
        <w:rPr>
          <w:rFonts w:ascii="Times New Roman" w:hAnsi="Times New Roman" w:cs="Times New Roman"/>
          <w:sz w:val="24"/>
          <w:szCs w:val="24"/>
        </w:rPr>
        <w:t xml:space="preserve"> </w:t>
      </w:r>
      <w:r w:rsidR="004540E9" w:rsidRPr="00A3036C">
        <w:rPr>
          <w:rFonts w:ascii="Times New Roman" w:hAnsi="Times New Roman" w:cs="Times New Roman"/>
          <w:sz w:val="24"/>
          <w:szCs w:val="24"/>
        </w:rPr>
        <w:t xml:space="preserve">come mais  </w:t>
      </w:r>
      <w:r w:rsidR="003F14DE" w:rsidRPr="00A3036C">
        <w:rPr>
          <w:rFonts w:ascii="Times New Roman" w:hAnsi="Times New Roman" w:cs="Times New Roman"/>
          <w:sz w:val="24"/>
          <w:szCs w:val="24"/>
        </w:rPr>
        <w:t>―</w:t>
      </w:r>
      <w:r w:rsidR="004540E9" w:rsidRPr="00A3036C">
        <w:rPr>
          <w:rFonts w:ascii="Times New Roman" w:hAnsi="Times New Roman" w:cs="Times New Roman"/>
          <w:sz w:val="24"/>
          <w:szCs w:val="24"/>
        </w:rPr>
        <w:t xml:space="preserve"> Sem esquecer, </w:t>
      </w:r>
      <w:r w:rsidR="000B6B55" w:rsidRPr="00A3036C">
        <w:rPr>
          <w:rFonts w:ascii="Times New Roman" w:hAnsi="Times New Roman" w:cs="Times New Roman"/>
          <w:sz w:val="24"/>
          <w:szCs w:val="24"/>
        </w:rPr>
        <w:t>que nossa energia sempre é alimentada pela água</w:t>
      </w:r>
      <w:r w:rsidR="00017268" w:rsidRPr="00A3036C">
        <w:rPr>
          <w:rFonts w:ascii="Times New Roman" w:hAnsi="Times New Roman" w:cs="Times New Roman"/>
          <w:sz w:val="24"/>
          <w:szCs w:val="24"/>
        </w:rPr>
        <w:t>. ▬ previne.</w:t>
      </w:r>
    </w:p>
    <w:p w14:paraId="419C647A" w14:textId="77777777" w:rsidR="008C6D3B" w:rsidRPr="00A3036C" w:rsidRDefault="008C6D3B" w:rsidP="00646913">
      <w:pPr>
        <w:spacing w:after="0"/>
        <w:jc w:val="both"/>
        <w:rPr>
          <w:rFonts w:ascii="Times New Roman" w:hAnsi="Times New Roman" w:cs="Times New Roman"/>
          <w:sz w:val="24"/>
          <w:szCs w:val="24"/>
        </w:rPr>
      </w:pPr>
    </w:p>
    <w:p w14:paraId="207E715D" w14:textId="77777777" w:rsidR="00D06BAC" w:rsidRPr="00A3036C" w:rsidRDefault="008C6D3B"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Podemos </w:t>
      </w:r>
      <w:r w:rsidR="00520664" w:rsidRPr="00A3036C">
        <w:rPr>
          <w:rFonts w:ascii="Times New Roman" w:hAnsi="Times New Roman" w:cs="Times New Roman"/>
          <w:sz w:val="24"/>
          <w:szCs w:val="24"/>
        </w:rPr>
        <w:t>preparar algo mais</w:t>
      </w:r>
      <w:r w:rsidR="00A31DEA" w:rsidRPr="00A3036C">
        <w:rPr>
          <w:rFonts w:ascii="Times New Roman" w:hAnsi="Times New Roman" w:cs="Times New Roman"/>
          <w:sz w:val="24"/>
          <w:szCs w:val="24"/>
        </w:rPr>
        <w:t xml:space="preserve"> substancial ― Tom sugere ― </w:t>
      </w:r>
      <w:r w:rsidR="005335FC" w:rsidRPr="00A3036C">
        <w:rPr>
          <w:rFonts w:ascii="Times New Roman" w:hAnsi="Times New Roman" w:cs="Times New Roman"/>
          <w:sz w:val="24"/>
          <w:szCs w:val="24"/>
        </w:rPr>
        <w:t xml:space="preserve">O que acham? </w:t>
      </w:r>
      <w:r w:rsidR="00077B0C" w:rsidRPr="00A3036C">
        <w:rPr>
          <w:rFonts w:ascii="Times New Roman" w:hAnsi="Times New Roman" w:cs="Times New Roman"/>
          <w:sz w:val="24"/>
          <w:szCs w:val="24"/>
        </w:rPr>
        <w:t>Uma massa</w:t>
      </w:r>
      <w:r w:rsidR="00F327DA" w:rsidRPr="00A3036C">
        <w:rPr>
          <w:rFonts w:ascii="Times New Roman" w:hAnsi="Times New Roman" w:cs="Times New Roman"/>
          <w:sz w:val="24"/>
          <w:szCs w:val="24"/>
        </w:rPr>
        <w:t xml:space="preserve"> </w:t>
      </w:r>
      <w:r w:rsidR="006D6287" w:rsidRPr="00A3036C">
        <w:rPr>
          <w:rFonts w:ascii="Times New Roman" w:hAnsi="Times New Roman" w:cs="Times New Roman"/>
          <w:sz w:val="24"/>
          <w:szCs w:val="24"/>
        </w:rPr>
        <w:t>é r</w:t>
      </w:r>
      <w:r w:rsidR="00D06BAC" w:rsidRPr="00A3036C">
        <w:rPr>
          <w:rFonts w:ascii="Times New Roman" w:hAnsi="Times New Roman" w:cs="Times New Roman"/>
          <w:sz w:val="24"/>
          <w:szCs w:val="24"/>
        </w:rPr>
        <w:t xml:space="preserve">ápido e </w:t>
      </w:r>
      <w:r w:rsidR="00F327DA" w:rsidRPr="00A3036C">
        <w:rPr>
          <w:rFonts w:ascii="Times New Roman" w:hAnsi="Times New Roman" w:cs="Times New Roman"/>
          <w:sz w:val="24"/>
          <w:szCs w:val="24"/>
        </w:rPr>
        <w:t>cai bem</w:t>
      </w:r>
      <w:r w:rsidR="00077B0C" w:rsidRPr="00A3036C">
        <w:rPr>
          <w:rFonts w:ascii="Times New Roman" w:hAnsi="Times New Roman" w:cs="Times New Roman"/>
          <w:sz w:val="24"/>
          <w:szCs w:val="24"/>
        </w:rPr>
        <w:t>. ▬</w:t>
      </w:r>
      <w:r w:rsidR="00F327DA" w:rsidRPr="00A3036C">
        <w:rPr>
          <w:rFonts w:ascii="Times New Roman" w:hAnsi="Times New Roman" w:cs="Times New Roman"/>
          <w:sz w:val="24"/>
          <w:szCs w:val="24"/>
        </w:rPr>
        <w:t xml:space="preserve"> </w:t>
      </w:r>
      <w:r w:rsidR="00077B0C" w:rsidRPr="00A3036C">
        <w:rPr>
          <w:rFonts w:ascii="Times New Roman" w:hAnsi="Times New Roman" w:cs="Times New Roman"/>
          <w:sz w:val="24"/>
          <w:szCs w:val="24"/>
        </w:rPr>
        <w:t xml:space="preserve"> </w:t>
      </w:r>
      <w:r w:rsidR="00D06BAC" w:rsidRPr="00A3036C">
        <w:rPr>
          <w:rFonts w:ascii="Times New Roman" w:hAnsi="Times New Roman" w:cs="Times New Roman"/>
          <w:sz w:val="24"/>
          <w:szCs w:val="24"/>
        </w:rPr>
        <w:t>instiga.</w:t>
      </w:r>
    </w:p>
    <w:p w14:paraId="16D7476A" w14:textId="77777777" w:rsidR="00D06BAC" w:rsidRPr="00A3036C" w:rsidRDefault="00D06BAC" w:rsidP="00646913">
      <w:pPr>
        <w:spacing w:after="0"/>
        <w:jc w:val="both"/>
        <w:rPr>
          <w:rFonts w:ascii="Times New Roman" w:hAnsi="Times New Roman" w:cs="Times New Roman"/>
          <w:sz w:val="24"/>
          <w:szCs w:val="24"/>
        </w:rPr>
      </w:pPr>
    </w:p>
    <w:p w14:paraId="2C90B799" w14:textId="2CB4729B" w:rsidR="008C6D3B" w:rsidRPr="00A3036C" w:rsidRDefault="00D06BAC"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403F08" w:rsidRPr="00A3036C">
        <w:rPr>
          <w:rFonts w:ascii="Times New Roman" w:hAnsi="Times New Roman" w:cs="Times New Roman"/>
          <w:sz w:val="24"/>
          <w:szCs w:val="24"/>
        </w:rPr>
        <w:t xml:space="preserve">Não queremos dar trabalho ― Germano, cerimonioso ― </w:t>
      </w:r>
      <w:r w:rsidR="00AB1ECA" w:rsidRPr="00A3036C">
        <w:rPr>
          <w:rFonts w:ascii="Times New Roman" w:hAnsi="Times New Roman" w:cs="Times New Roman"/>
          <w:sz w:val="24"/>
          <w:szCs w:val="24"/>
        </w:rPr>
        <w:t>Mas, já que insiste... aceitamos. ▬</w:t>
      </w:r>
      <w:r w:rsidR="005335FC" w:rsidRPr="00A3036C">
        <w:rPr>
          <w:rFonts w:ascii="Times New Roman" w:hAnsi="Times New Roman" w:cs="Times New Roman"/>
          <w:sz w:val="24"/>
          <w:szCs w:val="24"/>
        </w:rPr>
        <w:t xml:space="preserve"> </w:t>
      </w:r>
      <w:r w:rsidR="00AB1ECA" w:rsidRPr="00A3036C">
        <w:rPr>
          <w:rFonts w:ascii="Times New Roman" w:hAnsi="Times New Roman" w:cs="Times New Roman"/>
          <w:sz w:val="24"/>
          <w:szCs w:val="24"/>
        </w:rPr>
        <w:t>espirituoso.</w:t>
      </w:r>
    </w:p>
    <w:p w14:paraId="03D9D73E" w14:textId="77777777" w:rsidR="00AB1ECA" w:rsidRPr="00A3036C" w:rsidRDefault="00AB1ECA" w:rsidP="00646913">
      <w:pPr>
        <w:spacing w:after="0"/>
        <w:jc w:val="both"/>
        <w:rPr>
          <w:rFonts w:ascii="Times New Roman" w:hAnsi="Times New Roman" w:cs="Times New Roman"/>
          <w:sz w:val="24"/>
          <w:szCs w:val="24"/>
        </w:rPr>
      </w:pPr>
    </w:p>
    <w:p w14:paraId="4A7F636E" w14:textId="38F3117E" w:rsidR="00783F4A" w:rsidRPr="00A3036C" w:rsidRDefault="00AB1ECA"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Ainda bem que você, </w:t>
      </w:r>
      <w:r w:rsidR="00266820" w:rsidRPr="00A3036C">
        <w:rPr>
          <w:rFonts w:ascii="Times New Roman" w:hAnsi="Times New Roman" w:cs="Times New Roman"/>
          <w:sz w:val="24"/>
          <w:szCs w:val="24"/>
        </w:rPr>
        <w:t>G</w:t>
      </w:r>
      <w:r w:rsidRPr="00A3036C">
        <w:rPr>
          <w:rFonts w:ascii="Times New Roman" w:hAnsi="Times New Roman" w:cs="Times New Roman"/>
          <w:sz w:val="24"/>
          <w:szCs w:val="24"/>
        </w:rPr>
        <w:t>ermano, se antecipara</w:t>
      </w:r>
      <w:r w:rsidR="003C06F8" w:rsidRPr="00A3036C">
        <w:rPr>
          <w:rFonts w:ascii="Times New Roman" w:hAnsi="Times New Roman" w:cs="Times New Roman"/>
          <w:sz w:val="24"/>
          <w:szCs w:val="24"/>
        </w:rPr>
        <w:t xml:space="preserve"> ― </w:t>
      </w:r>
      <w:r w:rsidR="003D5399" w:rsidRPr="00A3036C">
        <w:rPr>
          <w:rFonts w:ascii="Times New Roman" w:hAnsi="Times New Roman" w:cs="Times New Roman"/>
          <w:sz w:val="24"/>
          <w:szCs w:val="24"/>
        </w:rPr>
        <w:t>Fértilles, grata, compactua do desejo</w:t>
      </w:r>
      <w:r w:rsidR="00A805F2" w:rsidRPr="00A3036C">
        <w:rPr>
          <w:rFonts w:ascii="Times New Roman" w:hAnsi="Times New Roman" w:cs="Times New Roman"/>
          <w:sz w:val="24"/>
          <w:szCs w:val="24"/>
        </w:rPr>
        <w:t xml:space="preserve"> gastronômico d</w:t>
      </w:r>
      <w:r w:rsidR="00266820" w:rsidRPr="00A3036C">
        <w:rPr>
          <w:rFonts w:ascii="Times New Roman" w:hAnsi="Times New Roman" w:cs="Times New Roman"/>
          <w:sz w:val="24"/>
          <w:szCs w:val="24"/>
        </w:rPr>
        <w:t>o companheir</w:t>
      </w:r>
      <w:r w:rsidR="00A805F2" w:rsidRPr="00A3036C">
        <w:rPr>
          <w:rFonts w:ascii="Times New Roman" w:hAnsi="Times New Roman" w:cs="Times New Roman"/>
          <w:sz w:val="24"/>
          <w:szCs w:val="24"/>
        </w:rPr>
        <w:t xml:space="preserve">o </w:t>
      </w:r>
      <w:r w:rsidR="003C06F8" w:rsidRPr="00A3036C">
        <w:rPr>
          <w:rFonts w:ascii="Times New Roman" w:hAnsi="Times New Roman" w:cs="Times New Roman"/>
          <w:sz w:val="24"/>
          <w:szCs w:val="24"/>
        </w:rPr>
        <w:t>―</w:t>
      </w:r>
      <w:r w:rsidR="00A805F2" w:rsidRPr="00A3036C">
        <w:rPr>
          <w:rFonts w:ascii="Times New Roman" w:hAnsi="Times New Roman" w:cs="Times New Roman"/>
          <w:sz w:val="24"/>
          <w:szCs w:val="24"/>
        </w:rPr>
        <w:t xml:space="preserve"> Como vocês falam: sinto-me com água na boca. ▬ descontrai.</w:t>
      </w:r>
    </w:p>
    <w:p w14:paraId="52113EA4" w14:textId="77777777" w:rsidR="00A519A1" w:rsidRPr="00A3036C" w:rsidRDefault="00A519A1" w:rsidP="00646913">
      <w:pPr>
        <w:spacing w:after="0"/>
        <w:jc w:val="both"/>
        <w:rPr>
          <w:rFonts w:ascii="Times New Roman" w:hAnsi="Times New Roman" w:cs="Times New Roman"/>
          <w:sz w:val="24"/>
          <w:szCs w:val="24"/>
        </w:rPr>
      </w:pPr>
    </w:p>
    <w:p w14:paraId="38842F83" w14:textId="38AD2334" w:rsidR="00783F4A" w:rsidRPr="00A3036C" w:rsidRDefault="00783F4A"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Liz Taylor e Tom Harris</w:t>
      </w:r>
      <w:r w:rsidR="00180E18" w:rsidRPr="00A3036C">
        <w:rPr>
          <w:rFonts w:ascii="Times New Roman" w:hAnsi="Times New Roman" w:cs="Times New Roman"/>
          <w:sz w:val="24"/>
          <w:szCs w:val="24"/>
        </w:rPr>
        <w:t>on</w:t>
      </w:r>
      <w:r w:rsidRPr="00A3036C">
        <w:rPr>
          <w:rFonts w:ascii="Times New Roman" w:hAnsi="Times New Roman" w:cs="Times New Roman"/>
          <w:sz w:val="24"/>
          <w:szCs w:val="24"/>
        </w:rPr>
        <w:t xml:space="preserve"> começam o preparo da massa e </w:t>
      </w:r>
      <w:r w:rsidR="00180E18" w:rsidRPr="00A3036C">
        <w:rPr>
          <w:rFonts w:ascii="Times New Roman" w:hAnsi="Times New Roman" w:cs="Times New Roman"/>
          <w:sz w:val="24"/>
          <w:szCs w:val="24"/>
        </w:rPr>
        <w:t>d</w:t>
      </w:r>
      <w:r w:rsidRPr="00A3036C">
        <w:rPr>
          <w:rFonts w:ascii="Times New Roman" w:hAnsi="Times New Roman" w:cs="Times New Roman"/>
          <w:sz w:val="24"/>
          <w:szCs w:val="24"/>
        </w:rPr>
        <w:t>o molho</w:t>
      </w:r>
      <w:r w:rsidR="00B42379" w:rsidRPr="00A3036C">
        <w:rPr>
          <w:rFonts w:ascii="Times New Roman" w:hAnsi="Times New Roman" w:cs="Times New Roman"/>
          <w:sz w:val="24"/>
          <w:szCs w:val="24"/>
        </w:rPr>
        <w:t xml:space="preserve"> especial para acompanhamento, enquanto são observados pelo casal dimensional</w:t>
      </w:r>
      <w:r w:rsidR="008B393C" w:rsidRPr="00A3036C">
        <w:rPr>
          <w:rFonts w:ascii="Times New Roman" w:hAnsi="Times New Roman" w:cs="Times New Roman"/>
          <w:sz w:val="24"/>
          <w:szCs w:val="24"/>
        </w:rPr>
        <w:t>. N</w:t>
      </w:r>
      <w:r w:rsidR="009C1A20" w:rsidRPr="00A3036C">
        <w:rPr>
          <w:rFonts w:ascii="Times New Roman" w:hAnsi="Times New Roman" w:cs="Times New Roman"/>
          <w:sz w:val="24"/>
          <w:szCs w:val="24"/>
        </w:rPr>
        <w:t xml:space="preserve">este momento, sentados nos bancos </w:t>
      </w:r>
      <w:r w:rsidR="004A4BBB" w:rsidRPr="00A3036C">
        <w:rPr>
          <w:rFonts w:ascii="Times New Roman" w:hAnsi="Times New Roman" w:cs="Times New Roman"/>
          <w:sz w:val="24"/>
          <w:szCs w:val="24"/>
        </w:rPr>
        <w:t>da bancada que divide a cozinha</w:t>
      </w:r>
      <w:r w:rsidR="00F6481E" w:rsidRPr="00A3036C">
        <w:rPr>
          <w:rFonts w:ascii="Times New Roman" w:hAnsi="Times New Roman" w:cs="Times New Roman"/>
          <w:sz w:val="24"/>
          <w:szCs w:val="24"/>
        </w:rPr>
        <w:t xml:space="preserve"> da área de serviço gourmet</w:t>
      </w:r>
      <w:r w:rsidR="00C012EF" w:rsidRPr="00A3036C">
        <w:rPr>
          <w:rFonts w:ascii="Times New Roman" w:hAnsi="Times New Roman" w:cs="Times New Roman"/>
          <w:sz w:val="24"/>
          <w:szCs w:val="24"/>
        </w:rPr>
        <w:t xml:space="preserve">, </w:t>
      </w:r>
      <w:r w:rsidR="00E61AE4" w:rsidRPr="00A3036C">
        <w:rPr>
          <w:rFonts w:ascii="Times New Roman" w:hAnsi="Times New Roman" w:cs="Times New Roman"/>
          <w:sz w:val="24"/>
          <w:szCs w:val="24"/>
        </w:rPr>
        <w:t>onde</w:t>
      </w:r>
      <w:r w:rsidR="00C012EF" w:rsidRPr="00A3036C">
        <w:rPr>
          <w:rFonts w:ascii="Times New Roman" w:hAnsi="Times New Roman" w:cs="Times New Roman"/>
          <w:sz w:val="24"/>
          <w:szCs w:val="24"/>
        </w:rPr>
        <w:t xml:space="preserve"> reside </w:t>
      </w:r>
      <w:r w:rsidR="00B01897" w:rsidRPr="00A3036C">
        <w:rPr>
          <w:rFonts w:ascii="Times New Roman" w:hAnsi="Times New Roman" w:cs="Times New Roman"/>
          <w:sz w:val="24"/>
          <w:szCs w:val="24"/>
        </w:rPr>
        <w:t xml:space="preserve">as </w:t>
      </w:r>
      <w:r w:rsidR="00C012EF" w:rsidRPr="00A3036C">
        <w:rPr>
          <w:rFonts w:ascii="Times New Roman" w:hAnsi="Times New Roman" w:cs="Times New Roman"/>
          <w:sz w:val="24"/>
          <w:szCs w:val="24"/>
        </w:rPr>
        <w:t>poltronas</w:t>
      </w:r>
      <w:r w:rsidR="00017C19" w:rsidRPr="00A3036C">
        <w:rPr>
          <w:rFonts w:ascii="Times New Roman" w:hAnsi="Times New Roman" w:cs="Times New Roman"/>
          <w:sz w:val="24"/>
          <w:szCs w:val="24"/>
        </w:rPr>
        <w:t xml:space="preserve"> e mesas</w:t>
      </w:r>
      <w:r w:rsidR="00B01897" w:rsidRPr="00A3036C">
        <w:rPr>
          <w:rFonts w:ascii="Times New Roman" w:hAnsi="Times New Roman" w:cs="Times New Roman"/>
          <w:sz w:val="24"/>
          <w:szCs w:val="24"/>
        </w:rPr>
        <w:t xml:space="preserve">, ocupadas </w:t>
      </w:r>
      <w:r w:rsidR="00151394" w:rsidRPr="00A3036C">
        <w:rPr>
          <w:rFonts w:ascii="Times New Roman" w:hAnsi="Times New Roman" w:cs="Times New Roman"/>
          <w:sz w:val="24"/>
          <w:szCs w:val="24"/>
        </w:rPr>
        <w:t>anteriormente</w:t>
      </w:r>
      <w:r w:rsidR="008B393C" w:rsidRPr="00A3036C">
        <w:rPr>
          <w:rFonts w:ascii="Times New Roman" w:hAnsi="Times New Roman" w:cs="Times New Roman"/>
          <w:sz w:val="24"/>
          <w:szCs w:val="24"/>
        </w:rPr>
        <w:t xml:space="preserve"> por eles</w:t>
      </w:r>
      <w:r w:rsidR="00E61AE4" w:rsidRPr="00A3036C">
        <w:rPr>
          <w:rFonts w:ascii="Times New Roman" w:hAnsi="Times New Roman" w:cs="Times New Roman"/>
          <w:sz w:val="24"/>
          <w:szCs w:val="24"/>
        </w:rPr>
        <w:t>.</w:t>
      </w:r>
      <w:r w:rsidR="00415BE4" w:rsidRPr="00A3036C">
        <w:rPr>
          <w:rFonts w:ascii="Times New Roman" w:hAnsi="Times New Roman" w:cs="Times New Roman"/>
          <w:sz w:val="24"/>
          <w:szCs w:val="24"/>
        </w:rPr>
        <w:t xml:space="preserve"> </w:t>
      </w:r>
      <w:r w:rsidR="00163204" w:rsidRPr="00A3036C">
        <w:rPr>
          <w:rFonts w:ascii="Times New Roman" w:hAnsi="Times New Roman" w:cs="Times New Roman"/>
          <w:sz w:val="24"/>
          <w:szCs w:val="24"/>
        </w:rPr>
        <w:t>A</w:t>
      </w:r>
      <w:r w:rsidR="00FD2978" w:rsidRPr="00A3036C">
        <w:rPr>
          <w:rFonts w:ascii="Times New Roman" w:hAnsi="Times New Roman" w:cs="Times New Roman"/>
          <w:sz w:val="24"/>
          <w:szCs w:val="24"/>
        </w:rPr>
        <w:t xml:space="preserve"> arquitetura da Casa de Vid</w:t>
      </w:r>
      <w:r w:rsidR="00E06667" w:rsidRPr="00A3036C">
        <w:rPr>
          <w:rFonts w:ascii="Times New Roman" w:hAnsi="Times New Roman" w:cs="Times New Roman"/>
          <w:sz w:val="24"/>
          <w:szCs w:val="24"/>
        </w:rPr>
        <w:t>ro permite uma visão espetacular</w:t>
      </w:r>
      <w:r w:rsidR="001C19C3" w:rsidRPr="00A3036C">
        <w:rPr>
          <w:rFonts w:ascii="Times New Roman" w:hAnsi="Times New Roman" w:cs="Times New Roman"/>
          <w:sz w:val="24"/>
          <w:szCs w:val="24"/>
        </w:rPr>
        <w:t xml:space="preserve"> de 360º</w:t>
      </w:r>
      <w:r w:rsidR="00E06667" w:rsidRPr="00A3036C">
        <w:rPr>
          <w:rFonts w:ascii="Times New Roman" w:hAnsi="Times New Roman" w:cs="Times New Roman"/>
          <w:sz w:val="24"/>
          <w:szCs w:val="24"/>
        </w:rPr>
        <w:t xml:space="preserve"> </w:t>
      </w:r>
      <w:r w:rsidR="0085240A" w:rsidRPr="00A3036C">
        <w:rPr>
          <w:rFonts w:ascii="Times New Roman" w:hAnsi="Times New Roman" w:cs="Times New Roman"/>
          <w:sz w:val="24"/>
          <w:szCs w:val="24"/>
        </w:rPr>
        <w:t>d</w:t>
      </w:r>
      <w:r w:rsidR="00E06667" w:rsidRPr="00A3036C">
        <w:rPr>
          <w:rFonts w:ascii="Times New Roman" w:hAnsi="Times New Roman" w:cs="Times New Roman"/>
          <w:sz w:val="24"/>
          <w:szCs w:val="24"/>
        </w:rPr>
        <w:t>a natureza se</w:t>
      </w:r>
      <w:r w:rsidR="00C64E4D" w:rsidRPr="00A3036C">
        <w:rPr>
          <w:rFonts w:ascii="Times New Roman" w:hAnsi="Times New Roman" w:cs="Times New Roman"/>
          <w:sz w:val="24"/>
          <w:szCs w:val="24"/>
        </w:rPr>
        <w:t>lvagem</w:t>
      </w:r>
      <w:r w:rsidR="00FF4FF4" w:rsidRPr="00A3036C">
        <w:rPr>
          <w:rFonts w:ascii="Times New Roman" w:hAnsi="Times New Roman" w:cs="Times New Roman"/>
          <w:sz w:val="24"/>
          <w:szCs w:val="24"/>
        </w:rPr>
        <w:t>,</w:t>
      </w:r>
      <w:r w:rsidR="00C64E4D" w:rsidRPr="00A3036C">
        <w:rPr>
          <w:rFonts w:ascii="Times New Roman" w:hAnsi="Times New Roman" w:cs="Times New Roman"/>
          <w:sz w:val="24"/>
          <w:szCs w:val="24"/>
        </w:rPr>
        <w:t xml:space="preserve"> composta de praia</w:t>
      </w:r>
      <w:r w:rsidR="00880456" w:rsidRPr="00A3036C">
        <w:rPr>
          <w:rFonts w:ascii="Times New Roman" w:hAnsi="Times New Roman" w:cs="Times New Roman"/>
          <w:sz w:val="24"/>
          <w:szCs w:val="24"/>
        </w:rPr>
        <w:t xml:space="preserve"> cerceada de</w:t>
      </w:r>
      <w:r w:rsidR="00C64E4D" w:rsidRPr="00A3036C">
        <w:rPr>
          <w:rFonts w:ascii="Times New Roman" w:hAnsi="Times New Roman" w:cs="Times New Roman"/>
          <w:sz w:val="24"/>
          <w:szCs w:val="24"/>
        </w:rPr>
        <w:t xml:space="preserve"> rocha</w:t>
      </w:r>
      <w:r w:rsidR="00880456" w:rsidRPr="00A3036C">
        <w:rPr>
          <w:rFonts w:ascii="Times New Roman" w:hAnsi="Times New Roman" w:cs="Times New Roman"/>
          <w:sz w:val="24"/>
          <w:szCs w:val="24"/>
        </w:rPr>
        <w:t>s nas extremidades</w:t>
      </w:r>
      <w:r w:rsidR="00C00B10" w:rsidRPr="00A3036C">
        <w:rPr>
          <w:rFonts w:ascii="Times New Roman" w:hAnsi="Times New Roman" w:cs="Times New Roman"/>
          <w:sz w:val="24"/>
          <w:szCs w:val="24"/>
        </w:rPr>
        <w:t xml:space="preserve">, </w:t>
      </w:r>
      <w:r w:rsidR="001B6C99" w:rsidRPr="00A3036C">
        <w:rPr>
          <w:rFonts w:ascii="Times New Roman" w:hAnsi="Times New Roman" w:cs="Times New Roman"/>
          <w:sz w:val="24"/>
          <w:szCs w:val="24"/>
        </w:rPr>
        <w:t>fauna e flora exuberantes</w:t>
      </w:r>
      <w:r w:rsidR="00695871" w:rsidRPr="00A3036C">
        <w:rPr>
          <w:rFonts w:ascii="Times New Roman" w:hAnsi="Times New Roman" w:cs="Times New Roman"/>
          <w:sz w:val="24"/>
          <w:szCs w:val="24"/>
        </w:rPr>
        <w:t xml:space="preserve">, </w:t>
      </w:r>
      <w:r w:rsidR="00151394" w:rsidRPr="00A3036C">
        <w:rPr>
          <w:rFonts w:ascii="Times New Roman" w:hAnsi="Times New Roman" w:cs="Times New Roman"/>
          <w:sz w:val="24"/>
          <w:szCs w:val="24"/>
        </w:rPr>
        <w:t>onde</w:t>
      </w:r>
      <w:r w:rsidR="00695871" w:rsidRPr="00A3036C">
        <w:rPr>
          <w:rFonts w:ascii="Times New Roman" w:hAnsi="Times New Roman" w:cs="Times New Roman"/>
          <w:sz w:val="24"/>
          <w:szCs w:val="24"/>
        </w:rPr>
        <w:t xml:space="preserve"> todos seres convivem em total harmoni</w:t>
      </w:r>
      <w:r w:rsidR="00D81281" w:rsidRPr="00A3036C">
        <w:rPr>
          <w:rFonts w:ascii="Times New Roman" w:hAnsi="Times New Roman" w:cs="Times New Roman"/>
          <w:sz w:val="24"/>
          <w:szCs w:val="24"/>
        </w:rPr>
        <w:t>a</w:t>
      </w:r>
      <w:r w:rsidR="00A75767" w:rsidRPr="00A3036C">
        <w:rPr>
          <w:rFonts w:ascii="Times New Roman" w:hAnsi="Times New Roman" w:cs="Times New Roman"/>
          <w:sz w:val="24"/>
          <w:szCs w:val="24"/>
        </w:rPr>
        <w:t xml:space="preserve">. </w:t>
      </w:r>
      <w:r w:rsidR="0085240A" w:rsidRPr="00A3036C">
        <w:rPr>
          <w:rFonts w:ascii="Times New Roman" w:hAnsi="Times New Roman" w:cs="Times New Roman"/>
          <w:sz w:val="24"/>
          <w:szCs w:val="24"/>
        </w:rPr>
        <w:t>Ho</w:t>
      </w:r>
      <w:r w:rsidR="00353242" w:rsidRPr="00A3036C">
        <w:rPr>
          <w:rFonts w:ascii="Times New Roman" w:hAnsi="Times New Roman" w:cs="Times New Roman"/>
          <w:sz w:val="24"/>
          <w:szCs w:val="24"/>
        </w:rPr>
        <w:t>je, a madrugada de Lua cheia alaranjada</w:t>
      </w:r>
      <w:r w:rsidR="008F4629" w:rsidRPr="00A3036C">
        <w:rPr>
          <w:rFonts w:ascii="Times New Roman" w:hAnsi="Times New Roman" w:cs="Times New Roman"/>
          <w:sz w:val="24"/>
          <w:szCs w:val="24"/>
        </w:rPr>
        <w:t xml:space="preserve"> </w:t>
      </w:r>
      <w:r w:rsidR="008F4629" w:rsidRPr="00A3036C">
        <w:rPr>
          <w:rFonts w:ascii="Times New Roman" w:hAnsi="Times New Roman" w:cs="Times New Roman"/>
          <w:i/>
          <w:iCs/>
          <w:sz w:val="24"/>
          <w:szCs w:val="24"/>
        </w:rPr>
        <w:t xml:space="preserve">aurada </w:t>
      </w:r>
      <w:r w:rsidR="00D84C3C" w:rsidRPr="00A3036C">
        <w:rPr>
          <w:rFonts w:ascii="Times New Roman" w:hAnsi="Times New Roman" w:cs="Times New Roman"/>
          <w:sz w:val="24"/>
          <w:szCs w:val="24"/>
        </w:rPr>
        <w:t xml:space="preserve"> </w:t>
      </w:r>
      <w:r w:rsidR="008F4629" w:rsidRPr="00A3036C">
        <w:rPr>
          <w:rFonts w:ascii="Times New Roman" w:hAnsi="Times New Roman" w:cs="Times New Roman"/>
          <w:sz w:val="24"/>
          <w:szCs w:val="24"/>
        </w:rPr>
        <w:t>pelas matizas violeta e lilás</w:t>
      </w:r>
      <w:r w:rsidR="00076777" w:rsidRPr="00A3036C">
        <w:rPr>
          <w:rFonts w:ascii="Times New Roman" w:hAnsi="Times New Roman" w:cs="Times New Roman"/>
          <w:sz w:val="24"/>
          <w:szCs w:val="24"/>
        </w:rPr>
        <w:t xml:space="preserve">, </w:t>
      </w:r>
      <w:r w:rsidR="00D84C3C" w:rsidRPr="00A3036C">
        <w:rPr>
          <w:rFonts w:ascii="Times New Roman" w:hAnsi="Times New Roman" w:cs="Times New Roman"/>
          <w:sz w:val="24"/>
          <w:szCs w:val="24"/>
        </w:rPr>
        <w:t>clareia esta cenografia esculpida pela natureza</w:t>
      </w:r>
      <w:r w:rsidR="007E0FC8" w:rsidRPr="00A3036C">
        <w:rPr>
          <w:rFonts w:ascii="Times New Roman" w:hAnsi="Times New Roman" w:cs="Times New Roman"/>
          <w:sz w:val="24"/>
          <w:szCs w:val="24"/>
        </w:rPr>
        <w:t>.</w:t>
      </w:r>
      <w:r w:rsidR="0051169D" w:rsidRPr="00A3036C">
        <w:rPr>
          <w:rFonts w:ascii="Times New Roman" w:hAnsi="Times New Roman" w:cs="Times New Roman"/>
          <w:sz w:val="24"/>
          <w:szCs w:val="24"/>
        </w:rPr>
        <w:t xml:space="preserve"> </w:t>
      </w:r>
      <w:r w:rsidR="008F5220" w:rsidRPr="00A3036C">
        <w:rPr>
          <w:rFonts w:ascii="Times New Roman" w:hAnsi="Times New Roman" w:cs="Times New Roman"/>
          <w:sz w:val="24"/>
          <w:szCs w:val="24"/>
        </w:rPr>
        <w:t>Elementos naturais</w:t>
      </w:r>
      <w:r w:rsidR="00076777" w:rsidRPr="00A3036C">
        <w:rPr>
          <w:rFonts w:ascii="Times New Roman" w:hAnsi="Times New Roman" w:cs="Times New Roman"/>
          <w:sz w:val="24"/>
          <w:szCs w:val="24"/>
        </w:rPr>
        <w:t xml:space="preserve"> p</w:t>
      </w:r>
      <w:r w:rsidR="0051169D" w:rsidRPr="00A3036C">
        <w:rPr>
          <w:rFonts w:ascii="Times New Roman" w:hAnsi="Times New Roman" w:cs="Times New Roman"/>
          <w:sz w:val="24"/>
          <w:szCs w:val="24"/>
        </w:rPr>
        <w:t>ropicia</w:t>
      </w:r>
      <w:r w:rsidR="00EF6CA7" w:rsidRPr="00A3036C">
        <w:rPr>
          <w:rFonts w:ascii="Times New Roman" w:hAnsi="Times New Roman" w:cs="Times New Roman"/>
          <w:sz w:val="24"/>
          <w:szCs w:val="24"/>
        </w:rPr>
        <w:t>m</w:t>
      </w:r>
      <w:r w:rsidR="0051169D" w:rsidRPr="00A3036C">
        <w:rPr>
          <w:rFonts w:ascii="Times New Roman" w:hAnsi="Times New Roman" w:cs="Times New Roman"/>
          <w:sz w:val="24"/>
          <w:szCs w:val="24"/>
        </w:rPr>
        <w:t xml:space="preserve"> um espetáculo</w:t>
      </w:r>
      <w:r w:rsidR="00912CD4" w:rsidRPr="00A3036C">
        <w:rPr>
          <w:rFonts w:ascii="Times New Roman" w:hAnsi="Times New Roman" w:cs="Times New Roman"/>
          <w:sz w:val="24"/>
          <w:szCs w:val="24"/>
        </w:rPr>
        <w:t xml:space="preserve"> indecifrável pelas palavras</w:t>
      </w:r>
      <w:r w:rsidR="00EF6CA7" w:rsidRPr="00A3036C">
        <w:rPr>
          <w:rFonts w:ascii="Times New Roman" w:hAnsi="Times New Roman" w:cs="Times New Roman"/>
          <w:sz w:val="24"/>
          <w:szCs w:val="24"/>
        </w:rPr>
        <w:t xml:space="preserve">. </w:t>
      </w:r>
      <w:r w:rsidR="00EF6CA7" w:rsidRPr="00A3036C">
        <w:rPr>
          <w:rFonts w:ascii="Times New Roman" w:hAnsi="Times New Roman" w:cs="Times New Roman"/>
          <w:sz w:val="24"/>
          <w:szCs w:val="24"/>
        </w:rPr>
        <w:lastRenderedPageBreak/>
        <w:t>Porém,</w:t>
      </w:r>
      <w:r w:rsidR="00276D3A" w:rsidRPr="00A3036C">
        <w:rPr>
          <w:rFonts w:ascii="Times New Roman" w:hAnsi="Times New Roman" w:cs="Times New Roman"/>
          <w:sz w:val="24"/>
          <w:szCs w:val="24"/>
        </w:rPr>
        <w:t xml:space="preserve"> conhecido e reconhecido nos corações despertos dos anfitriões</w:t>
      </w:r>
      <w:r w:rsidR="00F8641B" w:rsidRPr="00A3036C">
        <w:rPr>
          <w:rFonts w:ascii="Times New Roman" w:hAnsi="Times New Roman" w:cs="Times New Roman"/>
          <w:sz w:val="24"/>
          <w:szCs w:val="24"/>
        </w:rPr>
        <w:t xml:space="preserve"> capazes</w:t>
      </w:r>
      <w:r w:rsidR="0038765E" w:rsidRPr="00A3036C">
        <w:rPr>
          <w:rFonts w:ascii="Times New Roman" w:hAnsi="Times New Roman" w:cs="Times New Roman"/>
          <w:sz w:val="24"/>
          <w:szCs w:val="24"/>
        </w:rPr>
        <w:t xml:space="preserve"> de entender o amor incondicional como Lei universal determinada pelo SEU —Soberana Energia Universal</w:t>
      </w:r>
      <w:r w:rsidR="00803B72" w:rsidRPr="00A3036C">
        <w:rPr>
          <w:rFonts w:ascii="Times New Roman" w:hAnsi="Times New Roman" w:cs="Times New Roman"/>
          <w:sz w:val="24"/>
          <w:szCs w:val="24"/>
        </w:rPr>
        <w:t>.</w:t>
      </w:r>
    </w:p>
    <w:p w14:paraId="52F920BA" w14:textId="30CDB74D" w:rsidR="0002335D" w:rsidRPr="00A3036C" w:rsidRDefault="00984050"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Tom coloca tomates e ovos para cozinhar numa panela</w:t>
      </w:r>
      <w:r w:rsidR="0068662E" w:rsidRPr="00A3036C">
        <w:rPr>
          <w:rFonts w:ascii="Times New Roman" w:hAnsi="Times New Roman" w:cs="Times New Roman"/>
          <w:sz w:val="24"/>
          <w:szCs w:val="24"/>
        </w:rPr>
        <w:t xml:space="preserve"> regada pelo mais puro azeite </w:t>
      </w:r>
      <w:r w:rsidR="00586DB0" w:rsidRPr="00A3036C">
        <w:rPr>
          <w:rFonts w:ascii="Times New Roman" w:hAnsi="Times New Roman" w:cs="Times New Roman"/>
          <w:sz w:val="24"/>
          <w:szCs w:val="24"/>
        </w:rPr>
        <w:t>extravirgem</w:t>
      </w:r>
      <w:r w:rsidRPr="00A3036C">
        <w:rPr>
          <w:rFonts w:ascii="Times New Roman" w:hAnsi="Times New Roman" w:cs="Times New Roman"/>
          <w:sz w:val="24"/>
          <w:szCs w:val="24"/>
        </w:rPr>
        <w:t>, enquanto</w:t>
      </w:r>
      <w:r w:rsidR="0044786D" w:rsidRPr="00A3036C">
        <w:rPr>
          <w:rFonts w:ascii="Times New Roman" w:hAnsi="Times New Roman" w:cs="Times New Roman"/>
          <w:sz w:val="24"/>
          <w:szCs w:val="24"/>
        </w:rPr>
        <w:t xml:space="preserve"> corta em pedaços minúsculos o alho, </w:t>
      </w:r>
      <w:r w:rsidR="00586DB0" w:rsidRPr="00A3036C">
        <w:rPr>
          <w:rFonts w:ascii="Times New Roman" w:hAnsi="Times New Roman" w:cs="Times New Roman"/>
          <w:i/>
          <w:iCs/>
          <w:sz w:val="24"/>
          <w:szCs w:val="24"/>
        </w:rPr>
        <w:t>bacon</w:t>
      </w:r>
      <w:r w:rsidR="00586DB0" w:rsidRPr="00A3036C">
        <w:rPr>
          <w:rFonts w:ascii="Times New Roman" w:hAnsi="Times New Roman" w:cs="Times New Roman"/>
          <w:sz w:val="24"/>
          <w:szCs w:val="24"/>
        </w:rPr>
        <w:t xml:space="preserve">, </w:t>
      </w:r>
      <w:r w:rsidR="0044786D" w:rsidRPr="00A3036C">
        <w:rPr>
          <w:rFonts w:ascii="Times New Roman" w:hAnsi="Times New Roman" w:cs="Times New Roman"/>
          <w:sz w:val="24"/>
          <w:szCs w:val="24"/>
        </w:rPr>
        <w:t>cebola</w:t>
      </w:r>
      <w:r w:rsidR="00805704" w:rsidRPr="00A3036C">
        <w:rPr>
          <w:rFonts w:ascii="Times New Roman" w:hAnsi="Times New Roman" w:cs="Times New Roman"/>
          <w:sz w:val="24"/>
          <w:szCs w:val="24"/>
        </w:rPr>
        <w:t xml:space="preserve">, ervas </w:t>
      </w:r>
      <w:r w:rsidR="0084142A" w:rsidRPr="00A3036C">
        <w:rPr>
          <w:rFonts w:ascii="Times New Roman" w:hAnsi="Times New Roman" w:cs="Times New Roman"/>
          <w:sz w:val="24"/>
          <w:szCs w:val="24"/>
        </w:rPr>
        <w:t>aromáticas</w:t>
      </w:r>
      <w:r w:rsidR="00AE467F" w:rsidRPr="00A3036C">
        <w:rPr>
          <w:rFonts w:ascii="Times New Roman" w:hAnsi="Times New Roman" w:cs="Times New Roman"/>
          <w:sz w:val="24"/>
          <w:szCs w:val="24"/>
        </w:rPr>
        <w:t xml:space="preserve"> </w:t>
      </w:r>
      <w:r w:rsidR="00856C14" w:rsidRPr="00A3036C">
        <w:rPr>
          <w:rFonts w:ascii="Times New Roman" w:hAnsi="Times New Roman" w:cs="Times New Roman"/>
          <w:sz w:val="24"/>
          <w:szCs w:val="24"/>
        </w:rPr>
        <w:t xml:space="preserve">e </w:t>
      </w:r>
      <w:r w:rsidR="005504D9" w:rsidRPr="00A3036C">
        <w:rPr>
          <w:rFonts w:ascii="Times New Roman" w:hAnsi="Times New Roman" w:cs="Times New Roman"/>
          <w:sz w:val="24"/>
          <w:szCs w:val="24"/>
        </w:rPr>
        <w:t>queijos muçarela, gorgonzola</w:t>
      </w:r>
      <w:r w:rsidR="00061ACA" w:rsidRPr="00A3036C">
        <w:rPr>
          <w:rFonts w:ascii="Times New Roman" w:hAnsi="Times New Roman" w:cs="Times New Roman"/>
          <w:sz w:val="24"/>
          <w:szCs w:val="24"/>
        </w:rPr>
        <w:t xml:space="preserve"> e</w:t>
      </w:r>
      <w:r w:rsidR="00836490" w:rsidRPr="00A3036C">
        <w:rPr>
          <w:rFonts w:ascii="Times New Roman" w:hAnsi="Times New Roman" w:cs="Times New Roman"/>
          <w:sz w:val="24"/>
          <w:szCs w:val="24"/>
        </w:rPr>
        <w:t xml:space="preserve"> parmesão</w:t>
      </w:r>
      <w:r w:rsidR="00061ACA" w:rsidRPr="00A3036C">
        <w:rPr>
          <w:rFonts w:ascii="Times New Roman" w:hAnsi="Times New Roman" w:cs="Times New Roman"/>
          <w:sz w:val="24"/>
          <w:szCs w:val="24"/>
        </w:rPr>
        <w:t xml:space="preserve">. </w:t>
      </w:r>
    </w:p>
    <w:p w14:paraId="7E675076" w14:textId="3AD5B4A5" w:rsidR="00775156" w:rsidRPr="00A3036C" w:rsidRDefault="0002335D"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Liz escorre a massa e reserva, enquanto retira as peles do tomate</w:t>
      </w:r>
      <w:r w:rsidR="00F5745F" w:rsidRPr="00A3036C">
        <w:rPr>
          <w:rFonts w:ascii="Times New Roman" w:hAnsi="Times New Roman" w:cs="Times New Roman"/>
          <w:sz w:val="24"/>
          <w:szCs w:val="24"/>
        </w:rPr>
        <w:t xml:space="preserve"> </w:t>
      </w:r>
      <w:r w:rsidR="0097240F" w:rsidRPr="00A3036C">
        <w:rPr>
          <w:rFonts w:ascii="Times New Roman" w:hAnsi="Times New Roman" w:cs="Times New Roman"/>
          <w:sz w:val="24"/>
          <w:szCs w:val="24"/>
        </w:rPr>
        <w:t>em pequenos cubos</w:t>
      </w:r>
      <w:r w:rsidRPr="00A3036C">
        <w:rPr>
          <w:rFonts w:ascii="Times New Roman" w:hAnsi="Times New Roman" w:cs="Times New Roman"/>
          <w:sz w:val="24"/>
          <w:szCs w:val="24"/>
        </w:rPr>
        <w:t xml:space="preserve"> </w:t>
      </w:r>
      <w:r w:rsidR="00081094" w:rsidRPr="00A3036C">
        <w:rPr>
          <w:rFonts w:ascii="Times New Roman" w:hAnsi="Times New Roman" w:cs="Times New Roman"/>
          <w:sz w:val="24"/>
          <w:szCs w:val="24"/>
        </w:rPr>
        <w:t xml:space="preserve">para depois </w:t>
      </w:r>
      <w:r w:rsidR="00E932DC" w:rsidRPr="00A3036C">
        <w:rPr>
          <w:rFonts w:ascii="Times New Roman" w:hAnsi="Times New Roman" w:cs="Times New Roman"/>
          <w:sz w:val="24"/>
          <w:szCs w:val="24"/>
        </w:rPr>
        <w:t>colocá-los</w:t>
      </w:r>
      <w:r w:rsidR="00081094" w:rsidRPr="00A3036C">
        <w:rPr>
          <w:rFonts w:ascii="Times New Roman" w:hAnsi="Times New Roman" w:cs="Times New Roman"/>
          <w:sz w:val="24"/>
          <w:szCs w:val="24"/>
        </w:rPr>
        <w:t xml:space="preserve"> na panela</w:t>
      </w:r>
      <w:r w:rsidR="00D229A1" w:rsidRPr="00A3036C">
        <w:rPr>
          <w:rFonts w:ascii="Times New Roman" w:hAnsi="Times New Roman" w:cs="Times New Roman"/>
          <w:sz w:val="24"/>
          <w:szCs w:val="24"/>
        </w:rPr>
        <w:t xml:space="preserve"> e </w:t>
      </w:r>
      <w:r w:rsidR="00E932DC" w:rsidRPr="00A3036C">
        <w:rPr>
          <w:rFonts w:ascii="Times New Roman" w:hAnsi="Times New Roman" w:cs="Times New Roman"/>
          <w:sz w:val="24"/>
          <w:szCs w:val="24"/>
        </w:rPr>
        <w:t>mexê-los</w:t>
      </w:r>
      <w:r w:rsidR="00D229A1" w:rsidRPr="00A3036C">
        <w:rPr>
          <w:rFonts w:ascii="Times New Roman" w:hAnsi="Times New Roman" w:cs="Times New Roman"/>
          <w:sz w:val="24"/>
          <w:szCs w:val="24"/>
        </w:rPr>
        <w:t xml:space="preserve"> até ficarem pastosos</w:t>
      </w:r>
      <w:r w:rsidR="00D95883" w:rsidRPr="00A3036C">
        <w:rPr>
          <w:rFonts w:ascii="Times New Roman" w:hAnsi="Times New Roman" w:cs="Times New Roman"/>
          <w:sz w:val="24"/>
          <w:szCs w:val="24"/>
        </w:rPr>
        <w:t>, quando</w:t>
      </w:r>
      <w:r w:rsidR="00A61B29" w:rsidRPr="00A3036C">
        <w:rPr>
          <w:rFonts w:ascii="Times New Roman" w:hAnsi="Times New Roman" w:cs="Times New Roman"/>
          <w:sz w:val="24"/>
          <w:szCs w:val="24"/>
        </w:rPr>
        <w:t xml:space="preserve"> os</w:t>
      </w:r>
      <w:r w:rsidR="00D95883" w:rsidRPr="00A3036C">
        <w:rPr>
          <w:rFonts w:ascii="Times New Roman" w:hAnsi="Times New Roman" w:cs="Times New Roman"/>
          <w:sz w:val="24"/>
          <w:szCs w:val="24"/>
        </w:rPr>
        <w:t xml:space="preserve"> junta</w:t>
      </w:r>
      <w:r w:rsidR="00A61B29" w:rsidRPr="00A3036C">
        <w:rPr>
          <w:rFonts w:ascii="Times New Roman" w:hAnsi="Times New Roman" w:cs="Times New Roman"/>
          <w:sz w:val="24"/>
          <w:szCs w:val="24"/>
        </w:rPr>
        <w:t>m</w:t>
      </w:r>
      <w:r w:rsidR="00D95883" w:rsidRPr="00A3036C">
        <w:rPr>
          <w:rFonts w:ascii="Times New Roman" w:hAnsi="Times New Roman" w:cs="Times New Roman"/>
          <w:sz w:val="24"/>
          <w:szCs w:val="24"/>
        </w:rPr>
        <w:t xml:space="preserve"> </w:t>
      </w:r>
      <w:r w:rsidR="00A61B29" w:rsidRPr="00A3036C">
        <w:rPr>
          <w:rFonts w:ascii="Times New Roman" w:hAnsi="Times New Roman" w:cs="Times New Roman"/>
          <w:sz w:val="24"/>
          <w:szCs w:val="24"/>
        </w:rPr>
        <w:t>a</w:t>
      </w:r>
      <w:r w:rsidR="00D95883" w:rsidRPr="00A3036C">
        <w:rPr>
          <w:rFonts w:ascii="Times New Roman" w:hAnsi="Times New Roman" w:cs="Times New Roman"/>
          <w:sz w:val="24"/>
          <w:szCs w:val="24"/>
        </w:rPr>
        <w:t>os outros ingredientes</w:t>
      </w:r>
      <w:r w:rsidR="00A50D03" w:rsidRPr="00A3036C">
        <w:rPr>
          <w:rFonts w:ascii="Times New Roman" w:hAnsi="Times New Roman" w:cs="Times New Roman"/>
          <w:sz w:val="24"/>
          <w:szCs w:val="24"/>
        </w:rPr>
        <w:t xml:space="preserve"> depois de refogados</w:t>
      </w:r>
      <w:r w:rsidR="00A61B29" w:rsidRPr="00A3036C">
        <w:rPr>
          <w:rFonts w:ascii="Times New Roman" w:hAnsi="Times New Roman" w:cs="Times New Roman"/>
          <w:sz w:val="24"/>
          <w:szCs w:val="24"/>
        </w:rPr>
        <w:t xml:space="preserve"> </w:t>
      </w:r>
      <w:r w:rsidR="00775156" w:rsidRPr="00A3036C">
        <w:rPr>
          <w:rFonts w:ascii="Times New Roman" w:hAnsi="Times New Roman" w:cs="Times New Roman"/>
          <w:sz w:val="24"/>
          <w:szCs w:val="24"/>
        </w:rPr>
        <w:t>e fritos</w:t>
      </w:r>
      <w:r w:rsidR="00742862" w:rsidRPr="00A3036C">
        <w:rPr>
          <w:rFonts w:ascii="Times New Roman" w:hAnsi="Times New Roman" w:cs="Times New Roman"/>
          <w:sz w:val="24"/>
          <w:szCs w:val="24"/>
        </w:rPr>
        <w:t xml:space="preserve"> por Harrison</w:t>
      </w:r>
      <w:r w:rsidR="00A50D03" w:rsidRPr="00A3036C">
        <w:rPr>
          <w:rFonts w:ascii="Times New Roman" w:hAnsi="Times New Roman" w:cs="Times New Roman"/>
          <w:sz w:val="24"/>
          <w:szCs w:val="24"/>
        </w:rPr>
        <w:t>, separadamente, numa frigideira</w:t>
      </w:r>
      <w:r w:rsidR="0099755E" w:rsidRPr="00A3036C">
        <w:rPr>
          <w:rFonts w:ascii="Times New Roman" w:hAnsi="Times New Roman" w:cs="Times New Roman"/>
          <w:sz w:val="24"/>
          <w:szCs w:val="24"/>
        </w:rPr>
        <w:t xml:space="preserve"> embebida do mesmo azeite extravirgem</w:t>
      </w:r>
      <w:r w:rsidR="001F014F" w:rsidRPr="00A3036C">
        <w:rPr>
          <w:rFonts w:ascii="Times New Roman" w:hAnsi="Times New Roman" w:cs="Times New Roman"/>
          <w:sz w:val="24"/>
          <w:szCs w:val="24"/>
        </w:rPr>
        <w:t>.</w:t>
      </w:r>
      <w:r w:rsidR="00D229A1" w:rsidRPr="00A3036C">
        <w:rPr>
          <w:rFonts w:ascii="Times New Roman" w:hAnsi="Times New Roman" w:cs="Times New Roman"/>
          <w:sz w:val="24"/>
          <w:szCs w:val="24"/>
        </w:rPr>
        <w:t xml:space="preserve"> </w:t>
      </w:r>
    </w:p>
    <w:p w14:paraId="4FB2A56C" w14:textId="61823DC5" w:rsidR="00984050" w:rsidRPr="00A3036C" w:rsidRDefault="00775156"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Macarrão pronto é condicionado numa linda louça de porcelana, </w:t>
      </w:r>
      <w:r w:rsidR="002D7C02" w:rsidRPr="00A3036C">
        <w:rPr>
          <w:rFonts w:ascii="Times New Roman" w:hAnsi="Times New Roman" w:cs="Times New Roman"/>
          <w:sz w:val="24"/>
          <w:szCs w:val="24"/>
        </w:rPr>
        <w:t>do mesmo aparelho dos pratos</w:t>
      </w:r>
      <w:r w:rsidR="004F5880" w:rsidRPr="00A3036C">
        <w:rPr>
          <w:rFonts w:ascii="Times New Roman" w:hAnsi="Times New Roman" w:cs="Times New Roman"/>
          <w:sz w:val="24"/>
          <w:szCs w:val="24"/>
        </w:rPr>
        <w:t>, para receber o molho especial</w:t>
      </w:r>
      <w:r w:rsidR="00DB0577" w:rsidRPr="00A3036C">
        <w:rPr>
          <w:rFonts w:ascii="Times New Roman" w:hAnsi="Times New Roman" w:cs="Times New Roman"/>
          <w:sz w:val="24"/>
          <w:szCs w:val="24"/>
        </w:rPr>
        <w:t>, cujo aroma invade o ambiente</w:t>
      </w:r>
      <w:r w:rsidR="00A768DD" w:rsidRPr="00A3036C">
        <w:rPr>
          <w:rFonts w:ascii="Times New Roman" w:hAnsi="Times New Roman" w:cs="Times New Roman"/>
          <w:sz w:val="24"/>
          <w:szCs w:val="24"/>
        </w:rPr>
        <w:t>, reportando a uma delícia gastronômica caseira</w:t>
      </w:r>
      <w:r w:rsidR="00836490" w:rsidRPr="00A3036C">
        <w:rPr>
          <w:rFonts w:ascii="Times New Roman" w:hAnsi="Times New Roman" w:cs="Times New Roman"/>
          <w:sz w:val="24"/>
          <w:szCs w:val="24"/>
        </w:rPr>
        <w:t xml:space="preserve"> </w:t>
      </w:r>
      <w:r w:rsidR="00E2152A" w:rsidRPr="00A3036C">
        <w:rPr>
          <w:rFonts w:ascii="Times New Roman" w:hAnsi="Times New Roman" w:cs="Times New Roman"/>
          <w:sz w:val="24"/>
          <w:szCs w:val="24"/>
        </w:rPr>
        <w:t>feita para celebrar o amor</w:t>
      </w:r>
      <w:r w:rsidR="00D043FD" w:rsidRPr="00A3036C">
        <w:rPr>
          <w:rFonts w:ascii="Times New Roman" w:hAnsi="Times New Roman" w:cs="Times New Roman"/>
          <w:sz w:val="24"/>
          <w:szCs w:val="24"/>
        </w:rPr>
        <w:t xml:space="preserve"> incondicional.</w:t>
      </w:r>
    </w:p>
    <w:p w14:paraId="0966B44B" w14:textId="77777777" w:rsidR="002D75D8" w:rsidRPr="00A3036C" w:rsidRDefault="002D75D8" w:rsidP="00646913">
      <w:pPr>
        <w:spacing w:after="0"/>
        <w:jc w:val="both"/>
        <w:rPr>
          <w:rFonts w:ascii="Times New Roman" w:hAnsi="Times New Roman" w:cs="Times New Roman"/>
          <w:sz w:val="24"/>
          <w:szCs w:val="24"/>
        </w:rPr>
      </w:pPr>
    </w:p>
    <w:p w14:paraId="024CA003" w14:textId="04F439B2" w:rsidR="002D75D8" w:rsidRPr="00A3036C" w:rsidRDefault="002D75D8"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Tom</w:t>
      </w:r>
      <w:r w:rsidR="009A2CF4" w:rsidRPr="00A3036C">
        <w:rPr>
          <w:rFonts w:ascii="Times New Roman" w:hAnsi="Times New Roman" w:cs="Times New Roman"/>
          <w:sz w:val="24"/>
          <w:szCs w:val="24"/>
        </w:rPr>
        <w:t xml:space="preserve">, a sensação de </w:t>
      </w:r>
      <w:r w:rsidR="009A2CF4" w:rsidRPr="00A3036C">
        <w:rPr>
          <w:rFonts w:ascii="Times New Roman" w:hAnsi="Times New Roman" w:cs="Times New Roman"/>
          <w:i/>
          <w:iCs/>
          <w:sz w:val="24"/>
          <w:szCs w:val="24"/>
        </w:rPr>
        <w:t>deja v</w:t>
      </w:r>
      <w:r w:rsidR="00795437" w:rsidRPr="00A3036C">
        <w:rPr>
          <w:rFonts w:ascii="Times New Roman" w:hAnsi="Times New Roman" w:cs="Times New Roman"/>
          <w:i/>
          <w:iCs/>
          <w:sz w:val="24"/>
          <w:szCs w:val="24"/>
        </w:rPr>
        <w:t xml:space="preserve">u </w:t>
      </w:r>
      <w:r w:rsidR="003F06E0" w:rsidRPr="00A3036C">
        <w:rPr>
          <w:rFonts w:ascii="Times New Roman" w:hAnsi="Times New Roman" w:cs="Times New Roman"/>
          <w:sz w:val="24"/>
          <w:szCs w:val="24"/>
        </w:rPr>
        <w:t>comentada por você, nada mais é d</w:t>
      </w:r>
      <w:r w:rsidR="007B031D" w:rsidRPr="00A3036C">
        <w:rPr>
          <w:rFonts w:ascii="Times New Roman" w:hAnsi="Times New Roman" w:cs="Times New Roman"/>
          <w:sz w:val="24"/>
          <w:szCs w:val="24"/>
        </w:rPr>
        <w:t xml:space="preserve">o que sua vivência na Ilha de Gravatás, enquanto Joseph Harrison </w:t>
      </w:r>
      <w:r w:rsidR="00AF5607" w:rsidRPr="00A3036C">
        <w:rPr>
          <w:rFonts w:ascii="Times New Roman" w:hAnsi="Times New Roman" w:cs="Times New Roman"/>
          <w:sz w:val="24"/>
          <w:szCs w:val="24"/>
        </w:rPr>
        <w:t>― Germano revela ―</w:t>
      </w:r>
      <w:r w:rsidR="003F4E39" w:rsidRPr="00A3036C">
        <w:rPr>
          <w:rFonts w:ascii="Times New Roman" w:hAnsi="Times New Roman" w:cs="Times New Roman"/>
          <w:sz w:val="24"/>
          <w:szCs w:val="24"/>
        </w:rPr>
        <w:t xml:space="preserve"> A exemplo</w:t>
      </w:r>
      <w:r w:rsidR="00717B95" w:rsidRPr="00A3036C">
        <w:rPr>
          <w:rFonts w:ascii="Times New Roman" w:hAnsi="Times New Roman" w:cs="Times New Roman"/>
          <w:sz w:val="24"/>
          <w:szCs w:val="24"/>
        </w:rPr>
        <w:t>,</w:t>
      </w:r>
      <w:r w:rsidR="003F4E39" w:rsidRPr="00A3036C">
        <w:rPr>
          <w:rFonts w:ascii="Times New Roman" w:hAnsi="Times New Roman" w:cs="Times New Roman"/>
          <w:sz w:val="24"/>
          <w:szCs w:val="24"/>
        </w:rPr>
        <w:t xml:space="preserve"> d</w:t>
      </w:r>
      <w:r w:rsidR="00717B95" w:rsidRPr="00A3036C">
        <w:rPr>
          <w:rFonts w:ascii="Times New Roman" w:hAnsi="Times New Roman" w:cs="Times New Roman"/>
          <w:sz w:val="24"/>
          <w:szCs w:val="24"/>
        </w:rPr>
        <w:t>o</w:t>
      </w:r>
      <w:r w:rsidR="003F4E39" w:rsidRPr="00A3036C">
        <w:rPr>
          <w:rFonts w:ascii="Times New Roman" w:hAnsi="Times New Roman" w:cs="Times New Roman"/>
          <w:sz w:val="24"/>
          <w:szCs w:val="24"/>
        </w:rPr>
        <w:t xml:space="preserve"> que está acontecendo</w:t>
      </w:r>
      <w:r w:rsidR="00717B95" w:rsidRPr="00A3036C">
        <w:rPr>
          <w:rFonts w:ascii="Times New Roman" w:hAnsi="Times New Roman" w:cs="Times New Roman"/>
          <w:sz w:val="24"/>
          <w:szCs w:val="24"/>
        </w:rPr>
        <w:t xml:space="preserve"> agora ― </w:t>
      </w:r>
      <w:r w:rsidR="00386D7D" w:rsidRPr="00A3036C">
        <w:rPr>
          <w:rFonts w:ascii="Times New Roman" w:hAnsi="Times New Roman" w:cs="Times New Roman"/>
          <w:sz w:val="24"/>
          <w:szCs w:val="24"/>
        </w:rPr>
        <w:t xml:space="preserve">Atesta Tom Harris e Joseph Harrison como portadores do mesmo espírito </w:t>
      </w:r>
      <w:r w:rsidR="00717B95" w:rsidRPr="00A3036C">
        <w:rPr>
          <w:rFonts w:ascii="Times New Roman" w:hAnsi="Times New Roman" w:cs="Times New Roman"/>
          <w:sz w:val="24"/>
          <w:szCs w:val="24"/>
        </w:rPr>
        <w:t>―</w:t>
      </w:r>
      <w:r w:rsidR="00BF6844" w:rsidRPr="00A3036C">
        <w:rPr>
          <w:rFonts w:ascii="Times New Roman" w:hAnsi="Times New Roman" w:cs="Times New Roman"/>
          <w:sz w:val="24"/>
          <w:szCs w:val="24"/>
        </w:rPr>
        <w:t xml:space="preserve"> </w:t>
      </w:r>
      <w:r w:rsidR="009E0FA2" w:rsidRPr="00A3036C">
        <w:rPr>
          <w:rFonts w:ascii="Times New Roman" w:hAnsi="Times New Roman" w:cs="Times New Roman"/>
          <w:sz w:val="24"/>
          <w:szCs w:val="24"/>
        </w:rPr>
        <w:t>A</w:t>
      </w:r>
      <w:r w:rsidR="00300B31" w:rsidRPr="00A3036C">
        <w:rPr>
          <w:rFonts w:ascii="Times New Roman" w:hAnsi="Times New Roman" w:cs="Times New Roman"/>
          <w:sz w:val="24"/>
          <w:szCs w:val="24"/>
        </w:rPr>
        <w:t>s causas e efeitos de</w:t>
      </w:r>
      <w:r w:rsidR="009E0FA2" w:rsidRPr="00A3036C">
        <w:rPr>
          <w:rFonts w:ascii="Times New Roman" w:hAnsi="Times New Roman" w:cs="Times New Roman"/>
          <w:sz w:val="24"/>
          <w:szCs w:val="24"/>
        </w:rPr>
        <w:t xml:space="preserve"> sua resenha com o Governado</w:t>
      </w:r>
      <w:r w:rsidR="00B80717" w:rsidRPr="00A3036C">
        <w:rPr>
          <w:rFonts w:ascii="Times New Roman" w:hAnsi="Times New Roman" w:cs="Times New Roman"/>
          <w:sz w:val="24"/>
          <w:szCs w:val="24"/>
        </w:rPr>
        <w:t>r</w:t>
      </w:r>
      <w:r w:rsidR="009E0FA2" w:rsidRPr="00A3036C">
        <w:rPr>
          <w:rFonts w:ascii="Times New Roman" w:hAnsi="Times New Roman" w:cs="Times New Roman"/>
          <w:sz w:val="24"/>
          <w:szCs w:val="24"/>
        </w:rPr>
        <w:t xml:space="preserve"> Espiritual</w:t>
      </w:r>
      <w:r w:rsidR="00300B31" w:rsidRPr="00A3036C">
        <w:rPr>
          <w:rFonts w:ascii="Times New Roman" w:hAnsi="Times New Roman" w:cs="Times New Roman"/>
          <w:sz w:val="24"/>
          <w:szCs w:val="24"/>
        </w:rPr>
        <w:t xml:space="preserve"> estão mais vivas </w:t>
      </w:r>
      <w:r w:rsidR="00AF2F44" w:rsidRPr="00A3036C">
        <w:rPr>
          <w:rFonts w:ascii="Times New Roman" w:hAnsi="Times New Roman" w:cs="Times New Roman"/>
          <w:sz w:val="24"/>
          <w:szCs w:val="24"/>
        </w:rPr>
        <w:t>do que nunca estiveram. ▬</w:t>
      </w:r>
      <w:r w:rsidR="003F4E39" w:rsidRPr="00A3036C">
        <w:rPr>
          <w:rFonts w:ascii="Times New Roman" w:hAnsi="Times New Roman" w:cs="Times New Roman"/>
          <w:sz w:val="24"/>
          <w:szCs w:val="24"/>
        </w:rPr>
        <w:t xml:space="preserve"> </w:t>
      </w:r>
      <w:r w:rsidR="009A2CF4" w:rsidRPr="00A3036C">
        <w:rPr>
          <w:rFonts w:ascii="Times New Roman" w:hAnsi="Times New Roman" w:cs="Times New Roman"/>
          <w:sz w:val="24"/>
          <w:szCs w:val="24"/>
        </w:rPr>
        <w:t xml:space="preserve"> </w:t>
      </w:r>
      <w:r w:rsidR="00D01337" w:rsidRPr="00A3036C">
        <w:rPr>
          <w:rFonts w:ascii="Times New Roman" w:hAnsi="Times New Roman" w:cs="Times New Roman"/>
          <w:sz w:val="24"/>
          <w:szCs w:val="24"/>
        </w:rPr>
        <w:t>enigmático.</w:t>
      </w:r>
    </w:p>
    <w:p w14:paraId="211560E1" w14:textId="77777777" w:rsidR="00C441CB" w:rsidRPr="00A3036C" w:rsidRDefault="00C441CB" w:rsidP="00646913">
      <w:pPr>
        <w:spacing w:after="0"/>
        <w:jc w:val="both"/>
        <w:rPr>
          <w:rFonts w:ascii="Times New Roman" w:hAnsi="Times New Roman" w:cs="Times New Roman"/>
          <w:sz w:val="24"/>
          <w:szCs w:val="24"/>
        </w:rPr>
      </w:pPr>
    </w:p>
    <w:p w14:paraId="43452E94" w14:textId="20C987D5" w:rsidR="00C441CB" w:rsidRPr="00A3036C" w:rsidRDefault="00C441CB"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48555D" w:rsidRPr="00A3036C">
        <w:rPr>
          <w:rFonts w:ascii="Times New Roman" w:hAnsi="Times New Roman" w:cs="Times New Roman"/>
          <w:sz w:val="24"/>
          <w:szCs w:val="24"/>
        </w:rPr>
        <w:t>Não posso negar, apesar de dúvidas</w:t>
      </w:r>
      <w:r w:rsidR="0049010E" w:rsidRPr="00A3036C">
        <w:rPr>
          <w:rFonts w:ascii="Times New Roman" w:hAnsi="Times New Roman" w:cs="Times New Roman"/>
          <w:sz w:val="24"/>
          <w:szCs w:val="24"/>
        </w:rPr>
        <w:t>, este</w:t>
      </w:r>
      <w:r w:rsidR="000E7F26" w:rsidRPr="00A3036C">
        <w:rPr>
          <w:rFonts w:ascii="Times New Roman" w:hAnsi="Times New Roman" w:cs="Times New Roman"/>
          <w:sz w:val="24"/>
          <w:szCs w:val="24"/>
        </w:rPr>
        <w:t xml:space="preserve"> despertar ―</w:t>
      </w:r>
      <w:r w:rsidR="00F6218B" w:rsidRPr="00A3036C">
        <w:rPr>
          <w:rFonts w:ascii="Times New Roman" w:hAnsi="Times New Roman" w:cs="Times New Roman"/>
          <w:sz w:val="24"/>
          <w:szCs w:val="24"/>
        </w:rPr>
        <w:t xml:space="preserve"> Tom, tocado, continu</w:t>
      </w:r>
      <w:r w:rsidR="00EC7380" w:rsidRPr="00A3036C">
        <w:rPr>
          <w:rFonts w:ascii="Times New Roman" w:hAnsi="Times New Roman" w:cs="Times New Roman"/>
          <w:sz w:val="24"/>
          <w:szCs w:val="24"/>
        </w:rPr>
        <w:t>a ajudando</w:t>
      </w:r>
      <w:r w:rsidR="00731F92" w:rsidRPr="00A3036C">
        <w:rPr>
          <w:rFonts w:ascii="Times New Roman" w:hAnsi="Times New Roman" w:cs="Times New Roman"/>
          <w:sz w:val="24"/>
          <w:szCs w:val="24"/>
        </w:rPr>
        <w:t xml:space="preserve"> </w:t>
      </w:r>
      <w:r w:rsidR="00EC7380" w:rsidRPr="00A3036C">
        <w:rPr>
          <w:rFonts w:ascii="Times New Roman" w:hAnsi="Times New Roman" w:cs="Times New Roman"/>
          <w:sz w:val="24"/>
          <w:szCs w:val="24"/>
        </w:rPr>
        <w:t>no preparo da massa</w:t>
      </w:r>
      <w:r w:rsidR="00F6218B" w:rsidRPr="00A3036C">
        <w:rPr>
          <w:rFonts w:ascii="Times New Roman" w:hAnsi="Times New Roman" w:cs="Times New Roman"/>
          <w:sz w:val="24"/>
          <w:szCs w:val="24"/>
        </w:rPr>
        <w:t xml:space="preserve"> </w:t>
      </w:r>
      <w:r w:rsidR="000E7F26" w:rsidRPr="00A3036C">
        <w:rPr>
          <w:rFonts w:ascii="Times New Roman" w:hAnsi="Times New Roman" w:cs="Times New Roman"/>
          <w:sz w:val="24"/>
          <w:szCs w:val="24"/>
        </w:rPr>
        <w:t>―</w:t>
      </w:r>
      <w:r w:rsidR="00731F92" w:rsidRPr="00A3036C">
        <w:rPr>
          <w:rFonts w:ascii="Times New Roman" w:hAnsi="Times New Roman" w:cs="Times New Roman"/>
          <w:sz w:val="24"/>
          <w:szCs w:val="24"/>
        </w:rPr>
        <w:t xml:space="preserve"> </w:t>
      </w:r>
      <w:r w:rsidR="009E1D65" w:rsidRPr="00A3036C">
        <w:rPr>
          <w:rFonts w:ascii="Times New Roman" w:hAnsi="Times New Roman" w:cs="Times New Roman"/>
          <w:sz w:val="24"/>
          <w:szCs w:val="24"/>
        </w:rPr>
        <w:t>Tenho imagens nítidas des</w:t>
      </w:r>
      <w:r w:rsidR="00650BD3" w:rsidRPr="00A3036C">
        <w:rPr>
          <w:rFonts w:ascii="Times New Roman" w:hAnsi="Times New Roman" w:cs="Times New Roman"/>
          <w:sz w:val="24"/>
          <w:szCs w:val="24"/>
        </w:rPr>
        <w:t>t</w:t>
      </w:r>
      <w:r w:rsidR="009E1D65" w:rsidRPr="00A3036C">
        <w:rPr>
          <w:rFonts w:ascii="Times New Roman" w:hAnsi="Times New Roman" w:cs="Times New Roman"/>
          <w:sz w:val="24"/>
          <w:szCs w:val="24"/>
        </w:rPr>
        <w:t>e encontro na Ilha de Gravatás</w:t>
      </w:r>
      <w:r w:rsidR="00EF6250" w:rsidRPr="00A3036C">
        <w:rPr>
          <w:rFonts w:ascii="Times New Roman" w:hAnsi="Times New Roman" w:cs="Times New Roman"/>
          <w:sz w:val="24"/>
          <w:szCs w:val="24"/>
        </w:rPr>
        <w:t xml:space="preserve"> </w:t>
      </w:r>
      <w:r w:rsidR="00A125F5" w:rsidRPr="00A3036C">
        <w:rPr>
          <w:rFonts w:ascii="Times New Roman" w:hAnsi="Times New Roman" w:cs="Times New Roman"/>
          <w:sz w:val="24"/>
          <w:szCs w:val="24"/>
        </w:rPr>
        <w:t xml:space="preserve">― </w:t>
      </w:r>
      <w:r w:rsidR="00107D40" w:rsidRPr="00A3036C">
        <w:rPr>
          <w:rFonts w:ascii="Times New Roman" w:hAnsi="Times New Roman" w:cs="Times New Roman"/>
          <w:sz w:val="24"/>
          <w:szCs w:val="24"/>
        </w:rPr>
        <w:t xml:space="preserve">Lacrimeja o conhecimento da energia divinal </w:t>
      </w:r>
      <w:r w:rsidR="00A125F5" w:rsidRPr="00A3036C">
        <w:rPr>
          <w:rFonts w:ascii="Times New Roman" w:hAnsi="Times New Roman" w:cs="Times New Roman"/>
          <w:sz w:val="24"/>
          <w:szCs w:val="24"/>
        </w:rPr>
        <w:t>―</w:t>
      </w:r>
      <w:r w:rsidR="001A01A5" w:rsidRPr="00A3036C">
        <w:rPr>
          <w:rFonts w:ascii="Times New Roman" w:hAnsi="Times New Roman" w:cs="Times New Roman"/>
          <w:sz w:val="24"/>
          <w:szCs w:val="24"/>
        </w:rPr>
        <w:t xml:space="preserve"> Inclusive, ouço</w:t>
      </w:r>
      <w:r w:rsidR="005637FB" w:rsidRPr="00A3036C">
        <w:rPr>
          <w:rFonts w:ascii="Times New Roman" w:hAnsi="Times New Roman" w:cs="Times New Roman"/>
          <w:sz w:val="24"/>
          <w:szCs w:val="24"/>
        </w:rPr>
        <w:t xml:space="preserve"> o teor da conversa, </w:t>
      </w:r>
      <w:r w:rsidR="008549C2" w:rsidRPr="00A3036C">
        <w:rPr>
          <w:rFonts w:ascii="Times New Roman" w:hAnsi="Times New Roman" w:cs="Times New Roman"/>
          <w:sz w:val="24"/>
          <w:szCs w:val="24"/>
        </w:rPr>
        <w:t xml:space="preserve">abordando </w:t>
      </w:r>
      <w:r w:rsidR="005637FB" w:rsidRPr="00A3036C">
        <w:rPr>
          <w:rFonts w:ascii="Times New Roman" w:hAnsi="Times New Roman" w:cs="Times New Roman"/>
          <w:sz w:val="24"/>
          <w:szCs w:val="24"/>
        </w:rPr>
        <w:t>a filosofia</w:t>
      </w:r>
      <w:r w:rsidR="008549C2" w:rsidRPr="00A3036C">
        <w:rPr>
          <w:rFonts w:ascii="Times New Roman" w:hAnsi="Times New Roman" w:cs="Times New Roman"/>
          <w:sz w:val="24"/>
          <w:szCs w:val="24"/>
        </w:rPr>
        <w:t xml:space="preserve"> secular de nossa família</w:t>
      </w:r>
      <w:r w:rsidR="009D2B2C" w:rsidRPr="00A3036C">
        <w:rPr>
          <w:rFonts w:ascii="Times New Roman" w:hAnsi="Times New Roman" w:cs="Times New Roman"/>
          <w:sz w:val="24"/>
          <w:szCs w:val="24"/>
        </w:rPr>
        <w:t xml:space="preserve">, leia-se </w:t>
      </w:r>
      <w:r w:rsidR="009D2B2C" w:rsidRPr="00A3036C">
        <w:rPr>
          <w:rFonts w:ascii="Times New Roman" w:hAnsi="Times New Roman" w:cs="Times New Roman"/>
          <w:sz w:val="24"/>
          <w:szCs w:val="24"/>
        </w:rPr>
        <w:lastRenderedPageBreak/>
        <w:t>Harrison, Taylor e Agregados: a minha raça humana</w:t>
      </w:r>
      <w:r w:rsidR="00ED1B8F" w:rsidRPr="00A3036C">
        <w:rPr>
          <w:rFonts w:ascii="Times New Roman" w:hAnsi="Times New Roman" w:cs="Times New Roman"/>
          <w:sz w:val="24"/>
          <w:szCs w:val="24"/>
        </w:rPr>
        <w:t xml:space="preserve"> é universal</w:t>
      </w:r>
      <w:r w:rsidR="009D2B2C" w:rsidRPr="00A3036C">
        <w:rPr>
          <w:rFonts w:ascii="Times New Roman" w:hAnsi="Times New Roman" w:cs="Times New Roman"/>
          <w:sz w:val="24"/>
          <w:szCs w:val="24"/>
        </w:rPr>
        <w:t>... o meu sexo é o amor... a minha religião é a caridade... todos os homens são iguais. ▬</w:t>
      </w:r>
      <w:r w:rsidR="00E91C38" w:rsidRPr="00A3036C">
        <w:rPr>
          <w:rFonts w:ascii="Times New Roman" w:hAnsi="Times New Roman" w:cs="Times New Roman"/>
          <w:sz w:val="24"/>
          <w:szCs w:val="24"/>
        </w:rPr>
        <w:t xml:space="preserve"> </w:t>
      </w:r>
      <w:r w:rsidR="008A50C9" w:rsidRPr="00A3036C">
        <w:rPr>
          <w:rFonts w:ascii="Times New Roman" w:hAnsi="Times New Roman" w:cs="Times New Roman"/>
          <w:sz w:val="24"/>
          <w:szCs w:val="24"/>
        </w:rPr>
        <w:t>incisivo.</w:t>
      </w:r>
      <w:r w:rsidR="009261D2" w:rsidRPr="00A3036C">
        <w:rPr>
          <w:rFonts w:ascii="Times New Roman" w:hAnsi="Times New Roman" w:cs="Times New Roman"/>
          <w:sz w:val="24"/>
          <w:szCs w:val="24"/>
        </w:rPr>
        <w:t>▬</w:t>
      </w:r>
    </w:p>
    <w:p w14:paraId="7016B7A9" w14:textId="77777777" w:rsidR="008A50C9" w:rsidRPr="00A3036C" w:rsidRDefault="008A50C9" w:rsidP="00646913">
      <w:pPr>
        <w:spacing w:after="0"/>
        <w:jc w:val="both"/>
        <w:rPr>
          <w:rFonts w:ascii="Times New Roman" w:hAnsi="Times New Roman" w:cs="Times New Roman"/>
          <w:sz w:val="24"/>
          <w:szCs w:val="24"/>
        </w:rPr>
      </w:pPr>
    </w:p>
    <w:p w14:paraId="76642B92" w14:textId="3EDC6106" w:rsidR="008A50C9" w:rsidRPr="00A3036C" w:rsidRDefault="008A50C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Harrison, Taylor e Agregados são dimensionais escolhidos pelo SEU —</w:t>
      </w:r>
      <w:r w:rsidR="00930D8F" w:rsidRPr="00A3036C">
        <w:rPr>
          <w:rFonts w:ascii="Times New Roman" w:hAnsi="Times New Roman" w:cs="Times New Roman"/>
          <w:sz w:val="24"/>
          <w:szCs w:val="24"/>
        </w:rPr>
        <w:t>Soberana Energia Universal ― Fértille</w:t>
      </w:r>
      <w:r w:rsidR="00AF5B7B" w:rsidRPr="00A3036C">
        <w:rPr>
          <w:rFonts w:ascii="Times New Roman" w:hAnsi="Times New Roman" w:cs="Times New Roman"/>
          <w:sz w:val="24"/>
          <w:szCs w:val="24"/>
        </w:rPr>
        <w:t xml:space="preserve">s afirma </w:t>
      </w:r>
      <w:r w:rsidR="00930D8F" w:rsidRPr="00A3036C">
        <w:rPr>
          <w:rFonts w:ascii="Times New Roman" w:hAnsi="Times New Roman" w:cs="Times New Roman"/>
          <w:sz w:val="24"/>
          <w:szCs w:val="24"/>
        </w:rPr>
        <w:t>―</w:t>
      </w:r>
      <w:r w:rsidR="00AF5B7B" w:rsidRPr="00A3036C">
        <w:rPr>
          <w:rFonts w:ascii="Times New Roman" w:hAnsi="Times New Roman" w:cs="Times New Roman"/>
          <w:sz w:val="24"/>
          <w:szCs w:val="24"/>
        </w:rPr>
        <w:t xml:space="preserve"> </w:t>
      </w:r>
      <w:r w:rsidR="00D50BBD" w:rsidRPr="00A3036C">
        <w:rPr>
          <w:rFonts w:ascii="Times New Roman" w:hAnsi="Times New Roman" w:cs="Times New Roman"/>
          <w:sz w:val="24"/>
          <w:szCs w:val="24"/>
        </w:rPr>
        <w:t>Durante os três séculos próximos pa</w:t>
      </w:r>
      <w:r w:rsidR="006B68ED" w:rsidRPr="00A3036C">
        <w:rPr>
          <w:rFonts w:ascii="Times New Roman" w:hAnsi="Times New Roman" w:cs="Times New Roman"/>
          <w:sz w:val="24"/>
          <w:szCs w:val="24"/>
        </w:rPr>
        <w:t>ssados e o presente, você</w:t>
      </w:r>
      <w:r w:rsidR="00C60AF7" w:rsidRPr="00A3036C">
        <w:rPr>
          <w:rFonts w:ascii="Times New Roman" w:hAnsi="Times New Roman" w:cs="Times New Roman"/>
          <w:sz w:val="24"/>
          <w:szCs w:val="24"/>
        </w:rPr>
        <w:t xml:space="preserve">s defendem e lutam, mesmo </w:t>
      </w:r>
      <w:r w:rsidR="00CE1EA7" w:rsidRPr="00A3036C">
        <w:rPr>
          <w:rFonts w:ascii="Times New Roman" w:hAnsi="Times New Roman" w:cs="Times New Roman"/>
          <w:sz w:val="24"/>
          <w:szCs w:val="24"/>
        </w:rPr>
        <w:t>inconscientes, pelo despertar da humanidade. ▬</w:t>
      </w:r>
      <w:r w:rsidR="00930D8F" w:rsidRPr="00A3036C">
        <w:rPr>
          <w:rFonts w:ascii="Times New Roman" w:hAnsi="Times New Roman" w:cs="Times New Roman"/>
          <w:sz w:val="24"/>
          <w:szCs w:val="24"/>
        </w:rPr>
        <w:t xml:space="preserve"> </w:t>
      </w:r>
      <w:r w:rsidR="00DB0DA9" w:rsidRPr="00A3036C">
        <w:rPr>
          <w:rFonts w:ascii="Times New Roman" w:hAnsi="Times New Roman" w:cs="Times New Roman"/>
          <w:sz w:val="24"/>
          <w:szCs w:val="24"/>
        </w:rPr>
        <w:t>entusiasta</w:t>
      </w:r>
      <w:r w:rsidR="002F39CD" w:rsidRPr="00A3036C">
        <w:rPr>
          <w:rFonts w:ascii="Times New Roman" w:hAnsi="Times New Roman" w:cs="Times New Roman"/>
          <w:sz w:val="24"/>
          <w:szCs w:val="24"/>
        </w:rPr>
        <w:t>.</w:t>
      </w:r>
    </w:p>
    <w:p w14:paraId="4B25E145" w14:textId="77777777" w:rsidR="002B109B" w:rsidRPr="00A3036C" w:rsidRDefault="002B109B" w:rsidP="00646913">
      <w:pPr>
        <w:spacing w:after="0"/>
        <w:jc w:val="both"/>
        <w:rPr>
          <w:rFonts w:ascii="Times New Roman" w:hAnsi="Times New Roman" w:cs="Times New Roman"/>
          <w:sz w:val="24"/>
          <w:szCs w:val="24"/>
        </w:rPr>
      </w:pPr>
    </w:p>
    <w:p w14:paraId="67373A3A" w14:textId="79370D52" w:rsidR="002F39CD" w:rsidRPr="00A3036C" w:rsidRDefault="002F39CD"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1B6FF8" w:rsidRPr="00A3036C">
        <w:rPr>
          <w:rFonts w:ascii="Times New Roman" w:hAnsi="Times New Roman" w:cs="Times New Roman"/>
          <w:sz w:val="24"/>
          <w:szCs w:val="24"/>
        </w:rPr>
        <w:t xml:space="preserve"> </w:t>
      </w:r>
      <w:r w:rsidR="00403078" w:rsidRPr="00A3036C">
        <w:rPr>
          <w:rFonts w:ascii="Times New Roman" w:hAnsi="Times New Roman" w:cs="Times New Roman"/>
          <w:sz w:val="24"/>
          <w:szCs w:val="24"/>
        </w:rPr>
        <w:t>Faz sentido ―</w:t>
      </w:r>
      <w:r w:rsidR="00842135" w:rsidRPr="00A3036C">
        <w:rPr>
          <w:rFonts w:ascii="Times New Roman" w:hAnsi="Times New Roman" w:cs="Times New Roman"/>
          <w:sz w:val="24"/>
          <w:szCs w:val="24"/>
        </w:rPr>
        <w:t xml:space="preserve"> Liz </w:t>
      </w:r>
      <w:r w:rsidR="00354348" w:rsidRPr="00A3036C">
        <w:rPr>
          <w:rFonts w:ascii="Times New Roman" w:hAnsi="Times New Roman" w:cs="Times New Roman"/>
          <w:sz w:val="24"/>
          <w:szCs w:val="24"/>
        </w:rPr>
        <w:t>consider</w:t>
      </w:r>
      <w:r w:rsidR="00F719BF" w:rsidRPr="00A3036C">
        <w:rPr>
          <w:rFonts w:ascii="Times New Roman" w:hAnsi="Times New Roman" w:cs="Times New Roman"/>
          <w:sz w:val="24"/>
          <w:szCs w:val="24"/>
        </w:rPr>
        <w:t xml:space="preserve">a </w:t>
      </w:r>
      <w:r w:rsidR="00403078" w:rsidRPr="00A3036C">
        <w:rPr>
          <w:rFonts w:ascii="Times New Roman" w:hAnsi="Times New Roman" w:cs="Times New Roman"/>
          <w:sz w:val="24"/>
          <w:szCs w:val="24"/>
        </w:rPr>
        <w:t>―</w:t>
      </w:r>
      <w:r w:rsidR="00F719BF" w:rsidRPr="00A3036C">
        <w:rPr>
          <w:rFonts w:ascii="Times New Roman" w:hAnsi="Times New Roman" w:cs="Times New Roman"/>
          <w:sz w:val="24"/>
          <w:szCs w:val="24"/>
        </w:rPr>
        <w:t xml:space="preserve"> A história</w:t>
      </w:r>
      <w:r w:rsidR="00381087" w:rsidRPr="00A3036C">
        <w:rPr>
          <w:rFonts w:ascii="Times New Roman" w:hAnsi="Times New Roman" w:cs="Times New Roman"/>
          <w:sz w:val="24"/>
          <w:szCs w:val="24"/>
        </w:rPr>
        <w:t xml:space="preserve"> em construção de Harrison, Taylor e Agregados </w:t>
      </w:r>
      <w:r w:rsidR="009261D2" w:rsidRPr="00A3036C">
        <w:rPr>
          <w:rFonts w:ascii="Times New Roman" w:hAnsi="Times New Roman" w:cs="Times New Roman"/>
          <w:sz w:val="24"/>
          <w:szCs w:val="24"/>
        </w:rPr>
        <w:t>é digna deste conceito. ▬ cordata.</w:t>
      </w:r>
    </w:p>
    <w:p w14:paraId="5B28DFC2" w14:textId="77777777" w:rsidR="000604FA" w:rsidRPr="00A3036C" w:rsidRDefault="000604FA" w:rsidP="00646913">
      <w:pPr>
        <w:spacing w:after="0"/>
        <w:jc w:val="both"/>
        <w:rPr>
          <w:rFonts w:ascii="Times New Roman" w:hAnsi="Times New Roman" w:cs="Times New Roman"/>
          <w:sz w:val="24"/>
          <w:szCs w:val="24"/>
        </w:rPr>
      </w:pPr>
    </w:p>
    <w:p w14:paraId="5412C8E1" w14:textId="564EABD2" w:rsidR="00D65756" w:rsidRPr="00A3036C" w:rsidRDefault="006B1ECC"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Tom</w:t>
      </w:r>
      <w:r w:rsidR="00673F0B" w:rsidRPr="00A3036C">
        <w:rPr>
          <w:rFonts w:ascii="Times New Roman" w:hAnsi="Times New Roman" w:cs="Times New Roman"/>
          <w:sz w:val="24"/>
          <w:szCs w:val="24"/>
        </w:rPr>
        <w:t xml:space="preserve"> finaliza o molho especial</w:t>
      </w:r>
      <w:r w:rsidRPr="00A3036C">
        <w:rPr>
          <w:rFonts w:ascii="Times New Roman" w:hAnsi="Times New Roman" w:cs="Times New Roman"/>
          <w:sz w:val="24"/>
          <w:szCs w:val="24"/>
        </w:rPr>
        <w:t xml:space="preserve"> da macarronada</w:t>
      </w:r>
      <w:r w:rsidR="001A32D5" w:rsidRPr="00A3036C">
        <w:rPr>
          <w:rFonts w:ascii="Times New Roman" w:hAnsi="Times New Roman" w:cs="Times New Roman"/>
          <w:sz w:val="24"/>
          <w:szCs w:val="24"/>
        </w:rPr>
        <w:t xml:space="preserve">, enquanto Liz </w:t>
      </w:r>
      <w:r w:rsidR="00C52276" w:rsidRPr="00A3036C">
        <w:rPr>
          <w:rFonts w:ascii="Times New Roman" w:hAnsi="Times New Roman" w:cs="Times New Roman"/>
          <w:sz w:val="24"/>
          <w:szCs w:val="24"/>
        </w:rPr>
        <w:t>apresent</w:t>
      </w:r>
      <w:r w:rsidR="00CA4EF2" w:rsidRPr="00A3036C">
        <w:rPr>
          <w:rFonts w:ascii="Times New Roman" w:hAnsi="Times New Roman" w:cs="Times New Roman"/>
          <w:sz w:val="24"/>
          <w:szCs w:val="24"/>
        </w:rPr>
        <w:t>a o macarrão pronto n</w:t>
      </w:r>
      <w:r w:rsidR="00C52276" w:rsidRPr="00A3036C">
        <w:rPr>
          <w:rFonts w:ascii="Times New Roman" w:hAnsi="Times New Roman" w:cs="Times New Roman"/>
          <w:sz w:val="24"/>
          <w:szCs w:val="24"/>
        </w:rPr>
        <w:t>a louça requintada</w:t>
      </w:r>
      <w:r w:rsidR="00985BB4" w:rsidRPr="00A3036C">
        <w:rPr>
          <w:rFonts w:ascii="Times New Roman" w:hAnsi="Times New Roman" w:cs="Times New Roman"/>
          <w:sz w:val="24"/>
          <w:szCs w:val="24"/>
        </w:rPr>
        <w:t xml:space="preserve"> </w:t>
      </w:r>
      <w:r w:rsidR="008756CB" w:rsidRPr="00A3036C">
        <w:rPr>
          <w:rFonts w:ascii="Times New Roman" w:hAnsi="Times New Roman" w:cs="Times New Roman"/>
          <w:sz w:val="24"/>
          <w:szCs w:val="24"/>
        </w:rPr>
        <w:t>e</w:t>
      </w:r>
      <w:r w:rsidR="00615CC2" w:rsidRPr="00A3036C">
        <w:rPr>
          <w:rFonts w:ascii="Times New Roman" w:hAnsi="Times New Roman" w:cs="Times New Roman"/>
          <w:sz w:val="24"/>
          <w:szCs w:val="24"/>
        </w:rPr>
        <w:t xml:space="preserve"> </w:t>
      </w:r>
      <w:r w:rsidR="001A58BD" w:rsidRPr="00A3036C">
        <w:rPr>
          <w:rFonts w:ascii="Times New Roman" w:hAnsi="Times New Roman" w:cs="Times New Roman"/>
          <w:sz w:val="24"/>
          <w:szCs w:val="24"/>
        </w:rPr>
        <w:t>detalhes</w:t>
      </w:r>
      <w:r w:rsidR="00615CC2" w:rsidRPr="00A3036C">
        <w:rPr>
          <w:rFonts w:ascii="Times New Roman" w:hAnsi="Times New Roman" w:cs="Times New Roman"/>
          <w:sz w:val="24"/>
          <w:szCs w:val="24"/>
        </w:rPr>
        <w:t xml:space="preserve"> </w:t>
      </w:r>
      <w:r w:rsidR="001A58BD" w:rsidRPr="00A3036C">
        <w:rPr>
          <w:rFonts w:ascii="Times New Roman" w:hAnsi="Times New Roman" w:cs="Times New Roman"/>
          <w:sz w:val="24"/>
          <w:szCs w:val="24"/>
        </w:rPr>
        <w:t>d</w:t>
      </w:r>
      <w:r w:rsidR="00615CC2" w:rsidRPr="00A3036C">
        <w:rPr>
          <w:rFonts w:ascii="Times New Roman" w:hAnsi="Times New Roman" w:cs="Times New Roman"/>
          <w:sz w:val="24"/>
          <w:szCs w:val="24"/>
        </w:rPr>
        <w:t>a mesa com pratos</w:t>
      </w:r>
      <w:r w:rsidR="00835267" w:rsidRPr="00A3036C">
        <w:rPr>
          <w:rFonts w:ascii="Times New Roman" w:hAnsi="Times New Roman" w:cs="Times New Roman"/>
          <w:sz w:val="24"/>
          <w:szCs w:val="24"/>
        </w:rPr>
        <w:t>, talheres</w:t>
      </w:r>
      <w:r w:rsidR="001A58BD" w:rsidRPr="00A3036C">
        <w:rPr>
          <w:rFonts w:ascii="Times New Roman" w:hAnsi="Times New Roman" w:cs="Times New Roman"/>
          <w:sz w:val="24"/>
          <w:szCs w:val="24"/>
        </w:rPr>
        <w:t xml:space="preserve">, </w:t>
      </w:r>
      <w:r w:rsidR="00C93189" w:rsidRPr="00A3036C">
        <w:rPr>
          <w:rFonts w:ascii="Times New Roman" w:hAnsi="Times New Roman" w:cs="Times New Roman"/>
          <w:sz w:val="24"/>
          <w:szCs w:val="24"/>
        </w:rPr>
        <w:t>copos</w:t>
      </w:r>
      <w:r w:rsidR="001A58BD" w:rsidRPr="00A3036C">
        <w:rPr>
          <w:rFonts w:ascii="Times New Roman" w:hAnsi="Times New Roman" w:cs="Times New Roman"/>
          <w:sz w:val="24"/>
          <w:szCs w:val="24"/>
        </w:rPr>
        <w:t xml:space="preserve"> e guardanapos de</w:t>
      </w:r>
      <w:r w:rsidR="006C35ED" w:rsidRPr="00A3036C">
        <w:rPr>
          <w:rFonts w:ascii="Times New Roman" w:hAnsi="Times New Roman" w:cs="Times New Roman"/>
          <w:sz w:val="24"/>
          <w:szCs w:val="24"/>
        </w:rPr>
        <w:t xml:space="preserve"> linho</w:t>
      </w:r>
      <w:r w:rsidR="00C93189" w:rsidRPr="00A3036C">
        <w:rPr>
          <w:rFonts w:ascii="Times New Roman" w:hAnsi="Times New Roman" w:cs="Times New Roman"/>
          <w:sz w:val="24"/>
          <w:szCs w:val="24"/>
        </w:rPr>
        <w:t xml:space="preserve">. Harrison, a ajuda </w:t>
      </w:r>
      <w:r w:rsidR="008D7999" w:rsidRPr="00A3036C">
        <w:rPr>
          <w:rFonts w:ascii="Times New Roman" w:hAnsi="Times New Roman" w:cs="Times New Roman"/>
          <w:sz w:val="24"/>
          <w:szCs w:val="24"/>
        </w:rPr>
        <w:t>e complementa com pegador</w:t>
      </w:r>
      <w:r w:rsidR="005636F3" w:rsidRPr="00A3036C">
        <w:rPr>
          <w:rFonts w:ascii="Times New Roman" w:hAnsi="Times New Roman" w:cs="Times New Roman"/>
          <w:sz w:val="24"/>
          <w:szCs w:val="24"/>
        </w:rPr>
        <w:t xml:space="preserve"> e colher para servir</w:t>
      </w:r>
      <w:r w:rsidR="000A71CE" w:rsidRPr="00A3036C">
        <w:rPr>
          <w:rFonts w:ascii="Times New Roman" w:hAnsi="Times New Roman" w:cs="Times New Roman"/>
          <w:sz w:val="24"/>
          <w:szCs w:val="24"/>
        </w:rPr>
        <w:t xml:space="preserve"> o prato improvisado pelo amor</w:t>
      </w:r>
      <w:r w:rsidR="00B554D7" w:rsidRPr="00A3036C">
        <w:rPr>
          <w:rFonts w:ascii="Times New Roman" w:hAnsi="Times New Roman" w:cs="Times New Roman"/>
          <w:sz w:val="24"/>
          <w:szCs w:val="24"/>
        </w:rPr>
        <w:t>.</w:t>
      </w:r>
      <w:r w:rsidR="006C35ED" w:rsidRPr="00A3036C">
        <w:rPr>
          <w:rFonts w:ascii="Times New Roman" w:hAnsi="Times New Roman" w:cs="Times New Roman"/>
          <w:sz w:val="24"/>
          <w:szCs w:val="24"/>
        </w:rPr>
        <w:t xml:space="preserve"> Assim é feito</w:t>
      </w:r>
      <w:r w:rsidR="008B4EFA" w:rsidRPr="00A3036C">
        <w:rPr>
          <w:rFonts w:ascii="Times New Roman" w:hAnsi="Times New Roman" w:cs="Times New Roman"/>
          <w:sz w:val="24"/>
          <w:szCs w:val="24"/>
        </w:rPr>
        <w:t>... ela serve Germano e ele a Fértilles</w:t>
      </w:r>
      <w:r w:rsidR="00C14960" w:rsidRPr="00A3036C">
        <w:rPr>
          <w:rFonts w:ascii="Times New Roman" w:hAnsi="Times New Roman" w:cs="Times New Roman"/>
          <w:sz w:val="24"/>
          <w:szCs w:val="24"/>
        </w:rPr>
        <w:t xml:space="preserve">. </w:t>
      </w:r>
      <w:r w:rsidR="00121BFB" w:rsidRPr="00A3036C">
        <w:rPr>
          <w:rFonts w:ascii="Times New Roman" w:hAnsi="Times New Roman" w:cs="Times New Roman"/>
          <w:sz w:val="24"/>
          <w:szCs w:val="24"/>
        </w:rPr>
        <w:t xml:space="preserve">Ambos </w:t>
      </w:r>
      <w:r w:rsidR="00DD78A8" w:rsidRPr="00A3036C">
        <w:rPr>
          <w:rFonts w:ascii="Times New Roman" w:hAnsi="Times New Roman" w:cs="Times New Roman"/>
          <w:sz w:val="24"/>
          <w:szCs w:val="24"/>
        </w:rPr>
        <w:t>se sentam</w:t>
      </w:r>
      <w:r w:rsidR="00121BFB" w:rsidRPr="00A3036C">
        <w:rPr>
          <w:rFonts w:ascii="Times New Roman" w:hAnsi="Times New Roman" w:cs="Times New Roman"/>
          <w:sz w:val="24"/>
          <w:szCs w:val="24"/>
        </w:rPr>
        <w:t xml:space="preserve"> e se serve</w:t>
      </w:r>
      <w:r w:rsidR="00DD78A8" w:rsidRPr="00A3036C">
        <w:rPr>
          <w:rFonts w:ascii="Times New Roman" w:hAnsi="Times New Roman" w:cs="Times New Roman"/>
          <w:sz w:val="24"/>
          <w:szCs w:val="24"/>
        </w:rPr>
        <w:t xml:space="preserve">m. </w:t>
      </w:r>
      <w:r w:rsidR="00C14960" w:rsidRPr="00A3036C">
        <w:rPr>
          <w:rFonts w:ascii="Times New Roman" w:hAnsi="Times New Roman" w:cs="Times New Roman"/>
          <w:sz w:val="24"/>
          <w:szCs w:val="24"/>
        </w:rPr>
        <w:t>O aroma d</w:t>
      </w:r>
      <w:r w:rsidR="00121BFB" w:rsidRPr="00A3036C">
        <w:rPr>
          <w:rFonts w:ascii="Times New Roman" w:hAnsi="Times New Roman" w:cs="Times New Roman"/>
          <w:sz w:val="24"/>
          <w:szCs w:val="24"/>
        </w:rPr>
        <w:t>a macarronada</w:t>
      </w:r>
      <w:r w:rsidR="00072458" w:rsidRPr="00A3036C">
        <w:rPr>
          <w:rFonts w:ascii="Times New Roman" w:hAnsi="Times New Roman" w:cs="Times New Roman"/>
          <w:sz w:val="24"/>
          <w:szCs w:val="24"/>
        </w:rPr>
        <w:t xml:space="preserve"> estimula as primeiras garfadas</w:t>
      </w:r>
      <w:r w:rsidR="00670D90" w:rsidRPr="00A3036C">
        <w:rPr>
          <w:rFonts w:ascii="Times New Roman" w:hAnsi="Times New Roman" w:cs="Times New Roman"/>
          <w:sz w:val="24"/>
          <w:szCs w:val="24"/>
        </w:rPr>
        <w:t xml:space="preserve"> </w:t>
      </w:r>
      <w:r w:rsidR="00D8112A" w:rsidRPr="00A3036C">
        <w:rPr>
          <w:rFonts w:ascii="Times New Roman" w:hAnsi="Times New Roman" w:cs="Times New Roman"/>
          <w:sz w:val="24"/>
          <w:szCs w:val="24"/>
        </w:rPr>
        <w:t xml:space="preserve">dos visitantes e anfitriões. </w:t>
      </w:r>
      <w:r w:rsidR="000500D0" w:rsidRPr="00A3036C">
        <w:rPr>
          <w:rFonts w:ascii="Times New Roman" w:hAnsi="Times New Roman" w:cs="Times New Roman"/>
          <w:sz w:val="24"/>
          <w:szCs w:val="24"/>
        </w:rPr>
        <w:t>Anfitriões</w:t>
      </w:r>
      <w:r w:rsidR="00D8112A" w:rsidRPr="00A3036C">
        <w:rPr>
          <w:rFonts w:ascii="Times New Roman" w:hAnsi="Times New Roman" w:cs="Times New Roman"/>
          <w:sz w:val="24"/>
          <w:szCs w:val="24"/>
        </w:rPr>
        <w:t xml:space="preserve">, ansiosos, esperam as reações de Germano e Fértilles. </w:t>
      </w:r>
      <w:r w:rsidR="009E2BED" w:rsidRPr="00A3036C">
        <w:rPr>
          <w:rFonts w:ascii="Times New Roman" w:hAnsi="Times New Roman" w:cs="Times New Roman"/>
          <w:sz w:val="24"/>
          <w:szCs w:val="24"/>
        </w:rPr>
        <w:t>E,</w:t>
      </w:r>
      <w:r w:rsidR="000500D0" w:rsidRPr="00A3036C">
        <w:rPr>
          <w:rFonts w:ascii="Times New Roman" w:hAnsi="Times New Roman" w:cs="Times New Roman"/>
          <w:sz w:val="24"/>
          <w:szCs w:val="24"/>
        </w:rPr>
        <w:t xml:space="preserve"> não perdem por esperar</w:t>
      </w:r>
      <w:r w:rsidR="00B14EDE" w:rsidRPr="00A3036C">
        <w:rPr>
          <w:rFonts w:ascii="Times New Roman" w:hAnsi="Times New Roman" w:cs="Times New Roman"/>
          <w:sz w:val="24"/>
          <w:szCs w:val="24"/>
        </w:rPr>
        <w:t xml:space="preserve">, </w:t>
      </w:r>
      <w:r w:rsidR="00CC1C35" w:rsidRPr="00A3036C">
        <w:rPr>
          <w:rFonts w:ascii="Times New Roman" w:hAnsi="Times New Roman" w:cs="Times New Roman"/>
          <w:sz w:val="24"/>
          <w:szCs w:val="24"/>
        </w:rPr>
        <w:t>pois os</w:t>
      </w:r>
      <w:r w:rsidR="0096709F" w:rsidRPr="00A3036C">
        <w:rPr>
          <w:rFonts w:ascii="Times New Roman" w:hAnsi="Times New Roman" w:cs="Times New Roman"/>
          <w:sz w:val="24"/>
          <w:szCs w:val="24"/>
        </w:rPr>
        <w:t xml:space="preserve"> elogios</w:t>
      </w:r>
      <w:r w:rsidR="003D158B" w:rsidRPr="00A3036C">
        <w:rPr>
          <w:rFonts w:ascii="Times New Roman" w:hAnsi="Times New Roman" w:cs="Times New Roman"/>
          <w:sz w:val="24"/>
          <w:szCs w:val="24"/>
        </w:rPr>
        <w:t xml:space="preserve"> suplantam as expectativas dos cozinheiros</w:t>
      </w:r>
      <w:r w:rsidR="00B14EDE" w:rsidRPr="00A3036C">
        <w:rPr>
          <w:rFonts w:ascii="Times New Roman" w:hAnsi="Times New Roman" w:cs="Times New Roman"/>
          <w:sz w:val="24"/>
          <w:szCs w:val="24"/>
        </w:rPr>
        <w:t>.</w:t>
      </w:r>
      <w:r w:rsidR="009E2BED" w:rsidRPr="00A3036C">
        <w:rPr>
          <w:rFonts w:ascii="Times New Roman" w:hAnsi="Times New Roman" w:cs="Times New Roman"/>
          <w:sz w:val="24"/>
          <w:szCs w:val="24"/>
        </w:rPr>
        <w:t xml:space="preserve"> </w:t>
      </w:r>
    </w:p>
    <w:p w14:paraId="73D7220E" w14:textId="77777777" w:rsidR="00B554D7" w:rsidRPr="00A3036C" w:rsidRDefault="00B554D7" w:rsidP="00646913">
      <w:pPr>
        <w:spacing w:after="0"/>
        <w:jc w:val="both"/>
        <w:rPr>
          <w:rFonts w:ascii="Times New Roman" w:hAnsi="Times New Roman" w:cs="Times New Roman"/>
          <w:sz w:val="24"/>
          <w:szCs w:val="24"/>
        </w:rPr>
      </w:pPr>
    </w:p>
    <w:p w14:paraId="53171203" w14:textId="5D71C73D" w:rsidR="00B554D7" w:rsidRPr="00A3036C" w:rsidRDefault="00B554D7"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AA7376" w:rsidRPr="00A3036C">
        <w:rPr>
          <w:rFonts w:ascii="Times New Roman" w:hAnsi="Times New Roman" w:cs="Times New Roman"/>
          <w:sz w:val="24"/>
          <w:szCs w:val="24"/>
        </w:rPr>
        <w:t>Vejo que não fica devendo a ma</w:t>
      </w:r>
      <w:r w:rsidR="008E0EBB" w:rsidRPr="00A3036C">
        <w:rPr>
          <w:rFonts w:ascii="Times New Roman" w:hAnsi="Times New Roman" w:cs="Times New Roman"/>
          <w:sz w:val="24"/>
          <w:szCs w:val="24"/>
        </w:rPr>
        <w:t xml:space="preserve">ssa </w:t>
      </w:r>
      <w:r w:rsidR="00AA7376" w:rsidRPr="00A3036C">
        <w:rPr>
          <w:rFonts w:ascii="Times New Roman" w:hAnsi="Times New Roman" w:cs="Times New Roman"/>
          <w:sz w:val="24"/>
          <w:szCs w:val="24"/>
        </w:rPr>
        <w:t>italian</w:t>
      </w:r>
      <w:r w:rsidR="008E0EBB" w:rsidRPr="00A3036C">
        <w:rPr>
          <w:rFonts w:ascii="Times New Roman" w:hAnsi="Times New Roman" w:cs="Times New Roman"/>
          <w:sz w:val="24"/>
          <w:szCs w:val="24"/>
        </w:rPr>
        <w:t>a ―</w:t>
      </w:r>
      <w:r w:rsidR="00AC631C" w:rsidRPr="00A3036C">
        <w:rPr>
          <w:rFonts w:ascii="Times New Roman" w:hAnsi="Times New Roman" w:cs="Times New Roman"/>
          <w:sz w:val="24"/>
          <w:szCs w:val="24"/>
        </w:rPr>
        <w:t xml:space="preserve"> Fértilles elogia a aparência d</w:t>
      </w:r>
      <w:r w:rsidR="00F64DE9" w:rsidRPr="00A3036C">
        <w:rPr>
          <w:rFonts w:ascii="Times New Roman" w:hAnsi="Times New Roman" w:cs="Times New Roman"/>
          <w:sz w:val="24"/>
          <w:szCs w:val="24"/>
        </w:rPr>
        <w:t xml:space="preserve">a macarronada </w:t>
      </w:r>
      <w:r w:rsidR="008E0EBB" w:rsidRPr="00A3036C">
        <w:rPr>
          <w:rFonts w:ascii="Times New Roman" w:hAnsi="Times New Roman" w:cs="Times New Roman"/>
          <w:sz w:val="24"/>
          <w:szCs w:val="24"/>
        </w:rPr>
        <w:t>―</w:t>
      </w:r>
      <w:r w:rsidR="00F64DE9" w:rsidRPr="00A3036C">
        <w:rPr>
          <w:rFonts w:ascii="Times New Roman" w:hAnsi="Times New Roman" w:cs="Times New Roman"/>
          <w:sz w:val="24"/>
          <w:szCs w:val="24"/>
        </w:rPr>
        <w:t xml:space="preserve"> E, este molho, a exemplo do macarrão, está com </w:t>
      </w:r>
      <w:r w:rsidR="00A728B9" w:rsidRPr="00A3036C">
        <w:rPr>
          <w:rFonts w:ascii="Times New Roman" w:hAnsi="Times New Roman" w:cs="Times New Roman"/>
          <w:sz w:val="24"/>
          <w:szCs w:val="24"/>
        </w:rPr>
        <w:t xml:space="preserve">a cara ótima. ▬ </w:t>
      </w:r>
      <w:r w:rsidR="00943B95" w:rsidRPr="00A3036C">
        <w:rPr>
          <w:rFonts w:ascii="Times New Roman" w:hAnsi="Times New Roman" w:cs="Times New Roman"/>
          <w:sz w:val="24"/>
          <w:szCs w:val="24"/>
        </w:rPr>
        <w:t>elogiosa.</w:t>
      </w:r>
    </w:p>
    <w:p w14:paraId="0C51DE6F" w14:textId="77777777" w:rsidR="00943B95" w:rsidRPr="00A3036C" w:rsidRDefault="00943B95" w:rsidP="00646913">
      <w:pPr>
        <w:spacing w:after="0"/>
        <w:jc w:val="both"/>
        <w:rPr>
          <w:rFonts w:ascii="Times New Roman" w:hAnsi="Times New Roman" w:cs="Times New Roman"/>
          <w:sz w:val="24"/>
          <w:szCs w:val="24"/>
        </w:rPr>
      </w:pPr>
    </w:p>
    <w:p w14:paraId="11229C2E" w14:textId="338F0F7F" w:rsidR="00943B95" w:rsidRPr="00A3036C" w:rsidRDefault="00943B95"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06411" w:rsidRPr="00A3036C">
        <w:rPr>
          <w:rFonts w:ascii="Times New Roman" w:hAnsi="Times New Roman" w:cs="Times New Roman"/>
          <w:sz w:val="24"/>
          <w:szCs w:val="24"/>
        </w:rPr>
        <w:t xml:space="preserve">Vamos ao que interessa ― </w:t>
      </w:r>
      <w:r w:rsidR="008933C6" w:rsidRPr="00A3036C">
        <w:rPr>
          <w:rFonts w:ascii="Times New Roman" w:hAnsi="Times New Roman" w:cs="Times New Roman"/>
          <w:sz w:val="24"/>
          <w:szCs w:val="24"/>
        </w:rPr>
        <w:t xml:space="preserve">Tom </w:t>
      </w:r>
      <w:r w:rsidR="00932640" w:rsidRPr="00A3036C">
        <w:rPr>
          <w:rFonts w:ascii="Times New Roman" w:hAnsi="Times New Roman" w:cs="Times New Roman"/>
          <w:sz w:val="24"/>
          <w:szCs w:val="24"/>
        </w:rPr>
        <w:t>estimula degustação</w:t>
      </w:r>
      <w:r w:rsidR="008933C6" w:rsidRPr="00A3036C">
        <w:rPr>
          <w:rFonts w:ascii="Times New Roman" w:hAnsi="Times New Roman" w:cs="Times New Roman"/>
          <w:sz w:val="24"/>
          <w:szCs w:val="24"/>
        </w:rPr>
        <w:t xml:space="preserve"> </w:t>
      </w:r>
      <w:r w:rsidR="00932640" w:rsidRPr="00A3036C">
        <w:rPr>
          <w:rFonts w:ascii="Times New Roman" w:hAnsi="Times New Roman" w:cs="Times New Roman"/>
          <w:sz w:val="24"/>
          <w:szCs w:val="24"/>
        </w:rPr>
        <w:t>d</w:t>
      </w:r>
      <w:r w:rsidR="008933C6" w:rsidRPr="00A3036C">
        <w:rPr>
          <w:rFonts w:ascii="Times New Roman" w:hAnsi="Times New Roman" w:cs="Times New Roman"/>
          <w:sz w:val="24"/>
          <w:szCs w:val="24"/>
        </w:rPr>
        <w:t>os visitantes</w:t>
      </w:r>
      <w:r w:rsidR="00E13CD5" w:rsidRPr="00A3036C">
        <w:rPr>
          <w:rFonts w:ascii="Times New Roman" w:hAnsi="Times New Roman" w:cs="Times New Roman"/>
          <w:sz w:val="24"/>
          <w:szCs w:val="24"/>
        </w:rPr>
        <w:t xml:space="preserve">, depois de ralar </w:t>
      </w:r>
      <w:r w:rsidR="00853067" w:rsidRPr="00A3036C">
        <w:rPr>
          <w:rFonts w:ascii="Times New Roman" w:hAnsi="Times New Roman" w:cs="Times New Roman"/>
          <w:sz w:val="24"/>
          <w:szCs w:val="24"/>
        </w:rPr>
        <w:t xml:space="preserve">na hora </w:t>
      </w:r>
      <w:r w:rsidR="00061028" w:rsidRPr="00A3036C">
        <w:rPr>
          <w:rFonts w:ascii="Times New Roman" w:hAnsi="Times New Roman" w:cs="Times New Roman"/>
          <w:sz w:val="24"/>
          <w:szCs w:val="24"/>
        </w:rPr>
        <w:t xml:space="preserve">e disponibilizar </w:t>
      </w:r>
      <w:r w:rsidR="00853067" w:rsidRPr="00A3036C">
        <w:rPr>
          <w:rFonts w:ascii="Times New Roman" w:hAnsi="Times New Roman" w:cs="Times New Roman"/>
          <w:sz w:val="24"/>
          <w:szCs w:val="24"/>
        </w:rPr>
        <w:t xml:space="preserve">o queijo </w:t>
      </w:r>
      <w:r w:rsidR="00061028" w:rsidRPr="00A3036C">
        <w:rPr>
          <w:rFonts w:ascii="Times New Roman" w:hAnsi="Times New Roman" w:cs="Times New Roman"/>
          <w:sz w:val="24"/>
          <w:szCs w:val="24"/>
        </w:rPr>
        <w:t>parmesão</w:t>
      </w:r>
      <w:r w:rsidR="00F732FB" w:rsidRPr="00A3036C">
        <w:rPr>
          <w:rFonts w:ascii="Times New Roman" w:hAnsi="Times New Roman" w:cs="Times New Roman"/>
          <w:sz w:val="24"/>
          <w:szCs w:val="24"/>
        </w:rPr>
        <w:t xml:space="preserve"> </w:t>
      </w:r>
      <w:r w:rsidR="00206411" w:rsidRPr="00A3036C">
        <w:rPr>
          <w:rFonts w:ascii="Times New Roman" w:hAnsi="Times New Roman" w:cs="Times New Roman"/>
          <w:sz w:val="24"/>
          <w:szCs w:val="24"/>
        </w:rPr>
        <w:lastRenderedPageBreak/>
        <w:t>―</w:t>
      </w:r>
      <w:r w:rsidR="00D65841" w:rsidRPr="00A3036C">
        <w:rPr>
          <w:rFonts w:ascii="Times New Roman" w:hAnsi="Times New Roman" w:cs="Times New Roman"/>
          <w:sz w:val="24"/>
          <w:szCs w:val="24"/>
        </w:rPr>
        <w:t xml:space="preserve"> </w:t>
      </w:r>
      <w:r w:rsidR="00061028" w:rsidRPr="00A3036C">
        <w:rPr>
          <w:rFonts w:ascii="Times New Roman" w:hAnsi="Times New Roman" w:cs="Times New Roman"/>
          <w:sz w:val="24"/>
          <w:szCs w:val="24"/>
        </w:rPr>
        <w:t>O toque final</w:t>
      </w:r>
      <w:r w:rsidR="0092581F" w:rsidRPr="00A3036C">
        <w:rPr>
          <w:rFonts w:ascii="Times New Roman" w:hAnsi="Times New Roman" w:cs="Times New Roman"/>
          <w:sz w:val="24"/>
          <w:szCs w:val="24"/>
        </w:rPr>
        <w:t xml:space="preserve"> ―</w:t>
      </w:r>
      <w:r w:rsidR="002B6FE2" w:rsidRPr="00A3036C">
        <w:rPr>
          <w:rFonts w:ascii="Times New Roman" w:hAnsi="Times New Roman" w:cs="Times New Roman"/>
          <w:sz w:val="24"/>
          <w:szCs w:val="24"/>
        </w:rPr>
        <w:t xml:space="preserve"> Remete-se ao queijo ― </w:t>
      </w:r>
      <w:r w:rsidR="00D65841" w:rsidRPr="00A3036C">
        <w:rPr>
          <w:rFonts w:ascii="Times New Roman" w:hAnsi="Times New Roman" w:cs="Times New Roman"/>
          <w:sz w:val="24"/>
          <w:szCs w:val="24"/>
        </w:rPr>
        <w:t xml:space="preserve">Espero que o sabor esteja </w:t>
      </w:r>
      <w:r w:rsidR="00A51609" w:rsidRPr="00A3036C">
        <w:rPr>
          <w:rFonts w:ascii="Times New Roman" w:hAnsi="Times New Roman" w:cs="Times New Roman"/>
          <w:sz w:val="24"/>
          <w:szCs w:val="24"/>
        </w:rPr>
        <w:t xml:space="preserve">melhor que a aparência. ▬ </w:t>
      </w:r>
      <w:r w:rsidR="00AF69C8" w:rsidRPr="00A3036C">
        <w:rPr>
          <w:rFonts w:ascii="Times New Roman" w:hAnsi="Times New Roman" w:cs="Times New Roman"/>
          <w:sz w:val="24"/>
          <w:szCs w:val="24"/>
        </w:rPr>
        <w:t>descontrai.</w:t>
      </w:r>
    </w:p>
    <w:p w14:paraId="23DF5AE1" w14:textId="77777777" w:rsidR="00AF69C8" w:rsidRPr="00A3036C" w:rsidRDefault="00AF69C8" w:rsidP="00646913">
      <w:pPr>
        <w:spacing w:after="0"/>
        <w:jc w:val="both"/>
        <w:rPr>
          <w:rFonts w:ascii="Times New Roman" w:hAnsi="Times New Roman" w:cs="Times New Roman"/>
          <w:sz w:val="24"/>
          <w:szCs w:val="24"/>
        </w:rPr>
      </w:pPr>
    </w:p>
    <w:p w14:paraId="1489B9D2" w14:textId="307DBB85" w:rsidR="00AF69C8" w:rsidRPr="00A3036C" w:rsidRDefault="00AF69C8"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A52A87" w:rsidRPr="00A3036C">
        <w:rPr>
          <w:rFonts w:ascii="Times New Roman" w:hAnsi="Times New Roman" w:cs="Times New Roman"/>
          <w:sz w:val="24"/>
          <w:szCs w:val="24"/>
        </w:rPr>
        <w:t xml:space="preserve">Deixe-me </w:t>
      </w:r>
      <w:r w:rsidR="008C7B08" w:rsidRPr="00A3036C">
        <w:rPr>
          <w:rFonts w:ascii="Times New Roman" w:hAnsi="Times New Roman" w:cs="Times New Roman"/>
          <w:sz w:val="24"/>
          <w:szCs w:val="24"/>
        </w:rPr>
        <w:t>comer esta maravilha</w:t>
      </w:r>
      <w:r w:rsidR="000F5CF5" w:rsidRPr="00A3036C">
        <w:rPr>
          <w:rFonts w:ascii="Times New Roman" w:hAnsi="Times New Roman" w:cs="Times New Roman"/>
          <w:sz w:val="24"/>
          <w:szCs w:val="24"/>
        </w:rPr>
        <w:t xml:space="preserve"> ― Germano experiment</w:t>
      </w:r>
      <w:r w:rsidR="00A52A87" w:rsidRPr="00A3036C">
        <w:rPr>
          <w:rFonts w:ascii="Times New Roman" w:hAnsi="Times New Roman" w:cs="Times New Roman"/>
          <w:sz w:val="24"/>
          <w:szCs w:val="24"/>
        </w:rPr>
        <w:t xml:space="preserve">a </w:t>
      </w:r>
      <w:r w:rsidR="000F5CF5" w:rsidRPr="00A3036C">
        <w:rPr>
          <w:rFonts w:ascii="Times New Roman" w:hAnsi="Times New Roman" w:cs="Times New Roman"/>
          <w:sz w:val="24"/>
          <w:szCs w:val="24"/>
        </w:rPr>
        <w:t>―</w:t>
      </w:r>
      <w:r w:rsidR="00A52A87" w:rsidRPr="00A3036C">
        <w:rPr>
          <w:rFonts w:ascii="Times New Roman" w:hAnsi="Times New Roman" w:cs="Times New Roman"/>
          <w:sz w:val="24"/>
          <w:szCs w:val="24"/>
        </w:rPr>
        <w:t xml:space="preserve"> Fantástico! Uma delícia</w:t>
      </w:r>
      <w:r w:rsidR="002B6A2D" w:rsidRPr="00A3036C">
        <w:rPr>
          <w:rFonts w:ascii="Times New Roman" w:hAnsi="Times New Roman" w:cs="Times New Roman"/>
          <w:sz w:val="24"/>
          <w:szCs w:val="24"/>
        </w:rPr>
        <w:t>... como vocês falam: é de comer rezando</w:t>
      </w:r>
      <w:r w:rsidR="00805477" w:rsidRPr="00A3036C">
        <w:rPr>
          <w:rFonts w:ascii="Times New Roman" w:hAnsi="Times New Roman" w:cs="Times New Roman"/>
          <w:sz w:val="24"/>
          <w:szCs w:val="24"/>
        </w:rPr>
        <w:t>. ▬ saboreia.</w:t>
      </w:r>
    </w:p>
    <w:p w14:paraId="3E07EFFD" w14:textId="77777777" w:rsidR="00805477" w:rsidRPr="00A3036C" w:rsidRDefault="00805477" w:rsidP="00646913">
      <w:pPr>
        <w:spacing w:after="0"/>
        <w:jc w:val="both"/>
        <w:rPr>
          <w:rFonts w:ascii="Times New Roman" w:hAnsi="Times New Roman" w:cs="Times New Roman"/>
          <w:sz w:val="24"/>
          <w:szCs w:val="24"/>
        </w:rPr>
      </w:pPr>
    </w:p>
    <w:p w14:paraId="660377E1" w14:textId="236EECE9" w:rsidR="00805477" w:rsidRPr="00A3036C" w:rsidRDefault="001437B0"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E7C0C" w:rsidRPr="00A3036C">
        <w:rPr>
          <w:rFonts w:ascii="Times New Roman" w:hAnsi="Times New Roman" w:cs="Times New Roman"/>
          <w:sz w:val="24"/>
          <w:szCs w:val="24"/>
        </w:rPr>
        <w:t xml:space="preserve">Merece as </w:t>
      </w:r>
      <w:r w:rsidR="00364C82" w:rsidRPr="00A3036C">
        <w:rPr>
          <w:rFonts w:ascii="Times New Roman" w:hAnsi="Times New Roman" w:cs="Times New Roman"/>
          <w:sz w:val="24"/>
          <w:szCs w:val="24"/>
        </w:rPr>
        <w:t>melhores qualificações ― Fértille</w:t>
      </w:r>
      <w:r w:rsidR="00305E0D" w:rsidRPr="00A3036C">
        <w:rPr>
          <w:rFonts w:ascii="Times New Roman" w:hAnsi="Times New Roman" w:cs="Times New Roman"/>
          <w:sz w:val="24"/>
          <w:szCs w:val="24"/>
        </w:rPr>
        <w:t xml:space="preserve">s degusta </w:t>
      </w:r>
      <w:r w:rsidR="00364C82" w:rsidRPr="00A3036C">
        <w:rPr>
          <w:rFonts w:ascii="Times New Roman" w:hAnsi="Times New Roman" w:cs="Times New Roman"/>
          <w:sz w:val="24"/>
          <w:szCs w:val="24"/>
        </w:rPr>
        <w:t>―</w:t>
      </w:r>
      <w:r w:rsidR="004771C1" w:rsidRPr="00A3036C">
        <w:rPr>
          <w:rFonts w:ascii="Times New Roman" w:hAnsi="Times New Roman" w:cs="Times New Roman"/>
          <w:sz w:val="24"/>
          <w:szCs w:val="24"/>
        </w:rPr>
        <w:t xml:space="preserve"> </w:t>
      </w:r>
      <w:r w:rsidR="006253B5" w:rsidRPr="00A3036C">
        <w:rPr>
          <w:rFonts w:ascii="Times New Roman" w:hAnsi="Times New Roman" w:cs="Times New Roman"/>
          <w:sz w:val="24"/>
          <w:szCs w:val="24"/>
        </w:rPr>
        <w:t>Perfeito! A massa e o molho nasceram um para o outro. ▬ satisfeita</w:t>
      </w:r>
      <w:r w:rsidR="00061AF3" w:rsidRPr="00A3036C">
        <w:rPr>
          <w:rFonts w:ascii="Times New Roman" w:hAnsi="Times New Roman" w:cs="Times New Roman"/>
          <w:sz w:val="24"/>
          <w:szCs w:val="24"/>
        </w:rPr>
        <w:t>.</w:t>
      </w:r>
    </w:p>
    <w:p w14:paraId="11AF4D64" w14:textId="77777777" w:rsidR="00A003E3" w:rsidRPr="00A3036C" w:rsidRDefault="00A003E3" w:rsidP="00646913">
      <w:pPr>
        <w:spacing w:after="0"/>
        <w:jc w:val="both"/>
        <w:rPr>
          <w:rFonts w:ascii="Times New Roman" w:hAnsi="Times New Roman" w:cs="Times New Roman"/>
          <w:sz w:val="24"/>
          <w:szCs w:val="24"/>
        </w:rPr>
      </w:pPr>
    </w:p>
    <w:p w14:paraId="1BE56F5F" w14:textId="2A3138B4" w:rsidR="00C82DE3" w:rsidRPr="00A3036C" w:rsidRDefault="00420C4E"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pede licença, levanta-se e volta </w:t>
      </w:r>
      <w:r w:rsidR="0041702A" w:rsidRPr="00A3036C">
        <w:rPr>
          <w:rFonts w:ascii="Times New Roman" w:hAnsi="Times New Roman" w:cs="Times New Roman"/>
          <w:sz w:val="24"/>
          <w:szCs w:val="24"/>
        </w:rPr>
        <w:t>com uma garrafa de vinho de eterna procedência</w:t>
      </w:r>
      <w:r w:rsidR="00163029" w:rsidRPr="00A3036C">
        <w:rPr>
          <w:rFonts w:ascii="Times New Roman" w:hAnsi="Times New Roman" w:cs="Times New Roman"/>
          <w:sz w:val="24"/>
          <w:szCs w:val="24"/>
        </w:rPr>
        <w:t xml:space="preserve"> e taças cristalizada</w:t>
      </w:r>
      <w:r w:rsidR="00862F84" w:rsidRPr="00A3036C">
        <w:rPr>
          <w:rFonts w:ascii="Times New Roman" w:hAnsi="Times New Roman" w:cs="Times New Roman"/>
          <w:sz w:val="24"/>
          <w:szCs w:val="24"/>
        </w:rPr>
        <w:t>s</w:t>
      </w:r>
      <w:r w:rsidR="00163029" w:rsidRPr="00A3036C">
        <w:rPr>
          <w:rFonts w:ascii="Times New Roman" w:hAnsi="Times New Roman" w:cs="Times New Roman"/>
          <w:sz w:val="24"/>
          <w:szCs w:val="24"/>
        </w:rPr>
        <w:t>.</w:t>
      </w:r>
      <w:r w:rsidR="00862F84" w:rsidRPr="00A3036C">
        <w:rPr>
          <w:rFonts w:ascii="Times New Roman" w:hAnsi="Times New Roman" w:cs="Times New Roman"/>
          <w:sz w:val="24"/>
          <w:szCs w:val="24"/>
        </w:rPr>
        <w:t xml:space="preserve"> Ritualiza a abertura </w:t>
      </w:r>
      <w:r w:rsidR="006B7CF4" w:rsidRPr="00A3036C">
        <w:rPr>
          <w:rFonts w:ascii="Times New Roman" w:hAnsi="Times New Roman" w:cs="Times New Roman"/>
          <w:sz w:val="24"/>
          <w:szCs w:val="24"/>
        </w:rPr>
        <w:t xml:space="preserve">da bebida </w:t>
      </w:r>
      <w:r w:rsidR="00862F84" w:rsidRPr="00A3036C">
        <w:rPr>
          <w:rFonts w:ascii="Times New Roman" w:hAnsi="Times New Roman" w:cs="Times New Roman"/>
          <w:sz w:val="24"/>
          <w:szCs w:val="24"/>
        </w:rPr>
        <w:t>e serve todos e a si p</w:t>
      </w:r>
      <w:r w:rsidR="00C82DE3" w:rsidRPr="00A3036C">
        <w:rPr>
          <w:rFonts w:ascii="Times New Roman" w:hAnsi="Times New Roman" w:cs="Times New Roman"/>
          <w:sz w:val="24"/>
          <w:szCs w:val="24"/>
        </w:rPr>
        <w:t>róprio para propor um brinde</w:t>
      </w:r>
      <w:r w:rsidR="0087186E" w:rsidRPr="00A3036C">
        <w:rPr>
          <w:rFonts w:ascii="Times New Roman" w:hAnsi="Times New Roman" w:cs="Times New Roman"/>
          <w:sz w:val="24"/>
          <w:szCs w:val="24"/>
        </w:rPr>
        <w:t xml:space="preserve"> energizado pelos olhares aprofundados </w:t>
      </w:r>
      <w:r w:rsidR="007D1043" w:rsidRPr="00A3036C">
        <w:rPr>
          <w:rFonts w:ascii="Times New Roman" w:hAnsi="Times New Roman" w:cs="Times New Roman"/>
          <w:sz w:val="24"/>
          <w:szCs w:val="24"/>
        </w:rPr>
        <w:t xml:space="preserve">entre </w:t>
      </w:r>
      <w:r w:rsidR="0087186E" w:rsidRPr="00A3036C">
        <w:rPr>
          <w:rFonts w:ascii="Times New Roman" w:hAnsi="Times New Roman" w:cs="Times New Roman"/>
          <w:sz w:val="24"/>
          <w:szCs w:val="24"/>
        </w:rPr>
        <w:t>as almas</w:t>
      </w:r>
      <w:r w:rsidR="007D1043" w:rsidRPr="00A3036C">
        <w:rPr>
          <w:rFonts w:ascii="Times New Roman" w:hAnsi="Times New Roman" w:cs="Times New Roman"/>
          <w:sz w:val="24"/>
          <w:szCs w:val="24"/>
        </w:rPr>
        <w:t xml:space="preserve"> presentes</w:t>
      </w:r>
      <w:r w:rsidR="004F48B0" w:rsidRPr="00A3036C">
        <w:rPr>
          <w:rFonts w:ascii="Times New Roman" w:hAnsi="Times New Roman" w:cs="Times New Roman"/>
          <w:sz w:val="24"/>
          <w:szCs w:val="24"/>
        </w:rPr>
        <w:t xml:space="preserve"> desprovidos de quaisquer</w:t>
      </w:r>
      <w:r w:rsidR="00AD4181" w:rsidRPr="00A3036C">
        <w:rPr>
          <w:rFonts w:ascii="Times New Roman" w:hAnsi="Times New Roman" w:cs="Times New Roman"/>
          <w:sz w:val="24"/>
          <w:szCs w:val="24"/>
        </w:rPr>
        <w:t xml:space="preserve"> formações de juízos de valores. </w:t>
      </w:r>
      <w:r w:rsidR="008B0A5F" w:rsidRPr="00A3036C">
        <w:rPr>
          <w:rFonts w:ascii="Times New Roman" w:hAnsi="Times New Roman" w:cs="Times New Roman"/>
          <w:sz w:val="24"/>
          <w:szCs w:val="24"/>
        </w:rPr>
        <w:t>Arrematados pela energia fluid</w:t>
      </w:r>
      <w:r w:rsidR="007E77D4" w:rsidRPr="00A3036C">
        <w:rPr>
          <w:rFonts w:ascii="Times New Roman" w:hAnsi="Times New Roman" w:cs="Times New Roman"/>
          <w:sz w:val="24"/>
          <w:szCs w:val="24"/>
        </w:rPr>
        <w:t>ificad</w:t>
      </w:r>
      <w:r w:rsidR="008B0A5F" w:rsidRPr="00A3036C">
        <w:rPr>
          <w:rFonts w:ascii="Times New Roman" w:hAnsi="Times New Roman" w:cs="Times New Roman"/>
          <w:sz w:val="24"/>
          <w:szCs w:val="24"/>
        </w:rPr>
        <w:t xml:space="preserve">a </w:t>
      </w:r>
      <w:r w:rsidR="007E77D4" w:rsidRPr="00A3036C">
        <w:rPr>
          <w:rFonts w:ascii="Times New Roman" w:hAnsi="Times New Roman" w:cs="Times New Roman"/>
          <w:sz w:val="24"/>
          <w:szCs w:val="24"/>
        </w:rPr>
        <w:t>pelo</w:t>
      </w:r>
      <w:r w:rsidR="008B0A5F" w:rsidRPr="00A3036C">
        <w:rPr>
          <w:rFonts w:ascii="Times New Roman" w:hAnsi="Times New Roman" w:cs="Times New Roman"/>
          <w:sz w:val="24"/>
          <w:szCs w:val="24"/>
        </w:rPr>
        <w:t xml:space="preserve"> amor incondicional</w:t>
      </w:r>
      <w:r w:rsidR="00565E33" w:rsidRPr="00A3036C">
        <w:rPr>
          <w:rFonts w:ascii="Times New Roman" w:hAnsi="Times New Roman" w:cs="Times New Roman"/>
          <w:sz w:val="24"/>
          <w:szCs w:val="24"/>
        </w:rPr>
        <w:t xml:space="preserve"> expressado n</w:t>
      </w:r>
      <w:r w:rsidR="0045086E" w:rsidRPr="00A3036C">
        <w:rPr>
          <w:rFonts w:ascii="Times New Roman" w:hAnsi="Times New Roman" w:cs="Times New Roman"/>
          <w:sz w:val="24"/>
          <w:szCs w:val="24"/>
        </w:rPr>
        <w:t>a produção de harmonia</w:t>
      </w:r>
      <w:r w:rsidR="00044EAF" w:rsidRPr="00A3036C">
        <w:rPr>
          <w:rFonts w:ascii="Times New Roman" w:hAnsi="Times New Roman" w:cs="Times New Roman"/>
          <w:sz w:val="24"/>
          <w:szCs w:val="24"/>
        </w:rPr>
        <w:t xml:space="preserve"> sonora do cristal</w:t>
      </w:r>
      <w:r w:rsidR="00212713" w:rsidRPr="00A3036C">
        <w:rPr>
          <w:rFonts w:ascii="Times New Roman" w:hAnsi="Times New Roman" w:cs="Times New Roman"/>
          <w:sz w:val="24"/>
          <w:szCs w:val="24"/>
        </w:rPr>
        <w:t xml:space="preserve"> no</w:t>
      </w:r>
      <w:r w:rsidR="00565E33" w:rsidRPr="00A3036C">
        <w:rPr>
          <w:rFonts w:ascii="Times New Roman" w:hAnsi="Times New Roman" w:cs="Times New Roman"/>
          <w:sz w:val="24"/>
          <w:szCs w:val="24"/>
        </w:rPr>
        <w:t xml:space="preserve"> encontro de taças</w:t>
      </w:r>
      <w:r w:rsidR="0045086E" w:rsidRPr="00A3036C">
        <w:rPr>
          <w:rFonts w:ascii="Times New Roman" w:hAnsi="Times New Roman" w:cs="Times New Roman"/>
          <w:sz w:val="24"/>
          <w:szCs w:val="24"/>
        </w:rPr>
        <w:t xml:space="preserve"> </w:t>
      </w:r>
      <w:r w:rsidR="00212713" w:rsidRPr="00A3036C">
        <w:rPr>
          <w:rFonts w:ascii="Times New Roman" w:hAnsi="Times New Roman" w:cs="Times New Roman"/>
          <w:sz w:val="24"/>
          <w:szCs w:val="24"/>
        </w:rPr>
        <w:t>irmanadas</w:t>
      </w:r>
      <w:r w:rsidR="001715C5" w:rsidRPr="00A3036C">
        <w:rPr>
          <w:rFonts w:ascii="Times New Roman" w:hAnsi="Times New Roman" w:cs="Times New Roman"/>
          <w:sz w:val="24"/>
          <w:szCs w:val="24"/>
        </w:rPr>
        <w:t xml:space="preserve"> no processo evolutivo</w:t>
      </w:r>
      <w:r w:rsidR="004E7DF6" w:rsidRPr="00A3036C">
        <w:rPr>
          <w:rFonts w:ascii="Times New Roman" w:hAnsi="Times New Roman" w:cs="Times New Roman"/>
          <w:sz w:val="24"/>
          <w:szCs w:val="24"/>
        </w:rPr>
        <w:t xml:space="preserve"> </w:t>
      </w:r>
      <w:r w:rsidR="000F4566" w:rsidRPr="00A3036C">
        <w:rPr>
          <w:rFonts w:ascii="Times New Roman" w:hAnsi="Times New Roman" w:cs="Times New Roman"/>
          <w:sz w:val="24"/>
          <w:szCs w:val="24"/>
        </w:rPr>
        <w:t>concebido pelo SEU — Soberana Energia Universal.</w:t>
      </w:r>
      <w:r w:rsidR="0087186E" w:rsidRPr="00A3036C">
        <w:rPr>
          <w:rFonts w:ascii="Times New Roman" w:hAnsi="Times New Roman" w:cs="Times New Roman"/>
          <w:sz w:val="24"/>
          <w:szCs w:val="24"/>
        </w:rPr>
        <w:t xml:space="preserve"> </w:t>
      </w:r>
    </w:p>
    <w:p w14:paraId="0F97AD95" w14:textId="77777777" w:rsidR="00C82DE3" w:rsidRPr="00A3036C" w:rsidRDefault="00C82DE3" w:rsidP="00646913">
      <w:pPr>
        <w:spacing w:after="0"/>
        <w:jc w:val="both"/>
        <w:rPr>
          <w:rFonts w:ascii="Times New Roman" w:hAnsi="Times New Roman" w:cs="Times New Roman"/>
          <w:sz w:val="24"/>
          <w:szCs w:val="24"/>
        </w:rPr>
      </w:pPr>
    </w:p>
    <w:p w14:paraId="7C5083F4" w14:textId="053E600D" w:rsidR="002B6FE2" w:rsidRPr="00A3036C" w:rsidRDefault="00C82DE3"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Um brinde ao despertar da humanidade ― Tom ergue sua taça e é acompanhado pelos demais ―</w:t>
      </w:r>
      <w:r w:rsidR="003C3E01" w:rsidRPr="00A3036C">
        <w:rPr>
          <w:rFonts w:ascii="Times New Roman" w:hAnsi="Times New Roman" w:cs="Times New Roman"/>
          <w:sz w:val="24"/>
          <w:szCs w:val="24"/>
        </w:rPr>
        <w:t xml:space="preserve"> Nada como um dia após o outro</w:t>
      </w:r>
      <w:r w:rsidR="00C23462" w:rsidRPr="00A3036C">
        <w:rPr>
          <w:rFonts w:ascii="Times New Roman" w:hAnsi="Times New Roman" w:cs="Times New Roman"/>
          <w:sz w:val="24"/>
          <w:szCs w:val="24"/>
        </w:rPr>
        <w:t xml:space="preserve">... </w:t>
      </w:r>
      <w:r w:rsidR="00C23462" w:rsidRPr="00A3036C">
        <w:rPr>
          <w:rFonts w:ascii="Times New Roman" w:hAnsi="Times New Roman" w:cs="Times New Roman"/>
          <w:i/>
          <w:iCs/>
          <w:sz w:val="24"/>
          <w:szCs w:val="24"/>
        </w:rPr>
        <w:t>depois da t</w:t>
      </w:r>
      <w:r w:rsidR="003C3E01" w:rsidRPr="00A3036C">
        <w:rPr>
          <w:rFonts w:ascii="Times New Roman" w:hAnsi="Times New Roman" w:cs="Times New Roman"/>
          <w:i/>
          <w:iCs/>
          <w:sz w:val="24"/>
          <w:szCs w:val="24"/>
        </w:rPr>
        <w:t>em</w:t>
      </w:r>
      <w:r w:rsidR="00C23462" w:rsidRPr="00A3036C">
        <w:rPr>
          <w:rFonts w:ascii="Times New Roman" w:hAnsi="Times New Roman" w:cs="Times New Roman"/>
          <w:i/>
          <w:iCs/>
          <w:sz w:val="24"/>
          <w:szCs w:val="24"/>
        </w:rPr>
        <w:t xml:space="preserve">pestade, vem a </w:t>
      </w:r>
      <w:r w:rsidR="001D4E36" w:rsidRPr="00A3036C">
        <w:rPr>
          <w:rFonts w:ascii="Times New Roman" w:hAnsi="Times New Roman" w:cs="Times New Roman"/>
          <w:i/>
          <w:iCs/>
          <w:sz w:val="24"/>
          <w:szCs w:val="24"/>
        </w:rPr>
        <w:t>bonança</w:t>
      </w:r>
      <w:r w:rsidR="00C23462" w:rsidRPr="00A3036C">
        <w:rPr>
          <w:rFonts w:ascii="Times New Roman" w:hAnsi="Times New Roman" w:cs="Times New Roman"/>
          <w:sz w:val="24"/>
          <w:szCs w:val="24"/>
        </w:rPr>
        <w:t>.</w:t>
      </w:r>
      <w:r w:rsidR="001D4E36" w:rsidRPr="00A3036C">
        <w:rPr>
          <w:rFonts w:ascii="Times New Roman" w:hAnsi="Times New Roman" w:cs="Times New Roman"/>
          <w:sz w:val="24"/>
          <w:szCs w:val="24"/>
        </w:rPr>
        <w:t xml:space="preserve"> ▬ esperançoso.</w:t>
      </w:r>
    </w:p>
    <w:p w14:paraId="5B2A3AA2" w14:textId="77777777" w:rsidR="00061AF3" w:rsidRPr="00A3036C" w:rsidRDefault="00061AF3" w:rsidP="00646913">
      <w:pPr>
        <w:spacing w:after="0"/>
        <w:jc w:val="both"/>
        <w:rPr>
          <w:rFonts w:ascii="Times New Roman" w:hAnsi="Times New Roman" w:cs="Times New Roman"/>
          <w:sz w:val="24"/>
          <w:szCs w:val="24"/>
        </w:rPr>
      </w:pPr>
    </w:p>
    <w:p w14:paraId="046B5ECD" w14:textId="4C79FCCB" w:rsidR="00061AF3" w:rsidRPr="00A3036C" w:rsidRDefault="00061AF3"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A</w:t>
      </w:r>
      <w:r w:rsidR="00037D49" w:rsidRPr="00A3036C">
        <w:rPr>
          <w:rFonts w:ascii="Times New Roman" w:hAnsi="Times New Roman" w:cs="Times New Roman"/>
          <w:sz w:val="24"/>
          <w:szCs w:val="24"/>
        </w:rPr>
        <w:t>ssim seja... mudando de assunto, a</w:t>
      </w:r>
      <w:r w:rsidRPr="00A3036C">
        <w:rPr>
          <w:rFonts w:ascii="Times New Roman" w:hAnsi="Times New Roman" w:cs="Times New Roman"/>
          <w:sz w:val="24"/>
          <w:szCs w:val="24"/>
        </w:rPr>
        <w:t xml:space="preserve">inda bem que vocês gostaram </w:t>
      </w:r>
      <w:r w:rsidR="00037D49" w:rsidRPr="00A3036C">
        <w:rPr>
          <w:rFonts w:ascii="Times New Roman" w:hAnsi="Times New Roman" w:cs="Times New Roman"/>
          <w:sz w:val="24"/>
          <w:szCs w:val="24"/>
        </w:rPr>
        <w:t xml:space="preserve">da massa </w:t>
      </w:r>
      <w:r w:rsidRPr="00A3036C">
        <w:rPr>
          <w:rFonts w:ascii="Times New Roman" w:hAnsi="Times New Roman" w:cs="Times New Roman"/>
          <w:sz w:val="24"/>
          <w:szCs w:val="24"/>
        </w:rPr>
        <w:t xml:space="preserve">― Liz Taylor aliviada ― </w:t>
      </w:r>
      <w:r w:rsidR="00B87C65" w:rsidRPr="00A3036C">
        <w:rPr>
          <w:rFonts w:ascii="Times New Roman" w:hAnsi="Times New Roman" w:cs="Times New Roman"/>
          <w:sz w:val="24"/>
          <w:szCs w:val="24"/>
        </w:rPr>
        <w:t xml:space="preserve">A massa da madrugada sempre agrada </w:t>
      </w:r>
      <w:r w:rsidR="00B87C65" w:rsidRPr="00A3036C">
        <w:rPr>
          <w:rFonts w:ascii="Times New Roman" w:hAnsi="Times New Roman" w:cs="Times New Roman"/>
          <w:i/>
          <w:iCs/>
          <w:sz w:val="24"/>
          <w:szCs w:val="24"/>
        </w:rPr>
        <w:t>gregos e troianos</w:t>
      </w:r>
      <w:r w:rsidR="002A164C" w:rsidRPr="00A3036C">
        <w:rPr>
          <w:rFonts w:ascii="Times New Roman" w:hAnsi="Times New Roman" w:cs="Times New Roman"/>
          <w:sz w:val="24"/>
          <w:szCs w:val="24"/>
        </w:rPr>
        <w:t>. ▬</w:t>
      </w:r>
      <w:r w:rsidR="002E7F4F" w:rsidRPr="00A3036C">
        <w:rPr>
          <w:rFonts w:ascii="Times New Roman" w:hAnsi="Times New Roman" w:cs="Times New Roman"/>
          <w:sz w:val="24"/>
          <w:szCs w:val="24"/>
        </w:rPr>
        <w:t xml:space="preserve"> envaidecida.</w:t>
      </w:r>
    </w:p>
    <w:p w14:paraId="3711D287" w14:textId="77777777" w:rsidR="002E7F4F" w:rsidRPr="00A3036C" w:rsidRDefault="002E7F4F" w:rsidP="00646913">
      <w:pPr>
        <w:spacing w:after="0"/>
        <w:jc w:val="both"/>
        <w:rPr>
          <w:rFonts w:ascii="Times New Roman" w:hAnsi="Times New Roman" w:cs="Times New Roman"/>
          <w:sz w:val="24"/>
          <w:szCs w:val="24"/>
        </w:rPr>
      </w:pPr>
    </w:p>
    <w:p w14:paraId="708C48C8" w14:textId="038F9BA0" w:rsidR="002E7F4F" w:rsidRPr="00A3036C" w:rsidRDefault="002E7F4F"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Perdoe-me</w:t>
      </w:r>
      <w:r w:rsidR="003F1BEA" w:rsidRPr="00A3036C">
        <w:rPr>
          <w:rFonts w:ascii="Times New Roman" w:hAnsi="Times New Roman" w:cs="Times New Roman"/>
          <w:sz w:val="24"/>
          <w:szCs w:val="24"/>
        </w:rPr>
        <w:t xml:space="preserve"> a curiosidade ― Tom chama a atenção ― As cores, violeta e lilás</w:t>
      </w:r>
      <w:r w:rsidR="002505F3" w:rsidRPr="00A3036C">
        <w:rPr>
          <w:rFonts w:ascii="Times New Roman" w:hAnsi="Times New Roman" w:cs="Times New Roman"/>
          <w:sz w:val="24"/>
          <w:szCs w:val="24"/>
        </w:rPr>
        <w:t>,</w:t>
      </w:r>
      <w:r w:rsidR="003F1BEA" w:rsidRPr="00A3036C">
        <w:rPr>
          <w:rFonts w:ascii="Times New Roman" w:hAnsi="Times New Roman" w:cs="Times New Roman"/>
          <w:sz w:val="24"/>
          <w:szCs w:val="24"/>
        </w:rPr>
        <w:t xml:space="preserve"> de suas peles</w:t>
      </w:r>
      <w:r w:rsidR="002505F3" w:rsidRPr="00A3036C">
        <w:rPr>
          <w:rFonts w:ascii="Times New Roman" w:hAnsi="Times New Roman" w:cs="Times New Roman"/>
          <w:sz w:val="24"/>
          <w:szCs w:val="24"/>
        </w:rPr>
        <w:t xml:space="preserve"> tem algum significado? </w:t>
      </w:r>
      <w:r w:rsidR="003E41E6" w:rsidRPr="00A3036C">
        <w:rPr>
          <w:rFonts w:ascii="Times New Roman" w:hAnsi="Times New Roman" w:cs="Times New Roman"/>
          <w:sz w:val="24"/>
          <w:szCs w:val="24"/>
        </w:rPr>
        <w:t>Na minha viagem, vi que a diferença de humanos e as dezenas de raças universais e</w:t>
      </w:r>
      <w:r w:rsidR="00431E96" w:rsidRPr="00A3036C">
        <w:rPr>
          <w:rFonts w:ascii="Times New Roman" w:hAnsi="Times New Roman" w:cs="Times New Roman"/>
          <w:sz w:val="24"/>
          <w:szCs w:val="24"/>
        </w:rPr>
        <w:t xml:space="preserve">stá na cor da pele e altura. ▬ </w:t>
      </w:r>
      <w:r w:rsidR="009C2C01" w:rsidRPr="00A3036C">
        <w:rPr>
          <w:rFonts w:ascii="Times New Roman" w:hAnsi="Times New Roman" w:cs="Times New Roman"/>
          <w:sz w:val="24"/>
          <w:szCs w:val="24"/>
        </w:rPr>
        <w:t>afirma.</w:t>
      </w:r>
    </w:p>
    <w:p w14:paraId="5EC797F4" w14:textId="77777777" w:rsidR="009C2C01" w:rsidRPr="00A3036C" w:rsidRDefault="009C2C01" w:rsidP="00646913">
      <w:pPr>
        <w:spacing w:after="0"/>
        <w:jc w:val="both"/>
        <w:rPr>
          <w:rFonts w:ascii="Times New Roman" w:hAnsi="Times New Roman" w:cs="Times New Roman"/>
          <w:sz w:val="24"/>
          <w:szCs w:val="24"/>
        </w:rPr>
      </w:pPr>
    </w:p>
    <w:p w14:paraId="417220AC" w14:textId="2CB26C6C" w:rsidR="009C2C01" w:rsidRPr="00A3036C" w:rsidRDefault="009C2C01"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C458E2" w:rsidRPr="00A3036C">
        <w:rPr>
          <w:rFonts w:ascii="Times New Roman" w:hAnsi="Times New Roman" w:cs="Times New Roman"/>
          <w:sz w:val="24"/>
          <w:szCs w:val="24"/>
        </w:rPr>
        <w:t xml:space="preserve"> O </w:t>
      </w:r>
      <w:r w:rsidR="00C458E2" w:rsidRPr="0049183A">
        <w:rPr>
          <w:rFonts w:ascii="Times New Roman" w:hAnsi="Times New Roman" w:cs="Times New Roman"/>
          <w:i/>
          <w:iCs/>
          <w:sz w:val="24"/>
          <w:szCs w:val="24"/>
        </w:rPr>
        <w:t>violeta</w:t>
      </w:r>
      <w:r w:rsidR="00C458E2" w:rsidRPr="00A3036C">
        <w:rPr>
          <w:rFonts w:ascii="Times New Roman" w:hAnsi="Times New Roman" w:cs="Times New Roman"/>
          <w:sz w:val="24"/>
          <w:szCs w:val="24"/>
        </w:rPr>
        <w:t xml:space="preserve"> e o </w:t>
      </w:r>
      <w:r w:rsidR="00C458E2" w:rsidRPr="0049183A">
        <w:rPr>
          <w:rFonts w:ascii="Times New Roman" w:hAnsi="Times New Roman" w:cs="Times New Roman"/>
          <w:i/>
          <w:iCs/>
          <w:sz w:val="24"/>
          <w:szCs w:val="24"/>
        </w:rPr>
        <w:t>lilás</w:t>
      </w:r>
      <w:r w:rsidR="00C458E2" w:rsidRPr="00A3036C">
        <w:rPr>
          <w:rFonts w:ascii="Times New Roman" w:hAnsi="Times New Roman" w:cs="Times New Roman"/>
          <w:sz w:val="24"/>
          <w:szCs w:val="24"/>
        </w:rPr>
        <w:t xml:space="preserve"> significam a representatividade do casal criador</w:t>
      </w:r>
      <w:r w:rsidR="00E97560" w:rsidRPr="00A3036C">
        <w:rPr>
          <w:rFonts w:ascii="Times New Roman" w:hAnsi="Times New Roman" w:cs="Times New Roman"/>
          <w:sz w:val="24"/>
          <w:szCs w:val="24"/>
        </w:rPr>
        <w:t xml:space="preserve"> do universo</w:t>
      </w:r>
      <w:r w:rsidR="00A501EA" w:rsidRPr="00A3036C">
        <w:rPr>
          <w:rFonts w:ascii="Times New Roman" w:hAnsi="Times New Roman" w:cs="Times New Roman"/>
          <w:sz w:val="24"/>
          <w:szCs w:val="24"/>
        </w:rPr>
        <w:t xml:space="preserve"> </w:t>
      </w:r>
      <w:r w:rsidR="0082635B" w:rsidRPr="00A3036C">
        <w:rPr>
          <w:rFonts w:ascii="Times New Roman" w:hAnsi="Times New Roman" w:cs="Times New Roman"/>
          <w:sz w:val="24"/>
          <w:szCs w:val="24"/>
        </w:rPr>
        <w:t>― F</w:t>
      </w:r>
      <w:r w:rsidR="008C0197" w:rsidRPr="00A3036C">
        <w:rPr>
          <w:rFonts w:ascii="Times New Roman" w:hAnsi="Times New Roman" w:cs="Times New Roman"/>
          <w:sz w:val="24"/>
          <w:szCs w:val="24"/>
        </w:rPr>
        <w:t xml:space="preserve">értilles explicita </w:t>
      </w:r>
      <w:r w:rsidR="0082635B" w:rsidRPr="00A3036C">
        <w:rPr>
          <w:rFonts w:ascii="Times New Roman" w:hAnsi="Times New Roman" w:cs="Times New Roman"/>
          <w:sz w:val="24"/>
          <w:szCs w:val="24"/>
        </w:rPr>
        <w:t>―</w:t>
      </w:r>
      <w:r w:rsidR="003E7E0B" w:rsidRPr="00A3036C">
        <w:rPr>
          <w:rFonts w:ascii="Times New Roman" w:hAnsi="Times New Roman" w:cs="Times New Roman"/>
          <w:sz w:val="24"/>
          <w:szCs w:val="24"/>
        </w:rPr>
        <w:t xml:space="preserve"> </w:t>
      </w:r>
      <w:r w:rsidR="00721AE8" w:rsidRPr="00A3036C">
        <w:rPr>
          <w:rFonts w:ascii="Times New Roman" w:hAnsi="Times New Roman" w:cs="Times New Roman"/>
          <w:sz w:val="24"/>
          <w:szCs w:val="24"/>
        </w:rPr>
        <w:t>A</w:t>
      </w:r>
      <w:r w:rsidR="00FA5E4A" w:rsidRPr="00A3036C">
        <w:rPr>
          <w:rFonts w:ascii="Times New Roman" w:hAnsi="Times New Roman" w:cs="Times New Roman"/>
          <w:sz w:val="24"/>
          <w:szCs w:val="24"/>
        </w:rPr>
        <w:t xml:space="preserve"> represent</w:t>
      </w:r>
      <w:r w:rsidR="00721AE8" w:rsidRPr="00A3036C">
        <w:rPr>
          <w:rFonts w:ascii="Times New Roman" w:hAnsi="Times New Roman" w:cs="Times New Roman"/>
          <w:sz w:val="24"/>
          <w:szCs w:val="24"/>
        </w:rPr>
        <w:t>ação</w:t>
      </w:r>
      <w:r w:rsidR="00FA5E4A" w:rsidRPr="00A3036C">
        <w:rPr>
          <w:rFonts w:ascii="Times New Roman" w:hAnsi="Times New Roman" w:cs="Times New Roman"/>
          <w:sz w:val="24"/>
          <w:szCs w:val="24"/>
        </w:rPr>
        <w:t xml:space="preserve"> </w:t>
      </w:r>
      <w:r w:rsidR="00721AE8" w:rsidRPr="00A3036C">
        <w:rPr>
          <w:rFonts w:ascii="Times New Roman" w:hAnsi="Times New Roman" w:cs="Times New Roman"/>
          <w:sz w:val="24"/>
          <w:szCs w:val="24"/>
        </w:rPr>
        <w:t>d</w:t>
      </w:r>
      <w:r w:rsidR="00FA5E4A" w:rsidRPr="00A3036C">
        <w:rPr>
          <w:rFonts w:ascii="Times New Roman" w:hAnsi="Times New Roman" w:cs="Times New Roman"/>
          <w:sz w:val="24"/>
          <w:szCs w:val="24"/>
        </w:rPr>
        <w:t>o SEU — Soberana Energia Universal</w:t>
      </w:r>
      <w:r w:rsidR="00721AE8" w:rsidRPr="00A3036C">
        <w:rPr>
          <w:rFonts w:ascii="Times New Roman" w:hAnsi="Times New Roman" w:cs="Times New Roman"/>
          <w:sz w:val="24"/>
          <w:szCs w:val="24"/>
        </w:rPr>
        <w:t xml:space="preserve">. ▬ </w:t>
      </w:r>
      <w:r w:rsidR="00140472" w:rsidRPr="00A3036C">
        <w:rPr>
          <w:rFonts w:ascii="Times New Roman" w:hAnsi="Times New Roman" w:cs="Times New Roman"/>
          <w:sz w:val="24"/>
          <w:szCs w:val="24"/>
        </w:rPr>
        <w:t>define.</w:t>
      </w:r>
    </w:p>
    <w:p w14:paraId="39700739" w14:textId="77777777" w:rsidR="00491217" w:rsidRPr="00A3036C" w:rsidRDefault="00491217" w:rsidP="00646913">
      <w:pPr>
        <w:spacing w:after="0"/>
        <w:jc w:val="both"/>
        <w:rPr>
          <w:rFonts w:ascii="Times New Roman" w:hAnsi="Times New Roman" w:cs="Times New Roman"/>
          <w:sz w:val="24"/>
          <w:szCs w:val="24"/>
        </w:rPr>
      </w:pPr>
    </w:p>
    <w:p w14:paraId="24F6CA02" w14:textId="27DC8922" w:rsidR="00491217" w:rsidRPr="00A3036C" w:rsidRDefault="00117BF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Germano e Fértilles indicam a Lua cheia alaranjada aurada </w:t>
      </w:r>
      <w:r w:rsidR="003607D4" w:rsidRPr="00A3036C">
        <w:rPr>
          <w:rFonts w:ascii="Times New Roman" w:hAnsi="Times New Roman" w:cs="Times New Roman"/>
          <w:sz w:val="24"/>
          <w:szCs w:val="24"/>
        </w:rPr>
        <w:t xml:space="preserve">a cada metade </w:t>
      </w:r>
      <w:r w:rsidRPr="00A3036C">
        <w:rPr>
          <w:rFonts w:ascii="Times New Roman" w:hAnsi="Times New Roman" w:cs="Times New Roman"/>
          <w:sz w:val="24"/>
          <w:szCs w:val="24"/>
        </w:rPr>
        <w:t>pelas cores violeta</w:t>
      </w:r>
      <w:r w:rsidR="009B5C13" w:rsidRPr="00A3036C">
        <w:rPr>
          <w:rFonts w:ascii="Times New Roman" w:hAnsi="Times New Roman" w:cs="Times New Roman"/>
          <w:sz w:val="24"/>
          <w:szCs w:val="24"/>
        </w:rPr>
        <w:t>, masculino, e lilás, feminino</w:t>
      </w:r>
      <w:r w:rsidR="003607D4" w:rsidRPr="00A3036C">
        <w:rPr>
          <w:rFonts w:ascii="Times New Roman" w:hAnsi="Times New Roman" w:cs="Times New Roman"/>
          <w:sz w:val="24"/>
          <w:szCs w:val="24"/>
        </w:rPr>
        <w:t xml:space="preserve">. </w:t>
      </w:r>
      <w:r w:rsidR="00AB14FC" w:rsidRPr="00A3036C">
        <w:rPr>
          <w:rFonts w:ascii="Times New Roman" w:hAnsi="Times New Roman" w:cs="Times New Roman"/>
          <w:sz w:val="24"/>
          <w:szCs w:val="24"/>
        </w:rPr>
        <w:t>A proximidade de visualização do fenômeno natural é comparável</w:t>
      </w:r>
      <w:r w:rsidR="000D2A8C" w:rsidRPr="00A3036C">
        <w:rPr>
          <w:rFonts w:ascii="Times New Roman" w:hAnsi="Times New Roman" w:cs="Times New Roman"/>
          <w:sz w:val="24"/>
          <w:szCs w:val="24"/>
        </w:rPr>
        <w:t xml:space="preserve"> a sensação d</w:t>
      </w:r>
      <w:r w:rsidR="00205903" w:rsidRPr="00A3036C">
        <w:rPr>
          <w:rFonts w:ascii="Times New Roman" w:hAnsi="Times New Roman" w:cs="Times New Roman"/>
          <w:sz w:val="24"/>
          <w:szCs w:val="24"/>
        </w:rPr>
        <w:t>os casais</w:t>
      </w:r>
      <w:r w:rsidR="000D2A8C" w:rsidRPr="00A3036C">
        <w:rPr>
          <w:rFonts w:ascii="Times New Roman" w:hAnsi="Times New Roman" w:cs="Times New Roman"/>
          <w:sz w:val="24"/>
          <w:szCs w:val="24"/>
        </w:rPr>
        <w:t xml:space="preserve"> poder</w:t>
      </w:r>
      <w:r w:rsidR="00205903" w:rsidRPr="00A3036C">
        <w:rPr>
          <w:rFonts w:ascii="Times New Roman" w:hAnsi="Times New Roman" w:cs="Times New Roman"/>
          <w:sz w:val="24"/>
          <w:szCs w:val="24"/>
        </w:rPr>
        <w:t xml:space="preserve">em </w:t>
      </w:r>
      <w:r w:rsidR="00C07CFD" w:rsidRPr="00A3036C">
        <w:rPr>
          <w:rFonts w:ascii="Times New Roman" w:hAnsi="Times New Roman" w:cs="Times New Roman"/>
          <w:sz w:val="24"/>
          <w:szCs w:val="24"/>
        </w:rPr>
        <w:t>alcançá-lo</w:t>
      </w:r>
      <w:r w:rsidR="00205903" w:rsidRPr="00A3036C">
        <w:rPr>
          <w:rFonts w:ascii="Times New Roman" w:hAnsi="Times New Roman" w:cs="Times New Roman"/>
          <w:sz w:val="24"/>
          <w:szCs w:val="24"/>
        </w:rPr>
        <w:t xml:space="preserve"> com as mão</w:t>
      </w:r>
      <w:r w:rsidR="00122EF7" w:rsidRPr="00A3036C">
        <w:rPr>
          <w:rFonts w:ascii="Times New Roman" w:hAnsi="Times New Roman" w:cs="Times New Roman"/>
          <w:sz w:val="24"/>
          <w:szCs w:val="24"/>
        </w:rPr>
        <w:t>s.</w:t>
      </w:r>
    </w:p>
    <w:p w14:paraId="3414EAF8" w14:textId="1D23C57A" w:rsidR="00C07CFD" w:rsidRPr="00A3036C" w:rsidRDefault="00C07CFD"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Entreolhares</w:t>
      </w:r>
      <w:r w:rsidR="002F5609" w:rsidRPr="00A3036C">
        <w:rPr>
          <w:rFonts w:ascii="Times New Roman" w:hAnsi="Times New Roman" w:cs="Times New Roman"/>
          <w:sz w:val="24"/>
          <w:szCs w:val="24"/>
        </w:rPr>
        <w:t xml:space="preserve"> silenciados pelas ondas eletromagnéticas e emocionai</w:t>
      </w:r>
      <w:r w:rsidR="002D66FA" w:rsidRPr="00A3036C">
        <w:rPr>
          <w:rFonts w:ascii="Times New Roman" w:hAnsi="Times New Roman" w:cs="Times New Roman"/>
          <w:sz w:val="24"/>
          <w:szCs w:val="24"/>
        </w:rPr>
        <w:t>s projetadas</w:t>
      </w:r>
      <w:r w:rsidR="00586201" w:rsidRPr="00A3036C">
        <w:rPr>
          <w:rFonts w:ascii="Times New Roman" w:hAnsi="Times New Roman" w:cs="Times New Roman"/>
          <w:sz w:val="24"/>
          <w:szCs w:val="24"/>
        </w:rPr>
        <w:t xml:space="preserve"> por</w:t>
      </w:r>
      <w:r w:rsidR="00B123CC" w:rsidRPr="00A3036C">
        <w:rPr>
          <w:rFonts w:ascii="Times New Roman" w:hAnsi="Times New Roman" w:cs="Times New Roman"/>
          <w:sz w:val="24"/>
          <w:szCs w:val="24"/>
        </w:rPr>
        <w:t xml:space="preserve"> raios lunares</w:t>
      </w:r>
      <w:r w:rsidR="003C10D8" w:rsidRPr="00A3036C">
        <w:rPr>
          <w:rFonts w:ascii="Times New Roman" w:hAnsi="Times New Roman" w:cs="Times New Roman"/>
          <w:sz w:val="24"/>
          <w:szCs w:val="24"/>
        </w:rPr>
        <w:t>,</w:t>
      </w:r>
      <w:r w:rsidR="000355E8" w:rsidRPr="00A3036C">
        <w:rPr>
          <w:rFonts w:ascii="Times New Roman" w:hAnsi="Times New Roman" w:cs="Times New Roman"/>
          <w:sz w:val="24"/>
          <w:szCs w:val="24"/>
        </w:rPr>
        <w:t xml:space="preserve"> que,</w:t>
      </w:r>
      <w:r w:rsidR="00B123CC" w:rsidRPr="00A3036C">
        <w:rPr>
          <w:rFonts w:ascii="Times New Roman" w:hAnsi="Times New Roman" w:cs="Times New Roman"/>
          <w:sz w:val="24"/>
          <w:szCs w:val="24"/>
        </w:rPr>
        <w:t xml:space="preserve"> nas referidas matizes</w:t>
      </w:r>
      <w:r w:rsidR="000355E8" w:rsidRPr="00A3036C">
        <w:rPr>
          <w:rFonts w:ascii="Times New Roman" w:hAnsi="Times New Roman" w:cs="Times New Roman"/>
          <w:sz w:val="24"/>
          <w:szCs w:val="24"/>
        </w:rPr>
        <w:t>,</w:t>
      </w:r>
      <w:r w:rsidR="00586201" w:rsidRPr="00A3036C">
        <w:rPr>
          <w:rFonts w:ascii="Times New Roman" w:hAnsi="Times New Roman" w:cs="Times New Roman"/>
          <w:sz w:val="24"/>
          <w:szCs w:val="24"/>
        </w:rPr>
        <w:t xml:space="preserve"> envolvem</w:t>
      </w:r>
      <w:r w:rsidR="00003B6B" w:rsidRPr="00A3036C">
        <w:rPr>
          <w:rFonts w:ascii="Times New Roman" w:hAnsi="Times New Roman" w:cs="Times New Roman"/>
          <w:sz w:val="24"/>
          <w:szCs w:val="24"/>
        </w:rPr>
        <w:t>, mais uma vez, cilindricamente,</w:t>
      </w:r>
      <w:r w:rsidR="00586201" w:rsidRPr="00A3036C">
        <w:rPr>
          <w:rFonts w:ascii="Times New Roman" w:hAnsi="Times New Roman" w:cs="Times New Roman"/>
          <w:sz w:val="24"/>
          <w:szCs w:val="24"/>
        </w:rPr>
        <w:t xml:space="preserve"> os corpos</w:t>
      </w:r>
      <w:r w:rsidR="00003B6B" w:rsidRPr="00A3036C">
        <w:rPr>
          <w:rFonts w:ascii="Times New Roman" w:hAnsi="Times New Roman" w:cs="Times New Roman"/>
          <w:sz w:val="24"/>
          <w:szCs w:val="24"/>
        </w:rPr>
        <w:t xml:space="preserve"> de Tom </w:t>
      </w:r>
      <w:r w:rsidR="00305C9A" w:rsidRPr="00A3036C">
        <w:rPr>
          <w:rFonts w:ascii="Times New Roman" w:hAnsi="Times New Roman" w:cs="Times New Roman"/>
          <w:sz w:val="24"/>
          <w:szCs w:val="24"/>
        </w:rPr>
        <w:t>H</w:t>
      </w:r>
      <w:r w:rsidR="00003B6B" w:rsidRPr="00A3036C">
        <w:rPr>
          <w:rFonts w:ascii="Times New Roman" w:hAnsi="Times New Roman" w:cs="Times New Roman"/>
          <w:sz w:val="24"/>
          <w:szCs w:val="24"/>
        </w:rPr>
        <w:t xml:space="preserve">arrison </w:t>
      </w:r>
      <w:r w:rsidR="00305C9A" w:rsidRPr="00A3036C">
        <w:rPr>
          <w:rFonts w:ascii="Times New Roman" w:hAnsi="Times New Roman" w:cs="Times New Roman"/>
          <w:sz w:val="24"/>
          <w:szCs w:val="24"/>
        </w:rPr>
        <w:t xml:space="preserve">e </w:t>
      </w:r>
      <w:r w:rsidR="00003B6B" w:rsidRPr="00A3036C">
        <w:rPr>
          <w:rFonts w:ascii="Times New Roman" w:hAnsi="Times New Roman" w:cs="Times New Roman"/>
          <w:sz w:val="24"/>
          <w:szCs w:val="24"/>
        </w:rPr>
        <w:t>Liz</w:t>
      </w:r>
      <w:r w:rsidR="00305C9A" w:rsidRPr="00A3036C">
        <w:rPr>
          <w:rFonts w:ascii="Times New Roman" w:hAnsi="Times New Roman" w:cs="Times New Roman"/>
          <w:sz w:val="24"/>
          <w:szCs w:val="24"/>
        </w:rPr>
        <w:t xml:space="preserve"> Taylor</w:t>
      </w:r>
      <w:r w:rsidR="00966C5C" w:rsidRPr="00A3036C">
        <w:rPr>
          <w:rFonts w:ascii="Times New Roman" w:hAnsi="Times New Roman" w:cs="Times New Roman"/>
          <w:sz w:val="24"/>
          <w:szCs w:val="24"/>
        </w:rPr>
        <w:t xml:space="preserve"> e, por conseguinte todos os </w:t>
      </w:r>
      <w:r w:rsidR="001658A0" w:rsidRPr="00A3036C">
        <w:rPr>
          <w:rFonts w:ascii="Times New Roman" w:hAnsi="Times New Roman" w:cs="Times New Roman"/>
          <w:sz w:val="24"/>
          <w:szCs w:val="24"/>
        </w:rPr>
        <w:t xml:space="preserve">seus </w:t>
      </w:r>
      <w:r w:rsidR="00966C5C" w:rsidRPr="00A3036C">
        <w:rPr>
          <w:rFonts w:ascii="Times New Roman" w:hAnsi="Times New Roman" w:cs="Times New Roman"/>
          <w:sz w:val="24"/>
          <w:szCs w:val="24"/>
        </w:rPr>
        <w:t>chacras: coronariano, laringe, cardíaco, plexo solar, sexual e base.</w:t>
      </w:r>
      <w:r w:rsidR="001D3680" w:rsidRPr="00A3036C">
        <w:rPr>
          <w:rFonts w:ascii="Times New Roman" w:hAnsi="Times New Roman" w:cs="Times New Roman"/>
          <w:sz w:val="24"/>
          <w:szCs w:val="24"/>
        </w:rPr>
        <w:t xml:space="preserve"> </w:t>
      </w:r>
    </w:p>
    <w:p w14:paraId="5283C2EC" w14:textId="77777777" w:rsidR="00F41713" w:rsidRPr="00A3036C" w:rsidRDefault="00221DC6"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Os </w:t>
      </w:r>
      <w:r w:rsidR="00912E32" w:rsidRPr="00A3036C">
        <w:rPr>
          <w:rFonts w:ascii="Times New Roman" w:hAnsi="Times New Roman" w:cs="Times New Roman"/>
          <w:sz w:val="24"/>
          <w:szCs w:val="24"/>
        </w:rPr>
        <w:t>benfeitores</w:t>
      </w:r>
      <w:r w:rsidR="00A052E3" w:rsidRPr="00A3036C">
        <w:rPr>
          <w:rFonts w:ascii="Times New Roman" w:hAnsi="Times New Roman" w:cs="Times New Roman"/>
          <w:sz w:val="24"/>
          <w:szCs w:val="24"/>
        </w:rPr>
        <w:t>, Fértilles e Germano,</w:t>
      </w:r>
      <w:r w:rsidR="00912E32" w:rsidRPr="00A3036C">
        <w:rPr>
          <w:rFonts w:ascii="Times New Roman" w:hAnsi="Times New Roman" w:cs="Times New Roman"/>
          <w:sz w:val="24"/>
          <w:szCs w:val="24"/>
        </w:rPr>
        <w:t xml:space="preserve"> e beneficiados</w:t>
      </w:r>
      <w:r w:rsidR="00A052E3" w:rsidRPr="00A3036C">
        <w:rPr>
          <w:rFonts w:ascii="Times New Roman" w:hAnsi="Times New Roman" w:cs="Times New Roman"/>
          <w:sz w:val="24"/>
          <w:szCs w:val="24"/>
        </w:rPr>
        <w:t>, Liz e Tom,</w:t>
      </w:r>
      <w:r w:rsidR="00CD49B9" w:rsidRPr="00A3036C">
        <w:rPr>
          <w:rFonts w:ascii="Times New Roman" w:hAnsi="Times New Roman" w:cs="Times New Roman"/>
          <w:sz w:val="24"/>
          <w:szCs w:val="24"/>
        </w:rPr>
        <w:t xml:space="preserve"> navegam no mar de</w:t>
      </w:r>
      <w:r w:rsidR="002D521B" w:rsidRPr="00A3036C">
        <w:rPr>
          <w:rFonts w:ascii="Times New Roman" w:hAnsi="Times New Roman" w:cs="Times New Roman"/>
          <w:sz w:val="24"/>
          <w:szCs w:val="24"/>
        </w:rPr>
        <w:t xml:space="preserve"> compreensão</w:t>
      </w:r>
      <w:r w:rsidR="00CD49B9" w:rsidRPr="00A3036C">
        <w:rPr>
          <w:rFonts w:ascii="Times New Roman" w:hAnsi="Times New Roman" w:cs="Times New Roman"/>
          <w:sz w:val="24"/>
          <w:szCs w:val="24"/>
        </w:rPr>
        <w:t xml:space="preserve"> harmoni</w:t>
      </w:r>
      <w:r w:rsidR="002D521B" w:rsidRPr="00A3036C">
        <w:rPr>
          <w:rFonts w:ascii="Times New Roman" w:hAnsi="Times New Roman" w:cs="Times New Roman"/>
          <w:sz w:val="24"/>
          <w:szCs w:val="24"/>
        </w:rPr>
        <w:t>z</w:t>
      </w:r>
      <w:r w:rsidR="00CD49B9" w:rsidRPr="00A3036C">
        <w:rPr>
          <w:rFonts w:ascii="Times New Roman" w:hAnsi="Times New Roman" w:cs="Times New Roman"/>
          <w:sz w:val="24"/>
          <w:szCs w:val="24"/>
        </w:rPr>
        <w:t>a</w:t>
      </w:r>
      <w:r w:rsidR="002D521B" w:rsidRPr="00A3036C">
        <w:rPr>
          <w:rFonts w:ascii="Times New Roman" w:hAnsi="Times New Roman" w:cs="Times New Roman"/>
          <w:sz w:val="24"/>
          <w:szCs w:val="24"/>
        </w:rPr>
        <w:t>da</w:t>
      </w:r>
      <w:r w:rsidR="007425AE" w:rsidRPr="00A3036C">
        <w:rPr>
          <w:rFonts w:ascii="Times New Roman" w:hAnsi="Times New Roman" w:cs="Times New Roman"/>
          <w:sz w:val="24"/>
          <w:szCs w:val="24"/>
        </w:rPr>
        <w:t xml:space="preserve"> por questionamentos, irrelevantes, mediante</w:t>
      </w:r>
      <w:r w:rsidR="00AD180A" w:rsidRPr="00A3036C">
        <w:rPr>
          <w:rFonts w:ascii="Times New Roman" w:hAnsi="Times New Roman" w:cs="Times New Roman"/>
          <w:sz w:val="24"/>
          <w:szCs w:val="24"/>
        </w:rPr>
        <w:t xml:space="preserve"> a prova viva de </w:t>
      </w:r>
      <w:r w:rsidR="00EB3CB7" w:rsidRPr="00A3036C">
        <w:rPr>
          <w:rFonts w:ascii="Times New Roman" w:hAnsi="Times New Roman" w:cs="Times New Roman"/>
          <w:sz w:val="24"/>
          <w:szCs w:val="24"/>
        </w:rPr>
        <w:t xml:space="preserve">conexões </w:t>
      </w:r>
      <w:r w:rsidR="00406B8C" w:rsidRPr="00A3036C">
        <w:rPr>
          <w:rFonts w:ascii="Times New Roman" w:hAnsi="Times New Roman" w:cs="Times New Roman"/>
          <w:sz w:val="24"/>
          <w:szCs w:val="24"/>
        </w:rPr>
        <w:t>produzidas pelo alteamento da frequ</w:t>
      </w:r>
      <w:r w:rsidR="009330A8" w:rsidRPr="00A3036C">
        <w:rPr>
          <w:rFonts w:ascii="Times New Roman" w:hAnsi="Times New Roman" w:cs="Times New Roman"/>
          <w:sz w:val="24"/>
          <w:szCs w:val="24"/>
        </w:rPr>
        <w:t>ência vibracional</w:t>
      </w:r>
      <w:r w:rsidR="005F770B" w:rsidRPr="00A3036C">
        <w:rPr>
          <w:rFonts w:ascii="Times New Roman" w:hAnsi="Times New Roman" w:cs="Times New Roman"/>
          <w:sz w:val="24"/>
          <w:szCs w:val="24"/>
        </w:rPr>
        <w:t>, como este aconteci</w:t>
      </w:r>
      <w:r w:rsidR="000F3DBE" w:rsidRPr="00A3036C">
        <w:rPr>
          <w:rFonts w:ascii="Times New Roman" w:hAnsi="Times New Roman" w:cs="Times New Roman"/>
          <w:sz w:val="24"/>
          <w:szCs w:val="24"/>
        </w:rPr>
        <w:t>ment</w:t>
      </w:r>
      <w:r w:rsidR="005F770B" w:rsidRPr="00A3036C">
        <w:rPr>
          <w:rFonts w:ascii="Times New Roman" w:hAnsi="Times New Roman" w:cs="Times New Roman"/>
          <w:sz w:val="24"/>
          <w:szCs w:val="24"/>
        </w:rPr>
        <w:t>o, aqui e agora.</w:t>
      </w:r>
      <w:r w:rsidR="009322EE" w:rsidRPr="00A3036C">
        <w:rPr>
          <w:rFonts w:ascii="Times New Roman" w:hAnsi="Times New Roman" w:cs="Times New Roman"/>
          <w:sz w:val="24"/>
          <w:szCs w:val="24"/>
        </w:rPr>
        <w:t xml:space="preserve"> </w:t>
      </w:r>
    </w:p>
    <w:p w14:paraId="6A07C66D" w14:textId="7B333CA9" w:rsidR="009330A8" w:rsidRPr="00A3036C" w:rsidRDefault="003F0454"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H</w:t>
      </w:r>
      <w:r w:rsidR="00CD7152" w:rsidRPr="00A3036C">
        <w:rPr>
          <w:rFonts w:ascii="Times New Roman" w:hAnsi="Times New Roman" w:cs="Times New Roman"/>
          <w:sz w:val="24"/>
          <w:szCs w:val="24"/>
        </w:rPr>
        <w:t>umanos podem ser</w:t>
      </w:r>
      <w:r w:rsidR="000F451F" w:rsidRPr="00A3036C">
        <w:rPr>
          <w:rFonts w:ascii="Times New Roman" w:hAnsi="Times New Roman" w:cs="Times New Roman"/>
          <w:sz w:val="24"/>
          <w:szCs w:val="24"/>
        </w:rPr>
        <w:t xml:space="preserve"> e serão</w:t>
      </w:r>
      <w:r w:rsidR="00CD7152" w:rsidRPr="00A3036C">
        <w:rPr>
          <w:rFonts w:ascii="Times New Roman" w:hAnsi="Times New Roman" w:cs="Times New Roman"/>
          <w:sz w:val="24"/>
          <w:szCs w:val="24"/>
        </w:rPr>
        <w:t xml:space="preserve"> o que são</w:t>
      </w:r>
      <w:r w:rsidR="007230F0" w:rsidRPr="00A3036C">
        <w:rPr>
          <w:rFonts w:ascii="Times New Roman" w:hAnsi="Times New Roman" w:cs="Times New Roman"/>
          <w:sz w:val="24"/>
          <w:szCs w:val="24"/>
        </w:rPr>
        <w:t xml:space="preserve">, </w:t>
      </w:r>
      <w:r w:rsidR="00B94C50" w:rsidRPr="00A3036C">
        <w:rPr>
          <w:rFonts w:ascii="Times New Roman" w:hAnsi="Times New Roman" w:cs="Times New Roman"/>
          <w:sz w:val="24"/>
          <w:szCs w:val="24"/>
        </w:rPr>
        <w:t xml:space="preserve">quando </w:t>
      </w:r>
      <w:r w:rsidR="0020319F" w:rsidRPr="00A3036C">
        <w:rPr>
          <w:rFonts w:ascii="Times New Roman" w:hAnsi="Times New Roman" w:cs="Times New Roman"/>
          <w:sz w:val="24"/>
          <w:szCs w:val="24"/>
        </w:rPr>
        <w:t>descobri</w:t>
      </w:r>
      <w:r w:rsidR="00B94C50" w:rsidRPr="00A3036C">
        <w:rPr>
          <w:rFonts w:ascii="Times New Roman" w:hAnsi="Times New Roman" w:cs="Times New Roman"/>
          <w:sz w:val="24"/>
          <w:szCs w:val="24"/>
        </w:rPr>
        <w:t>rem</w:t>
      </w:r>
      <w:r w:rsidR="00715A77" w:rsidRPr="00A3036C">
        <w:rPr>
          <w:rFonts w:ascii="Times New Roman" w:hAnsi="Times New Roman" w:cs="Times New Roman"/>
          <w:sz w:val="24"/>
          <w:szCs w:val="24"/>
        </w:rPr>
        <w:t xml:space="preserve"> </w:t>
      </w:r>
      <w:r w:rsidR="00122D1A" w:rsidRPr="00A3036C">
        <w:rPr>
          <w:rFonts w:ascii="Times New Roman" w:hAnsi="Times New Roman" w:cs="Times New Roman"/>
          <w:sz w:val="24"/>
          <w:szCs w:val="24"/>
        </w:rPr>
        <w:t>a força divinal adormecida</w:t>
      </w:r>
      <w:r w:rsidR="009E3076" w:rsidRPr="00A3036C">
        <w:rPr>
          <w:rFonts w:ascii="Times New Roman" w:hAnsi="Times New Roman" w:cs="Times New Roman"/>
          <w:sz w:val="24"/>
          <w:szCs w:val="24"/>
        </w:rPr>
        <w:t xml:space="preserve"> no seu âmago</w:t>
      </w:r>
      <w:r w:rsidR="005F1909" w:rsidRPr="00A3036C">
        <w:rPr>
          <w:rFonts w:ascii="Times New Roman" w:hAnsi="Times New Roman" w:cs="Times New Roman"/>
          <w:sz w:val="24"/>
          <w:szCs w:val="24"/>
        </w:rPr>
        <w:t xml:space="preserve">, </w:t>
      </w:r>
      <w:r w:rsidR="0082171E" w:rsidRPr="00A3036C">
        <w:rPr>
          <w:rFonts w:ascii="Times New Roman" w:hAnsi="Times New Roman" w:cs="Times New Roman"/>
          <w:sz w:val="24"/>
          <w:szCs w:val="24"/>
        </w:rPr>
        <w:t>pronta, para</w:t>
      </w:r>
      <w:r w:rsidR="000F451F" w:rsidRPr="00A3036C">
        <w:rPr>
          <w:rFonts w:ascii="Times New Roman" w:hAnsi="Times New Roman" w:cs="Times New Roman"/>
          <w:sz w:val="24"/>
          <w:szCs w:val="24"/>
        </w:rPr>
        <w:t>,</w:t>
      </w:r>
      <w:r w:rsidR="0082171E" w:rsidRPr="00A3036C">
        <w:rPr>
          <w:rFonts w:ascii="Times New Roman" w:hAnsi="Times New Roman" w:cs="Times New Roman"/>
          <w:sz w:val="24"/>
          <w:szCs w:val="24"/>
        </w:rPr>
        <w:t xml:space="preserve"> </w:t>
      </w:r>
      <w:r w:rsidR="000F451F" w:rsidRPr="00A3036C">
        <w:rPr>
          <w:rFonts w:ascii="Times New Roman" w:hAnsi="Times New Roman" w:cs="Times New Roman"/>
          <w:sz w:val="24"/>
          <w:szCs w:val="24"/>
        </w:rPr>
        <w:t>em</w:t>
      </w:r>
      <w:r w:rsidR="00092807" w:rsidRPr="00A3036C">
        <w:rPr>
          <w:rFonts w:ascii="Times New Roman" w:hAnsi="Times New Roman" w:cs="Times New Roman"/>
          <w:sz w:val="24"/>
          <w:szCs w:val="24"/>
        </w:rPr>
        <w:t xml:space="preserve"> breve,</w:t>
      </w:r>
      <w:r w:rsidR="0082171E" w:rsidRPr="00A3036C">
        <w:rPr>
          <w:rFonts w:ascii="Times New Roman" w:hAnsi="Times New Roman" w:cs="Times New Roman"/>
          <w:sz w:val="24"/>
          <w:szCs w:val="24"/>
        </w:rPr>
        <w:t xml:space="preserve"> </w:t>
      </w:r>
      <w:r w:rsidR="0014674B" w:rsidRPr="00A3036C">
        <w:rPr>
          <w:rFonts w:ascii="Times New Roman" w:hAnsi="Times New Roman" w:cs="Times New Roman"/>
          <w:sz w:val="24"/>
          <w:szCs w:val="24"/>
        </w:rPr>
        <w:t xml:space="preserve">vivenciar o </w:t>
      </w:r>
      <w:r w:rsidR="0082171E" w:rsidRPr="00A3036C">
        <w:rPr>
          <w:rFonts w:ascii="Times New Roman" w:hAnsi="Times New Roman" w:cs="Times New Roman"/>
          <w:sz w:val="24"/>
          <w:szCs w:val="24"/>
        </w:rPr>
        <w:t>desp</w:t>
      </w:r>
      <w:r w:rsidR="00122D1A" w:rsidRPr="00A3036C">
        <w:rPr>
          <w:rFonts w:ascii="Times New Roman" w:hAnsi="Times New Roman" w:cs="Times New Roman"/>
          <w:sz w:val="24"/>
          <w:szCs w:val="24"/>
        </w:rPr>
        <w:t>erta</w:t>
      </w:r>
      <w:r w:rsidR="0082171E" w:rsidRPr="00A3036C">
        <w:rPr>
          <w:rFonts w:ascii="Times New Roman" w:hAnsi="Times New Roman" w:cs="Times New Roman"/>
          <w:sz w:val="24"/>
          <w:szCs w:val="24"/>
        </w:rPr>
        <w:t>r em massa</w:t>
      </w:r>
      <w:r w:rsidRPr="00A3036C">
        <w:rPr>
          <w:rFonts w:ascii="Times New Roman" w:hAnsi="Times New Roman" w:cs="Times New Roman"/>
          <w:sz w:val="24"/>
          <w:szCs w:val="24"/>
        </w:rPr>
        <w:t xml:space="preserve"> </w:t>
      </w:r>
      <w:r w:rsidR="009E3076" w:rsidRPr="00A3036C">
        <w:rPr>
          <w:rFonts w:ascii="Times New Roman" w:hAnsi="Times New Roman" w:cs="Times New Roman"/>
          <w:sz w:val="24"/>
          <w:szCs w:val="24"/>
        </w:rPr>
        <w:t>programado pelo SEU — Soberana Energia Universal</w:t>
      </w:r>
      <w:r w:rsidR="000E73FA" w:rsidRPr="00A3036C">
        <w:rPr>
          <w:rFonts w:ascii="Times New Roman" w:hAnsi="Times New Roman" w:cs="Times New Roman"/>
          <w:sz w:val="24"/>
          <w:szCs w:val="24"/>
        </w:rPr>
        <w:t>. A</w:t>
      </w:r>
      <w:r w:rsidR="00247F49" w:rsidRPr="00A3036C">
        <w:rPr>
          <w:rFonts w:ascii="Times New Roman" w:hAnsi="Times New Roman" w:cs="Times New Roman"/>
          <w:sz w:val="24"/>
          <w:szCs w:val="24"/>
        </w:rPr>
        <w:t xml:space="preserve"> humanidade batendo no peito</w:t>
      </w:r>
      <w:r w:rsidR="000F71B3" w:rsidRPr="00A3036C">
        <w:rPr>
          <w:rFonts w:ascii="Times New Roman" w:hAnsi="Times New Roman" w:cs="Times New Roman"/>
          <w:sz w:val="24"/>
          <w:szCs w:val="24"/>
        </w:rPr>
        <w:t xml:space="preserve"> a individualidade pela coletividade desembocada na unicidade de amor incondicional.</w:t>
      </w:r>
    </w:p>
    <w:p w14:paraId="2453C0BF" w14:textId="6F0FBBDE" w:rsidR="00CF3117" w:rsidRPr="00A3036C" w:rsidRDefault="00281260"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Casais retomam a resenha e Germano </w:t>
      </w:r>
      <w:r w:rsidR="00A87645" w:rsidRPr="00A3036C">
        <w:rPr>
          <w:rFonts w:ascii="Times New Roman" w:hAnsi="Times New Roman" w:cs="Times New Roman"/>
          <w:sz w:val="24"/>
          <w:szCs w:val="24"/>
        </w:rPr>
        <w:t>complementa a resposta de Fértilles sobre as pigmentações de seus corpos</w:t>
      </w:r>
      <w:r w:rsidR="00B30064" w:rsidRPr="00A3036C">
        <w:rPr>
          <w:rFonts w:ascii="Times New Roman" w:hAnsi="Times New Roman" w:cs="Times New Roman"/>
          <w:sz w:val="24"/>
          <w:szCs w:val="24"/>
        </w:rPr>
        <w:t xml:space="preserve"> para Tom e, por extensão a Liz Taylor.</w:t>
      </w:r>
    </w:p>
    <w:p w14:paraId="29A23D21" w14:textId="59609A2E" w:rsidR="00140472" w:rsidRPr="00A3036C" w:rsidRDefault="004C0732"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p>
    <w:p w14:paraId="0B08AA8B" w14:textId="02A15198" w:rsidR="00140472" w:rsidRPr="00A3036C" w:rsidRDefault="00140472"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96E8C" w:rsidRPr="00A3036C">
        <w:rPr>
          <w:rFonts w:ascii="Times New Roman" w:hAnsi="Times New Roman" w:cs="Times New Roman"/>
          <w:sz w:val="24"/>
          <w:szCs w:val="24"/>
        </w:rPr>
        <w:t>Os seres universais</w:t>
      </w:r>
      <w:r w:rsidR="00192BF5" w:rsidRPr="00A3036C">
        <w:rPr>
          <w:rFonts w:ascii="Times New Roman" w:hAnsi="Times New Roman" w:cs="Times New Roman"/>
          <w:sz w:val="24"/>
          <w:szCs w:val="24"/>
        </w:rPr>
        <w:t xml:space="preserve"> evoluirão até esta pigmentação</w:t>
      </w:r>
      <w:r w:rsidR="00F50C13" w:rsidRPr="00A3036C">
        <w:rPr>
          <w:rFonts w:ascii="Times New Roman" w:hAnsi="Times New Roman" w:cs="Times New Roman"/>
          <w:sz w:val="24"/>
          <w:szCs w:val="24"/>
        </w:rPr>
        <w:t xml:space="preserve"> ― Germano</w:t>
      </w:r>
      <w:r w:rsidR="001E00C7" w:rsidRPr="00A3036C">
        <w:rPr>
          <w:rFonts w:ascii="Times New Roman" w:hAnsi="Times New Roman" w:cs="Times New Roman"/>
          <w:sz w:val="24"/>
          <w:szCs w:val="24"/>
        </w:rPr>
        <w:t xml:space="preserve"> pontua </w:t>
      </w:r>
      <w:r w:rsidR="00F50C13" w:rsidRPr="00A3036C">
        <w:rPr>
          <w:rFonts w:ascii="Times New Roman" w:hAnsi="Times New Roman" w:cs="Times New Roman"/>
          <w:sz w:val="24"/>
          <w:szCs w:val="24"/>
        </w:rPr>
        <w:t>―</w:t>
      </w:r>
      <w:r w:rsidR="008A3069" w:rsidRPr="00A3036C">
        <w:rPr>
          <w:rFonts w:ascii="Times New Roman" w:hAnsi="Times New Roman" w:cs="Times New Roman"/>
          <w:sz w:val="24"/>
          <w:szCs w:val="24"/>
        </w:rPr>
        <w:t xml:space="preserve"> </w:t>
      </w:r>
      <w:r w:rsidR="001E00C7" w:rsidRPr="00A3036C">
        <w:rPr>
          <w:rFonts w:ascii="Times New Roman" w:hAnsi="Times New Roman" w:cs="Times New Roman"/>
          <w:sz w:val="24"/>
          <w:szCs w:val="24"/>
        </w:rPr>
        <w:t>Q</w:t>
      </w:r>
      <w:r w:rsidR="008A3069" w:rsidRPr="00A3036C">
        <w:rPr>
          <w:rFonts w:ascii="Times New Roman" w:hAnsi="Times New Roman" w:cs="Times New Roman"/>
          <w:sz w:val="24"/>
          <w:szCs w:val="24"/>
        </w:rPr>
        <w:t>uando estará cumprida a unicidade do amor</w:t>
      </w:r>
      <w:r w:rsidR="00F50C13" w:rsidRPr="00A3036C">
        <w:rPr>
          <w:rFonts w:ascii="Times New Roman" w:hAnsi="Times New Roman" w:cs="Times New Roman"/>
          <w:sz w:val="24"/>
          <w:szCs w:val="24"/>
        </w:rPr>
        <w:t xml:space="preserve"> </w:t>
      </w:r>
      <w:r w:rsidR="008E05EE" w:rsidRPr="00A3036C">
        <w:rPr>
          <w:rFonts w:ascii="Times New Roman" w:hAnsi="Times New Roman" w:cs="Times New Roman"/>
          <w:sz w:val="24"/>
          <w:szCs w:val="24"/>
        </w:rPr>
        <w:t>em todos os planos da Terra e d</w:t>
      </w:r>
      <w:r w:rsidR="00F50C13" w:rsidRPr="00A3036C">
        <w:rPr>
          <w:rFonts w:ascii="Times New Roman" w:hAnsi="Times New Roman" w:cs="Times New Roman"/>
          <w:sz w:val="24"/>
          <w:szCs w:val="24"/>
        </w:rPr>
        <w:t>o universo</w:t>
      </w:r>
      <w:r w:rsidR="008E05EE" w:rsidRPr="00A3036C">
        <w:rPr>
          <w:rFonts w:ascii="Times New Roman" w:hAnsi="Times New Roman" w:cs="Times New Roman"/>
          <w:sz w:val="24"/>
          <w:szCs w:val="24"/>
        </w:rPr>
        <w:t>.</w:t>
      </w:r>
      <w:r w:rsidR="00D96E8C" w:rsidRPr="00A3036C">
        <w:rPr>
          <w:rFonts w:ascii="Times New Roman" w:hAnsi="Times New Roman" w:cs="Times New Roman"/>
          <w:sz w:val="24"/>
          <w:szCs w:val="24"/>
        </w:rPr>
        <w:t xml:space="preserve"> ▬</w:t>
      </w:r>
      <w:r w:rsidR="00B12249" w:rsidRPr="00A3036C">
        <w:rPr>
          <w:rFonts w:ascii="Times New Roman" w:hAnsi="Times New Roman" w:cs="Times New Roman"/>
          <w:sz w:val="24"/>
          <w:szCs w:val="24"/>
        </w:rPr>
        <w:t xml:space="preserve"> </w:t>
      </w:r>
      <w:r w:rsidR="00B76D0D" w:rsidRPr="00A3036C">
        <w:rPr>
          <w:rFonts w:ascii="Times New Roman" w:hAnsi="Times New Roman" w:cs="Times New Roman"/>
          <w:sz w:val="24"/>
          <w:szCs w:val="24"/>
        </w:rPr>
        <w:t>convencido.</w:t>
      </w:r>
    </w:p>
    <w:p w14:paraId="54DEF08D" w14:textId="77777777" w:rsidR="00AA11CF" w:rsidRPr="00A3036C" w:rsidRDefault="00AA11CF" w:rsidP="00646913">
      <w:pPr>
        <w:spacing w:after="0"/>
        <w:jc w:val="both"/>
        <w:rPr>
          <w:rFonts w:ascii="Times New Roman" w:hAnsi="Times New Roman" w:cs="Times New Roman"/>
          <w:sz w:val="24"/>
          <w:szCs w:val="24"/>
        </w:rPr>
      </w:pPr>
    </w:p>
    <w:p w14:paraId="4D22E821" w14:textId="023B065E" w:rsidR="00AA11CF" w:rsidRPr="00A3036C" w:rsidRDefault="00AA11CF"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Os dois casais</w:t>
      </w:r>
      <w:r w:rsidR="005524D4" w:rsidRPr="00A3036C">
        <w:rPr>
          <w:rFonts w:ascii="Times New Roman" w:hAnsi="Times New Roman" w:cs="Times New Roman"/>
          <w:sz w:val="24"/>
          <w:szCs w:val="24"/>
        </w:rPr>
        <w:t>,</w:t>
      </w:r>
      <w:r w:rsidRPr="00A3036C">
        <w:rPr>
          <w:rFonts w:ascii="Times New Roman" w:hAnsi="Times New Roman" w:cs="Times New Roman"/>
          <w:sz w:val="24"/>
          <w:szCs w:val="24"/>
        </w:rPr>
        <w:t xml:space="preserve"> entre uma e outra garfada</w:t>
      </w:r>
      <w:r w:rsidR="005524D4" w:rsidRPr="00A3036C">
        <w:rPr>
          <w:rFonts w:ascii="Times New Roman" w:hAnsi="Times New Roman" w:cs="Times New Roman"/>
          <w:sz w:val="24"/>
          <w:szCs w:val="24"/>
        </w:rPr>
        <w:t xml:space="preserve"> e</w:t>
      </w:r>
      <w:r w:rsidRPr="00A3036C">
        <w:rPr>
          <w:rFonts w:ascii="Times New Roman" w:hAnsi="Times New Roman" w:cs="Times New Roman"/>
          <w:sz w:val="24"/>
          <w:szCs w:val="24"/>
        </w:rPr>
        <w:t xml:space="preserve"> </w:t>
      </w:r>
      <w:r w:rsidR="00697C24" w:rsidRPr="00A3036C">
        <w:rPr>
          <w:rFonts w:ascii="Times New Roman" w:hAnsi="Times New Roman" w:cs="Times New Roman"/>
          <w:sz w:val="24"/>
          <w:szCs w:val="24"/>
        </w:rPr>
        <w:t xml:space="preserve">goles </w:t>
      </w:r>
      <w:r w:rsidR="00D01CB4" w:rsidRPr="00A3036C">
        <w:rPr>
          <w:rFonts w:ascii="Times New Roman" w:hAnsi="Times New Roman" w:cs="Times New Roman"/>
          <w:sz w:val="24"/>
          <w:szCs w:val="24"/>
        </w:rPr>
        <w:t>de vinho</w:t>
      </w:r>
      <w:r w:rsidR="005524D4" w:rsidRPr="00A3036C">
        <w:rPr>
          <w:rFonts w:ascii="Times New Roman" w:hAnsi="Times New Roman" w:cs="Times New Roman"/>
          <w:sz w:val="24"/>
          <w:szCs w:val="24"/>
        </w:rPr>
        <w:t>, continuam a animada resenh</w:t>
      </w:r>
      <w:r w:rsidR="00545405" w:rsidRPr="00A3036C">
        <w:rPr>
          <w:rFonts w:ascii="Times New Roman" w:hAnsi="Times New Roman" w:cs="Times New Roman"/>
          <w:sz w:val="24"/>
          <w:szCs w:val="24"/>
        </w:rPr>
        <w:t>a, iluminados pela Lua chei</w:t>
      </w:r>
      <w:r w:rsidR="002171E5" w:rsidRPr="00A3036C">
        <w:rPr>
          <w:rFonts w:ascii="Times New Roman" w:hAnsi="Times New Roman" w:cs="Times New Roman"/>
          <w:sz w:val="24"/>
          <w:szCs w:val="24"/>
        </w:rPr>
        <w:t xml:space="preserve">a, alaranjada e </w:t>
      </w:r>
      <w:r w:rsidR="002171E5" w:rsidRPr="00A3036C">
        <w:rPr>
          <w:rFonts w:ascii="Times New Roman" w:hAnsi="Times New Roman" w:cs="Times New Roman"/>
          <w:i/>
          <w:iCs/>
          <w:sz w:val="24"/>
          <w:szCs w:val="24"/>
        </w:rPr>
        <w:t xml:space="preserve">aurada </w:t>
      </w:r>
      <w:r w:rsidR="002171E5" w:rsidRPr="00A3036C">
        <w:rPr>
          <w:rFonts w:ascii="Times New Roman" w:hAnsi="Times New Roman" w:cs="Times New Roman"/>
          <w:sz w:val="24"/>
          <w:szCs w:val="24"/>
        </w:rPr>
        <w:t>pelas cores violeta e lilás.</w:t>
      </w:r>
    </w:p>
    <w:p w14:paraId="3EFA2DCB" w14:textId="4804FF75" w:rsidR="007E1F54" w:rsidRPr="00A3036C" w:rsidRDefault="007E1F54"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Dúvidas </w:t>
      </w:r>
      <w:r w:rsidR="007D62ED" w:rsidRPr="00A3036C">
        <w:rPr>
          <w:rFonts w:ascii="Times New Roman" w:hAnsi="Times New Roman" w:cs="Times New Roman"/>
          <w:sz w:val="24"/>
          <w:szCs w:val="24"/>
        </w:rPr>
        <w:t>levantadas por Tom e Liz são dir</w:t>
      </w:r>
      <w:r w:rsidR="00A5411A" w:rsidRPr="00A3036C">
        <w:rPr>
          <w:rFonts w:ascii="Times New Roman" w:hAnsi="Times New Roman" w:cs="Times New Roman"/>
          <w:sz w:val="24"/>
          <w:szCs w:val="24"/>
        </w:rPr>
        <w:t>imidas pelos visitantes dimensionai</w:t>
      </w:r>
      <w:r w:rsidR="005114A5" w:rsidRPr="00A3036C">
        <w:rPr>
          <w:rFonts w:ascii="Times New Roman" w:hAnsi="Times New Roman" w:cs="Times New Roman"/>
          <w:sz w:val="24"/>
          <w:szCs w:val="24"/>
        </w:rPr>
        <w:t>s</w:t>
      </w:r>
      <w:r w:rsidR="003D0512" w:rsidRPr="00A3036C">
        <w:rPr>
          <w:rFonts w:ascii="Times New Roman" w:hAnsi="Times New Roman" w:cs="Times New Roman"/>
          <w:sz w:val="24"/>
          <w:szCs w:val="24"/>
        </w:rPr>
        <w:t>.</w:t>
      </w:r>
      <w:r w:rsidR="005114A5" w:rsidRPr="00A3036C">
        <w:rPr>
          <w:rFonts w:ascii="Times New Roman" w:hAnsi="Times New Roman" w:cs="Times New Roman"/>
          <w:sz w:val="24"/>
          <w:szCs w:val="24"/>
        </w:rPr>
        <w:t xml:space="preserve"> </w:t>
      </w:r>
      <w:r w:rsidR="003D0512" w:rsidRPr="00A3036C">
        <w:rPr>
          <w:rFonts w:ascii="Times New Roman" w:hAnsi="Times New Roman" w:cs="Times New Roman"/>
          <w:sz w:val="24"/>
          <w:szCs w:val="24"/>
        </w:rPr>
        <w:t>S</w:t>
      </w:r>
      <w:r w:rsidR="005114A5" w:rsidRPr="00A3036C">
        <w:rPr>
          <w:rFonts w:ascii="Times New Roman" w:hAnsi="Times New Roman" w:cs="Times New Roman"/>
          <w:sz w:val="24"/>
          <w:szCs w:val="24"/>
        </w:rPr>
        <w:t>eren</w:t>
      </w:r>
      <w:r w:rsidR="003D0512" w:rsidRPr="00A3036C">
        <w:rPr>
          <w:rFonts w:ascii="Times New Roman" w:hAnsi="Times New Roman" w:cs="Times New Roman"/>
          <w:sz w:val="24"/>
          <w:szCs w:val="24"/>
        </w:rPr>
        <w:t>os</w:t>
      </w:r>
      <w:r w:rsidR="005114A5" w:rsidRPr="00A3036C">
        <w:rPr>
          <w:rFonts w:ascii="Times New Roman" w:hAnsi="Times New Roman" w:cs="Times New Roman"/>
          <w:sz w:val="24"/>
          <w:szCs w:val="24"/>
        </w:rPr>
        <w:t xml:space="preserve">, mediante, tudo que acontecera </w:t>
      </w:r>
      <w:r w:rsidR="009D7D42" w:rsidRPr="00A3036C">
        <w:rPr>
          <w:rFonts w:ascii="Times New Roman" w:hAnsi="Times New Roman" w:cs="Times New Roman"/>
          <w:sz w:val="24"/>
          <w:szCs w:val="24"/>
        </w:rPr>
        <w:t xml:space="preserve">de negativo </w:t>
      </w:r>
      <w:r w:rsidR="005114A5" w:rsidRPr="00A3036C">
        <w:rPr>
          <w:rFonts w:ascii="Times New Roman" w:hAnsi="Times New Roman" w:cs="Times New Roman"/>
          <w:sz w:val="24"/>
          <w:szCs w:val="24"/>
        </w:rPr>
        <w:t>no mundo e acontece</w:t>
      </w:r>
      <w:r w:rsidR="00FF7A14" w:rsidRPr="00A3036C">
        <w:rPr>
          <w:rFonts w:ascii="Times New Roman" w:hAnsi="Times New Roman" w:cs="Times New Roman"/>
          <w:sz w:val="24"/>
          <w:szCs w:val="24"/>
        </w:rPr>
        <w:t>, em menor proporção,</w:t>
      </w:r>
      <w:r w:rsidR="005114A5" w:rsidRPr="00A3036C">
        <w:rPr>
          <w:rFonts w:ascii="Times New Roman" w:hAnsi="Times New Roman" w:cs="Times New Roman"/>
          <w:sz w:val="24"/>
          <w:szCs w:val="24"/>
        </w:rPr>
        <w:t xml:space="preserve"> até os dias atuai</w:t>
      </w:r>
      <w:r w:rsidR="00FF7A14" w:rsidRPr="00A3036C">
        <w:rPr>
          <w:rFonts w:ascii="Times New Roman" w:hAnsi="Times New Roman" w:cs="Times New Roman"/>
          <w:sz w:val="24"/>
          <w:szCs w:val="24"/>
        </w:rPr>
        <w:t>s</w:t>
      </w:r>
      <w:r w:rsidR="002C3EC3" w:rsidRPr="00A3036C">
        <w:rPr>
          <w:rFonts w:ascii="Times New Roman" w:hAnsi="Times New Roman" w:cs="Times New Roman"/>
          <w:sz w:val="24"/>
          <w:szCs w:val="24"/>
        </w:rPr>
        <w:t>.</w:t>
      </w:r>
      <w:r w:rsidR="00FF7A14" w:rsidRPr="00A3036C">
        <w:rPr>
          <w:rFonts w:ascii="Times New Roman" w:hAnsi="Times New Roman" w:cs="Times New Roman"/>
          <w:sz w:val="24"/>
          <w:szCs w:val="24"/>
        </w:rPr>
        <w:t xml:space="preserve"> </w:t>
      </w:r>
      <w:r w:rsidR="005F424E" w:rsidRPr="00A3036C">
        <w:rPr>
          <w:rFonts w:ascii="Times New Roman" w:hAnsi="Times New Roman" w:cs="Times New Roman"/>
          <w:sz w:val="24"/>
          <w:szCs w:val="24"/>
        </w:rPr>
        <w:t xml:space="preserve">Ainda pontuam </w:t>
      </w:r>
      <w:r w:rsidR="00165DE9" w:rsidRPr="00A3036C">
        <w:rPr>
          <w:rFonts w:ascii="Times New Roman" w:hAnsi="Times New Roman" w:cs="Times New Roman"/>
          <w:sz w:val="24"/>
          <w:szCs w:val="24"/>
        </w:rPr>
        <w:t xml:space="preserve">o exercício do livre arbítrio </w:t>
      </w:r>
      <w:r w:rsidR="00FF7A14" w:rsidRPr="00A3036C">
        <w:rPr>
          <w:rFonts w:ascii="Times New Roman" w:hAnsi="Times New Roman" w:cs="Times New Roman"/>
          <w:sz w:val="24"/>
          <w:szCs w:val="24"/>
        </w:rPr>
        <w:t>no que se diz respeito a manter a frequência</w:t>
      </w:r>
      <w:r w:rsidR="00E64E92" w:rsidRPr="00A3036C">
        <w:rPr>
          <w:rFonts w:ascii="Times New Roman" w:hAnsi="Times New Roman" w:cs="Times New Roman"/>
          <w:sz w:val="24"/>
          <w:szCs w:val="24"/>
        </w:rPr>
        <w:t xml:space="preserve"> baixa</w:t>
      </w:r>
      <w:r w:rsidR="00FF7A14" w:rsidRPr="00A3036C">
        <w:rPr>
          <w:rFonts w:ascii="Times New Roman" w:hAnsi="Times New Roman" w:cs="Times New Roman"/>
          <w:sz w:val="24"/>
          <w:szCs w:val="24"/>
        </w:rPr>
        <w:t xml:space="preserve"> da humanidade</w:t>
      </w:r>
      <w:r w:rsidR="0010532F" w:rsidRPr="00A3036C">
        <w:rPr>
          <w:rFonts w:ascii="Times New Roman" w:hAnsi="Times New Roman" w:cs="Times New Roman"/>
          <w:sz w:val="24"/>
          <w:szCs w:val="24"/>
        </w:rPr>
        <w:t>. E, destacam este exercício como</w:t>
      </w:r>
      <w:r w:rsidR="00E64E92" w:rsidRPr="00A3036C">
        <w:rPr>
          <w:rFonts w:ascii="Times New Roman" w:hAnsi="Times New Roman" w:cs="Times New Roman"/>
          <w:sz w:val="24"/>
          <w:szCs w:val="24"/>
        </w:rPr>
        <w:t xml:space="preserve"> facilitado</w:t>
      </w:r>
      <w:r w:rsidR="001972C1" w:rsidRPr="00A3036C">
        <w:rPr>
          <w:rFonts w:ascii="Times New Roman" w:hAnsi="Times New Roman" w:cs="Times New Roman"/>
          <w:sz w:val="24"/>
          <w:szCs w:val="24"/>
        </w:rPr>
        <w:t>r</w:t>
      </w:r>
      <w:r w:rsidR="00E64E92" w:rsidRPr="00A3036C">
        <w:rPr>
          <w:rFonts w:ascii="Times New Roman" w:hAnsi="Times New Roman" w:cs="Times New Roman"/>
          <w:sz w:val="24"/>
          <w:szCs w:val="24"/>
        </w:rPr>
        <w:t xml:space="preserve"> </w:t>
      </w:r>
      <w:r w:rsidR="001972C1" w:rsidRPr="00A3036C">
        <w:rPr>
          <w:rFonts w:ascii="Times New Roman" w:hAnsi="Times New Roman" w:cs="Times New Roman"/>
          <w:sz w:val="24"/>
          <w:szCs w:val="24"/>
        </w:rPr>
        <w:t>par</w:t>
      </w:r>
      <w:r w:rsidR="00E64E92" w:rsidRPr="00A3036C">
        <w:rPr>
          <w:rFonts w:ascii="Times New Roman" w:hAnsi="Times New Roman" w:cs="Times New Roman"/>
          <w:sz w:val="24"/>
          <w:szCs w:val="24"/>
        </w:rPr>
        <w:t>a atuação do Sistema Terra</w:t>
      </w:r>
      <w:r w:rsidR="00BC2AA4" w:rsidRPr="00A3036C">
        <w:rPr>
          <w:rFonts w:ascii="Times New Roman" w:hAnsi="Times New Roman" w:cs="Times New Roman"/>
          <w:sz w:val="24"/>
          <w:szCs w:val="24"/>
        </w:rPr>
        <w:t xml:space="preserve"> e</w:t>
      </w:r>
      <w:r w:rsidR="00B30FCE" w:rsidRPr="00A3036C">
        <w:rPr>
          <w:rFonts w:ascii="Times New Roman" w:hAnsi="Times New Roman" w:cs="Times New Roman"/>
          <w:sz w:val="24"/>
          <w:szCs w:val="24"/>
        </w:rPr>
        <w:t xml:space="preserve"> a escravidão dos </w:t>
      </w:r>
      <w:r w:rsidR="001972C1" w:rsidRPr="00A3036C">
        <w:rPr>
          <w:rFonts w:ascii="Times New Roman" w:hAnsi="Times New Roman" w:cs="Times New Roman"/>
          <w:sz w:val="24"/>
          <w:szCs w:val="24"/>
        </w:rPr>
        <w:t>próprios</w:t>
      </w:r>
      <w:r w:rsidR="00B30FCE" w:rsidRPr="00A3036C">
        <w:rPr>
          <w:rFonts w:ascii="Times New Roman" w:hAnsi="Times New Roman" w:cs="Times New Roman"/>
          <w:sz w:val="24"/>
          <w:szCs w:val="24"/>
        </w:rPr>
        <w:t xml:space="preserve"> humanos no processo reencarnatório d</w:t>
      </w:r>
      <w:r w:rsidR="008617F1" w:rsidRPr="00A3036C">
        <w:rPr>
          <w:rFonts w:ascii="Times New Roman" w:hAnsi="Times New Roman" w:cs="Times New Roman"/>
          <w:sz w:val="24"/>
          <w:szCs w:val="24"/>
        </w:rPr>
        <w:t>o planeta, enquanto</w:t>
      </w:r>
      <w:r w:rsidR="00B30FCE" w:rsidRPr="00A3036C">
        <w:rPr>
          <w:rFonts w:ascii="Times New Roman" w:hAnsi="Times New Roman" w:cs="Times New Roman"/>
          <w:sz w:val="24"/>
          <w:szCs w:val="24"/>
        </w:rPr>
        <w:t xml:space="preserve"> Matrix</w:t>
      </w:r>
      <w:r w:rsidR="004A38EC" w:rsidRPr="00A3036C">
        <w:rPr>
          <w:rFonts w:ascii="Times New Roman" w:hAnsi="Times New Roman" w:cs="Times New Roman"/>
          <w:sz w:val="24"/>
          <w:szCs w:val="24"/>
        </w:rPr>
        <w:t xml:space="preserve">, estando </w:t>
      </w:r>
      <w:r w:rsidR="004E57FC" w:rsidRPr="00A3036C">
        <w:rPr>
          <w:rFonts w:ascii="Times New Roman" w:hAnsi="Times New Roman" w:cs="Times New Roman"/>
          <w:sz w:val="24"/>
          <w:szCs w:val="24"/>
        </w:rPr>
        <w:t>entregue</w:t>
      </w:r>
      <w:r w:rsidR="001F6ADA" w:rsidRPr="00A3036C">
        <w:rPr>
          <w:rFonts w:ascii="Times New Roman" w:hAnsi="Times New Roman" w:cs="Times New Roman"/>
          <w:sz w:val="24"/>
          <w:szCs w:val="24"/>
        </w:rPr>
        <w:t>s</w:t>
      </w:r>
      <w:r w:rsidR="004E57FC" w:rsidRPr="00A3036C">
        <w:rPr>
          <w:rFonts w:ascii="Times New Roman" w:hAnsi="Times New Roman" w:cs="Times New Roman"/>
          <w:sz w:val="24"/>
          <w:szCs w:val="24"/>
        </w:rPr>
        <w:t xml:space="preserve"> a </w:t>
      </w:r>
      <w:r w:rsidR="004E57FC" w:rsidRPr="00A3036C">
        <w:rPr>
          <w:rFonts w:ascii="Times New Roman" w:hAnsi="Times New Roman" w:cs="Times New Roman"/>
          <w:i/>
          <w:iCs/>
          <w:sz w:val="24"/>
          <w:szCs w:val="24"/>
        </w:rPr>
        <w:t>tríade d</w:t>
      </w:r>
      <w:r w:rsidR="001A1111" w:rsidRPr="00A3036C">
        <w:rPr>
          <w:rFonts w:ascii="Times New Roman" w:hAnsi="Times New Roman" w:cs="Times New Roman"/>
          <w:i/>
          <w:iCs/>
          <w:sz w:val="24"/>
          <w:szCs w:val="24"/>
        </w:rPr>
        <w:t>a</w:t>
      </w:r>
      <w:r w:rsidR="004E57FC" w:rsidRPr="00A3036C">
        <w:rPr>
          <w:rFonts w:ascii="Times New Roman" w:hAnsi="Times New Roman" w:cs="Times New Roman"/>
          <w:i/>
          <w:iCs/>
          <w:sz w:val="24"/>
          <w:szCs w:val="24"/>
        </w:rPr>
        <w:t xml:space="preserve"> mal</w:t>
      </w:r>
      <w:r w:rsidR="001A1111" w:rsidRPr="00A3036C">
        <w:rPr>
          <w:rFonts w:ascii="Times New Roman" w:hAnsi="Times New Roman" w:cs="Times New Roman"/>
          <w:i/>
          <w:iCs/>
          <w:sz w:val="24"/>
          <w:szCs w:val="24"/>
        </w:rPr>
        <w:t>dade</w:t>
      </w:r>
      <w:r w:rsidR="0034004C">
        <w:rPr>
          <w:rFonts w:ascii="Times New Roman" w:hAnsi="Times New Roman" w:cs="Times New Roman"/>
          <w:i/>
          <w:iCs/>
          <w:sz w:val="24"/>
          <w:szCs w:val="24"/>
        </w:rPr>
        <w:t xml:space="preserve"> humana</w:t>
      </w:r>
      <w:r w:rsidR="004E57FC" w:rsidRPr="00A3036C">
        <w:rPr>
          <w:rFonts w:ascii="Times New Roman" w:hAnsi="Times New Roman" w:cs="Times New Roman"/>
          <w:sz w:val="24"/>
          <w:szCs w:val="24"/>
        </w:rPr>
        <w:t xml:space="preserve">: </w:t>
      </w:r>
      <w:r w:rsidR="004E57FC" w:rsidRPr="00A3036C">
        <w:rPr>
          <w:rFonts w:ascii="Times New Roman" w:hAnsi="Times New Roman" w:cs="Times New Roman"/>
          <w:i/>
          <w:iCs/>
          <w:sz w:val="24"/>
          <w:szCs w:val="24"/>
        </w:rPr>
        <w:t>ego</w:t>
      </w:r>
      <w:r w:rsidR="004E57FC" w:rsidRPr="00A3036C">
        <w:rPr>
          <w:rFonts w:ascii="Times New Roman" w:hAnsi="Times New Roman" w:cs="Times New Roman"/>
          <w:sz w:val="24"/>
          <w:szCs w:val="24"/>
        </w:rPr>
        <w:t xml:space="preserve">, </w:t>
      </w:r>
      <w:r w:rsidR="00060D02" w:rsidRPr="00A3036C">
        <w:rPr>
          <w:rFonts w:ascii="Times New Roman" w:hAnsi="Times New Roman" w:cs="Times New Roman"/>
          <w:i/>
          <w:iCs/>
          <w:sz w:val="24"/>
          <w:szCs w:val="24"/>
        </w:rPr>
        <w:t xml:space="preserve">ganância </w:t>
      </w:r>
      <w:r w:rsidR="00060D02" w:rsidRPr="00A3036C">
        <w:rPr>
          <w:rFonts w:ascii="Times New Roman" w:hAnsi="Times New Roman" w:cs="Times New Roman"/>
          <w:sz w:val="24"/>
          <w:szCs w:val="24"/>
        </w:rPr>
        <w:t xml:space="preserve">e </w:t>
      </w:r>
      <w:r w:rsidR="00060D02" w:rsidRPr="00A3036C">
        <w:rPr>
          <w:rFonts w:ascii="Times New Roman" w:hAnsi="Times New Roman" w:cs="Times New Roman"/>
          <w:i/>
          <w:iCs/>
          <w:sz w:val="24"/>
          <w:szCs w:val="24"/>
        </w:rPr>
        <w:t>medo</w:t>
      </w:r>
      <w:r w:rsidR="00060D02" w:rsidRPr="00A3036C">
        <w:rPr>
          <w:rFonts w:ascii="Times New Roman" w:hAnsi="Times New Roman" w:cs="Times New Roman"/>
          <w:sz w:val="24"/>
          <w:szCs w:val="24"/>
        </w:rPr>
        <w:t>.</w:t>
      </w:r>
    </w:p>
    <w:p w14:paraId="648A7BF9" w14:textId="7974854D" w:rsidR="00EB4E63" w:rsidRPr="00A3036C" w:rsidRDefault="007B2CA7"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Perguntas não querem calar</w:t>
      </w:r>
      <w:r w:rsidR="00D77638" w:rsidRPr="00A3036C">
        <w:rPr>
          <w:rFonts w:ascii="Times New Roman" w:hAnsi="Times New Roman" w:cs="Times New Roman"/>
          <w:sz w:val="24"/>
          <w:szCs w:val="24"/>
        </w:rPr>
        <w:t>, apesar de convicções</w:t>
      </w:r>
      <w:r w:rsidR="004B6A5E" w:rsidRPr="00A3036C">
        <w:rPr>
          <w:rFonts w:ascii="Times New Roman" w:hAnsi="Times New Roman" w:cs="Times New Roman"/>
          <w:sz w:val="24"/>
          <w:szCs w:val="24"/>
        </w:rPr>
        <w:t xml:space="preserve"> embasadas pela subjetividade</w:t>
      </w:r>
      <w:r w:rsidR="00901955" w:rsidRPr="00A3036C">
        <w:rPr>
          <w:rFonts w:ascii="Times New Roman" w:hAnsi="Times New Roman" w:cs="Times New Roman"/>
          <w:sz w:val="24"/>
          <w:szCs w:val="24"/>
        </w:rPr>
        <w:t xml:space="preserve"> de uma realidade</w:t>
      </w:r>
      <w:r w:rsidR="0043256A" w:rsidRPr="00A3036C">
        <w:rPr>
          <w:rFonts w:ascii="Times New Roman" w:hAnsi="Times New Roman" w:cs="Times New Roman"/>
          <w:sz w:val="24"/>
          <w:szCs w:val="24"/>
        </w:rPr>
        <w:t xml:space="preserve"> tão viva nos corações de Tom e Liz, como </w:t>
      </w:r>
      <w:r w:rsidR="006E33A3" w:rsidRPr="00A3036C">
        <w:rPr>
          <w:rFonts w:ascii="Times New Roman" w:hAnsi="Times New Roman" w:cs="Times New Roman"/>
          <w:sz w:val="24"/>
          <w:szCs w:val="24"/>
        </w:rPr>
        <w:t>a Lua cheia</w:t>
      </w:r>
      <w:r w:rsidR="006A6DFF" w:rsidRPr="00A3036C">
        <w:rPr>
          <w:rFonts w:ascii="Times New Roman" w:hAnsi="Times New Roman" w:cs="Times New Roman"/>
          <w:sz w:val="24"/>
          <w:szCs w:val="24"/>
        </w:rPr>
        <w:t xml:space="preserve"> não tocada pelas mãos</w:t>
      </w:r>
      <w:r w:rsidR="003707A3" w:rsidRPr="00A3036C">
        <w:rPr>
          <w:rFonts w:ascii="Times New Roman" w:hAnsi="Times New Roman" w:cs="Times New Roman"/>
          <w:sz w:val="24"/>
          <w:szCs w:val="24"/>
        </w:rPr>
        <w:t>, mas</w:t>
      </w:r>
      <w:r w:rsidR="00C015AC" w:rsidRPr="00A3036C">
        <w:rPr>
          <w:rFonts w:ascii="Times New Roman" w:hAnsi="Times New Roman" w:cs="Times New Roman"/>
          <w:sz w:val="24"/>
          <w:szCs w:val="24"/>
        </w:rPr>
        <w:t>,</w:t>
      </w:r>
      <w:r w:rsidR="003707A3" w:rsidRPr="00A3036C">
        <w:rPr>
          <w:rFonts w:ascii="Times New Roman" w:hAnsi="Times New Roman" w:cs="Times New Roman"/>
          <w:sz w:val="24"/>
          <w:szCs w:val="24"/>
        </w:rPr>
        <w:t xml:space="preserve"> sentida</w:t>
      </w:r>
      <w:r w:rsidR="00C015AC" w:rsidRPr="00A3036C">
        <w:rPr>
          <w:rFonts w:ascii="Times New Roman" w:hAnsi="Times New Roman" w:cs="Times New Roman"/>
          <w:sz w:val="24"/>
          <w:szCs w:val="24"/>
        </w:rPr>
        <w:t>,</w:t>
      </w:r>
      <w:r w:rsidR="003707A3" w:rsidRPr="00A3036C">
        <w:rPr>
          <w:rFonts w:ascii="Times New Roman" w:hAnsi="Times New Roman" w:cs="Times New Roman"/>
          <w:sz w:val="24"/>
          <w:szCs w:val="24"/>
        </w:rPr>
        <w:t xml:space="preserve"> </w:t>
      </w:r>
      <w:r w:rsidR="00C015AC" w:rsidRPr="00A3036C">
        <w:rPr>
          <w:rFonts w:ascii="Times New Roman" w:hAnsi="Times New Roman" w:cs="Times New Roman"/>
          <w:sz w:val="24"/>
          <w:szCs w:val="24"/>
        </w:rPr>
        <w:t xml:space="preserve">por </w:t>
      </w:r>
      <w:r w:rsidR="003707A3" w:rsidRPr="00A3036C">
        <w:rPr>
          <w:rFonts w:ascii="Times New Roman" w:hAnsi="Times New Roman" w:cs="Times New Roman"/>
          <w:sz w:val="24"/>
          <w:szCs w:val="24"/>
        </w:rPr>
        <w:t>ondas eletromagnéticas e emocionais</w:t>
      </w:r>
      <w:r w:rsidR="00C015AC" w:rsidRPr="00A3036C">
        <w:rPr>
          <w:rFonts w:ascii="Times New Roman" w:hAnsi="Times New Roman" w:cs="Times New Roman"/>
          <w:sz w:val="24"/>
          <w:szCs w:val="24"/>
        </w:rPr>
        <w:t>, nos seus corações.</w:t>
      </w:r>
    </w:p>
    <w:p w14:paraId="77AA80A2" w14:textId="77777777" w:rsidR="00EB4725" w:rsidRPr="00A3036C" w:rsidRDefault="00EB4725" w:rsidP="00646913">
      <w:pPr>
        <w:spacing w:after="0"/>
        <w:jc w:val="both"/>
        <w:rPr>
          <w:rFonts w:ascii="Times New Roman" w:hAnsi="Times New Roman" w:cs="Times New Roman"/>
          <w:sz w:val="24"/>
          <w:szCs w:val="24"/>
        </w:rPr>
      </w:pPr>
    </w:p>
    <w:p w14:paraId="51D91FFE" w14:textId="61103C7E" w:rsidR="00EB4725" w:rsidRPr="00A3036C" w:rsidRDefault="00157C3A"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65E95" w:rsidRPr="00A3036C">
        <w:rPr>
          <w:rFonts w:ascii="Times New Roman" w:hAnsi="Times New Roman" w:cs="Times New Roman"/>
          <w:sz w:val="24"/>
          <w:szCs w:val="24"/>
        </w:rPr>
        <w:t>Como armados pelo coração, conse</w:t>
      </w:r>
      <w:r w:rsidR="003C7EAA" w:rsidRPr="00A3036C">
        <w:rPr>
          <w:rFonts w:ascii="Times New Roman" w:hAnsi="Times New Roman" w:cs="Times New Roman"/>
          <w:sz w:val="24"/>
          <w:szCs w:val="24"/>
        </w:rPr>
        <w:t>guiremos vencer esta luta? Vendo o mundo submisso a IMSD</w:t>
      </w:r>
      <w:r w:rsidR="00AA4CF0" w:rsidRPr="00A3036C">
        <w:rPr>
          <w:rFonts w:ascii="Times New Roman" w:hAnsi="Times New Roman" w:cs="Times New Roman"/>
          <w:sz w:val="24"/>
          <w:szCs w:val="24"/>
        </w:rPr>
        <w:t xml:space="preserve"> ― Tom Harrison </w:t>
      </w:r>
      <w:r w:rsidR="00132E00" w:rsidRPr="00A3036C">
        <w:rPr>
          <w:rFonts w:ascii="Times New Roman" w:hAnsi="Times New Roman" w:cs="Times New Roman"/>
          <w:sz w:val="24"/>
          <w:szCs w:val="24"/>
        </w:rPr>
        <w:t xml:space="preserve">questiona </w:t>
      </w:r>
      <w:r w:rsidR="00AA4CF0" w:rsidRPr="00A3036C">
        <w:rPr>
          <w:rFonts w:ascii="Times New Roman" w:hAnsi="Times New Roman" w:cs="Times New Roman"/>
          <w:sz w:val="24"/>
          <w:szCs w:val="24"/>
        </w:rPr>
        <w:t>―</w:t>
      </w:r>
      <w:r w:rsidR="00E64D56" w:rsidRPr="00A3036C">
        <w:rPr>
          <w:rFonts w:ascii="Times New Roman" w:hAnsi="Times New Roman" w:cs="Times New Roman"/>
          <w:sz w:val="24"/>
          <w:szCs w:val="24"/>
        </w:rPr>
        <w:t xml:space="preserve"> E, </w:t>
      </w:r>
      <w:r w:rsidR="00E64D56" w:rsidRPr="0049183A">
        <w:rPr>
          <w:rFonts w:ascii="Times New Roman" w:hAnsi="Times New Roman" w:cs="Times New Roman"/>
          <w:b/>
          <w:bCs/>
          <w:sz w:val="24"/>
          <w:szCs w:val="24"/>
        </w:rPr>
        <w:t>a tríade da maldade humana: ego, ganância e medo</w:t>
      </w:r>
      <w:r w:rsidR="00516C55" w:rsidRPr="00A3036C">
        <w:rPr>
          <w:rFonts w:ascii="Times New Roman" w:hAnsi="Times New Roman" w:cs="Times New Roman"/>
          <w:sz w:val="24"/>
          <w:szCs w:val="24"/>
        </w:rPr>
        <w:t xml:space="preserve"> numa </w:t>
      </w:r>
      <w:r w:rsidR="00516C55" w:rsidRPr="00A3036C">
        <w:rPr>
          <w:rFonts w:ascii="Times New Roman" w:hAnsi="Times New Roman" w:cs="Times New Roman"/>
          <w:sz w:val="24"/>
          <w:szCs w:val="24"/>
        </w:rPr>
        <w:lastRenderedPageBreak/>
        <w:t>crescente</w:t>
      </w:r>
      <w:r w:rsidR="0060611D" w:rsidRPr="00A3036C">
        <w:rPr>
          <w:rFonts w:ascii="Times New Roman" w:hAnsi="Times New Roman" w:cs="Times New Roman"/>
          <w:sz w:val="24"/>
          <w:szCs w:val="24"/>
        </w:rPr>
        <w:t>, cheg</w:t>
      </w:r>
      <w:r w:rsidR="003851B4" w:rsidRPr="00A3036C">
        <w:rPr>
          <w:rFonts w:ascii="Times New Roman" w:hAnsi="Times New Roman" w:cs="Times New Roman"/>
          <w:sz w:val="24"/>
          <w:szCs w:val="24"/>
        </w:rPr>
        <w:t xml:space="preserve">o a duvidar, apesar de </w:t>
      </w:r>
      <w:r w:rsidR="006C3805" w:rsidRPr="00A3036C">
        <w:rPr>
          <w:rFonts w:ascii="Times New Roman" w:hAnsi="Times New Roman" w:cs="Times New Roman"/>
          <w:sz w:val="24"/>
          <w:szCs w:val="24"/>
        </w:rPr>
        <w:t xml:space="preserve">me sentir como um Guerreiro de Luz.▬ </w:t>
      </w:r>
      <w:r w:rsidR="00207AB2" w:rsidRPr="00A3036C">
        <w:rPr>
          <w:rFonts w:ascii="Times New Roman" w:hAnsi="Times New Roman" w:cs="Times New Roman"/>
          <w:sz w:val="24"/>
          <w:szCs w:val="24"/>
        </w:rPr>
        <w:t>contesta.</w:t>
      </w:r>
    </w:p>
    <w:p w14:paraId="240AA618" w14:textId="77777777" w:rsidR="00207AB2" w:rsidRPr="00A3036C" w:rsidRDefault="00207AB2" w:rsidP="00646913">
      <w:pPr>
        <w:spacing w:after="0"/>
        <w:jc w:val="both"/>
        <w:rPr>
          <w:rFonts w:ascii="Times New Roman" w:hAnsi="Times New Roman" w:cs="Times New Roman"/>
          <w:sz w:val="24"/>
          <w:szCs w:val="24"/>
        </w:rPr>
      </w:pPr>
    </w:p>
    <w:p w14:paraId="606E4819" w14:textId="713D9475" w:rsidR="00207AB2" w:rsidRPr="00A3036C" w:rsidRDefault="00207AB2"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57A1E" w:rsidRPr="00A3036C">
        <w:rPr>
          <w:rFonts w:ascii="Times New Roman" w:hAnsi="Times New Roman" w:cs="Times New Roman"/>
          <w:sz w:val="24"/>
          <w:szCs w:val="24"/>
        </w:rPr>
        <w:t>A sua contestação é válida</w:t>
      </w:r>
      <w:r w:rsidR="00922C3B" w:rsidRPr="00A3036C">
        <w:rPr>
          <w:rFonts w:ascii="Times New Roman" w:hAnsi="Times New Roman" w:cs="Times New Roman"/>
          <w:sz w:val="24"/>
          <w:szCs w:val="24"/>
        </w:rPr>
        <w:t>, mas insignificante no que se diz respeito</w:t>
      </w:r>
      <w:r w:rsidR="00002E2A" w:rsidRPr="00A3036C">
        <w:rPr>
          <w:rFonts w:ascii="Times New Roman" w:hAnsi="Times New Roman" w:cs="Times New Roman"/>
          <w:sz w:val="24"/>
          <w:szCs w:val="24"/>
        </w:rPr>
        <w:t xml:space="preserve"> ao </w:t>
      </w:r>
      <w:r w:rsidR="00002E2A" w:rsidRPr="00A5495A">
        <w:rPr>
          <w:rFonts w:ascii="Times New Roman" w:hAnsi="Times New Roman" w:cs="Times New Roman"/>
          <w:i/>
          <w:iCs/>
          <w:sz w:val="24"/>
          <w:szCs w:val="24"/>
        </w:rPr>
        <w:t>SEU — Soberana Energia Universal</w:t>
      </w:r>
      <w:r w:rsidR="00002E2A" w:rsidRPr="00A3036C">
        <w:rPr>
          <w:rFonts w:ascii="Times New Roman" w:hAnsi="Times New Roman" w:cs="Times New Roman"/>
          <w:sz w:val="24"/>
          <w:szCs w:val="24"/>
        </w:rPr>
        <w:t xml:space="preserve"> ―</w:t>
      </w:r>
      <w:r w:rsidR="00917BF6" w:rsidRPr="00A3036C">
        <w:rPr>
          <w:rFonts w:ascii="Times New Roman" w:hAnsi="Times New Roman" w:cs="Times New Roman"/>
          <w:sz w:val="24"/>
          <w:szCs w:val="24"/>
        </w:rPr>
        <w:t xml:space="preserve"> Fértilles alerta </w:t>
      </w:r>
      <w:r w:rsidR="00002E2A" w:rsidRPr="00A3036C">
        <w:rPr>
          <w:rFonts w:ascii="Times New Roman" w:hAnsi="Times New Roman" w:cs="Times New Roman"/>
          <w:sz w:val="24"/>
          <w:szCs w:val="24"/>
        </w:rPr>
        <w:t>―</w:t>
      </w:r>
      <w:r w:rsidR="00917BF6" w:rsidRPr="00A3036C">
        <w:rPr>
          <w:rFonts w:ascii="Times New Roman" w:hAnsi="Times New Roman" w:cs="Times New Roman"/>
          <w:sz w:val="24"/>
          <w:szCs w:val="24"/>
        </w:rPr>
        <w:t xml:space="preserve"> Os terrícolas descobrirão poderes adormecidos</w:t>
      </w:r>
      <w:r w:rsidR="00097D21" w:rsidRPr="00A3036C">
        <w:rPr>
          <w:rFonts w:ascii="Times New Roman" w:hAnsi="Times New Roman" w:cs="Times New Roman"/>
          <w:sz w:val="24"/>
          <w:szCs w:val="24"/>
        </w:rPr>
        <w:t xml:space="preserve"> e o despertar massificado</w:t>
      </w:r>
      <w:r w:rsidR="0082360C" w:rsidRPr="00A3036C">
        <w:rPr>
          <w:rFonts w:ascii="Times New Roman" w:hAnsi="Times New Roman" w:cs="Times New Roman"/>
          <w:sz w:val="24"/>
          <w:szCs w:val="24"/>
        </w:rPr>
        <w:t xml:space="preserve"> dissipará as sombra</w:t>
      </w:r>
      <w:r w:rsidR="00491C28" w:rsidRPr="00A3036C">
        <w:rPr>
          <w:rFonts w:ascii="Times New Roman" w:hAnsi="Times New Roman" w:cs="Times New Roman"/>
          <w:sz w:val="24"/>
          <w:szCs w:val="24"/>
        </w:rPr>
        <w:t>s</w:t>
      </w:r>
      <w:r w:rsidR="001D76CF" w:rsidRPr="00A3036C">
        <w:rPr>
          <w:rFonts w:ascii="Times New Roman" w:hAnsi="Times New Roman" w:cs="Times New Roman"/>
          <w:sz w:val="24"/>
          <w:szCs w:val="24"/>
        </w:rPr>
        <w:t xml:space="preserve"> e a escuridão</w:t>
      </w:r>
      <w:r w:rsidR="00E347F7" w:rsidRPr="00A3036C">
        <w:rPr>
          <w:rFonts w:ascii="Times New Roman" w:hAnsi="Times New Roman" w:cs="Times New Roman"/>
          <w:sz w:val="24"/>
          <w:szCs w:val="24"/>
        </w:rPr>
        <w:t>. ▬</w:t>
      </w:r>
      <w:r w:rsidR="006D26A8" w:rsidRPr="00A3036C">
        <w:rPr>
          <w:rFonts w:ascii="Times New Roman" w:hAnsi="Times New Roman" w:cs="Times New Roman"/>
          <w:sz w:val="24"/>
          <w:szCs w:val="24"/>
        </w:rPr>
        <w:t xml:space="preserve"> reveladora.</w:t>
      </w:r>
    </w:p>
    <w:p w14:paraId="49266C43" w14:textId="77777777" w:rsidR="006D26A8" w:rsidRPr="00A3036C" w:rsidRDefault="006D26A8" w:rsidP="00646913">
      <w:pPr>
        <w:spacing w:after="0"/>
        <w:jc w:val="both"/>
        <w:rPr>
          <w:rFonts w:ascii="Times New Roman" w:hAnsi="Times New Roman" w:cs="Times New Roman"/>
          <w:sz w:val="24"/>
          <w:szCs w:val="24"/>
        </w:rPr>
      </w:pPr>
    </w:p>
    <w:p w14:paraId="3942F4F6" w14:textId="392632B3" w:rsidR="006D26A8" w:rsidRPr="00A3036C" w:rsidRDefault="006D26A8"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C594E" w:rsidRPr="00A3036C">
        <w:rPr>
          <w:rFonts w:ascii="Times New Roman" w:hAnsi="Times New Roman" w:cs="Times New Roman"/>
          <w:sz w:val="24"/>
          <w:szCs w:val="24"/>
        </w:rPr>
        <w:t>Vocês, m</w:t>
      </w:r>
      <w:r w:rsidR="00A46F13" w:rsidRPr="00A3036C">
        <w:rPr>
          <w:rFonts w:ascii="Times New Roman" w:hAnsi="Times New Roman" w:cs="Times New Roman"/>
          <w:sz w:val="24"/>
          <w:szCs w:val="24"/>
        </w:rPr>
        <w:t>esmo</w:t>
      </w:r>
      <w:r w:rsidR="00EC594E" w:rsidRPr="00A3036C">
        <w:rPr>
          <w:rFonts w:ascii="Times New Roman" w:hAnsi="Times New Roman" w:cs="Times New Roman"/>
          <w:sz w:val="24"/>
          <w:szCs w:val="24"/>
        </w:rPr>
        <w:t>, ainda não podendo andar sobre as água</w:t>
      </w:r>
      <w:r w:rsidR="00FD5100" w:rsidRPr="00A3036C">
        <w:rPr>
          <w:rFonts w:ascii="Times New Roman" w:hAnsi="Times New Roman" w:cs="Times New Roman"/>
          <w:sz w:val="24"/>
          <w:szCs w:val="24"/>
        </w:rPr>
        <w:t xml:space="preserve">s, são dimensionais escolhidos pelo </w:t>
      </w:r>
      <w:r w:rsidR="00FD5100" w:rsidRPr="00A5495A">
        <w:rPr>
          <w:rFonts w:ascii="Times New Roman" w:hAnsi="Times New Roman" w:cs="Times New Roman"/>
          <w:i/>
          <w:iCs/>
          <w:sz w:val="24"/>
          <w:szCs w:val="24"/>
        </w:rPr>
        <w:t>SEU</w:t>
      </w:r>
      <w:r w:rsidR="00675DCC" w:rsidRPr="00A5495A">
        <w:rPr>
          <w:rFonts w:ascii="Times New Roman" w:hAnsi="Times New Roman" w:cs="Times New Roman"/>
          <w:i/>
          <w:iCs/>
          <w:sz w:val="24"/>
          <w:szCs w:val="24"/>
        </w:rPr>
        <w:t xml:space="preserve"> </w:t>
      </w:r>
      <w:r w:rsidR="00675DCC" w:rsidRPr="00A3036C">
        <w:rPr>
          <w:rFonts w:ascii="Times New Roman" w:hAnsi="Times New Roman" w:cs="Times New Roman"/>
          <w:sz w:val="24"/>
          <w:szCs w:val="24"/>
        </w:rPr>
        <w:t>― Germano</w:t>
      </w:r>
      <w:r w:rsidR="00994E12" w:rsidRPr="00A3036C">
        <w:rPr>
          <w:rFonts w:ascii="Times New Roman" w:hAnsi="Times New Roman" w:cs="Times New Roman"/>
          <w:sz w:val="24"/>
          <w:szCs w:val="24"/>
        </w:rPr>
        <w:t xml:space="preserve"> </w:t>
      </w:r>
      <w:r w:rsidR="008115AC" w:rsidRPr="00A3036C">
        <w:rPr>
          <w:rFonts w:ascii="Times New Roman" w:hAnsi="Times New Roman" w:cs="Times New Roman"/>
          <w:sz w:val="24"/>
          <w:szCs w:val="24"/>
        </w:rPr>
        <w:t xml:space="preserve">descontrai o ambiente </w:t>
      </w:r>
      <w:r w:rsidR="00675DCC" w:rsidRPr="00A3036C">
        <w:rPr>
          <w:rFonts w:ascii="Times New Roman" w:hAnsi="Times New Roman" w:cs="Times New Roman"/>
          <w:sz w:val="24"/>
          <w:szCs w:val="24"/>
        </w:rPr>
        <w:t>―</w:t>
      </w:r>
      <w:r w:rsidR="008115AC" w:rsidRPr="00A3036C">
        <w:rPr>
          <w:rFonts w:ascii="Times New Roman" w:hAnsi="Times New Roman" w:cs="Times New Roman"/>
          <w:sz w:val="24"/>
          <w:szCs w:val="24"/>
        </w:rPr>
        <w:t xml:space="preserve"> </w:t>
      </w:r>
      <w:r w:rsidR="003A6557" w:rsidRPr="00A3036C">
        <w:rPr>
          <w:rFonts w:ascii="Times New Roman" w:hAnsi="Times New Roman" w:cs="Times New Roman"/>
          <w:sz w:val="24"/>
          <w:szCs w:val="24"/>
        </w:rPr>
        <w:t xml:space="preserve">O que digo é que </w:t>
      </w:r>
      <w:r w:rsidR="003A6557" w:rsidRPr="00A3036C">
        <w:rPr>
          <w:rFonts w:ascii="Times New Roman" w:hAnsi="Times New Roman" w:cs="Times New Roman"/>
          <w:i/>
          <w:iCs/>
          <w:sz w:val="24"/>
          <w:szCs w:val="24"/>
        </w:rPr>
        <w:t>o encontro de ontem com hoje é amanhã</w:t>
      </w:r>
      <w:r w:rsidR="003A6557" w:rsidRPr="00A3036C">
        <w:rPr>
          <w:rFonts w:ascii="Times New Roman" w:hAnsi="Times New Roman" w:cs="Times New Roman"/>
          <w:sz w:val="24"/>
          <w:szCs w:val="24"/>
        </w:rPr>
        <w:t xml:space="preserve">. ▬ </w:t>
      </w:r>
      <w:r w:rsidR="008E2719" w:rsidRPr="00A3036C">
        <w:rPr>
          <w:rFonts w:ascii="Times New Roman" w:hAnsi="Times New Roman" w:cs="Times New Roman"/>
          <w:sz w:val="24"/>
          <w:szCs w:val="24"/>
        </w:rPr>
        <w:t>místico.</w:t>
      </w:r>
    </w:p>
    <w:p w14:paraId="3A5D6776" w14:textId="77777777" w:rsidR="008E2719" w:rsidRPr="00A3036C" w:rsidRDefault="008E2719" w:rsidP="00646913">
      <w:pPr>
        <w:spacing w:after="0"/>
        <w:jc w:val="both"/>
        <w:rPr>
          <w:rFonts w:ascii="Times New Roman" w:hAnsi="Times New Roman" w:cs="Times New Roman"/>
          <w:sz w:val="24"/>
          <w:szCs w:val="24"/>
        </w:rPr>
      </w:pPr>
    </w:p>
    <w:p w14:paraId="3FC0FC16" w14:textId="77777777" w:rsidR="009342A4" w:rsidRPr="00A3036C" w:rsidRDefault="008E2719"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80598" w:rsidRPr="00A3036C">
        <w:rPr>
          <w:rFonts w:ascii="Times New Roman" w:hAnsi="Times New Roman" w:cs="Times New Roman"/>
          <w:sz w:val="24"/>
          <w:szCs w:val="24"/>
        </w:rPr>
        <w:t>Te</w:t>
      </w:r>
      <w:r w:rsidR="00A30CD7" w:rsidRPr="00A3036C">
        <w:rPr>
          <w:rFonts w:ascii="Times New Roman" w:hAnsi="Times New Roman" w:cs="Times New Roman"/>
          <w:sz w:val="24"/>
          <w:szCs w:val="24"/>
        </w:rPr>
        <w:t>mos</w:t>
      </w:r>
      <w:r w:rsidR="00C80598" w:rsidRPr="00A3036C">
        <w:rPr>
          <w:rFonts w:ascii="Times New Roman" w:hAnsi="Times New Roman" w:cs="Times New Roman"/>
          <w:sz w:val="24"/>
          <w:szCs w:val="24"/>
        </w:rPr>
        <w:t xml:space="preserve"> fé e s</w:t>
      </w:r>
      <w:r w:rsidR="00A30CD7" w:rsidRPr="00A3036C">
        <w:rPr>
          <w:rFonts w:ascii="Times New Roman" w:hAnsi="Times New Roman" w:cs="Times New Roman"/>
          <w:sz w:val="24"/>
          <w:szCs w:val="24"/>
        </w:rPr>
        <w:t>en</w:t>
      </w:r>
      <w:r w:rsidR="008A1C09" w:rsidRPr="00A3036C">
        <w:rPr>
          <w:rFonts w:ascii="Times New Roman" w:hAnsi="Times New Roman" w:cs="Times New Roman"/>
          <w:sz w:val="24"/>
          <w:szCs w:val="24"/>
        </w:rPr>
        <w:t>t</w:t>
      </w:r>
      <w:r w:rsidR="00C80598" w:rsidRPr="00A3036C">
        <w:rPr>
          <w:rFonts w:ascii="Times New Roman" w:hAnsi="Times New Roman" w:cs="Times New Roman"/>
          <w:sz w:val="24"/>
          <w:szCs w:val="24"/>
        </w:rPr>
        <w:t>i</w:t>
      </w:r>
      <w:r w:rsidR="008A1C09" w:rsidRPr="00A3036C">
        <w:rPr>
          <w:rFonts w:ascii="Times New Roman" w:hAnsi="Times New Roman" w:cs="Times New Roman"/>
          <w:sz w:val="24"/>
          <w:szCs w:val="24"/>
        </w:rPr>
        <w:t>m</w:t>
      </w:r>
      <w:r w:rsidR="00C80598" w:rsidRPr="00A3036C">
        <w:rPr>
          <w:rFonts w:ascii="Times New Roman" w:hAnsi="Times New Roman" w:cs="Times New Roman"/>
          <w:sz w:val="24"/>
          <w:szCs w:val="24"/>
        </w:rPr>
        <w:t>o</w:t>
      </w:r>
      <w:r w:rsidR="008A1C09" w:rsidRPr="00A3036C">
        <w:rPr>
          <w:rFonts w:ascii="Times New Roman" w:hAnsi="Times New Roman" w:cs="Times New Roman"/>
          <w:sz w:val="24"/>
          <w:szCs w:val="24"/>
        </w:rPr>
        <w:t>s</w:t>
      </w:r>
      <w:r w:rsidR="00C80598" w:rsidRPr="00A3036C">
        <w:rPr>
          <w:rFonts w:ascii="Times New Roman" w:hAnsi="Times New Roman" w:cs="Times New Roman"/>
          <w:sz w:val="24"/>
          <w:szCs w:val="24"/>
        </w:rPr>
        <w:t xml:space="preserve"> no </w:t>
      </w:r>
      <w:r w:rsidR="008A1C09" w:rsidRPr="00A3036C">
        <w:rPr>
          <w:rFonts w:ascii="Times New Roman" w:hAnsi="Times New Roman" w:cs="Times New Roman"/>
          <w:sz w:val="24"/>
          <w:szCs w:val="24"/>
        </w:rPr>
        <w:t>nosso</w:t>
      </w:r>
      <w:r w:rsidR="00C80598" w:rsidRPr="00A3036C">
        <w:rPr>
          <w:rFonts w:ascii="Times New Roman" w:hAnsi="Times New Roman" w:cs="Times New Roman"/>
          <w:sz w:val="24"/>
          <w:szCs w:val="24"/>
        </w:rPr>
        <w:t xml:space="preserve"> coração</w:t>
      </w:r>
      <w:r w:rsidR="00A30CD7" w:rsidRPr="00A3036C">
        <w:rPr>
          <w:rFonts w:ascii="Times New Roman" w:hAnsi="Times New Roman" w:cs="Times New Roman"/>
          <w:sz w:val="24"/>
          <w:szCs w:val="24"/>
        </w:rPr>
        <w:t xml:space="preserve"> es</w:t>
      </w:r>
      <w:r w:rsidR="00851FA8" w:rsidRPr="00A3036C">
        <w:rPr>
          <w:rFonts w:ascii="Times New Roman" w:hAnsi="Times New Roman" w:cs="Times New Roman"/>
          <w:sz w:val="24"/>
          <w:szCs w:val="24"/>
        </w:rPr>
        <w:t>sa</w:t>
      </w:r>
      <w:r w:rsidR="00A30CD7" w:rsidRPr="00A3036C">
        <w:rPr>
          <w:rFonts w:ascii="Times New Roman" w:hAnsi="Times New Roman" w:cs="Times New Roman"/>
          <w:sz w:val="24"/>
          <w:szCs w:val="24"/>
        </w:rPr>
        <w:t xml:space="preserve"> energia ―</w:t>
      </w:r>
      <w:r w:rsidR="00851FA8" w:rsidRPr="00A3036C">
        <w:rPr>
          <w:rFonts w:ascii="Times New Roman" w:hAnsi="Times New Roman" w:cs="Times New Roman"/>
          <w:sz w:val="24"/>
          <w:szCs w:val="24"/>
        </w:rPr>
        <w:t xml:space="preserve"> Liz reforça o seu comprometimento e o de Tom com</w:t>
      </w:r>
      <w:r w:rsidR="007608E1" w:rsidRPr="00A3036C">
        <w:rPr>
          <w:rFonts w:ascii="Times New Roman" w:hAnsi="Times New Roman" w:cs="Times New Roman"/>
          <w:sz w:val="24"/>
          <w:szCs w:val="24"/>
        </w:rPr>
        <w:t xml:space="preserve"> o SEU </w:t>
      </w:r>
      <w:r w:rsidR="00A30CD7" w:rsidRPr="00A3036C">
        <w:rPr>
          <w:rFonts w:ascii="Times New Roman" w:hAnsi="Times New Roman" w:cs="Times New Roman"/>
          <w:sz w:val="24"/>
          <w:szCs w:val="24"/>
        </w:rPr>
        <w:t>―</w:t>
      </w:r>
      <w:r w:rsidR="007608E1" w:rsidRPr="00A3036C">
        <w:rPr>
          <w:rFonts w:ascii="Times New Roman" w:hAnsi="Times New Roman" w:cs="Times New Roman"/>
          <w:sz w:val="24"/>
          <w:szCs w:val="24"/>
        </w:rPr>
        <w:t xml:space="preserve"> Nós somos aprendize</w:t>
      </w:r>
      <w:r w:rsidR="00021EBF" w:rsidRPr="00A3036C">
        <w:rPr>
          <w:rFonts w:ascii="Times New Roman" w:hAnsi="Times New Roman" w:cs="Times New Roman"/>
          <w:sz w:val="24"/>
          <w:szCs w:val="24"/>
        </w:rPr>
        <w:t>s e queremos aprender para ensinar. ▬ humilde.</w:t>
      </w:r>
    </w:p>
    <w:p w14:paraId="7081B822" w14:textId="77777777" w:rsidR="00980DCB" w:rsidRPr="00A3036C" w:rsidRDefault="00980DCB" w:rsidP="00646913">
      <w:pPr>
        <w:spacing w:after="0"/>
        <w:jc w:val="both"/>
        <w:rPr>
          <w:rFonts w:ascii="Times New Roman" w:hAnsi="Times New Roman" w:cs="Times New Roman"/>
          <w:sz w:val="24"/>
          <w:szCs w:val="24"/>
        </w:rPr>
      </w:pPr>
    </w:p>
    <w:p w14:paraId="1E297FEE" w14:textId="671DCFDC" w:rsidR="008E2719" w:rsidRPr="00A3036C" w:rsidRDefault="00980DCB"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Realmente</w:t>
      </w:r>
      <w:r w:rsidR="005C7CED" w:rsidRPr="00A3036C">
        <w:rPr>
          <w:rFonts w:ascii="Times New Roman" w:hAnsi="Times New Roman" w:cs="Times New Roman"/>
          <w:sz w:val="24"/>
          <w:szCs w:val="24"/>
        </w:rPr>
        <w:t>, estamos usufruindo</w:t>
      </w:r>
      <w:r w:rsidR="0029211A" w:rsidRPr="00A3036C">
        <w:rPr>
          <w:rFonts w:ascii="Times New Roman" w:hAnsi="Times New Roman" w:cs="Times New Roman"/>
          <w:sz w:val="24"/>
          <w:szCs w:val="24"/>
        </w:rPr>
        <w:t xml:space="preserve"> de uma gastronomia simples e deliciosa ― Fértilles maravilhada</w:t>
      </w:r>
      <w:r w:rsidR="0069382E" w:rsidRPr="00A3036C">
        <w:rPr>
          <w:rFonts w:ascii="Times New Roman" w:hAnsi="Times New Roman" w:cs="Times New Roman"/>
          <w:sz w:val="24"/>
          <w:szCs w:val="24"/>
        </w:rPr>
        <w:t xml:space="preserve"> </w:t>
      </w:r>
      <w:r w:rsidR="0029211A" w:rsidRPr="00A3036C">
        <w:rPr>
          <w:rFonts w:ascii="Times New Roman" w:hAnsi="Times New Roman" w:cs="Times New Roman"/>
          <w:sz w:val="24"/>
          <w:szCs w:val="24"/>
        </w:rPr>
        <w:t>―</w:t>
      </w:r>
      <w:r w:rsidR="00080443" w:rsidRPr="00A3036C">
        <w:rPr>
          <w:rFonts w:ascii="Times New Roman" w:hAnsi="Times New Roman" w:cs="Times New Roman"/>
          <w:sz w:val="24"/>
          <w:szCs w:val="24"/>
        </w:rPr>
        <w:t xml:space="preserve"> </w:t>
      </w:r>
      <w:r w:rsidR="00A30CD7" w:rsidRPr="00A3036C">
        <w:rPr>
          <w:rFonts w:ascii="Times New Roman" w:hAnsi="Times New Roman" w:cs="Times New Roman"/>
          <w:sz w:val="24"/>
          <w:szCs w:val="24"/>
        </w:rPr>
        <w:t xml:space="preserve"> </w:t>
      </w:r>
      <w:r w:rsidR="0069382E" w:rsidRPr="00A3036C">
        <w:rPr>
          <w:rFonts w:ascii="Times New Roman" w:hAnsi="Times New Roman" w:cs="Times New Roman"/>
          <w:sz w:val="24"/>
          <w:szCs w:val="24"/>
        </w:rPr>
        <w:t>E, esta sobremesa</w:t>
      </w:r>
      <w:r w:rsidR="00EC6CA7" w:rsidRPr="00A3036C">
        <w:rPr>
          <w:rFonts w:ascii="Times New Roman" w:hAnsi="Times New Roman" w:cs="Times New Roman"/>
          <w:sz w:val="24"/>
          <w:szCs w:val="24"/>
        </w:rPr>
        <w:t xml:space="preserve"> é tudo. ▬ </w:t>
      </w:r>
      <w:r w:rsidR="00F279DE" w:rsidRPr="00A3036C">
        <w:rPr>
          <w:rFonts w:ascii="Times New Roman" w:hAnsi="Times New Roman" w:cs="Times New Roman"/>
          <w:sz w:val="24"/>
          <w:szCs w:val="24"/>
        </w:rPr>
        <w:t>enaltece.</w:t>
      </w:r>
    </w:p>
    <w:p w14:paraId="59D931C2" w14:textId="77777777" w:rsidR="008C314F" w:rsidRPr="00A3036C" w:rsidRDefault="008C314F" w:rsidP="00646913">
      <w:pPr>
        <w:spacing w:after="0"/>
        <w:jc w:val="both"/>
        <w:rPr>
          <w:rFonts w:ascii="Times New Roman" w:hAnsi="Times New Roman" w:cs="Times New Roman"/>
          <w:sz w:val="24"/>
          <w:szCs w:val="24"/>
        </w:rPr>
      </w:pPr>
    </w:p>
    <w:p w14:paraId="52D20FAC" w14:textId="77777777" w:rsidR="00A65607" w:rsidRPr="00A3036C" w:rsidRDefault="00A65607" w:rsidP="00A65607">
      <w:pPr>
        <w:spacing w:after="0"/>
        <w:jc w:val="both"/>
        <w:rPr>
          <w:rFonts w:ascii="Times New Roman" w:hAnsi="Times New Roman" w:cs="Times New Roman"/>
          <w:sz w:val="24"/>
          <w:szCs w:val="24"/>
        </w:rPr>
      </w:pPr>
      <w:r w:rsidRPr="00A3036C">
        <w:rPr>
          <w:rFonts w:ascii="Times New Roman" w:hAnsi="Times New Roman" w:cs="Times New Roman"/>
          <w:sz w:val="24"/>
          <w:szCs w:val="24"/>
        </w:rPr>
        <w:t>Casais satisfeitos com a refeição consumida, porém Liz ainda serve sorvete de creme com calda de chocolate, marshmallow e castanha, enquanto Tom desfaz a mesa, ajudado pelos visitantes, para colocarem os pratos, copos e talheres sujos na máquina de lavar louças.</w:t>
      </w:r>
    </w:p>
    <w:p w14:paraId="7EFD9DB7" w14:textId="77777777" w:rsidR="00490195" w:rsidRPr="00A3036C" w:rsidRDefault="00A64CAB"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Todos</w:t>
      </w:r>
      <w:r w:rsidR="000A217A" w:rsidRPr="00A3036C">
        <w:rPr>
          <w:rFonts w:ascii="Times New Roman" w:hAnsi="Times New Roman" w:cs="Times New Roman"/>
          <w:sz w:val="24"/>
          <w:szCs w:val="24"/>
        </w:rPr>
        <w:t>, ap</w:t>
      </w:r>
      <w:r w:rsidR="000F7E62" w:rsidRPr="00A3036C">
        <w:rPr>
          <w:rFonts w:ascii="Times New Roman" w:hAnsi="Times New Roman" w:cs="Times New Roman"/>
          <w:sz w:val="24"/>
          <w:szCs w:val="24"/>
        </w:rPr>
        <w:t xml:space="preserve">ós </w:t>
      </w:r>
      <w:r w:rsidR="001C0923" w:rsidRPr="00A3036C">
        <w:rPr>
          <w:rFonts w:ascii="Times New Roman" w:hAnsi="Times New Roman" w:cs="Times New Roman"/>
          <w:sz w:val="24"/>
          <w:szCs w:val="24"/>
        </w:rPr>
        <w:t>saborearem a sobremesa,</w:t>
      </w:r>
      <w:r w:rsidRPr="00A3036C">
        <w:rPr>
          <w:rFonts w:ascii="Times New Roman" w:hAnsi="Times New Roman" w:cs="Times New Roman"/>
          <w:sz w:val="24"/>
          <w:szCs w:val="24"/>
        </w:rPr>
        <w:t xml:space="preserve"> reunidos nas poltronas</w:t>
      </w:r>
      <w:r w:rsidR="001C0923" w:rsidRPr="00A3036C">
        <w:rPr>
          <w:rFonts w:ascii="Times New Roman" w:hAnsi="Times New Roman" w:cs="Times New Roman"/>
          <w:sz w:val="24"/>
          <w:szCs w:val="24"/>
        </w:rPr>
        <w:t>,</w:t>
      </w:r>
      <w:r w:rsidRPr="00A3036C">
        <w:rPr>
          <w:rFonts w:ascii="Times New Roman" w:hAnsi="Times New Roman" w:cs="Times New Roman"/>
          <w:sz w:val="24"/>
          <w:szCs w:val="24"/>
        </w:rPr>
        <w:t xml:space="preserve"> continuam bebendo</w:t>
      </w:r>
      <w:r w:rsidR="007A6199" w:rsidRPr="00A3036C">
        <w:rPr>
          <w:rFonts w:ascii="Times New Roman" w:hAnsi="Times New Roman" w:cs="Times New Roman"/>
          <w:sz w:val="24"/>
          <w:szCs w:val="24"/>
        </w:rPr>
        <w:t xml:space="preserve"> nova garrafa de vinho para, socialmente, conforme costume terráqueo</w:t>
      </w:r>
      <w:r w:rsidR="00985063" w:rsidRPr="00A3036C">
        <w:rPr>
          <w:rFonts w:ascii="Times New Roman" w:hAnsi="Times New Roman" w:cs="Times New Roman"/>
          <w:sz w:val="24"/>
          <w:szCs w:val="24"/>
        </w:rPr>
        <w:t xml:space="preserve">, </w:t>
      </w:r>
      <w:r w:rsidR="00E50F68" w:rsidRPr="00A3036C">
        <w:rPr>
          <w:rFonts w:ascii="Times New Roman" w:hAnsi="Times New Roman" w:cs="Times New Roman"/>
          <w:sz w:val="24"/>
          <w:szCs w:val="24"/>
        </w:rPr>
        <w:t>abordarem</w:t>
      </w:r>
      <w:r w:rsidR="00CC1FE3" w:rsidRPr="00A3036C">
        <w:rPr>
          <w:rFonts w:ascii="Times New Roman" w:hAnsi="Times New Roman" w:cs="Times New Roman"/>
          <w:sz w:val="24"/>
          <w:szCs w:val="24"/>
        </w:rPr>
        <w:t xml:space="preserve"> a existência human</w:t>
      </w:r>
      <w:r w:rsidR="007764F2" w:rsidRPr="00A3036C">
        <w:rPr>
          <w:rFonts w:ascii="Times New Roman" w:hAnsi="Times New Roman" w:cs="Times New Roman"/>
          <w:sz w:val="24"/>
          <w:szCs w:val="24"/>
        </w:rPr>
        <w:t xml:space="preserve">a e sua </w:t>
      </w:r>
      <w:r w:rsidR="007764F2" w:rsidRPr="00A3036C">
        <w:rPr>
          <w:rFonts w:ascii="Times New Roman" w:hAnsi="Times New Roman" w:cs="Times New Roman"/>
          <w:sz w:val="24"/>
          <w:szCs w:val="24"/>
        </w:rPr>
        <w:lastRenderedPageBreak/>
        <w:t>vocação, a ser descoberta pelos terrícolas</w:t>
      </w:r>
      <w:r w:rsidR="00726FE1" w:rsidRPr="00A3036C">
        <w:rPr>
          <w:rFonts w:ascii="Times New Roman" w:hAnsi="Times New Roman" w:cs="Times New Roman"/>
          <w:sz w:val="24"/>
          <w:szCs w:val="24"/>
        </w:rPr>
        <w:t xml:space="preserve"> </w:t>
      </w:r>
      <w:r w:rsidR="00237568" w:rsidRPr="00A3036C">
        <w:rPr>
          <w:rFonts w:ascii="Times New Roman" w:hAnsi="Times New Roman" w:cs="Times New Roman"/>
          <w:sz w:val="24"/>
          <w:szCs w:val="24"/>
        </w:rPr>
        <w:t>para expressar</w:t>
      </w:r>
      <w:r w:rsidR="007D3C29" w:rsidRPr="00A3036C">
        <w:rPr>
          <w:rFonts w:ascii="Times New Roman" w:hAnsi="Times New Roman" w:cs="Times New Roman"/>
          <w:sz w:val="24"/>
          <w:szCs w:val="24"/>
        </w:rPr>
        <w:t>em</w:t>
      </w:r>
      <w:r w:rsidR="00237568" w:rsidRPr="00A3036C">
        <w:rPr>
          <w:rFonts w:ascii="Times New Roman" w:hAnsi="Times New Roman" w:cs="Times New Roman"/>
          <w:sz w:val="24"/>
          <w:szCs w:val="24"/>
        </w:rPr>
        <w:t xml:space="preserve"> seu amor incondicional a tudo e a todos</w:t>
      </w:r>
      <w:r w:rsidR="00AC7D52" w:rsidRPr="00A3036C">
        <w:rPr>
          <w:rFonts w:ascii="Times New Roman" w:hAnsi="Times New Roman" w:cs="Times New Roman"/>
          <w:sz w:val="24"/>
          <w:szCs w:val="24"/>
        </w:rPr>
        <w:t>.</w:t>
      </w:r>
      <w:r w:rsidR="00954A1A" w:rsidRPr="00A3036C">
        <w:rPr>
          <w:rFonts w:ascii="Times New Roman" w:hAnsi="Times New Roman" w:cs="Times New Roman"/>
          <w:sz w:val="24"/>
          <w:szCs w:val="24"/>
        </w:rPr>
        <w:t xml:space="preserve"> </w:t>
      </w:r>
    </w:p>
    <w:p w14:paraId="29D03EE8" w14:textId="7A40E461" w:rsidR="008C314F" w:rsidRPr="00A3036C" w:rsidRDefault="001D77BE"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A</w:t>
      </w:r>
      <w:r w:rsidR="00954A1A" w:rsidRPr="00A3036C">
        <w:rPr>
          <w:rFonts w:ascii="Times New Roman" w:hAnsi="Times New Roman" w:cs="Times New Roman"/>
          <w:sz w:val="24"/>
          <w:szCs w:val="24"/>
        </w:rPr>
        <w:t xml:space="preserve"> premissa filos</w:t>
      </w:r>
      <w:r w:rsidRPr="00A3036C">
        <w:rPr>
          <w:rFonts w:ascii="Times New Roman" w:hAnsi="Times New Roman" w:cs="Times New Roman"/>
          <w:sz w:val="24"/>
          <w:szCs w:val="24"/>
        </w:rPr>
        <w:t>ó</w:t>
      </w:r>
      <w:r w:rsidR="00954A1A" w:rsidRPr="00A3036C">
        <w:rPr>
          <w:rFonts w:ascii="Times New Roman" w:hAnsi="Times New Roman" w:cs="Times New Roman"/>
          <w:sz w:val="24"/>
          <w:szCs w:val="24"/>
        </w:rPr>
        <w:t>fi</w:t>
      </w:r>
      <w:r w:rsidRPr="00A3036C">
        <w:rPr>
          <w:rFonts w:ascii="Times New Roman" w:hAnsi="Times New Roman" w:cs="Times New Roman"/>
          <w:sz w:val="24"/>
          <w:szCs w:val="24"/>
        </w:rPr>
        <w:t>c</w:t>
      </w:r>
      <w:r w:rsidR="00954A1A" w:rsidRPr="00A3036C">
        <w:rPr>
          <w:rFonts w:ascii="Times New Roman" w:hAnsi="Times New Roman" w:cs="Times New Roman"/>
          <w:sz w:val="24"/>
          <w:szCs w:val="24"/>
        </w:rPr>
        <w:t xml:space="preserve">a evoluída de Harrison, Taylor e Agregados: a minha raça </w:t>
      </w:r>
      <w:r w:rsidR="00513F4E" w:rsidRPr="00A3036C">
        <w:rPr>
          <w:rFonts w:ascii="Times New Roman" w:hAnsi="Times New Roman" w:cs="Times New Roman"/>
          <w:sz w:val="24"/>
          <w:szCs w:val="24"/>
        </w:rPr>
        <w:t>humana é universal...</w:t>
      </w:r>
      <w:r w:rsidR="00987FC8" w:rsidRPr="00A3036C">
        <w:rPr>
          <w:rFonts w:ascii="Times New Roman" w:hAnsi="Times New Roman" w:cs="Times New Roman"/>
          <w:sz w:val="24"/>
          <w:szCs w:val="24"/>
        </w:rPr>
        <w:t xml:space="preserve"> o meu sexo é o amor... a minha religião é a consciência... todos os homens são iguais</w:t>
      </w:r>
      <w:r w:rsidR="0027517A" w:rsidRPr="00A3036C">
        <w:rPr>
          <w:rFonts w:ascii="Times New Roman" w:hAnsi="Times New Roman" w:cs="Times New Roman"/>
          <w:sz w:val="24"/>
          <w:szCs w:val="24"/>
        </w:rPr>
        <w:t>, afina-se</w:t>
      </w:r>
      <w:r w:rsidR="00045413" w:rsidRPr="00A3036C">
        <w:rPr>
          <w:rFonts w:ascii="Times New Roman" w:hAnsi="Times New Roman" w:cs="Times New Roman"/>
          <w:sz w:val="24"/>
          <w:szCs w:val="24"/>
        </w:rPr>
        <w:t xml:space="preserve"> à evolução multidimensional vivenciada p</w:t>
      </w:r>
      <w:r w:rsidR="006803FA" w:rsidRPr="00A3036C">
        <w:rPr>
          <w:rFonts w:ascii="Times New Roman" w:hAnsi="Times New Roman" w:cs="Times New Roman"/>
          <w:sz w:val="24"/>
          <w:szCs w:val="24"/>
        </w:rPr>
        <w:t>or Germano e Fértilles</w:t>
      </w:r>
      <w:r w:rsidR="00987FC8" w:rsidRPr="00A3036C">
        <w:rPr>
          <w:rFonts w:ascii="Times New Roman" w:hAnsi="Times New Roman" w:cs="Times New Roman"/>
          <w:sz w:val="24"/>
          <w:szCs w:val="24"/>
        </w:rPr>
        <w:t>.</w:t>
      </w:r>
      <w:r w:rsidR="005A5667" w:rsidRPr="00A3036C">
        <w:rPr>
          <w:rFonts w:ascii="Times New Roman" w:hAnsi="Times New Roman" w:cs="Times New Roman"/>
          <w:sz w:val="24"/>
          <w:szCs w:val="24"/>
        </w:rPr>
        <w:t xml:space="preserve"> A curiosidade aguçada</w:t>
      </w:r>
      <w:r w:rsidR="0090663E" w:rsidRPr="00A3036C">
        <w:rPr>
          <w:rFonts w:ascii="Times New Roman" w:hAnsi="Times New Roman" w:cs="Times New Roman"/>
          <w:sz w:val="24"/>
          <w:szCs w:val="24"/>
        </w:rPr>
        <w:t>, sentindo-se mais íntima, neste momento, submete</w:t>
      </w:r>
      <w:r w:rsidR="00B01A89" w:rsidRPr="00A3036C">
        <w:rPr>
          <w:rFonts w:ascii="Times New Roman" w:hAnsi="Times New Roman" w:cs="Times New Roman"/>
          <w:sz w:val="24"/>
          <w:szCs w:val="24"/>
        </w:rPr>
        <w:t xml:space="preserve"> os dimensionais a novas questões</w:t>
      </w:r>
      <w:r w:rsidR="0016342B" w:rsidRPr="00A3036C">
        <w:rPr>
          <w:rFonts w:ascii="Times New Roman" w:hAnsi="Times New Roman" w:cs="Times New Roman"/>
          <w:sz w:val="24"/>
          <w:szCs w:val="24"/>
        </w:rPr>
        <w:t xml:space="preserve">, naturais, mesmo para os despertos, sobre a </w:t>
      </w:r>
      <w:bookmarkStart w:id="7" w:name="_Hlk177998321"/>
      <w:r w:rsidR="0016342B" w:rsidRPr="00A3036C">
        <w:rPr>
          <w:rFonts w:ascii="Times New Roman" w:hAnsi="Times New Roman" w:cs="Times New Roman"/>
          <w:i/>
          <w:iCs/>
          <w:sz w:val="24"/>
          <w:szCs w:val="24"/>
        </w:rPr>
        <w:t>tríade d</w:t>
      </w:r>
      <w:r w:rsidR="00094D30">
        <w:rPr>
          <w:rFonts w:ascii="Times New Roman" w:hAnsi="Times New Roman" w:cs="Times New Roman"/>
          <w:i/>
          <w:iCs/>
          <w:sz w:val="24"/>
          <w:szCs w:val="24"/>
        </w:rPr>
        <w:t>a</w:t>
      </w:r>
      <w:r w:rsidR="0016342B" w:rsidRPr="00A3036C">
        <w:rPr>
          <w:rFonts w:ascii="Times New Roman" w:hAnsi="Times New Roman" w:cs="Times New Roman"/>
          <w:i/>
          <w:iCs/>
          <w:sz w:val="24"/>
          <w:szCs w:val="24"/>
        </w:rPr>
        <w:t xml:space="preserve"> ma</w:t>
      </w:r>
      <w:r w:rsidR="00094D30">
        <w:rPr>
          <w:rFonts w:ascii="Times New Roman" w:hAnsi="Times New Roman" w:cs="Times New Roman"/>
          <w:i/>
          <w:iCs/>
          <w:sz w:val="24"/>
          <w:szCs w:val="24"/>
        </w:rPr>
        <w:t>dade humana</w:t>
      </w:r>
      <w:r w:rsidR="0016342B" w:rsidRPr="00A3036C">
        <w:rPr>
          <w:rFonts w:ascii="Times New Roman" w:hAnsi="Times New Roman" w:cs="Times New Roman"/>
          <w:i/>
          <w:iCs/>
          <w:sz w:val="24"/>
          <w:szCs w:val="24"/>
        </w:rPr>
        <w:t>l</w:t>
      </w:r>
      <w:r w:rsidR="0016342B" w:rsidRPr="00A3036C">
        <w:rPr>
          <w:rFonts w:ascii="Times New Roman" w:hAnsi="Times New Roman" w:cs="Times New Roman"/>
          <w:sz w:val="24"/>
          <w:szCs w:val="24"/>
        </w:rPr>
        <w:t xml:space="preserve">: </w:t>
      </w:r>
      <w:r w:rsidR="0016342B" w:rsidRPr="00A3036C">
        <w:rPr>
          <w:rFonts w:ascii="Times New Roman" w:hAnsi="Times New Roman" w:cs="Times New Roman"/>
          <w:i/>
          <w:iCs/>
          <w:sz w:val="24"/>
          <w:szCs w:val="24"/>
        </w:rPr>
        <w:t>ego</w:t>
      </w:r>
      <w:r w:rsidR="00C367A5" w:rsidRPr="00A3036C">
        <w:rPr>
          <w:rFonts w:ascii="Times New Roman" w:hAnsi="Times New Roman" w:cs="Times New Roman"/>
          <w:sz w:val="24"/>
          <w:szCs w:val="24"/>
        </w:rPr>
        <w:t>,</w:t>
      </w:r>
      <w:r w:rsidR="00C367A5" w:rsidRPr="00A3036C">
        <w:rPr>
          <w:rFonts w:ascii="Times New Roman" w:hAnsi="Times New Roman" w:cs="Times New Roman"/>
          <w:i/>
          <w:iCs/>
          <w:sz w:val="24"/>
          <w:szCs w:val="24"/>
        </w:rPr>
        <w:t xml:space="preserve"> ganância </w:t>
      </w:r>
      <w:r w:rsidR="00C367A5" w:rsidRPr="00A3036C">
        <w:rPr>
          <w:rFonts w:ascii="Times New Roman" w:hAnsi="Times New Roman" w:cs="Times New Roman"/>
          <w:sz w:val="24"/>
          <w:szCs w:val="24"/>
        </w:rPr>
        <w:t xml:space="preserve">e </w:t>
      </w:r>
      <w:r w:rsidR="00C367A5" w:rsidRPr="00A3036C">
        <w:rPr>
          <w:rFonts w:ascii="Times New Roman" w:hAnsi="Times New Roman" w:cs="Times New Roman"/>
          <w:i/>
          <w:iCs/>
          <w:sz w:val="24"/>
          <w:szCs w:val="24"/>
        </w:rPr>
        <w:t>medo</w:t>
      </w:r>
      <w:r w:rsidR="00C367A5" w:rsidRPr="00A3036C">
        <w:rPr>
          <w:rFonts w:ascii="Times New Roman" w:hAnsi="Times New Roman" w:cs="Times New Roman"/>
          <w:sz w:val="24"/>
          <w:szCs w:val="24"/>
        </w:rPr>
        <w:t>.</w:t>
      </w:r>
    </w:p>
    <w:bookmarkEnd w:id="7"/>
    <w:p w14:paraId="3FC47A3F" w14:textId="77777777" w:rsidR="00F15451" w:rsidRPr="00A3036C" w:rsidRDefault="00F15451" w:rsidP="00646913">
      <w:pPr>
        <w:spacing w:after="0"/>
        <w:jc w:val="both"/>
        <w:rPr>
          <w:rFonts w:ascii="Times New Roman" w:hAnsi="Times New Roman" w:cs="Times New Roman"/>
          <w:sz w:val="24"/>
          <w:szCs w:val="24"/>
        </w:rPr>
      </w:pPr>
    </w:p>
    <w:p w14:paraId="0178533A" w14:textId="77777777" w:rsidR="00E06B67" w:rsidRPr="00A3036C" w:rsidRDefault="00F15451"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320D5" w:rsidRPr="00A3036C">
        <w:rPr>
          <w:rFonts w:ascii="Times New Roman" w:hAnsi="Times New Roman" w:cs="Times New Roman"/>
          <w:sz w:val="24"/>
          <w:szCs w:val="24"/>
        </w:rPr>
        <w:t xml:space="preserve">Não quero ser o </w:t>
      </w:r>
      <w:r w:rsidR="0016402C" w:rsidRPr="00A3036C">
        <w:rPr>
          <w:rFonts w:ascii="Times New Roman" w:hAnsi="Times New Roman" w:cs="Times New Roman"/>
          <w:i/>
          <w:iCs/>
          <w:sz w:val="24"/>
          <w:szCs w:val="24"/>
        </w:rPr>
        <w:t>advogado do diabo</w:t>
      </w:r>
      <w:r w:rsidR="0016402C" w:rsidRPr="00A3036C">
        <w:rPr>
          <w:rFonts w:ascii="Times New Roman" w:hAnsi="Times New Roman" w:cs="Times New Roman"/>
          <w:sz w:val="24"/>
          <w:szCs w:val="24"/>
        </w:rPr>
        <w:t>, mas</w:t>
      </w:r>
      <w:r w:rsidR="005B0863" w:rsidRPr="00A3036C">
        <w:rPr>
          <w:rFonts w:ascii="Times New Roman" w:hAnsi="Times New Roman" w:cs="Times New Roman"/>
          <w:sz w:val="24"/>
          <w:szCs w:val="24"/>
        </w:rPr>
        <w:t xml:space="preserve"> este mesmo livre arbítrio não pode frustrar</w:t>
      </w:r>
      <w:r w:rsidR="00AA2707" w:rsidRPr="00A3036C">
        <w:rPr>
          <w:rFonts w:ascii="Times New Roman" w:hAnsi="Times New Roman" w:cs="Times New Roman"/>
          <w:sz w:val="24"/>
          <w:szCs w:val="24"/>
        </w:rPr>
        <w:t xml:space="preserve"> o planejado pelo SEU? </w:t>
      </w:r>
      <w:r w:rsidR="00D75E39" w:rsidRPr="00A3036C">
        <w:rPr>
          <w:rFonts w:ascii="Times New Roman" w:hAnsi="Times New Roman" w:cs="Times New Roman"/>
          <w:sz w:val="24"/>
          <w:szCs w:val="24"/>
        </w:rPr>
        <w:t xml:space="preserve">O ser humano é </w:t>
      </w:r>
      <w:r w:rsidR="00D75E39" w:rsidRPr="00A3036C">
        <w:rPr>
          <w:rFonts w:ascii="Times New Roman" w:hAnsi="Times New Roman" w:cs="Times New Roman"/>
          <w:i/>
          <w:iCs/>
          <w:sz w:val="24"/>
          <w:szCs w:val="24"/>
        </w:rPr>
        <w:t>uma caixinha de surpresas</w:t>
      </w:r>
      <w:r w:rsidR="00C22EA1" w:rsidRPr="00A3036C">
        <w:rPr>
          <w:rFonts w:ascii="Times New Roman" w:hAnsi="Times New Roman" w:cs="Times New Roman"/>
          <w:i/>
          <w:iCs/>
          <w:sz w:val="24"/>
          <w:szCs w:val="24"/>
        </w:rPr>
        <w:t xml:space="preserve"> </w:t>
      </w:r>
      <w:r w:rsidR="00C22EA1" w:rsidRPr="00A3036C">
        <w:rPr>
          <w:rFonts w:ascii="Times New Roman" w:hAnsi="Times New Roman" w:cs="Times New Roman"/>
          <w:sz w:val="24"/>
          <w:szCs w:val="24"/>
        </w:rPr>
        <w:t xml:space="preserve">― Tom </w:t>
      </w:r>
      <w:r w:rsidR="002C2221" w:rsidRPr="00A3036C">
        <w:rPr>
          <w:rFonts w:ascii="Times New Roman" w:hAnsi="Times New Roman" w:cs="Times New Roman"/>
          <w:sz w:val="24"/>
          <w:szCs w:val="24"/>
        </w:rPr>
        <w:t xml:space="preserve">justifica sua dúvida </w:t>
      </w:r>
      <w:r w:rsidR="00C22EA1" w:rsidRPr="00A3036C">
        <w:rPr>
          <w:rFonts w:ascii="Times New Roman" w:hAnsi="Times New Roman" w:cs="Times New Roman"/>
          <w:sz w:val="24"/>
          <w:szCs w:val="24"/>
        </w:rPr>
        <w:t>―</w:t>
      </w:r>
      <w:r w:rsidR="002260C3" w:rsidRPr="00A3036C">
        <w:rPr>
          <w:rFonts w:ascii="Times New Roman" w:hAnsi="Times New Roman" w:cs="Times New Roman"/>
          <w:sz w:val="24"/>
          <w:szCs w:val="24"/>
        </w:rPr>
        <w:t xml:space="preserve"> </w:t>
      </w:r>
      <w:r w:rsidR="00E813BE" w:rsidRPr="00A3036C">
        <w:rPr>
          <w:rFonts w:ascii="Times New Roman" w:hAnsi="Times New Roman" w:cs="Times New Roman"/>
          <w:sz w:val="24"/>
          <w:szCs w:val="24"/>
        </w:rPr>
        <w:t>Não podemos desconsiderar a colonização do SPA — Supremo Poder Anônimo.</w:t>
      </w:r>
    </w:p>
    <w:p w14:paraId="09E0DBA1" w14:textId="77777777" w:rsidR="00E06B67" w:rsidRPr="00A3036C" w:rsidRDefault="00E06B67" w:rsidP="00646913">
      <w:pPr>
        <w:spacing w:after="0"/>
        <w:jc w:val="both"/>
        <w:rPr>
          <w:rFonts w:ascii="Times New Roman" w:hAnsi="Times New Roman" w:cs="Times New Roman"/>
          <w:sz w:val="24"/>
          <w:szCs w:val="24"/>
        </w:rPr>
      </w:pPr>
    </w:p>
    <w:p w14:paraId="3EBE98D5" w14:textId="77777777" w:rsidR="004C298F" w:rsidRPr="00A3036C" w:rsidRDefault="00E06B67"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Tudo tem seu tempo e o de vocês</w:t>
      </w:r>
      <w:r w:rsidR="0046054B" w:rsidRPr="00A3036C">
        <w:rPr>
          <w:rFonts w:ascii="Times New Roman" w:hAnsi="Times New Roman" w:cs="Times New Roman"/>
          <w:sz w:val="24"/>
          <w:szCs w:val="24"/>
        </w:rPr>
        <w:t xml:space="preserve">, terrícolas, está aí para quem quiser sentir </w:t>
      </w:r>
      <w:r w:rsidR="005073CF" w:rsidRPr="00A3036C">
        <w:rPr>
          <w:rFonts w:ascii="Times New Roman" w:hAnsi="Times New Roman" w:cs="Times New Roman"/>
          <w:sz w:val="24"/>
          <w:szCs w:val="24"/>
        </w:rPr>
        <w:t>e, consequentemente, v</w:t>
      </w:r>
      <w:r w:rsidR="00442007" w:rsidRPr="00A3036C">
        <w:rPr>
          <w:rFonts w:ascii="Times New Roman" w:hAnsi="Times New Roman" w:cs="Times New Roman"/>
          <w:sz w:val="24"/>
          <w:szCs w:val="24"/>
        </w:rPr>
        <w:t>er</w:t>
      </w:r>
      <w:r w:rsidR="005073CF" w:rsidRPr="00A3036C">
        <w:rPr>
          <w:rFonts w:ascii="Times New Roman" w:hAnsi="Times New Roman" w:cs="Times New Roman"/>
          <w:sz w:val="24"/>
          <w:szCs w:val="24"/>
        </w:rPr>
        <w:t xml:space="preserve"> ― </w:t>
      </w:r>
      <w:r w:rsidR="00442007" w:rsidRPr="00A3036C">
        <w:rPr>
          <w:rFonts w:ascii="Times New Roman" w:hAnsi="Times New Roman" w:cs="Times New Roman"/>
          <w:sz w:val="24"/>
          <w:szCs w:val="24"/>
        </w:rPr>
        <w:t>Fértilles</w:t>
      </w:r>
      <w:r w:rsidR="00E323DB" w:rsidRPr="00A3036C">
        <w:rPr>
          <w:rFonts w:ascii="Times New Roman" w:hAnsi="Times New Roman" w:cs="Times New Roman"/>
          <w:sz w:val="24"/>
          <w:szCs w:val="24"/>
        </w:rPr>
        <w:t xml:space="preserve">, </w:t>
      </w:r>
      <w:r w:rsidR="00E323DB" w:rsidRPr="00A3036C">
        <w:rPr>
          <w:rFonts w:ascii="Times New Roman" w:hAnsi="Times New Roman" w:cs="Times New Roman"/>
          <w:i/>
          <w:iCs/>
          <w:sz w:val="24"/>
          <w:szCs w:val="24"/>
        </w:rPr>
        <w:t>sub</w:t>
      </w:r>
      <w:r w:rsidR="00575FB1" w:rsidRPr="00A3036C">
        <w:rPr>
          <w:rFonts w:ascii="Times New Roman" w:hAnsi="Times New Roman" w:cs="Times New Roman"/>
          <w:i/>
          <w:iCs/>
          <w:sz w:val="24"/>
          <w:szCs w:val="24"/>
        </w:rPr>
        <w:t>verbaliza</w:t>
      </w:r>
      <w:r w:rsidR="00747D6B" w:rsidRPr="00A3036C">
        <w:rPr>
          <w:rFonts w:ascii="Times New Roman" w:hAnsi="Times New Roman" w:cs="Times New Roman"/>
          <w:sz w:val="24"/>
          <w:szCs w:val="24"/>
        </w:rPr>
        <w:t>, opção humana propiciada pelo livre arbítrio</w:t>
      </w:r>
      <w:r w:rsidR="00575FB1" w:rsidRPr="00A3036C">
        <w:rPr>
          <w:rFonts w:ascii="Times New Roman" w:hAnsi="Times New Roman" w:cs="Times New Roman"/>
          <w:sz w:val="24"/>
          <w:szCs w:val="24"/>
        </w:rPr>
        <w:t xml:space="preserve"> </w:t>
      </w:r>
      <w:r w:rsidR="005073CF" w:rsidRPr="00A3036C">
        <w:rPr>
          <w:rFonts w:ascii="Times New Roman" w:hAnsi="Times New Roman" w:cs="Times New Roman"/>
          <w:sz w:val="24"/>
          <w:szCs w:val="24"/>
        </w:rPr>
        <w:t>―</w:t>
      </w:r>
      <w:r w:rsidR="00717C42" w:rsidRPr="00A3036C">
        <w:rPr>
          <w:rFonts w:ascii="Times New Roman" w:hAnsi="Times New Roman" w:cs="Times New Roman"/>
          <w:sz w:val="24"/>
          <w:szCs w:val="24"/>
        </w:rPr>
        <w:t xml:space="preserve"> </w:t>
      </w:r>
      <w:r w:rsidR="00B35F44" w:rsidRPr="00A3036C">
        <w:rPr>
          <w:rFonts w:ascii="Times New Roman" w:hAnsi="Times New Roman" w:cs="Times New Roman"/>
          <w:sz w:val="24"/>
          <w:szCs w:val="24"/>
        </w:rPr>
        <w:t xml:space="preserve">Enfim, </w:t>
      </w:r>
      <w:r w:rsidR="004C298F" w:rsidRPr="00A3036C">
        <w:rPr>
          <w:rFonts w:ascii="Times New Roman" w:hAnsi="Times New Roman" w:cs="Times New Roman"/>
          <w:sz w:val="24"/>
          <w:szCs w:val="24"/>
        </w:rPr>
        <w:t xml:space="preserve">não </w:t>
      </w:r>
      <w:r w:rsidR="00B35F44" w:rsidRPr="00A3036C">
        <w:rPr>
          <w:rFonts w:ascii="Times New Roman" w:hAnsi="Times New Roman" w:cs="Times New Roman"/>
          <w:sz w:val="24"/>
          <w:szCs w:val="24"/>
        </w:rPr>
        <w:t xml:space="preserve">depende única e </w:t>
      </w:r>
      <w:r w:rsidR="004C298F" w:rsidRPr="00A3036C">
        <w:rPr>
          <w:rFonts w:ascii="Times New Roman" w:hAnsi="Times New Roman" w:cs="Times New Roman"/>
          <w:sz w:val="24"/>
          <w:szCs w:val="24"/>
        </w:rPr>
        <w:t>exclusivamente do terráqueo. ▬ incisiva.</w:t>
      </w:r>
    </w:p>
    <w:p w14:paraId="0345CA12" w14:textId="77777777" w:rsidR="004C298F" w:rsidRPr="00A3036C" w:rsidRDefault="004C298F" w:rsidP="00646913">
      <w:pPr>
        <w:spacing w:after="0"/>
        <w:jc w:val="both"/>
        <w:rPr>
          <w:rFonts w:ascii="Times New Roman" w:hAnsi="Times New Roman" w:cs="Times New Roman"/>
          <w:sz w:val="24"/>
          <w:szCs w:val="24"/>
        </w:rPr>
      </w:pPr>
    </w:p>
    <w:p w14:paraId="12BC4485" w14:textId="6C215F1F" w:rsidR="0038399C" w:rsidRPr="00A3036C" w:rsidRDefault="004C298F" w:rsidP="0064691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A2558" w:rsidRPr="00A3036C">
        <w:rPr>
          <w:rFonts w:ascii="Times New Roman" w:hAnsi="Times New Roman" w:cs="Times New Roman"/>
          <w:sz w:val="24"/>
          <w:szCs w:val="24"/>
        </w:rPr>
        <w:t>Vocês precisam faz</w:t>
      </w:r>
      <w:r w:rsidR="00AD5B1C" w:rsidRPr="00A3036C">
        <w:rPr>
          <w:rFonts w:ascii="Times New Roman" w:hAnsi="Times New Roman" w:cs="Times New Roman"/>
          <w:sz w:val="24"/>
          <w:szCs w:val="24"/>
        </w:rPr>
        <w:t>ê-los entender, através da divulgação da crônica “Papo Reto”</w:t>
      </w:r>
      <w:r w:rsidR="008C20D6" w:rsidRPr="00A3036C">
        <w:rPr>
          <w:rFonts w:ascii="Times New Roman" w:hAnsi="Times New Roman" w:cs="Times New Roman"/>
          <w:sz w:val="24"/>
          <w:szCs w:val="24"/>
        </w:rPr>
        <w:t xml:space="preserve"> ―</w:t>
      </w:r>
      <w:r w:rsidR="00B6020C" w:rsidRPr="00A3036C">
        <w:rPr>
          <w:rFonts w:ascii="Times New Roman" w:hAnsi="Times New Roman" w:cs="Times New Roman"/>
          <w:sz w:val="24"/>
          <w:szCs w:val="24"/>
        </w:rPr>
        <w:t xml:space="preserve"> Germano pontua </w:t>
      </w:r>
      <w:r w:rsidR="008C20D6" w:rsidRPr="00A3036C">
        <w:rPr>
          <w:rFonts w:ascii="Times New Roman" w:hAnsi="Times New Roman" w:cs="Times New Roman"/>
          <w:sz w:val="24"/>
          <w:szCs w:val="24"/>
        </w:rPr>
        <w:t>―</w:t>
      </w:r>
      <w:r w:rsidR="005906C3" w:rsidRPr="00A3036C">
        <w:rPr>
          <w:rFonts w:ascii="Times New Roman" w:hAnsi="Times New Roman" w:cs="Times New Roman"/>
          <w:sz w:val="24"/>
          <w:szCs w:val="24"/>
        </w:rPr>
        <w:t xml:space="preserve"> </w:t>
      </w:r>
      <w:r w:rsidR="00B6020C" w:rsidRPr="00A3036C">
        <w:rPr>
          <w:rFonts w:ascii="Times New Roman" w:hAnsi="Times New Roman" w:cs="Times New Roman"/>
          <w:sz w:val="24"/>
          <w:szCs w:val="24"/>
        </w:rPr>
        <w:t>A</w:t>
      </w:r>
      <w:r w:rsidR="003F00E4" w:rsidRPr="00A3036C">
        <w:rPr>
          <w:rFonts w:ascii="Times New Roman" w:hAnsi="Times New Roman" w:cs="Times New Roman"/>
          <w:sz w:val="24"/>
          <w:szCs w:val="24"/>
        </w:rPr>
        <w:t xml:space="preserve"> </w:t>
      </w:r>
      <w:r w:rsidR="003F00E4" w:rsidRPr="005D6157">
        <w:rPr>
          <w:rFonts w:ascii="Times New Roman" w:hAnsi="Times New Roman" w:cs="Times New Roman"/>
          <w:b/>
          <w:bCs/>
          <w:sz w:val="24"/>
          <w:szCs w:val="24"/>
        </w:rPr>
        <w:t>mentira e  ilusão</w:t>
      </w:r>
      <w:r w:rsidR="000A2AF1" w:rsidRPr="00A3036C">
        <w:rPr>
          <w:rFonts w:ascii="Times New Roman" w:hAnsi="Times New Roman" w:cs="Times New Roman"/>
          <w:sz w:val="24"/>
          <w:szCs w:val="24"/>
        </w:rPr>
        <w:t xml:space="preserve"> </w:t>
      </w:r>
      <w:r w:rsidR="00CD3CF4" w:rsidRPr="00A3036C">
        <w:rPr>
          <w:rFonts w:ascii="Times New Roman" w:hAnsi="Times New Roman" w:cs="Times New Roman"/>
          <w:sz w:val="24"/>
          <w:szCs w:val="24"/>
        </w:rPr>
        <w:t xml:space="preserve">praticada pelo Sistema Terra monitorado e controlado pelo SPA </w:t>
      </w:r>
      <w:r w:rsidR="0038399C" w:rsidRPr="00A3036C">
        <w:rPr>
          <w:rFonts w:ascii="Times New Roman" w:hAnsi="Times New Roman" w:cs="Times New Roman"/>
          <w:sz w:val="24"/>
          <w:szCs w:val="24"/>
        </w:rPr>
        <w:t>— Supremo Poder Anônimo.</w:t>
      </w:r>
    </w:p>
    <w:p w14:paraId="764E5227" w14:textId="77777777" w:rsidR="00B6020C" w:rsidRPr="00A3036C" w:rsidRDefault="00B6020C" w:rsidP="00646913">
      <w:pPr>
        <w:spacing w:after="0"/>
        <w:jc w:val="both"/>
        <w:rPr>
          <w:rFonts w:ascii="Times New Roman" w:hAnsi="Times New Roman" w:cs="Times New Roman"/>
          <w:sz w:val="24"/>
          <w:szCs w:val="24"/>
        </w:rPr>
      </w:pPr>
    </w:p>
    <w:p w14:paraId="6C8004C1" w14:textId="60A1628A" w:rsidR="008415B6" w:rsidRPr="00A3036C" w:rsidRDefault="00244395"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163B62" w:rsidRPr="00A3036C">
        <w:rPr>
          <w:rFonts w:ascii="Times New Roman" w:hAnsi="Times New Roman" w:cs="Times New Roman"/>
          <w:sz w:val="24"/>
          <w:szCs w:val="24"/>
        </w:rPr>
        <w:t>E, se não conseguirmos pela crônica</w:t>
      </w:r>
      <w:r w:rsidR="00B3185F" w:rsidRPr="00A3036C">
        <w:rPr>
          <w:rFonts w:ascii="Times New Roman" w:hAnsi="Times New Roman" w:cs="Times New Roman"/>
          <w:sz w:val="24"/>
          <w:szCs w:val="24"/>
        </w:rPr>
        <w:t>,</w:t>
      </w:r>
      <w:r w:rsidR="00163B62" w:rsidRPr="00A3036C">
        <w:rPr>
          <w:rFonts w:ascii="Times New Roman" w:hAnsi="Times New Roman" w:cs="Times New Roman"/>
          <w:sz w:val="24"/>
          <w:szCs w:val="24"/>
        </w:rPr>
        <w:t xml:space="preserve"> “Papo Reto”</w:t>
      </w:r>
      <w:r w:rsidR="00B3185F" w:rsidRPr="00A3036C">
        <w:rPr>
          <w:rFonts w:ascii="Times New Roman" w:hAnsi="Times New Roman" w:cs="Times New Roman"/>
          <w:sz w:val="24"/>
          <w:szCs w:val="24"/>
        </w:rPr>
        <w:t xml:space="preserve">, convencer as pessoas sobre </w:t>
      </w:r>
      <w:r w:rsidR="00B3185F" w:rsidRPr="00A5495A">
        <w:rPr>
          <w:rFonts w:ascii="Times New Roman" w:hAnsi="Times New Roman" w:cs="Times New Roman"/>
          <w:b/>
          <w:bCs/>
          <w:sz w:val="24"/>
          <w:szCs w:val="24"/>
        </w:rPr>
        <w:t>a</w:t>
      </w:r>
      <w:r w:rsidR="008415B6" w:rsidRPr="00A5495A">
        <w:rPr>
          <w:rFonts w:ascii="Times New Roman" w:hAnsi="Times New Roman" w:cs="Times New Roman"/>
          <w:b/>
          <w:bCs/>
          <w:sz w:val="24"/>
          <w:szCs w:val="24"/>
        </w:rPr>
        <w:t xml:space="preserve"> tríade do ma</w:t>
      </w:r>
      <w:r w:rsidR="002A2EBD" w:rsidRPr="00A5495A">
        <w:rPr>
          <w:rFonts w:ascii="Times New Roman" w:hAnsi="Times New Roman" w:cs="Times New Roman"/>
          <w:b/>
          <w:bCs/>
          <w:sz w:val="24"/>
          <w:szCs w:val="24"/>
        </w:rPr>
        <w:t>dade hu</w:t>
      </w:r>
      <w:r w:rsidR="009B6304" w:rsidRPr="00A5495A">
        <w:rPr>
          <w:rFonts w:ascii="Times New Roman" w:hAnsi="Times New Roman" w:cs="Times New Roman"/>
          <w:b/>
          <w:bCs/>
          <w:sz w:val="24"/>
          <w:szCs w:val="24"/>
        </w:rPr>
        <w:t>mana</w:t>
      </w:r>
      <w:r w:rsidR="008415B6" w:rsidRPr="00A5495A">
        <w:rPr>
          <w:rFonts w:ascii="Times New Roman" w:hAnsi="Times New Roman" w:cs="Times New Roman"/>
          <w:b/>
          <w:bCs/>
          <w:sz w:val="24"/>
          <w:szCs w:val="24"/>
        </w:rPr>
        <w:t>l: ego, ganância e medo</w:t>
      </w:r>
      <w:r w:rsidR="006748AD" w:rsidRPr="00A3036C">
        <w:rPr>
          <w:rFonts w:ascii="Times New Roman" w:hAnsi="Times New Roman" w:cs="Times New Roman"/>
          <w:sz w:val="24"/>
          <w:szCs w:val="24"/>
        </w:rPr>
        <w:t xml:space="preserve"> ― Liz</w:t>
      </w:r>
      <w:r w:rsidR="00886E24" w:rsidRPr="00A3036C">
        <w:rPr>
          <w:rFonts w:ascii="Times New Roman" w:hAnsi="Times New Roman" w:cs="Times New Roman"/>
          <w:sz w:val="24"/>
          <w:szCs w:val="24"/>
        </w:rPr>
        <w:t xml:space="preserve"> expõe a possibilidade de fracasso da missão </w:t>
      </w:r>
      <w:r w:rsidR="006748AD" w:rsidRPr="00A3036C">
        <w:rPr>
          <w:rFonts w:ascii="Times New Roman" w:hAnsi="Times New Roman" w:cs="Times New Roman"/>
          <w:sz w:val="24"/>
          <w:szCs w:val="24"/>
        </w:rPr>
        <w:t>―</w:t>
      </w:r>
      <w:r w:rsidR="00413A5B" w:rsidRPr="00A3036C">
        <w:rPr>
          <w:rFonts w:ascii="Times New Roman" w:hAnsi="Times New Roman" w:cs="Times New Roman"/>
          <w:sz w:val="24"/>
          <w:szCs w:val="24"/>
        </w:rPr>
        <w:t xml:space="preserve"> Temos um plano B? </w:t>
      </w:r>
      <w:r w:rsidR="00D937B3" w:rsidRPr="00A3036C">
        <w:rPr>
          <w:rFonts w:ascii="Times New Roman" w:hAnsi="Times New Roman" w:cs="Times New Roman"/>
          <w:sz w:val="24"/>
          <w:szCs w:val="24"/>
        </w:rPr>
        <w:t xml:space="preserve">Melhor prevenir de que remediar. ▬ </w:t>
      </w:r>
      <w:r w:rsidR="001944FC" w:rsidRPr="00A3036C">
        <w:rPr>
          <w:rFonts w:ascii="Times New Roman" w:hAnsi="Times New Roman" w:cs="Times New Roman"/>
          <w:sz w:val="24"/>
          <w:szCs w:val="24"/>
        </w:rPr>
        <w:t>cuidadosa.</w:t>
      </w:r>
    </w:p>
    <w:p w14:paraId="1FD90AC0" w14:textId="77777777" w:rsidR="001944FC" w:rsidRPr="00A3036C" w:rsidRDefault="001944FC" w:rsidP="008415B6">
      <w:pPr>
        <w:spacing w:after="0"/>
        <w:jc w:val="both"/>
        <w:rPr>
          <w:rFonts w:ascii="Times New Roman" w:hAnsi="Times New Roman" w:cs="Times New Roman"/>
          <w:sz w:val="24"/>
          <w:szCs w:val="24"/>
        </w:rPr>
      </w:pPr>
    </w:p>
    <w:p w14:paraId="547A16A8" w14:textId="0700ABD1" w:rsidR="001944FC" w:rsidRPr="00A3036C" w:rsidRDefault="00185A6B"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Os casais conversam a horas e nada de amanhecer</w:t>
      </w:r>
      <w:r w:rsidR="009906D4" w:rsidRPr="00A3036C">
        <w:rPr>
          <w:rFonts w:ascii="Times New Roman" w:hAnsi="Times New Roman" w:cs="Times New Roman"/>
          <w:sz w:val="24"/>
          <w:szCs w:val="24"/>
        </w:rPr>
        <w:t>. O tempo parece estar parado, sob a energia fulminante da Lua cheia alaranjad</w:t>
      </w:r>
      <w:r w:rsidR="00E108AA" w:rsidRPr="00A3036C">
        <w:rPr>
          <w:rFonts w:ascii="Times New Roman" w:hAnsi="Times New Roman" w:cs="Times New Roman"/>
          <w:sz w:val="24"/>
          <w:szCs w:val="24"/>
        </w:rPr>
        <w:t xml:space="preserve">a </w:t>
      </w:r>
      <w:r w:rsidR="00E108AA" w:rsidRPr="00A3036C">
        <w:rPr>
          <w:rFonts w:ascii="Times New Roman" w:hAnsi="Times New Roman" w:cs="Times New Roman"/>
          <w:i/>
          <w:iCs/>
          <w:sz w:val="24"/>
          <w:szCs w:val="24"/>
        </w:rPr>
        <w:t>aurada</w:t>
      </w:r>
      <w:r w:rsidR="00E108AA" w:rsidRPr="00A3036C">
        <w:rPr>
          <w:rFonts w:ascii="Times New Roman" w:hAnsi="Times New Roman" w:cs="Times New Roman"/>
          <w:sz w:val="24"/>
          <w:szCs w:val="24"/>
        </w:rPr>
        <w:t xml:space="preserve"> </w:t>
      </w:r>
      <w:r w:rsidR="00593190" w:rsidRPr="00A3036C">
        <w:rPr>
          <w:rFonts w:ascii="Times New Roman" w:hAnsi="Times New Roman" w:cs="Times New Roman"/>
          <w:sz w:val="24"/>
          <w:szCs w:val="24"/>
        </w:rPr>
        <w:t>pelos matizes</w:t>
      </w:r>
      <w:r w:rsidR="00E108AA" w:rsidRPr="00A3036C">
        <w:rPr>
          <w:rFonts w:ascii="Times New Roman" w:hAnsi="Times New Roman" w:cs="Times New Roman"/>
          <w:sz w:val="24"/>
          <w:szCs w:val="24"/>
        </w:rPr>
        <w:t xml:space="preserve"> violeta e lilás.</w:t>
      </w:r>
    </w:p>
    <w:p w14:paraId="17FEB9AD" w14:textId="5F38873F" w:rsidR="00593190" w:rsidRPr="00A3036C" w:rsidRDefault="009A6FE0"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Conexões</w:t>
      </w:r>
      <w:r w:rsidR="00C56357" w:rsidRPr="00A3036C">
        <w:rPr>
          <w:rFonts w:ascii="Times New Roman" w:hAnsi="Times New Roman" w:cs="Times New Roman"/>
          <w:sz w:val="24"/>
          <w:szCs w:val="24"/>
        </w:rPr>
        <w:t>, inesperadas, conduzidas pelo casal</w:t>
      </w:r>
      <w:r w:rsidR="00D02ABA" w:rsidRPr="00A3036C">
        <w:rPr>
          <w:rFonts w:ascii="Times New Roman" w:hAnsi="Times New Roman" w:cs="Times New Roman"/>
          <w:sz w:val="24"/>
          <w:szCs w:val="24"/>
        </w:rPr>
        <w:t>, a esta altura,</w:t>
      </w:r>
      <w:r w:rsidR="00C56357" w:rsidRPr="00A3036C">
        <w:rPr>
          <w:rFonts w:ascii="Times New Roman" w:hAnsi="Times New Roman" w:cs="Times New Roman"/>
          <w:sz w:val="24"/>
          <w:szCs w:val="24"/>
        </w:rPr>
        <w:t xml:space="preserve"> multidimensional</w:t>
      </w:r>
      <w:r w:rsidR="00D02ABA" w:rsidRPr="00A3036C">
        <w:rPr>
          <w:rFonts w:ascii="Times New Roman" w:hAnsi="Times New Roman" w:cs="Times New Roman"/>
          <w:sz w:val="24"/>
          <w:szCs w:val="24"/>
        </w:rPr>
        <w:t>,</w:t>
      </w:r>
      <w:r w:rsidR="005E7523" w:rsidRPr="00A3036C">
        <w:rPr>
          <w:rFonts w:ascii="Times New Roman" w:hAnsi="Times New Roman" w:cs="Times New Roman"/>
          <w:sz w:val="24"/>
          <w:szCs w:val="24"/>
        </w:rPr>
        <w:t xml:space="preserve"> representantes d</w:t>
      </w:r>
      <w:r w:rsidR="00314412" w:rsidRPr="00A3036C">
        <w:rPr>
          <w:rFonts w:ascii="Times New Roman" w:hAnsi="Times New Roman" w:cs="Times New Roman"/>
          <w:sz w:val="24"/>
          <w:szCs w:val="24"/>
        </w:rPr>
        <w:t>a Suprema Inteligência masculina e feminina</w:t>
      </w:r>
      <w:r w:rsidR="00263A45" w:rsidRPr="00A3036C">
        <w:rPr>
          <w:rFonts w:ascii="Times New Roman" w:hAnsi="Times New Roman" w:cs="Times New Roman"/>
          <w:sz w:val="24"/>
          <w:szCs w:val="24"/>
        </w:rPr>
        <w:t>, responsável pela criação</w:t>
      </w:r>
      <w:r w:rsidR="00287495" w:rsidRPr="00A3036C">
        <w:rPr>
          <w:rFonts w:ascii="Times New Roman" w:hAnsi="Times New Roman" w:cs="Times New Roman"/>
          <w:sz w:val="24"/>
          <w:szCs w:val="24"/>
        </w:rPr>
        <w:t xml:space="preserve"> universalizada de tudo que se conhece e a conhecer</w:t>
      </w:r>
      <w:r w:rsidR="005B6A22" w:rsidRPr="00A3036C">
        <w:rPr>
          <w:rFonts w:ascii="Times New Roman" w:hAnsi="Times New Roman" w:cs="Times New Roman"/>
          <w:sz w:val="24"/>
          <w:szCs w:val="24"/>
        </w:rPr>
        <w:t>, como é o caso dos habitantes do planeta Terra.</w:t>
      </w:r>
    </w:p>
    <w:p w14:paraId="5DB3A69E" w14:textId="77777777" w:rsidR="00EF12CE" w:rsidRPr="00A3036C" w:rsidRDefault="00EF12CE" w:rsidP="008415B6">
      <w:pPr>
        <w:spacing w:after="0"/>
        <w:jc w:val="both"/>
        <w:rPr>
          <w:rFonts w:ascii="Times New Roman" w:hAnsi="Times New Roman" w:cs="Times New Roman"/>
          <w:sz w:val="24"/>
          <w:szCs w:val="24"/>
        </w:rPr>
      </w:pPr>
    </w:p>
    <w:p w14:paraId="74C90B3F" w14:textId="261F176A" w:rsidR="00EF12CE" w:rsidRPr="00A3036C" w:rsidRDefault="00EF12CE"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7057FE" w:rsidRPr="00A3036C">
        <w:rPr>
          <w:rFonts w:ascii="Times New Roman" w:hAnsi="Times New Roman" w:cs="Times New Roman"/>
          <w:sz w:val="24"/>
          <w:szCs w:val="24"/>
        </w:rPr>
        <w:t>Teremos como previsto</w:t>
      </w:r>
      <w:r w:rsidR="0058793B" w:rsidRPr="00A3036C">
        <w:rPr>
          <w:rFonts w:ascii="Times New Roman" w:hAnsi="Times New Roman" w:cs="Times New Roman"/>
          <w:sz w:val="24"/>
          <w:szCs w:val="24"/>
        </w:rPr>
        <w:t xml:space="preserve"> pelo SEU e comunicado pelos livros 1 </w:t>
      </w:r>
      <w:r w:rsidR="001B52DF" w:rsidRPr="00A3036C">
        <w:rPr>
          <w:rFonts w:ascii="Times New Roman" w:hAnsi="Times New Roman" w:cs="Times New Roman"/>
          <w:sz w:val="24"/>
          <w:szCs w:val="24"/>
        </w:rPr>
        <w:t xml:space="preserve">e 2 da trilogia </w:t>
      </w:r>
      <w:r w:rsidR="001B52DF" w:rsidRPr="00A3036C">
        <w:rPr>
          <w:rFonts w:ascii="Times New Roman" w:hAnsi="Times New Roman" w:cs="Times New Roman"/>
          <w:b/>
          <w:bCs/>
          <w:sz w:val="24"/>
          <w:szCs w:val="24"/>
        </w:rPr>
        <w:t>e</w:t>
      </w:r>
      <w:r w:rsidR="001B52DF" w:rsidRPr="00A3036C">
        <w:rPr>
          <w:rFonts w:ascii="Times New Roman" w:hAnsi="Times New Roman" w:cs="Times New Roman"/>
          <w:b/>
          <w:bCs/>
          <w:color w:val="FF0000"/>
          <w:sz w:val="24"/>
          <w:szCs w:val="24"/>
        </w:rPr>
        <w:t>X</w:t>
      </w:r>
      <w:r w:rsidR="001B52DF" w:rsidRPr="00A3036C">
        <w:rPr>
          <w:rFonts w:ascii="Times New Roman" w:hAnsi="Times New Roman" w:cs="Times New Roman"/>
          <w:b/>
          <w:bCs/>
          <w:sz w:val="24"/>
          <w:szCs w:val="24"/>
        </w:rPr>
        <w:t xml:space="preserve">ilados da </w:t>
      </w:r>
      <w:r w:rsidR="001B52DF" w:rsidRPr="00A3036C">
        <w:rPr>
          <w:rFonts w:ascii="Times New Roman" w:hAnsi="Times New Roman" w:cs="Times New Roman"/>
          <w:b/>
          <w:bCs/>
          <w:color w:val="7030A0"/>
          <w:sz w:val="24"/>
          <w:szCs w:val="24"/>
        </w:rPr>
        <w:t>T</w:t>
      </w:r>
      <w:r w:rsidR="001B52DF" w:rsidRPr="00A3036C">
        <w:rPr>
          <w:rFonts w:ascii="Times New Roman" w:hAnsi="Times New Roman" w:cs="Times New Roman"/>
          <w:b/>
          <w:bCs/>
          <w:sz w:val="24"/>
          <w:szCs w:val="24"/>
        </w:rPr>
        <w:t>erra</w:t>
      </w:r>
      <w:r w:rsidR="002671CA" w:rsidRPr="00A3036C">
        <w:rPr>
          <w:rFonts w:ascii="Times New Roman" w:hAnsi="Times New Roman" w:cs="Times New Roman"/>
          <w:b/>
          <w:bCs/>
          <w:sz w:val="24"/>
          <w:szCs w:val="24"/>
        </w:rPr>
        <w:t xml:space="preserve"> ― </w:t>
      </w:r>
      <w:r w:rsidR="002671CA" w:rsidRPr="00A3036C">
        <w:rPr>
          <w:rFonts w:ascii="Times New Roman" w:hAnsi="Times New Roman" w:cs="Times New Roman"/>
          <w:sz w:val="24"/>
          <w:szCs w:val="24"/>
        </w:rPr>
        <w:t xml:space="preserve">Germano </w:t>
      </w:r>
      <w:r w:rsidR="005C1F79" w:rsidRPr="00A3036C">
        <w:rPr>
          <w:rFonts w:ascii="Times New Roman" w:hAnsi="Times New Roman" w:cs="Times New Roman"/>
          <w:sz w:val="24"/>
          <w:szCs w:val="24"/>
        </w:rPr>
        <w:t xml:space="preserve">esclarece </w:t>
      </w:r>
      <w:r w:rsidR="002671CA" w:rsidRPr="00A3036C">
        <w:rPr>
          <w:rFonts w:ascii="Times New Roman" w:hAnsi="Times New Roman" w:cs="Times New Roman"/>
          <w:b/>
          <w:bCs/>
          <w:sz w:val="24"/>
          <w:szCs w:val="24"/>
        </w:rPr>
        <w:t>―</w:t>
      </w:r>
      <w:r w:rsidR="005C1F79" w:rsidRPr="00A3036C">
        <w:rPr>
          <w:rFonts w:ascii="Times New Roman" w:hAnsi="Times New Roman" w:cs="Times New Roman"/>
          <w:b/>
          <w:bCs/>
          <w:sz w:val="24"/>
          <w:szCs w:val="24"/>
        </w:rPr>
        <w:t xml:space="preserve"> </w:t>
      </w:r>
      <w:r w:rsidR="005C1F79" w:rsidRPr="00A3036C">
        <w:rPr>
          <w:rFonts w:ascii="Times New Roman" w:hAnsi="Times New Roman" w:cs="Times New Roman"/>
          <w:sz w:val="24"/>
          <w:szCs w:val="24"/>
        </w:rPr>
        <w:t xml:space="preserve">Os </w:t>
      </w:r>
      <w:r w:rsidR="00A5495A" w:rsidRPr="00A3036C">
        <w:rPr>
          <w:rFonts w:ascii="Times New Roman" w:hAnsi="Times New Roman" w:cs="Times New Roman"/>
          <w:b/>
          <w:bCs/>
          <w:sz w:val="24"/>
          <w:szCs w:val="24"/>
        </w:rPr>
        <w:t>e</w:t>
      </w:r>
      <w:r w:rsidR="00A5495A" w:rsidRPr="00A3036C">
        <w:rPr>
          <w:rFonts w:ascii="Times New Roman" w:hAnsi="Times New Roman" w:cs="Times New Roman"/>
          <w:b/>
          <w:bCs/>
          <w:color w:val="FF0000"/>
          <w:sz w:val="24"/>
          <w:szCs w:val="24"/>
        </w:rPr>
        <w:t>X</w:t>
      </w:r>
      <w:r w:rsidR="00A5495A" w:rsidRPr="00A3036C">
        <w:rPr>
          <w:rFonts w:ascii="Times New Roman" w:hAnsi="Times New Roman" w:cs="Times New Roman"/>
          <w:b/>
          <w:bCs/>
          <w:sz w:val="24"/>
          <w:szCs w:val="24"/>
        </w:rPr>
        <w:t xml:space="preserve">ilados da </w:t>
      </w:r>
      <w:r w:rsidR="00A5495A" w:rsidRPr="00A3036C">
        <w:rPr>
          <w:rFonts w:ascii="Times New Roman" w:hAnsi="Times New Roman" w:cs="Times New Roman"/>
          <w:b/>
          <w:bCs/>
          <w:color w:val="7030A0"/>
          <w:sz w:val="24"/>
          <w:szCs w:val="24"/>
        </w:rPr>
        <w:t>T</w:t>
      </w:r>
      <w:r w:rsidR="00A5495A" w:rsidRPr="00A3036C">
        <w:rPr>
          <w:rFonts w:ascii="Times New Roman" w:hAnsi="Times New Roman" w:cs="Times New Roman"/>
          <w:b/>
          <w:bCs/>
          <w:sz w:val="24"/>
          <w:szCs w:val="24"/>
        </w:rPr>
        <w:t xml:space="preserve">erra </w:t>
      </w:r>
      <w:r w:rsidR="00BC2EA2" w:rsidRPr="00A3036C">
        <w:rPr>
          <w:rFonts w:ascii="Times New Roman" w:hAnsi="Times New Roman" w:cs="Times New Roman"/>
          <w:sz w:val="24"/>
          <w:szCs w:val="24"/>
        </w:rPr>
        <w:t>fadados a habitarem mundos inferiores compatíveis com suas respectivas frequências energéticas</w:t>
      </w:r>
      <w:r w:rsidR="00506B70" w:rsidRPr="00A3036C">
        <w:rPr>
          <w:rFonts w:ascii="Times New Roman" w:hAnsi="Times New Roman" w:cs="Times New Roman"/>
          <w:sz w:val="24"/>
          <w:szCs w:val="24"/>
        </w:rPr>
        <w:t>.</w:t>
      </w:r>
      <w:r w:rsidR="00506B70" w:rsidRPr="00A3036C">
        <w:rPr>
          <w:rFonts w:ascii="Times New Roman" w:hAnsi="Times New Roman" w:cs="Times New Roman"/>
          <w:sz w:val="28"/>
          <w:szCs w:val="28"/>
        </w:rPr>
        <w:t xml:space="preserve"> </w:t>
      </w:r>
      <w:r w:rsidR="00506B70" w:rsidRPr="00A3036C">
        <w:rPr>
          <w:rFonts w:ascii="Times New Roman" w:hAnsi="Times New Roman" w:cs="Times New Roman"/>
          <w:sz w:val="24"/>
          <w:szCs w:val="24"/>
        </w:rPr>
        <w:t xml:space="preserve">▬ </w:t>
      </w:r>
      <w:r w:rsidR="0058793B" w:rsidRPr="00A3036C">
        <w:rPr>
          <w:rFonts w:ascii="Times New Roman" w:hAnsi="Times New Roman" w:cs="Times New Roman"/>
          <w:sz w:val="24"/>
          <w:szCs w:val="24"/>
        </w:rPr>
        <w:t xml:space="preserve"> </w:t>
      </w:r>
      <w:r w:rsidR="00E069B3" w:rsidRPr="00A3036C">
        <w:rPr>
          <w:rFonts w:ascii="Times New Roman" w:hAnsi="Times New Roman" w:cs="Times New Roman"/>
          <w:sz w:val="24"/>
          <w:szCs w:val="24"/>
        </w:rPr>
        <w:t>definitivo.</w:t>
      </w:r>
    </w:p>
    <w:p w14:paraId="575EA5A0" w14:textId="77777777" w:rsidR="00E069B3" w:rsidRPr="00A3036C" w:rsidRDefault="00E069B3" w:rsidP="008415B6">
      <w:pPr>
        <w:spacing w:after="0"/>
        <w:jc w:val="both"/>
        <w:rPr>
          <w:rFonts w:ascii="Times New Roman" w:hAnsi="Times New Roman" w:cs="Times New Roman"/>
          <w:sz w:val="24"/>
          <w:szCs w:val="24"/>
        </w:rPr>
      </w:pPr>
    </w:p>
    <w:p w14:paraId="04389B92" w14:textId="77CFECC3" w:rsidR="00E069B3" w:rsidRPr="00A3036C" w:rsidRDefault="00E069B3"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C756F" w:rsidRPr="00A3036C">
        <w:rPr>
          <w:rFonts w:ascii="Times New Roman" w:hAnsi="Times New Roman" w:cs="Times New Roman"/>
          <w:sz w:val="24"/>
          <w:szCs w:val="24"/>
        </w:rPr>
        <w:t xml:space="preserve">Palavras do </w:t>
      </w:r>
      <w:r w:rsidR="002C756F" w:rsidRPr="00A5495A">
        <w:rPr>
          <w:rFonts w:ascii="Times New Roman" w:hAnsi="Times New Roman" w:cs="Times New Roman"/>
          <w:i/>
          <w:iCs/>
          <w:sz w:val="24"/>
          <w:szCs w:val="24"/>
        </w:rPr>
        <w:t>Governado</w:t>
      </w:r>
      <w:r w:rsidR="00703A15" w:rsidRPr="00A5495A">
        <w:rPr>
          <w:rFonts w:ascii="Times New Roman" w:hAnsi="Times New Roman" w:cs="Times New Roman"/>
          <w:i/>
          <w:iCs/>
          <w:sz w:val="24"/>
          <w:szCs w:val="24"/>
        </w:rPr>
        <w:t>r</w:t>
      </w:r>
      <w:r w:rsidR="002C756F" w:rsidRPr="00A5495A">
        <w:rPr>
          <w:rFonts w:ascii="Times New Roman" w:hAnsi="Times New Roman" w:cs="Times New Roman"/>
          <w:i/>
          <w:iCs/>
          <w:sz w:val="24"/>
          <w:szCs w:val="24"/>
        </w:rPr>
        <w:t xml:space="preserve"> Espiritual</w:t>
      </w:r>
      <w:r w:rsidR="002C756F" w:rsidRPr="00A3036C">
        <w:rPr>
          <w:rFonts w:ascii="Times New Roman" w:hAnsi="Times New Roman" w:cs="Times New Roman"/>
          <w:sz w:val="24"/>
          <w:szCs w:val="24"/>
        </w:rPr>
        <w:t xml:space="preserve"> ― Tom</w:t>
      </w:r>
      <w:r w:rsidR="00703A15" w:rsidRPr="00A3036C">
        <w:rPr>
          <w:rFonts w:ascii="Times New Roman" w:hAnsi="Times New Roman" w:cs="Times New Roman"/>
          <w:sz w:val="24"/>
          <w:szCs w:val="24"/>
        </w:rPr>
        <w:t xml:space="preserve"> relembra sua conversa,</w:t>
      </w:r>
      <w:r w:rsidR="00CA2663" w:rsidRPr="00A3036C">
        <w:rPr>
          <w:rFonts w:ascii="Times New Roman" w:hAnsi="Times New Roman" w:cs="Times New Roman"/>
          <w:sz w:val="24"/>
          <w:szCs w:val="24"/>
        </w:rPr>
        <w:t xml:space="preserve"> na pele de Joseph Harrison, com Jesus Cristo na Ilha de Gravatás</w:t>
      </w:r>
      <w:r w:rsidR="00703A15" w:rsidRPr="00A3036C">
        <w:rPr>
          <w:rFonts w:ascii="Times New Roman" w:hAnsi="Times New Roman" w:cs="Times New Roman"/>
          <w:sz w:val="24"/>
          <w:szCs w:val="24"/>
        </w:rPr>
        <w:t xml:space="preserve"> </w:t>
      </w:r>
      <w:r w:rsidR="002C756F" w:rsidRPr="00A3036C">
        <w:rPr>
          <w:rFonts w:ascii="Times New Roman" w:hAnsi="Times New Roman" w:cs="Times New Roman"/>
          <w:sz w:val="24"/>
          <w:szCs w:val="24"/>
        </w:rPr>
        <w:t>―</w:t>
      </w:r>
      <w:r w:rsidR="00401850" w:rsidRPr="00A3036C">
        <w:rPr>
          <w:rFonts w:ascii="Times New Roman" w:hAnsi="Times New Roman" w:cs="Times New Roman"/>
          <w:sz w:val="24"/>
          <w:szCs w:val="24"/>
        </w:rPr>
        <w:t xml:space="preserve"> Depois de horas, caminhando pelo deserto</w:t>
      </w:r>
      <w:r w:rsidR="00606980" w:rsidRPr="00A3036C">
        <w:rPr>
          <w:rFonts w:ascii="Times New Roman" w:hAnsi="Times New Roman" w:cs="Times New Roman"/>
          <w:sz w:val="24"/>
          <w:szCs w:val="24"/>
        </w:rPr>
        <w:t>, contestando</w:t>
      </w:r>
      <w:r w:rsidR="009510AB" w:rsidRPr="00A3036C">
        <w:rPr>
          <w:rFonts w:ascii="Times New Roman" w:hAnsi="Times New Roman" w:cs="Times New Roman"/>
          <w:sz w:val="24"/>
          <w:szCs w:val="24"/>
        </w:rPr>
        <w:t xml:space="preserve"> os conceitos divinais... </w:t>
      </w:r>
      <w:r w:rsidR="00DF188C" w:rsidRPr="00A3036C">
        <w:rPr>
          <w:rFonts w:ascii="Times New Roman" w:hAnsi="Times New Roman" w:cs="Times New Roman"/>
          <w:sz w:val="24"/>
          <w:szCs w:val="24"/>
        </w:rPr>
        <w:t>encontro</w:t>
      </w:r>
      <w:r w:rsidR="00756CA5" w:rsidRPr="00A3036C">
        <w:rPr>
          <w:rFonts w:ascii="Times New Roman" w:hAnsi="Times New Roman" w:cs="Times New Roman"/>
          <w:sz w:val="24"/>
          <w:szCs w:val="24"/>
        </w:rPr>
        <w:t xml:space="preserve"> a verdade absoluta. ▬ </w:t>
      </w:r>
      <w:r w:rsidR="0055275B" w:rsidRPr="00A3036C">
        <w:rPr>
          <w:rFonts w:ascii="Times New Roman" w:hAnsi="Times New Roman" w:cs="Times New Roman"/>
          <w:sz w:val="24"/>
          <w:szCs w:val="24"/>
        </w:rPr>
        <w:t>mexi</w:t>
      </w:r>
      <w:r w:rsidR="00756CA5" w:rsidRPr="00A3036C">
        <w:rPr>
          <w:rFonts w:ascii="Times New Roman" w:hAnsi="Times New Roman" w:cs="Times New Roman"/>
          <w:sz w:val="24"/>
          <w:szCs w:val="24"/>
        </w:rPr>
        <w:t>do.</w:t>
      </w:r>
      <w:r w:rsidR="002C756F" w:rsidRPr="00A3036C">
        <w:rPr>
          <w:rFonts w:ascii="Times New Roman" w:hAnsi="Times New Roman" w:cs="Times New Roman"/>
          <w:sz w:val="24"/>
          <w:szCs w:val="24"/>
        </w:rPr>
        <w:t xml:space="preserve"> </w:t>
      </w:r>
    </w:p>
    <w:p w14:paraId="776CA09C" w14:textId="77777777" w:rsidR="007C3061" w:rsidRPr="00A3036C" w:rsidRDefault="007C3061" w:rsidP="008415B6">
      <w:pPr>
        <w:spacing w:after="0"/>
        <w:jc w:val="both"/>
        <w:rPr>
          <w:rFonts w:ascii="Times New Roman" w:hAnsi="Times New Roman" w:cs="Times New Roman"/>
          <w:sz w:val="24"/>
          <w:szCs w:val="24"/>
        </w:rPr>
      </w:pPr>
    </w:p>
    <w:p w14:paraId="32CFD167" w14:textId="1028865F" w:rsidR="007C3061" w:rsidRPr="00A3036C" w:rsidRDefault="007C3061"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92E91" w:rsidRPr="00A3036C">
        <w:rPr>
          <w:rFonts w:ascii="Times New Roman" w:hAnsi="Times New Roman" w:cs="Times New Roman"/>
          <w:sz w:val="24"/>
          <w:szCs w:val="24"/>
        </w:rPr>
        <w:t>Você, Tom, assim como</w:t>
      </w:r>
      <w:r w:rsidR="006D424A" w:rsidRPr="00A3036C">
        <w:rPr>
          <w:rFonts w:ascii="Times New Roman" w:hAnsi="Times New Roman" w:cs="Times New Roman"/>
          <w:sz w:val="24"/>
          <w:szCs w:val="24"/>
        </w:rPr>
        <w:t xml:space="preserve">, Liz, </w:t>
      </w:r>
      <w:r w:rsidR="00B40871" w:rsidRPr="00A3036C">
        <w:rPr>
          <w:rFonts w:ascii="Times New Roman" w:hAnsi="Times New Roman" w:cs="Times New Roman"/>
          <w:sz w:val="24"/>
          <w:szCs w:val="24"/>
        </w:rPr>
        <w:t xml:space="preserve">terão os véus do esquecimento retirados, </w:t>
      </w:r>
      <w:r w:rsidR="00CF2488" w:rsidRPr="00A3036C">
        <w:rPr>
          <w:rFonts w:ascii="Times New Roman" w:hAnsi="Times New Roman" w:cs="Times New Roman"/>
          <w:sz w:val="24"/>
          <w:szCs w:val="24"/>
        </w:rPr>
        <w:t xml:space="preserve">paulatinamente ― </w:t>
      </w:r>
      <w:r w:rsidR="008D7846" w:rsidRPr="00A3036C">
        <w:rPr>
          <w:rFonts w:ascii="Times New Roman" w:hAnsi="Times New Roman" w:cs="Times New Roman"/>
          <w:sz w:val="24"/>
          <w:szCs w:val="24"/>
        </w:rPr>
        <w:t xml:space="preserve">Fértilles afirma </w:t>
      </w:r>
      <w:r w:rsidR="00CF2488" w:rsidRPr="00A3036C">
        <w:rPr>
          <w:rFonts w:ascii="Times New Roman" w:hAnsi="Times New Roman" w:cs="Times New Roman"/>
          <w:sz w:val="24"/>
          <w:szCs w:val="24"/>
        </w:rPr>
        <w:t>―</w:t>
      </w:r>
      <w:r w:rsidR="008D7846" w:rsidRPr="00A3036C">
        <w:rPr>
          <w:rFonts w:ascii="Times New Roman" w:hAnsi="Times New Roman" w:cs="Times New Roman"/>
          <w:sz w:val="24"/>
          <w:szCs w:val="24"/>
        </w:rPr>
        <w:t xml:space="preserve"> </w:t>
      </w:r>
      <w:r w:rsidR="00BE798A" w:rsidRPr="00A3036C">
        <w:rPr>
          <w:rFonts w:ascii="Times New Roman" w:hAnsi="Times New Roman" w:cs="Times New Roman"/>
          <w:sz w:val="24"/>
          <w:szCs w:val="24"/>
        </w:rPr>
        <w:t>No entanto, não vamos</w:t>
      </w:r>
      <w:r w:rsidR="00936DD6" w:rsidRPr="00A3036C">
        <w:rPr>
          <w:rFonts w:ascii="Times New Roman" w:hAnsi="Times New Roman" w:cs="Times New Roman"/>
          <w:sz w:val="24"/>
          <w:szCs w:val="24"/>
        </w:rPr>
        <w:t xml:space="preserve"> </w:t>
      </w:r>
      <w:r w:rsidR="00CA4ADC" w:rsidRPr="00A3036C">
        <w:rPr>
          <w:rFonts w:ascii="Times New Roman" w:hAnsi="Times New Roman" w:cs="Times New Roman"/>
          <w:i/>
          <w:iCs/>
          <w:sz w:val="24"/>
          <w:szCs w:val="24"/>
        </w:rPr>
        <w:t xml:space="preserve">colocar a carroça na frente dos bois ― </w:t>
      </w:r>
      <w:r w:rsidR="004C6874" w:rsidRPr="00A3036C">
        <w:rPr>
          <w:rFonts w:ascii="Times New Roman" w:hAnsi="Times New Roman" w:cs="Times New Roman"/>
          <w:sz w:val="24"/>
          <w:szCs w:val="24"/>
        </w:rPr>
        <w:t xml:space="preserve">Utiliza-se de dito </w:t>
      </w:r>
      <w:r w:rsidR="003C0B84" w:rsidRPr="00A3036C">
        <w:rPr>
          <w:rFonts w:ascii="Times New Roman" w:hAnsi="Times New Roman" w:cs="Times New Roman"/>
          <w:sz w:val="24"/>
          <w:szCs w:val="24"/>
        </w:rPr>
        <w:t>popular</w:t>
      </w:r>
      <w:r w:rsidR="004F3224" w:rsidRPr="00A3036C">
        <w:rPr>
          <w:rFonts w:ascii="Times New Roman" w:hAnsi="Times New Roman" w:cs="Times New Roman"/>
          <w:sz w:val="24"/>
          <w:szCs w:val="24"/>
        </w:rPr>
        <w:t xml:space="preserve"> brasileiro</w:t>
      </w:r>
      <w:r w:rsidR="003C0B84" w:rsidRPr="00A3036C">
        <w:rPr>
          <w:rFonts w:ascii="Times New Roman" w:hAnsi="Times New Roman" w:cs="Times New Roman"/>
          <w:sz w:val="24"/>
          <w:szCs w:val="24"/>
        </w:rPr>
        <w:t xml:space="preserve"> </w:t>
      </w:r>
      <w:r w:rsidR="00CA4ADC" w:rsidRPr="00A3036C">
        <w:rPr>
          <w:rFonts w:ascii="Times New Roman" w:hAnsi="Times New Roman" w:cs="Times New Roman"/>
          <w:i/>
          <w:iCs/>
          <w:sz w:val="24"/>
          <w:szCs w:val="24"/>
        </w:rPr>
        <w:t>―</w:t>
      </w:r>
      <w:r w:rsidR="00BE798A" w:rsidRPr="00A3036C">
        <w:rPr>
          <w:rFonts w:ascii="Times New Roman" w:hAnsi="Times New Roman" w:cs="Times New Roman"/>
          <w:sz w:val="24"/>
          <w:szCs w:val="24"/>
        </w:rPr>
        <w:t xml:space="preserve"> </w:t>
      </w:r>
      <w:r w:rsidR="004245D7" w:rsidRPr="00A3036C">
        <w:rPr>
          <w:rFonts w:ascii="Times New Roman" w:hAnsi="Times New Roman" w:cs="Times New Roman"/>
          <w:sz w:val="24"/>
          <w:szCs w:val="24"/>
        </w:rPr>
        <w:t>Tudo tem seu tempo. ▬ enigmática.</w:t>
      </w:r>
    </w:p>
    <w:p w14:paraId="492A2F25" w14:textId="77777777" w:rsidR="004245D7" w:rsidRPr="00A3036C" w:rsidRDefault="004245D7" w:rsidP="008415B6">
      <w:pPr>
        <w:spacing w:after="0"/>
        <w:jc w:val="both"/>
        <w:rPr>
          <w:rFonts w:ascii="Times New Roman" w:hAnsi="Times New Roman" w:cs="Times New Roman"/>
          <w:sz w:val="24"/>
          <w:szCs w:val="24"/>
        </w:rPr>
      </w:pPr>
    </w:p>
    <w:p w14:paraId="52937F77" w14:textId="060901C2" w:rsidR="004245D7" w:rsidRPr="00A3036C" w:rsidRDefault="00F307C8"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8A0EEA" w:rsidRPr="00A3036C">
        <w:rPr>
          <w:rFonts w:ascii="Times New Roman" w:hAnsi="Times New Roman" w:cs="Times New Roman"/>
          <w:sz w:val="24"/>
          <w:szCs w:val="24"/>
        </w:rPr>
        <w:t xml:space="preserve">O </w:t>
      </w:r>
      <w:r w:rsidR="00D711FF" w:rsidRPr="00A3036C">
        <w:rPr>
          <w:rFonts w:ascii="Times New Roman" w:hAnsi="Times New Roman" w:cs="Times New Roman"/>
          <w:sz w:val="24"/>
          <w:szCs w:val="24"/>
        </w:rPr>
        <w:t xml:space="preserve">amor vivenciado com você, Joseph </w:t>
      </w:r>
      <w:r w:rsidR="005F6AFB" w:rsidRPr="00A3036C">
        <w:rPr>
          <w:rFonts w:ascii="Times New Roman" w:hAnsi="Times New Roman" w:cs="Times New Roman"/>
          <w:sz w:val="24"/>
          <w:szCs w:val="24"/>
        </w:rPr>
        <w:t xml:space="preserve">― </w:t>
      </w:r>
      <w:r w:rsidR="000974D1" w:rsidRPr="00A3036C">
        <w:rPr>
          <w:rFonts w:ascii="Times New Roman" w:hAnsi="Times New Roman" w:cs="Times New Roman"/>
          <w:sz w:val="24"/>
          <w:szCs w:val="24"/>
        </w:rPr>
        <w:t>Liz d</w:t>
      </w:r>
      <w:r w:rsidR="005F6AFB" w:rsidRPr="00A3036C">
        <w:rPr>
          <w:rFonts w:ascii="Times New Roman" w:hAnsi="Times New Roman" w:cs="Times New Roman"/>
          <w:sz w:val="24"/>
          <w:szCs w:val="24"/>
        </w:rPr>
        <w:t>irige-se a Tom, tocado ―</w:t>
      </w:r>
      <w:r w:rsidR="00D711FF" w:rsidRPr="00A3036C">
        <w:rPr>
          <w:rFonts w:ascii="Times New Roman" w:hAnsi="Times New Roman" w:cs="Times New Roman"/>
          <w:sz w:val="24"/>
          <w:szCs w:val="24"/>
        </w:rPr>
        <w:t xml:space="preserve"> </w:t>
      </w:r>
      <w:r w:rsidR="000974D1" w:rsidRPr="00A3036C">
        <w:rPr>
          <w:rFonts w:ascii="Times New Roman" w:hAnsi="Times New Roman" w:cs="Times New Roman"/>
          <w:sz w:val="24"/>
          <w:szCs w:val="24"/>
        </w:rPr>
        <w:t>Acaba de passar como um filme na minha mente. ▬ tocada</w:t>
      </w:r>
      <w:r w:rsidR="004736E1" w:rsidRPr="00A3036C">
        <w:rPr>
          <w:rFonts w:ascii="Times New Roman" w:hAnsi="Times New Roman" w:cs="Times New Roman"/>
          <w:sz w:val="24"/>
          <w:szCs w:val="24"/>
        </w:rPr>
        <w:t>.</w:t>
      </w:r>
    </w:p>
    <w:p w14:paraId="4F6A90CD" w14:textId="77777777" w:rsidR="004736E1" w:rsidRPr="00A3036C" w:rsidRDefault="004736E1" w:rsidP="008415B6">
      <w:pPr>
        <w:spacing w:after="0"/>
        <w:jc w:val="both"/>
        <w:rPr>
          <w:rFonts w:ascii="Times New Roman" w:hAnsi="Times New Roman" w:cs="Times New Roman"/>
          <w:sz w:val="24"/>
          <w:szCs w:val="24"/>
        </w:rPr>
      </w:pPr>
    </w:p>
    <w:p w14:paraId="6B096C69" w14:textId="2FF290F5" w:rsidR="004736E1" w:rsidRPr="00A3036C" w:rsidRDefault="004736E1"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Germano promove um abraço coletivo de almas despertas pelo amor incondicional</w:t>
      </w:r>
      <w:r w:rsidR="008C2B7E" w:rsidRPr="00A3036C">
        <w:rPr>
          <w:rFonts w:ascii="Times New Roman" w:hAnsi="Times New Roman" w:cs="Times New Roman"/>
          <w:sz w:val="24"/>
          <w:szCs w:val="24"/>
        </w:rPr>
        <w:t xml:space="preserve"> e dispostas a fazerem valer</w:t>
      </w:r>
      <w:r w:rsidR="00EC2C8E" w:rsidRPr="00A3036C">
        <w:rPr>
          <w:rFonts w:ascii="Times New Roman" w:hAnsi="Times New Roman" w:cs="Times New Roman"/>
          <w:sz w:val="24"/>
          <w:szCs w:val="24"/>
        </w:rPr>
        <w:t xml:space="preserve"> este sentimento, o repercutindo nos corações de todos os humano</w:t>
      </w:r>
      <w:r w:rsidR="00A836DC" w:rsidRPr="00A3036C">
        <w:rPr>
          <w:rFonts w:ascii="Times New Roman" w:hAnsi="Times New Roman" w:cs="Times New Roman"/>
          <w:sz w:val="24"/>
          <w:szCs w:val="24"/>
        </w:rPr>
        <w:t xml:space="preserve">s dispostos a </w:t>
      </w:r>
      <w:r w:rsidR="001F7D50" w:rsidRPr="00A3036C">
        <w:rPr>
          <w:rFonts w:ascii="Times New Roman" w:hAnsi="Times New Roman" w:cs="Times New Roman"/>
          <w:sz w:val="24"/>
          <w:szCs w:val="24"/>
        </w:rPr>
        <w:t>recebê-lo</w:t>
      </w:r>
      <w:r w:rsidR="00BD3FA0" w:rsidRPr="00A3036C">
        <w:rPr>
          <w:rFonts w:ascii="Times New Roman" w:hAnsi="Times New Roman" w:cs="Times New Roman"/>
          <w:sz w:val="24"/>
          <w:szCs w:val="24"/>
        </w:rPr>
        <w:t xml:space="preserve"> e praticá-lo</w:t>
      </w:r>
      <w:r w:rsidR="00F415C1" w:rsidRPr="00A3036C">
        <w:rPr>
          <w:rFonts w:ascii="Times New Roman" w:hAnsi="Times New Roman" w:cs="Times New Roman"/>
          <w:sz w:val="24"/>
          <w:szCs w:val="24"/>
        </w:rPr>
        <w:t xml:space="preserve"> em prol da unicidade prevista pelo SEU — Soberana Energia Universal.</w:t>
      </w:r>
    </w:p>
    <w:p w14:paraId="6B0C926A" w14:textId="391B05E4" w:rsidR="00A92A98" w:rsidRPr="00A3036C" w:rsidRDefault="00566EFA"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Emocionados e unidos pelas mãos, evocam</w:t>
      </w:r>
      <w:r w:rsidR="00F54F09" w:rsidRPr="00A3036C">
        <w:rPr>
          <w:rFonts w:ascii="Times New Roman" w:hAnsi="Times New Roman" w:cs="Times New Roman"/>
          <w:sz w:val="24"/>
          <w:szCs w:val="24"/>
        </w:rPr>
        <w:t>, concentrados,</w:t>
      </w:r>
      <w:r w:rsidR="001F7D50" w:rsidRPr="00A3036C">
        <w:rPr>
          <w:rFonts w:ascii="Times New Roman" w:hAnsi="Times New Roman" w:cs="Times New Roman"/>
          <w:sz w:val="24"/>
          <w:szCs w:val="24"/>
        </w:rPr>
        <w:t xml:space="preserve"> energias benéficas</w:t>
      </w:r>
      <w:r w:rsidR="00F54F09" w:rsidRPr="00A3036C">
        <w:rPr>
          <w:rFonts w:ascii="Times New Roman" w:hAnsi="Times New Roman" w:cs="Times New Roman"/>
          <w:sz w:val="24"/>
          <w:szCs w:val="24"/>
        </w:rPr>
        <w:t xml:space="preserve"> irradiada</w:t>
      </w:r>
      <w:r w:rsidR="00C44A03" w:rsidRPr="00A3036C">
        <w:rPr>
          <w:rFonts w:ascii="Times New Roman" w:hAnsi="Times New Roman" w:cs="Times New Roman"/>
          <w:sz w:val="24"/>
          <w:szCs w:val="24"/>
        </w:rPr>
        <w:t xml:space="preserve">s pela Lua cheia, agora, amarelada, mas ainda </w:t>
      </w:r>
      <w:r w:rsidR="00C44A03" w:rsidRPr="00A3036C">
        <w:rPr>
          <w:rFonts w:ascii="Times New Roman" w:hAnsi="Times New Roman" w:cs="Times New Roman"/>
          <w:i/>
          <w:iCs/>
          <w:sz w:val="24"/>
          <w:szCs w:val="24"/>
        </w:rPr>
        <w:t>aurada</w:t>
      </w:r>
      <w:r w:rsidR="00C44A03" w:rsidRPr="00A3036C">
        <w:rPr>
          <w:rFonts w:ascii="Times New Roman" w:hAnsi="Times New Roman" w:cs="Times New Roman"/>
          <w:sz w:val="24"/>
          <w:szCs w:val="24"/>
        </w:rPr>
        <w:t xml:space="preserve"> pelas cores lilás e violeta.</w:t>
      </w:r>
    </w:p>
    <w:p w14:paraId="5E6EF9F6" w14:textId="319009C1" w:rsidR="00A73800" w:rsidRPr="00A3036C" w:rsidRDefault="00D12AEE"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Mergulhad</w:t>
      </w:r>
      <w:r w:rsidR="00A73800" w:rsidRPr="00A3036C">
        <w:rPr>
          <w:rFonts w:ascii="Times New Roman" w:hAnsi="Times New Roman" w:cs="Times New Roman"/>
          <w:sz w:val="24"/>
          <w:szCs w:val="24"/>
        </w:rPr>
        <w:t xml:space="preserve">os </w:t>
      </w:r>
      <w:r w:rsidRPr="00A3036C">
        <w:rPr>
          <w:rFonts w:ascii="Times New Roman" w:hAnsi="Times New Roman" w:cs="Times New Roman"/>
          <w:sz w:val="24"/>
          <w:szCs w:val="24"/>
        </w:rPr>
        <w:t>n</w:t>
      </w:r>
      <w:r w:rsidR="00A73800" w:rsidRPr="00A3036C">
        <w:rPr>
          <w:rFonts w:ascii="Times New Roman" w:hAnsi="Times New Roman" w:cs="Times New Roman"/>
          <w:sz w:val="24"/>
          <w:szCs w:val="24"/>
        </w:rPr>
        <w:t xml:space="preserve">a paz </w:t>
      </w:r>
      <w:r w:rsidRPr="00A3036C">
        <w:rPr>
          <w:rFonts w:ascii="Times New Roman" w:hAnsi="Times New Roman" w:cs="Times New Roman"/>
          <w:sz w:val="24"/>
          <w:szCs w:val="24"/>
        </w:rPr>
        <w:t>da harmonia</w:t>
      </w:r>
      <w:r w:rsidR="006D216D" w:rsidRPr="00A3036C">
        <w:rPr>
          <w:rFonts w:ascii="Times New Roman" w:hAnsi="Times New Roman" w:cs="Times New Roman"/>
          <w:sz w:val="24"/>
          <w:szCs w:val="24"/>
        </w:rPr>
        <w:t xml:space="preserve"> e no compartilhamento sensorial</w:t>
      </w:r>
      <w:r w:rsidR="006967C2" w:rsidRPr="00A3036C">
        <w:rPr>
          <w:rFonts w:ascii="Times New Roman" w:hAnsi="Times New Roman" w:cs="Times New Roman"/>
          <w:sz w:val="24"/>
          <w:szCs w:val="24"/>
        </w:rPr>
        <w:t xml:space="preserve"> </w:t>
      </w:r>
      <w:r w:rsidR="00C36A45" w:rsidRPr="00A3036C">
        <w:rPr>
          <w:rFonts w:ascii="Times New Roman" w:hAnsi="Times New Roman" w:cs="Times New Roman"/>
          <w:sz w:val="24"/>
          <w:szCs w:val="24"/>
        </w:rPr>
        <w:t>estabelecido pela conexão ao Eu superior</w:t>
      </w:r>
      <w:r w:rsidR="00BA182E" w:rsidRPr="00A3036C">
        <w:rPr>
          <w:rFonts w:ascii="Times New Roman" w:hAnsi="Times New Roman" w:cs="Times New Roman"/>
          <w:sz w:val="24"/>
          <w:szCs w:val="24"/>
        </w:rPr>
        <w:t>, as almas gêmeas</w:t>
      </w:r>
      <w:r w:rsidR="00C36A45" w:rsidRPr="00A3036C">
        <w:rPr>
          <w:rFonts w:ascii="Times New Roman" w:hAnsi="Times New Roman" w:cs="Times New Roman"/>
          <w:sz w:val="24"/>
          <w:szCs w:val="24"/>
        </w:rPr>
        <w:t xml:space="preserve"> </w:t>
      </w:r>
      <w:r w:rsidR="005D0A62" w:rsidRPr="00A3036C">
        <w:rPr>
          <w:rFonts w:ascii="Times New Roman" w:hAnsi="Times New Roman" w:cs="Times New Roman"/>
          <w:sz w:val="24"/>
          <w:szCs w:val="24"/>
        </w:rPr>
        <w:t>desta vida e de outras passadas</w:t>
      </w:r>
      <w:r w:rsidR="00A0733A" w:rsidRPr="00A3036C">
        <w:rPr>
          <w:rFonts w:ascii="Times New Roman" w:hAnsi="Times New Roman" w:cs="Times New Roman"/>
          <w:sz w:val="24"/>
          <w:szCs w:val="24"/>
        </w:rPr>
        <w:t>,</w:t>
      </w:r>
      <w:r w:rsidR="00766FA8" w:rsidRPr="00A3036C">
        <w:rPr>
          <w:rFonts w:ascii="Times New Roman" w:hAnsi="Times New Roman" w:cs="Times New Roman"/>
          <w:sz w:val="24"/>
          <w:szCs w:val="24"/>
        </w:rPr>
        <w:t xml:space="preserve"> conectadas, experenciam</w:t>
      </w:r>
      <w:r w:rsidR="00F82426" w:rsidRPr="00A3036C">
        <w:rPr>
          <w:rFonts w:ascii="Times New Roman" w:hAnsi="Times New Roman" w:cs="Times New Roman"/>
          <w:sz w:val="24"/>
          <w:szCs w:val="24"/>
        </w:rPr>
        <w:t xml:space="preserve"> mais uma vez sen</w:t>
      </w:r>
      <w:r w:rsidR="00B42E23" w:rsidRPr="00A3036C">
        <w:rPr>
          <w:rFonts w:ascii="Times New Roman" w:hAnsi="Times New Roman" w:cs="Times New Roman"/>
          <w:sz w:val="24"/>
          <w:szCs w:val="24"/>
        </w:rPr>
        <w:t>sações</w:t>
      </w:r>
      <w:r w:rsidR="00B04A84" w:rsidRPr="00A3036C">
        <w:rPr>
          <w:rFonts w:ascii="Times New Roman" w:hAnsi="Times New Roman" w:cs="Times New Roman"/>
          <w:sz w:val="24"/>
          <w:szCs w:val="24"/>
        </w:rPr>
        <w:t xml:space="preserve"> promovidas por este amor</w:t>
      </w:r>
      <w:r w:rsidR="00EA16DB" w:rsidRPr="00A3036C">
        <w:rPr>
          <w:rFonts w:ascii="Times New Roman" w:hAnsi="Times New Roman" w:cs="Times New Roman"/>
          <w:sz w:val="24"/>
          <w:szCs w:val="24"/>
        </w:rPr>
        <w:t xml:space="preserve"> vivo até os dias atuais.</w:t>
      </w:r>
      <w:r w:rsidR="00B37BF0" w:rsidRPr="00A3036C">
        <w:rPr>
          <w:rFonts w:ascii="Times New Roman" w:hAnsi="Times New Roman" w:cs="Times New Roman"/>
          <w:sz w:val="24"/>
          <w:szCs w:val="24"/>
        </w:rPr>
        <w:t xml:space="preserve"> Extasiados, reeditam nas suas mentes, conjuntamente,</w:t>
      </w:r>
      <w:r w:rsidR="00E72C83" w:rsidRPr="00A3036C">
        <w:rPr>
          <w:rFonts w:ascii="Times New Roman" w:hAnsi="Times New Roman" w:cs="Times New Roman"/>
          <w:sz w:val="24"/>
          <w:szCs w:val="24"/>
        </w:rPr>
        <w:t xml:space="preserve"> os melhores momentos deste relacionamento amoroso</w:t>
      </w:r>
      <w:r w:rsidR="000A3696" w:rsidRPr="00A3036C">
        <w:rPr>
          <w:rFonts w:ascii="Times New Roman" w:hAnsi="Times New Roman" w:cs="Times New Roman"/>
          <w:sz w:val="24"/>
          <w:szCs w:val="24"/>
        </w:rPr>
        <w:t xml:space="preserve">. </w:t>
      </w:r>
    </w:p>
    <w:p w14:paraId="7D07D64D" w14:textId="00B66421" w:rsidR="003740E1" w:rsidRPr="00A3036C" w:rsidRDefault="003740E1"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Resignados, </w:t>
      </w:r>
      <w:r w:rsidR="007E4D87" w:rsidRPr="00A3036C">
        <w:rPr>
          <w:rFonts w:ascii="Times New Roman" w:hAnsi="Times New Roman" w:cs="Times New Roman"/>
          <w:sz w:val="24"/>
          <w:szCs w:val="24"/>
        </w:rPr>
        <w:t>viajam n</w:t>
      </w:r>
      <w:r w:rsidR="00997F20" w:rsidRPr="00A3036C">
        <w:rPr>
          <w:rFonts w:ascii="Times New Roman" w:hAnsi="Times New Roman" w:cs="Times New Roman"/>
          <w:sz w:val="24"/>
          <w:szCs w:val="24"/>
        </w:rPr>
        <w:t>a</w:t>
      </w:r>
      <w:r w:rsidR="007E4D87" w:rsidRPr="00A3036C">
        <w:rPr>
          <w:rFonts w:ascii="Times New Roman" w:hAnsi="Times New Roman" w:cs="Times New Roman"/>
          <w:sz w:val="24"/>
          <w:szCs w:val="24"/>
        </w:rPr>
        <w:t>s piores</w:t>
      </w:r>
      <w:r w:rsidR="00997F20" w:rsidRPr="00A3036C">
        <w:rPr>
          <w:rFonts w:ascii="Times New Roman" w:hAnsi="Times New Roman" w:cs="Times New Roman"/>
          <w:sz w:val="24"/>
          <w:szCs w:val="24"/>
        </w:rPr>
        <w:t xml:space="preserve"> experiências</w:t>
      </w:r>
      <w:r w:rsidR="00496B41" w:rsidRPr="00A3036C">
        <w:rPr>
          <w:rFonts w:ascii="Times New Roman" w:hAnsi="Times New Roman" w:cs="Times New Roman"/>
          <w:sz w:val="24"/>
          <w:szCs w:val="24"/>
        </w:rPr>
        <w:t>,</w:t>
      </w:r>
      <w:r w:rsidR="0089667C" w:rsidRPr="00A3036C">
        <w:rPr>
          <w:rFonts w:ascii="Times New Roman" w:hAnsi="Times New Roman" w:cs="Times New Roman"/>
          <w:sz w:val="24"/>
          <w:szCs w:val="24"/>
        </w:rPr>
        <w:t xml:space="preserve"> conduzidos pela compreensão</w:t>
      </w:r>
      <w:r w:rsidR="00315428" w:rsidRPr="00A3036C">
        <w:rPr>
          <w:rFonts w:ascii="Times New Roman" w:hAnsi="Times New Roman" w:cs="Times New Roman"/>
          <w:sz w:val="24"/>
          <w:szCs w:val="24"/>
        </w:rPr>
        <w:t xml:space="preserve"> e o perdão aos </w:t>
      </w:r>
      <w:r w:rsidR="00315428" w:rsidRPr="00A3036C">
        <w:rPr>
          <w:rFonts w:ascii="Times New Roman" w:hAnsi="Times New Roman" w:cs="Times New Roman"/>
          <w:i/>
          <w:iCs/>
          <w:sz w:val="24"/>
          <w:szCs w:val="24"/>
        </w:rPr>
        <w:t xml:space="preserve">atores </w:t>
      </w:r>
      <w:r w:rsidR="00BC3BE7" w:rsidRPr="00A3036C">
        <w:rPr>
          <w:rFonts w:ascii="Times New Roman" w:hAnsi="Times New Roman" w:cs="Times New Roman"/>
          <w:sz w:val="24"/>
          <w:szCs w:val="24"/>
        </w:rPr>
        <w:t>d</w:t>
      </w:r>
      <w:r w:rsidR="007B15D8" w:rsidRPr="00A3036C">
        <w:rPr>
          <w:rFonts w:ascii="Times New Roman" w:hAnsi="Times New Roman" w:cs="Times New Roman"/>
          <w:sz w:val="24"/>
          <w:szCs w:val="24"/>
        </w:rPr>
        <w:t>a violência urbana que</w:t>
      </w:r>
      <w:r w:rsidR="00BC3BE7" w:rsidRPr="00A3036C">
        <w:rPr>
          <w:rFonts w:ascii="Times New Roman" w:hAnsi="Times New Roman" w:cs="Times New Roman"/>
          <w:sz w:val="24"/>
          <w:szCs w:val="24"/>
        </w:rPr>
        <w:t xml:space="preserve"> ceifara</w:t>
      </w:r>
      <w:r w:rsidR="002F5AF5" w:rsidRPr="00A3036C">
        <w:rPr>
          <w:rFonts w:ascii="Times New Roman" w:hAnsi="Times New Roman" w:cs="Times New Roman"/>
          <w:sz w:val="24"/>
          <w:szCs w:val="24"/>
        </w:rPr>
        <w:t xml:space="preserve"> a vida</w:t>
      </w:r>
      <w:r w:rsidR="00BC3BE7" w:rsidRPr="00A3036C">
        <w:rPr>
          <w:rFonts w:ascii="Times New Roman" w:hAnsi="Times New Roman" w:cs="Times New Roman"/>
          <w:sz w:val="24"/>
          <w:szCs w:val="24"/>
        </w:rPr>
        <w:t xml:space="preserve"> </w:t>
      </w:r>
      <w:r w:rsidR="005362D3" w:rsidRPr="00A3036C">
        <w:rPr>
          <w:rFonts w:ascii="Times New Roman" w:hAnsi="Times New Roman" w:cs="Times New Roman"/>
          <w:sz w:val="24"/>
          <w:szCs w:val="24"/>
        </w:rPr>
        <w:t>Ana Carolina</w:t>
      </w:r>
      <w:r w:rsidR="00E637CA" w:rsidRPr="00A3036C">
        <w:rPr>
          <w:rFonts w:ascii="Times New Roman" w:hAnsi="Times New Roman" w:cs="Times New Roman"/>
          <w:sz w:val="24"/>
          <w:szCs w:val="24"/>
        </w:rPr>
        <w:t xml:space="preserve">, hoje, involucrada no corpo de </w:t>
      </w:r>
      <w:r w:rsidR="00606C7F" w:rsidRPr="00A3036C">
        <w:rPr>
          <w:rFonts w:ascii="Times New Roman" w:hAnsi="Times New Roman" w:cs="Times New Roman"/>
          <w:sz w:val="24"/>
          <w:szCs w:val="24"/>
        </w:rPr>
        <w:t>Elizabeth Taylor</w:t>
      </w:r>
      <w:r w:rsidR="00BB06CA" w:rsidRPr="00A3036C">
        <w:rPr>
          <w:rFonts w:ascii="Times New Roman" w:hAnsi="Times New Roman" w:cs="Times New Roman"/>
          <w:sz w:val="24"/>
          <w:szCs w:val="24"/>
        </w:rPr>
        <w:t>.</w:t>
      </w:r>
    </w:p>
    <w:p w14:paraId="05FB71AA" w14:textId="7B386DB9" w:rsidR="00EB6334" w:rsidRDefault="00EB6334"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Entreolhares amorosos de Tom e Li</w:t>
      </w:r>
      <w:r w:rsidR="004C0A05" w:rsidRPr="00A3036C">
        <w:rPr>
          <w:rFonts w:ascii="Times New Roman" w:hAnsi="Times New Roman" w:cs="Times New Roman"/>
          <w:sz w:val="24"/>
          <w:szCs w:val="24"/>
        </w:rPr>
        <w:t xml:space="preserve">z comunicam </w:t>
      </w:r>
      <w:r w:rsidR="00195FFF" w:rsidRPr="00A3036C">
        <w:rPr>
          <w:rFonts w:ascii="Times New Roman" w:hAnsi="Times New Roman" w:cs="Times New Roman"/>
          <w:sz w:val="24"/>
          <w:szCs w:val="24"/>
        </w:rPr>
        <w:t xml:space="preserve">compreensão </w:t>
      </w:r>
      <w:r w:rsidR="004C0A05" w:rsidRPr="00A3036C">
        <w:rPr>
          <w:rFonts w:ascii="Times New Roman" w:hAnsi="Times New Roman" w:cs="Times New Roman"/>
          <w:sz w:val="24"/>
          <w:szCs w:val="24"/>
        </w:rPr>
        <w:t>aos seus expectadore</w:t>
      </w:r>
      <w:r w:rsidR="00195FFF" w:rsidRPr="00A3036C">
        <w:rPr>
          <w:rFonts w:ascii="Times New Roman" w:hAnsi="Times New Roman" w:cs="Times New Roman"/>
          <w:sz w:val="24"/>
          <w:szCs w:val="24"/>
        </w:rPr>
        <w:t>s felizes</w:t>
      </w:r>
      <w:r w:rsidR="003B5789" w:rsidRPr="00A3036C">
        <w:rPr>
          <w:rFonts w:ascii="Times New Roman" w:hAnsi="Times New Roman" w:cs="Times New Roman"/>
          <w:sz w:val="24"/>
          <w:szCs w:val="24"/>
        </w:rPr>
        <w:t xml:space="preserve"> </w:t>
      </w:r>
      <w:r w:rsidR="00CB69E3" w:rsidRPr="00A3036C">
        <w:rPr>
          <w:rFonts w:ascii="Times New Roman" w:hAnsi="Times New Roman" w:cs="Times New Roman"/>
          <w:sz w:val="24"/>
          <w:szCs w:val="24"/>
        </w:rPr>
        <w:t>pel</w:t>
      </w:r>
      <w:r w:rsidR="001754F8" w:rsidRPr="00A3036C">
        <w:rPr>
          <w:rFonts w:ascii="Times New Roman" w:hAnsi="Times New Roman" w:cs="Times New Roman"/>
          <w:sz w:val="24"/>
          <w:szCs w:val="24"/>
        </w:rPr>
        <w:t>a confirmação d</w:t>
      </w:r>
      <w:r w:rsidR="00CB69E3" w:rsidRPr="00A3036C">
        <w:rPr>
          <w:rFonts w:ascii="Times New Roman" w:hAnsi="Times New Roman" w:cs="Times New Roman"/>
          <w:sz w:val="24"/>
          <w:szCs w:val="24"/>
        </w:rPr>
        <w:t>o</w:t>
      </w:r>
      <w:r w:rsidR="001754F8" w:rsidRPr="00A3036C">
        <w:rPr>
          <w:rFonts w:ascii="Times New Roman" w:hAnsi="Times New Roman" w:cs="Times New Roman"/>
          <w:sz w:val="24"/>
          <w:szCs w:val="24"/>
        </w:rPr>
        <w:t xml:space="preserve"> equilíbrio de inteligibilidade e moralidade de seus interlocutores.</w:t>
      </w:r>
    </w:p>
    <w:p w14:paraId="03F6D5BE" w14:textId="77777777" w:rsidR="00165200" w:rsidRPr="00A3036C" w:rsidRDefault="00165200" w:rsidP="008415B6">
      <w:pPr>
        <w:spacing w:after="0"/>
        <w:jc w:val="both"/>
        <w:rPr>
          <w:rFonts w:ascii="Times New Roman" w:hAnsi="Times New Roman" w:cs="Times New Roman"/>
          <w:sz w:val="24"/>
          <w:szCs w:val="24"/>
        </w:rPr>
      </w:pPr>
    </w:p>
    <w:p w14:paraId="7FD2B2AF" w14:textId="77777777" w:rsidR="007145BF" w:rsidRPr="00A3036C" w:rsidRDefault="005816CD"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Equilíbrio da inteligibilidade e moralidade ― Germano destaca ― </w:t>
      </w:r>
      <w:r w:rsidR="006700FB" w:rsidRPr="00A3036C">
        <w:rPr>
          <w:rFonts w:ascii="Times New Roman" w:hAnsi="Times New Roman" w:cs="Times New Roman"/>
          <w:sz w:val="24"/>
          <w:szCs w:val="24"/>
        </w:rPr>
        <w:t>Todos</w:t>
      </w:r>
      <w:r w:rsidR="00CA353B" w:rsidRPr="00A3036C">
        <w:rPr>
          <w:rFonts w:ascii="Times New Roman" w:hAnsi="Times New Roman" w:cs="Times New Roman"/>
          <w:sz w:val="24"/>
          <w:szCs w:val="24"/>
        </w:rPr>
        <w:t xml:space="preserve"> dispostos a travarem esta luta interna </w:t>
      </w:r>
      <w:r w:rsidR="000C0BFD" w:rsidRPr="00A3036C">
        <w:rPr>
          <w:rFonts w:ascii="Times New Roman" w:hAnsi="Times New Roman" w:cs="Times New Roman"/>
          <w:sz w:val="24"/>
          <w:szCs w:val="24"/>
        </w:rPr>
        <w:t>serão desperto</w:t>
      </w:r>
      <w:r w:rsidR="003E3639" w:rsidRPr="00A3036C">
        <w:rPr>
          <w:rFonts w:ascii="Times New Roman" w:hAnsi="Times New Roman" w:cs="Times New Roman"/>
          <w:sz w:val="24"/>
          <w:szCs w:val="24"/>
        </w:rPr>
        <w:t xml:space="preserve">s </w:t>
      </w:r>
      <w:r w:rsidR="002B0D01" w:rsidRPr="00A3036C">
        <w:rPr>
          <w:rFonts w:ascii="Times New Roman" w:hAnsi="Times New Roman" w:cs="Times New Roman"/>
          <w:sz w:val="24"/>
          <w:szCs w:val="24"/>
        </w:rPr>
        <w:t>pelo coração</w:t>
      </w:r>
      <w:r w:rsidR="003E3639" w:rsidRPr="00A3036C">
        <w:rPr>
          <w:rFonts w:ascii="Times New Roman" w:hAnsi="Times New Roman" w:cs="Times New Roman"/>
          <w:sz w:val="24"/>
          <w:szCs w:val="24"/>
        </w:rPr>
        <w:t xml:space="preserve"> ―</w:t>
      </w:r>
      <w:r w:rsidR="002B0D01" w:rsidRPr="00A3036C">
        <w:rPr>
          <w:rFonts w:ascii="Times New Roman" w:hAnsi="Times New Roman" w:cs="Times New Roman"/>
          <w:sz w:val="24"/>
          <w:szCs w:val="24"/>
        </w:rPr>
        <w:t xml:space="preserve"> </w:t>
      </w:r>
      <w:r w:rsidR="00443F7B" w:rsidRPr="00A3036C">
        <w:rPr>
          <w:rFonts w:ascii="Times New Roman" w:hAnsi="Times New Roman" w:cs="Times New Roman"/>
          <w:sz w:val="24"/>
          <w:szCs w:val="24"/>
        </w:rPr>
        <w:t xml:space="preserve">Credibiliza a eloquência </w:t>
      </w:r>
      <w:r w:rsidR="003E3639" w:rsidRPr="00A3036C">
        <w:rPr>
          <w:rFonts w:ascii="Times New Roman" w:hAnsi="Times New Roman" w:cs="Times New Roman"/>
          <w:sz w:val="24"/>
          <w:szCs w:val="24"/>
        </w:rPr>
        <w:t>―</w:t>
      </w:r>
      <w:r w:rsidR="00443F7B" w:rsidRPr="00A3036C">
        <w:rPr>
          <w:rFonts w:ascii="Times New Roman" w:hAnsi="Times New Roman" w:cs="Times New Roman"/>
          <w:sz w:val="24"/>
          <w:szCs w:val="24"/>
        </w:rPr>
        <w:t xml:space="preserve"> Afinal de contas</w:t>
      </w:r>
      <w:r w:rsidR="00D86FC7" w:rsidRPr="00A3036C">
        <w:rPr>
          <w:rFonts w:ascii="Times New Roman" w:hAnsi="Times New Roman" w:cs="Times New Roman"/>
          <w:sz w:val="24"/>
          <w:szCs w:val="24"/>
        </w:rPr>
        <w:t>, como falado por alguns dimensionais de passagem na Terra</w:t>
      </w:r>
      <w:r w:rsidR="00A178E4" w:rsidRPr="00A3036C">
        <w:rPr>
          <w:rFonts w:ascii="Times New Roman" w:hAnsi="Times New Roman" w:cs="Times New Roman"/>
          <w:sz w:val="24"/>
          <w:szCs w:val="24"/>
        </w:rPr>
        <w:t xml:space="preserve">, </w:t>
      </w:r>
      <w:r w:rsidR="00A178E4" w:rsidRPr="00A3036C">
        <w:rPr>
          <w:rFonts w:ascii="Times New Roman" w:hAnsi="Times New Roman" w:cs="Times New Roman"/>
          <w:i/>
          <w:iCs/>
          <w:sz w:val="24"/>
          <w:szCs w:val="24"/>
        </w:rPr>
        <w:t>nada acontece por acaso</w:t>
      </w:r>
      <w:r w:rsidR="00A178E4" w:rsidRPr="00A3036C">
        <w:rPr>
          <w:rFonts w:ascii="Times New Roman" w:hAnsi="Times New Roman" w:cs="Times New Roman"/>
          <w:sz w:val="24"/>
          <w:szCs w:val="24"/>
        </w:rPr>
        <w:t>.</w:t>
      </w:r>
      <w:r w:rsidR="00A06253" w:rsidRPr="00A3036C">
        <w:rPr>
          <w:rFonts w:ascii="Times New Roman" w:hAnsi="Times New Roman" w:cs="Times New Roman"/>
          <w:sz w:val="24"/>
          <w:szCs w:val="24"/>
        </w:rPr>
        <w:t xml:space="preserve"> ▬ </w:t>
      </w:r>
      <w:r w:rsidR="007145BF" w:rsidRPr="00A3036C">
        <w:rPr>
          <w:rFonts w:ascii="Times New Roman" w:hAnsi="Times New Roman" w:cs="Times New Roman"/>
          <w:sz w:val="24"/>
          <w:szCs w:val="24"/>
        </w:rPr>
        <w:t>enigmático.</w:t>
      </w:r>
    </w:p>
    <w:p w14:paraId="0108EE71" w14:textId="77777777" w:rsidR="007145BF" w:rsidRPr="00A3036C" w:rsidRDefault="007145BF" w:rsidP="008415B6">
      <w:pPr>
        <w:spacing w:after="0"/>
        <w:jc w:val="both"/>
        <w:rPr>
          <w:rFonts w:ascii="Times New Roman" w:hAnsi="Times New Roman" w:cs="Times New Roman"/>
          <w:sz w:val="24"/>
          <w:szCs w:val="24"/>
        </w:rPr>
      </w:pPr>
    </w:p>
    <w:p w14:paraId="0C3078B6" w14:textId="6EAB8224" w:rsidR="00384C42" w:rsidRPr="00A3036C" w:rsidRDefault="007145BF"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AF619E" w:rsidRPr="00A3036C">
        <w:rPr>
          <w:rFonts w:ascii="Times New Roman" w:hAnsi="Times New Roman" w:cs="Times New Roman"/>
          <w:sz w:val="24"/>
          <w:szCs w:val="24"/>
        </w:rPr>
        <w:t>O que acha, Tom, deste ser o título da próxima crônica “Papo Reto”? Acho que cai como uma luva</w:t>
      </w:r>
      <w:r w:rsidR="00E905DC" w:rsidRPr="00A3036C">
        <w:rPr>
          <w:rFonts w:ascii="Times New Roman" w:hAnsi="Times New Roman" w:cs="Times New Roman"/>
          <w:sz w:val="24"/>
          <w:szCs w:val="24"/>
        </w:rPr>
        <w:t xml:space="preserve"> ― Liz sugestion</w:t>
      </w:r>
      <w:r w:rsidR="00985F2B" w:rsidRPr="00A3036C">
        <w:rPr>
          <w:rFonts w:ascii="Times New Roman" w:hAnsi="Times New Roman" w:cs="Times New Roman"/>
          <w:sz w:val="24"/>
          <w:szCs w:val="24"/>
        </w:rPr>
        <w:t xml:space="preserve">a ao cronista </w:t>
      </w:r>
      <w:r w:rsidR="00E905DC" w:rsidRPr="00A3036C">
        <w:rPr>
          <w:rFonts w:ascii="Times New Roman" w:hAnsi="Times New Roman" w:cs="Times New Roman"/>
          <w:sz w:val="24"/>
          <w:szCs w:val="24"/>
        </w:rPr>
        <w:t>―</w:t>
      </w:r>
      <w:r w:rsidR="00443F7B" w:rsidRPr="00A3036C">
        <w:rPr>
          <w:rFonts w:ascii="Times New Roman" w:hAnsi="Times New Roman" w:cs="Times New Roman"/>
          <w:sz w:val="24"/>
          <w:szCs w:val="24"/>
        </w:rPr>
        <w:t xml:space="preserve"> </w:t>
      </w:r>
      <w:r w:rsidR="00641F0D" w:rsidRPr="00A3036C">
        <w:rPr>
          <w:rFonts w:ascii="Times New Roman" w:hAnsi="Times New Roman" w:cs="Times New Roman"/>
          <w:sz w:val="24"/>
          <w:szCs w:val="24"/>
        </w:rPr>
        <w:t xml:space="preserve">E, você pode usar </w:t>
      </w:r>
      <w:r w:rsidR="008C4220" w:rsidRPr="00A3036C">
        <w:rPr>
          <w:rFonts w:ascii="Times New Roman" w:hAnsi="Times New Roman" w:cs="Times New Roman"/>
          <w:sz w:val="24"/>
          <w:szCs w:val="24"/>
        </w:rPr>
        <w:t>esta abordagem</w:t>
      </w:r>
      <w:r w:rsidR="009163C6" w:rsidRPr="00A3036C">
        <w:rPr>
          <w:rFonts w:ascii="Times New Roman" w:hAnsi="Times New Roman" w:cs="Times New Roman"/>
          <w:sz w:val="24"/>
          <w:szCs w:val="24"/>
        </w:rPr>
        <w:t xml:space="preserve"> para iniciar a conscientizaçã</w:t>
      </w:r>
      <w:r w:rsidR="00815A8D" w:rsidRPr="00A3036C">
        <w:rPr>
          <w:rFonts w:ascii="Times New Roman" w:hAnsi="Times New Roman" w:cs="Times New Roman"/>
          <w:sz w:val="24"/>
          <w:szCs w:val="24"/>
        </w:rPr>
        <w:t>o de consciências aptas, a serem despertas. ▬ criativa.</w:t>
      </w:r>
    </w:p>
    <w:p w14:paraId="7760B8E7" w14:textId="77777777" w:rsidR="00997436" w:rsidRPr="00A3036C" w:rsidRDefault="00997436" w:rsidP="008415B6">
      <w:pPr>
        <w:spacing w:after="0"/>
        <w:jc w:val="both"/>
        <w:rPr>
          <w:rFonts w:ascii="Times New Roman" w:hAnsi="Times New Roman" w:cs="Times New Roman"/>
          <w:sz w:val="24"/>
          <w:szCs w:val="24"/>
        </w:rPr>
      </w:pPr>
    </w:p>
    <w:p w14:paraId="78CDF57B" w14:textId="0FBEED6F" w:rsidR="00997436" w:rsidRPr="00A3036C" w:rsidRDefault="00997436"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Excelente ideia ― Fértilles enaltece </w:t>
      </w:r>
      <w:r w:rsidR="00C1441C" w:rsidRPr="00A3036C">
        <w:rPr>
          <w:rFonts w:ascii="Times New Roman" w:hAnsi="Times New Roman" w:cs="Times New Roman"/>
          <w:sz w:val="24"/>
          <w:szCs w:val="24"/>
        </w:rPr>
        <w:t xml:space="preserve">criatividade de Liz </w:t>
      </w:r>
      <w:r w:rsidRPr="00A3036C">
        <w:rPr>
          <w:rFonts w:ascii="Times New Roman" w:hAnsi="Times New Roman" w:cs="Times New Roman"/>
          <w:sz w:val="24"/>
          <w:szCs w:val="24"/>
        </w:rPr>
        <w:t>―</w:t>
      </w:r>
      <w:r w:rsidR="00C1441C" w:rsidRPr="00A3036C">
        <w:rPr>
          <w:rFonts w:ascii="Times New Roman" w:hAnsi="Times New Roman" w:cs="Times New Roman"/>
          <w:sz w:val="24"/>
          <w:szCs w:val="24"/>
        </w:rPr>
        <w:t xml:space="preserve"> </w:t>
      </w:r>
      <w:r w:rsidR="008254AE" w:rsidRPr="00A3036C">
        <w:rPr>
          <w:rFonts w:ascii="Times New Roman" w:hAnsi="Times New Roman" w:cs="Times New Roman"/>
          <w:sz w:val="24"/>
          <w:szCs w:val="24"/>
        </w:rPr>
        <w:t>U</w:t>
      </w:r>
      <w:r w:rsidR="00C1441C" w:rsidRPr="00A3036C">
        <w:rPr>
          <w:rFonts w:ascii="Times New Roman" w:hAnsi="Times New Roman" w:cs="Times New Roman"/>
          <w:sz w:val="24"/>
          <w:szCs w:val="24"/>
        </w:rPr>
        <w:t>se</w:t>
      </w:r>
      <w:r w:rsidR="008254AE" w:rsidRPr="00A3036C">
        <w:rPr>
          <w:rFonts w:ascii="Times New Roman" w:hAnsi="Times New Roman" w:cs="Times New Roman"/>
          <w:sz w:val="24"/>
          <w:szCs w:val="24"/>
        </w:rPr>
        <w:t xml:space="preserve"> a credibilidade de </w:t>
      </w:r>
      <w:r w:rsidR="00430C0A" w:rsidRPr="00A3036C">
        <w:rPr>
          <w:rFonts w:ascii="Times New Roman" w:hAnsi="Times New Roman" w:cs="Times New Roman"/>
          <w:sz w:val="24"/>
          <w:szCs w:val="24"/>
        </w:rPr>
        <w:t xml:space="preserve">passagens dos </w:t>
      </w:r>
      <w:r w:rsidR="008254AE" w:rsidRPr="00A3036C">
        <w:rPr>
          <w:rFonts w:ascii="Times New Roman" w:hAnsi="Times New Roman" w:cs="Times New Roman"/>
          <w:sz w:val="24"/>
          <w:szCs w:val="24"/>
        </w:rPr>
        <w:t>dimensionais</w:t>
      </w:r>
      <w:r w:rsidR="00243BA0" w:rsidRPr="00A3036C">
        <w:rPr>
          <w:rFonts w:ascii="Times New Roman" w:hAnsi="Times New Roman" w:cs="Times New Roman"/>
          <w:sz w:val="24"/>
          <w:szCs w:val="24"/>
        </w:rPr>
        <w:t>:</w:t>
      </w:r>
      <w:r w:rsidR="008254AE" w:rsidRPr="00A3036C">
        <w:rPr>
          <w:rFonts w:ascii="Times New Roman" w:hAnsi="Times New Roman" w:cs="Times New Roman"/>
          <w:sz w:val="24"/>
          <w:szCs w:val="24"/>
        </w:rPr>
        <w:t xml:space="preserve"> Alan Kardec, Bezerra de Menezes</w:t>
      </w:r>
      <w:r w:rsidR="009D114C" w:rsidRPr="00A3036C">
        <w:rPr>
          <w:rFonts w:ascii="Times New Roman" w:hAnsi="Times New Roman" w:cs="Times New Roman"/>
          <w:sz w:val="24"/>
          <w:szCs w:val="24"/>
        </w:rPr>
        <w:t>, Chico Xavier e</w:t>
      </w:r>
      <w:r w:rsidR="00430C0A" w:rsidRPr="00A3036C">
        <w:rPr>
          <w:rFonts w:ascii="Times New Roman" w:hAnsi="Times New Roman" w:cs="Times New Roman"/>
          <w:sz w:val="24"/>
          <w:szCs w:val="24"/>
        </w:rPr>
        <w:t xml:space="preserve">, sobre todos, </w:t>
      </w:r>
      <w:r w:rsidR="009D114C" w:rsidRPr="00A3036C">
        <w:rPr>
          <w:rFonts w:ascii="Times New Roman" w:hAnsi="Times New Roman" w:cs="Times New Roman"/>
          <w:sz w:val="24"/>
          <w:szCs w:val="24"/>
        </w:rPr>
        <w:t xml:space="preserve"> Jesus Cristo</w:t>
      </w:r>
      <w:r w:rsidR="00243BA0" w:rsidRPr="00A3036C">
        <w:rPr>
          <w:rFonts w:ascii="Times New Roman" w:hAnsi="Times New Roman" w:cs="Times New Roman"/>
          <w:sz w:val="24"/>
          <w:szCs w:val="24"/>
        </w:rPr>
        <w:t xml:space="preserve"> para, minimamente, </w:t>
      </w:r>
      <w:r w:rsidR="00627FBF" w:rsidRPr="00A3036C">
        <w:rPr>
          <w:rFonts w:ascii="Times New Roman" w:hAnsi="Times New Roman" w:cs="Times New Roman"/>
          <w:sz w:val="24"/>
          <w:szCs w:val="24"/>
        </w:rPr>
        <w:t>fazerem os leitores</w:t>
      </w:r>
      <w:r w:rsidR="00B8430A" w:rsidRPr="00A3036C">
        <w:rPr>
          <w:rFonts w:ascii="Times New Roman" w:hAnsi="Times New Roman" w:cs="Times New Roman"/>
          <w:sz w:val="24"/>
          <w:szCs w:val="24"/>
        </w:rPr>
        <w:t xml:space="preserve"> pensarem e avaliar. ▬</w:t>
      </w:r>
      <w:r w:rsidR="00C1441C" w:rsidRPr="00A3036C">
        <w:rPr>
          <w:rFonts w:ascii="Times New Roman" w:hAnsi="Times New Roman" w:cs="Times New Roman"/>
          <w:sz w:val="24"/>
          <w:szCs w:val="24"/>
        </w:rPr>
        <w:t xml:space="preserve"> </w:t>
      </w:r>
      <w:r w:rsidR="00F14877" w:rsidRPr="00A3036C">
        <w:rPr>
          <w:rFonts w:ascii="Times New Roman" w:hAnsi="Times New Roman" w:cs="Times New Roman"/>
          <w:sz w:val="24"/>
          <w:szCs w:val="24"/>
        </w:rPr>
        <w:t>complementa.</w:t>
      </w:r>
    </w:p>
    <w:p w14:paraId="76498982" w14:textId="77777777" w:rsidR="00F14877" w:rsidRPr="00A3036C" w:rsidRDefault="00F14877" w:rsidP="008415B6">
      <w:pPr>
        <w:spacing w:after="0"/>
        <w:jc w:val="both"/>
        <w:rPr>
          <w:rFonts w:ascii="Times New Roman" w:hAnsi="Times New Roman" w:cs="Times New Roman"/>
          <w:sz w:val="24"/>
          <w:szCs w:val="24"/>
        </w:rPr>
      </w:pPr>
    </w:p>
    <w:p w14:paraId="2A246117" w14:textId="3BD68BE8" w:rsidR="00F14877" w:rsidRPr="00A3036C" w:rsidRDefault="00F14877"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376AA" w:rsidRPr="00A3036C">
        <w:rPr>
          <w:rFonts w:ascii="Times New Roman" w:hAnsi="Times New Roman" w:cs="Times New Roman"/>
          <w:sz w:val="24"/>
          <w:szCs w:val="24"/>
        </w:rPr>
        <w:t xml:space="preserve">A concepção e distribuição </w:t>
      </w:r>
      <w:r w:rsidR="00BA20D5" w:rsidRPr="00A3036C">
        <w:rPr>
          <w:rFonts w:ascii="Times New Roman" w:hAnsi="Times New Roman" w:cs="Times New Roman"/>
          <w:sz w:val="24"/>
          <w:szCs w:val="24"/>
        </w:rPr>
        <w:t xml:space="preserve">desta crônica será o início </w:t>
      </w:r>
      <w:r w:rsidR="00236FE2" w:rsidRPr="00A3036C">
        <w:rPr>
          <w:rFonts w:ascii="Times New Roman" w:hAnsi="Times New Roman" w:cs="Times New Roman"/>
          <w:sz w:val="24"/>
          <w:szCs w:val="24"/>
        </w:rPr>
        <w:t>do despertar</w:t>
      </w:r>
      <w:r w:rsidR="003253BE" w:rsidRPr="00A3036C">
        <w:rPr>
          <w:rFonts w:ascii="Times New Roman" w:hAnsi="Times New Roman" w:cs="Times New Roman"/>
          <w:sz w:val="24"/>
          <w:szCs w:val="24"/>
        </w:rPr>
        <w:t xml:space="preserve"> ― Germano</w:t>
      </w:r>
      <w:r w:rsidR="006E4BC0" w:rsidRPr="00A3036C">
        <w:rPr>
          <w:rFonts w:ascii="Times New Roman" w:hAnsi="Times New Roman" w:cs="Times New Roman"/>
          <w:sz w:val="24"/>
          <w:szCs w:val="24"/>
        </w:rPr>
        <w:t xml:space="preserve"> afirma</w:t>
      </w:r>
      <w:r w:rsidR="003253BE" w:rsidRPr="00A3036C">
        <w:rPr>
          <w:rFonts w:ascii="Times New Roman" w:hAnsi="Times New Roman" w:cs="Times New Roman"/>
          <w:sz w:val="24"/>
          <w:szCs w:val="24"/>
        </w:rPr>
        <w:t xml:space="preserve"> ―</w:t>
      </w:r>
      <w:r w:rsidR="00236FE2" w:rsidRPr="00A3036C">
        <w:rPr>
          <w:rFonts w:ascii="Times New Roman" w:hAnsi="Times New Roman" w:cs="Times New Roman"/>
          <w:sz w:val="24"/>
          <w:szCs w:val="24"/>
        </w:rPr>
        <w:t xml:space="preserve"> </w:t>
      </w:r>
      <w:r w:rsidR="009A73FD" w:rsidRPr="00A3036C">
        <w:rPr>
          <w:rFonts w:ascii="Times New Roman" w:hAnsi="Times New Roman" w:cs="Times New Roman"/>
          <w:sz w:val="24"/>
          <w:szCs w:val="24"/>
        </w:rPr>
        <w:t>A</w:t>
      </w:r>
      <w:r w:rsidR="00C434E0" w:rsidRPr="00A3036C">
        <w:rPr>
          <w:rFonts w:ascii="Times New Roman" w:hAnsi="Times New Roman" w:cs="Times New Roman"/>
          <w:sz w:val="24"/>
          <w:szCs w:val="24"/>
        </w:rPr>
        <w:t>dormecidos e sonâmbulos</w:t>
      </w:r>
      <w:r w:rsidR="006E4BC0" w:rsidRPr="00A3036C">
        <w:rPr>
          <w:rFonts w:ascii="Times New Roman" w:hAnsi="Times New Roman" w:cs="Times New Roman"/>
          <w:sz w:val="24"/>
          <w:szCs w:val="24"/>
        </w:rPr>
        <w:t>, sejam eles planetários ou dimensionais,</w:t>
      </w:r>
      <w:r w:rsidR="009A73FD" w:rsidRPr="00A3036C">
        <w:rPr>
          <w:rFonts w:ascii="Times New Roman" w:hAnsi="Times New Roman" w:cs="Times New Roman"/>
          <w:sz w:val="24"/>
          <w:szCs w:val="24"/>
        </w:rPr>
        <w:t xml:space="preserve"> </w:t>
      </w:r>
      <w:r w:rsidR="00170335" w:rsidRPr="00A3036C">
        <w:rPr>
          <w:rFonts w:ascii="Times New Roman" w:hAnsi="Times New Roman" w:cs="Times New Roman"/>
          <w:sz w:val="24"/>
          <w:szCs w:val="24"/>
        </w:rPr>
        <w:t>sonha</w:t>
      </w:r>
      <w:r w:rsidR="00500B92" w:rsidRPr="00A3036C">
        <w:rPr>
          <w:rFonts w:ascii="Times New Roman" w:hAnsi="Times New Roman" w:cs="Times New Roman"/>
          <w:sz w:val="24"/>
          <w:szCs w:val="24"/>
        </w:rPr>
        <w:t>rão acordados</w:t>
      </w:r>
      <w:r w:rsidR="00170335" w:rsidRPr="00A3036C">
        <w:rPr>
          <w:rFonts w:ascii="Times New Roman" w:hAnsi="Times New Roman" w:cs="Times New Roman"/>
          <w:sz w:val="24"/>
          <w:szCs w:val="24"/>
        </w:rPr>
        <w:t xml:space="preserve"> co</w:t>
      </w:r>
      <w:r w:rsidR="00104674" w:rsidRPr="00A3036C">
        <w:rPr>
          <w:rFonts w:ascii="Times New Roman" w:hAnsi="Times New Roman" w:cs="Times New Roman"/>
          <w:sz w:val="24"/>
          <w:szCs w:val="24"/>
        </w:rPr>
        <w:t>nstruindo um</w:t>
      </w:r>
      <w:r w:rsidR="00170335" w:rsidRPr="00A3036C">
        <w:rPr>
          <w:rFonts w:ascii="Times New Roman" w:hAnsi="Times New Roman" w:cs="Times New Roman"/>
          <w:sz w:val="24"/>
          <w:szCs w:val="24"/>
        </w:rPr>
        <w:t xml:space="preserve"> mundo melhor</w:t>
      </w:r>
      <w:r w:rsidR="00104674" w:rsidRPr="00A3036C">
        <w:rPr>
          <w:rFonts w:ascii="Times New Roman" w:hAnsi="Times New Roman" w:cs="Times New Roman"/>
          <w:sz w:val="24"/>
          <w:szCs w:val="24"/>
        </w:rPr>
        <w:t>. ▬</w:t>
      </w:r>
      <w:r w:rsidR="00710773" w:rsidRPr="00A3036C">
        <w:rPr>
          <w:rFonts w:ascii="Times New Roman" w:hAnsi="Times New Roman" w:cs="Times New Roman"/>
          <w:sz w:val="24"/>
          <w:szCs w:val="24"/>
        </w:rPr>
        <w:t xml:space="preserve"> </w:t>
      </w:r>
      <w:r w:rsidR="000C4411" w:rsidRPr="00A3036C">
        <w:rPr>
          <w:rFonts w:ascii="Times New Roman" w:hAnsi="Times New Roman" w:cs="Times New Roman"/>
          <w:sz w:val="24"/>
          <w:szCs w:val="24"/>
        </w:rPr>
        <w:t xml:space="preserve">irredutível. </w:t>
      </w:r>
    </w:p>
    <w:p w14:paraId="216CD955" w14:textId="77777777" w:rsidR="00772084" w:rsidRPr="00A3036C" w:rsidRDefault="00772084" w:rsidP="008415B6">
      <w:pPr>
        <w:spacing w:after="0"/>
        <w:jc w:val="both"/>
        <w:rPr>
          <w:rFonts w:ascii="Times New Roman" w:hAnsi="Times New Roman" w:cs="Times New Roman"/>
          <w:sz w:val="24"/>
          <w:szCs w:val="24"/>
        </w:rPr>
      </w:pPr>
    </w:p>
    <w:p w14:paraId="31878F9B" w14:textId="37603384" w:rsidR="004031E5" w:rsidRPr="00A3036C" w:rsidRDefault="00772084" w:rsidP="008415B6">
      <w:pPr>
        <w:spacing w:after="0"/>
        <w:jc w:val="both"/>
        <w:rPr>
          <w:rFonts w:ascii="Times New Roman" w:hAnsi="Times New Roman" w:cs="Times New Roman"/>
          <w:sz w:val="24"/>
          <w:szCs w:val="24"/>
        </w:rPr>
      </w:pPr>
      <w:r w:rsidRPr="00A3036C">
        <w:rPr>
          <w:rFonts w:ascii="Times New Roman" w:hAnsi="Times New Roman" w:cs="Times New Roman"/>
          <w:sz w:val="24"/>
          <w:szCs w:val="24"/>
        </w:rPr>
        <w:t>Tom Harrison</w:t>
      </w:r>
      <w:r w:rsidR="00961E14" w:rsidRPr="00A3036C">
        <w:rPr>
          <w:rFonts w:ascii="Times New Roman" w:hAnsi="Times New Roman" w:cs="Times New Roman"/>
          <w:sz w:val="24"/>
          <w:szCs w:val="24"/>
        </w:rPr>
        <w:t xml:space="preserve"> discute com os interlocutore</w:t>
      </w:r>
      <w:r w:rsidR="007C393C" w:rsidRPr="00A3036C">
        <w:rPr>
          <w:rFonts w:ascii="Times New Roman" w:hAnsi="Times New Roman" w:cs="Times New Roman"/>
          <w:sz w:val="24"/>
          <w:szCs w:val="24"/>
        </w:rPr>
        <w:t>s, a intuição para conceber a nova crôn</w:t>
      </w:r>
      <w:r w:rsidR="00FD3E6D" w:rsidRPr="00A3036C">
        <w:rPr>
          <w:rFonts w:ascii="Times New Roman" w:hAnsi="Times New Roman" w:cs="Times New Roman"/>
          <w:sz w:val="24"/>
          <w:szCs w:val="24"/>
        </w:rPr>
        <w:t xml:space="preserve">ica “Papo Reto”. </w:t>
      </w:r>
      <w:r w:rsidR="00BF4695" w:rsidRPr="00A3036C">
        <w:rPr>
          <w:rFonts w:ascii="Times New Roman" w:hAnsi="Times New Roman" w:cs="Times New Roman"/>
          <w:sz w:val="24"/>
          <w:szCs w:val="24"/>
        </w:rPr>
        <w:t>Ele pen</w:t>
      </w:r>
      <w:r w:rsidR="00D07B9E" w:rsidRPr="00A3036C">
        <w:rPr>
          <w:rFonts w:ascii="Times New Roman" w:hAnsi="Times New Roman" w:cs="Times New Roman"/>
          <w:sz w:val="24"/>
          <w:szCs w:val="24"/>
        </w:rPr>
        <w:t>sa abordar a transmutação física e espiritual</w:t>
      </w:r>
      <w:r w:rsidR="000207FD" w:rsidRPr="00A3036C">
        <w:rPr>
          <w:rFonts w:ascii="Times New Roman" w:hAnsi="Times New Roman" w:cs="Times New Roman"/>
          <w:sz w:val="24"/>
          <w:szCs w:val="24"/>
        </w:rPr>
        <w:t xml:space="preserve"> do ser humano para quinta dimensão</w:t>
      </w:r>
      <w:r w:rsidR="00377F02" w:rsidRPr="00A3036C">
        <w:rPr>
          <w:rFonts w:ascii="Times New Roman" w:hAnsi="Times New Roman" w:cs="Times New Roman"/>
          <w:sz w:val="24"/>
          <w:szCs w:val="24"/>
        </w:rPr>
        <w:t xml:space="preserve">. Para tal, </w:t>
      </w:r>
      <w:r w:rsidR="0024705A" w:rsidRPr="00A3036C">
        <w:rPr>
          <w:rFonts w:ascii="Times New Roman" w:hAnsi="Times New Roman" w:cs="Times New Roman"/>
          <w:sz w:val="24"/>
          <w:szCs w:val="24"/>
        </w:rPr>
        <w:t>utilizará</w:t>
      </w:r>
      <w:r w:rsidR="00866A92" w:rsidRPr="00A3036C">
        <w:rPr>
          <w:rFonts w:ascii="Times New Roman" w:hAnsi="Times New Roman" w:cs="Times New Roman"/>
          <w:sz w:val="24"/>
          <w:szCs w:val="24"/>
        </w:rPr>
        <w:t xml:space="preserve"> da codificação textualizada de Alan Kardec, </w:t>
      </w:r>
      <w:r w:rsidR="005C583D" w:rsidRPr="00A3036C">
        <w:rPr>
          <w:rFonts w:ascii="Times New Roman" w:hAnsi="Times New Roman" w:cs="Times New Roman"/>
          <w:sz w:val="24"/>
          <w:szCs w:val="24"/>
        </w:rPr>
        <w:t>o desapego de Bezerra de Menezes, a humi</w:t>
      </w:r>
      <w:r w:rsidR="00722557" w:rsidRPr="00A3036C">
        <w:rPr>
          <w:rFonts w:ascii="Times New Roman" w:hAnsi="Times New Roman" w:cs="Times New Roman"/>
          <w:sz w:val="24"/>
          <w:szCs w:val="24"/>
        </w:rPr>
        <w:t>l</w:t>
      </w:r>
      <w:r w:rsidR="005C583D" w:rsidRPr="00A3036C">
        <w:rPr>
          <w:rFonts w:ascii="Times New Roman" w:hAnsi="Times New Roman" w:cs="Times New Roman"/>
          <w:sz w:val="24"/>
          <w:szCs w:val="24"/>
        </w:rPr>
        <w:t>dade resignada de Chico Xavier</w:t>
      </w:r>
      <w:r w:rsidR="00FE0EA7" w:rsidRPr="00A3036C">
        <w:rPr>
          <w:rFonts w:ascii="Times New Roman" w:hAnsi="Times New Roman" w:cs="Times New Roman"/>
          <w:sz w:val="24"/>
          <w:szCs w:val="24"/>
        </w:rPr>
        <w:t xml:space="preserve"> e a </w:t>
      </w:r>
      <w:r w:rsidR="00EE2E5B" w:rsidRPr="00A3036C">
        <w:rPr>
          <w:rFonts w:ascii="Times New Roman" w:hAnsi="Times New Roman" w:cs="Times New Roman"/>
          <w:sz w:val="24"/>
          <w:szCs w:val="24"/>
        </w:rPr>
        <w:t>tortura, morte e ressureição de Jesus Cristo.</w:t>
      </w:r>
    </w:p>
    <w:p w14:paraId="15AE2377" w14:textId="11022AB3" w:rsidR="00AA0381" w:rsidRPr="00A3036C" w:rsidRDefault="004031E5" w:rsidP="00556C2D">
      <w:pPr>
        <w:spacing w:after="0"/>
        <w:jc w:val="both"/>
        <w:rPr>
          <w:rFonts w:ascii="Times New Roman" w:hAnsi="Times New Roman" w:cs="Times New Roman"/>
          <w:sz w:val="24"/>
          <w:szCs w:val="24"/>
        </w:rPr>
      </w:pPr>
      <w:r w:rsidRPr="00A3036C">
        <w:rPr>
          <w:rFonts w:ascii="Times New Roman" w:hAnsi="Times New Roman" w:cs="Times New Roman"/>
          <w:sz w:val="24"/>
          <w:szCs w:val="24"/>
        </w:rPr>
        <w:t>Ger</w:t>
      </w:r>
      <w:r w:rsidR="009F2B92" w:rsidRPr="00A3036C">
        <w:rPr>
          <w:rFonts w:ascii="Times New Roman" w:hAnsi="Times New Roman" w:cs="Times New Roman"/>
          <w:sz w:val="24"/>
          <w:szCs w:val="24"/>
        </w:rPr>
        <w:t xml:space="preserve">mano e Fértilles </w:t>
      </w:r>
      <w:r w:rsidR="00545D21" w:rsidRPr="00A3036C">
        <w:rPr>
          <w:rFonts w:ascii="Times New Roman" w:hAnsi="Times New Roman" w:cs="Times New Roman"/>
          <w:sz w:val="24"/>
          <w:szCs w:val="24"/>
        </w:rPr>
        <w:t>aconselham ao cronista</w:t>
      </w:r>
      <w:r w:rsidR="005626E4" w:rsidRPr="00A3036C">
        <w:rPr>
          <w:rFonts w:ascii="Times New Roman" w:hAnsi="Times New Roman" w:cs="Times New Roman"/>
          <w:sz w:val="24"/>
          <w:szCs w:val="24"/>
        </w:rPr>
        <w:t xml:space="preserve"> </w:t>
      </w:r>
      <w:r w:rsidR="0054459F" w:rsidRPr="00A3036C">
        <w:rPr>
          <w:rFonts w:ascii="Times New Roman" w:hAnsi="Times New Roman" w:cs="Times New Roman"/>
          <w:sz w:val="24"/>
          <w:szCs w:val="24"/>
        </w:rPr>
        <w:t>abordar uma</w:t>
      </w:r>
      <w:r w:rsidR="001E5C07" w:rsidRPr="00A3036C">
        <w:rPr>
          <w:rFonts w:ascii="Times New Roman" w:hAnsi="Times New Roman" w:cs="Times New Roman"/>
          <w:sz w:val="24"/>
          <w:szCs w:val="24"/>
        </w:rPr>
        <w:t xml:space="preserve"> das</w:t>
      </w:r>
      <w:r w:rsidR="0054459F" w:rsidRPr="00A3036C">
        <w:rPr>
          <w:rFonts w:ascii="Times New Roman" w:hAnsi="Times New Roman" w:cs="Times New Roman"/>
          <w:sz w:val="24"/>
          <w:szCs w:val="24"/>
        </w:rPr>
        <w:t xml:space="preserve"> premissa</w:t>
      </w:r>
      <w:r w:rsidR="001E5C07" w:rsidRPr="00A3036C">
        <w:rPr>
          <w:rFonts w:ascii="Times New Roman" w:hAnsi="Times New Roman" w:cs="Times New Roman"/>
          <w:sz w:val="24"/>
          <w:szCs w:val="24"/>
        </w:rPr>
        <w:t>s filosóficas</w:t>
      </w:r>
      <w:r w:rsidR="00016CEC" w:rsidRPr="00A3036C">
        <w:rPr>
          <w:rFonts w:ascii="Times New Roman" w:hAnsi="Times New Roman" w:cs="Times New Roman"/>
          <w:sz w:val="24"/>
          <w:szCs w:val="24"/>
        </w:rPr>
        <w:t xml:space="preserve"> de </w:t>
      </w:r>
      <w:r w:rsidR="00CC0AEE" w:rsidRPr="00A3036C">
        <w:rPr>
          <w:rFonts w:ascii="Times New Roman" w:hAnsi="Times New Roman" w:cs="Times New Roman"/>
          <w:sz w:val="24"/>
          <w:szCs w:val="24"/>
        </w:rPr>
        <w:t xml:space="preserve">Harrison, Taylor e Agregados na </w:t>
      </w:r>
      <w:r w:rsidR="00016CEC" w:rsidRPr="00A3036C">
        <w:rPr>
          <w:rFonts w:ascii="Times New Roman" w:hAnsi="Times New Roman" w:cs="Times New Roman"/>
          <w:sz w:val="24"/>
          <w:szCs w:val="24"/>
        </w:rPr>
        <w:t xml:space="preserve">sua existência: </w:t>
      </w:r>
      <w:r w:rsidR="00016CEC" w:rsidRPr="00A3036C">
        <w:rPr>
          <w:rFonts w:ascii="Times New Roman" w:hAnsi="Times New Roman" w:cs="Times New Roman"/>
          <w:i/>
          <w:iCs/>
          <w:sz w:val="24"/>
          <w:szCs w:val="24"/>
        </w:rPr>
        <w:t>a minha religião é a consciê</w:t>
      </w:r>
      <w:r w:rsidR="009142A5" w:rsidRPr="00A3036C">
        <w:rPr>
          <w:rFonts w:ascii="Times New Roman" w:hAnsi="Times New Roman" w:cs="Times New Roman"/>
          <w:i/>
          <w:iCs/>
          <w:sz w:val="24"/>
          <w:szCs w:val="24"/>
        </w:rPr>
        <w:t>n</w:t>
      </w:r>
      <w:r w:rsidR="00016CEC" w:rsidRPr="00A3036C">
        <w:rPr>
          <w:rFonts w:ascii="Times New Roman" w:hAnsi="Times New Roman" w:cs="Times New Roman"/>
          <w:i/>
          <w:iCs/>
          <w:sz w:val="24"/>
          <w:szCs w:val="24"/>
        </w:rPr>
        <w:t>cia</w:t>
      </w:r>
      <w:r w:rsidR="0054459F" w:rsidRPr="00A3036C">
        <w:rPr>
          <w:rFonts w:ascii="Times New Roman" w:hAnsi="Times New Roman" w:cs="Times New Roman"/>
          <w:sz w:val="24"/>
          <w:szCs w:val="24"/>
        </w:rPr>
        <w:t xml:space="preserve"> </w:t>
      </w:r>
      <w:r w:rsidR="009B4E8D" w:rsidRPr="00A3036C">
        <w:rPr>
          <w:rFonts w:ascii="Times New Roman" w:hAnsi="Times New Roman" w:cs="Times New Roman"/>
          <w:sz w:val="24"/>
          <w:szCs w:val="24"/>
        </w:rPr>
        <w:t>repousada em todo ser humano</w:t>
      </w:r>
      <w:r w:rsidR="00672347" w:rsidRPr="00A3036C">
        <w:rPr>
          <w:rFonts w:ascii="Times New Roman" w:hAnsi="Times New Roman" w:cs="Times New Roman"/>
          <w:sz w:val="24"/>
          <w:szCs w:val="24"/>
        </w:rPr>
        <w:t>, filho d</w:t>
      </w:r>
      <w:r w:rsidR="006D70AF" w:rsidRPr="00A3036C">
        <w:rPr>
          <w:rFonts w:ascii="Times New Roman" w:hAnsi="Times New Roman" w:cs="Times New Roman"/>
          <w:sz w:val="24"/>
          <w:szCs w:val="24"/>
        </w:rPr>
        <w:t>o</w:t>
      </w:r>
      <w:r w:rsidR="00672347" w:rsidRPr="00A3036C">
        <w:rPr>
          <w:rFonts w:ascii="Times New Roman" w:hAnsi="Times New Roman" w:cs="Times New Roman"/>
          <w:sz w:val="24"/>
          <w:szCs w:val="24"/>
        </w:rPr>
        <w:t xml:space="preserve"> Deus invisível</w:t>
      </w:r>
      <w:r w:rsidR="004C0B9D" w:rsidRPr="00A3036C">
        <w:rPr>
          <w:rFonts w:ascii="Times New Roman" w:hAnsi="Times New Roman" w:cs="Times New Roman"/>
          <w:sz w:val="24"/>
          <w:szCs w:val="24"/>
        </w:rPr>
        <w:t>,</w:t>
      </w:r>
      <w:r w:rsidR="00CE7F22" w:rsidRPr="00A3036C">
        <w:rPr>
          <w:rFonts w:ascii="Times New Roman" w:hAnsi="Times New Roman" w:cs="Times New Roman"/>
          <w:sz w:val="24"/>
          <w:szCs w:val="24"/>
        </w:rPr>
        <w:t xml:space="preserve"> ou melhor, </w:t>
      </w:r>
      <w:r w:rsidR="004462A6" w:rsidRPr="00A3036C">
        <w:rPr>
          <w:rFonts w:ascii="Times New Roman" w:hAnsi="Times New Roman" w:cs="Times New Roman"/>
          <w:sz w:val="24"/>
          <w:szCs w:val="24"/>
        </w:rPr>
        <w:t xml:space="preserve"> </w:t>
      </w:r>
      <w:r w:rsidR="00CE7F22" w:rsidRPr="00A3036C">
        <w:rPr>
          <w:rFonts w:ascii="Times New Roman" w:hAnsi="Times New Roman" w:cs="Times New Roman"/>
          <w:sz w:val="24"/>
          <w:szCs w:val="24"/>
        </w:rPr>
        <w:t>do SEU — Soberana Energia Universal</w:t>
      </w:r>
      <w:r w:rsidR="004462A6" w:rsidRPr="00A3036C">
        <w:rPr>
          <w:rFonts w:ascii="Times New Roman" w:hAnsi="Times New Roman" w:cs="Times New Roman"/>
          <w:sz w:val="24"/>
          <w:szCs w:val="24"/>
        </w:rPr>
        <w:t>,</w:t>
      </w:r>
      <w:r w:rsidR="004C0B9D" w:rsidRPr="00A3036C">
        <w:rPr>
          <w:rFonts w:ascii="Times New Roman" w:hAnsi="Times New Roman" w:cs="Times New Roman"/>
          <w:sz w:val="24"/>
          <w:szCs w:val="24"/>
        </w:rPr>
        <w:t xml:space="preserve"> captado em ondas eletromagnéticas e emocional</w:t>
      </w:r>
      <w:r w:rsidR="00531253" w:rsidRPr="00A3036C">
        <w:rPr>
          <w:rFonts w:ascii="Times New Roman" w:hAnsi="Times New Roman" w:cs="Times New Roman"/>
          <w:sz w:val="24"/>
          <w:szCs w:val="24"/>
        </w:rPr>
        <w:t xml:space="preserve"> em cada indivíduo</w:t>
      </w:r>
      <w:r w:rsidR="00CE6D56" w:rsidRPr="00A3036C">
        <w:rPr>
          <w:rFonts w:ascii="Times New Roman" w:hAnsi="Times New Roman" w:cs="Times New Roman"/>
          <w:sz w:val="24"/>
          <w:szCs w:val="24"/>
        </w:rPr>
        <w:t xml:space="preserve"> dotado de </w:t>
      </w:r>
      <w:r w:rsidR="00DC310E" w:rsidRPr="00A3036C">
        <w:rPr>
          <w:rFonts w:ascii="Times New Roman" w:hAnsi="Times New Roman" w:cs="Times New Roman"/>
          <w:sz w:val="24"/>
          <w:szCs w:val="24"/>
        </w:rPr>
        <w:t xml:space="preserve">alma no </w:t>
      </w:r>
      <w:r w:rsidR="00CE6D56" w:rsidRPr="00A3036C">
        <w:rPr>
          <w:rFonts w:ascii="Times New Roman" w:hAnsi="Times New Roman" w:cs="Times New Roman"/>
          <w:sz w:val="24"/>
          <w:szCs w:val="24"/>
        </w:rPr>
        <w:t>coração</w:t>
      </w:r>
      <w:r w:rsidR="00531253" w:rsidRPr="00A3036C">
        <w:rPr>
          <w:rFonts w:ascii="Times New Roman" w:hAnsi="Times New Roman" w:cs="Times New Roman"/>
          <w:sz w:val="24"/>
          <w:szCs w:val="24"/>
        </w:rPr>
        <w:t>.</w:t>
      </w:r>
      <w:r w:rsidR="008A0A94" w:rsidRPr="00A3036C">
        <w:rPr>
          <w:rFonts w:ascii="Times New Roman" w:hAnsi="Times New Roman" w:cs="Times New Roman"/>
          <w:sz w:val="24"/>
          <w:szCs w:val="24"/>
        </w:rPr>
        <w:t xml:space="preserve"> </w:t>
      </w:r>
    </w:p>
    <w:p w14:paraId="3E442778" w14:textId="126DB464" w:rsidR="00772084" w:rsidRPr="00A3036C" w:rsidRDefault="008A0A94" w:rsidP="00556C2D">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Desperta</w:t>
      </w:r>
      <w:r w:rsidR="00270672" w:rsidRPr="00A3036C">
        <w:rPr>
          <w:rFonts w:ascii="Times New Roman" w:hAnsi="Times New Roman" w:cs="Times New Roman"/>
          <w:sz w:val="24"/>
          <w:szCs w:val="24"/>
        </w:rPr>
        <w:t>r o máximo de pessoas</w:t>
      </w:r>
      <w:r w:rsidR="00531253" w:rsidRPr="00A3036C">
        <w:rPr>
          <w:rFonts w:ascii="Times New Roman" w:hAnsi="Times New Roman" w:cs="Times New Roman"/>
          <w:sz w:val="24"/>
          <w:szCs w:val="24"/>
        </w:rPr>
        <w:t xml:space="preserve"> </w:t>
      </w:r>
      <w:r w:rsidR="009A0BEC" w:rsidRPr="00A3036C">
        <w:rPr>
          <w:rFonts w:ascii="Times New Roman" w:hAnsi="Times New Roman" w:cs="Times New Roman"/>
          <w:sz w:val="24"/>
          <w:szCs w:val="24"/>
        </w:rPr>
        <w:t xml:space="preserve">é </w:t>
      </w:r>
      <w:r w:rsidR="00CC2E5B" w:rsidRPr="00A3036C">
        <w:rPr>
          <w:rFonts w:ascii="Times New Roman" w:hAnsi="Times New Roman" w:cs="Times New Roman"/>
          <w:sz w:val="24"/>
          <w:szCs w:val="24"/>
        </w:rPr>
        <w:t>o objetivo. Porém, esta decisão é única e individual</w:t>
      </w:r>
      <w:r w:rsidR="00BC5751" w:rsidRPr="00A3036C">
        <w:rPr>
          <w:rFonts w:ascii="Times New Roman" w:hAnsi="Times New Roman" w:cs="Times New Roman"/>
          <w:sz w:val="24"/>
          <w:szCs w:val="24"/>
        </w:rPr>
        <w:t xml:space="preserve"> para o bem da coletividade abraçada pela unicidade regida pela Lei</w:t>
      </w:r>
      <w:r w:rsidR="00E10B95" w:rsidRPr="00A3036C">
        <w:rPr>
          <w:rFonts w:ascii="Times New Roman" w:hAnsi="Times New Roman" w:cs="Times New Roman"/>
          <w:sz w:val="24"/>
          <w:szCs w:val="24"/>
        </w:rPr>
        <w:t xml:space="preserve"> universal do amor.</w:t>
      </w:r>
    </w:p>
    <w:p w14:paraId="793E1B45" w14:textId="3948B900" w:rsidR="005B7185" w:rsidRPr="00A3036C" w:rsidRDefault="00BA1D30" w:rsidP="00260CB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Harrison pega o </w:t>
      </w:r>
      <w:r w:rsidRPr="00A3036C">
        <w:rPr>
          <w:rFonts w:ascii="Times New Roman" w:hAnsi="Times New Roman" w:cs="Times New Roman"/>
          <w:i/>
          <w:iCs/>
          <w:sz w:val="24"/>
          <w:szCs w:val="24"/>
        </w:rPr>
        <w:t xml:space="preserve">notebook </w:t>
      </w:r>
      <w:r w:rsidRPr="00A3036C">
        <w:rPr>
          <w:rFonts w:ascii="Times New Roman" w:hAnsi="Times New Roman" w:cs="Times New Roman"/>
          <w:sz w:val="24"/>
          <w:szCs w:val="24"/>
        </w:rPr>
        <w:t xml:space="preserve">e começa a conceber </w:t>
      </w:r>
      <w:r w:rsidR="00D468A4" w:rsidRPr="00A3036C">
        <w:rPr>
          <w:rFonts w:ascii="Times New Roman" w:hAnsi="Times New Roman" w:cs="Times New Roman"/>
          <w:sz w:val="24"/>
          <w:szCs w:val="24"/>
        </w:rPr>
        <w:t xml:space="preserve">a crônica “Papo Reto”, sob o título: “ </w:t>
      </w:r>
      <w:r w:rsidR="004E7CD9" w:rsidRPr="00A3036C">
        <w:rPr>
          <w:rFonts w:ascii="Times New Roman" w:hAnsi="Times New Roman" w:cs="Times New Roman"/>
          <w:sz w:val="24"/>
          <w:szCs w:val="24"/>
        </w:rPr>
        <w:t xml:space="preserve">Nada </w:t>
      </w:r>
      <w:r w:rsidR="00F520F4" w:rsidRPr="00A3036C">
        <w:rPr>
          <w:rFonts w:ascii="Times New Roman" w:hAnsi="Times New Roman" w:cs="Times New Roman"/>
          <w:sz w:val="24"/>
          <w:szCs w:val="24"/>
        </w:rPr>
        <w:t>a</w:t>
      </w:r>
      <w:r w:rsidR="004E7CD9" w:rsidRPr="00A3036C">
        <w:rPr>
          <w:rFonts w:ascii="Times New Roman" w:hAnsi="Times New Roman" w:cs="Times New Roman"/>
          <w:sz w:val="24"/>
          <w:szCs w:val="24"/>
        </w:rPr>
        <w:t xml:space="preserve">contece por </w:t>
      </w:r>
      <w:r w:rsidR="00F520F4" w:rsidRPr="00A3036C">
        <w:rPr>
          <w:rFonts w:ascii="Times New Roman" w:hAnsi="Times New Roman" w:cs="Times New Roman"/>
          <w:sz w:val="24"/>
          <w:szCs w:val="24"/>
        </w:rPr>
        <w:t>a</w:t>
      </w:r>
      <w:r w:rsidR="004E7CD9" w:rsidRPr="00A3036C">
        <w:rPr>
          <w:rFonts w:ascii="Times New Roman" w:hAnsi="Times New Roman" w:cs="Times New Roman"/>
          <w:sz w:val="24"/>
          <w:szCs w:val="24"/>
        </w:rPr>
        <w:t>caso”</w:t>
      </w:r>
      <w:r w:rsidR="00022427" w:rsidRPr="00A3036C">
        <w:rPr>
          <w:rFonts w:ascii="Times New Roman" w:hAnsi="Times New Roman" w:cs="Times New Roman"/>
          <w:sz w:val="24"/>
          <w:szCs w:val="24"/>
        </w:rPr>
        <w:t xml:space="preserve"> </w:t>
      </w:r>
      <w:r w:rsidR="003A3551" w:rsidRPr="00A3036C">
        <w:rPr>
          <w:rFonts w:ascii="Times New Roman" w:hAnsi="Times New Roman" w:cs="Times New Roman"/>
          <w:sz w:val="24"/>
          <w:szCs w:val="24"/>
        </w:rPr>
        <w:t>―</w:t>
      </w:r>
      <w:r w:rsidR="00F520F4" w:rsidRPr="00A3036C">
        <w:rPr>
          <w:rFonts w:ascii="Times New Roman" w:hAnsi="Times New Roman" w:cs="Times New Roman"/>
          <w:sz w:val="24"/>
          <w:szCs w:val="24"/>
        </w:rPr>
        <w:t xml:space="preserve"> </w:t>
      </w:r>
      <w:r w:rsidR="007162BA" w:rsidRPr="00A3036C">
        <w:rPr>
          <w:rFonts w:ascii="Times New Roman" w:hAnsi="Times New Roman" w:cs="Times New Roman"/>
          <w:sz w:val="24"/>
          <w:szCs w:val="24"/>
        </w:rPr>
        <w:t>Tom</w:t>
      </w:r>
      <w:r w:rsidR="007B3DE4" w:rsidRPr="00A3036C">
        <w:rPr>
          <w:rFonts w:ascii="Times New Roman" w:hAnsi="Times New Roman" w:cs="Times New Roman"/>
          <w:sz w:val="24"/>
          <w:szCs w:val="24"/>
        </w:rPr>
        <w:t xml:space="preserve"> </w:t>
      </w:r>
      <w:r w:rsidR="00F4414B" w:rsidRPr="00A3036C">
        <w:rPr>
          <w:rFonts w:ascii="Times New Roman" w:hAnsi="Times New Roman" w:cs="Times New Roman"/>
          <w:sz w:val="24"/>
          <w:szCs w:val="24"/>
        </w:rPr>
        <w:t xml:space="preserve">começa  </w:t>
      </w:r>
      <w:r w:rsidR="00AB4803" w:rsidRPr="00A3036C">
        <w:rPr>
          <w:rFonts w:ascii="Times New Roman" w:hAnsi="Times New Roman" w:cs="Times New Roman"/>
          <w:sz w:val="24"/>
          <w:szCs w:val="24"/>
        </w:rPr>
        <w:t>conceb</w:t>
      </w:r>
      <w:r w:rsidR="007B3DE4" w:rsidRPr="00A3036C">
        <w:rPr>
          <w:rFonts w:ascii="Times New Roman" w:hAnsi="Times New Roman" w:cs="Times New Roman"/>
          <w:sz w:val="24"/>
          <w:szCs w:val="24"/>
        </w:rPr>
        <w:t>er</w:t>
      </w:r>
      <w:r w:rsidR="00FF34CF" w:rsidRPr="00A3036C">
        <w:rPr>
          <w:rFonts w:ascii="Times New Roman" w:hAnsi="Times New Roman" w:cs="Times New Roman"/>
          <w:sz w:val="24"/>
          <w:szCs w:val="24"/>
        </w:rPr>
        <w:t xml:space="preserve"> a crônica</w:t>
      </w:r>
      <w:r w:rsidR="00AB4803" w:rsidRPr="00A3036C">
        <w:rPr>
          <w:rFonts w:ascii="Times New Roman" w:hAnsi="Times New Roman" w:cs="Times New Roman"/>
          <w:sz w:val="24"/>
          <w:szCs w:val="24"/>
        </w:rPr>
        <w:t xml:space="preserve"> numa velocidade jamais vista por Liz, companheira</w:t>
      </w:r>
      <w:r w:rsidR="003E5B3D" w:rsidRPr="00A3036C">
        <w:rPr>
          <w:rFonts w:ascii="Times New Roman" w:hAnsi="Times New Roman" w:cs="Times New Roman"/>
          <w:sz w:val="24"/>
          <w:szCs w:val="24"/>
        </w:rPr>
        <w:t xml:space="preserve"> e testemunha de suas criações</w:t>
      </w:r>
      <w:r w:rsidR="003A3551" w:rsidRPr="00A3036C">
        <w:rPr>
          <w:rFonts w:ascii="Times New Roman" w:hAnsi="Times New Roman" w:cs="Times New Roman"/>
          <w:sz w:val="24"/>
          <w:szCs w:val="24"/>
        </w:rPr>
        <w:t xml:space="preserve"> ―</w:t>
      </w:r>
      <w:r w:rsidR="00E065F1" w:rsidRPr="00A3036C">
        <w:rPr>
          <w:rFonts w:ascii="Times New Roman" w:hAnsi="Times New Roman" w:cs="Times New Roman"/>
          <w:sz w:val="24"/>
          <w:szCs w:val="24"/>
        </w:rPr>
        <w:t xml:space="preserve"> </w:t>
      </w:r>
      <w:r w:rsidR="00FF34CF" w:rsidRPr="00A3036C">
        <w:rPr>
          <w:rFonts w:ascii="Times New Roman" w:hAnsi="Times New Roman" w:cs="Times New Roman"/>
          <w:sz w:val="24"/>
          <w:szCs w:val="24"/>
        </w:rPr>
        <w:t xml:space="preserve">O texto </w:t>
      </w:r>
      <w:r w:rsidR="00E065F1" w:rsidRPr="00A3036C">
        <w:rPr>
          <w:rFonts w:ascii="Times New Roman" w:hAnsi="Times New Roman" w:cs="Times New Roman"/>
          <w:sz w:val="24"/>
          <w:szCs w:val="24"/>
        </w:rPr>
        <w:t>é o seguinte: “</w:t>
      </w:r>
      <w:r w:rsidR="00C820FB" w:rsidRPr="00A3036C">
        <w:rPr>
          <w:rFonts w:ascii="Times New Roman" w:hAnsi="Times New Roman" w:cs="Times New Roman"/>
          <w:sz w:val="24"/>
          <w:szCs w:val="24"/>
        </w:rPr>
        <w:t>Guerras religiosas</w:t>
      </w:r>
      <w:r w:rsidR="0032234B" w:rsidRPr="00A3036C">
        <w:rPr>
          <w:rFonts w:ascii="Times New Roman" w:hAnsi="Times New Roman" w:cs="Times New Roman"/>
          <w:sz w:val="24"/>
          <w:szCs w:val="24"/>
        </w:rPr>
        <w:t xml:space="preserve"> </w:t>
      </w:r>
      <w:r w:rsidR="00B379FF" w:rsidRPr="00A3036C">
        <w:rPr>
          <w:rFonts w:ascii="Times New Roman" w:hAnsi="Times New Roman" w:cs="Times New Roman"/>
          <w:sz w:val="24"/>
          <w:szCs w:val="24"/>
        </w:rPr>
        <w:t>segregam a fé de religiões criadas pelos homen</w:t>
      </w:r>
      <w:r w:rsidR="00713695" w:rsidRPr="00A3036C">
        <w:rPr>
          <w:rFonts w:ascii="Times New Roman" w:hAnsi="Times New Roman" w:cs="Times New Roman"/>
          <w:sz w:val="24"/>
          <w:szCs w:val="24"/>
        </w:rPr>
        <w:t>s</w:t>
      </w:r>
      <w:r w:rsidR="00C82E80" w:rsidRPr="00A3036C">
        <w:rPr>
          <w:rFonts w:ascii="Times New Roman" w:hAnsi="Times New Roman" w:cs="Times New Roman"/>
          <w:sz w:val="24"/>
          <w:szCs w:val="24"/>
        </w:rPr>
        <w:t>, ditos,</w:t>
      </w:r>
      <w:r w:rsidR="00713695" w:rsidRPr="00A3036C">
        <w:rPr>
          <w:rFonts w:ascii="Times New Roman" w:hAnsi="Times New Roman" w:cs="Times New Roman"/>
          <w:sz w:val="24"/>
          <w:szCs w:val="24"/>
        </w:rPr>
        <w:t xml:space="preserve"> de poder divinal</w:t>
      </w:r>
      <w:r w:rsidR="003E5B3D" w:rsidRPr="00A3036C">
        <w:rPr>
          <w:rFonts w:ascii="Times New Roman" w:hAnsi="Times New Roman" w:cs="Times New Roman"/>
          <w:sz w:val="24"/>
          <w:szCs w:val="24"/>
        </w:rPr>
        <w:t>.</w:t>
      </w:r>
      <w:r w:rsidR="00713695" w:rsidRPr="00A3036C">
        <w:rPr>
          <w:rFonts w:ascii="Times New Roman" w:hAnsi="Times New Roman" w:cs="Times New Roman"/>
          <w:sz w:val="24"/>
          <w:szCs w:val="24"/>
        </w:rPr>
        <w:t xml:space="preserve"> </w:t>
      </w:r>
      <w:r w:rsidR="00AF12FF" w:rsidRPr="00A3036C">
        <w:rPr>
          <w:rFonts w:ascii="Times New Roman" w:hAnsi="Times New Roman" w:cs="Times New Roman"/>
          <w:sz w:val="24"/>
          <w:szCs w:val="24"/>
        </w:rPr>
        <w:t>Os que torturaram e mataram o Governado</w:t>
      </w:r>
      <w:r w:rsidR="00145068" w:rsidRPr="00A3036C">
        <w:rPr>
          <w:rFonts w:ascii="Times New Roman" w:hAnsi="Times New Roman" w:cs="Times New Roman"/>
          <w:sz w:val="24"/>
          <w:szCs w:val="24"/>
        </w:rPr>
        <w:t>r</w:t>
      </w:r>
      <w:r w:rsidR="00AF12FF" w:rsidRPr="00A3036C">
        <w:rPr>
          <w:rFonts w:ascii="Times New Roman" w:hAnsi="Times New Roman" w:cs="Times New Roman"/>
          <w:sz w:val="24"/>
          <w:szCs w:val="24"/>
        </w:rPr>
        <w:t xml:space="preserve"> Espiritual</w:t>
      </w:r>
      <w:r w:rsidR="000B2FD9" w:rsidRPr="00A3036C">
        <w:rPr>
          <w:rFonts w:ascii="Times New Roman" w:hAnsi="Times New Roman" w:cs="Times New Roman"/>
          <w:sz w:val="24"/>
          <w:szCs w:val="24"/>
        </w:rPr>
        <w:t xml:space="preserve"> </w:t>
      </w:r>
      <w:r w:rsidR="00145068" w:rsidRPr="00A3036C">
        <w:rPr>
          <w:rFonts w:ascii="Times New Roman" w:hAnsi="Times New Roman" w:cs="Times New Roman"/>
          <w:sz w:val="24"/>
          <w:szCs w:val="24"/>
        </w:rPr>
        <w:t xml:space="preserve">são os criadores </w:t>
      </w:r>
      <w:r w:rsidR="00D45005" w:rsidRPr="00A3036C">
        <w:rPr>
          <w:rFonts w:ascii="Times New Roman" w:hAnsi="Times New Roman" w:cs="Times New Roman"/>
          <w:sz w:val="24"/>
          <w:szCs w:val="24"/>
        </w:rPr>
        <w:t xml:space="preserve">do </w:t>
      </w:r>
      <w:r w:rsidR="001E35DB" w:rsidRPr="00A3036C">
        <w:rPr>
          <w:rFonts w:ascii="Times New Roman" w:hAnsi="Times New Roman" w:cs="Times New Roman"/>
          <w:sz w:val="24"/>
          <w:szCs w:val="24"/>
        </w:rPr>
        <w:t>C</w:t>
      </w:r>
      <w:r w:rsidR="00D45005" w:rsidRPr="00A3036C">
        <w:rPr>
          <w:rFonts w:ascii="Times New Roman" w:hAnsi="Times New Roman" w:cs="Times New Roman"/>
          <w:sz w:val="24"/>
          <w:szCs w:val="24"/>
        </w:rPr>
        <w:t>atolicismo</w:t>
      </w:r>
      <w:r w:rsidR="00472BC0" w:rsidRPr="00A3036C">
        <w:rPr>
          <w:rFonts w:ascii="Times New Roman" w:hAnsi="Times New Roman" w:cs="Times New Roman"/>
          <w:sz w:val="24"/>
          <w:szCs w:val="24"/>
        </w:rPr>
        <w:t xml:space="preserve">, vertente do </w:t>
      </w:r>
      <w:r w:rsidR="001E35DB" w:rsidRPr="00A3036C">
        <w:rPr>
          <w:rFonts w:ascii="Times New Roman" w:hAnsi="Times New Roman" w:cs="Times New Roman"/>
          <w:sz w:val="24"/>
          <w:szCs w:val="24"/>
        </w:rPr>
        <w:t>C</w:t>
      </w:r>
      <w:r w:rsidR="00472BC0" w:rsidRPr="00A3036C">
        <w:rPr>
          <w:rFonts w:ascii="Times New Roman" w:hAnsi="Times New Roman" w:cs="Times New Roman"/>
          <w:sz w:val="24"/>
          <w:szCs w:val="24"/>
        </w:rPr>
        <w:t>ristianismo</w:t>
      </w:r>
      <w:r w:rsidR="00BA59EF" w:rsidRPr="00A3036C">
        <w:rPr>
          <w:rFonts w:ascii="Times New Roman" w:hAnsi="Times New Roman" w:cs="Times New Roman"/>
          <w:sz w:val="24"/>
          <w:szCs w:val="24"/>
        </w:rPr>
        <w:t xml:space="preserve">, de onde nascem </w:t>
      </w:r>
      <w:r w:rsidR="0060494B" w:rsidRPr="00A3036C">
        <w:rPr>
          <w:rFonts w:ascii="Times New Roman" w:hAnsi="Times New Roman" w:cs="Times New Roman"/>
          <w:sz w:val="24"/>
          <w:szCs w:val="24"/>
        </w:rPr>
        <w:t>por visões antagônicas de religiosos</w:t>
      </w:r>
      <w:r w:rsidR="00556C2D" w:rsidRPr="00A3036C">
        <w:rPr>
          <w:rFonts w:ascii="Times New Roman" w:hAnsi="Times New Roman" w:cs="Times New Roman"/>
          <w:sz w:val="24"/>
          <w:szCs w:val="24"/>
        </w:rPr>
        <w:t>, a</w:t>
      </w:r>
      <w:r w:rsidR="00240AAB" w:rsidRPr="00A3036C">
        <w:rPr>
          <w:rFonts w:ascii="Times New Roman" w:hAnsi="Times New Roman" w:cs="Times New Roman"/>
          <w:sz w:val="24"/>
          <w:szCs w:val="24"/>
        </w:rPr>
        <w:t xml:space="preserve"> </w:t>
      </w:r>
      <w:r w:rsidR="00145068" w:rsidRPr="00A3036C">
        <w:rPr>
          <w:rFonts w:ascii="Times New Roman" w:hAnsi="Times New Roman" w:cs="Times New Roman"/>
          <w:sz w:val="24"/>
          <w:szCs w:val="24"/>
        </w:rPr>
        <w:t xml:space="preserve"> </w:t>
      </w:r>
      <w:r w:rsidR="00BA59EF" w:rsidRPr="00A3036C">
        <w:rPr>
          <w:rFonts w:ascii="Times New Roman" w:hAnsi="Times New Roman" w:cs="Times New Roman"/>
          <w:sz w:val="24"/>
          <w:szCs w:val="24"/>
        </w:rPr>
        <w:t>Igreja Católica Apostólica Romana e a Igreja Católica Apostólica Ortodoxa.</w:t>
      </w:r>
      <w:r w:rsidR="00811141" w:rsidRPr="00A3036C">
        <w:rPr>
          <w:rFonts w:ascii="Times New Roman" w:hAnsi="Times New Roman" w:cs="Times New Roman"/>
          <w:sz w:val="24"/>
          <w:szCs w:val="24"/>
        </w:rPr>
        <w:t xml:space="preserve"> </w:t>
      </w:r>
      <w:r w:rsidR="00750785" w:rsidRPr="00A3036C">
        <w:rPr>
          <w:rFonts w:ascii="Times New Roman" w:hAnsi="Times New Roman" w:cs="Times New Roman"/>
          <w:sz w:val="24"/>
          <w:szCs w:val="24"/>
        </w:rPr>
        <w:t>Roma,</w:t>
      </w:r>
      <w:r w:rsidR="00FD4068" w:rsidRPr="00A3036C">
        <w:rPr>
          <w:rFonts w:ascii="Times New Roman" w:hAnsi="Times New Roman" w:cs="Times New Roman"/>
          <w:sz w:val="24"/>
          <w:szCs w:val="24"/>
        </w:rPr>
        <w:t xml:space="preserve"> palco de barbáries</w:t>
      </w:r>
      <w:r w:rsidR="00750785" w:rsidRPr="00A3036C">
        <w:rPr>
          <w:rFonts w:ascii="Times New Roman" w:hAnsi="Times New Roman" w:cs="Times New Roman"/>
          <w:sz w:val="24"/>
          <w:szCs w:val="24"/>
        </w:rPr>
        <w:t>,</w:t>
      </w:r>
      <w:r w:rsidR="00CF52FE" w:rsidRPr="00A3036C">
        <w:rPr>
          <w:rFonts w:ascii="Times New Roman" w:hAnsi="Times New Roman" w:cs="Times New Roman"/>
          <w:sz w:val="24"/>
          <w:szCs w:val="24"/>
        </w:rPr>
        <w:t xml:space="preserve"> é a </w:t>
      </w:r>
      <w:r w:rsidR="00A52C61" w:rsidRPr="00A3036C">
        <w:rPr>
          <w:rFonts w:ascii="Times New Roman" w:hAnsi="Times New Roman" w:cs="Times New Roman"/>
          <w:sz w:val="24"/>
          <w:szCs w:val="24"/>
        </w:rPr>
        <w:t>matriz</w:t>
      </w:r>
      <w:r w:rsidR="00CF52FE" w:rsidRPr="00A3036C">
        <w:rPr>
          <w:rFonts w:ascii="Times New Roman" w:hAnsi="Times New Roman" w:cs="Times New Roman"/>
          <w:sz w:val="24"/>
          <w:szCs w:val="24"/>
        </w:rPr>
        <w:t xml:space="preserve"> do </w:t>
      </w:r>
      <w:r w:rsidR="00C45AC7" w:rsidRPr="00A3036C">
        <w:rPr>
          <w:rFonts w:ascii="Times New Roman" w:hAnsi="Times New Roman" w:cs="Times New Roman"/>
          <w:sz w:val="24"/>
          <w:szCs w:val="24"/>
        </w:rPr>
        <w:t>C</w:t>
      </w:r>
      <w:r w:rsidR="00CF52FE" w:rsidRPr="00A3036C">
        <w:rPr>
          <w:rFonts w:ascii="Times New Roman" w:hAnsi="Times New Roman" w:cs="Times New Roman"/>
          <w:sz w:val="24"/>
          <w:szCs w:val="24"/>
        </w:rPr>
        <w:t>atolicismo</w:t>
      </w:r>
      <w:r w:rsidR="001E35DB" w:rsidRPr="00A3036C">
        <w:rPr>
          <w:rFonts w:ascii="Times New Roman" w:hAnsi="Times New Roman" w:cs="Times New Roman"/>
          <w:sz w:val="24"/>
          <w:szCs w:val="24"/>
        </w:rPr>
        <w:t>, vertente do Cristianismo, que acredita que Jesus é o Salvador do mundo</w:t>
      </w:r>
      <w:r w:rsidR="00657197" w:rsidRPr="00A3036C">
        <w:rPr>
          <w:rFonts w:ascii="Times New Roman" w:hAnsi="Times New Roman" w:cs="Times New Roman"/>
          <w:sz w:val="24"/>
          <w:szCs w:val="24"/>
        </w:rPr>
        <w:t>, cuja santidade está representada no Vaticano</w:t>
      </w:r>
      <w:r w:rsidR="00C01BC7" w:rsidRPr="00A3036C">
        <w:rPr>
          <w:rFonts w:ascii="Times New Roman" w:hAnsi="Times New Roman" w:cs="Times New Roman"/>
          <w:sz w:val="24"/>
          <w:szCs w:val="24"/>
        </w:rPr>
        <w:t>.</w:t>
      </w:r>
      <w:r w:rsidR="00A52C61" w:rsidRPr="00A3036C">
        <w:rPr>
          <w:rFonts w:ascii="Times New Roman" w:hAnsi="Times New Roman" w:cs="Times New Roman"/>
          <w:sz w:val="24"/>
          <w:szCs w:val="24"/>
        </w:rPr>
        <w:t xml:space="preserve"> </w:t>
      </w:r>
      <w:r w:rsidR="00600872" w:rsidRPr="00A3036C">
        <w:rPr>
          <w:rFonts w:ascii="Times New Roman" w:hAnsi="Times New Roman" w:cs="Times New Roman"/>
          <w:sz w:val="24"/>
          <w:szCs w:val="24"/>
        </w:rPr>
        <w:t xml:space="preserve">Outras criações </w:t>
      </w:r>
      <w:r w:rsidR="00DF7F42" w:rsidRPr="00A3036C">
        <w:rPr>
          <w:rFonts w:ascii="Times New Roman" w:hAnsi="Times New Roman" w:cs="Times New Roman"/>
          <w:sz w:val="24"/>
          <w:szCs w:val="24"/>
        </w:rPr>
        <w:t xml:space="preserve">religiosas </w:t>
      </w:r>
      <w:r w:rsidR="00600872" w:rsidRPr="00A3036C">
        <w:rPr>
          <w:rFonts w:ascii="Times New Roman" w:hAnsi="Times New Roman" w:cs="Times New Roman"/>
          <w:sz w:val="24"/>
          <w:szCs w:val="24"/>
        </w:rPr>
        <w:t>humana</w:t>
      </w:r>
      <w:r w:rsidR="00A92C25" w:rsidRPr="00A3036C">
        <w:rPr>
          <w:rFonts w:ascii="Times New Roman" w:hAnsi="Times New Roman" w:cs="Times New Roman"/>
          <w:sz w:val="24"/>
          <w:szCs w:val="24"/>
        </w:rPr>
        <w:t xml:space="preserve">s </w:t>
      </w:r>
      <w:r w:rsidR="002D3D7C" w:rsidRPr="00A3036C">
        <w:rPr>
          <w:rFonts w:ascii="Times New Roman" w:hAnsi="Times New Roman" w:cs="Times New Roman"/>
          <w:sz w:val="24"/>
          <w:szCs w:val="24"/>
        </w:rPr>
        <w:t xml:space="preserve">são </w:t>
      </w:r>
      <w:r w:rsidR="00A92C25" w:rsidRPr="00A3036C">
        <w:rPr>
          <w:rFonts w:ascii="Times New Roman" w:hAnsi="Times New Roman" w:cs="Times New Roman"/>
          <w:sz w:val="24"/>
          <w:szCs w:val="24"/>
        </w:rPr>
        <w:t xml:space="preserve">geradas por interpretações </w:t>
      </w:r>
      <w:r w:rsidR="00DB5EC1" w:rsidRPr="00A3036C">
        <w:rPr>
          <w:rFonts w:ascii="Times New Roman" w:hAnsi="Times New Roman" w:cs="Times New Roman"/>
          <w:sz w:val="24"/>
          <w:szCs w:val="24"/>
        </w:rPr>
        <w:t xml:space="preserve">vinculadas ao </w:t>
      </w:r>
      <w:r w:rsidR="00457622" w:rsidRPr="00A3036C">
        <w:rPr>
          <w:rFonts w:ascii="Times New Roman" w:hAnsi="Times New Roman" w:cs="Times New Roman"/>
          <w:sz w:val="24"/>
          <w:szCs w:val="24"/>
        </w:rPr>
        <w:t>miraculoso exportado p</w:t>
      </w:r>
      <w:r w:rsidR="002D3D7C" w:rsidRPr="00A3036C">
        <w:rPr>
          <w:rFonts w:ascii="Times New Roman" w:hAnsi="Times New Roman" w:cs="Times New Roman"/>
          <w:sz w:val="24"/>
          <w:szCs w:val="24"/>
        </w:rPr>
        <w:t>ela</w:t>
      </w:r>
      <w:r w:rsidR="00457622" w:rsidRPr="00A3036C">
        <w:rPr>
          <w:rFonts w:ascii="Times New Roman" w:hAnsi="Times New Roman" w:cs="Times New Roman"/>
          <w:sz w:val="24"/>
          <w:szCs w:val="24"/>
        </w:rPr>
        <w:t>s mente</w:t>
      </w:r>
      <w:r w:rsidR="0096037D" w:rsidRPr="00A3036C">
        <w:rPr>
          <w:rFonts w:ascii="Times New Roman" w:hAnsi="Times New Roman" w:cs="Times New Roman"/>
          <w:sz w:val="24"/>
          <w:szCs w:val="24"/>
        </w:rPr>
        <w:t>s</w:t>
      </w:r>
      <w:r w:rsidR="00DF7F42" w:rsidRPr="00A3036C">
        <w:rPr>
          <w:rFonts w:ascii="Times New Roman" w:hAnsi="Times New Roman" w:cs="Times New Roman"/>
          <w:sz w:val="24"/>
          <w:szCs w:val="24"/>
        </w:rPr>
        <w:t xml:space="preserve"> brilhantes</w:t>
      </w:r>
      <w:r w:rsidR="002D3D7C" w:rsidRPr="00A3036C">
        <w:rPr>
          <w:rFonts w:ascii="Times New Roman" w:hAnsi="Times New Roman" w:cs="Times New Roman"/>
          <w:sz w:val="24"/>
          <w:szCs w:val="24"/>
        </w:rPr>
        <w:t xml:space="preserve"> de seus criador</w:t>
      </w:r>
      <w:r w:rsidR="00C96BC8" w:rsidRPr="00A3036C">
        <w:rPr>
          <w:rFonts w:ascii="Times New Roman" w:hAnsi="Times New Roman" w:cs="Times New Roman"/>
          <w:sz w:val="24"/>
          <w:szCs w:val="24"/>
        </w:rPr>
        <w:t>es</w:t>
      </w:r>
      <w:r w:rsidR="003E3DF8" w:rsidRPr="00A3036C">
        <w:rPr>
          <w:rFonts w:ascii="Times New Roman" w:hAnsi="Times New Roman" w:cs="Times New Roman"/>
          <w:sz w:val="24"/>
          <w:szCs w:val="24"/>
        </w:rPr>
        <w:t>. Eles</w:t>
      </w:r>
      <w:r w:rsidR="002B514E" w:rsidRPr="00A3036C">
        <w:rPr>
          <w:rFonts w:ascii="Times New Roman" w:hAnsi="Times New Roman" w:cs="Times New Roman"/>
          <w:sz w:val="24"/>
          <w:szCs w:val="24"/>
        </w:rPr>
        <w:t xml:space="preserve">, </w:t>
      </w:r>
      <w:r w:rsidR="00507370" w:rsidRPr="00A3036C">
        <w:rPr>
          <w:rFonts w:ascii="Times New Roman" w:hAnsi="Times New Roman" w:cs="Times New Roman"/>
          <w:sz w:val="24"/>
          <w:szCs w:val="24"/>
        </w:rPr>
        <w:t xml:space="preserve">letrados, </w:t>
      </w:r>
      <w:r w:rsidR="005B2B9C" w:rsidRPr="00A3036C">
        <w:rPr>
          <w:rFonts w:ascii="Times New Roman" w:hAnsi="Times New Roman" w:cs="Times New Roman"/>
          <w:sz w:val="24"/>
          <w:szCs w:val="24"/>
        </w:rPr>
        <w:t>eloquentes,</w:t>
      </w:r>
      <w:r w:rsidR="00BF4006" w:rsidRPr="00A3036C">
        <w:rPr>
          <w:rFonts w:ascii="Times New Roman" w:hAnsi="Times New Roman" w:cs="Times New Roman"/>
          <w:sz w:val="24"/>
          <w:szCs w:val="24"/>
        </w:rPr>
        <w:t xml:space="preserve"> maliciosos,</w:t>
      </w:r>
      <w:r w:rsidR="0023628E" w:rsidRPr="00A3036C">
        <w:rPr>
          <w:rFonts w:ascii="Times New Roman" w:hAnsi="Times New Roman" w:cs="Times New Roman"/>
          <w:sz w:val="24"/>
          <w:szCs w:val="24"/>
        </w:rPr>
        <w:t xml:space="preserve"> </w:t>
      </w:r>
      <w:r w:rsidR="00C96BC8" w:rsidRPr="00A3036C">
        <w:rPr>
          <w:rFonts w:ascii="Times New Roman" w:hAnsi="Times New Roman" w:cs="Times New Roman"/>
          <w:sz w:val="24"/>
          <w:szCs w:val="24"/>
        </w:rPr>
        <w:t>persuasivo</w:t>
      </w:r>
      <w:r w:rsidR="005B2B9C" w:rsidRPr="00A3036C">
        <w:rPr>
          <w:rFonts w:ascii="Times New Roman" w:hAnsi="Times New Roman" w:cs="Times New Roman"/>
          <w:sz w:val="24"/>
          <w:szCs w:val="24"/>
        </w:rPr>
        <w:t>s</w:t>
      </w:r>
      <w:r w:rsidR="00507370" w:rsidRPr="00A3036C">
        <w:rPr>
          <w:rFonts w:ascii="Times New Roman" w:hAnsi="Times New Roman" w:cs="Times New Roman"/>
          <w:sz w:val="24"/>
          <w:szCs w:val="24"/>
        </w:rPr>
        <w:t xml:space="preserve"> e convincentes</w:t>
      </w:r>
      <w:r w:rsidR="00260CB6" w:rsidRPr="00A3036C">
        <w:rPr>
          <w:rFonts w:ascii="Times New Roman" w:hAnsi="Times New Roman" w:cs="Times New Roman"/>
          <w:sz w:val="24"/>
          <w:szCs w:val="24"/>
        </w:rPr>
        <w:t>,</w:t>
      </w:r>
      <w:r w:rsidR="00507370" w:rsidRPr="00A3036C">
        <w:rPr>
          <w:rFonts w:ascii="Times New Roman" w:hAnsi="Times New Roman" w:cs="Times New Roman"/>
          <w:sz w:val="24"/>
          <w:szCs w:val="24"/>
        </w:rPr>
        <w:t xml:space="preserve"> </w:t>
      </w:r>
      <w:r w:rsidR="00AB7E1A" w:rsidRPr="00A3036C">
        <w:rPr>
          <w:rFonts w:ascii="Times New Roman" w:hAnsi="Times New Roman" w:cs="Times New Roman"/>
          <w:sz w:val="24"/>
          <w:szCs w:val="24"/>
        </w:rPr>
        <w:t>são dotados de inteligências</w:t>
      </w:r>
      <w:r w:rsidR="005F490D" w:rsidRPr="00A3036C">
        <w:rPr>
          <w:rFonts w:ascii="Times New Roman" w:hAnsi="Times New Roman" w:cs="Times New Roman"/>
          <w:sz w:val="24"/>
          <w:szCs w:val="24"/>
        </w:rPr>
        <w:t xml:space="preserve"> conhecedoras do poder da palavra</w:t>
      </w:r>
      <w:r w:rsidR="00735C94" w:rsidRPr="00A3036C">
        <w:rPr>
          <w:rFonts w:ascii="Times New Roman" w:hAnsi="Times New Roman" w:cs="Times New Roman"/>
          <w:sz w:val="24"/>
          <w:szCs w:val="24"/>
        </w:rPr>
        <w:t xml:space="preserve"> </w:t>
      </w:r>
      <w:r w:rsidR="00737DC4" w:rsidRPr="00A3036C">
        <w:rPr>
          <w:rFonts w:ascii="Times New Roman" w:hAnsi="Times New Roman" w:cs="Times New Roman"/>
          <w:sz w:val="24"/>
          <w:szCs w:val="24"/>
        </w:rPr>
        <w:t>nas</w:t>
      </w:r>
      <w:r w:rsidR="007D2373" w:rsidRPr="00A3036C">
        <w:rPr>
          <w:rFonts w:ascii="Times New Roman" w:hAnsi="Times New Roman" w:cs="Times New Roman"/>
          <w:sz w:val="24"/>
          <w:szCs w:val="24"/>
        </w:rPr>
        <w:t xml:space="preserve"> divers</w:t>
      </w:r>
      <w:r w:rsidR="009B707F" w:rsidRPr="00A3036C">
        <w:rPr>
          <w:rFonts w:ascii="Times New Roman" w:hAnsi="Times New Roman" w:cs="Times New Roman"/>
          <w:sz w:val="24"/>
          <w:szCs w:val="24"/>
        </w:rPr>
        <w:t>as religiões</w:t>
      </w:r>
      <w:r w:rsidR="002A67D7" w:rsidRPr="00A3036C">
        <w:rPr>
          <w:rFonts w:ascii="Times New Roman" w:hAnsi="Times New Roman" w:cs="Times New Roman"/>
          <w:sz w:val="24"/>
          <w:szCs w:val="24"/>
        </w:rPr>
        <w:t xml:space="preserve"> praticadas ao redor do mundo</w:t>
      </w:r>
      <w:r w:rsidR="006B29F3" w:rsidRPr="00A3036C">
        <w:rPr>
          <w:rFonts w:ascii="Times New Roman" w:hAnsi="Times New Roman" w:cs="Times New Roman"/>
          <w:sz w:val="24"/>
          <w:szCs w:val="24"/>
        </w:rPr>
        <w:t xml:space="preserve"> com várias nomenclaturas</w:t>
      </w:r>
      <w:r w:rsidR="005F490D" w:rsidRPr="00A3036C">
        <w:rPr>
          <w:rFonts w:ascii="Times New Roman" w:hAnsi="Times New Roman" w:cs="Times New Roman"/>
          <w:sz w:val="24"/>
          <w:szCs w:val="24"/>
        </w:rPr>
        <w:t>.</w:t>
      </w:r>
      <w:r w:rsidR="009C68B1" w:rsidRPr="00A3036C">
        <w:rPr>
          <w:rFonts w:ascii="Times New Roman" w:hAnsi="Times New Roman" w:cs="Times New Roman"/>
          <w:sz w:val="24"/>
          <w:szCs w:val="24"/>
        </w:rPr>
        <w:t xml:space="preserve"> Observando-se, a</w:t>
      </w:r>
      <w:r w:rsidR="00E45DD3" w:rsidRPr="00A3036C">
        <w:rPr>
          <w:rFonts w:ascii="Times New Roman" w:hAnsi="Times New Roman" w:cs="Times New Roman"/>
          <w:sz w:val="24"/>
          <w:szCs w:val="24"/>
        </w:rPr>
        <w:t xml:space="preserve"> crença</w:t>
      </w:r>
      <w:r w:rsidR="00611D0C" w:rsidRPr="00A3036C">
        <w:rPr>
          <w:rFonts w:ascii="Times New Roman" w:hAnsi="Times New Roman" w:cs="Times New Roman"/>
          <w:sz w:val="24"/>
          <w:szCs w:val="24"/>
        </w:rPr>
        <w:t xml:space="preserve"> de que todas estas vertentes </w:t>
      </w:r>
      <w:r w:rsidR="009B1016" w:rsidRPr="00A3036C">
        <w:rPr>
          <w:rFonts w:ascii="Times New Roman" w:hAnsi="Times New Roman" w:cs="Times New Roman"/>
          <w:sz w:val="24"/>
          <w:szCs w:val="24"/>
        </w:rPr>
        <w:t xml:space="preserve">religiosas </w:t>
      </w:r>
      <w:r w:rsidR="00611D0C" w:rsidRPr="00A3036C">
        <w:rPr>
          <w:rFonts w:ascii="Times New Roman" w:hAnsi="Times New Roman" w:cs="Times New Roman"/>
          <w:sz w:val="24"/>
          <w:szCs w:val="24"/>
        </w:rPr>
        <w:t xml:space="preserve">levam o ser humano até </w:t>
      </w:r>
      <w:r w:rsidR="00B659A7" w:rsidRPr="00A3036C">
        <w:rPr>
          <w:rFonts w:ascii="Times New Roman" w:hAnsi="Times New Roman" w:cs="Times New Roman"/>
          <w:sz w:val="24"/>
          <w:szCs w:val="24"/>
        </w:rPr>
        <w:t xml:space="preserve">um </w:t>
      </w:r>
      <w:r w:rsidR="00611D0C" w:rsidRPr="00A3036C">
        <w:rPr>
          <w:rFonts w:ascii="Times New Roman" w:hAnsi="Times New Roman" w:cs="Times New Roman"/>
          <w:sz w:val="24"/>
          <w:szCs w:val="24"/>
        </w:rPr>
        <w:t>Deu</w:t>
      </w:r>
      <w:r w:rsidR="00F5646D" w:rsidRPr="00A3036C">
        <w:rPr>
          <w:rFonts w:ascii="Times New Roman" w:hAnsi="Times New Roman" w:cs="Times New Roman"/>
          <w:sz w:val="24"/>
          <w:szCs w:val="24"/>
        </w:rPr>
        <w:t>s</w:t>
      </w:r>
      <w:r w:rsidR="00A717E7" w:rsidRPr="00A3036C">
        <w:rPr>
          <w:rFonts w:ascii="Times New Roman" w:hAnsi="Times New Roman" w:cs="Times New Roman"/>
          <w:sz w:val="24"/>
          <w:szCs w:val="24"/>
        </w:rPr>
        <w:t xml:space="preserve"> multifacetado</w:t>
      </w:r>
      <w:r w:rsidR="000F796A" w:rsidRPr="00A3036C">
        <w:rPr>
          <w:rFonts w:ascii="Times New Roman" w:hAnsi="Times New Roman" w:cs="Times New Roman"/>
          <w:sz w:val="24"/>
          <w:szCs w:val="24"/>
        </w:rPr>
        <w:t xml:space="preserve">. Algumas, </w:t>
      </w:r>
      <w:r w:rsidR="00F5646D" w:rsidRPr="00A3036C">
        <w:rPr>
          <w:rFonts w:ascii="Times New Roman" w:hAnsi="Times New Roman" w:cs="Times New Roman"/>
          <w:sz w:val="24"/>
          <w:szCs w:val="24"/>
        </w:rPr>
        <w:t xml:space="preserve">através de </w:t>
      </w:r>
      <w:r w:rsidR="009B1016" w:rsidRPr="00A3036C">
        <w:rPr>
          <w:rFonts w:ascii="Times New Roman" w:hAnsi="Times New Roman" w:cs="Times New Roman"/>
          <w:sz w:val="24"/>
          <w:szCs w:val="24"/>
        </w:rPr>
        <w:t>J</w:t>
      </w:r>
      <w:r w:rsidR="00F5646D" w:rsidRPr="00A3036C">
        <w:rPr>
          <w:rFonts w:ascii="Times New Roman" w:hAnsi="Times New Roman" w:cs="Times New Roman"/>
          <w:sz w:val="24"/>
          <w:szCs w:val="24"/>
        </w:rPr>
        <w:t>esus Cristo</w:t>
      </w:r>
      <w:r w:rsidR="00CF6FD8" w:rsidRPr="00A3036C">
        <w:rPr>
          <w:rFonts w:ascii="Times New Roman" w:hAnsi="Times New Roman" w:cs="Times New Roman"/>
          <w:sz w:val="24"/>
          <w:szCs w:val="24"/>
        </w:rPr>
        <w:t>, o</w:t>
      </w:r>
      <w:r w:rsidR="000F796A" w:rsidRPr="00A3036C">
        <w:rPr>
          <w:rFonts w:ascii="Times New Roman" w:hAnsi="Times New Roman" w:cs="Times New Roman"/>
          <w:sz w:val="24"/>
          <w:szCs w:val="24"/>
        </w:rPr>
        <w:t xml:space="preserve">utras </w:t>
      </w:r>
      <w:r w:rsidR="009340C8" w:rsidRPr="00A3036C">
        <w:rPr>
          <w:rFonts w:ascii="Times New Roman" w:hAnsi="Times New Roman" w:cs="Times New Roman"/>
          <w:sz w:val="24"/>
          <w:szCs w:val="24"/>
        </w:rPr>
        <w:t>em conexões diretas. Porém, todas intermediadas p</w:t>
      </w:r>
      <w:r w:rsidR="00B12A6D" w:rsidRPr="00A3036C">
        <w:rPr>
          <w:rFonts w:ascii="Times New Roman" w:hAnsi="Times New Roman" w:cs="Times New Roman"/>
          <w:sz w:val="24"/>
          <w:szCs w:val="24"/>
        </w:rPr>
        <w:t xml:space="preserve">elos nomes </w:t>
      </w:r>
      <w:r w:rsidR="004E3E06" w:rsidRPr="00A3036C">
        <w:rPr>
          <w:rFonts w:ascii="Times New Roman" w:hAnsi="Times New Roman" w:cs="Times New Roman"/>
          <w:sz w:val="24"/>
          <w:szCs w:val="24"/>
        </w:rPr>
        <w:t>in</w:t>
      </w:r>
      <w:r w:rsidR="00CF6FD8" w:rsidRPr="00A3036C">
        <w:rPr>
          <w:rFonts w:ascii="Times New Roman" w:hAnsi="Times New Roman" w:cs="Times New Roman"/>
          <w:sz w:val="24"/>
          <w:szCs w:val="24"/>
        </w:rPr>
        <w:t>sti</w:t>
      </w:r>
      <w:r w:rsidR="004E3E06" w:rsidRPr="00A3036C">
        <w:rPr>
          <w:rFonts w:ascii="Times New Roman" w:hAnsi="Times New Roman" w:cs="Times New Roman"/>
          <w:sz w:val="24"/>
          <w:szCs w:val="24"/>
        </w:rPr>
        <w:t>tuídos em</w:t>
      </w:r>
      <w:r w:rsidR="008B6DB4" w:rsidRPr="00A3036C">
        <w:rPr>
          <w:rFonts w:ascii="Times New Roman" w:hAnsi="Times New Roman" w:cs="Times New Roman"/>
          <w:sz w:val="24"/>
          <w:szCs w:val="24"/>
        </w:rPr>
        <w:t xml:space="preserve"> </w:t>
      </w:r>
      <w:r w:rsidR="004E3E06" w:rsidRPr="00A3036C">
        <w:rPr>
          <w:rFonts w:ascii="Times New Roman" w:hAnsi="Times New Roman" w:cs="Times New Roman"/>
          <w:sz w:val="24"/>
          <w:szCs w:val="24"/>
        </w:rPr>
        <w:t>igrejas, sinagogas, templos</w:t>
      </w:r>
      <w:r w:rsidR="00485D4A" w:rsidRPr="00A3036C">
        <w:rPr>
          <w:rFonts w:ascii="Times New Roman" w:hAnsi="Times New Roman" w:cs="Times New Roman"/>
          <w:sz w:val="24"/>
          <w:szCs w:val="24"/>
        </w:rPr>
        <w:t>, terreiros</w:t>
      </w:r>
      <w:r w:rsidR="00EF0579" w:rsidRPr="00A3036C">
        <w:rPr>
          <w:rFonts w:ascii="Times New Roman" w:hAnsi="Times New Roman" w:cs="Times New Roman"/>
          <w:sz w:val="24"/>
          <w:szCs w:val="24"/>
        </w:rPr>
        <w:t xml:space="preserve"> e</w:t>
      </w:r>
      <w:r w:rsidR="00A33A3B" w:rsidRPr="00A3036C">
        <w:rPr>
          <w:rFonts w:ascii="Times New Roman" w:hAnsi="Times New Roman" w:cs="Times New Roman"/>
          <w:sz w:val="24"/>
          <w:szCs w:val="24"/>
        </w:rPr>
        <w:t xml:space="preserve"> quaisquer outros ambiente</w:t>
      </w:r>
      <w:r w:rsidR="00EF61BE" w:rsidRPr="00A3036C">
        <w:rPr>
          <w:rFonts w:ascii="Times New Roman" w:hAnsi="Times New Roman" w:cs="Times New Roman"/>
          <w:sz w:val="24"/>
          <w:szCs w:val="24"/>
        </w:rPr>
        <w:t xml:space="preserve">s designados para a prática de religiões. </w:t>
      </w:r>
      <w:r w:rsidR="00C145FA" w:rsidRPr="00A3036C">
        <w:rPr>
          <w:rFonts w:ascii="Times New Roman" w:hAnsi="Times New Roman" w:cs="Times New Roman"/>
          <w:sz w:val="24"/>
          <w:szCs w:val="24"/>
        </w:rPr>
        <w:t>A reforma individua</w:t>
      </w:r>
      <w:r w:rsidR="00F06310" w:rsidRPr="00A3036C">
        <w:rPr>
          <w:rFonts w:ascii="Times New Roman" w:hAnsi="Times New Roman" w:cs="Times New Roman"/>
          <w:sz w:val="24"/>
          <w:szCs w:val="24"/>
        </w:rPr>
        <w:t>l</w:t>
      </w:r>
      <w:r w:rsidR="00DE41AB" w:rsidRPr="00A3036C">
        <w:rPr>
          <w:rFonts w:ascii="Times New Roman" w:hAnsi="Times New Roman" w:cs="Times New Roman"/>
          <w:sz w:val="24"/>
          <w:szCs w:val="24"/>
        </w:rPr>
        <w:t>,</w:t>
      </w:r>
      <w:r w:rsidR="00F06310" w:rsidRPr="00A3036C">
        <w:rPr>
          <w:rFonts w:ascii="Times New Roman" w:hAnsi="Times New Roman" w:cs="Times New Roman"/>
          <w:sz w:val="24"/>
          <w:szCs w:val="24"/>
        </w:rPr>
        <w:t xml:space="preserve"> proposta em</w:t>
      </w:r>
      <w:r w:rsidR="00485D4A" w:rsidRPr="00A3036C">
        <w:rPr>
          <w:rFonts w:ascii="Times New Roman" w:hAnsi="Times New Roman" w:cs="Times New Roman"/>
          <w:sz w:val="24"/>
          <w:szCs w:val="24"/>
        </w:rPr>
        <w:t xml:space="preserve"> mesas</w:t>
      </w:r>
      <w:r w:rsidR="00EF0579" w:rsidRPr="00A3036C">
        <w:rPr>
          <w:rFonts w:ascii="Times New Roman" w:hAnsi="Times New Roman" w:cs="Times New Roman"/>
          <w:sz w:val="24"/>
          <w:szCs w:val="24"/>
        </w:rPr>
        <w:t xml:space="preserve"> </w:t>
      </w:r>
      <w:r w:rsidR="00FA0480" w:rsidRPr="00A3036C">
        <w:rPr>
          <w:rFonts w:ascii="Times New Roman" w:hAnsi="Times New Roman" w:cs="Times New Roman"/>
          <w:sz w:val="24"/>
          <w:szCs w:val="24"/>
        </w:rPr>
        <w:t xml:space="preserve">kardecistas </w:t>
      </w:r>
      <w:r w:rsidR="00EF0579" w:rsidRPr="00A3036C">
        <w:rPr>
          <w:rFonts w:ascii="Times New Roman" w:hAnsi="Times New Roman" w:cs="Times New Roman"/>
          <w:sz w:val="24"/>
          <w:szCs w:val="24"/>
        </w:rPr>
        <w:t>filos</w:t>
      </w:r>
      <w:r w:rsidR="00FA0480" w:rsidRPr="00A3036C">
        <w:rPr>
          <w:rFonts w:ascii="Times New Roman" w:hAnsi="Times New Roman" w:cs="Times New Roman"/>
          <w:sz w:val="24"/>
          <w:szCs w:val="24"/>
        </w:rPr>
        <w:t>óficas</w:t>
      </w:r>
      <w:r w:rsidR="00774F73" w:rsidRPr="00A3036C">
        <w:rPr>
          <w:rFonts w:ascii="Times New Roman" w:hAnsi="Times New Roman" w:cs="Times New Roman"/>
          <w:sz w:val="24"/>
          <w:szCs w:val="24"/>
        </w:rPr>
        <w:t>, direcionam, mediante interpretaçõe</w:t>
      </w:r>
      <w:r w:rsidR="00744F18" w:rsidRPr="00A3036C">
        <w:rPr>
          <w:rFonts w:ascii="Times New Roman" w:hAnsi="Times New Roman" w:cs="Times New Roman"/>
          <w:sz w:val="24"/>
          <w:szCs w:val="24"/>
        </w:rPr>
        <w:t xml:space="preserve">s pessoais, o </w:t>
      </w:r>
      <w:r w:rsidR="00744F18" w:rsidRPr="00A3036C">
        <w:rPr>
          <w:rFonts w:ascii="Times New Roman" w:hAnsi="Times New Roman" w:cs="Times New Roman"/>
          <w:i/>
          <w:iCs/>
          <w:sz w:val="24"/>
          <w:szCs w:val="24"/>
        </w:rPr>
        <w:t>aprendizado da delicadeza</w:t>
      </w:r>
      <w:r w:rsidR="006F7800" w:rsidRPr="00A3036C">
        <w:rPr>
          <w:rFonts w:ascii="Times New Roman" w:hAnsi="Times New Roman" w:cs="Times New Roman"/>
          <w:sz w:val="24"/>
          <w:szCs w:val="24"/>
        </w:rPr>
        <w:t>, escancarando, conforme o caso, o porta</w:t>
      </w:r>
      <w:r w:rsidR="000C1DD1" w:rsidRPr="00A3036C">
        <w:rPr>
          <w:rFonts w:ascii="Times New Roman" w:hAnsi="Times New Roman" w:cs="Times New Roman"/>
          <w:sz w:val="24"/>
          <w:szCs w:val="24"/>
        </w:rPr>
        <w:t>l de conexão ao Eu Superior</w:t>
      </w:r>
      <w:r w:rsidR="00A629B1" w:rsidRPr="00A3036C">
        <w:rPr>
          <w:rFonts w:ascii="Times New Roman" w:hAnsi="Times New Roman" w:cs="Times New Roman"/>
          <w:sz w:val="24"/>
          <w:szCs w:val="24"/>
        </w:rPr>
        <w:t>. O terrícola</w:t>
      </w:r>
      <w:r w:rsidR="00ED1C8F" w:rsidRPr="00A3036C">
        <w:rPr>
          <w:rFonts w:ascii="Times New Roman" w:hAnsi="Times New Roman" w:cs="Times New Roman"/>
          <w:sz w:val="24"/>
          <w:szCs w:val="24"/>
        </w:rPr>
        <w:t xml:space="preserve">, </w:t>
      </w:r>
      <w:r w:rsidR="00ED1C8F" w:rsidRPr="00A3036C">
        <w:rPr>
          <w:rFonts w:ascii="Times New Roman" w:hAnsi="Times New Roman" w:cs="Times New Roman"/>
          <w:sz w:val="24"/>
          <w:szCs w:val="24"/>
        </w:rPr>
        <w:lastRenderedPageBreak/>
        <w:t>conscientizado,</w:t>
      </w:r>
      <w:r w:rsidR="00A629B1" w:rsidRPr="00A3036C">
        <w:rPr>
          <w:rFonts w:ascii="Times New Roman" w:hAnsi="Times New Roman" w:cs="Times New Roman"/>
          <w:sz w:val="24"/>
          <w:szCs w:val="24"/>
        </w:rPr>
        <w:t xml:space="preserve"> tem e pode ser </w:t>
      </w:r>
      <w:r w:rsidR="00344221" w:rsidRPr="00A3036C">
        <w:rPr>
          <w:rFonts w:ascii="Times New Roman" w:hAnsi="Times New Roman" w:cs="Times New Roman"/>
          <w:sz w:val="24"/>
          <w:szCs w:val="24"/>
        </w:rPr>
        <w:t xml:space="preserve">o </w:t>
      </w:r>
      <w:r w:rsidR="00B029A2" w:rsidRPr="00A3036C">
        <w:rPr>
          <w:rFonts w:ascii="Times New Roman" w:hAnsi="Times New Roman" w:cs="Times New Roman"/>
          <w:sz w:val="24"/>
          <w:szCs w:val="24"/>
        </w:rPr>
        <w:t>Onicriador</w:t>
      </w:r>
      <w:r w:rsidR="00710BEB" w:rsidRPr="00A3036C">
        <w:rPr>
          <w:rFonts w:ascii="Times New Roman" w:hAnsi="Times New Roman" w:cs="Times New Roman"/>
          <w:sz w:val="24"/>
          <w:szCs w:val="24"/>
        </w:rPr>
        <w:t xml:space="preserve">, pregando </w:t>
      </w:r>
      <w:r w:rsidR="00D43891" w:rsidRPr="00A3036C">
        <w:rPr>
          <w:rFonts w:ascii="Times New Roman" w:hAnsi="Times New Roman" w:cs="Times New Roman"/>
          <w:sz w:val="24"/>
          <w:szCs w:val="24"/>
        </w:rPr>
        <w:t xml:space="preserve">no presente, </w:t>
      </w:r>
      <w:r w:rsidR="00710BEB" w:rsidRPr="00A3036C">
        <w:rPr>
          <w:rFonts w:ascii="Times New Roman" w:hAnsi="Times New Roman" w:cs="Times New Roman"/>
          <w:sz w:val="24"/>
          <w:szCs w:val="24"/>
        </w:rPr>
        <w:t>a unicidade</w:t>
      </w:r>
      <w:r w:rsidR="007947F6" w:rsidRPr="00A3036C">
        <w:rPr>
          <w:rFonts w:ascii="Times New Roman" w:hAnsi="Times New Roman" w:cs="Times New Roman"/>
          <w:sz w:val="24"/>
          <w:szCs w:val="24"/>
        </w:rPr>
        <w:t xml:space="preserve"> submissa a </w:t>
      </w:r>
      <w:r w:rsidR="009D5056" w:rsidRPr="00A3036C">
        <w:rPr>
          <w:rFonts w:ascii="Times New Roman" w:hAnsi="Times New Roman" w:cs="Times New Roman"/>
          <w:sz w:val="24"/>
          <w:szCs w:val="24"/>
        </w:rPr>
        <w:t>L</w:t>
      </w:r>
      <w:r w:rsidR="007947F6" w:rsidRPr="00A3036C">
        <w:rPr>
          <w:rFonts w:ascii="Times New Roman" w:hAnsi="Times New Roman" w:cs="Times New Roman"/>
          <w:sz w:val="24"/>
          <w:szCs w:val="24"/>
        </w:rPr>
        <w:t>ei universal do amor</w:t>
      </w:r>
      <w:r w:rsidR="00A629B1" w:rsidRPr="00A3036C">
        <w:rPr>
          <w:rFonts w:ascii="Times New Roman" w:hAnsi="Times New Roman" w:cs="Times New Roman"/>
          <w:sz w:val="24"/>
          <w:szCs w:val="24"/>
        </w:rPr>
        <w:t xml:space="preserve">. </w:t>
      </w:r>
    </w:p>
    <w:p w14:paraId="794F398F" w14:textId="5085A4A8" w:rsidR="00BA59EF" w:rsidRPr="00A3036C" w:rsidRDefault="00A629B1" w:rsidP="00260CB6">
      <w:pPr>
        <w:spacing w:after="0"/>
        <w:jc w:val="both"/>
        <w:rPr>
          <w:rFonts w:ascii="Times New Roman" w:hAnsi="Times New Roman" w:cs="Times New Roman"/>
          <w:sz w:val="24"/>
          <w:szCs w:val="24"/>
        </w:rPr>
      </w:pPr>
      <w:r w:rsidRPr="00A3036C">
        <w:rPr>
          <w:rFonts w:ascii="Times New Roman" w:hAnsi="Times New Roman" w:cs="Times New Roman"/>
          <w:sz w:val="24"/>
          <w:szCs w:val="24"/>
        </w:rPr>
        <w:t>Falsos</w:t>
      </w:r>
      <w:r w:rsidR="006F7800" w:rsidRPr="00A3036C">
        <w:rPr>
          <w:rFonts w:ascii="Times New Roman" w:hAnsi="Times New Roman" w:cs="Times New Roman"/>
          <w:i/>
          <w:iCs/>
          <w:sz w:val="24"/>
          <w:szCs w:val="24"/>
        </w:rPr>
        <w:t xml:space="preserve"> </w:t>
      </w:r>
      <w:r w:rsidR="00485D4A" w:rsidRPr="00A3036C">
        <w:rPr>
          <w:rFonts w:ascii="Times New Roman" w:hAnsi="Times New Roman" w:cs="Times New Roman"/>
          <w:sz w:val="24"/>
          <w:szCs w:val="24"/>
        </w:rPr>
        <w:t xml:space="preserve"> </w:t>
      </w:r>
      <w:r w:rsidR="00361B2C" w:rsidRPr="00A3036C">
        <w:rPr>
          <w:rFonts w:ascii="Times New Roman" w:hAnsi="Times New Roman" w:cs="Times New Roman"/>
          <w:sz w:val="24"/>
          <w:szCs w:val="24"/>
        </w:rPr>
        <w:t xml:space="preserve">profetas </w:t>
      </w:r>
      <w:r w:rsidR="008B6DB4" w:rsidRPr="00A3036C">
        <w:rPr>
          <w:rFonts w:ascii="Times New Roman" w:hAnsi="Times New Roman" w:cs="Times New Roman"/>
          <w:sz w:val="24"/>
          <w:szCs w:val="24"/>
        </w:rPr>
        <w:t>da fé</w:t>
      </w:r>
      <w:r w:rsidR="00202B03" w:rsidRPr="00A3036C">
        <w:rPr>
          <w:rFonts w:ascii="Times New Roman" w:hAnsi="Times New Roman" w:cs="Times New Roman"/>
          <w:sz w:val="24"/>
          <w:szCs w:val="24"/>
        </w:rPr>
        <w:t xml:space="preserve"> atuam </w:t>
      </w:r>
      <w:r w:rsidR="00422A0D" w:rsidRPr="00A3036C">
        <w:rPr>
          <w:rFonts w:ascii="Times New Roman" w:hAnsi="Times New Roman" w:cs="Times New Roman"/>
          <w:sz w:val="24"/>
          <w:szCs w:val="24"/>
        </w:rPr>
        <w:t>monitorados pelo SPA — Supremo Poder Anônimo</w:t>
      </w:r>
      <w:r w:rsidR="0085497A" w:rsidRPr="00A3036C">
        <w:rPr>
          <w:rFonts w:ascii="Times New Roman" w:hAnsi="Times New Roman" w:cs="Times New Roman"/>
          <w:sz w:val="24"/>
          <w:szCs w:val="24"/>
        </w:rPr>
        <w:t xml:space="preserve"> e o Vaticano guarda a </w:t>
      </w:r>
      <w:r w:rsidR="0085497A" w:rsidRPr="00A3036C">
        <w:rPr>
          <w:rFonts w:ascii="Times New Roman" w:hAnsi="Times New Roman" w:cs="Times New Roman"/>
          <w:i/>
          <w:iCs/>
          <w:sz w:val="24"/>
          <w:szCs w:val="24"/>
        </w:rPr>
        <w:t xml:space="preserve">sete chaves </w:t>
      </w:r>
      <w:r w:rsidR="005B5E42" w:rsidRPr="00A3036C">
        <w:rPr>
          <w:rFonts w:ascii="Times New Roman" w:hAnsi="Times New Roman" w:cs="Times New Roman"/>
          <w:sz w:val="24"/>
          <w:szCs w:val="24"/>
        </w:rPr>
        <w:t>arquivos reveladores</w:t>
      </w:r>
      <w:r w:rsidR="00A368FC" w:rsidRPr="00A3036C">
        <w:rPr>
          <w:rFonts w:ascii="Times New Roman" w:hAnsi="Times New Roman" w:cs="Times New Roman"/>
          <w:sz w:val="24"/>
          <w:szCs w:val="24"/>
        </w:rPr>
        <w:t>.</w:t>
      </w:r>
      <w:r w:rsidR="000E4D5B" w:rsidRPr="00A3036C">
        <w:rPr>
          <w:rFonts w:ascii="Times New Roman" w:hAnsi="Times New Roman" w:cs="Times New Roman"/>
          <w:sz w:val="24"/>
          <w:szCs w:val="24"/>
        </w:rPr>
        <w:t xml:space="preserve"> </w:t>
      </w:r>
      <w:r w:rsidR="00A368FC" w:rsidRPr="00A3036C">
        <w:rPr>
          <w:rFonts w:ascii="Times New Roman" w:hAnsi="Times New Roman" w:cs="Times New Roman"/>
          <w:sz w:val="24"/>
          <w:szCs w:val="24"/>
        </w:rPr>
        <w:t>M</w:t>
      </w:r>
      <w:r w:rsidR="005B5E42" w:rsidRPr="00A3036C">
        <w:rPr>
          <w:rFonts w:ascii="Times New Roman" w:hAnsi="Times New Roman" w:cs="Times New Roman"/>
          <w:sz w:val="24"/>
          <w:szCs w:val="24"/>
        </w:rPr>
        <w:t xml:space="preserve">anipulações </w:t>
      </w:r>
      <w:r w:rsidR="00AC765B" w:rsidRPr="00A3036C">
        <w:rPr>
          <w:rFonts w:ascii="Times New Roman" w:hAnsi="Times New Roman" w:cs="Times New Roman"/>
          <w:sz w:val="24"/>
          <w:szCs w:val="24"/>
        </w:rPr>
        <w:t xml:space="preserve">ambiental, </w:t>
      </w:r>
      <w:r w:rsidR="00F02625" w:rsidRPr="00A3036C">
        <w:rPr>
          <w:rFonts w:ascii="Times New Roman" w:hAnsi="Times New Roman" w:cs="Times New Roman"/>
          <w:sz w:val="24"/>
          <w:szCs w:val="24"/>
        </w:rPr>
        <w:t xml:space="preserve">biológica, </w:t>
      </w:r>
      <w:r w:rsidR="008E51C4" w:rsidRPr="00A3036C">
        <w:rPr>
          <w:rFonts w:ascii="Times New Roman" w:hAnsi="Times New Roman" w:cs="Times New Roman"/>
          <w:sz w:val="24"/>
          <w:szCs w:val="24"/>
        </w:rPr>
        <w:t>científica,</w:t>
      </w:r>
      <w:r w:rsidR="00253111" w:rsidRPr="00A3036C">
        <w:rPr>
          <w:rFonts w:ascii="Times New Roman" w:hAnsi="Times New Roman" w:cs="Times New Roman"/>
          <w:sz w:val="24"/>
          <w:szCs w:val="24"/>
        </w:rPr>
        <w:t xml:space="preserve"> tecnológica, </w:t>
      </w:r>
      <w:r w:rsidR="005B5E42" w:rsidRPr="00A3036C">
        <w:rPr>
          <w:rFonts w:ascii="Times New Roman" w:hAnsi="Times New Roman" w:cs="Times New Roman"/>
          <w:sz w:val="24"/>
          <w:szCs w:val="24"/>
        </w:rPr>
        <w:t>política</w:t>
      </w:r>
      <w:r w:rsidR="00D21871" w:rsidRPr="00A3036C">
        <w:rPr>
          <w:rFonts w:ascii="Times New Roman" w:hAnsi="Times New Roman" w:cs="Times New Roman"/>
          <w:sz w:val="24"/>
          <w:szCs w:val="24"/>
        </w:rPr>
        <w:t>, religiosa, educacional</w:t>
      </w:r>
      <w:r w:rsidR="007579F0" w:rsidRPr="00A3036C">
        <w:rPr>
          <w:rFonts w:ascii="Times New Roman" w:hAnsi="Times New Roman" w:cs="Times New Roman"/>
          <w:sz w:val="24"/>
          <w:szCs w:val="24"/>
        </w:rPr>
        <w:t xml:space="preserve"> e social </w:t>
      </w:r>
      <w:r w:rsidR="00253111" w:rsidRPr="00A3036C">
        <w:rPr>
          <w:rFonts w:ascii="Times New Roman" w:hAnsi="Times New Roman" w:cs="Times New Roman"/>
          <w:sz w:val="24"/>
          <w:szCs w:val="24"/>
        </w:rPr>
        <w:t xml:space="preserve">são </w:t>
      </w:r>
      <w:r w:rsidR="007579F0" w:rsidRPr="00A3036C">
        <w:rPr>
          <w:rFonts w:ascii="Times New Roman" w:hAnsi="Times New Roman" w:cs="Times New Roman"/>
          <w:sz w:val="24"/>
          <w:szCs w:val="24"/>
        </w:rPr>
        <w:t>impostas na Matrix</w:t>
      </w:r>
      <w:r w:rsidR="001D365C" w:rsidRPr="00A3036C">
        <w:rPr>
          <w:rFonts w:ascii="Times New Roman" w:hAnsi="Times New Roman" w:cs="Times New Roman"/>
          <w:sz w:val="24"/>
          <w:szCs w:val="24"/>
        </w:rPr>
        <w:t>, leia-se Terra,</w:t>
      </w:r>
      <w:r w:rsidR="007579F0" w:rsidRPr="00A3036C">
        <w:rPr>
          <w:rFonts w:ascii="Times New Roman" w:hAnsi="Times New Roman" w:cs="Times New Roman"/>
          <w:sz w:val="24"/>
          <w:szCs w:val="24"/>
        </w:rPr>
        <w:t xml:space="preserve"> pelo Projeto de Perpetuação do Poder</w:t>
      </w:r>
      <w:r w:rsidR="00422A3F" w:rsidRPr="00A3036C">
        <w:rPr>
          <w:rFonts w:ascii="Times New Roman" w:hAnsi="Times New Roman" w:cs="Times New Roman"/>
          <w:sz w:val="24"/>
          <w:szCs w:val="24"/>
        </w:rPr>
        <w:t xml:space="preserve"> </w:t>
      </w:r>
      <w:r w:rsidR="007C5EE8" w:rsidRPr="00A3036C">
        <w:rPr>
          <w:rFonts w:ascii="Times New Roman" w:hAnsi="Times New Roman" w:cs="Times New Roman"/>
          <w:sz w:val="24"/>
          <w:szCs w:val="24"/>
        </w:rPr>
        <w:t>ge</w:t>
      </w:r>
      <w:r w:rsidR="007269B5" w:rsidRPr="00A3036C">
        <w:rPr>
          <w:rFonts w:ascii="Times New Roman" w:hAnsi="Times New Roman" w:cs="Times New Roman"/>
          <w:sz w:val="24"/>
          <w:szCs w:val="24"/>
        </w:rPr>
        <w:t>rido</w:t>
      </w:r>
      <w:r w:rsidR="007C5EE8" w:rsidRPr="00A3036C">
        <w:rPr>
          <w:rFonts w:ascii="Times New Roman" w:hAnsi="Times New Roman" w:cs="Times New Roman"/>
          <w:sz w:val="24"/>
          <w:szCs w:val="24"/>
        </w:rPr>
        <w:t xml:space="preserve"> pela IMSD </w:t>
      </w:r>
      <w:r w:rsidR="007269B5" w:rsidRPr="00A3036C">
        <w:rPr>
          <w:rFonts w:ascii="Times New Roman" w:hAnsi="Times New Roman" w:cs="Times New Roman"/>
          <w:sz w:val="24"/>
          <w:szCs w:val="24"/>
        </w:rPr>
        <w:t>— Independência Mundial dos Servo</w:t>
      </w:r>
      <w:r w:rsidR="00CE0B0E" w:rsidRPr="00A3036C">
        <w:rPr>
          <w:rFonts w:ascii="Times New Roman" w:hAnsi="Times New Roman" w:cs="Times New Roman"/>
          <w:sz w:val="24"/>
          <w:szCs w:val="24"/>
        </w:rPr>
        <w:t>s de Deus</w:t>
      </w:r>
      <w:r w:rsidR="008B6DB4" w:rsidRPr="00A3036C">
        <w:rPr>
          <w:rFonts w:ascii="Times New Roman" w:hAnsi="Times New Roman" w:cs="Times New Roman"/>
          <w:sz w:val="24"/>
          <w:szCs w:val="24"/>
        </w:rPr>
        <w:t>.</w:t>
      </w:r>
      <w:r w:rsidR="001C7740" w:rsidRPr="00A3036C">
        <w:rPr>
          <w:rFonts w:ascii="Times New Roman" w:hAnsi="Times New Roman" w:cs="Times New Roman"/>
          <w:sz w:val="24"/>
          <w:szCs w:val="24"/>
        </w:rPr>
        <w:t xml:space="preserve"> Revelações incontestávei</w:t>
      </w:r>
      <w:r w:rsidR="00050EB7" w:rsidRPr="00A3036C">
        <w:rPr>
          <w:rFonts w:ascii="Times New Roman" w:hAnsi="Times New Roman" w:cs="Times New Roman"/>
          <w:sz w:val="24"/>
          <w:szCs w:val="24"/>
        </w:rPr>
        <w:t>s e poderosas</w:t>
      </w:r>
      <w:r w:rsidR="00A96EEC" w:rsidRPr="00A3036C">
        <w:rPr>
          <w:rFonts w:ascii="Times New Roman" w:hAnsi="Times New Roman" w:cs="Times New Roman"/>
          <w:sz w:val="24"/>
          <w:szCs w:val="24"/>
        </w:rPr>
        <w:t xml:space="preserve"> ameaçam o Sistema Terra</w:t>
      </w:r>
      <w:r w:rsidR="00C42CF8" w:rsidRPr="00A3036C">
        <w:rPr>
          <w:rFonts w:ascii="Times New Roman" w:hAnsi="Times New Roman" w:cs="Times New Roman"/>
          <w:sz w:val="24"/>
          <w:szCs w:val="24"/>
        </w:rPr>
        <w:t xml:space="preserve"> e merecem atenção</w:t>
      </w:r>
      <w:r w:rsidR="00F67DF0" w:rsidRPr="00A3036C">
        <w:rPr>
          <w:rFonts w:ascii="Times New Roman" w:hAnsi="Times New Roman" w:cs="Times New Roman"/>
          <w:sz w:val="24"/>
          <w:szCs w:val="24"/>
        </w:rPr>
        <w:t xml:space="preserve"> especial</w:t>
      </w:r>
      <w:r w:rsidR="00CB61A4" w:rsidRPr="00A3036C">
        <w:rPr>
          <w:rFonts w:ascii="Times New Roman" w:hAnsi="Times New Roman" w:cs="Times New Roman"/>
          <w:sz w:val="24"/>
          <w:szCs w:val="24"/>
        </w:rPr>
        <w:t>, podendo se</w:t>
      </w:r>
      <w:r w:rsidR="00B13BAA" w:rsidRPr="00A3036C">
        <w:rPr>
          <w:rFonts w:ascii="Times New Roman" w:hAnsi="Times New Roman" w:cs="Times New Roman"/>
          <w:sz w:val="24"/>
          <w:szCs w:val="24"/>
        </w:rPr>
        <w:t xml:space="preserve"> esperar </w:t>
      </w:r>
      <w:r w:rsidR="00DC1615" w:rsidRPr="00A3036C">
        <w:rPr>
          <w:rFonts w:ascii="Times New Roman" w:hAnsi="Times New Roman" w:cs="Times New Roman"/>
          <w:sz w:val="24"/>
          <w:szCs w:val="24"/>
        </w:rPr>
        <w:t xml:space="preserve">uma </w:t>
      </w:r>
      <w:r w:rsidR="00F67DF0" w:rsidRPr="00A3036C">
        <w:rPr>
          <w:rFonts w:ascii="Times New Roman" w:hAnsi="Times New Roman" w:cs="Times New Roman"/>
          <w:sz w:val="24"/>
          <w:szCs w:val="24"/>
        </w:rPr>
        <w:t>reação</w:t>
      </w:r>
      <w:r w:rsidR="00DC1615" w:rsidRPr="00A3036C">
        <w:rPr>
          <w:rFonts w:ascii="Times New Roman" w:hAnsi="Times New Roman" w:cs="Times New Roman"/>
          <w:sz w:val="24"/>
          <w:szCs w:val="24"/>
        </w:rPr>
        <w:t xml:space="preserve"> contundente</w:t>
      </w:r>
      <w:r w:rsidR="00171BE7" w:rsidRPr="00A3036C">
        <w:rPr>
          <w:rFonts w:ascii="Times New Roman" w:hAnsi="Times New Roman" w:cs="Times New Roman"/>
          <w:sz w:val="24"/>
          <w:szCs w:val="24"/>
        </w:rPr>
        <w:t>, a ser efetiv</w:t>
      </w:r>
      <w:r w:rsidR="00E52CD4" w:rsidRPr="00A3036C">
        <w:rPr>
          <w:rFonts w:ascii="Times New Roman" w:hAnsi="Times New Roman" w:cs="Times New Roman"/>
          <w:sz w:val="24"/>
          <w:szCs w:val="24"/>
        </w:rPr>
        <w:t>ada</w:t>
      </w:r>
      <w:r w:rsidR="00F67DF0" w:rsidRPr="00A3036C">
        <w:rPr>
          <w:rFonts w:ascii="Times New Roman" w:hAnsi="Times New Roman" w:cs="Times New Roman"/>
          <w:sz w:val="24"/>
          <w:szCs w:val="24"/>
        </w:rPr>
        <w:t xml:space="preserve"> </w:t>
      </w:r>
      <w:r w:rsidR="00E52CD4" w:rsidRPr="00A3036C">
        <w:rPr>
          <w:rFonts w:ascii="Times New Roman" w:hAnsi="Times New Roman" w:cs="Times New Roman"/>
          <w:sz w:val="24"/>
          <w:szCs w:val="24"/>
        </w:rPr>
        <w:t>pel</w:t>
      </w:r>
      <w:r w:rsidR="00F67DF0" w:rsidRPr="00A3036C">
        <w:rPr>
          <w:rFonts w:ascii="Times New Roman" w:hAnsi="Times New Roman" w:cs="Times New Roman"/>
          <w:sz w:val="24"/>
          <w:szCs w:val="24"/>
        </w:rPr>
        <w:t>o SPA</w:t>
      </w:r>
      <w:r w:rsidR="00A96EEC" w:rsidRPr="00A3036C">
        <w:rPr>
          <w:rFonts w:ascii="Times New Roman" w:hAnsi="Times New Roman" w:cs="Times New Roman"/>
          <w:sz w:val="24"/>
          <w:szCs w:val="24"/>
        </w:rPr>
        <w:t>.</w:t>
      </w:r>
    </w:p>
    <w:p w14:paraId="5D9A4E20" w14:textId="21A7E96E" w:rsidR="00DF6500" w:rsidRPr="00A3036C" w:rsidRDefault="00B76FBF" w:rsidP="00260CB6">
      <w:pPr>
        <w:spacing w:after="0"/>
        <w:jc w:val="both"/>
        <w:rPr>
          <w:rFonts w:ascii="Times New Roman" w:hAnsi="Times New Roman" w:cs="Times New Roman"/>
          <w:sz w:val="24"/>
          <w:szCs w:val="24"/>
        </w:rPr>
      </w:pPr>
      <w:r w:rsidRPr="00A3036C">
        <w:rPr>
          <w:rFonts w:ascii="Times New Roman" w:hAnsi="Times New Roman" w:cs="Times New Roman"/>
          <w:sz w:val="24"/>
          <w:szCs w:val="24"/>
        </w:rPr>
        <w:t>Respeito os religiosos, mas não compactuo de nenhuma religião terráquea</w:t>
      </w:r>
      <w:r w:rsidR="00B369AA" w:rsidRPr="00A3036C">
        <w:rPr>
          <w:rFonts w:ascii="Times New Roman" w:hAnsi="Times New Roman" w:cs="Times New Roman"/>
          <w:sz w:val="24"/>
          <w:szCs w:val="24"/>
        </w:rPr>
        <w:t xml:space="preserve">. </w:t>
      </w:r>
      <w:r w:rsidR="00B369AA" w:rsidRPr="00A3036C">
        <w:rPr>
          <w:rFonts w:ascii="Times New Roman" w:hAnsi="Times New Roman" w:cs="Times New Roman"/>
          <w:i/>
          <w:iCs/>
          <w:sz w:val="24"/>
          <w:szCs w:val="24"/>
        </w:rPr>
        <w:t>Simples como bom dia</w:t>
      </w:r>
      <w:r w:rsidR="005318ED" w:rsidRPr="00A3036C">
        <w:rPr>
          <w:rFonts w:ascii="Times New Roman" w:hAnsi="Times New Roman" w:cs="Times New Roman"/>
          <w:sz w:val="24"/>
          <w:szCs w:val="24"/>
        </w:rPr>
        <w:t xml:space="preserve">, me assumo como um </w:t>
      </w:r>
      <w:r w:rsidR="005318ED" w:rsidRPr="00A3036C">
        <w:rPr>
          <w:rFonts w:ascii="Times New Roman" w:hAnsi="Times New Roman" w:cs="Times New Roman"/>
          <w:i/>
          <w:iCs/>
          <w:sz w:val="24"/>
          <w:szCs w:val="24"/>
        </w:rPr>
        <w:t>ateu do mundo invisível</w:t>
      </w:r>
      <w:r w:rsidR="001B61BF" w:rsidRPr="00A3036C">
        <w:rPr>
          <w:rFonts w:ascii="Times New Roman" w:hAnsi="Times New Roman" w:cs="Times New Roman"/>
          <w:sz w:val="24"/>
          <w:szCs w:val="24"/>
        </w:rPr>
        <w:t xml:space="preserve">, por </w:t>
      </w:r>
      <w:r w:rsidR="00631E91" w:rsidRPr="00A3036C">
        <w:rPr>
          <w:rFonts w:ascii="Times New Roman" w:hAnsi="Times New Roman" w:cs="Times New Roman"/>
          <w:sz w:val="24"/>
          <w:szCs w:val="24"/>
        </w:rPr>
        <w:t xml:space="preserve">acreditar, </w:t>
      </w:r>
      <w:r w:rsidR="00027A14" w:rsidRPr="00A3036C">
        <w:rPr>
          <w:rFonts w:ascii="Times New Roman" w:hAnsi="Times New Roman" w:cs="Times New Roman"/>
          <w:sz w:val="24"/>
          <w:szCs w:val="24"/>
        </w:rPr>
        <w:t>captar</w:t>
      </w:r>
      <w:r w:rsidR="00631E91" w:rsidRPr="00A3036C">
        <w:rPr>
          <w:rFonts w:ascii="Times New Roman" w:hAnsi="Times New Roman" w:cs="Times New Roman"/>
          <w:sz w:val="24"/>
          <w:szCs w:val="24"/>
        </w:rPr>
        <w:t xml:space="preserve"> e entender</w:t>
      </w:r>
      <w:r w:rsidR="0063625A" w:rsidRPr="00A3036C">
        <w:rPr>
          <w:rFonts w:ascii="Times New Roman" w:hAnsi="Times New Roman" w:cs="Times New Roman"/>
          <w:sz w:val="24"/>
          <w:szCs w:val="24"/>
        </w:rPr>
        <w:t xml:space="preserve"> o Altíssimo como</w:t>
      </w:r>
      <w:r w:rsidR="00027A14" w:rsidRPr="00A3036C">
        <w:rPr>
          <w:rFonts w:ascii="Times New Roman" w:hAnsi="Times New Roman" w:cs="Times New Roman"/>
          <w:sz w:val="24"/>
          <w:szCs w:val="24"/>
        </w:rPr>
        <w:t xml:space="preserve"> energia</w:t>
      </w:r>
      <w:r w:rsidR="005B47FB" w:rsidRPr="00A3036C">
        <w:rPr>
          <w:rFonts w:ascii="Times New Roman" w:hAnsi="Times New Roman" w:cs="Times New Roman"/>
          <w:sz w:val="24"/>
          <w:szCs w:val="24"/>
        </w:rPr>
        <w:t>s</w:t>
      </w:r>
      <w:r w:rsidR="0063625A" w:rsidRPr="00A3036C">
        <w:rPr>
          <w:rFonts w:ascii="Times New Roman" w:hAnsi="Times New Roman" w:cs="Times New Roman"/>
          <w:sz w:val="24"/>
          <w:szCs w:val="24"/>
        </w:rPr>
        <w:t xml:space="preserve"> eletromagnética</w:t>
      </w:r>
      <w:r w:rsidR="005B47FB" w:rsidRPr="00A3036C">
        <w:rPr>
          <w:rFonts w:ascii="Times New Roman" w:hAnsi="Times New Roman" w:cs="Times New Roman"/>
          <w:sz w:val="24"/>
          <w:szCs w:val="24"/>
        </w:rPr>
        <w:t>s</w:t>
      </w:r>
      <w:r w:rsidR="00DD7ED5" w:rsidRPr="00A3036C">
        <w:rPr>
          <w:rFonts w:ascii="Times New Roman" w:hAnsi="Times New Roman" w:cs="Times New Roman"/>
          <w:sz w:val="24"/>
          <w:szCs w:val="24"/>
        </w:rPr>
        <w:t>, repercutidas</w:t>
      </w:r>
      <w:r w:rsidR="005B47FB" w:rsidRPr="00A3036C">
        <w:rPr>
          <w:rFonts w:ascii="Times New Roman" w:hAnsi="Times New Roman" w:cs="Times New Roman"/>
          <w:sz w:val="24"/>
          <w:szCs w:val="24"/>
        </w:rPr>
        <w:t xml:space="preserve"> </w:t>
      </w:r>
      <w:r w:rsidR="00DD7ED5" w:rsidRPr="00A3036C">
        <w:rPr>
          <w:rFonts w:ascii="Times New Roman" w:hAnsi="Times New Roman" w:cs="Times New Roman"/>
          <w:sz w:val="24"/>
          <w:szCs w:val="24"/>
        </w:rPr>
        <w:t>na</w:t>
      </w:r>
      <w:r w:rsidR="008D3443" w:rsidRPr="00A3036C">
        <w:rPr>
          <w:rFonts w:ascii="Times New Roman" w:hAnsi="Times New Roman" w:cs="Times New Roman"/>
          <w:sz w:val="24"/>
          <w:szCs w:val="24"/>
        </w:rPr>
        <w:t xml:space="preserve"> emo</w:t>
      </w:r>
      <w:r w:rsidR="00DD7ED5" w:rsidRPr="00A3036C">
        <w:rPr>
          <w:rFonts w:ascii="Times New Roman" w:hAnsi="Times New Roman" w:cs="Times New Roman"/>
          <w:sz w:val="24"/>
          <w:szCs w:val="24"/>
        </w:rPr>
        <w:t>ção, acord</w:t>
      </w:r>
      <w:r w:rsidR="00F77AA3" w:rsidRPr="00A3036C">
        <w:rPr>
          <w:rFonts w:ascii="Times New Roman" w:hAnsi="Times New Roman" w:cs="Times New Roman"/>
          <w:sz w:val="24"/>
          <w:szCs w:val="24"/>
        </w:rPr>
        <w:t xml:space="preserve">adas a </w:t>
      </w:r>
      <w:r w:rsidR="00AB11BF" w:rsidRPr="00A3036C">
        <w:rPr>
          <w:rFonts w:ascii="Times New Roman" w:hAnsi="Times New Roman" w:cs="Times New Roman"/>
          <w:sz w:val="24"/>
          <w:szCs w:val="24"/>
        </w:rPr>
        <w:t>minh</w:t>
      </w:r>
      <w:r w:rsidR="00F77AA3" w:rsidRPr="00A3036C">
        <w:rPr>
          <w:rFonts w:ascii="Times New Roman" w:hAnsi="Times New Roman" w:cs="Times New Roman"/>
          <w:sz w:val="24"/>
          <w:szCs w:val="24"/>
        </w:rPr>
        <w:t>a compreensão de</w:t>
      </w:r>
      <w:r w:rsidR="005F3A78" w:rsidRPr="00A3036C">
        <w:rPr>
          <w:rFonts w:ascii="Times New Roman" w:hAnsi="Times New Roman" w:cs="Times New Roman"/>
          <w:sz w:val="24"/>
          <w:szCs w:val="24"/>
        </w:rPr>
        <w:t xml:space="preserve"> c</w:t>
      </w:r>
      <w:r w:rsidR="00AB11BF" w:rsidRPr="00A3036C">
        <w:rPr>
          <w:rFonts w:ascii="Times New Roman" w:hAnsi="Times New Roman" w:cs="Times New Roman"/>
          <w:sz w:val="24"/>
          <w:szCs w:val="24"/>
        </w:rPr>
        <w:t>ultuar o equilíbrio da inteligibilidade e a moralidade</w:t>
      </w:r>
      <w:r w:rsidR="005C6D1F" w:rsidRPr="00A3036C">
        <w:rPr>
          <w:rFonts w:ascii="Times New Roman" w:hAnsi="Times New Roman" w:cs="Times New Roman"/>
          <w:sz w:val="24"/>
          <w:szCs w:val="24"/>
        </w:rPr>
        <w:t>. Afirmo</w:t>
      </w:r>
      <w:r w:rsidR="00563BFE" w:rsidRPr="00A3036C">
        <w:rPr>
          <w:rFonts w:ascii="Times New Roman" w:hAnsi="Times New Roman" w:cs="Times New Roman"/>
          <w:sz w:val="24"/>
          <w:szCs w:val="24"/>
        </w:rPr>
        <w:t xml:space="preserve"> a toda população terrestre</w:t>
      </w:r>
      <w:r w:rsidR="009E7705" w:rsidRPr="00A3036C">
        <w:rPr>
          <w:rFonts w:ascii="Times New Roman" w:hAnsi="Times New Roman" w:cs="Times New Roman"/>
          <w:sz w:val="24"/>
          <w:szCs w:val="24"/>
        </w:rPr>
        <w:t>... Deus repousa no âmago</w:t>
      </w:r>
      <w:r w:rsidR="00FB14EE" w:rsidRPr="00A3036C">
        <w:rPr>
          <w:rFonts w:ascii="Times New Roman" w:hAnsi="Times New Roman" w:cs="Times New Roman"/>
          <w:sz w:val="24"/>
          <w:szCs w:val="24"/>
        </w:rPr>
        <w:t xml:space="preserve"> humano e </w:t>
      </w:r>
      <w:r w:rsidR="00EC0A7C" w:rsidRPr="00A3036C">
        <w:rPr>
          <w:rFonts w:ascii="Times New Roman" w:hAnsi="Times New Roman" w:cs="Times New Roman"/>
          <w:sz w:val="24"/>
          <w:szCs w:val="24"/>
        </w:rPr>
        <w:t>sua descoberta significará um salto quântico</w:t>
      </w:r>
      <w:r w:rsidR="000A15C5" w:rsidRPr="00A3036C">
        <w:rPr>
          <w:rFonts w:ascii="Times New Roman" w:hAnsi="Times New Roman" w:cs="Times New Roman"/>
          <w:sz w:val="24"/>
          <w:szCs w:val="24"/>
        </w:rPr>
        <w:t>, elevando o</w:t>
      </w:r>
      <w:r w:rsidR="007B3244" w:rsidRPr="00A3036C">
        <w:rPr>
          <w:rFonts w:ascii="Times New Roman" w:hAnsi="Times New Roman" w:cs="Times New Roman"/>
          <w:sz w:val="24"/>
          <w:szCs w:val="24"/>
        </w:rPr>
        <w:t>s habitantes do</w:t>
      </w:r>
      <w:r w:rsidR="000A15C5" w:rsidRPr="00A3036C">
        <w:rPr>
          <w:rFonts w:ascii="Times New Roman" w:hAnsi="Times New Roman" w:cs="Times New Roman"/>
          <w:sz w:val="24"/>
          <w:szCs w:val="24"/>
        </w:rPr>
        <w:t xml:space="preserve"> planeta</w:t>
      </w:r>
      <w:r w:rsidR="00F325D4" w:rsidRPr="00A3036C">
        <w:rPr>
          <w:rFonts w:ascii="Times New Roman" w:hAnsi="Times New Roman" w:cs="Times New Roman"/>
          <w:sz w:val="24"/>
          <w:szCs w:val="24"/>
        </w:rPr>
        <w:t>,</w:t>
      </w:r>
      <w:r w:rsidR="001315F0" w:rsidRPr="00A3036C">
        <w:rPr>
          <w:rFonts w:ascii="Times New Roman" w:hAnsi="Times New Roman" w:cs="Times New Roman"/>
          <w:sz w:val="24"/>
          <w:szCs w:val="24"/>
        </w:rPr>
        <w:t xml:space="preserve"> </w:t>
      </w:r>
      <w:r w:rsidR="008317B0" w:rsidRPr="00A3036C">
        <w:rPr>
          <w:rFonts w:ascii="Times New Roman" w:hAnsi="Times New Roman" w:cs="Times New Roman"/>
          <w:sz w:val="24"/>
          <w:szCs w:val="24"/>
        </w:rPr>
        <w:t>opcionalmente,</w:t>
      </w:r>
      <w:r w:rsidR="00FA539D" w:rsidRPr="00A3036C">
        <w:rPr>
          <w:rFonts w:ascii="Times New Roman" w:hAnsi="Times New Roman" w:cs="Times New Roman"/>
          <w:sz w:val="24"/>
          <w:szCs w:val="24"/>
        </w:rPr>
        <w:t xml:space="preserve"> inclusos no despertar mass</w:t>
      </w:r>
      <w:r w:rsidR="00B95AAD" w:rsidRPr="00A3036C">
        <w:rPr>
          <w:rFonts w:ascii="Times New Roman" w:hAnsi="Times New Roman" w:cs="Times New Roman"/>
          <w:sz w:val="24"/>
          <w:szCs w:val="24"/>
        </w:rPr>
        <w:t>ific</w:t>
      </w:r>
      <w:r w:rsidR="00FA539D" w:rsidRPr="00A3036C">
        <w:rPr>
          <w:rFonts w:ascii="Times New Roman" w:hAnsi="Times New Roman" w:cs="Times New Roman"/>
          <w:sz w:val="24"/>
          <w:szCs w:val="24"/>
        </w:rPr>
        <w:t>ado pelo SEU — Soberana Energia Universal.</w:t>
      </w:r>
      <w:r w:rsidR="000A15C5" w:rsidRPr="00A3036C">
        <w:rPr>
          <w:rFonts w:ascii="Times New Roman" w:hAnsi="Times New Roman" w:cs="Times New Roman"/>
          <w:sz w:val="24"/>
          <w:szCs w:val="24"/>
        </w:rPr>
        <w:t xml:space="preserve"> </w:t>
      </w:r>
      <w:r w:rsidR="00FB14EE" w:rsidRPr="00A3036C">
        <w:rPr>
          <w:rFonts w:ascii="Times New Roman" w:hAnsi="Times New Roman" w:cs="Times New Roman"/>
          <w:sz w:val="24"/>
          <w:szCs w:val="24"/>
        </w:rPr>
        <w:t xml:space="preserve"> </w:t>
      </w:r>
      <w:r w:rsidR="005B47FB" w:rsidRPr="00A3036C">
        <w:rPr>
          <w:rFonts w:ascii="Times New Roman" w:hAnsi="Times New Roman" w:cs="Times New Roman"/>
          <w:sz w:val="24"/>
          <w:szCs w:val="24"/>
        </w:rPr>
        <w:t xml:space="preserve"> </w:t>
      </w:r>
    </w:p>
    <w:p w14:paraId="11BA76FD" w14:textId="36FDBE4B" w:rsidR="0056197F" w:rsidRPr="00A3036C" w:rsidRDefault="00A07AB6" w:rsidP="00260CB6">
      <w:pPr>
        <w:spacing w:after="0"/>
        <w:jc w:val="both"/>
        <w:rPr>
          <w:rFonts w:ascii="Times New Roman" w:hAnsi="Times New Roman" w:cs="Times New Roman"/>
          <w:sz w:val="24"/>
          <w:szCs w:val="24"/>
        </w:rPr>
      </w:pPr>
      <w:r w:rsidRPr="00A3036C">
        <w:rPr>
          <w:rFonts w:ascii="Times New Roman" w:hAnsi="Times New Roman" w:cs="Times New Roman"/>
          <w:sz w:val="24"/>
          <w:szCs w:val="24"/>
        </w:rPr>
        <w:t>C</w:t>
      </w:r>
      <w:r w:rsidR="0056197F" w:rsidRPr="00A3036C">
        <w:rPr>
          <w:rFonts w:ascii="Times New Roman" w:hAnsi="Times New Roman" w:cs="Times New Roman"/>
          <w:sz w:val="24"/>
          <w:szCs w:val="24"/>
        </w:rPr>
        <w:t xml:space="preserve">odificação de Alan </w:t>
      </w:r>
      <w:r w:rsidR="00874618" w:rsidRPr="00A3036C">
        <w:rPr>
          <w:rFonts w:ascii="Times New Roman" w:hAnsi="Times New Roman" w:cs="Times New Roman"/>
          <w:sz w:val="24"/>
          <w:szCs w:val="24"/>
        </w:rPr>
        <w:t xml:space="preserve">Kardec revela </w:t>
      </w:r>
      <w:r w:rsidR="00A42EF4" w:rsidRPr="00A3036C">
        <w:rPr>
          <w:rFonts w:ascii="Times New Roman" w:hAnsi="Times New Roman" w:cs="Times New Roman"/>
          <w:sz w:val="24"/>
          <w:szCs w:val="24"/>
        </w:rPr>
        <w:t>que os mistérios</w:t>
      </w:r>
      <w:r w:rsidR="00F96A00" w:rsidRPr="00A3036C">
        <w:rPr>
          <w:rFonts w:ascii="Times New Roman" w:hAnsi="Times New Roman" w:cs="Times New Roman"/>
          <w:sz w:val="24"/>
          <w:szCs w:val="24"/>
        </w:rPr>
        <w:t xml:space="preserve"> de origem</w:t>
      </w:r>
      <w:r w:rsidR="00A42EF4" w:rsidRPr="00A3036C">
        <w:rPr>
          <w:rFonts w:ascii="Times New Roman" w:hAnsi="Times New Roman" w:cs="Times New Roman"/>
          <w:sz w:val="24"/>
          <w:szCs w:val="24"/>
        </w:rPr>
        <w:t xml:space="preserve"> da</w:t>
      </w:r>
      <w:r w:rsidR="00F96A00" w:rsidRPr="00A3036C">
        <w:rPr>
          <w:rFonts w:ascii="Times New Roman" w:hAnsi="Times New Roman" w:cs="Times New Roman"/>
          <w:sz w:val="24"/>
          <w:szCs w:val="24"/>
        </w:rPr>
        <w:t xml:space="preserve"> vida</w:t>
      </w:r>
      <w:r w:rsidR="0022146C" w:rsidRPr="00A3036C">
        <w:rPr>
          <w:rFonts w:ascii="Times New Roman" w:hAnsi="Times New Roman" w:cs="Times New Roman"/>
          <w:sz w:val="24"/>
          <w:szCs w:val="24"/>
        </w:rPr>
        <w:t xml:space="preserve"> são decifráveis pelo coração humano</w:t>
      </w:r>
      <w:r w:rsidR="00651411" w:rsidRPr="00A3036C">
        <w:rPr>
          <w:rFonts w:ascii="Times New Roman" w:hAnsi="Times New Roman" w:cs="Times New Roman"/>
          <w:sz w:val="24"/>
          <w:szCs w:val="24"/>
        </w:rPr>
        <w:t xml:space="preserve"> </w:t>
      </w:r>
      <w:r w:rsidR="00A347A4" w:rsidRPr="00A3036C">
        <w:rPr>
          <w:rFonts w:ascii="Times New Roman" w:hAnsi="Times New Roman" w:cs="Times New Roman"/>
          <w:sz w:val="24"/>
          <w:szCs w:val="24"/>
        </w:rPr>
        <w:t>despert</w:t>
      </w:r>
      <w:r w:rsidR="00651411" w:rsidRPr="00A3036C">
        <w:rPr>
          <w:rFonts w:ascii="Times New Roman" w:hAnsi="Times New Roman" w:cs="Times New Roman"/>
          <w:sz w:val="24"/>
          <w:szCs w:val="24"/>
        </w:rPr>
        <w:t>o</w:t>
      </w:r>
      <w:r w:rsidR="00A347A4" w:rsidRPr="00A3036C">
        <w:rPr>
          <w:rFonts w:ascii="Times New Roman" w:hAnsi="Times New Roman" w:cs="Times New Roman"/>
          <w:sz w:val="24"/>
          <w:szCs w:val="24"/>
        </w:rPr>
        <w:t xml:space="preserve"> </w:t>
      </w:r>
      <w:r w:rsidR="00E11CFA" w:rsidRPr="00A3036C">
        <w:rPr>
          <w:rFonts w:ascii="Times New Roman" w:hAnsi="Times New Roman" w:cs="Times New Roman"/>
          <w:sz w:val="24"/>
          <w:szCs w:val="24"/>
        </w:rPr>
        <w:t xml:space="preserve">pela sua consciência </w:t>
      </w:r>
      <w:r w:rsidR="00FD1EBF" w:rsidRPr="00A3036C">
        <w:rPr>
          <w:rFonts w:ascii="Times New Roman" w:hAnsi="Times New Roman" w:cs="Times New Roman"/>
          <w:sz w:val="24"/>
          <w:szCs w:val="24"/>
        </w:rPr>
        <w:t>par</w:t>
      </w:r>
      <w:r w:rsidR="00A347A4" w:rsidRPr="00A3036C">
        <w:rPr>
          <w:rFonts w:ascii="Times New Roman" w:hAnsi="Times New Roman" w:cs="Times New Roman"/>
          <w:sz w:val="24"/>
          <w:szCs w:val="24"/>
        </w:rPr>
        <w:t>a essência</w:t>
      </w:r>
      <w:r w:rsidR="0000772D" w:rsidRPr="00A3036C">
        <w:rPr>
          <w:rFonts w:ascii="Times New Roman" w:hAnsi="Times New Roman" w:cs="Times New Roman"/>
          <w:sz w:val="24"/>
          <w:szCs w:val="24"/>
        </w:rPr>
        <w:t xml:space="preserve"> divinal</w:t>
      </w:r>
      <w:r w:rsidR="000C6ECE" w:rsidRPr="00A3036C">
        <w:rPr>
          <w:rFonts w:ascii="Times New Roman" w:hAnsi="Times New Roman" w:cs="Times New Roman"/>
          <w:sz w:val="24"/>
          <w:szCs w:val="24"/>
        </w:rPr>
        <w:t>.</w:t>
      </w:r>
      <w:r w:rsidR="00024BFB" w:rsidRPr="00A3036C">
        <w:rPr>
          <w:rFonts w:ascii="Times New Roman" w:hAnsi="Times New Roman" w:cs="Times New Roman"/>
          <w:sz w:val="24"/>
          <w:szCs w:val="24"/>
        </w:rPr>
        <w:t xml:space="preserve"> </w:t>
      </w:r>
      <w:r w:rsidR="00B373FB" w:rsidRPr="00A3036C">
        <w:rPr>
          <w:rFonts w:ascii="Times New Roman" w:hAnsi="Times New Roman" w:cs="Times New Roman"/>
          <w:sz w:val="24"/>
          <w:szCs w:val="24"/>
        </w:rPr>
        <w:t xml:space="preserve">Destaca </w:t>
      </w:r>
      <w:r w:rsidR="00FD1EBF" w:rsidRPr="00A3036C">
        <w:rPr>
          <w:rFonts w:ascii="Times New Roman" w:hAnsi="Times New Roman" w:cs="Times New Roman"/>
          <w:sz w:val="24"/>
          <w:szCs w:val="24"/>
        </w:rPr>
        <w:t>o seu Eu Superior</w:t>
      </w:r>
      <w:r w:rsidR="00D230F8" w:rsidRPr="00A3036C">
        <w:rPr>
          <w:rFonts w:ascii="Times New Roman" w:hAnsi="Times New Roman" w:cs="Times New Roman"/>
          <w:sz w:val="24"/>
          <w:szCs w:val="24"/>
        </w:rPr>
        <w:t xml:space="preserve"> </w:t>
      </w:r>
      <w:r w:rsidR="004F617A" w:rsidRPr="00A3036C">
        <w:rPr>
          <w:rFonts w:ascii="Times New Roman" w:hAnsi="Times New Roman" w:cs="Times New Roman"/>
          <w:sz w:val="24"/>
          <w:szCs w:val="24"/>
        </w:rPr>
        <w:t>concret</w:t>
      </w:r>
      <w:r w:rsidR="00367121" w:rsidRPr="00A3036C">
        <w:rPr>
          <w:rFonts w:ascii="Times New Roman" w:hAnsi="Times New Roman" w:cs="Times New Roman"/>
          <w:sz w:val="24"/>
          <w:szCs w:val="24"/>
        </w:rPr>
        <w:t>iz</w:t>
      </w:r>
      <w:r w:rsidR="00B373FB" w:rsidRPr="00A3036C">
        <w:rPr>
          <w:rFonts w:ascii="Times New Roman" w:hAnsi="Times New Roman" w:cs="Times New Roman"/>
          <w:sz w:val="24"/>
          <w:szCs w:val="24"/>
        </w:rPr>
        <w:t xml:space="preserve">ado </w:t>
      </w:r>
      <w:r w:rsidR="00171C2A" w:rsidRPr="00A3036C">
        <w:rPr>
          <w:rFonts w:ascii="Times New Roman" w:hAnsi="Times New Roman" w:cs="Times New Roman"/>
          <w:sz w:val="24"/>
          <w:szCs w:val="24"/>
        </w:rPr>
        <w:t>por condutas comportamentais de equilíbrio d</w:t>
      </w:r>
      <w:r w:rsidR="00840466" w:rsidRPr="00A3036C">
        <w:rPr>
          <w:rFonts w:ascii="Times New Roman" w:hAnsi="Times New Roman" w:cs="Times New Roman"/>
          <w:sz w:val="24"/>
          <w:szCs w:val="24"/>
        </w:rPr>
        <w:t>a</w:t>
      </w:r>
      <w:r w:rsidR="00C42A78" w:rsidRPr="00A3036C">
        <w:rPr>
          <w:rFonts w:ascii="Times New Roman" w:hAnsi="Times New Roman" w:cs="Times New Roman"/>
          <w:sz w:val="24"/>
          <w:szCs w:val="24"/>
        </w:rPr>
        <w:t xml:space="preserve"> inteligência e moral</w:t>
      </w:r>
      <w:r w:rsidR="00840466" w:rsidRPr="00A3036C">
        <w:rPr>
          <w:rFonts w:ascii="Times New Roman" w:hAnsi="Times New Roman" w:cs="Times New Roman"/>
          <w:sz w:val="24"/>
          <w:szCs w:val="24"/>
        </w:rPr>
        <w:t xml:space="preserve"> </w:t>
      </w:r>
      <w:r w:rsidR="005B7402" w:rsidRPr="00A3036C">
        <w:rPr>
          <w:rFonts w:ascii="Times New Roman" w:hAnsi="Times New Roman" w:cs="Times New Roman"/>
          <w:sz w:val="24"/>
          <w:szCs w:val="24"/>
        </w:rPr>
        <w:t>d</w:t>
      </w:r>
      <w:r w:rsidR="002D2A32" w:rsidRPr="00A3036C">
        <w:rPr>
          <w:rFonts w:ascii="Times New Roman" w:hAnsi="Times New Roman" w:cs="Times New Roman"/>
          <w:sz w:val="24"/>
          <w:szCs w:val="24"/>
        </w:rPr>
        <w:t>o ser humano</w:t>
      </w:r>
      <w:r w:rsidR="005B7402" w:rsidRPr="00A3036C">
        <w:rPr>
          <w:rFonts w:ascii="Times New Roman" w:hAnsi="Times New Roman" w:cs="Times New Roman"/>
          <w:sz w:val="24"/>
          <w:szCs w:val="24"/>
        </w:rPr>
        <w:t>.</w:t>
      </w:r>
      <w:r w:rsidR="007C715A" w:rsidRPr="00A3036C">
        <w:rPr>
          <w:rFonts w:ascii="Times New Roman" w:hAnsi="Times New Roman" w:cs="Times New Roman"/>
          <w:sz w:val="24"/>
          <w:szCs w:val="24"/>
        </w:rPr>
        <w:t xml:space="preserve"> </w:t>
      </w:r>
      <w:r w:rsidR="00367121" w:rsidRPr="00A3036C">
        <w:rPr>
          <w:rFonts w:ascii="Times New Roman" w:hAnsi="Times New Roman" w:cs="Times New Roman"/>
          <w:sz w:val="24"/>
          <w:szCs w:val="24"/>
        </w:rPr>
        <w:t>Som</w:t>
      </w:r>
      <w:r w:rsidR="007C715A" w:rsidRPr="00A3036C">
        <w:rPr>
          <w:rFonts w:ascii="Times New Roman" w:hAnsi="Times New Roman" w:cs="Times New Roman"/>
          <w:sz w:val="24"/>
          <w:szCs w:val="24"/>
        </w:rPr>
        <w:t>e-se a esta</w:t>
      </w:r>
      <w:r w:rsidR="00A86D20" w:rsidRPr="00A3036C">
        <w:rPr>
          <w:rFonts w:ascii="Times New Roman" w:hAnsi="Times New Roman" w:cs="Times New Roman"/>
          <w:sz w:val="24"/>
          <w:szCs w:val="24"/>
        </w:rPr>
        <w:t xml:space="preserve"> </w:t>
      </w:r>
      <w:r w:rsidR="00355E11" w:rsidRPr="00A3036C">
        <w:rPr>
          <w:rFonts w:ascii="Times New Roman" w:hAnsi="Times New Roman" w:cs="Times New Roman"/>
          <w:sz w:val="24"/>
          <w:szCs w:val="24"/>
        </w:rPr>
        <w:t xml:space="preserve">considerada </w:t>
      </w:r>
      <w:r w:rsidR="00A86D20" w:rsidRPr="00A3036C">
        <w:rPr>
          <w:rFonts w:ascii="Times New Roman" w:hAnsi="Times New Roman" w:cs="Times New Roman"/>
          <w:sz w:val="24"/>
          <w:szCs w:val="24"/>
        </w:rPr>
        <w:t>filosofia, a possibilidade comprovad</w:t>
      </w:r>
      <w:r w:rsidR="00E61F0D" w:rsidRPr="00A3036C">
        <w:rPr>
          <w:rFonts w:ascii="Times New Roman" w:hAnsi="Times New Roman" w:cs="Times New Roman"/>
          <w:sz w:val="24"/>
          <w:szCs w:val="24"/>
        </w:rPr>
        <w:t>a</w:t>
      </w:r>
      <w:r w:rsidR="00A3467B" w:rsidRPr="00A3036C">
        <w:rPr>
          <w:rFonts w:ascii="Times New Roman" w:hAnsi="Times New Roman" w:cs="Times New Roman"/>
          <w:sz w:val="24"/>
          <w:szCs w:val="24"/>
        </w:rPr>
        <w:t xml:space="preserve"> e experenciada</w:t>
      </w:r>
      <w:r w:rsidR="00E61F0D" w:rsidRPr="00A3036C">
        <w:rPr>
          <w:rFonts w:ascii="Times New Roman" w:hAnsi="Times New Roman" w:cs="Times New Roman"/>
          <w:sz w:val="24"/>
          <w:szCs w:val="24"/>
        </w:rPr>
        <w:t xml:space="preserve"> pelas chamadas</w:t>
      </w:r>
      <w:r w:rsidR="001B3BF5" w:rsidRPr="00A3036C">
        <w:rPr>
          <w:rFonts w:ascii="Times New Roman" w:hAnsi="Times New Roman" w:cs="Times New Roman"/>
          <w:sz w:val="24"/>
          <w:szCs w:val="24"/>
        </w:rPr>
        <w:t xml:space="preserve">, </w:t>
      </w:r>
      <w:r w:rsidR="008C1AD6" w:rsidRPr="00A3036C">
        <w:rPr>
          <w:rFonts w:ascii="Times New Roman" w:hAnsi="Times New Roman" w:cs="Times New Roman"/>
          <w:sz w:val="24"/>
          <w:szCs w:val="24"/>
        </w:rPr>
        <w:t>à</w:t>
      </w:r>
      <w:r w:rsidR="001B3BF5" w:rsidRPr="00A3036C">
        <w:rPr>
          <w:rFonts w:ascii="Times New Roman" w:hAnsi="Times New Roman" w:cs="Times New Roman"/>
          <w:sz w:val="24"/>
          <w:szCs w:val="24"/>
        </w:rPr>
        <w:t xml:space="preserve"> época,</w:t>
      </w:r>
      <w:r w:rsidR="00E61F0D" w:rsidRPr="00A3036C">
        <w:rPr>
          <w:rFonts w:ascii="Times New Roman" w:hAnsi="Times New Roman" w:cs="Times New Roman"/>
          <w:sz w:val="24"/>
          <w:szCs w:val="24"/>
        </w:rPr>
        <w:t xml:space="preserve"> mesas girantes</w:t>
      </w:r>
      <w:r w:rsidR="000633DC" w:rsidRPr="00A3036C">
        <w:rPr>
          <w:rFonts w:ascii="Times New Roman" w:hAnsi="Times New Roman" w:cs="Times New Roman"/>
          <w:sz w:val="24"/>
          <w:szCs w:val="24"/>
        </w:rPr>
        <w:t>,</w:t>
      </w:r>
      <w:r w:rsidR="00F26201" w:rsidRPr="00A3036C">
        <w:rPr>
          <w:rFonts w:ascii="Times New Roman" w:hAnsi="Times New Roman" w:cs="Times New Roman"/>
          <w:sz w:val="24"/>
          <w:szCs w:val="24"/>
        </w:rPr>
        <w:t xml:space="preserve"> </w:t>
      </w:r>
      <w:r w:rsidR="000633DC" w:rsidRPr="00A3036C">
        <w:rPr>
          <w:rFonts w:ascii="Times New Roman" w:hAnsi="Times New Roman" w:cs="Times New Roman"/>
          <w:sz w:val="24"/>
          <w:szCs w:val="24"/>
        </w:rPr>
        <w:t>atuantes até hoje</w:t>
      </w:r>
      <w:r w:rsidR="005B4341" w:rsidRPr="00A3036C">
        <w:rPr>
          <w:rFonts w:ascii="Times New Roman" w:hAnsi="Times New Roman" w:cs="Times New Roman"/>
          <w:sz w:val="24"/>
          <w:szCs w:val="24"/>
        </w:rPr>
        <w:t xml:space="preserve">. </w:t>
      </w:r>
      <w:r w:rsidR="00CA366A" w:rsidRPr="00A3036C">
        <w:rPr>
          <w:rFonts w:ascii="Times New Roman" w:hAnsi="Times New Roman" w:cs="Times New Roman"/>
          <w:sz w:val="24"/>
          <w:szCs w:val="24"/>
        </w:rPr>
        <w:t>Recintos</w:t>
      </w:r>
      <w:r w:rsidR="004D40C3" w:rsidRPr="00A3036C">
        <w:rPr>
          <w:rFonts w:ascii="Times New Roman" w:hAnsi="Times New Roman" w:cs="Times New Roman"/>
          <w:sz w:val="24"/>
          <w:szCs w:val="24"/>
        </w:rPr>
        <w:t xml:space="preserve"> capazes</w:t>
      </w:r>
      <w:r w:rsidR="00E61F0D" w:rsidRPr="00A3036C">
        <w:rPr>
          <w:rFonts w:ascii="Times New Roman" w:hAnsi="Times New Roman" w:cs="Times New Roman"/>
          <w:sz w:val="24"/>
          <w:szCs w:val="24"/>
        </w:rPr>
        <w:t xml:space="preserve"> de conexão com os morto</w:t>
      </w:r>
      <w:r w:rsidR="00890A70" w:rsidRPr="00A3036C">
        <w:rPr>
          <w:rFonts w:ascii="Times New Roman" w:hAnsi="Times New Roman" w:cs="Times New Roman"/>
          <w:sz w:val="24"/>
          <w:szCs w:val="24"/>
        </w:rPr>
        <w:t>s, verdadeiramente, mais vivos em espírito</w:t>
      </w:r>
      <w:r w:rsidR="00553263" w:rsidRPr="00A3036C">
        <w:rPr>
          <w:rFonts w:ascii="Times New Roman" w:hAnsi="Times New Roman" w:cs="Times New Roman"/>
          <w:sz w:val="24"/>
          <w:szCs w:val="24"/>
        </w:rPr>
        <w:t>, preferindo, alma</w:t>
      </w:r>
      <w:r w:rsidR="00256C13" w:rsidRPr="00A3036C">
        <w:rPr>
          <w:rFonts w:ascii="Times New Roman" w:hAnsi="Times New Roman" w:cs="Times New Roman"/>
          <w:sz w:val="24"/>
          <w:szCs w:val="24"/>
        </w:rPr>
        <w:t>,</w:t>
      </w:r>
      <w:r w:rsidR="00890A70" w:rsidRPr="00A3036C">
        <w:rPr>
          <w:rFonts w:ascii="Times New Roman" w:hAnsi="Times New Roman" w:cs="Times New Roman"/>
          <w:sz w:val="24"/>
          <w:szCs w:val="24"/>
        </w:rPr>
        <w:t xml:space="preserve"> do que nunca.</w:t>
      </w:r>
    </w:p>
    <w:p w14:paraId="4EC2C3A0" w14:textId="4E1FA531" w:rsidR="004D40C3" w:rsidRPr="00A3036C" w:rsidRDefault="004D40C3" w:rsidP="004D40C3">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Polêmicas à parte</w:t>
      </w:r>
      <w:r w:rsidR="003F547F" w:rsidRPr="00A3036C">
        <w:rPr>
          <w:rFonts w:ascii="Times New Roman" w:hAnsi="Times New Roman" w:cs="Times New Roman"/>
          <w:sz w:val="24"/>
          <w:szCs w:val="24"/>
        </w:rPr>
        <w:t xml:space="preserve"> são confrontadas pelas manifestaçõe</w:t>
      </w:r>
      <w:r w:rsidR="006538DB" w:rsidRPr="00A3036C">
        <w:rPr>
          <w:rFonts w:ascii="Times New Roman" w:hAnsi="Times New Roman" w:cs="Times New Roman"/>
          <w:sz w:val="24"/>
          <w:szCs w:val="24"/>
        </w:rPr>
        <w:t>s mediúnicas em âmbito mundial</w:t>
      </w:r>
      <w:r w:rsidR="003B2137" w:rsidRPr="00A3036C">
        <w:rPr>
          <w:rFonts w:ascii="Times New Roman" w:hAnsi="Times New Roman" w:cs="Times New Roman"/>
          <w:sz w:val="24"/>
          <w:szCs w:val="24"/>
        </w:rPr>
        <w:t>. Psicofonia. Psicografia.</w:t>
      </w:r>
      <w:r w:rsidR="00442167" w:rsidRPr="00A3036C">
        <w:rPr>
          <w:rFonts w:ascii="Times New Roman" w:hAnsi="Times New Roman" w:cs="Times New Roman"/>
          <w:sz w:val="24"/>
          <w:szCs w:val="24"/>
        </w:rPr>
        <w:t xml:space="preserve"> </w:t>
      </w:r>
      <w:r w:rsidR="005D6535" w:rsidRPr="00A3036C">
        <w:rPr>
          <w:rFonts w:ascii="Times New Roman" w:hAnsi="Times New Roman" w:cs="Times New Roman"/>
          <w:sz w:val="24"/>
          <w:szCs w:val="24"/>
        </w:rPr>
        <w:t>V</w:t>
      </w:r>
      <w:r w:rsidR="00442167" w:rsidRPr="00A3036C">
        <w:rPr>
          <w:rFonts w:ascii="Times New Roman" w:hAnsi="Times New Roman" w:cs="Times New Roman"/>
          <w:sz w:val="24"/>
          <w:szCs w:val="24"/>
        </w:rPr>
        <w:t xml:space="preserve">idência. </w:t>
      </w:r>
      <w:r w:rsidR="005D6535" w:rsidRPr="00A3036C">
        <w:rPr>
          <w:rFonts w:ascii="Times New Roman" w:hAnsi="Times New Roman" w:cs="Times New Roman"/>
          <w:sz w:val="24"/>
          <w:szCs w:val="24"/>
        </w:rPr>
        <w:t>A</w:t>
      </w:r>
      <w:r w:rsidR="003E26F1" w:rsidRPr="00A3036C">
        <w:rPr>
          <w:rFonts w:ascii="Times New Roman" w:hAnsi="Times New Roman" w:cs="Times New Roman"/>
          <w:sz w:val="24"/>
          <w:szCs w:val="24"/>
        </w:rPr>
        <w:t>ud</w:t>
      </w:r>
      <w:r w:rsidR="005D6535" w:rsidRPr="00A3036C">
        <w:rPr>
          <w:rFonts w:ascii="Times New Roman" w:hAnsi="Times New Roman" w:cs="Times New Roman"/>
          <w:sz w:val="24"/>
          <w:szCs w:val="24"/>
        </w:rPr>
        <w:t xml:space="preserve">iência. </w:t>
      </w:r>
      <w:r w:rsidR="006F688A" w:rsidRPr="00A3036C">
        <w:rPr>
          <w:rFonts w:ascii="Times New Roman" w:hAnsi="Times New Roman" w:cs="Times New Roman"/>
          <w:sz w:val="24"/>
          <w:szCs w:val="24"/>
        </w:rPr>
        <w:t>Incorporações</w:t>
      </w:r>
      <w:r w:rsidR="00E97931" w:rsidRPr="00A3036C">
        <w:rPr>
          <w:rFonts w:ascii="Times New Roman" w:hAnsi="Times New Roman" w:cs="Times New Roman"/>
          <w:sz w:val="24"/>
          <w:szCs w:val="24"/>
        </w:rPr>
        <w:t xml:space="preserve"> acordadas ao nível de desenvolvimento e evolução do médium</w:t>
      </w:r>
      <w:r w:rsidR="00D469BD" w:rsidRPr="00A3036C">
        <w:rPr>
          <w:rFonts w:ascii="Times New Roman" w:hAnsi="Times New Roman" w:cs="Times New Roman"/>
          <w:sz w:val="24"/>
          <w:szCs w:val="24"/>
        </w:rPr>
        <w:t>. Alguns chegam a terem</w:t>
      </w:r>
      <w:r w:rsidR="00A60E93" w:rsidRPr="00A3036C">
        <w:rPr>
          <w:rFonts w:ascii="Times New Roman" w:hAnsi="Times New Roman" w:cs="Times New Roman"/>
          <w:sz w:val="24"/>
          <w:szCs w:val="24"/>
        </w:rPr>
        <w:t xml:space="preserve"> todas estas encarnações</w:t>
      </w:r>
      <w:r w:rsidR="008E62BB" w:rsidRPr="00A3036C">
        <w:rPr>
          <w:rFonts w:ascii="Times New Roman" w:hAnsi="Times New Roman" w:cs="Times New Roman"/>
          <w:sz w:val="24"/>
          <w:szCs w:val="24"/>
        </w:rPr>
        <w:t xml:space="preserve"> materializadas pelos seus invólucros corporais.</w:t>
      </w:r>
      <w:r w:rsidR="00F54020" w:rsidRPr="00A3036C">
        <w:rPr>
          <w:rFonts w:ascii="Times New Roman" w:hAnsi="Times New Roman" w:cs="Times New Roman"/>
          <w:sz w:val="24"/>
          <w:szCs w:val="24"/>
        </w:rPr>
        <w:t xml:space="preserve"> </w:t>
      </w:r>
      <w:r w:rsidR="00556B4E" w:rsidRPr="00A3036C">
        <w:rPr>
          <w:rFonts w:ascii="Times New Roman" w:hAnsi="Times New Roman" w:cs="Times New Roman"/>
          <w:sz w:val="24"/>
          <w:szCs w:val="24"/>
        </w:rPr>
        <w:t>Materializações deste</w:t>
      </w:r>
      <w:r w:rsidR="004B0C39" w:rsidRPr="00A3036C">
        <w:rPr>
          <w:rFonts w:ascii="Times New Roman" w:hAnsi="Times New Roman" w:cs="Times New Roman"/>
          <w:sz w:val="24"/>
          <w:szCs w:val="24"/>
        </w:rPr>
        <w:t>s</w:t>
      </w:r>
      <w:r w:rsidR="00556B4E" w:rsidRPr="00A3036C">
        <w:rPr>
          <w:rFonts w:ascii="Times New Roman" w:hAnsi="Times New Roman" w:cs="Times New Roman"/>
          <w:sz w:val="24"/>
          <w:szCs w:val="24"/>
        </w:rPr>
        <w:t xml:space="preserve"> fenômenos podem ser observada</w:t>
      </w:r>
      <w:r w:rsidR="00AF1A04" w:rsidRPr="00A3036C">
        <w:rPr>
          <w:rFonts w:ascii="Times New Roman" w:hAnsi="Times New Roman" w:cs="Times New Roman"/>
          <w:sz w:val="24"/>
          <w:szCs w:val="24"/>
        </w:rPr>
        <w:t>s em outras ramificações consideradas religiões: candomblé</w:t>
      </w:r>
      <w:r w:rsidR="009473C3" w:rsidRPr="00A3036C">
        <w:rPr>
          <w:rFonts w:ascii="Times New Roman" w:hAnsi="Times New Roman" w:cs="Times New Roman"/>
          <w:sz w:val="24"/>
          <w:szCs w:val="24"/>
        </w:rPr>
        <w:t xml:space="preserve"> e</w:t>
      </w:r>
      <w:r w:rsidR="00AF1A04" w:rsidRPr="00A3036C">
        <w:rPr>
          <w:rFonts w:ascii="Times New Roman" w:hAnsi="Times New Roman" w:cs="Times New Roman"/>
          <w:sz w:val="24"/>
          <w:szCs w:val="24"/>
        </w:rPr>
        <w:t xml:space="preserve"> umbanda</w:t>
      </w:r>
      <w:r w:rsidR="009473C3" w:rsidRPr="00A3036C">
        <w:rPr>
          <w:rFonts w:ascii="Times New Roman" w:hAnsi="Times New Roman" w:cs="Times New Roman"/>
          <w:sz w:val="24"/>
          <w:szCs w:val="24"/>
        </w:rPr>
        <w:t>, contrariando</w:t>
      </w:r>
      <w:r w:rsidR="00626DFA" w:rsidRPr="00A3036C">
        <w:rPr>
          <w:rFonts w:ascii="Times New Roman" w:hAnsi="Times New Roman" w:cs="Times New Roman"/>
          <w:sz w:val="24"/>
          <w:szCs w:val="24"/>
        </w:rPr>
        <w:t xml:space="preserve"> o kardecismo</w:t>
      </w:r>
      <w:r w:rsidR="0006470D" w:rsidRPr="00A3036C">
        <w:rPr>
          <w:rFonts w:ascii="Times New Roman" w:hAnsi="Times New Roman" w:cs="Times New Roman"/>
          <w:sz w:val="24"/>
          <w:szCs w:val="24"/>
        </w:rPr>
        <w:t xml:space="preserve">, </w:t>
      </w:r>
      <w:r w:rsidR="00850E1A" w:rsidRPr="00A3036C">
        <w:rPr>
          <w:rFonts w:ascii="Times New Roman" w:hAnsi="Times New Roman" w:cs="Times New Roman"/>
          <w:sz w:val="24"/>
          <w:szCs w:val="24"/>
        </w:rPr>
        <w:t>reput</w:t>
      </w:r>
      <w:r w:rsidR="0006470D" w:rsidRPr="00A3036C">
        <w:rPr>
          <w:rFonts w:ascii="Times New Roman" w:hAnsi="Times New Roman" w:cs="Times New Roman"/>
          <w:sz w:val="24"/>
          <w:szCs w:val="24"/>
        </w:rPr>
        <w:t xml:space="preserve">ado </w:t>
      </w:r>
      <w:r w:rsidR="0054249D" w:rsidRPr="00A3036C">
        <w:rPr>
          <w:rFonts w:ascii="Times New Roman" w:hAnsi="Times New Roman" w:cs="Times New Roman"/>
          <w:sz w:val="24"/>
          <w:szCs w:val="24"/>
        </w:rPr>
        <w:t>pel</w:t>
      </w:r>
      <w:r w:rsidR="0056702C" w:rsidRPr="00A3036C">
        <w:rPr>
          <w:rFonts w:ascii="Times New Roman" w:hAnsi="Times New Roman" w:cs="Times New Roman"/>
          <w:sz w:val="24"/>
          <w:szCs w:val="24"/>
        </w:rPr>
        <w:t xml:space="preserve">a teoria </w:t>
      </w:r>
      <w:r w:rsidR="0006470D" w:rsidRPr="00A3036C">
        <w:rPr>
          <w:rFonts w:ascii="Times New Roman" w:hAnsi="Times New Roman" w:cs="Times New Roman"/>
          <w:sz w:val="24"/>
          <w:szCs w:val="24"/>
        </w:rPr>
        <w:t>filos</w:t>
      </w:r>
      <w:r w:rsidR="0056702C" w:rsidRPr="00A3036C">
        <w:rPr>
          <w:rFonts w:ascii="Times New Roman" w:hAnsi="Times New Roman" w:cs="Times New Roman"/>
          <w:sz w:val="24"/>
          <w:szCs w:val="24"/>
        </w:rPr>
        <w:t>ó</w:t>
      </w:r>
      <w:r w:rsidR="0006470D" w:rsidRPr="00A3036C">
        <w:rPr>
          <w:rFonts w:ascii="Times New Roman" w:hAnsi="Times New Roman" w:cs="Times New Roman"/>
          <w:sz w:val="24"/>
          <w:szCs w:val="24"/>
        </w:rPr>
        <w:t>fi</w:t>
      </w:r>
      <w:r w:rsidR="0056702C" w:rsidRPr="00A3036C">
        <w:rPr>
          <w:rFonts w:ascii="Times New Roman" w:hAnsi="Times New Roman" w:cs="Times New Roman"/>
          <w:sz w:val="24"/>
          <w:szCs w:val="24"/>
        </w:rPr>
        <w:t>c</w:t>
      </w:r>
      <w:r w:rsidR="0006470D" w:rsidRPr="00A3036C">
        <w:rPr>
          <w:rFonts w:ascii="Times New Roman" w:hAnsi="Times New Roman" w:cs="Times New Roman"/>
          <w:sz w:val="24"/>
          <w:szCs w:val="24"/>
        </w:rPr>
        <w:t>a</w:t>
      </w:r>
      <w:r w:rsidR="0054249D" w:rsidRPr="00A3036C">
        <w:rPr>
          <w:rFonts w:ascii="Times New Roman" w:hAnsi="Times New Roman" w:cs="Times New Roman"/>
          <w:sz w:val="24"/>
          <w:szCs w:val="24"/>
        </w:rPr>
        <w:t xml:space="preserve"> do autor como doutrina</w:t>
      </w:r>
      <w:r w:rsidR="000F797B" w:rsidRPr="00A3036C">
        <w:rPr>
          <w:rFonts w:ascii="Times New Roman" w:hAnsi="Times New Roman" w:cs="Times New Roman"/>
          <w:sz w:val="24"/>
          <w:szCs w:val="24"/>
        </w:rPr>
        <w:t xml:space="preserve"> vinculada ao conhecimento da sabedoria</w:t>
      </w:r>
      <w:r w:rsidR="0006470D" w:rsidRPr="00A3036C">
        <w:rPr>
          <w:rFonts w:ascii="Times New Roman" w:hAnsi="Times New Roman" w:cs="Times New Roman"/>
          <w:sz w:val="24"/>
          <w:szCs w:val="24"/>
        </w:rPr>
        <w:t>.</w:t>
      </w:r>
    </w:p>
    <w:p w14:paraId="70CAAA76" w14:textId="463B2BC2" w:rsidR="001F4253" w:rsidRPr="00A3036C" w:rsidRDefault="001F4253" w:rsidP="004D40C3">
      <w:pPr>
        <w:spacing w:after="0"/>
        <w:jc w:val="both"/>
        <w:rPr>
          <w:rFonts w:ascii="Times New Roman" w:hAnsi="Times New Roman" w:cs="Times New Roman"/>
          <w:sz w:val="24"/>
          <w:szCs w:val="24"/>
        </w:rPr>
      </w:pPr>
      <w:r w:rsidRPr="00A3036C">
        <w:rPr>
          <w:rFonts w:ascii="Times New Roman" w:hAnsi="Times New Roman" w:cs="Times New Roman"/>
          <w:sz w:val="24"/>
          <w:szCs w:val="24"/>
        </w:rPr>
        <w:t>A doutrina</w:t>
      </w:r>
      <w:r w:rsidR="00121A76" w:rsidRPr="00A3036C">
        <w:rPr>
          <w:rFonts w:ascii="Times New Roman" w:hAnsi="Times New Roman" w:cs="Times New Roman"/>
          <w:sz w:val="24"/>
          <w:szCs w:val="24"/>
        </w:rPr>
        <w:t xml:space="preserve"> filosofada pel</w:t>
      </w:r>
      <w:r w:rsidR="009F11C5" w:rsidRPr="00A3036C">
        <w:rPr>
          <w:rFonts w:ascii="Times New Roman" w:hAnsi="Times New Roman" w:cs="Times New Roman"/>
          <w:sz w:val="24"/>
          <w:szCs w:val="24"/>
        </w:rPr>
        <w:t>o coração</w:t>
      </w:r>
      <w:r w:rsidR="00FA146E" w:rsidRPr="00A3036C">
        <w:rPr>
          <w:rFonts w:ascii="Times New Roman" w:hAnsi="Times New Roman" w:cs="Times New Roman"/>
          <w:sz w:val="24"/>
          <w:szCs w:val="24"/>
        </w:rPr>
        <w:t xml:space="preserve"> rompe barreiras cientificas, ensinando</w:t>
      </w:r>
      <w:r w:rsidR="00C23FDF" w:rsidRPr="00A3036C">
        <w:rPr>
          <w:rFonts w:ascii="Times New Roman" w:hAnsi="Times New Roman" w:cs="Times New Roman"/>
          <w:sz w:val="24"/>
          <w:szCs w:val="24"/>
        </w:rPr>
        <w:t>,</w:t>
      </w:r>
      <w:r w:rsidR="00B23F69" w:rsidRPr="00A3036C">
        <w:rPr>
          <w:rFonts w:ascii="Times New Roman" w:hAnsi="Times New Roman" w:cs="Times New Roman"/>
          <w:sz w:val="24"/>
          <w:szCs w:val="24"/>
        </w:rPr>
        <w:t xml:space="preserve"> no subtexto</w:t>
      </w:r>
      <w:r w:rsidR="00C23FDF" w:rsidRPr="00A3036C">
        <w:rPr>
          <w:rFonts w:ascii="Times New Roman" w:hAnsi="Times New Roman" w:cs="Times New Roman"/>
          <w:sz w:val="24"/>
          <w:szCs w:val="24"/>
        </w:rPr>
        <w:t>.</w:t>
      </w:r>
      <w:r w:rsidR="00626A62" w:rsidRPr="00A3036C">
        <w:rPr>
          <w:rFonts w:ascii="Times New Roman" w:hAnsi="Times New Roman" w:cs="Times New Roman"/>
          <w:sz w:val="24"/>
          <w:szCs w:val="24"/>
        </w:rPr>
        <w:t xml:space="preserve"> </w:t>
      </w:r>
      <w:r w:rsidR="00553588" w:rsidRPr="00A3036C">
        <w:rPr>
          <w:rFonts w:ascii="Times New Roman" w:hAnsi="Times New Roman" w:cs="Times New Roman"/>
          <w:sz w:val="24"/>
          <w:szCs w:val="24"/>
        </w:rPr>
        <w:t xml:space="preserve">ao </w:t>
      </w:r>
      <w:r w:rsidR="00A07AB6" w:rsidRPr="00A3036C">
        <w:rPr>
          <w:rFonts w:ascii="Times New Roman" w:hAnsi="Times New Roman" w:cs="Times New Roman"/>
          <w:sz w:val="24"/>
          <w:szCs w:val="24"/>
        </w:rPr>
        <w:t xml:space="preserve">ser </w:t>
      </w:r>
      <w:r w:rsidR="00553588" w:rsidRPr="00A3036C">
        <w:rPr>
          <w:rFonts w:ascii="Times New Roman" w:hAnsi="Times New Roman" w:cs="Times New Roman"/>
          <w:sz w:val="24"/>
          <w:szCs w:val="24"/>
        </w:rPr>
        <w:t>humano</w:t>
      </w:r>
      <w:r w:rsidR="00A07AB6" w:rsidRPr="00A3036C">
        <w:rPr>
          <w:rFonts w:ascii="Times New Roman" w:hAnsi="Times New Roman" w:cs="Times New Roman"/>
          <w:sz w:val="24"/>
          <w:szCs w:val="24"/>
        </w:rPr>
        <w:t>,</w:t>
      </w:r>
      <w:r w:rsidR="0098754F" w:rsidRPr="00A3036C">
        <w:rPr>
          <w:rFonts w:ascii="Times New Roman" w:hAnsi="Times New Roman" w:cs="Times New Roman"/>
          <w:sz w:val="24"/>
          <w:szCs w:val="24"/>
        </w:rPr>
        <w:t xml:space="preserve"> a verdade absoluta do coração</w:t>
      </w:r>
      <w:r w:rsidR="00D50BAB" w:rsidRPr="00A3036C">
        <w:rPr>
          <w:rFonts w:ascii="Times New Roman" w:hAnsi="Times New Roman" w:cs="Times New Roman"/>
          <w:sz w:val="24"/>
          <w:szCs w:val="24"/>
        </w:rPr>
        <w:t xml:space="preserve"> alcançada pela conexão</w:t>
      </w:r>
      <w:r w:rsidR="00884B85" w:rsidRPr="00A3036C">
        <w:rPr>
          <w:rFonts w:ascii="Times New Roman" w:hAnsi="Times New Roman" w:cs="Times New Roman"/>
          <w:sz w:val="24"/>
          <w:szCs w:val="24"/>
        </w:rPr>
        <w:t xml:space="preserve"> de vibrações eletromagnéticas e emocional</w:t>
      </w:r>
      <w:r w:rsidR="00C23FDF" w:rsidRPr="00A3036C">
        <w:rPr>
          <w:rFonts w:ascii="Times New Roman" w:hAnsi="Times New Roman" w:cs="Times New Roman"/>
          <w:sz w:val="24"/>
          <w:szCs w:val="24"/>
        </w:rPr>
        <w:t xml:space="preserve"> recepcionadas individualmente</w:t>
      </w:r>
      <w:r w:rsidR="00A07AB6" w:rsidRPr="00A3036C">
        <w:rPr>
          <w:rFonts w:ascii="Times New Roman" w:hAnsi="Times New Roman" w:cs="Times New Roman"/>
          <w:sz w:val="24"/>
          <w:szCs w:val="24"/>
        </w:rPr>
        <w:t>.</w:t>
      </w:r>
      <w:r w:rsidR="00FA146E" w:rsidRPr="00A3036C">
        <w:rPr>
          <w:rFonts w:ascii="Times New Roman" w:hAnsi="Times New Roman" w:cs="Times New Roman"/>
          <w:sz w:val="24"/>
          <w:szCs w:val="24"/>
        </w:rPr>
        <w:t xml:space="preserve"> </w:t>
      </w:r>
    </w:p>
    <w:p w14:paraId="2C81E010" w14:textId="4A5D3CD4" w:rsidR="004E7F18" w:rsidRPr="00A3036C" w:rsidRDefault="00287DD2"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Filósofos multidimensionai</w:t>
      </w:r>
      <w:r w:rsidR="00DE0D73" w:rsidRPr="00A3036C">
        <w:rPr>
          <w:rFonts w:ascii="Times New Roman" w:hAnsi="Times New Roman" w:cs="Times New Roman"/>
          <w:sz w:val="24"/>
          <w:szCs w:val="24"/>
        </w:rPr>
        <w:t xml:space="preserve">s </w:t>
      </w:r>
      <w:r w:rsidR="00040B77" w:rsidRPr="00A3036C">
        <w:rPr>
          <w:rFonts w:ascii="Times New Roman" w:hAnsi="Times New Roman" w:cs="Times New Roman"/>
          <w:sz w:val="24"/>
          <w:szCs w:val="24"/>
        </w:rPr>
        <w:t>apostam no legado do despertar da consciência humana</w:t>
      </w:r>
      <w:r w:rsidR="003E5B3D" w:rsidRPr="00A3036C">
        <w:rPr>
          <w:rFonts w:ascii="Times New Roman" w:hAnsi="Times New Roman" w:cs="Times New Roman"/>
          <w:sz w:val="24"/>
          <w:szCs w:val="24"/>
        </w:rPr>
        <w:t xml:space="preserve"> </w:t>
      </w:r>
      <w:r w:rsidR="005A18B3" w:rsidRPr="00A3036C">
        <w:rPr>
          <w:rFonts w:ascii="Times New Roman" w:hAnsi="Times New Roman" w:cs="Times New Roman"/>
          <w:sz w:val="24"/>
          <w:szCs w:val="24"/>
        </w:rPr>
        <w:t>previsto pelo SEU — Soberana Energia Universal</w:t>
      </w:r>
      <w:r w:rsidR="00CF0274" w:rsidRPr="00A3036C">
        <w:rPr>
          <w:rFonts w:ascii="Times New Roman" w:hAnsi="Times New Roman" w:cs="Times New Roman"/>
          <w:sz w:val="24"/>
          <w:szCs w:val="24"/>
        </w:rPr>
        <w:t xml:space="preserve">. Entre </w:t>
      </w:r>
      <w:r w:rsidR="0080707B" w:rsidRPr="00A3036C">
        <w:rPr>
          <w:rFonts w:ascii="Times New Roman" w:hAnsi="Times New Roman" w:cs="Times New Roman"/>
          <w:sz w:val="24"/>
          <w:szCs w:val="24"/>
        </w:rPr>
        <w:t xml:space="preserve">eles: Alan Kardec, </w:t>
      </w:r>
      <w:r w:rsidR="00385E0C" w:rsidRPr="00A3036C">
        <w:rPr>
          <w:rFonts w:ascii="Times New Roman" w:hAnsi="Times New Roman" w:cs="Times New Roman"/>
          <w:sz w:val="24"/>
          <w:szCs w:val="24"/>
        </w:rPr>
        <w:t>B</w:t>
      </w:r>
      <w:r w:rsidR="0080707B" w:rsidRPr="00A3036C">
        <w:rPr>
          <w:rFonts w:ascii="Times New Roman" w:hAnsi="Times New Roman" w:cs="Times New Roman"/>
          <w:sz w:val="24"/>
          <w:szCs w:val="24"/>
        </w:rPr>
        <w:t xml:space="preserve">ezerra de Menezes, Chico Xavier, </w:t>
      </w:r>
      <w:r w:rsidR="004D6973" w:rsidRPr="00A3036C">
        <w:rPr>
          <w:rFonts w:ascii="Times New Roman" w:hAnsi="Times New Roman" w:cs="Times New Roman"/>
          <w:sz w:val="24"/>
          <w:szCs w:val="24"/>
        </w:rPr>
        <w:t>Mahatma Gandhi</w:t>
      </w:r>
      <w:r w:rsidR="00385E0C" w:rsidRPr="00A3036C">
        <w:rPr>
          <w:rFonts w:ascii="Times New Roman" w:hAnsi="Times New Roman" w:cs="Times New Roman"/>
          <w:sz w:val="24"/>
          <w:szCs w:val="24"/>
        </w:rPr>
        <w:t xml:space="preserve">, </w:t>
      </w:r>
      <w:r w:rsidR="007472D8" w:rsidRPr="00A3036C">
        <w:rPr>
          <w:rFonts w:ascii="Times New Roman" w:hAnsi="Times New Roman" w:cs="Times New Roman"/>
          <w:sz w:val="24"/>
          <w:szCs w:val="24"/>
        </w:rPr>
        <w:t>Buda, Madre Teresa de Calcutá,</w:t>
      </w:r>
      <w:r w:rsidR="00C86F4B" w:rsidRPr="00A3036C">
        <w:rPr>
          <w:rFonts w:ascii="Times New Roman" w:hAnsi="Times New Roman" w:cs="Times New Roman"/>
          <w:sz w:val="24"/>
          <w:szCs w:val="24"/>
        </w:rPr>
        <w:t xml:space="preserve"> Jesu</w:t>
      </w:r>
      <w:r w:rsidR="00B85196" w:rsidRPr="00A3036C">
        <w:rPr>
          <w:rFonts w:ascii="Times New Roman" w:hAnsi="Times New Roman" w:cs="Times New Roman"/>
          <w:sz w:val="24"/>
          <w:szCs w:val="24"/>
        </w:rPr>
        <w:t>s Cristo, universalment</w:t>
      </w:r>
      <w:r w:rsidR="00B625B4" w:rsidRPr="00A3036C">
        <w:rPr>
          <w:rFonts w:ascii="Times New Roman" w:hAnsi="Times New Roman" w:cs="Times New Roman"/>
          <w:sz w:val="24"/>
          <w:szCs w:val="24"/>
        </w:rPr>
        <w:t xml:space="preserve">e, </w:t>
      </w:r>
      <w:r w:rsidR="002352CE" w:rsidRPr="00A3036C">
        <w:rPr>
          <w:rFonts w:ascii="Times New Roman" w:hAnsi="Times New Roman" w:cs="Times New Roman"/>
          <w:sz w:val="24"/>
          <w:szCs w:val="24"/>
        </w:rPr>
        <w:t>batizado pelo SEU</w:t>
      </w:r>
      <w:r w:rsidR="00A352EC" w:rsidRPr="00A3036C">
        <w:rPr>
          <w:rFonts w:ascii="Times New Roman" w:hAnsi="Times New Roman" w:cs="Times New Roman"/>
          <w:sz w:val="24"/>
          <w:szCs w:val="24"/>
        </w:rPr>
        <w:t xml:space="preserve"> de </w:t>
      </w:r>
      <w:r w:rsidR="00B625B4" w:rsidRPr="00A3036C">
        <w:rPr>
          <w:rFonts w:ascii="Times New Roman" w:hAnsi="Times New Roman" w:cs="Times New Roman"/>
          <w:sz w:val="24"/>
          <w:szCs w:val="24"/>
        </w:rPr>
        <w:t>Larnanda e Madelleine</w:t>
      </w:r>
      <w:r w:rsidR="007472D8" w:rsidRPr="00A3036C">
        <w:rPr>
          <w:rFonts w:ascii="Times New Roman" w:hAnsi="Times New Roman" w:cs="Times New Roman"/>
          <w:sz w:val="24"/>
          <w:szCs w:val="24"/>
        </w:rPr>
        <w:t xml:space="preserve"> </w:t>
      </w:r>
      <w:r w:rsidR="00385E0C" w:rsidRPr="00A3036C">
        <w:rPr>
          <w:rFonts w:ascii="Times New Roman" w:hAnsi="Times New Roman" w:cs="Times New Roman"/>
          <w:sz w:val="24"/>
          <w:szCs w:val="24"/>
        </w:rPr>
        <w:t>entre</w:t>
      </w:r>
      <w:r w:rsidR="00A90D5F" w:rsidRPr="00A3036C">
        <w:rPr>
          <w:rFonts w:ascii="Times New Roman" w:hAnsi="Times New Roman" w:cs="Times New Roman"/>
          <w:sz w:val="24"/>
          <w:szCs w:val="24"/>
        </w:rPr>
        <w:t>,</w:t>
      </w:r>
      <w:r w:rsidR="00385E0C" w:rsidRPr="00A3036C">
        <w:rPr>
          <w:rFonts w:ascii="Times New Roman" w:hAnsi="Times New Roman" w:cs="Times New Roman"/>
          <w:sz w:val="24"/>
          <w:szCs w:val="24"/>
        </w:rPr>
        <w:t xml:space="preserve"> </w:t>
      </w:r>
      <w:r w:rsidR="00A90D5F" w:rsidRPr="00A3036C">
        <w:rPr>
          <w:rFonts w:ascii="Times New Roman" w:hAnsi="Times New Roman" w:cs="Times New Roman"/>
          <w:sz w:val="24"/>
          <w:szCs w:val="24"/>
        </w:rPr>
        <w:t>tantos</w:t>
      </w:r>
      <w:r w:rsidR="00AA66C8" w:rsidRPr="00A3036C">
        <w:rPr>
          <w:rFonts w:ascii="Times New Roman" w:hAnsi="Times New Roman" w:cs="Times New Roman"/>
          <w:sz w:val="24"/>
          <w:szCs w:val="24"/>
        </w:rPr>
        <w:t xml:space="preserve"> </w:t>
      </w:r>
      <w:r w:rsidR="004A668C" w:rsidRPr="00A3036C">
        <w:rPr>
          <w:rFonts w:ascii="Times New Roman" w:hAnsi="Times New Roman" w:cs="Times New Roman"/>
          <w:sz w:val="24"/>
          <w:szCs w:val="24"/>
        </w:rPr>
        <w:t>o</w:t>
      </w:r>
      <w:r w:rsidR="00385E0C" w:rsidRPr="00A3036C">
        <w:rPr>
          <w:rFonts w:ascii="Times New Roman" w:hAnsi="Times New Roman" w:cs="Times New Roman"/>
          <w:sz w:val="24"/>
          <w:szCs w:val="24"/>
        </w:rPr>
        <w:t>utros</w:t>
      </w:r>
      <w:r w:rsidR="00EA3291" w:rsidRPr="00A3036C">
        <w:rPr>
          <w:rFonts w:ascii="Times New Roman" w:hAnsi="Times New Roman" w:cs="Times New Roman"/>
          <w:sz w:val="24"/>
          <w:szCs w:val="24"/>
        </w:rPr>
        <w:t>, como, literal</w:t>
      </w:r>
      <w:r w:rsidR="004E2760" w:rsidRPr="00A3036C">
        <w:rPr>
          <w:rFonts w:ascii="Times New Roman" w:hAnsi="Times New Roman" w:cs="Times New Roman"/>
          <w:sz w:val="24"/>
          <w:szCs w:val="24"/>
        </w:rPr>
        <w:t>mente, você,</w:t>
      </w:r>
      <w:r w:rsidR="00385E0C" w:rsidRPr="00A3036C">
        <w:rPr>
          <w:rFonts w:ascii="Times New Roman" w:hAnsi="Times New Roman" w:cs="Times New Roman"/>
          <w:sz w:val="24"/>
          <w:szCs w:val="24"/>
        </w:rPr>
        <w:t xml:space="preserve"> amantes do bem</w:t>
      </w:r>
      <w:r w:rsidR="00BF302D" w:rsidRPr="00A3036C">
        <w:rPr>
          <w:rFonts w:ascii="Times New Roman" w:hAnsi="Times New Roman" w:cs="Times New Roman"/>
          <w:sz w:val="24"/>
          <w:szCs w:val="24"/>
        </w:rPr>
        <w:t>.</w:t>
      </w:r>
      <w:r w:rsidR="0080707B" w:rsidRPr="00A3036C">
        <w:rPr>
          <w:rFonts w:ascii="Times New Roman" w:hAnsi="Times New Roman" w:cs="Times New Roman"/>
          <w:sz w:val="24"/>
          <w:szCs w:val="24"/>
        </w:rPr>
        <w:t xml:space="preserve"> </w:t>
      </w:r>
      <w:r w:rsidR="00D67626" w:rsidRPr="00A3036C">
        <w:rPr>
          <w:rFonts w:ascii="Times New Roman" w:hAnsi="Times New Roman" w:cs="Times New Roman"/>
          <w:sz w:val="24"/>
          <w:szCs w:val="24"/>
        </w:rPr>
        <w:t>Todos somos produto</w:t>
      </w:r>
      <w:r w:rsidR="00F06191" w:rsidRPr="00A3036C">
        <w:rPr>
          <w:rFonts w:ascii="Times New Roman" w:hAnsi="Times New Roman" w:cs="Times New Roman"/>
          <w:sz w:val="24"/>
          <w:szCs w:val="24"/>
        </w:rPr>
        <w:t>s</w:t>
      </w:r>
      <w:r w:rsidR="00D67626" w:rsidRPr="00A3036C">
        <w:rPr>
          <w:rFonts w:ascii="Times New Roman" w:hAnsi="Times New Roman" w:cs="Times New Roman"/>
          <w:sz w:val="24"/>
          <w:szCs w:val="24"/>
        </w:rPr>
        <w:t xml:space="preserve"> d</w:t>
      </w:r>
      <w:r w:rsidR="00F06191" w:rsidRPr="00A3036C">
        <w:rPr>
          <w:rFonts w:ascii="Times New Roman" w:hAnsi="Times New Roman" w:cs="Times New Roman"/>
          <w:sz w:val="24"/>
          <w:szCs w:val="24"/>
        </w:rPr>
        <w:t>a criação divinal</w:t>
      </w:r>
      <w:r w:rsidR="00BA59C8" w:rsidRPr="00A3036C">
        <w:rPr>
          <w:rFonts w:ascii="Times New Roman" w:hAnsi="Times New Roman" w:cs="Times New Roman"/>
          <w:sz w:val="24"/>
          <w:szCs w:val="24"/>
        </w:rPr>
        <w:t xml:space="preserve"> e descobriremos, aqui, na Terra</w:t>
      </w:r>
      <w:r w:rsidR="003727FE" w:rsidRPr="00A3036C">
        <w:rPr>
          <w:rFonts w:ascii="Times New Roman" w:hAnsi="Times New Roman" w:cs="Times New Roman"/>
          <w:sz w:val="24"/>
          <w:szCs w:val="24"/>
        </w:rPr>
        <w:t xml:space="preserve">, um planeta, infinitamente, </w:t>
      </w:r>
      <w:r w:rsidR="00DA0954" w:rsidRPr="00A3036C">
        <w:rPr>
          <w:rFonts w:ascii="Times New Roman" w:hAnsi="Times New Roman" w:cs="Times New Roman"/>
          <w:sz w:val="24"/>
          <w:szCs w:val="24"/>
        </w:rPr>
        <w:t xml:space="preserve">muito </w:t>
      </w:r>
      <w:r w:rsidR="003727FE" w:rsidRPr="00A3036C">
        <w:rPr>
          <w:rFonts w:ascii="Times New Roman" w:hAnsi="Times New Roman" w:cs="Times New Roman"/>
          <w:sz w:val="24"/>
          <w:szCs w:val="24"/>
        </w:rPr>
        <w:t>mais extenso de que imaginamo</w:t>
      </w:r>
      <w:r w:rsidR="00DE52D7" w:rsidRPr="00A3036C">
        <w:rPr>
          <w:rFonts w:ascii="Times New Roman" w:hAnsi="Times New Roman" w:cs="Times New Roman"/>
          <w:sz w:val="24"/>
          <w:szCs w:val="24"/>
        </w:rPr>
        <w:t>s</w:t>
      </w:r>
      <w:r w:rsidR="00DA0954" w:rsidRPr="00A3036C">
        <w:rPr>
          <w:rFonts w:ascii="Times New Roman" w:hAnsi="Times New Roman" w:cs="Times New Roman"/>
          <w:sz w:val="24"/>
          <w:szCs w:val="24"/>
        </w:rPr>
        <w:t xml:space="preserve">. </w:t>
      </w:r>
      <w:r w:rsidR="00D2283A" w:rsidRPr="00A3036C">
        <w:rPr>
          <w:rFonts w:ascii="Times New Roman" w:hAnsi="Times New Roman" w:cs="Times New Roman"/>
          <w:sz w:val="24"/>
          <w:szCs w:val="24"/>
        </w:rPr>
        <w:t xml:space="preserve">Segundo, intuições recepcionadas, neste momento, dos irmãos </w:t>
      </w:r>
      <w:r w:rsidR="002F01C4" w:rsidRPr="00A3036C">
        <w:rPr>
          <w:rFonts w:ascii="Times New Roman" w:hAnsi="Times New Roman" w:cs="Times New Roman"/>
          <w:sz w:val="24"/>
          <w:szCs w:val="24"/>
        </w:rPr>
        <w:t xml:space="preserve">Germano e </w:t>
      </w:r>
      <w:r w:rsidR="00D2283A" w:rsidRPr="00A3036C">
        <w:rPr>
          <w:rFonts w:ascii="Times New Roman" w:hAnsi="Times New Roman" w:cs="Times New Roman"/>
          <w:sz w:val="24"/>
          <w:szCs w:val="24"/>
        </w:rPr>
        <w:t>Fértilles</w:t>
      </w:r>
      <w:r w:rsidR="004A0D88" w:rsidRPr="00A3036C">
        <w:rPr>
          <w:rFonts w:ascii="Times New Roman" w:hAnsi="Times New Roman" w:cs="Times New Roman"/>
          <w:sz w:val="24"/>
          <w:szCs w:val="24"/>
        </w:rPr>
        <w:t xml:space="preserve"> que </w:t>
      </w:r>
      <w:r w:rsidR="00137A0D" w:rsidRPr="00A3036C">
        <w:rPr>
          <w:rFonts w:ascii="Times New Roman" w:hAnsi="Times New Roman" w:cs="Times New Roman"/>
          <w:sz w:val="24"/>
          <w:szCs w:val="24"/>
        </w:rPr>
        <w:t xml:space="preserve">me </w:t>
      </w:r>
      <w:r w:rsidR="004A0D88" w:rsidRPr="00A3036C">
        <w:rPr>
          <w:rFonts w:ascii="Times New Roman" w:hAnsi="Times New Roman" w:cs="Times New Roman"/>
          <w:sz w:val="24"/>
          <w:szCs w:val="24"/>
        </w:rPr>
        <w:t xml:space="preserve">ladeiam, podemos considerar nove </w:t>
      </w:r>
      <w:r w:rsidR="00B40EE9" w:rsidRPr="00A3036C">
        <w:rPr>
          <w:rFonts w:ascii="Times New Roman" w:hAnsi="Times New Roman" w:cs="Times New Roman"/>
          <w:sz w:val="24"/>
          <w:szCs w:val="24"/>
        </w:rPr>
        <w:t xml:space="preserve">planos terráqueos. Nós </w:t>
      </w:r>
      <w:r w:rsidR="00B9733B" w:rsidRPr="00A3036C">
        <w:rPr>
          <w:rFonts w:ascii="Times New Roman" w:hAnsi="Times New Roman" w:cs="Times New Roman"/>
          <w:sz w:val="24"/>
          <w:szCs w:val="24"/>
        </w:rPr>
        <w:t>vive</w:t>
      </w:r>
      <w:r w:rsidR="00B40EE9" w:rsidRPr="00A3036C">
        <w:rPr>
          <w:rFonts w:ascii="Times New Roman" w:hAnsi="Times New Roman" w:cs="Times New Roman"/>
          <w:sz w:val="24"/>
          <w:szCs w:val="24"/>
        </w:rPr>
        <w:t>mos</w:t>
      </w:r>
      <w:r w:rsidR="00B9733B" w:rsidRPr="00A3036C">
        <w:rPr>
          <w:rFonts w:ascii="Times New Roman" w:hAnsi="Times New Roman" w:cs="Times New Roman"/>
          <w:sz w:val="24"/>
          <w:szCs w:val="24"/>
        </w:rPr>
        <w:t xml:space="preserve"> no primeiro</w:t>
      </w:r>
      <w:r w:rsidR="008A12F9" w:rsidRPr="00A3036C">
        <w:rPr>
          <w:rFonts w:ascii="Times New Roman" w:hAnsi="Times New Roman" w:cs="Times New Roman"/>
          <w:sz w:val="24"/>
          <w:szCs w:val="24"/>
        </w:rPr>
        <w:t>. M</w:t>
      </w:r>
      <w:r w:rsidR="00B9733B" w:rsidRPr="00A3036C">
        <w:rPr>
          <w:rFonts w:ascii="Times New Roman" w:hAnsi="Times New Roman" w:cs="Times New Roman"/>
          <w:sz w:val="24"/>
          <w:szCs w:val="24"/>
        </w:rPr>
        <w:t xml:space="preserve">ortos </w:t>
      </w:r>
      <w:r w:rsidR="008A12F9" w:rsidRPr="00A3036C">
        <w:rPr>
          <w:rFonts w:ascii="Times New Roman" w:hAnsi="Times New Roman" w:cs="Times New Roman"/>
          <w:sz w:val="24"/>
          <w:szCs w:val="24"/>
        </w:rPr>
        <w:t>va</w:t>
      </w:r>
      <w:r w:rsidR="00B9733B" w:rsidRPr="00A3036C">
        <w:rPr>
          <w:rFonts w:ascii="Times New Roman" w:hAnsi="Times New Roman" w:cs="Times New Roman"/>
          <w:sz w:val="24"/>
          <w:szCs w:val="24"/>
        </w:rPr>
        <w:t xml:space="preserve">mos </w:t>
      </w:r>
      <w:r w:rsidR="00546DEB" w:rsidRPr="00A3036C">
        <w:rPr>
          <w:rFonts w:ascii="Times New Roman" w:hAnsi="Times New Roman" w:cs="Times New Roman"/>
          <w:sz w:val="24"/>
          <w:szCs w:val="24"/>
        </w:rPr>
        <w:t xml:space="preserve">para </w:t>
      </w:r>
      <w:r w:rsidR="00027A9F" w:rsidRPr="00A3036C">
        <w:rPr>
          <w:rFonts w:ascii="Times New Roman" w:hAnsi="Times New Roman" w:cs="Times New Roman"/>
          <w:sz w:val="24"/>
          <w:szCs w:val="24"/>
        </w:rPr>
        <w:t xml:space="preserve">o </w:t>
      </w:r>
      <w:r w:rsidR="001B1B15" w:rsidRPr="00A3036C">
        <w:rPr>
          <w:rFonts w:ascii="Times New Roman" w:hAnsi="Times New Roman" w:cs="Times New Roman"/>
          <w:sz w:val="24"/>
          <w:szCs w:val="24"/>
        </w:rPr>
        <w:t>segundo</w:t>
      </w:r>
      <w:r w:rsidR="00427A1E" w:rsidRPr="00A3036C">
        <w:rPr>
          <w:rFonts w:ascii="Times New Roman" w:hAnsi="Times New Roman" w:cs="Times New Roman"/>
          <w:sz w:val="24"/>
          <w:szCs w:val="24"/>
        </w:rPr>
        <w:t>. Lá,</w:t>
      </w:r>
      <w:r w:rsidR="001B1B15" w:rsidRPr="00A3036C">
        <w:rPr>
          <w:rFonts w:ascii="Times New Roman" w:hAnsi="Times New Roman" w:cs="Times New Roman"/>
          <w:sz w:val="24"/>
          <w:szCs w:val="24"/>
        </w:rPr>
        <w:t xml:space="preserve"> esperamos </w:t>
      </w:r>
      <w:r w:rsidR="00881B14" w:rsidRPr="00A3036C">
        <w:rPr>
          <w:rFonts w:ascii="Times New Roman" w:hAnsi="Times New Roman" w:cs="Times New Roman"/>
          <w:sz w:val="24"/>
          <w:szCs w:val="24"/>
        </w:rPr>
        <w:t xml:space="preserve">as determinações </w:t>
      </w:r>
      <w:r w:rsidR="00427A1E" w:rsidRPr="00A3036C">
        <w:rPr>
          <w:rFonts w:ascii="Times New Roman" w:hAnsi="Times New Roman" w:cs="Times New Roman"/>
          <w:sz w:val="24"/>
          <w:szCs w:val="24"/>
        </w:rPr>
        <w:t>relativas a</w:t>
      </w:r>
      <w:r w:rsidR="00881B14" w:rsidRPr="00A3036C">
        <w:rPr>
          <w:rFonts w:ascii="Times New Roman" w:hAnsi="Times New Roman" w:cs="Times New Roman"/>
          <w:sz w:val="24"/>
          <w:szCs w:val="24"/>
        </w:rPr>
        <w:t>o processo reencarnatório</w:t>
      </w:r>
      <w:r w:rsidR="00756C2E" w:rsidRPr="00A3036C">
        <w:rPr>
          <w:rFonts w:ascii="Times New Roman" w:hAnsi="Times New Roman" w:cs="Times New Roman"/>
          <w:sz w:val="24"/>
          <w:szCs w:val="24"/>
        </w:rPr>
        <w:t xml:space="preserve"> </w:t>
      </w:r>
      <w:r w:rsidR="006D7CEE" w:rsidRPr="00A3036C">
        <w:rPr>
          <w:rFonts w:ascii="Times New Roman" w:hAnsi="Times New Roman" w:cs="Times New Roman"/>
          <w:sz w:val="24"/>
          <w:szCs w:val="24"/>
        </w:rPr>
        <w:t>presidido pelo</w:t>
      </w:r>
      <w:r w:rsidR="00756C2E" w:rsidRPr="00A3036C">
        <w:rPr>
          <w:rFonts w:ascii="Times New Roman" w:hAnsi="Times New Roman" w:cs="Times New Roman"/>
          <w:sz w:val="24"/>
          <w:szCs w:val="24"/>
        </w:rPr>
        <w:t xml:space="preserve"> </w:t>
      </w:r>
      <w:r w:rsidR="00756C2E" w:rsidRPr="008816A5">
        <w:rPr>
          <w:rFonts w:ascii="Times New Roman" w:hAnsi="Times New Roman" w:cs="Times New Roman"/>
          <w:b/>
          <w:bCs/>
          <w:sz w:val="24"/>
          <w:szCs w:val="24"/>
        </w:rPr>
        <w:t>SPA — Supremo Poder Anônimo</w:t>
      </w:r>
      <w:r w:rsidR="00756C2E" w:rsidRPr="00A3036C">
        <w:rPr>
          <w:rFonts w:ascii="Times New Roman" w:hAnsi="Times New Roman" w:cs="Times New Roman"/>
          <w:sz w:val="24"/>
          <w:szCs w:val="24"/>
        </w:rPr>
        <w:t xml:space="preserve"> estabelecido no terceiro.</w:t>
      </w:r>
      <w:r w:rsidR="00D2283A" w:rsidRPr="00A3036C">
        <w:rPr>
          <w:rFonts w:ascii="Times New Roman" w:hAnsi="Times New Roman" w:cs="Times New Roman"/>
          <w:sz w:val="24"/>
          <w:szCs w:val="24"/>
        </w:rPr>
        <w:t xml:space="preserve"> </w:t>
      </w:r>
      <w:r w:rsidR="00C07643" w:rsidRPr="00A3036C">
        <w:rPr>
          <w:rFonts w:ascii="Times New Roman" w:hAnsi="Times New Roman" w:cs="Times New Roman"/>
          <w:sz w:val="24"/>
          <w:szCs w:val="24"/>
        </w:rPr>
        <w:t>Nossos colonizadores</w:t>
      </w:r>
      <w:r w:rsidR="00EE63D1" w:rsidRPr="00A3036C">
        <w:rPr>
          <w:rFonts w:ascii="Times New Roman" w:hAnsi="Times New Roman" w:cs="Times New Roman"/>
          <w:sz w:val="24"/>
          <w:szCs w:val="24"/>
        </w:rPr>
        <w:t xml:space="preserve">: </w:t>
      </w:r>
      <w:r w:rsidR="00EE63D1" w:rsidRPr="008816A5">
        <w:rPr>
          <w:rFonts w:ascii="Times New Roman" w:hAnsi="Times New Roman" w:cs="Times New Roman"/>
          <w:b/>
          <w:bCs/>
          <w:sz w:val="24"/>
          <w:szCs w:val="24"/>
        </w:rPr>
        <w:t xml:space="preserve">malenirus, </w:t>
      </w:r>
      <w:r w:rsidR="00DA480D" w:rsidRPr="008816A5">
        <w:rPr>
          <w:rFonts w:ascii="Times New Roman" w:hAnsi="Times New Roman" w:cs="Times New Roman"/>
          <w:b/>
          <w:bCs/>
          <w:sz w:val="24"/>
          <w:szCs w:val="24"/>
        </w:rPr>
        <w:t>reinonaques e dominitilianos</w:t>
      </w:r>
      <w:r w:rsidR="00DA480D" w:rsidRPr="00A3036C">
        <w:rPr>
          <w:rFonts w:ascii="Times New Roman" w:hAnsi="Times New Roman" w:cs="Times New Roman"/>
          <w:sz w:val="24"/>
          <w:szCs w:val="24"/>
        </w:rPr>
        <w:t xml:space="preserve"> </w:t>
      </w:r>
      <w:r w:rsidR="00280A3B" w:rsidRPr="00A3036C">
        <w:rPr>
          <w:rFonts w:ascii="Times New Roman" w:hAnsi="Times New Roman" w:cs="Times New Roman"/>
          <w:sz w:val="24"/>
          <w:szCs w:val="24"/>
        </w:rPr>
        <w:t>explora</w:t>
      </w:r>
      <w:r w:rsidR="00027A9F" w:rsidRPr="00A3036C">
        <w:rPr>
          <w:rFonts w:ascii="Times New Roman" w:hAnsi="Times New Roman" w:cs="Times New Roman"/>
          <w:sz w:val="24"/>
          <w:szCs w:val="24"/>
        </w:rPr>
        <w:t>m</w:t>
      </w:r>
      <w:r w:rsidR="00280A3B" w:rsidRPr="00A3036C">
        <w:rPr>
          <w:rFonts w:ascii="Times New Roman" w:hAnsi="Times New Roman" w:cs="Times New Roman"/>
          <w:sz w:val="24"/>
          <w:szCs w:val="24"/>
        </w:rPr>
        <w:t xml:space="preserve"> com maestria o controle geral do planeta Terra</w:t>
      </w:r>
      <w:r w:rsidR="000706AE" w:rsidRPr="00A3036C">
        <w:rPr>
          <w:rFonts w:ascii="Times New Roman" w:hAnsi="Times New Roman" w:cs="Times New Roman"/>
          <w:sz w:val="24"/>
          <w:szCs w:val="24"/>
        </w:rPr>
        <w:t xml:space="preserve">, </w:t>
      </w:r>
      <w:r w:rsidR="009445C1" w:rsidRPr="00A3036C">
        <w:rPr>
          <w:rFonts w:ascii="Times New Roman" w:hAnsi="Times New Roman" w:cs="Times New Roman"/>
          <w:sz w:val="24"/>
          <w:szCs w:val="24"/>
        </w:rPr>
        <w:t>por inter</w:t>
      </w:r>
      <w:r w:rsidR="00950AE0" w:rsidRPr="00A3036C">
        <w:rPr>
          <w:rFonts w:ascii="Times New Roman" w:hAnsi="Times New Roman" w:cs="Times New Roman"/>
          <w:sz w:val="24"/>
          <w:szCs w:val="24"/>
        </w:rPr>
        <w:t>médio d</w:t>
      </w:r>
      <w:r w:rsidR="008816A5">
        <w:rPr>
          <w:rFonts w:ascii="Times New Roman" w:hAnsi="Times New Roman" w:cs="Times New Roman"/>
          <w:sz w:val="24"/>
          <w:szCs w:val="24"/>
        </w:rPr>
        <w:t>e</w:t>
      </w:r>
      <w:r w:rsidR="008816A5" w:rsidRPr="008816A5">
        <w:rPr>
          <w:rFonts w:ascii="Times New Roman" w:hAnsi="Times New Roman" w:cs="Times New Roman"/>
          <w:b/>
          <w:bCs/>
          <w:sz w:val="24"/>
          <w:szCs w:val="24"/>
        </w:rPr>
        <w:t xml:space="preserve"> </w:t>
      </w:r>
      <w:r w:rsidR="00950AE0" w:rsidRPr="008816A5">
        <w:rPr>
          <w:rFonts w:ascii="Times New Roman" w:hAnsi="Times New Roman" w:cs="Times New Roman"/>
          <w:b/>
          <w:bCs/>
          <w:sz w:val="24"/>
          <w:szCs w:val="24"/>
        </w:rPr>
        <w:t xml:space="preserve">a </w:t>
      </w:r>
      <w:r w:rsidR="00950AE0" w:rsidRPr="008816A5">
        <w:rPr>
          <w:rFonts w:ascii="Times New Roman" w:hAnsi="Times New Roman" w:cs="Times New Roman"/>
          <w:b/>
          <w:bCs/>
          <w:i/>
          <w:iCs/>
          <w:sz w:val="24"/>
          <w:szCs w:val="24"/>
        </w:rPr>
        <w:t xml:space="preserve">tríade da </w:t>
      </w:r>
      <w:r w:rsidR="00950AE0" w:rsidRPr="008816A5">
        <w:rPr>
          <w:rFonts w:ascii="Times New Roman" w:hAnsi="Times New Roman" w:cs="Times New Roman"/>
          <w:b/>
          <w:bCs/>
          <w:i/>
          <w:iCs/>
          <w:sz w:val="24"/>
          <w:szCs w:val="24"/>
        </w:rPr>
        <w:lastRenderedPageBreak/>
        <w:t>maldade humana</w:t>
      </w:r>
      <w:r w:rsidR="00950AE0" w:rsidRPr="008816A5">
        <w:rPr>
          <w:rFonts w:ascii="Times New Roman" w:hAnsi="Times New Roman" w:cs="Times New Roman"/>
          <w:b/>
          <w:bCs/>
          <w:sz w:val="24"/>
          <w:szCs w:val="24"/>
        </w:rPr>
        <w:t xml:space="preserve">: </w:t>
      </w:r>
      <w:r w:rsidR="0099535A" w:rsidRPr="008816A5">
        <w:rPr>
          <w:rFonts w:ascii="Times New Roman" w:hAnsi="Times New Roman" w:cs="Times New Roman"/>
          <w:b/>
          <w:bCs/>
          <w:i/>
          <w:iCs/>
          <w:sz w:val="24"/>
          <w:szCs w:val="24"/>
        </w:rPr>
        <w:t>ego</w:t>
      </w:r>
      <w:r w:rsidR="0099535A" w:rsidRPr="008816A5">
        <w:rPr>
          <w:rFonts w:ascii="Times New Roman" w:hAnsi="Times New Roman" w:cs="Times New Roman"/>
          <w:b/>
          <w:bCs/>
          <w:sz w:val="24"/>
          <w:szCs w:val="24"/>
        </w:rPr>
        <w:t xml:space="preserve">, </w:t>
      </w:r>
      <w:r w:rsidR="0099535A" w:rsidRPr="008816A5">
        <w:rPr>
          <w:rFonts w:ascii="Times New Roman" w:hAnsi="Times New Roman" w:cs="Times New Roman"/>
          <w:b/>
          <w:bCs/>
          <w:i/>
          <w:iCs/>
          <w:sz w:val="24"/>
          <w:szCs w:val="24"/>
        </w:rPr>
        <w:t xml:space="preserve">ganância </w:t>
      </w:r>
      <w:r w:rsidR="0099535A" w:rsidRPr="008816A5">
        <w:rPr>
          <w:rFonts w:ascii="Times New Roman" w:hAnsi="Times New Roman" w:cs="Times New Roman"/>
          <w:b/>
          <w:bCs/>
          <w:sz w:val="24"/>
          <w:szCs w:val="24"/>
        </w:rPr>
        <w:t xml:space="preserve">e </w:t>
      </w:r>
      <w:r w:rsidR="0099535A" w:rsidRPr="008816A5">
        <w:rPr>
          <w:rFonts w:ascii="Times New Roman" w:hAnsi="Times New Roman" w:cs="Times New Roman"/>
          <w:b/>
          <w:bCs/>
          <w:i/>
          <w:iCs/>
          <w:sz w:val="24"/>
          <w:szCs w:val="24"/>
        </w:rPr>
        <w:t>medo</w:t>
      </w:r>
      <w:r w:rsidR="0099535A" w:rsidRPr="008816A5">
        <w:rPr>
          <w:rFonts w:ascii="Times New Roman" w:hAnsi="Times New Roman" w:cs="Times New Roman"/>
          <w:b/>
          <w:bCs/>
          <w:sz w:val="24"/>
          <w:szCs w:val="24"/>
        </w:rPr>
        <w:t xml:space="preserve"> </w:t>
      </w:r>
      <w:r w:rsidR="0099535A" w:rsidRPr="00A3036C">
        <w:rPr>
          <w:rFonts w:ascii="Times New Roman" w:hAnsi="Times New Roman" w:cs="Times New Roman"/>
          <w:sz w:val="24"/>
          <w:szCs w:val="24"/>
        </w:rPr>
        <w:t>exercitados</w:t>
      </w:r>
      <w:r w:rsidR="001B2925" w:rsidRPr="00A3036C">
        <w:rPr>
          <w:rFonts w:ascii="Times New Roman" w:hAnsi="Times New Roman" w:cs="Times New Roman"/>
          <w:sz w:val="24"/>
          <w:szCs w:val="24"/>
        </w:rPr>
        <w:t xml:space="preserve"> pelo livre arbítrio</w:t>
      </w:r>
      <w:r w:rsidR="00691701" w:rsidRPr="00A3036C">
        <w:rPr>
          <w:rFonts w:ascii="Times New Roman" w:hAnsi="Times New Roman" w:cs="Times New Roman"/>
          <w:sz w:val="24"/>
          <w:szCs w:val="24"/>
        </w:rPr>
        <w:t xml:space="preserve"> do terráqueo</w:t>
      </w:r>
      <w:r w:rsidR="0099535A" w:rsidRPr="00A3036C">
        <w:rPr>
          <w:rFonts w:ascii="Times New Roman" w:hAnsi="Times New Roman" w:cs="Times New Roman"/>
          <w:sz w:val="24"/>
          <w:szCs w:val="24"/>
        </w:rPr>
        <w:t>.</w:t>
      </w:r>
    </w:p>
    <w:p w14:paraId="17761EC0" w14:textId="2FAF45AC" w:rsidR="00617A7B" w:rsidRPr="00A3036C" w:rsidRDefault="00905E43"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A exemplo</w:t>
      </w:r>
      <w:r w:rsidR="00A0508B" w:rsidRPr="00A3036C">
        <w:rPr>
          <w:rFonts w:ascii="Times New Roman" w:hAnsi="Times New Roman" w:cs="Times New Roman"/>
          <w:sz w:val="24"/>
          <w:szCs w:val="24"/>
        </w:rPr>
        <w:t>,</w:t>
      </w:r>
      <w:r w:rsidRPr="00A3036C">
        <w:rPr>
          <w:rFonts w:ascii="Times New Roman" w:hAnsi="Times New Roman" w:cs="Times New Roman"/>
          <w:sz w:val="24"/>
          <w:szCs w:val="24"/>
        </w:rPr>
        <w:t xml:space="preserve"> d</w:t>
      </w:r>
      <w:r w:rsidR="00A0508B" w:rsidRPr="00A3036C">
        <w:rPr>
          <w:rFonts w:ascii="Times New Roman" w:hAnsi="Times New Roman" w:cs="Times New Roman"/>
          <w:sz w:val="24"/>
          <w:szCs w:val="24"/>
        </w:rPr>
        <w:t>a</w:t>
      </w:r>
      <w:r w:rsidR="00D92C5C" w:rsidRPr="00A3036C">
        <w:rPr>
          <w:rFonts w:ascii="Times New Roman" w:hAnsi="Times New Roman" w:cs="Times New Roman"/>
          <w:sz w:val="24"/>
          <w:szCs w:val="24"/>
        </w:rPr>
        <w:t xml:space="preserve"> criação divina</w:t>
      </w:r>
      <w:r w:rsidR="00D422A5" w:rsidRPr="00A3036C">
        <w:rPr>
          <w:rFonts w:ascii="Times New Roman" w:hAnsi="Times New Roman" w:cs="Times New Roman"/>
          <w:sz w:val="24"/>
          <w:szCs w:val="24"/>
        </w:rPr>
        <w:t xml:space="preserve"> d</w:t>
      </w:r>
      <w:r w:rsidRPr="00A3036C">
        <w:rPr>
          <w:rFonts w:ascii="Times New Roman" w:hAnsi="Times New Roman" w:cs="Times New Roman"/>
          <w:sz w:val="24"/>
          <w:szCs w:val="24"/>
        </w:rPr>
        <w:t>o planeta</w:t>
      </w:r>
      <w:r w:rsidR="00D422A5" w:rsidRPr="00A3036C">
        <w:rPr>
          <w:rFonts w:ascii="Times New Roman" w:hAnsi="Times New Roman" w:cs="Times New Roman"/>
          <w:sz w:val="24"/>
          <w:szCs w:val="24"/>
        </w:rPr>
        <w:t xml:space="preserve"> Terra e seus habitantes</w:t>
      </w:r>
      <w:r w:rsidR="00D92C5C" w:rsidRPr="00A3036C">
        <w:rPr>
          <w:rFonts w:ascii="Times New Roman" w:hAnsi="Times New Roman" w:cs="Times New Roman"/>
          <w:sz w:val="24"/>
          <w:szCs w:val="24"/>
        </w:rPr>
        <w:t xml:space="preserve"> feit</w:t>
      </w:r>
      <w:r w:rsidR="00D422A5" w:rsidRPr="00A3036C">
        <w:rPr>
          <w:rFonts w:ascii="Times New Roman" w:hAnsi="Times New Roman" w:cs="Times New Roman"/>
          <w:sz w:val="24"/>
          <w:szCs w:val="24"/>
        </w:rPr>
        <w:t xml:space="preserve">a </w:t>
      </w:r>
      <w:r w:rsidR="003D3ED3" w:rsidRPr="00A3036C">
        <w:rPr>
          <w:rFonts w:ascii="Times New Roman" w:hAnsi="Times New Roman" w:cs="Times New Roman"/>
          <w:sz w:val="24"/>
          <w:szCs w:val="24"/>
        </w:rPr>
        <w:t>em seis dias,</w:t>
      </w:r>
      <w:r w:rsidR="00A0508B" w:rsidRPr="00A3036C">
        <w:rPr>
          <w:rFonts w:ascii="Times New Roman" w:hAnsi="Times New Roman" w:cs="Times New Roman"/>
          <w:sz w:val="24"/>
          <w:szCs w:val="24"/>
        </w:rPr>
        <w:t xml:space="preserve"> nós</w:t>
      </w:r>
      <w:r w:rsidR="002652D2" w:rsidRPr="00A3036C">
        <w:rPr>
          <w:rFonts w:ascii="Times New Roman" w:hAnsi="Times New Roman" w:cs="Times New Roman"/>
          <w:sz w:val="24"/>
          <w:szCs w:val="24"/>
        </w:rPr>
        <w:t>, criaturas</w:t>
      </w:r>
      <w:r w:rsidR="00D2417A" w:rsidRPr="00A3036C">
        <w:rPr>
          <w:rFonts w:ascii="Times New Roman" w:hAnsi="Times New Roman" w:cs="Times New Roman"/>
          <w:sz w:val="24"/>
          <w:szCs w:val="24"/>
        </w:rPr>
        <w:t xml:space="preserve"> temos seis chacras: coronariano, laringe, cardíaco, plexo solar, sexual e base</w:t>
      </w:r>
      <w:r w:rsidR="003E76FD" w:rsidRPr="00A3036C">
        <w:rPr>
          <w:rFonts w:ascii="Times New Roman" w:hAnsi="Times New Roman" w:cs="Times New Roman"/>
          <w:sz w:val="24"/>
          <w:szCs w:val="24"/>
        </w:rPr>
        <w:t>, a</w:t>
      </w:r>
      <w:r w:rsidR="00771CD6" w:rsidRPr="00A3036C">
        <w:rPr>
          <w:rFonts w:ascii="Times New Roman" w:hAnsi="Times New Roman" w:cs="Times New Roman"/>
          <w:sz w:val="24"/>
          <w:szCs w:val="24"/>
        </w:rPr>
        <w:t xml:space="preserve"> </w:t>
      </w:r>
      <w:r w:rsidR="00153432" w:rsidRPr="00A3036C">
        <w:rPr>
          <w:rFonts w:ascii="Times New Roman" w:hAnsi="Times New Roman" w:cs="Times New Roman"/>
          <w:sz w:val="24"/>
          <w:szCs w:val="24"/>
        </w:rPr>
        <w:t>serem equilibrados pela nossa inteligibilidade e moralidad</w:t>
      </w:r>
      <w:r w:rsidR="00850D78" w:rsidRPr="00A3036C">
        <w:rPr>
          <w:rFonts w:ascii="Times New Roman" w:hAnsi="Times New Roman" w:cs="Times New Roman"/>
          <w:sz w:val="24"/>
          <w:szCs w:val="24"/>
        </w:rPr>
        <w:t>e</w:t>
      </w:r>
      <w:r w:rsidR="00771CD6" w:rsidRPr="00A3036C">
        <w:rPr>
          <w:rFonts w:ascii="Times New Roman" w:hAnsi="Times New Roman" w:cs="Times New Roman"/>
          <w:sz w:val="24"/>
          <w:szCs w:val="24"/>
        </w:rPr>
        <w:t xml:space="preserve"> para estarmos</w:t>
      </w:r>
      <w:r w:rsidR="00E80656" w:rsidRPr="00A3036C">
        <w:rPr>
          <w:rFonts w:ascii="Times New Roman" w:hAnsi="Times New Roman" w:cs="Times New Roman"/>
          <w:sz w:val="24"/>
          <w:szCs w:val="24"/>
        </w:rPr>
        <w:t>, despertos,</w:t>
      </w:r>
      <w:r w:rsidR="00771CD6" w:rsidRPr="00A3036C">
        <w:rPr>
          <w:rFonts w:ascii="Times New Roman" w:hAnsi="Times New Roman" w:cs="Times New Roman"/>
          <w:sz w:val="24"/>
          <w:szCs w:val="24"/>
        </w:rPr>
        <w:t xml:space="preserve"> ap</w:t>
      </w:r>
      <w:r w:rsidR="00E80656" w:rsidRPr="00A3036C">
        <w:rPr>
          <w:rFonts w:ascii="Times New Roman" w:hAnsi="Times New Roman" w:cs="Times New Roman"/>
          <w:sz w:val="24"/>
          <w:szCs w:val="24"/>
        </w:rPr>
        <w:t>tos</w:t>
      </w:r>
      <w:r w:rsidR="00B12B28" w:rsidRPr="00A3036C">
        <w:rPr>
          <w:rFonts w:ascii="Times New Roman" w:hAnsi="Times New Roman" w:cs="Times New Roman"/>
          <w:sz w:val="24"/>
          <w:szCs w:val="24"/>
        </w:rPr>
        <w:t>,</w:t>
      </w:r>
      <w:r w:rsidR="00E80656" w:rsidRPr="00A3036C">
        <w:rPr>
          <w:rFonts w:ascii="Times New Roman" w:hAnsi="Times New Roman" w:cs="Times New Roman"/>
          <w:sz w:val="24"/>
          <w:szCs w:val="24"/>
        </w:rPr>
        <w:t xml:space="preserve"> a explorar os seis planos ter</w:t>
      </w:r>
      <w:r w:rsidR="004B076C" w:rsidRPr="00A3036C">
        <w:rPr>
          <w:rFonts w:ascii="Times New Roman" w:hAnsi="Times New Roman" w:cs="Times New Roman"/>
          <w:sz w:val="24"/>
          <w:szCs w:val="24"/>
        </w:rPr>
        <w:t>restres</w:t>
      </w:r>
      <w:r w:rsidR="00CF24FE" w:rsidRPr="00A3036C">
        <w:rPr>
          <w:rFonts w:ascii="Times New Roman" w:hAnsi="Times New Roman" w:cs="Times New Roman"/>
          <w:sz w:val="24"/>
          <w:szCs w:val="24"/>
        </w:rPr>
        <w:t xml:space="preserve">. Alguns, </w:t>
      </w:r>
      <w:r w:rsidR="00462868" w:rsidRPr="00A3036C">
        <w:rPr>
          <w:rFonts w:ascii="Times New Roman" w:hAnsi="Times New Roman" w:cs="Times New Roman"/>
          <w:sz w:val="24"/>
          <w:szCs w:val="24"/>
        </w:rPr>
        <w:t>ainda sonolento</w:t>
      </w:r>
      <w:r w:rsidR="00C62878" w:rsidRPr="00A3036C">
        <w:rPr>
          <w:rFonts w:ascii="Times New Roman" w:hAnsi="Times New Roman" w:cs="Times New Roman"/>
          <w:sz w:val="24"/>
          <w:szCs w:val="24"/>
        </w:rPr>
        <w:t>s</w:t>
      </w:r>
      <w:r w:rsidR="00462868" w:rsidRPr="00A3036C">
        <w:rPr>
          <w:rFonts w:ascii="Times New Roman" w:hAnsi="Times New Roman" w:cs="Times New Roman"/>
          <w:sz w:val="24"/>
          <w:szCs w:val="24"/>
        </w:rPr>
        <w:t>, porém sonhando acordado</w:t>
      </w:r>
      <w:r w:rsidR="00075F25" w:rsidRPr="00A3036C">
        <w:rPr>
          <w:rFonts w:ascii="Times New Roman" w:hAnsi="Times New Roman" w:cs="Times New Roman"/>
          <w:sz w:val="24"/>
          <w:szCs w:val="24"/>
        </w:rPr>
        <w:t xml:space="preserve"> com a transição planetária,</w:t>
      </w:r>
      <w:r w:rsidR="008D6841" w:rsidRPr="00A3036C">
        <w:rPr>
          <w:rFonts w:ascii="Times New Roman" w:hAnsi="Times New Roman" w:cs="Times New Roman"/>
          <w:sz w:val="24"/>
          <w:szCs w:val="24"/>
        </w:rPr>
        <w:t xml:space="preserve"> a partir do quarto</w:t>
      </w:r>
      <w:r w:rsidR="00075F25" w:rsidRPr="00A3036C">
        <w:rPr>
          <w:rFonts w:ascii="Times New Roman" w:hAnsi="Times New Roman" w:cs="Times New Roman"/>
          <w:sz w:val="24"/>
          <w:szCs w:val="24"/>
        </w:rPr>
        <w:t xml:space="preserve">. </w:t>
      </w:r>
      <w:r w:rsidR="004B0F9D" w:rsidRPr="00A3036C">
        <w:rPr>
          <w:rFonts w:ascii="Times New Roman" w:hAnsi="Times New Roman" w:cs="Times New Roman"/>
          <w:sz w:val="24"/>
          <w:szCs w:val="24"/>
        </w:rPr>
        <w:t>Demais terrícolas abrigados</w:t>
      </w:r>
      <w:r w:rsidR="00C62878" w:rsidRPr="00A3036C">
        <w:rPr>
          <w:rFonts w:ascii="Times New Roman" w:hAnsi="Times New Roman" w:cs="Times New Roman"/>
          <w:sz w:val="24"/>
          <w:szCs w:val="24"/>
        </w:rPr>
        <w:t xml:space="preserve"> n</w:t>
      </w:r>
      <w:r w:rsidR="002857D9" w:rsidRPr="00A3036C">
        <w:rPr>
          <w:rFonts w:ascii="Times New Roman" w:hAnsi="Times New Roman" w:cs="Times New Roman"/>
          <w:sz w:val="24"/>
          <w:szCs w:val="24"/>
        </w:rPr>
        <w:t>o quinto plano</w:t>
      </w:r>
      <w:r w:rsidR="00C62878" w:rsidRPr="00A3036C">
        <w:rPr>
          <w:rFonts w:ascii="Times New Roman" w:hAnsi="Times New Roman" w:cs="Times New Roman"/>
          <w:sz w:val="24"/>
          <w:szCs w:val="24"/>
        </w:rPr>
        <w:t xml:space="preserve"> chamad</w:t>
      </w:r>
      <w:r w:rsidR="00DA6DF6" w:rsidRPr="00A3036C">
        <w:rPr>
          <w:rFonts w:ascii="Times New Roman" w:hAnsi="Times New Roman" w:cs="Times New Roman"/>
          <w:sz w:val="24"/>
          <w:szCs w:val="24"/>
        </w:rPr>
        <w:t>o</w:t>
      </w:r>
      <w:r w:rsidR="00C62878" w:rsidRPr="00A3036C">
        <w:rPr>
          <w:rFonts w:ascii="Times New Roman" w:hAnsi="Times New Roman" w:cs="Times New Roman"/>
          <w:sz w:val="24"/>
          <w:szCs w:val="24"/>
        </w:rPr>
        <w:t xml:space="preserve"> </w:t>
      </w:r>
      <w:r w:rsidR="003E76FD" w:rsidRPr="00A3036C">
        <w:rPr>
          <w:rFonts w:ascii="Times New Roman" w:hAnsi="Times New Roman" w:cs="Times New Roman"/>
          <w:sz w:val="24"/>
          <w:szCs w:val="24"/>
        </w:rPr>
        <w:t xml:space="preserve">de </w:t>
      </w:r>
      <w:r w:rsidR="00C62878" w:rsidRPr="00A3036C">
        <w:rPr>
          <w:rFonts w:ascii="Times New Roman" w:hAnsi="Times New Roman" w:cs="Times New Roman"/>
          <w:sz w:val="24"/>
          <w:szCs w:val="24"/>
        </w:rPr>
        <w:t>quinta dimensão</w:t>
      </w:r>
      <w:r w:rsidR="00823188" w:rsidRPr="00A3036C">
        <w:rPr>
          <w:rFonts w:ascii="Times New Roman" w:hAnsi="Times New Roman" w:cs="Times New Roman"/>
          <w:sz w:val="24"/>
          <w:szCs w:val="24"/>
        </w:rPr>
        <w:t xml:space="preserve">, </w:t>
      </w:r>
      <w:r w:rsidR="00D2712C" w:rsidRPr="00A3036C">
        <w:rPr>
          <w:rFonts w:ascii="Times New Roman" w:hAnsi="Times New Roman" w:cs="Times New Roman"/>
          <w:sz w:val="24"/>
          <w:szCs w:val="24"/>
        </w:rPr>
        <w:t>vivenciamos o</w:t>
      </w:r>
      <w:r w:rsidR="00823188" w:rsidRPr="00A3036C">
        <w:rPr>
          <w:rFonts w:ascii="Times New Roman" w:hAnsi="Times New Roman" w:cs="Times New Roman"/>
          <w:sz w:val="24"/>
          <w:szCs w:val="24"/>
        </w:rPr>
        <w:t xml:space="preserve"> </w:t>
      </w:r>
      <w:r w:rsidR="00823188" w:rsidRPr="00A3036C">
        <w:rPr>
          <w:rFonts w:ascii="Times New Roman" w:hAnsi="Times New Roman" w:cs="Times New Roman"/>
          <w:i/>
          <w:iCs/>
          <w:sz w:val="24"/>
          <w:szCs w:val="24"/>
        </w:rPr>
        <w:t>aprendizado da delicadeza</w:t>
      </w:r>
      <w:r w:rsidR="00D2712C" w:rsidRPr="00A3036C">
        <w:rPr>
          <w:rFonts w:ascii="Times New Roman" w:hAnsi="Times New Roman" w:cs="Times New Roman"/>
          <w:sz w:val="24"/>
          <w:szCs w:val="24"/>
        </w:rPr>
        <w:t xml:space="preserve">, </w:t>
      </w:r>
      <w:r w:rsidR="00F10467" w:rsidRPr="00A3036C">
        <w:rPr>
          <w:rFonts w:ascii="Times New Roman" w:hAnsi="Times New Roman" w:cs="Times New Roman"/>
          <w:sz w:val="24"/>
          <w:szCs w:val="24"/>
        </w:rPr>
        <w:t xml:space="preserve">depois de </w:t>
      </w:r>
      <w:r w:rsidR="000E1D48" w:rsidRPr="00A3036C">
        <w:rPr>
          <w:rFonts w:ascii="Times New Roman" w:hAnsi="Times New Roman" w:cs="Times New Roman"/>
          <w:sz w:val="24"/>
          <w:szCs w:val="24"/>
        </w:rPr>
        <w:t>experenciados</w:t>
      </w:r>
      <w:r w:rsidR="001F4BCC" w:rsidRPr="00A3036C">
        <w:rPr>
          <w:rFonts w:ascii="Times New Roman" w:hAnsi="Times New Roman" w:cs="Times New Roman"/>
          <w:sz w:val="24"/>
          <w:szCs w:val="24"/>
        </w:rPr>
        <w:t xml:space="preserve"> na escola e universidade situadas n</w:t>
      </w:r>
      <w:r w:rsidR="008B70F9" w:rsidRPr="00A3036C">
        <w:rPr>
          <w:rFonts w:ascii="Times New Roman" w:hAnsi="Times New Roman" w:cs="Times New Roman"/>
          <w:sz w:val="24"/>
          <w:szCs w:val="24"/>
        </w:rPr>
        <w:t>o</w:t>
      </w:r>
      <w:r w:rsidR="001F4BCC" w:rsidRPr="00A3036C">
        <w:rPr>
          <w:rFonts w:ascii="Times New Roman" w:hAnsi="Times New Roman" w:cs="Times New Roman"/>
          <w:sz w:val="24"/>
          <w:szCs w:val="24"/>
        </w:rPr>
        <w:t xml:space="preserve"> terceir</w:t>
      </w:r>
      <w:r w:rsidR="004718D4" w:rsidRPr="00A3036C">
        <w:rPr>
          <w:rFonts w:ascii="Times New Roman" w:hAnsi="Times New Roman" w:cs="Times New Roman"/>
          <w:sz w:val="24"/>
          <w:szCs w:val="24"/>
        </w:rPr>
        <w:t>o</w:t>
      </w:r>
      <w:r w:rsidR="001F4BCC" w:rsidRPr="00A3036C">
        <w:rPr>
          <w:rFonts w:ascii="Times New Roman" w:hAnsi="Times New Roman" w:cs="Times New Roman"/>
          <w:sz w:val="24"/>
          <w:szCs w:val="24"/>
        </w:rPr>
        <w:t xml:space="preserve"> e quart</w:t>
      </w:r>
      <w:r w:rsidR="004718D4" w:rsidRPr="00A3036C">
        <w:rPr>
          <w:rFonts w:ascii="Times New Roman" w:hAnsi="Times New Roman" w:cs="Times New Roman"/>
          <w:sz w:val="24"/>
          <w:szCs w:val="24"/>
        </w:rPr>
        <w:t>o planos</w:t>
      </w:r>
      <w:r w:rsidR="00274877" w:rsidRPr="00A3036C">
        <w:rPr>
          <w:rFonts w:ascii="Times New Roman" w:hAnsi="Times New Roman" w:cs="Times New Roman"/>
          <w:sz w:val="24"/>
          <w:szCs w:val="24"/>
        </w:rPr>
        <w:t xml:space="preserve"> o</w:t>
      </w:r>
      <w:r w:rsidR="00617A7B" w:rsidRPr="00A3036C">
        <w:rPr>
          <w:rFonts w:ascii="Times New Roman" w:hAnsi="Times New Roman" w:cs="Times New Roman"/>
          <w:sz w:val="24"/>
          <w:szCs w:val="24"/>
        </w:rPr>
        <w:t>u correspondentes dimensões.</w:t>
      </w:r>
    </w:p>
    <w:p w14:paraId="5E2898D6" w14:textId="77777777" w:rsidR="0060393B" w:rsidRPr="00A3036C" w:rsidRDefault="003D3ED3"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C61EE" w:rsidRPr="00A3036C">
        <w:rPr>
          <w:rFonts w:ascii="Times New Roman" w:hAnsi="Times New Roman" w:cs="Times New Roman"/>
          <w:sz w:val="24"/>
          <w:szCs w:val="24"/>
        </w:rPr>
        <w:t xml:space="preserve">O futuro que a Deus pertence está em nossas mãos, ou melhor, nas nossas consciências focadas no presente, quando a mente sente a verdade absoluta crescente, ruindo com a mentira e ilusão, pelos quais a evolução não ressente, pois como ensinado em quaisquer reinados </w:t>
      </w:r>
      <w:r w:rsidR="000C61EE" w:rsidRPr="00A3036C">
        <w:rPr>
          <w:rFonts w:ascii="Times New Roman" w:hAnsi="Times New Roman" w:cs="Times New Roman"/>
          <w:i/>
          <w:iCs/>
          <w:sz w:val="24"/>
          <w:szCs w:val="24"/>
        </w:rPr>
        <w:t>nada acontece por acaso</w:t>
      </w:r>
      <w:r w:rsidR="00CF1AF5" w:rsidRPr="00A3036C">
        <w:rPr>
          <w:rFonts w:ascii="Times New Roman" w:hAnsi="Times New Roman" w:cs="Times New Roman"/>
          <w:sz w:val="24"/>
          <w:szCs w:val="24"/>
        </w:rPr>
        <w:t>.</w:t>
      </w:r>
      <w:r w:rsidR="00691701" w:rsidRPr="00A3036C">
        <w:rPr>
          <w:rFonts w:ascii="Times New Roman" w:hAnsi="Times New Roman" w:cs="Times New Roman"/>
          <w:sz w:val="24"/>
          <w:szCs w:val="24"/>
        </w:rPr>
        <w:t>”</w:t>
      </w:r>
      <w:r w:rsidR="002A45C1" w:rsidRPr="00A3036C">
        <w:rPr>
          <w:rFonts w:ascii="Times New Roman" w:hAnsi="Times New Roman" w:cs="Times New Roman"/>
          <w:sz w:val="24"/>
          <w:szCs w:val="24"/>
        </w:rPr>
        <w:t xml:space="preserve"> </w:t>
      </w:r>
    </w:p>
    <w:p w14:paraId="73200771" w14:textId="3A023A30" w:rsidR="0099535A" w:rsidRPr="00A3036C" w:rsidRDefault="002A45C1"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Tom e Joseph Harrison... Guerreiros de Luz</w:t>
      </w:r>
      <w:r w:rsidR="001401C0" w:rsidRPr="00A3036C">
        <w:rPr>
          <w:rFonts w:ascii="Times New Roman" w:hAnsi="Times New Roman" w:cs="Times New Roman"/>
          <w:sz w:val="24"/>
          <w:szCs w:val="24"/>
        </w:rPr>
        <w:t xml:space="preserve"> em prol da unicidade gerenciada pela Lei universal do amor.</w:t>
      </w:r>
      <w:r w:rsidR="00082062" w:rsidRPr="00A3036C">
        <w:rPr>
          <w:rFonts w:ascii="Times New Roman" w:hAnsi="Times New Roman" w:cs="Times New Roman"/>
          <w:sz w:val="24"/>
          <w:szCs w:val="24"/>
        </w:rPr>
        <w:t xml:space="preserve"> ▬ </w:t>
      </w:r>
      <w:r w:rsidR="00AA2F8F" w:rsidRPr="00A3036C">
        <w:rPr>
          <w:rFonts w:ascii="Times New Roman" w:hAnsi="Times New Roman" w:cs="Times New Roman"/>
          <w:sz w:val="24"/>
          <w:szCs w:val="24"/>
        </w:rPr>
        <w:t>assina.</w:t>
      </w:r>
    </w:p>
    <w:p w14:paraId="71727856" w14:textId="77777777" w:rsidR="00730CBB" w:rsidRPr="00A3036C" w:rsidRDefault="00730CBB" w:rsidP="0099535A">
      <w:pPr>
        <w:spacing w:after="0"/>
        <w:jc w:val="both"/>
        <w:rPr>
          <w:rFonts w:ascii="Times New Roman" w:hAnsi="Times New Roman" w:cs="Times New Roman"/>
          <w:sz w:val="24"/>
          <w:szCs w:val="24"/>
        </w:rPr>
      </w:pPr>
    </w:p>
    <w:p w14:paraId="67F90E55" w14:textId="49C07553" w:rsidR="00730CBB" w:rsidRPr="00A3036C" w:rsidRDefault="005E29AB"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Emocionante! Toda arrepiada ― Liz Taylor </w:t>
      </w:r>
      <w:r w:rsidR="00501259" w:rsidRPr="00A3036C">
        <w:rPr>
          <w:rFonts w:ascii="Times New Roman" w:hAnsi="Times New Roman" w:cs="Times New Roman"/>
          <w:sz w:val="24"/>
          <w:szCs w:val="24"/>
        </w:rPr>
        <w:t>exemplifica sentimento ao exibir seu antebraç</w:t>
      </w:r>
      <w:r w:rsidR="00990337" w:rsidRPr="00A3036C">
        <w:rPr>
          <w:rFonts w:ascii="Times New Roman" w:hAnsi="Times New Roman" w:cs="Times New Roman"/>
          <w:sz w:val="24"/>
          <w:szCs w:val="24"/>
        </w:rPr>
        <w:t xml:space="preserve">o esquerdo </w:t>
      </w:r>
      <w:r w:rsidRPr="00A3036C">
        <w:rPr>
          <w:rFonts w:ascii="Times New Roman" w:hAnsi="Times New Roman" w:cs="Times New Roman"/>
          <w:sz w:val="24"/>
          <w:szCs w:val="24"/>
        </w:rPr>
        <w:t>―</w:t>
      </w:r>
      <w:r w:rsidR="00111563" w:rsidRPr="00A3036C">
        <w:rPr>
          <w:rFonts w:ascii="Times New Roman" w:hAnsi="Times New Roman" w:cs="Times New Roman"/>
          <w:sz w:val="24"/>
          <w:szCs w:val="24"/>
        </w:rPr>
        <w:t xml:space="preserve"> </w:t>
      </w:r>
      <w:r w:rsidR="00156A97" w:rsidRPr="00A3036C">
        <w:rPr>
          <w:rFonts w:ascii="Times New Roman" w:hAnsi="Times New Roman" w:cs="Times New Roman"/>
          <w:sz w:val="24"/>
          <w:szCs w:val="24"/>
        </w:rPr>
        <w:t xml:space="preserve">Tomara que </w:t>
      </w:r>
      <w:r w:rsidR="00DE7B80" w:rsidRPr="00A3036C">
        <w:rPr>
          <w:rFonts w:ascii="Times New Roman" w:hAnsi="Times New Roman" w:cs="Times New Roman"/>
          <w:sz w:val="24"/>
          <w:szCs w:val="24"/>
        </w:rPr>
        <w:t xml:space="preserve">a crônica “Papo Reto” </w:t>
      </w:r>
      <w:r w:rsidR="0060416D" w:rsidRPr="00A3036C">
        <w:rPr>
          <w:rFonts w:ascii="Times New Roman" w:hAnsi="Times New Roman" w:cs="Times New Roman"/>
          <w:sz w:val="24"/>
          <w:szCs w:val="24"/>
        </w:rPr>
        <w:t xml:space="preserve">não </w:t>
      </w:r>
      <w:r w:rsidR="00DE7B80" w:rsidRPr="00A3036C">
        <w:rPr>
          <w:rFonts w:ascii="Times New Roman" w:hAnsi="Times New Roman" w:cs="Times New Roman"/>
          <w:sz w:val="24"/>
          <w:szCs w:val="24"/>
        </w:rPr>
        <w:t>seja derrubada, antes</w:t>
      </w:r>
      <w:r w:rsidR="0060416D" w:rsidRPr="00A3036C">
        <w:rPr>
          <w:rFonts w:ascii="Times New Roman" w:hAnsi="Times New Roman" w:cs="Times New Roman"/>
          <w:sz w:val="24"/>
          <w:szCs w:val="24"/>
        </w:rPr>
        <w:t xml:space="preserve"> de atingir o máximo de leitores na rede mundial de computadore</w:t>
      </w:r>
      <w:r w:rsidR="00A20E53" w:rsidRPr="00A3036C">
        <w:rPr>
          <w:rFonts w:ascii="Times New Roman" w:hAnsi="Times New Roman" w:cs="Times New Roman"/>
          <w:sz w:val="24"/>
          <w:szCs w:val="24"/>
        </w:rPr>
        <w:t>s. ▬ otimista.</w:t>
      </w:r>
    </w:p>
    <w:p w14:paraId="7F8F8E9A" w14:textId="77777777" w:rsidR="00A20E53" w:rsidRPr="00A3036C" w:rsidRDefault="00A20E53" w:rsidP="0099535A">
      <w:pPr>
        <w:spacing w:after="0"/>
        <w:jc w:val="both"/>
        <w:rPr>
          <w:rFonts w:ascii="Times New Roman" w:hAnsi="Times New Roman" w:cs="Times New Roman"/>
          <w:sz w:val="24"/>
          <w:szCs w:val="24"/>
        </w:rPr>
      </w:pPr>
    </w:p>
    <w:p w14:paraId="514C29D9" w14:textId="77777777" w:rsidR="00BC7158" w:rsidRPr="00A3036C" w:rsidRDefault="00A20E53"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F621B9" w:rsidRPr="00A3036C">
        <w:rPr>
          <w:rFonts w:ascii="Times New Roman" w:hAnsi="Times New Roman" w:cs="Times New Roman"/>
          <w:sz w:val="24"/>
          <w:szCs w:val="24"/>
        </w:rPr>
        <w:t xml:space="preserve"> Não se preocupem ― Fértilles alerta ― </w:t>
      </w:r>
      <w:r w:rsidR="00916EE7" w:rsidRPr="00A3036C">
        <w:rPr>
          <w:rFonts w:ascii="Times New Roman" w:hAnsi="Times New Roman" w:cs="Times New Roman"/>
          <w:sz w:val="24"/>
          <w:szCs w:val="24"/>
        </w:rPr>
        <w:t xml:space="preserve">A partir desta publicação teremos o antídoto </w:t>
      </w:r>
      <w:r w:rsidR="00357A5A" w:rsidRPr="00A3036C">
        <w:rPr>
          <w:rFonts w:ascii="Times New Roman" w:hAnsi="Times New Roman" w:cs="Times New Roman"/>
          <w:sz w:val="24"/>
          <w:szCs w:val="24"/>
        </w:rPr>
        <w:t>ao sistema tecnológico da IMSD, evitando</w:t>
      </w:r>
      <w:r w:rsidR="00447B3A" w:rsidRPr="00A3036C">
        <w:rPr>
          <w:rFonts w:ascii="Times New Roman" w:hAnsi="Times New Roman" w:cs="Times New Roman"/>
          <w:sz w:val="24"/>
          <w:szCs w:val="24"/>
        </w:rPr>
        <w:t xml:space="preserve"> a derrubada do artigo e garantindo </w:t>
      </w:r>
      <w:r w:rsidR="00F964D5" w:rsidRPr="00A3036C">
        <w:rPr>
          <w:rFonts w:ascii="Times New Roman" w:hAnsi="Times New Roman" w:cs="Times New Roman"/>
          <w:sz w:val="24"/>
          <w:szCs w:val="24"/>
        </w:rPr>
        <w:t xml:space="preserve">sua </w:t>
      </w:r>
      <w:r w:rsidR="00447B3A" w:rsidRPr="00A3036C">
        <w:rPr>
          <w:rFonts w:ascii="Times New Roman" w:hAnsi="Times New Roman" w:cs="Times New Roman"/>
          <w:sz w:val="24"/>
          <w:szCs w:val="24"/>
        </w:rPr>
        <w:t>distribuição</w:t>
      </w:r>
      <w:r w:rsidR="00F964D5" w:rsidRPr="00A3036C">
        <w:rPr>
          <w:rFonts w:ascii="Times New Roman" w:hAnsi="Times New Roman" w:cs="Times New Roman"/>
          <w:sz w:val="24"/>
          <w:szCs w:val="24"/>
        </w:rPr>
        <w:t xml:space="preserve">. ▬ </w:t>
      </w:r>
      <w:r w:rsidR="00BC7158" w:rsidRPr="00A3036C">
        <w:rPr>
          <w:rFonts w:ascii="Times New Roman" w:hAnsi="Times New Roman" w:cs="Times New Roman"/>
          <w:sz w:val="24"/>
          <w:szCs w:val="24"/>
        </w:rPr>
        <w:t>certifica.</w:t>
      </w:r>
    </w:p>
    <w:p w14:paraId="017B1BAC" w14:textId="77777777" w:rsidR="005D4B0B" w:rsidRPr="00A3036C" w:rsidRDefault="005D4B0B" w:rsidP="0099535A">
      <w:pPr>
        <w:spacing w:after="0"/>
        <w:jc w:val="both"/>
        <w:rPr>
          <w:rFonts w:ascii="Times New Roman" w:hAnsi="Times New Roman" w:cs="Times New Roman"/>
          <w:sz w:val="24"/>
          <w:szCs w:val="24"/>
        </w:rPr>
      </w:pPr>
    </w:p>
    <w:p w14:paraId="693933F6" w14:textId="1465B976" w:rsidR="00A20E53" w:rsidRPr="00A3036C" w:rsidRDefault="00BC7158"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w:t>
      </w:r>
      <w:r w:rsidR="00B4222E" w:rsidRPr="00A3036C">
        <w:rPr>
          <w:rFonts w:ascii="Times New Roman" w:hAnsi="Times New Roman" w:cs="Times New Roman"/>
          <w:sz w:val="24"/>
          <w:szCs w:val="24"/>
        </w:rPr>
        <w:t xml:space="preserve"> E, desta feita, a crônica “Papo Reto” estar</w:t>
      </w:r>
      <w:r w:rsidR="00BB0A6E" w:rsidRPr="00A3036C">
        <w:rPr>
          <w:rFonts w:ascii="Times New Roman" w:hAnsi="Times New Roman" w:cs="Times New Roman"/>
          <w:sz w:val="24"/>
          <w:szCs w:val="24"/>
        </w:rPr>
        <w:t>á disponibilizada na rede</w:t>
      </w:r>
      <w:r w:rsidR="002B51BB" w:rsidRPr="00A3036C">
        <w:rPr>
          <w:rFonts w:ascii="Times New Roman" w:hAnsi="Times New Roman" w:cs="Times New Roman"/>
          <w:sz w:val="24"/>
          <w:szCs w:val="24"/>
        </w:rPr>
        <w:t xml:space="preserve"> para</w:t>
      </w:r>
      <w:r w:rsidR="00D63842" w:rsidRPr="00A3036C">
        <w:rPr>
          <w:rFonts w:ascii="Times New Roman" w:hAnsi="Times New Roman" w:cs="Times New Roman"/>
          <w:sz w:val="24"/>
          <w:szCs w:val="24"/>
        </w:rPr>
        <w:t xml:space="preserve"> todos que</w:t>
      </w:r>
      <w:r w:rsidR="002B51BB" w:rsidRPr="00A3036C">
        <w:rPr>
          <w:rFonts w:ascii="Times New Roman" w:hAnsi="Times New Roman" w:cs="Times New Roman"/>
          <w:sz w:val="24"/>
          <w:szCs w:val="24"/>
        </w:rPr>
        <w:t xml:space="preserve"> qu</w:t>
      </w:r>
      <w:r w:rsidR="00D63842" w:rsidRPr="00A3036C">
        <w:rPr>
          <w:rFonts w:ascii="Times New Roman" w:hAnsi="Times New Roman" w:cs="Times New Roman"/>
          <w:sz w:val="24"/>
          <w:szCs w:val="24"/>
        </w:rPr>
        <w:t>iser</w:t>
      </w:r>
      <w:r w:rsidR="002B51BB" w:rsidRPr="00A3036C">
        <w:rPr>
          <w:rFonts w:ascii="Times New Roman" w:hAnsi="Times New Roman" w:cs="Times New Roman"/>
          <w:sz w:val="24"/>
          <w:szCs w:val="24"/>
        </w:rPr>
        <w:t xml:space="preserve">em e quando </w:t>
      </w:r>
      <w:r w:rsidR="003D08CB" w:rsidRPr="00A3036C">
        <w:rPr>
          <w:rFonts w:ascii="Times New Roman" w:hAnsi="Times New Roman" w:cs="Times New Roman"/>
          <w:sz w:val="24"/>
          <w:szCs w:val="24"/>
        </w:rPr>
        <w:t>desejarem</w:t>
      </w:r>
      <w:r w:rsidR="009233A4" w:rsidRPr="00A3036C">
        <w:rPr>
          <w:rFonts w:ascii="Times New Roman" w:hAnsi="Times New Roman" w:cs="Times New Roman"/>
          <w:sz w:val="24"/>
          <w:szCs w:val="24"/>
        </w:rPr>
        <w:t xml:space="preserve"> </w:t>
      </w:r>
      <w:r w:rsidR="002B51BB" w:rsidRPr="00A3036C">
        <w:rPr>
          <w:rFonts w:ascii="Times New Roman" w:hAnsi="Times New Roman" w:cs="Times New Roman"/>
          <w:sz w:val="24"/>
          <w:szCs w:val="24"/>
        </w:rPr>
        <w:t xml:space="preserve">ler ― Germano </w:t>
      </w:r>
      <w:r w:rsidR="005D1E64" w:rsidRPr="00A3036C">
        <w:rPr>
          <w:rFonts w:ascii="Times New Roman" w:hAnsi="Times New Roman" w:cs="Times New Roman"/>
          <w:sz w:val="24"/>
          <w:szCs w:val="24"/>
        </w:rPr>
        <w:t>revela</w:t>
      </w:r>
      <w:r w:rsidR="003F024C" w:rsidRPr="00A3036C">
        <w:rPr>
          <w:rFonts w:ascii="Times New Roman" w:hAnsi="Times New Roman" w:cs="Times New Roman"/>
          <w:sz w:val="24"/>
          <w:szCs w:val="24"/>
        </w:rPr>
        <w:t xml:space="preserve"> </w:t>
      </w:r>
      <w:r w:rsidR="002C4FC6" w:rsidRPr="00A3036C">
        <w:rPr>
          <w:rFonts w:ascii="Times New Roman" w:hAnsi="Times New Roman" w:cs="Times New Roman"/>
          <w:sz w:val="24"/>
          <w:szCs w:val="24"/>
        </w:rPr>
        <w:t xml:space="preserve"> a</w:t>
      </w:r>
      <w:r w:rsidR="005D1E64" w:rsidRPr="00A3036C">
        <w:rPr>
          <w:rFonts w:ascii="Times New Roman" w:hAnsi="Times New Roman" w:cs="Times New Roman"/>
          <w:sz w:val="24"/>
          <w:szCs w:val="24"/>
        </w:rPr>
        <w:t xml:space="preserve"> interferência</w:t>
      </w:r>
      <w:r w:rsidR="003F024C" w:rsidRPr="00A3036C">
        <w:rPr>
          <w:rFonts w:ascii="Times New Roman" w:hAnsi="Times New Roman" w:cs="Times New Roman"/>
          <w:sz w:val="24"/>
          <w:szCs w:val="24"/>
        </w:rPr>
        <w:t xml:space="preserve"> invisível </w:t>
      </w:r>
      <w:r w:rsidR="002B51BB" w:rsidRPr="00A3036C">
        <w:rPr>
          <w:rFonts w:ascii="Times New Roman" w:hAnsi="Times New Roman" w:cs="Times New Roman"/>
          <w:sz w:val="24"/>
          <w:szCs w:val="24"/>
        </w:rPr>
        <w:t>―</w:t>
      </w:r>
      <w:r w:rsidR="00F964D5" w:rsidRPr="00A3036C">
        <w:rPr>
          <w:rFonts w:ascii="Times New Roman" w:hAnsi="Times New Roman" w:cs="Times New Roman"/>
          <w:sz w:val="24"/>
          <w:szCs w:val="24"/>
        </w:rPr>
        <w:t xml:space="preserve"> </w:t>
      </w:r>
      <w:r w:rsidR="002C4FC6" w:rsidRPr="00A3036C">
        <w:rPr>
          <w:rFonts w:ascii="Times New Roman" w:hAnsi="Times New Roman" w:cs="Times New Roman"/>
          <w:sz w:val="24"/>
          <w:szCs w:val="24"/>
        </w:rPr>
        <w:t>Vocês escrevem e nós garantimos ambientes de leitura para os interessados. ▬</w:t>
      </w:r>
      <w:r w:rsidR="004F4C53" w:rsidRPr="00A3036C">
        <w:rPr>
          <w:rFonts w:ascii="Times New Roman" w:hAnsi="Times New Roman" w:cs="Times New Roman"/>
          <w:sz w:val="24"/>
          <w:szCs w:val="24"/>
        </w:rPr>
        <w:t xml:space="preserve"> </w:t>
      </w:r>
      <w:r w:rsidR="0051453D" w:rsidRPr="00A3036C">
        <w:rPr>
          <w:rFonts w:ascii="Times New Roman" w:hAnsi="Times New Roman" w:cs="Times New Roman"/>
          <w:sz w:val="24"/>
          <w:szCs w:val="24"/>
        </w:rPr>
        <w:t>concludente.</w:t>
      </w:r>
    </w:p>
    <w:p w14:paraId="50FA25AB" w14:textId="77777777" w:rsidR="0051453D" w:rsidRPr="00A3036C" w:rsidRDefault="0051453D" w:rsidP="0099535A">
      <w:pPr>
        <w:spacing w:after="0"/>
        <w:jc w:val="both"/>
        <w:rPr>
          <w:rFonts w:ascii="Times New Roman" w:hAnsi="Times New Roman" w:cs="Times New Roman"/>
          <w:sz w:val="24"/>
          <w:szCs w:val="24"/>
        </w:rPr>
      </w:pPr>
    </w:p>
    <w:p w14:paraId="0C2A01E9" w14:textId="188C0EE5" w:rsidR="0051453D" w:rsidRPr="00A3036C" w:rsidRDefault="0051453D"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F31E69" w:rsidRPr="00A3036C">
        <w:rPr>
          <w:rFonts w:ascii="Times New Roman" w:hAnsi="Times New Roman" w:cs="Times New Roman"/>
          <w:sz w:val="24"/>
          <w:szCs w:val="24"/>
        </w:rPr>
        <w:t>Espero t</w:t>
      </w:r>
      <w:r w:rsidR="005A4F94" w:rsidRPr="00A3036C">
        <w:rPr>
          <w:rFonts w:ascii="Times New Roman" w:hAnsi="Times New Roman" w:cs="Times New Roman"/>
          <w:sz w:val="24"/>
          <w:szCs w:val="24"/>
        </w:rPr>
        <w:t>er leitores</w:t>
      </w:r>
      <w:r w:rsidR="00F31E69" w:rsidRPr="00A3036C">
        <w:rPr>
          <w:rFonts w:ascii="Times New Roman" w:hAnsi="Times New Roman" w:cs="Times New Roman"/>
          <w:sz w:val="24"/>
          <w:szCs w:val="24"/>
        </w:rPr>
        <w:t xml:space="preserve"> com as abordagens da crônica “Papo Reto” ― Tom</w:t>
      </w:r>
      <w:r w:rsidR="007C11E0" w:rsidRPr="00A3036C">
        <w:rPr>
          <w:rFonts w:ascii="Times New Roman" w:hAnsi="Times New Roman" w:cs="Times New Roman"/>
          <w:sz w:val="24"/>
          <w:szCs w:val="24"/>
        </w:rPr>
        <w:t>, apreensivo</w:t>
      </w:r>
      <w:r w:rsidR="00BD2DBC" w:rsidRPr="00A3036C">
        <w:rPr>
          <w:rFonts w:ascii="Times New Roman" w:hAnsi="Times New Roman" w:cs="Times New Roman"/>
          <w:sz w:val="24"/>
          <w:szCs w:val="24"/>
        </w:rPr>
        <w:t xml:space="preserve">, </w:t>
      </w:r>
      <w:r w:rsidR="007C11E0" w:rsidRPr="00A3036C">
        <w:rPr>
          <w:rFonts w:ascii="Times New Roman" w:hAnsi="Times New Roman" w:cs="Times New Roman"/>
          <w:sz w:val="24"/>
          <w:szCs w:val="24"/>
        </w:rPr>
        <w:t>inseguro</w:t>
      </w:r>
      <w:r w:rsidR="00BD2DBC" w:rsidRPr="00A3036C">
        <w:rPr>
          <w:rFonts w:ascii="Times New Roman" w:hAnsi="Times New Roman" w:cs="Times New Roman"/>
          <w:sz w:val="24"/>
          <w:szCs w:val="24"/>
        </w:rPr>
        <w:t>, porém consciente</w:t>
      </w:r>
      <w:r w:rsidR="0060393B" w:rsidRPr="00A3036C">
        <w:rPr>
          <w:rFonts w:ascii="Times New Roman" w:hAnsi="Times New Roman" w:cs="Times New Roman"/>
          <w:sz w:val="24"/>
          <w:szCs w:val="24"/>
        </w:rPr>
        <w:t xml:space="preserve"> </w:t>
      </w:r>
      <w:r w:rsidR="00F31E69" w:rsidRPr="00A3036C">
        <w:rPr>
          <w:rFonts w:ascii="Times New Roman" w:hAnsi="Times New Roman" w:cs="Times New Roman"/>
          <w:sz w:val="24"/>
          <w:szCs w:val="24"/>
        </w:rPr>
        <w:t>―</w:t>
      </w:r>
      <w:r w:rsidR="00BD2DBC" w:rsidRPr="00A3036C">
        <w:rPr>
          <w:rFonts w:ascii="Times New Roman" w:hAnsi="Times New Roman" w:cs="Times New Roman"/>
          <w:sz w:val="24"/>
          <w:szCs w:val="24"/>
        </w:rPr>
        <w:t xml:space="preserve"> O SEU — Soberana Energia Universal </w:t>
      </w:r>
      <w:r w:rsidR="00BD2DBC" w:rsidRPr="00A3036C">
        <w:rPr>
          <w:rFonts w:ascii="Times New Roman" w:hAnsi="Times New Roman" w:cs="Times New Roman"/>
          <w:i/>
          <w:iCs/>
          <w:sz w:val="24"/>
          <w:szCs w:val="24"/>
        </w:rPr>
        <w:t xml:space="preserve">não me </w:t>
      </w:r>
      <w:r w:rsidR="005B75C4" w:rsidRPr="00A3036C">
        <w:rPr>
          <w:rFonts w:ascii="Times New Roman" w:hAnsi="Times New Roman" w:cs="Times New Roman"/>
          <w:i/>
          <w:iCs/>
          <w:sz w:val="24"/>
          <w:szCs w:val="24"/>
        </w:rPr>
        <w:t>daria um fardo maior de que posso carregar</w:t>
      </w:r>
      <w:r w:rsidR="005B75C4" w:rsidRPr="00A3036C">
        <w:rPr>
          <w:rFonts w:ascii="Times New Roman" w:hAnsi="Times New Roman" w:cs="Times New Roman"/>
          <w:sz w:val="24"/>
          <w:szCs w:val="24"/>
        </w:rPr>
        <w:t>.</w:t>
      </w:r>
      <w:r w:rsidR="005E4239" w:rsidRPr="00A3036C">
        <w:rPr>
          <w:rFonts w:ascii="Times New Roman" w:hAnsi="Times New Roman" w:cs="Times New Roman"/>
          <w:sz w:val="24"/>
          <w:szCs w:val="24"/>
        </w:rPr>
        <w:t xml:space="preserve"> ▬ </w:t>
      </w:r>
      <w:r w:rsidR="005D4B0B" w:rsidRPr="00A3036C">
        <w:rPr>
          <w:rFonts w:ascii="Times New Roman" w:hAnsi="Times New Roman" w:cs="Times New Roman"/>
          <w:sz w:val="24"/>
          <w:szCs w:val="24"/>
        </w:rPr>
        <w:t>convencido.</w:t>
      </w:r>
    </w:p>
    <w:p w14:paraId="7A6DA172" w14:textId="77777777" w:rsidR="0088126A" w:rsidRPr="00A3036C" w:rsidRDefault="0088126A" w:rsidP="0099535A">
      <w:pPr>
        <w:spacing w:after="0"/>
        <w:jc w:val="both"/>
        <w:rPr>
          <w:rFonts w:ascii="Times New Roman" w:hAnsi="Times New Roman" w:cs="Times New Roman"/>
          <w:sz w:val="24"/>
          <w:szCs w:val="24"/>
        </w:rPr>
      </w:pPr>
    </w:p>
    <w:p w14:paraId="1C3FFC37" w14:textId="0AC07714" w:rsidR="0088126A" w:rsidRPr="00A3036C" w:rsidRDefault="0088126A"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Nascer do Sol</w:t>
      </w:r>
      <w:r w:rsidR="004554DC" w:rsidRPr="00A3036C">
        <w:rPr>
          <w:rFonts w:ascii="Times New Roman" w:hAnsi="Times New Roman" w:cs="Times New Roman"/>
          <w:sz w:val="24"/>
          <w:szCs w:val="24"/>
        </w:rPr>
        <w:t xml:space="preserve"> com as mesmas características </w:t>
      </w:r>
      <w:r w:rsidR="004554DC" w:rsidRPr="00A3036C">
        <w:rPr>
          <w:rFonts w:ascii="Times New Roman" w:hAnsi="Times New Roman" w:cs="Times New Roman"/>
          <w:i/>
          <w:iCs/>
          <w:sz w:val="24"/>
          <w:szCs w:val="24"/>
        </w:rPr>
        <w:t xml:space="preserve">auradas </w:t>
      </w:r>
      <w:r w:rsidR="003258E1" w:rsidRPr="00A3036C">
        <w:rPr>
          <w:rFonts w:ascii="Times New Roman" w:hAnsi="Times New Roman" w:cs="Times New Roman"/>
          <w:sz w:val="24"/>
          <w:szCs w:val="24"/>
        </w:rPr>
        <w:t>nas matizes lilás e violeta</w:t>
      </w:r>
      <w:r w:rsidR="007C4B18" w:rsidRPr="00A3036C">
        <w:rPr>
          <w:rFonts w:ascii="Times New Roman" w:hAnsi="Times New Roman" w:cs="Times New Roman"/>
          <w:sz w:val="24"/>
          <w:szCs w:val="24"/>
        </w:rPr>
        <w:t xml:space="preserve"> </w:t>
      </w:r>
      <w:r w:rsidR="00506D42" w:rsidRPr="00A3036C">
        <w:rPr>
          <w:rFonts w:ascii="Times New Roman" w:hAnsi="Times New Roman" w:cs="Times New Roman"/>
          <w:sz w:val="24"/>
          <w:szCs w:val="24"/>
        </w:rPr>
        <w:t>vista</w:t>
      </w:r>
      <w:r w:rsidR="00083BCC" w:rsidRPr="00A3036C">
        <w:rPr>
          <w:rFonts w:ascii="Times New Roman" w:hAnsi="Times New Roman" w:cs="Times New Roman"/>
          <w:sz w:val="24"/>
          <w:szCs w:val="24"/>
        </w:rPr>
        <w:t>s</w:t>
      </w:r>
      <w:r w:rsidR="00506D42" w:rsidRPr="00A3036C">
        <w:rPr>
          <w:rFonts w:ascii="Times New Roman" w:hAnsi="Times New Roman" w:cs="Times New Roman"/>
          <w:sz w:val="24"/>
          <w:szCs w:val="24"/>
        </w:rPr>
        <w:t xml:space="preserve">, </w:t>
      </w:r>
      <w:r w:rsidR="00395543" w:rsidRPr="00A3036C">
        <w:rPr>
          <w:rFonts w:ascii="Times New Roman" w:hAnsi="Times New Roman" w:cs="Times New Roman"/>
          <w:sz w:val="24"/>
          <w:szCs w:val="24"/>
        </w:rPr>
        <w:t>a</w:t>
      </w:r>
      <w:r w:rsidR="00506D42" w:rsidRPr="00A3036C">
        <w:rPr>
          <w:rFonts w:ascii="Times New Roman" w:hAnsi="Times New Roman" w:cs="Times New Roman"/>
          <w:sz w:val="24"/>
          <w:szCs w:val="24"/>
        </w:rPr>
        <w:t>nteriormente</w:t>
      </w:r>
      <w:r w:rsidR="00083BCC" w:rsidRPr="00A3036C">
        <w:rPr>
          <w:rFonts w:ascii="Times New Roman" w:hAnsi="Times New Roman" w:cs="Times New Roman"/>
          <w:sz w:val="24"/>
          <w:szCs w:val="24"/>
        </w:rPr>
        <w:t>, na</w:t>
      </w:r>
      <w:r w:rsidR="00395543" w:rsidRPr="00A3036C">
        <w:rPr>
          <w:rFonts w:ascii="Times New Roman" w:hAnsi="Times New Roman" w:cs="Times New Roman"/>
          <w:sz w:val="24"/>
          <w:szCs w:val="24"/>
        </w:rPr>
        <w:t xml:space="preserve"> Lua </w:t>
      </w:r>
      <w:r w:rsidR="007C4B18" w:rsidRPr="00A3036C">
        <w:rPr>
          <w:rFonts w:ascii="Times New Roman" w:hAnsi="Times New Roman" w:cs="Times New Roman"/>
          <w:sz w:val="24"/>
          <w:szCs w:val="24"/>
        </w:rPr>
        <w:t xml:space="preserve">num dia de </w:t>
      </w:r>
      <w:r w:rsidR="007C4B18" w:rsidRPr="00A3036C">
        <w:rPr>
          <w:rFonts w:ascii="Times New Roman" w:hAnsi="Times New Roman" w:cs="Times New Roman"/>
          <w:i/>
          <w:iCs/>
          <w:sz w:val="24"/>
          <w:szCs w:val="24"/>
        </w:rPr>
        <w:t>céu de brigadeiro</w:t>
      </w:r>
      <w:r w:rsidR="00395543" w:rsidRPr="00A3036C">
        <w:rPr>
          <w:rFonts w:ascii="Times New Roman" w:hAnsi="Times New Roman" w:cs="Times New Roman"/>
          <w:sz w:val="24"/>
          <w:szCs w:val="24"/>
        </w:rPr>
        <w:t xml:space="preserve">. </w:t>
      </w:r>
      <w:r w:rsidR="00083BCC" w:rsidRPr="00A3036C">
        <w:rPr>
          <w:rFonts w:ascii="Times New Roman" w:hAnsi="Times New Roman" w:cs="Times New Roman"/>
          <w:sz w:val="24"/>
          <w:szCs w:val="24"/>
        </w:rPr>
        <w:t>O</w:t>
      </w:r>
      <w:r w:rsidR="00063A96" w:rsidRPr="00A3036C">
        <w:rPr>
          <w:rFonts w:ascii="Times New Roman" w:hAnsi="Times New Roman" w:cs="Times New Roman"/>
          <w:sz w:val="24"/>
          <w:szCs w:val="24"/>
        </w:rPr>
        <w:t xml:space="preserve"> bolão a</w:t>
      </w:r>
      <w:r w:rsidR="00986C6B" w:rsidRPr="00A3036C">
        <w:rPr>
          <w:rFonts w:ascii="Times New Roman" w:hAnsi="Times New Roman" w:cs="Times New Roman"/>
          <w:sz w:val="24"/>
          <w:szCs w:val="24"/>
        </w:rPr>
        <w:t>marelo,</w:t>
      </w:r>
      <w:r w:rsidR="00063A96" w:rsidRPr="00A3036C">
        <w:rPr>
          <w:rFonts w:ascii="Times New Roman" w:hAnsi="Times New Roman" w:cs="Times New Roman"/>
          <w:sz w:val="24"/>
          <w:szCs w:val="24"/>
        </w:rPr>
        <w:t xml:space="preserve"> </w:t>
      </w:r>
      <w:r w:rsidR="00B60FB1" w:rsidRPr="00A3036C">
        <w:rPr>
          <w:rFonts w:ascii="Times New Roman" w:hAnsi="Times New Roman" w:cs="Times New Roman"/>
          <w:sz w:val="24"/>
          <w:szCs w:val="24"/>
        </w:rPr>
        <w:t>circundado em cada metade pelas cores</w:t>
      </w:r>
      <w:r w:rsidR="00986C6B" w:rsidRPr="00A3036C">
        <w:rPr>
          <w:rFonts w:ascii="Times New Roman" w:hAnsi="Times New Roman" w:cs="Times New Roman"/>
          <w:sz w:val="24"/>
          <w:szCs w:val="24"/>
        </w:rPr>
        <w:t xml:space="preserve"> lilás e violeta</w:t>
      </w:r>
      <w:r w:rsidR="002B7F0B" w:rsidRPr="00A3036C">
        <w:rPr>
          <w:rFonts w:ascii="Times New Roman" w:hAnsi="Times New Roman" w:cs="Times New Roman"/>
          <w:sz w:val="24"/>
          <w:szCs w:val="24"/>
        </w:rPr>
        <w:t xml:space="preserve"> saltam aos olhos</w:t>
      </w:r>
      <w:r w:rsidR="009D402E" w:rsidRPr="00A3036C">
        <w:rPr>
          <w:rFonts w:ascii="Times New Roman" w:hAnsi="Times New Roman" w:cs="Times New Roman"/>
          <w:sz w:val="24"/>
          <w:szCs w:val="24"/>
        </w:rPr>
        <w:t xml:space="preserve"> e emitem raios solares energéticos para alteamento d</w:t>
      </w:r>
      <w:r w:rsidR="005E29F8" w:rsidRPr="00A3036C">
        <w:rPr>
          <w:rFonts w:ascii="Times New Roman" w:hAnsi="Times New Roman" w:cs="Times New Roman"/>
          <w:sz w:val="24"/>
          <w:szCs w:val="24"/>
        </w:rPr>
        <w:t>as vibrações do terrícola</w:t>
      </w:r>
      <w:r w:rsidR="00B60FB1" w:rsidRPr="00A3036C">
        <w:rPr>
          <w:rFonts w:ascii="Times New Roman" w:hAnsi="Times New Roman" w:cs="Times New Roman"/>
          <w:sz w:val="24"/>
          <w:szCs w:val="24"/>
        </w:rPr>
        <w:t>.</w:t>
      </w:r>
    </w:p>
    <w:p w14:paraId="6082E795" w14:textId="4BEA6DEC" w:rsidR="002A2F59" w:rsidRPr="00A3036C" w:rsidRDefault="002A2F59"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P</w:t>
      </w:r>
      <w:r w:rsidR="00D828F0" w:rsidRPr="00A3036C">
        <w:rPr>
          <w:rFonts w:ascii="Times New Roman" w:hAnsi="Times New Roman" w:cs="Times New Roman"/>
          <w:sz w:val="24"/>
          <w:szCs w:val="24"/>
        </w:rPr>
        <w:t>opulação terráquea ao redo</w:t>
      </w:r>
      <w:r w:rsidR="00D05709" w:rsidRPr="00A3036C">
        <w:rPr>
          <w:rFonts w:ascii="Times New Roman" w:hAnsi="Times New Roman" w:cs="Times New Roman"/>
          <w:sz w:val="24"/>
          <w:szCs w:val="24"/>
        </w:rPr>
        <w:t>r</w:t>
      </w:r>
      <w:r w:rsidR="00D828F0" w:rsidRPr="00A3036C">
        <w:rPr>
          <w:rFonts w:ascii="Times New Roman" w:hAnsi="Times New Roman" w:cs="Times New Roman"/>
          <w:sz w:val="24"/>
          <w:szCs w:val="24"/>
        </w:rPr>
        <w:t xml:space="preserve"> do mundo</w:t>
      </w:r>
      <w:r w:rsidR="00D05709" w:rsidRPr="00A3036C">
        <w:rPr>
          <w:rFonts w:ascii="Times New Roman" w:hAnsi="Times New Roman" w:cs="Times New Roman"/>
          <w:sz w:val="24"/>
          <w:szCs w:val="24"/>
        </w:rPr>
        <w:t xml:space="preserve"> em p</w:t>
      </w:r>
      <w:r w:rsidRPr="00A3036C">
        <w:rPr>
          <w:rFonts w:ascii="Times New Roman" w:hAnsi="Times New Roman" w:cs="Times New Roman"/>
          <w:sz w:val="24"/>
          <w:szCs w:val="24"/>
        </w:rPr>
        <w:t>rai</w:t>
      </w:r>
      <w:r w:rsidR="006C0529" w:rsidRPr="00A3036C">
        <w:rPr>
          <w:rFonts w:ascii="Times New Roman" w:hAnsi="Times New Roman" w:cs="Times New Roman"/>
          <w:sz w:val="24"/>
          <w:szCs w:val="24"/>
        </w:rPr>
        <w:t>a</w:t>
      </w:r>
      <w:r w:rsidRPr="00A3036C">
        <w:rPr>
          <w:rFonts w:ascii="Times New Roman" w:hAnsi="Times New Roman" w:cs="Times New Roman"/>
          <w:sz w:val="24"/>
          <w:szCs w:val="24"/>
        </w:rPr>
        <w:t xml:space="preserve">s, </w:t>
      </w:r>
      <w:r w:rsidR="006C0529" w:rsidRPr="00A3036C">
        <w:rPr>
          <w:rFonts w:ascii="Times New Roman" w:hAnsi="Times New Roman" w:cs="Times New Roman"/>
          <w:sz w:val="24"/>
          <w:szCs w:val="24"/>
        </w:rPr>
        <w:t xml:space="preserve">praças, </w:t>
      </w:r>
      <w:r w:rsidRPr="00A3036C">
        <w:rPr>
          <w:rFonts w:ascii="Times New Roman" w:hAnsi="Times New Roman" w:cs="Times New Roman"/>
          <w:sz w:val="24"/>
          <w:szCs w:val="24"/>
        </w:rPr>
        <w:t>parques</w:t>
      </w:r>
      <w:r w:rsidR="00D828F0" w:rsidRPr="00A3036C">
        <w:rPr>
          <w:rFonts w:ascii="Times New Roman" w:hAnsi="Times New Roman" w:cs="Times New Roman"/>
          <w:sz w:val="24"/>
          <w:szCs w:val="24"/>
        </w:rPr>
        <w:t>, espaços públicos,</w:t>
      </w:r>
      <w:r w:rsidR="00D05709" w:rsidRPr="00A3036C">
        <w:rPr>
          <w:rFonts w:ascii="Times New Roman" w:hAnsi="Times New Roman" w:cs="Times New Roman"/>
          <w:sz w:val="24"/>
          <w:szCs w:val="24"/>
        </w:rPr>
        <w:t xml:space="preserve"> estádios</w:t>
      </w:r>
      <w:r w:rsidR="002D0940" w:rsidRPr="00A3036C">
        <w:rPr>
          <w:rFonts w:ascii="Times New Roman" w:hAnsi="Times New Roman" w:cs="Times New Roman"/>
          <w:sz w:val="24"/>
          <w:szCs w:val="24"/>
        </w:rPr>
        <w:t xml:space="preserve"> de competições e, até mesmo, </w:t>
      </w:r>
      <w:r w:rsidR="000206AA" w:rsidRPr="00A3036C">
        <w:rPr>
          <w:rFonts w:ascii="Times New Roman" w:hAnsi="Times New Roman" w:cs="Times New Roman"/>
          <w:sz w:val="24"/>
          <w:szCs w:val="24"/>
        </w:rPr>
        <w:t>ao apreciar o céu pela janela</w:t>
      </w:r>
      <w:r w:rsidR="000D6305" w:rsidRPr="00A3036C">
        <w:rPr>
          <w:rFonts w:ascii="Times New Roman" w:hAnsi="Times New Roman" w:cs="Times New Roman"/>
          <w:sz w:val="24"/>
          <w:szCs w:val="24"/>
        </w:rPr>
        <w:t xml:space="preserve"> ou em</w:t>
      </w:r>
      <w:r w:rsidR="00805202" w:rsidRPr="00A3036C">
        <w:rPr>
          <w:rFonts w:ascii="Times New Roman" w:hAnsi="Times New Roman" w:cs="Times New Roman"/>
          <w:sz w:val="24"/>
          <w:szCs w:val="24"/>
        </w:rPr>
        <w:t>, quaisquer lugares, no</w:t>
      </w:r>
      <w:r w:rsidR="000D6305" w:rsidRPr="00A3036C">
        <w:rPr>
          <w:rFonts w:ascii="Times New Roman" w:hAnsi="Times New Roman" w:cs="Times New Roman"/>
          <w:sz w:val="24"/>
          <w:szCs w:val="24"/>
        </w:rPr>
        <w:t xml:space="preserve"> estado de serenidad</w:t>
      </w:r>
      <w:r w:rsidR="00805202" w:rsidRPr="00A3036C">
        <w:rPr>
          <w:rFonts w:ascii="Times New Roman" w:hAnsi="Times New Roman" w:cs="Times New Roman"/>
          <w:sz w:val="24"/>
          <w:szCs w:val="24"/>
        </w:rPr>
        <w:t>e</w:t>
      </w:r>
      <w:r w:rsidR="008956FB" w:rsidRPr="00A3036C">
        <w:rPr>
          <w:rFonts w:ascii="Times New Roman" w:hAnsi="Times New Roman" w:cs="Times New Roman"/>
          <w:sz w:val="24"/>
          <w:szCs w:val="24"/>
        </w:rPr>
        <w:t xml:space="preserve">, </w:t>
      </w:r>
      <w:r w:rsidR="004A566E" w:rsidRPr="00A3036C">
        <w:rPr>
          <w:rFonts w:ascii="Times New Roman" w:hAnsi="Times New Roman" w:cs="Times New Roman"/>
          <w:sz w:val="24"/>
          <w:szCs w:val="24"/>
        </w:rPr>
        <w:t xml:space="preserve">vibra, </w:t>
      </w:r>
      <w:r w:rsidR="00065D6F" w:rsidRPr="00A3036C">
        <w:rPr>
          <w:rFonts w:ascii="Times New Roman" w:hAnsi="Times New Roman" w:cs="Times New Roman"/>
          <w:sz w:val="24"/>
          <w:szCs w:val="24"/>
        </w:rPr>
        <w:t>mediante</w:t>
      </w:r>
      <w:r w:rsidR="00601A69" w:rsidRPr="00A3036C">
        <w:rPr>
          <w:rFonts w:ascii="Times New Roman" w:hAnsi="Times New Roman" w:cs="Times New Roman"/>
          <w:sz w:val="24"/>
          <w:szCs w:val="24"/>
        </w:rPr>
        <w:t xml:space="preserve"> </w:t>
      </w:r>
      <w:r w:rsidR="00A246D7" w:rsidRPr="00A3036C">
        <w:rPr>
          <w:rFonts w:ascii="Times New Roman" w:hAnsi="Times New Roman" w:cs="Times New Roman"/>
          <w:sz w:val="24"/>
          <w:szCs w:val="24"/>
        </w:rPr>
        <w:t>merecimento individualizado</w:t>
      </w:r>
      <w:r w:rsidR="004A566E" w:rsidRPr="00A3036C">
        <w:rPr>
          <w:rFonts w:ascii="Times New Roman" w:hAnsi="Times New Roman" w:cs="Times New Roman"/>
          <w:sz w:val="24"/>
          <w:szCs w:val="24"/>
        </w:rPr>
        <w:t xml:space="preserve">, </w:t>
      </w:r>
      <w:r w:rsidR="009A38AF" w:rsidRPr="00A3036C">
        <w:rPr>
          <w:rFonts w:ascii="Times New Roman" w:hAnsi="Times New Roman" w:cs="Times New Roman"/>
          <w:sz w:val="24"/>
          <w:szCs w:val="24"/>
        </w:rPr>
        <w:t xml:space="preserve">o </w:t>
      </w:r>
      <w:r w:rsidR="008A290B" w:rsidRPr="00A3036C">
        <w:rPr>
          <w:rFonts w:ascii="Times New Roman" w:hAnsi="Times New Roman" w:cs="Times New Roman"/>
          <w:sz w:val="24"/>
          <w:szCs w:val="24"/>
        </w:rPr>
        <w:t>autodomínio</w:t>
      </w:r>
      <w:r w:rsidR="00DD2B6C" w:rsidRPr="00A3036C">
        <w:rPr>
          <w:rFonts w:ascii="Times New Roman" w:hAnsi="Times New Roman" w:cs="Times New Roman"/>
          <w:sz w:val="24"/>
          <w:szCs w:val="24"/>
        </w:rPr>
        <w:t xml:space="preserve"> da mente, corpo e espírito</w:t>
      </w:r>
      <w:r w:rsidR="004A566E" w:rsidRPr="00A3036C">
        <w:rPr>
          <w:rFonts w:ascii="Times New Roman" w:hAnsi="Times New Roman" w:cs="Times New Roman"/>
          <w:sz w:val="24"/>
          <w:szCs w:val="24"/>
        </w:rPr>
        <w:t>.</w:t>
      </w:r>
    </w:p>
    <w:p w14:paraId="167B88A3" w14:textId="794767BD" w:rsidR="005D4B0B" w:rsidRPr="00A3036C" w:rsidRDefault="00302AF7"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Celulares, </w:t>
      </w:r>
      <w:r w:rsidR="00E75085" w:rsidRPr="00A3036C">
        <w:rPr>
          <w:rFonts w:ascii="Times New Roman" w:hAnsi="Times New Roman" w:cs="Times New Roman"/>
          <w:sz w:val="24"/>
          <w:szCs w:val="24"/>
        </w:rPr>
        <w:t>computadores, notebooks</w:t>
      </w:r>
      <w:r w:rsidR="00286F1C" w:rsidRPr="00A3036C">
        <w:rPr>
          <w:rFonts w:ascii="Times New Roman" w:hAnsi="Times New Roman" w:cs="Times New Roman"/>
          <w:sz w:val="24"/>
          <w:szCs w:val="24"/>
        </w:rPr>
        <w:t>, tablets</w:t>
      </w:r>
      <w:r w:rsidR="003A6EAC" w:rsidRPr="00A3036C">
        <w:rPr>
          <w:rFonts w:ascii="Times New Roman" w:hAnsi="Times New Roman" w:cs="Times New Roman"/>
          <w:sz w:val="24"/>
          <w:szCs w:val="24"/>
        </w:rPr>
        <w:t>, televisões abertas e fechadas</w:t>
      </w:r>
      <w:r w:rsidR="00E706B8" w:rsidRPr="00A3036C">
        <w:rPr>
          <w:rFonts w:ascii="Times New Roman" w:hAnsi="Times New Roman" w:cs="Times New Roman"/>
          <w:sz w:val="24"/>
          <w:szCs w:val="24"/>
        </w:rPr>
        <w:t xml:space="preserve"> </w:t>
      </w:r>
      <w:r w:rsidR="008E4781" w:rsidRPr="00A3036C">
        <w:rPr>
          <w:rFonts w:ascii="Times New Roman" w:hAnsi="Times New Roman" w:cs="Times New Roman"/>
          <w:sz w:val="24"/>
          <w:szCs w:val="24"/>
        </w:rPr>
        <w:t>repercute</w:t>
      </w:r>
      <w:r w:rsidR="00E706B8" w:rsidRPr="00A3036C">
        <w:rPr>
          <w:rFonts w:ascii="Times New Roman" w:hAnsi="Times New Roman" w:cs="Times New Roman"/>
          <w:sz w:val="24"/>
          <w:szCs w:val="24"/>
        </w:rPr>
        <w:t>m a crônica “Papo Reto”</w:t>
      </w:r>
      <w:r w:rsidR="00E75085" w:rsidRPr="00A3036C">
        <w:rPr>
          <w:rFonts w:ascii="Times New Roman" w:hAnsi="Times New Roman" w:cs="Times New Roman"/>
          <w:sz w:val="24"/>
          <w:szCs w:val="24"/>
        </w:rPr>
        <w:t xml:space="preserve"> </w:t>
      </w:r>
      <w:r w:rsidR="008E4781" w:rsidRPr="00A3036C">
        <w:rPr>
          <w:rFonts w:ascii="Times New Roman" w:hAnsi="Times New Roman" w:cs="Times New Roman"/>
          <w:sz w:val="24"/>
          <w:szCs w:val="24"/>
        </w:rPr>
        <w:t>e a reação da IMSD — Independência Mundial dos Servos de Deu</w:t>
      </w:r>
      <w:r w:rsidR="00870BDD" w:rsidRPr="00A3036C">
        <w:rPr>
          <w:rFonts w:ascii="Times New Roman" w:hAnsi="Times New Roman" w:cs="Times New Roman"/>
          <w:sz w:val="24"/>
          <w:szCs w:val="24"/>
        </w:rPr>
        <w:t xml:space="preserve">s. </w:t>
      </w:r>
      <w:r w:rsidR="002B3511" w:rsidRPr="00A3036C">
        <w:rPr>
          <w:rFonts w:ascii="Times New Roman" w:hAnsi="Times New Roman" w:cs="Times New Roman"/>
          <w:sz w:val="24"/>
          <w:szCs w:val="24"/>
        </w:rPr>
        <w:t xml:space="preserve">O autointitulado </w:t>
      </w:r>
      <w:r w:rsidR="00C05C3B" w:rsidRPr="00A3036C">
        <w:rPr>
          <w:rFonts w:ascii="Times New Roman" w:hAnsi="Times New Roman" w:cs="Times New Roman"/>
          <w:sz w:val="24"/>
          <w:szCs w:val="24"/>
        </w:rPr>
        <w:t>P</w:t>
      </w:r>
      <w:r w:rsidR="005E7B98" w:rsidRPr="00A3036C">
        <w:rPr>
          <w:rFonts w:ascii="Times New Roman" w:hAnsi="Times New Roman" w:cs="Times New Roman"/>
          <w:sz w:val="24"/>
          <w:szCs w:val="24"/>
        </w:rPr>
        <w:t xml:space="preserve">residente do Universo, </w:t>
      </w:r>
      <w:r w:rsidR="00C05C3B" w:rsidRPr="00A3036C">
        <w:rPr>
          <w:rFonts w:ascii="Times New Roman" w:hAnsi="Times New Roman" w:cs="Times New Roman"/>
          <w:sz w:val="24"/>
          <w:szCs w:val="24"/>
        </w:rPr>
        <w:t xml:space="preserve">Roberto Evaristo de Macedo Soares, </w:t>
      </w:r>
      <w:r w:rsidR="00082062" w:rsidRPr="00A3036C">
        <w:rPr>
          <w:rFonts w:ascii="Times New Roman" w:hAnsi="Times New Roman" w:cs="Times New Roman"/>
          <w:sz w:val="24"/>
          <w:szCs w:val="24"/>
        </w:rPr>
        <w:t xml:space="preserve">85, </w:t>
      </w:r>
      <w:r w:rsidR="005E7B98" w:rsidRPr="00A3036C">
        <w:rPr>
          <w:rFonts w:ascii="Times New Roman" w:hAnsi="Times New Roman" w:cs="Times New Roman"/>
          <w:sz w:val="24"/>
          <w:szCs w:val="24"/>
        </w:rPr>
        <w:t>respaldado pelo SPA — Supremo Poder Anônimo</w:t>
      </w:r>
      <w:r w:rsidR="00C05C3B" w:rsidRPr="00A3036C">
        <w:rPr>
          <w:rFonts w:ascii="Times New Roman" w:hAnsi="Times New Roman" w:cs="Times New Roman"/>
          <w:sz w:val="24"/>
          <w:szCs w:val="24"/>
        </w:rPr>
        <w:t xml:space="preserve">, </w:t>
      </w:r>
      <w:r w:rsidR="00715B0F" w:rsidRPr="00A3036C">
        <w:rPr>
          <w:rFonts w:ascii="Times New Roman" w:hAnsi="Times New Roman" w:cs="Times New Roman"/>
          <w:sz w:val="24"/>
          <w:szCs w:val="24"/>
        </w:rPr>
        <w:t>municiado</w:t>
      </w:r>
      <w:r w:rsidR="002D6E75" w:rsidRPr="00A3036C">
        <w:rPr>
          <w:rFonts w:ascii="Times New Roman" w:hAnsi="Times New Roman" w:cs="Times New Roman"/>
          <w:sz w:val="24"/>
          <w:szCs w:val="24"/>
        </w:rPr>
        <w:t xml:space="preserve"> de orientações comportamentais</w:t>
      </w:r>
      <w:r w:rsidR="004D43BA" w:rsidRPr="00A3036C">
        <w:rPr>
          <w:rFonts w:ascii="Times New Roman" w:hAnsi="Times New Roman" w:cs="Times New Roman"/>
          <w:sz w:val="24"/>
          <w:szCs w:val="24"/>
        </w:rPr>
        <w:t>, faz uma declaração em âmbito mundial</w:t>
      </w:r>
      <w:r w:rsidR="003941FA" w:rsidRPr="00A3036C">
        <w:rPr>
          <w:rFonts w:ascii="Times New Roman" w:hAnsi="Times New Roman" w:cs="Times New Roman"/>
          <w:sz w:val="24"/>
          <w:szCs w:val="24"/>
        </w:rPr>
        <w:t xml:space="preserve">. Ele </w:t>
      </w:r>
      <w:r w:rsidR="004D43BA" w:rsidRPr="00A3036C">
        <w:rPr>
          <w:rFonts w:ascii="Times New Roman" w:hAnsi="Times New Roman" w:cs="Times New Roman"/>
          <w:sz w:val="24"/>
          <w:szCs w:val="24"/>
        </w:rPr>
        <w:t xml:space="preserve">utiliza </w:t>
      </w:r>
      <w:r w:rsidR="00B00697" w:rsidRPr="00A3036C">
        <w:rPr>
          <w:rFonts w:ascii="Times New Roman" w:hAnsi="Times New Roman" w:cs="Times New Roman"/>
          <w:sz w:val="24"/>
          <w:szCs w:val="24"/>
        </w:rPr>
        <w:t>a</w:t>
      </w:r>
      <w:r w:rsidR="00581BA7" w:rsidRPr="00A3036C">
        <w:rPr>
          <w:rFonts w:ascii="Times New Roman" w:hAnsi="Times New Roman" w:cs="Times New Roman"/>
          <w:sz w:val="24"/>
          <w:szCs w:val="24"/>
        </w:rPr>
        <w:t xml:space="preserve"> tecnologia avançada dos colonizadores</w:t>
      </w:r>
      <w:r w:rsidR="00021F61" w:rsidRPr="00A3036C">
        <w:rPr>
          <w:rFonts w:ascii="Times New Roman" w:hAnsi="Times New Roman" w:cs="Times New Roman"/>
          <w:sz w:val="24"/>
          <w:szCs w:val="24"/>
        </w:rPr>
        <w:t xml:space="preserve"> </w:t>
      </w:r>
      <w:r w:rsidR="00021F61" w:rsidRPr="00A3036C">
        <w:rPr>
          <w:rFonts w:ascii="Times New Roman" w:hAnsi="Times New Roman" w:cs="Times New Roman"/>
          <w:i/>
          <w:iCs/>
          <w:sz w:val="24"/>
          <w:szCs w:val="24"/>
        </w:rPr>
        <w:t>malenirus</w:t>
      </w:r>
      <w:r w:rsidR="00021F61" w:rsidRPr="00A3036C">
        <w:rPr>
          <w:rFonts w:ascii="Times New Roman" w:hAnsi="Times New Roman" w:cs="Times New Roman"/>
          <w:sz w:val="24"/>
          <w:szCs w:val="24"/>
        </w:rPr>
        <w:t xml:space="preserve">, </w:t>
      </w:r>
      <w:r w:rsidR="00021F61" w:rsidRPr="00A3036C">
        <w:rPr>
          <w:rFonts w:ascii="Times New Roman" w:hAnsi="Times New Roman" w:cs="Times New Roman"/>
          <w:i/>
          <w:iCs/>
          <w:sz w:val="24"/>
          <w:szCs w:val="24"/>
        </w:rPr>
        <w:t>reinonaques</w:t>
      </w:r>
      <w:r w:rsidR="00021F61" w:rsidRPr="00A3036C">
        <w:rPr>
          <w:rFonts w:ascii="Times New Roman" w:hAnsi="Times New Roman" w:cs="Times New Roman"/>
          <w:sz w:val="24"/>
          <w:szCs w:val="24"/>
        </w:rPr>
        <w:t xml:space="preserve"> e </w:t>
      </w:r>
      <w:r w:rsidR="00021F61" w:rsidRPr="00A3036C">
        <w:rPr>
          <w:rFonts w:ascii="Times New Roman" w:hAnsi="Times New Roman" w:cs="Times New Roman"/>
          <w:i/>
          <w:iCs/>
          <w:sz w:val="24"/>
          <w:szCs w:val="24"/>
        </w:rPr>
        <w:t>dominitilianos</w:t>
      </w:r>
      <w:r w:rsidR="00380E5E" w:rsidRPr="00A3036C">
        <w:rPr>
          <w:rFonts w:ascii="Times New Roman" w:hAnsi="Times New Roman" w:cs="Times New Roman"/>
          <w:sz w:val="24"/>
          <w:szCs w:val="24"/>
        </w:rPr>
        <w:t>, permissiva a ser exibida não só</w:t>
      </w:r>
      <w:r w:rsidR="006F345A" w:rsidRPr="00A3036C">
        <w:rPr>
          <w:rFonts w:ascii="Times New Roman" w:hAnsi="Times New Roman" w:cs="Times New Roman"/>
          <w:sz w:val="24"/>
          <w:szCs w:val="24"/>
        </w:rPr>
        <w:t xml:space="preserve"> nos meios de comunicação citados</w:t>
      </w:r>
      <w:r w:rsidR="004D76C3" w:rsidRPr="00A3036C">
        <w:rPr>
          <w:rFonts w:ascii="Times New Roman" w:hAnsi="Times New Roman" w:cs="Times New Roman"/>
          <w:sz w:val="24"/>
          <w:szCs w:val="24"/>
        </w:rPr>
        <w:t xml:space="preserve"> acima</w:t>
      </w:r>
      <w:r w:rsidR="006F345A" w:rsidRPr="00A3036C">
        <w:rPr>
          <w:rFonts w:ascii="Times New Roman" w:hAnsi="Times New Roman" w:cs="Times New Roman"/>
          <w:sz w:val="24"/>
          <w:szCs w:val="24"/>
        </w:rPr>
        <w:t>,</w:t>
      </w:r>
      <w:r w:rsidR="004D76C3" w:rsidRPr="00A3036C">
        <w:rPr>
          <w:rFonts w:ascii="Times New Roman" w:hAnsi="Times New Roman" w:cs="Times New Roman"/>
          <w:sz w:val="24"/>
          <w:szCs w:val="24"/>
        </w:rPr>
        <w:t xml:space="preserve"> como também, </w:t>
      </w:r>
      <w:r w:rsidR="004D76C3" w:rsidRPr="00A3036C">
        <w:rPr>
          <w:rFonts w:ascii="Times New Roman" w:hAnsi="Times New Roman" w:cs="Times New Roman"/>
          <w:sz w:val="24"/>
          <w:szCs w:val="24"/>
        </w:rPr>
        <w:lastRenderedPageBreak/>
        <w:t>através de hologramas projetado</w:t>
      </w:r>
      <w:r w:rsidR="00A22ED7" w:rsidRPr="00A3036C">
        <w:rPr>
          <w:rFonts w:ascii="Times New Roman" w:hAnsi="Times New Roman" w:cs="Times New Roman"/>
          <w:sz w:val="24"/>
          <w:szCs w:val="24"/>
        </w:rPr>
        <w:t>s em todos os espaço</w:t>
      </w:r>
      <w:r w:rsidR="00932EF5" w:rsidRPr="00A3036C">
        <w:rPr>
          <w:rFonts w:ascii="Times New Roman" w:hAnsi="Times New Roman" w:cs="Times New Roman"/>
          <w:sz w:val="24"/>
          <w:szCs w:val="24"/>
        </w:rPr>
        <w:t>s públicos</w:t>
      </w:r>
      <w:r w:rsidR="003941FA" w:rsidRPr="00A3036C">
        <w:rPr>
          <w:rFonts w:ascii="Times New Roman" w:hAnsi="Times New Roman" w:cs="Times New Roman"/>
          <w:sz w:val="24"/>
          <w:szCs w:val="24"/>
        </w:rPr>
        <w:t>, metropolitanos, interioranos</w:t>
      </w:r>
      <w:r w:rsidR="00932EF5" w:rsidRPr="00A3036C">
        <w:rPr>
          <w:rFonts w:ascii="Times New Roman" w:hAnsi="Times New Roman" w:cs="Times New Roman"/>
          <w:sz w:val="24"/>
          <w:szCs w:val="24"/>
        </w:rPr>
        <w:t xml:space="preserve"> e rurai</w:t>
      </w:r>
      <w:r w:rsidR="003941FA" w:rsidRPr="00A3036C">
        <w:rPr>
          <w:rFonts w:ascii="Times New Roman" w:hAnsi="Times New Roman" w:cs="Times New Roman"/>
          <w:sz w:val="24"/>
          <w:szCs w:val="24"/>
        </w:rPr>
        <w:t>s</w:t>
      </w:r>
      <w:r w:rsidR="00B00697" w:rsidRPr="00A3036C">
        <w:rPr>
          <w:rFonts w:ascii="Times New Roman" w:hAnsi="Times New Roman" w:cs="Times New Roman"/>
          <w:sz w:val="24"/>
          <w:szCs w:val="24"/>
        </w:rPr>
        <w:t xml:space="preserve"> existentes no planeta</w:t>
      </w:r>
      <w:r w:rsidR="003941FA" w:rsidRPr="00A3036C">
        <w:rPr>
          <w:rFonts w:ascii="Times New Roman" w:hAnsi="Times New Roman" w:cs="Times New Roman"/>
          <w:sz w:val="24"/>
          <w:szCs w:val="24"/>
        </w:rPr>
        <w:t>.</w:t>
      </w:r>
      <w:r w:rsidR="00581BA7" w:rsidRPr="00A3036C">
        <w:rPr>
          <w:rFonts w:ascii="Times New Roman" w:hAnsi="Times New Roman" w:cs="Times New Roman"/>
          <w:sz w:val="24"/>
          <w:szCs w:val="24"/>
        </w:rPr>
        <w:t xml:space="preserve"> </w:t>
      </w:r>
    </w:p>
    <w:p w14:paraId="2E40F371" w14:textId="77777777" w:rsidR="00FD002E" w:rsidRPr="00A3036C" w:rsidRDefault="00FD002E" w:rsidP="0099535A">
      <w:pPr>
        <w:spacing w:after="0"/>
        <w:jc w:val="both"/>
        <w:rPr>
          <w:rFonts w:ascii="Times New Roman" w:hAnsi="Times New Roman" w:cs="Times New Roman"/>
          <w:sz w:val="24"/>
          <w:szCs w:val="24"/>
        </w:rPr>
      </w:pPr>
    </w:p>
    <w:p w14:paraId="4F422385" w14:textId="1D88AE93" w:rsidR="005D4B0B" w:rsidRPr="00A3036C" w:rsidRDefault="00FD002E"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85BFA" w:rsidRPr="00A3036C">
        <w:rPr>
          <w:rFonts w:ascii="Times New Roman" w:hAnsi="Times New Roman" w:cs="Times New Roman"/>
          <w:sz w:val="24"/>
          <w:szCs w:val="24"/>
        </w:rPr>
        <w:t>“</w:t>
      </w:r>
      <w:r w:rsidR="008E33A9" w:rsidRPr="00A3036C">
        <w:rPr>
          <w:rFonts w:ascii="Times New Roman" w:hAnsi="Times New Roman" w:cs="Times New Roman"/>
          <w:sz w:val="24"/>
          <w:szCs w:val="24"/>
        </w:rPr>
        <w:t xml:space="preserve">População terráquea, </w:t>
      </w:r>
      <w:r w:rsidR="005E4AF8" w:rsidRPr="00A3036C">
        <w:rPr>
          <w:rFonts w:ascii="Times New Roman" w:hAnsi="Times New Roman" w:cs="Times New Roman"/>
          <w:sz w:val="24"/>
          <w:szCs w:val="24"/>
        </w:rPr>
        <w:t>comunico ao meu amado povo</w:t>
      </w:r>
      <w:r w:rsidR="00687AFA" w:rsidRPr="00A3036C">
        <w:rPr>
          <w:rFonts w:ascii="Times New Roman" w:hAnsi="Times New Roman" w:cs="Times New Roman"/>
          <w:sz w:val="24"/>
          <w:szCs w:val="24"/>
        </w:rPr>
        <w:t xml:space="preserve"> ― Roberto Evaristo de Macedo Soares inicia o discurso</w:t>
      </w:r>
      <w:r w:rsidR="00490DF3" w:rsidRPr="00A3036C">
        <w:rPr>
          <w:rFonts w:ascii="Times New Roman" w:hAnsi="Times New Roman" w:cs="Times New Roman"/>
          <w:sz w:val="24"/>
          <w:szCs w:val="24"/>
        </w:rPr>
        <w:t xml:space="preserve"> cerceado pelos líderes mais importantes </w:t>
      </w:r>
      <w:r w:rsidR="004224C1" w:rsidRPr="00A3036C">
        <w:rPr>
          <w:rFonts w:ascii="Times New Roman" w:hAnsi="Times New Roman" w:cs="Times New Roman"/>
          <w:sz w:val="24"/>
          <w:szCs w:val="24"/>
        </w:rPr>
        <w:t>de todos os segmentos</w:t>
      </w:r>
      <w:r w:rsidR="007028C6" w:rsidRPr="00A3036C">
        <w:rPr>
          <w:rFonts w:ascii="Times New Roman" w:hAnsi="Times New Roman" w:cs="Times New Roman"/>
          <w:sz w:val="24"/>
          <w:szCs w:val="24"/>
        </w:rPr>
        <w:t xml:space="preserve"> controladores da Matrix ou, </w:t>
      </w:r>
      <w:r w:rsidR="00CD6C87" w:rsidRPr="00A3036C">
        <w:rPr>
          <w:rFonts w:ascii="Times New Roman" w:hAnsi="Times New Roman" w:cs="Times New Roman"/>
          <w:sz w:val="24"/>
          <w:szCs w:val="24"/>
        </w:rPr>
        <w:t>anteferindo,</w:t>
      </w:r>
      <w:r w:rsidR="00C85BFA" w:rsidRPr="00A3036C">
        <w:rPr>
          <w:rFonts w:ascii="Times New Roman" w:hAnsi="Times New Roman" w:cs="Times New Roman"/>
          <w:sz w:val="24"/>
          <w:szCs w:val="24"/>
        </w:rPr>
        <w:t xml:space="preserve"> Sistema Terra </w:t>
      </w:r>
      <w:r w:rsidR="00687AFA" w:rsidRPr="00A3036C">
        <w:rPr>
          <w:rFonts w:ascii="Times New Roman" w:hAnsi="Times New Roman" w:cs="Times New Roman"/>
          <w:sz w:val="24"/>
          <w:szCs w:val="24"/>
        </w:rPr>
        <w:t>―</w:t>
      </w:r>
      <w:r w:rsidR="005E4AF8" w:rsidRPr="00A3036C">
        <w:rPr>
          <w:rFonts w:ascii="Times New Roman" w:hAnsi="Times New Roman" w:cs="Times New Roman"/>
          <w:sz w:val="24"/>
          <w:szCs w:val="24"/>
        </w:rPr>
        <w:t xml:space="preserve"> </w:t>
      </w:r>
      <w:r w:rsidR="00482DC5" w:rsidRPr="00A3036C">
        <w:rPr>
          <w:rFonts w:ascii="Times New Roman" w:hAnsi="Times New Roman" w:cs="Times New Roman"/>
          <w:sz w:val="24"/>
          <w:szCs w:val="24"/>
        </w:rPr>
        <w:t>O repúdio da IMSD — Independência Mundial dos Servos de Deus</w:t>
      </w:r>
      <w:r w:rsidR="0045216A" w:rsidRPr="00A3036C">
        <w:rPr>
          <w:rFonts w:ascii="Times New Roman" w:hAnsi="Times New Roman" w:cs="Times New Roman"/>
          <w:sz w:val="24"/>
          <w:szCs w:val="24"/>
        </w:rPr>
        <w:t xml:space="preserve">, a crônica “Papo Reto” </w:t>
      </w:r>
      <w:r w:rsidR="00A30EF0" w:rsidRPr="00A3036C">
        <w:rPr>
          <w:rFonts w:ascii="Times New Roman" w:hAnsi="Times New Roman" w:cs="Times New Roman"/>
          <w:sz w:val="24"/>
          <w:szCs w:val="24"/>
        </w:rPr>
        <w:t>e sua tentativa de usurpar nosso direito autoral de unicidad</w:t>
      </w:r>
      <w:r w:rsidR="00DC556A" w:rsidRPr="00A3036C">
        <w:rPr>
          <w:rFonts w:ascii="Times New Roman" w:hAnsi="Times New Roman" w:cs="Times New Roman"/>
          <w:sz w:val="24"/>
          <w:szCs w:val="24"/>
        </w:rPr>
        <w:t xml:space="preserve">e mundial. </w:t>
      </w:r>
      <w:r w:rsidR="00AB53EA" w:rsidRPr="00A3036C">
        <w:rPr>
          <w:rFonts w:ascii="Times New Roman" w:hAnsi="Times New Roman" w:cs="Times New Roman"/>
          <w:sz w:val="24"/>
          <w:szCs w:val="24"/>
        </w:rPr>
        <w:t>A nossa propositura de moeda e religião únicas no nosso orbe</w:t>
      </w:r>
      <w:r w:rsidR="0059424A" w:rsidRPr="00A3036C">
        <w:rPr>
          <w:rFonts w:ascii="Times New Roman" w:hAnsi="Times New Roman" w:cs="Times New Roman"/>
          <w:sz w:val="24"/>
          <w:szCs w:val="24"/>
        </w:rPr>
        <w:t xml:space="preserve">, confirmam </w:t>
      </w:r>
      <w:r w:rsidR="00A24281" w:rsidRPr="00A3036C">
        <w:rPr>
          <w:rFonts w:ascii="Times New Roman" w:hAnsi="Times New Roman" w:cs="Times New Roman"/>
          <w:sz w:val="24"/>
          <w:szCs w:val="24"/>
        </w:rPr>
        <w:t xml:space="preserve">a autoria de que </w:t>
      </w:r>
      <w:r w:rsidR="00A24281" w:rsidRPr="00A3036C">
        <w:rPr>
          <w:rFonts w:ascii="Times New Roman" w:hAnsi="Times New Roman" w:cs="Times New Roman"/>
          <w:i/>
          <w:iCs/>
          <w:sz w:val="24"/>
          <w:szCs w:val="24"/>
        </w:rPr>
        <w:t>nada acontece por acaso</w:t>
      </w:r>
      <w:r w:rsidR="001875C5" w:rsidRPr="00A3036C">
        <w:rPr>
          <w:rFonts w:ascii="Times New Roman" w:hAnsi="Times New Roman" w:cs="Times New Roman"/>
          <w:i/>
          <w:iCs/>
          <w:sz w:val="24"/>
          <w:szCs w:val="24"/>
        </w:rPr>
        <w:t xml:space="preserve"> </w:t>
      </w:r>
      <w:r w:rsidR="00480C07" w:rsidRPr="00A3036C">
        <w:rPr>
          <w:rFonts w:ascii="Times New Roman" w:hAnsi="Times New Roman" w:cs="Times New Roman"/>
          <w:sz w:val="24"/>
          <w:szCs w:val="24"/>
        </w:rPr>
        <w:t xml:space="preserve">e, </w:t>
      </w:r>
      <w:r w:rsidR="000104F9" w:rsidRPr="00A3036C">
        <w:rPr>
          <w:rFonts w:ascii="Times New Roman" w:hAnsi="Times New Roman" w:cs="Times New Roman"/>
          <w:sz w:val="24"/>
          <w:szCs w:val="24"/>
        </w:rPr>
        <w:t xml:space="preserve">conosco, tudo é programado, conforme vontade divinal </w:t>
      </w:r>
      <w:r w:rsidR="001875C5" w:rsidRPr="00A3036C">
        <w:rPr>
          <w:rFonts w:ascii="Times New Roman" w:hAnsi="Times New Roman" w:cs="Times New Roman"/>
          <w:sz w:val="24"/>
          <w:szCs w:val="24"/>
        </w:rPr>
        <w:t>―</w:t>
      </w:r>
      <w:r w:rsidR="0088153F" w:rsidRPr="00A3036C">
        <w:rPr>
          <w:rFonts w:ascii="Times New Roman" w:hAnsi="Times New Roman" w:cs="Times New Roman"/>
          <w:sz w:val="24"/>
          <w:szCs w:val="24"/>
        </w:rPr>
        <w:t xml:space="preserve"> Orador vende conexão di</w:t>
      </w:r>
      <w:r w:rsidR="00753A29" w:rsidRPr="00A3036C">
        <w:rPr>
          <w:rFonts w:ascii="Times New Roman" w:hAnsi="Times New Roman" w:cs="Times New Roman"/>
          <w:sz w:val="24"/>
          <w:szCs w:val="24"/>
        </w:rPr>
        <w:t xml:space="preserve">reta </w:t>
      </w:r>
      <w:r w:rsidR="0088153F" w:rsidRPr="00A3036C">
        <w:rPr>
          <w:rFonts w:ascii="Times New Roman" w:hAnsi="Times New Roman" w:cs="Times New Roman"/>
          <w:sz w:val="24"/>
          <w:szCs w:val="24"/>
        </w:rPr>
        <w:t>da IMSD</w:t>
      </w:r>
      <w:r w:rsidR="00753A29" w:rsidRPr="00A3036C">
        <w:rPr>
          <w:rFonts w:ascii="Times New Roman" w:hAnsi="Times New Roman" w:cs="Times New Roman"/>
          <w:sz w:val="24"/>
          <w:szCs w:val="24"/>
        </w:rPr>
        <w:t xml:space="preserve"> com Deus</w:t>
      </w:r>
      <w:r w:rsidR="000661EF" w:rsidRPr="00A3036C">
        <w:rPr>
          <w:rFonts w:ascii="Times New Roman" w:hAnsi="Times New Roman" w:cs="Times New Roman"/>
          <w:sz w:val="24"/>
          <w:szCs w:val="24"/>
        </w:rPr>
        <w:t xml:space="preserve"> </w:t>
      </w:r>
      <w:r w:rsidR="00753A29" w:rsidRPr="00A3036C">
        <w:rPr>
          <w:rFonts w:ascii="Times New Roman" w:hAnsi="Times New Roman" w:cs="Times New Roman"/>
          <w:sz w:val="24"/>
          <w:szCs w:val="24"/>
        </w:rPr>
        <w:t xml:space="preserve"> </w:t>
      </w:r>
      <w:r w:rsidR="001875C5" w:rsidRPr="00A3036C">
        <w:rPr>
          <w:rFonts w:ascii="Times New Roman" w:hAnsi="Times New Roman" w:cs="Times New Roman"/>
          <w:sz w:val="24"/>
          <w:szCs w:val="24"/>
        </w:rPr>
        <w:t>―</w:t>
      </w:r>
      <w:r w:rsidR="000661EF" w:rsidRPr="00A3036C">
        <w:rPr>
          <w:rFonts w:ascii="Times New Roman" w:hAnsi="Times New Roman" w:cs="Times New Roman"/>
          <w:sz w:val="24"/>
          <w:szCs w:val="24"/>
        </w:rPr>
        <w:t xml:space="preserve"> </w:t>
      </w:r>
      <w:r w:rsidR="00F3591B" w:rsidRPr="00A3036C">
        <w:rPr>
          <w:rFonts w:ascii="Times New Roman" w:hAnsi="Times New Roman" w:cs="Times New Roman"/>
          <w:sz w:val="24"/>
          <w:szCs w:val="24"/>
        </w:rPr>
        <w:t>Condenamos ― Indica, panoramicamente, líderes mundiais</w:t>
      </w:r>
      <w:r w:rsidR="00A86318" w:rsidRPr="00A3036C">
        <w:rPr>
          <w:rFonts w:ascii="Times New Roman" w:hAnsi="Times New Roman" w:cs="Times New Roman"/>
          <w:sz w:val="24"/>
          <w:szCs w:val="24"/>
        </w:rPr>
        <w:t xml:space="preserve"> </w:t>
      </w:r>
      <w:r w:rsidR="00F3591B" w:rsidRPr="00A3036C">
        <w:rPr>
          <w:rFonts w:ascii="Times New Roman" w:hAnsi="Times New Roman" w:cs="Times New Roman"/>
          <w:sz w:val="24"/>
          <w:szCs w:val="24"/>
        </w:rPr>
        <w:t>―</w:t>
      </w:r>
      <w:r w:rsidR="00BA74A0" w:rsidRPr="00A3036C">
        <w:rPr>
          <w:rFonts w:ascii="Times New Roman" w:hAnsi="Times New Roman" w:cs="Times New Roman"/>
          <w:sz w:val="24"/>
          <w:szCs w:val="24"/>
        </w:rPr>
        <w:t xml:space="preserve"> </w:t>
      </w:r>
      <w:r w:rsidR="00A86318" w:rsidRPr="00A3036C">
        <w:rPr>
          <w:rFonts w:ascii="Times New Roman" w:hAnsi="Times New Roman" w:cs="Times New Roman"/>
          <w:sz w:val="24"/>
          <w:szCs w:val="24"/>
        </w:rPr>
        <w:t>Veementemente,</w:t>
      </w:r>
      <w:r w:rsidR="00C67611" w:rsidRPr="00A3036C">
        <w:rPr>
          <w:rFonts w:ascii="Times New Roman" w:hAnsi="Times New Roman" w:cs="Times New Roman"/>
          <w:sz w:val="24"/>
          <w:szCs w:val="24"/>
        </w:rPr>
        <w:t xml:space="preserve"> </w:t>
      </w:r>
      <w:r w:rsidR="00145DC0" w:rsidRPr="00A3036C">
        <w:rPr>
          <w:rFonts w:ascii="Times New Roman" w:hAnsi="Times New Roman" w:cs="Times New Roman"/>
          <w:sz w:val="24"/>
          <w:szCs w:val="24"/>
        </w:rPr>
        <w:t>este cronista mentiroso</w:t>
      </w:r>
      <w:r w:rsidR="00C8033D" w:rsidRPr="00A3036C">
        <w:rPr>
          <w:rFonts w:ascii="Times New Roman" w:hAnsi="Times New Roman" w:cs="Times New Roman"/>
          <w:sz w:val="24"/>
          <w:szCs w:val="24"/>
        </w:rPr>
        <w:t>, assassino</w:t>
      </w:r>
      <w:r w:rsidR="00145DC0" w:rsidRPr="00A3036C">
        <w:rPr>
          <w:rFonts w:ascii="Times New Roman" w:hAnsi="Times New Roman" w:cs="Times New Roman"/>
          <w:sz w:val="24"/>
          <w:szCs w:val="24"/>
        </w:rPr>
        <w:t xml:space="preserve"> </w:t>
      </w:r>
      <w:r w:rsidR="00502573" w:rsidRPr="00A3036C">
        <w:rPr>
          <w:rFonts w:ascii="Times New Roman" w:hAnsi="Times New Roman" w:cs="Times New Roman"/>
          <w:sz w:val="24"/>
          <w:szCs w:val="24"/>
        </w:rPr>
        <w:t xml:space="preserve">e </w:t>
      </w:r>
      <w:r w:rsidR="00145DC0" w:rsidRPr="00A3036C">
        <w:rPr>
          <w:rFonts w:ascii="Times New Roman" w:hAnsi="Times New Roman" w:cs="Times New Roman"/>
          <w:sz w:val="24"/>
          <w:szCs w:val="24"/>
        </w:rPr>
        <w:t>caçado</w:t>
      </w:r>
      <w:r w:rsidR="008B7993" w:rsidRPr="00A3036C">
        <w:rPr>
          <w:rFonts w:ascii="Times New Roman" w:hAnsi="Times New Roman" w:cs="Times New Roman"/>
          <w:sz w:val="24"/>
          <w:szCs w:val="24"/>
        </w:rPr>
        <w:t xml:space="preserve">, cujo destino será mais uma vez </w:t>
      </w:r>
      <w:r w:rsidR="00502573" w:rsidRPr="00A3036C">
        <w:rPr>
          <w:rFonts w:ascii="Times New Roman" w:hAnsi="Times New Roman" w:cs="Times New Roman"/>
          <w:sz w:val="24"/>
          <w:szCs w:val="24"/>
        </w:rPr>
        <w:t>o</w:t>
      </w:r>
      <w:r w:rsidR="008B7993" w:rsidRPr="00A3036C">
        <w:rPr>
          <w:rFonts w:ascii="Times New Roman" w:hAnsi="Times New Roman" w:cs="Times New Roman"/>
          <w:sz w:val="24"/>
          <w:szCs w:val="24"/>
        </w:rPr>
        <w:t xml:space="preserve"> </w:t>
      </w:r>
      <w:r w:rsidR="00EE402F" w:rsidRPr="00A3036C">
        <w:rPr>
          <w:rFonts w:ascii="Times New Roman" w:hAnsi="Times New Roman" w:cs="Times New Roman"/>
          <w:sz w:val="24"/>
          <w:szCs w:val="24"/>
        </w:rPr>
        <w:t>PREPARADO — Presídio do Pecador Restaurado Dotado do Onicriador</w:t>
      </w:r>
      <w:r w:rsidR="00EF1774" w:rsidRPr="00A3036C">
        <w:rPr>
          <w:rFonts w:ascii="Times New Roman" w:hAnsi="Times New Roman" w:cs="Times New Roman"/>
          <w:sz w:val="24"/>
          <w:szCs w:val="24"/>
        </w:rPr>
        <w:t>, onde, conforme tantos outros, será recuperado e reintegrado a sociedade</w:t>
      </w:r>
      <w:r w:rsidR="005F42DB" w:rsidRPr="00A3036C">
        <w:rPr>
          <w:rFonts w:ascii="Times New Roman" w:hAnsi="Times New Roman" w:cs="Times New Roman"/>
          <w:sz w:val="24"/>
          <w:szCs w:val="24"/>
        </w:rPr>
        <w:t xml:space="preserve"> ― Toma água repousada n</w:t>
      </w:r>
      <w:r w:rsidR="00502573" w:rsidRPr="00A3036C">
        <w:rPr>
          <w:rFonts w:ascii="Times New Roman" w:hAnsi="Times New Roman" w:cs="Times New Roman"/>
          <w:sz w:val="24"/>
          <w:szCs w:val="24"/>
        </w:rPr>
        <w:t xml:space="preserve">a bancada </w:t>
      </w:r>
      <w:r w:rsidR="005F42DB" w:rsidRPr="00A3036C">
        <w:rPr>
          <w:rFonts w:ascii="Times New Roman" w:hAnsi="Times New Roman" w:cs="Times New Roman"/>
          <w:sz w:val="24"/>
          <w:szCs w:val="24"/>
        </w:rPr>
        <w:t>―</w:t>
      </w:r>
      <w:r w:rsidR="00CD48F4" w:rsidRPr="00A3036C">
        <w:rPr>
          <w:rFonts w:ascii="Times New Roman" w:hAnsi="Times New Roman" w:cs="Times New Roman"/>
          <w:sz w:val="24"/>
          <w:szCs w:val="24"/>
        </w:rPr>
        <w:t xml:space="preserve"> O mundo está unido</w:t>
      </w:r>
      <w:r w:rsidR="00A40B9B" w:rsidRPr="00A3036C">
        <w:rPr>
          <w:rFonts w:ascii="Times New Roman" w:hAnsi="Times New Roman" w:cs="Times New Roman"/>
          <w:sz w:val="24"/>
          <w:szCs w:val="24"/>
        </w:rPr>
        <w:t>. A</w:t>
      </w:r>
      <w:r w:rsidR="00CD48F4" w:rsidRPr="00A3036C">
        <w:rPr>
          <w:rFonts w:ascii="Times New Roman" w:hAnsi="Times New Roman" w:cs="Times New Roman"/>
          <w:sz w:val="24"/>
          <w:szCs w:val="24"/>
        </w:rPr>
        <w:t xml:space="preserve"> presença</w:t>
      </w:r>
      <w:r w:rsidR="00A72495" w:rsidRPr="00A3036C">
        <w:rPr>
          <w:rFonts w:ascii="Times New Roman" w:hAnsi="Times New Roman" w:cs="Times New Roman"/>
          <w:sz w:val="24"/>
          <w:szCs w:val="24"/>
        </w:rPr>
        <w:t>, aqui,</w:t>
      </w:r>
      <w:r w:rsidR="00CD48F4" w:rsidRPr="00A3036C">
        <w:rPr>
          <w:rFonts w:ascii="Times New Roman" w:hAnsi="Times New Roman" w:cs="Times New Roman"/>
          <w:sz w:val="24"/>
          <w:szCs w:val="24"/>
        </w:rPr>
        <w:t xml:space="preserve"> d</w:t>
      </w:r>
      <w:r w:rsidR="00F162B5" w:rsidRPr="00A3036C">
        <w:rPr>
          <w:rFonts w:ascii="Times New Roman" w:hAnsi="Times New Roman" w:cs="Times New Roman"/>
          <w:sz w:val="24"/>
          <w:szCs w:val="24"/>
        </w:rPr>
        <w:t>e</w:t>
      </w:r>
      <w:r w:rsidR="00CD48F4" w:rsidRPr="00A3036C">
        <w:rPr>
          <w:rFonts w:ascii="Times New Roman" w:hAnsi="Times New Roman" w:cs="Times New Roman"/>
          <w:sz w:val="24"/>
          <w:szCs w:val="24"/>
        </w:rPr>
        <w:t xml:space="preserve"> engrenagens</w:t>
      </w:r>
      <w:r w:rsidR="00252318" w:rsidRPr="00A3036C">
        <w:rPr>
          <w:rFonts w:ascii="Times New Roman" w:hAnsi="Times New Roman" w:cs="Times New Roman"/>
          <w:sz w:val="24"/>
          <w:szCs w:val="24"/>
        </w:rPr>
        <w:t xml:space="preserve"> administrativas, executivas, legislativas</w:t>
      </w:r>
      <w:r w:rsidR="001677CD" w:rsidRPr="00A3036C">
        <w:rPr>
          <w:rFonts w:ascii="Times New Roman" w:hAnsi="Times New Roman" w:cs="Times New Roman"/>
          <w:sz w:val="24"/>
          <w:szCs w:val="24"/>
        </w:rPr>
        <w:t>, judiciárias,</w:t>
      </w:r>
      <w:r w:rsidR="00425384" w:rsidRPr="00A3036C">
        <w:rPr>
          <w:rFonts w:ascii="Times New Roman" w:hAnsi="Times New Roman" w:cs="Times New Roman"/>
          <w:sz w:val="24"/>
          <w:szCs w:val="24"/>
        </w:rPr>
        <w:t xml:space="preserve"> </w:t>
      </w:r>
      <w:r w:rsidR="002A14A0" w:rsidRPr="00A3036C">
        <w:rPr>
          <w:rFonts w:ascii="Times New Roman" w:hAnsi="Times New Roman" w:cs="Times New Roman"/>
          <w:sz w:val="24"/>
          <w:szCs w:val="24"/>
        </w:rPr>
        <w:t>representações segmentadas de toda sociedade</w:t>
      </w:r>
      <w:r w:rsidR="00F162B5" w:rsidRPr="00A3036C">
        <w:rPr>
          <w:rFonts w:ascii="Times New Roman" w:hAnsi="Times New Roman" w:cs="Times New Roman"/>
          <w:sz w:val="24"/>
          <w:szCs w:val="24"/>
        </w:rPr>
        <w:t xml:space="preserve"> planetária </w:t>
      </w:r>
      <w:r w:rsidR="002A14A0" w:rsidRPr="00A3036C">
        <w:rPr>
          <w:rFonts w:ascii="Times New Roman" w:hAnsi="Times New Roman" w:cs="Times New Roman"/>
          <w:sz w:val="24"/>
          <w:szCs w:val="24"/>
        </w:rPr>
        <w:t>e</w:t>
      </w:r>
      <w:r w:rsidR="001677CD" w:rsidRPr="00A3036C">
        <w:rPr>
          <w:rFonts w:ascii="Times New Roman" w:hAnsi="Times New Roman" w:cs="Times New Roman"/>
          <w:sz w:val="24"/>
          <w:szCs w:val="24"/>
        </w:rPr>
        <w:t xml:space="preserve"> midiática</w:t>
      </w:r>
      <w:r w:rsidR="00BC031D" w:rsidRPr="00A3036C">
        <w:rPr>
          <w:rFonts w:ascii="Times New Roman" w:hAnsi="Times New Roman" w:cs="Times New Roman"/>
          <w:sz w:val="24"/>
          <w:szCs w:val="24"/>
        </w:rPr>
        <w:t>,</w:t>
      </w:r>
      <w:r w:rsidR="00425384" w:rsidRPr="00A3036C">
        <w:rPr>
          <w:rFonts w:ascii="Times New Roman" w:hAnsi="Times New Roman" w:cs="Times New Roman"/>
          <w:sz w:val="24"/>
          <w:szCs w:val="24"/>
        </w:rPr>
        <w:t xml:space="preserve"> </w:t>
      </w:r>
      <w:r w:rsidR="00FF5256" w:rsidRPr="00A3036C">
        <w:rPr>
          <w:rFonts w:ascii="Times New Roman" w:hAnsi="Times New Roman" w:cs="Times New Roman"/>
          <w:sz w:val="24"/>
          <w:szCs w:val="24"/>
        </w:rPr>
        <w:t>estabelecida</w:t>
      </w:r>
      <w:r w:rsidR="00F7409F" w:rsidRPr="00A3036C">
        <w:rPr>
          <w:rFonts w:ascii="Times New Roman" w:hAnsi="Times New Roman" w:cs="Times New Roman"/>
          <w:sz w:val="24"/>
          <w:szCs w:val="24"/>
        </w:rPr>
        <w:t>s</w:t>
      </w:r>
      <w:r w:rsidR="00FF5256" w:rsidRPr="00A3036C">
        <w:rPr>
          <w:rFonts w:ascii="Times New Roman" w:hAnsi="Times New Roman" w:cs="Times New Roman"/>
          <w:sz w:val="24"/>
          <w:szCs w:val="24"/>
        </w:rPr>
        <w:t xml:space="preserve"> no mundo</w:t>
      </w:r>
      <w:r w:rsidR="00BC031D" w:rsidRPr="00A3036C">
        <w:rPr>
          <w:rFonts w:ascii="Times New Roman" w:hAnsi="Times New Roman" w:cs="Times New Roman"/>
          <w:sz w:val="24"/>
          <w:szCs w:val="24"/>
        </w:rPr>
        <w:t>, credibilizam o Sistema Terra em vigor.</w:t>
      </w:r>
    </w:p>
    <w:p w14:paraId="2622DE8A" w14:textId="77777777" w:rsidR="0026084E" w:rsidRPr="00A3036C" w:rsidRDefault="006E0239"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Conquistas do povo materializadas pela fé</w:t>
      </w:r>
      <w:r w:rsidR="00932CD8" w:rsidRPr="00A3036C">
        <w:rPr>
          <w:rFonts w:ascii="Times New Roman" w:hAnsi="Times New Roman" w:cs="Times New Roman"/>
          <w:sz w:val="24"/>
          <w:szCs w:val="24"/>
        </w:rPr>
        <w:t xml:space="preserve"> estão em curso. O poder de compra do terrícola</w:t>
      </w:r>
      <w:r w:rsidR="009F0467" w:rsidRPr="00A3036C">
        <w:rPr>
          <w:rFonts w:ascii="Times New Roman" w:hAnsi="Times New Roman" w:cs="Times New Roman"/>
          <w:sz w:val="24"/>
          <w:szCs w:val="24"/>
        </w:rPr>
        <w:t xml:space="preserve"> está cada vez maior, melhor e mais qualifica</w:t>
      </w:r>
      <w:r w:rsidR="00A72495" w:rsidRPr="00A3036C">
        <w:rPr>
          <w:rFonts w:ascii="Times New Roman" w:hAnsi="Times New Roman" w:cs="Times New Roman"/>
          <w:sz w:val="24"/>
          <w:szCs w:val="24"/>
        </w:rPr>
        <w:t>do</w:t>
      </w:r>
      <w:r w:rsidR="00B213F1" w:rsidRPr="00A3036C">
        <w:rPr>
          <w:rFonts w:ascii="Times New Roman" w:hAnsi="Times New Roman" w:cs="Times New Roman"/>
          <w:sz w:val="24"/>
          <w:szCs w:val="24"/>
        </w:rPr>
        <w:t xml:space="preserve"> ― Aplausos dos presentes acompanhados pelo povo nos seis continentes do planeta ―</w:t>
      </w:r>
      <w:r w:rsidR="005918F7" w:rsidRPr="00A3036C">
        <w:rPr>
          <w:rFonts w:ascii="Times New Roman" w:hAnsi="Times New Roman" w:cs="Times New Roman"/>
          <w:sz w:val="24"/>
          <w:szCs w:val="24"/>
        </w:rPr>
        <w:t xml:space="preserve"> Nada, nem ninguém pode</w:t>
      </w:r>
      <w:r w:rsidR="001C2F7F" w:rsidRPr="00A3036C">
        <w:rPr>
          <w:rFonts w:ascii="Times New Roman" w:hAnsi="Times New Roman" w:cs="Times New Roman"/>
          <w:sz w:val="24"/>
          <w:szCs w:val="24"/>
        </w:rPr>
        <w:t xml:space="preserve"> mudar o escrito pelo </w:t>
      </w:r>
      <w:r w:rsidR="00216B41" w:rsidRPr="00A3036C">
        <w:rPr>
          <w:rFonts w:ascii="Times New Roman" w:hAnsi="Times New Roman" w:cs="Times New Roman"/>
          <w:sz w:val="24"/>
          <w:szCs w:val="24"/>
        </w:rPr>
        <w:t>Altíssimo</w:t>
      </w:r>
      <w:r w:rsidR="00A72495" w:rsidRPr="00A3036C">
        <w:rPr>
          <w:rFonts w:ascii="Times New Roman" w:hAnsi="Times New Roman" w:cs="Times New Roman"/>
          <w:sz w:val="24"/>
          <w:szCs w:val="24"/>
        </w:rPr>
        <w:t>.</w:t>
      </w:r>
      <w:r w:rsidR="00EC3E7C" w:rsidRPr="00A3036C">
        <w:rPr>
          <w:rFonts w:ascii="Times New Roman" w:hAnsi="Times New Roman" w:cs="Times New Roman"/>
          <w:sz w:val="24"/>
          <w:szCs w:val="24"/>
        </w:rPr>
        <w:t>.. IMSD divulg</w:t>
      </w:r>
      <w:r w:rsidR="00B43DA4" w:rsidRPr="00A3036C">
        <w:rPr>
          <w:rFonts w:ascii="Times New Roman" w:hAnsi="Times New Roman" w:cs="Times New Roman"/>
          <w:sz w:val="24"/>
          <w:szCs w:val="24"/>
        </w:rPr>
        <w:t>a as vontades divinais</w:t>
      </w:r>
      <w:r w:rsidR="00676A62" w:rsidRPr="00A3036C">
        <w:rPr>
          <w:rFonts w:ascii="Times New Roman" w:hAnsi="Times New Roman" w:cs="Times New Roman"/>
          <w:sz w:val="24"/>
          <w:szCs w:val="24"/>
        </w:rPr>
        <w:t xml:space="preserve"> com total responsabilidade</w:t>
      </w:r>
      <w:r w:rsidR="00A130BC" w:rsidRPr="00A3036C">
        <w:rPr>
          <w:rFonts w:ascii="Times New Roman" w:hAnsi="Times New Roman" w:cs="Times New Roman"/>
          <w:sz w:val="24"/>
          <w:szCs w:val="24"/>
        </w:rPr>
        <w:t xml:space="preserve"> e não são os enviados das trevas que irão nos fazer sucumbir em nossa missão</w:t>
      </w:r>
      <w:r w:rsidR="00B524B6" w:rsidRPr="00A3036C">
        <w:rPr>
          <w:rFonts w:ascii="Times New Roman" w:hAnsi="Times New Roman" w:cs="Times New Roman"/>
          <w:sz w:val="24"/>
          <w:szCs w:val="24"/>
        </w:rPr>
        <w:t xml:space="preserve"> ―</w:t>
      </w:r>
      <w:r w:rsidR="00846AC8" w:rsidRPr="00A3036C">
        <w:rPr>
          <w:rFonts w:ascii="Times New Roman" w:hAnsi="Times New Roman" w:cs="Times New Roman"/>
          <w:sz w:val="24"/>
          <w:szCs w:val="24"/>
        </w:rPr>
        <w:t xml:space="preserve"> </w:t>
      </w:r>
      <w:r w:rsidR="00B244B8" w:rsidRPr="00A3036C">
        <w:rPr>
          <w:rFonts w:ascii="Times New Roman" w:hAnsi="Times New Roman" w:cs="Times New Roman"/>
          <w:sz w:val="24"/>
          <w:szCs w:val="24"/>
        </w:rPr>
        <w:t xml:space="preserve">Transpira convicção </w:t>
      </w:r>
      <w:r w:rsidR="00B524B6" w:rsidRPr="00A3036C">
        <w:rPr>
          <w:rFonts w:ascii="Times New Roman" w:hAnsi="Times New Roman" w:cs="Times New Roman"/>
          <w:sz w:val="24"/>
          <w:szCs w:val="24"/>
        </w:rPr>
        <w:t>―</w:t>
      </w:r>
      <w:r w:rsidR="00B244B8" w:rsidRPr="00A3036C">
        <w:rPr>
          <w:rFonts w:ascii="Times New Roman" w:hAnsi="Times New Roman" w:cs="Times New Roman"/>
          <w:sz w:val="24"/>
          <w:szCs w:val="24"/>
        </w:rPr>
        <w:t xml:space="preserve"> </w:t>
      </w:r>
      <w:r w:rsidR="008E1BB7" w:rsidRPr="00A3036C">
        <w:rPr>
          <w:rFonts w:ascii="Times New Roman" w:hAnsi="Times New Roman" w:cs="Times New Roman"/>
          <w:sz w:val="24"/>
          <w:szCs w:val="24"/>
        </w:rPr>
        <w:t xml:space="preserve">A nossa </w:t>
      </w:r>
      <w:r w:rsidR="008E1BB7" w:rsidRPr="00A3036C">
        <w:rPr>
          <w:rFonts w:ascii="Times New Roman" w:hAnsi="Times New Roman" w:cs="Times New Roman"/>
          <w:sz w:val="24"/>
          <w:szCs w:val="24"/>
        </w:rPr>
        <w:lastRenderedPageBreak/>
        <w:t>consciência tranquila reflete</w:t>
      </w:r>
      <w:r w:rsidR="00471EE1" w:rsidRPr="00A3036C">
        <w:rPr>
          <w:rFonts w:ascii="Times New Roman" w:hAnsi="Times New Roman" w:cs="Times New Roman"/>
          <w:sz w:val="24"/>
          <w:szCs w:val="24"/>
        </w:rPr>
        <w:t xml:space="preserve"> a bondade cristã</w:t>
      </w:r>
      <w:r w:rsidR="0038348C" w:rsidRPr="00A3036C">
        <w:rPr>
          <w:rFonts w:ascii="Times New Roman" w:hAnsi="Times New Roman" w:cs="Times New Roman"/>
          <w:sz w:val="24"/>
          <w:szCs w:val="24"/>
        </w:rPr>
        <w:t xml:space="preserve"> e continuaremos a seguir em frente acompanhados pelos</w:t>
      </w:r>
      <w:r w:rsidR="0026084E" w:rsidRPr="00A3036C">
        <w:rPr>
          <w:rFonts w:ascii="Times New Roman" w:hAnsi="Times New Roman" w:cs="Times New Roman"/>
          <w:sz w:val="24"/>
          <w:szCs w:val="24"/>
        </w:rPr>
        <w:t xml:space="preserve"> verdadeiros filhos de Deus</w:t>
      </w:r>
      <w:r w:rsidR="00B82C9F" w:rsidRPr="00A3036C">
        <w:rPr>
          <w:rFonts w:ascii="Times New Roman" w:hAnsi="Times New Roman" w:cs="Times New Roman"/>
          <w:sz w:val="24"/>
          <w:szCs w:val="24"/>
        </w:rPr>
        <w:t>.</w:t>
      </w:r>
    </w:p>
    <w:p w14:paraId="2B8F998A" w14:textId="328A6E2C" w:rsidR="003D51E5" w:rsidRPr="00A3036C" w:rsidRDefault="0026084E"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O controle supremo citado</w:t>
      </w:r>
      <w:r w:rsidR="00FC672F" w:rsidRPr="00A3036C">
        <w:rPr>
          <w:rFonts w:ascii="Times New Roman" w:hAnsi="Times New Roman" w:cs="Times New Roman"/>
          <w:sz w:val="24"/>
          <w:szCs w:val="24"/>
        </w:rPr>
        <w:t xml:space="preserve"> na crônica “Papo Reto” intitulada </w:t>
      </w:r>
      <w:r w:rsidR="00FC672F" w:rsidRPr="00A3036C">
        <w:rPr>
          <w:rFonts w:ascii="Times New Roman" w:hAnsi="Times New Roman" w:cs="Times New Roman"/>
          <w:i/>
          <w:iCs/>
          <w:sz w:val="24"/>
          <w:szCs w:val="24"/>
        </w:rPr>
        <w:t>nada acontece por acaso</w:t>
      </w:r>
      <w:r w:rsidR="00E70EB8" w:rsidRPr="00A3036C">
        <w:rPr>
          <w:rFonts w:ascii="Times New Roman" w:hAnsi="Times New Roman" w:cs="Times New Roman"/>
          <w:sz w:val="24"/>
          <w:szCs w:val="24"/>
        </w:rPr>
        <w:t xml:space="preserve">, é uma tentativa desesperada dos </w:t>
      </w:r>
      <w:r w:rsidR="00E70EB8" w:rsidRPr="00A3036C">
        <w:rPr>
          <w:rFonts w:ascii="Times New Roman" w:hAnsi="Times New Roman" w:cs="Times New Roman"/>
          <w:i/>
          <w:iCs/>
          <w:sz w:val="24"/>
          <w:szCs w:val="24"/>
        </w:rPr>
        <w:t>filhos das trevas</w:t>
      </w:r>
      <w:r w:rsidR="00E70EB8" w:rsidRPr="00A3036C">
        <w:rPr>
          <w:rFonts w:ascii="Times New Roman" w:hAnsi="Times New Roman" w:cs="Times New Roman"/>
          <w:sz w:val="24"/>
          <w:szCs w:val="24"/>
        </w:rPr>
        <w:t xml:space="preserve"> para</w:t>
      </w:r>
      <w:r w:rsidR="00F77A36" w:rsidRPr="00A3036C">
        <w:rPr>
          <w:rFonts w:ascii="Times New Roman" w:hAnsi="Times New Roman" w:cs="Times New Roman"/>
          <w:sz w:val="24"/>
          <w:szCs w:val="24"/>
        </w:rPr>
        <w:t xml:space="preserve"> enfraquecer o Sistema Terra que</w:t>
      </w:r>
      <w:r w:rsidR="00F84022" w:rsidRPr="00A3036C">
        <w:rPr>
          <w:rFonts w:ascii="Times New Roman" w:hAnsi="Times New Roman" w:cs="Times New Roman"/>
          <w:sz w:val="24"/>
          <w:szCs w:val="24"/>
        </w:rPr>
        <w:t xml:space="preserve">, a cada segundo, está mais forte e propiciando </w:t>
      </w:r>
      <w:r w:rsidR="0031700E" w:rsidRPr="00A3036C">
        <w:rPr>
          <w:rFonts w:ascii="Times New Roman" w:hAnsi="Times New Roman" w:cs="Times New Roman"/>
          <w:sz w:val="24"/>
          <w:szCs w:val="24"/>
        </w:rPr>
        <w:t xml:space="preserve">ao povo de seis continentes, condições e qualidade de vida, jamais vistas em toda existência do </w:t>
      </w:r>
      <w:r w:rsidR="00191CEA" w:rsidRPr="00A3036C">
        <w:rPr>
          <w:rFonts w:ascii="Times New Roman" w:hAnsi="Times New Roman" w:cs="Times New Roman"/>
          <w:sz w:val="24"/>
          <w:szCs w:val="24"/>
        </w:rPr>
        <w:t>orbe Terra</w:t>
      </w:r>
      <w:r w:rsidR="003A6CF1" w:rsidRPr="00A3036C">
        <w:rPr>
          <w:rFonts w:ascii="Times New Roman" w:hAnsi="Times New Roman" w:cs="Times New Roman"/>
          <w:sz w:val="24"/>
          <w:szCs w:val="24"/>
        </w:rPr>
        <w:t xml:space="preserve"> ― Aplausos ecoam</w:t>
      </w:r>
      <w:r w:rsidR="00AD62F8" w:rsidRPr="00A3036C">
        <w:rPr>
          <w:rFonts w:ascii="Times New Roman" w:hAnsi="Times New Roman" w:cs="Times New Roman"/>
          <w:sz w:val="24"/>
          <w:szCs w:val="24"/>
        </w:rPr>
        <w:t xml:space="preserve"> </w:t>
      </w:r>
      <w:r w:rsidR="00813BD9" w:rsidRPr="00A3036C">
        <w:rPr>
          <w:rFonts w:ascii="Times New Roman" w:hAnsi="Times New Roman" w:cs="Times New Roman"/>
          <w:sz w:val="24"/>
          <w:szCs w:val="24"/>
        </w:rPr>
        <w:t>pelos povos do mundo</w:t>
      </w:r>
      <w:r w:rsidR="0076115B" w:rsidRPr="00A3036C">
        <w:rPr>
          <w:rFonts w:ascii="Times New Roman" w:hAnsi="Times New Roman" w:cs="Times New Roman"/>
          <w:sz w:val="24"/>
          <w:szCs w:val="24"/>
        </w:rPr>
        <w:t xml:space="preserve"> na pausa do orador</w:t>
      </w:r>
      <w:r w:rsidR="00AD62F8" w:rsidRPr="00A3036C">
        <w:rPr>
          <w:rFonts w:ascii="Times New Roman" w:hAnsi="Times New Roman" w:cs="Times New Roman"/>
          <w:sz w:val="24"/>
          <w:szCs w:val="24"/>
        </w:rPr>
        <w:t xml:space="preserve"> </w:t>
      </w:r>
      <w:r w:rsidR="003A6CF1" w:rsidRPr="00A3036C">
        <w:rPr>
          <w:rFonts w:ascii="Times New Roman" w:hAnsi="Times New Roman" w:cs="Times New Roman"/>
          <w:sz w:val="24"/>
          <w:szCs w:val="24"/>
        </w:rPr>
        <w:t>―</w:t>
      </w:r>
      <w:r w:rsidR="0036196A" w:rsidRPr="00A3036C">
        <w:rPr>
          <w:rFonts w:ascii="Times New Roman" w:hAnsi="Times New Roman" w:cs="Times New Roman"/>
          <w:sz w:val="24"/>
          <w:szCs w:val="24"/>
        </w:rPr>
        <w:t xml:space="preserve"> </w:t>
      </w:r>
      <w:r w:rsidR="00DB45F8" w:rsidRPr="00A3036C">
        <w:rPr>
          <w:rFonts w:ascii="Times New Roman" w:hAnsi="Times New Roman" w:cs="Times New Roman"/>
          <w:sz w:val="24"/>
          <w:szCs w:val="24"/>
        </w:rPr>
        <w:t>IMSD</w:t>
      </w:r>
      <w:r w:rsidR="00175FF3" w:rsidRPr="00A3036C">
        <w:rPr>
          <w:rFonts w:ascii="Times New Roman" w:hAnsi="Times New Roman" w:cs="Times New Roman"/>
          <w:sz w:val="24"/>
          <w:szCs w:val="24"/>
        </w:rPr>
        <w:t xml:space="preserve"> espiritualiza a materialização de conquistas</w:t>
      </w:r>
      <w:r w:rsidR="00A37387" w:rsidRPr="00A3036C">
        <w:rPr>
          <w:rFonts w:ascii="Times New Roman" w:hAnsi="Times New Roman" w:cs="Times New Roman"/>
          <w:sz w:val="24"/>
          <w:szCs w:val="24"/>
        </w:rPr>
        <w:t>, promovendo para os fiéis</w:t>
      </w:r>
      <w:r w:rsidR="009D66F0" w:rsidRPr="00A3036C">
        <w:rPr>
          <w:rFonts w:ascii="Times New Roman" w:hAnsi="Times New Roman" w:cs="Times New Roman"/>
          <w:sz w:val="24"/>
          <w:szCs w:val="24"/>
        </w:rPr>
        <w:t>, perspectivas reais de uma sociedade igualitári</w:t>
      </w:r>
      <w:r w:rsidR="00082010" w:rsidRPr="00A3036C">
        <w:rPr>
          <w:rFonts w:ascii="Times New Roman" w:hAnsi="Times New Roman" w:cs="Times New Roman"/>
          <w:sz w:val="24"/>
          <w:szCs w:val="24"/>
        </w:rPr>
        <w:t>a</w:t>
      </w:r>
      <w:r w:rsidR="00191CEA" w:rsidRPr="00A3036C">
        <w:rPr>
          <w:rFonts w:ascii="Times New Roman" w:hAnsi="Times New Roman" w:cs="Times New Roman"/>
          <w:sz w:val="24"/>
          <w:szCs w:val="24"/>
        </w:rPr>
        <w:t>.</w:t>
      </w:r>
      <w:r w:rsidR="00082010" w:rsidRPr="00A3036C">
        <w:rPr>
          <w:rFonts w:ascii="Times New Roman" w:hAnsi="Times New Roman" w:cs="Times New Roman"/>
          <w:sz w:val="24"/>
          <w:szCs w:val="24"/>
        </w:rPr>
        <w:t xml:space="preserve"> E, para este objetivo</w:t>
      </w:r>
      <w:r w:rsidR="00203314" w:rsidRPr="00A3036C">
        <w:rPr>
          <w:rFonts w:ascii="Times New Roman" w:hAnsi="Times New Roman" w:cs="Times New Roman"/>
          <w:sz w:val="24"/>
          <w:szCs w:val="24"/>
        </w:rPr>
        <w:t xml:space="preserve"> ser alcançado, estamos nos servindo de inteligências mundiai</w:t>
      </w:r>
      <w:r w:rsidR="0008365C" w:rsidRPr="00A3036C">
        <w:rPr>
          <w:rFonts w:ascii="Times New Roman" w:hAnsi="Times New Roman" w:cs="Times New Roman"/>
          <w:sz w:val="24"/>
          <w:szCs w:val="24"/>
        </w:rPr>
        <w:t>s de moral ilibada</w:t>
      </w:r>
      <w:r w:rsidR="00D53FC5" w:rsidRPr="00A3036C">
        <w:rPr>
          <w:rFonts w:ascii="Times New Roman" w:hAnsi="Times New Roman" w:cs="Times New Roman"/>
          <w:sz w:val="24"/>
          <w:szCs w:val="24"/>
        </w:rPr>
        <w:t>. Este é o verdadeiro equilíbrio da inteligibilidade e moralidade</w:t>
      </w:r>
      <w:r w:rsidR="006E12BC" w:rsidRPr="00A3036C">
        <w:rPr>
          <w:rFonts w:ascii="Times New Roman" w:hAnsi="Times New Roman" w:cs="Times New Roman"/>
          <w:sz w:val="24"/>
          <w:szCs w:val="24"/>
        </w:rPr>
        <w:t>, não, o</w:t>
      </w:r>
      <w:r w:rsidR="006D7B46" w:rsidRPr="00A3036C">
        <w:rPr>
          <w:rFonts w:ascii="Times New Roman" w:hAnsi="Times New Roman" w:cs="Times New Roman"/>
          <w:sz w:val="24"/>
          <w:szCs w:val="24"/>
        </w:rPr>
        <w:t xml:space="preserve"> descrito nesta crônica da </w:t>
      </w:r>
      <w:r w:rsidR="006D7B46" w:rsidRPr="00A3036C">
        <w:rPr>
          <w:rFonts w:ascii="Times New Roman" w:hAnsi="Times New Roman" w:cs="Times New Roman"/>
          <w:i/>
          <w:iCs/>
          <w:sz w:val="24"/>
          <w:szCs w:val="24"/>
        </w:rPr>
        <w:t xml:space="preserve">escuridão </w:t>
      </w:r>
      <w:r w:rsidR="006D7B46" w:rsidRPr="00A3036C">
        <w:rPr>
          <w:rFonts w:ascii="Times New Roman" w:hAnsi="Times New Roman" w:cs="Times New Roman"/>
          <w:sz w:val="24"/>
          <w:szCs w:val="24"/>
        </w:rPr>
        <w:t>definid</w:t>
      </w:r>
      <w:r w:rsidR="006E12BC" w:rsidRPr="00A3036C">
        <w:rPr>
          <w:rFonts w:ascii="Times New Roman" w:hAnsi="Times New Roman" w:cs="Times New Roman"/>
          <w:sz w:val="24"/>
          <w:szCs w:val="24"/>
        </w:rPr>
        <w:t>o</w:t>
      </w:r>
      <w:r w:rsidR="006D7B46" w:rsidRPr="00A3036C">
        <w:rPr>
          <w:rFonts w:ascii="Times New Roman" w:hAnsi="Times New Roman" w:cs="Times New Roman"/>
          <w:sz w:val="24"/>
          <w:szCs w:val="24"/>
        </w:rPr>
        <w:t xml:space="preserve"> co</w:t>
      </w:r>
      <w:r w:rsidR="00DA0A44" w:rsidRPr="00A3036C">
        <w:rPr>
          <w:rFonts w:ascii="Times New Roman" w:hAnsi="Times New Roman" w:cs="Times New Roman"/>
          <w:sz w:val="24"/>
          <w:szCs w:val="24"/>
        </w:rPr>
        <w:t xml:space="preserve">mo </w:t>
      </w:r>
      <w:r w:rsidR="00DA0A44" w:rsidRPr="00A3036C">
        <w:rPr>
          <w:rFonts w:ascii="Times New Roman" w:hAnsi="Times New Roman" w:cs="Times New Roman"/>
          <w:i/>
          <w:iCs/>
          <w:sz w:val="24"/>
          <w:szCs w:val="24"/>
        </w:rPr>
        <w:t>luz no fim do túnel</w:t>
      </w:r>
      <w:r w:rsidR="00B26F11" w:rsidRPr="00A3036C">
        <w:rPr>
          <w:rFonts w:ascii="Times New Roman" w:hAnsi="Times New Roman" w:cs="Times New Roman"/>
          <w:i/>
          <w:iCs/>
          <w:sz w:val="24"/>
          <w:szCs w:val="24"/>
        </w:rPr>
        <w:t xml:space="preserve"> </w:t>
      </w:r>
      <w:r w:rsidR="00736B6B" w:rsidRPr="00A3036C">
        <w:rPr>
          <w:rFonts w:ascii="Times New Roman" w:hAnsi="Times New Roman" w:cs="Times New Roman"/>
          <w:sz w:val="24"/>
          <w:szCs w:val="24"/>
        </w:rPr>
        <w:t>― Reações diversa</w:t>
      </w:r>
      <w:r w:rsidR="004D0962" w:rsidRPr="00A3036C">
        <w:rPr>
          <w:rFonts w:ascii="Times New Roman" w:hAnsi="Times New Roman" w:cs="Times New Roman"/>
          <w:sz w:val="24"/>
          <w:szCs w:val="24"/>
        </w:rPr>
        <w:t xml:space="preserve">s declaram apoio da maioria </w:t>
      </w:r>
      <w:r w:rsidR="00736B6B" w:rsidRPr="00A3036C">
        <w:rPr>
          <w:rFonts w:ascii="Times New Roman" w:hAnsi="Times New Roman" w:cs="Times New Roman"/>
          <w:sz w:val="24"/>
          <w:szCs w:val="24"/>
        </w:rPr>
        <w:t>―</w:t>
      </w:r>
      <w:r w:rsidR="00C82D7F" w:rsidRPr="00A3036C">
        <w:rPr>
          <w:rFonts w:ascii="Times New Roman" w:hAnsi="Times New Roman" w:cs="Times New Roman"/>
          <w:sz w:val="24"/>
          <w:szCs w:val="24"/>
        </w:rPr>
        <w:t xml:space="preserve"> </w:t>
      </w:r>
      <w:r w:rsidR="00875768" w:rsidRPr="00A3036C">
        <w:rPr>
          <w:rFonts w:ascii="Times New Roman" w:hAnsi="Times New Roman" w:cs="Times New Roman"/>
          <w:sz w:val="24"/>
          <w:szCs w:val="24"/>
        </w:rPr>
        <w:t>Energia e luz</w:t>
      </w:r>
      <w:r w:rsidR="00C82D7F" w:rsidRPr="00A3036C">
        <w:rPr>
          <w:rFonts w:ascii="Times New Roman" w:hAnsi="Times New Roman" w:cs="Times New Roman"/>
          <w:sz w:val="24"/>
          <w:szCs w:val="24"/>
        </w:rPr>
        <w:t>, observa</w:t>
      </w:r>
      <w:r w:rsidR="00875768" w:rsidRPr="00A3036C">
        <w:rPr>
          <w:rFonts w:ascii="Times New Roman" w:hAnsi="Times New Roman" w:cs="Times New Roman"/>
          <w:sz w:val="24"/>
          <w:szCs w:val="24"/>
        </w:rPr>
        <w:t>da</w:t>
      </w:r>
      <w:r w:rsidR="00BA24AE" w:rsidRPr="00A3036C">
        <w:rPr>
          <w:rFonts w:ascii="Times New Roman" w:hAnsi="Times New Roman" w:cs="Times New Roman"/>
          <w:sz w:val="24"/>
          <w:szCs w:val="24"/>
        </w:rPr>
        <w:t>s nos seis continentes</w:t>
      </w:r>
      <w:r w:rsidR="004F46F4" w:rsidRPr="00A3036C">
        <w:rPr>
          <w:rFonts w:ascii="Times New Roman" w:hAnsi="Times New Roman" w:cs="Times New Roman"/>
          <w:sz w:val="24"/>
          <w:szCs w:val="24"/>
        </w:rPr>
        <w:t>, quando</w:t>
      </w:r>
      <w:r w:rsidR="0024031D" w:rsidRPr="00A3036C">
        <w:rPr>
          <w:rFonts w:ascii="Times New Roman" w:hAnsi="Times New Roman" w:cs="Times New Roman"/>
          <w:sz w:val="24"/>
          <w:szCs w:val="24"/>
        </w:rPr>
        <w:t xml:space="preserve"> povos</w:t>
      </w:r>
      <w:r w:rsidR="007900DE" w:rsidRPr="00A3036C">
        <w:rPr>
          <w:rFonts w:ascii="Times New Roman" w:hAnsi="Times New Roman" w:cs="Times New Roman"/>
          <w:sz w:val="24"/>
          <w:szCs w:val="24"/>
        </w:rPr>
        <w:t>,</w:t>
      </w:r>
      <w:r w:rsidR="0024031D" w:rsidRPr="00A3036C">
        <w:rPr>
          <w:rFonts w:ascii="Times New Roman" w:hAnsi="Times New Roman" w:cs="Times New Roman"/>
          <w:sz w:val="24"/>
          <w:szCs w:val="24"/>
        </w:rPr>
        <w:t xml:space="preserve"> fidedignos as nossas diretrize</w:t>
      </w:r>
      <w:r w:rsidR="007900DE" w:rsidRPr="00A3036C">
        <w:rPr>
          <w:rFonts w:ascii="Times New Roman" w:hAnsi="Times New Roman" w:cs="Times New Roman"/>
          <w:sz w:val="24"/>
          <w:szCs w:val="24"/>
        </w:rPr>
        <w:t>s, são agraciados</w:t>
      </w:r>
      <w:r w:rsidR="00DC2B46" w:rsidRPr="00A3036C">
        <w:rPr>
          <w:rFonts w:ascii="Times New Roman" w:hAnsi="Times New Roman" w:cs="Times New Roman"/>
          <w:sz w:val="24"/>
          <w:szCs w:val="24"/>
        </w:rPr>
        <w:t xml:space="preserve"> pela próspera materialidade</w:t>
      </w:r>
      <w:r w:rsidR="00437F02" w:rsidRPr="00A3036C">
        <w:rPr>
          <w:rFonts w:ascii="Times New Roman" w:hAnsi="Times New Roman" w:cs="Times New Roman"/>
          <w:sz w:val="24"/>
          <w:szCs w:val="24"/>
        </w:rPr>
        <w:t xml:space="preserve"> ―</w:t>
      </w:r>
      <w:r w:rsidR="00172274" w:rsidRPr="00A3036C">
        <w:rPr>
          <w:rFonts w:ascii="Times New Roman" w:hAnsi="Times New Roman" w:cs="Times New Roman"/>
          <w:sz w:val="24"/>
          <w:szCs w:val="24"/>
        </w:rPr>
        <w:t xml:space="preserve"> Molha a palavra mais uma vez com água </w:t>
      </w:r>
      <w:r w:rsidR="00437F02" w:rsidRPr="00A3036C">
        <w:rPr>
          <w:rFonts w:ascii="Times New Roman" w:hAnsi="Times New Roman" w:cs="Times New Roman"/>
          <w:sz w:val="24"/>
          <w:szCs w:val="24"/>
        </w:rPr>
        <w:t>―</w:t>
      </w:r>
      <w:r w:rsidR="00557BA9" w:rsidRPr="00A3036C">
        <w:rPr>
          <w:rFonts w:ascii="Times New Roman" w:hAnsi="Times New Roman" w:cs="Times New Roman"/>
          <w:sz w:val="24"/>
          <w:szCs w:val="24"/>
        </w:rPr>
        <w:t xml:space="preserve"> Não se deixem enganar pelos </w:t>
      </w:r>
      <w:r w:rsidR="00557BA9" w:rsidRPr="00A3036C">
        <w:rPr>
          <w:rFonts w:ascii="Times New Roman" w:hAnsi="Times New Roman" w:cs="Times New Roman"/>
          <w:i/>
          <w:iCs/>
          <w:sz w:val="24"/>
          <w:szCs w:val="24"/>
        </w:rPr>
        <w:t>f</w:t>
      </w:r>
      <w:r w:rsidR="0045390C" w:rsidRPr="00A3036C">
        <w:rPr>
          <w:rFonts w:ascii="Times New Roman" w:hAnsi="Times New Roman" w:cs="Times New Roman"/>
          <w:i/>
          <w:iCs/>
          <w:sz w:val="24"/>
          <w:szCs w:val="24"/>
        </w:rPr>
        <w:t>alsos profetas</w:t>
      </w:r>
      <w:r w:rsidR="0045390C" w:rsidRPr="00A3036C">
        <w:rPr>
          <w:rFonts w:ascii="Times New Roman" w:hAnsi="Times New Roman" w:cs="Times New Roman"/>
          <w:sz w:val="24"/>
          <w:szCs w:val="24"/>
        </w:rPr>
        <w:t xml:space="preserve">, especialmente, o conhecido, Tom </w:t>
      </w:r>
      <w:r w:rsidR="004D7DBA" w:rsidRPr="00A3036C">
        <w:rPr>
          <w:rFonts w:ascii="Times New Roman" w:hAnsi="Times New Roman" w:cs="Times New Roman"/>
          <w:sz w:val="24"/>
          <w:szCs w:val="24"/>
        </w:rPr>
        <w:t xml:space="preserve">ou Joseph Harrison e </w:t>
      </w:r>
      <w:r w:rsidR="00DB3EC3" w:rsidRPr="00A3036C">
        <w:rPr>
          <w:rFonts w:ascii="Times New Roman" w:hAnsi="Times New Roman" w:cs="Times New Roman"/>
          <w:sz w:val="24"/>
          <w:szCs w:val="24"/>
        </w:rPr>
        <w:t xml:space="preserve">fique rico </w:t>
      </w:r>
      <w:r w:rsidR="004D7DBA" w:rsidRPr="00A3036C">
        <w:rPr>
          <w:rFonts w:ascii="Times New Roman" w:hAnsi="Times New Roman" w:cs="Times New Roman"/>
          <w:sz w:val="24"/>
          <w:szCs w:val="24"/>
        </w:rPr>
        <w:t>nos ajud</w:t>
      </w:r>
      <w:r w:rsidR="00DB3EC3" w:rsidRPr="00A3036C">
        <w:rPr>
          <w:rFonts w:ascii="Times New Roman" w:hAnsi="Times New Roman" w:cs="Times New Roman"/>
          <w:sz w:val="24"/>
          <w:szCs w:val="24"/>
        </w:rPr>
        <w:t>ando e</w:t>
      </w:r>
      <w:r w:rsidR="004D7DBA" w:rsidRPr="00A3036C">
        <w:rPr>
          <w:rFonts w:ascii="Times New Roman" w:hAnsi="Times New Roman" w:cs="Times New Roman"/>
          <w:sz w:val="24"/>
          <w:szCs w:val="24"/>
        </w:rPr>
        <w:t xml:space="preserve"> denunciando o paradeiro deste </w:t>
      </w:r>
      <w:r w:rsidR="000B4A0A" w:rsidRPr="00A3036C">
        <w:rPr>
          <w:rFonts w:ascii="Times New Roman" w:hAnsi="Times New Roman" w:cs="Times New Roman"/>
          <w:sz w:val="24"/>
          <w:szCs w:val="24"/>
        </w:rPr>
        <w:t xml:space="preserve">fugitivo </w:t>
      </w:r>
      <w:r w:rsidR="004D7DBA" w:rsidRPr="00A3036C">
        <w:rPr>
          <w:rFonts w:ascii="Times New Roman" w:hAnsi="Times New Roman" w:cs="Times New Roman"/>
          <w:sz w:val="24"/>
          <w:szCs w:val="24"/>
        </w:rPr>
        <w:t>assassino</w:t>
      </w:r>
      <w:r w:rsidR="00A77DD5" w:rsidRPr="00A3036C">
        <w:rPr>
          <w:rFonts w:ascii="Times New Roman" w:hAnsi="Times New Roman" w:cs="Times New Roman"/>
          <w:sz w:val="24"/>
          <w:szCs w:val="24"/>
        </w:rPr>
        <w:t xml:space="preserve"> d</w:t>
      </w:r>
      <w:r w:rsidR="00117928" w:rsidRPr="00A3036C">
        <w:rPr>
          <w:rFonts w:ascii="Times New Roman" w:hAnsi="Times New Roman" w:cs="Times New Roman"/>
          <w:sz w:val="24"/>
          <w:szCs w:val="24"/>
        </w:rPr>
        <w:t>e seu próprio irmão</w:t>
      </w:r>
      <w:r w:rsidR="00EB4608" w:rsidRPr="00A3036C">
        <w:rPr>
          <w:rFonts w:ascii="Times New Roman" w:hAnsi="Times New Roman" w:cs="Times New Roman"/>
          <w:sz w:val="24"/>
          <w:szCs w:val="24"/>
        </w:rPr>
        <w:t xml:space="preserve"> e das aspirações materiais de uma sociedade just</w:t>
      </w:r>
      <w:r w:rsidR="00AF4164" w:rsidRPr="00A3036C">
        <w:rPr>
          <w:rFonts w:ascii="Times New Roman" w:hAnsi="Times New Roman" w:cs="Times New Roman"/>
          <w:sz w:val="24"/>
          <w:szCs w:val="24"/>
        </w:rPr>
        <w:t>a gerida pela sua IMSD — Independência Mundial dos Servos de Deus</w:t>
      </w:r>
      <w:r w:rsidR="009D4C24" w:rsidRPr="00A3036C">
        <w:rPr>
          <w:rFonts w:ascii="Times New Roman" w:hAnsi="Times New Roman" w:cs="Times New Roman"/>
          <w:sz w:val="24"/>
          <w:szCs w:val="24"/>
        </w:rPr>
        <w:t>”</w:t>
      </w:r>
      <w:r w:rsidR="003D51E5" w:rsidRPr="00A3036C">
        <w:rPr>
          <w:rFonts w:ascii="Times New Roman" w:hAnsi="Times New Roman" w:cs="Times New Roman"/>
          <w:sz w:val="24"/>
          <w:szCs w:val="24"/>
        </w:rPr>
        <w:t>.</w:t>
      </w:r>
      <w:r w:rsidR="00815BFB" w:rsidRPr="00A3036C">
        <w:rPr>
          <w:rFonts w:ascii="Times New Roman" w:hAnsi="Times New Roman" w:cs="Times New Roman"/>
          <w:sz w:val="24"/>
          <w:szCs w:val="24"/>
        </w:rPr>
        <w:t xml:space="preserve"> ▬ </w:t>
      </w:r>
      <w:r w:rsidR="00EB3F9F" w:rsidRPr="00A3036C">
        <w:rPr>
          <w:rFonts w:ascii="Times New Roman" w:hAnsi="Times New Roman" w:cs="Times New Roman"/>
          <w:sz w:val="24"/>
          <w:szCs w:val="24"/>
        </w:rPr>
        <w:t>apelativo.</w:t>
      </w:r>
    </w:p>
    <w:p w14:paraId="4EA2B3B0" w14:textId="77777777" w:rsidR="003D51E5" w:rsidRPr="00A3036C" w:rsidRDefault="003D51E5" w:rsidP="0099535A">
      <w:pPr>
        <w:spacing w:after="0"/>
        <w:jc w:val="both"/>
        <w:rPr>
          <w:rFonts w:ascii="Times New Roman" w:hAnsi="Times New Roman" w:cs="Times New Roman"/>
          <w:sz w:val="24"/>
          <w:szCs w:val="24"/>
        </w:rPr>
      </w:pPr>
    </w:p>
    <w:p w14:paraId="5368E7C3" w14:textId="46D5400E" w:rsidR="00437F02" w:rsidRPr="00A3036C" w:rsidRDefault="003D51E5" w:rsidP="0099535A">
      <w:pPr>
        <w:spacing w:after="0"/>
        <w:jc w:val="both"/>
        <w:rPr>
          <w:rFonts w:ascii="Times New Roman" w:hAnsi="Times New Roman" w:cs="Times New Roman"/>
          <w:sz w:val="24"/>
          <w:szCs w:val="24"/>
        </w:rPr>
      </w:pPr>
      <w:bookmarkStart w:id="8" w:name="_Hlk219908220"/>
      <w:r w:rsidRPr="00A3036C">
        <w:rPr>
          <w:rFonts w:ascii="Times New Roman" w:hAnsi="Times New Roman" w:cs="Times New Roman"/>
          <w:sz w:val="24"/>
          <w:szCs w:val="24"/>
        </w:rPr>
        <w:t>▬</w:t>
      </w:r>
      <w:r w:rsidR="00304D65" w:rsidRPr="00A3036C">
        <w:rPr>
          <w:rFonts w:ascii="Times New Roman" w:hAnsi="Times New Roman" w:cs="Times New Roman"/>
          <w:sz w:val="24"/>
          <w:szCs w:val="24"/>
        </w:rPr>
        <w:t xml:space="preserve"> </w:t>
      </w:r>
      <w:r w:rsidR="00DA0A44" w:rsidRPr="00A3036C">
        <w:rPr>
          <w:rFonts w:ascii="Times New Roman" w:hAnsi="Times New Roman" w:cs="Times New Roman"/>
          <w:sz w:val="24"/>
          <w:szCs w:val="24"/>
        </w:rPr>
        <w:t xml:space="preserve"> </w:t>
      </w:r>
      <w:r w:rsidR="00304D65" w:rsidRPr="00A3036C">
        <w:rPr>
          <w:rFonts w:ascii="Times New Roman" w:hAnsi="Times New Roman" w:cs="Times New Roman"/>
          <w:sz w:val="24"/>
          <w:szCs w:val="24"/>
        </w:rPr>
        <w:t>Resposta rápida</w:t>
      </w:r>
      <w:r w:rsidR="002C5CDB" w:rsidRPr="00A3036C">
        <w:rPr>
          <w:rFonts w:ascii="Times New Roman" w:hAnsi="Times New Roman" w:cs="Times New Roman"/>
          <w:sz w:val="24"/>
          <w:szCs w:val="24"/>
        </w:rPr>
        <w:t xml:space="preserve"> merece réplica ― Liz Taylor antecipa-se</w:t>
      </w:r>
      <w:r w:rsidR="00AC5CF1" w:rsidRPr="00A3036C">
        <w:rPr>
          <w:rFonts w:ascii="Times New Roman" w:hAnsi="Times New Roman" w:cs="Times New Roman"/>
          <w:sz w:val="24"/>
          <w:szCs w:val="24"/>
        </w:rPr>
        <w:t xml:space="preserve"> e sugere reação imediata do cronista </w:t>
      </w:r>
      <w:r w:rsidR="002C5CDB" w:rsidRPr="00A3036C">
        <w:rPr>
          <w:rFonts w:ascii="Times New Roman" w:hAnsi="Times New Roman" w:cs="Times New Roman"/>
          <w:sz w:val="24"/>
          <w:szCs w:val="24"/>
        </w:rPr>
        <w:t>―</w:t>
      </w:r>
      <w:r w:rsidR="000A2702" w:rsidRPr="00A3036C">
        <w:rPr>
          <w:rFonts w:ascii="Times New Roman" w:hAnsi="Times New Roman" w:cs="Times New Roman"/>
          <w:sz w:val="24"/>
          <w:szCs w:val="24"/>
        </w:rPr>
        <w:t xml:space="preserve"> O melhor deste depoimento</w:t>
      </w:r>
      <w:r w:rsidR="00040C95" w:rsidRPr="00A3036C">
        <w:rPr>
          <w:rFonts w:ascii="Times New Roman" w:hAnsi="Times New Roman" w:cs="Times New Roman"/>
          <w:sz w:val="24"/>
          <w:szCs w:val="24"/>
        </w:rPr>
        <w:t>, reside no fato d</w:t>
      </w:r>
      <w:r w:rsidR="0081566A" w:rsidRPr="00A3036C">
        <w:rPr>
          <w:rFonts w:ascii="Times New Roman" w:hAnsi="Times New Roman" w:cs="Times New Roman"/>
          <w:sz w:val="24"/>
          <w:szCs w:val="24"/>
        </w:rPr>
        <w:t>a crônica “Papo Reto” está repercutindo no orbe.</w:t>
      </w:r>
      <w:r w:rsidR="00FF5601" w:rsidRPr="00A3036C">
        <w:rPr>
          <w:rFonts w:ascii="Times New Roman" w:hAnsi="Times New Roman" w:cs="Times New Roman"/>
          <w:sz w:val="24"/>
          <w:szCs w:val="24"/>
        </w:rPr>
        <w:t xml:space="preserve"> ▬ satisfeita.</w:t>
      </w:r>
    </w:p>
    <w:p w14:paraId="76A0CF9A" w14:textId="77777777" w:rsidR="00FF5601" w:rsidRPr="00A3036C" w:rsidRDefault="00FF5601" w:rsidP="0099535A">
      <w:pPr>
        <w:spacing w:after="0"/>
        <w:jc w:val="both"/>
        <w:rPr>
          <w:rFonts w:ascii="Times New Roman" w:hAnsi="Times New Roman" w:cs="Times New Roman"/>
          <w:sz w:val="24"/>
          <w:szCs w:val="24"/>
        </w:rPr>
      </w:pPr>
    </w:p>
    <w:p w14:paraId="1DB76B86" w14:textId="2572529A" w:rsidR="00FF5601" w:rsidRPr="00A3036C" w:rsidRDefault="00FF5601"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46123F" w:rsidRPr="00A3036C">
        <w:rPr>
          <w:rFonts w:ascii="Times New Roman" w:hAnsi="Times New Roman" w:cs="Times New Roman"/>
          <w:sz w:val="24"/>
          <w:szCs w:val="24"/>
        </w:rPr>
        <w:t xml:space="preserve">Tem razão ― Fértilles </w:t>
      </w:r>
      <w:r w:rsidR="00267B13" w:rsidRPr="00A3036C">
        <w:rPr>
          <w:rFonts w:ascii="Times New Roman" w:hAnsi="Times New Roman" w:cs="Times New Roman"/>
          <w:sz w:val="24"/>
          <w:szCs w:val="24"/>
        </w:rPr>
        <w:t xml:space="preserve">apoia </w:t>
      </w:r>
      <w:r w:rsidR="00545A6D" w:rsidRPr="00A3036C">
        <w:rPr>
          <w:rFonts w:ascii="Times New Roman" w:hAnsi="Times New Roman" w:cs="Times New Roman"/>
          <w:sz w:val="24"/>
          <w:szCs w:val="24"/>
        </w:rPr>
        <w:t xml:space="preserve">o pensamento de Liz </w:t>
      </w:r>
      <w:r w:rsidR="0046123F" w:rsidRPr="00A3036C">
        <w:rPr>
          <w:rFonts w:ascii="Times New Roman" w:hAnsi="Times New Roman" w:cs="Times New Roman"/>
          <w:sz w:val="24"/>
          <w:szCs w:val="24"/>
        </w:rPr>
        <w:t>―</w:t>
      </w:r>
      <w:r w:rsidR="00822824" w:rsidRPr="00A3036C">
        <w:rPr>
          <w:rFonts w:ascii="Times New Roman" w:hAnsi="Times New Roman" w:cs="Times New Roman"/>
          <w:sz w:val="24"/>
          <w:szCs w:val="24"/>
        </w:rPr>
        <w:t xml:space="preserve"> </w:t>
      </w:r>
      <w:r w:rsidR="00857131" w:rsidRPr="00A3036C">
        <w:rPr>
          <w:rFonts w:ascii="Times New Roman" w:hAnsi="Times New Roman" w:cs="Times New Roman"/>
          <w:sz w:val="24"/>
          <w:szCs w:val="24"/>
        </w:rPr>
        <w:t>Porém, tudo tem seu tempo</w:t>
      </w:r>
      <w:r w:rsidR="00815BFB" w:rsidRPr="00A3036C">
        <w:rPr>
          <w:rFonts w:ascii="Times New Roman" w:hAnsi="Times New Roman" w:cs="Times New Roman"/>
          <w:sz w:val="24"/>
          <w:szCs w:val="24"/>
        </w:rPr>
        <w:t>. ▬ pondera.</w:t>
      </w:r>
    </w:p>
    <w:p w14:paraId="5E1506AF" w14:textId="77777777" w:rsidR="00AA2F8F" w:rsidRPr="00A3036C" w:rsidRDefault="00AA2F8F" w:rsidP="0099535A">
      <w:pPr>
        <w:spacing w:after="0"/>
        <w:jc w:val="both"/>
        <w:rPr>
          <w:rFonts w:ascii="Times New Roman" w:hAnsi="Times New Roman" w:cs="Times New Roman"/>
          <w:sz w:val="24"/>
          <w:szCs w:val="24"/>
        </w:rPr>
      </w:pPr>
    </w:p>
    <w:p w14:paraId="794EA208" w14:textId="77777777" w:rsidR="007A6FD7" w:rsidRPr="00A3036C" w:rsidRDefault="00AA2F8F"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102E1C" w:rsidRPr="00A3036C">
        <w:rPr>
          <w:rFonts w:ascii="Times New Roman" w:hAnsi="Times New Roman" w:cs="Times New Roman"/>
          <w:sz w:val="24"/>
          <w:szCs w:val="24"/>
        </w:rPr>
        <w:t>O tempo é determinado pela invisibilidade ― Germano</w:t>
      </w:r>
      <w:r w:rsidR="00C9333F" w:rsidRPr="00A3036C">
        <w:rPr>
          <w:rFonts w:ascii="Times New Roman" w:hAnsi="Times New Roman" w:cs="Times New Roman"/>
          <w:sz w:val="24"/>
          <w:szCs w:val="24"/>
        </w:rPr>
        <w:t xml:space="preserve"> ensina </w:t>
      </w:r>
      <w:r w:rsidR="00102E1C" w:rsidRPr="00A3036C">
        <w:rPr>
          <w:rFonts w:ascii="Times New Roman" w:hAnsi="Times New Roman" w:cs="Times New Roman"/>
          <w:sz w:val="24"/>
          <w:szCs w:val="24"/>
        </w:rPr>
        <w:t>―</w:t>
      </w:r>
      <w:r w:rsidR="00C9333F" w:rsidRPr="00A3036C">
        <w:rPr>
          <w:rFonts w:ascii="Times New Roman" w:hAnsi="Times New Roman" w:cs="Times New Roman"/>
          <w:sz w:val="24"/>
          <w:szCs w:val="24"/>
        </w:rPr>
        <w:t xml:space="preserve"> </w:t>
      </w:r>
      <w:r w:rsidR="00EF3EBA" w:rsidRPr="00A3036C">
        <w:rPr>
          <w:rFonts w:ascii="Times New Roman" w:hAnsi="Times New Roman" w:cs="Times New Roman"/>
          <w:sz w:val="24"/>
          <w:szCs w:val="24"/>
        </w:rPr>
        <w:t xml:space="preserve">No tempo </w:t>
      </w:r>
      <w:r w:rsidR="00C40F65" w:rsidRPr="00A3036C">
        <w:rPr>
          <w:rFonts w:ascii="Times New Roman" w:hAnsi="Times New Roman" w:cs="Times New Roman"/>
          <w:sz w:val="24"/>
          <w:szCs w:val="24"/>
        </w:rPr>
        <w:t>certo</w:t>
      </w:r>
      <w:r w:rsidR="00304EC4" w:rsidRPr="00A3036C">
        <w:rPr>
          <w:rFonts w:ascii="Times New Roman" w:hAnsi="Times New Roman" w:cs="Times New Roman"/>
          <w:sz w:val="24"/>
          <w:szCs w:val="24"/>
        </w:rPr>
        <w:t xml:space="preserve"> a crônica “Papo Reto”</w:t>
      </w:r>
      <w:r w:rsidR="00631F3D" w:rsidRPr="00A3036C">
        <w:rPr>
          <w:rFonts w:ascii="Times New Roman" w:hAnsi="Times New Roman" w:cs="Times New Roman"/>
          <w:sz w:val="24"/>
          <w:szCs w:val="24"/>
        </w:rPr>
        <w:t xml:space="preserve"> terá nova publicação. ▬</w:t>
      </w:r>
      <w:r w:rsidR="00D649B2" w:rsidRPr="00A3036C">
        <w:rPr>
          <w:rFonts w:ascii="Times New Roman" w:hAnsi="Times New Roman" w:cs="Times New Roman"/>
          <w:sz w:val="24"/>
          <w:szCs w:val="24"/>
        </w:rPr>
        <w:t xml:space="preserve"> </w:t>
      </w:r>
      <w:r w:rsidR="007A6FD7" w:rsidRPr="00A3036C">
        <w:rPr>
          <w:rFonts w:ascii="Times New Roman" w:hAnsi="Times New Roman" w:cs="Times New Roman"/>
          <w:sz w:val="24"/>
          <w:szCs w:val="24"/>
        </w:rPr>
        <w:t>prevê.</w:t>
      </w:r>
    </w:p>
    <w:p w14:paraId="3522BCEB" w14:textId="77777777" w:rsidR="007A6FD7" w:rsidRPr="00A3036C" w:rsidRDefault="007A6FD7" w:rsidP="0099535A">
      <w:pPr>
        <w:spacing w:after="0"/>
        <w:jc w:val="both"/>
        <w:rPr>
          <w:rFonts w:ascii="Times New Roman" w:hAnsi="Times New Roman" w:cs="Times New Roman"/>
          <w:sz w:val="24"/>
          <w:szCs w:val="24"/>
        </w:rPr>
      </w:pPr>
    </w:p>
    <w:p w14:paraId="2557EDEE" w14:textId="01A55872" w:rsidR="00AA2F8F" w:rsidRPr="00A3036C" w:rsidRDefault="007A6FD7"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9F0700" w:rsidRPr="00A3036C">
        <w:rPr>
          <w:rFonts w:ascii="Times New Roman" w:hAnsi="Times New Roman" w:cs="Times New Roman"/>
          <w:sz w:val="24"/>
          <w:szCs w:val="24"/>
        </w:rPr>
        <w:t xml:space="preserve"> Sinto-me esgotado após conceber o texto ― Tom</w:t>
      </w:r>
      <w:r w:rsidR="00261AD5" w:rsidRPr="00A3036C">
        <w:rPr>
          <w:rFonts w:ascii="Times New Roman" w:hAnsi="Times New Roman" w:cs="Times New Roman"/>
          <w:sz w:val="24"/>
          <w:szCs w:val="24"/>
        </w:rPr>
        <w:t xml:space="preserve"> </w:t>
      </w:r>
      <w:r w:rsidR="00B675AE" w:rsidRPr="00A3036C">
        <w:rPr>
          <w:rFonts w:ascii="Times New Roman" w:hAnsi="Times New Roman" w:cs="Times New Roman"/>
          <w:sz w:val="24"/>
          <w:szCs w:val="24"/>
        </w:rPr>
        <w:t xml:space="preserve">reflete </w:t>
      </w:r>
      <w:r w:rsidR="009F0700" w:rsidRPr="00A3036C">
        <w:rPr>
          <w:rFonts w:ascii="Times New Roman" w:hAnsi="Times New Roman" w:cs="Times New Roman"/>
          <w:sz w:val="24"/>
          <w:szCs w:val="24"/>
        </w:rPr>
        <w:t>―</w:t>
      </w:r>
      <w:r w:rsidR="00631F3D" w:rsidRPr="00A3036C">
        <w:rPr>
          <w:rFonts w:ascii="Times New Roman" w:hAnsi="Times New Roman" w:cs="Times New Roman"/>
          <w:sz w:val="24"/>
          <w:szCs w:val="24"/>
        </w:rPr>
        <w:t xml:space="preserve"> </w:t>
      </w:r>
      <w:r w:rsidR="00231D92" w:rsidRPr="00A3036C">
        <w:rPr>
          <w:rFonts w:ascii="Times New Roman" w:hAnsi="Times New Roman" w:cs="Times New Roman"/>
          <w:sz w:val="24"/>
          <w:szCs w:val="24"/>
        </w:rPr>
        <w:t xml:space="preserve">A conexão de ondas eletromagnéticas e </w:t>
      </w:r>
      <w:r w:rsidR="00DE14D1" w:rsidRPr="00A3036C">
        <w:rPr>
          <w:rFonts w:ascii="Times New Roman" w:hAnsi="Times New Roman" w:cs="Times New Roman"/>
          <w:sz w:val="24"/>
          <w:szCs w:val="24"/>
        </w:rPr>
        <w:t>emoção são fortes. ▬ revela.</w:t>
      </w:r>
    </w:p>
    <w:p w14:paraId="7A4FC2DF" w14:textId="77777777" w:rsidR="00736867" w:rsidRPr="00A3036C" w:rsidRDefault="00736867" w:rsidP="0099535A">
      <w:pPr>
        <w:spacing w:after="0"/>
        <w:jc w:val="both"/>
        <w:rPr>
          <w:rFonts w:ascii="Times New Roman" w:hAnsi="Times New Roman" w:cs="Times New Roman"/>
          <w:sz w:val="24"/>
          <w:szCs w:val="24"/>
        </w:rPr>
      </w:pPr>
    </w:p>
    <w:p w14:paraId="05F85463" w14:textId="6E58BEB1" w:rsidR="00736867" w:rsidRPr="00A3036C" w:rsidRDefault="00736867"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Sol</w:t>
      </w:r>
      <w:r w:rsidR="002B321B" w:rsidRPr="00A3036C">
        <w:rPr>
          <w:rFonts w:ascii="Times New Roman" w:hAnsi="Times New Roman" w:cs="Times New Roman"/>
          <w:sz w:val="24"/>
          <w:szCs w:val="24"/>
        </w:rPr>
        <w:t>,</w:t>
      </w:r>
      <w:r w:rsidR="00412C6D" w:rsidRPr="00A3036C">
        <w:rPr>
          <w:rFonts w:ascii="Times New Roman" w:hAnsi="Times New Roman" w:cs="Times New Roman"/>
          <w:sz w:val="24"/>
          <w:szCs w:val="24"/>
        </w:rPr>
        <w:t xml:space="preserve"> </w:t>
      </w:r>
      <w:r w:rsidR="00412C6D" w:rsidRPr="00A3036C">
        <w:rPr>
          <w:rFonts w:ascii="Times New Roman" w:hAnsi="Times New Roman" w:cs="Times New Roman"/>
          <w:i/>
          <w:iCs/>
          <w:sz w:val="24"/>
          <w:szCs w:val="24"/>
        </w:rPr>
        <w:t xml:space="preserve">aurado </w:t>
      </w:r>
      <w:r w:rsidR="00412C6D" w:rsidRPr="00A3036C">
        <w:rPr>
          <w:rFonts w:ascii="Times New Roman" w:hAnsi="Times New Roman" w:cs="Times New Roman"/>
          <w:sz w:val="24"/>
          <w:szCs w:val="24"/>
        </w:rPr>
        <w:t>pelas cores lilás e violeta</w:t>
      </w:r>
      <w:r w:rsidR="002B321B" w:rsidRPr="00A3036C">
        <w:rPr>
          <w:rFonts w:ascii="Times New Roman" w:hAnsi="Times New Roman" w:cs="Times New Roman"/>
          <w:sz w:val="24"/>
          <w:szCs w:val="24"/>
        </w:rPr>
        <w:t>,</w:t>
      </w:r>
      <w:r w:rsidR="000935A0" w:rsidRPr="00A3036C">
        <w:rPr>
          <w:rFonts w:ascii="Times New Roman" w:hAnsi="Times New Roman" w:cs="Times New Roman"/>
          <w:sz w:val="24"/>
          <w:szCs w:val="24"/>
        </w:rPr>
        <w:t xml:space="preserve"> ilumina a Casa de Vidro e a praia</w:t>
      </w:r>
      <w:r w:rsidR="003B196D" w:rsidRPr="00A3036C">
        <w:rPr>
          <w:rFonts w:ascii="Times New Roman" w:hAnsi="Times New Roman" w:cs="Times New Roman"/>
          <w:sz w:val="24"/>
          <w:szCs w:val="24"/>
        </w:rPr>
        <w:t xml:space="preserve"> de extremidades rochosas. Gaivotas dão voos rasantes</w:t>
      </w:r>
      <w:r w:rsidR="008E064C" w:rsidRPr="00A3036C">
        <w:rPr>
          <w:rFonts w:ascii="Times New Roman" w:hAnsi="Times New Roman" w:cs="Times New Roman"/>
          <w:sz w:val="24"/>
          <w:szCs w:val="24"/>
        </w:rPr>
        <w:t>. Golfinhos brincam</w:t>
      </w:r>
      <w:r w:rsidR="00B85472" w:rsidRPr="00A3036C">
        <w:rPr>
          <w:rFonts w:ascii="Times New Roman" w:hAnsi="Times New Roman" w:cs="Times New Roman"/>
          <w:sz w:val="24"/>
          <w:szCs w:val="24"/>
        </w:rPr>
        <w:t>. Cardumes de peixes coloridos</w:t>
      </w:r>
      <w:r w:rsidR="00FF4DF7" w:rsidRPr="00A3036C">
        <w:rPr>
          <w:rFonts w:ascii="Times New Roman" w:hAnsi="Times New Roman" w:cs="Times New Roman"/>
          <w:sz w:val="24"/>
          <w:szCs w:val="24"/>
        </w:rPr>
        <w:t xml:space="preserve"> são apreciados no mar translúcido</w:t>
      </w:r>
      <w:r w:rsidR="007310EC" w:rsidRPr="00A3036C">
        <w:rPr>
          <w:rFonts w:ascii="Times New Roman" w:hAnsi="Times New Roman" w:cs="Times New Roman"/>
          <w:sz w:val="24"/>
          <w:szCs w:val="24"/>
        </w:rPr>
        <w:t xml:space="preserve">. </w:t>
      </w:r>
      <w:r w:rsidR="00A47A6A" w:rsidRPr="00A3036C">
        <w:rPr>
          <w:rFonts w:ascii="Times New Roman" w:hAnsi="Times New Roman" w:cs="Times New Roman"/>
          <w:sz w:val="24"/>
          <w:szCs w:val="24"/>
        </w:rPr>
        <w:t xml:space="preserve">Flora exuberante complementa o cenário visto da </w:t>
      </w:r>
      <w:r w:rsidR="004B6122" w:rsidRPr="00A3036C">
        <w:rPr>
          <w:rFonts w:ascii="Times New Roman" w:hAnsi="Times New Roman" w:cs="Times New Roman"/>
          <w:sz w:val="24"/>
          <w:szCs w:val="24"/>
        </w:rPr>
        <w:t xml:space="preserve">piscina de fundo infinito na </w:t>
      </w:r>
      <w:r w:rsidR="00A47A6A" w:rsidRPr="00A3036C">
        <w:rPr>
          <w:rFonts w:ascii="Times New Roman" w:hAnsi="Times New Roman" w:cs="Times New Roman"/>
          <w:sz w:val="24"/>
          <w:szCs w:val="24"/>
        </w:rPr>
        <w:t xml:space="preserve">Casa de </w:t>
      </w:r>
      <w:r w:rsidR="004B6122" w:rsidRPr="00A3036C">
        <w:rPr>
          <w:rFonts w:ascii="Times New Roman" w:hAnsi="Times New Roman" w:cs="Times New Roman"/>
          <w:sz w:val="24"/>
          <w:szCs w:val="24"/>
        </w:rPr>
        <w:t>Vidro</w:t>
      </w:r>
      <w:r w:rsidR="00040BE4" w:rsidRPr="00A3036C">
        <w:rPr>
          <w:rFonts w:ascii="Times New Roman" w:hAnsi="Times New Roman" w:cs="Times New Roman"/>
          <w:sz w:val="24"/>
          <w:szCs w:val="24"/>
        </w:rPr>
        <w:t>.</w:t>
      </w:r>
    </w:p>
    <w:p w14:paraId="3EE8D2E8" w14:textId="7DED0F27" w:rsidR="00040BE4" w:rsidRPr="00A3036C" w:rsidRDefault="00040BE4"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Casal multidimensional</w:t>
      </w:r>
      <w:r w:rsidR="00FF7454" w:rsidRPr="00A3036C">
        <w:rPr>
          <w:rFonts w:ascii="Times New Roman" w:hAnsi="Times New Roman" w:cs="Times New Roman"/>
          <w:sz w:val="24"/>
          <w:szCs w:val="24"/>
        </w:rPr>
        <w:t xml:space="preserve"> e anfitriões observam</w:t>
      </w:r>
      <w:r w:rsidR="004B52BA" w:rsidRPr="00A3036C">
        <w:rPr>
          <w:rFonts w:ascii="Times New Roman" w:hAnsi="Times New Roman" w:cs="Times New Roman"/>
          <w:sz w:val="24"/>
          <w:szCs w:val="24"/>
        </w:rPr>
        <w:t>, conectados,</w:t>
      </w:r>
      <w:r w:rsidR="00FF7454" w:rsidRPr="00A3036C">
        <w:rPr>
          <w:rFonts w:ascii="Times New Roman" w:hAnsi="Times New Roman" w:cs="Times New Roman"/>
          <w:sz w:val="24"/>
          <w:szCs w:val="24"/>
        </w:rPr>
        <w:t xml:space="preserve"> o espetáculo</w:t>
      </w:r>
      <w:r w:rsidR="000F2580" w:rsidRPr="00A3036C">
        <w:rPr>
          <w:rFonts w:ascii="Times New Roman" w:hAnsi="Times New Roman" w:cs="Times New Roman"/>
          <w:sz w:val="24"/>
          <w:szCs w:val="24"/>
        </w:rPr>
        <w:t xml:space="preserve"> da natureza viva, pulsante</w:t>
      </w:r>
      <w:r w:rsidR="003C0EA9" w:rsidRPr="00A3036C">
        <w:rPr>
          <w:rFonts w:ascii="Times New Roman" w:hAnsi="Times New Roman" w:cs="Times New Roman"/>
          <w:sz w:val="24"/>
          <w:szCs w:val="24"/>
        </w:rPr>
        <w:t>, vibrante</w:t>
      </w:r>
      <w:r w:rsidR="00F6198A" w:rsidRPr="00A3036C">
        <w:rPr>
          <w:rFonts w:ascii="Times New Roman" w:hAnsi="Times New Roman" w:cs="Times New Roman"/>
          <w:sz w:val="24"/>
          <w:szCs w:val="24"/>
        </w:rPr>
        <w:t xml:space="preserve"> e</w:t>
      </w:r>
      <w:r w:rsidR="002F19FC" w:rsidRPr="00A3036C">
        <w:rPr>
          <w:rFonts w:ascii="Times New Roman" w:hAnsi="Times New Roman" w:cs="Times New Roman"/>
          <w:sz w:val="24"/>
          <w:szCs w:val="24"/>
        </w:rPr>
        <w:t xml:space="preserve"> digno</w:t>
      </w:r>
      <w:r w:rsidR="00D95AB5" w:rsidRPr="00A3036C">
        <w:rPr>
          <w:rFonts w:ascii="Times New Roman" w:hAnsi="Times New Roman" w:cs="Times New Roman"/>
          <w:sz w:val="24"/>
          <w:szCs w:val="24"/>
        </w:rPr>
        <w:t xml:space="preserve"> de ser retratado num quadro</w:t>
      </w:r>
      <w:r w:rsidR="001C12F2" w:rsidRPr="00A3036C">
        <w:rPr>
          <w:rFonts w:ascii="Times New Roman" w:hAnsi="Times New Roman" w:cs="Times New Roman"/>
          <w:sz w:val="24"/>
          <w:szCs w:val="24"/>
        </w:rPr>
        <w:t xml:space="preserve"> para a prosperidade.</w:t>
      </w:r>
    </w:p>
    <w:p w14:paraId="4B13C169" w14:textId="6C7D1D7C" w:rsidR="006B0D1F" w:rsidRPr="00A3036C" w:rsidRDefault="00211324"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Todos </w:t>
      </w:r>
      <w:r w:rsidR="003A4B7C" w:rsidRPr="00A3036C">
        <w:rPr>
          <w:rFonts w:ascii="Times New Roman" w:hAnsi="Times New Roman" w:cs="Times New Roman"/>
          <w:sz w:val="24"/>
          <w:szCs w:val="24"/>
        </w:rPr>
        <w:t xml:space="preserve">conversam </w:t>
      </w:r>
      <w:r w:rsidRPr="00A3036C">
        <w:rPr>
          <w:rFonts w:ascii="Times New Roman" w:hAnsi="Times New Roman" w:cs="Times New Roman"/>
          <w:sz w:val="24"/>
          <w:szCs w:val="24"/>
        </w:rPr>
        <w:t>sentados no</w:t>
      </w:r>
      <w:r w:rsidR="00AE7E32" w:rsidRPr="00A3036C">
        <w:rPr>
          <w:rFonts w:ascii="Times New Roman" w:hAnsi="Times New Roman" w:cs="Times New Roman"/>
          <w:sz w:val="24"/>
          <w:szCs w:val="24"/>
        </w:rPr>
        <w:t xml:space="preserve"> chamado bar molhado da piscina</w:t>
      </w:r>
      <w:r w:rsidR="00835D12" w:rsidRPr="00A3036C">
        <w:rPr>
          <w:rFonts w:ascii="Times New Roman" w:hAnsi="Times New Roman" w:cs="Times New Roman"/>
          <w:sz w:val="24"/>
          <w:szCs w:val="24"/>
        </w:rPr>
        <w:t>.</w:t>
      </w:r>
      <w:r w:rsidR="004102D8" w:rsidRPr="00A3036C">
        <w:rPr>
          <w:rFonts w:ascii="Times New Roman" w:hAnsi="Times New Roman" w:cs="Times New Roman"/>
          <w:sz w:val="24"/>
          <w:szCs w:val="24"/>
        </w:rPr>
        <w:t xml:space="preserve"> Tom ressalta</w:t>
      </w:r>
      <w:r w:rsidR="00EF7EB4" w:rsidRPr="00A3036C">
        <w:rPr>
          <w:rFonts w:ascii="Times New Roman" w:hAnsi="Times New Roman" w:cs="Times New Roman"/>
          <w:sz w:val="24"/>
          <w:szCs w:val="24"/>
        </w:rPr>
        <w:t xml:space="preserve"> sua certeza </w:t>
      </w:r>
      <w:r w:rsidR="00941EF1" w:rsidRPr="00A3036C">
        <w:rPr>
          <w:rFonts w:ascii="Times New Roman" w:hAnsi="Times New Roman" w:cs="Times New Roman"/>
          <w:sz w:val="24"/>
          <w:szCs w:val="24"/>
        </w:rPr>
        <w:t xml:space="preserve">em relação aos planos terrestres abordados na crônica </w:t>
      </w:r>
      <w:r w:rsidR="00E02416" w:rsidRPr="00A3036C">
        <w:rPr>
          <w:rFonts w:ascii="Times New Roman" w:hAnsi="Times New Roman" w:cs="Times New Roman"/>
          <w:sz w:val="24"/>
          <w:szCs w:val="24"/>
        </w:rPr>
        <w:t>escrita por ele</w:t>
      </w:r>
      <w:r w:rsidR="00462712" w:rsidRPr="00A3036C">
        <w:rPr>
          <w:rFonts w:ascii="Times New Roman" w:hAnsi="Times New Roman" w:cs="Times New Roman"/>
          <w:sz w:val="24"/>
          <w:szCs w:val="24"/>
        </w:rPr>
        <w:t xml:space="preserve">. apesar de sua ignorância </w:t>
      </w:r>
      <w:r w:rsidR="00E45F5E" w:rsidRPr="00A3036C">
        <w:rPr>
          <w:rFonts w:ascii="Times New Roman" w:hAnsi="Times New Roman" w:cs="Times New Roman"/>
          <w:sz w:val="24"/>
          <w:szCs w:val="24"/>
        </w:rPr>
        <w:t xml:space="preserve">sobre </w:t>
      </w:r>
      <w:r w:rsidR="00462712" w:rsidRPr="00A3036C">
        <w:rPr>
          <w:rFonts w:ascii="Times New Roman" w:hAnsi="Times New Roman" w:cs="Times New Roman"/>
          <w:sz w:val="24"/>
          <w:szCs w:val="24"/>
        </w:rPr>
        <w:t>o assunto</w:t>
      </w:r>
      <w:r w:rsidR="00E02416" w:rsidRPr="00A3036C">
        <w:rPr>
          <w:rFonts w:ascii="Times New Roman" w:hAnsi="Times New Roman" w:cs="Times New Roman"/>
          <w:sz w:val="24"/>
          <w:szCs w:val="24"/>
        </w:rPr>
        <w:t>.</w:t>
      </w:r>
      <w:r w:rsidR="00E45F5E" w:rsidRPr="00A3036C">
        <w:rPr>
          <w:rFonts w:ascii="Times New Roman" w:hAnsi="Times New Roman" w:cs="Times New Roman"/>
          <w:sz w:val="24"/>
          <w:szCs w:val="24"/>
        </w:rPr>
        <w:t xml:space="preserve"> Vai mais long</w:t>
      </w:r>
      <w:r w:rsidR="008A2EBB" w:rsidRPr="00A3036C">
        <w:rPr>
          <w:rFonts w:ascii="Times New Roman" w:hAnsi="Times New Roman" w:cs="Times New Roman"/>
          <w:sz w:val="24"/>
          <w:szCs w:val="24"/>
        </w:rPr>
        <w:t xml:space="preserve">e ao </w:t>
      </w:r>
      <w:r w:rsidR="00C5560A" w:rsidRPr="00A3036C">
        <w:rPr>
          <w:rFonts w:ascii="Times New Roman" w:hAnsi="Times New Roman" w:cs="Times New Roman"/>
          <w:sz w:val="24"/>
          <w:szCs w:val="24"/>
        </w:rPr>
        <w:t>desvelar</w:t>
      </w:r>
      <w:r w:rsidR="005A3237" w:rsidRPr="00A3036C">
        <w:rPr>
          <w:rFonts w:ascii="Times New Roman" w:hAnsi="Times New Roman" w:cs="Times New Roman"/>
          <w:sz w:val="24"/>
          <w:szCs w:val="24"/>
        </w:rPr>
        <w:t xml:space="preserve"> visualizações de pessoas vivendo </w:t>
      </w:r>
      <w:r w:rsidR="006A09E0" w:rsidRPr="00A3036C">
        <w:rPr>
          <w:rFonts w:ascii="Times New Roman" w:hAnsi="Times New Roman" w:cs="Times New Roman"/>
          <w:sz w:val="24"/>
          <w:szCs w:val="24"/>
        </w:rPr>
        <w:t>felizes e harmonizadas</w:t>
      </w:r>
      <w:r w:rsidR="000D55CF" w:rsidRPr="00A3036C">
        <w:rPr>
          <w:rFonts w:ascii="Times New Roman" w:hAnsi="Times New Roman" w:cs="Times New Roman"/>
          <w:sz w:val="24"/>
          <w:szCs w:val="24"/>
        </w:rPr>
        <w:t xml:space="preserve"> </w:t>
      </w:r>
      <w:r w:rsidR="00D65A25" w:rsidRPr="00A3036C">
        <w:rPr>
          <w:rFonts w:ascii="Times New Roman" w:hAnsi="Times New Roman" w:cs="Times New Roman"/>
          <w:sz w:val="24"/>
          <w:szCs w:val="24"/>
        </w:rPr>
        <w:t xml:space="preserve">numa Terra integrada as </w:t>
      </w:r>
      <w:r w:rsidR="00376C3F" w:rsidRPr="00A3036C">
        <w:rPr>
          <w:rFonts w:ascii="Times New Roman" w:hAnsi="Times New Roman" w:cs="Times New Roman"/>
          <w:sz w:val="24"/>
          <w:szCs w:val="24"/>
        </w:rPr>
        <w:t>manifestações</w:t>
      </w:r>
      <w:r w:rsidR="00D65A25" w:rsidRPr="00A3036C">
        <w:rPr>
          <w:rFonts w:ascii="Times New Roman" w:hAnsi="Times New Roman" w:cs="Times New Roman"/>
          <w:sz w:val="24"/>
          <w:szCs w:val="24"/>
        </w:rPr>
        <w:t xml:space="preserve"> natur</w:t>
      </w:r>
      <w:r w:rsidR="00376C3F" w:rsidRPr="00A3036C">
        <w:rPr>
          <w:rFonts w:ascii="Times New Roman" w:hAnsi="Times New Roman" w:cs="Times New Roman"/>
          <w:sz w:val="24"/>
          <w:szCs w:val="24"/>
        </w:rPr>
        <w:t>ais</w:t>
      </w:r>
      <w:r w:rsidR="005839A4" w:rsidRPr="00A3036C">
        <w:rPr>
          <w:rFonts w:ascii="Times New Roman" w:hAnsi="Times New Roman" w:cs="Times New Roman"/>
          <w:sz w:val="24"/>
          <w:szCs w:val="24"/>
        </w:rPr>
        <w:t>, quando</w:t>
      </w:r>
      <w:r w:rsidR="00F07504" w:rsidRPr="00A3036C">
        <w:rPr>
          <w:rFonts w:ascii="Times New Roman" w:hAnsi="Times New Roman" w:cs="Times New Roman"/>
          <w:sz w:val="24"/>
          <w:szCs w:val="24"/>
        </w:rPr>
        <w:t xml:space="preserve"> homens e mulhere</w:t>
      </w:r>
      <w:r w:rsidR="00DD42DE" w:rsidRPr="00A3036C">
        <w:rPr>
          <w:rFonts w:ascii="Times New Roman" w:hAnsi="Times New Roman" w:cs="Times New Roman"/>
          <w:sz w:val="24"/>
          <w:szCs w:val="24"/>
        </w:rPr>
        <w:t>s, independentemente de suas sexualidades, se descobrem</w:t>
      </w:r>
      <w:r w:rsidR="00D364B4" w:rsidRPr="00A3036C">
        <w:rPr>
          <w:rFonts w:ascii="Times New Roman" w:hAnsi="Times New Roman" w:cs="Times New Roman"/>
          <w:sz w:val="24"/>
          <w:szCs w:val="24"/>
        </w:rPr>
        <w:t>,</w:t>
      </w:r>
      <w:r w:rsidR="00F11E85" w:rsidRPr="00A3036C">
        <w:rPr>
          <w:rFonts w:ascii="Times New Roman" w:hAnsi="Times New Roman" w:cs="Times New Roman"/>
          <w:sz w:val="24"/>
          <w:szCs w:val="24"/>
        </w:rPr>
        <w:t xml:space="preserve"> </w:t>
      </w:r>
      <w:r w:rsidR="00D364B4" w:rsidRPr="00A3036C">
        <w:rPr>
          <w:rFonts w:ascii="Times New Roman" w:hAnsi="Times New Roman" w:cs="Times New Roman"/>
          <w:sz w:val="24"/>
          <w:szCs w:val="24"/>
        </w:rPr>
        <w:t>ao mesmo tempo</w:t>
      </w:r>
      <w:r w:rsidR="00AB591E" w:rsidRPr="00A3036C">
        <w:rPr>
          <w:rFonts w:ascii="Times New Roman" w:hAnsi="Times New Roman" w:cs="Times New Roman"/>
          <w:sz w:val="24"/>
          <w:szCs w:val="24"/>
        </w:rPr>
        <w:t xml:space="preserve"> que trabalham </w:t>
      </w:r>
      <w:r w:rsidR="00A40BD0" w:rsidRPr="00A3036C">
        <w:rPr>
          <w:rFonts w:ascii="Times New Roman" w:hAnsi="Times New Roman" w:cs="Times New Roman"/>
          <w:sz w:val="24"/>
          <w:szCs w:val="24"/>
        </w:rPr>
        <w:t xml:space="preserve">suas energias </w:t>
      </w:r>
      <w:r w:rsidR="007614E9" w:rsidRPr="00A3036C">
        <w:rPr>
          <w:rFonts w:ascii="Times New Roman" w:hAnsi="Times New Roman" w:cs="Times New Roman"/>
          <w:sz w:val="24"/>
          <w:szCs w:val="24"/>
        </w:rPr>
        <w:t>em</w:t>
      </w:r>
      <w:r w:rsidR="007D7D05" w:rsidRPr="00A3036C">
        <w:rPr>
          <w:rFonts w:ascii="Times New Roman" w:hAnsi="Times New Roman" w:cs="Times New Roman"/>
          <w:sz w:val="24"/>
          <w:szCs w:val="24"/>
        </w:rPr>
        <w:t xml:space="preserve"> prol da unicidade prevista pelo SEU </w:t>
      </w:r>
      <w:r w:rsidR="002F23F0" w:rsidRPr="00A3036C">
        <w:rPr>
          <w:rFonts w:ascii="Times New Roman" w:hAnsi="Times New Roman" w:cs="Times New Roman"/>
          <w:sz w:val="24"/>
          <w:szCs w:val="24"/>
        </w:rPr>
        <w:t>— Soberana Energia Universal.</w:t>
      </w:r>
      <w:r w:rsidR="005470EC" w:rsidRPr="00A3036C">
        <w:rPr>
          <w:rFonts w:ascii="Times New Roman" w:hAnsi="Times New Roman" w:cs="Times New Roman"/>
          <w:sz w:val="24"/>
          <w:szCs w:val="24"/>
        </w:rPr>
        <w:t xml:space="preserve"> </w:t>
      </w:r>
      <w:r w:rsidR="0049054E" w:rsidRPr="00A3036C">
        <w:rPr>
          <w:rFonts w:ascii="Times New Roman" w:hAnsi="Times New Roman" w:cs="Times New Roman"/>
          <w:sz w:val="24"/>
          <w:szCs w:val="24"/>
        </w:rPr>
        <w:t>Liz Taylor</w:t>
      </w:r>
      <w:r w:rsidR="00430739" w:rsidRPr="00A3036C">
        <w:rPr>
          <w:rFonts w:ascii="Times New Roman" w:hAnsi="Times New Roman" w:cs="Times New Roman"/>
          <w:sz w:val="24"/>
          <w:szCs w:val="24"/>
        </w:rPr>
        <w:t xml:space="preserve"> patentei</w:t>
      </w:r>
      <w:r w:rsidR="00325099" w:rsidRPr="00A3036C">
        <w:rPr>
          <w:rFonts w:ascii="Times New Roman" w:hAnsi="Times New Roman" w:cs="Times New Roman"/>
          <w:sz w:val="24"/>
          <w:szCs w:val="24"/>
        </w:rPr>
        <w:t>a seu testemunho sensorial sobre</w:t>
      </w:r>
      <w:r w:rsidR="007D135E" w:rsidRPr="00A3036C">
        <w:rPr>
          <w:rFonts w:ascii="Times New Roman" w:hAnsi="Times New Roman" w:cs="Times New Roman"/>
          <w:sz w:val="24"/>
          <w:szCs w:val="24"/>
        </w:rPr>
        <w:t xml:space="preserve"> as visualizações relatadas pelo </w:t>
      </w:r>
      <w:r w:rsidR="006B0D1F" w:rsidRPr="00A3036C">
        <w:rPr>
          <w:rFonts w:ascii="Times New Roman" w:hAnsi="Times New Roman" w:cs="Times New Roman"/>
          <w:sz w:val="24"/>
          <w:szCs w:val="24"/>
        </w:rPr>
        <w:t xml:space="preserve">seu único e eterno </w:t>
      </w:r>
      <w:r w:rsidR="007D135E" w:rsidRPr="00A3036C">
        <w:rPr>
          <w:rFonts w:ascii="Times New Roman" w:hAnsi="Times New Roman" w:cs="Times New Roman"/>
          <w:sz w:val="24"/>
          <w:szCs w:val="24"/>
        </w:rPr>
        <w:t>amor</w:t>
      </w:r>
      <w:r w:rsidR="006B0D1F" w:rsidRPr="00A3036C">
        <w:rPr>
          <w:rFonts w:ascii="Times New Roman" w:hAnsi="Times New Roman" w:cs="Times New Roman"/>
          <w:sz w:val="24"/>
          <w:szCs w:val="24"/>
        </w:rPr>
        <w:t xml:space="preserve">. </w:t>
      </w:r>
    </w:p>
    <w:p w14:paraId="5133DFF5" w14:textId="3D0BB8A6" w:rsidR="0054423A" w:rsidRPr="00A3036C" w:rsidRDefault="006B0D1F"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Germano e Fértille</w:t>
      </w:r>
      <w:r w:rsidR="00406AD6" w:rsidRPr="00A3036C">
        <w:rPr>
          <w:rFonts w:ascii="Times New Roman" w:hAnsi="Times New Roman" w:cs="Times New Roman"/>
          <w:sz w:val="24"/>
          <w:szCs w:val="24"/>
        </w:rPr>
        <w:t>s explicitam aos debutantes multidimensionais</w:t>
      </w:r>
      <w:r w:rsidR="00740E11" w:rsidRPr="00A3036C">
        <w:rPr>
          <w:rFonts w:ascii="Times New Roman" w:hAnsi="Times New Roman" w:cs="Times New Roman"/>
          <w:sz w:val="24"/>
          <w:szCs w:val="24"/>
        </w:rPr>
        <w:t>, o poder interior</w:t>
      </w:r>
      <w:r w:rsidR="00FD53E4" w:rsidRPr="00A3036C">
        <w:rPr>
          <w:rFonts w:ascii="Times New Roman" w:hAnsi="Times New Roman" w:cs="Times New Roman"/>
          <w:sz w:val="24"/>
          <w:szCs w:val="24"/>
        </w:rPr>
        <w:t xml:space="preserve"> </w:t>
      </w:r>
      <w:r w:rsidR="00113DE1" w:rsidRPr="00A3036C">
        <w:rPr>
          <w:rFonts w:ascii="Times New Roman" w:hAnsi="Times New Roman" w:cs="Times New Roman"/>
          <w:sz w:val="24"/>
          <w:szCs w:val="24"/>
        </w:rPr>
        <w:t>residente nos humano</w:t>
      </w:r>
      <w:r w:rsidR="00873736" w:rsidRPr="00A3036C">
        <w:rPr>
          <w:rFonts w:ascii="Times New Roman" w:hAnsi="Times New Roman" w:cs="Times New Roman"/>
          <w:sz w:val="24"/>
          <w:szCs w:val="24"/>
        </w:rPr>
        <w:t>s despertos como eles. Destacam</w:t>
      </w:r>
      <w:r w:rsidR="00683012" w:rsidRPr="00A3036C">
        <w:rPr>
          <w:rFonts w:ascii="Times New Roman" w:hAnsi="Times New Roman" w:cs="Times New Roman"/>
          <w:sz w:val="24"/>
          <w:szCs w:val="24"/>
        </w:rPr>
        <w:t xml:space="preserve">  a</w:t>
      </w:r>
      <w:r w:rsidR="00D514B8" w:rsidRPr="00A3036C">
        <w:rPr>
          <w:rFonts w:ascii="Times New Roman" w:hAnsi="Times New Roman" w:cs="Times New Roman"/>
          <w:sz w:val="24"/>
          <w:szCs w:val="24"/>
        </w:rPr>
        <w:t xml:space="preserve"> </w:t>
      </w:r>
      <w:r w:rsidR="00683012" w:rsidRPr="00A3036C">
        <w:rPr>
          <w:rFonts w:ascii="Times New Roman" w:hAnsi="Times New Roman" w:cs="Times New Roman"/>
          <w:sz w:val="24"/>
          <w:szCs w:val="24"/>
        </w:rPr>
        <w:t>seus interlocutores</w:t>
      </w:r>
      <w:r w:rsidR="002536B6" w:rsidRPr="00A3036C">
        <w:rPr>
          <w:rFonts w:ascii="Times New Roman" w:hAnsi="Times New Roman" w:cs="Times New Roman"/>
          <w:sz w:val="24"/>
          <w:szCs w:val="24"/>
        </w:rPr>
        <w:t xml:space="preserve">, </w:t>
      </w:r>
      <w:r w:rsidR="00C04C70" w:rsidRPr="00A3036C">
        <w:rPr>
          <w:rFonts w:ascii="Times New Roman" w:hAnsi="Times New Roman" w:cs="Times New Roman"/>
          <w:sz w:val="24"/>
          <w:szCs w:val="24"/>
        </w:rPr>
        <w:t xml:space="preserve">confidenciando </w:t>
      </w:r>
      <w:r w:rsidR="004D51A2" w:rsidRPr="00A3036C">
        <w:rPr>
          <w:rFonts w:ascii="Times New Roman" w:hAnsi="Times New Roman" w:cs="Times New Roman"/>
          <w:sz w:val="24"/>
          <w:szCs w:val="24"/>
        </w:rPr>
        <w:t>o elã</w:t>
      </w:r>
      <w:r w:rsidR="00136CB1" w:rsidRPr="00A3036C">
        <w:rPr>
          <w:rFonts w:ascii="Times New Roman" w:hAnsi="Times New Roman" w:cs="Times New Roman"/>
          <w:sz w:val="24"/>
          <w:szCs w:val="24"/>
        </w:rPr>
        <w:t xml:space="preserve"> das mentes dos aprendize</w:t>
      </w:r>
      <w:r w:rsidR="001E3C67" w:rsidRPr="00A3036C">
        <w:rPr>
          <w:rFonts w:ascii="Times New Roman" w:hAnsi="Times New Roman" w:cs="Times New Roman"/>
          <w:sz w:val="24"/>
          <w:szCs w:val="24"/>
        </w:rPr>
        <w:t xml:space="preserve">s, </w:t>
      </w:r>
      <w:r w:rsidR="004266D4" w:rsidRPr="00A3036C">
        <w:rPr>
          <w:rFonts w:ascii="Times New Roman" w:hAnsi="Times New Roman" w:cs="Times New Roman"/>
          <w:sz w:val="24"/>
          <w:szCs w:val="24"/>
        </w:rPr>
        <w:t xml:space="preserve">o processo </w:t>
      </w:r>
      <w:r w:rsidR="00136156" w:rsidRPr="00A3036C">
        <w:rPr>
          <w:rFonts w:ascii="Times New Roman" w:hAnsi="Times New Roman" w:cs="Times New Roman"/>
          <w:sz w:val="24"/>
          <w:szCs w:val="24"/>
        </w:rPr>
        <w:t xml:space="preserve">natural de </w:t>
      </w:r>
      <w:r w:rsidR="00C200DA" w:rsidRPr="00A3036C">
        <w:rPr>
          <w:rFonts w:ascii="Times New Roman" w:hAnsi="Times New Roman" w:cs="Times New Roman"/>
          <w:sz w:val="24"/>
          <w:szCs w:val="24"/>
        </w:rPr>
        <w:t>delação espiritual</w:t>
      </w:r>
      <w:r w:rsidR="00B06744" w:rsidRPr="00A3036C">
        <w:rPr>
          <w:rFonts w:ascii="Times New Roman" w:hAnsi="Times New Roman" w:cs="Times New Roman"/>
          <w:sz w:val="24"/>
          <w:szCs w:val="24"/>
        </w:rPr>
        <w:t>, concatenada a retirada, paulat</w:t>
      </w:r>
      <w:r w:rsidR="00EE5BA6" w:rsidRPr="00A3036C">
        <w:rPr>
          <w:rFonts w:ascii="Times New Roman" w:hAnsi="Times New Roman" w:cs="Times New Roman"/>
          <w:sz w:val="24"/>
          <w:szCs w:val="24"/>
        </w:rPr>
        <w:t>ina</w:t>
      </w:r>
      <w:r w:rsidR="00201593" w:rsidRPr="00A3036C">
        <w:rPr>
          <w:rFonts w:ascii="Times New Roman" w:hAnsi="Times New Roman" w:cs="Times New Roman"/>
          <w:sz w:val="24"/>
          <w:szCs w:val="24"/>
        </w:rPr>
        <w:t>mente</w:t>
      </w:r>
      <w:r w:rsidR="00EE5BA6" w:rsidRPr="00A3036C">
        <w:rPr>
          <w:rFonts w:ascii="Times New Roman" w:hAnsi="Times New Roman" w:cs="Times New Roman"/>
          <w:sz w:val="24"/>
          <w:szCs w:val="24"/>
        </w:rPr>
        <w:t>, do véu do esquecimento provocado pela reencarnação</w:t>
      </w:r>
      <w:r w:rsidR="007D7D05" w:rsidRPr="00A3036C">
        <w:rPr>
          <w:rFonts w:ascii="Times New Roman" w:hAnsi="Times New Roman" w:cs="Times New Roman"/>
          <w:sz w:val="24"/>
          <w:szCs w:val="24"/>
        </w:rPr>
        <w:t xml:space="preserve"> </w:t>
      </w:r>
      <w:r w:rsidR="004266D4" w:rsidRPr="00A3036C">
        <w:rPr>
          <w:rFonts w:ascii="Times New Roman" w:hAnsi="Times New Roman" w:cs="Times New Roman"/>
          <w:sz w:val="24"/>
          <w:szCs w:val="24"/>
        </w:rPr>
        <w:t>no</w:t>
      </w:r>
      <w:r w:rsidR="001F61CA" w:rsidRPr="00A3036C">
        <w:rPr>
          <w:rFonts w:ascii="Times New Roman" w:hAnsi="Times New Roman" w:cs="Times New Roman"/>
          <w:sz w:val="24"/>
          <w:szCs w:val="24"/>
        </w:rPr>
        <w:t xml:space="preserve"> primeiro plano terráqueo ou t</w:t>
      </w:r>
      <w:r w:rsidR="009A1C1F" w:rsidRPr="00A3036C">
        <w:rPr>
          <w:rFonts w:ascii="Times New Roman" w:hAnsi="Times New Roman" w:cs="Times New Roman"/>
          <w:sz w:val="24"/>
          <w:szCs w:val="24"/>
        </w:rPr>
        <w:t>erceira dimensão.</w:t>
      </w:r>
      <w:r w:rsidR="00A247BA" w:rsidRPr="00A3036C">
        <w:rPr>
          <w:rFonts w:ascii="Times New Roman" w:hAnsi="Times New Roman" w:cs="Times New Roman"/>
          <w:sz w:val="24"/>
          <w:szCs w:val="24"/>
        </w:rPr>
        <w:t xml:space="preserve"> </w:t>
      </w:r>
      <w:r w:rsidR="005470EC" w:rsidRPr="00A3036C">
        <w:rPr>
          <w:rFonts w:ascii="Times New Roman" w:hAnsi="Times New Roman" w:cs="Times New Roman"/>
          <w:sz w:val="24"/>
          <w:szCs w:val="24"/>
        </w:rPr>
        <w:t>O</w:t>
      </w:r>
      <w:r w:rsidR="00A247BA" w:rsidRPr="00A3036C">
        <w:rPr>
          <w:rFonts w:ascii="Times New Roman" w:hAnsi="Times New Roman" w:cs="Times New Roman"/>
          <w:sz w:val="24"/>
          <w:szCs w:val="24"/>
        </w:rPr>
        <w:t>s três primeiros planos terrestre</w:t>
      </w:r>
      <w:r w:rsidR="00030986" w:rsidRPr="00A3036C">
        <w:rPr>
          <w:rFonts w:ascii="Times New Roman" w:hAnsi="Times New Roman" w:cs="Times New Roman"/>
          <w:sz w:val="24"/>
          <w:szCs w:val="24"/>
        </w:rPr>
        <w:t xml:space="preserve">s formam esta dimensão, </w:t>
      </w:r>
      <w:r w:rsidR="00FD38BC" w:rsidRPr="00A3036C">
        <w:rPr>
          <w:rFonts w:ascii="Times New Roman" w:hAnsi="Times New Roman" w:cs="Times New Roman"/>
          <w:sz w:val="24"/>
          <w:szCs w:val="24"/>
        </w:rPr>
        <w:t>atrasada na dualidade e alimentada pelo mal uso do livre arbítrio humano apegado</w:t>
      </w:r>
      <w:r w:rsidR="00F83A5F" w:rsidRPr="00A3036C">
        <w:rPr>
          <w:rFonts w:ascii="Times New Roman" w:hAnsi="Times New Roman" w:cs="Times New Roman"/>
          <w:sz w:val="24"/>
          <w:szCs w:val="24"/>
        </w:rPr>
        <w:t xml:space="preserve"> </w:t>
      </w:r>
      <w:r w:rsidR="00FD38BC" w:rsidRPr="00A3036C">
        <w:rPr>
          <w:rFonts w:ascii="Times New Roman" w:hAnsi="Times New Roman" w:cs="Times New Roman"/>
          <w:sz w:val="24"/>
          <w:szCs w:val="24"/>
        </w:rPr>
        <w:t xml:space="preserve"> a </w:t>
      </w:r>
      <w:r w:rsidR="00FD38BC" w:rsidRPr="00A3036C">
        <w:rPr>
          <w:rFonts w:ascii="Times New Roman" w:hAnsi="Times New Roman" w:cs="Times New Roman"/>
          <w:i/>
          <w:iCs/>
          <w:sz w:val="24"/>
          <w:szCs w:val="24"/>
        </w:rPr>
        <w:t>tríade da maldade humana</w:t>
      </w:r>
      <w:r w:rsidR="00C3587F" w:rsidRPr="00A3036C">
        <w:rPr>
          <w:rFonts w:ascii="Times New Roman" w:hAnsi="Times New Roman" w:cs="Times New Roman"/>
          <w:sz w:val="24"/>
          <w:szCs w:val="24"/>
        </w:rPr>
        <w:t xml:space="preserve">: </w:t>
      </w:r>
      <w:r w:rsidR="00C3587F" w:rsidRPr="00A3036C">
        <w:rPr>
          <w:rFonts w:ascii="Times New Roman" w:hAnsi="Times New Roman" w:cs="Times New Roman"/>
          <w:i/>
          <w:iCs/>
          <w:sz w:val="24"/>
          <w:szCs w:val="24"/>
        </w:rPr>
        <w:t>ego</w:t>
      </w:r>
      <w:r w:rsidR="00C3587F" w:rsidRPr="00A3036C">
        <w:rPr>
          <w:rFonts w:ascii="Times New Roman" w:hAnsi="Times New Roman" w:cs="Times New Roman"/>
          <w:sz w:val="24"/>
          <w:szCs w:val="24"/>
        </w:rPr>
        <w:t xml:space="preserve">, </w:t>
      </w:r>
      <w:r w:rsidR="00C3587F" w:rsidRPr="00A3036C">
        <w:rPr>
          <w:rFonts w:ascii="Times New Roman" w:hAnsi="Times New Roman" w:cs="Times New Roman"/>
          <w:i/>
          <w:iCs/>
          <w:sz w:val="24"/>
          <w:szCs w:val="24"/>
        </w:rPr>
        <w:t xml:space="preserve">ganância </w:t>
      </w:r>
      <w:r w:rsidR="00C3587F" w:rsidRPr="00A3036C">
        <w:rPr>
          <w:rFonts w:ascii="Times New Roman" w:hAnsi="Times New Roman" w:cs="Times New Roman"/>
          <w:sz w:val="24"/>
          <w:szCs w:val="24"/>
        </w:rPr>
        <w:t xml:space="preserve">e </w:t>
      </w:r>
      <w:r w:rsidR="00C3587F" w:rsidRPr="00A3036C">
        <w:rPr>
          <w:rFonts w:ascii="Times New Roman" w:hAnsi="Times New Roman" w:cs="Times New Roman"/>
          <w:i/>
          <w:iCs/>
          <w:sz w:val="24"/>
          <w:szCs w:val="24"/>
        </w:rPr>
        <w:t>medo</w:t>
      </w:r>
      <w:r w:rsidR="0054423A" w:rsidRPr="00A3036C">
        <w:rPr>
          <w:rFonts w:ascii="Times New Roman" w:hAnsi="Times New Roman" w:cs="Times New Roman"/>
          <w:sz w:val="24"/>
          <w:szCs w:val="24"/>
        </w:rPr>
        <w:t>.</w:t>
      </w:r>
    </w:p>
    <w:p w14:paraId="58790322" w14:textId="77777777" w:rsidR="00885C55" w:rsidRPr="00A3036C" w:rsidRDefault="0054423A"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O conhecimento dos representantes do casal criador</w:t>
      </w:r>
      <w:r w:rsidR="00866433" w:rsidRPr="00A3036C">
        <w:rPr>
          <w:rFonts w:ascii="Times New Roman" w:hAnsi="Times New Roman" w:cs="Times New Roman"/>
          <w:sz w:val="24"/>
          <w:szCs w:val="24"/>
        </w:rPr>
        <w:t xml:space="preserve"> do universo</w:t>
      </w:r>
      <w:r w:rsidR="00303AA7" w:rsidRPr="00A3036C">
        <w:rPr>
          <w:rFonts w:ascii="Times New Roman" w:hAnsi="Times New Roman" w:cs="Times New Roman"/>
          <w:sz w:val="24"/>
          <w:szCs w:val="24"/>
        </w:rPr>
        <w:t xml:space="preserve">, representado nas </w:t>
      </w:r>
      <w:r w:rsidR="00D00F38" w:rsidRPr="00A3036C">
        <w:rPr>
          <w:rFonts w:ascii="Times New Roman" w:hAnsi="Times New Roman" w:cs="Times New Roman"/>
          <w:sz w:val="24"/>
          <w:szCs w:val="24"/>
        </w:rPr>
        <w:t xml:space="preserve">suas </w:t>
      </w:r>
      <w:r w:rsidR="00303AA7" w:rsidRPr="00A3036C">
        <w:rPr>
          <w:rFonts w:ascii="Times New Roman" w:hAnsi="Times New Roman" w:cs="Times New Roman"/>
          <w:sz w:val="24"/>
          <w:szCs w:val="24"/>
        </w:rPr>
        <w:t>peles lilás e violeta</w:t>
      </w:r>
      <w:r w:rsidR="00D00F38" w:rsidRPr="00A3036C">
        <w:rPr>
          <w:rFonts w:ascii="Times New Roman" w:hAnsi="Times New Roman" w:cs="Times New Roman"/>
          <w:sz w:val="24"/>
          <w:szCs w:val="24"/>
        </w:rPr>
        <w:t>, vibra frequência alteada</w:t>
      </w:r>
      <w:r w:rsidR="008B7344" w:rsidRPr="00A3036C">
        <w:rPr>
          <w:rFonts w:ascii="Times New Roman" w:hAnsi="Times New Roman" w:cs="Times New Roman"/>
          <w:sz w:val="24"/>
          <w:szCs w:val="24"/>
        </w:rPr>
        <w:t xml:space="preserve"> telepaticamente, além da proximidade</w:t>
      </w:r>
      <w:r w:rsidR="00877ED3" w:rsidRPr="00A3036C">
        <w:rPr>
          <w:rFonts w:ascii="Times New Roman" w:hAnsi="Times New Roman" w:cs="Times New Roman"/>
          <w:sz w:val="24"/>
          <w:szCs w:val="24"/>
        </w:rPr>
        <w:t xml:space="preserve"> dos conhecidos casais.</w:t>
      </w:r>
      <w:r w:rsidR="007A510A" w:rsidRPr="00A3036C">
        <w:rPr>
          <w:rFonts w:ascii="Times New Roman" w:hAnsi="Times New Roman" w:cs="Times New Roman"/>
          <w:sz w:val="24"/>
          <w:szCs w:val="24"/>
        </w:rPr>
        <w:t xml:space="preserve"> Eles energizam Tom e Liz</w:t>
      </w:r>
      <w:r w:rsidR="00B80B6E" w:rsidRPr="00A3036C">
        <w:rPr>
          <w:rFonts w:ascii="Times New Roman" w:hAnsi="Times New Roman" w:cs="Times New Roman"/>
          <w:sz w:val="24"/>
          <w:szCs w:val="24"/>
        </w:rPr>
        <w:t xml:space="preserve"> na viagem astral</w:t>
      </w:r>
      <w:r w:rsidR="00831C47" w:rsidRPr="00A3036C">
        <w:rPr>
          <w:rFonts w:ascii="Times New Roman" w:hAnsi="Times New Roman" w:cs="Times New Roman"/>
          <w:sz w:val="24"/>
          <w:szCs w:val="24"/>
        </w:rPr>
        <w:t xml:space="preserve"> de compreensão, audiência e vidência</w:t>
      </w:r>
      <w:r w:rsidR="001353C4" w:rsidRPr="00A3036C">
        <w:rPr>
          <w:rFonts w:ascii="Times New Roman" w:hAnsi="Times New Roman" w:cs="Times New Roman"/>
          <w:sz w:val="24"/>
          <w:szCs w:val="24"/>
        </w:rPr>
        <w:t xml:space="preserve"> de desmitificação </w:t>
      </w:r>
      <w:r w:rsidR="00AE1CB6" w:rsidRPr="00A3036C">
        <w:rPr>
          <w:rFonts w:ascii="Times New Roman" w:hAnsi="Times New Roman" w:cs="Times New Roman"/>
          <w:sz w:val="24"/>
          <w:szCs w:val="24"/>
        </w:rPr>
        <w:t>da mentira e ilusão</w:t>
      </w:r>
      <w:r w:rsidR="005C6DB4" w:rsidRPr="00A3036C">
        <w:rPr>
          <w:rFonts w:ascii="Times New Roman" w:hAnsi="Times New Roman" w:cs="Times New Roman"/>
          <w:sz w:val="24"/>
          <w:szCs w:val="24"/>
        </w:rPr>
        <w:t xml:space="preserve"> vivenciada no Sistema Terra qualificado como Matrix.</w:t>
      </w:r>
    </w:p>
    <w:p w14:paraId="3F03658C" w14:textId="77777777" w:rsidR="006F6E3C" w:rsidRPr="00A3036C" w:rsidRDefault="006D3BC4" w:rsidP="0099535A">
      <w:pPr>
        <w:spacing w:after="0"/>
        <w:jc w:val="both"/>
        <w:rPr>
          <w:rFonts w:ascii="Times New Roman" w:hAnsi="Times New Roman" w:cs="Times New Roman"/>
          <w:b/>
          <w:bCs/>
          <w:sz w:val="24"/>
          <w:szCs w:val="24"/>
        </w:rPr>
      </w:pPr>
      <w:r w:rsidRPr="00A3036C">
        <w:rPr>
          <w:rFonts w:ascii="Times New Roman" w:hAnsi="Times New Roman" w:cs="Times New Roman"/>
          <w:sz w:val="24"/>
          <w:szCs w:val="24"/>
        </w:rPr>
        <w:t xml:space="preserve">Ações das raças colonizadoras: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reinonaques</w:t>
      </w:r>
      <w:r w:rsidRPr="00A3036C">
        <w:rPr>
          <w:rFonts w:ascii="Times New Roman" w:hAnsi="Times New Roman" w:cs="Times New Roman"/>
          <w:sz w:val="24"/>
          <w:szCs w:val="24"/>
        </w:rPr>
        <w:t xml:space="preserve"> e </w:t>
      </w:r>
      <w:r w:rsidRPr="00A3036C">
        <w:rPr>
          <w:rFonts w:ascii="Times New Roman" w:hAnsi="Times New Roman" w:cs="Times New Roman"/>
          <w:i/>
          <w:iCs/>
          <w:sz w:val="24"/>
          <w:szCs w:val="24"/>
        </w:rPr>
        <w:t>dominitilianos</w:t>
      </w:r>
      <w:r w:rsidR="00D10BDC" w:rsidRPr="00A3036C">
        <w:rPr>
          <w:rFonts w:ascii="Times New Roman" w:hAnsi="Times New Roman" w:cs="Times New Roman"/>
          <w:sz w:val="24"/>
          <w:szCs w:val="24"/>
        </w:rPr>
        <w:t xml:space="preserve">, demonstram </w:t>
      </w:r>
      <w:r w:rsidR="00AA4252" w:rsidRPr="00A3036C">
        <w:rPr>
          <w:rFonts w:ascii="Times New Roman" w:hAnsi="Times New Roman" w:cs="Times New Roman"/>
          <w:sz w:val="24"/>
          <w:szCs w:val="24"/>
        </w:rPr>
        <w:t>a metodologi</w:t>
      </w:r>
      <w:r w:rsidR="00993AD4" w:rsidRPr="00A3036C">
        <w:rPr>
          <w:rFonts w:ascii="Times New Roman" w:hAnsi="Times New Roman" w:cs="Times New Roman"/>
          <w:sz w:val="24"/>
          <w:szCs w:val="24"/>
        </w:rPr>
        <w:t>a cruel de aprisionamento espiritual</w:t>
      </w:r>
      <w:r w:rsidR="00257257" w:rsidRPr="00A3036C">
        <w:rPr>
          <w:rFonts w:ascii="Times New Roman" w:hAnsi="Times New Roman" w:cs="Times New Roman"/>
          <w:sz w:val="24"/>
          <w:szCs w:val="24"/>
        </w:rPr>
        <w:t xml:space="preserve"> do terrícola, o fazendo circundar como numa corrida de </w:t>
      </w:r>
      <w:r w:rsidR="00257257" w:rsidRPr="00A3036C">
        <w:rPr>
          <w:rFonts w:ascii="Times New Roman" w:hAnsi="Times New Roman" w:cs="Times New Roman"/>
          <w:i/>
          <w:iCs/>
          <w:sz w:val="24"/>
          <w:szCs w:val="24"/>
        </w:rPr>
        <w:t>fórmula indy</w:t>
      </w:r>
      <w:r w:rsidR="00EE3300" w:rsidRPr="00A3036C">
        <w:rPr>
          <w:rFonts w:ascii="Times New Roman" w:hAnsi="Times New Roman" w:cs="Times New Roman"/>
          <w:sz w:val="24"/>
          <w:szCs w:val="24"/>
        </w:rPr>
        <w:t>, ou sej</w:t>
      </w:r>
      <w:r w:rsidR="00231AEF" w:rsidRPr="00A3036C">
        <w:rPr>
          <w:rFonts w:ascii="Times New Roman" w:hAnsi="Times New Roman" w:cs="Times New Roman"/>
          <w:sz w:val="24"/>
          <w:szCs w:val="24"/>
        </w:rPr>
        <w:t>a</w:t>
      </w:r>
      <w:r w:rsidR="00D7041A" w:rsidRPr="00A3036C">
        <w:rPr>
          <w:rFonts w:ascii="Times New Roman" w:hAnsi="Times New Roman" w:cs="Times New Roman"/>
          <w:sz w:val="24"/>
          <w:szCs w:val="24"/>
        </w:rPr>
        <w:t xml:space="preserve">, num circuito oval entre os primeiro </w:t>
      </w:r>
      <w:r w:rsidR="00F609DE" w:rsidRPr="00A3036C">
        <w:rPr>
          <w:rFonts w:ascii="Times New Roman" w:hAnsi="Times New Roman" w:cs="Times New Roman"/>
          <w:sz w:val="24"/>
          <w:szCs w:val="24"/>
        </w:rPr>
        <w:t>e segundo planos terráqueos</w:t>
      </w:r>
      <w:r w:rsidR="005720A4" w:rsidRPr="00A3036C">
        <w:rPr>
          <w:rFonts w:ascii="Times New Roman" w:hAnsi="Times New Roman" w:cs="Times New Roman"/>
          <w:sz w:val="24"/>
          <w:szCs w:val="24"/>
        </w:rPr>
        <w:t>. O que significa nascer... viver numa sociedade de contas... morrer</w:t>
      </w:r>
      <w:r w:rsidR="00CA3483" w:rsidRPr="00A3036C">
        <w:rPr>
          <w:rFonts w:ascii="Times New Roman" w:hAnsi="Times New Roman" w:cs="Times New Roman"/>
          <w:sz w:val="24"/>
          <w:szCs w:val="24"/>
        </w:rPr>
        <w:t xml:space="preserve"> e renascer para saldar </w:t>
      </w:r>
      <w:r w:rsidR="00772BED" w:rsidRPr="00A3036C">
        <w:rPr>
          <w:rFonts w:ascii="Times New Roman" w:hAnsi="Times New Roman" w:cs="Times New Roman"/>
          <w:sz w:val="24"/>
          <w:szCs w:val="24"/>
        </w:rPr>
        <w:t>dívidas</w:t>
      </w:r>
      <w:r w:rsidR="00CA3483" w:rsidRPr="00A3036C">
        <w:rPr>
          <w:rFonts w:ascii="Times New Roman" w:hAnsi="Times New Roman" w:cs="Times New Roman"/>
          <w:sz w:val="24"/>
          <w:szCs w:val="24"/>
        </w:rPr>
        <w:t xml:space="preserve"> de vidas passadas</w:t>
      </w:r>
      <w:r w:rsidR="00FF2476" w:rsidRPr="00A3036C">
        <w:rPr>
          <w:rFonts w:ascii="Times New Roman" w:hAnsi="Times New Roman" w:cs="Times New Roman"/>
          <w:sz w:val="24"/>
          <w:szCs w:val="24"/>
        </w:rPr>
        <w:t>.</w:t>
      </w:r>
      <w:r w:rsidR="00A80EE0" w:rsidRPr="00A3036C">
        <w:rPr>
          <w:rFonts w:ascii="Times New Roman" w:hAnsi="Times New Roman" w:cs="Times New Roman"/>
          <w:sz w:val="24"/>
          <w:szCs w:val="24"/>
        </w:rPr>
        <w:t xml:space="preserve"> O Sistema Terra deixa seus habitantes alimentados, por eles mesmos</w:t>
      </w:r>
      <w:r w:rsidR="00DE5611" w:rsidRPr="00A3036C">
        <w:rPr>
          <w:rFonts w:ascii="Times New Roman" w:hAnsi="Times New Roman" w:cs="Times New Roman"/>
          <w:sz w:val="24"/>
          <w:szCs w:val="24"/>
        </w:rPr>
        <w:t xml:space="preserve">, submissos a </w:t>
      </w:r>
      <w:r w:rsidR="00DE5611" w:rsidRPr="00A3036C">
        <w:rPr>
          <w:rFonts w:ascii="Times New Roman" w:hAnsi="Times New Roman" w:cs="Times New Roman"/>
          <w:i/>
          <w:iCs/>
          <w:sz w:val="24"/>
          <w:szCs w:val="24"/>
        </w:rPr>
        <w:t>tríade da maldade humana</w:t>
      </w:r>
      <w:r w:rsidR="00DE5611" w:rsidRPr="00A3036C">
        <w:rPr>
          <w:rFonts w:ascii="Times New Roman" w:hAnsi="Times New Roman" w:cs="Times New Roman"/>
          <w:sz w:val="24"/>
          <w:szCs w:val="24"/>
        </w:rPr>
        <w:t xml:space="preserve">: </w:t>
      </w:r>
      <w:r w:rsidR="00DE5611" w:rsidRPr="00A3036C">
        <w:rPr>
          <w:rFonts w:ascii="Times New Roman" w:hAnsi="Times New Roman" w:cs="Times New Roman"/>
          <w:i/>
          <w:iCs/>
          <w:sz w:val="24"/>
          <w:szCs w:val="24"/>
        </w:rPr>
        <w:t>ego</w:t>
      </w:r>
      <w:r w:rsidR="00DE5611" w:rsidRPr="00A3036C">
        <w:rPr>
          <w:rFonts w:ascii="Times New Roman" w:hAnsi="Times New Roman" w:cs="Times New Roman"/>
          <w:sz w:val="24"/>
          <w:szCs w:val="24"/>
        </w:rPr>
        <w:t xml:space="preserve">, </w:t>
      </w:r>
      <w:r w:rsidR="00DE5611" w:rsidRPr="00A3036C">
        <w:rPr>
          <w:rFonts w:ascii="Times New Roman" w:hAnsi="Times New Roman" w:cs="Times New Roman"/>
          <w:i/>
          <w:iCs/>
          <w:sz w:val="24"/>
          <w:szCs w:val="24"/>
        </w:rPr>
        <w:t>ganância</w:t>
      </w:r>
      <w:r w:rsidR="00045F60" w:rsidRPr="00A3036C">
        <w:rPr>
          <w:rFonts w:ascii="Times New Roman" w:hAnsi="Times New Roman" w:cs="Times New Roman"/>
          <w:i/>
          <w:iCs/>
          <w:sz w:val="24"/>
          <w:szCs w:val="24"/>
        </w:rPr>
        <w:t xml:space="preserve"> </w:t>
      </w:r>
      <w:r w:rsidR="00045F60" w:rsidRPr="00A3036C">
        <w:rPr>
          <w:rFonts w:ascii="Times New Roman" w:hAnsi="Times New Roman" w:cs="Times New Roman"/>
          <w:sz w:val="24"/>
          <w:szCs w:val="24"/>
        </w:rPr>
        <w:t xml:space="preserve">e </w:t>
      </w:r>
      <w:r w:rsidR="00045F60" w:rsidRPr="00A3036C">
        <w:rPr>
          <w:rFonts w:ascii="Times New Roman" w:hAnsi="Times New Roman" w:cs="Times New Roman"/>
          <w:i/>
          <w:iCs/>
          <w:sz w:val="24"/>
          <w:szCs w:val="24"/>
        </w:rPr>
        <w:t>medo</w:t>
      </w:r>
      <w:r w:rsidR="00045F60" w:rsidRPr="00A3036C">
        <w:rPr>
          <w:rFonts w:ascii="Times New Roman" w:hAnsi="Times New Roman" w:cs="Times New Roman"/>
          <w:b/>
          <w:bCs/>
          <w:sz w:val="24"/>
          <w:szCs w:val="24"/>
        </w:rPr>
        <w:t>.</w:t>
      </w:r>
    </w:p>
    <w:p w14:paraId="798F3643" w14:textId="7A699523" w:rsidR="00171BE7" w:rsidRPr="00A3036C" w:rsidRDefault="009E1CF1"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Tom e Liz aprofundam os questionamentos</w:t>
      </w:r>
      <w:r w:rsidR="00231AEF" w:rsidRPr="00A3036C">
        <w:rPr>
          <w:rFonts w:ascii="Times New Roman" w:hAnsi="Times New Roman" w:cs="Times New Roman"/>
          <w:sz w:val="24"/>
          <w:szCs w:val="24"/>
        </w:rPr>
        <w:t xml:space="preserve"> </w:t>
      </w:r>
      <w:r w:rsidRPr="00A3036C">
        <w:rPr>
          <w:rFonts w:ascii="Times New Roman" w:hAnsi="Times New Roman" w:cs="Times New Roman"/>
          <w:sz w:val="24"/>
          <w:szCs w:val="24"/>
        </w:rPr>
        <w:t>sobre Jesus Cristo</w:t>
      </w:r>
      <w:r w:rsidR="002A1959" w:rsidRPr="00A3036C">
        <w:rPr>
          <w:rFonts w:ascii="Times New Roman" w:hAnsi="Times New Roman" w:cs="Times New Roman"/>
          <w:sz w:val="24"/>
          <w:szCs w:val="24"/>
        </w:rPr>
        <w:t>, citado como um casal</w:t>
      </w:r>
      <w:r w:rsidR="00FF632A" w:rsidRPr="00A3036C">
        <w:rPr>
          <w:rFonts w:ascii="Times New Roman" w:hAnsi="Times New Roman" w:cs="Times New Roman"/>
          <w:sz w:val="24"/>
          <w:szCs w:val="24"/>
        </w:rPr>
        <w:t>. Ele chamado de Larnanda e ela de Madelleine</w:t>
      </w:r>
      <w:r w:rsidR="003E7664" w:rsidRPr="00A3036C">
        <w:rPr>
          <w:rFonts w:ascii="Times New Roman" w:hAnsi="Times New Roman" w:cs="Times New Roman"/>
          <w:sz w:val="24"/>
          <w:szCs w:val="24"/>
        </w:rPr>
        <w:t xml:space="preserve">. </w:t>
      </w:r>
      <w:r w:rsidR="00FD46E7" w:rsidRPr="00A3036C">
        <w:rPr>
          <w:rFonts w:ascii="Times New Roman" w:hAnsi="Times New Roman" w:cs="Times New Roman"/>
          <w:sz w:val="24"/>
          <w:szCs w:val="24"/>
        </w:rPr>
        <w:t>Mestres Acensos</w:t>
      </w:r>
      <w:r w:rsidR="00D86976" w:rsidRPr="00A3036C">
        <w:rPr>
          <w:rFonts w:ascii="Times New Roman" w:hAnsi="Times New Roman" w:cs="Times New Roman"/>
          <w:sz w:val="24"/>
          <w:szCs w:val="24"/>
        </w:rPr>
        <w:t>, Germano e Fértille</w:t>
      </w:r>
      <w:r w:rsidR="00EE5987" w:rsidRPr="00A3036C">
        <w:rPr>
          <w:rFonts w:ascii="Times New Roman" w:hAnsi="Times New Roman" w:cs="Times New Roman"/>
          <w:sz w:val="24"/>
          <w:szCs w:val="24"/>
        </w:rPr>
        <w:t>s, justificam</w:t>
      </w:r>
      <w:r w:rsidR="00761B30" w:rsidRPr="00A3036C">
        <w:rPr>
          <w:rFonts w:ascii="Times New Roman" w:hAnsi="Times New Roman" w:cs="Times New Roman"/>
          <w:sz w:val="24"/>
          <w:szCs w:val="24"/>
        </w:rPr>
        <w:t xml:space="preserve"> </w:t>
      </w:r>
      <w:r w:rsidR="003E42F6" w:rsidRPr="00A3036C">
        <w:rPr>
          <w:rFonts w:ascii="Times New Roman" w:hAnsi="Times New Roman" w:cs="Times New Roman"/>
          <w:sz w:val="24"/>
          <w:szCs w:val="24"/>
        </w:rPr>
        <w:t>a veracidade</w:t>
      </w:r>
      <w:r w:rsidR="001979DE" w:rsidRPr="00A3036C">
        <w:rPr>
          <w:rFonts w:ascii="Times New Roman" w:hAnsi="Times New Roman" w:cs="Times New Roman"/>
          <w:sz w:val="24"/>
          <w:szCs w:val="24"/>
        </w:rPr>
        <w:t xml:space="preserve">, afirmando a criação do universo pelo </w:t>
      </w:r>
      <w:r w:rsidR="00275E21" w:rsidRPr="00A3036C">
        <w:rPr>
          <w:rFonts w:ascii="Times New Roman" w:hAnsi="Times New Roman" w:cs="Times New Roman"/>
          <w:sz w:val="24"/>
          <w:szCs w:val="24"/>
        </w:rPr>
        <w:t>SEU</w:t>
      </w:r>
      <w:r w:rsidR="00391433" w:rsidRPr="00A3036C">
        <w:rPr>
          <w:rFonts w:ascii="Times New Roman" w:hAnsi="Times New Roman" w:cs="Times New Roman"/>
          <w:sz w:val="24"/>
          <w:szCs w:val="24"/>
        </w:rPr>
        <w:t>,</w:t>
      </w:r>
      <w:r w:rsidR="00275E21" w:rsidRPr="00A3036C">
        <w:rPr>
          <w:rFonts w:ascii="Times New Roman" w:hAnsi="Times New Roman" w:cs="Times New Roman"/>
          <w:sz w:val="24"/>
          <w:szCs w:val="24"/>
        </w:rPr>
        <w:t xml:space="preserve"> </w:t>
      </w:r>
      <w:r w:rsidR="001979DE" w:rsidRPr="00A3036C">
        <w:rPr>
          <w:rFonts w:ascii="Times New Roman" w:hAnsi="Times New Roman" w:cs="Times New Roman"/>
          <w:sz w:val="24"/>
          <w:szCs w:val="24"/>
        </w:rPr>
        <w:t>masculino</w:t>
      </w:r>
      <w:r w:rsidR="00391433" w:rsidRPr="00A3036C">
        <w:rPr>
          <w:rFonts w:ascii="Times New Roman" w:hAnsi="Times New Roman" w:cs="Times New Roman"/>
          <w:sz w:val="24"/>
          <w:szCs w:val="24"/>
        </w:rPr>
        <w:t xml:space="preserve"> e feminino</w:t>
      </w:r>
      <w:r w:rsidR="0038711B" w:rsidRPr="00A3036C">
        <w:rPr>
          <w:rFonts w:ascii="Times New Roman" w:hAnsi="Times New Roman" w:cs="Times New Roman"/>
          <w:sz w:val="24"/>
          <w:szCs w:val="24"/>
        </w:rPr>
        <w:t>, e</w:t>
      </w:r>
      <w:r w:rsidR="00192E3E" w:rsidRPr="00A3036C">
        <w:rPr>
          <w:rFonts w:ascii="Times New Roman" w:hAnsi="Times New Roman" w:cs="Times New Roman"/>
          <w:sz w:val="24"/>
          <w:szCs w:val="24"/>
        </w:rPr>
        <w:t>, naturalmente o seu filho na Terra teria de ser representado pelos dois sexo</w:t>
      </w:r>
      <w:r w:rsidR="00234E1D" w:rsidRPr="00A3036C">
        <w:rPr>
          <w:rFonts w:ascii="Times New Roman" w:hAnsi="Times New Roman" w:cs="Times New Roman"/>
          <w:sz w:val="24"/>
          <w:szCs w:val="24"/>
        </w:rPr>
        <w:t>s. Assim, fora feito</w:t>
      </w:r>
      <w:r w:rsidR="00AB570E" w:rsidRPr="00A3036C">
        <w:rPr>
          <w:rFonts w:ascii="Times New Roman" w:hAnsi="Times New Roman" w:cs="Times New Roman"/>
          <w:sz w:val="24"/>
          <w:szCs w:val="24"/>
        </w:rPr>
        <w:t xml:space="preserve">, mas a </w:t>
      </w:r>
      <w:r w:rsidR="00AB570E" w:rsidRPr="00A3036C">
        <w:rPr>
          <w:rFonts w:ascii="Times New Roman" w:hAnsi="Times New Roman" w:cs="Times New Roman"/>
          <w:i/>
          <w:iCs/>
          <w:sz w:val="24"/>
          <w:szCs w:val="24"/>
        </w:rPr>
        <w:t>tríade da maldade humana</w:t>
      </w:r>
      <w:r w:rsidR="00AB570E" w:rsidRPr="00A3036C">
        <w:rPr>
          <w:rFonts w:ascii="Times New Roman" w:hAnsi="Times New Roman" w:cs="Times New Roman"/>
          <w:sz w:val="24"/>
          <w:szCs w:val="24"/>
        </w:rPr>
        <w:t xml:space="preserve">: </w:t>
      </w:r>
      <w:r w:rsidR="00AB570E" w:rsidRPr="00A3036C">
        <w:rPr>
          <w:rFonts w:ascii="Times New Roman" w:hAnsi="Times New Roman" w:cs="Times New Roman"/>
          <w:i/>
          <w:iCs/>
          <w:sz w:val="24"/>
          <w:szCs w:val="24"/>
        </w:rPr>
        <w:t>ego</w:t>
      </w:r>
      <w:r w:rsidR="00AB570E" w:rsidRPr="00A3036C">
        <w:rPr>
          <w:rFonts w:ascii="Times New Roman" w:hAnsi="Times New Roman" w:cs="Times New Roman"/>
          <w:sz w:val="24"/>
          <w:szCs w:val="24"/>
        </w:rPr>
        <w:t xml:space="preserve">, </w:t>
      </w:r>
      <w:r w:rsidR="00AB570E" w:rsidRPr="00A3036C">
        <w:rPr>
          <w:rFonts w:ascii="Times New Roman" w:hAnsi="Times New Roman" w:cs="Times New Roman"/>
          <w:i/>
          <w:iCs/>
          <w:sz w:val="24"/>
          <w:szCs w:val="24"/>
        </w:rPr>
        <w:lastRenderedPageBreak/>
        <w:t xml:space="preserve">ganância </w:t>
      </w:r>
      <w:r w:rsidR="00AB570E" w:rsidRPr="00A3036C">
        <w:rPr>
          <w:rFonts w:ascii="Times New Roman" w:hAnsi="Times New Roman" w:cs="Times New Roman"/>
          <w:sz w:val="24"/>
          <w:szCs w:val="24"/>
        </w:rPr>
        <w:t xml:space="preserve">e </w:t>
      </w:r>
      <w:r w:rsidR="00AB570E" w:rsidRPr="00A3036C">
        <w:rPr>
          <w:rFonts w:ascii="Times New Roman" w:hAnsi="Times New Roman" w:cs="Times New Roman"/>
          <w:i/>
          <w:iCs/>
          <w:sz w:val="24"/>
          <w:szCs w:val="24"/>
        </w:rPr>
        <w:t>medo</w:t>
      </w:r>
      <w:r w:rsidR="005470EC" w:rsidRPr="00A3036C">
        <w:rPr>
          <w:rFonts w:ascii="Times New Roman" w:hAnsi="Times New Roman" w:cs="Times New Roman"/>
          <w:sz w:val="24"/>
          <w:szCs w:val="24"/>
        </w:rPr>
        <w:t xml:space="preserve">, </w:t>
      </w:r>
      <w:r w:rsidR="00865029" w:rsidRPr="00A3036C">
        <w:rPr>
          <w:rFonts w:ascii="Times New Roman" w:hAnsi="Times New Roman" w:cs="Times New Roman"/>
          <w:sz w:val="24"/>
          <w:szCs w:val="24"/>
        </w:rPr>
        <w:t xml:space="preserve">instaurada no planeta controlado pelos </w:t>
      </w:r>
      <w:r w:rsidR="00865029" w:rsidRPr="00A3036C">
        <w:rPr>
          <w:rFonts w:ascii="Times New Roman" w:hAnsi="Times New Roman" w:cs="Times New Roman"/>
          <w:i/>
          <w:iCs/>
          <w:sz w:val="24"/>
          <w:szCs w:val="24"/>
        </w:rPr>
        <w:t xml:space="preserve">malenirus, reinonaques </w:t>
      </w:r>
      <w:r w:rsidR="00865029" w:rsidRPr="00A3036C">
        <w:rPr>
          <w:rFonts w:ascii="Times New Roman" w:hAnsi="Times New Roman" w:cs="Times New Roman"/>
          <w:sz w:val="24"/>
          <w:szCs w:val="24"/>
        </w:rPr>
        <w:t xml:space="preserve">e </w:t>
      </w:r>
      <w:r w:rsidR="000F7C78" w:rsidRPr="00A3036C">
        <w:rPr>
          <w:rFonts w:ascii="Times New Roman" w:hAnsi="Times New Roman" w:cs="Times New Roman"/>
          <w:i/>
          <w:iCs/>
          <w:sz w:val="24"/>
          <w:szCs w:val="24"/>
        </w:rPr>
        <w:t>dominitilianos</w:t>
      </w:r>
      <w:r w:rsidR="005470EC" w:rsidRPr="00A3036C">
        <w:rPr>
          <w:rFonts w:ascii="Times New Roman" w:hAnsi="Times New Roman" w:cs="Times New Roman"/>
          <w:sz w:val="24"/>
          <w:szCs w:val="24"/>
        </w:rPr>
        <w:t xml:space="preserve">, </w:t>
      </w:r>
      <w:r w:rsidR="00171BE7" w:rsidRPr="00A3036C">
        <w:rPr>
          <w:rFonts w:ascii="Times New Roman" w:hAnsi="Times New Roman" w:cs="Times New Roman"/>
          <w:sz w:val="24"/>
          <w:szCs w:val="24"/>
        </w:rPr>
        <w:t>apag</w:t>
      </w:r>
      <w:r w:rsidR="005470EC" w:rsidRPr="00A3036C">
        <w:rPr>
          <w:rFonts w:ascii="Times New Roman" w:hAnsi="Times New Roman" w:cs="Times New Roman"/>
          <w:sz w:val="24"/>
          <w:szCs w:val="24"/>
        </w:rPr>
        <w:t xml:space="preserve">a </w:t>
      </w:r>
      <w:r w:rsidR="00171BE7" w:rsidRPr="00A3036C">
        <w:rPr>
          <w:rFonts w:ascii="Times New Roman" w:hAnsi="Times New Roman" w:cs="Times New Roman"/>
          <w:sz w:val="24"/>
          <w:szCs w:val="24"/>
        </w:rPr>
        <w:t xml:space="preserve">a importância feminina </w:t>
      </w:r>
      <w:r w:rsidR="005470EC" w:rsidRPr="00A3036C">
        <w:rPr>
          <w:rFonts w:ascii="Times New Roman" w:hAnsi="Times New Roman" w:cs="Times New Roman"/>
          <w:sz w:val="24"/>
          <w:szCs w:val="24"/>
        </w:rPr>
        <w:t xml:space="preserve">e cria a mulher como o </w:t>
      </w:r>
      <w:r w:rsidR="005470EC" w:rsidRPr="00A3036C">
        <w:rPr>
          <w:rFonts w:ascii="Times New Roman" w:hAnsi="Times New Roman" w:cs="Times New Roman"/>
          <w:i/>
          <w:iCs/>
          <w:sz w:val="24"/>
          <w:szCs w:val="24"/>
        </w:rPr>
        <w:t>sexo frágil</w:t>
      </w:r>
      <w:r w:rsidR="005470EC" w:rsidRPr="00A3036C">
        <w:rPr>
          <w:rFonts w:ascii="Times New Roman" w:hAnsi="Times New Roman" w:cs="Times New Roman"/>
          <w:sz w:val="24"/>
          <w:szCs w:val="24"/>
        </w:rPr>
        <w:t>.</w:t>
      </w:r>
      <w:r w:rsidR="00275E21" w:rsidRPr="00A3036C">
        <w:rPr>
          <w:rFonts w:ascii="Times New Roman" w:hAnsi="Times New Roman" w:cs="Times New Roman"/>
          <w:sz w:val="24"/>
          <w:szCs w:val="24"/>
        </w:rPr>
        <w:t xml:space="preserve"> </w:t>
      </w:r>
      <w:r w:rsidR="00D10BDC" w:rsidRPr="00A3036C">
        <w:rPr>
          <w:rFonts w:ascii="Times New Roman" w:hAnsi="Times New Roman" w:cs="Times New Roman"/>
          <w:sz w:val="24"/>
          <w:szCs w:val="24"/>
        </w:rPr>
        <w:t xml:space="preserve"> </w:t>
      </w:r>
      <w:r w:rsidR="00B41CF2" w:rsidRPr="00A3036C">
        <w:rPr>
          <w:rFonts w:ascii="Times New Roman" w:hAnsi="Times New Roman" w:cs="Times New Roman"/>
          <w:sz w:val="24"/>
          <w:szCs w:val="24"/>
        </w:rPr>
        <w:t xml:space="preserve">Eles </w:t>
      </w:r>
      <w:r w:rsidR="007E5239" w:rsidRPr="00A3036C">
        <w:rPr>
          <w:rFonts w:ascii="Times New Roman" w:hAnsi="Times New Roman" w:cs="Times New Roman"/>
          <w:sz w:val="24"/>
          <w:szCs w:val="24"/>
        </w:rPr>
        <w:t xml:space="preserve"> </w:t>
      </w:r>
      <w:r w:rsidR="009D73C2" w:rsidRPr="00A3036C">
        <w:rPr>
          <w:rFonts w:ascii="Times New Roman" w:hAnsi="Times New Roman" w:cs="Times New Roman"/>
          <w:sz w:val="24"/>
          <w:szCs w:val="24"/>
        </w:rPr>
        <w:t>manipula</w:t>
      </w:r>
      <w:r w:rsidR="007E5239" w:rsidRPr="00A3036C">
        <w:rPr>
          <w:rFonts w:ascii="Times New Roman" w:hAnsi="Times New Roman" w:cs="Times New Roman"/>
          <w:sz w:val="24"/>
          <w:szCs w:val="24"/>
        </w:rPr>
        <w:t>m</w:t>
      </w:r>
      <w:r w:rsidR="009D73C2" w:rsidRPr="00A3036C">
        <w:rPr>
          <w:rFonts w:ascii="Times New Roman" w:hAnsi="Times New Roman" w:cs="Times New Roman"/>
          <w:sz w:val="24"/>
          <w:szCs w:val="24"/>
        </w:rPr>
        <w:t xml:space="preserve"> a história e apagam a</w:t>
      </w:r>
      <w:r w:rsidR="007E5239" w:rsidRPr="00A3036C">
        <w:rPr>
          <w:rFonts w:ascii="Times New Roman" w:hAnsi="Times New Roman" w:cs="Times New Roman"/>
          <w:sz w:val="24"/>
          <w:szCs w:val="24"/>
        </w:rPr>
        <w:t xml:space="preserve"> importante</w:t>
      </w:r>
      <w:r w:rsidR="003D4A22" w:rsidRPr="00A3036C">
        <w:rPr>
          <w:rFonts w:ascii="Times New Roman" w:hAnsi="Times New Roman" w:cs="Times New Roman"/>
          <w:sz w:val="24"/>
          <w:szCs w:val="24"/>
        </w:rPr>
        <w:t xml:space="preserve"> participação de Madelleine</w:t>
      </w:r>
      <w:r w:rsidR="005C4BC9" w:rsidRPr="00A3036C">
        <w:rPr>
          <w:rFonts w:ascii="Times New Roman" w:hAnsi="Times New Roman" w:cs="Times New Roman"/>
          <w:sz w:val="24"/>
          <w:szCs w:val="24"/>
        </w:rPr>
        <w:t xml:space="preserve">, comparável </w:t>
      </w:r>
      <w:r w:rsidR="008F003E" w:rsidRPr="00A3036C">
        <w:rPr>
          <w:rFonts w:ascii="Times New Roman" w:hAnsi="Times New Roman" w:cs="Times New Roman"/>
          <w:sz w:val="24"/>
          <w:szCs w:val="24"/>
        </w:rPr>
        <w:t>à</w:t>
      </w:r>
      <w:r w:rsidR="005C4BC9" w:rsidRPr="00A3036C">
        <w:rPr>
          <w:rFonts w:ascii="Times New Roman" w:hAnsi="Times New Roman" w:cs="Times New Roman"/>
          <w:sz w:val="24"/>
          <w:szCs w:val="24"/>
        </w:rPr>
        <w:t xml:space="preserve"> de Larnanda</w:t>
      </w:r>
      <w:r w:rsidR="00D92D8E" w:rsidRPr="00A3036C">
        <w:rPr>
          <w:rFonts w:ascii="Times New Roman" w:hAnsi="Times New Roman" w:cs="Times New Roman"/>
          <w:sz w:val="24"/>
          <w:szCs w:val="24"/>
        </w:rPr>
        <w:t>, conhecido como Jesus Cristo.</w:t>
      </w:r>
      <w:r w:rsidR="000F021C" w:rsidRPr="00A3036C">
        <w:rPr>
          <w:rFonts w:ascii="Times New Roman" w:hAnsi="Times New Roman" w:cs="Times New Roman"/>
          <w:sz w:val="24"/>
          <w:szCs w:val="24"/>
        </w:rPr>
        <w:t xml:space="preserve"> </w:t>
      </w:r>
      <w:r w:rsidR="00A31F2D" w:rsidRPr="00A3036C">
        <w:rPr>
          <w:rFonts w:ascii="Times New Roman" w:hAnsi="Times New Roman" w:cs="Times New Roman"/>
          <w:sz w:val="24"/>
          <w:szCs w:val="24"/>
        </w:rPr>
        <w:t xml:space="preserve">Ela tivera apóstolas </w:t>
      </w:r>
      <w:r w:rsidR="00C96CF8" w:rsidRPr="00A3036C">
        <w:rPr>
          <w:rFonts w:ascii="Times New Roman" w:hAnsi="Times New Roman" w:cs="Times New Roman"/>
          <w:sz w:val="24"/>
          <w:szCs w:val="24"/>
        </w:rPr>
        <w:t>e</w:t>
      </w:r>
      <w:r w:rsidR="004766CA" w:rsidRPr="00A3036C">
        <w:rPr>
          <w:rFonts w:ascii="Times New Roman" w:hAnsi="Times New Roman" w:cs="Times New Roman"/>
          <w:sz w:val="24"/>
          <w:szCs w:val="24"/>
        </w:rPr>
        <w:t xml:space="preserve"> operara milagres</w:t>
      </w:r>
      <w:r w:rsidR="000A682B" w:rsidRPr="00A3036C">
        <w:rPr>
          <w:rFonts w:ascii="Times New Roman" w:hAnsi="Times New Roman" w:cs="Times New Roman"/>
          <w:sz w:val="24"/>
          <w:szCs w:val="24"/>
        </w:rPr>
        <w:t>. Ambos representariam</w:t>
      </w:r>
      <w:r w:rsidR="00C96CF8" w:rsidRPr="00A3036C">
        <w:rPr>
          <w:rFonts w:ascii="Times New Roman" w:hAnsi="Times New Roman" w:cs="Times New Roman"/>
          <w:sz w:val="24"/>
          <w:szCs w:val="24"/>
        </w:rPr>
        <w:t xml:space="preserve"> a união </w:t>
      </w:r>
      <w:r w:rsidR="00F066D1" w:rsidRPr="00A3036C">
        <w:rPr>
          <w:rFonts w:ascii="Times New Roman" w:hAnsi="Times New Roman" w:cs="Times New Roman"/>
          <w:sz w:val="24"/>
          <w:szCs w:val="24"/>
        </w:rPr>
        <w:t xml:space="preserve">e interdependência </w:t>
      </w:r>
      <w:r w:rsidR="00C96CF8" w:rsidRPr="00A3036C">
        <w:rPr>
          <w:rFonts w:ascii="Times New Roman" w:hAnsi="Times New Roman" w:cs="Times New Roman"/>
          <w:sz w:val="24"/>
          <w:szCs w:val="24"/>
        </w:rPr>
        <w:t>humana</w:t>
      </w:r>
      <w:r w:rsidR="00D92D8E" w:rsidRPr="00A3036C">
        <w:rPr>
          <w:rFonts w:ascii="Times New Roman" w:hAnsi="Times New Roman" w:cs="Times New Roman"/>
          <w:sz w:val="24"/>
          <w:szCs w:val="24"/>
        </w:rPr>
        <w:t xml:space="preserve"> </w:t>
      </w:r>
      <w:r w:rsidR="00C96CF8" w:rsidRPr="00A3036C">
        <w:rPr>
          <w:rFonts w:ascii="Times New Roman" w:hAnsi="Times New Roman" w:cs="Times New Roman"/>
          <w:sz w:val="24"/>
          <w:szCs w:val="24"/>
        </w:rPr>
        <w:t>do masculino e</w:t>
      </w:r>
      <w:r w:rsidR="000109A6" w:rsidRPr="00A3036C">
        <w:rPr>
          <w:rFonts w:ascii="Times New Roman" w:hAnsi="Times New Roman" w:cs="Times New Roman"/>
          <w:sz w:val="24"/>
          <w:szCs w:val="24"/>
        </w:rPr>
        <w:t xml:space="preserve"> feminino numa sociedade igualitária</w:t>
      </w:r>
      <w:r w:rsidR="00B05353" w:rsidRPr="00A3036C">
        <w:rPr>
          <w:rFonts w:ascii="Times New Roman" w:hAnsi="Times New Roman" w:cs="Times New Roman"/>
          <w:sz w:val="24"/>
          <w:szCs w:val="24"/>
        </w:rPr>
        <w:t>.</w:t>
      </w:r>
      <w:r w:rsidR="00D12EF0" w:rsidRPr="00A3036C">
        <w:rPr>
          <w:rFonts w:ascii="Times New Roman" w:hAnsi="Times New Roman" w:cs="Times New Roman"/>
          <w:sz w:val="24"/>
          <w:szCs w:val="24"/>
        </w:rPr>
        <w:t xml:space="preserve"> </w:t>
      </w:r>
    </w:p>
    <w:p w14:paraId="7ED46062" w14:textId="55E516B0" w:rsidR="00747326" w:rsidRPr="00A3036C" w:rsidRDefault="00171BE7"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O</w:t>
      </w:r>
      <w:r w:rsidR="00D12EF0" w:rsidRPr="00A3036C">
        <w:rPr>
          <w:rFonts w:ascii="Times New Roman" w:hAnsi="Times New Roman" w:cs="Times New Roman"/>
          <w:sz w:val="24"/>
          <w:szCs w:val="24"/>
        </w:rPr>
        <w:t xml:space="preserve"> control</w:t>
      </w:r>
      <w:r w:rsidR="005D7C1B" w:rsidRPr="00A3036C">
        <w:rPr>
          <w:rFonts w:ascii="Times New Roman" w:hAnsi="Times New Roman" w:cs="Times New Roman"/>
          <w:sz w:val="24"/>
          <w:szCs w:val="24"/>
        </w:rPr>
        <w:t>e dos colonizadores, inicialmente, interessados em metais, especialmente, o ouro</w:t>
      </w:r>
      <w:r w:rsidR="00F32C42" w:rsidRPr="00A3036C">
        <w:rPr>
          <w:rFonts w:ascii="Times New Roman" w:hAnsi="Times New Roman" w:cs="Times New Roman"/>
          <w:sz w:val="24"/>
          <w:szCs w:val="24"/>
        </w:rPr>
        <w:t>, fundamental para seus respectivos planeta</w:t>
      </w:r>
      <w:r w:rsidR="001141B8" w:rsidRPr="00A3036C">
        <w:rPr>
          <w:rFonts w:ascii="Times New Roman" w:hAnsi="Times New Roman" w:cs="Times New Roman"/>
          <w:sz w:val="24"/>
          <w:szCs w:val="24"/>
        </w:rPr>
        <w:t>s continuar</w:t>
      </w:r>
      <w:r w:rsidRPr="00A3036C">
        <w:rPr>
          <w:rFonts w:ascii="Times New Roman" w:hAnsi="Times New Roman" w:cs="Times New Roman"/>
          <w:sz w:val="24"/>
          <w:szCs w:val="24"/>
        </w:rPr>
        <w:t>em</w:t>
      </w:r>
      <w:r w:rsidR="001141B8" w:rsidRPr="00A3036C">
        <w:rPr>
          <w:rFonts w:ascii="Times New Roman" w:hAnsi="Times New Roman" w:cs="Times New Roman"/>
          <w:sz w:val="24"/>
          <w:szCs w:val="24"/>
        </w:rPr>
        <w:t xml:space="preserve"> a evoluir</w:t>
      </w:r>
      <w:r w:rsidR="0010150B" w:rsidRPr="00A3036C">
        <w:rPr>
          <w:rFonts w:ascii="Times New Roman" w:hAnsi="Times New Roman" w:cs="Times New Roman"/>
          <w:sz w:val="24"/>
          <w:szCs w:val="24"/>
        </w:rPr>
        <w:t xml:space="preserve"> pela inteligência de seus habitantes</w:t>
      </w:r>
      <w:r w:rsidR="00190BD5" w:rsidRPr="00A3036C">
        <w:rPr>
          <w:rFonts w:ascii="Times New Roman" w:hAnsi="Times New Roman" w:cs="Times New Roman"/>
          <w:sz w:val="24"/>
          <w:szCs w:val="24"/>
        </w:rPr>
        <w:t>,</w:t>
      </w:r>
      <w:r w:rsidR="00A82AEF" w:rsidRPr="00A3036C">
        <w:rPr>
          <w:rFonts w:ascii="Times New Roman" w:hAnsi="Times New Roman" w:cs="Times New Roman"/>
          <w:sz w:val="24"/>
          <w:szCs w:val="24"/>
        </w:rPr>
        <w:t xml:space="preserve"> aplica</w:t>
      </w:r>
      <w:r w:rsidR="00190BD5" w:rsidRPr="00A3036C">
        <w:rPr>
          <w:rFonts w:ascii="Times New Roman" w:hAnsi="Times New Roman" w:cs="Times New Roman"/>
          <w:sz w:val="24"/>
          <w:szCs w:val="24"/>
        </w:rPr>
        <w:t>nd</w:t>
      </w:r>
      <w:r w:rsidR="00A82AEF" w:rsidRPr="00A3036C">
        <w:rPr>
          <w:rFonts w:ascii="Times New Roman" w:hAnsi="Times New Roman" w:cs="Times New Roman"/>
          <w:sz w:val="24"/>
          <w:szCs w:val="24"/>
        </w:rPr>
        <w:t>o o mineral</w:t>
      </w:r>
      <w:r w:rsidR="0017174E" w:rsidRPr="00A3036C">
        <w:rPr>
          <w:rFonts w:ascii="Times New Roman" w:hAnsi="Times New Roman" w:cs="Times New Roman"/>
          <w:sz w:val="24"/>
          <w:szCs w:val="24"/>
        </w:rPr>
        <w:t xml:space="preserve"> no desenvolvimento tecnológico, in</w:t>
      </w:r>
      <w:r w:rsidRPr="00A3036C">
        <w:rPr>
          <w:rFonts w:ascii="Times New Roman" w:hAnsi="Times New Roman" w:cs="Times New Roman"/>
          <w:sz w:val="24"/>
          <w:szCs w:val="24"/>
        </w:rPr>
        <w:t>alcanç</w:t>
      </w:r>
      <w:r w:rsidR="0017174E" w:rsidRPr="00A3036C">
        <w:rPr>
          <w:rFonts w:ascii="Times New Roman" w:hAnsi="Times New Roman" w:cs="Times New Roman"/>
          <w:sz w:val="24"/>
          <w:szCs w:val="24"/>
        </w:rPr>
        <w:t>ável para o terrícola</w:t>
      </w:r>
      <w:r w:rsidR="004B1BBE" w:rsidRPr="00A3036C">
        <w:rPr>
          <w:rFonts w:ascii="Times New Roman" w:hAnsi="Times New Roman" w:cs="Times New Roman"/>
          <w:sz w:val="24"/>
          <w:szCs w:val="24"/>
        </w:rPr>
        <w:t>,</w:t>
      </w:r>
      <w:r w:rsidR="005E231A" w:rsidRPr="00A3036C">
        <w:rPr>
          <w:rFonts w:ascii="Times New Roman" w:hAnsi="Times New Roman" w:cs="Times New Roman"/>
          <w:sz w:val="24"/>
          <w:szCs w:val="24"/>
        </w:rPr>
        <w:t xml:space="preserve"> </w:t>
      </w:r>
      <w:r w:rsidR="00251891" w:rsidRPr="00A3036C">
        <w:rPr>
          <w:rFonts w:ascii="Times New Roman" w:hAnsi="Times New Roman" w:cs="Times New Roman"/>
          <w:sz w:val="24"/>
          <w:szCs w:val="24"/>
        </w:rPr>
        <w:t>ef</w:t>
      </w:r>
      <w:r w:rsidR="00900418" w:rsidRPr="00A3036C">
        <w:rPr>
          <w:rFonts w:ascii="Times New Roman" w:hAnsi="Times New Roman" w:cs="Times New Roman"/>
          <w:sz w:val="24"/>
          <w:szCs w:val="24"/>
        </w:rPr>
        <w:t>etiva o monopólio do planeta</w:t>
      </w:r>
      <w:r w:rsidRPr="00A3036C">
        <w:rPr>
          <w:rFonts w:ascii="Times New Roman" w:hAnsi="Times New Roman" w:cs="Times New Roman"/>
          <w:sz w:val="24"/>
          <w:szCs w:val="24"/>
        </w:rPr>
        <w:t xml:space="preserve"> Terra</w:t>
      </w:r>
      <w:r w:rsidR="0017174E" w:rsidRPr="00A3036C">
        <w:rPr>
          <w:rFonts w:ascii="Times New Roman" w:hAnsi="Times New Roman" w:cs="Times New Roman"/>
          <w:sz w:val="24"/>
          <w:szCs w:val="24"/>
        </w:rPr>
        <w:t>.</w:t>
      </w:r>
    </w:p>
    <w:p w14:paraId="4474333F" w14:textId="77777777" w:rsidR="00C73D88" w:rsidRPr="00A3036C" w:rsidRDefault="00B37268"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Cidades subterrâneas </w:t>
      </w:r>
      <w:r w:rsidR="006328EC" w:rsidRPr="00A3036C">
        <w:rPr>
          <w:rFonts w:ascii="Times New Roman" w:hAnsi="Times New Roman" w:cs="Times New Roman"/>
          <w:sz w:val="24"/>
          <w:szCs w:val="24"/>
        </w:rPr>
        <w:t>povoadas pe</w:t>
      </w:r>
      <w:r w:rsidR="00157671" w:rsidRPr="00A3036C">
        <w:rPr>
          <w:rFonts w:ascii="Times New Roman" w:hAnsi="Times New Roman" w:cs="Times New Roman"/>
          <w:sz w:val="24"/>
          <w:szCs w:val="24"/>
        </w:rPr>
        <w:t xml:space="preserve">los colonizadores estão </w:t>
      </w:r>
      <w:r w:rsidRPr="00A3036C">
        <w:rPr>
          <w:rFonts w:ascii="Times New Roman" w:hAnsi="Times New Roman" w:cs="Times New Roman"/>
          <w:sz w:val="24"/>
          <w:szCs w:val="24"/>
        </w:rPr>
        <w:t>interligadas nos seis continente</w:t>
      </w:r>
      <w:r w:rsidR="00CF724D" w:rsidRPr="00A3036C">
        <w:rPr>
          <w:rFonts w:ascii="Times New Roman" w:hAnsi="Times New Roman" w:cs="Times New Roman"/>
          <w:sz w:val="24"/>
          <w:szCs w:val="24"/>
        </w:rPr>
        <w:t xml:space="preserve">s </w:t>
      </w:r>
      <w:r w:rsidR="0007444C" w:rsidRPr="00A3036C">
        <w:rPr>
          <w:rFonts w:ascii="Times New Roman" w:hAnsi="Times New Roman" w:cs="Times New Roman"/>
          <w:sz w:val="24"/>
          <w:szCs w:val="24"/>
        </w:rPr>
        <w:t xml:space="preserve">para </w:t>
      </w:r>
      <w:r w:rsidR="00CF724D" w:rsidRPr="00A3036C">
        <w:rPr>
          <w:rFonts w:ascii="Times New Roman" w:hAnsi="Times New Roman" w:cs="Times New Roman"/>
          <w:sz w:val="24"/>
          <w:szCs w:val="24"/>
        </w:rPr>
        <w:t>patrulha</w:t>
      </w:r>
      <w:r w:rsidR="0007444C" w:rsidRPr="00A3036C">
        <w:rPr>
          <w:rFonts w:ascii="Times New Roman" w:hAnsi="Times New Roman" w:cs="Times New Roman"/>
          <w:sz w:val="24"/>
          <w:szCs w:val="24"/>
        </w:rPr>
        <w:t>re</w:t>
      </w:r>
      <w:r w:rsidR="00CF724D" w:rsidRPr="00A3036C">
        <w:rPr>
          <w:rFonts w:ascii="Times New Roman" w:hAnsi="Times New Roman" w:cs="Times New Roman"/>
          <w:sz w:val="24"/>
          <w:szCs w:val="24"/>
        </w:rPr>
        <w:t xml:space="preserve">m os movimentos </w:t>
      </w:r>
      <w:r w:rsidR="00F32B33" w:rsidRPr="00A3036C">
        <w:rPr>
          <w:rFonts w:ascii="Times New Roman" w:hAnsi="Times New Roman" w:cs="Times New Roman"/>
          <w:sz w:val="24"/>
          <w:szCs w:val="24"/>
        </w:rPr>
        <w:t>terráqueos</w:t>
      </w:r>
      <w:r w:rsidR="008E3B85" w:rsidRPr="00A3036C">
        <w:rPr>
          <w:rFonts w:ascii="Times New Roman" w:hAnsi="Times New Roman" w:cs="Times New Roman"/>
          <w:sz w:val="24"/>
          <w:szCs w:val="24"/>
        </w:rPr>
        <w:t xml:space="preserve">, monitoradas </w:t>
      </w:r>
      <w:r w:rsidR="00B93522" w:rsidRPr="00A3036C">
        <w:rPr>
          <w:rFonts w:ascii="Times New Roman" w:hAnsi="Times New Roman" w:cs="Times New Roman"/>
          <w:sz w:val="24"/>
          <w:szCs w:val="24"/>
        </w:rPr>
        <w:t>pelo terceiro plano terrestre</w:t>
      </w:r>
      <w:r w:rsidR="0007444C" w:rsidRPr="00A3036C">
        <w:rPr>
          <w:rFonts w:ascii="Times New Roman" w:hAnsi="Times New Roman" w:cs="Times New Roman"/>
          <w:sz w:val="24"/>
          <w:szCs w:val="24"/>
        </w:rPr>
        <w:t>, também</w:t>
      </w:r>
      <w:r w:rsidR="00B93522" w:rsidRPr="00A3036C">
        <w:rPr>
          <w:rFonts w:ascii="Times New Roman" w:hAnsi="Times New Roman" w:cs="Times New Roman"/>
          <w:sz w:val="24"/>
          <w:szCs w:val="24"/>
        </w:rPr>
        <w:t xml:space="preserve"> ocupado pelos </w:t>
      </w:r>
      <w:r w:rsidR="00B93522" w:rsidRPr="00A3036C">
        <w:rPr>
          <w:rFonts w:ascii="Times New Roman" w:hAnsi="Times New Roman" w:cs="Times New Roman"/>
          <w:i/>
          <w:iCs/>
          <w:sz w:val="24"/>
          <w:szCs w:val="24"/>
        </w:rPr>
        <w:t>malenirus</w:t>
      </w:r>
      <w:r w:rsidR="00AF1ED8" w:rsidRPr="00A3036C">
        <w:rPr>
          <w:rFonts w:ascii="Times New Roman" w:hAnsi="Times New Roman" w:cs="Times New Roman"/>
          <w:sz w:val="24"/>
          <w:szCs w:val="24"/>
        </w:rPr>
        <w:t xml:space="preserve">, </w:t>
      </w:r>
      <w:r w:rsidR="00AF1ED8" w:rsidRPr="00A3036C">
        <w:rPr>
          <w:rFonts w:ascii="Times New Roman" w:hAnsi="Times New Roman" w:cs="Times New Roman"/>
          <w:i/>
          <w:iCs/>
          <w:sz w:val="24"/>
          <w:szCs w:val="24"/>
        </w:rPr>
        <w:t>reinonaques</w:t>
      </w:r>
      <w:r w:rsidR="00AF1ED8" w:rsidRPr="00A3036C">
        <w:rPr>
          <w:rFonts w:ascii="Times New Roman" w:hAnsi="Times New Roman" w:cs="Times New Roman"/>
          <w:sz w:val="24"/>
          <w:szCs w:val="24"/>
        </w:rPr>
        <w:t xml:space="preserve"> e </w:t>
      </w:r>
      <w:r w:rsidR="00AF1ED8" w:rsidRPr="00A3036C">
        <w:rPr>
          <w:rFonts w:ascii="Times New Roman" w:hAnsi="Times New Roman" w:cs="Times New Roman"/>
          <w:i/>
          <w:iCs/>
          <w:sz w:val="24"/>
          <w:szCs w:val="24"/>
        </w:rPr>
        <w:t>dominitilianos</w:t>
      </w:r>
      <w:r w:rsidR="0007444C" w:rsidRPr="00A3036C">
        <w:rPr>
          <w:rFonts w:ascii="Times New Roman" w:hAnsi="Times New Roman" w:cs="Times New Roman"/>
          <w:sz w:val="24"/>
          <w:szCs w:val="24"/>
        </w:rPr>
        <w:t>.</w:t>
      </w:r>
    </w:p>
    <w:p w14:paraId="2F624763" w14:textId="77777777" w:rsidR="00C668A1" w:rsidRPr="00A3036C" w:rsidRDefault="00C73D88"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Tom e Liz, a cada revelação</w:t>
      </w:r>
      <w:r w:rsidR="00195DEF" w:rsidRPr="00A3036C">
        <w:rPr>
          <w:rFonts w:ascii="Times New Roman" w:hAnsi="Times New Roman" w:cs="Times New Roman"/>
          <w:sz w:val="24"/>
          <w:szCs w:val="24"/>
        </w:rPr>
        <w:t>, percebem a manipulação históric</w:t>
      </w:r>
      <w:r w:rsidR="00FD0DB7" w:rsidRPr="00A3036C">
        <w:rPr>
          <w:rFonts w:ascii="Times New Roman" w:hAnsi="Times New Roman" w:cs="Times New Roman"/>
          <w:sz w:val="24"/>
          <w:szCs w:val="24"/>
        </w:rPr>
        <w:t>a sofrida pelo planeta Terra.</w:t>
      </w:r>
      <w:r w:rsidR="008F2C39" w:rsidRPr="00A3036C">
        <w:rPr>
          <w:rFonts w:ascii="Times New Roman" w:hAnsi="Times New Roman" w:cs="Times New Roman"/>
          <w:sz w:val="24"/>
          <w:szCs w:val="24"/>
        </w:rPr>
        <w:t xml:space="preserve"> Lamentam</w:t>
      </w:r>
      <w:r w:rsidR="00960A7D" w:rsidRPr="00A3036C">
        <w:rPr>
          <w:rFonts w:ascii="Times New Roman" w:hAnsi="Times New Roman" w:cs="Times New Roman"/>
          <w:sz w:val="24"/>
          <w:szCs w:val="24"/>
        </w:rPr>
        <w:t>, agudamente,</w:t>
      </w:r>
      <w:r w:rsidR="006A6CBA" w:rsidRPr="00A3036C">
        <w:rPr>
          <w:rFonts w:ascii="Times New Roman" w:hAnsi="Times New Roman" w:cs="Times New Roman"/>
          <w:sz w:val="24"/>
          <w:szCs w:val="24"/>
        </w:rPr>
        <w:t xml:space="preserve"> a prisão imposta pela escravidão ao terrícola.</w:t>
      </w:r>
      <w:r w:rsidR="00042B79" w:rsidRPr="00A3036C">
        <w:rPr>
          <w:rFonts w:ascii="Times New Roman" w:hAnsi="Times New Roman" w:cs="Times New Roman"/>
          <w:sz w:val="24"/>
          <w:szCs w:val="24"/>
        </w:rPr>
        <w:t xml:space="preserve"> </w:t>
      </w:r>
    </w:p>
    <w:p w14:paraId="484A0FF6" w14:textId="77777777" w:rsidR="00251891" w:rsidRDefault="00C668A1"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Perguntados sobre</w:t>
      </w:r>
      <w:r w:rsidR="003B13C1" w:rsidRPr="00A3036C">
        <w:rPr>
          <w:rFonts w:ascii="Times New Roman" w:hAnsi="Times New Roman" w:cs="Times New Roman"/>
          <w:sz w:val="24"/>
          <w:szCs w:val="24"/>
        </w:rPr>
        <w:t xml:space="preserve"> a atuação livre dos colonizadores, Germano e Fértilles</w:t>
      </w:r>
      <w:r w:rsidR="00CC3347" w:rsidRPr="00A3036C">
        <w:rPr>
          <w:rFonts w:ascii="Times New Roman" w:hAnsi="Times New Roman" w:cs="Times New Roman"/>
          <w:sz w:val="24"/>
          <w:szCs w:val="24"/>
        </w:rPr>
        <w:t>, reportam-se ao livre arbítrio</w:t>
      </w:r>
      <w:r w:rsidR="00870130" w:rsidRPr="00A3036C">
        <w:rPr>
          <w:rFonts w:ascii="Times New Roman" w:hAnsi="Times New Roman" w:cs="Times New Roman"/>
          <w:sz w:val="24"/>
          <w:szCs w:val="24"/>
        </w:rPr>
        <w:t xml:space="preserve">, o responsabilizando pelos desmandos de </w:t>
      </w:r>
      <w:r w:rsidR="00870130" w:rsidRPr="00A3036C">
        <w:rPr>
          <w:rFonts w:ascii="Times New Roman" w:hAnsi="Times New Roman" w:cs="Times New Roman"/>
          <w:i/>
          <w:iCs/>
          <w:sz w:val="24"/>
          <w:szCs w:val="24"/>
        </w:rPr>
        <w:t xml:space="preserve">malenirus, reinonaques </w:t>
      </w:r>
      <w:r w:rsidR="00870130" w:rsidRPr="00A3036C">
        <w:rPr>
          <w:rFonts w:ascii="Times New Roman" w:hAnsi="Times New Roman" w:cs="Times New Roman"/>
          <w:sz w:val="24"/>
          <w:szCs w:val="24"/>
        </w:rPr>
        <w:t xml:space="preserve">e </w:t>
      </w:r>
      <w:r w:rsidR="007758DE" w:rsidRPr="00A3036C">
        <w:rPr>
          <w:rFonts w:ascii="Times New Roman" w:hAnsi="Times New Roman" w:cs="Times New Roman"/>
          <w:sz w:val="24"/>
          <w:szCs w:val="24"/>
        </w:rPr>
        <w:t xml:space="preserve"> </w:t>
      </w:r>
      <w:r w:rsidR="00870130" w:rsidRPr="00A3036C">
        <w:rPr>
          <w:rFonts w:ascii="Times New Roman" w:hAnsi="Times New Roman" w:cs="Times New Roman"/>
          <w:i/>
          <w:iCs/>
          <w:sz w:val="24"/>
          <w:szCs w:val="24"/>
        </w:rPr>
        <w:t>dom</w:t>
      </w:r>
      <w:r w:rsidR="001122CD" w:rsidRPr="00A3036C">
        <w:rPr>
          <w:rFonts w:ascii="Times New Roman" w:hAnsi="Times New Roman" w:cs="Times New Roman"/>
          <w:i/>
          <w:iCs/>
          <w:sz w:val="24"/>
          <w:szCs w:val="24"/>
        </w:rPr>
        <w:t>i</w:t>
      </w:r>
      <w:r w:rsidR="00870130" w:rsidRPr="00A3036C">
        <w:rPr>
          <w:rFonts w:ascii="Times New Roman" w:hAnsi="Times New Roman" w:cs="Times New Roman"/>
          <w:i/>
          <w:iCs/>
          <w:sz w:val="24"/>
          <w:szCs w:val="24"/>
        </w:rPr>
        <w:t>nitilianos</w:t>
      </w:r>
      <w:r w:rsidR="00E66C85" w:rsidRPr="00A3036C">
        <w:rPr>
          <w:rFonts w:ascii="Times New Roman" w:hAnsi="Times New Roman" w:cs="Times New Roman"/>
          <w:sz w:val="24"/>
          <w:szCs w:val="24"/>
        </w:rPr>
        <w:t xml:space="preserve">. Eles, </w:t>
      </w:r>
      <w:r w:rsidR="00CB7671" w:rsidRPr="00A3036C">
        <w:rPr>
          <w:rFonts w:ascii="Times New Roman" w:hAnsi="Times New Roman" w:cs="Times New Roman"/>
          <w:sz w:val="24"/>
          <w:szCs w:val="24"/>
        </w:rPr>
        <w:t>inteligentes,</w:t>
      </w:r>
      <w:r w:rsidR="00DF2715" w:rsidRPr="00A3036C">
        <w:rPr>
          <w:rFonts w:ascii="Times New Roman" w:hAnsi="Times New Roman" w:cs="Times New Roman"/>
          <w:sz w:val="24"/>
          <w:szCs w:val="24"/>
        </w:rPr>
        <w:t xml:space="preserve"> mas em total desequilíbrio com a moralidade, </w:t>
      </w:r>
      <w:r w:rsidR="00F240A1" w:rsidRPr="00A3036C">
        <w:rPr>
          <w:rFonts w:ascii="Times New Roman" w:hAnsi="Times New Roman" w:cs="Times New Roman"/>
          <w:sz w:val="24"/>
          <w:szCs w:val="24"/>
        </w:rPr>
        <w:t>te</w:t>
      </w:r>
      <w:r w:rsidR="002273BC" w:rsidRPr="00A3036C">
        <w:rPr>
          <w:rFonts w:ascii="Times New Roman" w:hAnsi="Times New Roman" w:cs="Times New Roman"/>
          <w:sz w:val="24"/>
          <w:szCs w:val="24"/>
        </w:rPr>
        <w:t xml:space="preserve">rão a companhia </w:t>
      </w:r>
      <w:r w:rsidR="00A41539" w:rsidRPr="00A3036C">
        <w:rPr>
          <w:rFonts w:ascii="Times New Roman" w:hAnsi="Times New Roman" w:cs="Times New Roman"/>
          <w:sz w:val="24"/>
          <w:szCs w:val="24"/>
        </w:rPr>
        <w:t xml:space="preserve">de </w:t>
      </w:r>
      <w:r w:rsidR="005C14F1" w:rsidRPr="00A3036C">
        <w:rPr>
          <w:rFonts w:ascii="Times New Roman" w:hAnsi="Times New Roman" w:cs="Times New Roman"/>
          <w:sz w:val="24"/>
          <w:szCs w:val="24"/>
        </w:rPr>
        <w:t>humanos resistentes a transição planetária</w:t>
      </w:r>
      <w:r w:rsidR="006E27D6" w:rsidRPr="00A3036C">
        <w:rPr>
          <w:rFonts w:ascii="Times New Roman" w:hAnsi="Times New Roman" w:cs="Times New Roman"/>
          <w:sz w:val="24"/>
          <w:szCs w:val="24"/>
        </w:rPr>
        <w:t xml:space="preserve">, </w:t>
      </w:r>
      <w:r w:rsidR="00F240A1" w:rsidRPr="00A3036C">
        <w:rPr>
          <w:rFonts w:ascii="Times New Roman" w:hAnsi="Times New Roman" w:cs="Times New Roman"/>
          <w:sz w:val="24"/>
          <w:szCs w:val="24"/>
        </w:rPr>
        <w:t>formando</w:t>
      </w:r>
      <w:r w:rsidR="006E27D6" w:rsidRPr="00A3036C">
        <w:rPr>
          <w:rFonts w:ascii="Times New Roman" w:hAnsi="Times New Roman" w:cs="Times New Roman"/>
          <w:sz w:val="24"/>
          <w:szCs w:val="24"/>
        </w:rPr>
        <w:t xml:space="preserve"> </w:t>
      </w:r>
      <w:r w:rsidR="00A41539" w:rsidRPr="00A3036C">
        <w:rPr>
          <w:rFonts w:ascii="Times New Roman" w:hAnsi="Times New Roman" w:cs="Times New Roman"/>
          <w:sz w:val="24"/>
          <w:szCs w:val="24"/>
        </w:rPr>
        <w:t xml:space="preserve">os </w:t>
      </w:r>
      <w:r w:rsidR="00A41539" w:rsidRPr="00A3036C">
        <w:rPr>
          <w:rFonts w:ascii="Times New Roman" w:hAnsi="Times New Roman" w:cs="Times New Roman"/>
          <w:b/>
          <w:bCs/>
          <w:sz w:val="24"/>
          <w:szCs w:val="24"/>
        </w:rPr>
        <w:t>e</w:t>
      </w:r>
      <w:r w:rsidR="00A41539" w:rsidRPr="00A3036C">
        <w:rPr>
          <w:rFonts w:ascii="Times New Roman" w:hAnsi="Times New Roman" w:cs="Times New Roman"/>
          <w:b/>
          <w:bCs/>
          <w:color w:val="FF0000"/>
          <w:sz w:val="28"/>
          <w:szCs w:val="28"/>
        </w:rPr>
        <w:t>X</w:t>
      </w:r>
      <w:r w:rsidR="00A41539" w:rsidRPr="00A3036C">
        <w:rPr>
          <w:rFonts w:ascii="Times New Roman" w:hAnsi="Times New Roman" w:cs="Times New Roman"/>
          <w:b/>
          <w:bCs/>
          <w:sz w:val="24"/>
          <w:szCs w:val="24"/>
        </w:rPr>
        <w:t xml:space="preserve">ilados da </w:t>
      </w:r>
      <w:r w:rsidR="00A41539" w:rsidRPr="00A3036C">
        <w:rPr>
          <w:rFonts w:ascii="Times New Roman" w:hAnsi="Times New Roman" w:cs="Times New Roman"/>
          <w:b/>
          <w:bCs/>
          <w:color w:val="7030A0"/>
          <w:sz w:val="24"/>
          <w:szCs w:val="24"/>
        </w:rPr>
        <w:t>T</w:t>
      </w:r>
      <w:r w:rsidR="00A41539" w:rsidRPr="00A3036C">
        <w:rPr>
          <w:rFonts w:ascii="Times New Roman" w:hAnsi="Times New Roman" w:cs="Times New Roman"/>
          <w:b/>
          <w:bCs/>
          <w:sz w:val="24"/>
          <w:szCs w:val="24"/>
        </w:rPr>
        <w:t>erra</w:t>
      </w:r>
      <w:r w:rsidR="00DA1711" w:rsidRPr="00A3036C">
        <w:rPr>
          <w:rFonts w:ascii="Times New Roman" w:hAnsi="Times New Roman" w:cs="Times New Roman"/>
          <w:sz w:val="24"/>
          <w:szCs w:val="24"/>
        </w:rPr>
        <w:t>...</w:t>
      </w:r>
      <w:r w:rsidR="00DA1711" w:rsidRPr="00A3036C">
        <w:rPr>
          <w:rFonts w:ascii="Times New Roman" w:hAnsi="Times New Roman" w:cs="Times New Roman"/>
          <w:b/>
          <w:bCs/>
          <w:sz w:val="24"/>
          <w:szCs w:val="24"/>
        </w:rPr>
        <w:t xml:space="preserve"> </w:t>
      </w:r>
      <w:r w:rsidR="006E27D6" w:rsidRPr="00E60314">
        <w:rPr>
          <w:rFonts w:ascii="Times New Roman" w:hAnsi="Times New Roman" w:cs="Times New Roman"/>
          <w:i/>
          <w:iCs/>
          <w:sz w:val="24"/>
          <w:szCs w:val="24"/>
        </w:rPr>
        <w:t>passado pacto para o futuro</w:t>
      </w:r>
      <w:r w:rsidR="006E27D6" w:rsidRPr="00A3036C">
        <w:rPr>
          <w:rFonts w:ascii="Times New Roman" w:hAnsi="Times New Roman" w:cs="Times New Roman"/>
          <w:sz w:val="24"/>
          <w:szCs w:val="24"/>
        </w:rPr>
        <w:t>.</w:t>
      </w:r>
    </w:p>
    <w:p w14:paraId="5D8406F1" w14:textId="77777777" w:rsidR="005A2F53" w:rsidRPr="00A3036C" w:rsidRDefault="005A2F53" w:rsidP="0099535A">
      <w:pPr>
        <w:spacing w:after="0"/>
        <w:jc w:val="both"/>
        <w:rPr>
          <w:rFonts w:ascii="Times New Roman" w:hAnsi="Times New Roman" w:cs="Times New Roman"/>
          <w:sz w:val="24"/>
          <w:szCs w:val="24"/>
        </w:rPr>
      </w:pPr>
    </w:p>
    <w:p w14:paraId="1A5DA035" w14:textId="77777777" w:rsidR="00FF4249" w:rsidRPr="00A3036C" w:rsidRDefault="00251891"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Na verdade somos produtos de nosso livre arbítrio ― Liz Taylor reitera a conclusão ― Alimentado pela </w:t>
      </w:r>
      <w:r w:rsidRPr="00A3036C">
        <w:rPr>
          <w:rFonts w:ascii="Times New Roman" w:hAnsi="Times New Roman" w:cs="Times New Roman"/>
          <w:i/>
          <w:iCs/>
          <w:sz w:val="24"/>
          <w:szCs w:val="24"/>
        </w:rPr>
        <w:t>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r w:rsidRPr="00A3036C">
        <w:rPr>
          <w:rFonts w:ascii="Times New Roman" w:hAnsi="Times New Roman" w:cs="Times New Roman"/>
          <w:sz w:val="24"/>
          <w:szCs w:val="24"/>
        </w:rPr>
        <w:t xml:space="preserve">. ▬ </w:t>
      </w:r>
      <w:r w:rsidR="00FF4249" w:rsidRPr="00A3036C">
        <w:rPr>
          <w:rFonts w:ascii="Times New Roman" w:hAnsi="Times New Roman" w:cs="Times New Roman"/>
          <w:sz w:val="24"/>
          <w:szCs w:val="24"/>
        </w:rPr>
        <w:t>decepcionada.</w:t>
      </w:r>
    </w:p>
    <w:p w14:paraId="33B47657" w14:textId="77777777" w:rsidR="00FF4249" w:rsidRPr="00A3036C" w:rsidRDefault="00FF4249" w:rsidP="0099535A">
      <w:pPr>
        <w:spacing w:after="0"/>
        <w:jc w:val="both"/>
        <w:rPr>
          <w:rFonts w:ascii="Times New Roman" w:hAnsi="Times New Roman" w:cs="Times New Roman"/>
          <w:sz w:val="24"/>
          <w:szCs w:val="24"/>
        </w:rPr>
      </w:pPr>
    </w:p>
    <w:p w14:paraId="67360CEB" w14:textId="77777777" w:rsidR="00FF4249" w:rsidRPr="00A3036C" w:rsidRDefault="00FF4249"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Interferência do SEU —Soberana Energia Universal ― Tom Harrison destaca ― No despertar em massa da humanidade, não só salvará o planeta da escravidão, como restaurará a natureza. ▬ prevê.</w:t>
      </w:r>
    </w:p>
    <w:p w14:paraId="039E73CF" w14:textId="77777777" w:rsidR="00FF4249" w:rsidRPr="00A3036C" w:rsidRDefault="00FF4249" w:rsidP="0099535A">
      <w:pPr>
        <w:spacing w:after="0"/>
        <w:jc w:val="both"/>
        <w:rPr>
          <w:rFonts w:ascii="Times New Roman" w:hAnsi="Times New Roman" w:cs="Times New Roman"/>
          <w:sz w:val="24"/>
          <w:szCs w:val="24"/>
        </w:rPr>
      </w:pPr>
    </w:p>
    <w:p w14:paraId="3FBAC7CA" w14:textId="77777777" w:rsidR="00EB3B78" w:rsidRPr="00A3036C" w:rsidRDefault="00FF4249"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Liz Taylor faz café</w:t>
      </w:r>
      <w:r w:rsidR="00EB3B78" w:rsidRPr="00A3036C">
        <w:rPr>
          <w:rFonts w:ascii="Times New Roman" w:hAnsi="Times New Roman" w:cs="Times New Roman"/>
          <w:sz w:val="24"/>
          <w:szCs w:val="24"/>
        </w:rPr>
        <w:t xml:space="preserve"> e ovos. Fértilles ajuda a anfitriã e disponibiliza xícaras, copos, pratos e talheres na bancada do próprio bar molhado. Tom prepara suco de laranja e, o condiciona numa jarra de inox para as pessoas se servirem. Tudo pronto para degustação.</w:t>
      </w:r>
    </w:p>
    <w:p w14:paraId="31A7222C" w14:textId="77777777" w:rsidR="00AB5B8C" w:rsidRPr="00A3036C" w:rsidRDefault="00EB3B78"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Fértilles e Germano saboreiam o cardápio matinal acompanhados por Tom e Liz. Estes, ainda, impactados pelas revelações</w:t>
      </w:r>
      <w:r w:rsidR="00AB5B8C" w:rsidRPr="00A3036C">
        <w:rPr>
          <w:rFonts w:ascii="Times New Roman" w:hAnsi="Times New Roman" w:cs="Times New Roman"/>
          <w:sz w:val="24"/>
          <w:szCs w:val="24"/>
        </w:rPr>
        <w:t xml:space="preserve"> sobre o Sistema Terra em vigor.</w:t>
      </w:r>
    </w:p>
    <w:p w14:paraId="14A657B0" w14:textId="77777777" w:rsidR="00090ECF" w:rsidRPr="00A3036C" w:rsidRDefault="00AB5B8C"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Tom, durante desjejum, questiona a demora para o SEU promover o despertar em massa da humanidade, alegando ter ele o poder para abreviar a prisão imposta ao terrícola pelo seus colonizadores. Liz contesta, embasada, de que tudo tem seu tempo e o do terráqueo é este. Germano e Fértilles concordam, ressalvando que o período do despertar é definido pel</w:t>
      </w:r>
      <w:r w:rsidR="00090ECF" w:rsidRPr="00A3036C">
        <w:rPr>
          <w:rFonts w:ascii="Times New Roman" w:hAnsi="Times New Roman" w:cs="Times New Roman"/>
          <w:sz w:val="24"/>
          <w:szCs w:val="24"/>
        </w:rPr>
        <w:t>a vibração energética do</w:t>
      </w:r>
      <w:r w:rsidRPr="00A3036C">
        <w:rPr>
          <w:rFonts w:ascii="Times New Roman" w:hAnsi="Times New Roman" w:cs="Times New Roman"/>
          <w:sz w:val="24"/>
          <w:szCs w:val="24"/>
        </w:rPr>
        <w:t xml:space="preserve"> ser humano</w:t>
      </w:r>
      <w:r w:rsidR="00090ECF" w:rsidRPr="00A3036C">
        <w:rPr>
          <w:rFonts w:ascii="Times New Roman" w:hAnsi="Times New Roman" w:cs="Times New Roman"/>
          <w:sz w:val="24"/>
          <w:szCs w:val="24"/>
        </w:rPr>
        <w:t xml:space="preserve">, opcionalmente, alteada a Lei universal do amor ou minimizada pela </w:t>
      </w:r>
      <w:r w:rsidR="00090ECF" w:rsidRPr="00A3036C">
        <w:rPr>
          <w:rFonts w:ascii="Times New Roman" w:hAnsi="Times New Roman" w:cs="Times New Roman"/>
          <w:i/>
          <w:iCs/>
          <w:sz w:val="24"/>
          <w:szCs w:val="24"/>
        </w:rPr>
        <w:t>tríade da maldade humana</w:t>
      </w:r>
      <w:r w:rsidR="00090ECF" w:rsidRPr="00A3036C">
        <w:rPr>
          <w:rFonts w:ascii="Times New Roman" w:hAnsi="Times New Roman" w:cs="Times New Roman"/>
          <w:sz w:val="24"/>
          <w:szCs w:val="24"/>
        </w:rPr>
        <w:t xml:space="preserve">: </w:t>
      </w:r>
      <w:r w:rsidR="00090ECF" w:rsidRPr="00A3036C">
        <w:rPr>
          <w:rFonts w:ascii="Times New Roman" w:hAnsi="Times New Roman" w:cs="Times New Roman"/>
          <w:i/>
          <w:iCs/>
          <w:sz w:val="24"/>
          <w:szCs w:val="24"/>
        </w:rPr>
        <w:t>ego</w:t>
      </w:r>
      <w:r w:rsidR="00090ECF" w:rsidRPr="00A3036C">
        <w:rPr>
          <w:rFonts w:ascii="Times New Roman" w:hAnsi="Times New Roman" w:cs="Times New Roman"/>
          <w:sz w:val="24"/>
          <w:szCs w:val="24"/>
        </w:rPr>
        <w:t xml:space="preserve">, </w:t>
      </w:r>
      <w:r w:rsidR="00090ECF" w:rsidRPr="00A3036C">
        <w:rPr>
          <w:rFonts w:ascii="Times New Roman" w:hAnsi="Times New Roman" w:cs="Times New Roman"/>
          <w:i/>
          <w:iCs/>
          <w:sz w:val="24"/>
          <w:szCs w:val="24"/>
        </w:rPr>
        <w:t xml:space="preserve">ganância </w:t>
      </w:r>
      <w:r w:rsidR="00090ECF" w:rsidRPr="00A3036C">
        <w:rPr>
          <w:rFonts w:ascii="Times New Roman" w:hAnsi="Times New Roman" w:cs="Times New Roman"/>
          <w:sz w:val="24"/>
          <w:szCs w:val="24"/>
        </w:rPr>
        <w:t xml:space="preserve">e </w:t>
      </w:r>
      <w:r w:rsidR="00090ECF" w:rsidRPr="00A3036C">
        <w:rPr>
          <w:rFonts w:ascii="Times New Roman" w:hAnsi="Times New Roman" w:cs="Times New Roman"/>
          <w:i/>
          <w:iCs/>
          <w:sz w:val="24"/>
          <w:szCs w:val="24"/>
        </w:rPr>
        <w:t>medo</w:t>
      </w:r>
      <w:r w:rsidR="00090ECF" w:rsidRPr="00A3036C">
        <w:rPr>
          <w:rFonts w:ascii="Times New Roman" w:hAnsi="Times New Roman" w:cs="Times New Roman"/>
          <w:sz w:val="24"/>
          <w:szCs w:val="24"/>
        </w:rPr>
        <w:t xml:space="preserve">. </w:t>
      </w:r>
    </w:p>
    <w:p w14:paraId="35ECC80A" w14:textId="77777777" w:rsidR="00090ECF" w:rsidRPr="00A3036C" w:rsidRDefault="00090ECF" w:rsidP="0099535A">
      <w:pPr>
        <w:spacing w:after="0"/>
        <w:jc w:val="both"/>
        <w:rPr>
          <w:rFonts w:ascii="Times New Roman" w:hAnsi="Times New Roman" w:cs="Times New Roman"/>
          <w:sz w:val="24"/>
          <w:szCs w:val="24"/>
        </w:rPr>
      </w:pPr>
    </w:p>
    <w:p w14:paraId="184B90F0" w14:textId="7E79B041" w:rsidR="00AB5B8C" w:rsidRPr="00A3036C" w:rsidRDefault="00090ECF"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AB5B8C" w:rsidRPr="00A3036C">
        <w:rPr>
          <w:rFonts w:ascii="Times New Roman" w:hAnsi="Times New Roman" w:cs="Times New Roman"/>
          <w:sz w:val="24"/>
          <w:szCs w:val="24"/>
        </w:rPr>
        <w:t xml:space="preserve"> </w:t>
      </w:r>
      <w:r w:rsidRPr="00A3036C">
        <w:rPr>
          <w:rFonts w:ascii="Times New Roman" w:hAnsi="Times New Roman" w:cs="Times New Roman"/>
          <w:sz w:val="24"/>
          <w:szCs w:val="24"/>
        </w:rPr>
        <w:t>Como vocês falam, aqui ― Germano contextualiza ―</w:t>
      </w:r>
      <w:r w:rsidR="00AB5B8C"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O SEU não coloca </w:t>
      </w:r>
      <w:r w:rsidRPr="00A3036C">
        <w:rPr>
          <w:rFonts w:ascii="Times New Roman" w:hAnsi="Times New Roman" w:cs="Times New Roman"/>
          <w:i/>
          <w:iCs/>
          <w:sz w:val="24"/>
          <w:szCs w:val="24"/>
        </w:rPr>
        <w:t>a carroça na frente dos bois</w:t>
      </w:r>
      <w:r w:rsidRPr="00A3036C">
        <w:rPr>
          <w:rFonts w:ascii="Times New Roman" w:hAnsi="Times New Roman" w:cs="Times New Roman"/>
          <w:sz w:val="24"/>
          <w:szCs w:val="24"/>
        </w:rPr>
        <w:t>. ▬ descontrai.</w:t>
      </w:r>
    </w:p>
    <w:p w14:paraId="447FB00D" w14:textId="77777777" w:rsidR="00090ECF" w:rsidRPr="00A3036C" w:rsidRDefault="00090ECF" w:rsidP="0099535A">
      <w:pPr>
        <w:spacing w:after="0"/>
        <w:jc w:val="both"/>
        <w:rPr>
          <w:rFonts w:ascii="Times New Roman" w:hAnsi="Times New Roman" w:cs="Times New Roman"/>
          <w:sz w:val="24"/>
          <w:szCs w:val="24"/>
        </w:rPr>
      </w:pPr>
    </w:p>
    <w:p w14:paraId="3747D1CF" w14:textId="77777777" w:rsidR="00D70382" w:rsidRPr="00A3036C" w:rsidRDefault="00090ECF"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 nem é </w:t>
      </w:r>
      <w:r w:rsidRPr="00A3036C">
        <w:rPr>
          <w:rFonts w:ascii="Times New Roman" w:hAnsi="Times New Roman" w:cs="Times New Roman"/>
          <w:i/>
          <w:iCs/>
          <w:sz w:val="24"/>
          <w:szCs w:val="24"/>
        </w:rPr>
        <w:t xml:space="preserve">o apressado que come cru ― </w:t>
      </w:r>
      <w:r w:rsidRPr="00A3036C">
        <w:rPr>
          <w:rFonts w:ascii="Times New Roman" w:hAnsi="Times New Roman" w:cs="Times New Roman"/>
          <w:sz w:val="24"/>
          <w:szCs w:val="24"/>
        </w:rPr>
        <w:t xml:space="preserve">Fértilles reforça </w:t>
      </w:r>
      <w:r w:rsidRPr="00A3036C">
        <w:rPr>
          <w:rFonts w:ascii="Times New Roman" w:hAnsi="Times New Roman" w:cs="Times New Roman"/>
          <w:i/>
          <w:iCs/>
          <w:sz w:val="24"/>
          <w:szCs w:val="24"/>
        </w:rPr>
        <w:t xml:space="preserve">― </w:t>
      </w:r>
      <w:r w:rsidRPr="00A3036C">
        <w:rPr>
          <w:rFonts w:ascii="Times New Roman" w:hAnsi="Times New Roman" w:cs="Times New Roman"/>
          <w:sz w:val="24"/>
          <w:szCs w:val="24"/>
        </w:rPr>
        <w:t>Precisamos arregimentar pela crônica “Papo Reto”, o máximo de terráqueos</w:t>
      </w:r>
      <w:r w:rsidR="00D70382" w:rsidRPr="00A3036C">
        <w:rPr>
          <w:rFonts w:ascii="Times New Roman" w:hAnsi="Times New Roman" w:cs="Times New Roman"/>
          <w:sz w:val="24"/>
          <w:szCs w:val="24"/>
        </w:rPr>
        <w:t xml:space="preserve"> para transição planetária. ▬ alerta.</w:t>
      </w:r>
    </w:p>
    <w:p w14:paraId="59413EE0" w14:textId="77777777" w:rsidR="00D70382" w:rsidRPr="00A3036C" w:rsidRDefault="00D70382" w:rsidP="0099535A">
      <w:pPr>
        <w:spacing w:after="0"/>
        <w:jc w:val="both"/>
        <w:rPr>
          <w:rFonts w:ascii="Times New Roman" w:hAnsi="Times New Roman" w:cs="Times New Roman"/>
          <w:sz w:val="24"/>
          <w:szCs w:val="24"/>
        </w:rPr>
      </w:pPr>
    </w:p>
    <w:p w14:paraId="0131F883" w14:textId="27BB34BF" w:rsidR="00090ECF" w:rsidRPr="00A3036C" w:rsidRDefault="00D70382" w:rsidP="0099535A">
      <w:pPr>
        <w:spacing w:after="0"/>
        <w:jc w:val="both"/>
        <w:rPr>
          <w:rFonts w:ascii="Times New Roman" w:hAnsi="Times New Roman" w:cs="Times New Roman"/>
          <w:i/>
          <w:iCs/>
          <w:sz w:val="24"/>
          <w:szCs w:val="24"/>
        </w:rPr>
      </w:pPr>
      <w:r w:rsidRPr="00A3036C">
        <w:rPr>
          <w:rFonts w:ascii="Times New Roman" w:hAnsi="Times New Roman" w:cs="Times New Roman"/>
          <w:sz w:val="24"/>
          <w:szCs w:val="24"/>
        </w:rPr>
        <w:lastRenderedPageBreak/>
        <w:t>A manhã, coreografada pelas manifestações naturais e por belas paisagens, continua sendo palco da natureza selvagem, viva e deslumbrante deste cenário divinal repleto de energias eletromagnéticas e emocionais.</w:t>
      </w:r>
      <w:r w:rsidR="00090ECF" w:rsidRPr="00A3036C">
        <w:rPr>
          <w:rFonts w:ascii="Times New Roman" w:hAnsi="Times New Roman" w:cs="Times New Roman"/>
          <w:i/>
          <w:iCs/>
          <w:sz w:val="24"/>
          <w:szCs w:val="24"/>
        </w:rPr>
        <w:t xml:space="preserve"> </w:t>
      </w:r>
    </w:p>
    <w:p w14:paraId="1EE656D6" w14:textId="77777777" w:rsidR="00EC68AB" w:rsidRPr="00A3036C" w:rsidRDefault="00D70382"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Dr. Lauro Cesar Muniz</w:t>
      </w:r>
      <w:r w:rsidR="00EC68AB" w:rsidRPr="00A3036C">
        <w:rPr>
          <w:rFonts w:ascii="Times New Roman" w:hAnsi="Times New Roman" w:cs="Times New Roman"/>
          <w:sz w:val="24"/>
          <w:szCs w:val="24"/>
        </w:rPr>
        <w:t>,</w:t>
      </w:r>
      <w:r w:rsidRPr="00A3036C">
        <w:rPr>
          <w:rFonts w:ascii="Times New Roman" w:hAnsi="Times New Roman" w:cs="Times New Roman"/>
          <w:sz w:val="24"/>
          <w:szCs w:val="24"/>
        </w:rPr>
        <w:t xml:space="preserve"> atraído por esta vibração alteada </w:t>
      </w:r>
      <w:r w:rsidR="00EC68AB" w:rsidRPr="00A3036C">
        <w:rPr>
          <w:rFonts w:ascii="Times New Roman" w:hAnsi="Times New Roman" w:cs="Times New Roman"/>
          <w:sz w:val="24"/>
          <w:szCs w:val="24"/>
        </w:rPr>
        <w:t>dos avizinhados, junta-se a esta energia benéfica estabelecida no ambiente, aproveitando o serviço de café da manhã e a última crônica escrita por Tom para extravasar o amor incondicional sentido em seu peito para tudo e todos.</w:t>
      </w:r>
    </w:p>
    <w:p w14:paraId="5885E937" w14:textId="77777777" w:rsidR="00616471" w:rsidRPr="00A3036C" w:rsidRDefault="00EC68AB"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Apresentado a Germano e Fértilles, está tão extasiado pelo seu estado de espírito, desperto, que nem se abala com as aparências de peles violeta e lilás dos visitantes. Carinhoso e terno participa da resenha existencial, </w:t>
      </w:r>
      <w:r w:rsidR="00616471" w:rsidRPr="00A3036C">
        <w:rPr>
          <w:rFonts w:ascii="Times New Roman" w:hAnsi="Times New Roman" w:cs="Times New Roman"/>
          <w:sz w:val="24"/>
          <w:szCs w:val="24"/>
        </w:rPr>
        <w:t>conectado as energias eletromagnéticas e emocional</w:t>
      </w:r>
      <w:r w:rsidRPr="00A3036C">
        <w:rPr>
          <w:rFonts w:ascii="Times New Roman" w:hAnsi="Times New Roman" w:cs="Times New Roman"/>
          <w:sz w:val="24"/>
          <w:szCs w:val="24"/>
        </w:rPr>
        <w:t xml:space="preserve">  </w:t>
      </w:r>
      <w:r w:rsidR="00616471" w:rsidRPr="00A3036C">
        <w:rPr>
          <w:rFonts w:ascii="Times New Roman" w:hAnsi="Times New Roman" w:cs="Times New Roman"/>
          <w:sz w:val="24"/>
          <w:szCs w:val="24"/>
        </w:rPr>
        <w:t>facultadas pela natureza.</w:t>
      </w:r>
    </w:p>
    <w:p w14:paraId="7862CF82" w14:textId="745FE9CF" w:rsidR="00616471" w:rsidRPr="00A3036C" w:rsidRDefault="00616471"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Ele conecta-se, discretamente, por chamada de vídeo de celular a seu amor, Judas Escariotes,</w:t>
      </w:r>
      <w:r w:rsidR="00EB3B78" w:rsidRPr="00A3036C">
        <w:rPr>
          <w:rFonts w:ascii="Times New Roman" w:hAnsi="Times New Roman" w:cs="Times New Roman"/>
          <w:sz w:val="24"/>
          <w:szCs w:val="24"/>
        </w:rPr>
        <w:t xml:space="preserve"> </w:t>
      </w:r>
      <w:r w:rsidRPr="00A3036C">
        <w:rPr>
          <w:rFonts w:ascii="Times New Roman" w:hAnsi="Times New Roman" w:cs="Times New Roman"/>
          <w:sz w:val="24"/>
          <w:szCs w:val="24"/>
        </w:rPr>
        <w:t>21, intencionando projetar e dividir este momento, evolutivo</w:t>
      </w:r>
      <w:r w:rsidR="00547342" w:rsidRPr="00A3036C">
        <w:rPr>
          <w:rFonts w:ascii="Times New Roman" w:hAnsi="Times New Roman" w:cs="Times New Roman"/>
          <w:sz w:val="24"/>
          <w:szCs w:val="24"/>
        </w:rPr>
        <w:t xml:space="preserve"> e</w:t>
      </w:r>
      <w:r w:rsidRPr="00A3036C">
        <w:rPr>
          <w:rFonts w:ascii="Times New Roman" w:hAnsi="Times New Roman" w:cs="Times New Roman"/>
          <w:sz w:val="24"/>
          <w:szCs w:val="24"/>
        </w:rPr>
        <w:t xml:space="preserve"> único</w:t>
      </w:r>
      <w:r w:rsidR="00547342" w:rsidRPr="00A3036C">
        <w:rPr>
          <w:rFonts w:ascii="Times New Roman" w:hAnsi="Times New Roman" w:cs="Times New Roman"/>
          <w:sz w:val="24"/>
          <w:szCs w:val="24"/>
        </w:rPr>
        <w:t>,</w:t>
      </w:r>
      <w:r w:rsidRPr="00A3036C">
        <w:rPr>
          <w:rFonts w:ascii="Times New Roman" w:hAnsi="Times New Roman" w:cs="Times New Roman"/>
          <w:sz w:val="24"/>
          <w:szCs w:val="24"/>
        </w:rPr>
        <w:t xml:space="preserve"> com sua considerada, </w:t>
      </w:r>
      <w:r w:rsidRPr="00A3036C">
        <w:rPr>
          <w:rFonts w:ascii="Times New Roman" w:hAnsi="Times New Roman" w:cs="Times New Roman"/>
          <w:i/>
          <w:iCs/>
          <w:sz w:val="24"/>
          <w:szCs w:val="24"/>
        </w:rPr>
        <w:t>cara metade</w:t>
      </w:r>
      <w:r w:rsidRPr="00A3036C">
        <w:rPr>
          <w:rFonts w:ascii="Times New Roman" w:hAnsi="Times New Roman" w:cs="Times New Roman"/>
          <w:sz w:val="24"/>
          <w:szCs w:val="24"/>
        </w:rPr>
        <w:t>.</w:t>
      </w:r>
    </w:p>
    <w:p w14:paraId="0429BBFC" w14:textId="77777777" w:rsidR="003B4020" w:rsidRPr="00A3036C" w:rsidRDefault="00616471"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Judas surpreende e se mostra afinado em todo o processo de despertar, a que ele e os vizinhos experenciam.</w:t>
      </w:r>
      <w:r w:rsidR="006F62E9" w:rsidRPr="00A3036C">
        <w:rPr>
          <w:rFonts w:ascii="Times New Roman" w:hAnsi="Times New Roman" w:cs="Times New Roman"/>
          <w:sz w:val="24"/>
          <w:szCs w:val="24"/>
        </w:rPr>
        <w:t xml:space="preserve"> </w:t>
      </w:r>
    </w:p>
    <w:p w14:paraId="000EA01B" w14:textId="05240ACB" w:rsidR="00616471" w:rsidRPr="00A3036C" w:rsidRDefault="006F62E9"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A crônica “Papo Reto” intitulada</w:t>
      </w:r>
      <w:r w:rsidR="00547342" w:rsidRPr="00A3036C">
        <w:rPr>
          <w:rFonts w:ascii="Times New Roman" w:hAnsi="Times New Roman" w:cs="Times New Roman"/>
          <w:sz w:val="24"/>
          <w:szCs w:val="24"/>
        </w:rPr>
        <w:t xml:space="preserve"> de</w:t>
      </w:r>
      <w:r w:rsidR="00616471"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“Nada acontece por acaso” fora primordial para ele </w:t>
      </w:r>
      <w:r w:rsidR="003B4020" w:rsidRPr="00A3036C">
        <w:rPr>
          <w:rFonts w:ascii="Times New Roman" w:hAnsi="Times New Roman" w:cs="Times New Roman"/>
          <w:sz w:val="24"/>
          <w:szCs w:val="24"/>
        </w:rPr>
        <w:t>reforçar a ideia de</w:t>
      </w:r>
      <w:r w:rsidRPr="00A3036C">
        <w:rPr>
          <w:rFonts w:ascii="Times New Roman" w:hAnsi="Times New Roman" w:cs="Times New Roman"/>
          <w:sz w:val="24"/>
          <w:szCs w:val="24"/>
        </w:rPr>
        <w:t xml:space="preserve"> como pode ajudar a ruir com o Sistema Terra, através da pedofilia praticada pelo autointitulado Presidente do Universo, Roberto Evaristo de Macedo Soares e, seu protegido,  Jesus de Deus</w:t>
      </w:r>
      <w:r w:rsidR="00BF07C3" w:rsidRPr="00A3036C">
        <w:rPr>
          <w:rFonts w:ascii="Times New Roman" w:hAnsi="Times New Roman" w:cs="Times New Roman"/>
          <w:sz w:val="24"/>
          <w:szCs w:val="24"/>
        </w:rPr>
        <w:t>, com os alunos da ESD —</w:t>
      </w:r>
      <w:r w:rsidR="003B4020" w:rsidRPr="00A3036C">
        <w:rPr>
          <w:rFonts w:ascii="Times New Roman" w:hAnsi="Times New Roman" w:cs="Times New Roman"/>
          <w:sz w:val="24"/>
          <w:szCs w:val="24"/>
        </w:rPr>
        <w:t xml:space="preserve"> </w:t>
      </w:r>
      <w:r w:rsidR="00BF07C3" w:rsidRPr="00A3036C">
        <w:rPr>
          <w:rFonts w:ascii="Times New Roman" w:hAnsi="Times New Roman" w:cs="Times New Roman"/>
          <w:sz w:val="24"/>
          <w:szCs w:val="24"/>
        </w:rPr>
        <w:t>Escola dos Servos de Deus</w:t>
      </w:r>
      <w:r w:rsidRPr="00A3036C">
        <w:rPr>
          <w:rFonts w:ascii="Times New Roman" w:hAnsi="Times New Roman" w:cs="Times New Roman"/>
          <w:sz w:val="24"/>
          <w:szCs w:val="24"/>
        </w:rPr>
        <w:t>.</w:t>
      </w:r>
    </w:p>
    <w:p w14:paraId="665A4D03" w14:textId="12A27290" w:rsidR="00C75C47" w:rsidRPr="00A3036C" w:rsidRDefault="00C75C47"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Germano condu</w:t>
      </w:r>
      <w:r w:rsidR="00694793" w:rsidRPr="00A3036C">
        <w:rPr>
          <w:rFonts w:ascii="Times New Roman" w:hAnsi="Times New Roman" w:cs="Times New Roman"/>
          <w:sz w:val="24"/>
          <w:szCs w:val="24"/>
        </w:rPr>
        <w:t>z todos para participarem da chamada de vídeo entre Lauro e Judas</w:t>
      </w:r>
      <w:r w:rsidR="00A0080B" w:rsidRPr="00A3036C">
        <w:rPr>
          <w:rFonts w:ascii="Times New Roman" w:hAnsi="Times New Roman" w:cs="Times New Roman"/>
          <w:sz w:val="24"/>
          <w:szCs w:val="24"/>
        </w:rPr>
        <w:t xml:space="preserve">, agora exibida no telão </w:t>
      </w:r>
      <w:r w:rsidR="00A01FFD" w:rsidRPr="00A3036C">
        <w:rPr>
          <w:rFonts w:ascii="Times New Roman" w:hAnsi="Times New Roman" w:cs="Times New Roman"/>
          <w:sz w:val="24"/>
          <w:szCs w:val="24"/>
        </w:rPr>
        <w:t>da parte coberta da área externa da Casa de Vidro</w:t>
      </w:r>
      <w:r w:rsidR="0016006C" w:rsidRPr="00A3036C">
        <w:rPr>
          <w:rFonts w:ascii="Times New Roman" w:hAnsi="Times New Roman" w:cs="Times New Roman"/>
          <w:sz w:val="24"/>
          <w:szCs w:val="24"/>
        </w:rPr>
        <w:t>. Acomodados</w:t>
      </w:r>
      <w:r w:rsidR="003E7DD9" w:rsidRPr="00A3036C">
        <w:rPr>
          <w:rFonts w:ascii="Times New Roman" w:hAnsi="Times New Roman" w:cs="Times New Roman"/>
          <w:sz w:val="24"/>
          <w:szCs w:val="24"/>
        </w:rPr>
        <w:t>,</w:t>
      </w:r>
      <w:r w:rsidR="0016006C" w:rsidRPr="00A3036C">
        <w:rPr>
          <w:rFonts w:ascii="Times New Roman" w:hAnsi="Times New Roman" w:cs="Times New Roman"/>
          <w:sz w:val="24"/>
          <w:szCs w:val="24"/>
        </w:rPr>
        <w:t xml:space="preserve"> no conforto pacificado pela energia alteada</w:t>
      </w:r>
      <w:r w:rsidR="006251FD" w:rsidRPr="00A3036C">
        <w:rPr>
          <w:rFonts w:ascii="Times New Roman" w:hAnsi="Times New Roman" w:cs="Times New Roman"/>
          <w:sz w:val="24"/>
          <w:szCs w:val="24"/>
        </w:rPr>
        <w:t xml:space="preserve"> do casal</w:t>
      </w:r>
      <w:r w:rsidR="00FF2604" w:rsidRPr="00A3036C">
        <w:rPr>
          <w:rFonts w:ascii="Times New Roman" w:hAnsi="Times New Roman" w:cs="Times New Roman"/>
          <w:sz w:val="24"/>
          <w:szCs w:val="24"/>
        </w:rPr>
        <w:t>, representante, d</w:t>
      </w:r>
      <w:r w:rsidR="006A5929" w:rsidRPr="00A3036C">
        <w:rPr>
          <w:rFonts w:ascii="Times New Roman" w:hAnsi="Times New Roman" w:cs="Times New Roman"/>
          <w:sz w:val="24"/>
          <w:szCs w:val="24"/>
        </w:rPr>
        <w:t>a criação masculina e feminina d</w:t>
      </w:r>
      <w:r w:rsidR="00FC32F0" w:rsidRPr="00A3036C">
        <w:rPr>
          <w:rFonts w:ascii="Times New Roman" w:hAnsi="Times New Roman" w:cs="Times New Roman"/>
          <w:sz w:val="24"/>
          <w:szCs w:val="24"/>
        </w:rPr>
        <w:t xml:space="preserve">o </w:t>
      </w:r>
      <w:r w:rsidR="00FC32F0" w:rsidRPr="00A3036C">
        <w:rPr>
          <w:rFonts w:ascii="Times New Roman" w:hAnsi="Times New Roman" w:cs="Times New Roman"/>
          <w:sz w:val="24"/>
          <w:szCs w:val="24"/>
        </w:rPr>
        <w:lastRenderedPageBreak/>
        <w:t>SEU — Soberana Energia Universal</w:t>
      </w:r>
      <w:r w:rsidR="00AD0087" w:rsidRPr="00A3036C">
        <w:rPr>
          <w:rFonts w:ascii="Times New Roman" w:hAnsi="Times New Roman" w:cs="Times New Roman"/>
          <w:sz w:val="24"/>
          <w:szCs w:val="24"/>
        </w:rPr>
        <w:t>, extensiva aos presentes por suas próprias consciências</w:t>
      </w:r>
      <w:r w:rsidR="007922C4" w:rsidRPr="00A3036C">
        <w:rPr>
          <w:rFonts w:ascii="Times New Roman" w:hAnsi="Times New Roman" w:cs="Times New Roman"/>
          <w:sz w:val="24"/>
          <w:szCs w:val="24"/>
        </w:rPr>
        <w:t xml:space="preserve"> e ondas eletromagnéticas</w:t>
      </w:r>
      <w:r w:rsidR="008652EC" w:rsidRPr="00A3036C">
        <w:rPr>
          <w:rFonts w:ascii="Times New Roman" w:hAnsi="Times New Roman" w:cs="Times New Roman"/>
          <w:sz w:val="24"/>
          <w:szCs w:val="24"/>
        </w:rPr>
        <w:t xml:space="preserve"> e emocionais</w:t>
      </w:r>
      <w:r w:rsidR="007922C4" w:rsidRPr="00A3036C">
        <w:rPr>
          <w:rFonts w:ascii="Times New Roman" w:hAnsi="Times New Roman" w:cs="Times New Roman"/>
          <w:sz w:val="24"/>
          <w:szCs w:val="24"/>
        </w:rPr>
        <w:t xml:space="preserve"> emitidas pelo</w:t>
      </w:r>
      <w:r w:rsidR="006251FD" w:rsidRPr="00A3036C">
        <w:rPr>
          <w:rFonts w:ascii="Times New Roman" w:hAnsi="Times New Roman" w:cs="Times New Roman"/>
          <w:sz w:val="24"/>
          <w:szCs w:val="24"/>
        </w:rPr>
        <w:t xml:space="preserve"> Sol</w:t>
      </w:r>
      <w:r w:rsidR="003E7DD9" w:rsidRPr="00A3036C">
        <w:rPr>
          <w:rFonts w:ascii="Times New Roman" w:hAnsi="Times New Roman" w:cs="Times New Roman"/>
          <w:sz w:val="24"/>
          <w:szCs w:val="24"/>
        </w:rPr>
        <w:t xml:space="preserve">, </w:t>
      </w:r>
      <w:r w:rsidR="00DE5E67" w:rsidRPr="00A3036C">
        <w:rPr>
          <w:rFonts w:ascii="Times New Roman" w:hAnsi="Times New Roman" w:cs="Times New Roman"/>
          <w:sz w:val="24"/>
          <w:szCs w:val="24"/>
        </w:rPr>
        <w:t>desenvolvem o diálogo</w:t>
      </w:r>
      <w:r w:rsidR="00AA2EA0" w:rsidRPr="00A3036C">
        <w:rPr>
          <w:rFonts w:ascii="Times New Roman" w:hAnsi="Times New Roman" w:cs="Times New Roman"/>
          <w:sz w:val="24"/>
          <w:szCs w:val="24"/>
        </w:rPr>
        <w:t xml:space="preserve"> estratégico contra o Sistema Terra.</w:t>
      </w:r>
    </w:p>
    <w:p w14:paraId="290FFEA6" w14:textId="77777777" w:rsidR="00AA2EA0" w:rsidRPr="00A3036C" w:rsidRDefault="00AA2EA0" w:rsidP="0099535A">
      <w:pPr>
        <w:spacing w:after="0"/>
        <w:jc w:val="both"/>
        <w:rPr>
          <w:rFonts w:ascii="Times New Roman" w:hAnsi="Times New Roman" w:cs="Times New Roman"/>
          <w:sz w:val="24"/>
          <w:szCs w:val="24"/>
        </w:rPr>
      </w:pPr>
    </w:p>
    <w:p w14:paraId="1C2D2302" w14:textId="5B6CC77C" w:rsidR="00AA2EA0" w:rsidRPr="00A3036C" w:rsidRDefault="00AA2EA0"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262D5" w:rsidRPr="00A3036C">
        <w:rPr>
          <w:rFonts w:ascii="Times New Roman" w:hAnsi="Times New Roman" w:cs="Times New Roman"/>
          <w:sz w:val="24"/>
          <w:szCs w:val="24"/>
        </w:rPr>
        <w:t>Inicialmente</w:t>
      </w:r>
      <w:r w:rsidR="007C1FF2" w:rsidRPr="00A3036C">
        <w:rPr>
          <w:rFonts w:ascii="Times New Roman" w:hAnsi="Times New Roman" w:cs="Times New Roman"/>
          <w:sz w:val="24"/>
          <w:szCs w:val="24"/>
        </w:rPr>
        <w:t>, quero apresentar, formalmente</w:t>
      </w:r>
      <w:r w:rsidR="00EF1CA3" w:rsidRPr="00A3036C">
        <w:rPr>
          <w:rFonts w:ascii="Times New Roman" w:hAnsi="Times New Roman" w:cs="Times New Roman"/>
          <w:sz w:val="24"/>
          <w:szCs w:val="24"/>
        </w:rPr>
        <w:t>,</w:t>
      </w:r>
      <w:r w:rsidR="007C1FF2" w:rsidRPr="00A3036C">
        <w:rPr>
          <w:rFonts w:ascii="Times New Roman" w:hAnsi="Times New Roman" w:cs="Times New Roman"/>
          <w:sz w:val="24"/>
          <w:szCs w:val="24"/>
        </w:rPr>
        <w:t xml:space="preserve"> os irmãos multidimensionai</w:t>
      </w:r>
      <w:r w:rsidR="00EF1CA3" w:rsidRPr="00A3036C">
        <w:rPr>
          <w:rFonts w:ascii="Times New Roman" w:hAnsi="Times New Roman" w:cs="Times New Roman"/>
          <w:sz w:val="24"/>
          <w:szCs w:val="24"/>
        </w:rPr>
        <w:t>s ― Tom Harrison</w:t>
      </w:r>
      <w:r w:rsidR="00F767CC" w:rsidRPr="00A3036C">
        <w:rPr>
          <w:rFonts w:ascii="Times New Roman" w:hAnsi="Times New Roman" w:cs="Times New Roman"/>
          <w:sz w:val="24"/>
          <w:szCs w:val="24"/>
        </w:rPr>
        <w:t xml:space="preserve"> formaliza apresentação para Lauro Cesar Muniz e Judas Escariotes </w:t>
      </w:r>
      <w:r w:rsidR="00EF1CA3" w:rsidRPr="00A3036C">
        <w:rPr>
          <w:rFonts w:ascii="Times New Roman" w:hAnsi="Times New Roman" w:cs="Times New Roman"/>
          <w:sz w:val="24"/>
          <w:szCs w:val="24"/>
        </w:rPr>
        <w:t>―</w:t>
      </w:r>
      <w:r w:rsidR="00F767CC" w:rsidRPr="00A3036C">
        <w:rPr>
          <w:rFonts w:ascii="Times New Roman" w:hAnsi="Times New Roman" w:cs="Times New Roman"/>
          <w:sz w:val="24"/>
          <w:szCs w:val="24"/>
        </w:rPr>
        <w:t xml:space="preserve"> Germano e Fértille</w:t>
      </w:r>
      <w:r w:rsidR="006872F3" w:rsidRPr="00A3036C">
        <w:rPr>
          <w:rFonts w:ascii="Times New Roman" w:hAnsi="Times New Roman" w:cs="Times New Roman"/>
          <w:sz w:val="24"/>
          <w:szCs w:val="24"/>
        </w:rPr>
        <w:t>s de Morcturus, planeta</w:t>
      </w:r>
      <w:r w:rsidR="00FB401B" w:rsidRPr="00A3036C">
        <w:rPr>
          <w:rFonts w:ascii="Times New Roman" w:hAnsi="Times New Roman" w:cs="Times New Roman"/>
          <w:sz w:val="24"/>
          <w:szCs w:val="24"/>
        </w:rPr>
        <w:t xml:space="preserve"> designado </w:t>
      </w:r>
      <w:r w:rsidR="00DC695E" w:rsidRPr="00A3036C">
        <w:rPr>
          <w:rFonts w:ascii="Times New Roman" w:hAnsi="Times New Roman" w:cs="Times New Roman"/>
          <w:sz w:val="24"/>
          <w:szCs w:val="24"/>
        </w:rPr>
        <w:t xml:space="preserve">com primazia para ajudar os terrícolas que permitirem </w:t>
      </w:r>
      <w:r w:rsidR="000262D5" w:rsidRPr="00A3036C">
        <w:rPr>
          <w:rFonts w:ascii="Times New Roman" w:hAnsi="Times New Roman" w:cs="Times New Roman"/>
          <w:sz w:val="24"/>
          <w:szCs w:val="24"/>
        </w:rPr>
        <w:t>interferência. ▬ esclarecedor.</w:t>
      </w:r>
    </w:p>
    <w:p w14:paraId="3212CD31" w14:textId="77777777" w:rsidR="000262D5" w:rsidRPr="00A3036C" w:rsidRDefault="000262D5" w:rsidP="0099535A">
      <w:pPr>
        <w:spacing w:after="0"/>
        <w:jc w:val="both"/>
        <w:rPr>
          <w:rFonts w:ascii="Times New Roman" w:hAnsi="Times New Roman" w:cs="Times New Roman"/>
          <w:sz w:val="24"/>
          <w:szCs w:val="24"/>
        </w:rPr>
      </w:pPr>
    </w:p>
    <w:p w14:paraId="1222D230" w14:textId="3F88F087" w:rsidR="000262D5" w:rsidRPr="00A3036C" w:rsidRDefault="00282C14"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É um prazer</w:t>
      </w:r>
      <w:r w:rsidR="003C2BDD" w:rsidRPr="00A3036C">
        <w:rPr>
          <w:rFonts w:ascii="Times New Roman" w:hAnsi="Times New Roman" w:cs="Times New Roman"/>
          <w:sz w:val="24"/>
          <w:szCs w:val="24"/>
        </w:rPr>
        <w:t xml:space="preserve"> estar frente a frente com a evolução ― Judas Escariotes </w:t>
      </w:r>
      <w:r w:rsidR="00446C27" w:rsidRPr="00A3036C">
        <w:rPr>
          <w:rFonts w:ascii="Times New Roman" w:hAnsi="Times New Roman" w:cs="Times New Roman"/>
          <w:sz w:val="24"/>
          <w:szCs w:val="24"/>
        </w:rPr>
        <w:t xml:space="preserve">sensibilizado </w:t>
      </w:r>
      <w:r w:rsidR="003C2BDD" w:rsidRPr="00A3036C">
        <w:rPr>
          <w:rFonts w:ascii="Times New Roman" w:hAnsi="Times New Roman" w:cs="Times New Roman"/>
          <w:sz w:val="24"/>
          <w:szCs w:val="24"/>
        </w:rPr>
        <w:t>―</w:t>
      </w:r>
      <w:r w:rsidR="00446C27" w:rsidRPr="00A3036C">
        <w:rPr>
          <w:rFonts w:ascii="Times New Roman" w:hAnsi="Times New Roman" w:cs="Times New Roman"/>
          <w:sz w:val="24"/>
          <w:szCs w:val="24"/>
        </w:rPr>
        <w:t xml:space="preserve"> Espero, poder colaborar com a evolução de nosso orbe</w:t>
      </w:r>
      <w:r w:rsidR="007C0FF3" w:rsidRPr="00A3036C">
        <w:rPr>
          <w:rFonts w:ascii="Times New Roman" w:hAnsi="Times New Roman" w:cs="Times New Roman"/>
          <w:sz w:val="24"/>
          <w:szCs w:val="24"/>
        </w:rPr>
        <w:t>. ▬ considera.</w:t>
      </w:r>
    </w:p>
    <w:p w14:paraId="68500142" w14:textId="77777777" w:rsidR="007C0FF3" w:rsidRPr="00A3036C" w:rsidRDefault="007C0FF3" w:rsidP="0099535A">
      <w:pPr>
        <w:spacing w:after="0"/>
        <w:jc w:val="both"/>
        <w:rPr>
          <w:rFonts w:ascii="Times New Roman" w:hAnsi="Times New Roman" w:cs="Times New Roman"/>
          <w:sz w:val="24"/>
          <w:szCs w:val="24"/>
        </w:rPr>
      </w:pPr>
    </w:p>
    <w:p w14:paraId="0BCDB5C9" w14:textId="0BCF424D" w:rsidR="007C0FF3" w:rsidRPr="00A3036C" w:rsidRDefault="007C0FF3"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Somos dois ― </w:t>
      </w:r>
      <w:r w:rsidR="006B42FD" w:rsidRPr="00A3036C">
        <w:rPr>
          <w:rFonts w:ascii="Times New Roman" w:hAnsi="Times New Roman" w:cs="Times New Roman"/>
          <w:sz w:val="24"/>
          <w:szCs w:val="24"/>
        </w:rPr>
        <w:t xml:space="preserve">Dr. </w:t>
      </w:r>
      <w:r w:rsidRPr="00A3036C">
        <w:rPr>
          <w:rFonts w:ascii="Times New Roman" w:hAnsi="Times New Roman" w:cs="Times New Roman"/>
          <w:sz w:val="24"/>
          <w:szCs w:val="24"/>
        </w:rPr>
        <w:t>Lauro</w:t>
      </w:r>
      <w:r w:rsidR="006B42FD" w:rsidRPr="00A3036C">
        <w:rPr>
          <w:rFonts w:ascii="Times New Roman" w:hAnsi="Times New Roman" w:cs="Times New Roman"/>
          <w:sz w:val="24"/>
          <w:szCs w:val="24"/>
        </w:rPr>
        <w:t xml:space="preserve"> disponibiliza-se, a exemplo de s</w:t>
      </w:r>
      <w:r w:rsidR="00B350F3" w:rsidRPr="00A3036C">
        <w:rPr>
          <w:rFonts w:ascii="Times New Roman" w:hAnsi="Times New Roman" w:cs="Times New Roman"/>
          <w:sz w:val="24"/>
          <w:szCs w:val="24"/>
        </w:rPr>
        <w:t xml:space="preserve">ua alma gêmea </w:t>
      </w:r>
      <w:r w:rsidRPr="00A3036C">
        <w:rPr>
          <w:rFonts w:ascii="Times New Roman" w:hAnsi="Times New Roman" w:cs="Times New Roman"/>
          <w:sz w:val="24"/>
          <w:szCs w:val="24"/>
        </w:rPr>
        <w:t>―</w:t>
      </w:r>
      <w:r w:rsidR="00B350F3" w:rsidRPr="00A3036C">
        <w:rPr>
          <w:rFonts w:ascii="Times New Roman" w:hAnsi="Times New Roman" w:cs="Times New Roman"/>
          <w:sz w:val="24"/>
          <w:szCs w:val="24"/>
        </w:rPr>
        <w:t xml:space="preserve"> Melhor, somos quatr</w:t>
      </w:r>
      <w:r w:rsidR="00D359CA" w:rsidRPr="00A3036C">
        <w:rPr>
          <w:rFonts w:ascii="Times New Roman" w:hAnsi="Times New Roman" w:cs="Times New Roman"/>
          <w:sz w:val="24"/>
          <w:szCs w:val="24"/>
        </w:rPr>
        <w:t>o almas gêmeas</w:t>
      </w:r>
      <w:r w:rsidR="002841D6" w:rsidRPr="00A3036C">
        <w:rPr>
          <w:rFonts w:ascii="Times New Roman" w:hAnsi="Times New Roman" w:cs="Times New Roman"/>
          <w:sz w:val="24"/>
          <w:szCs w:val="24"/>
        </w:rPr>
        <w:t xml:space="preserve"> aprendizes</w:t>
      </w:r>
      <w:r w:rsidR="00D359CA" w:rsidRPr="00A3036C">
        <w:rPr>
          <w:rFonts w:ascii="Times New Roman" w:hAnsi="Times New Roman" w:cs="Times New Roman"/>
          <w:sz w:val="24"/>
          <w:szCs w:val="24"/>
        </w:rPr>
        <w:t>. ▬ qualifica.</w:t>
      </w:r>
    </w:p>
    <w:p w14:paraId="4229D082" w14:textId="77777777" w:rsidR="00F73F6F" w:rsidRPr="00A3036C" w:rsidRDefault="00F73F6F" w:rsidP="0099535A">
      <w:pPr>
        <w:spacing w:after="0"/>
        <w:jc w:val="both"/>
        <w:rPr>
          <w:rFonts w:ascii="Times New Roman" w:hAnsi="Times New Roman" w:cs="Times New Roman"/>
          <w:sz w:val="24"/>
          <w:szCs w:val="24"/>
        </w:rPr>
      </w:pPr>
    </w:p>
    <w:p w14:paraId="41BCC6C6" w14:textId="456E8B62" w:rsidR="00F73F6F" w:rsidRPr="00A3036C" w:rsidRDefault="00F73F6F"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Liz Taylor </w:t>
      </w:r>
      <w:r w:rsidR="00812141" w:rsidRPr="00A3036C">
        <w:rPr>
          <w:rFonts w:ascii="Times New Roman" w:hAnsi="Times New Roman" w:cs="Times New Roman"/>
          <w:sz w:val="24"/>
          <w:szCs w:val="24"/>
        </w:rPr>
        <w:t>ajudada por Fértilles repousa jarras de águas natural e de coco numa mesa ao alcance de todo</w:t>
      </w:r>
      <w:r w:rsidR="00516E4C" w:rsidRPr="00A3036C">
        <w:rPr>
          <w:rFonts w:ascii="Times New Roman" w:hAnsi="Times New Roman" w:cs="Times New Roman"/>
          <w:sz w:val="24"/>
          <w:szCs w:val="24"/>
        </w:rPr>
        <w:t>s</w:t>
      </w:r>
      <w:r w:rsidR="00423D27" w:rsidRPr="00A3036C">
        <w:rPr>
          <w:rFonts w:ascii="Times New Roman" w:hAnsi="Times New Roman" w:cs="Times New Roman"/>
          <w:sz w:val="24"/>
          <w:szCs w:val="24"/>
        </w:rPr>
        <w:t xml:space="preserve">, transferindo ainda as guloseimas restantes </w:t>
      </w:r>
      <w:r w:rsidR="004077A3" w:rsidRPr="00A3036C">
        <w:rPr>
          <w:rFonts w:ascii="Times New Roman" w:hAnsi="Times New Roman" w:cs="Times New Roman"/>
          <w:sz w:val="24"/>
          <w:szCs w:val="24"/>
        </w:rPr>
        <w:t>e frescas do café da manhã</w:t>
      </w:r>
      <w:r w:rsidR="00AB0E6E" w:rsidRPr="00A3036C">
        <w:rPr>
          <w:rFonts w:ascii="Times New Roman" w:hAnsi="Times New Roman" w:cs="Times New Roman"/>
          <w:sz w:val="24"/>
          <w:szCs w:val="24"/>
        </w:rPr>
        <w:t xml:space="preserve">, a </w:t>
      </w:r>
      <w:r w:rsidR="004077A3" w:rsidRPr="00A3036C">
        <w:rPr>
          <w:rFonts w:ascii="Times New Roman" w:hAnsi="Times New Roman" w:cs="Times New Roman"/>
          <w:sz w:val="24"/>
          <w:szCs w:val="24"/>
        </w:rPr>
        <w:t>pouco servido no bar molhado da piscina de fundo infinito</w:t>
      </w:r>
      <w:r w:rsidR="00547342" w:rsidRPr="00A3036C">
        <w:rPr>
          <w:rFonts w:ascii="Times New Roman" w:hAnsi="Times New Roman" w:cs="Times New Roman"/>
          <w:sz w:val="24"/>
          <w:szCs w:val="24"/>
        </w:rPr>
        <w:t xml:space="preserve"> e</w:t>
      </w:r>
      <w:r w:rsidR="00AB0E6E" w:rsidRPr="00A3036C">
        <w:rPr>
          <w:rFonts w:ascii="Times New Roman" w:hAnsi="Times New Roman" w:cs="Times New Roman"/>
          <w:sz w:val="24"/>
          <w:szCs w:val="24"/>
        </w:rPr>
        <w:t xml:space="preserve"> debruçada sobre o mar</w:t>
      </w:r>
      <w:r w:rsidR="002F0C2B" w:rsidRPr="00A3036C">
        <w:rPr>
          <w:rFonts w:ascii="Times New Roman" w:hAnsi="Times New Roman" w:cs="Times New Roman"/>
          <w:sz w:val="24"/>
          <w:szCs w:val="24"/>
        </w:rPr>
        <w:t xml:space="preserve">  iluminado pela </w:t>
      </w:r>
      <w:r w:rsidR="002F0C2B" w:rsidRPr="00A3036C">
        <w:rPr>
          <w:rFonts w:ascii="Times New Roman" w:hAnsi="Times New Roman" w:cs="Times New Roman"/>
          <w:i/>
          <w:iCs/>
          <w:sz w:val="24"/>
          <w:szCs w:val="24"/>
        </w:rPr>
        <w:t xml:space="preserve">bola de fogo aurada </w:t>
      </w:r>
      <w:r w:rsidR="002B362E" w:rsidRPr="00A3036C">
        <w:rPr>
          <w:rFonts w:ascii="Times New Roman" w:hAnsi="Times New Roman" w:cs="Times New Roman"/>
          <w:sz w:val="24"/>
          <w:szCs w:val="24"/>
        </w:rPr>
        <w:t>pelas cores lilás e violeta</w:t>
      </w:r>
      <w:r w:rsidR="00516E4C" w:rsidRPr="00A3036C">
        <w:rPr>
          <w:rFonts w:ascii="Times New Roman" w:hAnsi="Times New Roman" w:cs="Times New Roman"/>
          <w:sz w:val="24"/>
          <w:szCs w:val="24"/>
        </w:rPr>
        <w:t>.</w:t>
      </w:r>
    </w:p>
    <w:p w14:paraId="7B1687EB" w14:textId="2A58C6F2" w:rsidR="000A5CE3" w:rsidRPr="00A3036C" w:rsidRDefault="004874AE"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Lauro serve-se</w:t>
      </w:r>
      <w:r w:rsidR="0018157A" w:rsidRPr="00A3036C">
        <w:rPr>
          <w:rFonts w:ascii="Times New Roman" w:hAnsi="Times New Roman" w:cs="Times New Roman"/>
          <w:sz w:val="24"/>
          <w:szCs w:val="24"/>
        </w:rPr>
        <w:t xml:space="preserve"> depois de sua fala e é acompanhado</w:t>
      </w:r>
      <w:r w:rsidR="000C11ED" w:rsidRPr="00A3036C">
        <w:rPr>
          <w:rFonts w:ascii="Times New Roman" w:hAnsi="Times New Roman" w:cs="Times New Roman"/>
          <w:sz w:val="24"/>
          <w:szCs w:val="24"/>
        </w:rPr>
        <w:t xml:space="preserve"> por Tom Harrison, </w:t>
      </w:r>
      <w:r w:rsidR="006E2CAC" w:rsidRPr="00A3036C">
        <w:rPr>
          <w:rFonts w:ascii="Times New Roman" w:hAnsi="Times New Roman" w:cs="Times New Roman"/>
          <w:sz w:val="24"/>
          <w:szCs w:val="24"/>
        </w:rPr>
        <w:t>de água de coco</w:t>
      </w:r>
      <w:r w:rsidR="00DB6ACC" w:rsidRPr="00A3036C">
        <w:rPr>
          <w:rFonts w:ascii="Times New Roman" w:hAnsi="Times New Roman" w:cs="Times New Roman"/>
          <w:sz w:val="24"/>
          <w:szCs w:val="24"/>
        </w:rPr>
        <w:t>, frios e pães</w:t>
      </w:r>
      <w:r w:rsidR="00ED27FB" w:rsidRPr="00A3036C">
        <w:rPr>
          <w:rFonts w:ascii="Times New Roman" w:hAnsi="Times New Roman" w:cs="Times New Roman"/>
          <w:sz w:val="24"/>
          <w:szCs w:val="24"/>
        </w:rPr>
        <w:t>.</w:t>
      </w:r>
    </w:p>
    <w:p w14:paraId="742A16EA" w14:textId="77777777" w:rsidR="00D359CA" w:rsidRPr="00A3036C" w:rsidRDefault="00D359CA" w:rsidP="0099535A">
      <w:pPr>
        <w:spacing w:after="0"/>
        <w:jc w:val="both"/>
        <w:rPr>
          <w:rFonts w:ascii="Times New Roman" w:hAnsi="Times New Roman" w:cs="Times New Roman"/>
          <w:sz w:val="24"/>
          <w:szCs w:val="24"/>
        </w:rPr>
      </w:pPr>
    </w:p>
    <w:p w14:paraId="4B246CC9" w14:textId="25AFAD17" w:rsidR="00D359CA" w:rsidRPr="00A3036C" w:rsidRDefault="00D359CA"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F61410" w:rsidRPr="00A3036C">
        <w:rPr>
          <w:rFonts w:ascii="Times New Roman" w:hAnsi="Times New Roman" w:cs="Times New Roman"/>
          <w:sz w:val="24"/>
          <w:szCs w:val="24"/>
        </w:rPr>
        <w:t>Todos os terrícolas</w:t>
      </w:r>
      <w:r w:rsidR="005374A3" w:rsidRPr="00A3036C">
        <w:rPr>
          <w:rFonts w:ascii="Times New Roman" w:hAnsi="Times New Roman" w:cs="Times New Roman"/>
          <w:sz w:val="24"/>
          <w:szCs w:val="24"/>
        </w:rPr>
        <w:t xml:space="preserve"> conscientes</w:t>
      </w:r>
      <w:r w:rsidR="000A562E" w:rsidRPr="00A3036C">
        <w:rPr>
          <w:rFonts w:ascii="Times New Roman" w:hAnsi="Times New Roman" w:cs="Times New Roman"/>
          <w:sz w:val="24"/>
          <w:szCs w:val="24"/>
        </w:rPr>
        <w:t xml:space="preserve"> ― German</w:t>
      </w:r>
      <w:r w:rsidR="005935F3" w:rsidRPr="00A3036C">
        <w:rPr>
          <w:rFonts w:ascii="Times New Roman" w:hAnsi="Times New Roman" w:cs="Times New Roman"/>
          <w:sz w:val="24"/>
          <w:szCs w:val="24"/>
        </w:rPr>
        <w:t xml:space="preserve">o prioriza </w:t>
      </w:r>
      <w:r w:rsidR="000A562E" w:rsidRPr="00A3036C">
        <w:rPr>
          <w:rFonts w:ascii="Times New Roman" w:hAnsi="Times New Roman" w:cs="Times New Roman"/>
          <w:sz w:val="24"/>
          <w:szCs w:val="24"/>
        </w:rPr>
        <w:t>―</w:t>
      </w:r>
      <w:r w:rsidR="005374A3" w:rsidRPr="00A3036C">
        <w:rPr>
          <w:rFonts w:ascii="Times New Roman" w:hAnsi="Times New Roman" w:cs="Times New Roman"/>
          <w:sz w:val="24"/>
          <w:szCs w:val="24"/>
        </w:rPr>
        <w:t xml:space="preserve"> </w:t>
      </w:r>
      <w:r w:rsidR="00F61410" w:rsidRPr="00A3036C">
        <w:rPr>
          <w:rFonts w:ascii="Times New Roman" w:hAnsi="Times New Roman" w:cs="Times New Roman"/>
          <w:sz w:val="24"/>
          <w:szCs w:val="24"/>
        </w:rPr>
        <w:t>P</w:t>
      </w:r>
      <w:r w:rsidR="005374A3" w:rsidRPr="00A3036C">
        <w:rPr>
          <w:rFonts w:ascii="Times New Roman" w:hAnsi="Times New Roman" w:cs="Times New Roman"/>
          <w:sz w:val="24"/>
          <w:szCs w:val="24"/>
        </w:rPr>
        <w:t>odem</w:t>
      </w:r>
      <w:r w:rsidR="000A562E" w:rsidRPr="00A3036C">
        <w:rPr>
          <w:rFonts w:ascii="Times New Roman" w:hAnsi="Times New Roman" w:cs="Times New Roman"/>
          <w:sz w:val="24"/>
          <w:szCs w:val="24"/>
        </w:rPr>
        <w:t>, não só colaborar, como serem a própria evolução.</w:t>
      </w:r>
      <w:r w:rsidR="00F61410" w:rsidRPr="00A3036C">
        <w:rPr>
          <w:rFonts w:ascii="Times New Roman" w:hAnsi="Times New Roman" w:cs="Times New Roman"/>
          <w:sz w:val="24"/>
          <w:szCs w:val="24"/>
        </w:rPr>
        <w:t xml:space="preserve"> ▬ ensina.</w:t>
      </w:r>
    </w:p>
    <w:p w14:paraId="68244495" w14:textId="77777777" w:rsidR="00A93485" w:rsidRPr="00A3036C" w:rsidRDefault="00A93485" w:rsidP="0099535A">
      <w:pPr>
        <w:spacing w:after="0"/>
        <w:jc w:val="both"/>
        <w:rPr>
          <w:rFonts w:ascii="Times New Roman" w:hAnsi="Times New Roman" w:cs="Times New Roman"/>
          <w:sz w:val="24"/>
          <w:szCs w:val="24"/>
        </w:rPr>
      </w:pPr>
    </w:p>
    <w:p w14:paraId="7954363B" w14:textId="02D50BB0" w:rsidR="00A93485" w:rsidRPr="00A3036C" w:rsidRDefault="00A93485"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Frequência elevada estabelecid</w:t>
      </w:r>
      <w:r w:rsidR="006E7E45" w:rsidRPr="00A3036C">
        <w:rPr>
          <w:rFonts w:ascii="Times New Roman" w:hAnsi="Times New Roman" w:cs="Times New Roman"/>
          <w:sz w:val="24"/>
          <w:szCs w:val="24"/>
        </w:rPr>
        <w:t>a em nossas consciências ― Liz Taylor</w:t>
      </w:r>
      <w:r w:rsidR="003D067E" w:rsidRPr="00A3036C">
        <w:rPr>
          <w:rFonts w:ascii="Times New Roman" w:hAnsi="Times New Roman" w:cs="Times New Roman"/>
          <w:sz w:val="24"/>
          <w:szCs w:val="24"/>
        </w:rPr>
        <w:t xml:space="preserve"> certifica </w:t>
      </w:r>
      <w:r w:rsidR="006E7E45" w:rsidRPr="00A3036C">
        <w:rPr>
          <w:rFonts w:ascii="Times New Roman" w:hAnsi="Times New Roman" w:cs="Times New Roman"/>
          <w:sz w:val="24"/>
          <w:szCs w:val="24"/>
        </w:rPr>
        <w:t>―</w:t>
      </w:r>
      <w:r w:rsidR="00186B7F" w:rsidRPr="00A3036C">
        <w:rPr>
          <w:rFonts w:ascii="Times New Roman" w:hAnsi="Times New Roman" w:cs="Times New Roman"/>
          <w:sz w:val="24"/>
          <w:szCs w:val="24"/>
        </w:rPr>
        <w:t xml:space="preserve"> Nos fazem descobrir sensações</w:t>
      </w:r>
      <w:r w:rsidR="001C489B" w:rsidRPr="00A3036C">
        <w:rPr>
          <w:rFonts w:ascii="Times New Roman" w:hAnsi="Times New Roman" w:cs="Times New Roman"/>
          <w:sz w:val="24"/>
          <w:szCs w:val="24"/>
        </w:rPr>
        <w:t xml:space="preserve"> recorrentes e, sempre, dignificadas pelo amor incondicional</w:t>
      </w:r>
      <w:r w:rsidR="004E5BED" w:rsidRPr="00A3036C">
        <w:rPr>
          <w:rFonts w:ascii="Times New Roman" w:hAnsi="Times New Roman" w:cs="Times New Roman"/>
          <w:sz w:val="24"/>
          <w:szCs w:val="24"/>
        </w:rPr>
        <w:t xml:space="preserve"> humano. ▬ explicita.</w:t>
      </w:r>
    </w:p>
    <w:p w14:paraId="7C79BEB2" w14:textId="77777777" w:rsidR="004E5BED" w:rsidRPr="00A3036C" w:rsidRDefault="004E5BED" w:rsidP="0099535A">
      <w:pPr>
        <w:spacing w:after="0"/>
        <w:jc w:val="both"/>
        <w:rPr>
          <w:rFonts w:ascii="Times New Roman" w:hAnsi="Times New Roman" w:cs="Times New Roman"/>
          <w:sz w:val="24"/>
          <w:szCs w:val="24"/>
        </w:rPr>
      </w:pPr>
    </w:p>
    <w:p w14:paraId="3B159F28" w14:textId="46EDE996" w:rsidR="004E5BED" w:rsidRPr="00A3036C" w:rsidRDefault="004E5BED"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D26D66" w:rsidRPr="00A3036C">
        <w:rPr>
          <w:rFonts w:ascii="Times New Roman" w:hAnsi="Times New Roman" w:cs="Times New Roman"/>
          <w:sz w:val="24"/>
          <w:szCs w:val="24"/>
        </w:rPr>
        <w:t xml:space="preserve"> A evolução humana</w:t>
      </w:r>
      <w:r w:rsidR="00E374BC" w:rsidRPr="00A3036C">
        <w:rPr>
          <w:rFonts w:ascii="Times New Roman" w:hAnsi="Times New Roman" w:cs="Times New Roman"/>
          <w:sz w:val="24"/>
          <w:szCs w:val="24"/>
        </w:rPr>
        <w:t xml:space="preserve"> existe para os que estiverem dispostos a ruir com o Sistema Terra</w:t>
      </w:r>
      <w:r w:rsidR="00D3080A" w:rsidRPr="00A3036C">
        <w:rPr>
          <w:rFonts w:ascii="Times New Roman" w:hAnsi="Times New Roman" w:cs="Times New Roman"/>
          <w:sz w:val="24"/>
          <w:szCs w:val="24"/>
        </w:rPr>
        <w:t xml:space="preserve"> mergulhado na ilusão e mentira</w:t>
      </w:r>
      <w:r w:rsidR="003A4C36" w:rsidRPr="00A3036C">
        <w:rPr>
          <w:rFonts w:ascii="Times New Roman" w:hAnsi="Times New Roman" w:cs="Times New Roman"/>
          <w:sz w:val="24"/>
          <w:szCs w:val="24"/>
        </w:rPr>
        <w:t xml:space="preserve"> ― Fértilles reitera conceito evolutivo ― </w:t>
      </w:r>
      <w:r w:rsidR="007E03B0" w:rsidRPr="00A3036C">
        <w:rPr>
          <w:rFonts w:ascii="Times New Roman" w:hAnsi="Times New Roman" w:cs="Times New Roman"/>
          <w:sz w:val="24"/>
          <w:szCs w:val="24"/>
        </w:rPr>
        <w:t>A guerra filosófica</w:t>
      </w:r>
      <w:r w:rsidR="004D10B8" w:rsidRPr="00A3036C">
        <w:rPr>
          <w:rFonts w:ascii="Times New Roman" w:hAnsi="Times New Roman" w:cs="Times New Roman"/>
          <w:sz w:val="24"/>
          <w:szCs w:val="24"/>
        </w:rPr>
        <w:t>, mais cedo ou mais tarde, terá um único vencedo</w:t>
      </w:r>
      <w:r w:rsidR="00910EFD" w:rsidRPr="00A3036C">
        <w:rPr>
          <w:rFonts w:ascii="Times New Roman" w:hAnsi="Times New Roman" w:cs="Times New Roman"/>
          <w:sz w:val="24"/>
          <w:szCs w:val="24"/>
        </w:rPr>
        <w:t xml:space="preserve">r, o SEU — Soberana Energia Universal. ▬ </w:t>
      </w:r>
      <w:r w:rsidR="00126E22" w:rsidRPr="00A3036C">
        <w:rPr>
          <w:rFonts w:ascii="Times New Roman" w:hAnsi="Times New Roman" w:cs="Times New Roman"/>
          <w:sz w:val="24"/>
          <w:szCs w:val="24"/>
        </w:rPr>
        <w:t>incisiva.</w:t>
      </w:r>
      <w:r w:rsidR="004D10B8" w:rsidRPr="00A3036C">
        <w:rPr>
          <w:rFonts w:ascii="Times New Roman" w:hAnsi="Times New Roman" w:cs="Times New Roman"/>
          <w:sz w:val="24"/>
          <w:szCs w:val="24"/>
        </w:rPr>
        <w:t xml:space="preserve"> </w:t>
      </w:r>
    </w:p>
    <w:p w14:paraId="2CC5B8A5" w14:textId="77777777" w:rsidR="00B74884" w:rsidRPr="00A3036C" w:rsidRDefault="00B74884" w:rsidP="0099535A">
      <w:pPr>
        <w:spacing w:after="0"/>
        <w:jc w:val="both"/>
        <w:rPr>
          <w:rFonts w:ascii="Times New Roman" w:hAnsi="Times New Roman" w:cs="Times New Roman"/>
          <w:sz w:val="24"/>
          <w:szCs w:val="24"/>
        </w:rPr>
      </w:pPr>
    </w:p>
    <w:p w14:paraId="6F2F5D93" w14:textId="43EEA34F" w:rsidR="00B74884" w:rsidRPr="00A3036C" w:rsidRDefault="00B74884"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Simples o entendimento sistêmico de dominação ― Tom Harrison contextualiza ― Governo... religião... mídia e educação ― Enumera males à humanidade ― Pilares desta sociedade mundial construída pela mentira e ilusão. ▬ definitivo.</w:t>
      </w:r>
    </w:p>
    <w:p w14:paraId="3DA0F9CF" w14:textId="77777777" w:rsidR="00B74884" w:rsidRPr="00A3036C" w:rsidRDefault="00B74884" w:rsidP="0099535A">
      <w:pPr>
        <w:spacing w:after="0"/>
        <w:jc w:val="both"/>
        <w:rPr>
          <w:rFonts w:ascii="Times New Roman" w:hAnsi="Times New Roman" w:cs="Times New Roman"/>
          <w:sz w:val="24"/>
          <w:szCs w:val="24"/>
        </w:rPr>
      </w:pPr>
    </w:p>
    <w:p w14:paraId="42E7DBDF" w14:textId="4EE90700" w:rsidR="009965D7" w:rsidRPr="00A3036C" w:rsidRDefault="00B74884"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Fala de Tom impulsiona ondas energéticas emotivas nas consciências despertas de Lauro e Judas</w:t>
      </w:r>
      <w:r w:rsidR="00CA17D3" w:rsidRPr="00A3036C">
        <w:rPr>
          <w:rFonts w:ascii="Times New Roman" w:hAnsi="Times New Roman" w:cs="Times New Roman"/>
          <w:sz w:val="24"/>
          <w:szCs w:val="24"/>
        </w:rPr>
        <w:t>, r</w:t>
      </w:r>
      <w:r w:rsidRPr="00A3036C">
        <w:rPr>
          <w:rFonts w:ascii="Times New Roman" w:hAnsi="Times New Roman" w:cs="Times New Roman"/>
          <w:sz w:val="24"/>
          <w:szCs w:val="24"/>
        </w:rPr>
        <w:t>epercu</w:t>
      </w:r>
      <w:r w:rsidR="00CA17D3" w:rsidRPr="00A3036C">
        <w:rPr>
          <w:rFonts w:ascii="Times New Roman" w:hAnsi="Times New Roman" w:cs="Times New Roman"/>
          <w:sz w:val="24"/>
          <w:szCs w:val="24"/>
        </w:rPr>
        <w:t>tind</w:t>
      </w:r>
      <w:r w:rsidRPr="00A3036C">
        <w:rPr>
          <w:rFonts w:ascii="Times New Roman" w:hAnsi="Times New Roman" w:cs="Times New Roman"/>
          <w:sz w:val="24"/>
          <w:szCs w:val="24"/>
        </w:rPr>
        <w:t>o no processo evolutivo da</w:t>
      </w:r>
      <w:r w:rsidR="00CA17D3" w:rsidRPr="00A3036C">
        <w:rPr>
          <w:rFonts w:ascii="Times New Roman" w:hAnsi="Times New Roman" w:cs="Times New Roman"/>
          <w:sz w:val="24"/>
          <w:szCs w:val="24"/>
        </w:rPr>
        <w:t>,</w:t>
      </w:r>
      <w:r w:rsidRPr="00A3036C">
        <w:rPr>
          <w:rFonts w:ascii="Times New Roman" w:hAnsi="Times New Roman" w:cs="Times New Roman"/>
          <w:sz w:val="24"/>
          <w:szCs w:val="24"/>
        </w:rPr>
        <w:t xml:space="preserve"> também, desperta, Liz Taylor</w:t>
      </w:r>
      <w:r w:rsidR="008652EC" w:rsidRPr="00A3036C">
        <w:rPr>
          <w:rFonts w:ascii="Times New Roman" w:hAnsi="Times New Roman" w:cs="Times New Roman"/>
          <w:sz w:val="24"/>
          <w:szCs w:val="24"/>
        </w:rPr>
        <w:t xml:space="preserve"> e, obviamente, </w:t>
      </w:r>
      <w:r w:rsidR="009965D7" w:rsidRPr="00A3036C">
        <w:rPr>
          <w:rFonts w:ascii="Times New Roman" w:hAnsi="Times New Roman" w:cs="Times New Roman"/>
          <w:sz w:val="24"/>
          <w:szCs w:val="24"/>
        </w:rPr>
        <w:t>na</w:t>
      </w:r>
      <w:r w:rsidR="008652EC" w:rsidRPr="00A3036C">
        <w:rPr>
          <w:rFonts w:ascii="Times New Roman" w:hAnsi="Times New Roman" w:cs="Times New Roman"/>
          <w:sz w:val="24"/>
          <w:szCs w:val="24"/>
        </w:rPr>
        <w:t xml:space="preserve"> sua alma gêmea, Tom Harrison</w:t>
      </w:r>
      <w:r w:rsidR="00CA17D3" w:rsidRPr="00A3036C">
        <w:rPr>
          <w:rFonts w:ascii="Times New Roman" w:hAnsi="Times New Roman" w:cs="Times New Roman"/>
          <w:sz w:val="24"/>
          <w:szCs w:val="24"/>
        </w:rPr>
        <w:t>.</w:t>
      </w:r>
      <w:r w:rsidR="008652EC" w:rsidRPr="00A3036C">
        <w:rPr>
          <w:rFonts w:ascii="Times New Roman" w:hAnsi="Times New Roman" w:cs="Times New Roman"/>
          <w:sz w:val="24"/>
          <w:szCs w:val="24"/>
        </w:rPr>
        <w:t xml:space="preserve"> Lembrando as existências passadas destes</w:t>
      </w:r>
      <w:r w:rsidR="00334C3D" w:rsidRPr="00A3036C">
        <w:rPr>
          <w:rFonts w:ascii="Times New Roman" w:hAnsi="Times New Roman" w:cs="Times New Roman"/>
          <w:sz w:val="24"/>
          <w:szCs w:val="24"/>
        </w:rPr>
        <w:t xml:space="preserve"> últimos</w:t>
      </w:r>
      <w:r w:rsidR="008652EC" w:rsidRPr="00A3036C">
        <w:rPr>
          <w:rFonts w:ascii="Times New Roman" w:hAnsi="Times New Roman" w:cs="Times New Roman"/>
          <w:sz w:val="24"/>
          <w:szCs w:val="24"/>
        </w:rPr>
        <w:t xml:space="preserve"> espíritos, vivenciad</w:t>
      </w:r>
      <w:r w:rsidR="00334C3D" w:rsidRPr="00A3036C">
        <w:rPr>
          <w:rFonts w:ascii="Times New Roman" w:hAnsi="Times New Roman" w:cs="Times New Roman"/>
          <w:sz w:val="24"/>
          <w:szCs w:val="24"/>
        </w:rPr>
        <w:t>a</w:t>
      </w:r>
      <w:r w:rsidR="008652EC" w:rsidRPr="00A3036C">
        <w:rPr>
          <w:rFonts w:ascii="Times New Roman" w:hAnsi="Times New Roman" w:cs="Times New Roman"/>
          <w:sz w:val="24"/>
          <w:szCs w:val="24"/>
        </w:rPr>
        <w:t xml:space="preserve">s nos invólucros corporais de Joseph e Ana Carolina. </w:t>
      </w:r>
      <w:r w:rsidR="009965D7" w:rsidRPr="00A3036C">
        <w:rPr>
          <w:rFonts w:ascii="Times New Roman" w:hAnsi="Times New Roman" w:cs="Times New Roman"/>
          <w:sz w:val="24"/>
          <w:szCs w:val="24"/>
        </w:rPr>
        <w:t>Casa</w:t>
      </w:r>
      <w:r w:rsidR="00F417C1" w:rsidRPr="00A3036C">
        <w:rPr>
          <w:rFonts w:ascii="Times New Roman" w:hAnsi="Times New Roman" w:cs="Times New Roman"/>
          <w:sz w:val="24"/>
          <w:szCs w:val="24"/>
        </w:rPr>
        <w:t>l</w:t>
      </w:r>
      <w:r w:rsidR="009965D7" w:rsidRPr="00A3036C">
        <w:rPr>
          <w:rFonts w:ascii="Times New Roman" w:hAnsi="Times New Roman" w:cs="Times New Roman"/>
          <w:sz w:val="24"/>
          <w:szCs w:val="24"/>
        </w:rPr>
        <w:t xml:space="preserve"> de e</w:t>
      </w:r>
      <w:r w:rsidR="008652EC" w:rsidRPr="00A3036C">
        <w:rPr>
          <w:rFonts w:ascii="Times New Roman" w:hAnsi="Times New Roman" w:cs="Times New Roman"/>
          <w:sz w:val="24"/>
          <w:szCs w:val="24"/>
        </w:rPr>
        <w:t xml:space="preserve">spírito único experencia vidas </w:t>
      </w:r>
      <w:r w:rsidR="009965D7" w:rsidRPr="00A3036C">
        <w:rPr>
          <w:rFonts w:ascii="Times New Roman" w:hAnsi="Times New Roman" w:cs="Times New Roman"/>
          <w:sz w:val="24"/>
          <w:szCs w:val="24"/>
        </w:rPr>
        <w:t xml:space="preserve">nos corpos dos </w:t>
      </w:r>
      <w:r w:rsidR="00334C3D" w:rsidRPr="00A3036C">
        <w:rPr>
          <w:rFonts w:ascii="Times New Roman" w:hAnsi="Times New Roman" w:cs="Times New Roman"/>
          <w:sz w:val="24"/>
          <w:szCs w:val="24"/>
        </w:rPr>
        <w:t xml:space="preserve">quatro </w:t>
      </w:r>
      <w:r w:rsidR="009965D7" w:rsidRPr="00A3036C">
        <w:rPr>
          <w:rFonts w:ascii="Times New Roman" w:hAnsi="Times New Roman" w:cs="Times New Roman"/>
          <w:sz w:val="24"/>
          <w:szCs w:val="24"/>
        </w:rPr>
        <w:t xml:space="preserve">citados. O amor verdadeiro de um homem e </w:t>
      </w:r>
      <w:r w:rsidR="00334C3D" w:rsidRPr="00A3036C">
        <w:rPr>
          <w:rFonts w:ascii="Times New Roman" w:hAnsi="Times New Roman" w:cs="Times New Roman"/>
          <w:sz w:val="24"/>
          <w:szCs w:val="24"/>
        </w:rPr>
        <w:t xml:space="preserve">uma </w:t>
      </w:r>
      <w:r w:rsidR="009965D7" w:rsidRPr="00A3036C">
        <w:rPr>
          <w:rFonts w:ascii="Times New Roman" w:hAnsi="Times New Roman" w:cs="Times New Roman"/>
          <w:sz w:val="24"/>
          <w:szCs w:val="24"/>
        </w:rPr>
        <w:t>mulher atravessa encanações e reencarnações durante os séculos XIX, XX e XXI.</w:t>
      </w:r>
      <w:r w:rsidR="00CA17D3" w:rsidRPr="00A3036C">
        <w:rPr>
          <w:rFonts w:ascii="Times New Roman" w:hAnsi="Times New Roman" w:cs="Times New Roman"/>
          <w:sz w:val="24"/>
          <w:szCs w:val="24"/>
        </w:rPr>
        <w:t xml:space="preserve"> </w:t>
      </w:r>
    </w:p>
    <w:p w14:paraId="6A9955D4" w14:textId="77C962FE" w:rsidR="009965D7" w:rsidRPr="00A3036C" w:rsidRDefault="009965D7"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Deste plano terráqueo nada se leva, a não ser virtudes</w:t>
      </w:r>
      <w:r w:rsidR="005121DD" w:rsidRPr="00A3036C">
        <w:rPr>
          <w:rFonts w:ascii="Times New Roman" w:hAnsi="Times New Roman" w:cs="Times New Roman"/>
          <w:sz w:val="24"/>
          <w:szCs w:val="24"/>
        </w:rPr>
        <w:t xml:space="preserve"> e</w:t>
      </w:r>
      <w:r w:rsidRPr="00A3036C">
        <w:rPr>
          <w:rFonts w:ascii="Times New Roman" w:hAnsi="Times New Roman" w:cs="Times New Roman"/>
          <w:sz w:val="24"/>
          <w:szCs w:val="24"/>
        </w:rPr>
        <w:t xml:space="preserve"> defeitos </w:t>
      </w:r>
      <w:r w:rsidR="005121DD" w:rsidRPr="00A3036C">
        <w:rPr>
          <w:rFonts w:ascii="Times New Roman" w:hAnsi="Times New Roman" w:cs="Times New Roman"/>
          <w:sz w:val="24"/>
          <w:szCs w:val="24"/>
        </w:rPr>
        <w:t>carregados de sentimentos maléficos e benéficos direcionados pelo livre arbítrio humano na bifurcação escolhida entre o ódio e o amor.</w:t>
      </w:r>
    </w:p>
    <w:p w14:paraId="68F9E246" w14:textId="13F6B848" w:rsidR="005121DD" w:rsidRPr="00A3036C" w:rsidRDefault="005121DD"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Seres espirituais, Joseph/Tom e Ana Carolina/Liz resistem, secularmente, utilizando-se do desenvolvimento de suas consciências missionárias, energiza</w:t>
      </w:r>
      <w:r w:rsidR="00334C3D" w:rsidRPr="00A3036C">
        <w:rPr>
          <w:rFonts w:ascii="Times New Roman" w:hAnsi="Times New Roman" w:cs="Times New Roman"/>
          <w:sz w:val="24"/>
          <w:szCs w:val="24"/>
        </w:rPr>
        <w:t>das</w:t>
      </w:r>
      <w:r w:rsidRPr="00A3036C">
        <w:rPr>
          <w:rFonts w:ascii="Times New Roman" w:hAnsi="Times New Roman" w:cs="Times New Roman"/>
          <w:sz w:val="24"/>
          <w:szCs w:val="24"/>
        </w:rPr>
        <w:t xml:space="preserve"> e ilumina</w:t>
      </w:r>
      <w:r w:rsidR="00334C3D" w:rsidRPr="00A3036C">
        <w:rPr>
          <w:rFonts w:ascii="Times New Roman" w:hAnsi="Times New Roman" w:cs="Times New Roman"/>
          <w:sz w:val="24"/>
          <w:szCs w:val="24"/>
        </w:rPr>
        <w:t>das</w:t>
      </w:r>
      <w:r w:rsidRPr="00A3036C">
        <w:rPr>
          <w:rFonts w:ascii="Times New Roman" w:hAnsi="Times New Roman" w:cs="Times New Roman"/>
          <w:sz w:val="24"/>
          <w:szCs w:val="24"/>
        </w:rPr>
        <w:t xml:space="preserve"> </w:t>
      </w:r>
      <w:r w:rsidR="00334C3D" w:rsidRPr="00A3036C">
        <w:rPr>
          <w:rFonts w:ascii="Times New Roman" w:hAnsi="Times New Roman" w:cs="Times New Roman"/>
          <w:sz w:val="24"/>
          <w:szCs w:val="24"/>
        </w:rPr>
        <w:t>pel</w:t>
      </w:r>
      <w:r w:rsidRPr="00A3036C">
        <w:rPr>
          <w:rFonts w:ascii="Times New Roman" w:hAnsi="Times New Roman" w:cs="Times New Roman"/>
          <w:sz w:val="24"/>
          <w:szCs w:val="24"/>
        </w:rPr>
        <w:t>os</w:t>
      </w:r>
      <w:r w:rsidR="00334C3D" w:rsidRPr="00A3036C">
        <w:rPr>
          <w:rFonts w:ascii="Times New Roman" w:hAnsi="Times New Roman" w:cs="Times New Roman"/>
          <w:sz w:val="24"/>
          <w:szCs w:val="24"/>
        </w:rPr>
        <w:t xml:space="preserve"> seus</w:t>
      </w:r>
      <w:r w:rsidRPr="00A3036C">
        <w:rPr>
          <w:rFonts w:ascii="Times New Roman" w:hAnsi="Times New Roman" w:cs="Times New Roman"/>
          <w:sz w:val="24"/>
          <w:szCs w:val="24"/>
        </w:rPr>
        <w:t xml:space="preserve"> corações amados</w:t>
      </w:r>
      <w:r w:rsidR="00334C3D"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334C3D" w:rsidRPr="00A3036C">
        <w:rPr>
          <w:rFonts w:ascii="Times New Roman" w:hAnsi="Times New Roman" w:cs="Times New Roman"/>
          <w:sz w:val="24"/>
          <w:szCs w:val="24"/>
        </w:rPr>
        <w:t>O desejo d</w:t>
      </w:r>
      <w:r w:rsidRPr="00A3036C">
        <w:rPr>
          <w:rFonts w:ascii="Times New Roman" w:hAnsi="Times New Roman" w:cs="Times New Roman"/>
          <w:sz w:val="24"/>
          <w:szCs w:val="24"/>
        </w:rPr>
        <w:t>e evolução pela incessante busca de conhecimento, exper</w:t>
      </w:r>
      <w:r w:rsidR="00F417C1" w:rsidRPr="00A3036C">
        <w:rPr>
          <w:rFonts w:ascii="Times New Roman" w:hAnsi="Times New Roman" w:cs="Times New Roman"/>
          <w:sz w:val="24"/>
          <w:szCs w:val="24"/>
        </w:rPr>
        <w:t>iment</w:t>
      </w:r>
      <w:r w:rsidRPr="00A3036C">
        <w:rPr>
          <w:rFonts w:ascii="Times New Roman" w:hAnsi="Times New Roman" w:cs="Times New Roman"/>
          <w:sz w:val="24"/>
          <w:szCs w:val="24"/>
        </w:rPr>
        <w:t xml:space="preserve">a em vidas passadas e atuais, o </w:t>
      </w:r>
      <w:r w:rsidR="00334C3D" w:rsidRPr="00A3036C">
        <w:rPr>
          <w:rFonts w:ascii="Times New Roman" w:hAnsi="Times New Roman" w:cs="Times New Roman"/>
          <w:sz w:val="24"/>
          <w:szCs w:val="24"/>
        </w:rPr>
        <w:t xml:space="preserve">perfeito </w:t>
      </w:r>
      <w:r w:rsidRPr="00A3036C">
        <w:rPr>
          <w:rFonts w:ascii="Times New Roman" w:hAnsi="Times New Roman" w:cs="Times New Roman"/>
          <w:sz w:val="24"/>
          <w:szCs w:val="24"/>
        </w:rPr>
        <w:t xml:space="preserve">equilíbrio de suas mentes, corpos </w:t>
      </w:r>
      <w:r w:rsidR="00334C3D" w:rsidRPr="00A3036C">
        <w:rPr>
          <w:rFonts w:ascii="Times New Roman" w:hAnsi="Times New Roman" w:cs="Times New Roman"/>
          <w:sz w:val="24"/>
          <w:szCs w:val="24"/>
        </w:rPr>
        <w:t>e espíritos, para, assim, atingirem a conexão com o, respectivo, Eu Superior.</w:t>
      </w:r>
    </w:p>
    <w:p w14:paraId="3F95B23D" w14:textId="3429E275" w:rsidR="00F417C1" w:rsidRPr="00A3036C" w:rsidRDefault="00334C3D"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w:t>
      </w:r>
      <w:r w:rsidR="00CA17D3" w:rsidRPr="00A3036C">
        <w:rPr>
          <w:rFonts w:ascii="Times New Roman" w:hAnsi="Times New Roman" w:cs="Times New Roman"/>
          <w:sz w:val="24"/>
          <w:szCs w:val="24"/>
        </w:rPr>
        <w:t>doação eletromagnética e emocional, ofertada por Fértilles e Germano, permitida pelo SEU —</w:t>
      </w:r>
      <w:r w:rsidR="002B72F0" w:rsidRPr="00A3036C">
        <w:rPr>
          <w:rFonts w:ascii="Times New Roman" w:hAnsi="Times New Roman" w:cs="Times New Roman"/>
          <w:sz w:val="24"/>
          <w:szCs w:val="24"/>
        </w:rPr>
        <w:t xml:space="preserve"> </w:t>
      </w:r>
      <w:r w:rsidR="00CA17D3" w:rsidRPr="00A3036C">
        <w:rPr>
          <w:rFonts w:ascii="Times New Roman" w:hAnsi="Times New Roman" w:cs="Times New Roman"/>
          <w:sz w:val="24"/>
          <w:szCs w:val="24"/>
        </w:rPr>
        <w:t>Soberana Energia Universal</w:t>
      </w:r>
      <w:r w:rsidRPr="00A3036C">
        <w:rPr>
          <w:rFonts w:ascii="Times New Roman" w:hAnsi="Times New Roman" w:cs="Times New Roman"/>
          <w:sz w:val="24"/>
          <w:szCs w:val="24"/>
        </w:rPr>
        <w:t>, sensibiliza todos de corpos presentes e</w:t>
      </w:r>
      <w:r w:rsidR="007B6F55" w:rsidRPr="00A3036C">
        <w:t xml:space="preserve"> </w:t>
      </w:r>
      <w:r w:rsidR="007B6F55" w:rsidRPr="00A3036C">
        <w:rPr>
          <w:rFonts w:ascii="Times New Roman" w:hAnsi="Times New Roman" w:cs="Times New Roman"/>
          <w:sz w:val="24"/>
          <w:szCs w:val="24"/>
        </w:rPr>
        <w:t>Judas Escariotes,</w:t>
      </w:r>
      <w:r w:rsidRPr="00A3036C">
        <w:rPr>
          <w:rFonts w:ascii="Times New Roman" w:hAnsi="Times New Roman" w:cs="Times New Roman"/>
          <w:sz w:val="24"/>
          <w:szCs w:val="24"/>
        </w:rPr>
        <w:t xml:space="preserve"> virtual</w:t>
      </w:r>
      <w:r w:rsidR="007B6F55" w:rsidRPr="00A3036C">
        <w:rPr>
          <w:rFonts w:ascii="Times New Roman" w:hAnsi="Times New Roman" w:cs="Times New Roman"/>
          <w:sz w:val="24"/>
          <w:szCs w:val="24"/>
        </w:rPr>
        <w:t>mente</w:t>
      </w:r>
      <w:r w:rsidR="00FD2986" w:rsidRPr="00A3036C">
        <w:rPr>
          <w:rFonts w:ascii="Times New Roman" w:hAnsi="Times New Roman" w:cs="Times New Roman"/>
          <w:sz w:val="24"/>
          <w:szCs w:val="24"/>
        </w:rPr>
        <w:t xml:space="preserve">. </w:t>
      </w:r>
      <w:r w:rsidR="002B72F0" w:rsidRPr="00A3036C">
        <w:rPr>
          <w:rFonts w:ascii="Times New Roman" w:hAnsi="Times New Roman" w:cs="Times New Roman"/>
          <w:sz w:val="24"/>
          <w:szCs w:val="24"/>
        </w:rPr>
        <w:t>T</w:t>
      </w:r>
      <w:r w:rsidR="007B6F55" w:rsidRPr="00A3036C">
        <w:rPr>
          <w:rFonts w:ascii="Times New Roman" w:hAnsi="Times New Roman" w:cs="Times New Roman"/>
          <w:sz w:val="24"/>
          <w:szCs w:val="24"/>
        </w:rPr>
        <w:t xml:space="preserve">elão dividido </w:t>
      </w:r>
      <w:r w:rsidR="002B72F0" w:rsidRPr="00A3036C">
        <w:rPr>
          <w:rFonts w:ascii="Times New Roman" w:hAnsi="Times New Roman" w:cs="Times New Roman"/>
          <w:sz w:val="24"/>
          <w:szCs w:val="24"/>
        </w:rPr>
        <w:t>te</w:t>
      </w:r>
      <w:r w:rsidR="007B6F55" w:rsidRPr="00A3036C">
        <w:rPr>
          <w:rFonts w:ascii="Times New Roman" w:hAnsi="Times New Roman" w:cs="Times New Roman"/>
          <w:sz w:val="24"/>
          <w:szCs w:val="24"/>
        </w:rPr>
        <w:t>m imagens exibidas</w:t>
      </w:r>
      <w:r w:rsidR="00FD2986" w:rsidRPr="00A3036C">
        <w:rPr>
          <w:rFonts w:ascii="Times New Roman" w:hAnsi="Times New Roman" w:cs="Times New Roman"/>
          <w:sz w:val="24"/>
          <w:szCs w:val="24"/>
        </w:rPr>
        <w:t xml:space="preserve"> em tela cheia</w:t>
      </w:r>
      <w:r w:rsidR="007B6F55" w:rsidRPr="00A3036C">
        <w:rPr>
          <w:rFonts w:ascii="Times New Roman" w:hAnsi="Times New Roman" w:cs="Times New Roman"/>
          <w:sz w:val="24"/>
          <w:szCs w:val="24"/>
        </w:rPr>
        <w:t xml:space="preserve">, prioritariamente, pelas falas alternadas dos participantes desta resenha mergulhada na expectativa de revelações </w:t>
      </w:r>
      <w:r w:rsidR="007B6F55" w:rsidRPr="00A3036C">
        <w:rPr>
          <w:rFonts w:ascii="Times New Roman" w:hAnsi="Times New Roman" w:cs="Times New Roman"/>
          <w:i/>
          <w:iCs/>
          <w:sz w:val="24"/>
          <w:szCs w:val="24"/>
        </w:rPr>
        <w:t>bombásticas</w:t>
      </w:r>
      <w:r w:rsidR="00FD2986" w:rsidRPr="00A3036C">
        <w:rPr>
          <w:rFonts w:ascii="Times New Roman" w:hAnsi="Times New Roman" w:cs="Times New Roman"/>
          <w:sz w:val="24"/>
          <w:szCs w:val="24"/>
        </w:rPr>
        <w:t>.</w:t>
      </w:r>
      <w:r w:rsidR="007B6F55" w:rsidRPr="00A3036C">
        <w:rPr>
          <w:rFonts w:ascii="Times New Roman" w:hAnsi="Times New Roman" w:cs="Times New Roman"/>
          <w:sz w:val="24"/>
          <w:szCs w:val="24"/>
        </w:rPr>
        <w:t xml:space="preserve"> </w:t>
      </w:r>
      <w:r w:rsidR="00FD2986" w:rsidRPr="00A3036C">
        <w:rPr>
          <w:rFonts w:ascii="Times New Roman" w:hAnsi="Times New Roman" w:cs="Times New Roman"/>
          <w:sz w:val="24"/>
          <w:szCs w:val="24"/>
        </w:rPr>
        <w:t>C</w:t>
      </w:r>
      <w:r w:rsidR="007B6F55" w:rsidRPr="00A3036C">
        <w:rPr>
          <w:rFonts w:ascii="Times New Roman" w:hAnsi="Times New Roman" w:cs="Times New Roman"/>
          <w:sz w:val="24"/>
          <w:szCs w:val="24"/>
        </w:rPr>
        <w:t>onsciência</w:t>
      </w:r>
      <w:r w:rsidR="00FD2986" w:rsidRPr="00A3036C">
        <w:rPr>
          <w:rFonts w:ascii="Times New Roman" w:hAnsi="Times New Roman" w:cs="Times New Roman"/>
          <w:sz w:val="24"/>
          <w:szCs w:val="24"/>
        </w:rPr>
        <w:t>s</w:t>
      </w:r>
      <w:r w:rsidR="007B6F55" w:rsidRPr="00A3036C">
        <w:rPr>
          <w:rFonts w:ascii="Times New Roman" w:hAnsi="Times New Roman" w:cs="Times New Roman"/>
          <w:sz w:val="24"/>
          <w:szCs w:val="24"/>
        </w:rPr>
        <w:t xml:space="preserve"> humana</w:t>
      </w:r>
      <w:r w:rsidR="00FD2986" w:rsidRPr="00A3036C">
        <w:rPr>
          <w:rFonts w:ascii="Times New Roman" w:hAnsi="Times New Roman" w:cs="Times New Roman"/>
          <w:sz w:val="24"/>
          <w:szCs w:val="24"/>
        </w:rPr>
        <w:t>s podem</w:t>
      </w:r>
      <w:r w:rsidR="007B6F55" w:rsidRPr="00A3036C">
        <w:rPr>
          <w:rFonts w:ascii="Times New Roman" w:hAnsi="Times New Roman" w:cs="Times New Roman"/>
          <w:sz w:val="24"/>
          <w:szCs w:val="24"/>
        </w:rPr>
        <w:t xml:space="preserve"> detectar a mentira e ilusão </w:t>
      </w:r>
      <w:r w:rsidR="00FD2986" w:rsidRPr="00A3036C">
        <w:rPr>
          <w:rFonts w:ascii="Times New Roman" w:hAnsi="Times New Roman" w:cs="Times New Roman"/>
          <w:sz w:val="24"/>
          <w:szCs w:val="24"/>
        </w:rPr>
        <w:t>instituí</w:t>
      </w:r>
      <w:r w:rsidR="007B6F55" w:rsidRPr="00A3036C">
        <w:rPr>
          <w:rFonts w:ascii="Times New Roman" w:hAnsi="Times New Roman" w:cs="Times New Roman"/>
          <w:sz w:val="24"/>
          <w:szCs w:val="24"/>
        </w:rPr>
        <w:t>d</w:t>
      </w:r>
      <w:r w:rsidR="00FD2986" w:rsidRPr="00A3036C">
        <w:rPr>
          <w:rFonts w:ascii="Times New Roman" w:hAnsi="Times New Roman" w:cs="Times New Roman"/>
          <w:sz w:val="24"/>
          <w:szCs w:val="24"/>
        </w:rPr>
        <w:t>a</w:t>
      </w:r>
      <w:r w:rsidR="007B6F55" w:rsidRPr="00A3036C">
        <w:rPr>
          <w:rFonts w:ascii="Times New Roman" w:hAnsi="Times New Roman" w:cs="Times New Roman"/>
          <w:sz w:val="24"/>
          <w:szCs w:val="24"/>
        </w:rPr>
        <w:t>s</w:t>
      </w:r>
      <w:r w:rsidR="00FD2986" w:rsidRPr="00A3036C">
        <w:rPr>
          <w:rFonts w:ascii="Times New Roman" w:hAnsi="Times New Roman" w:cs="Times New Roman"/>
          <w:sz w:val="24"/>
          <w:szCs w:val="24"/>
        </w:rPr>
        <w:t xml:space="preserve"> no planeta escravizado pelas materialidades sustentadas por governos, religiões, veículos midiáticos e metodologias educacionais</w:t>
      </w:r>
      <w:r w:rsidR="00F417C1" w:rsidRPr="00A3036C">
        <w:rPr>
          <w:rFonts w:ascii="Times New Roman" w:hAnsi="Times New Roman" w:cs="Times New Roman"/>
          <w:sz w:val="24"/>
          <w:szCs w:val="24"/>
        </w:rPr>
        <w:t>, manipulados pelos escravocratas criadores do Sistema Terra, expectados e receosos com esta real possibilidade.</w:t>
      </w:r>
      <w:r w:rsidR="00FD2986" w:rsidRPr="00A3036C">
        <w:rPr>
          <w:rFonts w:ascii="Times New Roman" w:hAnsi="Times New Roman" w:cs="Times New Roman"/>
          <w:sz w:val="24"/>
          <w:szCs w:val="24"/>
        </w:rPr>
        <w:t xml:space="preserve"> </w:t>
      </w:r>
    </w:p>
    <w:p w14:paraId="7C2639C5" w14:textId="45E16E08" w:rsidR="00B74884" w:rsidRPr="00A3036C" w:rsidRDefault="00FD2986"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Fértilles e Germanos, legitimados pelo SEU —</w:t>
      </w:r>
      <w:r w:rsidR="002B72F0" w:rsidRPr="00A3036C">
        <w:rPr>
          <w:rFonts w:ascii="Times New Roman" w:hAnsi="Times New Roman" w:cs="Times New Roman"/>
          <w:sz w:val="24"/>
          <w:szCs w:val="24"/>
        </w:rPr>
        <w:t xml:space="preserve"> </w:t>
      </w:r>
      <w:r w:rsidRPr="00A3036C">
        <w:rPr>
          <w:rFonts w:ascii="Times New Roman" w:hAnsi="Times New Roman" w:cs="Times New Roman"/>
          <w:sz w:val="24"/>
          <w:szCs w:val="24"/>
        </w:rPr>
        <w:t>Soberana Energia Universal</w:t>
      </w:r>
      <w:r w:rsidR="00F417C1" w:rsidRPr="00A3036C">
        <w:rPr>
          <w:rFonts w:ascii="Times New Roman" w:hAnsi="Times New Roman" w:cs="Times New Roman"/>
          <w:sz w:val="24"/>
          <w:szCs w:val="24"/>
        </w:rPr>
        <w:t xml:space="preserve">, ministram, humildemente, crentes e reveladores, </w:t>
      </w:r>
      <w:r w:rsidR="00F417C1" w:rsidRPr="00A3036C">
        <w:rPr>
          <w:rFonts w:ascii="Times New Roman" w:hAnsi="Times New Roman" w:cs="Times New Roman"/>
          <w:i/>
          <w:iCs/>
          <w:sz w:val="24"/>
          <w:szCs w:val="24"/>
        </w:rPr>
        <w:t>o aprendizado da delicadeza</w:t>
      </w:r>
      <w:r w:rsidR="00F417C1" w:rsidRPr="00A3036C">
        <w:rPr>
          <w:rFonts w:ascii="Times New Roman" w:hAnsi="Times New Roman" w:cs="Times New Roman"/>
          <w:sz w:val="24"/>
          <w:szCs w:val="24"/>
        </w:rPr>
        <w:t>.</w:t>
      </w:r>
    </w:p>
    <w:p w14:paraId="2A969E4B" w14:textId="77777777" w:rsidR="008652EC" w:rsidRPr="00A3036C" w:rsidRDefault="008652EC" w:rsidP="0099535A">
      <w:pPr>
        <w:spacing w:after="0"/>
        <w:jc w:val="both"/>
        <w:rPr>
          <w:rFonts w:ascii="Times New Roman" w:hAnsi="Times New Roman" w:cs="Times New Roman"/>
          <w:sz w:val="24"/>
          <w:szCs w:val="24"/>
        </w:rPr>
      </w:pPr>
    </w:p>
    <w:p w14:paraId="6F242F7A" w14:textId="77777777" w:rsidR="00CA17D3" w:rsidRPr="00A3036C" w:rsidRDefault="00CA17D3" w:rsidP="0099535A">
      <w:pPr>
        <w:spacing w:after="0"/>
        <w:jc w:val="both"/>
        <w:rPr>
          <w:rFonts w:ascii="Times New Roman" w:hAnsi="Times New Roman" w:cs="Times New Roman"/>
          <w:sz w:val="24"/>
          <w:szCs w:val="24"/>
        </w:rPr>
      </w:pPr>
    </w:p>
    <w:p w14:paraId="25EDCDFB" w14:textId="74470657" w:rsidR="00CA17D3" w:rsidRPr="00A3036C" w:rsidRDefault="00CA17D3"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O poder invisível é o verdadeiro inimigo ― Germano interfere ― E, o pretenso Presidente do Universo torna-se insignificante</w:t>
      </w:r>
      <w:r w:rsidR="00583706" w:rsidRPr="00A3036C">
        <w:rPr>
          <w:rFonts w:ascii="Times New Roman" w:hAnsi="Times New Roman" w:cs="Times New Roman"/>
          <w:sz w:val="24"/>
          <w:szCs w:val="24"/>
        </w:rPr>
        <w:t xml:space="preserve"> ― Descaracteriza Roberto Evaristo de Macedo Soares ―</w:t>
      </w:r>
      <w:r w:rsidRPr="00A3036C">
        <w:rPr>
          <w:rFonts w:ascii="Times New Roman" w:hAnsi="Times New Roman" w:cs="Times New Roman"/>
          <w:sz w:val="24"/>
          <w:szCs w:val="24"/>
        </w:rPr>
        <w:t xml:space="preserve"> </w:t>
      </w:r>
      <w:r w:rsidR="00583706" w:rsidRPr="00A3036C">
        <w:rPr>
          <w:rFonts w:ascii="Times New Roman" w:hAnsi="Times New Roman" w:cs="Times New Roman"/>
          <w:sz w:val="24"/>
          <w:szCs w:val="24"/>
        </w:rPr>
        <w:t>M</w:t>
      </w:r>
      <w:r w:rsidRPr="00A3036C">
        <w:rPr>
          <w:rFonts w:ascii="Times New Roman" w:hAnsi="Times New Roman" w:cs="Times New Roman"/>
          <w:sz w:val="24"/>
          <w:szCs w:val="24"/>
        </w:rPr>
        <w:t>ediante a</w:t>
      </w:r>
      <w:r w:rsidR="00583706" w:rsidRPr="00A3036C">
        <w:rPr>
          <w:rFonts w:ascii="Times New Roman" w:hAnsi="Times New Roman" w:cs="Times New Roman"/>
          <w:sz w:val="24"/>
          <w:szCs w:val="24"/>
        </w:rPr>
        <w:t>s</w:t>
      </w:r>
      <w:r w:rsidRPr="00A3036C">
        <w:rPr>
          <w:rFonts w:ascii="Times New Roman" w:hAnsi="Times New Roman" w:cs="Times New Roman"/>
          <w:sz w:val="24"/>
          <w:szCs w:val="24"/>
        </w:rPr>
        <w:t xml:space="preserve"> forças ocultas formadoras do SPA </w:t>
      </w:r>
      <w:r w:rsidR="00583706" w:rsidRPr="00A3036C">
        <w:rPr>
          <w:rFonts w:ascii="Times New Roman" w:hAnsi="Times New Roman" w:cs="Times New Roman"/>
          <w:sz w:val="24"/>
          <w:szCs w:val="24"/>
        </w:rPr>
        <w:t>—</w:t>
      </w:r>
      <w:r w:rsidR="002B72F0" w:rsidRPr="00A3036C">
        <w:rPr>
          <w:rFonts w:ascii="Times New Roman" w:hAnsi="Times New Roman" w:cs="Times New Roman"/>
          <w:sz w:val="24"/>
          <w:szCs w:val="24"/>
        </w:rPr>
        <w:t xml:space="preserve"> </w:t>
      </w:r>
      <w:r w:rsidR="00583706" w:rsidRPr="00A3036C">
        <w:rPr>
          <w:rFonts w:ascii="Times New Roman" w:hAnsi="Times New Roman" w:cs="Times New Roman"/>
          <w:sz w:val="24"/>
          <w:szCs w:val="24"/>
        </w:rPr>
        <w:t>Supremo Poder Anônimo. ▬ revelador.</w:t>
      </w:r>
    </w:p>
    <w:p w14:paraId="4A8D2853" w14:textId="77777777" w:rsidR="00583706" w:rsidRPr="00A3036C" w:rsidRDefault="00583706" w:rsidP="0099535A">
      <w:pPr>
        <w:spacing w:after="0"/>
        <w:jc w:val="both"/>
        <w:rPr>
          <w:rFonts w:ascii="Times New Roman" w:hAnsi="Times New Roman" w:cs="Times New Roman"/>
          <w:sz w:val="24"/>
          <w:szCs w:val="24"/>
        </w:rPr>
      </w:pPr>
    </w:p>
    <w:p w14:paraId="57CC413F" w14:textId="77777777" w:rsidR="00583706" w:rsidRPr="00A3036C" w:rsidRDefault="00583706"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Não nos preocupemos com o micro e, sim com o macro ― Fértilles reforça ― E, sim com a hierarquia do Sistema Terra, tendo o topo da pirâmide ocupado pelas raças universais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reinonaques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dominitilianos</w:t>
      </w:r>
      <w:r w:rsidRPr="00A3036C">
        <w:rPr>
          <w:rFonts w:ascii="Times New Roman" w:hAnsi="Times New Roman" w:cs="Times New Roman"/>
          <w:sz w:val="24"/>
          <w:szCs w:val="24"/>
        </w:rPr>
        <w:t>. ▬ impactante.</w:t>
      </w:r>
    </w:p>
    <w:p w14:paraId="19764164" w14:textId="77777777" w:rsidR="00583706" w:rsidRPr="00A3036C" w:rsidRDefault="00583706" w:rsidP="0099535A">
      <w:pPr>
        <w:spacing w:after="0"/>
        <w:jc w:val="both"/>
        <w:rPr>
          <w:rFonts w:ascii="Times New Roman" w:hAnsi="Times New Roman" w:cs="Times New Roman"/>
          <w:sz w:val="24"/>
          <w:szCs w:val="24"/>
        </w:rPr>
      </w:pPr>
    </w:p>
    <w:p w14:paraId="5B1E6B9A" w14:textId="268A55A9" w:rsidR="00583706" w:rsidRPr="00A3036C" w:rsidRDefault="00583706"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140A3F" w:rsidRPr="00A3036C">
        <w:rPr>
          <w:rFonts w:ascii="Times New Roman" w:hAnsi="Times New Roman" w:cs="Times New Roman"/>
          <w:sz w:val="24"/>
          <w:szCs w:val="24"/>
        </w:rPr>
        <w:t>R</w:t>
      </w:r>
      <w:r w:rsidRPr="00A3036C">
        <w:rPr>
          <w:rFonts w:ascii="Times New Roman" w:hAnsi="Times New Roman" w:cs="Times New Roman"/>
          <w:sz w:val="24"/>
          <w:szCs w:val="24"/>
        </w:rPr>
        <w:t xml:space="preserve">ecado nítido e claro </w:t>
      </w:r>
      <w:r w:rsidR="00140A3F" w:rsidRPr="00A3036C">
        <w:rPr>
          <w:rFonts w:ascii="Times New Roman" w:hAnsi="Times New Roman" w:cs="Times New Roman"/>
          <w:sz w:val="24"/>
          <w:szCs w:val="24"/>
        </w:rPr>
        <w:t xml:space="preserve"> ― Liz antecipa-se ― Popularmente, </w:t>
      </w:r>
      <w:r w:rsidR="00140A3F" w:rsidRPr="00A3036C">
        <w:rPr>
          <w:rFonts w:ascii="Times New Roman" w:hAnsi="Times New Roman" w:cs="Times New Roman"/>
          <w:i/>
          <w:iCs/>
          <w:sz w:val="24"/>
          <w:szCs w:val="24"/>
        </w:rPr>
        <w:t>o buraco é mais embaixo</w:t>
      </w:r>
      <w:r w:rsidR="00140A3F" w:rsidRPr="00A3036C">
        <w:rPr>
          <w:rFonts w:ascii="Times New Roman" w:hAnsi="Times New Roman" w:cs="Times New Roman"/>
          <w:sz w:val="24"/>
          <w:szCs w:val="24"/>
        </w:rPr>
        <w:t>. ▬ desanuvia.</w:t>
      </w:r>
    </w:p>
    <w:p w14:paraId="6C489BC8" w14:textId="77777777" w:rsidR="00140A3F" w:rsidRPr="00A3036C" w:rsidRDefault="00140A3F" w:rsidP="0099535A">
      <w:pPr>
        <w:spacing w:after="0"/>
        <w:jc w:val="both"/>
        <w:rPr>
          <w:rFonts w:ascii="Times New Roman" w:hAnsi="Times New Roman" w:cs="Times New Roman"/>
          <w:sz w:val="24"/>
          <w:szCs w:val="24"/>
        </w:rPr>
      </w:pPr>
    </w:p>
    <w:p w14:paraId="1FA5CDB0" w14:textId="65765A25" w:rsidR="00140A3F" w:rsidRPr="00A3036C" w:rsidRDefault="00140A3F"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Buraco? Cratera ― Judas Escariotes amplifica a descontração da resenha ― E, ainda por cima sem fundo para a IMSD —Independência Mundial dos Servos de Deus. ▬ reverbera.</w:t>
      </w:r>
    </w:p>
    <w:p w14:paraId="60A682D6" w14:textId="77777777" w:rsidR="00140A3F" w:rsidRPr="00A3036C" w:rsidRDefault="00140A3F" w:rsidP="0099535A">
      <w:pPr>
        <w:spacing w:after="0"/>
        <w:jc w:val="both"/>
        <w:rPr>
          <w:rFonts w:ascii="Times New Roman" w:hAnsi="Times New Roman" w:cs="Times New Roman"/>
          <w:sz w:val="24"/>
          <w:szCs w:val="24"/>
        </w:rPr>
      </w:pPr>
    </w:p>
    <w:p w14:paraId="78ACE184" w14:textId="6BD26532" w:rsidR="00140A3F" w:rsidRPr="00A3036C" w:rsidRDefault="00140A3F"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O entendimento, aqui, refletido, indica estarmos no caminho certo ― Lauro Cesar conclusivo ― </w:t>
      </w:r>
      <w:r w:rsidR="00FB3CED" w:rsidRPr="00A3036C">
        <w:rPr>
          <w:rFonts w:ascii="Times New Roman" w:hAnsi="Times New Roman" w:cs="Times New Roman"/>
          <w:sz w:val="24"/>
          <w:szCs w:val="24"/>
        </w:rPr>
        <w:t>R</w:t>
      </w:r>
      <w:r w:rsidRPr="00A3036C">
        <w:rPr>
          <w:rFonts w:ascii="Times New Roman" w:hAnsi="Times New Roman" w:cs="Times New Roman"/>
          <w:sz w:val="24"/>
          <w:szCs w:val="24"/>
        </w:rPr>
        <w:t>epresentamos</w:t>
      </w:r>
      <w:r w:rsidR="00FB3CED" w:rsidRPr="00A3036C">
        <w:rPr>
          <w:rFonts w:ascii="Times New Roman" w:hAnsi="Times New Roman" w:cs="Times New Roman"/>
          <w:sz w:val="24"/>
          <w:szCs w:val="24"/>
        </w:rPr>
        <w:t xml:space="preserve"> as forças feminina e masculina do SEU — Soberana Energia Universal. ▬ crente.</w:t>
      </w:r>
    </w:p>
    <w:p w14:paraId="5405DAB1" w14:textId="77777777" w:rsidR="00FB3CED" w:rsidRPr="00A3036C" w:rsidRDefault="00FB3CED" w:rsidP="0099535A">
      <w:pPr>
        <w:spacing w:after="0"/>
        <w:jc w:val="both"/>
        <w:rPr>
          <w:rFonts w:ascii="Times New Roman" w:hAnsi="Times New Roman" w:cs="Times New Roman"/>
          <w:sz w:val="24"/>
          <w:szCs w:val="24"/>
        </w:rPr>
      </w:pPr>
    </w:p>
    <w:p w14:paraId="407AF41A" w14:textId="37230F42" w:rsidR="00FB3CED" w:rsidRPr="00A3036C" w:rsidRDefault="00FB3CED"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Palavras tatuadas no coração, o vento não leva ― Tom reafirma o conceito filosófico ― A minha raça é universal... o meu sexo é o amor... a minha religião é a consciência... todos os homens são iguais ― Sensibilizado ― Filosofia edificada nos três séculos próximos passados pelos Harrison, Taylor e Agregados. ▬ orgulhoso.</w:t>
      </w:r>
    </w:p>
    <w:p w14:paraId="2EFA0067" w14:textId="77777777" w:rsidR="00FB3CED" w:rsidRPr="00A3036C" w:rsidRDefault="00FB3CED" w:rsidP="0099535A">
      <w:pPr>
        <w:spacing w:after="0"/>
        <w:jc w:val="both"/>
        <w:rPr>
          <w:rFonts w:ascii="Times New Roman" w:hAnsi="Times New Roman" w:cs="Times New Roman"/>
          <w:sz w:val="24"/>
          <w:szCs w:val="24"/>
        </w:rPr>
      </w:pPr>
    </w:p>
    <w:p w14:paraId="1952739C" w14:textId="184DFE4D" w:rsidR="00FB3CED" w:rsidRPr="00A3036C" w:rsidRDefault="00FB3CED"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O estado de espírito coletivo adentrado pelo amor incondicional irradia luzes solares recepcionadas pelas manifestações naturais</w:t>
      </w:r>
      <w:r w:rsidR="0096616A" w:rsidRPr="00A3036C">
        <w:rPr>
          <w:rFonts w:ascii="Times New Roman" w:hAnsi="Times New Roman" w:cs="Times New Roman"/>
          <w:sz w:val="24"/>
          <w:szCs w:val="24"/>
        </w:rPr>
        <w:t xml:space="preserve">, </w:t>
      </w:r>
      <w:r w:rsidR="00E50198" w:rsidRPr="00A3036C">
        <w:rPr>
          <w:rFonts w:ascii="Times New Roman" w:hAnsi="Times New Roman" w:cs="Times New Roman"/>
          <w:sz w:val="24"/>
          <w:szCs w:val="24"/>
        </w:rPr>
        <w:t>colorizadas pelo violeta, masculino, e lilás, feminino, representados ao vivo pelos multidimensionais</w:t>
      </w:r>
      <w:r w:rsidR="008175DD" w:rsidRPr="00A3036C">
        <w:rPr>
          <w:rFonts w:ascii="Times New Roman" w:hAnsi="Times New Roman" w:cs="Times New Roman"/>
          <w:sz w:val="24"/>
          <w:szCs w:val="24"/>
        </w:rPr>
        <w:t>,</w:t>
      </w:r>
      <w:r w:rsidR="00E50198" w:rsidRPr="00A3036C">
        <w:rPr>
          <w:rFonts w:ascii="Times New Roman" w:hAnsi="Times New Roman" w:cs="Times New Roman"/>
          <w:sz w:val="24"/>
          <w:szCs w:val="24"/>
        </w:rPr>
        <w:t xml:space="preserve"> Germano e Fértilles.</w:t>
      </w:r>
    </w:p>
    <w:p w14:paraId="417973BA" w14:textId="74A47BDF" w:rsidR="004A1981" w:rsidRPr="00A3036C" w:rsidRDefault="004A1981"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Raios solare</w:t>
      </w:r>
      <w:r w:rsidR="00750C45" w:rsidRPr="00A3036C">
        <w:rPr>
          <w:rFonts w:ascii="Times New Roman" w:hAnsi="Times New Roman" w:cs="Times New Roman"/>
          <w:sz w:val="24"/>
          <w:szCs w:val="24"/>
        </w:rPr>
        <w:t>s alaranjado</w:t>
      </w:r>
      <w:r w:rsidR="00A7609D" w:rsidRPr="00A3036C">
        <w:rPr>
          <w:rFonts w:ascii="Times New Roman" w:hAnsi="Times New Roman" w:cs="Times New Roman"/>
          <w:sz w:val="24"/>
          <w:szCs w:val="24"/>
        </w:rPr>
        <w:t>s no violeta e lilás são vistos</w:t>
      </w:r>
      <w:r w:rsidR="00BE5429" w:rsidRPr="00A3036C">
        <w:rPr>
          <w:rFonts w:ascii="Times New Roman" w:hAnsi="Times New Roman" w:cs="Times New Roman"/>
          <w:sz w:val="24"/>
          <w:szCs w:val="24"/>
        </w:rPr>
        <w:t xml:space="preserve">, sob marolas </w:t>
      </w:r>
      <w:r w:rsidR="003F0350" w:rsidRPr="00A3036C">
        <w:rPr>
          <w:rFonts w:ascii="Times New Roman" w:hAnsi="Times New Roman" w:cs="Times New Roman"/>
          <w:sz w:val="24"/>
          <w:szCs w:val="24"/>
        </w:rPr>
        <w:t>azuladas</w:t>
      </w:r>
      <w:r w:rsidR="00691542" w:rsidRPr="00A3036C">
        <w:rPr>
          <w:rFonts w:ascii="Times New Roman" w:hAnsi="Times New Roman" w:cs="Times New Roman"/>
          <w:sz w:val="24"/>
          <w:szCs w:val="24"/>
        </w:rPr>
        <w:t xml:space="preserve"> </w:t>
      </w:r>
      <w:r w:rsidR="00691542" w:rsidRPr="00A3036C">
        <w:rPr>
          <w:rFonts w:ascii="Times New Roman" w:hAnsi="Times New Roman" w:cs="Times New Roman"/>
          <w:i/>
          <w:iCs/>
          <w:sz w:val="24"/>
          <w:szCs w:val="24"/>
        </w:rPr>
        <w:t>translucidadas</w:t>
      </w:r>
      <w:r w:rsidR="007F677F" w:rsidRPr="00A3036C">
        <w:rPr>
          <w:rFonts w:ascii="Times New Roman" w:hAnsi="Times New Roman" w:cs="Times New Roman"/>
          <w:sz w:val="24"/>
          <w:szCs w:val="24"/>
        </w:rPr>
        <w:t xml:space="preserve"> no frescor sonoro</w:t>
      </w:r>
      <w:r w:rsidR="005E4092" w:rsidRPr="00A3036C">
        <w:rPr>
          <w:rFonts w:ascii="Times New Roman" w:hAnsi="Times New Roman" w:cs="Times New Roman"/>
          <w:sz w:val="24"/>
          <w:szCs w:val="24"/>
        </w:rPr>
        <w:t xml:space="preserve"> </w:t>
      </w:r>
      <w:r w:rsidR="0059551F" w:rsidRPr="00A3036C">
        <w:rPr>
          <w:rFonts w:ascii="Times New Roman" w:hAnsi="Times New Roman" w:cs="Times New Roman"/>
          <w:sz w:val="24"/>
          <w:szCs w:val="24"/>
        </w:rPr>
        <w:t xml:space="preserve">de pequenas ondas </w:t>
      </w:r>
      <w:r w:rsidR="005E4092" w:rsidRPr="00A3036C">
        <w:rPr>
          <w:rFonts w:ascii="Times New Roman" w:hAnsi="Times New Roman" w:cs="Times New Roman"/>
          <w:sz w:val="24"/>
          <w:szCs w:val="24"/>
        </w:rPr>
        <w:t>impactad</w:t>
      </w:r>
      <w:r w:rsidR="0059551F" w:rsidRPr="00A3036C">
        <w:rPr>
          <w:rFonts w:ascii="Times New Roman" w:hAnsi="Times New Roman" w:cs="Times New Roman"/>
          <w:sz w:val="24"/>
          <w:szCs w:val="24"/>
        </w:rPr>
        <w:t>as</w:t>
      </w:r>
      <w:r w:rsidR="005E4092" w:rsidRPr="00A3036C">
        <w:rPr>
          <w:rFonts w:ascii="Times New Roman" w:hAnsi="Times New Roman" w:cs="Times New Roman"/>
          <w:sz w:val="24"/>
          <w:szCs w:val="24"/>
        </w:rPr>
        <w:t xml:space="preserve"> na beira do mar</w:t>
      </w:r>
      <w:r w:rsidR="005212E1" w:rsidRPr="00A3036C">
        <w:rPr>
          <w:rFonts w:ascii="Times New Roman" w:hAnsi="Times New Roman" w:cs="Times New Roman"/>
          <w:sz w:val="24"/>
          <w:szCs w:val="24"/>
        </w:rPr>
        <w:t xml:space="preserve"> arenos</w:t>
      </w:r>
      <w:r w:rsidR="0021110C" w:rsidRPr="00A3036C">
        <w:rPr>
          <w:rFonts w:ascii="Times New Roman" w:hAnsi="Times New Roman" w:cs="Times New Roman"/>
          <w:sz w:val="24"/>
          <w:szCs w:val="24"/>
        </w:rPr>
        <w:t>o</w:t>
      </w:r>
      <w:r w:rsidR="00EC229B" w:rsidRPr="00A3036C">
        <w:rPr>
          <w:rFonts w:ascii="Times New Roman" w:hAnsi="Times New Roman" w:cs="Times New Roman"/>
          <w:sz w:val="24"/>
          <w:szCs w:val="24"/>
        </w:rPr>
        <w:t xml:space="preserve"> e brilhante</w:t>
      </w:r>
      <w:r w:rsidR="002B72F0" w:rsidRPr="00A3036C">
        <w:rPr>
          <w:rFonts w:ascii="Times New Roman" w:hAnsi="Times New Roman" w:cs="Times New Roman"/>
          <w:sz w:val="24"/>
          <w:szCs w:val="24"/>
        </w:rPr>
        <w:t>. D</w:t>
      </w:r>
      <w:r w:rsidR="00EC229B" w:rsidRPr="00A3036C">
        <w:rPr>
          <w:rFonts w:ascii="Times New Roman" w:hAnsi="Times New Roman" w:cs="Times New Roman"/>
          <w:sz w:val="24"/>
          <w:szCs w:val="24"/>
        </w:rPr>
        <w:t xml:space="preserve">iamante </w:t>
      </w:r>
      <w:r w:rsidR="005C6719" w:rsidRPr="00A3036C">
        <w:rPr>
          <w:rFonts w:ascii="Times New Roman" w:hAnsi="Times New Roman" w:cs="Times New Roman"/>
          <w:sz w:val="24"/>
          <w:szCs w:val="24"/>
        </w:rPr>
        <w:t xml:space="preserve">cilíndrico </w:t>
      </w:r>
      <w:r w:rsidR="00B77F4E" w:rsidRPr="00A3036C">
        <w:rPr>
          <w:rFonts w:ascii="Times New Roman" w:hAnsi="Times New Roman" w:cs="Times New Roman"/>
          <w:sz w:val="24"/>
          <w:szCs w:val="24"/>
        </w:rPr>
        <w:lastRenderedPageBreak/>
        <w:t>solar envolve os chacra</w:t>
      </w:r>
      <w:r w:rsidR="00F3364C" w:rsidRPr="00A3036C">
        <w:rPr>
          <w:rFonts w:ascii="Times New Roman" w:hAnsi="Times New Roman" w:cs="Times New Roman"/>
          <w:sz w:val="24"/>
          <w:szCs w:val="24"/>
        </w:rPr>
        <w:t>s: coronariano, laringe, cardíaco, plexo solar, sexual e base</w:t>
      </w:r>
      <w:r w:rsidR="00992136" w:rsidRPr="00A3036C">
        <w:rPr>
          <w:rFonts w:ascii="Times New Roman" w:hAnsi="Times New Roman" w:cs="Times New Roman"/>
          <w:sz w:val="24"/>
          <w:szCs w:val="24"/>
        </w:rPr>
        <w:t xml:space="preserve"> </w:t>
      </w:r>
      <w:r w:rsidR="00F3364C" w:rsidRPr="00A3036C">
        <w:rPr>
          <w:rFonts w:ascii="Times New Roman" w:hAnsi="Times New Roman" w:cs="Times New Roman"/>
          <w:sz w:val="24"/>
          <w:szCs w:val="24"/>
        </w:rPr>
        <w:t>dos presentes nesta resenh</w:t>
      </w:r>
      <w:r w:rsidR="009D2A83" w:rsidRPr="00A3036C">
        <w:rPr>
          <w:rFonts w:ascii="Times New Roman" w:hAnsi="Times New Roman" w:cs="Times New Roman"/>
          <w:sz w:val="24"/>
          <w:szCs w:val="24"/>
        </w:rPr>
        <w:t>a</w:t>
      </w:r>
      <w:r w:rsidR="002B72F0" w:rsidRPr="00A3036C">
        <w:rPr>
          <w:rFonts w:ascii="Times New Roman" w:hAnsi="Times New Roman" w:cs="Times New Roman"/>
          <w:sz w:val="24"/>
          <w:szCs w:val="24"/>
        </w:rPr>
        <w:t xml:space="preserve"> </w:t>
      </w:r>
      <w:r w:rsidR="009D2A83" w:rsidRPr="00A3036C">
        <w:rPr>
          <w:rFonts w:ascii="Times New Roman" w:hAnsi="Times New Roman" w:cs="Times New Roman"/>
          <w:sz w:val="24"/>
          <w:szCs w:val="24"/>
        </w:rPr>
        <w:t>energizada pela representação do casal</w:t>
      </w:r>
      <w:r w:rsidR="00B1488B" w:rsidRPr="00A3036C">
        <w:rPr>
          <w:rFonts w:ascii="Times New Roman" w:hAnsi="Times New Roman" w:cs="Times New Roman"/>
          <w:sz w:val="24"/>
          <w:szCs w:val="24"/>
        </w:rPr>
        <w:t xml:space="preserve"> d</w:t>
      </w:r>
      <w:r w:rsidR="002B72F0" w:rsidRPr="00A3036C">
        <w:rPr>
          <w:rFonts w:ascii="Times New Roman" w:hAnsi="Times New Roman" w:cs="Times New Roman"/>
          <w:sz w:val="24"/>
          <w:szCs w:val="24"/>
        </w:rPr>
        <w:t>e</w:t>
      </w:r>
      <w:r w:rsidR="00B1488B" w:rsidRPr="00A3036C">
        <w:rPr>
          <w:rFonts w:ascii="Times New Roman" w:hAnsi="Times New Roman" w:cs="Times New Roman"/>
          <w:sz w:val="24"/>
          <w:szCs w:val="24"/>
        </w:rPr>
        <w:t xml:space="preserve"> criação da vida universal, sob a Lei</w:t>
      </w:r>
      <w:r w:rsidR="00E24142" w:rsidRPr="00A3036C">
        <w:rPr>
          <w:rFonts w:ascii="Times New Roman" w:hAnsi="Times New Roman" w:cs="Times New Roman"/>
          <w:sz w:val="24"/>
          <w:szCs w:val="24"/>
        </w:rPr>
        <w:t xml:space="preserve"> do amor incondicional prevista pel</w:t>
      </w:r>
      <w:r w:rsidR="002B72F0" w:rsidRPr="00A3036C">
        <w:rPr>
          <w:rFonts w:ascii="Times New Roman" w:hAnsi="Times New Roman" w:cs="Times New Roman"/>
          <w:sz w:val="24"/>
          <w:szCs w:val="24"/>
        </w:rPr>
        <w:t xml:space="preserve">a autenticidade de Deus, genuinamente, </w:t>
      </w:r>
      <w:r w:rsidR="00E24142" w:rsidRPr="00A3036C">
        <w:rPr>
          <w:rFonts w:ascii="Times New Roman" w:hAnsi="Times New Roman" w:cs="Times New Roman"/>
          <w:sz w:val="24"/>
          <w:szCs w:val="24"/>
        </w:rPr>
        <w:t xml:space="preserve"> SEU —</w:t>
      </w:r>
      <w:r w:rsidR="002B72F0" w:rsidRPr="00A3036C">
        <w:rPr>
          <w:rFonts w:ascii="Times New Roman" w:hAnsi="Times New Roman" w:cs="Times New Roman"/>
          <w:sz w:val="24"/>
          <w:szCs w:val="24"/>
        </w:rPr>
        <w:t xml:space="preserve"> </w:t>
      </w:r>
      <w:r w:rsidR="00E24142" w:rsidRPr="00A3036C">
        <w:rPr>
          <w:rFonts w:ascii="Times New Roman" w:hAnsi="Times New Roman" w:cs="Times New Roman"/>
          <w:sz w:val="24"/>
          <w:szCs w:val="24"/>
        </w:rPr>
        <w:t>Soberana Energia Universal</w:t>
      </w:r>
      <w:r w:rsidR="005E4092" w:rsidRPr="00A3036C">
        <w:rPr>
          <w:rFonts w:ascii="Times New Roman" w:hAnsi="Times New Roman" w:cs="Times New Roman"/>
          <w:sz w:val="24"/>
          <w:szCs w:val="24"/>
        </w:rPr>
        <w:t>.</w:t>
      </w:r>
    </w:p>
    <w:p w14:paraId="295BFA52" w14:textId="732B23F6" w:rsidR="00624A8A" w:rsidRPr="00A3036C" w:rsidRDefault="00624A8A" w:rsidP="0099535A">
      <w:pPr>
        <w:spacing w:after="0"/>
        <w:jc w:val="both"/>
        <w:rPr>
          <w:rFonts w:ascii="Times New Roman" w:hAnsi="Times New Roman" w:cs="Times New Roman"/>
          <w:sz w:val="24"/>
          <w:szCs w:val="24"/>
        </w:rPr>
      </w:pPr>
    </w:p>
    <w:p w14:paraId="218D0DD4" w14:textId="0F8AFF0D" w:rsidR="00B130BB" w:rsidRPr="00A3036C" w:rsidRDefault="00E50198"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420AE7" w:rsidRPr="00A3036C">
        <w:rPr>
          <w:rFonts w:ascii="Times New Roman" w:hAnsi="Times New Roman" w:cs="Times New Roman"/>
          <w:sz w:val="24"/>
          <w:szCs w:val="24"/>
        </w:rPr>
        <w:t>Incrível! Me sinto flutuando</w:t>
      </w:r>
      <w:r w:rsidR="00E74C33" w:rsidRPr="00A3036C">
        <w:rPr>
          <w:rFonts w:ascii="Times New Roman" w:hAnsi="Times New Roman" w:cs="Times New Roman"/>
          <w:sz w:val="24"/>
          <w:szCs w:val="24"/>
        </w:rPr>
        <w:t xml:space="preserve">... navegando numa paz, jamais observada na minha existência ― </w:t>
      </w:r>
      <w:r w:rsidR="00F8443C" w:rsidRPr="00A3036C">
        <w:rPr>
          <w:rFonts w:ascii="Times New Roman" w:hAnsi="Times New Roman" w:cs="Times New Roman"/>
          <w:sz w:val="24"/>
          <w:szCs w:val="24"/>
        </w:rPr>
        <w:t>J</w:t>
      </w:r>
      <w:r w:rsidR="00E74C33" w:rsidRPr="00A3036C">
        <w:rPr>
          <w:rFonts w:ascii="Times New Roman" w:hAnsi="Times New Roman" w:cs="Times New Roman"/>
          <w:sz w:val="24"/>
          <w:szCs w:val="24"/>
        </w:rPr>
        <w:t xml:space="preserve">udas Escariotes </w:t>
      </w:r>
      <w:r w:rsidR="00F8443C" w:rsidRPr="00A3036C">
        <w:rPr>
          <w:rFonts w:ascii="Times New Roman" w:hAnsi="Times New Roman" w:cs="Times New Roman"/>
          <w:sz w:val="24"/>
          <w:szCs w:val="24"/>
        </w:rPr>
        <w:t>testemunha</w:t>
      </w:r>
      <w:r w:rsidR="00C974CC" w:rsidRPr="00A3036C">
        <w:rPr>
          <w:rFonts w:ascii="Times New Roman" w:hAnsi="Times New Roman" w:cs="Times New Roman"/>
          <w:sz w:val="24"/>
          <w:szCs w:val="24"/>
        </w:rPr>
        <w:t>, virtualmente,</w:t>
      </w:r>
      <w:r w:rsidR="00F8443C" w:rsidRPr="00A3036C">
        <w:rPr>
          <w:rFonts w:ascii="Times New Roman" w:hAnsi="Times New Roman" w:cs="Times New Roman"/>
          <w:sz w:val="24"/>
          <w:szCs w:val="24"/>
        </w:rPr>
        <w:t xml:space="preserve"> seu estado de espírito </w:t>
      </w:r>
      <w:r w:rsidR="00E74C33" w:rsidRPr="00A3036C">
        <w:rPr>
          <w:rFonts w:ascii="Times New Roman" w:hAnsi="Times New Roman" w:cs="Times New Roman"/>
          <w:sz w:val="24"/>
          <w:szCs w:val="24"/>
        </w:rPr>
        <w:t>―</w:t>
      </w:r>
      <w:r w:rsidR="00F8443C" w:rsidRPr="00A3036C">
        <w:rPr>
          <w:rFonts w:ascii="Times New Roman" w:hAnsi="Times New Roman" w:cs="Times New Roman"/>
          <w:sz w:val="24"/>
          <w:szCs w:val="24"/>
        </w:rPr>
        <w:t xml:space="preserve"> </w:t>
      </w:r>
      <w:r w:rsidR="001629D6" w:rsidRPr="00A3036C">
        <w:rPr>
          <w:rFonts w:ascii="Times New Roman" w:hAnsi="Times New Roman" w:cs="Times New Roman"/>
          <w:sz w:val="24"/>
          <w:szCs w:val="24"/>
        </w:rPr>
        <w:t xml:space="preserve">A sensação de ter o coração aberto </w:t>
      </w:r>
      <w:r w:rsidR="00C45EEC" w:rsidRPr="00A3036C">
        <w:rPr>
          <w:rFonts w:ascii="Times New Roman" w:hAnsi="Times New Roman" w:cs="Times New Roman"/>
          <w:sz w:val="24"/>
          <w:szCs w:val="24"/>
        </w:rPr>
        <w:t xml:space="preserve">de forma </w:t>
      </w:r>
      <w:r w:rsidR="006C53B7" w:rsidRPr="00A3036C">
        <w:rPr>
          <w:rFonts w:ascii="Times New Roman" w:hAnsi="Times New Roman" w:cs="Times New Roman"/>
          <w:sz w:val="24"/>
          <w:szCs w:val="24"/>
        </w:rPr>
        <w:t xml:space="preserve">geral, </w:t>
      </w:r>
      <w:r w:rsidR="00C45EEC" w:rsidRPr="00A3036C">
        <w:rPr>
          <w:rFonts w:ascii="Times New Roman" w:hAnsi="Times New Roman" w:cs="Times New Roman"/>
          <w:sz w:val="24"/>
          <w:szCs w:val="24"/>
        </w:rPr>
        <w:t>ampla</w:t>
      </w:r>
      <w:r w:rsidR="006C53B7" w:rsidRPr="00A3036C">
        <w:rPr>
          <w:rFonts w:ascii="Times New Roman" w:hAnsi="Times New Roman" w:cs="Times New Roman"/>
          <w:sz w:val="24"/>
          <w:szCs w:val="24"/>
        </w:rPr>
        <w:t xml:space="preserve"> e irrestrita é maravilhosa. ▬ </w:t>
      </w:r>
      <w:r w:rsidR="00B130BB" w:rsidRPr="00A3036C">
        <w:rPr>
          <w:rFonts w:ascii="Times New Roman" w:hAnsi="Times New Roman" w:cs="Times New Roman"/>
          <w:sz w:val="24"/>
          <w:szCs w:val="24"/>
        </w:rPr>
        <w:t>extasiado.</w:t>
      </w:r>
    </w:p>
    <w:p w14:paraId="430A8DF4" w14:textId="77777777" w:rsidR="00B130BB" w:rsidRPr="00A3036C" w:rsidRDefault="00B130BB" w:rsidP="0099535A">
      <w:pPr>
        <w:spacing w:after="0"/>
        <w:jc w:val="both"/>
        <w:rPr>
          <w:rFonts w:ascii="Times New Roman" w:hAnsi="Times New Roman" w:cs="Times New Roman"/>
          <w:sz w:val="24"/>
          <w:szCs w:val="24"/>
        </w:rPr>
      </w:pPr>
    </w:p>
    <w:p w14:paraId="6A236DAB" w14:textId="1C9732B4" w:rsidR="00E50198" w:rsidRPr="00A3036C" w:rsidRDefault="00B130BB"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Inexplicável ― Brada Lauro Cesar Muniz Barreto ―</w:t>
      </w:r>
      <w:r w:rsidR="00C45EEC" w:rsidRPr="00A3036C">
        <w:rPr>
          <w:rFonts w:ascii="Times New Roman" w:hAnsi="Times New Roman" w:cs="Times New Roman"/>
          <w:sz w:val="24"/>
          <w:szCs w:val="24"/>
        </w:rPr>
        <w:t xml:space="preserve"> </w:t>
      </w:r>
      <w:r w:rsidR="00C455A6" w:rsidRPr="00A3036C">
        <w:rPr>
          <w:rFonts w:ascii="Times New Roman" w:hAnsi="Times New Roman" w:cs="Times New Roman"/>
          <w:sz w:val="24"/>
          <w:szCs w:val="24"/>
        </w:rPr>
        <w:t>Só sentindo... indescritível</w:t>
      </w:r>
      <w:r w:rsidR="0034206A" w:rsidRPr="00A3036C">
        <w:rPr>
          <w:rFonts w:ascii="Times New Roman" w:hAnsi="Times New Roman" w:cs="Times New Roman"/>
          <w:sz w:val="24"/>
          <w:szCs w:val="24"/>
        </w:rPr>
        <w:t>. ▬ maravilhado.</w:t>
      </w:r>
    </w:p>
    <w:p w14:paraId="3CE252C5" w14:textId="77777777" w:rsidR="0034206A" w:rsidRPr="00A3036C" w:rsidRDefault="0034206A" w:rsidP="0099535A">
      <w:pPr>
        <w:spacing w:after="0"/>
        <w:jc w:val="both"/>
        <w:rPr>
          <w:rFonts w:ascii="Times New Roman" w:hAnsi="Times New Roman" w:cs="Times New Roman"/>
          <w:sz w:val="24"/>
          <w:szCs w:val="24"/>
        </w:rPr>
      </w:pPr>
    </w:p>
    <w:p w14:paraId="5422601C" w14:textId="422AD2D8" w:rsidR="0034206A" w:rsidRPr="00A3036C" w:rsidRDefault="0034206A"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663D8B" w:rsidRPr="00A3036C">
        <w:rPr>
          <w:rFonts w:ascii="Times New Roman" w:hAnsi="Times New Roman" w:cs="Times New Roman"/>
          <w:sz w:val="24"/>
          <w:szCs w:val="24"/>
        </w:rPr>
        <w:t>A força do amo</w:t>
      </w:r>
      <w:r w:rsidR="004E624E" w:rsidRPr="00A3036C">
        <w:rPr>
          <w:rFonts w:ascii="Times New Roman" w:hAnsi="Times New Roman" w:cs="Times New Roman"/>
          <w:sz w:val="24"/>
          <w:szCs w:val="24"/>
        </w:rPr>
        <w:t xml:space="preserve">r é imensurável ― Afirma Liz Taylor ― </w:t>
      </w:r>
      <w:r w:rsidR="00073934" w:rsidRPr="00A3036C">
        <w:rPr>
          <w:rFonts w:ascii="Times New Roman" w:hAnsi="Times New Roman" w:cs="Times New Roman"/>
          <w:sz w:val="24"/>
          <w:szCs w:val="24"/>
        </w:rPr>
        <w:t>Nós somos</w:t>
      </w:r>
      <w:r w:rsidR="000B7ABE" w:rsidRPr="00A3036C">
        <w:rPr>
          <w:rFonts w:ascii="Times New Roman" w:hAnsi="Times New Roman" w:cs="Times New Roman"/>
          <w:sz w:val="24"/>
          <w:szCs w:val="24"/>
        </w:rPr>
        <w:t xml:space="preserve"> a frequência eletromagnética que captamos</w:t>
      </w:r>
      <w:r w:rsidR="00F526A6" w:rsidRPr="00A3036C">
        <w:rPr>
          <w:rFonts w:ascii="Times New Roman" w:hAnsi="Times New Roman" w:cs="Times New Roman"/>
          <w:sz w:val="24"/>
          <w:szCs w:val="24"/>
        </w:rPr>
        <w:t xml:space="preserve"> pela nossa compreensão</w:t>
      </w:r>
      <w:r w:rsidR="00B623D1" w:rsidRPr="00A3036C">
        <w:rPr>
          <w:rFonts w:ascii="Times New Roman" w:hAnsi="Times New Roman" w:cs="Times New Roman"/>
          <w:sz w:val="24"/>
          <w:szCs w:val="24"/>
        </w:rPr>
        <w:t xml:space="preserve">, conforme clamado pelos Harrison, Taylor e </w:t>
      </w:r>
      <w:r w:rsidR="00D86C55" w:rsidRPr="00A3036C">
        <w:rPr>
          <w:rFonts w:ascii="Times New Roman" w:hAnsi="Times New Roman" w:cs="Times New Roman"/>
          <w:sz w:val="24"/>
          <w:szCs w:val="24"/>
        </w:rPr>
        <w:t>A</w:t>
      </w:r>
      <w:r w:rsidR="00B623D1" w:rsidRPr="00A3036C">
        <w:rPr>
          <w:rFonts w:ascii="Times New Roman" w:hAnsi="Times New Roman" w:cs="Times New Roman"/>
          <w:sz w:val="24"/>
          <w:szCs w:val="24"/>
        </w:rPr>
        <w:t>gregados</w:t>
      </w:r>
      <w:r w:rsidR="00D86C55" w:rsidRPr="00A3036C">
        <w:rPr>
          <w:rFonts w:ascii="Times New Roman" w:hAnsi="Times New Roman" w:cs="Times New Roman"/>
          <w:sz w:val="24"/>
          <w:szCs w:val="24"/>
        </w:rPr>
        <w:t xml:space="preserve"> ― Valoriz</w:t>
      </w:r>
      <w:r w:rsidR="00F46A80" w:rsidRPr="00A3036C">
        <w:rPr>
          <w:rFonts w:ascii="Times New Roman" w:hAnsi="Times New Roman" w:cs="Times New Roman"/>
          <w:sz w:val="24"/>
          <w:szCs w:val="24"/>
        </w:rPr>
        <w:t xml:space="preserve">a saga familiar </w:t>
      </w:r>
      <w:r w:rsidR="00D86C55" w:rsidRPr="00A3036C">
        <w:rPr>
          <w:rFonts w:ascii="Times New Roman" w:hAnsi="Times New Roman" w:cs="Times New Roman"/>
          <w:sz w:val="24"/>
          <w:szCs w:val="24"/>
        </w:rPr>
        <w:t>―</w:t>
      </w:r>
      <w:r w:rsidR="00F526A6" w:rsidRPr="00A3036C">
        <w:rPr>
          <w:rFonts w:ascii="Times New Roman" w:hAnsi="Times New Roman" w:cs="Times New Roman"/>
          <w:sz w:val="24"/>
          <w:szCs w:val="24"/>
        </w:rPr>
        <w:t xml:space="preserve"> </w:t>
      </w:r>
      <w:r w:rsidR="00F46A80" w:rsidRPr="00A3036C">
        <w:rPr>
          <w:rFonts w:ascii="Times New Roman" w:hAnsi="Times New Roman" w:cs="Times New Roman"/>
          <w:sz w:val="24"/>
          <w:szCs w:val="24"/>
        </w:rPr>
        <w:t xml:space="preserve">A </w:t>
      </w:r>
      <w:r w:rsidR="00F526A6" w:rsidRPr="00A3036C">
        <w:rPr>
          <w:rFonts w:ascii="Times New Roman" w:hAnsi="Times New Roman" w:cs="Times New Roman"/>
          <w:sz w:val="24"/>
          <w:szCs w:val="24"/>
        </w:rPr>
        <w:t>vida</w:t>
      </w:r>
      <w:r w:rsidR="00F46A80" w:rsidRPr="00A3036C">
        <w:rPr>
          <w:rFonts w:ascii="Times New Roman" w:hAnsi="Times New Roman" w:cs="Times New Roman"/>
          <w:sz w:val="24"/>
          <w:szCs w:val="24"/>
        </w:rPr>
        <w:t xml:space="preserve"> é uma contradição em tudo, para tudo e por tudo. ▬ filosofa.</w:t>
      </w:r>
    </w:p>
    <w:p w14:paraId="6CBEA20E" w14:textId="77777777" w:rsidR="00F46A80" w:rsidRPr="00A3036C" w:rsidRDefault="00F46A80" w:rsidP="0099535A">
      <w:pPr>
        <w:spacing w:after="0"/>
        <w:jc w:val="both"/>
        <w:rPr>
          <w:rFonts w:ascii="Times New Roman" w:hAnsi="Times New Roman" w:cs="Times New Roman"/>
          <w:sz w:val="24"/>
          <w:szCs w:val="24"/>
        </w:rPr>
      </w:pPr>
    </w:p>
    <w:p w14:paraId="26979D6A" w14:textId="04BA9D2B" w:rsidR="00F46A80" w:rsidRPr="00A3036C" w:rsidRDefault="00F46A80"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A minha raça humana é universal... o meu sexo é o amor... a minha religião é a consciência... todos os homens são iguais</w:t>
      </w:r>
      <w:r w:rsidR="00716717" w:rsidRPr="00A3036C">
        <w:rPr>
          <w:rFonts w:ascii="Times New Roman" w:hAnsi="Times New Roman" w:cs="Times New Roman"/>
          <w:sz w:val="24"/>
          <w:szCs w:val="24"/>
        </w:rPr>
        <w:t xml:space="preserve"> ― Brada Tom Harrison ―</w:t>
      </w:r>
      <w:r w:rsidR="00D45342" w:rsidRPr="00A3036C">
        <w:rPr>
          <w:rFonts w:ascii="Times New Roman" w:hAnsi="Times New Roman" w:cs="Times New Roman"/>
          <w:sz w:val="24"/>
          <w:szCs w:val="24"/>
        </w:rPr>
        <w:t xml:space="preserve"> </w:t>
      </w:r>
      <w:r w:rsidR="001F36C0" w:rsidRPr="00A3036C">
        <w:rPr>
          <w:rFonts w:ascii="Times New Roman" w:hAnsi="Times New Roman" w:cs="Times New Roman"/>
          <w:sz w:val="24"/>
          <w:szCs w:val="24"/>
        </w:rPr>
        <w:t xml:space="preserve">A palavra filosófica </w:t>
      </w:r>
      <w:r w:rsidR="00D8413B" w:rsidRPr="00A3036C">
        <w:rPr>
          <w:rFonts w:ascii="Times New Roman" w:hAnsi="Times New Roman" w:cs="Times New Roman"/>
          <w:sz w:val="24"/>
          <w:szCs w:val="24"/>
        </w:rPr>
        <w:t>de Harrison, Taylor e Agregados triunfara, triunfa e triunfará. ▬ otimista.</w:t>
      </w:r>
    </w:p>
    <w:p w14:paraId="5A2410C1" w14:textId="77777777" w:rsidR="004055F3" w:rsidRPr="00A3036C" w:rsidRDefault="004055F3" w:rsidP="0099535A">
      <w:pPr>
        <w:spacing w:after="0"/>
        <w:jc w:val="both"/>
        <w:rPr>
          <w:rFonts w:ascii="Times New Roman" w:hAnsi="Times New Roman" w:cs="Times New Roman"/>
          <w:sz w:val="24"/>
          <w:szCs w:val="24"/>
        </w:rPr>
      </w:pPr>
    </w:p>
    <w:p w14:paraId="04158ACD" w14:textId="475ABF82" w:rsidR="004055F3" w:rsidRPr="00A3036C" w:rsidRDefault="004055F3"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Todos os presente</w:t>
      </w:r>
      <w:r w:rsidR="00567D83" w:rsidRPr="00A3036C">
        <w:rPr>
          <w:rFonts w:ascii="Times New Roman" w:hAnsi="Times New Roman" w:cs="Times New Roman"/>
          <w:sz w:val="24"/>
          <w:szCs w:val="24"/>
        </w:rPr>
        <w:t>s física</w:t>
      </w:r>
      <w:r w:rsidR="002B72F0" w:rsidRPr="00A3036C">
        <w:rPr>
          <w:rFonts w:ascii="Times New Roman" w:hAnsi="Times New Roman" w:cs="Times New Roman"/>
          <w:sz w:val="24"/>
          <w:szCs w:val="24"/>
        </w:rPr>
        <w:t xml:space="preserve"> e</w:t>
      </w:r>
      <w:r w:rsidR="00567D83" w:rsidRPr="00A3036C">
        <w:rPr>
          <w:rFonts w:ascii="Times New Roman" w:hAnsi="Times New Roman" w:cs="Times New Roman"/>
          <w:sz w:val="24"/>
          <w:szCs w:val="24"/>
        </w:rPr>
        <w:t xml:space="preserve"> virtualmente </w:t>
      </w:r>
      <w:r w:rsidR="00C364F4" w:rsidRPr="00A3036C">
        <w:rPr>
          <w:rFonts w:ascii="Times New Roman" w:hAnsi="Times New Roman" w:cs="Times New Roman"/>
          <w:sz w:val="24"/>
          <w:szCs w:val="24"/>
        </w:rPr>
        <w:t>― Fértille</w:t>
      </w:r>
      <w:r w:rsidR="00986C5A" w:rsidRPr="00A3036C">
        <w:rPr>
          <w:rFonts w:ascii="Times New Roman" w:hAnsi="Times New Roman" w:cs="Times New Roman"/>
          <w:sz w:val="24"/>
          <w:szCs w:val="24"/>
        </w:rPr>
        <w:t>s manifesta</w:t>
      </w:r>
      <w:r w:rsidR="00B27899" w:rsidRPr="00A3036C">
        <w:rPr>
          <w:rFonts w:ascii="Times New Roman" w:hAnsi="Times New Roman" w:cs="Times New Roman"/>
          <w:sz w:val="24"/>
          <w:szCs w:val="24"/>
        </w:rPr>
        <w:t>-se</w:t>
      </w:r>
      <w:r w:rsidR="0059098D" w:rsidRPr="00A3036C">
        <w:rPr>
          <w:rFonts w:ascii="Times New Roman" w:hAnsi="Times New Roman" w:cs="Times New Roman"/>
          <w:sz w:val="24"/>
          <w:szCs w:val="24"/>
        </w:rPr>
        <w:t xml:space="preserve"> </w:t>
      </w:r>
      <w:r w:rsidR="00C364F4" w:rsidRPr="00A3036C">
        <w:rPr>
          <w:rFonts w:ascii="Times New Roman" w:hAnsi="Times New Roman" w:cs="Times New Roman"/>
          <w:sz w:val="24"/>
          <w:szCs w:val="24"/>
        </w:rPr>
        <w:t>―</w:t>
      </w:r>
      <w:r w:rsidR="00A71071" w:rsidRPr="00A3036C">
        <w:rPr>
          <w:rFonts w:ascii="Times New Roman" w:hAnsi="Times New Roman" w:cs="Times New Roman"/>
          <w:sz w:val="24"/>
          <w:szCs w:val="24"/>
        </w:rPr>
        <w:t xml:space="preserve"> </w:t>
      </w:r>
      <w:r w:rsidR="00FC3494" w:rsidRPr="00A3036C">
        <w:rPr>
          <w:rFonts w:ascii="Times New Roman" w:hAnsi="Times New Roman" w:cs="Times New Roman"/>
          <w:sz w:val="24"/>
          <w:szCs w:val="24"/>
        </w:rPr>
        <w:t>C</w:t>
      </w:r>
      <w:r w:rsidR="00333F9F" w:rsidRPr="00A3036C">
        <w:rPr>
          <w:rFonts w:ascii="Times New Roman" w:hAnsi="Times New Roman" w:cs="Times New Roman"/>
          <w:sz w:val="24"/>
          <w:szCs w:val="24"/>
        </w:rPr>
        <w:t>onectados</w:t>
      </w:r>
      <w:r w:rsidR="00FC3494" w:rsidRPr="00A3036C">
        <w:rPr>
          <w:rFonts w:ascii="Times New Roman" w:hAnsi="Times New Roman" w:cs="Times New Roman"/>
          <w:sz w:val="24"/>
          <w:szCs w:val="24"/>
        </w:rPr>
        <w:t xml:space="preserve"> ao SEU</w:t>
      </w:r>
      <w:r w:rsidR="00B27899" w:rsidRPr="00A3036C">
        <w:rPr>
          <w:rFonts w:ascii="Times New Roman" w:hAnsi="Times New Roman" w:cs="Times New Roman"/>
          <w:sz w:val="24"/>
          <w:szCs w:val="24"/>
        </w:rPr>
        <w:t xml:space="preserve"> —</w:t>
      </w:r>
      <w:r w:rsidR="003E55CA" w:rsidRPr="00A3036C">
        <w:rPr>
          <w:rFonts w:ascii="Times New Roman" w:hAnsi="Times New Roman" w:cs="Times New Roman"/>
          <w:sz w:val="24"/>
          <w:szCs w:val="24"/>
        </w:rPr>
        <w:t xml:space="preserve"> </w:t>
      </w:r>
      <w:r w:rsidR="00B27899" w:rsidRPr="00A3036C">
        <w:rPr>
          <w:rFonts w:ascii="Times New Roman" w:hAnsi="Times New Roman" w:cs="Times New Roman"/>
          <w:sz w:val="24"/>
          <w:szCs w:val="24"/>
        </w:rPr>
        <w:t>Soberana Energia Universal ― Evoca foça divinal ―</w:t>
      </w:r>
      <w:r w:rsidR="003E55CA" w:rsidRPr="00A3036C">
        <w:rPr>
          <w:rFonts w:ascii="Times New Roman" w:hAnsi="Times New Roman" w:cs="Times New Roman"/>
          <w:sz w:val="24"/>
          <w:szCs w:val="24"/>
        </w:rPr>
        <w:t xml:space="preserve"> F</w:t>
      </w:r>
      <w:r w:rsidR="00333F9F" w:rsidRPr="00A3036C">
        <w:rPr>
          <w:rFonts w:ascii="Times New Roman" w:hAnsi="Times New Roman" w:cs="Times New Roman"/>
          <w:sz w:val="24"/>
          <w:szCs w:val="24"/>
        </w:rPr>
        <w:t>ormarão o exército de Guerreiros de Lu</w:t>
      </w:r>
      <w:r w:rsidR="00C364F4" w:rsidRPr="00A3036C">
        <w:rPr>
          <w:rFonts w:ascii="Times New Roman" w:hAnsi="Times New Roman" w:cs="Times New Roman"/>
          <w:sz w:val="24"/>
          <w:szCs w:val="24"/>
        </w:rPr>
        <w:t xml:space="preserve">z, prontos, </w:t>
      </w:r>
      <w:r w:rsidR="00C364F4" w:rsidRPr="00A3036C">
        <w:rPr>
          <w:rFonts w:ascii="Times New Roman" w:hAnsi="Times New Roman" w:cs="Times New Roman"/>
          <w:sz w:val="24"/>
          <w:szCs w:val="24"/>
        </w:rPr>
        <w:lastRenderedPageBreak/>
        <w:t xml:space="preserve">para fazerem ruir o Sistema Terra envergado pela mentira e ilusão. </w:t>
      </w:r>
      <w:r w:rsidR="003E55CA" w:rsidRPr="00A3036C">
        <w:rPr>
          <w:rFonts w:ascii="Times New Roman" w:hAnsi="Times New Roman" w:cs="Times New Roman"/>
          <w:sz w:val="24"/>
          <w:szCs w:val="24"/>
        </w:rPr>
        <w:t>▬ convincente</w:t>
      </w:r>
      <w:r w:rsidR="00283712" w:rsidRPr="00A3036C">
        <w:rPr>
          <w:rFonts w:ascii="Times New Roman" w:hAnsi="Times New Roman" w:cs="Times New Roman"/>
          <w:sz w:val="24"/>
          <w:szCs w:val="24"/>
        </w:rPr>
        <w:t>.</w:t>
      </w:r>
    </w:p>
    <w:p w14:paraId="7F917EA2" w14:textId="77777777" w:rsidR="00283712" w:rsidRPr="00A3036C" w:rsidRDefault="00283712" w:rsidP="0099535A">
      <w:pPr>
        <w:spacing w:after="0"/>
        <w:jc w:val="both"/>
        <w:rPr>
          <w:rFonts w:ascii="Times New Roman" w:hAnsi="Times New Roman" w:cs="Times New Roman"/>
          <w:sz w:val="24"/>
          <w:szCs w:val="24"/>
        </w:rPr>
      </w:pPr>
    </w:p>
    <w:p w14:paraId="1600DCDA" w14:textId="1275807B" w:rsidR="00283712" w:rsidRPr="00A3036C" w:rsidRDefault="00283712"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Faltam alguns irmãos ― Germano observa</w:t>
      </w:r>
      <w:r w:rsidR="00A13B6B" w:rsidRPr="00A3036C">
        <w:rPr>
          <w:rFonts w:ascii="Times New Roman" w:hAnsi="Times New Roman" w:cs="Times New Roman"/>
          <w:sz w:val="24"/>
          <w:szCs w:val="24"/>
        </w:rPr>
        <w:t xml:space="preserve"> </w:t>
      </w:r>
      <w:r w:rsidRPr="00A3036C">
        <w:rPr>
          <w:rFonts w:ascii="Times New Roman" w:hAnsi="Times New Roman" w:cs="Times New Roman"/>
          <w:sz w:val="24"/>
          <w:szCs w:val="24"/>
        </w:rPr>
        <w:t>―</w:t>
      </w:r>
      <w:r w:rsidR="00A13B6B" w:rsidRPr="00A3036C">
        <w:rPr>
          <w:rFonts w:ascii="Times New Roman" w:hAnsi="Times New Roman" w:cs="Times New Roman"/>
          <w:sz w:val="24"/>
          <w:szCs w:val="24"/>
        </w:rPr>
        <w:t xml:space="preserve"> Breve</w:t>
      </w:r>
      <w:r w:rsidR="0004640F" w:rsidRPr="00A3036C">
        <w:rPr>
          <w:rFonts w:ascii="Times New Roman" w:hAnsi="Times New Roman" w:cs="Times New Roman"/>
          <w:sz w:val="24"/>
          <w:szCs w:val="24"/>
        </w:rPr>
        <w:t>... eles estarão conosco</w:t>
      </w:r>
      <w:r w:rsidR="00D374A0" w:rsidRPr="00A3036C">
        <w:rPr>
          <w:rFonts w:ascii="Times New Roman" w:hAnsi="Times New Roman" w:cs="Times New Roman"/>
          <w:sz w:val="24"/>
          <w:szCs w:val="24"/>
        </w:rPr>
        <w:t>. ▬ misterioso.</w:t>
      </w:r>
    </w:p>
    <w:p w14:paraId="509D62AC" w14:textId="77777777" w:rsidR="00D374A0" w:rsidRPr="00A3036C" w:rsidRDefault="00D374A0" w:rsidP="0099535A">
      <w:pPr>
        <w:spacing w:after="0"/>
        <w:jc w:val="both"/>
        <w:rPr>
          <w:rFonts w:ascii="Times New Roman" w:hAnsi="Times New Roman" w:cs="Times New Roman"/>
          <w:sz w:val="24"/>
          <w:szCs w:val="24"/>
        </w:rPr>
      </w:pPr>
    </w:p>
    <w:p w14:paraId="4EF59203" w14:textId="7F71B2F8" w:rsidR="00D374A0" w:rsidRPr="00A3036C" w:rsidRDefault="001D0272"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w:t>
      </w:r>
      <w:r w:rsidRPr="00A3036C">
        <w:rPr>
          <w:rFonts w:ascii="Times New Roman" w:hAnsi="Times New Roman" w:cs="Times New Roman"/>
          <w:i/>
          <w:iCs/>
          <w:sz w:val="24"/>
          <w:szCs w:val="24"/>
        </w:rPr>
        <w:t>bola de fogo</w:t>
      </w:r>
      <w:r w:rsidRPr="00A3036C">
        <w:rPr>
          <w:rFonts w:ascii="Times New Roman" w:hAnsi="Times New Roman" w:cs="Times New Roman"/>
          <w:sz w:val="24"/>
          <w:szCs w:val="24"/>
        </w:rPr>
        <w:t xml:space="preserve"> adornada pelas matizes violeta e lilá</w:t>
      </w:r>
      <w:r w:rsidR="00E61734" w:rsidRPr="00A3036C">
        <w:rPr>
          <w:rFonts w:ascii="Times New Roman" w:hAnsi="Times New Roman" w:cs="Times New Roman"/>
          <w:sz w:val="24"/>
          <w:szCs w:val="24"/>
        </w:rPr>
        <w:t>s</w:t>
      </w:r>
      <w:r w:rsidR="002B72F0" w:rsidRPr="00A3036C">
        <w:rPr>
          <w:rFonts w:ascii="Times New Roman" w:hAnsi="Times New Roman" w:cs="Times New Roman"/>
          <w:sz w:val="24"/>
          <w:szCs w:val="24"/>
        </w:rPr>
        <w:t>,</w:t>
      </w:r>
      <w:r w:rsidR="00E61734" w:rsidRPr="00A3036C">
        <w:rPr>
          <w:rFonts w:ascii="Times New Roman" w:hAnsi="Times New Roman" w:cs="Times New Roman"/>
          <w:sz w:val="24"/>
          <w:szCs w:val="24"/>
        </w:rPr>
        <w:t xml:space="preserve"> prepara-se para o repouso</w:t>
      </w:r>
      <w:r w:rsidR="00531618" w:rsidRPr="00A3036C">
        <w:rPr>
          <w:rFonts w:ascii="Times New Roman" w:hAnsi="Times New Roman" w:cs="Times New Roman"/>
          <w:sz w:val="24"/>
          <w:szCs w:val="24"/>
        </w:rPr>
        <w:t xml:space="preserve"> na magnitude </w:t>
      </w:r>
      <w:r w:rsidR="001F378A" w:rsidRPr="00A3036C">
        <w:rPr>
          <w:rFonts w:ascii="Times New Roman" w:hAnsi="Times New Roman" w:cs="Times New Roman"/>
          <w:sz w:val="24"/>
          <w:szCs w:val="24"/>
        </w:rPr>
        <w:t>alaranjada de sua beleza</w:t>
      </w:r>
      <w:r w:rsidR="00BC0567" w:rsidRPr="00A3036C">
        <w:rPr>
          <w:rFonts w:ascii="Times New Roman" w:hAnsi="Times New Roman" w:cs="Times New Roman"/>
          <w:sz w:val="24"/>
          <w:szCs w:val="24"/>
        </w:rPr>
        <w:t xml:space="preserve"> ú</w:t>
      </w:r>
      <w:r w:rsidR="003A21EF" w:rsidRPr="00A3036C">
        <w:rPr>
          <w:rFonts w:ascii="Times New Roman" w:hAnsi="Times New Roman" w:cs="Times New Roman"/>
          <w:sz w:val="24"/>
          <w:szCs w:val="24"/>
        </w:rPr>
        <w:t>nica e</w:t>
      </w:r>
      <w:r w:rsidR="001F378A" w:rsidRPr="00A3036C">
        <w:rPr>
          <w:rFonts w:ascii="Times New Roman" w:hAnsi="Times New Roman" w:cs="Times New Roman"/>
          <w:i/>
          <w:iCs/>
          <w:sz w:val="24"/>
          <w:szCs w:val="24"/>
        </w:rPr>
        <w:t xml:space="preserve"> magistralizada </w:t>
      </w:r>
      <w:r w:rsidR="0052068C" w:rsidRPr="00A3036C">
        <w:rPr>
          <w:rFonts w:ascii="Times New Roman" w:hAnsi="Times New Roman" w:cs="Times New Roman"/>
          <w:sz w:val="24"/>
          <w:szCs w:val="24"/>
        </w:rPr>
        <w:t xml:space="preserve">no </w:t>
      </w:r>
      <w:r w:rsidR="00544930" w:rsidRPr="00A3036C">
        <w:rPr>
          <w:rFonts w:ascii="Times New Roman" w:hAnsi="Times New Roman" w:cs="Times New Roman"/>
          <w:sz w:val="24"/>
          <w:szCs w:val="24"/>
        </w:rPr>
        <w:t xml:space="preserve">mar </w:t>
      </w:r>
      <w:r w:rsidR="0052068C" w:rsidRPr="00A3036C">
        <w:rPr>
          <w:rFonts w:ascii="Times New Roman" w:hAnsi="Times New Roman" w:cs="Times New Roman"/>
          <w:sz w:val="24"/>
          <w:szCs w:val="24"/>
        </w:rPr>
        <w:t>espelh</w:t>
      </w:r>
      <w:r w:rsidR="00544930" w:rsidRPr="00A3036C">
        <w:rPr>
          <w:rFonts w:ascii="Times New Roman" w:hAnsi="Times New Roman" w:cs="Times New Roman"/>
          <w:sz w:val="24"/>
          <w:szCs w:val="24"/>
        </w:rPr>
        <w:t>ado</w:t>
      </w:r>
      <w:r w:rsidR="000974A9" w:rsidRPr="00A3036C">
        <w:rPr>
          <w:rFonts w:ascii="Times New Roman" w:hAnsi="Times New Roman" w:cs="Times New Roman"/>
          <w:sz w:val="24"/>
          <w:szCs w:val="24"/>
        </w:rPr>
        <w:t>,</w:t>
      </w:r>
      <w:r w:rsidR="00544930" w:rsidRPr="00A3036C">
        <w:rPr>
          <w:rFonts w:ascii="Times New Roman" w:hAnsi="Times New Roman" w:cs="Times New Roman"/>
          <w:sz w:val="24"/>
          <w:szCs w:val="24"/>
        </w:rPr>
        <w:t xml:space="preserve"> </w:t>
      </w:r>
      <w:r w:rsidR="000974A9" w:rsidRPr="00A3036C">
        <w:rPr>
          <w:rFonts w:ascii="Times New Roman" w:hAnsi="Times New Roman" w:cs="Times New Roman"/>
          <w:sz w:val="24"/>
          <w:szCs w:val="24"/>
        </w:rPr>
        <w:t>reflet</w:t>
      </w:r>
      <w:r w:rsidR="00C60FCE" w:rsidRPr="00A3036C">
        <w:rPr>
          <w:rFonts w:ascii="Times New Roman" w:hAnsi="Times New Roman" w:cs="Times New Roman"/>
          <w:sz w:val="24"/>
          <w:szCs w:val="24"/>
        </w:rPr>
        <w:t>e</w:t>
      </w:r>
      <w:r w:rsidR="00221450" w:rsidRPr="00A3036C">
        <w:rPr>
          <w:rFonts w:ascii="Times New Roman" w:hAnsi="Times New Roman" w:cs="Times New Roman"/>
          <w:sz w:val="24"/>
          <w:szCs w:val="24"/>
        </w:rPr>
        <w:t xml:space="preserve"> o</w:t>
      </w:r>
      <w:r w:rsidR="00544930" w:rsidRPr="00A3036C">
        <w:rPr>
          <w:rFonts w:ascii="Times New Roman" w:hAnsi="Times New Roman" w:cs="Times New Roman"/>
          <w:sz w:val="24"/>
          <w:szCs w:val="24"/>
        </w:rPr>
        <w:t xml:space="preserve"> dourado</w:t>
      </w:r>
      <w:r w:rsidR="00B134C6" w:rsidRPr="00A3036C">
        <w:rPr>
          <w:rFonts w:ascii="Times New Roman" w:hAnsi="Times New Roman" w:cs="Times New Roman"/>
          <w:sz w:val="24"/>
          <w:szCs w:val="24"/>
        </w:rPr>
        <w:t xml:space="preserve"> pacificado</w:t>
      </w:r>
      <w:r w:rsidR="00A07B8A" w:rsidRPr="00A3036C">
        <w:rPr>
          <w:rFonts w:ascii="Times New Roman" w:hAnsi="Times New Roman" w:cs="Times New Roman"/>
          <w:sz w:val="24"/>
          <w:szCs w:val="24"/>
        </w:rPr>
        <w:t>.</w:t>
      </w:r>
      <w:r w:rsidR="00221450" w:rsidRPr="00A3036C">
        <w:rPr>
          <w:rFonts w:ascii="Times New Roman" w:hAnsi="Times New Roman" w:cs="Times New Roman"/>
          <w:sz w:val="24"/>
          <w:szCs w:val="24"/>
        </w:rPr>
        <w:t xml:space="preserve"> </w:t>
      </w:r>
      <w:r w:rsidR="00A07B8A" w:rsidRPr="00A3036C">
        <w:rPr>
          <w:rFonts w:ascii="Times New Roman" w:hAnsi="Times New Roman" w:cs="Times New Roman"/>
          <w:sz w:val="24"/>
          <w:szCs w:val="24"/>
        </w:rPr>
        <w:t>O</w:t>
      </w:r>
      <w:r w:rsidR="00563042" w:rsidRPr="00A3036C">
        <w:rPr>
          <w:rFonts w:ascii="Times New Roman" w:hAnsi="Times New Roman" w:cs="Times New Roman"/>
          <w:sz w:val="24"/>
          <w:szCs w:val="24"/>
        </w:rPr>
        <w:t>ndulações</w:t>
      </w:r>
      <w:r w:rsidR="00A07B8A" w:rsidRPr="00A3036C">
        <w:rPr>
          <w:rFonts w:ascii="Times New Roman" w:hAnsi="Times New Roman" w:cs="Times New Roman"/>
          <w:sz w:val="24"/>
          <w:szCs w:val="24"/>
        </w:rPr>
        <w:t xml:space="preserve"> invadem</w:t>
      </w:r>
      <w:r w:rsidR="00563042" w:rsidRPr="00A3036C">
        <w:rPr>
          <w:rFonts w:ascii="Times New Roman" w:hAnsi="Times New Roman" w:cs="Times New Roman"/>
          <w:sz w:val="24"/>
          <w:szCs w:val="24"/>
        </w:rPr>
        <w:t xml:space="preserve"> </w:t>
      </w:r>
      <w:r w:rsidR="002008BD" w:rsidRPr="00A3036C">
        <w:rPr>
          <w:rFonts w:ascii="Times New Roman" w:hAnsi="Times New Roman" w:cs="Times New Roman"/>
          <w:sz w:val="24"/>
          <w:szCs w:val="24"/>
        </w:rPr>
        <w:t xml:space="preserve">a </w:t>
      </w:r>
      <w:r w:rsidR="00941B6D" w:rsidRPr="00A3036C">
        <w:rPr>
          <w:rFonts w:ascii="Times New Roman" w:hAnsi="Times New Roman" w:cs="Times New Roman"/>
          <w:sz w:val="24"/>
          <w:szCs w:val="24"/>
        </w:rPr>
        <w:t>gr</w:t>
      </w:r>
      <w:r w:rsidR="002008BD" w:rsidRPr="00A3036C">
        <w:rPr>
          <w:rFonts w:ascii="Times New Roman" w:hAnsi="Times New Roman" w:cs="Times New Roman"/>
          <w:sz w:val="24"/>
          <w:szCs w:val="24"/>
        </w:rPr>
        <w:t>ama esverdead</w:t>
      </w:r>
      <w:r w:rsidR="00941B6D" w:rsidRPr="00A3036C">
        <w:rPr>
          <w:rFonts w:ascii="Times New Roman" w:hAnsi="Times New Roman" w:cs="Times New Roman"/>
          <w:sz w:val="24"/>
          <w:szCs w:val="24"/>
        </w:rPr>
        <w:t xml:space="preserve">a de </w:t>
      </w:r>
      <w:r w:rsidR="003823C9" w:rsidRPr="00A3036C">
        <w:rPr>
          <w:rFonts w:ascii="Times New Roman" w:hAnsi="Times New Roman" w:cs="Times New Roman"/>
          <w:sz w:val="24"/>
          <w:szCs w:val="24"/>
        </w:rPr>
        <w:t xml:space="preserve">plantas e </w:t>
      </w:r>
      <w:r w:rsidR="00941B6D" w:rsidRPr="00A3036C">
        <w:rPr>
          <w:rFonts w:ascii="Times New Roman" w:hAnsi="Times New Roman" w:cs="Times New Roman"/>
          <w:sz w:val="24"/>
          <w:szCs w:val="24"/>
        </w:rPr>
        <w:t xml:space="preserve">flores </w:t>
      </w:r>
      <w:r w:rsidR="007542EA" w:rsidRPr="00A3036C">
        <w:rPr>
          <w:rFonts w:ascii="Times New Roman" w:hAnsi="Times New Roman" w:cs="Times New Roman"/>
          <w:sz w:val="24"/>
          <w:szCs w:val="24"/>
        </w:rPr>
        <w:t>acarinhadas pela</w:t>
      </w:r>
      <w:r w:rsidR="003A0648" w:rsidRPr="00A3036C">
        <w:rPr>
          <w:rFonts w:ascii="Times New Roman" w:hAnsi="Times New Roman" w:cs="Times New Roman"/>
          <w:sz w:val="24"/>
          <w:szCs w:val="24"/>
        </w:rPr>
        <w:t xml:space="preserve">s montanhas </w:t>
      </w:r>
      <w:r w:rsidR="00563042" w:rsidRPr="00A3036C">
        <w:rPr>
          <w:rFonts w:ascii="Times New Roman" w:hAnsi="Times New Roman" w:cs="Times New Roman"/>
          <w:sz w:val="24"/>
          <w:szCs w:val="24"/>
        </w:rPr>
        <w:t>rochosa</w:t>
      </w:r>
      <w:r w:rsidR="0040340A" w:rsidRPr="00A3036C">
        <w:rPr>
          <w:rFonts w:ascii="Times New Roman" w:hAnsi="Times New Roman" w:cs="Times New Roman"/>
          <w:sz w:val="24"/>
          <w:szCs w:val="24"/>
        </w:rPr>
        <w:t>s</w:t>
      </w:r>
      <w:r w:rsidR="00601E6D" w:rsidRPr="00A3036C">
        <w:rPr>
          <w:rFonts w:ascii="Times New Roman" w:hAnsi="Times New Roman" w:cs="Times New Roman"/>
          <w:sz w:val="24"/>
          <w:szCs w:val="24"/>
        </w:rPr>
        <w:t xml:space="preserve"> nas extremidades da praia</w:t>
      </w:r>
      <w:r w:rsidR="0040340A" w:rsidRPr="00A3036C">
        <w:rPr>
          <w:rFonts w:ascii="Times New Roman" w:hAnsi="Times New Roman" w:cs="Times New Roman"/>
          <w:sz w:val="24"/>
          <w:szCs w:val="24"/>
        </w:rPr>
        <w:t>.</w:t>
      </w:r>
      <w:r w:rsidR="00544930" w:rsidRPr="00A3036C">
        <w:rPr>
          <w:rFonts w:ascii="Times New Roman" w:hAnsi="Times New Roman" w:cs="Times New Roman"/>
          <w:sz w:val="24"/>
          <w:szCs w:val="24"/>
        </w:rPr>
        <w:t xml:space="preserve"> </w:t>
      </w:r>
    </w:p>
    <w:p w14:paraId="4AC8ADE7" w14:textId="6BE230FF" w:rsidR="00096D34" w:rsidRPr="00A3036C" w:rsidRDefault="00F57474" w:rsidP="0099535A">
      <w:pPr>
        <w:spacing w:after="0"/>
        <w:jc w:val="both"/>
        <w:rPr>
          <w:rFonts w:ascii="Times New Roman" w:hAnsi="Times New Roman" w:cs="Times New Roman"/>
          <w:sz w:val="24"/>
          <w:szCs w:val="24"/>
        </w:rPr>
      </w:pPr>
      <w:r w:rsidRPr="00A3036C">
        <w:rPr>
          <w:rFonts w:ascii="Times New Roman" w:hAnsi="Times New Roman" w:cs="Times New Roman"/>
          <w:sz w:val="24"/>
          <w:szCs w:val="24"/>
        </w:rPr>
        <w:t>R</w:t>
      </w:r>
      <w:r w:rsidR="004D46AE" w:rsidRPr="00A3036C">
        <w:rPr>
          <w:rFonts w:ascii="Times New Roman" w:hAnsi="Times New Roman" w:cs="Times New Roman"/>
          <w:sz w:val="24"/>
          <w:szCs w:val="24"/>
        </w:rPr>
        <w:t>aios eletromagnéticos emerg</w:t>
      </w:r>
      <w:r w:rsidRPr="00A3036C">
        <w:rPr>
          <w:rFonts w:ascii="Times New Roman" w:hAnsi="Times New Roman" w:cs="Times New Roman"/>
          <w:sz w:val="24"/>
          <w:szCs w:val="24"/>
        </w:rPr>
        <w:t>em</w:t>
      </w:r>
      <w:r w:rsidR="00C62BEE" w:rsidRPr="00A3036C">
        <w:rPr>
          <w:rFonts w:ascii="Times New Roman" w:hAnsi="Times New Roman" w:cs="Times New Roman"/>
          <w:sz w:val="24"/>
          <w:szCs w:val="24"/>
        </w:rPr>
        <w:t xml:space="preserve"> da vastidão marítima como se fora</w:t>
      </w:r>
      <w:r w:rsidR="00B978ED" w:rsidRPr="00A3036C">
        <w:rPr>
          <w:rFonts w:ascii="Times New Roman" w:hAnsi="Times New Roman" w:cs="Times New Roman"/>
          <w:sz w:val="24"/>
          <w:szCs w:val="24"/>
        </w:rPr>
        <w:t xml:space="preserve"> luzes</w:t>
      </w:r>
      <w:r w:rsidR="00C60643" w:rsidRPr="00A3036C">
        <w:rPr>
          <w:rFonts w:ascii="Times New Roman" w:hAnsi="Times New Roman" w:cs="Times New Roman"/>
          <w:sz w:val="24"/>
          <w:szCs w:val="24"/>
        </w:rPr>
        <w:t xml:space="preserve"> capazes de</w:t>
      </w:r>
      <w:r w:rsidR="00405768" w:rsidRPr="00A3036C">
        <w:rPr>
          <w:rFonts w:ascii="Times New Roman" w:hAnsi="Times New Roman" w:cs="Times New Roman"/>
          <w:sz w:val="24"/>
          <w:szCs w:val="24"/>
        </w:rPr>
        <w:t xml:space="preserve"> suscetibilizar</w:t>
      </w:r>
      <w:r w:rsidR="00FA6B77" w:rsidRPr="00A3036C">
        <w:rPr>
          <w:rFonts w:ascii="Times New Roman" w:hAnsi="Times New Roman" w:cs="Times New Roman"/>
          <w:sz w:val="24"/>
          <w:szCs w:val="24"/>
        </w:rPr>
        <w:t xml:space="preserve"> os corações despertos e, prontos, </w:t>
      </w:r>
      <w:r w:rsidR="001341F8" w:rsidRPr="00A3036C">
        <w:rPr>
          <w:rFonts w:ascii="Times New Roman" w:hAnsi="Times New Roman" w:cs="Times New Roman"/>
          <w:sz w:val="24"/>
          <w:szCs w:val="24"/>
        </w:rPr>
        <w:t>à compreensão existencial.</w:t>
      </w:r>
      <w:r w:rsidR="008B3CB9" w:rsidRPr="00A3036C">
        <w:rPr>
          <w:rFonts w:ascii="Times New Roman" w:hAnsi="Times New Roman" w:cs="Times New Roman"/>
          <w:sz w:val="24"/>
          <w:szCs w:val="24"/>
        </w:rPr>
        <w:t xml:space="preserve"> Intensidade de suas cores violeta</w:t>
      </w:r>
      <w:r w:rsidR="00847028" w:rsidRPr="00A3036C">
        <w:rPr>
          <w:rFonts w:ascii="Times New Roman" w:hAnsi="Times New Roman" w:cs="Times New Roman"/>
          <w:sz w:val="24"/>
          <w:szCs w:val="24"/>
        </w:rPr>
        <w:t xml:space="preserve"> e lilás dançam </w:t>
      </w:r>
      <w:r w:rsidR="006C5A12" w:rsidRPr="00A3036C">
        <w:rPr>
          <w:rFonts w:ascii="Times New Roman" w:hAnsi="Times New Roman" w:cs="Times New Roman"/>
          <w:sz w:val="24"/>
          <w:szCs w:val="24"/>
        </w:rPr>
        <w:t xml:space="preserve">alegria e felicidade da criação acasalada </w:t>
      </w:r>
      <w:r w:rsidR="00B66913" w:rsidRPr="00A3036C">
        <w:rPr>
          <w:rFonts w:ascii="Times New Roman" w:hAnsi="Times New Roman" w:cs="Times New Roman"/>
          <w:sz w:val="24"/>
          <w:szCs w:val="24"/>
        </w:rPr>
        <w:t>deste universo</w:t>
      </w:r>
      <w:r w:rsidR="005A4EEF" w:rsidRPr="00A3036C">
        <w:rPr>
          <w:rFonts w:ascii="Times New Roman" w:hAnsi="Times New Roman" w:cs="Times New Roman"/>
          <w:sz w:val="24"/>
          <w:szCs w:val="24"/>
        </w:rPr>
        <w:t xml:space="preserve"> terráqueo </w:t>
      </w:r>
      <w:r w:rsidR="00AA75D0" w:rsidRPr="00A3036C">
        <w:rPr>
          <w:rFonts w:ascii="Times New Roman" w:hAnsi="Times New Roman" w:cs="Times New Roman"/>
          <w:sz w:val="24"/>
          <w:szCs w:val="24"/>
        </w:rPr>
        <w:t>dominad</w:t>
      </w:r>
      <w:r w:rsidR="00D75AC5" w:rsidRPr="00A3036C">
        <w:rPr>
          <w:rFonts w:ascii="Times New Roman" w:hAnsi="Times New Roman" w:cs="Times New Roman"/>
          <w:sz w:val="24"/>
          <w:szCs w:val="24"/>
        </w:rPr>
        <w:t>o</w:t>
      </w:r>
      <w:r w:rsidR="002C62AF" w:rsidRPr="00A3036C">
        <w:rPr>
          <w:rFonts w:ascii="Times New Roman" w:hAnsi="Times New Roman" w:cs="Times New Roman"/>
          <w:sz w:val="24"/>
          <w:szCs w:val="24"/>
        </w:rPr>
        <w:t xml:space="preserve"> </w:t>
      </w:r>
      <w:r w:rsidR="00D75AC5" w:rsidRPr="00A3036C">
        <w:rPr>
          <w:rFonts w:ascii="Times New Roman" w:hAnsi="Times New Roman" w:cs="Times New Roman"/>
          <w:sz w:val="24"/>
          <w:szCs w:val="24"/>
        </w:rPr>
        <w:t xml:space="preserve">pelas raças </w:t>
      </w:r>
      <w:r w:rsidR="00D75AC5" w:rsidRPr="00A3036C">
        <w:rPr>
          <w:rFonts w:ascii="Times New Roman" w:hAnsi="Times New Roman" w:cs="Times New Roman"/>
          <w:i/>
          <w:iCs/>
          <w:sz w:val="24"/>
          <w:szCs w:val="24"/>
        </w:rPr>
        <w:t>malenirus</w:t>
      </w:r>
      <w:r w:rsidR="00D75AC5" w:rsidRPr="00A3036C">
        <w:rPr>
          <w:rFonts w:ascii="Times New Roman" w:hAnsi="Times New Roman" w:cs="Times New Roman"/>
          <w:sz w:val="24"/>
          <w:szCs w:val="24"/>
        </w:rPr>
        <w:t xml:space="preserve">, </w:t>
      </w:r>
      <w:r w:rsidR="00D75AC5" w:rsidRPr="00A3036C">
        <w:rPr>
          <w:rFonts w:ascii="Times New Roman" w:hAnsi="Times New Roman" w:cs="Times New Roman"/>
          <w:i/>
          <w:iCs/>
          <w:sz w:val="24"/>
          <w:szCs w:val="24"/>
        </w:rPr>
        <w:t xml:space="preserve">reinonaques </w:t>
      </w:r>
      <w:r w:rsidR="00D75AC5" w:rsidRPr="00A3036C">
        <w:rPr>
          <w:rFonts w:ascii="Times New Roman" w:hAnsi="Times New Roman" w:cs="Times New Roman"/>
          <w:sz w:val="24"/>
          <w:szCs w:val="24"/>
        </w:rPr>
        <w:t xml:space="preserve">e </w:t>
      </w:r>
      <w:r w:rsidR="00D75AC5" w:rsidRPr="00A3036C">
        <w:rPr>
          <w:rFonts w:ascii="Times New Roman" w:hAnsi="Times New Roman" w:cs="Times New Roman"/>
          <w:i/>
          <w:iCs/>
          <w:sz w:val="24"/>
          <w:szCs w:val="24"/>
        </w:rPr>
        <w:t>dominitilianos</w:t>
      </w:r>
      <w:r w:rsidR="00C92B11" w:rsidRPr="00A3036C">
        <w:rPr>
          <w:rFonts w:ascii="Times New Roman" w:hAnsi="Times New Roman" w:cs="Times New Roman"/>
          <w:sz w:val="24"/>
          <w:szCs w:val="24"/>
        </w:rPr>
        <w:t>, através da IMSD —</w:t>
      </w:r>
      <w:r w:rsidR="002C62AF" w:rsidRPr="00A3036C">
        <w:rPr>
          <w:rFonts w:ascii="Times New Roman" w:hAnsi="Times New Roman" w:cs="Times New Roman"/>
          <w:sz w:val="24"/>
          <w:szCs w:val="24"/>
        </w:rPr>
        <w:t xml:space="preserve"> </w:t>
      </w:r>
      <w:r w:rsidR="00C92B11" w:rsidRPr="00A3036C">
        <w:rPr>
          <w:rFonts w:ascii="Times New Roman" w:hAnsi="Times New Roman" w:cs="Times New Roman"/>
          <w:sz w:val="24"/>
          <w:szCs w:val="24"/>
        </w:rPr>
        <w:t>Independência Mundial dos Servos de Deus.</w:t>
      </w:r>
      <w:r w:rsidR="002C62AF" w:rsidRPr="00A3036C">
        <w:rPr>
          <w:rFonts w:ascii="Times New Roman" w:hAnsi="Times New Roman" w:cs="Times New Roman"/>
          <w:sz w:val="24"/>
          <w:szCs w:val="24"/>
        </w:rPr>
        <w:t xml:space="preserve"> O Sistema Terra</w:t>
      </w:r>
      <w:r w:rsidR="005C2AC1" w:rsidRPr="00A3036C">
        <w:rPr>
          <w:rFonts w:ascii="Times New Roman" w:hAnsi="Times New Roman" w:cs="Times New Roman"/>
          <w:sz w:val="24"/>
          <w:szCs w:val="24"/>
        </w:rPr>
        <w:t xml:space="preserve"> </w:t>
      </w:r>
      <w:r w:rsidR="005920A9" w:rsidRPr="00A3036C">
        <w:rPr>
          <w:rFonts w:ascii="Times New Roman" w:hAnsi="Times New Roman" w:cs="Times New Roman"/>
          <w:sz w:val="24"/>
          <w:szCs w:val="24"/>
        </w:rPr>
        <w:t>erguido nos pilares</w:t>
      </w:r>
      <w:r w:rsidR="002D1EC1" w:rsidRPr="00A3036C">
        <w:rPr>
          <w:rFonts w:ascii="Times New Roman" w:hAnsi="Times New Roman" w:cs="Times New Roman"/>
          <w:sz w:val="24"/>
          <w:szCs w:val="24"/>
        </w:rPr>
        <w:t xml:space="preserve">, </w:t>
      </w:r>
      <w:r w:rsidR="005920A9" w:rsidRPr="00A3036C">
        <w:rPr>
          <w:rFonts w:ascii="Times New Roman" w:hAnsi="Times New Roman" w:cs="Times New Roman"/>
          <w:sz w:val="24"/>
          <w:szCs w:val="24"/>
        </w:rPr>
        <w:t xml:space="preserve"> governamental, religioso</w:t>
      </w:r>
      <w:r w:rsidR="00805C71" w:rsidRPr="00A3036C">
        <w:rPr>
          <w:rFonts w:ascii="Times New Roman" w:hAnsi="Times New Roman" w:cs="Times New Roman"/>
          <w:sz w:val="24"/>
          <w:szCs w:val="24"/>
        </w:rPr>
        <w:t>, midiático e educacional tem como maior aliado</w:t>
      </w:r>
      <w:r w:rsidR="00B02543" w:rsidRPr="00A3036C">
        <w:rPr>
          <w:rFonts w:ascii="Times New Roman" w:hAnsi="Times New Roman" w:cs="Times New Roman"/>
          <w:sz w:val="24"/>
          <w:szCs w:val="24"/>
        </w:rPr>
        <w:t xml:space="preserve"> a </w:t>
      </w:r>
      <w:r w:rsidR="00B02543" w:rsidRPr="00A3036C">
        <w:rPr>
          <w:rFonts w:ascii="Times New Roman" w:hAnsi="Times New Roman" w:cs="Times New Roman"/>
          <w:i/>
          <w:iCs/>
          <w:sz w:val="24"/>
          <w:szCs w:val="24"/>
        </w:rPr>
        <w:t>tríade da maldade humana</w:t>
      </w:r>
      <w:r w:rsidR="00B02543" w:rsidRPr="00A3036C">
        <w:rPr>
          <w:rFonts w:ascii="Times New Roman" w:hAnsi="Times New Roman" w:cs="Times New Roman"/>
          <w:sz w:val="24"/>
          <w:szCs w:val="24"/>
        </w:rPr>
        <w:t xml:space="preserve">: </w:t>
      </w:r>
      <w:r w:rsidR="002D031F" w:rsidRPr="00A3036C">
        <w:rPr>
          <w:rFonts w:ascii="Times New Roman" w:hAnsi="Times New Roman" w:cs="Times New Roman"/>
          <w:i/>
          <w:iCs/>
          <w:sz w:val="24"/>
          <w:szCs w:val="24"/>
        </w:rPr>
        <w:t>ego</w:t>
      </w:r>
      <w:r w:rsidR="002D031F" w:rsidRPr="00A3036C">
        <w:rPr>
          <w:rFonts w:ascii="Times New Roman" w:hAnsi="Times New Roman" w:cs="Times New Roman"/>
          <w:sz w:val="24"/>
          <w:szCs w:val="24"/>
        </w:rPr>
        <w:t xml:space="preserve">, </w:t>
      </w:r>
      <w:r w:rsidR="002D031F" w:rsidRPr="00A3036C">
        <w:rPr>
          <w:rFonts w:ascii="Times New Roman" w:hAnsi="Times New Roman" w:cs="Times New Roman"/>
          <w:i/>
          <w:iCs/>
          <w:sz w:val="24"/>
          <w:szCs w:val="24"/>
        </w:rPr>
        <w:t xml:space="preserve">ganância </w:t>
      </w:r>
      <w:r w:rsidR="002D031F" w:rsidRPr="00A3036C">
        <w:rPr>
          <w:rFonts w:ascii="Times New Roman" w:hAnsi="Times New Roman" w:cs="Times New Roman"/>
          <w:sz w:val="24"/>
          <w:szCs w:val="24"/>
        </w:rPr>
        <w:t xml:space="preserve">e </w:t>
      </w:r>
      <w:r w:rsidR="002D031F" w:rsidRPr="00A3036C">
        <w:rPr>
          <w:rFonts w:ascii="Times New Roman" w:hAnsi="Times New Roman" w:cs="Times New Roman"/>
          <w:i/>
          <w:iCs/>
          <w:sz w:val="24"/>
          <w:szCs w:val="24"/>
        </w:rPr>
        <w:t>medo</w:t>
      </w:r>
      <w:r w:rsidR="00D45096" w:rsidRPr="00A3036C">
        <w:rPr>
          <w:rFonts w:ascii="Times New Roman" w:hAnsi="Times New Roman" w:cs="Times New Roman"/>
          <w:sz w:val="24"/>
          <w:szCs w:val="24"/>
        </w:rPr>
        <w:t>. Elementos</w:t>
      </w:r>
      <w:r w:rsidR="008B7841" w:rsidRPr="00A3036C">
        <w:rPr>
          <w:rFonts w:ascii="Times New Roman" w:hAnsi="Times New Roman" w:cs="Times New Roman"/>
          <w:sz w:val="24"/>
          <w:szCs w:val="24"/>
        </w:rPr>
        <w:t xml:space="preserve"> produzidos pela mentira e ilusão</w:t>
      </w:r>
      <w:r w:rsidR="00A66154" w:rsidRPr="00A3036C">
        <w:rPr>
          <w:rFonts w:ascii="Times New Roman" w:hAnsi="Times New Roman" w:cs="Times New Roman"/>
          <w:sz w:val="24"/>
          <w:szCs w:val="24"/>
        </w:rPr>
        <w:t>. Manipulações históricas arquivam verdades verdadeira</w:t>
      </w:r>
      <w:r w:rsidR="00AD79E2" w:rsidRPr="00A3036C">
        <w:rPr>
          <w:rFonts w:ascii="Times New Roman" w:hAnsi="Times New Roman" w:cs="Times New Roman"/>
          <w:sz w:val="24"/>
          <w:szCs w:val="24"/>
        </w:rPr>
        <w:t xml:space="preserve">s no nascedouro de </w:t>
      </w:r>
      <w:r w:rsidR="00E01A43" w:rsidRPr="00A3036C">
        <w:rPr>
          <w:rFonts w:ascii="Times New Roman" w:hAnsi="Times New Roman" w:cs="Times New Roman"/>
          <w:sz w:val="24"/>
          <w:szCs w:val="24"/>
        </w:rPr>
        <w:t>I</w:t>
      </w:r>
      <w:r w:rsidR="00AD79E2" w:rsidRPr="00A3036C">
        <w:rPr>
          <w:rFonts w:ascii="Times New Roman" w:hAnsi="Times New Roman" w:cs="Times New Roman"/>
          <w:sz w:val="24"/>
          <w:szCs w:val="24"/>
        </w:rPr>
        <w:t>grejas</w:t>
      </w:r>
      <w:r w:rsidR="00B242D3" w:rsidRPr="00A3036C">
        <w:rPr>
          <w:rFonts w:ascii="Times New Roman" w:hAnsi="Times New Roman" w:cs="Times New Roman"/>
          <w:sz w:val="24"/>
          <w:szCs w:val="24"/>
        </w:rPr>
        <w:t xml:space="preserve"> católica</w:t>
      </w:r>
      <w:r w:rsidR="00AD79E2" w:rsidRPr="00A3036C">
        <w:rPr>
          <w:rFonts w:ascii="Times New Roman" w:hAnsi="Times New Roman" w:cs="Times New Roman"/>
          <w:sz w:val="24"/>
          <w:szCs w:val="24"/>
        </w:rPr>
        <w:t xml:space="preserve"> apostólica romana e ortodoxa</w:t>
      </w:r>
      <w:r w:rsidR="00D628F5" w:rsidRPr="00A3036C">
        <w:rPr>
          <w:rFonts w:ascii="Times New Roman" w:hAnsi="Times New Roman" w:cs="Times New Roman"/>
          <w:sz w:val="24"/>
          <w:szCs w:val="24"/>
        </w:rPr>
        <w:t>.</w:t>
      </w:r>
      <w:r w:rsidR="002E0631" w:rsidRPr="00A3036C">
        <w:rPr>
          <w:rFonts w:ascii="Times New Roman" w:hAnsi="Times New Roman" w:cs="Times New Roman"/>
          <w:sz w:val="24"/>
          <w:szCs w:val="24"/>
        </w:rPr>
        <w:t xml:space="preserve"> </w:t>
      </w:r>
      <w:r w:rsidR="00E01A43" w:rsidRPr="00A3036C">
        <w:rPr>
          <w:rFonts w:ascii="Times New Roman" w:hAnsi="Times New Roman" w:cs="Times New Roman"/>
          <w:sz w:val="24"/>
          <w:szCs w:val="24"/>
        </w:rPr>
        <w:t>Algoze</w:t>
      </w:r>
      <w:r w:rsidR="003E55D2" w:rsidRPr="00A3036C">
        <w:rPr>
          <w:rFonts w:ascii="Times New Roman" w:hAnsi="Times New Roman" w:cs="Times New Roman"/>
          <w:sz w:val="24"/>
          <w:szCs w:val="24"/>
        </w:rPr>
        <w:t xml:space="preserve">s da </w:t>
      </w:r>
      <w:r w:rsidR="003E55D2" w:rsidRPr="00A3036C">
        <w:rPr>
          <w:rFonts w:ascii="Times New Roman" w:hAnsi="Times New Roman" w:cs="Times New Roman"/>
          <w:i/>
          <w:iCs/>
          <w:sz w:val="24"/>
          <w:szCs w:val="24"/>
        </w:rPr>
        <w:t>multidimensionalidade</w:t>
      </w:r>
      <w:r w:rsidR="003C4DF4" w:rsidRPr="00A3036C">
        <w:rPr>
          <w:rFonts w:ascii="Times New Roman" w:hAnsi="Times New Roman" w:cs="Times New Roman"/>
          <w:i/>
          <w:iCs/>
          <w:sz w:val="24"/>
          <w:szCs w:val="24"/>
        </w:rPr>
        <w:t>,</w:t>
      </w:r>
      <w:r w:rsidR="003E55D2" w:rsidRPr="00A3036C">
        <w:rPr>
          <w:rFonts w:ascii="Times New Roman" w:hAnsi="Times New Roman" w:cs="Times New Roman"/>
          <w:i/>
          <w:iCs/>
          <w:sz w:val="24"/>
          <w:szCs w:val="24"/>
        </w:rPr>
        <w:t xml:space="preserve"> </w:t>
      </w:r>
      <w:r w:rsidR="0056113D" w:rsidRPr="00A3036C">
        <w:rPr>
          <w:rFonts w:ascii="Times New Roman" w:hAnsi="Times New Roman" w:cs="Times New Roman"/>
          <w:sz w:val="24"/>
          <w:szCs w:val="24"/>
        </w:rPr>
        <w:t>até</w:t>
      </w:r>
      <w:r w:rsidR="00816612" w:rsidRPr="00A3036C">
        <w:rPr>
          <w:rFonts w:ascii="Times New Roman" w:hAnsi="Times New Roman" w:cs="Times New Roman"/>
          <w:sz w:val="24"/>
          <w:szCs w:val="24"/>
        </w:rPr>
        <w:t xml:space="preserve"> os dias atuais, </w:t>
      </w:r>
      <w:r w:rsidR="003955F3" w:rsidRPr="00A3036C">
        <w:rPr>
          <w:rFonts w:ascii="Times New Roman" w:hAnsi="Times New Roman" w:cs="Times New Roman"/>
          <w:sz w:val="24"/>
          <w:szCs w:val="24"/>
        </w:rPr>
        <w:t>fabricam</w:t>
      </w:r>
      <w:r w:rsidR="00D003C1" w:rsidRPr="00A3036C">
        <w:rPr>
          <w:rFonts w:ascii="Times New Roman" w:hAnsi="Times New Roman" w:cs="Times New Roman"/>
          <w:sz w:val="24"/>
          <w:szCs w:val="24"/>
        </w:rPr>
        <w:t xml:space="preserve"> o maior revolucionário do planeta Terra, conhecido como </w:t>
      </w:r>
      <w:r w:rsidR="00A813BA" w:rsidRPr="00A3036C">
        <w:rPr>
          <w:rFonts w:ascii="Times New Roman" w:hAnsi="Times New Roman" w:cs="Times New Roman"/>
          <w:sz w:val="24"/>
          <w:szCs w:val="24"/>
        </w:rPr>
        <w:t>Sananda</w:t>
      </w:r>
      <w:r w:rsidR="00F9209E" w:rsidRPr="00A3036C">
        <w:rPr>
          <w:rFonts w:ascii="Times New Roman" w:hAnsi="Times New Roman" w:cs="Times New Roman"/>
          <w:sz w:val="24"/>
          <w:szCs w:val="24"/>
        </w:rPr>
        <w:t xml:space="preserve"> no universo cósmico</w:t>
      </w:r>
      <w:r w:rsidR="00291CC3" w:rsidRPr="00A3036C">
        <w:rPr>
          <w:rFonts w:ascii="Times New Roman" w:hAnsi="Times New Roman" w:cs="Times New Roman"/>
          <w:sz w:val="24"/>
          <w:szCs w:val="24"/>
        </w:rPr>
        <w:t>, encarnado como Jesus Cristo nos domínios terrícolas</w:t>
      </w:r>
      <w:r w:rsidR="002D1EC1" w:rsidRPr="00A3036C">
        <w:rPr>
          <w:rFonts w:ascii="Times New Roman" w:hAnsi="Times New Roman" w:cs="Times New Roman"/>
          <w:sz w:val="24"/>
          <w:szCs w:val="24"/>
        </w:rPr>
        <w:t>.</w:t>
      </w:r>
      <w:r w:rsidR="00A86EB3" w:rsidRPr="00A3036C">
        <w:rPr>
          <w:rFonts w:ascii="Times New Roman" w:hAnsi="Times New Roman" w:cs="Times New Roman"/>
          <w:sz w:val="24"/>
          <w:szCs w:val="24"/>
        </w:rPr>
        <w:t xml:space="preserve"> </w:t>
      </w:r>
      <w:r w:rsidR="002D1EC1" w:rsidRPr="00A3036C">
        <w:rPr>
          <w:rFonts w:ascii="Times New Roman" w:hAnsi="Times New Roman" w:cs="Times New Roman"/>
          <w:sz w:val="24"/>
          <w:szCs w:val="24"/>
        </w:rPr>
        <w:t>E,</w:t>
      </w:r>
      <w:r w:rsidR="003C4DF4" w:rsidRPr="00A3036C">
        <w:rPr>
          <w:rFonts w:ascii="Times New Roman" w:hAnsi="Times New Roman" w:cs="Times New Roman"/>
          <w:sz w:val="24"/>
          <w:szCs w:val="24"/>
        </w:rPr>
        <w:t xml:space="preserve"> </w:t>
      </w:r>
      <w:r w:rsidR="00A86EB3" w:rsidRPr="00A3036C">
        <w:rPr>
          <w:rFonts w:ascii="Times New Roman" w:hAnsi="Times New Roman" w:cs="Times New Roman"/>
          <w:sz w:val="24"/>
          <w:szCs w:val="24"/>
        </w:rPr>
        <w:t xml:space="preserve">trancam a </w:t>
      </w:r>
      <w:r w:rsidR="00A86EB3" w:rsidRPr="00A3036C">
        <w:rPr>
          <w:rFonts w:ascii="Times New Roman" w:hAnsi="Times New Roman" w:cs="Times New Roman"/>
          <w:i/>
          <w:iCs/>
          <w:sz w:val="24"/>
          <w:szCs w:val="24"/>
        </w:rPr>
        <w:t xml:space="preserve">sete chaves </w:t>
      </w:r>
      <w:r w:rsidR="00A631FF" w:rsidRPr="00A3036C">
        <w:rPr>
          <w:rFonts w:ascii="Times New Roman" w:hAnsi="Times New Roman" w:cs="Times New Roman"/>
          <w:sz w:val="24"/>
          <w:szCs w:val="24"/>
        </w:rPr>
        <w:t>os segredos</w:t>
      </w:r>
      <w:r w:rsidR="00823643" w:rsidRPr="00A3036C">
        <w:rPr>
          <w:rFonts w:ascii="Times New Roman" w:hAnsi="Times New Roman" w:cs="Times New Roman"/>
          <w:sz w:val="24"/>
          <w:szCs w:val="24"/>
        </w:rPr>
        <w:t xml:space="preserve">, </w:t>
      </w:r>
      <w:r w:rsidR="00D661D0" w:rsidRPr="00A3036C">
        <w:rPr>
          <w:rFonts w:ascii="Times New Roman" w:hAnsi="Times New Roman" w:cs="Times New Roman"/>
          <w:sz w:val="24"/>
          <w:szCs w:val="24"/>
        </w:rPr>
        <w:t>previa</w:t>
      </w:r>
      <w:r w:rsidR="00823643" w:rsidRPr="00A3036C">
        <w:rPr>
          <w:rFonts w:ascii="Times New Roman" w:hAnsi="Times New Roman" w:cs="Times New Roman"/>
          <w:sz w:val="24"/>
          <w:szCs w:val="24"/>
        </w:rPr>
        <w:t>mente</w:t>
      </w:r>
      <w:r w:rsidR="00956DC3" w:rsidRPr="00A3036C">
        <w:rPr>
          <w:rFonts w:ascii="Times New Roman" w:hAnsi="Times New Roman" w:cs="Times New Roman"/>
          <w:sz w:val="24"/>
          <w:szCs w:val="24"/>
        </w:rPr>
        <w:t>,</w:t>
      </w:r>
      <w:r w:rsidR="00DA7D3D" w:rsidRPr="00A3036C">
        <w:rPr>
          <w:rFonts w:ascii="Times New Roman" w:hAnsi="Times New Roman" w:cs="Times New Roman"/>
          <w:sz w:val="24"/>
          <w:szCs w:val="24"/>
        </w:rPr>
        <w:t xml:space="preserve"> </w:t>
      </w:r>
      <w:r w:rsidR="00D661D0" w:rsidRPr="00A3036C">
        <w:rPr>
          <w:rFonts w:ascii="Times New Roman" w:hAnsi="Times New Roman" w:cs="Times New Roman"/>
          <w:sz w:val="24"/>
          <w:szCs w:val="24"/>
        </w:rPr>
        <w:t>programado</w:t>
      </w:r>
      <w:r w:rsidR="003C4DF4" w:rsidRPr="00A3036C">
        <w:rPr>
          <w:rFonts w:ascii="Times New Roman" w:hAnsi="Times New Roman" w:cs="Times New Roman"/>
          <w:sz w:val="24"/>
          <w:szCs w:val="24"/>
        </w:rPr>
        <w:t>s</w:t>
      </w:r>
      <w:r w:rsidR="00D661D0" w:rsidRPr="00A3036C">
        <w:rPr>
          <w:rFonts w:ascii="Times New Roman" w:hAnsi="Times New Roman" w:cs="Times New Roman"/>
          <w:sz w:val="24"/>
          <w:szCs w:val="24"/>
        </w:rPr>
        <w:t xml:space="preserve"> </w:t>
      </w:r>
      <w:r w:rsidR="003C4DF4" w:rsidRPr="00A3036C">
        <w:rPr>
          <w:rFonts w:ascii="Times New Roman" w:hAnsi="Times New Roman" w:cs="Times New Roman"/>
          <w:sz w:val="24"/>
          <w:szCs w:val="24"/>
        </w:rPr>
        <w:t>par</w:t>
      </w:r>
      <w:r w:rsidR="00730F6D" w:rsidRPr="00A3036C">
        <w:rPr>
          <w:rFonts w:ascii="Times New Roman" w:hAnsi="Times New Roman" w:cs="Times New Roman"/>
          <w:sz w:val="24"/>
          <w:szCs w:val="24"/>
        </w:rPr>
        <w:t>a serem revelados pelos Guerreiros de Luz. E</w:t>
      </w:r>
      <w:r w:rsidR="00A631FF" w:rsidRPr="00A3036C">
        <w:rPr>
          <w:rFonts w:ascii="Times New Roman" w:hAnsi="Times New Roman" w:cs="Times New Roman"/>
          <w:sz w:val="24"/>
          <w:szCs w:val="24"/>
        </w:rPr>
        <w:t>scravocratas</w:t>
      </w:r>
      <w:r w:rsidR="00730F6D" w:rsidRPr="00A3036C">
        <w:rPr>
          <w:rFonts w:ascii="Times New Roman" w:hAnsi="Times New Roman" w:cs="Times New Roman"/>
          <w:sz w:val="24"/>
          <w:szCs w:val="24"/>
        </w:rPr>
        <w:t xml:space="preserve"> temem</w:t>
      </w:r>
      <w:r w:rsidR="006308B7" w:rsidRPr="00A3036C">
        <w:rPr>
          <w:rFonts w:ascii="Times New Roman" w:hAnsi="Times New Roman" w:cs="Times New Roman"/>
          <w:sz w:val="24"/>
          <w:szCs w:val="24"/>
        </w:rPr>
        <w:t xml:space="preserve"> com a liberdade da prisão imposta pelo </w:t>
      </w:r>
      <w:r w:rsidR="006308B7" w:rsidRPr="00A3036C">
        <w:rPr>
          <w:rFonts w:ascii="Times New Roman" w:hAnsi="Times New Roman" w:cs="Times New Roman"/>
          <w:sz w:val="24"/>
          <w:szCs w:val="24"/>
        </w:rPr>
        <w:lastRenderedPageBreak/>
        <w:t>Sistema Terr</w:t>
      </w:r>
      <w:r w:rsidR="00764CB9" w:rsidRPr="00A3036C">
        <w:rPr>
          <w:rFonts w:ascii="Times New Roman" w:hAnsi="Times New Roman" w:cs="Times New Roman"/>
          <w:sz w:val="24"/>
          <w:szCs w:val="24"/>
        </w:rPr>
        <w:t>a e farão de tudo para influenciarem o livre arbítrio humano</w:t>
      </w:r>
      <w:r w:rsidR="003E7063" w:rsidRPr="00A3036C">
        <w:rPr>
          <w:rFonts w:ascii="Times New Roman" w:hAnsi="Times New Roman" w:cs="Times New Roman"/>
          <w:sz w:val="24"/>
          <w:szCs w:val="24"/>
        </w:rPr>
        <w:t xml:space="preserve"> </w:t>
      </w:r>
      <w:r w:rsidR="004113DC" w:rsidRPr="00A3036C">
        <w:rPr>
          <w:rFonts w:ascii="Times New Roman" w:hAnsi="Times New Roman" w:cs="Times New Roman"/>
          <w:sz w:val="24"/>
          <w:szCs w:val="24"/>
        </w:rPr>
        <w:t xml:space="preserve">a </w:t>
      </w:r>
      <w:r w:rsidR="003E7063" w:rsidRPr="00A3036C">
        <w:rPr>
          <w:rFonts w:ascii="Times New Roman" w:hAnsi="Times New Roman" w:cs="Times New Roman"/>
          <w:sz w:val="24"/>
          <w:szCs w:val="24"/>
        </w:rPr>
        <w:t>não compactuar do despertar em mass</w:t>
      </w:r>
      <w:r w:rsidR="00AC380B" w:rsidRPr="00A3036C">
        <w:rPr>
          <w:rFonts w:ascii="Times New Roman" w:hAnsi="Times New Roman" w:cs="Times New Roman"/>
          <w:sz w:val="24"/>
          <w:szCs w:val="24"/>
        </w:rPr>
        <w:t>a previsto pelo SEU —</w:t>
      </w:r>
      <w:r w:rsidR="00476D89" w:rsidRPr="00A3036C">
        <w:rPr>
          <w:rFonts w:ascii="Times New Roman" w:hAnsi="Times New Roman" w:cs="Times New Roman"/>
          <w:sz w:val="24"/>
          <w:szCs w:val="24"/>
        </w:rPr>
        <w:t xml:space="preserve"> </w:t>
      </w:r>
      <w:r w:rsidR="00AC380B" w:rsidRPr="00A3036C">
        <w:rPr>
          <w:rFonts w:ascii="Times New Roman" w:hAnsi="Times New Roman" w:cs="Times New Roman"/>
          <w:sz w:val="24"/>
          <w:szCs w:val="24"/>
        </w:rPr>
        <w:t>Soberana Energia Universal</w:t>
      </w:r>
      <w:r w:rsidR="005E2ECC" w:rsidRPr="00A3036C">
        <w:rPr>
          <w:rFonts w:ascii="Times New Roman" w:hAnsi="Times New Roman" w:cs="Times New Roman"/>
          <w:sz w:val="24"/>
          <w:szCs w:val="24"/>
        </w:rPr>
        <w:t xml:space="preserve">. </w:t>
      </w:r>
    </w:p>
    <w:p w14:paraId="222E8DF1" w14:textId="7F4256BB" w:rsidR="009479A4" w:rsidRPr="00A3036C" w:rsidRDefault="003847AD"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Neste momento</w:t>
      </w:r>
      <w:r w:rsidR="00EF2BB9" w:rsidRPr="00A3036C">
        <w:rPr>
          <w:rFonts w:ascii="Times New Roman" w:hAnsi="Times New Roman" w:cs="Times New Roman"/>
          <w:sz w:val="24"/>
          <w:szCs w:val="24"/>
        </w:rPr>
        <w:t>, a natureza grita</w:t>
      </w:r>
      <w:r w:rsidR="00BA38D2" w:rsidRPr="00A3036C">
        <w:rPr>
          <w:rFonts w:ascii="Times New Roman" w:hAnsi="Times New Roman" w:cs="Times New Roman"/>
          <w:sz w:val="24"/>
          <w:szCs w:val="24"/>
        </w:rPr>
        <w:t xml:space="preserve"> aos ouvidos dos que querem ouvi-la</w:t>
      </w:r>
      <w:r w:rsidR="001A65A6" w:rsidRPr="00A3036C">
        <w:rPr>
          <w:rFonts w:ascii="Times New Roman" w:hAnsi="Times New Roman" w:cs="Times New Roman"/>
          <w:sz w:val="24"/>
          <w:szCs w:val="24"/>
        </w:rPr>
        <w:t xml:space="preserve"> e senti-la. Raios solares violeta e lilás </w:t>
      </w:r>
      <w:r w:rsidR="00057D75" w:rsidRPr="00A3036C">
        <w:rPr>
          <w:rFonts w:ascii="Times New Roman" w:hAnsi="Times New Roman" w:cs="Times New Roman"/>
          <w:sz w:val="24"/>
          <w:szCs w:val="24"/>
        </w:rPr>
        <w:t>são disparados no norte... sul... leste e oeste.</w:t>
      </w:r>
      <w:r w:rsidR="005E3EB7" w:rsidRPr="00A3036C">
        <w:rPr>
          <w:rFonts w:ascii="Times New Roman" w:hAnsi="Times New Roman" w:cs="Times New Roman"/>
          <w:sz w:val="24"/>
          <w:szCs w:val="24"/>
        </w:rPr>
        <w:t xml:space="preserve"> Terrestres beneficiados pelas forças eletromagnéticas e emocional</w:t>
      </w:r>
      <w:r w:rsidR="00193658" w:rsidRPr="00A3036C">
        <w:rPr>
          <w:rFonts w:ascii="Times New Roman" w:hAnsi="Times New Roman" w:cs="Times New Roman"/>
          <w:sz w:val="24"/>
          <w:szCs w:val="24"/>
        </w:rPr>
        <w:t xml:space="preserve"> estão extasiados </w:t>
      </w:r>
      <w:r w:rsidR="00A91A21" w:rsidRPr="00A3036C">
        <w:rPr>
          <w:rFonts w:ascii="Times New Roman" w:hAnsi="Times New Roman" w:cs="Times New Roman"/>
          <w:sz w:val="24"/>
          <w:szCs w:val="24"/>
        </w:rPr>
        <w:t xml:space="preserve">em </w:t>
      </w:r>
      <w:r w:rsidR="00BF678F" w:rsidRPr="00A3036C">
        <w:rPr>
          <w:rFonts w:ascii="Times New Roman" w:hAnsi="Times New Roman" w:cs="Times New Roman"/>
          <w:sz w:val="24"/>
          <w:szCs w:val="24"/>
        </w:rPr>
        <w:t>todos os cantos</w:t>
      </w:r>
      <w:r w:rsidR="00A91A21" w:rsidRPr="00A3036C">
        <w:rPr>
          <w:rFonts w:ascii="Times New Roman" w:hAnsi="Times New Roman" w:cs="Times New Roman"/>
          <w:sz w:val="24"/>
          <w:szCs w:val="24"/>
        </w:rPr>
        <w:t xml:space="preserve"> do mundo. </w:t>
      </w:r>
      <w:r w:rsidR="00BF678F" w:rsidRPr="00A3036C">
        <w:rPr>
          <w:rFonts w:ascii="Times New Roman" w:hAnsi="Times New Roman" w:cs="Times New Roman"/>
          <w:sz w:val="24"/>
          <w:szCs w:val="24"/>
        </w:rPr>
        <w:t>Frequência</w:t>
      </w:r>
      <w:r w:rsidR="00090242" w:rsidRPr="00A3036C">
        <w:rPr>
          <w:rFonts w:ascii="Times New Roman" w:hAnsi="Times New Roman" w:cs="Times New Roman"/>
          <w:sz w:val="24"/>
          <w:szCs w:val="24"/>
        </w:rPr>
        <w:t>,</w:t>
      </w:r>
      <w:r w:rsidR="00A91A21" w:rsidRPr="00A3036C">
        <w:rPr>
          <w:rFonts w:ascii="Times New Roman" w:hAnsi="Times New Roman" w:cs="Times New Roman"/>
          <w:sz w:val="24"/>
          <w:szCs w:val="24"/>
        </w:rPr>
        <w:t xml:space="preserve"> alteada</w:t>
      </w:r>
      <w:r w:rsidR="00090242" w:rsidRPr="00A3036C">
        <w:rPr>
          <w:rFonts w:ascii="Times New Roman" w:hAnsi="Times New Roman" w:cs="Times New Roman"/>
          <w:sz w:val="24"/>
          <w:szCs w:val="24"/>
        </w:rPr>
        <w:t>,</w:t>
      </w:r>
      <w:r w:rsidR="00BF678F" w:rsidRPr="00A3036C">
        <w:rPr>
          <w:rFonts w:ascii="Times New Roman" w:hAnsi="Times New Roman" w:cs="Times New Roman"/>
          <w:sz w:val="24"/>
          <w:szCs w:val="24"/>
        </w:rPr>
        <w:t xml:space="preserve"> do</w:t>
      </w:r>
      <w:r w:rsidR="00090242" w:rsidRPr="00A3036C">
        <w:rPr>
          <w:rFonts w:ascii="Times New Roman" w:hAnsi="Times New Roman" w:cs="Times New Roman"/>
          <w:sz w:val="24"/>
          <w:szCs w:val="24"/>
        </w:rPr>
        <w:t>s</w:t>
      </w:r>
      <w:r w:rsidR="00BF678F" w:rsidRPr="00A3036C">
        <w:rPr>
          <w:rFonts w:ascii="Times New Roman" w:hAnsi="Times New Roman" w:cs="Times New Roman"/>
          <w:sz w:val="24"/>
          <w:szCs w:val="24"/>
        </w:rPr>
        <w:t xml:space="preserve"> habitantes terrenos sintonizados</w:t>
      </w:r>
      <w:r w:rsidR="00FC4331" w:rsidRPr="00A3036C">
        <w:rPr>
          <w:rFonts w:ascii="Times New Roman" w:hAnsi="Times New Roman" w:cs="Times New Roman"/>
          <w:sz w:val="24"/>
          <w:szCs w:val="24"/>
        </w:rPr>
        <w:t xml:space="preserve"> a força energética do casal criador</w:t>
      </w:r>
      <w:r w:rsidR="008F7EA8" w:rsidRPr="00A3036C">
        <w:rPr>
          <w:rFonts w:ascii="Times New Roman" w:hAnsi="Times New Roman" w:cs="Times New Roman"/>
          <w:sz w:val="24"/>
          <w:szCs w:val="24"/>
        </w:rPr>
        <w:t>,</w:t>
      </w:r>
      <w:r w:rsidR="00090242" w:rsidRPr="00A3036C">
        <w:rPr>
          <w:rFonts w:ascii="Times New Roman" w:hAnsi="Times New Roman" w:cs="Times New Roman"/>
          <w:sz w:val="24"/>
          <w:szCs w:val="24"/>
        </w:rPr>
        <w:t xml:space="preserve"> habita</w:t>
      </w:r>
      <w:r w:rsidR="00442EBC" w:rsidRPr="00A3036C">
        <w:rPr>
          <w:rFonts w:ascii="Times New Roman" w:hAnsi="Times New Roman" w:cs="Times New Roman"/>
          <w:sz w:val="24"/>
          <w:szCs w:val="24"/>
        </w:rPr>
        <w:t xml:space="preserve"> corpos flutuantes</w:t>
      </w:r>
      <w:r w:rsidR="0048657A" w:rsidRPr="00A3036C">
        <w:rPr>
          <w:rFonts w:ascii="Times New Roman" w:hAnsi="Times New Roman" w:cs="Times New Roman"/>
          <w:sz w:val="24"/>
          <w:szCs w:val="24"/>
        </w:rPr>
        <w:t xml:space="preserve"> na leveza pacífica</w:t>
      </w:r>
      <w:r w:rsidR="00D83AA7" w:rsidRPr="00A3036C">
        <w:rPr>
          <w:rFonts w:ascii="Times New Roman" w:hAnsi="Times New Roman" w:cs="Times New Roman"/>
          <w:sz w:val="24"/>
          <w:szCs w:val="24"/>
        </w:rPr>
        <w:t xml:space="preserve"> do amor incondicional.</w:t>
      </w:r>
      <w:r w:rsidR="00442EBC" w:rsidRPr="00A3036C">
        <w:rPr>
          <w:rFonts w:ascii="Times New Roman" w:hAnsi="Times New Roman" w:cs="Times New Roman"/>
          <w:sz w:val="24"/>
          <w:szCs w:val="24"/>
        </w:rPr>
        <w:t xml:space="preserve"> </w:t>
      </w:r>
      <w:r w:rsidR="00844FD5" w:rsidRPr="00A3036C">
        <w:rPr>
          <w:rFonts w:ascii="Times New Roman" w:hAnsi="Times New Roman" w:cs="Times New Roman"/>
          <w:sz w:val="24"/>
          <w:szCs w:val="24"/>
        </w:rPr>
        <w:t>Dentre eles: Miguel Araruama</w:t>
      </w:r>
      <w:r w:rsidR="00B17EAF" w:rsidRPr="00A3036C">
        <w:rPr>
          <w:rFonts w:ascii="Times New Roman" w:hAnsi="Times New Roman" w:cs="Times New Roman"/>
          <w:sz w:val="24"/>
          <w:szCs w:val="24"/>
        </w:rPr>
        <w:t>, 74,</w:t>
      </w:r>
      <w:r w:rsidR="00844FD5" w:rsidRPr="00A3036C">
        <w:rPr>
          <w:rFonts w:ascii="Times New Roman" w:hAnsi="Times New Roman" w:cs="Times New Roman"/>
          <w:sz w:val="24"/>
          <w:szCs w:val="24"/>
        </w:rPr>
        <w:t xml:space="preserve"> e sua mulher</w:t>
      </w:r>
      <w:r w:rsidR="00B17EAF" w:rsidRPr="00A3036C">
        <w:rPr>
          <w:rFonts w:ascii="Times New Roman" w:hAnsi="Times New Roman" w:cs="Times New Roman"/>
          <w:sz w:val="24"/>
          <w:szCs w:val="24"/>
        </w:rPr>
        <w:t>, Lu</w:t>
      </w:r>
      <w:r w:rsidR="007549D1" w:rsidRPr="00A3036C">
        <w:rPr>
          <w:rFonts w:ascii="Times New Roman" w:hAnsi="Times New Roman" w:cs="Times New Roman"/>
          <w:sz w:val="24"/>
          <w:szCs w:val="24"/>
        </w:rPr>
        <w:t>íza Fontes Made</w:t>
      </w:r>
      <w:r w:rsidR="00032F66" w:rsidRPr="00A3036C">
        <w:rPr>
          <w:rFonts w:ascii="Times New Roman" w:hAnsi="Times New Roman" w:cs="Times New Roman"/>
          <w:sz w:val="24"/>
          <w:szCs w:val="24"/>
        </w:rPr>
        <w:t>i</w:t>
      </w:r>
      <w:r w:rsidR="007549D1" w:rsidRPr="00A3036C">
        <w:rPr>
          <w:rFonts w:ascii="Times New Roman" w:hAnsi="Times New Roman" w:cs="Times New Roman"/>
          <w:sz w:val="24"/>
          <w:szCs w:val="24"/>
        </w:rPr>
        <w:t>ra</w:t>
      </w:r>
      <w:r w:rsidR="00032F66" w:rsidRPr="00A3036C">
        <w:rPr>
          <w:rFonts w:ascii="Times New Roman" w:hAnsi="Times New Roman" w:cs="Times New Roman"/>
          <w:sz w:val="24"/>
          <w:szCs w:val="24"/>
        </w:rPr>
        <w:t>, 28,</w:t>
      </w:r>
      <w:r w:rsidR="00AE627E" w:rsidRPr="00A3036C">
        <w:t xml:space="preserve"> </w:t>
      </w:r>
      <w:r w:rsidR="00441CDA" w:rsidRPr="00A3036C">
        <w:t xml:space="preserve">e </w:t>
      </w:r>
      <w:r w:rsidR="00AE627E" w:rsidRPr="00A3036C">
        <w:rPr>
          <w:rFonts w:ascii="Times New Roman" w:hAnsi="Times New Roman" w:cs="Times New Roman"/>
          <w:sz w:val="24"/>
          <w:szCs w:val="24"/>
        </w:rPr>
        <w:t>Luiz Antônio Gonzaga Bastos, 32</w:t>
      </w:r>
      <w:r w:rsidR="00441CDA" w:rsidRPr="00A3036C">
        <w:rPr>
          <w:rFonts w:ascii="Times New Roman" w:hAnsi="Times New Roman" w:cs="Times New Roman"/>
          <w:sz w:val="24"/>
          <w:szCs w:val="24"/>
        </w:rPr>
        <w:t xml:space="preserve">, </w:t>
      </w:r>
      <w:r w:rsidR="00EC688E" w:rsidRPr="00A3036C">
        <w:rPr>
          <w:rFonts w:ascii="Times New Roman" w:hAnsi="Times New Roman" w:cs="Times New Roman"/>
          <w:sz w:val="24"/>
          <w:szCs w:val="24"/>
        </w:rPr>
        <w:t>G</w:t>
      </w:r>
      <w:r w:rsidR="00877E4A" w:rsidRPr="00A3036C">
        <w:rPr>
          <w:rFonts w:ascii="Times New Roman" w:hAnsi="Times New Roman" w:cs="Times New Roman"/>
          <w:sz w:val="24"/>
          <w:szCs w:val="24"/>
        </w:rPr>
        <w:t xml:space="preserve">erente </w:t>
      </w:r>
      <w:r w:rsidR="00EC688E" w:rsidRPr="00A3036C">
        <w:rPr>
          <w:rFonts w:ascii="Times New Roman" w:hAnsi="Times New Roman" w:cs="Times New Roman"/>
          <w:sz w:val="24"/>
          <w:szCs w:val="24"/>
        </w:rPr>
        <w:t>A</w:t>
      </w:r>
      <w:r w:rsidR="00877E4A" w:rsidRPr="00A3036C">
        <w:rPr>
          <w:rFonts w:ascii="Times New Roman" w:hAnsi="Times New Roman" w:cs="Times New Roman"/>
          <w:sz w:val="24"/>
          <w:szCs w:val="24"/>
        </w:rPr>
        <w:t xml:space="preserve">dministrativo da </w:t>
      </w:r>
      <w:r w:rsidR="00751308" w:rsidRPr="00A3036C">
        <w:rPr>
          <w:rFonts w:ascii="Times New Roman" w:hAnsi="Times New Roman" w:cs="Times New Roman"/>
          <w:sz w:val="24"/>
          <w:szCs w:val="24"/>
        </w:rPr>
        <w:t>F</w:t>
      </w:r>
      <w:r w:rsidR="00877E4A" w:rsidRPr="00A3036C">
        <w:rPr>
          <w:rFonts w:ascii="Times New Roman" w:hAnsi="Times New Roman" w:cs="Times New Roman"/>
          <w:sz w:val="24"/>
          <w:szCs w:val="24"/>
        </w:rPr>
        <w:t>azenda Araruama,</w:t>
      </w:r>
      <w:r w:rsidR="00032F66" w:rsidRPr="00A3036C">
        <w:rPr>
          <w:rFonts w:ascii="Times New Roman" w:hAnsi="Times New Roman" w:cs="Times New Roman"/>
          <w:sz w:val="24"/>
          <w:szCs w:val="24"/>
        </w:rPr>
        <w:t xml:space="preserve"> </w:t>
      </w:r>
      <w:r w:rsidR="00AF07E3" w:rsidRPr="00A3036C">
        <w:rPr>
          <w:rFonts w:ascii="Times New Roman" w:hAnsi="Times New Roman" w:cs="Times New Roman"/>
          <w:sz w:val="24"/>
          <w:szCs w:val="24"/>
        </w:rPr>
        <w:t>juntam-se aos presentes</w:t>
      </w:r>
      <w:r w:rsidR="006C228F" w:rsidRPr="00A3036C">
        <w:rPr>
          <w:rFonts w:ascii="Times New Roman" w:hAnsi="Times New Roman" w:cs="Times New Roman"/>
          <w:sz w:val="24"/>
          <w:szCs w:val="24"/>
        </w:rPr>
        <w:t>, Tom, Liz, Lauro, Germano e Fértilles</w:t>
      </w:r>
      <w:r w:rsidR="00464A74" w:rsidRPr="00A3036C">
        <w:rPr>
          <w:rFonts w:ascii="Times New Roman" w:hAnsi="Times New Roman" w:cs="Times New Roman"/>
          <w:sz w:val="24"/>
          <w:szCs w:val="24"/>
        </w:rPr>
        <w:t>,</w:t>
      </w:r>
      <w:r w:rsidR="00AF07E3" w:rsidRPr="00A3036C">
        <w:rPr>
          <w:rFonts w:ascii="Times New Roman" w:hAnsi="Times New Roman" w:cs="Times New Roman"/>
          <w:sz w:val="24"/>
          <w:szCs w:val="24"/>
        </w:rPr>
        <w:t xml:space="preserve"> na Casa de Vidro.</w:t>
      </w:r>
      <w:r w:rsidR="00A778A5" w:rsidRPr="00A3036C">
        <w:t xml:space="preserve"> </w:t>
      </w:r>
      <w:bookmarkStart w:id="9" w:name="_Hlk180665242"/>
      <w:r w:rsidR="00A778A5" w:rsidRPr="00A3036C">
        <w:rPr>
          <w:rFonts w:ascii="Times New Roman" w:hAnsi="Times New Roman" w:cs="Times New Roman"/>
          <w:sz w:val="24"/>
          <w:szCs w:val="24"/>
        </w:rPr>
        <w:t xml:space="preserve">Marion Patrícia </w:t>
      </w:r>
      <w:r w:rsidR="008F66A6" w:rsidRPr="00A3036C">
        <w:rPr>
          <w:rFonts w:ascii="Times New Roman" w:hAnsi="Times New Roman" w:cs="Times New Roman"/>
          <w:sz w:val="24"/>
          <w:szCs w:val="24"/>
        </w:rPr>
        <w:t>e</w:t>
      </w:r>
      <w:r w:rsidR="00885F23" w:rsidRPr="00A3036C">
        <w:rPr>
          <w:rFonts w:ascii="Times New Roman" w:hAnsi="Times New Roman" w:cs="Times New Roman"/>
          <w:sz w:val="24"/>
          <w:szCs w:val="24"/>
        </w:rPr>
        <w:t>,</w:t>
      </w:r>
      <w:r w:rsidR="0052583A" w:rsidRPr="00A3036C">
        <w:rPr>
          <w:rFonts w:ascii="Times New Roman" w:hAnsi="Times New Roman" w:cs="Times New Roman"/>
          <w:sz w:val="24"/>
          <w:szCs w:val="24"/>
        </w:rPr>
        <w:t xml:space="preserve"> </w:t>
      </w:r>
      <w:r w:rsidR="008F66A6" w:rsidRPr="00A3036C">
        <w:rPr>
          <w:rFonts w:ascii="Times New Roman" w:hAnsi="Times New Roman" w:cs="Times New Roman"/>
          <w:sz w:val="24"/>
          <w:szCs w:val="24"/>
        </w:rPr>
        <w:t xml:space="preserve">mulher, Viviane </w:t>
      </w:r>
      <w:r w:rsidR="00A778A5" w:rsidRPr="00A3036C">
        <w:rPr>
          <w:rFonts w:ascii="Times New Roman" w:hAnsi="Times New Roman" w:cs="Times New Roman"/>
          <w:sz w:val="24"/>
          <w:szCs w:val="24"/>
        </w:rPr>
        <w:t>Paiva de Carvalho Harrison</w:t>
      </w:r>
      <w:r w:rsidR="00C956DE" w:rsidRPr="00A3036C">
        <w:rPr>
          <w:rFonts w:ascii="Times New Roman" w:hAnsi="Times New Roman" w:cs="Times New Roman"/>
          <w:sz w:val="24"/>
          <w:szCs w:val="24"/>
        </w:rPr>
        <w:t>,</w:t>
      </w:r>
      <w:r w:rsidR="005A4028" w:rsidRPr="00A3036C">
        <w:rPr>
          <w:rFonts w:ascii="Times New Roman" w:hAnsi="Times New Roman" w:cs="Times New Roman"/>
          <w:sz w:val="24"/>
          <w:szCs w:val="24"/>
        </w:rPr>
        <w:t xml:space="preserve"> ambas,</w:t>
      </w:r>
      <w:r w:rsidR="00C956DE" w:rsidRPr="00A3036C">
        <w:rPr>
          <w:rFonts w:ascii="Times New Roman" w:hAnsi="Times New Roman" w:cs="Times New Roman"/>
          <w:sz w:val="24"/>
          <w:szCs w:val="24"/>
        </w:rPr>
        <w:t xml:space="preserve"> </w:t>
      </w:r>
      <w:r w:rsidR="00A778A5" w:rsidRPr="00A3036C">
        <w:rPr>
          <w:rFonts w:ascii="Times New Roman" w:hAnsi="Times New Roman" w:cs="Times New Roman"/>
          <w:sz w:val="24"/>
          <w:szCs w:val="24"/>
        </w:rPr>
        <w:t>72</w:t>
      </w:r>
      <w:r w:rsidR="00C956DE" w:rsidRPr="00A3036C">
        <w:rPr>
          <w:rFonts w:ascii="Times New Roman" w:hAnsi="Times New Roman" w:cs="Times New Roman"/>
          <w:sz w:val="24"/>
          <w:szCs w:val="24"/>
        </w:rPr>
        <w:t>,</w:t>
      </w:r>
      <w:r w:rsidR="008F66A6" w:rsidRPr="00A3036C">
        <w:rPr>
          <w:rFonts w:ascii="Times New Roman" w:hAnsi="Times New Roman" w:cs="Times New Roman"/>
          <w:sz w:val="24"/>
          <w:szCs w:val="24"/>
        </w:rPr>
        <w:t xml:space="preserve"> </w:t>
      </w:r>
      <w:r w:rsidR="00A778A5" w:rsidRPr="00A3036C">
        <w:rPr>
          <w:rFonts w:ascii="Times New Roman" w:hAnsi="Times New Roman" w:cs="Times New Roman"/>
          <w:sz w:val="24"/>
          <w:szCs w:val="24"/>
        </w:rPr>
        <w:t>Carol Harrison</w:t>
      </w:r>
      <w:r w:rsidR="00767577" w:rsidRPr="00A3036C">
        <w:rPr>
          <w:rFonts w:ascii="Times New Roman" w:hAnsi="Times New Roman" w:cs="Times New Roman"/>
          <w:sz w:val="24"/>
          <w:szCs w:val="24"/>
        </w:rPr>
        <w:t xml:space="preserve">, </w:t>
      </w:r>
      <w:r w:rsidR="00A778A5" w:rsidRPr="00A3036C">
        <w:rPr>
          <w:rFonts w:ascii="Times New Roman" w:hAnsi="Times New Roman" w:cs="Times New Roman"/>
          <w:sz w:val="24"/>
          <w:szCs w:val="24"/>
        </w:rPr>
        <w:t>36</w:t>
      </w:r>
      <w:r w:rsidR="00767577" w:rsidRPr="00A3036C">
        <w:rPr>
          <w:rFonts w:ascii="Times New Roman" w:hAnsi="Times New Roman" w:cs="Times New Roman"/>
          <w:sz w:val="24"/>
          <w:szCs w:val="24"/>
        </w:rPr>
        <w:t xml:space="preserve">, </w:t>
      </w:r>
      <w:r w:rsidR="00A778A5" w:rsidRPr="00A3036C">
        <w:rPr>
          <w:rFonts w:ascii="Times New Roman" w:hAnsi="Times New Roman" w:cs="Times New Roman"/>
          <w:sz w:val="24"/>
          <w:szCs w:val="24"/>
        </w:rPr>
        <w:t>Gabriel Cappallatte</w:t>
      </w:r>
      <w:r w:rsidR="00767577" w:rsidRPr="00A3036C">
        <w:rPr>
          <w:rFonts w:ascii="Times New Roman" w:hAnsi="Times New Roman" w:cs="Times New Roman"/>
          <w:sz w:val="24"/>
          <w:szCs w:val="24"/>
        </w:rPr>
        <w:t xml:space="preserve">, </w:t>
      </w:r>
      <w:r w:rsidR="00A778A5" w:rsidRPr="00A3036C">
        <w:rPr>
          <w:rFonts w:ascii="Times New Roman" w:hAnsi="Times New Roman" w:cs="Times New Roman"/>
          <w:sz w:val="24"/>
          <w:szCs w:val="24"/>
        </w:rPr>
        <w:t>34</w:t>
      </w:r>
      <w:r w:rsidR="00751308" w:rsidRPr="00A3036C">
        <w:rPr>
          <w:rFonts w:ascii="Times New Roman" w:hAnsi="Times New Roman" w:cs="Times New Roman"/>
          <w:sz w:val="24"/>
          <w:szCs w:val="24"/>
        </w:rPr>
        <w:t>,</w:t>
      </w:r>
      <w:r w:rsidR="006B26B0" w:rsidRPr="00A3036C">
        <w:rPr>
          <w:rFonts w:ascii="Times New Roman" w:hAnsi="Times New Roman" w:cs="Times New Roman"/>
          <w:sz w:val="24"/>
          <w:szCs w:val="24"/>
        </w:rPr>
        <w:t xml:space="preserve"> </w:t>
      </w:r>
      <w:r w:rsidR="00363939" w:rsidRPr="00A3036C">
        <w:rPr>
          <w:rFonts w:ascii="Times New Roman" w:hAnsi="Times New Roman" w:cs="Times New Roman"/>
          <w:sz w:val="24"/>
          <w:szCs w:val="24"/>
        </w:rPr>
        <w:t>captam a frequência energética</w:t>
      </w:r>
      <w:r w:rsidR="00444860" w:rsidRPr="00A3036C">
        <w:rPr>
          <w:rFonts w:ascii="Times New Roman" w:hAnsi="Times New Roman" w:cs="Times New Roman"/>
          <w:sz w:val="24"/>
          <w:szCs w:val="24"/>
        </w:rPr>
        <w:t xml:space="preserve"> na </w:t>
      </w:r>
      <w:r w:rsidR="00456522" w:rsidRPr="00A3036C">
        <w:rPr>
          <w:rFonts w:ascii="Times New Roman" w:hAnsi="Times New Roman" w:cs="Times New Roman"/>
          <w:sz w:val="24"/>
          <w:szCs w:val="24"/>
        </w:rPr>
        <w:t>mansão de Harrison, Taylor e Agregados no quadrilátero mais valorizado de Ipanema</w:t>
      </w:r>
      <w:r w:rsidR="00002A96" w:rsidRPr="00A3036C">
        <w:rPr>
          <w:rFonts w:ascii="Times New Roman" w:hAnsi="Times New Roman" w:cs="Times New Roman"/>
          <w:sz w:val="24"/>
          <w:szCs w:val="24"/>
        </w:rPr>
        <w:t>.</w:t>
      </w:r>
      <w:r w:rsidR="00751308" w:rsidRPr="00A3036C">
        <w:rPr>
          <w:rFonts w:ascii="Times New Roman" w:hAnsi="Times New Roman" w:cs="Times New Roman"/>
          <w:sz w:val="24"/>
          <w:szCs w:val="24"/>
        </w:rPr>
        <w:t xml:space="preserve"> </w:t>
      </w:r>
      <w:r w:rsidR="001271A9" w:rsidRPr="00A3036C">
        <w:t xml:space="preserve"> </w:t>
      </w:r>
      <w:r w:rsidR="00D813C1" w:rsidRPr="00A3036C">
        <w:rPr>
          <w:rFonts w:ascii="Times New Roman" w:hAnsi="Times New Roman" w:cs="Times New Roman"/>
          <w:sz w:val="24"/>
          <w:szCs w:val="24"/>
        </w:rPr>
        <w:t>Taiguara Kauê Harrison, 77, Ana Márcia Guerra Harrison, 78, e o filho,</w:t>
      </w:r>
      <w:r w:rsidR="00751308" w:rsidRPr="00A3036C">
        <w:rPr>
          <w:rFonts w:ascii="Times New Roman" w:hAnsi="Times New Roman" w:cs="Times New Roman"/>
          <w:sz w:val="24"/>
          <w:szCs w:val="24"/>
        </w:rPr>
        <w:t xml:space="preserve"> </w:t>
      </w:r>
      <w:r w:rsidR="001271A9" w:rsidRPr="00A3036C">
        <w:rPr>
          <w:rFonts w:ascii="Times New Roman" w:hAnsi="Times New Roman" w:cs="Times New Roman"/>
          <w:sz w:val="24"/>
          <w:szCs w:val="24"/>
        </w:rPr>
        <w:t xml:space="preserve">Pablo Guerra Kauê Harrison, </w:t>
      </w:r>
      <w:r w:rsidR="005B69A8" w:rsidRPr="00A3036C">
        <w:rPr>
          <w:rFonts w:ascii="Times New Roman" w:hAnsi="Times New Roman" w:cs="Times New Roman"/>
          <w:sz w:val="24"/>
          <w:szCs w:val="24"/>
        </w:rPr>
        <w:t>4</w:t>
      </w:r>
      <w:r w:rsidR="00E3531C" w:rsidRPr="00A3036C">
        <w:rPr>
          <w:rFonts w:ascii="Times New Roman" w:hAnsi="Times New Roman" w:cs="Times New Roman"/>
          <w:sz w:val="24"/>
          <w:szCs w:val="24"/>
        </w:rPr>
        <w:t>2</w:t>
      </w:r>
      <w:r w:rsidR="005B69A8" w:rsidRPr="00A3036C">
        <w:rPr>
          <w:rFonts w:ascii="Times New Roman" w:hAnsi="Times New Roman" w:cs="Times New Roman"/>
          <w:sz w:val="24"/>
          <w:szCs w:val="24"/>
        </w:rPr>
        <w:t xml:space="preserve">, </w:t>
      </w:r>
      <w:r w:rsidR="008A0E09" w:rsidRPr="00A3036C">
        <w:rPr>
          <w:rFonts w:ascii="Times New Roman" w:hAnsi="Times New Roman" w:cs="Times New Roman"/>
          <w:sz w:val="24"/>
          <w:szCs w:val="24"/>
        </w:rPr>
        <w:t>conectados</w:t>
      </w:r>
      <w:r w:rsidR="00C620DE" w:rsidRPr="00A3036C">
        <w:rPr>
          <w:rFonts w:ascii="Times New Roman" w:hAnsi="Times New Roman" w:cs="Times New Roman"/>
          <w:sz w:val="24"/>
          <w:szCs w:val="24"/>
        </w:rPr>
        <w:t xml:space="preserve"> no Palácio do Planalto, por ora, ainda ocupado</w:t>
      </w:r>
      <w:r w:rsidR="00E3531C" w:rsidRPr="00A3036C">
        <w:rPr>
          <w:rFonts w:ascii="Times New Roman" w:hAnsi="Times New Roman" w:cs="Times New Roman"/>
          <w:sz w:val="24"/>
          <w:szCs w:val="24"/>
        </w:rPr>
        <w:t xml:space="preserve"> pelo </w:t>
      </w:r>
      <w:r w:rsidR="00EC688E" w:rsidRPr="00A3036C">
        <w:rPr>
          <w:rFonts w:ascii="Times New Roman" w:hAnsi="Times New Roman" w:cs="Times New Roman"/>
          <w:sz w:val="24"/>
          <w:szCs w:val="24"/>
        </w:rPr>
        <w:t xml:space="preserve">último como </w:t>
      </w:r>
      <w:r w:rsidR="00E3531C" w:rsidRPr="00A3036C">
        <w:rPr>
          <w:rFonts w:ascii="Times New Roman" w:hAnsi="Times New Roman" w:cs="Times New Roman"/>
          <w:sz w:val="24"/>
          <w:szCs w:val="24"/>
        </w:rPr>
        <w:t xml:space="preserve">Presidente do Brasil, </w:t>
      </w:r>
      <w:r w:rsidR="00061347" w:rsidRPr="00A3036C">
        <w:rPr>
          <w:rFonts w:ascii="Times New Roman" w:hAnsi="Times New Roman" w:cs="Times New Roman"/>
          <w:sz w:val="24"/>
          <w:szCs w:val="24"/>
        </w:rPr>
        <w:t>em Brasília</w:t>
      </w:r>
      <w:r w:rsidR="00E3531C" w:rsidRPr="00A3036C">
        <w:rPr>
          <w:rFonts w:ascii="Times New Roman" w:hAnsi="Times New Roman" w:cs="Times New Roman"/>
          <w:sz w:val="24"/>
          <w:szCs w:val="24"/>
        </w:rPr>
        <w:t>.</w:t>
      </w:r>
      <w:r w:rsidR="005B69A8" w:rsidRPr="00A3036C">
        <w:rPr>
          <w:rFonts w:ascii="Times New Roman" w:hAnsi="Times New Roman" w:cs="Times New Roman"/>
          <w:sz w:val="24"/>
          <w:szCs w:val="24"/>
        </w:rPr>
        <w:t xml:space="preserve"> </w:t>
      </w:r>
      <w:r w:rsidR="00061347" w:rsidRPr="00A3036C">
        <w:rPr>
          <w:rFonts w:ascii="Times New Roman" w:hAnsi="Times New Roman" w:cs="Times New Roman"/>
          <w:sz w:val="24"/>
          <w:szCs w:val="24"/>
        </w:rPr>
        <w:t>E, por fim,</w:t>
      </w:r>
      <w:r w:rsidR="00362FD5" w:rsidRPr="00A3036C">
        <w:t xml:space="preserve"> </w:t>
      </w:r>
      <w:r w:rsidR="00362FD5" w:rsidRPr="00A3036C">
        <w:rPr>
          <w:rFonts w:ascii="Times New Roman" w:hAnsi="Times New Roman" w:cs="Times New Roman"/>
          <w:sz w:val="24"/>
          <w:szCs w:val="24"/>
        </w:rPr>
        <w:t>João Carlos Lessa, 50</w:t>
      </w:r>
      <w:bookmarkEnd w:id="9"/>
      <w:r w:rsidR="00362FD5" w:rsidRPr="00A3036C">
        <w:rPr>
          <w:rFonts w:ascii="Times New Roman" w:hAnsi="Times New Roman" w:cs="Times New Roman"/>
          <w:sz w:val="24"/>
          <w:szCs w:val="24"/>
        </w:rPr>
        <w:t>,</w:t>
      </w:r>
      <w:r w:rsidR="00061347" w:rsidRPr="00A3036C">
        <w:rPr>
          <w:rFonts w:ascii="Times New Roman" w:hAnsi="Times New Roman" w:cs="Times New Roman"/>
          <w:sz w:val="24"/>
          <w:szCs w:val="24"/>
        </w:rPr>
        <w:t xml:space="preserve"> </w:t>
      </w:r>
      <w:r w:rsidR="00BE4D50" w:rsidRPr="00A3036C">
        <w:rPr>
          <w:rFonts w:ascii="Times New Roman" w:hAnsi="Times New Roman" w:cs="Times New Roman"/>
          <w:sz w:val="24"/>
          <w:szCs w:val="24"/>
        </w:rPr>
        <w:t>Diretor Médico do PREPARADO ─ Presídio do Pecador Restaurado Dotado do Onicriador,</w:t>
      </w:r>
      <w:r w:rsidR="002620EC" w:rsidRPr="00A3036C">
        <w:rPr>
          <w:rFonts w:ascii="Times New Roman" w:hAnsi="Times New Roman" w:cs="Times New Roman"/>
          <w:sz w:val="24"/>
          <w:szCs w:val="24"/>
        </w:rPr>
        <w:t xml:space="preserve"> trabalhador, velado, de ontem, a</w:t>
      </w:r>
      <w:r w:rsidR="002D1EC1" w:rsidRPr="00A3036C">
        <w:rPr>
          <w:rFonts w:ascii="Times New Roman" w:hAnsi="Times New Roman" w:cs="Times New Roman"/>
          <w:sz w:val="24"/>
          <w:szCs w:val="24"/>
        </w:rPr>
        <w:t xml:space="preserve"> chamada</w:t>
      </w:r>
      <w:r w:rsidR="002620EC" w:rsidRPr="00A3036C">
        <w:rPr>
          <w:rFonts w:ascii="Times New Roman" w:hAnsi="Times New Roman" w:cs="Times New Roman"/>
          <w:sz w:val="24"/>
          <w:szCs w:val="24"/>
        </w:rPr>
        <w:t xml:space="preserve"> Resistência Espiritual e, hoje, Resistência Dimensional</w:t>
      </w:r>
      <w:r w:rsidR="00362FD5" w:rsidRPr="00A3036C">
        <w:rPr>
          <w:rFonts w:ascii="Times New Roman" w:hAnsi="Times New Roman" w:cs="Times New Roman"/>
          <w:sz w:val="24"/>
          <w:szCs w:val="24"/>
        </w:rPr>
        <w:t>.</w:t>
      </w:r>
    </w:p>
    <w:p w14:paraId="29BDA078" w14:textId="77777777" w:rsidR="003E448D" w:rsidRPr="00A3036C" w:rsidRDefault="00C21B96"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Exército formado pelo casal cri</w:t>
      </w:r>
      <w:r w:rsidR="005F579D" w:rsidRPr="00A3036C">
        <w:rPr>
          <w:rFonts w:ascii="Times New Roman" w:hAnsi="Times New Roman" w:cs="Times New Roman"/>
          <w:sz w:val="24"/>
          <w:szCs w:val="24"/>
        </w:rPr>
        <w:t>a</w:t>
      </w:r>
      <w:r w:rsidRPr="00A3036C">
        <w:rPr>
          <w:rFonts w:ascii="Times New Roman" w:hAnsi="Times New Roman" w:cs="Times New Roman"/>
          <w:sz w:val="24"/>
          <w:szCs w:val="24"/>
        </w:rPr>
        <w:t>dor</w:t>
      </w:r>
      <w:r w:rsidR="005F579D" w:rsidRPr="00A3036C">
        <w:rPr>
          <w:rFonts w:ascii="Times New Roman" w:hAnsi="Times New Roman" w:cs="Times New Roman"/>
          <w:sz w:val="24"/>
          <w:szCs w:val="24"/>
        </w:rPr>
        <w:t>, representante do SEU — Soberana Energia Universal</w:t>
      </w:r>
      <w:r w:rsidR="00FB3C10" w:rsidRPr="00A3036C">
        <w:rPr>
          <w:rFonts w:ascii="Times New Roman" w:hAnsi="Times New Roman" w:cs="Times New Roman"/>
          <w:sz w:val="24"/>
          <w:szCs w:val="24"/>
        </w:rPr>
        <w:t>,</w:t>
      </w:r>
      <w:r w:rsidR="005F75B4" w:rsidRPr="00A3036C">
        <w:rPr>
          <w:rFonts w:ascii="Times New Roman" w:hAnsi="Times New Roman" w:cs="Times New Roman"/>
          <w:sz w:val="24"/>
          <w:szCs w:val="24"/>
        </w:rPr>
        <w:t xml:space="preserve"> propagam </w:t>
      </w:r>
      <w:r w:rsidR="00B235C8" w:rsidRPr="00A3036C">
        <w:rPr>
          <w:rFonts w:ascii="Times New Roman" w:hAnsi="Times New Roman" w:cs="Times New Roman"/>
          <w:sz w:val="24"/>
          <w:szCs w:val="24"/>
        </w:rPr>
        <w:t xml:space="preserve">ondas eletromagnéticas e emocional que </w:t>
      </w:r>
      <w:r w:rsidR="00B235C8" w:rsidRPr="00A3036C">
        <w:rPr>
          <w:rFonts w:ascii="Times New Roman" w:hAnsi="Times New Roman" w:cs="Times New Roman"/>
          <w:i/>
          <w:iCs/>
          <w:sz w:val="24"/>
          <w:szCs w:val="24"/>
        </w:rPr>
        <w:t xml:space="preserve">tanto batem até que furem </w:t>
      </w:r>
      <w:r w:rsidR="00B94F0E" w:rsidRPr="00A3036C">
        <w:rPr>
          <w:rFonts w:ascii="Times New Roman" w:hAnsi="Times New Roman" w:cs="Times New Roman"/>
          <w:sz w:val="24"/>
          <w:szCs w:val="24"/>
        </w:rPr>
        <w:t>a sonolência dos humanos</w:t>
      </w:r>
      <w:r w:rsidR="009366F5" w:rsidRPr="00A3036C">
        <w:rPr>
          <w:rFonts w:ascii="Times New Roman" w:hAnsi="Times New Roman" w:cs="Times New Roman"/>
          <w:sz w:val="24"/>
          <w:szCs w:val="24"/>
        </w:rPr>
        <w:t xml:space="preserve"> </w:t>
      </w:r>
      <w:r w:rsidR="00B550AE" w:rsidRPr="00A3036C">
        <w:rPr>
          <w:rFonts w:ascii="Times New Roman" w:hAnsi="Times New Roman" w:cs="Times New Roman"/>
          <w:sz w:val="24"/>
          <w:szCs w:val="24"/>
        </w:rPr>
        <w:t xml:space="preserve">vulneráveis a despertarem da mentira e ilusão impostos pelo Sistema </w:t>
      </w:r>
      <w:r w:rsidR="00B550AE" w:rsidRPr="00A3036C">
        <w:rPr>
          <w:rFonts w:ascii="Times New Roman" w:hAnsi="Times New Roman" w:cs="Times New Roman"/>
          <w:sz w:val="24"/>
          <w:szCs w:val="24"/>
        </w:rPr>
        <w:lastRenderedPageBreak/>
        <w:t>Terr</w:t>
      </w:r>
      <w:r w:rsidR="00E30E79" w:rsidRPr="00A3036C">
        <w:rPr>
          <w:rFonts w:ascii="Times New Roman" w:hAnsi="Times New Roman" w:cs="Times New Roman"/>
          <w:sz w:val="24"/>
          <w:szCs w:val="24"/>
        </w:rPr>
        <w:t xml:space="preserve">a comandado pelas raças universais: </w:t>
      </w:r>
      <w:r w:rsidR="00E30E79" w:rsidRPr="00A3036C">
        <w:rPr>
          <w:rFonts w:ascii="Times New Roman" w:hAnsi="Times New Roman" w:cs="Times New Roman"/>
          <w:i/>
          <w:iCs/>
          <w:sz w:val="24"/>
          <w:szCs w:val="24"/>
        </w:rPr>
        <w:t>malenirus</w:t>
      </w:r>
      <w:r w:rsidR="002E5ECE" w:rsidRPr="00A3036C">
        <w:rPr>
          <w:rFonts w:ascii="Times New Roman" w:hAnsi="Times New Roman" w:cs="Times New Roman"/>
          <w:sz w:val="24"/>
          <w:szCs w:val="24"/>
        </w:rPr>
        <w:t xml:space="preserve">, </w:t>
      </w:r>
      <w:r w:rsidR="002E5ECE" w:rsidRPr="00A3036C">
        <w:rPr>
          <w:rFonts w:ascii="Times New Roman" w:hAnsi="Times New Roman" w:cs="Times New Roman"/>
          <w:i/>
          <w:iCs/>
          <w:sz w:val="24"/>
          <w:szCs w:val="24"/>
        </w:rPr>
        <w:t xml:space="preserve">reinonaques </w:t>
      </w:r>
      <w:r w:rsidR="002E5ECE" w:rsidRPr="00A3036C">
        <w:rPr>
          <w:rFonts w:ascii="Times New Roman" w:hAnsi="Times New Roman" w:cs="Times New Roman"/>
          <w:sz w:val="24"/>
          <w:szCs w:val="24"/>
        </w:rPr>
        <w:t xml:space="preserve">e </w:t>
      </w:r>
      <w:r w:rsidR="002E5ECE" w:rsidRPr="00A3036C">
        <w:rPr>
          <w:rFonts w:ascii="Times New Roman" w:hAnsi="Times New Roman" w:cs="Times New Roman"/>
          <w:i/>
          <w:iCs/>
          <w:sz w:val="24"/>
          <w:szCs w:val="24"/>
        </w:rPr>
        <w:t>dominitilianos</w:t>
      </w:r>
      <w:r w:rsidR="002E5ECE" w:rsidRPr="00A3036C">
        <w:rPr>
          <w:rFonts w:ascii="Times New Roman" w:hAnsi="Times New Roman" w:cs="Times New Roman"/>
          <w:sz w:val="24"/>
          <w:szCs w:val="24"/>
        </w:rPr>
        <w:t>.</w:t>
      </w:r>
    </w:p>
    <w:p w14:paraId="0DC95F50" w14:textId="0E394AEC" w:rsidR="006F1D89" w:rsidRPr="00A3036C" w:rsidRDefault="006F1D89"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esta altura a </w:t>
      </w:r>
      <w:r w:rsidRPr="00A3036C">
        <w:rPr>
          <w:rFonts w:ascii="Times New Roman" w:hAnsi="Times New Roman" w:cs="Times New Roman"/>
          <w:i/>
          <w:iCs/>
          <w:sz w:val="24"/>
          <w:szCs w:val="24"/>
        </w:rPr>
        <w:t xml:space="preserve">estrela de fogo </w:t>
      </w:r>
      <w:r w:rsidRPr="00A3036C">
        <w:rPr>
          <w:rFonts w:ascii="Times New Roman" w:hAnsi="Times New Roman" w:cs="Times New Roman"/>
          <w:sz w:val="24"/>
          <w:szCs w:val="24"/>
        </w:rPr>
        <w:t>está se pondo</w:t>
      </w:r>
      <w:r w:rsidR="00A94630" w:rsidRPr="00A3036C">
        <w:rPr>
          <w:rFonts w:ascii="Times New Roman" w:hAnsi="Times New Roman" w:cs="Times New Roman"/>
          <w:sz w:val="24"/>
          <w:szCs w:val="24"/>
        </w:rPr>
        <w:t>, observad</w:t>
      </w:r>
      <w:r w:rsidR="005403D4" w:rsidRPr="00A3036C">
        <w:rPr>
          <w:rFonts w:ascii="Times New Roman" w:hAnsi="Times New Roman" w:cs="Times New Roman"/>
          <w:sz w:val="24"/>
          <w:szCs w:val="24"/>
        </w:rPr>
        <w:t>a</w:t>
      </w:r>
      <w:r w:rsidR="00A94630" w:rsidRPr="00A3036C">
        <w:rPr>
          <w:rFonts w:ascii="Times New Roman" w:hAnsi="Times New Roman" w:cs="Times New Roman"/>
          <w:sz w:val="24"/>
          <w:szCs w:val="24"/>
        </w:rPr>
        <w:t xml:space="preserve"> pelos Guerreiros de Lu</w:t>
      </w:r>
      <w:r w:rsidR="00B74E58" w:rsidRPr="00A3036C">
        <w:rPr>
          <w:rFonts w:ascii="Times New Roman" w:hAnsi="Times New Roman" w:cs="Times New Roman"/>
          <w:sz w:val="24"/>
          <w:szCs w:val="24"/>
        </w:rPr>
        <w:t xml:space="preserve">z </w:t>
      </w:r>
      <w:r w:rsidR="00456FB6" w:rsidRPr="00A3036C">
        <w:rPr>
          <w:rFonts w:ascii="Times New Roman" w:hAnsi="Times New Roman" w:cs="Times New Roman"/>
          <w:sz w:val="24"/>
          <w:szCs w:val="24"/>
        </w:rPr>
        <w:t xml:space="preserve">na mansão </w:t>
      </w:r>
      <w:r w:rsidR="00B74E58" w:rsidRPr="00A3036C">
        <w:rPr>
          <w:rFonts w:ascii="Times New Roman" w:hAnsi="Times New Roman" w:cs="Times New Roman"/>
          <w:sz w:val="24"/>
          <w:szCs w:val="24"/>
        </w:rPr>
        <w:t>em Ipanema</w:t>
      </w:r>
      <w:r w:rsidR="005D7B36" w:rsidRPr="00A3036C">
        <w:rPr>
          <w:rFonts w:ascii="Times New Roman" w:hAnsi="Times New Roman" w:cs="Times New Roman"/>
          <w:sz w:val="24"/>
          <w:szCs w:val="24"/>
        </w:rPr>
        <w:t>,</w:t>
      </w:r>
      <w:r w:rsidR="00B74E58" w:rsidRPr="00A3036C">
        <w:rPr>
          <w:rFonts w:ascii="Times New Roman" w:hAnsi="Times New Roman" w:cs="Times New Roman"/>
          <w:sz w:val="24"/>
          <w:szCs w:val="24"/>
        </w:rPr>
        <w:t xml:space="preserve"> </w:t>
      </w:r>
      <w:r w:rsidR="00D76ACA" w:rsidRPr="00A3036C">
        <w:rPr>
          <w:rFonts w:ascii="Times New Roman" w:hAnsi="Times New Roman" w:cs="Times New Roman"/>
          <w:sz w:val="24"/>
          <w:szCs w:val="24"/>
        </w:rPr>
        <w:t>Brasília</w:t>
      </w:r>
      <w:r w:rsidR="005D7B36" w:rsidRPr="00A3036C">
        <w:rPr>
          <w:rFonts w:ascii="Times New Roman" w:hAnsi="Times New Roman" w:cs="Times New Roman"/>
          <w:sz w:val="24"/>
          <w:szCs w:val="24"/>
        </w:rPr>
        <w:t>, no Palácio do Planalto,</w:t>
      </w:r>
      <w:r w:rsidR="00D03C5C" w:rsidRPr="00A3036C">
        <w:rPr>
          <w:rFonts w:ascii="Times New Roman" w:hAnsi="Times New Roman" w:cs="Times New Roman"/>
          <w:sz w:val="24"/>
          <w:szCs w:val="24"/>
        </w:rPr>
        <w:t xml:space="preserve"> e no PREPARADO ─ Presídio do Pecador Restaurado Dotado do Onicriador</w:t>
      </w:r>
      <w:r w:rsidR="005D7B36" w:rsidRPr="00A3036C">
        <w:rPr>
          <w:rFonts w:ascii="Times New Roman" w:hAnsi="Times New Roman" w:cs="Times New Roman"/>
          <w:sz w:val="24"/>
          <w:szCs w:val="24"/>
        </w:rPr>
        <w:t>, n</w:t>
      </w:r>
      <w:r w:rsidR="003225CA" w:rsidRPr="00A3036C">
        <w:rPr>
          <w:rFonts w:ascii="Times New Roman" w:hAnsi="Times New Roman" w:cs="Times New Roman"/>
          <w:sz w:val="24"/>
          <w:szCs w:val="24"/>
        </w:rPr>
        <w:t>a zona oeste do Rio de Janeiro</w:t>
      </w:r>
      <w:r w:rsidR="002C2ED7" w:rsidRPr="00A3036C">
        <w:rPr>
          <w:rFonts w:ascii="Times New Roman" w:hAnsi="Times New Roman" w:cs="Times New Roman"/>
          <w:sz w:val="24"/>
          <w:szCs w:val="24"/>
        </w:rPr>
        <w:t>.</w:t>
      </w:r>
      <w:r w:rsidR="006E5C9F" w:rsidRPr="00A3036C">
        <w:rPr>
          <w:rFonts w:ascii="Times New Roman" w:hAnsi="Times New Roman" w:cs="Times New Roman"/>
          <w:sz w:val="24"/>
          <w:szCs w:val="24"/>
        </w:rPr>
        <w:t xml:space="preserve"> </w:t>
      </w:r>
      <w:r w:rsidR="003725BB" w:rsidRPr="00A3036C">
        <w:rPr>
          <w:rFonts w:ascii="Times New Roman" w:hAnsi="Times New Roman" w:cs="Times New Roman"/>
          <w:sz w:val="24"/>
          <w:szCs w:val="24"/>
        </w:rPr>
        <w:t>Adicionando a estes,</w:t>
      </w:r>
      <w:r w:rsidR="000A0628" w:rsidRPr="00A3036C">
        <w:rPr>
          <w:rFonts w:ascii="Times New Roman" w:hAnsi="Times New Roman" w:cs="Times New Roman"/>
          <w:sz w:val="24"/>
          <w:szCs w:val="24"/>
        </w:rPr>
        <w:t xml:space="preserve"> todos os outros</w:t>
      </w:r>
      <w:r w:rsidR="00A81B19" w:rsidRPr="00A3036C">
        <w:rPr>
          <w:rFonts w:ascii="Times New Roman" w:hAnsi="Times New Roman" w:cs="Times New Roman"/>
          <w:sz w:val="24"/>
          <w:szCs w:val="24"/>
        </w:rPr>
        <w:t xml:space="preserve"> </w:t>
      </w:r>
      <w:r w:rsidR="000A0628" w:rsidRPr="00A3036C">
        <w:rPr>
          <w:rFonts w:ascii="Times New Roman" w:hAnsi="Times New Roman" w:cs="Times New Roman"/>
          <w:sz w:val="24"/>
          <w:szCs w:val="24"/>
        </w:rPr>
        <w:t>sensibilizados ao redor do mundo</w:t>
      </w:r>
      <w:r w:rsidR="00BB609B" w:rsidRPr="00A3036C">
        <w:rPr>
          <w:rFonts w:ascii="Times New Roman" w:hAnsi="Times New Roman" w:cs="Times New Roman"/>
          <w:sz w:val="24"/>
          <w:szCs w:val="24"/>
        </w:rPr>
        <w:t>, tocados</w:t>
      </w:r>
      <w:r w:rsidR="003725BB" w:rsidRPr="00A3036C">
        <w:rPr>
          <w:rFonts w:ascii="Times New Roman" w:hAnsi="Times New Roman" w:cs="Times New Roman"/>
          <w:sz w:val="24"/>
          <w:szCs w:val="24"/>
        </w:rPr>
        <w:t>,</w:t>
      </w:r>
      <w:r w:rsidR="00BB609B" w:rsidRPr="00A3036C">
        <w:rPr>
          <w:rFonts w:ascii="Times New Roman" w:hAnsi="Times New Roman" w:cs="Times New Roman"/>
          <w:sz w:val="24"/>
          <w:szCs w:val="24"/>
        </w:rPr>
        <w:t xml:space="preserve"> por esta transição</w:t>
      </w:r>
      <w:r w:rsidR="00735915" w:rsidRPr="00A3036C">
        <w:rPr>
          <w:rFonts w:ascii="Times New Roman" w:hAnsi="Times New Roman" w:cs="Times New Roman"/>
          <w:sz w:val="24"/>
          <w:szCs w:val="24"/>
        </w:rPr>
        <w:t xml:space="preserve"> comportame</w:t>
      </w:r>
      <w:r w:rsidR="00BF1FCB" w:rsidRPr="00A3036C">
        <w:rPr>
          <w:rFonts w:ascii="Times New Roman" w:hAnsi="Times New Roman" w:cs="Times New Roman"/>
          <w:sz w:val="24"/>
          <w:szCs w:val="24"/>
        </w:rPr>
        <w:t xml:space="preserve">ntal </w:t>
      </w:r>
      <w:r w:rsidR="00735915" w:rsidRPr="00A3036C">
        <w:rPr>
          <w:rFonts w:ascii="Times New Roman" w:hAnsi="Times New Roman" w:cs="Times New Roman"/>
          <w:sz w:val="24"/>
          <w:szCs w:val="24"/>
        </w:rPr>
        <w:t>do planeta</w:t>
      </w:r>
      <w:r w:rsidR="002E295F" w:rsidRPr="00A3036C">
        <w:rPr>
          <w:rFonts w:ascii="Times New Roman" w:hAnsi="Times New Roman" w:cs="Times New Roman"/>
          <w:sz w:val="24"/>
          <w:szCs w:val="24"/>
        </w:rPr>
        <w:t>.</w:t>
      </w:r>
      <w:r w:rsidR="007152CF" w:rsidRPr="00A3036C">
        <w:rPr>
          <w:rFonts w:ascii="Times New Roman" w:hAnsi="Times New Roman" w:cs="Times New Roman"/>
          <w:sz w:val="24"/>
          <w:szCs w:val="24"/>
        </w:rPr>
        <w:t xml:space="preserve"> </w:t>
      </w:r>
      <w:r w:rsidR="00023562" w:rsidRPr="00A3036C">
        <w:rPr>
          <w:rFonts w:ascii="Times New Roman" w:hAnsi="Times New Roman" w:cs="Times New Roman"/>
          <w:sz w:val="24"/>
          <w:szCs w:val="24"/>
        </w:rPr>
        <w:t>T</w:t>
      </w:r>
      <w:r w:rsidR="00A17EFB" w:rsidRPr="00A3036C">
        <w:rPr>
          <w:rFonts w:ascii="Times New Roman" w:hAnsi="Times New Roman" w:cs="Times New Roman"/>
          <w:sz w:val="24"/>
          <w:szCs w:val="24"/>
        </w:rPr>
        <w:t>errícola</w:t>
      </w:r>
      <w:r w:rsidR="00023562" w:rsidRPr="00A3036C">
        <w:rPr>
          <w:rFonts w:ascii="Times New Roman" w:hAnsi="Times New Roman" w:cs="Times New Roman"/>
          <w:sz w:val="24"/>
          <w:szCs w:val="24"/>
        </w:rPr>
        <w:t>s</w:t>
      </w:r>
      <w:r w:rsidR="00A17EFB" w:rsidRPr="00A3036C">
        <w:rPr>
          <w:rFonts w:ascii="Times New Roman" w:hAnsi="Times New Roman" w:cs="Times New Roman"/>
          <w:sz w:val="24"/>
          <w:szCs w:val="24"/>
        </w:rPr>
        <w:t xml:space="preserve"> e, sobretudo, a prévia vontade </w:t>
      </w:r>
      <w:r w:rsidR="005403D4" w:rsidRPr="00A3036C">
        <w:rPr>
          <w:rFonts w:ascii="Times New Roman" w:hAnsi="Times New Roman" w:cs="Times New Roman"/>
          <w:sz w:val="24"/>
          <w:szCs w:val="24"/>
        </w:rPr>
        <w:t>do SEU — Soberana Energia Universal</w:t>
      </w:r>
      <w:r w:rsidR="00B64698" w:rsidRPr="00A3036C">
        <w:rPr>
          <w:rFonts w:ascii="Times New Roman" w:hAnsi="Times New Roman" w:cs="Times New Roman"/>
          <w:sz w:val="24"/>
          <w:szCs w:val="24"/>
        </w:rPr>
        <w:t xml:space="preserve">, </w:t>
      </w:r>
      <w:r w:rsidR="00023562" w:rsidRPr="00A3036C">
        <w:rPr>
          <w:rFonts w:ascii="Times New Roman" w:hAnsi="Times New Roman" w:cs="Times New Roman"/>
          <w:sz w:val="24"/>
          <w:szCs w:val="24"/>
        </w:rPr>
        <w:t xml:space="preserve">ruirão </w:t>
      </w:r>
      <w:r w:rsidR="00B64698" w:rsidRPr="00A3036C">
        <w:rPr>
          <w:rFonts w:ascii="Times New Roman" w:hAnsi="Times New Roman" w:cs="Times New Roman"/>
          <w:sz w:val="24"/>
          <w:szCs w:val="24"/>
        </w:rPr>
        <w:t>o Sistema Terra</w:t>
      </w:r>
      <w:r w:rsidR="00617058" w:rsidRPr="00A3036C">
        <w:rPr>
          <w:rFonts w:ascii="Times New Roman" w:hAnsi="Times New Roman" w:cs="Times New Roman"/>
          <w:sz w:val="24"/>
          <w:szCs w:val="24"/>
        </w:rPr>
        <w:t>, objetivando</w:t>
      </w:r>
      <w:r w:rsidR="004814C3" w:rsidRPr="00A3036C">
        <w:rPr>
          <w:rFonts w:ascii="Times New Roman" w:hAnsi="Times New Roman" w:cs="Times New Roman"/>
          <w:sz w:val="24"/>
          <w:szCs w:val="24"/>
        </w:rPr>
        <w:t xml:space="preserve"> a</w:t>
      </w:r>
      <w:r w:rsidR="003A2B70" w:rsidRPr="00A3036C">
        <w:rPr>
          <w:rFonts w:ascii="Times New Roman" w:hAnsi="Times New Roman" w:cs="Times New Roman"/>
          <w:sz w:val="24"/>
          <w:szCs w:val="24"/>
        </w:rPr>
        <w:t xml:space="preserve"> </w:t>
      </w:r>
      <w:r w:rsidR="00E47E55" w:rsidRPr="00A3036C">
        <w:rPr>
          <w:rFonts w:ascii="Times New Roman" w:hAnsi="Times New Roman" w:cs="Times New Roman"/>
          <w:sz w:val="24"/>
          <w:szCs w:val="24"/>
        </w:rPr>
        <w:t xml:space="preserve">vivência de terráqueos evoluídos à </w:t>
      </w:r>
      <w:r w:rsidR="004814C3" w:rsidRPr="00A3036C">
        <w:rPr>
          <w:rFonts w:ascii="Times New Roman" w:hAnsi="Times New Roman" w:cs="Times New Roman"/>
          <w:sz w:val="24"/>
          <w:szCs w:val="24"/>
        </w:rPr>
        <w:t>quinta dimensão</w:t>
      </w:r>
      <w:r w:rsidR="00FD1251" w:rsidRPr="00A3036C">
        <w:rPr>
          <w:rFonts w:ascii="Times New Roman" w:hAnsi="Times New Roman" w:cs="Times New Roman"/>
          <w:sz w:val="24"/>
          <w:szCs w:val="24"/>
        </w:rPr>
        <w:t xml:space="preserve">. </w:t>
      </w:r>
      <w:r w:rsidR="00E71CEB" w:rsidRPr="00A3036C">
        <w:rPr>
          <w:rFonts w:ascii="Times New Roman" w:hAnsi="Times New Roman" w:cs="Times New Roman"/>
          <w:sz w:val="24"/>
          <w:szCs w:val="24"/>
        </w:rPr>
        <w:t>Observatório</w:t>
      </w:r>
      <w:r w:rsidR="00885EB5" w:rsidRPr="00A3036C">
        <w:rPr>
          <w:rFonts w:ascii="Times New Roman" w:hAnsi="Times New Roman" w:cs="Times New Roman"/>
          <w:sz w:val="24"/>
          <w:szCs w:val="24"/>
        </w:rPr>
        <w:t xml:space="preserve"> de multidimensionais</w:t>
      </w:r>
      <w:r w:rsidR="004A3D19" w:rsidRPr="00A3036C">
        <w:rPr>
          <w:rFonts w:ascii="Times New Roman" w:hAnsi="Times New Roman" w:cs="Times New Roman"/>
          <w:sz w:val="24"/>
          <w:szCs w:val="24"/>
        </w:rPr>
        <w:t xml:space="preserve"> </w:t>
      </w:r>
      <w:r w:rsidR="00582134" w:rsidRPr="00A3036C">
        <w:rPr>
          <w:rFonts w:ascii="Times New Roman" w:hAnsi="Times New Roman" w:cs="Times New Roman"/>
          <w:sz w:val="24"/>
          <w:szCs w:val="24"/>
        </w:rPr>
        <w:t>na</w:t>
      </w:r>
      <w:r w:rsidR="004A3D19" w:rsidRPr="00A3036C">
        <w:rPr>
          <w:rFonts w:ascii="Times New Roman" w:hAnsi="Times New Roman" w:cs="Times New Roman"/>
          <w:sz w:val="24"/>
          <w:szCs w:val="24"/>
        </w:rPr>
        <w:t xml:space="preserve"> Casa de Vidro, matriz das forças energéticas divinais</w:t>
      </w:r>
      <w:r w:rsidR="00044438" w:rsidRPr="00A3036C">
        <w:rPr>
          <w:rFonts w:ascii="Times New Roman" w:hAnsi="Times New Roman" w:cs="Times New Roman"/>
          <w:sz w:val="24"/>
          <w:szCs w:val="24"/>
        </w:rPr>
        <w:t>, presencia e sente</w:t>
      </w:r>
      <w:r w:rsidR="00582134" w:rsidRPr="00A3036C">
        <w:rPr>
          <w:rFonts w:ascii="Times New Roman" w:hAnsi="Times New Roman" w:cs="Times New Roman"/>
          <w:sz w:val="24"/>
          <w:szCs w:val="24"/>
        </w:rPr>
        <w:t xml:space="preserve"> o eletromagnetismo</w:t>
      </w:r>
      <w:r w:rsidR="00DC4BBC" w:rsidRPr="00A3036C">
        <w:rPr>
          <w:rFonts w:ascii="Times New Roman" w:hAnsi="Times New Roman" w:cs="Times New Roman"/>
          <w:sz w:val="24"/>
          <w:szCs w:val="24"/>
        </w:rPr>
        <w:t xml:space="preserve"> e a emoção repercutindo no orbe</w:t>
      </w:r>
      <w:r w:rsidR="00DF5EAB" w:rsidRPr="00A3036C">
        <w:rPr>
          <w:rFonts w:ascii="Times New Roman" w:hAnsi="Times New Roman" w:cs="Times New Roman"/>
          <w:sz w:val="24"/>
          <w:szCs w:val="24"/>
        </w:rPr>
        <w:t>, apesar do evidente apego materializado</w:t>
      </w:r>
      <w:r w:rsidR="007E238C" w:rsidRPr="00A3036C">
        <w:rPr>
          <w:rFonts w:ascii="Times New Roman" w:hAnsi="Times New Roman" w:cs="Times New Roman"/>
          <w:sz w:val="24"/>
          <w:szCs w:val="24"/>
        </w:rPr>
        <w:t xml:space="preserve"> de seres humanos</w:t>
      </w:r>
      <w:r w:rsidR="004866CF" w:rsidRPr="00A3036C">
        <w:rPr>
          <w:rFonts w:ascii="Times New Roman" w:hAnsi="Times New Roman" w:cs="Times New Roman"/>
          <w:sz w:val="24"/>
          <w:szCs w:val="24"/>
        </w:rPr>
        <w:t xml:space="preserve"> influenciados pela mentira e ilusão sistêmica estabelecid</w:t>
      </w:r>
      <w:r w:rsidR="0055097A" w:rsidRPr="00A3036C">
        <w:rPr>
          <w:rFonts w:ascii="Times New Roman" w:hAnsi="Times New Roman" w:cs="Times New Roman"/>
          <w:sz w:val="24"/>
          <w:szCs w:val="24"/>
        </w:rPr>
        <w:t>a nos domínios terrestres.</w:t>
      </w:r>
    </w:p>
    <w:p w14:paraId="148426FD" w14:textId="472E6F47" w:rsidR="00953CB5" w:rsidRPr="00A3036C" w:rsidRDefault="002040FF" w:rsidP="00A22BDC">
      <w:pPr>
        <w:spacing w:after="0"/>
        <w:jc w:val="both"/>
        <w:rPr>
          <w:rFonts w:ascii="Times New Roman" w:hAnsi="Times New Roman" w:cs="Times New Roman"/>
          <w:sz w:val="24"/>
          <w:szCs w:val="24"/>
        </w:rPr>
      </w:pPr>
      <w:r w:rsidRPr="00A3036C">
        <w:rPr>
          <w:rFonts w:ascii="Times New Roman" w:hAnsi="Times New Roman" w:cs="Times New Roman"/>
          <w:sz w:val="24"/>
          <w:szCs w:val="24"/>
        </w:rPr>
        <w:t>Germano e Fértilles</w:t>
      </w:r>
      <w:r w:rsidR="00AE46B7" w:rsidRPr="00A3036C">
        <w:rPr>
          <w:rFonts w:ascii="Times New Roman" w:hAnsi="Times New Roman" w:cs="Times New Roman"/>
          <w:sz w:val="24"/>
          <w:szCs w:val="24"/>
        </w:rPr>
        <w:t>, concentrados, evocam</w:t>
      </w:r>
      <w:r w:rsidR="003140AA" w:rsidRPr="00A3036C">
        <w:rPr>
          <w:rFonts w:ascii="Times New Roman" w:hAnsi="Times New Roman" w:cs="Times New Roman"/>
          <w:sz w:val="24"/>
          <w:szCs w:val="24"/>
        </w:rPr>
        <w:t xml:space="preserve"> ondas eletromagnéticas e emocional ao mundo invisível</w:t>
      </w:r>
      <w:r w:rsidR="006D05B5" w:rsidRPr="00A3036C">
        <w:rPr>
          <w:rFonts w:ascii="Times New Roman" w:hAnsi="Times New Roman" w:cs="Times New Roman"/>
          <w:sz w:val="24"/>
          <w:szCs w:val="24"/>
        </w:rPr>
        <w:t xml:space="preserve"> que está mais visível do que nunca, para todos que o querem ver</w:t>
      </w:r>
      <w:r w:rsidR="00587847" w:rsidRPr="00A3036C">
        <w:rPr>
          <w:rFonts w:ascii="Times New Roman" w:hAnsi="Times New Roman" w:cs="Times New Roman"/>
          <w:sz w:val="24"/>
          <w:szCs w:val="24"/>
        </w:rPr>
        <w:t>. Assim como os Guerreiros de L</w:t>
      </w:r>
      <w:r w:rsidR="00C14090" w:rsidRPr="00A3036C">
        <w:rPr>
          <w:rFonts w:ascii="Times New Roman" w:hAnsi="Times New Roman" w:cs="Times New Roman"/>
          <w:sz w:val="24"/>
          <w:szCs w:val="24"/>
        </w:rPr>
        <w:t>uz</w:t>
      </w:r>
      <w:r w:rsidR="000609AF" w:rsidRPr="00A3036C">
        <w:rPr>
          <w:rFonts w:ascii="Times New Roman" w:hAnsi="Times New Roman" w:cs="Times New Roman"/>
          <w:sz w:val="24"/>
          <w:szCs w:val="24"/>
        </w:rPr>
        <w:t>:</w:t>
      </w:r>
      <w:r w:rsidR="00C14090" w:rsidRPr="00A3036C">
        <w:rPr>
          <w:rFonts w:ascii="Times New Roman" w:hAnsi="Times New Roman" w:cs="Times New Roman"/>
          <w:sz w:val="24"/>
          <w:szCs w:val="24"/>
        </w:rPr>
        <w:t xml:space="preserve"> </w:t>
      </w:r>
      <w:r w:rsidR="00510263" w:rsidRPr="00A3036C">
        <w:rPr>
          <w:rFonts w:ascii="Times New Roman" w:hAnsi="Times New Roman" w:cs="Times New Roman"/>
          <w:sz w:val="24"/>
          <w:szCs w:val="24"/>
        </w:rPr>
        <w:t xml:space="preserve">Tom, Liz, Miguel, </w:t>
      </w:r>
      <w:r w:rsidR="00E01953" w:rsidRPr="00A3036C">
        <w:rPr>
          <w:rFonts w:ascii="Times New Roman" w:hAnsi="Times New Roman" w:cs="Times New Roman"/>
          <w:sz w:val="24"/>
          <w:szCs w:val="24"/>
        </w:rPr>
        <w:t xml:space="preserve">Luíza, </w:t>
      </w:r>
      <w:r w:rsidR="00E224DD" w:rsidRPr="00A3036C">
        <w:rPr>
          <w:rFonts w:ascii="Times New Roman" w:hAnsi="Times New Roman" w:cs="Times New Roman"/>
          <w:sz w:val="24"/>
          <w:szCs w:val="24"/>
        </w:rPr>
        <w:t>Luiz</w:t>
      </w:r>
      <w:r w:rsidR="00890E0E" w:rsidRPr="00A3036C">
        <w:rPr>
          <w:rFonts w:ascii="Times New Roman" w:hAnsi="Times New Roman" w:cs="Times New Roman"/>
          <w:sz w:val="24"/>
          <w:szCs w:val="24"/>
        </w:rPr>
        <w:t xml:space="preserve"> e</w:t>
      </w:r>
      <w:r w:rsidR="00E224DD" w:rsidRPr="00A3036C">
        <w:rPr>
          <w:rFonts w:ascii="Times New Roman" w:hAnsi="Times New Roman" w:cs="Times New Roman"/>
          <w:sz w:val="24"/>
          <w:szCs w:val="24"/>
        </w:rPr>
        <w:t xml:space="preserve"> </w:t>
      </w:r>
      <w:r w:rsidR="00510263" w:rsidRPr="00A3036C">
        <w:rPr>
          <w:rFonts w:ascii="Times New Roman" w:hAnsi="Times New Roman" w:cs="Times New Roman"/>
          <w:sz w:val="24"/>
          <w:szCs w:val="24"/>
        </w:rPr>
        <w:t>Lauro</w:t>
      </w:r>
      <w:r w:rsidR="00956E0D" w:rsidRPr="00A3036C">
        <w:rPr>
          <w:rFonts w:ascii="Times New Roman" w:hAnsi="Times New Roman" w:cs="Times New Roman"/>
          <w:sz w:val="24"/>
          <w:szCs w:val="24"/>
        </w:rPr>
        <w:t xml:space="preserve">, </w:t>
      </w:r>
      <w:r w:rsidR="00C14090" w:rsidRPr="00A3036C">
        <w:rPr>
          <w:rFonts w:ascii="Times New Roman" w:hAnsi="Times New Roman" w:cs="Times New Roman"/>
          <w:sz w:val="24"/>
          <w:szCs w:val="24"/>
        </w:rPr>
        <w:t>aqui, na  Casa de Vidro</w:t>
      </w:r>
      <w:r w:rsidR="00145F3F" w:rsidRPr="00A3036C">
        <w:rPr>
          <w:rFonts w:ascii="Times New Roman" w:hAnsi="Times New Roman" w:cs="Times New Roman"/>
          <w:sz w:val="24"/>
          <w:szCs w:val="24"/>
        </w:rPr>
        <w:t>.</w:t>
      </w:r>
      <w:r w:rsidR="00956E0D" w:rsidRPr="00A3036C">
        <w:rPr>
          <w:rFonts w:ascii="Times New Roman" w:hAnsi="Times New Roman" w:cs="Times New Roman"/>
          <w:sz w:val="24"/>
          <w:szCs w:val="24"/>
        </w:rPr>
        <w:t xml:space="preserve"> </w:t>
      </w:r>
      <w:r w:rsidR="00145F3F" w:rsidRPr="00A3036C">
        <w:rPr>
          <w:rFonts w:ascii="Times New Roman" w:hAnsi="Times New Roman" w:cs="Times New Roman"/>
          <w:sz w:val="24"/>
          <w:szCs w:val="24"/>
        </w:rPr>
        <w:t>A</w:t>
      </w:r>
      <w:r w:rsidR="00890E0E" w:rsidRPr="00A3036C">
        <w:rPr>
          <w:rFonts w:ascii="Times New Roman" w:hAnsi="Times New Roman" w:cs="Times New Roman"/>
          <w:sz w:val="24"/>
          <w:szCs w:val="24"/>
        </w:rPr>
        <w:t>lém de</w:t>
      </w:r>
      <w:r w:rsidR="00EB09A9" w:rsidRPr="00A3036C">
        <w:rPr>
          <w:rFonts w:ascii="Times New Roman" w:hAnsi="Times New Roman" w:cs="Times New Roman"/>
          <w:sz w:val="24"/>
          <w:szCs w:val="24"/>
        </w:rPr>
        <w:t>, virtualmente,</w:t>
      </w:r>
      <w:r w:rsidR="00CB2E70" w:rsidRPr="00A3036C">
        <w:rPr>
          <w:rFonts w:ascii="Times New Roman" w:hAnsi="Times New Roman" w:cs="Times New Roman"/>
          <w:sz w:val="24"/>
          <w:szCs w:val="24"/>
        </w:rPr>
        <w:t xml:space="preserve"> </w:t>
      </w:r>
      <w:r w:rsidR="009B73A1" w:rsidRPr="00A3036C">
        <w:rPr>
          <w:rFonts w:ascii="Times New Roman" w:hAnsi="Times New Roman" w:cs="Times New Roman"/>
          <w:sz w:val="24"/>
          <w:szCs w:val="24"/>
        </w:rPr>
        <w:t>Marion Patrícia, Viviane, Carol</w:t>
      </w:r>
      <w:r w:rsidR="004B6617" w:rsidRPr="00A3036C">
        <w:rPr>
          <w:rFonts w:ascii="Times New Roman" w:hAnsi="Times New Roman" w:cs="Times New Roman"/>
          <w:sz w:val="24"/>
          <w:szCs w:val="24"/>
        </w:rPr>
        <w:t xml:space="preserve"> e</w:t>
      </w:r>
      <w:r w:rsidR="00BE4F0E" w:rsidRPr="00A3036C">
        <w:rPr>
          <w:rFonts w:ascii="Times New Roman" w:hAnsi="Times New Roman" w:cs="Times New Roman"/>
          <w:sz w:val="24"/>
          <w:szCs w:val="24"/>
        </w:rPr>
        <w:t xml:space="preserve"> </w:t>
      </w:r>
      <w:r w:rsidR="009B73A1" w:rsidRPr="00A3036C">
        <w:rPr>
          <w:rFonts w:ascii="Times New Roman" w:hAnsi="Times New Roman" w:cs="Times New Roman"/>
          <w:sz w:val="24"/>
          <w:szCs w:val="24"/>
        </w:rPr>
        <w:t>Gabriel</w:t>
      </w:r>
      <w:r w:rsidR="004B6617" w:rsidRPr="00A3036C">
        <w:rPr>
          <w:rFonts w:ascii="Times New Roman" w:hAnsi="Times New Roman" w:cs="Times New Roman"/>
          <w:sz w:val="24"/>
          <w:szCs w:val="24"/>
        </w:rPr>
        <w:t xml:space="preserve"> na mansão em Ipanema.</w:t>
      </w:r>
      <w:r w:rsidR="004E249B" w:rsidRPr="00A3036C">
        <w:rPr>
          <w:rFonts w:ascii="Times New Roman" w:hAnsi="Times New Roman" w:cs="Times New Roman"/>
          <w:sz w:val="24"/>
          <w:szCs w:val="24"/>
        </w:rPr>
        <w:t xml:space="preserve"> </w:t>
      </w:r>
      <w:r w:rsidR="009B73A1" w:rsidRPr="00A3036C">
        <w:rPr>
          <w:rFonts w:ascii="Times New Roman" w:hAnsi="Times New Roman" w:cs="Times New Roman"/>
          <w:sz w:val="24"/>
          <w:szCs w:val="24"/>
        </w:rPr>
        <w:t>Taiguara, Ana Márci</w:t>
      </w:r>
      <w:r w:rsidR="004E249B" w:rsidRPr="00A3036C">
        <w:rPr>
          <w:rFonts w:ascii="Times New Roman" w:hAnsi="Times New Roman" w:cs="Times New Roman"/>
          <w:sz w:val="24"/>
          <w:szCs w:val="24"/>
        </w:rPr>
        <w:t>a</w:t>
      </w:r>
      <w:r w:rsidR="008E3D9A" w:rsidRPr="00A3036C">
        <w:rPr>
          <w:rFonts w:ascii="Times New Roman" w:hAnsi="Times New Roman" w:cs="Times New Roman"/>
          <w:sz w:val="24"/>
          <w:szCs w:val="24"/>
        </w:rPr>
        <w:t xml:space="preserve"> e</w:t>
      </w:r>
      <w:r w:rsidR="009B73A1" w:rsidRPr="00A3036C">
        <w:rPr>
          <w:rFonts w:ascii="Times New Roman" w:hAnsi="Times New Roman" w:cs="Times New Roman"/>
          <w:sz w:val="24"/>
          <w:szCs w:val="24"/>
        </w:rPr>
        <w:t xml:space="preserve"> Pablo</w:t>
      </w:r>
      <w:r w:rsidR="00A62370" w:rsidRPr="00A3036C">
        <w:rPr>
          <w:rFonts w:ascii="Times New Roman" w:hAnsi="Times New Roman" w:cs="Times New Roman"/>
          <w:sz w:val="24"/>
          <w:szCs w:val="24"/>
        </w:rPr>
        <w:t xml:space="preserve"> no Palácio do Planalto em Brasília</w:t>
      </w:r>
      <w:r w:rsidR="00BF197B" w:rsidRPr="00A3036C">
        <w:rPr>
          <w:rFonts w:ascii="Times New Roman" w:hAnsi="Times New Roman" w:cs="Times New Roman"/>
          <w:sz w:val="24"/>
          <w:szCs w:val="24"/>
        </w:rPr>
        <w:t xml:space="preserve"> e</w:t>
      </w:r>
      <w:r w:rsidR="009836F5" w:rsidRPr="00A3036C">
        <w:rPr>
          <w:rFonts w:ascii="Times New Roman" w:hAnsi="Times New Roman" w:cs="Times New Roman"/>
          <w:sz w:val="24"/>
          <w:szCs w:val="24"/>
        </w:rPr>
        <w:t xml:space="preserve"> </w:t>
      </w:r>
      <w:r w:rsidR="009B73A1" w:rsidRPr="00A3036C">
        <w:rPr>
          <w:rFonts w:ascii="Times New Roman" w:hAnsi="Times New Roman" w:cs="Times New Roman"/>
          <w:sz w:val="24"/>
          <w:szCs w:val="24"/>
        </w:rPr>
        <w:t>João Carlos</w:t>
      </w:r>
      <w:r w:rsidR="00F349FC" w:rsidRPr="00A3036C">
        <w:rPr>
          <w:rFonts w:ascii="Times New Roman" w:hAnsi="Times New Roman" w:cs="Times New Roman"/>
          <w:sz w:val="24"/>
          <w:szCs w:val="24"/>
        </w:rPr>
        <w:t xml:space="preserve"> no PREPARAD</w:t>
      </w:r>
      <w:r w:rsidR="004656E5" w:rsidRPr="00A3036C">
        <w:rPr>
          <w:rFonts w:ascii="Times New Roman" w:hAnsi="Times New Roman" w:cs="Times New Roman"/>
          <w:sz w:val="24"/>
          <w:szCs w:val="24"/>
        </w:rPr>
        <w:t>O</w:t>
      </w:r>
      <w:r w:rsidR="002D1EC1" w:rsidRPr="00A3036C">
        <w:rPr>
          <w:rFonts w:ascii="Times New Roman" w:hAnsi="Times New Roman" w:cs="Times New Roman"/>
          <w:sz w:val="24"/>
          <w:szCs w:val="24"/>
        </w:rPr>
        <w:t xml:space="preserve"> na zona oeste da </w:t>
      </w:r>
      <w:r w:rsidR="002D1EC1" w:rsidRPr="00A3036C">
        <w:rPr>
          <w:rFonts w:ascii="Times New Roman" w:hAnsi="Times New Roman" w:cs="Times New Roman"/>
          <w:i/>
          <w:iCs/>
          <w:sz w:val="24"/>
          <w:szCs w:val="24"/>
        </w:rPr>
        <w:t>cidade maravilhosa</w:t>
      </w:r>
      <w:r w:rsidR="009836F5" w:rsidRPr="00A3036C">
        <w:rPr>
          <w:rFonts w:ascii="Times New Roman" w:hAnsi="Times New Roman" w:cs="Times New Roman"/>
          <w:sz w:val="24"/>
          <w:szCs w:val="24"/>
        </w:rPr>
        <w:t>.</w:t>
      </w:r>
      <w:r w:rsidR="00377B7A" w:rsidRPr="00A3036C">
        <w:rPr>
          <w:rFonts w:ascii="Times New Roman" w:hAnsi="Times New Roman" w:cs="Times New Roman"/>
          <w:sz w:val="24"/>
          <w:szCs w:val="24"/>
        </w:rPr>
        <w:t xml:space="preserve"> </w:t>
      </w:r>
      <w:r w:rsidR="007D7A28" w:rsidRPr="00A3036C">
        <w:rPr>
          <w:rFonts w:ascii="Times New Roman" w:hAnsi="Times New Roman" w:cs="Times New Roman"/>
          <w:sz w:val="24"/>
          <w:szCs w:val="24"/>
        </w:rPr>
        <w:t>Judas</w:t>
      </w:r>
      <w:r w:rsidR="00BB24E3" w:rsidRPr="00A3036C">
        <w:rPr>
          <w:rFonts w:ascii="Times New Roman" w:hAnsi="Times New Roman" w:cs="Times New Roman"/>
          <w:sz w:val="24"/>
          <w:szCs w:val="24"/>
        </w:rPr>
        <w:t xml:space="preserve"> Escariotes, 21</w:t>
      </w:r>
      <w:r w:rsidR="00C75B84" w:rsidRPr="00A3036C">
        <w:rPr>
          <w:rFonts w:ascii="Times New Roman" w:hAnsi="Times New Roman" w:cs="Times New Roman"/>
          <w:sz w:val="24"/>
          <w:szCs w:val="24"/>
        </w:rPr>
        <w:t xml:space="preserve">, </w:t>
      </w:r>
      <w:r w:rsidR="00026966" w:rsidRPr="00A3036C">
        <w:rPr>
          <w:rFonts w:ascii="Times New Roman" w:hAnsi="Times New Roman" w:cs="Times New Roman"/>
          <w:sz w:val="24"/>
          <w:szCs w:val="24"/>
        </w:rPr>
        <w:t>convidado pelo seu amante, Lauro</w:t>
      </w:r>
      <w:r w:rsidR="00733491" w:rsidRPr="00A3036C">
        <w:rPr>
          <w:rFonts w:ascii="Times New Roman" w:hAnsi="Times New Roman" w:cs="Times New Roman"/>
          <w:sz w:val="24"/>
          <w:szCs w:val="24"/>
        </w:rPr>
        <w:t xml:space="preserve">, </w:t>
      </w:r>
      <w:r w:rsidR="005F2491" w:rsidRPr="00A3036C">
        <w:rPr>
          <w:rFonts w:ascii="Times New Roman" w:hAnsi="Times New Roman" w:cs="Times New Roman"/>
          <w:sz w:val="24"/>
          <w:szCs w:val="24"/>
        </w:rPr>
        <w:t>estende</w:t>
      </w:r>
      <w:r w:rsidR="00F6529F" w:rsidRPr="00A3036C">
        <w:rPr>
          <w:rFonts w:ascii="Times New Roman" w:hAnsi="Times New Roman" w:cs="Times New Roman"/>
          <w:sz w:val="24"/>
          <w:szCs w:val="24"/>
        </w:rPr>
        <w:t>, naturalmente,</w:t>
      </w:r>
      <w:r w:rsidR="005F2491" w:rsidRPr="00A3036C">
        <w:rPr>
          <w:rFonts w:ascii="Times New Roman" w:hAnsi="Times New Roman" w:cs="Times New Roman"/>
          <w:sz w:val="24"/>
          <w:szCs w:val="24"/>
        </w:rPr>
        <w:t xml:space="preserve"> a conexão aos apóstolos fabricados pela IMSD</w:t>
      </w:r>
      <w:r w:rsidR="002D1EC1" w:rsidRPr="00A3036C">
        <w:rPr>
          <w:rFonts w:ascii="Times New Roman" w:hAnsi="Times New Roman" w:cs="Times New Roman"/>
          <w:sz w:val="24"/>
          <w:szCs w:val="24"/>
        </w:rPr>
        <w:t>. São eles:</w:t>
      </w:r>
      <w:r w:rsidR="00026966"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Pedro</w:t>
      </w:r>
      <w:r w:rsidR="00AE524D"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25</w:t>
      </w:r>
      <w:r w:rsidR="00AE524D" w:rsidRPr="00A3036C">
        <w:rPr>
          <w:rFonts w:ascii="Times New Roman" w:hAnsi="Times New Roman" w:cs="Times New Roman"/>
          <w:sz w:val="24"/>
          <w:szCs w:val="24"/>
        </w:rPr>
        <w:t>,</w:t>
      </w:r>
      <w:r w:rsidR="00A22BDC" w:rsidRPr="00A3036C">
        <w:rPr>
          <w:rFonts w:ascii="Times New Roman" w:hAnsi="Times New Roman" w:cs="Times New Roman"/>
          <w:sz w:val="24"/>
          <w:szCs w:val="24"/>
        </w:rPr>
        <w:t xml:space="preserve"> </w:t>
      </w:r>
      <w:r w:rsidR="00AE524D"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Tiago</w:t>
      </w:r>
      <w:r w:rsidR="00AE524D"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26</w:t>
      </w:r>
      <w:r w:rsidR="008630AA" w:rsidRPr="00A3036C">
        <w:rPr>
          <w:rFonts w:ascii="Times New Roman" w:hAnsi="Times New Roman" w:cs="Times New Roman"/>
          <w:sz w:val="24"/>
          <w:szCs w:val="24"/>
        </w:rPr>
        <w:t xml:space="preserve">, </w:t>
      </w:r>
      <w:bookmarkStart w:id="10" w:name="_Hlk180660060"/>
      <w:r w:rsidR="00A22BDC" w:rsidRPr="00A3036C">
        <w:rPr>
          <w:rFonts w:ascii="Times New Roman" w:hAnsi="Times New Roman" w:cs="Times New Roman"/>
          <w:sz w:val="24"/>
          <w:szCs w:val="24"/>
        </w:rPr>
        <w:t>João</w:t>
      </w:r>
      <w:r w:rsidR="008630AA"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27</w:t>
      </w:r>
      <w:r w:rsidR="008630AA" w:rsidRPr="00A3036C">
        <w:rPr>
          <w:rFonts w:ascii="Times New Roman" w:hAnsi="Times New Roman" w:cs="Times New Roman"/>
          <w:sz w:val="24"/>
          <w:szCs w:val="24"/>
        </w:rPr>
        <w:t>,</w:t>
      </w:r>
      <w:r w:rsidR="00A22BDC" w:rsidRPr="00A3036C">
        <w:rPr>
          <w:rFonts w:ascii="Times New Roman" w:hAnsi="Times New Roman" w:cs="Times New Roman"/>
          <w:sz w:val="24"/>
          <w:szCs w:val="24"/>
        </w:rPr>
        <w:t xml:space="preserve"> André</w:t>
      </w:r>
      <w:r w:rsidR="008630AA" w:rsidRPr="00A3036C">
        <w:rPr>
          <w:rFonts w:ascii="Times New Roman" w:hAnsi="Times New Roman" w:cs="Times New Roman"/>
          <w:sz w:val="24"/>
          <w:szCs w:val="24"/>
        </w:rPr>
        <w:t>,</w:t>
      </w:r>
      <w:r w:rsidR="00A22BDC" w:rsidRPr="00A3036C">
        <w:rPr>
          <w:rFonts w:ascii="Times New Roman" w:hAnsi="Times New Roman" w:cs="Times New Roman"/>
          <w:sz w:val="24"/>
          <w:szCs w:val="24"/>
        </w:rPr>
        <w:t>28</w:t>
      </w:r>
      <w:bookmarkEnd w:id="10"/>
      <w:r w:rsidR="008630AA" w:rsidRPr="00A3036C">
        <w:rPr>
          <w:rFonts w:ascii="Times New Roman" w:hAnsi="Times New Roman" w:cs="Times New Roman"/>
          <w:sz w:val="24"/>
          <w:szCs w:val="24"/>
        </w:rPr>
        <w:t>,</w:t>
      </w:r>
      <w:r w:rsidR="007F2B01"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Filipe</w:t>
      </w:r>
      <w:r w:rsidR="007F2B01" w:rsidRPr="00A3036C">
        <w:rPr>
          <w:rFonts w:ascii="Times New Roman" w:hAnsi="Times New Roman" w:cs="Times New Roman"/>
          <w:sz w:val="24"/>
          <w:szCs w:val="24"/>
        </w:rPr>
        <w:t>,</w:t>
      </w:r>
      <w:r w:rsidR="00E854BF"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29</w:t>
      </w:r>
      <w:r w:rsidR="007F2B01" w:rsidRPr="00A3036C">
        <w:rPr>
          <w:rFonts w:ascii="Times New Roman" w:hAnsi="Times New Roman" w:cs="Times New Roman"/>
          <w:sz w:val="24"/>
          <w:szCs w:val="24"/>
        </w:rPr>
        <w:t>,</w:t>
      </w:r>
      <w:r w:rsidR="00A22BDC" w:rsidRPr="00A3036C">
        <w:rPr>
          <w:rFonts w:ascii="Times New Roman" w:hAnsi="Times New Roman" w:cs="Times New Roman"/>
          <w:sz w:val="24"/>
          <w:szCs w:val="24"/>
        </w:rPr>
        <w:t xml:space="preserve"> Mateus</w:t>
      </w:r>
      <w:r w:rsidR="007F2B01"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30</w:t>
      </w:r>
      <w:r w:rsidR="007F2B01" w:rsidRPr="00A3036C">
        <w:rPr>
          <w:rFonts w:ascii="Times New Roman" w:hAnsi="Times New Roman" w:cs="Times New Roman"/>
          <w:sz w:val="24"/>
          <w:szCs w:val="24"/>
        </w:rPr>
        <w:t>,</w:t>
      </w:r>
      <w:r w:rsidR="00A22BDC" w:rsidRPr="00A3036C">
        <w:rPr>
          <w:rFonts w:ascii="Times New Roman" w:hAnsi="Times New Roman" w:cs="Times New Roman"/>
          <w:sz w:val="24"/>
          <w:szCs w:val="24"/>
        </w:rPr>
        <w:t xml:space="preserve"> Tomé</w:t>
      </w:r>
      <w:r w:rsidR="007F2B01"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31</w:t>
      </w:r>
      <w:r w:rsidR="007F2B01" w:rsidRPr="00A3036C">
        <w:rPr>
          <w:rFonts w:ascii="Times New Roman" w:hAnsi="Times New Roman" w:cs="Times New Roman"/>
          <w:sz w:val="24"/>
          <w:szCs w:val="24"/>
        </w:rPr>
        <w:t>,</w:t>
      </w:r>
      <w:r w:rsidR="00A22BDC" w:rsidRPr="00A3036C">
        <w:rPr>
          <w:rFonts w:ascii="Times New Roman" w:hAnsi="Times New Roman" w:cs="Times New Roman"/>
          <w:sz w:val="24"/>
          <w:szCs w:val="24"/>
        </w:rPr>
        <w:t xml:space="preserve"> Tiago Alfeu</w:t>
      </w:r>
      <w:r w:rsidR="00EC73C3"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32</w:t>
      </w:r>
      <w:r w:rsidR="00EC73C3"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 xml:space="preserve"> Bartolomeu</w:t>
      </w:r>
      <w:r w:rsidR="00EC73C3" w:rsidRPr="00A3036C">
        <w:rPr>
          <w:rFonts w:ascii="Times New Roman" w:hAnsi="Times New Roman" w:cs="Times New Roman"/>
          <w:sz w:val="24"/>
          <w:szCs w:val="24"/>
        </w:rPr>
        <w:t xml:space="preserve">, </w:t>
      </w:r>
      <w:r w:rsidR="00A22BDC" w:rsidRPr="00A3036C">
        <w:rPr>
          <w:rFonts w:ascii="Times New Roman" w:hAnsi="Times New Roman" w:cs="Times New Roman"/>
          <w:sz w:val="24"/>
          <w:szCs w:val="24"/>
        </w:rPr>
        <w:t>24</w:t>
      </w:r>
      <w:r w:rsidR="00EC73C3" w:rsidRPr="00A3036C">
        <w:rPr>
          <w:rFonts w:ascii="Times New Roman" w:hAnsi="Times New Roman" w:cs="Times New Roman"/>
          <w:sz w:val="24"/>
          <w:szCs w:val="24"/>
        </w:rPr>
        <w:t>,</w:t>
      </w:r>
      <w:r w:rsidR="00904775" w:rsidRPr="00A3036C">
        <w:t xml:space="preserve"> </w:t>
      </w:r>
      <w:r w:rsidR="00904775" w:rsidRPr="00A3036C">
        <w:rPr>
          <w:rFonts w:ascii="Times New Roman" w:hAnsi="Times New Roman" w:cs="Times New Roman"/>
          <w:sz w:val="24"/>
          <w:szCs w:val="24"/>
        </w:rPr>
        <w:t>Judas Tadeu, 23, Simão Zelote, 22</w:t>
      </w:r>
      <w:r w:rsidR="00FA7A4E" w:rsidRPr="00A3036C">
        <w:rPr>
          <w:rFonts w:ascii="Times New Roman" w:hAnsi="Times New Roman" w:cs="Times New Roman"/>
          <w:sz w:val="24"/>
          <w:szCs w:val="24"/>
        </w:rPr>
        <w:t>,</w:t>
      </w:r>
      <w:r w:rsidR="00E854BF" w:rsidRPr="00A3036C">
        <w:rPr>
          <w:rFonts w:ascii="Times New Roman" w:hAnsi="Times New Roman" w:cs="Times New Roman"/>
          <w:sz w:val="24"/>
          <w:szCs w:val="24"/>
        </w:rPr>
        <w:t xml:space="preserve"> com os quais vivera</w:t>
      </w:r>
      <w:r w:rsidR="00FC0CC2" w:rsidRPr="00A3036C">
        <w:rPr>
          <w:rFonts w:ascii="Times New Roman" w:hAnsi="Times New Roman" w:cs="Times New Roman"/>
          <w:sz w:val="24"/>
          <w:szCs w:val="24"/>
        </w:rPr>
        <w:t xml:space="preserve"> as práticas sexuais abusivas na ESD — Escola dos Servos de Deus</w:t>
      </w:r>
      <w:r w:rsidR="002D1EC1" w:rsidRPr="00A3036C">
        <w:rPr>
          <w:rFonts w:ascii="Times New Roman" w:hAnsi="Times New Roman" w:cs="Times New Roman"/>
          <w:sz w:val="24"/>
          <w:szCs w:val="24"/>
        </w:rPr>
        <w:t>. Todas comandadas e</w:t>
      </w:r>
      <w:r w:rsidR="0084611B" w:rsidRPr="00A3036C">
        <w:rPr>
          <w:rFonts w:ascii="Times New Roman" w:hAnsi="Times New Roman" w:cs="Times New Roman"/>
          <w:sz w:val="24"/>
          <w:szCs w:val="24"/>
        </w:rPr>
        <w:t xml:space="preserve"> pr</w:t>
      </w:r>
      <w:r w:rsidR="00221057" w:rsidRPr="00A3036C">
        <w:rPr>
          <w:rFonts w:ascii="Times New Roman" w:hAnsi="Times New Roman" w:cs="Times New Roman"/>
          <w:sz w:val="24"/>
          <w:szCs w:val="24"/>
        </w:rPr>
        <w:t>aticadas por</w:t>
      </w:r>
      <w:r w:rsidR="0084611B" w:rsidRPr="00A3036C">
        <w:rPr>
          <w:rFonts w:ascii="Times New Roman" w:hAnsi="Times New Roman" w:cs="Times New Roman"/>
          <w:sz w:val="24"/>
          <w:szCs w:val="24"/>
        </w:rPr>
        <w:t xml:space="preserve"> Roberto Evaristo de </w:t>
      </w:r>
      <w:r w:rsidR="0084611B" w:rsidRPr="00A3036C">
        <w:rPr>
          <w:rFonts w:ascii="Times New Roman" w:hAnsi="Times New Roman" w:cs="Times New Roman"/>
          <w:sz w:val="24"/>
          <w:szCs w:val="24"/>
        </w:rPr>
        <w:lastRenderedPageBreak/>
        <w:t>Macedo Soare</w:t>
      </w:r>
      <w:r w:rsidR="00F32FD4" w:rsidRPr="00A3036C">
        <w:rPr>
          <w:rFonts w:ascii="Times New Roman" w:hAnsi="Times New Roman" w:cs="Times New Roman"/>
          <w:sz w:val="24"/>
          <w:szCs w:val="24"/>
        </w:rPr>
        <w:t>s e</w:t>
      </w:r>
      <w:r w:rsidR="00A22BDC" w:rsidRPr="00A3036C">
        <w:rPr>
          <w:rFonts w:ascii="Times New Roman" w:hAnsi="Times New Roman" w:cs="Times New Roman"/>
          <w:sz w:val="24"/>
          <w:szCs w:val="24"/>
        </w:rPr>
        <w:t xml:space="preserve"> </w:t>
      </w:r>
      <w:r w:rsidR="005C438B" w:rsidRPr="00A3036C">
        <w:rPr>
          <w:rFonts w:ascii="Times New Roman" w:hAnsi="Times New Roman" w:cs="Times New Roman"/>
          <w:sz w:val="24"/>
          <w:szCs w:val="24"/>
        </w:rPr>
        <w:t xml:space="preserve">Jesuíno Deusalino Pereira Nunes, </w:t>
      </w:r>
      <w:r w:rsidR="00D12577" w:rsidRPr="00A3036C">
        <w:rPr>
          <w:rFonts w:ascii="Times New Roman" w:hAnsi="Times New Roman" w:cs="Times New Roman"/>
          <w:sz w:val="24"/>
          <w:szCs w:val="24"/>
        </w:rPr>
        <w:t xml:space="preserve">conhecido como </w:t>
      </w:r>
      <w:r w:rsidR="005C438B" w:rsidRPr="00A3036C">
        <w:rPr>
          <w:rFonts w:ascii="Times New Roman" w:hAnsi="Times New Roman" w:cs="Times New Roman"/>
          <w:sz w:val="24"/>
          <w:szCs w:val="24"/>
        </w:rPr>
        <w:t>Jesus de Deus</w:t>
      </w:r>
      <w:r w:rsidR="00D12577" w:rsidRPr="00A3036C">
        <w:rPr>
          <w:rFonts w:ascii="Times New Roman" w:hAnsi="Times New Roman" w:cs="Times New Roman"/>
          <w:sz w:val="24"/>
          <w:szCs w:val="24"/>
        </w:rPr>
        <w:t xml:space="preserve">, </w:t>
      </w:r>
      <w:r w:rsidR="005C438B" w:rsidRPr="00A3036C">
        <w:rPr>
          <w:rFonts w:ascii="Times New Roman" w:hAnsi="Times New Roman" w:cs="Times New Roman"/>
          <w:sz w:val="24"/>
          <w:szCs w:val="24"/>
        </w:rPr>
        <w:t>33</w:t>
      </w:r>
      <w:r w:rsidR="004768A8" w:rsidRPr="00A3036C">
        <w:rPr>
          <w:rFonts w:ascii="Times New Roman" w:hAnsi="Times New Roman" w:cs="Times New Roman"/>
          <w:sz w:val="24"/>
          <w:szCs w:val="24"/>
        </w:rPr>
        <w:t>.</w:t>
      </w:r>
      <w:r w:rsidR="00A22BDC" w:rsidRPr="00A3036C">
        <w:rPr>
          <w:rFonts w:ascii="Times New Roman" w:hAnsi="Times New Roman" w:cs="Times New Roman"/>
          <w:sz w:val="24"/>
          <w:szCs w:val="24"/>
        </w:rPr>
        <w:t xml:space="preserve">  </w:t>
      </w:r>
      <w:r w:rsidR="00377B7A" w:rsidRPr="00A3036C">
        <w:rPr>
          <w:rFonts w:ascii="Times New Roman" w:hAnsi="Times New Roman" w:cs="Times New Roman"/>
          <w:sz w:val="24"/>
          <w:szCs w:val="24"/>
        </w:rPr>
        <w:t>Todos</w:t>
      </w:r>
      <w:r w:rsidR="00953CB5" w:rsidRPr="00A3036C">
        <w:rPr>
          <w:rFonts w:ascii="Times New Roman" w:hAnsi="Times New Roman" w:cs="Times New Roman"/>
          <w:sz w:val="24"/>
          <w:szCs w:val="24"/>
        </w:rPr>
        <w:t>, exceto apóstolos,</w:t>
      </w:r>
      <w:r w:rsidR="00377B7A" w:rsidRPr="00A3036C">
        <w:rPr>
          <w:rFonts w:ascii="Times New Roman" w:hAnsi="Times New Roman" w:cs="Times New Roman"/>
          <w:sz w:val="24"/>
          <w:szCs w:val="24"/>
        </w:rPr>
        <w:t xml:space="preserve"> exibidos no telão</w:t>
      </w:r>
      <w:r w:rsidR="002045FA" w:rsidRPr="00A3036C">
        <w:rPr>
          <w:rFonts w:ascii="Times New Roman" w:hAnsi="Times New Roman" w:cs="Times New Roman"/>
          <w:sz w:val="24"/>
          <w:szCs w:val="24"/>
        </w:rPr>
        <w:t xml:space="preserve"> compartilhado entre eles e visíve</w:t>
      </w:r>
      <w:r w:rsidR="00AD618F" w:rsidRPr="00A3036C">
        <w:rPr>
          <w:rFonts w:ascii="Times New Roman" w:hAnsi="Times New Roman" w:cs="Times New Roman"/>
          <w:sz w:val="24"/>
          <w:szCs w:val="24"/>
        </w:rPr>
        <w:t>is para os</w:t>
      </w:r>
      <w:r w:rsidR="00492601" w:rsidRPr="00A3036C">
        <w:rPr>
          <w:rFonts w:ascii="Times New Roman" w:hAnsi="Times New Roman" w:cs="Times New Roman"/>
          <w:sz w:val="24"/>
          <w:szCs w:val="24"/>
        </w:rPr>
        <w:t xml:space="preserve"> mesmos e</w:t>
      </w:r>
      <w:r w:rsidR="00AD618F" w:rsidRPr="00A3036C">
        <w:rPr>
          <w:rFonts w:ascii="Times New Roman" w:hAnsi="Times New Roman" w:cs="Times New Roman"/>
          <w:sz w:val="24"/>
          <w:szCs w:val="24"/>
        </w:rPr>
        <w:t xml:space="preserve"> </w:t>
      </w:r>
      <w:r w:rsidR="00492601" w:rsidRPr="00A3036C">
        <w:rPr>
          <w:rFonts w:ascii="Times New Roman" w:hAnsi="Times New Roman" w:cs="Times New Roman"/>
          <w:sz w:val="24"/>
          <w:szCs w:val="24"/>
        </w:rPr>
        <w:t>aos</w:t>
      </w:r>
      <w:r w:rsidR="00317C3A" w:rsidRPr="00A3036C">
        <w:rPr>
          <w:rFonts w:ascii="Times New Roman" w:hAnsi="Times New Roman" w:cs="Times New Roman"/>
          <w:sz w:val="24"/>
          <w:szCs w:val="24"/>
        </w:rPr>
        <w:t>, também,</w:t>
      </w:r>
      <w:r w:rsidR="00492601" w:rsidRPr="00A3036C">
        <w:rPr>
          <w:rFonts w:ascii="Times New Roman" w:hAnsi="Times New Roman" w:cs="Times New Roman"/>
          <w:sz w:val="24"/>
          <w:szCs w:val="24"/>
        </w:rPr>
        <w:t xml:space="preserve"> </w:t>
      </w:r>
      <w:r w:rsidR="00AD618F" w:rsidRPr="00A3036C">
        <w:rPr>
          <w:rFonts w:ascii="Times New Roman" w:hAnsi="Times New Roman" w:cs="Times New Roman"/>
          <w:sz w:val="24"/>
          <w:szCs w:val="24"/>
        </w:rPr>
        <w:t>Guerreiros de Luz</w:t>
      </w:r>
      <w:r w:rsidR="00646393" w:rsidRPr="00A3036C">
        <w:rPr>
          <w:rFonts w:ascii="Times New Roman" w:hAnsi="Times New Roman" w:cs="Times New Roman"/>
          <w:sz w:val="24"/>
          <w:szCs w:val="24"/>
        </w:rPr>
        <w:t xml:space="preserve"> localizados na</w:t>
      </w:r>
      <w:r w:rsidR="00B66D97" w:rsidRPr="00A3036C">
        <w:rPr>
          <w:rFonts w:ascii="Times New Roman" w:hAnsi="Times New Roman" w:cs="Times New Roman"/>
          <w:sz w:val="24"/>
          <w:szCs w:val="24"/>
        </w:rPr>
        <w:t xml:space="preserve"> Casa de Vidro </w:t>
      </w:r>
      <w:r w:rsidR="000609AF" w:rsidRPr="00A3036C">
        <w:rPr>
          <w:rFonts w:ascii="Times New Roman" w:hAnsi="Times New Roman" w:cs="Times New Roman"/>
          <w:sz w:val="24"/>
          <w:szCs w:val="24"/>
        </w:rPr>
        <w:t>da prainha na Fazenda Araruama.</w:t>
      </w:r>
    </w:p>
    <w:p w14:paraId="475C64DB" w14:textId="7944A41B" w:rsidR="008D6F40" w:rsidRPr="00A3036C" w:rsidRDefault="009172AA" w:rsidP="00A22BDC">
      <w:pPr>
        <w:spacing w:after="0"/>
        <w:jc w:val="both"/>
        <w:rPr>
          <w:rFonts w:ascii="Times New Roman" w:hAnsi="Times New Roman" w:cs="Times New Roman"/>
          <w:sz w:val="24"/>
          <w:szCs w:val="24"/>
        </w:rPr>
      </w:pPr>
      <w:r w:rsidRPr="00A3036C">
        <w:rPr>
          <w:rFonts w:ascii="Times New Roman" w:hAnsi="Times New Roman" w:cs="Times New Roman"/>
          <w:sz w:val="24"/>
          <w:szCs w:val="24"/>
        </w:rPr>
        <w:t>A conexão telepática entre Judas e os demais, chamados</w:t>
      </w:r>
      <w:r w:rsidR="0036195D" w:rsidRPr="00A3036C">
        <w:rPr>
          <w:rFonts w:ascii="Times New Roman" w:hAnsi="Times New Roman" w:cs="Times New Roman"/>
          <w:sz w:val="24"/>
          <w:szCs w:val="24"/>
        </w:rPr>
        <w:t>, apóstolos de Jesus de Deus, comprova a força mental</w:t>
      </w:r>
      <w:r w:rsidR="00C124E7" w:rsidRPr="00A3036C">
        <w:rPr>
          <w:rFonts w:ascii="Times New Roman" w:hAnsi="Times New Roman" w:cs="Times New Roman"/>
          <w:sz w:val="24"/>
          <w:szCs w:val="24"/>
        </w:rPr>
        <w:t xml:space="preserve"> produzida pel</w:t>
      </w:r>
      <w:r w:rsidR="005B4892" w:rsidRPr="00A3036C">
        <w:rPr>
          <w:rFonts w:ascii="Times New Roman" w:hAnsi="Times New Roman" w:cs="Times New Roman"/>
          <w:sz w:val="24"/>
          <w:szCs w:val="24"/>
        </w:rPr>
        <w:t>a representação do</w:t>
      </w:r>
      <w:r w:rsidR="00C124E7" w:rsidRPr="00A3036C">
        <w:rPr>
          <w:rFonts w:ascii="Times New Roman" w:hAnsi="Times New Roman" w:cs="Times New Roman"/>
          <w:sz w:val="24"/>
          <w:szCs w:val="24"/>
        </w:rPr>
        <w:t xml:space="preserve"> casal</w:t>
      </w:r>
      <w:r w:rsidR="005B4892" w:rsidRPr="00A3036C">
        <w:rPr>
          <w:rFonts w:ascii="Times New Roman" w:hAnsi="Times New Roman" w:cs="Times New Roman"/>
          <w:sz w:val="24"/>
          <w:szCs w:val="24"/>
        </w:rPr>
        <w:t xml:space="preserve"> </w:t>
      </w:r>
      <w:r w:rsidR="00D1686B" w:rsidRPr="00A3036C">
        <w:rPr>
          <w:rFonts w:ascii="Times New Roman" w:hAnsi="Times New Roman" w:cs="Times New Roman"/>
          <w:sz w:val="24"/>
          <w:szCs w:val="24"/>
        </w:rPr>
        <w:t>multidimensional</w:t>
      </w:r>
      <w:r w:rsidR="00881BF6" w:rsidRPr="00A3036C">
        <w:rPr>
          <w:rFonts w:ascii="Times New Roman" w:hAnsi="Times New Roman" w:cs="Times New Roman"/>
          <w:sz w:val="24"/>
          <w:szCs w:val="24"/>
        </w:rPr>
        <w:t xml:space="preserve">, protagonista </w:t>
      </w:r>
      <w:r w:rsidR="00946E5D" w:rsidRPr="00A3036C">
        <w:rPr>
          <w:rFonts w:ascii="Times New Roman" w:hAnsi="Times New Roman" w:cs="Times New Roman"/>
          <w:sz w:val="24"/>
          <w:szCs w:val="24"/>
        </w:rPr>
        <w:t>na</w:t>
      </w:r>
      <w:r w:rsidR="005B4892" w:rsidRPr="00A3036C">
        <w:rPr>
          <w:rFonts w:ascii="Times New Roman" w:hAnsi="Times New Roman" w:cs="Times New Roman"/>
          <w:sz w:val="24"/>
          <w:szCs w:val="24"/>
        </w:rPr>
        <w:t xml:space="preserve"> criação </w:t>
      </w:r>
      <w:r w:rsidR="00946E5D" w:rsidRPr="00A3036C">
        <w:rPr>
          <w:rFonts w:ascii="Times New Roman" w:hAnsi="Times New Roman" w:cs="Times New Roman"/>
          <w:sz w:val="24"/>
          <w:szCs w:val="24"/>
        </w:rPr>
        <w:t xml:space="preserve">do </w:t>
      </w:r>
      <w:r w:rsidR="005B4892" w:rsidRPr="00A3036C">
        <w:rPr>
          <w:rFonts w:ascii="Times New Roman" w:hAnsi="Times New Roman" w:cs="Times New Roman"/>
          <w:sz w:val="24"/>
          <w:szCs w:val="24"/>
        </w:rPr>
        <w:t>univers</w:t>
      </w:r>
      <w:r w:rsidR="00946E5D" w:rsidRPr="00A3036C">
        <w:rPr>
          <w:rFonts w:ascii="Times New Roman" w:hAnsi="Times New Roman" w:cs="Times New Roman"/>
          <w:sz w:val="24"/>
          <w:szCs w:val="24"/>
        </w:rPr>
        <w:t>o. Os</w:t>
      </w:r>
      <w:r w:rsidR="00697B63" w:rsidRPr="00A3036C">
        <w:rPr>
          <w:rFonts w:ascii="Times New Roman" w:hAnsi="Times New Roman" w:cs="Times New Roman"/>
          <w:sz w:val="24"/>
          <w:szCs w:val="24"/>
        </w:rPr>
        <w:t xml:space="preserve">, hoje, </w:t>
      </w:r>
      <w:r w:rsidR="001E5B0C" w:rsidRPr="00A3036C">
        <w:rPr>
          <w:rFonts w:ascii="Times New Roman" w:hAnsi="Times New Roman" w:cs="Times New Roman"/>
          <w:sz w:val="24"/>
          <w:szCs w:val="24"/>
        </w:rPr>
        <w:t>responsáveis pelos Conselhos</w:t>
      </w:r>
      <w:r w:rsidR="001B1B78" w:rsidRPr="00A3036C">
        <w:rPr>
          <w:rFonts w:ascii="Times New Roman" w:hAnsi="Times New Roman" w:cs="Times New Roman"/>
          <w:sz w:val="24"/>
          <w:szCs w:val="24"/>
        </w:rPr>
        <w:t xml:space="preserve"> da Presidência</w:t>
      </w:r>
      <w:r w:rsidR="0070364F" w:rsidRPr="00A3036C">
        <w:rPr>
          <w:rFonts w:ascii="Times New Roman" w:hAnsi="Times New Roman" w:cs="Times New Roman"/>
          <w:sz w:val="24"/>
          <w:szCs w:val="24"/>
        </w:rPr>
        <w:t xml:space="preserve"> </w:t>
      </w:r>
      <w:r w:rsidR="00697B63" w:rsidRPr="00A3036C">
        <w:rPr>
          <w:rFonts w:ascii="Times New Roman" w:hAnsi="Times New Roman" w:cs="Times New Roman"/>
          <w:sz w:val="24"/>
          <w:szCs w:val="24"/>
        </w:rPr>
        <w:t xml:space="preserve"> das </w:t>
      </w:r>
      <w:r w:rsidR="002256FE" w:rsidRPr="00A3036C">
        <w:rPr>
          <w:rFonts w:ascii="Times New Roman" w:hAnsi="Times New Roman" w:cs="Times New Roman"/>
          <w:sz w:val="24"/>
          <w:szCs w:val="24"/>
        </w:rPr>
        <w:t>U</w:t>
      </w:r>
      <w:r w:rsidR="00833F1B" w:rsidRPr="00A3036C">
        <w:rPr>
          <w:rFonts w:ascii="Times New Roman" w:hAnsi="Times New Roman" w:cs="Times New Roman"/>
          <w:sz w:val="24"/>
          <w:szCs w:val="24"/>
        </w:rPr>
        <w:t xml:space="preserve">niões </w:t>
      </w:r>
      <w:r w:rsidR="002256FE" w:rsidRPr="00A3036C">
        <w:rPr>
          <w:rFonts w:ascii="Times New Roman" w:hAnsi="Times New Roman" w:cs="Times New Roman"/>
          <w:sz w:val="24"/>
          <w:szCs w:val="24"/>
        </w:rPr>
        <w:t>C</w:t>
      </w:r>
      <w:r w:rsidR="00833F1B" w:rsidRPr="00A3036C">
        <w:rPr>
          <w:rFonts w:ascii="Times New Roman" w:hAnsi="Times New Roman" w:cs="Times New Roman"/>
          <w:sz w:val="24"/>
          <w:szCs w:val="24"/>
        </w:rPr>
        <w:t>on</w:t>
      </w:r>
      <w:r w:rsidR="00526C7D" w:rsidRPr="00A3036C">
        <w:rPr>
          <w:rFonts w:ascii="Times New Roman" w:hAnsi="Times New Roman" w:cs="Times New Roman"/>
          <w:sz w:val="24"/>
          <w:szCs w:val="24"/>
        </w:rPr>
        <w:t>tin</w:t>
      </w:r>
      <w:r w:rsidR="00697B63" w:rsidRPr="00A3036C">
        <w:rPr>
          <w:rFonts w:ascii="Times New Roman" w:hAnsi="Times New Roman" w:cs="Times New Roman"/>
          <w:sz w:val="24"/>
          <w:szCs w:val="24"/>
        </w:rPr>
        <w:t>entais</w:t>
      </w:r>
      <w:r w:rsidR="00F51B97" w:rsidRPr="00A3036C">
        <w:rPr>
          <w:rFonts w:ascii="Times New Roman" w:hAnsi="Times New Roman" w:cs="Times New Roman"/>
          <w:sz w:val="24"/>
          <w:szCs w:val="24"/>
        </w:rPr>
        <w:t xml:space="preserve">: UE ─ União Europeia, </w:t>
      </w:r>
      <w:r w:rsidR="00311642" w:rsidRPr="00A3036C">
        <w:rPr>
          <w:rFonts w:ascii="Times New Roman" w:hAnsi="Times New Roman" w:cs="Times New Roman"/>
          <w:sz w:val="24"/>
          <w:szCs w:val="24"/>
        </w:rPr>
        <w:t xml:space="preserve">Pedro, 25,  Tiago, 26. </w:t>
      </w:r>
      <w:r w:rsidR="00F51B97" w:rsidRPr="00A3036C">
        <w:rPr>
          <w:rFonts w:ascii="Times New Roman" w:hAnsi="Times New Roman" w:cs="Times New Roman"/>
          <w:sz w:val="24"/>
          <w:szCs w:val="24"/>
        </w:rPr>
        <w:t>UAF ─ União Africana,</w:t>
      </w:r>
      <w:r w:rsidR="00311642" w:rsidRPr="00A3036C">
        <w:t xml:space="preserve"> </w:t>
      </w:r>
      <w:r w:rsidR="00311642" w:rsidRPr="00A3036C">
        <w:rPr>
          <w:rFonts w:ascii="Times New Roman" w:hAnsi="Times New Roman" w:cs="Times New Roman"/>
          <w:sz w:val="24"/>
          <w:szCs w:val="24"/>
        </w:rPr>
        <w:t>João, 27, André,</w:t>
      </w:r>
      <w:r w:rsidR="00433DB6" w:rsidRPr="00A3036C">
        <w:rPr>
          <w:rFonts w:ascii="Times New Roman" w:hAnsi="Times New Roman" w:cs="Times New Roman"/>
          <w:sz w:val="24"/>
          <w:szCs w:val="24"/>
        </w:rPr>
        <w:t xml:space="preserve"> </w:t>
      </w:r>
      <w:r w:rsidR="00311642" w:rsidRPr="00A3036C">
        <w:rPr>
          <w:rFonts w:ascii="Times New Roman" w:hAnsi="Times New Roman" w:cs="Times New Roman"/>
          <w:sz w:val="24"/>
          <w:szCs w:val="24"/>
        </w:rPr>
        <w:t>28</w:t>
      </w:r>
      <w:r w:rsidR="00103EB5" w:rsidRPr="00A3036C">
        <w:rPr>
          <w:rFonts w:ascii="Times New Roman" w:hAnsi="Times New Roman" w:cs="Times New Roman"/>
          <w:sz w:val="24"/>
          <w:szCs w:val="24"/>
        </w:rPr>
        <w:t>.</w:t>
      </w:r>
      <w:r w:rsidR="00F51B97" w:rsidRPr="00A3036C">
        <w:rPr>
          <w:rFonts w:ascii="Times New Roman" w:hAnsi="Times New Roman" w:cs="Times New Roman"/>
          <w:sz w:val="24"/>
          <w:szCs w:val="24"/>
        </w:rPr>
        <w:t xml:space="preserve"> UAS ─ União Asiática, </w:t>
      </w:r>
      <w:r w:rsidR="00D61B94" w:rsidRPr="00A3036C">
        <w:rPr>
          <w:rFonts w:ascii="Times New Roman" w:hAnsi="Times New Roman" w:cs="Times New Roman"/>
          <w:sz w:val="24"/>
          <w:szCs w:val="24"/>
        </w:rPr>
        <w:t xml:space="preserve">Filipe, 29, Mateus, 30, Tomé, 31. </w:t>
      </w:r>
      <w:r w:rsidR="00F51B97" w:rsidRPr="00A3036C">
        <w:rPr>
          <w:rFonts w:ascii="Times New Roman" w:hAnsi="Times New Roman" w:cs="Times New Roman"/>
          <w:sz w:val="24"/>
          <w:szCs w:val="24"/>
        </w:rPr>
        <w:t>UAAO ─ União Anglo Americana e Oceania,</w:t>
      </w:r>
      <w:r w:rsidR="006C610C" w:rsidRPr="00A3036C">
        <w:t xml:space="preserve"> </w:t>
      </w:r>
      <w:r w:rsidR="006C610C" w:rsidRPr="00A3036C">
        <w:rPr>
          <w:rFonts w:ascii="Times New Roman" w:hAnsi="Times New Roman" w:cs="Times New Roman"/>
          <w:sz w:val="24"/>
          <w:szCs w:val="24"/>
        </w:rPr>
        <w:t xml:space="preserve">Tiago Alfeu, 32,  Bartolomeu, 24, Judas Tadeu, 23, Simão. </w:t>
      </w:r>
      <w:r w:rsidR="00F51B97" w:rsidRPr="00A3036C">
        <w:rPr>
          <w:rFonts w:ascii="Times New Roman" w:hAnsi="Times New Roman" w:cs="Times New Roman"/>
          <w:sz w:val="24"/>
          <w:szCs w:val="24"/>
        </w:rPr>
        <w:t>E, por fim a UA ─ União Americana</w:t>
      </w:r>
      <w:r w:rsidR="00526C7D" w:rsidRPr="00A3036C">
        <w:rPr>
          <w:rFonts w:ascii="Times New Roman" w:hAnsi="Times New Roman" w:cs="Times New Roman"/>
          <w:sz w:val="24"/>
          <w:szCs w:val="24"/>
        </w:rPr>
        <w:t>,</w:t>
      </w:r>
      <w:r w:rsidR="0098487F" w:rsidRPr="00A3036C">
        <w:rPr>
          <w:rFonts w:ascii="Times New Roman" w:hAnsi="Times New Roman" w:cs="Times New Roman"/>
          <w:sz w:val="24"/>
          <w:szCs w:val="24"/>
        </w:rPr>
        <w:t xml:space="preserve"> </w:t>
      </w:r>
      <w:r w:rsidR="00BF5588" w:rsidRPr="00A3036C">
        <w:rPr>
          <w:rFonts w:ascii="Times New Roman" w:hAnsi="Times New Roman" w:cs="Times New Roman"/>
          <w:sz w:val="24"/>
          <w:szCs w:val="24"/>
        </w:rPr>
        <w:t>Zelote, 22</w:t>
      </w:r>
      <w:r w:rsidR="00A60B97" w:rsidRPr="00A3036C">
        <w:rPr>
          <w:rFonts w:ascii="Times New Roman" w:hAnsi="Times New Roman" w:cs="Times New Roman"/>
          <w:sz w:val="24"/>
          <w:szCs w:val="24"/>
        </w:rPr>
        <w:t>,</w:t>
      </w:r>
      <w:r w:rsidR="00B42D88" w:rsidRPr="00A3036C">
        <w:rPr>
          <w:rFonts w:ascii="Times New Roman" w:hAnsi="Times New Roman" w:cs="Times New Roman"/>
          <w:sz w:val="24"/>
          <w:szCs w:val="24"/>
        </w:rPr>
        <w:t xml:space="preserve"> e Judas Escariotes</w:t>
      </w:r>
      <w:r w:rsidR="00685C4B" w:rsidRPr="00A3036C">
        <w:rPr>
          <w:rFonts w:ascii="Times New Roman" w:hAnsi="Times New Roman" w:cs="Times New Roman"/>
          <w:sz w:val="24"/>
          <w:szCs w:val="24"/>
        </w:rPr>
        <w:t>,</w:t>
      </w:r>
      <w:r w:rsidR="00A60B97" w:rsidRPr="00A3036C">
        <w:rPr>
          <w:rFonts w:ascii="Times New Roman" w:hAnsi="Times New Roman" w:cs="Times New Roman"/>
          <w:sz w:val="24"/>
          <w:szCs w:val="24"/>
        </w:rPr>
        <w:t xml:space="preserve"> 21</w:t>
      </w:r>
      <w:r w:rsidR="00E37A0D" w:rsidRPr="00A3036C">
        <w:rPr>
          <w:rFonts w:ascii="Times New Roman" w:hAnsi="Times New Roman" w:cs="Times New Roman"/>
          <w:sz w:val="24"/>
          <w:szCs w:val="24"/>
        </w:rPr>
        <w:t>,</w:t>
      </w:r>
      <w:r w:rsidR="00831A23" w:rsidRPr="00A3036C">
        <w:rPr>
          <w:rFonts w:ascii="Times New Roman" w:hAnsi="Times New Roman" w:cs="Times New Roman"/>
          <w:sz w:val="24"/>
          <w:szCs w:val="24"/>
        </w:rPr>
        <w:t xml:space="preserve"> são </w:t>
      </w:r>
      <w:r w:rsidR="00831A23" w:rsidRPr="00A3036C">
        <w:rPr>
          <w:rFonts w:ascii="Times New Roman" w:hAnsi="Times New Roman" w:cs="Times New Roman"/>
          <w:i/>
          <w:iCs/>
          <w:sz w:val="24"/>
          <w:szCs w:val="24"/>
        </w:rPr>
        <w:t xml:space="preserve">marionetes </w:t>
      </w:r>
      <w:r w:rsidR="00831A23" w:rsidRPr="00A3036C">
        <w:rPr>
          <w:rFonts w:ascii="Times New Roman" w:hAnsi="Times New Roman" w:cs="Times New Roman"/>
          <w:sz w:val="24"/>
          <w:szCs w:val="24"/>
        </w:rPr>
        <w:t>comandados</w:t>
      </w:r>
      <w:r w:rsidR="009A4CB4" w:rsidRPr="00A3036C">
        <w:rPr>
          <w:rFonts w:ascii="Times New Roman" w:hAnsi="Times New Roman" w:cs="Times New Roman"/>
          <w:sz w:val="24"/>
          <w:szCs w:val="24"/>
        </w:rPr>
        <w:t xml:space="preserve"> pelos </w:t>
      </w:r>
      <w:r w:rsidR="00762065" w:rsidRPr="00A3036C">
        <w:rPr>
          <w:rFonts w:ascii="Times New Roman" w:hAnsi="Times New Roman" w:cs="Times New Roman"/>
          <w:sz w:val="24"/>
          <w:szCs w:val="24"/>
        </w:rPr>
        <w:t xml:space="preserve">autointitulados </w:t>
      </w:r>
      <w:r w:rsidR="009A4CB4" w:rsidRPr="00A3036C">
        <w:rPr>
          <w:rFonts w:ascii="Times New Roman" w:hAnsi="Times New Roman" w:cs="Times New Roman"/>
          <w:sz w:val="24"/>
          <w:szCs w:val="24"/>
        </w:rPr>
        <w:t>Governador</w:t>
      </w:r>
      <w:r w:rsidR="00762065" w:rsidRPr="00A3036C">
        <w:rPr>
          <w:rFonts w:ascii="Times New Roman" w:hAnsi="Times New Roman" w:cs="Times New Roman"/>
          <w:sz w:val="24"/>
          <w:szCs w:val="24"/>
        </w:rPr>
        <w:t>, Jesus de Deus,</w:t>
      </w:r>
      <w:r w:rsidR="009A4CB4" w:rsidRPr="00A3036C">
        <w:rPr>
          <w:rFonts w:ascii="Times New Roman" w:hAnsi="Times New Roman" w:cs="Times New Roman"/>
          <w:sz w:val="24"/>
          <w:szCs w:val="24"/>
        </w:rPr>
        <w:t xml:space="preserve"> e</w:t>
      </w:r>
      <w:r w:rsidR="00870B2F" w:rsidRPr="00A3036C">
        <w:rPr>
          <w:rFonts w:ascii="Times New Roman" w:hAnsi="Times New Roman" w:cs="Times New Roman"/>
          <w:sz w:val="24"/>
          <w:szCs w:val="24"/>
        </w:rPr>
        <w:t xml:space="preserve"> </w:t>
      </w:r>
      <w:r w:rsidR="009A4CB4" w:rsidRPr="00A3036C">
        <w:rPr>
          <w:rFonts w:ascii="Times New Roman" w:hAnsi="Times New Roman" w:cs="Times New Roman"/>
          <w:sz w:val="24"/>
          <w:szCs w:val="24"/>
        </w:rPr>
        <w:t>Presidente</w:t>
      </w:r>
      <w:r w:rsidR="00762065" w:rsidRPr="00A3036C">
        <w:rPr>
          <w:rFonts w:ascii="Times New Roman" w:hAnsi="Times New Roman" w:cs="Times New Roman"/>
          <w:sz w:val="24"/>
          <w:szCs w:val="24"/>
        </w:rPr>
        <w:t>, Roberto Evaristo de Macedo Soares</w:t>
      </w:r>
      <w:r w:rsidR="006607E9" w:rsidRPr="00A3036C">
        <w:rPr>
          <w:rFonts w:ascii="Times New Roman" w:hAnsi="Times New Roman" w:cs="Times New Roman"/>
          <w:sz w:val="24"/>
          <w:szCs w:val="24"/>
        </w:rPr>
        <w:t>,</w:t>
      </w:r>
      <w:r w:rsidR="009A4CB4" w:rsidRPr="00A3036C">
        <w:rPr>
          <w:rFonts w:ascii="Times New Roman" w:hAnsi="Times New Roman" w:cs="Times New Roman"/>
          <w:sz w:val="24"/>
          <w:szCs w:val="24"/>
        </w:rPr>
        <w:t xml:space="preserve"> do</w:t>
      </w:r>
      <w:r w:rsidR="006607E9" w:rsidRPr="00A3036C">
        <w:rPr>
          <w:rFonts w:ascii="Times New Roman" w:hAnsi="Times New Roman" w:cs="Times New Roman"/>
          <w:sz w:val="24"/>
          <w:szCs w:val="24"/>
        </w:rPr>
        <w:t xml:space="preserve"> </w:t>
      </w:r>
      <w:r w:rsidR="00C04566">
        <w:rPr>
          <w:rFonts w:ascii="Times New Roman" w:hAnsi="Times New Roman" w:cs="Times New Roman"/>
          <w:sz w:val="24"/>
          <w:szCs w:val="24"/>
        </w:rPr>
        <w:t>Glob</w:t>
      </w:r>
      <w:r w:rsidR="006607E9" w:rsidRPr="00A3036C">
        <w:rPr>
          <w:rFonts w:ascii="Times New Roman" w:hAnsi="Times New Roman" w:cs="Times New Roman"/>
          <w:sz w:val="24"/>
          <w:szCs w:val="24"/>
        </w:rPr>
        <w:t>o</w:t>
      </w:r>
      <w:r w:rsidR="00B42D88" w:rsidRPr="00A3036C">
        <w:rPr>
          <w:rFonts w:ascii="Times New Roman" w:hAnsi="Times New Roman" w:cs="Times New Roman"/>
          <w:sz w:val="24"/>
          <w:szCs w:val="24"/>
        </w:rPr>
        <w:t>.</w:t>
      </w:r>
      <w:r w:rsidR="002256FE" w:rsidRPr="00A3036C">
        <w:rPr>
          <w:rFonts w:ascii="Times New Roman" w:hAnsi="Times New Roman" w:cs="Times New Roman"/>
          <w:sz w:val="24"/>
          <w:szCs w:val="24"/>
        </w:rPr>
        <w:t xml:space="preserve"> </w:t>
      </w:r>
      <w:r w:rsidR="00D71B90" w:rsidRPr="00A3036C">
        <w:rPr>
          <w:rFonts w:ascii="Times New Roman" w:hAnsi="Times New Roman" w:cs="Times New Roman"/>
          <w:sz w:val="24"/>
          <w:szCs w:val="24"/>
        </w:rPr>
        <w:t>Conectados a</w:t>
      </w:r>
      <w:r w:rsidR="00776B08" w:rsidRPr="00A3036C">
        <w:rPr>
          <w:rFonts w:ascii="Times New Roman" w:hAnsi="Times New Roman" w:cs="Times New Roman"/>
          <w:sz w:val="24"/>
          <w:szCs w:val="24"/>
        </w:rPr>
        <w:t>o SEU — Soberana Energia Universal</w:t>
      </w:r>
      <w:r w:rsidR="005F02B2" w:rsidRPr="00A3036C">
        <w:rPr>
          <w:rFonts w:ascii="Times New Roman" w:hAnsi="Times New Roman" w:cs="Times New Roman"/>
          <w:sz w:val="24"/>
          <w:szCs w:val="24"/>
        </w:rPr>
        <w:t xml:space="preserve"> pela força mental de Judas Escariotes, os chamados apóstolos</w:t>
      </w:r>
      <w:r w:rsidR="002104C1" w:rsidRPr="00A3036C">
        <w:rPr>
          <w:rFonts w:ascii="Times New Roman" w:hAnsi="Times New Roman" w:cs="Times New Roman"/>
          <w:sz w:val="24"/>
          <w:szCs w:val="24"/>
        </w:rPr>
        <w:t xml:space="preserve"> entram num processo de despertar de suas consciências</w:t>
      </w:r>
      <w:r w:rsidR="00760817" w:rsidRPr="00A3036C">
        <w:rPr>
          <w:rFonts w:ascii="Times New Roman" w:hAnsi="Times New Roman" w:cs="Times New Roman"/>
          <w:sz w:val="24"/>
          <w:szCs w:val="24"/>
        </w:rPr>
        <w:t>, compactuando, por ora, in</w:t>
      </w:r>
      <w:r w:rsidR="004D789C" w:rsidRPr="00A3036C">
        <w:rPr>
          <w:rFonts w:ascii="Times New Roman" w:hAnsi="Times New Roman" w:cs="Times New Roman"/>
          <w:sz w:val="24"/>
          <w:szCs w:val="24"/>
        </w:rPr>
        <w:t>tuitivamente, com</w:t>
      </w:r>
      <w:r w:rsidR="009945D4" w:rsidRPr="00A3036C">
        <w:rPr>
          <w:rFonts w:ascii="Times New Roman" w:hAnsi="Times New Roman" w:cs="Times New Roman"/>
          <w:sz w:val="24"/>
          <w:szCs w:val="24"/>
        </w:rPr>
        <w:t xml:space="preserve"> a Resistência Multidimensional</w:t>
      </w:r>
      <w:r w:rsidR="0086246F" w:rsidRPr="00A3036C">
        <w:rPr>
          <w:rFonts w:ascii="Times New Roman" w:hAnsi="Times New Roman" w:cs="Times New Roman"/>
          <w:sz w:val="24"/>
          <w:szCs w:val="24"/>
        </w:rPr>
        <w:t>, depois de</w:t>
      </w:r>
      <w:r w:rsidR="005C7A0E" w:rsidRPr="00A3036C">
        <w:rPr>
          <w:rFonts w:ascii="Times New Roman" w:hAnsi="Times New Roman" w:cs="Times New Roman"/>
          <w:sz w:val="24"/>
          <w:szCs w:val="24"/>
        </w:rPr>
        <w:t>sta</w:t>
      </w:r>
      <w:r w:rsidR="0086246F" w:rsidRPr="00A3036C">
        <w:rPr>
          <w:rFonts w:ascii="Times New Roman" w:hAnsi="Times New Roman" w:cs="Times New Roman"/>
          <w:sz w:val="24"/>
          <w:szCs w:val="24"/>
        </w:rPr>
        <w:t xml:space="preserve"> ser espiritual e dimensional. Significando</w:t>
      </w:r>
      <w:r w:rsidR="00312EAF" w:rsidRPr="00A3036C">
        <w:rPr>
          <w:rFonts w:ascii="Times New Roman" w:hAnsi="Times New Roman" w:cs="Times New Roman"/>
          <w:sz w:val="24"/>
          <w:szCs w:val="24"/>
        </w:rPr>
        <w:t xml:space="preserve"> o apoio de todas as raças universais, adeptas</w:t>
      </w:r>
      <w:r w:rsidR="00174668" w:rsidRPr="00A3036C">
        <w:rPr>
          <w:rFonts w:ascii="Times New Roman" w:hAnsi="Times New Roman" w:cs="Times New Roman"/>
          <w:sz w:val="24"/>
          <w:szCs w:val="24"/>
        </w:rPr>
        <w:t xml:space="preserve"> da Lei universal do amor incondicional prevista e praticada</w:t>
      </w:r>
      <w:r w:rsidR="00AD2FBE" w:rsidRPr="00A3036C">
        <w:rPr>
          <w:rFonts w:ascii="Times New Roman" w:hAnsi="Times New Roman" w:cs="Times New Roman"/>
          <w:sz w:val="24"/>
          <w:szCs w:val="24"/>
        </w:rPr>
        <w:t xml:space="preserve"> por estes</w:t>
      </w:r>
      <w:r w:rsidR="00160912" w:rsidRPr="00A3036C">
        <w:rPr>
          <w:rFonts w:ascii="Times New Roman" w:hAnsi="Times New Roman" w:cs="Times New Roman"/>
          <w:sz w:val="24"/>
          <w:szCs w:val="24"/>
        </w:rPr>
        <w:t>,</w:t>
      </w:r>
      <w:r w:rsidR="005C0ED3" w:rsidRPr="00A3036C">
        <w:rPr>
          <w:rFonts w:ascii="Times New Roman" w:hAnsi="Times New Roman" w:cs="Times New Roman"/>
          <w:sz w:val="24"/>
          <w:szCs w:val="24"/>
        </w:rPr>
        <w:t xml:space="preserve"> inspirados </w:t>
      </w:r>
      <w:r w:rsidR="001F2EA2" w:rsidRPr="00A3036C">
        <w:rPr>
          <w:rFonts w:ascii="Times New Roman" w:hAnsi="Times New Roman" w:cs="Times New Roman"/>
          <w:sz w:val="24"/>
          <w:szCs w:val="24"/>
        </w:rPr>
        <w:t>no processo</w:t>
      </w:r>
      <w:r w:rsidR="000518D9" w:rsidRPr="00A3036C">
        <w:rPr>
          <w:rFonts w:ascii="Times New Roman" w:hAnsi="Times New Roman" w:cs="Times New Roman"/>
          <w:sz w:val="24"/>
          <w:szCs w:val="24"/>
        </w:rPr>
        <w:t xml:space="preserve"> </w:t>
      </w:r>
      <w:r w:rsidR="001F2EA2" w:rsidRPr="00A3036C">
        <w:rPr>
          <w:rFonts w:ascii="Times New Roman" w:hAnsi="Times New Roman" w:cs="Times New Roman"/>
          <w:sz w:val="24"/>
          <w:szCs w:val="24"/>
        </w:rPr>
        <w:t>evolutiv</w:t>
      </w:r>
      <w:r w:rsidR="000518D9" w:rsidRPr="00A3036C">
        <w:rPr>
          <w:rFonts w:ascii="Times New Roman" w:hAnsi="Times New Roman" w:cs="Times New Roman"/>
          <w:sz w:val="24"/>
          <w:szCs w:val="24"/>
        </w:rPr>
        <w:t xml:space="preserve">o do universo </w:t>
      </w:r>
      <w:r w:rsidR="00160912" w:rsidRPr="00A3036C">
        <w:rPr>
          <w:rFonts w:ascii="Times New Roman" w:hAnsi="Times New Roman" w:cs="Times New Roman"/>
          <w:sz w:val="24"/>
          <w:szCs w:val="24"/>
        </w:rPr>
        <w:t>e a serviço d</w:t>
      </w:r>
      <w:r w:rsidR="005C0ED3" w:rsidRPr="00A3036C">
        <w:rPr>
          <w:rFonts w:ascii="Times New Roman" w:hAnsi="Times New Roman" w:cs="Times New Roman"/>
          <w:sz w:val="24"/>
          <w:szCs w:val="24"/>
        </w:rPr>
        <w:t>o SEU — Soberana Energia Universal.</w:t>
      </w:r>
      <w:r w:rsidR="001F5FFB" w:rsidRPr="00A3036C">
        <w:rPr>
          <w:rFonts w:ascii="Times New Roman" w:hAnsi="Times New Roman" w:cs="Times New Roman"/>
          <w:sz w:val="24"/>
          <w:szCs w:val="24"/>
        </w:rPr>
        <w:t xml:space="preserve"> </w:t>
      </w:r>
      <w:r w:rsidR="0031524B" w:rsidRPr="00A3036C">
        <w:rPr>
          <w:rFonts w:ascii="Times New Roman" w:hAnsi="Times New Roman" w:cs="Times New Roman"/>
          <w:sz w:val="24"/>
          <w:szCs w:val="24"/>
        </w:rPr>
        <w:t>Novos Guerreiros de L</w:t>
      </w:r>
      <w:r w:rsidR="00A433F8" w:rsidRPr="00A3036C">
        <w:rPr>
          <w:rFonts w:ascii="Times New Roman" w:hAnsi="Times New Roman" w:cs="Times New Roman"/>
          <w:sz w:val="24"/>
          <w:szCs w:val="24"/>
        </w:rPr>
        <w:t xml:space="preserve">uz, </w:t>
      </w:r>
      <w:r w:rsidR="00F04630" w:rsidRPr="00A3036C">
        <w:rPr>
          <w:rFonts w:ascii="Times New Roman" w:hAnsi="Times New Roman" w:cs="Times New Roman"/>
          <w:sz w:val="24"/>
          <w:szCs w:val="24"/>
        </w:rPr>
        <w:t>integrantes</w:t>
      </w:r>
      <w:r w:rsidR="00A433F8" w:rsidRPr="00A3036C">
        <w:rPr>
          <w:rFonts w:ascii="Times New Roman" w:hAnsi="Times New Roman" w:cs="Times New Roman"/>
          <w:sz w:val="24"/>
          <w:szCs w:val="24"/>
        </w:rPr>
        <w:t xml:space="preserve"> </w:t>
      </w:r>
      <w:r w:rsidR="00F04630" w:rsidRPr="00A3036C">
        <w:rPr>
          <w:rFonts w:ascii="Times New Roman" w:hAnsi="Times New Roman" w:cs="Times New Roman"/>
          <w:sz w:val="24"/>
          <w:szCs w:val="24"/>
        </w:rPr>
        <w:t>d</w:t>
      </w:r>
      <w:r w:rsidR="00A433F8" w:rsidRPr="00A3036C">
        <w:rPr>
          <w:rFonts w:ascii="Times New Roman" w:hAnsi="Times New Roman" w:cs="Times New Roman"/>
          <w:sz w:val="24"/>
          <w:szCs w:val="24"/>
        </w:rPr>
        <w:t>o Projeto de Perpetuação do Poder</w:t>
      </w:r>
      <w:r w:rsidR="009D6FC9" w:rsidRPr="00A3036C">
        <w:rPr>
          <w:rFonts w:ascii="Times New Roman" w:hAnsi="Times New Roman" w:cs="Times New Roman"/>
          <w:sz w:val="24"/>
          <w:szCs w:val="24"/>
        </w:rPr>
        <w:t>, aparentemente, comandado por Roberto Evaristo de Macedo Soares e seus pares, destacando</w:t>
      </w:r>
      <w:r w:rsidR="00FE55FD" w:rsidRPr="00A3036C">
        <w:rPr>
          <w:rFonts w:ascii="Times New Roman" w:hAnsi="Times New Roman" w:cs="Times New Roman"/>
          <w:sz w:val="24"/>
          <w:szCs w:val="24"/>
        </w:rPr>
        <w:t xml:space="preserve"> Jesus de Deus, mas</w:t>
      </w:r>
      <w:r w:rsidR="00D919E6" w:rsidRPr="00A3036C">
        <w:rPr>
          <w:rFonts w:ascii="Times New Roman" w:hAnsi="Times New Roman" w:cs="Times New Roman"/>
          <w:sz w:val="24"/>
          <w:szCs w:val="24"/>
        </w:rPr>
        <w:t>,</w:t>
      </w:r>
      <w:r w:rsidR="00FE55FD" w:rsidRPr="00A3036C">
        <w:rPr>
          <w:rFonts w:ascii="Times New Roman" w:hAnsi="Times New Roman" w:cs="Times New Roman"/>
          <w:sz w:val="24"/>
          <w:szCs w:val="24"/>
        </w:rPr>
        <w:t xml:space="preserve"> verdadeiramente</w:t>
      </w:r>
      <w:r w:rsidR="00D919E6" w:rsidRPr="00A3036C">
        <w:rPr>
          <w:rFonts w:ascii="Times New Roman" w:hAnsi="Times New Roman" w:cs="Times New Roman"/>
          <w:sz w:val="24"/>
          <w:szCs w:val="24"/>
        </w:rPr>
        <w:t>.</w:t>
      </w:r>
      <w:r w:rsidR="00FE55FD" w:rsidRPr="00A3036C">
        <w:rPr>
          <w:rFonts w:ascii="Times New Roman" w:hAnsi="Times New Roman" w:cs="Times New Roman"/>
          <w:sz w:val="24"/>
          <w:szCs w:val="24"/>
        </w:rPr>
        <w:t xml:space="preserve"> dominado pel</w:t>
      </w:r>
      <w:r w:rsidR="005F43FE" w:rsidRPr="00A3036C">
        <w:rPr>
          <w:rFonts w:ascii="Times New Roman" w:hAnsi="Times New Roman" w:cs="Times New Roman"/>
          <w:sz w:val="24"/>
          <w:szCs w:val="24"/>
        </w:rPr>
        <w:t xml:space="preserve">os </w:t>
      </w:r>
      <w:r w:rsidR="005F43FE" w:rsidRPr="00A3036C">
        <w:rPr>
          <w:rFonts w:ascii="Times New Roman" w:hAnsi="Times New Roman" w:cs="Times New Roman"/>
          <w:i/>
          <w:iCs/>
          <w:sz w:val="24"/>
          <w:szCs w:val="24"/>
        </w:rPr>
        <w:t>malenirus</w:t>
      </w:r>
      <w:r w:rsidR="005F43FE" w:rsidRPr="00A3036C">
        <w:rPr>
          <w:rFonts w:ascii="Times New Roman" w:hAnsi="Times New Roman" w:cs="Times New Roman"/>
          <w:sz w:val="24"/>
          <w:szCs w:val="24"/>
        </w:rPr>
        <w:t xml:space="preserve">, </w:t>
      </w:r>
      <w:r w:rsidR="005F43FE" w:rsidRPr="00A3036C">
        <w:rPr>
          <w:rFonts w:ascii="Times New Roman" w:hAnsi="Times New Roman" w:cs="Times New Roman"/>
          <w:i/>
          <w:iCs/>
          <w:sz w:val="24"/>
          <w:szCs w:val="24"/>
        </w:rPr>
        <w:lastRenderedPageBreak/>
        <w:t>reinonaques</w:t>
      </w:r>
      <w:r w:rsidR="005F43FE" w:rsidRPr="00A3036C">
        <w:rPr>
          <w:rFonts w:ascii="Times New Roman" w:hAnsi="Times New Roman" w:cs="Times New Roman"/>
          <w:sz w:val="24"/>
          <w:szCs w:val="24"/>
        </w:rPr>
        <w:t xml:space="preserve"> e </w:t>
      </w:r>
      <w:r w:rsidR="005F43FE" w:rsidRPr="00A3036C">
        <w:rPr>
          <w:rFonts w:ascii="Times New Roman" w:hAnsi="Times New Roman" w:cs="Times New Roman"/>
          <w:i/>
          <w:iCs/>
          <w:sz w:val="24"/>
          <w:szCs w:val="24"/>
        </w:rPr>
        <w:t>dominitilianos</w:t>
      </w:r>
      <w:r w:rsidR="001223B2" w:rsidRPr="00A3036C">
        <w:rPr>
          <w:rFonts w:ascii="Times New Roman" w:hAnsi="Times New Roman" w:cs="Times New Roman"/>
          <w:sz w:val="24"/>
          <w:szCs w:val="24"/>
        </w:rPr>
        <w:t>, terão</w:t>
      </w:r>
      <w:r w:rsidR="003139B5" w:rsidRPr="00A3036C">
        <w:rPr>
          <w:rFonts w:ascii="Times New Roman" w:hAnsi="Times New Roman" w:cs="Times New Roman"/>
          <w:sz w:val="24"/>
          <w:szCs w:val="24"/>
        </w:rPr>
        <w:t>,</w:t>
      </w:r>
      <w:r w:rsidR="000870AF" w:rsidRPr="00A3036C">
        <w:rPr>
          <w:rFonts w:ascii="Times New Roman" w:hAnsi="Times New Roman" w:cs="Times New Roman"/>
          <w:sz w:val="24"/>
          <w:szCs w:val="24"/>
        </w:rPr>
        <w:t xml:space="preserve"> crucial</w:t>
      </w:r>
      <w:r w:rsidR="003139B5" w:rsidRPr="00A3036C">
        <w:rPr>
          <w:rFonts w:ascii="Times New Roman" w:hAnsi="Times New Roman" w:cs="Times New Roman"/>
          <w:sz w:val="24"/>
          <w:szCs w:val="24"/>
        </w:rPr>
        <w:t>,</w:t>
      </w:r>
      <w:r w:rsidR="00713E46" w:rsidRPr="00A3036C">
        <w:rPr>
          <w:rFonts w:ascii="Times New Roman" w:hAnsi="Times New Roman" w:cs="Times New Roman"/>
          <w:sz w:val="24"/>
          <w:szCs w:val="24"/>
        </w:rPr>
        <w:t xml:space="preserve"> </w:t>
      </w:r>
      <w:r w:rsidR="00423C24" w:rsidRPr="00A3036C">
        <w:rPr>
          <w:rFonts w:ascii="Times New Roman" w:hAnsi="Times New Roman" w:cs="Times New Roman"/>
          <w:sz w:val="24"/>
          <w:szCs w:val="24"/>
        </w:rPr>
        <w:t>participação</w:t>
      </w:r>
      <w:r w:rsidR="00844986" w:rsidRPr="00A3036C">
        <w:rPr>
          <w:rFonts w:ascii="Times New Roman" w:hAnsi="Times New Roman" w:cs="Times New Roman"/>
          <w:sz w:val="24"/>
          <w:szCs w:val="24"/>
        </w:rPr>
        <w:t xml:space="preserve"> no despertar de consciência em massa programado pelo SEU</w:t>
      </w:r>
      <w:r w:rsidR="00025440" w:rsidRPr="00A3036C">
        <w:rPr>
          <w:rFonts w:ascii="Times New Roman" w:hAnsi="Times New Roman" w:cs="Times New Roman"/>
          <w:sz w:val="24"/>
          <w:szCs w:val="24"/>
        </w:rPr>
        <w:t>.</w:t>
      </w:r>
    </w:p>
    <w:p w14:paraId="2ADF7D50" w14:textId="77777777" w:rsidR="00623541" w:rsidRPr="00A3036C" w:rsidRDefault="008D6F40" w:rsidP="00A22BDC">
      <w:pPr>
        <w:spacing w:after="0"/>
        <w:jc w:val="both"/>
        <w:rPr>
          <w:rFonts w:ascii="Times New Roman" w:hAnsi="Times New Roman" w:cs="Times New Roman"/>
          <w:sz w:val="24"/>
          <w:szCs w:val="24"/>
        </w:rPr>
      </w:pPr>
      <w:r w:rsidRPr="00A3036C">
        <w:rPr>
          <w:rFonts w:ascii="Times New Roman" w:hAnsi="Times New Roman" w:cs="Times New Roman"/>
          <w:sz w:val="24"/>
          <w:szCs w:val="24"/>
        </w:rPr>
        <w:t>As energias benéficas</w:t>
      </w:r>
      <w:r w:rsidR="00793C2F" w:rsidRPr="00A3036C">
        <w:rPr>
          <w:rFonts w:ascii="Times New Roman" w:hAnsi="Times New Roman" w:cs="Times New Roman"/>
          <w:sz w:val="24"/>
          <w:szCs w:val="24"/>
        </w:rPr>
        <w:t xml:space="preserve"> transportadas pelas ondas eletromagnéticas e emocional nas cores lilás, feminino, e, violeta, masculino</w:t>
      </w:r>
      <w:r w:rsidR="0017661F" w:rsidRPr="00A3036C">
        <w:rPr>
          <w:rFonts w:ascii="Times New Roman" w:hAnsi="Times New Roman" w:cs="Times New Roman"/>
          <w:sz w:val="24"/>
          <w:szCs w:val="24"/>
        </w:rPr>
        <w:t>, perceptíveis</w:t>
      </w:r>
      <w:r w:rsidR="005C1463" w:rsidRPr="00A3036C">
        <w:rPr>
          <w:rFonts w:ascii="Times New Roman" w:hAnsi="Times New Roman" w:cs="Times New Roman"/>
          <w:sz w:val="24"/>
          <w:szCs w:val="24"/>
        </w:rPr>
        <w:t xml:space="preserve"> nas concentrações de Fértilles e Germano</w:t>
      </w:r>
      <w:r w:rsidR="00521661" w:rsidRPr="00A3036C">
        <w:rPr>
          <w:rFonts w:ascii="Times New Roman" w:hAnsi="Times New Roman" w:cs="Times New Roman"/>
          <w:sz w:val="24"/>
          <w:szCs w:val="24"/>
        </w:rPr>
        <w:t>, estão no ar para serem captada</w:t>
      </w:r>
      <w:r w:rsidR="007455AB" w:rsidRPr="00A3036C">
        <w:rPr>
          <w:rFonts w:ascii="Times New Roman" w:hAnsi="Times New Roman" w:cs="Times New Roman"/>
          <w:sz w:val="24"/>
          <w:szCs w:val="24"/>
        </w:rPr>
        <w:t>s pelos humanos</w:t>
      </w:r>
      <w:r w:rsidR="00013025" w:rsidRPr="00A3036C">
        <w:rPr>
          <w:rFonts w:ascii="Times New Roman" w:hAnsi="Times New Roman" w:cs="Times New Roman"/>
          <w:sz w:val="24"/>
          <w:szCs w:val="24"/>
        </w:rPr>
        <w:t>, prontos</w:t>
      </w:r>
      <w:r w:rsidR="00814170" w:rsidRPr="00A3036C">
        <w:rPr>
          <w:rFonts w:ascii="Times New Roman" w:hAnsi="Times New Roman" w:cs="Times New Roman"/>
          <w:sz w:val="24"/>
          <w:szCs w:val="24"/>
        </w:rPr>
        <w:t xml:space="preserve"> par</w:t>
      </w:r>
      <w:r w:rsidR="00013025" w:rsidRPr="00A3036C">
        <w:rPr>
          <w:rFonts w:ascii="Times New Roman" w:hAnsi="Times New Roman" w:cs="Times New Roman"/>
          <w:sz w:val="24"/>
          <w:szCs w:val="24"/>
        </w:rPr>
        <w:t>a despertarem</w:t>
      </w:r>
      <w:r w:rsidR="00994A65" w:rsidRPr="00A3036C">
        <w:rPr>
          <w:rFonts w:ascii="Times New Roman" w:hAnsi="Times New Roman" w:cs="Times New Roman"/>
          <w:sz w:val="24"/>
          <w:szCs w:val="24"/>
        </w:rPr>
        <w:t xml:space="preserve"> à frequência do amor incondicional</w:t>
      </w:r>
      <w:r w:rsidR="006175B1" w:rsidRPr="00A3036C">
        <w:rPr>
          <w:rFonts w:ascii="Times New Roman" w:hAnsi="Times New Roman" w:cs="Times New Roman"/>
          <w:sz w:val="24"/>
          <w:szCs w:val="24"/>
        </w:rPr>
        <w:t>. Neste momento</w:t>
      </w:r>
      <w:r w:rsidR="00791FF3" w:rsidRPr="00A3036C">
        <w:rPr>
          <w:rFonts w:ascii="Times New Roman" w:hAnsi="Times New Roman" w:cs="Times New Roman"/>
          <w:sz w:val="24"/>
          <w:szCs w:val="24"/>
        </w:rPr>
        <w:t>, terrícolas estão despertando</w:t>
      </w:r>
      <w:r w:rsidR="00E009EF" w:rsidRPr="00A3036C">
        <w:rPr>
          <w:rFonts w:ascii="Times New Roman" w:hAnsi="Times New Roman" w:cs="Times New Roman"/>
          <w:sz w:val="24"/>
          <w:szCs w:val="24"/>
        </w:rPr>
        <w:t xml:space="preserve"> e influenciando seu entorno.</w:t>
      </w:r>
      <w:r w:rsidR="009803CD" w:rsidRPr="00A3036C">
        <w:rPr>
          <w:rFonts w:ascii="Times New Roman" w:hAnsi="Times New Roman" w:cs="Times New Roman"/>
          <w:sz w:val="24"/>
          <w:szCs w:val="24"/>
        </w:rPr>
        <w:t xml:space="preserve"> </w:t>
      </w:r>
    </w:p>
    <w:p w14:paraId="046A1B4F" w14:textId="03BD1609" w:rsidR="00317C3A" w:rsidRPr="00A3036C" w:rsidRDefault="009803CD" w:rsidP="00A22BDC">
      <w:pPr>
        <w:spacing w:after="0"/>
        <w:jc w:val="both"/>
        <w:rPr>
          <w:rFonts w:ascii="Times New Roman" w:hAnsi="Times New Roman" w:cs="Times New Roman"/>
          <w:sz w:val="24"/>
          <w:szCs w:val="24"/>
        </w:rPr>
      </w:pPr>
      <w:r w:rsidRPr="00A3036C">
        <w:rPr>
          <w:rFonts w:ascii="Times New Roman" w:hAnsi="Times New Roman" w:cs="Times New Roman"/>
          <w:sz w:val="24"/>
          <w:szCs w:val="24"/>
        </w:rPr>
        <w:t>Os pilares do Sistema Terra: governo, religião, mídia e educação</w:t>
      </w:r>
      <w:r w:rsidR="00C56A23" w:rsidRPr="00A3036C">
        <w:rPr>
          <w:rFonts w:ascii="Times New Roman" w:hAnsi="Times New Roman" w:cs="Times New Roman"/>
          <w:sz w:val="24"/>
          <w:szCs w:val="24"/>
        </w:rPr>
        <w:t xml:space="preserve">, alimentados pela </w:t>
      </w:r>
      <w:r w:rsidR="00C56A23" w:rsidRPr="00A3036C">
        <w:rPr>
          <w:rFonts w:ascii="Times New Roman" w:hAnsi="Times New Roman" w:cs="Times New Roman"/>
          <w:i/>
          <w:iCs/>
          <w:sz w:val="24"/>
          <w:szCs w:val="24"/>
        </w:rPr>
        <w:t>tríade da maldade humana</w:t>
      </w:r>
      <w:r w:rsidR="00C56A23" w:rsidRPr="00A3036C">
        <w:rPr>
          <w:rFonts w:ascii="Times New Roman" w:hAnsi="Times New Roman" w:cs="Times New Roman"/>
          <w:sz w:val="24"/>
          <w:szCs w:val="24"/>
        </w:rPr>
        <w:t xml:space="preserve">: </w:t>
      </w:r>
      <w:r w:rsidR="00B43B6C" w:rsidRPr="00A3036C">
        <w:rPr>
          <w:rFonts w:ascii="Times New Roman" w:hAnsi="Times New Roman" w:cs="Times New Roman"/>
          <w:i/>
          <w:iCs/>
          <w:sz w:val="24"/>
          <w:szCs w:val="24"/>
        </w:rPr>
        <w:t>ego</w:t>
      </w:r>
      <w:r w:rsidR="00B43B6C" w:rsidRPr="00A3036C">
        <w:rPr>
          <w:rFonts w:ascii="Times New Roman" w:hAnsi="Times New Roman" w:cs="Times New Roman"/>
          <w:sz w:val="24"/>
          <w:szCs w:val="24"/>
        </w:rPr>
        <w:t xml:space="preserve">, </w:t>
      </w:r>
      <w:r w:rsidR="00B43B6C" w:rsidRPr="00A3036C">
        <w:rPr>
          <w:rFonts w:ascii="Times New Roman" w:hAnsi="Times New Roman" w:cs="Times New Roman"/>
          <w:i/>
          <w:iCs/>
          <w:sz w:val="24"/>
          <w:szCs w:val="24"/>
        </w:rPr>
        <w:t xml:space="preserve">ganância </w:t>
      </w:r>
      <w:r w:rsidR="00B43B6C" w:rsidRPr="00A3036C">
        <w:rPr>
          <w:rFonts w:ascii="Times New Roman" w:hAnsi="Times New Roman" w:cs="Times New Roman"/>
          <w:sz w:val="24"/>
          <w:szCs w:val="24"/>
        </w:rPr>
        <w:t xml:space="preserve">e </w:t>
      </w:r>
      <w:r w:rsidR="00B43B6C" w:rsidRPr="00A3036C">
        <w:rPr>
          <w:rFonts w:ascii="Times New Roman" w:hAnsi="Times New Roman" w:cs="Times New Roman"/>
          <w:i/>
          <w:iCs/>
          <w:sz w:val="24"/>
          <w:szCs w:val="24"/>
        </w:rPr>
        <w:t xml:space="preserve">medo </w:t>
      </w:r>
      <w:r w:rsidR="003937FD" w:rsidRPr="00A3036C">
        <w:rPr>
          <w:rFonts w:ascii="Times New Roman" w:hAnsi="Times New Roman" w:cs="Times New Roman"/>
          <w:sz w:val="24"/>
          <w:szCs w:val="24"/>
        </w:rPr>
        <w:t>no exercício do livre arbítrio, tendem, mediante ao desapego</w:t>
      </w:r>
      <w:r w:rsidR="00E42E31" w:rsidRPr="00A3036C">
        <w:rPr>
          <w:rFonts w:ascii="Times New Roman" w:hAnsi="Times New Roman" w:cs="Times New Roman"/>
          <w:sz w:val="24"/>
          <w:szCs w:val="24"/>
        </w:rPr>
        <w:t xml:space="preserve"> material</w:t>
      </w:r>
      <w:r w:rsidR="00615E9A" w:rsidRPr="00A3036C">
        <w:rPr>
          <w:rFonts w:ascii="Times New Roman" w:hAnsi="Times New Roman" w:cs="Times New Roman"/>
          <w:sz w:val="24"/>
          <w:szCs w:val="24"/>
        </w:rPr>
        <w:t>, a ruir,</w:t>
      </w:r>
      <w:r w:rsidR="00384DAA" w:rsidRPr="00A3036C">
        <w:rPr>
          <w:rFonts w:ascii="Times New Roman" w:hAnsi="Times New Roman" w:cs="Times New Roman"/>
          <w:sz w:val="24"/>
          <w:szCs w:val="24"/>
        </w:rPr>
        <w:t xml:space="preserve"> desmascarando a mentira e ilusão</w:t>
      </w:r>
      <w:r w:rsidR="00623541" w:rsidRPr="00A3036C">
        <w:rPr>
          <w:rFonts w:ascii="Times New Roman" w:hAnsi="Times New Roman" w:cs="Times New Roman"/>
          <w:sz w:val="24"/>
          <w:szCs w:val="24"/>
        </w:rPr>
        <w:t xml:space="preserve"> do Sistema Terra</w:t>
      </w:r>
      <w:r w:rsidR="00384DAA" w:rsidRPr="00A3036C">
        <w:rPr>
          <w:rFonts w:ascii="Times New Roman" w:hAnsi="Times New Roman" w:cs="Times New Roman"/>
          <w:sz w:val="24"/>
          <w:szCs w:val="24"/>
        </w:rPr>
        <w:t xml:space="preserve"> e</w:t>
      </w:r>
      <w:r w:rsidR="00615E9A" w:rsidRPr="00A3036C">
        <w:rPr>
          <w:rFonts w:ascii="Times New Roman" w:hAnsi="Times New Roman" w:cs="Times New Roman"/>
          <w:sz w:val="24"/>
          <w:szCs w:val="24"/>
        </w:rPr>
        <w:t xml:space="preserve"> revelando a verdade absoluta </w:t>
      </w:r>
      <w:r w:rsidR="00363F8A" w:rsidRPr="00A3036C">
        <w:rPr>
          <w:rFonts w:ascii="Times New Roman" w:hAnsi="Times New Roman" w:cs="Times New Roman"/>
          <w:sz w:val="24"/>
          <w:szCs w:val="24"/>
        </w:rPr>
        <w:t>de criação</w:t>
      </w:r>
      <w:r w:rsidR="0060664C" w:rsidRPr="00A3036C">
        <w:rPr>
          <w:rFonts w:ascii="Times New Roman" w:hAnsi="Times New Roman" w:cs="Times New Roman"/>
          <w:sz w:val="24"/>
          <w:szCs w:val="24"/>
        </w:rPr>
        <w:t xml:space="preserve"> do casal</w:t>
      </w:r>
      <w:r w:rsidR="00363F8A" w:rsidRPr="00A3036C">
        <w:rPr>
          <w:rFonts w:ascii="Times New Roman" w:hAnsi="Times New Roman" w:cs="Times New Roman"/>
          <w:sz w:val="24"/>
          <w:szCs w:val="24"/>
        </w:rPr>
        <w:t xml:space="preserve"> divinal</w:t>
      </w:r>
      <w:r w:rsidR="0060664C" w:rsidRPr="00A3036C">
        <w:rPr>
          <w:rFonts w:ascii="Times New Roman" w:hAnsi="Times New Roman" w:cs="Times New Roman"/>
          <w:sz w:val="24"/>
          <w:szCs w:val="24"/>
        </w:rPr>
        <w:t xml:space="preserve"> habitado no SEU — Soberana Energia Universal</w:t>
      </w:r>
      <w:r w:rsidR="00F60CF7" w:rsidRPr="00A3036C">
        <w:rPr>
          <w:rFonts w:ascii="Times New Roman" w:hAnsi="Times New Roman" w:cs="Times New Roman"/>
          <w:i/>
          <w:iCs/>
          <w:sz w:val="24"/>
          <w:szCs w:val="24"/>
        </w:rPr>
        <w:t xml:space="preserve"> </w:t>
      </w:r>
    </w:p>
    <w:p w14:paraId="095EC908" w14:textId="77777777" w:rsidR="00317C3A" w:rsidRPr="00A3036C" w:rsidRDefault="00317C3A" w:rsidP="00362FD5">
      <w:pPr>
        <w:spacing w:after="0"/>
        <w:jc w:val="both"/>
        <w:rPr>
          <w:rFonts w:ascii="Times New Roman" w:hAnsi="Times New Roman" w:cs="Times New Roman"/>
          <w:sz w:val="24"/>
          <w:szCs w:val="24"/>
        </w:rPr>
      </w:pPr>
    </w:p>
    <w:p w14:paraId="3815DB04" w14:textId="77777777" w:rsidR="00163109" w:rsidRPr="00A3036C" w:rsidRDefault="00317C3A"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Irmão</w:t>
      </w:r>
      <w:r w:rsidR="00410752" w:rsidRPr="00A3036C">
        <w:rPr>
          <w:rFonts w:ascii="Times New Roman" w:hAnsi="Times New Roman" w:cs="Times New Roman"/>
          <w:sz w:val="24"/>
          <w:szCs w:val="24"/>
        </w:rPr>
        <w:t>s... a frequência alcançada por você</w:t>
      </w:r>
      <w:r w:rsidR="000B03E5" w:rsidRPr="00A3036C">
        <w:rPr>
          <w:rFonts w:ascii="Times New Roman" w:hAnsi="Times New Roman" w:cs="Times New Roman"/>
          <w:sz w:val="24"/>
          <w:szCs w:val="24"/>
        </w:rPr>
        <w:t>s é admirável e deve ser mantida ― Fértilles alerta aos Guerreiros de Luz ―</w:t>
      </w:r>
      <w:r w:rsidR="001358B3" w:rsidRPr="00A3036C">
        <w:rPr>
          <w:rFonts w:ascii="Times New Roman" w:hAnsi="Times New Roman" w:cs="Times New Roman"/>
          <w:sz w:val="24"/>
          <w:szCs w:val="24"/>
        </w:rPr>
        <w:t xml:space="preserve"> Ainda temos muito a revelar. ▬</w:t>
      </w:r>
      <w:r w:rsidR="00956E0D" w:rsidRPr="00A3036C">
        <w:rPr>
          <w:rFonts w:ascii="Times New Roman" w:hAnsi="Times New Roman" w:cs="Times New Roman"/>
          <w:sz w:val="24"/>
          <w:szCs w:val="24"/>
        </w:rPr>
        <w:t xml:space="preserve"> </w:t>
      </w:r>
      <w:r w:rsidR="00163109" w:rsidRPr="00A3036C">
        <w:rPr>
          <w:rFonts w:ascii="Times New Roman" w:hAnsi="Times New Roman" w:cs="Times New Roman"/>
          <w:sz w:val="24"/>
          <w:szCs w:val="24"/>
        </w:rPr>
        <w:t>misteriosa.</w:t>
      </w:r>
    </w:p>
    <w:p w14:paraId="5BA9F55B" w14:textId="77777777" w:rsidR="003066B9" w:rsidRPr="00A3036C" w:rsidRDefault="003066B9" w:rsidP="00362FD5">
      <w:pPr>
        <w:spacing w:after="0"/>
        <w:jc w:val="both"/>
        <w:rPr>
          <w:rFonts w:ascii="Times New Roman" w:hAnsi="Times New Roman" w:cs="Times New Roman"/>
          <w:sz w:val="24"/>
          <w:szCs w:val="24"/>
        </w:rPr>
      </w:pPr>
    </w:p>
    <w:p w14:paraId="05DF0B07" w14:textId="16E55EFF" w:rsidR="002040FF" w:rsidRPr="00A3036C" w:rsidRDefault="00163109"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E02BC" w:rsidRPr="00A3036C">
        <w:rPr>
          <w:rFonts w:ascii="Times New Roman" w:hAnsi="Times New Roman" w:cs="Times New Roman"/>
          <w:sz w:val="24"/>
          <w:szCs w:val="24"/>
        </w:rPr>
        <w:t>O caminho</w:t>
      </w:r>
      <w:r w:rsidR="006166D5" w:rsidRPr="00A3036C">
        <w:rPr>
          <w:rFonts w:ascii="Times New Roman" w:hAnsi="Times New Roman" w:cs="Times New Roman"/>
          <w:sz w:val="24"/>
          <w:szCs w:val="24"/>
        </w:rPr>
        <w:t xml:space="preserve"> não tem volta ― Germano é taxativo ― </w:t>
      </w:r>
      <w:r w:rsidR="00F9442F" w:rsidRPr="00A3036C">
        <w:rPr>
          <w:rFonts w:ascii="Times New Roman" w:hAnsi="Times New Roman" w:cs="Times New Roman"/>
          <w:sz w:val="24"/>
          <w:szCs w:val="24"/>
        </w:rPr>
        <w:t>Terrícolas ocuparão a quinta, com alguns estagiando</w:t>
      </w:r>
      <w:r w:rsidR="00775CEE" w:rsidRPr="00A3036C">
        <w:rPr>
          <w:rFonts w:ascii="Times New Roman" w:hAnsi="Times New Roman" w:cs="Times New Roman"/>
          <w:sz w:val="24"/>
          <w:szCs w:val="24"/>
        </w:rPr>
        <w:t xml:space="preserve"> </w:t>
      </w:r>
      <w:r w:rsidR="00F9442F" w:rsidRPr="00A3036C">
        <w:rPr>
          <w:rFonts w:ascii="Times New Roman" w:hAnsi="Times New Roman" w:cs="Times New Roman"/>
          <w:sz w:val="24"/>
          <w:szCs w:val="24"/>
        </w:rPr>
        <w:t>na quart</w:t>
      </w:r>
      <w:r w:rsidR="00775CEE" w:rsidRPr="00A3036C">
        <w:rPr>
          <w:rFonts w:ascii="Times New Roman" w:hAnsi="Times New Roman" w:cs="Times New Roman"/>
          <w:sz w:val="24"/>
          <w:szCs w:val="24"/>
        </w:rPr>
        <w:t xml:space="preserve">a, dimensão ou farão parte de </w:t>
      </w:r>
      <w:r w:rsidR="00142E83" w:rsidRPr="00A3036C">
        <w:rPr>
          <w:rFonts w:ascii="Times New Roman" w:hAnsi="Times New Roman" w:cs="Times New Roman"/>
          <w:sz w:val="24"/>
          <w:szCs w:val="24"/>
        </w:rPr>
        <w:t xml:space="preserve">os </w:t>
      </w:r>
      <w:bookmarkStart w:id="11" w:name="_Hlk180579351"/>
      <w:r w:rsidR="00142E83" w:rsidRPr="00A3036C">
        <w:rPr>
          <w:rFonts w:ascii="Times New Roman" w:hAnsi="Times New Roman" w:cs="Times New Roman"/>
          <w:b/>
          <w:bCs/>
          <w:sz w:val="24"/>
          <w:szCs w:val="24"/>
        </w:rPr>
        <w:t>e</w:t>
      </w:r>
      <w:r w:rsidR="00142E83" w:rsidRPr="00A3036C">
        <w:rPr>
          <w:rFonts w:ascii="Times New Roman" w:hAnsi="Times New Roman" w:cs="Times New Roman"/>
          <w:b/>
          <w:bCs/>
          <w:color w:val="FF0000"/>
          <w:sz w:val="28"/>
          <w:szCs w:val="28"/>
        </w:rPr>
        <w:t>X</w:t>
      </w:r>
      <w:r w:rsidR="00142E83" w:rsidRPr="00A3036C">
        <w:rPr>
          <w:rFonts w:ascii="Times New Roman" w:hAnsi="Times New Roman" w:cs="Times New Roman"/>
          <w:b/>
          <w:bCs/>
          <w:sz w:val="24"/>
          <w:szCs w:val="24"/>
        </w:rPr>
        <w:t xml:space="preserve">ilados da </w:t>
      </w:r>
      <w:r w:rsidR="00142E83" w:rsidRPr="00A3036C">
        <w:rPr>
          <w:rFonts w:ascii="Times New Roman" w:hAnsi="Times New Roman" w:cs="Times New Roman"/>
          <w:b/>
          <w:bCs/>
          <w:color w:val="7030A0"/>
          <w:sz w:val="24"/>
          <w:szCs w:val="24"/>
        </w:rPr>
        <w:t>T</w:t>
      </w:r>
      <w:r w:rsidR="00142E83" w:rsidRPr="00A3036C">
        <w:rPr>
          <w:rFonts w:ascii="Times New Roman" w:hAnsi="Times New Roman" w:cs="Times New Roman"/>
          <w:b/>
          <w:bCs/>
          <w:sz w:val="24"/>
          <w:szCs w:val="24"/>
        </w:rPr>
        <w:t xml:space="preserve">erra </w:t>
      </w:r>
      <w:bookmarkEnd w:id="11"/>
      <w:r w:rsidR="00127315" w:rsidRPr="00A3036C">
        <w:rPr>
          <w:rFonts w:ascii="Times New Roman" w:hAnsi="Times New Roman" w:cs="Times New Roman"/>
          <w:sz w:val="24"/>
          <w:szCs w:val="24"/>
        </w:rPr>
        <w:t xml:space="preserve">— </w:t>
      </w:r>
      <w:r w:rsidR="00127315" w:rsidRPr="00A3036C">
        <w:rPr>
          <w:rFonts w:ascii="Times New Roman" w:hAnsi="Times New Roman" w:cs="Times New Roman"/>
          <w:b/>
          <w:bCs/>
          <w:sz w:val="24"/>
          <w:szCs w:val="24"/>
        </w:rPr>
        <w:t>passado pacto para o futuro</w:t>
      </w:r>
      <w:r w:rsidR="00127315" w:rsidRPr="00A3036C">
        <w:rPr>
          <w:rFonts w:ascii="Times New Roman" w:hAnsi="Times New Roman" w:cs="Times New Roman"/>
          <w:sz w:val="24"/>
          <w:szCs w:val="24"/>
        </w:rPr>
        <w:t>.</w:t>
      </w:r>
      <w:r w:rsidR="00514CC7" w:rsidRPr="00A3036C">
        <w:rPr>
          <w:rFonts w:ascii="Times New Roman" w:hAnsi="Times New Roman" w:cs="Times New Roman"/>
          <w:sz w:val="24"/>
          <w:szCs w:val="24"/>
        </w:rPr>
        <w:t xml:space="preserve"> ▬ </w:t>
      </w:r>
      <w:r w:rsidR="00AE46B7" w:rsidRPr="00A3036C">
        <w:rPr>
          <w:rFonts w:ascii="Times New Roman" w:hAnsi="Times New Roman" w:cs="Times New Roman"/>
          <w:sz w:val="24"/>
          <w:szCs w:val="24"/>
        </w:rPr>
        <w:t xml:space="preserve"> </w:t>
      </w:r>
      <w:r w:rsidR="00067B15" w:rsidRPr="00A3036C">
        <w:rPr>
          <w:rFonts w:ascii="Times New Roman" w:hAnsi="Times New Roman" w:cs="Times New Roman"/>
          <w:sz w:val="24"/>
          <w:szCs w:val="24"/>
        </w:rPr>
        <w:t>resolut</w:t>
      </w:r>
      <w:r w:rsidR="00514CC7" w:rsidRPr="00A3036C">
        <w:rPr>
          <w:rFonts w:ascii="Times New Roman" w:hAnsi="Times New Roman" w:cs="Times New Roman"/>
          <w:sz w:val="24"/>
          <w:szCs w:val="24"/>
        </w:rPr>
        <w:t>o.</w:t>
      </w:r>
    </w:p>
    <w:p w14:paraId="7C3B9974" w14:textId="77777777" w:rsidR="00D56799" w:rsidRPr="00A3036C" w:rsidRDefault="00D56799" w:rsidP="00362FD5">
      <w:pPr>
        <w:spacing w:after="0"/>
        <w:jc w:val="both"/>
        <w:rPr>
          <w:rFonts w:ascii="Times New Roman" w:hAnsi="Times New Roman" w:cs="Times New Roman"/>
          <w:sz w:val="24"/>
          <w:szCs w:val="24"/>
        </w:rPr>
      </w:pPr>
    </w:p>
    <w:p w14:paraId="2B5E2679" w14:textId="51A078E8" w:rsidR="00D56799" w:rsidRPr="00A3036C" w:rsidRDefault="00D56799"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O segundo livro da trilogia </w:t>
      </w:r>
      <w:r w:rsidRPr="00A3036C">
        <w:rPr>
          <w:rFonts w:ascii="Times New Roman" w:hAnsi="Times New Roman" w:cs="Times New Roman"/>
          <w:b/>
          <w:bCs/>
          <w:sz w:val="24"/>
          <w:szCs w:val="24"/>
        </w:rPr>
        <w:t>e</w:t>
      </w:r>
      <w:r w:rsidRPr="00A3036C">
        <w:rPr>
          <w:rFonts w:ascii="Times New Roman" w:hAnsi="Times New Roman" w:cs="Times New Roman"/>
          <w:b/>
          <w:bCs/>
          <w:color w:val="FF0000"/>
          <w:sz w:val="28"/>
          <w:szCs w:val="28"/>
        </w:rPr>
        <w:t>X</w:t>
      </w:r>
      <w:r w:rsidRPr="00A3036C">
        <w:rPr>
          <w:rFonts w:ascii="Times New Roman" w:hAnsi="Times New Roman" w:cs="Times New Roman"/>
          <w:b/>
          <w:bCs/>
          <w:sz w:val="24"/>
          <w:szCs w:val="24"/>
        </w:rPr>
        <w:t xml:space="preserve">ilados da </w:t>
      </w:r>
      <w:r w:rsidRPr="00A3036C">
        <w:rPr>
          <w:rFonts w:ascii="Times New Roman" w:hAnsi="Times New Roman" w:cs="Times New Roman"/>
          <w:b/>
          <w:bCs/>
          <w:color w:val="7030A0"/>
          <w:sz w:val="24"/>
          <w:szCs w:val="24"/>
        </w:rPr>
        <w:t>T</w:t>
      </w:r>
      <w:r w:rsidRPr="00A3036C">
        <w:rPr>
          <w:rFonts w:ascii="Times New Roman" w:hAnsi="Times New Roman" w:cs="Times New Roman"/>
          <w:b/>
          <w:bCs/>
          <w:sz w:val="24"/>
          <w:szCs w:val="24"/>
        </w:rPr>
        <w:t xml:space="preserve">erra </w:t>
      </w:r>
      <w:r w:rsidR="004B4085" w:rsidRPr="00A3036C">
        <w:rPr>
          <w:rFonts w:ascii="Times New Roman" w:hAnsi="Times New Roman" w:cs="Times New Roman"/>
          <w:sz w:val="24"/>
          <w:szCs w:val="24"/>
        </w:rPr>
        <w:t>que está sendo concebido por Tom aborda este tema ―</w:t>
      </w:r>
      <w:r w:rsidR="007A0760" w:rsidRPr="00A3036C">
        <w:rPr>
          <w:rFonts w:ascii="Times New Roman" w:hAnsi="Times New Roman" w:cs="Times New Roman"/>
          <w:sz w:val="24"/>
          <w:szCs w:val="24"/>
        </w:rPr>
        <w:t xml:space="preserve"> Liz lembra missão de sua alma gêmea </w:t>
      </w:r>
      <w:r w:rsidR="004B4085" w:rsidRPr="00A3036C">
        <w:rPr>
          <w:rFonts w:ascii="Times New Roman" w:hAnsi="Times New Roman" w:cs="Times New Roman"/>
          <w:sz w:val="24"/>
          <w:szCs w:val="24"/>
        </w:rPr>
        <w:t>―</w:t>
      </w:r>
      <w:r w:rsidR="00BB6E51" w:rsidRPr="00A3036C">
        <w:rPr>
          <w:rFonts w:ascii="Times New Roman" w:hAnsi="Times New Roman" w:cs="Times New Roman"/>
          <w:sz w:val="24"/>
          <w:szCs w:val="24"/>
        </w:rPr>
        <w:t xml:space="preserve"> </w:t>
      </w:r>
      <w:r w:rsidR="00D919E6" w:rsidRPr="00A3036C">
        <w:rPr>
          <w:rFonts w:ascii="Times New Roman" w:hAnsi="Times New Roman" w:cs="Times New Roman"/>
          <w:sz w:val="24"/>
          <w:szCs w:val="24"/>
        </w:rPr>
        <w:t>N</w:t>
      </w:r>
      <w:r w:rsidR="00BB6E51" w:rsidRPr="00A3036C">
        <w:rPr>
          <w:rFonts w:ascii="Times New Roman" w:hAnsi="Times New Roman" w:cs="Times New Roman"/>
          <w:sz w:val="24"/>
          <w:szCs w:val="24"/>
        </w:rPr>
        <w:t>ão será por falta de aviso</w:t>
      </w:r>
      <w:r w:rsidR="002350A6" w:rsidRPr="00A3036C">
        <w:rPr>
          <w:rFonts w:ascii="Times New Roman" w:hAnsi="Times New Roman" w:cs="Times New Roman"/>
          <w:sz w:val="24"/>
          <w:szCs w:val="24"/>
        </w:rPr>
        <w:t xml:space="preserve"> que o humano sucumbirá no exercício de seu livre arbítrio. ▬ pontua.</w:t>
      </w:r>
    </w:p>
    <w:p w14:paraId="3CDA1CC1" w14:textId="77777777" w:rsidR="00211A8F" w:rsidRPr="00A3036C" w:rsidRDefault="00211A8F" w:rsidP="00362FD5">
      <w:pPr>
        <w:spacing w:after="0"/>
        <w:jc w:val="both"/>
        <w:rPr>
          <w:rFonts w:ascii="Times New Roman" w:hAnsi="Times New Roman" w:cs="Times New Roman"/>
          <w:sz w:val="24"/>
          <w:szCs w:val="24"/>
        </w:rPr>
      </w:pPr>
    </w:p>
    <w:p w14:paraId="52343B9E" w14:textId="152B654E" w:rsidR="002350A6" w:rsidRPr="00A3036C" w:rsidRDefault="002350A6"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w:t>
      </w:r>
      <w:r w:rsidR="00990A73" w:rsidRPr="00A3036C">
        <w:rPr>
          <w:rFonts w:ascii="Times New Roman" w:hAnsi="Times New Roman" w:cs="Times New Roman"/>
          <w:sz w:val="24"/>
          <w:szCs w:val="24"/>
        </w:rPr>
        <w:t xml:space="preserve"> Considerando a distribuição pela rede mundial de computadore</w:t>
      </w:r>
      <w:r w:rsidR="00341039" w:rsidRPr="00A3036C">
        <w:rPr>
          <w:rFonts w:ascii="Times New Roman" w:hAnsi="Times New Roman" w:cs="Times New Roman"/>
          <w:sz w:val="24"/>
          <w:szCs w:val="24"/>
        </w:rPr>
        <w:t xml:space="preserve">s e a repercussão </w:t>
      </w:r>
      <w:r w:rsidR="00434314" w:rsidRPr="00A3036C">
        <w:rPr>
          <w:rFonts w:ascii="Times New Roman" w:hAnsi="Times New Roman" w:cs="Times New Roman"/>
          <w:sz w:val="24"/>
          <w:szCs w:val="24"/>
        </w:rPr>
        <w:t>noutros veículos</w:t>
      </w:r>
      <w:r w:rsidR="00932A66" w:rsidRPr="00A3036C">
        <w:rPr>
          <w:rFonts w:ascii="Times New Roman" w:hAnsi="Times New Roman" w:cs="Times New Roman"/>
          <w:sz w:val="24"/>
          <w:szCs w:val="24"/>
        </w:rPr>
        <w:t xml:space="preserve"> </w:t>
      </w:r>
      <w:r w:rsidR="00582E24" w:rsidRPr="00A3036C">
        <w:rPr>
          <w:rFonts w:ascii="Times New Roman" w:hAnsi="Times New Roman" w:cs="Times New Roman"/>
          <w:sz w:val="24"/>
          <w:szCs w:val="24"/>
        </w:rPr>
        <w:t>― Miguel pronuncia-se</w:t>
      </w:r>
      <w:r w:rsidR="001C231E" w:rsidRPr="00A3036C">
        <w:rPr>
          <w:rFonts w:ascii="Times New Roman" w:hAnsi="Times New Roman" w:cs="Times New Roman"/>
          <w:sz w:val="24"/>
          <w:szCs w:val="24"/>
        </w:rPr>
        <w:t xml:space="preserve"> </w:t>
      </w:r>
      <w:r w:rsidR="00582E24" w:rsidRPr="00A3036C">
        <w:rPr>
          <w:rFonts w:ascii="Times New Roman" w:hAnsi="Times New Roman" w:cs="Times New Roman"/>
          <w:sz w:val="24"/>
          <w:szCs w:val="24"/>
        </w:rPr>
        <w:t>―</w:t>
      </w:r>
      <w:r w:rsidR="001C231E" w:rsidRPr="00A3036C">
        <w:rPr>
          <w:rFonts w:ascii="Times New Roman" w:hAnsi="Times New Roman" w:cs="Times New Roman"/>
          <w:sz w:val="24"/>
          <w:szCs w:val="24"/>
        </w:rPr>
        <w:t xml:space="preserve"> </w:t>
      </w:r>
      <w:r w:rsidR="00997CE8" w:rsidRPr="00A3036C">
        <w:rPr>
          <w:rFonts w:ascii="Times New Roman" w:hAnsi="Times New Roman" w:cs="Times New Roman"/>
          <w:sz w:val="24"/>
          <w:szCs w:val="24"/>
        </w:rPr>
        <w:t>Só não desperta quem</w:t>
      </w:r>
      <w:r w:rsidR="000101B1" w:rsidRPr="00A3036C">
        <w:rPr>
          <w:rFonts w:ascii="Times New Roman" w:hAnsi="Times New Roman" w:cs="Times New Roman"/>
          <w:sz w:val="24"/>
          <w:szCs w:val="24"/>
        </w:rPr>
        <w:t xml:space="preserve"> não quiser. ▬</w:t>
      </w:r>
      <w:r w:rsidR="006C7E70" w:rsidRPr="00A3036C">
        <w:rPr>
          <w:rFonts w:ascii="Times New Roman" w:hAnsi="Times New Roman" w:cs="Times New Roman"/>
          <w:sz w:val="24"/>
          <w:szCs w:val="24"/>
        </w:rPr>
        <w:t xml:space="preserve"> </w:t>
      </w:r>
      <w:r w:rsidR="003B0091" w:rsidRPr="00A3036C">
        <w:rPr>
          <w:rFonts w:ascii="Times New Roman" w:hAnsi="Times New Roman" w:cs="Times New Roman"/>
          <w:sz w:val="24"/>
          <w:szCs w:val="24"/>
        </w:rPr>
        <w:t>terminante</w:t>
      </w:r>
      <w:r w:rsidR="00F13753" w:rsidRPr="00A3036C">
        <w:rPr>
          <w:rFonts w:ascii="Times New Roman" w:hAnsi="Times New Roman" w:cs="Times New Roman"/>
          <w:sz w:val="24"/>
          <w:szCs w:val="24"/>
        </w:rPr>
        <w:t>.</w:t>
      </w:r>
    </w:p>
    <w:p w14:paraId="1F81A4D3" w14:textId="77777777" w:rsidR="00F61039" w:rsidRPr="00A3036C" w:rsidRDefault="00F61039" w:rsidP="00362FD5">
      <w:pPr>
        <w:spacing w:after="0"/>
        <w:jc w:val="both"/>
        <w:rPr>
          <w:rFonts w:ascii="Times New Roman" w:hAnsi="Times New Roman" w:cs="Times New Roman"/>
          <w:sz w:val="24"/>
          <w:szCs w:val="24"/>
        </w:rPr>
      </w:pPr>
    </w:p>
    <w:p w14:paraId="6AC8D0DD" w14:textId="4228DA86" w:rsidR="00B12565" w:rsidRPr="00A3036C" w:rsidRDefault="00E723C2"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O Sol se pondo abraça a conexão dos Guerreiros de Luz na Casa de</w:t>
      </w:r>
      <w:r w:rsidR="003D343A" w:rsidRPr="00A3036C">
        <w:rPr>
          <w:rFonts w:ascii="Times New Roman" w:hAnsi="Times New Roman" w:cs="Times New Roman"/>
          <w:sz w:val="24"/>
          <w:szCs w:val="24"/>
        </w:rPr>
        <w:t xml:space="preserve"> Vidro</w:t>
      </w:r>
      <w:r w:rsidR="006139F6" w:rsidRPr="00A3036C">
        <w:rPr>
          <w:rFonts w:ascii="Times New Roman" w:hAnsi="Times New Roman" w:cs="Times New Roman"/>
          <w:sz w:val="24"/>
          <w:szCs w:val="24"/>
        </w:rPr>
        <w:t xml:space="preserve"> e demais locais</w:t>
      </w:r>
      <w:r w:rsidR="00A23B9D" w:rsidRPr="00A3036C">
        <w:rPr>
          <w:rFonts w:ascii="Times New Roman" w:hAnsi="Times New Roman" w:cs="Times New Roman"/>
          <w:sz w:val="24"/>
          <w:szCs w:val="24"/>
        </w:rPr>
        <w:t>,</w:t>
      </w:r>
      <w:r w:rsidR="006139F6" w:rsidRPr="00A3036C">
        <w:rPr>
          <w:rFonts w:ascii="Times New Roman" w:hAnsi="Times New Roman" w:cs="Times New Roman"/>
          <w:sz w:val="24"/>
          <w:szCs w:val="24"/>
        </w:rPr>
        <w:t xml:space="preserve"> onde estão os outros adeptos </w:t>
      </w:r>
      <w:r w:rsidR="00A23B9D" w:rsidRPr="00A3036C">
        <w:rPr>
          <w:rFonts w:ascii="Times New Roman" w:hAnsi="Times New Roman" w:cs="Times New Roman"/>
          <w:sz w:val="24"/>
          <w:szCs w:val="24"/>
        </w:rPr>
        <w:t xml:space="preserve">da Resistência </w:t>
      </w:r>
      <w:r w:rsidR="00237924" w:rsidRPr="00A3036C">
        <w:rPr>
          <w:rFonts w:ascii="Times New Roman" w:hAnsi="Times New Roman" w:cs="Times New Roman"/>
          <w:sz w:val="24"/>
          <w:szCs w:val="24"/>
        </w:rPr>
        <w:t>Multidimensional</w:t>
      </w:r>
      <w:r w:rsidR="00A23B9D" w:rsidRPr="00A3036C">
        <w:rPr>
          <w:rFonts w:ascii="Times New Roman" w:hAnsi="Times New Roman" w:cs="Times New Roman"/>
          <w:sz w:val="24"/>
          <w:szCs w:val="24"/>
        </w:rPr>
        <w:t>.</w:t>
      </w:r>
      <w:r w:rsidR="006A73EC" w:rsidRPr="00A3036C">
        <w:rPr>
          <w:rFonts w:ascii="Times New Roman" w:hAnsi="Times New Roman" w:cs="Times New Roman"/>
          <w:sz w:val="24"/>
          <w:szCs w:val="24"/>
        </w:rPr>
        <w:t xml:space="preserve"> Tutelados pel</w:t>
      </w:r>
      <w:r w:rsidR="00D919E6" w:rsidRPr="00A3036C">
        <w:rPr>
          <w:rFonts w:ascii="Times New Roman" w:hAnsi="Times New Roman" w:cs="Times New Roman"/>
          <w:sz w:val="24"/>
          <w:szCs w:val="24"/>
        </w:rPr>
        <w:t>o</w:t>
      </w:r>
      <w:r w:rsidR="006A73EC" w:rsidRPr="00A3036C">
        <w:rPr>
          <w:rFonts w:ascii="Times New Roman" w:hAnsi="Times New Roman" w:cs="Times New Roman"/>
          <w:sz w:val="24"/>
          <w:szCs w:val="24"/>
        </w:rPr>
        <w:t xml:space="preserve"> casal multidimensional</w:t>
      </w:r>
      <w:r w:rsidR="00671507" w:rsidRPr="00A3036C">
        <w:rPr>
          <w:rFonts w:ascii="Times New Roman" w:hAnsi="Times New Roman" w:cs="Times New Roman"/>
          <w:sz w:val="24"/>
          <w:szCs w:val="24"/>
        </w:rPr>
        <w:t xml:space="preserve"> </w:t>
      </w:r>
      <w:r w:rsidR="001250EF" w:rsidRPr="00A3036C">
        <w:rPr>
          <w:rFonts w:ascii="Times New Roman" w:hAnsi="Times New Roman" w:cs="Times New Roman"/>
          <w:sz w:val="24"/>
          <w:szCs w:val="24"/>
        </w:rPr>
        <w:t>praticam o</w:t>
      </w:r>
      <w:r w:rsidR="003D5B56" w:rsidRPr="00A3036C">
        <w:rPr>
          <w:rFonts w:ascii="Times New Roman" w:hAnsi="Times New Roman" w:cs="Times New Roman"/>
          <w:sz w:val="24"/>
          <w:szCs w:val="24"/>
        </w:rPr>
        <w:t xml:space="preserve"> mantra</w:t>
      </w:r>
      <w:r w:rsidR="001250EF" w:rsidRPr="00A3036C">
        <w:rPr>
          <w:rFonts w:ascii="Times New Roman" w:hAnsi="Times New Roman" w:cs="Times New Roman"/>
          <w:sz w:val="24"/>
          <w:szCs w:val="24"/>
        </w:rPr>
        <w:t xml:space="preserve"> EU SOU</w:t>
      </w:r>
      <w:r w:rsidR="003D5B56" w:rsidRPr="00A3036C">
        <w:rPr>
          <w:rFonts w:ascii="Times New Roman" w:hAnsi="Times New Roman" w:cs="Times New Roman"/>
          <w:sz w:val="24"/>
          <w:szCs w:val="24"/>
        </w:rPr>
        <w:t xml:space="preserve">: </w:t>
      </w:r>
      <w:r w:rsidR="00D919E6" w:rsidRPr="00A3036C">
        <w:rPr>
          <w:rFonts w:ascii="Times New Roman" w:hAnsi="Times New Roman" w:cs="Times New Roman"/>
          <w:sz w:val="24"/>
          <w:szCs w:val="24"/>
        </w:rPr>
        <w:t xml:space="preserve">Eu sou a consciência... </w:t>
      </w:r>
      <w:r w:rsidR="003D5B56" w:rsidRPr="00A3036C">
        <w:rPr>
          <w:rFonts w:ascii="Times New Roman" w:hAnsi="Times New Roman" w:cs="Times New Roman"/>
          <w:sz w:val="24"/>
          <w:szCs w:val="24"/>
        </w:rPr>
        <w:t>Eu Sou a energia... Eu sou</w:t>
      </w:r>
      <w:r w:rsidR="00D919E6" w:rsidRPr="00A3036C">
        <w:rPr>
          <w:rFonts w:ascii="Times New Roman" w:hAnsi="Times New Roman" w:cs="Times New Roman"/>
          <w:sz w:val="24"/>
          <w:szCs w:val="24"/>
        </w:rPr>
        <w:t xml:space="preserve"> </w:t>
      </w:r>
      <w:r w:rsidR="003F75C7" w:rsidRPr="00A3036C">
        <w:rPr>
          <w:rFonts w:ascii="Times New Roman" w:hAnsi="Times New Roman" w:cs="Times New Roman"/>
          <w:sz w:val="24"/>
          <w:szCs w:val="24"/>
        </w:rPr>
        <w:t>a luz... Eu sou</w:t>
      </w:r>
      <w:r w:rsidR="00D919E6" w:rsidRPr="00A3036C">
        <w:rPr>
          <w:rFonts w:ascii="Times New Roman" w:hAnsi="Times New Roman" w:cs="Times New Roman"/>
          <w:sz w:val="24"/>
          <w:szCs w:val="24"/>
        </w:rPr>
        <w:t xml:space="preserve"> </w:t>
      </w:r>
      <w:r w:rsidR="003F75C7" w:rsidRPr="00A3036C">
        <w:rPr>
          <w:rFonts w:ascii="Times New Roman" w:hAnsi="Times New Roman" w:cs="Times New Roman"/>
          <w:sz w:val="24"/>
          <w:szCs w:val="24"/>
        </w:rPr>
        <w:t>o coração... Eu Sou o amor... Eu Sou</w:t>
      </w:r>
      <w:r w:rsidR="00D919E6" w:rsidRPr="00A3036C">
        <w:rPr>
          <w:rFonts w:ascii="Times New Roman" w:hAnsi="Times New Roman" w:cs="Times New Roman"/>
          <w:sz w:val="24"/>
          <w:szCs w:val="24"/>
        </w:rPr>
        <w:t xml:space="preserve"> </w:t>
      </w:r>
      <w:r w:rsidR="003F75C7" w:rsidRPr="00A3036C">
        <w:rPr>
          <w:rFonts w:ascii="Times New Roman" w:hAnsi="Times New Roman" w:cs="Times New Roman"/>
          <w:sz w:val="24"/>
          <w:szCs w:val="24"/>
        </w:rPr>
        <w:t>a evolução</w:t>
      </w:r>
      <w:r w:rsidR="0073738E" w:rsidRPr="00A3036C">
        <w:rPr>
          <w:rFonts w:ascii="Times New Roman" w:hAnsi="Times New Roman" w:cs="Times New Roman"/>
          <w:sz w:val="24"/>
          <w:szCs w:val="24"/>
        </w:rPr>
        <w:t>... Eu Sou o perfeito equilíbrio da mente, corpo e espírito</w:t>
      </w:r>
      <w:r w:rsidR="006478C0" w:rsidRPr="00A3036C">
        <w:rPr>
          <w:rFonts w:ascii="Times New Roman" w:hAnsi="Times New Roman" w:cs="Times New Roman"/>
          <w:sz w:val="24"/>
          <w:szCs w:val="24"/>
        </w:rPr>
        <w:t>... Eu Sou a conexão com o Eu Superior.</w:t>
      </w:r>
      <w:r w:rsidR="00E96C4A" w:rsidRPr="00A3036C">
        <w:rPr>
          <w:rFonts w:ascii="Times New Roman" w:hAnsi="Times New Roman" w:cs="Times New Roman"/>
          <w:sz w:val="24"/>
          <w:szCs w:val="24"/>
        </w:rPr>
        <w:t xml:space="preserve"> </w:t>
      </w:r>
      <w:r w:rsidR="00D919E6" w:rsidRPr="00A3036C">
        <w:rPr>
          <w:rFonts w:ascii="Times New Roman" w:hAnsi="Times New Roman" w:cs="Times New Roman"/>
          <w:sz w:val="24"/>
          <w:szCs w:val="24"/>
        </w:rPr>
        <w:t>Guerreiros de Luz i</w:t>
      </w:r>
      <w:r w:rsidR="00E96C4A" w:rsidRPr="00A3036C">
        <w:rPr>
          <w:rFonts w:ascii="Times New Roman" w:hAnsi="Times New Roman" w:cs="Times New Roman"/>
          <w:sz w:val="24"/>
          <w:szCs w:val="24"/>
        </w:rPr>
        <w:t xml:space="preserve">rradiam de seus poros ondas </w:t>
      </w:r>
      <w:r w:rsidR="004A3DAD" w:rsidRPr="00A3036C">
        <w:rPr>
          <w:rFonts w:ascii="Times New Roman" w:hAnsi="Times New Roman" w:cs="Times New Roman"/>
          <w:sz w:val="24"/>
          <w:szCs w:val="24"/>
        </w:rPr>
        <w:t>eletromagnéticas e emocionais</w:t>
      </w:r>
      <w:r w:rsidR="00991679" w:rsidRPr="00A3036C">
        <w:rPr>
          <w:rFonts w:ascii="Times New Roman" w:hAnsi="Times New Roman" w:cs="Times New Roman"/>
          <w:sz w:val="24"/>
          <w:szCs w:val="24"/>
        </w:rPr>
        <w:t xml:space="preserve"> nas cores violeta e lilás</w:t>
      </w:r>
      <w:r w:rsidR="00BD66BF" w:rsidRPr="00A3036C">
        <w:rPr>
          <w:rFonts w:ascii="Times New Roman" w:hAnsi="Times New Roman" w:cs="Times New Roman"/>
          <w:sz w:val="24"/>
          <w:szCs w:val="24"/>
        </w:rPr>
        <w:t>, representativas, respectivamente do masculino e feminino</w:t>
      </w:r>
      <w:r w:rsidR="0028797B" w:rsidRPr="00A3036C">
        <w:rPr>
          <w:rFonts w:ascii="Times New Roman" w:hAnsi="Times New Roman" w:cs="Times New Roman"/>
          <w:sz w:val="24"/>
          <w:szCs w:val="24"/>
        </w:rPr>
        <w:t>.</w:t>
      </w:r>
      <w:r w:rsidR="0056692D" w:rsidRPr="00A3036C">
        <w:rPr>
          <w:rFonts w:ascii="Times New Roman" w:hAnsi="Times New Roman" w:cs="Times New Roman"/>
          <w:sz w:val="24"/>
          <w:szCs w:val="24"/>
        </w:rPr>
        <w:t xml:space="preserve"> </w:t>
      </w:r>
      <w:r w:rsidR="0028797B" w:rsidRPr="00A3036C">
        <w:rPr>
          <w:rFonts w:ascii="Times New Roman" w:hAnsi="Times New Roman" w:cs="Times New Roman"/>
          <w:sz w:val="24"/>
          <w:szCs w:val="24"/>
        </w:rPr>
        <w:t>C</w:t>
      </w:r>
      <w:r w:rsidR="0056692D" w:rsidRPr="00A3036C">
        <w:rPr>
          <w:rFonts w:ascii="Times New Roman" w:hAnsi="Times New Roman" w:cs="Times New Roman"/>
          <w:sz w:val="24"/>
          <w:szCs w:val="24"/>
        </w:rPr>
        <w:t>riadores, brevemente, incontestáveis do universo</w:t>
      </w:r>
      <w:r w:rsidR="00B12565" w:rsidRPr="00A3036C">
        <w:rPr>
          <w:rFonts w:ascii="Times New Roman" w:hAnsi="Times New Roman" w:cs="Times New Roman"/>
          <w:sz w:val="24"/>
          <w:szCs w:val="24"/>
        </w:rPr>
        <w:t>,</w:t>
      </w:r>
      <w:r w:rsidR="0056692D" w:rsidRPr="00A3036C">
        <w:rPr>
          <w:rFonts w:ascii="Times New Roman" w:hAnsi="Times New Roman" w:cs="Times New Roman"/>
          <w:sz w:val="24"/>
          <w:szCs w:val="24"/>
        </w:rPr>
        <w:t xml:space="preserve"> </w:t>
      </w:r>
      <w:r w:rsidR="004F1F41" w:rsidRPr="00A3036C">
        <w:rPr>
          <w:rFonts w:ascii="Times New Roman" w:hAnsi="Times New Roman" w:cs="Times New Roman"/>
          <w:sz w:val="24"/>
          <w:szCs w:val="24"/>
        </w:rPr>
        <w:t>a ser regido pela Lei universal do amor incondicional</w:t>
      </w:r>
      <w:r w:rsidR="004428CB" w:rsidRPr="00A3036C">
        <w:rPr>
          <w:rFonts w:ascii="Times New Roman" w:hAnsi="Times New Roman" w:cs="Times New Roman"/>
          <w:sz w:val="24"/>
          <w:szCs w:val="24"/>
        </w:rPr>
        <w:t xml:space="preserve"> recebida pelas consciências despertas e a despertar</w:t>
      </w:r>
      <w:r w:rsidR="00980A31" w:rsidRPr="00A3036C">
        <w:rPr>
          <w:rFonts w:ascii="Times New Roman" w:hAnsi="Times New Roman" w:cs="Times New Roman"/>
          <w:sz w:val="24"/>
          <w:szCs w:val="24"/>
        </w:rPr>
        <w:t xml:space="preserve"> da humanidade.</w:t>
      </w:r>
    </w:p>
    <w:p w14:paraId="051BD863" w14:textId="77777777" w:rsidR="00CB7301" w:rsidRPr="00A3036C" w:rsidRDefault="00B12565"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Cores entrelaçad</w:t>
      </w:r>
      <w:r w:rsidR="00583EDA" w:rsidRPr="00A3036C">
        <w:rPr>
          <w:rFonts w:ascii="Times New Roman" w:hAnsi="Times New Roman" w:cs="Times New Roman"/>
          <w:sz w:val="24"/>
          <w:szCs w:val="24"/>
        </w:rPr>
        <w:t xml:space="preserve">as se dispersam no horizonte, enquanto </w:t>
      </w:r>
      <w:r w:rsidR="00E778E9" w:rsidRPr="00A3036C">
        <w:rPr>
          <w:rFonts w:ascii="Times New Roman" w:hAnsi="Times New Roman" w:cs="Times New Roman"/>
          <w:sz w:val="24"/>
          <w:szCs w:val="24"/>
        </w:rPr>
        <w:t xml:space="preserve">o </w:t>
      </w:r>
      <w:r w:rsidR="00E778E9" w:rsidRPr="00A3036C">
        <w:rPr>
          <w:rFonts w:ascii="Times New Roman" w:hAnsi="Times New Roman" w:cs="Times New Roman"/>
          <w:i/>
          <w:iCs/>
          <w:sz w:val="24"/>
          <w:szCs w:val="24"/>
        </w:rPr>
        <w:t xml:space="preserve">fogo estelar </w:t>
      </w:r>
      <w:r w:rsidR="00E778E9" w:rsidRPr="00A3036C">
        <w:rPr>
          <w:rFonts w:ascii="Times New Roman" w:hAnsi="Times New Roman" w:cs="Times New Roman"/>
          <w:sz w:val="24"/>
          <w:szCs w:val="24"/>
        </w:rPr>
        <w:t>é substituído pela Lua</w:t>
      </w:r>
      <w:r w:rsidR="000023FD" w:rsidRPr="00A3036C">
        <w:rPr>
          <w:rFonts w:ascii="Times New Roman" w:hAnsi="Times New Roman" w:cs="Times New Roman"/>
          <w:sz w:val="24"/>
          <w:szCs w:val="24"/>
        </w:rPr>
        <w:t xml:space="preserve"> alaranjada e brilhante como diamante.</w:t>
      </w:r>
    </w:p>
    <w:p w14:paraId="606B6CAC" w14:textId="3B7BFD8F" w:rsidR="00F61039" w:rsidRPr="00A3036C" w:rsidRDefault="00CB7301"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Olhos lacrimejados dos Guerreiros de Luz, estejam </w:t>
      </w:r>
      <w:r w:rsidR="00E4393A" w:rsidRPr="00A3036C">
        <w:rPr>
          <w:rFonts w:ascii="Times New Roman" w:hAnsi="Times New Roman" w:cs="Times New Roman"/>
          <w:sz w:val="24"/>
          <w:szCs w:val="24"/>
        </w:rPr>
        <w:t>onde</w:t>
      </w:r>
      <w:r w:rsidRPr="00A3036C">
        <w:rPr>
          <w:rFonts w:ascii="Times New Roman" w:hAnsi="Times New Roman" w:cs="Times New Roman"/>
          <w:sz w:val="24"/>
          <w:szCs w:val="24"/>
        </w:rPr>
        <w:t xml:space="preserve"> estiverem</w:t>
      </w:r>
      <w:r w:rsidR="007F009D" w:rsidRPr="00A3036C">
        <w:rPr>
          <w:rFonts w:ascii="Times New Roman" w:hAnsi="Times New Roman" w:cs="Times New Roman"/>
          <w:sz w:val="24"/>
          <w:szCs w:val="24"/>
        </w:rPr>
        <w:t>, são sentidos n</w:t>
      </w:r>
      <w:r w:rsidR="006F07B4" w:rsidRPr="00A3036C">
        <w:rPr>
          <w:rFonts w:ascii="Times New Roman" w:hAnsi="Times New Roman" w:cs="Times New Roman"/>
          <w:sz w:val="24"/>
          <w:szCs w:val="24"/>
        </w:rPr>
        <w:t>a unicidade amoros</w:t>
      </w:r>
      <w:r w:rsidR="002A7DA2" w:rsidRPr="00A3036C">
        <w:rPr>
          <w:rFonts w:ascii="Times New Roman" w:hAnsi="Times New Roman" w:cs="Times New Roman"/>
          <w:sz w:val="24"/>
          <w:szCs w:val="24"/>
        </w:rPr>
        <w:t>a d</w:t>
      </w:r>
      <w:r w:rsidR="008A7ACC" w:rsidRPr="00A3036C">
        <w:rPr>
          <w:rFonts w:ascii="Times New Roman" w:hAnsi="Times New Roman" w:cs="Times New Roman"/>
          <w:sz w:val="24"/>
          <w:szCs w:val="24"/>
        </w:rPr>
        <w:t>o</w:t>
      </w:r>
      <w:r w:rsidR="002A7DA2" w:rsidRPr="00A3036C">
        <w:rPr>
          <w:rFonts w:ascii="Times New Roman" w:hAnsi="Times New Roman" w:cs="Times New Roman"/>
          <w:sz w:val="24"/>
          <w:szCs w:val="24"/>
        </w:rPr>
        <w:t xml:space="preserve"> propósito evolutivo do  humano</w:t>
      </w:r>
      <w:r w:rsidR="005E2553" w:rsidRPr="00A3036C">
        <w:rPr>
          <w:rFonts w:ascii="Times New Roman" w:hAnsi="Times New Roman" w:cs="Times New Roman"/>
          <w:sz w:val="24"/>
          <w:szCs w:val="24"/>
        </w:rPr>
        <w:t xml:space="preserve"> em cada</w:t>
      </w:r>
      <w:r w:rsidR="003D5B56" w:rsidRPr="00A3036C">
        <w:rPr>
          <w:rFonts w:ascii="Times New Roman" w:hAnsi="Times New Roman" w:cs="Times New Roman"/>
          <w:sz w:val="24"/>
          <w:szCs w:val="24"/>
        </w:rPr>
        <w:t xml:space="preserve"> </w:t>
      </w:r>
      <w:r w:rsidR="005E2553" w:rsidRPr="00A3036C">
        <w:rPr>
          <w:rFonts w:ascii="Times New Roman" w:hAnsi="Times New Roman" w:cs="Times New Roman"/>
          <w:sz w:val="24"/>
          <w:szCs w:val="24"/>
        </w:rPr>
        <w:t>ser</w:t>
      </w:r>
      <w:r w:rsidR="003959AC" w:rsidRPr="00A3036C">
        <w:rPr>
          <w:rFonts w:ascii="Times New Roman" w:hAnsi="Times New Roman" w:cs="Times New Roman"/>
          <w:sz w:val="24"/>
          <w:szCs w:val="24"/>
        </w:rPr>
        <w:t xml:space="preserve"> impactado</w:t>
      </w:r>
      <w:r w:rsidR="00E4393A" w:rsidRPr="00A3036C">
        <w:rPr>
          <w:rFonts w:ascii="Times New Roman" w:hAnsi="Times New Roman" w:cs="Times New Roman"/>
          <w:sz w:val="24"/>
          <w:szCs w:val="24"/>
        </w:rPr>
        <w:t xml:space="preserve"> pelo despertar de sua consciência.</w:t>
      </w:r>
    </w:p>
    <w:p w14:paraId="52E6BCAB" w14:textId="77777777" w:rsidR="00FF5F36" w:rsidRPr="00A3036C" w:rsidRDefault="00FF5F36" w:rsidP="00362FD5">
      <w:pPr>
        <w:spacing w:after="0"/>
        <w:jc w:val="both"/>
        <w:rPr>
          <w:rFonts w:ascii="Times New Roman" w:hAnsi="Times New Roman" w:cs="Times New Roman"/>
          <w:sz w:val="24"/>
          <w:szCs w:val="24"/>
        </w:rPr>
      </w:pPr>
    </w:p>
    <w:p w14:paraId="61370A20" w14:textId="4FE56D28" w:rsidR="00FF5F36" w:rsidRPr="00A3036C" w:rsidRDefault="00FF5F36"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C11AD" w:rsidRPr="00A3036C">
        <w:rPr>
          <w:rFonts w:ascii="Times New Roman" w:hAnsi="Times New Roman" w:cs="Times New Roman"/>
          <w:sz w:val="24"/>
          <w:szCs w:val="24"/>
        </w:rPr>
        <w:t>O despertar em massa é nossa garanti</w:t>
      </w:r>
      <w:r w:rsidR="00394F98" w:rsidRPr="00A3036C">
        <w:rPr>
          <w:rFonts w:ascii="Times New Roman" w:hAnsi="Times New Roman" w:cs="Times New Roman"/>
          <w:sz w:val="24"/>
          <w:szCs w:val="24"/>
        </w:rPr>
        <w:t>a para o desenvolvimento do processo evolutivo humano ― Tom Harriso</w:t>
      </w:r>
      <w:r w:rsidR="00806104" w:rsidRPr="00A3036C">
        <w:rPr>
          <w:rFonts w:ascii="Times New Roman" w:hAnsi="Times New Roman" w:cs="Times New Roman"/>
          <w:sz w:val="24"/>
          <w:szCs w:val="24"/>
        </w:rPr>
        <w:t xml:space="preserve">n afirma </w:t>
      </w:r>
      <w:r w:rsidR="00394F98" w:rsidRPr="00A3036C">
        <w:rPr>
          <w:rFonts w:ascii="Times New Roman" w:hAnsi="Times New Roman" w:cs="Times New Roman"/>
          <w:sz w:val="24"/>
          <w:szCs w:val="24"/>
        </w:rPr>
        <w:t>―</w:t>
      </w:r>
      <w:r w:rsidR="00806104" w:rsidRPr="00A3036C">
        <w:rPr>
          <w:rFonts w:ascii="Times New Roman" w:hAnsi="Times New Roman" w:cs="Times New Roman"/>
          <w:sz w:val="24"/>
          <w:szCs w:val="24"/>
        </w:rPr>
        <w:t xml:space="preserve"> Espero que o segundo livro da trilogia </w:t>
      </w:r>
      <w:r w:rsidR="00806104" w:rsidRPr="00A3036C">
        <w:rPr>
          <w:rFonts w:ascii="Times New Roman" w:hAnsi="Times New Roman" w:cs="Times New Roman"/>
          <w:b/>
          <w:bCs/>
          <w:sz w:val="24"/>
          <w:szCs w:val="24"/>
        </w:rPr>
        <w:t>e</w:t>
      </w:r>
      <w:r w:rsidR="00806104" w:rsidRPr="00A3036C">
        <w:rPr>
          <w:rFonts w:ascii="Times New Roman" w:hAnsi="Times New Roman" w:cs="Times New Roman"/>
          <w:b/>
          <w:bCs/>
          <w:color w:val="FF0000"/>
          <w:sz w:val="28"/>
          <w:szCs w:val="28"/>
        </w:rPr>
        <w:t>X</w:t>
      </w:r>
      <w:r w:rsidR="00806104" w:rsidRPr="00A3036C">
        <w:rPr>
          <w:rFonts w:ascii="Times New Roman" w:hAnsi="Times New Roman" w:cs="Times New Roman"/>
          <w:b/>
          <w:bCs/>
          <w:sz w:val="24"/>
          <w:szCs w:val="24"/>
        </w:rPr>
        <w:t xml:space="preserve">ilados da </w:t>
      </w:r>
      <w:r w:rsidR="00806104" w:rsidRPr="00A3036C">
        <w:rPr>
          <w:rFonts w:ascii="Times New Roman" w:hAnsi="Times New Roman" w:cs="Times New Roman"/>
          <w:b/>
          <w:bCs/>
          <w:color w:val="7030A0"/>
          <w:sz w:val="24"/>
          <w:szCs w:val="24"/>
        </w:rPr>
        <w:t>T</w:t>
      </w:r>
      <w:r w:rsidR="00806104" w:rsidRPr="00A3036C">
        <w:rPr>
          <w:rFonts w:ascii="Times New Roman" w:hAnsi="Times New Roman" w:cs="Times New Roman"/>
          <w:b/>
          <w:bCs/>
          <w:sz w:val="24"/>
          <w:szCs w:val="24"/>
        </w:rPr>
        <w:t>erra</w:t>
      </w:r>
      <w:r w:rsidR="00A751E0" w:rsidRPr="00A3036C">
        <w:rPr>
          <w:rFonts w:ascii="Times New Roman" w:hAnsi="Times New Roman" w:cs="Times New Roman"/>
          <w:b/>
          <w:bCs/>
          <w:sz w:val="24"/>
          <w:szCs w:val="24"/>
        </w:rPr>
        <w:t xml:space="preserve"> </w:t>
      </w:r>
      <w:r w:rsidR="00660F03" w:rsidRPr="00A3036C">
        <w:rPr>
          <w:rFonts w:ascii="Times New Roman" w:hAnsi="Times New Roman" w:cs="Times New Roman"/>
          <w:sz w:val="24"/>
          <w:szCs w:val="24"/>
        </w:rPr>
        <w:t xml:space="preserve">baste para a humanidade </w:t>
      </w:r>
      <w:r w:rsidR="008839C9" w:rsidRPr="00A3036C">
        <w:rPr>
          <w:rFonts w:ascii="Times New Roman" w:hAnsi="Times New Roman" w:cs="Times New Roman"/>
          <w:sz w:val="24"/>
          <w:szCs w:val="24"/>
        </w:rPr>
        <w:t>ter a liberdade da prisão imposta pelo Sistema Terra. ▬ esperançoso.</w:t>
      </w:r>
    </w:p>
    <w:p w14:paraId="5F4D6D60" w14:textId="77777777" w:rsidR="00237924" w:rsidRPr="00A3036C" w:rsidRDefault="00237924" w:rsidP="00362FD5">
      <w:pPr>
        <w:spacing w:after="0"/>
        <w:jc w:val="both"/>
        <w:rPr>
          <w:rFonts w:ascii="Times New Roman" w:hAnsi="Times New Roman" w:cs="Times New Roman"/>
          <w:sz w:val="24"/>
          <w:szCs w:val="24"/>
        </w:rPr>
      </w:pPr>
    </w:p>
    <w:p w14:paraId="5420C6A3" w14:textId="4A5910BE" w:rsidR="00237924" w:rsidRPr="00A3036C" w:rsidRDefault="00237924"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070088" w:rsidRPr="00A3036C">
        <w:rPr>
          <w:rFonts w:ascii="Times New Roman" w:hAnsi="Times New Roman" w:cs="Times New Roman"/>
          <w:sz w:val="24"/>
          <w:szCs w:val="24"/>
        </w:rPr>
        <w:t xml:space="preserve">O problema é que a Terra </w:t>
      </w:r>
      <w:r w:rsidR="00536F76" w:rsidRPr="00A3036C">
        <w:rPr>
          <w:rFonts w:ascii="Times New Roman" w:hAnsi="Times New Roman" w:cs="Times New Roman"/>
          <w:sz w:val="24"/>
          <w:szCs w:val="24"/>
        </w:rPr>
        <w:t xml:space="preserve">está sujeita a </w:t>
      </w:r>
      <w:r w:rsidR="00536F76" w:rsidRPr="00A3036C">
        <w:rPr>
          <w:rFonts w:ascii="Times New Roman" w:hAnsi="Times New Roman" w:cs="Times New Roman"/>
          <w:i/>
          <w:iCs/>
          <w:sz w:val="24"/>
          <w:szCs w:val="24"/>
        </w:rPr>
        <w:t>tríade da maldade humana</w:t>
      </w:r>
      <w:r w:rsidR="00852D4B" w:rsidRPr="00A3036C">
        <w:rPr>
          <w:rFonts w:ascii="Times New Roman" w:hAnsi="Times New Roman" w:cs="Times New Roman"/>
          <w:sz w:val="24"/>
          <w:szCs w:val="24"/>
        </w:rPr>
        <w:t xml:space="preserve">: </w:t>
      </w:r>
      <w:r w:rsidR="00852D4B" w:rsidRPr="00A3036C">
        <w:rPr>
          <w:rFonts w:ascii="Times New Roman" w:hAnsi="Times New Roman" w:cs="Times New Roman"/>
          <w:i/>
          <w:iCs/>
          <w:sz w:val="24"/>
          <w:szCs w:val="24"/>
        </w:rPr>
        <w:t>ego</w:t>
      </w:r>
      <w:r w:rsidR="00852D4B" w:rsidRPr="00A3036C">
        <w:rPr>
          <w:rFonts w:ascii="Times New Roman" w:hAnsi="Times New Roman" w:cs="Times New Roman"/>
          <w:sz w:val="24"/>
          <w:szCs w:val="24"/>
        </w:rPr>
        <w:t xml:space="preserve">, </w:t>
      </w:r>
      <w:r w:rsidR="00852D4B" w:rsidRPr="00A3036C">
        <w:rPr>
          <w:rFonts w:ascii="Times New Roman" w:hAnsi="Times New Roman" w:cs="Times New Roman"/>
          <w:i/>
          <w:iCs/>
          <w:sz w:val="24"/>
          <w:szCs w:val="24"/>
        </w:rPr>
        <w:t xml:space="preserve">ganância </w:t>
      </w:r>
      <w:r w:rsidR="00852D4B" w:rsidRPr="00A3036C">
        <w:rPr>
          <w:rFonts w:ascii="Times New Roman" w:hAnsi="Times New Roman" w:cs="Times New Roman"/>
          <w:sz w:val="24"/>
          <w:szCs w:val="24"/>
        </w:rPr>
        <w:t xml:space="preserve">e </w:t>
      </w:r>
      <w:r w:rsidR="00852D4B" w:rsidRPr="00A3036C">
        <w:rPr>
          <w:rFonts w:ascii="Times New Roman" w:hAnsi="Times New Roman" w:cs="Times New Roman"/>
          <w:i/>
          <w:iCs/>
          <w:sz w:val="24"/>
          <w:szCs w:val="24"/>
        </w:rPr>
        <w:t xml:space="preserve">medo </w:t>
      </w:r>
      <w:r w:rsidR="00852D4B" w:rsidRPr="00A3036C">
        <w:rPr>
          <w:rFonts w:ascii="Times New Roman" w:hAnsi="Times New Roman" w:cs="Times New Roman"/>
          <w:sz w:val="24"/>
          <w:szCs w:val="24"/>
        </w:rPr>
        <w:t>― Luiza</w:t>
      </w:r>
      <w:r w:rsidR="00420BDB" w:rsidRPr="00A3036C">
        <w:rPr>
          <w:rFonts w:ascii="Times New Roman" w:hAnsi="Times New Roman" w:cs="Times New Roman"/>
          <w:sz w:val="24"/>
          <w:szCs w:val="24"/>
        </w:rPr>
        <w:t xml:space="preserve"> questiona o despertar da humanidade </w:t>
      </w:r>
      <w:r w:rsidR="00852D4B" w:rsidRPr="00A3036C">
        <w:rPr>
          <w:rFonts w:ascii="Times New Roman" w:hAnsi="Times New Roman" w:cs="Times New Roman"/>
          <w:sz w:val="24"/>
          <w:szCs w:val="24"/>
        </w:rPr>
        <w:t>―</w:t>
      </w:r>
      <w:r w:rsidR="00A95BE0" w:rsidRPr="00A3036C">
        <w:rPr>
          <w:rFonts w:ascii="Times New Roman" w:hAnsi="Times New Roman" w:cs="Times New Roman"/>
          <w:sz w:val="24"/>
          <w:szCs w:val="24"/>
        </w:rPr>
        <w:t xml:space="preserve"> </w:t>
      </w:r>
      <w:r w:rsidR="008B2017" w:rsidRPr="00A3036C">
        <w:rPr>
          <w:rFonts w:ascii="Times New Roman" w:hAnsi="Times New Roman" w:cs="Times New Roman"/>
          <w:sz w:val="24"/>
          <w:szCs w:val="24"/>
        </w:rPr>
        <w:t>Governo, religião, mídia e educação</w:t>
      </w:r>
      <w:r w:rsidR="00D919E6" w:rsidRPr="00A3036C">
        <w:rPr>
          <w:rFonts w:ascii="Times New Roman" w:hAnsi="Times New Roman" w:cs="Times New Roman"/>
          <w:sz w:val="24"/>
          <w:szCs w:val="24"/>
        </w:rPr>
        <w:t>...</w:t>
      </w:r>
      <w:r w:rsidR="008B2017" w:rsidRPr="00A3036C">
        <w:rPr>
          <w:rFonts w:ascii="Times New Roman" w:hAnsi="Times New Roman" w:cs="Times New Roman"/>
          <w:sz w:val="24"/>
          <w:szCs w:val="24"/>
        </w:rPr>
        <w:t xml:space="preserve"> pilares do Sistema Terra</w:t>
      </w:r>
      <w:r w:rsidR="00723D24" w:rsidRPr="00A3036C">
        <w:rPr>
          <w:rFonts w:ascii="Times New Roman" w:hAnsi="Times New Roman" w:cs="Times New Roman"/>
          <w:sz w:val="24"/>
          <w:szCs w:val="24"/>
        </w:rPr>
        <w:t>, devem cair em descrédito</w:t>
      </w:r>
      <w:r w:rsidR="005A2C5D" w:rsidRPr="00A3036C">
        <w:rPr>
          <w:rFonts w:ascii="Times New Roman" w:hAnsi="Times New Roman" w:cs="Times New Roman"/>
          <w:sz w:val="24"/>
          <w:szCs w:val="24"/>
        </w:rPr>
        <w:t xml:space="preserve"> pelo despertar. ▬ </w:t>
      </w:r>
      <w:r w:rsidR="003D01C8" w:rsidRPr="00A3036C">
        <w:rPr>
          <w:rFonts w:ascii="Times New Roman" w:hAnsi="Times New Roman" w:cs="Times New Roman"/>
          <w:sz w:val="24"/>
          <w:szCs w:val="24"/>
        </w:rPr>
        <w:t>projeta.</w:t>
      </w:r>
    </w:p>
    <w:p w14:paraId="779B4DD4" w14:textId="77777777" w:rsidR="002530ED" w:rsidRPr="00A3036C" w:rsidRDefault="002530ED" w:rsidP="00362FD5">
      <w:pPr>
        <w:spacing w:after="0"/>
        <w:jc w:val="both"/>
        <w:rPr>
          <w:rFonts w:ascii="Times New Roman" w:hAnsi="Times New Roman" w:cs="Times New Roman"/>
          <w:sz w:val="24"/>
          <w:szCs w:val="24"/>
        </w:rPr>
      </w:pPr>
    </w:p>
    <w:p w14:paraId="22372957" w14:textId="06FA3E59" w:rsidR="002530ED" w:rsidRPr="00A3036C" w:rsidRDefault="002530ED"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43AC3" w:rsidRPr="00A3036C">
        <w:rPr>
          <w:rFonts w:ascii="Times New Roman" w:hAnsi="Times New Roman" w:cs="Times New Roman"/>
          <w:sz w:val="24"/>
          <w:szCs w:val="24"/>
        </w:rPr>
        <w:t xml:space="preserve">A força do amor é a arma da vitória do terrícola sobre estes </w:t>
      </w:r>
      <w:r w:rsidR="000438CE" w:rsidRPr="00A3036C">
        <w:rPr>
          <w:rFonts w:ascii="Times New Roman" w:hAnsi="Times New Roman" w:cs="Times New Roman"/>
          <w:sz w:val="24"/>
          <w:szCs w:val="24"/>
        </w:rPr>
        <w:t xml:space="preserve">seres </w:t>
      </w:r>
      <w:r w:rsidR="001C59F7" w:rsidRPr="00A3036C">
        <w:rPr>
          <w:rFonts w:ascii="Times New Roman" w:hAnsi="Times New Roman" w:cs="Times New Roman"/>
          <w:sz w:val="24"/>
          <w:szCs w:val="24"/>
        </w:rPr>
        <w:t>mal-intencionados</w:t>
      </w:r>
      <w:r w:rsidR="000438CE" w:rsidRPr="00A3036C">
        <w:rPr>
          <w:rFonts w:ascii="Times New Roman" w:hAnsi="Times New Roman" w:cs="Times New Roman"/>
          <w:sz w:val="24"/>
          <w:szCs w:val="24"/>
        </w:rPr>
        <w:t xml:space="preserve"> ― Luiz</w:t>
      </w:r>
      <w:r w:rsidR="001C59F7" w:rsidRPr="00A3036C">
        <w:rPr>
          <w:rFonts w:ascii="Times New Roman" w:hAnsi="Times New Roman" w:cs="Times New Roman"/>
          <w:sz w:val="24"/>
          <w:szCs w:val="24"/>
        </w:rPr>
        <w:t xml:space="preserve">, visceralmente, opina </w:t>
      </w:r>
      <w:r w:rsidR="000438CE" w:rsidRPr="00A3036C">
        <w:rPr>
          <w:rFonts w:ascii="Times New Roman" w:hAnsi="Times New Roman" w:cs="Times New Roman"/>
          <w:sz w:val="24"/>
          <w:szCs w:val="24"/>
        </w:rPr>
        <w:t>―</w:t>
      </w:r>
      <w:r w:rsidR="001C59F7" w:rsidRPr="00A3036C">
        <w:rPr>
          <w:rFonts w:ascii="Times New Roman" w:hAnsi="Times New Roman" w:cs="Times New Roman"/>
          <w:sz w:val="24"/>
          <w:szCs w:val="24"/>
        </w:rPr>
        <w:t xml:space="preserve"> </w:t>
      </w:r>
      <w:r w:rsidR="00206C32" w:rsidRPr="00A3036C">
        <w:rPr>
          <w:rFonts w:ascii="Times New Roman" w:hAnsi="Times New Roman" w:cs="Times New Roman"/>
          <w:sz w:val="24"/>
          <w:szCs w:val="24"/>
        </w:rPr>
        <w:t xml:space="preserve">O bem, mais cedo ou mais tarde, será vitorioso. ▬ </w:t>
      </w:r>
      <w:r w:rsidR="00FD7C01" w:rsidRPr="00A3036C">
        <w:rPr>
          <w:rFonts w:ascii="Times New Roman" w:hAnsi="Times New Roman" w:cs="Times New Roman"/>
          <w:sz w:val="24"/>
          <w:szCs w:val="24"/>
        </w:rPr>
        <w:t>afirma.</w:t>
      </w:r>
    </w:p>
    <w:p w14:paraId="6AD5E87A" w14:textId="77777777" w:rsidR="00464A74" w:rsidRPr="00A3036C" w:rsidRDefault="00464A74" w:rsidP="00362FD5">
      <w:pPr>
        <w:spacing w:after="0"/>
        <w:jc w:val="both"/>
        <w:rPr>
          <w:rFonts w:ascii="Times New Roman" w:hAnsi="Times New Roman" w:cs="Times New Roman"/>
          <w:sz w:val="24"/>
          <w:szCs w:val="24"/>
        </w:rPr>
      </w:pPr>
    </w:p>
    <w:p w14:paraId="7DDCB3B4" w14:textId="6FCAE8BA" w:rsidR="00464A74" w:rsidRPr="00A3036C" w:rsidRDefault="00464A74"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A73442" w:rsidRPr="00A3036C">
        <w:rPr>
          <w:rFonts w:ascii="Times New Roman" w:hAnsi="Times New Roman" w:cs="Times New Roman"/>
          <w:sz w:val="24"/>
          <w:szCs w:val="24"/>
        </w:rPr>
        <w:t xml:space="preserve">Como vocês sabem, no Brasil, </w:t>
      </w:r>
      <w:r w:rsidR="006056A8" w:rsidRPr="00A3036C">
        <w:rPr>
          <w:rFonts w:ascii="Times New Roman" w:hAnsi="Times New Roman" w:cs="Times New Roman"/>
          <w:sz w:val="24"/>
          <w:szCs w:val="24"/>
        </w:rPr>
        <w:t>Vice-presidente</w:t>
      </w:r>
      <w:r w:rsidR="00A73442" w:rsidRPr="00A3036C">
        <w:rPr>
          <w:rFonts w:ascii="Times New Roman" w:hAnsi="Times New Roman" w:cs="Times New Roman"/>
          <w:sz w:val="24"/>
          <w:szCs w:val="24"/>
        </w:rPr>
        <w:t xml:space="preserve"> não apita nada</w:t>
      </w:r>
      <w:r w:rsidR="006056A8" w:rsidRPr="00A3036C">
        <w:rPr>
          <w:rFonts w:ascii="Times New Roman" w:hAnsi="Times New Roman" w:cs="Times New Roman"/>
          <w:sz w:val="24"/>
          <w:szCs w:val="24"/>
        </w:rPr>
        <w:t xml:space="preserve"> ― Marion Patrícia</w:t>
      </w:r>
      <w:r w:rsidR="002F12DE" w:rsidRPr="00A3036C">
        <w:rPr>
          <w:rFonts w:ascii="Times New Roman" w:hAnsi="Times New Roman" w:cs="Times New Roman"/>
          <w:sz w:val="24"/>
          <w:szCs w:val="24"/>
        </w:rPr>
        <w:t>, virtualmente,</w:t>
      </w:r>
      <w:r w:rsidR="006056A8" w:rsidRPr="00A3036C">
        <w:rPr>
          <w:rFonts w:ascii="Times New Roman" w:hAnsi="Times New Roman" w:cs="Times New Roman"/>
          <w:sz w:val="24"/>
          <w:szCs w:val="24"/>
        </w:rPr>
        <w:t xml:space="preserve"> refere-se a seu cargo na chapa presidencial</w:t>
      </w:r>
      <w:r w:rsidR="0052708D" w:rsidRPr="00A3036C">
        <w:rPr>
          <w:rFonts w:ascii="Times New Roman" w:hAnsi="Times New Roman" w:cs="Times New Roman"/>
          <w:sz w:val="24"/>
          <w:szCs w:val="24"/>
        </w:rPr>
        <w:t xml:space="preserve"> imposta pela IMSD, leia-se Roberto Evaristo de Macedo </w:t>
      </w:r>
      <w:r w:rsidR="006056A8" w:rsidRPr="00A3036C">
        <w:rPr>
          <w:rFonts w:ascii="Times New Roman" w:hAnsi="Times New Roman" w:cs="Times New Roman"/>
          <w:sz w:val="24"/>
          <w:szCs w:val="24"/>
        </w:rPr>
        <w:t>―</w:t>
      </w:r>
      <w:r w:rsidR="00D54604" w:rsidRPr="00A3036C">
        <w:rPr>
          <w:rFonts w:ascii="Times New Roman" w:hAnsi="Times New Roman" w:cs="Times New Roman"/>
          <w:sz w:val="24"/>
          <w:szCs w:val="24"/>
        </w:rPr>
        <w:t xml:space="preserve"> Ser vice de Jesus de Deus é uma tarefa árdu</w:t>
      </w:r>
      <w:r w:rsidR="00ED022C" w:rsidRPr="00A3036C">
        <w:rPr>
          <w:rFonts w:ascii="Times New Roman" w:hAnsi="Times New Roman" w:cs="Times New Roman"/>
          <w:sz w:val="24"/>
          <w:szCs w:val="24"/>
        </w:rPr>
        <w:t xml:space="preserve">a, da qual espero que o despertar humano me poupe. ▬ </w:t>
      </w:r>
      <w:r w:rsidR="00C26301" w:rsidRPr="00A3036C">
        <w:rPr>
          <w:rFonts w:ascii="Times New Roman" w:hAnsi="Times New Roman" w:cs="Times New Roman"/>
          <w:sz w:val="24"/>
          <w:szCs w:val="24"/>
        </w:rPr>
        <w:t>crédula.</w:t>
      </w:r>
    </w:p>
    <w:p w14:paraId="590A0225" w14:textId="77777777" w:rsidR="00C319C3" w:rsidRPr="00A3036C" w:rsidRDefault="00C319C3" w:rsidP="00362FD5">
      <w:pPr>
        <w:spacing w:after="0"/>
        <w:jc w:val="both"/>
        <w:rPr>
          <w:rFonts w:ascii="Times New Roman" w:hAnsi="Times New Roman" w:cs="Times New Roman"/>
          <w:sz w:val="24"/>
          <w:szCs w:val="24"/>
        </w:rPr>
      </w:pPr>
    </w:p>
    <w:p w14:paraId="1AA90E09" w14:textId="189DC8A4" w:rsidR="00620949" w:rsidRPr="00A3036C" w:rsidRDefault="00620949"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Sol</w:t>
      </w:r>
      <w:r w:rsidR="00B5161D"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B5161D" w:rsidRPr="00A3036C">
        <w:rPr>
          <w:rFonts w:ascii="Times New Roman" w:hAnsi="Times New Roman" w:cs="Times New Roman"/>
          <w:sz w:val="24"/>
          <w:szCs w:val="24"/>
        </w:rPr>
        <w:t xml:space="preserve">brilhante,  </w:t>
      </w:r>
      <w:r w:rsidR="00293F72" w:rsidRPr="00A3036C">
        <w:rPr>
          <w:rFonts w:ascii="Times New Roman" w:hAnsi="Times New Roman" w:cs="Times New Roman"/>
          <w:sz w:val="24"/>
          <w:szCs w:val="24"/>
        </w:rPr>
        <w:t>vibra</w:t>
      </w:r>
      <w:r w:rsidR="00B5161D" w:rsidRPr="00A3036C">
        <w:rPr>
          <w:rFonts w:ascii="Times New Roman" w:hAnsi="Times New Roman" w:cs="Times New Roman"/>
          <w:sz w:val="24"/>
          <w:szCs w:val="24"/>
        </w:rPr>
        <w:t xml:space="preserve"> frequ</w:t>
      </w:r>
      <w:r w:rsidR="00617186" w:rsidRPr="00A3036C">
        <w:rPr>
          <w:rFonts w:ascii="Times New Roman" w:hAnsi="Times New Roman" w:cs="Times New Roman"/>
          <w:sz w:val="24"/>
          <w:szCs w:val="24"/>
        </w:rPr>
        <w:t>ência alteada e captada pelos Guerreiros de Lu</w:t>
      </w:r>
      <w:r w:rsidR="00C8041A" w:rsidRPr="00A3036C">
        <w:rPr>
          <w:rFonts w:ascii="Times New Roman" w:hAnsi="Times New Roman" w:cs="Times New Roman"/>
          <w:sz w:val="24"/>
          <w:szCs w:val="24"/>
        </w:rPr>
        <w:t>z</w:t>
      </w:r>
      <w:r w:rsidR="00BD707B" w:rsidRPr="00A3036C">
        <w:rPr>
          <w:rFonts w:ascii="Times New Roman" w:hAnsi="Times New Roman" w:cs="Times New Roman"/>
          <w:sz w:val="24"/>
          <w:szCs w:val="24"/>
        </w:rPr>
        <w:t>, despertos,</w:t>
      </w:r>
      <w:r w:rsidR="00C8041A" w:rsidRPr="00A3036C">
        <w:rPr>
          <w:rFonts w:ascii="Times New Roman" w:hAnsi="Times New Roman" w:cs="Times New Roman"/>
          <w:sz w:val="24"/>
          <w:szCs w:val="24"/>
        </w:rPr>
        <w:t xml:space="preserve"> residentes e</w:t>
      </w:r>
      <w:r w:rsidR="00BD707B" w:rsidRPr="00A3036C">
        <w:rPr>
          <w:rFonts w:ascii="Times New Roman" w:hAnsi="Times New Roman" w:cs="Times New Roman"/>
          <w:sz w:val="24"/>
          <w:szCs w:val="24"/>
        </w:rPr>
        <w:t>m</w:t>
      </w:r>
      <w:r w:rsidR="00C8041A" w:rsidRPr="00A3036C">
        <w:rPr>
          <w:rFonts w:ascii="Times New Roman" w:hAnsi="Times New Roman" w:cs="Times New Roman"/>
          <w:sz w:val="24"/>
          <w:szCs w:val="24"/>
        </w:rPr>
        <w:t xml:space="preserve"> todos os cantos </w:t>
      </w:r>
      <w:r w:rsidR="00BD707B" w:rsidRPr="00A3036C">
        <w:rPr>
          <w:rFonts w:ascii="Times New Roman" w:hAnsi="Times New Roman" w:cs="Times New Roman"/>
          <w:sz w:val="24"/>
          <w:szCs w:val="24"/>
        </w:rPr>
        <w:t>do mundo</w:t>
      </w:r>
      <w:r w:rsidR="0075690E" w:rsidRPr="00A3036C">
        <w:rPr>
          <w:rFonts w:ascii="Times New Roman" w:hAnsi="Times New Roman" w:cs="Times New Roman"/>
          <w:sz w:val="24"/>
          <w:szCs w:val="24"/>
        </w:rPr>
        <w:t>. Alguns</w:t>
      </w:r>
      <w:r w:rsidR="008855D2" w:rsidRPr="00A3036C">
        <w:rPr>
          <w:rFonts w:ascii="Times New Roman" w:hAnsi="Times New Roman" w:cs="Times New Roman"/>
          <w:sz w:val="24"/>
          <w:szCs w:val="24"/>
        </w:rPr>
        <w:t xml:space="preserve"> lugares </w:t>
      </w:r>
      <w:r w:rsidR="00091178" w:rsidRPr="00A3036C">
        <w:rPr>
          <w:rFonts w:ascii="Times New Roman" w:hAnsi="Times New Roman" w:cs="Times New Roman"/>
          <w:sz w:val="24"/>
          <w:szCs w:val="24"/>
        </w:rPr>
        <w:t>co</w:t>
      </w:r>
      <w:r w:rsidR="00E83B0F" w:rsidRPr="00A3036C">
        <w:rPr>
          <w:rFonts w:ascii="Times New Roman" w:hAnsi="Times New Roman" w:cs="Times New Roman"/>
          <w:sz w:val="24"/>
          <w:szCs w:val="24"/>
        </w:rPr>
        <w:t>m</w:t>
      </w:r>
      <w:r w:rsidR="0075690E" w:rsidRPr="00A3036C">
        <w:rPr>
          <w:rFonts w:ascii="Times New Roman" w:hAnsi="Times New Roman" w:cs="Times New Roman"/>
          <w:sz w:val="24"/>
          <w:szCs w:val="24"/>
        </w:rPr>
        <w:t xml:space="preserve"> menos... outros </w:t>
      </w:r>
      <w:r w:rsidR="00091178" w:rsidRPr="00A3036C">
        <w:rPr>
          <w:rFonts w:ascii="Times New Roman" w:hAnsi="Times New Roman" w:cs="Times New Roman"/>
          <w:sz w:val="24"/>
          <w:szCs w:val="24"/>
        </w:rPr>
        <w:t xml:space="preserve">com </w:t>
      </w:r>
      <w:r w:rsidR="0075690E" w:rsidRPr="00A3036C">
        <w:rPr>
          <w:rFonts w:ascii="Times New Roman" w:hAnsi="Times New Roman" w:cs="Times New Roman"/>
          <w:sz w:val="24"/>
          <w:szCs w:val="24"/>
        </w:rPr>
        <w:t>mai</w:t>
      </w:r>
      <w:r w:rsidR="005942C0" w:rsidRPr="00A3036C">
        <w:rPr>
          <w:rFonts w:ascii="Times New Roman" w:hAnsi="Times New Roman" w:cs="Times New Roman"/>
          <w:sz w:val="24"/>
          <w:szCs w:val="24"/>
        </w:rPr>
        <w:t xml:space="preserve">s seres humanos </w:t>
      </w:r>
      <w:r w:rsidR="008855D2" w:rsidRPr="00A3036C">
        <w:rPr>
          <w:rFonts w:ascii="Times New Roman" w:hAnsi="Times New Roman" w:cs="Times New Roman"/>
          <w:sz w:val="24"/>
          <w:szCs w:val="24"/>
        </w:rPr>
        <w:t>acordados</w:t>
      </w:r>
      <w:r w:rsidR="00293F72" w:rsidRPr="00A3036C">
        <w:rPr>
          <w:rFonts w:ascii="Times New Roman" w:hAnsi="Times New Roman" w:cs="Times New Roman"/>
          <w:sz w:val="24"/>
          <w:szCs w:val="24"/>
        </w:rPr>
        <w:t xml:space="preserve"> </w:t>
      </w:r>
      <w:r w:rsidR="00091178" w:rsidRPr="00A3036C">
        <w:rPr>
          <w:rFonts w:ascii="Times New Roman" w:hAnsi="Times New Roman" w:cs="Times New Roman"/>
          <w:sz w:val="24"/>
          <w:szCs w:val="24"/>
        </w:rPr>
        <w:t xml:space="preserve">ou a </w:t>
      </w:r>
      <w:r w:rsidR="00D919E6" w:rsidRPr="00A3036C">
        <w:rPr>
          <w:rFonts w:ascii="Times New Roman" w:hAnsi="Times New Roman" w:cs="Times New Roman"/>
          <w:sz w:val="24"/>
          <w:szCs w:val="24"/>
        </w:rPr>
        <w:t>acord</w:t>
      </w:r>
      <w:r w:rsidR="00091178" w:rsidRPr="00A3036C">
        <w:rPr>
          <w:rFonts w:ascii="Times New Roman" w:hAnsi="Times New Roman" w:cs="Times New Roman"/>
          <w:sz w:val="24"/>
          <w:szCs w:val="24"/>
        </w:rPr>
        <w:t>ar</w:t>
      </w:r>
      <w:r w:rsidR="00560222" w:rsidRPr="00A3036C">
        <w:rPr>
          <w:rFonts w:ascii="Times New Roman" w:hAnsi="Times New Roman" w:cs="Times New Roman"/>
          <w:sz w:val="24"/>
          <w:szCs w:val="24"/>
        </w:rPr>
        <w:t>. Todos, nesta fração de segundo,</w:t>
      </w:r>
      <w:r w:rsidR="003A32C1" w:rsidRPr="00A3036C">
        <w:rPr>
          <w:rFonts w:ascii="Times New Roman" w:hAnsi="Times New Roman" w:cs="Times New Roman"/>
          <w:sz w:val="24"/>
          <w:szCs w:val="24"/>
        </w:rPr>
        <w:t xml:space="preserve"> estão canalizados a </w:t>
      </w:r>
      <w:r w:rsidR="007236C2" w:rsidRPr="00A3036C">
        <w:rPr>
          <w:rFonts w:ascii="Times New Roman" w:hAnsi="Times New Roman" w:cs="Times New Roman"/>
          <w:i/>
          <w:iCs/>
          <w:sz w:val="24"/>
          <w:szCs w:val="24"/>
        </w:rPr>
        <w:t xml:space="preserve">estrela de </w:t>
      </w:r>
      <w:r w:rsidR="00307A82" w:rsidRPr="00A3036C">
        <w:rPr>
          <w:rFonts w:ascii="Times New Roman" w:hAnsi="Times New Roman" w:cs="Times New Roman"/>
          <w:i/>
          <w:iCs/>
          <w:sz w:val="24"/>
          <w:szCs w:val="24"/>
        </w:rPr>
        <w:t>fogo</w:t>
      </w:r>
      <w:r w:rsidR="00A02AB6" w:rsidRPr="00A3036C">
        <w:rPr>
          <w:rFonts w:ascii="Times New Roman" w:hAnsi="Times New Roman" w:cs="Times New Roman"/>
          <w:sz w:val="24"/>
          <w:szCs w:val="24"/>
        </w:rPr>
        <w:t>, recepcionando</w:t>
      </w:r>
      <w:r w:rsidR="002E139C" w:rsidRPr="00A3036C">
        <w:rPr>
          <w:rFonts w:ascii="Times New Roman" w:hAnsi="Times New Roman" w:cs="Times New Roman"/>
          <w:sz w:val="24"/>
          <w:szCs w:val="24"/>
        </w:rPr>
        <w:t xml:space="preserve"> sinais eletromagnéticos</w:t>
      </w:r>
      <w:r w:rsidR="00733CFD" w:rsidRPr="00A3036C">
        <w:rPr>
          <w:rFonts w:ascii="Times New Roman" w:hAnsi="Times New Roman" w:cs="Times New Roman"/>
          <w:sz w:val="24"/>
          <w:szCs w:val="24"/>
        </w:rPr>
        <w:t>, condutores do amor incondicional</w:t>
      </w:r>
      <w:r w:rsidR="008457CD" w:rsidRPr="00A3036C">
        <w:rPr>
          <w:rFonts w:ascii="Times New Roman" w:hAnsi="Times New Roman" w:cs="Times New Roman"/>
          <w:sz w:val="24"/>
          <w:szCs w:val="24"/>
        </w:rPr>
        <w:t xml:space="preserve"> </w:t>
      </w:r>
      <w:r w:rsidR="00CC55B9" w:rsidRPr="00A3036C">
        <w:rPr>
          <w:rFonts w:ascii="Times New Roman" w:hAnsi="Times New Roman" w:cs="Times New Roman"/>
          <w:sz w:val="24"/>
          <w:szCs w:val="24"/>
        </w:rPr>
        <w:t>invasivo aos corações destes multidimensionais</w:t>
      </w:r>
      <w:r w:rsidR="00A337DB" w:rsidRPr="00A3036C">
        <w:rPr>
          <w:rFonts w:ascii="Times New Roman" w:hAnsi="Times New Roman" w:cs="Times New Roman"/>
          <w:sz w:val="24"/>
          <w:szCs w:val="24"/>
        </w:rPr>
        <w:t>. Eles</w:t>
      </w:r>
      <w:r w:rsidR="0088483D" w:rsidRPr="00A3036C">
        <w:rPr>
          <w:rFonts w:ascii="Times New Roman" w:hAnsi="Times New Roman" w:cs="Times New Roman"/>
          <w:sz w:val="24"/>
          <w:szCs w:val="24"/>
        </w:rPr>
        <w:t xml:space="preserve"> sentem-se</w:t>
      </w:r>
      <w:r w:rsidR="00E33320" w:rsidRPr="00A3036C">
        <w:rPr>
          <w:rFonts w:ascii="Times New Roman" w:hAnsi="Times New Roman" w:cs="Times New Roman"/>
          <w:sz w:val="24"/>
          <w:szCs w:val="24"/>
        </w:rPr>
        <w:t xml:space="preserve"> submetidos a</w:t>
      </w:r>
      <w:r w:rsidR="0003308D" w:rsidRPr="00A3036C">
        <w:rPr>
          <w:rFonts w:ascii="Times New Roman" w:hAnsi="Times New Roman" w:cs="Times New Roman"/>
          <w:sz w:val="24"/>
          <w:szCs w:val="24"/>
        </w:rPr>
        <w:t xml:space="preserve"> compreensão</w:t>
      </w:r>
      <w:r w:rsidR="00E33320" w:rsidRPr="00A3036C">
        <w:rPr>
          <w:rFonts w:ascii="Times New Roman" w:hAnsi="Times New Roman" w:cs="Times New Roman"/>
          <w:sz w:val="24"/>
          <w:szCs w:val="24"/>
        </w:rPr>
        <w:t xml:space="preserve"> evolutiv</w:t>
      </w:r>
      <w:r w:rsidR="0003308D" w:rsidRPr="00A3036C">
        <w:rPr>
          <w:rFonts w:ascii="Times New Roman" w:hAnsi="Times New Roman" w:cs="Times New Roman"/>
          <w:sz w:val="24"/>
          <w:szCs w:val="24"/>
        </w:rPr>
        <w:t xml:space="preserve">a de ter e ser o </w:t>
      </w:r>
      <w:r w:rsidR="006E6475" w:rsidRPr="00A3036C">
        <w:rPr>
          <w:rFonts w:ascii="Times New Roman" w:hAnsi="Times New Roman" w:cs="Times New Roman"/>
          <w:sz w:val="24"/>
          <w:szCs w:val="24"/>
        </w:rPr>
        <w:t>casal criador do universo</w:t>
      </w:r>
      <w:r w:rsidR="00BD50CA" w:rsidRPr="00A3036C">
        <w:rPr>
          <w:rFonts w:ascii="Times New Roman" w:hAnsi="Times New Roman" w:cs="Times New Roman"/>
          <w:sz w:val="24"/>
          <w:szCs w:val="24"/>
        </w:rPr>
        <w:t xml:space="preserve"> chamado de </w:t>
      </w:r>
      <w:r w:rsidR="0003308D" w:rsidRPr="00A3036C">
        <w:rPr>
          <w:rFonts w:ascii="Times New Roman" w:hAnsi="Times New Roman" w:cs="Times New Roman"/>
          <w:sz w:val="24"/>
          <w:szCs w:val="24"/>
        </w:rPr>
        <w:t xml:space="preserve">SEU </w:t>
      </w:r>
      <w:r w:rsidR="006E6475" w:rsidRPr="00A3036C">
        <w:rPr>
          <w:rFonts w:ascii="Times New Roman" w:hAnsi="Times New Roman" w:cs="Times New Roman"/>
          <w:sz w:val="24"/>
          <w:szCs w:val="24"/>
        </w:rPr>
        <w:t>—</w:t>
      </w:r>
      <w:r w:rsidR="00286B87" w:rsidRPr="00A3036C">
        <w:rPr>
          <w:rFonts w:ascii="Times New Roman" w:hAnsi="Times New Roman" w:cs="Times New Roman"/>
          <w:sz w:val="24"/>
          <w:szCs w:val="24"/>
        </w:rPr>
        <w:t xml:space="preserve"> </w:t>
      </w:r>
      <w:r w:rsidR="006E6475" w:rsidRPr="00A3036C">
        <w:rPr>
          <w:rFonts w:ascii="Times New Roman" w:hAnsi="Times New Roman" w:cs="Times New Roman"/>
          <w:sz w:val="24"/>
          <w:szCs w:val="24"/>
        </w:rPr>
        <w:t>Soberana Energia Universal</w:t>
      </w:r>
      <w:r w:rsidR="00996D91" w:rsidRPr="00A3036C">
        <w:rPr>
          <w:rFonts w:ascii="Times New Roman" w:hAnsi="Times New Roman" w:cs="Times New Roman"/>
          <w:sz w:val="24"/>
          <w:szCs w:val="24"/>
        </w:rPr>
        <w:t xml:space="preserve">. </w:t>
      </w:r>
      <w:r w:rsidR="00401EFC" w:rsidRPr="00A3036C">
        <w:rPr>
          <w:rFonts w:ascii="Times New Roman" w:hAnsi="Times New Roman" w:cs="Times New Roman"/>
          <w:sz w:val="24"/>
          <w:szCs w:val="24"/>
        </w:rPr>
        <w:t>Porém, a</w:t>
      </w:r>
      <w:r w:rsidR="00BD50CA" w:rsidRPr="00A3036C">
        <w:rPr>
          <w:rFonts w:ascii="Times New Roman" w:hAnsi="Times New Roman" w:cs="Times New Roman"/>
          <w:sz w:val="24"/>
          <w:szCs w:val="24"/>
        </w:rPr>
        <w:t xml:space="preserve"> </w:t>
      </w:r>
      <w:r w:rsidR="00404C23" w:rsidRPr="00A3036C">
        <w:rPr>
          <w:rFonts w:ascii="Times New Roman" w:hAnsi="Times New Roman" w:cs="Times New Roman"/>
          <w:sz w:val="24"/>
          <w:szCs w:val="24"/>
        </w:rPr>
        <w:t>manipula</w:t>
      </w:r>
      <w:r w:rsidR="00996D91" w:rsidRPr="00A3036C">
        <w:rPr>
          <w:rFonts w:ascii="Times New Roman" w:hAnsi="Times New Roman" w:cs="Times New Roman"/>
          <w:sz w:val="24"/>
          <w:szCs w:val="24"/>
        </w:rPr>
        <w:t>ção</w:t>
      </w:r>
      <w:r w:rsidR="003E07D6" w:rsidRPr="00A3036C">
        <w:rPr>
          <w:rFonts w:ascii="Times New Roman" w:hAnsi="Times New Roman" w:cs="Times New Roman"/>
          <w:sz w:val="24"/>
          <w:szCs w:val="24"/>
        </w:rPr>
        <w:t xml:space="preserve"> </w:t>
      </w:r>
      <w:r w:rsidR="00401EFC" w:rsidRPr="00A3036C">
        <w:rPr>
          <w:rFonts w:ascii="Times New Roman" w:hAnsi="Times New Roman" w:cs="Times New Roman"/>
          <w:sz w:val="24"/>
          <w:szCs w:val="24"/>
        </w:rPr>
        <w:t>histórica</w:t>
      </w:r>
      <w:r w:rsidR="00731ACA" w:rsidRPr="00A3036C">
        <w:rPr>
          <w:rFonts w:ascii="Times New Roman" w:hAnsi="Times New Roman" w:cs="Times New Roman"/>
          <w:sz w:val="24"/>
          <w:szCs w:val="24"/>
        </w:rPr>
        <w:t xml:space="preserve"> </w:t>
      </w:r>
      <w:r w:rsidR="00C84D78" w:rsidRPr="00A3036C">
        <w:rPr>
          <w:rFonts w:ascii="Times New Roman" w:hAnsi="Times New Roman" w:cs="Times New Roman"/>
          <w:sz w:val="24"/>
          <w:szCs w:val="24"/>
        </w:rPr>
        <w:t xml:space="preserve">efetivada </w:t>
      </w:r>
      <w:r w:rsidR="00731ACA" w:rsidRPr="00A3036C">
        <w:rPr>
          <w:rFonts w:ascii="Times New Roman" w:hAnsi="Times New Roman" w:cs="Times New Roman"/>
          <w:sz w:val="24"/>
          <w:szCs w:val="24"/>
        </w:rPr>
        <w:t xml:space="preserve">pelas raças </w:t>
      </w:r>
      <w:r w:rsidR="00170D49" w:rsidRPr="00A3036C">
        <w:rPr>
          <w:rFonts w:ascii="Times New Roman" w:hAnsi="Times New Roman" w:cs="Times New Roman"/>
          <w:i/>
          <w:iCs/>
          <w:sz w:val="24"/>
          <w:szCs w:val="24"/>
        </w:rPr>
        <w:t>malenirus</w:t>
      </w:r>
      <w:r w:rsidR="00170D49" w:rsidRPr="00A3036C">
        <w:rPr>
          <w:rFonts w:ascii="Times New Roman" w:hAnsi="Times New Roman" w:cs="Times New Roman"/>
          <w:sz w:val="24"/>
          <w:szCs w:val="24"/>
        </w:rPr>
        <w:t xml:space="preserve">, </w:t>
      </w:r>
      <w:r w:rsidR="00170D49" w:rsidRPr="00A3036C">
        <w:rPr>
          <w:rFonts w:ascii="Times New Roman" w:hAnsi="Times New Roman" w:cs="Times New Roman"/>
          <w:i/>
          <w:iCs/>
          <w:sz w:val="24"/>
          <w:szCs w:val="24"/>
        </w:rPr>
        <w:t xml:space="preserve">reinonaques </w:t>
      </w:r>
      <w:r w:rsidR="00170D49" w:rsidRPr="00A3036C">
        <w:rPr>
          <w:rFonts w:ascii="Times New Roman" w:hAnsi="Times New Roman" w:cs="Times New Roman"/>
          <w:sz w:val="24"/>
          <w:szCs w:val="24"/>
        </w:rPr>
        <w:t xml:space="preserve">e </w:t>
      </w:r>
      <w:r w:rsidR="00170D49" w:rsidRPr="00A3036C">
        <w:rPr>
          <w:rFonts w:ascii="Times New Roman" w:hAnsi="Times New Roman" w:cs="Times New Roman"/>
          <w:i/>
          <w:iCs/>
          <w:sz w:val="24"/>
          <w:szCs w:val="24"/>
        </w:rPr>
        <w:t>dominitilianos</w:t>
      </w:r>
      <w:r w:rsidR="00933C11" w:rsidRPr="00A3036C">
        <w:rPr>
          <w:rFonts w:ascii="Times New Roman" w:hAnsi="Times New Roman" w:cs="Times New Roman"/>
          <w:i/>
          <w:iCs/>
          <w:sz w:val="24"/>
          <w:szCs w:val="24"/>
        </w:rPr>
        <w:t>,</w:t>
      </w:r>
      <w:r w:rsidR="00731ACA" w:rsidRPr="00A3036C">
        <w:rPr>
          <w:rFonts w:ascii="Times New Roman" w:hAnsi="Times New Roman" w:cs="Times New Roman"/>
          <w:sz w:val="24"/>
          <w:szCs w:val="24"/>
        </w:rPr>
        <w:t xml:space="preserve"> </w:t>
      </w:r>
      <w:r w:rsidR="00933C11" w:rsidRPr="00A3036C">
        <w:rPr>
          <w:rFonts w:ascii="Times New Roman" w:hAnsi="Times New Roman" w:cs="Times New Roman"/>
          <w:sz w:val="24"/>
          <w:szCs w:val="24"/>
        </w:rPr>
        <w:t>cume hierárquico</w:t>
      </w:r>
      <w:r w:rsidR="00731ACA" w:rsidRPr="00A3036C">
        <w:rPr>
          <w:rFonts w:ascii="Times New Roman" w:hAnsi="Times New Roman" w:cs="Times New Roman"/>
          <w:sz w:val="24"/>
          <w:szCs w:val="24"/>
        </w:rPr>
        <w:t xml:space="preserve"> do Sistema Terra</w:t>
      </w:r>
      <w:r w:rsidR="008B1328" w:rsidRPr="00A3036C">
        <w:rPr>
          <w:rFonts w:ascii="Times New Roman" w:hAnsi="Times New Roman" w:cs="Times New Roman"/>
          <w:sz w:val="24"/>
          <w:szCs w:val="24"/>
        </w:rPr>
        <w:t xml:space="preserve">, </w:t>
      </w:r>
      <w:r w:rsidR="00F76BB8" w:rsidRPr="00A3036C">
        <w:rPr>
          <w:rFonts w:ascii="Times New Roman" w:hAnsi="Times New Roman" w:cs="Times New Roman"/>
          <w:sz w:val="24"/>
          <w:szCs w:val="24"/>
        </w:rPr>
        <w:t>o faz</w:t>
      </w:r>
      <w:r w:rsidR="004260E2" w:rsidRPr="00A3036C">
        <w:rPr>
          <w:rFonts w:ascii="Times New Roman" w:hAnsi="Times New Roman" w:cs="Times New Roman"/>
          <w:sz w:val="24"/>
          <w:szCs w:val="24"/>
        </w:rPr>
        <w:t xml:space="preserve"> ser conhecido pelos terrícolas</w:t>
      </w:r>
      <w:r w:rsidR="00286B87" w:rsidRPr="00A3036C">
        <w:rPr>
          <w:rFonts w:ascii="Times New Roman" w:hAnsi="Times New Roman" w:cs="Times New Roman"/>
          <w:sz w:val="24"/>
          <w:szCs w:val="24"/>
        </w:rPr>
        <w:t xml:space="preserve"> como</w:t>
      </w:r>
      <w:r w:rsidR="00D2058B" w:rsidRPr="00A3036C">
        <w:rPr>
          <w:rFonts w:ascii="Times New Roman" w:hAnsi="Times New Roman" w:cs="Times New Roman"/>
          <w:sz w:val="24"/>
          <w:szCs w:val="24"/>
        </w:rPr>
        <w:t xml:space="preserve"> único</w:t>
      </w:r>
      <w:r w:rsidR="00286B87" w:rsidRPr="00A3036C">
        <w:rPr>
          <w:rFonts w:ascii="Times New Roman" w:hAnsi="Times New Roman" w:cs="Times New Roman"/>
          <w:sz w:val="24"/>
          <w:szCs w:val="24"/>
        </w:rPr>
        <w:t xml:space="preserve"> Deus</w:t>
      </w:r>
      <w:r w:rsidR="00B7364D" w:rsidRPr="00A3036C">
        <w:rPr>
          <w:rFonts w:ascii="Times New Roman" w:hAnsi="Times New Roman" w:cs="Times New Roman"/>
          <w:sz w:val="24"/>
          <w:szCs w:val="24"/>
        </w:rPr>
        <w:t>, através do filho pródigo, Jesus Cristo</w:t>
      </w:r>
      <w:r w:rsidR="00AF5D87" w:rsidRPr="00A3036C">
        <w:rPr>
          <w:rFonts w:ascii="Times New Roman" w:hAnsi="Times New Roman" w:cs="Times New Roman"/>
          <w:sz w:val="24"/>
          <w:szCs w:val="24"/>
        </w:rPr>
        <w:t xml:space="preserve">, </w:t>
      </w:r>
      <w:r w:rsidR="00632C9E" w:rsidRPr="00A3036C">
        <w:rPr>
          <w:rFonts w:ascii="Times New Roman" w:hAnsi="Times New Roman" w:cs="Times New Roman"/>
          <w:sz w:val="24"/>
          <w:szCs w:val="24"/>
        </w:rPr>
        <w:t xml:space="preserve"> produzindo e</w:t>
      </w:r>
      <w:r w:rsidR="009A79D8" w:rsidRPr="00A3036C">
        <w:rPr>
          <w:rFonts w:ascii="Times New Roman" w:hAnsi="Times New Roman" w:cs="Times New Roman"/>
          <w:sz w:val="24"/>
          <w:szCs w:val="24"/>
        </w:rPr>
        <w:t xml:space="preserve"> </w:t>
      </w:r>
      <w:r w:rsidR="00AF5D87" w:rsidRPr="00A3036C">
        <w:rPr>
          <w:rFonts w:ascii="Times New Roman" w:hAnsi="Times New Roman" w:cs="Times New Roman"/>
          <w:sz w:val="24"/>
          <w:szCs w:val="24"/>
        </w:rPr>
        <w:t>divulgando</w:t>
      </w:r>
      <w:r w:rsidR="00632C9E" w:rsidRPr="00A3036C">
        <w:rPr>
          <w:rFonts w:ascii="Times New Roman" w:hAnsi="Times New Roman" w:cs="Times New Roman"/>
          <w:sz w:val="24"/>
          <w:szCs w:val="24"/>
        </w:rPr>
        <w:t>,</w:t>
      </w:r>
      <w:r w:rsidR="003C3F3B" w:rsidRPr="00A3036C">
        <w:rPr>
          <w:rFonts w:ascii="Times New Roman" w:hAnsi="Times New Roman" w:cs="Times New Roman"/>
          <w:sz w:val="24"/>
          <w:szCs w:val="24"/>
        </w:rPr>
        <w:t xml:space="preserve"> nas facções religiosa</w:t>
      </w:r>
      <w:r w:rsidR="00632C9E" w:rsidRPr="00A3036C">
        <w:rPr>
          <w:rFonts w:ascii="Times New Roman" w:hAnsi="Times New Roman" w:cs="Times New Roman"/>
          <w:sz w:val="24"/>
          <w:szCs w:val="24"/>
        </w:rPr>
        <w:t xml:space="preserve">s, </w:t>
      </w:r>
      <w:r w:rsidR="009A79D8" w:rsidRPr="00A3036C">
        <w:rPr>
          <w:rFonts w:ascii="Times New Roman" w:hAnsi="Times New Roman" w:cs="Times New Roman"/>
          <w:sz w:val="24"/>
          <w:szCs w:val="24"/>
        </w:rPr>
        <w:t>a história</w:t>
      </w:r>
      <w:r w:rsidR="009573A8" w:rsidRPr="00A3036C">
        <w:rPr>
          <w:rFonts w:ascii="Times New Roman" w:hAnsi="Times New Roman" w:cs="Times New Roman"/>
          <w:sz w:val="24"/>
          <w:szCs w:val="24"/>
        </w:rPr>
        <w:t xml:space="preserve"> fabricada</w:t>
      </w:r>
      <w:r w:rsidR="00D97FBA" w:rsidRPr="00A3036C">
        <w:rPr>
          <w:rFonts w:ascii="Times New Roman" w:hAnsi="Times New Roman" w:cs="Times New Roman"/>
          <w:sz w:val="24"/>
          <w:szCs w:val="24"/>
        </w:rPr>
        <w:t xml:space="preserve"> e exploratória da </w:t>
      </w:r>
      <w:r w:rsidR="00F129B2" w:rsidRPr="00A3036C">
        <w:rPr>
          <w:rFonts w:ascii="Times New Roman" w:hAnsi="Times New Roman" w:cs="Times New Roman"/>
          <w:sz w:val="24"/>
          <w:szCs w:val="24"/>
        </w:rPr>
        <w:t xml:space="preserve">estabelecida </w:t>
      </w:r>
      <w:r w:rsidR="00F129B2" w:rsidRPr="00A3036C">
        <w:rPr>
          <w:rFonts w:ascii="Times New Roman" w:hAnsi="Times New Roman" w:cs="Times New Roman"/>
          <w:i/>
          <w:iCs/>
          <w:sz w:val="24"/>
          <w:szCs w:val="24"/>
        </w:rPr>
        <w:t>tríade da maldade humana</w:t>
      </w:r>
      <w:r w:rsidR="00F129B2" w:rsidRPr="00A3036C">
        <w:rPr>
          <w:rFonts w:ascii="Times New Roman" w:hAnsi="Times New Roman" w:cs="Times New Roman"/>
          <w:sz w:val="24"/>
          <w:szCs w:val="24"/>
        </w:rPr>
        <w:t xml:space="preserve">: </w:t>
      </w:r>
      <w:r w:rsidR="00E84A9B" w:rsidRPr="00A3036C">
        <w:rPr>
          <w:rFonts w:ascii="Times New Roman" w:hAnsi="Times New Roman" w:cs="Times New Roman"/>
          <w:i/>
          <w:iCs/>
          <w:sz w:val="24"/>
          <w:szCs w:val="24"/>
        </w:rPr>
        <w:t>ego</w:t>
      </w:r>
      <w:r w:rsidR="00E84A9B" w:rsidRPr="00A3036C">
        <w:rPr>
          <w:rFonts w:ascii="Times New Roman" w:hAnsi="Times New Roman" w:cs="Times New Roman"/>
          <w:sz w:val="24"/>
          <w:szCs w:val="24"/>
        </w:rPr>
        <w:t xml:space="preserve">, </w:t>
      </w:r>
      <w:r w:rsidR="00E84A9B" w:rsidRPr="00A3036C">
        <w:rPr>
          <w:rFonts w:ascii="Times New Roman" w:hAnsi="Times New Roman" w:cs="Times New Roman"/>
          <w:i/>
          <w:iCs/>
          <w:sz w:val="24"/>
          <w:szCs w:val="24"/>
        </w:rPr>
        <w:t xml:space="preserve">ganância </w:t>
      </w:r>
      <w:r w:rsidR="00E84A9B" w:rsidRPr="00A3036C">
        <w:rPr>
          <w:rFonts w:ascii="Times New Roman" w:hAnsi="Times New Roman" w:cs="Times New Roman"/>
          <w:sz w:val="24"/>
          <w:szCs w:val="24"/>
        </w:rPr>
        <w:t xml:space="preserve">e </w:t>
      </w:r>
      <w:r w:rsidR="00E84A9B" w:rsidRPr="00A3036C">
        <w:rPr>
          <w:rFonts w:ascii="Times New Roman" w:hAnsi="Times New Roman" w:cs="Times New Roman"/>
          <w:i/>
          <w:iCs/>
          <w:sz w:val="24"/>
          <w:szCs w:val="24"/>
        </w:rPr>
        <w:t>medo</w:t>
      </w:r>
      <w:r w:rsidR="00B90D8E" w:rsidRPr="00A3036C">
        <w:rPr>
          <w:rFonts w:ascii="Times New Roman" w:hAnsi="Times New Roman" w:cs="Times New Roman"/>
          <w:sz w:val="24"/>
          <w:szCs w:val="24"/>
        </w:rPr>
        <w:t xml:space="preserve">, a serviço do </w:t>
      </w:r>
      <w:r w:rsidR="00B90D8E" w:rsidRPr="00A3036C">
        <w:rPr>
          <w:rFonts w:ascii="Times New Roman" w:hAnsi="Times New Roman" w:cs="Times New Roman"/>
          <w:sz w:val="24"/>
          <w:szCs w:val="24"/>
        </w:rPr>
        <w:lastRenderedPageBreak/>
        <w:t>Projeto de Perpetuação do Poder erguido</w:t>
      </w:r>
      <w:r w:rsidR="00543126" w:rsidRPr="00A3036C">
        <w:rPr>
          <w:rFonts w:ascii="Times New Roman" w:hAnsi="Times New Roman" w:cs="Times New Roman"/>
          <w:sz w:val="24"/>
          <w:szCs w:val="24"/>
        </w:rPr>
        <w:t xml:space="preserve"> pelos pilares</w:t>
      </w:r>
      <w:r w:rsidR="00D919E6" w:rsidRPr="00A3036C">
        <w:rPr>
          <w:rFonts w:ascii="Times New Roman" w:hAnsi="Times New Roman" w:cs="Times New Roman"/>
          <w:sz w:val="24"/>
          <w:szCs w:val="24"/>
        </w:rPr>
        <w:t xml:space="preserve"> do Sistema Terra</w:t>
      </w:r>
      <w:r w:rsidR="00543126" w:rsidRPr="00A3036C">
        <w:rPr>
          <w:rFonts w:ascii="Times New Roman" w:hAnsi="Times New Roman" w:cs="Times New Roman"/>
          <w:sz w:val="24"/>
          <w:szCs w:val="24"/>
        </w:rPr>
        <w:t>: governo, religião, mídia e educação.</w:t>
      </w:r>
    </w:p>
    <w:p w14:paraId="7AA32A94" w14:textId="7675A788" w:rsidR="00C319C3" w:rsidRPr="00A3036C" w:rsidRDefault="00C319C3"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Viviane</w:t>
      </w:r>
      <w:r w:rsidR="0017666A" w:rsidRPr="00A3036C">
        <w:rPr>
          <w:rFonts w:ascii="Times New Roman" w:hAnsi="Times New Roman" w:cs="Times New Roman"/>
          <w:sz w:val="24"/>
          <w:szCs w:val="24"/>
        </w:rPr>
        <w:t xml:space="preserve">, emocionada, </w:t>
      </w:r>
      <w:r w:rsidR="00940D14" w:rsidRPr="00A3036C">
        <w:rPr>
          <w:rFonts w:ascii="Times New Roman" w:hAnsi="Times New Roman" w:cs="Times New Roman"/>
          <w:sz w:val="24"/>
          <w:szCs w:val="24"/>
        </w:rPr>
        <w:t>entrelaça uma de suas mãos a de sua</w:t>
      </w:r>
      <w:r w:rsidR="002F5B2C" w:rsidRPr="00A3036C">
        <w:rPr>
          <w:rFonts w:ascii="Times New Roman" w:hAnsi="Times New Roman" w:cs="Times New Roman"/>
          <w:sz w:val="24"/>
          <w:szCs w:val="24"/>
        </w:rPr>
        <w:t xml:space="preserve"> companheira, Marion Patrícia</w:t>
      </w:r>
      <w:r w:rsidR="0004559D" w:rsidRPr="00A3036C">
        <w:rPr>
          <w:rFonts w:ascii="Times New Roman" w:hAnsi="Times New Roman" w:cs="Times New Roman"/>
          <w:sz w:val="24"/>
          <w:szCs w:val="24"/>
        </w:rPr>
        <w:t xml:space="preserve">. Olhares energizados </w:t>
      </w:r>
      <w:r w:rsidR="008A6919" w:rsidRPr="00A3036C">
        <w:rPr>
          <w:rFonts w:ascii="Times New Roman" w:hAnsi="Times New Roman" w:cs="Times New Roman"/>
          <w:sz w:val="24"/>
          <w:szCs w:val="24"/>
        </w:rPr>
        <w:t>são trocados</w:t>
      </w:r>
      <w:r w:rsidR="00305650" w:rsidRPr="00A3036C">
        <w:rPr>
          <w:rFonts w:ascii="Times New Roman" w:hAnsi="Times New Roman" w:cs="Times New Roman"/>
          <w:sz w:val="24"/>
          <w:szCs w:val="24"/>
        </w:rPr>
        <w:t xml:space="preserve"> entre elas,</w:t>
      </w:r>
      <w:r w:rsidR="00B03A6B" w:rsidRPr="00A3036C">
        <w:rPr>
          <w:rFonts w:ascii="Times New Roman" w:hAnsi="Times New Roman" w:cs="Times New Roman"/>
          <w:sz w:val="24"/>
          <w:szCs w:val="24"/>
        </w:rPr>
        <w:t xml:space="preserve"> contagiando</w:t>
      </w:r>
      <w:r w:rsidR="00305650" w:rsidRPr="00A3036C">
        <w:rPr>
          <w:rFonts w:ascii="Times New Roman" w:hAnsi="Times New Roman" w:cs="Times New Roman"/>
          <w:sz w:val="24"/>
          <w:szCs w:val="24"/>
        </w:rPr>
        <w:t xml:space="preserve"> Carol e Gabriel</w:t>
      </w:r>
      <w:r w:rsidR="0078672D" w:rsidRPr="00A3036C">
        <w:rPr>
          <w:rFonts w:ascii="Times New Roman" w:hAnsi="Times New Roman" w:cs="Times New Roman"/>
          <w:sz w:val="24"/>
          <w:szCs w:val="24"/>
        </w:rPr>
        <w:t xml:space="preserve">, </w:t>
      </w:r>
      <w:r w:rsidR="001B282D" w:rsidRPr="00A3036C">
        <w:rPr>
          <w:rFonts w:ascii="Times New Roman" w:hAnsi="Times New Roman" w:cs="Times New Roman"/>
          <w:sz w:val="24"/>
          <w:szCs w:val="24"/>
        </w:rPr>
        <w:t xml:space="preserve">para depois </w:t>
      </w:r>
      <w:r w:rsidR="008C187D" w:rsidRPr="00A3036C">
        <w:rPr>
          <w:rFonts w:ascii="Times New Roman" w:hAnsi="Times New Roman" w:cs="Times New Roman"/>
          <w:sz w:val="24"/>
          <w:szCs w:val="24"/>
        </w:rPr>
        <w:t>V</w:t>
      </w:r>
      <w:r w:rsidR="001B282D" w:rsidRPr="00A3036C">
        <w:rPr>
          <w:rFonts w:ascii="Times New Roman" w:hAnsi="Times New Roman" w:cs="Times New Roman"/>
          <w:sz w:val="24"/>
          <w:szCs w:val="24"/>
        </w:rPr>
        <w:t>iviane</w:t>
      </w:r>
      <w:r w:rsidR="008C187D" w:rsidRPr="00A3036C">
        <w:rPr>
          <w:rFonts w:ascii="Times New Roman" w:hAnsi="Times New Roman" w:cs="Times New Roman"/>
          <w:sz w:val="24"/>
          <w:szCs w:val="24"/>
        </w:rPr>
        <w:t>, pela chamada de vídeo no telão</w:t>
      </w:r>
      <w:r w:rsidR="002D7936" w:rsidRPr="00A3036C">
        <w:rPr>
          <w:rFonts w:ascii="Times New Roman" w:hAnsi="Times New Roman" w:cs="Times New Roman"/>
          <w:sz w:val="24"/>
          <w:szCs w:val="24"/>
        </w:rPr>
        <w:t>,</w:t>
      </w:r>
      <w:r w:rsidR="002F5B2C" w:rsidRPr="00A3036C">
        <w:rPr>
          <w:rFonts w:ascii="Times New Roman" w:hAnsi="Times New Roman" w:cs="Times New Roman"/>
          <w:sz w:val="24"/>
          <w:szCs w:val="24"/>
        </w:rPr>
        <w:t xml:space="preserve"> </w:t>
      </w:r>
      <w:r w:rsidR="00551A64" w:rsidRPr="00A3036C">
        <w:rPr>
          <w:rFonts w:ascii="Times New Roman" w:hAnsi="Times New Roman" w:cs="Times New Roman"/>
          <w:sz w:val="24"/>
          <w:szCs w:val="24"/>
        </w:rPr>
        <w:t>complementa</w:t>
      </w:r>
      <w:r w:rsidR="008C187D" w:rsidRPr="00A3036C">
        <w:rPr>
          <w:rFonts w:ascii="Times New Roman" w:hAnsi="Times New Roman" w:cs="Times New Roman"/>
          <w:sz w:val="24"/>
          <w:szCs w:val="24"/>
        </w:rPr>
        <w:t>r</w:t>
      </w:r>
      <w:r w:rsidR="00782A81" w:rsidRPr="00A3036C">
        <w:rPr>
          <w:rFonts w:ascii="Times New Roman" w:hAnsi="Times New Roman" w:cs="Times New Roman"/>
          <w:sz w:val="24"/>
          <w:szCs w:val="24"/>
        </w:rPr>
        <w:t xml:space="preserve"> a fala de seu amor.</w:t>
      </w:r>
      <w:r w:rsidR="00035C4F" w:rsidRPr="00A3036C">
        <w:rPr>
          <w:rFonts w:ascii="Times New Roman" w:hAnsi="Times New Roman" w:cs="Times New Roman"/>
          <w:sz w:val="24"/>
          <w:szCs w:val="24"/>
        </w:rPr>
        <w:t xml:space="preserve"> </w:t>
      </w:r>
    </w:p>
    <w:p w14:paraId="7BE79384" w14:textId="77777777" w:rsidR="00782A81" w:rsidRPr="00A3036C" w:rsidRDefault="00782A81" w:rsidP="00362FD5">
      <w:pPr>
        <w:spacing w:after="0"/>
        <w:jc w:val="both"/>
        <w:rPr>
          <w:rFonts w:ascii="Times New Roman" w:hAnsi="Times New Roman" w:cs="Times New Roman"/>
          <w:sz w:val="24"/>
          <w:szCs w:val="24"/>
        </w:rPr>
      </w:pPr>
    </w:p>
    <w:p w14:paraId="3ED73C5E" w14:textId="24671AB2" w:rsidR="00782A81" w:rsidRPr="00A3036C" w:rsidRDefault="00782A81"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486B4A" w:rsidRPr="00A3036C">
        <w:rPr>
          <w:rFonts w:ascii="Times New Roman" w:hAnsi="Times New Roman" w:cs="Times New Roman"/>
          <w:sz w:val="24"/>
          <w:szCs w:val="24"/>
        </w:rPr>
        <w:t xml:space="preserve">Todo cuidado é pouco, tratando-se do Sistema Terra estabelecido </w:t>
      </w:r>
      <w:r w:rsidR="00493215" w:rsidRPr="00A3036C">
        <w:rPr>
          <w:rFonts w:ascii="Times New Roman" w:hAnsi="Times New Roman" w:cs="Times New Roman"/>
          <w:sz w:val="24"/>
          <w:szCs w:val="24"/>
        </w:rPr>
        <w:t>―</w:t>
      </w:r>
      <w:r w:rsidR="005B133F" w:rsidRPr="00A3036C">
        <w:rPr>
          <w:rFonts w:ascii="Times New Roman" w:hAnsi="Times New Roman" w:cs="Times New Roman"/>
          <w:sz w:val="24"/>
          <w:szCs w:val="24"/>
        </w:rPr>
        <w:t xml:space="preserve"> </w:t>
      </w:r>
      <w:r w:rsidR="00A36E2E" w:rsidRPr="00A3036C">
        <w:rPr>
          <w:rFonts w:ascii="Times New Roman" w:hAnsi="Times New Roman" w:cs="Times New Roman"/>
          <w:sz w:val="24"/>
          <w:szCs w:val="24"/>
        </w:rPr>
        <w:t xml:space="preserve">Previne </w:t>
      </w:r>
      <w:r w:rsidR="00493215" w:rsidRPr="00A3036C">
        <w:rPr>
          <w:rFonts w:ascii="Times New Roman" w:hAnsi="Times New Roman" w:cs="Times New Roman"/>
          <w:sz w:val="24"/>
          <w:szCs w:val="24"/>
        </w:rPr>
        <w:t>―</w:t>
      </w:r>
      <w:r w:rsidR="00A36E2E" w:rsidRPr="00A3036C">
        <w:rPr>
          <w:rFonts w:ascii="Times New Roman" w:hAnsi="Times New Roman" w:cs="Times New Roman"/>
          <w:sz w:val="24"/>
          <w:szCs w:val="24"/>
        </w:rPr>
        <w:t xml:space="preserve"> Pelo que entendo ou o humano desperta ou irá habitar</w:t>
      </w:r>
      <w:r w:rsidR="00D867BA" w:rsidRPr="00A3036C">
        <w:rPr>
          <w:rFonts w:ascii="Times New Roman" w:hAnsi="Times New Roman" w:cs="Times New Roman"/>
          <w:sz w:val="24"/>
          <w:szCs w:val="24"/>
        </w:rPr>
        <w:t xml:space="preserve"> outros mundos compatíveis </w:t>
      </w:r>
      <w:r w:rsidR="00AA0663" w:rsidRPr="00A3036C">
        <w:rPr>
          <w:rFonts w:ascii="Times New Roman" w:hAnsi="Times New Roman" w:cs="Times New Roman"/>
          <w:sz w:val="24"/>
          <w:szCs w:val="24"/>
        </w:rPr>
        <w:t xml:space="preserve">com </w:t>
      </w:r>
      <w:r w:rsidR="00D867BA" w:rsidRPr="00A3036C">
        <w:rPr>
          <w:rFonts w:ascii="Times New Roman" w:hAnsi="Times New Roman" w:cs="Times New Roman"/>
          <w:sz w:val="24"/>
          <w:szCs w:val="24"/>
        </w:rPr>
        <w:t xml:space="preserve">a sua </w:t>
      </w:r>
      <w:r w:rsidR="00AA1A81" w:rsidRPr="00A3036C">
        <w:rPr>
          <w:rFonts w:ascii="Times New Roman" w:hAnsi="Times New Roman" w:cs="Times New Roman"/>
          <w:sz w:val="24"/>
          <w:szCs w:val="24"/>
        </w:rPr>
        <w:t>e</w:t>
      </w:r>
      <w:r w:rsidR="00D867BA" w:rsidRPr="00A3036C">
        <w:rPr>
          <w:rFonts w:ascii="Times New Roman" w:hAnsi="Times New Roman" w:cs="Times New Roman"/>
          <w:sz w:val="24"/>
          <w:szCs w:val="24"/>
        </w:rPr>
        <w:t xml:space="preserve">volução. </w:t>
      </w:r>
      <w:r w:rsidR="00AA0663" w:rsidRPr="00A3036C">
        <w:rPr>
          <w:rFonts w:ascii="Times New Roman" w:hAnsi="Times New Roman" w:cs="Times New Roman"/>
          <w:sz w:val="24"/>
          <w:szCs w:val="24"/>
        </w:rPr>
        <w:t xml:space="preserve">▬ </w:t>
      </w:r>
      <w:r w:rsidR="008D314D" w:rsidRPr="00A3036C">
        <w:rPr>
          <w:rFonts w:ascii="Times New Roman" w:hAnsi="Times New Roman" w:cs="Times New Roman"/>
          <w:sz w:val="24"/>
          <w:szCs w:val="24"/>
        </w:rPr>
        <w:t>definitiva.</w:t>
      </w:r>
    </w:p>
    <w:p w14:paraId="5CA36050" w14:textId="77777777" w:rsidR="00504253" w:rsidRPr="00A3036C" w:rsidRDefault="00504253" w:rsidP="00362FD5">
      <w:pPr>
        <w:spacing w:after="0"/>
        <w:jc w:val="both"/>
        <w:rPr>
          <w:rFonts w:ascii="Times New Roman" w:hAnsi="Times New Roman" w:cs="Times New Roman"/>
          <w:sz w:val="24"/>
          <w:szCs w:val="24"/>
        </w:rPr>
      </w:pPr>
    </w:p>
    <w:p w14:paraId="1CB8123F" w14:textId="6BA43BEA" w:rsidR="00504253" w:rsidRPr="00A3036C" w:rsidRDefault="00504253"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A64EB4" w:rsidRPr="00A3036C">
        <w:rPr>
          <w:rFonts w:ascii="Times New Roman" w:hAnsi="Times New Roman" w:cs="Times New Roman"/>
          <w:sz w:val="24"/>
          <w:szCs w:val="24"/>
        </w:rPr>
        <w:t xml:space="preserve">Verdade </w:t>
      </w:r>
      <w:r w:rsidR="000D0B3E" w:rsidRPr="00A3036C">
        <w:rPr>
          <w:rFonts w:ascii="Times New Roman" w:hAnsi="Times New Roman" w:cs="Times New Roman"/>
          <w:sz w:val="24"/>
          <w:szCs w:val="24"/>
        </w:rPr>
        <w:t xml:space="preserve">― Carol </w:t>
      </w:r>
      <w:r w:rsidR="00B50732" w:rsidRPr="00A3036C">
        <w:rPr>
          <w:rFonts w:ascii="Times New Roman" w:hAnsi="Times New Roman" w:cs="Times New Roman"/>
          <w:sz w:val="24"/>
          <w:szCs w:val="24"/>
        </w:rPr>
        <w:t>esbraveja</w:t>
      </w:r>
      <w:r w:rsidR="00BE258B" w:rsidRPr="00A3036C">
        <w:rPr>
          <w:rFonts w:ascii="Times New Roman" w:hAnsi="Times New Roman" w:cs="Times New Roman"/>
          <w:sz w:val="24"/>
          <w:szCs w:val="24"/>
        </w:rPr>
        <w:t xml:space="preserve"> ternura</w:t>
      </w:r>
      <w:r w:rsidR="00B50732" w:rsidRPr="00A3036C">
        <w:rPr>
          <w:rFonts w:ascii="Times New Roman" w:hAnsi="Times New Roman" w:cs="Times New Roman"/>
          <w:sz w:val="24"/>
          <w:szCs w:val="24"/>
        </w:rPr>
        <w:t xml:space="preserve"> </w:t>
      </w:r>
      <w:r w:rsidR="000D0B3E" w:rsidRPr="00A3036C">
        <w:rPr>
          <w:rFonts w:ascii="Times New Roman" w:hAnsi="Times New Roman" w:cs="Times New Roman"/>
          <w:sz w:val="24"/>
          <w:szCs w:val="24"/>
        </w:rPr>
        <w:t>―</w:t>
      </w:r>
      <w:r w:rsidR="00EA792C" w:rsidRPr="00A3036C">
        <w:rPr>
          <w:rFonts w:ascii="Times New Roman" w:hAnsi="Times New Roman" w:cs="Times New Roman"/>
          <w:sz w:val="24"/>
          <w:szCs w:val="24"/>
        </w:rPr>
        <w:t xml:space="preserve"> Cabe ao terráqueo estar de coração aberto para</w:t>
      </w:r>
      <w:r w:rsidR="00946ADB" w:rsidRPr="00A3036C">
        <w:rPr>
          <w:rFonts w:ascii="Times New Roman" w:hAnsi="Times New Roman" w:cs="Times New Roman"/>
          <w:sz w:val="24"/>
          <w:szCs w:val="24"/>
        </w:rPr>
        <w:t xml:space="preserve"> ter e ser</w:t>
      </w:r>
      <w:r w:rsidR="00625D03" w:rsidRPr="00A3036C">
        <w:rPr>
          <w:rFonts w:ascii="Times New Roman" w:hAnsi="Times New Roman" w:cs="Times New Roman"/>
          <w:sz w:val="24"/>
          <w:szCs w:val="24"/>
        </w:rPr>
        <w:t xml:space="preserve"> Deus, ou melhor o casal criador do universo, sob a Lei</w:t>
      </w:r>
      <w:r w:rsidR="00173DFA" w:rsidRPr="00A3036C">
        <w:rPr>
          <w:rFonts w:ascii="Times New Roman" w:hAnsi="Times New Roman" w:cs="Times New Roman"/>
          <w:sz w:val="24"/>
          <w:szCs w:val="24"/>
        </w:rPr>
        <w:t xml:space="preserve">, irreversível, do amor condicional. ▬ </w:t>
      </w:r>
      <w:r w:rsidR="00DF7C44" w:rsidRPr="00A3036C">
        <w:rPr>
          <w:rFonts w:ascii="Times New Roman" w:hAnsi="Times New Roman" w:cs="Times New Roman"/>
          <w:sz w:val="24"/>
          <w:szCs w:val="24"/>
        </w:rPr>
        <w:t>esclarece.</w:t>
      </w:r>
    </w:p>
    <w:p w14:paraId="3932C3C4" w14:textId="77777777" w:rsidR="00F25774" w:rsidRPr="00A3036C" w:rsidRDefault="00F25774" w:rsidP="00362FD5">
      <w:pPr>
        <w:spacing w:after="0"/>
        <w:jc w:val="both"/>
        <w:rPr>
          <w:rFonts w:ascii="Times New Roman" w:hAnsi="Times New Roman" w:cs="Times New Roman"/>
          <w:sz w:val="24"/>
          <w:szCs w:val="24"/>
        </w:rPr>
      </w:pPr>
    </w:p>
    <w:p w14:paraId="1AF5A6F8" w14:textId="4E39F70E" w:rsidR="00F25774" w:rsidRPr="00A3036C" w:rsidRDefault="00F25774"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Lembro de </w:t>
      </w:r>
      <w:r w:rsidR="00695D97" w:rsidRPr="00A3036C">
        <w:rPr>
          <w:rFonts w:ascii="Times New Roman" w:hAnsi="Times New Roman" w:cs="Times New Roman"/>
          <w:sz w:val="24"/>
          <w:szCs w:val="24"/>
        </w:rPr>
        <w:t xml:space="preserve">meu encontro com </w:t>
      </w:r>
      <w:r w:rsidR="00C549EF" w:rsidRPr="00A3036C">
        <w:rPr>
          <w:rFonts w:ascii="Times New Roman" w:hAnsi="Times New Roman" w:cs="Times New Roman"/>
          <w:sz w:val="24"/>
          <w:szCs w:val="24"/>
        </w:rPr>
        <w:t>J</w:t>
      </w:r>
      <w:r w:rsidR="00695D97" w:rsidRPr="00A3036C">
        <w:rPr>
          <w:rFonts w:ascii="Times New Roman" w:hAnsi="Times New Roman" w:cs="Times New Roman"/>
          <w:sz w:val="24"/>
          <w:szCs w:val="24"/>
        </w:rPr>
        <w:t>esus Cristo na Ilha de Gravatás</w:t>
      </w:r>
      <w:r w:rsidR="00D2421D" w:rsidRPr="00A3036C">
        <w:rPr>
          <w:rFonts w:ascii="Times New Roman" w:hAnsi="Times New Roman" w:cs="Times New Roman"/>
          <w:sz w:val="24"/>
          <w:szCs w:val="24"/>
        </w:rPr>
        <w:t xml:space="preserve"> na pele e na existência de Joseph Harrison ― Tom </w:t>
      </w:r>
      <w:r w:rsidR="00F36B13" w:rsidRPr="00A3036C">
        <w:rPr>
          <w:rFonts w:ascii="Times New Roman" w:hAnsi="Times New Roman" w:cs="Times New Roman"/>
          <w:sz w:val="24"/>
          <w:szCs w:val="24"/>
        </w:rPr>
        <w:t>H</w:t>
      </w:r>
      <w:r w:rsidR="00D2421D" w:rsidRPr="00A3036C">
        <w:rPr>
          <w:rFonts w:ascii="Times New Roman" w:hAnsi="Times New Roman" w:cs="Times New Roman"/>
          <w:sz w:val="24"/>
          <w:szCs w:val="24"/>
        </w:rPr>
        <w:t>arrison re</w:t>
      </w:r>
      <w:r w:rsidR="00F36B13" w:rsidRPr="00A3036C">
        <w:rPr>
          <w:rFonts w:ascii="Times New Roman" w:hAnsi="Times New Roman" w:cs="Times New Roman"/>
          <w:sz w:val="24"/>
          <w:szCs w:val="24"/>
        </w:rPr>
        <w:t>fere-se a seu próprio espírito desnudado do véu d</w:t>
      </w:r>
      <w:r w:rsidR="00C549EF" w:rsidRPr="00A3036C">
        <w:rPr>
          <w:rFonts w:ascii="Times New Roman" w:hAnsi="Times New Roman" w:cs="Times New Roman"/>
          <w:sz w:val="24"/>
          <w:szCs w:val="24"/>
        </w:rPr>
        <w:t>e</w:t>
      </w:r>
      <w:r w:rsidR="00F36B13" w:rsidRPr="00A3036C">
        <w:rPr>
          <w:rFonts w:ascii="Times New Roman" w:hAnsi="Times New Roman" w:cs="Times New Roman"/>
          <w:sz w:val="24"/>
          <w:szCs w:val="24"/>
        </w:rPr>
        <w:t xml:space="preserve"> esquecimento imposto pela reencarnação </w:t>
      </w:r>
      <w:r w:rsidR="00D2421D" w:rsidRPr="00A3036C">
        <w:rPr>
          <w:rFonts w:ascii="Times New Roman" w:hAnsi="Times New Roman" w:cs="Times New Roman"/>
          <w:sz w:val="24"/>
          <w:szCs w:val="24"/>
        </w:rPr>
        <w:t>―</w:t>
      </w:r>
      <w:r w:rsidR="00F36B13" w:rsidRPr="00A3036C">
        <w:rPr>
          <w:rFonts w:ascii="Times New Roman" w:hAnsi="Times New Roman" w:cs="Times New Roman"/>
          <w:sz w:val="24"/>
          <w:szCs w:val="24"/>
        </w:rPr>
        <w:t xml:space="preserve"> </w:t>
      </w:r>
      <w:r w:rsidR="00553754" w:rsidRPr="00A3036C">
        <w:rPr>
          <w:rFonts w:ascii="Times New Roman" w:hAnsi="Times New Roman" w:cs="Times New Roman"/>
          <w:sz w:val="24"/>
          <w:szCs w:val="24"/>
        </w:rPr>
        <w:t>D</w:t>
      </w:r>
      <w:r w:rsidR="00AA02EB" w:rsidRPr="00A3036C">
        <w:rPr>
          <w:rFonts w:ascii="Times New Roman" w:hAnsi="Times New Roman" w:cs="Times New Roman"/>
          <w:sz w:val="24"/>
          <w:szCs w:val="24"/>
        </w:rPr>
        <w:t>izendo: ”D</w:t>
      </w:r>
      <w:r w:rsidR="00553754" w:rsidRPr="00A3036C">
        <w:rPr>
          <w:rFonts w:ascii="Times New Roman" w:hAnsi="Times New Roman" w:cs="Times New Roman"/>
          <w:sz w:val="24"/>
          <w:szCs w:val="24"/>
        </w:rPr>
        <w:t>eus perdoa e não castig</w:t>
      </w:r>
      <w:r w:rsidR="00AA02EB" w:rsidRPr="00A3036C">
        <w:rPr>
          <w:rFonts w:ascii="Times New Roman" w:hAnsi="Times New Roman" w:cs="Times New Roman"/>
          <w:sz w:val="24"/>
          <w:szCs w:val="24"/>
        </w:rPr>
        <w:t>a</w:t>
      </w:r>
      <w:r w:rsidR="00726787" w:rsidRPr="00A3036C">
        <w:rPr>
          <w:rFonts w:ascii="Times New Roman" w:hAnsi="Times New Roman" w:cs="Times New Roman"/>
          <w:sz w:val="24"/>
          <w:szCs w:val="24"/>
        </w:rPr>
        <w:t>” ― Lacrimeja</w:t>
      </w:r>
      <w:r w:rsidR="00484EA1" w:rsidRPr="00A3036C">
        <w:rPr>
          <w:rFonts w:ascii="Times New Roman" w:hAnsi="Times New Roman" w:cs="Times New Roman"/>
          <w:sz w:val="24"/>
          <w:szCs w:val="24"/>
        </w:rPr>
        <w:t xml:space="preserve"> a felicidade de compreensão do espírito de Joseph/Tom </w:t>
      </w:r>
      <w:r w:rsidR="00726787" w:rsidRPr="00A3036C">
        <w:rPr>
          <w:rFonts w:ascii="Times New Roman" w:hAnsi="Times New Roman" w:cs="Times New Roman"/>
          <w:sz w:val="24"/>
          <w:szCs w:val="24"/>
        </w:rPr>
        <w:t>―</w:t>
      </w:r>
      <w:r w:rsidR="00A63D27" w:rsidRPr="00A3036C">
        <w:rPr>
          <w:rFonts w:ascii="Times New Roman" w:hAnsi="Times New Roman" w:cs="Times New Roman"/>
          <w:sz w:val="24"/>
          <w:szCs w:val="24"/>
        </w:rPr>
        <w:t xml:space="preserve"> Multidimensionais: Alan Kardec, Bezerra de Menezes, Chico Xavier</w:t>
      </w:r>
      <w:r w:rsidR="00C32748" w:rsidRPr="00A3036C">
        <w:rPr>
          <w:rFonts w:ascii="Times New Roman" w:hAnsi="Times New Roman" w:cs="Times New Roman"/>
          <w:sz w:val="24"/>
          <w:szCs w:val="24"/>
        </w:rPr>
        <w:t xml:space="preserve"> e, o próprio Governador Espiritual, </w:t>
      </w:r>
      <w:r w:rsidR="0056230D" w:rsidRPr="00A3036C">
        <w:rPr>
          <w:rFonts w:ascii="Times New Roman" w:hAnsi="Times New Roman" w:cs="Times New Roman"/>
          <w:sz w:val="24"/>
          <w:szCs w:val="24"/>
        </w:rPr>
        <w:t xml:space="preserve">nos alertam até hoje, de que </w:t>
      </w:r>
      <w:r w:rsidR="00E31523" w:rsidRPr="00A3036C">
        <w:rPr>
          <w:rFonts w:ascii="Times New Roman" w:hAnsi="Times New Roman" w:cs="Times New Roman"/>
          <w:i/>
          <w:iCs/>
          <w:sz w:val="24"/>
          <w:szCs w:val="24"/>
        </w:rPr>
        <w:t>nada acontece por acaso</w:t>
      </w:r>
      <w:r w:rsidR="00E31523" w:rsidRPr="00A3036C">
        <w:rPr>
          <w:rFonts w:ascii="Times New Roman" w:hAnsi="Times New Roman" w:cs="Times New Roman"/>
          <w:sz w:val="24"/>
          <w:szCs w:val="24"/>
        </w:rPr>
        <w:t>.</w:t>
      </w:r>
    </w:p>
    <w:p w14:paraId="64C67E0E" w14:textId="77777777" w:rsidR="00DF7C44" w:rsidRPr="00A3036C" w:rsidRDefault="00DF7C44" w:rsidP="00362FD5">
      <w:pPr>
        <w:spacing w:after="0"/>
        <w:jc w:val="both"/>
        <w:rPr>
          <w:rFonts w:ascii="Times New Roman" w:hAnsi="Times New Roman" w:cs="Times New Roman"/>
          <w:sz w:val="24"/>
          <w:szCs w:val="24"/>
        </w:rPr>
      </w:pPr>
    </w:p>
    <w:p w14:paraId="0AEBB80D" w14:textId="3E530BEB" w:rsidR="00B5109B" w:rsidRPr="00A3036C" w:rsidRDefault="00DF7C44"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1C11D2" w:rsidRPr="00A3036C">
        <w:rPr>
          <w:rFonts w:ascii="Times New Roman" w:hAnsi="Times New Roman" w:cs="Times New Roman"/>
          <w:sz w:val="24"/>
          <w:szCs w:val="24"/>
        </w:rPr>
        <w:t>Embarcado na lição</w:t>
      </w:r>
      <w:r w:rsidR="002D54C0" w:rsidRPr="00A3036C">
        <w:rPr>
          <w:rFonts w:ascii="Times New Roman" w:hAnsi="Times New Roman" w:cs="Times New Roman"/>
          <w:sz w:val="24"/>
          <w:szCs w:val="24"/>
        </w:rPr>
        <w:t xml:space="preserve"> do espírito de Joseph/Tom</w:t>
      </w:r>
      <w:r w:rsidR="008E7C75" w:rsidRPr="00A3036C">
        <w:rPr>
          <w:rFonts w:ascii="Times New Roman" w:hAnsi="Times New Roman" w:cs="Times New Roman"/>
          <w:sz w:val="24"/>
          <w:szCs w:val="24"/>
        </w:rPr>
        <w:t>...</w:t>
      </w:r>
      <w:r w:rsidR="007A1167" w:rsidRPr="00A3036C">
        <w:rPr>
          <w:rFonts w:ascii="Times New Roman" w:hAnsi="Times New Roman" w:cs="Times New Roman"/>
          <w:sz w:val="24"/>
          <w:szCs w:val="24"/>
        </w:rPr>
        <w:t xml:space="preserve"> eu</w:t>
      </w:r>
      <w:r w:rsidR="000D3631" w:rsidRPr="00A3036C">
        <w:rPr>
          <w:rFonts w:ascii="Times New Roman" w:hAnsi="Times New Roman" w:cs="Times New Roman"/>
          <w:sz w:val="24"/>
          <w:szCs w:val="24"/>
        </w:rPr>
        <w:t xml:space="preserve">, neste momento, </w:t>
      </w:r>
      <w:r w:rsidR="005D6C97" w:rsidRPr="00A3036C">
        <w:rPr>
          <w:rFonts w:ascii="Times New Roman" w:hAnsi="Times New Roman" w:cs="Times New Roman"/>
          <w:sz w:val="24"/>
          <w:szCs w:val="24"/>
        </w:rPr>
        <w:t>recebo e repasso a vocês mensagem de nosso Governador Espiritual ― Gabriel Cappallatte</w:t>
      </w:r>
      <w:r w:rsidR="00F74423" w:rsidRPr="00A3036C">
        <w:rPr>
          <w:rFonts w:ascii="Times New Roman" w:hAnsi="Times New Roman" w:cs="Times New Roman"/>
          <w:sz w:val="24"/>
          <w:szCs w:val="24"/>
        </w:rPr>
        <w:t>, noutra existência, Paidrosa</w:t>
      </w:r>
      <w:r w:rsidR="00DB2A27" w:rsidRPr="00A3036C">
        <w:rPr>
          <w:rFonts w:ascii="Times New Roman" w:hAnsi="Times New Roman" w:cs="Times New Roman"/>
          <w:sz w:val="24"/>
          <w:szCs w:val="24"/>
        </w:rPr>
        <w:t>, espírito único,</w:t>
      </w:r>
      <w:r w:rsidR="000D6848" w:rsidRPr="00A3036C">
        <w:rPr>
          <w:rFonts w:ascii="Times New Roman" w:hAnsi="Times New Roman" w:cs="Times New Roman"/>
          <w:sz w:val="24"/>
          <w:szCs w:val="24"/>
        </w:rPr>
        <w:t xml:space="preserve"> </w:t>
      </w:r>
      <w:r w:rsidR="00322A8C" w:rsidRPr="00A3036C">
        <w:rPr>
          <w:rFonts w:ascii="Times New Roman" w:hAnsi="Times New Roman" w:cs="Times New Roman"/>
          <w:sz w:val="24"/>
          <w:szCs w:val="24"/>
        </w:rPr>
        <w:t xml:space="preserve">kardecista, utiliza-se da psicofonia </w:t>
      </w:r>
      <w:r w:rsidR="00BD611D" w:rsidRPr="00A3036C">
        <w:rPr>
          <w:rFonts w:ascii="Times New Roman" w:hAnsi="Times New Roman" w:cs="Times New Roman"/>
          <w:sz w:val="24"/>
          <w:szCs w:val="24"/>
        </w:rPr>
        <w:t>para</w:t>
      </w:r>
      <w:r w:rsidR="00B93DDB" w:rsidRPr="00A3036C">
        <w:rPr>
          <w:rFonts w:ascii="Times New Roman" w:hAnsi="Times New Roman" w:cs="Times New Roman"/>
          <w:sz w:val="24"/>
          <w:szCs w:val="24"/>
        </w:rPr>
        <w:t xml:space="preserve"> cristalizar o recado </w:t>
      </w:r>
      <w:r w:rsidR="00502DAD" w:rsidRPr="00A3036C">
        <w:rPr>
          <w:rFonts w:ascii="Times New Roman" w:hAnsi="Times New Roman" w:cs="Times New Roman"/>
          <w:sz w:val="24"/>
          <w:szCs w:val="24"/>
        </w:rPr>
        <w:t>espiritual</w:t>
      </w:r>
      <w:r w:rsidR="009D78F3" w:rsidRPr="00A3036C">
        <w:rPr>
          <w:rFonts w:ascii="Times New Roman" w:hAnsi="Times New Roman" w:cs="Times New Roman"/>
          <w:sz w:val="24"/>
          <w:szCs w:val="24"/>
        </w:rPr>
        <w:t xml:space="preserve"> </w:t>
      </w:r>
      <w:r w:rsidR="005D6C97" w:rsidRPr="00A3036C">
        <w:rPr>
          <w:rFonts w:ascii="Times New Roman" w:hAnsi="Times New Roman" w:cs="Times New Roman"/>
          <w:sz w:val="24"/>
          <w:szCs w:val="24"/>
        </w:rPr>
        <w:t>―</w:t>
      </w:r>
      <w:r w:rsidR="00502DAD" w:rsidRPr="00A3036C">
        <w:rPr>
          <w:rFonts w:ascii="Times New Roman" w:hAnsi="Times New Roman" w:cs="Times New Roman"/>
          <w:sz w:val="24"/>
          <w:szCs w:val="24"/>
        </w:rPr>
        <w:t xml:space="preserve"> “</w:t>
      </w:r>
      <w:r w:rsidR="00655BC6" w:rsidRPr="00A3036C">
        <w:rPr>
          <w:rFonts w:ascii="Times New Roman" w:hAnsi="Times New Roman" w:cs="Times New Roman"/>
          <w:sz w:val="24"/>
          <w:szCs w:val="24"/>
        </w:rPr>
        <w:t>No presente, Gabriel que fora Paidros</w:t>
      </w:r>
      <w:r w:rsidR="00A55B1E" w:rsidRPr="00A3036C">
        <w:rPr>
          <w:rFonts w:ascii="Times New Roman" w:hAnsi="Times New Roman" w:cs="Times New Roman"/>
          <w:sz w:val="24"/>
          <w:szCs w:val="24"/>
        </w:rPr>
        <w:t xml:space="preserve">a, amigo </w:t>
      </w:r>
      <w:r w:rsidR="00A55B1E" w:rsidRPr="00A3036C">
        <w:rPr>
          <w:rFonts w:ascii="Times New Roman" w:hAnsi="Times New Roman" w:cs="Times New Roman"/>
          <w:sz w:val="24"/>
          <w:szCs w:val="24"/>
        </w:rPr>
        <w:lastRenderedPageBreak/>
        <w:t>e conselheiro de Joseph</w:t>
      </w:r>
      <w:r w:rsidR="006C3D15" w:rsidRPr="00A3036C">
        <w:rPr>
          <w:rFonts w:ascii="Times New Roman" w:hAnsi="Times New Roman" w:cs="Times New Roman"/>
          <w:sz w:val="24"/>
          <w:szCs w:val="24"/>
        </w:rPr>
        <w:t>, hoje, Tom</w:t>
      </w:r>
      <w:r w:rsidR="0097199C" w:rsidRPr="00A3036C">
        <w:rPr>
          <w:rFonts w:ascii="Times New Roman" w:hAnsi="Times New Roman" w:cs="Times New Roman"/>
          <w:sz w:val="24"/>
          <w:szCs w:val="24"/>
        </w:rPr>
        <w:t xml:space="preserve">, </w:t>
      </w:r>
      <w:r w:rsidR="00EE4EF5" w:rsidRPr="00A3036C">
        <w:rPr>
          <w:rFonts w:ascii="Times New Roman" w:hAnsi="Times New Roman" w:cs="Times New Roman"/>
          <w:sz w:val="24"/>
          <w:szCs w:val="24"/>
        </w:rPr>
        <w:t>fora escolhido</w:t>
      </w:r>
      <w:r w:rsidR="00411889" w:rsidRPr="00A3036C">
        <w:rPr>
          <w:rFonts w:ascii="Times New Roman" w:hAnsi="Times New Roman" w:cs="Times New Roman"/>
          <w:sz w:val="24"/>
          <w:szCs w:val="24"/>
        </w:rPr>
        <w:t xml:space="preserve"> por mim, Sananda... </w:t>
      </w:r>
      <w:r w:rsidR="008D31C0" w:rsidRPr="00A3036C">
        <w:rPr>
          <w:rFonts w:ascii="Times New Roman" w:hAnsi="Times New Roman" w:cs="Times New Roman"/>
          <w:sz w:val="24"/>
          <w:szCs w:val="24"/>
        </w:rPr>
        <w:t>Emmanuel</w:t>
      </w:r>
      <w:r w:rsidR="0009044B" w:rsidRPr="00A3036C">
        <w:rPr>
          <w:rFonts w:ascii="Times New Roman" w:hAnsi="Times New Roman" w:cs="Times New Roman"/>
          <w:sz w:val="24"/>
          <w:szCs w:val="24"/>
        </w:rPr>
        <w:t xml:space="preserve">... </w:t>
      </w:r>
      <w:r w:rsidR="00411889" w:rsidRPr="00A3036C">
        <w:rPr>
          <w:rFonts w:ascii="Times New Roman" w:hAnsi="Times New Roman" w:cs="Times New Roman"/>
          <w:sz w:val="24"/>
          <w:szCs w:val="24"/>
        </w:rPr>
        <w:t>Jesus Cristo e quaisquer outros nome</w:t>
      </w:r>
      <w:r w:rsidR="00EC27E7" w:rsidRPr="00A3036C">
        <w:rPr>
          <w:rFonts w:ascii="Times New Roman" w:hAnsi="Times New Roman" w:cs="Times New Roman"/>
          <w:sz w:val="24"/>
          <w:szCs w:val="24"/>
        </w:rPr>
        <w:t>s atribuídos pelos irmãos</w:t>
      </w:r>
      <w:r w:rsidR="009C3F87" w:rsidRPr="00A3036C">
        <w:rPr>
          <w:rFonts w:ascii="Times New Roman" w:hAnsi="Times New Roman" w:cs="Times New Roman"/>
          <w:sz w:val="24"/>
          <w:szCs w:val="24"/>
        </w:rPr>
        <w:t xml:space="preserve">, para </w:t>
      </w:r>
      <w:r w:rsidR="00C95067" w:rsidRPr="00A3036C">
        <w:rPr>
          <w:rFonts w:ascii="Times New Roman" w:hAnsi="Times New Roman" w:cs="Times New Roman"/>
          <w:sz w:val="24"/>
          <w:szCs w:val="24"/>
        </w:rPr>
        <w:t xml:space="preserve">transmitir a continuação filosófica </w:t>
      </w:r>
      <w:r w:rsidR="00605D68" w:rsidRPr="00A3036C">
        <w:rPr>
          <w:rFonts w:ascii="Times New Roman" w:hAnsi="Times New Roman" w:cs="Times New Roman"/>
          <w:sz w:val="24"/>
          <w:szCs w:val="24"/>
        </w:rPr>
        <w:t>plantada na Ilha de Gravatás</w:t>
      </w:r>
      <w:r w:rsidR="003C2C8A" w:rsidRPr="00A3036C">
        <w:rPr>
          <w:rFonts w:ascii="Times New Roman" w:hAnsi="Times New Roman" w:cs="Times New Roman"/>
          <w:sz w:val="24"/>
          <w:szCs w:val="24"/>
        </w:rPr>
        <w:t xml:space="preserve"> no multidimensional, à época, Joseph Harrison</w:t>
      </w:r>
      <w:r w:rsidR="00C96A05" w:rsidRPr="00A3036C">
        <w:rPr>
          <w:rFonts w:ascii="Times New Roman" w:hAnsi="Times New Roman" w:cs="Times New Roman"/>
          <w:sz w:val="24"/>
          <w:szCs w:val="24"/>
        </w:rPr>
        <w:t xml:space="preserve"> e, hoje, </w:t>
      </w:r>
      <w:r w:rsidR="00A85AF1" w:rsidRPr="00A3036C">
        <w:rPr>
          <w:rFonts w:ascii="Times New Roman" w:hAnsi="Times New Roman" w:cs="Times New Roman"/>
          <w:sz w:val="24"/>
          <w:szCs w:val="24"/>
        </w:rPr>
        <w:t>Antônio José Paranhos Paiva de Carvalho Oliveira Harrison</w:t>
      </w:r>
      <w:r w:rsidR="007F7D07" w:rsidRPr="00A3036C">
        <w:rPr>
          <w:rFonts w:ascii="Times New Roman" w:hAnsi="Times New Roman" w:cs="Times New Roman"/>
          <w:sz w:val="24"/>
          <w:szCs w:val="24"/>
        </w:rPr>
        <w:t>, escritor, reconhecido como Tom Harrison</w:t>
      </w:r>
      <w:r w:rsidR="00AE6B7F" w:rsidRPr="00A3036C">
        <w:rPr>
          <w:rFonts w:ascii="Times New Roman" w:hAnsi="Times New Roman" w:cs="Times New Roman"/>
          <w:sz w:val="24"/>
          <w:szCs w:val="24"/>
        </w:rPr>
        <w:t xml:space="preserve"> ― Joseph/Tom Harrison</w:t>
      </w:r>
      <w:r w:rsidR="000A7EC8" w:rsidRPr="00A3036C">
        <w:rPr>
          <w:rFonts w:ascii="Times New Roman" w:hAnsi="Times New Roman" w:cs="Times New Roman"/>
          <w:sz w:val="24"/>
          <w:szCs w:val="24"/>
        </w:rPr>
        <w:t>, emocionado,</w:t>
      </w:r>
      <w:r w:rsidR="00B44307" w:rsidRPr="00A3036C">
        <w:rPr>
          <w:rFonts w:ascii="Times New Roman" w:hAnsi="Times New Roman" w:cs="Times New Roman"/>
          <w:sz w:val="24"/>
          <w:szCs w:val="24"/>
        </w:rPr>
        <w:t xml:space="preserve"> emociona sua alma gêmea</w:t>
      </w:r>
      <w:r w:rsidR="00CD2C97" w:rsidRPr="00A3036C">
        <w:rPr>
          <w:rFonts w:ascii="Times New Roman" w:hAnsi="Times New Roman" w:cs="Times New Roman"/>
          <w:sz w:val="24"/>
          <w:szCs w:val="24"/>
        </w:rPr>
        <w:t>,</w:t>
      </w:r>
      <w:r w:rsidR="00EB60E2" w:rsidRPr="00A3036C">
        <w:rPr>
          <w:rFonts w:ascii="Times New Roman" w:hAnsi="Times New Roman" w:cs="Times New Roman"/>
          <w:sz w:val="24"/>
          <w:szCs w:val="24"/>
        </w:rPr>
        <w:t xml:space="preserve"> noutra e nesta existência,</w:t>
      </w:r>
      <w:r w:rsidR="00CD2C97" w:rsidRPr="00A3036C">
        <w:rPr>
          <w:rFonts w:ascii="Times New Roman" w:hAnsi="Times New Roman" w:cs="Times New Roman"/>
          <w:sz w:val="24"/>
          <w:szCs w:val="24"/>
        </w:rPr>
        <w:t xml:space="preserve"> Ana Carolina</w:t>
      </w:r>
      <w:r w:rsidR="00EF41D1" w:rsidRPr="00A3036C">
        <w:rPr>
          <w:rFonts w:ascii="Times New Roman" w:hAnsi="Times New Roman" w:cs="Times New Roman"/>
          <w:sz w:val="24"/>
          <w:szCs w:val="24"/>
        </w:rPr>
        <w:t>/</w:t>
      </w:r>
      <w:r w:rsidR="00CD2C97" w:rsidRPr="00A3036C">
        <w:rPr>
          <w:rFonts w:ascii="Times New Roman" w:hAnsi="Times New Roman" w:cs="Times New Roman"/>
          <w:sz w:val="24"/>
          <w:szCs w:val="24"/>
        </w:rPr>
        <w:t>Liz</w:t>
      </w:r>
      <w:r w:rsidR="00082B1E" w:rsidRPr="00A3036C">
        <w:rPr>
          <w:rFonts w:ascii="Times New Roman" w:hAnsi="Times New Roman" w:cs="Times New Roman"/>
          <w:sz w:val="24"/>
          <w:szCs w:val="24"/>
        </w:rPr>
        <w:t xml:space="preserve">, além de </w:t>
      </w:r>
      <w:r w:rsidR="00345322" w:rsidRPr="00A3036C">
        <w:rPr>
          <w:rFonts w:ascii="Times New Roman" w:hAnsi="Times New Roman" w:cs="Times New Roman"/>
          <w:sz w:val="24"/>
          <w:szCs w:val="24"/>
        </w:rPr>
        <w:t xml:space="preserve">todos </w:t>
      </w:r>
      <w:r w:rsidR="004A7721" w:rsidRPr="00A3036C">
        <w:rPr>
          <w:rFonts w:ascii="Times New Roman" w:hAnsi="Times New Roman" w:cs="Times New Roman"/>
          <w:sz w:val="24"/>
          <w:szCs w:val="24"/>
        </w:rPr>
        <w:t xml:space="preserve">os </w:t>
      </w:r>
      <w:r w:rsidR="00345322" w:rsidRPr="00A3036C">
        <w:rPr>
          <w:rFonts w:ascii="Times New Roman" w:hAnsi="Times New Roman" w:cs="Times New Roman"/>
          <w:sz w:val="24"/>
          <w:szCs w:val="24"/>
        </w:rPr>
        <w:t>conectados na transmissão</w:t>
      </w:r>
      <w:r w:rsidR="00082B1E" w:rsidRPr="00A3036C">
        <w:rPr>
          <w:rFonts w:ascii="Times New Roman" w:hAnsi="Times New Roman" w:cs="Times New Roman"/>
          <w:sz w:val="24"/>
          <w:szCs w:val="24"/>
        </w:rPr>
        <w:t xml:space="preserve"> </w:t>
      </w:r>
      <w:r w:rsidR="00AE6B7F" w:rsidRPr="00A3036C">
        <w:rPr>
          <w:rFonts w:ascii="Times New Roman" w:hAnsi="Times New Roman" w:cs="Times New Roman"/>
          <w:sz w:val="24"/>
          <w:szCs w:val="24"/>
        </w:rPr>
        <w:t>―</w:t>
      </w:r>
      <w:r w:rsidR="007F4CEF" w:rsidRPr="00A3036C">
        <w:rPr>
          <w:rFonts w:ascii="Times New Roman" w:hAnsi="Times New Roman" w:cs="Times New Roman"/>
          <w:sz w:val="24"/>
          <w:szCs w:val="24"/>
        </w:rPr>
        <w:t xml:space="preserve"> </w:t>
      </w:r>
      <w:r w:rsidR="003A7101" w:rsidRPr="00A3036C">
        <w:rPr>
          <w:rFonts w:ascii="Times New Roman" w:hAnsi="Times New Roman" w:cs="Times New Roman"/>
          <w:sz w:val="24"/>
          <w:szCs w:val="24"/>
        </w:rPr>
        <w:t xml:space="preserve">Realmente </w:t>
      </w:r>
      <w:r w:rsidR="003A7101" w:rsidRPr="00A3036C">
        <w:rPr>
          <w:rFonts w:ascii="Times New Roman" w:hAnsi="Times New Roman" w:cs="Times New Roman"/>
          <w:i/>
          <w:iCs/>
          <w:sz w:val="24"/>
          <w:szCs w:val="24"/>
        </w:rPr>
        <w:t>nada acontece por acaso</w:t>
      </w:r>
      <w:r w:rsidR="003A7101" w:rsidRPr="00A3036C">
        <w:rPr>
          <w:rFonts w:ascii="Times New Roman" w:hAnsi="Times New Roman" w:cs="Times New Roman"/>
          <w:sz w:val="24"/>
          <w:szCs w:val="24"/>
        </w:rPr>
        <w:t xml:space="preserve">, </w:t>
      </w:r>
      <w:r w:rsidR="003241D9" w:rsidRPr="00A3036C">
        <w:rPr>
          <w:rFonts w:ascii="Times New Roman" w:hAnsi="Times New Roman" w:cs="Times New Roman"/>
          <w:sz w:val="24"/>
          <w:szCs w:val="24"/>
        </w:rPr>
        <w:t>pois tudo está previsto pelo SEU —</w:t>
      </w:r>
      <w:r w:rsidR="00F3109E" w:rsidRPr="00A3036C">
        <w:rPr>
          <w:rFonts w:ascii="Times New Roman" w:hAnsi="Times New Roman" w:cs="Times New Roman"/>
          <w:sz w:val="24"/>
          <w:szCs w:val="24"/>
        </w:rPr>
        <w:t xml:space="preserve"> </w:t>
      </w:r>
      <w:r w:rsidR="003241D9" w:rsidRPr="00A3036C">
        <w:rPr>
          <w:rFonts w:ascii="Times New Roman" w:hAnsi="Times New Roman" w:cs="Times New Roman"/>
          <w:sz w:val="24"/>
          <w:szCs w:val="24"/>
        </w:rPr>
        <w:t>Soberana Energia Universal</w:t>
      </w:r>
      <w:r w:rsidR="00F3109E" w:rsidRPr="00A3036C">
        <w:rPr>
          <w:rFonts w:ascii="Times New Roman" w:hAnsi="Times New Roman" w:cs="Times New Roman"/>
          <w:sz w:val="24"/>
          <w:szCs w:val="24"/>
        </w:rPr>
        <w:t>, cuja única Lei</w:t>
      </w:r>
      <w:r w:rsidR="000A626F" w:rsidRPr="00A3036C">
        <w:rPr>
          <w:rFonts w:ascii="Times New Roman" w:hAnsi="Times New Roman" w:cs="Times New Roman"/>
          <w:sz w:val="24"/>
          <w:szCs w:val="24"/>
        </w:rPr>
        <w:t xml:space="preserve"> para evolução do terrícola </w:t>
      </w:r>
      <w:r w:rsidR="00ED7626" w:rsidRPr="00A3036C">
        <w:rPr>
          <w:rFonts w:ascii="Times New Roman" w:hAnsi="Times New Roman" w:cs="Times New Roman"/>
          <w:sz w:val="24"/>
          <w:szCs w:val="24"/>
        </w:rPr>
        <w:t xml:space="preserve">a quinta dimensão </w:t>
      </w:r>
      <w:r w:rsidR="000A626F" w:rsidRPr="00A3036C">
        <w:rPr>
          <w:rFonts w:ascii="Times New Roman" w:hAnsi="Times New Roman" w:cs="Times New Roman"/>
          <w:sz w:val="24"/>
          <w:szCs w:val="24"/>
        </w:rPr>
        <w:t>é o amor incondicional</w:t>
      </w:r>
      <w:r w:rsidR="00902F48" w:rsidRPr="00A3036C">
        <w:rPr>
          <w:rFonts w:ascii="Times New Roman" w:hAnsi="Times New Roman" w:cs="Times New Roman"/>
          <w:sz w:val="24"/>
          <w:szCs w:val="24"/>
        </w:rPr>
        <w:t xml:space="preserve"> praticado e exercitado pelo seu livre arbítrio</w:t>
      </w:r>
      <w:r w:rsidR="00AA1A81" w:rsidRPr="00A3036C">
        <w:rPr>
          <w:rFonts w:ascii="Times New Roman" w:hAnsi="Times New Roman" w:cs="Times New Roman"/>
          <w:sz w:val="24"/>
          <w:szCs w:val="24"/>
        </w:rPr>
        <w:t xml:space="preserve"> ― Gabriel, conectado ao Governador Espiritual, toma água e retoma o discurso espiritual ―</w:t>
      </w:r>
      <w:r w:rsidR="00113361" w:rsidRPr="00A3036C">
        <w:rPr>
          <w:rFonts w:ascii="Times New Roman" w:hAnsi="Times New Roman" w:cs="Times New Roman"/>
          <w:sz w:val="24"/>
          <w:szCs w:val="24"/>
        </w:rPr>
        <w:t xml:space="preserve"> </w:t>
      </w:r>
      <w:r w:rsidR="006D3900" w:rsidRPr="00A3036C">
        <w:rPr>
          <w:rFonts w:ascii="Times New Roman" w:hAnsi="Times New Roman" w:cs="Times New Roman"/>
          <w:sz w:val="24"/>
          <w:szCs w:val="24"/>
        </w:rPr>
        <w:t>Poder existencial e</w:t>
      </w:r>
      <w:r w:rsidR="00CB0FBD" w:rsidRPr="00A3036C">
        <w:rPr>
          <w:rFonts w:ascii="Times New Roman" w:hAnsi="Times New Roman" w:cs="Times New Roman"/>
          <w:sz w:val="24"/>
          <w:szCs w:val="24"/>
        </w:rPr>
        <w:t>scravizado</w:t>
      </w:r>
      <w:r w:rsidR="00EF41D1" w:rsidRPr="00A3036C">
        <w:rPr>
          <w:rFonts w:ascii="Times New Roman" w:hAnsi="Times New Roman" w:cs="Times New Roman"/>
          <w:sz w:val="24"/>
          <w:szCs w:val="24"/>
        </w:rPr>
        <w:t xml:space="preserve"> pel</w:t>
      </w:r>
      <w:r w:rsidR="00284CCC" w:rsidRPr="00A3036C">
        <w:rPr>
          <w:rFonts w:ascii="Times New Roman" w:hAnsi="Times New Roman" w:cs="Times New Roman"/>
          <w:sz w:val="24"/>
          <w:szCs w:val="24"/>
        </w:rPr>
        <w:t xml:space="preserve">a </w:t>
      </w:r>
      <w:r w:rsidR="00284CCC" w:rsidRPr="00A3036C">
        <w:rPr>
          <w:rFonts w:ascii="Times New Roman" w:hAnsi="Times New Roman" w:cs="Times New Roman"/>
          <w:i/>
          <w:iCs/>
          <w:sz w:val="24"/>
          <w:szCs w:val="24"/>
        </w:rPr>
        <w:t>tríade da maldade humana</w:t>
      </w:r>
      <w:r w:rsidR="00284CCC" w:rsidRPr="00A3036C">
        <w:rPr>
          <w:rFonts w:ascii="Times New Roman" w:hAnsi="Times New Roman" w:cs="Times New Roman"/>
          <w:sz w:val="24"/>
          <w:szCs w:val="24"/>
        </w:rPr>
        <w:t xml:space="preserve">: </w:t>
      </w:r>
      <w:r w:rsidR="00284CCC" w:rsidRPr="00A3036C">
        <w:rPr>
          <w:rFonts w:ascii="Times New Roman" w:hAnsi="Times New Roman" w:cs="Times New Roman"/>
          <w:i/>
          <w:iCs/>
          <w:sz w:val="24"/>
          <w:szCs w:val="24"/>
        </w:rPr>
        <w:t>ego</w:t>
      </w:r>
      <w:r w:rsidR="00284CCC" w:rsidRPr="00A3036C">
        <w:rPr>
          <w:rFonts w:ascii="Times New Roman" w:hAnsi="Times New Roman" w:cs="Times New Roman"/>
          <w:sz w:val="24"/>
          <w:szCs w:val="24"/>
        </w:rPr>
        <w:t xml:space="preserve">, </w:t>
      </w:r>
      <w:r w:rsidR="00284CCC" w:rsidRPr="00A3036C">
        <w:rPr>
          <w:rFonts w:ascii="Times New Roman" w:hAnsi="Times New Roman" w:cs="Times New Roman"/>
          <w:i/>
          <w:iCs/>
          <w:sz w:val="24"/>
          <w:szCs w:val="24"/>
        </w:rPr>
        <w:t xml:space="preserve">ganância </w:t>
      </w:r>
      <w:r w:rsidR="00284CCC" w:rsidRPr="00A3036C">
        <w:rPr>
          <w:rFonts w:ascii="Times New Roman" w:hAnsi="Times New Roman" w:cs="Times New Roman"/>
          <w:sz w:val="24"/>
          <w:szCs w:val="24"/>
        </w:rPr>
        <w:t xml:space="preserve">e </w:t>
      </w:r>
      <w:r w:rsidR="00284CCC" w:rsidRPr="00A3036C">
        <w:rPr>
          <w:rFonts w:ascii="Times New Roman" w:hAnsi="Times New Roman" w:cs="Times New Roman"/>
          <w:i/>
          <w:iCs/>
          <w:sz w:val="24"/>
          <w:szCs w:val="24"/>
        </w:rPr>
        <w:t>medo</w:t>
      </w:r>
      <w:r w:rsidR="005B605B" w:rsidRPr="00A3036C">
        <w:rPr>
          <w:rFonts w:ascii="Times New Roman" w:hAnsi="Times New Roman" w:cs="Times New Roman"/>
          <w:sz w:val="24"/>
          <w:szCs w:val="24"/>
        </w:rPr>
        <w:t>, dominado pelos pilares do Projeto de Perpetuação do Poder</w:t>
      </w:r>
      <w:r w:rsidR="00610F77" w:rsidRPr="00A3036C">
        <w:rPr>
          <w:rFonts w:ascii="Times New Roman" w:hAnsi="Times New Roman" w:cs="Times New Roman"/>
          <w:sz w:val="24"/>
          <w:szCs w:val="24"/>
        </w:rPr>
        <w:t>,</w:t>
      </w:r>
      <w:r w:rsidR="007D2B61" w:rsidRPr="00A3036C">
        <w:rPr>
          <w:rFonts w:ascii="Times New Roman" w:hAnsi="Times New Roman" w:cs="Times New Roman"/>
          <w:sz w:val="24"/>
          <w:szCs w:val="24"/>
        </w:rPr>
        <w:t xml:space="preserve"> sustentado pela</w:t>
      </w:r>
      <w:r w:rsidR="00A06060" w:rsidRPr="00A3036C">
        <w:rPr>
          <w:rFonts w:ascii="Times New Roman" w:hAnsi="Times New Roman" w:cs="Times New Roman"/>
          <w:sz w:val="24"/>
          <w:szCs w:val="24"/>
        </w:rPr>
        <w:t>s ações de</w:t>
      </w:r>
      <w:r w:rsidR="0013682E" w:rsidRPr="00A3036C">
        <w:rPr>
          <w:rFonts w:ascii="Times New Roman" w:hAnsi="Times New Roman" w:cs="Times New Roman"/>
          <w:sz w:val="24"/>
          <w:szCs w:val="24"/>
        </w:rPr>
        <w:t xml:space="preserve"> governa</w:t>
      </w:r>
      <w:r w:rsidR="00483AAF" w:rsidRPr="00A3036C">
        <w:rPr>
          <w:rFonts w:ascii="Times New Roman" w:hAnsi="Times New Roman" w:cs="Times New Roman"/>
          <w:sz w:val="24"/>
          <w:szCs w:val="24"/>
        </w:rPr>
        <w:t>nças</w:t>
      </w:r>
      <w:r w:rsidR="0013682E" w:rsidRPr="00A3036C">
        <w:rPr>
          <w:rFonts w:ascii="Times New Roman" w:hAnsi="Times New Roman" w:cs="Times New Roman"/>
          <w:sz w:val="24"/>
          <w:szCs w:val="24"/>
        </w:rPr>
        <w:t>, religiosidade</w:t>
      </w:r>
      <w:r w:rsidR="00483AAF" w:rsidRPr="00A3036C">
        <w:rPr>
          <w:rFonts w:ascii="Times New Roman" w:hAnsi="Times New Roman" w:cs="Times New Roman"/>
          <w:sz w:val="24"/>
          <w:szCs w:val="24"/>
        </w:rPr>
        <w:t>s</w:t>
      </w:r>
      <w:r w:rsidR="0013682E" w:rsidRPr="00A3036C">
        <w:rPr>
          <w:rFonts w:ascii="Times New Roman" w:hAnsi="Times New Roman" w:cs="Times New Roman"/>
          <w:sz w:val="24"/>
          <w:szCs w:val="24"/>
        </w:rPr>
        <w:t xml:space="preserve">, </w:t>
      </w:r>
      <w:r w:rsidR="00483AAF" w:rsidRPr="00A3036C">
        <w:rPr>
          <w:rFonts w:ascii="Times New Roman" w:hAnsi="Times New Roman" w:cs="Times New Roman"/>
          <w:sz w:val="24"/>
          <w:szCs w:val="24"/>
        </w:rPr>
        <w:t>midiáticas</w:t>
      </w:r>
      <w:r w:rsidR="007D2B61" w:rsidRPr="00A3036C">
        <w:rPr>
          <w:rFonts w:ascii="Times New Roman" w:hAnsi="Times New Roman" w:cs="Times New Roman"/>
          <w:sz w:val="24"/>
          <w:szCs w:val="24"/>
        </w:rPr>
        <w:t xml:space="preserve"> e e</w:t>
      </w:r>
      <w:r w:rsidR="00A06060" w:rsidRPr="00A3036C">
        <w:rPr>
          <w:rFonts w:ascii="Times New Roman" w:hAnsi="Times New Roman" w:cs="Times New Roman"/>
          <w:sz w:val="24"/>
          <w:szCs w:val="24"/>
        </w:rPr>
        <w:t>ducaciona</w:t>
      </w:r>
      <w:r w:rsidR="00483AAF" w:rsidRPr="00A3036C">
        <w:rPr>
          <w:rFonts w:ascii="Times New Roman" w:hAnsi="Times New Roman" w:cs="Times New Roman"/>
          <w:sz w:val="24"/>
          <w:szCs w:val="24"/>
        </w:rPr>
        <w:t>is</w:t>
      </w:r>
      <w:r w:rsidR="00AA1A81" w:rsidRPr="00A3036C">
        <w:rPr>
          <w:rFonts w:ascii="Times New Roman" w:hAnsi="Times New Roman" w:cs="Times New Roman"/>
          <w:sz w:val="24"/>
          <w:szCs w:val="24"/>
        </w:rPr>
        <w:t xml:space="preserve"> ― Reitera o conceito de escravidão vivenciado pela humanidade ―</w:t>
      </w:r>
      <w:r w:rsidR="000C7602" w:rsidRPr="00A3036C">
        <w:rPr>
          <w:rFonts w:ascii="Times New Roman" w:hAnsi="Times New Roman" w:cs="Times New Roman"/>
          <w:sz w:val="24"/>
          <w:szCs w:val="24"/>
        </w:rPr>
        <w:t xml:space="preserve"> </w:t>
      </w:r>
      <w:r w:rsidR="00FC70B5" w:rsidRPr="00A3036C">
        <w:rPr>
          <w:rFonts w:ascii="Times New Roman" w:hAnsi="Times New Roman" w:cs="Times New Roman"/>
          <w:sz w:val="24"/>
          <w:szCs w:val="24"/>
        </w:rPr>
        <w:t>A</w:t>
      </w:r>
      <w:r w:rsidR="000C7602" w:rsidRPr="00A3036C">
        <w:rPr>
          <w:rFonts w:ascii="Times New Roman" w:hAnsi="Times New Roman" w:cs="Times New Roman"/>
          <w:sz w:val="24"/>
          <w:szCs w:val="24"/>
        </w:rPr>
        <w:t xml:space="preserve"> </w:t>
      </w:r>
      <w:r w:rsidR="00FC70B5" w:rsidRPr="00A3036C">
        <w:rPr>
          <w:rFonts w:ascii="Times New Roman" w:hAnsi="Times New Roman" w:cs="Times New Roman"/>
          <w:sz w:val="24"/>
          <w:szCs w:val="24"/>
        </w:rPr>
        <w:t>verdade absoluta plantada nos corações multidimensionais despertos e a despertar da humanidade</w:t>
      </w:r>
      <w:r w:rsidR="00A00491" w:rsidRPr="00A3036C">
        <w:rPr>
          <w:rFonts w:ascii="Times New Roman" w:hAnsi="Times New Roman" w:cs="Times New Roman"/>
          <w:sz w:val="24"/>
          <w:szCs w:val="24"/>
        </w:rPr>
        <w:t>, se encarregará de fazer ruir o Sistema Terra</w:t>
      </w:r>
      <w:r w:rsidR="00474211" w:rsidRPr="00A3036C">
        <w:rPr>
          <w:rFonts w:ascii="Times New Roman" w:hAnsi="Times New Roman" w:cs="Times New Roman"/>
          <w:sz w:val="24"/>
          <w:szCs w:val="24"/>
        </w:rPr>
        <w:t xml:space="preserve">, </w:t>
      </w:r>
      <w:r w:rsidR="00583FFF" w:rsidRPr="00A3036C">
        <w:rPr>
          <w:rFonts w:ascii="Times New Roman" w:hAnsi="Times New Roman" w:cs="Times New Roman"/>
          <w:sz w:val="24"/>
          <w:szCs w:val="24"/>
        </w:rPr>
        <w:t>em prol de um salto quântico</w:t>
      </w:r>
      <w:r w:rsidR="006A7A90" w:rsidRPr="00A3036C">
        <w:rPr>
          <w:rFonts w:ascii="Times New Roman" w:hAnsi="Times New Roman" w:cs="Times New Roman"/>
          <w:sz w:val="24"/>
          <w:szCs w:val="24"/>
        </w:rPr>
        <w:t xml:space="preserve"> no processo evolutivo previsto </w:t>
      </w:r>
      <w:r w:rsidR="001179DD" w:rsidRPr="00A3036C">
        <w:rPr>
          <w:rFonts w:ascii="Times New Roman" w:hAnsi="Times New Roman" w:cs="Times New Roman"/>
          <w:sz w:val="24"/>
          <w:szCs w:val="24"/>
        </w:rPr>
        <w:t xml:space="preserve">pela criação universal na Terra </w:t>
      </w:r>
      <w:r w:rsidR="003237FC" w:rsidRPr="00A3036C">
        <w:rPr>
          <w:rFonts w:ascii="Times New Roman" w:hAnsi="Times New Roman" w:cs="Times New Roman"/>
          <w:sz w:val="24"/>
          <w:szCs w:val="24"/>
        </w:rPr>
        <w:t>nomenclaturado como Deus</w:t>
      </w:r>
      <w:r w:rsidR="00AA1A81" w:rsidRPr="00A3036C">
        <w:rPr>
          <w:rFonts w:ascii="Times New Roman" w:hAnsi="Times New Roman" w:cs="Times New Roman"/>
          <w:sz w:val="24"/>
          <w:szCs w:val="24"/>
        </w:rPr>
        <w:t xml:space="preserve"> ― Impacta revelação ―</w:t>
      </w:r>
      <w:r w:rsidR="00DB1FBE" w:rsidRPr="00A3036C">
        <w:rPr>
          <w:rFonts w:ascii="Times New Roman" w:hAnsi="Times New Roman" w:cs="Times New Roman"/>
          <w:sz w:val="24"/>
          <w:szCs w:val="24"/>
        </w:rPr>
        <w:t xml:space="preserve"> Governos, religiões, </w:t>
      </w:r>
      <w:r w:rsidR="00540BA4" w:rsidRPr="00A3036C">
        <w:rPr>
          <w:rFonts w:ascii="Times New Roman" w:hAnsi="Times New Roman" w:cs="Times New Roman"/>
          <w:sz w:val="24"/>
          <w:szCs w:val="24"/>
        </w:rPr>
        <w:t>veículos de mídia e educação serão exposto</w:t>
      </w:r>
      <w:r w:rsidR="000172FD" w:rsidRPr="00A3036C">
        <w:rPr>
          <w:rFonts w:ascii="Times New Roman" w:hAnsi="Times New Roman" w:cs="Times New Roman"/>
          <w:sz w:val="24"/>
          <w:szCs w:val="24"/>
        </w:rPr>
        <w:t>s pela mentira e ilusão</w:t>
      </w:r>
      <w:r w:rsidR="00D91098" w:rsidRPr="00A3036C">
        <w:rPr>
          <w:rFonts w:ascii="Times New Roman" w:hAnsi="Times New Roman" w:cs="Times New Roman"/>
          <w:sz w:val="24"/>
          <w:szCs w:val="24"/>
        </w:rPr>
        <w:t xml:space="preserve"> sistêmicas, pelas quais estão a serviço durante milhares de anos</w:t>
      </w:r>
      <w:r w:rsidR="00AA1A81" w:rsidRPr="00A3036C">
        <w:rPr>
          <w:rFonts w:ascii="Times New Roman" w:hAnsi="Times New Roman" w:cs="Times New Roman"/>
          <w:sz w:val="24"/>
          <w:szCs w:val="24"/>
        </w:rPr>
        <w:t xml:space="preserve"> ― Reforça conceito de dominação da população terráquea ―</w:t>
      </w:r>
      <w:r w:rsidR="00EA652B" w:rsidRPr="00A3036C">
        <w:rPr>
          <w:rFonts w:ascii="Times New Roman" w:hAnsi="Times New Roman" w:cs="Times New Roman"/>
          <w:sz w:val="24"/>
          <w:szCs w:val="24"/>
        </w:rPr>
        <w:t xml:space="preserve"> A conexão do terrícola com seu Eu Superio</w:t>
      </w:r>
      <w:r w:rsidR="004606A1" w:rsidRPr="00A3036C">
        <w:rPr>
          <w:rFonts w:ascii="Times New Roman" w:hAnsi="Times New Roman" w:cs="Times New Roman"/>
          <w:sz w:val="24"/>
          <w:szCs w:val="24"/>
        </w:rPr>
        <w:t>r, depois do despertar de sua consciência, vibrando energi</w:t>
      </w:r>
      <w:r w:rsidR="00475B42" w:rsidRPr="00A3036C">
        <w:rPr>
          <w:rFonts w:ascii="Times New Roman" w:hAnsi="Times New Roman" w:cs="Times New Roman"/>
          <w:sz w:val="24"/>
          <w:szCs w:val="24"/>
        </w:rPr>
        <w:t xml:space="preserve">a... luz... </w:t>
      </w:r>
      <w:r w:rsidR="00613FE1" w:rsidRPr="00A3036C">
        <w:rPr>
          <w:rFonts w:ascii="Times New Roman" w:hAnsi="Times New Roman" w:cs="Times New Roman"/>
          <w:sz w:val="24"/>
          <w:szCs w:val="24"/>
        </w:rPr>
        <w:t xml:space="preserve">arrebatando o </w:t>
      </w:r>
      <w:r w:rsidR="0078625E" w:rsidRPr="00A3036C">
        <w:rPr>
          <w:rFonts w:ascii="Times New Roman" w:hAnsi="Times New Roman" w:cs="Times New Roman"/>
          <w:sz w:val="24"/>
          <w:szCs w:val="24"/>
        </w:rPr>
        <w:t>coração</w:t>
      </w:r>
      <w:r w:rsidR="00822EFD" w:rsidRPr="00A3036C">
        <w:rPr>
          <w:rFonts w:ascii="Times New Roman" w:hAnsi="Times New Roman" w:cs="Times New Roman"/>
          <w:sz w:val="24"/>
          <w:szCs w:val="24"/>
        </w:rPr>
        <w:t xml:space="preserve"> num choque de</w:t>
      </w:r>
      <w:r w:rsidR="0078625E" w:rsidRPr="00A3036C">
        <w:rPr>
          <w:rFonts w:ascii="Times New Roman" w:hAnsi="Times New Roman" w:cs="Times New Roman"/>
          <w:sz w:val="24"/>
          <w:szCs w:val="24"/>
        </w:rPr>
        <w:t xml:space="preserve"> </w:t>
      </w:r>
      <w:r w:rsidR="00475B42" w:rsidRPr="00A3036C">
        <w:rPr>
          <w:rFonts w:ascii="Times New Roman" w:hAnsi="Times New Roman" w:cs="Times New Roman"/>
          <w:sz w:val="24"/>
          <w:szCs w:val="24"/>
        </w:rPr>
        <w:t>amor</w:t>
      </w:r>
      <w:r w:rsidR="00822EFD" w:rsidRPr="00A3036C">
        <w:rPr>
          <w:rFonts w:ascii="Times New Roman" w:hAnsi="Times New Roman" w:cs="Times New Roman"/>
          <w:sz w:val="24"/>
          <w:szCs w:val="24"/>
        </w:rPr>
        <w:t>,</w:t>
      </w:r>
      <w:r w:rsidR="00475B42" w:rsidRPr="00A3036C">
        <w:rPr>
          <w:rFonts w:ascii="Times New Roman" w:hAnsi="Times New Roman" w:cs="Times New Roman"/>
          <w:sz w:val="24"/>
          <w:szCs w:val="24"/>
        </w:rPr>
        <w:t xml:space="preserve"> encontra a evolução</w:t>
      </w:r>
      <w:r w:rsidR="00C87BF4" w:rsidRPr="00A3036C">
        <w:rPr>
          <w:rFonts w:ascii="Times New Roman" w:hAnsi="Times New Roman" w:cs="Times New Roman"/>
          <w:sz w:val="24"/>
          <w:szCs w:val="24"/>
        </w:rPr>
        <w:t xml:space="preserve"> pelo equilíbrio da mente, corpo e espírito</w:t>
      </w:r>
      <w:r w:rsidR="00AA1A81" w:rsidRPr="00A3036C">
        <w:rPr>
          <w:rFonts w:ascii="Times New Roman" w:hAnsi="Times New Roman" w:cs="Times New Roman"/>
          <w:sz w:val="24"/>
          <w:szCs w:val="24"/>
        </w:rPr>
        <w:t xml:space="preserve"> ― Brada ―</w:t>
      </w:r>
      <w:r w:rsidR="00EA1C9C" w:rsidRPr="00A3036C">
        <w:rPr>
          <w:rFonts w:ascii="Times New Roman" w:hAnsi="Times New Roman" w:cs="Times New Roman"/>
          <w:sz w:val="24"/>
          <w:szCs w:val="24"/>
        </w:rPr>
        <w:t xml:space="preserve"> Pronto, compreende a força de </w:t>
      </w:r>
      <w:r w:rsidR="00EA1C9C" w:rsidRPr="00A3036C">
        <w:rPr>
          <w:rFonts w:ascii="Times New Roman" w:hAnsi="Times New Roman" w:cs="Times New Roman"/>
          <w:sz w:val="24"/>
          <w:szCs w:val="24"/>
        </w:rPr>
        <w:lastRenderedPageBreak/>
        <w:t xml:space="preserve">ter e ser, verdadeiramente, </w:t>
      </w:r>
      <w:r w:rsidR="00EB4982" w:rsidRPr="00A3036C">
        <w:rPr>
          <w:rFonts w:ascii="Times New Roman" w:hAnsi="Times New Roman" w:cs="Times New Roman"/>
          <w:sz w:val="24"/>
          <w:szCs w:val="24"/>
        </w:rPr>
        <w:t xml:space="preserve">filosoficamente, o </w:t>
      </w:r>
      <w:r w:rsidR="0045705C" w:rsidRPr="00A3036C">
        <w:rPr>
          <w:rFonts w:ascii="Times New Roman" w:hAnsi="Times New Roman" w:cs="Times New Roman"/>
          <w:sz w:val="24"/>
          <w:szCs w:val="24"/>
        </w:rPr>
        <w:t>SEU —</w:t>
      </w:r>
      <w:r w:rsidR="00A905DA" w:rsidRPr="00A3036C">
        <w:rPr>
          <w:rFonts w:ascii="Times New Roman" w:hAnsi="Times New Roman" w:cs="Times New Roman"/>
          <w:sz w:val="24"/>
          <w:szCs w:val="24"/>
        </w:rPr>
        <w:t xml:space="preserve"> </w:t>
      </w:r>
      <w:r w:rsidR="0045705C" w:rsidRPr="00A3036C">
        <w:rPr>
          <w:rFonts w:ascii="Times New Roman" w:hAnsi="Times New Roman" w:cs="Times New Roman"/>
          <w:sz w:val="24"/>
          <w:szCs w:val="24"/>
        </w:rPr>
        <w:t>Soberana Energia Universal</w:t>
      </w:r>
      <w:r w:rsidR="00EC5651" w:rsidRPr="00A3036C">
        <w:rPr>
          <w:rFonts w:ascii="Times New Roman" w:hAnsi="Times New Roman" w:cs="Times New Roman"/>
          <w:sz w:val="24"/>
          <w:szCs w:val="24"/>
        </w:rPr>
        <w:t xml:space="preserve">, </w:t>
      </w:r>
      <w:r w:rsidR="00EB4982" w:rsidRPr="00A3036C">
        <w:rPr>
          <w:rFonts w:ascii="Times New Roman" w:hAnsi="Times New Roman" w:cs="Times New Roman"/>
          <w:sz w:val="24"/>
          <w:szCs w:val="24"/>
        </w:rPr>
        <w:t>casal criador do universo</w:t>
      </w:r>
      <w:r w:rsidR="00EC5651" w:rsidRPr="00A3036C">
        <w:rPr>
          <w:rFonts w:ascii="Times New Roman" w:hAnsi="Times New Roman" w:cs="Times New Roman"/>
          <w:sz w:val="24"/>
          <w:szCs w:val="24"/>
        </w:rPr>
        <w:t xml:space="preserve"> denominado </w:t>
      </w:r>
      <w:r w:rsidR="00EA1C9C" w:rsidRPr="00A3036C">
        <w:rPr>
          <w:rFonts w:ascii="Times New Roman" w:hAnsi="Times New Roman" w:cs="Times New Roman"/>
          <w:sz w:val="24"/>
          <w:szCs w:val="24"/>
        </w:rPr>
        <w:t>Deus</w:t>
      </w:r>
      <w:r w:rsidR="00AA1A81" w:rsidRPr="00A3036C">
        <w:rPr>
          <w:rFonts w:ascii="Times New Roman" w:hAnsi="Times New Roman" w:cs="Times New Roman"/>
          <w:sz w:val="24"/>
          <w:szCs w:val="24"/>
        </w:rPr>
        <w:t xml:space="preserve"> ― </w:t>
      </w:r>
      <w:r w:rsidR="005F45AE" w:rsidRPr="00A3036C">
        <w:rPr>
          <w:rFonts w:ascii="Times New Roman" w:hAnsi="Times New Roman" w:cs="Times New Roman"/>
          <w:sz w:val="24"/>
          <w:szCs w:val="24"/>
        </w:rPr>
        <w:t xml:space="preserve">Declara o poder da humanidade </w:t>
      </w:r>
      <w:r w:rsidR="00AA1A81" w:rsidRPr="00A3036C">
        <w:rPr>
          <w:rFonts w:ascii="Times New Roman" w:hAnsi="Times New Roman" w:cs="Times New Roman"/>
          <w:sz w:val="24"/>
          <w:szCs w:val="24"/>
        </w:rPr>
        <w:t>―</w:t>
      </w:r>
      <w:r w:rsidR="00EA1C9C" w:rsidRPr="00A3036C">
        <w:rPr>
          <w:rFonts w:ascii="Times New Roman" w:hAnsi="Times New Roman" w:cs="Times New Roman"/>
          <w:sz w:val="24"/>
          <w:szCs w:val="24"/>
        </w:rPr>
        <w:t xml:space="preserve"> </w:t>
      </w:r>
      <w:r w:rsidR="00A905DA" w:rsidRPr="00A3036C">
        <w:rPr>
          <w:rFonts w:ascii="Times New Roman" w:hAnsi="Times New Roman" w:cs="Times New Roman"/>
          <w:sz w:val="24"/>
          <w:szCs w:val="24"/>
        </w:rPr>
        <w:t>Conhecendo</w:t>
      </w:r>
      <w:r w:rsidR="006A1291" w:rsidRPr="00A3036C">
        <w:rPr>
          <w:rFonts w:ascii="Times New Roman" w:hAnsi="Times New Roman" w:cs="Times New Roman"/>
          <w:sz w:val="24"/>
          <w:szCs w:val="24"/>
        </w:rPr>
        <w:t xml:space="preserve"> e reconhecendo a força do amor incondicional, condição inegociável</w:t>
      </w:r>
      <w:r w:rsidR="001F6FD5" w:rsidRPr="00A3036C">
        <w:rPr>
          <w:rFonts w:ascii="Times New Roman" w:hAnsi="Times New Roman" w:cs="Times New Roman"/>
          <w:sz w:val="24"/>
          <w:szCs w:val="24"/>
        </w:rPr>
        <w:t xml:space="preserve"> para todos os habitantes </w:t>
      </w:r>
      <w:r w:rsidR="002F4D0D" w:rsidRPr="00A3036C">
        <w:rPr>
          <w:rFonts w:ascii="Times New Roman" w:hAnsi="Times New Roman" w:cs="Times New Roman"/>
          <w:sz w:val="24"/>
          <w:szCs w:val="24"/>
        </w:rPr>
        <w:t xml:space="preserve">serem </w:t>
      </w:r>
      <w:r w:rsidR="00742893" w:rsidRPr="00A3036C">
        <w:rPr>
          <w:rFonts w:ascii="Times New Roman" w:hAnsi="Times New Roman" w:cs="Times New Roman"/>
          <w:sz w:val="24"/>
          <w:szCs w:val="24"/>
        </w:rPr>
        <w:t>transmutados par</w:t>
      </w:r>
      <w:r w:rsidR="001F6FD5" w:rsidRPr="00A3036C">
        <w:rPr>
          <w:rFonts w:ascii="Times New Roman" w:hAnsi="Times New Roman" w:cs="Times New Roman"/>
          <w:sz w:val="24"/>
          <w:szCs w:val="24"/>
        </w:rPr>
        <w:t>a quinta dimensão</w:t>
      </w:r>
      <w:r w:rsidR="00DA4E10" w:rsidRPr="00A3036C">
        <w:rPr>
          <w:rFonts w:ascii="Times New Roman" w:hAnsi="Times New Roman" w:cs="Times New Roman"/>
          <w:sz w:val="24"/>
          <w:szCs w:val="24"/>
        </w:rPr>
        <w:t>, realmente o quinto</w:t>
      </w:r>
      <w:r w:rsidR="009C5F56" w:rsidRPr="00A3036C">
        <w:rPr>
          <w:rFonts w:ascii="Times New Roman" w:hAnsi="Times New Roman" w:cs="Times New Roman"/>
          <w:sz w:val="24"/>
          <w:szCs w:val="24"/>
        </w:rPr>
        <w:t>, de doze</w:t>
      </w:r>
      <w:r w:rsidR="00DA4E10" w:rsidRPr="00A3036C">
        <w:rPr>
          <w:rFonts w:ascii="Times New Roman" w:hAnsi="Times New Roman" w:cs="Times New Roman"/>
          <w:sz w:val="24"/>
          <w:szCs w:val="24"/>
        </w:rPr>
        <w:t xml:space="preserve"> plano</w:t>
      </w:r>
      <w:r w:rsidR="009C5F56" w:rsidRPr="00A3036C">
        <w:rPr>
          <w:rFonts w:ascii="Times New Roman" w:hAnsi="Times New Roman" w:cs="Times New Roman"/>
          <w:sz w:val="24"/>
          <w:szCs w:val="24"/>
        </w:rPr>
        <w:t>s</w:t>
      </w:r>
      <w:r w:rsidR="00DA4E10" w:rsidRPr="00A3036C">
        <w:rPr>
          <w:rFonts w:ascii="Times New Roman" w:hAnsi="Times New Roman" w:cs="Times New Roman"/>
          <w:sz w:val="24"/>
          <w:szCs w:val="24"/>
        </w:rPr>
        <w:t xml:space="preserve"> </w:t>
      </w:r>
      <w:r w:rsidR="009C5F56" w:rsidRPr="00A3036C">
        <w:rPr>
          <w:rFonts w:ascii="Times New Roman" w:hAnsi="Times New Roman" w:cs="Times New Roman"/>
          <w:sz w:val="24"/>
          <w:szCs w:val="24"/>
        </w:rPr>
        <w:t>terráqueos</w:t>
      </w:r>
      <w:r w:rsidR="005F45AE" w:rsidRPr="00A3036C">
        <w:rPr>
          <w:rFonts w:ascii="Times New Roman" w:hAnsi="Times New Roman" w:cs="Times New Roman"/>
          <w:sz w:val="24"/>
          <w:szCs w:val="24"/>
        </w:rPr>
        <w:t xml:space="preserve"> ― Surpreende ―</w:t>
      </w:r>
      <w:r w:rsidR="009C5F56" w:rsidRPr="00A3036C">
        <w:rPr>
          <w:rFonts w:ascii="Times New Roman" w:hAnsi="Times New Roman" w:cs="Times New Roman"/>
          <w:sz w:val="24"/>
          <w:szCs w:val="24"/>
        </w:rPr>
        <w:t xml:space="preserve"> Afirm</w:t>
      </w:r>
      <w:r w:rsidR="004E6178" w:rsidRPr="00A3036C">
        <w:rPr>
          <w:rFonts w:ascii="Times New Roman" w:hAnsi="Times New Roman" w:cs="Times New Roman"/>
          <w:sz w:val="24"/>
          <w:szCs w:val="24"/>
        </w:rPr>
        <w:t>o</w:t>
      </w:r>
      <w:r w:rsidR="009C5F56" w:rsidRPr="00A3036C">
        <w:rPr>
          <w:rFonts w:ascii="Times New Roman" w:hAnsi="Times New Roman" w:cs="Times New Roman"/>
          <w:sz w:val="24"/>
          <w:szCs w:val="24"/>
        </w:rPr>
        <w:t xml:space="preserve"> que</w:t>
      </w:r>
      <w:r w:rsidR="00185319" w:rsidRPr="00A3036C">
        <w:rPr>
          <w:rFonts w:ascii="Times New Roman" w:hAnsi="Times New Roman" w:cs="Times New Roman"/>
          <w:sz w:val="24"/>
          <w:szCs w:val="24"/>
        </w:rPr>
        <w:t>, atualmente</w:t>
      </w:r>
      <w:r w:rsidR="003C073D" w:rsidRPr="00A3036C">
        <w:rPr>
          <w:rFonts w:ascii="Times New Roman" w:hAnsi="Times New Roman" w:cs="Times New Roman"/>
          <w:sz w:val="24"/>
          <w:szCs w:val="24"/>
        </w:rPr>
        <w:t>,</w:t>
      </w:r>
      <w:r w:rsidR="009C5F56" w:rsidRPr="00A3036C">
        <w:rPr>
          <w:rFonts w:ascii="Times New Roman" w:hAnsi="Times New Roman" w:cs="Times New Roman"/>
          <w:sz w:val="24"/>
          <w:szCs w:val="24"/>
        </w:rPr>
        <w:t xml:space="preserve"> </w:t>
      </w:r>
      <w:r w:rsidR="003C073D" w:rsidRPr="00A3036C">
        <w:rPr>
          <w:rFonts w:ascii="Times New Roman" w:hAnsi="Times New Roman" w:cs="Times New Roman"/>
          <w:sz w:val="24"/>
          <w:szCs w:val="24"/>
        </w:rPr>
        <w:t>a população terrestre</w:t>
      </w:r>
      <w:r w:rsidR="009C5F56" w:rsidRPr="00A3036C">
        <w:rPr>
          <w:rFonts w:ascii="Times New Roman" w:hAnsi="Times New Roman" w:cs="Times New Roman"/>
          <w:sz w:val="24"/>
          <w:szCs w:val="24"/>
        </w:rPr>
        <w:t xml:space="preserve"> </w:t>
      </w:r>
      <w:r w:rsidR="004276DE" w:rsidRPr="00A3036C">
        <w:rPr>
          <w:rFonts w:ascii="Times New Roman" w:hAnsi="Times New Roman" w:cs="Times New Roman"/>
          <w:sz w:val="24"/>
          <w:szCs w:val="24"/>
        </w:rPr>
        <w:t>est</w:t>
      </w:r>
      <w:r w:rsidR="00CA3FFE" w:rsidRPr="00A3036C">
        <w:rPr>
          <w:rFonts w:ascii="Times New Roman" w:hAnsi="Times New Roman" w:cs="Times New Roman"/>
          <w:sz w:val="24"/>
          <w:szCs w:val="24"/>
        </w:rPr>
        <w:t>á</w:t>
      </w:r>
      <w:r w:rsidR="004276DE" w:rsidRPr="00A3036C">
        <w:rPr>
          <w:rFonts w:ascii="Times New Roman" w:hAnsi="Times New Roman" w:cs="Times New Roman"/>
          <w:sz w:val="24"/>
          <w:szCs w:val="24"/>
        </w:rPr>
        <w:t xml:space="preserve"> escravizad</w:t>
      </w:r>
      <w:r w:rsidR="00B40EDB" w:rsidRPr="00A3036C">
        <w:rPr>
          <w:rFonts w:ascii="Times New Roman" w:hAnsi="Times New Roman" w:cs="Times New Roman"/>
          <w:sz w:val="24"/>
          <w:szCs w:val="24"/>
        </w:rPr>
        <w:t>a no terceiro</w:t>
      </w:r>
      <w:r w:rsidR="004276DE" w:rsidRPr="00A3036C">
        <w:rPr>
          <w:rFonts w:ascii="Times New Roman" w:hAnsi="Times New Roman" w:cs="Times New Roman"/>
          <w:sz w:val="24"/>
          <w:szCs w:val="24"/>
        </w:rPr>
        <w:t xml:space="preserve">, por ora, pelos </w:t>
      </w:r>
      <w:r w:rsidR="004276DE" w:rsidRPr="00A3036C">
        <w:rPr>
          <w:rFonts w:ascii="Times New Roman" w:hAnsi="Times New Roman" w:cs="Times New Roman"/>
          <w:i/>
          <w:iCs/>
          <w:sz w:val="24"/>
          <w:szCs w:val="24"/>
        </w:rPr>
        <w:t>malenirus</w:t>
      </w:r>
      <w:r w:rsidR="004276DE" w:rsidRPr="00A3036C">
        <w:rPr>
          <w:rFonts w:ascii="Times New Roman" w:hAnsi="Times New Roman" w:cs="Times New Roman"/>
          <w:sz w:val="24"/>
          <w:szCs w:val="24"/>
        </w:rPr>
        <w:t xml:space="preserve">, </w:t>
      </w:r>
      <w:r w:rsidR="00563DE1" w:rsidRPr="00A3036C">
        <w:rPr>
          <w:rFonts w:ascii="Times New Roman" w:hAnsi="Times New Roman" w:cs="Times New Roman"/>
          <w:i/>
          <w:iCs/>
          <w:sz w:val="24"/>
          <w:szCs w:val="24"/>
        </w:rPr>
        <w:t>reinonaques</w:t>
      </w:r>
      <w:r w:rsidR="004276DE" w:rsidRPr="00A3036C">
        <w:rPr>
          <w:rFonts w:ascii="Times New Roman" w:hAnsi="Times New Roman" w:cs="Times New Roman"/>
          <w:sz w:val="24"/>
          <w:szCs w:val="24"/>
        </w:rPr>
        <w:t xml:space="preserve"> e</w:t>
      </w:r>
      <w:r w:rsidR="00563DE1" w:rsidRPr="00A3036C">
        <w:rPr>
          <w:rFonts w:ascii="Times New Roman" w:hAnsi="Times New Roman" w:cs="Times New Roman"/>
          <w:sz w:val="24"/>
          <w:szCs w:val="24"/>
        </w:rPr>
        <w:t xml:space="preserve"> </w:t>
      </w:r>
      <w:r w:rsidR="00563DE1" w:rsidRPr="00A3036C">
        <w:rPr>
          <w:rFonts w:ascii="Times New Roman" w:hAnsi="Times New Roman" w:cs="Times New Roman"/>
          <w:i/>
          <w:iCs/>
          <w:sz w:val="24"/>
          <w:szCs w:val="24"/>
        </w:rPr>
        <w:t>dominitilianos</w:t>
      </w:r>
      <w:r w:rsidR="005F45AE" w:rsidRPr="00A3036C">
        <w:rPr>
          <w:rFonts w:ascii="Times New Roman" w:hAnsi="Times New Roman" w:cs="Times New Roman"/>
          <w:sz w:val="24"/>
          <w:szCs w:val="24"/>
        </w:rPr>
        <w:t xml:space="preserve"> ― Eloquente ―</w:t>
      </w:r>
      <w:r w:rsidR="001E6065" w:rsidRPr="00A3036C">
        <w:rPr>
          <w:rFonts w:ascii="Times New Roman" w:hAnsi="Times New Roman" w:cs="Times New Roman"/>
          <w:sz w:val="24"/>
          <w:szCs w:val="24"/>
        </w:rPr>
        <w:t xml:space="preserve"> </w:t>
      </w:r>
      <w:r w:rsidR="00E42E22" w:rsidRPr="00A3036C">
        <w:rPr>
          <w:rFonts w:ascii="Times New Roman" w:hAnsi="Times New Roman" w:cs="Times New Roman"/>
          <w:sz w:val="24"/>
          <w:szCs w:val="24"/>
        </w:rPr>
        <w:t>A célebre terceira dimensão é uma manifestação divinal</w:t>
      </w:r>
      <w:r w:rsidR="00B07D48" w:rsidRPr="00A3036C">
        <w:rPr>
          <w:rFonts w:ascii="Times New Roman" w:hAnsi="Times New Roman" w:cs="Times New Roman"/>
          <w:sz w:val="24"/>
          <w:szCs w:val="24"/>
        </w:rPr>
        <w:t xml:space="preserve"> de sua generosidade permissiva</w:t>
      </w:r>
      <w:r w:rsidR="008A522C" w:rsidRPr="00A3036C">
        <w:rPr>
          <w:rFonts w:ascii="Times New Roman" w:hAnsi="Times New Roman" w:cs="Times New Roman"/>
          <w:sz w:val="24"/>
          <w:szCs w:val="24"/>
        </w:rPr>
        <w:t xml:space="preserve"> a receber encarnações e reencarnações universais</w:t>
      </w:r>
      <w:r w:rsidR="001D0368" w:rsidRPr="00A3036C">
        <w:rPr>
          <w:rFonts w:ascii="Times New Roman" w:hAnsi="Times New Roman" w:cs="Times New Roman"/>
          <w:sz w:val="24"/>
          <w:szCs w:val="24"/>
        </w:rPr>
        <w:t xml:space="preserve"> no propósito d</w:t>
      </w:r>
      <w:r w:rsidR="007459BB" w:rsidRPr="00A3036C">
        <w:rPr>
          <w:rFonts w:ascii="Times New Roman" w:hAnsi="Times New Roman" w:cs="Times New Roman"/>
          <w:sz w:val="24"/>
          <w:szCs w:val="24"/>
        </w:rPr>
        <w:t>o</w:t>
      </w:r>
      <w:r w:rsidR="001D0368" w:rsidRPr="00A3036C">
        <w:rPr>
          <w:rFonts w:ascii="Times New Roman" w:hAnsi="Times New Roman" w:cs="Times New Roman"/>
          <w:sz w:val="24"/>
          <w:szCs w:val="24"/>
        </w:rPr>
        <w:t xml:space="preserve"> aprendizado</w:t>
      </w:r>
      <w:r w:rsidR="005B71A1" w:rsidRPr="00A3036C">
        <w:rPr>
          <w:rFonts w:ascii="Times New Roman" w:hAnsi="Times New Roman" w:cs="Times New Roman"/>
          <w:sz w:val="24"/>
          <w:szCs w:val="24"/>
        </w:rPr>
        <w:t xml:space="preserve"> de que todos somos iguais, apesar de nossas diferenças</w:t>
      </w:r>
      <w:r w:rsidR="005F45AE" w:rsidRPr="00A3036C">
        <w:rPr>
          <w:rFonts w:ascii="Times New Roman" w:hAnsi="Times New Roman" w:cs="Times New Roman"/>
          <w:sz w:val="24"/>
          <w:szCs w:val="24"/>
        </w:rPr>
        <w:t xml:space="preserve"> ― Justifica a deidade ―</w:t>
      </w:r>
      <w:r w:rsidR="009D70C7" w:rsidRPr="00A3036C">
        <w:rPr>
          <w:rFonts w:ascii="Times New Roman" w:hAnsi="Times New Roman" w:cs="Times New Roman"/>
          <w:sz w:val="24"/>
          <w:szCs w:val="24"/>
        </w:rPr>
        <w:t xml:space="preserve"> </w:t>
      </w:r>
      <w:r w:rsidR="00CC5350" w:rsidRPr="00A3036C">
        <w:rPr>
          <w:rFonts w:ascii="Times New Roman" w:hAnsi="Times New Roman" w:cs="Times New Roman"/>
          <w:sz w:val="24"/>
          <w:szCs w:val="24"/>
        </w:rPr>
        <w:t>Lições das faces do amor são ministradas diariamente par</w:t>
      </w:r>
      <w:r w:rsidR="00A7756A" w:rsidRPr="00A3036C">
        <w:rPr>
          <w:rFonts w:ascii="Times New Roman" w:hAnsi="Times New Roman" w:cs="Times New Roman"/>
          <w:sz w:val="24"/>
          <w:szCs w:val="24"/>
        </w:rPr>
        <w:t>a o humano desapegar de conceitos materializado</w:t>
      </w:r>
      <w:r w:rsidR="002958A5" w:rsidRPr="00A3036C">
        <w:rPr>
          <w:rFonts w:ascii="Times New Roman" w:hAnsi="Times New Roman" w:cs="Times New Roman"/>
          <w:sz w:val="24"/>
          <w:szCs w:val="24"/>
        </w:rPr>
        <w:t>s</w:t>
      </w:r>
      <w:r w:rsidR="00F445CB" w:rsidRPr="00A3036C">
        <w:rPr>
          <w:rFonts w:ascii="Times New Roman" w:hAnsi="Times New Roman" w:cs="Times New Roman"/>
          <w:sz w:val="24"/>
          <w:szCs w:val="24"/>
        </w:rPr>
        <w:t>,</w:t>
      </w:r>
      <w:r w:rsidR="002958A5" w:rsidRPr="00A3036C">
        <w:rPr>
          <w:rFonts w:ascii="Times New Roman" w:hAnsi="Times New Roman" w:cs="Times New Roman"/>
          <w:sz w:val="24"/>
          <w:szCs w:val="24"/>
        </w:rPr>
        <w:t xml:space="preserve"> que, minimamente, </w:t>
      </w:r>
      <w:r w:rsidR="00B7696A" w:rsidRPr="00A3036C">
        <w:rPr>
          <w:rFonts w:ascii="Times New Roman" w:hAnsi="Times New Roman" w:cs="Times New Roman"/>
          <w:sz w:val="24"/>
          <w:szCs w:val="24"/>
        </w:rPr>
        <w:t xml:space="preserve">atrasarão </w:t>
      </w:r>
      <w:r w:rsidR="00BB4BC5" w:rsidRPr="00A3036C">
        <w:rPr>
          <w:rFonts w:ascii="Times New Roman" w:hAnsi="Times New Roman" w:cs="Times New Roman"/>
          <w:sz w:val="24"/>
          <w:szCs w:val="24"/>
        </w:rPr>
        <w:t xml:space="preserve">a sua </w:t>
      </w:r>
      <w:r w:rsidR="00E61942" w:rsidRPr="00A3036C">
        <w:rPr>
          <w:rFonts w:ascii="Times New Roman" w:hAnsi="Times New Roman" w:cs="Times New Roman"/>
          <w:sz w:val="24"/>
          <w:szCs w:val="24"/>
        </w:rPr>
        <w:t>transição e transmutação para</w:t>
      </w:r>
      <w:r w:rsidR="00550E8E" w:rsidRPr="00A3036C">
        <w:rPr>
          <w:rFonts w:ascii="Times New Roman" w:hAnsi="Times New Roman" w:cs="Times New Roman"/>
          <w:sz w:val="24"/>
          <w:szCs w:val="24"/>
        </w:rPr>
        <w:t xml:space="preserve"> a quinta dimensão, ou melhor, </w:t>
      </w:r>
      <w:r w:rsidR="00550E8E" w:rsidRPr="00A3036C">
        <w:rPr>
          <w:rFonts w:ascii="Times New Roman" w:hAnsi="Times New Roman" w:cs="Times New Roman"/>
          <w:i/>
          <w:iCs/>
          <w:sz w:val="24"/>
          <w:szCs w:val="24"/>
        </w:rPr>
        <w:t>quinto plano terráqueo</w:t>
      </w:r>
      <w:r w:rsidR="005F45AE" w:rsidRPr="00A3036C">
        <w:rPr>
          <w:rFonts w:ascii="Times New Roman" w:hAnsi="Times New Roman" w:cs="Times New Roman"/>
          <w:sz w:val="24"/>
          <w:szCs w:val="24"/>
        </w:rPr>
        <w:t xml:space="preserve"> ― Reafirma a grandiosidade, até então, inimaginável do planeta Terra ―</w:t>
      </w:r>
      <w:r w:rsidR="008F4389" w:rsidRPr="00A3036C">
        <w:rPr>
          <w:rFonts w:ascii="Times New Roman" w:hAnsi="Times New Roman" w:cs="Times New Roman"/>
          <w:sz w:val="24"/>
          <w:szCs w:val="24"/>
        </w:rPr>
        <w:t xml:space="preserve"> Este, que vos fala</w:t>
      </w:r>
      <w:r w:rsidR="002B0225" w:rsidRPr="00A3036C">
        <w:rPr>
          <w:rFonts w:ascii="Times New Roman" w:hAnsi="Times New Roman" w:cs="Times New Roman"/>
          <w:sz w:val="24"/>
          <w:szCs w:val="24"/>
        </w:rPr>
        <w:t xml:space="preserve">, habitara o </w:t>
      </w:r>
      <w:r w:rsidR="002B0225" w:rsidRPr="00A3036C">
        <w:rPr>
          <w:rFonts w:ascii="Times New Roman" w:hAnsi="Times New Roman" w:cs="Times New Roman"/>
          <w:i/>
          <w:iCs/>
          <w:sz w:val="24"/>
          <w:szCs w:val="24"/>
        </w:rPr>
        <w:t>décimo segundo plano terráqueo</w:t>
      </w:r>
      <w:r w:rsidR="00457BCC" w:rsidRPr="00A3036C">
        <w:rPr>
          <w:rFonts w:ascii="Times New Roman" w:hAnsi="Times New Roman" w:cs="Times New Roman"/>
          <w:sz w:val="24"/>
          <w:szCs w:val="24"/>
        </w:rPr>
        <w:t>, para muitos estudiosos</w:t>
      </w:r>
      <w:r w:rsidR="0056374C" w:rsidRPr="00A3036C">
        <w:rPr>
          <w:rFonts w:ascii="Times New Roman" w:hAnsi="Times New Roman" w:cs="Times New Roman"/>
          <w:sz w:val="24"/>
          <w:szCs w:val="24"/>
        </w:rPr>
        <w:t xml:space="preserve"> a décima segunda dimensão</w:t>
      </w:r>
      <w:r w:rsidR="005F45AE" w:rsidRPr="00A3036C">
        <w:rPr>
          <w:rFonts w:ascii="Times New Roman" w:hAnsi="Times New Roman" w:cs="Times New Roman"/>
          <w:sz w:val="24"/>
          <w:szCs w:val="24"/>
        </w:rPr>
        <w:t xml:space="preserve"> ― Expecta sua experiência de vida ―</w:t>
      </w:r>
      <w:r w:rsidR="00267700" w:rsidRPr="00A3036C">
        <w:rPr>
          <w:rFonts w:ascii="Times New Roman" w:hAnsi="Times New Roman" w:cs="Times New Roman"/>
          <w:sz w:val="24"/>
          <w:szCs w:val="24"/>
        </w:rPr>
        <w:t xml:space="preserve"> </w:t>
      </w:r>
      <w:r w:rsidR="00BB4528" w:rsidRPr="00A3036C">
        <w:rPr>
          <w:rFonts w:ascii="Times New Roman" w:hAnsi="Times New Roman" w:cs="Times New Roman"/>
          <w:sz w:val="24"/>
          <w:szCs w:val="24"/>
        </w:rPr>
        <w:t>Isso mesmo</w:t>
      </w:r>
      <w:r w:rsidR="00D138EE" w:rsidRPr="00A3036C">
        <w:rPr>
          <w:rFonts w:ascii="Times New Roman" w:hAnsi="Times New Roman" w:cs="Times New Roman"/>
          <w:sz w:val="24"/>
          <w:szCs w:val="24"/>
        </w:rPr>
        <w:t xml:space="preserve">... exatamente o que estão pensando: </w:t>
      </w:r>
      <w:r w:rsidR="00463912" w:rsidRPr="00A3036C">
        <w:rPr>
          <w:rFonts w:ascii="Times New Roman" w:hAnsi="Times New Roman" w:cs="Times New Roman"/>
          <w:sz w:val="24"/>
          <w:szCs w:val="24"/>
        </w:rPr>
        <w:t>a representatividade d</w:t>
      </w:r>
      <w:r w:rsidR="00A84FCB" w:rsidRPr="00A3036C">
        <w:rPr>
          <w:rFonts w:ascii="Times New Roman" w:hAnsi="Times New Roman" w:cs="Times New Roman"/>
          <w:sz w:val="24"/>
          <w:szCs w:val="24"/>
        </w:rPr>
        <w:t>o planeta Terra</w:t>
      </w:r>
      <w:r w:rsidR="00DC4FB0" w:rsidRPr="00A3036C">
        <w:rPr>
          <w:rFonts w:ascii="Times New Roman" w:hAnsi="Times New Roman" w:cs="Times New Roman"/>
          <w:sz w:val="24"/>
          <w:szCs w:val="24"/>
        </w:rPr>
        <w:t xml:space="preserve"> no universo</w:t>
      </w:r>
      <w:r w:rsidR="00A84FCB" w:rsidRPr="00A3036C">
        <w:rPr>
          <w:rFonts w:ascii="Times New Roman" w:hAnsi="Times New Roman" w:cs="Times New Roman"/>
          <w:sz w:val="24"/>
          <w:szCs w:val="24"/>
        </w:rPr>
        <w:t xml:space="preserve"> é, infinitamente, maior de que vocês</w:t>
      </w:r>
      <w:r w:rsidR="003D2162" w:rsidRPr="00A3036C">
        <w:rPr>
          <w:rFonts w:ascii="Times New Roman" w:hAnsi="Times New Roman" w:cs="Times New Roman"/>
          <w:sz w:val="24"/>
          <w:szCs w:val="24"/>
        </w:rPr>
        <w:t>, terrícolas,</w:t>
      </w:r>
      <w:r w:rsidR="00D46BB7" w:rsidRPr="00A3036C">
        <w:rPr>
          <w:rFonts w:ascii="Times New Roman" w:hAnsi="Times New Roman" w:cs="Times New Roman"/>
          <w:sz w:val="24"/>
          <w:szCs w:val="24"/>
        </w:rPr>
        <w:t xml:space="preserve"> ainda ignorantes</w:t>
      </w:r>
      <w:r w:rsidR="00506528" w:rsidRPr="00A3036C">
        <w:rPr>
          <w:rFonts w:ascii="Times New Roman" w:hAnsi="Times New Roman" w:cs="Times New Roman"/>
          <w:sz w:val="24"/>
          <w:szCs w:val="24"/>
        </w:rPr>
        <w:t>,</w:t>
      </w:r>
      <w:r w:rsidR="00A84FCB" w:rsidRPr="00A3036C">
        <w:rPr>
          <w:rFonts w:ascii="Times New Roman" w:hAnsi="Times New Roman" w:cs="Times New Roman"/>
          <w:sz w:val="24"/>
          <w:szCs w:val="24"/>
        </w:rPr>
        <w:t xml:space="preserve"> possam mensurar</w:t>
      </w:r>
      <w:r w:rsidR="005F45AE" w:rsidRPr="00A3036C">
        <w:rPr>
          <w:rFonts w:ascii="Times New Roman" w:hAnsi="Times New Roman" w:cs="Times New Roman"/>
          <w:sz w:val="24"/>
          <w:szCs w:val="24"/>
        </w:rPr>
        <w:t xml:space="preserve"> ― Solidifica a magnitude da Terra ― </w:t>
      </w:r>
      <w:r w:rsidR="00726F4E" w:rsidRPr="00A3036C">
        <w:rPr>
          <w:rFonts w:ascii="Times New Roman" w:hAnsi="Times New Roman" w:cs="Times New Roman"/>
          <w:sz w:val="24"/>
          <w:szCs w:val="24"/>
        </w:rPr>
        <w:t>Raças universais, aqui, habitam, considerando</w:t>
      </w:r>
      <w:r w:rsidR="001C3236" w:rsidRPr="00A3036C">
        <w:rPr>
          <w:rFonts w:ascii="Times New Roman" w:hAnsi="Times New Roman" w:cs="Times New Roman"/>
          <w:sz w:val="24"/>
          <w:szCs w:val="24"/>
        </w:rPr>
        <w:t>, o seu grau de evolução, tendo como base o exercício do amor incondicional</w:t>
      </w:r>
      <w:r w:rsidR="005F45AE" w:rsidRPr="00A3036C">
        <w:rPr>
          <w:rFonts w:ascii="Times New Roman" w:hAnsi="Times New Roman" w:cs="Times New Roman"/>
          <w:sz w:val="24"/>
          <w:szCs w:val="24"/>
        </w:rPr>
        <w:t xml:space="preserve"> ― Conceitua o planeta Terra como orbe experimental do universo ―</w:t>
      </w:r>
      <w:r w:rsidR="007A3C6B" w:rsidRPr="00A3036C">
        <w:rPr>
          <w:rFonts w:ascii="Times New Roman" w:hAnsi="Times New Roman" w:cs="Times New Roman"/>
          <w:sz w:val="24"/>
          <w:szCs w:val="24"/>
        </w:rPr>
        <w:t xml:space="preserve"> O ser humano, sim,</w:t>
      </w:r>
      <w:r w:rsidR="005F45AE" w:rsidRPr="00A3036C">
        <w:rPr>
          <w:rFonts w:ascii="Times New Roman" w:hAnsi="Times New Roman" w:cs="Times New Roman"/>
          <w:sz w:val="24"/>
          <w:szCs w:val="24"/>
        </w:rPr>
        <w:t xml:space="preserve"> como todas as raças universais,</w:t>
      </w:r>
      <w:r w:rsidR="007A3C6B" w:rsidRPr="00A3036C">
        <w:rPr>
          <w:rFonts w:ascii="Times New Roman" w:hAnsi="Times New Roman" w:cs="Times New Roman"/>
          <w:sz w:val="24"/>
          <w:szCs w:val="24"/>
        </w:rPr>
        <w:t xml:space="preserve"> é produto</w:t>
      </w:r>
      <w:r w:rsidR="007C4D68" w:rsidRPr="00A3036C">
        <w:rPr>
          <w:rFonts w:ascii="Times New Roman" w:hAnsi="Times New Roman" w:cs="Times New Roman"/>
          <w:sz w:val="24"/>
          <w:szCs w:val="24"/>
        </w:rPr>
        <w:t xml:space="preserve"> d</w:t>
      </w:r>
      <w:r w:rsidR="000C2F0C" w:rsidRPr="00A3036C">
        <w:rPr>
          <w:rFonts w:ascii="Times New Roman" w:hAnsi="Times New Roman" w:cs="Times New Roman"/>
          <w:sz w:val="24"/>
          <w:szCs w:val="24"/>
        </w:rPr>
        <w:t xml:space="preserve">o </w:t>
      </w:r>
      <w:r w:rsidR="00E94570" w:rsidRPr="00A3036C">
        <w:rPr>
          <w:rFonts w:ascii="Times New Roman" w:hAnsi="Times New Roman" w:cs="Times New Roman"/>
          <w:sz w:val="24"/>
          <w:szCs w:val="24"/>
        </w:rPr>
        <w:t xml:space="preserve">casal criador </w:t>
      </w:r>
      <w:r w:rsidR="00B0144A" w:rsidRPr="00A3036C">
        <w:rPr>
          <w:rFonts w:ascii="Times New Roman" w:hAnsi="Times New Roman" w:cs="Times New Roman"/>
          <w:sz w:val="24"/>
          <w:szCs w:val="24"/>
        </w:rPr>
        <w:t xml:space="preserve">do universo, </w:t>
      </w:r>
      <w:r w:rsidR="000C2F0C" w:rsidRPr="00A3036C">
        <w:rPr>
          <w:rFonts w:ascii="Times New Roman" w:hAnsi="Times New Roman" w:cs="Times New Roman"/>
          <w:sz w:val="24"/>
          <w:szCs w:val="24"/>
        </w:rPr>
        <w:t>SEU —</w:t>
      </w:r>
      <w:r w:rsidR="00E94570" w:rsidRPr="00A3036C">
        <w:rPr>
          <w:rFonts w:ascii="Times New Roman" w:hAnsi="Times New Roman" w:cs="Times New Roman"/>
          <w:sz w:val="24"/>
          <w:szCs w:val="24"/>
        </w:rPr>
        <w:t xml:space="preserve"> </w:t>
      </w:r>
      <w:r w:rsidR="000C2F0C" w:rsidRPr="00A3036C">
        <w:rPr>
          <w:rFonts w:ascii="Times New Roman" w:hAnsi="Times New Roman" w:cs="Times New Roman"/>
          <w:sz w:val="24"/>
          <w:szCs w:val="24"/>
        </w:rPr>
        <w:t>Soberana Energia Universal</w:t>
      </w:r>
      <w:r w:rsidR="005F45AE" w:rsidRPr="00A3036C">
        <w:rPr>
          <w:rFonts w:ascii="Times New Roman" w:hAnsi="Times New Roman" w:cs="Times New Roman"/>
          <w:sz w:val="24"/>
          <w:szCs w:val="24"/>
        </w:rPr>
        <w:t xml:space="preserve"> ― Alerta sobre a criação da vida no universo ―</w:t>
      </w:r>
      <w:r w:rsidR="00001E03" w:rsidRPr="00A3036C">
        <w:rPr>
          <w:rFonts w:ascii="Times New Roman" w:hAnsi="Times New Roman" w:cs="Times New Roman"/>
          <w:sz w:val="24"/>
          <w:szCs w:val="24"/>
        </w:rPr>
        <w:t xml:space="preserve"> </w:t>
      </w:r>
      <w:r w:rsidR="00F347CD" w:rsidRPr="00A3036C">
        <w:rPr>
          <w:rFonts w:ascii="Times New Roman" w:hAnsi="Times New Roman" w:cs="Times New Roman"/>
          <w:sz w:val="24"/>
          <w:szCs w:val="24"/>
        </w:rPr>
        <w:t>Nossa criação p</w:t>
      </w:r>
      <w:r w:rsidR="00861C6A" w:rsidRPr="00A3036C">
        <w:rPr>
          <w:rFonts w:ascii="Times New Roman" w:hAnsi="Times New Roman" w:cs="Times New Roman"/>
          <w:sz w:val="24"/>
          <w:szCs w:val="24"/>
        </w:rPr>
        <w:t>erp</w:t>
      </w:r>
      <w:r w:rsidR="00A570C9" w:rsidRPr="00A3036C">
        <w:rPr>
          <w:rFonts w:ascii="Times New Roman" w:hAnsi="Times New Roman" w:cs="Times New Roman"/>
          <w:sz w:val="24"/>
          <w:szCs w:val="24"/>
        </w:rPr>
        <w:t>etra</w:t>
      </w:r>
      <w:r w:rsidR="00C16145" w:rsidRPr="00A3036C">
        <w:rPr>
          <w:rFonts w:ascii="Times New Roman" w:hAnsi="Times New Roman" w:cs="Times New Roman"/>
          <w:sz w:val="24"/>
          <w:szCs w:val="24"/>
        </w:rPr>
        <w:t xml:space="preserve"> </w:t>
      </w:r>
      <w:r w:rsidR="00C01EB0" w:rsidRPr="00A3036C">
        <w:rPr>
          <w:rFonts w:ascii="Times New Roman" w:hAnsi="Times New Roman" w:cs="Times New Roman"/>
          <w:sz w:val="24"/>
          <w:szCs w:val="24"/>
        </w:rPr>
        <w:t xml:space="preserve">o sentimento </w:t>
      </w:r>
      <w:r w:rsidR="00E02735" w:rsidRPr="00A3036C">
        <w:rPr>
          <w:rFonts w:ascii="Times New Roman" w:hAnsi="Times New Roman" w:cs="Times New Roman"/>
          <w:sz w:val="24"/>
          <w:szCs w:val="24"/>
        </w:rPr>
        <w:t>pelo conhecimento</w:t>
      </w:r>
      <w:r w:rsidR="00490465" w:rsidRPr="00A3036C">
        <w:rPr>
          <w:rFonts w:ascii="Times New Roman" w:hAnsi="Times New Roman" w:cs="Times New Roman"/>
          <w:sz w:val="24"/>
          <w:szCs w:val="24"/>
        </w:rPr>
        <w:t xml:space="preserve"> de nosso </w:t>
      </w:r>
      <w:r w:rsidR="00490465" w:rsidRPr="00A3036C">
        <w:rPr>
          <w:rFonts w:ascii="Times New Roman" w:hAnsi="Times New Roman" w:cs="Times New Roman"/>
          <w:sz w:val="24"/>
          <w:szCs w:val="24"/>
        </w:rPr>
        <w:lastRenderedPageBreak/>
        <w:t xml:space="preserve">poder </w:t>
      </w:r>
      <w:r w:rsidR="00C8600E" w:rsidRPr="00A3036C">
        <w:rPr>
          <w:rFonts w:ascii="Times New Roman" w:hAnsi="Times New Roman" w:cs="Times New Roman"/>
          <w:sz w:val="24"/>
          <w:szCs w:val="24"/>
        </w:rPr>
        <w:t>existencial</w:t>
      </w:r>
      <w:r w:rsidR="00841D6E" w:rsidRPr="00A3036C">
        <w:rPr>
          <w:rFonts w:ascii="Times New Roman" w:hAnsi="Times New Roman" w:cs="Times New Roman"/>
          <w:sz w:val="24"/>
          <w:szCs w:val="24"/>
        </w:rPr>
        <w:t>, alimentado</w:t>
      </w:r>
      <w:r w:rsidR="0026109C" w:rsidRPr="00A3036C">
        <w:rPr>
          <w:rFonts w:ascii="Times New Roman" w:hAnsi="Times New Roman" w:cs="Times New Roman"/>
          <w:sz w:val="24"/>
          <w:szCs w:val="24"/>
        </w:rPr>
        <w:t xml:space="preserve"> pelo equilíbrio de inteligibilidade e moral</w:t>
      </w:r>
      <w:r w:rsidR="005F45AE" w:rsidRPr="00A3036C">
        <w:rPr>
          <w:rFonts w:ascii="Times New Roman" w:hAnsi="Times New Roman" w:cs="Times New Roman"/>
          <w:sz w:val="24"/>
          <w:szCs w:val="24"/>
        </w:rPr>
        <w:t>idade</w:t>
      </w:r>
      <w:r w:rsidR="0026109C" w:rsidRPr="00A3036C">
        <w:rPr>
          <w:rFonts w:ascii="Times New Roman" w:hAnsi="Times New Roman" w:cs="Times New Roman"/>
          <w:sz w:val="24"/>
          <w:szCs w:val="24"/>
        </w:rPr>
        <w:t xml:space="preserve"> </w:t>
      </w:r>
      <w:r w:rsidR="00734FA0" w:rsidRPr="00A3036C">
        <w:rPr>
          <w:rFonts w:ascii="Times New Roman" w:hAnsi="Times New Roman" w:cs="Times New Roman"/>
          <w:sz w:val="24"/>
          <w:szCs w:val="24"/>
        </w:rPr>
        <w:t>do t</w:t>
      </w:r>
      <w:r w:rsidR="007530BF" w:rsidRPr="00A3036C">
        <w:rPr>
          <w:rFonts w:ascii="Times New Roman" w:hAnsi="Times New Roman" w:cs="Times New Roman"/>
          <w:sz w:val="24"/>
          <w:szCs w:val="24"/>
        </w:rPr>
        <w:t>e</w:t>
      </w:r>
      <w:r w:rsidR="00734FA0" w:rsidRPr="00A3036C">
        <w:rPr>
          <w:rFonts w:ascii="Times New Roman" w:hAnsi="Times New Roman" w:cs="Times New Roman"/>
          <w:sz w:val="24"/>
          <w:szCs w:val="24"/>
        </w:rPr>
        <w:t>rrestre</w:t>
      </w:r>
      <w:r w:rsidR="00F95E27" w:rsidRPr="00A3036C">
        <w:rPr>
          <w:rFonts w:ascii="Times New Roman" w:hAnsi="Times New Roman" w:cs="Times New Roman"/>
          <w:sz w:val="24"/>
          <w:szCs w:val="24"/>
        </w:rPr>
        <w:t xml:space="preserve">, </w:t>
      </w:r>
      <w:r w:rsidR="00BA6E66" w:rsidRPr="00A3036C">
        <w:rPr>
          <w:rFonts w:ascii="Times New Roman" w:hAnsi="Times New Roman" w:cs="Times New Roman"/>
          <w:sz w:val="24"/>
          <w:szCs w:val="24"/>
        </w:rPr>
        <w:t>desemboca</w:t>
      </w:r>
      <w:r w:rsidR="0005669E" w:rsidRPr="00A3036C">
        <w:rPr>
          <w:rFonts w:ascii="Times New Roman" w:hAnsi="Times New Roman" w:cs="Times New Roman"/>
          <w:sz w:val="24"/>
          <w:szCs w:val="24"/>
        </w:rPr>
        <w:t>da</w:t>
      </w:r>
      <w:r w:rsidR="00BA6E66" w:rsidRPr="00A3036C">
        <w:rPr>
          <w:rFonts w:ascii="Times New Roman" w:hAnsi="Times New Roman" w:cs="Times New Roman"/>
          <w:sz w:val="24"/>
          <w:szCs w:val="24"/>
        </w:rPr>
        <w:t xml:space="preserve"> n</w:t>
      </w:r>
      <w:r w:rsidR="004C7664" w:rsidRPr="00A3036C">
        <w:rPr>
          <w:rFonts w:ascii="Times New Roman" w:hAnsi="Times New Roman" w:cs="Times New Roman"/>
          <w:sz w:val="24"/>
          <w:szCs w:val="24"/>
        </w:rPr>
        <w:t>a descoberta d</w:t>
      </w:r>
      <w:r w:rsidR="00516574" w:rsidRPr="00A3036C">
        <w:rPr>
          <w:rFonts w:ascii="Times New Roman" w:hAnsi="Times New Roman" w:cs="Times New Roman"/>
          <w:sz w:val="24"/>
          <w:szCs w:val="24"/>
        </w:rPr>
        <w:t>o início da</w:t>
      </w:r>
      <w:r w:rsidR="004C7664" w:rsidRPr="00A3036C">
        <w:rPr>
          <w:rFonts w:ascii="Times New Roman" w:hAnsi="Times New Roman" w:cs="Times New Roman"/>
          <w:sz w:val="24"/>
          <w:szCs w:val="24"/>
        </w:rPr>
        <w:t xml:space="preserve"> evolução</w:t>
      </w:r>
      <w:r w:rsidR="00616D07" w:rsidRPr="00A3036C">
        <w:rPr>
          <w:rFonts w:ascii="Times New Roman" w:hAnsi="Times New Roman" w:cs="Times New Roman"/>
          <w:sz w:val="24"/>
          <w:szCs w:val="24"/>
        </w:rPr>
        <w:t xml:space="preserve"> do planeta </w:t>
      </w:r>
      <w:r w:rsidR="00993A4F" w:rsidRPr="00A3036C">
        <w:rPr>
          <w:rFonts w:ascii="Times New Roman" w:hAnsi="Times New Roman" w:cs="Times New Roman"/>
          <w:sz w:val="24"/>
          <w:szCs w:val="24"/>
        </w:rPr>
        <w:t>n</w:t>
      </w:r>
      <w:r w:rsidR="00516574" w:rsidRPr="00A3036C">
        <w:rPr>
          <w:rFonts w:ascii="Times New Roman" w:hAnsi="Times New Roman" w:cs="Times New Roman"/>
          <w:sz w:val="24"/>
          <w:szCs w:val="24"/>
        </w:rPr>
        <w:t xml:space="preserve">o </w:t>
      </w:r>
      <w:r w:rsidR="00516574" w:rsidRPr="00A3036C">
        <w:rPr>
          <w:rFonts w:ascii="Times New Roman" w:hAnsi="Times New Roman" w:cs="Times New Roman"/>
          <w:i/>
          <w:iCs/>
          <w:sz w:val="24"/>
          <w:szCs w:val="24"/>
        </w:rPr>
        <w:t>quinto plano terráqueo</w:t>
      </w:r>
      <w:r w:rsidR="0005669E" w:rsidRPr="00A3036C">
        <w:rPr>
          <w:rFonts w:ascii="Times New Roman" w:hAnsi="Times New Roman" w:cs="Times New Roman"/>
          <w:sz w:val="24"/>
          <w:szCs w:val="24"/>
        </w:rPr>
        <w:t xml:space="preserve"> ― Pontua o processo evolutivo do ser humano ―</w:t>
      </w:r>
      <w:r w:rsidR="007530BF" w:rsidRPr="00A3036C">
        <w:rPr>
          <w:rFonts w:ascii="Times New Roman" w:hAnsi="Times New Roman" w:cs="Times New Roman"/>
          <w:sz w:val="24"/>
          <w:szCs w:val="24"/>
        </w:rPr>
        <w:t xml:space="preserve"> </w:t>
      </w:r>
      <w:r w:rsidR="00DB7293" w:rsidRPr="00A3036C">
        <w:rPr>
          <w:rFonts w:ascii="Times New Roman" w:hAnsi="Times New Roman" w:cs="Times New Roman"/>
          <w:sz w:val="24"/>
          <w:szCs w:val="24"/>
        </w:rPr>
        <w:t xml:space="preserve">A </w:t>
      </w:r>
      <w:r w:rsidR="00F4603D" w:rsidRPr="00A3036C">
        <w:rPr>
          <w:rFonts w:ascii="Times New Roman" w:hAnsi="Times New Roman" w:cs="Times New Roman"/>
          <w:sz w:val="24"/>
          <w:szCs w:val="24"/>
        </w:rPr>
        <w:t xml:space="preserve">longa </w:t>
      </w:r>
      <w:r w:rsidR="00DB7293" w:rsidRPr="00A3036C">
        <w:rPr>
          <w:rFonts w:ascii="Times New Roman" w:hAnsi="Times New Roman" w:cs="Times New Roman"/>
          <w:sz w:val="24"/>
          <w:szCs w:val="24"/>
        </w:rPr>
        <w:t>estrada, a ser pavimentada pelos coraç</w:t>
      </w:r>
      <w:r w:rsidR="009B5988" w:rsidRPr="00A3036C">
        <w:rPr>
          <w:rFonts w:ascii="Times New Roman" w:hAnsi="Times New Roman" w:cs="Times New Roman"/>
          <w:sz w:val="24"/>
          <w:szCs w:val="24"/>
        </w:rPr>
        <w:t>ões</w:t>
      </w:r>
      <w:r w:rsidR="00DB7293" w:rsidRPr="00A3036C">
        <w:rPr>
          <w:rFonts w:ascii="Times New Roman" w:hAnsi="Times New Roman" w:cs="Times New Roman"/>
          <w:sz w:val="24"/>
          <w:szCs w:val="24"/>
        </w:rPr>
        <w:t xml:space="preserve"> </w:t>
      </w:r>
      <w:r w:rsidR="009B5988" w:rsidRPr="00A3036C">
        <w:rPr>
          <w:rFonts w:ascii="Times New Roman" w:hAnsi="Times New Roman" w:cs="Times New Roman"/>
          <w:sz w:val="24"/>
          <w:szCs w:val="24"/>
        </w:rPr>
        <w:t xml:space="preserve">multidimensionais dos </w:t>
      </w:r>
      <w:r w:rsidR="00DB7293" w:rsidRPr="00A3036C">
        <w:rPr>
          <w:rFonts w:ascii="Times New Roman" w:hAnsi="Times New Roman" w:cs="Times New Roman"/>
          <w:sz w:val="24"/>
          <w:szCs w:val="24"/>
        </w:rPr>
        <w:t>humano</w:t>
      </w:r>
      <w:r w:rsidR="009B5988" w:rsidRPr="00A3036C">
        <w:rPr>
          <w:rFonts w:ascii="Times New Roman" w:hAnsi="Times New Roman" w:cs="Times New Roman"/>
          <w:sz w:val="24"/>
          <w:szCs w:val="24"/>
        </w:rPr>
        <w:t>s</w:t>
      </w:r>
      <w:r w:rsidR="00F4603D" w:rsidRPr="00A3036C">
        <w:rPr>
          <w:rFonts w:ascii="Times New Roman" w:hAnsi="Times New Roman" w:cs="Times New Roman"/>
          <w:sz w:val="24"/>
          <w:szCs w:val="24"/>
        </w:rPr>
        <w:t xml:space="preserve"> e provenientes de raças universai</w:t>
      </w:r>
      <w:r w:rsidR="00956A47" w:rsidRPr="00A3036C">
        <w:rPr>
          <w:rFonts w:ascii="Times New Roman" w:hAnsi="Times New Roman" w:cs="Times New Roman"/>
          <w:sz w:val="24"/>
          <w:szCs w:val="24"/>
        </w:rPr>
        <w:t xml:space="preserve">s, </w:t>
      </w:r>
      <w:r w:rsidR="00860726" w:rsidRPr="00A3036C">
        <w:rPr>
          <w:rFonts w:ascii="Times New Roman" w:hAnsi="Times New Roman" w:cs="Times New Roman"/>
          <w:sz w:val="24"/>
          <w:szCs w:val="24"/>
        </w:rPr>
        <w:t>está sendo pavimentada</w:t>
      </w:r>
      <w:r w:rsidR="005D350B" w:rsidRPr="00A3036C">
        <w:rPr>
          <w:rFonts w:ascii="Times New Roman" w:hAnsi="Times New Roman" w:cs="Times New Roman"/>
          <w:sz w:val="24"/>
          <w:szCs w:val="24"/>
        </w:rPr>
        <w:t xml:space="preserve"> por valores inalienáveis</w:t>
      </w:r>
      <w:r w:rsidR="007A11C5" w:rsidRPr="00A3036C">
        <w:rPr>
          <w:rFonts w:ascii="Times New Roman" w:hAnsi="Times New Roman" w:cs="Times New Roman"/>
          <w:sz w:val="24"/>
          <w:szCs w:val="24"/>
        </w:rPr>
        <w:t xml:space="preserve"> venerados pelo amor incondicional</w:t>
      </w:r>
      <w:r w:rsidR="0055048D" w:rsidRPr="00A3036C">
        <w:rPr>
          <w:rFonts w:ascii="Times New Roman" w:hAnsi="Times New Roman" w:cs="Times New Roman"/>
          <w:sz w:val="24"/>
          <w:szCs w:val="24"/>
        </w:rPr>
        <w:t xml:space="preserve">, ancorados pelo </w:t>
      </w:r>
      <w:r w:rsidR="00473141" w:rsidRPr="00A3036C">
        <w:rPr>
          <w:rFonts w:ascii="Times New Roman" w:hAnsi="Times New Roman" w:cs="Times New Roman"/>
          <w:sz w:val="24"/>
          <w:szCs w:val="24"/>
        </w:rPr>
        <w:t xml:space="preserve">despertar da consciência </w:t>
      </w:r>
      <w:r w:rsidR="00E86177" w:rsidRPr="00A3036C">
        <w:rPr>
          <w:rFonts w:ascii="Times New Roman" w:hAnsi="Times New Roman" w:cs="Times New Roman"/>
          <w:sz w:val="24"/>
          <w:szCs w:val="24"/>
        </w:rPr>
        <w:t xml:space="preserve">no </w:t>
      </w:r>
      <w:r w:rsidR="0055048D" w:rsidRPr="00A3036C">
        <w:rPr>
          <w:rFonts w:ascii="Times New Roman" w:hAnsi="Times New Roman" w:cs="Times New Roman"/>
          <w:sz w:val="24"/>
          <w:szCs w:val="24"/>
        </w:rPr>
        <w:t>equilíbrio da intelig</w:t>
      </w:r>
      <w:r w:rsidR="0005669E" w:rsidRPr="00A3036C">
        <w:rPr>
          <w:rFonts w:ascii="Times New Roman" w:hAnsi="Times New Roman" w:cs="Times New Roman"/>
          <w:sz w:val="24"/>
          <w:szCs w:val="24"/>
        </w:rPr>
        <w:t>ência</w:t>
      </w:r>
      <w:r w:rsidR="0055048D" w:rsidRPr="00A3036C">
        <w:rPr>
          <w:rFonts w:ascii="Times New Roman" w:hAnsi="Times New Roman" w:cs="Times New Roman"/>
          <w:sz w:val="24"/>
          <w:szCs w:val="24"/>
        </w:rPr>
        <w:t xml:space="preserve"> e moral</w:t>
      </w:r>
      <w:r w:rsidR="0005669E" w:rsidRPr="00A3036C">
        <w:rPr>
          <w:rFonts w:ascii="Times New Roman" w:hAnsi="Times New Roman" w:cs="Times New Roman"/>
          <w:sz w:val="24"/>
          <w:szCs w:val="24"/>
        </w:rPr>
        <w:t xml:space="preserve"> ― Postula condição para evolução humana ―</w:t>
      </w:r>
      <w:r w:rsidR="00DB7293" w:rsidRPr="00A3036C">
        <w:rPr>
          <w:rFonts w:ascii="Times New Roman" w:hAnsi="Times New Roman" w:cs="Times New Roman"/>
          <w:sz w:val="24"/>
          <w:szCs w:val="24"/>
        </w:rPr>
        <w:t xml:space="preserve"> </w:t>
      </w:r>
      <w:r w:rsidR="007F00EC" w:rsidRPr="00A3036C">
        <w:rPr>
          <w:rFonts w:ascii="Times New Roman" w:hAnsi="Times New Roman" w:cs="Times New Roman"/>
          <w:sz w:val="24"/>
          <w:szCs w:val="24"/>
        </w:rPr>
        <w:t xml:space="preserve">Os </w:t>
      </w:r>
      <w:r w:rsidR="00191929" w:rsidRPr="00A3036C">
        <w:rPr>
          <w:rFonts w:ascii="Times New Roman" w:hAnsi="Times New Roman" w:cs="Times New Roman"/>
          <w:i/>
          <w:iCs/>
          <w:sz w:val="24"/>
          <w:szCs w:val="24"/>
        </w:rPr>
        <w:t xml:space="preserve">falsos profetas </w:t>
      </w:r>
      <w:r w:rsidR="00191929" w:rsidRPr="00A3036C">
        <w:rPr>
          <w:rFonts w:ascii="Times New Roman" w:hAnsi="Times New Roman" w:cs="Times New Roman"/>
          <w:sz w:val="24"/>
          <w:szCs w:val="24"/>
        </w:rPr>
        <w:t>que falam em meu nome e</w:t>
      </w:r>
      <w:r w:rsidR="00EA10AA" w:rsidRPr="00A3036C">
        <w:rPr>
          <w:rFonts w:ascii="Times New Roman" w:hAnsi="Times New Roman" w:cs="Times New Roman"/>
          <w:sz w:val="24"/>
          <w:szCs w:val="24"/>
        </w:rPr>
        <w:t xml:space="preserve"> do SEU, pai de tudo e todos</w:t>
      </w:r>
      <w:r w:rsidR="002D7AE5" w:rsidRPr="00A3036C">
        <w:rPr>
          <w:rFonts w:ascii="Times New Roman" w:hAnsi="Times New Roman" w:cs="Times New Roman"/>
          <w:sz w:val="24"/>
          <w:szCs w:val="24"/>
        </w:rPr>
        <w:t>, se pronunciarão</w:t>
      </w:r>
      <w:r w:rsidR="00B03ADC" w:rsidRPr="00A3036C">
        <w:rPr>
          <w:rFonts w:ascii="Times New Roman" w:hAnsi="Times New Roman" w:cs="Times New Roman"/>
          <w:sz w:val="24"/>
          <w:szCs w:val="24"/>
        </w:rPr>
        <w:t xml:space="preserve"> e dentre eles, um prometerá o paraíso</w:t>
      </w:r>
      <w:r w:rsidR="00352D49" w:rsidRPr="00A3036C">
        <w:rPr>
          <w:rFonts w:ascii="Times New Roman" w:hAnsi="Times New Roman" w:cs="Times New Roman"/>
          <w:sz w:val="24"/>
          <w:szCs w:val="24"/>
        </w:rPr>
        <w:t xml:space="preserve"> em nome da IMSD —Independência Mundial dos Servos de Deus</w:t>
      </w:r>
      <w:r w:rsidR="0005669E" w:rsidRPr="00A3036C">
        <w:rPr>
          <w:rFonts w:ascii="Times New Roman" w:hAnsi="Times New Roman" w:cs="Times New Roman"/>
          <w:sz w:val="24"/>
          <w:szCs w:val="24"/>
        </w:rPr>
        <w:t xml:space="preserve"> ― Incisivo ―</w:t>
      </w:r>
      <w:r w:rsidR="00CB306C" w:rsidRPr="00A3036C">
        <w:rPr>
          <w:rFonts w:ascii="Times New Roman" w:hAnsi="Times New Roman" w:cs="Times New Roman"/>
          <w:sz w:val="24"/>
          <w:szCs w:val="24"/>
        </w:rPr>
        <w:t xml:space="preserve"> Caberá ao livre arbítrio humano</w:t>
      </w:r>
      <w:r w:rsidR="0022242C" w:rsidRPr="00A3036C">
        <w:rPr>
          <w:rFonts w:ascii="Times New Roman" w:hAnsi="Times New Roman" w:cs="Times New Roman"/>
          <w:sz w:val="24"/>
          <w:szCs w:val="24"/>
        </w:rPr>
        <w:t xml:space="preserve"> escolher </w:t>
      </w:r>
      <w:r w:rsidR="003A2E4E" w:rsidRPr="00A3036C">
        <w:rPr>
          <w:rFonts w:ascii="Times New Roman" w:hAnsi="Times New Roman" w:cs="Times New Roman"/>
          <w:sz w:val="24"/>
          <w:szCs w:val="24"/>
        </w:rPr>
        <w:t xml:space="preserve">entre </w:t>
      </w:r>
      <w:r w:rsidR="0022242C" w:rsidRPr="00A3036C">
        <w:rPr>
          <w:rFonts w:ascii="Times New Roman" w:hAnsi="Times New Roman" w:cs="Times New Roman"/>
          <w:sz w:val="24"/>
          <w:szCs w:val="24"/>
        </w:rPr>
        <w:t xml:space="preserve">a transição e transmutação </w:t>
      </w:r>
      <w:r w:rsidR="00890CED" w:rsidRPr="00A3036C">
        <w:rPr>
          <w:rFonts w:ascii="Times New Roman" w:hAnsi="Times New Roman" w:cs="Times New Roman"/>
          <w:sz w:val="24"/>
          <w:szCs w:val="24"/>
        </w:rPr>
        <w:t>à</w:t>
      </w:r>
      <w:r w:rsidR="0022242C" w:rsidRPr="00A3036C">
        <w:rPr>
          <w:rFonts w:ascii="Times New Roman" w:hAnsi="Times New Roman" w:cs="Times New Roman"/>
          <w:sz w:val="24"/>
          <w:szCs w:val="24"/>
        </w:rPr>
        <w:t xml:space="preserve"> evolução</w:t>
      </w:r>
      <w:r w:rsidR="00890CED" w:rsidRPr="00A3036C">
        <w:rPr>
          <w:rFonts w:ascii="Times New Roman" w:hAnsi="Times New Roman" w:cs="Times New Roman"/>
          <w:sz w:val="24"/>
          <w:szCs w:val="24"/>
        </w:rPr>
        <w:t xml:space="preserve"> ou ser parte de os </w:t>
      </w:r>
      <w:bookmarkStart w:id="12" w:name="_Hlk181203752"/>
      <w:r w:rsidR="0098123D" w:rsidRPr="00A3036C">
        <w:rPr>
          <w:rFonts w:ascii="Times New Roman" w:hAnsi="Times New Roman" w:cs="Times New Roman"/>
          <w:b/>
          <w:bCs/>
          <w:sz w:val="24"/>
          <w:szCs w:val="24"/>
        </w:rPr>
        <w:t>e</w:t>
      </w:r>
      <w:r w:rsidR="0098123D" w:rsidRPr="00A3036C">
        <w:rPr>
          <w:rFonts w:ascii="Times New Roman" w:hAnsi="Times New Roman" w:cs="Times New Roman"/>
          <w:b/>
          <w:bCs/>
          <w:color w:val="FF0000"/>
          <w:sz w:val="28"/>
          <w:szCs w:val="28"/>
        </w:rPr>
        <w:t>X</w:t>
      </w:r>
      <w:r w:rsidR="001E323A" w:rsidRPr="00A3036C">
        <w:rPr>
          <w:rFonts w:ascii="Times New Roman" w:hAnsi="Times New Roman" w:cs="Times New Roman"/>
          <w:b/>
          <w:bCs/>
          <w:sz w:val="24"/>
          <w:szCs w:val="24"/>
        </w:rPr>
        <w:t xml:space="preserve">ilados da </w:t>
      </w:r>
      <w:r w:rsidR="001E323A" w:rsidRPr="00A3036C">
        <w:rPr>
          <w:rFonts w:ascii="Times New Roman" w:hAnsi="Times New Roman" w:cs="Times New Roman"/>
          <w:b/>
          <w:bCs/>
          <w:color w:val="7030A0"/>
          <w:sz w:val="24"/>
          <w:szCs w:val="24"/>
        </w:rPr>
        <w:t>T</w:t>
      </w:r>
      <w:r w:rsidR="001E323A" w:rsidRPr="00A3036C">
        <w:rPr>
          <w:rFonts w:ascii="Times New Roman" w:hAnsi="Times New Roman" w:cs="Times New Roman"/>
          <w:b/>
          <w:bCs/>
          <w:sz w:val="24"/>
          <w:szCs w:val="24"/>
        </w:rPr>
        <w:t>erra ─ passado pacto para o futu</w:t>
      </w:r>
      <w:r w:rsidR="007004B4" w:rsidRPr="00A3036C">
        <w:rPr>
          <w:rFonts w:ascii="Times New Roman" w:hAnsi="Times New Roman" w:cs="Times New Roman"/>
          <w:b/>
          <w:bCs/>
          <w:sz w:val="24"/>
          <w:szCs w:val="24"/>
        </w:rPr>
        <w:t>ro</w:t>
      </w:r>
      <w:r w:rsidR="0005669E" w:rsidRPr="00A3036C">
        <w:rPr>
          <w:rFonts w:ascii="Times New Roman" w:hAnsi="Times New Roman" w:cs="Times New Roman"/>
          <w:sz w:val="24"/>
          <w:szCs w:val="24"/>
        </w:rPr>
        <w:t xml:space="preserve"> ― Condiciona futuro do terrícola ―</w:t>
      </w:r>
      <w:r w:rsidR="003A2E4E" w:rsidRPr="00A3036C">
        <w:rPr>
          <w:rFonts w:ascii="Times New Roman" w:hAnsi="Times New Roman" w:cs="Times New Roman"/>
          <w:sz w:val="24"/>
          <w:szCs w:val="24"/>
        </w:rPr>
        <w:t xml:space="preserve"> </w:t>
      </w:r>
      <w:bookmarkEnd w:id="12"/>
      <w:r w:rsidR="003A2E4E" w:rsidRPr="00A3036C">
        <w:rPr>
          <w:rFonts w:ascii="Times New Roman" w:hAnsi="Times New Roman" w:cs="Times New Roman"/>
          <w:sz w:val="24"/>
          <w:szCs w:val="24"/>
        </w:rPr>
        <w:t>O segundo livro</w:t>
      </w:r>
      <w:r w:rsidR="00E85A43" w:rsidRPr="00A3036C">
        <w:rPr>
          <w:rFonts w:ascii="Times New Roman" w:hAnsi="Times New Roman" w:cs="Times New Roman"/>
          <w:sz w:val="24"/>
          <w:szCs w:val="24"/>
        </w:rPr>
        <w:t>, em concepção,</w:t>
      </w:r>
      <w:r w:rsidR="003A2E4E" w:rsidRPr="00A3036C">
        <w:rPr>
          <w:rFonts w:ascii="Times New Roman" w:hAnsi="Times New Roman" w:cs="Times New Roman"/>
          <w:sz w:val="24"/>
          <w:szCs w:val="24"/>
        </w:rPr>
        <w:t xml:space="preserve"> da trilogia</w:t>
      </w:r>
      <w:r w:rsidR="00E85A43" w:rsidRPr="00A3036C">
        <w:rPr>
          <w:rFonts w:ascii="Times New Roman" w:hAnsi="Times New Roman" w:cs="Times New Roman"/>
          <w:sz w:val="24"/>
          <w:szCs w:val="24"/>
        </w:rPr>
        <w:t xml:space="preserve"> </w:t>
      </w:r>
      <w:r w:rsidR="00A418FA" w:rsidRPr="00A3036C">
        <w:rPr>
          <w:rFonts w:ascii="Times New Roman" w:hAnsi="Times New Roman" w:cs="Times New Roman"/>
          <w:b/>
          <w:bCs/>
          <w:sz w:val="24"/>
          <w:szCs w:val="24"/>
        </w:rPr>
        <w:t>e</w:t>
      </w:r>
      <w:r w:rsidR="00A418FA" w:rsidRPr="00A3036C">
        <w:rPr>
          <w:rFonts w:ascii="Times New Roman" w:hAnsi="Times New Roman" w:cs="Times New Roman"/>
          <w:b/>
          <w:bCs/>
          <w:color w:val="FF0000"/>
          <w:sz w:val="28"/>
          <w:szCs w:val="28"/>
        </w:rPr>
        <w:t>X</w:t>
      </w:r>
      <w:r w:rsidR="00A418FA" w:rsidRPr="00A3036C">
        <w:rPr>
          <w:rFonts w:ascii="Times New Roman" w:hAnsi="Times New Roman" w:cs="Times New Roman"/>
          <w:b/>
          <w:bCs/>
          <w:sz w:val="24"/>
          <w:szCs w:val="24"/>
        </w:rPr>
        <w:t xml:space="preserve">ilados da </w:t>
      </w:r>
      <w:r w:rsidR="00A418FA" w:rsidRPr="00A3036C">
        <w:rPr>
          <w:rFonts w:ascii="Times New Roman" w:hAnsi="Times New Roman" w:cs="Times New Roman"/>
          <w:b/>
          <w:bCs/>
          <w:color w:val="7030A0"/>
          <w:sz w:val="24"/>
          <w:szCs w:val="24"/>
        </w:rPr>
        <w:t>T</w:t>
      </w:r>
      <w:r w:rsidR="00A418FA" w:rsidRPr="00A3036C">
        <w:rPr>
          <w:rFonts w:ascii="Times New Roman" w:hAnsi="Times New Roman" w:cs="Times New Roman"/>
          <w:b/>
          <w:bCs/>
          <w:sz w:val="24"/>
          <w:szCs w:val="24"/>
        </w:rPr>
        <w:t>erra</w:t>
      </w:r>
      <w:r w:rsidR="00E90FE2" w:rsidRPr="00A3036C">
        <w:rPr>
          <w:rFonts w:ascii="Times New Roman" w:hAnsi="Times New Roman" w:cs="Times New Roman"/>
          <w:sz w:val="24"/>
          <w:szCs w:val="24"/>
        </w:rPr>
        <w:t xml:space="preserve">, </w:t>
      </w:r>
      <w:r w:rsidR="00E85A43" w:rsidRPr="00A3036C">
        <w:rPr>
          <w:rFonts w:ascii="Times New Roman" w:hAnsi="Times New Roman" w:cs="Times New Roman"/>
          <w:sz w:val="24"/>
          <w:szCs w:val="24"/>
        </w:rPr>
        <w:t>por Joseph</w:t>
      </w:r>
      <w:r w:rsidR="00093405" w:rsidRPr="00A3036C">
        <w:rPr>
          <w:rFonts w:ascii="Times New Roman" w:hAnsi="Times New Roman" w:cs="Times New Roman"/>
          <w:sz w:val="24"/>
          <w:szCs w:val="24"/>
        </w:rPr>
        <w:t>/</w:t>
      </w:r>
      <w:r w:rsidR="00E85A43" w:rsidRPr="00A3036C">
        <w:rPr>
          <w:rFonts w:ascii="Times New Roman" w:hAnsi="Times New Roman" w:cs="Times New Roman"/>
          <w:sz w:val="24"/>
          <w:szCs w:val="24"/>
        </w:rPr>
        <w:t xml:space="preserve"> </w:t>
      </w:r>
      <w:r w:rsidR="00093405" w:rsidRPr="00A3036C">
        <w:rPr>
          <w:rFonts w:ascii="Times New Roman" w:hAnsi="Times New Roman" w:cs="Times New Roman"/>
          <w:sz w:val="24"/>
          <w:szCs w:val="24"/>
        </w:rPr>
        <w:t>Tom H</w:t>
      </w:r>
      <w:r w:rsidR="00E85A43" w:rsidRPr="00A3036C">
        <w:rPr>
          <w:rFonts w:ascii="Times New Roman" w:hAnsi="Times New Roman" w:cs="Times New Roman"/>
          <w:sz w:val="24"/>
          <w:szCs w:val="24"/>
        </w:rPr>
        <w:t>arrison</w:t>
      </w:r>
      <w:r w:rsidR="00093405" w:rsidRPr="00A3036C">
        <w:rPr>
          <w:rFonts w:ascii="Times New Roman" w:hAnsi="Times New Roman" w:cs="Times New Roman"/>
          <w:sz w:val="24"/>
          <w:szCs w:val="24"/>
        </w:rPr>
        <w:t xml:space="preserve"> será o alerta </w:t>
      </w:r>
      <w:r w:rsidR="00E90FE2" w:rsidRPr="00A3036C">
        <w:rPr>
          <w:rFonts w:ascii="Times New Roman" w:hAnsi="Times New Roman" w:cs="Times New Roman"/>
          <w:sz w:val="24"/>
          <w:szCs w:val="24"/>
        </w:rPr>
        <w:t xml:space="preserve">para </w:t>
      </w:r>
      <w:r w:rsidR="00093405" w:rsidRPr="00A3036C">
        <w:rPr>
          <w:rFonts w:ascii="Times New Roman" w:hAnsi="Times New Roman" w:cs="Times New Roman"/>
          <w:sz w:val="24"/>
          <w:szCs w:val="24"/>
        </w:rPr>
        <w:t>o despertar</w:t>
      </w:r>
      <w:r w:rsidR="00E90FE2" w:rsidRPr="00A3036C">
        <w:rPr>
          <w:rFonts w:ascii="Times New Roman" w:hAnsi="Times New Roman" w:cs="Times New Roman"/>
          <w:sz w:val="24"/>
          <w:szCs w:val="24"/>
        </w:rPr>
        <w:t xml:space="preserve"> em massa da humanidade</w:t>
      </w:r>
      <w:r w:rsidR="0005669E" w:rsidRPr="00A3036C">
        <w:rPr>
          <w:rFonts w:ascii="Times New Roman" w:hAnsi="Times New Roman" w:cs="Times New Roman"/>
          <w:sz w:val="24"/>
          <w:szCs w:val="24"/>
        </w:rPr>
        <w:t xml:space="preserve"> ― Relembra missão de Joseph/Tom Harrison ―</w:t>
      </w:r>
      <w:r w:rsidR="0022014D" w:rsidRPr="00A3036C">
        <w:rPr>
          <w:rFonts w:ascii="Times New Roman" w:hAnsi="Times New Roman" w:cs="Times New Roman"/>
          <w:sz w:val="24"/>
          <w:szCs w:val="24"/>
        </w:rPr>
        <w:t xml:space="preserve"> Não só para se libertarem da prisão imposta pelo Sistema Terr</w:t>
      </w:r>
      <w:r w:rsidR="00EC5BC7" w:rsidRPr="00A3036C">
        <w:rPr>
          <w:rFonts w:ascii="Times New Roman" w:hAnsi="Times New Roman" w:cs="Times New Roman"/>
          <w:sz w:val="24"/>
          <w:szCs w:val="24"/>
        </w:rPr>
        <w:t>a, como também para compreensão do universo como todo</w:t>
      </w:r>
      <w:r w:rsidR="0005669E" w:rsidRPr="00A3036C">
        <w:rPr>
          <w:rFonts w:ascii="Times New Roman" w:hAnsi="Times New Roman" w:cs="Times New Roman"/>
          <w:sz w:val="24"/>
          <w:szCs w:val="24"/>
        </w:rPr>
        <w:t xml:space="preserve"> ― Ensina </w:t>
      </w:r>
      <w:r w:rsidR="0005669E" w:rsidRPr="00A3036C">
        <w:rPr>
          <w:rFonts w:ascii="Times New Roman" w:hAnsi="Times New Roman" w:cs="Times New Roman"/>
          <w:i/>
          <w:iCs/>
          <w:sz w:val="24"/>
          <w:szCs w:val="24"/>
        </w:rPr>
        <w:t xml:space="preserve">o caminho das pedras </w:t>
      </w:r>
      <w:r w:rsidR="0005669E" w:rsidRPr="00A3036C">
        <w:rPr>
          <w:rFonts w:ascii="Times New Roman" w:hAnsi="Times New Roman" w:cs="Times New Roman"/>
          <w:sz w:val="24"/>
          <w:szCs w:val="24"/>
        </w:rPr>
        <w:t>―</w:t>
      </w:r>
      <w:r w:rsidR="008C5BDE" w:rsidRPr="00A3036C">
        <w:rPr>
          <w:rFonts w:ascii="Times New Roman" w:hAnsi="Times New Roman" w:cs="Times New Roman"/>
          <w:sz w:val="24"/>
          <w:szCs w:val="24"/>
        </w:rPr>
        <w:t xml:space="preserve"> Eu, missionário</w:t>
      </w:r>
      <w:r w:rsidR="008D32BE" w:rsidRPr="00A3036C">
        <w:rPr>
          <w:rFonts w:ascii="Times New Roman" w:hAnsi="Times New Roman" w:cs="Times New Roman"/>
          <w:sz w:val="24"/>
          <w:szCs w:val="24"/>
        </w:rPr>
        <w:t xml:space="preserve"> desta</w:t>
      </w:r>
      <w:r w:rsidR="00023CAD" w:rsidRPr="00A3036C">
        <w:rPr>
          <w:rFonts w:ascii="Times New Roman" w:hAnsi="Times New Roman" w:cs="Times New Roman"/>
          <w:sz w:val="24"/>
          <w:szCs w:val="24"/>
        </w:rPr>
        <w:t>s</w:t>
      </w:r>
      <w:r w:rsidR="008D32BE" w:rsidRPr="00A3036C">
        <w:rPr>
          <w:rFonts w:ascii="Times New Roman" w:hAnsi="Times New Roman" w:cs="Times New Roman"/>
          <w:sz w:val="24"/>
          <w:szCs w:val="24"/>
        </w:rPr>
        <w:t xml:space="preserve"> força</w:t>
      </w:r>
      <w:r w:rsidR="00023CAD" w:rsidRPr="00A3036C">
        <w:rPr>
          <w:rFonts w:ascii="Times New Roman" w:hAnsi="Times New Roman" w:cs="Times New Roman"/>
          <w:sz w:val="24"/>
          <w:szCs w:val="24"/>
        </w:rPr>
        <w:t>s</w:t>
      </w:r>
      <w:r w:rsidR="008D32BE" w:rsidRPr="00A3036C">
        <w:rPr>
          <w:rFonts w:ascii="Times New Roman" w:hAnsi="Times New Roman" w:cs="Times New Roman"/>
          <w:sz w:val="24"/>
          <w:szCs w:val="24"/>
        </w:rPr>
        <w:t xml:space="preserve"> </w:t>
      </w:r>
      <w:r w:rsidR="00E81991" w:rsidRPr="00A3036C">
        <w:rPr>
          <w:rFonts w:ascii="Times New Roman" w:hAnsi="Times New Roman" w:cs="Times New Roman"/>
          <w:sz w:val="24"/>
          <w:szCs w:val="24"/>
        </w:rPr>
        <w:t xml:space="preserve">eletromagnética e emocional </w:t>
      </w:r>
      <w:r w:rsidR="008D32BE" w:rsidRPr="00A3036C">
        <w:rPr>
          <w:rFonts w:ascii="Times New Roman" w:hAnsi="Times New Roman" w:cs="Times New Roman"/>
          <w:sz w:val="24"/>
          <w:szCs w:val="24"/>
        </w:rPr>
        <w:t>única</w:t>
      </w:r>
      <w:r w:rsidR="00023CAD" w:rsidRPr="00A3036C">
        <w:rPr>
          <w:rFonts w:ascii="Times New Roman" w:hAnsi="Times New Roman" w:cs="Times New Roman"/>
          <w:sz w:val="24"/>
          <w:szCs w:val="24"/>
        </w:rPr>
        <w:t>s</w:t>
      </w:r>
      <w:r w:rsidR="00524CE9" w:rsidRPr="00A3036C">
        <w:rPr>
          <w:rFonts w:ascii="Times New Roman" w:hAnsi="Times New Roman" w:cs="Times New Roman"/>
          <w:sz w:val="24"/>
          <w:szCs w:val="24"/>
        </w:rPr>
        <w:t>, comunico aos terrícola</w:t>
      </w:r>
      <w:r w:rsidR="00BC3AB4" w:rsidRPr="00A3036C">
        <w:rPr>
          <w:rFonts w:ascii="Times New Roman" w:hAnsi="Times New Roman" w:cs="Times New Roman"/>
          <w:sz w:val="24"/>
          <w:szCs w:val="24"/>
        </w:rPr>
        <w:t>s a nova era</w:t>
      </w:r>
      <w:r w:rsidR="00167942" w:rsidRPr="00A3036C">
        <w:rPr>
          <w:rFonts w:ascii="Times New Roman" w:hAnsi="Times New Roman" w:cs="Times New Roman"/>
          <w:sz w:val="24"/>
          <w:szCs w:val="24"/>
        </w:rPr>
        <w:t xml:space="preserve"> </w:t>
      </w:r>
      <w:r w:rsidR="00BC3AB4" w:rsidRPr="00A3036C">
        <w:rPr>
          <w:rFonts w:ascii="Times New Roman" w:hAnsi="Times New Roman" w:cs="Times New Roman"/>
          <w:sz w:val="24"/>
          <w:szCs w:val="24"/>
        </w:rPr>
        <w:t xml:space="preserve">comandada </w:t>
      </w:r>
      <w:r w:rsidR="00B04005" w:rsidRPr="00A3036C">
        <w:rPr>
          <w:rFonts w:ascii="Times New Roman" w:hAnsi="Times New Roman" w:cs="Times New Roman"/>
          <w:sz w:val="24"/>
          <w:szCs w:val="24"/>
        </w:rPr>
        <w:t>pel</w:t>
      </w:r>
      <w:r w:rsidR="008A304B" w:rsidRPr="00A3036C">
        <w:rPr>
          <w:rFonts w:ascii="Times New Roman" w:hAnsi="Times New Roman" w:cs="Times New Roman"/>
          <w:sz w:val="24"/>
          <w:szCs w:val="24"/>
        </w:rPr>
        <w:t>o</w:t>
      </w:r>
      <w:r w:rsidR="00B04005" w:rsidRPr="00A3036C">
        <w:rPr>
          <w:rFonts w:ascii="Times New Roman" w:hAnsi="Times New Roman" w:cs="Times New Roman"/>
          <w:sz w:val="24"/>
          <w:szCs w:val="24"/>
        </w:rPr>
        <w:t>s representantes do casal criador do universo</w:t>
      </w:r>
      <w:r w:rsidR="008A304B" w:rsidRPr="00A3036C">
        <w:rPr>
          <w:rFonts w:ascii="Times New Roman" w:hAnsi="Times New Roman" w:cs="Times New Roman"/>
          <w:sz w:val="24"/>
          <w:szCs w:val="24"/>
        </w:rPr>
        <w:t>, Germano e Fértilles</w:t>
      </w:r>
      <w:r w:rsidR="00CD7213" w:rsidRPr="00A3036C">
        <w:rPr>
          <w:rFonts w:ascii="Times New Roman" w:hAnsi="Times New Roman" w:cs="Times New Roman"/>
          <w:sz w:val="24"/>
          <w:szCs w:val="24"/>
        </w:rPr>
        <w:t>, enquanto estarei preparando os mundos</w:t>
      </w:r>
      <w:r w:rsidR="00247446" w:rsidRPr="00A3036C">
        <w:rPr>
          <w:rFonts w:ascii="Times New Roman" w:hAnsi="Times New Roman" w:cs="Times New Roman"/>
          <w:sz w:val="24"/>
          <w:szCs w:val="24"/>
        </w:rPr>
        <w:t xml:space="preserve"> para receberem os </w:t>
      </w:r>
      <w:r w:rsidR="008D32BE" w:rsidRPr="00A3036C">
        <w:rPr>
          <w:rFonts w:ascii="Times New Roman" w:hAnsi="Times New Roman" w:cs="Times New Roman"/>
          <w:sz w:val="24"/>
          <w:szCs w:val="24"/>
        </w:rPr>
        <w:t xml:space="preserve"> </w:t>
      </w:r>
      <w:bookmarkStart w:id="13" w:name="_Hlk182304903"/>
      <w:r w:rsidR="00247446" w:rsidRPr="00A3036C">
        <w:rPr>
          <w:rFonts w:ascii="Times New Roman" w:hAnsi="Times New Roman" w:cs="Times New Roman"/>
          <w:b/>
          <w:bCs/>
          <w:sz w:val="24"/>
          <w:szCs w:val="24"/>
        </w:rPr>
        <w:t>e</w:t>
      </w:r>
      <w:r w:rsidR="00247446" w:rsidRPr="00A3036C">
        <w:rPr>
          <w:rFonts w:ascii="Times New Roman" w:hAnsi="Times New Roman" w:cs="Times New Roman"/>
          <w:b/>
          <w:bCs/>
          <w:color w:val="FF0000"/>
          <w:sz w:val="28"/>
          <w:szCs w:val="28"/>
        </w:rPr>
        <w:t>X</w:t>
      </w:r>
      <w:r w:rsidR="00247446" w:rsidRPr="00A3036C">
        <w:rPr>
          <w:rFonts w:ascii="Times New Roman" w:hAnsi="Times New Roman" w:cs="Times New Roman"/>
          <w:b/>
          <w:bCs/>
          <w:sz w:val="24"/>
          <w:szCs w:val="24"/>
        </w:rPr>
        <w:t xml:space="preserve">ilados da </w:t>
      </w:r>
      <w:r w:rsidR="00247446" w:rsidRPr="00A3036C">
        <w:rPr>
          <w:rFonts w:ascii="Times New Roman" w:hAnsi="Times New Roman" w:cs="Times New Roman"/>
          <w:b/>
          <w:bCs/>
          <w:color w:val="7030A0"/>
          <w:sz w:val="24"/>
          <w:szCs w:val="24"/>
        </w:rPr>
        <w:t>T</w:t>
      </w:r>
      <w:r w:rsidR="00247446" w:rsidRPr="00A3036C">
        <w:rPr>
          <w:rFonts w:ascii="Times New Roman" w:hAnsi="Times New Roman" w:cs="Times New Roman"/>
          <w:b/>
          <w:bCs/>
          <w:sz w:val="24"/>
          <w:szCs w:val="24"/>
        </w:rPr>
        <w:t>erra ─ passado pacto para o futuro</w:t>
      </w:r>
      <w:bookmarkEnd w:id="13"/>
      <w:r w:rsidR="0005669E" w:rsidRPr="00A3036C">
        <w:rPr>
          <w:rFonts w:ascii="Times New Roman" w:hAnsi="Times New Roman" w:cs="Times New Roman"/>
          <w:sz w:val="24"/>
          <w:szCs w:val="24"/>
        </w:rPr>
        <w:t xml:space="preserve"> ― Define responsabilidades ―</w:t>
      </w:r>
      <w:r w:rsidR="00247446" w:rsidRPr="00A3036C">
        <w:rPr>
          <w:rFonts w:ascii="Times New Roman" w:hAnsi="Times New Roman" w:cs="Times New Roman"/>
          <w:sz w:val="24"/>
          <w:szCs w:val="24"/>
        </w:rPr>
        <w:t xml:space="preserve"> </w:t>
      </w:r>
      <w:r w:rsidR="00A80019" w:rsidRPr="00A3036C">
        <w:rPr>
          <w:rFonts w:ascii="Times New Roman" w:hAnsi="Times New Roman" w:cs="Times New Roman"/>
          <w:sz w:val="24"/>
          <w:szCs w:val="24"/>
        </w:rPr>
        <w:t>E, não deixem de gritar para o mundo que todos como vocês</w:t>
      </w:r>
      <w:r w:rsidR="00793171" w:rsidRPr="00A3036C">
        <w:rPr>
          <w:rFonts w:ascii="Times New Roman" w:hAnsi="Times New Roman" w:cs="Times New Roman"/>
          <w:sz w:val="24"/>
          <w:szCs w:val="24"/>
        </w:rPr>
        <w:t>,</w:t>
      </w:r>
      <w:r w:rsidR="00A80019" w:rsidRPr="00A3036C">
        <w:rPr>
          <w:rFonts w:ascii="Times New Roman" w:hAnsi="Times New Roman" w:cs="Times New Roman"/>
          <w:sz w:val="24"/>
          <w:szCs w:val="24"/>
        </w:rPr>
        <w:t xml:space="preserve"> são</w:t>
      </w:r>
      <w:r w:rsidR="00793171" w:rsidRPr="00A3036C">
        <w:rPr>
          <w:rFonts w:ascii="Times New Roman" w:hAnsi="Times New Roman" w:cs="Times New Roman"/>
          <w:sz w:val="24"/>
          <w:szCs w:val="24"/>
        </w:rPr>
        <w:t xml:space="preserve"> consciência, energ</w:t>
      </w:r>
      <w:r w:rsidR="005279F9" w:rsidRPr="00A3036C">
        <w:rPr>
          <w:rFonts w:ascii="Times New Roman" w:hAnsi="Times New Roman" w:cs="Times New Roman"/>
          <w:sz w:val="24"/>
          <w:szCs w:val="24"/>
        </w:rPr>
        <w:t>ia, luz, coração, amor, evolução, equilíbrio de mente, corpo</w:t>
      </w:r>
      <w:r w:rsidR="0084324B" w:rsidRPr="00A3036C">
        <w:rPr>
          <w:rFonts w:ascii="Times New Roman" w:hAnsi="Times New Roman" w:cs="Times New Roman"/>
          <w:sz w:val="24"/>
          <w:szCs w:val="24"/>
        </w:rPr>
        <w:t>,</w:t>
      </w:r>
      <w:r w:rsidR="005279F9" w:rsidRPr="00A3036C">
        <w:rPr>
          <w:rFonts w:ascii="Times New Roman" w:hAnsi="Times New Roman" w:cs="Times New Roman"/>
          <w:sz w:val="24"/>
          <w:szCs w:val="24"/>
        </w:rPr>
        <w:t xml:space="preserve"> espírito</w:t>
      </w:r>
      <w:r w:rsidR="0084324B" w:rsidRPr="00A3036C">
        <w:rPr>
          <w:rFonts w:ascii="Times New Roman" w:hAnsi="Times New Roman" w:cs="Times New Roman"/>
          <w:sz w:val="24"/>
          <w:szCs w:val="24"/>
        </w:rPr>
        <w:t xml:space="preserve"> e, sobretudo</w:t>
      </w:r>
      <w:r w:rsidR="00010448" w:rsidRPr="00A3036C">
        <w:rPr>
          <w:rFonts w:ascii="Times New Roman" w:hAnsi="Times New Roman" w:cs="Times New Roman"/>
          <w:sz w:val="24"/>
          <w:szCs w:val="24"/>
        </w:rPr>
        <w:t>, a conexão do Eu Superior para ter e ser o SEU —Soberana Energia Universal</w:t>
      </w:r>
      <w:r w:rsidR="005828A5" w:rsidRPr="00A3036C">
        <w:rPr>
          <w:rFonts w:ascii="Times New Roman" w:hAnsi="Times New Roman" w:cs="Times New Roman"/>
          <w:sz w:val="24"/>
          <w:szCs w:val="24"/>
        </w:rPr>
        <w:t xml:space="preserve"> ― Gabriel, inebriado, </w:t>
      </w:r>
      <w:r w:rsidR="005828A5" w:rsidRPr="00A3036C">
        <w:rPr>
          <w:rFonts w:ascii="Times New Roman" w:hAnsi="Times New Roman" w:cs="Times New Roman"/>
          <w:sz w:val="24"/>
          <w:szCs w:val="24"/>
        </w:rPr>
        <w:lastRenderedPageBreak/>
        <w:t>desconecta-se ― Impressionante! Recebo diversas comunicações invisíveis, mas nunca senti a presença de um ser iluminado como o do Governador Espiritual do universo</w:t>
      </w:r>
      <w:r w:rsidR="00010448" w:rsidRPr="00A3036C">
        <w:rPr>
          <w:rFonts w:ascii="Times New Roman" w:hAnsi="Times New Roman" w:cs="Times New Roman"/>
          <w:sz w:val="24"/>
          <w:szCs w:val="24"/>
        </w:rPr>
        <w:t>.</w:t>
      </w:r>
      <w:r w:rsidR="00A418FA" w:rsidRPr="00A3036C">
        <w:rPr>
          <w:rFonts w:ascii="Times New Roman" w:hAnsi="Times New Roman" w:cs="Times New Roman"/>
          <w:sz w:val="24"/>
          <w:szCs w:val="24"/>
        </w:rPr>
        <w:t xml:space="preserve"> </w:t>
      </w:r>
      <w:r w:rsidR="00093405" w:rsidRPr="00A3036C">
        <w:rPr>
          <w:rFonts w:ascii="Times New Roman" w:hAnsi="Times New Roman" w:cs="Times New Roman"/>
          <w:sz w:val="24"/>
          <w:szCs w:val="24"/>
        </w:rPr>
        <w:t xml:space="preserve"> </w:t>
      </w:r>
      <w:r w:rsidR="00F90737" w:rsidRPr="00A3036C">
        <w:rPr>
          <w:rFonts w:ascii="Times New Roman" w:hAnsi="Times New Roman" w:cs="Times New Roman"/>
          <w:sz w:val="24"/>
          <w:szCs w:val="24"/>
        </w:rPr>
        <w:t xml:space="preserve">▬ </w:t>
      </w:r>
      <w:r w:rsidR="00923CE0" w:rsidRPr="00A3036C">
        <w:rPr>
          <w:rFonts w:ascii="Times New Roman" w:hAnsi="Times New Roman" w:cs="Times New Roman"/>
          <w:sz w:val="24"/>
          <w:szCs w:val="24"/>
        </w:rPr>
        <w:t>orgulhoso.</w:t>
      </w:r>
    </w:p>
    <w:p w14:paraId="3353534C" w14:textId="45691298" w:rsidR="005828A5" w:rsidRPr="00A3036C" w:rsidRDefault="005828A5" w:rsidP="00362FD5">
      <w:pPr>
        <w:spacing w:after="0"/>
        <w:jc w:val="both"/>
        <w:rPr>
          <w:rFonts w:ascii="Times New Roman" w:hAnsi="Times New Roman" w:cs="Times New Roman"/>
          <w:sz w:val="24"/>
          <w:szCs w:val="24"/>
        </w:rPr>
      </w:pPr>
    </w:p>
    <w:p w14:paraId="4652E4B0" w14:textId="4ED925F5" w:rsidR="005828A5" w:rsidRPr="00A3036C" w:rsidRDefault="005828A5"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Participantes presenciais e virtual da resenha mostram-se impactados com tudo que acabaram de ouvir e, especialmente, sentir. Convencidos de serem escolhidos divinais para fazerem parte do exército de Guerreiros de Luz</w:t>
      </w:r>
      <w:r w:rsidR="000C02A0" w:rsidRPr="00A3036C">
        <w:rPr>
          <w:rFonts w:ascii="Times New Roman" w:hAnsi="Times New Roman" w:cs="Times New Roman"/>
          <w:sz w:val="24"/>
          <w:szCs w:val="24"/>
        </w:rPr>
        <w:t xml:space="preserve"> e </w:t>
      </w:r>
      <w:r w:rsidRPr="00A3036C">
        <w:rPr>
          <w:rFonts w:ascii="Times New Roman" w:hAnsi="Times New Roman" w:cs="Times New Roman"/>
          <w:sz w:val="24"/>
          <w:szCs w:val="24"/>
        </w:rPr>
        <w:t>trabalha</w:t>
      </w:r>
      <w:r w:rsidR="000C02A0" w:rsidRPr="00A3036C">
        <w:rPr>
          <w:rFonts w:ascii="Times New Roman" w:hAnsi="Times New Roman" w:cs="Times New Roman"/>
          <w:sz w:val="24"/>
          <w:szCs w:val="24"/>
        </w:rPr>
        <w:t>rem</w:t>
      </w:r>
      <w:r w:rsidRPr="00A3036C">
        <w:rPr>
          <w:rFonts w:ascii="Times New Roman" w:hAnsi="Times New Roman" w:cs="Times New Roman"/>
          <w:sz w:val="24"/>
          <w:szCs w:val="24"/>
        </w:rPr>
        <w:t xml:space="preserve"> para despertar a humanidade </w:t>
      </w:r>
      <w:r w:rsidR="00F77436" w:rsidRPr="00A3036C">
        <w:rPr>
          <w:rFonts w:ascii="Times New Roman" w:hAnsi="Times New Roman" w:cs="Times New Roman"/>
          <w:sz w:val="24"/>
          <w:szCs w:val="24"/>
        </w:rPr>
        <w:t>d</w:t>
      </w:r>
      <w:r w:rsidRPr="00A3036C">
        <w:rPr>
          <w:rFonts w:ascii="Times New Roman" w:hAnsi="Times New Roman" w:cs="Times New Roman"/>
          <w:sz w:val="24"/>
          <w:szCs w:val="24"/>
        </w:rPr>
        <w:t>a mentira e ilusão vivenciadas no Sistema Terra.</w:t>
      </w:r>
    </w:p>
    <w:p w14:paraId="3F95FCCC" w14:textId="26DE43BC" w:rsidR="005828A5" w:rsidRPr="00A3036C" w:rsidRDefault="005828A5"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Harrison, Taylor e Agregados </w:t>
      </w:r>
      <w:r w:rsidR="000C02A0" w:rsidRPr="00A3036C">
        <w:rPr>
          <w:rFonts w:ascii="Times New Roman" w:hAnsi="Times New Roman" w:cs="Times New Roman"/>
          <w:sz w:val="24"/>
          <w:szCs w:val="24"/>
        </w:rPr>
        <w:t>lut</w:t>
      </w:r>
      <w:r w:rsidRPr="00A3036C">
        <w:rPr>
          <w:rFonts w:ascii="Times New Roman" w:hAnsi="Times New Roman" w:cs="Times New Roman"/>
          <w:sz w:val="24"/>
          <w:szCs w:val="24"/>
        </w:rPr>
        <w:t>am nos próximos três séculos passados pela libertação do terrícola, exercendo com maestria o livre arbítrio, perpetuando valores inalienáveis</w:t>
      </w:r>
      <w:r w:rsidR="00A63787" w:rsidRPr="00A3036C">
        <w:rPr>
          <w:rFonts w:ascii="Times New Roman" w:hAnsi="Times New Roman" w:cs="Times New Roman"/>
          <w:sz w:val="24"/>
          <w:szCs w:val="24"/>
        </w:rPr>
        <w:t xml:space="preserve"> exibidos em todas as gerações de suas proles.</w:t>
      </w:r>
      <w:r w:rsidR="00185FA0" w:rsidRPr="00A3036C">
        <w:rPr>
          <w:rFonts w:ascii="Times New Roman" w:hAnsi="Times New Roman" w:cs="Times New Roman"/>
          <w:sz w:val="24"/>
          <w:szCs w:val="24"/>
        </w:rPr>
        <w:t xml:space="preserve"> </w:t>
      </w:r>
      <w:r w:rsidR="00C650F0" w:rsidRPr="00A3036C">
        <w:rPr>
          <w:rFonts w:ascii="Times New Roman" w:hAnsi="Times New Roman" w:cs="Times New Roman"/>
          <w:sz w:val="24"/>
          <w:szCs w:val="24"/>
        </w:rPr>
        <w:t>Transgress</w:t>
      </w:r>
      <w:r w:rsidR="0069745A" w:rsidRPr="00A3036C">
        <w:rPr>
          <w:rFonts w:ascii="Times New Roman" w:hAnsi="Times New Roman" w:cs="Times New Roman"/>
          <w:sz w:val="24"/>
          <w:szCs w:val="24"/>
        </w:rPr>
        <w:t>ões sociais d</w:t>
      </w:r>
      <w:r w:rsidR="009766FB" w:rsidRPr="00A3036C">
        <w:rPr>
          <w:rFonts w:ascii="Times New Roman" w:hAnsi="Times New Roman" w:cs="Times New Roman"/>
          <w:sz w:val="24"/>
          <w:szCs w:val="24"/>
        </w:rPr>
        <w:t>o</w:t>
      </w:r>
      <w:r w:rsidR="0069745A" w:rsidRPr="00A3036C">
        <w:rPr>
          <w:rFonts w:ascii="Times New Roman" w:hAnsi="Times New Roman" w:cs="Times New Roman"/>
          <w:sz w:val="24"/>
          <w:szCs w:val="24"/>
        </w:rPr>
        <w:t>s atores</w:t>
      </w:r>
      <w:r w:rsidR="0069479B" w:rsidRPr="00A3036C">
        <w:rPr>
          <w:rFonts w:ascii="Times New Roman" w:hAnsi="Times New Roman" w:cs="Times New Roman"/>
          <w:sz w:val="24"/>
          <w:szCs w:val="24"/>
        </w:rPr>
        <w:t xml:space="preserve"> privilegiados</w:t>
      </w:r>
      <w:r w:rsidR="00795C47" w:rsidRPr="00A3036C">
        <w:rPr>
          <w:rFonts w:ascii="Times New Roman" w:hAnsi="Times New Roman" w:cs="Times New Roman"/>
          <w:sz w:val="24"/>
          <w:szCs w:val="24"/>
        </w:rPr>
        <w:t xml:space="preserve"> do Grupo Harrison &amp; Taylor</w:t>
      </w:r>
      <w:r w:rsidR="004E3A61" w:rsidRPr="00A3036C">
        <w:rPr>
          <w:rFonts w:ascii="Times New Roman" w:hAnsi="Times New Roman" w:cs="Times New Roman"/>
          <w:sz w:val="24"/>
          <w:szCs w:val="24"/>
        </w:rPr>
        <w:t>, cujo nascedouro</w:t>
      </w:r>
      <w:r w:rsidR="007A509F" w:rsidRPr="00A3036C">
        <w:rPr>
          <w:rFonts w:ascii="Times New Roman" w:hAnsi="Times New Roman" w:cs="Times New Roman"/>
          <w:sz w:val="24"/>
          <w:szCs w:val="24"/>
        </w:rPr>
        <w:t>, improvável,</w:t>
      </w:r>
      <w:r w:rsidR="004E3A61" w:rsidRPr="00A3036C">
        <w:rPr>
          <w:rFonts w:ascii="Times New Roman" w:hAnsi="Times New Roman" w:cs="Times New Roman"/>
          <w:sz w:val="24"/>
          <w:szCs w:val="24"/>
        </w:rPr>
        <w:t xml:space="preserve"> na cidade industrial de Cleveland</w:t>
      </w:r>
      <w:r w:rsidR="002971E7" w:rsidRPr="00A3036C">
        <w:rPr>
          <w:rFonts w:ascii="Times New Roman" w:hAnsi="Times New Roman" w:cs="Times New Roman"/>
          <w:sz w:val="24"/>
          <w:szCs w:val="24"/>
        </w:rPr>
        <w:t xml:space="preserve"> no século XIX, </w:t>
      </w:r>
      <w:r w:rsidR="009557A4" w:rsidRPr="00A3036C">
        <w:rPr>
          <w:rFonts w:ascii="Times New Roman" w:hAnsi="Times New Roman" w:cs="Times New Roman"/>
          <w:sz w:val="24"/>
          <w:szCs w:val="24"/>
        </w:rPr>
        <w:t>da, inicialmente, fazend</w:t>
      </w:r>
      <w:r w:rsidR="00E815B9" w:rsidRPr="00A3036C">
        <w:rPr>
          <w:rFonts w:ascii="Times New Roman" w:hAnsi="Times New Roman" w:cs="Times New Roman"/>
          <w:sz w:val="24"/>
          <w:szCs w:val="24"/>
        </w:rPr>
        <w:t>a e,</w:t>
      </w:r>
      <w:r w:rsidR="00A66963" w:rsidRPr="00A3036C">
        <w:rPr>
          <w:rFonts w:ascii="Times New Roman" w:hAnsi="Times New Roman" w:cs="Times New Roman"/>
          <w:sz w:val="24"/>
          <w:szCs w:val="24"/>
        </w:rPr>
        <w:t xml:space="preserve"> </w:t>
      </w:r>
      <w:r w:rsidR="00734A13" w:rsidRPr="00A3036C">
        <w:rPr>
          <w:rFonts w:ascii="Times New Roman" w:hAnsi="Times New Roman" w:cs="Times New Roman"/>
          <w:sz w:val="24"/>
          <w:szCs w:val="24"/>
        </w:rPr>
        <w:t>contemporaneamente,</w:t>
      </w:r>
      <w:r w:rsidR="009819A3" w:rsidRPr="00A3036C">
        <w:rPr>
          <w:rFonts w:ascii="Times New Roman" w:hAnsi="Times New Roman" w:cs="Times New Roman"/>
          <w:sz w:val="24"/>
          <w:szCs w:val="24"/>
        </w:rPr>
        <w:t xml:space="preserve"> apelidada pelo mercado, a que se destina</w:t>
      </w:r>
      <w:r w:rsidR="001D5C54" w:rsidRPr="00A3036C">
        <w:rPr>
          <w:rFonts w:ascii="Times New Roman" w:hAnsi="Times New Roman" w:cs="Times New Roman"/>
          <w:sz w:val="24"/>
          <w:szCs w:val="24"/>
        </w:rPr>
        <w:t xml:space="preserve">, como </w:t>
      </w:r>
      <w:r w:rsidR="001D5C54" w:rsidRPr="00A3036C">
        <w:rPr>
          <w:rFonts w:ascii="Times New Roman" w:hAnsi="Times New Roman" w:cs="Times New Roman"/>
          <w:i/>
          <w:iCs/>
          <w:sz w:val="24"/>
          <w:szCs w:val="24"/>
        </w:rPr>
        <w:t>a cozinha do mundo</w:t>
      </w:r>
      <w:r w:rsidR="001D5C54" w:rsidRPr="00A3036C">
        <w:rPr>
          <w:rFonts w:ascii="Times New Roman" w:hAnsi="Times New Roman" w:cs="Times New Roman"/>
          <w:sz w:val="24"/>
          <w:szCs w:val="24"/>
        </w:rPr>
        <w:t>.</w:t>
      </w:r>
      <w:r w:rsidR="00A63787"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w:t>
      </w:r>
    </w:p>
    <w:p w14:paraId="422A1075" w14:textId="7892E801" w:rsidR="00A66963" w:rsidRPr="00A3036C" w:rsidRDefault="00102924"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Taiguara não se furta de lembrar d</w:t>
      </w:r>
      <w:r w:rsidR="00E77964" w:rsidRPr="00A3036C">
        <w:rPr>
          <w:rFonts w:ascii="Times New Roman" w:hAnsi="Times New Roman" w:cs="Times New Roman"/>
          <w:sz w:val="24"/>
          <w:szCs w:val="24"/>
        </w:rPr>
        <w:t>o amor vivido pelos</w:t>
      </w:r>
      <w:r w:rsidRPr="00A3036C">
        <w:rPr>
          <w:rFonts w:ascii="Times New Roman" w:hAnsi="Times New Roman" w:cs="Times New Roman"/>
          <w:sz w:val="24"/>
          <w:szCs w:val="24"/>
        </w:rPr>
        <w:t xml:space="preserve"> seus pais</w:t>
      </w:r>
      <w:r w:rsidR="00E77964" w:rsidRPr="00A3036C">
        <w:rPr>
          <w:rFonts w:ascii="Times New Roman" w:hAnsi="Times New Roman" w:cs="Times New Roman"/>
          <w:sz w:val="24"/>
          <w:szCs w:val="24"/>
        </w:rPr>
        <w:t>, quando a mãe</w:t>
      </w:r>
      <w:r w:rsidR="007D1828" w:rsidRPr="00A3036C">
        <w:rPr>
          <w:rFonts w:ascii="Times New Roman" w:hAnsi="Times New Roman" w:cs="Times New Roman"/>
          <w:sz w:val="24"/>
          <w:szCs w:val="24"/>
        </w:rPr>
        <w:t xml:space="preserve"> ativista indígena</w:t>
      </w:r>
      <w:r w:rsidR="00CE7CB3" w:rsidRPr="00A3036C">
        <w:rPr>
          <w:rFonts w:ascii="Times New Roman" w:hAnsi="Times New Roman" w:cs="Times New Roman"/>
          <w:sz w:val="24"/>
          <w:szCs w:val="24"/>
        </w:rPr>
        <w:t>, Janaína Kauê,</w:t>
      </w:r>
      <w:r w:rsidR="007D1828" w:rsidRPr="00A3036C">
        <w:rPr>
          <w:rFonts w:ascii="Times New Roman" w:hAnsi="Times New Roman" w:cs="Times New Roman"/>
          <w:sz w:val="24"/>
          <w:szCs w:val="24"/>
        </w:rPr>
        <w:t xml:space="preserve"> e o pai,</w:t>
      </w:r>
      <w:r w:rsidR="007D1828" w:rsidRPr="00A3036C">
        <w:rPr>
          <w:rFonts w:ascii="Times New Roman" w:hAnsi="Times New Roman" w:cs="Times New Roman"/>
          <w:i/>
          <w:iCs/>
          <w:sz w:val="24"/>
          <w:szCs w:val="24"/>
        </w:rPr>
        <w:t xml:space="preserve"> expertise</w:t>
      </w:r>
      <w:r w:rsidR="00F569EA" w:rsidRPr="00A3036C">
        <w:rPr>
          <w:rFonts w:ascii="Times New Roman" w:hAnsi="Times New Roman" w:cs="Times New Roman"/>
          <w:i/>
          <w:iCs/>
          <w:sz w:val="24"/>
          <w:szCs w:val="24"/>
        </w:rPr>
        <w:t xml:space="preserve"> </w:t>
      </w:r>
      <w:r w:rsidR="00F569EA" w:rsidRPr="00A3036C">
        <w:rPr>
          <w:rFonts w:ascii="Times New Roman" w:hAnsi="Times New Roman" w:cs="Times New Roman"/>
          <w:sz w:val="24"/>
          <w:szCs w:val="24"/>
        </w:rPr>
        <w:t>em TI — Tecnologia da Informação</w:t>
      </w:r>
      <w:r w:rsidR="002C31CC" w:rsidRPr="00A3036C">
        <w:rPr>
          <w:rFonts w:ascii="Times New Roman" w:hAnsi="Times New Roman" w:cs="Times New Roman"/>
          <w:sz w:val="24"/>
          <w:szCs w:val="24"/>
        </w:rPr>
        <w:t>, José</w:t>
      </w:r>
      <w:r w:rsidR="00385644" w:rsidRPr="00A3036C">
        <w:rPr>
          <w:rFonts w:ascii="Times New Roman" w:hAnsi="Times New Roman" w:cs="Times New Roman"/>
          <w:sz w:val="24"/>
          <w:szCs w:val="24"/>
        </w:rPr>
        <w:t xml:space="preserve"> Antônio</w:t>
      </w:r>
      <w:r w:rsidR="00CE7CB3" w:rsidRPr="00A3036C">
        <w:rPr>
          <w:rFonts w:ascii="Times New Roman" w:hAnsi="Times New Roman" w:cs="Times New Roman"/>
          <w:sz w:val="24"/>
          <w:szCs w:val="24"/>
        </w:rPr>
        <w:t xml:space="preserve"> Harrison</w:t>
      </w:r>
      <w:r w:rsidR="00385644" w:rsidRPr="00A3036C">
        <w:rPr>
          <w:rFonts w:ascii="Times New Roman" w:hAnsi="Times New Roman" w:cs="Times New Roman"/>
          <w:sz w:val="24"/>
          <w:szCs w:val="24"/>
        </w:rPr>
        <w:t>,</w:t>
      </w:r>
      <w:r w:rsidR="00B0276A" w:rsidRPr="00A3036C">
        <w:rPr>
          <w:rFonts w:ascii="Times New Roman" w:hAnsi="Times New Roman" w:cs="Times New Roman"/>
          <w:sz w:val="24"/>
          <w:szCs w:val="24"/>
        </w:rPr>
        <w:t xml:space="preserve"> se conhecem, através do Green Dream</w:t>
      </w:r>
      <w:r w:rsidR="00464DD2" w:rsidRPr="00A3036C">
        <w:rPr>
          <w:rFonts w:ascii="Times New Roman" w:hAnsi="Times New Roman" w:cs="Times New Roman"/>
          <w:sz w:val="24"/>
          <w:szCs w:val="24"/>
        </w:rPr>
        <w:t xml:space="preserve"> e,</w:t>
      </w:r>
      <w:r w:rsidR="0033531E" w:rsidRPr="00A3036C">
        <w:rPr>
          <w:rFonts w:ascii="Times New Roman" w:hAnsi="Times New Roman" w:cs="Times New Roman"/>
          <w:sz w:val="24"/>
          <w:szCs w:val="24"/>
        </w:rPr>
        <w:t xml:space="preserve"> protagonizam o amor à primeira vista, apesar de suas diferenças </w:t>
      </w:r>
      <w:r w:rsidR="00CD3771" w:rsidRPr="00A3036C">
        <w:rPr>
          <w:rFonts w:ascii="Times New Roman" w:hAnsi="Times New Roman" w:cs="Times New Roman"/>
          <w:sz w:val="24"/>
          <w:szCs w:val="24"/>
        </w:rPr>
        <w:t>sociais, culturais e intelectuai</w:t>
      </w:r>
      <w:r w:rsidR="00514604" w:rsidRPr="00A3036C">
        <w:rPr>
          <w:rFonts w:ascii="Times New Roman" w:hAnsi="Times New Roman" w:cs="Times New Roman"/>
          <w:sz w:val="24"/>
          <w:szCs w:val="24"/>
        </w:rPr>
        <w:t>s</w:t>
      </w:r>
      <w:r w:rsidR="009D2444" w:rsidRPr="00A3036C">
        <w:rPr>
          <w:rFonts w:ascii="Times New Roman" w:hAnsi="Times New Roman" w:cs="Times New Roman"/>
          <w:sz w:val="24"/>
          <w:szCs w:val="24"/>
        </w:rPr>
        <w:t xml:space="preserve">. </w:t>
      </w:r>
      <w:r w:rsidR="000C02A0" w:rsidRPr="00A3036C">
        <w:rPr>
          <w:rFonts w:ascii="Times New Roman" w:hAnsi="Times New Roman" w:cs="Times New Roman"/>
          <w:sz w:val="24"/>
          <w:szCs w:val="24"/>
        </w:rPr>
        <w:t>Orien</w:t>
      </w:r>
      <w:r w:rsidR="00514604" w:rsidRPr="00A3036C">
        <w:rPr>
          <w:rFonts w:ascii="Times New Roman" w:hAnsi="Times New Roman" w:cs="Times New Roman"/>
          <w:sz w:val="24"/>
          <w:szCs w:val="24"/>
        </w:rPr>
        <w:t>tad</w:t>
      </w:r>
      <w:r w:rsidR="009D2444" w:rsidRPr="00A3036C">
        <w:rPr>
          <w:rFonts w:ascii="Times New Roman" w:hAnsi="Times New Roman" w:cs="Times New Roman"/>
          <w:sz w:val="24"/>
          <w:szCs w:val="24"/>
        </w:rPr>
        <w:t>o</w:t>
      </w:r>
      <w:r w:rsidR="00514604" w:rsidRPr="00A3036C">
        <w:rPr>
          <w:rFonts w:ascii="Times New Roman" w:hAnsi="Times New Roman" w:cs="Times New Roman"/>
          <w:sz w:val="24"/>
          <w:szCs w:val="24"/>
        </w:rPr>
        <w:t>s pelo bom senso, sentem-se complementa</w:t>
      </w:r>
      <w:r w:rsidR="00990104" w:rsidRPr="00A3036C">
        <w:rPr>
          <w:rFonts w:ascii="Times New Roman" w:hAnsi="Times New Roman" w:cs="Times New Roman"/>
          <w:sz w:val="24"/>
          <w:szCs w:val="24"/>
        </w:rPr>
        <w:t>dos por suas visões filosóficas do mundo</w:t>
      </w:r>
      <w:r w:rsidR="00142179" w:rsidRPr="00A3036C">
        <w:rPr>
          <w:rFonts w:ascii="Times New Roman" w:hAnsi="Times New Roman" w:cs="Times New Roman"/>
          <w:sz w:val="24"/>
          <w:szCs w:val="24"/>
        </w:rPr>
        <w:t>, quando</w:t>
      </w:r>
      <w:r w:rsidR="000A6459" w:rsidRPr="00A3036C">
        <w:rPr>
          <w:rFonts w:ascii="Times New Roman" w:hAnsi="Times New Roman" w:cs="Times New Roman"/>
          <w:sz w:val="24"/>
          <w:szCs w:val="24"/>
        </w:rPr>
        <w:t>, à época, a</w:t>
      </w:r>
      <w:r w:rsidR="00227762" w:rsidRPr="00A3036C">
        <w:rPr>
          <w:rFonts w:ascii="Times New Roman" w:hAnsi="Times New Roman" w:cs="Times New Roman"/>
          <w:sz w:val="24"/>
          <w:szCs w:val="24"/>
        </w:rPr>
        <w:t xml:space="preserve"> filosofia secular de Harrison, Taylor e Agregado</w:t>
      </w:r>
      <w:r w:rsidR="00B6390A" w:rsidRPr="00A3036C">
        <w:rPr>
          <w:rFonts w:ascii="Times New Roman" w:hAnsi="Times New Roman" w:cs="Times New Roman"/>
          <w:sz w:val="24"/>
          <w:szCs w:val="24"/>
        </w:rPr>
        <w:t>s: a minha raça é humana... o meu sexo é o amor... a minha religião é a caridade... todos os homens são iguais</w:t>
      </w:r>
      <w:r w:rsidR="00EE7818" w:rsidRPr="00A3036C">
        <w:rPr>
          <w:rFonts w:ascii="Times New Roman" w:hAnsi="Times New Roman" w:cs="Times New Roman"/>
          <w:sz w:val="24"/>
          <w:szCs w:val="24"/>
        </w:rPr>
        <w:t>, aprova e</w:t>
      </w:r>
      <w:r w:rsidR="000A6459" w:rsidRPr="00A3036C">
        <w:rPr>
          <w:rFonts w:ascii="Times New Roman" w:hAnsi="Times New Roman" w:cs="Times New Roman"/>
          <w:sz w:val="24"/>
          <w:szCs w:val="24"/>
        </w:rPr>
        <w:t xml:space="preserve"> comprov</w:t>
      </w:r>
      <w:r w:rsidR="00EE7818" w:rsidRPr="00A3036C">
        <w:rPr>
          <w:rFonts w:ascii="Times New Roman" w:hAnsi="Times New Roman" w:cs="Times New Roman"/>
          <w:sz w:val="24"/>
          <w:szCs w:val="24"/>
        </w:rPr>
        <w:t>a</w:t>
      </w:r>
      <w:r w:rsidR="00007FC8" w:rsidRPr="00A3036C">
        <w:rPr>
          <w:rFonts w:ascii="Times New Roman" w:hAnsi="Times New Roman" w:cs="Times New Roman"/>
          <w:sz w:val="24"/>
          <w:szCs w:val="24"/>
        </w:rPr>
        <w:t xml:space="preserve"> a máxima de que </w:t>
      </w:r>
      <w:r w:rsidR="009E1A22" w:rsidRPr="00A3036C">
        <w:rPr>
          <w:rFonts w:ascii="Times New Roman" w:hAnsi="Times New Roman" w:cs="Times New Roman"/>
          <w:i/>
          <w:iCs/>
          <w:sz w:val="24"/>
          <w:szCs w:val="24"/>
        </w:rPr>
        <w:t xml:space="preserve">nas </w:t>
      </w:r>
      <w:r w:rsidR="00556D00" w:rsidRPr="00A3036C">
        <w:rPr>
          <w:rFonts w:ascii="Times New Roman" w:hAnsi="Times New Roman" w:cs="Times New Roman"/>
          <w:i/>
          <w:iCs/>
          <w:sz w:val="24"/>
          <w:szCs w:val="24"/>
        </w:rPr>
        <w:t>diferenças</w:t>
      </w:r>
      <w:r w:rsidR="00556D00" w:rsidRPr="00A3036C">
        <w:rPr>
          <w:rFonts w:ascii="Times New Roman" w:hAnsi="Times New Roman" w:cs="Times New Roman"/>
          <w:sz w:val="24"/>
          <w:szCs w:val="24"/>
        </w:rPr>
        <w:t xml:space="preserve">, </w:t>
      </w:r>
      <w:r w:rsidR="00007FC8" w:rsidRPr="00A3036C">
        <w:rPr>
          <w:rFonts w:ascii="Times New Roman" w:hAnsi="Times New Roman" w:cs="Times New Roman"/>
          <w:i/>
          <w:iCs/>
          <w:sz w:val="24"/>
          <w:szCs w:val="24"/>
        </w:rPr>
        <w:t>todos somos iguais</w:t>
      </w:r>
      <w:r w:rsidR="00C709DC" w:rsidRPr="00A3036C">
        <w:rPr>
          <w:rFonts w:ascii="Times New Roman" w:hAnsi="Times New Roman" w:cs="Times New Roman"/>
          <w:sz w:val="24"/>
          <w:szCs w:val="24"/>
        </w:rPr>
        <w:t>.</w:t>
      </w:r>
      <w:r w:rsidR="00CC2522" w:rsidRPr="00A3036C">
        <w:rPr>
          <w:rFonts w:ascii="Times New Roman" w:hAnsi="Times New Roman" w:cs="Times New Roman"/>
          <w:sz w:val="24"/>
          <w:szCs w:val="24"/>
        </w:rPr>
        <w:t xml:space="preserve"> </w:t>
      </w:r>
      <w:r w:rsidR="008024D3" w:rsidRPr="00A3036C">
        <w:rPr>
          <w:rFonts w:ascii="Times New Roman" w:hAnsi="Times New Roman" w:cs="Times New Roman"/>
          <w:sz w:val="24"/>
          <w:szCs w:val="24"/>
        </w:rPr>
        <w:t>Anna Márcia</w:t>
      </w:r>
      <w:r w:rsidR="00275669" w:rsidRPr="00A3036C">
        <w:rPr>
          <w:rFonts w:ascii="Times New Roman" w:hAnsi="Times New Roman" w:cs="Times New Roman"/>
          <w:sz w:val="24"/>
          <w:szCs w:val="24"/>
        </w:rPr>
        <w:t xml:space="preserve"> </w:t>
      </w:r>
      <w:r w:rsidR="009F18C4" w:rsidRPr="00A3036C">
        <w:rPr>
          <w:rFonts w:ascii="Times New Roman" w:hAnsi="Times New Roman" w:cs="Times New Roman"/>
          <w:sz w:val="24"/>
          <w:szCs w:val="24"/>
        </w:rPr>
        <w:t xml:space="preserve">valoriza a </w:t>
      </w:r>
      <w:r w:rsidR="001A1784" w:rsidRPr="00A3036C">
        <w:rPr>
          <w:rFonts w:ascii="Times New Roman" w:hAnsi="Times New Roman" w:cs="Times New Roman"/>
          <w:sz w:val="24"/>
          <w:szCs w:val="24"/>
        </w:rPr>
        <w:t>sua origem</w:t>
      </w:r>
      <w:r w:rsidR="00B77B17" w:rsidRPr="00A3036C">
        <w:rPr>
          <w:rFonts w:ascii="Times New Roman" w:hAnsi="Times New Roman" w:cs="Times New Roman"/>
          <w:sz w:val="24"/>
          <w:szCs w:val="24"/>
        </w:rPr>
        <w:t xml:space="preserve"> afrobrasileira  </w:t>
      </w:r>
      <w:r w:rsidR="00B77B17" w:rsidRPr="00A3036C">
        <w:rPr>
          <w:rFonts w:ascii="Times New Roman" w:hAnsi="Times New Roman" w:cs="Times New Roman"/>
          <w:sz w:val="24"/>
          <w:szCs w:val="24"/>
        </w:rPr>
        <w:lastRenderedPageBreak/>
        <w:t xml:space="preserve">e a </w:t>
      </w:r>
      <w:r w:rsidR="009F18C4" w:rsidRPr="00A3036C">
        <w:rPr>
          <w:rFonts w:ascii="Times New Roman" w:hAnsi="Times New Roman" w:cs="Times New Roman"/>
          <w:sz w:val="24"/>
          <w:szCs w:val="24"/>
        </w:rPr>
        <w:t>miscigenação d</w:t>
      </w:r>
      <w:r w:rsidR="00743CFE" w:rsidRPr="00A3036C">
        <w:rPr>
          <w:rFonts w:ascii="Times New Roman" w:hAnsi="Times New Roman" w:cs="Times New Roman"/>
          <w:sz w:val="24"/>
          <w:szCs w:val="24"/>
        </w:rPr>
        <w:t>as</w:t>
      </w:r>
      <w:r w:rsidR="009F18C4" w:rsidRPr="00A3036C">
        <w:rPr>
          <w:rFonts w:ascii="Times New Roman" w:hAnsi="Times New Roman" w:cs="Times New Roman"/>
          <w:sz w:val="24"/>
          <w:szCs w:val="24"/>
        </w:rPr>
        <w:t xml:space="preserve"> raças</w:t>
      </w:r>
      <w:r w:rsidR="00743CFE" w:rsidRPr="00A3036C">
        <w:rPr>
          <w:rFonts w:ascii="Times New Roman" w:hAnsi="Times New Roman" w:cs="Times New Roman"/>
          <w:sz w:val="24"/>
          <w:szCs w:val="24"/>
        </w:rPr>
        <w:t xml:space="preserve"> preta, indígena</w:t>
      </w:r>
      <w:r w:rsidR="00D127DC" w:rsidRPr="00A3036C">
        <w:rPr>
          <w:rFonts w:ascii="Times New Roman" w:hAnsi="Times New Roman" w:cs="Times New Roman"/>
          <w:sz w:val="24"/>
          <w:szCs w:val="24"/>
        </w:rPr>
        <w:t xml:space="preserve"> e branca</w:t>
      </w:r>
      <w:r w:rsidR="00B77B17" w:rsidRPr="00A3036C">
        <w:rPr>
          <w:rFonts w:ascii="Times New Roman" w:hAnsi="Times New Roman" w:cs="Times New Roman"/>
          <w:sz w:val="24"/>
          <w:szCs w:val="24"/>
        </w:rPr>
        <w:t xml:space="preserve">, de onde nascera </w:t>
      </w:r>
      <w:r w:rsidR="006861EF" w:rsidRPr="00A3036C">
        <w:rPr>
          <w:rFonts w:ascii="Times New Roman" w:hAnsi="Times New Roman" w:cs="Times New Roman"/>
          <w:sz w:val="24"/>
          <w:szCs w:val="24"/>
        </w:rPr>
        <w:t xml:space="preserve">o filho, Pablo Guerra Kauê Harrison, </w:t>
      </w:r>
      <w:r w:rsidR="003957D2" w:rsidRPr="00A3036C">
        <w:rPr>
          <w:rFonts w:ascii="Times New Roman" w:hAnsi="Times New Roman" w:cs="Times New Roman"/>
          <w:sz w:val="24"/>
          <w:szCs w:val="24"/>
        </w:rPr>
        <w:t>atual P</w:t>
      </w:r>
      <w:r w:rsidR="006861EF" w:rsidRPr="00A3036C">
        <w:rPr>
          <w:rFonts w:ascii="Times New Roman" w:hAnsi="Times New Roman" w:cs="Times New Roman"/>
          <w:sz w:val="24"/>
          <w:szCs w:val="24"/>
        </w:rPr>
        <w:t>resid</w:t>
      </w:r>
      <w:r w:rsidR="001316EB" w:rsidRPr="00A3036C">
        <w:rPr>
          <w:rFonts w:ascii="Times New Roman" w:hAnsi="Times New Roman" w:cs="Times New Roman"/>
          <w:sz w:val="24"/>
          <w:szCs w:val="24"/>
        </w:rPr>
        <w:t>ente do Brasil.</w:t>
      </w:r>
    </w:p>
    <w:p w14:paraId="2FDD4297" w14:textId="202B1478" w:rsidR="00501A1C" w:rsidRDefault="005C02EB"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Integrantes da transmissão ao vivo, reunidos no </w:t>
      </w:r>
      <w:r w:rsidR="00FB3AC5" w:rsidRPr="00A3036C">
        <w:rPr>
          <w:rFonts w:ascii="Times New Roman" w:hAnsi="Times New Roman" w:cs="Times New Roman"/>
          <w:sz w:val="24"/>
          <w:szCs w:val="24"/>
        </w:rPr>
        <w:t>P</w:t>
      </w:r>
      <w:r w:rsidRPr="00A3036C">
        <w:rPr>
          <w:rFonts w:ascii="Times New Roman" w:hAnsi="Times New Roman" w:cs="Times New Roman"/>
          <w:sz w:val="24"/>
          <w:szCs w:val="24"/>
        </w:rPr>
        <w:t>alácio do Planalto</w:t>
      </w:r>
      <w:r w:rsidR="00FB3AC5" w:rsidRPr="00A3036C">
        <w:rPr>
          <w:rFonts w:ascii="Times New Roman" w:hAnsi="Times New Roman" w:cs="Times New Roman"/>
          <w:sz w:val="24"/>
          <w:szCs w:val="24"/>
        </w:rPr>
        <w:t xml:space="preserve">, na casa de Vidro e no PREPARADO — </w:t>
      </w:r>
      <w:r w:rsidR="00945755" w:rsidRPr="00A3036C">
        <w:rPr>
          <w:rFonts w:ascii="Times New Roman" w:hAnsi="Times New Roman" w:cs="Times New Roman"/>
          <w:sz w:val="24"/>
          <w:szCs w:val="24"/>
        </w:rPr>
        <w:t>Presídio do Pecador Restaurado Dotado do Onicriador</w:t>
      </w:r>
      <w:r w:rsidR="008A6D06" w:rsidRPr="00A3036C">
        <w:rPr>
          <w:rFonts w:ascii="Times New Roman" w:hAnsi="Times New Roman" w:cs="Times New Roman"/>
          <w:sz w:val="24"/>
          <w:szCs w:val="24"/>
        </w:rPr>
        <w:t>, onde apenas João Carlos Lessa</w:t>
      </w:r>
      <w:r w:rsidR="00AD332B" w:rsidRPr="00A3036C">
        <w:rPr>
          <w:rFonts w:ascii="Times New Roman" w:hAnsi="Times New Roman" w:cs="Times New Roman"/>
          <w:sz w:val="24"/>
          <w:szCs w:val="24"/>
        </w:rPr>
        <w:t xml:space="preserve">, assumidamente, </w:t>
      </w:r>
      <w:r w:rsidR="00B538AB" w:rsidRPr="00A3036C">
        <w:rPr>
          <w:rFonts w:ascii="Times New Roman" w:hAnsi="Times New Roman" w:cs="Times New Roman"/>
          <w:sz w:val="24"/>
          <w:szCs w:val="24"/>
        </w:rPr>
        <w:t xml:space="preserve">é </w:t>
      </w:r>
      <w:r w:rsidR="00AD332B" w:rsidRPr="00A3036C">
        <w:rPr>
          <w:rFonts w:ascii="Times New Roman" w:hAnsi="Times New Roman" w:cs="Times New Roman"/>
          <w:sz w:val="24"/>
          <w:szCs w:val="24"/>
        </w:rPr>
        <w:t>adepto da causa multidimensional</w:t>
      </w:r>
      <w:r w:rsidR="00530112" w:rsidRPr="00A3036C">
        <w:rPr>
          <w:rFonts w:ascii="Times New Roman" w:hAnsi="Times New Roman" w:cs="Times New Roman"/>
          <w:sz w:val="24"/>
          <w:szCs w:val="24"/>
        </w:rPr>
        <w:t>, completa o exército de Guerreiros de Luz</w:t>
      </w:r>
      <w:r w:rsidR="00432468" w:rsidRPr="00A3036C">
        <w:rPr>
          <w:rFonts w:ascii="Times New Roman" w:hAnsi="Times New Roman" w:cs="Times New Roman"/>
          <w:sz w:val="24"/>
          <w:szCs w:val="24"/>
        </w:rPr>
        <w:t xml:space="preserve">. </w:t>
      </w:r>
      <w:r w:rsidR="002D6315" w:rsidRPr="00A3036C">
        <w:rPr>
          <w:rFonts w:ascii="Times New Roman" w:hAnsi="Times New Roman" w:cs="Times New Roman"/>
          <w:sz w:val="24"/>
          <w:szCs w:val="24"/>
        </w:rPr>
        <w:t xml:space="preserve"> </w:t>
      </w:r>
      <w:r w:rsidR="00432468" w:rsidRPr="00A3036C">
        <w:rPr>
          <w:rFonts w:ascii="Times New Roman" w:hAnsi="Times New Roman" w:cs="Times New Roman"/>
          <w:sz w:val="24"/>
          <w:szCs w:val="24"/>
        </w:rPr>
        <w:t>O</w:t>
      </w:r>
      <w:r w:rsidR="00983B1A" w:rsidRPr="00A3036C">
        <w:rPr>
          <w:rFonts w:ascii="Times New Roman" w:hAnsi="Times New Roman" w:cs="Times New Roman"/>
          <w:sz w:val="24"/>
          <w:szCs w:val="24"/>
        </w:rPr>
        <w:t>utro</w:t>
      </w:r>
      <w:r w:rsidR="00C93AE3" w:rsidRPr="00A3036C">
        <w:rPr>
          <w:rFonts w:ascii="Times New Roman" w:hAnsi="Times New Roman" w:cs="Times New Roman"/>
          <w:sz w:val="24"/>
          <w:szCs w:val="24"/>
        </w:rPr>
        <w:t>, como ele, tutelado pela IMSD —</w:t>
      </w:r>
      <w:r w:rsidR="00A00C04" w:rsidRPr="00A3036C">
        <w:rPr>
          <w:rFonts w:ascii="Times New Roman" w:hAnsi="Times New Roman" w:cs="Times New Roman"/>
          <w:sz w:val="24"/>
          <w:szCs w:val="24"/>
        </w:rPr>
        <w:t xml:space="preserve"> </w:t>
      </w:r>
      <w:r w:rsidR="00C93AE3" w:rsidRPr="00A3036C">
        <w:rPr>
          <w:rFonts w:ascii="Times New Roman" w:hAnsi="Times New Roman" w:cs="Times New Roman"/>
          <w:sz w:val="24"/>
          <w:szCs w:val="24"/>
        </w:rPr>
        <w:t>Independência Mundial dos Servos de Deus</w:t>
      </w:r>
      <w:r w:rsidR="00FE5C64" w:rsidRPr="00A3036C">
        <w:rPr>
          <w:rFonts w:ascii="Times New Roman" w:hAnsi="Times New Roman" w:cs="Times New Roman"/>
          <w:sz w:val="24"/>
          <w:szCs w:val="24"/>
        </w:rPr>
        <w:t>, Judas Escariotes</w:t>
      </w:r>
      <w:r w:rsidR="00567351" w:rsidRPr="00A3036C">
        <w:rPr>
          <w:rFonts w:ascii="Times New Roman" w:hAnsi="Times New Roman" w:cs="Times New Roman"/>
          <w:sz w:val="24"/>
          <w:szCs w:val="24"/>
        </w:rPr>
        <w:t>,</w:t>
      </w:r>
      <w:r w:rsidR="00EF66E8" w:rsidRPr="00A3036C">
        <w:rPr>
          <w:rFonts w:ascii="Times New Roman" w:hAnsi="Times New Roman" w:cs="Times New Roman"/>
          <w:sz w:val="24"/>
          <w:szCs w:val="24"/>
        </w:rPr>
        <w:t xml:space="preserve"> e, brevemente, todos os apóstolos </w:t>
      </w:r>
      <w:r w:rsidR="003A2D50" w:rsidRPr="00A3036C">
        <w:rPr>
          <w:rFonts w:ascii="Times New Roman" w:hAnsi="Times New Roman" w:cs="Times New Roman"/>
          <w:sz w:val="24"/>
          <w:szCs w:val="24"/>
        </w:rPr>
        <w:t>fabricados por Roberto Evaristo de Macedo Soares para acompanharem a Jesus de Deus</w:t>
      </w:r>
      <w:r w:rsidR="00E60833" w:rsidRPr="00A3036C">
        <w:rPr>
          <w:rFonts w:ascii="Times New Roman" w:hAnsi="Times New Roman" w:cs="Times New Roman"/>
          <w:sz w:val="24"/>
          <w:szCs w:val="24"/>
        </w:rPr>
        <w:t>, estão</w:t>
      </w:r>
      <w:r w:rsidR="008B2E62" w:rsidRPr="00A3036C">
        <w:rPr>
          <w:rFonts w:ascii="Times New Roman" w:hAnsi="Times New Roman" w:cs="Times New Roman"/>
          <w:sz w:val="24"/>
          <w:szCs w:val="24"/>
        </w:rPr>
        <w:t>,</w:t>
      </w:r>
      <w:r w:rsidR="00E60833" w:rsidRPr="00A3036C">
        <w:rPr>
          <w:rFonts w:ascii="Times New Roman" w:hAnsi="Times New Roman" w:cs="Times New Roman"/>
          <w:sz w:val="24"/>
          <w:szCs w:val="24"/>
        </w:rPr>
        <w:t xml:space="preserve"> </w:t>
      </w:r>
      <w:r w:rsidR="00CB017C" w:rsidRPr="00A3036C">
        <w:rPr>
          <w:rFonts w:ascii="Times New Roman" w:hAnsi="Times New Roman" w:cs="Times New Roman"/>
          <w:i/>
          <w:iCs/>
          <w:sz w:val="24"/>
          <w:szCs w:val="24"/>
        </w:rPr>
        <w:t>pelo andar da carruagem</w:t>
      </w:r>
      <w:r w:rsidR="008B2E62" w:rsidRPr="00A3036C">
        <w:rPr>
          <w:rFonts w:ascii="Times New Roman" w:hAnsi="Times New Roman" w:cs="Times New Roman"/>
          <w:sz w:val="24"/>
          <w:szCs w:val="24"/>
        </w:rPr>
        <w:t xml:space="preserve">, despertos </w:t>
      </w:r>
      <w:r w:rsidR="0087303D" w:rsidRPr="00A3036C">
        <w:rPr>
          <w:rFonts w:ascii="Times New Roman" w:hAnsi="Times New Roman" w:cs="Times New Roman"/>
          <w:sz w:val="24"/>
          <w:szCs w:val="24"/>
        </w:rPr>
        <w:t xml:space="preserve">para ajudarem a </w:t>
      </w:r>
      <w:r w:rsidR="00C650A2" w:rsidRPr="00A3036C">
        <w:rPr>
          <w:rFonts w:ascii="Times New Roman" w:hAnsi="Times New Roman" w:cs="Times New Roman"/>
          <w:sz w:val="24"/>
          <w:szCs w:val="24"/>
        </w:rPr>
        <w:t>lutar pela liberdade da prisão, imposta ao terrícola pelo</w:t>
      </w:r>
      <w:r w:rsidR="0087303D" w:rsidRPr="00A3036C">
        <w:rPr>
          <w:rFonts w:ascii="Times New Roman" w:hAnsi="Times New Roman" w:cs="Times New Roman"/>
          <w:sz w:val="24"/>
          <w:szCs w:val="24"/>
        </w:rPr>
        <w:t xml:space="preserve"> Sistema Terra</w:t>
      </w:r>
      <w:r w:rsidR="00720F54" w:rsidRPr="00A3036C">
        <w:rPr>
          <w:rFonts w:ascii="Times New Roman" w:hAnsi="Times New Roman" w:cs="Times New Roman"/>
          <w:sz w:val="24"/>
          <w:szCs w:val="24"/>
        </w:rPr>
        <w:t>.</w:t>
      </w:r>
      <w:r w:rsidR="00F25CE1" w:rsidRPr="00A3036C">
        <w:rPr>
          <w:rFonts w:ascii="Times New Roman" w:hAnsi="Times New Roman" w:cs="Times New Roman"/>
          <w:sz w:val="24"/>
          <w:szCs w:val="24"/>
        </w:rPr>
        <w:t xml:space="preserve"> </w:t>
      </w:r>
      <w:r w:rsidR="00534977" w:rsidRPr="00A3036C">
        <w:rPr>
          <w:rFonts w:ascii="Times New Roman" w:hAnsi="Times New Roman" w:cs="Times New Roman"/>
          <w:sz w:val="24"/>
          <w:szCs w:val="24"/>
        </w:rPr>
        <w:t>Troca de ideias entre os Guerreiros de Luz</w:t>
      </w:r>
      <w:r w:rsidR="003151FB" w:rsidRPr="00A3036C">
        <w:rPr>
          <w:rFonts w:ascii="Times New Roman" w:hAnsi="Times New Roman" w:cs="Times New Roman"/>
          <w:sz w:val="24"/>
          <w:szCs w:val="24"/>
        </w:rPr>
        <w:t xml:space="preserve"> </w:t>
      </w:r>
      <w:r w:rsidR="000F5921" w:rsidRPr="00A3036C">
        <w:rPr>
          <w:rFonts w:ascii="Times New Roman" w:hAnsi="Times New Roman" w:cs="Times New Roman"/>
          <w:sz w:val="24"/>
          <w:szCs w:val="24"/>
        </w:rPr>
        <w:t>e o casal representante do SEU —</w:t>
      </w:r>
      <w:r w:rsidR="003E6D92" w:rsidRPr="00A3036C">
        <w:rPr>
          <w:rFonts w:ascii="Times New Roman" w:hAnsi="Times New Roman" w:cs="Times New Roman"/>
          <w:sz w:val="24"/>
          <w:szCs w:val="24"/>
        </w:rPr>
        <w:t xml:space="preserve"> </w:t>
      </w:r>
      <w:r w:rsidR="000F5921" w:rsidRPr="00A3036C">
        <w:rPr>
          <w:rFonts w:ascii="Times New Roman" w:hAnsi="Times New Roman" w:cs="Times New Roman"/>
          <w:sz w:val="24"/>
          <w:szCs w:val="24"/>
        </w:rPr>
        <w:t>Soberana Energia Universal</w:t>
      </w:r>
      <w:r w:rsidR="003151FB" w:rsidRPr="00A3036C">
        <w:rPr>
          <w:rFonts w:ascii="Times New Roman" w:hAnsi="Times New Roman" w:cs="Times New Roman"/>
          <w:sz w:val="24"/>
          <w:szCs w:val="24"/>
        </w:rPr>
        <w:t xml:space="preserve">, </w:t>
      </w:r>
      <w:r w:rsidR="009606E0" w:rsidRPr="00A3036C">
        <w:rPr>
          <w:rFonts w:ascii="Times New Roman" w:hAnsi="Times New Roman" w:cs="Times New Roman"/>
          <w:sz w:val="24"/>
          <w:szCs w:val="24"/>
        </w:rPr>
        <w:t xml:space="preserve"> prioriza açõe</w:t>
      </w:r>
      <w:r w:rsidR="0015760A" w:rsidRPr="00A3036C">
        <w:rPr>
          <w:rFonts w:ascii="Times New Roman" w:hAnsi="Times New Roman" w:cs="Times New Roman"/>
          <w:sz w:val="24"/>
          <w:szCs w:val="24"/>
        </w:rPr>
        <w:t xml:space="preserve">s </w:t>
      </w:r>
      <w:r w:rsidR="00DF18F6" w:rsidRPr="00A3036C">
        <w:rPr>
          <w:rFonts w:ascii="Times New Roman" w:hAnsi="Times New Roman" w:cs="Times New Roman"/>
          <w:sz w:val="24"/>
          <w:szCs w:val="24"/>
        </w:rPr>
        <w:t>filosóficas para divulga</w:t>
      </w:r>
      <w:r w:rsidR="00B9126D" w:rsidRPr="00A3036C">
        <w:rPr>
          <w:rFonts w:ascii="Times New Roman" w:hAnsi="Times New Roman" w:cs="Times New Roman"/>
          <w:sz w:val="24"/>
          <w:szCs w:val="24"/>
        </w:rPr>
        <w:t>rem</w:t>
      </w:r>
      <w:r w:rsidR="00D0652F" w:rsidRPr="00A3036C">
        <w:rPr>
          <w:rFonts w:ascii="Times New Roman" w:hAnsi="Times New Roman" w:cs="Times New Roman"/>
          <w:sz w:val="24"/>
          <w:szCs w:val="24"/>
        </w:rPr>
        <w:t>, paulatinamente</w:t>
      </w:r>
      <w:r w:rsidR="00DE4C99" w:rsidRPr="00A3036C">
        <w:rPr>
          <w:rFonts w:ascii="Times New Roman" w:hAnsi="Times New Roman" w:cs="Times New Roman"/>
          <w:sz w:val="24"/>
          <w:szCs w:val="24"/>
        </w:rPr>
        <w:t>, a</w:t>
      </w:r>
      <w:r w:rsidR="00D01A84" w:rsidRPr="00A3036C">
        <w:rPr>
          <w:rFonts w:ascii="Times New Roman" w:hAnsi="Times New Roman" w:cs="Times New Roman"/>
          <w:sz w:val="24"/>
          <w:szCs w:val="24"/>
        </w:rPr>
        <w:t xml:space="preserve"> ilusão e a mentira</w:t>
      </w:r>
      <w:r w:rsidR="00853570" w:rsidRPr="00A3036C">
        <w:rPr>
          <w:rFonts w:ascii="Times New Roman" w:hAnsi="Times New Roman" w:cs="Times New Roman"/>
          <w:sz w:val="24"/>
          <w:szCs w:val="24"/>
        </w:rPr>
        <w:t xml:space="preserve"> vivenciados no Sistema Terra.</w:t>
      </w:r>
      <w:r w:rsidR="000640F4" w:rsidRPr="00A3036C">
        <w:rPr>
          <w:rFonts w:ascii="Times New Roman" w:hAnsi="Times New Roman" w:cs="Times New Roman"/>
          <w:sz w:val="24"/>
          <w:szCs w:val="24"/>
        </w:rPr>
        <w:t xml:space="preserve"> Exposição de governos, religiões, m</w:t>
      </w:r>
      <w:r w:rsidR="00106AF7" w:rsidRPr="00A3036C">
        <w:rPr>
          <w:rFonts w:ascii="Times New Roman" w:hAnsi="Times New Roman" w:cs="Times New Roman"/>
          <w:sz w:val="24"/>
          <w:szCs w:val="24"/>
        </w:rPr>
        <w:t>ídias e metodologias educacionais</w:t>
      </w:r>
      <w:r w:rsidR="00276065" w:rsidRPr="00A3036C">
        <w:rPr>
          <w:rFonts w:ascii="Times New Roman" w:hAnsi="Times New Roman" w:cs="Times New Roman"/>
          <w:sz w:val="24"/>
          <w:szCs w:val="24"/>
        </w:rPr>
        <w:t xml:space="preserve"> alavancarão a credulidade</w:t>
      </w:r>
      <w:r w:rsidR="00020510" w:rsidRPr="00A3036C">
        <w:rPr>
          <w:rFonts w:ascii="Times New Roman" w:hAnsi="Times New Roman" w:cs="Times New Roman"/>
          <w:sz w:val="24"/>
          <w:szCs w:val="24"/>
        </w:rPr>
        <w:t xml:space="preserve"> dos terráqueos decididos a desapegarem d</w:t>
      </w:r>
      <w:r w:rsidR="000C02A0" w:rsidRPr="00A3036C">
        <w:rPr>
          <w:rFonts w:ascii="Times New Roman" w:hAnsi="Times New Roman" w:cs="Times New Roman"/>
          <w:sz w:val="24"/>
          <w:szCs w:val="24"/>
        </w:rPr>
        <w:t>a matéria</w:t>
      </w:r>
      <w:r w:rsidR="001B7B11" w:rsidRPr="00A3036C">
        <w:rPr>
          <w:rFonts w:ascii="Times New Roman" w:hAnsi="Times New Roman" w:cs="Times New Roman"/>
          <w:sz w:val="24"/>
          <w:szCs w:val="24"/>
        </w:rPr>
        <w:t xml:space="preserve"> e a despertarem para a verdade absolut</w:t>
      </w:r>
      <w:r w:rsidR="00D70EA6" w:rsidRPr="00A3036C">
        <w:rPr>
          <w:rFonts w:ascii="Times New Roman" w:hAnsi="Times New Roman" w:cs="Times New Roman"/>
          <w:sz w:val="24"/>
          <w:szCs w:val="24"/>
        </w:rPr>
        <w:t>a regida pela Lei universal do amor incondicional.</w:t>
      </w:r>
      <w:r w:rsidR="00CC2028" w:rsidRPr="00A3036C">
        <w:rPr>
          <w:rFonts w:ascii="Times New Roman" w:hAnsi="Times New Roman" w:cs="Times New Roman"/>
          <w:sz w:val="24"/>
          <w:szCs w:val="24"/>
        </w:rPr>
        <w:t xml:space="preserve"> </w:t>
      </w:r>
      <w:r w:rsidR="00015A4F" w:rsidRPr="00A3036C">
        <w:rPr>
          <w:rFonts w:ascii="Times New Roman" w:hAnsi="Times New Roman" w:cs="Times New Roman"/>
          <w:sz w:val="24"/>
          <w:szCs w:val="24"/>
        </w:rPr>
        <w:t>A esta altura da noite</w:t>
      </w:r>
      <w:r w:rsidR="003E2B24" w:rsidRPr="00A3036C">
        <w:rPr>
          <w:rFonts w:ascii="Times New Roman" w:hAnsi="Times New Roman" w:cs="Times New Roman"/>
          <w:sz w:val="24"/>
          <w:szCs w:val="24"/>
        </w:rPr>
        <w:t xml:space="preserve">, o cansaço surge </w:t>
      </w:r>
      <w:r w:rsidR="00851F78" w:rsidRPr="00A3036C">
        <w:rPr>
          <w:rFonts w:ascii="Times New Roman" w:hAnsi="Times New Roman" w:cs="Times New Roman"/>
          <w:sz w:val="24"/>
          <w:szCs w:val="24"/>
        </w:rPr>
        <w:t>para os</w:t>
      </w:r>
      <w:r w:rsidR="003E2B24" w:rsidRPr="00A3036C">
        <w:rPr>
          <w:rFonts w:ascii="Times New Roman" w:hAnsi="Times New Roman" w:cs="Times New Roman"/>
          <w:sz w:val="24"/>
          <w:szCs w:val="24"/>
        </w:rPr>
        <w:t xml:space="preserve"> Guerreiros de Lu</w:t>
      </w:r>
      <w:r w:rsidR="00851F78" w:rsidRPr="00A3036C">
        <w:rPr>
          <w:rFonts w:ascii="Times New Roman" w:hAnsi="Times New Roman" w:cs="Times New Roman"/>
          <w:sz w:val="24"/>
          <w:szCs w:val="24"/>
        </w:rPr>
        <w:t>z</w:t>
      </w:r>
      <w:r w:rsidR="001F0D89" w:rsidRPr="00A3036C">
        <w:rPr>
          <w:rFonts w:ascii="Times New Roman" w:hAnsi="Times New Roman" w:cs="Times New Roman"/>
          <w:sz w:val="24"/>
          <w:szCs w:val="24"/>
        </w:rPr>
        <w:t xml:space="preserve">. Eles, </w:t>
      </w:r>
      <w:r w:rsidR="00D9392D" w:rsidRPr="00A3036C">
        <w:rPr>
          <w:rFonts w:ascii="Times New Roman" w:hAnsi="Times New Roman" w:cs="Times New Roman"/>
          <w:sz w:val="24"/>
          <w:szCs w:val="24"/>
        </w:rPr>
        <w:t>despert</w:t>
      </w:r>
      <w:r w:rsidR="004C4869" w:rsidRPr="00A3036C">
        <w:rPr>
          <w:rFonts w:ascii="Times New Roman" w:hAnsi="Times New Roman" w:cs="Times New Roman"/>
          <w:sz w:val="24"/>
          <w:szCs w:val="24"/>
        </w:rPr>
        <w:t>os</w:t>
      </w:r>
      <w:r w:rsidR="001834EA" w:rsidRPr="00A3036C">
        <w:rPr>
          <w:rFonts w:ascii="Times New Roman" w:hAnsi="Times New Roman" w:cs="Times New Roman"/>
          <w:sz w:val="24"/>
          <w:szCs w:val="24"/>
        </w:rPr>
        <w:t>, ainda</w:t>
      </w:r>
      <w:r w:rsidR="00BF1293" w:rsidRPr="00A3036C">
        <w:rPr>
          <w:rFonts w:ascii="Times New Roman" w:hAnsi="Times New Roman" w:cs="Times New Roman"/>
          <w:sz w:val="24"/>
          <w:szCs w:val="24"/>
        </w:rPr>
        <w:t xml:space="preserve"> recepcionam mais orientações do casal </w:t>
      </w:r>
      <w:r w:rsidR="00C347FB" w:rsidRPr="00A3036C">
        <w:rPr>
          <w:rFonts w:ascii="Times New Roman" w:hAnsi="Times New Roman" w:cs="Times New Roman"/>
          <w:sz w:val="24"/>
          <w:szCs w:val="24"/>
        </w:rPr>
        <w:t>de peles violeta, masculino,</w:t>
      </w:r>
      <w:r w:rsidR="000C02A0" w:rsidRPr="00A3036C">
        <w:rPr>
          <w:rFonts w:ascii="Times New Roman" w:hAnsi="Times New Roman" w:cs="Times New Roman"/>
          <w:sz w:val="24"/>
          <w:szCs w:val="24"/>
        </w:rPr>
        <w:t xml:space="preserve"> Germano</w:t>
      </w:r>
      <w:r w:rsidR="00C347FB" w:rsidRPr="00A3036C">
        <w:rPr>
          <w:rFonts w:ascii="Times New Roman" w:hAnsi="Times New Roman" w:cs="Times New Roman"/>
          <w:sz w:val="24"/>
          <w:szCs w:val="24"/>
        </w:rPr>
        <w:t xml:space="preserve"> e lilás, feminino,</w:t>
      </w:r>
      <w:r w:rsidR="00337816" w:rsidRPr="00A3036C">
        <w:rPr>
          <w:rFonts w:ascii="Times New Roman" w:hAnsi="Times New Roman" w:cs="Times New Roman"/>
          <w:sz w:val="24"/>
          <w:szCs w:val="24"/>
        </w:rPr>
        <w:t xml:space="preserve"> Fértilles.</w:t>
      </w:r>
    </w:p>
    <w:p w14:paraId="0B80DE23" w14:textId="77777777" w:rsidR="00E4110F" w:rsidRPr="00A3036C" w:rsidRDefault="00E4110F" w:rsidP="00362FD5">
      <w:pPr>
        <w:spacing w:after="0"/>
        <w:jc w:val="both"/>
        <w:rPr>
          <w:rFonts w:ascii="Times New Roman" w:hAnsi="Times New Roman" w:cs="Times New Roman"/>
          <w:sz w:val="24"/>
          <w:szCs w:val="24"/>
        </w:rPr>
      </w:pPr>
    </w:p>
    <w:p w14:paraId="46137D37" w14:textId="77777777" w:rsidR="00B6157C" w:rsidRPr="00A3036C" w:rsidRDefault="00501A1C"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A57BF" w:rsidRPr="00A3036C">
        <w:rPr>
          <w:rFonts w:ascii="Times New Roman" w:hAnsi="Times New Roman" w:cs="Times New Roman"/>
          <w:sz w:val="24"/>
          <w:szCs w:val="24"/>
        </w:rPr>
        <w:t>Não esqueçam das palavra</w:t>
      </w:r>
      <w:r w:rsidR="00831696" w:rsidRPr="00A3036C">
        <w:rPr>
          <w:rFonts w:ascii="Times New Roman" w:hAnsi="Times New Roman" w:cs="Times New Roman"/>
          <w:sz w:val="24"/>
          <w:szCs w:val="24"/>
        </w:rPr>
        <w:t>s do Governador Espiritual ― Fértille</w:t>
      </w:r>
      <w:r w:rsidR="00332F5B" w:rsidRPr="00A3036C">
        <w:rPr>
          <w:rFonts w:ascii="Times New Roman" w:hAnsi="Times New Roman" w:cs="Times New Roman"/>
          <w:sz w:val="24"/>
          <w:szCs w:val="24"/>
        </w:rPr>
        <w:t>s</w:t>
      </w:r>
      <w:r w:rsidR="00672BAB" w:rsidRPr="00A3036C">
        <w:rPr>
          <w:rFonts w:ascii="Times New Roman" w:hAnsi="Times New Roman" w:cs="Times New Roman"/>
          <w:sz w:val="24"/>
          <w:szCs w:val="24"/>
        </w:rPr>
        <w:t>, terna, reivindica</w:t>
      </w:r>
      <w:r w:rsidR="00332F5B" w:rsidRPr="00A3036C">
        <w:rPr>
          <w:rFonts w:ascii="Times New Roman" w:hAnsi="Times New Roman" w:cs="Times New Roman"/>
          <w:sz w:val="24"/>
          <w:szCs w:val="24"/>
        </w:rPr>
        <w:t xml:space="preserve"> </w:t>
      </w:r>
      <w:r w:rsidR="00831696" w:rsidRPr="00A3036C">
        <w:rPr>
          <w:rFonts w:ascii="Times New Roman" w:hAnsi="Times New Roman" w:cs="Times New Roman"/>
          <w:sz w:val="24"/>
          <w:szCs w:val="24"/>
        </w:rPr>
        <w:t>―</w:t>
      </w:r>
      <w:r w:rsidR="00E24B00" w:rsidRPr="00A3036C">
        <w:rPr>
          <w:rFonts w:ascii="Times New Roman" w:hAnsi="Times New Roman" w:cs="Times New Roman"/>
          <w:sz w:val="24"/>
          <w:szCs w:val="24"/>
        </w:rPr>
        <w:t xml:space="preserve"> Elas devem estar gravadas em nossos corações</w:t>
      </w:r>
      <w:r w:rsidR="003B741A" w:rsidRPr="00A3036C">
        <w:rPr>
          <w:rFonts w:ascii="Times New Roman" w:hAnsi="Times New Roman" w:cs="Times New Roman"/>
          <w:sz w:val="24"/>
          <w:szCs w:val="24"/>
        </w:rPr>
        <w:t xml:space="preserve"> abertos e preparados para trans</w:t>
      </w:r>
      <w:r w:rsidR="00A63766" w:rsidRPr="00A3036C">
        <w:rPr>
          <w:rFonts w:ascii="Times New Roman" w:hAnsi="Times New Roman" w:cs="Times New Roman"/>
          <w:sz w:val="24"/>
          <w:szCs w:val="24"/>
        </w:rPr>
        <w:t xml:space="preserve">mutação. ▬ </w:t>
      </w:r>
      <w:r w:rsidR="00B6157C" w:rsidRPr="00A3036C">
        <w:rPr>
          <w:rFonts w:ascii="Times New Roman" w:hAnsi="Times New Roman" w:cs="Times New Roman"/>
          <w:sz w:val="24"/>
          <w:szCs w:val="24"/>
        </w:rPr>
        <w:t>categórica.</w:t>
      </w:r>
    </w:p>
    <w:p w14:paraId="3E4EB00A" w14:textId="77777777" w:rsidR="00B6157C" w:rsidRPr="00A3036C" w:rsidRDefault="00B6157C" w:rsidP="00362FD5">
      <w:pPr>
        <w:spacing w:after="0"/>
        <w:jc w:val="both"/>
        <w:rPr>
          <w:rFonts w:ascii="Times New Roman" w:hAnsi="Times New Roman" w:cs="Times New Roman"/>
          <w:sz w:val="24"/>
          <w:szCs w:val="24"/>
        </w:rPr>
      </w:pPr>
    </w:p>
    <w:p w14:paraId="655D9C12" w14:textId="032EB168" w:rsidR="00501A1C" w:rsidRPr="00A3036C" w:rsidRDefault="00B6157C"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A63766"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w:t>
      </w:r>
      <w:r w:rsidR="00F56FEF" w:rsidRPr="00A3036C">
        <w:rPr>
          <w:rFonts w:ascii="Times New Roman" w:hAnsi="Times New Roman" w:cs="Times New Roman"/>
          <w:sz w:val="24"/>
          <w:szCs w:val="24"/>
        </w:rPr>
        <w:t xml:space="preserve">A energia </w:t>
      </w:r>
      <w:r w:rsidR="006D1B50" w:rsidRPr="00A3036C">
        <w:rPr>
          <w:rFonts w:ascii="Times New Roman" w:hAnsi="Times New Roman" w:cs="Times New Roman"/>
          <w:sz w:val="24"/>
          <w:szCs w:val="24"/>
        </w:rPr>
        <w:t xml:space="preserve">dos humanos despertos é irradiada para </w:t>
      </w:r>
      <w:r w:rsidR="00B50C23" w:rsidRPr="00A3036C">
        <w:rPr>
          <w:rFonts w:ascii="Times New Roman" w:hAnsi="Times New Roman" w:cs="Times New Roman"/>
          <w:sz w:val="24"/>
          <w:szCs w:val="24"/>
        </w:rPr>
        <w:t>os sonâmbulos, filhos do Sistema Terra ―</w:t>
      </w:r>
      <w:r w:rsidR="00DD24C6" w:rsidRPr="00A3036C">
        <w:rPr>
          <w:rFonts w:ascii="Times New Roman" w:hAnsi="Times New Roman" w:cs="Times New Roman"/>
          <w:sz w:val="24"/>
          <w:szCs w:val="24"/>
        </w:rPr>
        <w:t xml:space="preserve"> Germano re</w:t>
      </w:r>
      <w:r w:rsidR="00033F07" w:rsidRPr="00A3036C">
        <w:rPr>
          <w:rFonts w:ascii="Times New Roman" w:hAnsi="Times New Roman" w:cs="Times New Roman"/>
          <w:sz w:val="24"/>
          <w:szCs w:val="24"/>
        </w:rPr>
        <w:t xml:space="preserve">força </w:t>
      </w:r>
      <w:r w:rsidR="003B00E1" w:rsidRPr="00A3036C">
        <w:rPr>
          <w:rFonts w:ascii="Times New Roman" w:hAnsi="Times New Roman" w:cs="Times New Roman"/>
          <w:sz w:val="24"/>
          <w:szCs w:val="24"/>
        </w:rPr>
        <w:t>o alert</w:t>
      </w:r>
      <w:r w:rsidR="00AF523E" w:rsidRPr="00A3036C">
        <w:rPr>
          <w:rFonts w:ascii="Times New Roman" w:hAnsi="Times New Roman" w:cs="Times New Roman"/>
          <w:sz w:val="24"/>
          <w:szCs w:val="24"/>
        </w:rPr>
        <w:t xml:space="preserve">a </w:t>
      </w:r>
      <w:r w:rsidR="000C02A0" w:rsidRPr="00A3036C">
        <w:rPr>
          <w:rFonts w:ascii="Times New Roman" w:hAnsi="Times New Roman" w:cs="Times New Roman"/>
          <w:sz w:val="24"/>
          <w:szCs w:val="24"/>
        </w:rPr>
        <w:t>d</w:t>
      </w:r>
      <w:r w:rsidR="00AF523E" w:rsidRPr="00A3036C">
        <w:rPr>
          <w:rFonts w:ascii="Times New Roman" w:hAnsi="Times New Roman" w:cs="Times New Roman"/>
          <w:sz w:val="24"/>
          <w:szCs w:val="24"/>
        </w:rPr>
        <w:t xml:space="preserve">o Governador </w:t>
      </w:r>
      <w:r w:rsidR="00AF523E" w:rsidRPr="00A3036C">
        <w:rPr>
          <w:rFonts w:ascii="Times New Roman" w:hAnsi="Times New Roman" w:cs="Times New Roman"/>
          <w:sz w:val="24"/>
          <w:szCs w:val="24"/>
        </w:rPr>
        <w:lastRenderedPageBreak/>
        <w:t xml:space="preserve">Espiritual, através da psicofonia </w:t>
      </w:r>
      <w:r w:rsidR="005F1257" w:rsidRPr="00A3036C">
        <w:rPr>
          <w:rFonts w:ascii="Times New Roman" w:hAnsi="Times New Roman" w:cs="Times New Roman"/>
          <w:sz w:val="24"/>
          <w:szCs w:val="24"/>
        </w:rPr>
        <w:t xml:space="preserve">incorporada por Gabriel Cappallatte </w:t>
      </w:r>
      <w:r w:rsidR="00B50C23" w:rsidRPr="00A3036C">
        <w:rPr>
          <w:rFonts w:ascii="Times New Roman" w:hAnsi="Times New Roman" w:cs="Times New Roman"/>
          <w:sz w:val="24"/>
          <w:szCs w:val="24"/>
        </w:rPr>
        <w:t>―</w:t>
      </w:r>
      <w:r w:rsidR="00E72E91" w:rsidRPr="00A3036C">
        <w:rPr>
          <w:rFonts w:ascii="Times New Roman" w:hAnsi="Times New Roman" w:cs="Times New Roman"/>
          <w:sz w:val="24"/>
          <w:szCs w:val="24"/>
        </w:rPr>
        <w:t xml:space="preserve"> Falsos Profetas falarão</w:t>
      </w:r>
      <w:r w:rsidR="006E01B3" w:rsidRPr="00A3036C">
        <w:rPr>
          <w:rFonts w:ascii="Times New Roman" w:hAnsi="Times New Roman" w:cs="Times New Roman"/>
          <w:sz w:val="24"/>
          <w:szCs w:val="24"/>
        </w:rPr>
        <w:t xml:space="preserve"> em  nome de De</w:t>
      </w:r>
      <w:r w:rsidR="008730A2" w:rsidRPr="00A3036C">
        <w:rPr>
          <w:rFonts w:ascii="Times New Roman" w:hAnsi="Times New Roman" w:cs="Times New Roman"/>
          <w:sz w:val="24"/>
          <w:szCs w:val="24"/>
        </w:rPr>
        <w:t>us, através de seu filho, que voltará a Terr</w:t>
      </w:r>
      <w:r w:rsidR="00F16C92" w:rsidRPr="00A3036C">
        <w:rPr>
          <w:rFonts w:ascii="Times New Roman" w:hAnsi="Times New Roman" w:cs="Times New Roman"/>
          <w:sz w:val="24"/>
          <w:szCs w:val="24"/>
        </w:rPr>
        <w:t>a como Emmanuel Jesus</w:t>
      </w:r>
      <w:r w:rsidR="00E07158" w:rsidRPr="00A3036C">
        <w:rPr>
          <w:rFonts w:ascii="Times New Roman" w:hAnsi="Times New Roman" w:cs="Times New Roman"/>
          <w:sz w:val="24"/>
          <w:szCs w:val="24"/>
        </w:rPr>
        <w:t>. ▬</w:t>
      </w:r>
      <w:r w:rsidR="008730A2" w:rsidRPr="00A3036C">
        <w:rPr>
          <w:rFonts w:ascii="Times New Roman" w:hAnsi="Times New Roman" w:cs="Times New Roman"/>
          <w:sz w:val="24"/>
          <w:szCs w:val="24"/>
        </w:rPr>
        <w:t xml:space="preserve"> </w:t>
      </w:r>
      <w:r w:rsidR="004556C7" w:rsidRPr="00A3036C">
        <w:rPr>
          <w:rFonts w:ascii="Times New Roman" w:hAnsi="Times New Roman" w:cs="Times New Roman"/>
          <w:sz w:val="24"/>
          <w:szCs w:val="24"/>
        </w:rPr>
        <w:t>proclama.</w:t>
      </w:r>
    </w:p>
    <w:p w14:paraId="1F28B43F" w14:textId="77777777" w:rsidR="004556C7" w:rsidRPr="00A3036C" w:rsidRDefault="004556C7" w:rsidP="00362FD5">
      <w:pPr>
        <w:spacing w:after="0"/>
        <w:jc w:val="both"/>
        <w:rPr>
          <w:rFonts w:ascii="Times New Roman" w:hAnsi="Times New Roman" w:cs="Times New Roman"/>
          <w:sz w:val="24"/>
          <w:szCs w:val="24"/>
        </w:rPr>
      </w:pPr>
    </w:p>
    <w:p w14:paraId="0E006ACF" w14:textId="7F970236" w:rsidR="004556C7" w:rsidRPr="00A3036C" w:rsidRDefault="00CC2028" w:rsidP="00362FD5">
      <w:pPr>
        <w:spacing w:after="0"/>
        <w:jc w:val="both"/>
        <w:rPr>
          <w:rFonts w:ascii="Times New Roman" w:hAnsi="Times New Roman" w:cs="Times New Roman"/>
          <w:sz w:val="24"/>
          <w:szCs w:val="24"/>
        </w:rPr>
      </w:pPr>
      <w:r w:rsidRPr="00A3036C">
        <w:rPr>
          <w:rFonts w:ascii="Times New Roman" w:hAnsi="Times New Roman" w:cs="Times New Roman"/>
          <w:sz w:val="24"/>
          <w:szCs w:val="24"/>
        </w:rPr>
        <w:t>H</w:t>
      </w:r>
      <w:r w:rsidR="002E3611" w:rsidRPr="00A3036C">
        <w:rPr>
          <w:rFonts w:ascii="Times New Roman" w:hAnsi="Times New Roman" w:cs="Times New Roman"/>
          <w:sz w:val="24"/>
          <w:szCs w:val="24"/>
        </w:rPr>
        <w:t>or</w:t>
      </w:r>
      <w:r w:rsidRPr="00A3036C">
        <w:rPr>
          <w:rFonts w:ascii="Times New Roman" w:hAnsi="Times New Roman" w:cs="Times New Roman"/>
          <w:sz w:val="24"/>
          <w:szCs w:val="24"/>
        </w:rPr>
        <w:t xml:space="preserve">as </w:t>
      </w:r>
      <w:r w:rsidR="004556C7" w:rsidRPr="00A3036C">
        <w:rPr>
          <w:rFonts w:ascii="Times New Roman" w:hAnsi="Times New Roman" w:cs="Times New Roman"/>
          <w:sz w:val="24"/>
          <w:szCs w:val="24"/>
        </w:rPr>
        <w:t>passam</w:t>
      </w:r>
      <w:r w:rsidR="004F31AF" w:rsidRPr="00A3036C">
        <w:rPr>
          <w:rFonts w:ascii="Times New Roman" w:hAnsi="Times New Roman" w:cs="Times New Roman"/>
          <w:sz w:val="24"/>
          <w:szCs w:val="24"/>
        </w:rPr>
        <w:t xml:space="preserve"> para </w:t>
      </w:r>
      <w:r w:rsidR="00E91ED9" w:rsidRPr="00A3036C">
        <w:rPr>
          <w:rFonts w:ascii="Times New Roman" w:hAnsi="Times New Roman" w:cs="Times New Roman"/>
          <w:sz w:val="24"/>
          <w:szCs w:val="24"/>
        </w:rPr>
        <w:t>question</w:t>
      </w:r>
      <w:r w:rsidR="000C02A0" w:rsidRPr="00A3036C">
        <w:rPr>
          <w:rFonts w:ascii="Times New Roman" w:hAnsi="Times New Roman" w:cs="Times New Roman"/>
          <w:sz w:val="24"/>
          <w:szCs w:val="24"/>
        </w:rPr>
        <w:t>a</w:t>
      </w:r>
      <w:r w:rsidRPr="00A3036C">
        <w:rPr>
          <w:rFonts w:ascii="Times New Roman" w:hAnsi="Times New Roman" w:cs="Times New Roman"/>
          <w:sz w:val="24"/>
          <w:szCs w:val="24"/>
        </w:rPr>
        <w:t xml:space="preserve">mentos </w:t>
      </w:r>
      <w:r w:rsidR="00E91ED9" w:rsidRPr="00A3036C">
        <w:rPr>
          <w:rFonts w:ascii="Times New Roman" w:hAnsi="Times New Roman" w:cs="Times New Roman"/>
          <w:sz w:val="24"/>
          <w:szCs w:val="24"/>
        </w:rPr>
        <w:t>sobre</w:t>
      </w:r>
      <w:r w:rsidR="00D626A4" w:rsidRPr="00A3036C">
        <w:rPr>
          <w:rFonts w:ascii="Times New Roman" w:hAnsi="Times New Roman" w:cs="Times New Roman"/>
          <w:sz w:val="24"/>
          <w:szCs w:val="24"/>
        </w:rPr>
        <w:t xml:space="preserve"> o despertar em massa previsto pelo SEU</w:t>
      </w:r>
      <w:r w:rsidR="00B10C25" w:rsidRPr="00A3036C">
        <w:rPr>
          <w:rFonts w:ascii="Times New Roman" w:hAnsi="Times New Roman" w:cs="Times New Roman"/>
          <w:sz w:val="24"/>
          <w:szCs w:val="24"/>
        </w:rPr>
        <w:t xml:space="preserve">. </w:t>
      </w:r>
      <w:r w:rsidR="00BD45DC" w:rsidRPr="00A3036C">
        <w:rPr>
          <w:rFonts w:ascii="Times New Roman" w:hAnsi="Times New Roman" w:cs="Times New Roman"/>
          <w:sz w:val="24"/>
          <w:szCs w:val="24"/>
        </w:rPr>
        <w:t>Conclusos de que a dualidade</w:t>
      </w:r>
      <w:r w:rsidR="00664617" w:rsidRPr="00A3036C">
        <w:rPr>
          <w:rFonts w:ascii="Times New Roman" w:hAnsi="Times New Roman" w:cs="Times New Roman"/>
          <w:sz w:val="24"/>
          <w:szCs w:val="24"/>
        </w:rPr>
        <w:t xml:space="preserve"> terráquea</w:t>
      </w:r>
      <w:r w:rsidR="00BD45DC" w:rsidRPr="00A3036C">
        <w:rPr>
          <w:rFonts w:ascii="Times New Roman" w:hAnsi="Times New Roman" w:cs="Times New Roman"/>
          <w:sz w:val="24"/>
          <w:szCs w:val="24"/>
        </w:rPr>
        <w:t xml:space="preserve"> deve ser substituída pela unicidade</w:t>
      </w:r>
      <w:r w:rsidR="00D46A59" w:rsidRPr="00A3036C">
        <w:rPr>
          <w:rFonts w:ascii="Times New Roman" w:hAnsi="Times New Roman" w:cs="Times New Roman"/>
          <w:sz w:val="24"/>
          <w:szCs w:val="24"/>
        </w:rPr>
        <w:t xml:space="preserve"> e</w:t>
      </w:r>
      <w:r w:rsidR="004702CC" w:rsidRPr="00A3036C">
        <w:rPr>
          <w:rFonts w:ascii="Times New Roman" w:hAnsi="Times New Roman" w:cs="Times New Roman"/>
          <w:sz w:val="24"/>
          <w:szCs w:val="24"/>
        </w:rPr>
        <w:t xml:space="preserve"> regida p</w:t>
      </w:r>
      <w:r w:rsidR="002E72CD" w:rsidRPr="00A3036C">
        <w:rPr>
          <w:rFonts w:ascii="Times New Roman" w:hAnsi="Times New Roman" w:cs="Times New Roman"/>
          <w:sz w:val="24"/>
          <w:szCs w:val="24"/>
        </w:rPr>
        <w:t>or uma única Lei</w:t>
      </w:r>
      <w:r w:rsidR="006F30B8" w:rsidRPr="00A3036C">
        <w:rPr>
          <w:rFonts w:ascii="Times New Roman" w:hAnsi="Times New Roman" w:cs="Times New Roman"/>
          <w:sz w:val="24"/>
          <w:szCs w:val="24"/>
        </w:rPr>
        <w:t xml:space="preserve"> universal</w:t>
      </w:r>
      <w:r w:rsidR="002E72CD" w:rsidRPr="00A3036C">
        <w:rPr>
          <w:rFonts w:ascii="Times New Roman" w:hAnsi="Times New Roman" w:cs="Times New Roman"/>
          <w:sz w:val="24"/>
          <w:szCs w:val="24"/>
        </w:rPr>
        <w:t xml:space="preserve"> que é a do amor incondicio</w:t>
      </w:r>
      <w:r w:rsidR="00E262B7" w:rsidRPr="00A3036C">
        <w:rPr>
          <w:rFonts w:ascii="Times New Roman" w:hAnsi="Times New Roman" w:cs="Times New Roman"/>
          <w:sz w:val="24"/>
          <w:szCs w:val="24"/>
        </w:rPr>
        <w:t>nal</w:t>
      </w:r>
      <w:r w:rsidR="00AE6CC0" w:rsidRPr="00A3036C">
        <w:rPr>
          <w:rFonts w:ascii="Times New Roman" w:hAnsi="Times New Roman" w:cs="Times New Roman"/>
          <w:sz w:val="24"/>
          <w:szCs w:val="24"/>
        </w:rPr>
        <w:t xml:space="preserve">. </w:t>
      </w:r>
      <w:r w:rsidR="00966F77" w:rsidRPr="00A3036C">
        <w:rPr>
          <w:rFonts w:ascii="Times New Roman" w:hAnsi="Times New Roman" w:cs="Times New Roman"/>
          <w:sz w:val="24"/>
          <w:szCs w:val="24"/>
        </w:rPr>
        <w:t>Pautados por ações</w:t>
      </w:r>
      <w:r w:rsidR="00823C92" w:rsidRPr="00A3036C">
        <w:rPr>
          <w:rFonts w:ascii="Times New Roman" w:hAnsi="Times New Roman" w:cs="Times New Roman"/>
          <w:sz w:val="24"/>
          <w:szCs w:val="24"/>
        </w:rPr>
        <w:t xml:space="preserve"> para estimularem os terrícolas</w:t>
      </w:r>
      <w:r w:rsidR="00B92142" w:rsidRPr="00A3036C">
        <w:rPr>
          <w:rFonts w:ascii="Times New Roman" w:hAnsi="Times New Roman" w:cs="Times New Roman"/>
          <w:sz w:val="24"/>
          <w:szCs w:val="24"/>
        </w:rPr>
        <w:t xml:space="preserve"> a trilharem o caminho d</w:t>
      </w:r>
      <w:r w:rsidR="008E54D8" w:rsidRPr="00A3036C">
        <w:rPr>
          <w:rFonts w:ascii="Times New Roman" w:hAnsi="Times New Roman" w:cs="Times New Roman"/>
          <w:sz w:val="24"/>
          <w:szCs w:val="24"/>
        </w:rPr>
        <w:t>e descoberta d</w:t>
      </w:r>
      <w:r w:rsidR="00B92142" w:rsidRPr="00A3036C">
        <w:rPr>
          <w:rFonts w:ascii="Times New Roman" w:hAnsi="Times New Roman" w:cs="Times New Roman"/>
          <w:sz w:val="24"/>
          <w:szCs w:val="24"/>
        </w:rPr>
        <w:t>a consciência</w:t>
      </w:r>
      <w:r w:rsidR="004B442C" w:rsidRPr="00A3036C">
        <w:rPr>
          <w:rFonts w:ascii="Times New Roman" w:hAnsi="Times New Roman" w:cs="Times New Roman"/>
          <w:sz w:val="24"/>
          <w:szCs w:val="24"/>
        </w:rPr>
        <w:t xml:space="preserve"> </w:t>
      </w:r>
      <w:r w:rsidR="00F57A5A" w:rsidRPr="00A3036C">
        <w:rPr>
          <w:rFonts w:ascii="Times New Roman" w:hAnsi="Times New Roman" w:cs="Times New Roman"/>
          <w:sz w:val="24"/>
          <w:szCs w:val="24"/>
        </w:rPr>
        <w:t>em prol da evolução universal e imagi</w:t>
      </w:r>
      <w:r w:rsidR="00BD631C" w:rsidRPr="00A3036C">
        <w:rPr>
          <w:rFonts w:ascii="Times New Roman" w:hAnsi="Times New Roman" w:cs="Times New Roman"/>
          <w:sz w:val="24"/>
          <w:szCs w:val="24"/>
        </w:rPr>
        <w:t>n</w:t>
      </w:r>
      <w:r w:rsidR="00F57A5A" w:rsidRPr="00A3036C">
        <w:rPr>
          <w:rFonts w:ascii="Times New Roman" w:hAnsi="Times New Roman" w:cs="Times New Roman"/>
          <w:sz w:val="24"/>
          <w:szCs w:val="24"/>
        </w:rPr>
        <w:t>ando</w:t>
      </w:r>
      <w:r w:rsidR="00BD631C" w:rsidRPr="00A3036C">
        <w:rPr>
          <w:rFonts w:ascii="Times New Roman" w:hAnsi="Times New Roman" w:cs="Times New Roman"/>
          <w:sz w:val="24"/>
          <w:szCs w:val="24"/>
        </w:rPr>
        <w:t xml:space="preserve"> a grandiosidade do planeta Terra neste processo transicional</w:t>
      </w:r>
      <w:r w:rsidR="0053323D" w:rsidRPr="00A3036C">
        <w:rPr>
          <w:rFonts w:ascii="Times New Roman" w:hAnsi="Times New Roman" w:cs="Times New Roman"/>
          <w:sz w:val="24"/>
          <w:szCs w:val="24"/>
        </w:rPr>
        <w:t xml:space="preserve"> a quinta dimensão, ou melhor, </w:t>
      </w:r>
      <w:r w:rsidR="00A95E87" w:rsidRPr="00A3036C">
        <w:rPr>
          <w:rFonts w:ascii="Times New Roman" w:hAnsi="Times New Roman" w:cs="Times New Roman"/>
          <w:i/>
          <w:iCs/>
          <w:sz w:val="24"/>
          <w:szCs w:val="24"/>
        </w:rPr>
        <w:t>quinto plano terráqueo</w:t>
      </w:r>
      <w:r w:rsidR="008C0D7F" w:rsidRPr="00A3036C">
        <w:rPr>
          <w:rFonts w:ascii="Times New Roman" w:hAnsi="Times New Roman" w:cs="Times New Roman"/>
          <w:sz w:val="24"/>
          <w:szCs w:val="24"/>
        </w:rPr>
        <w:t>.</w:t>
      </w:r>
    </w:p>
    <w:p w14:paraId="54E7F049" w14:textId="13486AC7" w:rsidR="00903245" w:rsidRPr="00A3036C" w:rsidRDefault="00906FA2" w:rsidP="00B9126D">
      <w:pPr>
        <w:spacing w:after="0"/>
        <w:jc w:val="both"/>
        <w:rPr>
          <w:rFonts w:ascii="Times New Roman" w:hAnsi="Times New Roman" w:cs="Times New Roman"/>
          <w:sz w:val="24"/>
          <w:szCs w:val="24"/>
        </w:rPr>
      </w:pPr>
      <w:r w:rsidRPr="00A3036C">
        <w:rPr>
          <w:rFonts w:ascii="Times New Roman" w:hAnsi="Times New Roman" w:cs="Times New Roman"/>
          <w:sz w:val="24"/>
          <w:szCs w:val="24"/>
        </w:rPr>
        <w:t>Joseph/Tom Harrison</w:t>
      </w:r>
      <w:r w:rsidR="00E04B78" w:rsidRPr="00A3036C">
        <w:rPr>
          <w:rFonts w:ascii="Times New Roman" w:hAnsi="Times New Roman" w:cs="Times New Roman"/>
          <w:sz w:val="24"/>
          <w:szCs w:val="24"/>
        </w:rPr>
        <w:t>, inspirado, pontua não só a preparação humana</w:t>
      </w:r>
      <w:r w:rsidR="007856A8" w:rsidRPr="00A3036C">
        <w:rPr>
          <w:rFonts w:ascii="Times New Roman" w:hAnsi="Times New Roman" w:cs="Times New Roman"/>
          <w:sz w:val="24"/>
          <w:szCs w:val="24"/>
        </w:rPr>
        <w:t xml:space="preserve"> para altear sua frequência a este determinado plano</w:t>
      </w:r>
      <w:r w:rsidR="00F333A0" w:rsidRPr="00A3036C">
        <w:rPr>
          <w:rFonts w:ascii="Times New Roman" w:hAnsi="Times New Roman" w:cs="Times New Roman"/>
          <w:sz w:val="24"/>
          <w:szCs w:val="24"/>
        </w:rPr>
        <w:t xml:space="preserve">, como também a compreensão de que </w:t>
      </w:r>
      <w:r w:rsidR="003906C0" w:rsidRPr="00A3036C">
        <w:rPr>
          <w:rFonts w:ascii="Times New Roman" w:hAnsi="Times New Roman" w:cs="Times New Roman"/>
          <w:sz w:val="24"/>
          <w:szCs w:val="24"/>
        </w:rPr>
        <w:t xml:space="preserve">estamos apenas </w:t>
      </w:r>
      <w:r w:rsidR="003906C0" w:rsidRPr="00A3036C">
        <w:rPr>
          <w:rFonts w:ascii="Times New Roman" w:hAnsi="Times New Roman" w:cs="Times New Roman"/>
          <w:i/>
          <w:iCs/>
          <w:sz w:val="24"/>
          <w:szCs w:val="24"/>
        </w:rPr>
        <w:t xml:space="preserve">engatinhando </w:t>
      </w:r>
      <w:r w:rsidR="003906C0" w:rsidRPr="00A3036C">
        <w:rPr>
          <w:rFonts w:ascii="Times New Roman" w:hAnsi="Times New Roman" w:cs="Times New Roman"/>
          <w:sz w:val="24"/>
          <w:szCs w:val="24"/>
        </w:rPr>
        <w:t>e aprenderemos a andar</w:t>
      </w:r>
      <w:r w:rsidR="003C0DA6" w:rsidRPr="00A3036C">
        <w:rPr>
          <w:rFonts w:ascii="Times New Roman" w:hAnsi="Times New Roman" w:cs="Times New Roman"/>
          <w:sz w:val="24"/>
          <w:szCs w:val="24"/>
        </w:rPr>
        <w:t xml:space="preserve"> no </w:t>
      </w:r>
      <w:r w:rsidR="00373C0A" w:rsidRPr="00A3036C">
        <w:rPr>
          <w:rFonts w:ascii="Times New Roman" w:hAnsi="Times New Roman" w:cs="Times New Roman"/>
          <w:sz w:val="24"/>
          <w:szCs w:val="24"/>
        </w:rPr>
        <w:t>c</w:t>
      </w:r>
      <w:r w:rsidR="003C0DA6" w:rsidRPr="00A3036C">
        <w:rPr>
          <w:rFonts w:ascii="Times New Roman" w:hAnsi="Times New Roman" w:cs="Times New Roman"/>
          <w:sz w:val="24"/>
          <w:szCs w:val="24"/>
        </w:rPr>
        <w:t>aminho evolutivo do SEU</w:t>
      </w:r>
      <w:r w:rsidR="00373C0A" w:rsidRPr="00A3036C">
        <w:rPr>
          <w:rFonts w:ascii="Times New Roman" w:hAnsi="Times New Roman" w:cs="Times New Roman"/>
          <w:sz w:val="24"/>
          <w:szCs w:val="24"/>
        </w:rPr>
        <w:t>, a partir deste despertar em massa</w:t>
      </w:r>
      <w:r w:rsidR="00970028" w:rsidRPr="00A3036C">
        <w:rPr>
          <w:rFonts w:ascii="Times New Roman" w:hAnsi="Times New Roman" w:cs="Times New Roman"/>
          <w:sz w:val="24"/>
          <w:szCs w:val="24"/>
        </w:rPr>
        <w:t xml:space="preserve"> da humanidade</w:t>
      </w:r>
      <w:r w:rsidR="001602DE" w:rsidRPr="00A3036C">
        <w:rPr>
          <w:rFonts w:ascii="Times New Roman" w:hAnsi="Times New Roman" w:cs="Times New Roman"/>
          <w:sz w:val="24"/>
          <w:szCs w:val="24"/>
        </w:rPr>
        <w:t>.</w:t>
      </w:r>
    </w:p>
    <w:p w14:paraId="6A79224C" w14:textId="77777777" w:rsidR="00335D8E" w:rsidRPr="00A3036C" w:rsidRDefault="00335D8E" w:rsidP="00B9126D">
      <w:pPr>
        <w:spacing w:after="0"/>
        <w:jc w:val="both"/>
        <w:rPr>
          <w:rFonts w:ascii="Times New Roman" w:hAnsi="Times New Roman" w:cs="Times New Roman"/>
          <w:sz w:val="24"/>
          <w:szCs w:val="24"/>
        </w:rPr>
      </w:pPr>
    </w:p>
    <w:p w14:paraId="754079A1" w14:textId="10BFB589" w:rsidR="00335D8E" w:rsidRPr="00A3036C" w:rsidRDefault="00335D8E" w:rsidP="00B9126D">
      <w:pPr>
        <w:spacing w:after="0"/>
        <w:jc w:val="both"/>
        <w:rPr>
          <w:rFonts w:ascii="Times New Roman" w:hAnsi="Times New Roman" w:cs="Times New Roman"/>
          <w:sz w:val="24"/>
          <w:szCs w:val="24"/>
        </w:rPr>
      </w:pPr>
      <w:r w:rsidRPr="00A3036C">
        <w:rPr>
          <w:rFonts w:ascii="Times New Roman" w:hAnsi="Times New Roman" w:cs="Times New Roman"/>
          <w:sz w:val="24"/>
          <w:szCs w:val="24"/>
        </w:rPr>
        <w:t>▬ Harrison, Taylor e Agrega</w:t>
      </w:r>
      <w:r w:rsidR="00981E67" w:rsidRPr="00A3036C">
        <w:rPr>
          <w:rFonts w:ascii="Times New Roman" w:hAnsi="Times New Roman" w:cs="Times New Roman"/>
          <w:sz w:val="24"/>
          <w:szCs w:val="24"/>
        </w:rPr>
        <w:t>dos, aqui, conectados</w:t>
      </w:r>
      <w:r w:rsidR="003927D8" w:rsidRPr="00A3036C">
        <w:rPr>
          <w:rFonts w:ascii="Times New Roman" w:hAnsi="Times New Roman" w:cs="Times New Roman"/>
          <w:sz w:val="24"/>
          <w:szCs w:val="24"/>
        </w:rPr>
        <w:t xml:space="preserve">, na Casa de Vidro, </w:t>
      </w:r>
      <w:r w:rsidR="003F32A3" w:rsidRPr="00A3036C">
        <w:rPr>
          <w:rFonts w:ascii="Times New Roman" w:hAnsi="Times New Roman" w:cs="Times New Roman"/>
          <w:sz w:val="24"/>
          <w:szCs w:val="24"/>
        </w:rPr>
        <w:t>no quadrilátero mais famoso de Ipanema</w:t>
      </w:r>
      <w:r w:rsidR="004423B3" w:rsidRPr="00A3036C">
        <w:rPr>
          <w:rFonts w:ascii="Times New Roman" w:hAnsi="Times New Roman" w:cs="Times New Roman"/>
          <w:sz w:val="24"/>
          <w:szCs w:val="24"/>
        </w:rPr>
        <w:t xml:space="preserve"> e no PREPARADO abrigado na zona oeste</w:t>
      </w:r>
      <w:r w:rsidR="00415020" w:rsidRPr="00A3036C">
        <w:rPr>
          <w:rFonts w:ascii="Times New Roman" w:hAnsi="Times New Roman" w:cs="Times New Roman"/>
          <w:sz w:val="24"/>
          <w:szCs w:val="24"/>
        </w:rPr>
        <w:t xml:space="preserve"> </w:t>
      </w:r>
      <w:r w:rsidR="00CF618E" w:rsidRPr="00A3036C">
        <w:rPr>
          <w:rFonts w:ascii="Times New Roman" w:hAnsi="Times New Roman" w:cs="Times New Roman"/>
          <w:sz w:val="24"/>
          <w:szCs w:val="24"/>
        </w:rPr>
        <w:t xml:space="preserve">da </w:t>
      </w:r>
      <w:r w:rsidR="00CF618E" w:rsidRPr="00A3036C">
        <w:rPr>
          <w:rFonts w:ascii="Times New Roman" w:hAnsi="Times New Roman" w:cs="Times New Roman"/>
          <w:i/>
          <w:iCs/>
          <w:sz w:val="24"/>
          <w:szCs w:val="24"/>
        </w:rPr>
        <w:t xml:space="preserve">cidade maravilhosa </w:t>
      </w:r>
      <w:r w:rsidR="00415020" w:rsidRPr="00A3036C">
        <w:rPr>
          <w:rFonts w:ascii="Times New Roman" w:hAnsi="Times New Roman" w:cs="Times New Roman"/>
          <w:sz w:val="24"/>
          <w:szCs w:val="24"/>
        </w:rPr>
        <w:t>devem estar ligados no tempo</w:t>
      </w:r>
      <w:r w:rsidR="00981E67" w:rsidRPr="00A3036C">
        <w:rPr>
          <w:rFonts w:ascii="Times New Roman" w:hAnsi="Times New Roman" w:cs="Times New Roman"/>
          <w:sz w:val="24"/>
          <w:szCs w:val="24"/>
        </w:rPr>
        <w:t xml:space="preserve"> ―</w:t>
      </w:r>
      <w:r w:rsidR="00E45384" w:rsidRPr="00A3036C">
        <w:rPr>
          <w:rFonts w:ascii="Times New Roman" w:hAnsi="Times New Roman" w:cs="Times New Roman"/>
          <w:sz w:val="24"/>
          <w:szCs w:val="24"/>
        </w:rPr>
        <w:t xml:space="preserve"> Germano chama a atenção </w:t>
      </w:r>
      <w:r w:rsidR="00981E67" w:rsidRPr="00A3036C">
        <w:rPr>
          <w:rFonts w:ascii="Times New Roman" w:hAnsi="Times New Roman" w:cs="Times New Roman"/>
          <w:sz w:val="24"/>
          <w:szCs w:val="24"/>
        </w:rPr>
        <w:t>―</w:t>
      </w:r>
      <w:r w:rsidR="004D73A1" w:rsidRPr="00A3036C">
        <w:rPr>
          <w:rFonts w:ascii="Times New Roman" w:hAnsi="Times New Roman" w:cs="Times New Roman"/>
          <w:sz w:val="24"/>
          <w:szCs w:val="24"/>
        </w:rPr>
        <w:t xml:space="preserve"> P</w:t>
      </w:r>
      <w:r w:rsidR="00691871" w:rsidRPr="00A3036C">
        <w:rPr>
          <w:rFonts w:ascii="Times New Roman" w:hAnsi="Times New Roman" w:cs="Times New Roman"/>
          <w:sz w:val="24"/>
          <w:szCs w:val="24"/>
        </w:rPr>
        <w:t>ois, p</w:t>
      </w:r>
      <w:r w:rsidR="004D73A1" w:rsidRPr="00A3036C">
        <w:rPr>
          <w:rFonts w:ascii="Times New Roman" w:hAnsi="Times New Roman" w:cs="Times New Roman"/>
          <w:sz w:val="24"/>
          <w:szCs w:val="24"/>
        </w:rPr>
        <w:t xml:space="preserve">recisarão entender o tempo como tempo </w:t>
      </w:r>
      <w:r w:rsidR="00B42BFD" w:rsidRPr="00A3036C">
        <w:rPr>
          <w:rFonts w:ascii="Times New Roman" w:hAnsi="Times New Roman" w:cs="Times New Roman"/>
          <w:sz w:val="24"/>
          <w:szCs w:val="24"/>
        </w:rPr>
        <w:t>pelo tempo que</w:t>
      </w:r>
      <w:r w:rsidR="009F1ED7" w:rsidRPr="00A3036C">
        <w:rPr>
          <w:rFonts w:ascii="Times New Roman" w:hAnsi="Times New Roman" w:cs="Times New Roman"/>
          <w:sz w:val="24"/>
          <w:szCs w:val="24"/>
        </w:rPr>
        <w:t>, obrigatoriamente, pedirá para dar um tempo</w:t>
      </w:r>
      <w:r w:rsidR="0049107F" w:rsidRPr="00A3036C">
        <w:rPr>
          <w:rFonts w:ascii="Times New Roman" w:hAnsi="Times New Roman" w:cs="Times New Roman"/>
          <w:sz w:val="24"/>
          <w:szCs w:val="24"/>
        </w:rPr>
        <w:t xml:space="preserve"> no presente tempo</w:t>
      </w:r>
      <w:r w:rsidR="003A7E8E" w:rsidRPr="00A3036C">
        <w:rPr>
          <w:rFonts w:ascii="Times New Roman" w:hAnsi="Times New Roman" w:cs="Times New Roman"/>
          <w:sz w:val="24"/>
          <w:szCs w:val="24"/>
        </w:rPr>
        <w:t xml:space="preserve"> e ado</w:t>
      </w:r>
      <w:r w:rsidR="006F4C66" w:rsidRPr="00A3036C">
        <w:rPr>
          <w:rFonts w:ascii="Times New Roman" w:hAnsi="Times New Roman" w:cs="Times New Roman"/>
          <w:sz w:val="24"/>
          <w:szCs w:val="24"/>
        </w:rPr>
        <w:t>r</w:t>
      </w:r>
      <w:r w:rsidR="003A7E8E" w:rsidRPr="00A3036C">
        <w:rPr>
          <w:rFonts w:ascii="Times New Roman" w:hAnsi="Times New Roman" w:cs="Times New Roman"/>
          <w:sz w:val="24"/>
          <w:szCs w:val="24"/>
        </w:rPr>
        <w:t>mecê-lo</w:t>
      </w:r>
      <w:r w:rsidR="000E6105" w:rsidRPr="00A3036C">
        <w:rPr>
          <w:rFonts w:ascii="Times New Roman" w:hAnsi="Times New Roman" w:cs="Times New Roman"/>
          <w:sz w:val="24"/>
          <w:szCs w:val="24"/>
        </w:rPr>
        <w:t xml:space="preserve"> no passado</w:t>
      </w:r>
      <w:r w:rsidR="006F4C66" w:rsidRPr="00A3036C">
        <w:rPr>
          <w:rFonts w:ascii="Times New Roman" w:hAnsi="Times New Roman" w:cs="Times New Roman"/>
          <w:sz w:val="24"/>
          <w:szCs w:val="24"/>
        </w:rPr>
        <w:t xml:space="preserve"> para não despertar a tempo</w:t>
      </w:r>
      <w:r w:rsidR="00F55BDF" w:rsidRPr="00A3036C">
        <w:rPr>
          <w:rFonts w:ascii="Times New Roman" w:hAnsi="Times New Roman" w:cs="Times New Roman"/>
          <w:sz w:val="24"/>
          <w:szCs w:val="24"/>
        </w:rPr>
        <w:t xml:space="preserve"> de mudar </w:t>
      </w:r>
      <w:r w:rsidR="00472C20" w:rsidRPr="00A3036C">
        <w:rPr>
          <w:rFonts w:ascii="Times New Roman" w:hAnsi="Times New Roman" w:cs="Times New Roman"/>
          <w:sz w:val="24"/>
          <w:szCs w:val="24"/>
        </w:rPr>
        <w:t xml:space="preserve">para </w:t>
      </w:r>
      <w:r w:rsidR="00F55BDF" w:rsidRPr="00A3036C">
        <w:rPr>
          <w:rFonts w:ascii="Times New Roman" w:hAnsi="Times New Roman" w:cs="Times New Roman"/>
          <w:sz w:val="24"/>
          <w:szCs w:val="24"/>
        </w:rPr>
        <w:t>o</w:t>
      </w:r>
      <w:r w:rsidR="00472C20" w:rsidRPr="00A3036C">
        <w:rPr>
          <w:rFonts w:ascii="Times New Roman" w:hAnsi="Times New Roman" w:cs="Times New Roman"/>
          <w:sz w:val="24"/>
          <w:szCs w:val="24"/>
        </w:rPr>
        <w:t xml:space="preserve"> novo</w:t>
      </w:r>
      <w:r w:rsidR="00F55BDF" w:rsidRPr="00A3036C">
        <w:rPr>
          <w:rFonts w:ascii="Times New Roman" w:hAnsi="Times New Roman" w:cs="Times New Roman"/>
          <w:sz w:val="24"/>
          <w:szCs w:val="24"/>
        </w:rPr>
        <w:t xml:space="preserve"> tempo</w:t>
      </w:r>
      <w:r w:rsidR="0049107F" w:rsidRPr="00A3036C">
        <w:rPr>
          <w:rFonts w:ascii="Times New Roman" w:hAnsi="Times New Roman" w:cs="Times New Roman"/>
          <w:sz w:val="24"/>
          <w:szCs w:val="24"/>
        </w:rPr>
        <w:t>.</w:t>
      </w:r>
      <w:r w:rsidR="00F55BDF" w:rsidRPr="00A3036C">
        <w:rPr>
          <w:rFonts w:ascii="Times New Roman" w:hAnsi="Times New Roman" w:cs="Times New Roman"/>
          <w:sz w:val="24"/>
          <w:szCs w:val="24"/>
        </w:rPr>
        <w:t xml:space="preserve"> </w:t>
      </w:r>
      <w:r w:rsidR="000E6105" w:rsidRPr="00A3036C">
        <w:rPr>
          <w:rFonts w:ascii="Times New Roman" w:hAnsi="Times New Roman" w:cs="Times New Roman"/>
          <w:sz w:val="24"/>
          <w:szCs w:val="24"/>
        </w:rPr>
        <w:t>▬ enigmático</w:t>
      </w:r>
      <w:r w:rsidR="00CF618E" w:rsidRPr="00A3036C">
        <w:rPr>
          <w:rFonts w:ascii="Times New Roman" w:hAnsi="Times New Roman" w:cs="Times New Roman"/>
          <w:sz w:val="24"/>
          <w:szCs w:val="24"/>
        </w:rPr>
        <w:t>.</w:t>
      </w:r>
    </w:p>
    <w:p w14:paraId="516AD92C" w14:textId="77777777" w:rsidR="00693B28" w:rsidRPr="00A3036C" w:rsidRDefault="00693B28" w:rsidP="00B9126D">
      <w:pPr>
        <w:spacing w:after="0"/>
        <w:jc w:val="both"/>
        <w:rPr>
          <w:rFonts w:ascii="Times New Roman" w:hAnsi="Times New Roman" w:cs="Times New Roman"/>
          <w:sz w:val="24"/>
          <w:szCs w:val="24"/>
        </w:rPr>
      </w:pPr>
    </w:p>
    <w:p w14:paraId="2B53CA2E" w14:textId="77777777" w:rsidR="00CC2028" w:rsidRPr="00A3036C" w:rsidRDefault="00693B28" w:rsidP="00CC2028">
      <w:pPr>
        <w:spacing w:after="0"/>
        <w:jc w:val="both"/>
        <w:rPr>
          <w:rFonts w:ascii="Times New Roman" w:hAnsi="Times New Roman" w:cs="Times New Roman"/>
          <w:sz w:val="24"/>
          <w:szCs w:val="24"/>
        </w:rPr>
      </w:pPr>
      <w:r w:rsidRPr="00A3036C">
        <w:rPr>
          <w:rFonts w:ascii="Times New Roman" w:hAnsi="Times New Roman" w:cs="Times New Roman"/>
          <w:sz w:val="24"/>
          <w:szCs w:val="24"/>
        </w:rPr>
        <w:t>▬ A lei incondicional do amor repousará na multidimensionalidade universal ― Joseph/Tom profetiza ― Cabe a</w:t>
      </w:r>
      <w:r w:rsidR="000C02A0" w:rsidRPr="00A3036C">
        <w:rPr>
          <w:rFonts w:ascii="Times New Roman" w:hAnsi="Times New Roman" w:cs="Times New Roman"/>
          <w:sz w:val="24"/>
          <w:szCs w:val="24"/>
        </w:rPr>
        <w:t>o</w:t>
      </w:r>
      <w:r w:rsidRPr="00A3036C">
        <w:rPr>
          <w:rFonts w:ascii="Times New Roman" w:hAnsi="Times New Roman" w:cs="Times New Roman"/>
          <w:sz w:val="24"/>
          <w:szCs w:val="24"/>
        </w:rPr>
        <w:t xml:space="preserve"> terrícol</w:t>
      </w:r>
      <w:r w:rsidR="000C02A0" w:rsidRPr="00A3036C">
        <w:rPr>
          <w:rFonts w:ascii="Times New Roman" w:hAnsi="Times New Roman" w:cs="Times New Roman"/>
          <w:sz w:val="24"/>
          <w:szCs w:val="24"/>
        </w:rPr>
        <w:t>a a iniciação de sua conexão dimensional.</w:t>
      </w:r>
    </w:p>
    <w:p w14:paraId="32075902" w14:textId="27FE569E" w:rsidR="00EA1E4D" w:rsidRPr="00323EED" w:rsidRDefault="00CC2028" w:rsidP="00323EED">
      <w:pPr>
        <w:spacing w:after="0"/>
        <w:jc w:val="center"/>
        <w:rPr>
          <w:rFonts w:ascii="Times New Roman" w:hAnsi="Times New Roman" w:cs="Times New Roman"/>
          <w:sz w:val="24"/>
          <w:szCs w:val="24"/>
        </w:rPr>
      </w:pPr>
      <w:bookmarkStart w:id="14" w:name="_Hlk181810669"/>
      <w:r w:rsidRPr="00A3036C">
        <w:rPr>
          <w:rFonts w:ascii="Times New Roman" w:eastAsiaTheme="minorEastAsia" w:hAnsi="Times New Roman" w:cs="Times New Roman"/>
          <w:color w:val="6600FF"/>
          <w:kern w:val="0"/>
          <w:sz w:val="36"/>
          <w:szCs w:val="36"/>
          <w14:ligatures w14:val="none"/>
        </w:rPr>
        <w:lastRenderedPageBreak/>
        <w:t>*******</w:t>
      </w:r>
      <w:bookmarkEnd w:id="14"/>
    </w:p>
    <w:bookmarkEnd w:id="8"/>
    <w:p w14:paraId="2F5CBF26" w14:textId="77777777" w:rsidR="00EA1E4D" w:rsidRDefault="00EA1E4D" w:rsidP="004F100B">
      <w:pPr>
        <w:spacing w:after="0"/>
      </w:pPr>
    </w:p>
    <w:p w14:paraId="7599697E" w14:textId="77777777" w:rsidR="0049183A" w:rsidRDefault="0049183A" w:rsidP="004F100B">
      <w:pPr>
        <w:spacing w:after="0"/>
      </w:pPr>
    </w:p>
    <w:p w14:paraId="1DC9D1BA" w14:textId="77777777" w:rsidR="0049183A" w:rsidRDefault="0049183A" w:rsidP="004F100B">
      <w:pPr>
        <w:spacing w:after="0"/>
      </w:pPr>
    </w:p>
    <w:p w14:paraId="16C056B6" w14:textId="77777777" w:rsidR="0049183A" w:rsidRDefault="0049183A" w:rsidP="004F100B">
      <w:pPr>
        <w:spacing w:after="0"/>
      </w:pPr>
    </w:p>
    <w:p w14:paraId="5DED8D6E" w14:textId="77777777" w:rsidR="0049183A" w:rsidRDefault="0049183A" w:rsidP="004F100B">
      <w:pPr>
        <w:spacing w:after="0"/>
      </w:pPr>
    </w:p>
    <w:p w14:paraId="24E50FD9" w14:textId="77777777" w:rsidR="0049183A" w:rsidRDefault="0049183A" w:rsidP="004F100B">
      <w:pPr>
        <w:spacing w:after="0"/>
      </w:pPr>
    </w:p>
    <w:p w14:paraId="14D4120D" w14:textId="77777777" w:rsidR="0049183A" w:rsidRDefault="0049183A" w:rsidP="004F100B">
      <w:pPr>
        <w:spacing w:after="0"/>
      </w:pPr>
    </w:p>
    <w:p w14:paraId="185294FB" w14:textId="77777777" w:rsidR="0049183A" w:rsidRDefault="0049183A" w:rsidP="004F100B">
      <w:pPr>
        <w:spacing w:after="0"/>
      </w:pPr>
    </w:p>
    <w:p w14:paraId="05663809" w14:textId="77777777" w:rsidR="0049183A" w:rsidRPr="00A3036C" w:rsidRDefault="0049183A" w:rsidP="004F100B">
      <w:pPr>
        <w:spacing w:after="0"/>
      </w:pPr>
    </w:p>
    <w:p w14:paraId="7B06201E" w14:textId="00527E85" w:rsidR="00E50198" w:rsidRPr="0049183A" w:rsidRDefault="0049183A" w:rsidP="0049183A">
      <w:pPr>
        <w:tabs>
          <w:tab w:val="right" w:pos="4804"/>
        </w:tabs>
        <w:spacing w:after="0" w:line="276" w:lineRule="auto"/>
        <w:jc w:val="center"/>
        <w:rPr>
          <w:rFonts w:ascii="Times New Roman" w:eastAsiaTheme="minorEastAsia" w:hAnsi="Times New Roman" w:cs="Times New Roman"/>
          <w:bCs/>
          <w:kern w:val="0"/>
          <w:sz w:val="24"/>
          <w:szCs w:val="24"/>
          <w14:ligatures w14:val="none"/>
        </w:rPr>
      </w:pPr>
      <w:bookmarkStart w:id="15" w:name="_Hlk173340455"/>
      <w:r>
        <w:rPr>
          <w:rFonts w:ascii="Times New Roman" w:eastAsiaTheme="minorEastAsia" w:hAnsi="Times New Roman" w:cs="Times New Roman"/>
          <w:b/>
          <w:kern w:val="0"/>
          <w:sz w:val="28"/>
          <w:szCs w:val="28"/>
          <w14:ligatures w14:val="none"/>
        </w:rPr>
        <w:t>C</w:t>
      </w:r>
      <w:r w:rsidRPr="0049183A">
        <w:rPr>
          <w:rFonts w:ascii="Times New Roman" w:eastAsiaTheme="minorEastAsia" w:hAnsi="Times New Roman" w:cs="Times New Roman"/>
          <w:bCs/>
          <w:kern w:val="0"/>
          <w:sz w:val="28"/>
          <w:szCs w:val="28"/>
          <w14:ligatures w14:val="none"/>
        </w:rPr>
        <w:t>a</w:t>
      </w:r>
      <w:r w:rsidR="00E50198" w:rsidRPr="0049183A">
        <w:rPr>
          <w:rFonts w:ascii="Times New Roman" w:eastAsiaTheme="minorEastAsia" w:hAnsi="Times New Roman" w:cs="Times New Roman"/>
          <w:bCs/>
          <w:color w:val="262626" w:themeColor="text1" w:themeTint="D9"/>
          <w:kern w:val="0"/>
          <w:sz w:val="28"/>
          <w:szCs w:val="28"/>
          <w14:ligatures w14:val="none"/>
        </w:rPr>
        <w:t xml:space="preserve">pítulo </w:t>
      </w:r>
      <w:r w:rsidR="00E50198" w:rsidRPr="0049183A">
        <w:rPr>
          <w:rFonts w:ascii="Times New Roman" w:eastAsiaTheme="minorEastAsia" w:hAnsi="Times New Roman" w:cs="Times New Roman"/>
          <w:bCs/>
          <w:color w:val="000000" w:themeColor="text1"/>
          <w:kern w:val="0"/>
          <w:sz w:val="28"/>
          <w:szCs w:val="28"/>
          <w14:ligatures w14:val="none"/>
        </w:rPr>
        <w:t>2</w:t>
      </w:r>
      <w:r w:rsidR="00E50198" w:rsidRPr="0049183A">
        <w:rPr>
          <w:rFonts w:ascii="Times New Roman" w:eastAsiaTheme="minorEastAsia" w:hAnsi="Times New Roman" w:cs="Times New Roman"/>
          <w:bCs/>
          <w:kern w:val="0"/>
          <w:sz w:val="28"/>
          <w:szCs w:val="28"/>
          <w14:ligatures w14:val="none"/>
        </w:rPr>
        <w:t>: Supremo Poder Anônimo.</w:t>
      </w:r>
    </w:p>
    <w:p w14:paraId="433176C0" w14:textId="77777777" w:rsidR="0049183A" w:rsidRPr="0049183A" w:rsidRDefault="00E50198" w:rsidP="0049183A">
      <w:pPr>
        <w:spacing w:after="0" w:line="276" w:lineRule="auto"/>
        <w:jc w:val="center"/>
        <w:rPr>
          <w:rFonts w:ascii="Times New Roman" w:eastAsiaTheme="minorEastAsia" w:hAnsi="Times New Roman" w:cs="Times New Roman"/>
          <w:bCs/>
          <w:kern w:val="0"/>
          <w:sz w:val="24"/>
          <w:szCs w:val="24"/>
          <w14:ligatures w14:val="none"/>
        </w:rPr>
      </w:pPr>
      <w:r w:rsidRPr="0049183A">
        <w:rPr>
          <w:rFonts w:ascii="Times New Roman" w:eastAsiaTheme="minorEastAsia" w:hAnsi="Times New Roman" w:cs="Times New Roman"/>
          <w:bCs/>
          <w:kern w:val="0"/>
          <w:sz w:val="24"/>
          <w:szCs w:val="24"/>
          <w14:ligatures w14:val="none"/>
        </w:rPr>
        <w:t xml:space="preserve">Século XXI. </w:t>
      </w:r>
      <w:r w:rsidR="001602DE" w:rsidRPr="0049183A">
        <w:rPr>
          <w:rFonts w:ascii="Times New Roman" w:eastAsiaTheme="minorEastAsia" w:hAnsi="Times New Roman" w:cs="Times New Roman"/>
          <w:bCs/>
          <w:kern w:val="0"/>
          <w:sz w:val="24"/>
          <w:szCs w:val="24"/>
          <w14:ligatures w14:val="none"/>
        </w:rPr>
        <w:t>Terceiro Plano Terráqueo</w:t>
      </w:r>
      <w:r w:rsidRPr="0049183A">
        <w:rPr>
          <w:rFonts w:ascii="Times New Roman" w:eastAsiaTheme="minorEastAsia" w:hAnsi="Times New Roman" w:cs="Times New Roman"/>
          <w:bCs/>
          <w:kern w:val="0"/>
          <w:sz w:val="24"/>
          <w:szCs w:val="24"/>
          <w14:ligatures w14:val="none"/>
        </w:rPr>
        <w:t>.</w:t>
      </w:r>
    </w:p>
    <w:p w14:paraId="3EBAFE05" w14:textId="77777777" w:rsidR="0049183A" w:rsidRDefault="00E50198" w:rsidP="0049183A">
      <w:pPr>
        <w:spacing w:after="0" w:line="276" w:lineRule="auto"/>
        <w:jc w:val="center"/>
        <w:rPr>
          <w:rFonts w:ascii="Times New Roman" w:eastAsiaTheme="minorEastAsia" w:hAnsi="Times New Roman" w:cs="Times New Roman"/>
          <w:bCs/>
          <w:kern w:val="0"/>
          <w:sz w:val="24"/>
          <w:szCs w:val="24"/>
          <w14:ligatures w14:val="none"/>
        </w:rPr>
      </w:pPr>
      <w:r w:rsidRPr="0049183A">
        <w:rPr>
          <w:rFonts w:ascii="Times New Roman" w:eastAsiaTheme="minorEastAsia" w:hAnsi="Times New Roman" w:cs="Times New Roman"/>
          <w:bCs/>
          <w:kern w:val="0"/>
          <w:sz w:val="24"/>
          <w:szCs w:val="24"/>
          <w14:ligatures w14:val="none"/>
        </w:rPr>
        <w:t xml:space="preserve">Ano de </w:t>
      </w:r>
      <w:r w:rsidRPr="0049183A">
        <w:rPr>
          <w:rFonts w:ascii="Times New Roman" w:eastAsiaTheme="minorEastAsia" w:hAnsi="Times New Roman" w:cs="Times New Roman"/>
          <w:bCs/>
          <w:color w:val="7030A0"/>
          <w:kern w:val="0"/>
          <w:sz w:val="24"/>
          <w:szCs w:val="24"/>
          <w14:ligatures w14:val="none"/>
        </w:rPr>
        <w:t>2079</w:t>
      </w:r>
      <w:r w:rsidRPr="0049183A">
        <w:rPr>
          <w:rFonts w:ascii="Times New Roman" w:eastAsiaTheme="minorEastAsia" w:hAnsi="Times New Roman" w:cs="Times New Roman"/>
          <w:bCs/>
          <w:kern w:val="0"/>
          <w:sz w:val="24"/>
          <w:szCs w:val="24"/>
          <w14:ligatures w14:val="none"/>
        </w:rPr>
        <w:t>.</w:t>
      </w:r>
    </w:p>
    <w:p w14:paraId="30F51BA7" w14:textId="26AFE5F4" w:rsidR="00E50198" w:rsidRPr="0049183A" w:rsidRDefault="00E50198" w:rsidP="0049183A">
      <w:pPr>
        <w:spacing w:after="0" w:line="276" w:lineRule="auto"/>
        <w:jc w:val="center"/>
        <w:rPr>
          <w:rFonts w:ascii="Times New Roman" w:eastAsiaTheme="minorEastAsia" w:hAnsi="Times New Roman" w:cs="Times New Roman"/>
          <w:bCs/>
          <w:kern w:val="0"/>
          <w:sz w:val="24"/>
          <w:szCs w:val="24"/>
          <w14:ligatures w14:val="none"/>
        </w:rPr>
      </w:pPr>
    </w:p>
    <w:p w14:paraId="60A683AF" w14:textId="180C45E8" w:rsidR="000A770D" w:rsidRPr="00A3036C" w:rsidRDefault="001B067E" w:rsidP="004F100B">
      <w:pPr>
        <w:spacing w:after="0"/>
        <w:rPr>
          <w:rFonts w:ascii="Times New Roman" w:hAnsi="Times New Roman" w:cs="Times New Roman"/>
          <w:sz w:val="24"/>
          <w:szCs w:val="24"/>
        </w:rPr>
      </w:pPr>
      <w:r w:rsidRPr="00A3036C">
        <w:rPr>
          <w:rFonts w:ascii="Times New Roman" w:hAnsi="Times New Roman" w:cs="Times New Roman"/>
          <w:sz w:val="24"/>
          <w:szCs w:val="24"/>
        </w:rPr>
        <w:t>Topo da pirâmide do Sistema Terra</w:t>
      </w:r>
      <w:r w:rsidR="00554B2B" w:rsidRPr="00A3036C">
        <w:rPr>
          <w:rFonts w:ascii="Times New Roman" w:hAnsi="Times New Roman" w:cs="Times New Roman"/>
          <w:sz w:val="24"/>
          <w:szCs w:val="24"/>
        </w:rPr>
        <w:t xml:space="preserve"> </w:t>
      </w:r>
      <w:r w:rsidR="00694B30" w:rsidRPr="00A3036C">
        <w:rPr>
          <w:rFonts w:ascii="Times New Roman" w:hAnsi="Times New Roman" w:cs="Times New Roman"/>
          <w:sz w:val="24"/>
          <w:szCs w:val="24"/>
        </w:rPr>
        <w:t xml:space="preserve">ocupado pelas </w:t>
      </w:r>
      <w:r w:rsidR="00554B2B" w:rsidRPr="00A3036C">
        <w:rPr>
          <w:rFonts w:ascii="Times New Roman" w:hAnsi="Times New Roman" w:cs="Times New Roman"/>
          <w:sz w:val="24"/>
          <w:szCs w:val="24"/>
        </w:rPr>
        <w:t xml:space="preserve">raças </w:t>
      </w:r>
      <w:r w:rsidR="00554B2B" w:rsidRPr="00A3036C">
        <w:rPr>
          <w:rFonts w:ascii="Times New Roman" w:hAnsi="Times New Roman" w:cs="Times New Roman"/>
          <w:i/>
          <w:iCs/>
          <w:sz w:val="24"/>
          <w:szCs w:val="24"/>
        </w:rPr>
        <w:t>male</w:t>
      </w:r>
      <w:r w:rsidR="00694B30" w:rsidRPr="00A3036C">
        <w:rPr>
          <w:rFonts w:ascii="Times New Roman" w:hAnsi="Times New Roman" w:cs="Times New Roman"/>
          <w:i/>
          <w:iCs/>
          <w:sz w:val="24"/>
          <w:szCs w:val="24"/>
        </w:rPr>
        <w:t>nirus</w:t>
      </w:r>
      <w:r w:rsidR="00694B30" w:rsidRPr="00A3036C">
        <w:rPr>
          <w:rFonts w:ascii="Times New Roman" w:hAnsi="Times New Roman" w:cs="Times New Roman"/>
          <w:sz w:val="24"/>
          <w:szCs w:val="24"/>
        </w:rPr>
        <w:t xml:space="preserve">, </w:t>
      </w:r>
      <w:r w:rsidR="00694B30" w:rsidRPr="00A3036C">
        <w:rPr>
          <w:rFonts w:ascii="Times New Roman" w:hAnsi="Times New Roman" w:cs="Times New Roman"/>
          <w:i/>
          <w:iCs/>
          <w:sz w:val="24"/>
          <w:szCs w:val="24"/>
        </w:rPr>
        <w:t>reinonaques</w:t>
      </w:r>
      <w:r w:rsidR="00694B30" w:rsidRPr="00A3036C">
        <w:rPr>
          <w:rFonts w:ascii="Times New Roman" w:hAnsi="Times New Roman" w:cs="Times New Roman"/>
          <w:sz w:val="24"/>
          <w:szCs w:val="24"/>
        </w:rPr>
        <w:t xml:space="preserve"> e </w:t>
      </w:r>
      <w:r w:rsidR="00694B30" w:rsidRPr="00A3036C">
        <w:rPr>
          <w:rFonts w:ascii="Times New Roman" w:hAnsi="Times New Roman" w:cs="Times New Roman"/>
          <w:i/>
          <w:iCs/>
          <w:sz w:val="24"/>
          <w:szCs w:val="24"/>
        </w:rPr>
        <w:t xml:space="preserve">dominitilianos </w:t>
      </w:r>
      <w:r w:rsidR="00C76B93" w:rsidRPr="00A3036C">
        <w:rPr>
          <w:rFonts w:ascii="Times New Roman" w:hAnsi="Times New Roman" w:cs="Times New Roman"/>
          <w:sz w:val="24"/>
          <w:szCs w:val="24"/>
        </w:rPr>
        <w:t xml:space="preserve">estão reunidos no </w:t>
      </w:r>
      <w:r w:rsidR="00C76B93" w:rsidRPr="00A3036C">
        <w:rPr>
          <w:rFonts w:ascii="Times New Roman" w:hAnsi="Times New Roman" w:cs="Times New Roman"/>
          <w:i/>
          <w:iCs/>
          <w:sz w:val="24"/>
          <w:szCs w:val="24"/>
        </w:rPr>
        <w:t>terceiro plano terráqueo</w:t>
      </w:r>
      <w:r w:rsidR="00E51180" w:rsidRPr="00A3036C">
        <w:rPr>
          <w:rFonts w:ascii="Times New Roman" w:hAnsi="Times New Roman" w:cs="Times New Roman"/>
          <w:sz w:val="24"/>
          <w:szCs w:val="24"/>
        </w:rPr>
        <w:t>.</w:t>
      </w:r>
    </w:p>
    <w:p w14:paraId="231A0FCF" w14:textId="421C671C" w:rsidR="006A4E23" w:rsidRPr="00A3036C" w:rsidRDefault="00E262B7" w:rsidP="0049196B">
      <w:pPr>
        <w:spacing w:after="0"/>
        <w:jc w:val="both"/>
        <w:rPr>
          <w:rFonts w:ascii="Times New Roman" w:hAnsi="Times New Roman" w:cs="Times New Roman"/>
          <w:sz w:val="24"/>
          <w:szCs w:val="24"/>
        </w:rPr>
      </w:pPr>
      <w:r w:rsidRPr="00A3036C">
        <w:rPr>
          <w:rFonts w:ascii="Times New Roman" w:hAnsi="Times New Roman" w:cs="Times New Roman"/>
          <w:sz w:val="24"/>
          <w:szCs w:val="24"/>
        </w:rPr>
        <w:t>São eles</w:t>
      </w:r>
      <w:r w:rsidR="006B273A" w:rsidRPr="00A3036C">
        <w:rPr>
          <w:rFonts w:ascii="Times New Roman" w:hAnsi="Times New Roman" w:cs="Times New Roman"/>
          <w:sz w:val="24"/>
          <w:szCs w:val="24"/>
        </w:rPr>
        <w:t>, respectivamente</w:t>
      </w:r>
      <w:r w:rsidRPr="00A3036C">
        <w:rPr>
          <w:rFonts w:ascii="Times New Roman" w:hAnsi="Times New Roman" w:cs="Times New Roman"/>
          <w:sz w:val="24"/>
          <w:szCs w:val="24"/>
        </w:rPr>
        <w:t xml:space="preserve">: Algozlenirus, </w:t>
      </w:r>
      <w:r w:rsidR="000D231A" w:rsidRPr="00A3036C">
        <w:rPr>
          <w:rFonts w:ascii="Times New Roman" w:hAnsi="Times New Roman" w:cs="Times New Roman"/>
          <w:sz w:val="24"/>
          <w:szCs w:val="24"/>
        </w:rPr>
        <w:t xml:space="preserve">os irmãos gêmeos, </w:t>
      </w:r>
      <w:r w:rsidRPr="00A3036C">
        <w:rPr>
          <w:rFonts w:ascii="Times New Roman" w:hAnsi="Times New Roman" w:cs="Times New Roman"/>
          <w:sz w:val="24"/>
          <w:szCs w:val="24"/>
        </w:rPr>
        <w:t>Reinovil</w:t>
      </w:r>
      <w:r w:rsidR="00065F62" w:rsidRPr="00A3036C">
        <w:rPr>
          <w:rFonts w:ascii="Times New Roman" w:hAnsi="Times New Roman" w:cs="Times New Roman"/>
          <w:sz w:val="24"/>
          <w:szCs w:val="24"/>
        </w:rPr>
        <w:t xml:space="preserve"> e</w:t>
      </w:r>
      <w:r w:rsidRPr="00A3036C">
        <w:rPr>
          <w:rFonts w:ascii="Times New Roman" w:hAnsi="Times New Roman" w:cs="Times New Roman"/>
          <w:sz w:val="24"/>
          <w:szCs w:val="24"/>
        </w:rPr>
        <w:t xml:space="preserve"> Reinódio e Ilusiodiano. Convocados pelo primeiro, ocupante do cume d</w:t>
      </w:r>
      <w:r w:rsidR="004D17C3" w:rsidRPr="00A3036C">
        <w:rPr>
          <w:rFonts w:ascii="Times New Roman" w:hAnsi="Times New Roman" w:cs="Times New Roman"/>
          <w:sz w:val="24"/>
          <w:szCs w:val="24"/>
        </w:rPr>
        <w:t>esta engrenagem, discutem</w:t>
      </w:r>
      <w:r w:rsidR="00934A33" w:rsidRPr="00A3036C">
        <w:rPr>
          <w:rFonts w:ascii="Times New Roman" w:hAnsi="Times New Roman" w:cs="Times New Roman"/>
          <w:sz w:val="24"/>
          <w:szCs w:val="24"/>
        </w:rPr>
        <w:t xml:space="preserve"> </w:t>
      </w:r>
      <w:r w:rsidR="004D17C3" w:rsidRPr="00A3036C">
        <w:rPr>
          <w:rFonts w:ascii="Times New Roman" w:hAnsi="Times New Roman" w:cs="Times New Roman"/>
          <w:sz w:val="24"/>
          <w:szCs w:val="24"/>
        </w:rPr>
        <w:t xml:space="preserve">plano de ação no intuito de frear a conexão dimensional do terrícola com a verdade absoluta, reveladora do poder terráqueo pelo equilíbrio da inteligibilidade e a moralidade. </w:t>
      </w:r>
    </w:p>
    <w:p w14:paraId="3D2C061F" w14:textId="5FC4FC90" w:rsidR="00E262B7" w:rsidRPr="00A3036C" w:rsidRDefault="004D17C3" w:rsidP="0049196B">
      <w:pPr>
        <w:spacing w:after="0"/>
        <w:jc w:val="both"/>
        <w:rPr>
          <w:rFonts w:ascii="Times New Roman" w:hAnsi="Times New Roman" w:cs="Times New Roman"/>
          <w:sz w:val="24"/>
          <w:szCs w:val="24"/>
        </w:rPr>
      </w:pPr>
      <w:r w:rsidRPr="00A3036C">
        <w:rPr>
          <w:rFonts w:ascii="Times New Roman" w:hAnsi="Times New Roman" w:cs="Times New Roman"/>
          <w:sz w:val="24"/>
          <w:szCs w:val="24"/>
        </w:rPr>
        <w:t>A população ter</w:t>
      </w:r>
      <w:r w:rsidR="00934A33" w:rsidRPr="00A3036C">
        <w:rPr>
          <w:rFonts w:ascii="Times New Roman" w:hAnsi="Times New Roman" w:cs="Times New Roman"/>
          <w:sz w:val="24"/>
          <w:szCs w:val="24"/>
        </w:rPr>
        <w:t>rícol</w:t>
      </w:r>
      <w:r w:rsidRPr="00A3036C">
        <w:rPr>
          <w:rFonts w:ascii="Times New Roman" w:hAnsi="Times New Roman" w:cs="Times New Roman"/>
          <w:sz w:val="24"/>
          <w:szCs w:val="24"/>
        </w:rPr>
        <w:t xml:space="preserve">a monitorada pelas interligações subterrâneas continentais e pelos pilares sistêmicos: governo, religião, mídia e educação, alimentados pela </w:t>
      </w:r>
      <w:r w:rsidRPr="00A3036C">
        <w:rPr>
          <w:rFonts w:ascii="Times New Roman" w:hAnsi="Times New Roman" w:cs="Times New Roman"/>
          <w:i/>
          <w:iCs/>
          <w:sz w:val="24"/>
          <w:szCs w:val="24"/>
        </w:rPr>
        <w:t>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r w:rsidRPr="00A3036C">
        <w:rPr>
          <w:rFonts w:ascii="Times New Roman" w:hAnsi="Times New Roman" w:cs="Times New Roman"/>
          <w:sz w:val="24"/>
          <w:szCs w:val="24"/>
        </w:rPr>
        <w:t xml:space="preserve"> estão prestes a ruir, caso não haja uma reação contundente</w:t>
      </w:r>
      <w:r w:rsidR="009868D6" w:rsidRPr="00A3036C">
        <w:rPr>
          <w:rFonts w:ascii="Times New Roman" w:hAnsi="Times New Roman" w:cs="Times New Roman"/>
          <w:sz w:val="24"/>
          <w:szCs w:val="24"/>
        </w:rPr>
        <w:t xml:space="preserve"> e radical, por parte dos donos do planeta Terra, para desviarem, definitivamente, a humanidade deste caminho de amor, </w:t>
      </w:r>
      <w:r w:rsidR="009868D6" w:rsidRPr="00A3036C">
        <w:rPr>
          <w:rFonts w:ascii="Times New Roman" w:hAnsi="Times New Roman" w:cs="Times New Roman"/>
          <w:sz w:val="24"/>
          <w:szCs w:val="24"/>
        </w:rPr>
        <w:lastRenderedPageBreak/>
        <w:t>paz e prosperidade previsto pelo SEU — Soberana Energia Universal.</w:t>
      </w:r>
    </w:p>
    <w:p w14:paraId="1C52C33F" w14:textId="63D46DBC" w:rsidR="00A77398" w:rsidRPr="00A3036C" w:rsidRDefault="00A77398" w:rsidP="0049196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cenário do encontro acontece num salão de ouro ornamentado com pedras preciosas. Algozlenirus,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sentado em um trono comparável a uma joia</w:t>
      </w:r>
      <w:r w:rsidR="00634AF0" w:rsidRPr="00A3036C">
        <w:rPr>
          <w:rFonts w:ascii="Times New Roman" w:hAnsi="Times New Roman" w:cs="Times New Roman"/>
          <w:sz w:val="24"/>
          <w:szCs w:val="24"/>
        </w:rPr>
        <w:t xml:space="preserve"> adorna</w:t>
      </w:r>
      <w:r w:rsidR="002D3438" w:rsidRPr="00A3036C">
        <w:rPr>
          <w:rFonts w:ascii="Times New Roman" w:hAnsi="Times New Roman" w:cs="Times New Roman"/>
          <w:sz w:val="24"/>
          <w:szCs w:val="24"/>
        </w:rPr>
        <w:t>da pelo luxo do preciosismo</w:t>
      </w:r>
      <w:r w:rsidRPr="00A3036C">
        <w:rPr>
          <w:rFonts w:ascii="Times New Roman" w:hAnsi="Times New Roman" w:cs="Times New Roman"/>
          <w:sz w:val="24"/>
          <w:szCs w:val="24"/>
        </w:rPr>
        <w:t xml:space="preserve">,  está acima de Reinovil e Reinódio, </w:t>
      </w:r>
      <w:r w:rsidRPr="00A3036C">
        <w:rPr>
          <w:rFonts w:ascii="Times New Roman" w:hAnsi="Times New Roman" w:cs="Times New Roman"/>
          <w:i/>
          <w:iCs/>
          <w:sz w:val="24"/>
          <w:szCs w:val="24"/>
        </w:rPr>
        <w:t>reinonaques</w:t>
      </w:r>
      <w:r w:rsidRPr="00A3036C">
        <w:rPr>
          <w:rFonts w:ascii="Times New Roman" w:hAnsi="Times New Roman" w:cs="Times New Roman"/>
          <w:sz w:val="24"/>
          <w:szCs w:val="24"/>
        </w:rPr>
        <w:t xml:space="preserve"> e Ilusiodiano, </w:t>
      </w:r>
      <w:r w:rsidRPr="00A3036C">
        <w:rPr>
          <w:rFonts w:ascii="Times New Roman" w:hAnsi="Times New Roman" w:cs="Times New Roman"/>
          <w:i/>
          <w:iCs/>
          <w:sz w:val="24"/>
          <w:szCs w:val="24"/>
        </w:rPr>
        <w:t>dominitiliano</w:t>
      </w:r>
      <w:r w:rsidR="0049196B" w:rsidRPr="00A3036C">
        <w:rPr>
          <w:rFonts w:ascii="Times New Roman" w:hAnsi="Times New Roman" w:cs="Times New Roman"/>
          <w:sz w:val="24"/>
          <w:szCs w:val="24"/>
        </w:rPr>
        <w:t xml:space="preserve">, posicionados abaixo do poder máximo atuante no Sistema Terra estabelecido até o </w:t>
      </w:r>
      <w:r w:rsidR="0049196B" w:rsidRPr="00A3036C">
        <w:rPr>
          <w:rFonts w:ascii="Times New Roman" w:hAnsi="Times New Roman" w:cs="Times New Roman"/>
          <w:i/>
          <w:iCs/>
          <w:sz w:val="24"/>
          <w:szCs w:val="24"/>
        </w:rPr>
        <w:t>terceiro plano terráqueo</w:t>
      </w:r>
      <w:r w:rsidR="0049196B" w:rsidRPr="00A3036C">
        <w:rPr>
          <w:rFonts w:ascii="Times New Roman" w:hAnsi="Times New Roman" w:cs="Times New Roman"/>
          <w:sz w:val="24"/>
          <w:szCs w:val="24"/>
        </w:rPr>
        <w:t xml:space="preserve">. A conhecida terceira dimensão sustentada pela mentira e ilusão do mundo material: nascimento... vivência numa sociedade de contas... morte e renascimento para pagamento de faltas nas vidas passadas, </w:t>
      </w:r>
      <w:r w:rsidR="00857235" w:rsidRPr="00A3036C">
        <w:rPr>
          <w:rFonts w:ascii="Times New Roman" w:hAnsi="Times New Roman" w:cs="Times New Roman"/>
          <w:sz w:val="24"/>
          <w:szCs w:val="24"/>
        </w:rPr>
        <w:t>estando o humano, acordado à reencarnação</w:t>
      </w:r>
      <w:r w:rsidR="00F6410B" w:rsidRPr="00A3036C">
        <w:rPr>
          <w:rFonts w:ascii="Times New Roman" w:hAnsi="Times New Roman" w:cs="Times New Roman"/>
          <w:sz w:val="24"/>
          <w:szCs w:val="24"/>
        </w:rPr>
        <w:t xml:space="preserve"> permitida</w:t>
      </w:r>
      <w:r w:rsidR="00D4723A" w:rsidRPr="00A3036C">
        <w:rPr>
          <w:rFonts w:ascii="Times New Roman" w:hAnsi="Times New Roman" w:cs="Times New Roman"/>
          <w:sz w:val="24"/>
          <w:szCs w:val="24"/>
        </w:rPr>
        <w:t xml:space="preserve"> por “Deus”</w:t>
      </w:r>
      <w:r w:rsidR="0049196B" w:rsidRPr="00A3036C">
        <w:rPr>
          <w:rFonts w:ascii="Times New Roman" w:hAnsi="Times New Roman" w:cs="Times New Roman"/>
          <w:sz w:val="24"/>
          <w:szCs w:val="24"/>
        </w:rPr>
        <w:t>.</w:t>
      </w:r>
      <w:r w:rsidR="00857235" w:rsidRPr="00A3036C">
        <w:rPr>
          <w:rFonts w:ascii="Times New Roman" w:hAnsi="Times New Roman" w:cs="Times New Roman"/>
          <w:sz w:val="24"/>
          <w:szCs w:val="24"/>
        </w:rPr>
        <w:t xml:space="preserve"> </w:t>
      </w:r>
      <w:r w:rsidR="0049196B" w:rsidRPr="00A3036C">
        <w:rPr>
          <w:rFonts w:ascii="Times New Roman" w:hAnsi="Times New Roman" w:cs="Times New Roman"/>
          <w:sz w:val="24"/>
          <w:szCs w:val="24"/>
        </w:rPr>
        <w:t xml:space="preserve"> </w:t>
      </w:r>
    </w:p>
    <w:p w14:paraId="48FB59AE" w14:textId="498734D2" w:rsidR="006C7982" w:rsidRPr="00A3036C" w:rsidRDefault="006C7982" w:rsidP="0049196B">
      <w:pPr>
        <w:spacing w:after="0"/>
        <w:jc w:val="both"/>
        <w:rPr>
          <w:rFonts w:ascii="Times New Roman" w:hAnsi="Times New Roman" w:cs="Times New Roman"/>
          <w:sz w:val="24"/>
          <w:szCs w:val="24"/>
        </w:rPr>
      </w:pPr>
      <w:r w:rsidRPr="00A3036C">
        <w:rPr>
          <w:rFonts w:ascii="Times New Roman" w:hAnsi="Times New Roman" w:cs="Times New Roman"/>
          <w:sz w:val="24"/>
          <w:szCs w:val="24"/>
        </w:rPr>
        <w:t>O processo reencarnatório</w:t>
      </w:r>
      <w:r w:rsidR="00321B41" w:rsidRPr="00A3036C">
        <w:rPr>
          <w:rFonts w:ascii="Times New Roman" w:hAnsi="Times New Roman" w:cs="Times New Roman"/>
          <w:sz w:val="24"/>
          <w:szCs w:val="24"/>
        </w:rPr>
        <w:t xml:space="preserve"> de vida no </w:t>
      </w:r>
      <w:r w:rsidR="00321B41" w:rsidRPr="00A3036C">
        <w:rPr>
          <w:rFonts w:ascii="Times New Roman" w:hAnsi="Times New Roman" w:cs="Times New Roman"/>
          <w:i/>
          <w:iCs/>
          <w:sz w:val="24"/>
          <w:szCs w:val="24"/>
        </w:rPr>
        <w:t>primeiro plano terráqueo</w:t>
      </w:r>
      <w:r w:rsidR="00CA72FD" w:rsidRPr="00A3036C">
        <w:rPr>
          <w:rFonts w:ascii="Times New Roman" w:hAnsi="Times New Roman" w:cs="Times New Roman"/>
          <w:sz w:val="24"/>
          <w:szCs w:val="24"/>
        </w:rPr>
        <w:t xml:space="preserve"> começa no </w:t>
      </w:r>
      <w:r w:rsidR="00CA72FD" w:rsidRPr="00A3036C">
        <w:rPr>
          <w:rFonts w:ascii="Times New Roman" w:hAnsi="Times New Roman" w:cs="Times New Roman"/>
          <w:i/>
          <w:iCs/>
          <w:sz w:val="24"/>
          <w:szCs w:val="24"/>
        </w:rPr>
        <w:t>segundo</w:t>
      </w:r>
      <w:r w:rsidR="009F608A" w:rsidRPr="00A3036C">
        <w:rPr>
          <w:rFonts w:ascii="Times New Roman" w:hAnsi="Times New Roman" w:cs="Times New Roman"/>
          <w:i/>
          <w:iCs/>
          <w:sz w:val="24"/>
          <w:szCs w:val="24"/>
        </w:rPr>
        <w:t xml:space="preserve"> plano terráqueo</w:t>
      </w:r>
      <w:r w:rsidR="006C6DF8" w:rsidRPr="00A3036C">
        <w:rPr>
          <w:rFonts w:ascii="Times New Roman" w:hAnsi="Times New Roman" w:cs="Times New Roman"/>
          <w:i/>
          <w:iCs/>
          <w:sz w:val="24"/>
          <w:szCs w:val="24"/>
        </w:rPr>
        <w:t xml:space="preserve"> </w:t>
      </w:r>
      <w:r w:rsidR="00AD63D3" w:rsidRPr="00A3036C">
        <w:rPr>
          <w:rFonts w:ascii="Times New Roman" w:hAnsi="Times New Roman" w:cs="Times New Roman"/>
          <w:sz w:val="24"/>
          <w:szCs w:val="24"/>
        </w:rPr>
        <w:t>com a recepção dos morto</w:t>
      </w:r>
      <w:r w:rsidR="001A292A" w:rsidRPr="00A3036C">
        <w:rPr>
          <w:rFonts w:ascii="Times New Roman" w:hAnsi="Times New Roman" w:cs="Times New Roman"/>
          <w:sz w:val="24"/>
          <w:szCs w:val="24"/>
        </w:rPr>
        <w:t xml:space="preserve">s, no que se diz </w:t>
      </w:r>
      <w:r w:rsidR="007179D3" w:rsidRPr="00A3036C">
        <w:rPr>
          <w:rFonts w:ascii="Times New Roman" w:hAnsi="Times New Roman" w:cs="Times New Roman"/>
          <w:sz w:val="24"/>
          <w:szCs w:val="24"/>
        </w:rPr>
        <w:t>aos</w:t>
      </w:r>
      <w:r w:rsidR="00E22D65" w:rsidRPr="00A3036C">
        <w:rPr>
          <w:rFonts w:ascii="Times New Roman" w:hAnsi="Times New Roman" w:cs="Times New Roman"/>
          <w:sz w:val="24"/>
          <w:szCs w:val="24"/>
        </w:rPr>
        <w:t xml:space="preserve"> humanos adormecidos</w:t>
      </w:r>
      <w:r w:rsidR="002652AC" w:rsidRPr="00A3036C">
        <w:rPr>
          <w:rFonts w:ascii="Times New Roman" w:hAnsi="Times New Roman" w:cs="Times New Roman"/>
          <w:sz w:val="24"/>
          <w:szCs w:val="24"/>
        </w:rPr>
        <w:t xml:space="preserve"> </w:t>
      </w:r>
      <w:r w:rsidR="00B92B00" w:rsidRPr="00A3036C">
        <w:rPr>
          <w:rFonts w:ascii="Times New Roman" w:hAnsi="Times New Roman" w:cs="Times New Roman"/>
          <w:sz w:val="24"/>
          <w:szCs w:val="24"/>
        </w:rPr>
        <w:t>pel</w:t>
      </w:r>
      <w:r w:rsidR="002652AC" w:rsidRPr="00A3036C">
        <w:rPr>
          <w:rFonts w:ascii="Times New Roman" w:hAnsi="Times New Roman" w:cs="Times New Roman"/>
          <w:sz w:val="24"/>
          <w:szCs w:val="24"/>
        </w:rPr>
        <w:t>os pilares fixos</w:t>
      </w:r>
      <w:r w:rsidR="00BB1360" w:rsidRPr="00A3036C">
        <w:rPr>
          <w:rFonts w:ascii="Times New Roman" w:hAnsi="Times New Roman" w:cs="Times New Roman"/>
          <w:sz w:val="24"/>
          <w:szCs w:val="24"/>
        </w:rPr>
        <w:t xml:space="preserve"> constituídos</w:t>
      </w:r>
      <w:r w:rsidR="00B92B00" w:rsidRPr="00A3036C">
        <w:rPr>
          <w:rFonts w:ascii="Times New Roman" w:hAnsi="Times New Roman" w:cs="Times New Roman"/>
          <w:sz w:val="24"/>
          <w:szCs w:val="24"/>
        </w:rPr>
        <w:t xml:space="preserve"> no planeta Terra</w:t>
      </w:r>
      <w:r w:rsidR="00623A92" w:rsidRPr="00A3036C">
        <w:rPr>
          <w:rFonts w:ascii="Times New Roman" w:hAnsi="Times New Roman" w:cs="Times New Roman"/>
          <w:sz w:val="24"/>
          <w:szCs w:val="24"/>
        </w:rPr>
        <w:t xml:space="preserve">: governo, religião, mídia e educação. </w:t>
      </w:r>
      <w:r w:rsidR="00FA4985" w:rsidRPr="00A3036C">
        <w:rPr>
          <w:rFonts w:ascii="Times New Roman" w:hAnsi="Times New Roman" w:cs="Times New Roman"/>
          <w:sz w:val="24"/>
          <w:szCs w:val="24"/>
        </w:rPr>
        <w:t xml:space="preserve">Último pode ser definido como </w:t>
      </w:r>
      <w:r w:rsidR="0032642C" w:rsidRPr="00A3036C">
        <w:rPr>
          <w:rFonts w:ascii="Times New Roman" w:hAnsi="Times New Roman" w:cs="Times New Roman"/>
          <w:sz w:val="24"/>
          <w:szCs w:val="24"/>
        </w:rPr>
        <w:t>deseducação</w:t>
      </w:r>
      <w:r w:rsidR="00D33D45" w:rsidRPr="00A3036C">
        <w:rPr>
          <w:rFonts w:ascii="Times New Roman" w:hAnsi="Times New Roman" w:cs="Times New Roman"/>
          <w:sz w:val="24"/>
          <w:szCs w:val="24"/>
        </w:rPr>
        <w:t>, levando-se em conta</w:t>
      </w:r>
      <w:r w:rsidR="005E48BA" w:rsidRPr="00A3036C">
        <w:rPr>
          <w:rFonts w:ascii="Times New Roman" w:hAnsi="Times New Roman" w:cs="Times New Roman"/>
          <w:sz w:val="24"/>
          <w:szCs w:val="24"/>
        </w:rPr>
        <w:t xml:space="preserve"> a manipulação histórica efetivada como verdade pelos</w:t>
      </w:r>
      <w:r w:rsidR="009243B4" w:rsidRPr="00A3036C">
        <w:rPr>
          <w:rFonts w:ascii="Times New Roman" w:hAnsi="Times New Roman" w:cs="Times New Roman"/>
          <w:sz w:val="24"/>
          <w:szCs w:val="24"/>
        </w:rPr>
        <w:t xml:space="preserve"> </w:t>
      </w:r>
      <w:r w:rsidR="009243B4" w:rsidRPr="00A3036C">
        <w:rPr>
          <w:rFonts w:ascii="Times New Roman" w:hAnsi="Times New Roman" w:cs="Times New Roman"/>
          <w:i/>
          <w:iCs/>
          <w:sz w:val="24"/>
          <w:szCs w:val="24"/>
        </w:rPr>
        <w:t>senhores da escravidão terrícola</w:t>
      </w:r>
      <w:r w:rsidR="00D62988" w:rsidRPr="00A3036C">
        <w:rPr>
          <w:rFonts w:ascii="Times New Roman" w:hAnsi="Times New Roman" w:cs="Times New Roman"/>
          <w:sz w:val="24"/>
          <w:szCs w:val="24"/>
        </w:rPr>
        <w:t xml:space="preserve">. </w:t>
      </w:r>
      <w:r w:rsidR="00212F90" w:rsidRPr="00A3036C">
        <w:rPr>
          <w:rFonts w:ascii="Times New Roman" w:hAnsi="Times New Roman" w:cs="Times New Roman"/>
          <w:sz w:val="24"/>
          <w:szCs w:val="24"/>
        </w:rPr>
        <w:t>Nesta planificação</w:t>
      </w:r>
      <w:r w:rsidR="00510991" w:rsidRPr="00A3036C">
        <w:rPr>
          <w:rFonts w:ascii="Times New Roman" w:hAnsi="Times New Roman" w:cs="Times New Roman"/>
          <w:sz w:val="24"/>
          <w:szCs w:val="24"/>
        </w:rPr>
        <w:t xml:space="preserve"> </w:t>
      </w:r>
      <w:r w:rsidR="00317EB3" w:rsidRPr="00A3036C">
        <w:rPr>
          <w:rFonts w:ascii="Times New Roman" w:hAnsi="Times New Roman" w:cs="Times New Roman"/>
          <w:sz w:val="24"/>
          <w:szCs w:val="24"/>
        </w:rPr>
        <w:t>escravocrata</w:t>
      </w:r>
      <w:r w:rsidR="0096565D" w:rsidRPr="00A3036C">
        <w:rPr>
          <w:rFonts w:ascii="Times New Roman" w:hAnsi="Times New Roman" w:cs="Times New Roman"/>
          <w:sz w:val="24"/>
          <w:szCs w:val="24"/>
        </w:rPr>
        <w:t xml:space="preserve">, </w:t>
      </w:r>
      <w:r w:rsidR="00510991" w:rsidRPr="00A3036C">
        <w:rPr>
          <w:rFonts w:ascii="Times New Roman" w:hAnsi="Times New Roman" w:cs="Times New Roman"/>
          <w:sz w:val="24"/>
          <w:szCs w:val="24"/>
        </w:rPr>
        <w:t>a consciência viva</w:t>
      </w:r>
      <w:r w:rsidR="0096565D" w:rsidRPr="00A3036C">
        <w:rPr>
          <w:rFonts w:ascii="Times New Roman" w:hAnsi="Times New Roman" w:cs="Times New Roman"/>
          <w:sz w:val="24"/>
          <w:szCs w:val="24"/>
        </w:rPr>
        <w:t>, aprisionada a um corpo morto</w:t>
      </w:r>
      <w:r w:rsidR="00C62772" w:rsidRPr="00A3036C">
        <w:rPr>
          <w:rFonts w:ascii="Times New Roman" w:hAnsi="Times New Roman" w:cs="Times New Roman"/>
          <w:sz w:val="24"/>
          <w:szCs w:val="24"/>
        </w:rPr>
        <w:t>,</w:t>
      </w:r>
      <w:r w:rsidR="00A94BD8" w:rsidRPr="00A3036C">
        <w:rPr>
          <w:rFonts w:ascii="Times New Roman" w:hAnsi="Times New Roman" w:cs="Times New Roman"/>
          <w:sz w:val="24"/>
          <w:szCs w:val="24"/>
        </w:rPr>
        <w:t xml:space="preserve"> julga e é julgada por suas conduta</w:t>
      </w:r>
      <w:r w:rsidR="00C62772" w:rsidRPr="00A3036C">
        <w:rPr>
          <w:rFonts w:ascii="Times New Roman" w:hAnsi="Times New Roman" w:cs="Times New Roman"/>
          <w:sz w:val="24"/>
          <w:szCs w:val="24"/>
        </w:rPr>
        <w:t xml:space="preserve">s nas vidas </w:t>
      </w:r>
      <w:r w:rsidR="00C21D49" w:rsidRPr="00A3036C">
        <w:rPr>
          <w:rFonts w:ascii="Times New Roman" w:hAnsi="Times New Roman" w:cs="Times New Roman"/>
          <w:sz w:val="24"/>
          <w:szCs w:val="24"/>
        </w:rPr>
        <w:t>passa</w:t>
      </w:r>
      <w:r w:rsidR="00C62772" w:rsidRPr="00A3036C">
        <w:rPr>
          <w:rFonts w:ascii="Times New Roman" w:hAnsi="Times New Roman" w:cs="Times New Roman"/>
          <w:sz w:val="24"/>
          <w:szCs w:val="24"/>
        </w:rPr>
        <w:t>das</w:t>
      </w:r>
      <w:r w:rsidR="007415A0" w:rsidRPr="00A3036C">
        <w:rPr>
          <w:rFonts w:ascii="Times New Roman" w:hAnsi="Times New Roman" w:cs="Times New Roman"/>
          <w:sz w:val="24"/>
          <w:szCs w:val="24"/>
        </w:rPr>
        <w:t xml:space="preserve">. </w:t>
      </w:r>
      <w:r w:rsidR="007E25B8" w:rsidRPr="00A3036C">
        <w:rPr>
          <w:rFonts w:ascii="Times New Roman" w:hAnsi="Times New Roman" w:cs="Times New Roman"/>
          <w:sz w:val="24"/>
          <w:szCs w:val="24"/>
        </w:rPr>
        <w:t>Alimentad</w:t>
      </w:r>
      <w:r w:rsidR="00C7651D" w:rsidRPr="00A3036C">
        <w:rPr>
          <w:rFonts w:ascii="Times New Roman" w:hAnsi="Times New Roman" w:cs="Times New Roman"/>
          <w:sz w:val="24"/>
          <w:szCs w:val="24"/>
        </w:rPr>
        <w:t>o</w:t>
      </w:r>
      <w:r w:rsidR="007E25B8" w:rsidRPr="00A3036C">
        <w:rPr>
          <w:rFonts w:ascii="Times New Roman" w:hAnsi="Times New Roman" w:cs="Times New Roman"/>
          <w:sz w:val="24"/>
          <w:szCs w:val="24"/>
        </w:rPr>
        <w:t xml:space="preserve"> pela </w:t>
      </w:r>
      <w:r w:rsidR="007E25B8" w:rsidRPr="00A3036C">
        <w:rPr>
          <w:rFonts w:ascii="Times New Roman" w:hAnsi="Times New Roman" w:cs="Times New Roman"/>
          <w:i/>
          <w:iCs/>
          <w:sz w:val="24"/>
          <w:szCs w:val="24"/>
        </w:rPr>
        <w:t>tríade da maldade humana</w:t>
      </w:r>
      <w:r w:rsidR="002B1AA9" w:rsidRPr="00A3036C">
        <w:rPr>
          <w:rFonts w:ascii="Times New Roman" w:hAnsi="Times New Roman" w:cs="Times New Roman"/>
          <w:sz w:val="24"/>
          <w:szCs w:val="24"/>
        </w:rPr>
        <w:t xml:space="preserve">: </w:t>
      </w:r>
      <w:r w:rsidR="002B1AA9" w:rsidRPr="00A3036C">
        <w:rPr>
          <w:rFonts w:ascii="Times New Roman" w:hAnsi="Times New Roman" w:cs="Times New Roman"/>
          <w:i/>
          <w:iCs/>
          <w:sz w:val="24"/>
          <w:szCs w:val="24"/>
        </w:rPr>
        <w:t>ego</w:t>
      </w:r>
      <w:r w:rsidR="002B1AA9" w:rsidRPr="00A3036C">
        <w:rPr>
          <w:rFonts w:ascii="Times New Roman" w:hAnsi="Times New Roman" w:cs="Times New Roman"/>
          <w:sz w:val="24"/>
          <w:szCs w:val="24"/>
        </w:rPr>
        <w:t xml:space="preserve">, </w:t>
      </w:r>
      <w:r w:rsidR="00137A62" w:rsidRPr="00A3036C">
        <w:rPr>
          <w:rFonts w:ascii="Times New Roman" w:hAnsi="Times New Roman" w:cs="Times New Roman"/>
          <w:i/>
          <w:iCs/>
          <w:sz w:val="24"/>
          <w:szCs w:val="24"/>
        </w:rPr>
        <w:t>ganância</w:t>
      </w:r>
      <w:r w:rsidR="002B1AA9" w:rsidRPr="00A3036C">
        <w:rPr>
          <w:rFonts w:ascii="Times New Roman" w:hAnsi="Times New Roman" w:cs="Times New Roman"/>
          <w:i/>
          <w:iCs/>
          <w:sz w:val="24"/>
          <w:szCs w:val="24"/>
        </w:rPr>
        <w:t xml:space="preserve"> </w:t>
      </w:r>
      <w:r w:rsidR="00137A62" w:rsidRPr="00A3036C">
        <w:rPr>
          <w:rFonts w:ascii="Times New Roman" w:hAnsi="Times New Roman" w:cs="Times New Roman"/>
          <w:sz w:val="24"/>
          <w:szCs w:val="24"/>
        </w:rPr>
        <w:t>e</w:t>
      </w:r>
      <w:r w:rsidR="00510991" w:rsidRPr="00A3036C">
        <w:rPr>
          <w:rFonts w:ascii="Times New Roman" w:hAnsi="Times New Roman" w:cs="Times New Roman"/>
          <w:sz w:val="24"/>
          <w:szCs w:val="24"/>
        </w:rPr>
        <w:t xml:space="preserve"> </w:t>
      </w:r>
      <w:r w:rsidR="00137A62" w:rsidRPr="00A3036C">
        <w:rPr>
          <w:rFonts w:ascii="Times New Roman" w:hAnsi="Times New Roman" w:cs="Times New Roman"/>
          <w:i/>
          <w:iCs/>
          <w:sz w:val="24"/>
          <w:szCs w:val="24"/>
        </w:rPr>
        <w:t>medo</w:t>
      </w:r>
      <w:r w:rsidR="00C7651D" w:rsidRPr="00A3036C">
        <w:rPr>
          <w:rFonts w:ascii="Times New Roman" w:hAnsi="Times New Roman" w:cs="Times New Roman"/>
          <w:sz w:val="24"/>
          <w:szCs w:val="24"/>
        </w:rPr>
        <w:t>, o processo reencarnatório</w:t>
      </w:r>
      <w:r w:rsidR="00A416B0" w:rsidRPr="00A3036C">
        <w:rPr>
          <w:rFonts w:ascii="Times New Roman" w:hAnsi="Times New Roman" w:cs="Times New Roman"/>
          <w:sz w:val="24"/>
          <w:szCs w:val="24"/>
        </w:rPr>
        <w:t xml:space="preserve"> </w:t>
      </w:r>
      <w:r w:rsidR="00CA5314" w:rsidRPr="00A3036C">
        <w:rPr>
          <w:rFonts w:ascii="Times New Roman" w:hAnsi="Times New Roman" w:cs="Times New Roman"/>
          <w:sz w:val="24"/>
          <w:szCs w:val="24"/>
        </w:rPr>
        <w:t>leva</w:t>
      </w:r>
      <w:r w:rsidR="00AA3444" w:rsidRPr="00A3036C">
        <w:rPr>
          <w:rFonts w:ascii="Times New Roman" w:hAnsi="Times New Roman" w:cs="Times New Roman"/>
          <w:sz w:val="24"/>
          <w:szCs w:val="24"/>
        </w:rPr>
        <w:t xml:space="preserve"> a mente</w:t>
      </w:r>
      <w:r w:rsidR="00E81A76" w:rsidRPr="00A3036C">
        <w:rPr>
          <w:rFonts w:ascii="Times New Roman" w:hAnsi="Times New Roman" w:cs="Times New Roman"/>
          <w:sz w:val="24"/>
          <w:szCs w:val="24"/>
        </w:rPr>
        <w:t xml:space="preserve"> sã para o mesmo lugar</w:t>
      </w:r>
      <w:r w:rsidR="007E7D48" w:rsidRPr="00A3036C">
        <w:rPr>
          <w:rFonts w:ascii="Times New Roman" w:hAnsi="Times New Roman" w:cs="Times New Roman"/>
          <w:sz w:val="24"/>
          <w:szCs w:val="24"/>
        </w:rPr>
        <w:t xml:space="preserve"> de onde veio</w:t>
      </w:r>
      <w:r w:rsidR="00D6191B" w:rsidRPr="00A3036C">
        <w:rPr>
          <w:rFonts w:ascii="Times New Roman" w:hAnsi="Times New Roman" w:cs="Times New Roman"/>
          <w:sz w:val="24"/>
          <w:szCs w:val="24"/>
        </w:rPr>
        <w:t>, impedindo</w:t>
      </w:r>
      <w:r w:rsidR="00CF3456" w:rsidRPr="00A3036C">
        <w:rPr>
          <w:rFonts w:ascii="Times New Roman" w:hAnsi="Times New Roman" w:cs="Times New Roman"/>
          <w:sz w:val="24"/>
          <w:szCs w:val="24"/>
        </w:rPr>
        <w:t xml:space="preserve"> o conhecimento da verdade absoluta</w:t>
      </w:r>
      <w:r w:rsidR="00F549C7" w:rsidRPr="00A3036C">
        <w:rPr>
          <w:rFonts w:ascii="Times New Roman" w:hAnsi="Times New Roman" w:cs="Times New Roman"/>
          <w:sz w:val="24"/>
          <w:szCs w:val="24"/>
        </w:rPr>
        <w:t xml:space="preserve"> naturalizado</w:t>
      </w:r>
      <w:r w:rsidR="00507570" w:rsidRPr="00A3036C">
        <w:rPr>
          <w:rFonts w:ascii="Times New Roman" w:hAnsi="Times New Roman" w:cs="Times New Roman"/>
          <w:sz w:val="24"/>
          <w:szCs w:val="24"/>
        </w:rPr>
        <w:t xml:space="preserve"> pela humanidade como </w:t>
      </w:r>
      <w:r w:rsidR="00507570" w:rsidRPr="00A3036C">
        <w:rPr>
          <w:rFonts w:ascii="Times New Roman" w:hAnsi="Times New Roman" w:cs="Times New Roman"/>
          <w:i/>
          <w:iCs/>
          <w:sz w:val="24"/>
          <w:szCs w:val="24"/>
        </w:rPr>
        <w:t>a vida</w:t>
      </w:r>
      <w:r w:rsidR="000C03E2" w:rsidRPr="00A3036C">
        <w:rPr>
          <w:rFonts w:ascii="Times New Roman" w:hAnsi="Times New Roman" w:cs="Times New Roman"/>
          <w:i/>
          <w:iCs/>
          <w:sz w:val="24"/>
          <w:szCs w:val="24"/>
        </w:rPr>
        <w:t xml:space="preserve"> da vida</w:t>
      </w:r>
      <w:r w:rsidR="000C03E2" w:rsidRPr="00A3036C">
        <w:rPr>
          <w:rFonts w:ascii="Times New Roman" w:hAnsi="Times New Roman" w:cs="Times New Roman"/>
          <w:sz w:val="24"/>
          <w:szCs w:val="24"/>
        </w:rPr>
        <w:t>.</w:t>
      </w:r>
      <w:r w:rsidR="00CF3456" w:rsidRPr="00A3036C">
        <w:rPr>
          <w:rFonts w:ascii="Times New Roman" w:hAnsi="Times New Roman" w:cs="Times New Roman"/>
          <w:sz w:val="24"/>
          <w:szCs w:val="24"/>
        </w:rPr>
        <w:t xml:space="preserve"> </w:t>
      </w:r>
      <w:r w:rsidR="00B46237" w:rsidRPr="00A3036C">
        <w:rPr>
          <w:rFonts w:ascii="Times New Roman" w:hAnsi="Times New Roman" w:cs="Times New Roman"/>
          <w:sz w:val="24"/>
          <w:szCs w:val="24"/>
        </w:rPr>
        <w:t xml:space="preserve">A ideia de </w:t>
      </w:r>
      <w:r w:rsidR="00B46237" w:rsidRPr="00A3036C">
        <w:rPr>
          <w:rFonts w:ascii="Times New Roman" w:hAnsi="Times New Roman" w:cs="Times New Roman"/>
          <w:i/>
          <w:iCs/>
          <w:sz w:val="24"/>
          <w:szCs w:val="24"/>
        </w:rPr>
        <w:t>quem com ferro fere</w:t>
      </w:r>
      <w:r w:rsidR="0056296B" w:rsidRPr="00A3036C">
        <w:rPr>
          <w:rFonts w:ascii="Times New Roman" w:hAnsi="Times New Roman" w:cs="Times New Roman"/>
          <w:sz w:val="24"/>
          <w:szCs w:val="24"/>
        </w:rPr>
        <w:t xml:space="preserve">, </w:t>
      </w:r>
      <w:r w:rsidR="0056296B" w:rsidRPr="00A3036C">
        <w:rPr>
          <w:rFonts w:ascii="Times New Roman" w:hAnsi="Times New Roman" w:cs="Times New Roman"/>
          <w:i/>
          <w:iCs/>
          <w:sz w:val="24"/>
          <w:szCs w:val="24"/>
        </w:rPr>
        <w:t xml:space="preserve">com ferro será ferido </w:t>
      </w:r>
      <w:r w:rsidR="0056296B" w:rsidRPr="00A3036C">
        <w:rPr>
          <w:rFonts w:ascii="Times New Roman" w:hAnsi="Times New Roman" w:cs="Times New Roman"/>
          <w:sz w:val="24"/>
          <w:szCs w:val="24"/>
        </w:rPr>
        <w:t>sobrevive no imaginário</w:t>
      </w:r>
      <w:r w:rsidR="007F71A2" w:rsidRPr="00A3036C">
        <w:rPr>
          <w:rFonts w:ascii="Times New Roman" w:hAnsi="Times New Roman" w:cs="Times New Roman"/>
          <w:sz w:val="24"/>
          <w:szCs w:val="24"/>
        </w:rPr>
        <w:t xml:space="preserve"> do terráqueo</w:t>
      </w:r>
      <w:r w:rsidR="008004C0" w:rsidRPr="00A3036C">
        <w:rPr>
          <w:rFonts w:ascii="Times New Roman" w:hAnsi="Times New Roman" w:cs="Times New Roman"/>
          <w:sz w:val="24"/>
          <w:szCs w:val="24"/>
        </w:rPr>
        <w:t xml:space="preserve"> </w:t>
      </w:r>
      <w:r w:rsidR="00397B8B" w:rsidRPr="00A3036C">
        <w:rPr>
          <w:rFonts w:ascii="Times New Roman" w:hAnsi="Times New Roman" w:cs="Times New Roman"/>
          <w:sz w:val="24"/>
          <w:szCs w:val="24"/>
        </w:rPr>
        <w:t>pel</w:t>
      </w:r>
      <w:r w:rsidR="008004C0" w:rsidRPr="00A3036C">
        <w:rPr>
          <w:rFonts w:ascii="Times New Roman" w:hAnsi="Times New Roman" w:cs="Times New Roman"/>
          <w:sz w:val="24"/>
          <w:szCs w:val="24"/>
        </w:rPr>
        <w:t>o exercício de seu livre arbítrio</w:t>
      </w:r>
      <w:r w:rsidR="00BB7AF1" w:rsidRPr="00A3036C">
        <w:rPr>
          <w:rFonts w:ascii="Times New Roman" w:hAnsi="Times New Roman" w:cs="Times New Roman"/>
          <w:sz w:val="24"/>
          <w:szCs w:val="24"/>
        </w:rPr>
        <w:t>, sob o véu do esquecimento</w:t>
      </w:r>
      <w:r w:rsidR="00500615" w:rsidRPr="00A3036C">
        <w:rPr>
          <w:rFonts w:ascii="Times New Roman" w:hAnsi="Times New Roman" w:cs="Times New Roman"/>
          <w:sz w:val="24"/>
          <w:szCs w:val="24"/>
        </w:rPr>
        <w:t>.</w:t>
      </w:r>
      <w:r w:rsidR="005D561C" w:rsidRPr="00A3036C">
        <w:rPr>
          <w:rFonts w:ascii="Times New Roman" w:hAnsi="Times New Roman" w:cs="Times New Roman"/>
          <w:sz w:val="24"/>
          <w:szCs w:val="24"/>
        </w:rPr>
        <w:t xml:space="preserve"> </w:t>
      </w:r>
      <w:r w:rsidR="00EC09AB" w:rsidRPr="00A3036C">
        <w:rPr>
          <w:rFonts w:ascii="Times New Roman" w:hAnsi="Times New Roman" w:cs="Times New Roman"/>
          <w:sz w:val="24"/>
          <w:szCs w:val="24"/>
        </w:rPr>
        <w:t>Estas e outras definições</w:t>
      </w:r>
      <w:r w:rsidR="001837BE" w:rsidRPr="00A3036C">
        <w:rPr>
          <w:rFonts w:ascii="Times New Roman" w:hAnsi="Times New Roman" w:cs="Times New Roman"/>
          <w:sz w:val="24"/>
          <w:szCs w:val="24"/>
        </w:rPr>
        <w:t xml:space="preserve"> para o desconhecido, já estão sendo revelada</w:t>
      </w:r>
      <w:r w:rsidR="00DB1BA4" w:rsidRPr="00A3036C">
        <w:rPr>
          <w:rFonts w:ascii="Times New Roman" w:hAnsi="Times New Roman" w:cs="Times New Roman"/>
          <w:sz w:val="24"/>
          <w:szCs w:val="24"/>
        </w:rPr>
        <w:t>s a cada humano desperto no orbe</w:t>
      </w:r>
      <w:r w:rsidR="009A4EA9" w:rsidRPr="00A3036C">
        <w:rPr>
          <w:rFonts w:ascii="Times New Roman" w:hAnsi="Times New Roman" w:cs="Times New Roman"/>
          <w:sz w:val="24"/>
          <w:szCs w:val="24"/>
        </w:rPr>
        <w:t xml:space="preserve">, através da conexão dimensional </w:t>
      </w:r>
      <w:r w:rsidR="00654A54" w:rsidRPr="00A3036C">
        <w:rPr>
          <w:rFonts w:ascii="Times New Roman" w:hAnsi="Times New Roman" w:cs="Times New Roman"/>
          <w:sz w:val="24"/>
          <w:szCs w:val="24"/>
        </w:rPr>
        <w:t>humana com seu Eu Superior</w:t>
      </w:r>
      <w:r w:rsidR="001F3412" w:rsidRPr="00A3036C">
        <w:rPr>
          <w:rFonts w:ascii="Times New Roman" w:hAnsi="Times New Roman" w:cs="Times New Roman"/>
          <w:sz w:val="24"/>
          <w:szCs w:val="24"/>
        </w:rPr>
        <w:t>. Fato</w:t>
      </w:r>
      <w:r w:rsidR="00F9486D" w:rsidRPr="00A3036C">
        <w:rPr>
          <w:rFonts w:ascii="Times New Roman" w:hAnsi="Times New Roman" w:cs="Times New Roman"/>
          <w:sz w:val="24"/>
          <w:szCs w:val="24"/>
        </w:rPr>
        <w:t xml:space="preserve">, nada </w:t>
      </w:r>
      <w:r w:rsidR="00F9486D" w:rsidRPr="00A3036C">
        <w:rPr>
          <w:rFonts w:ascii="Times New Roman" w:hAnsi="Times New Roman" w:cs="Times New Roman"/>
          <w:sz w:val="24"/>
          <w:szCs w:val="24"/>
        </w:rPr>
        <w:lastRenderedPageBreak/>
        <w:t>propício para manutenção do Sistema Terra</w:t>
      </w:r>
      <w:r w:rsidR="006E3155" w:rsidRPr="00A3036C">
        <w:rPr>
          <w:rFonts w:ascii="Times New Roman" w:hAnsi="Times New Roman" w:cs="Times New Roman"/>
          <w:sz w:val="24"/>
          <w:szCs w:val="24"/>
        </w:rPr>
        <w:t xml:space="preserve"> de aprisionamento da população terrestre na terceira dimensão, v</w:t>
      </w:r>
      <w:r w:rsidR="00E15E39" w:rsidRPr="00A3036C">
        <w:rPr>
          <w:rFonts w:ascii="Times New Roman" w:hAnsi="Times New Roman" w:cs="Times New Roman"/>
          <w:sz w:val="24"/>
          <w:szCs w:val="24"/>
        </w:rPr>
        <w:t xml:space="preserve">erdadeiramente </w:t>
      </w:r>
      <w:r w:rsidR="00E15E39" w:rsidRPr="00A3036C">
        <w:rPr>
          <w:rFonts w:ascii="Times New Roman" w:hAnsi="Times New Roman" w:cs="Times New Roman"/>
          <w:i/>
          <w:iCs/>
          <w:sz w:val="24"/>
          <w:szCs w:val="24"/>
        </w:rPr>
        <w:t>primeiro</w:t>
      </w:r>
      <w:r w:rsidR="00E15E39" w:rsidRPr="00A3036C">
        <w:rPr>
          <w:rFonts w:ascii="Times New Roman" w:hAnsi="Times New Roman" w:cs="Times New Roman"/>
          <w:sz w:val="24"/>
          <w:szCs w:val="24"/>
        </w:rPr>
        <w:t xml:space="preserve">, </w:t>
      </w:r>
      <w:r w:rsidR="00E15E39" w:rsidRPr="00A3036C">
        <w:rPr>
          <w:rFonts w:ascii="Times New Roman" w:hAnsi="Times New Roman" w:cs="Times New Roman"/>
          <w:i/>
          <w:iCs/>
          <w:sz w:val="24"/>
          <w:szCs w:val="24"/>
        </w:rPr>
        <w:t xml:space="preserve">segundo </w:t>
      </w:r>
      <w:r w:rsidR="00E15E39" w:rsidRPr="00A3036C">
        <w:rPr>
          <w:rFonts w:ascii="Times New Roman" w:hAnsi="Times New Roman" w:cs="Times New Roman"/>
          <w:sz w:val="24"/>
          <w:szCs w:val="24"/>
        </w:rPr>
        <w:t xml:space="preserve">e </w:t>
      </w:r>
      <w:r w:rsidR="00E15E39" w:rsidRPr="00A3036C">
        <w:rPr>
          <w:rFonts w:ascii="Times New Roman" w:hAnsi="Times New Roman" w:cs="Times New Roman"/>
          <w:i/>
          <w:iCs/>
          <w:sz w:val="24"/>
          <w:szCs w:val="24"/>
        </w:rPr>
        <w:t xml:space="preserve">terceiro </w:t>
      </w:r>
      <w:r w:rsidR="001F3412" w:rsidRPr="00A3036C">
        <w:rPr>
          <w:rFonts w:ascii="Times New Roman" w:hAnsi="Times New Roman" w:cs="Times New Roman"/>
          <w:sz w:val="24"/>
          <w:szCs w:val="24"/>
        </w:rPr>
        <w:t xml:space="preserve"> </w:t>
      </w:r>
      <w:r w:rsidR="00E15E39" w:rsidRPr="00A3036C">
        <w:rPr>
          <w:rFonts w:ascii="Times New Roman" w:hAnsi="Times New Roman" w:cs="Times New Roman"/>
          <w:i/>
          <w:iCs/>
          <w:sz w:val="24"/>
          <w:szCs w:val="24"/>
        </w:rPr>
        <w:t>planos terráqueos</w:t>
      </w:r>
      <w:r w:rsidR="00E15E39" w:rsidRPr="00A3036C">
        <w:rPr>
          <w:rFonts w:ascii="Times New Roman" w:hAnsi="Times New Roman" w:cs="Times New Roman"/>
          <w:sz w:val="24"/>
          <w:szCs w:val="24"/>
        </w:rPr>
        <w:t>.</w:t>
      </w:r>
      <w:r w:rsidR="00C25506" w:rsidRPr="00A3036C">
        <w:rPr>
          <w:rFonts w:ascii="Times New Roman" w:hAnsi="Times New Roman" w:cs="Times New Roman"/>
          <w:sz w:val="24"/>
          <w:szCs w:val="24"/>
        </w:rPr>
        <w:t xml:space="preserve"> Neste clima</w:t>
      </w:r>
      <w:r w:rsidR="000A0C79" w:rsidRPr="00A3036C">
        <w:rPr>
          <w:rFonts w:ascii="Times New Roman" w:hAnsi="Times New Roman" w:cs="Times New Roman"/>
          <w:sz w:val="24"/>
          <w:szCs w:val="24"/>
        </w:rPr>
        <w:t xml:space="preserve"> real de perda do poder dominante d</w:t>
      </w:r>
      <w:r w:rsidR="00156AD6" w:rsidRPr="00A3036C">
        <w:rPr>
          <w:rFonts w:ascii="Times New Roman" w:hAnsi="Times New Roman" w:cs="Times New Roman"/>
          <w:sz w:val="24"/>
          <w:szCs w:val="24"/>
        </w:rPr>
        <w:t>o planeta, retificando, Sistema Terra</w:t>
      </w:r>
      <w:r w:rsidR="0052595F" w:rsidRPr="00A3036C">
        <w:rPr>
          <w:rFonts w:ascii="Times New Roman" w:hAnsi="Times New Roman" w:cs="Times New Roman"/>
          <w:sz w:val="24"/>
          <w:szCs w:val="24"/>
        </w:rPr>
        <w:t>, Algozlenirus, irado, inicia a reunião com seus pare</w:t>
      </w:r>
      <w:r w:rsidR="00F44A31" w:rsidRPr="00A3036C">
        <w:rPr>
          <w:rFonts w:ascii="Times New Roman" w:hAnsi="Times New Roman" w:cs="Times New Roman"/>
          <w:sz w:val="24"/>
          <w:szCs w:val="24"/>
        </w:rPr>
        <w:t>s na dominação</w:t>
      </w:r>
      <w:r w:rsidR="00A17977" w:rsidRPr="00A3036C">
        <w:rPr>
          <w:rFonts w:ascii="Times New Roman" w:hAnsi="Times New Roman" w:cs="Times New Roman"/>
          <w:sz w:val="24"/>
          <w:szCs w:val="24"/>
        </w:rPr>
        <w:t xml:space="preserve"> terrícola.</w:t>
      </w:r>
    </w:p>
    <w:p w14:paraId="3ED286BC" w14:textId="77777777" w:rsidR="009868D6" w:rsidRPr="00A3036C" w:rsidRDefault="009868D6" w:rsidP="004F100B">
      <w:pPr>
        <w:spacing w:after="0"/>
        <w:rPr>
          <w:rFonts w:ascii="Times New Roman" w:hAnsi="Times New Roman" w:cs="Times New Roman"/>
          <w:sz w:val="24"/>
          <w:szCs w:val="24"/>
        </w:rPr>
      </w:pPr>
    </w:p>
    <w:p w14:paraId="485BC84D" w14:textId="5BB454CF" w:rsidR="009868D6" w:rsidRPr="00A3036C" w:rsidRDefault="009868D6" w:rsidP="004F100B">
      <w:pPr>
        <w:spacing w:after="0"/>
        <w:rPr>
          <w:rFonts w:ascii="Times New Roman" w:hAnsi="Times New Roman" w:cs="Times New Roman"/>
          <w:sz w:val="24"/>
          <w:szCs w:val="24"/>
        </w:rPr>
      </w:pPr>
      <w:r w:rsidRPr="00A3036C">
        <w:rPr>
          <w:rFonts w:ascii="Times New Roman" w:hAnsi="Times New Roman" w:cs="Times New Roman"/>
          <w:sz w:val="24"/>
          <w:szCs w:val="24"/>
        </w:rPr>
        <w:t xml:space="preserve">▬ </w:t>
      </w:r>
      <w:r w:rsidR="00325259" w:rsidRPr="00A3036C">
        <w:rPr>
          <w:rFonts w:ascii="Times New Roman" w:hAnsi="Times New Roman" w:cs="Times New Roman"/>
          <w:sz w:val="24"/>
          <w:szCs w:val="24"/>
        </w:rPr>
        <w:t>Hoje, estamos aqui</w:t>
      </w:r>
      <w:r w:rsidR="000122B0" w:rsidRPr="00A3036C">
        <w:rPr>
          <w:rFonts w:ascii="Times New Roman" w:hAnsi="Times New Roman" w:cs="Times New Roman"/>
          <w:sz w:val="24"/>
          <w:szCs w:val="24"/>
        </w:rPr>
        <w:t xml:space="preserve"> para darmos um fim a este despertar em massa da humanidade ―</w:t>
      </w:r>
      <w:r w:rsidR="00F5713E" w:rsidRPr="00A3036C">
        <w:rPr>
          <w:rFonts w:ascii="Times New Roman" w:hAnsi="Times New Roman" w:cs="Times New Roman"/>
          <w:sz w:val="24"/>
          <w:szCs w:val="24"/>
        </w:rPr>
        <w:t xml:space="preserve"> Algozlenirus</w:t>
      </w:r>
      <w:r w:rsidR="009666E3" w:rsidRPr="00A3036C">
        <w:rPr>
          <w:rFonts w:ascii="Times New Roman" w:hAnsi="Times New Roman" w:cs="Times New Roman"/>
          <w:sz w:val="24"/>
          <w:szCs w:val="24"/>
        </w:rPr>
        <w:t xml:space="preserve">, raivoso, decreta </w:t>
      </w:r>
      <w:r w:rsidR="000122B0" w:rsidRPr="00A3036C">
        <w:rPr>
          <w:rFonts w:ascii="Times New Roman" w:hAnsi="Times New Roman" w:cs="Times New Roman"/>
          <w:sz w:val="24"/>
          <w:szCs w:val="24"/>
        </w:rPr>
        <w:t>―</w:t>
      </w:r>
      <w:r w:rsidR="009666E3" w:rsidRPr="00A3036C">
        <w:rPr>
          <w:rFonts w:ascii="Times New Roman" w:hAnsi="Times New Roman" w:cs="Times New Roman"/>
          <w:sz w:val="24"/>
          <w:szCs w:val="24"/>
        </w:rPr>
        <w:t xml:space="preserve"> </w:t>
      </w:r>
      <w:r w:rsidR="00F066E3" w:rsidRPr="00A3036C">
        <w:rPr>
          <w:rFonts w:ascii="Times New Roman" w:hAnsi="Times New Roman" w:cs="Times New Roman"/>
          <w:sz w:val="24"/>
          <w:szCs w:val="24"/>
        </w:rPr>
        <w:t xml:space="preserve">Vejam a comparação do </w:t>
      </w:r>
      <w:r w:rsidR="006B1E91" w:rsidRPr="00A3036C">
        <w:rPr>
          <w:rFonts w:ascii="Times New Roman" w:hAnsi="Times New Roman" w:cs="Times New Roman"/>
          <w:sz w:val="24"/>
          <w:szCs w:val="24"/>
        </w:rPr>
        <w:t>final d</w:t>
      </w:r>
      <w:r w:rsidR="00495508" w:rsidRPr="00A3036C">
        <w:rPr>
          <w:rFonts w:ascii="Times New Roman" w:hAnsi="Times New Roman" w:cs="Times New Roman"/>
          <w:sz w:val="24"/>
          <w:szCs w:val="24"/>
        </w:rPr>
        <w:t>o</w:t>
      </w:r>
      <w:r w:rsidR="006B1E91" w:rsidRPr="00A3036C">
        <w:rPr>
          <w:rFonts w:ascii="Times New Roman" w:hAnsi="Times New Roman" w:cs="Times New Roman"/>
          <w:sz w:val="24"/>
          <w:szCs w:val="24"/>
        </w:rPr>
        <w:t xml:space="preserve"> </w:t>
      </w:r>
      <w:r w:rsidR="00F066E3" w:rsidRPr="00A3036C">
        <w:rPr>
          <w:rFonts w:ascii="Times New Roman" w:hAnsi="Times New Roman" w:cs="Times New Roman"/>
          <w:sz w:val="24"/>
          <w:szCs w:val="24"/>
        </w:rPr>
        <w:t>ano de 202</w:t>
      </w:r>
      <w:r w:rsidR="006B1E91" w:rsidRPr="00A3036C">
        <w:rPr>
          <w:rFonts w:ascii="Times New Roman" w:hAnsi="Times New Roman" w:cs="Times New Roman"/>
          <w:sz w:val="24"/>
          <w:szCs w:val="24"/>
        </w:rPr>
        <w:t>4</w:t>
      </w:r>
      <w:r w:rsidR="00F066E3" w:rsidRPr="00A3036C">
        <w:rPr>
          <w:rFonts w:ascii="Times New Roman" w:hAnsi="Times New Roman" w:cs="Times New Roman"/>
          <w:sz w:val="24"/>
          <w:szCs w:val="24"/>
        </w:rPr>
        <w:t xml:space="preserve"> com os dias atuais ― Exibe mapa do </w:t>
      </w:r>
      <w:r w:rsidR="006C7172" w:rsidRPr="00A3036C">
        <w:rPr>
          <w:rFonts w:ascii="Times New Roman" w:hAnsi="Times New Roman" w:cs="Times New Roman"/>
          <w:sz w:val="24"/>
          <w:szCs w:val="24"/>
        </w:rPr>
        <w:t>planeta Terra com, bem menos, pontos de luze</w:t>
      </w:r>
      <w:r w:rsidR="007B384F" w:rsidRPr="00A3036C">
        <w:rPr>
          <w:rFonts w:ascii="Times New Roman" w:hAnsi="Times New Roman" w:cs="Times New Roman"/>
          <w:sz w:val="24"/>
          <w:szCs w:val="24"/>
        </w:rPr>
        <w:t xml:space="preserve">s nos </w:t>
      </w:r>
      <w:r w:rsidR="00677622" w:rsidRPr="00A3036C">
        <w:rPr>
          <w:rFonts w:ascii="Times New Roman" w:hAnsi="Times New Roman" w:cs="Times New Roman"/>
          <w:sz w:val="24"/>
          <w:szCs w:val="24"/>
        </w:rPr>
        <w:t xml:space="preserve">seis </w:t>
      </w:r>
      <w:r w:rsidR="007B384F" w:rsidRPr="00A3036C">
        <w:rPr>
          <w:rFonts w:ascii="Times New Roman" w:hAnsi="Times New Roman" w:cs="Times New Roman"/>
          <w:sz w:val="24"/>
          <w:szCs w:val="24"/>
        </w:rPr>
        <w:t>continentes</w:t>
      </w:r>
      <w:r w:rsidR="00677622" w:rsidRPr="00A3036C">
        <w:rPr>
          <w:rFonts w:ascii="Times New Roman" w:hAnsi="Times New Roman" w:cs="Times New Roman"/>
          <w:sz w:val="24"/>
          <w:szCs w:val="24"/>
        </w:rPr>
        <w:t xml:space="preserve"> neste ano, de que no cenário atual ― Temos que </w:t>
      </w:r>
      <w:r w:rsidR="00572CE0" w:rsidRPr="00A3036C">
        <w:rPr>
          <w:rFonts w:ascii="Times New Roman" w:hAnsi="Times New Roman" w:cs="Times New Roman"/>
          <w:sz w:val="24"/>
          <w:szCs w:val="24"/>
        </w:rPr>
        <w:t xml:space="preserve">evitar o alteamento da frequência </w:t>
      </w:r>
      <w:r w:rsidR="00B1206F" w:rsidRPr="00A3036C">
        <w:rPr>
          <w:rFonts w:ascii="Times New Roman" w:hAnsi="Times New Roman" w:cs="Times New Roman"/>
          <w:sz w:val="24"/>
          <w:szCs w:val="24"/>
        </w:rPr>
        <w:t>mental humana</w:t>
      </w:r>
      <w:r w:rsidR="00C86E86" w:rsidRPr="00A3036C">
        <w:rPr>
          <w:rFonts w:ascii="Times New Roman" w:hAnsi="Times New Roman" w:cs="Times New Roman"/>
          <w:sz w:val="24"/>
          <w:szCs w:val="24"/>
        </w:rPr>
        <w:t>, a minimizando</w:t>
      </w:r>
      <w:r w:rsidR="00495508" w:rsidRPr="00A3036C">
        <w:rPr>
          <w:rFonts w:ascii="Times New Roman" w:hAnsi="Times New Roman" w:cs="Times New Roman"/>
          <w:sz w:val="24"/>
          <w:szCs w:val="24"/>
        </w:rPr>
        <w:t xml:space="preserve"> </w:t>
      </w:r>
      <w:r w:rsidR="00C86E86" w:rsidRPr="00A3036C">
        <w:rPr>
          <w:rFonts w:ascii="Times New Roman" w:hAnsi="Times New Roman" w:cs="Times New Roman"/>
          <w:sz w:val="24"/>
          <w:szCs w:val="24"/>
        </w:rPr>
        <w:t xml:space="preserve">pela </w:t>
      </w:r>
      <w:r w:rsidR="00C86E86" w:rsidRPr="00A3036C">
        <w:rPr>
          <w:rFonts w:ascii="Times New Roman" w:hAnsi="Times New Roman" w:cs="Times New Roman"/>
          <w:i/>
          <w:iCs/>
          <w:sz w:val="24"/>
          <w:szCs w:val="24"/>
        </w:rPr>
        <w:t>tríade da maldade humana</w:t>
      </w:r>
      <w:r w:rsidR="00C86E86" w:rsidRPr="00A3036C">
        <w:rPr>
          <w:rFonts w:ascii="Times New Roman" w:hAnsi="Times New Roman" w:cs="Times New Roman"/>
          <w:sz w:val="24"/>
          <w:szCs w:val="24"/>
        </w:rPr>
        <w:t xml:space="preserve"> </w:t>
      </w:r>
      <w:r w:rsidR="00BD62CC" w:rsidRPr="00A3036C">
        <w:rPr>
          <w:rFonts w:ascii="Times New Roman" w:hAnsi="Times New Roman" w:cs="Times New Roman"/>
          <w:sz w:val="24"/>
          <w:szCs w:val="24"/>
        </w:rPr>
        <w:t xml:space="preserve">: </w:t>
      </w:r>
      <w:r w:rsidR="00BD62CC" w:rsidRPr="00A3036C">
        <w:rPr>
          <w:rFonts w:ascii="Times New Roman" w:hAnsi="Times New Roman" w:cs="Times New Roman"/>
          <w:i/>
          <w:iCs/>
          <w:sz w:val="24"/>
          <w:szCs w:val="24"/>
        </w:rPr>
        <w:t>ego</w:t>
      </w:r>
      <w:r w:rsidR="00BD62CC" w:rsidRPr="00A3036C">
        <w:rPr>
          <w:rFonts w:ascii="Times New Roman" w:hAnsi="Times New Roman" w:cs="Times New Roman"/>
          <w:sz w:val="24"/>
          <w:szCs w:val="24"/>
        </w:rPr>
        <w:t>,</w:t>
      </w:r>
      <w:r w:rsidR="004B7A74" w:rsidRPr="00A3036C">
        <w:rPr>
          <w:rFonts w:ascii="Times New Roman" w:hAnsi="Times New Roman" w:cs="Times New Roman"/>
          <w:sz w:val="24"/>
          <w:szCs w:val="24"/>
        </w:rPr>
        <w:t xml:space="preserve"> </w:t>
      </w:r>
      <w:r w:rsidR="00BD62CC" w:rsidRPr="00A3036C">
        <w:rPr>
          <w:rFonts w:ascii="Times New Roman" w:hAnsi="Times New Roman" w:cs="Times New Roman"/>
          <w:i/>
          <w:iCs/>
          <w:sz w:val="24"/>
          <w:szCs w:val="24"/>
        </w:rPr>
        <w:t xml:space="preserve">ganância </w:t>
      </w:r>
      <w:r w:rsidR="00BD62CC" w:rsidRPr="00A3036C">
        <w:rPr>
          <w:rFonts w:ascii="Times New Roman" w:hAnsi="Times New Roman" w:cs="Times New Roman"/>
          <w:sz w:val="24"/>
          <w:szCs w:val="24"/>
        </w:rPr>
        <w:t xml:space="preserve">e </w:t>
      </w:r>
      <w:r w:rsidR="004B7A74" w:rsidRPr="00A3036C">
        <w:rPr>
          <w:rFonts w:ascii="Times New Roman" w:hAnsi="Times New Roman" w:cs="Times New Roman"/>
          <w:i/>
          <w:iCs/>
          <w:sz w:val="24"/>
          <w:szCs w:val="24"/>
        </w:rPr>
        <w:t>medo</w:t>
      </w:r>
      <w:r w:rsidR="004B7A74" w:rsidRPr="00A3036C">
        <w:rPr>
          <w:rFonts w:ascii="Times New Roman" w:hAnsi="Times New Roman" w:cs="Times New Roman"/>
          <w:sz w:val="24"/>
          <w:szCs w:val="24"/>
        </w:rPr>
        <w:t>.</w:t>
      </w:r>
      <w:r w:rsidR="00677622" w:rsidRPr="00A3036C">
        <w:rPr>
          <w:rFonts w:ascii="Times New Roman" w:hAnsi="Times New Roman" w:cs="Times New Roman"/>
          <w:sz w:val="24"/>
          <w:szCs w:val="24"/>
        </w:rPr>
        <w:t xml:space="preserve">  </w:t>
      </w:r>
      <w:r w:rsidR="00EA1717" w:rsidRPr="00A3036C">
        <w:rPr>
          <w:rFonts w:ascii="Times New Roman" w:hAnsi="Times New Roman" w:cs="Times New Roman"/>
          <w:sz w:val="24"/>
          <w:szCs w:val="24"/>
        </w:rPr>
        <w:t>▬ definitivo.</w:t>
      </w:r>
    </w:p>
    <w:p w14:paraId="2D79127A" w14:textId="77777777" w:rsidR="00E666C8" w:rsidRPr="00A3036C" w:rsidRDefault="00E666C8" w:rsidP="004F100B">
      <w:pPr>
        <w:spacing w:after="0"/>
        <w:rPr>
          <w:rFonts w:ascii="Times New Roman" w:hAnsi="Times New Roman" w:cs="Times New Roman"/>
          <w:sz w:val="24"/>
          <w:szCs w:val="24"/>
        </w:rPr>
      </w:pPr>
    </w:p>
    <w:p w14:paraId="18A21440" w14:textId="14B806C6" w:rsidR="00E666C8" w:rsidRPr="00A3036C" w:rsidRDefault="00E666C8" w:rsidP="004F100B">
      <w:pPr>
        <w:spacing w:after="0"/>
        <w:rPr>
          <w:rFonts w:ascii="Times New Roman" w:hAnsi="Times New Roman" w:cs="Times New Roman"/>
          <w:sz w:val="24"/>
          <w:szCs w:val="24"/>
        </w:rPr>
      </w:pPr>
      <w:r w:rsidRPr="00A3036C">
        <w:rPr>
          <w:rFonts w:ascii="Times New Roman" w:hAnsi="Times New Roman" w:cs="Times New Roman"/>
          <w:sz w:val="24"/>
          <w:szCs w:val="24"/>
        </w:rPr>
        <w:t>▬ Temos controlado, subterraneamente, to</w:t>
      </w:r>
      <w:r w:rsidR="00EB27B4" w:rsidRPr="00A3036C">
        <w:rPr>
          <w:rFonts w:ascii="Times New Roman" w:hAnsi="Times New Roman" w:cs="Times New Roman"/>
          <w:sz w:val="24"/>
          <w:szCs w:val="24"/>
        </w:rPr>
        <w:t xml:space="preserve">das as ações continentais, apoiando Ilusiodiano e suas </w:t>
      </w:r>
      <w:r w:rsidR="004A20D9" w:rsidRPr="00A3036C">
        <w:rPr>
          <w:rFonts w:ascii="Times New Roman" w:hAnsi="Times New Roman" w:cs="Times New Roman"/>
          <w:i/>
          <w:iCs/>
          <w:sz w:val="24"/>
          <w:szCs w:val="24"/>
        </w:rPr>
        <w:t xml:space="preserve">marionetes </w:t>
      </w:r>
      <w:r w:rsidR="00F97512" w:rsidRPr="00A3036C">
        <w:rPr>
          <w:rFonts w:ascii="Times New Roman" w:hAnsi="Times New Roman" w:cs="Times New Roman"/>
          <w:sz w:val="24"/>
          <w:szCs w:val="24"/>
        </w:rPr>
        <w:t>― Reinovil refere-se aos pilares do Sistema Terra ―</w:t>
      </w:r>
      <w:r w:rsidR="00EF0C31" w:rsidRPr="00A3036C">
        <w:rPr>
          <w:rFonts w:ascii="Times New Roman" w:hAnsi="Times New Roman" w:cs="Times New Roman"/>
          <w:sz w:val="24"/>
          <w:szCs w:val="24"/>
        </w:rPr>
        <w:t xml:space="preserve"> </w:t>
      </w:r>
      <w:r w:rsidR="00CB5547" w:rsidRPr="00A3036C">
        <w:rPr>
          <w:rFonts w:ascii="Times New Roman" w:hAnsi="Times New Roman" w:cs="Times New Roman"/>
          <w:sz w:val="24"/>
          <w:szCs w:val="24"/>
        </w:rPr>
        <w:t>Tudo estaria dominado, não fosse a atuação de Harrison, Taylor e Agregados. ▬ justifica.</w:t>
      </w:r>
    </w:p>
    <w:p w14:paraId="11616277" w14:textId="77777777" w:rsidR="00457696" w:rsidRPr="00A3036C" w:rsidRDefault="00457696" w:rsidP="004F100B">
      <w:pPr>
        <w:spacing w:after="0"/>
        <w:rPr>
          <w:rFonts w:ascii="Times New Roman" w:hAnsi="Times New Roman" w:cs="Times New Roman"/>
          <w:sz w:val="24"/>
          <w:szCs w:val="24"/>
        </w:rPr>
      </w:pPr>
    </w:p>
    <w:p w14:paraId="2955C7DD" w14:textId="77964DBE" w:rsidR="00457696" w:rsidRPr="00A3036C" w:rsidRDefault="00457696" w:rsidP="004F100B">
      <w:pPr>
        <w:spacing w:after="0"/>
        <w:rPr>
          <w:rFonts w:ascii="Times New Roman" w:hAnsi="Times New Roman" w:cs="Times New Roman"/>
          <w:sz w:val="24"/>
          <w:szCs w:val="24"/>
        </w:rPr>
      </w:pPr>
      <w:r w:rsidRPr="00A3036C">
        <w:rPr>
          <w:rFonts w:ascii="Times New Roman" w:hAnsi="Times New Roman" w:cs="Times New Roman"/>
          <w:sz w:val="24"/>
          <w:szCs w:val="24"/>
        </w:rPr>
        <w:t xml:space="preserve">▬ </w:t>
      </w:r>
      <w:r w:rsidR="00186EF3" w:rsidRPr="00A3036C">
        <w:rPr>
          <w:rFonts w:ascii="Times New Roman" w:hAnsi="Times New Roman" w:cs="Times New Roman"/>
          <w:sz w:val="24"/>
          <w:szCs w:val="24"/>
        </w:rPr>
        <w:t>A</w:t>
      </w:r>
      <w:r w:rsidRPr="00A3036C">
        <w:rPr>
          <w:rFonts w:ascii="Times New Roman" w:hAnsi="Times New Roman" w:cs="Times New Roman"/>
          <w:sz w:val="24"/>
          <w:szCs w:val="24"/>
        </w:rPr>
        <w:t>trocidades, catástrofes</w:t>
      </w:r>
      <w:r w:rsidR="00186EF3" w:rsidRPr="00A3036C">
        <w:rPr>
          <w:rFonts w:ascii="Times New Roman" w:hAnsi="Times New Roman" w:cs="Times New Roman"/>
          <w:sz w:val="24"/>
          <w:szCs w:val="24"/>
        </w:rPr>
        <w:t>, injustiças, guerras e outro</w:t>
      </w:r>
      <w:r w:rsidR="007079BB" w:rsidRPr="00A3036C">
        <w:rPr>
          <w:rFonts w:ascii="Times New Roman" w:hAnsi="Times New Roman" w:cs="Times New Roman"/>
          <w:sz w:val="24"/>
          <w:szCs w:val="24"/>
        </w:rPr>
        <w:t>s</w:t>
      </w:r>
      <w:r w:rsidR="00186EF3" w:rsidRPr="00A3036C">
        <w:rPr>
          <w:rFonts w:ascii="Times New Roman" w:hAnsi="Times New Roman" w:cs="Times New Roman"/>
          <w:sz w:val="24"/>
          <w:szCs w:val="24"/>
        </w:rPr>
        <w:t xml:space="preserve"> expedientes maléfico</w:t>
      </w:r>
      <w:r w:rsidR="007079BB" w:rsidRPr="00A3036C">
        <w:rPr>
          <w:rFonts w:ascii="Times New Roman" w:hAnsi="Times New Roman" w:cs="Times New Roman"/>
          <w:sz w:val="24"/>
          <w:szCs w:val="24"/>
        </w:rPr>
        <w:t>s divulgados na mídi</w:t>
      </w:r>
      <w:r w:rsidR="00EC0CE8" w:rsidRPr="00A3036C">
        <w:rPr>
          <w:rFonts w:ascii="Times New Roman" w:hAnsi="Times New Roman" w:cs="Times New Roman"/>
          <w:sz w:val="24"/>
          <w:szCs w:val="24"/>
        </w:rPr>
        <w:t>a deveriam funcionar como outrora ― Ilusiodiano</w:t>
      </w:r>
      <w:r w:rsidR="00F4188C" w:rsidRPr="00A3036C">
        <w:rPr>
          <w:rFonts w:ascii="Times New Roman" w:hAnsi="Times New Roman" w:cs="Times New Roman"/>
          <w:sz w:val="24"/>
          <w:szCs w:val="24"/>
        </w:rPr>
        <w:t xml:space="preserve"> enumera </w:t>
      </w:r>
      <w:r w:rsidR="00796BEF" w:rsidRPr="00A3036C">
        <w:rPr>
          <w:rFonts w:ascii="Times New Roman" w:hAnsi="Times New Roman" w:cs="Times New Roman"/>
          <w:sz w:val="24"/>
          <w:szCs w:val="24"/>
        </w:rPr>
        <w:t>ações responsáveis pel</w:t>
      </w:r>
      <w:r w:rsidR="009914D0" w:rsidRPr="00A3036C">
        <w:rPr>
          <w:rFonts w:ascii="Times New Roman" w:hAnsi="Times New Roman" w:cs="Times New Roman"/>
          <w:sz w:val="24"/>
          <w:szCs w:val="24"/>
        </w:rPr>
        <w:t>o comprometimento da</w:t>
      </w:r>
      <w:r w:rsidR="001E1CF6" w:rsidRPr="00A3036C">
        <w:rPr>
          <w:rFonts w:ascii="Times New Roman" w:hAnsi="Times New Roman" w:cs="Times New Roman"/>
          <w:sz w:val="24"/>
          <w:szCs w:val="24"/>
        </w:rPr>
        <w:t xml:space="preserve"> regência de</w:t>
      </w:r>
      <w:r w:rsidR="00963FFD" w:rsidRPr="00A3036C">
        <w:rPr>
          <w:rFonts w:ascii="Times New Roman" w:hAnsi="Times New Roman" w:cs="Times New Roman"/>
          <w:sz w:val="24"/>
          <w:szCs w:val="24"/>
        </w:rPr>
        <w:t xml:space="preserve"> energia</w:t>
      </w:r>
      <w:r w:rsidR="001E1CF6" w:rsidRPr="00A3036C">
        <w:rPr>
          <w:rFonts w:ascii="Times New Roman" w:hAnsi="Times New Roman" w:cs="Times New Roman"/>
          <w:sz w:val="24"/>
          <w:szCs w:val="24"/>
        </w:rPr>
        <w:t xml:space="preserve"> humanizada pelo amor</w:t>
      </w:r>
      <w:r w:rsidR="009914D0" w:rsidRPr="00A3036C">
        <w:rPr>
          <w:rFonts w:ascii="Times New Roman" w:hAnsi="Times New Roman" w:cs="Times New Roman"/>
          <w:sz w:val="24"/>
          <w:szCs w:val="24"/>
        </w:rPr>
        <w:t xml:space="preserve"> </w:t>
      </w:r>
      <w:r w:rsidR="00EC0CE8" w:rsidRPr="00A3036C">
        <w:rPr>
          <w:rFonts w:ascii="Times New Roman" w:hAnsi="Times New Roman" w:cs="Times New Roman"/>
          <w:sz w:val="24"/>
          <w:szCs w:val="24"/>
        </w:rPr>
        <w:t>―</w:t>
      </w:r>
      <w:r w:rsidR="002220B9" w:rsidRPr="00A3036C">
        <w:rPr>
          <w:rFonts w:ascii="Times New Roman" w:hAnsi="Times New Roman" w:cs="Times New Roman"/>
          <w:sz w:val="24"/>
          <w:szCs w:val="24"/>
        </w:rPr>
        <w:t xml:space="preserve"> </w:t>
      </w:r>
      <w:r w:rsidR="00B51C10" w:rsidRPr="00A3036C">
        <w:rPr>
          <w:rFonts w:ascii="Times New Roman" w:hAnsi="Times New Roman" w:cs="Times New Roman"/>
          <w:sz w:val="24"/>
          <w:szCs w:val="24"/>
        </w:rPr>
        <w:t>Precisamos de um a</w:t>
      </w:r>
      <w:r w:rsidR="001118DB" w:rsidRPr="00A3036C">
        <w:rPr>
          <w:rFonts w:ascii="Times New Roman" w:hAnsi="Times New Roman" w:cs="Times New Roman"/>
          <w:sz w:val="24"/>
          <w:szCs w:val="24"/>
        </w:rPr>
        <w:t>rgumento</w:t>
      </w:r>
      <w:r w:rsidR="00E8265E" w:rsidRPr="00A3036C">
        <w:rPr>
          <w:rFonts w:ascii="Times New Roman" w:hAnsi="Times New Roman" w:cs="Times New Roman"/>
          <w:sz w:val="24"/>
          <w:szCs w:val="24"/>
        </w:rPr>
        <w:t xml:space="preserve"> </w:t>
      </w:r>
      <w:r w:rsidR="00B6019C" w:rsidRPr="00A3036C">
        <w:rPr>
          <w:rFonts w:ascii="Times New Roman" w:hAnsi="Times New Roman" w:cs="Times New Roman"/>
          <w:sz w:val="24"/>
          <w:szCs w:val="24"/>
        </w:rPr>
        <w:t>incontestável e testemunhad</w:t>
      </w:r>
      <w:r w:rsidR="00601B8C" w:rsidRPr="00A3036C">
        <w:rPr>
          <w:rFonts w:ascii="Times New Roman" w:hAnsi="Times New Roman" w:cs="Times New Roman"/>
          <w:sz w:val="24"/>
          <w:szCs w:val="24"/>
        </w:rPr>
        <w:t xml:space="preserve">o pelos </w:t>
      </w:r>
      <w:r w:rsidR="007240B7" w:rsidRPr="00A3036C">
        <w:rPr>
          <w:rFonts w:ascii="Times New Roman" w:hAnsi="Times New Roman" w:cs="Times New Roman"/>
          <w:sz w:val="24"/>
          <w:szCs w:val="24"/>
        </w:rPr>
        <w:t>terráqueos ―</w:t>
      </w:r>
      <w:r w:rsidR="006C719B" w:rsidRPr="00A3036C">
        <w:rPr>
          <w:rFonts w:ascii="Times New Roman" w:hAnsi="Times New Roman" w:cs="Times New Roman"/>
          <w:sz w:val="24"/>
          <w:szCs w:val="24"/>
        </w:rPr>
        <w:t xml:space="preserve"> </w:t>
      </w:r>
      <w:r w:rsidR="00824FC3" w:rsidRPr="00A3036C">
        <w:rPr>
          <w:rFonts w:ascii="Times New Roman" w:hAnsi="Times New Roman" w:cs="Times New Roman"/>
          <w:sz w:val="24"/>
          <w:szCs w:val="24"/>
        </w:rPr>
        <w:t>Indic</w:t>
      </w:r>
      <w:r w:rsidR="006C719B" w:rsidRPr="00A3036C">
        <w:rPr>
          <w:rFonts w:ascii="Times New Roman" w:hAnsi="Times New Roman" w:cs="Times New Roman"/>
          <w:sz w:val="24"/>
          <w:szCs w:val="24"/>
        </w:rPr>
        <w:t xml:space="preserve">a </w:t>
      </w:r>
      <w:r w:rsidR="00824FC3" w:rsidRPr="00A3036C">
        <w:rPr>
          <w:rFonts w:ascii="Times New Roman" w:hAnsi="Times New Roman" w:cs="Times New Roman"/>
          <w:i/>
          <w:iCs/>
          <w:sz w:val="24"/>
          <w:szCs w:val="24"/>
        </w:rPr>
        <w:t xml:space="preserve">a </w:t>
      </w:r>
      <w:r w:rsidR="00CA5D0F" w:rsidRPr="00A3036C">
        <w:rPr>
          <w:rFonts w:ascii="Times New Roman" w:hAnsi="Times New Roman" w:cs="Times New Roman"/>
          <w:i/>
          <w:iCs/>
          <w:sz w:val="24"/>
          <w:szCs w:val="24"/>
        </w:rPr>
        <w:t xml:space="preserve">luz no fim do túnel </w:t>
      </w:r>
      <w:r w:rsidR="007240B7" w:rsidRPr="00A3036C">
        <w:rPr>
          <w:rFonts w:ascii="Times New Roman" w:hAnsi="Times New Roman" w:cs="Times New Roman"/>
          <w:sz w:val="24"/>
          <w:szCs w:val="24"/>
        </w:rPr>
        <w:t>―</w:t>
      </w:r>
      <w:r w:rsidR="00CA5D0F" w:rsidRPr="00A3036C">
        <w:rPr>
          <w:rFonts w:ascii="Times New Roman" w:hAnsi="Times New Roman" w:cs="Times New Roman"/>
          <w:sz w:val="24"/>
          <w:szCs w:val="24"/>
        </w:rPr>
        <w:t xml:space="preserve"> </w:t>
      </w:r>
      <w:r w:rsidR="009D1FEA" w:rsidRPr="00A3036C">
        <w:rPr>
          <w:rFonts w:ascii="Times New Roman" w:hAnsi="Times New Roman" w:cs="Times New Roman"/>
          <w:sz w:val="24"/>
          <w:szCs w:val="24"/>
        </w:rPr>
        <w:t xml:space="preserve">Nem que tenhamos que materializar </w:t>
      </w:r>
      <w:r w:rsidR="004C3ED5" w:rsidRPr="00A3036C">
        <w:rPr>
          <w:rFonts w:ascii="Times New Roman" w:hAnsi="Times New Roman" w:cs="Times New Roman"/>
          <w:sz w:val="24"/>
          <w:szCs w:val="24"/>
        </w:rPr>
        <w:t xml:space="preserve">a força de </w:t>
      </w:r>
      <w:r w:rsidR="009D1FEA" w:rsidRPr="00A3036C">
        <w:rPr>
          <w:rFonts w:ascii="Times New Roman" w:hAnsi="Times New Roman" w:cs="Times New Roman"/>
          <w:sz w:val="24"/>
          <w:szCs w:val="24"/>
        </w:rPr>
        <w:t>Deus na Terra</w:t>
      </w:r>
      <w:r w:rsidR="004C3ED5" w:rsidRPr="00A3036C">
        <w:rPr>
          <w:rFonts w:ascii="Times New Roman" w:hAnsi="Times New Roman" w:cs="Times New Roman"/>
          <w:sz w:val="24"/>
          <w:szCs w:val="24"/>
        </w:rPr>
        <w:t xml:space="preserve">. ▬ </w:t>
      </w:r>
      <w:r w:rsidR="00D44C8F" w:rsidRPr="00A3036C">
        <w:rPr>
          <w:rFonts w:ascii="Times New Roman" w:hAnsi="Times New Roman" w:cs="Times New Roman"/>
          <w:sz w:val="24"/>
          <w:szCs w:val="24"/>
        </w:rPr>
        <w:t>hiperboliza.</w:t>
      </w:r>
    </w:p>
    <w:p w14:paraId="408235DF" w14:textId="77777777" w:rsidR="00D44C8F" w:rsidRPr="00A3036C" w:rsidRDefault="00D44C8F" w:rsidP="004F100B">
      <w:pPr>
        <w:spacing w:after="0"/>
        <w:rPr>
          <w:rFonts w:ascii="Times New Roman" w:hAnsi="Times New Roman" w:cs="Times New Roman"/>
          <w:sz w:val="24"/>
          <w:szCs w:val="24"/>
        </w:rPr>
      </w:pPr>
    </w:p>
    <w:p w14:paraId="1D5CBAA1" w14:textId="77777777" w:rsidR="00E21D18" w:rsidRPr="00A3036C" w:rsidRDefault="00D44C8F" w:rsidP="004F100B">
      <w:pPr>
        <w:spacing w:after="0"/>
        <w:rPr>
          <w:rFonts w:ascii="Times New Roman" w:hAnsi="Times New Roman" w:cs="Times New Roman"/>
          <w:sz w:val="24"/>
          <w:szCs w:val="24"/>
        </w:rPr>
      </w:pPr>
      <w:r w:rsidRPr="00A3036C">
        <w:rPr>
          <w:rFonts w:ascii="Times New Roman" w:hAnsi="Times New Roman" w:cs="Times New Roman"/>
          <w:sz w:val="24"/>
          <w:szCs w:val="24"/>
        </w:rPr>
        <w:t>▬ Deus</w:t>
      </w:r>
      <w:r w:rsidR="00B159BB" w:rsidRPr="00A3036C">
        <w:rPr>
          <w:rFonts w:ascii="Times New Roman" w:hAnsi="Times New Roman" w:cs="Times New Roman"/>
          <w:sz w:val="24"/>
          <w:szCs w:val="24"/>
        </w:rPr>
        <w:t>? Não... Jesus Cristo, sim ― Reinódio devaneia ―</w:t>
      </w:r>
    </w:p>
    <w:p w14:paraId="2993A356" w14:textId="06F919BA" w:rsidR="00D44C8F" w:rsidRPr="00A3036C" w:rsidRDefault="00086EA1" w:rsidP="004F100B">
      <w:pPr>
        <w:spacing w:after="0"/>
        <w:rPr>
          <w:rFonts w:ascii="Times New Roman" w:hAnsi="Times New Roman" w:cs="Times New Roman"/>
          <w:sz w:val="24"/>
          <w:szCs w:val="24"/>
        </w:rPr>
      </w:pPr>
      <w:r w:rsidRPr="00A3036C">
        <w:rPr>
          <w:rFonts w:ascii="Times New Roman" w:hAnsi="Times New Roman" w:cs="Times New Roman"/>
          <w:sz w:val="24"/>
          <w:szCs w:val="24"/>
        </w:rPr>
        <w:lastRenderedPageBreak/>
        <w:t xml:space="preserve">Melhor... Emmanuel Jesus. </w:t>
      </w:r>
      <w:r w:rsidR="00824FC3" w:rsidRPr="00A3036C">
        <w:rPr>
          <w:rFonts w:ascii="Times New Roman" w:hAnsi="Times New Roman" w:cs="Times New Roman"/>
          <w:sz w:val="24"/>
          <w:szCs w:val="24"/>
        </w:rPr>
        <w:t>▬ sugestiona.</w:t>
      </w:r>
    </w:p>
    <w:p w14:paraId="5E7BF26B" w14:textId="77777777" w:rsidR="00B360BA" w:rsidRPr="00A3036C" w:rsidRDefault="00B360BA" w:rsidP="004F100B">
      <w:pPr>
        <w:spacing w:after="0"/>
        <w:rPr>
          <w:rFonts w:ascii="Times New Roman" w:hAnsi="Times New Roman" w:cs="Times New Roman"/>
          <w:sz w:val="24"/>
          <w:szCs w:val="24"/>
        </w:rPr>
      </w:pPr>
    </w:p>
    <w:p w14:paraId="40A67E07" w14:textId="7FB8E136" w:rsidR="00EA1EAB" w:rsidRPr="00A3036C" w:rsidRDefault="00B866F5" w:rsidP="000C0A5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Algozlenirus </w:t>
      </w:r>
      <w:r w:rsidR="002B12CD" w:rsidRPr="00A3036C">
        <w:rPr>
          <w:rFonts w:ascii="Times New Roman" w:hAnsi="Times New Roman" w:cs="Times New Roman"/>
          <w:sz w:val="24"/>
          <w:szCs w:val="24"/>
        </w:rPr>
        <w:t>levanta-se de seu trono</w:t>
      </w:r>
      <w:r w:rsidR="00B52FA9" w:rsidRPr="00A3036C">
        <w:rPr>
          <w:rFonts w:ascii="Times New Roman" w:hAnsi="Times New Roman" w:cs="Times New Roman"/>
          <w:sz w:val="24"/>
          <w:szCs w:val="24"/>
        </w:rPr>
        <w:t>... anda</w:t>
      </w:r>
      <w:r w:rsidR="00D872B7" w:rsidRPr="00A3036C">
        <w:rPr>
          <w:rFonts w:ascii="Times New Roman" w:hAnsi="Times New Roman" w:cs="Times New Roman"/>
          <w:sz w:val="24"/>
          <w:szCs w:val="24"/>
        </w:rPr>
        <w:t xml:space="preserve"> de um lado para o outro</w:t>
      </w:r>
      <w:r w:rsidR="00B52FA9" w:rsidRPr="00A3036C">
        <w:rPr>
          <w:rFonts w:ascii="Times New Roman" w:hAnsi="Times New Roman" w:cs="Times New Roman"/>
          <w:sz w:val="24"/>
          <w:szCs w:val="24"/>
        </w:rPr>
        <w:t xml:space="preserve"> sobre </w:t>
      </w:r>
      <w:r w:rsidR="000C0A53" w:rsidRPr="00A3036C">
        <w:rPr>
          <w:rFonts w:ascii="Times New Roman" w:hAnsi="Times New Roman" w:cs="Times New Roman"/>
          <w:sz w:val="24"/>
          <w:szCs w:val="24"/>
        </w:rPr>
        <w:t xml:space="preserve">a </w:t>
      </w:r>
      <w:r w:rsidR="00B52FA9" w:rsidRPr="00A3036C">
        <w:rPr>
          <w:rFonts w:ascii="Times New Roman" w:hAnsi="Times New Roman" w:cs="Times New Roman"/>
          <w:sz w:val="24"/>
          <w:szCs w:val="24"/>
        </w:rPr>
        <w:t>superfície luxuosa</w:t>
      </w:r>
      <w:r w:rsidR="006531FE" w:rsidRPr="00A3036C">
        <w:rPr>
          <w:rFonts w:ascii="Times New Roman" w:hAnsi="Times New Roman" w:cs="Times New Roman"/>
          <w:sz w:val="24"/>
          <w:szCs w:val="24"/>
        </w:rPr>
        <w:t xml:space="preserve"> cravejada de diamante</w:t>
      </w:r>
      <w:r w:rsidR="009E37C1" w:rsidRPr="00A3036C">
        <w:rPr>
          <w:rFonts w:ascii="Times New Roman" w:hAnsi="Times New Roman" w:cs="Times New Roman"/>
          <w:sz w:val="24"/>
          <w:szCs w:val="24"/>
        </w:rPr>
        <w:t>s de todas as matizes</w:t>
      </w:r>
      <w:r w:rsidR="00191345" w:rsidRPr="00A3036C">
        <w:rPr>
          <w:rFonts w:ascii="Times New Roman" w:hAnsi="Times New Roman" w:cs="Times New Roman"/>
          <w:sz w:val="24"/>
          <w:szCs w:val="24"/>
        </w:rPr>
        <w:t>.</w:t>
      </w:r>
      <w:r w:rsidR="009E37C1" w:rsidRPr="00A3036C">
        <w:rPr>
          <w:rFonts w:ascii="Times New Roman" w:hAnsi="Times New Roman" w:cs="Times New Roman"/>
          <w:sz w:val="24"/>
          <w:szCs w:val="24"/>
        </w:rPr>
        <w:t xml:space="preserve"> </w:t>
      </w:r>
      <w:r w:rsidR="00191345" w:rsidRPr="00A3036C">
        <w:rPr>
          <w:rFonts w:ascii="Times New Roman" w:hAnsi="Times New Roman" w:cs="Times New Roman"/>
          <w:sz w:val="24"/>
          <w:szCs w:val="24"/>
        </w:rPr>
        <w:t>A</w:t>
      </w:r>
      <w:r w:rsidR="00E27A27" w:rsidRPr="00A3036C">
        <w:rPr>
          <w:rFonts w:ascii="Times New Roman" w:hAnsi="Times New Roman" w:cs="Times New Roman"/>
          <w:sz w:val="24"/>
          <w:szCs w:val="24"/>
        </w:rPr>
        <w:t xml:space="preserve"> letra inicial</w:t>
      </w:r>
      <w:r w:rsidR="00C62822" w:rsidRPr="00A3036C">
        <w:rPr>
          <w:rFonts w:ascii="Times New Roman" w:hAnsi="Times New Roman" w:cs="Times New Roman"/>
          <w:sz w:val="24"/>
          <w:szCs w:val="24"/>
        </w:rPr>
        <w:t xml:space="preserve"> d</w:t>
      </w:r>
      <w:r w:rsidR="00DE08D4" w:rsidRPr="00A3036C">
        <w:rPr>
          <w:rFonts w:ascii="Times New Roman" w:hAnsi="Times New Roman" w:cs="Times New Roman"/>
          <w:sz w:val="24"/>
          <w:szCs w:val="24"/>
        </w:rPr>
        <w:t>e s</w:t>
      </w:r>
      <w:r w:rsidR="000E1BCD" w:rsidRPr="00A3036C">
        <w:rPr>
          <w:rFonts w:ascii="Times New Roman" w:hAnsi="Times New Roman" w:cs="Times New Roman"/>
          <w:sz w:val="24"/>
          <w:szCs w:val="24"/>
        </w:rPr>
        <w:t>eu nome</w:t>
      </w:r>
      <w:r w:rsidR="0057784D" w:rsidRPr="00A3036C">
        <w:rPr>
          <w:rFonts w:ascii="Times New Roman" w:hAnsi="Times New Roman" w:cs="Times New Roman"/>
          <w:sz w:val="24"/>
          <w:szCs w:val="24"/>
        </w:rPr>
        <w:t xml:space="preserve">, </w:t>
      </w:r>
      <w:r w:rsidR="00C62822" w:rsidRPr="00A3036C">
        <w:rPr>
          <w:rFonts w:ascii="Times New Roman" w:hAnsi="Times New Roman" w:cs="Times New Roman"/>
          <w:sz w:val="24"/>
          <w:szCs w:val="24"/>
        </w:rPr>
        <w:t>represent</w:t>
      </w:r>
      <w:r w:rsidR="007E02AA" w:rsidRPr="00A3036C">
        <w:rPr>
          <w:rFonts w:ascii="Times New Roman" w:hAnsi="Times New Roman" w:cs="Times New Roman"/>
          <w:sz w:val="24"/>
          <w:szCs w:val="24"/>
        </w:rPr>
        <w:t>ant</w:t>
      </w:r>
      <w:r w:rsidR="00C62822" w:rsidRPr="00A3036C">
        <w:rPr>
          <w:rFonts w:ascii="Times New Roman" w:hAnsi="Times New Roman" w:cs="Times New Roman"/>
          <w:sz w:val="24"/>
          <w:szCs w:val="24"/>
        </w:rPr>
        <w:t>e máx</w:t>
      </w:r>
      <w:r w:rsidR="00343D8F" w:rsidRPr="00A3036C">
        <w:rPr>
          <w:rFonts w:ascii="Times New Roman" w:hAnsi="Times New Roman" w:cs="Times New Roman"/>
          <w:sz w:val="24"/>
          <w:szCs w:val="24"/>
        </w:rPr>
        <w:t>im</w:t>
      </w:r>
      <w:r w:rsidR="0057784D" w:rsidRPr="00A3036C">
        <w:rPr>
          <w:rFonts w:ascii="Times New Roman" w:hAnsi="Times New Roman" w:cs="Times New Roman"/>
          <w:sz w:val="24"/>
          <w:szCs w:val="24"/>
        </w:rPr>
        <w:t>o</w:t>
      </w:r>
      <w:r w:rsidR="00E27A27" w:rsidRPr="00A3036C">
        <w:rPr>
          <w:rFonts w:ascii="Times New Roman" w:hAnsi="Times New Roman" w:cs="Times New Roman"/>
          <w:sz w:val="24"/>
          <w:szCs w:val="24"/>
        </w:rPr>
        <w:t xml:space="preserve"> do </w:t>
      </w:r>
      <w:r w:rsidR="009A6F68" w:rsidRPr="00A3036C">
        <w:rPr>
          <w:rFonts w:ascii="Times New Roman" w:hAnsi="Times New Roman" w:cs="Times New Roman"/>
          <w:sz w:val="24"/>
          <w:szCs w:val="24"/>
        </w:rPr>
        <w:t xml:space="preserve">SPA — </w:t>
      </w:r>
      <w:r w:rsidR="006E4579" w:rsidRPr="00A3036C">
        <w:rPr>
          <w:rFonts w:ascii="Times New Roman" w:hAnsi="Times New Roman" w:cs="Times New Roman"/>
          <w:sz w:val="24"/>
          <w:szCs w:val="24"/>
        </w:rPr>
        <w:t>S</w:t>
      </w:r>
      <w:r w:rsidR="006B4746" w:rsidRPr="00A3036C">
        <w:rPr>
          <w:rFonts w:ascii="Times New Roman" w:hAnsi="Times New Roman" w:cs="Times New Roman"/>
          <w:sz w:val="24"/>
          <w:szCs w:val="24"/>
        </w:rPr>
        <w:t xml:space="preserve">upremo </w:t>
      </w:r>
      <w:r w:rsidR="006E4579" w:rsidRPr="00A3036C">
        <w:rPr>
          <w:rFonts w:ascii="Times New Roman" w:hAnsi="Times New Roman" w:cs="Times New Roman"/>
          <w:sz w:val="24"/>
          <w:szCs w:val="24"/>
        </w:rPr>
        <w:t>P</w:t>
      </w:r>
      <w:r w:rsidR="006B4746" w:rsidRPr="00A3036C">
        <w:rPr>
          <w:rFonts w:ascii="Times New Roman" w:hAnsi="Times New Roman" w:cs="Times New Roman"/>
          <w:sz w:val="24"/>
          <w:szCs w:val="24"/>
        </w:rPr>
        <w:t xml:space="preserve">oder </w:t>
      </w:r>
      <w:r w:rsidR="006E4579" w:rsidRPr="00A3036C">
        <w:rPr>
          <w:rFonts w:ascii="Times New Roman" w:hAnsi="Times New Roman" w:cs="Times New Roman"/>
          <w:sz w:val="24"/>
          <w:szCs w:val="24"/>
        </w:rPr>
        <w:t>A</w:t>
      </w:r>
      <w:r w:rsidR="006B4746" w:rsidRPr="00A3036C">
        <w:rPr>
          <w:rFonts w:ascii="Times New Roman" w:hAnsi="Times New Roman" w:cs="Times New Roman"/>
          <w:sz w:val="24"/>
          <w:szCs w:val="24"/>
        </w:rPr>
        <w:t>nônimo</w:t>
      </w:r>
      <w:r w:rsidR="00C62822" w:rsidRPr="00A3036C">
        <w:rPr>
          <w:rFonts w:ascii="Times New Roman" w:hAnsi="Times New Roman" w:cs="Times New Roman"/>
          <w:sz w:val="24"/>
          <w:szCs w:val="24"/>
        </w:rPr>
        <w:t>,</w:t>
      </w:r>
      <w:r w:rsidR="0039701A" w:rsidRPr="00A3036C">
        <w:rPr>
          <w:rFonts w:ascii="Times New Roman" w:hAnsi="Times New Roman" w:cs="Times New Roman"/>
          <w:sz w:val="24"/>
          <w:szCs w:val="24"/>
        </w:rPr>
        <w:t xml:space="preserve"> </w:t>
      </w:r>
      <w:r w:rsidR="0057784D" w:rsidRPr="00A3036C">
        <w:rPr>
          <w:rFonts w:ascii="Times New Roman" w:hAnsi="Times New Roman" w:cs="Times New Roman"/>
          <w:sz w:val="24"/>
          <w:szCs w:val="24"/>
        </w:rPr>
        <w:t xml:space="preserve">formata </w:t>
      </w:r>
      <w:r w:rsidR="0039701A" w:rsidRPr="00A3036C">
        <w:rPr>
          <w:rFonts w:ascii="Times New Roman" w:hAnsi="Times New Roman" w:cs="Times New Roman"/>
          <w:sz w:val="24"/>
          <w:szCs w:val="24"/>
        </w:rPr>
        <w:t>uma pirâmide</w:t>
      </w:r>
      <w:r w:rsidR="008C7026" w:rsidRPr="00A3036C">
        <w:rPr>
          <w:rFonts w:ascii="Times New Roman" w:hAnsi="Times New Roman" w:cs="Times New Roman"/>
          <w:sz w:val="24"/>
          <w:szCs w:val="24"/>
        </w:rPr>
        <w:t xml:space="preserve"> de ouro branco contornada por estas pedra</w:t>
      </w:r>
      <w:r w:rsidR="00734036" w:rsidRPr="00A3036C">
        <w:rPr>
          <w:rFonts w:ascii="Times New Roman" w:hAnsi="Times New Roman" w:cs="Times New Roman"/>
          <w:sz w:val="24"/>
          <w:szCs w:val="24"/>
        </w:rPr>
        <w:t>s preciosas</w:t>
      </w:r>
      <w:r w:rsidR="001D7D00" w:rsidRPr="00A3036C">
        <w:rPr>
          <w:rFonts w:ascii="Times New Roman" w:hAnsi="Times New Roman" w:cs="Times New Roman"/>
          <w:sz w:val="24"/>
          <w:szCs w:val="24"/>
        </w:rPr>
        <w:t xml:space="preserve"> </w:t>
      </w:r>
      <w:r w:rsidR="00E03AC7" w:rsidRPr="00A3036C">
        <w:rPr>
          <w:rFonts w:ascii="Times New Roman" w:hAnsi="Times New Roman" w:cs="Times New Roman"/>
          <w:sz w:val="24"/>
          <w:szCs w:val="24"/>
        </w:rPr>
        <w:t xml:space="preserve">e </w:t>
      </w:r>
      <w:r w:rsidR="001D7D00" w:rsidRPr="00A3036C">
        <w:rPr>
          <w:rFonts w:ascii="Times New Roman" w:hAnsi="Times New Roman" w:cs="Times New Roman"/>
          <w:sz w:val="24"/>
          <w:szCs w:val="24"/>
        </w:rPr>
        <w:t>soberanas</w:t>
      </w:r>
      <w:r w:rsidR="00E93813" w:rsidRPr="00A3036C">
        <w:rPr>
          <w:rFonts w:ascii="Times New Roman" w:hAnsi="Times New Roman" w:cs="Times New Roman"/>
          <w:sz w:val="24"/>
          <w:szCs w:val="24"/>
        </w:rPr>
        <w:t xml:space="preserve"> nos </w:t>
      </w:r>
      <w:r w:rsidR="006251C7" w:rsidRPr="00A3036C">
        <w:rPr>
          <w:rFonts w:ascii="Times New Roman" w:hAnsi="Times New Roman" w:cs="Times New Roman"/>
          <w:sz w:val="24"/>
          <w:szCs w:val="24"/>
        </w:rPr>
        <w:t xml:space="preserve">belos </w:t>
      </w:r>
      <w:r w:rsidR="00E93813" w:rsidRPr="00A3036C">
        <w:rPr>
          <w:rFonts w:ascii="Times New Roman" w:hAnsi="Times New Roman" w:cs="Times New Roman"/>
          <w:sz w:val="24"/>
          <w:szCs w:val="24"/>
        </w:rPr>
        <w:t>brilhos fugazes da materialidade.</w:t>
      </w:r>
      <w:r w:rsidR="00DC12A0" w:rsidRPr="00A3036C">
        <w:rPr>
          <w:rFonts w:ascii="Times New Roman" w:hAnsi="Times New Roman" w:cs="Times New Roman"/>
          <w:sz w:val="24"/>
          <w:szCs w:val="24"/>
        </w:rPr>
        <w:t xml:space="preserve"> Pensativo, observado pelos seus pares</w:t>
      </w:r>
      <w:r w:rsidR="00EC55C7" w:rsidRPr="00A3036C">
        <w:rPr>
          <w:rFonts w:ascii="Times New Roman" w:hAnsi="Times New Roman" w:cs="Times New Roman"/>
          <w:sz w:val="24"/>
          <w:szCs w:val="24"/>
        </w:rPr>
        <w:t xml:space="preserve">, </w:t>
      </w:r>
      <w:r w:rsidR="007522E6" w:rsidRPr="00A3036C">
        <w:rPr>
          <w:rFonts w:ascii="Times New Roman" w:hAnsi="Times New Roman" w:cs="Times New Roman"/>
          <w:sz w:val="24"/>
          <w:szCs w:val="24"/>
        </w:rPr>
        <w:t>articul</w:t>
      </w:r>
      <w:r w:rsidR="00EC55C7" w:rsidRPr="00A3036C">
        <w:rPr>
          <w:rFonts w:ascii="Times New Roman" w:hAnsi="Times New Roman" w:cs="Times New Roman"/>
          <w:sz w:val="24"/>
          <w:szCs w:val="24"/>
        </w:rPr>
        <w:t>a na sua mente</w:t>
      </w:r>
      <w:r w:rsidR="007522E6" w:rsidRPr="00A3036C">
        <w:rPr>
          <w:rFonts w:ascii="Times New Roman" w:hAnsi="Times New Roman" w:cs="Times New Roman"/>
          <w:sz w:val="24"/>
          <w:szCs w:val="24"/>
        </w:rPr>
        <w:t xml:space="preserve"> maquiavélic</w:t>
      </w:r>
      <w:r w:rsidR="00BD1BC2" w:rsidRPr="00A3036C">
        <w:rPr>
          <w:rFonts w:ascii="Times New Roman" w:hAnsi="Times New Roman" w:cs="Times New Roman"/>
          <w:sz w:val="24"/>
          <w:szCs w:val="24"/>
        </w:rPr>
        <w:t>a</w:t>
      </w:r>
      <w:r w:rsidR="00372D4E" w:rsidRPr="00A3036C">
        <w:rPr>
          <w:rFonts w:ascii="Times New Roman" w:hAnsi="Times New Roman" w:cs="Times New Roman"/>
          <w:sz w:val="24"/>
          <w:szCs w:val="24"/>
        </w:rPr>
        <w:t xml:space="preserve"> a sugestão de Reinódio</w:t>
      </w:r>
      <w:r w:rsidR="00E03AC7" w:rsidRPr="00A3036C">
        <w:rPr>
          <w:rFonts w:ascii="Times New Roman" w:hAnsi="Times New Roman" w:cs="Times New Roman"/>
          <w:sz w:val="24"/>
          <w:szCs w:val="24"/>
        </w:rPr>
        <w:t>.</w:t>
      </w:r>
      <w:r w:rsidR="004835F8" w:rsidRPr="00A3036C">
        <w:rPr>
          <w:rFonts w:ascii="Times New Roman" w:hAnsi="Times New Roman" w:cs="Times New Roman"/>
          <w:sz w:val="24"/>
          <w:szCs w:val="24"/>
        </w:rPr>
        <w:t xml:space="preserve"> </w:t>
      </w:r>
      <w:r w:rsidR="00E03AC7" w:rsidRPr="00A3036C">
        <w:rPr>
          <w:rFonts w:ascii="Times New Roman" w:hAnsi="Times New Roman" w:cs="Times New Roman"/>
          <w:sz w:val="24"/>
          <w:szCs w:val="24"/>
        </w:rPr>
        <w:t>I</w:t>
      </w:r>
      <w:r w:rsidR="00747B30" w:rsidRPr="00A3036C">
        <w:rPr>
          <w:rFonts w:ascii="Times New Roman" w:hAnsi="Times New Roman" w:cs="Times New Roman"/>
          <w:sz w:val="24"/>
          <w:szCs w:val="24"/>
        </w:rPr>
        <w:t>m</w:t>
      </w:r>
      <w:r w:rsidR="002E6BE2" w:rsidRPr="00A3036C">
        <w:rPr>
          <w:rFonts w:ascii="Times New Roman" w:hAnsi="Times New Roman" w:cs="Times New Roman"/>
          <w:sz w:val="24"/>
          <w:szCs w:val="24"/>
        </w:rPr>
        <w:t>agin</w:t>
      </w:r>
      <w:r w:rsidR="004835F8" w:rsidRPr="00A3036C">
        <w:rPr>
          <w:rFonts w:ascii="Times New Roman" w:hAnsi="Times New Roman" w:cs="Times New Roman"/>
          <w:sz w:val="24"/>
          <w:szCs w:val="24"/>
        </w:rPr>
        <w:t>a</w:t>
      </w:r>
      <w:r w:rsidR="00293533" w:rsidRPr="00A3036C">
        <w:rPr>
          <w:rFonts w:ascii="Times New Roman" w:hAnsi="Times New Roman" w:cs="Times New Roman"/>
          <w:sz w:val="24"/>
          <w:szCs w:val="24"/>
        </w:rPr>
        <w:t xml:space="preserve"> roteiro</w:t>
      </w:r>
      <w:r w:rsidR="003444E3" w:rsidRPr="00A3036C">
        <w:rPr>
          <w:rFonts w:ascii="Times New Roman" w:hAnsi="Times New Roman" w:cs="Times New Roman"/>
          <w:sz w:val="24"/>
          <w:szCs w:val="24"/>
        </w:rPr>
        <w:t xml:space="preserve">, </w:t>
      </w:r>
      <w:r w:rsidR="002E6BE2" w:rsidRPr="00A3036C">
        <w:rPr>
          <w:rFonts w:ascii="Times New Roman" w:hAnsi="Times New Roman" w:cs="Times New Roman"/>
          <w:sz w:val="24"/>
          <w:szCs w:val="24"/>
        </w:rPr>
        <w:t xml:space="preserve">produção, </w:t>
      </w:r>
      <w:r w:rsidR="003444E3" w:rsidRPr="00A3036C">
        <w:rPr>
          <w:rFonts w:ascii="Times New Roman" w:hAnsi="Times New Roman" w:cs="Times New Roman"/>
          <w:sz w:val="24"/>
          <w:szCs w:val="24"/>
        </w:rPr>
        <w:t>direção e atuação d</w:t>
      </w:r>
      <w:r w:rsidR="00FC3AF6" w:rsidRPr="00A3036C">
        <w:rPr>
          <w:rFonts w:ascii="Times New Roman" w:hAnsi="Times New Roman" w:cs="Times New Roman"/>
          <w:sz w:val="24"/>
          <w:szCs w:val="24"/>
        </w:rPr>
        <w:t>e todos os envolvidos</w:t>
      </w:r>
      <w:r w:rsidR="00723FDC" w:rsidRPr="00A3036C">
        <w:rPr>
          <w:rFonts w:ascii="Times New Roman" w:hAnsi="Times New Roman" w:cs="Times New Roman"/>
          <w:sz w:val="24"/>
          <w:szCs w:val="24"/>
        </w:rPr>
        <w:t>,</w:t>
      </w:r>
      <w:r w:rsidR="00FC3AF6" w:rsidRPr="00A3036C">
        <w:rPr>
          <w:rFonts w:ascii="Times New Roman" w:hAnsi="Times New Roman" w:cs="Times New Roman"/>
          <w:sz w:val="24"/>
          <w:szCs w:val="24"/>
        </w:rPr>
        <w:t xml:space="preserve"> fadados a experi</w:t>
      </w:r>
      <w:r w:rsidR="003D378B" w:rsidRPr="00A3036C">
        <w:rPr>
          <w:rFonts w:ascii="Times New Roman" w:hAnsi="Times New Roman" w:cs="Times New Roman"/>
          <w:sz w:val="24"/>
          <w:szCs w:val="24"/>
        </w:rPr>
        <w:t>enciarem a perfeição</w:t>
      </w:r>
      <w:r w:rsidR="00107E00" w:rsidRPr="00A3036C">
        <w:rPr>
          <w:rFonts w:ascii="Times New Roman" w:hAnsi="Times New Roman" w:cs="Times New Roman"/>
          <w:sz w:val="24"/>
          <w:szCs w:val="24"/>
        </w:rPr>
        <w:t xml:space="preserve"> de suas profissionalidade</w:t>
      </w:r>
      <w:r w:rsidR="00B16632" w:rsidRPr="00A3036C">
        <w:rPr>
          <w:rFonts w:ascii="Times New Roman" w:hAnsi="Times New Roman" w:cs="Times New Roman"/>
          <w:sz w:val="24"/>
          <w:szCs w:val="24"/>
        </w:rPr>
        <w:t>s</w:t>
      </w:r>
      <w:r w:rsidR="00EA06D0" w:rsidRPr="00A3036C">
        <w:rPr>
          <w:rFonts w:ascii="Times New Roman" w:hAnsi="Times New Roman" w:cs="Times New Roman"/>
          <w:sz w:val="24"/>
          <w:szCs w:val="24"/>
        </w:rPr>
        <w:t xml:space="preserve"> dignas de prêmios</w:t>
      </w:r>
      <w:r w:rsidR="00D0391C" w:rsidRPr="00A3036C">
        <w:rPr>
          <w:rFonts w:ascii="Times New Roman" w:hAnsi="Times New Roman" w:cs="Times New Roman"/>
          <w:sz w:val="24"/>
          <w:szCs w:val="24"/>
        </w:rPr>
        <w:t>.</w:t>
      </w:r>
      <w:r w:rsidR="006F30CB" w:rsidRPr="00A3036C">
        <w:rPr>
          <w:rFonts w:ascii="Times New Roman" w:hAnsi="Times New Roman" w:cs="Times New Roman"/>
          <w:sz w:val="24"/>
          <w:szCs w:val="24"/>
        </w:rPr>
        <w:t xml:space="preserve"> </w:t>
      </w:r>
      <w:r w:rsidR="000876EB" w:rsidRPr="00A3036C">
        <w:rPr>
          <w:rFonts w:ascii="Times New Roman" w:hAnsi="Times New Roman" w:cs="Times New Roman"/>
          <w:sz w:val="24"/>
          <w:szCs w:val="24"/>
        </w:rPr>
        <w:t xml:space="preserve">A </w:t>
      </w:r>
      <w:r w:rsidR="002C371A" w:rsidRPr="00A3036C">
        <w:rPr>
          <w:rFonts w:ascii="Times New Roman" w:hAnsi="Times New Roman" w:cs="Times New Roman"/>
          <w:sz w:val="24"/>
          <w:szCs w:val="24"/>
        </w:rPr>
        <w:t>ressurreição</w:t>
      </w:r>
      <w:r w:rsidR="00B166EF" w:rsidRPr="00A3036C">
        <w:rPr>
          <w:rFonts w:ascii="Times New Roman" w:hAnsi="Times New Roman" w:cs="Times New Roman"/>
          <w:sz w:val="24"/>
          <w:szCs w:val="24"/>
        </w:rPr>
        <w:t xml:space="preserve"> </w:t>
      </w:r>
      <w:r w:rsidR="002C371A" w:rsidRPr="00A3036C">
        <w:rPr>
          <w:rFonts w:ascii="Times New Roman" w:hAnsi="Times New Roman" w:cs="Times New Roman"/>
          <w:sz w:val="24"/>
          <w:szCs w:val="24"/>
        </w:rPr>
        <w:t>d</w:t>
      </w:r>
      <w:r w:rsidR="00FB1420" w:rsidRPr="00A3036C">
        <w:rPr>
          <w:rFonts w:ascii="Times New Roman" w:hAnsi="Times New Roman" w:cs="Times New Roman"/>
          <w:sz w:val="24"/>
          <w:szCs w:val="24"/>
        </w:rPr>
        <w:t>os pilares</w:t>
      </w:r>
      <w:r w:rsidR="00D267BE" w:rsidRPr="00A3036C">
        <w:rPr>
          <w:rFonts w:ascii="Times New Roman" w:hAnsi="Times New Roman" w:cs="Times New Roman"/>
          <w:sz w:val="24"/>
          <w:szCs w:val="24"/>
        </w:rPr>
        <w:t>...</w:t>
      </w:r>
      <w:r w:rsidR="007F54F7" w:rsidRPr="00A3036C">
        <w:rPr>
          <w:rFonts w:ascii="Times New Roman" w:hAnsi="Times New Roman" w:cs="Times New Roman"/>
          <w:sz w:val="24"/>
          <w:szCs w:val="24"/>
        </w:rPr>
        <w:t xml:space="preserve"> governo, religião, mídia e educação</w:t>
      </w:r>
      <w:r w:rsidR="00FB1420" w:rsidRPr="00A3036C">
        <w:rPr>
          <w:rFonts w:ascii="Times New Roman" w:hAnsi="Times New Roman" w:cs="Times New Roman"/>
          <w:sz w:val="24"/>
          <w:szCs w:val="24"/>
        </w:rPr>
        <w:t xml:space="preserve">, </w:t>
      </w:r>
      <w:r w:rsidR="006676FE" w:rsidRPr="00A3036C">
        <w:rPr>
          <w:rFonts w:ascii="Times New Roman" w:hAnsi="Times New Roman" w:cs="Times New Roman"/>
          <w:sz w:val="24"/>
          <w:szCs w:val="24"/>
        </w:rPr>
        <w:t>ostentados na</w:t>
      </w:r>
      <w:r w:rsidR="00B166EF" w:rsidRPr="00A3036C">
        <w:rPr>
          <w:rFonts w:ascii="Times New Roman" w:hAnsi="Times New Roman" w:cs="Times New Roman"/>
          <w:sz w:val="24"/>
          <w:szCs w:val="24"/>
        </w:rPr>
        <w:t xml:space="preserve"> mentira e </w:t>
      </w:r>
      <w:r w:rsidR="00F61B24" w:rsidRPr="00A3036C">
        <w:rPr>
          <w:rFonts w:ascii="Times New Roman" w:hAnsi="Times New Roman" w:cs="Times New Roman"/>
          <w:sz w:val="24"/>
          <w:szCs w:val="24"/>
        </w:rPr>
        <w:t>n</w:t>
      </w:r>
      <w:r w:rsidR="00B166EF" w:rsidRPr="00A3036C">
        <w:rPr>
          <w:rFonts w:ascii="Times New Roman" w:hAnsi="Times New Roman" w:cs="Times New Roman"/>
          <w:sz w:val="24"/>
          <w:szCs w:val="24"/>
        </w:rPr>
        <w:t>a ilusão</w:t>
      </w:r>
      <w:r w:rsidR="00D64E94" w:rsidRPr="00A3036C">
        <w:rPr>
          <w:rFonts w:ascii="Times New Roman" w:hAnsi="Times New Roman" w:cs="Times New Roman"/>
          <w:sz w:val="24"/>
          <w:szCs w:val="24"/>
        </w:rPr>
        <w:t xml:space="preserve">, </w:t>
      </w:r>
      <w:r w:rsidR="00357D7E" w:rsidRPr="00A3036C">
        <w:rPr>
          <w:rFonts w:ascii="Times New Roman" w:hAnsi="Times New Roman" w:cs="Times New Roman"/>
          <w:sz w:val="24"/>
          <w:szCs w:val="24"/>
        </w:rPr>
        <w:t>alimentados pel</w:t>
      </w:r>
      <w:r w:rsidR="00F61B24" w:rsidRPr="00A3036C">
        <w:rPr>
          <w:rFonts w:ascii="Times New Roman" w:hAnsi="Times New Roman" w:cs="Times New Roman"/>
          <w:sz w:val="24"/>
          <w:szCs w:val="24"/>
        </w:rPr>
        <w:t xml:space="preserve">a </w:t>
      </w:r>
      <w:r w:rsidR="006E5F4A" w:rsidRPr="00A3036C">
        <w:rPr>
          <w:rFonts w:ascii="Times New Roman" w:hAnsi="Times New Roman" w:cs="Times New Roman"/>
          <w:sz w:val="24"/>
          <w:szCs w:val="24"/>
        </w:rPr>
        <w:t xml:space="preserve"> </w:t>
      </w:r>
      <w:r w:rsidR="00201F2D" w:rsidRPr="00A3036C">
        <w:rPr>
          <w:rFonts w:ascii="Times New Roman" w:hAnsi="Times New Roman" w:cs="Times New Roman"/>
          <w:i/>
          <w:iCs/>
          <w:sz w:val="24"/>
          <w:szCs w:val="24"/>
        </w:rPr>
        <w:t>tríade da maldade humana</w:t>
      </w:r>
      <w:r w:rsidR="004E7B7A" w:rsidRPr="00A3036C">
        <w:rPr>
          <w:rFonts w:ascii="Times New Roman" w:hAnsi="Times New Roman" w:cs="Times New Roman"/>
          <w:sz w:val="24"/>
          <w:szCs w:val="24"/>
        </w:rPr>
        <w:t xml:space="preserve">: </w:t>
      </w:r>
      <w:r w:rsidR="004E7B7A" w:rsidRPr="00A3036C">
        <w:rPr>
          <w:rFonts w:ascii="Times New Roman" w:hAnsi="Times New Roman" w:cs="Times New Roman"/>
          <w:i/>
          <w:iCs/>
          <w:sz w:val="24"/>
          <w:szCs w:val="24"/>
        </w:rPr>
        <w:t>ego</w:t>
      </w:r>
      <w:r w:rsidR="004E7B7A" w:rsidRPr="00A3036C">
        <w:rPr>
          <w:rFonts w:ascii="Times New Roman" w:hAnsi="Times New Roman" w:cs="Times New Roman"/>
          <w:sz w:val="24"/>
          <w:szCs w:val="24"/>
        </w:rPr>
        <w:t xml:space="preserve">, </w:t>
      </w:r>
      <w:r w:rsidR="004E7B7A" w:rsidRPr="00A3036C">
        <w:rPr>
          <w:rFonts w:ascii="Times New Roman" w:hAnsi="Times New Roman" w:cs="Times New Roman"/>
          <w:i/>
          <w:iCs/>
          <w:sz w:val="24"/>
          <w:szCs w:val="24"/>
        </w:rPr>
        <w:t xml:space="preserve">ganância </w:t>
      </w:r>
      <w:r w:rsidR="004E7B7A" w:rsidRPr="00A3036C">
        <w:rPr>
          <w:rFonts w:ascii="Times New Roman" w:hAnsi="Times New Roman" w:cs="Times New Roman"/>
          <w:sz w:val="24"/>
          <w:szCs w:val="24"/>
        </w:rPr>
        <w:t xml:space="preserve">e </w:t>
      </w:r>
      <w:r w:rsidR="004E7B7A" w:rsidRPr="00A3036C">
        <w:rPr>
          <w:rFonts w:ascii="Times New Roman" w:hAnsi="Times New Roman" w:cs="Times New Roman"/>
          <w:i/>
          <w:iCs/>
          <w:sz w:val="24"/>
          <w:szCs w:val="24"/>
        </w:rPr>
        <w:t>medo</w:t>
      </w:r>
      <w:r w:rsidR="00356952" w:rsidRPr="00A3036C">
        <w:rPr>
          <w:rFonts w:ascii="Times New Roman" w:hAnsi="Times New Roman" w:cs="Times New Roman"/>
          <w:sz w:val="24"/>
          <w:szCs w:val="24"/>
        </w:rPr>
        <w:t xml:space="preserve">, </w:t>
      </w:r>
      <w:r w:rsidR="004831FA" w:rsidRPr="00A3036C">
        <w:rPr>
          <w:rFonts w:ascii="Times New Roman" w:hAnsi="Times New Roman" w:cs="Times New Roman"/>
          <w:sz w:val="24"/>
          <w:szCs w:val="24"/>
        </w:rPr>
        <w:t>engordam o</w:t>
      </w:r>
      <w:r w:rsidR="00200F2B" w:rsidRPr="00A3036C">
        <w:rPr>
          <w:rFonts w:ascii="Times New Roman" w:hAnsi="Times New Roman" w:cs="Times New Roman"/>
          <w:sz w:val="24"/>
          <w:szCs w:val="24"/>
        </w:rPr>
        <w:t xml:space="preserve"> Projeto de Perpetuação do Poder</w:t>
      </w:r>
      <w:r w:rsidR="00C07171" w:rsidRPr="00A3036C">
        <w:rPr>
          <w:rFonts w:ascii="Times New Roman" w:hAnsi="Times New Roman" w:cs="Times New Roman"/>
          <w:sz w:val="24"/>
          <w:szCs w:val="24"/>
        </w:rPr>
        <w:t>,</w:t>
      </w:r>
      <w:r w:rsidR="005220BA" w:rsidRPr="00A3036C">
        <w:rPr>
          <w:rFonts w:ascii="Times New Roman" w:hAnsi="Times New Roman" w:cs="Times New Roman"/>
          <w:sz w:val="24"/>
          <w:szCs w:val="24"/>
        </w:rPr>
        <w:t xml:space="preserve"> neste momento,</w:t>
      </w:r>
      <w:r w:rsidR="00A2528C" w:rsidRPr="00A3036C">
        <w:rPr>
          <w:rFonts w:ascii="Times New Roman" w:hAnsi="Times New Roman" w:cs="Times New Roman"/>
          <w:sz w:val="24"/>
          <w:szCs w:val="24"/>
        </w:rPr>
        <w:t xml:space="preserve"> mais vivo do que nunca estiver</w:t>
      </w:r>
      <w:r w:rsidR="00AB59A4" w:rsidRPr="00A3036C">
        <w:rPr>
          <w:rFonts w:ascii="Times New Roman" w:hAnsi="Times New Roman" w:cs="Times New Roman"/>
          <w:sz w:val="24"/>
          <w:szCs w:val="24"/>
        </w:rPr>
        <w:t>a para</w:t>
      </w:r>
      <w:r w:rsidR="003965A4" w:rsidRPr="00A3036C">
        <w:rPr>
          <w:rFonts w:ascii="Times New Roman" w:hAnsi="Times New Roman" w:cs="Times New Roman"/>
          <w:sz w:val="24"/>
          <w:szCs w:val="24"/>
        </w:rPr>
        <w:t xml:space="preserve"> </w:t>
      </w:r>
      <w:r w:rsidR="00AB59A4" w:rsidRPr="00A3036C">
        <w:rPr>
          <w:rFonts w:ascii="Times New Roman" w:hAnsi="Times New Roman" w:cs="Times New Roman"/>
          <w:sz w:val="24"/>
          <w:szCs w:val="24"/>
        </w:rPr>
        <w:t>manutenção do Sistema Terra</w:t>
      </w:r>
      <w:r w:rsidR="003965A4" w:rsidRPr="00A3036C">
        <w:rPr>
          <w:rFonts w:ascii="Times New Roman" w:hAnsi="Times New Roman" w:cs="Times New Roman"/>
          <w:sz w:val="24"/>
          <w:szCs w:val="24"/>
        </w:rPr>
        <w:t>.</w:t>
      </w:r>
    </w:p>
    <w:p w14:paraId="0D431255" w14:textId="4B854E98" w:rsidR="003965A4" w:rsidRPr="00A3036C" w:rsidRDefault="003965A4" w:rsidP="000C0A53">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 cheg</w:t>
      </w:r>
      <w:r w:rsidR="00FE5698" w:rsidRPr="00A3036C">
        <w:rPr>
          <w:rFonts w:ascii="Times New Roman" w:hAnsi="Times New Roman" w:cs="Times New Roman"/>
          <w:sz w:val="24"/>
          <w:szCs w:val="24"/>
        </w:rPr>
        <w:t xml:space="preserve">a a se divertir no anonimato de sua criação maléfica </w:t>
      </w:r>
      <w:r w:rsidR="004B077D" w:rsidRPr="00A3036C">
        <w:rPr>
          <w:rFonts w:ascii="Times New Roman" w:hAnsi="Times New Roman" w:cs="Times New Roman"/>
          <w:sz w:val="24"/>
          <w:szCs w:val="24"/>
        </w:rPr>
        <w:t xml:space="preserve">para </w:t>
      </w:r>
      <w:r w:rsidR="00FE5698" w:rsidRPr="00A3036C">
        <w:rPr>
          <w:rFonts w:ascii="Times New Roman" w:hAnsi="Times New Roman" w:cs="Times New Roman"/>
          <w:sz w:val="24"/>
          <w:szCs w:val="24"/>
        </w:rPr>
        <w:t xml:space="preserve">o </w:t>
      </w:r>
      <w:r w:rsidR="00B902A2" w:rsidRPr="00A3036C">
        <w:rPr>
          <w:rFonts w:ascii="Times New Roman" w:hAnsi="Times New Roman" w:cs="Times New Roman"/>
          <w:sz w:val="24"/>
          <w:szCs w:val="24"/>
        </w:rPr>
        <w:t>autêntico processo evolutivo da humanidade.</w:t>
      </w:r>
      <w:r w:rsidR="00271A94" w:rsidRPr="00A3036C">
        <w:rPr>
          <w:rFonts w:ascii="Times New Roman" w:hAnsi="Times New Roman" w:cs="Times New Roman"/>
          <w:sz w:val="24"/>
          <w:szCs w:val="24"/>
        </w:rPr>
        <w:t xml:space="preserve"> Ele ri</w:t>
      </w:r>
      <w:r w:rsidR="00994652" w:rsidRPr="00A3036C">
        <w:rPr>
          <w:rFonts w:ascii="Times New Roman" w:hAnsi="Times New Roman" w:cs="Times New Roman"/>
          <w:sz w:val="24"/>
          <w:szCs w:val="24"/>
        </w:rPr>
        <w:t xml:space="preserve"> e seus risos contagiam a ignorância de seus interlocutore</w:t>
      </w:r>
      <w:r w:rsidR="004B25C3" w:rsidRPr="00A3036C">
        <w:rPr>
          <w:rFonts w:ascii="Times New Roman" w:hAnsi="Times New Roman" w:cs="Times New Roman"/>
          <w:sz w:val="24"/>
          <w:szCs w:val="24"/>
        </w:rPr>
        <w:t xml:space="preserve">s </w:t>
      </w:r>
      <w:r w:rsidR="00DE2F42" w:rsidRPr="00A3036C">
        <w:rPr>
          <w:rFonts w:ascii="Times New Roman" w:hAnsi="Times New Roman" w:cs="Times New Roman"/>
          <w:sz w:val="24"/>
          <w:szCs w:val="24"/>
        </w:rPr>
        <w:t>extravasada</w:t>
      </w:r>
      <w:r w:rsidR="004B25C3" w:rsidRPr="00A3036C">
        <w:rPr>
          <w:rFonts w:ascii="Times New Roman" w:hAnsi="Times New Roman" w:cs="Times New Roman"/>
          <w:sz w:val="24"/>
          <w:szCs w:val="24"/>
        </w:rPr>
        <w:t xml:space="preserve"> em </w:t>
      </w:r>
      <w:r w:rsidR="00DE2F42" w:rsidRPr="00A3036C">
        <w:rPr>
          <w:rFonts w:ascii="Times New Roman" w:hAnsi="Times New Roman" w:cs="Times New Roman"/>
          <w:sz w:val="24"/>
          <w:szCs w:val="24"/>
        </w:rPr>
        <w:t>tímidos</w:t>
      </w:r>
      <w:r w:rsidR="004B25C3" w:rsidRPr="00A3036C">
        <w:rPr>
          <w:rFonts w:ascii="Times New Roman" w:hAnsi="Times New Roman" w:cs="Times New Roman"/>
          <w:sz w:val="24"/>
          <w:szCs w:val="24"/>
        </w:rPr>
        <w:t xml:space="preserve"> sorriso</w:t>
      </w:r>
      <w:r w:rsidR="00DE2F42" w:rsidRPr="00A3036C">
        <w:rPr>
          <w:rFonts w:ascii="Times New Roman" w:hAnsi="Times New Roman" w:cs="Times New Roman"/>
          <w:sz w:val="24"/>
          <w:szCs w:val="24"/>
        </w:rPr>
        <w:t>s</w:t>
      </w:r>
      <w:r w:rsidR="0088447E" w:rsidRPr="00A3036C">
        <w:rPr>
          <w:rFonts w:ascii="Times New Roman" w:hAnsi="Times New Roman" w:cs="Times New Roman"/>
          <w:sz w:val="24"/>
          <w:szCs w:val="24"/>
        </w:rPr>
        <w:t>,</w:t>
      </w:r>
      <w:r w:rsidR="00F87E08" w:rsidRPr="00A3036C">
        <w:rPr>
          <w:rFonts w:ascii="Times New Roman" w:hAnsi="Times New Roman" w:cs="Times New Roman"/>
          <w:sz w:val="24"/>
          <w:szCs w:val="24"/>
        </w:rPr>
        <w:t xml:space="preserve"> </w:t>
      </w:r>
      <w:r w:rsidR="002D19E1" w:rsidRPr="00A3036C">
        <w:rPr>
          <w:rFonts w:ascii="Times New Roman" w:hAnsi="Times New Roman" w:cs="Times New Roman"/>
          <w:sz w:val="24"/>
          <w:szCs w:val="24"/>
        </w:rPr>
        <w:t xml:space="preserve">confrontados, agora, por gargalhadas </w:t>
      </w:r>
      <w:r w:rsidR="00505C20" w:rsidRPr="00A3036C">
        <w:rPr>
          <w:rFonts w:ascii="Times New Roman" w:hAnsi="Times New Roman" w:cs="Times New Roman"/>
          <w:sz w:val="24"/>
          <w:szCs w:val="24"/>
        </w:rPr>
        <w:t>regozijadas no êxito d</w:t>
      </w:r>
      <w:r w:rsidR="00BA28B4" w:rsidRPr="00A3036C">
        <w:rPr>
          <w:rFonts w:ascii="Times New Roman" w:hAnsi="Times New Roman" w:cs="Times New Roman"/>
          <w:sz w:val="24"/>
          <w:szCs w:val="24"/>
        </w:rPr>
        <w:t>a</w:t>
      </w:r>
      <w:r w:rsidR="002557C6" w:rsidRPr="00A3036C">
        <w:rPr>
          <w:rFonts w:ascii="Times New Roman" w:hAnsi="Times New Roman" w:cs="Times New Roman"/>
          <w:sz w:val="24"/>
          <w:szCs w:val="24"/>
        </w:rPr>
        <w:t xml:space="preserve"> futura</w:t>
      </w:r>
      <w:r w:rsidR="00BA28B4" w:rsidRPr="00A3036C">
        <w:rPr>
          <w:rFonts w:ascii="Times New Roman" w:hAnsi="Times New Roman" w:cs="Times New Roman"/>
          <w:sz w:val="24"/>
          <w:szCs w:val="24"/>
        </w:rPr>
        <w:t xml:space="preserve"> vitória premiada pela escravidão do terrícola</w:t>
      </w:r>
      <w:r w:rsidR="002557C6" w:rsidRPr="00A3036C">
        <w:rPr>
          <w:rFonts w:ascii="Times New Roman" w:hAnsi="Times New Roman" w:cs="Times New Roman"/>
          <w:sz w:val="24"/>
          <w:szCs w:val="24"/>
        </w:rPr>
        <w:t xml:space="preserve">. </w:t>
      </w:r>
      <w:r w:rsidR="003C3EBB" w:rsidRPr="00A3036C">
        <w:rPr>
          <w:rFonts w:ascii="Times New Roman" w:hAnsi="Times New Roman" w:cs="Times New Roman"/>
          <w:sz w:val="24"/>
          <w:szCs w:val="24"/>
        </w:rPr>
        <w:t>Recomposto</w:t>
      </w:r>
      <w:r w:rsidR="003A65A0" w:rsidRPr="00A3036C">
        <w:rPr>
          <w:rFonts w:ascii="Times New Roman" w:hAnsi="Times New Roman" w:cs="Times New Roman"/>
          <w:sz w:val="24"/>
          <w:szCs w:val="24"/>
        </w:rPr>
        <w:t xml:space="preserve"> na prepotência de sua vaidade,</w:t>
      </w:r>
      <w:r w:rsidR="003C3EBB" w:rsidRPr="00A3036C">
        <w:rPr>
          <w:rFonts w:ascii="Times New Roman" w:hAnsi="Times New Roman" w:cs="Times New Roman"/>
          <w:sz w:val="24"/>
          <w:szCs w:val="24"/>
        </w:rPr>
        <w:t xml:space="preserve"> o Todo Poderoso do Sistema Te</w:t>
      </w:r>
      <w:r w:rsidR="003A65A0" w:rsidRPr="00A3036C">
        <w:rPr>
          <w:rFonts w:ascii="Times New Roman" w:hAnsi="Times New Roman" w:cs="Times New Roman"/>
          <w:sz w:val="24"/>
          <w:szCs w:val="24"/>
        </w:rPr>
        <w:t>rra</w:t>
      </w:r>
      <w:r w:rsidR="00372206" w:rsidRPr="00A3036C">
        <w:rPr>
          <w:rFonts w:ascii="Times New Roman" w:hAnsi="Times New Roman" w:cs="Times New Roman"/>
          <w:sz w:val="24"/>
          <w:szCs w:val="24"/>
        </w:rPr>
        <w:t xml:space="preserve"> senta-se</w:t>
      </w:r>
      <w:r w:rsidR="00872D47" w:rsidRPr="00A3036C">
        <w:rPr>
          <w:rFonts w:ascii="Times New Roman" w:hAnsi="Times New Roman" w:cs="Times New Roman"/>
          <w:sz w:val="24"/>
          <w:szCs w:val="24"/>
        </w:rPr>
        <w:t>, seguro de si, no seu trono</w:t>
      </w:r>
      <w:r w:rsidR="009A4C97" w:rsidRPr="00A3036C">
        <w:rPr>
          <w:rFonts w:ascii="Times New Roman" w:hAnsi="Times New Roman" w:cs="Times New Roman"/>
          <w:sz w:val="24"/>
          <w:szCs w:val="24"/>
        </w:rPr>
        <w:t>, admirado pela submissão</w:t>
      </w:r>
      <w:r w:rsidR="00DE0E21" w:rsidRPr="00A3036C">
        <w:rPr>
          <w:rFonts w:ascii="Times New Roman" w:hAnsi="Times New Roman" w:cs="Times New Roman"/>
          <w:sz w:val="24"/>
          <w:szCs w:val="24"/>
        </w:rPr>
        <w:t xml:space="preserve">, </w:t>
      </w:r>
      <w:r w:rsidR="00C3534F" w:rsidRPr="00A3036C">
        <w:rPr>
          <w:rFonts w:ascii="Times New Roman" w:hAnsi="Times New Roman" w:cs="Times New Roman"/>
          <w:sz w:val="24"/>
          <w:szCs w:val="24"/>
        </w:rPr>
        <w:t>para determinar</w:t>
      </w:r>
      <w:r w:rsidR="00E41DD9" w:rsidRPr="00A3036C">
        <w:rPr>
          <w:rFonts w:ascii="Times New Roman" w:hAnsi="Times New Roman" w:cs="Times New Roman"/>
          <w:sz w:val="24"/>
          <w:szCs w:val="24"/>
        </w:rPr>
        <w:t xml:space="preserve"> quem serão os músicos, instrumentos</w:t>
      </w:r>
      <w:r w:rsidR="00A41112" w:rsidRPr="00A3036C">
        <w:rPr>
          <w:rFonts w:ascii="Times New Roman" w:hAnsi="Times New Roman" w:cs="Times New Roman"/>
          <w:sz w:val="24"/>
          <w:szCs w:val="24"/>
        </w:rPr>
        <w:t xml:space="preserve">, cantores e as músicas, a serem tocadas </w:t>
      </w:r>
      <w:r w:rsidR="002F2623" w:rsidRPr="00A3036C">
        <w:rPr>
          <w:rFonts w:ascii="Times New Roman" w:hAnsi="Times New Roman" w:cs="Times New Roman"/>
          <w:sz w:val="24"/>
          <w:szCs w:val="24"/>
        </w:rPr>
        <w:t xml:space="preserve">pela banda </w:t>
      </w:r>
      <w:r w:rsidR="00A41112" w:rsidRPr="00A3036C">
        <w:rPr>
          <w:rFonts w:ascii="Times New Roman" w:hAnsi="Times New Roman" w:cs="Times New Roman"/>
          <w:sz w:val="24"/>
          <w:szCs w:val="24"/>
        </w:rPr>
        <w:t>e cantadas</w:t>
      </w:r>
      <w:r w:rsidR="002F2623" w:rsidRPr="00A3036C">
        <w:rPr>
          <w:rFonts w:ascii="Times New Roman" w:hAnsi="Times New Roman" w:cs="Times New Roman"/>
          <w:sz w:val="24"/>
          <w:szCs w:val="24"/>
        </w:rPr>
        <w:t xml:space="preserve"> pelos intérpretes</w:t>
      </w:r>
      <w:r w:rsidR="00A41112" w:rsidRPr="00A3036C">
        <w:rPr>
          <w:rFonts w:ascii="Times New Roman" w:hAnsi="Times New Roman" w:cs="Times New Roman"/>
          <w:sz w:val="24"/>
          <w:szCs w:val="24"/>
        </w:rPr>
        <w:t>.</w:t>
      </w:r>
      <w:r w:rsidR="00E41DD9" w:rsidRPr="00A3036C">
        <w:rPr>
          <w:rFonts w:ascii="Times New Roman" w:hAnsi="Times New Roman" w:cs="Times New Roman"/>
          <w:sz w:val="24"/>
          <w:szCs w:val="24"/>
        </w:rPr>
        <w:t xml:space="preserve"> </w:t>
      </w:r>
      <w:r w:rsidR="003A65A0" w:rsidRPr="00A3036C">
        <w:rPr>
          <w:rFonts w:ascii="Times New Roman" w:hAnsi="Times New Roman" w:cs="Times New Roman"/>
          <w:sz w:val="24"/>
          <w:szCs w:val="24"/>
        </w:rPr>
        <w:t xml:space="preserve"> </w:t>
      </w:r>
    </w:p>
    <w:p w14:paraId="7EFBFEF7" w14:textId="4647842D" w:rsidR="00B360BA" w:rsidRPr="00A3036C" w:rsidRDefault="00734036" w:rsidP="000C0A5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p>
    <w:p w14:paraId="384C9300" w14:textId="2A29C3DB" w:rsidR="00450B13" w:rsidRPr="00A3036C" w:rsidRDefault="002F2623" w:rsidP="00356A2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C40AC" w:rsidRPr="00A3036C">
        <w:rPr>
          <w:rFonts w:ascii="Times New Roman" w:hAnsi="Times New Roman" w:cs="Times New Roman"/>
          <w:sz w:val="24"/>
          <w:szCs w:val="24"/>
        </w:rPr>
        <w:t xml:space="preserve">Excelente sugestão, </w:t>
      </w:r>
      <w:r w:rsidR="00613599" w:rsidRPr="00A3036C">
        <w:rPr>
          <w:rFonts w:ascii="Times New Roman" w:hAnsi="Times New Roman" w:cs="Times New Roman"/>
          <w:sz w:val="24"/>
          <w:szCs w:val="24"/>
        </w:rPr>
        <w:t>Reinódio</w:t>
      </w:r>
      <w:r w:rsidR="00CC40AC" w:rsidRPr="00A3036C">
        <w:rPr>
          <w:rFonts w:ascii="Times New Roman" w:hAnsi="Times New Roman" w:cs="Times New Roman"/>
          <w:sz w:val="24"/>
          <w:szCs w:val="24"/>
        </w:rPr>
        <w:t xml:space="preserve"> ― Algozleniru</w:t>
      </w:r>
      <w:r w:rsidR="0056431D" w:rsidRPr="00A3036C">
        <w:rPr>
          <w:rFonts w:ascii="Times New Roman" w:hAnsi="Times New Roman" w:cs="Times New Roman"/>
          <w:sz w:val="24"/>
          <w:szCs w:val="24"/>
        </w:rPr>
        <w:t xml:space="preserve">s elogia </w:t>
      </w:r>
      <w:r w:rsidR="00CC40AC" w:rsidRPr="00A3036C">
        <w:rPr>
          <w:rFonts w:ascii="Times New Roman" w:hAnsi="Times New Roman" w:cs="Times New Roman"/>
          <w:sz w:val="24"/>
          <w:szCs w:val="24"/>
        </w:rPr>
        <w:t>―</w:t>
      </w:r>
      <w:r w:rsidR="0056431D" w:rsidRPr="00A3036C">
        <w:rPr>
          <w:rFonts w:ascii="Times New Roman" w:hAnsi="Times New Roman" w:cs="Times New Roman"/>
          <w:sz w:val="24"/>
          <w:szCs w:val="24"/>
        </w:rPr>
        <w:t xml:space="preserve"> Adoro </w:t>
      </w:r>
      <w:r w:rsidR="008B3553" w:rsidRPr="00A3036C">
        <w:rPr>
          <w:rFonts w:ascii="Times New Roman" w:hAnsi="Times New Roman" w:cs="Times New Roman"/>
          <w:sz w:val="24"/>
          <w:szCs w:val="24"/>
        </w:rPr>
        <w:t>o nome e batizaremos nossa nova criação de Emmanuel Jesus ―</w:t>
      </w:r>
      <w:r w:rsidR="00A85640" w:rsidRPr="00A3036C">
        <w:rPr>
          <w:rFonts w:ascii="Times New Roman" w:hAnsi="Times New Roman" w:cs="Times New Roman"/>
          <w:sz w:val="24"/>
          <w:szCs w:val="24"/>
        </w:rPr>
        <w:t xml:space="preserve"> </w:t>
      </w:r>
      <w:r w:rsidR="00421DE0" w:rsidRPr="00A3036C">
        <w:rPr>
          <w:rFonts w:ascii="Times New Roman" w:hAnsi="Times New Roman" w:cs="Times New Roman"/>
          <w:sz w:val="24"/>
          <w:szCs w:val="24"/>
        </w:rPr>
        <w:lastRenderedPageBreak/>
        <w:t xml:space="preserve">Enigmático </w:t>
      </w:r>
      <w:r w:rsidR="008B3553" w:rsidRPr="00A3036C">
        <w:rPr>
          <w:rFonts w:ascii="Times New Roman" w:hAnsi="Times New Roman" w:cs="Times New Roman"/>
          <w:sz w:val="24"/>
          <w:szCs w:val="24"/>
        </w:rPr>
        <w:t>―</w:t>
      </w:r>
      <w:r w:rsidR="00A35D48" w:rsidRPr="00A3036C">
        <w:rPr>
          <w:rFonts w:ascii="Times New Roman" w:hAnsi="Times New Roman" w:cs="Times New Roman"/>
          <w:sz w:val="24"/>
          <w:szCs w:val="24"/>
        </w:rPr>
        <w:t xml:space="preserve"> Ele, onipotente e presente</w:t>
      </w:r>
      <w:r w:rsidR="00476F04" w:rsidRPr="00A3036C">
        <w:rPr>
          <w:rFonts w:ascii="Times New Roman" w:hAnsi="Times New Roman" w:cs="Times New Roman"/>
          <w:sz w:val="24"/>
          <w:szCs w:val="24"/>
        </w:rPr>
        <w:t xml:space="preserve">, </w:t>
      </w:r>
      <w:r w:rsidR="00060414" w:rsidRPr="00A3036C">
        <w:rPr>
          <w:rFonts w:ascii="Times New Roman" w:hAnsi="Times New Roman" w:cs="Times New Roman"/>
          <w:sz w:val="24"/>
          <w:szCs w:val="24"/>
        </w:rPr>
        <w:t>praticará atos miraculosos</w:t>
      </w:r>
      <w:r w:rsidR="00C30B27" w:rsidRPr="00A3036C">
        <w:rPr>
          <w:rFonts w:ascii="Times New Roman" w:hAnsi="Times New Roman" w:cs="Times New Roman"/>
          <w:sz w:val="24"/>
          <w:szCs w:val="24"/>
        </w:rPr>
        <w:t xml:space="preserve">, </w:t>
      </w:r>
      <w:r w:rsidR="00884B23" w:rsidRPr="00A3036C">
        <w:rPr>
          <w:rFonts w:ascii="Times New Roman" w:hAnsi="Times New Roman" w:cs="Times New Roman"/>
          <w:sz w:val="24"/>
          <w:szCs w:val="24"/>
        </w:rPr>
        <w:t>admirados e testemunhados pela população terrest</w:t>
      </w:r>
      <w:r w:rsidR="00356A2D" w:rsidRPr="00A3036C">
        <w:rPr>
          <w:rFonts w:ascii="Times New Roman" w:hAnsi="Times New Roman" w:cs="Times New Roman"/>
          <w:sz w:val="24"/>
          <w:szCs w:val="24"/>
        </w:rPr>
        <w:t xml:space="preserve">re ― Projeta </w:t>
      </w:r>
      <w:r w:rsidR="008B624B" w:rsidRPr="00A3036C">
        <w:rPr>
          <w:rFonts w:ascii="Times New Roman" w:hAnsi="Times New Roman" w:cs="Times New Roman"/>
          <w:sz w:val="24"/>
          <w:szCs w:val="24"/>
        </w:rPr>
        <w:t xml:space="preserve">os milagres na sua imaginação </w:t>
      </w:r>
      <w:r w:rsidR="00356A2D" w:rsidRPr="00A3036C">
        <w:rPr>
          <w:rFonts w:ascii="Times New Roman" w:hAnsi="Times New Roman" w:cs="Times New Roman"/>
          <w:sz w:val="24"/>
          <w:szCs w:val="24"/>
        </w:rPr>
        <w:t>―</w:t>
      </w:r>
      <w:r w:rsidR="009F6758" w:rsidRPr="00A3036C">
        <w:rPr>
          <w:rFonts w:ascii="Times New Roman" w:hAnsi="Times New Roman" w:cs="Times New Roman"/>
          <w:sz w:val="24"/>
          <w:szCs w:val="24"/>
        </w:rPr>
        <w:t xml:space="preserve"> </w:t>
      </w:r>
      <w:r w:rsidR="00C52C6C" w:rsidRPr="00A3036C">
        <w:rPr>
          <w:rFonts w:ascii="Times New Roman" w:hAnsi="Times New Roman" w:cs="Times New Roman"/>
          <w:sz w:val="24"/>
          <w:szCs w:val="24"/>
        </w:rPr>
        <w:t>Emmanuel Jesus</w:t>
      </w:r>
      <w:r w:rsidR="00A14B50" w:rsidRPr="00A3036C">
        <w:rPr>
          <w:rFonts w:ascii="Times New Roman" w:hAnsi="Times New Roman" w:cs="Times New Roman"/>
          <w:sz w:val="24"/>
          <w:szCs w:val="24"/>
        </w:rPr>
        <w:t>, 33,</w:t>
      </w:r>
      <w:r w:rsidR="00C52C6C" w:rsidRPr="00A3036C">
        <w:rPr>
          <w:rFonts w:ascii="Times New Roman" w:hAnsi="Times New Roman" w:cs="Times New Roman"/>
          <w:sz w:val="24"/>
          <w:szCs w:val="24"/>
        </w:rPr>
        <w:t xml:space="preserve"> pacificará</w:t>
      </w:r>
      <w:r w:rsidR="0025548E" w:rsidRPr="00A3036C">
        <w:rPr>
          <w:rFonts w:ascii="Times New Roman" w:hAnsi="Times New Roman" w:cs="Times New Roman"/>
          <w:sz w:val="24"/>
          <w:szCs w:val="24"/>
        </w:rPr>
        <w:t xml:space="preserve"> conflitos armados</w:t>
      </w:r>
      <w:r w:rsidR="00306AB6" w:rsidRPr="00A3036C">
        <w:rPr>
          <w:rFonts w:ascii="Times New Roman" w:hAnsi="Times New Roman" w:cs="Times New Roman"/>
          <w:sz w:val="24"/>
          <w:szCs w:val="24"/>
        </w:rPr>
        <w:t>...</w:t>
      </w:r>
      <w:r w:rsidR="0025548E" w:rsidRPr="00A3036C">
        <w:rPr>
          <w:rFonts w:ascii="Times New Roman" w:hAnsi="Times New Roman" w:cs="Times New Roman"/>
          <w:sz w:val="24"/>
          <w:szCs w:val="24"/>
        </w:rPr>
        <w:t xml:space="preserve"> unificará religiões</w:t>
      </w:r>
      <w:r w:rsidR="00306AB6" w:rsidRPr="00A3036C">
        <w:rPr>
          <w:rFonts w:ascii="Times New Roman" w:hAnsi="Times New Roman" w:cs="Times New Roman"/>
          <w:sz w:val="24"/>
          <w:szCs w:val="24"/>
        </w:rPr>
        <w:t xml:space="preserve">... </w:t>
      </w:r>
      <w:r w:rsidR="00B55DFC" w:rsidRPr="00A3036C">
        <w:rPr>
          <w:rFonts w:ascii="Times New Roman" w:hAnsi="Times New Roman" w:cs="Times New Roman"/>
          <w:sz w:val="24"/>
          <w:szCs w:val="24"/>
        </w:rPr>
        <w:t>promoverá a cura</w:t>
      </w:r>
      <w:r w:rsidR="003214CB" w:rsidRPr="00A3036C">
        <w:rPr>
          <w:rFonts w:ascii="Times New Roman" w:hAnsi="Times New Roman" w:cs="Times New Roman"/>
          <w:sz w:val="24"/>
          <w:szCs w:val="24"/>
        </w:rPr>
        <w:t xml:space="preserve"> e </w:t>
      </w:r>
      <w:r w:rsidR="005F592E" w:rsidRPr="00A3036C">
        <w:rPr>
          <w:rFonts w:ascii="Times New Roman" w:hAnsi="Times New Roman" w:cs="Times New Roman"/>
          <w:sz w:val="24"/>
          <w:szCs w:val="24"/>
        </w:rPr>
        <w:t>exterminará com a fome...</w:t>
      </w:r>
      <w:r w:rsidR="007846C9" w:rsidRPr="00A3036C">
        <w:rPr>
          <w:rFonts w:ascii="Times New Roman" w:hAnsi="Times New Roman" w:cs="Times New Roman"/>
          <w:sz w:val="24"/>
          <w:szCs w:val="24"/>
        </w:rPr>
        <w:t xml:space="preserve"> </w:t>
      </w:r>
      <w:r w:rsidR="0080587E" w:rsidRPr="00A3036C">
        <w:rPr>
          <w:rFonts w:ascii="Times New Roman" w:hAnsi="Times New Roman" w:cs="Times New Roman"/>
          <w:sz w:val="24"/>
          <w:szCs w:val="24"/>
        </w:rPr>
        <w:t>e, por fim</w:t>
      </w:r>
      <w:r w:rsidR="007A718B" w:rsidRPr="00A3036C">
        <w:rPr>
          <w:rFonts w:ascii="Times New Roman" w:hAnsi="Times New Roman" w:cs="Times New Roman"/>
          <w:sz w:val="24"/>
          <w:szCs w:val="24"/>
        </w:rPr>
        <w:t xml:space="preserve">, sensibilizará </w:t>
      </w:r>
      <w:r w:rsidR="00AD65C3" w:rsidRPr="00A3036C">
        <w:rPr>
          <w:rFonts w:ascii="Times New Roman" w:hAnsi="Times New Roman" w:cs="Times New Roman"/>
          <w:sz w:val="24"/>
          <w:szCs w:val="24"/>
        </w:rPr>
        <w:t xml:space="preserve">um mundo melhor </w:t>
      </w:r>
      <w:r w:rsidR="007A718B" w:rsidRPr="00A3036C">
        <w:rPr>
          <w:rFonts w:ascii="Times New Roman" w:hAnsi="Times New Roman" w:cs="Times New Roman"/>
          <w:sz w:val="24"/>
          <w:szCs w:val="24"/>
        </w:rPr>
        <w:t>nas mentes e corações humano</w:t>
      </w:r>
      <w:r w:rsidR="00AD65C3" w:rsidRPr="00A3036C">
        <w:rPr>
          <w:rFonts w:ascii="Times New Roman" w:hAnsi="Times New Roman" w:cs="Times New Roman"/>
          <w:sz w:val="24"/>
          <w:szCs w:val="24"/>
        </w:rPr>
        <w:t>s. ▬</w:t>
      </w:r>
      <w:r w:rsidR="005F592E" w:rsidRPr="00A3036C">
        <w:rPr>
          <w:rFonts w:ascii="Times New Roman" w:hAnsi="Times New Roman" w:cs="Times New Roman"/>
          <w:sz w:val="24"/>
          <w:szCs w:val="24"/>
        </w:rPr>
        <w:t xml:space="preserve"> </w:t>
      </w:r>
      <w:r w:rsidR="00450B13" w:rsidRPr="00A3036C">
        <w:rPr>
          <w:rFonts w:ascii="Times New Roman" w:hAnsi="Times New Roman" w:cs="Times New Roman"/>
          <w:sz w:val="24"/>
          <w:szCs w:val="24"/>
        </w:rPr>
        <w:t>prepotente.</w:t>
      </w:r>
    </w:p>
    <w:p w14:paraId="408C0B97" w14:textId="77777777" w:rsidR="00450B13" w:rsidRPr="00A3036C" w:rsidRDefault="00450B13" w:rsidP="00356A2D">
      <w:pPr>
        <w:spacing w:after="0"/>
        <w:jc w:val="both"/>
        <w:rPr>
          <w:rFonts w:ascii="Times New Roman" w:hAnsi="Times New Roman" w:cs="Times New Roman"/>
          <w:sz w:val="24"/>
          <w:szCs w:val="24"/>
        </w:rPr>
      </w:pPr>
    </w:p>
    <w:p w14:paraId="60A683B0" w14:textId="691EDAD7" w:rsidR="004F100B" w:rsidRPr="00A3036C" w:rsidRDefault="00450B13" w:rsidP="00356A2D">
      <w:pPr>
        <w:spacing w:after="0"/>
        <w:jc w:val="both"/>
        <w:rPr>
          <w:rFonts w:ascii="Times New Roman" w:hAnsi="Times New Roman" w:cs="Times New Roman"/>
          <w:sz w:val="24"/>
          <w:szCs w:val="24"/>
        </w:rPr>
      </w:pPr>
      <w:r w:rsidRPr="00A3036C">
        <w:rPr>
          <w:rFonts w:ascii="Times New Roman" w:hAnsi="Times New Roman" w:cs="Times New Roman"/>
          <w:sz w:val="24"/>
          <w:szCs w:val="24"/>
        </w:rPr>
        <w:t>▬ Não temos como negar sua criatividade ― Reinódio</w:t>
      </w:r>
      <w:r w:rsidR="002E1C27" w:rsidRPr="00A3036C">
        <w:rPr>
          <w:rFonts w:ascii="Times New Roman" w:hAnsi="Times New Roman" w:cs="Times New Roman"/>
          <w:sz w:val="24"/>
          <w:szCs w:val="24"/>
        </w:rPr>
        <w:t xml:space="preserve"> congratula o</w:t>
      </w:r>
      <w:r w:rsidR="00C965B3" w:rsidRPr="00A3036C">
        <w:rPr>
          <w:rFonts w:ascii="Times New Roman" w:hAnsi="Times New Roman" w:cs="Times New Roman"/>
          <w:sz w:val="24"/>
          <w:szCs w:val="24"/>
        </w:rPr>
        <w:t xml:space="preserve"> coautor</w:t>
      </w:r>
      <w:r w:rsidR="00197DAD" w:rsidRPr="00A3036C">
        <w:rPr>
          <w:rFonts w:ascii="Times New Roman" w:hAnsi="Times New Roman" w:cs="Times New Roman"/>
          <w:sz w:val="24"/>
          <w:szCs w:val="24"/>
        </w:rPr>
        <w:t>, que se tornara autor</w:t>
      </w:r>
      <w:r w:rsidR="00C965B3" w:rsidRPr="00A3036C">
        <w:rPr>
          <w:rFonts w:ascii="Times New Roman" w:hAnsi="Times New Roman" w:cs="Times New Roman"/>
          <w:sz w:val="24"/>
          <w:szCs w:val="24"/>
        </w:rPr>
        <w:t xml:space="preserve"> d</w:t>
      </w:r>
      <w:r w:rsidR="00197DAD" w:rsidRPr="00A3036C">
        <w:rPr>
          <w:rFonts w:ascii="Times New Roman" w:hAnsi="Times New Roman" w:cs="Times New Roman"/>
          <w:sz w:val="24"/>
          <w:szCs w:val="24"/>
        </w:rPr>
        <w:t xml:space="preserve">e sua ideia </w:t>
      </w:r>
      <w:r w:rsidRPr="00A3036C">
        <w:rPr>
          <w:rFonts w:ascii="Times New Roman" w:hAnsi="Times New Roman" w:cs="Times New Roman"/>
          <w:sz w:val="24"/>
          <w:szCs w:val="24"/>
        </w:rPr>
        <w:t>―</w:t>
      </w:r>
      <w:r w:rsidR="00852CBC" w:rsidRPr="00A3036C">
        <w:rPr>
          <w:rFonts w:ascii="Times New Roman" w:hAnsi="Times New Roman" w:cs="Times New Roman"/>
          <w:sz w:val="24"/>
          <w:szCs w:val="24"/>
        </w:rPr>
        <w:t xml:space="preserve"> </w:t>
      </w:r>
      <w:r w:rsidR="00AD65C3" w:rsidRPr="00A3036C">
        <w:rPr>
          <w:rFonts w:ascii="Times New Roman" w:hAnsi="Times New Roman" w:cs="Times New Roman"/>
          <w:sz w:val="24"/>
          <w:szCs w:val="24"/>
        </w:rPr>
        <w:t xml:space="preserve"> </w:t>
      </w:r>
      <w:r w:rsidR="005344E4" w:rsidRPr="00A3036C">
        <w:rPr>
          <w:rFonts w:ascii="Times New Roman" w:hAnsi="Times New Roman" w:cs="Times New Roman"/>
          <w:sz w:val="24"/>
          <w:szCs w:val="24"/>
        </w:rPr>
        <w:t>Quando e c</w:t>
      </w:r>
      <w:r w:rsidR="00A14B50" w:rsidRPr="00A3036C">
        <w:rPr>
          <w:rFonts w:ascii="Times New Roman" w:hAnsi="Times New Roman" w:cs="Times New Roman"/>
          <w:sz w:val="24"/>
          <w:szCs w:val="24"/>
        </w:rPr>
        <w:t xml:space="preserve">omo Emmanuel Jesus aparecerá para </w:t>
      </w:r>
      <w:r w:rsidR="005344E4" w:rsidRPr="00A3036C">
        <w:rPr>
          <w:rFonts w:ascii="Times New Roman" w:hAnsi="Times New Roman" w:cs="Times New Roman"/>
          <w:sz w:val="24"/>
          <w:szCs w:val="24"/>
        </w:rPr>
        <w:t>o</w:t>
      </w:r>
      <w:r w:rsidR="00306AB6" w:rsidRPr="00A3036C">
        <w:rPr>
          <w:rFonts w:ascii="Times New Roman" w:hAnsi="Times New Roman" w:cs="Times New Roman"/>
          <w:sz w:val="24"/>
          <w:szCs w:val="24"/>
        </w:rPr>
        <w:t xml:space="preserve"> </w:t>
      </w:r>
      <w:r w:rsidR="005344E4" w:rsidRPr="00A3036C">
        <w:rPr>
          <w:rFonts w:ascii="Times New Roman" w:hAnsi="Times New Roman" w:cs="Times New Roman"/>
          <w:sz w:val="24"/>
          <w:szCs w:val="24"/>
        </w:rPr>
        <w:t xml:space="preserve">mundo? </w:t>
      </w:r>
      <w:r w:rsidR="00023F8A" w:rsidRPr="00A3036C">
        <w:rPr>
          <w:rFonts w:ascii="Times New Roman" w:hAnsi="Times New Roman" w:cs="Times New Roman"/>
          <w:sz w:val="24"/>
          <w:szCs w:val="24"/>
        </w:rPr>
        <w:t>Será uma revolução. ▬ imagina.</w:t>
      </w:r>
    </w:p>
    <w:p w14:paraId="26F19932" w14:textId="77777777" w:rsidR="006B5A22" w:rsidRPr="00A3036C" w:rsidRDefault="006B5A22" w:rsidP="00356A2D">
      <w:pPr>
        <w:spacing w:after="0"/>
        <w:jc w:val="both"/>
        <w:rPr>
          <w:rFonts w:ascii="Times New Roman" w:hAnsi="Times New Roman" w:cs="Times New Roman"/>
          <w:sz w:val="24"/>
          <w:szCs w:val="24"/>
        </w:rPr>
      </w:pPr>
    </w:p>
    <w:p w14:paraId="0E80588A" w14:textId="6F930754" w:rsidR="006B5A22" w:rsidRPr="00A3036C" w:rsidRDefault="006B5A22" w:rsidP="00356A2D">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9F75F0" w:rsidRPr="00A3036C">
        <w:rPr>
          <w:rFonts w:ascii="Times New Roman" w:hAnsi="Times New Roman" w:cs="Times New Roman"/>
          <w:sz w:val="24"/>
          <w:szCs w:val="24"/>
        </w:rPr>
        <w:t xml:space="preserve"> Onde nós somos os revolucionário</w:t>
      </w:r>
      <w:r w:rsidR="00101D92" w:rsidRPr="00A3036C">
        <w:rPr>
          <w:rFonts w:ascii="Times New Roman" w:hAnsi="Times New Roman" w:cs="Times New Roman"/>
          <w:sz w:val="24"/>
          <w:szCs w:val="24"/>
        </w:rPr>
        <w:t>s pelo Estado de Direito ― Ilusiodiano</w:t>
      </w:r>
      <w:r w:rsidR="00150203" w:rsidRPr="00A3036C">
        <w:rPr>
          <w:rFonts w:ascii="Times New Roman" w:hAnsi="Times New Roman" w:cs="Times New Roman"/>
          <w:sz w:val="24"/>
          <w:szCs w:val="24"/>
        </w:rPr>
        <w:t xml:space="preserve"> resume a farsa </w:t>
      </w:r>
      <w:r w:rsidR="00101D92" w:rsidRPr="00A3036C">
        <w:rPr>
          <w:rFonts w:ascii="Times New Roman" w:hAnsi="Times New Roman" w:cs="Times New Roman"/>
          <w:sz w:val="24"/>
          <w:szCs w:val="24"/>
        </w:rPr>
        <w:t>―</w:t>
      </w:r>
      <w:r w:rsidR="00150203" w:rsidRPr="00A3036C">
        <w:rPr>
          <w:rFonts w:ascii="Times New Roman" w:hAnsi="Times New Roman" w:cs="Times New Roman"/>
          <w:sz w:val="24"/>
          <w:szCs w:val="24"/>
        </w:rPr>
        <w:t xml:space="preserve"> </w:t>
      </w:r>
      <w:r w:rsidR="00E004E9" w:rsidRPr="00A3036C">
        <w:rPr>
          <w:rFonts w:ascii="Times New Roman" w:hAnsi="Times New Roman" w:cs="Times New Roman"/>
          <w:sz w:val="24"/>
          <w:szCs w:val="24"/>
        </w:rPr>
        <w:t>Gênio! Teremos tudo que é nosso de direito</w:t>
      </w:r>
      <w:r w:rsidR="006F7FDC" w:rsidRPr="00A3036C">
        <w:rPr>
          <w:rFonts w:ascii="Times New Roman" w:hAnsi="Times New Roman" w:cs="Times New Roman"/>
          <w:sz w:val="24"/>
          <w:szCs w:val="24"/>
        </w:rPr>
        <w:t xml:space="preserve"> de volta. ▬ </w:t>
      </w:r>
      <w:r w:rsidR="008B2D0D" w:rsidRPr="00A3036C">
        <w:rPr>
          <w:rFonts w:ascii="Times New Roman" w:hAnsi="Times New Roman" w:cs="Times New Roman"/>
          <w:sz w:val="24"/>
          <w:szCs w:val="24"/>
        </w:rPr>
        <w:t>projeta.</w:t>
      </w:r>
    </w:p>
    <w:p w14:paraId="1E9B69DF" w14:textId="77777777" w:rsidR="008B2D0D" w:rsidRPr="00A3036C" w:rsidRDefault="008B2D0D" w:rsidP="00356A2D">
      <w:pPr>
        <w:spacing w:after="0"/>
        <w:jc w:val="both"/>
        <w:rPr>
          <w:rFonts w:ascii="Times New Roman" w:hAnsi="Times New Roman" w:cs="Times New Roman"/>
          <w:sz w:val="24"/>
          <w:szCs w:val="24"/>
        </w:rPr>
      </w:pPr>
    </w:p>
    <w:p w14:paraId="6F23E0FA" w14:textId="22D70BF2" w:rsidR="008B2D0D" w:rsidRPr="00A3036C" w:rsidRDefault="008B2D0D" w:rsidP="00356A2D">
      <w:pPr>
        <w:spacing w:after="0"/>
        <w:jc w:val="both"/>
        <w:rPr>
          <w:rFonts w:ascii="Times New Roman" w:hAnsi="Times New Roman" w:cs="Times New Roman"/>
          <w:sz w:val="24"/>
          <w:szCs w:val="24"/>
        </w:rPr>
      </w:pPr>
      <w:r w:rsidRPr="00A3036C">
        <w:rPr>
          <w:rFonts w:ascii="Times New Roman" w:hAnsi="Times New Roman" w:cs="Times New Roman"/>
          <w:sz w:val="24"/>
          <w:szCs w:val="24"/>
        </w:rPr>
        <w:t>▬ Sem quere</w:t>
      </w:r>
      <w:r w:rsidR="009D4012" w:rsidRPr="00A3036C">
        <w:rPr>
          <w:rFonts w:ascii="Times New Roman" w:hAnsi="Times New Roman" w:cs="Times New Roman"/>
          <w:sz w:val="24"/>
          <w:szCs w:val="24"/>
        </w:rPr>
        <w:t>r</w:t>
      </w:r>
      <w:r w:rsidRPr="00A3036C">
        <w:rPr>
          <w:rFonts w:ascii="Times New Roman" w:hAnsi="Times New Roman" w:cs="Times New Roman"/>
          <w:sz w:val="24"/>
          <w:szCs w:val="24"/>
        </w:rPr>
        <w:t xml:space="preserve"> ser o </w:t>
      </w:r>
      <w:r w:rsidRPr="00A3036C">
        <w:rPr>
          <w:rFonts w:ascii="Times New Roman" w:hAnsi="Times New Roman" w:cs="Times New Roman"/>
          <w:i/>
          <w:iCs/>
          <w:sz w:val="24"/>
          <w:szCs w:val="24"/>
        </w:rPr>
        <w:t xml:space="preserve">advogado do diabo </w:t>
      </w:r>
      <w:r w:rsidR="009D4012" w:rsidRPr="00A3036C">
        <w:rPr>
          <w:rFonts w:ascii="Times New Roman" w:hAnsi="Times New Roman" w:cs="Times New Roman"/>
          <w:sz w:val="24"/>
          <w:szCs w:val="24"/>
        </w:rPr>
        <w:t>― Reinovil</w:t>
      </w:r>
      <w:r w:rsidR="00F7573C" w:rsidRPr="00A3036C">
        <w:rPr>
          <w:rFonts w:ascii="Times New Roman" w:hAnsi="Times New Roman" w:cs="Times New Roman"/>
          <w:sz w:val="24"/>
          <w:szCs w:val="24"/>
        </w:rPr>
        <w:t>, preventivo,</w:t>
      </w:r>
      <w:r w:rsidR="009D4012" w:rsidRPr="00A3036C">
        <w:rPr>
          <w:rFonts w:ascii="Times New Roman" w:hAnsi="Times New Roman" w:cs="Times New Roman"/>
          <w:sz w:val="24"/>
          <w:szCs w:val="24"/>
        </w:rPr>
        <w:t xml:space="preserve"> intercede</w:t>
      </w:r>
      <w:r w:rsidR="00F7573C" w:rsidRPr="00A3036C">
        <w:rPr>
          <w:rFonts w:ascii="Times New Roman" w:hAnsi="Times New Roman" w:cs="Times New Roman"/>
          <w:sz w:val="24"/>
          <w:szCs w:val="24"/>
        </w:rPr>
        <w:t xml:space="preserve"> </w:t>
      </w:r>
      <w:r w:rsidR="009D4012" w:rsidRPr="00A3036C">
        <w:rPr>
          <w:rFonts w:ascii="Times New Roman" w:hAnsi="Times New Roman" w:cs="Times New Roman"/>
          <w:sz w:val="24"/>
          <w:szCs w:val="24"/>
        </w:rPr>
        <w:t>―</w:t>
      </w:r>
      <w:r w:rsidR="00F7573C" w:rsidRPr="00A3036C">
        <w:rPr>
          <w:rFonts w:ascii="Times New Roman" w:hAnsi="Times New Roman" w:cs="Times New Roman"/>
          <w:sz w:val="24"/>
          <w:szCs w:val="24"/>
        </w:rPr>
        <w:t xml:space="preserve"> Não podemos esquecer que </w:t>
      </w:r>
      <w:r w:rsidR="00040985" w:rsidRPr="00A3036C">
        <w:rPr>
          <w:rFonts w:ascii="Times New Roman" w:hAnsi="Times New Roman" w:cs="Times New Roman"/>
          <w:sz w:val="24"/>
          <w:szCs w:val="24"/>
        </w:rPr>
        <w:t>a vibração dos despertos e a despertare</w:t>
      </w:r>
      <w:r w:rsidR="008A6353" w:rsidRPr="00A3036C">
        <w:rPr>
          <w:rFonts w:ascii="Times New Roman" w:hAnsi="Times New Roman" w:cs="Times New Roman"/>
          <w:sz w:val="24"/>
          <w:szCs w:val="24"/>
        </w:rPr>
        <w:t xml:space="preserve">m, é bem maior de </w:t>
      </w:r>
      <w:r w:rsidR="00057F88" w:rsidRPr="00A3036C">
        <w:rPr>
          <w:rFonts w:ascii="Times New Roman" w:hAnsi="Times New Roman" w:cs="Times New Roman"/>
          <w:sz w:val="24"/>
          <w:szCs w:val="24"/>
        </w:rPr>
        <w:t xml:space="preserve">que </w:t>
      </w:r>
      <w:r w:rsidR="008A6353" w:rsidRPr="00A3036C">
        <w:rPr>
          <w:rFonts w:ascii="Times New Roman" w:hAnsi="Times New Roman" w:cs="Times New Roman"/>
          <w:sz w:val="24"/>
          <w:szCs w:val="24"/>
        </w:rPr>
        <w:t xml:space="preserve">fora décadas atrás. ▬ </w:t>
      </w:r>
      <w:r w:rsidR="00DD18E1" w:rsidRPr="00A3036C">
        <w:rPr>
          <w:rFonts w:ascii="Times New Roman" w:hAnsi="Times New Roman" w:cs="Times New Roman"/>
          <w:sz w:val="24"/>
          <w:szCs w:val="24"/>
        </w:rPr>
        <w:t>peremptório.</w:t>
      </w:r>
    </w:p>
    <w:p w14:paraId="3D550B9C" w14:textId="77777777" w:rsidR="0019218C" w:rsidRPr="00A3036C" w:rsidRDefault="0019218C" w:rsidP="00356A2D">
      <w:pPr>
        <w:spacing w:after="0"/>
        <w:jc w:val="both"/>
        <w:rPr>
          <w:rFonts w:ascii="Times New Roman" w:hAnsi="Times New Roman" w:cs="Times New Roman"/>
          <w:sz w:val="24"/>
          <w:szCs w:val="24"/>
        </w:rPr>
      </w:pPr>
    </w:p>
    <w:p w14:paraId="7D5FCD0B" w14:textId="0E2009BC" w:rsidR="0019218C" w:rsidRPr="00A3036C" w:rsidRDefault="0019218C" w:rsidP="00356A2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Algozlenirus sinaliza para todos se aproximarem </w:t>
      </w:r>
      <w:r w:rsidR="00DD2440" w:rsidRPr="00A3036C">
        <w:rPr>
          <w:rFonts w:ascii="Times New Roman" w:hAnsi="Times New Roman" w:cs="Times New Roman"/>
          <w:sz w:val="24"/>
          <w:szCs w:val="24"/>
        </w:rPr>
        <w:t>para continuarem a resenha</w:t>
      </w:r>
      <w:r w:rsidR="009C5AA1" w:rsidRPr="00A3036C">
        <w:rPr>
          <w:rFonts w:ascii="Times New Roman" w:hAnsi="Times New Roman" w:cs="Times New Roman"/>
          <w:sz w:val="24"/>
          <w:szCs w:val="24"/>
        </w:rPr>
        <w:t>, acomodados na suntuosidade</w:t>
      </w:r>
      <w:r w:rsidR="008D2A6E" w:rsidRPr="00A3036C">
        <w:rPr>
          <w:rFonts w:ascii="Times New Roman" w:hAnsi="Times New Roman" w:cs="Times New Roman"/>
          <w:sz w:val="24"/>
          <w:szCs w:val="24"/>
        </w:rPr>
        <w:t xml:space="preserve"> de assentos</w:t>
      </w:r>
      <w:r w:rsidR="00FD06F0" w:rsidRPr="00A3036C">
        <w:rPr>
          <w:rFonts w:ascii="Times New Roman" w:hAnsi="Times New Roman" w:cs="Times New Roman"/>
          <w:sz w:val="24"/>
          <w:szCs w:val="24"/>
        </w:rPr>
        <w:t>,</w:t>
      </w:r>
      <w:r w:rsidR="000E7943" w:rsidRPr="00A3036C">
        <w:rPr>
          <w:rFonts w:ascii="Times New Roman" w:hAnsi="Times New Roman" w:cs="Times New Roman"/>
          <w:sz w:val="24"/>
          <w:szCs w:val="24"/>
        </w:rPr>
        <w:t xml:space="preserve"> </w:t>
      </w:r>
      <w:r w:rsidR="008D2A6E" w:rsidRPr="00A3036C">
        <w:rPr>
          <w:rFonts w:ascii="Times New Roman" w:hAnsi="Times New Roman" w:cs="Times New Roman"/>
          <w:sz w:val="24"/>
          <w:szCs w:val="24"/>
        </w:rPr>
        <w:t>coadjuvante</w:t>
      </w:r>
      <w:r w:rsidR="003802B9" w:rsidRPr="00A3036C">
        <w:rPr>
          <w:rFonts w:ascii="Times New Roman" w:hAnsi="Times New Roman" w:cs="Times New Roman"/>
          <w:sz w:val="24"/>
          <w:szCs w:val="24"/>
        </w:rPr>
        <w:t>s</w:t>
      </w:r>
      <w:r w:rsidR="00C1039A" w:rsidRPr="00A3036C">
        <w:rPr>
          <w:rFonts w:ascii="Times New Roman" w:hAnsi="Times New Roman" w:cs="Times New Roman"/>
          <w:sz w:val="24"/>
          <w:szCs w:val="24"/>
        </w:rPr>
        <w:t xml:space="preserve"> ricos</w:t>
      </w:r>
      <w:r w:rsidR="00FD06F0" w:rsidRPr="00A3036C">
        <w:rPr>
          <w:rFonts w:ascii="Times New Roman" w:hAnsi="Times New Roman" w:cs="Times New Roman"/>
          <w:sz w:val="24"/>
          <w:szCs w:val="24"/>
        </w:rPr>
        <w:t>,</w:t>
      </w:r>
      <w:r w:rsidR="003802B9" w:rsidRPr="00A3036C">
        <w:rPr>
          <w:rFonts w:ascii="Times New Roman" w:hAnsi="Times New Roman" w:cs="Times New Roman"/>
          <w:sz w:val="24"/>
          <w:szCs w:val="24"/>
        </w:rPr>
        <w:t xml:space="preserve"> </w:t>
      </w:r>
      <w:r w:rsidR="00C1039A" w:rsidRPr="00A3036C">
        <w:rPr>
          <w:rFonts w:ascii="Times New Roman" w:hAnsi="Times New Roman" w:cs="Times New Roman"/>
          <w:sz w:val="24"/>
          <w:szCs w:val="24"/>
        </w:rPr>
        <w:t>n</w:t>
      </w:r>
      <w:r w:rsidR="002C0589" w:rsidRPr="00A3036C">
        <w:rPr>
          <w:rFonts w:ascii="Times New Roman" w:hAnsi="Times New Roman" w:cs="Times New Roman"/>
          <w:sz w:val="24"/>
          <w:szCs w:val="24"/>
        </w:rPr>
        <w:t>a riquez</w:t>
      </w:r>
      <w:r w:rsidR="00C1039A" w:rsidRPr="00A3036C">
        <w:rPr>
          <w:rFonts w:ascii="Times New Roman" w:hAnsi="Times New Roman" w:cs="Times New Roman"/>
          <w:sz w:val="24"/>
          <w:szCs w:val="24"/>
        </w:rPr>
        <w:t>a ostentada n</w:t>
      </w:r>
      <w:r w:rsidR="00FD06F0" w:rsidRPr="00A3036C">
        <w:rPr>
          <w:rFonts w:ascii="Times New Roman" w:hAnsi="Times New Roman" w:cs="Times New Roman"/>
          <w:sz w:val="24"/>
          <w:szCs w:val="24"/>
        </w:rPr>
        <w:t>o luxo da</w:t>
      </w:r>
      <w:r w:rsidR="00C1039A" w:rsidRPr="00A3036C">
        <w:rPr>
          <w:rFonts w:ascii="Times New Roman" w:hAnsi="Times New Roman" w:cs="Times New Roman"/>
          <w:sz w:val="24"/>
          <w:szCs w:val="24"/>
        </w:rPr>
        <w:t xml:space="preserve"> beleza</w:t>
      </w:r>
      <w:r w:rsidR="00205775" w:rsidRPr="00A3036C">
        <w:rPr>
          <w:rFonts w:ascii="Times New Roman" w:hAnsi="Times New Roman" w:cs="Times New Roman"/>
          <w:sz w:val="24"/>
          <w:szCs w:val="24"/>
        </w:rPr>
        <w:t>.</w:t>
      </w:r>
    </w:p>
    <w:p w14:paraId="01FD0CEE" w14:textId="6814E1FA" w:rsidR="00205775" w:rsidRPr="00A3036C" w:rsidRDefault="00A3301F" w:rsidP="00356A2D">
      <w:pPr>
        <w:spacing w:after="0"/>
        <w:jc w:val="both"/>
        <w:rPr>
          <w:rFonts w:ascii="Times New Roman" w:hAnsi="Times New Roman" w:cs="Times New Roman"/>
          <w:sz w:val="24"/>
          <w:szCs w:val="24"/>
        </w:rPr>
      </w:pPr>
      <w:r w:rsidRPr="00A3036C">
        <w:rPr>
          <w:rFonts w:ascii="Times New Roman" w:hAnsi="Times New Roman" w:cs="Times New Roman"/>
          <w:sz w:val="24"/>
          <w:szCs w:val="24"/>
        </w:rPr>
        <w:t>Belas s</w:t>
      </w:r>
      <w:r w:rsidR="0053106E" w:rsidRPr="00A3036C">
        <w:rPr>
          <w:rFonts w:ascii="Times New Roman" w:hAnsi="Times New Roman" w:cs="Times New Roman"/>
          <w:sz w:val="24"/>
          <w:szCs w:val="24"/>
        </w:rPr>
        <w:t>erviçais</w:t>
      </w:r>
      <w:r w:rsidR="00FD06F0" w:rsidRPr="00A3036C">
        <w:rPr>
          <w:rFonts w:ascii="Times New Roman" w:hAnsi="Times New Roman" w:cs="Times New Roman"/>
          <w:sz w:val="24"/>
          <w:szCs w:val="24"/>
        </w:rPr>
        <w:t>,</w:t>
      </w:r>
      <w:r w:rsidR="0053106E" w:rsidRPr="00A3036C">
        <w:rPr>
          <w:rFonts w:ascii="Times New Roman" w:hAnsi="Times New Roman" w:cs="Times New Roman"/>
          <w:sz w:val="24"/>
          <w:szCs w:val="24"/>
        </w:rPr>
        <w:t xml:space="preserve"> acionadas</w:t>
      </w:r>
      <w:r w:rsidR="00FD06F0" w:rsidRPr="00A3036C">
        <w:rPr>
          <w:rFonts w:ascii="Times New Roman" w:hAnsi="Times New Roman" w:cs="Times New Roman"/>
          <w:sz w:val="24"/>
          <w:szCs w:val="24"/>
        </w:rPr>
        <w:t>,</w:t>
      </w:r>
      <w:r w:rsidRPr="00A3036C">
        <w:rPr>
          <w:rFonts w:ascii="Times New Roman" w:hAnsi="Times New Roman" w:cs="Times New Roman"/>
          <w:sz w:val="24"/>
          <w:szCs w:val="24"/>
        </w:rPr>
        <w:t xml:space="preserve"> são admiradas pelos </w:t>
      </w:r>
      <w:r w:rsidRPr="00A3036C">
        <w:rPr>
          <w:rFonts w:ascii="Times New Roman" w:hAnsi="Times New Roman" w:cs="Times New Roman"/>
          <w:i/>
          <w:iCs/>
          <w:sz w:val="24"/>
          <w:szCs w:val="24"/>
        </w:rPr>
        <w:t>senhores d</w:t>
      </w:r>
      <w:r w:rsidR="00E54645" w:rsidRPr="00A3036C">
        <w:rPr>
          <w:rFonts w:ascii="Times New Roman" w:hAnsi="Times New Roman" w:cs="Times New Roman"/>
          <w:i/>
          <w:iCs/>
          <w:sz w:val="24"/>
          <w:szCs w:val="24"/>
        </w:rPr>
        <w:t>o mundo</w:t>
      </w:r>
      <w:r w:rsidR="00E54645" w:rsidRPr="00A3036C">
        <w:rPr>
          <w:rFonts w:ascii="Times New Roman" w:hAnsi="Times New Roman" w:cs="Times New Roman"/>
          <w:sz w:val="24"/>
          <w:szCs w:val="24"/>
        </w:rPr>
        <w:t>, enquanto servem</w:t>
      </w:r>
      <w:r w:rsidR="0067701E" w:rsidRPr="00A3036C">
        <w:rPr>
          <w:rFonts w:ascii="Times New Roman" w:hAnsi="Times New Roman" w:cs="Times New Roman"/>
          <w:sz w:val="24"/>
          <w:szCs w:val="24"/>
        </w:rPr>
        <w:t xml:space="preserve"> o vinho de eterna procedência</w:t>
      </w:r>
      <w:r w:rsidR="00B3184F" w:rsidRPr="00A3036C">
        <w:rPr>
          <w:rFonts w:ascii="Times New Roman" w:hAnsi="Times New Roman" w:cs="Times New Roman"/>
          <w:sz w:val="24"/>
          <w:szCs w:val="24"/>
        </w:rPr>
        <w:t>. Elas</w:t>
      </w:r>
      <w:r w:rsidR="00FF6CA5" w:rsidRPr="00A3036C">
        <w:rPr>
          <w:rFonts w:ascii="Times New Roman" w:hAnsi="Times New Roman" w:cs="Times New Roman"/>
          <w:sz w:val="24"/>
          <w:szCs w:val="24"/>
        </w:rPr>
        <w:t xml:space="preserve"> saem no balanço de seus corpos esculturai</w:t>
      </w:r>
      <w:r w:rsidR="00FA10F5" w:rsidRPr="00A3036C">
        <w:rPr>
          <w:rFonts w:ascii="Times New Roman" w:hAnsi="Times New Roman" w:cs="Times New Roman"/>
          <w:sz w:val="24"/>
          <w:szCs w:val="24"/>
        </w:rPr>
        <w:t>s com faces perfectíveis</w:t>
      </w:r>
      <w:r w:rsidR="00550DF1" w:rsidRPr="00A3036C">
        <w:rPr>
          <w:rFonts w:ascii="Times New Roman" w:hAnsi="Times New Roman" w:cs="Times New Roman"/>
          <w:sz w:val="24"/>
          <w:szCs w:val="24"/>
        </w:rPr>
        <w:t xml:space="preserve"> nas raças preta, indígena, amarela e branca</w:t>
      </w:r>
      <w:r w:rsidR="00026006" w:rsidRPr="00A3036C">
        <w:rPr>
          <w:rFonts w:ascii="Times New Roman" w:hAnsi="Times New Roman" w:cs="Times New Roman"/>
          <w:sz w:val="24"/>
          <w:szCs w:val="24"/>
        </w:rPr>
        <w:t>. R</w:t>
      </w:r>
      <w:r w:rsidR="00677547" w:rsidRPr="00A3036C">
        <w:rPr>
          <w:rFonts w:ascii="Times New Roman" w:hAnsi="Times New Roman" w:cs="Times New Roman"/>
          <w:sz w:val="24"/>
          <w:szCs w:val="24"/>
        </w:rPr>
        <w:t>obotizadas pela escravidão</w:t>
      </w:r>
      <w:r w:rsidR="006C7FC2" w:rsidRPr="00A3036C">
        <w:rPr>
          <w:rFonts w:ascii="Times New Roman" w:hAnsi="Times New Roman" w:cs="Times New Roman"/>
          <w:sz w:val="24"/>
          <w:szCs w:val="24"/>
        </w:rPr>
        <w:t xml:space="preserve"> prazerosa</w:t>
      </w:r>
      <w:r w:rsidR="00B96A45" w:rsidRPr="00A3036C">
        <w:rPr>
          <w:rFonts w:ascii="Times New Roman" w:hAnsi="Times New Roman" w:cs="Times New Roman"/>
          <w:sz w:val="24"/>
          <w:szCs w:val="24"/>
        </w:rPr>
        <w:t xml:space="preserve"> de trabalhos domésticos e sexuais</w:t>
      </w:r>
      <w:r w:rsidR="0078105F" w:rsidRPr="00A3036C">
        <w:rPr>
          <w:rFonts w:ascii="Times New Roman" w:hAnsi="Times New Roman" w:cs="Times New Roman"/>
          <w:sz w:val="24"/>
          <w:szCs w:val="24"/>
        </w:rPr>
        <w:t xml:space="preserve">, apresentam </w:t>
      </w:r>
      <w:r w:rsidR="00774C8F" w:rsidRPr="00A3036C">
        <w:rPr>
          <w:rFonts w:ascii="Times New Roman" w:hAnsi="Times New Roman" w:cs="Times New Roman"/>
          <w:sz w:val="24"/>
          <w:szCs w:val="24"/>
        </w:rPr>
        <w:t xml:space="preserve">a satisfação </w:t>
      </w:r>
      <w:r w:rsidR="00774C8F" w:rsidRPr="00A3036C">
        <w:rPr>
          <w:rFonts w:ascii="Times New Roman" w:hAnsi="Times New Roman" w:cs="Times New Roman"/>
          <w:sz w:val="24"/>
          <w:szCs w:val="24"/>
        </w:rPr>
        <w:lastRenderedPageBreak/>
        <w:t xml:space="preserve">da </w:t>
      </w:r>
      <w:r w:rsidR="00C64099" w:rsidRPr="00A3036C">
        <w:rPr>
          <w:rFonts w:ascii="Times New Roman" w:hAnsi="Times New Roman" w:cs="Times New Roman"/>
          <w:sz w:val="24"/>
          <w:szCs w:val="24"/>
        </w:rPr>
        <w:t>indiferença</w:t>
      </w:r>
      <w:r w:rsidR="000523B2" w:rsidRPr="00A3036C">
        <w:rPr>
          <w:rFonts w:ascii="Times New Roman" w:hAnsi="Times New Roman" w:cs="Times New Roman"/>
          <w:sz w:val="24"/>
          <w:szCs w:val="24"/>
        </w:rPr>
        <w:t xml:space="preserve"> nos seus semblantes</w:t>
      </w:r>
      <w:r w:rsidR="00741B32" w:rsidRPr="00A3036C">
        <w:rPr>
          <w:rFonts w:ascii="Times New Roman" w:hAnsi="Times New Roman" w:cs="Times New Roman"/>
          <w:sz w:val="24"/>
          <w:szCs w:val="24"/>
        </w:rPr>
        <w:t xml:space="preserve"> prontos a cumprirem as expectativas de seus donos.</w:t>
      </w:r>
    </w:p>
    <w:p w14:paraId="7D505A69" w14:textId="77777777" w:rsidR="00341042" w:rsidRPr="00A3036C" w:rsidRDefault="00B46A36" w:rsidP="0064250C">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Muitos dos </w:t>
      </w:r>
      <w:r w:rsidR="009C11EA" w:rsidRPr="00A3036C">
        <w:rPr>
          <w:rFonts w:ascii="Times New Roman" w:hAnsi="Times New Roman" w:cs="Times New Roman"/>
          <w:i/>
          <w:iCs/>
          <w:sz w:val="24"/>
          <w:szCs w:val="24"/>
        </w:rPr>
        <w:t>malenirus</w:t>
      </w:r>
      <w:r w:rsidR="009C11EA" w:rsidRPr="00A3036C">
        <w:rPr>
          <w:rFonts w:ascii="Times New Roman" w:hAnsi="Times New Roman" w:cs="Times New Roman"/>
          <w:sz w:val="24"/>
          <w:szCs w:val="24"/>
        </w:rPr>
        <w:t xml:space="preserve">, </w:t>
      </w:r>
      <w:r w:rsidR="004940B7" w:rsidRPr="00A3036C">
        <w:rPr>
          <w:rFonts w:ascii="Times New Roman" w:hAnsi="Times New Roman" w:cs="Times New Roman"/>
          <w:i/>
          <w:iCs/>
          <w:sz w:val="24"/>
          <w:szCs w:val="24"/>
        </w:rPr>
        <w:t>reinonaques</w:t>
      </w:r>
      <w:r w:rsidR="004940B7" w:rsidRPr="00A3036C">
        <w:rPr>
          <w:rFonts w:ascii="Times New Roman" w:hAnsi="Times New Roman" w:cs="Times New Roman"/>
          <w:sz w:val="24"/>
          <w:szCs w:val="24"/>
        </w:rPr>
        <w:t xml:space="preserve"> e  </w:t>
      </w:r>
      <w:r w:rsidRPr="00A3036C">
        <w:rPr>
          <w:rFonts w:ascii="Times New Roman" w:hAnsi="Times New Roman" w:cs="Times New Roman"/>
          <w:i/>
          <w:iCs/>
          <w:sz w:val="24"/>
          <w:szCs w:val="24"/>
        </w:rPr>
        <w:t>dominitilianos</w:t>
      </w:r>
      <w:r w:rsidR="00205627" w:rsidRPr="00A3036C">
        <w:rPr>
          <w:rFonts w:ascii="Times New Roman" w:hAnsi="Times New Roman" w:cs="Times New Roman"/>
          <w:sz w:val="24"/>
          <w:szCs w:val="24"/>
        </w:rPr>
        <w:t xml:space="preserve">, protagonistas </w:t>
      </w:r>
      <w:r w:rsidR="00716B3F" w:rsidRPr="00A3036C">
        <w:rPr>
          <w:rFonts w:ascii="Times New Roman" w:hAnsi="Times New Roman" w:cs="Times New Roman"/>
          <w:sz w:val="24"/>
          <w:szCs w:val="24"/>
        </w:rPr>
        <w:t xml:space="preserve">e </w:t>
      </w:r>
      <w:r w:rsidR="00205627" w:rsidRPr="00A3036C">
        <w:rPr>
          <w:rFonts w:ascii="Times New Roman" w:hAnsi="Times New Roman" w:cs="Times New Roman"/>
          <w:sz w:val="24"/>
          <w:szCs w:val="24"/>
        </w:rPr>
        <w:t xml:space="preserve">atuantes </w:t>
      </w:r>
      <w:r w:rsidR="005B5DA2" w:rsidRPr="00A3036C">
        <w:rPr>
          <w:rFonts w:ascii="Times New Roman" w:hAnsi="Times New Roman" w:cs="Times New Roman"/>
          <w:sz w:val="24"/>
          <w:szCs w:val="24"/>
        </w:rPr>
        <w:t>nos pilares</w:t>
      </w:r>
      <w:r w:rsidR="00716B3F" w:rsidRPr="00A3036C">
        <w:rPr>
          <w:rFonts w:ascii="Times New Roman" w:hAnsi="Times New Roman" w:cs="Times New Roman"/>
          <w:sz w:val="24"/>
          <w:szCs w:val="24"/>
        </w:rPr>
        <w:t xml:space="preserve"> do Sistema Terra, </w:t>
      </w:r>
      <w:r w:rsidR="0064250C" w:rsidRPr="00A3036C">
        <w:rPr>
          <w:rFonts w:ascii="Times New Roman" w:hAnsi="Times New Roman" w:cs="Times New Roman"/>
          <w:sz w:val="24"/>
          <w:szCs w:val="24"/>
        </w:rPr>
        <w:t>visíve</w:t>
      </w:r>
      <w:r w:rsidR="00DD2105" w:rsidRPr="00A3036C">
        <w:rPr>
          <w:rFonts w:ascii="Times New Roman" w:hAnsi="Times New Roman" w:cs="Times New Roman"/>
          <w:sz w:val="24"/>
          <w:szCs w:val="24"/>
        </w:rPr>
        <w:t>is</w:t>
      </w:r>
      <w:r w:rsidR="0064250C" w:rsidRPr="00A3036C">
        <w:rPr>
          <w:rFonts w:ascii="Times New Roman" w:hAnsi="Times New Roman" w:cs="Times New Roman"/>
          <w:sz w:val="24"/>
          <w:szCs w:val="24"/>
        </w:rPr>
        <w:t xml:space="preserve"> ou </w:t>
      </w:r>
      <w:r w:rsidR="008837B0" w:rsidRPr="00A3036C">
        <w:rPr>
          <w:rFonts w:ascii="Times New Roman" w:hAnsi="Times New Roman" w:cs="Times New Roman"/>
          <w:sz w:val="24"/>
          <w:szCs w:val="24"/>
        </w:rPr>
        <w:t>invisíveis</w:t>
      </w:r>
      <w:r w:rsidR="0064250C" w:rsidRPr="00A3036C">
        <w:rPr>
          <w:rFonts w:ascii="Times New Roman" w:hAnsi="Times New Roman" w:cs="Times New Roman"/>
          <w:sz w:val="24"/>
          <w:szCs w:val="24"/>
        </w:rPr>
        <w:t xml:space="preserve">, </w:t>
      </w:r>
      <w:r w:rsidR="001466F5" w:rsidRPr="00A3036C">
        <w:rPr>
          <w:rFonts w:ascii="Times New Roman" w:hAnsi="Times New Roman" w:cs="Times New Roman"/>
          <w:sz w:val="24"/>
          <w:szCs w:val="24"/>
        </w:rPr>
        <w:t>foram produzidos por elas</w:t>
      </w:r>
      <w:r w:rsidR="009C11EA" w:rsidRPr="00A3036C">
        <w:rPr>
          <w:rFonts w:ascii="Times New Roman" w:hAnsi="Times New Roman" w:cs="Times New Roman"/>
          <w:sz w:val="24"/>
          <w:szCs w:val="24"/>
        </w:rPr>
        <w:t xml:space="preserve"> e</w:t>
      </w:r>
      <w:r w:rsidR="004940B7" w:rsidRPr="00A3036C">
        <w:rPr>
          <w:rFonts w:ascii="Times New Roman" w:hAnsi="Times New Roman" w:cs="Times New Roman"/>
          <w:sz w:val="24"/>
          <w:szCs w:val="24"/>
        </w:rPr>
        <w:t xml:space="preserve"> fecundadas</w:t>
      </w:r>
      <w:r w:rsidR="00561A05" w:rsidRPr="00A3036C">
        <w:rPr>
          <w:rFonts w:ascii="Times New Roman" w:hAnsi="Times New Roman" w:cs="Times New Roman"/>
          <w:sz w:val="24"/>
          <w:szCs w:val="24"/>
        </w:rPr>
        <w:t xml:space="preserve"> pelo</w:t>
      </w:r>
      <w:r w:rsidR="008837B0" w:rsidRPr="00A3036C">
        <w:rPr>
          <w:rFonts w:ascii="Times New Roman" w:hAnsi="Times New Roman" w:cs="Times New Roman"/>
          <w:sz w:val="24"/>
          <w:szCs w:val="24"/>
        </w:rPr>
        <w:t>s</w:t>
      </w:r>
      <w:r w:rsidR="00561A05" w:rsidRPr="00A3036C">
        <w:rPr>
          <w:rFonts w:ascii="Times New Roman" w:hAnsi="Times New Roman" w:cs="Times New Roman"/>
          <w:sz w:val="24"/>
          <w:szCs w:val="24"/>
        </w:rPr>
        <w:t xml:space="preserve"> </w:t>
      </w:r>
      <w:r w:rsidR="00561A05" w:rsidRPr="00A3036C">
        <w:rPr>
          <w:rFonts w:ascii="Times New Roman" w:hAnsi="Times New Roman" w:cs="Times New Roman"/>
          <w:i/>
          <w:iCs/>
          <w:sz w:val="24"/>
          <w:szCs w:val="24"/>
        </w:rPr>
        <w:t>donos do mundo</w:t>
      </w:r>
      <w:r w:rsidR="008430A9" w:rsidRPr="00A3036C">
        <w:rPr>
          <w:rFonts w:ascii="Times New Roman" w:hAnsi="Times New Roman" w:cs="Times New Roman"/>
          <w:sz w:val="24"/>
          <w:szCs w:val="24"/>
        </w:rPr>
        <w:t xml:space="preserve"> </w:t>
      </w:r>
      <w:r w:rsidR="00AB0138" w:rsidRPr="00A3036C">
        <w:rPr>
          <w:rFonts w:ascii="Times New Roman" w:hAnsi="Times New Roman" w:cs="Times New Roman"/>
          <w:sz w:val="24"/>
          <w:szCs w:val="24"/>
        </w:rPr>
        <w:t>durante milhares de ano</w:t>
      </w:r>
      <w:r w:rsidR="00D931DC" w:rsidRPr="00A3036C">
        <w:rPr>
          <w:rFonts w:ascii="Times New Roman" w:hAnsi="Times New Roman" w:cs="Times New Roman"/>
          <w:sz w:val="24"/>
          <w:szCs w:val="24"/>
        </w:rPr>
        <w:t xml:space="preserve">s. </w:t>
      </w:r>
      <w:r w:rsidR="00C14544" w:rsidRPr="00A3036C">
        <w:rPr>
          <w:rFonts w:ascii="Times New Roman" w:hAnsi="Times New Roman" w:cs="Times New Roman"/>
          <w:sz w:val="24"/>
          <w:szCs w:val="24"/>
        </w:rPr>
        <w:t>Governantes, religiosos, midiáticos e educadore</w:t>
      </w:r>
      <w:r w:rsidR="001A6D74" w:rsidRPr="00A3036C">
        <w:rPr>
          <w:rFonts w:ascii="Times New Roman" w:hAnsi="Times New Roman" w:cs="Times New Roman"/>
          <w:sz w:val="24"/>
          <w:szCs w:val="24"/>
        </w:rPr>
        <w:t>s híbridos</w:t>
      </w:r>
      <w:r w:rsidR="00795736" w:rsidRPr="00A3036C">
        <w:rPr>
          <w:rFonts w:ascii="Times New Roman" w:hAnsi="Times New Roman" w:cs="Times New Roman"/>
          <w:sz w:val="24"/>
          <w:szCs w:val="24"/>
        </w:rPr>
        <w:t xml:space="preserve"> dominam os planetário</w:t>
      </w:r>
      <w:r w:rsidR="00AB73A0" w:rsidRPr="00A3036C">
        <w:rPr>
          <w:rFonts w:ascii="Times New Roman" w:hAnsi="Times New Roman" w:cs="Times New Roman"/>
          <w:sz w:val="24"/>
          <w:szCs w:val="24"/>
        </w:rPr>
        <w:t>s e determinam tod</w:t>
      </w:r>
      <w:r w:rsidR="00C44064" w:rsidRPr="00A3036C">
        <w:rPr>
          <w:rFonts w:ascii="Times New Roman" w:hAnsi="Times New Roman" w:cs="Times New Roman"/>
          <w:sz w:val="24"/>
          <w:szCs w:val="24"/>
        </w:rPr>
        <w:t>as as peças usadas na engrenagem</w:t>
      </w:r>
      <w:r w:rsidR="00DF54C1" w:rsidRPr="00A3036C">
        <w:rPr>
          <w:rFonts w:ascii="Times New Roman" w:hAnsi="Times New Roman" w:cs="Times New Roman"/>
          <w:sz w:val="24"/>
          <w:szCs w:val="24"/>
        </w:rPr>
        <w:t xml:space="preserve"> da máquina conhecida como mundo.</w:t>
      </w:r>
      <w:r w:rsidR="00A83C62" w:rsidRPr="00A3036C">
        <w:rPr>
          <w:rFonts w:ascii="Times New Roman" w:hAnsi="Times New Roman" w:cs="Times New Roman"/>
          <w:sz w:val="24"/>
          <w:szCs w:val="24"/>
        </w:rPr>
        <w:t xml:space="preserve"> </w:t>
      </w:r>
    </w:p>
    <w:p w14:paraId="5C0D14B8" w14:textId="0976049B" w:rsidR="00B46A36" w:rsidRPr="00A3036C" w:rsidRDefault="00A83C62" w:rsidP="0064250C">
      <w:pPr>
        <w:spacing w:after="0"/>
        <w:jc w:val="both"/>
        <w:rPr>
          <w:rFonts w:ascii="Times New Roman" w:hAnsi="Times New Roman" w:cs="Times New Roman"/>
          <w:sz w:val="24"/>
          <w:szCs w:val="24"/>
        </w:rPr>
      </w:pPr>
      <w:r w:rsidRPr="00A3036C">
        <w:rPr>
          <w:rFonts w:ascii="Times New Roman" w:hAnsi="Times New Roman" w:cs="Times New Roman"/>
          <w:sz w:val="24"/>
          <w:szCs w:val="24"/>
        </w:rPr>
        <w:t>Os escravocratas</w:t>
      </w:r>
      <w:r w:rsidR="00417138" w:rsidRPr="00A3036C">
        <w:rPr>
          <w:rFonts w:ascii="Times New Roman" w:hAnsi="Times New Roman" w:cs="Times New Roman"/>
          <w:sz w:val="24"/>
          <w:szCs w:val="24"/>
        </w:rPr>
        <w:t xml:space="preserve">, apreensivos, reconhecem o alteamento </w:t>
      </w:r>
      <w:r w:rsidR="00741C8E" w:rsidRPr="00A3036C">
        <w:rPr>
          <w:rFonts w:ascii="Times New Roman" w:hAnsi="Times New Roman" w:cs="Times New Roman"/>
          <w:sz w:val="24"/>
          <w:szCs w:val="24"/>
        </w:rPr>
        <w:t>vibracional de boa parte da humanidade e o perigo d</w:t>
      </w:r>
      <w:r w:rsidR="007E24F4" w:rsidRPr="00A3036C">
        <w:rPr>
          <w:rFonts w:ascii="Times New Roman" w:hAnsi="Times New Roman" w:cs="Times New Roman"/>
          <w:sz w:val="24"/>
          <w:szCs w:val="24"/>
        </w:rPr>
        <w:t>o</w:t>
      </w:r>
      <w:r w:rsidR="008A0457" w:rsidRPr="00A3036C">
        <w:rPr>
          <w:rFonts w:ascii="Times New Roman" w:hAnsi="Times New Roman" w:cs="Times New Roman"/>
          <w:sz w:val="24"/>
          <w:szCs w:val="24"/>
        </w:rPr>
        <w:t xml:space="preserve"> despertar</w:t>
      </w:r>
      <w:r w:rsidR="007E24F4" w:rsidRPr="00A3036C">
        <w:rPr>
          <w:rFonts w:ascii="Times New Roman" w:hAnsi="Times New Roman" w:cs="Times New Roman"/>
          <w:sz w:val="24"/>
          <w:szCs w:val="24"/>
        </w:rPr>
        <w:t xml:space="preserve"> humano</w:t>
      </w:r>
      <w:r w:rsidR="008A0457" w:rsidRPr="00A3036C">
        <w:rPr>
          <w:rFonts w:ascii="Times New Roman" w:hAnsi="Times New Roman" w:cs="Times New Roman"/>
          <w:sz w:val="24"/>
          <w:szCs w:val="24"/>
        </w:rPr>
        <w:t xml:space="preserve"> por ondas eletromagnéticas e emocionais</w:t>
      </w:r>
      <w:r w:rsidR="007E24F4" w:rsidRPr="00A3036C">
        <w:rPr>
          <w:rFonts w:ascii="Times New Roman" w:hAnsi="Times New Roman" w:cs="Times New Roman"/>
          <w:sz w:val="24"/>
          <w:szCs w:val="24"/>
        </w:rPr>
        <w:t xml:space="preserve">, capazes de </w:t>
      </w:r>
      <w:r w:rsidR="00341042" w:rsidRPr="00A3036C">
        <w:rPr>
          <w:rFonts w:ascii="Times New Roman" w:hAnsi="Times New Roman" w:cs="Times New Roman"/>
          <w:sz w:val="24"/>
          <w:szCs w:val="24"/>
        </w:rPr>
        <w:t>serem uma ameaça</w:t>
      </w:r>
      <w:r w:rsidR="007E24F4" w:rsidRPr="00A3036C">
        <w:rPr>
          <w:rFonts w:ascii="Times New Roman" w:hAnsi="Times New Roman" w:cs="Times New Roman"/>
          <w:sz w:val="24"/>
          <w:szCs w:val="24"/>
        </w:rPr>
        <w:t xml:space="preserve"> </w:t>
      </w:r>
      <w:r w:rsidR="00341042" w:rsidRPr="00A3036C">
        <w:rPr>
          <w:rFonts w:ascii="Times New Roman" w:hAnsi="Times New Roman" w:cs="Times New Roman"/>
          <w:sz w:val="24"/>
          <w:szCs w:val="24"/>
        </w:rPr>
        <w:t>ao Projeto de Perpetuação do Poder</w:t>
      </w:r>
      <w:r w:rsidR="008C00A7" w:rsidRPr="00A3036C">
        <w:rPr>
          <w:rFonts w:ascii="Times New Roman" w:hAnsi="Times New Roman" w:cs="Times New Roman"/>
          <w:sz w:val="24"/>
          <w:szCs w:val="24"/>
        </w:rPr>
        <w:t xml:space="preserve"> </w:t>
      </w:r>
      <w:r w:rsidR="00076225" w:rsidRPr="00A3036C">
        <w:rPr>
          <w:rFonts w:ascii="Times New Roman" w:hAnsi="Times New Roman" w:cs="Times New Roman"/>
          <w:sz w:val="24"/>
          <w:szCs w:val="24"/>
        </w:rPr>
        <w:t>sistêmico</w:t>
      </w:r>
      <w:r w:rsidR="008C00A7" w:rsidRPr="00A3036C">
        <w:rPr>
          <w:rFonts w:ascii="Times New Roman" w:hAnsi="Times New Roman" w:cs="Times New Roman"/>
          <w:sz w:val="24"/>
          <w:szCs w:val="24"/>
        </w:rPr>
        <w:t>.</w:t>
      </w:r>
    </w:p>
    <w:p w14:paraId="4C704720" w14:textId="457578B5" w:rsidR="00482392" w:rsidRPr="00A3036C" w:rsidRDefault="0068256D" w:rsidP="0064250C">
      <w:pPr>
        <w:spacing w:after="0"/>
        <w:jc w:val="both"/>
        <w:rPr>
          <w:rFonts w:ascii="Times New Roman" w:hAnsi="Times New Roman" w:cs="Times New Roman"/>
          <w:sz w:val="24"/>
          <w:szCs w:val="24"/>
        </w:rPr>
      </w:pPr>
      <w:r w:rsidRPr="00A3036C">
        <w:rPr>
          <w:rFonts w:ascii="Times New Roman" w:hAnsi="Times New Roman" w:cs="Times New Roman"/>
          <w:sz w:val="24"/>
          <w:szCs w:val="24"/>
        </w:rPr>
        <w:t>Garrafas de vinho são consumida</w:t>
      </w:r>
      <w:r w:rsidR="00A67301" w:rsidRPr="00A3036C">
        <w:rPr>
          <w:rFonts w:ascii="Times New Roman" w:hAnsi="Times New Roman" w:cs="Times New Roman"/>
          <w:sz w:val="24"/>
          <w:szCs w:val="24"/>
        </w:rPr>
        <w:t>s na conversa</w:t>
      </w:r>
      <w:r w:rsidR="00FA463F" w:rsidRPr="00A3036C">
        <w:rPr>
          <w:rFonts w:ascii="Times New Roman" w:hAnsi="Times New Roman" w:cs="Times New Roman"/>
          <w:sz w:val="24"/>
          <w:szCs w:val="24"/>
        </w:rPr>
        <w:t xml:space="preserve">, cujo objetivo é eliminar </w:t>
      </w:r>
      <w:r w:rsidR="00CD49B8" w:rsidRPr="00A3036C">
        <w:rPr>
          <w:rFonts w:ascii="Times New Roman" w:hAnsi="Times New Roman" w:cs="Times New Roman"/>
          <w:sz w:val="24"/>
          <w:szCs w:val="24"/>
        </w:rPr>
        <w:t>as ideias</w:t>
      </w:r>
      <w:r w:rsidR="00FA463F" w:rsidRPr="00A3036C">
        <w:rPr>
          <w:rFonts w:ascii="Times New Roman" w:hAnsi="Times New Roman" w:cs="Times New Roman"/>
          <w:sz w:val="24"/>
          <w:szCs w:val="24"/>
        </w:rPr>
        <w:t xml:space="preserve"> dimensionais</w:t>
      </w:r>
      <w:r w:rsidR="00CD49B8" w:rsidRPr="00A3036C">
        <w:rPr>
          <w:rFonts w:ascii="Times New Roman" w:hAnsi="Times New Roman" w:cs="Times New Roman"/>
          <w:sz w:val="24"/>
          <w:szCs w:val="24"/>
        </w:rPr>
        <w:t xml:space="preserve"> publicadas n</w:t>
      </w:r>
      <w:r w:rsidR="009A2612" w:rsidRPr="00A3036C">
        <w:rPr>
          <w:rFonts w:ascii="Times New Roman" w:hAnsi="Times New Roman" w:cs="Times New Roman"/>
          <w:sz w:val="24"/>
          <w:szCs w:val="24"/>
        </w:rPr>
        <w:t>a crônica,</w:t>
      </w:r>
      <w:r w:rsidR="00CD49B8" w:rsidRPr="00A3036C">
        <w:rPr>
          <w:rFonts w:ascii="Times New Roman" w:hAnsi="Times New Roman" w:cs="Times New Roman"/>
          <w:sz w:val="24"/>
          <w:szCs w:val="24"/>
        </w:rPr>
        <w:t xml:space="preserve"> “Papo Reto”</w:t>
      </w:r>
      <w:r w:rsidR="009A2612" w:rsidRPr="00A3036C">
        <w:rPr>
          <w:rFonts w:ascii="Times New Roman" w:hAnsi="Times New Roman" w:cs="Times New Roman"/>
          <w:sz w:val="24"/>
          <w:szCs w:val="24"/>
        </w:rPr>
        <w:t>,</w:t>
      </w:r>
      <w:r w:rsidR="00D530CF" w:rsidRPr="00A3036C">
        <w:rPr>
          <w:rFonts w:ascii="Times New Roman" w:hAnsi="Times New Roman" w:cs="Times New Roman"/>
          <w:sz w:val="24"/>
          <w:szCs w:val="24"/>
        </w:rPr>
        <w:t xml:space="preserve"> </w:t>
      </w:r>
      <w:r w:rsidR="00A77BB1" w:rsidRPr="00A3036C">
        <w:rPr>
          <w:rFonts w:ascii="Times New Roman" w:hAnsi="Times New Roman" w:cs="Times New Roman"/>
          <w:sz w:val="24"/>
          <w:szCs w:val="24"/>
        </w:rPr>
        <w:t>escrita por Tom e assinada por Joseph</w:t>
      </w:r>
      <w:r w:rsidR="0035647D" w:rsidRPr="00A3036C">
        <w:rPr>
          <w:rFonts w:ascii="Times New Roman" w:hAnsi="Times New Roman" w:cs="Times New Roman"/>
          <w:sz w:val="24"/>
          <w:szCs w:val="24"/>
        </w:rPr>
        <w:t xml:space="preserve"> Harrison</w:t>
      </w:r>
      <w:r w:rsidR="00AC57F5" w:rsidRPr="00A3036C">
        <w:rPr>
          <w:rFonts w:ascii="Times New Roman" w:hAnsi="Times New Roman" w:cs="Times New Roman"/>
          <w:sz w:val="24"/>
          <w:szCs w:val="24"/>
        </w:rPr>
        <w:t>.</w:t>
      </w:r>
      <w:r w:rsidR="00C6090B" w:rsidRPr="00A3036C">
        <w:rPr>
          <w:rFonts w:ascii="Times New Roman" w:hAnsi="Times New Roman" w:cs="Times New Roman"/>
          <w:sz w:val="24"/>
          <w:szCs w:val="24"/>
        </w:rPr>
        <w:t xml:space="preserve"> </w:t>
      </w:r>
      <w:r w:rsidR="00AC57F5" w:rsidRPr="00A3036C">
        <w:rPr>
          <w:rFonts w:ascii="Times New Roman" w:hAnsi="Times New Roman" w:cs="Times New Roman"/>
          <w:sz w:val="24"/>
          <w:szCs w:val="24"/>
        </w:rPr>
        <w:t xml:space="preserve">O </w:t>
      </w:r>
      <w:r w:rsidR="00C6090B" w:rsidRPr="00A3036C">
        <w:rPr>
          <w:rFonts w:ascii="Times New Roman" w:hAnsi="Times New Roman" w:cs="Times New Roman"/>
          <w:sz w:val="24"/>
          <w:szCs w:val="24"/>
        </w:rPr>
        <w:t>fugitivo procurado pelos braços operacionais da IMSD</w:t>
      </w:r>
      <w:r w:rsidR="00051F55" w:rsidRPr="00A3036C">
        <w:rPr>
          <w:rFonts w:ascii="Times New Roman" w:hAnsi="Times New Roman" w:cs="Times New Roman"/>
          <w:sz w:val="24"/>
          <w:szCs w:val="24"/>
        </w:rPr>
        <w:t xml:space="preserve"> — Independência Mundial dos Servos de Deus</w:t>
      </w:r>
      <w:r w:rsidR="009A4CC5" w:rsidRPr="00A3036C">
        <w:rPr>
          <w:rFonts w:ascii="Times New Roman" w:hAnsi="Times New Roman" w:cs="Times New Roman"/>
          <w:sz w:val="24"/>
          <w:szCs w:val="24"/>
        </w:rPr>
        <w:t>,</w:t>
      </w:r>
      <w:r w:rsidR="001A4469" w:rsidRPr="00A3036C">
        <w:rPr>
          <w:rFonts w:ascii="Times New Roman" w:hAnsi="Times New Roman" w:cs="Times New Roman"/>
          <w:sz w:val="24"/>
          <w:szCs w:val="24"/>
        </w:rPr>
        <w:t xml:space="preserve"> </w:t>
      </w:r>
      <w:r w:rsidR="008833F7" w:rsidRPr="00A3036C">
        <w:rPr>
          <w:rFonts w:ascii="Times New Roman" w:hAnsi="Times New Roman" w:cs="Times New Roman"/>
          <w:sz w:val="24"/>
          <w:szCs w:val="24"/>
        </w:rPr>
        <w:t xml:space="preserve">conquista </w:t>
      </w:r>
      <w:r w:rsidR="00477E09" w:rsidRPr="00A3036C">
        <w:rPr>
          <w:rFonts w:ascii="Times New Roman" w:hAnsi="Times New Roman" w:cs="Times New Roman"/>
          <w:sz w:val="24"/>
          <w:szCs w:val="24"/>
        </w:rPr>
        <w:t xml:space="preserve">cada vez mais </w:t>
      </w:r>
      <w:r w:rsidR="008833F7" w:rsidRPr="00A3036C">
        <w:rPr>
          <w:rFonts w:ascii="Times New Roman" w:hAnsi="Times New Roman" w:cs="Times New Roman"/>
          <w:sz w:val="24"/>
          <w:szCs w:val="24"/>
        </w:rPr>
        <w:t>adeptos esp</w:t>
      </w:r>
      <w:r w:rsidR="00477E09" w:rsidRPr="00A3036C">
        <w:rPr>
          <w:rFonts w:ascii="Times New Roman" w:hAnsi="Times New Roman" w:cs="Times New Roman"/>
          <w:sz w:val="24"/>
          <w:szCs w:val="24"/>
        </w:rPr>
        <w:t>alhados pelo planeta</w:t>
      </w:r>
      <w:r w:rsidR="00376ABF" w:rsidRPr="00A3036C">
        <w:rPr>
          <w:rFonts w:ascii="Times New Roman" w:hAnsi="Times New Roman" w:cs="Times New Roman"/>
          <w:sz w:val="24"/>
          <w:szCs w:val="24"/>
        </w:rPr>
        <w:t>, tirando o sono</w:t>
      </w:r>
      <w:r w:rsidR="00550676" w:rsidRPr="00A3036C">
        <w:rPr>
          <w:rFonts w:ascii="Times New Roman" w:hAnsi="Times New Roman" w:cs="Times New Roman"/>
          <w:sz w:val="24"/>
          <w:szCs w:val="24"/>
        </w:rPr>
        <w:t xml:space="preserve"> das raças dominantes d</w:t>
      </w:r>
      <w:r w:rsidR="0051671D" w:rsidRPr="00A3036C">
        <w:rPr>
          <w:rFonts w:ascii="Times New Roman" w:hAnsi="Times New Roman" w:cs="Times New Roman"/>
          <w:sz w:val="24"/>
          <w:szCs w:val="24"/>
        </w:rPr>
        <w:t>o orbe</w:t>
      </w:r>
      <w:r w:rsidR="00477E09" w:rsidRPr="00A3036C">
        <w:rPr>
          <w:rFonts w:ascii="Times New Roman" w:hAnsi="Times New Roman" w:cs="Times New Roman"/>
          <w:sz w:val="24"/>
          <w:szCs w:val="24"/>
        </w:rPr>
        <w:t>.</w:t>
      </w:r>
      <w:r w:rsidR="00550676" w:rsidRPr="00A3036C">
        <w:rPr>
          <w:rFonts w:ascii="Times New Roman" w:hAnsi="Times New Roman" w:cs="Times New Roman"/>
          <w:sz w:val="24"/>
          <w:szCs w:val="24"/>
        </w:rPr>
        <w:t xml:space="preserve"> No entanto</w:t>
      </w:r>
      <w:r w:rsidR="00F46616" w:rsidRPr="00A3036C">
        <w:rPr>
          <w:rFonts w:ascii="Times New Roman" w:hAnsi="Times New Roman" w:cs="Times New Roman"/>
          <w:sz w:val="24"/>
          <w:szCs w:val="24"/>
        </w:rPr>
        <w:t xml:space="preserve">, </w:t>
      </w:r>
      <w:r w:rsidR="005974FB" w:rsidRPr="00A3036C">
        <w:rPr>
          <w:rFonts w:ascii="Times New Roman" w:hAnsi="Times New Roman" w:cs="Times New Roman"/>
          <w:i/>
          <w:iCs/>
          <w:sz w:val="24"/>
          <w:szCs w:val="24"/>
        </w:rPr>
        <w:t>a tríade da maldade humana</w:t>
      </w:r>
      <w:r w:rsidR="00F04019" w:rsidRPr="00A3036C">
        <w:rPr>
          <w:rFonts w:ascii="Times New Roman" w:hAnsi="Times New Roman" w:cs="Times New Roman"/>
          <w:sz w:val="24"/>
          <w:szCs w:val="24"/>
        </w:rPr>
        <w:t xml:space="preserve">: </w:t>
      </w:r>
      <w:r w:rsidR="00F04019" w:rsidRPr="00A3036C">
        <w:rPr>
          <w:rFonts w:ascii="Times New Roman" w:hAnsi="Times New Roman" w:cs="Times New Roman"/>
          <w:i/>
          <w:iCs/>
          <w:sz w:val="24"/>
          <w:szCs w:val="24"/>
        </w:rPr>
        <w:t>ego</w:t>
      </w:r>
      <w:r w:rsidR="00F04019" w:rsidRPr="00A3036C">
        <w:rPr>
          <w:rFonts w:ascii="Times New Roman" w:hAnsi="Times New Roman" w:cs="Times New Roman"/>
          <w:sz w:val="24"/>
          <w:szCs w:val="24"/>
        </w:rPr>
        <w:t xml:space="preserve">, </w:t>
      </w:r>
      <w:r w:rsidR="00F04019" w:rsidRPr="00A3036C">
        <w:rPr>
          <w:rFonts w:ascii="Times New Roman" w:hAnsi="Times New Roman" w:cs="Times New Roman"/>
          <w:i/>
          <w:iCs/>
          <w:sz w:val="24"/>
          <w:szCs w:val="24"/>
        </w:rPr>
        <w:t xml:space="preserve">ganância </w:t>
      </w:r>
      <w:r w:rsidR="00F04019" w:rsidRPr="00A3036C">
        <w:rPr>
          <w:rFonts w:ascii="Times New Roman" w:hAnsi="Times New Roman" w:cs="Times New Roman"/>
          <w:sz w:val="24"/>
          <w:szCs w:val="24"/>
        </w:rPr>
        <w:t xml:space="preserve">e </w:t>
      </w:r>
      <w:r w:rsidR="00F04019" w:rsidRPr="00A3036C">
        <w:rPr>
          <w:rFonts w:ascii="Times New Roman" w:hAnsi="Times New Roman" w:cs="Times New Roman"/>
          <w:i/>
          <w:iCs/>
          <w:sz w:val="24"/>
          <w:szCs w:val="24"/>
        </w:rPr>
        <w:t>medo</w:t>
      </w:r>
      <w:r w:rsidR="00F7774A" w:rsidRPr="00A3036C">
        <w:rPr>
          <w:rFonts w:ascii="Times New Roman" w:hAnsi="Times New Roman" w:cs="Times New Roman"/>
          <w:sz w:val="24"/>
          <w:szCs w:val="24"/>
        </w:rPr>
        <w:t>,</w:t>
      </w:r>
      <w:r w:rsidR="00F04019" w:rsidRPr="00A3036C">
        <w:rPr>
          <w:rFonts w:ascii="Times New Roman" w:hAnsi="Times New Roman" w:cs="Times New Roman"/>
          <w:sz w:val="24"/>
          <w:szCs w:val="24"/>
        </w:rPr>
        <w:t xml:space="preserve">  </w:t>
      </w:r>
      <w:r w:rsidR="001F610E" w:rsidRPr="00A3036C">
        <w:rPr>
          <w:rFonts w:ascii="Times New Roman" w:hAnsi="Times New Roman" w:cs="Times New Roman"/>
          <w:sz w:val="24"/>
          <w:szCs w:val="24"/>
        </w:rPr>
        <w:t>desenvolvida</w:t>
      </w:r>
      <w:r w:rsidR="001F376A" w:rsidRPr="00A3036C">
        <w:rPr>
          <w:rFonts w:ascii="Times New Roman" w:hAnsi="Times New Roman" w:cs="Times New Roman"/>
          <w:sz w:val="24"/>
          <w:szCs w:val="24"/>
        </w:rPr>
        <w:t xml:space="preserve"> pelo mal exercício do livre arbítrio</w:t>
      </w:r>
      <w:r w:rsidR="00F5414F" w:rsidRPr="00A3036C">
        <w:rPr>
          <w:rFonts w:ascii="Times New Roman" w:hAnsi="Times New Roman" w:cs="Times New Roman"/>
          <w:sz w:val="24"/>
          <w:szCs w:val="24"/>
        </w:rPr>
        <w:t xml:space="preserve"> </w:t>
      </w:r>
      <w:r w:rsidR="00B71B4B" w:rsidRPr="00A3036C">
        <w:rPr>
          <w:rFonts w:ascii="Times New Roman" w:hAnsi="Times New Roman" w:cs="Times New Roman"/>
          <w:sz w:val="24"/>
          <w:szCs w:val="24"/>
        </w:rPr>
        <w:t xml:space="preserve"> apegado a mentira e ilusão</w:t>
      </w:r>
      <w:r w:rsidR="008B33EB" w:rsidRPr="00A3036C">
        <w:rPr>
          <w:rFonts w:ascii="Times New Roman" w:hAnsi="Times New Roman" w:cs="Times New Roman"/>
          <w:sz w:val="24"/>
          <w:szCs w:val="24"/>
        </w:rPr>
        <w:t xml:space="preserve">, </w:t>
      </w:r>
      <w:r w:rsidR="00F7774A" w:rsidRPr="00A3036C">
        <w:rPr>
          <w:rFonts w:ascii="Times New Roman" w:hAnsi="Times New Roman" w:cs="Times New Roman"/>
          <w:i/>
          <w:iCs/>
          <w:sz w:val="24"/>
          <w:szCs w:val="24"/>
        </w:rPr>
        <w:t>é uma rainha que</w:t>
      </w:r>
      <w:r w:rsidR="008B33EB" w:rsidRPr="00A3036C">
        <w:rPr>
          <w:rFonts w:ascii="Times New Roman" w:hAnsi="Times New Roman" w:cs="Times New Roman"/>
          <w:sz w:val="24"/>
          <w:szCs w:val="24"/>
        </w:rPr>
        <w:t xml:space="preserve"> </w:t>
      </w:r>
      <w:r w:rsidR="00863560" w:rsidRPr="00A3036C">
        <w:rPr>
          <w:rFonts w:ascii="Times New Roman" w:hAnsi="Times New Roman" w:cs="Times New Roman"/>
          <w:i/>
          <w:iCs/>
          <w:sz w:val="24"/>
          <w:szCs w:val="24"/>
        </w:rPr>
        <w:t>não</w:t>
      </w:r>
      <w:r w:rsidR="00863560" w:rsidRPr="00A3036C">
        <w:rPr>
          <w:rFonts w:ascii="Times New Roman" w:hAnsi="Times New Roman" w:cs="Times New Roman"/>
          <w:sz w:val="24"/>
          <w:szCs w:val="24"/>
        </w:rPr>
        <w:t xml:space="preserve"> </w:t>
      </w:r>
      <w:r w:rsidR="0077396B" w:rsidRPr="00A3036C">
        <w:rPr>
          <w:rFonts w:ascii="Times New Roman" w:hAnsi="Times New Roman" w:cs="Times New Roman"/>
          <w:i/>
          <w:iCs/>
          <w:sz w:val="24"/>
          <w:szCs w:val="24"/>
        </w:rPr>
        <w:t>perde a majestade</w:t>
      </w:r>
      <w:r w:rsidR="00B02049" w:rsidRPr="00A3036C">
        <w:rPr>
          <w:rFonts w:ascii="Times New Roman" w:hAnsi="Times New Roman" w:cs="Times New Roman"/>
          <w:sz w:val="24"/>
          <w:szCs w:val="24"/>
        </w:rPr>
        <w:t xml:space="preserve"> e, na prepotência de sua vaidade, </w:t>
      </w:r>
      <w:r w:rsidR="001B7EC8" w:rsidRPr="00A3036C">
        <w:rPr>
          <w:rFonts w:ascii="Times New Roman" w:hAnsi="Times New Roman" w:cs="Times New Roman"/>
          <w:sz w:val="24"/>
          <w:szCs w:val="24"/>
        </w:rPr>
        <w:t xml:space="preserve">acredita na </w:t>
      </w:r>
      <w:r w:rsidR="00356E70" w:rsidRPr="00A3036C">
        <w:rPr>
          <w:rFonts w:ascii="Times New Roman" w:hAnsi="Times New Roman" w:cs="Times New Roman"/>
          <w:sz w:val="24"/>
          <w:szCs w:val="24"/>
        </w:rPr>
        <w:t xml:space="preserve">continuidade de </w:t>
      </w:r>
      <w:r w:rsidR="001B7EC8" w:rsidRPr="00A3036C">
        <w:rPr>
          <w:rFonts w:ascii="Times New Roman" w:hAnsi="Times New Roman" w:cs="Times New Roman"/>
          <w:sz w:val="24"/>
          <w:szCs w:val="24"/>
        </w:rPr>
        <w:t>manipulação</w:t>
      </w:r>
      <w:r w:rsidR="00356E70" w:rsidRPr="00A3036C">
        <w:rPr>
          <w:rFonts w:ascii="Times New Roman" w:hAnsi="Times New Roman" w:cs="Times New Roman"/>
          <w:sz w:val="24"/>
          <w:szCs w:val="24"/>
        </w:rPr>
        <w:t xml:space="preserve"> de seus súditos</w:t>
      </w:r>
      <w:r w:rsidR="0051671D" w:rsidRPr="00A3036C">
        <w:rPr>
          <w:rFonts w:ascii="Times New Roman" w:hAnsi="Times New Roman" w:cs="Times New Roman"/>
          <w:sz w:val="24"/>
          <w:szCs w:val="24"/>
        </w:rPr>
        <w:t xml:space="preserve"> em </w:t>
      </w:r>
      <w:r w:rsidR="00863560" w:rsidRPr="00A3036C">
        <w:rPr>
          <w:rFonts w:ascii="Times New Roman" w:hAnsi="Times New Roman" w:cs="Times New Roman"/>
          <w:sz w:val="24"/>
          <w:szCs w:val="24"/>
        </w:rPr>
        <w:t>prol</w:t>
      </w:r>
      <w:r w:rsidR="00F04019" w:rsidRPr="00A3036C">
        <w:rPr>
          <w:rFonts w:ascii="Times New Roman" w:hAnsi="Times New Roman" w:cs="Times New Roman"/>
          <w:sz w:val="24"/>
          <w:szCs w:val="24"/>
        </w:rPr>
        <w:t xml:space="preserve">  </w:t>
      </w:r>
      <w:r w:rsidR="00482392" w:rsidRPr="00A3036C">
        <w:rPr>
          <w:rFonts w:ascii="Times New Roman" w:hAnsi="Times New Roman" w:cs="Times New Roman"/>
          <w:sz w:val="24"/>
          <w:szCs w:val="24"/>
        </w:rPr>
        <w:t>do Sistema Terra.</w:t>
      </w:r>
    </w:p>
    <w:p w14:paraId="29B176FA" w14:textId="77777777" w:rsidR="00482392" w:rsidRPr="00A3036C" w:rsidRDefault="00482392" w:rsidP="0064250C">
      <w:pPr>
        <w:spacing w:after="0"/>
        <w:jc w:val="both"/>
        <w:rPr>
          <w:rFonts w:ascii="Times New Roman" w:hAnsi="Times New Roman" w:cs="Times New Roman"/>
          <w:sz w:val="24"/>
          <w:szCs w:val="24"/>
        </w:rPr>
      </w:pPr>
    </w:p>
    <w:p w14:paraId="3CDB10EC" w14:textId="00CEA4CA" w:rsidR="00482392" w:rsidRPr="00A3036C" w:rsidRDefault="00482392" w:rsidP="0064250C">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6D00B3" w:rsidRPr="00A3036C">
        <w:rPr>
          <w:rFonts w:ascii="Times New Roman" w:hAnsi="Times New Roman" w:cs="Times New Roman"/>
          <w:sz w:val="24"/>
          <w:szCs w:val="24"/>
        </w:rPr>
        <w:t xml:space="preserve"> Emmanuel Jesus</w:t>
      </w:r>
      <w:r w:rsidR="00A01F16" w:rsidRPr="00A3036C">
        <w:rPr>
          <w:rFonts w:ascii="Times New Roman" w:hAnsi="Times New Roman" w:cs="Times New Roman"/>
          <w:sz w:val="24"/>
          <w:szCs w:val="24"/>
        </w:rPr>
        <w:t xml:space="preserve"> de Deus ― Algozlenirus determina ―</w:t>
      </w:r>
      <w:r w:rsidR="00311766" w:rsidRPr="00A3036C">
        <w:rPr>
          <w:rFonts w:ascii="Times New Roman" w:hAnsi="Times New Roman" w:cs="Times New Roman"/>
          <w:sz w:val="24"/>
          <w:szCs w:val="24"/>
        </w:rPr>
        <w:t xml:space="preserve"> Ele já</w:t>
      </w:r>
      <w:r w:rsidR="00DB5389" w:rsidRPr="00A3036C">
        <w:rPr>
          <w:rFonts w:ascii="Times New Roman" w:hAnsi="Times New Roman" w:cs="Times New Roman"/>
          <w:sz w:val="24"/>
          <w:szCs w:val="24"/>
        </w:rPr>
        <w:t xml:space="preserve"> </w:t>
      </w:r>
      <w:r w:rsidR="00311766" w:rsidRPr="00A3036C">
        <w:rPr>
          <w:rFonts w:ascii="Times New Roman" w:hAnsi="Times New Roman" w:cs="Times New Roman"/>
          <w:sz w:val="24"/>
          <w:szCs w:val="24"/>
        </w:rPr>
        <w:t>existe e tem exatos 33 anos</w:t>
      </w:r>
      <w:r w:rsidR="0017472E" w:rsidRPr="00A3036C">
        <w:rPr>
          <w:rFonts w:ascii="Times New Roman" w:hAnsi="Times New Roman" w:cs="Times New Roman"/>
          <w:sz w:val="24"/>
          <w:szCs w:val="24"/>
        </w:rPr>
        <w:t xml:space="preserve"> ― Compara a história </w:t>
      </w:r>
      <w:r w:rsidR="009137D2" w:rsidRPr="00A3036C">
        <w:rPr>
          <w:rFonts w:ascii="Times New Roman" w:hAnsi="Times New Roman" w:cs="Times New Roman"/>
          <w:sz w:val="24"/>
          <w:szCs w:val="24"/>
        </w:rPr>
        <w:t xml:space="preserve">de Jesus Cristo </w:t>
      </w:r>
      <w:r w:rsidR="0017472E" w:rsidRPr="00A3036C">
        <w:rPr>
          <w:rFonts w:ascii="Times New Roman" w:hAnsi="Times New Roman" w:cs="Times New Roman"/>
          <w:sz w:val="24"/>
          <w:szCs w:val="24"/>
        </w:rPr>
        <w:t xml:space="preserve"> ―</w:t>
      </w:r>
      <w:r w:rsidR="005B5203" w:rsidRPr="00A3036C">
        <w:rPr>
          <w:rFonts w:ascii="Times New Roman" w:hAnsi="Times New Roman" w:cs="Times New Roman"/>
          <w:sz w:val="24"/>
          <w:szCs w:val="24"/>
        </w:rPr>
        <w:t xml:space="preserve"> A exemplo de Jesus Cristo... Emmanuel Jesus de Deus</w:t>
      </w:r>
      <w:r w:rsidR="00A91DC0" w:rsidRPr="00A3036C">
        <w:rPr>
          <w:rFonts w:ascii="Times New Roman" w:hAnsi="Times New Roman" w:cs="Times New Roman"/>
          <w:sz w:val="24"/>
          <w:szCs w:val="24"/>
        </w:rPr>
        <w:t xml:space="preserve"> ser</w:t>
      </w:r>
      <w:r w:rsidR="001F2B29" w:rsidRPr="00A3036C">
        <w:rPr>
          <w:rFonts w:ascii="Times New Roman" w:hAnsi="Times New Roman" w:cs="Times New Roman"/>
          <w:sz w:val="24"/>
          <w:szCs w:val="24"/>
        </w:rPr>
        <w:t>á ovacionado pelo povo terrestre, como o próprio filho de Deus</w:t>
      </w:r>
      <w:r w:rsidR="005C446F" w:rsidRPr="00A3036C">
        <w:rPr>
          <w:rFonts w:ascii="Times New Roman" w:hAnsi="Times New Roman" w:cs="Times New Roman"/>
          <w:sz w:val="24"/>
          <w:szCs w:val="24"/>
        </w:rPr>
        <w:t xml:space="preserve"> ―</w:t>
      </w:r>
      <w:r w:rsidR="005843C1" w:rsidRPr="00A3036C">
        <w:rPr>
          <w:rFonts w:ascii="Times New Roman" w:hAnsi="Times New Roman" w:cs="Times New Roman"/>
          <w:sz w:val="24"/>
          <w:szCs w:val="24"/>
        </w:rPr>
        <w:t xml:space="preserve"> </w:t>
      </w:r>
      <w:r w:rsidR="005843C1" w:rsidRPr="00A3036C">
        <w:rPr>
          <w:rFonts w:ascii="Times New Roman" w:hAnsi="Times New Roman" w:cs="Times New Roman"/>
          <w:sz w:val="24"/>
          <w:szCs w:val="24"/>
        </w:rPr>
        <w:lastRenderedPageBreak/>
        <w:t>E</w:t>
      </w:r>
      <w:r w:rsidR="00FC4F7D" w:rsidRPr="00A3036C">
        <w:rPr>
          <w:rFonts w:ascii="Times New Roman" w:hAnsi="Times New Roman" w:cs="Times New Roman"/>
          <w:sz w:val="24"/>
          <w:szCs w:val="24"/>
        </w:rPr>
        <w:t xml:space="preserve">voca, ironicamente, a deidade </w:t>
      </w:r>
      <w:r w:rsidR="005C446F" w:rsidRPr="00A3036C">
        <w:rPr>
          <w:rFonts w:ascii="Times New Roman" w:hAnsi="Times New Roman" w:cs="Times New Roman"/>
          <w:sz w:val="24"/>
          <w:szCs w:val="24"/>
        </w:rPr>
        <w:t>―</w:t>
      </w:r>
      <w:r w:rsidR="00FC4F7D" w:rsidRPr="00A3036C">
        <w:rPr>
          <w:rFonts w:ascii="Times New Roman" w:hAnsi="Times New Roman" w:cs="Times New Roman"/>
          <w:sz w:val="24"/>
          <w:szCs w:val="24"/>
        </w:rPr>
        <w:t xml:space="preserve"> </w:t>
      </w:r>
      <w:r w:rsidR="000D5CD9" w:rsidRPr="00A3036C">
        <w:rPr>
          <w:rFonts w:ascii="Times New Roman" w:hAnsi="Times New Roman" w:cs="Times New Roman"/>
          <w:sz w:val="24"/>
          <w:szCs w:val="24"/>
        </w:rPr>
        <w:t xml:space="preserve">Nós somos </w:t>
      </w:r>
      <w:r w:rsidR="008D2142" w:rsidRPr="00A3036C">
        <w:rPr>
          <w:rFonts w:ascii="Times New Roman" w:hAnsi="Times New Roman" w:cs="Times New Roman"/>
          <w:sz w:val="24"/>
          <w:szCs w:val="24"/>
        </w:rPr>
        <w:t xml:space="preserve">os </w:t>
      </w:r>
      <w:r w:rsidR="008D2142" w:rsidRPr="00A3036C">
        <w:rPr>
          <w:rFonts w:ascii="Times New Roman" w:hAnsi="Times New Roman" w:cs="Times New Roman"/>
          <w:i/>
          <w:iCs/>
          <w:sz w:val="24"/>
          <w:szCs w:val="24"/>
        </w:rPr>
        <w:t xml:space="preserve">senhores do mundo </w:t>
      </w:r>
      <w:r w:rsidR="008D2142" w:rsidRPr="00A3036C">
        <w:rPr>
          <w:rFonts w:ascii="Times New Roman" w:hAnsi="Times New Roman" w:cs="Times New Roman"/>
          <w:sz w:val="24"/>
          <w:szCs w:val="24"/>
        </w:rPr>
        <w:t>e, assim, continuaremos</w:t>
      </w:r>
      <w:r w:rsidR="00EF20B6" w:rsidRPr="00A3036C">
        <w:rPr>
          <w:rFonts w:ascii="Times New Roman" w:hAnsi="Times New Roman" w:cs="Times New Roman"/>
          <w:sz w:val="24"/>
          <w:szCs w:val="24"/>
        </w:rPr>
        <w:t>. ▬ decidido.</w:t>
      </w:r>
    </w:p>
    <w:p w14:paraId="0F799A0F" w14:textId="77777777" w:rsidR="00EF20B6" w:rsidRPr="00A3036C" w:rsidRDefault="00EF20B6" w:rsidP="0064250C">
      <w:pPr>
        <w:spacing w:after="0"/>
        <w:jc w:val="both"/>
        <w:rPr>
          <w:rFonts w:ascii="Times New Roman" w:hAnsi="Times New Roman" w:cs="Times New Roman"/>
          <w:sz w:val="24"/>
          <w:szCs w:val="24"/>
        </w:rPr>
      </w:pPr>
    </w:p>
    <w:p w14:paraId="7C93544C" w14:textId="1F71282C" w:rsidR="00EF20B6" w:rsidRPr="00A3036C" w:rsidRDefault="00EF20B6" w:rsidP="0064250C">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D34214" w:rsidRPr="00A3036C">
        <w:rPr>
          <w:rFonts w:ascii="Times New Roman" w:hAnsi="Times New Roman" w:cs="Times New Roman"/>
          <w:sz w:val="24"/>
          <w:szCs w:val="24"/>
        </w:rPr>
        <w:t xml:space="preserve"> Importante, ressaltar</w:t>
      </w:r>
      <w:r w:rsidR="000E0FB4" w:rsidRPr="00A3036C">
        <w:rPr>
          <w:rFonts w:ascii="Times New Roman" w:hAnsi="Times New Roman" w:cs="Times New Roman"/>
          <w:sz w:val="24"/>
          <w:szCs w:val="24"/>
        </w:rPr>
        <w:t>,</w:t>
      </w:r>
      <w:r w:rsidR="00D34214" w:rsidRPr="00A3036C">
        <w:rPr>
          <w:rFonts w:ascii="Times New Roman" w:hAnsi="Times New Roman" w:cs="Times New Roman"/>
          <w:sz w:val="24"/>
          <w:szCs w:val="24"/>
        </w:rPr>
        <w:t xml:space="preserve"> mais uma vez</w:t>
      </w:r>
      <w:r w:rsidR="000E0FB4" w:rsidRPr="00A3036C">
        <w:rPr>
          <w:rFonts w:ascii="Times New Roman" w:hAnsi="Times New Roman" w:cs="Times New Roman"/>
          <w:sz w:val="24"/>
          <w:szCs w:val="24"/>
        </w:rPr>
        <w:t xml:space="preserve">, o fator tempo </w:t>
      </w:r>
      <w:r w:rsidR="00024DD0" w:rsidRPr="00A3036C">
        <w:rPr>
          <w:rFonts w:ascii="Times New Roman" w:hAnsi="Times New Roman" w:cs="Times New Roman"/>
          <w:sz w:val="24"/>
          <w:szCs w:val="24"/>
        </w:rPr>
        <w:t xml:space="preserve">― Reinódio </w:t>
      </w:r>
      <w:r w:rsidR="003E20B1" w:rsidRPr="00A3036C">
        <w:rPr>
          <w:rFonts w:ascii="Times New Roman" w:hAnsi="Times New Roman" w:cs="Times New Roman"/>
          <w:sz w:val="24"/>
          <w:szCs w:val="24"/>
        </w:rPr>
        <w:t xml:space="preserve">alerta </w:t>
      </w:r>
      <w:r w:rsidR="00024DD0" w:rsidRPr="00A3036C">
        <w:rPr>
          <w:rFonts w:ascii="Times New Roman" w:hAnsi="Times New Roman" w:cs="Times New Roman"/>
          <w:sz w:val="24"/>
          <w:szCs w:val="24"/>
        </w:rPr>
        <w:t>―</w:t>
      </w:r>
      <w:r w:rsidR="003E20B1" w:rsidRPr="00A3036C">
        <w:rPr>
          <w:rFonts w:ascii="Times New Roman" w:hAnsi="Times New Roman" w:cs="Times New Roman"/>
          <w:sz w:val="24"/>
          <w:szCs w:val="24"/>
        </w:rPr>
        <w:t xml:space="preserve"> </w:t>
      </w:r>
      <w:r w:rsidR="00024DD0" w:rsidRPr="00A3036C">
        <w:rPr>
          <w:rFonts w:ascii="Times New Roman" w:hAnsi="Times New Roman" w:cs="Times New Roman"/>
          <w:sz w:val="24"/>
          <w:szCs w:val="24"/>
        </w:rPr>
        <w:t>E,</w:t>
      </w:r>
      <w:r w:rsidR="000E0FB4" w:rsidRPr="00A3036C">
        <w:rPr>
          <w:rFonts w:ascii="Times New Roman" w:hAnsi="Times New Roman" w:cs="Times New Roman"/>
          <w:sz w:val="24"/>
          <w:szCs w:val="24"/>
        </w:rPr>
        <w:t xml:space="preserve"> o atual</w:t>
      </w:r>
      <w:r w:rsidR="00024DD0" w:rsidRPr="00A3036C">
        <w:rPr>
          <w:rFonts w:ascii="Times New Roman" w:hAnsi="Times New Roman" w:cs="Times New Roman"/>
          <w:sz w:val="24"/>
          <w:szCs w:val="24"/>
        </w:rPr>
        <w:t xml:space="preserve"> está mais para o terrícola despertar de que continuar dormindo.</w:t>
      </w:r>
      <w:r w:rsidR="003E20B1" w:rsidRPr="00A3036C">
        <w:rPr>
          <w:rFonts w:ascii="Times New Roman" w:hAnsi="Times New Roman" w:cs="Times New Roman"/>
          <w:sz w:val="24"/>
          <w:szCs w:val="24"/>
        </w:rPr>
        <w:t xml:space="preserve"> ▬ </w:t>
      </w:r>
      <w:r w:rsidR="00162FC2" w:rsidRPr="00A3036C">
        <w:rPr>
          <w:rFonts w:ascii="Times New Roman" w:hAnsi="Times New Roman" w:cs="Times New Roman"/>
          <w:sz w:val="24"/>
          <w:szCs w:val="24"/>
        </w:rPr>
        <w:t>opina</w:t>
      </w:r>
      <w:r w:rsidR="003E20B1" w:rsidRPr="00A3036C">
        <w:rPr>
          <w:rFonts w:ascii="Times New Roman" w:hAnsi="Times New Roman" w:cs="Times New Roman"/>
          <w:sz w:val="24"/>
          <w:szCs w:val="24"/>
        </w:rPr>
        <w:t>.</w:t>
      </w:r>
    </w:p>
    <w:p w14:paraId="6263935D" w14:textId="77777777" w:rsidR="00162FC2" w:rsidRPr="00A3036C" w:rsidRDefault="00162FC2" w:rsidP="0064250C">
      <w:pPr>
        <w:spacing w:after="0"/>
        <w:jc w:val="both"/>
        <w:rPr>
          <w:rFonts w:ascii="Times New Roman" w:hAnsi="Times New Roman" w:cs="Times New Roman"/>
          <w:sz w:val="24"/>
          <w:szCs w:val="24"/>
        </w:rPr>
      </w:pPr>
    </w:p>
    <w:p w14:paraId="5B4B01ED" w14:textId="77777777" w:rsidR="00337C05" w:rsidRPr="00A3036C" w:rsidRDefault="00162FC2" w:rsidP="0064250C">
      <w:pPr>
        <w:spacing w:after="0"/>
        <w:jc w:val="both"/>
        <w:rPr>
          <w:rFonts w:ascii="Times New Roman" w:hAnsi="Times New Roman" w:cs="Times New Roman"/>
          <w:sz w:val="24"/>
          <w:szCs w:val="24"/>
        </w:rPr>
      </w:pPr>
      <w:r w:rsidRPr="00A3036C">
        <w:rPr>
          <w:rFonts w:ascii="Times New Roman" w:hAnsi="Times New Roman" w:cs="Times New Roman"/>
          <w:sz w:val="24"/>
          <w:szCs w:val="24"/>
        </w:rPr>
        <w:t>▬ Isto é verdade ― Ilusiodiano concorda ―</w:t>
      </w:r>
      <w:r w:rsidR="00377A08" w:rsidRPr="00A3036C">
        <w:rPr>
          <w:rFonts w:ascii="Times New Roman" w:hAnsi="Times New Roman" w:cs="Times New Roman"/>
          <w:sz w:val="24"/>
          <w:szCs w:val="24"/>
        </w:rPr>
        <w:t xml:space="preserve"> Porém, </w:t>
      </w:r>
      <w:r w:rsidR="00377A08" w:rsidRPr="00A3036C">
        <w:rPr>
          <w:rFonts w:ascii="Times New Roman" w:hAnsi="Times New Roman" w:cs="Times New Roman"/>
          <w:i/>
          <w:iCs/>
          <w:sz w:val="24"/>
          <w:szCs w:val="24"/>
        </w:rPr>
        <w:t xml:space="preserve">a carne é fraca </w:t>
      </w:r>
      <w:r w:rsidR="00377A08" w:rsidRPr="00A3036C">
        <w:rPr>
          <w:rFonts w:ascii="Times New Roman" w:hAnsi="Times New Roman" w:cs="Times New Roman"/>
          <w:sz w:val="24"/>
          <w:szCs w:val="24"/>
        </w:rPr>
        <w:t>e</w:t>
      </w:r>
      <w:r w:rsidR="00051EAC" w:rsidRPr="00A3036C">
        <w:rPr>
          <w:rFonts w:ascii="Times New Roman" w:hAnsi="Times New Roman" w:cs="Times New Roman"/>
          <w:sz w:val="24"/>
          <w:szCs w:val="24"/>
        </w:rPr>
        <w:t xml:space="preserve"> suscetível as paixões materiais</w:t>
      </w:r>
      <w:r w:rsidR="009E6E3D" w:rsidRPr="00A3036C">
        <w:rPr>
          <w:rFonts w:ascii="Times New Roman" w:hAnsi="Times New Roman" w:cs="Times New Roman"/>
          <w:sz w:val="24"/>
          <w:szCs w:val="24"/>
        </w:rPr>
        <w:t xml:space="preserve">. ▬ </w:t>
      </w:r>
      <w:r w:rsidR="00337C05" w:rsidRPr="00A3036C">
        <w:rPr>
          <w:rFonts w:ascii="Times New Roman" w:hAnsi="Times New Roman" w:cs="Times New Roman"/>
          <w:sz w:val="24"/>
          <w:szCs w:val="24"/>
        </w:rPr>
        <w:t>pontua.</w:t>
      </w:r>
    </w:p>
    <w:p w14:paraId="7AAC4741" w14:textId="77777777" w:rsidR="00337C05" w:rsidRPr="00A3036C" w:rsidRDefault="00337C05" w:rsidP="0064250C">
      <w:pPr>
        <w:spacing w:after="0"/>
        <w:jc w:val="both"/>
        <w:rPr>
          <w:rFonts w:ascii="Times New Roman" w:hAnsi="Times New Roman" w:cs="Times New Roman"/>
          <w:sz w:val="24"/>
          <w:szCs w:val="24"/>
        </w:rPr>
      </w:pPr>
    </w:p>
    <w:p w14:paraId="5FBE6C89" w14:textId="27F2771E" w:rsidR="00162FC2" w:rsidRPr="00A3036C" w:rsidRDefault="00337C05" w:rsidP="0064250C">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377A08"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w:t>
      </w:r>
      <w:r w:rsidR="00561FAA" w:rsidRPr="00A3036C">
        <w:rPr>
          <w:rFonts w:ascii="Times New Roman" w:hAnsi="Times New Roman" w:cs="Times New Roman"/>
          <w:sz w:val="24"/>
          <w:szCs w:val="24"/>
        </w:rPr>
        <w:t xml:space="preserve">E, com isto que deveremos contar </w:t>
      </w:r>
      <w:r w:rsidR="000776F4" w:rsidRPr="00A3036C">
        <w:rPr>
          <w:rFonts w:ascii="Times New Roman" w:hAnsi="Times New Roman" w:cs="Times New Roman"/>
          <w:sz w:val="24"/>
          <w:szCs w:val="24"/>
        </w:rPr>
        <w:t>e explorar ― Reinovil</w:t>
      </w:r>
      <w:r w:rsidR="003301FA" w:rsidRPr="00A3036C">
        <w:rPr>
          <w:rFonts w:ascii="Times New Roman" w:hAnsi="Times New Roman" w:cs="Times New Roman"/>
          <w:sz w:val="24"/>
          <w:szCs w:val="24"/>
        </w:rPr>
        <w:t xml:space="preserve"> empolga-se </w:t>
      </w:r>
      <w:r w:rsidR="000776F4" w:rsidRPr="00A3036C">
        <w:rPr>
          <w:rFonts w:ascii="Times New Roman" w:hAnsi="Times New Roman" w:cs="Times New Roman"/>
          <w:sz w:val="24"/>
          <w:szCs w:val="24"/>
        </w:rPr>
        <w:t>―</w:t>
      </w:r>
      <w:r w:rsidR="003301FA" w:rsidRPr="00A3036C">
        <w:rPr>
          <w:rFonts w:ascii="Times New Roman" w:hAnsi="Times New Roman" w:cs="Times New Roman"/>
          <w:sz w:val="24"/>
          <w:szCs w:val="24"/>
        </w:rPr>
        <w:t xml:space="preserve"> </w:t>
      </w:r>
      <w:r w:rsidR="00FA579D" w:rsidRPr="00A3036C">
        <w:rPr>
          <w:rFonts w:ascii="Times New Roman" w:hAnsi="Times New Roman" w:cs="Times New Roman"/>
          <w:sz w:val="24"/>
          <w:szCs w:val="24"/>
        </w:rPr>
        <w:t>A ideia messiânica deve ser tratada com maestria ― Destaca</w:t>
      </w:r>
      <w:r w:rsidR="004F7054" w:rsidRPr="00A3036C">
        <w:rPr>
          <w:rFonts w:ascii="Times New Roman" w:hAnsi="Times New Roman" w:cs="Times New Roman"/>
          <w:sz w:val="24"/>
          <w:szCs w:val="24"/>
        </w:rPr>
        <w:t xml:space="preserve"> o planejamento </w:t>
      </w:r>
      <w:r w:rsidR="00FA579D" w:rsidRPr="00A3036C">
        <w:rPr>
          <w:rFonts w:ascii="Times New Roman" w:hAnsi="Times New Roman" w:cs="Times New Roman"/>
          <w:sz w:val="24"/>
          <w:szCs w:val="24"/>
        </w:rPr>
        <w:t>―</w:t>
      </w:r>
      <w:r w:rsidR="004F7054" w:rsidRPr="00A3036C">
        <w:rPr>
          <w:rFonts w:ascii="Times New Roman" w:hAnsi="Times New Roman" w:cs="Times New Roman"/>
          <w:sz w:val="24"/>
          <w:szCs w:val="24"/>
        </w:rPr>
        <w:t xml:space="preserve"> Primeiro</w:t>
      </w:r>
      <w:r w:rsidR="00AA7F19" w:rsidRPr="00A3036C">
        <w:rPr>
          <w:rFonts w:ascii="Times New Roman" w:hAnsi="Times New Roman" w:cs="Times New Roman"/>
          <w:sz w:val="24"/>
          <w:szCs w:val="24"/>
        </w:rPr>
        <w:t>, precisamos re</w:t>
      </w:r>
      <w:r w:rsidR="00C82DE5" w:rsidRPr="00A3036C">
        <w:rPr>
          <w:rFonts w:ascii="Times New Roman" w:hAnsi="Times New Roman" w:cs="Times New Roman"/>
          <w:sz w:val="24"/>
          <w:szCs w:val="24"/>
        </w:rPr>
        <w:t>forç</w:t>
      </w:r>
      <w:r w:rsidR="00AA7F19" w:rsidRPr="00A3036C">
        <w:rPr>
          <w:rFonts w:ascii="Times New Roman" w:hAnsi="Times New Roman" w:cs="Times New Roman"/>
          <w:sz w:val="24"/>
          <w:szCs w:val="24"/>
        </w:rPr>
        <w:t>ar a imagem de Jesus de Deus</w:t>
      </w:r>
      <w:r w:rsidR="00C94103" w:rsidRPr="00A3036C">
        <w:rPr>
          <w:rFonts w:ascii="Times New Roman" w:hAnsi="Times New Roman" w:cs="Times New Roman"/>
          <w:sz w:val="24"/>
          <w:szCs w:val="24"/>
        </w:rPr>
        <w:t xml:space="preserve"> da</w:t>
      </w:r>
      <w:r w:rsidR="00C82DE5" w:rsidRPr="00A3036C">
        <w:rPr>
          <w:rFonts w:ascii="Times New Roman" w:hAnsi="Times New Roman" w:cs="Times New Roman"/>
          <w:sz w:val="24"/>
          <w:szCs w:val="24"/>
        </w:rPr>
        <w:t xml:space="preserve"> IMSD</w:t>
      </w:r>
      <w:r w:rsidR="0044505B" w:rsidRPr="00A3036C">
        <w:rPr>
          <w:rFonts w:ascii="Times New Roman" w:hAnsi="Times New Roman" w:cs="Times New Roman"/>
          <w:sz w:val="24"/>
          <w:szCs w:val="24"/>
        </w:rPr>
        <w:t xml:space="preserve"> como a reencarnação de Jesus Cristo</w:t>
      </w:r>
      <w:r w:rsidR="00C82DE5" w:rsidRPr="00A3036C">
        <w:rPr>
          <w:rFonts w:ascii="Times New Roman" w:hAnsi="Times New Roman" w:cs="Times New Roman"/>
          <w:sz w:val="24"/>
          <w:szCs w:val="24"/>
        </w:rPr>
        <w:t xml:space="preserve"> ―</w:t>
      </w:r>
      <w:r w:rsidR="0044505B" w:rsidRPr="00A3036C">
        <w:rPr>
          <w:rFonts w:ascii="Times New Roman" w:hAnsi="Times New Roman" w:cs="Times New Roman"/>
          <w:sz w:val="24"/>
          <w:szCs w:val="24"/>
        </w:rPr>
        <w:t xml:space="preserve"> </w:t>
      </w:r>
      <w:r w:rsidR="00646624" w:rsidRPr="00A3036C">
        <w:rPr>
          <w:rFonts w:ascii="Times New Roman" w:hAnsi="Times New Roman" w:cs="Times New Roman"/>
          <w:sz w:val="24"/>
          <w:szCs w:val="24"/>
        </w:rPr>
        <w:t xml:space="preserve">Complementa a criação de Algozlenirus </w:t>
      </w:r>
      <w:r w:rsidR="00C82DE5" w:rsidRPr="00A3036C">
        <w:rPr>
          <w:rFonts w:ascii="Times New Roman" w:hAnsi="Times New Roman" w:cs="Times New Roman"/>
          <w:sz w:val="24"/>
          <w:szCs w:val="24"/>
        </w:rPr>
        <w:t>―</w:t>
      </w:r>
      <w:r w:rsidR="00B01265" w:rsidRPr="00A3036C">
        <w:rPr>
          <w:rFonts w:ascii="Times New Roman" w:hAnsi="Times New Roman" w:cs="Times New Roman"/>
          <w:sz w:val="24"/>
          <w:szCs w:val="24"/>
        </w:rPr>
        <w:t xml:space="preserve"> </w:t>
      </w:r>
      <w:r w:rsidR="004B4F62" w:rsidRPr="00A3036C">
        <w:rPr>
          <w:rFonts w:ascii="Times New Roman" w:hAnsi="Times New Roman" w:cs="Times New Roman"/>
          <w:sz w:val="24"/>
          <w:szCs w:val="24"/>
        </w:rPr>
        <w:t>Deveríamos considerar a possibilidade de um plano B</w:t>
      </w:r>
      <w:r w:rsidR="007F3CA1" w:rsidRPr="00A3036C">
        <w:rPr>
          <w:rFonts w:ascii="Times New Roman" w:hAnsi="Times New Roman" w:cs="Times New Roman"/>
          <w:sz w:val="24"/>
          <w:szCs w:val="24"/>
        </w:rPr>
        <w:t>. ▬</w:t>
      </w:r>
      <w:r w:rsidR="000776F4" w:rsidRPr="00A3036C">
        <w:rPr>
          <w:rFonts w:ascii="Times New Roman" w:hAnsi="Times New Roman" w:cs="Times New Roman"/>
          <w:sz w:val="24"/>
          <w:szCs w:val="24"/>
        </w:rPr>
        <w:t xml:space="preserve"> </w:t>
      </w:r>
      <w:r w:rsidR="007F3CA1" w:rsidRPr="00A3036C">
        <w:rPr>
          <w:rFonts w:ascii="Times New Roman" w:hAnsi="Times New Roman" w:cs="Times New Roman"/>
          <w:sz w:val="24"/>
          <w:szCs w:val="24"/>
        </w:rPr>
        <w:t>preocupado.</w:t>
      </w:r>
    </w:p>
    <w:p w14:paraId="5F3C8AAD" w14:textId="77777777" w:rsidR="009D48B7" w:rsidRPr="00A3036C" w:rsidRDefault="009D48B7" w:rsidP="0064250C">
      <w:pPr>
        <w:spacing w:after="0"/>
        <w:jc w:val="both"/>
        <w:rPr>
          <w:rFonts w:ascii="Times New Roman" w:hAnsi="Times New Roman" w:cs="Times New Roman"/>
          <w:sz w:val="24"/>
          <w:szCs w:val="24"/>
        </w:rPr>
      </w:pPr>
    </w:p>
    <w:p w14:paraId="2859161F" w14:textId="3A661AE1" w:rsidR="009D48B7" w:rsidRPr="00A3036C" w:rsidRDefault="009D48B7" w:rsidP="0064250C">
      <w:pPr>
        <w:spacing w:after="0"/>
        <w:jc w:val="both"/>
        <w:rPr>
          <w:rFonts w:ascii="Times New Roman" w:hAnsi="Times New Roman" w:cs="Times New Roman"/>
          <w:sz w:val="24"/>
          <w:szCs w:val="24"/>
        </w:rPr>
      </w:pPr>
      <w:r w:rsidRPr="00A3036C">
        <w:rPr>
          <w:rFonts w:ascii="Times New Roman" w:hAnsi="Times New Roman" w:cs="Times New Roman"/>
          <w:sz w:val="24"/>
          <w:szCs w:val="24"/>
        </w:rPr>
        <w:t>As bela</w:t>
      </w:r>
      <w:r w:rsidR="00FE38A5" w:rsidRPr="00A3036C">
        <w:rPr>
          <w:rFonts w:ascii="Times New Roman" w:hAnsi="Times New Roman" w:cs="Times New Roman"/>
          <w:sz w:val="24"/>
          <w:szCs w:val="24"/>
        </w:rPr>
        <w:t>s voltam e servem uma mesa com muitas iguarias</w:t>
      </w:r>
      <w:r w:rsidR="00453661" w:rsidRPr="00A3036C">
        <w:rPr>
          <w:rFonts w:ascii="Times New Roman" w:hAnsi="Times New Roman" w:cs="Times New Roman"/>
          <w:sz w:val="24"/>
          <w:szCs w:val="24"/>
        </w:rPr>
        <w:t xml:space="preserve"> condizentes com a joia</w:t>
      </w:r>
      <w:r w:rsidR="00D47996" w:rsidRPr="00A3036C">
        <w:rPr>
          <w:rFonts w:ascii="Times New Roman" w:hAnsi="Times New Roman" w:cs="Times New Roman"/>
          <w:sz w:val="24"/>
          <w:szCs w:val="24"/>
        </w:rPr>
        <w:t>, onde estão sendo servidas. Guloseimas salgadas e doces</w:t>
      </w:r>
      <w:r w:rsidR="002F1851" w:rsidRPr="00A3036C">
        <w:rPr>
          <w:rFonts w:ascii="Times New Roman" w:hAnsi="Times New Roman" w:cs="Times New Roman"/>
          <w:sz w:val="24"/>
          <w:szCs w:val="24"/>
        </w:rPr>
        <w:t xml:space="preserve"> palatáveis na alta gastronomia</w:t>
      </w:r>
      <w:r w:rsidR="003F1014" w:rsidRPr="00A3036C">
        <w:rPr>
          <w:rFonts w:ascii="Times New Roman" w:hAnsi="Times New Roman" w:cs="Times New Roman"/>
          <w:sz w:val="24"/>
          <w:szCs w:val="24"/>
        </w:rPr>
        <w:t xml:space="preserve"> são consumidas pelos </w:t>
      </w:r>
      <w:r w:rsidR="003D48A5" w:rsidRPr="00A3036C">
        <w:rPr>
          <w:rFonts w:ascii="Times New Roman" w:hAnsi="Times New Roman" w:cs="Times New Roman"/>
          <w:i/>
          <w:iCs/>
          <w:sz w:val="24"/>
          <w:szCs w:val="24"/>
        </w:rPr>
        <w:t>donos do mundo</w:t>
      </w:r>
      <w:r w:rsidR="008E32A5" w:rsidRPr="00A3036C">
        <w:rPr>
          <w:rFonts w:ascii="Times New Roman" w:hAnsi="Times New Roman" w:cs="Times New Roman"/>
          <w:sz w:val="24"/>
          <w:szCs w:val="24"/>
        </w:rPr>
        <w:t xml:space="preserve">. Eles fartam-se, enquanto </w:t>
      </w:r>
      <w:r w:rsidR="00DF25C0" w:rsidRPr="00A3036C">
        <w:rPr>
          <w:rFonts w:ascii="Times New Roman" w:hAnsi="Times New Roman" w:cs="Times New Roman"/>
          <w:sz w:val="24"/>
          <w:szCs w:val="24"/>
        </w:rPr>
        <w:t>continuam a equacionar os prós e os contra</w:t>
      </w:r>
      <w:r w:rsidR="0075204D" w:rsidRPr="00A3036C">
        <w:rPr>
          <w:rFonts w:ascii="Times New Roman" w:hAnsi="Times New Roman" w:cs="Times New Roman"/>
          <w:sz w:val="24"/>
          <w:szCs w:val="24"/>
        </w:rPr>
        <w:t>s para efetivarem</w:t>
      </w:r>
      <w:r w:rsidR="00EE0A5E" w:rsidRPr="00A3036C">
        <w:rPr>
          <w:rFonts w:ascii="Times New Roman" w:hAnsi="Times New Roman" w:cs="Times New Roman"/>
          <w:sz w:val="24"/>
          <w:szCs w:val="24"/>
        </w:rPr>
        <w:t xml:space="preserve"> a volta de Jesus Cristo na pele de Emmanuel Jesus de Deus.</w:t>
      </w:r>
      <w:r w:rsidR="00F65279" w:rsidRPr="00A3036C">
        <w:rPr>
          <w:rFonts w:ascii="Times New Roman" w:hAnsi="Times New Roman" w:cs="Times New Roman"/>
          <w:sz w:val="24"/>
          <w:szCs w:val="24"/>
        </w:rPr>
        <w:t xml:space="preserve"> Espetaculoso! </w:t>
      </w:r>
      <w:r w:rsidR="002F7147" w:rsidRPr="00A3036C">
        <w:rPr>
          <w:rFonts w:ascii="Times New Roman" w:hAnsi="Times New Roman" w:cs="Times New Roman"/>
          <w:sz w:val="24"/>
          <w:szCs w:val="24"/>
        </w:rPr>
        <w:t>Soberano! Poderoso! Messiânico!</w:t>
      </w:r>
      <w:r w:rsidR="005518C1" w:rsidRPr="00A3036C">
        <w:rPr>
          <w:rFonts w:ascii="Times New Roman" w:hAnsi="Times New Roman" w:cs="Times New Roman"/>
          <w:sz w:val="24"/>
          <w:szCs w:val="24"/>
        </w:rPr>
        <w:t xml:space="preserve"> </w:t>
      </w:r>
      <w:r w:rsidR="009F538E" w:rsidRPr="00A3036C">
        <w:rPr>
          <w:rFonts w:ascii="Times New Roman" w:hAnsi="Times New Roman" w:cs="Times New Roman"/>
          <w:sz w:val="24"/>
          <w:szCs w:val="24"/>
        </w:rPr>
        <w:t xml:space="preserve">Adjetivos </w:t>
      </w:r>
      <w:r w:rsidR="00946E40" w:rsidRPr="00A3036C">
        <w:rPr>
          <w:rFonts w:ascii="Times New Roman" w:hAnsi="Times New Roman" w:cs="Times New Roman"/>
          <w:sz w:val="24"/>
          <w:szCs w:val="24"/>
        </w:rPr>
        <w:t>agregadores de valores inalienáveis santificad</w:t>
      </w:r>
      <w:r w:rsidR="001C7A30" w:rsidRPr="00A3036C">
        <w:rPr>
          <w:rFonts w:ascii="Times New Roman" w:hAnsi="Times New Roman" w:cs="Times New Roman"/>
          <w:sz w:val="24"/>
          <w:szCs w:val="24"/>
        </w:rPr>
        <w:t xml:space="preserve">os </w:t>
      </w:r>
      <w:r w:rsidR="00A87172" w:rsidRPr="00A3036C">
        <w:rPr>
          <w:rFonts w:ascii="Times New Roman" w:hAnsi="Times New Roman" w:cs="Times New Roman"/>
          <w:sz w:val="24"/>
          <w:szCs w:val="24"/>
        </w:rPr>
        <w:t>e promotores de uma só religião na Terra, ou seja, a IMSD ― Independência Mundial dos Servos de Deus.</w:t>
      </w:r>
    </w:p>
    <w:p w14:paraId="293AEBE1" w14:textId="20D093C3" w:rsidR="00D71DD9" w:rsidRPr="00A3036C" w:rsidRDefault="00B30027" w:rsidP="002B329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Jogo tático está próximo de </w:t>
      </w:r>
      <w:r w:rsidR="00064328" w:rsidRPr="00A3036C">
        <w:rPr>
          <w:rFonts w:ascii="Times New Roman" w:hAnsi="Times New Roman" w:cs="Times New Roman"/>
          <w:sz w:val="24"/>
          <w:szCs w:val="24"/>
        </w:rPr>
        <w:t>definir as posições dos jogadores nesta partid</w:t>
      </w:r>
      <w:r w:rsidR="002B329D" w:rsidRPr="00A3036C">
        <w:rPr>
          <w:rFonts w:ascii="Times New Roman" w:hAnsi="Times New Roman" w:cs="Times New Roman"/>
          <w:sz w:val="24"/>
          <w:szCs w:val="24"/>
        </w:rPr>
        <w:t>a decisiva do campeonato</w:t>
      </w:r>
      <w:r w:rsidR="00377ADF" w:rsidRPr="00A3036C">
        <w:rPr>
          <w:rFonts w:ascii="Times New Roman" w:hAnsi="Times New Roman" w:cs="Times New Roman"/>
          <w:sz w:val="24"/>
          <w:szCs w:val="24"/>
        </w:rPr>
        <w:t xml:space="preserve"> entre</w:t>
      </w:r>
      <w:r w:rsidR="00004826" w:rsidRPr="00A3036C">
        <w:rPr>
          <w:rFonts w:ascii="Times New Roman" w:hAnsi="Times New Roman" w:cs="Times New Roman"/>
          <w:sz w:val="24"/>
          <w:szCs w:val="24"/>
        </w:rPr>
        <w:t xml:space="preserve"> os dominantes e dominados. </w:t>
      </w:r>
      <w:r w:rsidR="006A43C4" w:rsidRPr="00A3036C">
        <w:rPr>
          <w:rFonts w:ascii="Times New Roman" w:hAnsi="Times New Roman" w:cs="Times New Roman"/>
          <w:sz w:val="24"/>
          <w:szCs w:val="24"/>
        </w:rPr>
        <w:t xml:space="preserve"> </w:t>
      </w:r>
    </w:p>
    <w:p w14:paraId="3D91CB37" w14:textId="77777777" w:rsidR="00B35778" w:rsidRPr="00A3036C" w:rsidRDefault="00B35778" w:rsidP="002B329D">
      <w:pPr>
        <w:spacing w:after="0"/>
        <w:jc w:val="both"/>
        <w:rPr>
          <w:rFonts w:ascii="Times New Roman" w:hAnsi="Times New Roman" w:cs="Times New Roman"/>
          <w:sz w:val="24"/>
          <w:szCs w:val="24"/>
        </w:rPr>
      </w:pPr>
    </w:p>
    <w:p w14:paraId="03F5B830" w14:textId="0C19DBF1" w:rsidR="00B35778" w:rsidRPr="00A3036C" w:rsidRDefault="00B35778" w:rsidP="002B329D">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w:t>
      </w:r>
      <w:r w:rsidR="00AF07FF" w:rsidRPr="00A3036C">
        <w:rPr>
          <w:rFonts w:ascii="Times New Roman" w:hAnsi="Times New Roman" w:cs="Times New Roman"/>
          <w:sz w:val="24"/>
          <w:szCs w:val="24"/>
        </w:rPr>
        <w:t xml:space="preserve"> </w:t>
      </w:r>
      <w:r w:rsidR="00A16566" w:rsidRPr="00A3036C">
        <w:rPr>
          <w:rFonts w:ascii="Times New Roman" w:hAnsi="Times New Roman" w:cs="Times New Roman"/>
          <w:sz w:val="24"/>
          <w:szCs w:val="24"/>
        </w:rPr>
        <w:t xml:space="preserve">O plano original será suficiente </w:t>
      </w:r>
      <w:r w:rsidR="00537AA7" w:rsidRPr="00A3036C">
        <w:rPr>
          <w:rFonts w:ascii="Times New Roman" w:hAnsi="Times New Roman" w:cs="Times New Roman"/>
          <w:sz w:val="24"/>
          <w:szCs w:val="24"/>
        </w:rPr>
        <w:t>― Algozlenirus afirma</w:t>
      </w:r>
      <w:r w:rsidR="00014361" w:rsidRPr="00A3036C">
        <w:rPr>
          <w:rFonts w:ascii="Times New Roman" w:hAnsi="Times New Roman" w:cs="Times New Roman"/>
          <w:sz w:val="24"/>
          <w:szCs w:val="24"/>
        </w:rPr>
        <w:t xml:space="preserve">  êxito </w:t>
      </w:r>
      <w:r w:rsidR="002B2FF6" w:rsidRPr="00A3036C">
        <w:rPr>
          <w:rFonts w:ascii="Times New Roman" w:hAnsi="Times New Roman" w:cs="Times New Roman"/>
          <w:sz w:val="24"/>
          <w:szCs w:val="24"/>
        </w:rPr>
        <w:t xml:space="preserve"> na criação do Anticristo </w:t>
      </w:r>
      <w:r w:rsidR="00537AA7" w:rsidRPr="00A3036C">
        <w:rPr>
          <w:rFonts w:ascii="Times New Roman" w:hAnsi="Times New Roman" w:cs="Times New Roman"/>
          <w:sz w:val="24"/>
          <w:szCs w:val="24"/>
        </w:rPr>
        <w:t>―</w:t>
      </w:r>
      <w:r w:rsidR="002B2FF6" w:rsidRPr="00A3036C">
        <w:rPr>
          <w:rFonts w:ascii="Times New Roman" w:hAnsi="Times New Roman" w:cs="Times New Roman"/>
          <w:sz w:val="24"/>
          <w:szCs w:val="24"/>
        </w:rPr>
        <w:t xml:space="preserve"> </w:t>
      </w:r>
      <w:r w:rsidR="00F649F4" w:rsidRPr="00A3036C">
        <w:rPr>
          <w:rFonts w:ascii="Times New Roman" w:hAnsi="Times New Roman" w:cs="Times New Roman"/>
          <w:sz w:val="24"/>
          <w:szCs w:val="24"/>
        </w:rPr>
        <w:t>Nós surfaremos nas ondas da crônica “Papo Reto”</w:t>
      </w:r>
      <w:r w:rsidR="00211CB5" w:rsidRPr="00A3036C">
        <w:rPr>
          <w:rFonts w:ascii="Times New Roman" w:hAnsi="Times New Roman" w:cs="Times New Roman"/>
          <w:sz w:val="24"/>
          <w:szCs w:val="24"/>
        </w:rPr>
        <w:t xml:space="preserve">, de tal maneira, que </w:t>
      </w:r>
      <w:r w:rsidR="00B824DD" w:rsidRPr="00A3036C">
        <w:rPr>
          <w:rFonts w:ascii="Times New Roman" w:hAnsi="Times New Roman" w:cs="Times New Roman"/>
          <w:sz w:val="24"/>
          <w:szCs w:val="24"/>
        </w:rPr>
        <w:t>os</w:t>
      </w:r>
      <w:r w:rsidR="00211CB5" w:rsidRPr="00A3036C">
        <w:rPr>
          <w:rFonts w:ascii="Times New Roman" w:hAnsi="Times New Roman" w:cs="Times New Roman"/>
          <w:sz w:val="24"/>
          <w:szCs w:val="24"/>
        </w:rPr>
        <w:t xml:space="preserve"> própri</w:t>
      </w:r>
      <w:r w:rsidR="00B824DD" w:rsidRPr="00A3036C">
        <w:rPr>
          <w:rFonts w:ascii="Times New Roman" w:hAnsi="Times New Roman" w:cs="Times New Roman"/>
          <w:sz w:val="24"/>
          <w:szCs w:val="24"/>
        </w:rPr>
        <w:t>o</w:t>
      </w:r>
      <w:r w:rsidR="002C361A" w:rsidRPr="00A3036C">
        <w:rPr>
          <w:rFonts w:ascii="Times New Roman" w:hAnsi="Times New Roman" w:cs="Times New Roman"/>
          <w:sz w:val="24"/>
          <w:szCs w:val="24"/>
        </w:rPr>
        <w:t>s se permitam a dúvida sobre os feitos de Emmanuel Jesus de Deus. ▬</w:t>
      </w:r>
      <w:r w:rsidR="00211CB5" w:rsidRPr="00A3036C">
        <w:rPr>
          <w:rFonts w:ascii="Times New Roman" w:hAnsi="Times New Roman" w:cs="Times New Roman"/>
          <w:sz w:val="24"/>
          <w:szCs w:val="24"/>
        </w:rPr>
        <w:t xml:space="preserve"> </w:t>
      </w:r>
      <w:r w:rsidR="009879FA" w:rsidRPr="00A3036C">
        <w:rPr>
          <w:rFonts w:ascii="Times New Roman" w:hAnsi="Times New Roman" w:cs="Times New Roman"/>
          <w:sz w:val="24"/>
          <w:szCs w:val="24"/>
        </w:rPr>
        <w:t>maquiavélico.</w:t>
      </w:r>
    </w:p>
    <w:p w14:paraId="3935C269" w14:textId="77777777" w:rsidR="009879FA" w:rsidRPr="00A3036C" w:rsidRDefault="009879FA" w:rsidP="002B329D">
      <w:pPr>
        <w:spacing w:after="0"/>
        <w:jc w:val="both"/>
        <w:rPr>
          <w:rFonts w:ascii="Times New Roman" w:hAnsi="Times New Roman" w:cs="Times New Roman"/>
          <w:sz w:val="24"/>
          <w:szCs w:val="24"/>
        </w:rPr>
      </w:pPr>
    </w:p>
    <w:p w14:paraId="0B83EF56" w14:textId="23BF4D03" w:rsidR="009879FA" w:rsidRPr="00A3036C" w:rsidRDefault="009879FA" w:rsidP="002B329D">
      <w:pPr>
        <w:spacing w:after="0"/>
        <w:jc w:val="both"/>
        <w:rPr>
          <w:rFonts w:ascii="Times New Roman" w:hAnsi="Times New Roman" w:cs="Times New Roman"/>
          <w:sz w:val="24"/>
          <w:szCs w:val="24"/>
        </w:rPr>
      </w:pPr>
      <w:r w:rsidRPr="00A3036C">
        <w:rPr>
          <w:rFonts w:ascii="Times New Roman" w:hAnsi="Times New Roman" w:cs="Times New Roman"/>
          <w:sz w:val="24"/>
          <w:szCs w:val="24"/>
        </w:rPr>
        <w:t>▬ Fatos miraculoso</w:t>
      </w:r>
      <w:r w:rsidR="00403097" w:rsidRPr="00A3036C">
        <w:rPr>
          <w:rFonts w:ascii="Times New Roman" w:hAnsi="Times New Roman" w:cs="Times New Roman"/>
          <w:sz w:val="24"/>
          <w:szCs w:val="24"/>
        </w:rPr>
        <w:t>s testemunhados e divulgados na rede mundial de computadores, se encarrega</w:t>
      </w:r>
      <w:r w:rsidR="0072298C" w:rsidRPr="00A3036C">
        <w:rPr>
          <w:rFonts w:ascii="Times New Roman" w:hAnsi="Times New Roman" w:cs="Times New Roman"/>
          <w:sz w:val="24"/>
          <w:szCs w:val="24"/>
        </w:rPr>
        <w:t xml:space="preserve">m </w:t>
      </w:r>
      <w:r w:rsidR="00BE32A7" w:rsidRPr="00A3036C">
        <w:rPr>
          <w:rFonts w:ascii="Times New Roman" w:hAnsi="Times New Roman" w:cs="Times New Roman"/>
          <w:sz w:val="24"/>
          <w:szCs w:val="24"/>
        </w:rPr>
        <w:t>da crença do terráqueo na volta de Jesus Cristo ―</w:t>
      </w:r>
      <w:r w:rsidR="00CC1B1E" w:rsidRPr="00A3036C">
        <w:rPr>
          <w:rFonts w:ascii="Times New Roman" w:hAnsi="Times New Roman" w:cs="Times New Roman"/>
          <w:sz w:val="24"/>
          <w:szCs w:val="24"/>
        </w:rPr>
        <w:t xml:space="preserve"> Reinódio </w:t>
      </w:r>
      <w:r w:rsidR="00B32725" w:rsidRPr="00A3036C">
        <w:rPr>
          <w:rFonts w:ascii="Times New Roman" w:hAnsi="Times New Roman" w:cs="Times New Roman"/>
          <w:sz w:val="24"/>
          <w:szCs w:val="24"/>
        </w:rPr>
        <w:t xml:space="preserve">projeta </w:t>
      </w:r>
      <w:r w:rsidR="00B32725" w:rsidRPr="00A3036C">
        <w:rPr>
          <w:rFonts w:ascii="Times New Roman" w:hAnsi="Times New Roman" w:cs="Times New Roman"/>
          <w:i/>
          <w:iCs/>
          <w:sz w:val="24"/>
          <w:szCs w:val="24"/>
        </w:rPr>
        <w:t xml:space="preserve">o resumo da ópera </w:t>
      </w:r>
      <w:r w:rsidR="00BE32A7" w:rsidRPr="00A3036C">
        <w:rPr>
          <w:rFonts w:ascii="Times New Roman" w:hAnsi="Times New Roman" w:cs="Times New Roman"/>
          <w:sz w:val="24"/>
          <w:szCs w:val="24"/>
        </w:rPr>
        <w:t>―</w:t>
      </w:r>
      <w:r w:rsidR="00FE50FD" w:rsidRPr="00A3036C">
        <w:rPr>
          <w:rFonts w:ascii="Times New Roman" w:hAnsi="Times New Roman" w:cs="Times New Roman"/>
          <w:sz w:val="24"/>
          <w:szCs w:val="24"/>
        </w:rPr>
        <w:t xml:space="preserve"> A </w:t>
      </w:r>
      <w:r w:rsidR="00891177" w:rsidRPr="00A3036C">
        <w:rPr>
          <w:rFonts w:ascii="Times New Roman" w:hAnsi="Times New Roman" w:cs="Times New Roman"/>
          <w:sz w:val="24"/>
          <w:szCs w:val="24"/>
        </w:rPr>
        <w:t>reencarnação</w:t>
      </w:r>
      <w:r w:rsidR="00FE50FD" w:rsidRPr="00A3036C">
        <w:rPr>
          <w:rFonts w:ascii="Times New Roman" w:hAnsi="Times New Roman" w:cs="Times New Roman"/>
          <w:sz w:val="24"/>
          <w:szCs w:val="24"/>
        </w:rPr>
        <w:t xml:space="preserve"> do </w:t>
      </w:r>
      <w:r w:rsidR="00891177" w:rsidRPr="00A3036C">
        <w:rPr>
          <w:rFonts w:ascii="Times New Roman" w:hAnsi="Times New Roman" w:cs="Times New Roman"/>
          <w:sz w:val="24"/>
          <w:szCs w:val="24"/>
        </w:rPr>
        <w:t>autêntico filho de Deus</w:t>
      </w:r>
      <w:r w:rsidR="00BA7D4B" w:rsidRPr="00A3036C">
        <w:rPr>
          <w:rFonts w:ascii="Times New Roman" w:hAnsi="Times New Roman" w:cs="Times New Roman"/>
          <w:sz w:val="24"/>
          <w:szCs w:val="24"/>
        </w:rPr>
        <w:t xml:space="preserve">. ▬ </w:t>
      </w:r>
      <w:r w:rsidR="00537972" w:rsidRPr="00A3036C">
        <w:rPr>
          <w:rFonts w:ascii="Times New Roman" w:hAnsi="Times New Roman" w:cs="Times New Roman"/>
          <w:sz w:val="24"/>
          <w:szCs w:val="24"/>
        </w:rPr>
        <w:t>teatral.</w:t>
      </w:r>
    </w:p>
    <w:p w14:paraId="27EC520D" w14:textId="77777777" w:rsidR="00537972" w:rsidRPr="00A3036C" w:rsidRDefault="00537972" w:rsidP="002B329D">
      <w:pPr>
        <w:spacing w:after="0"/>
        <w:jc w:val="both"/>
        <w:rPr>
          <w:rFonts w:ascii="Times New Roman" w:hAnsi="Times New Roman" w:cs="Times New Roman"/>
          <w:sz w:val="24"/>
          <w:szCs w:val="24"/>
        </w:rPr>
      </w:pPr>
    </w:p>
    <w:p w14:paraId="1B88A18C" w14:textId="1E943B2D" w:rsidR="00537972" w:rsidRPr="00A3036C" w:rsidRDefault="00537972" w:rsidP="002B329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58753D" w:rsidRPr="00A3036C">
        <w:rPr>
          <w:rFonts w:ascii="Times New Roman" w:hAnsi="Times New Roman" w:cs="Times New Roman"/>
          <w:sz w:val="24"/>
          <w:szCs w:val="24"/>
        </w:rPr>
        <w:t xml:space="preserve">Nomeado de Emmanuel Jesus de Deus </w:t>
      </w:r>
      <w:r w:rsidR="002D3D3C" w:rsidRPr="00A3036C">
        <w:rPr>
          <w:rFonts w:ascii="Times New Roman" w:hAnsi="Times New Roman" w:cs="Times New Roman"/>
          <w:sz w:val="24"/>
          <w:szCs w:val="24"/>
        </w:rPr>
        <w:t>― Ilusiodiano dramatiza ―</w:t>
      </w:r>
      <w:r w:rsidR="00B0412D" w:rsidRPr="00A3036C">
        <w:rPr>
          <w:rFonts w:ascii="Times New Roman" w:hAnsi="Times New Roman" w:cs="Times New Roman"/>
          <w:sz w:val="24"/>
          <w:szCs w:val="24"/>
        </w:rPr>
        <w:t xml:space="preserve"> O filho pródigo divinal</w:t>
      </w:r>
      <w:r w:rsidR="003314AD" w:rsidRPr="00A3036C">
        <w:rPr>
          <w:rFonts w:ascii="Times New Roman" w:hAnsi="Times New Roman" w:cs="Times New Roman"/>
          <w:sz w:val="24"/>
          <w:szCs w:val="24"/>
        </w:rPr>
        <w:t xml:space="preserve"> resgata </w:t>
      </w:r>
      <w:r w:rsidR="00C33024" w:rsidRPr="00A3036C">
        <w:rPr>
          <w:rFonts w:ascii="Times New Roman" w:hAnsi="Times New Roman" w:cs="Times New Roman"/>
          <w:sz w:val="24"/>
          <w:szCs w:val="24"/>
        </w:rPr>
        <w:t>a fé humana num só único e verdadeiro Deus</w:t>
      </w:r>
      <w:r w:rsidR="00B20DB5" w:rsidRPr="00A3036C">
        <w:rPr>
          <w:rFonts w:ascii="Times New Roman" w:hAnsi="Times New Roman" w:cs="Times New Roman"/>
          <w:sz w:val="24"/>
          <w:szCs w:val="24"/>
        </w:rPr>
        <w:t xml:space="preserve">. ▬ </w:t>
      </w:r>
      <w:r w:rsidR="00AB7886" w:rsidRPr="00A3036C">
        <w:rPr>
          <w:rFonts w:ascii="Times New Roman" w:hAnsi="Times New Roman" w:cs="Times New Roman"/>
          <w:sz w:val="24"/>
          <w:szCs w:val="24"/>
        </w:rPr>
        <w:t>assinala.</w:t>
      </w:r>
    </w:p>
    <w:p w14:paraId="7E9FBE4E" w14:textId="77777777" w:rsidR="003C6DC5" w:rsidRPr="00A3036C" w:rsidRDefault="003C6DC5" w:rsidP="002B329D">
      <w:pPr>
        <w:spacing w:after="0"/>
        <w:jc w:val="both"/>
        <w:rPr>
          <w:rFonts w:ascii="Times New Roman" w:hAnsi="Times New Roman" w:cs="Times New Roman"/>
          <w:sz w:val="24"/>
          <w:szCs w:val="24"/>
        </w:rPr>
      </w:pPr>
    </w:p>
    <w:p w14:paraId="37E63529" w14:textId="4DD38C43" w:rsidR="003C6DC5" w:rsidRPr="00A3036C" w:rsidRDefault="003C6DC5" w:rsidP="002B329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Não podemos esquecer </w:t>
      </w:r>
      <w:r w:rsidR="006C4BA0" w:rsidRPr="00A3036C">
        <w:rPr>
          <w:rFonts w:ascii="Times New Roman" w:hAnsi="Times New Roman" w:cs="Times New Roman"/>
          <w:sz w:val="24"/>
          <w:szCs w:val="24"/>
        </w:rPr>
        <w:t>de</w:t>
      </w:r>
      <w:r w:rsidR="00B01B9D" w:rsidRPr="00A3036C">
        <w:rPr>
          <w:rFonts w:ascii="Times New Roman" w:hAnsi="Times New Roman" w:cs="Times New Roman"/>
          <w:sz w:val="24"/>
          <w:szCs w:val="24"/>
        </w:rPr>
        <w:t xml:space="preserve"> nos proteger de nós mesmos ― Reinovil </w:t>
      </w:r>
      <w:r w:rsidR="00D84F58" w:rsidRPr="00A3036C">
        <w:rPr>
          <w:rFonts w:ascii="Times New Roman" w:hAnsi="Times New Roman" w:cs="Times New Roman"/>
          <w:sz w:val="24"/>
          <w:szCs w:val="24"/>
        </w:rPr>
        <w:t xml:space="preserve">enigmático </w:t>
      </w:r>
      <w:r w:rsidR="00B01B9D" w:rsidRPr="00A3036C">
        <w:rPr>
          <w:rFonts w:ascii="Times New Roman" w:hAnsi="Times New Roman" w:cs="Times New Roman"/>
          <w:sz w:val="24"/>
          <w:szCs w:val="24"/>
        </w:rPr>
        <w:t>―</w:t>
      </w:r>
      <w:r w:rsidR="00D84F58" w:rsidRPr="00A3036C">
        <w:rPr>
          <w:rFonts w:ascii="Times New Roman" w:hAnsi="Times New Roman" w:cs="Times New Roman"/>
          <w:sz w:val="24"/>
          <w:szCs w:val="24"/>
        </w:rPr>
        <w:t xml:space="preserve"> </w:t>
      </w:r>
      <w:r w:rsidR="008976D1" w:rsidRPr="00A3036C">
        <w:rPr>
          <w:rFonts w:ascii="Times New Roman" w:hAnsi="Times New Roman" w:cs="Times New Roman"/>
          <w:sz w:val="24"/>
          <w:szCs w:val="24"/>
        </w:rPr>
        <w:t>Estabelecer frequências baixas esperançosas</w:t>
      </w:r>
      <w:r w:rsidR="001124BB" w:rsidRPr="00A3036C">
        <w:rPr>
          <w:rFonts w:ascii="Times New Roman" w:hAnsi="Times New Roman" w:cs="Times New Roman"/>
          <w:sz w:val="24"/>
          <w:szCs w:val="24"/>
        </w:rPr>
        <w:t xml:space="preserve"> para a população terrícola não </w:t>
      </w:r>
      <w:r w:rsidR="00C62096" w:rsidRPr="00A3036C">
        <w:rPr>
          <w:rFonts w:ascii="Times New Roman" w:hAnsi="Times New Roman" w:cs="Times New Roman"/>
          <w:sz w:val="24"/>
          <w:szCs w:val="24"/>
        </w:rPr>
        <w:t>as altear</w:t>
      </w:r>
      <w:r w:rsidR="002C36B2" w:rsidRPr="00A3036C">
        <w:rPr>
          <w:rFonts w:ascii="Times New Roman" w:hAnsi="Times New Roman" w:cs="Times New Roman"/>
          <w:sz w:val="24"/>
          <w:szCs w:val="24"/>
        </w:rPr>
        <w:t xml:space="preserve"> nas comoções promovidas</w:t>
      </w:r>
      <w:r w:rsidR="007D020F" w:rsidRPr="00A3036C">
        <w:rPr>
          <w:rFonts w:ascii="Times New Roman" w:hAnsi="Times New Roman" w:cs="Times New Roman"/>
          <w:sz w:val="24"/>
          <w:szCs w:val="24"/>
        </w:rPr>
        <w:t xml:space="preserve"> pelas ações benéficas</w:t>
      </w:r>
      <w:r w:rsidR="00133304" w:rsidRPr="00A3036C">
        <w:rPr>
          <w:rFonts w:ascii="Times New Roman" w:hAnsi="Times New Roman" w:cs="Times New Roman"/>
          <w:sz w:val="24"/>
          <w:szCs w:val="24"/>
        </w:rPr>
        <w:t>, confrontando-as, imediatamente, com maléfica</w:t>
      </w:r>
      <w:r w:rsidR="00197910" w:rsidRPr="00A3036C">
        <w:rPr>
          <w:rFonts w:ascii="Times New Roman" w:hAnsi="Times New Roman" w:cs="Times New Roman"/>
          <w:sz w:val="24"/>
          <w:szCs w:val="24"/>
        </w:rPr>
        <w:t>s, capazes de chocar</w:t>
      </w:r>
      <w:r w:rsidR="00703A57" w:rsidRPr="00A3036C">
        <w:rPr>
          <w:rFonts w:ascii="Times New Roman" w:hAnsi="Times New Roman" w:cs="Times New Roman"/>
          <w:sz w:val="24"/>
          <w:szCs w:val="24"/>
        </w:rPr>
        <w:t xml:space="preserve"> </w:t>
      </w:r>
      <w:r w:rsidR="000262EF" w:rsidRPr="00A3036C">
        <w:rPr>
          <w:rFonts w:ascii="Times New Roman" w:hAnsi="Times New Roman" w:cs="Times New Roman"/>
          <w:sz w:val="24"/>
          <w:szCs w:val="24"/>
        </w:rPr>
        <w:t xml:space="preserve">e </w:t>
      </w:r>
      <w:r w:rsidR="00F101A5" w:rsidRPr="00A3036C">
        <w:rPr>
          <w:rFonts w:ascii="Times New Roman" w:hAnsi="Times New Roman" w:cs="Times New Roman"/>
          <w:sz w:val="24"/>
          <w:szCs w:val="24"/>
        </w:rPr>
        <w:t>cultuar sentimentos</w:t>
      </w:r>
      <w:r w:rsidR="006329A6" w:rsidRPr="00A3036C">
        <w:rPr>
          <w:rFonts w:ascii="Times New Roman" w:hAnsi="Times New Roman" w:cs="Times New Roman"/>
          <w:sz w:val="24"/>
          <w:szCs w:val="24"/>
        </w:rPr>
        <w:t xml:space="preserve"> contraditórios</w:t>
      </w:r>
      <w:r w:rsidR="00C62096" w:rsidRPr="00A3036C">
        <w:rPr>
          <w:rFonts w:ascii="Times New Roman" w:hAnsi="Times New Roman" w:cs="Times New Roman"/>
          <w:sz w:val="24"/>
          <w:szCs w:val="24"/>
        </w:rPr>
        <w:t>. ▬</w:t>
      </w:r>
      <w:r w:rsidR="00A74ADE" w:rsidRPr="00A3036C">
        <w:rPr>
          <w:rFonts w:ascii="Times New Roman" w:hAnsi="Times New Roman" w:cs="Times New Roman"/>
          <w:sz w:val="24"/>
          <w:szCs w:val="24"/>
        </w:rPr>
        <w:t xml:space="preserve"> </w:t>
      </w:r>
      <w:r w:rsidR="00937E59" w:rsidRPr="00A3036C">
        <w:rPr>
          <w:rFonts w:ascii="Times New Roman" w:hAnsi="Times New Roman" w:cs="Times New Roman"/>
          <w:sz w:val="24"/>
          <w:szCs w:val="24"/>
        </w:rPr>
        <w:t>estrategista.</w:t>
      </w:r>
    </w:p>
    <w:p w14:paraId="2518E632" w14:textId="77777777" w:rsidR="00A802B4" w:rsidRPr="00A3036C" w:rsidRDefault="00A802B4" w:rsidP="002B329D">
      <w:pPr>
        <w:spacing w:after="0"/>
        <w:jc w:val="both"/>
        <w:rPr>
          <w:rFonts w:ascii="Times New Roman" w:hAnsi="Times New Roman" w:cs="Times New Roman"/>
          <w:sz w:val="24"/>
          <w:szCs w:val="24"/>
        </w:rPr>
      </w:pPr>
    </w:p>
    <w:p w14:paraId="4E3C62DC" w14:textId="2E6DA5A9" w:rsidR="0042137D" w:rsidRPr="00A3036C" w:rsidRDefault="00A802B4"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w:t>
      </w:r>
      <w:r w:rsidR="00B73D32" w:rsidRPr="00A3036C">
        <w:rPr>
          <w:rFonts w:ascii="Times New Roman" w:hAnsi="Times New Roman" w:cs="Times New Roman"/>
          <w:sz w:val="24"/>
          <w:szCs w:val="24"/>
        </w:rPr>
        <w:t>s</w:t>
      </w:r>
      <w:r w:rsidR="00697FEF" w:rsidRPr="00A3036C">
        <w:rPr>
          <w:rFonts w:ascii="Times New Roman" w:hAnsi="Times New Roman" w:cs="Times New Roman"/>
          <w:sz w:val="24"/>
          <w:szCs w:val="24"/>
        </w:rPr>
        <w:t xml:space="preserve"> </w:t>
      </w:r>
      <w:r w:rsidR="001B21FB" w:rsidRPr="00A3036C">
        <w:rPr>
          <w:rFonts w:ascii="Times New Roman" w:hAnsi="Times New Roman" w:cs="Times New Roman"/>
          <w:sz w:val="24"/>
          <w:szCs w:val="24"/>
        </w:rPr>
        <w:t xml:space="preserve">exibe, pela força de sua </w:t>
      </w:r>
      <w:r w:rsidR="00E13AB4" w:rsidRPr="00A3036C">
        <w:rPr>
          <w:rFonts w:ascii="Times New Roman" w:hAnsi="Times New Roman" w:cs="Times New Roman"/>
          <w:sz w:val="24"/>
          <w:szCs w:val="24"/>
        </w:rPr>
        <w:t>evolução tecnológica,</w:t>
      </w:r>
      <w:r w:rsidR="00697FEF" w:rsidRPr="00A3036C">
        <w:rPr>
          <w:rFonts w:ascii="Times New Roman" w:hAnsi="Times New Roman" w:cs="Times New Roman"/>
          <w:sz w:val="24"/>
          <w:szCs w:val="24"/>
        </w:rPr>
        <w:t xml:space="preserve"> </w:t>
      </w:r>
      <w:r w:rsidR="0097067A" w:rsidRPr="00A3036C">
        <w:rPr>
          <w:rFonts w:ascii="Times New Roman" w:hAnsi="Times New Roman" w:cs="Times New Roman"/>
          <w:sz w:val="24"/>
          <w:szCs w:val="24"/>
        </w:rPr>
        <w:t>túnel do tempo</w:t>
      </w:r>
      <w:r w:rsidR="00B11A4F" w:rsidRPr="00A3036C">
        <w:rPr>
          <w:rFonts w:ascii="Times New Roman" w:hAnsi="Times New Roman" w:cs="Times New Roman"/>
          <w:sz w:val="24"/>
          <w:szCs w:val="24"/>
        </w:rPr>
        <w:t xml:space="preserve"> </w:t>
      </w:r>
      <w:r w:rsidR="00A126A8" w:rsidRPr="00A3036C">
        <w:rPr>
          <w:rFonts w:ascii="Times New Roman" w:hAnsi="Times New Roman" w:cs="Times New Roman"/>
          <w:sz w:val="24"/>
          <w:szCs w:val="24"/>
        </w:rPr>
        <w:t xml:space="preserve">dos </w:t>
      </w:r>
      <w:r w:rsidR="00D031DC" w:rsidRPr="00A3036C">
        <w:rPr>
          <w:rFonts w:ascii="Times New Roman" w:hAnsi="Times New Roman" w:cs="Times New Roman"/>
          <w:sz w:val="24"/>
          <w:szCs w:val="24"/>
        </w:rPr>
        <w:t>cinquenta e cinco anos próximos passados.</w:t>
      </w:r>
      <w:r w:rsidR="007A2D6A" w:rsidRPr="00A3036C">
        <w:rPr>
          <w:rFonts w:ascii="Times New Roman" w:hAnsi="Times New Roman" w:cs="Times New Roman"/>
          <w:sz w:val="24"/>
          <w:szCs w:val="24"/>
        </w:rPr>
        <w:t xml:space="preserve"> Fatos marcante</w:t>
      </w:r>
      <w:r w:rsidR="00752F4B" w:rsidRPr="00A3036C">
        <w:rPr>
          <w:rFonts w:ascii="Times New Roman" w:hAnsi="Times New Roman" w:cs="Times New Roman"/>
          <w:sz w:val="24"/>
          <w:szCs w:val="24"/>
        </w:rPr>
        <w:t>s de revoluções políticas, econômicas e sociais</w:t>
      </w:r>
      <w:r w:rsidR="00F93146" w:rsidRPr="00A3036C">
        <w:rPr>
          <w:rFonts w:ascii="Times New Roman" w:hAnsi="Times New Roman" w:cs="Times New Roman"/>
          <w:sz w:val="24"/>
          <w:szCs w:val="24"/>
        </w:rPr>
        <w:t xml:space="preserve"> neste período</w:t>
      </w:r>
      <w:r w:rsidR="00834348" w:rsidRPr="00A3036C">
        <w:rPr>
          <w:rFonts w:ascii="Times New Roman" w:hAnsi="Times New Roman" w:cs="Times New Roman"/>
          <w:sz w:val="24"/>
          <w:szCs w:val="24"/>
        </w:rPr>
        <w:t xml:space="preserve"> demonstram </w:t>
      </w:r>
      <w:r w:rsidR="001B18BF" w:rsidRPr="00A3036C">
        <w:rPr>
          <w:rFonts w:ascii="Times New Roman" w:hAnsi="Times New Roman" w:cs="Times New Roman"/>
          <w:sz w:val="24"/>
          <w:szCs w:val="24"/>
        </w:rPr>
        <w:t>em ordem cronológica decrescent</w:t>
      </w:r>
      <w:r w:rsidR="00955E24" w:rsidRPr="00A3036C">
        <w:rPr>
          <w:rFonts w:ascii="Times New Roman" w:hAnsi="Times New Roman" w:cs="Times New Roman"/>
          <w:sz w:val="24"/>
          <w:szCs w:val="24"/>
        </w:rPr>
        <w:t>e,</w:t>
      </w:r>
      <w:r w:rsidR="00801CFC" w:rsidRPr="00A3036C">
        <w:rPr>
          <w:rFonts w:ascii="Times New Roman" w:hAnsi="Times New Roman" w:cs="Times New Roman"/>
          <w:sz w:val="24"/>
          <w:szCs w:val="24"/>
        </w:rPr>
        <w:t xml:space="preserve"> </w:t>
      </w:r>
      <w:r w:rsidR="00DD479F" w:rsidRPr="00A3036C">
        <w:rPr>
          <w:rFonts w:ascii="Times New Roman" w:hAnsi="Times New Roman" w:cs="Times New Roman"/>
          <w:sz w:val="24"/>
          <w:szCs w:val="24"/>
        </w:rPr>
        <w:t xml:space="preserve">como </w:t>
      </w:r>
      <w:r w:rsidR="00DD479F" w:rsidRPr="00A3036C">
        <w:rPr>
          <w:rFonts w:ascii="Times New Roman" w:hAnsi="Times New Roman" w:cs="Times New Roman"/>
          <w:i/>
          <w:iCs/>
          <w:sz w:val="24"/>
          <w:szCs w:val="24"/>
        </w:rPr>
        <w:t>os</w:t>
      </w:r>
      <w:r w:rsidR="00DD479F" w:rsidRPr="00A3036C">
        <w:rPr>
          <w:rFonts w:ascii="Times New Roman" w:hAnsi="Times New Roman" w:cs="Times New Roman"/>
          <w:sz w:val="24"/>
          <w:szCs w:val="24"/>
        </w:rPr>
        <w:t xml:space="preserve"> </w:t>
      </w:r>
      <w:r w:rsidR="00DD479F" w:rsidRPr="00A3036C">
        <w:rPr>
          <w:rFonts w:ascii="Times New Roman" w:hAnsi="Times New Roman" w:cs="Times New Roman"/>
          <w:i/>
          <w:iCs/>
          <w:sz w:val="24"/>
          <w:szCs w:val="24"/>
        </w:rPr>
        <w:t>donos do mundo</w:t>
      </w:r>
      <w:r w:rsidR="00DD479F" w:rsidRPr="00A3036C">
        <w:rPr>
          <w:rFonts w:ascii="Times New Roman" w:hAnsi="Times New Roman" w:cs="Times New Roman"/>
          <w:sz w:val="24"/>
          <w:szCs w:val="24"/>
        </w:rPr>
        <w:t xml:space="preserve"> </w:t>
      </w:r>
      <w:r w:rsidR="00FD6B05" w:rsidRPr="00A3036C">
        <w:rPr>
          <w:rFonts w:ascii="Times New Roman" w:hAnsi="Times New Roman" w:cs="Times New Roman"/>
          <w:sz w:val="24"/>
          <w:szCs w:val="24"/>
        </w:rPr>
        <w:t>vem sendo confrontados pela, hoje, Resistência Multidimensional</w:t>
      </w:r>
      <w:r w:rsidR="003B689F" w:rsidRPr="00A3036C">
        <w:rPr>
          <w:rFonts w:ascii="Times New Roman" w:hAnsi="Times New Roman" w:cs="Times New Roman"/>
          <w:sz w:val="24"/>
          <w:szCs w:val="24"/>
        </w:rPr>
        <w:t xml:space="preserve">. </w:t>
      </w:r>
      <w:r w:rsidR="000B2BE6" w:rsidRPr="00A3036C">
        <w:rPr>
          <w:rFonts w:ascii="Times New Roman" w:hAnsi="Times New Roman" w:cs="Times New Roman"/>
          <w:sz w:val="24"/>
          <w:szCs w:val="24"/>
        </w:rPr>
        <w:t>IMSD —</w:t>
      </w:r>
      <w:r w:rsidR="00E67808" w:rsidRPr="00A3036C">
        <w:rPr>
          <w:rFonts w:ascii="Times New Roman" w:hAnsi="Times New Roman" w:cs="Times New Roman"/>
          <w:sz w:val="24"/>
          <w:szCs w:val="24"/>
        </w:rPr>
        <w:t xml:space="preserve"> </w:t>
      </w:r>
      <w:r w:rsidR="000B2BE6" w:rsidRPr="00A3036C">
        <w:rPr>
          <w:rFonts w:ascii="Times New Roman" w:hAnsi="Times New Roman" w:cs="Times New Roman"/>
          <w:sz w:val="24"/>
          <w:szCs w:val="24"/>
        </w:rPr>
        <w:t>Independência Mundial dos Servos de Deus</w:t>
      </w:r>
      <w:r w:rsidR="0003139D" w:rsidRPr="00A3036C">
        <w:rPr>
          <w:rFonts w:ascii="Times New Roman" w:hAnsi="Times New Roman" w:cs="Times New Roman"/>
          <w:sz w:val="24"/>
          <w:szCs w:val="24"/>
        </w:rPr>
        <w:t xml:space="preserve">, </w:t>
      </w:r>
      <w:r w:rsidR="00236105" w:rsidRPr="00A3036C">
        <w:rPr>
          <w:rFonts w:ascii="Times New Roman" w:hAnsi="Times New Roman" w:cs="Times New Roman"/>
          <w:sz w:val="24"/>
          <w:szCs w:val="24"/>
        </w:rPr>
        <w:t>estabelecida</w:t>
      </w:r>
      <w:r w:rsidR="007E6DCE" w:rsidRPr="00A3036C">
        <w:rPr>
          <w:rFonts w:ascii="Times New Roman" w:hAnsi="Times New Roman" w:cs="Times New Roman"/>
          <w:sz w:val="24"/>
          <w:szCs w:val="24"/>
        </w:rPr>
        <w:t xml:space="preserve"> pelo SPA</w:t>
      </w:r>
      <w:r w:rsidR="006411AC" w:rsidRPr="00A3036C">
        <w:rPr>
          <w:rFonts w:ascii="Times New Roman" w:hAnsi="Times New Roman" w:cs="Times New Roman"/>
          <w:sz w:val="24"/>
          <w:szCs w:val="24"/>
        </w:rPr>
        <w:t xml:space="preserve"> —Supremo Poder Anônimo</w:t>
      </w:r>
      <w:r w:rsidR="0030514A" w:rsidRPr="00A3036C">
        <w:rPr>
          <w:rFonts w:ascii="Times New Roman" w:hAnsi="Times New Roman" w:cs="Times New Roman"/>
          <w:sz w:val="24"/>
          <w:szCs w:val="24"/>
        </w:rPr>
        <w:t>, ostenta a cadeira de Presidente do Universo</w:t>
      </w:r>
      <w:r w:rsidR="00D64F84" w:rsidRPr="00A3036C">
        <w:rPr>
          <w:rFonts w:ascii="Times New Roman" w:hAnsi="Times New Roman" w:cs="Times New Roman"/>
          <w:sz w:val="24"/>
          <w:szCs w:val="24"/>
        </w:rPr>
        <w:t xml:space="preserve">, ocupada por Roberto Evaristo de </w:t>
      </w:r>
      <w:r w:rsidR="00D64F84" w:rsidRPr="00A3036C">
        <w:rPr>
          <w:rFonts w:ascii="Times New Roman" w:hAnsi="Times New Roman" w:cs="Times New Roman"/>
          <w:sz w:val="24"/>
          <w:szCs w:val="24"/>
        </w:rPr>
        <w:lastRenderedPageBreak/>
        <w:t>Macedo Soares</w:t>
      </w:r>
      <w:r w:rsidR="00BB34B1" w:rsidRPr="00A3036C">
        <w:rPr>
          <w:rFonts w:ascii="Times New Roman" w:hAnsi="Times New Roman" w:cs="Times New Roman"/>
          <w:sz w:val="24"/>
          <w:szCs w:val="24"/>
        </w:rPr>
        <w:t>.</w:t>
      </w:r>
      <w:r w:rsidR="00B8496B" w:rsidRPr="00A3036C">
        <w:rPr>
          <w:rFonts w:ascii="Times New Roman" w:hAnsi="Times New Roman" w:cs="Times New Roman"/>
          <w:sz w:val="24"/>
          <w:szCs w:val="24"/>
        </w:rPr>
        <w:t xml:space="preserve"> Durante </w:t>
      </w:r>
      <w:r w:rsidR="00F901A6" w:rsidRPr="00A3036C">
        <w:rPr>
          <w:rFonts w:ascii="Times New Roman" w:hAnsi="Times New Roman" w:cs="Times New Roman"/>
          <w:sz w:val="24"/>
          <w:szCs w:val="24"/>
        </w:rPr>
        <w:t>este tempo</w:t>
      </w:r>
      <w:r w:rsidR="005E1F91" w:rsidRPr="00A3036C">
        <w:t xml:space="preserve"> </w:t>
      </w:r>
      <w:r w:rsidR="005E1F91" w:rsidRPr="00A3036C">
        <w:rPr>
          <w:rFonts w:ascii="Times New Roman" w:hAnsi="Times New Roman" w:cs="Times New Roman"/>
          <w:sz w:val="24"/>
          <w:szCs w:val="24"/>
        </w:rPr>
        <w:t>Jesuíno Deusalino Pereira Nunes, Jesus de Deus</w:t>
      </w:r>
      <w:r w:rsidR="008B6A7D" w:rsidRPr="00A3036C">
        <w:rPr>
          <w:rFonts w:ascii="Times New Roman" w:hAnsi="Times New Roman" w:cs="Times New Roman"/>
          <w:sz w:val="24"/>
          <w:szCs w:val="24"/>
        </w:rPr>
        <w:t>, tem atuação discret</w:t>
      </w:r>
      <w:r w:rsidR="00807E3D" w:rsidRPr="00A3036C">
        <w:rPr>
          <w:rFonts w:ascii="Times New Roman" w:hAnsi="Times New Roman" w:cs="Times New Roman"/>
          <w:sz w:val="24"/>
          <w:szCs w:val="24"/>
        </w:rPr>
        <w:t>a</w:t>
      </w:r>
      <w:r w:rsidR="00B4704D" w:rsidRPr="00A3036C">
        <w:rPr>
          <w:rFonts w:ascii="Times New Roman" w:hAnsi="Times New Roman" w:cs="Times New Roman"/>
          <w:sz w:val="24"/>
          <w:szCs w:val="24"/>
        </w:rPr>
        <w:t>, apesar</w:t>
      </w:r>
      <w:r w:rsidR="00027071" w:rsidRPr="00A3036C">
        <w:rPr>
          <w:rFonts w:ascii="Times New Roman" w:hAnsi="Times New Roman" w:cs="Times New Roman"/>
          <w:sz w:val="24"/>
          <w:szCs w:val="24"/>
        </w:rPr>
        <w:t xml:space="preserve"> de possuir carisma</w:t>
      </w:r>
      <w:r w:rsidR="00C835A6" w:rsidRPr="00A3036C">
        <w:rPr>
          <w:rFonts w:ascii="Times New Roman" w:hAnsi="Times New Roman" w:cs="Times New Roman"/>
          <w:sz w:val="24"/>
          <w:szCs w:val="24"/>
        </w:rPr>
        <w:t xml:space="preserve"> e</w:t>
      </w:r>
      <w:r w:rsidR="003C29AE" w:rsidRPr="00A3036C">
        <w:rPr>
          <w:rFonts w:ascii="Times New Roman" w:hAnsi="Times New Roman" w:cs="Times New Roman"/>
          <w:sz w:val="24"/>
          <w:szCs w:val="24"/>
        </w:rPr>
        <w:t xml:space="preserve"> uma imagem</w:t>
      </w:r>
      <w:r w:rsidR="00EE1C50" w:rsidRPr="00A3036C">
        <w:rPr>
          <w:rFonts w:ascii="Times New Roman" w:hAnsi="Times New Roman" w:cs="Times New Roman"/>
          <w:sz w:val="24"/>
          <w:szCs w:val="24"/>
        </w:rPr>
        <w:t xml:space="preserve"> angelical, propositalmente, aproximada de</w:t>
      </w:r>
      <w:r w:rsidR="00E913A3" w:rsidRPr="00A3036C">
        <w:rPr>
          <w:rFonts w:ascii="Times New Roman" w:hAnsi="Times New Roman" w:cs="Times New Roman"/>
          <w:sz w:val="24"/>
          <w:szCs w:val="24"/>
        </w:rPr>
        <w:t xml:space="preserve"> Jesus Cristo. Cabelos,</w:t>
      </w:r>
      <w:r w:rsidR="00A41230" w:rsidRPr="00A3036C">
        <w:rPr>
          <w:rFonts w:ascii="Times New Roman" w:hAnsi="Times New Roman" w:cs="Times New Roman"/>
          <w:sz w:val="24"/>
          <w:szCs w:val="24"/>
        </w:rPr>
        <w:t xml:space="preserve"> forma física</w:t>
      </w:r>
      <w:r w:rsidR="003E69B6" w:rsidRPr="00A3036C">
        <w:rPr>
          <w:rFonts w:ascii="Times New Roman" w:hAnsi="Times New Roman" w:cs="Times New Roman"/>
          <w:sz w:val="24"/>
          <w:szCs w:val="24"/>
        </w:rPr>
        <w:t xml:space="preserve"> e</w:t>
      </w:r>
      <w:r w:rsidR="00DF40DE" w:rsidRPr="00A3036C">
        <w:rPr>
          <w:rFonts w:ascii="Times New Roman" w:hAnsi="Times New Roman" w:cs="Times New Roman"/>
          <w:sz w:val="24"/>
          <w:szCs w:val="24"/>
        </w:rPr>
        <w:t xml:space="preserve"> olhos penetrantes</w:t>
      </w:r>
      <w:r w:rsidR="00DD0575" w:rsidRPr="00A3036C">
        <w:rPr>
          <w:rFonts w:ascii="Times New Roman" w:hAnsi="Times New Roman" w:cs="Times New Roman"/>
          <w:sz w:val="24"/>
          <w:szCs w:val="24"/>
        </w:rPr>
        <w:t xml:space="preserve"> guardam </w:t>
      </w:r>
      <w:r w:rsidR="003E69B6" w:rsidRPr="00A3036C">
        <w:rPr>
          <w:rFonts w:ascii="Times New Roman" w:hAnsi="Times New Roman" w:cs="Times New Roman"/>
          <w:sz w:val="24"/>
          <w:szCs w:val="24"/>
        </w:rPr>
        <w:t>o enigma</w:t>
      </w:r>
      <w:r w:rsidR="00807E3D" w:rsidRPr="00A3036C">
        <w:rPr>
          <w:rFonts w:ascii="Times New Roman" w:hAnsi="Times New Roman" w:cs="Times New Roman"/>
          <w:sz w:val="24"/>
          <w:szCs w:val="24"/>
        </w:rPr>
        <w:t xml:space="preserve"> </w:t>
      </w:r>
      <w:r w:rsidR="000228B6" w:rsidRPr="00A3036C">
        <w:rPr>
          <w:rFonts w:ascii="Times New Roman" w:hAnsi="Times New Roman" w:cs="Times New Roman"/>
          <w:sz w:val="24"/>
          <w:szCs w:val="24"/>
        </w:rPr>
        <w:t xml:space="preserve">do poder divinal </w:t>
      </w:r>
      <w:r w:rsidR="003E3A87" w:rsidRPr="00A3036C">
        <w:rPr>
          <w:rFonts w:ascii="Times New Roman" w:hAnsi="Times New Roman" w:cs="Times New Roman"/>
          <w:sz w:val="24"/>
          <w:szCs w:val="24"/>
        </w:rPr>
        <w:t xml:space="preserve">de o Escolhido </w:t>
      </w:r>
      <w:r w:rsidR="004C21FA" w:rsidRPr="00A3036C">
        <w:rPr>
          <w:rFonts w:ascii="Times New Roman" w:hAnsi="Times New Roman" w:cs="Times New Roman"/>
          <w:sz w:val="24"/>
          <w:szCs w:val="24"/>
        </w:rPr>
        <w:t>p</w:t>
      </w:r>
      <w:r w:rsidR="009574DB" w:rsidRPr="00A3036C">
        <w:rPr>
          <w:rFonts w:ascii="Times New Roman" w:hAnsi="Times New Roman" w:cs="Times New Roman"/>
          <w:sz w:val="24"/>
          <w:szCs w:val="24"/>
        </w:rPr>
        <w:t>elo</w:t>
      </w:r>
      <w:r w:rsidR="001661CD" w:rsidRPr="00A3036C">
        <w:rPr>
          <w:rFonts w:ascii="Times New Roman" w:hAnsi="Times New Roman" w:cs="Times New Roman"/>
          <w:sz w:val="24"/>
          <w:szCs w:val="24"/>
        </w:rPr>
        <w:t xml:space="preserve"> SPA</w:t>
      </w:r>
      <w:r w:rsidR="009574DB" w:rsidRPr="00A3036C">
        <w:rPr>
          <w:rFonts w:ascii="Times New Roman" w:hAnsi="Times New Roman" w:cs="Times New Roman"/>
          <w:sz w:val="24"/>
          <w:szCs w:val="24"/>
        </w:rPr>
        <w:t xml:space="preserve"> —Supremo Poder Anônimo</w:t>
      </w:r>
      <w:r w:rsidR="00A733EB" w:rsidRPr="00A3036C">
        <w:rPr>
          <w:rFonts w:ascii="Times New Roman" w:hAnsi="Times New Roman" w:cs="Times New Roman"/>
          <w:sz w:val="24"/>
          <w:szCs w:val="24"/>
        </w:rPr>
        <w:t xml:space="preserve"> p</w:t>
      </w:r>
      <w:r w:rsidR="00EA1F54" w:rsidRPr="00A3036C">
        <w:rPr>
          <w:rFonts w:ascii="Times New Roman" w:hAnsi="Times New Roman" w:cs="Times New Roman"/>
          <w:sz w:val="24"/>
          <w:szCs w:val="24"/>
        </w:rPr>
        <w:t>ara representar o filho de Deus, sendo o Anticristo</w:t>
      </w:r>
      <w:r w:rsidR="004C21FA" w:rsidRPr="00A3036C">
        <w:rPr>
          <w:rFonts w:ascii="Times New Roman" w:hAnsi="Times New Roman" w:cs="Times New Roman"/>
          <w:sz w:val="24"/>
          <w:szCs w:val="24"/>
        </w:rPr>
        <w:t>.</w:t>
      </w:r>
    </w:p>
    <w:p w14:paraId="39687659" w14:textId="77777777" w:rsidR="007F2EB9" w:rsidRPr="00A3036C" w:rsidRDefault="005E7900"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A IMSD, sob a tutela do Supremo Poder Anônimo</w:t>
      </w:r>
      <w:r w:rsidR="007324A3" w:rsidRPr="00A3036C">
        <w:rPr>
          <w:rFonts w:ascii="Times New Roman" w:hAnsi="Times New Roman" w:cs="Times New Roman"/>
          <w:sz w:val="24"/>
          <w:szCs w:val="24"/>
        </w:rPr>
        <w:t>, faz o dever de casa</w:t>
      </w:r>
      <w:r w:rsidR="00D72C7A" w:rsidRPr="00A3036C">
        <w:rPr>
          <w:rFonts w:ascii="Times New Roman" w:hAnsi="Times New Roman" w:cs="Times New Roman"/>
          <w:sz w:val="24"/>
          <w:szCs w:val="24"/>
        </w:rPr>
        <w:t xml:space="preserve"> adicionada dos primeiros escalões dos pilares </w:t>
      </w:r>
      <w:r w:rsidR="003E2D71" w:rsidRPr="00A3036C">
        <w:rPr>
          <w:rFonts w:ascii="Times New Roman" w:hAnsi="Times New Roman" w:cs="Times New Roman"/>
          <w:sz w:val="24"/>
          <w:szCs w:val="24"/>
        </w:rPr>
        <w:t>do Projeto de Perpetuação do Pode</w:t>
      </w:r>
      <w:r w:rsidR="005975DF" w:rsidRPr="00A3036C">
        <w:rPr>
          <w:rFonts w:ascii="Times New Roman" w:hAnsi="Times New Roman" w:cs="Times New Roman"/>
          <w:sz w:val="24"/>
          <w:szCs w:val="24"/>
        </w:rPr>
        <w:t>r: governo, religião, mídia e educação</w:t>
      </w:r>
      <w:r w:rsidR="003B0B82" w:rsidRPr="00A3036C">
        <w:rPr>
          <w:rFonts w:ascii="Times New Roman" w:hAnsi="Times New Roman" w:cs="Times New Roman"/>
          <w:sz w:val="24"/>
          <w:szCs w:val="24"/>
        </w:rPr>
        <w:t xml:space="preserve"> na manutenção de vibraçõe</w:t>
      </w:r>
      <w:r w:rsidR="00010D8B" w:rsidRPr="00A3036C">
        <w:rPr>
          <w:rFonts w:ascii="Times New Roman" w:hAnsi="Times New Roman" w:cs="Times New Roman"/>
          <w:sz w:val="24"/>
          <w:szCs w:val="24"/>
        </w:rPr>
        <w:t>s trevosas no orbe terrestre</w:t>
      </w:r>
      <w:r w:rsidR="007F2EB9" w:rsidRPr="00A3036C">
        <w:rPr>
          <w:rFonts w:ascii="Times New Roman" w:hAnsi="Times New Roman" w:cs="Times New Roman"/>
          <w:sz w:val="24"/>
          <w:szCs w:val="24"/>
        </w:rPr>
        <w:t>.</w:t>
      </w:r>
    </w:p>
    <w:p w14:paraId="2120948D" w14:textId="77777777" w:rsidR="00EA2346" w:rsidRPr="00A3036C" w:rsidRDefault="007F2EB9"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w:t>
      </w:r>
      <w:r w:rsidR="00321AEB" w:rsidRPr="00A3036C">
        <w:rPr>
          <w:rFonts w:ascii="Times New Roman" w:hAnsi="Times New Roman" w:cs="Times New Roman"/>
          <w:sz w:val="24"/>
          <w:szCs w:val="24"/>
        </w:rPr>
        <w:t xml:space="preserve">mal exercício do </w:t>
      </w:r>
      <w:r w:rsidRPr="00A3036C">
        <w:rPr>
          <w:rFonts w:ascii="Times New Roman" w:hAnsi="Times New Roman" w:cs="Times New Roman"/>
          <w:sz w:val="24"/>
          <w:szCs w:val="24"/>
        </w:rPr>
        <w:t>livre arbítrio humano</w:t>
      </w:r>
      <w:r w:rsidR="001973FF" w:rsidRPr="00A3036C">
        <w:rPr>
          <w:rFonts w:ascii="Times New Roman" w:hAnsi="Times New Roman" w:cs="Times New Roman"/>
          <w:sz w:val="24"/>
          <w:szCs w:val="24"/>
        </w:rPr>
        <w:t xml:space="preserve"> corrobor</w:t>
      </w:r>
      <w:r w:rsidR="000169D0" w:rsidRPr="00A3036C">
        <w:rPr>
          <w:rFonts w:ascii="Times New Roman" w:hAnsi="Times New Roman" w:cs="Times New Roman"/>
          <w:sz w:val="24"/>
          <w:szCs w:val="24"/>
        </w:rPr>
        <w:t xml:space="preserve">a para </w:t>
      </w:r>
      <w:r w:rsidR="00B925DB" w:rsidRPr="00A3036C">
        <w:rPr>
          <w:rFonts w:ascii="Times New Roman" w:hAnsi="Times New Roman" w:cs="Times New Roman"/>
          <w:sz w:val="24"/>
          <w:szCs w:val="24"/>
        </w:rPr>
        <w:t>o fortalecimento de energias</w:t>
      </w:r>
      <w:r w:rsidR="00D36E6D" w:rsidRPr="00A3036C">
        <w:rPr>
          <w:rFonts w:ascii="Times New Roman" w:hAnsi="Times New Roman" w:cs="Times New Roman"/>
          <w:sz w:val="24"/>
          <w:szCs w:val="24"/>
        </w:rPr>
        <w:t xml:space="preserve"> </w:t>
      </w:r>
      <w:r w:rsidR="00161C13" w:rsidRPr="00A3036C">
        <w:rPr>
          <w:rFonts w:ascii="Times New Roman" w:hAnsi="Times New Roman" w:cs="Times New Roman"/>
          <w:sz w:val="24"/>
          <w:szCs w:val="24"/>
        </w:rPr>
        <w:t xml:space="preserve">maléficas ao desenvolvimento da consciência </w:t>
      </w:r>
      <w:r w:rsidR="00CF3D5B" w:rsidRPr="00A3036C">
        <w:rPr>
          <w:rFonts w:ascii="Times New Roman" w:hAnsi="Times New Roman" w:cs="Times New Roman"/>
          <w:sz w:val="24"/>
          <w:szCs w:val="24"/>
        </w:rPr>
        <w:t xml:space="preserve">e, por conseguinte </w:t>
      </w:r>
      <w:r w:rsidR="00EA2346" w:rsidRPr="00A3036C">
        <w:rPr>
          <w:rFonts w:ascii="Times New Roman" w:hAnsi="Times New Roman" w:cs="Times New Roman"/>
          <w:sz w:val="24"/>
          <w:szCs w:val="24"/>
        </w:rPr>
        <w:t>à</w:t>
      </w:r>
      <w:r w:rsidR="00AD72DA" w:rsidRPr="00A3036C">
        <w:rPr>
          <w:rFonts w:ascii="Times New Roman" w:hAnsi="Times New Roman" w:cs="Times New Roman"/>
          <w:sz w:val="24"/>
          <w:szCs w:val="24"/>
        </w:rPr>
        <w:t xml:space="preserve"> conexão com o Eu Superior.</w:t>
      </w:r>
    </w:p>
    <w:p w14:paraId="0E945750" w14:textId="201DC47A" w:rsidR="00A802B4" w:rsidRPr="00A3036C" w:rsidRDefault="00F87A9B"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Desigualdades sociais</w:t>
      </w:r>
      <w:r w:rsidR="006C7DCA" w:rsidRPr="00A3036C">
        <w:rPr>
          <w:rFonts w:ascii="Times New Roman" w:hAnsi="Times New Roman" w:cs="Times New Roman"/>
          <w:sz w:val="24"/>
          <w:szCs w:val="24"/>
        </w:rPr>
        <w:t>,</w:t>
      </w:r>
      <w:r w:rsidR="00DC4F98" w:rsidRPr="00A3036C">
        <w:rPr>
          <w:rFonts w:ascii="Times New Roman" w:hAnsi="Times New Roman" w:cs="Times New Roman"/>
          <w:sz w:val="24"/>
          <w:szCs w:val="24"/>
        </w:rPr>
        <w:t xml:space="preserve"> fomentadas pela indiferença de elite</w:t>
      </w:r>
      <w:r w:rsidR="00F16AFE" w:rsidRPr="00A3036C">
        <w:rPr>
          <w:rFonts w:ascii="Times New Roman" w:hAnsi="Times New Roman" w:cs="Times New Roman"/>
          <w:sz w:val="24"/>
          <w:szCs w:val="24"/>
        </w:rPr>
        <w:t>s mergulhadas no apego fugaz da materialidade</w:t>
      </w:r>
      <w:r w:rsidR="006C7DCA" w:rsidRPr="00A3036C">
        <w:rPr>
          <w:rFonts w:ascii="Times New Roman" w:hAnsi="Times New Roman" w:cs="Times New Roman"/>
          <w:sz w:val="24"/>
          <w:szCs w:val="24"/>
        </w:rPr>
        <w:t>,</w:t>
      </w:r>
      <w:r w:rsidR="000545F9" w:rsidRPr="00A3036C">
        <w:rPr>
          <w:rFonts w:ascii="Times New Roman" w:hAnsi="Times New Roman" w:cs="Times New Roman"/>
          <w:sz w:val="24"/>
          <w:szCs w:val="24"/>
        </w:rPr>
        <w:t xml:space="preserve"> garantem</w:t>
      </w:r>
      <w:r w:rsidR="009202BE" w:rsidRPr="00A3036C">
        <w:rPr>
          <w:rFonts w:ascii="Times New Roman" w:hAnsi="Times New Roman" w:cs="Times New Roman"/>
          <w:sz w:val="24"/>
          <w:szCs w:val="24"/>
        </w:rPr>
        <w:t xml:space="preserve"> </w:t>
      </w:r>
      <w:r w:rsidR="006C7DCA" w:rsidRPr="00A3036C">
        <w:rPr>
          <w:rFonts w:ascii="Times New Roman" w:hAnsi="Times New Roman" w:cs="Times New Roman"/>
          <w:sz w:val="24"/>
          <w:szCs w:val="24"/>
        </w:rPr>
        <w:t xml:space="preserve">a </w:t>
      </w:r>
      <w:r w:rsidR="009202BE" w:rsidRPr="00A3036C">
        <w:rPr>
          <w:rFonts w:ascii="Times New Roman" w:hAnsi="Times New Roman" w:cs="Times New Roman"/>
          <w:sz w:val="24"/>
          <w:szCs w:val="24"/>
        </w:rPr>
        <w:t xml:space="preserve">estes seres </w:t>
      </w:r>
      <w:r w:rsidR="006C7DCA" w:rsidRPr="00A3036C">
        <w:rPr>
          <w:rFonts w:ascii="Times New Roman" w:hAnsi="Times New Roman" w:cs="Times New Roman"/>
          <w:sz w:val="24"/>
          <w:szCs w:val="24"/>
        </w:rPr>
        <w:t xml:space="preserve"> </w:t>
      </w:r>
      <w:r w:rsidR="00053CDA" w:rsidRPr="00A3036C">
        <w:rPr>
          <w:rFonts w:ascii="Times New Roman" w:hAnsi="Times New Roman" w:cs="Times New Roman"/>
          <w:sz w:val="24"/>
          <w:szCs w:val="24"/>
        </w:rPr>
        <w:t>o luxo cultuado pel</w:t>
      </w:r>
      <w:r w:rsidR="001C7D97" w:rsidRPr="00A3036C">
        <w:rPr>
          <w:rFonts w:ascii="Times New Roman" w:hAnsi="Times New Roman" w:cs="Times New Roman"/>
          <w:sz w:val="24"/>
          <w:szCs w:val="24"/>
        </w:rPr>
        <w:t>as treva</w:t>
      </w:r>
      <w:r w:rsidR="004B717E" w:rsidRPr="00A3036C">
        <w:rPr>
          <w:rFonts w:ascii="Times New Roman" w:hAnsi="Times New Roman" w:cs="Times New Roman"/>
          <w:sz w:val="24"/>
          <w:szCs w:val="24"/>
        </w:rPr>
        <w:t>s</w:t>
      </w:r>
      <w:r w:rsidR="00EB1FAD" w:rsidRPr="00A3036C">
        <w:rPr>
          <w:rFonts w:ascii="Times New Roman" w:hAnsi="Times New Roman" w:cs="Times New Roman"/>
          <w:sz w:val="24"/>
          <w:szCs w:val="24"/>
        </w:rPr>
        <w:t xml:space="preserve">. </w:t>
      </w:r>
      <w:r w:rsidR="00543D6A" w:rsidRPr="00A3036C">
        <w:rPr>
          <w:rFonts w:ascii="Times New Roman" w:hAnsi="Times New Roman" w:cs="Times New Roman"/>
          <w:sz w:val="24"/>
          <w:szCs w:val="24"/>
        </w:rPr>
        <w:t>O d</w:t>
      </w:r>
      <w:r w:rsidR="00021690" w:rsidRPr="00A3036C">
        <w:rPr>
          <w:rFonts w:ascii="Times New Roman" w:hAnsi="Times New Roman" w:cs="Times New Roman"/>
          <w:sz w:val="24"/>
          <w:szCs w:val="24"/>
        </w:rPr>
        <w:t>inheiro, independentemente de sua procedência é o passaporte</w:t>
      </w:r>
      <w:r w:rsidR="0024313F" w:rsidRPr="00A3036C">
        <w:rPr>
          <w:rFonts w:ascii="Times New Roman" w:hAnsi="Times New Roman" w:cs="Times New Roman"/>
          <w:sz w:val="24"/>
          <w:szCs w:val="24"/>
        </w:rPr>
        <w:t xml:space="preserve"> para frequentar o topo da pirâmide social</w:t>
      </w:r>
      <w:r w:rsidR="00EB04BA" w:rsidRPr="00A3036C">
        <w:rPr>
          <w:rFonts w:ascii="Times New Roman" w:hAnsi="Times New Roman" w:cs="Times New Roman"/>
          <w:sz w:val="24"/>
          <w:szCs w:val="24"/>
        </w:rPr>
        <w:t>.</w:t>
      </w:r>
      <w:r w:rsidR="005F75B5" w:rsidRPr="00A3036C">
        <w:rPr>
          <w:rFonts w:ascii="Times New Roman" w:hAnsi="Times New Roman" w:cs="Times New Roman"/>
          <w:sz w:val="24"/>
          <w:szCs w:val="24"/>
        </w:rPr>
        <w:t xml:space="preserve"> </w:t>
      </w:r>
      <w:r w:rsidR="00B115EA" w:rsidRPr="00A3036C">
        <w:rPr>
          <w:rFonts w:ascii="Times New Roman" w:hAnsi="Times New Roman" w:cs="Times New Roman"/>
          <w:sz w:val="24"/>
          <w:szCs w:val="24"/>
        </w:rPr>
        <w:t xml:space="preserve">O importante não é </w:t>
      </w:r>
      <w:r w:rsidR="00A705F0" w:rsidRPr="00A3036C">
        <w:rPr>
          <w:rFonts w:ascii="Times New Roman" w:hAnsi="Times New Roman" w:cs="Times New Roman"/>
          <w:sz w:val="24"/>
          <w:szCs w:val="24"/>
        </w:rPr>
        <w:t xml:space="preserve">o caráter de </w:t>
      </w:r>
      <w:r w:rsidR="00B115EA" w:rsidRPr="00A3036C">
        <w:rPr>
          <w:rFonts w:ascii="Times New Roman" w:hAnsi="Times New Roman" w:cs="Times New Roman"/>
          <w:sz w:val="24"/>
          <w:szCs w:val="24"/>
        </w:rPr>
        <w:t>quem se apresenta e, sim o qu</w:t>
      </w:r>
      <w:r w:rsidR="00F178C5" w:rsidRPr="00A3036C">
        <w:rPr>
          <w:rFonts w:ascii="Times New Roman" w:hAnsi="Times New Roman" w:cs="Times New Roman"/>
          <w:sz w:val="24"/>
          <w:szCs w:val="24"/>
        </w:rPr>
        <w:t>anto,</w:t>
      </w:r>
      <w:r w:rsidR="00B115EA" w:rsidRPr="00A3036C">
        <w:rPr>
          <w:rFonts w:ascii="Times New Roman" w:hAnsi="Times New Roman" w:cs="Times New Roman"/>
          <w:sz w:val="24"/>
          <w:szCs w:val="24"/>
        </w:rPr>
        <w:t xml:space="preserve"> se tem</w:t>
      </w:r>
      <w:r w:rsidR="00A705F0" w:rsidRPr="00A3036C">
        <w:rPr>
          <w:rFonts w:ascii="Times New Roman" w:hAnsi="Times New Roman" w:cs="Times New Roman"/>
          <w:sz w:val="24"/>
          <w:szCs w:val="24"/>
        </w:rPr>
        <w:t xml:space="preserve"> para apresentar.</w:t>
      </w:r>
      <w:r w:rsidR="00C036E6" w:rsidRPr="00A3036C">
        <w:rPr>
          <w:rFonts w:ascii="Times New Roman" w:hAnsi="Times New Roman" w:cs="Times New Roman"/>
          <w:sz w:val="24"/>
          <w:szCs w:val="24"/>
        </w:rPr>
        <w:t xml:space="preserve"> Valores inalienáveis</w:t>
      </w:r>
      <w:r w:rsidR="00803452" w:rsidRPr="00A3036C">
        <w:rPr>
          <w:rFonts w:ascii="Times New Roman" w:hAnsi="Times New Roman" w:cs="Times New Roman"/>
          <w:sz w:val="24"/>
          <w:szCs w:val="24"/>
        </w:rPr>
        <w:t xml:space="preserve"> expressados em condutas usuais</w:t>
      </w:r>
      <w:r w:rsidR="00C036E6" w:rsidRPr="00A3036C">
        <w:rPr>
          <w:rFonts w:ascii="Times New Roman" w:hAnsi="Times New Roman" w:cs="Times New Roman"/>
          <w:sz w:val="24"/>
          <w:szCs w:val="24"/>
        </w:rPr>
        <w:t xml:space="preserve"> estão jogados no </w:t>
      </w:r>
      <w:r w:rsidR="00BA0BE5" w:rsidRPr="00A3036C">
        <w:rPr>
          <w:rFonts w:ascii="Times New Roman" w:hAnsi="Times New Roman" w:cs="Times New Roman"/>
          <w:i/>
          <w:iCs/>
          <w:sz w:val="24"/>
          <w:szCs w:val="24"/>
        </w:rPr>
        <w:t>lixo social</w:t>
      </w:r>
      <w:r w:rsidR="00BA0BE5" w:rsidRPr="00A3036C">
        <w:rPr>
          <w:rFonts w:ascii="Times New Roman" w:hAnsi="Times New Roman" w:cs="Times New Roman"/>
          <w:sz w:val="24"/>
          <w:szCs w:val="24"/>
        </w:rPr>
        <w:t>.</w:t>
      </w:r>
      <w:r w:rsidR="00A20CFB" w:rsidRPr="00A3036C">
        <w:rPr>
          <w:rFonts w:ascii="Times New Roman" w:hAnsi="Times New Roman" w:cs="Times New Roman"/>
          <w:sz w:val="24"/>
          <w:szCs w:val="24"/>
        </w:rPr>
        <w:t xml:space="preserve"> </w:t>
      </w:r>
      <w:r w:rsidR="004C4C60" w:rsidRPr="00A3036C">
        <w:rPr>
          <w:rFonts w:ascii="Times New Roman" w:hAnsi="Times New Roman" w:cs="Times New Roman"/>
          <w:sz w:val="24"/>
          <w:szCs w:val="24"/>
        </w:rPr>
        <w:t xml:space="preserve"> Realmente, </w:t>
      </w:r>
      <w:r w:rsidR="000F2596" w:rsidRPr="00A3036C">
        <w:rPr>
          <w:rFonts w:ascii="Times New Roman" w:hAnsi="Times New Roman" w:cs="Times New Roman"/>
          <w:i/>
          <w:iCs/>
          <w:sz w:val="24"/>
          <w:szCs w:val="24"/>
        </w:rPr>
        <w:t>a tríade da maldade humana</w:t>
      </w:r>
      <w:r w:rsidR="000F2596" w:rsidRPr="00A3036C">
        <w:rPr>
          <w:rFonts w:ascii="Times New Roman" w:hAnsi="Times New Roman" w:cs="Times New Roman"/>
          <w:sz w:val="24"/>
          <w:szCs w:val="24"/>
        </w:rPr>
        <w:t xml:space="preserve">: </w:t>
      </w:r>
      <w:r w:rsidR="00FC3821" w:rsidRPr="00A3036C">
        <w:rPr>
          <w:rFonts w:ascii="Times New Roman" w:hAnsi="Times New Roman" w:cs="Times New Roman"/>
          <w:i/>
          <w:iCs/>
          <w:sz w:val="24"/>
          <w:szCs w:val="24"/>
        </w:rPr>
        <w:t>ego</w:t>
      </w:r>
      <w:r w:rsidR="00FC3821" w:rsidRPr="00A3036C">
        <w:rPr>
          <w:rFonts w:ascii="Times New Roman" w:hAnsi="Times New Roman" w:cs="Times New Roman"/>
          <w:sz w:val="24"/>
          <w:szCs w:val="24"/>
        </w:rPr>
        <w:t xml:space="preserve">, </w:t>
      </w:r>
      <w:r w:rsidR="00FC3821" w:rsidRPr="00A3036C">
        <w:rPr>
          <w:rFonts w:ascii="Times New Roman" w:hAnsi="Times New Roman" w:cs="Times New Roman"/>
          <w:i/>
          <w:iCs/>
          <w:sz w:val="24"/>
          <w:szCs w:val="24"/>
        </w:rPr>
        <w:t xml:space="preserve">ganância </w:t>
      </w:r>
      <w:r w:rsidR="00FC3821" w:rsidRPr="00A3036C">
        <w:rPr>
          <w:rFonts w:ascii="Times New Roman" w:hAnsi="Times New Roman" w:cs="Times New Roman"/>
          <w:sz w:val="24"/>
          <w:szCs w:val="24"/>
        </w:rPr>
        <w:t xml:space="preserve">e </w:t>
      </w:r>
      <w:r w:rsidR="00FC3821" w:rsidRPr="00A3036C">
        <w:rPr>
          <w:rFonts w:ascii="Times New Roman" w:hAnsi="Times New Roman" w:cs="Times New Roman"/>
          <w:i/>
          <w:iCs/>
          <w:sz w:val="24"/>
          <w:szCs w:val="24"/>
        </w:rPr>
        <w:t>medo</w:t>
      </w:r>
      <w:r w:rsidR="00FC3821" w:rsidRPr="00A3036C">
        <w:rPr>
          <w:rFonts w:ascii="Times New Roman" w:hAnsi="Times New Roman" w:cs="Times New Roman"/>
          <w:sz w:val="24"/>
          <w:szCs w:val="24"/>
        </w:rPr>
        <w:t xml:space="preserve"> deverão</w:t>
      </w:r>
      <w:r w:rsidR="005A4EAB" w:rsidRPr="00A3036C">
        <w:rPr>
          <w:rFonts w:ascii="Times New Roman" w:hAnsi="Times New Roman" w:cs="Times New Roman"/>
          <w:sz w:val="24"/>
          <w:szCs w:val="24"/>
        </w:rPr>
        <w:t xml:space="preserve"> continuar</w:t>
      </w:r>
      <w:r w:rsidR="003361F1" w:rsidRPr="00A3036C">
        <w:rPr>
          <w:rFonts w:ascii="Times New Roman" w:hAnsi="Times New Roman" w:cs="Times New Roman"/>
          <w:sz w:val="24"/>
          <w:szCs w:val="24"/>
        </w:rPr>
        <w:t xml:space="preserve"> prevalecendo na consciência humana.</w:t>
      </w:r>
    </w:p>
    <w:p w14:paraId="3CB96C87" w14:textId="4B70C8C0" w:rsidR="00A20CFB" w:rsidRPr="00A3036C" w:rsidRDefault="00A20CFB"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Poderes executivo, legislativo e jud</w:t>
      </w:r>
      <w:r w:rsidR="00956484" w:rsidRPr="00A3036C">
        <w:rPr>
          <w:rFonts w:ascii="Times New Roman" w:hAnsi="Times New Roman" w:cs="Times New Roman"/>
          <w:sz w:val="24"/>
          <w:szCs w:val="24"/>
        </w:rPr>
        <w:t>i</w:t>
      </w:r>
      <w:r w:rsidRPr="00A3036C">
        <w:rPr>
          <w:rFonts w:ascii="Times New Roman" w:hAnsi="Times New Roman" w:cs="Times New Roman"/>
          <w:sz w:val="24"/>
          <w:szCs w:val="24"/>
        </w:rPr>
        <w:t>ciário</w:t>
      </w:r>
      <w:r w:rsidR="00956484" w:rsidRPr="00A3036C">
        <w:rPr>
          <w:rFonts w:ascii="Times New Roman" w:hAnsi="Times New Roman" w:cs="Times New Roman"/>
          <w:sz w:val="24"/>
          <w:szCs w:val="24"/>
        </w:rPr>
        <w:t xml:space="preserve"> teatralizam</w:t>
      </w:r>
      <w:r w:rsidR="00293298" w:rsidRPr="00A3036C">
        <w:rPr>
          <w:rFonts w:ascii="Times New Roman" w:hAnsi="Times New Roman" w:cs="Times New Roman"/>
          <w:sz w:val="24"/>
          <w:szCs w:val="24"/>
        </w:rPr>
        <w:t xml:space="preserve"> ideais esvaziados</w:t>
      </w:r>
      <w:r w:rsidR="002D5ECA" w:rsidRPr="00A3036C">
        <w:rPr>
          <w:rFonts w:ascii="Times New Roman" w:hAnsi="Times New Roman" w:cs="Times New Roman"/>
          <w:sz w:val="24"/>
          <w:szCs w:val="24"/>
        </w:rPr>
        <w:t xml:space="preserve"> </w:t>
      </w:r>
      <w:r w:rsidR="008C6ED7" w:rsidRPr="00A3036C">
        <w:rPr>
          <w:rFonts w:ascii="Times New Roman" w:hAnsi="Times New Roman" w:cs="Times New Roman"/>
          <w:sz w:val="24"/>
          <w:szCs w:val="24"/>
        </w:rPr>
        <w:t>pel</w:t>
      </w:r>
      <w:r w:rsidR="004747CD" w:rsidRPr="00A3036C">
        <w:rPr>
          <w:rFonts w:ascii="Times New Roman" w:hAnsi="Times New Roman" w:cs="Times New Roman"/>
          <w:sz w:val="24"/>
          <w:szCs w:val="24"/>
        </w:rPr>
        <w:t>a governança.</w:t>
      </w:r>
      <w:r w:rsidR="006178EA" w:rsidRPr="00A3036C">
        <w:rPr>
          <w:rFonts w:ascii="Times New Roman" w:hAnsi="Times New Roman" w:cs="Times New Roman"/>
          <w:sz w:val="24"/>
          <w:szCs w:val="24"/>
        </w:rPr>
        <w:t xml:space="preserve"> Tudo está dominado, não</w:t>
      </w:r>
      <w:r w:rsidR="00DF4D72" w:rsidRPr="00A3036C">
        <w:rPr>
          <w:rFonts w:ascii="Times New Roman" w:hAnsi="Times New Roman" w:cs="Times New Roman"/>
          <w:sz w:val="24"/>
          <w:szCs w:val="24"/>
        </w:rPr>
        <w:t xml:space="preserve"> pelos Chefes de Estado e suas equipes governamentais</w:t>
      </w:r>
      <w:r w:rsidR="00AA2B43" w:rsidRPr="00A3036C">
        <w:rPr>
          <w:rFonts w:ascii="Times New Roman" w:hAnsi="Times New Roman" w:cs="Times New Roman"/>
          <w:sz w:val="24"/>
          <w:szCs w:val="24"/>
        </w:rPr>
        <w:t>, mas pelo Supremo Poder Anônimo</w:t>
      </w:r>
      <w:r w:rsidR="00BA0A17" w:rsidRPr="00A3036C">
        <w:rPr>
          <w:rFonts w:ascii="Times New Roman" w:hAnsi="Times New Roman" w:cs="Times New Roman"/>
          <w:sz w:val="24"/>
          <w:szCs w:val="24"/>
        </w:rPr>
        <w:t xml:space="preserve"> e assim deve continuar</w:t>
      </w:r>
      <w:r w:rsidR="00D268C2" w:rsidRPr="00A3036C">
        <w:rPr>
          <w:rFonts w:ascii="Times New Roman" w:hAnsi="Times New Roman" w:cs="Times New Roman"/>
          <w:sz w:val="24"/>
          <w:szCs w:val="24"/>
        </w:rPr>
        <w:t xml:space="preserve"> pela vontade dos </w:t>
      </w:r>
      <w:r w:rsidR="00D268C2" w:rsidRPr="00A3036C">
        <w:rPr>
          <w:rFonts w:ascii="Times New Roman" w:hAnsi="Times New Roman" w:cs="Times New Roman"/>
          <w:i/>
          <w:iCs/>
          <w:sz w:val="24"/>
          <w:szCs w:val="24"/>
        </w:rPr>
        <w:t>malenirus</w:t>
      </w:r>
      <w:r w:rsidR="00D268C2" w:rsidRPr="00A3036C">
        <w:rPr>
          <w:rFonts w:ascii="Times New Roman" w:hAnsi="Times New Roman" w:cs="Times New Roman"/>
          <w:sz w:val="24"/>
          <w:szCs w:val="24"/>
        </w:rPr>
        <w:t xml:space="preserve">, </w:t>
      </w:r>
      <w:bookmarkStart w:id="16" w:name="_Hlk182304470"/>
      <w:r w:rsidR="00D268C2" w:rsidRPr="00A3036C">
        <w:rPr>
          <w:rFonts w:ascii="Times New Roman" w:hAnsi="Times New Roman" w:cs="Times New Roman"/>
          <w:i/>
          <w:iCs/>
          <w:sz w:val="24"/>
          <w:szCs w:val="24"/>
        </w:rPr>
        <w:t>reinonaques</w:t>
      </w:r>
      <w:r w:rsidR="00D268C2" w:rsidRPr="00A3036C">
        <w:rPr>
          <w:rFonts w:ascii="Times New Roman" w:hAnsi="Times New Roman" w:cs="Times New Roman"/>
          <w:sz w:val="24"/>
          <w:szCs w:val="24"/>
        </w:rPr>
        <w:t xml:space="preserve"> e </w:t>
      </w:r>
      <w:r w:rsidR="00D268C2" w:rsidRPr="00A3036C">
        <w:rPr>
          <w:rFonts w:ascii="Times New Roman" w:hAnsi="Times New Roman" w:cs="Times New Roman"/>
          <w:i/>
          <w:iCs/>
          <w:sz w:val="24"/>
          <w:szCs w:val="24"/>
        </w:rPr>
        <w:t>dominitilianos</w:t>
      </w:r>
      <w:bookmarkEnd w:id="16"/>
      <w:r w:rsidR="00D268C2" w:rsidRPr="00A3036C">
        <w:rPr>
          <w:rFonts w:ascii="Times New Roman" w:hAnsi="Times New Roman" w:cs="Times New Roman"/>
          <w:sz w:val="24"/>
          <w:szCs w:val="24"/>
        </w:rPr>
        <w:t>.</w:t>
      </w:r>
    </w:p>
    <w:p w14:paraId="7CE4644B" w14:textId="31C0775B" w:rsidR="00555051" w:rsidRPr="00A3036C" w:rsidRDefault="00E30B03" w:rsidP="002E44D6">
      <w:pPr>
        <w:spacing w:after="0"/>
        <w:jc w:val="both"/>
        <w:rPr>
          <w:rFonts w:ascii="Times New Roman" w:hAnsi="Times New Roman" w:cs="Times New Roman"/>
          <w:sz w:val="24"/>
          <w:szCs w:val="24"/>
        </w:rPr>
      </w:pPr>
      <w:r w:rsidRPr="00A3036C">
        <w:rPr>
          <w:rFonts w:ascii="Times New Roman" w:hAnsi="Times New Roman" w:cs="Times New Roman"/>
          <w:sz w:val="24"/>
          <w:szCs w:val="24"/>
        </w:rPr>
        <w:t>O documentário</w:t>
      </w:r>
      <w:r w:rsidR="00B76AAB" w:rsidRPr="00A3036C">
        <w:rPr>
          <w:rFonts w:ascii="Times New Roman" w:hAnsi="Times New Roman" w:cs="Times New Roman"/>
          <w:sz w:val="24"/>
          <w:szCs w:val="24"/>
        </w:rPr>
        <w:t>, abordando</w:t>
      </w:r>
      <w:r w:rsidRPr="00A3036C">
        <w:rPr>
          <w:rFonts w:ascii="Times New Roman" w:hAnsi="Times New Roman" w:cs="Times New Roman"/>
          <w:sz w:val="24"/>
          <w:szCs w:val="24"/>
        </w:rPr>
        <w:t xml:space="preserve"> mais de meio século</w:t>
      </w:r>
      <w:r w:rsidR="00375BB6" w:rsidRPr="00A3036C">
        <w:rPr>
          <w:rFonts w:ascii="Times New Roman" w:hAnsi="Times New Roman" w:cs="Times New Roman"/>
          <w:sz w:val="24"/>
          <w:szCs w:val="24"/>
        </w:rPr>
        <w:t>, precisamente, de 2079 a 2024</w:t>
      </w:r>
      <w:r w:rsidR="002E265E" w:rsidRPr="00A3036C">
        <w:rPr>
          <w:rFonts w:ascii="Times New Roman" w:hAnsi="Times New Roman" w:cs="Times New Roman"/>
          <w:sz w:val="24"/>
          <w:szCs w:val="24"/>
        </w:rPr>
        <w:t xml:space="preserve">, </w:t>
      </w:r>
      <w:r w:rsidR="00C764F0" w:rsidRPr="00A3036C">
        <w:rPr>
          <w:rFonts w:ascii="Times New Roman" w:hAnsi="Times New Roman" w:cs="Times New Roman"/>
          <w:sz w:val="24"/>
          <w:szCs w:val="24"/>
        </w:rPr>
        <w:t xml:space="preserve">revela </w:t>
      </w:r>
      <w:r w:rsidR="001C436E" w:rsidRPr="00A3036C">
        <w:rPr>
          <w:rFonts w:ascii="Times New Roman" w:hAnsi="Times New Roman" w:cs="Times New Roman"/>
          <w:sz w:val="24"/>
          <w:szCs w:val="24"/>
        </w:rPr>
        <w:t>o poder material sobre o</w:t>
      </w:r>
      <w:r w:rsidR="00EB4F42" w:rsidRPr="00A3036C">
        <w:rPr>
          <w:rFonts w:ascii="Times New Roman" w:hAnsi="Times New Roman" w:cs="Times New Roman"/>
          <w:sz w:val="24"/>
          <w:szCs w:val="24"/>
        </w:rPr>
        <w:t>s valores</w:t>
      </w:r>
      <w:r w:rsidR="001C436E" w:rsidRPr="00A3036C">
        <w:rPr>
          <w:rFonts w:ascii="Times New Roman" w:hAnsi="Times New Roman" w:cs="Times New Roman"/>
          <w:sz w:val="24"/>
          <w:szCs w:val="24"/>
        </w:rPr>
        <w:t xml:space="preserve"> espiritua</w:t>
      </w:r>
      <w:r w:rsidR="00EB4F42" w:rsidRPr="00A3036C">
        <w:rPr>
          <w:rFonts w:ascii="Times New Roman" w:hAnsi="Times New Roman" w:cs="Times New Roman"/>
          <w:sz w:val="24"/>
          <w:szCs w:val="24"/>
        </w:rPr>
        <w:t>is.</w:t>
      </w:r>
      <w:r w:rsidR="000125BA" w:rsidRPr="00A3036C">
        <w:rPr>
          <w:rFonts w:ascii="Times New Roman" w:hAnsi="Times New Roman" w:cs="Times New Roman"/>
          <w:sz w:val="24"/>
          <w:szCs w:val="24"/>
        </w:rPr>
        <w:t xml:space="preserve"> </w:t>
      </w:r>
    </w:p>
    <w:p w14:paraId="6CBB4681" w14:textId="01FE4DC1" w:rsidR="00C15CCD" w:rsidRPr="00A3036C" w:rsidRDefault="002F52DD" w:rsidP="002E44D6">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Ilusiodiano, Reinovil e Reinódio </w:t>
      </w:r>
      <w:r w:rsidR="000C036C" w:rsidRPr="00A3036C">
        <w:rPr>
          <w:rFonts w:ascii="Times New Roman" w:hAnsi="Times New Roman" w:cs="Times New Roman"/>
          <w:sz w:val="24"/>
          <w:szCs w:val="24"/>
        </w:rPr>
        <w:t xml:space="preserve">aguardam, ansiosos, respostas </w:t>
      </w:r>
      <w:r w:rsidR="00FC3821" w:rsidRPr="00A3036C">
        <w:rPr>
          <w:rFonts w:ascii="Times New Roman" w:hAnsi="Times New Roman" w:cs="Times New Roman"/>
          <w:sz w:val="24"/>
          <w:szCs w:val="24"/>
        </w:rPr>
        <w:t xml:space="preserve">para </w:t>
      </w:r>
      <w:r w:rsidR="004C73A8" w:rsidRPr="00A3036C">
        <w:rPr>
          <w:rFonts w:ascii="Times New Roman" w:hAnsi="Times New Roman" w:cs="Times New Roman"/>
          <w:sz w:val="24"/>
          <w:szCs w:val="24"/>
        </w:rPr>
        <w:t>atuação do Anticristo</w:t>
      </w:r>
      <w:r w:rsidR="00F45E60" w:rsidRPr="00A3036C">
        <w:rPr>
          <w:rFonts w:ascii="Times New Roman" w:hAnsi="Times New Roman" w:cs="Times New Roman"/>
          <w:sz w:val="24"/>
          <w:szCs w:val="24"/>
        </w:rPr>
        <w:t xml:space="preserve"> pela manutenção do Sistema Terra</w:t>
      </w:r>
      <w:r w:rsidR="004B01AC" w:rsidRPr="00A3036C">
        <w:rPr>
          <w:rFonts w:ascii="Times New Roman" w:hAnsi="Times New Roman" w:cs="Times New Roman"/>
          <w:sz w:val="24"/>
          <w:szCs w:val="24"/>
        </w:rPr>
        <w:t>.</w:t>
      </w:r>
      <w:r w:rsidR="001752EE" w:rsidRPr="00A3036C">
        <w:rPr>
          <w:rFonts w:ascii="Times New Roman" w:hAnsi="Times New Roman" w:cs="Times New Roman"/>
          <w:sz w:val="24"/>
          <w:szCs w:val="24"/>
        </w:rPr>
        <w:t xml:space="preserve"> Certos de que todas as faltas cometidas durante milênios</w:t>
      </w:r>
      <w:r w:rsidR="00FF4D80" w:rsidRPr="00A3036C">
        <w:rPr>
          <w:rFonts w:ascii="Times New Roman" w:hAnsi="Times New Roman" w:cs="Times New Roman"/>
          <w:sz w:val="24"/>
          <w:szCs w:val="24"/>
        </w:rPr>
        <w:t xml:space="preserve"> no planeta Terra podem </w:t>
      </w:r>
      <w:r w:rsidR="00D15532" w:rsidRPr="00A3036C">
        <w:rPr>
          <w:rFonts w:ascii="Times New Roman" w:hAnsi="Times New Roman" w:cs="Times New Roman"/>
          <w:sz w:val="24"/>
          <w:szCs w:val="24"/>
        </w:rPr>
        <w:t>levá-los</w:t>
      </w:r>
      <w:r w:rsidR="00FF4D80" w:rsidRPr="00A3036C">
        <w:rPr>
          <w:rFonts w:ascii="Times New Roman" w:hAnsi="Times New Roman" w:cs="Times New Roman"/>
          <w:sz w:val="24"/>
          <w:szCs w:val="24"/>
        </w:rPr>
        <w:t xml:space="preserve"> a fazerem parte de os</w:t>
      </w:r>
      <w:r w:rsidR="00D15532" w:rsidRPr="00A3036C">
        <w:rPr>
          <w:rFonts w:ascii="Times New Roman" w:hAnsi="Times New Roman" w:cs="Times New Roman"/>
          <w:b/>
          <w:bCs/>
          <w:sz w:val="24"/>
          <w:szCs w:val="24"/>
        </w:rPr>
        <w:t xml:space="preserve"> </w:t>
      </w:r>
      <w:bookmarkStart w:id="17" w:name="_Hlk183601748"/>
      <w:r w:rsidR="00D15532" w:rsidRPr="00A3036C">
        <w:rPr>
          <w:rFonts w:ascii="Times New Roman" w:hAnsi="Times New Roman" w:cs="Times New Roman"/>
          <w:b/>
          <w:bCs/>
          <w:sz w:val="24"/>
          <w:szCs w:val="24"/>
        </w:rPr>
        <w:t>e</w:t>
      </w:r>
      <w:r w:rsidR="00D15532" w:rsidRPr="00A3036C">
        <w:rPr>
          <w:rFonts w:ascii="Times New Roman" w:hAnsi="Times New Roman" w:cs="Times New Roman"/>
          <w:b/>
          <w:bCs/>
          <w:color w:val="FF0000"/>
          <w:sz w:val="28"/>
          <w:szCs w:val="28"/>
        </w:rPr>
        <w:t>X</w:t>
      </w:r>
      <w:r w:rsidR="00D15532" w:rsidRPr="00A3036C">
        <w:rPr>
          <w:rFonts w:ascii="Times New Roman" w:hAnsi="Times New Roman" w:cs="Times New Roman"/>
          <w:b/>
          <w:bCs/>
          <w:sz w:val="24"/>
          <w:szCs w:val="24"/>
        </w:rPr>
        <w:t xml:space="preserve">ilados da </w:t>
      </w:r>
      <w:r w:rsidR="00D15532" w:rsidRPr="00A3036C">
        <w:rPr>
          <w:rFonts w:ascii="Times New Roman" w:hAnsi="Times New Roman" w:cs="Times New Roman"/>
          <w:b/>
          <w:bCs/>
          <w:color w:val="7030A0"/>
          <w:sz w:val="24"/>
          <w:szCs w:val="24"/>
        </w:rPr>
        <w:t>T</w:t>
      </w:r>
      <w:r w:rsidR="00D15532" w:rsidRPr="00A3036C">
        <w:rPr>
          <w:rFonts w:ascii="Times New Roman" w:hAnsi="Times New Roman" w:cs="Times New Roman"/>
          <w:b/>
          <w:bCs/>
          <w:sz w:val="24"/>
          <w:szCs w:val="24"/>
        </w:rPr>
        <w:t>erra ─ passado pacto para o futuro</w:t>
      </w:r>
      <w:r w:rsidR="00D15532" w:rsidRPr="00A3036C">
        <w:rPr>
          <w:rFonts w:ascii="Times New Roman" w:hAnsi="Times New Roman" w:cs="Times New Roman"/>
          <w:sz w:val="24"/>
          <w:szCs w:val="24"/>
        </w:rPr>
        <w:t>.</w:t>
      </w:r>
    </w:p>
    <w:bookmarkEnd w:id="17"/>
    <w:p w14:paraId="48C803C3" w14:textId="78E64332" w:rsidR="00F836D6" w:rsidRPr="00A3036C" w:rsidRDefault="00015E16"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Após a exibição do mundo construído com guerra</w:t>
      </w:r>
      <w:r w:rsidR="00AD45C8" w:rsidRPr="00A3036C">
        <w:rPr>
          <w:rFonts w:ascii="Times New Roman" w:hAnsi="Times New Roman" w:cs="Times New Roman"/>
          <w:sz w:val="24"/>
          <w:szCs w:val="24"/>
        </w:rPr>
        <w:t>s, desigualdades</w:t>
      </w:r>
      <w:r w:rsidR="00126653" w:rsidRPr="00A3036C">
        <w:rPr>
          <w:rFonts w:ascii="Times New Roman" w:hAnsi="Times New Roman" w:cs="Times New Roman"/>
          <w:sz w:val="24"/>
          <w:szCs w:val="24"/>
        </w:rPr>
        <w:t xml:space="preserve"> e promessas </w:t>
      </w:r>
      <w:r w:rsidR="000F65D3" w:rsidRPr="00A3036C">
        <w:rPr>
          <w:rFonts w:ascii="Times New Roman" w:hAnsi="Times New Roman" w:cs="Times New Roman"/>
          <w:sz w:val="24"/>
          <w:szCs w:val="24"/>
        </w:rPr>
        <w:t xml:space="preserve">governamentais </w:t>
      </w:r>
      <w:r w:rsidR="00126653" w:rsidRPr="00A3036C">
        <w:rPr>
          <w:rFonts w:ascii="Times New Roman" w:hAnsi="Times New Roman" w:cs="Times New Roman"/>
          <w:sz w:val="24"/>
          <w:szCs w:val="24"/>
        </w:rPr>
        <w:t>levadas pelo vento</w:t>
      </w:r>
      <w:r w:rsidR="006F67DB" w:rsidRPr="00A3036C">
        <w:rPr>
          <w:rFonts w:ascii="Times New Roman" w:hAnsi="Times New Roman" w:cs="Times New Roman"/>
          <w:sz w:val="24"/>
          <w:szCs w:val="24"/>
        </w:rPr>
        <w:t>,</w:t>
      </w:r>
      <w:r w:rsidR="009A452F" w:rsidRPr="00A3036C">
        <w:rPr>
          <w:rFonts w:ascii="Times New Roman" w:hAnsi="Times New Roman" w:cs="Times New Roman"/>
          <w:sz w:val="24"/>
          <w:szCs w:val="24"/>
        </w:rPr>
        <w:t xml:space="preserve"> Algozlenirus toma a palavra</w:t>
      </w:r>
      <w:r w:rsidR="008D5303" w:rsidRPr="00A3036C">
        <w:rPr>
          <w:rFonts w:ascii="Times New Roman" w:hAnsi="Times New Roman" w:cs="Times New Roman"/>
          <w:sz w:val="24"/>
          <w:szCs w:val="24"/>
        </w:rPr>
        <w:t xml:space="preserve"> para exercer </w:t>
      </w:r>
      <w:r w:rsidR="00A04301" w:rsidRPr="00A3036C">
        <w:rPr>
          <w:rFonts w:ascii="Times New Roman" w:hAnsi="Times New Roman" w:cs="Times New Roman"/>
          <w:sz w:val="24"/>
          <w:szCs w:val="24"/>
        </w:rPr>
        <w:t>sua supremacia sobre seus interlocutores.</w:t>
      </w:r>
    </w:p>
    <w:p w14:paraId="637A0060" w14:textId="77777777" w:rsidR="00A04301" w:rsidRPr="00A3036C" w:rsidRDefault="00A04301" w:rsidP="005E1F91">
      <w:pPr>
        <w:spacing w:after="0"/>
        <w:jc w:val="both"/>
        <w:rPr>
          <w:rFonts w:ascii="Times New Roman" w:hAnsi="Times New Roman" w:cs="Times New Roman"/>
          <w:sz w:val="24"/>
          <w:szCs w:val="24"/>
        </w:rPr>
      </w:pPr>
    </w:p>
    <w:p w14:paraId="3050F585" w14:textId="7C38F374" w:rsidR="00A04301" w:rsidRPr="00A3036C" w:rsidRDefault="00A04301"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3D1E42" w:rsidRPr="00A3036C">
        <w:rPr>
          <w:rFonts w:ascii="Times New Roman" w:hAnsi="Times New Roman" w:cs="Times New Roman"/>
          <w:sz w:val="24"/>
          <w:szCs w:val="24"/>
        </w:rPr>
        <w:t>Não vejo outra saída que não sej</w:t>
      </w:r>
      <w:r w:rsidR="00550DB5" w:rsidRPr="00A3036C">
        <w:rPr>
          <w:rFonts w:ascii="Times New Roman" w:hAnsi="Times New Roman" w:cs="Times New Roman"/>
          <w:sz w:val="24"/>
          <w:szCs w:val="24"/>
        </w:rPr>
        <w:t>a promover algo</w:t>
      </w:r>
      <w:r w:rsidR="000F1768" w:rsidRPr="00A3036C">
        <w:rPr>
          <w:rFonts w:ascii="Times New Roman" w:hAnsi="Times New Roman" w:cs="Times New Roman"/>
          <w:sz w:val="24"/>
          <w:szCs w:val="24"/>
        </w:rPr>
        <w:t xml:space="preserve"> par</w:t>
      </w:r>
      <w:r w:rsidR="006743DF" w:rsidRPr="00A3036C">
        <w:rPr>
          <w:rFonts w:ascii="Times New Roman" w:hAnsi="Times New Roman" w:cs="Times New Roman"/>
          <w:sz w:val="24"/>
          <w:szCs w:val="24"/>
        </w:rPr>
        <w:t>a combater o despertar em massa previsto pelo SEU —Soberana Energia Universal</w:t>
      </w:r>
      <w:r w:rsidR="006544B2" w:rsidRPr="00A3036C">
        <w:rPr>
          <w:rFonts w:ascii="Times New Roman" w:hAnsi="Times New Roman" w:cs="Times New Roman"/>
          <w:sz w:val="24"/>
          <w:szCs w:val="24"/>
        </w:rPr>
        <w:t xml:space="preserve"> ―</w:t>
      </w:r>
      <w:r w:rsidR="00326129" w:rsidRPr="00A3036C">
        <w:rPr>
          <w:rFonts w:ascii="Times New Roman" w:hAnsi="Times New Roman" w:cs="Times New Roman"/>
          <w:sz w:val="24"/>
          <w:szCs w:val="24"/>
        </w:rPr>
        <w:t xml:space="preserve"> </w:t>
      </w:r>
      <w:r w:rsidR="00092C37" w:rsidRPr="00A3036C">
        <w:rPr>
          <w:rFonts w:ascii="Times New Roman" w:hAnsi="Times New Roman" w:cs="Times New Roman"/>
          <w:sz w:val="24"/>
          <w:szCs w:val="24"/>
        </w:rPr>
        <w:t>R</w:t>
      </w:r>
      <w:r w:rsidR="00326129" w:rsidRPr="00A3036C">
        <w:rPr>
          <w:rFonts w:ascii="Times New Roman" w:hAnsi="Times New Roman" w:cs="Times New Roman"/>
          <w:sz w:val="24"/>
          <w:szCs w:val="24"/>
        </w:rPr>
        <w:t xml:space="preserve">epresentação do poder supremo exibe a prepotência de sua vaidade </w:t>
      </w:r>
      <w:r w:rsidR="006544B2" w:rsidRPr="00A3036C">
        <w:rPr>
          <w:rFonts w:ascii="Times New Roman" w:hAnsi="Times New Roman" w:cs="Times New Roman"/>
          <w:sz w:val="24"/>
          <w:szCs w:val="24"/>
        </w:rPr>
        <w:t>―</w:t>
      </w:r>
      <w:r w:rsidR="006C7B26" w:rsidRPr="00A3036C">
        <w:rPr>
          <w:rFonts w:ascii="Times New Roman" w:hAnsi="Times New Roman" w:cs="Times New Roman"/>
          <w:sz w:val="24"/>
          <w:szCs w:val="24"/>
        </w:rPr>
        <w:t xml:space="preserve"> </w:t>
      </w:r>
      <w:r w:rsidR="0093034A" w:rsidRPr="00A3036C">
        <w:rPr>
          <w:rFonts w:ascii="Times New Roman" w:hAnsi="Times New Roman" w:cs="Times New Roman"/>
          <w:sz w:val="24"/>
          <w:szCs w:val="24"/>
        </w:rPr>
        <w:t>O que significa</w:t>
      </w:r>
      <w:r w:rsidR="00291F64" w:rsidRPr="00A3036C">
        <w:rPr>
          <w:rFonts w:ascii="Times New Roman" w:hAnsi="Times New Roman" w:cs="Times New Roman"/>
          <w:sz w:val="24"/>
          <w:szCs w:val="24"/>
        </w:rPr>
        <w:t xml:space="preserve"> </w:t>
      </w:r>
      <w:r w:rsidR="00031F7A" w:rsidRPr="00A3036C">
        <w:rPr>
          <w:rFonts w:ascii="Times New Roman" w:hAnsi="Times New Roman" w:cs="Times New Roman"/>
          <w:sz w:val="24"/>
          <w:szCs w:val="24"/>
        </w:rPr>
        <w:t>resgatar</w:t>
      </w:r>
      <w:r w:rsidR="00BB386D" w:rsidRPr="00A3036C">
        <w:rPr>
          <w:rFonts w:ascii="Times New Roman" w:hAnsi="Times New Roman" w:cs="Times New Roman"/>
          <w:sz w:val="24"/>
          <w:szCs w:val="24"/>
        </w:rPr>
        <w:t xml:space="preserve"> as </w:t>
      </w:r>
      <w:r w:rsidR="00BB386D" w:rsidRPr="00A3036C">
        <w:rPr>
          <w:rFonts w:ascii="Times New Roman" w:hAnsi="Times New Roman" w:cs="Times New Roman"/>
          <w:i/>
          <w:iCs/>
          <w:sz w:val="24"/>
          <w:szCs w:val="24"/>
        </w:rPr>
        <w:t>ovelhas desgarradas</w:t>
      </w:r>
      <w:r w:rsidR="00AF4A6D" w:rsidRPr="00A3036C">
        <w:rPr>
          <w:rFonts w:ascii="Times New Roman" w:hAnsi="Times New Roman" w:cs="Times New Roman"/>
          <w:sz w:val="24"/>
          <w:szCs w:val="24"/>
        </w:rPr>
        <w:t xml:space="preserve"> para reunirmos o rebanho. ▬</w:t>
      </w:r>
      <w:r w:rsidR="00A5306C" w:rsidRPr="00A3036C">
        <w:rPr>
          <w:rFonts w:ascii="Times New Roman" w:hAnsi="Times New Roman" w:cs="Times New Roman"/>
          <w:sz w:val="24"/>
          <w:szCs w:val="24"/>
        </w:rPr>
        <w:t xml:space="preserve"> ensina.</w:t>
      </w:r>
    </w:p>
    <w:p w14:paraId="589F68C9" w14:textId="77777777" w:rsidR="00A5306C" w:rsidRPr="00A3036C" w:rsidRDefault="00A5306C" w:rsidP="005E1F91">
      <w:pPr>
        <w:spacing w:after="0"/>
        <w:jc w:val="both"/>
        <w:rPr>
          <w:rFonts w:ascii="Times New Roman" w:hAnsi="Times New Roman" w:cs="Times New Roman"/>
          <w:sz w:val="24"/>
          <w:szCs w:val="24"/>
        </w:rPr>
      </w:pPr>
    </w:p>
    <w:p w14:paraId="0AC58B4B" w14:textId="5EE2A502" w:rsidR="00121AC2" w:rsidRPr="00A3036C" w:rsidRDefault="00A5306C"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C596E" w:rsidRPr="00A3036C">
        <w:rPr>
          <w:rFonts w:ascii="Times New Roman" w:hAnsi="Times New Roman" w:cs="Times New Roman"/>
          <w:sz w:val="24"/>
          <w:szCs w:val="24"/>
        </w:rPr>
        <w:t>Isto, todos sabemos, mas como</w:t>
      </w:r>
      <w:r w:rsidR="00D10BB6" w:rsidRPr="00A3036C">
        <w:rPr>
          <w:rFonts w:ascii="Times New Roman" w:hAnsi="Times New Roman" w:cs="Times New Roman"/>
          <w:sz w:val="24"/>
          <w:szCs w:val="24"/>
        </w:rPr>
        <w:t xml:space="preserve"> Emmanuel Jesus de Deus</w:t>
      </w:r>
      <w:r w:rsidR="00A54CC2" w:rsidRPr="00A3036C">
        <w:rPr>
          <w:rFonts w:ascii="Times New Roman" w:hAnsi="Times New Roman" w:cs="Times New Roman"/>
          <w:sz w:val="24"/>
          <w:szCs w:val="24"/>
        </w:rPr>
        <w:t xml:space="preserve"> convencerá a população terráquea de ser a reencarnação de Jesus Cristo</w:t>
      </w:r>
      <w:r w:rsidR="00206669" w:rsidRPr="00A3036C">
        <w:rPr>
          <w:rFonts w:ascii="Times New Roman" w:hAnsi="Times New Roman" w:cs="Times New Roman"/>
          <w:sz w:val="24"/>
          <w:szCs w:val="24"/>
        </w:rPr>
        <w:t>? Esta é a questão</w:t>
      </w:r>
      <w:r w:rsidR="00121AC2" w:rsidRPr="00A3036C">
        <w:rPr>
          <w:rFonts w:ascii="Times New Roman" w:hAnsi="Times New Roman" w:cs="Times New Roman"/>
          <w:sz w:val="24"/>
          <w:szCs w:val="24"/>
        </w:rPr>
        <w:t xml:space="preserve"> ― Reinódio polemiza ―</w:t>
      </w:r>
      <w:r w:rsidR="009F20B8" w:rsidRPr="00A3036C">
        <w:rPr>
          <w:rFonts w:ascii="Times New Roman" w:hAnsi="Times New Roman" w:cs="Times New Roman"/>
          <w:sz w:val="24"/>
          <w:szCs w:val="24"/>
        </w:rPr>
        <w:t xml:space="preserve"> Não podemos errar</w:t>
      </w:r>
      <w:r w:rsidR="00EA3029" w:rsidRPr="00A3036C">
        <w:rPr>
          <w:rFonts w:ascii="Times New Roman" w:hAnsi="Times New Roman" w:cs="Times New Roman"/>
          <w:sz w:val="24"/>
          <w:szCs w:val="24"/>
        </w:rPr>
        <w:t xml:space="preserve"> na divulgação</w:t>
      </w:r>
      <w:r w:rsidR="00D0037E" w:rsidRPr="00A3036C">
        <w:rPr>
          <w:rFonts w:ascii="Times New Roman" w:hAnsi="Times New Roman" w:cs="Times New Roman"/>
          <w:sz w:val="24"/>
          <w:szCs w:val="24"/>
        </w:rPr>
        <w:t xml:space="preserve"> e apresentação messiânica do filho de Deus</w:t>
      </w:r>
      <w:r w:rsidR="00206669" w:rsidRPr="00A3036C">
        <w:rPr>
          <w:rFonts w:ascii="Times New Roman" w:hAnsi="Times New Roman" w:cs="Times New Roman"/>
          <w:sz w:val="24"/>
          <w:szCs w:val="24"/>
        </w:rPr>
        <w:t xml:space="preserve">. ▬ </w:t>
      </w:r>
      <w:r w:rsidR="00121AC2" w:rsidRPr="00A3036C">
        <w:rPr>
          <w:rFonts w:ascii="Times New Roman" w:hAnsi="Times New Roman" w:cs="Times New Roman"/>
          <w:sz w:val="24"/>
          <w:szCs w:val="24"/>
        </w:rPr>
        <w:t>polemiza.</w:t>
      </w:r>
    </w:p>
    <w:p w14:paraId="50E78C22" w14:textId="77777777" w:rsidR="00D0037E" w:rsidRPr="00A3036C" w:rsidRDefault="00D0037E" w:rsidP="005E1F91">
      <w:pPr>
        <w:spacing w:after="0"/>
        <w:jc w:val="both"/>
        <w:rPr>
          <w:rFonts w:ascii="Times New Roman" w:hAnsi="Times New Roman" w:cs="Times New Roman"/>
          <w:sz w:val="24"/>
          <w:szCs w:val="24"/>
        </w:rPr>
      </w:pPr>
    </w:p>
    <w:p w14:paraId="7773045C" w14:textId="77777777" w:rsidR="007A1FD2" w:rsidRPr="00A3036C" w:rsidRDefault="00D0037E"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7A4346" w:rsidRPr="00A3036C">
        <w:rPr>
          <w:rFonts w:ascii="Times New Roman" w:hAnsi="Times New Roman" w:cs="Times New Roman"/>
          <w:sz w:val="24"/>
          <w:szCs w:val="24"/>
        </w:rPr>
        <w:t>Ele não precisará convencer ninguém ― Reinovil assegura</w:t>
      </w:r>
      <w:r w:rsidR="00676A97" w:rsidRPr="00A3036C">
        <w:rPr>
          <w:rFonts w:ascii="Times New Roman" w:hAnsi="Times New Roman" w:cs="Times New Roman"/>
          <w:sz w:val="24"/>
          <w:szCs w:val="24"/>
        </w:rPr>
        <w:t xml:space="preserve"> </w:t>
      </w:r>
      <w:r w:rsidR="007A4346" w:rsidRPr="00A3036C">
        <w:rPr>
          <w:rFonts w:ascii="Times New Roman" w:hAnsi="Times New Roman" w:cs="Times New Roman"/>
          <w:sz w:val="24"/>
          <w:szCs w:val="24"/>
        </w:rPr>
        <w:t>―</w:t>
      </w:r>
      <w:r w:rsidR="00676A97" w:rsidRPr="00A3036C">
        <w:rPr>
          <w:rFonts w:ascii="Times New Roman" w:hAnsi="Times New Roman" w:cs="Times New Roman"/>
          <w:sz w:val="24"/>
          <w:szCs w:val="24"/>
        </w:rPr>
        <w:t xml:space="preserve"> </w:t>
      </w:r>
      <w:r w:rsidR="003B0E86" w:rsidRPr="00A3036C">
        <w:rPr>
          <w:rFonts w:ascii="Times New Roman" w:hAnsi="Times New Roman" w:cs="Times New Roman"/>
          <w:sz w:val="24"/>
          <w:szCs w:val="24"/>
        </w:rPr>
        <w:t>Postagens de testemunhais nas redes sociais se encarrega</w:t>
      </w:r>
      <w:r w:rsidR="00BD603E" w:rsidRPr="00A3036C">
        <w:rPr>
          <w:rFonts w:ascii="Times New Roman" w:hAnsi="Times New Roman" w:cs="Times New Roman"/>
          <w:sz w:val="24"/>
          <w:szCs w:val="24"/>
        </w:rPr>
        <w:t xml:space="preserve">m de gerar a credibilidade de nosso Anticristo ― Risos maquiavélicos ― </w:t>
      </w:r>
      <w:r w:rsidR="00C16972" w:rsidRPr="00A3036C">
        <w:rPr>
          <w:rFonts w:ascii="Times New Roman" w:hAnsi="Times New Roman" w:cs="Times New Roman"/>
          <w:sz w:val="24"/>
          <w:szCs w:val="24"/>
        </w:rPr>
        <w:t>Sustent</w:t>
      </w:r>
      <w:r w:rsidR="00017C43" w:rsidRPr="00A3036C">
        <w:rPr>
          <w:rFonts w:ascii="Times New Roman" w:hAnsi="Times New Roman" w:cs="Times New Roman"/>
          <w:sz w:val="24"/>
          <w:szCs w:val="24"/>
        </w:rPr>
        <w:t xml:space="preserve">adas </w:t>
      </w:r>
      <w:r w:rsidR="00C16972" w:rsidRPr="00A3036C">
        <w:rPr>
          <w:rFonts w:ascii="Times New Roman" w:hAnsi="Times New Roman" w:cs="Times New Roman"/>
          <w:sz w:val="24"/>
          <w:szCs w:val="24"/>
        </w:rPr>
        <w:t>por</w:t>
      </w:r>
      <w:r w:rsidR="007C3536" w:rsidRPr="00A3036C">
        <w:rPr>
          <w:rFonts w:ascii="Times New Roman" w:hAnsi="Times New Roman" w:cs="Times New Roman"/>
          <w:sz w:val="24"/>
          <w:szCs w:val="24"/>
        </w:rPr>
        <w:t xml:space="preserve"> todos os  veículos de mídia credibilizados</w:t>
      </w:r>
      <w:r w:rsidR="00781DEC" w:rsidRPr="00A3036C">
        <w:rPr>
          <w:rFonts w:ascii="Times New Roman" w:hAnsi="Times New Roman" w:cs="Times New Roman"/>
          <w:sz w:val="24"/>
          <w:szCs w:val="24"/>
        </w:rPr>
        <w:t xml:space="preserve"> pelas suas respectivas histórias no mercado midiático</w:t>
      </w:r>
      <w:r w:rsidR="00C16972" w:rsidRPr="00A3036C">
        <w:rPr>
          <w:rFonts w:ascii="Times New Roman" w:hAnsi="Times New Roman" w:cs="Times New Roman"/>
          <w:sz w:val="24"/>
          <w:szCs w:val="24"/>
        </w:rPr>
        <w:t xml:space="preserve"> mundial</w:t>
      </w:r>
      <w:r w:rsidR="00781DEC" w:rsidRPr="00A3036C">
        <w:rPr>
          <w:rFonts w:ascii="Times New Roman" w:hAnsi="Times New Roman" w:cs="Times New Roman"/>
          <w:sz w:val="24"/>
          <w:szCs w:val="24"/>
        </w:rPr>
        <w:t>. ▬</w:t>
      </w:r>
      <w:r w:rsidR="007A1FD2" w:rsidRPr="00A3036C">
        <w:rPr>
          <w:rFonts w:ascii="Times New Roman" w:hAnsi="Times New Roman" w:cs="Times New Roman"/>
          <w:sz w:val="24"/>
          <w:szCs w:val="24"/>
        </w:rPr>
        <w:t xml:space="preserve"> esclarece.</w:t>
      </w:r>
    </w:p>
    <w:p w14:paraId="1D1A7353" w14:textId="77777777" w:rsidR="007A1FD2" w:rsidRPr="00A3036C" w:rsidRDefault="007A1FD2" w:rsidP="005E1F91">
      <w:pPr>
        <w:spacing w:after="0"/>
        <w:jc w:val="both"/>
        <w:rPr>
          <w:rFonts w:ascii="Times New Roman" w:hAnsi="Times New Roman" w:cs="Times New Roman"/>
          <w:sz w:val="24"/>
          <w:szCs w:val="24"/>
        </w:rPr>
      </w:pPr>
    </w:p>
    <w:p w14:paraId="04A0C1F3" w14:textId="1B535657" w:rsidR="00121AC2" w:rsidRPr="00A3036C" w:rsidRDefault="007A1FD2"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99318E" w:rsidRPr="00A3036C">
        <w:rPr>
          <w:rFonts w:ascii="Times New Roman" w:hAnsi="Times New Roman" w:cs="Times New Roman"/>
          <w:sz w:val="24"/>
          <w:szCs w:val="24"/>
        </w:rPr>
        <w:t xml:space="preserve"> </w:t>
      </w:r>
      <w:r w:rsidR="00A36A43" w:rsidRPr="00A3036C">
        <w:rPr>
          <w:rFonts w:ascii="Times New Roman" w:hAnsi="Times New Roman" w:cs="Times New Roman"/>
          <w:sz w:val="24"/>
          <w:szCs w:val="24"/>
        </w:rPr>
        <w:t>Podemos aproveitar</w:t>
      </w:r>
      <w:r w:rsidR="001422D4" w:rsidRPr="00A3036C">
        <w:rPr>
          <w:rFonts w:ascii="Times New Roman" w:hAnsi="Times New Roman" w:cs="Times New Roman"/>
          <w:sz w:val="24"/>
          <w:szCs w:val="24"/>
        </w:rPr>
        <w:t xml:space="preserve"> a ideia de união espiritual pregada pelo Messias para estabelecermo</w:t>
      </w:r>
      <w:r w:rsidR="00811745" w:rsidRPr="00A3036C">
        <w:rPr>
          <w:rFonts w:ascii="Times New Roman" w:hAnsi="Times New Roman" w:cs="Times New Roman"/>
          <w:sz w:val="24"/>
          <w:szCs w:val="24"/>
        </w:rPr>
        <w:t xml:space="preserve">s a IMSD — Independência Mundial dos </w:t>
      </w:r>
      <w:r w:rsidR="00811745" w:rsidRPr="00A3036C">
        <w:rPr>
          <w:rFonts w:ascii="Times New Roman" w:hAnsi="Times New Roman" w:cs="Times New Roman"/>
          <w:sz w:val="24"/>
          <w:szCs w:val="24"/>
        </w:rPr>
        <w:lastRenderedPageBreak/>
        <w:t>Servos de Deus</w:t>
      </w:r>
      <w:r w:rsidRPr="00A3036C">
        <w:rPr>
          <w:rFonts w:ascii="Times New Roman" w:hAnsi="Times New Roman" w:cs="Times New Roman"/>
          <w:sz w:val="24"/>
          <w:szCs w:val="24"/>
        </w:rPr>
        <w:t xml:space="preserve"> </w:t>
      </w:r>
      <w:r w:rsidR="00811745" w:rsidRPr="00A3036C">
        <w:rPr>
          <w:rFonts w:ascii="Times New Roman" w:hAnsi="Times New Roman" w:cs="Times New Roman"/>
          <w:sz w:val="24"/>
          <w:szCs w:val="24"/>
        </w:rPr>
        <w:t>como religião única na Terra</w:t>
      </w:r>
      <w:r w:rsidR="00EB6A2C" w:rsidRPr="00A3036C">
        <w:rPr>
          <w:rFonts w:ascii="Times New Roman" w:hAnsi="Times New Roman" w:cs="Times New Roman"/>
          <w:sz w:val="24"/>
          <w:szCs w:val="24"/>
        </w:rPr>
        <w:t xml:space="preserve"> ― Ilusiodiano</w:t>
      </w:r>
      <w:r w:rsidR="00545549" w:rsidRPr="00A3036C">
        <w:rPr>
          <w:rFonts w:ascii="Times New Roman" w:hAnsi="Times New Roman" w:cs="Times New Roman"/>
          <w:sz w:val="24"/>
          <w:szCs w:val="24"/>
        </w:rPr>
        <w:t xml:space="preserve"> opina </w:t>
      </w:r>
      <w:r w:rsidR="00EB6A2C" w:rsidRPr="00A3036C">
        <w:rPr>
          <w:rFonts w:ascii="Times New Roman" w:hAnsi="Times New Roman" w:cs="Times New Roman"/>
          <w:sz w:val="24"/>
          <w:szCs w:val="24"/>
        </w:rPr>
        <w:t>―</w:t>
      </w:r>
      <w:r w:rsidR="00545549" w:rsidRPr="00A3036C">
        <w:rPr>
          <w:rFonts w:ascii="Times New Roman" w:hAnsi="Times New Roman" w:cs="Times New Roman"/>
          <w:sz w:val="24"/>
          <w:szCs w:val="24"/>
        </w:rPr>
        <w:t xml:space="preserve"> </w:t>
      </w:r>
      <w:r w:rsidR="00B3002D" w:rsidRPr="00A3036C">
        <w:rPr>
          <w:rFonts w:ascii="Times New Roman" w:hAnsi="Times New Roman" w:cs="Times New Roman"/>
          <w:sz w:val="24"/>
          <w:szCs w:val="24"/>
        </w:rPr>
        <w:t>Inclusive, poderíamos instruir nosso Anticristo para fazer de Roberto Evaristo de Macedo Soares, autoridade máxima do sistema religioso mundial.</w:t>
      </w:r>
      <w:r w:rsidR="00DE30AE" w:rsidRPr="00A3036C">
        <w:rPr>
          <w:rFonts w:ascii="Times New Roman" w:hAnsi="Times New Roman" w:cs="Times New Roman"/>
          <w:sz w:val="24"/>
          <w:szCs w:val="24"/>
        </w:rPr>
        <w:t xml:space="preserve"> ▬ sugestiona.</w:t>
      </w:r>
    </w:p>
    <w:p w14:paraId="6EE4D270" w14:textId="77777777" w:rsidR="00DE30AE" w:rsidRPr="00A3036C" w:rsidRDefault="00DE30AE" w:rsidP="005E1F91">
      <w:pPr>
        <w:spacing w:after="0"/>
        <w:jc w:val="both"/>
        <w:rPr>
          <w:rFonts w:ascii="Times New Roman" w:hAnsi="Times New Roman" w:cs="Times New Roman"/>
          <w:sz w:val="24"/>
          <w:szCs w:val="24"/>
        </w:rPr>
      </w:pPr>
    </w:p>
    <w:p w14:paraId="3BEFCA4E" w14:textId="77777777" w:rsidR="005D23D2" w:rsidRPr="00A3036C" w:rsidRDefault="00725991"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T</w:t>
      </w:r>
      <w:r w:rsidR="00CE7F9E" w:rsidRPr="00A3036C">
        <w:rPr>
          <w:rFonts w:ascii="Times New Roman" w:hAnsi="Times New Roman" w:cs="Times New Roman"/>
          <w:sz w:val="24"/>
          <w:szCs w:val="24"/>
        </w:rPr>
        <w:t>errícolas</w:t>
      </w:r>
      <w:r w:rsidR="003A6913" w:rsidRPr="00A3036C">
        <w:rPr>
          <w:rFonts w:ascii="Times New Roman" w:hAnsi="Times New Roman" w:cs="Times New Roman"/>
          <w:sz w:val="24"/>
          <w:szCs w:val="24"/>
        </w:rPr>
        <w:t xml:space="preserve"> híbridos</w:t>
      </w:r>
      <w:r w:rsidR="00CE7F9E" w:rsidRPr="00A3036C">
        <w:rPr>
          <w:rFonts w:ascii="Times New Roman" w:hAnsi="Times New Roman" w:cs="Times New Roman"/>
          <w:sz w:val="24"/>
          <w:szCs w:val="24"/>
        </w:rPr>
        <w:t xml:space="preserve"> escravizados no </w:t>
      </w:r>
      <w:r w:rsidR="00CE7F9E" w:rsidRPr="00A3036C">
        <w:rPr>
          <w:rFonts w:ascii="Times New Roman" w:hAnsi="Times New Roman" w:cs="Times New Roman"/>
          <w:i/>
          <w:iCs/>
          <w:sz w:val="24"/>
          <w:szCs w:val="24"/>
        </w:rPr>
        <w:t>terceiro plano terráqueo</w:t>
      </w:r>
      <w:r w:rsidR="00C6060E" w:rsidRPr="00A3036C">
        <w:rPr>
          <w:rFonts w:ascii="Times New Roman" w:hAnsi="Times New Roman" w:cs="Times New Roman"/>
          <w:i/>
          <w:iCs/>
          <w:sz w:val="24"/>
          <w:szCs w:val="24"/>
        </w:rPr>
        <w:t xml:space="preserve"> </w:t>
      </w:r>
      <w:r w:rsidR="00C6060E" w:rsidRPr="00A3036C">
        <w:rPr>
          <w:rFonts w:ascii="Times New Roman" w:hAnsi="Times New Roman" w:cs="Times New Roman"/>
          <w:sz w:val="24"/>
          <w:szCs w:val="24"/>
        </w:rPr>
        <w:t xml:space="preserve">entram em cena </w:t>
      </w:r>
      <w:r w:rsidR="00AC341C" w:rsidRPr="00A3036C">
        <w:rPr>
          <w:rFonts w:ascii="Times New Roman" w:hAnsi="Times New Roman" w:cs="Times New Roman"/>
          <w:sz w:val="24"/>
          <w:szCs w:val="24"/>
        </w:rPr>
        <w:t>no telão</w:t>
      </w:r>
      <w:r w:rsidR="00C809D6" w:rsidRPr="00A3036C">
        <w:rPr>
          <w:rFonts w:ascii="Times New Roman" w:hAnsi="Times New Roman" w:cs="Times New Roman"/>
          <w:sz w:val="24"/>
          <w:szCs w:val="24"/>
        </w:rPr>
        <w:t>.</w:t>
      </w:r>
      <w:r w:rsidR="00BA0415" w:rsidRPr="00A3036C">
        <w:rPr>
          <w:rFonts w:ascii="Times New Roman" w:hAnsi="Times New Roman" w:cs="Times New Roman"/>
          <w:sz w:val="24"/>
          <w:szCs w:val="24"/>
        </w:rPr>
        <w:t xml:space="preserve"> </w:t>
      </w:r>
      <w:r w:rsidR="004C4DDF" w:rsidRPr="00A3036C">
        <w:rPr>
          <w:rFonts w:ascii="Times New Roman" w:hAnsi="Times New Roman" w:cs="Times New Roman"/>
          <w:sz w:val="24"/>
          <w:szCs w:val="24"/>
        </w:rPr>
        <w:t>Habilidades intelectuais</w:t>
      </w:r>
      <w:r w:rsidR="0092578E" w:rsidRPr="00A3036C">
        <w:rPr>
          <w:rFonts w:ascii="Times New Roman" w:hAnsi="Times New Roman" w:cs="Times New Roman"/>
          <w:sz w:val="24"/>
          <w:szCs w:val="24"/>
        </w:rPr>
        <w:t>, físicas, emocionais</w:t>
      </w:r>
      <w:r w:rsidR="009D7723" w:rsidRPr="00A3036C">
        <w:rPr>
          <w:rFonts w:ascii="Times New Roman" w:hAnsi="Times New Roman" w:cs="Times New Roman"/>
          <w:sz w:val="24"/>
          <w:szCs w:val="24"/>
        </w:rPr>
        <w:t xml:space="preserve"> e comportamentais são avaliadas</w:t>
      </w:r>
      <w:r w:rsidR="00061C9F" w:rsidRPr="00A3036C">
        <w:rPr>
          <w:rFonts w:ascii="Times New Roman" w:hAnsi="Times New Roman" w:cs="Times New Roman"/>
          <w:sz w:val="24"/>
          <w:szCs w:val="24"/>
        </w:rPr>
        <w:t>, satisfatoriamente,</w:t>
      </w:r>
      <w:r w:rsidR="009D7723" w:rsidRPr="00A3036C">
        <w:rPr>
          <w:rFonts w:ascii="Times New Roman" w:hAnsi="Times New Roman" w:cs="Times New Roman"/>
          <w:sz w:val="24"/>
          <w:szCs w:val="24"/>
        </w:rPr>
        <w:t xml:space="preserve"> pelos </w:t>
      </w:r>
      <w:r w:rsidR="009D7723" w:rsidRPr="00A3036C">
        <w:rPr>
          <w:rFonts w:ascii="Times New Roman" w:hAnsi="Times New Roman" w:cs="Times New Roman"/>
          <w:i/>
          <w:iCs/>
          <w:sz w:val="24"/>
          <w:szCs w:val="24"/>
        </w:rPr>
        <w:t>donos do mundo</w:t>
      </w:r>
      <w:r w:rsidR="00061C9F" w:rsidRPr="00A3036C">
        <w:rPr>
          <w:rFonts w:ascii="Times New Roman" w:hAnsi="Times New Roman" w:cs="Times New Roman"/>
          <w:sz w:val="24"/>
          <w:szCs w:val="24"/>
        </w:rPr>
        <w:t xml:space="preserve">, apesar de os </w:t>
      </w:r>
      <w:r w:rsidR="00B819FB" w:rsidRPr="00A3036C">
        <w:rPr>
          <w:rFonts w:ascii="Times New Roman" w:hAnsi="Times New Roman" w:cs="Times New Roman"/>
          <w:sz w:val="24"/>
          <w:szCs w:val="24"/>
        </w:rPr>
        <w:t xml:space="preserve">representantes das raças </w:t>
      </w:r>
      <w:r w:rsidR="00B819FB" w:rsidRPr="00A3036C">
        <w:rPr>
          <w:rFonts w:ascii="Times New Roman" w:hAnsi="Times New Roman" w:cs="Times New Roman"/>
          <w:i/>
          <w:iCs/>
          <w:sz w:val="24"/>
          <w:szCs w:val="24"/>
        </w:rPr>
        <w:t xml:space="preserve">reinonaques </w:t>
      </w:r>
      <w:r w:rsidR="00B819FB" w:rsidRPr="00A3036C">
        <w:rPr>
          <w:rFonts w:ascii="Times New Roman" w:hAnsi="Times New Roman" w:cs="Times New Roman"/>
          <w:sz w:val="24"/>
          <w:szCs w:val="24"/>
        </w:rPr>
        <w:t xml:space="preserve">e </w:t>
      </w:r>
      <w:r w:rsidR="00B819FB" w:rsidRPr="00A3036C">
        <w:rPr>
          <w:rFonts w:ascii="Times New Roman" w:hAnsi="Times New Roman" w:cs="Times New Roman"/>
          <w:i/>
          <w:iCs/>
          <w:sz w:val="24"/>
          <w:szCs w:val="24"/>
        </w:rPr>
        <w:t>dominitiliano</w:t>
      </w:r>
      <w:r w:rsidR="00030588" w:rsidRPr="00A3036C">
        <w:rPr>
          <w:rFonts w:ascii="Times New Roman" w:hAnsi="Times New Roman" w:cs="Times New Roman"/>
          <w:i/>
          <w:iCs/>
          <w:sz w:val="24"/>
          <w:szCs w:val="24"/>
        </w:rPr>
        <w:t>s</w:t>
      </w:r>
      <w:r w:rsidR="00030588" w:rsidRPr="00A3036C">
        <w:rPr>
          <w:rFonts w:ascii="Times New Roman" w:hAnsi="Times New Roman" w:cs="Times New Roman"/>
          <w:sz w:val="24"/>
          <w:szCs w:val="24"/>
        </w:rPr>
        <w:t xml:space="preserve"> estarem, intimamente, se perguntando</w:t>
      </w:r>
      <w:r w:rsidR="00C7063F" w:rsidRPr="00A3036C">
        <w:rPr>
          <w:rFonts w:ascii="Times New Roman" w:hAnsi="Times New Roman" w:cs="Times New Roman"/>
          <w:sz w:val="24"/>
          <w:szCs w:val="24"/>
        </w:rPr>
        <w:t xml:space="preserve"> o que pretende Algozlenirus ao exibir</w:t>
      </w:r>
      <w:r w:rsidR="005D23D2" w:rsidRPr="00A3036C">
        <w:rPr>
          <w:rFonts w:ascii="Times New Roman" w:hAnsi="Times New Roman" w:cs="Times New Roman"/>
          <w:sz w:val="24"/>
          <w:szCs w:val="24"/>
        </w:rPr>
        <w:t xml:space="preserve"> estas imagens.</w:t>
      </w:r>
    </w:p>
    <w:p w14:paraId="65D05158" w14:textId="77777777" w:rsidR="00CC036A" w:rsidRPr="00A3036C" w:rsidRDefault="005D23D2"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Reinódio e Reinovil</w:t>
      </w:r>
      <w:r w:rsidR="007E0C50" w:rsidRPr="00A3036C">
        <w:rPr>
          <w:rFonts w:ascii="Times New Roman" w:hAnsi="Times New Roman" w:cs="Times New Roman"/>
          <w:sz w:val="24"/>
          <w:szCs w:val="24"/>
        </w:rPr>
        <w:t>,</w:t>
      </w:r>
      <w:r w:rsidRPr="00A3036C">
        <w:rPr>
          <w:rFonts w:ascii="Times New Roman" w:hAnsi="Times New Roman" w:cs="Times New Roman"/>
          <w:sz w:val="24"/>
          <w:szCs w:val="24"/>
        </w:rPr>
        <w:t xml:space="preserve"> entreolhare</w:t>
      </w:r>
      <w:r w:rsidR="007E0C50" w:rsidRPr="00A3036C">
        <w:rPr>
          <w:rFonts w:ascii="Times New Roman" w:hAnsi="Times New Roman" w:cs="Times New Roman"/>
          <w:sz w:val="24"/>
          <w:szCs w:val="24"/>
        </w:rPr>
        <w:t>s, demonstram curiosidad</w:t>
      </w:r>
      <w:r w:rsidR="001B51DB" w:rsidRPr="00A3036C">
        <w:rPr>
          <w:rFonts w:ascii="Times New Roman" w:hAnsi="Times New Roman" w:cs="Times New Roman"/>
          <w:sz w:val="24"/>
          <w:szCs w:val="24"/>
        </w:rPr>
        <w:t>e</w:t>
      </w:r>
      <w:r w:rsidR="005144E6" w:rsidRPr="00A3036C">
        <w:rPr>
          <w:rFonts w:ascii="Times New Roman" w:hAnsi="Times New Roman" w:cs="Times New Roman"/>
          <w:sz w:val="24"/>
          <w:szCs w:val="24"/>
        </w:rPr>
        <w:t>, enquanto Ilusiodiano</w:t>
      </w:r>
      <w:r w:rsidR="003861C7" w:rsidRPr="00A3036C">
        <w:rPr>
          <w:rFonts w:ascii="Times New Roman" w:hAnsi="Times New Roman" w:cs="Times New Roman"/>
          <w:sz w:val="24"/>
          <w:szCs w:val="24"/>
        </w:rPr>
        <w:t xml:space="preserve"> se serve de mais vinho</w:t>
      </w:r>
      <w:r w:rsidR="008269A5" w:rsidRPr="00A3036C">
        <w:rPr>
          <w:rFonts w:ascii="Times New Roman" w:hAnsi="Times New Roman" w:cs="Times New Roman"/>
          <w:sz w:val="24"/>
          <w:szCs w:val="24"/>
        </w:rPr>
        <w:t xml:space="preserve"> e, pacientemente, aguarda a determinação</w:t>
      </w:r>
      <w:r w:rsidR="00B7760C" w:rsidRPr="00A3036C">
        <w:rPr>
          <w:rFonts w:ascii="Times New Roman" w:hAnsi="Times New Roman" w:cs="Times New Roman"/>
          <w:sz w:val="24"/>
          <w:szCs w:val="24"/>
        </w:rPr>
        <w:t xml:space="preserve"> do topo da hierarquia do Sistema Terra.</w:t>
      </w:r>
    </w:p>
    <w:p w14:paraId="61D6CD3E" w14:textId="5E5D8219" w:rsidR="00925E1C" w:rsidRPr="00A3036C" w:rsidRDefault="00CC036A"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w:t>
      </w:r>
      <w:r w:rsidR="00EF33F1" w:rsidRPr="00A3036C">
        <w:rPr>
          <w:rFonts w:ascii="Times New Roman" w:hAnsi="Times New Roman" w:cs="Times New Roman"/>
          <w:sz w:val="24"/>
          <w:szCs w:val="24"/>
        </w:rPr>
        <w:t>, seguro de si,</w:t>
      </w:r>
      <w:r w:rsidRPr="00A3036C">
        <w:rPr>
          <w:rFonts w:ascii="Times New Roman" w:hAnsi="Times New Roman" w:cs="Times New Roman"/>
          <w:sz w:val="24"/>
          <w:szCs w:val="24"/>
        </w:rPr>
        <w:t xml:space="preserve"> </w:t>
      </w:r>
      <w:r w:rsidR="00B102AB" w:rsidRPr="00A3036C">
        <w:rPr>
          <w:rFonts w:ascii="Times New Roman" w:hAnsi="Times New Roman" w:cs="Times New Roman"/>
          <w:sz w:val="24"/>
          <w:szCs w:val="24"/>
        </w:rPr>
        <w:t>mostr</w:t>
      </w:r>
      <w:r w:rsidR="005831B5" w:rsidRPr="00A3036C">
        <w:rPr>
          <w:rFonts w:ascii="Times New Roman" w:hAnsi="Times New Roman" w:cs="Times New Roman"/>
          <w:sz w:val="24"/>
          <w:szCs w:val="24"/>
        </w:rPr>
        <w:t>a os pontos de luz no mapa terrestre, motivo desta reunião do topo hierárquico do Sistema Terra.</w:t>
      </w:r>
      <w:r w:rsidR="0026653B" w:rsidRPr="00A3036C">
        <w:rPr>
          <w:rFonts w:ascii="Times New Roman" w:hAnsi="Times New Roman" w:cs="Times New Roman"/>
          <w:sz w:val="24"/>
          <w:szCs w:val="24"/>
        </w:rPr>
        <w:t xml:space="preserve"> </w:t>
      </w:r>
      <w:r w:rsidR="007A0084" w:rsidRPr="00A3036C">
        <w:rPr>
          <w:rFonts w:ascii="Times New Roman" w:hAnsi="Times New Roman" w:cs="Times New Roman"/>
          <w:sz w:val="24"/>
          <w:szCs w:val="24"/>
        </w:rPr>
        <w:t>E</w:t>
      </w:r>
      <w:r w:rsidR="003E6412" w:rsidRPr="00A3036C">
        <w:rPr>
          <w:rFonts w:ascii="Times New Roman" w:hAnsi="Times New Roman" w:cs="Times New Roman"/>
          <w:sz w:val="24"/>
          <w:szCs w:val="24"/>
        </w:rPr>
        <w:t>xibe dezenas de raças universais</w:t>
      </w:r>
      <w:r w:rsidR="00966C15" w:rsidRPr="00A3036C">
        <w:rPr>
          <w:rFonts w:ascii="Times New Roman" w:hAnsi="Times New Roman" w:cs="Times New Roman"/>
          <w:sz w:val="24"/>
          <w:szCs w:val="24"/>
        </w:rPr>
        <w:t xml:space="preserve"> de planetas diversos</w:t>
      </w:r>
      <w:r w:rsidR="0095547D" w:rsidRPr="00A3036C">
        <w:rPr>
          <w:rFonts w:ascii="Times New Roman" w:hAnsi="Times New Roman" w:cs="Times New Roman"/>
          <w:sz w:val="24"/>
          <w:szCs w:val="24"/>
        </w:rPr>
        <w:t>, cujos</w:t>
      </w:r>
      <w:r w:rsidR="00966C15" w:rsidRPr="00A3036C">
        <w:rPr>
          <w:rFonts w:ascii="Times New Roman" w:hAnsi="Times New Roman" w:cs="Times New Roman"/>
          <w:sz w:val="24"/>
          <w:szCs w:val="24"/>
        </w:rPr>
        <w:t xml:space="preserve"> habitantes</w:t>
      </w:r>
      <w:r w:rsidR="003874A0" w:rsidRPr="00A3036C">
        <w:rPr>
          <w:rFonts w:ascii="Times New Roman" w:hAnsi="Times New Roman" w:cs="Times New Roman"/>
          <w:sz w:val="24"/>
          <w:szCs w:val="24"/>
        </w:rPr>
        <w:t xml:space="preserve"> encarnara na Terra, sob o véu do esquecimento</w:t>
      </w:r>
      <w:r w:rsidR="005157EA" w:rsidRPr="00A3036C">
        <w:rPr>
          <w:rFonts w:ascii="Times New Roman" w:hAnsi="Times New Roman" w:cs="Times New Roman"/>
          <w:sz w:val="24"/>
          <w:szCs w:val="24"/>
        </w:rPr>
        <w:t>, destacando</w:t>
      </w:r>
      <w:r w:rsidR="0026350C" w:rsidRPr="00A3036C">
        <w:rPr>
          <w:rFonts w:ascii="Times New Roman" w:hAnsi="Times New Roman" w:cs="Times New Roman"/>
          <w:sz w:val="24"/>
          <w:szCs w:val="24"/>
        </w:rPr>
        <w:t>,</w:t>
      </w:r>
      <w:r w:rsidR="005157EA" w:rsidRPr="00A3036C">
        <w:rPr>
          <w:rFonts w:ascii="Times New Roman" w:hAnsi="Times New Roman" w:cs="Times New Roman"/>
          <w:sz w:val="24"/>
          <w:szCs w:val="24"/>
        </w:rPr>
        <w:t xml:space="preserve"> estes</w:t>
      </w:r>
      <w:r w:rsidR="0026350C" w:rsidRPr="00A3036C">
        <w:rPr>
          <w:rFonts w:ascii="Times New Roman" w:hAnsi="Times New Roman" w:cs="Times New Roman"/>
          <w:sz w:val="24"/>
          <w:szCs w:val="24"/>
        </w:rPr>
        <w:t>,</w:t>
      </w:r>
      <w:r w:rsidR="005157EA" w:rsidRPr="00A3036C">
        <w:rPr>
          <w:rFonts w:ascii="Times New Roman" w:hAnsi="Times New Roman" w:cs="Times New Roman"/>
          <w:sz w:val="24"/>
          <w:szCs w:val="24"/>
        </w:rPr>
        <w:t xml:space="preserve"> somados aos terrícolas multidimensionais</w:t>
      </w:r>
      <w:r w:rsidR="00F030F2" w:rsidRPr="00A3036C">
        <w:rPr>
          <w:rFonts w:ascii="Times New Roman" w:hAnsi="Times New Roman" w:cs="Times New Roman"/>
          <w:sz w:val="24"/>
          <w:szCs w:val="24"/>
        </w:rPr>
        <w:t xml:space="preserve"> de serem ameaças </w:t>
      </w:r>
      <w:r w:rsidR="00C61E14" w:rsidRPr="00A3036C">
        <w:rPr>
          <w:rFonts w:ascii="Times New Roman" w:hAnsi="Times New Roman" w:cs="Times New Roman"/>
          <w:sz w:val="24"/>
          <w:szCs w:val="24"/>
        </w:rPr>
        <w:t>a vida sistêmica</w:t>
      </w:r>
      <w:r w:rsidR="00C2274D" w:rsidRPr="00A3036C">
        <w:rPr>
          <w:rFonts w:ascii="Times New Roman" w:hAnsi="Times New Roman" w:cs="Times New Roman"/>
          <w:sz w:val="24"/>
          <w:szCs w:val="24"/>
        </w:rPr>
        <w:t xml:space="preserve"> terráquea,</w:t>
      </w:r>
      <w:r w:rsidR="0095547D" w:rsidRPr="00A3036C">
        <w:rPr>
          <w:rFonts w:ascii="Times New Roman" w:hAnsi="Times New Roman" w:cs="Times New Roman"/>
          <w:sz w:val="24"/>
          <w:szCs w:val="24"/>
        </w:rPr>
        <w:t xml:space="preserve"> </w:t>
      </w:r>
      <w:r w:rsidR="001C338D" w:rsidRPr="00A3036C">
        <w:rPr>
          <w:rFonts w:ascii="Times New Roman" w:hAnsi="Times New Roman" w:cs="Times New Roman"/>
          <w:sz w:val="24"/>
          <w:szCs w:val="24"/>
        </w:rPr>
        <w:t>dominada</w:t>
      </w:r>
      <w:r w:rsidR="00BC6AE3" w:rsidRPr="00A3036C">
        <w:rPr>
          <w:rFonts w:ascii="Times New Roman" w:hAnsi="Times New Roman" w:cs="Times New Roman"/>
          <w:sz w:val="24"/>
          <w:szCs w:val="24"/>
        </w:rPr>
        <w:t>, milenarmente,</w:t>
      </w:r>
      <w:r w:rsidR="001C338D" w:rsidRPr="00A3036C">
        <w:rPr>
          <w:rFonts w:ascii="Times New Roman" w:hAnsi="Times New Roman" w:cs="Times New Roman"/>
          <w:sz w:val="24"/>
          <w:szCs w:val="24"/>
        </w:rPr>
        <w:t xml:space="preserve"> pelo SPA —</w:t>
      </w:r>
      <w:r w:rsidR="00AD25D8" w:rsidRPr="00A3036C">
        <w:rPr>
          <w:rFonts w:ascii="Times New Roman" w:hAnsi="Times New Roman" w:cs="Times New Roman"/>
          <w:sz w:val="24"/>
          <w:szCs w:val="24"/>
        </w:rPr>
        <w:t xml:space="preserve"> </w:t>
      </w:r>
      <w:r w:rsidR="001C338D" w:rsidRPr="00A3036C">
        <w:rPr>
          <w:rFonts w:ascii="Times New Roman" w:hAnsi="Times New Roman" w:cs="Times New Roman"/>
          <w:sz w:val="24"/>
          <w:szCs w:val="24"/>
        </w:rPr>
        <w:t>Supremo Poder Anônimo.</w:t>
      </w:r>
    </w:p>
    <w:p w14:paraId="0358D21E" w14:textId="266D8261" w:rsidR="0078747C" w:rsidRPr="00A3036C" w:rsidRDefault="00925E1C"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Escravocratas do orbe </w:t>
      </w:r>
      <w:r w:rsidR="0083067E" w:rsidRPr="00A3036C">
        <w:rPr>
          <w:rFonts w:ascii="Times New Roman" w:hAnsi="Times New Roman" w:cs="Times New Roman"/>
          <w:sz w:val="24"/>
          <w:szCs w:val="24"/>
        </w:rPr>
        <w:t xml:space="preserve">terrestre são sabedores de que a Terra </w:t>
      </w:r>
      <w:r w:rsidR="0018423B" w:rsidRPr="00A3036C">
        <w:rPr>
          <w:rFonts w:ascii="Times New Roman" w:hAnsi="Times New Roman" w:cs="Times New Roman"/>
          <w:sz w:val="24"/>
          <w:szCs w:val="24"/>
        </w:rPr>
        <w:t>é uma experiência formatada pelo SEU —</w:t>
      </w:r>
      <w:r w:rsidR="006300A7" w:rsidRPr="00A3036C">
        <w:rPr>
          <w:rFonts w:ascii="Times New Roman" w:hAnsi="Times New Roman" w:cs="Times New Roman"/>
          <w:sz w:val="24"/>
          <w:szCs w:val="24"/>
        </w:rPr>
        <w:t xml:space="preserve"> </w:t>
      </w:r>
      <w:r w:rsidR="0018423B" w:rsidRPr="00A3036C">
        <w:rPr>
          <w:rFonts w:ascii="Times New Roman" w:hAnsi="Times New Roman" w:cs="Times New Roman"/>
          <w:sz w:val="24"/>
          <w:szCs w:val="24"/>
        </w:rPr>
        <w:t>Soberana Energia Universal</w:t>
      </w:r>
      <w:r w:rsidR="005629F0" w:rsidRPr="00A3036C">
        <w:rPr>
          <w:rFonts w:ascii="Times New Roman" w:hAnsi="Times New Roman" w:cs="Times New Roman"/>
          <w:sz w:val="24"/>
          <w:szCs w:val="24"/>
        </w:rPr>
        <w:t xml:space="preserve"> e que eles deveriam ter sido parte desta experiência emprestando</w:t>
      </w:r>
      <w:r w:rsidR="00227086" w:rsidRPr="00A3036C">
        <w:rPr>
          <w:rFonts w:ascii="Times New Roman" w:hAnsi="Times New Roman" w:cs="Times New Roman"/>
          <w:sz w:val="24"/>
          <w:szCs w:val="24"/>
        </w:rPr>
        <w:t xml:space="preserve"> avanços tecnológicos</w:t>
      </w:r>
      <w:r w:rsidR="00527855" w:rsidRPr="00A3036C">
        <w:rPr>
          <w:rFonts w:ascii="Times New Roman" w:hAnsi="Times New Roman" w:cs="Times New Roman"/>
          <w:sz w:val="24"/>
          <w:szCs w:val="24"/>
        </w:rPr>
        <w:t xml:space="preserve"> e suas inteligibilidades</w:t>
      </w:r>
      <w:r w:rsidR="00AD0E40" w:rsidRPr="00A3036C">
        <w:rPr>
          <w:rFonts w:ascii="Times New Roman" w:hAnsi="Times New Roman" w:cs="Times New Roman"/>
          <w:sz w:val="24"/>
          <w:szCs w:val="24"/>
        </w:rPr>
        <w:t xml:space="preserve"> para melhoria de vida dos habitantes terrícola</w:t>
      </w:r>
      <w:r w:rsidR="002F64AB" w:rsidRPr="00A3036C">
        <w:rPr>
          <w:rFonts w:ascii="Times New Roman" w:hAnsi="Times New Roman" w:cs="Times New Roman"/>
          <w:sz w:val="24"/>
          <w:szCs w:val="24"/>
        </w:rPr>
        <w:t>s e seus visitante</w:t>
      </w:r>
      <w:r w:rsidR="00C03C11" w:rsidRPr="00A3036C">
        <w:rPr>
          <w:rFonts w:ascii="Times New Roman" w:hAnsi="Times New Roman" w:cs="Times New Roman"/>
          <w:sz w:val="24"/>
          <w:szCs w:val="24"/>
        </w:rPr>
        <w:t>s universais. Porém</w:t>
      </w:r>
      <w:r w:rsidR="00530936" w:rsidRPr="00A3036C">
        <w:rPr>
          <w:rFonts w:ascii="Times New Roman" w:hAnsi="Times New Roman" w:cs="Times New Roman"/>
          <w:sz w:val="24"/>
          <w:szCs w:val="24"/>
        </w:rPr>
        <w:t>, o desequilíbrio da inteligência e moral observadas nestas raça</w:t>
      </w:r>
      <w:r w:rsidR="00026CFC" w:rsidRPr="00A3036C">
        <w:rPr>
          <w:rFonts w:ascii="Times New Roman" w:hAnsi="Times New Roman" w:cs="Times New Roman"/>
          <w:sz w:val="24"/>
          <w:szCs w:val="24"/>
        </w:rPr>
        <w:t xml:space="preserve">s fora primordial para </w:t>
      </w:r>
      <w:r w:rsidR="00026CFC" w:rsidRPr="00A3036C">
        <w:rPr>
          <w:rFonts w:ascii="Times New Roman" w:hAnsi="Times New Roman" w:cs="Times New Roman"/>
          <w:i/>
          <w:iCs/>
          <w:sz w:val="24"/>
          <w:szCs w:val="24"/>
        </w:rPr>
        <w:t>malenirus</w:t>
      </w:r>
      <w:r w:rsidR="00026CFC" w:rsidRPr="00A3036C">
        <w:rPr>
          <w:rFonts w:ascii="Times New Roman" w:hAnsi="Times New Roman" w:cs="Times New Roman"/>
          <w:sz w:val="24"/>
          <w:szCs w:val="24"/>
        </w:rPr>
        <w:t xml:space="preserve">, </w:t>
      </w:r>
      <w:r w:rsidR="00026CFC" w:rsidRPr="00A3036C">
        <w:rPr>
          <w:rFonts w:ascii="Times New Roman" w:hAnsi="Times New Roman" w:cs="Times New Roman"/>
          <w:i/>
          <w:iCs/>
          <w:sz w:val="24"/>
          <w:szCs w:val="24"/>
        </w:rPr>
        <w:t>reino</w:t>
      </w:r>
      <w:r w:rsidR="008E667A" w:rsidRPr="00A3036C">
        <w:rPr>
          <w:rFonts w:ascii="Times New Roman" w:hAnsi="Times New Roman" w:cs="Times New Roman"/>
          <w:i/>
          <w:iCs/>
          <w:sz w:val="24"/>
          <w:szCs w:val="24"/>
        </w:rPr>
        <w:t xml:space="preserve">naques </w:t>
      </w:r>
      <w:r w:rsidR="008E667A" w:rsidRPr="00A3036C">
        <w:rPr>
          <w:rFonts w:ascii="Times New Roman" w:hAnsi="Times New Roman" w:cs="Times New Roman"/>
          <w:sz w:val="24"/>
          <w:szCs w:val="24"/>
        </w:rPr>
        <w:t xml:space="preserve">e </w:t>
      </w:r>
      <w:r w:rsidR="006861EE" w:rsidRPr="00A3036C">
        <w:rPr>
          <w:rFonts w:ascii="Times New Roman" w:hAnsi="Times New Roman" w:cs="Times New Roman"/>
          <w:i/>
          <w:iCs/>
          <w:sz w:val="24"/>
          <w:szCs w:val="24"/>
        </w:rPr>
        <w:t>dominitilianos</w:t>
      </w:r>
      <w:r w:rsidR="00E8017E" w:rsidRPr="00A3036C">
        <w:rPr>
          <w:rFonts w:ascii="Times New Roman" w:hAnsi="Times New Roman" w:cs="Times New Roman"/>
          <w:i/>
          <w:iCs/>
          <w:sz w:val="24"/>
          <w:szCs w:val="24"/>
        </w:rPr>
        <w:t xml:space="preserve"> </w:t>
      </w:r>
      <w:r w:rsidR="00E8017E" w:rsidRPr="00A3036C">
        <w:rPr>
          <w:rFonts w:ascii="Times New Roman" w:hAnsi="Times New Roman" w:cs="Times New Roman"/>
          <w:sz w:val="24"/>
          <w:szCs w:val="24"/>
        </w:rPr>
        <w:t>sucumbirem</w:t>
      </w:r>
      <w:r w:rsidR="000201F5" w:rsidRPr="00A3036C">
        <w:rPr>
          <w:rFonts w:ascii="Times New Roman" w:hAnsi="Times New Roman" w:cs="Times New Roman"/>
          <w:sz w:val="24"/>
          <w:szCs w:val="24"/>
        </w:rPr>
        <w:t xml:space="preserve"> e criarem </w:t>
      </w:r>
      <w:bookmarkStart w:id="18" w:name="_Hlk182307960"/>
      <w:r w:rsidR="000201F5" w:rsidRPr="00A3036C">
        <w:rPr>
          <w:rFonts w:ascii="Times New Roman" w:hAnsi="Times New Roman" w:cs="Times New Roman"/>
          <w:i/>
          <w:iCs/>
          <w:sz w:val="24"/>
          <w:szCs w:val="24"/>
        </w:rPr>
        <w:t>a tríade da maldade humana</w:t>
      </w:r>
      <w:r w:rsidR="000201F5" w:rsidRPr="00A3036C">
        <w:rPr>
          <w:rFonts w:ascii="Times New Roman" w:hAnsi="Times New Roman" w:cs="Times New Roman"/>
          <w:sz w:val="24"/>
          <w:szCs w:val="24"/>
        </w:rPr>
        <w:t xml:space="preserve">: </w:t>
      </w:r>
      <w:r w:rsidR="000201F5" w:rsidRPr="00A3036C">
        <w:rPr>
          <w:rFonts w:ascii="Times New Roman" w:hAnsi="Times New Roman" w:cs="Times New Roman"/>
          <w:i/>
          <w:iCs/>
          <w:sz w:val="24"/>
          <w:szCs w:val="24"/>
        </w:rPr>
        <w:t>ego</w:t>
      </w:r>
      <w:r w:rsidR="000201F5" w:rsidRPr="00A3036C">
        <w:rPr>
          <w:rFonts w:ascii="Times New Roman" w:hAnsi="Times New Roman" w:cs="Times New Roman"/>
          <w:sz w:val="24"/>
          <w:szCs w:val="24"/>
        </w:rPr>
        <w:t xml:space="preserve">, </w:t>
      </w:r>
      <w:r w:rsidR="000201F5" w:rsidRPr="00A3036C">
        <w:rPr>
          <w:rFonts w:ascii="Times New Roman" w:hAnsi="Times New Roman" w:cs="Times New Roman"/>
          <w:i/>
          <w:iCs/>
          <w:sz w:val="24"/>
          <w:szCs w:val="24"/>
        </w:rPr>
        <w:t>ganância</w:t>
      </w:r>
      <w:r w:rsidR="000201F5" w:rsidRPr="00A3036C">
        <w:rPr>
          <w:rFonts w:ascii="Times New Roman" w:hAnsi="Times New Roman" w:cs="Times New Roman"/>
          <w:sz w:val="24"/>
          <w:szCs w:val="24"/>
        </w:rPr>
        <w:t xml:space="preserve"> </w:t>
      </w:r>
      <w:r w:rsidR="000201F5" w:rsidRPr="00A3036C">
        <w:rPr>
          <w:rFonts w:ascii="Times New Roman" w:hAnsi="Times New Roman" w:cs="Times New Roman"/>
          <w:sz w:val="24"/>
          <w:szCs w:val="24"/>
        </w:rPr>
        <w:lastRenderedPageBreak/>
        <w:t xml:space="preserve">e </w:t>
      </w:r>
      <w:r w:rsidR="000201F5" w:rsidRPr="00A3036C">
        <w:rPr>
          <w:rFonts w:ascii="Times New Roman" w:hAnsi="Times New Roman" w:cs="Times New Roman"/>
          <w:i/>
          <w:iCs/>
          <w:sz w:val="24"/>
          <w:szCs w:val="24"/>
        </w:rPr>
        <w:t>medo</w:t>
      </w:r>
      <w:r w:rsidR="00C57054" w:rsidRPr="00A3036C">
        <w:rPr>
          <w:rFonts w:ascii="Times New Roman" w:hAnsi="Times New Roman" w:cs="Times New Roman"/>
          <w:sz w:val="24"/>
          <w:szCs w:val="24"/>
        </w:rPr>
        <w:t xml:space="preserve"> </w:t>
      </w:r>
      <w:bookmarkEnd w:id="18"/>
      <w:r w:rsidR="00C57054" w:rsidRPr="00A3036C">
        <w:rPr>
          <w:rFonts w:ascii="Times New Roman" w:hAnsi="Times New Roman" w:cs="Times New Roman"/>
          <w:sz w:val="24"/>
          <w:szCs w:val="24"/>
        </w:rPr>
        <w:t xml:space="preserve">para terem todos os minerais importantes </w:t>
      </w:r>
      <w:r w:rsidR="00EC47DD" w:rsidRPr="00A3036C">
        <w:rPr>
          <w:rFonts w:ascii="Times New Roman" w:hAnsi="Times New Roman" w:cs="Times New Roman"/>
          <w:sz w:val="24"/>
          <w:szCs w:val="24"/>
        </w:rPr>
        <w:t>para vida de seus respectivos planetas</w:t>
      </w:r>
      <w:r w:rsidR="00096926" w:rsidRPr="00A3036C">
        <w:rPr>
          <w:rFonts w:ascii="Times New Roman" w:hAnsi="Times New Roman" w:cs="Times New Roman"/>
          <w:sz w:val="24"/>
          <w:szCs w:val="24"/>
        </w:rPr>
        <w:t>, além de uma população terrícola submissa</w:t>
      </w:r>
      <w:r w:rsidR="00816699" w:rsidRPr="00A3036C">
        <w:rPr>
          <w:rFonts w:ascii="Times New Roman" w:hAnsi="Times New Roman" w:cs="Times New Roman"/>
          <w:sz w:val="24"/>
          <w:szCs w:val="24"/>
        </w:rPr>
        <w:t xml:space="preserve"> ao Sistema Terra.</w:t>
      </w:r>
      <w:r w:rsidR="0026350C" w:rsidRPr="00A3036C">
        <w:rPr>
          <w:rFonts w:ascii="Times New Roman" w:hAnsi="Times New Roman" w:cs="Times New Roman"/>
          <w:sz w:val="24"/>
          <w:szCs w:val="24"/>
        </w:rPr>
        <w:t xml:space="preserve"> </w:t>
      </w:r>
      <w:r w:rsidR="001E0AC9" w:rsidRPr="00A3036C">
        <w:rPr>
          <w:rFonts w:ascii="Times New Roman" w:hAnsi="Times New Roman" w:cs="Times New Roman"/>
          <w:sz w:val="24"/>
          <w:szCs w:val="24"/>
        </w:rPr>
        <w:t>Sabedores d</w:t>
      </w:r>
      <w:r w:rsidR="00BF41F4" w:rsidRPr="00A3036C">
        <w:rPr>
          <w:rFonts w:ascii="Times New Roman" w:hAnsi="Times New Roman" w:cs="Times New Roman"/>
          <w:sz w:val="24"/>
          <w:szCs w:val="24"/>
        </w:rPr>
        <w:t>a consciência humana ser responsável pelo encontro do Eu Superior</w:t>
      </w:r>
      <w:r w:rsidR="00F9649D" w:rsidRPr="00A3036C">
        <w:rPr>
          <w:rFonts w:ascii="Times New Roman" w:hAnsi="Times New Roman" w:cs="Times New Roman"/>
          <w:sz w:val="24"/>
          <w:szCs w:val="24"/>
        </w:rPr>
        <w:t>,</w:t>
      </w:r>
      <w:r w:rsidR="003728C2" w:rsidRPr="00A3036C">
        <w:rPr>
          <w:rFonts w:ascii="Times New Roman" w:hAnsi="Times New Roman" w:cs="Times New Roman"/>
          <w:sz w:val="24"/>
          <w:szCs w:val="24"/>
        </w:rPr>
        <w:t xml:space="preserve"> descobri</w:t>
      </w:r>
      <w:r w:rsidR="00ED1C36" w:rsidRPr="00A3036C">
        <w:rPr>
          <w:rFonts w:ascii="Times New Roman" w:hAnsi="Times New Roman" w:cs="Times New Roman"/>
          <w:sz w:val="24"/>
          <w:szCs w:val="24"/>
        </w:rPr>
        <w:t>ndo</w:t>
      </w:r>
      <w:r w:rsidR="003728C2" w:rsidRPr="00A3036C">
        <w:rPr>
          <w:rFonts w:ascii="Times New Roman" w:hAnsi="Times New Roman" w:cs="Times New Roman"/>
          <w:sz w:val="24"/>
          <w:szCs w:val="24"/>
        </w:rPr>
        <w:t xml:space="preserve"> habilidades</w:t>
      </w:r>
      <w:r w:rsidR="00F70081" w:rsidRPr="00A3036C">
        <w:rPr>
          <w:rFonts w:ascii="Times New Roman" w:hAnsi="Times New Roman" w:cs="Times New Roman"/>
          <w:sz w:val="24"/>
          <w:szCs w:val="24"/>
        </w:rPr>
        <w:t xml:space="preserve"> poderosas para atingirem a plenitude espiritual,</w:t>
      </w:r>
      <w:r w:rsidR="00D151FF" w:rsidRPr="00A3036C">
        <w:rPr>
          <w:rFonts w:ascii="Times New Roman" w:hAnsi="Times New Roman" w:cs="Times New Roman"/>
          <w:sz w:val="24"/>
          <w:szCs w:val="24"/>
        </w:rPr>
        <w:t xml:space="preserve"> através da Lei universal do amor incondicional</w:t>
      </w:r>
      <w:r w:rsidR="00485D24" w:rsidRPr="00A3036C">
        <w:rPr>
          <w:rFonts w:ascii="Times New Roman" w:hAnsi="Times New Roman" w:cs="Times New Roman"/>
          <w:sz w:val="24"/>
          <w:szCs w:val="24"/>
        </w:rPr>
        <w:t>. Os</w:t>
      </w:r>
      <w:r w:rsidR="0095547D" w:rsidRPr="00A3036C">
        <w:rPr>
          <w:rFonts w:ascii="Times New Roman" w:hAnsi="Times New Roman" w:cs="Times New Roman"/>
          <w:sz w:val="24"/>
          <w:szCs w:val="24"/>
        </w:rPr>
        <w:t xml:space="preserve"> </w:t>
      </w:r>
      <w:bookmarkStart w:id="19" w:name="_Hlk182387817"/>
      <w:r w:rsidR="007736DF" w:rsidRPr="00A3036C">
        <w:rPr>
          <w:rFonts w:ascii="Times New Roman" w:hAnsi="Times New Roman" w:cs="Times New Roman"/>
          <w:i/>
          <w:iCs/>
          <w:sz w:val="24"/>
          <w:szCs w:val="24"/>
        </w:rPr>
        <w:t>malenirus</w:t>
      </w:r>
      <w:r w:rsidR="007736DF" w:rsidRPr="00A3036C">
        <w:rPr>
          <w:rFonts w:ascii="Times New Roman" w:hAnsi="Times New Roman" w:cs="Times New Roman"/>
          <w:sz w:val="24"/>
          <w:szCs w:val="24"/>
        </w:rPr>
        <w:t xml:space="preserve">, </w:t>
      </w:r>
      <w:r w:rsidR="007736DF" w:rsidRPr="00A3036C">
        <w:rPr>
          <w:rFonts w:ascii="Times New Roman" w:hAnsi="Times New Roman" w:cs="Times New Roman"/>
          <w:i/>
          <w:iCs/>
          <w:sz w:val="24"/>
          <w:szCs w:val="24"/>
        </w:rPr>
        <w:t xml:space="preserve">reinonaques </w:t>
      </w:r>
      <w:r w:rsidR="007736DF" w:rsidRPr="00A3036C">
        <w:rPr>
          <w:rFonts w:ascii="Times New Roman" w:hAnsi="Times New Roman" w:cs="Times New Roman"/>
          <w:sz w:val="24"/>
          <w:szCs w:val="24"/>
        </w:rPr>
        <w:t xml:space="preserve">e </w:t>
      </w:r>
      <w:r w:rsidR="007736DF" w:rsidRPr="00A3036C">
        <w:rPr>
          <w:rFonts w:ascii="Times New Roman" w:hAnsi="Times New Roman" w:cs="Times New Roman"/>
          <w:i/>
          <w:iCs/>
          <w:sz w:val="24"/>
          <w:szCs w:val="24"/>
        </w:rPr>
        <w:t xml:space="preserve">dominitilianos </w:t>
      </w:r>
      <w:bookmarkEnd w:id="19"/>
      <w:r w:rsidR="00C44748" w:rsidRPr="00A3036C">
        <w:rPr>
          <w:rFonts w:ascii="Times New Roman" w:hAnsi="Times New Roman" w:cs="Times New Roman"/>
          <w:sz w:val="24"/>
          <w:szCs w:val="24"/>
        </w:rPr>
        <w:t>desafiam</w:t>
      </w:r>
      <w:r w:rsidR="00B170E5" w:rsidRPr="00A3036C">
        <w:rPr>
          <w:rFonts w:ascii="Times New Roman" w:hAnsi="Times New Roman" w:cs="Times New Roman"/>
          <w:sz w:val="24"/>
          <w:szCs w:val="24"/>
        </w:rPr>
        <w:t xml:space="preserve"> o equilíbrio da inteligibilidade e a moralidade previsto pelo SEU</w:t>
      </w:r>
      <w:r w:rsidR="008E64C3" w:rsidRPr="00A3036C">
        <w:rPr>
          <w:rFonts w:ascii="Times New Roman" w:hAnsi="Times New Roman" w:cs="Times New Roman"/>
          <w:sz w:val="24"/>
          <w:szCs w:val="24"/>
        </w:rPr>
        <w:t>, tomando posse</w:t>
      </w:r>
      <w:r w:rsidR="00336F87" w:rsidRPr="00A3036C">
        <w:rPr>
          <w:rFonts w:ascii="Times New Roman" w:hAnsi="Times New Roman" w:cs="Times New Roman"/>
          <w:sz w:val="24"/>
          <w:szCs w:val="24"/>
        </w:rPr>
        <w:t xml:space="preserve"> do orbe, condicionando o livre arbítrio humano aos pilares</w:t>
      </w:r>
      <w:r w:rsidR="00D93DBB" w:rsidRPr="00A3036C">
        <w:rPr>
          <w:rFonts w:ascii="Times New Roman" w:hAnsi="Times New Roman" w:cs="Times New Roman"/>
          <w:sz w:val="24"/>
          <w:szCs w:val="24"/>
        </w:rPr>
        <w:t>:</w:t>
      </w:r>
      <w:r w:rsidR="000147F0" w:rsidRPr="00A3036C">
        <w:rPr>
          <w:rFonts w:ascii="Times New Roman" w:hAnsi="Times New Roman" w:cs="Times New Roman"/>
          <w:sz w:val="24"/>
          <w:szCs w:val="24"/>
        </w:rPr>
        <w:t xml:space="preserve"> governo, religião, mídia e educação</w:t>
      </w:r>
      <w:r w:rsidR="007C295F" w:rsidRPr="00A3036C">
        <w:rPr>
          <w:rFonts w:ascii="Times New Roman" w:hAnsi="Times New Roman" w:cs="Times New Roman"/>
          <w:sz w:val="24"/>
          <w:szCs w:val="24"/>
        </w:rPr>
        <w:t>, do Sistema Terra.</w:t>
      </w:r>
    </w:p>
    <w:p w14:paraId="741D5632" w14:textId="64764C32" w:rsidR="00D35B5E" w:rsidRPr="00A3036C" w:rsidRDefault="00207CC3"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A produção de terrícolas híbridos, a serviço</w:t>
      </w:r>
      <w:r w:rsidR="00550319" w:rsidRPr="00A3036C">
        <w:rPr>
          <w:rFonts w:ascii="Times New Roman" w:hAnsi="Times New Roman" w:cs="Times New Roman"/>
          <w:sz w:val="24"/>
          <w:szCs w:val="24"/>
        </w:rPr>
        <w:t xml:space="preserve"> deles</w:t>
      </w:r>
      <w:r w:rsidR="001B04A7" w:rsidRPr="00A3036C">
        <w:rPr>
          <w:rFonts w:ascii="Times New Roman" w:hAnsi="Times New Roman" w:cs="Times New Roman"/>
          <w:sz w:val="24"/>
          <w:szCs w:val="24"/>
        </w:rPr>
        <w:t xml:space="preserve"> durante milênios</w:t>
      </w:r>
      <w:r w:rsidR="00550319" w:rsidRPr="00A3036C">
        <w:rPr>
          <w:rFonts w:ascii="Times New Roman" w:hAnsi="Times New Roman" w:cs="Times New Roman"/>
          <w:sz w:val="24"/>
          <w:szCs w:val="24"/>
        </w:rPr>
        <w:t>, estão nos primeiros escalões destes pilares de dominação</w:t>
      </w:r>
      <w:r w:rsidR="00031E81" w:rsidRPr="00A3036C">
        <w:rPr>
          <w:rFonts w:ascii="Times New Roman" w:hAnsi="Times New Roman" w:cs="Times New Roman"/>
          <w:sz w:val="24"/>
          <w:szCs w:val="24"/>
        </w:rPr>
        <w:t xml:space="preserve"> e, se tornam padrões de conquistas e sucessos no</w:t>
      </w:r>
      <w:r w:rsidR="00290986" w:rsidRPr="00A3036C">
        <w:rPr>
          <w:rFonts w:ascii="Times New Roman" w:hAnsi="Times New Roman" w:cs="Times New Roman"/>
          <w:sz w:val="24"/>
          <w:szCs w:val="24"/>
        </w:rPr>
        <w:t xml:space="preserve"> mundo materializado</w:t>
      </w:r>
      <w:r w:rsidR="006A6520" w:rsidRPr="00A3036C">
        <w:rPr>
          <w:rFonts w:ascii="Times New Roman" w:hAnsi="Times New Roman" w:cs="Times New Roman"/>
          <w:sz w:val="24"/>
          <w:szCs w:val="24"/>
        </w:rPr>
        <w:t>.</w:t>
      </w:r>
      <w:r w:rsidR="00290986" w:rsidRPr="00A3036C">
        <w:rPr>
          <w:rFonts w:ascii="Times New Roman" w:hAnsi="Times New Roman" w:cs="Times New Roman"/>
          <w:sz w:val="24"/>
          <w:szCs w:val="24"/>
        </w:rPr>
        <w:t xml:space="preserve"> </w:t>
      </w:r>
      <w:r w:rsidR="006A6520" w:rsidRPr="00A3036C">
        <w:rPr>
          <w:rFonts w:ascii="Times New Roman" w:hAnsi="Times New Roman" w:cs="Times New Roman"/>
          <w:sz w:val="24"/>
          <w:szCs w:val="24"/>
        </w:rPr>
        <w:t>N</w:t>
      </w:r>
      <w:r w:rsidR="00290986" w:rsidRPr="00A3036C">
        <w:rPr>
          <w:rFonts w:ascii="Times New Roman" w:hAnsi="Times New Roman" w:cs="Times New Roman"/>
          <w:sz w:val="24"/>
          <w:szCs w:val="24"/>
        </w:rPr>
        <w:t>asce</w:t>
      </w:r>
      <w:r w:rsidR="006A6520" w:rsidRPr="00A3036C">
        <w:rPr>
          <w:rFonts w:ascii="Times New Roman" w:hAnsi="Times New Roman" w:cs="Times New Roman"/>
          <w:sz w:val="24"/>
          <w:szCs w:val="24"/>
        </w:rPr>
        <w:t>r</w:t>
      </w:r>
      <w:r w:rsidR="00290986" w:rsidRPr="00A3036C">
        <w:rPr>
          <w:rFonts w:ascii="Times New Roman" w:hAnsi="Times New Roman" w:cs="Times New Roman"/>
          <w:sz w:val="24"/>
          <w:szCs w:val="24"/>
        </w:rPr>
        <w:t xml:space="preserve">, </w:t>
      </w:r>
      <w:r w:rsidR="006E249B" w:rsidRPr="00A3036C">
        <w:rPr>
          <w:rFonts w:ascii="Times New Roman" w:hAnsi="Times New Roman" w:cs="Times New Roman"/>
          <w:sz w:val="24"/>
          <w:szCs w:val="24"/>
        </w:rPr>
        <w:t>vive</w:t>
      </w:r>
      <w:r w:rsidR="006A6520" w:rsidRPr="00A3036C">
        <w:rPr>
          <w:rFonts w:ascii="Times New Roman" w:hAnsi="Times New Roman" w:cs="Times New Roman"/>
          <w:sz w:val="24"/>
          <w:szCs w:val="24"/>
        </w:rPr>
        <w:t>r</w:t>
      </w:r>
      <w:r w:rsidR="006E249B" w:rsidRPr="00A3036C">
        <w:rPr>
          <w:rFonts w:ascii="Times New Roman" w:hAnsi="Times New Roman" w:cs="Times New Roman"/>
          <w:sz w:val="24"/>
          <w:szCs w:val="24"/>
        </w:rPr>
        <w:t xml:space="preserve"> </w:t>
      </w:r>
      <w:r w:rsidR="001B04A7" w:rsidRPr="00A3036C">
        <w:rPr>
          <w:rFonts w:ascii="Times New Roman" w:hAnsi="Times New Roman" w:cs="Times New Roman"/>
          <w:sz w:val="24"/>
          <w:szCs w:val="24"/>
        </w:rPr>
        <w:t>n</w:t>
      </w:r>
      <w:r w:rsidR="006E249B" w:rsidRPr="00A3036C">
        <w:rPr>
          <w:rFonts w:ascii="Times New Roman" w:hAnsi="Times New Roman" w:cs="Times New Roman"/>
          <w:sz w:val="24"/>
          <w:szCs w:val="24"/>
        </w:rPr>
        <w:t>uma sociedade de contas</w:t>
      </w:r>
      <w:r w:rsidR="000C77B5" w:rsidRPr="00A3036C">
        <w:rPr>
          <w:rFonts w:ascii="Times New Roman" w:hAnsi="Times New Roman" w:cs="Times New Roman"/>
          <w:sz w:val="24"/>
          <w:szCs w:val="24"/>
        </w:rPr>
        <w:t xml:space="preserve"> e morre</w:t>
      </w:r>
      <w:r w:rsidR="006A6520" w:rsidRPr="00A3036C">
        <w:rPr>
          <w:rFonts w:ascii="Times New Roman" w:hAnsi="Times New Roman" w:cs="Times New Roman"/>
          <w:sz w:val="24"/>
          <w:szCs w:val="24"/>
        </w:rPr>
        <w:t>r</w:t>
      </w:r>
      <w:r w:rsidR="000C77B5" w:rsidRPr="00A3036C">
        <w:rPr>
          <w:rFonts w:ascii="Times New Roman" w:hAnsi="Times New Roman" w:cs="Times New Roman"/>
          <w:sz w:val="24"/>
          <w:szCs w:val="24"/>
        </w:rPr>
        <w:t xml:space="preserve"> para renascer e pagar as </w:t>
      </w:r>
      <w:r w:rsidR="004F037F" w:rsidRPr="00A3036C">
        <w:rPr>
          <w:rFonts w:ascii="Times New Roman" w:hAnsi="Times New Roman" w:cs="Times New Roman"/>
          <w:sz w:val="24"/>
          <w:szCs w:val="24"/>
        </w:rPr>
        <w:t>dívidas</w:t>
      </w:r>
      <w:r w:rsidR="000C77B5" w:rsidRPr="00A3036C">
        <w:rPr>
          <w:rFonts w:ascii="Times New Roman" w:hAnsi="Times New Roman" w:cs="Times New Roman"/>
          <w:sz w:val="24"/>
          <w:szCs w:val="24"/>
        </w:rPr>
        <w:t xml:space="preserve"> de</w:t>
      </w:r>
      <w:r w:rsidR="004F037F" w:rsidRPr="00A3036C">
        <w:rPr>
          <w:rFonts w:ascii="Times New Roman" w:hAnsi="Times New Roman" w:cs="Times New Roman"/>
          <w:sz w:val="24"/>
          <w:szCs w:val="24"/>
        </w:rPr>
        <w:t xml:space="preserve"> faltas </w:t>
      </w:r>
      <w:r w:rsidR="00C40CD9" w:rsidRPr="00A3036C">
        <w:rPr>
          <w:rFonts w:ascii="Times New Roman" w:hAnsi="Times New Roman" w:cs="Times New Roman"/>
          <w:sz w:val="24"/>
          <w:szCs w:val="24"/>
        </w:rPr>
        <w:t xml:space="preserve">morais </w:t>
      </w:r>
      <w:r w:rsidR="004F037F" w:rsidRPr="00A3036C">
        <w:rPr>
          <w:rFonts w:ascii="Times New Roman" w:hAnsi="Times New Roman" w:cs="Times New Roman"/>
          <w:sz w:val="24"/>
          <w:szCs w:val="24"/>
        </w:rPr>
        <w:t xml:space="preserve">cometidas </w:t>
      </w:r>
      <w:r w:rsidR="00992FD2" w:rsidRPr="00A3036C">
        <w:rPr>
          <w:rFonts w:ascii="Times New Roman" w:hAnsi="Times New Roman" w:cs="Times New Roman"/>
          <w:sz w:val="24"/>
          <w:szCs w:val="24"/>
        </w:rPr>
        <w:t>em vidas passadas.</w:t>
      </w:r>
      <w:r w:rsidR="00850FB8" w:rsidRPr="00A3036C">
        <w:rPr>
          <w:rFonts w:ascii="Times New Roman" w:hAnsi="Times New Roman" w:cs="Times New Roman"/>
          <w:sz w:val="24"/>
          <w:szCs w:val="24"/>
        </w:rPr>
        <w:t xml:space="preserve"> </w:t>
      </w:r>
      <w:r w:rsidR="00054B07" w:rsidRPr="00A3036C">
        <w:rPr>
          <w:rFonts w:ascii="Times New Roman" w:hAnsi="Times New Roman" w:cs="Times New Roman"/>
          <w:sz w:val="24"/>
          <w:szCs w:val="24"/>
        </w:rPr>
        <w:t>Idas e v</w:t>
      </w:r>
      <w:r w:rsidR="00E70E56" w:rsidRPr="00A3036C">
        <w:rPr>
          <w:rFonts w:ascii="Times New Roman" w:hAnsi="Times New Roman" w:cs="Times New Roman"/>
          <w:sz w:val="24"/>
          <w:szCs w:val="24"/>
        </w:rPr>
        <w:t>ind</w:t>
      </w:r>
      <w:r w:rsidR="00054B07" w:rsidRPr="00A3036C">
        <w:rPr>
          <w:rFonts w:ascii="Times New Roman" w:hAnsi="Times New Roman" w:cs="Times New Roman"/>
          <w:sz w:val="24"/>
          <w:szCs w:val="24"/>
        </w:rPr>
        <w:t xml:space="preserve">as constantes de espíritos sujeitos a sucumbirem </w:t>
      </w:r>
      <w:r w:rsidR="00054B07" w:rsidRPr="00A3036C">
        <w:rPr>
          <w:rFonts w:ascii="Times New Roman" w:hAnsi="Times New Roman" w:cs="Times New Roman"/>
          <w:i/>
          <w:iCs/>
          <w:sz w:val="24"/>
          <w:szCs w:val="24"/>
        </w:rPr>
        <w:t>a tríade da maldade humana</w:t>
      </w:r>
      <w:r w:rsidR="00054B07" w:rsidRPr="00A3036C">
        <w:rPr>
          <w:rFonts w:ascii="Times New Roman" w:hAnsi="Times New Roman" w:cs="Times New Roman"/>
          <w:sz w:val="24"/>
          <w:szCs w:val="24"/>
        </w:rPr>
        <w:t xml:space="preserve">: </w:t>
      </w:r>
      <w:r w:rsidR="00054B07" w:rsidRPr="00A3036C">
        <w:rPr>
          <w:rFonts w:ascii="Times New Roman" w:hAnsi="Times New Roman" w:cs="Times New Roman"/>
          <w:i/>
          <w:iCs/>
          <w:sz w:val="24"/>
          <w:szCs w:val="24"/>
        </w:rPr>
        <w:t>ego</w:t>
      </w:r>
      <w:r w:rsidR="00054B07" w:rsidRPr="00A3036C">
        <w:rPr>
          <w:rFonts w:ascii="Times New Roman" w:hAnsi="Times New Roman" w:cs="Times New Roman"/>
          <w:sz w:val="24"/>
          <w:szCs w:val="24"/>
        </w:rPr>
        <w:t xml:space="preserve">, </w:t>
      </w:r>
      <w:r w:rsidR="00054B07" w:rsidRPr="00A3036C">
        <w:rPr>
          <w:rFonts w:ascii="Times New Roman" w:hAnsi="Times New Roman" w:cs="Times New Roman"/>
          <w:i/>
          <w:iCs/>
          <w:sz w:val="24"/>
          <w:szCs w:val="24"/>
        </w:rPr>
        <w:t>ganância</w:t>
      </w:r>
      <w:r w:rsidR="00054B07" w:rsidRPr="00A3036C">
        <w:rPr>
          <w:rFonts w:ascii="Times New Roman" w:hAnsi="Times New Roman" w:cs="Times New Roman"/>
          <w:sz w:val="24"/>
          <w:szCs w:val="24"/>
        </w:rPr>
        <w:t xml:space="preserve"> e </w:t>
      </w:r>
      <w:r w:rsidR="00054B07" w:rsidRPr="00A3036C">
        <w:rPr>
          <w:rFonts w:ascii="Times New Roman" w:hAnsi="Times New Roman" w:cs="Times New Roman"/>
          <w:i/>
          <w:iCs/>
          <w:sz w:val="24"/>
          <w:szCs w:val="24"/>
        </w:rPr>
        <w:t>medo</w:t>
      </w:r>
      <w:r w:rsidR="0031376E" w:rsidRPr="00A3036C">
        <w:rPr>
          <w:rFonts w:ascii="Times New Roman" w:hAnsi="Times New Roman" w:cs="Times New Roman"/>
          <w:sz w:val="24"/>
          <w:szCs w:val="24"/>
        </w:rPr>
        <w:t xml:space="preserve"> </w:t>
      </w:r>
      <w:r w:rsidR="00A1568A" w:rsidRPr="00A3036C">
        <w:rPr>
          <w:rFonts w:ascii="Times New Roman" w:hAnsi="Times New Roman" w:cs="Times New Roman"/>
          <w:sz w:val="24"/>
          <w:szCs w:val="24"/>
        </w:rPr>
        <w:t xml:space="preserve">são </w:t>
      </w:r>
      <w:r w:rsidR="007041C4" w:rsidRPr="00A3036C">
        <w:rPr>
          <w:rFonts w:ascii="Times New Roman" w:hAnsi="Times New Roman" w:cs="Times New Roman"/>
          <w:sz w:val="24"/>
          <w:szCs w:val="24"/>
        </w:rPr>
        <w:t>contabilizados</w:t>
      </w:r>
      <w:r w:rsidR="00062038" w:rsidRPr="00A3036C">
        <w:rPr>
          <w:rFonts w:ascii="Times New Roman" w:hAnsi="Times New Roman" w:cs="Times New Roman"/>
          <w:sz w:val="24"/>
          <w:szCs w:val="24"/>
        </w:rPr>
        <w:t xml:space="preserve"> no sucesso de dominação</w:t>
      </w:r>
      <w:r w:rsidR="004026D1" w:rsidRPr="00A3036C">
        <w:rPr>
          <w:rFonts w:ascii="Times New Roman" w:hAnsi="Times New Roman" w:cs="Times New Roman"/>
          <w:sz w:val="24"/>
          <w:szCs w:val="24"/>
        </w:rPr>
        <w:t>.</w:t>
      </w:r>
      <w:r w:rsidR="00E3695A" w:rsidRPr="00A3036C">
        <w:rPr>
          <w:rFonts w:ascii="Times New Roman" w:hAnsi="Times New Roman" w:cs="Times New Roman"/>
          <w:sz w:val="24"/>
          <w:szCs w:val="24"/>
        </w:rPr>
        <w:t xml:space="preserve"> </w:t>
      </w:r>
      <w:r w:rsidR="004026D1" w:rsidRPr="00A3036C">
        <w:rPr>
          <w:rFonts w:ascii="Times New Roman" w:hAnsi="Times New Roman" w:cs="Times New Roman"/>
          <w:sz w:val="24"/>
          <w:szCs w:val="24"/>
        </w:rPr>
        <w:t>A</w:t>
      </w:r>
      <w:r w:rsidR="00E3695A" w:rsidRPr="00A3036C">
        <w:rPr>
          <w:rFonts w:ascii="Times New Roman" w:hAnsi="Times New Roman" w:cs="Times New Roman"/>
          <w:sz w:val="24"/>
          <w:szCs w:val="24"/>
        </w:rPr>
        <w:t xml:space="preserve">pesar do </w:t>
      </w:r>
      <w:r w:rsidR="00E3695A" w:rsidRPr="00A3036C">
        <w:rPr>
          <w:rFonts w:ascii="Times New Roman" w:hAnsi="Times New Roman" w:cs="Times New Roman"/>
          <w:i/>
          <w:iCs/>
          <w:sz w:val="24"/>
          <w:szCs w:val="24"/>
        </w:rPr>
        <w:t xml:space="preserve">segundo plano terráqueo </w:t>
      </w:r>
      <w:r w:rsidR="007041C4" w:rsidRPr="00A3036C">
        <w:rPr>
          <w:rFonts w:ascii="Times New Roman" w:hAnsi="Times New Roman" w:cs="Times New Roman"/>
          <w:sz w:val="24"/>
          <w:szCs w:val="24"/>
        </w:rPr>
        <w:t>abrigar o conhecido “Nosso Lar”</w:t>
      </w:r>
      <w:r w:rsidR="00DE3858" w:rsidRPr="00A3036C">
        <w:rPr>
          <w:rFonts w:ascii="Times New Roman" w:hAnsi="Times New Roman" w:cs="Times New Roman"/>
          <w:sz w:val="24"/>
          <w:szCs w:val="24"/>
        </w:rPr>
        <w:t xml:space="preserve">, espécie de hospital e de convivência </w:t>
      </w:r>
      <w:r w:rsidR="002E62F4" w:rsidRPr="00A3036C">
        <w:rPr>
          <w:rFonts w:ascii="Times New Roman" w:hAnsi="Times New Roman" w:cs="Times New Roman"/>
          <w:sz w:val="24"/>
          <w:szCs w:val="24"/>
        </w:rPr>
        <w:t>espiritual</w:t>
      </w:r>
      <w:r w:rsidR="00DE3858" w:rsidRPr="00A3036C">
        <w:rPr>
          <w:rFonts w:ascii="Times New Roman" w:hAnsi="Times New Roman" w:cs="Times New Roman"/>
          <w:sz w:val="24"/>
          <w:szCs w:val="24"/>
        </w:rPr>
        <w:t xml:space="preserve"> entre os faltosos terrestres</w:t>
      </w:r>
      <w:r w:rsidR="001A04B9" w:rsidRPr="00A3036C">
        <w:rPr>
          <w:rFonts w:ascii="Times New Roman" w:hAnsi="Times New Roman" w:cs="Times New Roman"/>
          <w:sz w:val="24"/>
          <w:szCs w:val="24"/>
        </w:rPr>
        <w:t>.</w:t>
      </w:r>
      <w:r w:rsidR="009D2477" w:rsidRPr="00A3036C">
        <w:rPr>
          <w:rFonts w:ascii="Times New Roman" w:hAnsi="Times New Roman" w:cs="Times New Roman"/>
          <w:sz w:val="24"/>
          <w:szCs w:val="24"/>
        </w:rPr>
        <w:t xml:space="preserve"> </w:t>
      </w:r>
      <w:r w:rsidR="001A04B9" w:rsidRPr="00A3036C">
        <w:rPr>
          <w:rFonts w:ascii="Times New Roman" w:hAnsi="Times New Roman" w:cs="Times New Roman"/>
          <w:sz w:val="24"/>
          <w:szCs w:val="24"/>
        </w:rPr>
        <w:t xml:space="preserve">Estes </w:t>
      </w:r>
      <w:r w:rsidR="009D2477" w:rsidRPr="00A3036C">
        <w:rPr>
          <w:rFonts w:ascii="Times New Roman" w:hAnsi="Times New Roman" w:cs="Times New Roman"/>
          <w:sz w:val="24"/>
          <w:szCs w:val="24"/>
        </w:rPr>
        <w:t>apoiados por espíritos mais evoluídos</w:t>
      </w:r>
      <w:r w:rsidR="005E6604" w:rsidRPr="00A3036C">
        <w:rPr>
          <w:rFonts w:ascii="Times New Roman" w:hAnsi="Times New Roman" w:cs="Times New Roman"/>
          <w:sz w:val="24"/>
          <w:szCs w:val="24"/>
        </w:rPr>
        <w:t xml:space="preserve"> a reencarnarem</w:t>
      </w:r>
      <w:r w:rsidR="004026D1" w:rsidRPr="00A3036C">
        <w:rPr>
          <w:rFonts w:ascii="Times New Roman" w:hAnsi="Times New Roman" w:cs="Times New Roman"/>
          <w:sz w:val="24"/>
          <w:szCs w:val="24"/>
        </w:rPr>
        <w:t>, sob o véu do esquecimento,</w:t>
      </w:r>
      <w:r w:rsidR="005E6604" w:rsidRPr="00A3036C">
        <w:rPr>
          <w:rFonts w:ascii="Times New Roman" w:hAnsi="Times New Roman" w:cs="Times New Roman"/>
          <w:sz w:val="24"/>
          <w:szCs w:val="24"/>
        </w:rPr>
        <w:t xml:space="preserve"> para oportunizarem o resgate de faltas cometidas ao próximo</w:t>
      </w:r>
      <w:r w:rsidR="004026D1" w:rsidRPr="00A3036C">
        <w:rPr>
          <w:rFonts w:ascii="Times New Roman" w:hAnsi="Times New Roman" w:cs="Times New Roman"/>
          <w:sz w:val="24"/>
          <w:szCs w:val="24"/>
        </w:rPr>
        <w:t xml:space="preserve"> em vidas passadas.</w:t>
      </w:r>
      <w:r w:rsidR="008E64C3" w:rsidRPr="00A3036C">
        <w:rPr>
          <w:rFonts w:ascii="Times New Roman" w:hAnsi="Times New Roman" w:cs="Times New Roman"/>
          <w:sz w:val="24"/>
          <w:szCs w:val="24"/>
        </w:rPr>
        <w:t xml:space="preserve"> </w:t>
      </w:r>
      <w:r w:rsidR="00AB6A7D" w:rsidRPr="00A3036C">
        <w:rPr>
          <w:rFonts w:ascii="Times New Roman" w:hAnsi="Times New Roman" w:cs="Times New Roman"/>
          <w:sz w:val="24"/>
          <w:szCs w:val="24"/>
        </w:rPr>
        <w:t>Amarrados aos pilares do Sistema Terra não conseguem</w:t>
      </w:r>
      <w:r w:rsidR="00587B80" w:rsidRPr="00A3036C">
        <w:rPr>
          <w:rFonts w:ascii="Times New Roman" w:hAnsi="Times New Roman" w:cs="Times New Roman"/>
          <w:sz w:val="24"/>
          <w:szCs w:val="24"/>
        </w:rPr>
        <w:t xml:space="preserve"> interpretar as intuições benéfica</w:t>
      </w:r>
      <w:r w:rsidR="005C549D" w:rsidRPr="00A3036C">
        <w:rPr>
          <w:rFonts w:ascii="Times New Roman" w:hAnsi="Times New Roman" w:cs="Times New Roman"/>
          <w:sz w:val="24"/>
          <w:szCs w:val="24"/>
        </w:rPr>
        <w:t>s</w:t>
      </w:r>
      <w:r w:rsidR="00587B80" w:rsidRPr="00A3036C">
        <w:rPr>
          <w:rFonts w:ascii="Times New Roman" w:hAnsi="Times New Roman" w:cs="Times New Roman"/>
          <w:sz w:val="24"/>
          <w:szCs w:val="24"/>
        </w:rPr>
        <w:t xml:space="preserve"> para sua evolução</w:t>
      </w:r>
      <w:r w:rsidR="001347FD" w:rsidRPr="00A3036C">
        <w:rPr>
          <w:rFonts w:ascii="Times New Roman" w:hAnsi="Times New Roman" w:cs="Times New Roman"/>
          <w:sz w:val="24"/>
          <w:szCs w:val="24"/>
        </w:rPr>
        <w:t xml:space="preserve"> e continuam a nascer, viver, morrer e renascer</w:t>
      </w:r>
      <w:r w:rsidR="007A2E2D" w:rsidRPr="00A3036C">
        <w:rPr>
          <w:rFonts w:ascii="Times New Roman" w:hAnsi="Times New Roman" w:cs="Times New Roman"/>
          <w:sz w:val="24"/>
          <w:szCs w:val="24"/>
        </w:rPr>
        <w:t xml:space="preserve"> para fazerem parte</w:t>
      </w:r>
      <w:r w:rsidR="006D08DA" w:rsidRPr="00A3036C">
        <w:rPr>
          <w:rFonts w:ascii="Times New Roman" w:hAnsi="Times New Roman" w:cs="Times New Roman"/>
          <w:sz w:val="24"/>
          <w:szCs w:val="24"/>
        </w:rPr>
        <w:t xml:space="preserve"> do Projeto de Perpetuação do Poder</w:t>
      </w:r>
      <w:r w:rsidR="0066096A" w:rsidRPr="00A3036C">
        <w:rPr>
          <w:rFonts w:ascii="Times New Roman" w:hAnsi="Times New Roman" w:cs="Times New Roman"/>
          <w:sz w:val="24"/>
          <w:szCs w:val="24"/>
        </w:rPr>
        <w:t xml:space="preserve"> </w:t>
      </w:r>
      <w:r w:rsidR="008E1915" w:rsidRPr="00A3036C">
        <w:rPr>
          <w:rFonts w:ascii="Times New Roman" w:hAnsi="Times New Roman" w:cs="Times New Roman"/>
          <w:sz w:val="24"/>
          <w:szCs w:val="24"/>
        </w:rPr>
        <w:t>influenci</w:t>
      </w:r>
      <w:r w:rsidR="0066096A" w:rsidRPr="00A3036C">
        <w:rPr>
          <w:rFonts w:ascii="Times New Roman" w:hAnsi="Times New Roman" w:cs="Times New Roman"/>
          <w:sz w:val="24"/>
          <w:szCs w:val="24"/>
        </w:rPr>
        <w:t>ados</w:t>
      </w:r>
      <w:r w:rsidR="008E1915" w:rsidRPr="00A3036C">
        <w:rPr>
          <w:rFonts w:ascii="Times New Roman" w:hAnsi="Times New Roman" w:cs="Times New Roman"/>
          <w:sz w:val="24"/>
          <w:szCs w:val="24"/>
        </w:rPr>
        <w:t xml:space="preserve"> e explorados</w:t>
      </w:r>
      <w:r w:rsidR="0066096A" w:rsidRPr="00A3036C">
        <w:rPr>
          <w:rFonts w:ascii="Times New Roman" w:hAnsi="Times New Roman" w:cs="Times New Roman"/>
          <w:sz w:val="24"/>
          <w:szCs w:val="24"/>
        </w:rPr>
        <w:t xml:space="preserve"> pelos pilares</w:t>
      </w:r>
      <w:r w:rsidR="007249E1" w:rsidRPr="00A3036C">
        <w:rPr>
          <w:rFonts w:ascii="Times New Roman" w:hAnsi="Times New Roman" w:cs="Times New Roman"/>
          <w:sz w:val="24"/>
          <w:szCs w:val="24"/>
        </w:rPr>
        <w:t>: governo, religião, mídia e educação</w:t>
      </w:r>
      <w:r w:rsidR="0066096A" w:rsidRPr="00A3036C">
        <w:rPr>
          <w:rFonts w:ascii="Times New Roman" w:hAnsi="Times New Roman" w:cs="Times New Roman"/>
          <w:sz w:val="24"/>
          <w:szCs w:val="24"/>
        </w:rPr>
        <w:t xml:space="preserve"> </w:t>
      </w:r>
      <w:r w:rsidR="007249E1" w:rsidRPr="00A3036C">
        <w:rPr>
          <w:rFonts w:ascii="Times New Roman" w:hAnsi="Times New Roman" w:cs="Times New Roman"/>
          <w:sz w:val="24"/>
          <w:szCs w:val="24"/>
        </w:rPr>
        <w:t>do Sistema Terra</w:t>
      </w:r>
      <w:r w:rsidR="000F2260" w:rsidRPr="00A3036C">
        <w:rPr>
          <w:rFonts w:ascii="Times New Roman" w:hAnsi="Times New Roman" w:cs="Times New Roman"/>
          <w:sz w:val="24"/>
          <w:szCs w:val="24"/>
        </w:rPr>
        <w:t>.</w:t>
      </w:r>
    </w:p>
    <w:p w14:paraId="3549B0F2" w14:textId="05571FD0" w:rsidR="00AB4372" w:rsidRPr="00A3036C" w:rsidRDefault="00AB4372"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tempo passa e até agora, Algozlenirus </w:t>
      </w:r>
      <w:r w:rsidR="00527ADA" w:rsidRPr="00A3036C">
        <w:rPr>
          <w:rFonts w:ascii="Times New Roman" w:hAnsi="Times New Roman" w:cs="Times New Roman"/>
          <w:sz w:val="24"/>
          <w:szCs w:val="24"/>
        </w:rPr>
        <w:t xml:space="preserve">limita-se a exibir imagens no </w:t>
      </w:r>
      <w:r w:rsidR="00527ADA" w:rsidRPr="00A3036C">
        <w:rPr>
          <w:rFonts w:ascii="Times New Roman" w:hAnsi="Times New Roman" w:cs="Times New Roman"/>
          <w:i/>
          <w:iCs/>
          <w:sz w:val="24"/>
          <w:szCs w:val="24"/>
        </w:rPr>
        <w:t>túnel do tempo</w:t>
      </w:r>
      <w:r w:rsidR="00682822" w:rsidRPr="00A3036C">
        <w:rPr>
          <w:rFonts w:ascii="Times New Roman" w:hAnsi="Times New Roman" w:cs="Times New Roman"/>
          <w:sz w:val="24"/>
          <w:szCs w:val="24"/>
        </w:rPr>
        <w:t xml:space="preserve"> </w:t>
      </w:r>
      <w:r w:rsidR="00131A90" w:rsidRPr="00A3036C">
        <w:rPr>
          <w:rFonts w:ascii="Times New Roman" w:hAnsi="Times New Roman" w:cs="Times New Roman"/>
          <w:sz w:val="24"/>
          <w:szCs w:val="24"/>
        </w:rPr>
        <w:t xml:space="preserve">demonstrando </w:t>
      </w:r>
      <w:r w:rsidR="00DB3266" w:rsidRPr="00A3036C">
        <w:rPr>
          <w:rFonts w:ascii="Times New Roman" w:hAnsi="Times New Roman" w:cs="Times New Roman"/>
          <w:sz w:val="24"/>
          <w:szCs w:val="24"/>
        </w:rPr>
        <w:t>a escravidão do terrícola</w:t>
      </w:r>
      <w:r w:rsidR="007666B0" w:rsidRPr="00A3036C">
        <w:rPr>
          <w:rFonts w:ascii="Times New Roman" w:hAnsi="Times New Roman" w:cs="Times New Roman"/>
          <w:sz w:val="24"/>
          <w:szCs w:val="24"/>
        </w:rPr>
        <w:t>, sem apresentar solução para evitar o alteamento da vibração</w:t>
      </w:r>
      <w:r w:rsidR="00B07762" w:rsidRPr="00A3036C">
        <w:rPr>
          <w:rFonts w:ascii="Times New Roman" w:hAnsi="Times New Roman" w:cs="Times New Roman"/>
          <w:sz w:val="24"/>
          <w:szCs w:val="24"/>
        </w:rPr>
        <w:t xml:space="preserve"> vigente na </w:t>
      </w:r>
      <w:r w:rsidR="00B07762" w:rsidRPr="00A3036C">
        <w:rPr>
          <w:rFonts w:ascii="Times New Roman" w:hAnsi="Times New Roman" w:cs="Times New Roman"/>
          <w:sz w:val="24"/>
          <w:szCs w:val="24"/>
        </w:rPr>
        <w:lastRenderedPageBreak/>
        <w:t>humanidade</w:t>
      </w:r>
      <w:r w:rsidR="00C830A5" w:rsidRPr="00A3036C">
        <w:rPr>
          <w:rFonts w:ascii="Times New Roman" w:hAnsi="Times New Roman" w:cs="Times New Roman"/>
          <w:sz w:val="24"/>
          <w:szCs w:val="24"/>
        </w:rPr>
        <w:t>, responsável por todos e quaisquer</w:t>
      </w:r>
      <w:r w:rsidR="00546B86" w:rsidRPr="00A3036C">
        <w:rPr>
          <w:rFonts w:ascii="Times New Roman" w:hAnsi="Times New Roman" w:cs="Times New Roman"/>
          <w:sz w:val="24"/>
          <w:szCs w:val="24"/>
        </w:rPr>
        <w:t xml:space="preserve"> fatos desafortunados, a que estão, sistem</w:t>
      </w:r>
      <w:r w:rsidR="00422544" w:rsidRPr="00A3036C">
        <w:rPr>
          <w:rFonts w:ascii="Times New Roman" w:hAnsi="Times New Roman" w:cs="Times New Roman"/>
          <w:sz w:val="24"/>
          <w:szCs w:val="24"/>
        </w:rPr>
        <w:t>ati</w:t>
      </w:r>
      <w:r w:rsidR="00546B86" w:rsidRPr="00A3036C">
        <w:rPr>
          <w:rFonts w:ascii="Times New Roman" w:hAnsi="Times New Roman" w:cs="Times New Roman"/>
          <w:sz w:val="24"/>
          <w:szCs w:val="24"/>
        </w:rPr>
        <w:t>camente, submetidos.</w:t>
      </w:r>
    </w:p>
    <w:p w14:paraId="0C812561" w14:textId="73636237" w:rsidR="00AB1D8C" w:rsidRPr="00A3036C" w:rsidRDefault="00141519"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Atrocidades, bestialidades, catástrofes,</w:t>
      </w:r>
      <w:r w:rsidR="00A163E7" w:rsidRPr="00A3036C">
        <w:rPr>
          <w:rFonts w:ascii="Times New Roman" w:hAnsi="Times New Roman" w:cs="Times New Roman"/>
          <w:sz w:val="24"/>
          <w:szCs w:val="24"/>
        </w:rPr>
        <w:t xml:space="preserve"> desumanidades, egoísmos, falsidades, </w:t>
      </w:r>
      <w:r w:rsidR="00020DC0" w:rsidRPr="00A3036C">
        <w:rPr>
          <w:rFonts w:ascii="Times New Roman" w:hAnsi="Times New Roman" w:cs="Times New Roman"/>
          <w:sz w:val="24"/>
          <w:szCs w:val="24"/>
        </w:rPr>
        <w:t xml:space="preserve">ganâncias, histórias, </w:t>
      </w:r>
      <w:r w:rsidR="004B3DD1" w:rsidRPr="00A3036C">
        <w:rPr>
          <w:rFonts w:ascii="Times New Roman" w:hAnsi="Times New Roman" w:cs="Times New Roman"/>
          <w:sz w:val="24"/>
          <w:szCs w:val="24"/>
        </w:rPr>
        <w:t xml:space="preserve">imoralidades, </w:t>
      </w:r>
      <w:r w:rsidR="0083554B" w:rsidRPr="00A3036C">
        <w:rPr>
          <w:rFonts w:ascii="Times New Roman" w:hAnsi="Times New Roman" w:cs="Times New Roman"/>
          <w:sz w:val="24"/>
          <w:szCs w:val="24"/>
        </w:rPr>
        <w:t>julgamentos, latrocínios</w:t>
      </w:r>
      <w:r w:rsidR="0071488E" w:rsidRPr="00A3036C">
        <w:rPr>
          <w:rFonts w:ascii="Times New Roman" w:hAnsi="Times New Roman" w:cs="Times New Roman"/>
          <w:sz w:val="24"/>
          <w:szCs w:val="24"/>
        </w:rPr>
        <w:t xml:space="preserve">, </w:t>
      </w:r>
      <w:r w:rsidR="008A24D7" w:rsidRPr="00A3036C">
        <w:rPr>
          <w:rFonts w:ascii="Times New Roman" w:hAnsi="Times New Roman" w:cs="Times New Roman"/>
          <w:sz w:val="24"/>
          <w:szCs w:val="24"/>
        </w:rPr>
        <w:t xml:space="preserve">moléstias, negligências, </w:t>
      </w:r>
      <w:r w:rsidR="00405980" w:rsidRPr="00A3036C">
        <w:rPr>
          <w:rFonts w:ascii="Times New Roman" w:hAnsi="Times New Roman" w:cs="Times New Roman"/>
          <w:sz w:val="24"/>
          <w:szCs w:val="24"/>
        </w:rPr>
        <w:t>p</w:t>
      </w:r>
      <w:r w:rsidR="004F388A" w:rsidRPr="00A3036C">
        <w:rPr>
          <w:rFonts w:ascii="Times New Roman" w:hAnsi="Times New Roman" w:cs="Times New Roman"/>
          <w:sz w:val="24"/>
          <w:szCs w:val="24"/>
        </w:rPr>
        <w:t>reconceito</w:t>
      </w:r>
      <w:r w:rsidR="00405980" w:rsidRPr="00A3036C">
        <w:rPr>
          <w:rFonts w:ascii="Times New Roman" w:hAnsi="Times New Roman" w:cs="Times New Roman"/>
          <w:sz w:val="24"/>
          <w:szCs w:val="24"/>
        </w:rPr>
        <w:t xml:space="preserve">s, </w:t>
      </w:r>
      <w:r w:rsidR="00882638" w:rsidRPr="00A3036C">
        <w:rPr>
          <w:rFonts w:ascii="Times New Roman" w:hAnsi="Times New Roman" w:cs="Times New Roman"/>
          <w:sz w:val="24"/>
          <w:szCs w:val="24"/>
        </w:rPr>
        <w:t xml:space="preserve">qualificações, </w:t>
      </w:r>
      <w:r w:rsidR="004A45CD" w:rsidRPr="00A3036C">
        <w:rPr>
          <w:rFonts w:ascii="Times New Roman" w:hAnsi="Times New Roman" w:cs="Times New Roman"/>
          <w:sz w:val="24"/>
          <w:szCs w:val="24"/>
        </w:rPr>
        <w:t xml:space="preserve">retóricas, </w:t>
      </w:r>
      <w:r w:rsidR="00422C2A" w:rsidRPr="00A3036C">
        <w:rPr>
          <w:rFonts w:ascii="Times New Roman" w:hAnsi="Times New Roman" w:cs="Times New Roman"/>
          <w:sz w:val="24"/>
          <w:szCs w:val="24"/>
        </w:rPr>
        <w:t>sucateamentos</w:t>
      </w:r>
      <w:r w:rsidR="00941059" w:rsidRPr="00A3036C">
        <w:rPr>
          <w:rFonts w:ascii="Times New Roman" w:hAnsi="Times New Roman" w:cs="Times New Roman"/>
          <w:sz w:val="24"/>
          <w:szCs w:val="24"/>
        </w:rPr>
        <w:t xml:space="preserve">, </w:t>
      </w:r>
      <w:r w:rsidR="00095BF2" w:rsidRPr="00A3036C">
        <w:rPr>
          <w:rFonts w:ascii="Times New Roman" w:hAnsi="Times New Roman" w:cs="Times New Roman"/>
          <w:sz w:val="24"/>
          <w:szCs w:val="24"/>
        </w:rPr>
        <w:t xml:space="preserve">torturas, unilateralidades, verborragias, </w:t>
      </w:r>
      <w:r w:rsidR="00C94889" w:rsidRPr="00A3036C">
        <w:rPr>
          <w:rFonts w:ascii="Times New Roman" w:hAnsi="Times New Roman" w:cs="Times New Roman"/>
          <w:sz w:val="24"/>
          <w:szCs w:val="24"/>
        </w:rPr>
        <w:t>xenofobias, zoneamento</w:t>
      </w:r>
      <w:r w:rsidR="000B46ED" w:rsidRPr="00A3036C">
        <w:rPr>
          <w:rFonts w:ascii="Times New Roman" w:hAnsi="Times New Roman" w:cs="Times New Roman"/>
          <w:sz w:val="24"/>
          <w:szCs w:val="24"/>
        </w:rPr>
        <w:t xml:space="preserve">s, </w:t>
      </w:r>
      <w:r w:rsidR="002B7E3D" w:rsidRPr="00A3036C">
        <w:rPr>
          <w:rFonts w:ascii="Times New Roman" w:hAnsi="Times New Roman" w:cs="Times New Roman"/>
          <w:sz w:val="24"/>
          <w:szCs w:val="24"/>
        </w:rPr>
        <w:t>asseve</w:t>
      </w:r>
      <w:r w:rsidR="000B46ED" w:rsidRPr="00A3036C">
        <w:rPr>
          <w:rFonts w:ascii="Times New Roman" w:hAnsi="Times New Roman" w:cs="Times New Roman"/>
          <w:sz w:val="24"/>
          <w:szCs w:val="24"/>
        </w:rPr>
        <w:t>ram</w:t>
      </w:r>
      <w:r w:rsidR="000F6F8B" w:rsidRPr="00A3036C">
        <w:rPr>
          <w:rFonts w:ascii="Times New Roman" w:hAnsi="Times New Roman" w:cs="Times New Roman"/>
          <w:sz w:val="24"/>
          <w:szCs w:val="24"/>
        </w:rPr>
        <w:t xml:space="preserve"> </w:t>
      </w:r>
      <w:r w:rsidR="000F6F8B" w:rsidRPr="00A3036C">
        <w:rPr>
          <w:rFonts w:ascii="Times New Roman" w:hAnsi="Times New Roman" w:cs="Times New Roman"/>
          <w:i/>
          <w:iCs/>
          <w:sz w:val="24"/>
          <w:szCs w:val="24"/>
        </w:rPr>
        <w:t>a tríade da maldade humana</w:t>
      </w:r>
      <w:r w:rsidR="000F6F8B" w:rsidRPr="00A3036C">
        <w:rPr>
          <w:rFonts w:ascii="Times New Roman" w:hAnsi="Times New Roman" w:cs="Times New Roman"/>
          <w:sz w:val="24"/>
          <w:szCs w:val="24"/>
        </w:rPr>
        <w:t xml:space="preserve">: </w:t>
      </w:r>
      <w:r w:rsidR="000F6F8B" w:rsidRPr="00A3036C">
        <w:rPr>
          <w:rFonts w:ascii="Times New Roman" w:hAnsi="Times New Roman" w:cs="Times New Roman"/>
          <w:i/>
          <w:iCs/>
          <w:sz w:val="24"/>
          <w:szCs w:val="24"/>
        </w:rPr>
        <w:t>ego</w:t>
      </w:r>
      <w:r w:rsidR="000F6F8B" w:rsidRPr="00A3036C">
        <w:rPr>
          <w:rFonts w:ascii="Times New Roman" w:hAnsi="Times New Roman" w:cs="Times New Roman"/>
          <w:sz w:val="24"/>
          <w:szCs w:val="24"/>
        </w:rPr>
        <w:t>,</w:t>
      </w:r>
      <w:r w:rsidR="000F6F8B" w:rsidRPr="00A3036C">
        <w:rPr>
          <w:rFonts w:ascii="Times New Roman" w:hAnsi="Times New Roman" w:cs="Times New Roman"/>
          <w:i/>
          <w:iCs/>
          <w:sz w:val="24"/>
          <w:szCs w:val="24"/>
        </w:rPr>
        <w:t xml:space="preserve"> ganância</w:t>
      </w:r>
      <w:r w:rsidR="000F6F8B" w:rsidRPr="00A3036C">
        <w:rPr>
          <w:rFonts w:ascii="Times New Roman" w:hAnsi="Times New Roman" w:cs="Times New Roman"/>
          <w:sz w:val="24"/>
          <w:szCs w:val="24"/>
        </w:rPr>
        <w:t xml:space="preserve"> e </w:t>
      </w:r>
      <w:r w:rsidR="000F6F8B" w:rsidRPr="00A3036C">
        <w:rPr>
          <w:rFonts w:ascii="Times New Roman" w:hAnsi="Times New Roman" w:cs="Times New Roman"/>
          <w:i/>
          <w:iCs/>
          <w:sz w:val="24"/>
          <w:szCs w:val="24"/>
        </w:rPr>
        <w:t>medo</w:t>
      </w:r>
      <w:r w:rsidR="00084838" w:rsidRPr="00A3036C">
        <w:rPr>
          <w:rFonts w:ascii="Times New Roman" w:hAnsi="Times New Roman" w:cs="Times New Roman"/>
          <w:sz w:val="24"/>
          <w:szCs w:val="24"/>
        </w:rPr>
        <w:t>, solidificando o Sistema Terra.</w:t>
      </w:r>
    </w:p>
    <w:p w14:paraId="2E2802FE" w14:textId="68BCDEE2" w:rsidR="00084838" w:rsidRPr="00A3036C" w:rsidRDefault="006F01FD"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Áureos tempos de dominação terráquea </w:t>
      </w:r>
      <w:r w:rsidR="001F0DDC" w:rsidRPr="00A3036C">
        <w:rPr>
          <w:rFonts w:ascii="Times New Roman" w:hAnsi="Times New Roman" w:cs="Times New Roman"/>
          <w:sz w:val="24"/>
          <w:szCs w:val="24"/>
        </w:rPr>
        <w:t>terminarão</w:t>
      </w:r>
      <w:r w:rsidRPr="00A3036C">
        <w:rPr>
          <w:rFonts w:ascii="Times New Roman" w:hAnsi="Times New Roman" w:cs="Times New Roman"/>
          <w:sz w:val="24"/>
          <w:szCs w:val="24"/>
        </w:rPr>
        <w:t xml:space="preserve">, no caso </w:t>
      </w:r>
      <w:r w:rsidR="00F3779D" w:rsidRPr="00A3036C">
        <w:rPr>
          <w:rFonts w:ascii="Times New Roman" w:hAnsi="Times New Roman" w:cs="Times New Roman"/>
          <w:sz w:val="24"/>
          <w:szCs w:val="24"/>
        </w:rPr>
        <w:t>de a</w:t>
      </w:r>
      <w:r w:rsidRPr="00A3036C">
        <w:rPr>
          <w:rFonts w:ascii="Times New Roman" w:hAnsi="Times New Roman" w:cs="Times New Roman"/>
          <w:sz w:val="24"/>
          <w:szCs w:val="24"/>
        </w:rPr>
        <w:t xml:space="preserve"> vibração</w:t>
      </w:r>
      <w:r w:rsidR="00C232D5" w:rsidRPr="00A3036C">
        <w:rPr>
          <w:rFonts w:ascii="Times New Roman" w:hAnsi="Times New Roman" w:cs="Times New Roman"/>
          <w:sz w:val="24"/>
          <w:szCs w:val="24"/>
        </w:rPr>
        <w:t xml:space="preserve"> humana despertar sua consciência</w:t>
      </w:r>
      <w:r w:rsidR="003D0DF7" w:rsidRPr="00A3036C">
        <w:rPr>
          <w:rFonts w:ascii="Times New Roman" w:hAnsi="Times New Roman" w:cs="Times New Roman"/>
          <w:sz w:val="24"/>
          <w:szCs w:val="24"/>
        </w:rPr>
        <w:t xml:space="preserve"> energética</w:t>
      </w:r>
      <w:r w:rsidR="00A15341" w:rsidRPr="00A3036C">
        <w:rPr>
          <w:rFonts w:ascii="Times New Roman" w:hAnsi="Times New Roman" w:cs="Times New Roman"/>
          <w:sz w:val="24"/>
          <w:szCs w:val="24"/>
        </w:rPr>
        <w:t xml:space="preserve"> repousada na luz de seu coração</w:t>
      </w:r>
      <w:r w:rsidR="00A71EB5" w:rsidRPr="00A3036C">
        <w:rPr>
          <w:rFonts w:ascii="Times New Roman" w:hAnsi="Times New Roman" w:cs="Times New Roman"/>
          <w:sz w:val="24"/>
          <w:szCs w:val="24"/>
        </w:rPr>
        <w:t xml:space="preserve">, </w:t>
      </w:r>
      <w:r w:rsidR="00C55000" w:rsidRPr="00A3036C">
        <w:rPr>
          <w:rFonts w:ascii="Times New Roman" w:hAnsi="Times New Roman" w:cs="Times New Roman"/>
          <w:sz w:val="24"/>
          <w:szCs w:val="24"/>
        </w:rPr>
        <w:t>irradia</w:t>
      </w:r>
      <w:r w:rsidR="00A71EB5" w:rsidRPr="00A3036C">
        <w:rPr>
          <w:rFonts w:ascii="Times New Roman" w:hAnsi="Times New Roman" w:cs="Times New Roman"/>
          <w:sz w:val="24"/>
          <w:szCs w:val="24"/>
        </w:rPr>
        <w:t>nd</w:t>
      </w:r>
      <w:r w:rsidR="00D27192" w:rsidRPr="00A3036C">
        <w:rPr>
          <w:rFonts w:ascii="Times New Roman" w:hAnsi="Times New Roman" w:cs="Times New Roman"/>
          <w:sz w:val="24"/>
          <w:szCs w:val="24"/>
        </w:rPr>
        <w:t>o</w:t>
      </w:r>
      <w:r w:rsidR="00C55000" w:rsidRPr="00A3036C">
        <w:rPr>
          <w:rFonts w:ascii="Times New Roman" w:hAnsi="Times New Roman" w:cs="Times New Roman"/>
          <w:sz w:val="24"/>
          <w:szCs w:val="24"/>
        </w:rPr>
        <w:t xml:space="preserve"> amor incondicional na estrada de evolução</w:t>
      </w:r>
      <w:r w:rsidR="003B7A96" w:rsidRPr="00A3036C">
        <w:rPr>
          <w:rFonts w:ascii="Times New Roman" w:hAnsi="Times New Roman" w:cs="Times New Roman"/>
          <w:sz w:val="24"/>
          <w:szCs w:val="24"/>
        </w:rPr>
        <w:t>.</w:t>
      </w:r>
      <w:r w:rsidR="003D2D00" w:rsidRPr="00A3036C">
        <w:rPr>
          <w:rFonts w:ascii="Times New Roman" w:hAnsi="Times New Roman" w:cs="Times New Roman"/>
          <w:sz w:val="24"/>
          <w:szCs w:val="24"/>
        </w:rPr>
        <w:t xml:space="preserve"> </w:t>
      </w:r>
      <w:r w:rsidR="003B7A96" w:rsidRPr="00A3036C">
        <w:rPr>
          <w:rFonts w:ascii="Times New Roman" w:hAnsi="Times New Roman" w:cs="Times New Roman"/>
          <w:sz w:val="24"/>
          <w:szCs w:val="24"/>
        </w:rPr>
        <w:t>O</w:t>
      </w:r>
      <w:r w:rsidR="003D2D00" w:rsidRPr="00A3036C">
        <w:rPr>
          <w:rFonts w:ascii="Times New Roman" w:hAnsi="Times New Roman" w:cs="Times New Roman"/>
          <w:sz w:val="24"/>
          <w:szCs w:val="24"/>
        </w:rPr>
        <w:t xml:space="preserve"> perfeito equilíbrio da mente, corpo e espírito</w:t>
      </w:r>
      <w:r w:rsidR="001A2686" w:rsidRPr="00A3036C">
        <w:rPr>
          <w:rFonts w:ascii="Times New Roman" w:hAnsi="Times New Roman" w:cs="Times New Roman"/>
          <w:sz w:val="24"/>
          <w:szCs w:val="24"/>
        </w:rPr>
        <w:t xml:space="preserve">, conectado ao Eu </w:t>
      </w:r>
      <w:r w:rsidR="00C473E8" w:rsidRPr="00A3036C">
        <w:rPr>
          <w:rFonts w:ascii="Times New Roman" w:hAnsi="Times New Roman" w:cs="Times New Roman"/>
          <w:sz w:val="24"/>
          <w:szCs w:val="24"/>
        </w:rPr>
        <w:t>S</w:t>
      </w:r>
      <w:r w:rsidR="001A2686" w:rsidRPr="00A3036C">
        <w:rPr>
          <w:rFonts w:ascii="Times New Roman" w:hAnsi="Times New Roman" w:cs="Times New Roman"/>
          <w:sz w:val="24"/>
          <w:szCs w:val="24"/>
        </w:rPr>
        <w:t>uperior</w:t>
      </w:r>
      <w:r w:rsidR="00C473E8" w:rsidRPr="00A3036C">
        <w:rPr>
          <w:rFonts w:ascii="Times New Roman" w:hAnsi="Times New Roman" w:cs="Times New Roman"/>
          <w:sz w:val="24"/>
          <w:szCs w:val="24"/>
        </w:rPr>
        <w:t xml:space="preserve"> para ter e ser Deu</w:t>
      </w:r>
      <w:r w:rsidR="00F96575" w:rsidRPr="00A3036C">
        <w:rPr>
          <w:rFonts w:ascii="Times New Roman" w:hAnsi="Times New Roman" w:cs="Times New Roman"/>
          <w:sz w:val="24"/>
          <w:szCs w:val="24"/>
        </w:rPr>
        <w:t>s na unicidade</w:t>
      </w:r>
      <w:r w:rsidR="00241203" w:rsidRPr="00A3036C">
        <w:rPr>
          <w:rFonts w:ascii="Times New Roman" w:hAnsi="Times New Roman" w:cs="Times New Roman"/>
          <w:sz w:val="24"/>
          <w:szCs w:val="24"/>
        </w:rPr>
        <w:t xml:space="preserve"> comportamental direcionada pelos sentimentos benéfico</w:t>
      </w:r>
      <w:r w:rsidR="00D27192" w:rsidRPr="00A3036C">
        <w:rPr>
          <w:rFonts w:ascii="Times New Roman" w:hAnsi="Times New Roman" w:cs="Times New Roman"/>
          <w:sz w:val="24"/>
          <w:szCs w:val="24"/>
        </w:rPr>
        <w:t>s</w:t>
      </w:r>
      <w:r w:rsidR="006D4DF7" w:rsidRPr="00A3036C">
        <w:rPr>
          <w:rFonts w:ascii="Times New Roman" w:hAnsi="Times New Roman" w:cs="Times New Roman"/>
          <w:sz w:val="24"/>
          <w:szCs w:val="24"/>
        </w:rPr>
        <w:t>, revelarão a verdade absoluta, fazendo ruir o Sistema Terra</w:t>
      </w:r>
      <w:r w:rsidR="00D27192" w:rsidRPr="00A3036C">
        <w:rPr>
          <w:rFonts w:ascii="Times New Roman" w:hAnsi="Times New Roman" w:cs="Times New Roman"/>
          <w:sz w:val="24"/>
          <w:szCs w:val="24"/>
        </w:rPr>
        <w:t>.</w:t>
      </w:r>
      <w:r w:rsidR="007F0399" w:rsidRPr="00A3036C">
        <w:rPr>
          <w:rFonts w:ascii="Times New Roman" w:hAnsi="Times New Roman" w:cs="Times New Roman"/>
          <w:sz w:val="24"/>
          <w:szCs w:val="24"/>
        </w:rPr>
        <w:t xml:space="preserve"> </w:t>
      </w:r>
      <w:r w:rsidR="00044F93" w:rsidRPr="00A3036C">
        <w:rPr>
          <w:rFonts w:ascii="Times New Roman" w:hAnsi="Times New Roman" w:cs="Times New Roman"/>
          <w:sz w:val="24"/>
          <w:szCs w:val="24"/>
        </w:rPr>
        <w:t>Perspectiva real, considerando a previsão do SEU —</w:t>
      </w:r>
      <w:r w:rsidR="00215CC5" w:rsidRPr="00A3036C">
        <w:rPr>
          <w:rFonts w:ascii="Times New Roman" w:hAnsi="Times New Roman" w:cs="Times New Roman"/>
          <w:sz w:val="24"/>
          <w:szCs w:val="24"/>
        </w:rPr>
        <w:t xml:space="preserve"> </w:t>
      </w:r>
      <w:r w:rsidR="00044F93" w:rsidRPr="00A3036C">
        <w:rPr>
          <w:rFonts w:ascii="Times New Roman" w:hAnsi="Times New Roman" w:cs="Times New Roman"/>
          <w:sz w:val="24"/>
          <w:szCs w:val="24"/>
        </w:rPr>
        <w:t>Soberana Energia Universal</w:t>
      </w:r>
      <w:r w:rsidR="00215CC5" w:rsidRPr="00A3036C">
        <w:rPr>
          <w:rFonts w:ascii="Times New Roman" w:hAnsi="Times New Roman" w:cs="Times New Roman"/>
          <w:sz w:val="24"/>
          <w:szCs w:val="24"/>
        </w:rPr>
        <w:t>.</w:t>
      </w:r>
    </w:p>
    <w:p w14:paraId="3C100F5B" w14:textId="2A1A0D99" w:rsidR="00215CC5" w:rsidRPr="00A3036C" w:rsidRDefault="00215CC5"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Corrompidos pelo poder milena</w:t>
      </w:r>
      <w:r w:rsidR="00D20C27" w:rsidRPr="00A3036C">
        <w:rPr>
          <w:rFonts w:ascii="Times New Roman" w:hAnsi="Times New Roman" w:cs="Times New Roman"/>
          <w:sz w:val="24"/>
          <w:szCs w:val="24"/>
        </w:rPr>
        <w:t xml:space="preserve">r, </w:t>
      </w:r>
      <w:r w:rsidR="00D72BE8" w:rsidRPr="00A3036C">
        <w:rPr>
          <w:rFonts w:ascii="Times New Roman" w:hAnsi="Times New Roman" w:cs="Times New Roman"/>
          <w:i/>
          <w:iCs/>
          <w:sz w:val="24"/>
          <w:szCs w:val="24"/>
        </w:rPr>
        <w:t>malenirus</w:t>
      </w:r>
      <w:r w:rsidR="00D72BE8" w:rsidRPr="00A3036C">
        <w:rPr>
          <w:rFonts w:ascii="Times New Roman" w:hAnsi="Times New Roman" w:cs="Times New Roman"/>
          <w:sz w:val="24"/>
          <w:szCs w:val="24"/>
        </w:rPr>
        <w:t xml:space="preserve">, </w:t>
      </w:r>
      <w:r w:rsidR="00D72BE8" w:rsidRPr="00A3036C">
        <w:rPr>
          <w:rFonts w:ascii="Times New Roman" w:hAnsi="Times New Roman" w:cs="Times New Roman"/>
          <w:i/>
          <w:iCs/>
          <w:sz w:val="24"/>
          <w:szCs w:val="24"/>
        </w:rPr>
        <w:t xml:space="preserve">reinonaques </w:t>
      </w:r>
      <w:r w:rsidR="00D72BE8" w:rsidRPr="00A3036C">
        <w:rPr>
          <w:rFonts w:ascii="Times New Roman" w:hAnsi="Times New Roman" w:cs="Times New Roman"/>
          <w:sz w:val="24"/>
          <w:szCs w:val="24"/>
        </w:rPr>
        <w:t xml:space="preserve">e </w:t>
      </w:r>
      <w:r w:rsidR="00D72BE8" w:rsidRPr="00A3036C">
        <w:rPr>
          <w:rFonts w:ascii="Times New Roman" w:hAnsi="Times New Roman" w:cs="Times New Roman"/>
          <w:i/>
          <w:iCs/>
          <w:sz w:val="24"/>
          <w:szCs w:val="24"/>
        </w:rPr>
        <w:t>dominitilianos</w:t>
      </w:r>
      <w:r w:rsidR="00856CB7" w:rsidRPr="00A3036C">
        <w:rPr>
          <w:rFonts w:ascii="Times New Roman" w:hAnsi="Times New Roman" w:cs="Times New Roman"/>
          <w:sz w:val="24"/>
          <w:szCs w:val="24"/>
        </w:rPr>
        <w:t xml:space="preserve"> preferem </w:t>
      </w:r>
      <w:r w:rsidR="00307F3E" w:rsidRPr="00A3036C">
        <w:rPr>
          <w:rFonts w:ascii="Times New Roman" w:hAnsi="Times New Roman" w:cs="Times New Roman"/>
          <w:sz w:val="24"/>
          <w:szCs w:val="24"/>
        </w:rPr>
        <w:t>encoraj</w:t>
      </w:r>
      <w:r w:rsidR="00856CB7" w:rsidRPr="00A3036C">
        <w:rPr>
          <w:rFonts w:ascii="Times New Roman" w:hAnsi="Times New Roman" w:cs="Times New Roman"/>
          <w:sz w:val="24"/>
          <w:szCs w:val="24"/>
        </w:rPr>
        <w:t>ar a dualidade</w:t>
      </w:r>
      <w:r w:rsidR="00307F3E" w:rsidRPr="00A3036C">
        <w:rPr>
          <w:rFonts w:ascii="Times New Roman" w:hAnsi="Times New Roman" w:cs="Times New Roman"/>
          <w:sz w:val="24"/>
          <w:szCs w:val="24"/>
        </w:rPr>
        <w:t xml:space="preserve"> e preterir a unicidade</w:t>
      </w:r>
      <w:r w:rsidR="00FF0017" w:rsidRPr="00A3036C">
        <w:rPr>
          <w:rFonts w:ascii="Times New Roman" w:hAnsi="Times New Roman" w:cs="Times New Roman"/>
          <w:sz w:val="24"/>
          <w:szCs w:val="24"/>
        </w:rPr>
        <w:t xml:space="preserve"> universal baseada na Lei universal do amor incondicional.</w:t>
      </w:r>
    </w:p>
    <w:p w14:paraId="49438BCE" w14:textId="60AB4C59" w:rsidR="009C247A" w:rsidRPr="00A3036C" w:rsidRDefault="00983E51"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Anticristo escolhido</w:t>
      </w:r>
      <w:r w:rsidR="009C2939" w:rsidRPr="00A3036C">
        <w:rPr>
          <w:rFonts w:ascii="Times New Roman" w:hAnsi="Times New Roman" w:cs="Times New Roman"/>
          <w:sz w:val="24"/>
          <w:szCs w:val="24"/>
        </w:rPr>
        <w:t xml:space="preserve"> deverá propiciar um espetáculo</w:t>
      </w:r>
      <w:r w:rsidR="001F4E10" w:rsidRPr="00A3036C">
        <w:rPr>
          <w:rFonts w:ascii="Times New Roman" w:hAnsi="Times New Roman" w:cs="Times New Roman"/>
          <w:sz w:val="24"/>
          <w:szCs w:val="24"/>
        </w:rPr>
        <w:t xml:space="preserve"> de culto a fé</w:t>
      </w:r>
      <w:r w:rsidR="000F46D1" w:rsidRPr="00A3036C">
        <w:rPr>
          <w:rFonts w:ascii="Times New Roman" w:hAnsi="Times New Roman" w:cs="Times New Roman"/>
          <w:sz w:val="24"/>
          <w:szCs w:val="24"/>
        </w:rPr>
        <w:t xml:space="preserve"> divinal únic</w:t>
      </w:r>
      <w:r w:rsidR="008312BB" w:rsidRPr="00A3036C">
        <w:rPr>
          <w:rFonts w:ascii="Times New Roman" w:hAnsi="Times New Roman" w:cs="Times New Roman"/>
          <w:sz w:val="24"/>
          <w:szCs w:val="24"/>
        </w:rPr>
        <w:t>a representada pela IMSD</w:t>
      </w:r>
      <w:r w:rsidR="00CA0534" w:rsidRPr="00A3036C">
        <w:rPr>
          <w:rFonts w:ascii="Times New Roman" w:hAnsi="Times New Roman" w:cs="Times New Roman"/>
          <w:sz w:val="24"/>
          <w:szCs w:val="24"/>
        </w:rPr>
        <w:t xml:space="preserve"> — Independência Mundial dos Servos de Deus</w:t>
      </w:r>
      <w:r w:rsidR="002B3457" w:rsidRPr="00A3036C">
        <w:rPr>
          <w:rFonts w:ascii="Times New Roman" w:hAnsi="Times New Roman" w:cs="Times New Roman"/>
          <w:sz w:val="24"/>
          <w:szCs w:val="24"/>
        </w:rPr>
        <w:t xml:space="preserve"> na pele de Roberto Evaristo de Macedo Soares, Presidente do Universo</w:t>
      </w:r>
      <w:r w:rsidR="00833D75" w:rsidRPr="00A3036C">
        <w:rPr>
          <w:rFonts w:ascii="Times New Roman" w:hAnsi="Times New Roman" w:cs="Times New Roman"/>
          <w:sz w:val="24"/>
          <w:szCs w:val="24"/>
        </w:rPr>
        <w:t>, acumula cargo de autoridade máxima do sistema religioso</w:t>
      </w:r>
      <w:r w:rsidR="00A05504" w:rsidRPr="00A3036C">
        <w:rPr>
          <w:rFonts w:ascii="Times New Roman" w:hAnsi="Times New Roman" w:cs="Times New Roman"/>
          <w:sz w:val="24"/>
          <w:szCs w:val="24"/>
        </w:rPr>
        <w:t>, a ser vigorado na continuidade do Sistema Terra.</w:t>
      </w:r>
    </w:p>
    <w:p w14:paraId="3C54900B" w14:textId="3823874A" w:rsidR="00C20B3C" w:rsidRPr="00A3036C" w:rsidRDefault="00C20B3C"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18660A" w:rsidRPr="00A3036C">
        <w:rPr>
          <w:rFonts w:ascii="Times New Roman" w:hAnsi="Times New Roman" w:cs="Times New Roman"/>
          <w:sz w:val="24"/>
          <w:szCs w:val="24"/>
        </w:rPr>
        <w:t>Roberto Evaristo de Macedo Soares estará credibilizado</w:t>
      </w:r>
      <w:r w:rsidR="00DC5471" w:rsidRPr="00A3036C">
        <w:rPr>
          <w:rFonts w:ascii="Times New Roman" w:hAnsi="Times New Roman" w:cs="Times New Roman"/>
          <w:sz w:val="24"/>
          <w:szCs w:val="24"/>
        </w:rPr>
        <w:t xml:space="preserve"> pela maioria da população terráquea ― Algozlenirus</w:t>
      </w:r>
      <w:r w:rsidR="00F374E5" w:rsidRPr="00A3036C">
        <w:rPr>
          <w:rFonts w:ascii="Times New Roman" w:hAnsi="Times New Roman" w:cs="Times New Roman"/>
          <w:sz w:val="24"/>
          <w:szCs w:val="24"/>
        </w:rPr>
        <w:t xml:space="preserve"> imagina </w:t>
      </w:r>
      <w:r w:rsidR="00DC5471" w:rsidRPr="00A3036C">
        <w:rPr>
          <w:rFonts w:ascii="Times New Roman" w:hAnsi="Times New Roman" w:cs="Times New Roman"/>
          <w:sz w:val="24"/>
          <w:szCs w:val="24"/>
        </w:rPr>
        <w:t>―</w:t>
      </w:r>
      <w:r w:rsidR="00B46E29" w:rsidRPr="00A3036C">
        <w:rPr>
          <w:rFonts w:ascii="Times New Roman" w:hAnsi="Times New Roman" w:cs="Times New Roman"/>
          <w:sz w:val="24"/>
          <w:szCs w:val="24"/>
        </w:rPr>
        <w:t xml:space="preserve"> Não só como Presidente do Universo, como também da religiosidad</w:t>
      </w:r>
      <w:r w:rsidR="00797B03" w:rsidRPr="00A3036C">
        <w:rPr>
          <w:rFonts w:ascii="Times New Roman" w:hAnsi="Times New Roman" w:cs="Times New Roman"/>
          <w:sz w:val="24"/>
          <w:szCs w:val="24"/>
        </w:rPr>
        <w:t>e mundial. ▬ vibra.</w:t>
      </w:r>
    </w:p>
    <w:p w14:paraId="07E83B6F" w14:textId="77777777" w:rsidR="00797B03" w:rsidRPr="00A3036C" w:rsidRDefault="00797B03" w:rsidP="005E1F91">
      <w:pPr>
        <w:spacing w:after="0"/>
        <w:jc w:val="both"/>
        <w:rPr>
          <w:rFonts w:ascii="Times New Roman" w:hAnsi="Times New Roman" w:cs="Times New Roman"/>
          <w:sz w:val="24"/>
          <w:szCs w:val="24"/>
        </w:rPr>
      </w:pPr>
    </w:p>
    <w:p w14:paraId="7EEEEBC7" w14:textId="65AA5AA8" w:rsidR="00797B03" w:rsidRPr="00A3036C" w:rsidRDefault="00797B03"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w:t>
      </w:r>
      <w:r w:rsidR="00F05581" w:rsidRPr="00A3036C">
        <w:rPr>
          <w:rFonts w:ascii="Times New Roman" w:hAnsi="Times New Roman" w:cs="Times New Roman"/>
          <w:sz w:val="24"/>
          <w:szCs w:val="24"/>
        </w:rPr>
        <w:t xml:space="preserve"> </w:t>
      </w:r>
      <w:r w:rsidRPr="00A3036C">
        <w:rPr>
          <w:rFonts w:ascii="Times New Roman" w:hAnsi="Times New Roman" w:cs="Times New Roman"/>
          <w:sz w:val="24"/>
          <w:szCs w:val="24"/>
        </w:rPr>
        <w:t>Para tal</w:t>
      </w:r>
      <w:r w:rsidR="00F05581" w:rsidRPr="00A3036C">
        <w:rPr>
          <w:rFonts w:ascii="Times New Roman" w:hAnsi="Times New Roman" w:cs="Times New Roman"/>
          <w:sz w:val="24"/>
          <w:szCs w:val="24"/>
        </w:rPr>
        <w:t xml:space="preserve">, precisamos fazer de nosso Anticristo, o mais puro </w:t>
      </w:r>
      <w:r w:rsidR="00B869CC" w:rsidRPr="00A3036C">
        <w:rPr>
          <w:rFonts w:ascii="Times New Roman" w:hAnsi="Times New Roman" w:cs="Times New Roman"/>
          <w:sz w:val="24"/>
          <w:szCs w:val="24"/>
        </w:rPr>
        <w:t xml:space="preserve"> e pródigo filho de Deus ― Reinódio</w:t>
      </w:r>
      <w:r w:rsidR="003D62F7" w:rsidRPr="00A3036C">
        <w:rPr>
          <w:rFonts w:ascii="Times New Roman" w:hAnsi="Times New Roman" w:cs="Times New Roman"/>
          <w:sz w:val="24"/>
          <w:szCs w:val="24"/>
        </w:rPr>
        <w:t xml:space="preserve">, contundente, projeta </w:t>
      </w:r>
      <w:r w:rsidR="00B869CC" w:rsidRPr="00A3036C">
        <w:rPr>
          <w:rFonts w:ascii="Times New Roman" w:hAnsi="Times New Roman" w:cs="Times New Roman"/>
          <w:sz w:val="24"/>
          <w:szCs w:val="24"/>
        </w:rPr>
        <w:t>―</w:t>
      </w:r>
      <w:r w:rsidR="00411BB7" w:rsidRPr="00A3036C">
        <w:rPr>
          <w:rFonts w:ascii="Times New Roman" w:hAnsi="Times New Roman" w:cs="Times New Roman"/>
          <w:sz w:val="24"/>
          <w:szCs w:val="24"/>
        </w:rPr>
        <w:t xml:space="preserve"> O mundo deverá reverenciar Emmanuel Jesus de Deus</w:t>
      </w:r>
      <w:r w:rsidR="00530DF5" w:rsidRPr="00A3036C">
        <w:rPr>
          <w:rFonts w:ascii="Times New Roman" w:hAnsi="Times New Roman" w:cs="Times New Roman"/>
          <w:sz w:val="24"/>
          <w:szCs w:val="24"/>
        </w:rPr>
        <w:t>. ▬ incisivo.</w:t>
      </w:r>
    </w:p>
    <w:p w14:paraId="5A7C9007" w14:textId="77777777" w:rsidR="00530DF5" w:rsidRPr="00A3036C" w:rsidRDefault="00530DF5" w:rsidP="005E1F91">
      <w:pPr>
        <w:spacing w:after="0"/>
        <w:jc w:val="both"/>
        <w:rPr>
          <w:rFonts w:ascii="Times New Roman" w:hAnsi="Times New Roman" w:cs="Times New Roman"/>
          <w:sz w:val="24"/>
          <w:szCs w:val="24"/>
        </w:rPr>
      </w:pPr>
    </w:p>
    <w:p w14:paraId="721B5741" w14:textId="0A0ACC9D" w:rsidR="00530DF5" w:rsidRPr="00A3036C" w:rsidRDefault="00530DF5"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12CF7" w:rsidRPr="00A3036C">
        <w:rPr>
          <w:rFonts w:ascii="Times New Roman" w:hAnsi="Times New Roman" w:cs="Times New Roman"/>
          <w:sz w:val="24"/>
          <w:szCs w:val="24"/>
        </w:rPr>
        <w:t xml:space="preserve">O nosso maior problema são as consciências </w:t>
      </w:r>
      <w:r w:rsidR="00A750E6" w:rsidRPr="00A3036C">
        <w:rPr>
          <w:rFonts w:ascii="Times New Roman" w:hAnsi="Times New Roman" w:cs="Times New Roman"/>
          <w:sz w:val="24"/>
          <w:szCs w:val="24"/>
        </w:rPr>
        <w:t xml:space="preserve">humanas </w:t>
      </w:r>
      <w:r w:rsidR="00012CF7" w:rsidRPr="00A3036C">
        <w:rPr>
          <w:rFonts w:ascii="Times New Roman" w:hAnsi="Times New Roman" w:cs="Times New Roman"/>
          <w:sz w:val="24"/>
          <w:szCs w:val="24"/>
        </w:rPr>
        <w:t>despert</w:t>
      </w:r>
      <w:r w:rsidR="00A750E6" w:rsidRPr="00A3036C">
        <w:rPr>
          <w:rFonts w:ascii="Times New Roman" w:hAnsi="Times New Roman" w:cs="Times New Roman"/>
          <w:sz w:val="24"/>
          <w:szCs w:val="24"/>
        </w:rPr>
        <w:t>a</w:t>
      </w:r>
      <w:r w:rsidR="00012CF7" w:rsidRPr="00A3036C">
        <w:rPr>
          <w:rFonts w:ascii="Times New Roman" w:hAnsi="Times New Roman" w:cs="Times New Roman"/>
          <w:sz w:val="24"/>
          <w:szCs w:val="24"/>
        </w:rPr>
        <w:t>s</w:t>
      </w:r>
      <w:r w:rsidR="00A750E6" w:rsidRPr="00A3036C">
        <w:rPr>
          <w:rFonts w:ascii="Times New Roman" w:hAnsi="Times New Roman" w:cs="Times New Roman"/>
          <w:sz w:val="24"/>
          <w:szCs w:val="24"/>
        </w:rPr>
        <w:t xml:space="preserve"> e propagadoras de energias alteadas nos seus entornos ― Reinovil</w:t>
      </w:r>
      <w:r w:rsidR="0038739F" w:rsidRPr="00A3036C">
        <w:rPr>
          <w:rFonts w:ascii="Times New Roman" w:hAnsi="Times New Roman" w:cs="Times New Roman"/>
          <w:sz w:val="24"/>
          <w:szCs w:val="24"/>
        </w:rPr>
        <w:t xml:space="preserve"> questiona o sucesso do Anticristo </w:t>
      </w:r>
      <w:r w:rsidR="00A750E6" w:rsidRPr="00A3036C">
        <w:rPr>
          <w:rFonts w:ascii="Times New Roman" w:hAnsi="Times New Roman" w:cs="Times New Roman"/>
          <w:sz w:val="24"/>
          <w:szCs w:val="24"/>
        </w:rPr>
        <w:t>―</w:t>
      </w:r>
      <w:r w:rsidR="0038739F" w:rsidRPr="00A3036C">
        <w:rPr>
          <w:rFonts w:ascii="Times New Roman" w:hAnsi="Times New Roman" w:cs="Times New Roman"/>
          <w:sz w:val="24"/>
          <w:szCs w:val="24"/>
        </w:rPr>
        <w:t xml:space="preserve"> </w:t>
      </w:r>
      <w:r w:rsidR="002C7C3C" w:rsidRPr="00A3036C">
        <w:rPr>
          <w:rFonts w:ascii="Times New Roman" w:hAnsi="Times New Roman" w:cs="Times New Roman"/>
          <w:sz w:val="24"/>
          <w:szCs w:val="24"/>
        </w:rPr>
        <w:t>Acho que testemunhais contundentes respaldados pela mídi</w:t>
      </w:r>
      <w:r w:rsidR="00D80699" w:rsidRPr="00A3036C">
        <w:rPr>
          <w:rFonts w:ascii="Times New Roman" w:hAnsi="Times New Roman" w:cs="Times New Roman"/>
          <w:sz w:val="24"/>
          <w:szCs w:val="24"/>
        </w:rPr>
        <w:t>a podem ser o caminho do êxito</w:t>
      </w:r>
      <w:r w:rsidR="0074054D" w:rsidRPr="00A3036C">
        <w:rPr>
          <w:rFonts w:ascii="Times New Roman" w:hAnsi="Times New Roman" w:cs="Times New Roman"/>
          <w:sz w:val="24"/>
          <w:szCs w:val="24"/>
        </w:rPr>
        <w:t xml:space="preserve">. ▬ </w:t>
      </w:r>
      <w:r w:rsidR="00272E32" w:rsidRPr="00A3036C">
        <w:rPr>
          <w:rFonts w:ascii="Times New Roman" w:hAnsi="Times New Roman" w:cs="Times New Roman"/>
          <w:sz w:val="24"/>
          <w:szCs w:val="24"/>
        </w:rPr>
        <w:t>auspici</w:t>
      </w:r>
      <w:r w:rsidR="0074054D" w:rsidRPr="00A3036C">
        <w:rPr>
          <w:rFonts w:ascii="Times New Roman" w:hAnsi="Times New Roman" w:cs="Times New Roman"/>
          <w:sz w:val="24"/>
          <w:szCs w:val="24"/>
        </w:rPr>
        <w:t>oso.</w:t>
      </w:r>
    </w:p>
    <w:p w14:paraId="6857819C" w14:textId="77777777" w:rsidR="00272E32" w:rsidRPr="00A3036C" w:rsidRDefault="00272E32" w:rsidP="005E1F91">
      <w:pPr>
        <w:spacing w:after="0"/>
        <w:jc w:val="both"/>
        <w:rPr>
          <w:rFonts w:ascii="Times New Roman" w:hAnsi="Times New Roman" w:cs="Times New Roman"/>
          <w:sz w:val="24"/>
          <w:szCs w:val="24"/>
        </w:rPr>
      </w:pPr>
    </w:p>
    <w:p w14:paraId="23882CB2" w14:textId="138A92FB" w:rsidR="00272E32" w:rsidRPr="00A3036C" w:rsidRDefault="00272E32"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74BF1" w:rsidRPr="00A3036C">
        <w:rPr>
          <w:rFonts w:ascii="Times New Roman" w:hAnsi="Times New Roman" w:cs="Times New Roman"/>
          <w:sz w:val="24"/>
          <w:szCs w:val="24"/>
        </w:rPr>
        <w:t xml:space="preserve">Infelizmente, apesar da </w:t>
      </w:r>
      <w:r w:rsidR="00BC6D5E" w:rsidRPr="00A3036C">
        <w:rPr>
          <w:rFonts w:ascii="Times New Roman" w:hAnsi="Times New Roman" w:cs="Times New Roman"/>
          <w:i/>
          <w:iCs/>
          <w:sz w:val="24"/>
          <w:szCs w:val="24"/>
        </w:rPr>
        <w:t>tríade da maldade humana</w:t>
      </w:r>
      <w:r w:rsidR="00BC6D5E" w:rsidRPr="00A3036C">
        <w:rPr>
          <w:rFonts w:ascii="Times New Roman" w:hAnsi="Times New Roman" w:cs="Times New Roman"/>
          <w:sz w:val="24"/>
          <w:szCs w:val="24"/>
        </w:rPr>
        <w:t xml:space="preserve">: </w:t>
      </w:r>
      <w:r w:rsidR="00BC6D5E" w:rsidRPr="00A3036C">
        <w:rPr>
          <w:rFonts w:ascii="Times New Roman" w:hAnsi="Times New Roman" w:cs="Times New Roman"/>
          <w:i/>
          <w:iCs/>
          <w:sz w:val="24"/>
          <w:szCs w:val="24"/>
        </w:rPr>
        <w:t>ego</w:t>
      </w:r>
      <w:r w:rsidR="00BC6D5E" w:rsidRPr="00A3036C">
        <w:rPr>
          <w:rFonts w:ascii="Times New Roman" w:hAnsi="Times New Roman" w:cs="Times New Roman"/>
          <w:sz w:val="24"/>
          <w:szCs w:val="24"/>
        </w:rPr>
        <w:t>,</w:t>
      </w:r>
      <w:r w:rsidR="00BC6D5E" w:rsidRPr="00A3036C">
        <w:rPr>
          <w:rFonts w:ascii="Times New Roman" w:hAnsi="Times New Roman" w:cs="Times New Roman"/>
          <w:i/>
          <w:iCs/>
          <w:sz w:val="24"/>
          <w:szCs w:val="24"/>
        </w:rPr>
        <w:t xml:space="preserve"> ganância</w:t>
      </w:r>
      <w:r w:rsidR="00BC6D5E" w:rsidRPr="00A3036C">
        <w:rPr>
          <w:rFonts w:ascii="Times New Roman" w:hAnsi="Times New Roman" w:cs="Times New Roman"/>
          <w:sz w:val="24"/>
          <w:szCs w:val="24"/>
        </w:rPr>
        <w:t xml:space="preserve"> e </w:t>
      </w:r>
      <w:r w:rsidR="00BC6D5E" w:rsidRPr="00A3036C">
        <w:rPr>
          <w:rFonts w:ascii="Times New Roman" w:hAnsi="Times New Roman" w:cs="Times New Roman"/>
          <w:i/>
          <w:iCs/>
          <w:sz w:val="24"/>
          <w:szCs w:val="24"/>
        </w:rPr>
        <w:t>medo</w:t>
      </w:r>
      <w:r w:rsidR="002E2375" w:rsidRPr="00A3036C">
        <w:rPr>
          <w:rFonts w:ascii="Times New Roman" w:hAnsi="Times New Roman" w:cs="Times New Roman"/>
          <w:sz w:val="24"/>
          <w:szCs w:val="24"/>
        </w:rPr>
        <w:t>, não temos guerras vigentes</w:t>
      </w:r>
      <w:r w:rsidR="00B0232B" w:rsidRPr="00A3036C">
        <w:rPr>
          <w:rFonts w:ascii="Times New Roman" w:hAnsi="Times New Roman" w:cs="Times New Roman"/>
          <w:sz w:val="24"/>
          <w:szCs w:val="24"/>
        </w:rPr>
        <w:t xml:space="preserve"> com os acordos pacíficos</w:t>
      </w:r>
      <w:r w:rsidR="007B2C8B" w:rsidRPr="00A3036C">
        <w:rPr>
          <w:rFonts w:ascii="Times New Roman" w:hAnsi="Times New Roman" w:cs="Times New Roman"/>
          <w:sz w:val="24"/>
          <w:szCs w:val="24"/>
        </w:rPr>
        <w:t xml:space="preserve"> entre</w:t>
      </w:r>
      <w:r w:rsidR="00C25BA5" w:rsidRPr="00A3036C">
        <w:rPr>
          <w:rFonts w:ascii="Times New Roman" w:hAnsi="Times New Roman" w:cs="Times New Roman"/>
          <w:sz w:val="24"/>
          <w:szCs w:val="24"/>
        </w:rPr>
        <w:t xml:space="preserve"> os</w:t>
      </w:r>
      <w:r w:rsidR="007B2C8B" w:rsidRPr="00A3036C">
        <w:rPr>
          <w:rFonts w:ascii="Times New Roman" w:hAnsi="Times New Roman" w:cs="Times New Roman"/>
          <w:sz w:val="24"/>
          <w:szCs w:val="24"/>
        </w:rPr>
        <w:t xml:space="preserve"> governantes</w:t>
      </w:r>
      <w:r w:rsidR="00C25BA5" w:rsidRPr="00A3036C">
        <w:rPr>
          <w:rFonts w:ascii="Times New Roman" w:hAnsi="Times New Roman" w:cs="Times New Roman"/>
          <w:sz w:val="24"/>
          <w:szCs w:val="24"/>
        </w:rPr>
        <w:t>, nossas marionetes,</w:t>
      </w:r>
      <w:r w:rsidR="007B2C8B" w:rsidRPr="00A3036C">
        <w:rPr>
          <w:rFonts w:ascii="Times New Roman" w:hAnsi="Times New Roman" w:cs="Times New Roman"/>
          <w:sz w:val="24"/>
          <w:szCs w:val="24"/>
        </w:rPr>
        <w:t xml:space="preserve"> terrícolas ― Ilusi</w:t>
      </w:r>
      <w:r w:rsidR="00243546" w:rsidRPr="00A3036C">
        <w:rPr>
          <w:rFonts w:ascii="Times New Roman" w:hAnsi="Times New Roman" w:cs="Times New Roman"/>
          <w:sz w:val="24"/>
          <w:szCs w:val="24"/>
        </w:rPr>
        <w:t xml:space="preserve">odiano </w:t>
      </w:r>
      <w:r w:rsidR="00FB20B7" w:rsidRPr="00A3036C">
        <w:rPr>
          <w:rFonts w:ascii="Times New Roman" w:hAnsi="Times New Roman" w:cs="Times New Roman"/>
          <w:sz w:val="24"/>
          <w:szCs w:val="24"/>
        </w:rPr>
        <w:t xml:space="preserve">contesta </w:t>
      </w:r>
      <w:r w:rsidR="007B2C8B" w:rsidRPr="00A3036C">
        <w:rPr>
          <w:rFonts w:ascii="Times New Roman" w:hAnsi="Times New Roman" w:cs="Times New Roman"/>
          <w:sz w:val="24"/>
          <w:szCs w:val="24"/>
        </w:rPr>
        <w:t>―</w:t>
      </w:r>
      <w:r w:rsidR="00FB20B7" w:rsidRPr="00A3036C">
        <w:rPr>
          <w:rFonts w:ascii="Times New Roman" w:hAnsi="Times New Roman" w:cs="Times New Roman"/>
          <w:sz w:val="24"/>
          <w:szCs w:val="24"/>
        </w:rPr>
        <w:t xml:space="preserve"> </w:t>
      </w:r>
      <w:r w:rsidR="003A308A" w:rsidRPr="00A3036C">
        <w:rPr>
          <w:rFonts w:ascii="Times New Roman" w:hAnsi="Times New Roman" w:cs="Times New Roman"/>
          <w:sz w:val="24"/>
          <w:szCs w:val="24"/>
        </w:rPr>
        <w:t xml:space="preserve">Tempos de guerras impactariam a população terráquea </w:t>
      </w:r>
      <w:r w:rsidR="005726BB" w:rsidRPr="00A3036C">
        <w:rPr>
          <w:rFonts w:ascii="Times New Roman" w:hAnsi="Times New Roman" w:cs="Times New Roman"/>
          <w:sz w:val="24"/>
          <w:szCs w:val="24"/>
        </w:rPr>
        <w:t>com nosso Anticristo pacificando os conflitos que nós mesmos criamos</w:t>
      </w:r>
      <w:r w:rsidR="006E7D13" w:rsidRPr="00A3036C">
        <w:rPr>
          <w:rFonts w:ascii="Times New Roman" w:hAnsi="Times New Roman" w:cs="Times New Roman"/>
          <w:sz w:val="24"/>
          <w:szCs w:val="24"/>
        </w:rPr>
        <w:t xml:space="preserve"> para fortalecer as baixas frequências das ondas eletromagnéticas e emocionais</w:t>
      </w:r>
      <w:r w:rsidR="00921190" w:rsidRPr="00A3036C">
        <w:rPr>
          <w:rFonts w:ascii="Times New Roman" w:hAnsi="Times New Roman" w:cs="Times New Roman"/>
          <w:sz w:val="24"/>
          <w:szCs w:val="24"/>
        </w:rPr>
        <w:t xml:space="preserve"> do ser humano. ▬ </w:t>
      </w:r>
      <w:r w:rsidR="00FD0C5A" w:rsidRPr="00A3036C">
        <w:rPr>
          <w:rFonts w:ascii="Times New Roman" w:hAnsi="Times New Roman" w:cs="Times New Roman"/>
          <w:sz w:val="24"/>
          <w:szCs w:val="24"/>
        </w:rPr>
        <w:t xml:space="preserve"> </w:t>
      </w:r>
      <w:r w:rsidR="00D05721" w:rsidRPr="00A3036C">
        <w:rPr>
          <w:rFonts w:ascii="Times New Roman" w:hAnsi="Times New Roman" w:cs="Times New Roman"/>
          <w:sz w:val="24"/>
          <w:szCs w:val="24"/>
        </w:rPr>
        <w:t>conceitua.</w:t>
      </w:r>
    </w:p>
    <w:p w14:paraId="3C78DF8B" w14:textId="77777777" w:rsidR="008F1A69" w:rsidRPr="00A3036C" w:rsidRDefault="008F1A69" w:rsidP="005E1F91">
      <w:pPr>
        <w:spacing w:after="0"/>
        <w:jc w:val="both"/>
        <w:rPr>
          <w:rFonts w:ascii="Times New Roman" w:hAnsi="Times New Roman" w:cs="Times New Roman"/>
          <w:sz w:val="24"/>
          <w:szCs w:val="24"/>
        </w:rPr>
      </w:pPr>
    </w:p>
    <w:p w14:paraId="0B94E5DF" w14:textId="579D47F8" w:rsidR="008F1A69" w:rsidRPr="00A3036C" w:rsidRDefault="008F1A69"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Algozlenirus aciona exibição do </w:t>
      </w:r>
      <w:r w:rsidRPr="00A3036C">
        <w:rPr>
          <w:rFonts w:ascii="Times New Roman" w:hAnsi="Times New Roman" w:cs="Times New Roman"/>
          <w:i/>
          <w:iCs/>
          <w:sz w:val="24"/>
          <w:szCs w:val="24"/>
        </w:rPr>
        <w:t>túnel do tem</w:t>
      </w:r>
      <w:r w:rsidR="00D97D31" w:rsidRPr="00A3036C">
        <w:rPr>
          <w:rFonts w:ascii="Times New Roman" w:hAnsi="Times New Roman" w:cs="Times New Roman"/>
          <w:i/>
          <w:iCs/>
          <w:sz w:val="24"/>
          <w:szCs w:val="24"/>
        </w:rPr>
        <w:t>po</w:t>
      </w:r>
      <w:r w:rsidR="00D97D31" w:rsidRPr="00A3036C">
        <w:rPr>
          <w:rFonts w:ascii="Times New Roman" w:hAnsi="Times New Roman" w:cs="Times New Roman"/>
          <w:sz w:val="24"/>
          <w:szCs w:val="24"/>
        </w:rPr>
        <w:t xml:space="preserve"> com eventos catastróficos </w:t>
      </w:r>
      <w:r w:rsidR="006750FE" w:rsidRPr="00A3036C">
        <w:rPr>
          <w:rFonts w:ascii="Times New Roman" w:hAnsi="Times New Roman" w:cs="Times New Roman"/>
          <w:sz w:val="24"/>
          <w:szCs w:val="24"/>
        </w:rPr>
        <w:t xml:space="preserve">no ano de 2024. </w:t>
      </w:r>
      <w:r w:rsidR="00DD5627" w:rsidRPr="00A3036C">
        <w:rPr>
          <w:rFonts w:ascii="Times New Roman" w:hAnsi="Times New Roman" w:cs="Times New Roman"/>
          <w:sz w:val="24"/>
          <w:szCs w:val="24"/>
        </w:rPr>
        <w:t xml:space="preserve">Conflitos sociais! </w:t>
      </w:r>
      <w:r w:rsidR="00DA6B33" w:rsidRPr="00A3036C">
        <w:rPr>
          <w:rFonts w:ascii="Times New Roman" w:hAnsi="Times New Roman" w:cs="Times New Roman"/>
          <w:sz w:val="24"/>
          <w:szCs w:val="24"/>
        </w:rPr>
        <w:t xml:space="preserve">Variações climáticas! </w:t>
      </w:r>
      <w:r w:rsidR="00DE678F" w:rsidRPr="00A3036C">
        <w:rPr>
          <w:rFonts w:ascii="Times New Roman" w:hAnsi="Times New Roman" w:cs="Times New Roman"/>
          <w:sz w:val="24"/>
          <w:szCs w:val="24"/>
        </w:rPr>
        <w:t xml:space="preserve">Ganância exploratória! </w:t>
      </w:r>
      <w:r w:rsidR="009A581E" w:rsidRPr="00A3036C">
        <w:rPr>
          <w:rFonts w:ascii="Times New Roman" w:hAnsi="Times New Roman" w:cs="Times New Roman"/>
          <w:sz w:val="24"/>
          <w:szCs w:val="24"/>
        </w:rPr>
        <w:t xml:space="preserve">Fisiologismo político! </w:t>
      </w:r>
      <w:r w:rsidR="00814094" w:rsidRPr="00A3036C">
        <w:rPr>
          <w:rFonts w:ascii="Times New Roman" w:hAnsi="Times New Roman" w:cs="Times New Roman"/>
          <w:sz w:val="24"/>
          <w:szCs w:val="24"/>
        </w:rPr>
        <w:t>Guerras</w:t>
      </w:r>
      <w:r w:rsidR="00D67BE8" w:rsidRPr="00A3036C">
        <w:rPr>
          <w:rFonts w:ascii="Times New Roman" w:hAnsi="Times New Roman" w:cs="Times New Roman"/>
          <w:sz w:val="24"/>
          <w:szCs w:val="24"/>
        </w:rPr>
        <w:t>!</w:t>
      </w:r>
    </w:p>
    <w:p w14:paraId="2A762841" w14:textId="6FA281BC" w:rsidR="005D6588" w:rsidRPr="00A3036C" w:rsidRDefault="005D6588"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O planeta clam</w:t>
      </w:r>
      <w:r w:rsidR="00445642" w:rsidRPr="00A3036C">
        <w:rPr>
          <w:rFonts w:ascii="Times New Roman" w:hAnsi="Times New Roman" w:cs="Times New Roman"/>
          <w:sz w:val="24"/>
          <w:szCs w:val="24"/>
        </w:rPr>
        <w:t>a pelas soluções de exclamaçõe</w:t>
      </w:r>
      <w:r w:rsidR="00A9241B" w:rsidRPr="00A3036C">
        <w:rPr>
          <w:rFonts w:ascii="Times New Roman" w:hAnsi="Times New Roman" w:cs="Times New Roman"/>
          <w:sz w:val="24"/>
          <w:szCs w:val="24"/>
        </w:rPr>
        <w:t xml:space="preserve">s </w:t>
      </w:r>
      <w:r w:rsidR="005456FF" w:rsidRPr="00A3036C">
        <w:rPr>
          <w:rFonts w:ascii="Times New Roman" w:hAnsi="Times New Roman" w:cs="Times New Roman"/>
          <w:sz w:val="24"/>
          <w:szCs w:val="24"/>
        </w:rPr>
        <w:t xml:space="preserve">pela veneração </w:t>
      </w:r>
      <w:r w:rsidR="00290B9A" w:rsidRPr="00A3036C">
        <w:rPr>
          <w:rFonts w:ascii="Times New Roman" w:hAnsi="Times New Roman" w:cs="Times New Roman"/>
          <w:sz w:val="24"/>
          <w:szCs w:val="24"/>
        </w:rPr>
        <w:t xml:space="preserve">divinal </w:t>
      </w:r>
      <w:r w:rsidR="005456FF" w:rsidRPr="00A3036C">
        <w:rPr>
          <w:rFonts w:ascii="Times New Roman" w:hAnsi="Times New Roman" w:cs="Times New Roman"/>
          <w:sz w:val="24"/>
          <w:szCs w:val="24"/>
        </w:rPr>
        <w:t>d</w:t>
      </w:r>
      <w:r w:rsidR="00FF713A" w:rsidRPr="00A3036C">
        <w:rPr>
          <w:rFonts w:ascii="Times New Roman" w:hAnsi="Times New Roman" w:cs="Times New Roman"/>
          <w:sz w:val="24"/>
          <w:szCs w:val="24"/>
        </w:rPr>
        <w:t>e resolução da</w:t>
      </w:r>
      <w:r w:rsidR="005456FF" w:rsidRPr="00A3036C">
        <w:rPr>
          <w:rFonts w:ascii="Times New Roman" w:hAnsi="Times New Roman" w:cs="Times New Roman"/>
          <w:sz w:val="24"/>
          <w:szCs w:val="24"/>
        </w:rPr>
        <w:t xml:space="preserve"> natureza</w:t>
      </w:r>
      <w:r w:rsidR="00A411EC" w:rsidRPr="00A3036C">
        <w:rPr>
          <w:rFonts w:ascii="Times New Roman" w:hAnsi="Times New Roman" w:cs="Times New Roman"/>
          <w:sz w:val="24"/>
          <w:szCs w:val="24"/>
        </w:rPr>
        <w:t xml:space="preserve"> sensível e visível</w:t>
      </w:r>
      <w:r w:rsidR="0039226D" w:rsidRPr="00A3036C">
        <w:rPr>
          <w:rFonts w:ascii="Times New Roman" w:hAnsi="Times New Roman" w:cs="Times New Roman"/>
          <w:sz w:val="24"/>
          <w:szCs w:val="24"/>
        </w:rPr>
        <w:t xml:space="preserve"> em relacionamentos humanizados no </w:t>
      </w:r>
      <w:r w:rsidR="0039226D" w:rsidRPr="00A3036C">
        <w:rPr>
          <w:rFonts w:ascii="Times New Roman" w:hAnsi="Times New Roman" w:cs="Times New Roman"/>
          <w:i/>
          <w:iCs/>
          <w:sz w:val="24"/>
          <w:szCs w:val="24"/>
        </w:rPr>
        <w:t>aprendizado da delicadeza</w:t>
      </w:r>
      <w:r w:rsidR="0039226D" w:rsidRPr="00A3036C">
        <w:rPr>
          <w:rFonts w:ascii="Times New Roman" w:hAnsi="Times New Roman" w:cs="Times New Roman"/>
          <w:sz w:val="24"/>
          <w:szCs w:val="24"/>
        </w:rPr>
        <w:t>.</w:t>
      </w:r>
      <w:r w:rsidR="00AF35C5" w:rsidRPr="00A3036C">
        <w:rPr>
          <w:rFonts w:ascii="Times New Roman" w:hAnsi="Times New Roman" w:cs="Times New Roman"/>
          <w:sz w:val="24"/>
          <w:szCs w:val="24"/>
        </w:rPr>
        <w:t xml:space="preserve"> Clamor</w:t>
      </w:r>
      <w:r w:rsidR="00D506F6" w:rsidRPr="00A3036C">
        <w:rPr>
          <w:rFonts w:ascii="Times New Roman" w:hAnsi="Times New Roman" w:cs="Times New Roman"/>
          <w:sz w:val="24"/>
          <w:szCs w:val="24"/>
        </w:rPr>
        <w:t xml:space="preserve"> longevo de acontecimento</w:t>
      </w:r>
      <w:r w:rsidR="00290B9A" w:rsidRPr="00A3036C">
        <w:rPr>
          <w:rFonts w:ascii="Times New Roman" w:hAnsi="Times New Roman" w:cs="Times New Roman"/>
          <w:sz w:val="24"/>
          <w:szCs w:val="24"/>
        </w:rPr>
        <w:t xml:space="preserve"> </w:t>
      </w:r>
      <w:r w:rsidR="002F03CF" w:rsidRPr="00A3036C">
        <w:rPr>
          <w:rFonts w:ascii="Times New Roman" w:hAnsi="Times New Roman" w:cs="Times New Roman"/>
          <w:sz w:val="24"/>
          <w:szCs w:val="24"/>
        </w:rPr>
        <w:t xml:space="preserve">com </w:t>
      </w:r>
      <w:r w:rsidR="002F03CF" w:rsidRPr="00A3036C">
        <w:rPr>
          <w:rFonts w:ascii="Times New Roman" w:hAnsi="Times New Roman" w:cs="Times New Roman"/>
          <w:i/>
          <w:iCs/>
          <w:sz w:val="24"/>
          <w:szCs w:val="24"/>
        </w:rPr>
        <w:t>malenirus</w:t>
      </w:r>
      <w:r w:rsidR="002F03CF" w:rsidRPr="00A3036C">
        <w:rPr>
          <w:rFonts w:ascii="Times New Roman" w:hAnsi="Times New Roman" w:cs="Times New Roman"/>
          <w:sz w:val="24"/>
          <w:szCs w:val="24"/>
        </w:rPr>
        <w:t xml:space="preserve">, </w:t>
      </w:r>
      <w:r w:rsidR="002F03CF" w:rsidRPr="00A3036C">
        <w:rPr>
          <w:rFonts w:ascii="Times New Roman" w:hAnsi="Times New Roman" w:cs="Times New Roman"/>
          <w:i/>
          <w:iCs/>
          <w:sz w:val="24"/>
          <w:szCs w:val="24"/>
        </w:rPr>
        <w:t xml:space="preserve">reinonaques </w:t>
      </w:r>
      <w:r w:rsidR="002F03CF" w:rsidRPr="00A3036C">
        <w:rPr>
          <w:rFonts w:ascii="Times New Roman" w:hAnsi="Times New Roman" w:cs="Times New Roman"/>
          <w:sz w:val="24"/>
          <w:szCs w:val="24"/>
        </w:rPr>
        <w:t xml:space="preserve">e </w:t>
      </w:r>
      <w:r w:rsidR="002F03CF" w:rsidRPr="00A3036C">
        <w:rPr>
          <w:rFonts w:ascii="Times New Roman" w:hAnsi="Times New Roman" w:cs="Times New Roman"/>
          <w:i/>
          <w:iCs/>
          <w:sz w:val="24"/>
          <w:szCs w:val="24"/>
        </w:rPr>
        <w:t>dominitilianos</w:t>
      </w:r>
      <w:r w:rsidR="00EB420A" w:rsidRPr="00A3036C">
        <w:rPr>
          <w:rFonts w:ascii="Times New Roman" w:hAnsi="Times New Roman" w:cs="Times New Roman"/>
          <w:sz w:val="24"/>
          <w:szCs w:val="24"/>
        </w:rPr>
        <w:t xml:space="preserve"> no comando</w:t>
      </w:r>
      <w:r w:rsidR="008757B4" w:rsidRPr="00A3036C">
        <w:rPr>
          <w:rFonts w:ascii="Times New Roman" w:hAnsi="Times New Roman" w:cs="Times New Roman"/>
          <w:sz w:val="24"/>
          <w:szCs w:val="24"/>
        </w:rPr>
        <w:t xml:space="preserve"> dos pilares</w:t>
      </w:r>
      <w:r w:rsidR="00026CA7" w:rsidRPr="00A3036C">
        <w:rPr>
          <w:rFonts w:ascii="Times New Roman" w:hAnsi="Times New Roman" w:cs="Times New Roman"/>
          <w:sz w:val="24"/>
          <w:szCs w:val="24"/>
        </w:rPr>
        <w:t xml:space="preserve"> do Sistema Terr</w:t>
      </w:r>
      <w:r w:rsidR="00390E14" w:rsidRPr="00A3036C">
        <w:rPr>
          <w:rFonts w:ascii="Times New Roman" w:hAnsi="Times New Roman" w:cs="Times New Roman"/>
          <w:sz w:val="24"/>
          <w:szCs w:val="24"/>
        </w:rPr>
        <w:t>a alimentado pelo mal exercício do livre arbítrio terráqueo</w:t>
      </w:r>
      <w:r w:rsidR="002C6CE6" w:rsidRPr="00A3036C">
        <w:rPr>
          <w:rFonts w:ascii="Times New Roman" w:hAnsi="Times New Roman" w:cs="Times New Roman"/>
          <w:sz w:val="24"/>
          <w:szCs w:val="24"/>
        </w:rPr>
        <w:t xml:space="preserve"> apegado</w:t>
      </w:r>
      <w:r w:rsidR="004E067B" w:rsidRPr="00A3036C">
        <w:rPr>
          <w:rFonts w:ascii="Times New Roman" w:hAnsi="Times New Roman" w:cs="Times New Roman"/>
          <w:sz w:val="24"/>
          <w:szCs w:val="24"/>
        </w:rPr>
        <w:t xml:space="preserve"> a materialização de sentimentos fugazes</w:t>
      </w:r>
      <w:r w:rsidR="009A5893" w:rsidRPr="00A3036C">
        <w:rPr>
          <w:rFonts w:ascii="Times New Roman" w:hAnsi="Times New Roman" w:cs="Times New Roman"/>
          <w:sz w:val="24"/>
          <w:szCs w:val="24"/>
        </w:rPr>
        <w:t xml:space="preserve"> </w:t>
      </w:r>
      <w:r w:rsidR="001016A9" w:rsidRPr="00A3036C">
        <w:rPr>
          <w:rFonts w:ascii="Times New Roman" w:hAnsi="Times New Roman" w:cs="Times New Roman"/>
          <w:sz w:val="24"/>
          <w:szCs w:val="24"/>
        </w:rPr>
        <w:t>esvaziados</w:t>
      </w:r>
      <w:r w:rsidR="009A5893" w:rsidRPr="00A3036C">
        <w:rPr>
          <w:rFonts w:ascii="Times New Roman" w:hAnsi="Times New Roman" w:cs="Times New Roman"/>
          <w:sz w:val="24"/>
          <w:szCs w:val="24"/>
        </w:rPr>
        <w:t xml:space="preserve"> </w:t>
      </w:r>
      <w:r w:rsidR="001016A9" w:rsidRPr="00A3036C">
        <w:rPr>
          <w:rFonts w:ascii="Times New Roman" w:hAnsi="Times New Roman" w:cs="Times New Roman"/>
          <w:sz w:val="24"/>
          <w:szCs w:val="24"/>
        </w:rPr>
        <w:t>n</w:t>
      </w:r>
      <w:r w:rsidR="009A5893" w:rsidRPr="00A3036C">
        <w:rPr>
          <w:rFonts w:ascii="Times New Roman" w:hAnsi="Times New Roman" w:cs="Times New Roman"/>
          <w:sz w:val="24"/>
          <w:szCs w:val="24"/>
        </w:rPr>
        <w:t>as conquistas materiais</w:t>
      </w:r>
      <w:r w:rsidR="00B34FF4" w:rsidRPr="00A3036C">
        <w:rPr>
          <w:rFonts w:ascii="Times New Roman" w:hAnsi="Times New Roman" w:cs="Times New Roman"/>
          <w:sz w:val="24"/>
          <w:szCs w:val="24"/>
        </w:rPr>
        <w:t xml:space="preserve"> recheadas de visibilidade</w:t>
      </w:r>
      <w:r w:rsidR="005B0BDF" w:rsidRPr="00A3036C">
        <w:rPr>
          <w:rFonts w:ascii="Times New Roman" w:hAnsi="Times New Roman" w:cs="Times New Roman"/>
          <w:sz w:val="24"/>
          <w:szCs w:val="24"/>
        </w:rPr>
        <w:t>s efêmeras</w:t>
      </w:r>
      <w:r w:rsidR="009A5893" w:rsidRPr="00A3036C">
        <w:rPr>
          <w:rFonts w:ascii="Times New Roman" w:hAnsi="Times New Roman" w:cs="Times New Roman"/>
          <w:sz w:val="24"/>
          <w:szCs w:val="24"/>
        </w:rPr>
        <w:t>.</w:t>
      </w:r>
      <w:r w:rsidR="006C7549" w:rsidRPr="00A3036C">
        <w:rPr>
          <w:rFonts w:ascii="Times New Roman" w:hAnsi="Times New Roman" w:cs="Times New Roman"/>
          <w:sz w:val="24"/>
          <w:szCs w:val="24"/>
        </w:rPr>
        <w:t xml:space="preserve"> </w:t>
      </w:r>
      <w:r w:rsidR="00013E25" w:rsidRPr="00A3036C">
        <w:rPr>
          <w:rFonts w:ascii="Times New Roman" w:hAnsi="Times New Roman" w:cs="Times New Roman"/>
          <w:sz w:val="24"/>
          <w:szCs w:val="24"/>
        </w:rPr>
        <w:t xml:space="preserve">O SPA — Supremo </w:t>
      </w:r>
      <w:r w:rsidR="00013E25" w:rsidRPr="00A3036C">
        <w:rPr>
          <w:rFonts w:ascii="Times New Roman" w:hAnsi="Times New Roman" w:cs="Times New Roman"/>
          <w:sz w:val="24"/>
          <w:szCs w:val="24"/>
        </w:rPr>
        <w:lastRenderedPageBreak/>
        <w:t xml:space="preserve">Poder Anônimo aprisiona, </w:t>
      </w:r>
      <w:r w:rsidR="00D4531E" w:rsidRPr="00A3036C">
        <w:rPr>
          <w:rFonts w:ascii="Times New Roman" w:hAnsi="Times New Roman" w:cs="Times New Roman"/>
          <w:sz w:val="24"/>
          <w:szCs w:val="24"/>
        </w:rPr>
        <w:t xml:space="preserve">sistemicamente, </w:t>
      </w:r>
      <w:r w:rsidR="00C858CF" w:rsidRPr="00A3036C">
        <w:rPr>
          <w:rFonts w:ascii="Times New Roman" w:hAnsi="Times New Roman" w:cs="Times New Roman"/>
          <w:sz w:val="24"/>
          <w:szCs w:val="24"/>
        </w:rPr>
        <w:t>as almas humanas na materialidade</w:t>
      </w:r>
      <w:r w:rsidR="00D976A5" w:rsidRPr="00A3036C">
        <w:rPr>
          <w:rFonts w:ascii="Times New Roman" w:hAnsi="Times New Roman" w:cs="Times New Roman"/>
          <w:sz w:val="24"/>
          <w:szCs w:val="24"/>
        </w:rPr>
        <w:t xml:space="preserve">. </w:t>
      </w:r>
      <w:r w:rsidR="00F53EBE" w:rsidRPr="00A3036C">
        <w:rPr>
          <w:rFonts w:ascii="Times New Roman" w:hAnsi="Times New Roman" w:cs="Times New Roman"/>
          <w:sz w:val="24"/>
          <w:szCs w:val="24"/>
        </w:rPr>
        <w:t>O sucesso é ser feliz! E, não existe felicidade sem dinheiro</w:t>
      </w:r>
      <w:r w:rsidR="006C52C0" w:rsidRPr="00A3036C">
        <w:rPr>
          <w:rFonts w:ascii="Times New Roman" w:hAnsi="Times New Roman" w:cs="Times New Roman"/>
          <w:sz w:val="24"/>
          <w:szCs w:val="24"/>
        </w:rPr>
        <w:t>, provedor</w:t>
      </w:r>
      <w:r w:rsidR="00BC00D2" w:rsidRPr="00A3036C">
        <w:rPr>
          <w:rFonts w:ascii="Times New Roman" w:hAnsi="Times New Roman" w:cs="Times New Roman"/>
          <w:sz w:val="24"/>
          <w:szCs w:val="24"/>
        </w:rPr>
        <w:t xml:space="preserve"> do glamour social contaminado pela </w:t>
      </w:r>
      <w:r w:rsidR="00BC00D2" w:rsidRPr="00A3036C">
        <w:rPr>
          <w:rFonts w:ascii="Times New Roman" w:hAnsi="Times New Roman" w:cs="Times New Roman"/>
          <w:i/>
          <w:iCs/>
          <w:sz w:val="24"/>
          <w:szCs w:val="24"/>
        </w:rPr>
        <w:t>paixão como prazo de validade para o amor</w:t>
      </w:r>
      <w:r w:rsidR="006562CE" w:rsidRPr="00A3036C">
        <w:rPr>
          <w:rFonts w:ascii="Times New Roman" w:hAnsi="Times New Roman" w:cs="Times New Roman"/>
          <w:sz w:val="24"/>
          <w:szCs w:val="24"/>
        </w:rPr>
        <w:t>. Diversidades sexuali</w:t>
      </w:r>
      <w:r w:rsidR="000F4450" w:rsidRPr="00A3036C">
        <w:rPr>
          <w:rFonts w:ascii="Times New Roman" w:hAnsi="Times New Roman" w:cs="Times New Roman"/>
          <w:sz w:val="24"/>
          <w:szCs w:val="24"/>
        </w:rPr>
        <w:t>zadas criam tribos</w:t>
      </w:r>
      <w:r w:rsidR="00011FED" w:rsidRPr="00A3036C">
        <w:rPr>
          <w:rFonts w:ascii="Times New Roman" w:hAnsi="Times New Roman" w:cs="Times New Roman"/>
          <w:sz w:val="24"/>
          <w:szCs w:val="24"/>
        </w:rPr>
        <w:t xml:space="preserve"> excludentes da heterossexualidade.</w:t>
      </w:r>
      <w:r w:rsidR="009F4F35" w:rsidRPr="00A3036C">
        <w:rPr>
          <w:rFonts w:ascii="Times New Roman" w:hAnsi="Times New Roman" w:cs="Times New Roman"/>
          <w:sz w:val="24"/>
          <w:szCs w:val="24"/>
        </w:rPr>
        <w:t xml:space="preserve"> Turmas de</w:t>
      </w:r>
      <w:r w:rsidR="00011FED" w:rsidRPr="00A3036C">
        <w:rPr>
          <w:rFonts w:ascii="Times New Roman" w:hAnsi="Times New Roman" w:cs="Times New Roman"/>
          <w:sz w:val="24"/>
          <w:szCs w:val="24"/>
        </w:rPr>
        <w:t xml:space="preserve"> LGBT</w:t>
      </w:r>
      <w:r w:rsidR="001C2E64" w:rsidRPr="00A3036C">
        <w:rPr>
          <w:rFonts w:ascii="Times New Roman" w:hAnsi="Times New Roman" w:cs="Times New Roman"/>
          <w:sz w:val="24"/>
          <w:szCs w:val="24"/>
        </w:rPr>
        <w:t>QI</w:t>
      </w:r>
      <w:r w:rsidR="00613A79" w:rsidRPr="00A3036C">
        <w:rPr>
          <w:rFonts w:ascii="Times New Roman" w:hAnsi="Times New Roman" w:cs="Times New Roman"/>
          <w:sz w:val="24"/>
          <w:szCs w:val="24"/>
        </w:rPr>
        <w:t>A</w:t>
      </w:r>
      <w:r w:rsidR="007B015A" w:rsidRPr="00A3036C">
        <w:rPr>
          <w:rFonts w:ascii="Times New Roman" w:hAnsi="Times New Roman" w:cs="Times New Roman"/>
          <w:sz w:val="24"/>
          <w:szCs w:val="24"/>
        </w:rPr>
        <w:t>PN</w:t>
      </w:r>
      <w:r w:rsidR="001C2E64" w:rsidRPr="00A3036C">
        <w:rPr>
          <w:rFonts w:ascii="Times New Roman" w:hAnsi="Times New Roman" w:cs="Times New Roman"/>
          <w:sz w:val="24"/>
          <w:szCs w:val="24"/>
        </w:rPr>
        <w:t>+</w:t>
      </w:r>
      <w:r w:rsidR="00D4531E" w:rsidRPr="00A3036C">
        <w:rPr>
          <w:rFonts w:ascii="Times New Roman" w:hAnsi="Times New Roman" w:cs="Times New Roman"/>
          <w:sz w:val="24"/>
          <w:szCs w:val="24"/>
        </w:rPr>
        <w:t xml:space="preserve"> </w:t>
      </w:r>
      <w:r w:rsidR="009F4F35" w:rsidRPr="00A3036C">
        <w:rPr>
          <w:rFonts w:ascii="Times New Roman" w:hAnsi="Times New Roman" w:cs="Times New Roman"/>
          <w:sz w:val="24"/>
          <w:szCs w:val="24"/>
        </w:rPr>
        <w:t xml:space="preserve">deveriam considerar </w:t>
      </w:r>
      <w:r w:rsidR="0005241C" w:rsidRPr="00A3036C">
        <w:rPr>
          <w:rFonts w:ascii="Times New Roman" w:hAnsi="Times New Roman" w:cs="Times New Roman"/>
          <w:sz w:val="24"/>
          <w:szCs w:val="24"/>
        </w:rPr>
        <w:t xml:space="preserve">adicionar o H de hetero nesta </w:t>
      </w:r>
      <w:r w:rsidR="0005241C" w:rsidRPr="00A3036C">
        <w:rPr>
          <w:rFonts w:ascii="Times New Roman" w:hAnsi="Times New Roman" w:cs="Times New Roman"/>
          <w:i/>
          <w:iCs/>
          <w:sz w:val="24"/>
          <w:szCs w:val="24"/>
        </w:rPr>
        <w:t xml:space="preserve">sopa de letras </w:t>
      </w:r>
      <w:r w:rsidR="00D25F43" w:rsidRPr="00A3036C">
        <w:rPr>
          <w:rFonts w:ascii="Times New Roman" w:hAnsi="Times New Roman" w:cs="Times New Roman"/>
          <w:sz w:val="24"/>
          <w:szCs w:val="24"/>
        </w:rPr>
        <w:t>caracterizadoras de gêneros.</w:t>
      </w:r>
      <w:r w:rsidR="00920603" w:rsidRPr="00A3036C">
        <w:rPr>
          <w:rFonts w:ascii="Times New Roman" w:hAnsi="Times New Roman" w:cs="Times New Roman"/>
          <w:sz w:val="24"/>
          <w:szCs w:val="24"/>
        </w:rPr>
        <w:t xml:space="preserve"> Terrícol</w:t>
      </w:r>
      <w:r w:rsidR="00221FD9" w:rsidRPr="00A3036C">
        <w:rPr>
          <w:rFonts w:ascii="Times New Roman" w:hAnsi="Times New Roman" w:cs="Times New Roman"/>
          <w:sz w:val="24"/>
          <w:szCs w:val="24"/>
        </w:rPr>
        <w:t xml:space="preserve">a na explosão de sua imaturidade não </w:t>
      </w:r>
      <w:r w:rsidR="008A04E7" w:rsidRPr="00A3036C">
        <w:rPr>
          <w:rFonts w:ascii="Times New Roman" w:hAnsi="Times New Roman" w:cs="Times New Roman"/>
          <w:sz w:val="24"/>
          <w:szCs w:val="24"/>
        </w:rPr>
        <w:t xml:space="preserve">aprendera, </w:t>
      </w:r>
      <w:r w:rsidR="00545A05" w:rsidRPr="00A3036C">
        <w:rPr>
          <w:rFonts w:ascii="Times New Roman" w:hAnsi="Times New Roman" w:cs="Times New Roman"/>
          <w:sz w:val="24"/>
          <w:szCs w:val="24"/>
        </w:rPr>
        <w:t>p</w:t>
      </w:r>
      <w:r w:rsidR="00B86E21" w:rsidRPr="00A3036C">
        <w:rPr>
          <w:rFonts w:ascii="Times New Roman" w:hAnsi="Times New Roman" w:cs="Times New Roman"/>
          <w:sz w:val="24"/>
          <w:szCs w:val="24"/>
        </w:rPr>
        <w:t>el</w:t>
      </w:r>
      <w:r w:rsidR="00A922FA" w:rsidRPr="00A3036C">
        <w:rPr>
          <w:rFonts w:ascii="Times New Roman" w:hAnsi="Times New Roman" w:cs="Times New Roman"/>
          <w:sz w:val="24"/>
          <w:szCs w:val="24"/>
        </w:rPr>
        <w:t>o</w:t>
      </w:r>
      <w:r w:rsidR="00AB6E9B" w:rsidRPr="00A3036C">
        <w:rPr>
          <w:rFonts w:ascii="Times New Roman" w:hAnsi="Times New Roman" w:cs="Times New Roman"/>
          <w:sz w:val="24"/>
          <w:szCs w:val="24"/>
        </w:rPr>
        <w:t>s</w:t>
      </w:r>
      <w:r w:rsidR="00A922FA" w:rsidRPr="00A3036C">
        <w:rPr>
          <w:rFonts w:ascii="Times New Roman" w:hAnsi="Times New Roman" w:cs="Times New Roman"/>
          <w:sz w:val="24"/>
          <w:szCs w:val="24"/>
        </w:rPr>
        <w:t xml:space="preserve"> dogmas</w:t>
      </w:r>
      <w:r w:rsidR="00AB6E9B" w:rsidRPr="00A3036C">
        <w:rPr>
          <w:rFonts w:ascii="Times New Roman" w:hAnsi="Times New Roman" w:cs="Times New Roman"/>
          <w:sz w:val="24"/>
          <w:szCs w:val="24"/>
        </w:rPr>
        <w:t xml:space="preserve"> criados no </w:t>
      </w:r>
      <w:r w:rsidR="00A32724" w:rsidRPr="00A3036C">
        <w:rPr>
          <w:rFonts w:ascii="Times New Roman" w:hAnsi="Times New Roman" w:cs="Times New Roman"/>
          <w:sz w:val="24"/>
          <w:szCs w:val="24"/>
        </w:rPr>
        <w:t>sistema dominante, se auto tratar</w:t>
      </w:r>
      <w:r w:rsidR="00D06F60" w:rsidRPr="00A3036C">
        <w:rPr>
          <w:rFonts w:ascii="Times New Roman" w:hAnsi="Times New Roman" w:cs="Times New Roman"/>
          <w:sz w:val="24"/>
          <w:szCs w:val="24"/>
        </w:rPr>
        <w:t xml:space="preserve"> e ao próximo</w:t>
      </w:r>
      <w:r w:rsidR="00A32724" w:rsidRPr="00A3036C">
        <w:rPr>
          <w:rFonts w:ascii="Times New Roman" w:hAnsi="Times New Roman" w:cs="Times New Roman"/>
          <w:sz w:val="24"/>
          <w:szCs w:val="24"/>
        </w:rPr>
        <w:t xml:space="preserve"> como ser humano</w:t>
      </w:r>
      <w:r w:rsidR="0094496C" w:rsidRPr="00A3036C">
        <w:rPr>
          <w:rFonts w:ascii="Times New Roman" w:hAnsi="Times New Roman" w:cs="Times New Roman"/>
          <w:sz w:val="24"/>
          <w:szCs w:val="24"/>
        </w:rPr>
        <w:t xml:space="preserve"> para alcançar</w:t>
      </w:r>
      <w:r w:rsidR="008A2E4A" w:rsidRPr="00A3036C">
        <w:rPr>
          <w:rFonts w:ascii="Times New Roman" w:hAnsi="Times New Roman" w:cs="Times New Roman"/>
          <w:sz w:val="24"/>
          <w:szCs w:val="24"/>
        </w:rPr>
        <w:t xml:space="preserve"> a plenitude do amor incondicional. </w:t>
      </w:r>
      <w:r w:rsidR="00605301" w:rsidRPr="00A3036C">
        <w:rPr>
          <w:rFonts w:ascii="Times New Roman" w:hAnsi="Times New Roman" w:cs="Times New Roman"/>
          <w:sz w:val="24"/>
          <w:szCs w:val="24"/>
        </w:rPr>
        <w:t>Preferências sexuais não definem o ser humano</w:t>
      </w:r>
      <w:r w:rsidR="00B12F98" w:rsidRPr="00A3036C">
        <w:rPr>
          <w:rFonts w:ascii="Times New Roman" w:hAnsi="Times New Roman" w:cs="Times New Roman"/>
          <w:sz w:val="24"/>
          <w:szCs w:val="24"/>
        </w:rPr>
        <w:t>... são apena</w:t>
      </w:r>
      <w:r w:rsidR="00C518F0" w:rsidRPr="00A3036C">
        <w:rPr>
          <w:rFonts w:ascii="Times New Roman" w:hAnsi="Times New Roman" w:cs="Times New Roman"/>
          <w:sz w:val="24"/>
          <w:szCs w:val="24"/>
        </w:rPr>
        <w:t>s</w:t>
      </w:r>
      <w:r w:rsidR="00B12F98" w:rsidRPr="00A3036C">
        <w:rPr>
          <w:rFonts w:ascii="Times New Roman" w:hAnsi="Times New Roman" w:cs="Times New Roman"/>
          <w:sz w:val="24"/>
          <w:szCs w:val="24"/>
        </w:rPr>
        <w:t xml:space="preserve"> sexo. O </w:t>
      </w:r>
      <w:r w:rsidR="00B12F98" w:rsidRPr="00A3036C">
        <w:rPr>
          <w:rFonts w:ascii="Times New Roman" w:hAnsi="Times New Roman" w:cs="Times New Roman"/>
          <w:i/>
          <w:iCs/>
          <w:sz w:val="24"/>
          <w:szCs w:val="24"/>
        </w:rPr>
        <w:t xml:space="preserve">aprendizado da delicadeza </w:t>
      </w:r>
      <w:r w:rsidR="00B12F98" w:rsidRPr="00A3036C">
        <w:rPr>
          <w:rFonts w:ascii="Times New Roman" w:hAnsi="Times New Roman" w:cs="Times New Roman"/>
          <w:sz w:val="24"/>
          <w:szCs w:val="24"/>
        </w:rPr>
        <w:t>ensina ser</w:t>
      </w:r>
      <w:r w:rsidR="002F62B3" w:rsidRPr="00A3036C">
        <w:rPr>
          <w:rFonts w:ascii="Times New Roman" w:hAnsi="Times New Roman" w:cs="Times New Roman"/>
          <w:sz w:val="24"/>
          <w:szCs w:val="24"/>
        </w:rPr>
        <w:t xml:space="preserve"> a prática sexual uma das diversas formas de amor</w:t>
      </w:r>
      <w:r w:rsidR="001611D3" w:rsidRPr="00A3036C">
        <w:rPr>
          <w:rFonts w:ascii="Times New Roman" w:hAnsi="Times New Roman" w:cs="Times New Roman"/>
          <w:sz w:val="24"/>
          <w:szCs w:val="24"/>
        </w:rPr>
        <w:t xml:space="preserve"> e não a única definidora da felicidade</w:t>
      </w:r>
      <w:r w:rsidR="001C3F1C" w:rsidRPr="00A3036C">
        <w:rPr>
          <w:rFonts w:ascii="Times New Roman" w:hAnsi="Times New Roman" w:cs="Times New Roman"/>
          <w:sz w:val="24"/>
          <w:szCs w:val="24"/>
        </w:rPr>
        <w:t xml:space="preserve"> terráquea.</w:t>
      </w:r>
      <w:r w:rsidR="008A04E7" w:rsidRPr="00A3036C">
        <w:rPr>
          <w:rFonts w:ascii="Times New Roman" w:hAnsi="Times New Roman" w:cs="Times New Roman"/>
          <w:sz w:val="24"/>
          <w:szCs w:val="24"/>
        </w:rPr>
        <w:t xml:space="preserve"> </w:t>
      </w:r>
      <w:r w:rsidR="001C3F1C" w:rsidRPr="00A3036C">
        <w:rPr>
          <w:rFonts w:ascii="Times New Roman" w:hAnsi="Times New Roman" w:cs="Times New Roman"/>
          <w:sz w:val="24"/>
          <w:szCs w:val="24"/>
        </w:rPr>
        <w:t>A humanidade abreviaria seu caminho evolutivo</w:t>
      </w:r>
      <w:r w:rsidR="00CD082D" w:rsidRPr="00A3036C">
        <w:rPr>
          <w:rFonts w:ascii="Times New Roman" w:hAnsi="Times New Roman" w:cs="Times New Roman"/>
          <w:sz w:val="24"/>
          <w:szCs w:val="24"/>
        </w:rPr>
        <w:t xml:space="preserve"> ao estar livre de fobias e preconceito</w:t>
      </w:r>
      <w:r w:rsidR="00CF7D0F" w:rsidRPr="00A3036C">
        <w:rPr>
          <w:rFonts w:ascii="Times New Roman" w:hAnsi="Times New Roman" w:cs="Times New Roman"/>
          <w:sz w:val="24"/>
          <w:szCs w:val="24"/>
        </w:rPr>
        <w:t>s</w:t>
      </w:r>
      <w:r w:rsidR="00135BED" w:rsidRPr="00A3036C">
        <w:rPr>
          <w:rFonts w:ascii="Times New Roman" w:hAnsi="Times New Roman" w:cs="Times New Roman"/>
          <w:sz w:val="24"/>
          <w:szCs w:val="24"/>
        </w:rPr>
        <w:t xml:space="preserve">, </w:t>
      </w:r>
      <w:r w:rsidR="004A401D" w:rsidRPr="00A3036C">
        <w:rPr>
          <w:rFonts w:ascii="Times New Roman" w:hAnsi="Times New Roman" w:cs="Times New Roman"/>
          <w:sz w:val="24"/>
          <w:szCs w:val="24"/>
        </w:rPr>
        <w:t>aceita</w:t>
      </w:r>
      <w:r w:rsidR="00135BED" w:rsidRPr="00A3036C">
        <w:rPr>
          <w:rFonts w:ascii="Times New Roman" w:hAnsi="Times New Roman" w:cs="Times New Roman"/>
          <w:sz w:val="24"/>
          <w:szCs w:val="24"/>
        </w:rPr>
        <w:t>ndo</w:t>
      </w:r>
      <w:r w:rsidR="004A401D" w:rsidRPr="00A3036C">
        <w:rPr>
          <w:rFonts w:ascii="Times New Roman" w:hAnsi="Times New Roman" w:cs="Times New Roman"/>
          <w:sz w:val="24"/>
          <w:szCs w:val="24"/>
        </w:rPr>
        <w:t xml:space="preserve"> a compreensão</w:t>
      </w:r>
      <w:r w:rsidR="000879C8" w:rsidRPr="00A3036C">
        <w:rPr>
          <w:rFonts w:ascii="Times New Roman" w:hAnsi="Times New Roman" w:cs="Times New Roman"/>
          <w:sz w:val="24"/>
          <w:szCs w:val="24"/>
        </w:rPr>
        <w:t xml:space="preserve"> de que amar a admissão</w:t>
      </w:r>
      <w:r w:rsidR="00CC7A48" w:rsidRPr="00A3036C">
        <w:rPr>
          <w:rFonts w:ascii="Times New Roman" w:hAnsi="Times New Roman" w:cs="Times New Roman"/>
          <w:sz w:val="24"/>
          <w:szCs w:val="24"/>
        </w:rPr>
        <w:t xml:space="preserve"> de diferenças</w:t>
      </w:r>
      <w:r w:rsidR="00724B8B" w:rsidRPr="00A3036C">
        <w:rPr>
          <w:rFonts w:ascii="Times New Roman" w:hAnsi="Times New Roman" w:cs="Times New Roman"/>
          <w:sz w:val="24"/>
          <w:szCs w:val="24"/>
        </w:rPr>
        <w:t>, vislumbra a unicidade</w:t>
      </w:r>
      <w:r w:rsidR="0018044F" w:rsidRPr="00A3036C">
        <w:rPr>
          <w:rFonts w:ascii="Times New Roman" w:hAnsi="Times New Roman" w:cs="Times New Roman"/>
          <w:sz w:val="24"/>
          <w:szCs w:val="24"/>
        </w:rPr>
        <w:t xml:space="preserve"> </w:t>
      </w:r>
      <w:r w:rsidR="00222F09" w:rsidRPr="00A3036C">
        <w:rPr>
          <w:rFonts w:ascii="Times New Roman" w:hAnsi="Times New Roman" w:cs="Times New Roman"/>
          <w:sz w:val="24"/>
          <w:szCs w:val="24"/>
        </w:rPr>
        <w:t>pela igualdade de representatividades.</w:t>
      </w:r>
      <w:r w:rsidR="00BF2374" w:rsidRPr="00A3036C">
        <w:rPr>
          <w:rFonts w:ascii="Times New Roman" w:hAnsi="Times New Roman" w:cs="Times New Roman"/>
          <w:sz w:val="24"/>
          <w:szCs w:val="24"/>
        </w:rPr>
        <w:t xml:space="preserve"> </w:t>
      </w:r>
      <w:r w:rsidR="00872BE3" w:rsidRPr="00A3036C">
        <w:rPr>
          <w:rFonts w:ascii="Times New Roman" w:hAnsi="Times New Roman" w:cs="Times New Roman"/>
          <w:sz w:val="24"/>
          <w:szCs w:val="24"/>
        </w:rPr>
        <w:t>Consciências desperta</w:t>
      </w:r>
      <w:r w:rsidR="003D5659" w:rsidRPr="00A3036C">
        <w:rPr>
          <w:rFonts w:ascii="Times New Roman" w:hAnsi="Times New Roman" w:cs="Times New Roman"/>
          <w:sz w:val="24"/>
          <w:szCs w:val="24"/>
        </w:rPr>
        <w:t>s não julgam</w:t>
      </w:r>
      <w:r w:rsidR="006E7014" w:rsidRPr="00A3036C">
        <w:rPr>
          <w:rFonts w:ascii="Times New Roman" w:hAnsi="Times New Roman" w:cs="Times New Roman"/>
          <w:sz w:val="24"/>
          <w:szCs w:val="24"/>
        </w:rPr>
        <w:t>... amam pelo entendimento</w:t>
      </w:r>
      <w:r w:rsidR="00096A6C" w:rsidRPr="00A3036C">
        <w:rPr>
          <w:rFonts w:ascii="Times New Roman" w:hAnsi="Times New Roman" w:cs="Times New Roman"/>
          <w:sz w:val="24"/>
          <w:szCs w:val="24"/>
        </w:rPr>
        <w:t xml:space="preserve"> o oportuno conhecimento</w:t>
      </w:r>
      <w:r w:rsidR="004C72C7" w:rsidRPr="00A3036C">
        <w:rPr>
          <w:rFonts w:ascii="Times New Roman" w:hAnsi="Times New Roman" w:cs="Times New Roman"/>
          <w:sz w:val="24"/>
          <w:szCs w:val="24"/>
        </w:rPr>
        <w:t xml:space="preserve"> interiorizado na alm</w:t>
      </w:r>
      <w:r w:rsidR="0003299C" w:rsidRPr="00A3036C">
        <w:rPr>
          <w:rFonts w:ascii="Times New Roman" w:hAnsi="Times New Roman" w:cs="Times New Roman"/>
          <w:sz w:val="24"/>
          <w:szCs w:val="24"/>
        </w:rPr>
        <w:t>a</w:t>
      </w:r>
      <w:r w:rsidR="006B5246" w:rsidRPr="00A3036C">
        <w:rPr>
          <w:rFonts w:ascii="Times New Roman" w:hAnsi="Times New Roman" w:cs="Times New Roman"/>
          <w:sz w:val="24"/>
          <w:szCs w:val="24"/>
        </w:rPr>
        <w:t xml:space="preserve"> </w:t>
      </w:r>
      <w:r w:rsidR="00C8448C" w:rsidRPr="00A3036C">
        <w:rPr>
          <w:rFonts w:ascii="Times New Roman" w:hAnsi="Times New Roman" w:cs="Times New Roman"/>
          <w:sz w:val="24"/>
          <w:szCs w:val="24"/>
        </w:rPr>
        <w:t>felicitada na energia de luz do coração amoroso</w:t>
      </w:r>
      <w:r w:rsidR="00F918CE" w:rsidRPr="00A3036C">
        <w:rPr>
          <w:rFonts w:ascii="Times New Roman" w:hAnsi="Times New Roman" w:cs="Times New Roman"/>
          <w:sz w:val="24"/>
          <w:szCs w:val="24"/>
        </w:rPr>
        <w:t>, equilibrado</w:t>
      </w:r>
      <w:r w:rsidR="00AE47DF" w:rsidRPr="00A3036C">
        <w:rPr>
          <w:rFonts w:ascii="Times New Roman" w:hAnsi="Times New Roman" w:cs="Times New Roman"/>
          <w:sz w:val="24"/>
          <w:szCs w:val="24"/>
        </w:rPr>
        <w:t xml:space="preserve"> na mente, corpo e espírito</w:t>
      </w:r>
      <w:r w:rsidR="00FF14A1" w:rsidRPr="00A3036C">
        <w:rPr>
          <w:rFonts w:ascii="Times New Roman" w:hAnsi="Times New Roman" w:cs="Times New Roman"/>
          <w:sz w:val="24"/>
          <w:szCs w:val="24"/>
        </w:rPr>
        <w:t>, conectado ao Eu Superior. Tenho e sou Deus.</w:t>
      </w:r>
    </w:p>
    <w:p w14:paraId="2EF0A7DC" w14:textId="19237CC2" w:rsidR="00351496" w:rsidRPr="00A3036C" w:rsidRDefault="002777CD"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Filosofia </w:t>
      </w:r>
      <w:r w:rsidR="00EE606C" w:rsidRPr="00A3036C">
        <w:rPr>
          <w:rFonts w:ascii="Times New Roman" w:hAnsi="Times New Roman" w:cs="Times New Roman"/>
          <w:sz w:val="24"/>
          <w:szCs w:val="24"/>
        </w:rPr>
        <w:t xml:space="preserve">evoluída </w:t>
      </w:r>
      <w:r w:rsidRPr="00A3036C">
        <w:rPr>
          <w:rFonts w:ascii="Times New Roman" w:hAnsi="Times New Roman" w:cs="Times New Roman"/>
          <w:sz w:val="24"/>
          <w:szCs w:val="24"/>
        </w:rPr>
        <w:t>de Harrison, Taylor e Agregados</w:t>
      </w:r>
      <w:r w:rsidR="009B03DA" w:rsidRPr="00A3036C">
        <w:rPr>
          <w:rFonts w:ascii="Times New Roman" w:hAnsi="Times New Roman" w:cs="Times New Roman"/>
          <w:sz w:val="24"/>
          <w:szCs w:val="24"/>
        </w:rPr>
        <w:t>,</w:t>
      </w:r>
      <w:r w:rsidR="006F4344" w:rsidRPr="00A3036C">
        <w:rPr>
          <w:rFonts w:ascii="Times New Roman" w:hAnsi="Times New Roman" w:cs="Times New Roman"/>
          <w:sz w:val="24"/>
          <w:szCs w:val="24"/>
        </w:rPr>
        <w:t xml:space="preserve"> de</w:t>
      </w:r>
      <w:r w:rsidR="00A87D07" w:rsidRPr="00A3036C">
        <w:rPr>
          <w:rFonts w:ascii="Times New Roman" w:hAnsi="Times New Roman" w:cs="Times New Roman"/>
          <w:sz w:val="24"/>
          <w:szCs w:val="24"/>
        </w:rPr>
        <w:t xml:space="preserve"> </w:t>
      </w:r>
      <w:bookmarkStart w:id="20" w:name="_Hlk182390570"/>
      <w:r w:rsidR="006F4344" w:rsidRPr="00A3036C">
        <w:rPr>
          <w:rFonts w:ascii="Times New Roman" w:hAnsi="Times New Roman" w:cs="Times New Roman"/>
          <w:sz w:val="24"/>
          <w:szCs w:val="24"/>
        </w:rPr>
        <w:t>a minha raça é humana... o meu sexo é o amor... a minha religião é a c</w:t>
      </w:r>
      <w:r w:rsidR="00DB518B" w:rsidRPr="00A3036C">
        <w:rPr>
          <w:rFonts w:ascii="Times New Roman" w:hAnsi="Times New Roman" w:cs="Times New Roman"/>
          <w:sz w:val="24"/>
          <w:szCs w:val="24"/>
        </w:rPr>
        <w:t>aridade</w:t>
      </w:r>
      <w:r w:rsidR="006F4344" w:rsidRPr="00A3036C">
        <w:rPr>
          <w:rFonts w:ascii="Times New Roman" w:hAnsi="Times New Roman" w:cs="Times New Roman"/>
          <w:sz w:val="24"/>
          <w:szCs w:val="24"/>
        </w:rPr>
        <w:t xml:space="preserve">... todos os homens são iguais </w:t>
      </w:r>
      <w:r w:rsidR="00DB518B" w:rsidRPr="00A3036C">
        <w:rPr>
          <w:rFonts w:ascii="Times New Roman" w:hAnsi="Times New Roman" w:cs="Times New Roman"/>
          <w:sz w:val="24"/>
          <w:szCs w:val="24"/>
        </w:rPr>
        <w:t xml:space="preserve">para </w:t>
      </w:r>
      <w:r w:rsidR="00A87D07" w:rsidRPr="00A3036C">
        <w:rPr>
          <w:rFonts w:ascii="Times New Roman" w:hAnsi="Times New Roman" w:cs="Times New Roman"/>
          <w:sz w:val="24"/>
          <w:szCs w:val="24"/>
        </w:rPr>
        <w:t>a</w:t>
      </w:r>
      <w:r w:rsidR="006F52E6" w:rsidRPr="00A3036C">
        <w:rPr>
          <w:rFonts w:ascii="Times New Roman" w:hAnsi="Times New Roman" w:cs="Times New Roman"/>
          <w:sz w:val="24"/>
          <w:szCs w:val="24"/>
        </w:rPr>
        <w:t xml:space="preserve"> minha raça humana é universal... o meu sexo é o amor... a minha religião é a consciência... todos os homens são iguais</w:t>
      </w:r>
      <w:bookmarkEnd w:id="20"/>
      <w:r w:rsidR="005224CE" w:rsidRPr="00A3036C">
        <w:rPr>
          <w:rFonts w:ascii="Times New Roman" w:hAnsi="Times New Roman" w:cs="Times New Roman"/>
          <w:sz w:val="24"/>
          <w:szCs w:val="24"/>
        </w:rPr>
        <w:t xml:space="preserve">, </w:t>
      </w:r>
      <w:r w:rsidR="0078409D" w:rsidRPr="00A3036C">
        <w:rPr>
          <w:rFonts w:ascii="Times New Roman" w:hAnsi="Times New Roman" w:cs="Times New Roman"/>
          <w:sz w:val="24"/>
          <w:szCs w:val="24"/>
        </w:rPr>
        <w:t xml:space="preserve">resistente, continua </w:t>
      </w:r>
      <w:r w:rsidR="005224CE" w:rsidRPr="00A3036C">
        <w:rPr>
          <w:rFonts w:ascii="Times New Roman" w:hAnsi="Times New Roman" w:cs="Times New Roman"/>
          <w:sz w:val="24"/>
          <w:szCs w:val="24"/>
        </w:rPr>
        <w:t>caçada</w:t>
      </w:r>
      <w:r w:rsidR="0078409D" w:rsidRPr="00A3036C">
        <w:rPr>
          <w:rFonts w:ascii="Times New Roman" w:hAnsi="Times New Roman" w:cs="Times New Roman"/>
          <w:sz w:val="24"/>
          <w:szCs w:val="24"/>
        </w:rPr>
        <w:t xml:space="preserve"> pela IMSD</w:t>
      </w:r>
      <w:r w:rsidR="009477E0" w:rsidRPr="00A3036C">
        <w:rPr>
          <w:rFonts w:ascii="Times New Roman" w:hAnsi="Times New Roman" w:cs="Times New Roman"/>
          <w:sz w:val="24"/>
          <w:szCs w:val="24"/>
        </w:rPr>
        <w:t xml:space="preserve"> —Independência Mundial dos Servos de Deus</w:t>
      </w:r>
      <w:r w:rsidR="00A60453" w:rsidRPr="00A3036C">
        <w:rPr>
          <w:rFonts w:ascii="Times New Roman" w:hAnsi="Times New Roman" w:cs="Times New Roman"/>
          <w:sz w:val="24"/>
          <w:szCs w:val="24"/>
        </w:rPr>
        <w:t>. A</w:t>
      </w:r>
      <w:r w:rsidR="008A52E7" w:rsidRPr="00A3036C">
        <w:rPr>
          <w:rFonts w:ascii="Times New Roman" w:hAnsi="Times New Roman" w:cs="Times New Roman"/>
          <w:sz w:val="24"/>
          <w:szCs w:val="24"/>
        </w:rPr>
        <w:t>deptos</w:t>
      </w:r>
      <w:r w:rsidR="00C038D1" w:rsidRPr="00A3036C">
        <w:rPr>
          <w:rFonts w:ascii="Times New Roman" w:hAnsi="Times New Roman" w:cs="Times New Roman"/>
          <w:sz w:val="24"/>
          <w:szCs w:val="24"/>
        </w:rPr>
        <w:t xml:space="preserve"> desta doutrina</w:t>
      </w:r>
      <w:r w:rsidR="008A52E7" w:rsidRPr="00A3036C">
        <w:rPr>
          <w:rFonts w:ascii="Times New Roman" w:hAnsi="Times New Roman" w:cs="Times New Roman"/>
          <w:sz w:val="24"/>
          <w:szCs w:val="24"/>
        </w:rPr>
        <w:t xml:space="preserve"> enfrentam sanções</w:t>
      </w:r>
      <w:r w:rsidR="009251B1" w:rsidRPr="00A3036C">
        <w:rPr>
          <w:rFonts w:ascii="Times New Roman" w:hAnsi="Times New Roman" w:cs="Times New Roman"/>
          <w:sz w:val="24"/>
          <w:szCs w:val="24"/>
        </w:rPr>
        <w:t xml:space="preserve"> para</w:t>
      </w:r>
      <w:r w:rsidR="00533D47" w:rsidRPr="00A3036C">
        <w:rPr>
          <w:rFonts w:ascii="Times New Roman" w:hAnsi="Times New Roman" w:cs="Times New Roman"/>
          <w:sz w:val="24"/>
          <w:szCs w:val="24"/>
        </w:rPr>
        <w:t xml:space="preserve"> evitar o</w:t>
      </w:r>
      <w:r w:rsidR="009251B1" w:rsidRPr="00A3036C">
        <w:rPr>
          <w:rFonts w:ascii="Times New Roman" w:hAnsi="Times New Roman" w:cs="Times New Roman"/>
          <w:sz w:val="24"/>
          <w:szCs w:val="24"/>
        </w:rPr>
        <w:t xml:space="preserve"> desenvolvimento da consciência humana, apesar </w:t>
      </w:r>
      <w:r w:rsidR="00491AFF" w:rsidRPr="00A3036C">
        <w:rPr>
          <w:rFonts w:ascii="Times New Roman" w:hAnsi="Times New Roman" w:cs="Times New Roman"/>
          <w:sz w:val="24"/>
          <w:szCs w:val="24"/>
        </w:rPr>
        <w:t>do reconhecimento do Green Dream como grande defensor dos biomas brasileiros</w:t>
      </w:r>
      <w:r w:rsidR="00417556" w:rsidRPr="00A3036C">
        <w:rPr>
          <w:rFonts w:ascii="Times New Roman" w:hAnsi="Times New Roman" w:cs="Times New Roman"/>
          <w:sz w:val="24"/>
          <w:szCs w:val="24"/>
        </w:rPr>
        <w:t>.</w:t>
      </w:r>
      <w:r w:rsidR="005A4C2F" w:rsidRPr="00A3036C">
        <w:rPr>
          <w:rFonts w:ascii="Times New Roman" w:hAnsi="Times New Roman" w:cs="Times New Roman"/>
          <w:sz w:val="24"/>
          <w:szCs w:val="24"/>
        </w:rPr>
        <w:t xml:space="preserve"> Grupo Harrison &amp; Taylor</w:t>
      </w:r>
      <w:r w:rsidR="00417556" w:rsidRPr="00A3036C">
        <w:rPr>
          <w:rFonts w:ascii="Times New Roman" w:hAnsi="Times New Roman" w:cs="Times New Roman"/>
          <w:sz w:val="24"/>
          <w:szCs w:val="24"/>
        </w:rPr>
        <w:t xml:space="preserve">, </w:t>
      </w:r>
      <w:r w:rsidR="0090750C" w:rsidRPr="00A3036C">
        <w:rPr>
          <w:rFonts w:ascii="Times New Roman" w:hAnsi="Times New Roman" w:cs="Times New Roman"/>
          <w:sz w:val="24"/>
          <w:szCs w:val="24"/>
        </w:rPr>
        <w:t>apeli</w:t>
      </w:r>
      <w:r w:rsidR="00827C94" w:rsidRPr="00A3036C">
        <w:rPr>
          <w:rFonts w:ascii="Times New Roman" w:hAnsi="Times New Roman" w:cs="Times New Roman"/>
          <w:sz w:val="24"/>
          <w:szCs w:val="24"/>
        </w:rPr>
        <w:t>da</w:t>
      </w:r>
      <w:r w:rsidR="0090750C" w:rsidRPr="00A3036C">
        <w:rPr>
          <w:rFonts w:ascii="Times New Roman" w:hAnsi="Times New Roman" w:cs="Times New Roman"/>
          <w:sz w:val="24"/>
          <w:szCs w:val="24"/>
        </w:rPr>
        <w:t xml:space="preserve">do </w:t>
      </w:r>
      <w:r w:rsidR="0090750C" w:rsidRPr="00A3036C">
        <w:rPr>
          <w:rFonts w:ascii="Times New Roman" w:hAnsi="Times New Roman" w:cs="Times New Roman"/>
          <w:sz w:val="24"/>
          <w:szCs w:val="24"/>
        </w:rPr>
        <w:lastRenderedPageBreak/>
        <w:t xml:space="preserve">de </w:t>
      </w:r>
      <w:r w:rsidR="0090750C" w:rsidRPr="00A3036C">
        <w:rPr>
          <w:rFonts w:ascii="Times New Roman" w:hAnsi="Times New Roman" w:cs="Times New Roman"/>
          <w:i/>
          <w:iCs/>
          <w:sz w:val="24"/>
          <w:szCs w:val="24"/>
        </w:rPr>
        <w:t>cozinha do mundo</w:t>
      </w:r>
      <w:r w:rsidR="000814EF" w:rsidRPr="00A3036C">
        <w:rPr>
          <w:rFonts w:ascii="Times New Roman" w:hAnsi="Times New Roman" w:cs="Times New Roman"/>
          <w:sz w:val="24"/>
          <w:szCs w:val="24"/>
        </w:rPr>
        <w:t>, devido</w:t>
      </w:r>
      <w:r w:rsidR="004B425D" w:rsidRPr="00A3036C">
        <w:rPr>
          <w:rFonts w:ascii="Times New Roman" w:hAnsi="Times New Roman" w:cs="Times New Roman"/>
          <w:sz w:val="24"/>
          <w:szCs w:val="24"/>
        </w:rPr>
        <w:t xml:space="preserve"> ao plantio, colheita, distribuição e comercialização</w:t>
      </w:r>
      <w:r w:rsidR="00675550" w:rsidRPr="00A3036C">
        <w:rPr>
          <w:rFonts w:ascii="Times New Roman" w:hAnsi="Times New Roman" w:cs="Times New Roman"/>
          <w:sz w:val="24"/>
          <w:szCs w:val="24"/>
        </w:rPr>
        <w:t xml:space="preserve"> de, praticamente, todos os gêneros alimentícios</w:t>
      </w:r>
      <w:r w:rsidR="00CE1832" w:rsidRPr="00A3036C">
        <w:rPr>
          <w:rFonts w:ascii="Times New Roman" w:hAnsi="Times New Roman" w:cs="Times New Roman"/>
          <w:sz w:val="24"/>
          <w:szCs w:val="24"/>
        </w:rPr>
        <w:t>, conceitua</w:t>
      </w:r>
      <w:r w:rsidR="00577932" w:rsidRPr="00A3036C">
        <w:rPr>
          <w:rFonts w:ascii="Times New Roman" w:hAnsi="Times New Roman" w:cs="Times New Roman"/>
          <w:sz w:val="24"/>
          <w:szCs w:val="24"/>
        </w:rPr>
        <w:t xml:space="preserve"> seu destaque mercadológico </w:t>
      </w:r>
      <w:r w:rsidR="005F3ECF" w:rsidRPr="00A3036C">
        <w:rPr>
          <w:rFonts w:ascii="Times New Roman" w:hAnsi="Times New Roman" w:cs="Times New Roman"/>
          <w:sz w:val="24"/>
          <w:szCs w:val="24"/>
        </w:rPr>
        <w:t>nos seis continentes do planeta</w:t>
      </w:r>
      <w:r w:rsidR="004965DF" w:rsidRPr="00A3036C">
        <w:rPr>
          <w:rFonts w:ascii="Times New Roman" w:hAnsi="Times New Roman" w:cs="Times New Roman"/>
          <w:sz w:val="24"/>
          <w:szCs w:val="24"/>
        </w:rPr>
        <w:t xml:space="preserve"> Terra</w:t>
      </w:r>
      <w:r w:rsidR="00346BB8" w:rsidRPr="00A3036C">
        <w:rPr>
          <w:rFonts w:ascii="Times New Roman" w:hAnsi="Times New Roman" w:cs="Times New Roman"/>
          <w:sz w:val="24"/>
          <w:szCs w:val="24"/>
        </w:rPr>
        <w:t>,</w:t>
      </w:r>
      <w:r w:rsidR="003E78B2" w:rsidRPr="00A3036C">
        <w:rPr>
          <w:rFonts w:ascii="Times New Roman" w:hAnsi="Times New Roman" w:cs="Times New Roman"/>
          <w:sz w:val="24"/>
          <w:szCs w:val="24"/>
        </w:rPr>
        <w:t xml:space="preserve"> dificultando</w:t>
      </w:r>
      <w:r w:rsidR="00CF63CA" w:rsidRPr="00A3036C">
        <w:rPr>
          <w:rFonts w:ascii="Times New Roman" w:hAnsi="Times New Roman" w:cs="Times New Roman"/>
          <w:sz w:val="24"/>
          <w:szCs w:val="24"/>
        </w:rPr>
        <w:t xml:space="preserve"> represálias da IMSD</w:t>
      </w:r>
      <w:r w:rsidR="00675550" w:rsidRPr="00A3036C">
        <w:rPr>
          <w:rFonts w:ascii="Times New Roman" w:hAnsi="Times New Roman" w:cs="Times New Roman"/>
          <w:sz w:val="24"/>
          <w:szCs w:val="24"/>
        </w:rPr>
        <w:t>.</w:t>
      </w:r>
    </w:p>
    <w:p w14:paraId="54E9940C" w14:textId="2FE3D862" w:rsidR="004965DF" w:rsidRPr="00A3036C" w:rsidRDefault="004965DF"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w:t>
      </w:r>
      <w:r w:rsidR="002676C3" w:rsidRPr="00A3036C">
        <w:rPr>
          <w:rFonts w:ascii="Times New Roman" w:hAnsi="Times New Roman" w:cs="Times New Roman"/>
          <w:sz w:val="24"/>
          <w:szCs w:val="24"/>
        </w:rPr>
        <w:t>, irado,</w:t>
      </w:r>
      <w:r w:rsidR="009D34F9" w:rsidRPr="00A3036C">
        <w:rPr>
          <w:rFonts w:ascii="Times New Roman" w:hAnsi="Times New Roman" w:cs="Times New Roman"/>
          <w:sz w:val="24"/>
          <w:szCs w:val="24"/>
        </w:rPr>
        <w:t xml:space="preserve"> para a exibição</w:t>
      </w:r>
      <w:r w:rsidR="00E7502B" w:rsidRPr="00A3036C">
        <w:rPr>
          <w:rFonts w:ascii="Times New Roman" w:hAnsi="Times New Roman" w:cs="Times New Roman"/>
          <w:sz w:val="24"/>
          <w:szCs w:val="24"/>
        </w:rPr>
        <w:t xml:space="preserve">. </w:t>
      </w:r>
      <w:r w:rsidR="00854B6C" w:rsidRPr="00A3036C">
        <w:rPr>
          <w:rFonts w:ascii="Times New Roman" w:hAnsi="Times New Roman" w:cs="Times New Roman"/>
          <w:sz w:val="24"/>
          <w:szCs w:val="24"/>
        </w:rPr>
        <w:t>A i</w:t>
      </w:r>
      <w:r w:rsidR="00E7502B" w:rsidRPr="00A3036C">
        <w:rPr>
          <w:rFonts w:ascii="Times New Roman" w:hAnsi="Times New Roman" w:cs="Times New Roman"/>
          <w:sz w:val="24"/>
          <w:szCs w:val="24"/>
        </w:rPr>
        <w:t xml:space="preserve">ra </w:t>
      </w:r>
      <w:r w:rsidR="00D57BC2" w:rsidRPr="00A3036C">
        <w:rPr>
          <w:rFonts w:ascii="Times New Roman" w:hAnsi="Times New Roman" w:cs="Times New Roman"/>
          <w:sz w:val="24"/>
          <w:szCs w:val="24"/>
        </w:rPr>
        <w:t xml:space="preserve">é </w:t>
      </w:r>
      <w:r w:rsidR="00E7502B" w:rsidRPr="00A3036C">
        <w:rPr>
          <w:rFonts w:ascii="Times New Roman" w:hAnsi="Times New Roman" w:cs="Times New Roman"/>
          <w:sz w:val="24"/>
          <w:szCs w:val="24"/>
        </w:rPr>
        <w:t>produto de não ter sobre o controle do Sistema Terr</w:t>
      </w:r>
      <w:r w:rsidR="00D57BC2" w:rsidRPr="00A3036C">
        <w:rPr>
          <w:rFonts w:ascii="Times New Roman" w:hAnsi="Times New Roman" w:cs="Times New Roman"/>
          <w:sz w:val="24"/>
          <w:szCs w:val="24"/>
        </w:rPr>
        <w:t>a</w:t>
      </w:r>
      <w:r w:rsidR="00564FF9" w:rsidRPr="00A3036C">
        <w:rPr>
          <w:rFonts w:ascii="Times New Roman" w:hAnsi="Times New Roman" w:cs="Times New Roman"/>
          <w:sz w:val="24"/>
          <w:szCs w:val="24"/>
        </w:rPr>
        <w:t xml:space="preserve"> os Harrison, Taylor e Agregados</w:t>
      </w:r>
      <w:r w:rsidR="00854B6C" w:rsidRPr="00A3036C">
        <w:rPr>
          <w:rFonts w:ascii="Times New Roman" w:hAnsi="Times New Roman" w:cs="Times New Roman"/>
          <w:sz w:val="24"/>
          <w:szCs w:val="24"/>
        </w:rPr>
        <w:t>.</w:t>
      </w:r>
      <w:r w:rsidR="00CF7F3B" w:rsidRPr="00A3036C">
        <w:rPr>
          <w:rFonts w:ascii="Times New Roman" w:hAnsi="Times New Roman" w:cs="Times New Roman"/>
          <w:sz w:val="24"/>
          <w:szCs w:val="24"/>
        </w:rPr>
        <w:t xml:space="preserve"> Utilização de intuições benéficas</w:t>
      </w:r>
      <w:r w:rsidR="009E41CB" w:rsidRPr="00A3036C">
        <w:rPr>
          <w:rFonts w:ascii="Times New Roman" w:hAnsi="Times New Roman" w:cs="Times New Roman"/>
          <w:sz w:val="24"/>
          <w:szCs w:val="24"/>
        </w:rPr>
        <w:t>,</w:t>
      </w:r>
      <w:r w:rsidR="00CF7F3B" w:rsidRPr="00A3036C">
        <w:rPr>
          <w:rFonts w:ascii="Times New Roman" w:hAnsi="Times New Roman" w:cs="Times New Roman"/>
          <w:sz w:val="24"/>
          <w:szCs w:val="24"/>
        </w:rPr>
        <w:t xml:space="preserve"> </w:t>
      </w:r>
      <w:r w:rsidR="00CF63CA" w:rsidRPr="00A3036C">
        <w:rPr>
          <w:rFonts w:ascii="Times New Roman" w:hAnsi="Times New Roman" w:cs="Times New Roman"/>
          <w:sz w:val="24"/>
          <w:szCs w:val="24"/>
        </w:rPr>
        <w:t>destes</w:t>
      </w:r>
      <w:r w:rsidR="009E41CB" w:rsidRPr="00A3036C">
        <w:rPr>
          <w:rFonts w:ascii="Times New Roman" w:hAnsi="Times New Roman" w:cs="Times New Roman"/>
          <w:sz w:val="24"/>
          <w:szCs w:val="24"/>
        </w:rPr>
        <w:t xml:space="preserve">, </w:t>
      </w:r>
      <w:r w:rsidR="00CF7F3B" w:rsidRPr="00A3036C">
        <w:rPr>
          <w:rFonts w:ascii="Times New Roman" w:hAnsi="Times New Roman" w:cs="Times New Roman"/>
          <w:sz w:val="24"/>
          <w:szCs w:val="24"/>
        </w:rPr>
        <w:t>no exercício do livre arbítrio</w:t>
      </w:r>
      <w:r w:rsidR="00D2494F" w:rsidRPr="00A3036C">
        <w:rPr>
          <w:rFonts w:ascii="Times New Roman" w:hAnsi="Times New Roman" w:cs="Times New Roman"/>
          <w:sz w:val="24"/>
          <w:szCs w:val="24"/>
        </w:rPr>
        <w:t xml:space="preserve"> são o motivo de terem ondas eletromagnéticas e emocionais</w:t>
      </w:r>
      <w:r w:rsidR="003E02D4" w:rsidRPr="00A3036C">
        <w:rPr>
          <w:rFonts w:ascii="Times New Roman" w:hAnsi="Times New Roman" w:cs="Times New Roman"/>
          <w:sz w:val="24"/>
          <w:szCs w:val="24"/>
        </w:rPr>
        <w:t xml:space="preserve"> de altas frequências,</w:t>
      </w:r>
      <w:r w:rsidR="00841DC0" w:rsidRPr="00A3036C">
        <w:rPr>
          <w:rFonts w:ascii="Times New Roman" w:hAnsi="Times New Roman" w:cs="Times New Roman"/>
          <w:sz w:val="24"/>
          <w:szCs w:val="24"/>
        </w:rPr>
        <w:t xml:space="preserve"> </w:t>
      </w:r>
      <w:r w:rsidR="003E02D4" w:rsidRPr="00A3036C">
        <w:rPr>
          <w:rFonts w:ascii="Times New Roman" w:hAnsi="Times New Roman" w:cs="Times New Roman"/>
          <w:sz w:val="24"/>
          <w:szCs w:val="24"/>
        </w:rPr>
        <w:t xml:space="preserve">criando um </w:t>
      </w:r>
      <w:r w:rsidR="003E02D4" w:rsidRPr="00A3036C">
        <w:rPr>
          <w:rFonts w:ascii="Times New Roman" w:hAnsi="Times New Roman" w:cs="Times New Roman"/>
          <w:i/>
          <w:iCs/>
          <w:sz w:val="24"/>
          <w:szCs w:val="24"/>
        </w:rPr>
        <w:t>escudo protetor</w:t>
      </w:r>
      <w:r w:rsidR="00543225" w:rsidRPr="00A3036C">
        <w:rPr>
          <w:rFonts w:ascii="Times New Roman" w:hAnsi="Times New Roman" w:cs="Times New Roman"/>
          <w:sz w:val="24"/>
          <w:szCs w:val="24"/>
        </w:rPr>
        <w:t xml:space="preserve"> </w:t>
      </w:r>
      <w:r w:rsidR="00841DC0" w:rsidRPr="00A3036C">
        <w:rPr>
          <w:rFonts w:ascii="Times New Roman" w:hAnsi="Times New Roman" w:cs="Times New Roman"/>
          <w:sz w:val="24"/>
          <w:szCs w:val="24"/>
        </w:rPr>
        <w:t>à</w:t>
      </w:r>
      <w:r w:rsidR="003E02D4" w:rsidRPr="00A3036C">
        <w:rPr>
          <w:rFonts w:ascii="Times New Roman" w:hAnsi="Times New Roman" w:cs="Times New Roman"/>
          <w:sz w:val="24"/>
          <w:szCs w:val="24"/>
        </w:rPr>
        <w:t>s paixões materiais</w:t>
      </w:r>
      <w:r w:rsidR="00A10B15" w:rsidRPr="00A3036C">
        <w:rPr>
          <w:rFonts w:ascii="Times New Roman" w:hAnsi="Times New Roman" w:cs="Times New Roman"/>
          <w:sz w:val="24"/>
          <w:szCs w:val="24"/>
        </w:rPr>
        <w:t>, mesmo as vivenciando intensamente como fora o ca</w:t>
      </w:r>
      <w:r w:rsidR="000D2AEB" w:rsidRPr="00A3036C">
        <w:rPr>
          <w:rFonts w:ascii="Times New Roman" w:hAnsi="Times New Roman" w:cs="Times New Roman"/>
          <w:sz w:val="24"/>
          <w:szCs w:val="24"/>
        </w:rPr>
        <w:t xml:space="preserve">so de Joseph Harrison </w:t>
      </w:r>
      <w:r w:rsidR="000A1FBB" w:rsidRPr="00A3036C">
        <w:rPr>
          <w:rFonts w:ascii="Times New Roman" w:hAnsi="Times New Roman" w:cs="Times New Roman"/>
          <w:sz w:val="24"/>
          <w:szCs w:val="24"/>
        </w:rPr>
        <w:t>na sua existência</w:t>
      </w:r>
      <w:r w:rsidR="00543225" w:rsidRPr="00A3036C">
        <w:rPr>
          <w:rFonts w:ascii="Times New Roman" w:hAnsi="Times New Roman" w:cs="Times New Roman"/>
          <w:sz w:val="24"/>
          <w:szCs w:val="24"/>
        </w:rPr>
        <w:t>.</w:t>
      </w:r>
      <w:r w:rsidR="00DD2475" w:rsidRPr="00A3036C">
        <w:rPr>
          <w:rFonts w:ascii="Times New Roman" w:hAnsi="Times New Roman" w:cs="Times New Roman"/>
          <w:sz w:val="24"/>
          <w:szCs w:val="24"/>
        </w:rPr>
        <w:t xml:space="preserve"> No entanto, se Harrison, Taylor e Agregados se encaminham</w:t>
      </w:r>
      <w:r w:rsidR="006B38BA" w:rsidRPr="00A3036C">
        <w:rPr>
          <w:rFonts w:ascii="Times New Roman" w:hAnsi="Times New Roman" w:cs="Times New Roman"/>
          <w:sz w:val="24"/>
          <w:szCs w:val="24"/>
        </w:rPr>
        <w:t xml:space="preserve"> </w:t>
      </w:r>
      <w:r w:rsidR="006E5E5C" w:rsidRPr="00A3036C">
        <w:rPr>
          <w:rFonts w:ascii="Times New Roman" w:hAnsi="Times New Roman" w:cs="Times New Roman"/>
          <w:sz w:val="24"/>
          <w:szCs w:val="24"/>
        </w:rPr>
        <w:t>energizados pelo SEU —</w:t>
      </w:r>
      <w:r w:rsidR="00163C05" w:rsidRPr="00A3036C">
        <w:rPr>
          <w:rFonts w:ascii="Times New Roman" w:hAnsi="Times New Roman" w:cs="Times New Roman"/>
          <w:sz w:val="24"/>
          <w:szCs w:val="24"/>
        </w:rPr>
        <w:t xml:space="preserve"> </w:t>
      </w:r>
      <w:r w:rsidR="006E5E5C" w:rsidRPr="00A3036C">
        <w:rPr>
          <w:rFonts w:ascii="Times New Roman" w:hAnsi="Times New Roman" w:cs="Times New Roman"/>
          <w:sz w:val="24"/>
          <w:szCs w:val="24"/>
        </w:rPr>
        <w:t>Soberana Energia Universal</w:t>
      </w:r>
      <w:r w:rsidR="006B38BA" w:rsidRPr="00A3036C">
        <w:rPr>
          <w:rFonts w:ascii="Times New Roman" w:hAnsi="Times New Roman" w:cs="Times New Roman"/>
          <w:sz w:val="24"/>
          <w:szCs w:val="24"/>
        </w:rPr>
        <w:t>,</w:t>
      </w:r>
      <w:r w:rsidR="00284CE3" w:rsidRPr="00A3036C">
        <w:rPr>
          <w:rFonts w:ascii="Times New Roman" w:hAnsi="Times New Roman" w:cs="Times New Roman"/>
          <w:sz w:val="24"/>
          <w:szCs w:val="24"/>
        </w:rPr>
        <w:t xml:space="preserve"> </w:t>
      </w:r>
      <w:r w:rsidR="0005746D" w:rsidRPr="00A3036C">
        <w:rPr>
          <w:rFonts w:ascii="Times New Roman" w:hAnsi="Times New Roman" w:cs="Times New Roman"/>
          <w:sz w:val="24"/>
          <w:szCs w:val="24"/>
        </w:rPr>
        <w:t>grande</w:t>
      </w:r>
      <w:r w:rsidR="00284CE3" w:rsidRPr="00A3036C">
        <w:rPr>
          <w:rFonts w:ascii="Times New Roman" w:hAnsi="Times New Roman" w:cs="Times New Roman"/>
          <w:sz w:val="24"/>
          <w:szCs w:val="24"/>
        </w:rPr>
        <w:t>, se não</w:t>
      </w:r>
      <w:r w:rsidR="00DD2C5F" w:rsidRPr="00A3036C">
        <w:rPr>
          <w:rFonts w:ascii="Times New Roman" w:hAnsi="Times New Roman" w:cs="Times New Roman"/>
          <w:sz w:val="24"/>
          <w:szCs w:val="24"/>
        </w:rPr>
        <w:t>.</w:t>
      </w:r>
      <w:r w:rsidR="00284CE3" w:rsidRPr="00A3036C">
        <w:rPr>
          <w:rFonts w:ascii="Times New Roman" w:hAnsi="Times New Roman" w:cs="Times New Roman"/>
          <w:sz w:val="24"/>
          <w:szCs w:val="24"/>
        </w:rPr>
        <w:t xml:space="preserve"> a maior</w:t>
      </w:r>
      <w:r w:rsidR="0005746D" w:rsidRPr="00A3036C">
        <w:rPr>
          <w:rFonts w:ascii="Times New Roman" w:hAnsi="Times New Roman" w:cs="Times New Roman"/>
          <w:sz w:val="24"/>
          <w:szCs w:val="24"/>
        </w:rPr>
        <w:t xml:space="preserve"> parte da humanidade cultu</w:t>
      </w:r>
      <w:r w:rsidR="00AB764F" w:rsidRPr="00A3036C">
        <w:rPr>
          <w:rFonts w:ascii="Times New Roman" w:hAnsi="Times New Roman" w:cs="Times New Roman"/>
          <w:sz w:val="24"/>
          <w:szCs w:val="24"/>
        </w:rPr>
        <w:t>a</w:t>
      </w:r>
      <w:r w:rsidR="0005746D" w:rsidRPr="00A3036C">
        <w:rPr>
          <w:rFonts w:ascii="Times New Roman" w:hAnsi="Times New Roman" w:cs="Times New Roman"/>
          <w:sz w:val="24"/>
          <w:szCs w:val="24"/>
        </w:rPr>
        <w:t xml:space="preserve"> pela materialidade estradas trevosas</w:t>
      </w:r>
      <w:r w:rsidR="00462C2B" w:rsidRPr="00A3036C">
        <w:rPr>
          <w:rFonts w:ascii="Times New Roman" w:hAnsi="Times New Roman" w:cs="Times New Roman"/>
          <w:sz w:val="24"/>
          <w:szCs w:val="24"/>
        </w:rPr>
        <w:t>. Bingo! Apostando nisto</w:t>
      </w:r>
      <w:r w:rsidR="00F44C62" w:rsidRPr="00A3036C">
        <w:rPr>
          <w:rFonts w:ascii="Times New Roman" w:hAnsi="Times New Roman" w:cs="Times New Roman"/>
          <w:sz w:val="24"/>
          <w:szCs w:val="24"/>
        </w:rPr>
        <w:t xml:space="preserve"> o Sistema Terra perdura</w:t>
      </w:r>
      <w:r w:rsidR="00286AEE" w:rsidRPr="00A3036C">
        <w:rPr>
          <w:rFonts w:ascii="Times New Roman" w:hAnsi="Times New Roman" w:cs="Times New Roman"/>
          <w:sz w:val="24"/>
          <w:szCs w:val="24"/>
        </w:rPr>
        <w:t>.</w:t>
      </w:r>
    </w:p>
    <w:p w14:paraId="2F4EFAA8" w14:textId="12BA8475" w:rsidR="008E66BD" w:rsidRPr="00A3036C" w:rsidRDefault="00D96D68"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Algozlenirus retoma a exibição do </w:t>
      </w:r>
      <w:r w:rsidRPr="00A3036C">
        <w:rPr>
          <w:rFonts w:ascii="Times New Roman" w:hAnsi="Times New Roman" w:cs="Times New Roman"/>
          <w:i/>
          <w:iCs/>
          <w:sz w:val="24"/>
          <w:szCs w:val="24"/>
        </w:rPr>
        <w:t>túnel do tempo</w:t>
      </w:r>
      <w:r w:rsidR="000336C8" w:rsidRPr="00A3036C">
        <w:rPr>
          <w:rFonts w:ascii="Times New Roman" w:hAnsi="Times New Roman" w:cs="Times New Roman"/>
          <w:sz w:val="24"/>
          <w:szCs w:val="24"/>
        </w:rPr>
        <w:t>, quando</w:t>
      </w:r>
      <w:r w:rsidR="001D4A23" w:rsidRPr="00A3036C">
        <w:rPr>
          <w:rFonts w:ascii="Times New Roman" w:hAnsi="Times New Roman" w:cs="Times New Roman"/>
          <w:sz w:val="24"/>
          <w:szCs w:val="24"/>
        </w:rPr>
        <w:t xml:space="preserve"> a </w:t>
      </w:r>
      <w:r w:rsidR="001D4A23" w:rsidRPr="00A3036C">
        <w:rPr>
          <w:rFonts w:ascii="Times New Roman" w:hAnsi="Times New Roman" w:cs="Times New Roman"/>
          <w:i/>
          <w:iCs/>
          <w:sz w:val="24"/>
          <w:szCs w:val="24"/>
        </w:rPr>
        <w:t xml:space="preserve">ostentação pandêmica de prosperidade </w:t>
      </w:r>
      <w:r w:rsidR="00F67B9A" w:rsidRPr="00A3036C">
        <w:rPr>
          <w:rFonts w:ascii="Times New Roman" w:hAnsi="Times New Roman" w:cs="Times New Roman"/>
          <w:sz w:val="24"/>
          <w:szCs w:val="24"/>
        </w:rPr>
        <w:t>está em cartaz</w:t>
      </w:r>
      <w:r w:rsidR="00F67B9A" w:rsidRPr="00A3036C">
        <w:rPr>
          <w:rFonts w:ascii="Times New Roman" w:hAnsi="Times New Roman" w:cs="Times New Roman"/>
          <w:i/>
          <w:iCs/>
          <w:sz w:val="24"/>
          <w:szCs w:val="24"/>
        </w:rPr>
        <w:t xml:space="preserve"> </w:t>
      </w:r>
      <w:r w:rsidR="001B0F2D" w:rsidRPr="00A3036C">
        <w:rPr>
          <w:rFonts w:ascii="Times New Roman" w:hAnsi="Times New Roman" w:cs="Times New Roman"/>
          <w:sz w:val="24"/>
          <w:szCs w:val="24"/>
        </w:rPr>
        <w:t>nas redes socia</w:t>
      </w:r>
      <w:r w:rsidR="00E4047F" w:rsidRPr="00A3036C">
        <w:rPr>
          <w:rFonts w:ascii="Times New Roman" w:hAnsi="Times New Roman" w:cs="Times New Roman"/>
          <w:sz w:val="24"/>
          <w:szCs w:val="24"/>
        </w:rPr>
        <w:t>i</w:t>
      </w:r>
      <w:r w:rsidR="001B0F2D" w:rsidRPr="00A3036C">
        <w:rPr>
          <w:rFonts w:ascii="Times New Roman" w:hAnsi="Times New Roman" w:cs="Times New Roman"/>
          <w:sz w:val="24"/>
          <w:szCs w:val="24"/>
        </w:rPr>
        <w:t xml:space="preserve">s e quaisquer outros veículos de comunicação. </w:t>
      </w:r>
      <w:r w:rsidR="00E4047F" w:rsidRPr="00A3036C">
        <w:rPr>
          <w:rFonts w:ascii="Times New Roman" w:hAnsi="Times New Roman" w:cs="Times New Roman"/>
          <w:sz w:val="24"/>
          <w:szCs w:val="24"/>
        </w:rPr>
        <w:t xml:space="preserve">A felicidade </w:t>
      </w:r>
      <w:r w:rsidR="00884164" w:rsidRPr="00A3036C">
        <w:rPr>
          <w:rFonts w:ascii="Times New Roman" w:hAnsi="Times New Roman" w:cs="Times New Roman"/>
          <w:sz w:val="24"/>
          <w:szCs w:val="24"/>
        </w:rPr>
        <w:t xml:space="preserve">angariada pela riqueza </w:t>
      </w:r>
      <w:r w:rsidR="00CB4075" w:rsidRPr="00A3036C">
        <w:rPr>
          <w:rFonts w:ascii="Times New Roman" w:hAnsi="Times New Roman" w:cs="Times New Roman"/>
          <w:sz w:val="24"/>
          <w:szCs w:val="24"/>
        </w:rPr>
        <w:t xml:space="preserve">de conquistas. Mansões, carrões e </w:t>
      </w:r>
      <w:r w:rsidR="00BC523D" w:rsidRPr="00A3036C">
        <w:rPr>
          <w:rFonts w:ascii="Times New Roman" w:hAnsi="Times New Roman" w:cs="Times New Roman"/>
          <w:sz w:val="24"/>
          <w:szCs w:val="24"/>
        </w:rPr>
        <w:t>a</w:t>
      </w:r>
      <w:r w:rsidR="00CB4075" w:rsidRPr="00A3036C">
        <w:rPr>
          <w:rFonts w:ascii="Times New Roman" w:hAnsi="Times New Roman" w:cs="Times New Roman"/>
          <w:sz w:val="24"/>
          <w:szCs w:val="24"/>
        </w:rPr>
        <w:t>viões</w:t>
      </w:r>
      <w:r w:rsidR="00A97983" w:rsidRPr="00A3036C">
        <w:rPr>
          <w:rFonts w:ascii="Times New Roman" w:hAnsi="Times New Roman" w:cs="Times New Roman"/>
          <w:sz w:val="24"/>
          <w:szCs w:val="24"/>
        </w:rPr>
        <w:t xml:space="preserve"> desfilam</w:t>
      </w:r>
      <w:r w:rsidR="00B97F58" w:rsidRPr="00A3036C">
        <w:rPr>
          <w:rFonts w:ascii="Times New Roman" w:hAnsi="Times New Roman" w:cs="Times New Roman"/>
          <w:sz w:val="24"/>
          <w:szCs w:val="24"/>
        </w:rPr>
        <w:t xml:space="preserve"> </w:t>
      </w:r>
      <w:r w:rsidR="008F1648" w:rsidRPr="00A3036C">
        <w:rPr>
          <w:rFonts w:ascii="Times New Roman" w:hAnsi="Times New Roman" w:cs="Times New Roman"/>
          <w:sz w:val="24"/>
          <w:szCs w:val="24"/>
        </w:rPr>
        <w:t>guiados por</w:t>
      </w:r>
      <w:r w:rsidR="005534D4" w:rsidRPr="00A3036C">
        <w:rPr>
          <w:rFonts w:ascii="Times New Roman" w:hAnsi="Times New Roman" w:cs="Times New Roman"/>
          <w:sz w:val="24"/>
          <w:szCs w:val="24"/>
        </w:rPr>
        <w:t xml:space="preserve"> proprietários</w:t>
      </w:r>
      <w:r w:rsidR="008F1648" w:rsidRPr="00A3036C">
        <w:rPr>
          <w:rFonts w:ascii="Times New Roman" w:hAnsi="Times New Roman" w:cs="Times New Roman"/>
          <w:sz w:val="24"/>
          <w:szCs w:val="24"/>
        </w:rPr>
        <w:t xml:space="preserve"> motoristas</w:t>
      </w:r>
      <w:r w:rsidR="005534D4" w:rsidRPr="00A3036C">
        <w:rPr>
          <w:rFonts w:ascii="Times New Roman" w:hAnsi="Times New Roman" w:cs="Times New Roman"/>
          <w:sz w:val="24"/>
          <w:szCs w:val="24"/>
        </w:rPr>
        <w:t xml:space="preserve"> e </w:t>
      </w:r>
      <w:r w:rsidR="008F1648" w:rsidRPr="00A3036C">
        <w:rPr>
          <w:rFonts w:ascii="Times New Roman" w:hAnsi="Times New Roman" w:cs="Times New Roman"/>
          <w:sz w:val="24"/>
          <w:szCs w:val="24"/>
        </w:rPr>
        <w:t>pilotos</w:t>
      </w:r>
      <w:r w:rsidR="008A411D" w:rsidRPr="00A3036C">
        <w:rPr>
          <w:rFonts w:ascii="Times New Roman" w:hAnsi="Times New Roman" w:cs="Times New Roman"/>
          <w:sz w:val="24"/>
          <w:szCs w:val="24"/>
        </w:rPr>
        <w:t>,</w:t>
      </w:r>
      <w:r w:rsidR="008F1648" w:rsidRPr="00A3036C">
        <w:rPr>
          <w:rFonts w:ascii="Times New Roman" w:hAnsi="Times New Roman" w:cs="Times New Roman"/>
          <w:sz w:val="24"/>
          <w:szCs w:val="24"/>
        </w:rPr>
        <w:t xml:space="preserve"> </w:t>
      </w:r>
      <w:r w:rsidR="007A358A" w:rsidRPr="00A3036C">
        <w:rPr>
          <w:rFonts w:ascii="Times New Roman" w:hAnsi="Times New Roman" w:cs="Times New Roman"/>
          <w:sz w:val="24"/>
          <w:szCs w:val="24"/>
        </w:rPr>
        <w:t xml:space="preserve"> </w:t>
      </w:r>
      <w:r w:rsidR="008A411D" w:rsidRPr="00A3036C">
        <w:rPr>
          <w:rFonts w:ascii="Times New Roman" w:hAnsi="Times New Roman" w:cs="Times New Roman"/>
          <w:sz w:val="24"/>
          <w:szCs w:val="24"/>
        </w:rPr>
        <w:t>d</w:t>
      </w:r>
      <w:r w:rsidR="007A358A" w:rsidRPr="00A3036C">
        <w:rPr>
          <w:rFonts w:ascii="Times New Roman" w:hAnsi="Times New Roman" w:cs="Times New Roman"/>
          <w:sz w:val="24"/>
          <w:szCs w:val="24"/>
        </w:rPr>
        <w:t>igitalizados</w:t>
      </w:r>
      <w:r w:rsidR="00E53F96" w:rsidRPr="00A3036C">
        <w:rPr>
          <w:rFonts w:ascii="Times New Roman" w:hAnsi="Times New Roman" w:cs="Times New Roman"/>
          <w:sz w:val="24"/>
          <w:szCs w:val="24"/>
        </w:rPr>
        <w:t xml:space="preserve"> em rifas e </w:t>
      </w:r>
      <w:r w:rsidR="00E53F96" w:rsidRPr="00A3036C">
        <w:rPr>
          <w:rFonts w:ascii="Times New Roman" w:hAnsi="Times New Roman" w:cs="Times New Roman"/>
          <w:b/>
          <w:bCs/>
          <w:sz w:val="24"/>
          <w:szCs w:val="24"/>
        </w:rPr>
        <w:t>lives</w:t>
      </w:r>
      <w:r w:rsidR="00E53F96" w:rsidRPr="00A3036C">
        <w:rPr>
          <w:rFonts w:ascii="Times New Roman" w:hAnsi="Times New Roman" w:cs="Times New Roman"/>
          <w:sz w:val="24"/>
          <w:szCs w:val="24"/>
        </w:rPr>
        <w:t xml:space="preserve"> milionárias</w:t>
      </w:r>
      <w:r w:rsidR="00DA710C" w:rsidRPr="00A3036C">
        <w:rPr>
          <w:rFonts w:ascii="Times New Roman" w:hAnsi="Times New Roman" w:cs="Times New Roman"/>
          <w:sz w:val="24"/>
          <w:szCs w:val="24"/>
        </w:rPr>
        <w:t xml:space="preserve"> </w:t>
      </w:r>
      <w:r w:rsidR="002C37BC" w:rsidRPr="00A3036C">
        <w:rPr>
          <w:rFonts w:ascii="Times New Roman" w:hAnsi="Times New Roman" w:cs="Times New Roman"/>
          <w:sz w:val="24"/>
          <w:szCs w:val="24"/>
        </w:rPr>
        <w:t>capitalizadas por milhões de seguidores.</w:t>
      </w:r>
      <w:r w:rsidR="00FA45A6" w:rsidRPr="00A3036C">
        <w:rPr>
          <w:rFonts w:ascii="Times New Roman" w:hAnsi="Times New Roman" w:cs="Times New Roman"/>
          <w:sz w:val="24"/>
          <w:szCs w:val="24"/>
        </w:rPr>
        <w:t xml:space="preserve"> Futilidades</w:t>
      </w:r>
      <w:r w:rsidR="00EA2FBD" w:rsidRPr="00A3036C">
        <w:rPr>
          <w:rFonts w:ascii="Times New Roman" w:hAnsi="Times New Roman" w:cs="Times New Roman"/>
          <w:sz w:val="24"/>
          <w:szCs w:val="24"/>
        </w:rPr>
        <w:t xml:space="preserve"> competitivas e comportamentai</w:t>
      </w:r>
      <w:r w:rsidR="00DD6761" w:rsidRPr="00A3036C">
        <w:rPr>
          <w:rFonts w:ascii="Times New Roman" w:hAnsi="Times New Roman" w:cs="Times New Roman"/>
          <w:sz w:val="24"/>
          <w:szCs w:val="24"/>
        </w:rPr>
        <w:t xml:space="preserve">s </w:t>
      </w:r>
      <w:r w:rsidR="00AD6483" w:rsidRPr="00A3036C">
        <w:rPr>
          <w:rFonts w:ascii="Times New Roman" w:hAnsi="Times New Roman" w:cs="Times New Roman"/>
          <w:sz w:val="24"/>
          <w:szCs w:val="24"/>
        </w:rPr>
        <w:t>são o deleite d</w:t>
      </w:r>
      <w:r w:rsidR="009B249B" w:rsidRPr="00A3036C">
        <w:rPr>
          <w:rFonts w:ascii="Times New Roman" w:hAnsi="Times New Roman" w:cs="Times New Roman"/>
          <w:sz w:val="24"/>
          <w:szCs w:val="24"/>
        </w:rPr>
        <w:t>os</w:t>
      </w:r>
      <w:r w:rsidR="00AD6483" w:rsidRPr="00A3036C">
        <w:rPr>
          <w:rFonts w:ascii="Times New Roman" w:hAnsi="Times New Roman" w:cs="Times New Roman"/>
          <w:sz w:val="24"/>
          <w:szCs w:val="24"/>
        </w:rPr>
        <w:t xml:space="preserve"> espectadores de influenciadores e suas eternas </w:t>
      </w:r>
      <w:r w:rsidR="00AD6483" w:rsidRPr="00A3036C">
        <w:rPr>
          <w:rFonts w:ascii="Times New Roman" w:hAnsi="Times New Roman" w:cs="Times New Roman"/>
          <w:i/>
          <w:iCs/>
          <w:sz w:val="24"/>
          <w:szCs w:val="24"/>
        </w:rPr>
        <w:t>tretas</w:t>
      </w:r>
      <w:r w:rsidR="00AD6483" w:rsidRPr="00A3036C">
        <w:rPr>
          <w:rFonts w:ascii="Times New Roman" w:hAnsi="Times New Roman" w:cs="Times New Roman"/>
          <w:sz w:val="24"/>
          <w:szCs w:val="24"/>
        </w:rPr>
        <w:t xml:space="preserve">. </w:t>
      </w:r>
      <w:r w:rsidR="00791FE8" w:rsidRPr="00A3036C">
        <w:rPr>
          <w:rFonts w:ascii="Times New Roman" w:hAnsi="Times New Roman" w:cs="Times New Roman"/>
          <w:sz w:val="24"/>
          <w:szCs w:val="24"/>
        </w:rPr>
        <w:t>Personagens</w:t>
      </w:r>
      <w:r w:rsidR="005C7F67" w:rsidRPr="00A3036C">
        <w:rPr>
          <w:rFonts w:ascii="Times New Roman" w:hAnsi="Times New Roman" w:cs="Times New Roman"/>
          <w:sz w:val="24"/>
          <w:szCs w:val="24"/>
        </w:rPr>
        <w:t xml:space="preserve"> voam na imaginação</w:t>
      </w:r>
      <w:r w:rsidR="00390AE8" w:rsidRPr="00A3036C">
        <w:rPr>
          <w:rFonts w:ascii="Times New Roman" w:hAnsi="Times New Roman" w:cs="Times New Roman"/>
          <w:sz w:val="24"/>
          <w:szCs w:val="24"/>
        </w:rPr>
        <w:t xml:space="preserve"> pela exibição na documentação</w:t>
      </w:r>
      <w:r w:rsidR="007F542F" w:rsidRPr="00A3036C">
        <w:rPr>
          <w:rFonts w:ascii="Times New Roman" w:hAnsi="Times New Roman" w:cs="Times New Roman"/>
          <w:sz w:val="24"/>
          <w:szCs w:val="24"/>
        </w:rPr>
        <w:t xml:space="preserve"> da vida glamourizada</w:t>
      </w:r>
      <w:r w:rsidR="00B77DE9" w:rsidRPr="00A3036C">
        <w:rPr>
          <w:rFonts w:ascii="Times New Roman" w:hAnsi="Times New Roman" w:cs="Times New Roman"/>
          <w:sz w:val="24"/>
          <w:szCs w:val="24"/>
        </w:rPr>
        <w:t xml:space="preserve"> em prazere</w:t>
      </w:r>
      <w:r w:rsidR="004672DE" w:rsidRPr="00A3036C">
        <w:rPr>
          <w:rFonts w:ascii="Times New Roman" w:hAnsi="Times New Roman" w:cs="Times New Roman"/>
          <w:sz w:val="24"/>
          <w:szCs w:val="24"/>
        </w:rPr>
        <w:t>s carnais e de posses</w:t>
      </w:r>
      <w:r w:rsidR="00D073E7" w:rsidRPr="00A3036C">
        <w:rPr>
          <w:rFonts w:ascii="Times New Roman" w:hAnsi="Times New Roman" w:cs="Times New Roman"/>
          <w:sz w:val="24"/>
          <w:szCs w:val="24"/>
        </w:rPr>
        <w:t xml:space="preserve"> produzidas nos ataques </w:t>
      </w:r>
      <w:r w:rsidR="00BD620E" w:rsidRPr="00A3036C">
        <w:rPr>
          <w:rFonts w:ascii="Times New Roman" w:hAnsi="Times New Roman" w:cs="Times New Roman"/>
          <w:sz w:val="24"/>
          <w:szCs w:val="24"/>
        </w:rPr>
        <w:t xml:space="preserve">comportamentais </w:t>
      </w:r>
      <w:r w:rsidR="00D073E7" w:rsidRPr="00A3036C">
        <w:rPr>
          <w:rFonts w:ascii="Times New Roman" w:hAnsi="Times New Roman" w:cs="Times New Roman"/>
          <w:sz w:val="24"/>
          <w:szCs w:val="24"/>
        </w:rPr>
        <w:t>d</w:t>
      </w:r>
      <w:r w:rsidR="009B249B" w:rsidRPr="00A3036C">
        <w:rPr>
          <w:rFonts w:ascii="Times New Roman" w:hAnsi="Times New Roman" w:cs="Times New Roman"/>
          <w:sz w:val="24"/>
          <w:szCs w:val="24"/>
        </w:rPr>
        <w:t>as</w:t>
      </w:r>
      <w:r w:rsidR="005476A7" w:rsidRPr="00A3036C">
        <w:rPr>
          <w:rFonts w:ascii="Times New Roman" w:hAnsi="Times New Roman" w:cs="Times New Roman"/>
          <w:sz w:val="24"/>
          <w:szCs w:val="24"/>
        </w:rPr>
        <w:t xml:space="preserve"> melhor</w:t>
      </w:r>
      <w:r w:rsidR="00BD620E" w:rsidRPr="00A3036C">
        <w:rPr>
          <w:rFonts w:ascii="Times New Roman" w:hAnsi="Times New Roman" w:cs="Times New Roman"/>
          <w:sz w:val="24"/>
          <w:szCs w:val="24"/>
        </w:rPr>
        <w:t>es</w:t>
      </w:r>
      <w:r w:rsidR="005476A7" w:rsidRPr="00A3036C">
        <w:rPr>
          <w:rFonts w:ascii="Times New Roman" w:hAnsi="Times New Roman" w:cs="Times New Roman"/>
          <w:sz w:val="24"/>
          <w:szCs w:val="24"/>
        </w:rPr>
        <w:t xml:space="preserve"> defesa</w:t>
      </w:r>
      <w:r w:rsidR="00BD620E" w:rsidRPr="00A3036C">
        <w:rPr>
          <w:rFonts w:ascii="Times New Roman" w:hAnsi="Times New Roman" w:cs="Times New Roman"/>
          <w:sz w:val="24"/>
          <w:szCs w:val="24"/>
        </w:rPr>
        <w:t>s sociais</w:t>
      </w:r>
      <w:r w:rsidR="00487F9C" w:rsidRPr="00A3036C">
        <w:rPr>
          <w:rFonts w:ascii="Times New Roman" w:hAnsi="Times New Roman" w:cs="Times New Roman"/>
          <w:sz w:val="24"/>
          <w:szCs w:val="24"/>
        </w:rPr>
        <w:t xml:space="preserve"> de visibilidades na rede mundial de computadores</w:t>
      </w:r>
      <w:r w:rsidR="005476A7" w:rsidRPr="00A3036C">
        <w:rPr>
          <w:rFonts w:ascii="Times New Roman" w:hAnsi="Times New Roman" w:cs="Times New Roman"/>
          <w:sz w:val="24"/>
          <w:szCs w:val="24"/>
        </w:rPr>
        <w:t>.</w:t>
      </w:r>
    </w:p>
    <w:p w14:paraId="59A7473E" w14:textId="04D1C4A4" w:rsidR="007E0956" w:rsidRPr="00A3036C" w:rsidRDefault="008B23D4"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Regozijados, </w:t>
      </w:r>
      <w:r w:rsidRPr="00A3036C">
        <w:rPr>
          <w:rFonts w:ascii="Times New Roman" w:hAnsi="Times New Roman" w:cs="Times New Roman"/>
          <w:i/>
          <w:iCs/>
          <w:sz w:val="24"/>
          <w:szCs w:val="24"/>
        </w:rPr>
        <w:t xml:space="preserve">os donos do mundo </w:t>
      </w:r>
      <w:r w:rsidR="00276E0F" w:rsidRPr="00A3036C">
        <w:rPr>
          <w:rFonts w:ascii="Times New Roman" w:hAnsi="Times New Roman" w:cs="Times New Roman"/>
          <w:sz w:val="24"/>
          <w:szCs w:val="24"/>
        </w:rPr>
        <w:t>vibram</w:t>
      </w:r>
      <w:r w:rsidR="00307622" w:rsidRPr="00A3036C">
        <w:rPr>
          <w:rFonts w:ascii="Times New Roman" w:hAnsi="Times New Roman" w:cs="Times New Roman"/>
          <w:sz w:val="24"/>
          <w:szCs w:val="24"/>
        </w:rPr>
        <w:t xml:space="preserve"> a frequência minimizada do terrícol</w:t>
      </w:r>
      <w:r w:rsidR="00830CEB" w:rsidRPr="00A3036C">
        <w:rPr>
          <w:rFonts w:ascii="Times New Roman" w:hAnsi="Times New Roman" w:cs="Times New Roman"/>
          <w:sz w:val="24"/>
          <w:szCs w:val="24"/>
        </w:rPr>
        <w:t>a, atrasando sua conexão com o Eu Superior</w:t>
      </w:r>
      <w:r w:rsidR="00FB3A7B" w:rsidRPr="00A3036C">
        <w:rPr>
          <w:rFonts w:ascii="Times New Roman" w:hAnsi="Times New Roman" w:cs="Times New Roman"/>
          <w:sz w:val="24"/>
          <w:szCs w:val="24"/>
        </w:rPr>
        <w:t xml:space="preserve"> e favorecendo </w:t>
      </w:r>
      <w:r w:rsidR="00FB3A7B" w:rsidRPr="00A3036C">
        <w:rPr>
          <w:rFonts w:ascii="Times New Roman" w:hAnsi="Times New Roman" w:cs="Times New Roman"/>
          <w:sz w:val="24"/>
          <w:szCs w:val="24"/>
        </w:rPr>
        <w:lastRenderedPageBreak/>
        <w:t>o Sistema Terra nutrido pela</w:t>
      </w:r>
      <w:r w:rsidRPr="00A3036C">
        <w:rPr>
          <w:rFonts w:ascii="Times New Roman" w:hAnsi="Times New Roman" w:cs="Times New Roman"/>
          <w:sz w:val="24"/>
          <w:szCs w:val="24"/>
        </w:rPr>
        <w:t xml:space="preserve"> </w:t>
      </w:r>
      <w:r w:rsidR="00D96D68" w:rsidRPr="00A3036C">
        <w:rPr>
          <w:rFonts w:ascii="Times New Roman" w:hAnsi="Times New Roman" w:cs="Times New Roman"/>
          <w:i/>
          <w:iCs/>
          <w:sz w:val="24"/>
          <w:szCs w:val="24"/>
        </w:rPr>
        <w:t xml:space="preserve"> </w:t>
      </w:r>
      <w:bookmarkStart w:id="21" w:name="_Hlk182480307"/>
      <w:r w:rsidR="005D0CEF" w:rsidRPr="00A3036C">
        <w:rPr>
          <w:rFonts w:ascii="Times New Roman" w:hAnsi="Times New Roman" w:cs="Times New Roman"/>
          <w:i/>
          <w:iCs/>
          <w:sz w:val="24"/>
          <w:szCs w:val="24"/>
        </w:rPr>
        <w:t>tríade da maldade humana</w:t>
      </w:r>
      <w:r w:rsidR="005D0CEF" w:rsidRPr="00A3036C">
        <w:rPr>
          <w:rFonts w:ascii="Times New Roman" w:hAnsi="Times New Roman" w:cs="Times New Roman"/>
          <w:sz w:val="24"/>
          <w:szCs w:val="24"/>
        </w:rPr>
        <w:t xml:space="preserve">: </w:t>
      </w:r>
      <w:r w:rsidR="005D0CEF" w:rsidRPr="00A3036C">
        <w:rPr>
          <w:rFonts w:ascii="Times New Roman" w:hAnsi="Times New Roman" w:cs="Times New Roman"/>
          <w:i/>
          <w:iCs/>
          <w:sz w:val="24"/>
          <w:szCs w:val="24"/>
        </w:rPr>
        <w:t>ego</w:t>
      </w:r>
      <w:r w:rsidR="005D0CEF" w:rsidRPr="00A3036C">
        <w:rPr>
          <w:rFonts w:ascii="Times New Roman" w:hAnsi="Times New Roman" w:cs="Times New Roman"/>
          <w:sz w:val="24"/>
          <w:szCs w:val="24"/>
        </w:rPr>
        <w:t>,</w:t>
      </w:r>
      <w:r w:rsidR="005D0CEF" w:rsidRPr="00A3036C">
        <w:rPr>
          <w:rFonts w:ascii="Times New Roman" w:hAnsi="Times New Roman" w:cs="Times New Roman"/>
          <w:i/>
          <w:iCs/>
          <w:sz w:val="24"/>
          <w:szCs w:val="24"/>
        </w:rPr>
        <w:t xml:space="preserve"> ganância</w:t>
      </w:r>
      <w:r w:rsidR="005D0CEF" w:rsidRPr="00A3036C">
        <w:rPr>
          <w:rFonts w:ascii="Times New Roman" w:hAnsi="Times New Roman" w:cs="Times New Roman"/>
          <w:sz w:val="24"/>
          <w:szCs w:val="24"/>
        </w:rPr>
        <w:t xml:space="preserve"> e </w:t>
      </w:r>
      <w:r w:rsidR="005D0CEF" w:rsidRPr="00A3036C">
        <w:rPr>
          <w:rFonts w:ascii="Times New Roman" w:hAnsi="Times New Roman" w:cs="Times New Roman"/>
          <w:i/>
          <w:iCs/>
          <w:sz w:val="24"/>
          <w:szCs w:val="24"/>
        </w:rPr>
        <w:t>medo</w:t>
      </w:r>
      <w:bookmarkEnd w:id="21"/>
      <w:r w:rsidR="005D0CEF" w:rsidRPr="00A3036C">
        <w:rPr>
          <w:rFonts w:ascii="Times New Roman" w:hAnsi="Times New Roman" w:cs="Times New Roman"/>
          <w:sz w:val="24"/>
          <w:szCs w:val="24"/>
        </w:rPr>
        <w:t>.</w:t>
      </w:r>
      <w:r w:rsidR="000C1003" w:rsidRPr="00A3036C">
        <w:rPr>
          <w:rFonts w:ascii="Times New Roman" w:hAnsi="Times New Roman" w:cs="Times New Roman"/>
          <w:sz w:val="24"/>
          <w:szCs w:val="24"/>
        </w:rPr>
        <w:t xml:space="preserve"> </w:t>
      </w:r>
      <w:r w:rsidR="007E0956" w:rsidRPr="00A3036C">
        <w:rPr>
          <w:rFonts w:ascii="Times New Roman" w:hAnsi="Times New Roman" w:cs="Times New Roman"/>
          <w:sz w:val="24"/>
          <w:szCs w:val="24"/>
        </w:rPr>
        <w:t>Algozlenirus</w:t>
      </w:r>
      <w:r w:rsidR="00FA4F49" w:rsidRPr="00A3036C">
        <w:rPr>
          <w:rFonts w:ascii="Times New Roman" w:hAnsi="Times New Roman" w:cs="Times New Roman"/>
          <w:sz w:val="24"/>
          <w:szCs w:val="24"/>
        </w:rPr>
        <w:t>, decidido,</w:t>
      </w:r>
      <w:r w:rsidR="007E0956" w:rsidRPr="00A3036C">
        <w:rPr>
          <w:rFonts w:ascii="Times New Roman" w:hAnsi="Times New Roman" w:cs="Times New Roman"/>
          <w:sz w:val="24"/>
          <w:szCs w:val="24"/>
        </w:rPr>
        <w:t xml:space="preserve"> toma a palavra depois de desligar o </w:t>
      </w:r>
      <w:r w:rsidR="007E0956" w:rsidRPr="00A3036C">
        <w:rPr>
          <w:rFonts w:ascii="Times New Roman" w:hAnsi="Times New Roman" w:cs="Times New Roman"/>
          <w:i/>
          <w:iCs/>
          <w:sz w:val="24"/>
          <w:szCs w:val="24"/>
        </w:rPr>
        <w:t>túnel do tempo</w:t>
      </w:r>
      <w:r w:rsidR="007E0956" w:rsidRPr="00A3036C">
        <w:rPr>
          <w:rFonts w:ascii="Times New Roman" w:hAnsi="Times New Roman" w:cs="Times New Roman"/>
          <w:sz w:val="24"/>
          <w:szCs w:val="24"/>
        </w:rPr>
        <w:t>.</w:t>
      </w:r>
    </w:p>
    <w:p w14:paraId="52DEC27B" w14:textId="77777777" w:rsidR="007E0956" w:rsidRPr="00A3036C" w:rsidRDefault="007E0956" w:rsidP="005E1F91">
      <w:pPr>
        <w:spacing w:after="0"/>
        <w:jc w:val="both"/>
        <w:rPr>
          <w:rFonts w:ascii="Times New Roman" w:hAnsi="Times New Roman" w:cs="Times New Roman"/>
          <w:sz w:val="24"/>
          <w:szCs w:val="24"/>
        </w:rPr>
      </w:pPr>
    </w:p>
    <w:p w14:paraId="6230F39A" w14:textId="13E46EBC" w:rsidR="007E0956" w:rsidRPr="00A3036C" w:rsidRDefault="007E0956"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C065F0" w:rsidRPr="00A3036C">
        <w:rPr>
          <w:rFonts w:ascii="Times New Roman" w:hAnsi="Times New Roman" w:cs="Times New Roman"/>
          <w:sz w:val="24"/>
          <w:szCs w:val="24"/>
        </w:rPr>
        <w:t xml:space="preserve"> </w:t>
      </w:r>
      <w:r w:rsidR="00FA4F49" w:rsidRPr="00A3036C">
        <w:rPr>
          <w:rFonts w:ascii="Times New Roman" w:hAnsi="Times New Roman" w:cs="Times New Roman"/>
          <w:sz w:val="24"/>
          <w:szCs w:val="24"/>
        </w:rPr>
        <w:t xml:space="preserve">Senhores! </w:t>
      </w:r>
      <w:r w:rsidR="00EC5295" w:rsidRPr="00A3036C">
        <w:rPr>
          <w:rFonts w:ascii="Times New Roman" w:hAnsi="Times New Roman" w:cs="Times New Roman"/>
          <w:sz w:val="24"/>
          <w:szCs w:val="24"/>
        </w:rPr>
        <w:t>Aqui</w:t>
      </w:r>
      <w:r w:rsidR="00EB68D3" w:rsidRPr="00A3036C">
        <w:rPr>
          <w:rFonts w:ascii="Times New Roman" w:hAnsi="Times New Roman" w:cs="Times New Roman"/>
          <w:sz w:val="24"/>
          <w:szCs w:val="24"/>
        </w:rPr>
        <w:t xml:space="preserve"> e agora iremos postergar o Sistema Terra</w:t>
      </w:r>
      <w:r w:rsidR="00AD2F62" w:rsidRPr="00A3036C">
        <w:rPr>
          <w:rFonts w:ascii="Times New Roman" w:hAnsi="Times New Roman" w:cs="Times New Roman"/>
          <w:sz w:val="24"/>
          <w:szCs w:val="24"/>
        </w:rPr>
        <w:t xml:space="preserve"> por mais 50.000 anos ― Decreta </w:t>
      </w:r>
      <w:r w:rsidR="00875259" w:rsidRPr="00A3036C">
        <w:rPr>
          <w:rFonts w:ascii="Times New Roman" w:hAnsi="Times New Roman" w:cs="Times New Roman"/>
          <w:sz w:val="24"/>
          <w:szCs w:val="24"/>
        </w:rPr>
        <w:t xml:space="preserve">o poder terráqueo </w:t>
      </w:r>
      <w:r w:rsidR="00AD2F62" w:rsidRPr="00A3036C">
        <w:rPr>
          <w:rFonts w:ascii="Times New Roman" w:hAnsi="Times New Roman" w:cs="Times New Roman"/>
          <w:sz w:val="24"/>
          <w:szCs w:val="24"/>
        </w:rPr>
        <w:t>―</w:t>
      </w:r>
      <w:r w:rsidR="00875259" w:rsidRPr="00A3036C">
        <w:rPr>
          <w:rFonts w:ascii="Times New Roman" w:hAnsi="Times New Roman" w:cs="Times New Roman"/>
          <w:sz w:val="24"/>
          <w:szCs w:val="24"/>
        </w:rPr>
        <w:t xml:space="preserve"> </w:t>
      </w:r>
      <w:r w:rsidR="001769D8" w:rsidRPr="00A3036C">
        <w:rPr>
          <w:rFonts w:ascii="Times New Roman" w:hAnsi="Times New Roman" w:cs="Times New Roman"/>
          <w:sz w:val="24"/>
          <w:szCs w:val="24"/>
        </w:rPr>
        <w:t xml:space="preserve">Efetivaremos um </w:t>
      </w:r>
      <w:r w:rsidR="001C37FF" w:rsidRPr="00A3036C">
        <w:rPr>
          <w:rFonts w:ascii="Times New Roman" w:hAnsi="Times New Roman" w:cs="Times New Roman"/>
          <w:i/>
          <w:iCs/>
          <w:sz w:val="24"/>
          <w:szCs w:val="24"/>
        </w:rPr>
        <w:t xml:space="preserve">golpe de mestre </w:t>
      </w:r>
      <w:r w:rsidR="00E57A11" w:rsidRPr="00A3036C">
        <w:rPr>
          <w:rFonts w:ascii="Times New Roman" w:hAnsi="Times New Roman" w:cs="Times New Roman"/>
          <w:sz w:val="24"/>
          <w:szCs w:val="24"/>
        </w:rPr>
        <w:t>e neutralizaremos as ações multidimensionais, principalmente</w:t>
      </w:r>
      <w:r w:rsidR="00C90BEB" w:rsidRPr="00A3036C">
        <w:rPr>
          <w:rFonts w:ascii="Times New Roman" w:hAnsi="Times New Roman" w:cs="Times New Roman"/>
          <w:sz w:val="24"/>
          <w:szCs w:val="24"/>
        </w:rPr>
        <w:t xml:space="preserve">, dos Harrison, Taylor e Agregados. </w:t>
      </w:r>
      <w:r w:rsidR="00CE5C59" w:rsidRPr="00A3036C">
        <w:rPr>
          <w:rFonts w:ascii="Times New Roman" w:hAnsi="Times New Roman" w:cs="Times New Roman"/>
          <w:sz w:val="24"/>
          <w:szCs w:val="24"/>
        </w:rPr>
        <w:t xml:space="preserve">▬ </w:t>
      </w:r>
      <w:r w:rsidR="00EF7C72" w:rsidRPr="00A3036C">
        <w:rPr>
          <w:rFonts w:ascii="Times New Roman" w:hAnsi="Times New Roman" w:cs="Times New Roman"/>
          <w:sz w:val="24"/>
          <w:szCs w:val="24"/>
        </w:rPr>
        <w:t>procla</w:t>
      </w:r>
      <w:r w:rsidR="00CE5C59" w:rsidRPr="00A3036C">
        <w:rPr>
          <w:rFonts w:ascii="Times New Roman" w:hAnsi="Times New Roman" w:cs="Times New Roman"/>
          <w:sz w:val="24"/>
          <w:szCs w:val="24"/>
        </w:rPr>
        <w:t>ma.</w:t>
      </w:r>
    </w:p>
    <w:p w14:paraId="5E2F8FCD" w14:textId="77777777" w:rsidR="00EF7C72" w:rsidRPr="00A3036C" w:rsidRDefault="00EF7C72" w:rsidP="005E1F91">
      <w:pPr>
        <w:spacing w:after="0"/>
        <w:jc w:val="both"/>
        <w:rPr>
          <w:rFonts w:ascii="Times New Roman" w:hAnsi="Times New Roman" w:cs="Times New Roman"/>
          <w:sz w:val="24"/>
          <w:szCs w:val="24"/>
        </w:rPr>
      </w:pPr>
    </w:p>
    <w:p w14:paraId="34186D80" w14:textId="28C7D961" w:rsidR="00EF7C72" w:rsidRPr="00A3036C" w:rsidRDefault="00EF7C72"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Algozlenirus</w:t>
      </w:r>
      <w:r w:rsidR="00E85A3C" w:rsidRPr="00A3036C">
        <w:rPr>
          <w:rFonts w:ascii="Times New Roman" w:hAnsi="Times New Roman" w:cs="Times New Roman"/>
          <w:sz w:val="24"/>
          <w:szCs w:val="24"/>
        </w:rPr>
        <w:t>, obviamente,</w:t>
      </w:r>
      <w:r w:rsidRPr="00A3036C">
        <w:rPr>
          <w:rFonts w:ascii="Times New Roman" w:hAnsi="Times New Roman" w:cs="Times New Roman"/>
          <w:sz w:val="24"/>
          <w:szCs w:val="24"/>
        </w:rPr>
        <w:t xml:space="preserve"> você</w:t>
      </w:r>
      <w:r w:rsidR="00E85A3C" w:rsidRPr="00A3036C">
        <w:rPr>
          <w:rFonts w:ascii="Times New Roman" w:hAnsi="Times New Roman" w:cs="Times New Roman"/>
          <w:sz w:val="24"/>
          <w:szCs w:val="24"/>
        </w:rPr>
        <w:t xml:space="preserve"> se refere aos seres humanos, humanos híbridos, planetários e multidimensionais ― Reinódio co</w:t>
      </w:r>
      <w:r w:rsidR="00910756" w:rsidRPr="00A3036C">
        <w:rPr>
          <w:rFonts w:ascii="Times New Roman" w:hAnsi="Times New Roman" w:cs="Times New Roman"/>
          <w:sz w:val="24"/>
          <w:szCs w:val="24"/>
        </w:rPr>
        <w:t>mplementa</w:t>
      </w:r>
      <w:r w:rsidR="00E85A3C" w:rsidRPr="00A3036C">
        <w:rPr>
          <w:rFonts w:ascii="Times New Roman" w:hAnsi="Times New Roman" w:cs="Times New Roman"/>
          <w:sz w:val="24"/>
          <w:szCs w:val="24"/>
        </w:rPr>
        <w:t xml:space="preserve"> ― </w:t>
      </w:r>
      <w:r w:rsidR="00B96C7D" w:rsidRPr="00A3036C">
        <w:rPr>
          <w:rFonts w:ascii="Times New Roman" w:hAnsi="Times New Roman" w:cs="Times New Roman"/>
          <w:sz w:val="24"/>
          <w:szCs w:val="24"/>
        </w:rPr>
        <w:t>A Terra recebe seres de todo o universo</w:t>
      </w:r>
      <w:r w:rsidR="00910756" w:rsidRPr="00A3036C">
        <w:rPr>
          <w:rFonts w:ascii="Times New Roman" w:hAnsi="Times New Roman" w:cs="Times New Roman"/>
          <w:sz w:val="24"/>
          <w:szCs w:val="24"/>
        </w:rPr>
        <w:t xml:space="preserve">. </w:t>
      </w:r>
      <w:r w:rsidR="00B96C7D" w:rsidRPr="00A3036C">
        <w:rPr>
          <w:rFonts w:ascii="Times New Roman" w:hAnsi="Times New Roman" w:cs="Times New Roman"/>
          <w:sz w:val="24"/>
          <w:szCs w:val="24"/>
        </w:rPr>
        <w:t xml:space="preserve"> </w:t>
      </w:r>
      <w:r w:rsidR="00910756" w:rsidRPr="00A3036C">
        <w:rPr>
          <w:rFonts w:ascii="Times New Roman" w:hAnsi="Times New Roman" w:cs="Times New Roman"/>
          <w:sz w:val="24"/>
          <w:szCs w:val="24"/>
        </w:rPr>
        <w:t>▬ conclui.</w:t>
      </w:r>
    </w:p>
    <w:p w14:paraId="35601207" w14:textId="77777777" w:rsidR="00910756" w:rsidRPr="00A3036C" w:rsidRDefault="00910756" w:rsidP="005E1F91">
      <w:pPr>
        <w:spacing w:after="0"/>
        <w:jc w:val="both"/>
        <w:rPr>
          <w:rFonts w:ascii="Times New Roman" w:hAnsi="Times New Roman" w:cs="Times New Roman"/>
          <w:sz w:val="24"/>
          <w:szCs w:val="24"/>
        </w:rPr>
      </w:pPr>
    </w:p>
    <w:p w14:paraId="419FC14F" w14:textId="46F3A8ED" w:rsidR="00910756" w:rsidRPr="00A3036C" w:rsidRDefault="00910756"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E0FCD" w:rsidRPr="00A3036C">
        <w:rPr>
          <w:rFonts w:ascii="Times New Roman" w:hAnsi="Times New Roman" w:cs="Times New Roman"/>
          <w:sz w:val="24"/>
          <w:szCs w:val="24"/>
        </w:rPr>
        <w:t>Independentemente da origem</w:t>
      </w:r>
      <w:r w:rsidR="000A5E44" w:rsidRPr="00A3036C">
        <w:rPr>
          <w:rFonts w:ascii="Times New Roman" w:hAnsi="Times New Roman" w:cs="Times New Roman"/>
          <w:sz w:val="24"/>
          <w:szCs w:val="24"/>
        </w:rPr>
        <w:t xml:space="preserve">, se está </w:t>
      </w:r>
      <w:r w:rsidR="004014E1" w:rsidRPr="00A3036C">
        <w:rPr>
          <w:rFonts w:ascii="Times New Roman" w:hAnsi="Times New Roman" w:cs="Times New Roman"/>
          <w:sz w:val="24"/>
          <w:szCs w:val="24"/>
        </w:rPr>
        <w:t>no Sistema Terra, sob o véu do esquecimento</w:t>
      </w:r>
      <w:r w:rsidR="009525B1" w:rsidRPr="00A3036C">
        <w:rPr>
          <w:rFonts w:ascii="Times New Roman" w:hAnsi="Times New Roman" w:cs="Times New Roman"/>
          <w:sz w:val="24"/>
          <w:szCs w:val="24"/>
        </w:rPr>
        <w:t xml:space="preserve">, temos o controle ― Ilusiodiano </w:t>
      </w:r>
      <w:r w:rsidR="00257017" w:rsidRPr="00A3036C">
        <w:rPr>
          <w:rFonts w:ascii="Times New Roman" w:hAnsi="Times New Roman" w:cs="Times New Roman"/>
          <w:sz w:val="24"/>
          <w:szCs w:val="24"/>
        </w:rPr>
        <w:t>destaca a dominação sistêmica do planeta</w:t>
      </w:r>
      <w:r w:rsidR="00D52B8F" w:rsidRPr="00A3036C">
        <w:rPr>
          <w:rFonts w:ascii="Times New Roman" w:hAnsi="Times New Roman" w:cs="Times New Roman"/>
          <w:sz w:val="24"/>
          <w:szCs w:val="24"/>
        </w:rPr>
        <w:t xml:space="preserve"> terráqueo </w:t>
      </w:r>
      <w:r w:rsidR="009525B1" w:rsidRPr="00A3036C">
        <w:rPr>
          <w:rFonts w:ascii="Times New Roman" w:hAnsi="Times New Roman" w:cs="Times New Roman"/>
          <w:sz w:val="24"/>
          <w:szCs w:val="24"/>
        </w:rPr>
        <w:t>―</w:t>
      </w:r>
      <w:r w:rsidR="00D52B8F" w:rsidRPr="00A3036C">
        <w:rPr>
          <w:rFonts w:ascii="Times New Roman" w:hAnsi="Times New Roman" w:cs="Times New Roman"/>
          <w:sz w:val="24"/>
          <w:szCs w:val="24"/>
        </w:rPr>
        <w:t xml:space="preserve"> O que não podemos controlar é o livre arbítrio</w:t>
      </w:r>
      <w:r w:rsidR="00DD6B75" w:rsidRPr="00A3036C">
        <w:rPr>
          <w:rFonts w:ascii="Times New Roman" w:hAnsi="Times New Roman" w:cs="Times New Roman"/>
          <w:sz w:val="24"/>
          <w:szCs w:val="24"/>
        </w:rPr>
        <w:t xml:space="preserve"> destes seres. ▬ resignado.</w:t>
      </w:r>
    </w:p>
    <w:p w14:paraId="1AED0E18" w14:textId="77777777" w:rsidR="00DD6B75" w:rsidRPr="00A3036C" w:rsidRDefault="00DD6B75" w:rsidP="005E1F91">
      <w:pPr>
        <w:spacing w:after="0"/>
        <w:jc w:val="both"/>
        <w:rPr>
          <w:rFonts w:ascii="Times New Roman" w:hAnsi="Times New Roman" w:cs="Times New Roman"/>
          <w:sz w:val="24"/>
          <w:szCs w:val="24"/>
        </w:rPr>
      </w:pPr>
    </w:p>
    <w:p w14:paraId="4C82DE85" w14:textId="77777777" w:rsidR="00601977" w:rsidRPr="00A3036C" w:rsidRDefault="00DD6B75"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58253A" w:rsidRPr="00A3036C">
        <w:rPr>
          <w:rFonts w:ascii="Times New Roman" w:hAnsi="Times New Roman" w:cs="Times New Roman"/>
          <w:sz w:val="24"/>
          <w:szCs w:val="24"/>
        </w:rPr>
        <w:t>Verdade, Ilusiodiano ― Reinovil concorda ―</w:t>
      </w:r>
      <w:r w:rsidR="006C6F10" w:rsidRPr="00A3036C">
        <w:rPr>
          <w:rFonts w:ascii="Times New Roman" w:hAnsi="Times New Roman" w:cs="Times New Roman"/>
          <w:sz w:val="24"/>
          <w:szCs w:val="24"/>
        </w:rPr>
        <w:t xml:space="preserve"> Porém, podemos influenciar</w:t>
      </w:r>
      <w:r w:rsidR="00421545" w:rsidRPr="00A3036C">
        <w:rPr>
          <w:rFonts w:ascii="Times New Roman" w:hAnsi="Times New Roman" w:cs="Times New Roman"/>
          <w:sz w:val="24"/>
          <w:szCs w:val="24"/>
        </w:rPr>
        <w:t xml:space="preserve"> e mantê-los em frequências minimizadas. </w:t>
      </w:r>
      <w:r w:rsidR="00DC4021" w:rsidRPr="00A3036C">
        <w:rPr>
          <w:rFonts w:ascii="Times New Roman" w:hAnsi="Times New Roman" w:cs="Times New Roman"/>
          <w:sz w:val="24"/>
          <w:szCs w:val="24"/>
        </w:rPr>
        <w:t>▬</w:t>
      </w:r>
      <w:r w:rsidR="006C6F10" w:rsidRPr="00A3036C">
        <w:rPr>
          <w:rFonts w:ascii="Times New Roman" w:hAnsi="Times New Roman" w:cs="Times New Roman"/>
          <w:sz w:val="24"/>
          <w:szCs w:val="24"/>
        </w:rPr>
        <w:t xml:space="preserve"> </w:t>
      </w:r>
      <w:r w:rsidR="00DC4021" w:rsidRPr="00A3036C">
        <w:rPr>
          <w:rFonts w:ascii="Times New Roman" w:hAnsi="Times New Roman" w:cs="Times New Roman"/>
          <w:sz w:val="24"/>
          <w:szCs w:val="24"/>
        </w:rPr>
        <w:t xml:space="preserve"> observa.</w:t>
      </w:r>
    </w:p>
    <w:p w14:paraId="28F827AF" w14:textId="77777777" w:rsidR="00601977" w:rsidRPr="00A3036C" w:rsidRDefault="00601977" w:rsidP="005E1F91">
      <w:pPr>
        <w:spacing w:after="0"/>
        <w:jc w:val="both"/>
        <w:rPr>
          <w:rFonts w:ascii="Times New Roman" w:hAnsi="Times New Roman" w:cs="Times New Roman"/>
          <w:sz w:val="24"/>
          <w:szCs w:val="24"/>
        </w:rPr>
      </w:pPr>
    </w:p>
    <w:p w14:paraId="23C376AB" w14:textId="77777777" w:rsidR="00841A2E" w:rsidRPr="00A3036C" w:rsidRDefault="00601977"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Algozlenirus retoma a reprodução do </w:t>
      </w:r>
      <w:r w:rsidR="000A6ED7" w:rsidRPr="00A3036C">
        <w:rPr>
          <w:rFonts w:ascii="Times New Roman" w:hAnsi="Times New Roman" w:cs="Times New Roman"/>
          <w:i/>
          <w:iCs/>
          <w:sz w:val="24"/>
          <w:szCs w:val="24"/>
        </w:rPr>
        <w:t>túnel do tempo</w:t>
      </w:r>
      <w:r w:rsidR="000A6ED7" w:rsidRPr="00A3036C">
        <w:rPr>
          <w:rFonts w:ascii="Times New Roman" w:hAnsi="Times New Roman" w:cs="Times New Roman"/>
          <w:sz w:val="24"/>
          <w:szCs w:val="24"/>
        </w:rPr>
        <w:t xml:space="preserve"> </w:t>
      </w:r>
      <w:r w:rsidR="00F03D19" w:rsidRPr="00A3036C">
        <w:rPr>
          <w:rFonts w:ascii="Times New Roman" w:hAnsi="Times New Roman" w:cs="Times New Roman"/>
          <w:sz w:val="24"/>
          <w:szCs w:val="24"/>
        </w:rPr>
        <w:t>na subterraneidade do planeta Terra</w:t>
      </w:r>
      <w:r w:rsidR="00E3655B" w:rsidRPr="00A3036C">
        <w:rPr>
          <w:rFonts w:ascii="Times New Roman" w:hAnsi="Times New Roman" w:cs="Times New Roman"/>
          <w:sz w:val="24"/>
          <w:szCs w:val="24"/>
        </w:rPr>
        <w:t xml:space="preserve"> habitada pelos </w:t>
      </w:r>
      <w:r w:rsidR="00E3655B" w:rsidRPr="00A3036C">
        <w:rPr>
          <w:rFonts w:ascii="Times New Roman" w:hAnsi="Times New Roman" w:cs="Times New Roman"/>
          <w:i/>
          <w:iCs/>
          <w:sz w:val="24"/>
          <w:szCs w:val="24"/>
        </w:rPr>
        <w:t>reinonaques</w:t>
      </w:r>
      <w:r w:rsidR="00E3655B" w:rsidRPr="00A3036C">
        <w:rPr>
          <w:rFonts w:ascii="Times New Roman" w:hAnsi="Times New Roman" w:cs="Times New Roman"/>
          <w:sz w:val="24"/>
          <w:szCs w:val="24"/>
        </w:rPr>
        <w:t xml:space="preserve">. </w:t>
      </w:r>
      <w:r w:rsidR="00787AFF" w:rsidRPr="00A3036C">
        <w:rPr>
          <w:rFonts w:ascii="Times New Roman" w:hAnsi="Times New Roman" w:cs="Times New Roman"/>
          <w:sz w:val="24"/>
          <w:szCs w:val="24"/>
        </w:rPr>
        <w:t>Biomas de todo o mundo estão preservados</w:t>
      </w:r>
      <w:r w:rsidR="00700A22" w:rsidRPr="00A3036C">
        <w:rPr>
          <w:rFonts w:ascii="Times New Roman" w:hAnsi="Times New Roman" w:cs="Times New Roman"/>
          <w:sz w:val="24"/>
          <w:szCs w:val="24"/>
        </w:rPr>
        <w:t xml:space="preserve"> e cumprem suas importantes funcionalidades para manutenção de ar pur</w:t>
      </w:r>
      <w:r w:rsidR="00995A64" w:rsidRPr="00A3036C">
        <w:rPr>
          <w:rFonts w:ascii="Times New Roman" w:hAnsi="Times New Roman" w:cs="Times New Roman"/>
          <w:sz w:val="24"/>
          <w:szCs w:val="24"/>
        </w:rPr>
        <w:t>o</w:t>
      </w:r>
      <w:r w:rsidR="000B6D3D" w:rsidRPr="00A3036C">
        <w:rPr>
          <w:rFonts w:ascii="Times New Roman" w:hAnsi="Times New Roman" w:cs="Times New Roman"/>
          <w:sz w:val="24"/>
          <w:szCs w:val="24"/>
        </w:rPr>
        <w:t xml:space="preserve"> e uma natureza vibrante e pulsante</w:t>
      </w:r>
      <w:r w:rsidR="0036677A" w:rsidRPr="00A3036C">
        <w:rPr>
          <w:rFonts w:ascii="Times New Roman" w:hAnsi="Times New Roman" w:cs="Times New Roman"/>
          <w:sz w:val="24"/>
          <w:szCs w:val="24"/>
        </w:rPr>
        <w:t>.</w:t>
      </w:r>
    </w:p>
    <w:p w14:paraId="5230621F" w14:textId="0B4FD018" w:rsidR="0037128D" w:rsidRPr="00A3036C" w:rsidRDefault="00841A2E"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Riqueza de minérios</w:t>
      </w:r>
      <w:r w:rsidR="00012BAB" w:rsidRPr="00A3036C">
        <w:rPr>
          <w:rFonts w:ascii="Times New Roman" w:hAnsi="Times New Roman" w:cs="Times New Roman"/>
          <w:sz w:val="24"/>
          <w:szCs w:val="24"/>
        </w:rPr>
        <w:t xml:space="preserve">, destacando, </w:t>
      </w:r>
      <w:r w:rsidR="002E0CD1" w:rsidRPr="00A3036C">
        <w:rPr>
          <w:rFonts w:ascii="Times New Roman" w:hAnsi="Times New Roman" w:cs="Times New Roman"/>
          <w:sz w:val="24"/>
          <w:szCs w:val="24"/>
        </w:rPr>
        <w:t>o ouro</w:t>
      </w:r>
      <w:r w:rsidR="00360700" w:rsidRPr="00A3036C">
        <w:rPr>
          <w:rFonts w:ascii="Times New Roman" w:hAnsi="Times New Roman" w:cs="Times New Roman"/>
          <w:sz w:val="24"/>
          <w:szCs w:val="24"/>
        </w:rPr>
        <w:t xml:space="preserve">, </w:t>
      </w:r>
      <w:r w:rsidR="00012BAB" w:rsidRPr="00A3036C">
        <w:rPr>
          <w:rFonts w:ascii="Times New Roman" w:hAnsi="Times New Roman" w:cs="Times New Roman"/>
          <w:sz w:val="24"/>
          <w:szCs w:val="24"/>
        </w:rPr>
        <w:t>explora</w:t>
      </w:r>
      <w:r w:rsidR="002E1604" w:rsidRPr="00A3036C">
        <w:rPr>
          <w:rFonts w:ascii="Times New Roman" w:hAnsi="Times New Roman" w:cs="Times New Roman"/>
          <w:sz w:val="24"/>
          <w:szCs w:val="24"/>
        </w:rPr>
        <w:t>dos</w:t>
      </w:r>
      <w:r w:rsidR="00012BAB" w:rsidRPr="00A3036C">
        <w:rPr>
          <w:rFonts w:ascii="Times New Roman" w:hAnsi="Times New Roman" w:cs="Times New Roman"/>
          <w:sz w:val="24"/>
          <w:szCs w:val="24"/>
        </w:rPr>
        <w:t xml:space="preserve"> para atender</w:t>
      </w:r>
      <w:r w:rsidR="002E1604" w:rsidRPr="00A3036C">
        <w:rPr>
          <w:rFonts w:ascii="Times New Roman" w:hAnsi="Times New Roman" w:cs="Times New Roman"/>
          <w:sz w:val="24"/>
          <w:szCs w:val="24"/>
        </w:rPr>
        <w:t>em</w:t>
      </w:r>
      <w:r w:rsidR="00012BAB" w:rsidRPr="00A3036C">
        <w:rPr>
          <w:rFonts w:ascii="Times New Roman" w:hAnsi="Times New Roman" w:cs="Times New Roman"/>
          <w:sz w:val="24"/>
          <w:szCs w:val="24"/>
        </w:rPr>
        <w:t xml:space="preserve"> </w:t>
      </w:r>
      <w:r w:rsidR="00CB35DC" w:rsidRPr="00A3036C">
        <w:rPr>
          <w:rFonts w:ascii="Times New Roman" w:hAnsi="Times New Roman" w:cs="Times New Roman"/>
          <w:sz w:val="24"/>
          <w:szCs w:val="24"/>
        </w:rPr>
        <w:t>as necessidades</w:t>
      </w:r>
      <w:r w:rsidR="00EA5886" w:rsidRPr="00A3036C">
        <w:rPr>
          <w:rFonts w:ascii="Times New Roman" w:hAnsi="Times New Roman" w:cs="Times New Roman"/>
          <w:sz w:val="24"/>
          <w:szCs w:val="24"/>
        </w:rPr>
        <w:t xml:space="preserve"> tecnológicas</w:t>
      </w:r>
      <w:r w:rsidR="00CB35DC" w:rsidRPr="00A3036C">
        <w:rPr>
          <w:rFonts w:ascii="Times New Roman" w:hAnsi="Times New Roman" w:cs="Times New Roman"/>
          <w:sz w:val="24"/>
          <w:szCs w:val="24"/>
        </w:rPr>
        <w:t xml:space="preserve"> das raças </w:t>
      </w:r>
      <w:bookmarkStart w:id="22" w:name="_Hlk182561262"/>
      <w:r w:rsidR="00F06AC6" w:rsidRPr="00A3036C">
        <w:rPr>
          <w:rFonts w:ascii="Times New Roman" w:hAnsi="Times New Roman" w:cs="Times New Roman"/>
          <w:i/>
          <w:iCs/>
          <w:sz w:val="24"/>
          <w:szCs w:val="24"/>
        </w:rPr>
        <w:t>malenirus</w:t>
      </w:r>
      <w:r w:rsidR="00F06AC6" w:rsidRPr="00A3036C">
        <w:rPr>
          <w:rFonts w:ascii="Times New Roman" w:hAnsi="Times New Roman" w:cs="Times New Roman"/>
          <w:sz w:val="24"/>
          <w:szCs w:val="24"/>
        </w:rPr>
        <w:t xml:space="preserve">, </w:t>
      </w:r>
      <w:bookmarkStart w:id="23" w:name="_Hlk182479851"/>
      <w:r w:rsidR="00F06AC6" w:rsidRPr="00A3036C">
        <w:rPr>
          <w:rFonts w:ascii="Times New Roman" w:hAnsi="Times New Roman" w:cs="Times New Roman"/>
          <w:i/>
          <w:iCs/>
          <w:sz w:val="24"/>
          <w:szCs w:val="24"/>
        </w:rPr>
        <w:t>reinonaques</w:t>
      </w:r>
      <w:bookmarkEnd w:id="23"/>
      <w:r w:rsidR="00F06AC6" w:rsidRPr="00A3036C">
        <w:rPr>
          <w:rFonts w:ascii="Times New Roman" w:hAnsi="Times New Roman" w:cs="Times New Roman"/>
          <w:i/>
          <w:iCs/>
          <w:sz w:val="24"/>
          <w:szCs w:val="24"/>
        </w:rPr>
        <w:t xml:space="preserve"> </w:t>
      </w:r>
      <w:r w:rsidR="00F06AC6" w:rsidRPr="00A3036C">
        <w:rPr>
          <w:rFonts w:ascii="Times New Roman" w:hAnsi="Times New Roman" w:cs="Times New Roman"/>
          <w:sz w:val="24"/>
          <w:szCs w:val="24"/>
        </w:rPr>
        <w:t xml:space="preserve">e </w:t>
      </w:r>
      <w:r w:rsidR="00F06AC6" w:rsidRPr="00A3036C">
        <w:rPr>
          <w:rFonts w:ascii="Times New Roman" w:hAnsi="Times New Roman" w:cs="Times New Roman"/>
          <w:i/>
          <w:iCs/>
          <w:sz w:val="24"/>
          <w:szCs w:val="24"/>
        </w:rPr>
        <w:t>dominitilianos</w:t>
      </w:r>
      <w:r w:rsidR="001E5D79" w:rsidRPr="00A3036C">
        <w:rPr>
          <w:rFonts w:ascii="Times New Roman" w:hAnsi="Times New Roman" w:cs="Times New Roman"/>
          <w:sz w:val="24"/>
          <w:szCs w:val="24"/>
        </w:rPr>
        <w:t>.</w:t>
      </w:r>
    </w:p>
    <w:bookmarkEnd w:id="22"/>
    <w:p w14:paraId="75F73BBD" w14:textId="10D941B2" w:rsidR="00DD6B75" w:rsidRPr="00A3036C" w:rsidRDefault="0037128D"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Humanos híbridos vivem</w:t>
      </w:r>
      <w:r w:rsidR="00496F89" w:rsidRPr="00A3036C">
        <w:rPr>
          <w:rFonts w:ascii="Times New Roman" w:hAnsi="Times New Roman" w:cs="Times New Roman"/>
          <w:sz w:val="24"/>
          <w:szCs w:val="24"/>
        </w:rPr>
        <w:t xml:space="preserve"> catequisados pelo Sistema Terra</w:t>
      </w:r>
      <w:r w:rsidR="00A668B1" w:rsidRPr="00A3036C">
        <w:rPr>
          <w:rFonts w:ascii="Times New Roman" w:hAnsi="Times New Roman" w:cs="Times New Roman"/>
          <w:sz w:val="24"/>
          <w:szCs w:val="24"/>
        </w:rPr>
        <w:t xml:space="preserve"> para emergirem </w:t>
      </w:r>
      <w:r w:rsidR="00255FA8" w:rsidRPr="00A3036C">
        <w:rPr>
          <w:rFonts w:ascii="Times New Roman" w:hAnsi="Times New Roman" w:cs="Times New Roman"/>
          <w:sz w:val="24"/>
          <w:szCs w:val="24"/>
        </w:rPr>
        <w:t>à</w:t>
      </w:r>
      <w:r w:rsidR="00A668B1" w:rsidRPr="00A3036C">
        <w:rPr>
          <w:rFonts w:ascii="Times New Roman" w:hAnsi="Times New Roman" w:cs="Times New Roman"/>
          <w:sz w:val="24"/>
          <w:szCs w:val="24"/>
        </w:rPr>
        <w:t xml:space="preserve"> tona terrestre</w:t>
      </w:r>
      <w:r w:rsidR="0058253A" w:rsidRPr="00A3036C">
        <w:rPr>
          <w:rFonts w:ascii="Times New Roman" w:hAnsi="Times New Roman" w:cs="Times New Roman"/>
          <w:sz w:val="24"/>
          <w:szCs w:val="24"/>
        </w:rPr>
        <w:t xml:space="preserve"> </w:t>
      </w:r>
      <w:r w:rsidR="009015B9" w:rsidRPr="00A3036C">
        <w:rPr>
          <w:rFonts w:ascii="Times New Roman" w:hAnsi="Times New Roman" w:cs="Times New Roman"/>
          <w:sz w:val="24"/>
          <w:szCs w:val="24"/>
        </w:rPr>
        <w:t>e cumprirem funções específicas</w:t>
      </w:r>
      <w:r w:rsidR="00C77160" w:rsidRPr="00A3036C">
        <w:rPr>
          <w:rFonts w:ascii="Times New Roman" w:hAnsi="Times New Roman" w:cs="Times New Roman"/>
          <w:sz w:val="24"/>
          <w:szCs w:val="24"/>
        </w:rPr>
        <w:t xml:space="preserve"> nos pilares sistêmicos desta engrenagem</w:t>
      </w:r>
      <w:r w:rsidR="00922F64" w:rsidRPr="00A3036C">
        <w:rPr>
          <w:rFonts w:ascii="Times New Roman" w:hAnsi="Times New Roman" w:cs="Times New Roman"/>
          <w:sz w:val="24"/>
          <w:szCs w:val="24"/>
        </w:rPr>
        <w:t>, conhecidos como governo, religião, mídia e educação.</w:t>
      </w:r>
    </w:p>
    <w:p w14:paraId="2513631D" w14:textId="41BDF284" w:rsidR="00691C81" w:rsidRPr="00A3036C" w:rsidRDefault="00691C81"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Profundezas terráquea</w:t>
      </w:r>
      <w:r w:rsidR="004F05AA" w:rsidRPr="00A3036C">
        <w:rPr>
          <w:rFonts w:ascii="Times New Roman" w:hAnsi="Times New Roman" w:cs="Times New Roman"/>
          <w:sz w:val="24"/>
          <w:szCs w:val="24"/>
        </w:rPr>
        <w:t xml:space="preserve"> é o sonho de toda a população terrícola, pois tudo funciona em prol</w:t>
      </w:r>
      <w:r w:rsidR="009F28CF" w:rsidRPr="00A3036C">
        <w:rPr>
          <w:rFonts w:ascii="Times New Roman" w:hAnsi="Times New Roman" w:cs="Times New Roman"/>
          <w:sz w:val="24"/>
          <w:szCs w:val="24"/>
        </w:rPr>
        <w:t xml:space="preserve"> de seus habitantes </w:t>
      </w:r>
      <w:r w:rsidR="009F28CF" w:rsidRPr="00A3036C">
        <w:rPr>
          <w:rFonts w:ascii="Times New Roman" w:hAnsi="Times New Roman" w:cs="Times New Roman"/>
          <w:i/>
          <w:iCs/>
          <w:sz w:val="24"/>
          <w:szCs w:val="24"/>
        </w:rPr>
        <w:t xml:space="preserve">reinonaques </w:t>
      </w:r>
      <w:r w:rsidR="009F28CF" w:rsidRPr="00A3036C">
        <w:rPr>
          <w:rFonts w:ascii="Times New Roman" w:hAnsi="Times New Roman" w:cs="Times New Roman"/>
          <w:sz w:val="24"/>
          <w:szCs w:val="24"/>
        </w:rPr>
        <w:t>e humanos h</w:t>
      </w:r>
      <w:r w:rsidR="00E42928" w:rsidRPr="00A3036C">
        <w:rPr>
          <w:rFonts w:ascii="Times New Roman" w:hAnsi="Times New Roman" w:cs="Times New Roman"/>
          <w:sz w:val="24"/>
          <w:szCs w:val="24"/>
        </w:rPr>
        <w:t>íbridos treinados para servirem ao Projeto de Perpetuação do Poder.</w:t>
      </w:r>
    </w:p>
    <w:p w14:paraId="3CBE11F6" w14:textId="272BDF78" w:rsidR="0065658F" w:rsidRPr="00A3036C" w:rsidRDefault="009B27A4"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natureza </w:t>
      </w:r>
      <w:r w:rsidR="00EB5653" w:rsidRPr="00A3036C">
        <w:rPr>
          <w:rFonts w:ascii="Times New Roman" w:hAnsi="Times New Roman" w:cs="Times New Roman"/>
          <w:sz w:val="24"/>
          <w:szCs w:val="24"/>
        </w:rPr>
        <w:t>viv</w:t>
      </w:r>
      <w:r w:rsidR="00663BBD" w:rsidRPr="00A3036C">
        <w:rPr>
          <w:rFonts w:ascii="Times New Roman" w:hAnsi="Times New Roman" w:cs="Times New Roman"/>
          <w:sz w:val="24"/>
          <w:szCs w:val="24"/>
        </w:rPr>
        <w:t xml:space="preserve">e </w:t>
      </w:r>
      <w:r w:rsidR="00FC2533" w:rsidRPr="00A3036C">
        <w:rPr>
          <w:rFonts w:ascii="Times New Roman" w:hAnsi="Times New Roman" w:cs="Times New Roman"/>
          <w:sz w:val="24"/>
          <w:szCs w:val="24"/>
        </w:rPr>
        <w:t>envolt</w:t>
      </w:r>
      <w:r w:rsidR="00663BBD" w:rsidRPr="00A3036C">
        <w:rPr>
          <w:rFonts w:ascii="Times New Roman" w:hAnsi="Times New Roman" w:cs="Times New Roman"/>
          <w:sz w:val="24"/>
          <w:szCs w:val="24"/>
        </w:rPr>
        <w:t xml:space="preserve">a pelos escravocratas </w:t>
      </w:r>
      <w:r w:rsidR="00FC2533" w:rsidRPr="00A3036C">
        <w:rPr>
          <w:rFonts w:ascii="Times New Roman" w:hAnsi="Times New Roman" w:cs="Times New Roman"/>
          <w:sz w:val="24"/>
          <w:szCs w:val="24"/>
        </w:rPr>
        <w:t xml:space="preserve">e </w:t>
      </w:r>
      <w:r w:rsidR="00663BBD" w:rsidRPr="00A3036C">
        <w:rPr>
          <w:rFonts w:ascii="Times New Roman" w:hAnsi="Times New Roman" w:cs="Times New Roman"/>
          <w:sz w:val="24"/>
          <w:szCs w:val="24"/>
        </w:rPr>
        <w:t>colonizadores</w:t>
      </w:r>
      <w:r w:rsidR="00FD67C2" w:rsidRPr="00A3036C">
        <w:rPr>
          <w:rFonts w:ascii="Times New Roman" w:hAnsi="Times New Roman" w:cs="Times New Roman"/>
          <w:sz w:val="24"/>
          <w:szCs w:val="24"/>
        </w:rPr>
        <w:t>.</w:t>
      </w:r>
      <w:r w:rsidR="00CF5E5F" w:rsidRPr="00A3036C">
        <w:rPr>
          <w:rFonts w:ascii="Times New Roman" w:hAnsi="Times New Roman" w:cs="Times New Roman"/>
          <w:sz w:val="24"/>
          <w:szCs w:val="24"/>
        </w:rPr>
        <w:t xml:space="preserve"> </w:t>
      </w:r>
      <w:r w:rsidR="00FD67C2" w:rsidRPr="00A3036C">
        <w:rPr>
          <w:rFonts w:ascii="Times New Roman" w:hAnsi="Times New Roman" w:cs="Times New Roman"/>
          <w:sz w:val="24"/>
          <w:szCs w:val="24"/>
        </w:rPr>
        <w:t>I</w:t>
      </w:r>
      <w:r w:rsidR="007819A8" w:rsidRPr="00A3036C">
        <w:rPr>
          <w:rFonts w:ascii="Times New Roman" w:hAnsi="Times New Roman" w:cs="Times New Roman"/>
          <w:sz w:val="24"/>
          <w:szCs w:val="24"/>
        </w:rPr>
        <w:t>ncentiva</w:t>
      </w:r>
      <w:r w:rsidR="00400858" w:rsidRPr="00A3036C">
        <w:rPr>
          <w:rFonts w:ascii="Times New Roman" w:hAnsi="Times New Roman" w:cs="Times New Roman"/>
          <w:sz w:val="24"/>
          <w:szCs w:val="24"/>
        </w:rPr>
        <w:t>dores</w:t>
      </w:r>
      <w:r w:rsidR="007819A8" w:rsidRPr="00A3036C">
        <w:rPr>
          <w:rFonts w:ascii="Times New Roman" w:hAnsi="Times New Roman" w:cs="Times New Roman"/>
          <w:sz w:val="24"/>
          <w:szCs w:val="24"/>
        </w:rPr>
        <w:t xml:space="preserve"> </w:t>
      </w:r>
      <w:r w:rsidR="00400858" w:rsidRPr="00A3036C">
        <w:rPr>
          <w:rFonts w:ascii="Times New Roman" w:hAnsi="Times New Roman" w:cs="Times New Roman"/>
          <w:sz w:val="24"/>
          <w:szCs w:val="24"/>
        </w:rPr>
        <w:t>d</w:t>
      </w:r>
      <w:r w:rsidR="007819A8" w:rsidRPr="00A3036C">
        <w:rPr>
          <w:rFonts w:ascii="Times New Roman" w:hAnsi="Times New Roman" w:cs="Times New Roman"/>
          <w:sz w:val="24"/>
          <w:szCs w:val="24"/>
        </w:rPr>
        <w:t>a ganância exploratóri</w:t>
      </w:r>
      <w:r w:rsidR="00763AB9" w:rsidRPr="00A3036C">
        <w:rPr>
          <w:rFonts w:ascii="Times New Roman" w:hAnsi="Times New Roman" w:cs="Times New Roman"/>
          <w:sz w:val="24"/>
          <w:szCs w:val="24"/>
        </w:rPr>
        <w:t>a, observada</w:t>
      </w:r>
      <w:r w:rsidR="00EF3E6B" w:rsidRPr="00A3036C">
        <w:rPr>
          <w:rFonts w:ascii="Times New Roman" w:hAnsi="Times New Roman" w:cs="Times New Roman"/>
          <w:sz w:val="24"/>
          <w:szCs w:val="24"/>
        </w:rPr>
        <w:t xml:space="preserve"> na vida vivida</w:t>
      </w:r>
      <w:r w:rsidR="001466D4" w:rsidRPr="00A3036C">
        <w:rPr>
          <w:rFonts w:ascii="Times New Roman" w:hAnsi="Times New Roman" w:cs="Times New Roman"/>
          <w:sz w:val="24"/>
          <w:szCs w:val="24"/>
        </w:rPr>
        <w:t xml:space="preserve"> no planeta</w:t>
      </w:r>
      <w:r w:rsidR="006D642D" w:rsidRPr="00A3036C">
        <w:rPr>
          <w:rFonts w:ascii="Times New Roman" w:hAnsi="Times New Roman" w:cs="Times New Roman"/>
          <w:sz w:val="24"/>
          <w:szCs w:val="24"/>
        </w:rPr>
        <w:t xml:space="preserve"> atingid</w:t>
      </w:r>
      <w:r w:rsidR="003E1A93" w:rsidRPr="00A3036C">
        <w:rPr>
          <w:rFonts w:ascii="Times New Roman" w:hAnsi="Times New Roman" w:cs="Times New Roman"/>
          <w:sz w:val="24"/>
          <w:szCs w:val="24"/>
        </w:rPr>
        <w:t xml:space="preserve">o por catástrofes </w:t>
      </w:r>
      <w:r w:rsidR="005F2D29" w:rsidRPr="00A3036C">
        <w:rPr>
          <w:rFonts w:ascii="Times New Roman" w:hAnsi="Times New Roman" w:cs="Times New Roman"/>
          <w:sz w:val="24"/>
          <w:szCs w:val="24"/>
        </w:rPr>
        <w:t>soci</w:t>
      </w:r>
      <w:r w:rsidR="003E1A93" w:rsidRPr="00A3036C">
        <w:rPr>
          <w:rFonts w:ascii="Times New Roman" w:hAnsi="Times New Roman" w:cs="Times New Roman"/>
          <w:sz w:val="24"/>
          <w:szCs w:val="24"/>
        </w:rPr>
        <w:t>ais pr</w:t>
      </w:r>
      <w:r w:rsidR="002E09C6" w:rsidRPr="00A3036C">
        <w:rPr>
          <w:rFonts w:ascii="Times New Roman" w:hAnsi="Times New Roman" w:cs="Times New Roman"/>
          <w:sz w:val="24"/>
          <w:szCs w:val="24"/>
        </w:rPr>
        <w:t>ovoca</w:t>
      </w:r>
      <w:r w:rsidR="008A54A8" w:rsidRPr="00A3036C">
        <w:rPr>
          <w:rFonts w:ascii="Times New Roman" w:hAnsi="Times New Roman" w:cs="Times New Roman"/>
          <w:sz w:val="24"/>
          <w:szCs w:val="24"/>
        </w:rPr>
        <w:t>d</w:t>
      </w:r>
      <w:r w:rsidR="003E1A93" w:rsidRPr="00A3036C">
        <w:rPr>
          <w:rFonts w:ascii="Times New Roman" w:hAnsi="Times New Roman" w:cs="Times New Roman"/>
          <w:sz w:val="24"/>
          <w:szCs w:val="24"/>
        </w:rPr>
        <w:t>as</w:t>
      </w:r>
      <w:r w:rsidR="00370509" w:rsidRPr="00A3036C">
        <w:rPr>
          <w:rFonts w:ascii="Times New Roman" w:hAnsi="Times New Roman" w:cs="Times New Roman"/>
          <w:sz w:val="24"/>
          <w:szCs w:val="24"/>
        </w:rPr>
        <w:t xml:space="preserve"> pelo</w:t>
      </w:r>
      <w:r w:rsidR="000C0E20" w:rsidRPr="00A3036C">
        <w:rPr>
          <w:rFonts w:ascii="Times New Roman" w:hAnsi="Times New Roman" w:cs="Times New Roman"/>
          <w:sz w:val="24"/>
          <w:szCs w:val="24"/>
        </w:rPr>
        <w:t xml:space="preserve"> Sistema Terra</w:t>
      </w:r>
      <w:r w:rsidR="00800200" w:rsidRPr="00A3036C">
        <w:rPr>
          <w:rFonts w:ascii="Times New Roman" w:hAnsi="Times New Roman" w:cs="Times New Roman"/>
          <w:sz w:val="24"/>
          <w:szCs w:val="24"/>
        </w:rPr>
        <w:t>.</w:t>
      </w:r>
      <w:r w:rsidR="003B57DB" w:rsidRPr="00A3036C">
        <w:rPr>
          <w:rFonts w:ascii="Times New Roman" w:hAnsi="Times New Roman" w:cs="Times New Roman"/>
          <w:sz w:val="24"/>
          <w:szCs w:val="24"/>
        </w:rPr>
        <w:t xml:space="preserve"> </w:t>
      </w:r>
      <w:r w:rsidR="001967FA" w:rsidRPr="00A3036C">
        <w:rPr>
          <w:rFonts w:ascii="Times New Roman" w:hAnsi="Times New Roman" w:cs="Times New Roman"/>
          <w:sz w:val="24"/>
          <w:szCs w:val="24"/>
        </w:rPr>
        <w:t>A</w:t>
      </w:r>
      <w:r w:rsidR="003B57DB" w:rsidRPr="00A3036C">
        <w:rPr>
          <w:rFonts w:ascii="Times New Roman" w:hAnsi="Times New Roman" w:cs="Times New Roman"/>
          <w:sz w:val="24"/>
          <w:szCs w:val="24"/>
        </w:rPr>
        <w:t xml:space="preserve"> manutenção de </w:t>
      </w:r>
      <w:r w:rsidR="0065658F" w:rsidRPr="00A3036C">
        <w:rPr>
          <w:rFonts w:ascii="Times New Roman" w:hAnsi="Times New Roman" w:cs="Times New Roman"/>
          <w:sz w:val="24"/>
          <w:szCs w:val="24"/>
        </w:rPr>
        <w:t xml:space="preserve">baixas </w:t>
      </w:r>
      <w:r w:rsidR="003B57DB" w:rsidRPr="00A3036C">
        <w:rPr>
          <w:rFonts w:ascii="Times New Roman" w:hAnsi="Times New Roman" w:cs="Times New Roman"/>
          <w:sz w:val="24"/>
          <w:szCs w:val="24"/>
        </w:rPr>
        <w:t>vibrações</w:t>
      </w:r>
      <w:r w:rsidR="005A3946" w:rsidRPr="00A3036C">
        <w:rPr>
          <w:rFonts w:ascii="Times New Roman" w:hAnsi="Times New Roman" w:cs="Times New Roman"/>
          <w:sz w:val="24"/>
          <w:szCs w:val="24"/>
        </w:rPr>
        <w:t>,</w:t>
      </w:r>
      <w:r w:rsidR="0065658F" w:rsidRPr="00A3036C">
        <w:rPr>
          <w:rFonts w:ascii="Times New Roman" w:hAnsi="Times New Roman" w:cs="Times New Roman"/>
          <w:sz w:val="24"/>
          <w:szCs w:val="24"/>
        </w:rPr>
        <w:t xml:space="preserve"> no orbe</w:t>
      </w:r>
      <w:r w:rsidR="00DA5A17" w:rsidRPr="00A3036C">
        <w:rPr>
          <w:rFonts w:ascii="Times New Roman" w:hAnsi="Times New Roman" w:cs="Times New Roman"/>
          <w:sz w:val="24"/>
          <w:szCs w:val="24"/>
        </w:rPr>
        <w:t xml:space="preserve"> de </w:t>
      </w:r>
      <w:r w:rsidR="005D6EBD" w:rsidRPr="00A3036C">
        <w:rPr>
          <w:rFonts w:ascii="Times New Roman" w:hAnsi="Times New Roman" w:cs="Times New Roman"/>
          <w:sz w:val="24"/>
          <w:szCs w:val="24"/>
        </w:rPr>
        <w:t>uma população</w:t>
      </w:r>
      <w:r w:rsidR="00BB2D11" w:rsidRPr="00A3036C">
        <w:rPr>
          <w:rFonts w:ascii="Times New Roman" w:hAnsi="Times New Roman" w:cs="Times New Roman"/>
          <w:sz w:val="24"/>
          <w:szCs w:val="24"/>
        </w:rPr>
        <w:t xml:space="preserve"> submetida a convivência</w:t>
      </w:r>
      <w:r w:rsidR="00152C7E" w:rsidRPr="00A3036C">
        <w:rPr>
          <w:rFonts w:ascii="Times New Roman" w:hAnsi="Times New Roman" w:cs="Times New Roman"/>
          <w:sz w:val="24"/>
          <w:szCs w:val="24"/>
        </w:rPr>
        <w:t xml:space="preserve"> com atrocidades responsáveis</w:t>
      </w:r>
      <w:r w:rsidR="004326C7" w:rsidRPr="00A3036C">
        <w:rPr>
          <w:rFonts w:ascii="Times New Roman" w:hAnsi="Times New Roman" w:cs="Times New Roman"/>
          <w:sz w:val="24"/>
          <w:szCs w:val="24"/>
        </w:rPr>
        <w:t xml:space="preserve"> por </w:t>
      </w:r>
      <w:r w:rsidR="00FD67C2" w:rsidRPr="00A3036C">
        <w:rPr>
          <w:rFonts w:ascii="Times New Roman" w:hAnsi="Times New Roman" w:cs="Times New Roman"/>
          <w:sz w:val="24"/>
          <w:szCs w:val="24"/>
        </w:rPr>
        <w:t xml:space="preserve">estas </w:t>
      </w:r>
      <w:r w:rsidR="004326C7" w:rsidRPr="00A3036C">
        <w:rPr>
          <w:rFonts w:ascii="Times New Roman" w:hAnsi="Times New Roman" w:cs="Times New Roman"/>
          <w:sz w:val="24"/>
          <w:szCs w:val="24"/>
        </w:rPr>
        <w:t>energias</w:t>
      </w:r>
      <w:r w:rsidR="00006337" w:rsidRPr="00A3036C">
        <w:rPr>
          <w:rFonts w:ascii="Times New Roman" w:hAnsi="Times New Roman" w:cs="Times New Roman"/>
          <w:sz w:val="24"/>
          <w:szCs w:val="24"/>
        </w:rPr>
        <w:t xml:space="preserve"> malevolentes</w:t>
      </w:r>
      <w:r w:rsidR="005A3946" w:rsidRPr="00A3036C">
        <w:rPr>
          <w:rFonts w:ascii="Times New Roman" w:hAnsi="Times New Roman" w:cs="Times New Roman"/>
          <w:sz w:val="24"/>
          <w:szCs w:val="24"/>
        </w:rPr>
        <w:t>, garantem</w:t>
      </w:r>
      <w:r w:rsidR="00157968" w:rsidRPr="00A3036C">
        <w:rPr>
          <w:rFonts w:ascii="Times New Roman" w:hAnsi="Times New Roman" w:cs="Times New Roman"/>
          <w:sz w:val="24"/>
          <w:szCs w:val="24"/>
        </w:rPr>
        <w:t xml:space="preserve"> o poder dominante</w:t>
      </w:r>
      <w:r w:rsidR="0065658F" w:rsidRPr="00A3036C">
        <w:rPr>
          <w:rFonts w:ascii="Times New Roman" w:hAnsi="Times New Roman" w:cs="Times New Roman"/>
          <w:sz w:val="24"/>
          <w:szCs w:val="24"/>
        </w:rPr>
        <w:t>.</w:t>
      </w:r>
    </w:p>
    <w:p w14:paraId="20996CFD" w14:textId="0DD97379" w:rsidR="005C0F9B" w:rsidRPr="00A3036C" w:rsidRDefault="002D695E"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Exibição do </w:t>
      </w:r>
      <w:r w:rsidRPr="00A3036C">
        <w:rPr>
          <w:rFonts w:ascii="Times New Roman" w:hAnsi="Times New Roman" w:cs="Times New Roman"/>
          <w:i/>
          <w:iCs/>
          <w:sz w:val="24"/>
          <w:szCs w:val="24"/>
        </w:rPr>
        <w:t xml:space="preserve">segundo plano terráqueo </w:t>
      </w:r>
      <w:r w:rsidR="00486B56" w:rsidRPr="00A3036C">
        <w:rPr>
          <w:rFonts w:ascii="Times New Roman" w:hAnsi="Times New Roman" w:cs="Times New Roman"/>
          <w:sz w:val="24"/>
          <w:szCs w:val="24"/>
        </w:rPr>
        <w:t>com seres desencarnados</w:t>
      </w:r>
      <w:r w:rsidR="002B69C8" w:rsidRPr="00A3036C">
        <w:rPr>
          <w:rFonts w:ascii="Times New Roman" w:hAnsi="Times New Roman" w:cs="Times New Roman"/>
          <w:sz w:val="24"/>
          <w:szCs w:val="24"/>
        </w:rPr>
        <w:t xml:space="preserve"> experimentando umbrais</w:t>
      </w:r>
      <w:r w:rsidR="0093676B" w:rsidRPr="00A3036C">
        <w:rPr>
          <w:rFonts w:ascii="Times New Roman" w:hAnsi="Times New Roman" w:cs="Times New Roman"/>
          <w:sz w:val="24"/>
          <w:szCs w:val="24"/>
        </w:rPr>
        <w:t>. C</w:t>
      </w:r>
      <w:r w:rsidR="00B74F75" w:rsidRPr="00A3036C">
        <w:rPr>
          <w:rFonts w:ascii="Times New Roman" w:hAnsi="Times New Roman" w:cs="Times New Roman"/>
          <w:sz w:val="24"/>
          <w:szCs w:val="24"/>
        </w:rPr>
        <w:t>onvenc</w:t>
      </w:r>
      <w:r w:rsidR="00C46A5D" w:rsidRPr="00A3036C">
        <w:rPr>
          <w:rFonts w:ascii="Times New Roman" w:hAnsi="Times New Roman" w:cs="Times New Roman"/>
          <w:sz w:val="24"/>
          <w:szCs w:val="24"/>
        </w:rPr>
        <w:t>i</w:t>
      </w:r>
      <w:r w:rsidR="006F5490" w:rsidRPr="00A3036C">
        <w:rPr>
          <w:rFonts w:ascii="Times New Roman" w:hAnsi="Times New Roman" w:cs="Times New Roman"/>
          <w:sz w:val="24"/>
          <w:szCs w:val="24"/>
        </w:rPr>
        <w:t>do</w:t>
      </w:r>
      <w:r w:rsidR="00202BCB" w:rsidRPr="00A3036C">
        <w:rPr>
          <w:rFonts w:ascii="Times New Roman" w:hAnsi="Times New Roman" w:cs="Times New Roman"/>
          <w:sz w:val="24"/>
          <w:szCs w:val="24"/>
        </w:rPr>
        <w:t>s</w:t>
      </w:r>
      <w:r w:rsidR="006F5490" w:rsidRPr="00A3036C">
        <w:rPr>
          <w:rFonts w:ascii="Times New Roman" w:hAnsi="Times New Roman" w:cs="Times New Roman"/>
          <w:sz w:val="24"/>
          <w:szCs w:val="24"/>
        </w:rPr>
        <w:t xml:space="preserve"> a sequenciar o processo reencarnatório</w:t>
      </w:r>
      <w:r w:rsidR="00D8070D" w:rsidRPr="00A3036C">
        <w:rPr>
          <w:rFonts w:ascii="Times New Roman" w:hAnsi="Times New Roman" w:cs="Times New Roman"/>
          <w:sz w:val="24"/>
          <w:szCs w:val="24"/>
        </w:rPr>
        <w:t>.</w:t>
      </w:r>
      <w:r w:rsidR="001141E7" w:rsidRPr="00A3036C">
        <w:rPr>
          <w:rFonts w:ascii="Times New Roman" w:hAnsi="Times New Roman" w:cs="Times New Roman"/>
          <w:sz w:val="24"/>
          <w:szCs w:val="24"/>
        </w:rPr>
        <w:t>.. i</w:t>
      </w:r>
      <w:r w:rsidR="00D8070D" w:rsidRPr="00A3036C">
        <w:rPr>
          <w:rFonts w:ascii="Times New Roman" w:hAnsi="Times New Roman" w:cs="Times New Roman"/>
          <w:sz w:val="24"/>
          <w:szCs w:val="24"/>
        </w:rPr>
        <w:t>ludido</w:t>
      </w:r>
      <w:r w:rsidR="00202BCB" w:rsidRPr="00A3036C">
        <w:rPr>
          <w:rFonts w:ascii="Times New Roman" w:hAnsi="Times New Roman" w:cs="Times New Roman"/>
          <w:sz w:val="24"/>
          <w:szCs w:val="24"/>
        </w:rPr>
        <w:t>s</w:t>
      </w:r>
      <w:r w:rsidR="00EF4E77" w:rsidRPr="00A3036C">
        <w:rPr>
          <w:rFonts w:ascii="Times New Roman" w:hAnsi="Times New Roman" w:cs="Times New Roman"/>
          <w:sz w:val="24"/>
          <w:szCs w:val="24"/>
        </w:rPr>
        <w:t xml:space="preserve"> pel</w:t>
      </w:r>
      <w:r w:rsidR="002773A4" w:rsidRPr="00A3036C">
        <w:rPr>
          <w:rFonts w:ascii="Times New Roman" w:hAnsi="Times New Roman" w:cs="Times New Roman"/>
          <w:sz w:val="24"/>
          <w:szCs w:val="24"/>
        </w:rPr>
        <w:t xml:space="preserve">as mentiras efetivadas </w:t>
      </w:r>
      <w:r w:rsidR="00202BCB" w:rsidRPr="00A3036C">
        <w:rPr>
          <w:rFonts w:ascii="Times New Roman" w:hAnsi="Times New Roman" w:cs="Times New Roman"/>
          <w:sz w:val="24"/>
          <w:szCs w:val="24"/>
        </w:rPr>
        <w:t>n</w:t>
      </w:r>
      <w:r w:rsidR="002773A4" w:rsidRPr="00A3036C">
        <w:rPr>
          <w:rFonts w:ascii="Times New Roman" w:hAnsi="Times New Roman" w:cs="Times New Roman"/>
          <w:sz w:val="24"/>
          <w:szCs w:val="24"/>
        </w:rPr>
        <w:t>os pilares sistêmico</w:t>
      </w:r>
      <w:r w:rsidR="00F4628A" w:rsidRPr="00A3036C">
        <w:rPr>
          <w:rFonts w:ascii="Times New Roman" w:hAnsi="Times New Roman" w:cs="Times New Roman"/>
          <w:sz w:val="24"/>
          <w:szCs w:val="24"/>
        </w:rPr>
        <w:t>s e pelo mal exercício d</w:t>
      </w:r>
      <w:r w:rsidR="007C579B" w:rsidRPr="00A3036C">
        <w:rPr>
          <w:rFonts w:ascii="Times New Roman" w:hAnsi="Times New Roman" w:cs="Times New Roman"/>
          <w:sz w:val="24"/>
          <w:szCs w:val="24"/>
        </w:rPr>
        <w:t>e seu</w:t>
      </w:r>
      <w:r w:rsidR="00F4628A" w:rsidRPr="00A3036C">
        <w:rPr>
          <w:rFonts w:ascii="Times New Roman" w:hAnsi="Times New Roman" w:cs="Times New Roman"/>
          <w:sz w:val="24"/>
          <w:szCs w:val="24"/>
        </w:rPr>
        <w:t xml:space="preserve"> livre arbítrio</w:t>
      </w:r>
      <w:r w:rsidR="00152592" w:rsidRPr="00A3036C">
        <w:rPr>
          <w:rFonts w:ascii="Times New Roman" w:hAnsi="Times New Roman" w:cs="Times New Roman"/>
          <w:sz w:val="24"/>
          <w:szCs w:val="24"/>
        </w:rPr>
        <w:t xml:space="preserve"> aprisionado na </w:t>
      </w:r>
      <w:r w:rsidR="003B57DB" w:rsidRPr="00A3036C">
        <w:rPr>
          <w:rFonts w:ascii="Times New Roman" w:hAnsi="Times New Roman" w:cs="Times New Roman"/>
          <w:sz w:val="24"/>
          <w:szCs w:val="24"/>
        </w:rPr>
        <w:t xml:space="preserve"> </w:t>
      </w:r>
      <w:r w:rsidR="00152592" w:rsidRPr="00A3036C">
        <w:rPr>
          <w:rFonts w:ascii="Times New Roman" w:hAnsi="Times New Roman" w:cs="Times New Roman"/>
          <w:i/>
          <w:iCs/>
          <w:sz w:val="24"/>
          <w:szCs w:val="24"/>
        </w:rPr>
        <w:t>tríade da maldade humana</w:t>
      </w:r>
      <w:r w:rsidR="00152592" w:rsidRPr="00A3036C">
        <w:rPr>
          <w:rFonts w:ascii="Times New Roman" w:hAnsi="Times New Roman" w:cs="Times New Roman"/>
          <w:sz w:val="24"/>
          <w:szCs w:val="24"/>
        </w:rPr>
        <w:t xml:space="preserve">: </w:t>
      </w:r>
      <w:r w:rsidR="00152592" w:rsidRPr="00A3036C">
        <w:rPr>
          <w:rFonts w:ascii="Times New Roman" w:hAnsi="Times New Roman" w:cs="Times New Roman"/>
          <w:i/>
          <w:iCs/>
          <w:sz w:val="24"/>
          <w:szCs w:val="24"/>
        </w:rPr>
        <w:t>ego</w:t>
      </w:r>
      <w:r w:rsidR="00152592" w:rsidRPr="00A3036C">
        <w:rPr>
          <w:rFonts w:ascii="Times New Roman" w:hAnsi="Times New Roman" w:cs="Times New Roman"/>
          <w:sz w:val="24"/>
          <w:szCs w:val="24"/>
        </w:rPr>
        <w:t>,</w:t>
      </w:r>
      <w:r w:rsidR="00152592" w:rsidRPr="00A3036C">
        <w:rPr>
          <w:rFonts w:ascii="Times New Roman" w:hAnsi="Times New Roman" w:cs="Times New Roman"/>
          <w:i/>
          <w:iCs/>
          <w:sz w:val="24"/>
          <w:szCs w:val="24"/>
        </w:rPr>
        <w:t xml:space="preserve"> ganância</w:t>
      </w:r>
      <w:r w:rsidR="00152592" w:rsidRPr="00A3036C">
        <w:rPr>
          <w:rFonts w:ascii="Times New Roman" w:hAnsi="Times New Roman" w:cs="Times New Roman"/>
          <w:sz w:val="24"/>
          <w:szCs w:val="24"/>
        </w:rPr>
        <w:t xml:space="preserve"> e </w:t>
      </w:r>
      <w:r w:rsidR="00152592" w:rsidRPr="00A3036C">
        <w:rPr>
          <w:rFonts w:ascii="Times New Roman" w:hAnsi="Times New Roman" w:cs="Times New Roman"/>
          <w:i/>
          <w:iCs/>
          <w:sz w:val="24"/>
          <w:szCs w:val="24"/>
        </w:rPr>
        <w:t>medo</w:t>
      </w:r>
      <w:r w:rsidR="0003053B" w:rsidRPr="00A3036C">
        <w:rPr>
          <w:rFonts w:ascii="Times New Roman" w:hAnsi="Times New Roman" w:cs="Times New Roman"/>
          <w:sz w:val="24"/>
          <w:szCs w:val="24"/>
        </w:rPr>
        <w:t>.</w:t>
      </w:r>
      <w:r w:rsidR="00617716" w:rsidRPr="00A3036C">
        <w:rPr>
          <w:rFonts w:ascii="Times New Roman" w:hAnsi="Times New Roman" w:cs="Times New Roman"/>
          <w:sz w:val="24"/>
          <w:szCs w:val="24"/>
        </w:rPr>
        <w:t xml:space="preserve"> </w:t>
      </w:r>
      <w:r w:rsidR="0003053B" w:rsidRPr="00A3036C">
        <w:rPr>
          <w:rFonts w:ascii="Times New Roman" w:hAnsi="Times New Roman" w:cs="Times New Roman"/>
          <w:sz w:val="24"/>
          <w:szCs w:val="24"/>
        </w:rPr>
        <w:t xml:space="preserve">Desencarnados </w:t>
      </w:r>
      <w:r w:rsidR="008E7B60" w:rsidRPr="00A3036C">
        <w:rPr>
          <w:rFonts w:ascii="Times New Roman" w:hAnsi="Times New Roman" w:cs="Times New Roman"/>
          <w:sz w:val="24"/>
          <w:szCs w:val="24"/>
        </w:rPr>
        <w:t>aceitam reencarnar</w:t>
      </w:r>
      <w:r w:rsidR="003F2CBF" w:rsidRPr="00A3036C">
        <w:rPr>
          <w:rFonts w:ascii="Times New Roman" w:hAnsi="Times New Roman" w:cs="Times New Roman"/>
          <w:sz w:val="24"/>
          <w:szCs w:val="24"/>
        </w:rPr>
        <w:t xml:space="preserve"> para pagar por todas </w:t>
      </w:r>
      <w:r w:rsidR="00A110B1" w:rsidRPr="00A3036C">
        <w:rPr>
          <w:rFonts w:ascii="Times New Roman" w:hAnsi="Times New Roman" w:cs="Times New Roman"/>
          <w:sz w:val="24"/>
          <w:szCs w:val="24"/>
        </w:rPr>
        <w:t xml:space="preserve">más </w:t>
      </w:r>
      <w:r w:rsidR="003F2CBF" w:rsidRPr="00A3036C">
        <w:rPr>
          <w:rFonts w:ascii="Times New Roman" w:hAnsi="Times New Roman" w:cs="Times New Roman"/>
          <w:sz w:val="24"/>
          <w:szCs w:val="24"/>
        </w:rPr>
        <w:t>condutas</w:t>
      </w:r>
      <w:r w:rsidR="00A110B1" w:rsidRPr="00A3036C">
        <w:rPr>
          <w:rFonts w:ascii="Times New Roman" w:hAnsi="Times New Roman" w:cs="Times New Roman"/>
          <w:sz w:val="24"/>
          <w:szCs w:val="24"/>
        </w:rPr>
        <w:t xml:space="preserve"> praticadas durante sua encarnação</w:t>
      </w:r>
      <w:r w:rsidR="00E037A5" w:rsidRPr="00A3036C">
        <w:rPr>
          <w:rFonts w:ascii="Times New Roman" w:hAnsi="Times New Roman" w:cs="Times New Roman"/>
          <w:sz w:val="24"/>
          <w:szCs w:val="24"/>
        </w:rPr>
        <w:t xml:space="preserve"> anterior. Inclusive, são preparados</w:t>
      </w:r>
      <w:r w:rsidR="00FD041E" w:rsidRPr="00A3036C">
        <w:rPr>
          <w:rFonts w:ascii="Times New Roman" w:hAnsi="Times New Roman" w:cs="Times New Roman"/>
          <w:sz w:val="24"/>
          <w:szCs w:val="24"/>
        </w:rPr>
        <w:t xml:space="preserve"> para continuarem a reencarnar, no caso de não</w:t>
      </w:r>
      <w:r w:rsidR="00BF0E3C" w:rsidRPr="00A3036C">
        <w:rPr>
          <w:rFonts w:ascii="Times New Roman" w:hAnsi="Times New Roman" w:cs="Times New Roman"/>
          <w:sz w:val="24"/>
          <w:szCs w:val="24"/>
        </w:rPr>
        <w:t xml:space="preserve"> pagarem todas as dívidas acumuladas nas vidas passadas.</w:t>
      </w:r>
    </w:p>
    <w:p w14:paraId="3B21B859" w14:textId="77777777" w:rsidR="007C5DF8" w:rsidRPr="00A3036C" w:rsidRDefault="005C0F9B"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O filme da dominação</w:t>
      </w:r>
      <w:r w:rsidR="000D7A37" w:rsidRPr="00A3036C">
        <w:rPr>
          <w:rFonts w:ascii="Times New Roman" w:hAnsi="Times New Roman" w:cs="Times New Roman"/>
          <w:sz w:val="24"/>
          <w:szCs w:val="24"/>
        </w:rPr>
        <w:t xml:space="preserve"> justifica </w:t>
      </w:r>
      <w:r w:rsidR="002E733B" w:rsidRPr="00A3036C">
        <w:rPr>
          <w:rFonts w:ascii="Times New Roman" w:hAnsi="Times New Roman" w:cs="Times New Roman"/>
          <w:sz w:val="24"/>
          <w:szCs w:val="24"/>
        </w:rPr>
        <w:t>o estado estacionário do terrícol</w:t>
      </w:r>
      <w:r w:rsidR="00871CE6" w:rsidRPr="00A3036C">
        <w:rPr>
          <w:rFonts w:ascii="Times New Roman" w:hAnsi="Times New Roman" w:cs="Times New Roman"/>
          <w:sz w:val="24"/>
          <w:szCs w:val="24"/>
        </w:rPr>
        <w:t xml:space="preserve">a, apesar deste acreditar estar evoluindo a cada </w:t>
      </w:r>
      <w:r w:rsidR="007C5DF8" w:rsidRPr="00A3036C">
        <w:rPr>
          <w:rFonts w:ascii="Times New Roman" w:hAnsi="Times New Roman" w:cs="Times New Roman"/>
          <w:sz w:val="24"/>
          <w:szCs w:val="24"/>
        </w:rPr>
        <w:t>vida vivida no orbe.</w:t>
      </w:r>
    </w:p>
    <w:p w14:paraId="01F6DF02" w14:textId="0082B4FD" w:rsidR="00CE449C" w:rsidRPr="00A3036C" w:rsidRDefault="007C5DF8" w:rsidP="00CE449C">
      <w:pPr>
        <w:spacing w:after="0"/>
        <w:jc w:val="both"/>
        <w:rPr>
          <w:rFonts w:ascii="Times New Roman" w:hAnsi="Times New Roman" w:cs="Times New Roman"/>
          <w:sz w:val="24"/>
          <w:szCs w:val="24"/>
        </w:rPr>
      </w:pPr>
      <w:r w:rsidRPr="00A3036C">
        <w:rPr>
          <w:rFonts w:ascii="Times New Roman" w:hAnsi="Times New Roman" w:cs="Times New Roman"/>
          <w:sz w:val="24"/>
          <w:szCs w:val="24"/>
        </w:rPr>
        <w:t>Nascer, viver escravizado pela matéria, morrer e reviver</w:t>
      </w:r>
      <w:r w:rsidR="007A572D" w:rsidRPr="00A3036C">
        <w:rPr>
          <w:rFonts w:ascii="Times New Roman" w:hAnsi="Times New Roman" w:cs="Times New Roman"/>
          <w:sz w:val="24"/>
          <w:szCs w:val="24"/>
        </w:rPr>
        <w:t xml:space="preserve"> na sociedade de contas</w:t>
      </w:r>
      <w:r w:rsidR="00AA6C88" w:rsidRPr="00A3036C">
        <w:rPr>
          <w:rFonts w:ascii="Times New Roman" w:hAnsi="Times New Roman" w:cs="Times New Roman"/>
          <w:sz w:val="24"/>
          <w:szCs w:val="24"/>
        </w:rPr>
        <w:t xml:space="preserve"> para sofrer com as baixas vibrações </w:t>
      </w:r>
      <w:r w:rsidR="000355B3" w:rsidRPr="00A3036C">
        <w:rPr>
          <w:rFonts w:ascii="Times New Roman" w:hAnsi="Times New Roman" w:cs="Times New Roman"/>
          <w:sz w:val="24"/>
          <w:szCs w:val="24"/>
        </w:rPr>
        <w:t>provoc</w:t>
      </w:r>
      <w:r w:rsidR="00AA6C88" w:rsidRPr="00A3036C">
        <w:rPr>
          <w:rFonts w:ascii="Times New Roman" w:hAnsi="Times New Roman" w:cs="Times New Roman"/>
          <w:sz w:val="24"/>
          <w:szCs w:val="24"/>
        </w:rPr>
        <w:t>adas</w:t>
      </w:r>
      <w:r w:rsidR="005063F0" w:rsidRPr="00A3036C">
        <w:rPr>
          <w:rFonts w:ascii="Times New Roman" w:hAnsi="Times New Roman" w:cs="Times New Roman"/>
          <w:sz w:val="24"/>
          <w:szCs w:val="24"/>
        </w:rPr>
        <w:t xml:space="preserve"> pelo</w:t>
      </w:r>
      <w:r w:rsidR="003F2CBF" w:rsidRPr="00A3036C">
        <w:rPr>
          <w:rFonts w:ascii="Times New Roman" w:hAnsi="Times New Roman" w:cs="Times New Roman"/>
          <w:sz w:val="24"/>
          <w:szCs w:val="24"/>
        </w:rPr>
        <w:t xml:space="preserve"> </w:t>
      </w:r>
      <w:r w:rsidR="000208E2" w:rsidRPr="00A3036C">
        <w:rPr>
          <w:rFonts w:ascii="Times New Roman" w:hAnsi="Times New Roman" w:cs="Times New Roman"/>
          <w:sz w:val="24"/>
          <w:szCs w:val="24"/>
        </w:rPr>
        <w:t>Sistema Terra</w:t>
      </w:r>
      <w:r w:rsidR="00821E4D" w:rsidRPr="00A3036C">
        <w:rPr>
          <w:rFonts w:ascii="Times New Roman" w:hAnsi="Times New Roman" w:cs="Times New Roman"/>
          <w:sz w:val="24"/>
          <w:szCs w:val="24"/>
        </w:rPr>
        <w:t xml:space="preserve"> </w:t>
      </w:r>
      <w:r w:rsidR="00530F0D" w:rsidRPr="00A3036C">
        <w:rPr>
          <w:rFonts w:ascii="Times New Roman" w:hAnsi="Times New Roman" w:cs="Times New Roman"/>
          <w:sz w:val="24"/>
          <w:szCs w:val="24"/>
        </w:rPr>
        <w:t>é o que mantém</w:t>
      </w:r>
      <w:r w:rsidR="00971A35" w:rsidRPr="00A3036C">
        <w:rPr>
          <w:rFonts w:ascii="Times New Roman" w:hAnsi="Times New Roman" w:cs="Times New Roman"/>
          <w:sz w:val="24"/>
          <w:szCs w:val="24"/>
        </w:rPr>
        <w:t xml:space="preserve"> o Projeto de perpetuação do Poder dos</w:t>
      </w:r>
      <w:r w:rsidR="00530F0D" w:rsidRPr="00A3036C">
        <w:rPr>
          <w:rFonts w:ascii="Times New Roman" w:hAnsi="Times New Roman" w:cs="Times New Roman"/>
          <w:sz w:val="24"/>
          <w:szCs w:val="24"/>
        </w:rPr>
        <w:t xml:space="preserve"> </w:t>
      </w:r>
      <w:r w:rsidR="00CE449C" w:rsidRPr="00A3036C">
        <w:rPr>
          <w:rFonts w:ascii="Times New Roman" w:hAnsi="Times New Roman" w:cs="Times New Roman"/>
          <w:i/>
          <w:iCs/>
          <w:sz w:val="24"/>
          <w:szCs w:val="24"/>
        </w:rPr>
        <w:t>malenirus</w:t>
      </w:r>
      <w:r w:rsidR="00CE449C" w:rsidRPr="00A3036C">
        <w:rPr>
          <w:rFonts w:ascii="Times New Roman" w:hAnsi="Times New Roman" w:cs="Times New Roman"/>
          <w:sz w:val="24"/>
          <w:szCs w:val="24"/>
        </w:rPr>
        <w:t xml:space="preserve">, </w:t>
      </w:r>
      <w:r w:rsidR="00CE449C" w:rsidRPr="00A3036C">
        <w:rPr>
          <w:rFonts w:ascii="Times New Roman" w:hAnsi="Times New Roman" w:cs="Times New Roman"/>
          <w:i/>
          <w:iCs/>
          <w:sz w:val="24"/>
          <w:szCs w:val="24"/>
        </w:rPr>
        <w:t xml:space="preserve">reinonaques </w:t>
      </w:r>
      <w:r w:rsidR="00CE449C" w:rsidRPr="00A3036C">
        <w:rPr>
          <w:rFonts w:ascii="Times New Roman" w:hAnsi="Times New Roman" w:cs="Times New Roman"/>
          <w:sz w:val="24"/>
          <w:szCs w:val="24"/>
        </w:rPr>
        <w:t xml:space="preserve">e </w:t>
      </w:r>
      <w:r w:rsidR="00CE449C" w:rsidRPr="00A3036C">
        <w:rPr>
          <w:rFonts w:ascii="Times New Roman" w:hAnsi="Times New Roman" w:cs="Times New Roman"/>
          <w:i/>
          <w:iCs/>
          <w:sz w:val="24"/>
          <w:szCs w:val="24"/>
        </w:rPr>
        <w:t>dominitilianos</w:t>
      </w:r>
      <w:r w:rsidR="00971A35" w:rsidRPr="00A3036C">
        <w:rPr>
          <w:rFonts w:ascii="Times New Roman" w:hAnsi="Times New Roman" w:cs="Times New Roman"/>
          <w:sz w:val="24"/>
          <w:szCs w:val="24"/>
        </w:rPr>
        <w:t>.</w:t>
      </w:r>
      <w:r w:rsidR="00AB4AE4" w:rsidRPr="00A3036C">
        <w:rPr>
          <w:rFonts w:ascii="Times New Roman" w:hAnsi="Times New Roman" w:cs="Times New Roman"/>
          <w:sz w:val="24"/>
          <w:szCs w:val="24"/>
        </w:rPr>
        <w:t xml:space="preserve"> Imagens em </w:t>
      </w:r>
      <w:r w:rsidR="00AB4AE4" w:rsidRPr="00A3036C">
        <w:rPr>
          <w:rFonts w:ascii="Times New Roman" w:hAnsi="Times New Roman" w:cs="Times New Roman"/>
          <w:b/>
          <w:bCs/>
          <w:sz w:val="24"/>
          <w:szCs w:val="24"/>
        </w:rPr>
        <w:t>fade out</w:t>
      </w:r>
      <w:r w:rsidR="00515AF9" w:rsidRPr="00A3036C">
        <w:rPr>
          <w:rFonts w:ascii="Times New Roman" w:hAnsi="Times New Roman" w:cs="Times New Roman"/>
          <w:b/>
          <w:bCs/>
          <w:sz w:val="24"/>
          <w:szCs w:val="24"/>
        </w:rPr>
        <w:t xml:space="preserve"> </w:t>
      </w:r>
      <w:r w:rsidR="00515AF9" w:rsidRPr="00A3036C">
        <w:rPr>
          <w:rFonts w:ascii="Times New Roman" w:hAnsi="Times New Roman" w:cs="Times New Roman"/>
          <w:sz w:val="24"/>
          <w:szCs w:val="24"/>
        </w:rPr>
        <w:t>são a senha para retomada na resenha</w:t>
      </w:r>
      <w:r w:rsidR="00521D14" w:rsidRPr="00A3036C">
        <w:rPr>
          <w:rFonts w:ascii="Times New Roman" w:hAnsi="Times New Roman" w:cs="Times New Roman"/>
          <w:sz w:val="24"/>
          <w:szCs w:val="24"/>
        </w:rPr>
        <w:t xml:space="preserve">. </w:t>
      </w:r>
    </w:p>
    <w:p w14:paraId="19E39DA1" w14:textId="77777777" w:rsidR="00971A35" w:rsidRPr="00A3036C" w:rsidRDefault="00971A35" w:rsidP="00CE449C">
      <w:pPr>
        <w:spacing w:after="0"/>
        <w:jc w:val="both"/>
        <w:rPr>
          <w:rFonts w:ascii="Times New Roman" w:hAnsi="Times New Roman" w:cs="Times New Roman"/>
          <w:sz w:val="24"/>
          <w:szCs w:val="24"/>
        </w:rPr>
      </w:pPr>
    </w:p>
    <w:p w14:paraId="73D97AFD" w14:textId="59BA85CA" w:rsidR="00971A35" w:rsidRPr="00A3036C" w:rsidRDefault="00971A35" w:rsidP="00CE449C">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736991" w:rsidRPr="00A3036C">
        <w:rPr>
          <w:rFonts w:ascii="Times New Roman" w:hAnsi="Times New Roman" w:cs="Times New Roman"/>
          <w:sz w:val="24"/>
          <w:szCs w:val="24"/>
        </w:rPr>
        <w:t xml:space="preserve"> </w:t>
      </w:r>
      <w:r w:rsidR="00736991" w:rsidRPr="00A3036C">
        <w:rPr>
          <w:rFonts w:ascii="Times New Roman" w:hAnsi="Times New Roman" w:cs="Times New Roman"/>
          <w:b/>
          <w:bCs/>
          <w:sz w:val="24"/>
          <w:szCs w:val="24"/>
        </w:rPr>
        <w:t>Reset</w:t>
      </w:r>
      <w:r w:rsidR="00736991" w:rsidRPr="00A3036C">
        <w:rPr>
          <w:rFonts w:ascii="Times New Roman" w:hAnsi="Times New Roman" w:cs="Times New Roman"/>
          <w:sz w:val="24"/>
          <w:szCs w:val="24"/>
        </w:rPr>
        <w:t xml:space="preserve">! </w:t>
      </w:r>
      <w:r w:rsidR="00611F33" w:rsidRPr="00A3036C">
        <w:rPr>
          <w:rFonts w:ascii="Times New Roman" w:hAnsi="Times New Roman" w:cs="Times New Roman"/>
          <w:sz w:val="24"/>
          <w:szCs w:val="24"/>
        </w:rPr>
        <w:t>2024! Este tempo será habitado</w:t>
      </w:r>
      <w:r w:rsidR="008E2F5F" w:rsidRPr="00A3036C">
        <w:rPr>
          <w:rFonts w:ascii="Times New Roman" w:hAnsi="Times New Roman" w:cs="Times New Roman"/>
          <w:sz w:val="24"/>
          <w:szCs w:val="24"/>
        </w:rPr>
        <w:t xml:space="preserve"> pela população terráquea do ano de 2079</w:t>
      </w:r>
      <w:r w:rsidR="00513A58" w:rsidRPr="00A3036C">
        <w:rPr>
          <w:rFonts w:ascii="Times New Roman" w:hAnsi="Times New Roman" w:cs="Times New Roman"/>
          <w:sz w:val="24"/>
          <w:szCs w:val="24"/>
        </w:rPr>
        <w:t xml:space="preserve">, sob o véu do esquecimento entre as duas épocas </w:t>
      </w:r>
      <w:r w:rsidR="0040398E" w:rsidRPr="00A3036C">
        <w:rPr>
          <w:rFonts w:ascii="Times New Roman" w:hAnsi="Times New Roman" w:cs="Times New Roman"/>
          <w:sz w:val="24"/>
          <w:szCs w:val="24"/>
        </w:rPr>
        <w:t>― Algozlenirus</w:t>
      </w:r>
      <w:r w:rsidR="008B2DB9" w:rsidRPr="00A3036C">
        <w:rPr>
          <w:rFonts w:ascii="Times New Roman" w:hAnsi="Times New Roman" w:cs="Times New Roman"/>
          <w:sz w:val="24"/>
          <w:szCs w:val="24"/>
        </w:rPr>
        <w:t xml:space="preserve">, eloquente, </w:t>
      </w:r>
      <w:r w:rsidR="00254215" w:rsidRPr="00A3036C">
        <w:rPr>
          <w:rFonts w:ascii="Times New Roman" w:hAnsi="Times New Roman" w:cs="Times New Roman"/>
          <w:sz w:val="24"/>
          <w:szCs w:val="24"/>
        </w:rPr>
        <w:t xml:space="preserve">levanta-se do trono e </w:t>
      </w:r>
      <w:r w:rsidR="008B2DB9" w:rsidRPr="00A3036C">
        <w:rPr>
          <w:rFonts w:ascii="Times New Roman" w:hAnsi="Times New Roman" w:cs="Times New Roman"/>
          <w:sz w:val="24"/>
          <w:szCs w:val="24"/>
        </w:rPr>
        <w:t>serve-se de</w:t>
      </w:r>
      <w:r w:rsidR="00254215" w:rsidRPr="00A3036C">
        <w:rPr>
          <w:rFonts w:ascii="Times New Roman" w:hAnsi="Times New Roman" w:cs="Times New Roman"/>
          <w:sz w:val="24"/>
          <w:szCs w:val="24"/>
        </w:rPr>
        <w:t xml:space="preserve"> vinho </w:t>
      </w:r>
      <w:r w:rsidR="0040398E" w:rsidRPr="00A3036C">
        <w:rPr>
          <w:rFonts w:ascii="Times New Roman" w:hAnsi="Times New Roman" w:cs="Times New Roman"/>
          <w:sz w:val="24"/>
          <w:szCs w:val="24"/>
        </w:rPr>
        <w:t>―</w:t>
      </w:r>
      <w:r w:rsidR="00F976EA" w:rsidRPr="00A3036C">
        <w:rPr>
          <w:rFonts w:ascii="Times New Roman" w:hAnsi="Times New Roman" w:cs="Times New Roman"/>
          <w:sz w:val="24"/>
          <w:szCs w:val="24"/>
        </w:rPr>
        <w:t xml:space="preserve"> </w:t>
      </w:r>
      <w:r w:rsidR="002F42AF" w:rsidRPr="00A3036C">
        <w:rPr>
          <w:rFonts w:ascii="Times New Roman" w:hAnsi="Times New Roman" w:cs="Times New Roman"/>
          <w:sz w:val="24"/>
          <w:szCs w:val="24"/>
        </w:rPr>
        <w:t>Apagão de 55 anos nas mentes, inclusive</w:t>
      </w:r>
      <w:r w:rsidR="00CA57F0" w:rsidRPr="00A3036C">
        <w:rPr>
          <w:rFonts w:ascii="Times New Roman" w:hAnsi="Times New Roman" w:cs="Times New Roman"/>
          <w:sz w:val="24"/>
          <w:szCs w:val="24"/>
        </w:rPr>
        <w:t xml:space="preserve"> </w:t>
      </w:r>
      <w:r w:rsidR="004741C5" w:rsidRPr="00A3036C">
        <w:rPr>
          <w:rFonts w:ascii="Times New Roman" w:hAnsi="Times New Roman" w:cs="Times New Roman"/>
          <w:sz w:val="24"/>
          <w:szCs w:val="24"/>
        </w:rPr>
        <w:t xml:space="preserve">dos presentes </w:t>
      </w:r>
      <w:r w:rsidR="009C125F" w:rsidRPr="00A3036C">
        <w:rPr>
          <w:rFonts w:ascii="Times New Roman" w:hAnsi="Times New Roman" w:cs="Times New Roman"/>
          <w:sz w:val="24"/>
          <w:szCs w:val="24"/>
        </w:rPr>
        <w:t>em amb</w:t>
      </w:r>
      <w:r w:rsidR="00263E21" w:rsidRPr="00A3036C">
        <w:rPr>
          <w:rFonts w:ascii="Times New Roman" w:hAnsi="Times New Roman" w:cs="Times New Roman"/>
          <w:sz w:val="24"/>
          <w:szCs w:val="24"/>
        </w:rPr>
        <w:t xml:space="preserve">as </w:t>
      </w:r>
      <w:r w:rsidR="00254215" w:rsidRPr="00A3036C">
        <w:rPr>
          <w:rFonts w:ascii="Times New Roman" w:hAnsi="Times New Roman" w:cs="Times New Roman"/>
          <w:sz w:val="24"/>
          <w:szCs w:val="24"/>
        </w:rPr>
        <w:t xml:space="preserve"> </w:t>
      </w:r>
      <w:r w:rsidR="009C125F" w:rsidRPr="00A3036C">
        <w:rPr>
          <w:rFonts w:ascii="Times New Roman" w:hAnsi="Times New Roman" w:cs="Times New Roman"/>
          <w:sz w:val="24"/>
          <w:szCs w:val="24"/>
        </w:rPr>
        <w:t>as eras ― Retorna ao trono</w:t>
      </w:r>
      <w:r w:rsidR="008F7345" w:rsidRPr="00A3036C">
        <w:rPr>
          <w:rFonts w:ascii="Times New Roman" w:hAnsi="Times New Roman" w:cs="Times New Roman"/>
          <w:sz w:val="24"/>
          <w:szCs w:val="24"/>
        </w:rPr>
        <w:t xml:space="preserve"> e degusta o vinho antes de prosseguir </w:t>
      </w:r>
      <w:r w:rsidR="009C125F" w:rsidRPr="00A3036C">
        <w:rPr>
          <w:rFonts w:ascii="Times New Roman" w:hAnsi="Times New Roman" w:cs="Times New Roman"/>
          <w:sz w:val="24"/>
          <w:szCs w:val="24"/>
        </w:rPr>
        <w:t>―</w:t>
      </w:r>
      <w:r w:rsidR="00344791" w:rsidRPr="00A3036C">
        <w:rPr>
          <w:rFonts w:ascii="Times New Roman" w:hAnsi="Times New Roman" w:cs="Times New Roman"/>
          <w:sz w:val="24"/>
          <w:szCs w:val="24"/>
        </w:rPr>
        <w:t xml:space="preserve"> Raciocinem comigo... </w:t>
      </w:r>
      <w:r w:rsidR="002162DB" w:rsidRPr="00A3036C">
        <w:rPr>
          <w:rFonts w:ascii="Times New Roman" w:hAnsi="Times New Roman" w:cs="Times New Roman"/>
          <w:sz w:val="24"/>
          <w:szCs w:val="24"/>
        </w:rPr>
        <w:t xml:space="preserve">Movimentos dimensionais, hoje, </w:t>
      </w:r>
      <w:r w:rsidR="00796772" w:rsidRPr="00A3036C">
        <w:rPr>
          <w:rFonts w:ascii="Times New Roman" w:hAnsi="Times New Roman" w:cs="Times New Roman"/>
          <w:sz w:val="24"/>
          <w:szCs w:val="24"/>
        </w:rPr>
        <w:t>rotulados de multidimensionais, ganham força neste ano</w:t>
      </w:r>
      <w:r w:rsidR="00AF70F6" w:rsidRPr="00A3036C">
        <w:rPr>
          <w:rFonts w:ascii="Times New Roman" w:hAnsi="Times New Roman" w:cs="Times New Roman"/>
          <w:sz w:val="24"/>
          <w:szCs w:val="24"/>
        </w:rPr>
        <w:t xml:space="preserve"> cuja soma resulta no número oito</w:t>
      </w:r>
      <w:r w:rsidR="00FF5B61" w:rsidRPr="00A3036C">
        <w:rPr>
          <w:rFonts w:ascii="Times New Roman" w:hAnsi="Times New Roman" w:cs="Times New Roman"/>
          <w:sz w:val="24"/>
          <w:szCs w:val="24"/>
        </w:rPr>
        <w:t xml:space="preserve"> que deitado simboliza o infinito. ▬ </w:t>
      </w:r>
      <w:r w:rsidR="004B03C1" w:rsidRPr="00A3036C">
        <w:rPr>
          <w:rFonts w:ascii="Times New Roman" w:hAnsi="Times New Roman" w:cs="Times New Roman"/>
          <w:sz w:val="24"/>
          <w:szCs w:val="24"/>
        </w:rPr>
        <w:t>observa.</w:t>
      </w:r>
    </w:p>
    <w:p w14:paraId="44393E27" w14:textId="77777777" w:rsidR="004B03C1" w:rsidRPr="00A3036C" w:rsidRDefault="004B03C1" w:rsidP="00CE449C">
      <w:pPr>
        <w:spacing w:after="0"/>
        <w:jc w:val="both"/>
        <w:rPr>
          <w:rFonts w:ascii="Times New Roman" w:hAnsi="Times New Roman" w:cs="Times New Roman"/>
          <w:sz w:val="24"/>
          <w:szCs w:val="24"/>
        </w:rPr>
      </w:pPr>
    </w:p>
    <w:p w14:paraId="4DF86B04" w14:textId="021EA6EF" w:rsidR="004B03C1" w:rsidRPr="00A3036C" w:rsidRDefault="004B03C1" w:rsidP="00CE449C">
      <w:pPr>
        <w:spacing w:after="0"/>
        <w:jc w:val="both"/>
        <w:rPr>
          <w:rFonts w:ascii="Times New Roman" w:hAnsi="Times New Roman" w:cs="Times New Roman"/>
          <w:sz w:val="24"/>
          <w:szCs w:val="24"/>
        </w:rPr>
      </w:pPr>
      <w:r w:rsidRPr="00A3036C">
        <w:rPr>
          <w:rFonts w:ascii="Times New Roman" w:hAnsi="Times New Roman" w:cs="Times New Roman"/>
          <w:sz w:val="24"/>
          <w:szCs w:val="24"/>
        </w:rPr>
        <w:t>▬ Somos sabedores de que m</w:t>
      </w:r>
      <w:r w:rsidR="00417D63" w:rsidRPr="00A3036C">
        <w:rPr>
          <w:rFonts w:ascii="Times New Roman" w:hAnsi="Times New Roman" w:cs="Times New Roman"/>
          <w:sz w:val="24"/>
          <w:szCs w:val="24"/>
        </w:rPr>
        <w:t>ais cedo ou mais tarde, estaríamos travando esta guerra filosófica com o SEU —</w:t>
      </w:r>
      <w:r w:rsidR="009A5BAE" w:rsidRPr="00A3036C">
        <w:rPr>
          <w:rFonts w:ascii="Times New Roman" w:hAnsi="Times New Roman" w:cs="Times New Roman"/>
          <w:sz w:val="24"/>
          <w:szCs w:val="24"/>
        </w:rPr>
        <w:t xml:space="preserve"> </w:t>
      </w:r>
      <w:r w:rsidR="00417D63" w:rsidRPr="00A3036C">
        <w:rPr>
          <w:rFonts w:ascii="Times New Roman" w:hAnsi="Times New Roman" w:cs="Times New Roman"/>
          <w:sz w:val="24"/>
          <w:szCs w:val="24"/>
        </w:rPr>
        <w:t xml:space="preserve">Soberana Energia Universal </w:t>
      </w:r>
      <w:r w:rsidR="009A5BAE" w:rsidRPr="00A3036C">
        <w:rPr>
          <w:rFonts w:ascii="Times New Roman" w:hAnsi="Times New Roman" w:cs="Times New Roman"/>
          <w:sz w:val="24"/>
          <w:szCs w:val="24"/>
        </w:rPr>
        <w:t>― Reinódio</w:t>
      </w:r>
      <w:r w:rsidR="002440D5" w:rsidRPr="00A3036C">
        <w:rPr>
          <w:rFonts w:ascii="Times New Roman" w:hAnsi="Times New Roman" w:cs="Times New Roman"/>
          <w:sz w:val="24"/>
          <w:szCs w:val="24"/>
        </w:rPr>
        <w:t xml:space="preserve"> certifica </w:t>
      </w:r>
      <w:r w:rsidR="009A5BAE" w:rsidRPr="00A3036C">
        <w:rPr>
          <w:rFonts w:ascii="Times New Roman" w:hAnsi="Times New Roman" w:cs="Times New Roman"/>
          <w:sz w:val="24"/>
          <w:szCs w:val="24"/>
        </w:rPr>
        <w:t>―</w:t>
      </w:r>
      <w:r w:rsidR="002440D5" w:rsidRPr="00A3036C">
        <w:rPr>
          <w:rFonts w:ascii="Times New Roman" w:hAnsi="Times New Roman" w:cs="Times New Roman"/>
          <w:sz w:val="24"/>
          <w:szCs w:val="24"/>
        </w:rPr>
        <w:t xml:space="preserve"> Nosso maior aliado nesta lut</w:t>
      </w:r>
      <w:r w:rsidR="00CC7E94" w:rsidRPr="00A3036C">
        <w:rPr>
          <w:rFonts w:ascii="Times New Roman" w:hAnsi="Times New Roman" w:cs="Times New Roman"/>
          <w:sz w:val="24"/>
          <w:szCs w:val="24"/>
        </w:rPr>
        <w:t>a são os próprios terrícolas</w:t>
      </w:r>
      <w:r w:rsidR="005C4F3E" w:rsidRPr="00A3036C">
        <w:rPr>
          <w:rFonts w:ascii="Times New Roman" w:hAnsi="Times New Roman" w:cs="Times New Roman"/>
          <w:sz w:val="24"/>
          <w:szCs w:val="24"/>
        </w:rPr>
        <w:t xml:space="preserve"> mergulhados na ignorância. ▬ </w:t>
      </w:r>
      <w:r w:rsidR="00CB6386" w:rsidRPr="00A3036C">
        <w:rPr>
          <w:rFonts w:ascii="Times New Roman" w:hAnsi="Times New Roman" w:cs="Times New Roman"/>
          <w:sz w:val="24"/>
          <w:szCs w:val="24"/>
        </w:rPr>
        <w:t>positivo</w:t>
      </w:r>
      <w:r w:rsidR="005C4F3E" w:rsidRPr="00A3036C">
        <w:rPr>
          <w:rFonts w:ascii="Times New Roman" w:hAnsi="Times New Roman" w:cs="Times New Roman"/>
          <w:sz w:val="24"/>
          <w:szCs w:val="24"/>
        </w:rPr>
        <w:t>.</w:t>
      </w:r>
    </w:p>
    <w:p w14:paraId="745A1C53" w14:textId="77777777" w:rsidR="00E81551" w:rsidRPr="00A3036C" w:rsidRDefault="00E81551" w:rsidP="00CE449C">
      <w:pPr>
        <w:spacing w:after="0"/>
        <w:jc w:val="both"/>
        <w:rPr>
          <w:rFonts w:ascii="Times New Roman" w:hAnsi="Times New Roman" w:cs="Times New Roman"/>
          <w:sz w:val="24"/>
          <w:szCs w:val="24"/>
        </w:rPr>
      </w:pPr>
    </w:p>
    <w:p w14:paraId="72145F8C" w14:textId="77777777" w:rsidR="00992043" w:rsidRPr="00A3036C" w:rsidRDefault="00E81551" w:rsidP="00CE449C">
      <w:pPr>
        <w:spacing w:after="0"/>
        <w:jc w:val="both"/>
        <w:rPr>
          <w:rFonts w:ascii="Times New Roman" w:hAnsi="Times New Roman" w:cs="Times New Roman"/>
          <w:sz w:val="24"/>
          <w:szCs w:val="24"/>
        </w:rPr>
      </w:pPr>
      <w:r w:rsidRPr="00A3036C">
        <w:rPr>
          <w:rFonts w:ascii="Times New Roman" w:hAnsi="Times New Roman" w:cs="Times New Roman"/>
          <w:sz w:val="24"/>
          <w:szCs w:val="24"/>
        </w:rPr>
        <w:t>▬ Humano</w:t>
      </w:r>
      <w:r w:rsidR="000310D4" w:rsidRPr="00A3036C">
        <w:rPr>
          <w:rFonts w:ascii="Times New Roman" w:hAnsi="Times New Roman" w:cs="Times New Roman"/>
          <w:sz w:val="24"/>
          <w:szCs w:val="24"/>
        </w:rPr>
        <w:t xml:space="preserve">s híbridos, a partir </w:t>
      </w:r>
      <w:r w:rsidR="006243CA" w:rsidRPr="00A3036C">
        <w:rPr>
          <w:rFonts w:ascii="Times New Roman" w:hAnsi="Times New Roman" w:cs="Times New Roman"/>
          <w:sz w:val="24"/>
          <w:szCs w:val="24"/>
        </w:rPr>
        <w:t>das</w:t>
      </w:r>
      <w:r w:rsidR="000310D4" w:rsidRPr="00A3036C">
        <w:rPr>
          <w:rFonts w:ascii="Times New Roman" w:hAnsi="Times New Roman" w:cs="Times New Roman"/>
          <w:sz w:val="24"/>
          <w:szCs w:val="24"/>
        </w:rPr>
        <w:t xml:space="preserve"> raças</w:t>
      </w:r>
      <w:r w:rsidR="00FC0124" w:rsidRPr="00A3036C">
        <w:rPr>
          <w:rFonts w:ascii="Times New Roman" w:hAnsi="Times New Roman" w:cs="Times New Roman"/>
          <w:sz w:val="24"/>
          <w:szCs w:val="24"/>
        </w:rPr>
        <w:t xml:space="preserve"> </w:t>
      </w:r>
      <w:r w:rsidR="00FC0124" w:rsidRPr="00A3036C">
        <w:rPr>
          <w:rFonts w:ascii="Times New Roman" w:hAnsi="Times New Roman" w:cs="Times New Roman"/>
          <w:i/>
          <w:iCs/>
          <w:sz w:val="24"/>
          <w:szCs w:val="24"/>
        </w:rPr>
        <w:t>reinonaques</w:t>
      </w:r>
      <w:r w:rsidR="006243CA" w:rsidRPr="00A3036C">
        <w:rPr>
          <w:rFonts w:ascii="Times New Roman" w:hAnsi="Times New Roman" w:cs="Times New Roman"/>
          <w:i/>
          <w:iCs/>
          <w:sz w:val="24"/>
          <w:szCs w:val="24"/>
        </w:rPr>
        <w:t xml:space="preserve"> </w:t>
      </w:r>
      <w:r w:rsidR="006243CA" w:rsidRPr="00A3036C">
        <w:rPr>
          <w:rFonts w:ascii="Times New Roman" w:hAnsi="Times New Roman" w:cs="Times New Roman"/>
          <w:sz w:val="24"/>
          <w:szCs w:val="24"/>
        </w:rPr>
        <w:t xml:space="preserve">e </w:t>
      </w:r>
      <w:r w:rsidR="006243CA" w:rsidRPr="00A3036C">
        <w:rPr>
          <w:rFonts w:ascii="Times New Roman" w:hAnsi="Times New Roman" w:cs="Times New Roman"/>
          <w:i/>
          <w:iCs/>
          <w:sz w:val="24"/>
          <w:szCs w:val="24"/>
        </w:rPr>
        <w:t>dominitilianos</w:t>
      </w:r>
      <w:r w:rsidR="008D03D0" w:rsidRPr="00A3036C">
        <w:rPr>
          <w:rFonts w:ascii="Times New Roman" w:hAnsi="Times New Roman" w:cs="Times New Roman"/>
          <w:i/>
          <w:iCs/>
          <w:sz w:val="24"/>
          <w:szCs w:val="24"/>
        </w:rPr>
        <w:t xml:space="preserve"> </w:t>
      </w:r>
      <w:r w:rsidR="008D03D0" w:rsidRPr="00A3036C">
        <w:rPr>
          <w:rFonts w:ascii="Times New Roman" w:hAnsi="Times New Roman" w:cs="Times New Roman"/>
          <w:sz w:val="24"/>
          <w:szCs w:val="24"/>
        </w:rPr>
        <w:t>devem se multiplicar</w:t>
      </w:r>
      <w:r w:rsidR="003F7C0F" w:rsidRPr="00A3036C">
        <w:rPr>
          <w:rFonts w:ascii="Times New Roman" w:hAnsi="Times New Roman" w:cs="Times New Roman"/>
          <w:sz w:val="24"/>
          <w:szCs w:val="24"/>
        </w:rPr>
        <w:t>, não só nos pilares sistêmicos, como também na sociedade civil ― Ilusiodiano</w:t>
      </w:r>
      <w:r w:rsidR="009B506A" w:rsidRPr="00A3036C">
        <w:rPr>
          <w:rFonts w:ascii="Times New Roman" w:hAnsi="Times New Roman" w:cs="Times New Roman"/>
          <w:sz w:val="24"/>
          <w:szCs w:val="24"/>
        </w:rPr>
        <w:t xml:space="preserve"> </w:t>
      </w:r>
      <w:r w:rsidR="004E439D" w:rsidRPr="00A3036C">
        <w:rPr>
          <w:rFonts w:ascii="Times New Roman" w:hAnsi="Times New Roman" w:cs="Times New Roman"/>
          <w:sz w:val="24"/>
          <w:szCs w:val="24"/>
        </w:rPr>
        <w:t>reput</w:t>
      </w:r>
      <w:r w:rsidR="009B506A" w:rsidRPr="00A3036C">
        <w:rPr>
          <w:rFonts w:ascii="Times New Roman" w:hAnsi="Times New Roman" w:cs="Times New Roman"/>
          <w:sz w:val="24"/>
          <w:szCs w:val="24"/>
        </w:rPr>
        <w:t xml:space="preserve">a </w:t>
      </w:r>
      <w:r w:rsidR="003F7C0F" w:rsidRPr="00A3036C">
        <w:rPr>
          <w:rFonts w:ascii="Times New Roman" w:hAnsi="Times New Roman" w:cs="Times New Roman"/>
          <w:sz w:val="24"/>
          <w:szCs w:val="24"/>
        </w:rPr>
        <w:t>―</w:t>
      </w:r>
      <w:r w:rsidR="004E439D" w:rsidRPr="00A3036C">
        <w:rPr>
          <w:rFonts w:ascii="Times New Roman" w:hAnsi="Times New Roman" w:cs="Times New Roman"/>
          <w:sz w:val="24"/>
          <w:szCs w:val="24"/>
        </w:rPr>
        <w:t xml:space="preserve"> </w:t>
      </w:r>
      <w:r w:rsidR="004D784B" w:rsidRPr="00A3036C">
        <w:rPr>
          <w:rFonts w:ascii="Times New Roman" w:hAnsi="Times New Roman" w:cs="Times New Roman"/>
          <w:sz w:val="24"/>
          <w:szCs w:val="24"/>
        </w:rPr>
        <w:t>Visibilidade nas redes soc</w:t>
      </w:r>
      <w:r w:rsidR="005E67F5" w:rsidRPr="00A3036C">
        <w:rPr>
          <w:rFonts w:ascii="Times New Roman" w:hAnsi="Times New Roman" w:cs="Times New Roman"/>
          <w:sz w:val="24"/>
          <w:szCs w:val="24"/>
        </w:rPr>
        <w:t xml:space="preserve">iais de novos milionários, </w:t>
      </w:r>
      <w:r w:rsidR="002D65CC" w:rsidRPr="00A3036C">
        <w:rPr>
          <w:rFonts w:ascii="Times New Roman" w:hAnsi="Times New Roman" w:cs="Times New Roman"/>
          <w:sz w:val="24"/>
          <w:szCs w:val="24"/>
        </w:rPr>
        <w:t>quiçá</w:t>
      </w:r>
      <w:r w:rsidR="005E67F5" w:rsidRPr="00A3036C">
        <w:rPr>
          <w:rFonts w:ascii="Times New Roman" w:hAnsi="Times New Roman" w:cs="Times New Roman"/>
          <w:sz w:val="24"/>
          <w:szCs w:val="24"/>
        </w:rPr>
        <w:t>,</w:t>
      </w:r>
      <w:r w:rsidR="002D65CC" w:rsidRPr="00A3036C">
        <w:rPr>
          <w:rFonts w:ascii="Times New Roman" w:hAnsi="Times New Roman" w:cs="Times New Roman"/>
          <w:sz w:val="24"/>
          <w:szCs w:val="24"/>
        </w:rPr>
        <w:t xml:space="preserve"> bilionários, se encarrega </w:t>
      </w:r>
      <w:r w:rsidR="001C7CFA" w:rsidRPr="00A3036C">
        <w:rPr>
          <w:rFonts w:ascii="Times New Roman" w:hAnsi="Times New Roman" w:cs="Times New Roman"/>
          <w:sz w:val="24"/>
          <w:szCs w:val="24"/>
        </w:rPr>
        <w:t>de produzir</w:t>
      </w:r>
      <w:r w:rsidR="0051209E" w:rsidRPr="00A3036C">
        <w:rPr>
          <w:rFonts w:ascii="Times New Roman" w:hAnsi="Times New Roman" w:cs="Times New Roman"/>
          <w:sz w:val="24"/>
          <w:szCs w:val="24"/>
        </w:rPr>
        <w:t xml:space="preserve"> os seguidores da futilidade. ▬</w:t>
      </w:r>
      <w:r w:rsidR="00992043" w:rsidRPr="00A3036C">
        <w:rPr>
          <w:rFonts w:ascii="Times New Roman" w:hAnsi="Times New Roman" w:cs="Times New Roman"/>
          <w:sz w:val="24"/>
          <w:szCs w:val="24"/>
        </w:rPr>
        <w:t xml:space="preserve"> chacoteia.</w:t>
      </w:r>
    </w:p>
    <w:p w14:paraId="7F19642A" w14:textId="7FAEDAFF" w:rsidR="00E81551" w:rsidRPr="00A3036C" w:rsidRDefault="005E67F5" w:rsidP="00CE449C">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p>
    <w:p w14:paraId="1C0D014C" w14:textId="005ACAB7" w:rsidR="009B27A4" w:rsidRPr="00A3036C" w:rsidRDefault="00097361"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Mais de que isto</w:t>
      </w:r>
      <w:r w:rsidR="00002F6E" w:rsidRPr="00A3036C">
        <w:rPr>
          <w:rFonts w:ascii="Times New Roman" w:hAnsi="Times New Roman" w:cs="Times New Roman"/>
          <w:sz w:val="24"/>
          <w:szCs w:val="24"/>
        </w:rPr>
        <w:t>, a ilusão de ter</w:t>
      </w:r>
      <w:r w:rsidR="00422307" w:rsidRPr="00A3036C">
        <w:rPr>
          <w:rFonts w:ascii="Times New Roman" w:hAnsi="Times New Roman" w:cs="Times New Roman"/>
          <w:sz w:val="24"/>
          <w:szCs w:val="24"/>
        </w:rPr>
        <w:t xml:space="preserve"> sem precisar ser ― Reinovil decreta ― </w:t>
      </w:r>
      <w:r w:rsidR="005739CC" w:rsidRPr="00A3036C">
        <w:rPr>
          <w:rFonts w:ascii="Times New Roman" w:hAnsi="Times New Roman" w:cs="Times New Roman"/>
          <w:sz w:val="24"/>
          <w:szCs w:val="24"/>
        </w:rPr>
        <w:t>Amenidades... baixarias</w:t>
      </w:r>
      <w:r w:rsidR="00FC339F" w:rsidRPr="00A3036C">
        <w:rPr>
          <w:rFonts w:ascii="Times New Roman" w:hAnsi="Times New Roman" w:cs="Times New Roman"/>
          <w:sz w:val="24"/>
          <w:szCs w:val="24"/>
        </w:rPr>
        <w:t>..</w:t>
      </w:r>
      <w:r w:rsidR="005739CC" w:rsidRPr="00A3036C">
        <w:rPr>
          <w:rFonts w:ascii="Times New Roman" w:hAnsi="Times New Roman" w:cs="Times New Roman"/>
          <w:sz w:val="24"/>
          <w:szCs w:val="24"/>
        </w:rPr>
        <w:t xml:space="preserve">. </w:t>
      </w:r>
      <w:r w:rsidR="00FC339F" w:rsidRPr="00A3036C">
        <w:rPr>
          <w:rFonts w:ascii="Times New Roman" w:hAnsi="Times New Roman" w:cs="Times New Roman"/>
          <w:sz w:val="24"/>
          <w:szCs w:val="24"/>
        </w:rPr>
        <w:t>d</w:t>
      </w:r>
      <w:r w:rsidR="00060FBF" w:rsidRPr="00A3036C">
        <w:rPr>
          <w:rFonts w:ascii="Times New Roman" w:hAnsi="Times New Roman" w:cs="Times New Roman"/>
          <w:sz w:val="24"/>
          <w:szCs w:val="24"/>
        </w:rPr>
        <w:t>ancinhas</w:t>
      </w:r>
      <w:r w:rsidR="00FC339F" w:rsidRPr="00A3036C">
        <w:rPr>
          <w:rFonts w:ascii="Times New Roman" w:hAnsi="Times New Roman" w:cs="Times New Roman"/>
          <w:sz w:val="24"/>
          <w:szCs w:val="24"/>
        </w:rPr>
        <w:t xml:space="preserve">... elitizações... </w:t>
      </w:r>
      <w:r w:rsidR="002A03D5" w:rsidRPr="00A3036C">
        <w:rPr>
          <w:rFonts w:ascii="Times New Roman" w:hAnsi="Times New Roman" w:cs="Times New Roman"/>
          <w:sz w:val="24"/>
          <w:szCs w:val="24"/>
        </w:rPr>
        <w:t xml:space="preserve">futilidades... </w:t>
      </w:r>
      <w:r w:rsidR="00F25BA5" w:rsidRPr="00A3036C">
        <w:rPr>
          <w:rFonts w:ascii="Times New Roman" w:hAnsi="Times New Roman" w:cs="Times New Roman"/>
          <w:sz w:val="24"/>
          <w:szCs w:val="24"/>
        </w:rPr>
        <w:t xml:space="preserve">ganâncias... </w:t>
      </w:r>
      <w:r w:rsidR="00305846" w:rsidRPr="00A3036C">
        <w:rPr>
          <w:rFonts w:ascii="Times New Roman" w:hAnsi="Times New Roman" w:cs="Times New Roman"/>
          <w:sz w:val="24"/>
          <w:szCs w:val="24"/>
        </w:rPr>
        <w:t>hereditariedades...</w:t>
      </w:r>
      <w:r w:rsidR="00F15718" w:rsidRPr="00A3036C">
        <w:rPr>
          <w:rFonts w:ascii="Times New Roman" w:hAnsi="Times New Roman" w:cs="Times New Roman"/>
          <w:sz w:val="24"/>
          <w:szCs w:val="24"/>
        </w:rPr>
        <w:t xml:space="preserve"> instabilidades... </w:t>
      </w:r>
      <w:r w:rsidR="00844F47" w:rsidRPr="00A3036C">
        <w:rPr>
          <w:rFonts w:ascii="Times New Roman" w:hAnsi="Times New Roman" w:cs="Times New Roman"/>
          <w:sz w:val="24"/>
          <w:szCs w:val="24"/>
        </w:rPr>
        <w:t>julgamentos... liberalidades... mentiras...</w:t>
      </w:r>
      <w:r w:rsidR="00C6524E" w:rsidRPr="00A3036C">
        <w:rPr>
          <w:rFonts w:ascii="Times New Roman" w:hAnsi="Times New Roman" w:cs="Times New Roman"/>
          <w:sz w:val="24"/>
          <w:szCs w:val="24"/>
        </w:rPr>
        <w:t xml:space="preserve"> </w:t>
      </w:r>
      <w:r w:rsidR="00211C7C" w:rsidRPr="00A3036C">
        <w:rPr>
          <w:rFonts w:ascii="Times New Roman" w:hAnsi="Times New Roman" w:cs="Times New Roman"/>
          <w:sz w:val="24"/>
          <w:szCs w:val="24"/>
        </w:rPr>
        <w:t xml:space="preserve">negligências... ostentações... </w:t>
      </w:r>
      <w:r w:rsidR="00C6524E" w:rsidRPr="00A3036C">
        <w:rPr>
          <w:rFonts w:ascii="Times New Roman" w:hAnsi="Times New Roman" w:cs="Times New Roman"/>
          <w:sz w:val="24"/>
          <w:szCs w:val="24"/>
        </w:rPr>
        <w:t>p</w:t>
      </w:r>
      <w:r w:rsidR="00DD4B55" w:rsidRPr="00A3036C">
        <w:rPr>
          <w:rFonts w:ascii="Times New Roman" w:hAnsi="Times New Roman" w:cs="Times New Roman"/>
          <w:sz w:val="24"/>
          <w:szCs w:val="24"/>
        </w:rPr>
        <w:t>oliticagen</w:t>
      </w:r>
      <w:r w:rsidR="00C6524E" w:rsidRPr="00A3036C">
        <w:rPr>
          <w:rFonts w:ascii="Times New Roman" w:hAnsi="Times New Roman" w:cs="Times New Roman"/>
          <w:sz w:val="24"/>
          <w:szCs w:val="24"/>
        </w:rPr>
        <w:t xml:space="preserve">s... qualificações... </w:t>
      </w:r>
      <w:r w:rsidR="005C434D" w:rsidRPr="00A3036C">
        <w:rPr>
          <w:rFonts w:ascii="Times New Roman" w:hAnsi="Times New Roman" w:cs="Times New Roman"/>
          <w:sz w:val="24"/>
          <w:szCs w:val="24"/>
        </w:rPr>
        <w:t xml:space="preserve">rótulos... </w:t>
      </w:r>
      <w:r w:rsidR="00E97D30" w:rsidRPr="00A3036C">
        <w:rPr>
          <w:rFonts w:ascii="Times New Roman" w:hAnsi="Times New Roman" w:cs="Times New Roman"/>
          <w:sz w:val="24"/>
          <w:szCs w:val="24"/>
        </w:rPr>
        <w:t xml:space="preserve">sacanagens... </w:t>
      </w:r>
      <w:r w:rsidR="001C6AEA" w:rsidRPr="00A3036C">
        <w:rPr>
          <w:rFonts w:ascii="Times New Roman" w:hAnsi="Times New Roman" w:cs="Times New Roman"/>
          <w:sz w:val="24"/>
          <w:szCs w:val="24"/>
        </w:rPr>
        <w:t xml:space="preserve">tendências... ultrajes... </w:t>
      </w:r>
      <w:r w:rsidR="00B04EED" w:rsidRPr="00A3036C">
        <w:rPr>
          <w:rFonts w:ascii="Times New Roman" w:hAnsi="Times New Roman" w:cs="Times New Roman"/>
          <w:sz w:val="24"/>
          <w:szCs w:val="24"/>
        </w:rPr>
        <w:t>vidas... xenofobias... zoneamentos ―</w:t>
      </w:r>
      <w:r w:rsidR="00DC6237" w:rsidRPr="00A3036C">
        <w:rPr>
          <w:rFonts w:ascii="Times New Roman" w:hAnsi="Times New Roman" w:cs="Times New Roman"/>
          <w:sz w:val="24"/>
          <w:szCs w:val="24"/>
        </w:rPr>
        <w:t xml:space="preserve"> </w:t>
      </w:r>
      <w:r w:rsidR="00DC6237" w:rsidRPr="00A3036C">
        <w:rPr>
          <w:rFonts w:ascii="Times New Roman" w:hAnsi="Times New Roman" w:cs="Times New Roman"/>
          <w:sz w:val="24"/>
          <w:szCs w:val="24"/>
        </w:rPr>
        <w:lastRenderedPageBreak/>
        <w:t>Enumera a</w:t>
      </w:r>
      <w:r w:rsidR="00197F8C" w:rsidRPr="00A3036C">
        <w:rPr>
          <w:rFonts w:ascii="Times New Roman" w:hAnsi="Times New Roman" w:cs="Times New Roman"/>
          <w:sz w:val="24"/>
          <w:szCs w:val="24"/>
        </w:rPr>
        <w:t xml:space="preserve">ções nas redes sociais </w:t>
      </w:r>
      <w:r w:rsidR="00B04EED" w:rsidRPr="00A3036C">
        <w:rPr>
          <w:rFonts w:ascii="Times New Roman" w:hAnsi="Times New Roman" w:cs="Times New Roman"/>
          <w:sz w:val="24"/>
          <w:szCs w:val="24"/>
        </w:rPr>
        <w:t>―</w:t>
      </w:r>
      <w:r w:rsidR="00197F8C" w:rsidRPr="00A3036C">
        <w:rPr>
          <w:rFonts w:ascii="Times New Roman" w:hAnsi="Times New Roman" w:cs="Times New Roman"/>
          <w:sz w:val="24"/>
          <w:szCs w:val="24"/>
        </w:rPr>
        <w:t xml:space="preserve"> </w:t>
      </w:r>
      <w:r w:rsidR="001348F2" w:rsidRPr="00A3036C">
        <w:rPr>
          <w:rFonts w:ascii="Times New Roman" w:hAnsi="Times New Roman" w:cs="Times New Roman"/>
          <w:sz w:val="24"/>
          <w:szCs w:val="24"/>
        </w:rPr>
        <w:t>Enumera</w:t>
      </w:r>
      <w:r w:rsidR="001E08EF" w:rsidRPr="00A3036C">
        <w:rPr>
          <w:rFonts w:ascii="Times New Roman" w:hAnsi="Times New Roman" w:cs="Times New Roman"/>
          <w:sz w:val="24"/>
          <w:szCs w:val="24"/>
        </w:rPr>
        <w:t xml:space="preserve"> alfabeto da dominação ―</w:t>
      </w:r>
      <w:r w:rsidR="00305846" w:rsidRPr="00A3036C">
        <w:rPr>
          <w:rFonts w:ascii="Times New Roman" w:hAnsi="Times New Roman" w:cs="Times New Roman"/>
          <w:sz w:val="24"/>
          <w:szCs w:val="24"/>
        </w:rPr>
        <w:t xml:space="preserve"> </w:t>
      </w:r>
      <w:r w:rsidR="001E08EF" w:rsidRPr="00A3036C">
        <w:rPr>
          <w:rFonts w:ascii="Times New Roman" w:hAnsi="Times New Roman" w:cs="Times New Roman"/>
          <w:sz w:val="24"/>
          <w:szCs w:val="24"/>
        </w:rPr>
        <w:t xml:space="preserve">O que mais precisamos? Continuar mentindo e iludindo. ▬ </w:t>
      </w:r>
      <w:r w:rsidR="00E57289" w:rsidRPr="00A3036C">
        <w:rPr>
          <w:rFonts w:ascii="Times New Roman" w:hAnsi="Times New Roman" w:cs="Times New Roman"/>
          <w:sz w:val="24"/>
          <w:szCs w:val="24"/>
        </w:rPr>
        <w:t>vil.</w:t>
      </w:r>
    </w:p>
    <w:p w14:paraId="291ACE75" w14:textId="77777777" w:rsidR="00A75376" w:rsidRPr="00A3036C" w:rsidRDefault="00A75376" w:rsidP="005E1F91">
      <w:pPr>
        <w:spacing w:after="0"/>
        <w:jc w:val="both"/>
        <w:rPr>
          <w:rFonts w:ascii="Times New Roman" w:hAnsi="Times New Roman" w:cs="Times New Roman"/>
          <w:sz w:val="24"/>
          <w:szCs w:val="24"/>
        </w:rPr>
      </w:pPr>
    </w:p>
    <w:p w14:paraId="37CED0CA" w14:textId="615166B7" w:rsidR="00A75376" w:rsidRPr="00A3036C" w:rsidRDefault="00A75376"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Imagens no </w:t>
      </w:r>
      <w:r w:rsidRPr="00A3036C">
        <w:rPr>
          <w:rFonts w:ascii="Times New Roman" w:hAnsi="Times New Roman" w:cs="Times New Roman"/>
          <w:i/>
          <w:iCs/>
          <w:sz w:val="24"/>
          <w:szCs w:val="24"/>
        </w:rPr>
        <w:t xml:space="preserve">túnel do tempo </w:t>
      </w:r>
      <w:r w:rsidRPr="00A3036C">
        <w:rPr>
          <w:rFonts w:ascii="Times New Roman" w:hAnsi="Times New Roman" w:cs="Times New Roman"/>
          <w:sz w:val="24"/>
          <w:szCs w:val="24"/>
        </w:rPr>
        <w:t>voltam a reproduzir imagens</w:t>
      </w:r>
      <w:r w:rsidR="00E156CD" w:rsidRPr="00A3036C">
        <w:rPr>
          <w:rFonts w:ascii="Times New Roman" w:hAnsi="Times New Roman" w:cs="Times New Roman"/>
          <w:sz w:val="24"/>
          <w:szCs w:val="24"/>
        </w:rPr>
        <w:t xml:space="preserve"> da sociedade civil no ano de 2024</w:t>
      </w:r>
      <w:r w:rsidR="0015656E" w:rsidRPr="00A3036C">
        <w:rPr>
          <w:rFonts w:ascii="Times New Roman" w:hAnsi="Times New Roman" w:cs="Times New Roman"/>
          <w:sz w:val="24"/>
          <w:szCs w:val="24"/>
        </w:rPr>
        <w:t xml:space="preserve">, sublinhando os chamados </w:t>
      </w:r>
      <w:r w:rsidR="0030576F" w:rsidRPr="00A3036C">
        <w:rPr>
          <w:rFonts w:ascii="Times New Roman" w:hAnsi="Times New Roman" w:cs="Times New Roman"/>
          <w:sz w:val="24"/>
          <w:szCs w:val="24"/>
        </w:rPr>
        <w:t>influenciadores digitais ostentando vidas glamourosas propiciadas</w:t>
      </w:r>
      <w:r w:rsidR="00942154" w:rsidRPr="00A3036C">
        <w:rPr>
          <w:rFonts w:ascii="Times New Roman" w:hAnsi="Times New Roman" w:cs="Times New Roman"/>
          <w:sz w:val="24"/>
          <w:szCs w:val="24"/>
        </w:rPr>
        <w:t xml:space="preserve"> pelo que de melhor o dinheiro pode comprar.</w:t>
      </w:r>
    </w:p>
    <w:p w14:paraId="125AB12A" w14:textId="4CECF6ED" w:rsidR="00942154" w:rsidRPr="00A3036C" w:rsidRDefault="00CD3BE5"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O luxo mundial</w:t>
      </w:r>
      <w:r w:rsidR="00755B88" w:rsidRPr="00A3036C">
        <w:rPr>
          <w:rFonts w:ascii="Times New Roman" w:hAnsi="Times New Roman" w:cs="Times New Roman"/>
          <w:sz w:val="24"/>
          <w:szCs w:val="24"/>
        </w:rPr>
        <w:t xml:space="preserve"> conquistado</w:t>
      </w:r>
      <w:r w:rsidR="002E5F6C" w:rsidRPr="00A3036C">
        <w:rPr>
          <w:rFonts w:ascii="Times New Roman" w:hAnsi="Times New Roman" w:cs="Times New Roman"/>
          <w:sz w:val="24"/>
          <w:szCs w:val="24"/>
        </w:rPr>
        <w:t xml:space="preserve"> no esvaziamento da alma humana</w:t>
      </w:r>
      <w:r w:rsidR="0057537D" w:rsidRPr="00A3036C">
        <w:rPr>
          <w:rFonts w:ascii="Times New Roman" w:hAnsi="Times New Roman" w:cs="Times New Roman"/>
          <w:sz w:val="24"/>
          <w:szCs w:val="24"/>
        </w:rPr>
        <w:t xml:space="preserve"> </w:t>
      </w:r>
      <w:r w:rsidR="00CA5EFA" w:rsidRPr="00A3036C">
        <w:rPr>
          <w:rFonts w:ascii="Times New Roman" w:hAnsi="Times New Roman" w:cs="Times New Roman"/>
          <w:sz w:val="24"/>
          <w:szCs w:val="24"/>
        </w:rPr>
        <w:t xml:space="preserve">está </w:t>
      </w:r>
      <w:r w:rsidR="00EB2686" w:rsidRPr="00A3036C">
        <w:rPr>
          <w:rFonts w:ascii="Times New Roman" w:hAnsi="Times New Roman" w:cs="Times New Roman"/>
          <w:sz w:val="24"/>
          <w:szCs w:val="24"/>
        </w:rPr>
        <w:t>estampad</w:t>
      </w:r>
      <w:r w:rsidR="00CA5EFA" w:rsidRPr="00A3036C">
        <w:rPr>
          <w:rFonts w:ascii="Times New Roman" w:hAnsi="Times New Roman" w:cs="Times New Roman"/>
          <w:sz w:val="24"/>
          <w:szCs w:val="24"/>
        </w:rPr>
        <w:t>o</w:t>
      </w:r>
      <w:r w:rsidR="002E36BD" w:rsidRPr="00A3036C">
        <w:rPr>
          <w:rFonts w:ascii="Times New Roman" w:hAnsi="Times New Roman" w:cs="Times New Roman"/>
          <w:sz w:val="24"/>
          <w:szCs w:val="24"/>
        </w:rPr>
        <w:t xml:space="preserve"> na</w:t>
      </w:r>
      <w:r w:rsidR="00C33294" w:rsidRPr="00A3036C">
        <w:rPr>
          <w:rFonts w:ascii="Times New Roman" w:hAnsi="Times New Roman" w:cs="Times New Roman"/>
          <w:sz w:val="24"/>
          <w:szCs w:val="24"/>
        </w:rPr>
        <w:t xml:space="preserve"> futilidade</w:t>
      </w:r>
      <w:r w:rsidR="007C7D9D" w:rsidRPr="00A3036C">
        <w:rPr>
          <w:rFonts w:ascii="Times New Roman" w:hAnsi="Times New Roman" w:cs="Times New Roman"/>
          <w:sz w:val="24"/>
          <w:szCs w:val="24"/>
        </w:rPr>
        <w:t xml:space="preserve"> </w:t>
      </w:r>
      <w:r w:rsidR="00CA5EFA" w:rsidRPr="00A3036C">
        <w:rPr>
          <w:rFonts w:ascii="Times New Roman" w:hAnsi="Times New Roman" w:cs="Times New Roman"/>
          <w:sz w:val="24"/>
          <w:szCs w:val="24"/>
        </w:rPr>
        <w:t xml:space="preserve">e </w:t>
      </w:r>
      <w:r w:rsidR="007C7D9D" w:rsidRPr="00A3036C">
        <w:rPr>
          <w:rFonts w:ascii="Times New Roman" w:hAnsi="Times New Roman" w:cs="Times New Roman"/>
          <w:sz w:val="24"/>
          <w:szCs w:val="24"/>
        </w:rPr>
        <w:t>faz sucesso</w:t>
      </w:r>
      <w:r w:rsidR="00941418" w:rsidRPr="00A3036C">
        <w:rPr>
          <w:rFonts w:ascii="Times New Roman" w:hAnsi="Times New Roman" w:cs="Times New Roman"/>
          <w:sz w:val="24"/>
          <w:szCs w:val="24"/>
        </w:rPr>
        <w:t xml:space="preserve"> e</w:t>
      </w:r>
      <w:r w:rsidR="00CA5EFA" w:rsidRPr="00A3036C">
        <w:rPr>
          <w:rFonts w:ascii="Times New Roman" w:hAnsi="Times New Roman" w:cs="Times New Roman"/>
          <w:sz w:val="24"/>
          <w:szCs w:val="24"/>
        </w:rPr>
        <w:t xml:space="preserve">ntre </w:t>
      </w:r>
      <w:r w:rsidR="00BF7159" w:rsidRPr="00A3036C">
        <w:rPr>
          <w:rFonts w:ascii="Times New Roman" w:hAnsi="Times New Roman" w:cs="Times New Roman"/>
          <w:sz w:val="24"/>
          <w:szCs w:val="24"/>
        </w:rPr>
        <w:t>milhões de seguidores.</w:t>
      </w:r>
      <w:r w:rsidR="00941418" w:rsidRPr="00A3036C">
        <w:rPr>
          <w:rFonts w:ascii="Times New Roman" w:hAnsi="Times New Roman" w:cs="Times New Roman"/>
          <w:sz w:val="24"/>
          <w:szCs w:val="24"/>
        </w:rPr>
        <w:t xml:space="preserve"> </w:t>
      </w:r>
      <w:r w:rsidR="00BF7159" w:rsidRPr="00A3036C">
        <w:rPr>
          <w:rFonts w:ascii="Times New Roman" w:hAnsi="Times New Roman" w:cs="Times New Roman"/>
          <w:sz w:val="24"/>
          <w:szCs w:val="24"/>
        </w:rPr>
        <w:t xml:space="preserve">Postagens bizarras </w:t>
      </w:r>
      <w:r w:rsidR="00C57E87" w:rsidRPr="00A3036C">
        <w:rPr>
          <w:rFonts w:ascii="Times New Roman" w:hAnsi="Times New Roman" w:cs="Times New Roman"/>
          <w:sz w:val="24"/>
          <w:szCs w:val="24"/>
        </w:rPr>
        <w:t>produzem</w:t>
      </w:r>
      <w:r w:rsidR="00941418" w:rsidRPr="00A3036C">
        <w:rPr>
          <w:rFonts w:ascii="Times New Roman" w:hAnsi="Times New Roman" w:cs="Times New Roman"/>
          <w:sz w:val="24"/>
          <w:szCs w:val="24"/>
        </w:rPr>
        <w:t xml:space="preserve"> novos ricos</w:t>
      </w:r>
      <w:r w:rsidR="00A6090F" w:rsidRPr="00A3036C">
        <w:rPr>
          <w:rFonts w:ascii="Times New Roman" w:hAnsi="Times New Roman" w:cs="Times New Roman"/>
          <w:sz w:val="24"/>
          <w:szCs w:val="24"/>
        </w:rPr>
        <w:t xml:space="preserve"> e influenciadores</w:t>
      </w:r>
      <w:r w:rsidR="00C01690" w:rsidRPr="00A3036C">
        <w:rPr>
          <w:rFonts w:ascii="Times New Roman" w:hAnsi="Times New Roman" w:cs="Times New Roman"/>
          <w:sz w:val="24"/>
          <w:szCs w:val="24"/>
        </w:rPr>
        <w:t xml:space="preserve"> </w:t>
      </w:r>
      <w:r w:rsidR="00A6090F" w:rsidRPr="00A3036C">
        <w:rPr>
          <w:rFonts w:ascii="Times New Roman" w:hAnsi="Times New Roman" w:cs="Times New Roman"/>
          <w:sz w:val="24"/>
          <w:szCs w:val="24"/>
        </w:rPr>
        <w:t>da jovialidade</w:t>
      </w:r>
      <w:r w:rsidR="00EF42D3" w:rsidRPr="00A3036C">
        <w:rPr>
          <w:rFonts w:ascii="Times New Roman" w:hAnsi="Times New Roman" w:cs="Times New Roman"/>
          <w:sz w:val="24"/>
          <w:szCs w:val="24"/>
        </w:rPr>
        <w:t xml:space="preserve"> ávida pelo êxito</w:t>
      </w:r>
      <w:r w:rsidR="00EA121E" w:rsidRPr="00A3036C">
        <w:rPr>
          <w:rFonts w:ascii="Times New Roman" w:hAnsi="Times New Roman" w:cs="Times New Roman"/>
          <w:sz w:val="24"/>
          <w:szCs w:val="24"/>
        </w:rPr>
        <w:t xml:space="preserve"> de </w:t>
      </w:r>
      <w:r w:rsidR="00D44366" w:rsidRPr="00A3036C">
        <w:rPr>
          <w:rFonts w:ascii="Times New Roman" w:hAnsi="Times New Roman" w:cs="Times New Roman"/>
          <w:sz w:val="24"/>
          <w:szCs w:val="24"/>
        </w:rPr>
        <w:t>monetização</w:t>
      </w:r>
      <w:r w:rsidR="00E5661F" w:rsidRPr="00A3036C">
        <w:rPr>
          <w:rFonts w:ascii="Times New Roman" w:hAnsi="Times New Roman" w:cs="Times New Roman"/>
          <w:sz w:val="24"/>
          <w:szCs w:val="24"/>
        </w:rPr>
        <w:t xml:space="preserve"> ao </w:t>
      </w:r>
      <w:r w:rsidR="00C73D7A" w:rsidRPr="00A3036C">
        <w:rPr>
          <w:rFonts w:ascii="Times New Roman" w:hAnsi="Times New Roman" w:cs="Times New Roman"/>
          <w:sz w:val="24"/>
          <w:szCs w:val="24"/>
        </w:rPr>
        <w:t xml:space="preserve">conquistar </w:t>
      </w:r>
      <w:r w:rsidR="004D7B8B" w:rsidRPr="00A3036C">
        <w:rPr>
          <w:rFonts w:ascii="Times New Roman" w:hAnsi="Times New Roman" w:cs="Times New Roman"/>
          <w:sz w:val="24"/>
          <w:szCs w:val="24"/>
        </w:rPr>
        <w:t xml:space="preserve">apreciadores </w:t>
      </w:r>
      <w:r w:rsidR="00FA3535" w:rsidRPr="00A3036C">
        <w:rPr>
          <w:rFonts w:ascii="Times New Roman" w:hAnsi="Times New Roman" w:cs="Times New Roman"/>
          <w:sz w:val="24"/>
          <w:szCs w:val="24"/>
        </w:rPr>
        <w:t>para</w:t>
      </w:r>
      <w:r w:rsidR="003A430A" w:rsidRPr="00A3036C">
        <w:rPr>
          <w:rFonts w:ascii="Times New Roman" w:hAnsi="Times New Roman" w:cs="Times New Roman"/>
          <w:sz w:val="24"/>
          <w:szCs w:val="24"/>
        </w:rPr>
        <w:t xml:space="preserve"> suas páginas na rede mundial de computadores.</w:t>
      </w:r>
      <w:r w:rsidR="00C33294" w:rsidRPr="00A3036C">
        <w:rPr>
          <w:rFonts w:ascii="Times New Roman" w:hAnsi="Times New Roman" w:cs="Times New Roman"/>
          <w:sz w:val="24"/>
          <w:szCs w:val="24"/>
        </w:rPr>
        <w:t xml:space="preserve"> </w:t>
      </w:r>
      <w:r w:rsidR="004372AF" w:rsidRPr="00A3036C">
        <w:rPr>
          <w:rFonts w:ascii="Times New Roman" w:hAnsi="Times New Roman" w:cs="Times New Roman"/>
          <w:sz w:val="24"/>
          <w:szCs w:val="24"/>
        </w:rPr>
        <w:t>Para tal,</w:t>
      </w:r>
      <w:r w:rsidR="0091513C" w:rsidRPr="00A3036C">
        <w:rPr>
          <w:rFonts w:ascii="Times New Roman" w:hAnsi="Times New Roman" w:cs="Times New Roman"/>
          <w:sz w:val="24"/>
          <w:szCs w:val="24"/>
        </w:rPr>
        <w:t xml:space="preserve"> muitos produzem ambientes</w:t>
      </w:r>
      <w:r w:rsidR="00C336E6" w:rsidRPr="00A3036C">
        <w:rPr>
          <w:rFonts w:ascii="Times New Roman" w:hAnsi="Times New Roman" w:cs="Times New Roman"/>
          <w:sz w:val="24"/>
          <w:szCs w:val="24"/>
        </w:rPr>
        <w:t xml:space="preserve"> </w:t>
      </w:r>
      <w:r w:rsidR="002425C2" w:rsidRPr="00A3036C">
        <w:rPr>
          <w:rFonts w:ascii="Times New Roman" w:hAnsi="Times New Roman" w:cs="Times New Roman"/>
          <w:sz w:val="24"/>
          <w:szCs w:val="24"/>
        </w:rPr>
        <w:t xml:space="preserve">e situações </w:t>
      </w:r>
      <w:r w:rsidR="00C336E6" w:rsidRPr="00A3036C">
        <w:rPr>
          <w:rFonts w:ascii="Times New Roman" w:hAnsi="Times New Roman" w:cs="Times New Roman"/>
          <w:sz w:val="24"/>
          <w:szCs w:val="24"/>
        </w:rPr>
        <w:t xml:space="preserve">para exibirem suas </w:t>
      </w:r>
      <w:r w:rsidR="00C336E6" w:rsidRPr="00A3036C">
        <w:rPr>
          <w:rFonts w:ascii="Times New Roman" w:hAnsi="Times New Roman" w:cs="Times New Roman"/>
          <w:b/>
          <w:bCs/>
          <w:sz w:val="24"/>
          <w:szCs w:val="24"/>
        </w:rPr>
        <w:t>lives</w:t>
      </w:r>
      <w:r w:rsidR="002425C2" w:rsidRPr="00A3036C">
        <w:rPr>
          <w:rFonts w:ascii="Times New Roman" w:hAnsi="Times New Roman" w:cs="Times New Roman"/>
          <w:sz w:val="24"/>
          <w:szCs w:val="24"/>
        </w:rPr>
        <w:t xml:space="preserve">. </w:t>
      </w:r>
      <w:r w:rsidR="0047743C" w:rsidRPr="00A3036C">
        <w:rPr>
          <w:rFonts w:ascii="Times New Roman" w:hAnsi="Times New Roman" w:cs="Times New Roman"/>
          <w:sz w:val="24"/>
          <w:szCs w:val="24"/>
        </w:rPr>
        <w:t>A vontade eclética de jovens consome</w:t>
      </w:r>
      <w:r w:rsidR="00402034" w:rsidRPr="00A3036C">
        <w:rPr>
          <w:rFonts w:ascii="Times New Roman" w:hAnsi="Times New Roman" w:cs="Times New Roman"/>
          <w:sz w:val="24"/>
          <w:szCs w:val="24"/>
        </w:rPr>
        <w:t xml:space="preserve"> horas d</w:t>
      </w:r>
      <w:r w:rsidR="002134E4" w:rsidRPr="00A3036C">
        <w:rPr>
          <w:rFonts w:ascii="Times New Roman" w:hAnsi="Times New Roman" w:cs="Times New Roman"/>
          <w:sz w:val="24"/>
          <w:szCs w:val="24"/>
        </w:rPr>
        <w:t>o</w:t>
      </w:r>
      <w:r w:rsidR="00402034" w:rsidRPr="00A3036C">
        <w:rPr>
          <w:rFonts w:ascii="Times New Roman" w:hAnsi="Times New Roman" w:cs="Times New Roman"/>
          <w:sz w:val="24"/>
          <w:szCs w:val="24"/>
        </w:rPr>
        <w:t xml:space="preserve"> tempo </w:t>
      </w:r>
      <w:r w:rsidR="002134E4" w:rsidRPr="00A3036C">
        <w:rPr>
          <w:rFonts w:ascii="Times New Roman" w:hAnsi="Times New Roman" w:cs="Times New Roman"/>
          <w:sz w:val="24"/>
          <w:szCs w:val="24"/>
        </w:rPr>
        <w:t xml:space="preserve">de vida </w:t>
      </w:r>
      <w:r w:rsidR="00402034" w:rsidRPr="00A3036C">
        <w:rPr>
          <w:rFonts w:ascii="Times New Roman" w:hAnsi="Times New Roman" w:cs="Times New Roman"/>
          <w:sz w:val="24"/>
          <w:szCs w:val="24"/>
        </w:rPr>
        <w:t>na tentativa de cumprirem seus objetivos resumidos a visibilidade</w:t>
      </w:r>
      <w:r w:rsidR="00AE09C7" w:rsidRPr="00A3036C">
        <w:rPr>
          <w:rFonts w:ascii="Times New Roman" w:hAnsi="Times New Roman" w:cs="Times New Roman"/>
          <w:sz w:val="24"/>
          <w:szCs w:val="24"/>
        </w:rPr>
        <w:t xml:space="preserve"> de seus</w:t>
      </w:r>
      <w:r w:rsidR="00C336E6" w:rsidRPr="00A3036C">
        <w:rPr>
          <w:rFonts w:ascii="Times New Roman" w:hAnsi="Times New Roman" w:cs="Times New Roman"/>
          <w:b/>
          <w:bCs/>
          <w:sz w:val="24"/>
          <w:szCs w:val="24"/>
        </w:rPr>
        <w:t xml:space="preserve"> </w:t>
      </w:r>
      <w:r w:rsidR="00AE09C7" w:rsidRPr="00A3036C">
        <w:rPr>
          <w:rFonts w:ascii="Times New Roman" w:hAnsi="Times New Roman" w:cs="Times New Roman"/>
          <w:b/>
          <w:bCs/>
          <w:sz w:val="24"/>
          <w:szCs w:val="24"/>
        </w:rPr>
        <w:t>posts</w:t>
      </w:r>
      <w:r w:rsidR="00AE09C7" w:rsidRPr="00A3036C">
        <w:rPr>
          <w:rFonts w:ascii="Times New Roman" w:hAnsi="Times New Roman" w:cs="Times New Roman"/>
          <w:sz w:val="24"/>
          <w:szCs w:val="24"/>
        </w:rPr>
        <w:t>.</w:t>
      </w:r>
    </w:p>
    <w:p w14:paraId="0A5EC36A" w14:textId="0095E3EB" w:rsidR="0047743C" w:rsidRPr="00A3036C" w:rsidRDefault="00F71C86"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 Reinódio, Reinovil e Ilusiodiano entreolhare</w:t>
      </w:r>
      <w:r w:rsidR="00C43734" w:rsidRPr="00A3036C">
        <w:rPr>
          <w:rFonts w:ascii="Times New Roman" w:hAnsi="Times New Roman" w:cs="Times New Roman"/>
          <w:sz w:val="24"/>
          <w:szCs w:val="24"/>
        </w:rPr>
        <w:t xml:space="preserve">s telepáticos concordam ser </w:t>
      </w:r>
      <w:r w:rsidR="00056A76" w:rsidRPr="00A3036C">
        <w:rPr>
          <w:rFonts w:ascii="Times New Roman" w:hAnsi="Times New Roman" w:cs="Times New Roman"/>
          <w:sz w:val="24"/>
          <w:szCs w:val="24"/>
        </w:rPr>
        <w:t xml:space="preserve">o </w:t>
      </w:r>
      <w:r w:rsidR="00056A76" w:rsidRPr="00A3036C">
        <w:rPr>
          <w:rFonts w:ascii="Times New Roman" w:hAnsi="Times New Roman" w:cs="Times New Roman"/>
          <w:b/>
          <w:bCs/>
          <w:sz w:val="24"/>
          <w:szCs w:val="24"/>
        </w:rPr>
        <w:t xml:space="preserve">reset </w:t>
      </w:r>
      <w:r w:rsidR="00056A76" w:rsidRPr="00A3036C">
        <w:rPr>
          <w:rFonts w:ascii="Times New Roman" w:hAnsi="Times New Roman" w:cs="Times New Roman"/>
          <w:sz w:val="24"/>
          <w:szCs w:val="24"/>
        </w:rPr>
        <w:t>uma alternativa passível de sucesso</w:t>
      </w:r>
      <w:r w:rsidR="0065170F" w:rsidRPr="00A3036C">
        <w:rPr>
          <w:rFonts w:ascii="Times New Roman" w:hAnsi="Times New Roman" w:cs="Times New Roman"/>
          <w:sz w:val="24"/>
          <w:szCs w:val="24"/>
        </w:rPr>
        <w:t xml:space="preserve"> para o Projeto de Perpetuação do Poder</w:t>
      </w:r>
      <w:r w:rsidR="008207A5" w:rsidRPr="00A3036C">
        <w:rPr>
          <w:rFonts w:ascii="Times New Roman" w:hAnsi="Times New Roman" w:cs="Times New Roman"/>
          <w:sz w:val="24"/>
          <w:szCs w:val="24"/>
        </w:rPr>
        <w:t xml:space="preserve"> do Sistema Terra</w:t>
      </w:r>
      <w:r w:rsidR="00056A76" w:rsidRPr="00A3036C">
        <w:rPr>
          <w:rFonts w:ascii="Times New Roman" w:hAnsi="Times New Roman" w:cs="Times New Roman"/>
          <w:sz w:val="24"/>
          <w:szCs w:val="24"/>
        </w:rPr>
        <w:t>, apesar</w:t>
      </w:r>
      <w:r w:rsidR="00E77B6D" w:rsidRPr="00A3036C">
        <w:rPr>
          <w:rFonts w:ascii="Times New Roman" w:hAnsi="Times New Roman" w:cs="Times New Roman"/>
          <w:sz w:val="24"/>
          <w:szCs w:val="24"/>
        </w:rPr>
        <w:t xml:space="preserve"> de toda onda do despertar humano</w:t>
      </w:r>
      <w:r w:rsidR="00EC3ACD" w:rsidRPr="00A3036C">
        <w:rPr>
          <w:rFonts w:ascii="Times New Roman" w:hAnsi="Times New Roman" w:cs="Times New Roman"/>
          <w:sz w:val="24"/>
          <w:szCs w:val="24"/>
        </w:rPr>
        <w:t xml:space="preserve"> </w:t>
      </w:r>
      <w:r w:rsidR="00EF1D89" w:rsidRPr="00A3036C">
        <w:rPr>
          <w:rFonts w:ascii="Times New Roman" w:hAnsi="Times New Roman" w:cs="Times New Roman"/>
          <w:sz w:val="24"/>
          <w:szCs w:val="24"/>
        </w:rPr>
        <w:t>notado nesta época.</w:t>
      </w:r>
    </w:p>
    <w:p w14:paraId="11BD48D9" w14:textId="67926FAE" w:rsidR="00EC3ACD" w:rsidRPr="00A3036C" w:rsidRDefault="00EC3ACD"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Guerras da Rú</w:t>
      </w:r>
      <w:r w:rsidR="00F95087" w:rsidRPr="00A3036C">
        <w:rPr>
          <w:rFonts w:ascii="Times New Roman" w:hAnsi="Times New Roman" w:cs="Times New Roman"/>
          <w:sz w:val="24"/>
          <w:szCs w:val="24"/>
        </w:rPr>
        <w:t>ssia e Ucrânia e o conflito n</w:t>
      </w:r>
      <w:r w:rsidR="003B2559" w:rsidRPr="00A3036C">
        <w:rPr>
          <w:rFonts w:ascii="Times New Roman" w:hAnsi="Times New Roman" w:cs="Times New Roman"/>
          <w:sz w:val="24"/>
          <w:szCs w:val="24"/>
        </w:rPr>
        <w:t>a faixa de Gaza</w:t>
      </w:r>
      <w:r w:rsidR="00FC275A" w:rsidRPr="00A3036C">
        <w:rPr>
          <w:rFonts w:ascii="Times New Roman" w:hAnsi="Times New Roman" w:cs="Times New Roman"/>
          <w:sz w:val="24"/>
          <w:szCs w:val="24"/>
        </w:rPr>
        <w:t xml:space="preserve"> entre Hamas e Israel</w:t>
      </w:r>
      <w:r w:rsidR="00C039D6" w:rsidRPr="00A3036C">
        <w:rPr>
          <w:rFonts w:ascii="Times New Roman" w:hAnsi="Times New Roman" w:cs="Times New Roman"/>
          <w:sz w:val="24"/>
          <w:szCs w:val="24"/>
        </w:rPr>
        <w:t xml:space="preserve"> são apreciadas pelos </w:t>
      </w:r>
      <w:r w:rsidR="00C039D6" w:rsidRPr="00A3036C">
        <w:rPr>
          <w:rFonts w:ascii="Times New Roman" w:hAnsi="Times New Roman" w:cs="Times New Roman"/>
          <w:i/>
          <w:iCs/>
          <w:sz w:val="24"/>
          <w:szCs w:val="24"/>
        </w:rPr>
        <w:t>donos do mundo</w:t>
      </w:r>
      <w:r w:rsidR="00C039D6" w:rsidRPr="00A3036C">
        <w:rPr>
          <w:rFonts w:ascii="Times New Roman" w:hAnsi="Times New Roman" w:cs="Times New Roman"/>
          <w:sz w:val="24"/>
          <w:szCs w:val="24"/>
        </w:rPr>
        <w:t>.</w:t>
      </w:r>
      <w:r w:rsidR="002A4001" w:rsidRPr="00A3036C">
        <w:rPr>
          <w:rFonts w:ascii="Times New Roman" w:hAnsi="Times New Roman" w:cs="Times New Roman"/>
          <w:sz w:val="24"/>
          <w:szCs w:val="24"/>
        </w:rPr>
        <w:t xml:space="preserve"> Homens, mulheres e crianças inocentes têm suas vidas ceifadas</w:t>
      </w:r>
      <w:r w:rsidR="00D342F4" w:rsidRPr="00A3036C">
        <w:rPr>
          <w:rFonts w:ascii="Times New Roman" w:hAnsi="Times New Roman" w:cs="Times New Roman"/>
          <w:sz w:val="24"/>
          <w:szCs w:val="24"/>
        </w:rPr>
        <w:t xml:space="preserve"> pelo poder.</w:t>
      </w:r>
    </w:p>
    <w:p w14:paraId="00DB96A1" w14:textId="6F7FC693" w:rsidR="002F4097" w:rsidRPr="00A3036C" w:rsidRDefault="002F4097" w:rsidP="005E1F91">
      <w:pPr>
        <w:spacing w:after="0"/>
        <w:jc w:val="both"/>
        <w:rPr>
          <w:rFonts w:ascii="Times New Roman" w:hAnsi="Times New Roman" w:cs="Times New Roman"/>
          <w:sz w:val="24"/>
          <w:szCs w:val="24"/>
        </w:rPr>
      </w:pPr>
      <w:r w:rsidRPr="00A3036C">
        <w:rPr>
          <w:rFonts w:ascii="Times New Roman" w:hAnsi="Times New Roman" w:cs="Times New Roman"/>
          <w:sz w:val="24"/>
          <w:szCs w:val="24"/>
        </w:rPr>
        <w:t>Eleições de diversos países no mundo privilegia a direita</w:t>
      </w:r>
      <w:r w:rsidR="00B571CB" w:rsidRPr="00A3036C">
        <w:rPr>
          <w:rFonts w:ascii="Times New Roman" w:hAnsi="Times New Roman" w:cs="Times New Roman"/>
          <w:sz w:val="24"/>
          <w:szCs w:val="24"/>
        </w:rPr>
        <w:t xml:space="preserve"> e pretere uma esquerda desgastada pela corrupção</w:t>
      </w:r>
      <w:r w:rsidR="00591D03" w:rsidRPr="00A3036C">
        <w:rPr>
          <w:rFonts w:ascii="Times New Roman" w:hAnsi="Times New Roman" w:cs="Times New Roman"/>
          <w:sz w:val="24"/>
          <w:szCs w:val="24"/>
        </w:rPr>
        <w:t>. Donald Trump</w:t>
      </w:r>
      <w:r w:rsidR="003C7D3F" w:rsidRPr="00A3036C">
        <w:rPr>
          <w:rFonts w:ascii="Times New Roman" w:hAnsi="Times New Roman" w:cs="Times New Roman"/>
          <w:sz w:val="24"/>
          <w:szCs w:val="24"/>
        </w:rPr>
        <w:t>, republicano,</w:t>
      </w:r>
      <w:r w:rsidR="00591D03" w:rsidRPr="00A3036C">
        <w:rPr>
          <w:rFonts w:ascii="Times New Roman" w:hAnsi="Times New Roman" w:cs="Times New Roman"/>
          <w:sz w:val="24"/>
          <w:szCs w:val="24"/>
        </w:rPr>
        <w:t xml:space="preserve"> </w:t>
      </w:r>
      <w:r w:rsidR="00F319DD" w:rsidRPr="00A3036C">
        <w:rPr>
          <w:rFonts w:ascii="Times New Roman" w:hAnsi="Times New Roman" w:cs="Times New Roman"/>
          <w:sz w:val="24"/>
          <w:szCs w:val="24"/>
        </w:rPr>
        <w:t>re</w:t>
      </w:r>
      <w:r w:rsidR="00591D03" w:rsidRPr="00A3036C">
        <w:rPr>
          <w:rFonts w:ascii="Times New Roman" w:hAnsi="Times New Roman" w:cs="Times New Roman"/>
          <w:sz w:val="24"/>
          <w:szCs w:val="24"/>
        </w:rPr>
        <w:t>eleito nos Estados Unidos da Améric</w:t>
      </w:r>
      <w:r w:rsidR="00F319DD" w:rsidRPr="00A3036C">
        <w:rPr>
          <w:rFonts w:ascii="Times New Roman" w:hAnsi="Times New Roman" w:cs="Times New Roman"/>
          <w:sz w:val="24"/>
          <w:szCs w:val="24"/>
        </w:rPr>
        <w:t>a depois de quatro anos d</w:t>
      </w:r>
      <w:r w:rsidR="003C7D3F" w:rsidRPr="00A3036C">
        <w:rPr>
          <w:rFonts w:ascii="Times New Roman" w:hAnsi="Times New Roman" w:cs="Times New Roman"/>
          <w:sz w:val="24"/>
          <w:szCs w:val="24"/>
        </w:rPr>
        <w:t xml:space="preserve">a Casa Branca </w:t>
      </w:r>
      <w:r w:rsidR="001C46E5" w:rsidRPr="00A3036C">
        <w:rPr>
          <w:rFonts w:ascii="Times New Roman" w:hAnsi="Times New Roman" w:cs="Times New Roman"/>
          <w:sz w:val="24"/>
          <w:szCs w:val="24"/>
        </w:rPr>
        <w:t>estarem</w:t>
      </w:r>
      <w:r w:rsidR="003C7D3F" w:rsidRPr="00A3036C">
        <w:rPr>
          <w:rFonts w:ascii="Times New Roman" w:hAnsi="Times New Roman" w:cs="Times New Roman"/>
          <w:sz w:val="24"/>
          <w:szCs w:val="24"/>
        </w:rPr>
        <w:t xml:space="preserve"> ocupada pelos democratas.</w:t>
      </w:r>
    </w:p>
    <w:p w14:paraId="60A683B1" w14:textId="641692F9" w:rsidR="004F100B" w:rsidRPr="00A3036C" w:rsidRDefault="0063143B" w:rsidP="00A44C0D">
      <w:pPr>
        <w:spacing w:after="0"/>
        <w:jc w:val="both"/>
        <w:rPr>
          <w:rFonts w:ascii="Times New Roman" w:hAnsi="Times New Roman" w:cs="Times New Roman"/>
          <w:sz w:val="24"/>
          <w:szCs w:val="24"/>
        </w:rPr>
      </w:pPr>
      <w:r w:rsidRPr="00A3036C">
        <w:rPr>
          <w:rFonts w:ascii="Times New Roman" w:hAnsi="Times New Roman" w:cs="Times New Roman"/>
          <w:sz w:val="24"/>
          <w:szCs w:val="24"/>
        </w:rPr>
        <w:t>Atores do Sistema Terr</w:t>
      </w:r>
      <w:r w:rsidR="00283EF3" w:rsidRPr="00A3036C">
        <w:rPr>
          <w:rFonts w:ascii="Times New Roman" w:hAnsi="Times New Roman" w:cs="Times New Roman"/>
          <w:sz w:val="24"/>
          <w:szCs w:val="24"/>
        </w:rPr>
        <w:t xml:space="preserve">a </w:t>
      </w:r>
      <w:r w:rsidR="00440218" w:rsidRPr="00A3036C">
        <w:rPr>
          <w:rFonts w:ascii="Times New Roman" w:hAnsi="Times New Roman" w:cs="Times New Roman"/>
          <w:sz w:val="24"/>
          <w:szCs w:val="24"/>
        </w:rPr>
        <w:t xml:space="preserve">estão convencidos de ser o </w:t>
      </w:r>
      <w:r w:rsidR="00440218" w:rsidRPr="00A3036C">
        <w:rPr>
          <w:rFonts w:ascii="Times New Roman" w:hAnsi="Times New Roman" w:cs="Times New Roman"/>
          <w:b/>
          <w:bCs/>
          <w:sz w:val="24"/>
          <w:szCs w:val="24"/>
        </w:rPr>
        <w:t xml:space="preserve">reset </w:t>
      </w:r>
      <w:r w:rsidR="00440218" w:rsidRPr="00A3036C">
        <w:rPr>
          <w:rFonts w:ascii="Times New Roman" w:hAnsi="Times New Roman" w:cs="Times New Roman"/>
          <w:sz w:val="24"/>
          <w:szCs w:val="24"/>
        </w:rPr>
        <w:t>a única solução para</w:t>
      </w:r>
      <w:r w:rsidR="00901AE9" w:rsidRPr="00A3036C">
        <w:rPr>
          <w:rFonts w:ascii="Times New Roman" w:hAnsi="Times New Roman" w:cs="Times New Roman"/>
          <w:sz w:val="24"/>
          <w:szCs w:val="24"/>
        </w:rPr>
        <w:t>, minimamente, atrasarem</w:t>
      </w:r>
      <w:r w:rsidR="00D96056" w:rsidRPr="00A3036C">
        <w:rPr>
          <w:rFonts w:ascii="Times New Roman" w:hAnsi="Times New Roman" w:cs="Times New Roman"/>
          <w:sz w:val="24"/>
          <w:szCs w:val="24"/>
        </w:rPr>
        <w:t xml:space="preserve">, através da promoção de </w:t>
      </w:r>
      <w:r w:rsidR="000841F7" w:rsidRPr="00A3036C">
        <w:rPr>
          <w:rFonts w:ascii="Times New Roman" w:hAnsi="Times New Roman" w:cs="Times New Roman"/>
          <w:sz w:val="24"/>
          <w:szCs w:val="24"/>
        </w:rPr>
        <w:lastRenderedPageBreak/>
        <w:t xml:space="preserve">baixas </w:t>
      </w:r>
      <w:r w:rsidR="00D96056" w:rsidRPr="00A3036C">
        <w:rPr>
          <w:rFonts w:ascii="Times New Roman" w:hAnsi="Times New Roman" w:cs="Times New Roman"/>
          <w:sz w:val="24"/>
          <w:szCs w:val="24"/>
        </w:rPr>
        <w:t>ondas eletromagnéticas e emocionais</w:t>
      </w:r>
      <w:r w:rsidR="001A68D0" w:rsidRPr="00A3036C">
        <w:rPr>
          <w:rFonts w:ascii="Times New Roman" w:hAnsi="Times New Roman" w:cs="Times New Roman"/>
          <w:sz w:val="24"/>
          <w:szCs w:val="24"/>
        </w:rPr>
        <w:t>,</w:t>
      </w:r>
      <w:r w:rsidR="00901AE9" w:rsidRPr="00A3036C">
        <w:rPr>
          <w:rFonts w:ascii="Times New Roman" w:hAnsi="Times New Roman" w:cs="Times New Roman"/>
          <w:sz w:val="24"/>
          <w:szCs w:val="24"/>
        </w:rPr>
        <w:t xml:space="preserve"> </w:t>
      </w:r>
      <w:r w:rsidR="00A41110" w:rsidRPr="00A3036C">
        <w:rPr>
          <w:rFonts w:ascii="Times New Roman" w:hAnsi="Times New Roman" w:cs="Times New Roman"/>
          <w:sz w:val="24"/>
          <w:szCs w:val="24"/>
        </w:rPr>
        <w:t>o despertar em massa da</w:t>
      </w:r>
      <w:r w:rsidR="00901AE9" w:rsidRPr="00A3036C">
        <w:rPr>
          <w:rFonts w:ascii="Times New Roman" w:hAnsi="Times New Roman" w:cs="Times New Roman"/>
          <w:sz w:val="24"/>
          <w:szCs w:val="24"/>
        </w:rPr>
        <w:t xml:space="preserve"> human</w:t>
      </w:r>
      <w:r w:rsidR="00A41110" w:rsidRPr="00A3036C">
        <w:rPr>
          <w:rFonts w:ascii="Times New Roman" w:hAnsi="Times New Roman" w:cs="Times New Roman"/>
          <w:sz w:val="24"/>
          <w:szCs w:val="24"/>
        </w:rPr>
        <w:t>idade</w:t>
      </w:r>
      <w:r w:rsidR="001A68D0" w:rsidRPr="00A3036C">
        <w:rPr>
          <w:rFonts w:ascii="Times New Roman" w:hAnsi="Times New Roman" w:cs="Times New Roman"/>
          <w:sz w:val="24"/>
          <w:szCs w:val="24"/>
        </w:rPr>
        <w:t>, considerando</w:t>
      </w:r>
      <w:r w:rsidR="00C93A34" w:rsidRPr="00A3036C">
        <w:rPr>
          <w:rFonts w:ascii="Times New Roman" w:hAnsi="Times New Roman" w:cs="Times New Roman"/>
          <w:sz w:val="24"/>
          <w:szCs w:val="24"/>
        </w:rPr>
        <w:t xml:space="preserve"> a ignorância</w:t>
      </w:r>
      <w:r w:rsidR="00B11F3A" w:rsidRPr="00A3036C">
        <w:rPr>
          <w:rFonts w:ascii="Times New Roman" w:hAnsi="Times New Roman" w:cs="Times New Roman"/>
          <w:sz w:val="24"/>
          <w:szCs w:val="24"/>
        </w:rPr>
        <w:t xml:space="preserve"> do terrícola</w:t>
      </w:r>
      <w:r w:rsidR="00C93A34" w:rsidRPr="00A3036C">
        <w:rPr>
          <w:rFonts w:ascii="Times New Roman" w:hAnsi="Times New Roman" w:cs="Times New Roman"/>
          <w:sz w:val="24"/>
          <w:szCs w:val="24"/>
        </w:rPr>
        <w:t xml:space="preserve"> e </w:t>
      </w:r>
      <w:r w:rsidR="00A96798" w:rsidRPr="00A3036C">
        <w:rPr>
          <w:rFonts w:ascii="Times New Roman" w:hAnsi="Times New Roman" w:cs="Times New Roman"/>
          <w:i/>
          <w:iCs/>
          <w:sz w:val="24"/>
          <w:szCs w:val="24"/>
        </w:rPr>
        <w:t>a tríade da maldade humana</w:t>
      </w:r>
      <w:r w:rsidR="00A96798" w:rsidRPr="00A3036C">
        <w:rPr>
          <w:rFonts w:ascii="Times New Roman" w:hAnsi="Times New Roman" w:cs="Times New Roman"/>
          <w:sz w:val="24"/>
          <w:szCs w:val="24"/>
        </w:rPr>
        <w:t xml:space="preserve">: </w:t>
      </w:r>
      <w:r w:rsidR="00A96798" w:rsidRPr="00A3036C">
        <w:rPr>
          <w:rFonts w:ascii="Times New Roman" w:hAnsi="Times New Roman" w:cs="Times New Roman"/>
          <w:i/>
          <w:iCs/>
          <w:sz w:val="24"/>
          <w:szCs w:val="24"/>
        </w:rPr>
        <w:t>ego</w:t>
      </w:r>
      <w:r w:rsidR="00A96798" w:rsidRPr="00A3036C">
        <w:rPr>
          <w:rFonts w:ascii="Times New Roman" w:hAnsi="Times New Roman" w:cs="Times New Roman"/>
          <w:sz w:val="24"/>
          <w:szCs w:val="24"/>
        </w:rPr>
        <w:t>,</w:t>
      </w:r>
      <w:r w:rsidR="00A96798" w:rsidRPr="00A3036C">
        <w:rPr>
          <w:rFonts w:ascii="Times New Roman" w:hAnsi="Times New Roman" w:cs="Times New Roman"/>
          <w:i/>
          <w:iCs/>
          <w:sz w:val="24"/>
          <w:szCs w:val="24"/>
        </w:rPr>
        <w:t xml:space="preserve"> ganância</w:t>
      </w:r>
      <w:r w:rsidR="00A96798" w:rsidRPr="00A3036C">
        <w:rPr>
          <w:rFonts w:ascii="Times New Roman" w:hAnsi="Times New Roman" w:cs="Times New Roman"/>
          <w:sz w:val="24"/>
          <w:szCs w:val="24"/>
        </w:rPr>
        <w:t xml:space="preserve"> e </w:t>
      </w:r>
      <w:r w:rsidR="00A96798" w:rsidRPr="00A3036C">
        <w:rPr>
          <w:rFonts w:ascii="Times New Roman" w:hAnsi="Times New Roman" w:cs="Times New Roman"/>
          <w:i/>
          <w:iCs/>
          <w:sz w:val="24"/>
          <w:szCs w:val="24"/>
        </w:rPr>
        <w:t>medo</w:t>
      </w:r>
      <w:r w:rsidR="00A96798" w:rsidRPr="00A3036C">
        <w:rPr>
          <w:rFonts w:ascii="Times New Roman" w:hAnsi="Times New Roman" w:cs="Times New Roman"/>
          <w:sz w:val="24"/>
          <w:szCs w:val="24"/>
        </w:rPr>
        <w:t>.</w:t>
      </w:r>
    </w:p>
    <w:p w14:paraId="01839DDA" w14:textId="77777777" w:rsidR="00923FAD" w:rsidRPr="00A3036C" w:rsidRDefault="00923FAD" w:rsidP="00A44C0D">
      <w:pPr>
        <w:spacing w:after="0"/>
        <w:jc w:val="both"/>
        <w:rPr>
          <w:rFonts w:ascii="Times New Roman" w:hAnsi="Times New Roman" w:cs="Times New Roman"/>
          <w:sz w:val="24"/>
          <w:szCs w:val="24"/>
        </w:rPr>
      </w:pPr>
    </w:p>
    <w:p w14:paraId="337EF28C" w14:textId="5DCCBD7C" w:rsidR="00923FAD" w:rsidRPr="00A3036C" w:rsidRDefault="00923FAD" w:rsidP="00A44C0D">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2E6DAF" w:rsidRPr="00A3036C">
        <w:rPr>
          <w:rFonts w:ascii="Times New Roman" w:hAnsi="Times New Roman" w:cs="Times New Roman"/>
          <w:sz w:val="24"/>
          <w:szCs w:val="24"/>
        </w:rPr>
        <w:t xml:space="preserve"> </w:t>
      </w:r>
      <w:r w:rsidR="00C0103E" w:rsidRPr="00A3036C">
        <w:rPr>
          <w:rFonts w:ascii="Times New Roman" w:hAnsi="Times New Roman" w:cs="Times New Roman"/>
          <w:sz w:val="24"/>
          <w:szCs w:val="24"/>
        </w:rPr>
        <w:t>Estamos conectados no mesmo pensamento ― Algozlenirus, envaidecido</w:t>
      </w:r>
      <w:r w:rsidR="009F240F" w:rsidRPr="00A3036C">
        <w:rPr>
          <w:rFonts w:ascii="Times New Roman" w:hAnsi="Times New Roman" w:cs="Times New Roman"/>
          <w:sz w:val="24"/>
          <w:szCs w:val="24"/>
        </w:rPr>
        <w:t xml:space="preserve">, com aceitação de sua liderança </w:t>
      </w:r>
      <w:r w:rsidR="00C0103E" w:rsidRPr="00A3036C">
        <w:rPr>
          <w:rFonts w:ascii="Times New Roman" w:hAnsi="Times New Roman" w:cs="Times New Roman"/>
          <w:sz w:val="24"/>
          <w:szCs w:val="24"/>
        </w:rPr>
        <w:t>―</w:t>
      </w:r>
      <w:r w:rsidR="009F240F" w:rsidRPr="00A3036C">
        <w:rPr>
          <w:rFonts w:ascii="Times New Roman" w:hAnsi="Times New Roman" w:cs="Times New Roman"/>
          <w:sz w:val="24"/>
          <w:szCs w:val="24"/>
        </w:rPr>
        <w:t xml:space="preserve"> No entanto, precisamos concatenar ações</w:t>
      </w:r>
      <w:r w:rsidR="00E77B57" w:rsidRPr="00A3036C">
        <w:rPr>
          <w:rFonts w:ascii="Times New Roman" w:hAnsi="Times New Roman" w:cs="Times New Roman"/>
          <w:sz w:val="24"/>
          <w:szCs w:val="24"/>
        </w:rPr>
        <w:t xml:space="preserve"> de nosso Anticristo, </w:t>
      </w:r>
      <w:r w:rsidR="0070735C" w:rsidRPr="00A3036C">
        <w:rPr>
          <w:rFonts w:ascii="Times New Roman" w:hAnsi="Times New Roman" w:cs="Times New Roman"/>
          <w:sz w:val="24"/>
          <w:szCs w:val="24"/>
        </w:rPr>
        <w:t>para os terrícolas a reencarnação do filho de Deus</w:t>
      </w:r>
      <w:r w:rsidR="007A6607" w:rsidRPr="00A3036C">
        <w:rPr>
          <w:rFonts w:ascii="Times New Roman" w:hAnsi="Times New Roman" w:cs="Times New Roman"/>
          <w:sz w:val="24"/>
          <w:szCs w:val="24"/>
        </w:rPr>
        <w:t>... Emmanuel Jesus de Deus. ▬ empolgado</w:t>
      </w:r>
      <w:r w:rsidR="007578BE" w:rsidRPr="00A3036C">
        <w:rPr>
          <w:rFonts w:ascii="Times New Roman" w:hAnsi="Times New Roman" w:cs="Times New Roman"/>
          <w:sz w:val="24"/>
          <w:szCs w:val="24"/>
        </w:rPr>
        <w:t>.</w:t>
      </w:r>
    </w:p>
    <w:p w14:paraId="720E9BED" w14:textId="77777777" w:rsidR="007578BE" w:rsidRPr="00A3036C" w:rsidRDefault="007578BE" w:rsidP="00A44C0D">
      <w:pPr>
        <w:spacing w:after="0"/>
        <w:jc w:val="both"/>
        <w:rPr>
          <w:rFonts w:ascii="Times New Roman" w:hAnsi="Times New Roman" w:cs="Times New Roman"/>
          <w:sz w:val="24"/>
          <w:szCs w:val="24"/>
        </w:rPr>
      </w:pPr>
    </w:p>
    <w:p w14:paraId="26996C5D" w14:textId="433EEE14" w:rsidR="007578BE" w:rsidRPr="00A3036C" w:rsidRDefault="007578BE" w:rsidP="00A44C0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F06301" w:rsidRPr="00A3036C">
        <w:rPr>
          <w:rFonts w:ascii="Times New Roman" w:hAnsi="Times New Roman" w:cs="Times New Roman"/>
          <w:sz w:val="24"/>
          <w:szCs w:val="24"/>
        </w:rPr>
        <w:t>Podemos criar um holograma que se manifeste em todas as capitais e cidades do mundo</w:t>
      </w:r>
      <w:r w:rsidR="00237BAA" w:rsidRPr="00A3036C">
        <w:rPr>
          <w:rFonts w:ascii="Times New Roman" w:hAnsi="Times New Roman" w:cs="Times New Roman"/>
          <w:sz w:val="24"/>
          <w:szCs w:val="24"/>
        </w:rPr>
        <w:t xml:space="preserve"> ― Ilusiodiano </w:t>
      </w:r>
      <w:r w:rsidR="00C501F6" w:rsidRPr="00A3036C">
        <w:rPr>
          <w:rFonts w:ascii="Times New Roman" w:hAnsi="Times New Roman" w:cs="Times New Roman"/>
          <w:sz w:val="24"/>
          <w:szCs w:val="24"/>
        </w:rPr>
        <w:t xml:space="preserve">sugere a apresentação do Anticristo a população terráquea </w:t>
      </w:r>
      <w:r w:rsidR="00237BAA" w:rsidRPr="00A3036C">
        <w:rPr>
          <w:rFonts w:ascii="Times New Roman" w:hAnsi="Times New Roman" w:cs="Times New Roman"/>
          <w:sz w:val="24"/>
          <w:szCs w:val="24"/>
        </w:rPr>
        <w:t>―</w:t>
      </w:r>
      <w:r w:rsidR="00396683" w:rsidRPr="00A3036C">
        <w:rPr>
          <w:rFonts w:ascii="Times New Roman" w:hAnsi="Times New Roman" w:cs="Times New Roman"/>
          <w:sz w:val="24"/>
          <w:szCs w:val="24"/>
        </w:rPr>
        <w:t xml:space="preserve"> Propiciaremos uma apresentação espetaculosa</w:t>
      </w:r>
      <w:r w:rsidR="00771011" w:rsidRPr="00A3036C">
        <w:rPr>
          <w:rFonts w:ascii="Times New Roman" w:hAnsi="Times New Roman" w:cs="Times New Roman"/>
          <w:sz w:val="24"/>
          <w:szCs w:val="24"/>
        </w:rPr>
        <w:t xml:space="preserve"> e provocadora da fé humana. ▬ </w:t>
      </w:r>
      <w:r w:rsidR="00357651" w:rsidRPr="00A3036C">
        <w:rPr>
          <w:rFonts w:ascii="Times New Roman" w:hAnsi="Times New Roman" w:cs="Times New Roman"/>
          <w:sz w:val="24"/>
          <w:szCs w:val="24"/>
        </w:rPr>
        <w:t>imagina.</w:t>
      </w:r>
    </w:p>
    <w:p w14:paraId="1CB7A109" w14:textId="77777777" w:rsidR="00357651" w:rsidRPr="00A3036C" w:rsidRDefault="00357651" w:rsidP="00A44C0D">
      <w:pPr>
        <w:spacing w:after="0"/>
        <w:jc w:val="both"/>
        <w:rPr>
          <w:rFonts w:ascii="Times New Roman" w:hAnsi="Times New Roman" w:cs="Times New Roman"/>
          <w:sz w:val="24"/>
          <w:szCs w:val="24"/>
        </w:rPr>
      </w:pPr>
    </w:p>
    <w:p w14:paraId="4654C52C" w14:textId="7BF2E7FD" w:rsidR="00357651" w:rsidRPr="00A3036C" w:rsidRDefault="00357651" w:rsidP="00A44C0D">
      <w:pPr>
        <w:spacing w:after="0"/>
        <w:jc w:val="both"/>
        <w:rPr>
          <w:rFonts w:ascii="Times New Roman" w:hAnsi="Times New Roman" w:cs="Times New Roman"/>
          <w:sz w:val="24"/>
          <w:szCs w:val="24"/>
        </w:rPr>
      </w:pPr>
      <w:r w:rsidRPr="00A3036C">
        <w:rPr>
          <w:rFonts w:ascii="Times New Roman" w:hAnsi="Times New Roman" w:cs="Times New Roman"/>
          <w:sz w:val="24"/>
          <w:szCs w:val="24"/>
        </w:rPr>
        <w:t>▬ Mais do que isto, podemos teletransportá-lo</w:t>
      </w:r>
      <w:r w:rsidR="00EB548A" w:rsidRPr="00A3036C">
        <w:rPr>
          <w:rFonts w:ascii="Times New Roman" w:hAnsi="Times New Roman" w:cs="Times New Roman"/>
          <w:sz w:val="24"/>
          <w:szCs w:val="24"/>
        </w:rPr>
        <w:t xml:space="preserve"> para as regiões de conflitos sensíveis ― Reinovil</w:t>
      </w:r>
      <w:r w:rsidR="00A46399" w:rsidRPr="00A3036C">
        <w:rPr>
          <w:rFonts w:ascii="Times New Roman" w:hAnsi="Times New Roman" w:cs="Times New Roman"/>
          <w:sz w:val="24"/>
          <w:szCs w:val="24"/>
        </w:rPr>
        <w:t xml:space="preserve"> complementa </w:t>
      </w:r>
      <w:r w:rsidR="00EB548A" w:rsidRPr="00A3036C">
        <w:rPr>
          <w:rFonts w:ascii="Times New Roman" w:hAnsi="Times New Roman" w:cs="Times New Roman"/>
          <w:sz w:val="24"/>
          <w:szCs w:val="24"/>
        </w:rPr>
        <w:t>―</w:t>
      </w:r>
      <w:r w:rsidR="00A46399" w:rsidRPr="00A3036C">
        <w:rPr>
          <w:rFonts w:ascii="Times New Roman" w:hAnsi="Times New Roman" w:cs="Times New Roman"/>
          <w:sz w:val="24"/>
          <w:szCs w:val="24"/>
        </w:rPr>
        <w:t xml:space="preserve"> </w:t>
      </w:r>
      <w:r w:rsidR="00703D9D" w:rsidRPr="00A3036C">
        <w:rPr>
          <w:rFonts w:ascii="Times New Roman" w:hAnsi="Times New Roman" w:cs="Times New Roman"/>
          <w:sz w:val="24"/>
          <w:szCs w:val="24"/>
        </w:rPr>
        <w:t>Transmitido em tempo real para a população terrícola</w:t>
      </w:r>
      <w:r w:rsidR="005B2E1A" w:rsidRPr="00A3036C">
        <w:rPr>
          <w:rFonts w:ascii="Times New Roman" w:hAnsi="Times New Roman" w:cs="Times New Roman"/>
          <w:sz w:val="24"/>
          <w:szCs w:val="24"/>
        </w:rPr>
        <w:t>, Emmanuel Jesus de Deus promovendo a pa</w:t>
      </w:r>
      <w:r w:rsidR="00152AC4" w:rsidRPr="00A3036C">
        <w:rPr>
          <w:rFonts w:ascii="Times New Roman" w:hAnsi="Times New Roman" w:cs="Times New Roman"/>
          <w:sz w:val="24"/>
          <w:szCs w:val="24"/>
        </w:rPr>
        <w:t>z e a união dos povos combatentes. ▬ vibra.</w:t>
      </w:r>
    </w:p>
    <w:p w14:paraId="073311E1" w14:textId="77777777" w:rsidR="00152AC4" w:rsidRPr="00A3036C" w:rsidRDefault="00152AC4" w:rsidP="00A44C0D">
      <w:pPr>
        <w:spacing w:after="0"/>
        <w:jc w:val="both"/>
        <w:rPr>
          <w:rFonts w:ascii="Times New Roman" w:hAnsi="Times New Roman" w:cs="Times New Roman"/>
          <w:sz w:val="24"/>
          <w:szCs w:val="24"/>
        </w:rPr>
      </w:pPr>
    </w:p>
    <w:p w14:paraId="6917608A" w14:textId="01897415" w:rsidR="00152AC4" w:rsidRPr="00A3036C" w:rsidRDefault="00152AC4" w:rsidP="00A44C0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Gênio! </w:t>
      </w:r>
      <w:r w:rsidR="009E0681" w:rsidRPr="00A3036C">
        <w:rPr>
          <w:rFonts w:ascii="Times New Roman" w:hAnsi="Times New Roman" w:cs="Times New Roman"/>
          <w:sz w:val="24"/>
          <w:szCs w:val="24"/>
        </w:rPr>
        <w:t xml:space="preserve">Acho que precisamos ser  mais detalhistas </w:t>
      </w:r>
      <w:r w:rsidR="00C63E57" w:rsidRPr="00A3036C">
        <w:rPr>
          <w:rFonts w:ascii="Times New Roman" w:hAnsi="Times New Roman" w:cs="Times New Roman"/>
          <w:sz w:val="24"/>
          <w:szCs w:val="24"/>
        </w:rPr>
        <w:t>―</w:t>
      </w:r>
      <w:r w:rsidR="008D5B7F" w:rsidRPr="00A3036C">
        <w:rPr>
          <w:rFonts w:ascii="Times New Roman" w:hAnsi="Times New Roman" w:cs="Times New Roman"/>
          <w:sz w:val="24"/>
          <w:szCs w:val="24"/>
        </w:rPr>
        <w:t xml:space="preserve"> Reinódio</w:t>
      </w:r>
      <w:r w:rsidR="00367F48" w:rsidRPr="00A3036C">
        <w:rPr>
          <w:rFonts w:ascii="Times New Roman" w:hAnsi="Times New Roman" w:cs="Times New Roman"/>
          <w:sz w:val="24"/>
          <w:szCs w:val="24"/>
        </w:rPr>
        <w:t xml:space="preserve">, meticuloso, quer aparar arestas </w:t>
      </w:r>
      <w:r w:rsidR="008D5B7F" w:rsidRPr="00A3036C">
        <w:rPr>
          <w:rFonts w:ascii="Times New Roman" w:hAnsi="Times New Roman" w:cs="Times New Roman"/>
          <w:sz w:val="24"/>
          <w:szCs w:val="24"/>
        </w:rPr>
        <w:t>―</w:t>
      </w:r>
      <w:r w:rsidR="00ED456F" w:rsidRPr="00A3036C">
        <w:rPr>
          <w:rFonts w:ascii="Times New Roman" w:hAnsi="Times New Roman" w:cs="Times New Roman"/>
          <w:sz w:val="24"/>
          <w:szCs w:val="24"/>
        </w:rPr>
        <w:t xml:space="preserve"> </w:t>
      </w:r>
      <w:r w:rsidR="00274843" w:rsidRPr="00A3036C">
        <w:rPr>
          <w:rFonts w:ascii="Times New Roman" w:hAnsi="Times New Roman" w:cs="Times New Roman"/>
          <w:sz w:val="24"/>
          <w:szCs w:val="24"/>
        </w:rPr>
        <w:t>E,</w:t>
      </w:r>
      <w:r w:rsidR="00ED456F" w:rsidRPr="00A3036C">
        <w:rPr>
          <w:rFonts w:ascii="Times New Roman" w:hAnsi="Times New Roman" w:cs="Times New Roman"/>
          <w:sz w:val="24"/>
          <w:szCs w:val="24"/>
        </w:rPr>
        <w:t xml:space="preserve"> não podemos subjugar a previsão do SEU —</w:t>
      </w:r>
      <w:r w:rsidR="005D4897" w:rsidRPr="00A3036C">
        <w:rPr>
          <w:rFonts w:ascii="Times New Roman" w:hAnsi="Times New Roman" w:cs="Times New Roman"/>
          <w:sz w:val="24"/>
          <w:szCs w:val="24"/>
        </w:rPr>
        <w:t xml:space="preserve"> </w:t>
      </w:r>
      <w:r w:rsidR="00ED456F" w:rsidRPr="00A3036C">
        <w:rPr>
          <w:rFonts w:ascii="Times New Roman" w:hAnsi="Times New Roman" w:cs="Times New Roman"/>
          <w:sz w:val="24"/>
          <w:szCs w:val="24"/>
        </w:rPr>
        <w:t>Soberana Energia Universal</w:t>
      </w:r>
      <w:r w:rsidR="005D4897" w:rsidRPr="00A3036C">
        <w:rPr>
          <w:rFonts w:ascii="Times New Roman" w:hAnsi="Times New Roman" w:cs="Times New Roman"/>
          <w:sz w:val="24"/>
          <w:szCs w:val="24"/>
        </w:rPr>
        <w:t xml:space="preserve"> de promover o despertar em massa da humanidade</w:t>
      </w:r>
      <w:r w:rsidR="006C72CA" w:rsidRPr="00A3036C">
        <w:rPr>
          <w:rFonts w:ascii="Times New Roman" w:hAnsi="Times New Roman" w:cs="Times New Roman"/>
          <w:sz w:val="24"/>
          <w:szCs w:val="24"/>
        </w:rPr>
        <w:t>. ▬ previne.</w:t>
      </w:r>
    </w:p>
    <w:p w14:paraId="3C7AF339" w14:textId="77777777" w:rsidR="006C72CA" w:rsidRPr="00A3036C" w:rsidRDefault="006C72CA" w:rsidP="00A44C0D">
      <w:pPr>
        <w:spacing w:after="0"/>
        <w:jc w:val="both"/>
        <w:rPr>
          <w:rFonts w:ascii="Times New Roman" w:hAnsi="Times New Roman" w:cs="Times New Roman"/>
          <w:sz w:val="24"/>
          <w:szCs w:val="24"/>
        </w:rPr>
      </w:pPr>
    </w:p>
    <w:p w14:paraId="2C41DBF5" w14:textId="1BF8792B" w:rsidR="006C72CA" w:rsidRPr="00A3036C" w:rsidRDefault="006C72CA" w:rsidP="00A44C0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4304D" w:rsidRPr="00A3036C">
        <w:rPr>
          <w:rFonts w:ascii="Times New Roman" w:hAnsi="Times New Roman" w:cs="Times New Roman"/>
          <w:sz w:val="24"/>
          <w:szCs w:val="24"/>
        </w:rPr>
        <w:t xml:space="preserve">Emmanuel Jesus de Deus deve se pronunciar no </w:t>
      </w:r>
      <w:r w:rsidR="00274843" w:rsidRPr="00A3036C">
        <w:rPr>
          <w:rFonts w:ascii="Times New Roman" w:hAnsi="Times New Roman" w:cs="Times New Roman"/>
          <w:sz w:val="24"/>
          <w:szCs w:val="24"/>
        </w:rPr>
        <w:t>Natal</w:t>
      </w:r>
      <w:r w:rsidR="00B4304D" w:rsidRPr="00A3036C">
        <w:rPr>
          <w:rFonts w:ascii="Times New Roman" w:hAnsi="Times New Roman" w:cs="Times New Roman"/>
          <w:sz w:val="24"/>
          <w:szCs w:val="24"/>
        </w:rPr>
        <w:t xml:space="preserve"> ― Algozlenirus determina ― Nesta época </w:t>
      </w:r>
      <w:r w:rsidR="00F83D8F" w:rsidRPr="00A3036C">
        <w:rPr>
          <w:rFonts w:ascii="Times New Roman" w:hAnsi="Times New Roman" w:cs="Times New Roman"/>
          <w:sz w:val="24"/>
          <w:szCs w:val="24"/>
        </w:rPr>
        <w:t>os humanos estão mais vulneráveis</w:t>
      </w:r>
      <w:r w:rsidR="00274843" w:rsidRPr="00A3036C">
        <w:rPr>
          <w:rFonts w:ascii="Times New Roman" w:hAnsi="Times New Roman" w:cs="Times New Roman"/>
          <w:sz w:val="24"/>
          <w:szCs w:val="24"/>
        </w:rPr>
        <w:t xml:space="preserve"> ―</w:t>
      </w:r>
      <w:r w:rsidR="002D0831" w:rsidRPr="00A3036C">
        <w:rPr>
          <w:rFonts w:ascii="Times New Roman" w:hAnsi="Times New Roman" w:cs="Times New Roman"/>
          <w:sz w:val="24"/>
          <w:szCs w:val="24"/>
        </w:rPr>
        <w:t xml:space="preserve"> </w:t>
      </w:r>
      <w:r w:rsidR="00E41C38" w:rsidRPr="00A3036C">
        <w:rPr>
          <w:rFonts w:ascii="Times New Roman" w:hAnsi="Times New Roman" w:cs="Times New Roman"/>
          <w:sz w:val="24"/>
          <w:szCs w:val="24"/>
        </w:rPr>
        <w:t>P</w:t>
      </w:r>
      <w:r w:rsidR="002D0831" w:rsidRPr="00A3036C">
        <w:rPr>
          <w:rFonts w:ascii="Times New Roman" w:hAnsi="Times New Roman" w:cs="Times New Roman"/>
          <w:sz w:val="24"/>
          <w:szCs w:val="24"/>
        </w:rPr>
        <w:t>oder supremo</w:t>
      </w:r>
      <w:r w:rsidR="00E41C38" w:rsidRPr="00A3036C">
        <w:rPr>
          <w:rFonts w:ascii="Times New Roman" w:hAnsi="Times New Roman" w:cs="Times New Roman"/>
          <w:sz w:val="24"/>
          <w:szCs w:val="24"/>
        </w:rPr>
        <w:t>, m</w:t>
      </w:r>
      <w:r w:rsidR="002D0831" w:rsidRPr="00A3036C">
        <w:rPr>
          <w:rFonts w:ascii="Times New Roman" w:hAnsi="Times New Roman" w:cs="Times New Roman"/>
          <w:sz w:val="24"/>
          <w:szCs w:val="24"/>
        </w:rPr>
        <w:t>aquiavélico</w:t>
      </w:r>
      <w:r w:rsidR="00E41C38" w:rsidRPr="00A3036C">
        <w:rPr>
          <w:rFonts w:ascii="Times New Roman" w:hAnsi="Times New Roman" w:cs="Times New Roman"/>
          <w:sz w:val="24"/>
          <w:szCs w:val="24"/>
        </w:rPr>
        <w:t xml:space="preserve">, </w:t>
      </w:r>
      <w:r w:rsidR="009A3419" w:rsidRPr="00A3036C">
        <w:rPr>
          <w:rFonts w:ascii="Times New Roman" w:hAnsi="Times New Roman" w:cs="Times New Roman"/>
          <w:sz w:val="24"/>
          <w:szCs w:val="24"/>
        </w:rPr>
        <w:t>mensura</w:t>
      </w:r>
      <w:r w:rsidR="002D0831" w:rsidRPr="00A3036C">
        <w:rPr>
          <w:rFonts w:ascii="Times New Roman" w:hAnsi="Times New Roman" w:cs="Times New Roman"/>
          <w:sz w:val="24"/>
          <w:szCs w:val="24"/>
        </w:rPr>
        <w:t xml:space="preserve"> </w:t>
      </w:r>
      <w:r w:rsidR="00274843" w:rsidRPr="00A3036C">
        <w:rPr>
          <w:rFonts w:ascii="Times New Roman" w:hAnsi="Times New Roman" w:cs="Times New Roman"/>
          <w:sz w:val="24"/>
          <w:szCs w:val="24"/>
        </w:rPr>
        <w:t>―</w:t>
      </w:r>
      <w:r w:rsidR="00FA5A7D" w:rsidRPr="00A3036C">
        <w:rPr>
          <w:rFonts w:ascii="Times New Roman" w:hAnsi="Times New Roman" w:cs="Times New Roman"/>
          <w:sz w:val="24"/>
          <w:szCs w:val="24"/>
        </w:rPr>
        <w:t xml:space="preserve"> </w:t>
      </w:r>
      <w:r w:rsidR="002E4355" w:rsidRPr="00A3036C">
        <w:rPr>
          <w:rFonts w:ascii="Times New Roman" w:hAnsi="Times New Roman" w:cs="Times New Roman"/>
          <w:sz w:val="24"/>
          <w:szCs w:val="24"/>
        </w:rPr>
        <w:t>P</w:t>
      </w:r>
      <w:r w:rsidR="00463F1A" w:rsidRPr="00A3036C">
        <w:rPr>
          <w:rFonts w:ascii="Times New Roman" w:hAnsi="Times New Roman" w:cs="Times New Roman"/>
          <w:sz w:val="24"/>
          <w:szCs w:val="24"/>
        </w:rPr>
        <w:t>ropiciaremos o maior espetáculo visto pel</w:t>
      </w:r>
      <w:r w:rsidR="002E4355" w:rsidRPr="00A3036C">
        <w:rPr>
          <w:rFonts w:ascii="Times New Roman" w:hAnsi="Times New Roman" w:cs="Times New Roman"/>
          <w:sz w:val="24"/>
          <w:szCs w:val="24"/>
        </w:rPr>
        <w:t xml:space="preserve">os terráqueos ― </w:t>
      </w:r>
      <w:r w:rsidR="007358B8" w:rsidRPr="00A3036C">
        <w:rPr>
          <w:rFonts w:ascii="Times New Roman" w:hAnsi="Times New Roman" w:cs="Times New Roman"/>
          <w:sz w:val="24"/>
          <w:szCs w:val="24"/>
        </w:rPr>
        <w:t>I</w:t>
      </w:r>
      <w:r w:rsidR="002E4355" w:rsidRPr="00A3036C">
        <w:rPr>
          <w:rFonts w:ascii="Times New Roman" w:hAnsi="Times New Roman" w:cs="Times New Roman"/>
          <w:sz w:val="24"/>
          <w:szCs w:val="24"/>
        </w:rPr>
        <w:t xml:space="preserve">magina </w:t>
      </w:r>
      <w:r w:rsidR="002E4355" w:rsidRPr="00A3036C">
        <w:rPr>
          <w:rFonts w:ascii="Times New Roman" w:hAnsi="Times New Roman" w:cs="Times New Roman"/>
          <w:sz w:val="24"/>
          <w:szCs w:val="24"/>
        </w:rPr>
        <w:lastRenderedPageBreak/>
        <w:t xml:space="preserve">a cenografia </w:t>
      </w:r>
      <w:r w:rsidR="002B6938" w:rsidRPr="00A3036C">
        <w:rPr>
          <w:rFonts w:ascii="Times New Roman" w:hAnsi="Times New Roman" w:cs="Times New Roman"/>
          <w:sz w:val="24"/>
          <w:szCs w:val="24"/>
        </w:rPr>
        <w:t xml:space="preserve">e concepção cênica </w:t>
      </w:r>
      <w:r w:rsidR="002E4355" w:rsidRPr="00A3036C">
        <w:rPr>
          <w:rFonts w:ascii="Times New Roman" w:hAnsi="Times New Roman" w:cs="Times New Roman"/>
          <w:sz w:val="24"/>
          <w:szCs w:val="24"/>
        </w:rPr>
        <w:t>―</w:t>
      </w:r>
      <w:r w:rsidR="002B6938" w:rsidRPr="00A3036C">
        <w:rPr>
          <w:rFonts w:ascii="Times New Roman" w:hAnsi="Times New Roman" w:cs="Times New Roman"/>
          <w:sz w:val="24"/>
          <w:szCs w:val="24"/>
        </w:rPr>
        <w:t xml:space="preserve"> Emmanuel Jesus de Deu</w:t>
      </w:r>
      <w:r w:rsidR="005563C3" w:rsidRPr="00A3036C">
        <w:rPr>
          <w:rFonts w:ascii="Times New Roman" w:hAnsi="Times New Roman" w:cs="Times New Roman"/>
          <w:sz w:val="24"/>
          <w:szCs w:val="24"/>
        </w:rPr>
        <w:t>s qualifica a IMSD — Independência mundial dos Servos de Deus</w:t>
      </w:r>
      <w:r w:rsidR="00F25928" w:rsidRPr="00A3036C">
        <w:rPr>
          <w:rFonts w:ascii="Times New Roman" w:hAnsi="Times New Roman" w:cs="Times New Roman"/>
          <w:sz w:val="24"/>
          <w:szCs w:val="24"/>
        </w:rPr>
        <w:t xml:space="preserve"> e</w:t>
      </w:r>
      <w:r w:rsidR="00F07A0A" w:rsidRPr="00A3036C">
        <w:rPr>
          <w:rFonts w:ascii="Times New Roman" w:hAnsi="Times New Roman" w:cs="Times New Roman"/>
          <w:sz w:val="24"/>
          <w:szCs w:val="24"/>
        </w:rPr>
        <w:t xml:space="preserve">  Roberto Evaristo de Macedo</w:t>
      </w:r>
      <w:r w:rsidR="00E620A9" w:rsidRPr="00A3036C">
        <w:rPr>
          <w:rFonts w:ascii="Times New Roman" w:hAnsi="Times New Roman" w:cs="Times New Roman"/>
          <w:sz w:val="24"/>
          <w:szCs w:val="24"/>
        </w:rPr>
        <w:t>, o elevando ao cargo máximo da</w:t>
      </w:r>
      <w:r w:rsidR="007A60EA" w:rsidRPr="00A3036C">
        <w:rPr>
          <w:rFonts w:ascii="Times New Roman" w:hAnsi="Times New Roman" w:cs="Times New Roman"/>
          <w:sz w:val="24"/>
          <w:szCs w:val="24"/>
        </w:rPr>
        <w:t xml:space="preserve"> religiosidade mundial</w:t>
      </w:r>
      <w:r w:rsidR="00F46F10" w:rsidRPr="00A3036C">
        <w:rPr>
          <w:rFonts w:ascii="Times New Roman" w:hAnsi="Times New Roman" w:cs="Times New Roman"/>
          <w:sz w:val="24"/>
          <w:szCs w:val="24"/>
        </w:rPr>
        <w:t>..</w:t>
      </w:r>
      <w:r w:rsidR="00583D15" w:rsidRPr="00A3036C">
        <w:rPr>
          <w:rFonts w:ascii="Times New Roman" w:hAnsi="Times New Roman" w:cs="Times New Roman"/>
          <w:sz w:val="24"/>
          <w:szCs w:val="24"/>
        </w:rPr>
        <w:t xml:space="preserve">. ▬ </w:t>
      </w:r>
      <w:r w:rsidR="00F46F10" w:rsidRPr="00A3036C">
        <w:rPr>
          <w:rFonts w:ascii="Times New Roman" w:hAnsi="Times New Roman" w:cs="Times New Roman"/>
          <w:sz w:val="24"/>
          <w:szCs w:val="24"/>
        </w:rPr>
        <w:t>projeta.</w:t>
      </w:r>
    </w:p>
    <w:p w14:paraId="77B839B3" w14:textId="77777777" w:rsidR="00F46F10" w:rsidRPr="00A3036C" w:rsidRDefault="00F46F10" w:rsidP="00A44C0D">
      <w:pPr>
        <w:spacing w:after="0"/>
        <w:jc w:val="both"/>
        <w:rPr>
          <w:rFonts w:ascii="Times New Roman" w:hAnsi="Times New Roman" w:cs="Times New Roman"/>
          <w:sz w:val="24"/>
          <w:szCs w:val="24"/>
        </w:rPr>
      </w:pPr>
    </w:p>
    <w:p w14:paraId="678B345B" w14:textId="18085C24" w:rsidR="00F46F10" w:rsidRPr="00A3036C" w:rsidRDefault="00F46F10" w:rsidP="00A44C0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60B88" w:rsidRPr="00A3036C">
        <w:rPr>
          <w:rFonts w:ascii="Times New Roman" w:hAnsi="Times New Roman" w:cs="Times New Roman"/>
          <w:sz w:val="24"/>
          <w:szCs w:val="24"/>
        </w:rPr>
        <w:t xml:space="preserve">O acúmulo de funções </w:t>
      </w:r>
      <w:r w:rsidR="001C513F" w:rsidRPr="00A3036C">
        <w:rPr>
          <w:rFonts w:ascii="Times New Roman" w:hAnsi="Times New Roman" w:cs="Times New Roman"/>
          <w:sz w:val="24"/>
          <w:szCs w:val="24"/>
        </w:rPr>
        <w:t>pel</w:t>
      </w:r>
      <w:r w:rsidR="00060B88" w:rsidRPr="00A3036C">
        <w:rPr>
          <w:rFonts w:ascii="Times New Roman" w:hAnsi="Times New Roman" w:cs="Times New Roman"/>
          <w:sz w:val="24"/>
          <w:szCs w:val="24"/>
        </w:rPr>
        <w:t>o Presidente do Universo</w:t>
      </w:r>
      <w:r w:rsidR="001C513F" w:rsidRPr="00A3036C">
        <w:rPr>
          <w:rFonts w:ascii="Times New Roman" w:hAnsi="Times New Roman" w:cs="Times New Roman"/>
          <w:sz w:val="24"/>
          <w:szCs w:val="24"/>
        </w:rPr>
        <w:t xml:space="preserve"> signific</w:t>
      </w:r>
      <w:r w:rsidR="00A758EC" w:rsidRPr="00A3036C">
        <w:rPr>
          <w:rFonts w:ascii="Times New Roman" w:hAnsi="Times New Roman" w:cs="Times New Roman"/>
          <w:sz w:val="24"/>
          <w:szCs w:val="24"/>
        </w:rPr>
        <w:t>a a sua exclusão cênica do Sistema Terra ― Reinódio</w:t>
      </w:r>
      <w:r w:rsidR="00A3497F" w:rsidRPr="00A3036C">
        <w:rPr>
          <w:rFonts w:ascii="Times New Roman" w:hAnsi="Times New Roman" w:cs="Times New Roman"/>
          <w:sz w:val="24"/>
          <w:szCs w:val="24"/>
        </w:rPr>
        <w:t xml:space="preserve"> conclui </w:t>
      </w:r>
      <w:r w:rsidR="00A758EC" w:rsidRPr="00A3036C">
        <w:rPr>
          <w:rFonts w:ascii="Times New Roman" w:hAnsi="Times New Roman" w:cs="Times New Roman"/>
          <w:sz w:val="24"/>
          <w:szCs w:val="24"/>
        </w:rPr>
        <w:t>―</w:t>
      </w:r>
      <w:r w:rsidR="00A3497F" w:rsidRPr="00A3036C">
        <w:rPr>
          <w:rFonts w:ascii="Times New Roman" w:hAnsi="Times New Roman" w:cs="Times New Roman"/>
          <w:sz w:val="24"/>
          <w:szCs w:val="24"/>
        </w:rPr>
        <w:t xml:space="preserve"> Faremos dele um mártir </w:t>
      </w:r>
      <w:r w:rsidR="00F14AB5" w:rsidRPr="00A3036C">
        <w:rPr>
          <w:rFonts w:ascii="Times New Roman" w:hAnsi="Times New Roman" w:cs="Times New Roman"/>
          <w:sz w:val="24"/>
          <w:szCs w:val="24"/>
        </w:rPr>
        <w:t>―</w:t>
      </w:r>
      <w:r w:rsidR="00B60CAB" w:rsidRPr="00A3036C">
        <w:rPr>
          <w:rFonts w:ascii="Times New Roman" w:hAnsi="Times New Roman" w:cs="Times New Roman"/>
          <w:sz w:val="24"/>
          <w:szCs w:val="24"/>
        </w:rPr>
        <w:t xml:space="preserve"> </w:t>
      </w:r>
      <w:r w:rsidR="009A0B56" w:rsidRPr="00A3036C">
        <w:rPr>
          <w:rFonts w:ascii="Times New Roman" w:hAnsi="Times New Roman" w:cs="Times New Roman"/>
          <w:sz w:val="24"/>
          <w:szCs w:val="24"/>
        </w:rPr>
        <w:t xml:space="preserve">Exibe criatividade </w:t>
      </w:r>
      <w:r w:rsidR="00F14AB5" w:rsidRPr="00A3036C">
        <w:rPr>
          <w:rFonts w:ascii="Times New Roman" w:hAnsi="Times New Roman" w:cs="Times New Roman"/>
          <w:sz w:val="24"/>
          <w:szCs w:val="24"/>
        </w:rPr>
        <w:t>―</w:t>
      </w:r>
      <w:r w:rsidR="009A0B56" w:rsidRPr="00A3036C">
        <w:rPr>
          <w:rFonts w:ascii="Times New Roman" w:hAnsi="Times New Roman" w:cs="Times New Roman"/>
          <w:sz w:val="24"/>
          <w:szCs w:val="24"/>
        </w:rPr>
        <w:t xml:space="preserve"> </w:t>
      </w:r>
      <w:r w:rsidR="002D05E5" w:rsidRPr="00A3036C">
        <w:rPr>
          <w:rFonts w:ascii="Times New Roman" w:hAnsi="Times New Roman" w:cs="Times New Roman"/>
          <w:sz w:val="24"/>
          <w:szCs w:val="24"/>
        </w:rPr>
        <w:t>A luta do homem divinal</w:t>
      </w:r>
      <w:r w:rsidR="00174A06" w:rsidRPr="00A3036C">
        <w:rPr>
          <w:rFonts w:ascii="Times New Roman" w:hAnsi="Times New Roman" w:cs="Times New Roman"/>
          <w:sz w:val="24"/>
          <w:szCs w:val="24"/>
        </w:rPr>
        <w:t xml:space="preserve"> em prol do ser humano ― Gargalha a contradição ― </w:t>
      </w:r>
      <w:r w:rsidR="001E60E0" w:rsidRPr="00A3036C">
        <w:rPr>
          <w:rFonts w:ascii="Times New Roman" w:hAnsi="Times New Roman" w:cs="Times New Roman"/>
          <w:sz w:val="24"/>
          <w:szCs w:val="24"/>
        </w:rPr>
        <w:t xml:space="preserve">Devemos </w:t>
      </w:r>
      <w:r w:rsidR="001A1F7D" w:rsidRPr="00A3036C">
        <w:rPr>
          <w:rFonts w:ascii="Times New Roman" w:hAnsi="Times New Roman" w:cs="Times New Roman"/>
          <w:sz w:val="24"/>
          <w:szCs w:val="24"/>
        </w:rPr>
        <w:t>repetir a história e fazermos de Judas Escariote</w:t>
      </w:r>
      <w:r w:rsidR="00F75D40" w:rsidRPr="00A3036C">
        <w:rPr>
          <w:rFonts w:ascii="Times New Roman" w:hAnsi="Times New Roman" w:cs="Times New Roman"/>
          <w:sz w:val="24"/>
          <w:szCs w:val="24"/>
        </w:rPr>
        <w:t xml:space="preserve">s um traidor e ceifador da vida de um </w:t>
      </w:r>
      <w:r w:rsidR="00F75D40" w:rsidRPr="00A3036C">
        <w:rPr>
          <w:rFonts w:ascii="Times New Roman" w:hAnsi="Times New Roman" w:cs="Times New Roman"/>
          <w:i/>
          <w:iCs/>
          <w:sz w:val="24"/>
          <w:szCs w:val="24"/>
        </w:rPr>
        <w:t>santo</w:t>
      </w:r>
      <w:r w:rsidR="00F75D40" w:rsidRPr="00A3036C">
        <w:rPr>
          <w:rFonts w:ascii="Times New Roman" w:hAnsi="Times New Roman" w:cs="Times New Roman"/>
          <w:sz w:val="24"/>
          <w:szCs w:val="24"/>
        </w:rPr>
        <w:t>.</w:t>
      </w:r>
      <w:r w:rsidR="00165AC3" w:rsidRPr="00A3036C">
        <w:rPr>
          <w:rFonts w:ascii="Times New Roman" w:hAnsi="Times New Roman" w:cs="Times New Roman"/>
          <w:sz w:val="24"/>
          <w:szCs w:val="24"/>
        </w:rPr>
        <w:t xml:space="preserve"> ▬</w:t>
      </w:r>
      <w:r w:rsidR="00DF7990" w:rsidRPr="00A3036C">
        <w:rPr>
          <w:rFonts w:ascii="Times New Roman" w:hAnsi="Times New Roman" w:cs="Times New Roman"/>
          <w:sz w:val="24"/>
          <w:szCs w:val="24"/>
        </w:rPr>
        <w:t xml:space="preserve"> insufla.</w:t>
      </w:r>
    </w:p>
    <w:p w14:paraId="4F620604" w14:textId="77777777" w:rsidR="00DF7990" w:rsidRPr="00A3036C" w:rsidRDefault="00DF7990" w:rsidP="00A44C0D">
      <w:pPr>
        <w:spacing w:after="0"/>
        <w:jc w:val="both"/>
        <w:rPr>
          <w:rFonts w:ascii="Times New Roman" w:hAnsi="Times New Roman" w:cs="Times New Roman"/>
          <w:sz w:val="24"/>
          <w:szCs w:val="24"/>
        </w:rPr>
      </w:pPr>
    </w:p>
    <w:p w14:paraId="1A494DBB" w14:textId="5DD95C4F" w:rsidR="00DF7990" w:rsidRPr="00A3036C" w:rsidRDefault="0065098E" w:rsidP="00A44C0D">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2C646B" w:rsidRPr="00A3036C">
        <w:rPr>
          <w:rFonts w:ascii="Times New Roman" w:hAnsi="Times New Roman" w:cs="Times New Roman"/>
          <w:sz w:val="24"/>
          <w:szCs w:val="24"/>
        </w:rPr>
        <w:t xml:space="preserve"> Perfeito! Muito bem observado ― Ilusiodiano compactua ―</w:t>
      </w:r>
      <w:r w:rsidR="002F26CB" w:rsidRPr="00A3036C">
        <w:rPr>
          <w:rFonts w:ascii="Times New Roman" w:hAnsi="Times New Roman" w:cs="Times New Roman"/>
          <w:sz w:val="24"/>
          <w:szCs w:val="24"/>
        </w:rPr>
        <w:t xml:space="preserve"> Precisamos agir rápido</w:t>
      </w:r>
      <w:r w:rsidR="007F37BE" w:rsidRPr="00A3036C">
        <w:rPr>
          <w:rFonts w:ascii="Times New Roman" w:hAnsi="Times New Roman" w:cs="Times New Roman"/>
          <w:sz w:val="24"/>
          <w:szCs w:val="24"/>
        </w:rPr>
        <w:t>... ▬ preocupado.</w:t>
      </w:r>
    </w:p>
    <w:p w14:paraId="6B587A16" w14:textId="77777777" w:rsidR="007F37BE" w:rsidRPr="00A3036C" w:rsidRDefault="007F37BE" w:rsidP="00A44C0D">
      <w:pPr>
        <w:spacing w:after="0"/>
        <w:jc w:val="both"/>
        <w:rPr>
          <w:rFonts w:ascii="Times New Roman" w:hAnsi="Times New Roman" w:cs="Times New Roman"/>
          <w:sz w:val="24"/>
          <w:szCs w:val="24"/>
        </w:rPr>
      </w:pPr>
    </w:p>
    <w:p w14:paraId="593E52F4" w14:textId="77777777" w:rsidR="00711575" w:rsidRPr="00A3036C" w:rsidRDefault="007F37BE" w:rsidP="00A44C0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F6F7E" w:rsidRPr="00A3036C">
        <w:rPr>
          <w:rFonts w:ascii="Times New Roman" w:hAnsi="Times New Roman" w:cs="Times New Roman"/>
          <w:sz w:val="24"/>
          <w:szCs w:val="24"/>
        </w:rPr>
        <w:t xml:space="preserve">Nós não permitiremos </w:t>
      </w:r>
      <w:r w:rsidR="00252BB9" w:rsidRPr="00A3036C">
        <w:rPr>
          <w:rFonts w:ascii="Times New Roman" w:hAnsi="Times New Roman" w:cs="Times New Roman"/>
          <w:sz w:val="24"/>
          <w:szCs w:val="24"/>
        </w:rPr>
        <w:t>às relações pedófilas virem a público ― Reinovil</w:t>
      </w:r>
      <w:r w:rsidR="00465E5F" w:rsidRPr="00A3036C">
        <w:rPr>
          <w:rFonts w:ascii="Times New Roman" w:hAnsi="Times New Roman" w:cs="Times New Roman"/>
          <w:sz w:val="24"/>
          <w:szCs w:val="24"/>
        </w:rPr>
        <w:t xml:space="preserve">, contundente, toma vinho </w:t>
      </w:r>
      <w:r w:rsidR="00252BB9" w:rsidRPr="00A3036C">
        <w:rPr>
          <w:rFonts w:ascii="Times New Roman" w:hAnsi="Times New Roman" w:cs="Times New Roman"/>
          <w:sz w:val="24"/>
          <w:szCs w:val="24"/>
        </w:rPr>
        <w:t>―</w:t>
      </w:r>
      <w:r w:rsidR="00465E5F" w:rsidRPr="00A3036C">
        <w:rPr>
          <w:rFonts w:ascii="Times New Roman" w:hAnsi="Times New Roman" w:cs="Times New Roman"/>
          <w:sz w:val="24"/>
          <w:szCs w:val="24"/>
        </w:rPr>
        <w:t xml:space="preserve"> </w:t>
      </w:r>
      <w:r w:rsidR="005B6111" w:rsidRPr="00A3036C">
        <w:rPr>
          <w:rFonts w:ascii="Times New Roman" w:hAnsi="Times New Roman" w:cs="Times New Roman"/>
          <w:sz w:val="24"/>
          <w:szCs w:val="24"/>
        </w:rPr>
        <w:t xml:space="preserve">Emmanuel Jesus de Deus fora criado e intelectualizado na ESD </w:t>
      </w:r>
      <w:r w:rsidR="00175220" w:rsidRPr="00A3036C">
        <w:rPr>
          <w:rFonts w:ascii="Times New Roman" w:hAnsi="Times New Roman" w:cs="Times New Roman"/>
          <w:sz w:val="24"/>
          <w:szCs w:val="24"/>
        </w:rPr>
        <w:t>— Escola dos Servos de Deus ―</w:t>
      </w:r>
      <w:r w:rsidR="00845D08" w:rsidRPr="00A3036C">
        <w:rPr>
          <w:rFonts w:ascii="Times New Roman" w:hAnsi="Times New Roman" w:cs="Times New Roman"/>
          <w:sz w:val="24"/>
          <w:szCs w:val="24"/>
        </w:rPr>
        <w:t xml:space="preserve"> </w:t>
      </w:r>
      <w:r w:rsidR="00C67C01" w:rsidRPr="00A3036C">
        <w:rPr>
          <w:rFonts w:ascii="Times New Roman" w:hAnsi="Times New Roman" w:cs="Times New Roman"/>
          <w:sz w:val="24"/>
          <w:szCs w:val="24"/>
        </w:rPr>
        <w:t xml:space="preserve">Lembra a </w:t>
      </w:r>
      <w:r w:rsidR="00791B61" w:rsidRPr="00A3036C">
        <w:rPr>
          <w:rFonts w:ascii="Times New Roman" w:hAnsi="Times New Roman" w:cs="Times New Roman"/>
          <w:sz w:val="24"/>
          <w:szCs w:val="24"/>
        </w:rPr>
        <w:t>cumplicidade dos atores</w:t>
      </w:r>
      <w:r w:rsidR="00C67C01" w:rsidRPr="00A3036C">
        <w:rPr>
          <w:rFonts w:ascii="Times New Roman" w:hAnsi="Times New Roman" w:cs="Times New Roman"/>
          <w:sz w:val="24"/>
          <w:szCs w:val="24"/>
        </w:rPr>
        <w:t xml:space="preserve"> </w:t>
      </w:r>
      <w:r w:rsidR="00175220" w:rsidRPr="00A3036C">
        <w:rPr>
          <w:rFonts w:ascii="Times New Roman" w:hAnsi="Times New Roman" w:cs="Times New Roman"/>
          <w:sz w:val="24"/>
          <w:szCs w:val="24"/>
        </w:rPr>
        <w:t>―</w:t>
      </w:r>
      <w:r w:rsidR="00067B5E" w:rsidRPr="00A3036C">
        <w:rPr>
          <w:rFonts w:ascii="Times New Roman" w:hAnsi="Times New Roman" w:cs="Times New Roman"/>
          <w:sz w:val="24"/>
          <w:szCs w:val="24"/>
        </w:rPr>
        <w:t xml:space="preserve"> Roberto e Jesus são farinha do mesmo saco. ▬ resume.</w:t>
      </w:r>
    </w:p>
    <w:p w14:paraId="16580C90" w14:textId="77777777" w:rsidR="00711575" w:rsidRPr="00A3036C" w:rsidRDefault="00711575" w:rsidP="00A44C0D">
      <w:pPr>
        <w:spacing w:after="0"/>
        <w:jc w:val="both"/>
        <w:rPr>
          <w:rFonts w:ascii="Times New Roman" w:hAnsi="Times New Roman" w:cs="Times New Roman"/>
          <w:sz w:val="24"/>
          <w:szCs w:val="24"/>
        </w:rPr>
      </w:pPr>
    </w:p>
    <w:p w14:paraId="61D22681" w14:textId="03E8021D" w:rsidR="00360700" w:rsidRPr="00A3036C" w:rsidRDefault="00717D02"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w:t>
      </w:r>
      <w:r w:rsidRPr="00A3036C">
        <w:rPr>
          <w:rFonts w:ascii="Times New Roman" w:hAnsi="Times New Roman" w:cs="Times New Roman"/>
          <w:i/>
          <w:iCs/>
          <w:sz w:val="24"/>
          <w:szCs w:val="24"/>
        </w:rPr>
        <w:t xml:space="preserve">túnel do tempo </w:t>
      </w:r>
      <w:r w:rsidRPr="00A3036C">
        <w:rPr>
          <w:rFonts w:ascii="Times New Roman" w:hAnsi="Times New Roman" w:cs="Times New Roman"/>
          <w:sz w:val="24"/>
          <w:szCs w:val="24"/>
        </w:rPr>
        <w:t>mostra</w:t>
      </w:r>
      <w:r w:rsidR="004D7D2C" w:rsidRPr="00A3036C">
        <w:rPr>
          <w:rFonts w:ascii="Times New Roman" w:hAnsi="Times New Roman" w:cs="Times New Roman"/>
          <w:sz w:val="24"/>
          <w:szCs w:val="24"/>
        </w:rPr>
        <w:t xml:space="preserve"> fatos históricos envolvendo religiosos </w:t>
      </w:r>
      <w:r w:rsidR="00053374" w:rsidRPr="00A3036C">
        <w:rPr>
          <w:rFonts w:ascii="Times New Roman" w:hAnsi="Times New Roman" w:cs="Times New Roman"/>
          <w:sz w:val="24"/>
          <w:szCs w:val="24"/>
        </w:rPr>
        <w:t xml:space="preserve">na prática pedófila. Escândalos </w:t>
      </w:r>
      <w:r w:rsidR="0099655C" w:rsidRPr="00A3036C">
        <w:rPr>
          <w:rFonts w:ascii="Times New Roman" w:hAnsi="Times New Roman" w:cs="Times New Roman"/>
          <w:sz w:val="24"/>
          <w:szCs w:val="24"/>
        </w:rPr>
        <w:t>em igrejas, sinagogas, templos, terreiro</w:t>
      </w:r>
      <w:r w:rsidR="00185AEA" w:rsidRPr="00A3036C">
        <w:rPr>
          <w:rFonts w:ascii="Times New Roman" w:hAnsi="Times New Roman" w:cs="Times New Roman"/>
          <w:sz w:val="24"/>
          <w:szCs w:val="24"/>
        </w:rPr>
        <w:t>s e quaisquer outros ambientes</w:t>
      </w:r>
      <w:r w:rsidR="007A3F5A" w:rsidRPr="00A3036C">
        <w:rPr>
          <w:rFonts w:ascii="Times New Roman" w:hAnsi="Times New Roman" w:cs="Times New Roman"/>
          <w:sz w:val="24"/>
          <w:szCs w:val="24"/>
        </w:rPr>
        <w:t xml:space="preserve"> condutores da fé humana ao encontro de D</w:t>
      </w:r>
      <w:r w:rsidR="00326900" w:rsidRPr="00A3036C">
        <w:rPr>
          <w:rFonts w:ascii="Times New Roman" w:hAnsi="Times New Roman" w:cs="Times New Roman"/>
          <w:sz w:val="24"/>
          <w:szCs w:val="24"/>
        </w:rPr>
        <w:t>e</w:t>
      </w:r>
      <w:r w:rsidR="007A3F5A" w:rsidRPr="00A3036C">
        <w:rPr>
          <w:rFonts w:ascii="Times New Roman" w:hAnsi="Times New Roman" w:cs="Times New Roman"/>
          <w:sz w:val="24"/>
          <w:szCs w:val="24"/>
        </w:rPr>
        <w:t>us</w:t>
      </w:r>
      <w:r w:rsidR="00326900" w:rsidRPr="00A3036C">
        <w:rPr>
          <w:rFonts w:ascii="Times New Roman" w:hAnsi="Times New Roman" w:cs="Times New Roman"/>
          <w:sz w:val="24"/>
          <w:szCs w:val="24"/>
        </w:rPr>
        <w:t>, n</w:t>
      </w:r>
      <w:r w:rsidR="00D90549" w:rsidRPr="00A3036C">
        <w:rPr>
          <w:rFonts w:ascii="Times New Roman" w:hAnsi="Times New Roman" w:cs="Times New Roman"/>
          <w:sz w:val="24"/>
          <w:szCs w:val="24"/>
        </w:rPr>
        <w:t>este</w:t>
      </w:r>
      <w:r w:rsidR="00E421BE" w:rsidRPr="00A3036C">
        <w:rPr>
          <w:rFonts w:ascii="Times New Roman" w:hAnsi="Times New Roman" w:cs="Times New Roman"/>
          <w:sz w:val="24"/>
          <w:szCs w:val="24"/>
        </w:rPr>
        <w:t xml:space="preserve"> </w:t>
      </w:r>
      <w:r w:rsidR="00326900" w:rsidRPr="00A3036C">
        <w:rPr>
          <w:rFonts w:ascii="Times New Roman" w:hAnsi="Times New Roman" w:cs="Times New Roman"/>
          <w:sz w:val="24"/>
          <w:szCs w:val="24"/>
        </w:rPr>
        <w:t>caso, hierarquicamente</w:t>
      </w:r>
      <w:r w:rsidR="00E421BE" w:rsidRPr="00A3036C">
        <w:rPr>
          <w:rFonts w:ascii="Times New Roman" w:hAnsi="Times New Roman" w:cs="Times New Roman"/>
          <w:sz w:val="24"/>
          <w:szCs w:val="24"/>
        </w:rPr>
        <w:t>,</w:t>
      </w:r>
      <w:r w:rsidR="00326900" w:rsidRPr="00A3036C">
        <w:rPr>
          <w:rFonts w:ascii="Times New Roman" w:hAnsi="Times New Roman" w:cs="Times New Roman"/>
          <w:sz w:val="24"/>
          <w:szCs w:val="24"/>
        </w:rPr>
        <w:t xml:space="preserve"> no Sistema Terra, Algozlenirus</w:t>
      </w:r>
      <w:r w:rsidR="005D1043" w:rsidRPr="00A3036C">
        <w:rPr>
          <w:rFonts w:ascii="Times New Roman" w:hAnsi="Times New Roman" w:cs="Times New Roman"/>
          <w:sz w:val="24"/>
          <w:szCs w:val="24"/>
        </w:rPr>
        <w:t xml:space="preserve">. </w:t>
      </w:r>
      <w:r w:rsidR="00594CE3" w:rsidRPr="00A3036C">
        <w:rPr>
          <w:rFonts w:ascii="Times New Roman" w:hAnsi="Times New Roman" w:cs="Times New Roman"/>
          <w:sz w:val="24"/>
          <w:szCs w:val="24"/>
        </w:rPr>
        <w:t xml:space="preserve">Humanos </w:t>
      </w:r>
      <w:r w:rsidR="007C34A1" w:rsidRPr="00A3036C">
        <w:rPr>
          <w:rFonts w:ascii="Times New Roman" w:hAnsi="Times New Roman" w:cs="Times New Roman"/>
          <w:sz w:val="24"/>
          <w:szCs w:val="24"/>
        </w:rPr>
        <w:t>com imagem e semelhança a este Deus estão acostumados co</w:t>
      </w:r>
      <w:r w:rsidR="00096321" w:rsidRPr="00A3036C">
        <w:rPr>
          <w:rFonts w:ascii="Times New Roman" w:hAnsi="Times New Roman" w:cs="Times New Roman"/>
          <w:sz w:val="24"/>
          <w:szCs w:val="24"/>
        </w:rPr>
        <w:t>m as faltas de ministr</w:t>
      </w:r>
      <w:r w:rsidR="0006339A" w:rsidRPr="00A3036C">
        <w:rPr>
          <w:rFonts w:ascii="Times New Roman" w:hAnsi="Times New Roman" w:cs="Times New Roman"/>
          <w:sz w:val="24"/>
          <w:szCs w:val="24"/>
        </w:rPr>
        <w:t>ad</w:t>
      </w:r>
      <w:r w:rsidR="00096321" w:rsidRPr="00A3036C">
        <w:rPr>
          <w:rFonts w:ascii="Times New Roman" w:hAnsi="Times New Roman" w:cs="Times New Roman"/>
          <w:sz w:val="24"/>
          <w:szCs w:val="24"/>
        </w:rPr>
        <w:t>o</w:t>
      </w:r>
      <w:r w:rsidR="0006339A" w:rsidRPr="00A3036C">
        <w:rPr>
          <w:rFonts w:ascii="Times New Roman" w:hAnsi="Times New Roman" w:cs="Times New Roman"/>
          <w:sz w:val="24"/>
          <w:szCs w:val="24"/>
        </w:rPr>
        <w:t>re</w:t>
      </w:r>
      <w:r w:rsidR="00096321" w:rsidRPr="00A3036C">
        <w:rPr>
          <w:rFonts w:ascii="Times New Roman" w:hAnsi="Times New Roman" w:cs="Times New Roman"/>
          <w:sz w:val="24"/>
          <w:szCs w:val="24"/>
        </w:rPr>
        <w:t xml:space="preserve">s </w:t>
      </w:r>
      <w:r w:rsidR="002F1131" w:rsidRPr="00A3036C">
        <w:rPr>
          <w:rFonts w:ascii="Times New Roman" w:hAnsi="Times New Roman" w:cs="Times New Roman"/>
          <w:sz w:val="24"/>
          <w:szCs w:val="24"/>
        </w:rPr>
        <w:t xml:space="preserve">e exploradores </w:t>
      </w:r>
      <w:r w:rsidR="00096321" w:rsidRPr="00A3036C">
        <w:rPr>
          <w:rFonts w:ascii="Times New Roman" w:hAnsi="Times New Roman" w:cs="Times New Roman"/>
          <w:sz w:val="24"/>
          <w:szCs w:val="24"/>
        </w:rPr>
        <w:t>da fé</w:t>
      </w:r>
      <w:r w:rsidR="002F1131" w:rsidRPr="00A3036C">
        <w:rPr>
          <w:rFonts w:ascii="Times New Roman" w:hAnsi="Times New Roman" w:cs="Times New Roman"/>
          <w:sz w:val="24"/>
          <w:szCs w:val="24"/>
        </w:rPr>
        <w:t xml:space="preserve"> em divers</w:t>
      </w:r>
      <w:r w:rsidR="00126712" w:rsidRPr="00A3036C">
        <w:rPr>
          <w:rFonts w:ascii="Times New Roman" w:hAnsi="Times New Roman" w:cs="Times New Roman"/>
          <w:sz w:val="24"/>
          <w:szCs w:val="24"/>
        </w:rPr>
        <w:t xml:space="preserve">as religiões, mas, </w:t>
      </w:r>
      <w:r w:rsidR="00A51C58" w:rsidRPr="00A3036C">
        <w:rPr>
          <w:rFonts w:ascii="Times New Roman" w:hAnsi="Times New Roman" w:cs="Times New Roman"/>
          <w:sz w:val="24"/>
          <w:szCs w:val="24"/>
        </w:rPr>
        <w:t>obviamente, esc</w:t>
      </w:r>
      <w:r w:rsidR="005059AC" w:rsidRPr="00A3036C">
        <w:rPr>
          <w:rFonts w:ascii="Times New Roman" w:hAnsi="Times New Roman" w:cs="Times New Roman"/>
          <w:sz w:val="24"/>
          <w:szCs w:val="24"/>
        </w:rPr>
        <w:t>arcéu</w:t>
      </w:r>
      <w:r w:rsidR="00B402F5" w:rsidRPr="00A3036C">
        <w:rPr>
          <w:rFonts w:ascii="Times New Roman" w:hAnsi="Times New Roman" w:cs="Times New Roman"/>
          <w:sz w:val="24"/>
          <w:szCs w:val="24"/>
        </w:rPr>
        <w:t xml:space="preserve"> protagonizado pelo President</w:t>
      </w:r>
      <w:r w:rsidR="00A53F1A" w:rsidRPr="00A3036C">
        <w:rPr>
          <w:rFonts w:ascii="Times New Roman" w:hAnsi="Times New Roman" w:cs="Times New Roman"/>
          <w:sz w:val="24"/>
          <w:szCs w:val="24"/>
        </w:rPr>
        <w:t>e</w:t>
      </w:r>
      <w:r w:rsidR="00B402F5" w:rsidRPr="00A3036C">
        <w:rPr>
          <w:rFonts w:ascii="Times New Roman" w:hAnsi="Times New Roman" w:cs="Times New Roman"/>
          <w:sz w:val="24"/>
          <w:szCs w:val="24"/>
        </w:rPr>
        <w:t xml:space="preserve"> do Universo e o filho de Deu</w:t>
      </w:r>
      <w:r w:rsidR="00C25309" w:rsidRPr="00A3036C">
        <w:rPr>
          <w:rFonts w:ascii="Times New Roman" w:hAnsi="Times New Roman" w:cs="Times New Roman"/>
          <w:sz w:val="24"/>
          <w:szCs w:val="24"/>
        </w:rPr>
        <w:t xml:space="preserve">s está fora dos planos dos </w:t>
      </w:r>
      <w:bookmarkStart w:id="24" w:name="_Hlk182907038"/>
      <w:r w:rsidR="00360700" w:rsidRPr="00A3036C">
        <w:rPr>
          <w:rFonts w:ascii="Times New Roman" w:hAnsi="Times New Roman" w:cs="Times New Roman"/>
          <w:i/>
          <w:iCs/>
          <w:sz w:val="24"/>
          <w:szCs w:val="24"/>
        </w:rPr>
        <w:lastRenderedPageBreak/>
        <w:t>malenirus</w:t>
      </w:r>
      <w:bookmarkEnd w:id="24"/>
      <w:r w:rsidR="00360700" w:rsidRPr="00A3036C">
        <w:rPr>
          <w:rFonts w:ascii="Times New Roman" w:hAnsi="Times New Roman" w:cs="Times New Roman"/>
          <w:sz w:val="24"/>
          <w:szCs w:val="24"/>
        </w:rPr>
        <w:t xml:space="preserve">, </w:t>
      </w:r>
      <w:r w:rsidR="00360700" w:rsidRPr="00A3036C">
        <w:rPr>
          <w:rFonts w:ascii="Times New Roman" w:hAnsi="Times New Roman" w:cs="Times New Roman"/>
          <w:i/>
          <w:iCs/>
          <w:sz w:val="24"/>
          <w:szCs w:val="24"/>
        </w:rPr>
        <w:t xml:space="preserve">reinonaques </w:t>
      </w:r>
      <w:r w:rsidR="00360700" w:rsidRPr="00A3036C">
        <w:rPr>
          <w:rFonts w:ascii="Times New Roman" w:hAnsi="Times New Roman" w:cs="Times New Roman"/>
          <w:sz w:val="24"/>
          <w:szCs w:val="24"/>
        </w:rPr>
        <w:t xml:space="preserve">e </w:t>
      </w:r>
      <w:r w:rsidR="00360700" w:rsidRPr="00A3036C">
        <w:rPr>
          <w:rFonts w:ascii="Times New Roman" w:hAnsi="Times New Roman" w:cs="Times New Roman"/>
          <w:i/>
          <w:iCs/>
          <w:sz w:val="24"/>
          <w:szCs w:val="24"/>
        </w:rPr>
        <w:t>dominitilianos</w:t>
      </w:r>
      <w:r w:rsidR="00360700" w:rsidRPr="00A3036C">
        <w:rPr>
          <w:rFonts w:ascii="Times New Roman" w:hAnsi="Times New Roman" w:cs="Times New Roman"/>
          <w:sz w:val="24"/>
          <w:szCs w:val="24"/>
        </w:rPr>
        <w:t>.</w:t>
      </w:r>
      <w:r w:rsidR="00256885" w:rsidRPr="00A3036C">
        <w:rPr>
          <w:rFonts w:ascii="Times New Roman" w:hAnsi="Times New Roman" w:cs="Times New Roman"/>
          <w:sz w:val="24"/>
          <w:szCs w:val="24"/>
        </w:rPr>
        <w:t xml:space="preserve"> Conscientes, </w:t>
      </w:r>
      <w:r w:rsidR="00256885" w:rsidRPr="00A3036C">
        <w:rPr>
          <w:rFonts w:ascii="Times New Roman" w:hAnsi="Times New Roman" w:cs="Times New Roman"/>
          <w:i/>
          <w:iCs/>
          <w:sz w:val="24"/>
          <w:szCs w:val="24"/>
        </w:rPr>
        <w:t xml:space="preserve">os dono do mundo </w:t>
      </w:r>
      <w:r w:rsidR="00405051" w:rsidRPr="00A3036C">
        <w:rPr>
          <w:rFonts w:ascii="Times New Roman" w:hAnsi="Times New Roman" w:cs="Times New Roman"/>
          <w:sz w:val="24"/>
          <w:szCs w:val="24"/>
        </w:rPr>
        <w:t>sabem da intensa luta filosófica</w:t>
      </w:r>
      <w:r w:rsidR="003A7AC0" w:rsidRPr="00A3036C">
        <w:rPr>
          <w:rFonts w:ascii="Times New Roman" w:hAnsi="Times New Roman" w:cs="Times New Roman"/>
          <w:sz w:val="24"/>
          <w:szCs w:val="24"/>
        </w:rPr>
        <w:t xml:space="preserve"> travada entre a dualidade estabelecida no planeta Terra e a unicidade prevista pelo SEU — Soberana Energia Universal</w:t>
      </w:r>
      <w:r w:rsidR="001E2B8A" w:rsidRPr="00A3036C">
        <w:rPr>
          <w:rFonts w:ascii="Times New Roman" w:hAnsi="Times New Roman" w:cs="Times New Roman"/>
          <w:sz w:val="24"/>
          <w:szCs w:val="24"/>
        </w:rPr>
        <w:t xml:space="preserve"> na transição planetária a quinta dimensão, verdadeiramente, </w:t>
      </w:r>
      <w:r w:rsidR="001E2B8A" w:rsidRPr="00A3036C">
        <w:rPr>
          <w:rFonts w:ascii="Times New Roman" w:hAnsi="Times New Roman" w:cs="Times New Roman"/>
          <w:i/>
          <w:iCs/>
          <w:sz w:val="24"/>
          <w:szCs w:val="24"/>
        </w:rPr>
        <w:t xml:space="preserve">quinto plano </w:t>
      </w:r>
      <w:r w:rsidR="00A84DDC" w:rsidRPr="00A3036C">
        <w:rPr>
          <w:rFonts w:ascii="Times New Roman" w:hAnsi="Times New Roman" w:cs="Times New Roman"/>
          <w:i/>
          <w:iCs/>
          <w:sz w:val="24"/>
          <w:szCs w:val="24"/>
        </w:rPr>
        <w:t>terráqueo</w:t>
      </w:r>
      <w:r w:rsidR="001E2B8A" w:rsidRPr="00A3036C">
        <w:rPr>
          <w:rFonts w:ascii="Times New Roman" w:hAnsi="Times New Roman" w:cs="Times New Roman"/>
          <w:sz w:val="24"/>
          <w:szCs w:val="24"/>
        </w:rPr>
        <w:t>.</w:t>
      </w:r>
    </w:p>
    <w:p w14:paraId="2D2406FC" w14:textId="57AEFE84" w:rsidR="00A84DDC" w:rsidRPr="00A3036C" w:rsidRDefault="00887C59"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monitoramento dos </w:t>
      </w:r>
      <w:r w:rsidRPr="00A3036C">
        <w:rPr>
          <w:rFonts w:ascii="Times New Roman" w:hAnsi="Times New Roman" w:cs="Times New Roman"/>
          <w:i/>
          <w:iCs/>
          <w:sz w:val="24"/>
          <w:szCs w:val="24"/>
        </w:rPr>
        <w:t xml:space="preserve">malenirus </w:t>
      </w:r>
      <w:r w:rsidRPr="00A3036C">
        <w:rPr>
          <w:rFonts w:ascii="Times New Roman" w:hAnsi="Times New Roman" w:cs="Times New Roman"/>
          <w:sz w:val="24"/>
          <w:szCs w:val="24"/>
        </w:rPr>
        <w:t xml:space="preserve">no </w:t>
      </w:r>
      <w:r w:rsidRPr="00A3036C">
        <w:rPr>
          <w:rFonts w:ascii="Times New Roman" w:hAnsi="Times New Roman" w:cs="Times New Roman"/>
          <w:i/>
          <w:iCs/>
          <w:sz w:val="24"/>
          <w:szCs w:val="24"/>
        </w:rPr>
        <w:t xml:space="preserve">terceiro plano terráqueo </w:t>
      </w:r>
      <w:r w:rsidR="003D42EE" w:rsidRPr="00A3036C">
        <w:rPr>
          <w:rFonts w:ascii="Times New Roman" w:hAnsi="Times New Roman" w:cs="Times New Roman"/>
          <w:sz w:val="24"/>
          <w:szCs w:val="24"/>
        </w:rPr>
        <w:t>dos acontecimentos</w:t>
      </w:r>
      <w:r w:rsidR="00FC1002" w:rsidRPr="00A3036C">
        <w:rPr>
          <w:rFonts w:ascii="Times New Roman" w:hAnsi="Times New Roman" w:cs="Times New Roman"/>
          <w:sz w:val="24"/>
          <w:szCs w:val="24"/>
        </w:rPr>
        <w:t xml:space="preserve"> nos </w:t>
      </w:r>
      <w:r w:rsidR="00FC1002" w:rsidRPr="00A3036C">
        <w:rPr>
          <w:rFonts w:ascii="Times New Roman" w:hAnsi="Times New Roman" w:cs="Times New Roman"/>
          <w:i/>
          <w:iCs/>
          <w:sz w:val="24"/>
          <w:szCs w:val="24"/>
        </w:rPr>
        <w:t xml:space="preserve">primeiro </w:t>
      </w:r>
      <w:r w:rsidR="00FC1002" w:rsidRPr="00A3036C">
        <w:rPr>
          <w:rFonts w:ascii="Times New Roman" w:hAnsi="Times New Roman" w:cs="Times New Roman"/>
          <w:sz w:val="24"/>
          <w:szCs w:val="24"/>
        </w:rPr>
        <w:t xml:space="preserve">e </w:t>
      </w:r>
      <w:r w:rsidR="00FC1002" w:rsidRPr="00A3036C">
        <w:rPr>
          <w:rFonts w:ascii="Times New Roman" w:hAnsi="Times New Roman" w:cs="Times New Roman"/>
          <w:i/>
          <w:iCs/>
          <w:sz w:val="24"/>
          <w:szCs w:val="24"/>
        </w:rPr>
        <w:t>segundo planos terráqueos</w:t>
      </w:r>
      <w:r w:rsidR="0097115B" w:rsidRPr="00A3036C">
        <w:rPr>
          <w:rFonts w:ascii="Times New Roman" w:hAnsi="Times New Roman" w:cs="Times New Roman"/>
          <w:i/>
          <w:iCs/>
          <w:sz w:val="24"/>
          <w:szCs w:val="24"/>
        </w:rPr>
        <w:t xml:space="preserve"> </w:t>
      </w:r>
      <w:r w:rsidR="0097115B" w:rsidRPr="00A3036C">
        <w:rPr>
          <w:rFonts w:ascii="Times New Roman" w:hAnsi="Times New Roman" w:cs="Times New Roman"/>
          <w:sz w:val="24"/>
          <w:szCs w:val="24"/>
        </w:rPr>
        <w:t xml:space="preserve">não tem </w:t>
      </w:r>
      <w:r w:rsidR="00B071A2" w:rsidRPr="00A3036C">
        <w:rPr>
          <w:rFonts w:ascii="Times New Roman" w:hAnsi="Times New Roman" w:cs="Times New Roman"/>
          <w:sz w:val="24"/>
          <w:szCs w:val="24"/>
        </w:rPr>
        <w:t>comando sobre o livre arbítrio humano</w:t>
      </w:r>
      <w:r w:rsidR="00C10291" w:rsidRPr="00A3036C">
        <w:rPr>
          <w:rFonts w:ascii="Times New Roman" w:hAnsi="Times New Roman" w:cs="Times New Roman"/>
          <w:sz w:val="24"/>
          <w:szCs w:val="24"/>
        </w:rPr>
        <w:t>. Porém, sua influência milenar</w:t>
      </w:r>
      <w:r w:rsidR="00AC5730" w:rsidRPr="00A3036C">
        <w:rPr>
          <w:rFonts w:ascii="Times New Roman" w:hAnsi="Times New Roman" w:cs="Times New Roman"/>
          <w:sz w:val="24"/>
          <w:szCs w:val="24"/>
        </w:rPr>
        <w:t xml:space="preserve"> na dinâmica</w:t>
      </w:r>
      <w:r w:rsidR="00B65086" w:rsidRPr="00A3036C">
        <w:rPr>
          <w:rFonts w:ascii="Times New Roman" w:hAnsi="Times New Roman" w:cs="Times New Roman"/>
          <w:sz w:val="24"/>
          <w:szCs w:val="24"/>
        </w:rPr>
        <w:t xml:space="preserve"> humana comandada pelos pilares sistêmico</w:t>
      </w:r>
      <w:r w:rsidR="00CA74B6" w:rsidRPr="00A3036C">
        <w:rPr>
          <w:rFonts w:ascii="Times New Roman" w:hAnsi="Times New Roman" w:cs="Times New Roman"/>
          <w:sz w:val="24"/>
          <w:szCs w:val="24"/>
        </w:rPr>
        <w:t xml:space="preserve">s e </w:t>
      </w:r>
      <w:r w:rsidR="00CA74B6" w:rsidRPr="00A3036C">
        <w:rPr>
          <w:rFonts w:ascii="Times New Roman" w:hAnsi="Times New Roman" w:cs="Times New Roman"/>
          <w:i/>
          <w:iCs/>
          <w:sz w:val="24"/>
          <w:szCs w:val="24"/>
        </w:rPr>
        <w:t>a tríade da maldade humana</w:t>
      </w:r>
      <w:r w:rsidR="00CA74B6" w:rsidRPr="00A3036C">
        <w:rPr>
          <w:rFonts w:ascii="Times New Roman" w:hAnsi="Times New Roman" w:cs="Times New Roman"/>
          <w:sz w:val="24"/>
          <w:szCs w:val="24"/>
        </w:rPr>
        <w:t xml:space="preserve">: </w:t>
      </w:r>
      <w:r w:rsidR="002B65FB" w:rsidRPr="00A3036C">
        <w:rPr>
          <w:rFonts w:ascii="Times New Roman" w:hAnsi="Times New Roman" w:cs="Times New Roman"/>
          <w:i/>
          <w:iCs/>
          <w:sz w:val="24"/>
          <w:szCs w:val="24"/>
        </w:rPr>
        <w:t>ego</w:t>
      </w:r>
      <w:r w:rsidR="002B65FB" w:rsidRPr="00A3036C">
        <w:rPr>
          <w:rFonts w:ascii="Times New Roman" w:hAnsi="Times New Roman" w:cs="Times New Roman"/>
          <w:sz w:val="24"/>
          <w:szCs w:val="24"/>
        </w:rPr>
        <w:t xml:space="preserve">, </w:t>
      </w:r>
      <w:r w:rsidR="002B65FB" w:rsidRPr="00A3036C">
        <w:rPr>
          <w:rFonts w:ascii="Times New Roman" w:hAnsi="Times New Roman" w:cs="Times New Roman"/>
          <w:i/>
          <w:iCs/>
          <w:sz w:val="24"/>
          <w:szCs w:val="24"/>
        </w:rPr>
        <w:t xml:space="preserve">ganância </w:t>
      </w:r>
      <w:r w:rsidR="002B65FB" w:rsidRPr="00A3036C">
        <w:rPr>
          <w:rFonts w:ascii="Times New Roman" w:hAnsi="Times New Roman" w:cs="Times New Roman"/>
          <w:sz w:val="24"/>
          <w:szCs w:val="24"/>
        </w:rPr>
        <w:t xml:space="preserve">e </w:t>
      </w:r>
      <w:r w:rsidR="002B65FB" w:rsidRPr="00A3036C">
        <w:rPr>
          <w:rFonts w:ascii="Times New Roman" w:hAnsi="Times New Roman" w:cs="Times New Roman"/>
          <w:i/>
          <w:iCs/>
          <w:sz w:val="24"/>
          <w:szCs w:val="24"/>
        </w:rPr>
        <w:t xml:space="preserve">medo </w:t>
      </w:r>
      <w:r w:rsidR="002B65FB" w:rsidRPr="00A3036C">
        <w:rPr>
          <w:rFonts w:ascii="Times New Roman" w:hAnsi="Times New Roman" w:cs="Times New Roman"/>
          <w:sz w:val="24"/>
          <w:szCs w:val="24"/>
        </w:rPr>
        <w:t xml:space="preserve">conduzem a humanidade </w:t>
      </w:r>
      <w:r w:rsidR="00D62F0D" w:rsidRPr="00A3036C">
        <w:rPr>
          <w:rFonts w:ascii="Times New Roman" w:hAnsi="Times New Roman" w:cs="Times New Roman"/>
          <w:sz w:val="24"/>
          <w:szCs w:val="24"/>
        </w:rPr>
        <w:t>para vibrações energéticas</w:t>
      </w:r>
      <w:r w:rsidR="006021B7" w:rsidRPr="00A3036C">
        <w:rPr>
          <w:rFonts w:ascii="Times New Roman" w:hAnsi="Times New Roman" w:cs="Times New Roman"/>
          <w:sz w:val="24"/>
          <w:szCs w:val="24"/>
        </w:rPr>
        <w:t xml:space="preserve"> não evolutivas e sustentadas pela mentira e ilusão.</w:t>
      </w:r>
    </w:p>
    <w:p w14:paraId="0E67B242" w14:textId="66B213A9" w:rsidR="00A5384C" w:rsidRPr="00A3036C" w:rsidRDefault="00996FDB"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guerra filosófica tem </w:t>
      </w:r>
      <w:r w:rsidRPr="00A3036C">
        <w:rPr>
          <w:rFonts w:ascii="Times New Roman" w:hAnsi="Times New Roman" w:cs="Times New Roman"/>
          <w:i/>
          <w:iCs/>
          <w:sz w:val="24"/>
          <w:szCs w:val="24"/>
        </w:rPr>
        <w:t xml:space="preserve">os donos do mundo </w:t>
      </w:r>
      <w:r w:rsidR="001133F8" w:rsidRPr="00A3036C">
        <w:rPr>
          <w:rFonts w:ascii="Times New Roman" w:hAnsi="Times New Roman" w:cs="Times New Roman"/>
          <w:sz w:val="24"/>
          <w:szCs w:val="24"/>
        </w:rPr>
        <w:t xml:space="preserve">comandando os pilares do Sistema Terra: governo, religião, mídia e </w:t>
      </w:r>
      <w:r w:rsidR="009807BE" w:rsidRPr="00A3036C">
        <w:rPr>
          <w:rFonts w:ascii="Times New Roman" w:hAnsi="Times New Roman" w:cs="Times New Roman"/>
          <w:sz w:val="24"/>
          <w:szCs w:val="24"/>
        </w:rPr>
        <w:t>educação.</w:t>
      </w:r>
      <w:r w:rsidR="00AC4CD9" w:rsidRPr="00A3036C">
        <w:rPr>
          <w:rFonts w:ascii="Times New Roman" w:hAnsi="Times New Roman" w:cs="Times New Roman"/>
          <w:sz w:val="24"/>
          <w:szCs w:val="24"/>
        </w:rPr>
        <w:t xml:space="preserve"> Todos </w:t>
      </w:r>
      <w:r w:rsidR="00F916BE" w:rsidRPr="00A3036C">
        <w:rPr>
          <w:rFonts w:ascii="Times New Roman" w:hAnsi="Times New Roman" w:cs="Times New Roman"/>
          <w:sz w:val="24"/>
          <w:szCs w:val="24"/>
        </w:rPr>
        <w:t xml:space="preserve">os </w:t>
      </w:r>
      <w:r w:rsidR="00AC4CD9" w:rsidRPr="00A3036C">
        <w:rPr>
          <w:rFonts w:ascii="Times New Roman" w:hAnsi="Times New Roman" w:cs="Times New Roman"/>
          <w:sz w:val="24"/>
          <w:szCs w:val="24"/>
        </w:rPr>
        <w:t>cargo</w:t>
      </w:r>
      <w:r w:rsidR="00F916BE" w:rsidRPr="00A3036C">
        <w:rPr>
          <w:rFonts w:ascii="Times New Roman" w:hAnsi="Times New Roman" w:cs="Times New Roman"/>
          <w:sz w:val="24"/>
          <w:szCs w:val="24"/>
        </w:rPr>
        <w:t>s de primeiros escalões e</w:t>
      </w:r>
      <w:r w:rsidR="000B0A26" w:rsidRPr="00A3036C">
        <w:rPr>
          <w:rFonts w:ascii="Times New Roman" w:hAnsi="Times New Roman" w:cs="Times New Roman"/>
          <w:sz w:val="24"/>
          <w:szCs w:val="24"/>
        </w:rPr>
        <w:t xml:space="preserve"> até</w:t>
      </w:r>
      <w:r w:rsidR="00F916BE" w:rsidRPr="00A3036C">
        <w:rPr>
          <w:rFonts w:ascii="Times New Roman" w:hAnsi="Times New Roman" w:cs="Times New Roman"/>
          <w:sz w:val="24"/>
          <w:szCs w:val="24"/>
        </w:rPr>
        <w:t xml:space="preserve"> afin</w:t>
      </w:r>
      <w:r w:rsidR="000B0A26" w:rsidRPr="00A3036C">
        <w:rPr>
          <w:rFonts w:ascii="Times New Roman" w:hAnsi="Times New Roman" w:cs="Times New Roman"/>
          <w:sz w:val="24"/>
          <w:szCs w:val="24"/>
        </w:rPr>
        <w:t>s estão ou serão ocupados pelos h</w:t>
      </w:r>
      <w:r w:rsidR="00D719F5" w:rsidRPr="00A3036C">
        <w:rPr>
          <w:rFonts w:ascii="Times New Roman" w:hAnsi="Times New Roman" w:cs="Times New Roman"/>
          <w:sz w:val="24"/>
          <w:szCs w:val="24"/>
        </w:rPr>
        <w:t xml:space="preserve">umanos híbridos produzidos na subterraneidade do orbe pelos </w:t>
      </w:r>
      <w:r w:rsidR="00D719F5" w:rsidRPr="00A3036C">
        <w:rPr>
          <w:rFonts w:ascii="Times New Roman" w:hAnsi="Times New Roman" w:cs="Times New Roman"/>
          <w:i/>
          <w:iCs/>
          <w:sz w:val="24"/>
          <w:szCs w:val="24"/>
        </w:rPr>
        <w:t>reinonaques</w:t>
      </w:r>
      <w:r w:rsidR="00B25D06" w:rsidRPr="00A3036C">
        <w:rPr>
          <w:rFonts w:ascii="Times New Roman" w:hAnsi="Times New Roman" w:cs="Times New Roman"/>
          <w:sz w:val="24"/>
          <w:szCs w:val="24"/>
        </w:rPr>
        <w:t xml:space="preserve"> e </w:t>
      </w:r>
      <w:r w:rsidR="00B25D06" w:rsidRPr="00A3036C">
        <w:rPr>
          <w:rFonts w:ascii="Times New Roman" w:hAnsi="Times New Roman" w:cs="Times New Roman"/>
          <w:i/>
          <w:iCs/>
          <w:sz w:val="24"/>
          <w:szCs w:val="24"/>
        </w:rPr>
        <w:t>dominitilianos</w:t>
      </w:r>
      <w:r w:rsidR="00B25D06" w:rsidRPr="00A3036C">
        <w:rPr>
          <w:rFonts w:ascii="Times New Roman" w:hAnsi="Times New Roman" w:cs="Times New Roman"/>
          <w:sz w:val="24"/>
          <w:szCs w:val="24"/>
        </w:rPr>
        <w:t>.</w:t>
      </w:r>
      <w:r w:rsidR="002B0BEA" w:rsidRPr="00A3036C">
        <w:rPr>
          <w:rFonts w:ascii="Times New Roman" w:hAnsi="Times New Roman" w:cs="Times New Roman"/>
          <w:sz w:val="24"/>
          <w:szCs w:val="24"/>
        </w:rPr>
        <w:t xml:space="preserve"> </w:t>
      </w:r>
      <w:r w:rsidR="00A467E2" w:rsidRPr="00A3036C">
        <w:rPr>
          <w:rFonts w:ascii="Times New Roman" w:hAnsi="Times New Roman" w:cs="Times New Roman"/>
          <w:sz w:val="24"/>
          <w:szCs w:val="24"/>
        </w:rPr>
        <w:t xml:space="preserve">Confrontados pelos </w:t>
      </w:r>
      <w:r w:rsidR="0062195F" w:rsidRPr="00A3036C">
        <w:rPr>
          <w:rFonts w:ascii="Times New Roman" w:hAnsi="Times New Roman" w:cs="Times New Roman"/>
          <w:sz w:val="24"/>
          <w:szCs w:val="24"/>
        </w:rPr>
        <w:t xml:space="preserve">terrícolas </w:t>
      </w:r>
      <w:r w:rsidR="00A467E2" w:rsidRPr="00A3036C">
        <w:rPr>
          <w:rFonts w:ascii="Times New Roman" w:hAnsi="Times New Roman" w:cs="Times New Roman"/>
          <w:sz w:val="24"/>
          <w:szCs w:val="24"/>
        </w:rPr>
        <w:t>multidimensionais</w:t>
      </w:r>
      <w:r w:rsidR="00B0455C" w:rsidRPr="00A3036C">
        <w:rPr>
          <w:rFonts w:ascii="Times New Roman" w:hAnsi="Times New Roman" w:cs="Times New Roman"/>
          <w:sz w:val="24"/>
          <w:szCs w:val="24"/>
        </w:rPr>
        <w:t xml:space="preserve"> e pelas raças universai</w:t>
      </w:r>
      <w:r w:rsidR="0062195F" w:rsidRPr="00A3036C">
        <w:rPr>
          <w:rFonts w:ascii="Times New Roman" w:hAnsi="Times New Roman" w:cs="Times New Roman"/>
          <w:sz w:val="24"/>
          <w:szCs w:val="24"/>
        </w:rPr>
        <w:t>s afinada</w:t>
      </w:r>
      <w:r w:rsidR="00583CD8" w:rsidRPr="00A3036C">
        <w:rPr>
          <w:rFonts w:ascii="Times New Roman" w:hAnsi="Times New Roman" w:cs="Times New Roman"/>
          <w:sz w:val="24"/>
          <w:szCs w:val="24"/>
        </w:rPr>
        <w:t>s a filosofia do amor incondicional exigida pelo SEU — Soberana Energia Universal</w:t>
      </w:r>
      <w:r w:rsidR="00430532" w:rsidRPr="00A3036C">
        <w:rPr>
          <w:rFonts w:ascii="Times New Roman" w:hAnsi="Times New Roman" w:cs="Times New Roman"/>
          <w:sz w:val="24"/>
          <w:szCs w:val="24"/>
        </w:rPr>
        <w:t xml:space="preserve"> encontram na criação do Anticristo</w:t>
      </w:r>
      <w:r w:rsidR="00504AD9" w:rsidRPr="00A3036C">
        <w:rPr>
          <w:rFonts w:ascii="Times New Roman" w:hAnsi="Times New Roman" w:cs="Times New Roman"/>
          <w:sz w:val="24"/>
          <w:szCs w:val="24"/>
        </w:rPr>
        <w:t xml:space="preserve"> e na aplicação de um </w:t>
      </w:r>
      <w:r w:rsidR="00504AD9" w:rsidRPr="00A3036C">
        <w:rPr>
          <w:rFonts w:ascii="Times New Roman" w:hAnsi="Times New Roman" w:cs="Times New Roman"/>
          <w:b/>
          <w:bCs/>
          <w:sz w:val="24"/>
          <w:szCs w:val="24"/>
        </w:rPr>
        <w:t xml:space="preserve">reset </w:t>
      </w:r>
      <w:r w:rsidR="00504AD9" w:rsidRPr="00A3036C">
        <w:rPr>
          <w:rFonts w:ascii="Times New Roman" w:hAnsi="Times New Roman" w:cs="Times New Roman"/>
          <w:sz w:val="24"/>
          <w:szCs w:val="24"/>
        </w:rPr>
        <w:t xml:space="preserve">no tempo </w:t>
      </w:r>
      <w:r w:rsidR="00BA41A2" w:rsidRPr="00A3036C">
        <w:rPr>
          <w:rFonts w:ascii="Times New Roman" w:hAnsi="Times New Roman" w:cs="Times New Roman"/>
          <w:sz w:val="24"/>
          <w:szCs w:val="24"/>
        </w:rPr>
        <w:t>para 2024</w:t>
      </w:r>
      <w:r w:rsidR="005E3AEE" w:rsidRPr="00A3036C">
        <w:rPr>
          <w:rFonts w:ascii="Times New Roman" w:hAnsi="Times New Roman" w:cs="Times New Roman"/>
          <w:sz w:val="24"/>
          <w:szCs w:val="24"/>
        </w:rPr>
        <w:t>,</w:t>
      </w:r>
      <w:r w:rsidR="009C4AE5" w:rsidRPr="00A3036C">
        <w:rPr>
          <w:rFonts w:ascii="Times New Roman" w:hAnsi="Times New Roman" w:cs="Times New Roman"/>
          <w:sz w:val="24"/>
          <w:szCs w:val="24"/>
        </w:rPr>
        <w:t xml:space="preserve"> as melhores ações para, minimamente, postergar </w:t>
      </w:r>
      <w:r w:rsidR="00AD2CD8" w:rsidRPr="00A3036C">
        <w:rPr>
          <w:rFonts w:ascii="Times New Roman" w:hAnsi="Times New Roman" w:cs="Times New Roman"/>
          <w:sz w:val="24"/>
          <w:szCs w:val="24"/>
        </w:rPr>
        <w:t>o despertar em massa dos seres humanos</w:t>
      </w:r>
      <w:r w:rsidR="00982DB9" w:rsidRPr="00A3036C">
        <w:rPr>
          <w:rFonts w:ascii="Times New Roman" w:hAnsi="Times New Roman" w:cs="Times New Roman"/>
          <w:sz w:val="24"/>
          <w:szCs w:val="24"/>
        </w:rPr>
        <w:t xml:space="preserve"> e, consequentemente</w:t>
      </w:r>
      <w:r w:rsidR="00DA78FE" w:rsidRPr="00A3036C">
        <w:rPr>
          <w:rFonts w:ascii="Times New Roman" w:hAnsi="Times New Roman" w:cs="Times New Roman"/>
          <w:sz w:val="24"/>
          <w:szCs w:val="24"/>
        </w:rPr>
        <w:t xml:space="preserve">, </w:t>
      </w:r>
      <w:r w:rsidR="00326412" w:rsidRPr="00A3036C">
        <w:rPr>
          <w:rFonts w:ascii="Times New Roman" w:hAnsi="Times New Roman" w:cs="Times New Roman"/>
          <w:sz w:val="24"/>
          <w:szCs w:val="24"/>
        </w:rPr>
        <w:t xml:space="preserve">cultuar </w:t>
      </w:r>
      <w:r w:rsidR="00DA78FE" w:rsidRPr="00A3036C">
        <w:rPr>
          <w:rFonts w:ascii="Times New Roman" w:hAnsi="Times New Roman" w:cs="Times New Roman"/>
          <w:sz w:val="24"/>
          <w:szCs w:val="24"/>
        </w:rPr>
        <w:t>a manutenção do Sistema Terra.</w:t>
      </w:r>
      <w:r w:rsidR="005E3AEE" w:rsidRPr="00A3036C">
        <w:rPr>
          <w:rFonts w:ascii="Times New Roman" w:hAnsi="Times New Roman" w:cs="Times New Roman"/>
          <w:sz w:val="24"/>
          <w:szCs w:val="24"/>
        </w:rPr>
        <w:t xml:space="preserve"> </w:t>
      </w:r>
      <w:r w:rsidR="00477761" w:rsidRPr="00A3036C">
        <w:rPr>
          <w:rFonts w:ascii="Times New Roman" w:hAnsi="Times New Roman" w:cs="Times New Roman"/>
          <w:sz w:val="24"/>
          <w:szCs w:val="24"/>
        </w:rPr>
        <w:t>Ressaltando</w:t>
      </w:r>
      <w:r w:rsidR="001A53A8" w:rsidRPr="00A3036C">
        <w:rPr>
          <w:rFonts w:ascii="Times New Roman" w:hAnsi="Times New Roman" w:cs="Times New Roman"/>
          <w:sz w:val="24"/>
          <w:szCs w:val="24"/>
        </w:rPr>
        <w:t xml:space="preserve"> a presença de 170.000 seres</w:t>
      </w:r>
      <w:r w:rsidR="00A15E3D" w:rsidRPr="00A3036C">
        <w:rPr>
          <w:rFonts w:ascii="Times New Roman" w:hAnsi="Times New Roman" w:cs="Times New Roman"/>
          <w:sz w:val="24"/>
          <w:szCs w:val="24"/>
        </w:rPr>
        <w:t xml:space="preserve"> </w:t>
      </w:r>
      <w:r w:rsidR="001037BD" w:rsidRPr="00A3036C">
        <w:rPr>
          <w:rFonts w:ascii="Times New Roman" w:hAnsi="Times New Roman" w:cs="Times New Roman"/>
          <w:sz w:val="24"/>
          <w:szCs w:val="24"/>
        </w:rPr>
        <w:t xml:space="preserve">multidimensionais </w:t>
      </w:r>
      <w:r w:rsidR="00A15E3D" w:rsidRPr="00A3036C">
        <w:rPr>
          <w:rFonts w:ascii="Times New Roman" w:hAnsi="Times New Roman" w:cs="Times New Roman"/>
          <w:sz w:val="24"/>
          <w:szCs w:val="24"/>
        </w:rPr>
        <w:t>de procedências universais</w:t>
      </w:r>
      <w:r w:rsidR="00603586" w:rsidRPr="00A3036C">
        <w:rPr>
          <w:rFonts w:ascii="Times New Roman" w:hAnsi="Times New Roman" w:cs="Times New Roman"/>
          <w:sz w:val="24"/>
          <w:szCs w:val="24"/>
        </w:rPr>
        <w:t>, incluso terráqueos,</w:t>
      </w:r>
      <w:r w:rsidR="001037BD" w:rsidRPr="00A3036C">
        <w:rPr>
          <w:rFonts w:ascii="Times New Roman" w:hAnsi="Times New Roman" w:cs="Times New Roman"/>
          <w:sz w:val="24"/>
          <w:szCs w:val="24"/>
        </w:rPr>
        <w:t xml:space="preserve"> </w:t>
      </w:r>
      <w:r w:rsidR="00023AEE" w:rsidRPr="00A3036C">
        <w:rPr>
          <w:rFonts w:ascii="Times New Roman" w:hAnsi="Times New Roman" w:cs="Times New Roman"/>
          <w:sz w:val="24"/>
          <w:szCs w:val="24"/>
        </w:rPr>
        <w:t>genuinament</w:t>
      </w:r>
      <w:r w:rsidR="00493E32" w:rsidRPr="00A3036C">
        <w:rPr>
          <w:rFonts w:ascii="Times New Roman" w:hAnsi="Times New Roman" w:cs="Times New Roman"/>
          <w:sz w:val="24"/>
          <w:szCs w:val="24"/>
        </w:rPr>
        <w:t xml:space="preserve">e, </w:t>
      </w:r>
      <w:r w:rsidR="00493E32" w:rsidRPr="00A3036C">
        <w:rPr>
          <w:rFonts w:ascii="Times New Roman" w:hAnsi="Times New Roman" w:cs="Times New Roman"/>
          <w:i/>
          <w:iCs/>
          <w:sz w:val="24"/>
          <w:szCs w:val="24"/>
        </w:rPr>
        <w:t>fiéis da balança</w:t>
      </w:r>
      <w:r w:rsidR="00851893" w:rsidRPr="00A3036C">
        <w:rPr>
          <w:rFonts w:ascii="Times New Roman" w:hAnsi="Times New Roman" w:cs="Times New Roman"/>
          <w:sz w:val="24"/>
          <w:szCs w:val="24"/>
        </w:rPr>
        <w:t>,</w:t>
      </w:r>
      <w:r w:rsidR="007C242C" w:rsidRPr="00A3036C">
        <w:rPr>
          <w:rFonts w:ascii="Times New Roman" w:hAnsi="Times New Roman" w:cs="Times New Roman"/>
          <w:sz w:val="24"/>
          <w:szCs w:val="24"/>
        </w:rPr>
        <w:t xml:space="preserve"> na sua maioria adormecidos e absorvidos</w:t>
      </w:r>
      <w:r w:rsidR="00851893" w:rsidRPr="00A3036C">
        <w:rPr>
          <w:rFonts w:ascii="Times New Roman" w:hAnsi="Times New Roman" w:cs="Times New Roman"/>
          <w:sz w:val="24"/>
          <w:szCs w:val="24"/>
        </w:rPr>
        <w:t xml:space="preserve"> pela</w:t>
      </w:r>
      <w:r w:rsidR="006E643E" w:rsidRPr="00A3036C">
        <w:rPr>
          <w:rFonts w:ascii="Times New Roman" w:hAnsi="Times New Roman" w:cs="Times New Roman"/>
          <w:i/>
          <w:iCs/>
          <w:sz w:val="24"/>
          <w:szCs w:val="24"/>
        </w:rPr>
        <w:t xml:space="preserve"> </w:t>
      </w:r>
      <w:bookmarkStart w:id="25" w:name="_Hlk183101701"/>
      <w:r w:rsidR="006E643E" w:rsidRPr="00A3036C">
        <w:rPr>
          <w:rFonts w:ascii="Times New Roman" w:hAnsi="Times New Roman" w:cs="Times New Roman"/>
          <w:i/>
          <w:iCs/>
          <w:sz w:val="24"/>
          <w:szCs w:val="24"/>
        </w:rPr>
        <w:t>tríade da maldade humana</w:t>
      </w:r>
      <w:r w:rsidR="006E643E" w:rsidRPr="00A3036C">
        <w:rPr>
          <w:rFonts w:ascii="Times New Roman" w:hAnsi="Times New Roman" w:cs="Times New Roman"/>
          <w:sz w:val="24"/>
          <w:szCs w:val="24"/>
        </w:rPr>
        <w:t xml:space="preserve">: </w:t>
      </w:r>
      <w:r w:rsidR="006E643E" w:rsidRPr="00A3036C">
        <w:rPr>
          <w:rFonts w:ascii="Times New Roman" w:hAnsi="Times New Roman" w:cs="Times New Roman"/>
          <w:i/>
          <w:iCs/>
          <w:sz w:val="24"/>
          <w:szCs w:val="24"/>
        </w:rPr>
        <w:t>ego</w:t>
      </w:r>
      <w:r w:rsidR="006E643E" w:rsidRPr="00A3036C">
        <w:rPr>
          <w:rFonts w:ascii="Times New Roman" w:hAnsi="Times New Roman" w:cs="Times New Roman"/>
          <w:sz w:val="24"/>
          <w:szCs w:val="24"/>
        </w:rPr>
        <w:t xml:space="preserve">, </w:t>
      </w:r>
      <w:r w:rsidR="006E643E" w:rsidRPr="00A3036C">
        <w:rPr>
          <w:rFonts w:ascii="Times New Roman" w:hAnsi="Times New Roman" w:cs="Times New Roman"/>
          <w:i/>
          <w:iCs/>
          <w:sz w:val="24"/>
          <w:szCs w:val="24"/>
        </w:rPr>
        <w:t xml:space="preserve">ganância </w:t>
      </w:r>
      <w:r w:rsidR="006E643E" w:rsidRPr="00A3036C">
        <w:rPr>
          <w:rFonts w:ascii="Times New Roman" w:hAnsi="Times New Roman" w:cs="Times New Roman"/>
          <w:sz w:val="24"/>
          <w:szCs w:val="24"/>
        </w:rPr>
        <w:t xml:space="preserve">e </w:t>
      </w:r>
      <w:r w:rsidR="006E643E" w:rsidRPr="00A3036C">
        <w:rPr>
          <w:rFonts w:ascii="Times New Roman" w:hAnsi="Times New Roman" w:cs="Times New Roman"/>
          <w:i/>
          <w:iCs/>
          <w:sz w:val="24"/>
          <w:szCs w:val="24"/>
        </w:rPr>
        <w:t>medo</w:t>
      </w:r>
      <w:bookmarkEnd w:id="25"/>
      <w:r w:rsidR="00E61CE5" w:rsidRPr="00A3036C">
        <w:rPr>
          <w:rFonts w:ascii="Times New Roman" w:hAnsi="Times New Roman" w:cs="Times New Roman"/>
          <w:sz w:val="24"/>
          <w:szCs w:val="24"/>
        </w:rPr>
        <w:t>, sob o véu do esquecimento</w:t>
      </w:r>
      <w:r w:rsidR="009312C2" w:rsidRPr="00A3036C">
        <w:rPr>
          <w:rFonts w:ascii="Times New Roman" w:hAnsi="Times New Roman" w:cs="Times New Roman"/>
          <w:sz w:val="24"/>
          <w:szCs w:val="24"/>
        </w:rPr>
        <w:t>.</w:t>
      </w:r>
      <w:r w:rsidR="00D01F93" w:rsidRPr="00A3036C">
        <w:rPr>
          <w:rFonts w:ascii="Times New Roman" w:hAnsi="Times New Roman" w:cs="Times New Roman"/>
          <w:sz w:val="24"/>
          <w:szCs w:val="24"/>
        </w:rPr>
        <w:t xml:space="preserve"> </w:t>
      </w:r>
      <w:r w:rsidR="00FD0539" w:rsidRPr="00A3036C">
        <w:rPr>
          <w:rFonts w:ascii="Times New Roman" w:hAnsi="Times New Roman" w:cs="Times New Roman"/>
          <w:sz w:val="24"/>
          <w:szCs w:val="24"/>
        </w:rPr>
        <w:t>Estes</w:t>
      </w:r>
      <w:r w:rsidR="00C457F5" w:rsidRPr="00A3036C">
        <w:rPr>
          <w:rFonts w:ascii="Times New Roman" w:hAnsi="Times New Roman" w:cs="Times New Roman"/>
          <w:sz w:val="24"/>
          <w:szCs w:val="24"/>
        </w:rPr>
        <w:t xml:space="preserve">, se despertados e </w:t>
      </w:r>
      <w:r w:rsidR="00B435B8" w:rsidRPr="00A3036C">
        <w:rPr>
          <w:rFonts w:ascii="Times New Roman" w:hAnsi="Times New Roman" w:cs="Times New Roman"/>
          <w:sz w:val="24"/>
          <w:szCs w:val="24"/>
        </w:rPr>
        <w:t>reencontrados na frequência vibraciona</w:t>
      </w:r>
      <w:r w:rsidR="00654996" w:rsidRPr="00A3036C">
        <w:rPr>
          <w:rFonts w:ascii="Times New Roman" w:hAnsi="Times New Roman" w:cs="Times New Roman"/>
          <w:sz w:val="24"/>
          <w:szCs w:val="24"/>
        </w:rPr>
        <w:t>l e transicional</w:t>
      </w:r>
      <w:r w:rsidR="00BF136F" w:rsidRPr="00A3036C">
        <w:rPr>
          <w:rFonts w:ascii="Times New Roman" w:hAnsi="Times New Roman" w:cs="Times New Roman"/>
          <w:sz w:val="24"/>
          <w:szCs w:val="24"/>
        </w:rPr>
        <w:t xml:space="preserve"> da terceira para quinta dimensão</w:t>
      </w:r>
      <w:r w:rsidR="00F17211" w:rsidRPr="00A3036C">
        <w:rPr>
          <w:rFonts w:ascii="Times New Roman" w:hAnsi="Times New Roman" w:cs="Times New Roman"/>
          <w:sz w:val="24"/>
          <w:szCs w:val="24"/>
        </w:rPr>
        <w:t xml:space="preserve">, deveras </w:t>
      </w:r>
      <w:r w:rsidR="00F17211" w:rsidRPr="00A3036C">
        <w:rPr>
          <w:rFonts w:ascii="Times New Roman" w:hAnsi="Times New Roman" w:cs="Times New Roman"/>
          <w:sz w:val="24"/>
          <w:szCs w:val="24"/>
        </w:rPr>
        <w:lastRenderedPageBreak/>
        <w:t xml:space="preserve">do </w:t>
      </w:r>
      <w:r w:rsidR="00F17211" w:rsidRPr="00A3036C">
        <w:rPr>
          <w:rFonts w:ascii="Times New Roman" w:hAnsi="Times New Roman" w:cs="Times New Roman"/>
          <w:i/>
          <w:iCs/>
          <w:sz w:val="24"/>
          <w:szCs w:val="24"/>
        </w:rPr>
        <w:t xml:space="preserve">terceiro </w:t>
      </w:r>
      <w:r w:rsidR="00F17211" w:rsidRPr="00A3036C">
        <w:rPr>
          <w:rFonts w:ascii="Times New Roman" w:hAnsi="Times New Roman" w:cs="Times New Roman"/>
          <w:sz w:val="24"/>
          <w:szCs w:val="24"/>
        </w:rPr>
        <w:t xml:space="preserve">para </w:t>
      </w:r>
      <w:r w:rsidR="00D912DB" w:rsidRPr="00A3036C">
        <w:rPr>
          <w:rFonts w:ascii="Times New Roman" w:hAnsi="Times New Roman" w:cs="Times New Roman"/>
          <w:i/>
          <w:iCs/>
          <w:sz w:val="24"/>
          <w:szCs w:val="24"/>
        </w:rPr>
        <w:t>o quinto plano terráqueo</w:t>
      </w:r>
      <w:r w:rsidR="00271468" w:rsidRPr="00A3036C">
        <w:rPr>
          <w:rFonts w:ascii="Times New Roman" w:hAnsi="Times New Roman" w:cs="Times New Roman"/>
          <w:sz w:val="24"/>
          <w:szCs w:val="24"/>
        </w:rPr>
        <w:t xml:space="preserve">, </w:t>
      </w:r>
      <w:r w:rsidR="00605C77" w:rsidRPr="00A3036C">
        <w:rPr>
          <w:rFonts w:ascii="Times New Roman" w:hAnsi="Times New Roman" w:cs="Times New Roman"/>
          <w:sz w:val="24"/>
          <w:szCs w:val="24"/>
        </w:rPr>
        <w:t>pode</w:t>
      </w:r>
      <w:r w:rsidR="00766500" w:rsidRPr="00A3036C">
        <w:rPr>
          <w:rFonts w:ascii="Times New Roman" w:hAnsi="Times New Roman" w:cs="Times New Roman"/>
          <w:sz w:val="24"/>
          <w:szCs w:val="24"/>
        </w:rPr>
        <w:t xml:space="preserve">m </w:t>
      </w:r>
      <w:r w:rsidR="00605C77" w:rsidRPr="00A3036C">
        <w:rPr>
          <w:rFonts w:ascii="Times New Roman" w:hAnsi="Times New Roman" w:cs="Times New Roman"/>
          <w:sz w:val="24"/>
          <w:szCs w:val="24"/>
        </w:rPr>
        <w:t>contagiar</w:t>
      </w:r>
      <w:r w:rsidR="00766500" w:rsidRPr="00A3036C">
        <w:rPr>
          <w:rFonts w:ascii="Times New Roman" w:hAnsi="Times New Roman" w:cs="Times New Roman"/>
          <w:sz w:val="24"/>
          <w:szCs w:val="24"/>
        </w:rPr>
        <w:t xml:space="preserve"> </w:t>
      </w:r>
      <w:r w:rsidR="00605C77" w:rsidRPr="00A3036C">
        <w:rPr>
          <w:rFonts w:ascii="Times New Roman" w:hAnsi="Times New Roman" w:cs="Times New Roman"/>
          <w:sz w:val="24"/>
          <w:szCs w:val="24"/>
        </w:rPr>
        <w:t>o</w:t>
      </w:r>
      <w:r w:rsidR="00766500" w:rsidRPr="00A3036C">
        <w:rPr>
          <w:rFonts w:ascii="Times New Roman" w:hAnsi="Times New Roman" w:cs="Times New Roman"/>
          <w:sz w:val="24"/>
          <w:szCs w:val="24"/>
        </w:rPr>
        <w:t xml:space="preserve">s terrícolas </w:t>
      </w:r>
      <w:r w:rsidR="00B61913" w:rsidRPr="00A3036C">
        <w:rPr>
          <w:rFonts w:ascii="Times New Roman" w:hAnsi="Times New Roman" w:cs="Times New Roman"/>
          <w:sz w:val="24"/>
          <w:szCs w:val="24"/>
        </w:rPr>
        <w:t>e conduzi-los a verdade absoluta</w:t>
      </w:r>
      <w:r w:rsidR="007A37FF" w:rsidRPr="00A3036C">
        <w:rPr>
          <w:rFonts w:ascii="Times New Roman" w:hAnsi="Times New Roman" w:cs="Times New Roman"/>
          <w:sz w:val="24"/>
          <w:szCs w:val="24"/>
        </w:rPr>
        <w:t xml:space="preserve">, fazendo ruir a </w:t>
      </w:r>
      <w:r w:rsidR="007A37FF" w:rsidRPr="00A3036C">
        <w:rPr>
          <w:rFonts w:ascii="Times New Roman" w:hAnsi="Times New Roman" w:cs="Times New Roman"/>
          <w:b/>
          <w:bCs/>
          <w:sz w:val="24"/>
          <w:szCs w:val="24"/>
        </w:rPr>
        <w:t xml:space="preserve">Matrix </w:t>
      </w:r>
      <w:r w:rsidR="007A37FF" w:rsidRPr="00A3036C">
        <w:rPr>
          <w:rFonts w:ascii="Times New Roman" w:hAnsi="Times New Roman" w:cs="Times New Roman"/>
          <w:sz w:val="24"/>
          <w:szCs w:val="24"/>
        </w:rPr>
        <w:t>vigente</w:t>
      </w:r>
      <w:r w:rsidR="009B6B33" w:rsidRPr="00A3036C">
        <w:rPr>
          <w:rFonts w:ascii="Times New Roman" w:hAnsi="Times New Roman" w:cs="Times New Roman"/>
          <w:sz w:val="24"/>
          <w:szCs w:val="24"/>
        </w:rPr>
        <w:t xml:space="preserve"> e sistêmica de dominação.</w:t>
      </w:r>
    </w:p>
    <w:p w14:paraId="7F32DED2" w14:textId="77777777" w:rsidR="00E7720E" w:rsidRPr="00A3036C" w:rsidRDefault="00E7720E" w:rsidP="00360700">
      <w:pPr>
        <w:spacing w:after="0"/>
        <w:jc w:val="both"/>
        <w:rPr>
          <w:rFonts w:ascii="Times New Roman" w:hAnsi="Times New Roman" w:cs="Times New Roman"/>
          <w:sz w:val="24"/>
          <w:szCs w:val="24"/>
        </w:rPr>
      </w:pPr>
    </w:p>
    <w:p w14:paraId="219788D6" w14:textId="1E8CF340" w:rsidR="00E7720E" w:rsidRDefault="00E7720E"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Não à toa</w:t>
      </w:r>
      <w:r w:rsidR="0036574E" w:rsidRPr="00A3036C">
        <w:rPr>
          <w:rFonts w:ascii="Times New Roman" w:hAnsi="Times New Roman" w:cs="Times New Roman"/>
          <w:sz w:val="24"/>
          <w:szCs w:val="24"/>
        </w:rPr>
        <w:t xml:space="preserve">, dominamos e continuaremos a dominar </w:t>
      </w:r>
      <w:r w:rsidR="0036574E" w:rsidRPr="00A3036C">
        <w:rPr>
          <w:rFonts w:ascii="Times New Roman" w:hAnsi="Times New Roman" w:cs="Times New Roman"/>
          <w:i/>
          <w:iCs/>
          <w:sz w:val="24"/>
          <w:szCs w:val="24"/>
        </w:rPr>
        <w:t xml:space="preserve">a menina dos olhos </w:t>
      </w:r>
      <w:r w:rsidR="007E0BBE" w:rsidRPr="00A3036C">
        <w:rPr>
          <w:rFonts w:ascii="Times New Roman" w:hAnsi="Times New Roman" w:cs="Times New Roman"/>
          <w:sz w:val="24"/>
          <w:szCs w:val="24"/>
        </w:rPr>
        <w:t>do SEU — Soberana Energia Universal ― A</w:t>
      </w:r>
      <w:r w:rsidR="001D1E31" w:rsidRPr="00A3036C">
        <w:rPr>
          <w:rFonts w:ascii="Times New Roman" w:hAnsi="Times New Roman" w:cs="Times New Roman"/>
          <w:sz w:val="24"/>
          <w:szCs w:val="24"/>
        </w:rPr>
        <w:t>lgozlenirus esgoela a</w:t>
      </w:r>
      <w:r w:rsidR="007E0BBE" w:rsidRPr="00A3036C">
        <w:rPr>
          <w:rFonts w:ascii="Times New Roman" w:hAnsi="Times New Roman" w:cs="Times New Roman"/>
          <w:sz w:val="24"/>
          <w:szCs w:val="24"/>
        </w:rPr>
        <w:t xml:space="preserve"> prepotência d</w:t>
      </w:r>
      <w:r w:rsidR="001D1E31" w:rsidRPr="00A3036C">
        <w:rPr>
          <w:rFonts w:ascii="Times New Roman" w:hAnsi="Times New Roman" w:cs="Times New Roman"/>
          <w:sz w:val="24"/>
          <w:szCs w:val="24"/>
        </w:rPr>
        <w:t>e su</w:t>
      </w:r>
      <w:r w:rsidR="007E0BBE" w:rsidRPr="00A3036C">
        <w:rPr>
          <w:rFonts w:ascii="Times New Roman" w:hAnsi="Times New Roman" w:cs="Times New Roman"/>
          <w:sz w:val="24"/>
          <w:szCs w:val="24"/>
        </w:rPr>
        <w:t xml:space="preserve">a vaidade </w:t>
      </w:r>
      <w:r w:rsidR="001D1E31" w:rsidRPr="00A3036C">
        <w:rPr>
          <w:rFonts w:ascii="Times New Roman" w:hAnsi="Times New Roman" w:cs="Times New Roman"/>
          <w:sz w:val="24"/>
          <w:szCs w:val="24"/>
        </w:rPr>
        <w:t xml:space="preserve">― </w:t>
      </w:r>
      <w:r w:rsidR="00655AA2" w:rsidRPr="00A3036C">
        <w:rPr>
          <w:rFonts w:ascii="Times New Roman" w:hAnsi="Times New Roman" w:cs="Times New Roman"/>
          <w:sz w:val="24"/>
          <w:szCs w:val="24"/>
        </w:rPr>
        <w:t xml:space="preserve">Terrícolas dormirão no </w:t>
      </w:r>
      <w:r w:rsidR="00175ABF" w:rsidRPr="00A3036C">
        <w:rPr>
          <w:rFonts w:ascii="Times New Roman" w:hAnsi="Times New Roman" w:cs="Times New Roman"/>
          <w:sz w:val="24"/>
          <w:szCs w:val="24"/>
        </w:rPr>
        <w:t>fim de ano de 2079 e acordarão</w:t>
      </w:r>
      <w:r w:rsidR="008C3C6B" w:rsidRPr="00A3036C">
        <w:rPr>
          <w:rFonts w:ascii="Times New Roman" w:hAnsi="Times New Roman" w:cs="Times New Roman"/>
          <w:sz w:val="24"/>
          <w:szCs w:val="24"/>
        </w:rPr>
        <w:t xml:space="preserve"> no </w:t>
      </w:r>
      <w:r w:rsidR="008C3C6B" w:rsidRPr="00A3036C">
        <w:rPr>
          <w:rFonts w:ascii="Times New Roman" w:hAnsi="Times New Roman" w:cs="Times New Roman"/>
          <w:i/>
          <w:iCs/>
          <w:sz w:val="24"/>
          <w:szCs w:val="24"/>
        </w:rPr>
        <w:t xml:space="preserve">apagar das luzes </w:t>
      </w:r>
      <w:r w:rsidR="008C3C6B" w:rsidRPr="00A3036C">
        <w:rPr>
          <w:rFonts w:ascii="Times New Roman" w:hAnsi="Times New Roman" w:cs="Times New Roman"/>
          <w:sz w:val="24"/>
          <w:szCs w:val="24"/>
        </w:rPr>
        <w:t>de 2024</w:t>
      </w:r>
      <w:r w:rsidR="00B6386A" w:rsidRPr="00A3036C">
        <w:rPr>
          <w:rFonts w:ascii="Times New Roman" w:hAnsi="Times New Roman" w:cs="Times New Roman"/>
          <w:sz w:val="24"/>
          <w:szCs w:val="24"/>
        </w:rPr>
        <w:t xml:space="preserve"> ― </w:t>
      </w:r>
      <w:r w:rsidR="008957BE" w:rsidRPr="00A3036C">
        <w:rPr>
          <w:rFonts w:ascii="Times New Roman" w:hAnsi="Times New Roman" w:cs="Times New Roman"/>
          <w:sz w:val="24"/>
          <w:szCs w:val="24"/>
        </w:rPr>
        <w:t>Deci</w:t>
      </w:r>
      <w:r w:rsidR="00B54B5A" w:rsidRPr="00A3036C">
        <w:rPr>
          <w:rFonts w:ascii="Times New Roman" w:hAnsi="Times New Roman" w:cs="Times New Roman"/>
          <w:sz w:val="24"/>
          <w:szCs w:val="24"/>
        </w:rPr>
        <w:t xml:space="preserve">de o Supremo Poder Anônimo </w:t>
      </w:r>
      <w:r w:rsidR="00B6386A" w:rsidRPr="00A3036C">
        <w:rPr>
          <w:rFonts w:ascii="Times New Roman" w:hAnsi="Times New Roman" w:cs="Times New Roman"/>
          <w:sz w:val="24"/>
          <w:szCs w:val="24"/>
        </w:rPr>
        <w:t>―</w:t>
      </w:r>
      <w:r w:rsidR="00B54B5A" w:rsidRPr="00A3036C">
        <w:rPr>
          <w:rFonts w:ascii="Times New Roman" w:hAnsi="Times New Roman" w:cs="Times New Roman"/>
          <w:sz w:val="24"/>
          <w:szCs w:val="24"/>
        </w:rPr>
        <w:t xml:space="preserve"> </w:t>
      </w:r>
      <w:r w:rsidR="00CB080C" w:rsidRPr="00A3036C">
        <w:rPr>
          <w:rFonts w:ascii="Times New Roman" w:hAnsi="Times New Roman" w:cs="Times New Roman"/>
          <w:sz w:val="24"/>
          <w:szCs w:val="24"/>
        </w:rPr>
        <w:t>Ataques nucleares</w:t>
      </w:r>
      <w:r w:rsidR="00B014DD" w:rsidRPr="00A3036C">
        <w:rPr>
          <w:rFonts w:ascii="Times New Roman" w:hAnsi="Times New Roman" w:cs="Times New Roman"/>
          <w:sz w:val="24"/>
          <w:szCs w:val="24"/>
        </w:rPr>
        <w:t xml:space="preserve"> </w:t>
      </w:r>
      <w:r w:rsidR="00CB080C" w:rsidRPr="00A3036C">
        <w:rPr>
          <w:rFonts w:ascii="Times New Roman" w:hAnsi="Times New Roman" w:cs="Times New Roman"/>
          <w:sz w:val="24"/>
          <w:szCs w:val="24"/>
        </w:rPr>
        <w:t>russos</w:t>
      </w:r>
      <w:r w:rsidR="00B014DD" w:rsidRPr="00A3036C">
        <w:rPr>
          <w:rFonts w:ascii="Times New Roman" w:hAnsi="Times New Roman" w:cs="Times New Roman"/>
          <w:sz w:val="24"/>
          <w:szCs w:val="24"/>
        </w:rPr>
        <w:t xml:space="preserve"> a Ucrânia </w:t>
      </w:r>
      <w:r w:rsidR="00CA5538" w:rsidRPr="00A3036C">
        <w:rPr>
          <w:rFonts w:ascii="Times New Roman" w:hAnsi="Times New Roman" w:cs="Times New Roman"/>
          <w:sz w:val="24"/>
          <w:szCs w:val="24"/>
        </w:rPr>
        <w:t xml:space="preserve">escandalizam o terráqueo </w:t>
      </w:r>
      <w:r w:rsidR="00B014DD" w:rsidRPr="00A3036C">
        <w:rPr>
          <w:rFonts w:ascii="Times New Roman" w:hAnsi="Times New Roman" w:cs="Times New Roman"/>
          <w:sz w:val="24"/>
          <w:szCs w:val="24"/>
        </w:rPr>
        <w:t>no dia d</w:t>
      </w:r>
      <w:r w:rsidR="0056453C" w:rsidRPr="00A3036C">
        <w:rPr>
          <w:rFonts w:ascii="Times New Roman" w:hAnsi="Times New Roman" w:cs="Times New Roman"/>
          <w:sz w:val="24"/>
          <w:szCs w:val="24"/>
        </w:rPr>
        <w:t>o</w:t>
      </w:r>
      <w:r w:rsidR="00B014DD" w:rsidRPr="00A3036C">
        <w:rPr>
          <w:rFonts w:ascii="Times New Roman" w:hAnsi="Times New Roman" w:cs="Times New Roman"/>
          <w:sz w:val="24"/>
          <w:szCs w:val="24"/>
        </w:rPr>
        <w:t xml:space="preserve"> nascimento</w:t>
      </w:r>
      <w:r w:rsidR="0056453C" w:rsidRPr="00A3036C">
        <w:rPr>
          <w:rFonts w:ascii="Times New Roman" w:hAnsi="Times New Roman" w:cs="Times New Roman"/>
          <w:sz w:val="24"/>
          <w:szCs w:val="24"/>
        </w:rPr>
        <w:t xml:space="preserve"> de Jesus Cristo</w:t>
      </w:r>
      <w:r w:rsidR="008E4873" w:rsidRPr="00A3036C">
        <w:rPr>
          <w:rFonts w:ascii="Times New Roman" w:hAnsi="Times New Roman" w:cs="Times New Roman"/>
          <w:sz w:val="24"/>
          <w:szCs w:val="24"/>
        </w:rPr>
        <w:t xml:space="preserve"> ―</w:t>
      </w:r>
      <w:r w:rsidR="006F5C41" w:rsidRPr="00A3036C">
        <w:rPr>
          <w:rFonts w:ascii="Times New Roman" w:hAnsi="Times New Roman" w:cs="Times New Roman"/>
          <w:sz w:val="24"/>
          <w:szCs w:val="24"/>
        </w:rPr>
        <w:t xml:space="preserve"> Entreolhares </w:t>
      </w:r>
      <w:r w:rsidR="00400C1E" w:rsidRPr="00A3036C">
        <w:rPr>
          <w:rFonts w:ascii="Times New Roman" w:hAnsi="Times New Roman" w:cs="Times New Roman"/>
          <w:sz w:val="24"/>
          <w:szCs w:val="24"/>
        </w:rPr>
        <w:t xml:space="preserve">maldosos </w:t>
      </w:r>
      <w:r w:rsidR="006F5C41" w:rsidRPr="00A3036C">
        <w:rPr>
          <w:rFonts w:ascii="Times New Roman" w:hAnsi="Times New Roman" w:cs="Times New Roman"/>
          <w:sz w:val="24"/>
          <w:szCs w:val="24"/>
        </w:rPr>
        <w:t>dos interlocutores</w:t>
      </w:r>
      <w:r w:rsidR="004033EF" w:rsidRPr="00A3036C">
        <w:rPr>
          <w:rFonts w:ascii="Times New Roman" w:hAnsi="Times New Roman" w:cs="Times New Roman"/>
          <w:sz w:val="24"/>
          <w:szCs w:val="24"/>
        </w:rPr>
        <w:t xml:space="preserve"> </w:t>
      </w:r>
      <w:r w:rsidR="008E4873" w:rsidRPr="00A3036C">
        <w:rPr>
          <w:rFonts w:ascii="Times New Roman" w:hAnsi="Times New Roman" w:cs="Times New Roman"/>
          <w:sz w:val="24"/>
          <w:szCs w:val="24"/>
        </w:rPr>
        <w:t>―</w:t>
      </w:r>
      <w:r w:rsidR="00347DF6" w:rsidRPr="00A3036C">
        <w:rPr>
          <w:rFonts w:ascii="Times New Roman" w:hAnsi="Times New Roman" w:cs="Times New Roman"/>
          <w:sz w:val="24"/>
          <w:szCs w:val="24"/>
        </w:rPr>
        <w:t xml:space="preserve"> Deflagra</w:t>
      </w:r>
      <w:r w:rsidR="0008651E" w:rsidRPr="00A3036C">
        <w:rPr>
          <w:rFonts w:ascii="Times New Roman" w:hAnsi="Times New Roman" w:cs="Times New Roman"/>
          <w:sz w:val="24"/>
          <w:szCs w:val="24"/>
        </w:rPr>
        <w:t>mos</w:t>
      </w:r>
      <w:r w:rsidR="00347DF6" w:rsidRPr="00A3036C">
        <w:rPr>
          <w:rFonts w:ascii="Times New Roman" w:hAnsi="Times New Roman" w:cs="Times New Roman"/>
          <w:sz w:val="24"/>
          <w:szCs w:val="24"/>
        </w:rPr>
        <w:t xml:space="preserve"> a </w:t>
      </w:r>
      <w:r w:rsidR="0060284F" w:rsidRPr="00A3036C">
        <w:rPr>
          <w:rFonts w:ascii="Times New Roman" w:hAnsi="Times New Roman" w:cs="Times New Roman"/>
          <w:sz w:val="24"/>
          <w:szCs w:val="24"/>
        </w:rPr>
        <w:t>3ª Guerra Mundial</w:t>
      </w:r>
      <w:r w:rsidR="0013750A" w:rsidRPr="00A3036C">
        <w:rPr>
          <w:rFonts w:ascii="Times New Roman" w:hAnsi="Times New Roman" w:cs="Times New Roman"/>
          <w:sz w:val="24"/>
          <w:szCs w:val="24"/>
        </w:rPr>
        <w:t xml:space="preserve"> e </w:t>
      </w:r>
      <w:r w:rsidR="00041446" w:rsidRPr="00A3036C">
        <w:rPr>
          <w:rFonts w:ascii="Times New Roman" w:hAnsi="Times New Roman" w:cs="Times New Roman"/>
          <w:sz w:val="24"/>
          <w:szCs w:val="24"/>
        </w:rPr>
        <w:t>destruímos os continentes</w:t>
      </w:r>
      <w:r w:rsidR="00DF2D76" w:rsidRPr="00A3036C">
        <w:rPr>
          <w:rFonts w:ascii="Times New Roman" w:hAnsi="Times New Roman" w:cs="Times New Roman"/>
          <w:sz w:val="24"/>
          <w:szCs w:val="24"/>
        </w:rPr>
        <w:t xml:space="preserve"> asiático, europeu e norte-americano</w:t>
      </w:r>
      <w:r w:rsidR="008F4C10" w:rsidRPr="00A3036C">
        <w:rPr>
          <w:rFonts w:ascii="Times New Roman" w:hAnsi="Times New Roman" w:cs="Times New Roman"/>
          <w:sz w:val="24"/>
          <w:szCs w:val="24"/>
        </w:rPr>
        <w:t xml:space="preserve"> </w:t>
      </w:r>
      <w:r w:rsidR="00D16D4D" w:rsidRPr="00A3036C">
        <w:rPr>
          <w:rFonts w:ascii="Times New Roman" w:hAnsi="Times New Roman" w:cs="Times New Roman"/>
          <w:sz w:val="24"/>
          <w:szCs w:val="24"/>
        </w:rPr>
        <w:t>promovendo uma drástica redução populacional</w:t>
      </w:r>
      <w:r w:rsidR="00824BD4" w:rsidRPr="00A3036C">
        <w:rPr>
          <w:rFonts w:ascii="Times New Roman" w:hAnsi="Times New Roman" w:cs="Times New Roman"/>
          <w:sz w:val="24"/>
          <w:szCs w:val="24"/>
        </w:rPr>
        <w:t xml:space="preserve"> </w:t>
      </w:r>
      <w:r w:rsidR="00C134AC" w:rsidRPr="00A3036C">
        <w:rPr>
          <w:rFonts w:ascii="Times New Roman" w:hAnsi="Times New Roman" w:cs="Times New Roman"/>
          <w:sz w:val="24"/>
          <w:szCs w:val="24"/>
        </w:rPr>
        <w:t xml:space="preserve">no planeta Terra ― </w:t>
      </w:r>
      <w:r w:rsidR="00917780" w:rsidRPr="00A3036C">
        <w:rPr>
          <w:rFonts w:ascii="Times New Roman" w:hAnsi="Times New Roman" w:cs="Times New Roman"/>
          <w:sz w:val="24"/>
          <w:szCs w:val="24"/>
        </w:rPr>
        <w:t xml:space="preserve">Projeta com sua força mental no </w:t>
      </w:r>
      <w:r w:rsidR="00917780" w:rsidRPr="00A3036C">
        <w:rPr>
          <w:rFonts w:ascii="Times New Roman" w:hAnsi="Times New Roman" w:cs="Times New Roman"/>
          <w:i/>
          <w:iCs/>
          <w:sz w:val="24"/>
          <w:szCs w:val="24"/>
        </w:rPr>
        <w:t xml:space="preserve">túnel do tempo </w:t>
      </w:r>
      <w:r w:rsidR="00530FB8" w:rsidRPr="00A3036C">
        <w:rPr>
          <w:rFonts w:ascii="Times New Roman" w:hAnsi="Times New Roman" w:cs="Times New Roman"/>
          <w:sz w:val="24"/>
          <w:szCs w:val="24"/>
        </w:rPr>
        <w:t xml:space="preserve">a destruição e o flagelo do terrícola </w:t>
      </w:r>
      <w:r w:rsidR="00C134AC" w:rsidRPr="00A3036C">
        <w:rPr>
          <w:rFonts w:ascii="Times New Roman" w:hAnsi="Times New Roman" w:cs="Times New Roman"/>
          <w:sz w:val="24"/>
          <w:szCs w:val="24"/>
        </w:rPr>
        <w:t>―</w:t>
      </w:r>
      <w:r w:rsidR="00347DF6" w:rsidRPr="00A3036C">
        <w:rPr>
          <w:rFonts w:ascii="Times New Roman" w:hAnsi="Times New Roman" w:cs="Times New Roman"/>
          <w:sz w:val="24"/>
          <w:szCs w:val="24"/>
        </w:rPr>
        <w:t xml:space="preserve"> </w:t>
      </w:r>
      <w:r w:rsidR="00530FB8" w:rsidRPr="00A3036C">
        <w:rPr>
          <w:rFonts w:ascii="Times New Roman" w:hAnsi="Times New Roman" w:cs="Times New Roman"/>
          <w:sz w:val="24"/>
          <w:szCs w:val="24"/>
        </w:rPr>
        <w:t>Assim, direcionamos os sobreviventes</w:t>
      </w:r>
      <w:r w:rsidR="00AA1E12" w:rsidRPr="00A3036C">
        <w:rPr>
          <w:rFonts w:ascii="Times New Roman" w:hAnsi="Times New Roman" w:cs="Times New Roman"/>
          <w:sz w:val="24"/>
          <w:szCs w:val="24"/>
        </w:rPr>
        <w:t xml:space="preserve"> para </w:t>
      </w:r>
      <w:r w:rsidR="000F4D44" w:rsidRPr="00A3036C">
        <w:rPr>
          <w:rFonts w:ascii="Times New Roman" w:hAnsi="Times New Roman" w:cs="Times New Roman"/>
          <w:sz w:val="24"/>
          <w:szCs w:val="24"/>
        </w:rPr>
        <w:t xml:space="preserve">os demais continentes, </w:t>
      </w:r>
      <w:r w:rsidR="006428BF" w:rsidRPr="00A3036C">
        <w:rPr>
          <w:rFonts w:ascii="Times New Roman" w:hAnsi="Times New Roman" w:cs="Times New Roman"/>
          <w:sz w:val="24"/>
          <w:szCs w:val="24"/>
        </w:rPr>
        <w:t xml:space="preserve">destacadamente </w:t>
      </w:r>
      <w:r w:rsidR="00AA1E12" w:rsidRPr="00A3036C">
        <w:rPr>
          <w:rFonts w:ascii="Times New Roman" w:hAnsi="Times New Roman" w:cs="Times New Roman"/>
          <w:sz w:val="24"/>
          <w:szCs w:val="24"/>
        </w:rPr>
        <w:t>a América do Sul</w:t>
      </w:r>
      <w:r w:rsidR="00A61913" w:rsidRPr="00A3036C">
        <w:rPr>
          <w:rFonts w:ascii="Times New Roman" w:hAnsi="Times New Roman" w:cs="Times New Roman"/>
          <w:sz w:val="24"/>
          <w:szCs w:val="24"/>
        </w:rPr>
        <w:t xml:space="preserve">, </w:t>
      </w:r>
      <w:r w:rsidR="00BA4AB1" w:rsidRPr="00A3036C">
        <w:rPr>
          <w:rFonts w:ascii="Times New Roman" w:hAnsi="Times New Roman" w:cs="Times New Roman"/>
          <w:sz w:val="24"/>
          <w:szCs w:val="24"/>
        </w:rPr>
        <w:t>especificamente, Brasil</w:t>
      </w:r>
      <w:r w:rsidR="006428BF" w:rsidRPr="00A3036C">
        <w:rPr>
          <w:rFonts w:ascii="Times New Roman" w:hAnsi="Times New Roman" w:cs="Times New Roman"/>
          <w:sz w:val="24"/>
          <w:szCs w:val="24"/>
        </w:rPr>
        <w:t xml:space="preserve"> ― </w:t>
      </w:r>
      <w:r w:rsidR="007341EC" w:rsidRPr="00A3036C">
        <w:rPr>
          <w:rFonts w:ascii="Times New Roman" w:hAnsi="Times New Roman" w:cs="Times New Roman"/>
          <w:sz w:val="24"/>
          <w:szCs w:val="24"/>
        </w:rPr>
        <w:t>R</w:t>
      </w:r>
      <w:r w:rsidR="000D6301" w:rsidRPr="00A3036C">
        <w:rPr>
          <w:rFonts w:ascii="Times New Roman" w:hAnsi="Times New Roman" w:cs="Times New Roman"/>
          <w:sz w:val="24"/>
          <w:szCs w:val="24"/>
        </w:rPr>
        <w:t xml:space="preserve">etoma imagens </w:t>
      </w:r>
      <w:r w:rsidR="007341EC" w:rsidRPr="00A3036C">
        <w:rPr>
          <w:rFonts w:ascii="Times New Roman" w:hAnsi="Times New Roman" w:cs="Times New Roman"/>
          <w:sz w:val="24"/>
          <w:szCs w:val="24"/>
        </w:rPr>
        <w:t xml:space="preserve">documentais </w:t>
      </w:r>
      <w:r w:rsidR="000D6301" w:rsidRPr="00A3036C">
        <w:rPr>
          <w:rFonts w:ascii="Times New Roman" w:hAnsi="Times New Roman" w:cs="Times New Roman"/>
          <w:sz w:val="24"/>
          <w:szCs w:val="24"/>
        </w:rPr>
        <w:t>do ano de 202</w:t>
      </w:r>
      <w:r w:rsidR="007341EC" w:rsidRPr="00A3036C">
        <w:rPr>
          <w:rFonts w:ascii="Times New Roman" w:hAnsi="Times New Roman" w:cs="Times New Roman"/>
          <w:sz w:val="24"/>
          <w:szCs w:val="24"/>
        </w:rPr>
        <w:t>4,</w:t>
      </w:r>
      <w:r w:rsidR="008D4175" w:rsidRPr="00A3036C">
        <w:rPr>
          <w:rFonts w:ascii="Times New Roman" w:hAnsi="Times New Roman" w:cs="Times New Roman"/>
          <w:sz w:val="24"/>
          <w:szCs w:val="24"/>
        </w:rPr>
        <w:t xml:space="preserve"> projetando o encontro do G2</w:t>
      </w:r>
      <w:r w:rsidR="00DF21ED" w:rsidRPr="00A3036C">
        <w:rPr>
          <w:rFonts w:ascii="Times New Roman" w:hAnsi="Times New Roman" w:cs="Times New Roman"/>
          <w:sz w:val="24"/>
          <w:szCs w:val="24"/>
        </w:rPr>
        <w:t>0</w:t>
      </w:r>
      <w:r w:rsidR="008D4175" w:rsidRPr="00A3036C">
        <w:rPr>
          <w:rFonts w:ascii="Times New Roman" w:hAnsi="Times New Roman" w:cs="Times New Roman"/>
          <w:sz w:val="24"/>
          <w:szCs w:val="24"/>
        </w:rPr>
        <w:t xml:space="preserve"> no Rio de Janeiro</w:t>
      </w:r>
      <w:r w:rsidR="00DF21ED" w:rsidRPr="00A3036C">
        <w:rPr>
          <w:rFonts w:ascii="Times New Roman" w:hAnsi="Times New Roman" w:cs="Times New Roman"/>
          <w:sz w:val="24"/>
          <w:szCs w:val="24"/>
        </w:rPr>
        <w:t xml:space="preserve">, cuja </w:t>
      </w:r>
      <w:r w:rsidR="00F00554" w:rsidRPr="00A3036C">
        <w:rPr>
          <w:rFonts w:ascii="Times New Roman" w:hAnsi="Times New Roman" w:cs="Times New Roman"/>
          <w:sz w:val="24"/>
          <w:szCs w:val="24"/>
        </w:rPr>
        <w:t xml:space="preserve">adesão da </w:t>
      </w:r>
      <w:r w:rsidR="00DF21ED" w:rsidRPr="00A3036C">
        <w:rPr>
          <w:rFonts w:ascii="Times New Roman" w:hAnsi="Times New Roman" w:cs="Times New Roman"/>
          <w:sz w:val="24"/>
          <w:szCs w:val="24"/>
        </w:rPr>
        <w:t>pauta anfitriã</w:t>
      </w:r>
      <w:r w:rsidR="00F00554" w:rsidRPr="00A3036C">
        <w:rPr>
          <w:rFonts w:ascii="Times New Roman" w:hAnsi="Times New Roman" w:cs="Times New Roman"/>
          <w:sz w:val="24"/>
          <w:szCs w:val="24"/>
        </w:rPr>
        <w:t xml:space="preserve"> de extermínio da fome no mundo</w:t>
      </w:r>
      <w:r w:rsidR="00904006" w:rsidRPr="00A3036C">
        <w:rPr>
          <w:rFonts w:ascii="Times New Roman" w:hAnsi="Times New Roman" w:cs="Times New Roman"/>
          <w:sz w:val="24"/>
          <w:szCs w:val="24"/>
        </w:rPr>
        <w:t xml:space="preserve"> acaba ofuscada p</w:t>
      </w:r>
      <w:r w:rsidR="00E62045" w:rsidRPr="00A3036C">
        <w:rPr>
          <w:rFonts w:ascii="Times New Roman" w:hAnsi="Times New Roman" w:cs="Times New Roman"/>
          <w:sz w:val="24"/>
          <w:szCs w:val="24"/>
        </w:rPr>
        <w:t>ela</w:t>
      </w:r>
      <w:r w:rsidR="00904006" w:rsidRPr="00A3036C">
        <w:rPr>
          <w:rFonts w:ascii="Times New Roman" w:hAnsi="Times New Roman" w:cs="Times New Roman"/>
          <w:sz w:val="24"/>
          <w:szCs w:val="24"/>
        </w:rPr>
        <w:t xml:space="preserve"> conduta não usual da Primeira Dama</w:t>
      </w:r>
      <w:r w:rsidR="00630E89" w:rsidRPr="00A3036C">
        <w:rPr>
          <w:rFonts w:ascii="Times New Roman" w:hAnsi="Times New Roman" w:cs="Times New Roman"/>
          <w:sz w:val="24"/>
          <w:szCs w:val="24"/>
        </w:rPr>
        <w:t xml:space="preserve"> brasileira</w:t>
      </w:r>
      <w:r w:rsidR="00665CC2" w:rsidRPr="00A3036C">
        <w:rPr>
          <w:rFonts w:ascii="Times New Roman" w:hAnsi="Times New Roman" w:cs="Times New Roman"/>
          <w:sz w:val="24"/>
          <w:szCs w:val="24"/>
        </w:rPr>
        <w:t>, literalmente, xingando o americano mais rico do mundo, Elon Musk</w:t>
      </w:r>
      <w:r w:rsidR="00E34160" w:rsidRPr="00A3036C">
        <w:rPr>
          <w:rFonts w:ascii="Times New Roman" w:hAnsi="Times New Roman" w:cs="Times New Roman"/>
          <w:sz w:val="24"/>
          <w:szCs w:val="24"/>
        </w:rPr>
        <w:t xml:space="preserve">, e do primeiro escalão do governo </w:t>
      </w:r>
      <w:r w:rsidR="00EB25FF" w:rsidRPr="00A3036C">
        <w:rPr>
          <w:rFonts w:ascii="Times New Roman" w:hAnsi="Times New Roman" w:cs="Times New Roman"/>
          <w:sz w:val="24"/>
          <w:szCs w:val="24"/>
        </w:rPr>
        <w:t>D</w:t>
      </w:r>
      <w:r w:rsidR="00E34160" w:rsidRPr="00A3036C">
        <w:rPr>
          <w:rFonts w:ascii="Times New Roman" w:hAnsi="Times New Roman" w:cs="Times New Roman"/>
          <w:sz w:val="24"/>
          <w:szCs w:val="24"/>
        </w:rPr>
        <w:t xml:space="preserve">onald </w:t>
      </w:r>
      <w:r w:rsidR="00EB25FF" w:rsidRPr="00A3036C">
        <w:rPr>
          <w:rFonts w:ascii="Times New Roman" w:hAnsi="Times New Roman" w:cs="Times New Roman"/>
          <w:sz w:val="24"/>
          <w:szCs w:val="24"/>
        </w:rPr>
        <w:t>T</w:t>
      </w:r>
      <w:r w:rsidR="00E34160" w:rsidRPr="00A3036C">
        <w:rPr>
          <w:rFonts w:ascii="Times New Roman" w:hAnsi="Times New Roman" w:cs="Times New Roman"/>
          <w:sz w:val="24"/>
          <w:szCs w:val="24"/>
        </w:rPr>
        <w:t>rump</w:t>
      </w:r>
      <w:r w:rsidR="00EB25FF" w:rsidRPr="00A3036C">
        <w:rPr>
          <w:rFonts w:ascii="Times New Roman" w:hAnsi="Times New Roman" w:cs="Times New Roman"/>
          <w:sz w:val="24"/>
          <w:szCs w:val="24"/>
        </w:rPr>
        <w:t xml:space="preserve"> eleito </w:t>
      </w:r>
      <w:r w:rsidR="00630E89" w:rsidRPr="00A3036C">
        <w:rPr>
          <w:rFonts w:ascii="Times New Roman" w:hAnsi="Times New Roman" w:cs="Times New Roman"/>
          <w:sz w:val="24"/>
          <w:szCs w:val="24"/>
        </w:rPr>
        <w:t xml:space="preserve">para </w:t>
      </w:r>
      <w:r w:rsidR="00EB25FF" w:rsidRPr="00A3036C">
        <w:rPr>
          <w:rFonts w:ascii="Times New Roman" w:hAnsi="Times New Roman" w:cs="Times New Roman"/>
          <w:sz w:val="24"/>
          <w:szCs w:val="24"/>
        </w:rPr>
        <w:t>o exercício de</w:t>
      </w:r>
      <w:r w:rsidR="004537CE" w:rsidRPr="00A3036C">
        <w:rPr>
          <w:rFonts w:ascii="Times New Roman" w:hAnsi="Times New Roman" w:cs="Times New Roman"/>
          <w:sz w:val="24"/>
          <w:szCs w:val="24"/>
        </w:rPr>
        <w:t xml:space="preserve"> 2025 até 2028</w:t>
      </w:r>
      <w:r w:rsidR="007341EC" w:rsidRPr="00A3036C">
        <w:rPr>
          <w:rFonts w:ascii="Times New Roman" w:hAnsi="Times New Roman" w:cs="Times New Roman"/>
          <w:sz w:val="24"/>
          <w:szCs w:val="24"/>
        </w:rPr>
        <w:t xml:space="preserve"> </w:t>
      </w:r>
      <w:r w:rsidR="006428BF" w:rsidRPr="00A3036C">
        <w:rPr>
          <w:rFonts w:ascii="Times New Roman" w:hAnsi="Times New Roman" w:cs="Times New Roman"/>
          <w:sz w:val="24"/>
          <w:szCs w:val="24"/>
        </w:rPr>
        <w:t>―</w:t>
      </w:r>
      <w:r w:rsidR="00E62045" w:rsidRPr="00A3036C">
        <w:rPr>
          <w:rFonts w:ascii="Times New Roman" w:hAnsi="Times New Roman" w:cs="Times New Roman"/>
          <w:sz w:val="24"/>
          <w:szCs w:val="24"/>
        </w:rPr>
        <w:t xml:space="preserve"> </w:t>
      </w:r>
      <w:r w:rsidR="007F1501" w:rsidRPr="00A3036C">
        <w:rPr>
          <w:rFonts w:ascii="Times New Roman" w:hAnsi="Times New Roman" w:cs="Times New Roman"/>
          <w:sz w:val="24"/>
          <w:szCs w:val="24"/>
        </w:rPr>
        <w:t>E, trataremos de apagar este</w:t>
      </w:r>
      <w:r w:rsidR="00C908B5" w:rsidRPr="00A3036C">
        <w:rPr>
          <w:rFonts w:ascii="Times New Roman" w:hAnsi="Times New Roman" w:cs="Times New Roman"/>
          <w:sz w:val="24"/>
          <w:szCs w:val="24"/>
        </w:rPr>
        <w:t xml:space="preserve"> chamado ponto de luz evolutivo da espiritualidade</w:t>
      </w:r>
      <w:r w:rsidR="006A5A23" w:rsidRPr="00A3036C">
        <w:rPr>
          <w:rFonts w:ascii="Times New Roman" w:hAnsi="Times New Roman" w:cs="Times New Roman"/>
          <w:sz w:val="24"/>
          <w:szCs w:val="24"/>
        </w:rPr>
        <w:t>, de uma vez por todas</w:t>
      </w:r>
      <w:r w:rsidR="008E4873" w:rsidRPr="00A3036C">
        <w:rPr>
          <w:rFonts w:ascii="Times New Roman" w:hAnsi="Times New Roman" w:cs="Times New Roman"/>
          <w:sz w:val="24"/>
          <w:szCs w:val="24"/>
        </w:rPr>
        <w:t>. ▬</w:t>
      </w:r>
      <w:r w:rsidR="006A5A23" w:rsidRPr="00A3036C">
        <w:rPr>
          <w:rFonts w:ascii="Times New Roman" w:hAnsi="Times New Roman" w:cs="Times New Roman"/>
          <w:sz w:val="24"/>
          <w:szCs w:val="24"/>
        </w:rPr>
        <w:t xml:space="preserve"> </w:t>
      </w:r>
      <w:r w:rsidR="00E3576E" w:rsidRPr="00A3036C">
        <w:rPr>
          <w:rFonts w:ascii="Times New Roman" w:hAnsi="Times New Roman" w:cs="Times New Roman"/>
          <w:sz w:val="24"/>
          <w:szCs w:val="24"/>
        </w:rPr>
        <w:t>definitivo.</w:t>
      </w:r>
    </w:p>
    <w:p w14:paraId="0AD66324" w14:textId="77777777" w:rsidR="0013492F" w:rsidRPr="00A3036C" w:rsidRDefault="0013492F" w:rsidP="00360700">
      <w:pPr>
        <w:spacing w:after="0"/>
        <w:jc w:val="both"/>
        <w:rPr>
          <w:rFonts w:ascii="Times New Roman" w:hAnsi="Times New Roman" w:cs="Times New Roman"/>
          <w:sz w:val="24"/>
          <w:szCs w:val="24"/>
        </w:rPr>
      </w:pPr>
    </w:p>
    <w:p w14:paraId="1CD62125" w14:textId="1DC0A970" w:rsidR="00E3576E" w:rsidRPr="00A3036C" w:rsidRDefault="00E3576E"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0428C" w:rsidRPr="00A3036C">
        <w:rPr>
          <w:rFonts w:ascii="Times New Roman" w:hAnsi="Times New Roman" w:cs="Times New Roman"/>
          <w:sz w:val="24"/>
          <w:szCs w:val="24"/>
        </w:rPr>
        <w:t xml:space="preserve">Acendendo a luz e a crença terráquea no Anticristo </w:t>
      </w:r>
      <w:r w:rsidR="000D41C5" w:rsidRPr="00A3036C">
        <w:rPr>
          <w:rFonts w:ascii="Times New Roman" w:hAnsi="Times New Roman" w:cs="Times New Roman"/>
          <w:sz w:val="24"/>
          <w:szCs w:val="24"/>
        </w:rPr>
        <w:t>― Reinódio complementa o requinte de maldade ―</w:t>
      </w:r>
      <w:r w:rsidR="00583FC1" w:rsidRPr="00A3036C">
        <w:rPr>
          <w:rFonts w:ascii="Times New Roman" w:hAnsi="Times New Roman" w:cs="Times New Roman"/>
          <w:sz w:val="24"/>
          <w:szCs w:val="24"/>
        </w:rPr>
        <w:t xml:space="preserve"> Natal em guerra </w:t>
      </w:r>
      <w:r w:rsidR="00BB199B" w:rsidRPr="00A3036C">
        <w:rPr>
          <w:rFonts w:ascii="Times New Roman" w:hAnsi="Times New Roman" w:cs="Times New Roman"/>
          <w:sz w:val="24"/>
          <w:szCs w:val="24"/>
        </w:rPr>
        <w:t>e ano novo de paz ―</w:t>
      </w:r>
      <w:r w:rsidR="000C6D96" w:rsidRPr="00A3036C">
        <w:rPr>
          <w:rFonts w:ascii="Times New Roman" w:hAnsi="Times New Roman" w:cs="Times New Roman"/>
          <w:sz w:val="24"/>
          <w:szCs w:val="24"/>
        </w:rPr>
        <w:t xml:space="preserve"> Projeta a conspiração </w:t>
      </w:r>
      <w:r w:rsidR="00BB199B" w:rsidRPr="00A3036C">
        <w:rPr>
          <w:rFonts w:ascii="Times New Roman" w:hAnsi="Times New Roman" w:cs="Times New Roman"/>
          <w:sz w:val="24"/>
          <w:szCs w:val="24"/>
        </w:rPr>
        <w:t>―</w:t>
      </w:r>
      <w:r w:rsidR="000C6D96" w:rsidRPr="00A3036C">
        <w:rPr>
          <w:rFonts w:ascii="Times New Roman" w:hAnsi="Times New Roman" w:cs="Times New Roman"/>
          <w:sz w:val="24"/>
          <w:szCs w:val="24"/>
        </w:rPr>
        <w:t xml:space="preserve"> </w:t>
      </w:r>
      <w:bookmarkStart w:id="26" w:name="_Hlk183083400"/>
      <w:r w:rsidR="000C6D96" w:rsidRPr="00A3036C">
        <w:rPr>
          <w:rFonts w:ascii="Times New Roman" w:hAnsi="Times New Roman" w:cs="Times New Roman"/>
          <w:sz w:val="24"/>
          <w:szCs w:val="24"/>
        </w:rPr>
        <w:t>Emmanuel Jesus de Deus</w:t>
      </w:r>
      <w:r w:rsidR="00E061BF" w:rsidRPr="00A3036C">
        <w:rPr>
          <w:rFonts w:ascii="Times New Roman" w:hAnsi="Times New Roman" w:cs="Times New Roman"/>
          <w:sz w:val="24"/>
          <w:szCs w:val="24"/>
        </w:rPr>
        <w:t xml:space="preserve"> </w:t>
      </w:r>
      <w:bookmarkEnd w:id="26"/>
      <w:r w:rsidR="00E061BF" w:rsidRPr="00A3036C">
        <w:rPr>
          <w:rFonts w:ascii="Times New Roman" w:hAnsi="Times New Roman" w:cs="Times New Roman"/>
          <w:sz w:val="24"/>
          <w:szCs w:val="24"/>
        </w:rPr>
        <w:lastRenderedPageBreak/>
        <w:t>promove</w:t>
      </w:r>
      <w:r w:rsidR="00B54F9E" w:rsidRPr="00A3036C">
        <w:rPr>
          <w:rFonts w:ascii="Times New Roman" w:hAnsi="Times New Roman" w:cs="Times New Roman"/>
          <w:sz w:val="24"/>
          <w:szCs w:val="24"/>
        </w:rPr>
        <w:t xml:space="preserve"> </w:t>
      </w:r>
      <w:r w:rsidR="00E061BF" w:rsidRPr="00A3036C">
        <w:rPr>
          <w:rFonts w:ascii="Times New Roman" w:hAnsi="Times New Roman" w:cs="Times New Roman"/>
          <w:sz w:val="24"/>
          <w:szCs w:val="24"/>
        </w:rPr>
        <w:t>ao vivo e em tempo real</w:t>
      </w:r>
      <w:r w:rsidR="00817715" w:rsidRPr="00A3036C">
        <w:rPr>
          <w:rFonts w:ascii="Times New Roman" w:hAnsi="Times New Roman" w:cs="Times New Roman"/>
          <w:sz w:val="24"/>
          <w:szCs w:val="24"/>
        </w:rPr>
        <w:t xml:space="preserve"> para todo orbe terrestre</w:t>
      </w:r>
      <w:r w:rsidR="00B54F9E" w:rsidRPr="00A3036C">
        <w:rPr>
          <w:rFonts w:ascii="Times New Roman" w:hAnsi="Times New Roman" w:cs="Times New Roman"/>
          <w:sz w:val="24"/>
          <w:szCs w:val="24"/>
        </w:rPr>
        <w:t>,</w:t>
      </w:r>
      <w:r w:rsidR="00E061BF" w:rsidRPr="00A3036C">
        <w:rPr>
          <w:rFonts w:ascii="Times New Roman" w:hAnsi="Times New Roman" w:cs="Times New Roman"/>
          <w:sz w:val="24"/>
          <w:szCs w:val="24"/>
        </w:rPr>
        <w:t xml:space="preserve"> </w:t>
      </w:r>
      <w:r w:rsidR="00B54F9E" w:rsidRPr="00A3036C">
        <w:rPr>
          <w:rFonts w:ascii="Times New Roman" w:hAnsi="Times New Roman" w:cs="Times New Roman"/>
          <w:sz w:val="24"/>
          <w:szCs w:val="24"/>
        </w:rPr>
        <w:t xml:space="preserve">a paz </w:t>
      </w:r>
      <w:r w:rsidR="003B48BD" w:rsidRPr="00A3036C">
        <w:rPr>
          <w:rFonts w:ascii="Times New Roman" w:hAnsi="Times New Roman" w:cs="Times New Roman"/>
          <w:sz w:val="24"/>
          <w:szCs w:val="24"/>
        </w:rPr>
        <w:t>na 3ª Guerra Mundial.</w:t>
      </w:r>
      <w:r w:rsidR="00ED466A" w:rsidRPr="00A3036C">
        <w:rPr>
          <w:rFonts w:ascii="Times New Roman" w:hAnsi="Times New Roman" w:cs="Times New Roman"/>
          <w:sz w:val="24"/>
          <w:szCs w:val="24"/>
        </w:rPr>
        <w:t xml:space="preserve"> ▬</w:t>
      </w:r>
      <w:r w:rsidR="002B0170" w:rsidRPr="00A3036C">
        <w:rPr>
          <w:rFonts w:ascii="Times New Roman" w:hAnsi="Times New Roman" w:cs="Times New Roman"/>
          <w:sz w:val="24"/>
          <w:szCs w:val="24"/>
        </w:rPr>
        <w:t xml:space="preserve"> satânico.</w:t>
      </w:r>
    </w:p>
    <w:p w14:paraId="0737A30B" w14:textId="77777777" w:rsidR="002B0170" w:rsidRPr="00A3036C" w:rsidRDefault="002B0170" w:rsidP="00360700">
      <w:pPr>
        <w:spacing w:after="0"/>
        <w:jc w:val="both"/>
        <w:rPr>
          <w:rFonts w:ascii="Times New Roman" w:hAnsi="Times New Roman" w:cs="Times New Roman"/>
          <w:sz w:val="24"/>
          <w:szCs w:val="24"/>
        </w:rPr>
      </w:pPr>
    </w:p>
    <w:p w14:paraId="6B6BFC4D" w14:textId="55234558" w:rsidR="002B0170" w:rsidRPr="00A3036C" w:rsidRDefault="002B0170"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67577A" w:rsidRPr="00A3036C">
        <w:rPr>
          <w:rFonts w:ascii="Times New Roman" w:hAnsi="Times New Roman" w:cs="Times New Roman"/>
          <w:sz w:val="24"/>
          <w:szCs w:val="24"/>
        </w:rPr>
        <w:t>Teletransportaremos Emmanuel Jesus de Deus</w:t>
      </w:r>
      <w:r w:rsidR="00E843FA" w:rsidRPr="00A3036C">
        <w:rPr>
          <w:rFonts w:ascii="Times New Roman" w:hAnsi="Times New Roman" w:cs="Times New Roman"/>
          <w:sz w:val="24"/>
          <w:szCs w:val="24"/>
        </w:rPr>
        <w:t xml:space="preserve"> </w:t>
      </w:r>
      <w:r w:rsidR="00920B8A" w:rsidRPr="00A3036C">
        <w:rPr>
          <w:rFonts w:ascii="Times New Roman" w:hAnsi="Times New Roman" w:cs="Times New Roman"/>
          <w:sz w:val="24"/>
          <w:szCs w:val="24"/>
        </w:rPr>
        <w:t xml:space="preserve">ao vivo para </w:t>
      </w:r>
      <w:r w:rsidR="00AC7E76" w:rsidRPr="00A3036C">
        <w:rPr>
          <w:rFonts w:ascii="Times New Roman" w:hAnsi="Times New Roman" w:cs="Times New Roman"/>
          <w:sz w:val="24"/>
          <w:szCs w:val="24"/>
        </w:rPr>
        <w:t xml:space="preserve">pacificar </w:t>
      </w:r>
      <w:r w:rsidR="00920B8A" w:rsidRPr="00A3036C">
        <w:rPr>
          <w:rFonts w:ascii="Times New Roman" w:hAnsi="Times New Roman" w:cs="Times New Roman"/>
          <w:sz w:val="24"/>
          <w:szCs w:val="24"/>
        </w:rPr>
        <w:t>o mundo</w:t>
      </w:r>
      <w:r w:rsidR="00AC7E76" w:rsidRPr="00A3036C">
        <w:rPr>
          <w:rFonts w:ascii="Times New Roman" w:hAnsi="Times New Roman" w:cs="Times New Roman"/>
          <w:sz w:val="24"/>
          <w:szCs w:val="24"/>
        </w:rPr>
        <w:t xml:space="preserve"> </w:t>
      </w:r>
      <w:r w:rsidR="003C6074" w:rsidRPr="00A3036C">
        <w:rPr>
          <w:rFonts w:ascii="Times New Roman" w:hAnsi="Times New Roman" w:cs="Times New Roman"/>
          <w:sz w:val="24"/>
          <w:szCs w:val="24"/>
        </w:rPr>
        <w:t>de</w:t>
      </w:r>
      <w:r w:rsidR="00AC7E76" w:rsidRPr="00A3036C">
        <w:rPr>
          <w:rFonts w:ascii="Times New Roman" w:hAnsi="Times New Roman" w:cs="Times New Roman"/>
          <w:sz w:val="24"/>
          <w:szCs w:val="24"/>
        </w:rPr>
        <w:t xml:space="preserve"> todos os conflitos existentes no planeta</w:t>
      </w:r>
      <w:r w:rsidR="003C6074" w:rsidRPr="00A3036C">
        <w:rPr>
          <w:rFonts w:ascii="Times New Roman" w:hAnsi="Times New Roman" w:cs="Times New Roman"/>
          <w:sz w:val="24"/>
          <w:szCs w:val="24"/>
        </w:rPr>
        <w:t xml:space="preserve"> ― Ilusiodiano</w:t>
      </w:r>
      <w:r w:rsidR="002F4150" w:rsidRPr="00A3036C">
        <w:rPr>
          <w:rFonts w:ascii="Times New Roman" w:hAnsi="Times New Roman" w:cs="Times New Roman"/>
          <w:sz w:val="24"/>
          <w:szCs w:val="24"/>
        </w:rPr>
        <w:t xml:space="preserve"> </w:t>
      </w:r>
      <w:r w:rsidR="00706AAA" w:rsidRPr="00A3036C">
        <w:rPr>
          <w:rFonts w:ascii="Times New Roman" w:hAnsi="Times New Roman" w:cs="Times New Roman"/>
          <w:sz w:val="24"/>
          <w:szCs w:val="24"/>
        </w:rPr>
        <w:t xml:space="preserve">sugere prática futurista </w:t>
      </w:r>
      <w:r w:rsidR="003C6074" w:rsidRPr="00A3036C">
        <w:rPr>
          <w:rFonts w:ascii="Times New Roman" w:hAnsi="Times New Roman" w:cs="Times New Roman"/>
          <w:sz w:val="24"/>
          <w:szCs w:val="24"/>
        </w:rPr>
        <w:t>―</w:t>
      </w:r>
      <w:r w:rsidR="00706AAA" w:rsidRPr="00A3036C">
        <w:rPr>
          <w:rFonts w:ascii="Times New Roman" w:hAnsi="Times New Roman" w:cs="Times New Roman"/>
          <w:sz w:val="24"/>
          <w:szCs w:val="24"/>
        </w:rPr>
        <w:t xml:space="preserve"> </w:t>
      </w:r>
      <w:r w:rsidR="00643022" w:rsidRPr="00A3036C">
        <w:rPr>
          <w:rFonts w:ascii="Times New Roman" w:hAnsi="Times New Roman" w:cs="Times New Roman"/>
          <w:sz w:val="24"/>
          <w:szCs w:val="24"/>
        </w:rPr>
        <w:t>Mostramos ao planeta o futuro d</w:t>
      </w:r>
      <w:r w:rsidR="00217C4B" w:rsidRPr="00A3036C">
        <w:rPr>
          <w:rFonts w:ascii="Times New Roman" w:hAnsi="Times New Roman" w:cs="Times New Roman"/>
          <w:sz w:val="24"/>
          <w:szCs w:val="24"/>
        </w:rPr>
        <w:t>e pa</w:t>
      </w:r>
      <w:r w:rsidR="00753A72" w:rsidRPr="00A3036C">
        <w:rPr>
          <w:rFonts w:ascii="Times New Roman" w:hAnsi="Times New Roman" w:cs="Times New Roman"/>
          <w:sz w:val="24"/>
          <w:szCs w:val="24"/>
        </w:rPr>
        <w:t xml:space="preserve">z </w:t>
      </w:r>
      <w:r w:rsidR="00C823E6" w:rsidRPr="00A3036C">
        <w:rPr>
          <w:rFonts w:ascii="Times New Roman" w:hAnsi="Times New Roman" w:cs="Times New Roman"/>
          <w:sz w:val="24"/>
          <w:szCs w:val="24"/>
        </w:rPr>
        <w:t xml:space="preserve">no presente. ▬ </w:t>
      </w:r>
      <w:r w:rsidR="00816630" w:rsidRPr="00A3036C">
        <w:rPr>
          <w:rFonts w:ascii="Times New Roman" w:hAnsi="Times New Roman" w:cs="Times New Roman"/>
          <w:sz w:val="24"/>
          <w:szCs w:val="24"/>
        </w:rPr>
        <w:t>malicioso.</w:t>
      </w:r>
    </w:p>
    <w:p w14:paraId="2D26908F" w14:textId="77777777" w:rsidR="00816630" w:rsidRPr="00A3036C" w:rsidRDefault="00816630" w:rsidP="00360700">
      <w:pPr>
        <w:spacing w:after="0"/>
        <w:jc w:val="both"/>
        <w:rPr>
          <w:rFonts w:ascii="Times New Roman" w:hAnsi="Times New Roman" w:cs="Times New Roman"/>
          <w:sz w:val="24"/>
          <w:szCs w:val="24"/>
        </w:rPr>
      </w:pPr>
    </w:p>
    <w:p w14:paraId="66810BEB" w14:textId="453A3A70" w:rsidR="00816630" w:rsidRPr="00A3036C" w:rsidRDefault="008D6F59"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Paz, igualdade e fraternidade entre os povo</w:t>
      </w:r>
      <w:r w:rsidR="003A7632" w:rsidRPr="00A3036C">
        <w:rPr>
          <w:rFonts w:ascii="Times New Roman" w:hAnsi="Times New Roman" w:cs="Times New Roman"/>
          <w:sz w:val="24"/>
          <w:szCs w:val="24"/>
        </w:rPr>
        <w:t>s com a governabilidade</w:t>
      </w:r>
      <w:r w:rsidR="006873D4" w:rsidRPr="00A3036C">
        <w:rPr>
          <w:rFonts w:ascii="Times New Roman" w:hAnsi="Times New Roman" w:cs="Times New Roman"/>
          <w:sz w:val="24"/>
          <w:szCs w:val="24"/>
        </w:rPr>
        <w:t xml:space="preserve"> mundial al</w:t>
      </w:r>
      <w:r w:rsidR="00A66FAB" w:rsidRPr="00A3036C">
        <w:rPr>
          <w:rFonts w:ascii="Times New Roman" w:hAnsi="Times New Roman" w:cs="Times New Roman"/>
          <w:sz w:val="24"/>
          <w:szCs w:val="24"/>
        </w:rPr>
        <w:t>a</w:t>
      </w:r>
      <w:r w:rsidR="006873D4" w:rsidRPr="00A3036C">
        <w:rPr>
          <w:rFonts w:ascii="Times New Roman" w:hAnsi="Times New Roman" w:cs="Times New Roman"/>
          <w:sz w:val="24"/>
          <w:szCs w:val="24"/>
        </w:rPr>
        <w:t>vancando</w:t>
      </w:r>
      <w:r w:rsidR="00A66FAB" w:rsidRPr="00A3036C">
        <w:rPr>
          <w:rFonts w:ascii="Times New Roman" w:hAnsi="Times New Roman" w:cs="Times New Roman"/>
          <w:sz w:val="24"/>
          <w:szCs w:val="24"/>
        </w:rPr>
        <w:t xml:space="preserve"> um justa</w:t>
      </w:r>
      <w:r w:rsidR="006873D4" w:rsidRPr="00A3036C">
        <w:rPr>
          <w:rFonts w:ascii="Times New Roman" w:hAnsi="Times New Roman" w:cs="Times New Roman"/>
          <w:sz w:val="24"/>
          <w:szCs w:val="24"/>
        </w:rPr>
        <w:t xml:space="preserve"> distribuição de renda</w:t>
      </w:r>
      <w:r w:rsidR="008B15B3" w:rsidRPr="00A3036C">
        <w:rPr>
          <w:rFonts w:ascii="Times New Roman" w:hAnsi="Times New Roman" w:cs="Times New Roman"/>
          <w:sz w:val="24"/>
          <w:szCs w:val="24"/>
        </w:rPr>
        <w:t xml:space="preserve"> ― Reinovil chacoteia ―</w:t>
      </w:r>
      <w:r w:rsidR="00F24779" w:rsidRPr="00A3036C">
        <w:rPr>
          <w:rFonts w:ascii="Times New Roman" w:hAnsi="Times New Roman" w:cs="Times New Roman"/>
          <w:sz w:val="24"/>
          <w:szCs w:val="24"/>
        </w:rPr>
        <w:t xml:space="preserve"> </w:t>
      </w:r>
      <w:r w:rsidR="00CB0F1B" w:rsidRPr="00A3036C">
        <w:rPr>
          <w:rFonts w:ascii="Times New Roman" w:hAnsi="Times New Roman" w:cs="Times New Roman"/>
          <w:sz w:val="24"/>
          <w:szCs w:val="24"/>
        </w:rPr>
        <w:t>Promessas messiânicas</w:t>
      </w:r>
      <w:r w:rsidR="00A93780" w:rsidRPr="00A3036C">
        <w:rPr>
          <w:rFonts w:ascii="Times New Roman" w:hAnsi="Times New Roman" w:cs="Times New Roman"/>
          <w:sz w:val="24"/>
          <w:szCs w:val="24"/>
        </w:rPr>
        <w:t xml:space="preserve"> são</w:t>
      </w:r>
      <w:r w:rsidR="00CB7DC0" w:rsidRPr="00A3036C">
        <w:rPr>
          <w:rFonts w:ascii="Times New Roman" w:hAnsi="Times New Roman" w:cs="Times New Roman"/>
          <w:sz w:val="24"/>
          <w:szCs w:val="24"/>
        </w:rPr>
        <w:t>, paulatinamente,</w:t>
      </w:r>
      <w:r w:rsidR="00A93780" w:rsidRPr="00A3036C">
        <w:rPr>
          <w:rFonts w:ascii="Times New Roman" w:hAnsi="Times New Roman" w:cs="Times New Roman"/>
          <w:sz w:val="24"/>
          <w:szCs w:val="24"/>
        </w:rPr>
        <w:t xml:space="preserve"> apagada</w:t>
      </w:r>
      <w:r w:rsidR="00CB7DC0" w:rsidRPr="00A3036C">
        <w:rPr>
          <w:rFonts w:ascii="Times New Roman" w:hAnsi="Times New Roman" w:cs="Times New Roman"/>
          <w:sz w:val="24"/>
          <w:szCs w:val="24"/>
        </w:rPr>
        <w:t>s</w:t>
      </w:r>
      <w:r w:rsidR="00F91C1A" w:rsidRPr="00A3036C">
        <w:rPr>
          <w:rFonts w:ascii="Times New Roman" w:hAnsi="Times New Roman" w:cs="Times New Roman"/>
          <w:sz w:val="24"/>
          <w:szCs w:val="24"/>
        </w:rPr>
        <w:t>, a partir da suposta traição de Judas Escariote</w:t>
      </w:r>
      <w:r w:rsidR="00C36D92" w:rsidRPr="00A3036C">
        <w:rPr>
          <w:rFonts w:ascii="Times New Roman" w:hAnsi="Times New Roman" w:cs="Times New Roman"/>
          <w:sz w:val="24"/>
          <w:szCs w:val="24"/>
        </w:rPr>
        <w:t>s, responsável pelo desaparecimento de Roberto Evaristo de Macedo Soares</w:t>
      </w:r>
      <w:r w:rsidR="00F31418" w:rsidRPr="00A3036C">
        <w:rPr>
          <w:rFonts w:ascii="Times New Roman" w:hAnsi="Times New Roman" w:cs="Times New Roman"/>
          <w:sz w:val="24"/>
          <w:szCs w:val="24"/>
        </w:rPr>
        <w:t xml:space="preserve"> e da </w:t>
      </w:r>
      <w:r w:rsidR="00250E0C" w:rsidRPr="00A3036C">
        <w:rPr>
          <w:rFonts w:ascii="Times New Roman" w:hAnsi="Times New Roman" w:cs="Times New Roman"/>
          <w:sz w:val="24"/>
          <w:szCs w:val="24"/>
        </w:rPr>
        <w:t xml:space="preserve">futura </w:t>
      </w:r>
      <w:r w:rsidR="00F31418" w:rsidRPr="00A3036C">
        <w:rPr>
          <w:rFonts w:ascii="Times New Roman" w:hAnsi="Times New Roman" w:cs="Times New Roman"/>
          <w:sz w:val="24"/>
          <w:szCs w:val="24"/>
        </w:rPr>
        <w:t>crucificação contemporânea de Emmanuel Jesus de Deus</w:t>
      </w:r>
      <w:r w:rsidR="008637C2" w:rsidRPr="00A3036C">
        <w:rPr>
          <w:rFonts w:ascii="Times New Roman" w:hAnsi="Times New Roman" w:cs="Times New Roman"/>
          <w:sz w:val="24"/>
          <w:szCs w:val="24"/>
        </w:rPr>
        <w:t>. ▬</w:t>
      </w:r>
      <w:r w:rsidR="00E24CEE" w:rsidRPr="00A3036C">
        <w:rPr>
          <w:rFonts w:ascii="Times New Roman" w:hAnsi="Times New Roman" w:cs="Times New Roman"/>
          <w:sz w:val="24"/>
          <w:szCs w:val="24"/>
        </w:rPr>
        <w:t xml:space="preserve"> astucioso.</w:t>
      </w:r>
    </w:p>
    <w:p w14:paraId="30B89B89" w14:textId="77777777" w:rsidR="009D3B06" w:rsidRPr="00A3036C" w:rsidRDefault="009D3B06" w:rsidP="00360700">
      <w:pPr>
        <w:spacing w:after="0"/>
        <w:jc w:val="both"/>
        <w:rPr>
          <w:rFonts w:ascii="Times New Roman" w:hAnsi="Times New Roman" w:cs="Times New Roman"/>
          <w:sz w:val="24"/>
          <w:szCs w:val="24"/>
        </w:rPr>
      </w:pPr>
    </w:p>
    <w:p w14:paraId="1A8F87E8" w14:textId="2E88EC0C" w:rsidR="009D3B06" w:rsidRPr="00A3036C" w:rsidRDefault="0022577A"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FF064E" w:rsidRPr="00A3036C">
        <w:rPr>
          <w:rFonts w:ascii="Times New Roman" w:hAnsi="Times New Roman" w:cs="Times New Roman"/>
          <w:sz w:val="24"/>
          <w:szCs w:val="24"/>
        </w:rPr>
        <w:t>Frequência humana</w:t>
      </w:r>
      <w:r w:rsidR="00AC624D" w:rsidRPr="00A3036C">
        <w:rPr>
          <w:rFonts w:ascii="Times New Roman" w:hAnsi="Times New Roman" w:cs="Times New Roman"/>
          <w:sz w:val="24"/>
          <w:szCs w:val="24"/>
        </w:rPr>
        <w:t xml:space="preserve"> vibrando</w:t>
      </w:r>
      <w:r w:rsidR="006578C6" w:rsidRPr="00A3036C">
        <w:rPr>
          <w:rFonts w:ascii="Times New Roman" w:hAnsi="Times New Roman" w:cs="Times New Roman"/>
          <w:sz w:val="24"/>
          <w:szCs w:val="24"/>
        </w:rPr>
        <w:t xml:space="preserve"> </w:t>
      </w:r>
      <w:r w:rsidR="006578C6" w:rsidRPr="00A3036C">
        <w:rPr>
          <w:rFonts w:ascii="Times New Roman" w:hAnsi="Times New Roman" w:cs="Times New Roman"/>
          <w:i/>
          <w:iCs/>
          <w:sz w:val="24"/>
          <w:szCs w:val="24"/>
        </w:rPr>
        <w:t>baixo astral</w:t>
      </w:r>
      <w:r w:rsidR="006578C6" w:rsidRPr="00A3036C">
        <w:rPr>
          <w:rFonts w:ascii="Times New Roman" w:hAnsi="Times New Roman" w:cs="Times New Roman"/>
          <w:sz w:val="24"/>
          <w:szCs w:val="24"/>
        </w:rPr>
        <w:t xml:space="preserve"> ―</w:t>
      </w:r>
      <w:r w:rsidR="00FE3A4B" w:rsidRPr="00A3036C">
        <w:rPr>
          <w:rFonts w:ascii="Times New Roman" w:hAnsi="Times New Roman" w:cs="Times New Roman"/>
          <w:sz w:val="24"/>
          <w:szCs w:val="24"/>
        </w:rPr>
        <w:t xml:space="preserve"> Reinódio vibra </w:t>
      </w:r>
      <w:r w:rsidR="006578C6" w:rsidRPr="00A3036C">
        <w:rPr>
          <w:rFonts w:ascii="Times New Roman" w:hAnsi="Times New Roman" w:cs="Times New Roman"/>
          <w:sz w:val="24"/>
          <w:szCs w:val="24"/>
        </w:rPr>
        <w:t>―</w:t>
      </w:r>
      <w:r w:rsidR="00C55DEE" w:rsidRPr="00A3036C">
        <w:rPr>
          <w:rFonts w:ascii="Times New Roman" w:hAnsi="Times New Roman" w:cs="Times New Roman"/>
          <w:sz w:val="24"/>
          <w:szCs w:val="24"/>
        </w:rPr>
        <w:t xml:space="preserve"> O “Salvador do Mundo” </w:t>
      </w:r>
      <w:r w:rsidR="00954CCF" w:rsidRPr="00A3036C">
        <w:rPr>
          <w:rFonts w:ascii="Times New Roman" w:hAnsi="Times New Roman" w:cs="Times New Roman"/>
          <w:sz w:val="24"/>
          <w:szCs w:val="24"/>
        </w:rPr>
        <w:t xml:space="preserve">prega </w:t>
      </w:r>
      <w:r w:rsidR="00984DBD" w:rsidRPr="00A3036C">
        <w:rPr>
          <w:rFonts w:ascii="Times New Roman" w:hAnsi="Times New Roman" w:cs="Times New Roman"/>
          <w:sz w:val="24"/>
          <w:szCs w:val="24"/>
        </w:rPr>
        <w:t>a unicidade religiosa na Terra, através da IMSD</w:t>
      </w:r>
      <w:r w:rsidR="00DC1080" w:rsidRPr="00A3036C">
        <w:rPr>
          <w:rFonts w:ascii="Times New Roman" w:hAnsi="Times New Roman" w:cs="Times New Roman"/>
          <w:sz w:val="24"/>
          <w:szCs w:val="24"/>
        </w:rPr>
        <w:t xml:space="preserve"> — Independência Mundial dos Servos de Deus</w:t>
      </w:r>
      <w:r w:rsidR="00B340C7" w:rsidRPr="00A3036C">
        <w:rPr>
          <w:rFonts w:ascii="Times New Roman" w:hAnsi="Times New Roman" w:cs="Times New Roman"/>
          <w:sz w:val="24"/>
          <w:szCs w:val="24"/>
        </w:rPr>
        <w:t xml:space="preserve"> </w:t>
      </w:r>
      <w:r w:rsidR="00AD08F6" w:rsidRPr="00A3036C">
        <w:rPr>
          <w:rFonts w:ascii="Times New Roman" w:hAnsi="Times New Roman" w:cs="Times New Roman"/>
          <w:sz w:val="24"/>
          <w:szCs w:val="24"/>
        </w:rPr>
        <w:t xml:space="preserve">e Roberto Evaristo de Macedo Soares </w:t>
      </w:r>
      <w:r w:rsidR="00F55FA3" w:rsidRPr="00A3036C">
        <w:rPr>
          <w:rFonts w:ascii="Times New Roman" w:hAnsi="Times New Roman" w:cs="Times New Roman"/>
          <w:sz w:val="24"/>
          <w:szCs w:val="24"/>
        </w:rPr>
        <w:t>é assassinado no dia de sua posse no Vaticano</w:t>
      </w:r>
      <w:r w:rsidR="00B263BD" w:rsidRPr="00A3036C">
        <w:rPr>
          <w:rFonts w:ascii="Times New Roman" w:hAnsi="Times New Roman" w:cs="Times New Roman"/>
          <w:sz w:val="24"/>
          <w:szCs w:val="24"/>
        </w:rPr>
        <w:t xml:space="preserve"> </w:t>
      </w:r>
      <w:r w:rsidR="005076A5" w:rsidRPr="00A3036C">
        <w:rPr>
          <w:rFonts w:ascii="Times New Roman" w:hAnsi="Times New Roman" w:cs="Times New Roman"/>
          <w:sz w:val="24"/>
          <w:szCs w:val="24"/>
        </w:rPr>
        <w:t>―</w:t>
      </w:r>
      <w:r w:rsidR="003963C4" w:rsidRPr="00A3036C">
        <w:rPr>
          <w:rFonts w:ascii="Times New Roman" w:hAnsi="Times New Roman" w:cs="Times New Roman"/>
          <w:sz w:val="24"/>
          <w:szCs w:val="24"/>
        </w:rPr>
        <w:t xml:space="preserve"> Imagina o atentado</w:t>
      </w:r>
      <w:r w:rsidR="001D1E9F" w:rsidRPr="00A3036C">
        <w:rPr>
          <w:rFonts w:ascii="Times New Roman" w:hAnsi="Times New Roman" w:cs="Times New Roman"/>
          <w:sz w:val="24"/>
          <w:szCs w:val="24"/>
        </w:rPr>
        <w:t xml:space="preserve"> </w:t>
      </w:r>
      <w:r w:rsidR="005076A5" w:rsidRPr="00A3036C">
        <w:rPr>
          <w:rFonts w:ascii="Times New Roman" w:hAnsi="Times New Roman" w:cs="Times New Roman"/>
          <w:sz w:val="24"/>
          <w:szCs w:val="24"/>
        </w:rPr>
        <w:t>―</w:t>
      </w:r>
      <w:r w:rsidR="001D1E9F" w:rsidRPr="00A3036C">
        <w:rPr>
          <w:rFonts w:ascii="Times New Roman" w:hAnsi="Times New Roman" w:cs="Times New Roman"/>
          <w:sz w:val="24"/>
          <w:szCs w:val="24"/>
        </w:rPr>
        <w:t xml:space="preserve"> </w:t>
      </w:r>
      <w:r w:rsidR="00004E30" w:rsidRPr="00A3036C">
        <w:rPr>
          <w:rFonts w:ascii="Times New Roman" w:hAnsi="Times New Roman" w:cs="Times New Roman"/>
          <w:sz w:val="24"/>
          <w:szCs w:val="24"/>
        </w:rPr>
        <w:t>Conspiração comandada por Judas Escariote</w:t>
      </w:r>
      <w:r w:rsidR="00305F31" w:rsidRPr="00A3036C">
        <w:rPr>
          <w:rFonts w:ascii="Times New Roman" w:hAnsi="Times New Roman" w:cs="Times New Roman"/>
          <w:sz w:val="24"/>
          <w:szCs w:val="24"/>
        </w:rPr>
        <w:t xml:space="preserve">s e </w:t>
      </w:r>
      <w:r w:rsidR="003661C1" w:rsidRPr="00A3036C">
        <w:rPr>
          <w:rFonts w:ascii="Times New Roman" w:hAnsi="Times New Roman" w:cs="Times New Roman"/>
          <w:sz w:val="24"/>
          <w:szCs w:val="24"/>
        </w:rPr>
        <w:t xml:space="preserve">apoiada pelos </w:t>
      </w:r>
      <w:r w:rsidR="00305F31" w:rsidRPr="00A3036C">
        <w:rPr>
          <w:rFonts w:ascii="Times New Roman" w:hAnsi="Times New Roman" w:cs="Times New Roman"/>
          <w:sz w:val="24"/>
          <w:szCs w:val="24"/>
        </w:rPr>
        <w:t>apóstolos</w:t>
      </w:r>
      <w:r w:rsidR="009A4CD4" w:rsidRPr="00A3036C">
        <w:rPr>
          <w:rFonts w:ascii="Times New Roman" w:hAnsi="Times New Roman" w:cs="Times New Roman"/>
          <w:sz w:val="24"/>
          <w:szCs w:val="24"/>
        </w:rPr>
        <w:t xml:space="preserve">, </w:t>
      </w:r>
      <w:r w:rsidR="00CA00AD" w:rsidRPr="00A3036C">
        <w:rPr>
          <w:rFonts w:ascii="Times New Roman" w:hAnsi="Times New Roman" w:cs="Times New Roman"/>
          <w:sz w:val="24"/>
          <w:szCs w:val="24"/>
        </w:rPr>
        <w:t>P</w:t>
      </w:r>
      <w:r w:rsidR="00A03D15" w:rsidRPr="00A3036C">
        <w:rPr>
          <w:rFonts w:ascii="Times New Roman" w:hAnsi="Times New Roman" w:cs="Times New Roman"/>
          <w:sz w:val="24"/>
          <w:szCs w:val="24"/>
        </w:rPr>
        <w:t>residentes das Torres Governamentais Continentais</w:t>
      </w:r>
      <w:r w:rsidR="00932B6A" w:rsidRPr="00A3036C">
        <w:rPr>
          <w:rFonts w:ascii="Times New Roman" w:hAnsi="Times New Roman" w:cs="Times New Roman"/>
          <w:sz w:val="24"/>
          <w:szCs w:val="24"/>
        </w:rPr>
        <w:t xml:space="preserve">. </w:t>
      </w:r>
      <w:r w:rsidR="00CA00AD" w:rsidRPr="00A3036C">
        <w:rPr>
          <w:rFonts w:ascii="Times New Roman" w:hAnsi="Times New Roman" w:cs="Times New Roman"/>
          <w:sz w:val="24"/>
          <w:szCs w:val="24"/>
        </w:rPr>
        <w:t>▬ ardiloso.</w:t>
      </w:r>
    </w:p>
    <w:p w14:paraId="4EDC5ACE" w14:textId="77777777" w:rsidR="00CA00AD" w:rsidRPr="00A3036C" w:rsidRDefault="00CA00AD" w:rsidP="00360700">
      <w:pPr>
        <w:spacing w:after="0"/>
        <w:jc w:val="both"/>
        <w:rPr>
          <w:rFonts w:ascii="Times New Roman" w:hAnsi="Times New Roman" w:cs="Times New Roman"/>
          <w:sz w:val="24"/>
          <w:szCs w:val="24"/>
        </w:rPr>
      </w:pPr>
    </w:p>
    <w:p w14:paraId="636AA507" w14:textId="6537EA05" w:rsidR="00A618D7" w:rsidRPr="00A3036C" w:rsidRDefault="00CA00AD"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3E3F3C" w:rsidRPr="00A3036C">
        <w:rPr>
          <w:rFonts w:ascii="Times New Roman" w:hAnsi="Times New Roman" w:cs="Times New Roman"/>
          <w:sz w:val="24"/>
          <w:szCs w:val="24"/>
        </w:rPr>
        <w:t>Fechemos as ações</w:t>
      </w:r>
      <w:r w:rsidR="001A3287" w:rsidRPr="00A3036C">
        <w:rPr>
          <w:rFonts w:ascii="Times New Roman" w:hAnsi="Times New Roman" w:cs="Times New Roman"/>
          <w:sz w:val="24"/>
          <w:szCs w:val="24"/>
        </w:rPr>
        <w:t xml:space="preserve"> pela manutenção atemporal do Sistema Terra ― Algozlenirus</w:t>
      </w:r>
      <w:r w:rsidR="004335BC" w:rsidRPr="00A3036C">
        <w:rPr>
          <w:rFonts w:ascii="Times New Roman" w:hAnsi="Times New Roman" w:cs="Times New Roman"/>
          <w:sz w:val="24"/>
          <w:szCs w:val="24"/>
        </w:rPr>
        <w:t xml:space="preserve"> austero </w:t>
      </w:r>
      <w:r w:rsidR="001A3287" w:rsidRPr="00A3036C">
        <w:rPr>
          <w:rFonts w:ascii="Times New Roman" w:hAnsi="Times New Roman" w:cs="Times New Roman"/>
          <w:sz w:val="24"/>
          <w:szCs w:val="24"/>
        </w:rPr>
        <w:t>―</w:t>
      </w:r>
      <w:r w:rsidR="004335BC" w:rsidRPr="00A3036C">
        <w:rPr>
          <w:rFonts w:ascii="Times New Roman" w:hAnsi="Times New Roman" w:cs="Times New Roman"/>
          <w:sz w:val="24"/>
          <w:szCs w:val="24"/>
        </w:rPr>
        <w:t xml:space="preserve"> Pilares </w:t>
      </w:r>
      <w:r w:rsidR="00165ABC" w:rsidRPr="00A3036C">
        <w:rPr>
          <w:rFonts w:ascii="Times New Roman" w:hAnsi="Times New Roman" w:cs="Times New Roman"/>
          <w:sz w:val="24"/>
          <w:szCs w:val="24"/>
        </w:rPr>
        <w:t xml:space="preserve">sistêmicos sofrem </w:t>
      </w:r>
      <w:r w:rsidR="001C6EE4" w:rsidRPr="00A3036C">
        <w:rPr>
          <w:rFonts w:ascii="Times New Roman" w:hAnsi="Times New Roman" w:cs="Times New Roman"/>
          <w:sz w:val="24"/>
          <w:szCs w:val="24"/>
        </w:rPr>
        <w:t xml:space="preserve">modificações para melhores aparelhamentos de dominação </w:t>
      </w:r>
      <w:r w:rsidR="000F7DD4" w:rsidRPr="00A3036C">
        <w:rPr>
          <w:rFonts w:ascii="Times New Roman" w:hAnsi="Times New Roman" w:cs="Times New Roman"/>
          <w:sz w:val="24"/>
          <w:szCs w:val="24"/>
        </w:rPr>
        <w:t>―</w:t>
      </w:r>
      <w:r w:rsidR="007F7F51" w:rsidRPr="00A3036C">
        <w:rPr>
          <w:rFonts w:ascii="Times New Roman" w:hAnsi="Times New Roman" w:cs="Times New Roman"/>
          <w:sz w:val="24"/>
          <w:szCs w:val="24"/>
        </w:rPr>
        <w:t xml:space="preserve"> Abraça, simbolicamente, o globo terrestre decorativo </w:t>
      </w:r>
      <w:r w:rsidR="000F7DD4" w:rsidRPr="00A3036C">
        <w:rPr>
          <w:rFonts w:ascii="Times New Roman" w:hAnsi="Times New Roman" w:cs="Times New Roman"/>
          <w:sz w:val="24"/>
          <w:szCs w:val="24"/>
        </w:rPr>
        <w:t>―</w:t>
      </w:r>
      <w:r w:rsidR="00304479" w:rsidRPr="00A3036C">
        <w:rPr>
          <w:rFonts w:ascii="Times New Roman" w:hAnsi="Times New Roman" w:cs="Times New Roman"/>
          <w:sz w:val="24"/>
          <w:szCs w:val="24"/>
        </w:rPr>
        <w:t xml:space="preserve"> </w:t>
      </w:r>
      <w:r w:rsidR="003E4FC4" w:rsidRPr="00A3036C">
        <w:rPr>
          <w:rFonts w:ascii="Times New Roman" w:hAnsi="Times New Roman" w:cs="Times New Roman"/>
          <w:sz w:val="24"/>
          <w:szCs w:val="24"/>
        </w:rPr>
        <w:t>1. Governo</w:t>
      </w:r>
      <w:r w:rsidR="00B22F52" w:rsidRPr="00A3036C">
        <w:rPr>
          <w:rFonts w:ascii="Times New Roman" w:hAnsi="Times New Roman" w:cs="Times New Roman"/>
          <w:sz w:val="24"/>
          <w:szCs w:val="24"/>
        </w:rPr>
        <w:t>: a</w:t>
      </w:r>
      <w:r w:rsidR="00937BB8" w:rsidRPr="00A3036C">
        <w:rPr>
          <w:rFonts w:ascii="Times New Roman" w:hAnsi="Times New Roman" w:cs="Times New Roman"/>
          <w:sz w:val="24"/>
          <w:szCs w:val="24"/>
        </w:rPr>
        <w:t>proveita</w:t>
      </w:r>
      <w:r w:rsidR="00B22F52" w:rsidRPr="00A3036C">
        <w:rPr>
          <w:rFonts w:ascii="Times New Roman" w:hAnsi="Times New Roman" w:cs="Times New Roman"/>
          <w:sz w:val="24"/>
          <w:szCs w:val="24"/>
        </w:rPr>
        <w:t>mos</w:t>
      </w:r>
      <w:r w:rsidR="00937BB8" w:rsidRPr="00A3036C">
        <w:rPr>
          <w:rFonts w:ascii="Times New Roman" w:hAnsi="Times New Roman" w:cs="Times New Roman"/>
          <w:sz w:val="24"/>
          <w:szCs w:val="24"/>
        </w:rPr>
        <w:t xml:space="preserve"> a tendência mundial de governos eleitos de direita</w:t>
      </w:r>
      <w:r w:rsidR="00B22F52" w:rsidRPr="00A3036C">
        <w:rPr>
          <w:rFonts w:ascii="Times New Roman" w:hAnsi="Times New Roman" w:cs="Times New Roman"/>
          <w:sz w:val="24"/>
          <w:szCs w:val="24"/>
        </w:rPr>
        <w:t xml:space="preserve"> </w:t>
      </w:r>
      <w:r w:rsidR="00B22F52" w:rsidRPr="00A3036C">
        <w:rPr>
          <w:rFonts w:ascii="Times New Roman" w:hAnsi="Times New Roman" w:cs="Times New Roman"/>
          <w:sz w:val="24"/>
          <w:szCs w:val="24"/>
        </w:rPr>
        <w:lastRenderedPageBreak/>
        <w:t>neste ano</w:t>
      </w:r>
      <w:r w:rsidR="00C63F82" w:rsidRPr="00A3036C">
        <w:rPr>
          <w:rFonts w:ascii="Times New Roman" w:hAnsi="Times New Roman" w:cs="Times New Roman"/>
          <w:sz w:val="24"/>
          <w:szCs w:val="24"/>
        </w:rPr>
        <w:t xml:space="preserve"> para</w:t>
      </w:r>
      <w:r w:rsidR="003F7D73" w:rsidRPr="00A3036C">
        <w:rPr>
          <w:rFonts w:ascii="Times New Roman" w:hAnsi="Times New Roman" w:cs="Times New Roman"/>
          <w:sz w:val="24"/>
          <w:szCs w:val="24"/>
        </w:rPr>
        <w:t xml:space="preserve"> empossar</w:t>
      </w:r>
      <w:r w:rsidR="00C63F82" w:rsidRPr="00A3036C">
        <w:rPr>
          <w:rFonts w:ascii="Times New Roman" w:hAnsi="Times New Roman" w:cs="Times New Roman"/>
          <w:sz w:val="24"/>
          <w:szCs w:val="24"/>
        </w:rPr>
        <w:t>mos</w:t>
      </w:r>
      <w:r w:rsidR="003F7D73" w:rsidRPr="00A3036C">
        <w:rPr>
          <w:rFonts w:ascii="Times New Roman" w:hAnsi="Times New Roman" w:cs="Times New Roman"/>
          <w:sz w:val="24"/>
          <w:szCs w:val="24"/>
        </w:rPr>
        <w:t xml:space="preserve"> novos lídere</w:t>
      </w:r>
      <w:r w:rsidR="00395E09" w:rsidRPr="00A3036C">
        <w:rPr>
          <w:rFonts w:ascii="Times New Roman" w:hAnsi="Times New Roman" w:cs="Times New Roman"/>
          <w:sz w:val="24"/>
          <w:szCs w:val="24"/>
        </w:rPr>
        <w:t>s direitistas nos lugares de esquerdistas estabelecidos no poder</w:t>
      </w:r>
      <w:r w:rsidR="003709CB" w:rsidRPr="00A3036C">
        <w:rPr>
          <w:rFonts w:ascii="Times New Roman" w:hAnsi="Times New Roman" w:cs="Times New Roman"/>
          <w:sz w:val="24"/>
          <w:szCs w:val="24"/>
        </w:rPr>
        <w:t xml:space="preserve"> ―</w:t>
      </w:r>
      <w:r w:rsidR="00BE243B" w:rsidRPr="00A3036C">
        <w:rPr>
          <w:rFonts w:ascii="Times New Roman" w:hAnsi="Times New Roman" w:cs="Times New Roman"/>
          <w:sz w:val="24"/>
          <w:szCs w:val="24"/>
        </w:rPr>
        <w:t xml:space="preserve"> Indica países governados pela esquerda </w:t>
      </w:r>
      <w:r w:rsidR="003709CB" w:rsidRPr="00A3036C">
        <w:rPr>
          <w:rFonts w:ascii="Times New Roman" w:hAnsi="Times New Roman" w:cs="Times New Roman"/>
          <w:sz w:val="24"/>
          <w:szCs w:val="24"/>
        </w:rPr>
        <w:t>―</w:t>
      </w:r>
      <w:r w:rsidR="005264EB" w:rsidRPr="00A3036C">
        <w:rPr>
          <w:rFonts w:ascii="Times New Roman" w:hAnsi="Times New Roman" w:cs="Times New Roman"/>
          <w:sz w:val="24"/>
          <w:szCs w:val="24"/>
        </w:rPr>
        <w:t xml:space="preserve"> </w:t>
      </w:r>
      <w:r w:rsidR="008A35D1" w:rsidRPr="00A3036C">
        <w:rPr>
          <w:rFonts w:ascii="Times New Roman" w:hAnsi="Times New Roman" w:cs="Times New Roman"/>
          <w:sz w:val="24"/>
          <w:szCs w:val="24"/>
        </w:rPr>
        <w:t>A política mundial muda p</w:t>
      </w:r>
      <w:r w:rsidR="00FB0B24" w:rsidRPr="00A3036C">
        <w:rPr>
          <w:rFonts w:ascii="Times New Roman" w:hAnsi="Times New Roman" w:cs="Times New Roman"/>
          <w:sz w:val="24"/>
          <w:szCs w:val="24"/>
        </w:rPr>
        <w:t>elo voto do terrícola, mas</w:t>
      </w:r>
      <w:r w:rsidR="00FE30BC" w:rsidRPr="00A3036C">
        <w:rPr>
          <w:rFonts w:ascii="Times New Roman" w:hAnsi="Times New Roman" w:cs="Times New Roman"/>
          <w:sz w:val="24"/>
          <w:szCs w:val="24"/>
        </w:rPr>
        <w:t>, o Supremo Poder Anônimo tem, como sempre, a palavra final</w:t>
      </w:r>
      <w:r w:rsidR="00840700" w:rsidRPr="00A3036C">
        <w:rPr>
          <w:rFonts w:ascii="Times New Roman" w:hAnsi="Times New Roman" w:cs="Times New Roman"/>
          <w:sz w:val="24"/>
          <w:szCs w:val="24"/>
        </w:rPr>
        <w:t xml:space="preserve"> ―</w:t>
      </w:r>
      <w:r w:rsidR="00117C1C" w:rsidRPr="00A3036C">
        <w:rPr>
          <w:rFonts w:ascii="Times New Roman" w:hAnsi="Times New Roman" w:cs="Times New Roman"/>
          <w:sz w:val="24"/>
          <w:szCs w:val="24"/>
        </w:rPr>
        <w:t xml:space="preserve"> 2. Religião</w:t>
      </w:r>
      <w:r w:rsidR="00FE56D7" w:rsidRPr="00A3036C">
        <w:rPr>
          <w:rFonts w:ascii="Times New Roman" w:hAnsi="Times New Roman" w:cs="Times New Roman"/>
          <w:sz w:val="24"/>
          <w:szCs w:val="24"/>
        </w:rPr>
        <w:t>: A IMSD — Independência Mundial dos Servos de Deu</w:t>
      </w:r>
      <w:r w:rsidR="009918B9" w:rsidRPr="00A3036C">
        <w:rPr>
          <w:rFonts w:ascii="Times New Roman" w:hAnsi="Times New Roman" w:cs="Times New Roman"/>
          <w:sz w:val="24"/>
          <w:szCs w:val="24"/>
        </w:rPr>
        <w:t>s torna-se única praticada</w:t>
      </w:r>
      <w:r w:rsidR="00F73CA2" w:rsidRPr="00A3036C">
        <w:rPr>
          <w:rFonts w:ascii="Times New Roman" w:hAnsi="Times New Roman" w:cs="Times New Roman"/>
          <w:sz w:val="24"/>
          <w:szCs w:val="24"/>
        </w:rPr>
        <w:t xml:space="preserve"> no orbe</w:t>
      </w:r>
      <w:r w:rsidR="007C0003" w:rsidRPr="00A3036C">
        <w:rPr>
          <w:rFonts w:ascii="Times New Roman" w:hAnsi="Times New Roman" w:cs="Times New Roman"/>
          <w:sz w:val="24"/>
          <w:szCs w:val="24"/>
        </w:rPr>
        <w:t>, a partir d</w:t>
      </w:r>
      <w:r w:rsidR="00931797" w:rsidRPr="00A3036C">
        <w:rPr>
          <w:rFonts w:ascii="Times New Roman" w:hAnsi="Times New Roman" w:cs="Times New Roman"/>
          <w:sz w:val="24"/>
          <w:szCs w:val="24"/>
        </w:rPr>
        <w:t>a performance irretocável de Emmanuel Jesus de Deu</w:t>
      </w:r>
      <w:r w:rsidR="00B9474E" w:rsidRPr="00A3036C">
        <w:rPr>
          <w:rFonts w:ascii="Times New Roman" w:hAnsi="Times New Roman" w:cs="Times New Roman"/>
          <w:sz w:val="24"/>
          <w:szCs w:val="24"/>
        </w:rPr>
        <w:t xml:space="preserve">s encarnando </w:t>
      </w:r>
      <w:r w:rsidR="00B9474E" w:rsidRPr="00A3036C">
        <w:rPr>
          <w:rFonts w:ascii="Times New Roman" w:hAnsi="Times New Roman" w:cs="Times New Roman"/>
          <w:i/>
          <w:iCs/>
          <w:sz w:val="24"/>
          <w:szCs w:val="24"/>
        </w:rPr>
        <w:t>o filho pródigo</w:t>
      </w:r>
      <w:r w:rsidR="00E12001" w:rsidRPr="00A3036C">
        <w:rPr>
          <w:rFonts w:ascii="Times New Roman" w:hAnsi="Times New Roman" w:cs="Times New Roman"/>
          <w:i/>
          <w:iCs/>
          <w:sz w:val="24"/>
          <w:szCs w:val="24"/>
        </w:rPr>
        <w:t xml:space="preserve"> </w:t>
      </w:r>
      <w:r w:rsidR="00E12001" w:rsidRPr="00A3036C">
        <w:rPr>
          <w:rFonts w:ascii="Times New Roman" w:hAnsi="Times New Roman" w:cs="Times New Roman"/>
          <w:sz w:val="24"/>
          <w:szCs w:val="24"/>
        </w:rPr>
        <w:t>―</w:t>
      </w:r>
      <w:r w:rsidR="00435156" w:rsidRPr="00A3036C">
        <w:rPr>
          <w:rFonts w:ascii="Times New Roman" w:hAnsi="Times New Roman" w:cs="Times New Roman"/>
          <w:sz w:val="24"/>
          <w:szCs w:val="24"/>
        </w:rPr>
        <w:t xml:space="preserve"> </w:t>
      </w:r>
      <w:r w:rsidR="00BF2092" w:rsidRPr="00A3036C">
        <w:rPr>
          <w:rFonts w:ascii="Times New Roman" w:hAnsi="Times New Roman" w:cs="Times New Roman"/>
          <w:sz w:val="24"/>
          <w:szCs w:val="24"/>
        </w:rPr>
        <w:t xml:space="preserve">Espetaculoso </w:t>
      </w:r>
      <w:r w:rsidR="00E12001" w:rsidRPr="00A3036C">
        <w:rPr>
          <w:rFonts w:ascii="Times New Roman" w:hAnsi="Times New Roman" w:cs="Times New Roman"/>
          <w:sz w:val="24"/>
          <w:szCs w:val="24"/>
        </w:rPr>
        <w:t>―</w:t>
      </w:r>
      <w:r w:rsidR="00BF2092" w:rsidRPr="00A3036C">
        <w:rPr>
          <w:rFonts w:ascii="Times New Roman" w:hAnsi="Times New Roman" w:cs="Times New Roman"/>
          <w:sz w:val="24"/>
          <w:szCs w:val="24"/>
        </w:rPr>
        <w:t xml:space="preserve"> 3. Mídia: </w:t>
      </w:r>
      <w:r w:rsidR="00EB089B" w:rsidRPr="00A3036C">
        <w:rPr>
          <w:rFonts w:ascii="Times New Roman" w:hAnsi="Times New Roman" w:cs="Times New Roman"/>
          <w:sz w:val="24"/>
          <w:szCs w:val="24"/>
        </w:rPr>
        <w:t>veículos midiáticos tradicionais</w:t>
      </w:r>
      <w:r w:rsidR="00A26DD5" w:rsidRPr="00A3036C">
        <w:rPr>
          <w:rFonts w:ascii="Times New Roman" w:hAnsi="Times New Roman" w:cs="Times New Roman"/>
          <w:sz w:val="24"/>
          <w:szCs w:val="24"/>
        </w:rPr>
        <w:t xml:space="preserve"> e redes sociais </w:t>
      </w:r>
      <w:r w:rsidR="000274E2" w:rsidRPr="00A3036C">
        <w:rPr>
          <w:rFonts w:ascii="Times New Roman" w:hAnsi="Times New Roman" w:cs="Times New Roman"/>
          <w:sz w:val="24"/>
          <w:szCs w:val="24"/>
        </w:rPr>
        <w:t xml:space="preserve"> assinam a credibilidade de </w:t>
      </w:r>
      <w:r w:rsidR="00535891" w:rsidRPr="00A3036C">
        <w:rPr>
          <w:rFonts w:ascii="Times New Roman" w:hAnsi="Times New Roman" w:cs="Times New Roman"/>
          <w:sz w:val="24"/>
          <w:szCs w:val="24"/>
        </w:rPr>
        <w:t xml:space="preserve">noticiários </w:t>
      </w:r>
      <w:r w:rsidR="006A1033" w:rsidRPr="00A3036C">
        <w:rPr>
          <w:rFonts w:ascii="Times New Roman" w:hAnsi="Times New Roman" w:cs="Times New Roman"/>
          <w:sz w:val="24"/>
          <w:szCs w:val="24"/>
        </w:rPr>
        <w:t>pautado</w:t>
      </w:r>
      <w:r w:rsidR="007346D2" w:rsidRPr="00A3036C">
        <w:rPr>
          <w:rFonts w:ascii="Times New Roman" w:hAnsi="Times New Roman" w:cs="Times New Roman"/>
          <w:sz w:val="24"/>
          <w:szCs w:val="24"/>
        </w:rPr>
        <w:t xml:space="preserve">s na violência </w:t>
      </w:r>
      <w:r w:rsidR="000B7CF8" w:rsidRPr="00A3036C">
        <w:rPr>
          <w:rFonts w:ascii="Times New Roman" w:hAnsi="Times New Roman" w:cs="Times New Roman"/>
          <w:sz w:val="24"/>
          <w:szCs w:val="24"/>
        </w:rPr>
        <w:t xml:space="preserve">de todas </w:t>
      </w:r>
      <w:r w:rsidR="00E40DE5" w:rsidRPr="00A3036C">
        <w:rPr>
          <w:rFonts w:ascii="Times New Roman" w:hAnsi="Times New Roman" w:cs="Times New Roman"/>
          <w:sz w:val="24"/>
          <w:szCs w:val="24"/>
        </w:rPr>
        <w:t xml:space="preserve">as  </w:t>
      </w:r>
      <w:r w:rsidR="00C01C31" w:rsidRPr="00A3036C">
        <w:rPr>
          <w:rFonts w:ascii="Times New Roman" w:hAnsi="Times New Roman" w:cs="Times New Roman"/>
          <w:sz w:val="24"/>
          <w:szCs w:val="24"/>
        </w:rPr>
        <w:t>vertente</w:t>
      </w:r>
      <w:r w:rsidR="000B7CF8" w:rsidRPr="00A3036C">
        <w:rPr>
          <w:rFonts w:ascii="Times New Roman" w:hAnsi="Times New Roman" w:cs="Times New Roman"/>
          <w:sz w:val="24"/>
          <w:szCs w:val="24"/>
        </w:rPr>
        <w:t xml:space="preserve">s </w:t>
      </w:r>
      <w:r w:rsidR="007346D2" w:rsidRPr="00A3036C">
        <w:rPr>
          <w:rFonts w:ascii="Times New Roman" w:hAnsi="Times New Roman" w:cs="Times New Roman"/>
          <w:sz w:val="24"/>
          <w:szCs w:val="24"/>
        </w:rPr>
        <w:t>naturalizada</w:t>
      </w:r>
      <w:r w:rsidR="000B7CF8" w:rsidRPr="00A3036C">
        <w:rPr>
          <w:rFonts w:ascii="Times New Roman" w:hAnsi="Times New Roman" w:cs="Times New Roman"/>
          <w:sz w:val="24"/>
          <w:szCs w:val="24"/>
        </w:rPr>
        <w:t>s</w:t>
      </w:r>
      <w:r w:rsidR="007346D2" w:rsidRPr="00A3036C">
        <w:rPr>
          <w:rFonts w:ascii="Times New Roman" w:hAnsi="Times New Roman" w:cs="Times New Roman"/>
          <w:sz w:val="24"/>
          <w:szCs w:val="24"/>
        </w:rPr>
        <w:t xml:space="preserve"> no cotidiano terráqueo</w:t>
      </w:r>
      <w:r w:rsidR="002D2442" w:rsidRPr="00A3036C">
        <w:rPr>
          <w:rFonts w:ascii="Times New Roman" w:hAnsi="Times New Roman" w:cs="Times New Roman"/>
          <w:sz w:val="24"/>
          <w:szCs w:val="24"/>
        </w:rPr>
        <w:t xml:space="preserve"> ―</w:t>
      </w:r>
      <w:r w:rsidR="0094137E" w:rsidRPr="00A3036C">
        <w:rPr>
          <w:rFonts w:ascii="Times New Roman" w:hAnsi="Times New Roman" w:cs="Times New Roman"/>
          <w:sz w:val="24"/>
          <w:szCs w:val="24"/>
        </w:rPr>
        <w:t xml:space="preserve"> Projeta no </w:t>
      </w:r>
      <w:r w:rsidR="0094137E" w:rsidRPr="00A3036C">
        <w:rPr>
          <w:rFonts w:ascii="Times New Roman" w:hAnsi="Times New Roman" w:cs="Times New Roman"/>
          <w:i/>
          <w:iCs/>
          <w:sz w:val="24"/>
          <w:szCs w:val="24"/>
        </w:rPr>
        <w:t xml:space="preserve">túnel do tempo </w:t>
      </w:r>
      <w:r w:rsidR="0094137E" w:rsidRPr="00A3036C">
        <w:rPr>
          <w:rFonts w:ascii="Times New Roman" w:hAnsi="Times New Roman" w:cs="Times New Roman"/>
          <w:sz w:val="24"/>
          <w:szCs w:val="24"/>
        </w:rPr>
        <w:t>imagens definitivas</w:t>
      </w:r>
      <w:r w:rsidR="00E63EB8" w:rsidRPr="00A3036C">
        <w:rPr>
          <w:rFonts w:ascii="Times New Roman" w:hAnsi="Times New Roman" w:cs="Times New Roman"/>
          <w:sz w:val="24"/>
          <w:szCs w:val="24"/>
        </w:rPr>
        <w:t xml:space="preserve"> de atrocidades, feminicídios, guerras</w:t>
      </w:r>
      <w:r w:rsidR="00EB0914" w:rsidRPr="00A3036C">
        <w:rPr>
          <w:rFonts w:ascii="Times New Roman" w:hAnsi="Times New Roman" w:cs="Times New Roman"/>
          <w:sz w:val="24"/>
          <w:szCs w:val="24"/>
        </w:rPr>
        <w:t xml:space="preserve"> e </w:t>
      </w:r>
      <w:r w:rsidR="00FA4C10" w:rsidRPr="00A3036C">
        <w:rPr>
          <w:rFonts w:ascii="Times New Roman" w:hAnsi="Times New Roman" w:cs="Times New Roman"/>
          <w:sz w:val="24"/>
          <w:szCs w:val="24"/>
        </w:rPr>
        <w:t xml:space="preserve">demais violências executadas no planeta Terra </w:t>
      </w:r>
      <w:r w:rsidR="002D2442" w:rsidRPr="00A3036C">
        <w:rPr>
          <w:rFonts w:ascii="Times New Roman" w:hAnsi="Times New Roman" w:cs="Times New Roman"/>
          <w:sz w:val="24"/>
          <w:szCs w:val="24"/>
        </w:rPr>
        <w:t>―</w:t>
      </w:r>
      <w:r w:rsidR="00CD57C2" w:rsidRPr="00A3036C">
        <w:rPr>
          <w:rFonts w:ascii="Times New Roman" w:hAnsi="Times New Roman" w:cs="Times New Roman"/>
          <w:sz w:val="24"/>
          <w:szCs w:val="24"/>
        </w:rPr>
        <w:t xml:space="preserve"> 4. Educação: continuidade de um sistema de ensin</w:t>
      </w:r>
      <w:r w:rsidR="0046547E" w:rsidRPr="00A3036C">
        <w:rPr>
          <w:rFonts w:ascii="Times New Roman" w:hAnsi="Times New Roman" w:cs="Times New Roman"/>
          <w:sz w:val="24"/>
          <w:szCs w:val="24"/>
        </w:rPr>
        <w:t xml:space="preserve">o competitivo cultuado pela </w:t>
      </w:r>
      <w:r w:rsidR="0046547E" w:rsidRPr="00A3036C">
        <w:rPr>
          <w:rFonts w:ascii="Times New Roman" w:hAnsi="Times New Roman" w:cs="Times New Roman"/>
          <w:i/>
          <w:iCs/>
          <w:sz w:val="24"/>
          <w:szCs w:val="24"/>
        </w:rPr>
        <w:t>tríade da maldade humana</w:t>
      </w:r>
      <w:r w:rsidR="0046547E" w:rsidRPr="00A3036C">
        <w:rPr>
          <w:rFonts w:ascii="Times New Roman" w:hAnsi="Times New Roman" w:cs="Times New Roman"/>
          <w:sz w:val="24"/>
          <w:szCs w:val="24"/>
        </w:rPr>
        <w:t xml:space="preserve">: </w:t>
      </w:r>
      <w:r w:rsidR="0046547E" w:rsidRPr="00A3036C">
        <w:rPr>
          <w:rFonts w:ascii="Times New Roman" w:hAnsi="Times New Roman" w:cs="Times New Roman"/>
          <w:i/>
          <w:iCs/>
          <w:sz w:val="24"/>
          <w:szCs w:val="24"/>
        </w:rPr>
        <w:t>ego</w:t>
      </w:r>
      <w:r w:rsidR="0046547E" w:rsidRPr="00A3036C">
        <w:rPr>
          <w:rFonts w:ascii="Times New Roman" w:hAnsi="Times New Roman" w:cs="Times New Roman"/>
          <w:sz w:val="24"/>
          <w:szCs w:val="24"/>
        </w:rPr>
        <w:t xml:space="preserve">, </w:t>
      </w:r>
      <w:r w:rsidR="0046547E" w:rsidRPr="00A3036C">
        <w:rPr>
          <w:rFonts w:ascii="Times New Roman" w:hAnsi="Times New Roman" w:cs="Times New Roman"/>
          <w:i/>
          <w:iCs/>
          <w:sz w:val="24"/>
          <w:szCs w:val="24"/>
        </w:rPr>
        <w:t xml:space="preserve">ganância </w:t>
      </w:r>
      <w:r w:rsidR="0046547E" w:rsidRPr="00A3036C">
        <w:rPr>
          <w:rFonts w:ascii="Times New Roman" w:hAnsi="Times New Roman" w:cs="Times New Roman"/>
          <w:sz w:val="24"/>
          <w:szCs w:val="24"/>
        </w:rPr>
        <w:t xml:space="preserve">e </w:t>
      </w:r>
      <w:r w:rsidR="0046547E" w:rsidRPr="00A3036C">
        <w:rPr>
          <w:rFonts w:ascii="Times New Roman" w:hAnsi="Times New Roman" w:cs="Times New Roman"/>
          <w:i/>
          <w:iCs/>
          <w:sz w:val="24"/>
          <w:szCs w:val="24"/>
        </w:rPr>
        <w:t>medo</w:t>
      </w:r>
      <w:r w:rsidR="0046547E" w:rsidRPr="00A3036C">
        <w:rPr>
          <w:rFonts w:ascii="Times New Roman" w:hAnsi="Times New Roman" w:cs="Times New Roman"/>
          <w:sz w:val="24"/>
          <w:szCs w:val="24"/>
        </w:rPr>
        <w:t xml:space="preserve"> </w:t>
      </w:r>
      <w:r w:rsidR="001F4B51" w:rsidRPr="00A3036C">
        <w:rPr>
          <w:rFonts w:ascii="Times New Roman" w:hAnsi="Times New Roman" w:cs="Times New Roman"/>
          <w:sz w:val="24"/>
          <w:szCs w:val="24"/>
        </w:rPr>
        <w:t>respaldado pela mentira e ilusão</w:t>
      </w:r>
      <w:r w:rsidR="00474A38" w:rsidRPr="00A3036C">
        <w:rPr>
          <w:rFonts w:ascii="Times New Roman" w:hAnsi="Times New Roman" w:cs="Times New Roman"/>
          <w:sz w:val="24"/>
          <w:szCs w:val="24"/>
        </w:rPr>
        <w:t xml:space="preserve"> </w:t>
      </w:r>
      <w:r w:rsidR="004635E4" w:rsidRPr="00A3036C">
        <w:rPr>
          <w:rFonts w:ascii="Times New Roman" w:hAnsi="Times New Roman" w:cs="Times New Roman"/>
          <w:sz w:val="24"/>
          <w:szCs w:val="24"/>
        </w:rPr>
        <w:t>divulgadas na história da existência humana</w:t>
      </w:r>
      <w:r w:rsidR="00FE30BC" w:rsidRPr="00A3036C">
        <w:rPr>
          <w:rFonts w:ascii="Times New Roman" w:hAnsi="Times New Roman" w:cs="Times New Roman"/>
          <w:sz w:val="24"/>
          <w:szCs w:val="24"/>
        </w:rPr>
        <w:t xml:space="preserve">. </w:t>
      </w:r>
      <w:r w:rsidR="00A618D7" w:rsidRPr="00A3036C">
        <w:rPr>
          <w:rFonts w:ascii="Times New Roman" w:hAnsi="Times New Roman" w:cs="Times New Roman"/>
          <w:sz w:val="24"/>
          <w:szCs w:val="24"/>
        </w:rPr>
        <w:t>▬ capcioso.</w:t>
      </w:r>
    </w:p>
    <w:p w14:paraId="6795FCB7" w14:textId="77777777" w:rsidR="00A618D7" w:rsidRPr="00A3036C" w:rsidRDefault="00A618D7" w:rsidP="00360700">
      <w:pPr>
        <w:spacing w:after="0"/>
        <w:jc w:val="both"/>
        <w:rPr>
          <w:rFonts w:ascii="Times New Roman" w:hAnsi="Times New Roman" w:cs="Times New Roman"/>
          <w:sz w:val="24"/>
          <w:szCs w:val="24"/>
        </w:rPr>
      </w:pPr>
    </w:p>
    <w:p w14:paraId="35A24DF8" w14:textId="6CC83C33" w:rsidR="00CA00AD" w:rsidRPr="00A3036C" w:rsidRDefault="00A618D7"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7D4AB3" w:rsidRPr="00A3036C">
        <w:rPr>
          <w:rFonts w:ascii="Times New Roman" w:hAnsi="Times New Roman" w:cs="Times New Roman"/>
          <w:sz w:val="24"/>
          <w:szCs w:val="24"/>
        </w:rPr>
        <w:t xml:space="preserve"> </w:t>
      </w:r>
      <w:r w:rsidR="00FE30BC" w:rsidRPr="00A3036C">
        <w:rPr>
          <w:rFonts w:ascii="Times New Roman" w:hAnsi="Times New Roman" w:cs="Times New Roman"/>
          <w:sz w:val="24"/>
          <w:szCs w:val="24"/>
        </w:rPr>
        <w:t xml:space="preserve"> </w:t>
      </w:r>
      <w:r w:rsidR="00FD3EA5" w:rsidRPr="00A3036C">
        <w:rPr>
          <w:rFonts w:ascii="Times New Roman" w:hAnsi="Times New Roman" w:cs="Times New Roman"/>
          <w:sz w:val="24"/>
          <w:szCs w:val="24"/>
        </w:rPr>
        <w:t>Perfeito!</w:t>
      </w:r>
      <w:r w:rsidR="005A5AF0" w:rsidRPr="00A3036C">
        <w:rPr>
          <w:rFonts w:ascii="Times New Roman" w:hAnsi="Times New Roman" w:cs="Times New Roman"/>
          <w:sz w:val="24"/>
          <w:szCs w:val="24"/>
        </w:rPr>
        <w:t xml:space="preserve"> </w:t>
      </w:r>
      <w:r w:rsidR="00295536" w:rsidRPr="00A3036C">
        <w:rPr>
          <w:rFonts w:ascii="Times New Roman" w:hAnsi="Times New Roman" w:cs="Times New Roman"/>
          <w:sz w:val="24"/>
          <w:szCs w:val="24"/>
        </w:rPr>
        <w:t xml:space="preserve">Supremo Poder Anônimo </w:t>
      </w:r>
      <w:r w:rsidR="00A14608" w:rsidRPr="00A3036C">
        <w:rPr>
          <w:rFonts w:ascii="Times New Roman" w:hAnsi="Times New Roman" w:cs="Times New Roman"/>
          <w:sz w:val="24"/>
          <w:szCs w:val="24"/>
        </w:rPr>
        <w:t>projetado</w:t>
      </w:r>
      <w:r w:rsidR="00EB6E07" w:rsidRPr="00A3036C">
        <w:rPr>
          <w:rFonts w:ascii="Times New Roman" w:hAnsi="Times New Roman" w:cs="Times New Roman"/>
          <w:sz w:val="24"/>
          <w:szCs w:val="24"/>
        </w:rPr>
        <w:t xml:space="preserve"> pelos </w:t>
      </w:r>
      <w:r w:rsidR="00EB6E07" w:rsidRPr="00A3036C">
        <w:rPr>
          <w:rFonts w:ascii="Times New Roman" w:hAnsi="Times New Roman" w:cs="Times New Roman"/>
          <w:i/>
          <w:iCs/>
          <w:sz w:val="24"/>
          <w:szCs w:val="24"/>
        </w:rPr>
        <w:t>malenirus</w:t>
      </w:r>
      <w:r w:rsidR="00EB6E07" w:rsidRPr="00A3036C">
        <w:rPr>
          <w:rFonts w:ascii="Times New Roman" w:hAnsi="Times New Roman" w:cs="Times New Roman"/>
          <w:sz w:val="24"/>
          <w:szCs w:val="24"/>
        </w:rPr>
        <w:t xml:space="preserve"> </w:t>
      </w:r>
      <w:r w:rsidR="00A14608" w:rsidRPr="00A3036C">
        <w:rPr>
          <w:rFonts w:ascii="Times New Roman" w:hAnsi="Times New Roman" w:cs="Times New Roman"/>
          <w:sz w:val="24"/>
          <w:szCs w:val="24"/>
        </w:rPr>
        <w:t xml:space="preserve">geridos pelos </w:t>
      </w:r>
      <w:r w:rsidR="00A14608" w:rsidRPr="00A3036C">
        <w:rPr>
          <w:rFonts w:ascii="Times New Roman" w:hAnsi="Times New Roman" w:cs="Times New Roman"/>
          <w:i/>
          <w:iCs/>
          <w:sz w:val="24"/>
          <w:szCs w:val="24"/>
        </w:rPr>
        <w:t xml:space="preserve">reinonaques </w:t>
      </w:r>
      <w:r w:rsidR="00A14608" w:rsidRPr="00A3036C">
        <w:rPr>
          <w:rFonts w:ascii="Times New Roman" w:hAnsi="Times New Roman" w:cs="Times New Roman"/>
          <w:sz w:val="24"/>
          <w:szCs w:val="24"/>
        </w:rPr>
        <w:t>e executado p</w:t>
      </w:r>
      <w:r w:rsidR="00C0602B" w:rsidRPr="00A3036C">
        <w:rPr>
          <w:rFonts w:ascii="Times New Roman" w:hAnsi="Times New Roman" w:cs="Times New Roman"/>
          <w:sz w:val="24"/>
          <w:szCs w:val="24"/>
        </w:rPr>
        <w:t xml:space="preserve">or </w:t>
      </w:r>
      <w:r w:rsidR="00C0602B" w:rsidRPr="00A3036C">
        <w:rPr>
          <w:rFonts w:ascii="Times New Roman" w:hAnsi="Times New Roman" w:cs="Times New Roman"/>
          <w:i/>
          <w:iCs/>
          <w:sz w:val="24"/>
          <w:szCs w:val="24"/>
        </w:rPr>
        <w:t>dominitilianos</w:t>
      </w:r>
      <w:r w:rsidR="00C0602B" w:rsidRPr="00A3036C">
        <w:rPr>
          <w:rFonts w:ascii="Times New Roman" w:hAnsi="Times New Roman" w:cs="Times New Roman"/>
          <w:sz w:val="24"/>
          <w:szCs w:val="24"/>
        </w:rPr>
        <w:t xml:space="preserve"> está mais vivo e atuante de que nunca ― Ilusiodiano, orgulhoso</w:t>
      </w:r>
      <w:r w:rsidR="00DD57CA" w:rsidRPr="00A3036C">
        <w:rPr>
          <w:rFonts w:ascii="Times New Roman" w:hAnsi="Times New Roman" w:cs="Times New Roman"/>
          <w:sz w:val="24"/>
          <w:szCs w:val="24"/>
        </w:rPr>
        <w:t xml:space="preserve">, </w:t>
      </w:r>
      <w:r w:rsidR="004B4545" w:rsidRPr="00A3036C">
        <w:rPr>
          <w:rFonts w:ascii="Times New Roman" w:hAnsi="Times New Roman" w:cs="Times New Roman"/>
          <w:sz w:val="24"/>
          <w:szCs w:val="24"/>
        </w:rPr>
        <w:t>fortalece a dominação efetivada</w:t>
      </w:r>
      <w:r w:rsidR="00F54011" w:rsidRPr="00A3036C">
        <w:rPr>
          <w:rFonts w:ascii="Times New Roman" w:hAnsi="Times New Roman" w:cs="Times New Roman"/>
          <w:sz w:val="24"/>
          <w:szCs w:val="24"/>
        </w:rPr>
        <w:t xml:space="preserve"> nos domínios terráqueos </w:t>
      </w:r>
      <w:r w:rsidR="00C0602B" w:rsidRPr="00A3036C">
        <w:rPr>
          <w:rFonts w:ascii="Times New Roman" w:hAnsi="Times New Roman" w:cs="Times New Roman"/>
          <w:sz w:val="24"/>
          <w:szCs w:val="24"/>
        </w:rPr>
        <w:t>―</w:t>
      </w:r>
      <w:r w:rsidR="00F54011" w:rsidRPr="00A3036C">
        <w:rPr>
          <w:rFonts w:ascii="Times New Roman" w:hAnsi="Times New Roman" w:cs="Times New Roman"/>
          <w:sz w:val="24"/>
          <w:szCs w:val="24"/>
        </w:rPr>
        <w:t xml:space="preserve"> </w:t>
      </w:r>
      <w:r w:rsidR="009E4C78" w:rsidRPr="00A3036C">
        <w:rPr>
          <w:rFonts w:ascii="Times New Roman" w:hAnsi="Times New Roman" w:cs="Times New Roman"/>
          <w:sz w:val="24"/>
          <w:szCs w:val="24"/>
        </w:rPr>
        <w:t xml:space="preserve">Usando o dito popular do terrícola: </w:t>
      </w:r>
      <w:r w:rsidR="009E4C78" w:rsidRPr="00A3036C">
        <w:rPr>
          <w:rFonts w:ascii="Times New Roman" w:hAnsi="Times New Roman" w:cs="Times New Roman"/>
          <w:i/>
          <w:iCs/>
          <w:sz w:val="24"/>
          <w:szCs w:val="24"/>
        </w:rPr>
        <w:t>time que está ganhando, não se mexe</w:t>
      </w:r>
      <w:r w:rsidR="00362567" w:rsidRPr="00A3036C">
        <w:rPr>
          <w:rFonts w:ascii="Times New Roman" w:hAnsi="Times New Roman" w:cs="Times New Roman"/>
          <w:sz w:val="24"/>
          <w:szCs w:val="24"/>
        </w:rPr>
        <w:t xml:space="preserve">. ▬ </w:t>
      </w:r>
      <w:r w:rsidR="003D74CD" w:rsidRPr="00A3036C">
        <w:rPr>
          <w:rFonts w:ascii="Times New Roman" w:hAnsi="Times New Roman" w:cs="Times New Roman"/>
          <w:sz w:val="24"/>
          <w:szCs w:val="24"/>
        </w:rPr>
        <w:t>descontrai.</w:t>
      </w:r>
    </w:p>
    <w:p w14:paraId="0183DEB4" w14:textId="77777777" w:rsidR="003D74CD" w:rsidRPr="00A3036C" w:rsidRDefault="003D74CD" w:rsidP="00360700">
      <w:pPr>
        <w:spacing w:after="0"/>
        <w:jc w:val="both"/>
        <w:rPr>
          <w:rFonts w:ascii="Times New Roman" w:hAnsi="Times New Roman" w:cs="Times New Roman"/>
          <w:sz w:val="24"/>
          <w:szCs w:val="24"/>
        </w:rPr>
      </w:pPr>
    </w:p>
    <w:p w14:paraId="0B3B2D0E" w14:textId="00136660" w:rsidR="003D74CD" w:rsidRPr="00A3036C" w:rsidRDefault="003D74CD"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04DFB" w:rsidRPr="00A3036C">
        <w:rPr>
          <w:rFonts w:ascii="Times New Roman" w:hAnsi="Times New Roman" w:cs="Times New Roman"/>
          <w:sz w:val="24"/>
          <w:szCs w:val="24"/>
        </w:rPr>
        <w:t>Não podemos esquecer a força energética do casal representante do SEU — Soberana Energia Universal</w:t>
      </w:r>
      <w:r w:rsidR="0009457C" w:rsidRPr="00A3036C">
        <w:rPr>
          <w:rFonts w:ascii="Times New Roman" w:hAnsi="Times New Roman" w:cs="Times New Roman"/>
          <w:sz w:val="24"/>
          <w:szCs w:val="24"/>
        </w:rPr>
        <w:t>, atuante e presente</w:t>
      </w:r>
      <w:r w:rsidR="005A13E4" w:rsidRPr="00A3036C">
        <w:rPr>
          <w:rFonts w:ascii="Times New Roman" w:hAnsi="Times New Roman" w:cs="Times New Roman"/>
          <w:sz w:val="24"/>
          <w:szCs w:val="24"/>
        </w:rPr>
        <w:t xml:space="preserve"> como </w:t>
      </w:r>
      <w:r w:rsidR="009907BA" w:rsidRPr="00A3036C">
        <w:rPr>
          <w:rFonts w:ascii="Times New Roman" w:hAnsi="Times New Roman" w:cs="Times New Roman"/>
          <w:sz w:val="24"/>
          <w:szCs w:val="24"/>
        </w:rPr>
        <w:t xml:space="preserve">estimuladores e </w:t>
      </w:r>
      <w:r w:rsidR="005A13E4" w:rsidRPr="00A3036C">
        <w:rPr>
          <w:rFonts w:ascii="Times New Roman" w:hAnsi="Times New Roman" w:cs="Times New Roman"/>
          <w:sz w:val="24"/>
          <w:szCs w:val="24"/>
        </w:rPr>
        <w:t>orientadores</w:t>
      </w:r>
      <w:r w:rsidR="009907BA" w:rsidRPr="00A3036C">
        <w:rPr>
          <w:rFonts w:ascii="Times New Roman" w:hAnsi="Times New Roman" w:cs="Times New Roman"/>
          <w:sz w:val="24"/>
          <w:szCs w:val="24"/>
        </w:rPr>
        <w:t>, respectivamente</w:t>
      </w:r>
      <w:r w:rsidR="003C20CF" w:rsidRPr="00A3036C">
        <w:rPr>
          <w:rFonts w:ascii="Times New Roman" w:hAnsi="Times New Roman" w:cs="Times New Roman"/>
          <w:sz w:val="24"/>
          <w:szCs w:val="24"/>
        </w:rPr>
        <w:t xml:space="preserve"> do despertar </w:t>
      </w:r>
      <w:r w:rsidR="00776738" w:rsidRPr="00A3036C">
        <w:rPr>
          <w:rFonts w:ascii="Times New Roman" w:hAnsi="Times New Roman" w:cs="Times New Roman"/>
          <w:sz w:val="24"/>
          <w:szCs w:val="24"/>
        </w:rPr>
        <w:t xml:space="preserve">da humanidade e de sua transição ao </w:t>
      </w:r>
      <w:r w:rsidR="00776738" w:rsidRPr="00A3036C">
        <w:rPr>
          <w:rFonts w:ascii="Times New Roman" w:hAnsi="Times New Roman" w:cs="Times New Roman"/>
          <w:i/>
          <w:iCs/>
          <w:sz w:val="24"/>
          <w:szCs w:val="24"/>
        </w:rPr>
        <w:t xml:space="preserve">quinto plano terráqueo </w:t>
      </w:r>
      <w:r w:rsidR="002D5859" w:rsidRPr="00A3036C">
        <w:rPr>
          <w:rFonts w:ascii="Times New Roman" w:hAnsi="Times New Roman" w:cs="Times New Roman"/>
          <w:sz w:val="24"/>
          <w:szCs w:val="24"/>
        </w:rPr>
        <w:t>― Reinovil alerta sobr</w:t>
      </w:r>
      <w:r w:rsidR="005E34A8" w:rsidRPr="00A3036C">
        <w:rPr>
          <w:rFonts w:ascii="Times New Roman" w:hAnsi="Times New Roman" w:cs="Times New Roman"/>
          <w:sz w:val="24"/>
          <w:szCs w:val="24"/>
        </w:rPr>
        <w:t xml:space="preserve">e os Guerreiros de Luz </w:t>
      </w:r>
      <w:r w:rsidR="002D5859" w:rsidRPr="00A3036C">
        <w:rPr>
          <w:rFonts w:ascii="Times New Roman" w:hAnsi="Times New Roman" w:cs="Times New Roman"/>
          <w:sz w:val="24"/>
          <w:szCs w:val="24"/>
        </w:rPr>
        <w:t>―</w:t>
      </w:r>
      <w:r w:rsidR="005A13E4" w:rsidRPr="00A3036C">
        <w:rPr>
          <w:rFonts w:ascii="Times New Roman" w:hAnsi="Times New Roman" w:cs="Times New Roman"/>
          <w:sz w:val="24"/>
          <w:szCs w:val="24"/>
        </w:rPr>
        <w:t xml:space="preserve"> </w:t>
      </w:r>
      <w:r w:rsidR="006A7E99" w:rsidRPr="00A3036C">
        <w:rPr>
          <w:rFonts w:ascii="Times New Roman" w:hAnsi="Times New Roman" w:cs="Times New Roman"/>
          <w:sz w:val="24"/>
          <w:szCs w:val="24"/>
        </w:rPr>
        <w:t xml:space="preserve">De 170.000 </w:t>
      </w:r>
      <w:r w:rsidR="006A7E99" w:rsidRPr="00A3036C">
        <w:rPr>
          <w:rFonts w:ascii="Times New Roman" w:hAnsi="Times New Roman" w:cs="Times New Roman"/>
          <w:sz w:val="24"/>
          <w:szCs w:val="24"/>
        </w:rPr>
        <w:lastRenderedPageBreak/>
        <w:t>multidimensionais perdidos na Terra</w:t>
      </w:r>
      <w:r w:rsidR="006B7B7D" w:rsidRPr="00A3036C">
        <w:rPr>
          <w:rFonts w:ascii="Times New Roman" w:hAnsi="Times New Roman" w:cs="Times New Roman"/>
          <w:sz w:val="24"/>
          <w:szCs w:val="24"/>
        </w:rPr>
        <w:t>, apenas 2</w:t>
      </w:r>
      <w:r w:rsidR="009952A2" w:rsidRPr="00A3036C">
        <w:rPr>
          <w:rFonts w:ascii="Times New Roman" w:hAnsi="Times New Roman" w:cs="Times New Roman"/>
          <w:sz w:val="24"/>
          <w:szCs w:val="24"/>
        </w:rPr>
        <w:t>7</w:t>
      </w:r>
      <w:r w:rsidR="006B7B7D" w:rsidRPr="00A3036C">
        <w:rPr>
          <w:rFonts w:ascii="Times New Roman" w:hAnsi="Times New Roman" w:cs="Times New Roman"/>
          <w:sz w:val="24"/>
          <w:szCs w:val="24"/>
        </w:rPr>
        <w:t xml:space="preserve">.000 estão despertos no ano de </w:t>
      </w:r>
      <w:r w:rsidR="0013776F" w:rsidRPr="00A3036C">
        <w:rPr>
          <w:rFonts w:ascii="Times New Roman" w:hAnsi="Times New Roman" w:cs="Times New Roman"/>
          <w:sz w:val="24"/>
          <w:szCs w:val="24"/>
        </w:rPr>
        <w:t>2024</w:t>
      </w:r>
      <w:r w:rsidR="009952A2" w:rsidRPr="00A3036C">
        <w:rPr>
          <w:rFonts w:ascii="Times New Roman" w:hAnsi="Times New Roman" w:cs="Times New Roman"/>
          <w:sz w:val="24"/>
          <w:szCs w:val="24"/>
        </w:rPr>
        <w:t xml:space="preserve">, significando 143.000 adormecidos na </w:t>
      </w:r>
      <w:bookmarkStart w:id="27" w:name="_Hlk183106204"/>
      <w:r w:rsidR="00013B4D" w:rsidRPr="00A3036C">
        <w:rPr>
          <w:rFonts w:ascii="Times New Roman" w:hAnsi="Times New Roman" w:cs="Times New Roman"/>
          <w:i/>
          <w:iCs/>
          <w:sz w:val="24"/>
          <w:szCs w:val="24"/>
        </w:rPr>
        <w:t>tríade da maldade humana</w:t>
      </w:r>
      <w:r w:rsidR="00013B4D" w:rsidRPr="00A3036C">
        <w:rPr>
          <w:rFonts w:ascii="Times New Roman" w:hAnsi="Times New Roman" w:cs="Times New Roman"/>
          <w:sz w:val="24"/>
          <w:szCs w:val="24"/>
        </w:rPr>
        <w:t xml:space="preserve">: </w:t>
      </w:r>
      <w:r w:rsidR="00013B4D" w:rsidRPr="00A3036C">
        <w:rPr>
          <w:rFonts w:ascii="Times New Roman" w:hAnsi="Times New Roman" w:cs="Times New Roman"/>
          <w:i/>
          <w:iCs/>
          <w:sz w:val="24"/>
          <w:szCs w:val="24"/>
        </w:rPr>
        <w:t>ego</w:t>
      </w:r>
      <w:r w:rsidR="00013B4D" w:rsidRPr="00A3036C">
        <w:rPr>
          <w:rFonts w:ascii="Times New Roman" w:hAnsi="Times New Roman" w:cs="Times New Roman"/>
          <w:sz w:val="24"/>
          <w:szCs w:val="24"/>
        </w:rPr>
        <w:t xml:space="preserve">, </w:t>
      </w:r>
      <w:r w:rsidR="00013B4D" w:rsidRPr="00A3036C">
        <w:rPr>
          <w:rFonts w:ascii="Times New Roman" w:hAnsi="Times New Roman" w:cs="Times New Roman"/>
          <w:i/>
          <w:iCs/>
          <w:sz w:val="24"/>
          <w:szCs w:val="24"/>
        </w:rPr>
        <w:t xml:space="preserve">ganância </w:t>
      </w:r>
      <w:r w:rsidR="00013B4D" w:rsidRPr="00A3036C">
        <w:rPr>
          <w:rFonts w:ascii="Times New Roman" w:hAnsi="Times New Roman" w:cs="Times New Roman"/>
          <w:sz w:val="24"/>
          <w:szCs w:val="24"/>
        </w:rPr>
        <w:t xml:space="preserve">e </w:t>
      </w:r>
      <w:r w:rsidR="00013B4D" w:rsidRPr="00A3036C">
        <w:rPr>
          <w:rFonts w:ascii="Times New Roman" w:hAnsi="Times New Roman" w:cs="Times New Roman"/>
          <w:i/>
          <w:iCs/>
          <w:sz w:val="24"/>
          <w:szCs w:val="24"/>
        </w:rPr>
        <w:t>medo</w:t>
      </w:r>
      <w:bookmarkEnd w:id="27"/>
      <w:r w:rsidR="001B6D4D" w:rsidRPr="00A3036C">
        <w:rPr>
          <w:rFonts w:ascii="Times New Roman" w:hAnsi="Times New Roman" w:cs="Times New Roman"/>
          <w:i/>
          <w:iCs/>
          <w:sz w:val="24"/>
          <w:szCs w:val="24"/>
        </w:rPr>
        <w:t xml:space="preserve"> </w:t>
      </w:r>
      <w:r w:rsidR="001B6D4D" w:rsidRPr="00A3036C">
        <w:rPr>
          <w:rFonts w:ascii="Times New Roman" w:hAnsi="Times New Roman" w:cs="Times New Roman"/>
          <w:sz w:val="24"/>
          <w:szCs w:val="24"/>
        </w:rPr>
        <w:t>―</w:t>
      </w:r>
      <w:r w:rsidR="00187E3F" w:rsidRPr="00A3036C">
        <w:rPr>
          <w:rFonts w:ascii="Times New Roman" w:hAnsi="Times New Roman" w:cs="Times New Roman"/>
          <w:sz w:val="24"/>
          <w:szCs w:val="24"/>
        </w:rPr>
        <w:t xml:space="preserve"> </w:t>
      </w:r>
      <w:r w:rsidR="00B40CFB" w:rsidRPr="00A3036C">
        <w:rPr>
          <w:rFonts w:ascii="Times New Roman" w:hAnsi="Times New Roman" w:cs="Times New Roman"/>
          <w:sz w:val="24"/>
          <w:szCs w:val="24"/>
        </w:rPr>
        <w:t>Exibe</w:t>
      </w:r>
      <w:r w:rsidR="00174049" w:rsidRPr="00A3036C">
        <w:rPr>
          <w:rFonts w:ascii="Times New Roman" w:hAnsi="Times New Roman" w:cs="Times New Roman"/>
          <w:sz w:val="24"/>
          <w:szCs w:val="24"/>
        </w:rPr>
        <w:t xml:space="preserve"> imagens documentais</w:t>
      </w:r>
      <w:r w:rsidR="00C33B69" w:rsidRPr="00A3036C">
        <w:rPr>
          <w:rFonts w:ascii="Times New Roman" w:hAnsi="Times New Roman" w:cs="Times New Roman"/>
          <w:sz w:val="24"/>
          <w:szCs w:val="24"/>
        </w:rPr>
        <w:t xml:space="preserve"> no </w:t>
      </w:r>
      <w:r w:rsidR="00C33B69" w:rsidRPr="00A3036C">
        <w:rPr>
          <w:rFonts w:ascii="Times New Roman" w:hAnsi="Times New Roman" w:cs="Times New Roman"/>
          <w:i/>
          <w:iCs/>
          <w:sz w:val="24"/>
          <w:szCs w:val="24"/>
        </w:rPr>
        <w:t xml:space="preserve">túnel do tempo </w:t>
      </w:r>
      <w:r w:rsidR="00174049" w:rsidRPr="00A3036C">
        <w:rPr>
          <w:rFonts w:ascii="Times New Roman" w:hAnsi="Times New Roman" w:cs="Times New Roman"/>
          <w:sz w:val="24"/>
          <w:szCs w:val="24"/>
        </w:rPr>
        <w:t xml:space="preserve">de </w:t>
      </w:r>
      <w:r w:rsidR="00567E41" w:rsidRPr="00A3036C">
        <w:rPr>
          <w:rFonts w:ascii="Times New Roman" w:hAnsi="Times New Roman" w:cs="Times New Roman"/>
          <w:sz w:val="24"/>
          <w:szCs w:val="24"/>
        </w:rPr>
        <w:t xml:space="preserve">barbáries no ano de 2024 </w:t>
      </w:r>
      <w:r w:rsidR="001B6D4D" w:rsidRPr="00A3036C">
        <w:rPr>
          <w:rFonts w:ascii="Times New Roman" w:hAnsi="Times New Roman" w:cs="Times New Roman"/>
          <w:sz w:val="24"/>
          <w:szCs w:val="24"/>
        </w:rPr>
        <w:t>―</w:t>
      </w:r>
      <w:r w:rsidR="00001B9B" w:rsidRPr="00A3036C">
        <w:rPr>
          <w:rFonts w:ascii="Times New Roman" w:hAnsi="Times New Roman" w:cs="Times New Roman"/>
          <w:sz w:val="24"/>
          <w:szCs w:val="24"/>
        </w:rPr>
        <w:t xml:space="preserve"> Nosso trabalho é mantê-los dormindo</w:t>
      </w:r>
      <w:r w:rsidR="003F5D97" w:rsidRPr="00A3036C">
        <w:rPr>
          <w:rFonts w:ascii="Times New Roman" w:hAnsi="Times New Roman" w:cs="Times New Roman"/>
          <w:sz w:val="24"/>
          <w:szCs w:val="24"/>
        </w:rPr>
        <w:t>,</w:t>
      </w:r>
      <w:r w:rsidR="00001B9B" w:rsidRPr="00A3036C">
        <w:rPr>
          <w:rFonts w:ascii="Times New Roman" w:hAnsi="Times New Roman" w:cs="Times New Roman"/>
          <w:sz w:val="24"/>
          <w:szCs w:val="24"/>
        </w:rPr>
        <w:t xml:space="preserve"> eternamente</w:t>
      </w:r>
      <w:r w:rsidR="003F5D97" w:rsidRPr="00A3036C">
        <w:rPr>
          <w:rFonts w:ascii="Times New Roman" w:hAnsi="Times New Roman" w:cs="Times New Roman"/>
          <w:sz w:val="24"/>
          <w:szCs w:val="24"/>
        </w:rPr>
        <w:t>, na mentira e ilusão de sua existência</w:t>
      </w:r>
      <w:r w:rsidR="00C238EE" w:rsidRPr="00A3036C">
        <w:rPr>
          <w:rFonts w:ascii="Times New Roman" w:hAnsi="Times New Roman" w:cs="Times New Roman"/>
          <w:sz w:val="24"/>
          <w:szCs w:val="24"/>
        </w:rPr>
        <w:t xml:space="preserve"> </w:t>
      </w:r>
      <w:r w:rsidR="00070816" w:rsidRPr="00A3036C">
        <w:rPr>
          <w:rFonts w:ascii="Times New Roman" w:hAnsi="Times New Roman" w:cs="Times New Roman"/>
          <w:sz w:val="24"/>
          <w:szCs w:val="24"/>
        </w:rPr>
        <w:t>―</w:t>
      </w:r>
      <w:r w:rsidR="00342C2F" w:rsidRPr="00A3036C">
        <w:rPr>
          <w:rFonts w:ascii="Times New Roman" w:hAnsi="Times New Roman" w:cs="Times New Roman"/>
          <w:sz w:val="24"/>
          <w:szCs w:val="24"/>
        </w:rPr>
        <w:t xml:space="preserve"> </w:t>
      </w:r>
      <w:r w:rsidR="00367DF7" w:rsidRPr="00A3036C">
        <w:rPr>
          <w:rFonts w:ascii="Times New Roman" w:hAnsi="Times New Roman" w:cs="Times New Roman"/>
          <w:sz w:val="24"/>
          <w:szCs w:val="24"/>
        </w:rPr>
        <w:t>Desfila a eloquência d</w:t>
      </w:r>
      <w:r w:rsidR="00CB20AB" w:rsidRPr="00A3036C">
        <w:rPr>
          <w:rFonts w:ascii="Times New Roman" w:hAnsi="Times New Roman" w:cs="Times New Roman"/>
          <w:sz w:val="24"/>
          <w:szCs w:val="24"/>
        </w:rPr>
        <w:t>e su</w:t>
      </w:r>
      <w:r w:rsidR="00367DF7" w:rsidRPr="00A3036C">
        <w:rPr>
          <w:rFonts w:ascii="Times New Roman" w:hAnsi="Times New Roman" w:cs="Times New Roman"/>
          <w:sz w:val="24"/>
          <w:szCs w:val="24"/>
        </w:rPr>
        <w:t xml:space="preserve">a arrogância </w:t>
      </w:r>
      <w:r w:rsidR="00C238EE" w:rsidRPr="00A3036C">
        <w:rPr>
          <w:rFonts w:ascii="Times New Roman" w:hAnsi="Times New Roman" w:cs="Times New Roman"/>
          <w:sz w:val="24"/>
          <w:szCs w:val="24"/>
        </w:rPr>
        <w:t>―</w:t>
      </w:r>
      <w:r w:rsidR="00367DF7" w:rsidRPr="00A3036C">
        <w:rPr>
          <w:rFonts w:ascii="Times New Roman" w:hAnsi="Times New Roman" w:cs="Times New Roman"/>
          <w:sz w:val="24"/>
          <w:szCs w:val="24"/>
        </w:rPr>
        <w:t xml:space="preserve"> </w:t>
      </w:r>
      <w:r w:rsidR="009F6130" w:rsidRPr="00A3036C">
        <w:rPr>
          <w:rFonts w:ascii="Times New Roman" w:hAnsi="Times New Roman" w:cs="Times New Roman"/>
          <w:sz w:val="24"/>
          <w:szCs w:val="24"/>
        </w:rPr>
        <w:t>O Anticristo na pele de Emmanuel Jesus de Deus</w:t>
      </w:r>
      <w:r w:rsidR="00996BE8" w:rsidRPr="00A3036C">
        <w:rPr>
          <w:rFonts w:ascii="Times New Roman" w:hAnsi="Times New Roman" w:cs="Times New Roman"/>
          <w:sz w:val="24"/>
          <w:szCs w:val="24"/>
        </w:rPr>
        <w:t xml:space="preserve"> abrirá a porta da esperança terrícol</w:t>
      </w:r>
      <w:r w:rsidR="004A665A" w:rsidRPr="00A3036C">
        <w:rPr>
          <w:rFonts w:ascii="Times New Roman" w:hAnsi="Times New Roman" w:cs="Times New Roman"/>
          <w:sz w:val="24"/>
          <w:szCs w:val="24"/>
        </w:rPr>
        <w:t xml:space="preserve">a </w:t>
      </w:r>
      <w:r w:rsidR="0008102B" w:rsidRPr="00A3036C">
        <w:rPr>
          <w:rFonts w:ascii="Times New Roman" w:hAnsi="Times New Roman" w:cs="Times New Roman"/>
          <w:sz w:val="24"/>
          <w:szCs w:val="24"/>
        </w:rPr>
        <w:t>para a continuidade de</w:t>
      </w:r>
      <w:r w:rsidR="004A665A" w:rsidRPr="00A3036C">
        <w:rPr>
          <w:rFonts w:ascii="Times New Roman" w:hAnsi="Times New Roman" w:cs="Times New Roman"/>
          <w:sz w:val="24"/>
          <w:szCs w:val="24"/>
        </w:rPr>
        <w:t xml:space="preserve"> conquistas materializadas</w:t>
      </w:r>
      <w:r w:rsidR="004F0A1A" w:rsidRPr="00A3036C">
        <w:rPr>
          <w:rFonts w:ascii="Times New Roman" w:hAnsi="Times New Roman" w:cs="Times New Roman"/>
          <w:sz w:val="24"/>
          <w:szCs w:val="24"/>
        </w:rPr>
        <w:t>, o</w:t>
      </w:r>
      <w:r w:rsidR="00D42AE4" w:rsidRPr="00A3036C">
        <w:rPr>
          <w:rFonts w:ascii="Times New Roman" w:hAnsi="Times New Roman" w:cs="Times New Roman"/>
          <w:sz w:val="24"/>
          <w:szCs w:val="24"/>
        </w:rPr>
        <w:t xml:space="preserve"> deixando longe</w:t>
      </w:r>
      <w:r w:rsidR="00B90A9F" w:rsidRPr="00A3036C">
        <w:rPr>
          <w:rFonts w:ascii="Times New Roman" w:hAnsi="Times New Roman" w:cs="Times New Roman"/>
          <w:sz w:val="24"/>
          <w:szCs w:val="24"/>
        </w:rPr>
        <w:t xml:space="preserve"> de sua genuína consciência</w:t>
      </w:r>
      <w:r w:rsidR="00F94F3F" w:rsidRPr="00A3036C">
        <w:rPr>
          <w:rFonts w:ascii="Times New Roman" w:hAnsi="Times New Roman" w:cs="Times New Roman"/>
          <w:sz w:val="24"/>
          <w:szCs w:val="24"/>
        </w:rPr>
        <w:t xml:space="preserve"> </w:t>
      </w:r>
      <w:r w:rsidR="00FA63FD" w:rsidRPr="00A3036C">
        <w:rPr>
          <w:rFonts w:ascii="Times New Roman" w:hAnsi="Times New Roman" w:cs="Times New Roman"/>
          <w:sz w:val="24"/>
          <w:szCs w:val="24"/>
        </w:rPr>
        <w:t>de amor incondicional</w:t>
      </w:r>
      <w:r w:rsidR="001C77B3" w:rsidRPr="00A3036C">
        <w:rPr>
          <w:rFonts w:ascii="Times New Roman" w:hAnsi="Times New Roman" w:cs="Times New Roman"/>
          <w:sz w:val="24"/>
          <w:szCs w:val="24"/>
        </w:rPr>
        <w:t xml:space="preserve">, </w:t>
      </w:r>
      <w:r w:rsidR="00FA63FD" w:rsidRPr="00A3036C">
        <w:rPr>
          <w:rFonts w:ascii="Times New Roman" w:hAnsi="Times New Roman" w:cs="Times New Roman"/>
          <w:sz w:val="24"/>
          <w:szCs w:val="24"/>
        </w:rPr>
        <w:t>do perfeito equilíbrio da mente, corpo e espírito</w:t>
      </w:r>
      <w:r w:rsidR="001C77B3" w:rsidRPr="00A3036C">
        <w:rPr>
          <w:rFonts w:ascii="Times New Roman" w:hAnsi="Times New Roman" w:cs="Times New Roman"/>
          <w:sz w:val="24"/>
          <w:szCs w:val="24"/>
        </w:rPr>
        <w:t xml:space="preserve"> e da conexão com seu Eu Superior</w:t>
      </w:r>
      <w:r w:rsidR="00AE50ED" w:rsidRPr="00A3036C">
        <w:rPr>
          <w:rFonts w:ascii="Times New Roman" w:hAnsi="Times New Roman" w:cs="Times New Roman"/>
          <w:sz w:val="24"/>
          <w:szCs w:val="24"/>
        </w:rPr>
        <w:t>. ▬ gaba-se</w:t>
      </w:r>
      <w:r w:rsidR="00245E22" w:rsidRPr="00A3036C">
        <w:rPr>
          <w:rFonts w:ascii="Times New Roman" w:hAnsi="Times New Roman" w:cs="Times New Roman"/>
          <w:sz w:val="24"/>
          <w:szCs w:val="24"/>
        </w:rPr>
        <w:t>.</w:t>
      </w:r>
    </w:p>
    <w:p w14:paraId="73936FD1" w14:textId="77777777" w:rsidR="00CB20AB" w:rsidRPr="00A3036C" w:rsidRDefault="00CB20AB" w:rsidP="00360700">
      <w:pPr>
        <w:spacing w:after="0"/>
        <w:jc w:val="both"/>
        <w:rPr>
          <w:rFonts w:ascii="Times New Roman" w:hAnsi="Times New Roman" w:cs="Times New Roman"/>
          <w:sz w:val="24"/>
          <w:szCs w:val="24"/>
        </w:rPr>
      </w:pPr>
    </w:p>
    <w:p w14:paraId="74448CD4" w14:textId="1AFD9D01" w:rsidR="00CB20AB" w:rsidRPr="00A3036C" w:rsidRDefault="00661D41"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A</w:t>
      </w:r>
      <w:r w:rsidR="000B73C0" w:rsidRPr="00A3036C">
        <w:rPr>
          <w:rFonts w:ascii="Times New Roman" w:hAnsi="Times New Roman" w:cs="Times New Roman"/>
          <w:sz w:val="24"/>
          <w:szCs w:val="24"/>
        </w:rPr>
        <w:t xml:space="preserve">s ideias continuam fluindo das mentes maléficas </w:t>
      </w:r>
      <w:r w:rsidR="00397048" w:rsidRPr="00A3036C">
        <w:rPr>
          <w:rFonts w:ascii="Times New Roman" w:hAnsi="Times New Roman" w:cs="Times New Roman"/>
          <w:sz w:val="24"/>
          <w:szCs w:val="24"/>
        </w:rPr>
        <w:t xml:space="preserve">dos </w:t>
      </w:r>
      <w:r w:rsidR="00397048" w:rsidRPr="00A3036C">
        <w:rPr>
          <w:rFonts w:ascii="Times New Roman" w:hAnsi="Times New Roman" w:cs="Times New Roman"/>
          <w:i/>
          <w:iCs/>
          <w:sz w:val="24"/>
          <w:szCs w:val="24"/>
        </w:rPr>
        <w:t>donos do mundo</w:t>
      </w:r>
      <w:r w:rsidR="00397048" w:rsidRPr="00A3036C">
        <w:rPr>
          <w:rFonts w:ascii="Times New Roman" w:hAnsi="Times New Roman" w:cs="Times New Roman"/>
          <w:sz w:val="24"/>
          <w:szCs w:val="24"/>
        </w:rPr>
        <w:t xml:space="preserve"> e suas conexões </w:t>
      </w:r>
      <w:r w:rsidR="0043551F" w:rsidRPr="00A3036C">
        <w:rPr>
          <w:rFonts w:ascii="Times New Roman" w:hAnsi="Times New Roman" w:cs="Times New Roman"/>
          <w:sz w:val="24"/>
          <w:szCs w:val="24"/>
        </w:rPr>
        <w:t>telepáticas favorecem a cumplicidade</w:t>
      </w:r>
      <w:r w:rsidR="00BD3105" w:rsidRPr="00A3036C">
        <w:rPr>
          <w:rFonts w:ascii="Times New Roman" w:hAnsi="Times New Roman" w:cs="Times New Roman"/>
          <w:sz w:val="24"/>
          <w:szCs w:val="24"/>
        </w:rPr>
        <w:t xml:space="preserve"> d</w:t>
      </w:r>
      <w:r w:rsidR="00443A23" w:rsidRPr="00A3036C">
        <w:rPr>
          <w:rFonts w:ascii="Times New Roman" w:hAnsi="Times New Roman" w:cs="Times New Roman"/>
          <w:sz w:val="24"/>
          <w:szCs w:val="24"/>
        </w:rPr>
        <w:t>a formatação</w:t>
      </w:r>
      <w:r w:rsidR="00174A74" w:rsidRPr="00A3036C">
        <w:rPr>
          <w:rFonts w:ascii="Times New Roman" w:hAnsi="Times New Roman" w:cs="Times New Roman"/>
          <w:sz w:val="24"/>
          <w:szCs w:val="24"/>
        </w:rPr>
        <w:t xml:space="preserve"> do Anticristo, </w:t>
      </w:r>
      <w:r w:rsidR="00C54283" w:rsidRPr="00A3036C">
        <w:rPr>
          <w:rFonts w:ascii="Times New Roman" w:hAnsi="Times New Roman" w:cs="Times New Roman"/>
          <w:sz w:val="24"/>
          <w:szCs w:val="24"/>
        </w:rPr>
        <w:t>vendido como a reencarnação de Jesus Cristo</w:t>
      </w:r>
      <w:r w:rsidR="00621C49" w:rsidRPr="00A3036C">
        <w:rPr>
          <w:rFonts w:ascii="Times New Roman" w:hAnsi="Times New Roman" w:cs="Times New Roman"/>
          <w:sz w:val="24"/>
          <w:szCs w:val="24"/>
        </w:rPr>
        <w:t>.</w:t>
      </w:r>
      <w:r w:rsidR="006446F3" w:rsidRPr="00A3036C">
        <w:rPr>
          <w:rFonts w:ascii="Times New Roman" w:hAnsi="Times New Roman" w:cs="Times New Roman"/>
          <w:sz w:val="24"/>
          <w:szCs w:val="24"/>
        </w:rPr>
        <w:t xml:space="preserve"> </w:t>
      </w:r>
      <w:r w:rsidR="00B13BF5" w:rsidRPr="00A3036C">
        <w:rPr>
          <w:rFonts w:ascii="Times New Roman" w:hAnsi="Times New Roman" w:cs="Times New Roman"/>
          <w:sz w:val="24"/>
          <w:szCs w:val="24"/>
        </w:rPr>
        <w:t xml:space="preserve">Dentre estas </w:t>
      </w:r>
      <w:r w:rsidR="003C36F7" w:rsidRPr="00A3036C">
        <w:rPr>
          <w:rFonts w:ascii="Times New Roman" w:hAnsi="Times New Roman" w:cs="Times New Roman"/>
          <w:sz w:val="24"/>
          <w:szCs w:val="24"/>
        </w:rPr>
        <w:t>articul</w:t>
      </w:r>
      <w:r w:rsidR="00B13BF5" w:rsidRPr="00A3036C">
        <w:rPr>
          <w:rFonts w:ascii="Times New Roman" w:hAnsi="Times New Roman" w:cs="Times New Roman"/>
          <w:sz w:val="24"/>
          <w:szCs w:val="24"/>
        </w:rPr>
        <w:t>ações</w:t>
      </w:r>
      <w:r w:rsidR="000F61EA" w:rsidRPr="00A3036C">
        <w:rPr>
          <w:rFonts w:ascii="Times New Roman" w:hAnsi="Times New Roman" w:cs="Times New Roman"/>
          <w:sz w:val="24"/>
          <w:szCs w:val="24"/>
        </w:rPr>
        <w:t>, o a</w:t>
      </w:r>
      <w:r w:rsidR="00186F0D" w:rsidRPr="00A3036C">
        <w:rPr>
          <w:rFonts w:ascii="Times New Roman" w:hAnsi="Times New Roman" w:cs="Times New Roman"/>
          <w:sz w:val="24"/>
          <w:szCs w:val="24"/>
        </w:rPr>
        <w:t>ssassinato de Roberto Evaristo de Macedo Soares,</w:t>
      </w:r>
      <w:r w:rsidR="008D0317" w:rsidRPr="00A3036C">
        <w:rPr>
          <w:rFonts w:ascii="Times New Roman" w:hAnsi="Times New Roman" w:cs="Times New Roman"/>
          <w:sz w:val="24"/>
          <w:szCs w:val="24"/>
        </w:rPr>
        <w:t xml:space="preserve"> </w:t>
      </w:r>
      <w:r w:rsidR="00975AE2" w:rsidRPr="00A3036C">
        <w:rPr>
          <w:rFonts w:ascii="Times New Roman" w:hAnsi="Times New Roman" w:cs="Times New Roman"/>
          <w:sz w:val="24"/>
          <w:szCs w:val="24"/>
        </w:rPr>
        <w:t>respalda</w:t>
      </w:r>
      <w:r w:rsidR="008D0317" w:rsidRPr="00A3036C">
        <w:rPr>
          <w:rFonts w:ascii="Times New Roman" w:hAnsi="Times New Roman" w:cs="Times New Roman"/>
          <w:sz w:val="24"/>
          <w:szCs w:val="24"/>
        </w:rPr>
        <w:t xml:space="preserve">do </w:t>
      </w:r>
      <w:r w:rsidR="00975AE2" w:rsidRPr="00A3036C">
        <w:rPr>
          <w:rFonts w:ascii="Times New Roman" w:hAnsi="Times New Roman" w:cs="Times New Roman"/>
          <w:sz w:val="24"/>
          <w:szCs w:val="24"/>
        </w:rPr>
        <w:t>pel</w:t>
      </w:r>
      <w:r w:rsidR="008D0317" w:rsidRPr="00A3036C">
        <w:rPr>
          <w:rFonts w:ascii="Times New Roman" w:hAnsi="Times New Roman" w:cs="Times New Roman"/>
          <w:sz w:val="24"/>
          <w:szCs w:val="24"/>
        </w:rPr>
        <w:t>a mentira e a ilusão histórica  repet</w:t>
      </w:r>
      <w:r w:rsidR="00DC6DF7" w:rsidRPr="00A3036C">
        <w:rPr>
          <w:rFonts w:ascii="Times New Roman" w:hAnsi="Times New Roman" w:cs="Times New Roman"/>
          <w:sz w:val="24"/>
          <w:szCs w:val="24"/>
        </w:rPr>
        <w:t>ida</w:t>
      </w:r>
      <w:r w:rsidR="008D0317" w:rsidRPr="00A3036C">
        <w:rPr>
          <w:rFonts w:ascii="Times New Roman" w:hAnsi="Times New Roman" w:cs="Times New Roman"/>
          <w:sz w:val="24"/>
          <w:szCs w:val="24"/>
        </w:rPr>
        <w:t xml:space="preserve"> com a traição de Judas Escariotes a</w:t>
      </w:r>
      <w:r w:rsidR="00F01C9B" w:rsidRPr="00A3036C">
        <w:rPr>
          <w:rFonts w:ascii="Times New Roman" w:hAnsi="Times New Roman" w:cs="Times New Roman"/>
          <w:sz w:val="24"/>
          <w:szCs w:val="24"/>
        </w:rPr>
        <w:t xml:space="preserve"> um</w:t>
      </w:r>
      <w:r w:rsidR="008D0317" w:rsidRPr="00A3036C">
        <w:rPr>
          <w:rFonts w:ascii="Times New Roman" w:hAnsi="Times New Roman" w:cs="Times New Roman"/>
          <w:sz w:val="24"/>
          <w:szCs w:val="24"/>
        </w:rPr>
        <w:t xml:space="preserve"> suposto santo</w:t>
      </w:r>
      <w:r w:rsidR="000C4BAE" w:rsidRPr="00A3036C">
        <w:rPr>
          <w:rFonts w:ascii="Times New Roman" w:hAnsi="Times New Roman" w:cs="Times New Roman"/>
          <w:sz w:val="24"/>
          <w:szCs w:val="24"/>
        </w:rPr>
        <w:t xml:space="preserve">, </w:t>
      </w:r>
      <w:r w:rsidR="00400C26" w:rsidRPr="00A3036C">
        <w:rPr>
          <w:rFonts w:ascii="Times New Roman" w:hAnsi="Times New Roman" w:cs="Times New Roman"/>
          <w:sz w:val="24"/>
          <w:szCs w:val="24"/>
        </w:rPr>
        <w:t>numa conspiração elaborada pelos Harrison, Taylor e Agregados</w:t>
      </w:r>
      <w:r w:rsidR="00F01C9B" w:rsidRPr="00A3036C">
        <w:rPr>
          <w:rFonts w:ascii="Times New Roman" w:hAnsi="Times New Roman" w:cs="Times New Roman"/>
          <w:sz w:val="24"/>
          <w:szCs w:val="24"/>
        </w:rPr>
        <w:t>.</w:t>
      </w:r>
    </w:p>
    <w:p w14:paraId="691B1438" w14:textId="0D798114" w:rsidR="00920DA6" w:rsidRPr="00A3036C" w:rsidRDefault="00920DA6"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Divulgação midiática da mentir</w:t>
      </w:r>
      <w:r w:rsidR="00E3616C" w:rsidRPr="00A3036C">
        <w:rPr>
          <w:rFonts w:ascii="Times New Roman" w:hAnsi="Times New Roman" w:cs="Times New Roman"/>
          <w:sz w:val="24"/>
          <w:szCs w:val="24"/>
        </w:rPr>
        <w:t>a cumpr</w:t>
      </w:r>
      <w:r w:rsidR="003D1B74" w:rsidRPr="00A3036C">
        <w:rPr>
          <w:rFonts w:ascii="Times New Roman" w:hAnsi="Times New Roman" w:cs="Times New Roman"/>
          <w:sz w:val="24"/>
          <w:szCs w:val="24"/>
        </w:rPr>
        <w:t>irá</w:t>
      </w:r>
      <w:r w:rsidR="00E3616C" w:rsidRPr="00A3036C">
        <w:rPr>
          <w:rFonts w:ascii="Times New Roman" w:hAnsi="Times New Roman" w:cs="Times New Roman"/>
          <w:sz w:val="24"/>
          <w:szCs w:val="24"/>
        </w:rPr>
        <w:t xml:space="preserve"> o papel de iludir os </w:t>
      </w:r>
      <w:r w:rsidR="00784C25" w:rsidRPr="00A3036C">
        <w:rPr>
          <w:rFonts w:ascii="Times New Roman" w:hAnsi="Times New Roman" w:cs="Times New Roman"/>
          <w:sz w:val="24"/>
          <w:szCs w:val="24"/>
        </w:rPr>
        <w:t>terrícolas, intencionando</w:t>
      </w:r>
      <w:r w:rsidR="008A46A2" w:rsidRPr="00A3036C">
        <w:rPr>
          <w:rFonts w:ascii="Times New Roman" w:hAnsi="Times New Roman" w:cs="Times New Roman"/>
          <w:sz w:val="24"/>
          <w:szCs w:val="24"/>
        </w:rPr>
        <w:t xml:space="preserve"> reverter a ofensiva multidimensional</w:t>
      </w:r>
      <w:r w:rsidR="00EA7F8E" w:rsidRPr="00A3036C">
        <w:rPr>
          <w:rFonts w:ascii="Times New Roman" w:hAnsi="Times New Roman" w:cs="Times New Roman"/>
          <w:sz w:val="24"/>
          <w:szCs w:val="24"/>
        </w:rPr>
        <w:t xml:space="preserve"> para o esvaziamento</w:t>
      </w:r>
      <w:r w:rsidR="00D353AC" w:rsidRPr="00A3036C">
        <w:rPr>
          <w:rFonts w:ascii="Times New Roman" w:hAnsi="Times New Roman" w:cs="Times New Roman"/>
          <w:sz w:val="24"/>
          <w:szCs w:val="24"/>
        </w:rPr>
        <w:t xml:space="preserve"> conceitual</w:t>
      </w:r>
      <w:r w:rsidR="00FB7F82" w:rsidRPr="00A3036C">
        <w:rPr>
          <w:rFonts w:ascii="Times New Roman" w:hAnsi="Times New Roman" w:cs="Times New Roman"/>
          <w:sz w:val="24"/>
          <w:szCs w:val="24"/>
        </w:rPr>
        <w:t xml:space="preserve"> de unicidade universal</w:t>
      </w:r>
      <w:r w:rsidR="002A30DB" w:rsidRPr="00A3036C">
        <w:rPr>
          <w:rFonts w:ascii="Times New Roman" w:hAnsi="Times New Roman" w:cs="Times New Roman"/>
          <w:sz w:val="24"/>
          <w:szCs w:val="24"/>
        </w:rPr>
        <w:t xml:space="preserve">, </w:t>
      </w:r>
      <w:r w:rsidR="009551D4" w:rsidRPr="00A3036C">
        <w:rPr>
          <w:rFonts w:ascii="Times New Roman" w:hAnsi="Times New Roman" w:cs="Times New Roman"/>
          <w:sz w:val="24"/>
          <w:szCs w:val="24"/>
        </w:rPr>
        <w:t>sob a Lei do amor incondicional</w:t>
      </w:r>
      <w:r w:rsidR="00FB7F82" w:rsidRPr="00A3036C">
        <w:rPr>
          <w:rFonts w:ascii="Times New Roman" w:hAnsi="Times New Roman" w:cs="Times New Roman"/>
          <w:sz w:val="24"/>
          <w:szCs w:val="24"/>
        </w:rPr>
        <w:t xml:space="preserve"> </w:t>
      </w:r>
      <w:r w:rsidR="00AA2F10" w:rsidRPr="00A3036C">
        <w:rPr>
          <w:rFonts w:ascii="Times New Roman" w:hAnsi="Times New Roman" w:cs="Times New Roman"/>
          <w:sz w:val="24"/>
          <w:szCs w:val="24"/>
        </w:rPr>
        <w:t xml:space="preserve">profetizado pelo casal </w:t>
      </w:r>
      <w:r w:rsidR="00A7754F" w:rsidRPr="00A3036C">
        <w:rPr>
          <w:rFonts w:ascii="Times New Roman" w:hAnsi="Times New Roman" w:cs="Times New Roman"/>
          <w:i/>
          <w:iCs/>
          <w:sz w:val="24"/>
          <w:szCs w:val="24"/>
        </w:rPr>
        <w:t>morcturiano</w:t>
      </w:r>
      <w:r w:rsidR="001F7935" w:rsidRPr="00A3036C">
        <w:rPr>
          <w:rFonts w:ascii="Times New Roman" w:hAnsi="Times New Roman" w:cs="Times New Roman"/>
          <w:sz w:val="24"/>
          <w:szCs w:val="24"/>
        </w:rPr>
        <w:t xml:space="preserve">, </w:t>
      </w:r>
      <w:r w:rsidR="00AA2F10" w:rsidRPr="00A3036C">
        <w:rPr>
          <w:rFonts w:ascii="Times New Roman" w:hAnsi="Times New Roman" w:cs="Times New Roman"/>
          <w:sz w:val="24"/>
          <w:szCs w:val="24"/>
        </w:rPr>
        <w:t>representante d</w:t>
      </w:r>
      <w:r w:rsidR="00B85831" w:rsidRPr="00A3036C">
        <w:rPr>
          <w:rFonts w:ascii="Times New Roman" w:hAnsi="Times New Roman" w:cs="Times New Roman"/>
          <w:sz w:val="24"/>
          <w:szCs w:val="24"/>
        </w:rPr>
        <w:t>o</w:t>
      </w:r>
      <w:r w:rsidR="00CF7A5F" w:rsidRPr="00A3036C">
        <w:rPr>
          <w:rFonts w:ascii="Times New Roman" w:hAnsi="Times New Roman" w:cs="Times New Roman"/>
          <w:sz w:val="24"/>
          <w:szCs w:val="24"/>
        </w:rPr>
        <w:t xml:space="preserve"> suprem</w:t>
      </w:r>
      <w:r w:rsidR="00B85831" w:rsidRPr="00A3036C">
        <w:rPr>
          <w:rFonts w:ascii="Times New Roman" w:hAnsi="Times New Roman" w:cs="Times New Roman"/>
          <w:sz w:val="24"/>
          <w:szCs w:val="24"/>
        </w:rPr>
        <w:t>o</w:t>
      </w:r>
      <w:r w:rsidR="00D84102" w:rsidRPr="00A3036C">
        <w:rPr>
          <w:rFonts w:ascii="Times New Roman" w:hAnsi="Times New Roman" w:cs="Times New Roman"/>
          <w:sz w:val="24"/>
          <w:szCs w:val="24"/>
        </w:rPr>
        <w:t xml:space="preserve"> conhecid</w:t>
      </w:r>
      <w:r w:rsidR="00B85831" w:rsidRPr="00A3036C">
        <w:rPr>
          <w:rFonts w:ascii="Times New Roman" w:hAnsi="Times New Roman" w:cs="Times New Roman"/>
          <w:sz w:val="24"/>
          <w:szCs w:val="24"/>
        </w:rPr>
        <w:t>o</w:t>
      </w:r>
      <w:r w:rsidR="00D84102" w:rsidRPr="00A3036C">
        <w:rPr>
          <w:rFonts w:ascii="Times New Roman" w:hAnsi="Times New Roman" w:cs="Times New Roman"/>
          <w:sz w:val="24"/>
          <w:szCs w:val="24"/>
        </w:rPr>
        <w:t xml:space="preserve"> como</w:t>
      </w:r>
      <w:r w:rsidR="00AA2F10" w:rsidRPr="00A3036C">
        <w:rPr>
          <w:rFonts w:ascii="Times New Roman" w:hAnsi="Times New Roman" w:cs="Times New Roman"/>
          <w:sz w:val="24"/>
          <w:szCs w:val="24"/>
        </w:rPr>
        <w:t xml:space="preserve"> SEU — Soberana Energia Universal</w:t>
      </w:r>
      <w:r w:rsidR="002F10AF" w:rsidRPr="00A3036C">
        <w:rPr>
          <w:rFonts w:ascii="Times New Roman" w:hAnsi="Times New Roman" w:cs="Times New Roman"/>
          <w:sz w:val="24"/>
          <w:szCs w:val="24"/>
        </w:rPr>
        <w:t>.</w:t>
      </w:r>
    </w:p>
    <w:p w14:paraId="2704913D" w14:textId="35203302" w:rsidR="005D65E2" w:rsidRPr="00A3036C" w:rsidRDefault="00E75C28"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Discutem a importância das redes sociais no processo</w:t>
      </w:r>
      <w:r w:rsidR="005211A5" w:rsidRPr="00A3036C">
        <w:rPr>
          <w:rFonts w:ascii="Times New Roman" w:hAnsi="Times New Roman" w:cs="Times New Roman"/>
          <w:sz w:val="24"/>
          <w:szCs w:val="24"/>
        </w:rPr>
        <w:t xml:space="preserve"> de minimização da frequência vibracional humana</w:t>
      </w:r>
      <w:r w:rsidR="00A123D5" w:rsidRPr="00A3036C">
        <w:rPr>
          <w:rFonts w:ascii="Times New Roman" w:hAnsi="Times New Roman" w:cs="Times New Roman"/>
          <w:sz w:val="24"/>
          <w:szCs w:val="24"/>
        </w:rPr>
        <w:t xml:space="preserve">, através de </w:t>
      </w:r>
      <w:r w:rsidR="009E6145" w:rsidRPr="00A3036C">
        <w:rPr>
          <w:rFonts w:ascii="Times New Roman" w:hAnsi="Times New Roman" w:cs="Times New Roman"/>
          <w:b/>
          <w:bCs/>
          <w:sz w:val="24"/>
          <w:szCs w:val="24"/>
        </w:rPr>
        <w:t xml:space="preserve">Fake News </w:t>
      </w:r>
      <w:r w:rsidR="009E6145" w:rsidRPr="00A3036C">
        <w:rPr>
          <w:rFonts w:ascii="Times New Roman" w:hAnsi="Times New Roman" w:cs="Times New Roman"/>
          <w:sz w:val="24"/>
          <w:szCs w:val="24"/>
        </w:rPr>
        <w:t>e</w:t>
      </w:r>
      <w:r w:rsidR="00A1324C" w:rsidRPr="00A3036C">
        <w:rPr>
          <w:rFonts w:ascii="Times New Roman" w:hAnsi="Times New Roman" w:cs="Times New Roman"/>
          <w:sz w:val="24"/>
          <w:szCs w:val="24"/>
        </w:rPr>
        <w:t xml:space="preserve"> na produção de milionários e alguns bilionário</w:t>
      </w:r>
      <w:r w:rsidR="00B17AE3" w:rsidRPr="00A3036C">
        <w:rPr>
          <w:rFonts w:ascii="Times New Roman" w:hAnsi="Times New Roman" w:cs="Times New Roman"/>
          <w:sz w:val="24"/>
          <w:szCs w:val="24"/>
        </w:rPr>
        <w:t>s</w:t>
      </w:r>
      <w:r w:rsidR="0047399C" w:rsidRPr="00A3036C">
        <w:rPr>
          <w:rFonts w:ascii="Times New Roman" w:hAnsi="Times New Roman" w:cs="Times New Roman"/>
          <w:sz w:val="24"/>
          <w:szCs w:val="24"/>
        </w:rPr>
        <w:t>.</w:t>
      </w:r>
      <w:r w:rsidR="00B17AE3" w:rsidRPr="00A3036C">
        <w:rPr>
          <w:rFonts w:ascii="Times New Roman" w:hAnsi="Times New Roman" w:cs="Times New Roman"/>
          <w:sz w:val="24"/>
          <w:szCs w:val="24"/>
        </w:rPr>
        <w:t xml:space="preserve"> </w:t>
      </w:r>
      <w:r w:rsidR="0047399C" w:rsidRPr="00A3036C">
        <w:rPr>
          <w:rFonts w:ascii="Times New Roman" w:hAnsi="Times New Roman" w:cs="Times New Roman"/>
          <w:sz w:val="24"/>
          <w:szCs w:val="24"/>
        </w:rPr>
        <w:t>P</w:t>
      </w:r>
      <w:r w:rsidR="00B17AE3" w:rsidRPr="00A3036C">
        <w:rPr>
          <w:rFonts w:ascii="Times New Roman" w:hAnsi="Times New Roman" w:cs="Times New Roman"/>
          <w:sz w:val="24"/>
          <w:szCs w:val="24"/>
        </w:rPr>
        <w:t>ostagens</w:t>
      </w:r>
      <w:r w:rsidR="00CE6C05" w:rsidRPr="00A3036C">
        <w:rPr>
          <w:rFonts w:ascii="Times New Roman" w:hAnsi="Times New Roman" w:cs="Times New Roman"/>
          <w:sz w:val="24"/>
          <w:szCs w:val="24"/>
        </w:rPr>
        <w:t xml:space="preserve"> na </w:t>
      </w:r>
      <w:r w:rsidR="008D5BF9" w:rsidRPr="00A3036C">
        <w:rPr>
          <w:rFonts w:ascii="Times New Roman" w:hAnsi="Times New Roman" w:cs="Times New Roman"/>
          <w:sz w:val="24"/>
          <w:szCs w:val="24"/>
        </w:rPr>
        <w:t>contramão</w:t>
      </w:r>
      <w:r w:rsidR="000E760D" w:rsidRPr="00A3036C">
        <w:rPr>
          <w:rFonts w:ascii="Times New Roman" w:hAnsi="Times New Roman" w:cs="Times New Roman"/>
          <w:sz w:val="24"/>
          <w:szCs w:val="24"/>
        </w:rPr>
        <w:t xml:space="preserve"> d</w:t>
      </w:r>
      <w:r w:rsidR="000F5FC1" w:rsidRPr="00A3036C">
        <w:rPr>
          <w:rFonts w:ascii="Times New Roman" w:hAnsi="Times New Roman" w:cs="Times New Roman"/>
          <w:sz w:val="24"/>
          <w:szCs w:val="24"/>
        </w:rPr>
        <w:t>o</w:t>
      </w:r>
      <w:r w:rsidR="000E760D" w:rsidRPr="00A3036C">
        <w:rPr>
          <w:rFonts w:ascii="Times New Roman" w:hAnsi="Times New Roman" w:cs="Times New Roman"/>
          <w:sz w:val="24"/>
          <w:szCs w:val="24"/>
        </w:rPr>
        <w:t xml:space="preserve"> que seria </w:t>
      </w:r>
      <w:r w:rsidR="000F5FC1" w:rsidRPr="00A3036C">
        <w:rPr>
          <w:rFonts w:ascii="Times New Roman" w:hAnsi="Times New Roman" w:cs="Times New Roman"/>
          <w:sz w:val="24"/>
          <w:szCs w:val="24"/>
        </w:rPr>
        <w:t>o</w:t>
      </w:r>
      <w:r w:rsidR="000E760D" w:rsidRPr="00A3036C">
        <w:rPr>
          <w:rFonts w:ascii="Times New Roman" w:hAnsi="Times New Roman" w:cs="Times New Roman"/>
          <w:sz w:val="24"/>
          <w:szCs w:val="24"/>
        </w:rPr>
        <w:t xml:space="preserve"> caminho evolutivo</w:t>
      </w:r>
      <w:r w:rsidR="00B14D87" w:rsidRPr="00A3036C">
        <w:rPr>
          <w:rFonts w:ascii="Times New Roman" w:hAnsi="Times New Roman" w:cs="Times New Roman"/>
          <w:sz w:val="24"/>
          <w:szCs w:val="24"/>
        </w:rPr>
        <w:t xml:space="preserve"> para humanidade, merecedoras d</w:t>
      </w:r>
      <w:r w:rsidR="008726C6" w:rsidRPr="00A3036C">
        <w:rPr>
          <w:rFonts w:ascii="Times New Roman" w:hAnsi="Times New Roman" w:cs="Times New Roman"/>
          <w:sz w:val="24"/>
          <w:szCs w:val="24"/>
        </w:rPr>
        <w:t>e milhões de curtidas e comentários de seguidores</w:t>
      </w:r>
      <w:r w:rsidR="00AE3910" w:rsidRPr="00A3036C">
        <w:rPr>
          <w:rFonts w:ascii="Times New Roman" w:hAnsi="Times New Roman" w:cs="Times New Roman"/>
          <w:sz w:val="24"/>
          <w:szCs w:val="24"/>
        </w:rPr>
        <w:t xml:space="preserve"> </w:t>
      </w:r>
      <w:r w:rsidR="00AE3910" w:rsidRPr="00A3036C">
        <w:rPr>
          <w:rFonts w:ascii="Times New Roman" w:hAnsi="Times New Roman" w:cs="Times New Roman"/>
          <w:sz w:val="24"/>
          <w:szCs w:val="24"/>
        </w:rPr>
        <w:lastRenderedPageBreak/>
        <w:t>ávidos</w:t>
      </w:r>
      <w:r w:rsidR="001E0754" w:rsidRPr="00A3036C">
        <w:rPr>
          <w:rFonts w:ascii="Times New Roman" w:hAnsi="Times New Roman" w:cs="Times New Roman"/>
          <w:sz w:val="24"/>
          <w:szCs w:val="24"/>
        </w:rPr>
        <w:t xml:space="preserve"> a conseguirem visibilidade como estes</w:t>
      </w:r>
      <w:r w:rsidR="00AC5529" w:rsidRPr="00A3036C">
        <w:rPr>
          <w:rFonts w:ascii="Times New Roman" w:hAnsi="Times New Roman" w:cs="Times New Roman"/>
          <w:sz w:val="24"/>
          <w:szCs w:val="24"/>
        </w:rPr>
        <w:t xml:space="preserve"> influenciadores digitais</w:t>
      </w:r>
      <w:r w:rsidR="00B37E93" w:rsidRPr="00A3036C">
        <w:rPr>
          <w:rFonts w:ascii="Times New Roman" w:hAnsi="Times New Roman" w:cs="Times New Roman"/>
          <w:sz w:val="24"/>
          <w:szCs w:val="24"/>
        </w:rPr>
        <w:t xml:space="preserve"> produz</w:t>
      </w:r>
      <w:r w:rsidR="00754CF7" w:rsidRPr="00A3036C">
        <w:rPr>
          <w:rFonts w:ascii="Times New Roman" w:hAnsi="Times New Roman" w:cs="Times New Roman"/>
          <w:sz w:val="24"/>
          <w:szCs w:val="24"/>
        </w:rPr>
        <w:t>idos pelo Sistema Terra</w:t>
      </w:r>
      <w:r w:rsidR="00AC5529" w:rsidRPr="00A3036C">
        <w:rPr>
          <w:rFonts w:ascii="Times New Roman" w:hAnsi="Times New Roman" w:cs="Times New Roman"/>
          <w:sz w:val="24"/>
          <w:szCs w:val="24"/>
        </w:rPr>
        <w:t>.</w:t>
      </w:r>
    </w:p>
    <w:p w14:paraId="2175D1D6" w14:textId="3698443E" w:rsidR="00FA3ED5" w:rsidRPr="00A3036C" w:rsidRDefault="00FA3ED5"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Pilares sistêmicos renovados e com totais funcionalida</w:t>
      </w:r>
      <w:r w:rsidR="00354828" w:rsidRPr="00A3036C">
        <w:rPr>
          <w:rFonts w:ascii="Times New Roman" w:hAnsi="Times New Roman" w:cs="Times New Roman"/>
          <w:sz w:val="24"/>
          <w:szCs w:val="24"/>
        </w:rPr>
        <w:t>des gerenciadas pelo Supremo Poder Anônimo</w:t>
      </w:r>
      <w:r w:rsidR="00811CDF" w:rsidRPr="00A3036C">
        <w:rPr>
          <w:rFonts w:ascii="Times New Roman" w:hAnsi="Times New Roman" w:cs="Times New Roman"/>
          <w:sz w:val="24"/>
          <w:szCs w:val="24"/>
        </w:rPr>
        <w:t xml:space="preserve"> prometem</w:t>
      </w:r>
      <w:r w:rsidR="001513BC" w:rsidRPr="00A3036C">
        <w:rPr>
          <w:rFonts w:ascii="Times New Roman" w:hAnsi="Times New Roman" w:cs="Times New Roman"/>
          <w:sz w:val="24"/>
          <w:szCs w:val="24"/>
        </w:rPr>
        <w:t xml:space="preserve"> </w:t>
      </w:r>
      <w:r w:rsidR="009113E6" w:rsidRPr="00A3036C">
        <w:rPr>
          <w:rFonts w:ascii="Times New Roman" w:hAnsi="Times New Roman" w:cs="Times New Roman"/>
          <w:sz w:val="24"/>
          <w:szCs w:val="24"/>
        </w:rPr>
        <w:t xml:space="preserve">favorecer ambientes para </w:t>
      </w:r>
      <w:r w:rsidR="00E02543" w:rsidRPr="00A3036C">
        <w:rPr>
          <w:rFonts w:ascii="Times New Roman" w:hAnsi="Times New Roman" w:cs="Times New Roman"/>
          <w:sz w:val="24"/>
          <w:szCs w:val="24"/>
        </w:rPr>
        <w:t>o enfraqueciment</w:t>
      </w:r>
      <w:r w:rsidR="00D32673" w:rsidRPr="00A3036C">
        <w:rPr>
          <w:rFonts w:ascii="Times New Roman" w:hAnsi="Times New Roman" w:cs="Times New Roman"/>
          <w:sz w:val="24"/>
          <w:szCs w:val="24"/>
        </w:rPr>
        <w:t>o crescente das ondas eletromagnéticas e emocionais dos seres humanos</w:t>
      </w:r>
      <w:r w:rsidR="003A1FF7" w:rsidRPr="00A3036C">
        <w:rPr>
          <w:rFonts w:ascii="Times New Roman" w:hAnsi="Times New Roman" w:cs="Times New Roman"/>
          <w:sz w:val="24"/>
          <w:szCs w:val="24"/>
        </w:rPr>
        <w:t xml:space="preserve">, explorando </w:t>
      </w:r>
      <w:r w:rsidR="003A1FF7" w:rsidRPr="00A3036C">
        <w:rPr>
          <w:rFonts w:ascii="Times New Roman" w:hAnsi="Times New Roman" w:cs="Times New Roman"/>
          <w:i/>
          <w:iCs/>
          <w:sz w:val="24"/>
          <w:szCs w:val="24"/>
        </w:rPr>
        <w:t xml:space="preserve">a </w:t>
      </w:r>
      <w:bookmarkStart w:id="28" w:name="_Hlk183440637"/>
      <w:r w:rsidR="003A1FF7" w:rsidRPr="00A3036C">
        <w:rPr>
          <w:rFonts w:ascii="Times New Roman" w:hAnsi="Times New Roman" w:cs="Times New Roman"/>
          <w:i/>
          <w:iCs/>
          <w:sz w:val="24"/>
          <w:szCs w:val="24"/>
        </w:rPr>
        <w:t>tríade da maldade humana</w:t>
      </w:r>
      <w:r w:rsidR="003A1FF7" w:rsidRPr="00A3036C">
        <w:rPr>
          <w:rFonts w:ascii="Times New Roman" w:hAnsi="Times New Roman" w:cs="Times New Roman"/>
          <w:sz w:val="24"/>
          <w:szCs w:val="24"/>
        </w:rPr>
        <w:t xml:space="preserve">: </w:t>
      </w:r>
      <w:r w:rsidR="003A1FF7" w:rsidRPr="00A3036C">
        <w:rPr>
          <w:rFonts w:ascii="Times New Roman" w:hAnsi="Times New Roman" w:cs="Times New Roman"/>
          <w:i/>
          <w:iCs/>
          <w:sz w:val="24"/>
          <w:szCs w:val="24"/>
        </w:rPr>
        <w:t>ego</w:t>
      </w:r>
      <w:r w:rsidR="003A1FF7" w:rsidRPr="00A3036C">
        <w:rPr>
          <w:rFonts w:ascii="Times New Roman" w:hAnsi="Times New Roman" w:cs="Times New Roman"/>
          <w:sz w:val="24"/>
          <w:szCs w:val="24"/>
        </w:rPr>
        <w:t xml:space="preserve">, </w:t>
      </w:r>
      <w:r w:rsidR="003A1FF7" w:rsidRPr="00A3036C">
        <w:rPr>
          <w:rFonts w:ascii="Times New Roman" w:hAnsi="Times New Roman" w:cs="Times New Roman"/>
          <w:i/>
          <w:iCs/>
          <w:sz w:val="24"/>
          <w:szCs w:val="24"/>
        </w:rPr>
        <w:t xml:space="preserve">ganância </w:t>
      </w:r>
      <w:r w:rsidR="003A1FF7" w:rsidRPr="00A3036C">
        <w:rPr>
          <w:rFonts w:ascii="Times New Roman" w:hAnsi="Times New Roman" w:cs="Times New Roman"/>
          <w:sz w:val="24"/>
          <w:szCs w:val="24"/>
        </w:rPr>
        <w:t xml:space="preserve">e </w:t>
      </w:r>
      <w:r w:rsidR="003A1FF7" w:rsidRPr="00A3036C">
        <w:rPr>
          <w:rFonts w:ascii="Times New Roman" w:hAnsi="Times New Roman" w:cs="Times New Roman"/>
          <w:i/>
          <w:iCs/>
          <w:sz w:val="24"/>
          <w:szCs w:val="24"/>
        </w:rPr>
        <w:t>medo</w:t>
      </w:r>
      <w:r w:rsidR="00EB48C1" w:rsidRPr="00A3036C">
        <w:rPr>
          <w:rFonts w:ascii="Times New Roman" w:hAnsi="Times New Roman" w:cs="Times New Roman"/>
          <w:sz w:val="24"/>
          <w:szCs w:val="24"/>
        </w:rPr>
        <w:t>.</w:t>
      </w:r>
      <w:bookmarkEnd w:id="28"/>
    </w:p>
    <w:p w14:paraId="75D81350" w14:textId="77777777" w:rsidR="009709C4" w:rsidRPr="00A3036C" w:rsidRDefault="000B329C"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clima harmonioso produz a solidificação </w:t>
      </w:r>
      <w:r w:rsidR="00F826ED" w:rsidRPr="00A3036C">
        <w:rPr>
          <w:rFonts w:ascii="Times New Roman" w:hAnsi="Times New Roman" w:cs="Times New Roman"/>
          <w:sz w:val="24"/>
          <w:szCs w:val="24"/>
        </w:rPr>
        <w:t xml:space="preserve">de criação </w:t>
      </w:r>
      <w:r w:rsidRPr="00A3036C">
        <w:rPr>
          <w:rFonts w:ascii="Times New Roman" w:hAnsi="Times New Roman" w:cs="Times New Roman"/>
          <w:sz w:val="24"/>
          <w:szCs w:val="24"/>
        </w:rPr>
        <w:t>da dominação escravocrat</w:t>
      </w:r>
      <w:r w:rsidR="00BB5DFB" w:rsidRPr="00A3036C">
        <w:rPr>
          <w:rFonts w:ascii="Times New Roman" w:hAnsi="Times New Roman" w:cs="Times New Roman"/>
          <w:sz w:val="24"/>
          <w:szCs w:val="24"/>
        </w:rPr>
        <w:t>a</w:t>
      </w:r>
      <w:r w:rsidR="00B973ED" w:rsidRPr="00A3036C">
        <w:rPr>
          <w:rFonts w:ascii="Times New Roman" w:hAnsi="Times New Roman" w:cs="Times New Roman"/>
          <w:sz w:val="24"/>
          <w:szCs w:val="24"/>
        </w:rPr>
        <w:t xml:space="preserve"> </w:t>
      </w:r>
      <w:r w:rsidR="00F826ED" w:rsidRPr="00A3036C">
        <w:rPr>
          <w:rFonts w:ascii="Times New Roman" w:hAnsi="Times New Roman" w:cs="Times New Roman"/>
          <w:sz w:val="24"/>
          <w:szCs w:val="24"/>
        </w:rPr>
        <w:t>do terrícola, apesar deste possuir</w:t>
      </w:r>
      <w:r w:rsidR="008E3C8D" w:rsidRPr="00A3036C">
        <w:rPr>
          <w:rFonts w:ascii="Times New Roman" w:hAnsi="Times New Roman" w:cs="Times New Roman"/>
          <w:sz w:val="24"/>
          <w:szCs w:val="24"/>
        </w:rPr>
        <w:t xml:space="preserve"> no seu interior a essência divinal de equilíbrio da inteligibilidade e a moralidad</w:t>
      </w:r>
      <w:r w:rsidR="008E4FE5" w:rsidRPr="00A3036C">
        <w:rPr>
          <w:rFonts w:ascii="Times New Roman" w:hAnsi="Times New Roman" w:cs="Times New Roman"/>
          <w:sz w:val="24"/>
          <w:szCs w:val="24"/>
        </w:rPr>
        <w:t>e</w:t>
      </w:r>
      <w:r w:rsidR="0077063D" w:rsidRPr="00A3036C">
        <w:rPr>
          <w:rFonts w:ascii="Times New Roman" w:hAnsi="Times New Roman" w:cs="Times New Roman"/>
          <w:sz w:val="24"/>
          <w:szCs w:val="24"/>
        </w:rPr>
        <w:t>.</w:t>
      </w:r>
      <w:r w:rsidR="008E4FE5" w:rsidRPr="00A3036C">
        <w:rPr>
          <w:rFonts w:ascii="Times New Roman" w:hAnsi="Times New Roman" w:cs="Times New Roman"/>
          <w:sz w:val="24"/>
          <w:szCs w:val="24"/>
        </w:rPr>
        <w:t xml:space="preserve"> </w:t>
      </w:r>
      <w:r w:rsidR="0077063D" w:rsidRPr="00A3036C">
        <w:rPr>
          <w:rFonts w:ascii="Times New Roman" w:hAnsi="Times New Roman" w:cs="Times New Roman"/>
          <w:sz w:val="24"/>
          <w:szCs w:val="24"/>
        </w:rPr>
        <w:t>Suficiente para</w:t>
      </w:r>
      <w:r w:rsidR="008E4FE5" w:rsidRPr="00A3036C">
        <w:rPr>
          <w:rFonts w:ascii="Times New Roman" w:hAnsi="Times New Roman" w:cs="Times New Roman"/>
          <w:sz w:val="24"/>
          <w:szCs w:val="24"/>
        </w:rPr>
        <w:t xml:space="preserve"> poder ter </w:t>
      </w:r>
      <w:r w:rsidR="00BF2805" w:rsidRPr="00A3036C">
        <w:rPr>
          <w:rFonts w:ascii="Times New Roman" w:hAnsi="Times New Roman" w:cs="Times New Roman"/>
          <w:sz w:val="24"/>
          <w:szCs w:val="24"/>
        </w:rPr>
        <w:t>e</w:t>
      </w:r>
      <w:r w:rsidR="008E4FE5" w:rsidRPr="00A3036C">
        <w:rPr>
          <w:rFonts w:ascii="Times New Roman" w:hAnsi="Times New Roman" w:cs="Times New Roman"/>
          <w:sz w:val="24"/>
          <w:szCs w:val="24"/>
        </w:rPr>
        <w:t xml:space="preserve"> ser Deus</w:t>
      </w:r>
      <w:r w:rsidR="00EB1F80" w:rsidRPr="00A3036C">
        <w:rPr>
          <w:rFonts w:ascii="Times New Roman" w:hAnsi="Times New Roman" w:cs="Times New Roman"/>
          <w:sz w:val="24"/>
          <w:szCs w:val="24"/>
        </w:rPr>
        <w:t xml:space="preserve"> ao evoluir</w:t>
      </w:r>
      <w:r w:rsidR="004443CC" w:rsidRPr="00A3036C">
        <w:rPr>
          <w:rFonts w:ascii="Times New Roman" w:hAnsi="Times New Roman" w:cs="Times New Roman"/>
          <w:sz w:val="24"/>
          <w:szCs w:val="24"/>
        </w:rPr>
        <w:t xml:space="preserve"> at</w:t>
      </w:r>
      <w:r w:rsidR="0076278C" w:rsidRPr="00A3036C">
        <w:rPr>
          <w:rFonts w:ascii="Times New Roman" w:hAnsi="Times New Roman" w:cs="Times New Roman"/>
          <w:sz w:val="24"/>
          <w:szCs w:val="24"/>
        </w:rPr>
        <w:t xml:space="preserve">é </w:t>
      </w:r>
      <w:r w:rsidR="00C021D4" w:rsidRPr="00A3036C">
        <w:rPr>
          <w:rFonts w:ascii="Times New Roman" w:hAnsi="Times New Roman" w:cs="Times New Roman"/>
          <w:sz w:val="24"/>
          <w:szCs w:val="24"/>
        </w:rPr>
        <w:t xml:space="preserve">o </w:t>
      </w:r>
      <w:r w:rsidR="00C021D4" w:rsidRPr="00A3036C">
        <w:rPr>
          <w:rFonts w:ascii="Times New Roman" w:hAnsi="Times New Roman" w:cs="Times New Roman"/>
          <w:i/>
          <w:iCs/>
          <w:sz w:val="24"/>
          <w:szCs w:val="24"/>
        </w:rPr>
        <w:t>décimo segundo plano terráqueo</w:t>
      </w:r>
      <w:r w:rsidR="00C20D71" w:rsidRPr="00A3036C">
        <w:rPr>
          <w:rFonts w:ascii="Times New Roman" w:hAnsi="Times New Roman" w:cs="Times New Roman"/>
          <w:sz w:val="24"/>
          <w:szCs w:val="24"/>
        </w:rPr>
        <w:t xml:space="preserve"> para encontrar a unicidade universal regida, sob a Lei incondicional do amor</w:t>
      </w:r>
      <w:r w:rsidR="00EC135A" w:rsidRPr="00A3036C">
        <w:rPr>
          <w:rFonts w:ascii="Times New Roman" w:hAnsi="Times New Roman" w:cs="Times New Roman"/>
          <w:sz w:val="24"/>
          <w:szCs w:val="24"/>
        </w:rPr>
        <w:t xml:space="preserve"> </w:t>
      </w:r>
      <w:r w:rsidR="00AE7D00" w:rsidRPr="00A3036C">
        <w:rPr>
          <w:rFonts w:ascii="Times New Roman" w:hAnsi="Times New Roman" w:cs="Times New Roman"/>
          <w:sz w:val="24"/>
          <w:szCs w:val="24"/>
        </w:rPr>
        <w:t xml:space="preserve">e </w:t>
      </w:r>
      <w:r w:rsidR="00EC135A" w:rsidRPr="00A3036C">
        <w:rPr>
          <w:rFonts w:ascii="Times New Roman" w:hAnsi="Times New Roman" w:cs="Times New Roman"/>
          <w:sz w:val="24"/>
          <w:szCs w:val="24"/>
        </w:rPr>
        <w:t xml:space="preserve">cultuada na fonte  </w:t>
      </w:r>
      <w:r w:rsidR="001616C6" w:rsidRPr="00A3036C">
        <w:rPr>
          <w:rFonts w:ascii="Times New Roman" w:hAnsi="Times New Roman" w:cs="Times New Roman"/>
          <w:sz w:val="24"/>
          <w:szCs w:val="24"/>
        </w:rPr>
        <w:t>energética de luz repousada no SEU — Soberana Energia Universal</w:t>
      </w:r>
      <w:r w:rsidR="00821CD3" w:rsidRPr="00A3036C">
        <w:rPr>
          <w:rFonts w:ascii="Times New Roman" w:hAnsi="Times New Roman" w:cs="Times New Roman"/>
          <w:sz w:val="24"/>
          <w:szCs w:val="24"/>
        </w:rPr>
        <w:t>.</w:t>
      </w:r>
      <w:r w:rsidR="00C87728" w:rsidRPr="00A3036C">
        <w:rPr>
          <w:rFonts w:ascii="Times New Roman" w:hAnsi="Times New Roman" w:cs="Times New Roman"/>
          <w:sz w:val="24"/>
          <w:szCs w:val="24"/>
        </w:rPr>
        <w:t xml:space="preserve"> Possibili</w:t>
      </w:r>
      <w:r w:rsidR="00934860" w:rsidRPr="00A3036C">
        <w:rPr>
          <w:rFonts w:ascii="Times New Roman" w:hAnsi="Times New Roman" w:cs="Times New Roman"/>
          <w:sz w:val="24"/>
          <w:szCs w:val="24"/>
        </w:rPr>
        <w:t>dade</w:t>
      </w:r>
      <w:r w:rsidR="00E77616" w:rsidRPr="00A3036C">
        <w:rPr>
          <w:rFonts w:ascii="Times New Roman" w:hAnsi="Times New Roman" w:cs="Times New Roman"/>
          <w:sz w:val="24"/>
          <w:szCs w:val="24"/>
        </w:rPr>
        <w:t xml:space="preserve"> inviável para </w:t>
      </w:r>
      <w:r w:rsidR="00E77616" w:rsidRPr="00A3036C">
        <w:rPr>
          <w:rFonts w:ascii="Times New Roman" w:hAnsi="Times New Roman" w:cs="Times New Roman"/>
          <w:i/>
          <w:iCs/>
          <w:sz w:val="24"/>
          <w:szCs w:val="24"/>
        </w:rPr>
        <w:t>os donos do mundo</w:t>
      </w:r>
      <w:r w:rsidR="009B479B" w:rsidRPr="00A3036C">
        <w:rPr>
          <w:rFonts w:ascii="Times New Roman" w:hAnsi="Times New Roman" w:cs="Times New Roman"/>
          <w:sz w:val="24"/>
          <w:szCs w:val="24"/>
        </w:rPr>
        <w:t>, controladores</w:t>
      </w:r>
      <w:r w:rsidR="000D5A72" w:rsidRPr="00A3036C">
        <w:rPr>
          <w:rFonts w:ascii="Times New Roman" w:hAnsi="Times New Roman" w:cs="Times New Roman"/>
          <w:sz w:val="24"/>
          <w:szCs w:val="24"/>
        </w:rPr>
        <w:t xml:space="preserve"> do </w:t>
      </w:r>
      <w:r w:rsidR="00175A8E" w:rsidRPr="00A3036C">
        <w:rPr>
          <w:rFonts w:ascii="Times New Roman" w:hAnsi="Times New Roman" w:cs="Times New Roman"/>
          <w:sz w:val="24"/>
          <w:szCs w:val="24"/>
        </w:rPr>
        <w:t>globo nos primeiro,</w:t>
      </w:r>
      <w:r w:rsidR="00CC6DE5" w:rsidRPr="00A3036C">
        <w:rPr>
          <w:rFonts w:ascii="Times New Roman" w:hAnsi="Times New Roman" w:cs="Times New Roman"/>
          <w:sz w:val="24"/>
          <w:szCs w:val="24"/>
        </w:rPr>
        <w:t xml:space="preserve"> onde vivemos</w:t>
      </w:r>
      <w:r w:rsidR="0080763B" w:rsidRPr="00A3036C">
        <w:rPr>
          <w:rFonts w:ascii="Times New Roman" w:hAnsi="Times New Roman" w:cs="Times New Roman"/>
          <w:sz w:val="24"/>
          <w:szCs w:val="24"/>
        </w:rPr>
        <w:t>...</w:t>
      </w:r>
      <w:r w:rsidR="000210A2" w:rsidRPr="00A3036C">
        <w:rPr>
          <w:rFonts w:ascii="Times New Roman" w:hAnsi="Times New Roman" w:cs="Times New Roman"/>
          <w:sz w:val="24"/>
          <w:szCs w:val="24"/>
        </w:rPr>
        <w:t xml:space="preserve"> </w:t>
      </w:r>
      <w:r w:rsidR="00A249DD" w:rsidRPr="00A3036C">
        <w:rPr>
          <w:rFonts w:ascii="Times New Roman" w:hAnsi="Times New Roman" w:cs="Times New Roman"/>
          <w:sz w:val="24"/>
          <w:szCs w:val="24"/>
        </w:rPr>
        <w:t>n</w:t>
      </w:r>
      <w:r w:rsidR="000210A2" w:rsidRPr="00A3036C">
        <w:rPr>
          <w:rFonts w:ascii="Times New Roman" w:hAnsi="Times New Roman" w:cs="Times New Roman"/>
          <w:sz w:val="24"/>
          <w:szCs w:val="24"/>
        </w:rPr>
        <w:t xml:space="preserve">o </w:t>
      </w:r>
      <w:r w:rsidR="00CC6DE5" w:rsidRPr="00A3036C">
        <w:rPr>
          <w:rFonts w:ascii="Times New Roman" w:hAnsi="Times New Roman" w:cs="Times New Roman"/>
          <w:sz w:val="24"/>
          <w:szCs w:val="24"/>
        </w:rPr>
        <w:t>segundo, quando morremos</w:t>
      </w:r>
      <w:r w:rsidR="008D6A5E" w:rsidRPr="00A3036C">
        <w:rPr>
          <w:rFonts w:ascii="Times New Roman" w:hAnsi="Times New Roman" w:cs="Times New Roman"/>
          <w:sz w:val="24"/>
          <w:szCs w:val="24"/>
        </w:rPr>
        <w:t>,</w:t>
      </w:r>
      <w:r w:rsidR="000210A2" w:rsidRPr="00A3036C">
        <w:rPr>
          <w:rFonts w:ascii="Times New Roman" w:hAnsi="Times New Roman" w:cs="Times New Roman"/>
          <w:sz w:val="24"/>
          <w:szCs w:val="24"/>
        </w:rPr>
        <w:t xml:space="preserve"> </w:t>
      </w:r>
      <w:r w:rsidR="00A249DD" w:rsidRPr="00A3036C">
        <w:rPr>
          <w:rFonts w:ascii="Times New Roman" w:hAnsi="Times New Roman" w:cs="Times New Roman"/>
          <w:sz w:val="24"/>
          <w:szCs w:val="24"/>
        </w:rPr>
        <w:t xml:space="preserve">ambos, </w:t>
      </w:r>
      <w:r w:rsidR="000210A2" w:rsidRPr="00A3036C">
        <w:rPr>
          <w:rFonts w:ascii="Times New Roman" w:hAnsi="Times New Roman" w:cs="Times New Roman"/>
          <w:sz w:val="24"/>
          <w:szCs w:val="24"/>
        </w:rPr>
        <w:t xml:space="preserve">tutelados pelos </w:t>
      </w:r>
      <w:r w:rsidR="000210A2" w:rsidRPr="00A3036C">
        <w:rPr>
          <w:rFonts w:ascii="Times New Roman" w:hAnsi="Times New Roman" w:cs="Times New Roman"/>
          <w:i/>
          <w:iCs/>
          <w:sz w:val="24"/>
          <w:szCs w:val="24"/>
        </w:rPr>
        <w:t xml:space="preserve">reinonaques </w:t>
      </w:r>
      <w:r w:rsidR="000210A2" w:rsidRPr="00A3036C">
        <w:rPr>
          <w:rFonts w:ascii="Times New Roman" w:hAnsi="Times New Roman" w:cs="Times New Roman"/>
          <w:sz w:val="24"/>
          <w:szCs w:val="24"/>
        </w:rPr>
        <w:t xml:space="preserve">e </w:t>
      </w:r>
      <w:r w:rsidR="000210A2" w:rsidRPr="00A3036C">
        <w:rPr>
          <w:rFonts w:ascii="Times New Roman" w:hAnsi="Times New Roman" w:cs="Times New Roman"/>
          <w:i/>
          <w:iCs/>
          <w:sz w:val="24"/>
          <w:szCs w:val="24"/>
        </w:rPr>
        <w:t>dominitilianos</w:t>
      </w:r>
      <w:r w:rsidR="000210A2" w:rsidRPr="00A3036C">
        <w:rPr>
          <w:rFonts w:ascii="Times New Roman" w:hAnsi="Times New Roman" w:cs="Times New Roman"/>
          <w:sz w:val="24"/>
          <w:szCs w:val="24"/>
        </w:rPr>
        <w:t>,</w:t>
      </w:r>
      <w:r w:rsidR="00EC7A4A" w:rsidRPr="00A3036C">
        <w:rPr>
          <w:rFonts w:ascii="Times New Roman" w:hAnsi="Times New Roman" w:cs="Times New Roman"/>
          <w:sz w:val="24"/>
          <w:szCs w:val="24"/>
        </w:rPr>
        <w:t xml:space="preserve"> </w:t>
      </w:r>
      <w:r w:rsidR="00CC6DE5" w:rsidRPr="00A3036C">
        <w:rPr>
          <w:rFonts w:ascii="Times New Roman" w:hAnsi="Times New Roman" w:cs="Times New Roman"/>
          <w:sz w:val="24"/>
          <w:szCs w:val="24"/>
        </w:rPr>
        <w:t>e</w:t>
      </w:r>
      <w:r w:rsidR="00090A03" w:rsidRPr="00A3036C">
        <w:rPr>
          <w:rFonts w:ascii="Times New Roman" w:hAnsi="Times New Roman" w:cs="Times New Roman"/>
          <w:sz w:val="24"/>
          <w:szCs w:val="24"/>
        </w:rPr>
        <w:t xml:space="preserve"> n</w:t>
      </w:r>
      <w:r w:rsidR="00CC6DE5" w:rsidRPr="00A3036C">
        <w:rPr>
          <w:rFonts w:ascii="Times New Roman" w:hAnsi="Times New Roman" w:cs="Times New Roman"/>
          <w:sz w:val="24"/>
          <w:szCs w:val="24"/>
        </w:rPr>
        <w:t>o ter</w:t>
      </w:r>
      <w:r w:rsidR="00BA61DC" w:rsidRPr="00A3036C">
        <w:rPr>
          <w:rFonts w:ascii="Times New Roman" w:hAnsi="Times New Roman" w:cs="Times New Roman"/>
          <w:sz w:val="24"/>
          <w:szCs w:val="24"/>
        </w:rPr>
        <w:t xml:space="preserve">ceiro, exclusivo aos </w:t>
      </w:r>
      <w:r w:rsidR="00BA61DC" w:rsidRPr="00A3036C">
        <w:rPr>
          <w:rFonts w:ascii="Times New Roman" w:hAnsi="Times New Roman" w:cs="Times New Roman"/>
          <w:i/>
          <w:iCs/>
          <w:sz w:val="24"/>
          <w:szCs w:val="24"/>
        </w:rPr>
        <w:t>maleniru</w:t>
      </w:r>
      <w:r w:rsidR="003107F4" w:rsidRPr="00A3036C">
        <w:rPr>
          <w:rFonts w:ascii="Times New Roman" w:hAnsi="Times New Roman" w:cs="Times New Roman"/>
          <w:i/>
          <w:iCs/>
          <w:sz w:val="24"/>
          <w:szCs w:val="24"/>
        </w:rPr>
        <w:t>s</w:t>
      </w:r>
      <w:r w:rsidR="00377655" w:rsidRPr="00A3036C">
        <w:rPr>
          <w:rFonts w:ascii="Times New Roman" w:hAnsi="Times New Roman" w:cs="Times New Roman"/>
          <w:i/>
          <w:iCs/>
          <w:sz w:val="24"/>
          <w:szCs w:val="24"/>
        </w:rPr>
        <w:t xml:space="preserve"> </w:t>
      </w:r>
      <w:r w:rsidR="00377655" w:rsidRPr="00A3036C">
        <w:rPr>
          <w:rFonts w:ascii="Times New Roman" w:hAnsi="Times New Roman" w:cs="Times New Roman"/>
          <w:sz w:val="24"/>
          <w:szCs w:val="24"/>
        </w:rPr>
        <w:t>topo piramidal do Sistema Terra</w:t>
      </w:r>
      <w:r w:rsidR="0080763B" w:rsidRPr="00A3036C">
        <w:rPr>
          <w:rFonts w:ascii="Times New Roman" w:hAnsi="Times New Roman" w:cs="Times New Roman"/>
          <w:sz w:val="24"/>
          <w:szCs w:val="24"/>
        </w:rPr>
        <w:t xml:space="preserve">, </w:t>
      </w:r>
      <w:r w:rsidR="0080763B" w:rsidRPr="00A3036C">
        <w:rPr>
          <w:rFonts w:ascii="Times New Roman" w:hAnsi="Times New Roman" w:cs="Times New Roman"/>
          <w:i/>
          <w:iCs/>
          <w:sz w:val="24"/>
          <w:szCs w:val="24"/>
        </w:rPr>
        <w:t>planos terráqueos</w:t>
      </w:r>
      <w:r w:rsidR="00A55F02" w:rsidRPr="00A3036C">
        <w:rPr>
          <w:rFonts w:ascii="Times New Roman" w:hAnsi="Times New Roman" w:cs="Times New Roman"/>
          <w:sz w:val="24"/>
          <w:szCs w:val="24"/>
        </w:rPr>
        <w:t xml:space="preserve">, </w:t>
      </w:r>
      <w:r w:rsidR="0045179A" w:rsidRPr="00A3036C">
        <w:rPr>
          <w:rFonts w:ascii="Times New Roman" w:hAnsi="Times New Roman" w:cs="Times New Roman"/>
          <w:sz w:val="24"/>
          <w:szCs w:val="24"/>
        </w:rPr>
        <w:t>nomeados</w:t>
      </w:r>
      <w:r w:rsidR="009709C4" w:rsidRPr="00A3036C">
        <w:rPr>
          <w:rFonts w:ascii="Times New Roman" w:hAnsi="Times New Roman" w:cs="Times New Roman"/>
          <w:sz w:val="24"/>
          <w:szCs w:val="24"/>
        </w:rPr>
        <w:t>, popularmente,</w:t>
      </w:r>
      <w:r w:rsidR="0045179A" w:rsidRPr="00A3036C">
        <w:rPr>
          <w:rFonts w:ascii="Times New Roman" w:hAnsi="Times New Roman" w:cs="Times New Roman"/>
          <w:sz w:val="24"/>
          <w:szCs w:val="24"/>
        </w:rPr>
        <w:t xml:space="preserve"> como terceira dimensão.</w:t>
      </w:r>
    </w:p>
    <w:p w14:paraId="526E348D" w14:textId="77777777" w:rsidR="00722F60" w:rsidRPr="00A3036C" w:rsidRDefault="001C143D" w:rsidP="004C2D07">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Resenha </w:t>
      </w:r>
      <w:r w:rsidR="004157A3" w:rsidRPr="00A3036C">
        <w:rPr>
          <w:rFonts w:ascii="Times New Roman" w:hAnsi="Times New Roman" w:cs="Times New Roman"/>
          <w:sz w:val="24"/>
          <w:szCs w:val="24"/>
        </w:rPr>
        <w:t xml:space="preserve">aprimora cada vez mais, o que pode ser definido como </w:t>
      </w:r>
      <w:r w:rsidR="001F35FC" w:rsidRPr="00A3036C">
        <w:rPr>
          <w:rFonts w:ascii="Times New Roman" w:hAnsi="Times New Roman" w:cs="Times New Roman"/>
          <w:i/>
          <w:iCs/>
          <w:sz w:val="24"/>
          <w:szCs w:val="24"/>
        </w:rPr>
        <w:t xml:space="preserve">o tiro de misericórdia </w:t>
      </w:r>
      <w:r w:rsidR="001F35FC" w:rsidRPr="00A3036C">
        <w:rPr>
          <w:rFonts w:ascii="Times New Roman" w:hAnsi="Times New Roman" w:cs="Times New Roman"/>
          <w:sz w:val="24"/>
          <w:szCs w:val="24"/>
        </w:rPr>
        <w:t>na humanidade</w:t>
      </w:r>
      <w:r w:rsidR="00AA7E95" w:rsidRPr="00A3036C">
        <w:rPr>
          <w:rFonts w:ascii="Times New Roman" w:hAnsi="Times New Roman" w:cs="Times New Roman"/>
          <w:sz w:val="24"/>
          <w:szCs w:val="24"/>
        </w:rPr>
        <w:t xml:space="preserve">. </w:t>
      </w:r>
      <w:r w:rsidR="002C339A" w:rsidRPr="00A3036C">
        <w:rPr>
          <w:rFonts w:ascii="Times New Roman" w:hAnsi="Times New Roman" w:cs="Times New Roman"/>
          <w:sz w:val="24"/>
          <w:szCs w:val="24"/>
        </w:rPr>
        <w:t>Eletromagnetismo</w:t>
      </w:r>
      <w:r w:rsidR="00FA730F" w:rsidRPr="00A3036C">
        <w:rPr>
          <w:rFonts w:ascii="Times New Roman" w:hAnsi="Times New Roman" w:cs="Times New Roman"/>
          <w:sz w:val="24"/>
          <w:szCs w:val="24"/>
        </w:rPr>
        <w:t xml:space="preserve"> emocional do humano entregue a densidade </w:t>
      </w:r>
      <w:r w:rsidR="00C850CA" w:rsidRPr="00A3036C">
        <w:rPr>
          <w:rFonts w:ascii="Times New Roman" w:hAnsi="Times New Roman" w:cs="Times New Roman"/>
          <w:sz w:val="24"/>
          <w:szCs w:val="24"/>
        </w:rPr>
        <w:t>provocada pela dualidade do Sistema Terra</w:t>
      </w:r>
      <w:r w:rsidR="003C2BC4" w:rsidRPr="00A3036C">
        <w:rPr>
          <w:rFonts w:ascii="Times New Roman" w:hAnsi="Times New Roman" w:cs="Times New Roman"/>
          <w:sz w:val="24"/>
          <w:szCs w:val="24"/>
        </w:rPr>
        <w:t>. Atores</w:t>
      </w:r>
      <w:r w:rsidR="00C166A9" w:rsidRPr="00A3036C">
        <w:rPr>
          <w:rFonts w:ascii="Times New Roman" w:hAnsi="Times New Roman" w:cs="Times New Roman"/>
          <w:sz w:val="24"/>
          <w:szCs w:val="24"/>
        </w:rPr>
        <w:t xml:space="preserve"> e diretores da óper</w:t>
      </w:r>
      <w:r w:rsidR="00267CE2" w:rsidRPr="00A3036C">
        <w:rPr>
          <w:rFonts w:ascii="Times New Roman" w:hAnsi="Times New Roman" w:cs="Times New Roman"/>
          <w:sz w:val="24"/>
          <w:szCs w:val="24"/>
        </w:rPr>
        <w:t xml:space="preserve">a </w:t>
      </w:r>
      <w:r w:rsidR="00931B21" w:rsidRPr="00A3036C">
        <w:rPr>
          <w:rFonts w:ascii="Times New Roman" w:hAnsi="Times New Roman" w:cs="Times New Roman"/>
          <w:sz w:val="24"/>
          <w:szCs w:val="24"/>
        </w:rPr>
        <w:t>soberba</w:t>
      </w:r>
      <w:r w:rsidR="00A34C4B" w:rsidRPr="00A3036C">
        <w:rPr>
          <w:rFonts w:ascii="Times New Roman" w:hAnsi="Times New Roman" w:cs="Times New Roman"/>
          <w:sz w:val="24"/>
          <w:szCs w:val="24"/>
        </w:rPr>
        <w:t xml:space="preserve">, incansáveis, </w:t>
      </w:r>
      <w:r w:rsidR="00725211" w:rsidRPr="00A3036C">
        <w:rPr>
          <w:rFonts w:ascii="Times New Roman" w:hAnsi="Times New Roman" w:cs="Times New Roman"/>
          <w:sz w:val="24"/>
          <w:szCs w:val="24"/>
        </w:rPr>
        <w:t>detalham a operação batizada de “</w:t>
      </w:r>
      <w:r w:rsidR="0060780B" w:rsidRPr="00A3036C">
        <w:rPr>
          <w:rFonts w:ascii="Times New Roman" w:hAnsi="Times New Roman" w:cs="Times New Roman"/>
          <w:sz w:val="24"/>
          <w:szCs w:val="24"/>
        </w:rPr>
        <w:t>O</w:t>
      </w:r>
      <w:r w:rsidR="00443117" w:rsidRPr="00A3036C">
        <w:rPr>
          <w:rFonts w:ascii="Times New Roman" w:hAnsi="Times New Roman" w:cs="Times New Roman"/>
          <w:sz w:val="24"/>
          <w:szCs w:val="24"/>
        </w:rPr>
        <w:t xml:space="preserve"> </w:t>
      </w:r>
      <w:r w:rsidR="0060780B" w:rsidRPr="00A3036C">
        <w:rPr>
          <w:rFonts w:ascii="Times New Roman" w:hAnsi="Times New Roman" w:cs="Times New Roman"/>
          <w:sz w:val="24"/>
          <w:szCs w:val="24"/>
        </w:rPr>
        <w:t>filho</w:t>
      </w:r>
      <w:r w:rsidR="00443117" w:rsidRPr="00A3036C">
        <w:rPr>
          <w:rFonts w:ascii="Times New Roman" w:hAnsi="Times New Roman" w:cs="Times New Roman"/>
          <w:sz w:val="24"/>
          <w:szCs w:val="24"/>
        </w:rPr>
        <w:t xml:space="preserve"> pródigo</w:t>
      </w:r>
      <w:r w:rsidR="0060780B" w:rsidRPr="00A3036C">
        <w:rPr>
          <w:rFonts w:ascii="Times New Roman" w:hAnsi="Times New Roman" w:cs="Times New Roman"/>
          <w:sz w:val="24"/>
          <w:szCs w:val="24"/>
        </w:rPr>
        <w:t xml:space="preserve"> volta ao lar”.</w:t>
      </w:r>
      <w:r w:rsidR="00536A63" w:rsidRPr="00A3036C">
        <w:rPr>
          <w:rFonts w:ascii="Times New Roman" w:hAnsi="Times New Roman" w:cs="Times New Roman"/>
          <w:sz w:val="24"/>
          <w:szCs w:val="24"/>
        </w:rPr>
        <w:t xml:space="preserve"> </w:t>
      </w:r>
      <w:bookmarkStart w:id="29" w:name="_Hlk183169833"/>
      <w:r w:rsidR="004C2D07" w:rsidRPr="00A3036C">
        <w:rPr>
          <w:rFonts w:ascii="Times New Roman" w:hAnsi="Times New Roman" w:cs="Times New Roman"/>
          <w:sz w:val="24"/>
          <w:szCs w:val="24"/>
        </w:rPr>
        <w:t>Jesuíno Deusalino Pereira Nunes, Jesus de Deus</w:t>
      </w:r>
      <w:bookmarkEnd w:id="29"/>
      <w:r w:rsidR="004C2D07" w:rsidRPr="00A3036C">
        <w:rPr>
          <w:rFonts w:ascii="Times New Roman" w:hAnsi="Times New Roman" w:cs="Times New Roman"/>
          <w:sz w:val="24"/>
          <w:szCs w:val="24"/>
        </w:rPr>
        <w:t>, definitivamente, Emmanuel Je</w:t>
      </w:r>
      <w:r w:rsidR="007D49D4" w:rsidRPr="00A3036C">
        <w:rPr>
          <w:rFonts w:ascii="Times New Roman" w:hAnsi="Times New Roman" w:cs="Times New Roman"/>
          <w:sz w:val="24"/>
          <w:szCs w:val="24"/>
        </w:rPr>
        <w:t xml:space="preserve">sus de Deus, </w:t>
      </w:r>
      <w:r w:rsidR="009B376E" w:rsidRPr="00A3036C">
        <w:rPr>
          <w:rFonts w:ascii="Times New Roman" w:hAnsi="Times New Roman" w:cs="Times New Roman"/>
          <w:sz w:val="24"/>
          <w:szCs w:val="24"/>
        </w:rPr>
        <w:t>abordado</w:t>
      </w:r>
      <w:r w:rsidR="00C97869" w:rsidRPr="00A3036C">
        <w:rPr>
          <w:rFonts w:ascii="Times New Roman" w:hAnsi="Times New Roman" w:cs="Times New Roman"/>
          <w:sz w:val="24"/>
          <w:szCs w:val="24"/>
        </w:rPr>
        <w:t xml:space="preserve"> entre os interlocutores</w:t>
      </w:r>
      <w:r w:rsidR="00C454C8" w:rsidRPr="00A3036C">
        <w:rPr>
          <w:rFonts w:ascii="Times New Roman" w:hAnsi="Times New Roman" w:cs="Times New Roman"/>
          <w:sz w:val="24"/>
          <w:szCs w:val="24"/>
        </w:rPr>
        <w:t>, deve ter todos os subsídios para interpretar o seu personagem</w:t>
      </w:r>
      <w:r w:rsidR="00021D10" w:rsidRPr="00A3036C">
        <w:rPr>
          <w:rFonts w:ascii="Times New Roman" w:hAnsi="Times New Roman" w:cs="Times New Roman"/>
          <w:sz w:val="24"/>
          <w:szCs w:val="24"/>
        </w:rPr>
        <w:t xml:space="preserve">. </w:t>
      </w:r>
      <w:r w:rsidR="00162940" w:rsidRPr="00A3036C">
        <w:rPr>
          <w:rFonts w:ascii="Times New Roman" w:hAnsi="Times New Roman" w:cs="Times New Roman"/>
          <w:sz w:val="24"/>
          <w:szCs w:val="24"/>
        </w:rPr>
        <w:t>Denotando</w:t>
      </w:r>
      <w:r w:rsidR="00E71FFB" w:rsidRPr="00A3036C">
        <w:rPr>
          <w:rFonts w:ascii="Times New Roman" w:hAnsi="Times New Roman" w:cs="Times New Roman"/>
          <w:sz w:val="24"/>
          <w:szCs w:val="24"/>
        </w:rPr>
        <w:t xml:space="preserve"> a mentira como verdade absoluta.</w:t>
      </w:r>
      <w:r w:rsidR="00DB5140" w:rsidRPr="00A3036C">
        <w:rPr>
          <w:rFonts w:ascii="Times New Roman" w:hAnsi="Times New Roman" w:cs="Times New Roman"/>
          <w:sz w:val="24"/>
          <w:szCs w:val="24"/>
        </w:rPr>
        <w:t xml:space="preserve"> Afinal de contas, </w:t>
      </w:r>
      <w:r w:rsidR="00DB5140" w:rsidRPr="00A3036C">
        <w:rPr>
          <w:rFonts w:ascii="Times New Roman" w:hAnsi="Times New Roman" w:cs="Times New Roman"/>
          <w:i/>
          <w:iCs/>
          <w:sz w:val="24"/>
          <w:szCs w:val="24"/>
        </w:rPr>
        <w:t>água mole em pedra dura</w:t>
      </w:r>
      <w:r w:rsidR="00EE79B9" w:rsidRPr="00A3036C">
        <w:rPr>
          <w:rFonts w:ascii="Times New Roman" w:hAnsi="Times New Roman" w:cs="Times New Roman"/>
          <w:i/>
          <w:iCs/>
          <w:sz w:val="24"/>
          <w:szCs w:val="24"/>
        </w:rPr>
        <w:t xml:space="preserve"> tanto</w:t>
      </w:r>
      <w:r w:rsidR="00DB5140" w:rsidRPr="00A3036C">
        <w:rPr>
          <w:rFonts w:ascii="Times New Roman" w:hAnsi="Times New Roman" w:cs="Times New Roman"/>
          <w:i/>
          <w:iCs/>
          <w:sz w:val="24"/>
          <w:szCs w:val="24"/>
        </w:rPr>
        <w:t xml:space="preserve"> bate até que fura</w:t>
      </w:r>
      <w:r w:rsidR="00EE79B9" w:rsidRPr="00A3036C">
        <w:rPr>
          <w:rFonts w:ascii="Times New Roman" w:hAnsi="Times New Roman" w:cs="Times New Roman"/>
          <w:sz w:val="24"/>
          <w:szCs w:val="24"/>
        </w:rPr>
        <w:t>.</w:t>
      </w:r>
      <w:r w:rsidR="006D0BA8" w:rsidRPr="00A3036C">
        <w:rPr>
          <w:rFonts w:ascii="Times New Roman" w:hAnsi="Times New Roman" w:cs="Times New Roman"/>
          <w:sz w:val="24"/>
          <w:szCs w:val="24"/>
        </w:rPr>
        <w:t xml:space="preserve"> Verdadeiro exército de </w:t>
      </w:r>
      <w:r w:rsidR="006D0BA8" w:rsidRPr="00A3036C">
        <w:rPr>
          <w:rFonts w:ascii="Times New Roman" w:hAnsi="Times New Roman" w:cs="Times New Roman"/>
          <w:sz w:val="24"/>
          <w:szCs w:val="24"/>
        </w:rPr>
        <w:lastRenderedPageBreak/>
        <w:t>profissionai</w:t>
      </w:r>
      <w:r w:rsidR="00251D4B" w:rsidRPr="00A3036C">
        <w:rPr>
          <w:rFonts w:ascii="Times New Roman" w:hAnsi="Times New Roman" w:cs="Times New Roman"/>
          <w:sz w:val="24"/>
          <w:szCs w:val="24"/>
        </w:rPr>
        <w:t>s evoluídos nas raças dominantes do Sistema Terra</w:t>
      </w:r>
      <w:r w:rsidR="0086367A" w:rsidRPr="00A3036C">
        <w:rPr>
          <w:rFonts w:ascii="Times New Roman" w:hAnsi="Times New Roman" w:cs="Times New Roman"/>
          <w:sz w:val="24"/>
          <w:szCs w:val="24"/>
        </w:rPr>
        <w:t xml:space="preserve"> disp</w:t>
      </w:r>
      <w:r w:rsidR="00726E63" w:rsidRPr="00A3036C">
        <w:rPr>
          <w:rFonts w:ascii="Times New Roman" w:hAnsi="Times New Roman" w:cs="Times New Roman"/>
          <w:sz w:val="24"/>
          <w:szCs w:val="24"/>
        </w:rPr>
        <w:t>onibilizam todas as ferramentas necessárias para form</w:t>
      </w:r>
      <w:r w:rsidR="00F63ABF" w:rsidRPr="00A3036C">
        <w:rPr>
          <w:rFonts w:ascii="Times New Roman" w:hAnsi="Times New Roman" w:cs="Times New Roman"/>
          <w:sz w:val="24"/>
          <w:szCs w:val="24"/>
        </w:rPr>
        <w:t>atação e interpretação</w:t>
      </w:r>
      <w:r w:rsidR="00735744" w:rsidRPr="00A3036C">
        <w:rPr>
          <w:rFonts w:ascii="Times New Roman" w:hAnsi="Times New Roman" w:cs="Times New Roman"/>
          <w:sz w:val="24"/>
          <w:szCs w:val="24"/>
        </w:rPr>
        <w:t xml:space="preserve"> operística de </w:t>
      </w:r>
      <w:bookmarkStart w:id="30" w:name="_Hlk183170402"/>
      <w:r w:rsidR="00735744" w:rsidRPr="00A3036C">
        <w:rPr>
          <w:rFonts w:ascii="Times New Roman" w:hAnsi="Times New Roman" w:cs="Times New Roman"/>
          <w:sz w:val="24"/>
          <w:szCs w:val="24"/>
        </w:rPr>
        <w:t>“O filho pródigo volta ao lar”.</w:t>
      </w:r>
      <w:r w:rsidR="006C3984" w:rsidRPr="00A3036C">
        <w:rPr>
          <w:rFonts w:ascii="Times New Roman" w:hAnsi="Times New Roman" w:cs="Times New Roman"/>
          <w:sz w:val="24"/>
          <w:szCs w:val="24"/>
        </w:rPr>
        <w:t xml:space="preserve"> </w:t>
      </w:r>
      <w:bookmarkEnd w:id="30"/>
      <w:r w:rsidR="004600ED" w:rsidRPr="00A3036C">
        <w:rPr>
          <w:rFonts w:ascii="Times New Roman" w:hAnsi="Times New Roman" w:cs="Times New Roman"/>
          <w:sz w:val="24"/>
          <w:szCs w:val="24"/>
        </w:rPr>
        <w:t>Preparações mental</w:t>
      </w:r>
      <w:r w:rsidR="0028099A" w:rsidRPr="00A3036C">
        <w:rPr>
          <w:rFonts w:ascii="Times New Roman" w:hAnsi="Times New Roman" w:cs="Times New Roman"/>
          <w:sz w:val="24"/>
          <w:szCs w:val="24"/>
        </w:rPr>
        <w:t>,</w:t>
      </w:r>
      <w:r w:rsidR="004600ED" w:rsidRPr="00A3036C">
        <w:rPr>
          <w:rFonts w:ascii="Times New Roman" w:hAnsi="Times New Roman" w:cs="Times New Roman"/>
          <w:sz w:val="24"/>
          <w:szCs w:val="24"/>
        </w:rPr>
        <w:t xml:space="preserve"> físic</w:t>
      </w:r>
      <w:r w:rsidR="0094043F" w:rsidRPr="00A3036C">
        <w:rPr>
          <w:rFonts w:ascii="Times New Roman" w:hAnsi="Times New Roman" w:cs="Times New Roman"/>
          <w:sz w:val="24"/>
          <w:szCs w:val="24"/>
        </w:rPr>
        <w:t>a</w:t>
      </w:r>
      <w:r w:rsidR="0028099A" w:rsidRPr="00A3036C">
        <w:rPr>
          <w:rFonts w:ascii="Times New Roman" w:hAnsi="Times New Roman" w:cs="Times New Roman"/>
          <w:sz w:val="24"/>
          <w:szCs w:val="24"/>
        </w:rPr>
        <w:t xml:space="preserve"> e espiritual</w:t>
      </w:r>
      <w:r w:rsidR="00497F5B" w:rsidRPr="00A3036C">
        <w:rPr>
          <w:rFonts w:ascii="Times New Roman" w:hAnsi="Times New Roman" w:cs="Times New Roman"/>
          <w:sz w:val="24"/>
          <w:szCs w:val="24"/>
        </w:rPr>
        <w:t>, esta praticada</w:t>
      </w:r>
      <w:r w:rsidR="00BD1B58" w:rsidRPr="00A3036C">
        <w:rPr>
          <w:rFonts w:ascii="Times New Roman" w:hAnsi="Times New Roman" w:cs="Times New Roman"/>
          <w:sz w:val="24"/>
          <w:szCs w:val="24"/>
        </w:rPr>
        <w:t xml:space="preserve"> durante toda a sua vida como aluno </w:t>
      </w:r>
      <w:r w:rsidR="003D5C25" w:rsidRPr="00A3036C">
        <w:rPr>
          <w:rFonts w:ascii="Times New Roman" w:hAnsi="Times New Roman" w:cs="Times New Roman"/>
          <w:sz w:val="24"/>
          <w:szCs w:val="24"/>
        </w:rPr>
        <w:t>da ESD — Escola dos Servos de Deus</w:t>
      </w:r>
      <w:r w:rsidR="00740AD2" w:rsidRPr="00A3036C">
        <w:rPr>
          <w:rFonts w:ascii="Times New Roman" w:hAnsi="Times New Roman" w:cs="Times New Roman"/>
          <w:sz w:val="24"/>
          <w:szCs w:val="24"/>
        </w:rPr>
        <w:t>, são, meticulosamente, elaboradas</w:t>
      </w:r>
      <w:r w:rsidR="00BD23A8" w:rsidRPr="00A3036C">
        <w:rPr>
          <w:rFonts w:ascii="Times New Roman" w:hAnsi="Times New Roman" w:cs="Times New Roman"/>
          <w:sz w:val="24"/>
          <w:szCs w:val="24"/>
        </w:rPr>
        <w:t xml:space="preserve"> e conceituadas</w:t>
      </w:r>
      <w:r w:rsidR="00546F3F" w:rsidRPr="00A3036C">
        <w:rPr>
          <w:rFonts w:ascii="Times New Roman" w:hAnsi="Times New Roman" w:cs="Times New Roman"/>
          <w:sz w:val="24"/>
          <w:szCs w:val="24"/>
        </w:rPr>
        <w:t xml:space="preserve"> </w:t>
      </w:r>
      <w:r w:rsidR="006B0553" w:rsidRPr="00A3036C">
        <w:rPr>
          <w:rFonts w:ascii="Times New Roman" w:hAnsi="Times New Roman" w:cs="Times New Roman"/>
          <w:sz w:val="24"/>
          <w:szCs w:val="24"/>
        </w:rPr>
        <w:t xml:space="preserve">de que as aparências </w:t>
      </w:r>
      <w:r w:rsidR="005D27EC" w:rsidRPr="00A3036C">
        <w:rPr>
          <w:rFonts w:ascii="Times New Roman" w:hAnsi="Times New Roman" w:cs="Times New Roman"/>
          <w:sz w:val="24"/>
          <w:szCs w:val="24"/>
        </w:rPr>
        <w:t>não enganam, poi</w:t>
      </w:r>
      <w:r w:rsidR="00D61DF1" w:rsidRPr="00A3036C">
        <w:rPr>
          <w:rFonts w:ascii="Times New Roman" w:hAnsi="Times New Roman" w:cs="Times New Roman"/>
          <w:sz w:val="24"/>
          <w:szCs w:val="24"/>
        </w:rPr>
        <w:t>s testemunhais a tornam verdadeiras.</w:t>
      </w:r>
    </w:p>
    <w:p w14:paraId="4AF24622" w14:textId="3E7D1E21" w:rsidR="00542989" w:rsidRPr="00A3036C" w:rsidRDefault="00722F60" w:rsidP="004C2D07">
      <w:pPr>
        <w:spacing w:after="0"/>
        <w:jc w:val="both"/>
        <w:rPr>
          <w:rFonts w:ascii="Times New Roman" w:hAnsi="Times New Roman" w:cs="Times New Roman"/>
          <w:sz w:val="24"/>
          <w:szCs w:val="24"/>
        </w:rPr>
      </w:pPr>
      <w:r w:rsidRPr="00A3036C">
        <w:rPr>
          <w:rFonts w:ascii="Times New Roman" w:hAnsi="Times New Roman" w:cs="Times New Roman"/>
          <w:sz w:val="24"/>
          <w:szCs w:val="24"/>
        </w:rPr>
        <w:t>Roberto Evaristo de Macedo Soares</w:t>
      </w:r>
      <w:r w:rsidR="00B37D81" w:rsidRPr="00A3036C">
        <w:rPr>
          <w:rFonts w:ascii="Times New Roman" w:hAnsi="Times New Roman" w:cs="Times New Roman"/>
          <w:sz w:val="24"/>
          <w:szCs w:val="24"/>
        </w:rPr>
        <w:t xml:space="preserve"> recepciona ordens </w:t>
      </w:r>
      <w:r w:rsidR="0087151C" w:rsidRPr="00A3036C">
        <w:rPr>
          <w:rFonts w:ascii="Times New Roman" w:hAnsi="Times New Roman" w:cs="Times New Roman"/>
          <w:sz w:val="24"/>
          <w:szCs w:val="24"/>
        </w:rPr>
        <w:t>da cúpula sistêmica d</w:t>
      </w:r>
      <w:r w:rsidR="002920DA" w:rsidRPr="00A3036C">
        <w:rPr>
          <w:rFonts w:ascii="Times New Roman" w:hAnsi="Times New Roman" w:cs="Times New Roman"/>
          <w:sz w:val="24"/>
          <w:szCs w:val="24"/>
        </w:rPr>
        <w:t>a</w:t>
      </w:r>
      <w:r w:rsidR="0087151C" w:rsidRPr="00A3036C">
        <w:rPr>
          <w:rFonts w:ascii="Times New Roman" w:hAnsi="Times New Roman" w:cs="Times New Roman"/>
          <w:sz w:val="24"/>
          <w:szCs w:val="24"/>
        </w:rPr>
        <w:t xml:space="preserve"> Terra</w:t>
      </w:r>
      <w:r w:rsidR="00443117" w:rsidRPr="00A3036C">
        <w:rPr>
          <w:rFonts w:ascii="Times New Roman" w:hAnsi="Times New Roman" w:cs="Times New Roman"/>
          <w:sz w:val="24"/>
          <w:szCs w:val="24"/>
        </w:rPr>
        <w:t xml:space="preserve"> </w:t>
      </w:r>
      <w:r w:rsidR="000866D7" w:rsidRPr="00A3036C">
        <w:rPr>
          <w:rFonts w:ascii="Times New Roman" w:hAnsi="Times New Roman" w:cs="Times New Roman"/>
          <w:sz w:val="24"/>
          <w:szCs w:val="24"/>
        </w:rPr>
        <w:t>e</w:t>
      </w:r>
      <w:r w:rsidR="000F6EEF" w:rsidRPr="00A3036C">
        <w:rPr>
          <w:rFonts w:ascii="Times New Roman" w:hAnsi="Times New Roman" w:cs="Times New Roman"/>
          <w:sz w:val="24"/>
          <w:szCs w:val="24"/>
        </w:rPr>
        <w:t>, imediatamente, ladeado por Jesuíno Deusalino Pereira Nunes, Jesus de Deus</w:t>
      </w:r>
      <w:r w:rsidR="00C2631A" w:rsidRPr="00A3036C">
        <w:rPr>
          <w:rFonts w:ascii="Times New Roman" w:hAnsi="Times New Roman" w:cs="Times New Roman"/>
          <w:sz w:val="24"/>
          <w:szCs w:val="24"/>
        </w:rPr>
        <w:t>, vai ao encontro d</w:t>
      </w:r>
      <w:r w:rsidR="00C365AA" w:rsidRPr="00A3036C">
        <w:rPr>
          <w:rFonts w:ascii="Times New Roman" w:hAnsi="Times New Roman" w:cs="Times New Roman"/>
          <w:sz w:val="24"/>
          <w:szCs w:val="24"/>
        </w:rPr>
        <w:t xml:space="preserve">a milícia </w:t>
      </w:r>
      <w:r w:rsidR="00152AE5" w:rsidRPr="00A3036C">
        <w:rPr>
          <w:rFonts w:ascii="Times New Roman" w:hAnsi="Times New Roman" w:cs="Times New Roman"/>
          <w:sz w:val="24"/>
          <w:szCs w:val="24"/>
        </w:rPr>
        <w:t xml:space="preserve">capacitada para </w:t>
      </w:r>
      <w:r w:rsidR="00665932" w:rsidRPr="00A3036C">
        <w:rPr>
          <w:rFonts w:ascii="Times New Roman" w:hAnsi="Times New Roman" w:cs="Times New Roman"/>
          <w:sz w:val="24"/>
          <w:szCs w:val="24"/>
        </w:rPr>
        <w:t>orientar e ensaiar, exaustivamente até alcançar</w:t>
      </w:r>
      <w:r w:rsidR="002920DA" w:rsidRPr="00A3036C">
        <w:rPr>
          <w:rFonts w:ascii="Times New Roman" w:hAnsi="Times New Roman" w:cs="Times New Roman"/>
          <w:sz w:val="24"/>
          <w:szCs w:val="24"/>
        </w:rPr>
        <w:t>em</w:t>
      </w:r>
      <w:r w:rsidR="00665932" w:rsidRPr="00A3036C">
        <w:rPr>
          <w:rFonts w:ascii="Times New Roman" w:hAnsi="Times New Roman" w:cs="Times New Roman"/>
          <w:sz w:val="24"/>
          <w:szCs w:val="24"/>
        </w:rPr>
        <w:t xml:space="preserve"> a perfeição</w:t>
      </w:r>
      <w:r w:rsidR="00555AAF" w:rsidRPr="00A3036C">
        <w:rPr>
          <w:rFonts w:ascii="Times New Roman" w:hAnsi="Times New Roman" w:cs="Times New Roman"/>
          <w:sz w:val="24"/>
          <w:szCs w:val="24"/>
        </w:rPr>
        <w:t xml:space="preserve"> </w:t>
      </w:r>
      <w:r w:rsidR="005868E6" w:rsidRPr="00A3036C">
        <w:rPr>
          <w:rFonts w:ascii="Times New Roman" w:hAnsi="Times New Roman" w:cs="Times New Roman"/>
          <w:sz w:val="24"/>
          <w:szCs w:val="24"/>
        </w:rPr>
        <w:t>n</w:t>
      </w:r>
      <w:r w:rsidR="00555AAF" w:rsidRPr="00A3036C">
        <w:rPr>
          <w:rFonts w:ascii="Times New Roman" w:hAnsi="Times New Roman" w:cs="Times New Roman"/>
          <w:sz w:val="24"/>
          <w:szCs w:val="24"/>
        </w:rPr>
        <w:t>a</w:t>
      </w:r>
      <w:r w:rsidR="00E559AA" w:rsidRPr="00A3036C">
        <w:rPr>
          <w:rFonts w:ascii="Times New Roman" w:hAnsi="Times New Roman" w:cs="Times New Roman"/>
          <w:sz w:val="24"/>
          <w:szCs w:val="24"/>
        </w:rPr>
        <w:t>s</w:t>
      </w:r>
      <w:r w:rsidR="00555AAF" w:rsidRPr="00A3036C">
        <w:rPr>
          <w:rFonts w:ascii="Times New Roman" w:hAnsi="Times New Roman" w:cs="Times New Roman"/>
          <w:sz w:val="24"/>
          <w:szCs w:val="24"/>
        </w:rPr>
        <w:t xml:space="preserve"> interpretaç</w:t>
      </w:r>
      <w:r w:rsidR="00E559AA" w:rsidRPr="00A3036C">
        <w:rPr>
          <w:rFonts w:ascii="Times New Roman" w:hAnsi="Times New Roman" w:cs="Times New Roman"/>
          <w:sz w:val="24"/>
          <w:szCs w:val="24"/>
        </w:rPr>
        <w:t>ões do primeiro como autoridade</w:t>
      </w:r>
      <w:r w:rsidR="007E3EEE" w:rsidRPr="00A3036C">
        <w:rPr>
          <w:rFonts w:ascii="Times New Roman" w:hAnsi="Times New Roman" w:cs="Times New Roman"/>
          <w:sz w:val="24"/>
          <w:szCs w:val="24"/>
        </w:rPr>
        <w:t xml:space="preserve"> religiosa</w:t>
      </w:r>
      <w:r w:rsidR="00E559AA" w:rsidRPr="00A3036C">
        <w:rPr>
          <w:rFonts w:ascii="Times New Roman" w:hAnsi="Times New Roman" w:cs="Times New Roman"/>
          <w:sz w:val="24"/>
          <w:szCs w:val="24"/>
        </w:rPr>
        <w:t xml:space="preserve"> máxima</w:t>
      </w:r>
      <w:r w:rsidR="00555AAF" w:rsidRPr="00A3036C">
        <w:rPr>
          <w:rFonts w:ascii="Times New Roman" w:hAnsi="Times New Roman" w:cs="Times New Roman"/>
          <w:sz w:val="24"/>
          <w:szCs w:val="24"/>
        </w:rPr>
        <w:t xml:space="preserve"> do</w:t>
      </w:r>
      <w:r w:rsidR="007E3EEE" w:rsidRPr="00A3036C">
        <w:rPr>
          <w:rFonts w:ascii="Times New Roman" w:hAnsi="Times New Roman" w:cs="Times New Roman"/>
          <w:sz w:val="24"/>
          <w:szCs w:val="24"/>
        </w:rPr>
        <w:t xml:space="preserve"> </w:t>
      </w:r>
      <w:r w:rsidR="00144B89" w:rsidRPr="00A3036C">
        <w:rPr>
          <w:rFonts w:ascii="Times New Roman" w:hAnsi="Times New Roman" w:cs="Times New Roman"/>
          <w:sz w:val="24"/>
          <w:szCs w:val="24"/>
        </w:rPr>
        <w:t>astro e o</w:t>
      </w:r>
      <w:r w:rsidR="00555AAF" w:rsidRPr="00A3036C">
        <w:rPr>
          <w:rFonts w:ascii="Times New Roman" w:hAnsi="Times New Roman" w:cs="Times New Roman"/>
          <w:sz w:val="24"/>
          <w:szCs w:val="24"/>
        </w:rPr>
        <w:t xml:space="preserve"> último como Emmanuel Jesus de Deus</w:t>
      </w:r>
      <w:r w:rsidR="00144B89" w:rsidRPr="00A3036C">
        <w:rPr>
          <w:rFonts w:ascii="Times New Roman" w:hAnsi="Times New Roman" w:cs="Times New Roman"/>
          <w:sz w:val="24"/>
          <w:szCs w:val="24"/>
        </w:rPr>
        <w:t>, representando</w:t>
      </w:r>
      <w:r w:rsidR="00E46B11" w:rsidRPr="00A3036C">
        <w:rPr>
          <w:rFonts w:ascii="Times New Roman" w:hAnsi="Times New Roman" w:cs="Times New Roman"/>
          <w:sz w:val="24"/>
          <w:szCs w:val="24"/>
        </w:rPr>
        <w:t xml:space="preserve"> a volta d</w:t>
      </w:r>
      <w:r w:rsidR="009A5E90" w:rsidRPr="00A3036C">
        <w:rPr>
          <w:rFonts w:ascii="Times New Roman" w:hAnsi="Times New Roman" w:cs="Times New Roman"/>
          <w:sz w:val="24"/>
          <w:szCs w:val="24"/>
        </w:rPr>
        <w:t>e Jesus Cristo</w:t>
      </w:r>
      <w:r w:rsidR="00C23704" w:rsidRPr="00A3036C">
        <w:rPr>
          <w:rFonts w:ascii="Times New Roman" w:hAnsi="Times New Roman" w:cs="Times New Roman"/>
          <w:sz w:val="24"/>
          <w:szCs w:val="24"/>
        </w:rPr>
        <w:t xml:space="preserve"> ao planeta</w:t>
      </w:r>
      <w:r w:rsidR="00555AAF" w:rsidRPr="00A3036C">
        <w:rPr>
          <w:rFonts w:ascii="Times New Roman" w:hAnsi="Times New Roman" w:cs="Times New Roman"/>
          <w:sz w:val="24"/>
          <w:szCs w:val="24"/>
        </w:rPr>
        <w:t>.</w:t>
      </w:r>
    </w:p>
    <w:p w14:paraId="782C16D1" w14:textId="77777777" w:rsidR="00A10E1F" w:rsidRPr="00A3036C" w:rsidRDefault="00542989" w:rsidP="004C2D07">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Detalhes </w:t>
      </w:r>
      <w:r w:rsidR="00605106" w:rsidRPr="00A3036C">
        <w:rPr>
          <w:rFonts w:ascii="Times New Roman" w:hAnsi="Times New Roman" w:cs="Times New Roman"/>
          <w:sz w:val="24"/>
          <w:szCs w:val="24"/>
        </w:rPr>
        <w:t>mínimos da concepção</w:t>
      </w:r>
      <w:r w:rsidR="00C2631A" w:rsidRPr="00A3036C">
        <w:rPr>
          <w:rFonts w:ascii="Times New Roman" w:hAnsi="Times New Roman" w:cs="Times New Roman"/>
          <w:sz w:val="24"/>
          <w:szCs w:val="24"/>
        </w:rPr>
        <w:t xml:space="preserve"> </w:t>
      </w:r>
      <w:r w:rsidR="00605106" w:rsidRPr="00A3036C">
        <w:rPr>
          <w:rFonts w:ascii="Times New Roman" w:hAnsi="Times New Roman" w:cs="Times New Roman"/>
          <w:sz w:val="24"/>
          <w:szCs w:val="24"/>
        </w:rPr>
        <w:t xml:space="preserve">elaborada pelos </w:t>
      </w:r>
      <w:r w:rsidR="008745FA" w:rsidRPr="00A3036C">
        <w:rPr>
          <w:rFonts w:ascii="Times New Roman" w:hAnsi="Times New Roman" w:cs="Times New Roman"/>
          <w:i/>
          <w:iCs/>
          <w:sz w:val="24"/>
          <w:szCs w:val="24"/>
        </w:rPr>
        <w:t>malenirus</w:t>
      </w:r>
      <w:r w:rsidR="008745FA" w:rsidRPr="00A3036C">
        <w:rPr>
          <w:rFonts w:ascii="Times New Roman" w:hAnsi="Times New Roman" w:cs="Times New Roman"/>
          <w:sz w:val="24"/>
          <w:szCs w:val="24"/>
        </w:rPr>
        <w:t>,</w:t>
      </w:r>
      <w:r w:rsidR="008745FA" w:rsidRPr="00A3036C">
        <w:rPr>
          <w:rFonts w:ascii="Times New Roman" w:hAnsi="Times New Roman" w:cs="Times New Roman"/>
          <w:i/>
          <w:iCs/>
          <w:sz w:val="24"/>
          <w:szCs w:val="24"/>
        </w:rPr>
        <w:t xml:space="preserve"> reinonaques </w:t>
      </w:r>
      <w:r w:rsidR="008745FA" w:rsidRPr="00A3036C">
        <w:rPr>
          <w:rFonts w:ascii="Times New Roman" w:hAnsi="Times New Roman" w:cs="Times New Roman"/>
          <w:sz w:val="24"/>
          <w:szCs w:val="24"/>
        </w:rPr>
        <w:t xml:space="preserve">e </w:t>
      </w:r>
      <w:r w:rsidR="008745FA" w:rsidRPr="00A3036C">
        <w:rPr>
          <w:rFonts w:ascii="Times New Roman" w:hAnsi="Times New Roman" w:cs="Times New Roman"/>
          <w:i/>
          <w:iCs/>
          <w:sz w:val="24"/>
          <w:szCs w:val="24"/>
        </w:rPr>
        <w:t>dominitilianos</w:t>
      </w:r>
      <w:r w:rsidR="006F0AFD" w:rsidRPr="00A3036C">
        <w:rPr>
          <w:rFonts w:ascii="Times New Roman" w:hAnsi="Times New Roman" w:cs="Times New Roman"/>
          <w:sz w:val="24"/>
          <w:szCs w:val="24"/>
        </w:rPr>
        <w:t xml:space="preserve"> são </w:t>
      </w:r>
      <w:r w:rsidR="00E80257" w:rsidRPr="00A3036C">
        <w:rPr>
          <w:rFonts w:ascii="Times New Roman" w:hAnsi="Times New Roman" w:cs="Times New Roman"/>
          <w:sz w:val="24"/>
          <w:szCs w:val="24"/>
        </w:rPr>
        <w:t>treinados</w:t>
      </w:r>
      <w:r w:rsidR="00125C87" w:rsidRPr="00A3036C">
        <w:rPr>
          <w:rFonts w:ascii="Times New Roman" w:hAnsi="Times New Roman" w:cs="Times New Roman"/>
          <w:sz w:val="24"/>
          <w:szCs w:val="24"/>
        </w:rPr>
        <w:t xml:space="preserve"> para representação de </w:t>
      </w:r>
      <w:bookmarkStart w:id="31" w:name="_Hlk183431963"/>
      <w:r w:rsidR="00125C87" w:rsidRPr="00A3036C">
        <w:rPr>
          <w:rFonts w:ascii="Times New Roman" w:hAnsi="Times New Roman" w:cs="Times New Roman"/>
          <w:sz w:val="24"/>
          <w:szCs w:val="24"/>
        </w:rPr>
        <w:t>“O filho pródigo volta ao lar”.</w:t>
      </w:r>
    </w:p>
    <w:bookmarkEnd w:id="31"/>
    <w:p w14:paraId="09646B9D" w14:textId="77777777" w:rsidR="00A30E81" w:rsidRPr="00A3036C" w:rsidRDefault="00A10E1F" w:rsidP="004C2D07">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 Reinódio, Reinovil e Ilusiodiano</w:t>
      </w:r>
      <w:r w:rsidR="00A41D99" w:rsidRPr="00A3036C">
        <w:rPr>
          <w:rFonts w:ascii="Times New Roman" w:hAnsi="Times New Roman" w:cs="Times New Roman"/>
          <w:sz w:val="24"/>
          <w:szCs w:val="24"/>
        </w:rPr>
        <w:t xml:space="preserve"> </w:t>
      </w:r>
      <w:r w:rsidR="00DD16EA" w:rsidRPr="00A3036C">
        <w:rPr>
          <w:rFonts w:ascii="Times New Roman" w:hAnsi="Times New Roman" w:cs="Times New Roman"/>
          <w:sz w:val="24"/>
          <w:szCs w:val="24"/>
        </w:rPr>
        <w:t>estão cientes de estarem</w:t>
      </w:r>
      <w:r w:rsidR="00451402" w:rsidRPr="00A3036C">
        <w:rPr>
          <w:rFonts w:ascii="Times New Roman" w:hAnsi="Times New Roman" w:cs="Times New Roman"/>
          <w:sz w:val="24"/>
          <w:szCs w:val="24"/>
        </w:rPr>
        <w:t xml:space="preserve"> interferindo no processo evolutivo natural da humanidade escrito pelo SEU</w:t>
      </w:r>
      <w:r w:rsidR="009C2E2B" w:rsidRPr="00A3036C">
        <w:rPr>
          <w:rFonts w:ascii="Times New Roman" w:hAnsi="Times New Roman" w:cs="Times New Roman"/>
          <w:sz w:val="24"/>
          <w:szCs w:val="24"/>
        </w:rPr>
        <w:t xml:space="preserve"> </w:t>
      </w:r>
      <w:r w:rsidR="009B5336" w:rsidRPr="00A3036C">
        <w:rPr>
          <w:rFonts w:ascii="Times New Roman" w:hAnsi="Times New Roman" w:cs="Times New Roman"/>
          <w:sz w:val="24"/>
          <w:szCs w:val="24"/>
        </w:rPr>
        <w:t>com</w:t>
      </w:r>
      <w:r w:rsidR="009C2E2B" w:rsidRPr="00A3036C">
        <w:rPr>
          <w:rFonts w:ascii="Times New Roman" w:hAnsi="Times New Roman" w:cs="Times New Roman"/>
          <w:sz w:val="24"/>
          <w:szCs w:val="24"/>
        </w:rPr>
        <w:t xml:space="preserve"> 170.000 multidimensionais</w:t>
      </w:r>
      <w:r w:rsidR="009B5336" w:rsidRPr="00A3036C">
        <w:rPr>
          <w:rFonts w:ascii="Times New Roman" w:hAnsi="Times New Roman" w:cs="Times New Roman"/>
          <w:sz w:val="24"/>
          <w:szCs w:val="24"/>
        </w:rPr>
        <w:t xml:space="preserve">, aptos, a protagonizarem e </w:t>
      </w:r>
      <w:r w:rsidR="00D52C1C" w:rsidRPr="00A3036C">
        <w:rPr>
          <w:rFonts w:ascii="Times New Roman" w:hAnsi="Times New Roman" w:cs="Times New Roman"/>
          <w:sz w:val="24"/>
          <w:szCs w:val="24"/>
        </w:rPr>
        <w:t>estimularem o despertar em massa da humanidade</w:t>
      </w:r>
      <w:r w:rsidR="00A87D04" w:rsidRPr="00A3036C">
        <w:rPr>
          <w:rFonts w:ascii="Times New Roman" w:hAnsi="Times New Roman" w:cs="Times New Roman"/>
          <w:sz w:val="24"/>
          <w:szCs w:val="24"/>
        </w:rPr>
        <w:t>.</w:t>
      </w:r>
      <w:r w:rsidR="00E2667F" w:rsidRPr="00A3036C">
        <w:rPr>
          <w:rFonts w:ascii="Times New Roman" w:hAnsi="Times New Roman" w:cs="Times New Roman"/>
          <w:sz w:val="24"/>
          <w:szCs w:val="24"/>
        </w:rPr>
        <w:t xml:space="preserve"> </w:t>
      </w:r>
      <w:r w:rsidR="00C26D05" w:rsidRPr="00A3036C">
        <w:rPr>
          <w:rFonts w:ascii="Times New Roman" w:hAnsi="Times New Roman" w:cs="Times New Roman"/>
          <w:sz w:val="24"/>
          <w:szCs w:val="24"/>
        </w:rPr>
        <w:t xml:space="preserve">Objetivo </w:t>
      </w:r>
      <w:r w:rsidR="00194FBE" w:rsidRPr="00A3036C">
        <w:rPr>
          <w:rFonts w:ascii="Times New Roman" w:hAnsi="Times New Roman" w:cs="Times New Roman"/>
          <w:sz w:val="24"/>
          <w:szCs w:val="24"/>
        </w:rPr>
        <w:t xml:space="preserve">é </w:t>
      </w:r>
      <w:r w:rsidR="004E2CC6" w:rsidRPr="00A3036C">
        <w:rPr>
          <w:rFonts w:ascii="Times New Roman" w:hAnsi="Times New Roman" w:cs="Times New Roman"/>
          <w:sz w:val="24"/>
          <w:szCs w:val="24"/>
        </w:rPr>
        <w:t>desmantela</w:t>
      </w:r>
      <w:r w:rsidR="00C26D05" w:rsidRPr="00A3036C">
        <w:rPr>
          <w:rFonts w:ascii="Times New Roman" w:hAnsi="Times New Roman" w:cs="Times New Roman"/>
          <w:sz w:val="24"/>
          <w:szCs w:val="24"/>
        </w:rPr>
        <w:t>r</w:t>
      </w:r>
      <w:r w:rsidR="00D14DEB" w:rsidRPr="00A3036C">
        <w:rPr>
          <w:rFonts w:ascii="Times New Roman" w:hAnsi="Times New Roman" w:cs="Times New Roman"/>
          <w:sz w:val="24"/>
          <w:szCs w:val="24"/>
        </w:rPr>
        <w:t xml:space="preserve"> a dominação escravocrata, por eles imposta e gerenciada </w:t>
      </w:r>
      <w:r w:rsidR="00827A97" w:rsidRPr="00A3036C">
        <w:rPr>
          <w:rFonts w:ascii="Times New Roman" w:hAnsi="Times New Roman" w:cs="Times New Roman"/>
          <w:sz w:val="24"/>
          <w:szCs w:val="24"/>
        </w:rPr>
        <w:t>p</w:t>
      </w:r>
      <w:r w:rsidR="00D17813" w:rsidRPr="00A3036C">
        <w:rPr>
          <w:rFonts w:ascii="Times New Roman" w:hAnsi="Times New Roman" w:cs="Times New Roman"/>
          <w:sz w:val="24"/>
          <w:szCs w:val="24"/>
        </w:rPr>
        <w:t>elas</w:t>
      </w:r>
      <w:r w:rsidR="00827A97" w:rsidRPr="00A3036C">
        <w:rPr>
          <w:rFonts w:ascii="Times New Roman" w:hAnsi="Times New Roman" w:cs="Times New Roman"/>
          <w:sz w:val="24"/>
          <w:szCs w:val="24"/>
        </w:rPr>
        <w:t xml:space="preserve"> </w:t>
      </w:r>
      <w:r w:rsidR="00827A97" w:rsidRPr="00A3036C">
        <w:rPr>
          <w:rFonts w:ascii="Times New Roman" w:hAnsi="Times New Roman" w:cs="Times New Roman"/>
          <w:i/>
          <w:iCs/>
          <w:sz w:val="24"/>
          <w:szCs w:val="24"/>
        </w:rPr>
        <w:t>mãos de ferro</w:t>
      </w:r>
      <w:r w:rsidR="00A84DBC" w:rsidRPr="00A3036C">
        <w:rPr>
          <w:rFonts w:ascii="Times New Roman" w:hAnsi="Times New Roman" w:cs="Times New Roman"/>
          <w:sz w:val="24"/>
          <w:szCs w:val="24"/>
        </w:rPr>
        <w:t xml:space="preserve"> </w:t>
      </w:r>
      <w:r w:rsidR="00D17813" w:rsidRPr="00A3036C">
        <w:rPr>
          <w:rFonts w:ascii="Times New Roman" w:hAnsi="Times New Roman" w:cs="Times New Roman"/>
          <w:sz w:val="24"/>
          <w:szCs w:val="24"/>
        </w:rPr>
        <w:t>de</w:t>
      </w:r>
      <w:r w:rsidR="00A84DBC" w:rsidRPr="00A3036C">
        <w:rPr>
          <w:rFonts w:ascii="Times New Roman" w:hAnsi="Times New Roman" w:cs="Times New Roman"/>
          <w:sz w:val="24"/>
          <w:szCs w:val="24"/>
        </w:rPr>
        <w:t xml:space="preserve"> terrícolas híbridos</w:t>
      </w:r>
      <w:r w:rsidR="00451402" w:rsidRPr="00A3036C">
        <w:rPr>
          <w:rFonts w:ascii="Times New Roman" w:hAnsi="Times New Roman" w:cs="Times New Roman"/>
          <w:sz w:val="24"/>
          <w:szCs w:val="24"/>
        </w:rPr>
        <w:t xml:space="preserve"> </w:t>
      </w:r>
      <w:r w:rsidR="00DD43CF" w:rsidRPr="00A3036C">
        <w:rPr>
          <w:rFonts w:ascii="Times New Roman" w:hAnsi="Times New Roman" w:cs="Times New Roman"/>
          <w:sz w:val="24"/>
          <w:szCs w:val="24"/>
        </w:rPr>
        <w:t>moldados para atenderem todas as expectativas do Sistema terra.</w:t>
      </w:r>
      <w:r w:rsidR="00A271A3" w:rsidRPr="00A3036C">
        <w:rPr>
          <w:rFonts w:ascii="Times New Roman" w:hAnsi="Times New Roman" w:cs="Times New Roman"/>
          <w:sz w:val="24"/>
          <w:szCs w:val="24"/>
        </w:rPr>
        <w:t xml:space="preserve"> </w:t>
      </w:r>
      <w:r w:rsidR="00784A16" w:rsidRPr="00A3036C">
        <w:rPr>
          <w:rFonts w:ascii="Times New Roman" w:hAnsi="Times New Roman" w:cs="Times New Roman"/>
          <w:sz w:val="24"/>
          <w:szCs w:val="24"/>
        </w:rPr>
        <w:t xml:space="preserve">Má utilização do livre arbítrio </w:t>
      </w:r>
      <w:r w:rsidR="005F479C" w:rsidRPr="00A3036C">
        <w:rPr>
          <w:rFonts w:ascii="Times New Roman" w:hAnsi="Times New Roman" w:cs="Times New Roman"/>
          <w:sz w:val="24"/>
          <w:szCs w:val="24"/>
        </w:rPr>
        <w:t>humano favorece</w:t>
      </w:r>
      <w:r w:rsidR="00DC35E7" w:rsidRPr="00A3036C">
        <w:rPr>
          <w:rFonts w:ascii="Times New Roman" w:hAnsi="Times New Roman" w:cs="Times New Roman"/>
          <w:sz w:val="24"/>
          <w:szCs w:val="24"/>
        </w:rPr>
        <w:t xml:space="preserve"> aos colonizadores</w:t>
      </w:r>
      <w:r w:rsidR="006B1AE7" w:rsidRPr="00A3036C">
        <w:rPr>
          <w:rFonts w:ascii="Times New Roman" w:hAnsi="Times New Roman" w:cs="Times New Roman"/>
          <w:sz w:val="24"/>
          <w:szCs w:val="24"/>
        </w:rPr>
        <w:t>, prontos para manterem, s</w:t>
      </w:r>
      <w:r w:rsidR="00DF058A" w:rsidRPr="00A3036C">
        <w:rPr>
          <w:rFonts w:ascii="Times New Roman" w:hAnsi="Times New Roman" w:cs="Times New Roman"/>
          <w:sz w:val="24"/>
          <w:szCs w:val="24"/>
        </w:rPr>
        <w:t>e a humanidade permitir, estados vibracionai</w:t>
      </w:r>
      <w:r w:rsidR="00DB013C" w:rsidRPr="00A3036C">
        <w:rPr>
          <w:rFonts w:ascii="Times New Roman" w:hAnsi="Times New Roman" w:cs="Times New Roman"/>
          <w:sz w:val="24"/>
          <w:szCs w:val="24"/>
        </w:rPr>
        <w:t>s</w:t>
      </w:r>
      <w:r w:rsidR="00DC30C6" w:rsidRPr="00A3036C">
        <w:rPr>
          <w:rFonts w:ascii="Times New Roman" w:hAnsi="Times New Roman" w:cs="Times New Roman"/>
          <w:sz w:val="24"/>
          <w:szCs w:val="24"/>
        </w:rPr>
        <w:t>,</w:t>
      </w:r>
      <w:r w:rsidR="00DB013C" w:rsidRPr="00A3036C">
        <w:rPr>
          <w:rFonts w:ascii="Times New Roman" w:hAnsi="Times New Roman" w:cs="Times New Roman"/>
          <w:sz w:val="24"/>
          <w:szCs w:val="24"/>
        </w:rPr>
        <w:t xml:space="preserve"> minimizados</w:t>
      </w:r>
      <w:r w:rsidR="00441E53" w:rsidRPr="00A3036C">
        <w:rPr>
          <w:rFonts w:ascii="Times New Roman" w:hAnsi="Times New Roman" w:cs="Times New Roman"/>
          <w:sz w:val="24"/>
          <w:szCs w:val="24"/>
        </w:rPr>
        <w:t>,</w:t>
      </w:r>
      <w:r w:rsidR="00CB68CC" w:rsidRPr="00A3036C">
        <w:rPr>
          <w:rFonts w:ascii="Times New Roman" w:hAnsi="Times New Roman" w:cs="Times New Roman"/>
          <w:sz w:val="24"/>
          <w:szCs w:val="24"/>
        </w:rPr>
        <w:t xml:space="preserve"> determinante</w:t>
      </w:r>
      <w:r w:rsidR="00B31AC9" w:rsidRPr="00A3036C">
        <w:rPr>
          <w:rFonts w:ascii="Times New Roman" w:hAnsi="Times New Roman" w:cs="Times New Roman"/>
          <w:sz w:val="24"/>
          <w:szCs w:val="24"/>
        </w:rPr>
        <w:t>s</w:t>
      </w:r>
      <w:r w:rsidR="00CB68CC" w:rsidRPr="00A3036C">
        <w:rPr>
          <w:rFonts w:ascii="Times New Roman" w:hAnsi="Times New Roman" w:cs="Times New Roman"/>
          <w:sz w:val="24"/>
          <w:szCs w:val="24"/>
        </w:rPr>
        <w:t xml:space="preserve"> para definir</w:t>
      </w:r>
      <w:r w:rsidR="00DC30C6" w:rsidRPr="00A3036C">
        <w:rPr>
          <w:rFonts w:ascii="Times New Roman" w:hAnsi="Times New Roman" w:cs="Times New Roman"/>
          <w:sz w:val="24"/>
          <w:szCs w:val="24"/>
        </w:rPr>
        <w:t>em</w:t>
      </w:r>
      <w:r w:rsidR="00CB68CC" w:rsidRPr="00A3036C">
        <w:rPr>
          <w:rFonts w:ascii="Times New Roman" w:hAnsi="Times New Roman" w:cs="Times New Roman"/>
          <w:sz w:val="24"/>
          <w:szCs w:val="24"/>
        </w:rPr>
        <w:t xml:space="preserve"> vitoriosos</w:t>
      </w:r>
      <w:r w:rsidR="00AB124F" w:rsidRPr="00A3036C">
        <w:rPr>
          <w:rFonts w:ascii="Times New Roman" w:hAnsi="Times New Roman" w:cs="Times New Roman"/>
          <w:sz w:val="24"/>
          <w:szCs w:val="24"/>
        </w:rPr>
        <w:t xml:space="preserve"> e vencidos</w:t>
      </w:r>
      <w:r w:rsidR="00443067" w:rsidRPr="00A3036C">
        <w:rPr>
          <w:rFonts w:ascii="Times New Roman" w:hAnsi="Times New Roman" w:cs="Times New Roman"/>
          <w:sz w:val="24"/>
          <w:szCs w:val="24"/>
        </w:rPr>
        <w:t xml:space="preserve"> desta guerra filosófica</w:t>
      </w:r>
      <w:r w:rsidR="00441E53" w:rsidRPr="00A3036C">
        <w:rPr>
          <w:rFonts w:ascii="Times New Roman" w:hAnsi="Times New Roman" w:cs="Times New Roman"/>
          <w:sz w:val="24"/>
          <w:szCs w:val="24"/>
        </w:rPr>
        <w:t>.</w:t>
      </w:r>
      <w:r w:rsidR="00CF44C5" w:rsidRPr="00A3036C">
        <w:rPr>
          <w:rFonts w:ascii="Times New Roman" w:hAnsi="Times New Roman" w:cs="Times New Roman"/>
          <w:sz w:val="24"/>
          <w:szCs w:val="24"/>
        </w:rPr>
        <w:t xml:space="preserve"> Humanos, multidimensionais, planetário</w:t>
      </w:r>
      <w:r w:rsidR="00032939" w:rsidRPr="00A3036C">
        <w:rPr>
          <w:rFonts w:ascii="Times New Roman" w:hAnsi="Times New Roman" w:cs="Times New Roman"/>
          <w:sz w:val="24"/>
          <w:szCs w:val="24"/>
        </w:rPr>
        <w:t>s</w:t>
      </w:r>
      <w:r w:rsidR="00A724B6" w:rsidRPr="00A3036C">
        <w:rPr>
          <w:rFonts w:ascii="Times New Roman" w:hAnsi="Times New Roman" w:cs="Times New Roman"/>
          <w:sz w:val="24"/>
          <w:szCs w:val="24"/>
        </w:rPr>
        <w:t xml:space="preserve"> e</w:t>
      </w:r>
      <w:r w:rsidR="00032939" w:rsidRPr="00A3036C">
        <w:rPr>
          <w:rFonts w:ascii="Times New Roman" w:hAnsi="Times New Roman" w:cs="Times New Roman"/>
          <w:sz w:val="24"/>
          <w:szCs w:val="24"/>
        </w:rPr>
        <w:t xml:space="preserve"> raças universais</w:t>
      </w:r>
      <w:r w:rsidR="00A724B6" w:rsidRPr="00A3036C">
        <w:rPr>
          <w:rFonts w:ascii="Times New Roman" w:hAnsi="Times New Roman" w:cs="Times New Roman"/>
          <w:sz w:val="24"/>
          <w:szCs w:val="24"/>
        </w:rPr>
        <w:t xml:space="preserve"> submissas ao SEU </w:t>
      </w:r>
      <w:r w:rsidR="002F34F0" w:rsidRPr="00A3036C">
        <w:rPr>
          <w:rFonts w:ascii="Times New Roman" w:hAnsi="Times New Roman" w:cs="Times New Roman"/>
          <w:sz w:val="24"/>
          <w:szCs w:val="24"/>
        </w:rPr>
        <w:t xml:space="preserve">evoluirão ao </w:t>
      </w:r>
      <w:r w:rsidR="002F34F0" w:rsidRPr="00A3036C">
        <w:rPr>
          <w:rFonts w:ascii="Times New Roman" w:hAnsi="Times New Roman" w:cs="Times New Roman"/>
          <w:i/>
          <w:iCs/>
          <w:sz w:val="24"/>
          <w:szCs w:val="24"/>
        </w:rPr>
        <w:t xml:space="preserve">quinto plano </w:t>
      </w:r>
      <w:r w:rsidR="002F34F0" w:rsidRPr="00A3036C">
        <w:rPr>
          <w:rFonts w:ascii="Times New Roman" w:hAnsi="Times New Roman" w:cs="Times New Roman"/>
          <w:i/>
          <w:iCs/>
          <w:sz w:val="24"/>
          <w:szCs w:val="24"/>
        </w:rPr>
        <w:lastRenderedPageBreak/>
        <w:t xml:space="preserve">terráqueo </w:t>
      </w:r>
      <w:r w:rsidR="00A724B6" w:rsidRPr="00A3036C">
        <w:rPr>
          <w:rFonts w:ascii="Times New Roman" w:hAnsi="Times New Roman" w:cs="Times New Roman"/>
          <w:sz w:val="24"/>
          <w:szCs w:val="24"/>
        </w:rPr>
        <w:t xml:space="preserve">ou </w:t>
      </w:r>
      <w:r w:rsidR="008D5252" w:rsidRPr="00A3036C">
        <w:rPr>
          <w:rFonts w:ascii="Times New Roman" w:hAnsi="Times New Roman" w:cs="Times New Roman"/>
          <w:i/>
          <w:iCs/>
          <w:sz w:val="24"/>
          <w:szCs w:val="24"/>
        </w:rPr>
        <w:t>malenirus</w:t>
      </w:r>
      <w:r w:rsidR="008D5252" w:rsidRPr="00A3036C">
        <w:rPr>
          <w:rFonts w:ascii="Times New Roman" w:hAnsi="Times New Roman" w:cs="Times New Roman"/>
          <w:sz w:val="24"/>
          <w:szCs w:val="24"/>
        </w:rPr>
        <w:t>,</w:t>
      </w:r>
      <w:r w:rsidR="008D5252" w:rsidRPr="00A3036C">
        <w:rPr>
          <w:rFonts w:ascii="Times New Roman" w:hAnsi="Times New Roman" w:cs="Times New Roman"/>
          <w:i/>
          <w:iCs/>
          <w:sz w:val="24"/>
          <w:szCs w:val="24"/>
        </w:rPr>
        <w:t xml:space="preserve"> reinonaques </w:t>
      </w:r>
      <w:r w:rsidR="008D5252" w:rsidRPr="00A3036C">
        <w:rPr>
          <w:rFonts w:ascii="Times New Roman" w:hAnsi="Times New Roman" w:cs="Times New Roman"/>
          <w:sz w:val="24"/>
          <w:szCs w:val="24"/>
        </w:rPr>
        <w:t xml:space="preserve">e </w:t>
      </w:r>
      <w:r w:rsidR="008D5252" w:rsidRPr="00A3036C">
        <w:rPr>
          <w:rFonts w:ascii="Times New Roman" w:hAnsi="Times New Roman" w:cs="Times New Roman"/>
          <w:i/>
          <w:iCs/>
          <w:sz w:val="24"/>
          <w:szCs w:val="24"/>
        </w:rPr>
        <w:t xml:space="preserve">dominitilianos </w:t>
      </w:r>
      <w:r w:rsidR="00613981" w:rsidRPr="00A3036C">
        <w:rPr>
          <w:rFonts w:ascii="Times New Roman" w:hAnsi="Times New Roman" w:cs="Times New Roman"/>
          <w:sz w:val="24"/>
          <w:szCs w:val="24"/>
        </w:rPr>
        <w:t xml:space="preserve">permanecerão dominando e aprisionando </w:t>
      </w:r>
      <w:r w:rsidR="008F498A" w:rsidRPr="00A3036C">
        <w:rPr>
          <w:rFonts w:ascii="Times New Roman" w:hAnsi="Times New Roman" w:cs="Times New Roman"/>
          <w:sz w:val="24"/>
          <w:szCs w:val="24"/>
        </w:rPr>
        <w:t xml:space="preserve">a humanidade na chamada, popularmente, </w:t>
      </w:r>
      <w:r w:rsidR="007A41D6" w:rsidRPr="00A3036C">
        <w:rPr>
          <w:rFonts w:ascii="Times New Roman" w:hAnsi="Times New Roman" w:cs="Times New Roman"/>
          <w:sz w:val="24"/>
          <w:szCs w:val="24"/>
        </w:rPr>
        <w:t xml:space="preserve">terceira dimensão, </w:t>
      </w:r>
      <w:r w:rsidR="00A30E81" w:rsidRPr="00A3036C">
        <w:rPr>
          <w:rFonts w:ascii="Times New Roman" w:hAnsi="Times New Roman" w:cs="Times New Roman"/>
          <w:sz w:val="24"/>
          <w:szCs w:val="24"/>
        </w:rPr>
        <w:t>genuinamente</w:t>
      </w:r>
      <w:r w:rsidR="007A41D6" w:rsidRPr="00A3036C">
        <w:rPr>
          <w:rFonts w:ascii="Times New Roman" w:hAnsi="Times New Roman" w:cs="Times New Roman"/>
          <w:sz w:val="24"/>
          <w:szCs w:val="24"/>
        </w:rPr>
        <w:t xml:space="preserve">, </w:t>
      </w:r>
      <w:r w:rsidR="007A41D6" w:rsidRPr="00A3036C">
        <w:rPr>
          <w:rFonts w:ascii="Times New Roman" w:hAnsi="Times New Roman" w:cs="Times New Roman"/>
          <w:i/>
          <w:iCs/>
          <w:sz w:val="24"/>
          <w:szCs w:val="24"/>
        </w:rPr>
        <w:t>primeiro</w:t>
      </w:r>
      <w:r w:rsidR="007A41D6" w:rsidRPr="00A3036C">
        <w:rPr>
          <w:rFonts w:ascii="Times New Roman" w:hAnsi="Times New Roman" w:cs="Times New Roman"/>
          <w:sz w:val="24"/>
          <w:szCs w:val="24"/>
        </w:rPr>
        <w:t xml:space="preserve">, </w:t>
      </w:r>
      <w:r w:rsidR="007A41D6" w:rsidRPr="00A3036C">
        <w:rPr>
          <w:rFonts w:ascii="Times New Roman" w:hAnsi="Times New Roman" w:cs="Times New Roman"/>
          <w:i/>
          <w:iCs/>
          <w:sz w:val="24"/>
          <w:szCs w:val="24"/>
        </w:rPr>
        <w:t xml:space="preserve">segundo </w:t>
      </w:r>
      <w:r w:rsidR="007A41D6" w:rsidRPr="00A3036C">
        <w:rPr>
          <w:rFonts w:ascii="Times New Roman" w:hAnsi="Times New Roman" w:cs="Times New Roman"/>
          <w:sz w:val="24"/>
          <w:szCs w:val="24"/>
        </w:rPr>
        <w:t xml:space="preserve">e </w:t>
      </w:r>
      <w:r w:rsidR="007A41D6" w:rsidRPr="00A3036C">
        <w:rPr>
          <w:rFonts w:ascii="Times New Roman" w:hAnsi="Times New Roman" w:cs="Times New Roman"/>
          <w:i/>
          <w:iCs/>
          <w:sz w:val="24"/>
          <w:szCs w:val="24"/>
        </w:rPr>
        <w:t>terceiro planos terráqueos</w:t>
      </w:r>
      <w:r w:rsidR="00CA6F08" w:rsidRPr="00A3036C">
        <w:rPr>
          <w:rFonts w:ascii="Times New Roman" w:hAnsi="Times New Roman" w:cs="Times New Roman"/>
          <w:sz w:val="24"/>
          <w:szCs w:val="24"/>
        </w:rPr>
        <w:t>.</w:t>
      </w:r>
      <w:r w:rsidR="004C2D07" w:rsidRPr="00A3036C">
        <w:rPr>
          <w:rFonts w:ascii="Times New Roman" w:hAnsi="Times New Roman" w:cs="Times New Roman"/>
          <w:sz w:val="24"/>
          <w:szCs w:val="24"/>
        </w:rPr>
        <w:tab/>
      </w:r>
    </w:p>
    <w:p w14:paraId="2ADA4298" w14:textId="77777777" w:rsidR="004C67DA" w:rsidRPr="00A3036C" w:rsidRDefault="00ED114B" w:rsidP="004C2D07">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Pauta evolui </w:t>
      </w:r>
      <w:r w:rsidR="002A35BD" w:rsidRPr="00A3036C">
        <w:rPr>
          <w:rFonts w:ascii="Times New Roman" w:hAnsi="Times New Roman" w:cs="Times New Roman"/>
          <w:sz w:val="24"/>
          <w:szCs w:val="24"/>
        </w:rPr>
        <w:t>para estratégia de neutralizar</w:t>
      </w:r>
      <w:r w:rsidR="00D43F34" w:rsidRPr="00A3036C">
        <w:rPr>
          <w:rFonts w:ascii="Times New Roman" w:hAnsi="Times New Roman" w:cs="Times New Roman"/>
          <w:sz w:val="24"/>
          <w:szCs w:val="24"/>
        </w:rPr>
        <w:t xml:space="preserve"> a crônica “Papo Reto”</w:t>
      </w:r>
      <w:r w:rsidR="00FB6117" w:rsidRPr="00A3036C">
        <w:rPr>
          <w:rFonts w:ascii="Times New Roman" w:hAnsi="Times New Roman" w:cs="Times New Roman"/>
          <w:sz w:val="24"/>
          <w:szCs w:val="24"/>
        </w:rPr>
        <w:t xml:space="preserve">, </w:t>
      </w:r>
      <w:r w:rsidR="0044220B" w:rsidRPr="00A3036C">
        <w:rPr>
          <w:rFonts w:ascii="Times New Roman" w:hAnsi="Times New Roman" w:cs="Times New Roman"/>
          <w:sz w:val="24"/>
          <w:szCs w:val="24"/>
        </w:rPr>
        <w:t>agente</w:t>
      </w:r>
      <w:r w:rsidR="00DF08E0" w:rsidRPr="00A3036C">
        <w:rPr>
          <w:rFonts w:ascii="Times New Roman" w:hAnsi="Times New Roman" w:cs="Times New Roman"/>
          <w:sz w:val="24"/>
          <w:szCs w:val="24"/>
        </w:rPr>
        <w:t xml:space="preserve"> do despertar em massa da humanidade</w:t>
      </w:r>
      <w:r w:rsidR="004C67DA" w:rsidRPr="00A3036C">
        <w:rPr>
          <w:rFonts w:ascii="Times New Roman" w:hAnsi="Times New Roman" w:cs="Times New Roman"/>
          <w:sz w:val="24"/>
          <w:szCs w:val="24"/>
        </w:rPr>
        <w:t xml:space="preserve">. </w:t>
      </w:r>
    </w:p>
    <w:p w14:paraId="45DD7D1E" w14:textId="77777777" w:rsidR="004C67DA" w:rsidRPr="00A3036C" w:rsidRDefault="004C67DA" w:rsidP="004C2D07">
      <w:pPr>
        <w:spacing w:after="0"/>
        <w:jc w:val="both"/>
        <w:rPr>
          <w:rFonts w:ascii="Times New Roman" w:hAnsi="Times New Roman" w:cs="Times New Roman"/>
          <w:sz w:val="24"/>
          <w:szCs w:val="24"/>
        </w:rPr>
      </w:pPr>
    </w:p>
    <w:p w14:paraId="61479A99" w14:textId="77777777" w:rsidR="00DC6127" w:rsidRPr="00A3036C" w:rsidRDefault="001F0C2C" w:rsidP="004C2D07">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90578" w:rsidRPr="00A3036C">
        <w:rPr>
          <w:rFonts w:ascii="Times New Roman" w:hAnsi="Times New Roman" w:cs="Times New Roman"/>
          <w:sz w:val="24"/>
          <w:szCs w:val="24"/>
        </w:rPr>
        <w:t>O que está acontecendo? O sistema que detecta</w:t>
      </w:r>
      <w:r w:rsidR="00B0055D" w:rsidRPr="00A3036C">
        <w:rPr>
          <w:rFonts w:ascii="Times New Roman" w:hAnsi="Times New Roman" w:cs="Times New Roman"/>
          <w:sz w:val="24"/>
          <w:szCs w:val="24"/>
        </w:rPr>
        <w:t>ra</w:t>
      </w:r>
      <w:r w:rsidR="00C90578" w:rsidRPr="00A3036C">
        <w:rPr>
          <w:rFonts w:ascii="Times New Roman" w:hAnsi="Times New Roman" w:cs="Times New Roman"/>
          <w:sz w:val="24"/>
          <w:szCs w:val="24"/>
        </w:rPr>
        <w:t xml:space="preserve"> e derruba</w:t>
      </w:r>
      <w:r w:rsidR="00B0055D" w:rsidRPr="00A3036C">
        <w:rPr>
          <w:rFonts w:ascii="Times New Roman" w:hAnsi="Times New Roman" w:cs="Times New Roman"/>
          <w:sz w:val="24"/>
          <w:szCs w:val="24"/>
        </w:rPr>
        <w:t xml:space="preserve">ra a crônica “Papo Reto” </w:t>
      </w:r>
      <w:r w:rsidR="009F0ED7" w:rsidRPr="00A3036C">
        <w:rPr>
          <w:rFonts w:ascii="Times New Roman" w:hAnsi="Times New Roman" w:cs="Times New Roman"/>
          <w:sz w:val="24"/>
          <w:szCs w:val="24"/>
        </w:rPr>
        <w:t>está obsoleto ― Algozlenirus reclama ―</w:t>
      </w:r>
      <w:r w:rsidR="00C90578" w:rsidRPr="00A3036C">
        <w:rPr>
          <w:rFonts w:ascii="Times New Roman" w:hAnsi="Times New Roman" w:cs="Times New Roman"/>
          <w:sz w:val="24"/>
          <w:szCs w:val="24"/>
        </w:rPr>
        <w:t xml:space="preserve"> </w:t>
      </w:r>
      <w:r w:rsidR="00720A78" w:rsidRPr="00A3036C">
        <w:rPr>
          <w:rFonts w:ascii="Times New Roman" w:hAnsi="Times New Roman" w:cs="Times New Roman"/>
          <w:sz w:val="24"/>
          <w:szCs w:val="24"/>
        </w:rPr>
        <w:t>Antes</w:t>
      </w:r>
      <w:r w:rsidR="00F873ED" w:rsidRPr="00A3036C">
        <w:rPr>
          <w:rFonts w:ascii="Times New Roman" w:hAnsi="Times New Roman" w:cs="Times New Roman"/>
          <w:sz w:val="24"/>
          <w:szCs w:val="24"/>
        </w:rPr>
        <w:t xml:space="preserve">, </w:t>
      </w:r>
      <w:r w:rsidR="008D2C21" w:rsidRPr="00A3036C">
        <w:rPr>
          <w:rFonts w:ascii="Times New Roman" w:hAnsi="Times New Roman" w:cs="Times New Roman"/>
          <w:sz w:val="24"/>
          <w:szCs w:val="24"/>
        </w:rPr>
        <w:t>reconhecida</w:t>
      </w:r>
      <w:r w:rsidR="00CB1396" w:rsidRPr="00A3036C">
        <w:rPr>
          <w:rFonts w:ascii="Times New Roman" w:hAnsi="Times New Roman" w:cs="Times New Roman"/>
          <w:sz w:val="24"/>
          <w:szCs w:val="24"/>
        </w:rPr>
        <w:t>, tornara-se lixo</w:t>
      </w:r>
      <w:r w:rsidR="001F1C49" w:rsidRPr="00A3036C">
        <w:rPr>
          <w:rFonts w:ascii="Times New Roman" w:hAnsi="Times New Roman" w:cs="Times New Roman"/>
          <w:sz w:val="24"/>
          <w:szCs w:val="24"/>
        </w:rPr>
        <w:t xml:space="preserve"> e, atualmente</w:t>
      </w:r>
      <w:r w:rsidR="00C20C09" w:rsidRPr="00A3036C">
        <w:rPr>
          <w:rFonts w:ascii="Times New Roman" w:hAnsi="Times New Roman" w:cs="Times New Roman"/>
          <w:sz w:val="24"/>
          <w:szCs w:val="24"/>
        </w:rPr>
        <w:t>, demora para exc</w:t>
      </w:r>
      <w:r w:rsidR="00962623" w:rsidRPr="00A3036C">
        <w:rPr>
          <w:rFonts w:ascii="Times New Roman" w:hAnsi="Times New Roman" w:cs="Times New Roman"/>
          <w:sz w:val="24"/>
          <w:szCs w:val="24"/>
        </w:rPr>
        <w:t>l</w:t>
      </w:r>
      <w:r w:rsidR="00C20C09" w:rsidRPr="00A3036C">
        <w:rPr>
          <w:rFonts w:ascii="Times New Roman" w:hAnsi="Times New Roman" w:cs="Times New Roman"/>
          <w:sz w:val="24"/>
          <w:szCs w:val="24"/>
        </w:rPr>
        <w:t>uir, possibilitando</w:t>
      </w:r>
      <w:r w:rsidR="00962623" w:rsidRPr="00A3036C">
        <w:rPr>
          <w:rFonts w:ascii="Times New Roman" w:hAnsi="Times New Roman" w:cs="Times New Roman"/>
          <w:sz w:val="24"/>
          <w:szCs w:val="24"/>
        </w:rPr>
        <w:t xml:space="preserve"> a leitura de milhões de usuários da rede</w:t>
      </w:r>
      <w:r w:rsidR="009150D3" w:rsidRPr="00A3036C">
        <w:rPr>
          <w:rFonts w:ascii="Times New Roman" w:hAnsi="Times New Roman" w:cs="Times New Roman"/>
          <w:sz w:val="24"/>
          <w:szCs w:val="24"/>
        </w:rPr>
        <w:t xml:space="preserve"> mundial de computadores ― Irado ― </w:t>
      </w:r>
      <w:r w:rsidR="00370D4E" w:rsidRPr="00A3036C">
        <w:rPr>
          <w:rFonts w:ascii="Times New Roman" w:hAnsi="Times New Roman" w:cs="Times New Roman"/>
          <w:sz w:val="24"/>
          <w:szCs w:val="24"/>
        </w:rPr>
        <w:t>Temos ou não temos, o controle de tod</w:t>
      </w:r>
      <w:r w:rsidR="00606D79" w:rsidRPr="00A3036C">
        <w:rPr>
          <w:rFonts w:ascii="Times New Roman" w:hAnsi="Times New Roman" w:cs="Times New Roman"/>
          <w:sz w:val="24"/>
          <w:szCs w:val="24"/>
        </w:rPr>
        <w:t>as as ameaças virtuais?</w:t>
      </w:r>
      <w:r w:rsidR="009B06A2" w:rsidRPr="00A3036C">
        <w:rPr>
          <w:rFonts w:ascii="Times New Roman" w:hAnsi="Times New Roman" w:cs="Times New Roman"/>
          <w:sz w:val="24"/>
          <w:szCs w:val="24"/>
        </w:rPr>
        <w:t xml:space="preserve"> Quero solução imediata desta questão</w:t>
      </w:r>
      <w:r w:rsidR="00DC6127" w:rsidRPr="00A3036C">
        <w:rPr>
          <w:rFonts w:ascii="Times New Roman" w:hAnsi="Times New Roman" w:cs="Times New Roman"/>
          <w:sz w:val="24"/>
          <w:szCs w:val="24"/>
        </w:rPr>
        <w:t>. ▬ exige.</w:t>
      </w:r>
    </w:p>
    <w:p w14:paraId="6B95CA23" w14:textId="77777777" w:rsidR="00DC6127" w:rsidRPr="00A3036C" w:rsidRDefault="00DC6127" w:rsidP="004C2D07">
      <w:pPr>
        <w:spacing w:after="0"/>
        <w:jc w:val="both"/>
        <w:rPr>
          <w:rFonts w:ascii="Times New Roman" w:hAnsi="Times New Roman" w:cs="Times New Roman"/>
          <w:sz w:val="24"/>
          <w:szCs w:val="24"/>
        </w:rPr>
      </w:pPr>
    </w:p>
    <w:p w14:paraId="272CD737" w14:textId="15256A85" w:rsidR="00476287" w:rsidRPr="00A3036C" w:rsidRDefault="00DC6127" w:rsidP="004C2D07">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E77616" w:rsidRPr="00A3036C">
        <w:rPr>
          <w:rFonts w:ascii="Times New Roman" w:hAnsi="Times New Roman" w:cs="Times New Roman"/>
          <w:i/>
          <w:iCs/>
          <w:sz w:val="24"/>
          <w:szCs w:val="24"/>
        </w:rPr>
        <w:t xml:space="preserve"> </w:t>
      </w:r>
      <w:r w:rsidRPr="00A3036C">
        <w:rPr>
          <w:rFonts w:ascii="Times New Roman" w:hAnsi="Times New Roman" w:cs="Times New Roman"/>
          <w:sz w:val="24"/>
          <w:szCs w:val="24"/>
        </w:rPr>
        <w:t xml:space="preserve">Tudo está sendo feito para tal ― Reinódio justifica ― </w:t>
      </w:r>
      <w:r w:rsidR="007156BC" w:rsidRPr="00A3036C">
        <w:rPr>
          <w:rFonts w:ascii="Times New Roman" w:hAnsi="Times New Roman" w:cs="Times New Roman"/>
          <w:sz w:val="24"/>
          <w:szCs w:val="24"/>
        </w:rPr>
        <w:t>Nossa inteligência</w:t>
      </w:r>
      <w:r w:rsidR="00160415" w:rsidRPr="00A3036C">
        <w:rPr>
          <w:rFonts w:ascii="Times New Roman" w:hAnsi="Times New Roman" w:cs="Times New Roman"/>
          <w:sz w:val="24"/>
          <w:szCs w:val="24"/>
        </w:rPr>
        <w:t xml:space="preserve"> verifica, faz </w:t>
      </w:r>
      <w:r w:rsidR="00160415" w:rsidRPr="00A3036C">
        <w:rPr>
          <w:rFonts w:ascii="Times New Roman" w:hAnsi="Times New Roman" w:cs="Times New Roman"/>
          <w:b/>
          <w:bCs/>
          <w:sz w:val="24"/>
          <w:szCs w:val="24"/>
        </w:rPr>
        <w:t>upgrade</w:t>
      </w:r>
      <w:r w:rsidR="00160415" w:rsidRPr="00A3036C">
        <w:rPr>
          <w:rFonts w:ascii="Times New Roman" w:hAnsi="Times New Roman" w:cs="Times New Roman"/>
          <w:sz w:val="24"/>
          <w:szCs w:val="24"/>
        </w:rPr>
        <w:t xml:space="preserve"> </w:t>
      </w:r>
      <w:r w:rsidR="006B495E" w:rsidRPr="00A3036C">
        <w:rPr>
          <w:rFonts w:ascii="Times New Roman" w:hAnsi="Times New Roman" w:cs="Times New Roman"/>
          <w:sz w:val="24"/>
          <w:szCs w:val="24"/>
        </w:rPr>
        <w:t>e</w:t>
      </w:r>
      <w:r w:rsidR="005722E4" w:rsidRPr="00A3036C">
        <w:rPr>
          <w:rFonts w:ascii="Times New Roman" w:hAnsi="Times New Roman" w:cs="Times New Roman"/>
          <w:sz w:val="24"/>
          <w:szCs w:val="24"/>
        </w:rPr>
        <w:t>, inexplicavelmente, o sistema funcional em minutos</w:t>
      </w:r>
      <w:r w:rsidR="004B6025" w:rsidRPr="00A3036C">
        <w:rPr>
          <w:rFonts w:ascii="Times New Roman" w:hAnsi="Times New Roman" w:cs="Times New Roman"/>
          <w:sz w:val="24"/>
          <w:szCs w:val="24"/>
        </w:rPr>
        <w:t xml:space="preserve"> leva horas para reconhecer e derrubar a crônica “Papo Reto”.</w:t>
      </w:r>
      <w:r w:rsidR="006B495E" w:rsidRPr="00A3036C">
        <w:rPr>
          <w:rFonts w:ascii="Times New Roman" w:hAnsi="Times New Roman" w:cs="Times New Roman"/>
          <w:sz w:val="24"/>
          <w:szCs w:val="24"/>
        </w:rPr>
        <w:t xml:space="preserve"> </w:t>
      </w:r>
      <w:r w:rsidR="004B6025" w:rsidRPr="00A3036C">
        <w:rPr>
          <w:rFonts w:ascii="Times New Roman" w:hAnsi="Times New Roman" w:cs="Times New Roman"/>
          <w:sz w:val="24"/>
          <w:szCs w:val="24"/>
        </w:rPr>
        <w:t>▬ intrigado.</w:t>
      </w:r>
    </w:p>
    <w:p w14:paraId="1D4EB744" w14:textId="77777777" w:rsidR="004B6025" w:rsidRPr="00A3036C" w:rsidRDefault="004B6025" w:rsidP="004C2D07">
      <w:pPr>
        <w:spacing w:after="0"/>
        <w:jc w:val="both"/>
        <w:rPr>
          <w:rFonts w:ascii="Times New Roman" w:hAnsi="Times New Roman" w:cs="Times New Roman"/>
          <w:sz w:val="24"/>
          <w:szCs w:val="24"/>
        </w:rPr>
      </w:pPr>
    </w:p>
    <w:p w14:paraId="5E8BC3A3" w14:textId="77777777" w:rsidR="0039212F" w:rsidRPr="00A3036C" w:rsidRDefault="004B6025" w:rsidP="004C2D07">
      <w:pPr>
        <w:spacing w:after="0"/>
        <w:jc w:val="both"/>
        <w:rPr>
          <w:rFonts w:ascii="Times New Roman" w:hAnsi="Times New Roman" w:cs="Times New Roman"/>
          <w:sz w:val="24"/>
          <w:szCs w:val="24"/>
        </w:rPr>
      </w:pPr>
      <w:r w:rsidRPr="00A3036C">
        <w:rPr>
          <w:rFonts w:ascii="Times New Roman" w:hAnsi="Times New Roman" w:cs="Times New Roman"/>
          <w:sz w:val="24"/>
          <w:szCs w:val="24"/>
        </w:rPr>
        <w:t>▬ A sensação</w:t>
      </w:r>
      <w:r w:rsidR="005E14F2" w:rsidRPr="00A3036C">
        <w:rPr>
          <w:rFonts w:ascii="Times New Roman" w:hAnsi="Times New Roman" w:cs="Times New Roman"/>
          <w:sz w:val="24"/>
          <w:szCs w:val="24"/>
        </w:rPr>
        <w:t xml:space="preserve"> de sermos </w:t>
      </w:r>
      <w:r w:rsidR="00DA1E35" w:rsidRPr="00A3036C">
        <w:rPr>
          <w:rFonts w:ascii="Times New Roman" w:hAnsi="Times New Roman" w:cs="Times New Roman"/>
          <w:sz w:val="24"/>
          <w:szCs w:val="24"/>
        </w:rPr>
        <w:t>atacados por hackers</w:t>
      </w:r>
      <w:r w:rsidR="005E14F2" w:rsidRPr="00A3036C">
        <w:rPr>
          <w:rFonts w:ascii="Times New Roman" w:hAnsi="Times New Roman" w:cs="Times New Roman"/>
          <w:sz w:val="24"/>
          <w:szCs w:val="24"/>
        </w:rPr>
        <w:t xml:space="preserve"> é nítida</w:t>
      </w:r>
      <w:r w:rsidR="00DA1E35" w:rsidRPr="00A3036C">
        <w:rPr>
          <w:rFonts w:ascii="Times New Roman" w:hAnsi="Times New Roman" w:cs="Times New Roman"/>
          <w:sz w:val="24"/>
          <w:szCs w:val="24"/>
        </w:rPr>
        <w:t xml:space="preserve"> </w:t>
      </w:r>
      <w:r w:rsidR="006E0A96" w:rsidRPr="00A3036C">
        <w:rPr>
          <w:rFonts w:ascii="Times New Roman" w:hAnsi="Times New Roman" w:cs="Times New Roman"/>
          <w:sz w:val="24"/>
          <w:szCs w:val="24"/>
        </w:rPr>
        <w:t xml:space="preserve">― Ilusiodiano complementa justificativa de Reinódio ― </w:t>
      </w:r>
      <w:r w:rsidR="00727294" w:rsidRPr="00A3036C">
        <w:rPr>
          <w:rFonts w:ascii="Times New Roman" w:hAnsi="Times New Roman" w:cs="Times New Roman"/>
          <w:sz w:val="24"/>
          <w:szCs w:val="24"/>
        </w:rPr>
        <w:t xml:space="preserve">Improvável, mediante o conhecimento </w:t>
      </w:r>
      <w:r w:rsidR="009E167E" w:rsidRPr="00A3036C">
        <w:rPr>
          <w:rFonts w:ascii="Times New Roman" w:hAnsi="Times New Roman" w:cs="Times New Roman"/>
          <w:sz w:val="24"/>
          <w:szCs w:val="24"/>
        </w:rPr>
        <w:t xml:space="preserve">limitado </w:t>
      </w:r>
      <w:r w:rsidR="00727294" w:rsidRPr="00A3036C">
        <w:rPr>
          <w:rFonts w:ascii="Times New Roman" w:hAnsi="Times New Roman" w:cs="Times New Roman"/>
          <w:sz w:val="24"/>
          <w:szCs w:val="24"/>
        </w:rPr>
        <w:t>do terrícola</w:t>
      </w:r>
      <w:r w:rsidR="009E167E" w:rsidRPr="00A3036C">
        <w:rPr>
          <w:rFonts w:ascii="Times New Roman" w:hAnsi="Times New Roman" w:cs="Times New Roman"/>
          <w:sz w:val="24"/>
          <w:szCs w:val="24"/>
        </w:rPr>
        <w:t>,</w:t>
      </w:r>
      <w:r w:rsidR="00B467AE" w:rsidRPr="00A3036C">
        <w:rPr>
          <w:rFonts w:ascii="Times New Roman" w:hAnsi="Times New Roman" w:cs="Times New Roman"/>
          <w:sz w:val="24"/>
          <w:szCs w:val="24"/>
        </w:rPr>
        <w:t xml:space="preserve"> ser esta invasão</w:t>
      </w:r>
      <w:r w:rsidR="0039212F" w:rsidRPr="00A3036C">
        <w:rPr>
          <w:rFonts w:ascii="Times New Roman" w:hAnsi="Times New Roman" w:cs="Times New Roman"/>
          <w:sz w:val="24"/>
          <w:szCs w:val="24"/>
        </w:rPr>
        <w:t xml:space="preserve"> praticada pelo ser humano. ▬ constata.</w:t>
      </w:r>
    </w:p>
    <w:p w14:paraId="683E4C1A" w14:textId="77777777" w:rsidR="0039212F" w:rsidRPr="00A3036C" w:rsidRDefault="0039212F" w:rsidP="004C2D07">
      <w:pPr>
        <w:spacing w:after="0"/>
        <w:jc w:val="both"/>
        <w:rPr>
          <w:rFonts w:ascii="Times New Roman" w:hAnsi="Times New Roman" w:cs="Times New Roman"/>
          <w:sz w:val="24"/>
          <w:szCs w:val="24"/>
        </w:rPr>
      </w:pPr>
    </w:p>
    <w:p w14:paraId="032AA21C" w14:textId="65E2EC12" w:rsidR="004B6025" w:rsidRPr="00A3036C" w:rsidRDefault="0039212F" w:rsidP="004C2D07">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E6304" w:rsidRPr="00A3036C">
        <w:rPr>
          <w:rFonts w:ascii="Times New Roman" w:hAnsi="Times New Roman" w:cs="Times New Roman"/>
          <w:sz w:val="24"/>
          <w:szCs w:val="24"/>
        </w:rPr>
        <w:t xml:space="preserve">Chego a </w:t>
      </w:r>
      <w:r w:rsidR="009D2F43" w:rsidRPr="00A3036C">
        <w:rPr>
          <w:rFonts w:ascii="Times New Roman" w:hAnsi="Times New Roman" w:cs="Times New Roman"/>
          <w:sz w:val="24"/>
          <w:szCs w:val="24"/>
        </w:rPr>
        <w:t>pensar</w:t>
      </w:r>
      <w:r w:rsidR="00EE6304" w:rsidRPr="00A3036C">
        <w:rPr>
          <w:rFonts w:ascii="Times New Roman" w:hAnsi="Times New Roman" w:cs="Times New Roman"/>
          <w:sz w:val="24"/>
          <w:szCs w:val="24"/>
        </w:rPr>
        <w:t xml:space="preserve"> d</w:t>
      </w:r>
      <w:r w:rsidR="009D2F43" w:rsidRPr="00A3036C">
        <w:rPr>
          <w:rFonts w:ascii="Times New Roman" w:hAnsi="Times New Roman" w:cs="Times New Roman"/>
          <w:sz w:val="24"/>
          <w:szCs w:val="24"/>
        </w:rPr>
        <w:t xml:space="preserve">e </w:t>
      </w:r>
      <w:r w:rsidR="00EE6304" w:rsidRPr="00A3036C">
        <w:rPr>
          <w:rFonts w:ascii="Times New Roman" w:hAnsi="Times New Roman" w:cs="Times New Roman"/>
          <w:sz w:val="24"/>
          <w:szCs w:val="24"/>
        </w:rPr>
        <w:t>a crônica “Papo Reto” es</w:t>
      </w:r>
      <w:r w:rsidR="009D2F43" w:rsidRPr="00A3036C">
        <w:rPr>
          <w:rFonts w:ascii="Times New Roman" w:hAnsi="Times New Roman" w:cs="Times New Roman"/>
          <w:sz w:val="24"/>
          <w:szCs w:val="24"/>
        </w:rPr>
        <w:t xml:space="preserve">tar sendo apoiada pelos </w:t>
      </w:r>
      <w:r w:rsidR="009D2F43" w:rsidRPr="00A3036C">
        <w:rPr>
          <w:rFonts w:ascii="Times New Roman" w:hAnsi="Times New Roman" w:cs="Times New Roman"/>
          <w:i/>
          <w:iCs/>
          <w:sz w:val="24"/>
          <w:szCs w:val="24"/>
        </w:rPr>
        <w:t>morcturianos ―</w:t>
      </w:r>
      <w:r w:rsidR="00677FA1" w:rsidRPr="00A3036C">
        <w:rPr>
          <w:rFonts w:ascii="Times New Roman" w:hAnsi="Times New Roman" w:cs="Times New Roman"/>
          <w:i/>
          <w:iCs/>
          <w:sz w:val="24"/>
          <w:szCs w:val="24"/>
        </w:rPr>
        <w:t xml:space="preserve"> </w:t>
      </w:r>
      <w:r w:rsidR="009D2F43" w:rsidRPr="00A3036C">
        <w:rPr>
          <w:rFonts w:ascii="Times New Roman" w:hAnsi="Times New Roman" w:cs="Times New Roman"/>
          <w:sz w:val="24"/>
          <w:szCs w:val="24"/>
        </w:rPr>
        <w:t xml:space="preserve">Reinovil questiona </w:t>
      </w:r>
      <w:r w:rsidR="009D2F43" w:rsidRPr="00A3036C">
        <w:rPr>
          <w:rFonts w:ascii="Times New Roman" w:hAnsi="Times New Roman" w:cs="Times New Roman"/>
          <w:i/>
          <w:iCs/>
          <w:sz w:val="24"/>
          <w:szCs w:val="24"/>
        </w:rPr>
        <w:t>―</w:t>
      </w:r>
      <w:r w:rsidR="009E167E" w:rsidRPr="00A3036C">
        <w:rPr>
          <w:rFonts w:ascii="Times New Roman" w:hAnsi="Times New Roman" w:cs="Times New Roman"/>
          <w:sz w:val="24"/>
          <w:szCs w:val="24"/>
        </w:rPr>
        <w:t xml:space="preserve"> </w:t>
      </w:r>
      <w:r w:rsidR="00BA3E06" w:rsidRPr="00A3036C">
        <w:rPr>
          <w:rFonts w:ascii="Times New Roman" w:hAnsi="Times New Roman" w:cs="Times New Roman"/>
          <w:sz w:val="24"/>
          <w:szCs w:val="24"/>
        </w:rPr>
        <w:t xml:space="preserve">Afinal de contas, são eles os representantes </w:t>
      </w:r>
      <w:r w:rsidR="00677FA1" w:rsidRPr="00A3036C">
        <w:rPr>
          <w:rFonts w:ascii="Times New Roman" w:hAnsi="Times New Roman" w:cs="Times New Roman"/>
          <w:sz w:val="24"/>
          <w:szCs w:val="24"/>
        </w:rPr>
        <w:t xml:space="preserve">do casal criador </w:t>
      </w:r>
      <w:r w:rsidR="000878B0" w:rsidRPr="00A3036C">
        <w:rPr>
          <w:rFonts w:ascii="Times New Roman" w:hAnsi="Times New Roman" w:cs="Times New Roman"/>
          <w:sz w:val="24"/>
          <w:szCs w:val="24"/>
        </w:rPr>
        <w:t>do universo</w:t>
      </w:r>
      <w:r w:rsidR="00DE707A" w:rsidRPr="00A3036C">
        <w:rPr>
          <w:rFonts w:ascii="Times New Roman" w:hAnsi="Times New Roman" w:cs="Times New Roman"/>
          <w:sz w:val="24"/>
          <w:szCs w:val="24"/>
        </w:rPr>
        <w:t xml:space="preserve"> com inteligênci</w:t>
      </w:r>
      <w:r w:rsidR="008D0AEE" w:rsidRPr="00A3036C">
        <w:rPr>
          <w:rFonts w:ascii="Times New Roman" w:hAnsi="Times New Roman" w:cs="Times New Roman"/>
          <w:sz w:val="24"/>
          <w:szCs w:val="24"/>
        </w:rPr>
        <w:t>a e moral equilibrados</w:t>
      </w:r>
      <w:r w:rsidR="004A1A41" w:rsidRPr="00A3036C">
        <w:rPr>
          <w:rFonts w:ascii="Times New Roman" w:hAnsi="Times New Roman" w:cs="Times New Roman"/>
          <w:sz w:val="24"/>
          <w:szCs w:val="24"/>
        </w:rPr>
        <w:t xml:space="preserve">. ▬ </w:t>
      </w:r>
      <w:r w:rsidR="00ED670C" w:rsidRPr="00A3036C">
        <w:rPr>
          <w:rFonts w:ascii="Times New Roman" w:hAnsi="Times New Roman" w:cs="Times New Roman"/>
          <w:sz w:val="24"/>
          <w:szCs w:val="24"/>
        </w:rPr>
        <w:t>conclui.</w:t>
      </w:r>
    </w:p>
    <w:p w14:paraId="08832E3C" w14:textId="77777777" w:rsidR="00CB513F" w:rsidRPr="00A3036C" w:rsidRDefault="00CB513F" w:rsidP="004C2D07">
      <w:pPr>
        <w:spacing w:after="0"/>
        <w:jc w:val="both"/>
        <w:rPr>
          <w:rFonts w:ascii="Times New Roman" w:hAnsi="Times New Roman" w:cs="Times New Roman"/>
          <w:sz w:val="24"/>
          <w:szCs w:val="24"/>
        </w:rPr>
      </w:pPr>
    </w:p>
    <w:p w14:paraId="2F04A835" w14:textId="3AF77AAB" w:rsidR="009A64E2" w:rsidRPr="00A3036C" w:rsidRDefault="00CB513F" w:rsidP="009A64E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181AC8" w:rsidRPr="00A3036C">
        <w:rPr>
          <w:rFonts w:ascii="Times New Roman" w:hAnsi="Times New Roman" w:cs="Times New Roman"/>
          <w:sz w:val="24"/>
          <w:szCs w:val="24"/>
        </w:rPr>
        <w:t>B</w:t>
      </w:r>
      <w:r w:rsidRPr="00A3036C">
        <w:rPr>
          <w:rFonts w:ascii="Times New Roman" w:hAnsi="Times New Roman" w:cs="Times New Roman"/>
          <w:sz w:val="24"/>
          <w:szCs w:val="24"/>
        </w:rPr>
        <w:t xml:space="preserve">em </w:t>
      </w:r>
      <w:r w:rsidR="00181AC8" w:rsidRPr="00A3036C">
        <w:rPr>
          <w:rFonts w:ascii="Times New Roman" w:hAnsi="Times New Roman" w:cs="Times New Roman"/>
          <w:sz w:val="24"/>
          <w:szCs w:val="24"/>
        </w:rPr>
        <w:t>observad</w:t>
      </w:r>
      <w:r w:rsidRPr="00A3036C">
        <w:rPr>
          <w:rFonts w:ascii="Times New Roman" w:hAnsi="Times New Roman" w:cs="Times New Roman"/>
          <w:sz w:val="24"/>
          <w:szCs w:val="24"/>
        </w:rPr>
        <w:t>o</w:t>
      </w:r>
      <w:r w:rsidR="00181AC8" w:rsidRPr="00A3036C">
        <w:rPr>
          <w:rFonts w:ascii="Times New Roman" w:hAnsi="Times New Roman" w:cs="Times New Roman"/>
          <w:sz w:val="24"/>
          <w:szCs w:val="24"/>
        </w:rPr>
        <w:t xml:space="preserve"> ―</w:t>
      </w:r>
      <w:r w:rsidR="00612012" w:rsidRPr="00A3036C">
        <w:rPr>
          <w:rFonts w:ascii="Times New Roman" w:hAnsi="Times New Roman" w:cs="Times New Roman"/>
          <w:sz w:val="24"/>
          <w:szCs w:val="24"/>
        </w:rPr>
        <w:t xml:space="preserve"> Algozlenirus concorda </w:t>
      </w:r>
      <w:r w:rsidR="00181AC8"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612012" w:rsidRPr="00A3036C">
        <w:rPr>
          <w:rFonts w:ascii="Times New Roman" w:hAnsi="Times New Roman" w:cs="Times New Roman"/>
          <w:sz w:val="24"/>
          <w:szCs w:val="24"/>
        </w:rPr>
        <w:t xml:space="preserve">Por isto, precisamos agilizar </w:t>
      </w:r>
      <w:r w:rsidR="009A69B9" w:rsidRPr="00A3036C">
        <w:rPr>
          <w:rFonts w:ascii="Times New Roman" w:hAnsi="Times New Roman" w:cs="Times New Roman"/>
          <w:sz w:val="24"/>
          <w:szCs w:val="24"/>
        </w:rPr>
        <w:t>a estreia do espetáculo</w:t>
      </w:r>
      <w:r w:rsidR="009A64E2" w:rsidRPr="00A3036C">
        <w:rPr>
          <w:rFonts w:ascii="Times New Roman" w:hAnsi="Times New Roman" w:cs="Times New Roman"/>
          <w:sz w:val="24"/>
          <w:szCs w:val="24"/>
        </w:rPr>
        <w:t xml:space="preserve"> “O filho pródigo volta ao lar”</w:t>
      </w:r>
      <w:r w:rsidR="002F0FC7" w:rsidRPr="00A3036C">
        <w:rPr>
          <w:rFonts w:ascii="Times New Roman" w:hAnsi="Times New Roman" w:cs="Times New Roman"/>
          <w:sz w:val="24"/>
          <w:szCs w:val="24"/>
        </w:rPr>
        <w:t xml:space="preserve"> para termos uma temporada </w:t>
      </w:r>
      <w:r w:rsidR="00B9531D" w:rsidRPr="00A3036C">
        <w:rPr>
          <w:rFonts w:ascii="Times New Roman" w:hAnsi="Times New Roman" w:cs="Times New Roman"/>
          <w:sz w:val="24"/>
          <w:szCs w:val="24"/>
        </w:rPr>
        <w:t>vitalícia</w:t>
      </w:r>
      <w:r w:rsidR="002F0FC7" w:rsidRPr="00A3036C">
        <w:rPr>
          <w:rFonts w:ascii="Times New Roman" w:hAnsi="Times New Roman" w:cs="Times New Roman"/>
          <w:sz w:val="24"/>
          <w:szCs w:val="24"/>
        </w:rPr>
        <w:t xml:space="preserve"> de sucesso</w:t>
      </w:r>
      <w:r w:rsidR="00B9531D" w:rsidRPr="00A3036C">
        <w:rPr>
          <w:rFonts w:ascii="Times New Roman" w:hAnsi="Times New Roman" w:cs="Times New Roman"/>
          <w:sz w:val="24"/>
          <w:szCs w:val="24"/>
        </w:rPr>
        <w:t xml:space="preserve">. ▬ </w:t>
      </w:r>
      <w:r w:rsidR="007B1B23" w:rsidRPr="00A3036C">
        <w:rPr>
          <w:rFonts w:ascii="Times New Roman" w:hAnsi="Times New Roman" w:cs="Times New Roman"/>
          <w:sz w:val="24"/>
          <w:szCs w:val="24"/>
        </w:rPr>
        <w:t>decreta.</w:t>
      </w:r>
    </w:p>
    <w:p w14:paraId="336EA5F7" w14:textId="77777777" w:rsidR="007B1B23" w:rsidRPr="00A3036C" w:rsidRDefault="007B1B23" w:rsidP="009A64E2">
      <w:pPr>
        <w:spacing w:after="0"/>
        <w:jc w:val="both"/>
        <w:rPr>
          <w:rFonts w:ascii="Times New Roman" w:hAnsi="Times New Roman" w:cs="Times New Roman"/>
          <w:sz w:val="24"/>
          <w:szCs w:val="24"/>
        </w:rPr>
      </w:pPr>
    </w:p>
    <w:p w14:paraId="0EF271E5" w14:textId="5C5FDEDA" w:rsidR="007B1B23" w:rsidRPr="00A3036C" w:rsidRDefault="007B1B23" w:rsidP="009A64E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4F2141" w:rsidRPr="00A3036C">
        <w:rPr>
          <w:rFonts w:ascii="Times New Roman" w:hAnsi="Times New Roman" w:cs="Times New Roman"/>
          <w:sz w:val="24"/>
          <w:szCs w:val="24"/>
        </w:rPr>
        <w:t>Queiramos ou não</w:t>
      </w:r>
      <w:r w:rsidR="0068355D" w:rsidRPr="00A3036C">
        <w:rPr>
          <w:rFonts w:ascii="Times New Roman" w:hAnsi="Times New Roman" w:cs="Times New Roman"/>
          <w:sz w:val="24"/>
          <w:szCs w:val="24"/>
        </w:rPr>
        <w:t xml:space="preserve">, quem definirá o sucesso ou não deste espetáculo será o livre arbítrio do terráqueo </w:t>
      </w:r>
      <w:r w:rsidR="00277741" w:rsidRPr="00A3036C">
        <w:rPr>
          <w:rFonts w:ascii="Times New Roman" w:hAnsi="Times New Roman" w:cs="Times New Roman"/>
          <w:sz w:val="24"/>
          <w:szCs w:val="24"/>
        </w:rPr>
        <w:t>― Ilusiodiano destaca ―</w:t>
      </w:r>
      <w:r w:rsidR="003B3225" w:rsidRPr="00A3036C">
        <w:rPr>
          <w:rFonts w:ascii="Times New Roman" w:hAnsi="Times New Roman" w:cs="Times New Roman"/>
          <w:sz w:val="24"/>
          <w:szCs w:val="24"/>
        </w:rPr>
        <w:t xml:space="preserve"> Emmanuel Jesus de Deus garantirá</w:t>
      </w:r>
      <w:r w:rsidR="00717018" w:rsidRPr="00A3036C">
        <w:rPr>
          <w:rFonts w:ascii="Times New Roman" w:hAnsi="Times New Roman" w:cs="Times New Roman"/>
          <w:sz w:val="24"/>
          <w:szCs w:val="24"/>
        </w:rPr>
        <w:t xml:space="preserve"> nosso êxito. ▬ </w:t>
      </w:r>
      <w:r w:rsidR="005F3E2A" w:rsidRPr="00A3036C">
        <w:rPr>
          <w:rFonts w:ascii="Times New Roman" w:hAnsi="Times New Roman" w:cs="Times New Roman"/>
          <w:sz w:val="24"/>
          <w:szCs w:val="24"/>
        </w:rPr>
        <w:t>positivo.</w:t>
      </w:r>
    </w:p>
    <w:p w14:paraId="2D2A6250" w14:textId="77777777" w:rsidR="005F3E2A" w:rsidRPr="00A3036C" w:rsidRDefault="005F3E2A" w:rsidP="009A64E2">
      <w:pPr>
        <w:spacing w:after="0"/>
        <w:jc w:val="both"/>
        <w:rPr>
          <w:rFonts w:ascii="Times New Roman" w:hAnsi="Times New Roman" w:cs="Times New Roman"/>
          <w:sz w:val="24"/>
          <w:szCs w:val="24"/>
        </w:rPr>
      </w:pPr>
    </w:p>
    <w:p w14:paraId="7F9796BC" w14:textId="01B683CD" w:rsidR="005F3E2A" w:rsidRPr="00A3036C" w:rsidRDefault="005F3E2A" w:rsidP="009A64E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F3134A" w:rsidRPr="00A3036C">
        <w:rPr>
          <w:rFonts w:ascii="Times New Roman" w:hAnsi="Times New Roman" w:cs="Times New Roman"/>
          <w:sz w:val="24"/>
          <w:szCs w:val="24"/>
        </w:rPr>
        <w:t>A nosso favor a ignorância terráquea</w:t>
      </w:r>
      <w:r w:rsidR="006F4F2B" w:rsidRPr="00A3036C">
        <w:rPr>
          <w:rFonts w:ascii="Times New Roman" w:hAnsi="Times New Roman" w:cs="Times New Roman"/>
          <w:sz w:val="24"/>
          <w:szCs w:val="24"/>
        </w:rPr>
        <w:t xml:space="preserve"> sustentada pelos pilares sistêmicos: governo, religião, mídia e medo ― Reinovil</w:t>
      </w:r>
      <w:r w:rsidR="0095713E" w:rsidRPr="00A3036C">
        <w:rPr>
          <w:rFonts w:ascii="Times New Roman" w:hAnsi="Times New Roman" w:cs="Times New Roman"/>
          <w:sz w:val="24"/>
          <w:szCs w:val="24"/>
        </w:rPr>
        <w:t xml:space="preserve"> </w:t>
      </w:r>
      <w:r w:rsidR="00EA20CF" w:rsidRPr="00A3036C">
        <w:rPr>
          <w:rFonts w:ascii="Times New Roman" w:hAnsi="Times New Roman" w:cs="Times New Roman"/>
          <w:sz w:val="24"/>
          <w:szCs w:val="24"/>
        </w:rPr>
        <w:t xml:space="preserve">destaca o Sistema Terra </w:t>
      </w:r>
      <w:r w:rsidR="006F4F2B" w:rsidRPr="00A3036C">
        <w:rPr>
          <w:rFonts w:ascii="Times New Roman" w:hAnsi="Times New Roman" w:cs="Times New Roman"/>
          <w:sz w:val="24"/>
          <w:szCs w:val="24"/>
        </w:rPr>
        <w:t>―</w:t>
      </w:r>
      <w:r w:rsidR="00EA20CF" w:rsidRPr="00A3036C">
        <w:rPr>
          <w:rFonts w:ascii="Times New Roman" w:hAnsi="Times New Roman" w:cs="Times New Roman"/>
          <w:sz w:val="24"/>
          <w:szCs w:val="24"/>
        </w:rPr>
        <w:t xml:space="preserve"> Terrícolas acreditam no que quisermos que acreditem. ▬ prepotente.</w:t>
      </w:r>
    </w:p>
    <w:p w14:paraId="3D3C5437" w14:textId="77777777" w:rsidR="00EA20CF" w:rsidRPr="00A3036C" w:rsidRDefault="00EA20CF" w:rsidP="009A64E2">
      <w:pPr>
        <w:spacing w:after="0"/>
        <w:jc w:val="both"/>
        <w:rPr>
          <w:rFonts w:ascii="Times New Roman" w:hAnsi="Times New Roman" w:cs="Times New Roman"/>
          <w:sz w:val="24"/>
          <w:szCs w:val="24"/>
        </w:rPr>
      </w:pPr>
    </w:p>
    <w:p w14:paraId="7F294AE2" w14:textId="528C17F7" w:rsidR="009F1211" w:rsidRPr="00A3036C" w:rsidRDefault="00EA20CF"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D5116" w:rsidRPr="00A3036C">
        <w:rPr>
          <w:rFonts w:ascii="Times New Roman" w:hAnsi="Times New Roman" w:cs="Times New Roman"/>
          <w:sz w:val="24"/>
          <w:szCs w:val="24"/>
        </w:rPr>
        <w:t>O que não impede o seu despertar</w:t>
      </w:r>
      <w:r w:rsidRPr="00A3036C">
        <w:rPr>
          <w:rFonts w:ascii="Times New Roman" w:hAnsi="Times New Roman" w:cs="Times New Roman"/>
          <w:sz w:val="24"/>
          <w:szCs w:val="24"/>
        </w:rPr>
        <w:t xml:space="preserve"> </w:t>
      </w:r>
      <w:r w:rsidR="002D5116" w:rsidRPr="00A3036C">
        <w:rPr>
          <w:rFonts w:ascii="Times New Roman" w:hAnsi="Times New Roman" w:cs="Times New Roman"/>
          <w:sz w:val="24"/>
          <w:szCs w:val="24"/>
        </w:rPr>
        <w:t>― Reinódio contesta</w:t>
      </w:r>
      <w:r w:rsidR="00BC3696" w:rsidRPr="00A3036C">
        <w:rPr>
          <w:rFonts w:ascii="Times New Roman" w:hAnsi="Times New Roman" w:cs="Times New Roman"/>
          <w:sz w:val="24"/>
          <w:szCs w:val="24"/>
        </w:rPr>
        <w:t xml:space="preserve"> prepotência</w:t>
      </w:r>
      <w:r w:rsidR="006F7931" w:rsidRPr="00A3036C">
        <w:rPr>
          <w:rFonts w:ascii="Times New Roman" w:hAnsi="Times New Roman" w:cs="Times New Roman"/>
          <w:sz w:val="24"/>
          <w:szCs w:val="24"/>
        </w:rPr>
        <w:t xml:space="preserve"> de Reinovil</w:t>
      </w:r>
      <w:r w:rsidR="00BC3696" w:rsidRPr="00A3036C">
        <w:rPr>
          <w:rFonts w:ascii="Times New Roman" w:hAnsi="Times New Roman" w:cs="Times New Roman"/>
          <w:sz w:val="24"/>
          <w:szCs w:val="24"/>
        </w:rPr>
        <w:t xml:space="preserve"> </w:t>
      </w:r>
      <w:r w:rsidR="002D5116" w:rsidRPr="00A3036C">
        <w:rPr>
          <w:rFonts w:ascii="Times New Roman" w:hAnsi="Times New Roman" w:cs="Times New Roman"/>
          <w:sz w:val="24"/>
          <w:szCs w:val="24"/>
        </w:rPr>
        <w:t>―</w:t>
      </w:r>
      <w:r w:rsidR="00BC3696" w:rsidRPr="00A3036C">
        <w:rPr>
          <w:rFonts w:ascii="Times New Roman" w:hAnsi="Times New Roman" w:cs="Times New Roman"/>
          <w:sz w:val="24"/>
          <w:szCs w:val="24"/>
        </w:rPr>
        <w:t xml:space="preserve"> </w:t>
      </w:r>
      <w:r w:rsidR="00F41333" w:rsidRPr="00A3036C">
        <w:rPr>
          <w:rFonts w:ascii="Times New Roman" w:hAnsi="Times New Roman" w:cs="Times New Roman"/>
          <w:sz w:val="24"/>
          <w:szCs w:val="24"/>
        </w:rPr>
        <w:t>Por isto</w:t>
      </w:r>
      <w:r w:rsidR="00FD1C29" w:rsidRPr="00A3036C">
        <w:rPr>
          <w:rFonts w:ascii="Times New Roman" w:hAnsi="Times New Roman" w:cs="Times New Roman"/>
          <w:sz w:val="24"/>
          <w:szCs w:val="24"/>
        </w:rPr>
        <w:t>, Emmanuel Jesus de Deus</w:t>
      </w:r>
      <w:r w:rsidR="00E71435" w:rsidRPr="00A3036C">
        <w:rPr>
          <w:rFonts w:ascii="Times New Roman" w:hAnsi="Times New Roman" w:cs="Times New Roman"/>
          <w:sz w:val="24"/>
          <w:szCs w:val="24"/>
        </w:rPr>
        <w:t xml:space="preserve"> deve</w:t>
      </w:r>
      <w:r w:rsidR="00E84A12" w:rsidRPr="00A3036C">
        <w:rPr>
          <w:rFonts w:ascii="Times New Roman" w:hAnsi="Times New Roman" w:cs="Times New Roman"/>
          <w:sz w:val="24"/>
          <w:szCs w:val="24"/>
        </w:rPr>
        <w:t xml:space="preserve"> resgatar a fé dos terrícolas, inclusos multidimensionai</w:t>
      </w:r>
      <w:r w:rsidR="002D110D" w:rsidRPr="00A3036C">
        <w:rPr>
          <w:rFonts w:ascii="Times New Roman" w:hAnsi="Times New Roman" w:cs="Times New Roman"/>
          <w:sz w:val="24"/>
          <w:szCs w:val="24"/>
        </w:rPr>
        <w:t>s, enquanto, paralelamente, promovemo</w:t>
      </w:r>
      <w:r w:rsidR="001951FE" w:rsidRPr="00A3036C">
        <w:rPr>
          <w:rFonts w:ascii="Times New Roman" w:hAnsi="Times New Roman" w:cs="Times New Roman"/>
          <w:sz w:val="24"/>
          <w:szCs w:val="24"/>
        </w:rPr>
        <w:t>s situações factíveis para minimizar a frequência vibracional humana</w:t>
      </w:r>
      <w:r w:rsidR="003B4FC5" w:rsidRPr="00A3036C">
        <w:rPr>
          <w:rFonts w:ascii="Times New Roman" w:hAnsi="Times New Roman" w:cs="Times New Roman"/>
          <w:sz w:val="24"/>
          <w:szCs w:val="24"/>
        </w:rPr>
        <w:t xml:space="preserve"> ― </w:t>
      </w:r>
      <w:r w:rsidR="00042C85" w:rsidRPr="00A3036C">
        <w:rPr>
          <w:rFonts w:ascii="Times New Roman" w:hAnsi="Times New Roman" w:cs="Times New Roman"/>
          <w:sz w:val="24"/>
          <w:szCs w:val="24"/>
        </w:rPr>
        <w:t xml:space="preserve">Afirma </w:t>
      </w:r>
      <w:r w:rsidR="003B4FC5" w:rsidRPr="00A3036C">
        <w:rPr>
          <w:rFonts w:ascii="Times New Roman" w:hAnsi="Times New Roman" w:cs="Times New Roman"/>
          <w:sz w:val="24"/>
          <w:szCs w:val="24"/>
        </w:rPr>
        <w:t>―</w:t>
      </w:r>
      <w:r w:rsidR="00EB1504" w:rsidRPr="00A3036C">
        <w:rPr>
          <w:rFonts w:ascii="Times New Roman" w:hAnsi="Times New Roman" w:cs="Times New Roman"/>
          <w:sz w:val="24"/>
          <w:szCs w:val="24"/>
        </w:rPr>
        <w:t xml:space="preserve"> A ponto de duvidarem de Deu</w:t>
      </w:r>
      <w:r w:rsidR="009325EC" w:rsidRPr="00A3036C">
        <w:rPr>
          <w:rFonts w:ascii="Times New Roman" w:hAnsi="Times New Roman" w:cs="Times New Roman"/>
          <w:sz w:val="24"/>
          <w:szCs w:val="24"/>
        </w:rPr>
        <w:t>s, mas entendendo</w:t>
      </w:r>
      <w:r w:rsidR="003826CC" w:rsidRPr="00A3036C">
        <w:rPr>
          <w:rFonts w:ascii="Times New Roman" w:hAnsi="Times New Roman" w:cs="Times New Roman"/>
          <w:sz w:val="24"/>
          <w:szCs w:val="24"/>
        </w:rPr>
        <w:t xml:space="preserve"> como uma provação credibiliz</w:t>
      </w:r>
      <w:r w:rsidR="009F1211" w:rsidRPr="00A3036C">
        <w:rPr>
          <w:rFonts w:ascii="Times New Roman" w:hAnsi="Times New Roman" w:cs="Times New Roman"/>
          <w:sz w:val="24"/>
          <w:szCs w:val="24"/>
        </w:rPr>
        <w:t>a</w:t>
      </w:r>
      <w:r w:rsidR="003826CC" w:rsidRPr="00A3036C">
        <w:rPr>
          <w:rFonts w:ascii="Times New Roman" w:hAnsi="Times New Roman" w:cs="Times New Roman"/>
          <w:sz w:val="24"/>
          <w:szCs w:val="24"/>
        </w:rPr>
        <w:t>da</w:t>
      </w:r>
      <w:r w:rsidR="009F1211" w:rsidRPr="00A3036C">
        <w:rPr>
          <w:rFonts w:ascii="Times New Roman" w:hAnsi="Times New Roman" w:cs="Times New Roman"/>
          <w:sz w:val="24"/>
          <w:szCs w:val="24"/>
        </w:rPr>
        <w:t xml:space="preserve"> pela volta de “O filho pródigo volta ao lar”.</w:t>
      </w:r>
      <w:r w:rsidR="00870849" w:rsidRPr="00A3036C">
        <w:rPr>
          <w:rFonts w:ascii="Times New Roman" w:hAnsi="Times New Roman" w:cs="Times New Roman"/>
          <w:sz w:val="24"/>
          <w:szCs w:val="24"/>
        </w:rPr>
        <w:t xml:space="preserve"> ▬ </w:t>
      </w:r>
      <w:r w:rsidR="00B9002C" w:rsidRPr="00A3036C">
        <w:rPr>
          <w:rFonts w:ascii="Times New Roman" w:hAnsi="Times New Roman" w:cs="Times New Roman"/>
          <w:sz w:val="24"/>
          <w:szCs w:val="24"/>
        </w:rPr>
        <w:t>sugestiona</w:t>
      </w:r>
      <w:r w:rsidR="00870849" w:rsidRPr="00A3036C">
        <w:rPr>
          <w:rFonts w:ascii="Times New Roman" w:hAnsi="Times New Roman" w:cs="Times New Roman"/>
          <w:sz w:val="24"/>
          <w:szCs w:val="24"/>
        </w:rPr>
        <w:t>.</w:t>
      </w:r>
    </w:p>
    <w:p w14:paraId="484F12FD" w14:textId="77777777" w:rsidR="006F7931" w:rsidRPr="00A3036C" w:rsidRDefault="006F7931" w:rsidP="009F1211">
      <w:pPr>
        <w:spacing w:after="0"/>
        <w:jc w:val="both"/>
        <w:rPr>
          <w:rFonts w:ascii="Times New Roman" w:hAnsi="Times New Roman" w:cs="Times New Roman"/>
          <w:sz w:val="24"/>
          <w:szCs w:val="24"/>
        </w:rPr>
      </w:pPr>
    </w:p>
    <w:p w14:paraId="1922597A" w14:textId="1300F8E7" w:rsidR="006F7931" w:rsidRPr="00A3036C" w:rsidRDefault="006F7931"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Discussão abordando a crônica “Papo Reto” se prolonga máxime, considerando o sucesso de textualizações dignas de solidificar e conquistar adeptos na caminhada de compreensão do despertar. Antídotos são enumerados pelo fomento da </w:t>
      </w:r>
      <w:bookmarkStart w:id="32" w:name="_Hlk183442798"/>
      <w:r w:rsidRPr="00A3036C">
        <w:rPr>
          <w:rFonts w:ascii="Times New Roman" w:hAnsi="Times New Roman" w:cs="Times New Roman"/>
          <w:i/>
          <w:iCs/>
          <w:sz w:val="24"/>
          <w:szCs w:val="24"/>
        </w:rPr>
        <w:t>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bookmarkEnd w:id="32"/>
      <w:r w:rsidRPr="00A3036C">
        <w:rPr>
          <w:rFonts w:ascii="Times New Roman" w:hAnsi="Times New Roman" w:cs="Times New Roman"/>
          <w:sz w:val="24"/>
          <w:szCs w:val="24"/>
        </w:rPr>
        <w:t>, além dos pilares sistêmicos: governo, religião, mídia e educação</w:t>
      </w:r>
      <w:r w:rsidR="0022356D" w:rsidRPr="00A3036C">
        <w:rPr>
          <w:rFonts w:ascii="Times New Roman" w:hAnsi="Times New Roman" w:cs="Times New Roman"/>
          <w:sz w:val="24"/>
          <w:szCs w:val="24"/>
        </w:rPr>
        <w:t xml:space="preserve">. São eles: cultura, entretenimento, esporte e movimentos sociais perceptíveis nas </w:t>
      </w:r>
      <w:r w:rsidR="0022356D" w:rsidRPr="00A3036C">
        <w:rPr>
          <w:rFonts w:ascii="Times New Roman" w:hAnsi="Times New Roman" w:cs="Times New Roman"/>
          <w:sz w:val="24"/>
          <w:szCs w:val="24"/>
        </w:rPr>
        <w:lastRenderedPageBreak/>
        <w:t>abordagens de abusos de poder, ambient</w:t>
      </w:r>
      <w:r w:rsidR="00CB3208" w:rsidRPr="00A3036C">
        <w:rPr>
          <w:rFonts w:ascii="Times New Roman" w:hAnsi="Times New Roman" w:cs="Times New Roman"/>
          <w:sz w:val="24"/>
          <w:szCs w:val="24"/>
        </w:rPr>
        <w:t>e</w:t>
      </w:r>
      <w:r w:rsidR="009B1182" w:rsidRPr="00A3036C">
        <w:rPr>
          <w:rFonts w:ascii="Times New Roman" w:hAnsi="Times New Roman" w:cs="Times New Roman"/>
          <w:sz w:val="24"/>
          <w:szCs w:val="24"/>
        </w:rPr>
        <w:t>s</w:t>
      </w:r>
      <w:r w:rsidR="0022356D" w:rsidRPr="00A3036C">
        <w:rPr>
          <w:rFonts w:ascii="Times New Roman" w:hAnsi="Times New Roman" w:cs="Times New Roman"/>
          <w:sz w:val="24"/>
          <w:szCs w:val="24"/>
        </w:rPr>
        <w:t>, assassinato</w:t>
      </w:r>
      <w:r w:rsidR="00B65189" w:rsidRPr="00A3036C">
        <w:rPr>
          <w:rFonts w:ascii="Times New Roman" w:hAnsi="Times New Roman" w:cs="Times New Roman"/>
          <w:sz w:val="24"/>
          <w:szCs w:val="24"/>
        </w:rPr>
        <w:t>s</w:t>
      </w:r>
      <w:r w:rsidR="0022356D" w:rsidRPr="00A3036C">
        <w:rPr>
          <w:rFonts w:ascii="Times New Roman" w:hAnsi="Times New Roman" w:cs="Times New Roman"/>
          <w:sz w:val="24"/>
          <w:szCs w:val="24"/>
        </w:rPr>
        <w:t>, desigualdades, direitos humanos,</w:t>
      </w:r>
      <w:r w:rsidR="001846A5" w:rsidRPr="00A3036C">
        <w:rPr>
          <w:rFonts w:ascii="Times New Roman" w:hAnsi="Times New Roman" w:cs="Times New Roman"/>
          <w:sz w:val="24"/>
          <w:szCs w:val="24"/>
        </w:rPr>
        <w:t xml:space="preserve"> distribuição de renda,</w:t>
      </w:r>
      <w:r w:rsidR="0022356D" w:rsidRPr="00A3036C">
        <w:rPr>
          <w:rFonts w:ascii="Times New Roman" w:hAnsi="Times New Roman" w:cs="Times New Roman"/>
          <w:sz w:val="24"/>
          <w:szCs w:val="24"/>
        </w:rPr>
        <w:t xml:space="preserve"> feminicídios, homicídios, intolerâncias, injustiças, justiça social, liberdade de expressão, monopólios,  natur</w:t>
      </w:r>
      <w:r w:rsidR="00B65189" w:rsidRPr="00A3036C">
        <w:rPr>
          <w:rFonts w:ascii="Times New Roman" w:hAnsi="Times New Roman" w:cs="Times New Roman"/>
          <w:sz w:val="24"/>
          <w:szCs w:val="24"/>
        </w:rPr>
        <w:t>eza climática</w:t>
      </w:r>
      <w:r w:rsidR="0022356D" w:rsidRPr="00A3036C">
        <w:rPr>
          <w:rFonts w:ascii="Times New Roman" w:hAnsi="Times New Roman" w:cs="Times New Roman"/>
          <w:sz w:val="24"/>
          <w:szCs w:val="24"/>
        </w:rPr>
        <w:t xml:space="preserve">, </w:t>
      </w:r>
      <w:r w:rsidR="00B65189" w:rsidRPr="00A3036C">
        <w:rPr>
          <w:rFonts w:ascii="Times New Roman" w:hAnsi="Times New Roman" w:cs="Times New Roman"/>
          <w:sz w:val="24"/>
          <w:szCs w:val="24"/>
        </w:rPr>
        <w:t>politizações</w:t>
      </w:r>
      <w:r w:rsidR="0022356D" w:rsidRPr="00A3036C">
        <w:rPr>
          <w:rFonts w:ascii="Times New Roman" w:hAnsi="Times New Roman" w:cs="Times New Roman"/>
          <w:sz w:val="24"/>
          <w:szCs w:val="24"/>
        </w:rPr>
        <w:t xml:space="preserve">, </w:t>
      </w:r>
      <w:r w:rsidR="00B65189" w:rsidRPr="00A3036C">
        <w:rPr>
          <w:rFonts w:ascii="Times New Roman" w:hAnsi="Times New Roman" w:cs="Times New Roman"/>
          <w:sz w:val="24"/>
          <w:szCs w:val="24"/>
        </w:rPr>
        <w:t>raças e quaisquer outras contestatórias ao Sistema Terra. Conceder vitórias a estas demandas sociais promovidas pela energia de Emmanuel Jesus de Deus, fortalecendo a IMSD — Independência Mundial dos Servos de Deus como religião única do orbe a se conectar diretamente com Deus, através de o “O filho pródigo volta ao lar”.</w:t>
      </w:r>
    </w:p>
    <w:p w14:paraId="6D7D2BE2" w14:textId="47776A40" w:rsidR="00B65189" w:rsidRPr="00A3036C" w:rsidRDefault="005203D6"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Mentira e ilusão do Sistema Terra vigoram</w:t>
      </w:r>
      <w:r w:rsidR="00FA1BB7" w:rsidRPr="00A3036C">
        <w:rPr>
          <w:rFonts w:ascii="Times New Roman" w:hAnsi="Times New Roman" w:cs="Times New Roman"/>
          <w:sz w:val="24"/>
          <w:szCs w:val="24"/>
        </w:rPr>
        <w:t xml:space="preserve"> durante milênios e continuará vigente, mediante ao fortalecimento de ações sociais fidedignas</w:t>
      </w:r>
      <w:r w:rsidR="009C3F02" w:rsidRPr="00A3036C">
        <w:rPr>
          <w:rFonts w:ascii="Times New Roman" w:hAnsi="Times New Roman" w:cs="Times New Roman"/>
          <w:sz w:val="24"/>
          <w:szCs w:val="24"/>
        </w:rPr>
        <w:t>.</w:t>
      </w:r>
      <w:r w:rsidR="00C8352B" w:rsidRPr="00A3036C">
        <w:rPr>
          <w:rFonts w:ascii="Times New Roman" w:hAnsi="Times New Roman" w:cs="Times New Roman"/>
          <w:sz w:val="24"/>
          <w:szCs w:val="24"/>
        </w:rPr>
        <w:t xml:space="preserve"> Iniciativas</w:t>
      </w:r>
      <w:r w:rsidR="00FA1BB7" w:rsidRPr="00A3036C">
        <w:rPr>
          <w:rFonts w:ascii="Times New Roman" w:hAnsi="Times New Roman" w:cs="Times New Roman"/>
          <w:sz w:val="24"/>
          <w:szCs w:val="24"/>
        </w:rPr>
        <w:t xml:space="preserve"> descredibilizadas por ações de gestores corruptíveis, protagonistas de fatos inadmissíveis com efeitos cascatas nos segmentos socializados acima descritos, sendo a mídia fundamental para reações governamentais, religiosas e educativas. </w:t>
      </w:r>
      <w:r w:rsidRPr="00A3036C">
        <w:rPr>
          <w:rFonts w:ascii="Times New Roman" w:hAnsi="Times New Roman" w:cs="Times New Roman"/>
          <w:sz w:val="24"/>
          <w:szCs w:val="24"/>
        </w:rPr>
        <w:t xml:space="preserve">Assim, </w:t>
      </w:r>
      <w:r w:rsidRPr="00A3036C">
        <w:rPr>
          <w:rFonts w:ascii="Times New Roman" w:hAnsi="Times New Roman" w:cs="Times New Roman"/>
          <w:i/>
          <w:iCs/>
          <w:sz w:val="24"/>
          <w:szCs w:val="24"/>
        </w:rPr>
        <w:t>os donos do mundo</w:t>
      </w:r>
      <w:r w:rsidRPr="00A3036C">
        <w:rPr>
          <w:rFonts w:ascii="Times New Roman" w:hAnsi="Times New Roman" w:cs="Times New Roman"/>
          <w:sz w:val="24"/>
          <w:szCs w:val="24"/>
        </w:rPr>
        <w:t xml:space="preserve"> asseveram o Sistema Terra, através de baixas ondas eletromagnéticas e emocionais estabelecidas pela indução do livre arbítrio terrícola submisso </w:t>
      </w:r>
      <w:r w:rsidRPr="00A3036C">
        <w:rPr>
          <w:rFonts w:ascii="Times New Roman" w:hAnsi="Times New Roman" w:cs="Times New Roman"/>
          <w:i/>
          <w:iCs/>
          <w:sz w:val="24"/>
          <w:szCs w:val="24"/>
        </w:rPr>
        <w:t>a 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r w:rsidRPr="00A3036C">
        <w:rPr>
          <w:rFonts w:ascii="Times New Roman" w:hAnsi="Times New Roman" w:cs="Times New Roman"/>
          <w:sz w:val="24"/>
          <w:szCs w:val="24"/>
        </w:rPr>
        <w:t xml:space="preserve">. </w:t>
      </w:r>
    </w:p>
    <w:p w14:paraId="6CD67279" w14:textId="4D553527" w:rsidR="005203D6" w:rsidRPr="00A3036C" w:rsidRDefault="005203D6"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Revisão da pauta revela preocupação com a provável presença do casal</w:t>
      </w:r>
      <w:r w:rsidR="00DD5280" w:rsidRPr="00A3036C">
        <w:rPr>
          <w:rFonts w:ascii="Times New Roman" w:hAnsi="Times New Roman" w:cs="Times New Roman"/>
          <w:sz w:val="24"/>
          <w:szCs w:val="24"/>
        </w:rPr>
        <w:t>, Germano e Fértilles,</w:t>
      </w:r>
      <w:r w:rsidRPr="00A3036C">
        <w:rPr>
          <w:rFonts w:ascii="Times New Roman" w:hAnsi="Times New Roman" w:cs="Times New Roman"/>
          <w:sz w:val="24"/>
          <w:szCs w:val="24"/>
        </w:rPr>
        <w:t xml:space="preserve"> representante da fonte de criação repousada no SEU —</w:t>
      </w:r>
      <w:r w:rsidR="003414AC" w:rsidRPr="00A3036C">
        <w:rPr>
          <w:rFonts w:ascii="Times New Roman" w:hAnsi="Times New Roman" w:cs="Times New Roman"/>
          <w:sz w:val="24"/>
          <w:szCs w:val="24"/>
        </w:rPr>
        <w:t xml:space="preserve"> </w:t>
      </w:r>
      <w:r w:rsidRPr="00A3036C">
        <w:rPr>
          <w:rFonts w:ascii="Times New Roman" w:hAnsi="Times New Roman" w:cs="Times New Roman"/>
          <w:sz w:val="24"/>
          <w:szCs w:val="24"/>
        </w:rPr>
        <w:t>Soberana Energia Universal</w:t>
      </w:r>
      <w:r w:rsidR="002E52F6" w:rsidRPr="00A3036C">
        <w:rPr>
          <w:rFonts w:ascii="Times New Roman" w:hAnsi="Times New Roman" w:cs="Times New Roman"/>
          <w:sz w:val="24"/>
          <w:szCs w:val="24"/>
        </w:rPr>
        <w:t xml:space="preserve">. </w:t>
      </w:r>
    </w:p>
    <w:p w14:paraId="5EBC423B" w14:textId="61EC04F3" w:rsidR="00B2052B" w:rsidRPr="00A3036C" w:rsidRDefault="002E52F6"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topo piramidal do Sistema Terra polemiza medidas a serem tomadas para neutralizar a ajuda dos </w:t>
      </w:r>
      <w:r w:rsidRPr="00A3036C">
        <w:rPr>
          <w:rFonts w:ascii="Times New Roman" w:hAnsi="Times New Roman" w:cs="Times New Roman"/>
          <w:i/>
          <w:iCs/>
          <w:sz w:val="24"/>
          <w:szCs w:val="24"/>
        </w:rPr>
        <w:t xml:space="preserve">morcturianos </w:t>
      </w:r>
      <w:r w:rsidRPr="00A3036C">
        <w:rPr>
          <w:rFonts w:ascii="Times New Roman" w:hAnsi="Times New Roman" w:cs="Times New Roman"/>
          <w:sz w:val="24"/>
          <w:szCs w:val="24"/>
        </w:rPr>
        <w:t xml:space="preserve">na transição planetária ao </w:t>
      </w:r>
      <w:r w:rsidRPr="00A3036C">
        <w:rPr>
          <w:rFonts w:ascii="Times New Roman" w:hAnsi="Times New Roman" w:cs="Times New Roman"/>
          <w:i/>
          <w:iCs/>
          <w:sz w:val="24"/>
          <w:szCs w:val="24"/>
        </w:rPr>
        <w:t>quinto plano terráqueo</w:t>
      </w:r>
      <w:r w:rsidR="00AE3081" w:rsidRPr="00A3036C">
        <w:rPr>
          <w:rFonts w:ascii="Times New Roman" w:hAnsi="Times New Roman" w:cs="Times New Roman"/>
          <w:sz w:val="24"/>
          <w:szCs w:val="24"/>
        </w:rPr>
        <w:t xml:space="preserve">, </w:t>
      </w:r>
      <w:r w:rsidR="00D152F0" w:rsidRPr="00A3036C">
        <w:rPr>
          <w:rFonts w:ascii="Times New Roman" w:hAnsi="Times New Roman" w:cs="Times New Roman"/>
          <w:sz w:val="24"/>
          <w:szCs w:val="24"/>
        </w:rPr>
        <w:t>conhecida</w:t>
      </w:r>
      <w:r w:rsidR="00B2052B" w:rsidRPr="00A3036C">
        <w:rPr>
          <w:rFonts w:ascii="Times New Roman" w:hAnsi="Times New Roman" w:cs="Times New Roman"/>
          <w:sz w:val="24"/>
          <w:szCs w:val="24"/>
        </w:rPr>
        <w:t xml:space="preserve"> quinta dimensão.</w:t>
      </w:r>
    </w:p>
    <w:p w14:paraId="33786C98" w14:textId="73AEBA39" w:rsidR="00D00AD0" w:rsidRPr="00A3036C" w:rsidRDefault="003414AC"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Rein</w:t>
      </w:r>
      <w:r w:rsidR="00E0305C" w:rsidRPr="00A3036C">
        <w:rPr>
          <w:rFonts w:ascii="Times New Roman" w:hAnsi="Times New Roman" w:cs="Times New Roman"/>
          <w:sz w:val="24"/>
          <w:szCs w:val="24"/>
        </w:rPr>
        <w:t>ovil</w:t>
      </w:r>
      <w:r w:rsidRPr="00A3036C">
        <w:rPr>
          <w:rFonts w:ascii="Times New Roman" w:hAnsi="Times New Roman" w:cs="Times New Roman"/>
          <w:sz w:val="24"/>
          <w:szCs w:val="24"/>
        </w:rPr>
        <w:t xml:space="preserve"> </w:t>
      </w:r>
      <w:r w:rsidR="00E3018C" w:rsidRPr="00A3036C">
        <w:rPr>
          <w:rFonts w:ascii="Times New Roman" w:hAnsi="Times New Roman" w:cs="Times New Roman"/>
          <w:sz w:val="24"/>
          <w:szCs w:val="24"/>
        </w:rPr>
        <w:t>vedeta</w:t>
      </w:r>
      <w:r w:rsidR="008D068D" w:rsidRPr="00A3036C">
        <w:rPr>
          <w:rFonts w:ascii="Times New Roman" w:hAnsi="Times New Roman" w:cs="Times New Roman"/>
          <w:sz w:val="24"/>
          <w:szCs w:val="24"/>
        </w:rPr>
        <w:t xml:space="preserve"> posicionamento contestado</w:t>
      </w:r>
      <w:r w:rsidR="006A3FEB" w:rsidRPr="00A3036C">
        <w:rPr>
          <w:rFonts w:ascii="Times New Roman" w:hAnsi="Times New Roman" w:cs="Times New Roman"/>
          <w:sz w:val="24"/>
          <w:szCs w:val="24"/>
        </w:rPr>
        <w:t xml:space="preserve"> por seu irmão gêmeo, Rein</w:t>
      </w:r>
      <w:r w:rsidR="00E0305C" w:rsidRPr="00A3036C">
        <w:rPr>
          <w:rFonts w:ascii="Times New Roman" w:hAnsi="Times New Roman" w:cs="Times New Roman"/>
          <w:sz w:val="24"/>
          <w:szCs w:val="24"/>
        </w:rPr>
        <w:t>ódio</w:t>
      </w:r>
      <w:r w:rsidR="00AA1F1E" w:rsidRPr="00A3036C">
        <w:rPr>
          <w:rFonts w:ascii="Times New Roman" w:hAnsi="Times New Roman" w:cs="Times New Roman"/>
          <w:sz w:val="24"/>
          <w:szCs w:val="24"/>
        </w:rPr>
        <w:t xml:space="preserve">, com Ilusiodiano </w:t>
      </w:r>
      <w:r w:rsidR="00B14C6D" w:rsidRPr="00A3036C">
        <w:rPr>
          <w:rFonts w:ascii="Times New Roman" w:hAnsi="Times New Roman" w:cs="Times New Roman"/>
          <w:sz w:val="24"/>
          <w:szCs w:val="24"/>
        </w:rPr>
        <w:t xml:space="preserve">colocando </w:t>
      </w:r>
      <w:r w:rsidR="00B14C6D" w:rsidRPr="00A3036C">
        <w:rPr>
          <w:rFonts w:ascii="Times New Roman" w:hAnsi="Times New Roman" w:cs="Times New Roman"/>
          <w:i/>
          <w:iCs/>
          <w:sz w:val="24"/>
          <w:szCs w:val="24"/>
        </w:rPr>
        <w:t>panos quente</w:t>
      </w:r>
      <w:r w:rsidR="00C13C2A" w:rsidRPr="00A3036C">
        <w:rPr>
          <w:rFonts w:ascii="Times New Roman" w:hAnsi="Times New Roman" w:cs="Times New Roman"/>
          <w:i/>
          <w:iCs/>
          <w:sz w:val="24"/>
          <w:szCs w:val="24"/>
        </w:rPr>
        <w:t>s</w:t>
      </w:r>
      <w:r w:rsidR="00C13C2A" w:rsidRPr="00A3036C">
        <w:rPr>
          <w:rFonts w:ascii="Times New Roman" w:hAnsi="Times New Roman" w:cs="Times New Roman"/>
          <w:sz w:val="24"/>
          <w:szCs w:val="24"/>
        </w:rPr>
        <w:t>, observados pe</w:t>
      </w:r>
      <w:r w:rsidR="00D00AD0" w:rsidRPr="00A3036C">
        <w:rPr>
          <w:rFonts w:ascii="Times New Roman" w:hAnsi="Times New Roman" w:cs="Times New Roman"/>
          <w:sz w:val="24"/>
          <w:szCs w:val="24"/>
        </w:rPr>
        <w:t>la arrogância suprema de Algozlenirus.</w:t>
      </w:r>
    </w:p>
    <w:p w14:paraId="496467F7" w14:textId="77777777" w:rsidR="00EE60A1" w:rsidRPr="00A3036C" w:rsidRDefault="00EE60A1" w:rsidP="009F1211">
      <w:pPr>
        <w:spacing w:after="0"/>
        <w:jc w:val="both"/>
        <w:rPr>
          <w:rFonts w:ascii="Times New Roman" w:hAnsi="Times New Roman" w:cs="Times New Roman"/>
          <w:sz w:val="24"/>
          <w:szCs w:val="24"/>
        </w:rPr>
      </w:pPr>
    </w:p>
    <w:p w14:paraId="7D7D68BB" w14:textId="3D69274E" w:rsidR="00EE60A1" w:rsidRPr="00A3036C" w:rsidRDefault="00EE60A1"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390BB6" w:rsidRPr="00A3036C">
        <w:rPr>
          <w:rFonts w:ascii="Times New Roman" w:hAnsi="Times New Roman" w:cs="Times New Roman"/>
          <w:sz w:val="24"/>
          <w:szCs w:val="24"/>
        </w:rPr>
        <w:t xml:space="preserve">Será interessante uma releitura do cinema italiano </w:t>
      </w:r>
      <w:r w:rsidR="00A8260E" w:rsidRPr="00A3036C">
        <w:rPr>
          <w:rFonts w:ascii="Times New Roman" w:hAnsi="Times New Roman" w:cs="Times New Roman"/>
          <w:sz w:val="24"/>
          <w:szCs w:val="24"/>
        </w:rPr>
        <w:t xml:space="preserve">― Reinovil vibra ― </w:t>
      </w:r>
      <w:r w:rsidR="001A7A62" w:rsidRPr="00A3036C">
        <w:rPr>
          <w:rFonts w:ascii="Times New Roman" w:hAnsi="Times New Roman" w:cs="Times New Roman"/>
          <w:sz w:val="24"/>
          <w:szCs w:val="24"/>
        </w:rPr>
        <w:t>Releituras em novas roupagens de comédias românticas</w:t>
      </w:r>
      <w:r w:rsidR="00B63486" w:rsidRPr="00A3036C">
        <w:rPr>
          <w:rFonts w:ascii="Times New Roman" w:hAnsi="Times New Roman" w:cs="Times New Roman"/>
          <w:sz w:val="24"/>
          <w:szCs w:val="24"/>
        </w:rPr>
        <w:t xml:space="preserve"> e dramas. ▬ </w:t>
      </w:r>
      <w:r w:rsidR="003F4031" w:rsidRPr="00A3036C">
        <w:rPr>
          <w:rFonts w:ascii="Times New Roman" w:hAnsi="Times New Roman" w:cs="Times New Roman"/>
          <w:sz w:val="24"/>
          <w:szCs w:val="24"/>
        </w:rPr>
        <w:t>desejoso.</w:t>
      </w:r>
    </w:p>
    <w:p w14:paraId="099DB37B" w14:textId="77777777" w:rsidR="003F4031" w:rsidRPr="00A3036C" w:rsidRDefault="003F4031" w:rsidP="009F1211">
      <w:pPr>
        <w:spacing w:after="0"/>
        <w:jc w:val="both"/>
        <w:rPr>
          <w:rFonts w:ascii="Times New Roman" w:hAnsi="Times New Roman" w:cs="Times New Roman"/>
          <w:sz w:val="24"/>
          <w:szCs w:val="24"/>
        </w:rPr>
      </w:pPr>
    </w:p>
    <w:p w14:paraId="1B91F9A1" w14:textId="0341B66C" w:rsidR="003F4031" w:rsidRPr="00A3036C" w:rsidRDefault="003F4031"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77417" w:rsidRPr="00A3036C">
        <w:rPr>
          <w:rFonts w:ascii="Times New Roman" w:hAnsi="Times New Roman" w:cs="Times New Roman"/>
          <w:sz w:val="24"/>
          <w:szCs w:val="24"/>
        </w:rPr>
        <w:t>Reinovil, a</w:t>
      </w:r>
      <w:r w:rsidRPr="00A3036C">
        <w:rPr>
          <w:rFonts w:ascii="Times New Roman" w:hAnsi="Times New Roman" w:cs="Times New Roman"/>
          <w:sz w:val="24"/>
          <w:szCs w:val="24"/>
        </w:rPr>
        <w:t>cho</w:t>
      </w:r>
      <w:r w:rsidR="0031212B" w:rsidRPr="00A3036C">
        <w:rPr>
          <w:rFonts w:ascii="Times New Roman" w:hAnsi="Times New Roman" w:cs="Times New Roman"/>
          <w:sz w:val="24"/>
          <w:szCs w:val="24"/>
        </w:rPr>
        <w:t xml:space="preserve"> que devemos</w:t>
      </w:r>
      <w:r w:rsidR="0002203B" w:rsidRPr="00A3036C">
        <w:rPr>
          <w:rFonts w:ascii="Times New Roman" w:hAnsi="Times New Roman" w:cs="Times New Roman"/>
          <w:sz w:val="24"/>
          <w:szCs w:val="24"/>
        </w:rPr>
        <w:t xml:space="preserve"> utilizar abordagens densas ― Reinódio</w:t>
      </w:r>
      <w:r w:rsidR="00C77417" w:rsidRPr="00A3036C">
        <w:rPr>
          <w:rFonts w:ascii="Times New Roman" w:hAnsi="Times New Roman" w:cs="Times New Roman"/>
          <w:sz w:val="24"/>
          <w:szCs w:val="24"/>
        </w:rPr>
        <w:t xml:space="preserve"> contesta o irmão </w:t>
      </w:r>
      <w:r w:rsidR="0002203B" w:rsidRPr="00A3036C">
        <w:rPr>
          <w:rFonts w:ascii="Times New Roman" w:hAnsi="Times New Roman" w:cs="Times New Roman"/>
          <w:sz w:val="24"/>
          <w:szCs w:val="24"/>
        </w:rPr>
        <w:t>―</w:t>
      </w:r>
      <w:r w:rsidR="009908DE" w:rsidRPr="00A3036C">
        <w:rPr>
          <w:rFonts w:ascii="Times New Roman" w:hAnsi="Times New Roman" w:cs="Times New Roman"/>
          <w:sz w:val="24"/>
          <w:szCs w:val="24"/>
        </w:rPr>
        <w:t xml:space="preserve"> </w:t>
      </w:r>
      <w:r w:rsidR="00FB7C81" w:rsidRPr="00A3036C">
        <w:rPr>
          <w:rFonts w:ascii="Times New Roman" w:hAnsi="Times New Roman" w:cs="Times New Roman"/>
          <w:sz w:val="24"/>
          <w:szCs w:val="24"/>
        </w:rPr>
        <w:t>R</w:t>
      </w:r>
      <w:r w:rsidR="009908DE" w:rsidRPr="00A3036C">
        <w:rPr>
          <w:rFonts w:ascii="Times New Roman" w:hAnsi="Times New Roman" w:cs="Times New Roman"/>
          <w:sz w:val="24"/>
          <w:szCs w:val="24"/>
        </w:rPr>
        <w:t>oteiro</w:t>
      </w:r>
      <w:r w:rsidR="004A11E3" w:rsidRPr="00A3036C">
        <w:rPr>
          <w:rFonts w:ascii="Times New Roman" w:hAnsi="Times New Roman" w:cs="Times New Roman"/>
          <w:sz w:val="24"/>
          <w:szCs w:val="24"/>
        </w:rPr>
        <w:t>s dramáticos</w:t>
      </w:r>
      <w:r w:rsidR="006C3E34" w:rsidRPr="00A3036C">
        <w:rPr>
          <w:rFonts w:ascii="Times New Roman" w:hAnsi="Times New Roman" w:cs="Times New Roman"/>
          <w:sz w:val="24"/>
          <w:szCs w:val="24"/>
        </w:rPr>
        <w:t xml:space="preserve"> com temáticas centralizadas em violências diversa</w:t>
      </w:r>
      <w:r w:rsidR="00FB7C81" w:rsidRPr="00A3036C">
        <w:rPr>
          <w:rFonts w:ascii="Times New Roman" w:hAnsi="Times New Roman" w:cs="Times New Roman"/>
          <w:sz w:val="24"/>
          <w:szCs w:val="24"/>
        </w:rPr>
        <w:t>s</w:t>
      </w:r>
      <w:r w:rsidR="00963CE5" w:rsidRPr="00A3036C">
        <w:rPr>
          <w:rFonts w:ascii="Times New Roman" w:hAnsi="Times New Roman" w:cs="Times New Roman"/>
          <w:sz w:val="24"/>
          <w:szCs w:val="24"/>
        </w:rPr>
        <w:t xml:space="preserve"> executadas contra inocente</w:t>
      </w:r>
      <w:r w:rsidR="002B69B6" w:rsidRPr="00A3036C">
        <w:rPr>
          <w:rFonts w:ascii="Times New Roman" w:hAnsi="Times New Roman" w:cs="Times New Roman"/>
          <w:sz w:val="24"/>
          <w:szCs w:val="24"/>
        </w:rPr>
        <w:t>s ―</w:t>
      </w:r>
      <w:r w:rsidR="00DC7F28" w:rsidRPr="00A3036C">
        <w:rPr>
          <w:rFonts w:ascii="Times New Roman" w:hAnsi="Times New Roman" w:cs="Times New Roman"/>
          <w:sz w:val="24"/>
          <w:szCs w:val="24"/>
        </w:rPr>
        <w:t xml:space="preserve"> </w:t>
      </w:r>
      <w:r w:rsidR="00B10A11" w:rsidRPr="00A3036C">
        <w:rPr>
          <w:rFonts w:ascii="Times New Roman" w:hAnsi="Times New Roman" w:cs="Times New Roman"/>
          <w:sz w:val="24"/>
          <w:szCs w:val="24"/>
        </w:rPr>
        <w:t>Esclarece</w:t>
      </w:r>
      <w:r w:rsidR="003C37D2" w:rsidRPr="00A3036C">
        <w:rPr>
          <w:rFonts w:ascii="Times New Roman" w:hAnsi="Times New Roman" w:cs="Times New Roman"/>
          <w:sz w:val="24"/>
          <w:szCs w:val="24"/>
        </w:rPr>
        <w:t xml:space="preserve"> posicionamento </w:t>
      </w:r>
      <w:r w:rsidR="002B69B6" w:rsidRPr="00A3036C">
        <w:rPr>
          <w:rFonts w:ascii="Times New Roman" w:hAnsi="Times New Roman" w:cs="Times New Roman"/>
          <w:sz w:val="24"/>
          <w:szCs w:val="24"/>
        </w:rPr>
        <w:t>―</w:t>
      </w:r>
      <w:r w:rsidR="003C37D2" w:rsidRPr="00A3036C">
        <w:rPr>
          <w:rFonts w:ascii="Times New Roman" w:hAnsi="Times New Roman" w:cs="Times New Roman"/>
          <w:sz w:val="24"/>
          <w:szCs w:val="24"/>
        </w:rPr>
        <w:t xml:space="preserve"> </w:t>
      </w:r>
      <w:r w:rsidR="006C3C25" w:rsidRPr="00A3036C">
        <w:rPr>
          <w:rFonts w:ascii="Times New Roman" w:hAnsi="Times New Roman" w:cs="Times New Roman"/>
          <w:sz w:val="24"/>
          <w:szCs w:val="24"/>
        </w:rPr>
        <w:t>Sem esquecer o herói fazendo justiça com as próprias mãos</w:t>
      </w:r>
      <w:r w:rsidR="00DD08C9" w:rsidRPr="00A3036C">
        <w:rPr>
          <w:rFonts w:ascii="Times New Roman" w:hAnsi="Times New Roman" w:cs="Times New Roman"/>
          <w:sz w:val="24"/>
          <w:szCs w:val="24"/>
        </w:rPr>
        <w:t>. ▬ convencido.</w:t>
      </w:r>
    </w:p>
    <w:p w14:paraId="175F37DE" w14:textId="77777777" w:rsidR="00DD08C9" w:rsidRPr="00A3036C" w:rsidRDefault="00DD08C9" w:rsidP="009F1211">
      <w:pPr>
        <w:spacing w:after="0"/>
        <w:jc w:val="both"/>
        <w:rPr>
          <w:rFonts w:ascii="Times New Roman" w:hAnsi="Times New Roman" w:cs="Times New Roman"/>
          <w:sz w:val="24"/>
          <w:szCs w:val="24"/>
        </w:rPr>
      </w:pPr>
    </w:p>
    <w:p w14:paraId="7D41D930" w14:textId="26B489F3" w:rsidR="00DD08C9" w:rsidRPr="00A3036C" w:rsidRDefault="00DD08C9"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743EB" w:rsidRPr="00A3036C">
        <w:rPr>
          <w:rFonts w:ascii="Times New Roman" w:hAnsi="Times New Roman" w:cs="Times New Roman"/>
          <w:sz w:val="24"/>
          <w:szCs w:val="24"/>
        </w:rPr>
        <w:t>Ambas linguagens funcionam ― Ilusiod</w:t>
      </w:r>
      <w:r w:rsidR="00F22602" w:rsidRPr="00A3036C">
        <w:rPr>
          <w:rFonts w:ascii="Times New Roman" w:hAnsi="Times New Roman" w:cs="Times New Roman"/>
          <w:sz w:val="24"/>
          <w:szCs w:val="24"/>
        </w:rPr>
        <w:t xml:space="preserve">iano tranquiliza a discordância </w:t>
      </w:r>
      <w:r w:rsidR="002743EB" w:rsidRPr="00A3036C">
        <w:rPr>
          <w:rFonts w:ascii="Times New Roman" w:hAnsi="Times New Roman" w:cs="Times New Roman"/>
          <w:sz w:val="24"/>
          <w:szCs w:val="24"/>
        </w:rPr>
        <w:t>―</w:t>
      </w:r>
      <w:r w:rsidR="00F22602" w:rsidRPr="00A3036C">
        <w:rPr>
          <w:rFonts w:ascii="Times New Roman" w:hAnsi="Times New Roman" w:cs="Times New Roman"/>
          <w:sz w:val="24"/>
          <w:szCs w:val="24"/>
        </w:rPr>
        <w:t xml:space="preserve"> Não interessa o meio e, sim, o fim. ▬ explana.</w:t>
      </w:r>
    </w:p>
    <w:p w14:paraId="2B8CC845" w14:textId="77777777" w:rsidR="00F22602" w:rsidRPr="00A3036C" w:rsidRDefault="00F22602" w:rsidP="009F1211">
      <w:pPr>
        <w:spacing w:after="0"/>
        <w:jc w:val="both"/>
        <w:rPr>
          <w:rFonts w:ascii="Times New Roman" w:hAnsi="Times New Roman" w:cs="Times New Roman"/>
          <w:sz w:val="24"/>
          <w:szCs w:val="24"/>
        </w:rPr>
      </w:pPr>
    </w:p>
    <w:p w14:paraId="37C2C972" w14:textId="6096194D" w:rsidR="00F22602" w:rsidRPr="00A3036C" w:rsidRDefault="00F22602"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22F67" w:rsidRPr="00A3036C">
        <w:rPr>
          <w:rFonts w:ascii="Times New Roman" w:hAnsi="Times New Roman" w:cs="Times New Roman"/>
          <w:sz w:val="24"/>
          <w:szCs w:val="24"/>
        </w:rPr>
        <w:t xml:space="preserve">Cinematografia de romances </w:t>
      </w:r>
      <w:r w:rsidR="003A2519" w:rsidRPr="00A3036C">
        <w:rPr>
          <w:rFonts w:ascii="Times New Roman" w:hAnsi="Times New Roman" w:cs="Times New Roman"/>
          <w:sz w:val="24"/>
          <w:szCs w:val="24"/>
        </w:rPr>
        <w:t>sensibiliza o público</w:t>
      </w:r>
      <w:r w:rsidR="003A22EF" w:rsidRPr="00A3036C">
        <w:rPr>
          <w:rFonts w:ascii="Times New Roman" w:hAnsi="Times New Roman" w:cs="Times New Roman"/>
          <w:sz w:val="24"/>
          <w:szCs w:val="24"/>
        </w:rPr>
        <w:t xml:space="preserve"> ― </w:t>
      </w:r>
      <w:r w:rsidR="00D152F0" w:rsidRPr="00A3036C">
        <w:rPr>
          <w:rFonts w:ascii="Times New Roman" w:hAnsi="Times New Roman" w:cs="Times New Roman"/>
          <w:sz w:val="24"/>
          <w:szCs w:val="24"/>
        </w:rPr>
        <w:t>Reinódio p</w:t>
      </w:r>
      <w:r w:rsidR="003A22EF" w:rsidRPr="00A3036C">
        <w:rPr>
          <w:rFonts w:ascii="Times New Roman" w:hAnsi="Times New Roman" w:cs="Times New Roman"/>
          <w:sz w:val="24"/>
          <w:szCs w:val="24"/>
        </w:rPr>
        <w:t>revine</w:t>
      </w:r>
      <w:r w:rsidR="00BD3B22" w:rsidRPr="00A3036C">
        <w:rPr>
          <w:rFonts w:ascii="Times New Roman" w:hAnsi="Times New Roman" w:cs="Times New Roman"/>
          <w:sz w:val="24"/>
          <w:szCs w:val="24"/>
        </w:rPr>
        <w:t xml:space="preserve"> </w:t>
      </w:r>
      <w:r w:rsidR="003A22EF" w:rsidRPr="00A3036C">
        <w:rPr>
          <w:rFonts w:ascii="Times New Roman" w:hAnsi="Times New Roman" w:cs="Times New Roman"/>
          <w:sz w:val="24"/>
          <w:szCs w:val="24"/>
        </w:rPr>
        <w:t>―</w:t>
      </w:r>
      <w:r w:rsidR="00BD3B22" w:rsidRPr="00A3036C">
        <w:rPr>
          <w:rFonts w:ascii="Times New Roman" w:hAnsi="Times New Roman" w:cs="Times New Roman"/>
          <w:sz w:val="24"/>
          <w:szCs w:val="24"/>
        </w:rPr>
        <w:t xml:space="preserve"> Nós queremos os terráqueo</w:t>
      </w:r>
      <w:r w:rsidR="00B8450E" w:rsidRPr="00A3036C">
        <w:rPr>
          <w:rFonts w:ascii="Times New Roman" w:hAnsi="Times New Roman" w:cs="Times New Roman"/>
          <w:sz w:val="24"/>
          <w:szCs w:val="24"/>
        </w:rPr>
        <w:t xml:space="preserve">s </w:t>
      </w:r>
      <w:r w:rsidR="00050D05" w:rsidRPr="00A3036C">
        <w:rPr>
          <w:rFonts w:ascii="Times New Roman" w:hAnsi="Times New Roman" w:cs="Times New Roman"/>
          <w:sz w:val="24"/>
          <w:szCs w:val="24"/>
        </w:rPr>
        <w:t>longe de energias eletromagnéticas e emocional</w:t>
      </w:r>
      <w:r w:rsidR="001D0546" w:rsidRPr="00A3036C">
        <w:rPr>
          <w:rFonts w:ascii="Times New Roman" w:hAnsi="Times New Roman" w:cs="Times New Roman"/>
          <w:sz w:val="24"/>
          <w:szCs w:val="24"/>
        </w:rPr>
        <w:t xml:space="preserve"> capazes de, os estimular a descobrirem</w:t>
      </w:r>
      <w:r w:rsidR="00F97A4E" w:rsidRPr="00A3036C">
        <w:rPr>
          <w:rFonts w:ascii="Times New Roman" w:hAnsi="Times New Roman" w:cs="Times New Roman"/>
          <w:sz w:val="24"/>
          <w:szCs w:val="24"/>
        </w:rPr>
        <w:t xml:space="preserve"> o caminho da conexão ao Eu Superior</w:t>
      </w:r>
      <w:r w:rsidR="002A0EAA" w:rsidRPr="00A3036C">
        <w:rPr>
          <w:rFonts w:ascii="Times New Roman" w:hAnsi="Times New Roman" w:cs="Times New Roman"/>
          <w:sz w:val="24"/>
          <w:szCs w:val="24"/>
        </w:rPr>
        <w:t>. ▬ esclarece.</w:t>
      </w:r>
    </w:p>
    <w:p w14:paraId="31244C24" w14:textId="77777777" w:rsidR="002A0EAA" w:rsidRPr="00A3036C" w:rsidRDefault="002A0EAA" w:rsidP="009F1211">
      <w:pPr>
        <w:spacing w:after="0"/>
        <w:jc w:val="both"/>
        <w:rPr>
          <w:rFonts w:ascii="Times New Roman" w:hAnsi="Times New Roman" w:cs="Times New Roman"/>
          <w:sz w:val="24"/>
          <w:szCs w:val="24"/>
        </w:rPr>
      </w:pPr>
    </w:p>
    <w:p w14:paraId="3BB45A23" w14:textId="491B9C05" w:rsidR="002A0EAA" w:rsidRPr="00A3036C" w:rsidRDefault="002A0EAA"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Reinódio</w:t>
      </w:r>
      <w:r w:rsidR="002067A7" w:rsidRPr="00A3036C">
        <w:rPr>
          <w:rFonts w:ascii="Times New Roman" w:hAnsi="Times New Roman" w:cs="Times New Roman"/>
          <w:sz w:val="24"/>
          <w:szCs w:val="24"/>
        </w:rPr>
        <w:t>,</w:t>
      </w:r>
      <w:r w:rsidR="004C1F77" w:rsidRPr="00A3036C">
        <w:rPr>
          <w:rFonts w:ascii="Times New Roman" w:hAnsi="Times New Roman" w:cs="Times New Roman"/>
          <w:sz w:val="24"/>
          <w:szCs w:val="24"/>
        </w:rPr>
        <w:t xml:space="preserve"> o</w:t>
      </w:r>
      <w:r w:rsidR="00B46CA9" w:rsidRPr="00A3036C">
        <w:rPr>
          <w:rFonts w:ascii="Times New Roman" w:hAnsi="Times New Roman" w:cs="Times New Roman"/>
          <w:sz w:val="24"/>
          <w:szCs w:val="24"/>
        </w:rPr>
        <w:t>s</w:t>
      </w:r>
      <w:r w:rsidR="004C1F77" w:rsidRPr="00A3036C">
        <w:rPr>
          <w:rFonts w:ascii="Times New Roman" w:hAnsi="Times New Roman" w:cs="Times New Roman"/>
          <w:sz w:val="24"/>
          <w:szCs w:val="24"/>
        </w:rPr>
        <w:t xml:space="preserve"> fi</w:t>
      </w:r>
      <w:r w:rsidR="00B46CA9" w:rsidRPr="00A3036C">
        <w:rPr>
          <w:rFonts w:ascii="Times New Roman" w:hAnsi="Times New Roman" w:cs="Times New Roman"/>
          <w:sz w:val="24"/>
          <w:szCs w:val="24"/>
        </w:rPr>
        <w:t>ns</w:t>
      </w:r>
      <w:r w:rsidR="004C1F77" w:rsidRPr="00A3036C">
        <w:rPr>
          <w:rFonts w:ascii="Times New Roman" w:hAnsi="Times New Roman" w:cs="Times New Roman"/>
          <w:sz w:val="24"/>
          <w:szCs w:val="24"/>
        </w:rPr>
        <w:t xml:space="preserve"> justificam os meios</w:t>
      </w:r>
      <w:r w:rsidR="00B93A1E" w:rsidRPr="00A3036C">
        <w:rPr>
          <w:rFonts w:ascii="Times New Roman" w:hAnsi="Times New Roman" w:cs="Times New Roman"/>
          <w:sz w:val="24"/>
          <w:szCs w:val="24"/>
        </w:rPr>
        <w:t xml:space="preserve"> e o ser humano</w:t>
      </w:r>
      <w:r w:rsidR="00F81F71" w:rsidRPr="00A3036C">
        <w:rPr>
          <w:rFonts w:ascii="Times New Roman" w:hAnsi="Times New Roman" w:cs="Times New Roman"/>
          <w:sz w:val="24"/>
          <w:szCs w:val="24"/>
        </w:rPr>
        <w:t xml:space="preserve"> </w:t>
      </w:r>
      <w:r w:rsidR="00B46CA9" w:rsidRPr="00A3036C">
        <w:rPr>
          <w:rFonts w:ascii="Times New Roman" w:hAnsi="Times New Roman" w:cs="Times New Roman"/>
          <w:sz w:val="24"/>
          <w:szCs w:val="24"/>
        </w:rPr>
        <w:t>subtrai sua própria vida por amor ―</w:t>
      </w:r>
      <w:r w:rsidR="00CE3D24" w:rsidRPr="00A3036C">
        <w:rPr>
          <w:rFonts w:ascii="Times New Roman" w:hAnsi="Times New Roman" w:cs="Times New Roman"/>
          <w:sz w:val="24"/>
          <w:szCs w:val="24"/>
        </w:rPr>
        <w:t xml:space="preserve"> Reinovil argumenta </w:t>
      </w:r>
      <w:r w:rsidR="00B46CA9" w:rsidRPr="00A3036C">
        <w:rPr>
          <w:rFonts w:ascii="Times New Roman" w:hAnsi="Times New Roman" w:cs="Times New Roman"/>
          <w:sz w:val="24"/>
          <w:szCs w:val="24"/>
        </w:rPr>
        <w:t>―</w:t>
      </w:r>
      <w:r w:rsidR="00CE3D24" w:rsidRPr="00A3036C">
        <w:rPr>
          <w:rFonts w:ascii="Times New Roman" w:hAnsi="Times New Roman" w:cs="Times New Roman"/>
          <w:sz w:val="24"/>
          <w:szCs w:val="24"/>
        </w:rPr>
        <w:t xml:space="preserve"> A decepção</w:t>
      </w:r>
      <w:r w:rsidR="00CC7383" w:rsidRPr="00A3036C">
        <w:rPr>
          <w:rFonts w:ascii="Times New Roman" w:hAnsi="Times New Roman" w:cs="Times New Roman"/>
          <w:sz w:val="24"/>
          <w:szCs w:val="24"/>
        </w:rPr>
        <w:t xml:space="preserve"> amorosa </w:t>
      </w:r>
      <w:r w:rsidR="000E01FE" w:rsidRPr="00A3036C">
        <w:rPr>
          <w:rFonts w:ascii="Times New Roman" w:hAnsi="Times New Roman" w:cs="Times New Roman"/>
          <w:sz w:val="24"/>
          <w:szCs w:val="24"/>
        </w:rPr>
        <w:t>pode revelar</w:t>
      </w:r>
      <w:r w:rsidR="006A30D3" w:rsidRPr="00A3036C">
        <w:rPr>
          <w:rFonts w:ascii="Times New Roman" w:hAnsi="Times New Roman" w:cs="Times New Roman"/>
          <w:sz w:val="24"/>
          <w:szCs w:val="24"/>
        </w:rPr>
        <w:t xml:space="preserve"> o pior das pessoas ― </w:t>
      </w:r>
      <w:r w:rsidR="00A81778" w:rsidRPr="00A3036C">
        <w:rPr>
          <w:rFonts w:ascii="Times New Roman" w:hAnsi="Times New Roman" w:cs="Times New Roman"/>
          <w:sz w:val="24"/>
          <w:szCs w:val="24"/>
        </w:rPr>
        <w:t>Toma vinh</w:t>
      </w:r>
      <w:r w:rsidR="002B1D57" w:rsidRPr="00A3036C">
        <w:rPr>
          <w:rFonts w:ascii="Times New Roman" w:hAnsi="Times New Roman" w:cs="Times New Roman"/>
          <w:sz w:val="24"/>
          <w:szCs w:val="24"/>
        </w:rPr>
        <w:t xml:space="preserve">o </w:t>
      </w:r>
      <w:r w:rsidR="006A30D3" w:rsidRPr="00A3036C">
        <w:rPr>
          <w:rFonts w:ascii="Times New Roman" w:hAnsi="Times New Roman" w:cs="Times New Roman"/>
          <w:sz w:val="24"/>
          <w:szCs w:val="24"/>
        </w:rPr>
        <w:t>―</w:t>
      </w:r>
      <w:r w:rsidR="002B1D57" w:rsidRPr="00A3036C">
        <w:rPr>
          <w:rFonts w:ascii="Times New Roman" w:hAnsi="Times New Roman" w:cs="Times New Roman"/>
          <w:sz w:val="24"/>
          <w:szCs w:val="24"/>
        </w:rPr>
        <w:t xml:space="preserve"> </w:t>
      </w:r>
      <w:r w:rsidR="00AB0C2F" w:rsidRPr="00A3036C">
        <w:rPr>
          <w:rFonts w:ascii="Times New Roman" w:hAnsi="Times New Roman" w:cs="Times New Roman"/>
          <w:sz w:val="24"/>
          <w:szCs w:val="24"/>
        </w:rPr>
        <w:t>Despertando o desejo de vingança e até de matar, a quem amara um dia e</w:t>
      </w:r>
      <w:r w:rsidR="00E64F7E" w:rsidRPr="00A3036C">
        <w:rPr>
          <w:rFonts w:ascii="Times New Roman" w:hAnsi="Times New Roman" w:cs="Times New Roman"/>
          <w:sz w:val="24"/>
          <w:szCs w:val="24"/>
        </w:rPr>
        <w:t>,</w:t>
      </w:r>
      <w:r w:rsidR="00AB0C2F" w:rsidRPr="00A3036C">
        <w:rPr>
          <w:rFonts w:ascii="Times New Roman" w:hAnsi="Times New Roman" w:cs="Times New Roman"/>
          <w:sz w:val="24"/>
          <w:szCs w:val="24"/>
        </w:rPr>
        <w:t xml:space="preserve"> hoje</w:t>
      </w:r>
      <w:r w:rsidR="00E64F7E" w:rsidRPr="00A3036C">
        <w:rPr>
          <w:rFonts w:ascii="Times New Roman" w:hAnsi="Times New Roman" w:cs="Times New Roman"/>
          <w:sz w:val="24"/>
          <w:szCs w:val="24"/>
        </w:rPr>
        <w:t>,</w:t>
      </w:r>
      <w:r w:rsidR="00AB0C2F" w:rsidRPr="00A3036C">
        <w:rPr>
          <w:rFonts w:ascii="Times New Roman" w:hAnsi="Times New Roman" w:cs="Times New Roman"/>
          <w:sz w:val="24"/>
          <w:szCs w:val="24"/>
        </w:rPr>
        <w:t xml:space="preserve"> odeia</w:t>
      </w:r>
      <w:r w:rsidR="004E046A" w:rsidRPr="00A3036C">
        <w:rPr>
          <w:rFonts w:ascii="Times New Roman" w:hAnsi="Times New Roman" w:cs="Times New Roman"/>
          <w:sz w:val="24"/>
          <w:szCs w:val="24"/>
        </w:rPr>
        <w:t xml:space="preserve"> ―</w:t>
      </w:r>
      <w:r w:rsidR="00E64F7E" w:rsidRPr="00A3036C">
        <w:rPr>
          <w:rFonts w:ascii="Times New Roman" w:hAnsi="Times New Roman" w:cs="Times New Roman"/>
          <w:sz w:val="24"/>
          <w:szCs w:val="24"/>
        </w:rPr>
        <w:t xml:space="preserve"> Convincente</w:t>
      </w:r>
      <w:r w:rsidR="004E046A" w:rsidRPr="00A3036C">
        <w:rPr>
          <w:rFonts w:ascii="Times New Roman" w:hAnsi="Times New Roman" w:cs="Times New Roman"/>
          <w:sz w:val="24"/>
          <w:szCs w:val="24"/>
        </w:rPr>
        <w:t xml:space="preserve"> ―</w:t>
      </w:r>
      <w:r w:rsidR="00E64F7E" w:rsidRPr="00A3036C">
        <w:rPr>
          <w:rFonts w:ascii="Times New Roman" w:hAnsi="Times New Roman" w:cs="Times New Roman"/>
          <w:sz w:val="24"/>
          <w:szCs w:val="24"/>
        </w:rPr>
        <w:t xml:space="preserve"> Amor e ódio andam junto</w:t>
      </w:r>
      <w:r w:rsidR="00B9679A" w:rsidRPr="00A3036C">
        <w:rPr>
          <w:rFonts w:ascii="Times New Roman" w:hAnsi="Times New Roman" w:cs="Times New Roman"/>
          <w:sz w:val="24"/>
          <w:szCs w:val="24"/>
        </w:rPr>
        <w:t>s e, dependendo, de quem os carregam</w:t>
      </w:r>
      <w:r w:rsidR="008472CE" w:rsidRPr="00A3036C">
        <w:rPr>
          <w:rFonts w:ascii="Times New Roman" w:hAnsi="Times New Roman" w:cs="Times New Roman"/>
          <w:sz w:val="24"/>
          <w:szCs w:val="24"/>
        </w:rPr>
        <w:t>, historicamente, estrelam atrocidade</w:t>
      </w:r>
      <w:r w:rsidR="000E09F9" w:rsidRPr="00A3036C">
        <w:rPr>
          <w:rFonts w:ascii="Times New Roman" w:hAnsi="Times New Roman" w:cs="Times New Roman"/>
          <w:sz w:val="24"/>
          <w:szCs w:val="24"/>
        </w:rPr>
        <w:t xml:space="preserve">s. ▬ </w:t>
      </w:r>
      <w:r w:rsidR="00EA27B7" w:rsidRPr="00A3036C">
        <w:rPr>
          <w:rFonts w:ascii="Times New Roman" w:hAnsi="Times New Roman" w:cs="Times New Roman"/>
          <w:sz w:val="24"/>
          <w:szCs w:val="24"/>
        </w:rPr>
        <w:t>soberano.</w:t>
      </w:r>
    </w:p>
    <w:p w14:paraId="1F727D8B" w14:textId="77777777" w:rsidR="00EA27B7" w:rsidRPr="00A3036C" w:rsidRDefault="00EA27B7" w:rsidP="009F1211">
      <w:pPr>
        <w:spacing w:after="0"/>
        <w:jc w:val="both"/>
        <w:rPr>
          <w:rFonts w:ascii="Times New Roman" w:hAnsi="Times New Roman" w:cs="Times New Roman"/>
          <w:sz w:val="24"/>
          <w:szCs w:val="24"/>
        </w:rPr>
      </w:pPr>
    </w:p>
    <w:p w14:paraId="6D5D522F" w14:textId="19060CA1" w:rsidR="00EA27B7" w:rsidRPr="00A3036C" w:rsidRDefault="00EA27B7"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w:t>
      </w:r>
      <w:r w:rsidR="002F6233" w:rsidRPr="00A3036C">
        <w:rPr>
          <w:rFonts w:ascii="Times New Roman" w:hAnsi="Times New Roman" w:cs="Times New Roman"/>
          <w:sz w:val="24"/>
          <w:szCs w:val="24"/>
        </w:rPr>
        <w:t xml:space="preserve"> </w:t>
      </w:r>
      <w:r w:rsidR="009C6244" w:rsidRPr="00A3036C">
        <w:rPr>
          <w:rFonts w:ascii="Times New Roman" w:hAnsi="Times New Roman" w:cs="Times New Roman"/>
          <w:sz w:val="24"/>
          <w:szCs w:val="24"/>
        </w:rPr>
        <w:t xml:space="preserve">Meu irmão é muito romântico ― </w:t>
      </w:r>
      <w:r w:rsidR="00D152F0" w:rsidRPr="00A3036C">
        <w:rPr>
          <w:rFonts w:ascii="Times New Roman" w:hAnsi="Times New Roman" w:cs="Times New Roman"/>
          <w:sz w:val="24"/>
          <w:szCs w:val="24"/>
        </w:rPr>
        <w:t>Reinódio f</w:t>
      </w:r>
      <w:r w:rsidR="009C6244" w:rsidRPr="00A3036C">
        <w:rPr>
          <w:rFonts w:ascii="Times New Roman" w:hAnsi="Times New Roman" w:cs="Times New Roman"/>
          <w:sz w:val="24"/>
          <w:szCs w:val="24"/>
        </w:rPr>
        <w:t>az pouco caso ― Vamos direto ao ponto</w:t>
      </w:r>
      <w:r w:rsidR="00B50D58" w:rsidRPr="00A3036C">
        <w:rPr>
          <w:rFonts w:ascii="Times New Roman" w:hAnsi="Times New Roman" w:cs="Times New Roman"/>
          <w:sz w:val="24"/>
          <w:szCs w:val="24"/>
        </w:rPr>
        <w:t xml:space="preserve"> com temáticas violentas</w:t>
      </w:r>
      <w:r w:rsidR="00FF0955" w:rsidRPr="00A3036C">
        <w:rPr>
          <w:rFonts w:ascii="Times New Roman" w:hAnsi="Times New Roman" w:cs="Times New Roman"/>
          <w:sz w:val="24"/>
          <w:szCs w:val="24"/>
        </w:rPr>
        <w:t xml:space="preserve"> para</w:t>
      </w:r>
      <w:r w:rsidR="00B50D58" w:rsidRPr="00A3036C">
        <w:rPr>
          <w:rFonts w:ascii="Times New Roman" w:hAnsi="Times New Roman" w:cs="Times New Roman"/>
          <w:sz w:val="24"/>
          <w:szCs w:val="24"/>
        </w:rPr>
        <w:t xml:space="preserve"> chocarmo</w:t>
      </w:r>
      <w:r w:rsidR="0048482C" w:rsidRPr="00A3036C">
        <w:rPr>
          <w:rFonts w:ascii="Times New Roman" w:hAnsi="Times New Roman" w:cs="Times New Roman"/>
          <w:sz w:val="24"/>
          <w:szCs w:val="24"/>
        </w:rPr>
        <w:t>s até mesmo o SEU. ▬ chacoteia.</w:t>
      </w:r>
    </w:p>
    <w:p w14:paraId="4335326C" w14:textId="77777777" w:rsidR="00FF0955" w:rsidRPr="00A3036C" w:rsidRDefault="00FF0955" w:rsidP="009F1211">
      <w:pPr>
        <w:spacing w:after="0"/>
        <w:jc w:val="both"/>
        <w:rPr>
          <w:rFonts w:ascii="Times New Roman" w:hAnsi="Times New Roman" w:cs="Times New Roman"/>
          <w:sz w:val="24"/>
          <w:szCs w:val="24"/>
        </w:rPr>
      </w:pPr>
    </w:p>
    <w:p w14:paraId="1C32F67E" w14:textId="667BD0A6" w:rsidR="00FF0955" w:rsidRPr="00A3036C" w:rsidRDefault="00FF0955"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B6BFE" w:rsidRPr="00A3036C">
        <w:rPr>
          <w:rFonts w:ascii="Times New Roman" w:hAnsi="Times New Roman" w:cs="Times New Roman"/>
          <w:sz w:val="24"/>
          <w:szCs w:val="24"/>
        </w:rPr>
        <w:t>Repito minha opinião ― Ilusiodiano pacifica ― O importante não são os meios, mas o fim. ▬ ensina.</w:t>
      </w:r>
    </w:p>
    <w:p w14:paraId="24B2B661" w14:textId="77777777" w:rsidR="000B6BFE" w:rsidRPr="00A3036C" w:rsidRDefault="000B6BFE" w:rsidP="009F1211">
      <w:pPr>
        <w:spacing w:after="0"/>
        <w:jc w:val="both"/>
        <w:rPr>
          <w:rFonts w:ascii="Times New Roman" w:hAnsi="Times New Roman" w:cs="Times New Roman"/>
          <w:sz w:val="24"/>
          <w:szCs w:val="24"/>
        </w:rPr>
      </w:pPr>
    </w:p>
    <w:p w14:paraId="200884C7" w14:textId="79FA0D00" w:rsidR="0035521C" w:rsidRPr="00A3036C" w:rsidRDefault="000B6BFE"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6A66DB" w:rsidRPr="00A3036C">
        <w:rPr>
          <w:rFonts w:ascii="Times New Roman" w:hAnsi="Times New Roman" w:cs="Times New Roman"/>
          <w:sz w:val="24"/>
          <w:szCs w:val="24"/>
        </w:rPr>
        <w:t>Façamos</w:t>
      </w:r>
      <w:r w:rsidR="00D152F0" w:rsidRPr="00A3036C">
        <w:rPr>
          <w:rFonts w:ascii="Times New Roman" w:hAnsi="Times New Roman" w:cs="Times New Roman"/>
          <w:sz w:val="24"/>
          <w:szCs w:val="24"/>
        </w:rPr>
        <w:t xml:space="preserve"> </w:t>
      </w:r>
      <w:r w:rsidR="006A66DB" w:rsidRPr="00A3036C">
        <w:rPr>
          <w:rFonts w:ascii="Times New Roman" w:hAnsi="Times New Roman" w:cs="Times New Roman"/>
          <w:sz w:val="24"/>
          <w:szCs w:val="24"/>
        </w:rPr>
        <w:t>assassinos,</w:t>
      </w:r>
      <w:r w:rsidR="005F3DF8" w:rsidRPr="00A3036C">
        <w:rPr>
          <w:rFonts w:ascii="Times New Roman" w:hAnsi="Times New Roman" w:cs="Times New Roman"/>
          <w:sz w:val="24"/>
          <w:szCs w:val="24"/>
        </w:rPr>
        <w:t xml:space="preserve"> </w:t>
      </w:r>
      <w:r w:rsidR="00AC3F05" w:rsidRPr="00A3036C">
        <w:rPr>
          <w:rFonts w:ascii="Times New Roman" w:hAnsi="Times New Roman" w:cs="Times New Roman"/>
          <w:sz w:val="24"/>
          <w:szCs w:val="24"/>
        </w:rPr>
        <w:t xml:space="preserve">bestas, </w:t>
      </w:r>
      <w:r w:rsidR="005F3DF8" w:rsidRPr="00A3036C">
        <w:rPr>
          <w:rFonts w:ascii="Times New Roman" w:hAnsi="Times New Roman" w:cs="Times New Roman"/>
          <w:sz w:val="24"/>
          <w:szCs w:val="24"/>
        </w:rPr>
        <w:t xml:space="preserve">criminosos, déspotas, </w:t>
      </w:r>
      <w:r w:rsidR="00363BC0" w:rsidRPr="00A3036C">
        <w:rPr>
          <w:rFonts w:ascii="Times New Roman" w:hAnsi="Times New Roman" w:cs="Times New Roman"/>
          <w:sz w:val="24"/>
          <w:szCs w:val="24"/>
        </w:rPr>
        <w:t xml:space="preserve">escórias, fanáticos, </w:t>
      </w:r>
      <w:r w:rsidR="00E0566E" w:rsidRPr="00A3036C">
        <w:rPr>
          <w:rFonts w:ascii="Times New Roman" w:hAnsi="Times New Roman" w:cs="Times New Roman"/>
          <w:sz w:val="24"/>
          <w:szCs w:val="24"/>
        </w:rPr>
        <w:t xml:space="preserve">gananciosos, hipócritas, </w:t>
      </w:r>
      <w:r w:rsidR="008657AE" w:rsidRPr="00A3036C">
        <w:rPr>
          <w:rFonts w:ascii="Times New Roman" w:hAnsi="Times New Roman" w:cs="Times New Roman"/>
          <w:sz w:val="24"/>
          <w:szCs w:val="24"/>
        </w:rPr>
        <w:t xml:space="preserve">injustiças, </w:t>
      </w:r>
      <w:r w:rsidR="00B63E7C" w:rsidRPr="00A3036C">
        <w:rPr>
          <w:rFonts w:ascii="Times New Roman" w:hAnsi="Times New Roman" w:cs="Times New Roman"/>
          <w:sz w:val="24"/>
          <w:szCs w:val="24"/>
        </w:rPr>
        <w:t xml:space="preserve">julgamentos, </w:t>
      </w:r>
      <w:r w:rsidR="00D112CC" w:rsidRPr="00A3036C">
        <w:rPr>
          <w:rFonts w:ascii="Times New Roman" w:hAnsi="Times New Roman" w:cs="Times New Roman"/>
          <w:sz w:val="24"/>
          <w:szCs w:val="24"/>
        </w:rPr>
        <w:t xml:space="preserve">ladrões, </w:t>
      </w:r>
      <w:r w:rsidR="00182A1A" w:rsidRPr="00A3036C">
        <w:rPr>
          <w:rFonts w:ascii="Times New Roman" w:hAnsi="Times New Roman" w:cs="Times New Roman"/>
          <w:sz w:val="24"/>
          <w:szCs w:val="24"/>
        </w:rPr>
        <w:t>mentirosos,</w:t>
      </w:r>
      <w:r w:rsidR="00B63E7C" w:rsidRPr="00A3036C">
        <w:rPr>
          <w:rFonts w:ascii="Times New Roman" w:hAnsi="Times New Roman" w:cs="Times New Roman"/>
          <w:sz w:val="24"/>
          <w:szCs w:val="24"/>
        </w:rPr>
        <w:t xml:space="preserve"> </w:t>
      </w:r>
      <w:r w:rsidR="004D3242" w:rsidRPr="00A3036C">
        <w:rPr>
          <w:rFonts w:ascii="Times New Roman" w:hAnsi="Times New Roman" w:cs="Times New Roman"/>
          <w:sz w:val="24"/>
          <w:szCs w:val="24"/>
        </w:rPr>
        <w:t>nudez</w:t>
      </w:r>
      <w:r w:rsidR="00DA33E4" w:rsidRPr="00A3036C">
        <w:rPr>
          <w:rFonts w:ascii="Times New Roman" w:hAnsi="Times New Roman" w:cs="Times New Roman"/>
          <w:sz w:val="24"/>
          <w:szCs w:val="24"/>
        </w:rPr>
        <w:t>, opressões, p</w:t>
      </w:r>
      <w:r w:rsidR="002625B1" w:rsidRPr="00A3036C">
        <w:rPr>
          <w:rFonts w:ascii="Times New Roman" w:hAnsi="Times New Roman" w:cs="Times New Roman"/>
          <w:sz w:val="24"/>
          <w:szCs w:val="24"/>
        </w:rPr>
        <w:t>reconceito</w:t>
      </w:r>
      <w:r w:rsidR="00DA33E4" w:rsidRPr="00A3036C">
        <w:rPr>
          <w:rFonts w:ascii="Times New Roman" w:hAnsi="Times New Roman" w:cs="Times New Roman"/>
          <w:sz w:val="24"/>
          <w:szCs w:val="24"/>
        </w:rPr>
        <w:t xml:space="preserve">s, </w:t>
      </w:r>
      <w:r w:rsidR="00C44E50" w:rsidRPr="00A3036C">
        <w:rPr>
          <w:rFonts w:ascii="Times New Roman" w:hAnsi="Times New Roman" w:cs="Times New Roman"/>
          <w:sz w:val="24"/>
          <w:szCs w:val="24"/>
        </w:rPr>
        <w:t xml:space="preserve">qualificações, </w:t>
      </w:r>
      <w:r w:rsidR="002625B1" w:rsidRPr="00A3036C">
        <w:rPr>
          <w:rFonts w:ascii="Times New Roman" w:hAnsi="Times New Roman" w:cs="Times New Roman"/>
          <w:sz w:val="24"/>
          <w:szCs w:val="24"/>
        </w:rPr>
        <w:t>racismo,</w:t>
      </w:r>
      <w:r w:rsidR="00E1579B" w:rsidRPr="00A3036C">
        <w:rPr>
          <w:rFonts w:ascii="Times New Roman" w:hAnsi="Times New Roman" w:cs="Times New Roman"/>
          <w:sz w:val="24"/>
          <w:szCs w:val="24"/>
        </w:rPr>
        <w:t xml:space="preserve"> </w:t>
      </w:r>
      <w:r w:rsidR="00FC7874" w:rsidRPr="00A3036C">
        <w:rPr>
          <w:rFonts w:ascii="Times New Roman" w:hAnsi="Times New Roman" w:cs="Times New Roman"/>
          <w:sz w:val="24"/>
          <w:szCs w:val="24"/>
        </w:rPr>
        <w:t xml:space="preserve">segregações, </w:t>
      </w:r>
      <w:r w:rsidR="006B5CE7" w:rsidRPr="00A3036C">
        <w:rPr>
          <w:rFonts w:ascii="Times New Roman" w:hAnsi="Times New Roman" w:cs="Times New Roman"/>
          <w:sz w:val="24"/>
          <w:szCs w:val="24"/>
        </w:rPr>
        <w:t>t</w:t>
      </w:r>
      <w:r w:rsidR="00755D3D" w:rsidRPr="00A3036C">
        <w:rPr>
          <w:rFonts w:ascii="Times New Roman" w:hAnsi="Times New Roman" w:cs="Times New Roman"/>
          <w:sz w:val="24"/>
          <w:szCs w:val="24"/>
        </w:rPr>
        <w:t>órpidos</w:t>
      </w:r>
      <w:r w:rsidR="00FC7874" w:rsidRPr="00A3036C">
        <w:rPr>
          <w:rFonts w:ascii="Times New Roman" w:hAnsi="Times New Roman" w:cs="Times New Roman"/>
          <w:sz w:val="24"/>
          <w:szCs w:val="24"/>
        </w:rPr>
        <w:t>,</w:t>
      </w:r>
      <w:r w:rsidR="00755D3D" w:rsidRPr="00A3036C">
        <w:rPr>
          <w:rFonts w:ascii="Times New Roman" w:hAnsi="Times New Roman" w:cs="Times New Roman"/>
          <w:sz w:val="24"/>
          <w:szCs w:val="24"/>
        </w:rPr>
        <w:t xml:space="preserve"> </w:t>
      </w:r>
      <w:r w:rsidR="00F0449A" w:rsidRPr="00A3036C">
        <w:rPr>
          <w:rFonts w:ascii="Times New Roman" w:hAnsi="Times New Roman" w:cs="Times New Roman"/>
          <w:sz w:val="24"/>
          <w:szCs w:val="24"/>
        </w:rPr>
        <w:t>ultrajes, vícios, xenofobias</w:t>
      </w:r>
      <w:r w:rsidR="00847943" w:rsidRPr="00A3036C">
        <w:rPr>
          <w:rFonts w:ascii="Times New Roman" w:hAnsi="Times New Roman" w:cs="Times New Roman"/>
          <w:sz w:val="24"/>
          <w:szCs w:val="24"/>
        </w:rPr>
        <w:t xml:space="preserve"> e zoneamentos em quaisquer linguagens </w:t>
      </w:r>
      <w:r w:rsidR="00327CCF" w:rsidRPr="00A3036C">
        <w:rPr>
          <w:rFonts w:ascii="Times New Roman" w:hAnsi="Times New Roman" w:cs="Times New Roman"/>
          <w:sz w:val="24"/>
          <w:szCs w:val="24"/>
        </w:rPr>
        <w:t>cinematográficas</w:t>
      </w:r>
      <w:r w:rsidR="00847943" w:rsidRPr="00A3036C">
        <w:rPr>
          <w:rFonts w:ascii="Times New Roman" w:hAnsi="Times New Roman" w:cs="Times New Roman"/>
          <w:sz w:val="24"/>
          <w:szCs w:val="24"/>
        </w:rPr>
        <w:t xml:space="preserve"> </w:t>
      </w:r>
      <w:r w:rsidR="00327CCF" w:rsidRPr="00A3036C">
        <w:rPr>
          <w:rFonts w:ascii="Times New Roman" w:hAnsi="Times New Roman" w:cs="Times New Roman"/>
          <w:sz w:val="24"/>
          <w:szCs w:val="24"/>
        </w:rPr>
        <w:t>― Algozlenirus determina</w:t>
      </w:r>
      <w:r w:rsidR="00A16437" w:rsidRPr="00A3036C">
        <w:rPr>
          <w:rFonts w:ascii="Times New Roman" w:hAnsi="Times New Roman" w:cs="Times New Roman"/>
          <w:sz w:val="24"/>
          <w:szCs w:val="24"/>
        </w:rPr>
        <w:t xml:space="preserve"> </w:t>
      </w:r>
      <w:r w:rsidR="00327CCF" w:rsidRPr="00A3036C">
        <w:rPr>
          <w:rFonts w:ascii="Times New Roman" w:hAnsi="Times New Roman" w:cs="Times New Roman"/>
          <w:sz w:val="24"/>
          <w:szCs w:val="24"/>
        </w:rPr>
        <w:t>―</w:t>
      </w:r>
      <w:r w:rsidR="00A16437" w:rsidRPr="00A3036C">
        <w:rPr>
          <w:rFonts w:ascii="Times New Roman" w:hAnsi="Times New Roman" w:cs="Times New Roman"/>
          <w:sz w:val="24"/>
          <w:szCs w:val="24"/>
        </w:rPr>
        <w:t xml:space="preserve"> Quero filmes premiados</w:t>
      </w:r>
      <w:r w:rsidR="0048104C" w:rsidRPr="00A3036C">
        <w:rPr>
          <w:rFonts w:ascii="Times New Roman" w:hAnsi="Times New Roman" w:cs="Times New Roman"/>
          <w:sz w:val="24"/>
          <w:szCs w:val="24"/>
        </w:rPr>
        <w:t xml:space="preserve"> e os cinemas lotados como nos anos dourados</w:t>
      </w:r>
      <w:r w:rsidR="00FC7874" w:rsidRPr="00A3036C">
        <w:rPr>
          <w:rFonts w:ascii="Times New Roman" w:hAnsi="Times New Roman" w:cs="Times New Roman"/>
          <w:sz w:val="24"/>
          <w:szCs w:val="24"/>
        </w:rPr>
        <w:t xml:space="preserve"> </w:t>
      </w:r>
      <w:r w:rsidR="005E6A05" w:rsidRPr="00A3036C">
        <w:rPr>
          <w:rFonts w:ascii="Times New Roman" w:hAnsi="Times New Roman" w:cs="Times New Roman"/>
          <w:sz w:val="24"/>
          <w:szCs w:val="24"/>
        </w:rPr>
        <w:t>de Hollywood. ▬ definitivo.</w:t>
      </w:r>
    </w:p>
    <w:p w14:paraId="39BFBB39" w14:textId="77777777" w:rsidR="0035521C" w:rsidRPr="00A3036C" w:rsidRDefault="0035521C" w:rsidP="009F1211">
      <w:pPr>
        <w:spacing w:after="0"/>
        <w:jc w:val="both"/>
        <w:rPr>
          <w:rFonts w:ascii="Times New Roman" w:hAnsi="Times New Roman" w:cs="Times New Roman"/>
          <w:sz w:val="24"/>
          <w:szCs w:val="24"/>
        </w:rPr>
      </w:pPr>
    </w:p>
    <w:p w14:paraId="505FCD86" w14:textId="77777777" w:rsidR="0096070C" w:rsidRPr="00A3036C" w:rsidRDefault="0035521C" w:rsidP="009F1211">
      <w:pPr>
        <w:spacing w:after="0"/>
        <w:jc w:val="both"/>
        <w:rPr>
          <w:rFonts w:ascii="Times New Roman" w:hAnsi="Times New Roman" w:cs="Times New Roman"/>
          <w:sz w:val="24"/>
          <w:szCs w:val="24"/>
        </w:rPr>
      </w:pPr>
      <w:r w:rsidRPr="00A3036C">
        <w:rPr>
          <w:rFonts w:ascii="Times New Roman" w:hAnsi="Times New Roman" w:cs="Times New Roman"/>
          <w:i/>
          <w:iCs/>
          <w:sz w:val="24"/>
          <w:szCs w:val="24"/>
        </w:rPr>
        <w:t>Manda quem pode, obedece quem tem juízo</w:t>
      </w:r>
      <w:r w:rsidR="008F60ED" w:rsidRPr="00A3036C">
        <w:rPr>
          <w:rFonts w:ascii="Times New Roman" w:hAnsi="Times New Roman" w:cs="Times New Roman"/>
          <w:sz w:val="24"/>
          <w:szCs w:val="24"/>
        </w:rPr>
        <w:t>. Gêmeos param de medir forças e resolvem</w:t>
      </w:r>
      <w:r w:rsidR="001C0E80" w:rsidRPr="00A3036C">
        <w:rPr>
          <w:rFonts w:ascii="Times New Roman" w:hAnsi="Times New Roman" w:cs="Times New Roman"/>
          <w:sz w:val="24"/>
          <w:szCs w:val="24"/>
        </w:rPr>
        <w:t xml:space="preserve"> pela utilização das duas linguagens, por eles apresentada</w:t>
      </w:r>
      <w:r w:rsidR="00BF6EA9" w:rsidRPr="00A3036C">
        <w:rPr>
          <w:rFonts w:ascii="Times New Roman" w:hAnsi="Times New Roman" w:cs="Times New Roman"/>
          <w:sz w:val="24"/>
          <w:szCs w:val="24"/>
        </w:rPr>
        <w:t>s</w:t>
      </w:r>
      <w:r w:rsidR="003B5A9E" w:rsidRPr="00A3036C">
        <w:rPr>
          <w:rFonts w:ascii="Times New Roman" w:hAnsi="Times New Roman" w:cs="Times New Roman"/>
          <w:sz w:val="24"/>
          <w:szCs w:val="24"/>
        </w:rPr>
        <w:t xml:space="preserve"> para deixar o público em frequências vibracionais minimizada</w:t>
      </w:r>
      <w:r w:rsidR="008122F3" w:rsidRPr="00A3036C">
        <w:rPr>
          <w:rFonts w:ascii="Times New Roman" w:hAnsi="Times New Roman" w:cs="Times New Roman"/>
          <w:sz w:val="24"/>
          <w:szCs w:val="24"/>
        </w:rPr>
        <w:t>s pelo impacto destes roteiros merecedores de todos os prêmio</w:t>
      </w:r>
      <w:r w:rsidR="006F3862" w:rsidRPr="00A3036C">
        <w:rPr>
          <w:rFonts w:ascii="Times New Roman" w:hAnsi="Times New Roman" w:cs="Times New Roman"/>
          <w:sz w:val="24"/>
          <w:szCs w:val="24"/>
        </w:rPr>
        <w:t>s concedidos a sétima arte no mundo.</w:t>
      </w:r>
    </w:p>
    <w:p w14:paraId="19E3C880" w14:textId="77777777" w:rsidR="007D69FE" w:rsidRPr="00A3036C" w:rsidRDefault="0096070C"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Reinódio, Ilusiodiano e Reinovil elencam </w:t>
      </w:r>
      <w:r w:rsidR="004F4293" w:rsidRPr="00A3036C">
        <w:rPr>
          <w:rFonts w:ascii="Times New Roman" w:hAnsi="Times New Roman" w:cs="Times New Roman"/>
          <w:sz w:val="24"/>
          <w:szCs w:val="24"/>
        </w:rPr>
        <w:t>os humanos híbridos atuantes ou</w:t>
      </w:r>
      <w:r w:rsidR="001D455F" w:rsidRPr="00A3036C">
        <w:rPr>
          <w:rFonts w:ascii="Times New Roman" w:hAnsi="Times New Roman" w:cs="Times New Roman"/>
          <w:sz w:val="24"/>
          <w:szCs w:val="24"/>
        </w:rPr>
        <w:t>, a serem lançados no mercado cinematográfico. Produtores</w:t>
      </w:r>
      <w:r w:rsidR="00824E1F" w:rsidRPr="00A3036C">
        <w:rPr>
          <w:rFonts w:ascii="Times New Roman" w:hAnsi="Times New Roman" w:cs="Times New Roman"/>
          <w:sz w:val="24"/>
          <w:szCs w:val="24"/>
        </w:rPr>
        <w:t xml:space="preserve">, roteiristas, diretores, </w:t>
      </w:r>
      <w:r w:rsidR="005848D3" w:rsidRPr="00A3036C">
        <w:rPr>
          <w:rFonts w:ascii="Times New Roman" w:hAnsi="Times New Roman" w:cs="Times New Roman"/>
          <w:sz w:val="24"/>
          <w:szCs w:val="24"/>
        </w:rPr>
        <w:t>atores</w:t>
      </w:r>
      <w:r w:rsidR="00973D32" w:rsidRPr="00A3036C">
        <w:rPr>
          <w:rFonts w:ascii="Times New Roman" w:hAnsi="Times New Roman" w:cs="Times New Roman"/>
          <w:sz w:val="24"/>
          <w:szCs w:val="24"/>
        </w:rPr>
        <w:t>, músicos</w:t>
      </w:r>
      <w:r w:rsidR="005848D3" w:rsidRPr="00A3036C">
        <w:rPr>
          <w:rFonts w:ascii="Times New Roman" w:hAnsi="Times New Roman" w:cs="Times New Roman"/>
          <w:sz w:val="24"/>
          <w:szCs w:val="24"/>
        </w:rPr>
        <w:t xml:space="preserve"> e </w:t>
      </w:r>
      <w:r w:rsidR="006B16A6" w:rsidRPr="00A3036C">
        <w:rPr>
          <w:rFonts w:ascii="Times New Roman" w:hAnsi="Times New Roman" w:cs="Times New Roman"/>
          <w:sz w:val="24"/>
          <w:szCs w:val="24"/>
        </w:rPr>
        <w:t xml:space="preserve">demais </w:t>
      </w:r>
      <w:r w:rsidR="005848D3" w:rsidRPr="00A3036C">
        <w:rPr>
          <w:rFonts w:ascii="Times New Roman" w:hAnsi="Times New Roman" w:cs="Times New Roman"/>
          <w:sz w:val="24"/>
          <w:szCs w:val="24"/>
        </w:rPr>
        <w:t>profissionais</w:t>
      </w:r>
      <w:r w:rsidR="006B16A6" w:rsidRPr="00A3036C">
        <w:rPr>
          <w:rFonts w:ascii="Times New Roman" w:hAnsi="Times New Roman" w:cs="Times New Roman"/>
          <w:sz w:val="24"/>
          <w:szCs w:val="24"/>
        </w:rPr>
        <w:t xml:space="preserve"> artísticos e técnicos necessário</w:t>
      </w:r>
      <w:r w:rsidR="00137FAA" w:rsidRPr="00A3036C">
        <w:rPr>
          <w:rFonts w:ascii="Times New Roman" w:hAnsi="Times New Roman" w:cs="Times New Roman"/>
          <w:sz w:val="24"/>
          <w:szCs w:val="24"/>
        </w:rPr>
        <w:t>s para cumprir todas as fases para</w:t>
      </w:r>
      <w:r w:rsidR="00FD6692" w:rsidRPr="00A3036C">
        <w:rPr>
          <w:rFonts w:ascii="Times New Roman" w:hAnsi="Times New Roman" w:cs="Times New Roman"/>
          <w:sz w:val="24"/>
          <w:szCs w:val="24"/>
        </w:rPr>
        <w:t xml:space="preserve"> realização de produtos destas naturezas. </w:t>
      </w:r>
      <w:r w:rsidR="002C075C" w:rsidRPr="00A3036C">
        <w:rPr>
          <w:rFonts w:ascii="Times New Roman" w:hAnsi="Times New Roman" w:cs="Times New Roman"/>
          <w:sz w:val="24"/>
          <w:szCs w:val="24"/>
        </w:rPr>
        <w:t>Gregos e troianos agradados exercitam suas respectivas criatividade</w:t>
      </w:r>
      <w:r w:rsidR="00DE64AF" w:rsidRPr="00A3036C">
        <w:rPr>
          <w:rFonts w:ascii="Times New Roman" w:hAnsi="Times New Roman" w:cs="Times New Roman"/>
          <w:sz w:val="24"/>
          <w:szCs w:val="24"/>
        </w:rPr>
        <w:t>s para alimentarem a mentira e ilusão do Sistema Terra</w:t>
      </w:r>
      <w:r w:rsidR="007D69FE" w:rsidRPr="00A3036C">
        <w:rPr>
          <w:rFonts w:ascii="Times New Roman" w:hAnsi="Times New Roman" w:cs="Times New Roman"/>
          <w:sz w:val="24"/>
          <w:szCs w:val="24"/>
        </w:rPr>
        <w:t>, através do cinema.</w:t>
      </w:r>
    </w:p>
    <w:p w14:paraId="4162BCBE" w14:textId="31E7C8D3" w:rsidR="008C6D8C" w:rsidRPr="00A3036C" w:rsidRDefault="00D01BEC"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As outras artes e, </w:t>
      </w:r>
      <w:r w:rsidR="00C07508" w:rsidRPr="00A3036C">
        <w:rPr>
          <w:rFonts w:ascii="Times New Roman" w:hAnsi="Times New Roman" w:cs="Times New Roman"/>
          <w:sz w:val="24"/>
          <w:szCs w:val="24"/>
        </w:rPr>
        <w:t>soberanamente, a televisão pelo tripé: teled</w:t>
      </w:r>
      <w:r w:rsidR="000B725F" w:rsidRPr="00A3036C">
        <w:rPr>
          <w:rFonts w:ascii="Times New Roman" w:hAnsi="Times New Roman" w:cs="Times New Roman"/>
          <w:sz w:val="24"/>
          <w:szCs w:val="24"/>
        </w:rPr>
        <w:t>ramaturgia, jornalismo e futebol</w:t>
      </w:r>
      <w:r w:rsidR="006E7CDC" w:rsidRPr="00A3036C">
        <w:rPr>
          <w:rFonts w:ascii="Times New Roman" w:hAnsi="Times New Roman" w:cs="Times New Roman"/>
          <w:sz w:val="24"/>
          <w:szCs w:val="24"/>
        </w:rPr>
        <w:t xml:space="preserve"> </w:t>
      </w:r>
      <w:r w:rsidR="00B4527E" w:rsidRPr="00A3036C">
        <w:rPr>
          <w:rFonts w:ascii="Times New Roman" w:hAnsi="Times New Roman" w:cs="Times New Roman"/>
          <w:sz w:val="24"/>
          <w:szCs w:val="24"/>
        </w:rPr>
        <w:t xml:space="preserve">entram em pauta </w:t>
      </w:r>
      <w:r w:rsidR="00B4527E" w:rsidRPr="00A3036C">
        <w:rPr>
          <w:rFonts w:ascii="Times New Roman" w:hAnsi="Times New Roman" w:cs="Times New Roman"/>
          <w:sz w:val="24"/>
          <w:szCs w:val="24"/>
        </w:rPr>
        <w:lastRenderedPageBreak/>
        <w:t>complem</w:t>
      </w:r>
      <w:r w:rsidR="002A3E32" w:rsidRPr="00A3036C">
        <w:rPr>
          <w:rFonts w:ascii="Times New Roman" w:hAnsi="Times New Roman" w:cs="Times New Roman"/>
          <w:sz w:val="24"/>
          <w:szCs w:val="24"/>
        </w:rPr>
        <w:t>e</w:t>
      </w:r>
      <w:r w:rsidR="00B4527E" w:rsidRPr="00A3036C">
        <w:rPr>
          <w:rFonts w:ascii="Times New Roman" w:hAnsi="Times New Roman" w:cs="Times New Roman"/>
          <w:sz w:val="24"/>
          <w:szCs w:val="24"/>
        </w:rPr>
        <w:t>ntand</w:t>
      </w:r>
      <w:r w:rsidR="002A3E32" w:rsidRPr="00A3036C">
        <w:rPr>
          <w:rFonts w:ascii="Times New Roman" w:hAnsi="Times New Roman" w:cs="Times New Roman"/>
          <w:sz w:val="24"/>
          <w:szCs w:val="24"/>
        </w:rPr>
        <w:t>o, mascarados de entretenimento,</w:t>
      </w:r>
      <w:r w:rsidR="00416C08" w:rsidRPr="00A3036C">
        <w:rPr>
          <w:rFonts w:ascii="Times New Roman" w:hAnsi="Times New Roman" w:cs="Times New Roman"/>
          <w:sz w:val="24"/>
          <w:szCs w:val="24"/>
        </w:rPr>
        <w:t xml:space="preserve"> </w:t>
      </w:r>
      <w:r w:rsidR="0032666A" w:rsidRPr="00A3036C">
        <w:rPr>
          <w:rFonts w:ascii="Times New Roman" w:hAnsi="Times New Roman" w:cs="Times New Roman"/>
          <w:sz w:val="24"/>
          <w:szCs w:val="24"/>
        </w:rPr>
        <w:t xml:space="preserve">a ideia </w:t>
      </w:r>
      <w:r w:rsidR="00D152F0" w:rsidRPr="00A3036C">
        <w:rPr>
          <w:rFonts w:ascii="Times New Roman" w:hAnsi="Times New Roman" w:cs="Times New Roman"/>
          <w:sz w:val="24"/>
          <w:szCs w:val="24"/>
        </w:rPr>
        <w:t>é</w:t>
      </w:r>
      <w:r w:rsidR="0032666A" w:rsidRPr="00A3036C">
        <w:rPr>
          <w:rFonts w:ascii="Times New Roman" w:hAnsi="Times New Roman" w:cs="Times New Roman"/>
          <w:sz w:val="24"/>
          <w:szCs w:val="24"/>
        </w:rPr>
        <w:t xml:space="preserve"> fazer de todos este</w:t>
      </w:r>
      <w:r w:rsidR="00D152F0" w:rsidRPr="00A3036C">
        <w:rPr>
          <w:rFonts w:ascii="Times New Roman" w:hAnsi="Times New Roman" w:cs="Times New Roman"/>
          <w:sz w:val="24"/>
          <w:szCs w:val="24"/>
        </w:rPr>
        <w:t>s</w:t>
      </w:r>
      <w:r w:rsidR="0032666A" w:rsidRPr="00A3036C">
        <w:rPr>
          <w:rFonts w:ascii="Times New Roman" w:hAnsi="Times New Roman" w:cs="Times New Roman"/>
          <w:sz w:val="24"/>
          <w:szCs w:val="24"/>
        </w:rPr>
        <w:t xml:space="preserve"> veículos de comunicação</w:t>
      </w:r>
      <w:r w:rsidR="004052D7" w:rsidRPr="00A3036C">
        <w:rPr>
          <w:rFonts w:ascii="Times New Roman" w:hAnsi="Times New Roman" w:cs="Times New Roman"/>
          <w:sz w:val="24"/>
          <w:szCs w:val="24"/>
        </w:rPr>
        <w:t xml:space="preserve"> porta-vozes de situações estarrecedoras</w:t>
      </w:r>
      <w:r w:rsidR="00D152F0" w:rsidRPr="00A3036C">
        <w:rPr>
          <w:rFonts w:ascii="Times New Roman" w:hAnsi="Times New Roman" w:cs="Times New Roman"/>
          <w:sz w:val="24"/>
          <w:szCs w:val="24"/>
        </w:rPr>
        <w:t>,</w:t>
      </w:r>
      <w:r w:rsidR="00C75FC4" w:rsidRPr="00A3036C">
        <w:rPr>
          <w:rFonts w:ascii="Times New Roman" w:hAnsi="Times New Roman" w:cs="Times New Roman"/>
          <w:sz w:val="24"/>
          <w:szCs w:val="24"/>
        </w:rPr>
        <w:t xml:space="preserve"> promotoras</w:t>
      </w:r>
      <w:r w:rsidR="00CB0D5E" w:rsidRPr="00A3036C">
        <w:rPr>
          <w:rFonts w:ascii="Times New Roman" w:hAnsi="Times New Roman" w:cs="Times New Roman"/>
          <w:sz w:val="24"/>
          <w:szCs w:val="24"/>
        </w:rPr>
        <w:t xml:space="preserve"> </w:t>
      </w:r>
      <w:r w:rsidR="000B0B7A" w:rsidRPr="00A3036C">
        <w:rPr>
          <w:rFonts w:ascii="Times New Roman" w:hAnsi="Times New Roman" w:cs="Times New Roman"/>
          <w:sz w:val="24"/>
          <w:szCs w:val="24"/>
        </w:rPr>
        <w:t>de baixas ondas eletromagnéticas e emocionais nos habitantes do orbe terrestre.</w:t>
      </w:r>
    </w:p>
    <w:p w14:paraId="17B433D3" w14:textId="77777777" w:rsidR="00452F5A" w:rsidRPr="00A3036C" w:rsidRDefault="008C6D8C"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w:t>
      </w:r>
      <w:r w:rsidR="00B57C8C" w:rsidRPr="00A3036C">
        <w:rPr>
          <w:rFonts w:ascii="Times New Roman" w:hAnsi="Times New Roman" w:cs="Times New Roman"/>
          <w:sz w:val="24"/>
          <w:szCs w:val="24"/>
        </w:rPr>
        <w:t xml:space="preserve"> aproveita-se da compreensão do desentendimento e direciona</w:t>
      </w:r>
      <w:r w:rsidR="00282362" w:rsidRPr="00A3036C">
        <w:rPr>
          <w:rFonts w:ascii="Times New Roman" w:hAnsi="Times New Roman" w:cs="Times New Roman"/>
          <w:sz w:val="24"/>
          <w:szCs w:val="24"/>
        </w:rPr>
        <w:t xml:space="preserve"> seus súdito</w:t>
      </w:r>
      <w:r w:rsidR="00CE5662" w:rsidRPr="00A3036C">
        <w:rPr>
          <w:rFonts w:ascii="Times New Roman" w:hAnsi="Times New Roman" w:cs="Times New Roman"/>
          <w:sz w:val="24"/>
          <w:szCs w:val="24"/>
        </w:rPr>
        <w:t>s a criação de extremas maldades</w:t>
      </w:r>
      <w:r w:rsidR="00650B62" w:rsidRPr="00A3036C">
        <w:rPr>
          <w:rFonts w:ascii="Times New Roman" w:hAnsi="Times New Roman" w:cs="Times New Roman"/>
          <w:sz w:val="24"/>
          <w:szCs w:val="24"/>
        </w:rPr>
        <w:t xml:space="preserve"> refletidas nestas ferramentas midiáticas.</w:t>
      </w:r>
    </w:p>
    <w:p w14:paraId="5B876469" w14:textId="77777777" w:rsidR="00553EFB" w:rsidRPr="00A3036C" w:rsidRDefault="00E9250F"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Ilusiodiano</w:t>
      </w:r>
      <w:r w:rsidR="00A85BDD" w:rsidRPr="00A3036C">
        <w:rPr>
          <w:rFonts w:ascii="Times New Roman" w:hAnsi="Times New Roman" w:cs="Times New Roman"/>
          <w:sz w:val="24"/>
          <w:szCs w:val="24"/>
        </w:rPr>
        <w:t xml:space="preserve"> qualifica o futebol como a melhor arma para ser usada</w:t>
      </w:r>
      <w:r w:rsidR="00275427" w:rsidRPr="00A3036C">
        <w:rPr>
          <w:rFonts w:ascii="Times New Roman" w:hAnsi="Times New Roman" w:cs="Times New Roman"/>
          <w:sz w:val="24"/>
          <w:szCs w:val="24"/>
        </w:rPr>
        <w:t xml:space="preserve"> como estopim </w:t>
      </w:r>
      <w:r w:rsidR="00491402" w:rsidRPr="00A3036C">
        <w:rPr>
          <w:rFonts w:ascii="Times New Roman" w:hAnsi="Times New Roman" w:cs="Times New Roman"/>
          <w:sz w:val="24"/>
          <w:szCs w:val="24"/>
        </w:rPr>
        <w:t xml:space="preserve">de </w:t>
      </w:r>
      <w:r w:rsidR="00981526" w:rsidRPr="00A3036C">
        <w:rPr>
          <w:rFonts w:ascii="Times New Roman" w:hAnsi="Times New Roman" w:cs="Times New Roman"/>
          <w:sz w:val="24"/>
          <w:szCs w:val="24"/>
        </w:rPr>
        <w:t xml:space="preserve">brigas e </w:t>
      </w:r>
      <w:r w:rsidR="00491402" w:rsidRPr="00A3036C">
        <w:rPr>
          <w:rFonts w:ascii="Times New Roman" w:hAnsi="Times New Roman" w:cs="Times New Roman"/>
          <w:sz w:val="24"/>
          <w:szCs w:val="24"/>
        </w:rPr>
        <w:t>tumultos</w:t>
      </w:r>
      <w:r w:rsidR="00981526" w:rsidRPr="00A3036C">
        <w:rPr>
          <w:rFonts w:ascii="Times New Roman" w:hAnsi="Times New Roman" w:cs="Times New Roman"/>
          <w:sz w:val="24"/>
          <w:szCs w:val="24"/>
        </w:rPr>
        <w:t xml:space="preserve"> entre torcidas</w:t>
      </w:r>
      <w:r w:rsidR="00F919F2" w:rsidRPr="00A3036C">
        <w:rPr>
          <w:rFonts w:ascii="Times New Roman" w:hAnsi="Times New Roman" w:cs="Times New Roman"/>
          <w:sz w:val="24"/>
          <w:szCs w:val="24"/>
        </w:rPr>
        <w:t xml:space="preserve"> de todo o mundo futebolístic</w:t>
      </w:r>
      <w:r w:rsidR="009E040B" w:rsidRPr="00A3036C">
        <w:rPr>
          <w:rFonts w:ascii="Times New Roman" w:hAnsi="Times New Roman" w:cs="Times New Roman"/>
          <w:sz w:val="24"/>
          <w:szCs w:val="24"/>
        </w:rPr>
        <w:t>o, destacando eventos</w:t>
      </w:r>
      <w:r w:rsidR="00076DD4" w:rsidRPr="00A3036C">
        <w:rPr>
          <w:rFonts w:ascii="Times New Roman" w:hAnsi="Times New Roman" w:cs="Times New Roman"/>
          <w:sz w:val="24"/>
          <w:szCs w:val="24"/>
        </w:rPr>
        <w:t xml:space="preserve"> </w:t>
      </w:r>
      <w:r w:rsidR="00704C9B" w:rsidRPr="00A3036C">
        <w:rPr>
          <w:rFonts w:ascii="Times New Roman" w:hAnsi="Times New Roman" w:cs="Times New Roman"/>
          <w:sz w:val="24"/>
          <w:szCs w:val="24"/>
        </w:rPr>
        <w:t>de repercussões internacionais</w:t>
      </w:r>
      <w:r w:rsidR="00553EFB" w:rsidRPr="00A3036C">
        <w:rPr>
          <w:rFonts w:ascii="Times New Roman" w:hAnsi="Times New Roman" w:cs="Times New Roman"/>
          <w:sz w:val="24"/>
          <w:szCs w:val="24"/>
        </w:rPr>
        <w:t xml:space="preserve">. </w:t>
      </w:r>
    </w:p>
    <w:p w14:paraId="0A814633" w14:textId="396513AE" w:rsidR="000B6BFE" w:rsidRPr="00A3036C" w:rsidRDefault="00553EFB" w:rsidP="009F1211">
      <w:pPr>
        <w:spacing w:after="0"/>
        <w:jc w:val="both"/>
        <w:rPr>
          <w:rFonts w:ascii="Times New Roman" w:hAnsi="Times New Roman" w:cs="Times New Roman"/>
          <w:sz w:val="24"/>
          <w:szCs w:val="24"/>
        </w:rPr>
      </w:pPr>
      <w:r w:rsidRPr="00A3036C">
        <w:rPr>
          <w:rFonts w:ascii="Times New Roman" w:hAnsi="Times New Roman" w:cs="Times New Roman"/>
          <w:sz w:val="24"/>
          <w:szCs w:val="24"/>
        </w:rPr>
        <w:t>Reinovil</w:t>
      </w:r>
      <w:r w:rsidR="00D86FB8" w:rsidRPr="00A3036C">
        <w:rPr>
          <w:rFonts w:ascii="Times New Roman" w:hAnsi="Times New Roman" w:cs="Times New Roman"/>
          <w:sz w:val="24"/>
          <w:szCs w:val="24"/>
        </w:rPr>
        <w:t xml:space="preserve"> </w:t>
      </w:r>
      <w:r w:rsidR="00233C22" w:rsidRPr="00A3036C">
        <w:rPr>
          <w:rFonts w:ascii="Times New Roman" w:hAnsi="Times New Roman" w:cs="Times New Roman"/>
          <w:sz w:val="24"/>
          <w:szCs w:val="24"/>
        </w:rPr>
        <w:t>sugere estas situações violenta</w:t>
      </w:r>
      <w:r w:rsidR="00357F23" w:rsidRPr="00A3036C">
        <w:rPr>
          <w:rFonts w:ascii="Times New Roman" w:hAnsi="Times New Roman" w:cs="Times New Roman"/>
          <w:sz w:val="24"/>
          <w:szCs w:val="24"/>
        </w:rPr>
        <w:t>s em todos os outros esportes, culminando</w:t>
      </w:r>
      <w:r w:rsidR="009E7DB8" w:rsidRPr="00A3036C">
        <w:rPr>
          <w:rFonts w:ascii="Times New Roman" w:hAnsi="Times New Roman" w:cs="Times New Roman"/>
          <w:sz w:val="24"/>
          <w:szCs w:val="24"/>
        </w:rPr>
        <w:t xml:space="preserve"> em </w:t>
      </w:r>
      <w:r w:rsidR="00137B15" w:rsidRPr="00A3036C">
        <w:rPr>
          <w:rFonts w:ascii="Times New Roman" w:hAnsi="Times New Roman" w:cs="Times New Roman"/>
          <w:sz w:val="24"/>
          <w:szCs w:val="24"/>
        </w:rPr>
        <w:t>T</w:t>
      </w:r>
      <w:r w:rsidR="009E7DB8" w:rsidRPr="00A3036C">
        <w:rPr>
          <w:rFonts w:ascii="Times New Roman" w:hAnsi="Times New Roman" w:cs="Times New Roman"/>
          <w:sz w:val="24"/>
          <w:szCs w:val="24"/>
        </w:rPr>
        <w:t xml:space="preserve">orneios </w:t>
      </w:r>
      <w:r w:rsidR="00B223DC" w:rsidRPr="00A3036C">
        <w:rPr>
          <w:rFonts w:ascii="Times New Roman" w:hAnsi="Times New Roman" w:cs="Times New Roman"/>
          <w:sz w:val="24"/>
          <w:szCs w:val="24"/>
        </w:rPr>
        <w:t xml:space="preserve">de Tenis </w:t>
      </w:r>
      <w:r w:rsidR="009E7DB8" w:rsidRPr="00A3036C">
        <w:rPr>
          <w:rFonts w:ascii="Times New Roman" w:hAnsi="Times New Roman" w:cs="Times New Roman"/>
          <w:sz w:val="24"/>
          <w:szCs w:val="24"/>
        </w:rPr>
        <w:t xml:space="preserve">do </w:t>
      </w:r>
      <w:r w:rsidR="0057332A" w:rsidRPr="00A3036C">
        <w:rPr>
          <w:rFonts w:ascii="Times New Roman" w:hAnsi="Times New Roman" w:cs="Times New Roman"/>
          <w:sz w:val="24"/>
          <w:szCs w:val="24"/>
        </w:rPr>
        <w:t>Grand</w:t>
      </w:r>
      <w:r w:rsidR="009E7DB8" w:rsidRPr="00A3036C">
        <w:rPr>
          <w:rFonts w:ascii="Times New Roman" w:hAnsi="Times New Roman" w:cs="Times New Roman"/>
          <w:sz w:val="24"/>
          <w:szCs w:val="24"/>
        </w:rPr>
        <w:t xml:space="preserve"> </w:t>
      </w:r>
      <w:r w:rsidR="0057332A" w:rsidRPr="00A3036C">
        <w:rPr>
          <w:rFonts w:ascii="Times New Roman" w:hAnsi="Times New Roman" w:cs="Times New Roman"/>
          <w:sz w:val="24"/>
          <w:szCs w:val="24"/>
        </w:rPr>
        <w:t>S</w:t>
      </w:r>
      <w:r w:rsidR="009E7DB8" w:rsidRPr="00A3036C">
        <w:rPr>
          <w:rFonts w:ascii="Times New Roman" w:hAnsi="Times New Roman" w:cs="Times New Roman"/>
          <w:sz w:val="24"/>
          <w:szCs w:val="24"/>
        </w:rPr>
        <w:t>lam</w:t>
      </w:r>
      <w:r w:rsidR="0057332A" w:rsidRPr="00A3036C">
        <w:rPr>
          <w:rFonts w:ascii="Times New Roman" w:hAnsi="Times New Roman" w:cs="Times New Roman"/>
          <w:sz w:val="24"/>
          <w:szCs w:val="24"/>
        </w:rPr>
        <w:t xml:space="preserve">: </w:t>
      </w:r>
      <w:r w:rsidR="009E7DB8" w:rsidRPr="00A3036C">
        <w:rPr>
          <w:rFonts w:ascii="Times New Roman" w:hAnsi="Times New Roman" w:cs="Times New Roman"/>
          <w:sz w:val="24"/>
          <w:szCs w:val="24"/>
        </w:rPr>
        <w:t xml:space="preserve"> </w:t>
      </w:r>
      <w:r w:rsidR="00B223DC" w:rsidRPr="00A3036C">
        <w:rPr>
          <w:rFonts w:ascii="Times New Roman" w:hAnsi="Times New Roman" w:cs="Times New Roman"/>
          <w:sz w:val="24"/>
          <w:szCs w:val="24"/>
        </w:rPr>
        <w:t>Australian Open, Roland Garros, Wimbledon e US Open</w:t>
      </w:r>
      <w:r w:rsidR="00137B15" w:rsidRPr="00A3036C">
        <w:rPr>
          <w:rFonts w:ascii="Times New Roman" w:hAnsi="Times New Roman" w:cs="Times New Roman"/>
          <w:sz w:val="24"/>
          <w:szCs w:val="24"/>
        </w:rPr>
        <w:t xml:space="preserve">. Fazendo os </w:t>
      </w:r>
      <w:r w:rsidR="008F59B9" w:rsidRPr="00A3036C">
        <w:rPr>
          <w:rFonts w:ascii="Times New Roman" w:hAnsi="Times New Roman" w:cs="Times New Roman"/>
          <w:sz w:val="24"/>
          <w:szCs w:val="24"/>
        </w:rPr>
        <w:t xml:space="preserve">terrícolas acreditarem que, literalmente, o humano </w:t>
      </w:r>
      <w:r w:rsidR="001B5A55" w:rsidRPr="00A3036C">
        <w:rPr>
          <w:rFonts w:ascii="Times New Roman" w:hAnsi="Times New Roman" w:cs="Times New Roman"/>
          <w:sz w:val="24"/>
          <w:szCs w:val="24"/>
        </w:rPr>
        <w:t xml:space="preserve">e o mundo estão </w:t>
      </w:r>
      <w:r w:rsidR="00382A4E" w:rsidRPr="00A3036C">
        <w:rPr>
          <w:rFonts w:ascii="Times New Roman" w:hAnsi="Times New Roman" w:cs="Times New Roman"/>
          <w:sz w:val="24"/>
          <w:szCs w:val="24"/>
        </w:rPr>
        <w:t>fadados</w:t>
      </w:r>
      <w:r w:rsidR="00363DF5" w:rsidRPr="00A3036C">
        <w:rPr>
          <w:rFonts w:ascii="Times New Roman" w:hAnsi="Times New Roman" w:cs="Times New Roman"/>
          <w:sz w:val="24"/>
          <w:szCs w:val="24"/>
        </w:rPr>
        <w:t xml:space="preserve"> </w:t>
      </w:r>
      <w:r w:rsidR="00601421" w:rsidRPr="00A3036C">
        <w:rPr>
          <w:rFonts w:ascii="Times New Roman" w:hAnsi="Times New Roman" w:cs="Times New Roman"/>
          <w:sz w:val="24"/>
          <w:szCs w:val="24"/>
        </w:rPr>
        <w:t>a destruição de sentimentos benéfico</w:t>
      </w:r>
      <w:r w:rsidR="007F6C24" w:rsidRPr="00A3036C">
        <w:rPr>
          <w:rFonts w:ascii="Times New Roman" w:hAnsi="Times New Roman" w:cs="Times New Roman"/>
          <w:sz w:val="24"/>
          <w:szCs w:val="24"/>
        </w:rPr>
        <w:t>s, privilegiando a intolerância por motivos torpe</w:t>
      </w:r>
      <w:r w:rsidR="00005C60" w:rsidRPr="00A3036C">
        <w:rPr>
          <w:rFonts w:ascii="Times New Roman" w:hAnsi="Times New Roman" w:cs="Times New Roman"/>
          <w:sz w:val="24"/>
          <w:szCs w:val="24"/>
        </w:rPr>
        <w:t>s</w:t>
      </w:r>
      <w:r w:rsidR="00863FF5" w:rsidRPr="00A3036C">
        <w:rPr>
          <w:rFonts w:ascii="Times New Roman" w:hAnsi="Times New Roman" w:cs="Times New Roman"/>
          <w:sz w:val="24"/>
          <w:szCs w:val="24"/>
        </w:rPr>
        <w:t xml:space="preserve"> </w:t>
      </w:r>
      <w:r w:rsidR="00D45B96" w:rsidRPr="00A3036C">
        <w:rPr>
          <w:rFonts w:ascii="Times New Roman" w:hAnsi="Times New Roman" w:cs="Times New Roman"/>
          <w:sz w:val="24"/>
          <w:szCs w:val="24"/>
        </w:rPr>
        <w:t xml:space="preserve">dignos de </w:t>
      </w:r>
      <w:r w:rsidR="004047AE" w:rsidRPr="00A3036C">
        <w:rPr>
          <w:rFonts w:ascii="Times New Roman" w:hAnsi="Times New Roman" w:cs="Times New Roman"/>
          <w:sz w:val="24"/>
          <w:szCs w:val="24"/>
        </w:rPr>
        <w:t>maldades inimagináveis</w:t>
      </w:r>
      <w:r w:rsidR="004431F5" w:rsidRPr="00A3036C">
        <w:rPr>
          <w:rFonts w:ascii="Times New Roman" w:hAnsi="Times New Roman" w:cs="Times New Roman"/>
          <w:sz w:val="24"/>
          <w:szCs w:val="24"/>
        </w:rPr>
        <w:t xml:space="preserve"> apreciadas no cotidiano</w:t>
      </w:r>
      <w:r w:rsidR="00124775" w:rsidRPr="00A3036C">
        <w:rPr>
          <w:rFonts w:ascii="Times New Roman" w:hAnsi="Times New Roman" w:cs="Times New Roman"/>
          <w:sz w:val="24"/>
          <w:szCs w:val="24"/>
        </w:rPr>
        <w:t>. Tão importante, quanto os que praticam as ruindades, são os que as assiste</w:t>
      </w:r>
      <w:r w:rsidR="00E640D0" w:rsidRPr="00A3036C">
        <w:rPr>
          <w:rFonts w:ascii="Times New Roman" w:hAnsi="Times New Roman" w:cs="Times New Roman"/>
          <w:sz w:val="24"/>
          <w:szCs w:val="24"/>
        </w:rPr>
        <w:t xml:space="preserve">m, ou seja, </w:t>
      </w:r>
      <w:r w:rsidR="004B5351" w:rsidRPr="00A3036C">
        <w:rPr>
          <w:rFonts w:ascii="Times New Roman" w:hAnsi="Times New Roman" w:cs="Times New Roman"/>
          <w:sz w:val="24"/>
          <w:szCs w:val="24"/>
        </w:rPr>
        <w:t xml:space="preserve">espectadores, </w:t>
      </w:r>
      <w:r w:rsidR="00E640D0" w:rsidRPr="00A3036C">
        <w:rPr>
          <w:rFonts w:ascii="Times New Roman" w:hAnsi="Times New Roman" w:cs="Times New Roman"/>
          <w:sz w:val="24"/>
          <w:szCs w:val="24"/>
        </w:rPr>
        <w:t>plateia, público e telespectadores</w:t>
      </w:r>
      <w:r w:rsidR="006F4D57" w:rsidRPr="00A3036C">
        <w:rPr>
          <w:rFonts w:ascii="Times New Roman" w:hAnsi="Times New Roman" w:cs="Times New Roman"/>
          <w:sz w:val="24"/>
          <w:szCs w:val="24"/>
        </w:rPr>
        <w:t xml:space="preserve"> destas linguagens midiáticas.</w:t>
      </w:r>
      <w:r w:rsidR="002625B1" w:rsidRPr="00A3036C">
        <w:rPr>
          <w:rFonts w:ascii="Times New Roman" w:hAnsi="Times New Roman" w:cs="Times New Roman"/>
          <w:sz w:val="24"/>
          <w:szCs w:val="24"/>
        </w:rPr>
        <w:t xml:space="preserve"> </w:t>
      </w:r>
      <w:r w:rsidR="00182A1A" w:rsidRPr="00A3036C">
        <w:rPr>
          <w:rFonts w:ascii="Times New Roman" w:hAnsi="Times New Roman" w:cs="Times New Roman"/>
          <w:sz w:val="24"/>
          <w:szCs w:val="24"/>
        </w:rPr>
        <w:t xml:space="preserve"> </w:t>
      </w:r>
    </w:p>
    <w:p w14:paraId="6EF67013" w14:textId="48D2B1D9" w:rsidR="00B132ED" w:rsidRPr="00A3036C" w:rsidRDefault="00655F48"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w:t>
      </w:r>
      <w:r w:rsidR="00F113D1" w:rsidRPr="00A3036C">
        <w:rPr>
          <w:rFonts w:ascii="Times New Roman" w:hAnsi="Times New Roman" w:cs="Times New Roman"/>
          <w:sz w:val="24"/>
          <w:szCs w:val="24"/>
        </w:rPr>
        <w:t xml:space="preserve"> aprova todas as criações maléficas em prol da dualidade densa e provocadora</w:t>
      </w:r>
      <w:r w:rsidR="00BD52FC" w:rsidRPr="00A3036C">
        <w:rPr>
          <w:rFonts w:ascii="Times New Roman" w:hAnsi="Times New Roman" w:cs="Times New Roman"/>
          <w:sz w:val="24"/>
          <w:szCs w:val="24"/>
        </w:rPr>
        <w:t xml:space="preserve"> de vibrações baixíssimas</w:t>
      </w:r>
      <w:r w:rsidR="008C1F91" w:rsidRPr="00A3036C">
        <w:rPr>
          <w:rFonts w:ascii="Times New Roman" w:hAnsi="Times New Roman" w:cs="Times New Roman"/>
          <w:sz w:val="24"/>
          <w:szCs w:val="24"/>
        </w:rPr>
        <w:t xml:space="preserve"> estimulada</w:t>
      </w:r>
      <w:r w:rsidR="000857B4" w:rsidRPr="00A3036C">
        <w:rPr>
          <w:rFonts w:ascii="Times New Roman" w:hAnsi="Times New Roman" w:cs="Times New Roman"/>
          <w:sz w:val="24"/>
          <w:szCs w:val="24"/>
        </w:rPr>
        <w:t>s</w:t>
      </w:r>
      <w:r w:rsidR="0009046F" w:rsidRPr="00A3036C">
        <w:rPr>
          <w:rFonts w:ascii="Times New Roman" w:hAnsi="Times New Roman" w:cs="Times New Roman"/>
          <w:sz w:val="24"/>
          <w:szCs w:val="24"/>
        </w:rPr>
        <w:t xml:space="preserve"> pelos assistidos aos que assistem</w:t>
      </w:r>
      <w:r w:rsidR="009915D1" w:rsidRPr="00A3036C">
        <w:rPr>
          <w:rFonts w:ascii="Times New Roman" w:hAnsi="Times New Roman" w:cs="Times New Roman"/>
          <w:sz w:val="24"/>
          <w:szCs w:val="24"/>
        </w:rPr>
        <w:t>.</w:t>
      </w:r>
      <w:r w:rsidR="00F84568" w:rsidRPr="00A3036C">
        <w:rPr>
          <w:rFonts w:ascii="Times New Roman" w:hAnsi="Times New Roman" w:cs="Times New Roman"/>
          <w:sz w:val="24"/>
          <w:szCs w:val="24"/>
        </w:rPr>
        <w:t xml:space="preserve"> Exibindo </w:t>
      </w:r>
      <w:r w:rsidR="00AD55AB" w:rsidRPr="00A3036C">
        <w:rPr>
          <w:rFonts w:ascii="Times New Roman" w:hAnsi="Times New Roman" w:cs="Times New Roman"/>
          <w:i/>
          <w:iCs/>
          <w:sz w:val="24"/>
          <w:szCs w:val="24"/>
        </w:rPr>
        <w:t>a prepotência de sua vaidade</w:t>
      </w:r>
      <w:r w:rsidR="008F7684" w:rsidRPr="00A3036C">
        <w:rPr>
          <w:rFonts w:ascii="Times New Roman" w:hAnsi="Times New Roman" w:cs="Times New Roman"/>
          <w:sz w:val="24"/>
          <w:szCs w:val="24"/>
        </w:rPr>
        <w:t>, valoriza não só</w:t>
      </w:r>
      <w:r w:rsidR="002D719F" w:rsidRPr="00A3036C">
        <w:rPr>
          <w:rFonts w:ascii="Times New Roman" w:hAnsi="Times New Roman" w:cs="Times New Roman"/>
          <w:sz w:val="24"/>
          <w:szCs w:val="24"/>
        </w:rPr>
        <w:t xml:space="preserve"> o nascimento de um Anticristo, como também a decisão d</w:t>
      </w:r>
      <w:r w:rsidR="00E74E59" w:rsidRPr="00A3036C">
        <w:rPr>
          <w:rFonts w:ascii="Times New Roman" w:hAnsi="Times New Roman" w:cs="Times New Roman"/>
          <w:sz w:val="24"/>
          <w:szCs w:val="24"/>
        </w:rPr>
        <w:t xml:space="preserve">e aplicar o </w:t>
      </w:r>
      <w:r w:rsidR="00E74E59" w:rsidRPr="00A3036C">
        <w:rPr>
          <w:rFonts w:ascii="Times New Roman" w:hAnsi="Times New Roman" w:cs="Times New Roman"/>
          <w:b/>
          <w:bCs/>
          <w:sz w:val="24"/>
          <w:szCs w:val="24"/>
        </w:rPr>
        <w:t xml:space="preserve">reset </w:t>
      </w:r>
      <w:r w:rsidR="0013395D" w:rsidRPr="00A3036C">
        <w:rPr>
          <w:rFonts w:ascii="Times New Roman" w:hAnsi="Times New Roman" w:cs="Times New Roman"/>
          <w:sz w:val="24"/>
          <w:szCs w:val="24"/>
        </w:rPr>
        <w:t xml:space="preserve">no planeta para </w:t>
      </w:r>
      <w:r w:rsidR="005B1BC1" w:rsidRPr="00A3036C">
        <w:rPr>
          <w:rFonts w:ascii="Times New Roman" w:hAnsi="Times New Roman" w:cs="Times New Roman"/>
          <w:sz w:val="24"/>
          <w:szCs w:val="24"/>
        </w:rPr>
        <w:t xml:space="preserve">o </w:t>
      </w:r>
      <w:r w:rsidR="00CA745B" w:rsidRPr="00A3036C">
        <w:rPr>
          <w:rFonts w:ascii="Times New Roman" w:hAnsi="Times New Roman" w:cs="Times New Roman"/>
          <w:sz w:val="24"/>
          <w:szCs w:val="24"/>
        </w:rPr>
        <w:t>fim d</w:t>
      </w:r>
      <w:r w:rsidR="0013395D" w:rsidRPr="00A3036C">
        <w:rPr>
          <w:rFonts w:ascii="Times New Roman" w:hAnsi="Times New Roman" w:cs="Times New Roman"/>
          <w:sz w:val="24"/>
          <w:szCs w:val="24"/>
        </w:rPr>
        <w:t>o ano de 2024</w:t>
      </w:r>
      <w:r w:rsidR="00D66266" w:rsidRPr="00A3036C">
        <w:rPr>
          <w:rFonts w:ascii="Times New Roman" w:hAnsi="Times New Roman" w:cs="Times New Roman"/>
          <w:sz w:val="24"/>
          <w:szCs w:val="24"/>
        </w:rPr>
        <w:t xml:space="preserve"> com guerras</w:t>
      </w:r>
      <w:r w:rsidR="005B1BC1" w:rsidRPr="00A3036C">
        <w:rPr>
          <w:rFonts w:ascii="Times New Roman" w:hAnsi="Times New Roman" w:cs="Times New Roman"/>
          <w:sz w:val="24"/>
          <w:szCs w:val="24"/>
        </w:rPr>
        <w:t xml:space="preserve"> ainda</w:t>
      </w:r>
      <w:r w:rsidR="00D66266" w:rsidRPr="00A3036C">
        <w:rPr>
          <w:rFonts w:ascii="Times New Roman" w:hAnsi="Times New Roman" w:cs="Times New Roman"/>
          <w:sz w:val="24"/>
          <w:szCs w:val="24"/>
        </w:rPr>
        <w:t xml:space="preserve"> em curso</w:t>
      </w:r>
      <w:r w:rsidR="00B26293" w:rsidRPr="00A3036C">
        <w:rPr>
          <w:rFonts w:ascii="Times New Roman" w:hAnsi="Times New Roman" w:cs="Times New Roman"/>
          <w:sz w:val="24"/>
          <w:szCs w:val="24"/>
        </w:rPr>
        <w:t xml:space="preserve"> com</w:t>
      </w:r>
      <w:r w:rsidR="008D4ADC" w:rsidRPr="00A3036C">
        <w:rPr>
          <w:rFonts w:ascii="Times New Roman" w:hAnsi="Times New Roman" w:cs="Times New Roman"/>
          <w:sz w:val="24"/>
          <w:szCs w:val="24"/>
        </w:rPr>
        <w:t xml:space="preserve">o motivação para a </w:t>
      </w:r>
      <w:r w:rsidR="004823CC" w:rsidRPr="00A3036C">
        <w:rPr>
          <w:rFonts w:ascii="Times New Roman" w:hAnsi="Times New Roman" w:cs="Times New Roman"/>
          <w:sz w:val="24"/>
          <w:szCs w:val="24"/>
        </w:rPr>
        <w:t>deflagração</w:t>
      </w:r>
      <w:r w:rsidR="008D4ADC" w:rsidRPr="00A3036C">
        <w:rPr>
          <w:rFonts w:ascii="Times New Roman" w:hAnsi="Times New Roman" w:cs="Times New Roman"/>
          <w:sz w:val="24"/>
          <w:szCs w:val="24"/>
        </w:rPr>
        <w:t xml:space="preserve"> da 3</w:t>
      </w:r>
      <w:r w:rsidR="004823CC" w:rsidRPr="00A3036C">
        <w:rPr>
          <w:rFonts w:ascii="Times New Roman" w:hAnsi="Times New Roman" w:cs="Times New Roman"/>
          <w:sz w:val="24"/>
          <w:szCs w:val="24"/>
        </w:rPr>
        <w:t>ª Guerra Mundial.</w:t>
      </w:r>
      <w:r w:rsidR="0000105F" w:rsidRPr="00A3036C">
        <w:rPr>
          <w:rFonts w:ascii="Times New Roman" w:hAnsi="Times New Roman" w:cs="Times New Roman"/>
          <w:sz w:val="24"/>
          <w:szCs w:val="24"/>
        </w:rPr>
        <w:t xml:space="preserve"> </w:t>
      </w:r>
      <w:r w:rsidR="0000105F" w:rsidRPr="00A3036C">
        <w:rPr>
          <w:rFonts w:ascii="Times New Roman" w:hAnsi="Times New Roman" w:cs="Times New Roman"/>
          <w:i/>
          <w:iCs/>
          <w:sz w:val="24"/>
          <w:szCs w:val="24"/>
        </w:rPr>
        <w:t>Os dono</w:t>
      </w:r>
      <w:r w:rsidR="009D2897" w:rsidRPr="00A3036C">
        <w:rPr>
          <w:rFonts w:ascii="Times New Roman" w:hAnsi="Times New Roman" w:cs="Times New Roman"/>
          <w:i/>
          <w:iCs/>
          <w:sz w:val="24"/>
          <w:szCs w:val="24"/>
        </w:rPr>
        <w:t>s</w:t>
      </w:r>
      <w:r w:rsidR="0000105F" w:rsidRPr="00A3036C">
        <w:rPr>
          <w:rFonts w:ascii="Times New Roman" w:hAnsi="Times New Roman" w:cs="Times New Roman"/>
          <w:i/>
          <w:iCs/>
          <w:sz w:val="24"/>
          <w:szCs w:val="24"/>
        </w:rPr>
        <w:t xml:space="preserve"> do mundo </w:t>
      </w:r>
      <w:r w:rsidR="00366ACE" w:rsidRPr="00A3036C">
        <w:rPr>
          <w:rFonts w:ascii="Times New Roman" w:hAnsi="Times New Roman" w:cs="Times New Roman"/>
          <w:sz w:val="24"/>
          <w:szCs w:val="24"/>
        </w:rPr>
        <w:t>podem contabilizar um futuro promissor</w:t>
      </w:r>
      <w:r w:rsidR="009D2897" w:rsidRPr="00A3036C">
        <w:rPr>
          <w:rFonts w:ascii="Times New Roman" w:hAnsi="Times New Roman" w:cs="Times New Roman"/>
          <w:sz w:val="24"/>
          <w:szCs w:val="24"/>
        </w:rPr>
        <w:t xml:space="preserve"> para sua dominação escravocrata</w:t>
      </w:r>
      <w:r w:rsidR="00F650E7" w:rsidRPr="00A3036C">
        <w:rPr>
          <w:rFonts w:ascii="Times New Roman" w:hAnsi="Times New Roman" w:cs="Times New Roman"/>
          <w:sz w:val="24"/>
          <w:szCs w:val="24"/>
        </w:rPr>
        <w:t xml:space="preserve"> que encarcera a humanidade </w:t>
      </w:r>
      <w:r w:rsidR="003D134E" w:rsidRPr="00A3036C">
        <w:rPr>
          <w:rFonts w:ascii="Times New Roman" w:hAnsi="Times New Roman" w:cs="Times New Roman"/>
          <w:sz w:val="24"/>
          <w:szCs w:val="24"/>
        </w:rPr>
        <w:t>no Sistema Terra comparado a uma Matrix</w:t>
      </w:r>
      <w:r w:rsidR="00746387" w:rsidRPr="00A3036C">
        <w:rPr>
          <w:rFonts w:ascii="Times New Roman" w:hAnsi="Times New Roman" w:cs="Times New Roman"/>
          <w:sz w:val="24"/>
          <w:szCs w:val="24"/>
        </w:rPr>
        <w:t>, já abordada pela licença poética</w:t>
      </w:r>
      <w:r w:rsidR="00257FCA" w:rsidRPr="00A3036C">
        <w:rPr>
          <w:rFonts w:ascii="Times New Roman" w:hAnsi="Times New Roman" w:cs="Times New Roman"/>
          <w:sz w:val="24"/>
          <w:szCs w:val="24"/>
        </w:rPr>
        <w:t xml:space="preserve"> da sétima arte</w:t>
      </w:r>
      <w:r w:rsidR="003D134E" w:rsidRPr="00A3036C">
        <w:rPr>
          <w:rFonts w:ascii="Times New Roman" w:hAnsi="Times New Roman" w:cs="Times New Roman"/>
          <w:sz w:val="24"/>
          <w:szCs w:val="24"/>
        </w:rPr>
        <w:t>.</w:t>
      </w:r>
    </w:p>
    <w:p w14:paraId="57A705CB" w14:textId="77777777" w:rsidR="00CF2909" w:rsidRPr="00A3036C" w:rsidRDefault="00CF2909" w:rsidP="00360700">
      <w:pPr>
        <w:spacing w:after="0"/>
        <w:jc w:val="both"/>
        <w:rPr>
          <w:rFonts w:ascii="Times New Roman" w:hAnsi="Times New Roman" w:cs="Times New Roman"/>
          <w:sz w:val="24"/>
          <w:szCs w:val="24"/>
        </w:rPr>
      </w:pPr>
    </w:p>
    <w:p w14:paraId="41942E2C" w14:textId="4ABF4BED" w:rsidR="00CF2909" w:rsidRPr="00A3036C" w:rsidRDefault="00CF2909"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Hollywood </w:t>
      </w:r>
      <w:r w:rsidR="00ED498B" w:rsidRPr="00A3036C">
        <w:rPr>
          <w:rFonts w:ascii="Times New Roman" w:hAnsi="Times New Roman" w:cs="Times New Roman"/>
          <w:sz w:val="24"/>
          <w:szCs w:val="24"/>
        </w:rPr>
        <w:t>escandalizará a população mundial</w:t>
      </w:r>
      <w:r w:rsidR="00FC7BEF" w:rsidRPr="00A3036C">
        <w:rPr>
          <w:rFonts w:ascii="Times New Roman" w:hAnsi="Times New Roman" w:cs="Times New Roman"/>
          <w:sz w:val="24"/>
          <w:szCs w:val="24"/>
        </w:rPr>
        <w:t xml:space="preserve"> com </w:t>
      </w:r>
      <w:r w:rsidR="00FC7BEF" w:rsidRPr="00A3036C">
        <w:rPr>
          <w:rFonts w:ascii="Times New Roman" w:hAnsi="Times New Roman" w:cs="Times New Roman"/>
          <w:i/>
          <w:iCs/>
          <w:sz w:val="24"/>
          <w:szCs w:val="24"/>
        </w:rPr>
        <w:t>efeito cascata</w:t>
      </w:r>
      <w:r w:rsidR="00B61656" w:rsidRPr="00A3036C">
        <w:rPr>
          <w:rFonts w:ascii="Times New Roman" w:hAnsi="Times New Roman" w:cs="Times New Roman"/>
          <w:i/>
          <w:iCs/>
          <w:sz w:val="24"/>
          <w:szCs w:val="24"/>
        </w:rPr>
        <w:t xml:space="preserve"> </w:t>
      </w:r>
      <w:r w:rsidR="00B61656" w:rsidRPr="00A3036C">
        <w:rPr>
          <w:rFonts w:ascii="Times New Roman" w:hAnsi="Times New Roman" w:cs="Times New Roman"/>
          <w:sz w:val="24"/>
          <w:szCs w:val="24"/>
        </w:rPr>
        <w:t>nos demais países produtores d</w:t>
      </w:r>
      <w:r w:rsidR="00664C50" w:rsidRPr="00A3036C">
        <w:rPr>
          <w:rFonts w:ascii="Times New Roman" w:hAnsi="Times New Roman" w:cs="Times New Roman"/>
          <w:sz w:val="24"/>
          <w:szCs w:val="24"/>
        </w:rPr>
        <w:t>a sétima arte...</w:t>
      </w:r>
      <w:r w:rsidR="004E418A" w:rsidRPr="00A3036C">
        <w:rPr>
          <w:rFonts w:ascii="Times New Roman" w:hAnsi="Times New Roman" w:cs="Times New Roman"/>
          <w:sz w:val="24"/>
          <w:szCs w:val="24"/>
        </w:rPr>
        <w:t xml:space="preserve"> revelação de fatos, minimamente, </w:t>
      </w:r>
      <w:r w:rsidR="00CF59B4" w:rsidRPr="00A3036C">
        <w:rPr>
          <w:rFonts w:ascii="Times New Roman" w:hAnsi="Times New Roman" w:cs="Times New Roman"/>
          <w:sz w:val="24"/>
          <w:szCs w:val="24"/>
        </w:rPr>
        <w:t>degradante</w:t>
      </w:r>
      <w:r w:rsidR="00491C9F" w:rsidRPr="00A3036C">
        <w:rPr>
          <w:rFonts w:ascii="Times New Roman" w:hAnsi="Times New Roman" w:cs="Times New Roman"/>
          <w:sz w:val="24"/>
          <w:szCs w:val="24"/>
        </w:rPr>
        <w:t>s ― Algozlenirus exibe satisfação</w:t>
      </w:r>
      <w:r w:rsidR="00F40E97" w:rsidRPr="00A3036C">
        <w:rPr>
          <w:rFonts w:ascii="Times New Roman" w:hAnsi="Times New Roman" w:cs="Times New Roman"/>
          <w:sz w:val="24"/>
          <w:szCs w:val="24"/>
        </w:rPr>
        <w:t xml:space="preserve"> maquiavélica </w:t>
      </w:r>
      <w:r w:rsidR="00491C9F" w:rsidRPr="00A3036C">
        <w:rPr>
          <w:rFonts w:ascii="Times New Roman" w:hAnsi="Times New Roman" w:cs="Times New Roman"/>
          <w:sz w:val="24"/>
          <w:szCs w:val="24"/>
        </w:rPr>
        <w:t>―</w:t>
      </w:r>
      <w:r w:rsidR="00F40E97" w:rsidRPr="00A3036C">
        <w:rPr>
          <w:rFonts w:ascii="Times New Roman" w:hAnsi="Times New Roman" w:cs="Times New Roman"/>
          <w:sz w:val="24"/>
          <w:szCs w:val="24"/>
        </w:rPr>
        <w:t xml:space="preserve"> Produtores, diretores</w:t>
      </w:r>
      <w:r w:rsidR="00295421" w:rsidRPr="00A3036C">
        <w:rPr>
          <w:rFonts w:ascii="Times New Roman" w:hAnsi="Times New Roman" w:cs="Times New Roman"/>
          <w:sz w:val="24"/>
          <w:szCs w:val="24"/>
        </w:rPr>
        <w:t xml:space="preserve"> e, destacadamente, atores devem figurar</w:t>
      </w:r>
      <w:r w:rsidR="00E47CB1" w:rsidRPr="00A3036C">
        <w:rPr>
          <w:rFonts w:ascii="Times New Roman" w:hAnsi="Times New Roman" w:cs="Times New Roman"/>
          <w:sz w:val="24"/>
          <w:szCs w:val="24"/>
        </w:rPr>
        <w:t xml:space="preserve"> nos noticiários principais do orbe</w:t>
      </w:r>
      <w:r w:rsidR="0061038A" w:rsidRPr="00A3036C">
        <w:rPr>
          <w:rFonts w:ascii="Times New Roman" w:hAnsi="Times New Roman" w:cs="Times New Roman"/>
          <w:sz w:val="24"/>
          <w:szCs w:val="24"/>
        </w:rPr>
        <w:t>. ▬ vibra.</w:t>
      </w:r>
    </w:p>
    <w:p w14:paraId="6D9A0986" w14:textId="77777777" w:rsidR="0061038A" w:rsidRPr="00A3036C" w:rsidRDefault="0061038A" w:rsidP="00360700">
      <w:pPr>
        <w:spacing w:after="0"/>
        <w:jc w:val="both"/>
        <w:rPr>
          <w:rFonts w:ascii="Times New Roman" w:hAnsi="Times New Roman" w:cs="Times New Roman"/>
          <w:sz w:val="24"/>
          <w:szCs w:val="24"/>
        </w:rPr>
      </w:pPr>
    </w:p>
    <w:p w14:paraId="5B3CF63B" w14:textId="356B6CF5" w:rsidR="0061038A" w:rsidRPr="00A3036C" w:rsidRDefault="0061038A"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056B3" w:rsidRPr="00A3036C">
        <w:rPr>
          <w:rFonts w:ascii="Times New Roman" w:hAnsi="Times New Roman" w:cs="Times New Roman"/>
          <w:sz w:val="24"/>
          <w:szCs w:val="24"/>
        </w:rPr>
        <w:t>População terráquea, cinéfila ou não, es</w:t>
      </w:r>
      <w:r w:rsidR="00576175" w:rsidRPr="00A3036C">
        <w:rPr>
          <w:rFonts w:ascii="Times New Roman" w:hAnsi="Times New Roman" w:cs="Times New Roman"/>
          <w:sz w:val="24"/>
          <w:szCs w:val="24"/>
        </w:rPr>
        <w:t>tará em estado de choque com as revelações bombásticas envolvendo seus ídolos ― Reinódio</w:t>
      </w:r>
      <w:r w:rsidR="002A2DBF" w:rsidRPr="00A3036C">
        <w:rPr>
          <w:rFonts w:ascii="Times New Roman" w:hAnsi="Times New Roman" w:cs="Times New Roman"/>
          <w:sz w:val="24"/>
          <w:szCs w:val="24"/>
        </w:rPr>
        <w:t xml:space="preserve"> complementa </w:t>
      </w:r>
      <w:r w:rsidR="00576175" w:rsidRPr="00A3036C">
        <w:rPr>
          <w:rFonts w:ascii="Times New Roman" w:hAnsi="Times New Roman" w:cs="Times New Roman"/>
          <w:sz w:val="24"/>
          <w:szCs w:val="24"/>
        </w:rPr>
        <w:t>―</w:t>
      </w:r>
      <w:r w:rsidR="002A2DBF" w:rsidRPr="00A3036C">
        <w:rPr>
          <w:rFonts w:ascii="Times New Roman" w:hAnsi="Times New Roman" w:cs="Times New Roman"/>
          <w:sz w:val="24"/>
          <w:szCs w:val="24"/>
        </w:rPr>
        <w:t xml:space="preserve"> </w:t>
      </w:r>
      <w:r w:rsidR="005D542D" w:rsidRPr="00A3036C">
        <w:rPr>
          <w:rFonts w:ascii="Times New Roman" w:hAnsi="Times New Roman" w:cs="Times New Roman"/>
          <w:sz w:val="24"/>
          <w:szCs w:val="24"/>
        </w:rPr>
        <w:t>Continuamos a controlar o que se lê, vê e ouve-s</w:t>
      </w:r>
      <w:r w:rsidR="00260E9D" w:rsidRPr="00A3036C">
        <w:rPr>
          <w:rFonts w:ascii="Times New Roman" w:hAnsi="Times New Roman" w:cs="Times New Roman"/>
          <w:sz w:val="24"/>
          <w:szCs w:val="24"/>
        </w:rPr>
        <w:t>e, mas com um</w:t>
      </w:r>
      <w:r w:rsidR="00AF105C" w:rsidRPr="00A3036C">
        <w:rPr>
          <w:rFonts w:ascii="Times New Roman" w:hAnsi="Times New Roman" w:cs="Times New Roman"/>
          <w:sz w:val="24"/>
          <w:szCs w:val="24"/>
        </w:rPr>
        <w:t>a negatividade</w:t>
      </w:r>
      <w:r w:rsidR="00260E9D" w:rsidRPr="00A3036C">
        <w:rPr>
          <w:rFonts w:ascii="Times New Roman" w:hAnsi="Times New Roman" w:cs="Times New Roman"/>
          <w:sz w:val="24"/>
          <w:szCs w:val="24"/>
        </w:rPr>
        <w:t xml:space="preserve"> intensa</w:t>
      </w:r>
      <w:r w:rsidR="00AF105C" w:rsidRPr="00A3036C">
        <w:rPr>
          <w:rFonts w:ascii="Times New Roman" w:hAnsi="Times New Roman" w:cs="Times New Roman"/>
          <w:sz w:val="24"/>
          <w:szCs w:val="24"/>
        </w:rPr>
        <w:t xml:space="preserve"> e repetitiv</w:t>
      </w:r>
      <w:r w:rsidR="00756FD5" w:rsidRPr="00A3036C">
        <w:rPr>
          <w:rFonts w:ascii="Times New Roman" w:hAnsi="Times New Roman" w:cs="Times New Roman"/>
          <w:sz w:val="24"/>
          <w:szCs w:val="24"/>
        </w:rPr>
        <w:t>a para fazermos os terráqueos acordare</w:t>
      </w:r>
      <w:r w:rsidR="00271C3E" w:rsidRPr="00A3036C">
        <w:rPr>
          <w:rFonts w:ascii="Times New Roman" w:hAnsi="Times New Roman" w:cs="Times New Roman"/>
          <w:sz w:val="24"/>
          <w:szCs w:val="24"/>
        </w:rPr>
        <w:t xml:space="preserve">m, lamentando estarem vivos para </w:t>
      </w:r>
      <w:r w:rsidR="00F91F0E" w:rsidRPr="00A3036C">
        <w:rPr>
          <w:rFonts w:ascii="Times New Roman" w:hAnsi="Times New Roman" w:cs="Times New Roman"/>
          <w:sz w:val="24"/>
          <w:szCs w:val="24"/>
        </w:rPr>
        <w:t xml:space="preserve">viverem mais um dia de violências extremas. ▬ </w:t>
      </w:r>
      <w:r w:rsidR="00914C29" w:rsidRPr="00A3036C">
        <w:rPr>
          <w:rFonts w:ascii="Times New Roman" w:hAnsi="Times New Roman" w:cs="Times New Roman"/>
          <w:sz w:val="24"/>
          <w:szCs w:val="24"/>
        </w:rPr>
        <w:t>radicaliza.</w:t>
      </w:r>
    </w:p>
    <w:p w14:paraId="2AD63553" w14:textId="77777777" w:rsidR="00914C29" w:rsidRPr="00A3036C" w:rsidRDefault="00914C29" w:rsidP="00360700">
      <w:pPr>
        <w:spacing w:after="0"/>
        <w:jc w:val="both"/>
        <w:rPr>
          <w:rFonts w:ascii="Times New Roman" w:hAnsi="Times New Roman" w:cs="Times New Roman"/>
          <w:sz w:val="24"/>
          <w:szCs w:val="24"/>
        </w:rPr>
      </w:pPr>
    </w:p>
    <w:p w14:paraId="04559D4C" w14:textId="5A0B7D2A" w:rsidR="00914C29" w:rsidRPr="00A3036C" w:rsidRDefault="00914C29"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5B5BFB" w:rsidRPr="00A3036C">
        <w:rPr>
          <w:rFonts w:ascii="Times New Roman" w:hAnsi="Times New Roman" w:cs="Times New Roman"/>
          <w:sz w:val="24"/>
          <w:szCs w:val="24"/>
        </w:rPr>
        <w:t>Muito bem observado</w:t>
      </w:r>
      <w:r w:rsidR="00A00FAD" w:rsidRPr="00A3036C">
        <w:rPr>
          <w:rFonts w:ascii="Times New Roman" w:hAnsi="Times New Roman" w:cs="Times New Roman"/>
          <w:sz w:val="24"/>
          <w:szCs w:val="24"/>
        </w:rPr>
        <w:t>, Reinódio</w:t>
      </w:r>
      <w:r w:rsidR="005B5BFB" w:rsidRPr="00A3036C">
        <w:rPr>
          <w:rFonts w:ascii="Times New Roman" w:hAnsi="Times New Roman" w:cs="Times New Roman"/>
          <w:sz w:val="24"/>
          <w:szCs w:val="24"/>
        </w:rPr>
        <w:t xml:space="preserve"> ― Ilusiodiano embarca</w:t>
      </w:r>
      <w:r w:rsidR="00A00FAD" w:rsidRPr="00A3036C">
        <w:rPr>
          <w:rFonts w:ascii="Times New Roman" w:hAnsi="Times New Roman" w:cs="Times New Roman"/>
          <w:sz w:val="24"/>
          <w:szCs w:val="24"/>
        </w:rPr>
        <w:t xml:space="preserve"> na ideia</w:t>
      </w:r>
      <w:r w:rsidR="00C456F6" w:rsidRPr="00A3036C">
        <w:rPr>
          <w:rFonts w:ascii="Times New Roman" w:hAnsi="Times New Roman" w:cs="Times New Roman"/>
          <w:sz w:val="24"/>
          <w:szCs w:val="24"/>
        </w:rPr>
        <w:t xml:space="preserve"> maligna ― </w:t>
      </w:r>
      <w:r w:rsidR="00B73826" w:rsidRPr="00A3036C">
        <w:rPr>
          <w:rFonts w:ascii="Times New Roman" w:hAnsi="Times New Roman" w:cs="Times New Roman"/>
          <w:sz w:val="24"/>
          <w:szCs w:val="24"/>
        </w:rPr>
        <w:t xml:space="preserve">Podemos aumentar, exponencialmente, os delitos entre </w:t>
      </w:r>
      <w:r w:rsidR="006A6E89" w:rsidRPr="00A3036C">
        <w:rPr>
          <w:rFonts w:ascii="Times New Roman" w:hAnsi="Times New Roman" w:cs="Times New Roman"/>
          <w:sz w:val="24"/>
          <w:szCs w:val="24"/>
        </w:rPr>
        <w:t xml:space="preserve">núcleos </w:t>
      </w:r>
      <w:r w:rsidR="00B73826" w:rsidRPr="00A3036C">
        <w:rPr>
          <w:rFonts w:ascii="Times New Roman" w:hAnsi="Times New Roman" w:cs="Times New Roman"/>
          <w:sz w:val="24"/>
          <w:szCs w:val="24"/>
        </w:rPr>
        <w:t>familiare</w:t>
      </w:r>
      <w:r w:rsidR="006A6E89" w:rsidRPr="00A3036C">
        <w:rPr>
          <w:rFonts w:ascii="Times New Roman" w:hAnsi="Times New Roman" w:cs="Times New Roman"/>
          <w:sz w:val="24"/>
          <w:szCs w:val="24"/>
        </w:rPr>
        <w:t>s ―</w:t>
      </w:r>
      <w:r w:rsidR="00702594" w:rsidRPr="00A3036C">
        <w:rPr>
          <w:rFonts w:ascii="Times New Roman" w:hAnsi="Times New Roman" w:cs="Times New Roman"/>
          <w:sz w:val="24"/>
          <w:szCs w:val="24"/>
        </w:rPr>
        <w:t xml:space="preserve"> </w:t>
      </w:r>
      <w:r w:rsidR="00EF1D21" w:rsidRPr="00A3036C">
        <w:rPr>
          <w:rFonts w:ascii="Times New Roman" w:hAnsi="Times New Roman" w:cs="Times New Roman"/>
          <w:sz w:val="24"/>
          <w:szCs w:val="24"/>
        </w:rPr>
        <w:t xml:space="preserve">Projeta situações </w:t>
      </w:r>
      <w:r w:rsidR="006A6E89" w:rsidRPr="00A3036C">
        <w:rPr>
          <w:rFonts w:ascii="Times New Roman" w:hAnsi="Times New Roman" w:cs="Times New Roman"/>
          <w:sz w:val="24"/>
          <w:szCs w:val="24"/>
        </w:rPr>
        <w:t>―</w:t>
      </w:r>
      <w:r w:rsidR="00EF1D21" w:rsidRPr="00A3036C">
        <w:rPr>
          <w:rFonts w:ascii="Times New Roman" w:hAnsi="Times New Roman" w:cs="Times New Roman"/>
          <w:sz w:val="24"/>
          <w:szCs w:val="24"/>
        </w:rPr>
        <w:t xml:space="preserve"> Filhos matam mães e </w:t>
      </w:r>
      <w:r w:rsidR="007A3759" w:rsidRPr="00A3036C">
        <w:rPr>
          <w:rFonts w:ascii="Times New Roman" w:hAnsi="Times New Roman" w:cs="Times New Roman"/>
          <w:sz w:val="24"/>
          <w:szCs w:val="24"/>
        </w:rPr>
        <w:t>pais e vice-versa, irmãos</w:t>
      </w:r>
      <w:r w:rsidR="000E7B7D" w:rsidRPr="00A3036C">
        <w:rPr>
          <w:rFonts w:ascii="Times New Roman" w:hAnsi="Times New Roman" w:cs="Times New Roman"/>
          <w:sz w:val="24"/>
          <w:szCs w:val="24"/>
        </w:rPr>
        <w:t xml:space="preserve"> mutilam a fraternidade</w:t>
      </w:r>
      <w:r w:rsidR="00EB6FD9" w:rsidRPr="00A3036C">
        <w:rPr>
          <w:rFonts w:ascii="Times New Roman" w:hAnsi="Times New Roman" w:cs="Times New Roman"/>
          <w:sz w:val="24"/>
          <w:szCs w:val="24"/>
        </w:rPr>
        <w:t xml:space="preserve"> ―</w:t>
      </w:r>
      <w:r w:rsidR="00591286" w:rsidRPr="00A3036C">
        <w:rPr>
          <w:rFonts w:ascii="Times New Roman" w:hAnsi="Times New Roman" w:cs="Times New Roman"/>
          <w:sz w:val="24"/>
          <w:szCs w:val="24"/>
        </w:rPr>
        <w:t xml:space="preserve"> Pensa e continua </w:t>
      </w:r>
      <w:r w:rsidR="00EB6FD9" w:rsidRPr="00A3036C">
        <w:rPr>
          <w:rFonts w:ascii="Times New Roman" w:hAnsi="Times New Roman" w:cs="Times New Roman"/>
          <w:sz w:val="24"/>
          <w:szCs w:val="24"/>
        </w:rPr>
        <w:t>―</w:t>
      </w:r>
      <w:r w:rsidR="00B41C6E" w:rsidRPr="00A3036C">
        <w:rPr>
          <w:rFonts w:ascii="Times New Roman" w:hAnsi="Times New Roman" w:cs="Times New Roman"/>
          <w:sz w:val="24"/>
          <w:szCs w:val="24"/>
        </w:rPr>
        <w:t xml:space="preserve"> Sogras, esposas, cunhadas</w:t>
      </w:r>
      <w:r w:rsidR="00AE6740" w:rsidRPr="00A3036C">
        <w:rPr>
          <w:rFonts w:ascii="Times New Roman" w:hAnsi="Times New Roman" w:cs="Times New Roman"/>
          <w:sz w:val="24"/>
          <w:szCs w:val="24"/>
        </w:rPr>
        <w:t xml:space="preserve"> e primos idolatra</w:t>
      </w:r>
      <w:r w:rsidR="005401E3" w:rsidRPr="00A3036C">
        <w:rPr>
          <w:rFonts w:ascii="Times New Roman" w:hAnsi="Times New Roman" w:cs="Times New Roman"/>
          <w:sz w:val="24"/>
          <w:szCs w:val="24"/>
        </w:rPr>
        <w:t xml:space="preserve">m a discórdia, contemplando o orgulho </w:t>
      </w:r>
      <w:r w:rsidR="0020348F" w:rsidRPr="00A3036C">
        <w:rPr>
          <w:rFonts w:ascii="Times New Roman" w:hAnsi="Times New Roman" w:cs="Times New Roman"/>
          <w:sz w:val="24"/>
          <w:szCs w:val="24"/>
        </w:rPr>
        <w:t>e o egoísmo. ▬</w:t>
      </w:r>
      <w:r w:rsidR="00B41C6E" w:rsidRPr="00A3036C">
        <w:rPr>
          <w:rFonts w:ascii="Times New Roman" w:hAnsi="Times New Roman" w:cs="Times New Roman"/>
          <w:sz w:val="24"/>
          <w:szCs w:val="24"/>
        </w:rPr>
        <w:t xml:space="preserve"> </w:t>
      </w:r>
      <w:r w:rsidR="00616F54" w:rsidRPr="00A3036C">
        <w:rPr>
          <w:rFonts w:ascii="Times New Roman" w:hAnsi="Times New Roman" w:cs="Times New Roman"/>
          <w:sz w:val="24"/>
          <w:szCs w:val="24"/>
        </w:rPr>
        <w:t>enumera.</w:t>
      </w:r>
    </w:p>
    <w:p w14:paraId="39DCA63D" w14:textId="77777777" w:rsidR="00616F54" w:rsidRPr="00A3036C" w:rsidRDefault="00616F54" w:rsidP="00360700">
      <w:pPr>
        <w:spacing w:after="0"/>
        <w:jc w:val="both"/>
        <w:rPr>
          <w:rFonts w:ascii="Times New Roman" w:hAnsi="Times New Roman" w:cs="Times New Roman"/>
          <w:sz w:val="24"/>
          <w:szCs w:val="24"/>
        </w:rPr>
      </w:pPr>
    </w:p>
    <w:p w14:paraId="6200CAE6" w14:textId="6ED8D4CF" w:rsidR="00616F54" w:rsidRPr="00A3036C" w:rsidRDefault="00616F54" w:rsidP="0036070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77680D" w:rsidRPr="00A3036C">
        <w:rPr>
          <w:rFonts w:ascii="Times New Roman" w:hAnsi="Times New Roman" w:cs="Times New Roman"/>
          <w:sz w:val="24"/>
          <w:szCs w:val="24"/>
        </w:rPr>
        <w:t>Fatos isolado</w:t>
      </w:r>
      <w:r w:rsidR="00773F72" w:rsidRPr="00A3036C">
        <w:rPr>
          <w:rFonts w:ascii="Times New Roman" w:hAnsi="Times New Roman" w:cs="Times New Roman"/>
          <w:sz w:val="24"/>
          <w:szCs w:val="24"/>
        </w:rPr>
        <w:t>s reveladores de agressões</w:t>
      </w:r>
      <w:r w:rsidR="00CD6BF6" w:rsidRPr="00A3036C">
        <w:rPr>
          <w:rFonts w:ascii="Times New Roman" w:hAnsi="Times New Roman" w:cs="Times New Roman"/>
          <w:sz w:val="24"/>
          <w:szCs w:val="24"/>
        </w:rPr>
        <w:t xml:space="preserve"> e</w:t>
      </w:r>
      <w:r w:rsidR="00773F72" w:rsidRPr="00A3036C">
        <w:rPr>
          <w:rFonts w:ascii="Times New Roman" w:hAnsi="Times New Roman" w:cs="Times New Roman"/>
          <w:sz w:val="24"/>
          <w:szCs w:val="24"/>
        </w:rPr>
        <w:t xml:space="preserve"> covardias</w:t>
      </w:r>
      <w:r w:rsidR="00CD6BF6" w:rsidRPr="00A3036C">
        <w:rPr>
          <w:rFonts w:ascii="Times New Roman" w:hAnsi="Times New Roman" w:cs="Times New Roman"/>
          <w:sz w:val="24"/>
          <w:szCs w:val="24"/>
        </w:rPr>
        <w:t xml:space="preserve"> a</w:t>
      </w:r>
      <w:r w:rsidR="00545D35" w:rsidRPr="00A3036C">
        <w:rPr>
          <w:rFonts w:ascii="Times New Roman" w:hAnsi="Times New Roman" w:cs="Times New Roman"/>
          <w:sz w:val="24"/>
          <w:szCs w:val="24"/>
        </w:rPr>
        <w:t xml:space="preserve">s crianças e aos idosos também </w:t>
      </w:r>
      <w:r w:rsidR="00C44914" w:rsidRPr="00A3036C">
        <w:rPr>
          <w:rFonts w:ascii="Times New Roman" w:hAnsi="Times New Roman" w:cs="Times New Roman"/>
          <w:sz w:val="24"/>
          <w:szCs w:val="24"/>
        </w:rPr>
        <w:t>fomentam revolta populacional</w:t>
      </w:r>
      <w:r w:rsidR="001E5A91" w:rsidRPr="00A3036C">
        <w:rPr>
          <w:rFonts w:ascii="Times New Roman" w:hAnsi="Times New Roman" w:cs="Times New Roman"/>
          <w:sz w:val="24"/>
          <w:szCs w:val="24"/>
        </w:rPr>
        <w:t xml:space="preserve"> ― Reinovil </w:t>
      </w:r>
      <w:r w:rsidR="00206422" w:rsidRPr="00A3036C">
        <w:rPr>
          <w:rFonts w:ascii="Times New Roman" w:hAnsi="Times New Roman" w:cs="Times New Roman"/>
          <w:sz w:val="24"/>
          <w:szCs w:val="24"/>
        </w:rPr>
        <w:t xml:space="preserve">completa </w:t>
      </w:r>
      <w:r w:rsidR="001E5A91" w:rsidRPr="00A3036C">
        <w:rPr>
          <w:rFonts w:ascii="Times New Roman" w:hAnsi="Times New Roman" w:cs="Times New Roman"/>
          <w:sz w:val="24"/>
          <w:szCs w:val="24"/>
        </w:rPr>
        <w:t>―</w:t>
      </w:r>
      <w:r w:rsidR="00545D35" w:rsidRPr="00A3036C">
        <w:rPr>
          <w:rFonts w:ascii="Times New Roman" w:hAnsi="Times New Roman" w:cs="Times New Roman"/>
          <w:sz w:val="24"/>
          <w:szCs w:val="24"/>
        </w:rPr>
        <w:t xml:space="preserve"> </w:t>
      </w:r>
      <w:r w:rsidR="00FD2021" w:rsidRPr="00A3036C">
        <w:rPr>
          <w:rFonts w:ascii="Times New Roman" w:hAnsi="Times New Roman" w:cs="Times New Roman"/>
          <w:sz w:val="24"/>
          <w:szCs w:val="24"/>
        </w:rPr>
        <w:t>Est</w:t>
      </w:r>
      <w:r w:rsidR="00E16B59" w:rsidRPr="00A3036C">
        <w:rPr>
          <w:rFonts w:ascii="Times New Roman" w:hAnsi="Times New Roman" w:cs="Times New Roman"/>
          <w:sz w:val="24"/>
          <w:szCs w:val="24"/>
        </w:rPr>
        <w:t>imulante para a população fazer justiça com as próprias mãos</w:t>
      </w:r>
      <w:r w:rsidR="00D916DF" w:rsidRPr="00A3036C">
        <w:rPr>
          <w:rFonts w:ascii="Times New Roman" w:hAnsi="Times New Roman" w:cs="Times New Roman"/>
          <w:sz w:val="24"/>
          <w:szCs w:val="24"/>
        </w:rPr>
        <w:t>, configurando o derramamento de sangu</w:t>
      </w:r>
      <w:r w:rsidR="004D5ABC" w:rsidRPr="00A3036C">
        <w:rPr>
          <w:rFonts w:ascii="Times New Roman" w:hAnsi="Times New Roman" w:cs="Times New Roman"/>
          <w:sz w:val="24"/>
          <w:szCs w:val="24"/>
        </w:rPr>
        <w:t>e. ▬ frígido.</w:t>
      </w:r>
    </w:p>
    <w:p w14:paraId="1F5B5A84" w14:textId="77777777" w:rsidR="008D278E" w:rsidRPr="00A3036C" w:rsidRDefault="008D278E" w:rsidP="00360700">
      <w:pPr>
        <w:spacing w:after="0"/>
        <w:jc w:val="both"/>
        <w:rPr>
          <w:rFonts w:ascii="Times New Roman" w:hAnsi="Times New Roman" w:cs="Times New Roman"/>
          <w:sz w:val="24"/>
          <w:szCs w:val="24"/>
        </w:rPr>
      </w:pPr>
    </w:p>
    <w:p w14:paraId="4D8C5630" w14:textId="098BA388" w:rsidR="00426E96" w:rsidRPr="00A3036C" w:rsidRDefault="001D1A5A" w:rsidP="00426E96">
      <w:pPr>
        <w:spacing w:after="0"/>
        <w:jc w:val="both"/>
        <w:rPr>
          <w:rFonts w:ascii="Times New Roman" w:hAnsi="Times New Roman" w:cs="Times New Roman"/>
          <w:sz w:val="24"/>
          <w:szCs w:val="24"/>
        </w:rPr>
      </w:pPr>
      <w:r w:rsidRPr="00A3036C">
        <w:rPr>
          <w:rFonts w:ascii="Times New Roman" w:hAnsi="Times New Roman" w:cs="Times New Roman"/>
          <w:sz w:val="24"/>
          <w:szCs w:val="24"/>
        </w:rPr>
        <w:t>Roberto Evaristo de Macedo Soares</w:t>
      </w:r>
      <w:r w:rsidR="008C6C4A" w:rsidRPr="00A3036C">
        <w:rPr>
          <w:rFonts w:ascii="Times New Roman" w:hAnsi="Times New Roman" w:cs="Times New Roman"/>
          <w:sz w:val="24"/>
          <w:szCs w:val="24"/>
        </w:rPr>
        <w:t xml:space="preserve"> e </w:t>
      </w:r>
      <w:r w:rsidRPr="00A3036C">
        <w:rPr>
          <w:rFonts w:ascii="Times New Roman" w:hAnsi="Times New Roman" w:cs="Times New Roman"/>
          <w:sz w:val="24"/>
          <w:szCs w:val="24"/>
        </w:rPr>
        <w:t>Jesuíno Deusalino Pereira Nunes, Jesus de Deus</w:t>
      </w:r>
      <w:r w:rsidR="008C6C4A" w:rsidRPr="00A3036C">
        <w:rPr>
          <w:rFonts w:ascii="Times New Roman" w:hAnsi="Times New Roman" w:cs="Times New Roman"/>
          <w:sz w:val="24"/>
          <w:szCs w:val="24"/>
        </w:rPr>
        <w:t>, fazem os deveres de casa com performances dignas de notas máxima</w:t>
      </w:r>
      <w:r w:rsidR="00B2094B" w:rsidRPr="00A3036C">
        <w:rPr>
          <w:rFonts w:ascii="Times New Roman" w:hAnsi="Times New Roman" w:cs="Times New Roman"/>
          <w:sz w:val="24"/>
          <w:szCs w:val="24"/>
        </w:rPr>
        <w:t xml:space="preserve">s para os personagens, a serem </w:t>
      </w:r>
      <w:r w:rsidR="00B2094B" w:rsidRPr="00A3036C">
        <w:rPr>
          <w:rFonts w:ascii="Times New Roman" w:hAnsi="Times New Roman" w:cs="Times New Roman"/>
          <w:sz w:val="24"/>
          <w:szCs w:val="24"/>
        </w:rPr>
        <w:lastRenderedPageBreak/>
        <w:t>representad</w:t>
      </w:r>
      <w:r w:rsidR="003A6A36" w:rsidRPr="00A3036C">
        <w:rPr>
          <w:rFonts w:ascii="Times New Roman" w:hAnsi="Times New Roman" w:cs="Times New Roman"/>
          <w:sz w:val="24"/>
          <w:szCs w:val="24"/>
        </w:rPr>
        <w:t xml:space="preserve">os, </w:t>
      </w:r>
      <w:r w:rsidR="007A6FB6" w:rsidRPr="00A3036C">
        <w:rPr>
          <w:rFonts w:ascii="Times New Roman" w:hAnsi="Times New Roman" w:cs="Times New Roman"/>
          <w:sz w:val="24"/>
          <w:szCs w:val="24"/>
        </w:rPr>
        <w:t xml:space="preserve">especificamente e respectivamente, a autoridade máxima da religiosidade mundial e </w:t>
      </w:r>
      <w:r w:rsidR="001B665C" w:rsidRPr="00A3036C">
        <w:rPr>
          <w:rFonts w:ascii="Times New Roman" w:hAnsi="Times New Roman" w:cs="Times New Roman"/>
          <w:sz w:val="24"/>
          <w:szCs w:val="24"/>
        </w:rPr>
        <w:t xml:space="preserve">Emmanuel Jesus de Deus, estrelando </w:t>
      </w:r>
      <w:bookmarkStart w:id="33" w:name="_Hlk183688862"/>
      <w:r w:rsidR="00426E96" w:rsidRPr="00A3036C">
        <w:rPr>
          <w:rFonts w:ascii="Times New Roman" w:hAnsi="Times New Roman" w:cs="Times New Roman"/>
          <w:sz w:val="24"/>
          <w:szCs w:val="24"/>
        </w:rPr>
        <w:t>“O filho pródigo volta ao lar”</w:t>
      </w:r>
      <w:bookmarkEnd w:id="33"/>
      <w:r w:rsidR="00426E96" w:rsidRPr="00A3036C">
        <w:rPr>
          <w:rFonts w:ascii="Times New Roman" w:hAnsi="Times New Roman" w:cs="Times New Roman"/>
          <w:sz w:val="24"/>
          <w:szCs w:val="24"/>
        </w:rPr>
        <w:t>.</w:t>
      </w:r>
    </w:p>
    <w:p w14:paraId="28B135E2" w14:textId="77777777" w:rsidR="007A0020" w:rsidRPr="00A3036C" w:rsidRDefault="002B1812" w:rsidP="00426E96">
      <w:pPr>
        <w:spacing w:after="0"/>
        <w:jc w:val="both"/>
        <w:rPr>
          <w:rFonts w:ascii="Times New Roman" w:hAnsi="Times New Roman" w:cs="Times New Roman"/>
          <w:sz w:val="24"/>
          <w:szCs w:val="24"/>
        </w:rPr>
      </w:pPr>
      <w:r w:rsidRPr="00A3036C">
        <w:rPr>
          <w:rFonts w:ascii="Times New Roman" w:hAnsi="Times New Roman" w:cs="Times New Roman"/>
          <w:sz w:val="24"/>
          <w:szCs w:val="24"/>
        </w:rPr>
        <w:t>Detalhes</w:t>
      </w:r>
      <w:r w:rsidR="008B662C" w:rsidRPr="00A3036C">
        <w:rPr>
          <w:rFonts w:ascii="Times New Roman" w:hAnsi="Times New Roman" w:cs="Times New Roman"/>
          <w:sz w:val="24"/>
          <w:szCs w:val="24"/>
        </w:rPr>
        <w:t xml:space="preserve"> da representação</w:t>
      </w:r>
      <w:r w:rsidR="000A2339" w:rsidRPr="00A3036C">
        <w:rPr>
          <w:rFonts w:ascii="Times New Roman" w:hAnsi="Times New Roman" w:cs="Times New Roman"/>
          <w:sz w:val="24"/>
          <w:szCs w:val="24"/>
        </w:rPr>
        <w:t xml:space="preserve"> maligna</w:t>
      </w:r>
      <w:r w:rsidR="00AA54E0" w:rsidRPr="00A3036C">
        <w:rPr>
          <w:rFonts w:ascii="Times New Roman" w:hAnsi="Times New Roman" w:cs="Times New Roman"/>
          <w:sz w:val="24"/>
          <w:szCs w:val="24"/>
        </w:rPr>
        <w:t xml:space="preserve"> na realidade</w:t>
      </w:r>
      <w:r w:rsidR="008B662C" w:rsidRPr="00A3036C">
        <w:rPr>
          <w:rFonts w:ascii="Times New Roman" w:hAnsi="Times New Roman" w:cs="Times New Roman"/>
          <w:sz w:val="24"/>
          <w:szCs w:val="24"/>
        </w:rPr>
        <w:t xml:space="preserve"> de terráqueos aprisionados na mentira e ilusão propiciadas pel</w:t>
      </w:r>
      <w:r w:rsidR="00BF2485" w:rsidRPr="00A3036C">
        <w:rPr>
          <w:rFonts w:ascii="Times New Roman" w:hAnsi="Times New Roman" w:cs="Times New Roman"/>
          <w:sz w:val="24"/>
          <w:szCs w:val="24"/>
        </w:rPr>
        <w:t>o Sistema Terra</w:t>
      </w:r>
      <w:r w:rsidR="00265F3D" w:rsidRPr="00A3036C">
        <w:rPr>
          <w:rFonts w:ascii="Times New Roman" w:hAnsi="Times New Roman" w:cs="Times New Roman"/>
          <w:sz w:val="24"/>
          <w:szCs w:val="24"/>
        </w:rPr>
        <w:t>,</w:t>
      </w:r>
      <w:r w:rsidR="00BF2485" w:rsidRPr="00A3036C">
        <w:rPr>
          <w:rFonts w:ascii="Times New Roman" w:hAnsi="Times New Roman" w:cs="Times New Roman"/>
          <w:sz w:val="24"/>
          <w:szCs w:val="24"/>
        </w:rPr>
        <w:t xml:space="preserve"> comparável a uma Matrix</w:t>
      </w:r>
      <w:r w:rsidR="00265F3D" w:rsidRPr="00A3036C">
        <w:rPr>
          <w:rFonts w:ascii="Times New Roman" w:hAnsi="Times New Roman" w:cs="Times New Roman"/>
          <w:sz w:val="24"/>
          <w:szCs w:val="24"/>
        </w:rPr>
        <w:t>,</w:t>
      </w:r>
      <w:r w:rsidR="00AA54E0" w:rsidRPr="00A3036C">
        <w:rPr>
          <w:rFonts w:ascii="Times New Roman" w:hAnsi="Times New Roman" w:cs="Times New Roman"/>
          <w:sz w:val="24"/>
          <w:szCs w:val="24"/>
        </w:rPr>
        <w:t xml:space="preserve"> exaustivamente</w:t>
      </w:r>
      <w:r w:rsidR="00795864" w:rsidRPr="00A3036C">
        <w:rPr>
          <w:rFonts w:ascii="Times New Roman" w:hAnsi="Times New Roman" w:cs="Times New Roman"/>
          <w:sz w:val="24"/>
          <w:szCs w:val="24"/>
        </w:rPr>
        <w:t>,</w:t>
      </w:r>
      <w:r w:rsidR="00AA54E0" w:rsidRPr="00A3036C">
        <w:rPr>
          <w:rFonts w:ascii="Times New Roman" w:hAnsi="Times New Roman" w:cs="Times New Roman"/>
          <w:sz w:val="24"/>
          <w:szCs w:val="24"/>
        </w:rPr>
        <w:t xml:space="preserve"> ensaiada</w:t>
      </w:r>
      <w:r w:rsidR="00795864" w:rsidRPr="00A3036C">
        <w:rPr>
          <w:rFonts w:ascii="Times New Roman" w:hAnsi="Times New Roman" w:cs="Times New Roman"/>
          <w:sz w:val="24"/>
          <w:szCs w:val="24"/>
        </w:rPr>
        <w:t xml:space="preserve"> e</w:t>
      </w:r>
      <w:r w:rsidR="004B7414" w:rsidRPr="00A3036C">
        <w:rPr>
          <w:rFonts w:ascii="Times New Roman" w:hAnsi="Times New Roman" w:cs="Times New Roman"/>
          <w:sz w:val="24"/>
          <w:szCs w:val="24"/>
        </w:rPr>
        <w:t xml:space="preserve"> acompanhada</w:t>
      </w:r>
      <w:r w:rsidR="00036FFC" w:rsidRPr="00A3036C">
        <w:rPr>
          <w:rFonts w:ascii="Times New Roman" w:hAnsi="Times New Roman" w:cs="Times New Roman"/>
          <w:sz w:val="24"/>
          <w:szCs w:val="24"/>
        </w:rPr>
        <w:t xml:space="preserve"> pelos instrutore</w:t>
      </w:r>
      <w:r w:rsidR="005277BF" w:rsidRPr="00A3036C">
        <w:rPr>
          <w:rFonts w:ascii="Times New Roman" w:hAnsi="Times New Roman" w:cs="Times New Roman"/>
          <w:sz w:val="24"/>
          <w:szCs w:val="24"/>
        </w:rPr>
        <w:t>s capacitados</w:t>
      </w:r>
      <w:r w:rsidR="007954D2" w:rsidRPr="00A3036C">
        <w:rPr>
          <w:rFonts w:ascii="Times New Roman" w:hAnsi="Times New Roman" w:cs="Times New Roman"/>
          <w:sz w:val="24"/>
          <w:szCs w:val="24"/>
        </w:rPr>
        <w:t>,</w:t>
      </w:r>
      <w:r w:rsidR="005277BF" w:rsidRPr="00A3036C">
        <w:rPr>
          <w:rFonts w:ascii="Times New Roman" w:hAnsi="Times New Roman" w:cs="Times New Roman"/>
          <w:sz w:val="24"/>
          <w:szCs w:val="24"/>
        </w:rPr>
        <w:t xml:space="preserve"> telepaticamente</w:t>
      </w:r>
      <w:r w:rsidR="007954D2" w:rsidRPr="00A3036C">
        <w:rPr>
          <w:rFonts w:ascii="Times New Roman" w:hAnsi="Times New Roman" w:cs="Times New Roman"/>
          <w:sz w:val="24"/>
          <w:szCs w:val="24"/>
        </w:rPr>
        <w:t>,</w:t>
      </w:r>
      <w:r w:rsidR="005277BF" w:rsidRPr="00A3036C">
        <w:rPr>
          <w:rFonts w:ascii="Times New Roman" w:hAnsi="Times New Roman" w:cs="Times New Roman"/>
          <w:sz w:val="24"/>
          <w:szCs w:val="24"/>
        </w:rPr>
        <w:t xml:space="preserve"> pelos </w:t>
      </w:r>
      <w:r w:rsidR="008D0D68" w:rsidRPr="00A3036C">
        <w:rPr>
          <w:rFonts w:ascii="Times New Roman" w:hAnsi="Times New Roman" w:cs="Times New Roman"/>
          <w:i/>
          <w:iCs/>
          <w:sz w:val="24"/>
          <w:szCs w:val="24"/>
        </w:rPr>
        <w:t>malenirus</w:t>
      </w:r>
      <w:r w:rsidR="008D0D68" w:rsidRPr="00A3036C">
        <w:rPr>
          <w:rFonts w:ascii="Times New Roman" w:hAnsi="Times New Roman" w:cs="Times New Roman"/>
          <w:sz w:val="24"/>
          <w:szCs w:val="24"/>
        </w:rPr>
        <w:t>,</w:t>
      </w:r>
      <w:r w:rsidR="008D0D68" w:rsidRPr="00A3036C">
        <w:rPr>
          <w:rFonts w:ascii="Times New Roman" w:hAnsi="Times New Roman" w:cs="Times New Roman"/>
          <w:i/>
          <w:iCs/>
          <w:sz w:val="24"/>
          <w:szCs w:val="24"/>
        </w:rPr>
        <w:t xml:space="preserve"> reinonaques </w:t>
      </w:r>
      <w:r w:rsidR="008D0D68" w:rsidRPr="00A3036C">
        <w:rPr>
          <w:rFonts w:ascii="Times New Roman" w:hAnsi="Times New Roman" w:cs="Times New Roman"/>
          <w:sz w:val="24"/>
          <w:szCs w:val="24"/>
        </w:rPr>
        <w:t xml:space="preserve">e </w:t>
      </w:r>
      <w:r w:rsidR="008D0D68" w:rsidRPr="00A3036C">
        <w:rPr>
          <w:rFonts w:ascii="Times New Roman" w:hAnsi="Times New Roman" w:cs="Times New Roman"/>
          <w:i/>
          <w:iCs/>
          <w:sz w:val="24"/>
          <w:szCs w:val="24"/>
        </w:rPr>
        <w:t>dominitilianos</w:t>
      </w:r>
      <w:r w:rsidR="00695BEE" w:rsidRPr="00A3036C">
        <w:rPr>
          <w:rFonts w:ascii="Times New Roman" w:hAnsi="Times New Roman" w:cs="Times New Roman"/>
          <w:sz w:val="24"/>
          <w:szCs w:val="24"/>
        </w:rPr>
        <w:t>, a</w:t>
      </w:r>
      <w:r w:rsidR="007954D2" w:rsidRPr="00A3036C">
        <w:rPr>
          <w:rFonts w:ascii="Times New Roman" w:hAnsi="Times New Roman" w:cs="Times New Roman"/>
          <w:sz w:val="24"/>
          <w:szCs w:val="24"/>
        </w:rPr>
        <w:t>cordados ao desenvolvimento</w:t>
      </w:r>
      <w:r w:rsidR="00695BEE" w:rsidRPr="00A3036C">
        <w:rPr>
          <w:rFonts w:ascii="Times New Roman" w:hAnsi="Times New Roman" w:cs="Times New Roman"/>
          <w:sz w:val="24"/>
          <w:szCs w:val="24"/>
        </w:rPr>
        <w:t xml:space="preserve"> da reunião deste</w:t>
      </w:r>
      <w:r w:rsidR="00D41966" w:rsidRPr="00A3036C">
        <w:rPr>
          <w:rFonts w:ascii="Times New Roman" w:hAnsi="Times New Roman" w:cs="Times New Roman"/>
          <w:sz w:val="24"/>
          <w:szCs w:val="24"/>
        </w:rPr>
        <w:t>s e de suas decisõe</w:t>
      </w:r>
      <w:r w:rsidR="00367A0B" w:rsidRPr="00A3036C">
        <w:rPr>
          <w:rFonts w:ascii="Times New Roman" w:hAnsi="Times New Roman" w:cs="Times New Roman"/>
          <w:sz w:val="24"/>
          <w:szCs w:val="24"/>
        </w:rPr>
        <w:t>s.</w:t>
      </w:r>
    </w:p>
    <w:p w14:paraId="0C3A6555" w14:textId="3C3A10B3" w:rsidR="002B1812" w:rsidRPr="00A3036C" w:rsidRDefault="00C10846" w:rsidP="00426E96">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 Reinódio</w:t>
      </w:r>
      <w:r w:rsidR="00403FB1" w:rsidRPr="00A3036C">
        <w:rPr>
          <w:rFonts w:ascii="Times New Roman" w:hAnsi="Times New Roman" w:cs="Times New Roman"/>
          <w:sz w:val="24"/>
          <w:szCs w:val="24"/>
        </w:rPr>
        <w:t xml:space="preserve"> e</w:t>
      </w:r>
      <w:r w:rsidRPr="00A3036C">
        <w:rPr>
          <w:rFonts w:ascii="Times New Roman" w:hAnsi="Times New Roman" w:cs="Times New Roman"/>
          <w:sz w:val="24"/>
          <w:szCs w:val="24"/>
        </w:rPr>
        <w:t xml:space="preserve"> Reinovil</w:t>
      </w:r>
      <w:r w:rsidR="00403FB1" w:rsidRPr="00A3036C">
        <w:rPr>
          <w:rFonts w:ascii="Times New Roman" w:hAnsi="Times New Roman" w:cs="Times New Roman"/>
          <w:sz w:val="24"/>
          <w:szCs w:val="24"/>
        </w:rPr>
        <w:t xml:space="preserve"> </w:t>
      </w:r>
      <w:r w:rsidR="00EC342C" w:rsidRPr="00A3036C">
        <w:rPr>
          <w:rFonts w:ascii="Times New Roman" w:hAnsi="Times New Roman" w:cs="Times New Roman"/>
          <w:sz w:val="24"/>
          <w:szCs w:val="24"/>
        </w:rPr>
        <w:t>se consideram vencedores antes do jogo terminar</w:t>
      </w:r>
      <w:r w:rsidR="00403FB1" w:rsidRPr="00A3036C">
        <w:rPr>
          <w:rFonts w:ascii="Times New Roman" w:hAnsi="Times New Roman" w:cs="Times New Roman"/>
          <w:sz w:val="24"/>
          <w:szCs w:val="24"/>
        </w:rPr>
        <w:t xml:space="preserve">. </w:t>
      </w:r>
      <w:r w:rsidR="00C448F2" w:rsidRPr="00A3036C">
        <w:rPr>
          <w:rFonts w:ascii="Times New Roman" w:hAnsi="Times New Roman" w:cs="Times New Roman"/>
          <w:sz w:val="24"/>
          <w:szCs w:val="24"/>
        </w:rPr>
        <w:t xml:space="preserve">Prudência de </w:t>
      </w:r>
      <w:r w:rsidR="00403FB1" w:rsidRPr="00A3036C">
        <w:rPr>
          <w:rFonts w:ascii="Times New Roman" w:hAnsi="Times New Roman" w:cs="Times New Roman"/>
          <w:sz w:val="24"/>
          <w:szCs w:val="24"/>
        </w:rPr>
        <w:t>Ilusiodiano</w:t>
      </w:r>
      <w:r w:rsidR="00C448F2" w:rsidRPr="00A3036C">
        <w:rPr>
          <w:rFonts w:ascii="Times New Roman" w:hAnsi="Times New Roman" w:cs="Times New Roman"/>
          <w:sz w:val="24"/>
          <w:szCs w:val="24"/>
        </w:rPr>
        <w:t xml:space="preserve"> desvia os demais da comemoração antecipada</w:t>
      </w:r>
      <w:r w:rsidR="00567D78" w:rsidRPr="00A3036C">
        <w:rPr>
          <w:rFonts w:ascii="Times New Roman" w:hAnsi="Times New Roman" w:cs="Times New Roman"/>
          <w:sz w:val="24"/>
          <w:szCs w:val="24"/>
        </w:rPr>
        <w:t xml:space="preserve"> e os lembram sobre a força energética dos enviados do SEU —</w:t>
      </w:r>
      <w:r w:rsidR="008234B5" w:rsidRPr="00A3036C">
        <w:rPr>
          <w:rFonts w:ascii="Times New Roman" w:hAnsi="Times New Roman" w:cs="Times New Roman"/>
          <w:sz w:val="24"/>
          <w:szCs w:val="24"/>
        </w:rPr>
        <w:t xml:space="preserve"> </w:t>
      </w:r>
      <w:r w:rsidR="00567D78" w:rsidRPr="00A3036C">
        <w:rPr>
          <w:rFonts w:ascii="Times New Roman" w:hAnsi="Times New Roman" w:cs="Times New Roman"/>
          <w:sz w:val="24"/>
          <w:szCs w:val="24"/>
        </w:rPr>
        <w:t>Soberana Energia Universa</w:t>
      </w:r>
      <w:r w:rsidR="00E55897" w:rsidRPr="00A3036C">
        <w:rPr>
          <w:rFonts w:ascii="Times New Roman" w:hAnsi="Times New Roman" w:cs="Times New Roman"/>
          <w:sz w:val="24"/>
          <w:szCs w:val="24"/>
        </w:rPr>
        <w:t>l</w:t>
      </w:r>
      <w:r w:rsidR="008234B5" w:rsidRPr="00A3036C">
        <w:rPr>
          <w:rFonts w:ascii="Times New Roman" w:hAnsi="Times New Roman" w:cs="Times New Roman"/>
          <w:sz w:val="24"/>
          <w:szCs w:val="24"/>
        </w:rPr>
        <w:t>, Fértilles e Germano</w:t>
      </w:r>
      <w:r w:rsidR="001C5CB2" w:rsidRPr="00A3036C">
        <w:rPr>
          <w:rFonts w:ascii="Times New Roman" w:hAnsi="Times New Roman" w:cs="Times New Roman"/>
          <w:sz w:val="24"/>
          <w:szCs w:val="24"/>
        </w:rPr>
        <w:t>, responsáveis por auxiliar</w:t>
      </w:r>
      <w:r w:rsidR="00B56480" w:rsidRPr="00A3036C">
        <w:rPr>
          <w:rFonts w:ascii="Times New Roman" w:hAnsi="Times New Roman" w:cs="Times New Roman"/>
          <w:sz w:val="24"/>
          <w:szCs w:val="24"/>
        </w:rPr>
        <w:t xml:space="preserve"> o alteamento da</w:t>
      </w:r>
      <w:r w:rsidR="007D0A7D" w:rsidRPr="00A3036C">
        <w:rPr>
          <w:rFonts w:ascii="Times New Roman" w:hAnsi="Times New Roman" w:cs="Times New Roman"/>
          <w:sz w:val="24"/>
          <w:szCs w:val="24"/>
        </w:rPr>
        <w:t xml:space="preserve"> vibração </w:t>
      </w:r>
      <w:r w:rsidR="00B56480" w:rsidRPr="00A3036C">
        <w:rPr>
          <w:rFonts w:ascii="Times New Roman" w:hAnsi="Times New Roman" w:cs="Times New Roman"/>
          <w:sz w:val="24"/>
          <w:szCs w:val="24"/>
        </w:rPr>
        <w:t>d</w:t>
      </w:r>
      <w:r w:rsidR="007D0A7D" w:rsidRPr="00A3036C">
        <w:rPr>
          <w:rFonts w:ascii="Times New Roman" w:hAnsi="Times New Roman" w:cs="Times New Roman"/>
          <w:sz w:val="24"/>
          <w:szCs w:val="24"/>
        </w:rPr>
        <w:t>o terrícola</w:t>
      </w:r>
      <w:r w:rsidR="00B56480" w:rsidRPr="00A3036C">
        <w:rPr>
          <w:rFonts w:ascii="Times New Roman" w:hAnsi="Times New Roman" w:cs="Times New Roman"/>
          <w:sz w:val="24"/>
          <w:szCs w:val="24"/>
        </w:rPr>
        <w:t xml:space="preserve"> para encontrar o seu Eu Superior.</w:t>
      </w:r>
      <w:r w:rsidR="00E55897" w:rsidRPr="00A3036C">
        <w:rPr>
          <w:rFonts w:ascii="Times New Roman" w:hAnsi="Times New Roman" w:cs="Times New Roman"/>
          <w:sz w:val="24"/>
          <w:szCs w:val="24"/>
        </w:rPr>
        <w:t xml:space="preserve"> Soberba de seus interlocutores desconsideram o aviso</w:t>
      </w:r>
      <w:r w:rsidR="002E4BBA" w:rsidRPr="00A3036C">
        <w:rPr>
          <w:rFonts w:ascii="Times New Roman" w:hAnsi="Times New Roman" w:cs="Times New Roman"/>
          <w:sz w:val="24"/>
          <w:szCs w:val="24"/>
        </w:rPr>
        <w:t>, alegando estarem certos de que o terráqueo sucumbirá como sempre e estará</w:t>
      </w:r>
      <w:r w:rsidR="0021316F" w:rsidRPr="00A3036C">
        <w:rPr>
          <w:rFonts w:ascii="Times New Roman" w:hAnsi="Times New Roman" w:cs="Times New Roman"/>
          <w:sz w:val="24"/>
          <w:szCs w:val="24"/>
        </w:rPr>
        <w:t xml:space="preserve"> envolto pelas ondas eletromagnéticas e emocionais comprometidas pelos eventos violentos e desumano</w:t>
      </w:r>
      <w:r w:rsidR="000A1939" w:rsidRPr="00A3036C">
        <w:rPr>
          <w:rFonts w:ascii="Times New Roman" w:hAnsi="Times New Roman" w:cs="Times New Roman"/>
          <w:sz w:val="24"/>
          <w:szCs w:val="24"/>
        </w:rPr>
        <w:t>s que serão apresentados no cotidiano terrestre.</w:t>
      </w:r>
    </w:p>
    <w:p w14:paraId="3B761420" w14:textId="0D08AD37" w:rsidR="00704014" w:rsidRPr="00A3036C" w:rsidRDefault="00D826EE" w:rsidP="00426E96">
      <w:pPr>
        <w:spacing w:after="0"/>
        <w:jc w:val="both"/>
        <w:rPr>
          <w:rFonts w:ascii="Times New Roman" w:hAnsi="Times New Roman" w:cs="Times New Roman"/>
          <w:sz w:val="24"/>
          <w:szCs w:val="24"/>
        </w:rPr>
      </w:pPr>
      <w:r w:rsidRPr="00A3036C">
        <w:rPr>
          <w:rFonts w:ascii="Times New Roman" w:hAnsi="Times New Roman" w:cs="Times New Roman"/>
          <w:sz w:val="24"/>
          <w:szCs w:val="24"/>
        </w:rPr>
        <w:t>Prepotência e a prudência</w:t>
      </w:r>
      <w:r w:rsidR="006A1D4E" w:rsidRPr="00A3036C">
        <w:rPr>
          <w:rFonts w:ascii="Times New Roman" w:hAnsi="Times New Roman" w:cs="Times New Roman"/>
          <w:sz w:val="24"/>
          <w:szCs w:val="24"/>
        </w:rPr>
        <w:t xml:space="preserve"> desfilam opiniões divergente</w:t>
      </w:r>
      <w:r w:rsidR="00800548" w:rsidRPr="00A3036C">
        <w:rPr>
          <w:rFonts w:ascii="Times New Roman" w:hAnsi="Times New Roman" w:cs="Times New Roman"/>
          <w:sz w:val="24"/>
          <w:szCs w:val="24"/>
        </w:rPr>
        <w:t>s na condução do processo</w:t>
      </w:r>
      <w:r w:rsidR="002C7EB3" w:rsidRPr="00A3036C">
        <w:rPr>
          <w:rFonts w:ascii="Times New Roman" w:hAnsi="Times New Roman" w:cs="Times New Roman"/>
          <w:sz w:val="24"/>
          <w:szCs w:val="24"/>
        </w:rPr>
        <w:t xml:space="preserve"> de </w:t>
      </w:r>
      <w:r w:rsidR="00A04388" w:rsidRPr="00A3036C">
        <w:rPr>
          <w:rFonts w:ascii="Times New Roman" w:hAnsi="Times New Roman" w:cs="Times New Roman"/>
          <w:sz w:val="24"/>
          <w:szCs w:val="24"/>
        </w:rPr>
        <w:t>condensaçã</w:t>
      </w:r>
      <w:r w:rsidR="005D4A75" w:rsidRPr="00A3036C">
        <w:rPr>
          <w:rFonts w:ascii="Times New Roman" w:hAnsi="Times New Roman" w:cs="Times New Roman"/>
          <w:sz w:val="24"/>
          <w:szCs w:val="24"/>
        </w:rPr>
        <w:t>o do Sistema Terra ameaçado pelo despertar em massa</w:t>
      </w:r>
      <w:r w:rsidR="00420EF1" w:rsidRPr="00A3036C">
        <w:rPr>
          <w:rFonts w:ascii="Times New Roman" w:hAnsi="Times New Roman" w:cs="Times New Roman"/>
          <w:sz w:val="24"/>
          <w:szCs w:val="24"/>
        </w:rPr>
        <w:t xml:space="preserve"> do terrícola</w:t>
      </w:r>
      <w:r w:rsidR="00574B43" w:rsidRPr="00A3036C">
        <w:rPr>
          <w:rFonts w:ascii="Times New Roman" w:hAnsi="Times New Roman" w:cs="Times New Roman"/>
          <w:sz w:val="24"/>
          <w:szCs w:val="24"/>
        </w:rPr>
        <w:t>.</w:t>
      </w:r>
    </w:p>
    <w:p w14:paraId="36181F15" w14:textId="77777777" w:rsidR="00EA5729" w:rsidRPr="00A3036C" w:rsidRDefault="00EA5729" w:rsidP="00426E96">
      <w:pPr>
        <w:spacing w:after="0"/>
        <w:jc w:val="both"/>
        <w:rPr>
          <w:rFonts w:ascii="Times New Roman" w:hAnsi="Times New Roman" w:cs="Times New Roman"/>
          <w:sz w:val="24"/>
          <w:szCs w:val="24"/>
        </w:rPr>
      </w:pPr>
    </w:p>
    <w:p w14:paraId="183422EE" w14:textId="514CB176" w:rsidR="00BA1138" w:rsidRPr="00A3036C" w:rsidRDefault="00574B43" w:rsidP="00BA113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D1BA1" w:rsidRPr="00A3036C">
        <w:rPr>
          <w:rFonts w:ascii="Times New Roman" w:hAnsi="Times New Roman" w:cs="Times New Roman"/>
          <w:sz w:val="24"/>
          <w:szCs w:val="24"/>
        </w:rPr>
        <w:t xml:space="preserve">A prepotência de nossa vaidade é nosso maior inimigo ― </w:t>
      </w:r>
      <w:r w:rsidR="007C78A6" w:rsidRPr="00A3036C">
        <w:rPr>
          <w:rFonts w:ascii="Times New Roman" w:hAnsi="Times New Roman" w:cs="Times New Roman"/>
          <w:sz w:val="24"/>
          <w:szCs w:val="24"/>
        </w:rPr>
        <w:t>I</w:t>
      </w:r>
      <w:r w:rsidR="002D1BA1" w:rsidRPr="00A3036C">
        <w:rPr>
          <w:rFonts w:ascii="Times New Roman" w:hAnsi="Times New Roman" w:cs="Times New Roman"/>
          <w:sz w:val="24"/>
          <w:szCs w:val="24"/>
        </w:rPr>
        <w:t>lusiodian</w:t>
      </w:r>
      <w:r w:rsidR="007C78A6" w:rsidRPr="00A3036C">
        <w:rPr>
          <w:rFonts w:ascii="Times New Roman" w:hAnsi="Times New Roman" w:cs="Times New Roman"/>
          <w:sz w:val="24"/>
          <w:szCs w:val="24"/>
        </w:rPr>
        <w:t xml:space="preserve">o esgoela prevenção </w:t>
      </w:r>
      <w:r w:rsidR="002D1BA1" w:rsidRPr="00A3036C">
        <w:rPr>
          <w:rFonts w:ascii="Times New Roman" w:hAnsi="Times New Roman" w:cs="Times New Roman"/>
          <w:sz w:val="24"/>
          <w:szCs w:val="24"/>
        </w:rPr>
        <w:t>―</w:t>
      </w:r>
      <w:r w:rsidR="007C78A6" w:rsidRPr="00A3036C">
        <w:rPr>
          <w:rFonts w:ascii="Times New Roman" w:hAnsi="Times New Roman" w:cs="Times New Roman"/>
          <w:sz w:val="24"/>
          <w:szCs w:val="24"/>
        </w:rPr>
        <w:t xml:space="preserve"> Não devemos subestimar </w:t>
      </w:r>
      <w:r w:rsidR="0058316F" w:rsidRPr="00A3036C">
        <w:rPr>
          <w:rFonts w:ascii="Times New Roman" w:hAnsi="Times New Roman" w:cs="Times New Roman"/>
          <w:sz w:val="24"/>
          <w:szCs w:val="24"/>
        </w:rPr>
        <w:t>o SEU ― Soberana Energia</w:t>
      </w:r>
      <w:r w:rsidR="007B2F1D" w:rsidRPr="00A3036C">
        <w:rPr>
          <w:rFonts w:ascii="Times New Roman" w:hAnsi="Times New Roman" w:cs="Times New Roman"/>
          <w:sz w:val="24"/>
          <w:szCs w:val="24"/>
        </w:rPr>
        <w:t xml:space="preserve"> Universal, afinal de contas</w:t>
      </w:r>
      <w:r w:rsidR="00A15AF5" w:rsidRPr="00A3036C">
        <w:rPr>
          <w:rFonts w:ascii="Times New Roman" w:hAnsi="Times New Roman" w:cs="Times New Roman"/>
          <w:sz w:val="24"/>
          <w:szCs w:val="24"/>
        </w:rPr>
        <w:t>, nele está o casal criador do universo ―</w:t>
      </w:r>
      <w:r w:rsidR="00F63332" w:rsidRPr="00A3036C">
        <w:rPr>
          <w:rFonts w:ascii="Times New Roman" w:hAnsi="Times New Roman" w:cs="Times New Roman"/>
          <w:sz w:val="24"/>
          <w:szCs w:val="24"/>
        </w:rPr>
        <w:t xml:space="preserve"> Clama por respeito ao adversário </w:t>
      </w:r>
      <w:r w:rsidR="00A15AF5" w:rsidRPr="00A3036C">
        <w:rPr>
          <w:rFonts w:ascii="Times New Roman" w:hAnsi="Times New Roman" w:cs="Times New Roman"/>
          <w:sz w:val="24"/>
          <w:szCs w:val="24"/>
        </w:rPr>
        <w:t>―</w:t>
      </w:r>
      <w:r w:rsidR="00A317E0" w:rsidRPr="00A3036C">
        <w:rPr>
          <w:rFonts w:ascii="Times New Roman" w:hAnsi="Times New Roman" w:cs="Times New Roman"/>
          <w:sz w:val="24"/>
          <w:szCs w:val="24"/>
        </w:rPr>
        <w:t xml:space="preserve"> </w:t>
      </w:r>
      <w:r w:rsidR="00BA1138" w:rsidRPr="00A3036C">
        <w:rPr>
          <w:rFonts w:ascii="Times New Roman" w:hAnsi="Times New Roman" w:cs="Times New Roman"/>
          <w:sz w:val="24"/>
          <w:szCs w:val="24"/>
        </w:rPr>
        <w:t xml:space="preserve">Precisamos nos manter onde estamos para não fazermos parte de </w:t>
      </w:r>
      <w:r w:rsidR="00672738" w:rsidRPr="00A3036C">
        <w:rPr>
          <w:rFonts w:ascii="Times New Roman" w:hAnsi="Times New Roman" w:cs="Times New Roman"/>
          <w:sz w:val="24"/>
          <w:szCs w:val="24"/>
        </w:rPr>
        <w:t xml:space="preserve">os </w:t>
      </w:r>
      <w:bookmarkStart w:id="34" w:name="_Hlk184209210"/>
      <w:r w:rsidR="00BA1138" w:rsidRPr="00A3036C">
        <w:rPr>
          <w:rFonts w:ascii="Times New Roman" w:hAnsi="Times New Roman" w:cs="Times New Roman"/>
          <w:b/>
          <w:bCs/>
          <w:sz w:val="24"/>
          <w:szCs w:val="24"/>
        </w:rPr>
        <w:t>e</w:t>
      </w:r>
      <w:r w:rsidR="00BA1138" w:rsidRPr="00A3036C">
        <w:rPr>
          <w:rFonts w:ascii="Times New Roman" w:hAnsi="Times New Roman" w:cs="Times New Roman"/>
          <w:b/>
          <w:bCs/>
          <w:color w:val="FF0000"/>
          <w:sz w:val="28"/>
          <w:szCs w:val="28"/>
        </w:rPr>
        <w:t>X</w:t>
      </w:r>
      <w:r w:rsidR="00BA1138" w:rsidRPr="00A3036C">
        <w:rPr>
          <w:rFonts w:ascii="Times New Roman" w:hAnsi="Times New Roman" w:cs="Times New Roman"/>
          <w:b/>
          <w:bCs/>
          <w:sz w:val="24"/>
          <w:szCs w:val="24"/>
        </w:rPr>
        <w:t xml:space="preserve">ilados da </w:t>
      </w:r>
      <w:r w:rsidR="00BA1138" w:rsidRPr="00A3036C">
        <w:rPr>
          <w:rFonts w:ascii="Times New Roman" w:hAnsi="Times New Roman" w:cs="Times New Roman"/>
          <w:b/>
          <w:bCs/>
          <w:color w:val="7030A0"/>
          <w:sz w:val="24"/>
          <w:szCs w:val="24"/>
        </w:rPr>
        <w:t>T</w:t>
      </w:r>
      <w:r w:rsidR="00BA1138" w:rsidRPr="00A3036C">
        <w:rPr>
          <w:rFonts w:ascii="Times New Roman" w:hAnsi="Times New Roman" w:cs="Times New Roman"/>
          <w:b/>
          <w:bCs/>
          <w:sz w:val="24"/>
          <w:szCs w:val="24"/>
        </w:rPr>
        <w:t>erra ─ passado pacto para o futuro</w:t>
      </w:r>
      <w:r w:rsidR="00BA1138" w:rsidRPr="00A3036C">
        <w:rPr>
          <w:rFonts w:ascii="Times New Roman" w:hAnsi="Times New Roman" w:cs="Times New Roman"/>
          <w:sz w:val="24"/>
          <w:szCs w:val="24"/>
        </w:rPr>
        <w:t>.</w:t>
      </w:r>
      <w:bookmarkEnd w:id="34"/>
      <w:r w:rsidR="00672738" w:rsidRPr="00A3036C">
        <w:rPr>
          <w:rFonts w:ascii="Times New Roman" w:hAnsi="Times New Roman" w:cs="Times New Roman"/>
          <w:sz w:val="24"/>
          <w:szCs w:val="24"/>
        </w:rPr>
        <w:t xml:space="preserve"> ▬ realista.</w:t>
      </w:r>
    </w:p>
    <w:p w14:paraId="7EF4A233" w14:textId="77777777" w:rsidR="00672738" w:rsidRPr="00A3036C" w:rsidRDefault="00672738" w:rsidP="00BA1138">
      <w:pPr>
        <w:spacing w:after="0"/>
        <w:jc w:val="both"/>
        <w:rPr>
          <w:rFonts w:ascii="Times New Roman" w:hAnsi="Times New Roman" w:cs="Times New Roman"/>
          <w:sz w:val="24"/>
          <w:szCs w:val="24"/>
        </w:rPr>
      </w:pPr>
    </w:p>
    <w:p w14:paraId="2A379779" w14:textId="0E4F5666" w:rsidR="00672738" w:rsidRPr="00A3036C" w:rsidRDefault="00672738" w:rsidP="00BA113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544EA" w:rsidRPr="00A3036C">
        <w:rPr>
          <w:rFonts w:ascii="Times New Roman" w:hAnsi="Times New Roman" w:cs="Times New Roman"/>
          <w:sz w:val="24"/>
          <w:szCs w:val="24"/>
        </w:rPr>
        <w:t xml:space="preserve">Inclusive, </w:t>
      </w:r>
      <w:r w:rsidR="00136167" w:rsidRPr="00A3036C">
        <w:rPr>
          <w:rFonts w:ascii="Times New Roman" w:hAnsi="Times New Roman" w:cs="Times New Roman"/>
          <w:sz w:val="24"/>
          <w:szCs w:val="24"/>
        </w:rPr>
        <w:t>o romance já está e</w:t>
      </w:r>
      <w:r w:rsidR="00721004" w:rsidRPr="00A3036C">
        <w:rPr>
          <w:rFonts w:ascii="Times New Roman" w:hAnsi="Times New Roman" w:cs="Times New Roman"/>
          <w:sz w:val="24"/>
          <w:szCs w:val="24"/>
        </w:rPr>
        <w:t xml:space="preserve">m uma nova </w:t>
      </w:r>
      <w:r w:rsidR="00136167" w:rsidRPr="00A3036C">
        <w:rPr>
          <w:rFonts w:ascii="Times New Roman" w:hAnsi="Times New Roman" w:cs="Times New Roman"/>
          <w:sz w:val="24"/>
          <w:szCs w:val="24"/>
        </w:rPr>
        <w:t>concepção</w:t>
      </w:r>
      <w:r w:rsidR="00721004" w:rsidRPr="00A3036C">
        <w:rPr>
          <w:rFonts w:ascii="Times New Roman" w:hAnsi="Times New Roman" w:cs="Times New Roman"/>
          <w:sz w:val="24"/>
          <w:szCs w:val="24"/>
        </w:rPr>
        <w:t xml:space="preserve"> e devemos ficar atentos ― Reinovil alerta ―</w:t>
      </w:r>
      <w:r w:rsidR="00E544EA" w:rsidRPr="00A3036C">
        <w:rPr>
          <w:rFonts w:ascii="Times New Roman" w:hAnsi="Times New Roman" w:cs="Times New Roman"/>
          <w:sz w:val="24"/>
          <w:szCs w:val="24"/>
        </w:rPr>
        <w:t xml:space="preserve"> </w:t>
      </w:r>
      <w:r w:rsidR="0072551C" w:rsidRPr="00A3036C">
        <w:rPr>
          <w:rFonts w:ascii="Times New Roman" w:hAnsi="Times New Roman" w:cs="Times New Roman"/>
          <w:sz w:val="24"/>
          <w:szCs w:val="24"/>
        </w:rPr>
        <w:t xml:space="preserve">Nada que não possamos derrubar, </w:t>
      </w:r>
      <w:r w:rsidR="00D8371C" w:rsidRPr="00A3036C">
        <w:rPr>
          <w:rFonts w:ascii="Times New Roman" w:hAnsi="Times New Roman" w:cs="Times New Roman"/>
          <w:sz w:val="24"/>
          <w:szCs w:val="24"/>
        </w:rPr>
        <w:t>desde</w:t>
      </w:r>
      <w:r w:rsidR="0072551C" w:rsidRPr="00A3036C">
        <w:rPr>
          <w:rFonts w:ascii="Times New Roman" w:hAnsi="Times New Roman" w:cs="Times New Roman"/>
          <w:sz w:val="24"/>
          <w:szCs w:val="24"/>
        </w:rPr>
        <w:t xml:space="preserve"> termo</w:t>
      </w:r>
      <w:r w:rsidR="00E22A26" w:rsidRPr="00A3036C">
        <w:rPr>
          <w:rFonts w:ascii="Times New Roman" w:hAnsi="Times New Roman" w:cs="Times New Roman"/>
          <w:sz w:val="24"/>
          <w:szCs w:val="24"/>
        </w:rPr>
        <w:t>s a sistemática virtual em pleno funcionamento</w:t>
      </w:r>
      <w:r w:rsidR="00172203" w:rsidRPr="00A3036C">
        <w:rPr>
          <w:rFonts w:ascii="Times New Roman" w:hAnsi="Times New Roman" w:cs="Times New Roman"/>
          <w:sz w:val="24"/>
          <w:szCs w:val="24"/>
        </w:rPr>
        <w:t xml:space="preserve"> ― Remete-se </w:t>
      </w:r>
      <w:r w:rsidR="00851B92" w:rsidRPr="00A3036C">
        <w:rPr>
          <w:rFonts w:ascii="Times New Roman" w:hAnsi="Times New Roman" w:cs="Times New Roman"/>
          <w:sz w:val="24"/>
          <w:szCs w:val="24"/>
        </w:rPr>
        <w:t>a ameaça d</w:t>
      </w:r>
      <w:r w:rsidR="00172203" w:rsidRPr="00A3036C">
        <w:rPr>
          <w:rFonts w:ascii="Times New Roman" w:hAnsi="Times New Roman" w:cs="Times New Roman"/>
          <w:sz w:val="24"/>
          <w:szCs w:val="24"/>
        </w:rPr>
        <w:t>as redes sociai</w:t>
      </w:r>
      <w:r w:rsidR="00851B92" w:rsidRPr="00A3036C">
        <w:rPr>
          <w:rFonts w:ascii="Times New Roman" w:hAnsi="Times New Roman" w:cs="Times New Roman"/>
          <w:sz w:val="24"/>
          <w:szCs w:val="24"/>
        </w:rPr>
        <w:t xml:space="preserve">s </w:t>
      </w:r>
      <w:r w:rsidR="00172203" w:rsidRPr="00A3036C">
        <w:rPr>
          <w:rFonts w:ascii="Times New Roman" w:hAnsi="Times New Roman" w:cs="Times New Roman"/>
          <w:sz w:val="24"/>
          <w:szCs w:val="24"/>
        </w:rPr>
        <w:t>―</w:t>
      </w:r>
      <w:r w:rsidR="00851B92" w:rsidRPr="00A3036C">
        <w:rPr>
          <w:rFonts w:ascii="Times New Roman" w:hAnsi="Times New Roman" w:cs="Times New Roman"/>
          <w:sz w:val="24"/>
          <w:szCs w:val="24"/>
        </w:rPr>
        <w:t xml:space="preserve"> </w:t>
      </w:r>
      <w:r w:rsidR="006B0932" w:rsidRPr="00A3036C">
        <w:rPr>
          <w:rFonts w:ascii="Times New Roman" w:hAnsi="Times New Roman" w:cs="Times New Roman"/>
          <w:sz w:val="24"/>
          <w:szCs w:val="24"/>
        </w:rPr>
        <w:t>Controle total do que a população terrícola lê, vê e ouve</w:t>
      </w:r>
      <w:r w:rsidR="00D8371C" w:rsidRPr="00A3036C">
        <w:rPr>
          <w:rFonts w:ascii="Times New Roman" w:hAnsi="Times New Roman" w:cs="Times New Roman"/>
          <w:sz w:val="24"/>
          <w:szCs w:val="24"/>
        </w:rPr>
        <w:t xml:space="preserve">. ▬ </w:t>
      </w:r>
      <w:r w:rsidR="00A061BD" w:rsidRPr="00A3036C">
        <w:rPr>
          <w:rFonts w:ascii="Times New Roman" w:hAnsi="Times New Roman" w:cs="Times New Roman"/>
          <w:sz w:val="24"/>
          <w:szCs w:val="24"/>
        </w:rPr>
        <w:t>ditatorial.</w:t>
      </w:r>
    </w:p>
    <w:p w14:paraId="15FD73C0" w14:textId="77777777" w:rsidR="00A061BD" w:rsidRPr="00A3036C" w:rsidRDefault="00A061BD" w:rsidP="00BA1138">
      <w:pPr>
        <w:spacing w:after="0"/>
        <w:jc w:val="both"/>
        <w:rPr>
          <w:rFonts w:ascii="Times New Roman" w:hAnsi="Times New Roman" w:cs="Times New Roman"/>
          <w:sz w:val="24"/>
          <w:szCs w:val="24"/>
        </w:rPr>
      </w:pPr>
    </w:p>
    <w:p w14:paraId="536C9B6D" w14:textId="79AD021F" w:rsidR="00A061BD" w:rsidRPr="00A3036C" w:rsidRDefault="00A061BD" w:rsidP="00BA113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51D9B" w:rsidRPr="00A3036C">
        <w:rPr>
          <w:rFonts w:ascii="Times New Roman" w:hAnsi="Times New Roman" w:cs="Times New Roman"/>
          <w:sz w:val="24"/>
          <w:szCs w:val="24"/>
        </w:rPr>
        <w:t xml:space="preserve">Nosso sistema para este fim está obsoleto ― Reinódio </w:t>
      </w:r>
      <w:r w:rsidR="007C2BB4" w:rsidRPr="00A3036C">
        <w:rPr>
          <w:rFonts w:ascii="Times New Roman" w:hAnsi="Times New Roman" w:cs="Times New Roman"/>
          <w:sz w:val="24"/>
          <w:szCs w:val="24"/>
        </w:rPr>
        <w:t xml:space="preserve">decreta </w:t>
      </w:r>
      <w:r w:rsidR="00951D9B" w:rsidRPr="00A3036C">
        <w:rPr>
          <w:rFonts w:ascii="Times New Roman" w:hAnsi="Times New Roman" w:cs="Times New Roman"/>
          <w:sz w:val="24"/>
          <w:szCs w:val="24"/>
        </w:rPr>
        <w:t>―</w:t>
      </w:r>
      <w:r w:rsidR="007C2BB4" w:rsidRPr="00A3036C">
        <w:rPr>
          <w:rFonts w:ascii="Times New Roman" w:hAnsi="Times New Roman" w:cs="Times New Roman"/>
          <w:sz w:val="24"/>
          <w:szCs w:val="24"/>
        </w:rPr>
        <w:t xml:space="preserve"> Um romance </w:t>
      </w:r>
      <w:r w:rsidR="00C72B23" w:rsidRPr="00A3036C">
        <w:rPr>
          <w:rFonts w:ascii="Times New Roman" w:hAnsi="Times New Roman" w:cs="Times New Roman"/>
          <w:sz w:val="24"/>
          <w:szCs w:val="24"/>
        </w:rPr>
        <w:t>não pode ameaçar o Sistema Terra ―</w:t>
      </w:r>
      <w:r w:rsidR="00EF7BEE" w:rsidRPr="00A3036C">
        <w:rPr>
          <w:rFonts w:ascii="Times New Roman" w:hAnsi="Times New Roman" w:cs="Times New Roman"/>
          <w:sz w:val="24"/>
          <w:szCs w:val="24"/>
        </w:rPr>
        <w:t xml:space="preserve"> Ironiza a preocupação </w:t>
      </w:r>
      <w:r w:rsidR="00C72B23" w:rsidRPr="00A3036C">
        <w:rPr>
          <w:rFonts w:ascii="Times New Roman" w:hAnsi="Times New Roman" w:cs="Times New Roman"/>
          <w:sz w:val="24"/>
          <w:szCs w:val="24"/>
        </w:rPr>
        <w:t>―</w:t>
      </w:r>
      <w:r w:rsidR="00DE30A9" w:rsidRPr="00A3036C">
        <w:rPr>
          <w:rFonts w:ascii="Times New Roman" w:hAnsi="Times New Roman" w:cs="Times New Roman"/>
          <w:sz w:val="24"/>
          <w:szCs w:val="24"/>
        </w:rPr>
        <w:t xml:space="preserve"> Cotidiano de eventos ca</w:t>
      </w:r>
      <w:r w:rsidR="00EF4831" w:rsidRPr="00A3036C">
        <w:rPr>
          <w:rFonts w:ascii="Times New Roman" w:hAnsi="Times New Roman" w:cs="Times New Roman"/>
          <w:sz w:val="24"/>
          <w:szCs w:val="24"/>
        </w:rPr>
        <w:t>tastróficos se encarregará de engavetar</w:t>
      </w:r>
      <w:r w:rsidR="00A40520" w:rsidRPr="00A3036C">
        <w:rPr>
          <w:rFonts w:ascii="Times New Roman" w:hAnsi="Times New Roman" w:cs="Times New Roman"/>
          <w:sz w:val="24"/>
          <w:szCs w:val="24"/>
        </w:rPr>
        <w:t xml:space="preserve"> esta literatura. ▬ crente.</w:t>
      </w:r>
    </w:p>
    <w:p w14:paraId="51FF96D6" w14:textId="77777777" w:rsidR="00A40520" w:rsidRPr="00A3036C" w:rsidRDefault="00A40520" w:rsidP="00BA1138">
      <w:pPr>
        <w:spacing w:after="0"/>
        <w:jc w:val="both"/>
        <w:rPr>
          <w:rFonts w:ascii="Times New Roman" w:hAnsi="Times New Roman" w:cs="Times New Roman"/>
          <w:sz w:val="24"/>
          <w:szCs w:val="24"/>
        </w:rPr>
      </w:pPr>
    </w:p>
    <w:p w14:paraId="27E2F72D" w14:textId="18C4D18F" w:rsidR="00D7045D" w:rsidRPr="00A3036C" w:rsidRDefault="00A40520"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A6ABD" w:rsidRPr="00A3036C">
        <w:rPr>
          <w:rFonts w:ascii="Times New Roman" w:hAnsi="Times New Roman" w:cs="Times New Roman"/>
          <w:sz w:val="24"/>
          <w:szCs w:val="24"/>
        </w:rPr>
        <w:t>Nós dominamos e exploramos a Terra por milênios</w:t>
      </w:r>
      <w:r w:rsidR="00CA0618" w:rsidRPr="00A3036C">
        <w:rPr>
          <w:rFonts w:ascii="Times New Roman" w:hAnsi="Times New Roman" w:cs="Times New Roman"/>
          <w:sz w:val="24"/>
          <w:szCs w:val="24"/>
        </w:rPr>
        <w:t xml:space="preserve"> ― Afirma a prepotência da vaidade de Algozlenirus ―</w:t>
      </w:r>
      <w:r w:rsidR="00152A38" w:rsidRPr="00A3036C">
        <w:rPr>
          <w:rFonts w:ascii="Times New Roman" w:hAnsi="Times New Roman" w:cs="Times New Roman"/>
          <w:sz w:val="24"/>
          <w:szCs w:val="24"/>
        </w:rPr>
        <w:t xml:space="preserve"> Mentimos, iludimos e </w:t>
      </w:r>
      <w:r w:rsidR="00D94180" w:rsidRPr="00A3036C">
        <w:rPr>
          <w:rFonts w:ascii="Times New Roman" w:hAnsi="Times New Roman" w:cs="Times New Roman"/>
          <w:sz w:val="24"/>
          <w:szCs w:val="24"/>
        </w:rPr>
        <w:t>educamos os terráqueos</w:t>
      </w:r>
      <w:r w:rsidR="009B60C0" w:rsidRPr="00A3036C">
        <w:rPr>
          <w:rFonts w:ascii="Times New Roman" w:hAnsi="Times New Roman" w:cs="Times New Roman"/>
          <w:sz w:val="24"/>
          <w:szCs w:val="24"/>
        </w:rPr>
        <w:t xml:space="preserve">, submissos </w:t>
      </w:r>
      <w:bookmarkStart w:id="35" w:name="_Hlk183686649"/>
      <w:r w:rsidR="00D7045D" w:rsidRPr="00A3036C">
        <w:rPr>
          <w:rFonts w:ascii="Times New Roman" w:hAnsi="Times New Roman" w:cs="Times New Roman"/>
          <w:i/>
          <w:iCs/>
          <w:sz w:val="24"/>
          <w:szCs w:val="24"/>
        </w:rPr>
        <w:t>a tríade da maldade humana</w:t>
      </w:r>
      <w:r w:rsidR="00D7045D" w:rsidRPr="00A3036C">
        <w:rPr>
          <w:rFonts w:ascii="Times New Roman" w:hAnsi="Times New Roman" w:cs="Times New Roman"/>
          <w:sz w:val="24"/>
          <w:szCs w:val="24"/>
        </w:rPr>
        <w:t xml:space="preserve">: </w:t>
      </w:r>
      <w:r w:rsidR="00D7045D" w:rsidRPr="00A3036C">
        <w:rPr>
          <w:rFonts w:ascii="Times New Roman" w:hAnsi="Times New Roman" w:cs="Times New Roman"/>
          <w:i/>
          <w:iCs/>
          <w:sz w:val="24"/>
          <w:szCs w:val="24"/>
        </w:rPr>
        <w:t>ego</w:t>
      </w:r>
      <w:r w:rsidR="00D7045D" w:rsidRPr="00A3036C">
        <w:rPr>
          <w:rFonts w:ascii="Times New Roman" w:hAnsi="Times New Roman" w:cs="Times New Roman"/>
          <w:sz w:val="24"/>
          <w:szCs w:val="24"/>
        </w:rPr>
        <w:t xml:space="preserve">, </w:t>
      </w:r>
      <w:r w:rsidR="00D7045D" w:rsidRPr="00A3036C">
        <w:rPr>
          <w:rFonts w:ascii="Times New Roman" w:hAnsi="Times New Roman" w:cs="Times New Roman"/>
          <w:i/>
          <w:iCs/>
          <w:sz w:val="24"/>
          <w:szCs w:val="24"/>
        </w:rPr>
        <w:t xml:space="preserve">ganância </w:t>
      </w:r>
      <w:r w:rsidR="00D7045D" w:rsidRPr="00A3036C">
        <w:rPr>
          <w:rFonts w:ascii="Times New Roman" w:hAnsi="Times New Roman" w:cs="Times New Roman"/>
          <w:sz w:val="24"/>
          <w:szCs w:val="24"/>
        </w:rPr>
        <w:t xml:space="preserve">e </w:t>
      </w:r>
      <w:r w:rsidR="00D7045D" w:rsidRPr="00A3036C">
        <w:rPr>
          <w:rFonts w:ascii="Times New Roman" w:hAnsi="Times New Roman" w:cs="Times New Roman"/>
          <w:i/>
          <w:iCs/>
          <w:sz w:val="24"/>
          <w:szCs w:val="24"/>
        </w:rPr>
        <w:t>medo</w:t>
      </w:r>
      <w:bookmarkEnd w:id="35"/>
      <w:r w:rsidR="00A416ED" w:rsidRPr="00A3036C">
        <w:rPr>
          <w:rFonts w:ascii="Times New Roman" w:hAnsi="Times New Roman" w:cs="Times New Roman"/>
          <w:sz w:val="24"/>
          <w:szCs w:val="24"/>
        </w:rPr>
        <w:t>, a encarnarem e a desencarnar</w:t>
      </w:r>
      <w:r w:rsidR="009910CB" w:rsidRPr="00A3036C">
        <w:rPr>
          <w:rFonts w:ascii="Times New Roman" w:hAnsi="Times New Roman" w:cs="Times New Roman"/>
          <w:sz w:val="24"/>
          <w:szCs w:val="24"/>
        </w:rPr>
        <w:t>em e continuarem escravizados pel</w:t>
      </w:r>
      <w:r w:rsidR="00B17447" w:rsidRPr="00A3036C">
        <w:rPr>
          <w:rFonts w:ascii="Times New Roman" w:hAnsi="Times New Roman" w:cs="Times New Roman"/>
          <w:sz w:val="24"/>
          <w:szCs w:val="24"/>
        </w:rPr>
        <w:t>os pilares sistêmicos do planeta ―</w:t>
      </w:r>
      <w:r w:rsidR="002849EF" w:rsidRPr="00A3036C">
        <w:rPr>
          <w:rFonts w:ascii="Times New Roman" w:hAnsi="Times New Roman" w:cs="Times New Roman"/>
          <w:sz w:val="24"/>
          <w:szCs w:val="24"/>
        </w:rPr>
        <w:t xml:space="preserve"> Imperialista </w:t>
      </w:r>
      <w:r w:rsidR="00B17447" w:rsidRPr="00A3036C">
        <w:rPr>
          <w:rFonts w:ascii="Times New Roman" w:hAnsi="Times New Roman" w:cs="Times New Roman"/>
          <w:sz w:val="24"/>
          <w:szCs w:val="24"/>
        </w:rPr>
        <w:t>―</w:t>
      </w:r>
      <w:r w:rsidR="00D7045D" w:rsidRPr="00A3036C">
        <w:rPr>
          <w:rFonts w:ascii="Times New Roman" w:hAnsi="Times New Roman" w:cs="Times New Roman"/>
          <w:sz w:val="24"/>
          <w:szCs w:val="24"/>
        </w:rPr>
        <w:t xml:space="preserve"> </w:t>
      </w:r>
      <w:r w:rsidR="00400EC3" w:rsidRPr="00A3036C">
        <w:rPr>
          <w:rFonts w:ascii="Times New Roman" w:hAnsi="Times New Roman" w:cs="Times New Roman"/>
          <w:sz w:val="24"/>
          <w:szCs w:val="24"/>
        </w:rPr>
        <w:t xml:space="preserve">Nosso reinado </w:t>
      </w:r>
      <w:r w:rsidR="00805D4B" w:rsidRPr="00A3036C">
        <w:rPr>
          <w:rFonts w:ascii="Times New Roman" w:hAnsi="Times New Roman" w:cs="Times New Roman"/>
          <w:sz w:val="24"/>
          <w:szCs w:val="24"/>
        </w:rPr>
        <w:t xml:space="preserve">depende de evocarmos </w:t>
      </w:r>
      <w:r w:rsidR="00596A25" w:rsidRPr="00A3036C">
        <w:rPr>
          <w:rFonts w:ascii="Times New Roman" w:hAnsi="Times New Roman" w:cs="Times New Roman"/>
          <w:sz w:val="24"/>
          <w:szCs w:val="24"/>
        </w:rPr>
        <w:t>e produzirmos</w:t>
      </w:r>
      <w:r w:rsidR="00EE6A46" w:rsidRPr="00A3036C">
        <w:rPr>
          <w:rFonts w:ascii="Times New Roman" w:hAnsi="Times New Roman" w:cs="Times New Roman"/>
          <w:sz w:val="24"/>
          <w:szCs w:val="24"/>
        </w:rPr>
        <w:t xml:space="preserve"> ambientes trevosos</w:t>
      </w:r>
      <w:r w:rsidR="002332B8" w:rsidRPr="00A3036C">
        <w:rPr>
          <w:rFonts w:ascii="Times New Roman" w:hAnsi="Times New Roman" w:cs="Times New Roman"/>
          <w:sz w:val="24"/>
          <w:szCs w:val="24"/>
        </w:rPr>
        <w:t xml:space="preserve">. ▬ </w:t>
      </w:r>
      <w:r w:rsidR="004302B8" w:rsidRPr="00A3036C">
        <w:rPr>
          <w:rFonts w:ascii="Times New Roman" w:hAnsi="Times New Roman" w:cs="Times New Roman"/>
          <w:sz w:val="24"/>
          <w:szCs w:val="24"/>
        </w:rPr>
        <w:t>sentencia.</w:t>
      </w:r>
    </w:p>
    <w:p w14:paraId="385AD078" w14:textId="77777777" w:rsidR="004302B8" w:rsidRPr="00A3036C" w:rsidRDefault="004302B8" w:rsidP="00D7045D">
      <w:pPr>
        <w:spacing w:after="0"/>
        <w:jc w:val="both"/>
        <w:rPr>
          <w:rFonts w:ascii="Times New Roman" w:hAnsi="Times New Roman" w:cs="Times New Roman"/>
          <w:sz w:val="24"/>
          <w:szCs w:val="24"/>
        </w:rPr>
      </w:pPr>
    </w:p>
    <w:p w14:paraId="0014AFCF" w14:textId="6F93CA66" w:rsidR="004302B8" w:rsidRPr="00A3036C" w:rsidRDefault="004302B8"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 Não podemos esquecer</w:t>
      </w:r>
      <w:r w:rsidR="002A060B" w:rsidRPr="00A3036C">
        <w:rPr>
          <w:rFonts w:ascii="Times New Roman" w:hAnsi="Times New Roman" w:cs="Times New Roman"/>
          <w:sz w:val="24"/>
          <w:szCs w:val="24"/>
        </w:rPr>
        <w:t xml:space="preserve"> a existência da luz repousada no interior de cada terrícola ― Ilusiodiano contesta o SPA — Supremo Poder Anônimo ―</w:t>
      </w:r>
      <w:r w:rsidR="00E73B9E" w:rsidRPr="00A3036C">
        <w:rPr>
          <w:rFonts w:ascii="Times New Roman" w:hAnsi="Times New Roman" w:cs="Times New Roman"/>
          <w:sz w:val="24"/>
          <w:szCs w:val="24"/>
        </w:rPr>
        <w:t xml:space="preserve"> Pertenço ao topo piramidal do Sistema Terra e assim quero continuar</w:t>
      </w:r>
      <w:r w:rsidR="0062515B" w:rsidRPr="00A3036C">
        <w:rPr>
          <w:rFonts w:ascii="Times New Roman" w:hAnsi="Times New Roman" w:cs="Times New Roman"/>
          <w:sz w:val="24"/>
          <w:szCs w:val="24"/>
        </w:rPr>
        <w:t>. ▬ receoso.</w:t>
      </w:r>
    </w:p>
    <w:p w14:paraId="0F87EC64" w14:textId="77777777" w:rsidR="0062515B" w:rsidRPr="00A3036C" w:rsidRDefault="0062515B" w:rsidP="00D7045D">
      <w:pPr>
        <w:spacing w:after="0"/>
        <w:jc w:val="both"/>
        <w:rPr>
          <w:rFonts w:ascii="Times New Roman" w:hAnsi="Times New Roman" w:cs="Times New Roman"/>
          <w:sz w:val="24"/>
          <w:szCs w:val="24"/>
        </w:rPr>
      </w:pPr>
    </w:p>
    <w:p w14:paraId="30CF1C80" w14:textId="407FDC00" w:rsidR="0062515B" w:rsidRPr="00A3036C" w:rsidRDefault="00832A07"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31894" w:rsidRPr="00A3036C">
        <w:rPr>
          <w:rFonts w:ascii="Times New Roman" w:hAnsi="Times New Roman" w:cs="Times New Roman"/>
          <w:sz w:val="24"/>
          <w:szCs w:val="24"/>
        </w:rPr>
        <w:t>Anticristo</w:t>
      </w:r>
      <w:r w:rsidR="00A46928" w:rsidRPr="00A3036C">
        <w:rPr>
          <w:rFonts w:ascii="Times New Roman" w:hAnsi="Times New Roman" w:cs="Times New Roman"/>
          <w:sz w:val="24"/>
          <w:szCs w:val="24"/>
        </w:rPr>
        <w:t xml:space="preserve"> mascarado de </w:t>
      </w:r>
      <w:r w:rsidR="00D10595" w:rsidRPr="00A3036C">
        <w:rPr>
          <w:rFonts w:ascii="Times New Roman" w:hAnsi="Times New Roman" w:cs="Times New Roman"/>
          <w:sz w:val="24"/>
          <w:szCs w:val="24"/>
        </w:rPr>
        <w:t>“O filho pródigo volta ao lar”</w:t>
      </w:r>
      <w:r w:rsidR="003E6CA7" w:rsidRPr="00A3036C">
        <w:rPr>
          <w:rFonts w:ascii="Times New Roman" w:hAnsi="Times New Roman" w:cs="Times New Roman"/>
          <w:sz w:val="24"/>
          <w:szCs w:val="24"/>
        </w:rPr>
        <w:t xml:space="preserve"> resultará numa comoção mundial ―</w:t>
      </w:r>
      <w:r w:rsidR="00D912B0" w:rsidRPr="00A3036C">
        <w:rPr>
          <w:rFonts w:ascii="Times New Roman" w:hAnsi="Times New Roman" w:cs="Times New Roman"/>
          <w:sz w:val="24"/>
          <w:szCs w:val="24"/>
        </w:rPr>
        <w:t xml:space="preserve"> Reinódio orgulha-se</w:t>
      </w:r>
      <w:r w:rsidR="001509FE" w:rsidRPr="00A3036C">
        <w:rPr>
          <w:rFonts w:ascii="Times New Roman" w:hAnsi="Times New Roman" w:cs="Times New Roman"/>
          <w:sz w:val="24"/>
          <w:szCs w:val="24"/>
        </w:rPr>
        <w:t xml:space="preserve"> </w:t>
      </w:r>
      <w:r w:rsidR="003E6CA7" w:rsidRPr="00A3036C">
        <w:rPr>
          <w:rFonts w:ascii="Times New Roman" w:hAnsi="Times New Roman" w:cs="Times New Roman"/>
          <w:sz w:val="24"/>
          <w:szCs w:val="24"/>
        </w:rPr>
        <w:t>―</w:t>
      </w:r>
      <w:r w:rsidR="001509FE" w:rsidRPr="00A3036C">
        <w:rPr>
          <w:rFonts w:ascii="Times New Roman" w:hAnsi="Times New Roman" w:cs="Times New Roman"/>
          <w:sz w:val="24"/>
          <w:szCs w:val="24"/>
        </w:rPr>
        <w:t xml:space="preserve"> Terrícolas</w:t>
      </w:r>
      <w:r w:rsidR="00577FAD" w:rsidRPr="00A3036C">
        <w:rPr>
          <w:rFonts w:ascii="Times New Roman" w:hAnsi="Times New Roman" w:cs="Times New Roman"/>
          <w:sz w:val="24"/>
          <w:szCs w:val="24"/>
        </w:rPr>
        <w:t xml:space="preserve"> acreditarão num mundo melhor</w:t>
      </w:r>
      <w:r w:rsidR="005F54E1" w:rsidRPr="00A3036C">
        <w:rPr>
          <w:rFonts w:ascii="Times New Roman" w:hAnsi="Times New Roman" w:cs="Times New Roman"/>
          <w:sz w:val="24"/>
          <w:szCs w:val="24"/>
        </w:rPr>
        <w:t xml:space="preserve"> ―</w:t>
      </w:r>
      <w:r w:rsidR="000F1C7F" w:rsidRPr="00A3036C">
        <w:rPr>
          <w:rFonts w:ascii="Times New Roman" w:hAnsi="Times New Roman" w:cs="Times New Roman"/>
          <w:sz w:val="24"/>
          <w:szCs w:val="24"/>
        </w:rPr>
        <w:t xml:space="preserve"> Debocha </w:t>
      </w:r>
      <w:r w:rsidR="005F54E1" w:rsidRPr="00A3036C">
        <w:rPr>
          <w:rFonts w:ascii="Times New Roman" w:hAnsi="Times New Roman" w:cs="Times New Roman"/>
          <w:sz w:val="24"/>
          <w:szCs w:val="24"/>
        </w:rPr>
        <w:t>―</w:t>
      </w:r>
      <w:r w:rsidR="000F1C7F" w:rsidRPr="00A3036C">
        <w:rPr>
          <w:rFonts w:ascii="Times New Roman" w:hAnsi="Times New Roman" w:cs="Times New Roman"/>
          <w:sz w:val="24"/>
          <w:szCs w:val="24"/>
        </w:rPr>
        <w:t xml:space="preserve"> </w:t>
      </w:r>
      <w:r w:rsidR="00C9389D" w:rsidRPr="00A3036C">
        <w:rPr>
          <w:rFonts w:ascii="Times New Roman" w:hAnsi="Times New Roman" w:cs="Times New Roman"/>
          <w:sz w:val="24"/>
          <w:szCs w:val="24"/>
        </w:rPr>
        <w:t>Obviamente, p</w:t>
      </w:r>
      <w:r w:rsidR="000F1C7F" w:rsidRPr="00A3036C">
        <w:rPr>
          <w:rFonts w:ascii="Times New Roman" w:hAnsi="Times New Roman" w:cs="Times New Roman"/>
          <w:sz w:val="24"/>
          <w:szCs w:val="24"/>
        </w:rPr>
        <w:t>ara</w:t>
      </w:r>
      <w:r w:rsidR="00C9389D" w:rsidRPr="00A3036C">
        <w:rPr>
          <w:rFonts w:ascii="Times New Roman" w:hAnsi="Times New Roman" w:cs="Times New Roman"/>
          <w:sz w:val="24"/>
          <w:szCs w:val="24"/>
        </w:rPr>
        <w:t xml:space="preserve"> os</w:t>
      </w:r>
      <w:r w:rsidR="000F1C7F" w:rsidRPr="00A3036C">
        <w:rPr>
          <w:rFonts w:ascii="Times New Roman" w:hAnsi="Times New Roman" w:cs="Times New Roman"/>
          <w:sz w:val="24"/>
          <w:szCs w:val="24"/>
        </w:rPr>
        <w:t xml:space="preserve"> </w:t>
      </w:r>
      <w:r w:rsidR="001509FE" w:rsidRPr="00A3036C">
        <w:rPr>
          <w:rFonts w:ascii="Times New Roman" w:hAnsi="Times New Roman" w:cs="Times New Roman"/>
          <w:sz w:val="24"/>
          <w:szCs w:val="24"/>
        </w:rPr>
        <w:t xml:space="preserve"> </w:t>
      </w:r>
      <w:r w:rsidR="00A434E9" w:rsidRPr="00A3036C">
        <w:rPr>
          <w:rFonts w:ascii="Times New Roman" w:hAnsi="Times New Roman" w:cs="Times New Roman"/>
          <w:i/>
          <w:iCs/>
          <w:sz w:val="24"/>
          <w:szCs w:val="24"/>
        </w:rPr>
        <w:t>malenirus</w:t>
      </w:r>
      <w:r w:rsidR="00A434E9" w:rsidRPr="00A3036C">
        <w:rPr>
          <w:rFonts w:ascii="Times New Roman" w:hAnsi="Times New Roman" w:cs="Times New Roman"/>
          <w:sz w:val="24"/>
          <w:szCs w:val="24"/>
        </w:rPr>
        <w:t>,</w:t>
      </w:r>
      <w:r w:rsidR="00A434E9" w:rsidRPr="00A3036C">
        <w:rPr>
          <w:rFonts w:ascii="Times New Roman" w:hAnsi="Times New Roman" w:cs="Times New Roman"/>
          <w:i/>
          <w:iCs/>
          <w:sz w:val="24"/>
          <w:szCs w:val="24"/>
        </w:rPr>
        <w:t xml:space="preserve"> reinonaques </w:t>
      </w:r>
      <w:r w:rsidR="00A434E9" w:rsidRPr="00A3036C">
        <w:rPr>
          <w:rFonts w:ascii="Times New Roman" w:hAnsi="Times New Roman" w:cs="Times New Roman"/>
          <w:sz w:val="24"/>
          <w:szCs w:val="24"/>
        </w:rPr>
        <w:t xml:space="preserve">e </w:t>
      </w:r>
      <w:r w:rsidR="00A434E9" w:rsidRPr="00A3036C">
        <w:rPr>
          <w:rFonts w:ascii="Times New Roman" w:hAnsi="Times New Roman" w:cs="Times New Roman"/>
          <w:i/>
          <w:iCs/>
          <w:sz w:val="24"/>
          <w:szCs w:val="24"/>
        </w:rPr>
        <w:t>dominitilianos</w:t>
      </w:r>
      <w:r w:rsidR="00F92B3B" w:rsidRPr="00A3036C">
        <w:rPr>
          <w:rFonts w:ascii="Times New Roman" w:hAnsi="Times New Roman" w:cs="Times New Roman"/>
          <w:sz w:val="24"/>
          <w:szCs w:val="24"/>
        </w:rPr>
        <w:t xml:space="preserve">. ▬ </w:t>
      </w:r>
      <w:r w:rsidR="006B510C" w:rsidRPr="00A3036C">
        <w:rPr>
          <w:rFonts w:ascii="Times New Roman" w:hAnsi="Times New Roman" w:cs="Times New Roman"/>
          <w:sz w:val="24"/>
          <w:szCs w:val="24"/>
        </w:rPr>
        <w:t>prepotente.</w:t>
      </w:r>
    </w:p>
    <w:p w14:paraId="0519F811" w14:textId="77777777" w:rsidR="006B510C" w:rsidRPr="00A3036C" w:rsidRDefault="006B510C" w:rsidP="00D7045D">
      <w:pPr>
        <w:spacing w:after="0"/>
        <w:jc w:val="both"/>
        <w:rPr>
          <w:rFonts w:ascii="Times New Roman" w:hAnsi="Times New Roman" w:cs="Times New Roman"/>
          <w:sz w:val="24"/>
          <w:szCs w:val="24"/>
        </w:rPr>
      </w:pPr>
    </w:p>
    <w:p w14:paraId="7DCF3ED5" w14:textId="77777777" w:rsidR="00474CB8" w:rsidRPr="00A3036C" w:rsidRDefault="002F3ACD"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884AA3" w:rsidRPr="00A3036C">
        <w:rPr>
          <w:rFonts w:ascii="Times New Roman" w:hAnsi="Times New Roman" w:cs="Times New Roman"/>
          <w:sz w:val="24"/>
          <w:szCs w:val="24"/>
        </w:rPr>
        <w:t>Para tal, devemos</w:t>
      </w:r>
      <w:r w:rsidR="00476D14" w:rsidRPr="00A3036C">
        <w:rPr>
          <w:rFonts w:ascii="Times New Roman" w:hAnsi="Times New Roman" w:cs="Times New Roman"/>
          <w:sz w:val="24"/>
          <w:szCs w:val="24"/>
        </w:rPr>
        <w:t xml:space="preserve"> </w:t>
      </w:r>
      <w:r w:rsidR="00281F14" w:rsidRPr="00A3036C">
        <w:rPr>
          <w:rFonts w:ascii="Times New Roman" w:hAnsi="Times New Roman" w:cs="Times New Roman"/>
          <w:sz w:val="24"/>
          <w:szCs w:val="24"/>
        </w:rPr>
        <w:t>submet</w:t>
      </w:r>
      <w:r w:rsidR="00476D14" w:rsidRPr="00A3036C">
        <w:rPr>
          <w:rFonts w:ascii="Times New Roman" w:hAnsi="Times New Roman" w:cs="Times New Roman"/>
          <w:sz w:val="24"/>
          <w:szCs w:val="24"/>
        </w:rPr>
        <w:t>er a população planetária</w:t>
      </w:r>
      <w:r w:rsidR="00E26BFF" w:rsidRPr="00A3036C">
        <w:rPr>
          <w:rFonts w:ascii="Times New Roman" w:hAnsi="Times New Roman" w:cs="Times New Roman"/>
          <w:sz w:val="24"/>
          <w:szCs w:val="24"/>
        </w:rPr>
        <w:t xml:space="preserve"> as energias trevosas</w:t>
      </w:r>
      <w:r w:rsidR="00165979" w:rsidRPr="00A3036C">
        <w:rPr>
          <w:rFonts w:ascii="Times New Roman" w:hAnsi="Times New Roman" w:cs="Times New Roman"/>
          <w:sz w:val="24"/>
          <w:szCs w:val="24"/>
        </w:rPr>
        <w:t xml:space="preserve"> pelos caminhos, aqui, já definidos ― Reinovil reitera </w:t>
      </w:r>
      <w:r w:rsidR="00263A61" w:rsidRPr="00A3036C">
        <w:rPr>
          <w:rFonts w:ascii="Times New Roman" w:hAnsi="Times New Roman" w:cs="Times New Roman"/>
          <w:sz w:val="24"/>
          <w:szCs w:val="24"/>
        </w:rPr>
        <w:t xml:space="preserve">a maldade </w:t>
      </w:r>
      <w:r w:rsidR="00165979" w:rsidRPr="00A3036C">
        <w:rPr>
          <w:rFonts w:ascii="Times New Roman" w:hAnsi="Times New Roman" w:cs="Times New Roman"/>
          <w:sz w:val="24"/>
          <w:szCs w:val="24"/>
        </w:rPr>
        <w:t>―</w:t>
      </w:r>
      <w:r w:rsidR="00281F14" w:rsidRPr="00A3036C">
        <w:rPr>
          <w:rFonts w:ascii="Times New Roman" w:hAnsi="Times New Roman" w:cs="Times New Roman"/>
          <w:sz w:val="24"/>
          <w:szCs w:val="24"/>
        </w:rPr>
        <w:t xml:space="preserve"> </w:t>
      </w:r>
      <w:r w:rsidR="00B95A2E" w:rsidRPr="00A3036C">
        <w:rPr>
          <w:rFonts w:ascii="Times New Roman" w:hAnsi="Times New Roman" w:cs="Times New Roman"/>
          <w:sz w:val="24"/>
          <w:szCs w:val="24"/>
        </w:rPr>
        <w:t>Intensificar</w:t>
      </w:r>
      <w:r w:rsidR="00EF2707" w:rsidRPr="00A3036C">
        <w:rPr>
          <w:rFonts w:ascii="Times New Roman" w:hAnsi="Times New Roman" w:cs="Times New Roman"/>
          <w:sz w:val="24"/>
          <w:szCs w:val="24"/>
        </w:rPr>
        <w:t xml:space="preserve"> eventos ambientais, catastróficos,</w:t>
      </w:r>
      <w:r w:rsidR="0020762F" w:rsidRPr="00A3036C">
        <w:rPr>
          <w:rFonts w:ascii="Times New Roman" w:hAnsi="Times New Roman" w:cs="Times New Roman"/>
          <w:sz w:val="24"/>
          <w:szCs w:val="24"/>
        </w:rPr>
        <w:t xml:space="preserve"> destrutivos com</w:t>
      </w:r>
      <w:r w:rsidR="00E76FC8" w:rsidRPr="00A3036C">
        <w:rPr>
          <w:rFonts w:ascii="Times New Roman" w:hAnsi="Times New Roman" w:cs="Times New Roman"/>
          <w:sz w:val="24"/>
          <w:szCs w:val="24"/>
        </w:rPr>
        <w:t xml:space="preserve">o as guerras em vigor no ano do </w:t>
      </w:r>
      <w:r w:rsidR="00E76FC8" w:rsidRPr="00A3036C">
        <w:rPr>
          <w:rFonts w:ascii="Times New Roman" w:hAnsi="Times New Roman" w:cs="Times New Roman"/>
          <w:b/>
          <w:bCs/>
          <w:sz w:val="24"/>
          <w:szCs w:val="24"/>
        </w:rPr>
        <w:t>reset</w:t>
      </w:r>
      <w:r w:rsidR="002402D1" w:rsidRPr="00A3036C">
        <w:rPr>
          <w:rFonts w:ascii="Times New Roman" w:hAnsi="Times New Roman" w:cs="Times New Roman"/>
          <w:b/>
          <w:bCs/>
          <w:sz w:val="24"/>
          <w:szCs w:val="24"/>
        </w:rPr>
        <w:t xml:space="preserve"> ― </w:t>
      </w:r>
      <w:r w:rsidR="002402D1" w:rsidRPr="00A3036C">
        <w:rPr>
          <w:rFonts w:ascii="Times New Roman" w:hAnsi="Times New Roman" w:cs="Times New Roman"/>
          <w:sz w:val="24"/>
          <w:szCs w:val="24"/>
        </w:rPr>
        <w:t xml:space="preserve">Seve-se de vinho e aos </w:t>
      </w:r>
      <w:r w:rsidR="00EB5246" w:rsidRPr="00A3036C">
        <w:rPr>
          <w:rFonts w:ascii="Times New Roman" w:hAnsi="Times New Roman" w:cs="Times New Roman"/>
          <w:sz w:val="24"/>
          <w:szCs w:val="24"/>
        </w:rPr>
        <w:t xml:space="preserve">seus interlocutores </w:t>
      </w:r>
      <w:r w:rsidR="002402D1" w:rsidRPr="00A3036C">
        <w:rPr>
          <w:rFonts w:ascii="Times New Roman" w:hAnsi="Times New Roman" w:cs="Times New Roman"/>
          <w:b/>
          <w:bCs/>
          <w:sz w:val="24"/>
          <w:szCs w:val="24"/>
        </w:rPr>
        <w:t>―</w:t>
      </w:r>
      <w:r w:rsidR="00476D14" w:rsidRPr="00A3036C">
        <w:rPr>
          <w:rFonts w:ascii="Times New Roman" w:hAnsi="Times New Roman" w:cs="Times New Roman"/>
          <w:sz w:val="24"/>
          <w:szCs w:val="24"/>
        </w:rPr>
        <w:t xml:space="preserve"> </w:t>
      </w:r>
      <w:r w:rsidR="00EB5246" w:rsidRPr="00A3036C">
        <w:rPr>
          <w:rFonts w:ascii="Times New Roman" w:hAnsi="Times New Roman" w:cs="Times New Roman"/>
          <w:sz w:val="24"/>
          <w:szCs w:val="24"/>
        </w:rPr>
        <w:t>Promover as sombras de maldade</w:t>
      </w:r>
      <w:r w:rsidR="00515681" w:rsidRPr="00A3036C">
        <w:rPr>
          <w:rFonts w:ascii="Times New Roman" w:hAnsi="Times New Roman" w:cs="Times New Roman"/>
          <w:sz w:val="24"/>
          <w:szCs w:val="24"/>
        </w:rPr>
        <w:t xml:space="preserve">, estacionando a consciência terráquea, através de seu livre arbítrio. ▬ </w:t>
      </w:r>
      <w:r w:rsidR="00474CB8" w:rsidRPr="00A3036C">
        <w:rPr>
          <w:rFonts w:ascii="Times New Roman" w:hAnsi="Times New Roman" w:cs="Times New Roman"/>
          <w:sz w:val="24"/>
          <w:szCs w:val="24"/>
        </w:rPr>
        <w:t>certeiro.</w:t>
      </w:r>
    </w:p>
    <w:p w14:paraId="31D3DBDB" w14:textId="77777777" w:rsidR="00474CB8" w:rsidRPr="00A3036C" w:rsidRDefault="00474CB8" w:rsidP="00D7045D">
      <w:pPr>
        <w:spacing w:after="0"/>
        <w:jc w:val="both"/>
        <w:rPr>
          <w:rFonts w:ascii="Times New Roman" w:hAnsi="Times New Roman" w:cs="Times New Roman"/>
          <w:sz w:val="24"/>
          <w:szCs w:val="24"/>
        </w:rPr>
      </w:pPr>
    </w:p>
    <w:p w14:paraId="66FBA50E" w14:textId="2D9CC6DB" w:rsidR="006B510C" w:rsidRPr="00A3036C" w:rsidRDefault="00474CB8"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0D176D" w:rsidRPr="00A3036C">
        <w:rPr>
          <w:rFonts w:ascii="Times New Roman" w:hAnsi="Times New Roman" w:cs="Times New Roman"/>
          <w:sz w:val="24"/>
          <w:szCs w:val="24"/>
        </w:rPr>
        <w:t xml:space="preserve"> </w:t>
      </w:r>
      <w:r w:rsidR="00590A51" w:rsidRPr="00A3036C">
        <w:rPr>
          <w:rFonts w:ascii="Times New Roman" w:hAnsi="Times New Roman" w:cs="Times New Roman"/>
          <w:sz w:val="24"/>
          <w:szCs w:val="24"/>
        </w:rPr>
        <w:t>A ignorância terrícola e nossa habilidade em mantermos sua consciência limitada</w:t>
      </w:r>
      <w:r w:rsidR="00741CAA" w:rsidRPr="00A3036C">
        <w:rPr>
          <w:rFonts w:ascii="Times New Roman" w:hAnsi="Times New Roman" w:cs="Times New Roman"/>
          <w:sz w:val="24"/>
          <w:szCs w:val="24"/>
        </w:rPr>
        <w:t xml:space="preserve"> a mentira e ilusão, nos garante o sucesso desta operação ― Algozlenirus</w:t>
      </w:r>
      <w:r w:rsidR="00B36E3E" w:rsidRPr="00A3036C">
        <w:rPr>
          <w:rFonts w:ascii="Times New Roman" w:hAnsi="Times New Roman" w:cs="Times New Roman"/>
          <w:sz w:val="24"/>
          <w:szCs w:val="24"/>
        </w:rPr>
        <w:t xml:space="preserve">, confiante, não admite o fracasso </w:t>
      </w:r>
      <w:r w:rsidR="00741CAA" w:rsidRPr="00A3036C">
        <w:rPr>
          <w:rFonts w:ascii="Times New Roman" w:hAnsi="Times New Roman" w:cs="Times New Roman"/>
          <w:sz w:val="24"/>
          <w:szCs w:val="24"/>
        </w:rPr>
        <w:t>―</w:t>
      </w:r>
      <w:r w:rsidR="00EB5246" w:rsidRPr="00A3036C">
        <w:rPr>
          <w:rFonts w:ascii="Times New Roman" w:hAnsi="Times New Roman" w:cs="Times New Roman"/>
          <w:sz w:val="24"/>
          <w:szCs w:val="24"/>
        </w:rPr>
        <w:t xml:space="preserve"> </w:t>
      </w:r>
      <w:r w:rsidR="007722F2" w:rsidRPr="00A3036C">
        <w:rPr>
          <w:rFonts w:ascii="Times New Roman" w:hAnsi="Times New Roman" w:cs="Times New Roman"/>
          <w:sz w:val="24"/>
          <w:szCs w:val="24"/>
        </w:rPr>
        <w:t>O sistema Terra em vigo</w:t>
      </w:r>
      <w:r w:rsidR="000C5AF4" w:rsidRPr="00A3036C">
        <w:rPr>
          <w:rFonts w:ascii="Times New Roman" w:hAnsi="Times New Roman" w:cs="Times New Roman"/>
          <w:sz w:val="24"/>
          <w:szCs w:val="24"/>
        </w:rPr>
        <w:t>r permanecerá mais vivo de que nunca. ▬</w:t>
      </w:r>
      <w:r w:rsidR="00367E62" w:rsidRPr="00A3036C">
        <w:rPr>
          <w:rFonts w:ascii="Times New Roman" w:hAnsi="Times New Roman" w:cs="Times New Roman"/>
          <w:sz w:val="24"/>
          <w:szCs w:val="24"/>
        </w:rPr>
        <w:t xml:space="preserve"> assevera.</w:t>
      </w:r>
    </w:p>
    <w:p w14:paraId="13A67FC2" w14:textId="77777777" w:rsidR="00B20D52" w:rsidRPr="00A3036C" w:rsidRDefault="00B20D52" w:rsidP="00D7045D">
      <w:pPr>
        <w:spacing w:after="0"/>
        <w:jc w:val="both"/>
        <w:rPr>
          <w:rFonts w:ascii="Times New Roman" w:hAnsi="Times New Roman" w:cs="Times New Roman"/>
          <w:sz w:val="24"/>
          <w:szCs w:val="24"/>
        </w:rPr>
      </w:pPr>
    </w:p>
    <w:p w14:paraId="7D616A16" w14:textId="7F5CAB95" w:rsidR="00E56609" w:rsidRPr="00A3036C" w:rsidRDefault="007E5B90"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Algozlenirus aciona o </w:t>
      </w:r>
      <w:r w:rsidRPr="00A3036C">
        <w:rPr>
          <w:rFonts w:ascii="Times New Roman" w:hAnsi="Times New Roman" w:cs="Times New Roman"/>
          <w:i/>
          <w:iCs/>
          <w:sz w:val="24"/>
          <w:szCs w:val="24"/>
        </w:rPr>
        <w:t xml:space="preserve">túnel do tempo </w:t>
      </w:r>
      <w:r w:rsidRPr="00A3036C">
        <w:rPr>
          <w:rFonts w:ascii="Times New Roman" w:hAnsi="Times New Roman" w:cs="Times New Roman"/>
          <w:sz w:val="24"/>
          <w:szCs w:val="24"/>
        </w:rPr>
        <w:t xml:space="preserve">para </w:t>
      </w:r>
      <w:r w:rsidR="0067546C" w:rsidRPr="00A3036C">
        <w:rPr>
          <w:rFonts w:ascii="Times New Roman" w:hAnsi="Times New Roman" w:cs="Times New Roman"/>
          <w:sz w:val="24"/>
          <w:szCs w:val="24"/>
        </w:rPr>
        <w:t xml:space="preserve">exibir uma retrospectiva </w:t>
      </w:r>
      <w:r w:rsidR="006D0347" w:rsidRPr="00A3036C">
        <w:rPr>
          <w:rFonts w:ascii="Times New Roman" w:hAnsi="Times New Roman" w:cs="Times New Roman"/>
          <w:sz w:val="24"/>
          <w:szCs w:val="24"/>
        </w:rPr>
        <w:t>do</w:t>
      </w:r>
      <w:r w:rsidRPr="00A3036C">
        <w:rPr>
          <w:rFonts w:ascii="Times New Roman" w:hAnsi="Times New Roman" w:cs="Times New Roman"/>
          <w:sz w:val="24"/>
          <w:szCs w:val="24"/>
        </w:rPr>
        <w:t xml:space="preserve"> ano de 2024</w:t>
      </w:r>
      <w:r w:rsidR="003F4296" w:rsidRPr="00A3036C">
        <w:rPr>
          <w:rFonts w:ascii="Times New Roman" w:hAnsi="Times New Roman" w:cs="Times New Roman"/>
          <w:sz w:val="24"/>
          <w:szCs w:val="24"/>
        </w:rPr>
        <w:t xml:space="preserve">. Atrocidades, bestialidades, catástrofes, desigualdades, elitizações, </w:t>
      </w:r>
      <w:r w:rsidR="0047635E" w:rsidRPr="00A3036C">
        <w:rPr>
          <w:rFonts w:ascii="Times New Roman" w:hAnsi="Times New Roman" w:cs="Times New Roman"/>
          <w:sz w:val="24"/>
          <w:szCs w:val="24"/>
        </w:rPr>
        <w:t>f</w:t>
      </w:r>
      <w:r w:rsidR="00DF638D" w:rsidRPr="00A3036C">
        <w:rPr>
          <w:rFonts w:ascii="Times New Roman" w:hAnsi="Times New Roman" w:cs="Times New Roman"/>
          <w:sz w:val="24"/>
          <w:szCs w:val="24"/>
        </w:rPr>
        <w:t>isiologismo</w:t>
      </w:r>
      <w:r w:rsidR="0047635E" w:rsidRPr="00A3036C">
        <w:rPr>
          <w:rFonts w:ascii="Times New Roman" w:hAnsi="Times New Roman" w:cs="Times New Roman"/>
          <w:sz w:val="24"/>
          <w:szCs w:val="24"/>
        </w:rPr>
        <w:t xml:space="preserve">s, genocídios, </w:t>
      </w:r>
      <w:r w:rsidR="00244CE5" w:rsidRPr="00A3036C">
        <w:rPr>
          <w:rFonts w:ascii="Times New Roman" w:hAnsi="Times New Roman" w:cs="Times New Roman"/>
          <w:sz w:val="24"/>
          <w:szCs w:val="24"/>
        </w:rPr>
        <w:t>hediondos</w:t>
      </w:r>
      <w:r w:rsidR="00624CD4" w:rsidRPr="00A3036C">
        <w:rPr>
          <w:rFonts w:ascii="Times New Roman" w:hAnsi="Times New Roman" w:cs="Times New Roman"/>
          <w:sz w:val="24"/>
          <w:szCs w:val="24"/>
        </w:rPr>
        <w:t xml:space="preserve">, </w:t>
      </w:r>
      <w:r w:rsidR="00FF2D8E" w:rsidRPr="00A3036C">
        <w:rPr>
          <w:rFonts w:ascii="Times New Roman" w:hAnsi="Times New Roman" w:cs="Times New Roman"/>
          <w:sz w:val="24"/>
          <w:szCs w:val="24"/>
        </w:rPr>
        <w:t xml:space="preserve">imoralidades, </w:t>
      </w:r>
      <w:r w:rsidR="008577D7" w:rsidRPr="00A3036C">
        <w:rPr>
          <w:rFonts w:ascii="Times New Roman" w:hAnsi="Times New Roman" w:cs="Times New Roman"/>
          <w:sz w:val="24"/>
          <w:szCs w:val="24"/>
        </w:rPr>
        <w:t xml:space="preserve">loucuras, </w:t>
      </w:r>
      <w:r w:rsidR="00AA7B95" w:rsidRPr="00A3036C">
        <w:rPr>
          <w:rFonts w:ascii="Times New Roman" w:hAnsi="Times New Roman" w:cs="Times New Roman"/>
          <w:sz w:val="24"/>
          <w:szCs w:val="24"/>
        </w:rPr>
        <w:t xml:space="preserve">maledicências, </w:t>
      </w:r>
      <w:r w:rsidR="005D505E" w:rsidRPr="00A3036C">
        <w:rPr>
          <w:rFonts w:ascii="Times New Roman" w:hAnsi="Times New Roman" w:cs="Times New Roman"/>
          <w:sz w:val="24"/>
          <w:szCs w:val="24"/>
        </w:rPr>
        <w:t xml:space="preserve">negligências, ostentações, </w:t>
      </w:r>
      <w:r w:rsidR="00375AD9" w:rsidRPr="00A3036C">
        <w:rPr>
          <w:rFonts w:ascii="Times New Roman" w:hAnsi="Times New Roman" w:cs="Times New Roman"/>
          <w:sz w:val="24"/>
          <w:szCs w:val="24"/>
        </w:rPr>
        <w:t>politizações</w:t>
      </w:r>
      <w:r w:rsidR="005D505E" w:rsidRPr="00A3036C">
        <w:rPr>
          <w:rFonts w:ascii="Times New Roman" w:hAnsi="Times New Roman" w:cs="Times New Roman"/>
          <w:sz w:val="24"/>
          <w:szCs w:val="24"/>
        </w:rPr>
        <w:t xml:space="preserve">, </w:t>
      </w:r>
      <w:r w:rsidR="00332982" w:rsidRPr="00A3036C">
        <w:rPr>
          <w:rFonts w:ascii="Times New Roman" w:hAnsi="Times New Roman" w:cs="Times New Roman"/>
          <w:sz w:val="24"/>
          <w:szCs w:val="24"/>
        </w:rPr>
        <w:t xml:space="preserve">qualificações, roubalheiras, </w:t>
      </w:r>
      <w:r w:rsidR="00226E52" w:rsidRPr="00A3036C">
        <w:rPr>
          <w:rFonts w:ascii="Times New Roman" w:hAnsi="Times New Roman" w:cs="Times New Roman"/>
          <w:sz w:val="24"/>
          <w:szCs w:val="24"/>
        </w:rPr>
        <w:t xml:space="preserve">sucateamentos, </w:t>
      </w:r>
      <w:r w:rsidR="00F44381" w:rsidRPr="00A3036C">
        <w:rPr>
          <w:rFonts w:ascii="Times New Roman" w:hAnsi="Times New Roman" w:cs="Times New Roman"/>
          <w:sz w:val="24"/>
          <w:szCs w:val="24"/>
        </w:rPr>
        <w:t xml:space="preserve">truculências, </w:t>
      </w:r>
      <w:r w:rsidR="00757B4C" w:rsidRPr="00A3036C">
        <w:rPr>
          <w:rFonts w:ascii="Times New Roman" w:hAnsi="Times New Roman" w:cs="Times New Roman"/>
          <w:sz w:val="24"/>
          <w:szCs w:val="24"/>
        </w:rPr>
        <w:t xml:space="preserve">ultrajes, </w:t>
      </w:r>
      <w:r w:rsidR="00E05127" w:rsidRPr="00A3036C">
        <w:rPr>
          <w:rFonts w:ascii="Times New Roman" w:hAnsi="Times New Roman" w:cs="Times New Roman"/>
          <w:sz w:val="24"/>
          <w:szCs w:val="24"/>
        </w:rPr>
        <w:t>violências, xenofobias e zoneamento</w:t>
      </w:r>
      <w:r w:rsidR="00634D31" w:rsidRPr="00A3036C">
        <w:rPr>
          <w:rFonts w:ascii="Times New Roman" w:hAnsi="Times New Roman" w:cs="Times New Roman"/>
          <w:sz w:val="24"/>
          <w:szCs w:val="24"/>
        </w:rPr>
        <w:t>s preenchem a tela</w:t>
      </w:r>
      <w:r w:rsidR="000204F5" w:rsidRPr="00A3036C">
        <w:rPr>
          <w:rFonts w:ascii="Times New Roman" w:hAnsi="Times New Roman" w:cs="Times New Roman"/>
          <w:sz w:val="24"/>
          <w:szCs w:val="24"/>
        </w:rPr>
        <w:t xml:space="preserve"> de</w:t>
      </w:r>
      <w:r w:rsidR="00697EA1" w:rsidRPr="00A3036C">
        <w:rPr>
          <w:rFonts w:ascii="Times New Roman" w:hAnsi="Times New Roman" w:cs="Times New Roman"/>
          <w:sz w:val="24"/>
          <w:szCs w:val="24"/>
        </w:rPr>
        <w:t xml:space="preserve"> baixíssimas</w:t>
      </w:r>
      <w:r w:rsidR="000204F5" w:rsidRPr="00A3036C">
        <w:rPr>
          <w:rFonts w:ascii="Times New Roman" w:hAnsi="Times New Roman" w:cs="Times New Roman"/>
          <w:sz w:val="24"/>
          <w:szCs w:val="24"/>
        </w:rPr>
        <w:t xml:space="preserve"> ondas eletromagnéticas e emocionais</w:t>
      </w:r>
      <w:r w:rsidR="00697EA1" w:rsidRPr="00A3036C">
        <w:rPr>
          <w:rFonts w:ascii="Times New Roman" w:hAnsi="Times New Roman" w:cs="Times New Roman"/>
          <w:sz w:val="24"/>
          <w:szCs w:val="24"/>
        </w:rPr>
        <w:t>.</w:t>
      </w:r>
      <w:r w:rsidR="00E56609" w:rsidRPr="00A3036C">
        <w:rPr>
          <w:rFonts w:ascii="Times New Roman" w:hAnsi="Times New Roman" w:cs="Times New Roman"/>
          <w:sz w:val="24"/>
          <w:szCs w:val="24"/>
        </w:rPr>
        <w:t xml:space="preserve"> </w:t>
      </w:r>
      <w:r w:rsidR="00BE2CFD" w:rsidRPr="00A3036C">
        <w:rPr>
          <w:rFonts w:ascii="Times New Roman" w:hAnsi="Times New Roman" w:cs="Times New Roman"/>
          <w:sz w:val="24"/>
          <w:szCs w:val="24"/>
        </w:rPr>
        <w:t>Comparável ao que de bom acontecera neste ano, não é surpr</w:t>
      </w:r>
      <w:r w:rsidR="00D45FA2" w:rsidRPr="00A3036C">
        <w:rPr>
          <w:rFonts w:ascii="Times New Roman" w:hAnsi="Times New Roman" w:cs="Times New Roman"/>
          <w:sz w:val="24"/>
          <w:szCs w:val="24"/>
        </w:rPr>
        <w:t>esa o otimismo do SPA — Supremo Poder Anônimo</w:t>
      </w:r>
      <w:r w:rsidR="000A2CD9" w:rsidRPr="00A3036C">
        <w:rPr>
          <w:rFonts w:ascii="Times New Roman" w:hAnsi="Times New Roman" w:cs="Times New Roman"/>
          <w:sz w:val="24"/>
          <w:szCs w:val="24"/>
        </w:rPr>
        <w:t>, considerando a convivência terráque</w:t>
      </w:r>
      <w:r w:rsidR="00B02FD4" w:rsidRPr="00A3036C">
        <w:rPr>
          <w:rFonts w:ascii="Times New Roman" w:hAnsi="Times New Roman" w:cs="Times New Roman"/>
          <w:sz w:val="24"/>
          <w:szCs w:val="24"/>
        </w:rPr>
        <w:t>a com situações</w:t>
      </w:r>
      <w:r w:rsidR="00F979C8" w:rsidRPr="00A3036C">
        <w:rPr>
          <w:rFonts w:ascii="Times New Roman" w:hAnsi="Times New Roman" w:cs="Times New Roman"/>
          <w:sz w:val="24"/>
          <w:szCs w:val="24"/>
        </w:rPr>
        <w:t xml:space="preserve"> </w:t>
      </w:r>
      <w:r w:rsidR="00F1455A" w:rsidRPr="00A3036C">
        <w:rPr>
          <w:rFonts w:ascii="Times New Roman" w:hAnsi="Times New Roman" w:cs="Times New Roman"/>
          <w:sz w:val="24"/>
          <w:szCs w:val="24"/>
        </w:rPr>
        <w:t xml:space="preserve">negativas </w:t>
      </w:r>
      <w:r w:rsidR="00F979C8" w:rsidRPr="00A3036C">
        <w:rPr>
          <w:rFonts w:ascii="Times New Roman" w:hAnsi="Times New Roman" w:cs="Times New Roman"/>
          <w:sz w:val="24"/>
          <w:szCs w:val="24"/>
        </w:rPr>
        <w:t xml:space="preserve">que o levam a pensar que Deus não existe. </w:t>
      </w:r>
    </w:p>
    <w:p w14:paraId="4331F79C" w14:textId="4D81BB7B" w:rsidR="00E23D14" w:rsidRPr="00A3036C" w:rsidRDefault="00375AD9"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Reinódio, </w:t>
      </w:r>
      <w:r w:rsidRPr="00A3036C">
        <w:rPr>
          <w:rFonts w:ascii="Times New Roman" w:hAnsi="Times New Roman" w:cs="Times New Roman"/>
          <w:i/>
          <w:iCs/>
          <w:sz w:val="24"/>
          <w:szCs w:val="24"/>
        </w:rPr>
        <w:t>escorrendo veneno pelo canto da boca</w:t>
      </w:r>
      <w:r w:rsidRPr="00A3036C">
        <w:rPr>
          <w:rFonts w:ascii="Times New Roman" w:hAnsi="Times New Roman" w:cs="Times New Roman"/>
          <w:sz w:val="24"/>
          <w:szCs w:val="24"/>
        </w:rPr>
        <w:t xml:space="preserve">, </w:t>
      </w:r>
      <w:r w:rsidR="000D137A" w:rsidRPr="00A3036C">
        <w:rPr>
          <w:rFonts w:ascii="Times New Roman" w:hAnsi="Times New Roman" w:cs="Times New Roman"/>
          <w:sz w:val="24"/>
          <w:szCs w:val="24"/>
        </w:rPr>
        <w:t xml:space="preserve">complementa o </w:t>
      </w:r>
      <w:r w:rsidR="000D137A" w:rsidRPr="00A3036C">
        <w:rPr>
          <w:rFonts w:ascii="Times New Roman" w:hAnsi="Times New Roman" w:cs="Times New Roman"/>
          <w:i/>
          <w:iCs/>
          <w:sz w:val="24"/>
          <w:szCs w:val="24"/>
        </w:rPr>
        <w:t>pacote de maldades</w:t>
      </w:r>
      <w:r w:rsidR="000D137A" w:rsidRPr="00A3036C">
        <w:rPr>
          <w:rFonts w:ascii="Times New Roman" w:hAnsi="Times New Roman" w:cs="Times New Roman"/>
          <w:sz w:val="24"/>
          <w:szCs w:val="24"/>
        </w:rPr>
        <w:t xml:space="preserve"> inserindo a distorção mental da realidade de terrícolas, iludidos, alucinados e transformados com atitudes </w:t>
      </w:r>
      <w:r w:rsidR="000D137A" w:rsidRPr="00A3036C">
        <w:rPr>
          <w:rFonts w:ascii="Times New Roman" w:hAnsi="Times New Roman" w:cs="Times New Roman"/>
          <w:sz w:val="24"/>
          <w:szCs w:val="24"/>
        </w:rPr>
        <w:lastRenderedPageBreak/>
        <w:t>comportamentais de animais pelos quais se identificam. Licantropia</w:t>
      </w:r>
      <w:r w:rsidR="005C3909" w:rsidRPr="00A3036C">
        <w:rPr>
          <w:rFonts w:ascii="Times New Roman" w:hAnsi="Times New Roman" w:cs="Times New Roman"/>
          <w:sz w:val="24"/>
          <w:szCs w:val="24"/>
        </w:rPr>
        <w:t xml:space="preserve"> nas redes sociais</w:t>
      </w:r>
      <w:r w:rsidR="000D137A" w:rsidRPr="00A3036C">
        <w:rPr>
          <w:rFonts w:ascii="Times New Roman" w:hAnsi="Times New Roman" w:cs="Times New Roman"/>
          <w:sz w:val="24"/>
          <w:szCs w:val="24"/>
        </w:rPr>
        <w:t xml:space="preserve"> como </w:t>
      </w:r>
      <w:r w:rsidR="000D137A" w:rsidRPr="00A3036C">
        <w:rPr>
          <w:rFonts w:ascii="Times New Roman" w:hAnsi="Times New Roman" w:cs="Times New Roman"/>
          <w:i/>
          <w:iCs/>
          <w:sz w:val="24"/>
          <w:szCs w:val="24"/>
        </w:rPr>
        <w:t xml:space="preserve">válvula de escape </w:t>
      </w:r>
      <w:r w:rsidR="000D137A" w:rsidRPr="00A3036C">
        <w:rPr>
          <w:rFonts w:ascii="Times New Roman" w:hAnsi="Times New Roman" w:cs="Times New Roman"/>
          <w:sz w:val="24"/>
          <w:szCs w:val="24"/>
        </w:rPr>
        <w:t xml:space="preserve">de humanos atormentados e pacificados ao assumirem a identidade </w:t>
      </w:r>
      <w:r w:rsidR="005C3909" w:rsidRPr="00A3036C">
        <w:rPr>
          <w:rFonts w:ascii="Times New Roman" w:hAnsi="Times New Roman" w:cs="Times New Roman"/>
          <w:sz w:val="24"/>
          <w:szCs w:val="24"/>
        </w:rPr>
        <w:t xml:space="preserve">e viverem como </w:t>
      </w:r>
      <w:r w:rsidR="000D137A" w:rsidRPr="00A3036C">
        <w:rPr>
          <w:rFonts w:ascii="Times New Roman" w:hAnsi="Times New Roman" w:cs="Times New Roman"/>
          <w:sz w:val="24"/>
          <w:szCs w:val="24"/>
        </w:rPr>
        <w:t>o animal</w:t>
      </w:r>
      <w:r w:rsidR="005C3909" w:rsidRPr="00A3036C">
        <w:rPr>
          <w:rFonts w:ascii="Times New Roman" w:hAnsi="Times New Roman" w:cs="Times New Roman"/>
          <w:sz w:val="24"/>
          <w:szCs w:val="24"/>
        </w:rPr>
        <w:t xml:space="preserve"> escolhido. Demais compactuam e fazem piada sobre o labirinto emocional ao que o ser humano está submetido por milênios, aprisionados </w:t>
      </w:r>
      <w:bookmarkStart w:id="36" w:name="_Hlk183688980"/>
      <w:r w:rsidR="005C3909" w:rsidRPr="00A3036C">
        <w:rPr>
          <w:rFonts w:ascii="Times New Roman" w:hAnsi="Times New Roman" w:cs="Times New Roman"/>
          <w:i/>
          <w:iCs/>
          <w:sz w:val="24"/>
          <w:szCs w:val="24"/>
        </w:rPr>
        <w:t>a tríade da maldade humana</w:t>
      </w:r>
      <w:r w:rsidR="005C3909" w:rsidRPr="00A3036C">
        <w:rPr>
          <w:rFonts w:ascii="Times New Roman" w:hAnsi="Times New Roman" w:cs="Times New Roman"/>
          <w:sz w:val="24"/>
          <w:szCs w:val="24"/>
        </w:rPr>
        <w:t xml:space="preserve">: </w:t>
      </w:r>
      <w:r w:rsidR="005C3909" w:rsidRPr="00A3036C">
        <w:rPr>
          <w:rFonts w:ascii="Times New Roman" w:hAnsi="Times New Roman" w:cs="Times New Roman"/>
          <w:i/>
          <w:iCs/>
          <w:sz w:val="24"/>
          <w:szCs w:val="24"/>
        </w:rPr>
        <w:t>ego</w:t>
      </w:r>
      <w:r w:rsidR="005C3909" w:rsidRPr="00A3036C">
        <w:rPr>
          <w:rFonts w:ascii="Times New Roman" w:hAnsi="Times New Roman" w:cs="Times New Roman"/>
          <w:sz w:val="24"/>
          <w:szCs w:val="24"/>
        </w:rPr>
        <w:t xml:space="preserve">, </w:t>
      </w:r>
      <w:r w:rsidR="005C3909" w:rsidRPr="00A3036C">
        <w:rPr>
          <w:rFonts w:ascii="Times New Roman" w:hAnsi="Times New Roman" w:cs="Times New Roman"/>
          <w:i/>
          <w:iCs/>
          <w:sz w:val="24"/>
          <w:szCs w:val="24"/>
        </w:rPr>
        <w:t xml:space="preserve">ganância </w:t>
      </w:r>
      <w:r w:rsidR="005C3909" w:rsidRPr="00A3036C">
        <w:rPr>
          <w:rFonts w:ascii="Times New Roman" w:hAnsi="Times New Roman" w:cs="Times New Roman"/>
          <w:sz w:val="24"/>
          <w:szCs w:val="24"/>
        </w:rPr>
        <w:t xml:space="preserve">e </w:t>
      </w:r>
      <w:r w:rsidR="005C3909" w:rsidRPr="00A3036C">
        <w:rPr>
          <w:rFonts w:ascii="Times New Roman" w:hAnsi="Times New Roman" w:cs="Times New Roman"/>
          <w:i/>
          <w:iCs/>
          <w:sz w:val="24"/>
          <w:szCs w:val="24"/>
        </w:rPr>
        <w:t>medo</w:t>
      </w:r>
      <w:r w:rsidR="005C3909" w:rsidRPr="00A3036C">
        <w:rPr>
          <w:rFonts w:ascii="Times New Roman" w:hAnsi="Times New Roman" w:cs="Times New Roman"/>
          <w:sz w:val="24"/>
          <w:szCs w:val="24"/>
        </w:rPr>
        <w:t xml:space="preserve"> </w:t>
      </w:r>
      <w:bookmarkEnd w:id="36"/>
      <w:r w:rsidR="005C3909" w:rsidRPr="00A3036C">
        <w:rPr>
          <w:rFonts w:ascii="Times New Roman" w:hAnsi="Times New Roman" w:cs="Times New Roman"/>
          <w:sz w:val="24"/>
          <w:szCs w:val="24"/>
        </w:rPr>
        <w:t>e dominado pelos pilares sistêmicos de governabilidade, religiosidade,</w:t>
      </w:r>
      <w:r w:rsidR="00095B6D" w:rsidRPr="00A3036C">
        <w:rPr>
          <w:rFonts w:ascii="Times New Roman" w:hAnsi="Times New Roman" w:cs="Times New Roman"/>
          <w:sz w:val="24"/>
          <w:szCs w:val="24"/>
        </w:rPr>
        <w:t xml:space="preserve"> midiáticos e educacionais. Gargalham o desequilíbrio da inteligibilidade e moralidade, regozijados pelo poder capacitado de tecnologia avançada, incluso</w:t>
      </w:r>
      <w:r w:rsidR="0097476E" w:rsidRPr="00A3036C">
        <w:rPr>
          <w:rFonts w:ascii="Times New Roman" w:hAnsi="Times New Roman" w:cs="Times New Roman"/>
          <w:sz w:val="24"/>
          <w:szCs w:val="24"/>
        </w:rPr>
        <w:t>,</w:t>
      </w:r>
      <w:r w:rsidR="00095B6D" w:rsidRPr="00A3036C">
        <w:rPr>
          <w:rFonts w:ascii="Times New Roman" w:hAnsi="Times New Roman" w:cs="Times New Roman"/>
          <w:sz w:val="24"/>
          <w:szCs w:val="24"/>
        </w:rPr>
        <w:t xml:space="preserve"> </w:t>
      </w:r>
      <w:r w:rsidR="00E043EC" w:rsidRPr="00A3036C">
        <w:rPr>
          <w:rFonts w:ascii="Times New Roman" w:hAnsi="Times New Roman" w:cs="Times New Roman"/>
          <w:sz w:val="24"/>
          <w:szCs w:val="24"/>
        </w:rPr>
        <w:t>produção de</w:t>
      </w:r>
      <w:r w:rsidR="0001285D" w:rsidRPr="00A3036C">
        <w:rPr>
          <w:rFonts w:ascii="Times New Roman" w:hAnsi="Times New Roman" w:cs="Times New Roman"/>
          <w:sz w:val="24"/>
          <w:szCs w:val="24"/>
        </w:rPr>
        <w:t xml:space="preserve"> humanos</w:t>
      </w:r>
      <w:r w:rsidR="00095B6D" w:rsidRPr="00A3036C">
        <w:rPr>
          <w:rFonts w:ascii="Times New Roman" w:hAnsi="Times New Roman" w:cs="Times New Roman"/>
          <w:sz w:val="24"/>
          <w:szCs w:val="24"/>
        </w:rPr>
        <w:t xml:space="preserve"> híbridos</w:t>
      </w:r>
      <w:r w:rsidR="00E043EC" w:rsidRPr="00A3036C">
        <w:rPr>
          <w:rFonts w:ascii="Times New Roman" w:hAnsi="Times New Roman" w:cs="Times New Roman"/>
          <w:sz w:val="24"/>
          <w:szCs w:val="24"/>
        </w:rPr>
        <w:t xml:space="preserve"> </w:t>
      </w:r>
      <w:r w:rsidR="00095B6D" w:rsidRPr="00A3036C">
        <w:rPr>
          <w:rFonts w:ascii="Times New Roman" w:hAnsi="Times New Roman" w:cs="Times New Roman"/>
          <w:sz w:val="24"/>
          <w:szCs w:val="24"/>
        </w:rPr>
        <w:t>no nascedouro da humanidade</w:t>
      </w:r>
      <w:r w:rsidR="0001285D" w:rsidRPr="00A3036C">
        <w:rPr>
          <w:rFonts w:ascii="Times New Roman" w:hAnsi="Times New Roman" w:cs="Times New Roman"/>
          <w:sz w:val="24"/>
          <w:szCs w:val="24"/>
        </w:rPr>
        <w:t xml:space="preserve"> com</w:t>
      </w:r>
      <w:r w:rsidR="00095B6D" w:rsidRPr="00A3036C">
        <w:rPr>
          <w:rFonts w:ascii="Times New Roman" w:hAnsi="Times New Roman" w:cs="Times New Roman"/>
          <w:sz w:val="24"/>
          <w:szCs w:val="24"/>
        </w:rPr>
        <w:t xml:space="preserve"> alteração genética limitadora d</w:t>
      </w:r>
      <w:r w:rsidR="00F72C15" w:rsidRPr="00A3036C">
        <w:rPr>
          <w:rFonts w:ascii="Times New Roman" w:hAnsi="Times New Roman" w:cs="Times New Roman"/>
          <w:sz w:val="24"/>
          <w:szCs w:val="24"/>
        </w:rPr>
        <w:t>o tempo de</w:t>
      </w:r>
      <w:r w:rsidR="00095B6D" w:rsidRPr="00A3036C">
        <w:rPr>
          <w:rFonts w:ascii="Times New Roman" w:hAnsi="Times New Roman" w:cs="Times New Roman"/>
          <w:sz w:val="24"/>
          <w:szCs w:val="24"/>
        </w:rPr>
        <w:t xml:space="preserve"> vida</w:t>
      </w:r>
      <w:r w:rsidR="00F72C15" w:rsidRPr="00A3036C">
        <w:rPr>
          <w:rFonts w:ascii="Times New Roman" w:hAnsi="Times New Roman" w:cs="Times New Roman"/>
          <w:sz w:val="24"/>
          <w:szCs w:val="24"/>
        </w:rPr>
        <w:t xml:space="preserve"> </w:t>
      </w:r>
      <w:r w:rsidR="00095B6D" w:rsidRPr="00A3036C">
        <w:rPr>
          <w:rFonts w:ascii="Times New Roman" w:hAnsi="Times New Roman" w:cs="Times New Roman"/>
          <w:sz w:val="24"/>
          <w:szCs w:val="24"/>
        </w:rPr>
        <w:t>até</w:t>
      </w:r>
      <w:r w:rsidR="00F72C15" w:rsidRPr="00A3036C">
        <w:rPr>
          <w:rFonts w:ascii="Times New Roman" w:hAnsi="Times New Roman" w:cs="Times New Roman"/>
          <w:sz w:val="24"/>
          <w:szCs w:val="24"/>
        </w:rPr>
        <w:t>, raramente</w:t>
      </w:r>
      <w:r w:rsidR="007326BD" w:rsidRPr="00A3036C">
        <w:rPr>
          <w:rFonts w:ascii="Times New Roman" w:hAnsi="Times New Roman" w:cs="Times New Roman"/>
          <w:sz w:val="24"/>
          <w:szCs w:val="24"/>
        </w:rPr>
        <w:t>,</w:t>
      </w:r>
      <w:r w:rsidR="00095B6D" w:rsidRPr="00A3036C">
        <w:rPr>
          <w:rFonts w:ascii="Times New Roman" w:hAnsi="Times New Roman" w:cs="Times New Roman"/>
          <w:sz w:val="24"/>
          <w:szCs w:val="24"/>
        </w:rPr>
        <w:t xml:space="preserve"> 125 anos</w:t>
      </w:r>
      <w:r w:rsidR="00A44C2A" w:rsidRPr="00A3036C">
        <w:rPr>
          <w:rFonts w:ascii="Times New Roman" w:hAnsi="Times New Roman" w:cs="Times New Roman"/>
          <w:sz w:val="24"/>
          <w:szCs w:val="24"/>
        </w:rPr>
        <w:t>.</w:t>
      </w:r>
      <w:r w:rsidR="00095B6D" w:rsidRPr="00A3036C">
        <w:rPr>
          <w:rFonts w:ascii="Times New Roman" w:hAnsi="Times New Roman" w:cs="Times New Roman"/>
          <w:sz w:val="24"/>
          <w:szCs w:val="24"/>
        </w:rPr>
        <w:t xml:space="preserve"> </w:t>
      </w:r>
      <w:r w:rsidR="00A44C2A" w:rsidRPr="00A3036C">
        <w:rPr>
          <w:rFonts w:ascii="Times New Roman" w:hAnsi="Times New Roman" w:cs="Times New Roman"/>
          <w:sz w:val="24"/>
          <w:szCs w:val="24"/>
        </w:rPr>
        <w:t>H</w:t>
      </w:r>
      <w:r w:rsidR="00095B6D" w:rsidRPr="00A3036C">
        <w:rPr>
          <w:rFonts w:ascii="Times New Roman" w:hAnsi="Times New Roman" w:cs="Times New Roman"/>
          <w:sz w:val="24"/>
          <w:szCs w:val="24"/>
        </w:rPr>
        <w:t>ábitos e doenças reduzem esta expectativa máxima</w:t>
      </w:r>
      <w:r w:rsidR="0097476E" w:rsidRPr="00A3036C">
        <w:rPr>
          <w:rFonts w:ascii="Times New Roman" w:hAnsi="Times New Roman" w:cs="Times New Roman"/>
          <w:sz w:val="24"/>
          <w:szCs w:val="24"/>
        </w:rPr>
        <w:t xml:space="preserve"> de vivência no orbe</w:t>
      </w:r>
      <w:r w:rsidR="00095B6D" w:rsidRPr="00A3036C">
        <w:rPr>
          <w:rFonts w:ascii="Times New Roman" w:hAnsi="Times New Roman" w:cs="Times New Roman"/>
          <w:sz w:val="24"/>
          <w:szCs w:val="24"/>
        </w:rPr>
        <w:t xml:space="preserve">. </w:t>
      </w:r>
    </w:p>
    <w:p w14:paraId="31D18518" w14:textId="1E4A4675" w:rsidR="00375AD9" w:rsidRPr="00A3036C" w:rsidRDefault="0097476E"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Criados a imagem e semelhança de Deus</w:t>
      </w:r>
      <w:r w:rsidR="003D11BC" w:rsidRPr="00A3036C">
        <w:rPr>
          <w:rFonts w:ascii="Times New Roman" w:hAnsi="Times New Roman" w:cs="Times New Roman"/>
          <w:sz w:val="24"/>
          <w:szCs w:val="24"/>
        </w:rPr>
        <w:t>:</w:t>
      </w:r>
      <w:r w:rsidR="00E23D14" w:rsidRPr="00A3036C">
        <w:rPr>
          <w:rFonts w:ascii="Times New Roman" w:hAnsi="Times New Roman" w:cs="Times New Roman"/>
          <w:sz w:val="24"/>
          <w:szCs w:val="24"/>
        </w:rPr>
        <w:t xml:space="preserve"> SPA — Supremo Poder Anônimo, leia-se Algozlenirus</w:t>
      </w:r>
      <w:r w:rsidR="008D3E21" w:rsidRPr="00A3036C">
        <w:rPr>
          <w:rFonts w:ascii="Times New Roman" w:hAnsi="Times New Roman" w:cs="Times New Roman"/>
          <w:sz w:val="24"/>
          <w:szCs w:val="24"/>
        </w:rPr>
        <w:t>, t</w:t>
      </w:r>
      <w:r w:rsidR="00E23D14" w:rsidRPr="00A3036C">
        <w:rPr>
          <w:rFonts w:ascii="Times New Roman" w:hAnsi="Times New Roman" w:cs="Times New Roman"/>
          <w:sz w:val="24"/>
          <w:szCs w:val="24"/>
        </w:rPr>
        <w:t>erráqueos, fisicamente e, destacadamente, emocionalmente, tendenciosamente, cultuam negatividades</w:t>
      </w:r>
      <w:r w:rsidR="0063423E" w:rsidRPr="00A3036C">
        <w:rPr>
          <w:rFonts w:ascii="Times New Roman" w:hAnsi="Times New Roman" w:cs="Times New Roman"/>
          <w:sz w:val="24"/>
          <w:szCs w:val="24"/>
        </w:rPr>
        <w:t xml:space="preserve"> </w:t>
      </w:r>
      <w:r w:rsidR="00E23D14" w:rsidRPr="00A3036C">
        <w:rPr>
          <w:rFonts w:ascii="Times New Roman" w:hAnsi="Times New Roman" w:cs="Times New Roman"/>
          <w:sz w:val="24"/>
          <w:szCs w:val="24"/>
        </w:rPr>
        <w:t>irradia</w:t>
      </w:r>
      <w:r w:rsidR="00087971" w:rsidRPr="00A3036C">
        <w:rPr>
          <w:rFonts w:ascii="Times New Roman" w:hAnsi="Times New Roman" w:cs="Times New Roman"/>
          <w:sz w:val="24"/>
          <w:szCs w:val="24"/>
        </w:rPr>
        <w:t>das</w:t>
      </w:r>
      <w:r w:rsidR="00E23D14" w:rsidRPr="00A3036C">
        <w:rPr>
          <w:rFonts w:ascii="Times New Roman" w:hAnsi="Times New Roman" w:cs="Times New Roman"/>
          <w:sz w:val="24"/>
          <w:szCs w:val="24"/>
        </w:rPr>
        <w:t xml:space="preserve"> por suas condutas não usuais</w:t>
      </w:r>
      <w:r w:rsidR="00801B6D" w:rsidRPr="00A3036C">
        <w:rPr>
          <w:rFonts w:ascii="Times New Roman" w:hAnsi="Times New Roman" w:cs="Times New Roman"/>
          <w:sz w:val="24"/>
          <w:szCs w:val="24"/>
        </w:rPr>
        <w:t xml:space="preserve"> e</w:t>
      </w:r>
      <w:r w:rsidR="00E23D14" w:rsidRPr="00A3036C">
        <w:rPr>
          <w:rFonts w:ascii="Times New Roman" w:hAnsi="Times New Roman" w:cs="Times New Roman"/>
          <w:sz w:val="24"/>
          <w:szCs w:val="24"/>
        </w:rPr>
        <w:t xml:space="preserve"> desrespeitosas ao valores </w:t>
      </w:r>
      <w:r w:rsidR="00801B6D" w:rsidRPr="00A3036C">
        <w:rPr>
          <w:rFonts w:ascii="Times New Roman" w:hAnsi="Times New Roman" w:cs="Times New Roman"/>
          <w:sz w:val="24"/>
          <w:szCs w:val="24"/>
        </w:rPr>
        <w:t>in</w:t>
      </w:r>
      <w:r w:rsidR="00E23D14" w:rsidRPr="00A3036C">
        <w:rPr>
          <w:rFonts w:ascii="Times New Roman" w:hAnsi="Times New Roman" w:cs="Times New Roman"/>
          <w:sz w:val="24"/>
          <w:szCs w:val="24"/>
        </w:rPr>
        <w:t xml:space="preserve">alienáveis, </w:t>
      </w:r>
      <w:r w:rsidR="0063423E" w:rsidRPr="00A3036C">
        <w:rPr>
          <w:rFonts w:ascii="Times New Roman" w:hAnsi="Times New Roman" w:cs="Times New Roman"/>
          <w:sz w:val="24"/>
          <w:szCs w:val="24"/>
        </w:rPr>
        <w:t xml:space="preserve">resultando em </w:t>
      </w:r>
      <w:r w:rsidR="00E23D14" w:rsidRPr="00A3036C">
        <w:rPr>
          <w:rFonts w:ascii="Times New Roman" w:hAnsi="Times New Roman" w:cs="Times New Roman"/>
          <w:sz w:val="24"/>
          <w:szCs w:val="24"/>
        </w:rPr>
        <w:t>ondas eletromagnéticas e emocionais rasteiras e contrárias a sua evolução.</w:t>
      </w:r>
      <w:r w:rsidR="000D137A" w:rsidRPr="00A3036C">
        <w:rPr>
          <w:rFonts w:ascii="Times New Roman" w:hAnsi="Times New Roman" w:cs="Times New Roman"/>
          <w:sz w:val="24"/>
          <w:szCs w:val="24"/>
        </w:rPr>
        <w:t xml:space="preserve"> </w:t>
      </w:r>
    </w:p>
    <w:p w14:paraId="0E08F551" w14:textId="33B552FA" w:rsidR="0097476E" w:rsidRPr="00A3036C" w:rsidRDefault="0097476E"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Eu Superior humano clama pela liberdade da prisão, através da consciência inspirada pelo livre arbítrio assertivo ao processo evolutivo, vislumbrando o encontro da unicidade, sob a Lei incondicional do amor. No entanto, a mentira e ilusão alimentadas pelo Sistema Terra  de uma vida materializada em conquistas efêmeras não </w:t>
      </w:r>
      <w:r w:rsidR="00E23D14" w:rsidRPr="00A3036C">
        <w:rPr>
          <w:rFonts w:ascii="Times New Roman" w:hAnsi="Times New Roman" w:cs="Times New Roman"/>
          <w:sz w:val="24"/>
          <w:szCs w:val="24"/>
        </w:rPr>
        <w:t>serv</w:t>
      </w:r>
      <w:r w:rsidRPr="00A3036C">
        <w:rPr>
          <w:rFonts w:ascii="Times New Roman" w:hAnsi="Times New Roman" w:cs="Times New Roman"/>
          <w:sz w:val="24"/>
          <w:szCs w:val="24"/>
        </w:rPr>
        <w:t xml:space="preserve">em para o despertar transicional ao </w:t>
      </w:r>
      <w:r w:rsidRPr="00A3036C">
        <w:rPr>
          <w:rFonts w:ascii="Times New Roman" w:hAnsi="Times New Roman" w:cs="Times New Roman"/>
          <w:i/>
          <w:iCs/>
          <w:sz w:val="24"/>
          <w:szCs w:val="24"/>
        </w:rPr>
        <w:t>quinto plano terráqueo</w:t>
      </w:r>
      <w:r w:rsidRPr="00A3036C">
        <w:rPr>
          <w:rFonts w:ascii="Times New Roman" w:hAnsi="Times New Roman" w:cs="Times New Roman"/>
          <w:sz w:val="24"/>
          <w:szCs w:val="24"/>
        </w:rPr>
        <w:t>, nomead</w:t>
      </w:r>
      <w:r w:rsidR="007A0364" w:rsidRPr="00A3036C">
        <w:rPr>
          <w:rFonts w:ascii="Times New Roman" w:hAnsi="Times New Roman" w:cs="Times New Roman"/>
          <w:sz w:val="24"/>
          <w:szCs w:val="24"/>
        </w:rPr>
        <w:t>o</w:t>
      </w:r>
      <w:r w:rsidRPr="00A3036C">
        <w:rPr>
          <w:rFonts w:ascii="Times New Roman" w:hAnsi="Times New Roman" w:cs="Times New Roman"/>
          <w:sz w:val="24"/>
          <w:szCs w:val="24"/>
        </w:rPr>
        <w:t xml:space="preserve"> de quinta dimensão. </w:t>
      </w:r>
    </w:p>
    <w:p w14:paraId="228D8BF8" w14:textId="79E777A2" w:rsidR="00CE0A73" w:rsidRPr="00A3036C" w:rsidRDefault="00431358" w:rsidP="00D7045D">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 convoca atenção para apresentar resumo de todas as deliberações do SPA — Supremo Poder Anônimo.</w:t>
      </w:r>
    </w:p>
    <w:p w14:paraId="6FBCEB50" w14:textId="3E4495CE" w:rsidR="002D1BA1" w:rsidRPr="00A3036C" w:rsidRDefault="00CE0A73" w:rsidP="00426E96">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Aplausos de Reinódio, Ilusiodiano e Reinovil selam a admiração e submissão ao SPA — Supremo Poder Anônimo, além do culto as suas respectivas vaidades e ao desequilíbrio da inteligibilidade e moralidade ao produzirem o </w:t>
      </w:r>
      <w:r w:rsidRPr="00A3036C">
        <w:rPr>
          <w:rFonts w:ascii="Times New Roman" w:hAnsi="Times New Roman" w:cs="Times New Roman"/>
          <w:i/>
          <w:iCs/>
          <w:sz w:val="24"/>
          <w:szCs w:val="24"/>
        </w:rPr>
        <w:t>pacote de maldades</w:t>
      </w:r>
      <w:r w:rsidR="00C10EE1" w:rsidRPr="00A3036C">
        <w:rPr>
          <w:rFonts w:ascii="Times New Roman" w:hAnsi="Times New Roman" w:cs="Times New Roman"/>
          <w:sz w:val="24"/>
          <w:szCs w:val="24"/>
        </w:rPr>
        <w:t>.</w:t>
      </w:r>
      <w:r w:rsidRPr="00A3036C">
        <w:rPr>
          <w:rFonts w:ascii="Times New Roman" w:hAnsi="Times New Roman" w:cs="Times New Roman"/>
          <w:i/>
          <w:iCs/>
          <w:sz w:val="24"/>
          <w:szCs w:val="24"/>
        </w:rPr>
        <w:t xml:space="preserve"> </w:t>
      </w:r>
      <w:r w:rsidR="00C10EE1" w:rsidRPr="00A3036C">
        <w:rPr>
          <w:rFonts w:ascii="Times New Roman" w:hAnsi="Times New Roman" w:cs="Times New Roman"/>
          <w:sz w:val="24"/>
          <w:szCs w:val="24"/>
        </w:rPr>
        <w:t>Objetivo</w:t>
      </w:r>
      <w:r w:rsidR="004A345A" w:rsidRPr="00A3036C">
        <w:rPr>
          <w:rFonts w:ascii="Times New Roman" w:hAnsi="Times New Roman" w:cs="Times New Roman"/>
          <w:sz w:val="24"/>
          <w:szCs w:val="24"/>
        </w:rPr>
        <w:t>?</w:t>
      </w:r>
      <w:r w:rsidR="00C10EE1" w:rsidRPr="00A3036C">
        <w:rPr>
          <w:rFonts w:ascii="Times New Roman" w:hAnsi="Times New Roman" w:cs="Times New Roman"/>
          <w:sz w:val="24"/>
          <w:szCs w:val="24"/>
        </w:rPr>
        <w:t xml:space="preserve">  </w:t>
      </w:r>
      <w:r w:rsidR="004A345A" w:rsidRPr="00A3036C">
        <w:rPr>
          <w:rFonts w:ascii="Times New Roman" w:hAnsi="Times New Roman" w:cs="Times New Roman"/>
          <w:sz w:val="24"/>
          <w:szCs w:val="24"/>
        </w:rPr>
        <w:t>C</w:t>
      </w:r>
      <w:r w:rsidR="00C10EE1" w:rsidRPr="00A3036C">
        <w:rPr>
          <w:rFonts w:ascii="Times New Roman" w:hAnsi="Times New Roman" w:cs="Times New Roman"/>
          <w:sz w:val="24"/>
          <w:szCs w:val="24"/>
        </w:rPr>
        <w:t xml:space="preserve">ontinuidade da manipulando e escravidão do terrícola. Nascer, viver </w:t>
      </w:r>
      <w:r w:rsidR="009C01FE" w:rsidRPr="00A3036C">
        <w:rPr>
          <w:rFonts w:ascii="Times New Roman" w:hAnsi="Times New Roman" w:cs="Times New Roman"/>
          <w:sz w:val="24"/>
          <w:szCs w:val="24"/>
        </w:rPr>
        <w:t>n</w:t>
      </w:r>
      <w:r w:rsidR="00C10EE1" w:rsidRPr="00A3036C">
        <w:rPr>
          <w:rFonts w:ascii="Times New Roman" w:hAnsi="Times New Roman" w:cs="Times New Roman"/>
          <w:sz w:val="24"/>
          <w:szCs w:val="24"/>
        </w:rPr>
        <w:t xml:space="preserve">uma sociedade de contas, morrer e reviver para pagar suas dívidas de vidas anteriores, sob o véu do esquecimento no </w:t>
      </w:r>
      <w:r w:rsidR="00C10EE1" w:rsidRPr="00A3036C">
        <w:rPr>
          <w:rFonts w:ascii="Times New Roman" w:hAnsi="Times New Roman" w:cs="Times New Roman"/>
          <w:i/>
          <w:iCs/>
          <w:sz w:val="24"/>
          <w:szCs w:val="24"/>
        </w:rPr>
        <w:t>primeiro plano terráqueo</w:t>
      </w:r>
      <w:r w:rsidR="00C10EE1" w:rsidRPr="00A3036C">
        <w:rPr>
          <w:rFonts w:ascii="Times New Roman" w:hAnsi="Times New Roman" w:cs="Times New Roman"/>
          <w:sz w:val="24"/>
          <w:szCs w:val="24"/>
        </w:rPr>
        <w:t xml:space="preserve">. Ser convencido a reencarnar no </w:t>
      </w:r>
      <w:r w:rsidR="00C10EE1" w:rsidRPr="00A3036C">
        <w:rPr>
          <w:rFonts w:ascii="Times New Roman" w:hAnsi="Times New Roman" w:cs="Times New Roman"/>
          <w:i/>
          <w:iCs/>
          <w:sz w:val="24"/>
          <w:szCs w:val="24"/>
        </w:rPr>
        <w:t>segundo plano terráqueo</w:t>
      </w:r>
      <w:r w:rsidR="00ED3F4C" w:rsidRPr="00A3036C">
        <w:rPr>
          <w:rFonts w:ascii="Times New Roman" w:hAnsi="Times New Roman" w:cs="Times New Roman"/>
          <w:sz w:val="24"/>
          <w:szCs w:val="24"/>
        </w:rPr>
        <w:t>.</w:t>
      </w:r>
      <w:r w:rsidR="00C10EE1" w:rsidRPr="00A3036C">
        <w:rPr>
          <w:rFonts w:ascii="Times New Roman" w:hAnsi="Times New Roman" w:cs="Times New Roman"/>
          <w:sz w:val="24"/>
          <w:szCs w:val="24"/>
        </w:rPr>
        <w:t xml:space="preserve"> </w:t>
      </w:r>
      <w:r w:rsidR="00ED3F4C" w:rsidRPr="00A3036C">
        <w:rPr>
          <w:rFonts w:ascii="Times New Roman" w:hAnsi="Times New Roman" w:cs="Times New Roman"/>
          <w:sz w:val="24"/>
          <w:szCs w:val="24"/>
        </w:rPr>
        <w:t>Ir</w:t>
      </w:r>
      <w:r w:rsidR="00C10EE1" w:rsidRPr="00A3036C">
        <w:rPr>
          <w:rFonts w:ascii="Times New Roman" w:hAnsi="Times New Roman" w:cs="Times New Roman"/>
          <w:sz w:val="24"/>
          <w:szCs w:val="24"/>
        </w:rPr>
        <w:t xml:space="preserve"> e volt</w:t>
      </w:r>
      <w:r w:rsidR="00ED3F4C" w:rsidRPr="00A3036C">
        <w:rPr>
          <w:rFonts w:ascii="Times New Roman" w:hAnsi="Times New Roman" w:cs="Times New Roman"/>
          <w:sz w:val="24"/>
          <w:szCs w:val="24"/>
        </w:rPr>
        <w:t>ar</w:t>
      </w:r>
      <w:r w:rsidR="00C10EE1" w:rsidRPr="00A3036C">
        <w:rPr>
          <w:rFonts w:ascii="Times New Roman" w:hAnsi="Times New Roman" w:cs="Times New Roman"/>
          <w:sz w:val="24"/>
          <w:szCs w:val="24"/>
        </w:rPr>
        <w:t xml:space="preserve"> sem vislumbrar a verdadeira evolução repousada no seu interior</w:t>
      </w:r>
      <w:r w:rsidR="00DD7839" w:rsidRPr="00A3036C">
        <w:rPr>
          <w:rFonts w:ascii="Times New Roman" w:hAnsi="Times New Roman" w:cs="Times New Roman"/>
          <w:sz w:val="24"/>
          <w:szCs w:val="24"/>
        </w:rPr>
        <w:t>.</w:t>
      </w:r>
      <w:r w:rsidR="00E74A69" w:rsidRPr="00A3036C">
        <w:rPr>
          <w:rFonts w:ascii="Times New Roman" w:hAnsi="Times New Roman" w:cs="Times New Roman"/>
          <w:sz w:val="24"/>
          <w:szCs w:val="24"/>
        </w:rPr>
        <w:t xml:space="preserve"> S</w:t>
      </w:r>
      <w:r w:rsidR="00C10EE1" w:rsidRPr="00A3036C">
        <w:rPr>
          <w:rFonts w:ascii="Times New Roman" w:hAnsi="Times New Roman" w:cs="Times New Roman"/>
          <w:sz w:val="24"/>
          <w:szCs w:val="24"/>
        </w:rPr>
        <w:t>er</w:t>
      </w:r>
      <w:r w:rsidR="00E74A69" w:rsidRPr="00A3036C">
        <w:rPr>
          <w:rFonts w:ascii="Times New Roman" w:hAnsi="Times New Roman" w:cs="Times New Roman"/>
          <w:sz w:val="24"/>
          <w:szCs w:val="24"/>
        </w:rPr>
        <w:t xml:space="preserve"> mantido longe do</w:t>
      </w:r>
      <w:r w:rsidR="00C10EE1" w:rsidRPr="00A3036C">
        <w:rPr>
          <w:rFonts w:ascii="Times New Roman" w:hAnsi="Times New Roman" w:cs="Times New Roman"/>
          <w:sz w:val="24"/>
          <w:szCs w:val="24"/>
        </w:rPr>
        <w:t xml:space="preserve"> desperta</w:t>
      </w:r>
      <w:r w:rsidR="00555A03" w:rsidRPr="00A3036C">
        <w:rPr>
          <w:rFonts w:ascii="Times New Roman" w:hAnsi="Times New Roman" w:cs="Times New Roman"/>
          <w:sz w:val="24"/>
          <w:szCs w:val="24"/>
        </w:rPr>
        <w:t>r</w:t>
      </w:r>
      <w:r w:rsidR="00C10EE1" w:rsidRPr="00A3036C">
        <w:rPr>
          <w:rFonts w:ascii="Times New Roman" w:hAnsi="Times New Roman" w:cs="Times New Roman"/>
          <w:sz w:val="24"/>
          <w:szCs w:val="24"/>
        </w:rPr>
        <w:t xml:space="preserve"> </w:t>
      </w:r>
      <w:r w:rsidR="00555A03" w:rsidRPr="00A3036C">
        <w:rPr>
          <w:rFonts w:ascii="Times New Roman" w:hAnsi="Times New Roman" w:cs="Times New Roman"/>
          <w:sz w:val="24"/>
          <w:szCs w:val="24"/>
        </w:rPr>
        <w:t>da</w:t>
      </w:r>
      <w:r w:rsidR="00C10EE1" w:rsidRPr="00A3036C">
        <w:rPr>
          <w:rFonts w:ascii="Times New Roman" w:hAnsi="Times New Roman" w:cs="Times New Roman"/>
          <w:sz w:val="24"/>
          <w:szCs w:val="24"/>
        </w:rPr>
        <w:t xml:space="preserve"> própria consciência energizada à luz do casal criador residente no SEU — Soberana Energia Universal.</w:t>
      </w:r>
    </w:p>
    <w:p w14:paraId="259BB6B9" w14:textId="06927F46" w:rsidR="007F2488" w:rsidRPr="00A3036C" w:rsidRDefault="00EA5729" w:rsidP="00426E96">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 aciona as serviçais masculinos e femininos de todas as raças humanas para trazerem champanhe e morangos. Belos e belas, dançam a sexualidade para seus amos comemorarem a criação divinal do demônio.</w:t>
      </w:r>
      <w:r w:rsidR="00AA4B34" w:rsidRPr="00A3036C">
        <w:rPr>
          <w:rFonts w:ascii="Times New Roman" w:hAnsi="Times New Roman" w:cs="Times New Roman"/>
          <w:sz w:val="24"/>
          <w:szCs w:val="24"/>
        </w:rPr>
        <w:t xml:space="preserve"> </w:t>
      </w:r>
      <w:r w:rsidR="007F2488" w:rsidRPr="00A3036C">
        <w:rPr>
          <w:rFonts w:ascii="Times New Roman" w:hAnsi="Times New Roman" w:cs="Times New Roman"/>
          <w:sz w:val="24"/>
          <w:szCs w:val="24"/>
        </w:rPr>
        <w:t xml:space="preserve">Divergências a parte, </w:t>
      </w:r>
      <w:r w:rsidR="007F2488" w:rsidRPr="00A3036C">
        <w:rPr>
          <w:rFonts w:ascii="Times New Roman" w:hAnsi="Times New Roman" w:cs="Times New Roman"/>
          <w:i/>
          <w:iCs/>
          <w:sz w:val="24"/>
          <w:szCs w:val="24"/>
        </w:rPr>
        <w:t xml:space="preserve">os donos do mundo </w:t>
      </w:r>
      <w:r w:rsidR="007F2488" w:rsidRPr="00A3036C">
        <w:rPr>
          <w:rFonts w:ascii="Times New Roman" w:hAnsi="Times New Roman" w:cs="Times New Roman"/>
          <w:sz w:val="24"/>
          <w:szCs w:val="24"/>
        </w:rPr>
        <w:t>entregam-se</w:t>
      </w:r>
      <w:r w:rsidR="00A16141" w:rsidRPr="00A3036C">
        <w:rPr>
          <w:rFonts w:ascii="Times New Roman" w:hAnsi="Times New Roman" w:cs="Times New Roman"/>
          <w:sz w:val="24"/>
          <w:szCs w:val="24"/>
        </w:rPr>
        <w:t xml:space="preserve"> aos prazeres carnai</w:t>
      </w:r>
      <w:r w:rsidR="005619CC" w:rsidRPr="00A3036C">
        <w:rPr>
          <w:rFonts w:ascii="Times New Roman" w:hAnsi="Times New Roman" w:cs="Times New Roman"/>
          <w:sz w:val="24"/>
          <w:szCs w:val="24"/>
        </w:rPr>
        <w:t>s, satisfazendo na bissexualidade os desejos e práticas sexuai</w:t>
      </w:r>
      <w:r w:rsidR="00E6452A" w:rsidRPr="00A3036C">
        <w:rPr>
          <w:rFonts w:ascii="Times New Roman" w:hAnsi="Times New Roman" w:cs="Times New Roman"/>
          <w:sz w:val="24"/>
          <w:szCs w:val="24"/>
        </w:rPr>
        <w:t>s de todas as formas</w:t>
      </w:r>
      <w:r w:rsidR="00E31931" w:rsidRPr="00A3036C">
        <w:rPr>
          <w:rFonts w:ascii="Times New Roman" w:hAnsi="Times New Roman" w:cs="Times New Roman"/>
          <w:sz w:val="24"/>
          <w:szCs w:val="24"/>
        </w:rPr>
        <w:t xml:space="preserve"> </w:t>
      </w:r>
      <w:r w:rsidR="008462A0" w:rsidRPr="00A3036C">
        <w:rPr>
          <w:rFonts w:ascii="Times New Roman" w:hAnsi="Times New Roman" w:cs="Times New Roman"/>
          <w:sz w:val="24"/>
          <w:szCs w:val="24"/>
        </w:rPr>
        <w:t>possíveis</w:t>
      </w:r>
      <w:r w:rsidR="00F87174" w:rsidRPr="00A3036C">
        <w:rPr>
          <w:rFonts w:ascii="Times New Roman" w:hAnsi="Times New Roman" w:cs="Times New Roman"/>
          <w:sz w:val="24"/>
          <w:szCs w:val="24"/>
        </w:rPr>
        <w:t xml:space="preserve"> e</w:t>
      </w:r>
      <w:r w:rsidR="008462A0" w:rsidRPr="00A3036C">
        <w:rPr>
          <w:rFonts w:ascii="Times New Roman" w:hAnsi="Times New Roman" w:cs="Times New Roman"/>
          <w:sz w:val="24"/>
          <w:szCs w:val="24"/>
        </w:rPr>
        <w:t xml:space="preserve"> imagináveis </w:t>
      </w:r>
      <w:r w:rsidR="00EA11ED" w:rsidRPr="00A3036C">
        <w:rPr>
          <w:rFonts w:ascii="Times New Roman" w:hAnsi="Times New Roman" w:cs="Times New Roman"/>
          <w:sz w:val="24"/>
          <w:szCs w:val="24"/>
        </w:rPr>
        <w:t>de promiscuidade</w:t>
      </w:r>
      <w:r w:rsidR="00AA4B34" w:rsidRPr="00A3036C">
        <w:rPr>
          <w:rFonts w:ascii="Times New Roman" w:hAnsi="Times New Roman" w:cs="Times New Roman"/>
          <w:sz w:val="24"/>
          <w:szCs w:val="24"/>
        </w:rPr>
        <w:t>, mas não sem antes, Algozlenirus encerrar a produtiva reunião para manutenção do Sistema Terra</w:t>
      </w:r>
      <w:r w:rsidR="00EA11ED" w:rsidRPr="00A3036C">
        <w:rPr>
          <w:rFonts w:ascii="Times New Roman" w:hAnsi="Times New Roman" w:cs="Times New Roman"/>
          <w:sz w:val="24"/>
          <w:szCs w:val="24"/>
        </w:rPr>
        <w:t>.</w:t>
      </w:r>
    </w:p>
    <w:p w14:paraId="34A7A95C" w14:textId="77777777" w:rsidR="00AA4B34" w:rsidRPr="00A3036C" w:rsidRDefault="00AA4B34" w:rsidP="00426E96">
      <w:pPr>
        <w:spacing w:after="0"/>
        <w:jc w:val="both"/>
        <w:rPr>
          <w:rFonts w:ascii="Times New Roman" w:hAnsi="Times New Roman" w:cs="Times New Roman"/>
          <w:sz w:val="24"/>
          <w:szCs w:val="24"/>
        </w:rPr>
      </w:pPr>
    </w:p>
    <w:p w14:paraId="3FF35A0E" w14:textId="51A0AE25" w:rsidR="007A4B36" w:rsidRPr="00A3036C" w:rsidRDefault="00AA4B34" w:rsidP="006E5A2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Vertentes para alimentar </w:t>
      </w:r>
      <w:r w:rsidRPr="00A3036C">
        <w:rPr>
          <w:rFonts w:ascii="Times New Roman" w:hAnsi="Times New Roman" w:cs="Times New Roman"/>
          <w:i/>
          <w:iCs/>
          <w:sz w:val="24"/>
          <w:szCs w:val="24"/>
        </w:rPr>
        <w:t>a 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r w:rsidRPr="00A3036C">
        <w:rPr>
          <w:rFonts w:ascii="Times New Roman" w:hAnsi="Times New Roman" w:cs="Times New Roman"/>
          <w:sz w:val="24"/>
          <w:szCs w:val="24"/>
        </w:rPr>
        <w:t xml:space="preserve"> estão definidas ― Repassa o elencado no computador</w:t>
      </w:r>
      <w:r w:rsidR="0091485D" w:rsidRPr="00A3036C">
        <w:rPr>
          <w:rFonts w:ascii="Times New Roman" w:hAnsi="Times New Roman" w:cs="Times New Roman"/>
          <w:sz w:val="24"/>
          <w:szCs w:val="24"/>
        </w:rPr>
        <w:t xml:space="preserve">, </w:t>
      </w:r>
      <w:r w:rsidR="0091485D" w:rsidRPr="00A3036C">
        <w:rPr>
          <w:rFonts w:ascii="Times New Roman" w:hAnsi="Times New Roman" w:cs="Times New Roman"/>
          <w:i/>
          <w:iCs/>
          <w:sz w:val="24"/>
          <w:szCs w:val="24"/>
        </w:rPr>
        <w:t>túnel do tempo</w:t>
      </w:r>
      <w:r w:rsidR="0091485D" w:rsidRPr="00A3036C">
        <w:rPr>
          <w:rFonts w:ascii="Times New Roman" w:hAnsi="Times New Roman" w:cs="Times New Roman"/>
          <w:sz w:val="24"/>
          <w:szCs w:val="24"/>
        </w:rPr>
        <w:t>,</w:t>
      </w:r>
      <w:r w:rsidRPr="00A3036C">
        <w:rPr>
          <w:rFonts w:ascii="Times New Roman" w:hAnsi="Times New Roman" w:cs="Times New Roman"/>
          <w:sz w:val="24"/>
          <w:szCs w:val="24"/>
        </w:rPr>
        <w:t xml:space="preserve"> do Sistema Terra</w:t>
      </w:r>
      <w:r w:rsidR="0091485D" w:rsidRPr="00A3036C">
        <w:rPr>
          <w:rFonts w:ascii="Times New Roman" w:hAnsi="Times New Roman" w:cs="Times New Roman"/>
          <w:i/>
          <w:iCs/>
          <w:sz w:val="24"/>
          <w:szCs w:val="24"/>
        </w:rPr>
        <w:t xml:space="preserve"> </w:t>
      </w:r>
      <w:r w:rsidRPr="00A3036C">
        <w:rPr>
          <w:rFonts w:ascii="Times New Roman" w:hAnsi="Times New Roman" w:cs="Times New Roman"/>
          <w:sz w:val="24"/>
          <w:szCs w:val="24"/>
        </w:rPr>
        <w:t xml:space="preserve">― O </w:t>
      </w:r>
      <w:r w:rsidRPr="00A3036C">
        <w:rPr>
          <w:rFonts w:ascii="Times New Roman" w:hAnsi="Times New Roman" w:cs="Times New Roman"/>
          <w:i/>
          <w:iCs/>
          <w:sz w:val="24"/>
          <w:szCs w:val="24"/>
        </w:rPr>
        <w:t xml:space="preserve">pacote de maldades </w:t>
      </w:r>
      <w:r w:rsidRPr="00A3036C">
        <w:rPr>
          <w:rFonts w:ascii="Times New Roman" w:hAnsi="Times New Roman" w:cs="Times New Roman"/>
          <w:sz w:val="24"/>
          <w:szCs w:val="24"/>
        </w:rPr>
        <w:t xml:space="preserve">está satisfatório e  a farsa elaborada </w:t>
      </w:r>
      <w:r w:rsidR="0091485D" w:rsidRPr="00A3036C">
        <w:rPr>
          <w:rFonts w:ascii="Times New Roman" w:hAnsi="Times New Roman" w:cs="Times New Roman"/>
          <w:sz w:val="24"/>
          <w:szCs w:val="24"/>
        </w:rPr>
        <w:t>com</w:t>
      </w:r>
      <w:r w:rsidRPr="00A3036C">
        <w:rPr>
          <w:rFonts w:ascii="Times New Roman" w:hAnsi="Times New Roman" w:cs="Times New Roman"/>
          <w:sz w:val="24"/>
          <w:szCs w:val="24"/>
        </w:rPr>
        <w:t xml:space="preserve"> Emmanuel Jesus de Deus</w:t>
      </w:r>
      <w:r w:rsidR="0091485D" w:rsidRPr="00A3036C">
        <w:rPr>
          <w:rFonts w:ascii="Times New Roman" w:hAnsi="Times New Roman" w:cs="Times New Roman"/>
          <w:sz w:val="24"/>
          <w:szCs w:val="24"/>
        </w:rPr>
        <w:t xml:space="preserve"> será um sucesso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 </w:t>
      </w:r>
      <w:r w:rsidRPr="00A3036C">
        <w:rPr>
          <w:rFonts w:ascii="Times New Roman" w:hAnsi="Times New Roman" w:cs="Times New Roman"/>
          <w:sz w:val="24"/>
          <w:szCs w:val="24"/>
        </w:rPr>
        <w:t xml:space="preserve">Apresenta os ensaios de Roberto Evaristo encarnando o Papa e Jesuíno Deusalino, a Emmanuel Jesus de Deus ― Todos aprovam as performances dos atores </w:t>
      </w:r>
      <w:r w:rsidRPr="00A3036C">
        <w:rPr>
          <w:rFonts w:ascii="Times New Roman" w:hAnsi="Times New Roman" w:cs="Times New Roman"/>
          <w:i/>
          <w:iCs/>
          <w:sz w:val="24"/>
          <w:szCs w:val="24"/>
        </w:rPr>
        <w:t>―</w:t>
      </w:r>
      <w:r w:rsidRPr="00A3036C">
        <w:rPr>
          <w:rFonts w:ascii="Times New Roman" w:hAnsi="Times New Roman" w:cs="Times New Roman"/>
          <w:sz w:val="24"/>
          <w:szCs w:val="24"/>
        </w:rPr>
        <w:t xml:space="preserve"> Continuemos a reencarnar corpos femininos em masculinos e vice-</w:t>
      </w:r>
      <w:r w:rsidRPr="00A3036C">
        <w:rPr>
          <w:rFonts w:ascii="Times New Roman" w:hAnsi="Times New Roman" w:cs="Times New Roman"/>
          <w:sz w:val="24"/>
          <w:szCs w:val="24"/>
        </w:rPr>
        <w:lastRenderedPageBreak/>
        <w:t xml:space="preserve">versa, dando voz a comunidade LGBTQIAP+ e desprestigiando os heteros ― </w:t>
      </w:r>
      <w:r w:rsidR="00F023A4" w:rsidRPr="00A3036C">
        <w:rPr>
          <w:rFonts w:ascii="Times New Roman" w:hAnsi="Times New Roman" w:cs="Times New Roman"/>
          <w:sz w:val="24"/>
          <w:szCs w:val="24"/>
        </w:rPr>
        <w:t>E</w:t>
      </w:r>
      <w:r w:rsidRPr="00A3036C">
        <w:rPr>
          <w:rFonts w:ascii="Times New Roman" w:hAnsi="Times New Roman" w:cs="Times New Roman"/>
          <w:sz w:val="24"/>
          <w:szCs w:val="24"/>
        </w:rPr>
        <w:t xml:space="preserve">ntreolhares de concordância  ― População  </w:t>
      </w:r>
      <w:r w:rsidR="0091485D" w:rsidRPr="00A3036C">
        <w:rPr>
          <w:rFonts w:ascii="Times New Roman" w:hAnsi="Times New Roman" w:cs="Times New Roman"/>
          <w:sz w:val="24"/>
          <w:szCs w:val="24"/>
        </w:rPr>
        <w:t>reduz</w:t>
      </w:r>
      <w:r w:rsidR="000A35F6" w:rsidRPr="00A3036C">
        <w:rPr>
          <w:rFonts w:ascii="Times New Roman" w:hAnsi="Times New Roman" w:cs="Times New Roman"/>
          <w:sz w:val="24"/>
          <w:szCs w:val="24"/>
        </w:rPr>
        <w:t>ida diminui</w:t>
      </w:r>
      <w:r w:rsidRPr="00A3036C">
        <w:rPr>
          <w:rFonts w:ascii="Times New Roman" w:hAnsi="Times New Roman" w:cs="Times New Roman"/>
          <w:sz w:val="24"/>
          <w:szCs w:val="24"/>
        </w:rPr>
        <w:t xml:space="preserve"> </w:t>
      </w:r>
      <w:r w:rsidR="000A35F6" w:rsidRPr="00A3036C">
        <w:rPr>
          <w:rFonts w:ascii="Times New Roman" w:hAnsi="Times New Roman" w:cs="Times New Roman"/>
          <w:sz w:val="24"/>
          <w:szCs w:val="24"/>
        </w:rPr>
        <w:t>a possibilidade d</w:t>
      </w:r>
      <w:r w:rsidRPr="00A3036C">
        <w:rPr>
          <w:rFonts w:ascii="Times New Roman" w:hAnsi="Times New Roman" w:cs="Times New Roman"/>
          <w:sz w:val="24"/>
          <w:szCs w:val="24"/>
        </w:rPr>
        <w:t>o despertar</w:t>
      </w:r>
      <w:r w:rsidR="000A35F6" w:rsidRPr="00A3036C">
        <w:rPr>
          <w:rFonts w:ascii="Times New Roman" w:hAnsi="Times New Roman" w:cs="Times New Roman"/>
          <w:sz w:val="24"/>
          <w:szCs w:val="24"/>
        </w:rPr>
        <w:t xml:space="preserve"> em massa da humanidade, possibilita</w:t>
      </w:r>
      <w:r w:rsidR="001459CA" w:rsidRPr="00A3036C">
        <w:rPr>
          <w:rFonts w:ascii="Times New Roman" w:hAnsi="Times New Roman" w:cs="Times New Roman"/>
          <w:sz w:val="24"/>
          <w:szCs w:val="24"/>
        </w:rPr>
        <w:t>ndo</w:t>
      </w:r>
      <w:r w:rsidR="000A35F6" w:rsidRPr="00A3036C">
        <w:rPr>
          <w:rFonts w:ascii="Times New Roman" w:hAnsi="Times New Roman" w:cs="Times New Roman"/>
          <w:sz w:val="24"/>
          <w:szCs w:val="24"/>
        </w:rPr>
        <w:t xml:space="preserve"> um</w:t>
      </w:r>
      <w:r w:rsidR="00096261" w:rsidRPr="00A3036C">
        <w:rPr>
          <w:rFonts w:ascii="Times New Roman" w:hAnsi="Times New Roman" w:cs="Times New Roman"/>
          <w:sz w:val="24"/>
          <w:szCs w:val="24"/>
        </w:rPr>
        <w:t xml:space="preserve"> melhor</w:t>
      </w:r>
      <w:r w:rsidR="000A35F6" w:rsidRPr="00A3036C">
        <w:rPr>
          <w:rFonts w:ascii="Times New Roman" w:hAnsi="Times New Roman" w:cs="Times New Roman"/>
          <w:sz w:val="24"/>
          <w:szCs w:val="24"/>
        </w:rPr>
        <w:t xml:space="preserve"> controle</w:t>
      </w:r>
      <w:r w:rsidR="001459CA" w:rsidRPr="00A3036C">
        <w:rPr>
          <w:rFonts w:ascii="Times New Roman" w:hAnsi="Times New Roman" w:cs="Times New Roman"/>
          <w:sz w:val="24"/>
          <w:szCs w:val="24"/>
        </w:rPr>
        <w:t xml:space="preserve"> d</w:t>
      </w:r>
      <w:r w:rsidR="00096261" w:rsidRPr="00A3036C">
        <w:rPr>
          <w:rFonts w:ascii="Times New Roman" w:hAnsi="Times New Roman" w:cs="Times New Roman"/>
          <w:sz w:val="24"/>
          <w:szCs w:val="24"/>
        </w:rPr>
        <w:t xml:space="preserve">a Terra </w:t>
      </w:r>
      <w:r w:rsidR="00140E65" w:rsidRPr="00A3036C">
        <w:rPr>
          <w:rFonts w:ascii="Times New Roman" w:hAnsi="Times New Roman" w:cs="Times New Roman"/>
          <w:sz w:val="24"/>
          <w:szCs w:val="24"/>
        </w:rPr>
        <w:t>―</w:t>
      </w:r>
      <w:r w:rsidR="00D0539E" w:rsidRPr="00A3036C">
        <w:rPr>
          <w:rFonts w:ascii="Times New Roman" w:hAnsi="Times New Roman" w:cs="Times New Roman"/>
          <w:sz w:val="24"/>
          <w:szCs w:val="24"/>
        </w:rPr>
        <w:t xml:space="preserve"> Afere e mostra no </w:t>
      </w:r>
      <w:r w:rsidR="00EF79BA" w:rsidRPr="00A3036C">
        <w:rPr>
          <w:rFonts w:ascii="Times New Roman" w:hAnsi="Times New Roman" w:cs="Times New Roman"/>
          <w:i/>
          <w:iCs/>
          <w:sz w:val="24"/>
          <w:szCs w:val="24"/>
        </w:rPr>
        <w:t>túnel do tempo</w:t>
      </w:r>
      <w:r w:rsidR="00EF79BA" w:rsidRPr="00A3036C">
        <w:rPr>
          <w:rFonts w:ascii="Times New Roman" w:hAnsi="Times New Roman" w:cs="Times New Roman"/>
          <w:sz w:val="24"/>
          <w:szCs w:val="24"/>
        </w:rPr>
        <w:t xml:space="preserve">, a população terráquea em 2024 </w:t>
      </w:r>
      <w:r w:rsidR="007261B7" w:rsidRPr="00A3036C">
        <w:rPr>
          <w:rFonts w:ascii="Times New Roman" w:hAnsi="Times New Roman" w:cs="Times New Roman"/>
          <w:sz w:val="24"/>
          <w:szCs w:val="24"/>
        </w:rPr>
        <w:t xml:space="preserve">com </w:t>
      </w:r>
      <w:r w:rsidR="005A7219" w:rsidRPr="00A3036C">
        <w:rPr>
          <w:rFonts w:ascii="Times New Roman" w:hAnsi="Times New Roman" w:cs="Times New Roman"/>
          <w:sz w:val="24"/>
          <w:szCs w:val="24"/>
        </w:rPr>
        <w:t xml:space="preserve">mais de </w:t>
      </w:r>
      <w:r w:rsidR="00A55435" w:rsidRPr="00A3036C">
        <w:rPr>
          <w:rFonts w:ascii="Times New Roman" w:hAnsi="Times New Roman" w:cs="Times New Roman"/>
          <w:sz w:val="24"/>
          <w:szCs w:val="24"/>
        </w:rPr>
        <w:t>8 bilhões de pessoas</w:t>
      </w:r>
      <w:r w:rsidR="00EF79BA" w:rsidRPr="00A3036C">
        <w:rPr>
          <w:rFonts w:ascii="Times New Roman" w:hAnsi="Times New Roman" w:cs="Times New Roman"/>
          <w:i/>
          <w:iCs/>
          <w:sz w:val="24"/>
          <w:szCs w:val="24"/>
        </w:rPr>
        <w:t xml:space="preserve"> </w:t>
      </w:r>
      <w:r w:rsidR="00140E65" w:rsidRPr="00A3036C">
        <w:rPr>
          <w:rFonts w:ascii="Times New Roman" w:hAnsi="Times New Roman" w:cs="Times New Roman"/>
          <w:sz w:val="24"/>
          <w:szCs w:val="24"/>
        </w:rPr>
        <w:t>―</w:t>
      </w:r>
      <w:r w:rsidR="001459CA" w:rsidRPr="00A3036C">
        <w:rPr>
          <w:rFonts w:ascii="Times New Roman" w:hAnsi="Times New Roman" w:cs="Times New Roman"/>
          <w:sz w:val="24"/>
          <w:szCs w:val="24"/>
        </w:rPr>
        <w:t xml:space="preserve"> </w:t>
      </w:r>
      <w:r w:rsidR="00000332" w:rsidRPr="00A3036C">
        <w:rPr>
          <w:rFonts w:ascii="Times New Roman" w:hAnsi="Times New Roman" w:cs="Times New Roman"/>
          <w:sz w:val="24"/>
          <w:szCs w:val="24"/>
        </w:rPr>
        <w:t>As</w:t>
      </w:r>
      <w:r w:rsidR="00CD5380" w:rsidRPr="00A3036C">
        <w:rPr>
          <w:rFonts w:ascii="Times New Roman" w:hAnsi="Times New Roman" w:cs="Times New Roman"/>
          <w:sz w:val="24"/>
          <w:szCs w:val="24"/>
        </w:rPr>
        <w:t>sim</w:t>
      </w:r>
      <w:r w:rsidR="001459CA" w:rsidRPr="00A3036C">
        <w:rPr>
          <w:rFonts w:ascii="Times New Roman" w:hAnsi="Times New Roman" w:cs="Times New Roman"/>
          <w:sz w:val="24"/>
          <w:szCs w:val="24"/>
        </w:rPr>
        <w:t xml:space="preserve"> detectamos</w:t>
      </w:r>
      <w:r w:rsidR="001A4FBF" w:rsidRPr="00A3036C">
        <w:rPr>
          <w:rFonts w:ascii="Times New Roman" w:hAnsi="Times New Roman" w:cs="Times New Roman"/>
          <w:sz w:val="24"/>
          <w:szCs w:val="24"/>
        </w:rPr>
        <w:t xml:space="preserve">, </w:t>
      </w:r>
      <w:r w:rsidR="000E1782" w:rsidRPr="00A3036C">
        <w:rPr>
          <w:rFonts w:ascii="Times New Roman" w:hAnsi="Times New Roman" w:cs="Times New Roman"/>
          <w:sz w:val="24"/>
          <w:szCs w:val="24"/>
        </w:rPr>
        <w:t>rapida</w:t>
      </w:r>
      <w:r w:rsidR="001A4FBF" w:rsidRPr="00A3036C">
        <w:rPr>
          <w:rFonts w:ascii="Times New Roman" w:hAnsi="Times New Roman" w:cs="Times New Roman"/>
          <w:sz w:val="24"/>
          <w:szCs w:val="24"/>
        </w:rPr>
        <w:t>ment</w:t>
      </w:r>
      <w:r w:rsidR="001459CA" w:rsidRPr="00A3036C">
        <w:rPr>
          <w:rFonts w:ascii="Times New Roman" w:hAnsi="Times New Roman" w:cs="Times New Roman"/>
          <w:sz w:val="24"/>
          <w:szCs w:val="24"/>
        </w:rPr>
        <w:t>e</w:t>
      </w:r>
      <w:r w:rsidR="000E1782" w:rsidRPr="00A3036C">
        <w:rPr>
          <w:rFonts w:ascii="Times New Roman" w:hAnsi="Times New Roman" w:cs="Times New Roman"/>
          <w:sz w:val="24"/>
          <w:szCs w:val="24"/>
        </w:rPr>
        <w:t>,</w:t>
      </w:r>
      <w:r w:rsidR="001459CA" w:rsidRPr="00A3036C">
        <w:rPr>
          <w:rFonts w:ascii="Times New Roman" w:hAnsi="Times New Roman" w:cs="Times New Roman"/>
          <w:sz w:val="24"/>
          <w:szCs w:val="24"/>
        </w:rPr>
        <w:t xml:space="preserve"> os </w:t>
      </w:r>
      <w:r w:rsidR="00EA2E06" w:rsidRPr="00A3036C">
        <w:rPr>
          <w:rFonts w:ascii="Times New Roman" w:hAnsi="Times New Roman" w:cs="Times New Roman"/>
          <w:sz w:val="24"/>
          <w:szCs w:val="24"/>
        </w:rPr>
        <w:t xml:space="preserve">dimensionais e </w:t>
      </w:r>
      <w:r w:rsidR="001459CA" w:rsidRPr="00A3036C">
        <w:rPr>
          <w:rFonts w:ascii="Times New Roman" w:hAnsi="Times New Roman" w:cs="Times New Roman"/>
          <w:sz w:val="24"/>
          <w:szCs w:val="24"/>
        </w:rPr>
        <w:t xml:space="preserve">multidimensionais para fazê-los, sob o véu do esquecimento, experimentarem as paixões materiais e contemplarem o orgulho, pai de todos os pecados, dentre eles o mais preferido das energias maléficas chamado de vaidade </w:t>
      </w:r>
      <w:r w:rsidRPr="00A3036C">
        <w:rPr>
          <w:rFonts w:ascii="Times New Roman" w:hAnsi="Times New Roman" w:cs="Times New Roman"/>
          <w:sz w:val="24"/>
          <w:szCs w:val="24"/>
        </w:rPr>
        <w:t xml:space="preserve"> ― </w:t>
      </w:r>
      <w:r w:rsidR="005C0202" w:rsidRPr="00A3036C">
        <w:rPr>
          <w:rFonts w:ascii="Times New Roman" w:hAnsi="Times New Roman" w:cs="Times New Roman"/>
          <w:sz w:val="24"/>
          <w:szCs w:val="24"/>
        </w:rPr>
        <w:t>Mostra</w:t>
      </w:r>
      <w:r w:rsidRPr="00A3036C">
        <w:rPr>
          <w:rFonts w:ascii="Times New Roman" w:hAnsi="Times New Roman" w:cs="Times New Roman"/>
          <w:sz w:val="24"/>
          <w:szCs w:val="24"/>
        </w:rPr>
        <w:t xml:space="preserve"> o </w:t>
      </w:r>
      <w:r w:rsidRPr="00A3036C">
        <w:rPr>
          <w:rFonts w:ascii="Times New Roman" w:hAnsi="Times New Roman" w:cs="Times New Roman"/>
          <w:i/>
          <w:iCs/>
          <w:sz w:val="24"/>
          <w:szCs w:val="24"/>
        </w:rPr>
        <w:t xml:space="preserve">pacote de maldades </w:t>
      </w:r>
      <w:r w:rsidRPr="00A3036C">
        <w:rPr>
          <w:rFonts w:ascii="Times New Roman" w:hAnsi="Times New Roman" w:cs="Times New Roman"/>
          <w:sz w:val="24"/>
          <w:szCs w:val="24"/>
        </w:rPr>
        <w:t xml:space="preserve">― </w:t>
      </w:r>
      <w:r w:rsidR="001459CA" w:rsidRPr="00A3036C">
        <w:rPr>
          <w:rFonts w:ascii="Times New Roman" w:hAnsi="Times New Roman" w:cs="Times New Roman"/>
          <w:sz w:val="24"/>
          <w:szCs w:val="24"/>
        </w:rPr>
        <w:t xml:space="preserve">Nós temos como falam nossos escravos: </w:t>
      </w:r>
      <w:r w:rsidR="001459CA" w:rsidRPr="00A3036C">
        <w:rPr>
          <w:rFonts w:ascii="Times New Roman" w:hAnsi="Times New Roman" w:cs="Times New Roman"/>
          <w:i/>
          <w:iCs/>
          <w:sz w:val="24"/>
          <w:szCs w:val="24"/>
        </w:rPr>
        <w:t xml:space="preserve">a faca e o queijo nas mãos </w:t>
      </w:r>
      <w:r w:rsidR="001459CA" w:rsidRPr="00A3036C">
        <w:rPr>
          <w:rFonts w:ascii="Times New Roman" w:hAnsi="Times New Roman" w:cs="Times New Roman"/>
          <w:sz w:val="24"/>
          <w:szCs w:val="24"/>
        </w:rPr>
        <w:t>― Gargalha o poder ― Nosso maior aliado é o mal exercício do livre arbítrio humano</w:t>
      </w:r>
      <w:r w:rsidR="003D15AC" w:rsidRPr="00A3036C">
        <w:rPr>
          <w:rFonts w:ascii="Times New Roman" w:hAnsi="Times New Roman" w:cs="Times New Roman"/>
          <w:sz w:val="24"/>
          <w:szCs w:val="24"/>
        </w:rPr>
        <w:t xml:space="preserve"> </w:t>
      </w:r>
      <w:r w:rsidR="001459CA" w:rsidRPr="00A3036C">
        <w:rPr>
          <w:rFonts w:ascii="Times New Roman" w:hAnsi="Times New Roman" w:cs="Times New Roman"/>
          <w:sz w:val="24"/>
          <w:szCs w:val="24"/>
        </w:rPr>
        <w:t>pronto para sucumbir</w:t>
      </w:r>
      <w:r w:rsidR="003D15AC" w:rsidRPr="00A3036C">
        <w:rPr>
          <w:rFonts w:ascii="Times New Roman" w:hAnsi="Times New Roman" w:cs="Times New Roman"/>
          <w:sz w:val="24"/>
          <w:szCs w:val="24"/>
        </w:rPr>
        <w:t xml:space="preserve"> a evolução de sua poderosa consciência ― Descarta o desmantelamento do Sistema Terra ― </w:t>
      </w:r>
      <w:r w:rsidR="002653DF" w:rsidRPr="00A3036C">
        <w:rPr>
          <w:rFonts w:ascii="Times New Roman" w:hAnsi="Times New Roman" w:cs="Times New Roman"/>
          <w:sz w:val="24"/>
          <w:szCs w:val="24"/>
        </w:rPr>
        <w:t>Anticristo mascarado de Emmanuel Jesus de Deu</w:t>
      </w:r>
      <w:r w:rsidR="00C50205" w:rsidRPr="00A3036C">
        <w:rPr>
          <w:rFonts w:ascii="Times New Roman" w:hAnsi="Times New Roman" w:cs="Times New Roman"/>
          <w:sz w:val="24"/>
          <w:szCs w:val="24"/>
        </w:rPr>
        <w:t>s resultará</w:t>
      </w:r>
      <w:r w:rsidR="00E03571" w:rsidRPr="00A3036C">
        <w:rPr>
          <w:rFonts w:ascii="Times New Roman" w:hAnsi="Times New Roman" w:cs="Times New Roman"/>
          <w:sz w:val="24"/>
          <w:szCs w:val="24"/>
        </w:rPr>
        <w:t xml:space="preserve"> na fé do t</w:t>
      </w:r>
      <w:r w:rsidR="00DA07FE" w:rsidRPr="00A3036C">
        <w:rPr>
          <w:rFonts w:ascii="Times New Roman" w:hAnsi="Times New Roman" w:cs="Times New Roman"/>
          <w:sz w:val="24"/>
          <w:szCs w:val="24"/>
        </w:rPr>
        <w:t>e</w:t>
      </w:r>
      <w:r w:rsidR="00E03571" w:rsidRPr="00A3036C">
        <w:rPr>
          <w:rFonts w:ascii="Times New Roman" w:hAnsi="Times New Roman" w:cs="Times New Roman"/>
          <w:sz w:val="24"/>
          <w:szCs w:val="24"/>
        </w:rPr>
        <w:t>rrícola</w:t>
      </w:r>
      <w:r w:rsidR="00DA07FE" w:rsidRPr="00A3036C">
        <w:rPr>
          <w:rFonts w:ascii="Times New Roman" w:hAnsi="Times New Roman" w:cs="Times New Roman"/>
          <w:sz w:val="24"/>
          <w:szCs w:val="24"/>
        </w:rPr>
        <w:t xml:space="preserve"> de se conectar com sua imagem e semelhança</w:t>
      </w:r>
      <w:r w:rsidR="001D2EB0" w:rsidRPr="00A3036C">
        <w:rPr>
          <w:rFonts w:ascii="Times New Roman" w:hAnsi="Times New Roman" w:cs="Times New Roman"/>
          <w:sz w:val="24"/>
          <w:szCs w:val="24"/>
        </w:rPr>
        <w:t>, no caso eu, Deus</w:t>
      </w:r>
      <w:r w:rsidR="004103AC" w:rsidRPr="00A3036C">
        <w:rPr>
          <w:rFonts w:ascii="Times New Roman" w:hAnsi="Times New Roman" w:cs="Times New Roman"/>
          <w:sz w:val="24"/>
          <w:szCs w:val="24"/>
        </w:rPr>
        <w:t xml:space="preserve">, o </w:t>
      </w:r>
      <w:r w:rsidR="005F5E19" w:rsidRPr="00A3036C">
        <w:rPr>
          <w:rFonts w:ascii="Times New Roman" w:hAnsi="Times New Roman" w:cs="Times New Roman"/>
          <w:sz w:val="24"/>
          <w:szCs w:val="24"/>
        </w:rPr>
        <w:t>Altíssimo</w:t>
      </w:r>
      <w:r w:rsidR="001D2EB0" w:rsidRPr="00A3036C">
        <w:rPr>
          <w:rFonts w:ascii="Times New Roman" w:hAnsi="Times New Roman" w:cs="Times New Roman"/>
          <w:sz w:val="24"/>
          <w:szCs w:val="24"/>
        </w:rPr>
        <w:t xml:space="preserve"> </w:t>
      </w:r>
      <w:r w:rsidR="00AE7E61" w:rsidRPr="00A3036C">
        <w:rPr>
          <w:rFonts w:ascii="Times New Roman" w:hAnsi="Times New Roman" w:cs="Times New Roman"/>
          <w:sz w:val="24"/>
          <w:szCs w:val="24"/>
        </w:rPr>
        <w:t>―</w:t>
      </w:r>
      <w:r w:rsidR="005F5E19" w:rsidRPr="00A3036C">
        <w:rPr>
          <w:rFonts w:ascii="Times New Roman" w:hAnsi="Times New Roman" w:cs="Times New Roman"/>
          <w:sz w:val="24"/>
          <w:szCs w:val="24"/>
        </w:rPr>
        <w:t xml:space="preserve"> </w:t>
      </w:r>
      <w:r w:rsidR="00436FE2" w:rsidRPr="00A3036C">
        <w:rPr>
          <w:rFonts w:ascii="Times New Roman" w:hAnsi="Times New Roman" w:cs="Times New Roman"/>
          <w:sz w:val="24"/>
          <w:szCs w:val="24"/>
        </w:rPr>
        <w:t>Apresent</w:t>
      </w:r>
      <w:r w:rsidR="005F5E19" w:rsidRPr="00A3036C">
        <w:rPr>
          <w:rFonts w:ascii="Times New Roman" w:hAnsi="Times New Roman" w:cs="Times New Roman"/>
          <w:sz w:val="24"/>
          <w:szCs w:val="24"/>
        </w:rPr>
        <w:t xml:space="preserve">a dominação </w:t>
      </w:r>
      <w:r w:rsidR="00FB3C97" w:rsidRPr="00A3036C">
        <w:rPr>
          <w:rFonts w:ascii="Times New Roman" w:hAnsi="Times New Roman" w:cs="Times New Roman"/>
          <w:sz w:val="24"/>
          <w:szCs w:val="24"/>
        </w:rPr>
        <w:t>d</w:t>
      </w:r>
      <w:r w:rsidR="005F5E19" w:rsidRPr="00A3036C">
        <w:rPr>
          <w:rFonts w:ascii="Times New Roman" w:hAnsi="Times New Roman" w:cs="Times New Roman"/>
          <w:sz w:val="24"/>
          <w:szCs w:val="24"/>
        </w:rPr>
        <w:t xml:space="preserve">os </w:t>
      </w:r>
      <w:r w:rsidR="005F5E19" w:rsidRPr="00A3036C">
        <w:rPr>
          <w:rFonts w:ascii="Times New Roman" w:hAnsi="Times New Roman" w:cs="Times New Roman"/>
          <w:i/>
          <w:iCs/>
          <w:sz w:val="24"/>
          <w:szCs w:val="24"/>
        </w:rPr>
        <w:t>reinonaques</w:t>
      </w:r>
      <w:r w:rsidR="005F5E19" w:rsidRPr="00A3036C">
        <w:rPr>
          <w:rFonts w:ascii="Times New Roman" w:hAnsi="Times New Roman" w:cs="Times New Roman"/>
          <w:sz w:val="24"/>
          <w:szCs w:val="24"/>
        </w:rPr>
        <w:t xml:space="preserve"> e </w:t>
      </w:r>
      <w:r w:rsidR="005F5E19" w:rsidRPr="00A3036C">
        <w:rPr>
          <w:rFonts w:ascii="Times New Roman" w:hAnsi="Times New Roman" w:cs="Times New Roman"/>
          <w:i/>
          <w:iCs/>
          <w:sz w:val="24"/>
          <w:szCs w:val="24"/>
        </w:rPr>
        <w:t xml:space="preserve">dominitilianos </w:t>
      </w:r>
      <w:r w:rsidR="005F5E19" w:rsidRPr="00A3036C">
        <w:rPr>
          <w:rFonts w:ascii="Times New Roman" w:hAnsi="Times New Roman" w:cs="Times New Roman"/>
          <w:sz w:val="24"/>
          <w:szCs w:val="24"/>
        </w:rPr>
        <w:t>sobr</w:t>
      </w:r>
      <w:r w:rsidR="00522D20" w:rsidRPr="00A3036C">
        <w:rPr>
          <w:rFonts w:ascii="Times New Roman" w:hAnsi="Times New Roman" w:cs="Times New Roman"/>
          <w:sz w:val="24"/>
          <w:szCs w:val="24"/>
        </w:rPr>
        <w:t>e os pilares</w:t>
      </w:r>
      <w:r w:rsidR="00CF3F9A" w:rsidRPr="00A3036C">
        <w:rPr>
          <w:rFonts w:ascii="Times New Roman" w:hAnsi="Times New Roman" w:cs="Times New Roman"/>
          <w:sz w:val="24"/>
          <w:szCs w:val="24"/>
        </w:rPr>
        <w:t xml:space="preserve"> sistêmicos</w:t>
      </w:r>
      <w:r w:rsidR="00522D20" w:rsidRPr="00A3036C">
        <w:rPr>
          <w:rFonts w:ascii="Times New Roman" w:hAnsi="Times New Roman" w:cs="Times New Roman"/>
          <w:sz w:val="24"/>
          <w:szCs w:val="24"/>
        </w:rPr>
        <w:t xml:space="preserve">: governo, religião, </w:t>
      </w:r>
      <w:r w:rsidR="00705287" w:rsidRPr="00A3036C">
        <w:rPr>
          <w:rFonts w:ascii="Times New Roman" w:hAnsi="Times New Roman" w:cs="Times New Roman"/>
          <w:sz w:val="24"/>
          <w:szCs w:val="24"/>
        </w:rPr>
        <w:t>mídia e educação</w:t>
      </w:r>
      <w:r w:rsidR="00EC7A0D" w:rsidRPr="00A3036C">
        <w:rPr>
          <w:rFonts w:ascii="Times New Roman" w:hAnsi="Times New Roman" w:cs="Times New Roman"/>
          <w:sz w:val="24"/>
          <w:szCs w:val="24"/>
        </w:rPr>
        <w:t xml:space="preserve">, </w:t>
      </w:r>
      <w:r w:rsidR="00705287" w:rsidRPr="00A3036C">
        <w:rPr>
          <w:rFonts w:ascii="Times New Roman" w:hAnsi="Times New Roman" w:cs="Times New Roman"/>
          <w:sz w:val="24"/>
          <w:szCs w:val="24"/>
        </w:rPr>
        <w:t>seus gestore</w:t>
      </w:r>
      <w:r w:rsidR="005D16C1" w:rsidRPr="00A3036C">
        <w:rPr>
          <w:rFonts w:ascii="Times New Roman" w:hAnsi="Times New Roman" w:cs="Times New Roman"/>
          <w:sz w:val="24"/>
          <w:szCs w:val="24"/>
        </w:rPr>
        <w:t>s</w:t>
      </w:r>
      <w:r w:rsidR="00552C60" w:rsidRPr="00A3036C">
        <w:rPr>
          <w:rFonts w:ascii="Times New Roman" w:hAnsi="Times New Roman" w:cs="Times New Roman"/>
          <w:sz w:val="24"/>
          <w:szCs w:val="24"/>
        </w:rPr>
        <w:t xml:space="preserve"> e população</w:t>
      </w:r>
      <w:r w:rsidR="002A36CE" w:rsidRPr="00A3036C">
        <w:rPr>
          <w:rFonts w:ascii="Times New Roman" w:hAnsi="Times New Roman" w:cs="Times New Roman"/>
          <w:sz w:val="24"/>
          <w:szCs w:val="24"/>
        </w:rPr>
        <w:t xml:space="preserve"> </w:t>
      </w:r>
      <w:r w:rsidR="00AA1287" w:rsidRPr="00A3036C">
        <w:rPr>
          <w:rFonts w:ascii="Times New Roman" w:hAnsi="Times New Roman" w:cs="Times New Roman"/>
          <w:sz w:val="24"/>
          <w:szCs w:val="24"/>
        </w:rPr>
        <w:t>― A</w:t>
      </w:r>
      <w:r w:rsidR="00550875" w:rsidRPr="00A3036C">
        <w:rPr>
          <w:rFonts w:ascii="Times New Roman" w:hAnsi="Times New Roman" w:cs="Times New Roman"/>
          <w:sz w:val="24"/>
          <w:szCs w:val="24"/>
        </w:rPr>
        <w:t>lgozlenirus a</w:t>
      </w:r>
      <w:r w:rsidR="00AA1287" w:rsidRPr="00A3036C">
        <w:rPr>
          <w:rFonts w:ascii="Times New Roman" w:hAnsi="Times New Roman" w:cs="Times New Roman"/>
          <w:sz w:val="24"/>
          <w:szCs w:val="24"/>
        </w:rPr>
        <w:t>braça</w:t>
      </w:r>
      <w:r w:rsidR="00711641" w:rsidRPr="00A3036C">
        <w:rPr>
          <w:rFonts w:ascii="Times New Roman" w:hAnsi="Times New Roman" w:cs="Times New Roman"/>
          <w:sz w:val="24"/>
          <w:szCs w:val="24"/>
        </w:rPr>
        <w:t xml:space="preserve"> </w:t>
      </w:r>
      <w:r w:rsidR="00AA1287" w:rsidRPr="00A3036C">
        <w:rPr>
          <w:rFonts w:ascii="Times New Roman" w:hAnsi="Times New Roman" w:cs="Times New Roman"/>
          <w:sz w:val="24"/>
          <w:szCs w:val="24"/>
        </w:rPr>
        <w:t>o globo terrestre</w:t>
      </w:r>
      <w:r w:rsidR="00F82E0D" w:rsidRPr="00A3036C">
        <w:rPr>
          <w:rFonts w:ascii="Times New Roman" w:hAnsi="Times New Roman" w:cs="Times New Roman"/>
          <w:sz w:val="24"/>
          <w:szCs w:val="24"/>
        </w:rPr>
        <w:t xml:space="preserve"> decorativo </w:t>
      </w:r>
      <w:r w:rsidR="00BD0E5D" w:rsidRPr="00A3036C">
        <w:rPr>
          <w:rFonts w:ascii="Times New Roman" w:hAnsi="Times New Roman" w:cs="Times New Roman"/>
          <w:sz w:val="24"/>
          <w:szCs w:val="24"/>
        </w:rPr>
        <w:t>ao lado de</w:t>
      </w:r>
      <w:r w:rsidR="00F82E0D" w:rsidRPr="00A3036C">
        <w:rPr>
          <w:rFonts w:ascii="Times New Roman" w:hAnsi="Times New Roman" w:cs="Times New Roman"/>
          <w:sz w:val="24"/>
          <w:szCs w:val="24"/>
        </w:rPr>
        <w:t xml:space="preserve"> </w:t>
      </w:r>
      <w:r w:rsidR="00BD0E5D" w:rsidRPr="00A3036C">
        <w:rPr>
          <w:rFonts w:ascii="Times New Roman" w:hAnsi="Times New Roman" w:cs="Times New Roman"/>
          <w:sz w:val="24"/>
          <w:szCs w:val="24"/>
        </w:rPr>
        <w:t xml:space="preserve">seu </w:t>
      </w:r>
      <w:r w:rsidR="00F82E0D" w:rsidRPr="00A3036C">
        <w:rPr>
          <w:rFonts w:ascii="Times New Roman" w:hAnsi="Times New Roman" w:cs="Times New Roman"/>
          <w:sz w:val="24"/>
          <w:szCs w:val="24"/>
        </w:rPr>
        <w:t xml:space="preserve">trono </w:t>
      </w:r>
      <w:r w:rsidR="00AA1287" w:rsidRPr="00A3036C">
        <w:rPr>
          <w:rFonts w:ascii="Times New Roman" w:hAnsi="Times New Roman" w:cs="Times New Roman"/>
          <w:sz w:val="24"/>
          <w:szCs w:val="24"/>
        </w:rPr>
        <w:t>―</w:t>
      </w:r>
      <w:r w:rsidR="00F40E78" w:rsidRPr="00A3036C">
        <w:rPr>
          <w:rFonts w:ascii="Times New Roman" w:hAnsi="Times New Roman" w:cs="Times New Roman"/>
          <w:sz w:val="24"/>
          <w:szCs w:val="24"/>
        </w:rPr>
        <w:t xml:space="preserve"> Todos</w:t>
      </w:r>
      <w:r w:rsidR="005D16C1" w:rsidRPr="00A3036C">
        <w:rPr>
          <w:rFonts w:ascii="Times New Roman" w:hAnsi="Times New Roman" w:cs="Times New Roman"/>
          <w:sz w:val="24"/>
          <w:szCs w:val="24"/>
        </w:rPr>
        <w:t xml:space="preserve"> submissos </w:t>
      </w:r>
      <w:r w:rsidR="0091240A" w:rsidRPr="00A3036C">
        <w:rPr>
          <w:rFonts w:ascii="Times New Roman" w:hAnsi="Times New Roman" w:cs="Times New Roman"/>
          <w:sz w:val="24"/>
          <w:szCs w:val="24"/>
        </w:rPr>
        <w:t>a</w:t>
      </w:r>
      <w:r w:rsidR="005D16C1" w:rsidRPr="00A3036C">
        <w:rPr>
          <w:rFonts w:ascii="Times New Roman" w:hAnsi="Times New Roman" w:cs="Times New Roman"/>
          <w:sz w:val="24"/>
          <w:szCs w:val="24"/>
        </w:rPr>
        <w:t xml:space="preserve">o Sistema Terra </w:t>
      </w:r>
      <w:r w:rsidR="00552C60" w:rsidRPr="00A3036C">
        <w:rPr>
          <w:rFonts w:ascii="Times New Roman" w:hAnsi="Times New Roman" w:cs="Times New Roman"/>
          <w:sz w:val="24"/>
          <w:szCs w:val="24"/>
        </w:rPr>
        <w:t xml:space="preserve">e </w:t>
      </w:r>
      <w:bookmarkStart w:id="37" w:name="_Hlk184254925"/>
      <w:r w:rsidR="00552C60" w:rsidRPr="00A3036C">
        <w:rPr>
          <w:rFonts w:ascii="Times New Roman" w:hAnsi="Times New Roman" w:cs="Times New Roman"/>
          <w:i/>
          <w:iCs/>
          <w:sz w:val="24"/>
          <w:szCs w:val="24"/>
        </w:rPr>
        <w:t>a tríade da maldade humana</w:t>
      </w:r>
      <w:r w:rsidR="00552C60" w:rsidRPr="00A3036C">
        <w:rPr>
          <w:rFonts w:ascii="Times New Roman" w:hAnsi="Times New Roman" w:cs="Times New Roman"/>
          <w:sz w:val="24"/>
          <w:szCs w:val="24"/>
        </w:rPr>
        <w:t xml:space="preserve">: </w:t>
      </w:r>
      <w:r w:rsidR="00552C60" w:rsidRPr="00A3036C">
        <w:rPr>
          <w:rFonts w:ascii="Times New Roman" w:hAnsi="Times New Roman" w:cs="Times New Roman"/>
          <w:i/>
          <w:iCs/>
          <w:sz w:val="24"/>
          <w:szCs w:val="24"/>
        </w:rPr>
        <w:t>ego</w:t>
      </w:r>
      <w:r w:rsidR="00552C60" w:rsidRPr="00A3036C">
        <w:rPr>
          <w:rFonts w:ascii="Times New Roman" w:hAnsi="Times New Roman" w:cs="Times New Roman"/>
          <w:sz w:val="24"/>
          <w:szCs w:val="24"/>
        </w:rPr>
        <w:t xml:space="preserve">, </w:t>
      </w:r>
      <w:r w:rsidR="00552C60" w:rsidRPr="00A3036C">
        <w:rPr>
          <w:rFonts w:ascii="Times New Roman" w:hAnsi="Times New Roman" w:cs="Times New Roman"/>
          <w:i/>
          <w:iCs/>
          <w:sz w:val="24"/>
          <w:szCs w:val="24"/>
        </w:rPr>
        <w:t xml:space="preserve">ganância </w:t>
      </w:r>
      <w:r w:rsidR="00552C60" w:rsidRPr="00A3036C">
        <w:rPr>
          <w:rFonts w:ascii="Times New Roman" w:hAnsi="Times New Roman" w:cs="Times New Roman"/>
          <w:sz w:val="24"/>
          <w:szCs w:val="24"/>
        </w:rPr>
        <w:t>e medo</w:t>
      </w:r>
      <w:bookmarkEnd w:id="37"/>
      <w:r w:rsidR="00FB3C97" w:rsidRPr="00A3036C">
        <w:rPr>
          <w:rFonts w:ascii="Times New Roman" w:hAnsi="Times New Roman" w:cs="Times New Roman"/>
          <w:sz w:val="24"/>
          <w:szCs w:val="24"/>
        </w:rPr>
        <w:t>... p</w:t>
      </w:r>
      <w:r w:rsidRPr="00A3036C">
        <w:rPr>
          <w:rFonts w:ascii="Times New Roman" w:hAnsi="Times New Roman" w:cs="Times New Roman"/>
          <w:sz w:val="24"/>
          <w:szCs w:val="24"/>
        </w:rPr>
        <w:t xml:space="preserve">rivilegiamos o mal como o bem propagado pelo “O filho pródigo volta ao lar”. Viva o </w:t>
      </w:r>
      <w:r w:rsidRPr="00A3036C">
        <w:rPr>
          <w:rFonts w:ascii="Times New Roman" w:hAnsi="Times New Roman" w:cs="Times New Roman"/>
          <w:b/>
          <w:bCs/>
          <w:sz w:val="24"/>
          <w:szCs w:val="24"/>
        </w:rPr>
        <w:t>reset</w:t>
      </w:r>
      <w:r w:rsidRPr="00A3036C">
        <w:rPr>
          <w:rFonts w:ascii="Times New Roman" w:hAnsi="Times New Roman" w:cs="Times New Roman"/>
          <w:sz w:val="24"/>
          <w:szCs w:val="24"/>
        </w:rPr>
        <w:t>. ▬ eloquente.</w:t>
      </w:r>
      <w:bookmarkStart w:id="38" w:name="_Hlk183080456"/>
    </w:p>
    <w:p w14:paraId="69E5F704" w14:textId="097DF381" w:rsidR="00661D41" w:rsidRPr="00A3036C" w:rsidRDefault="002F2623" w:rsidP="00096261">
      <w:pPr>
        <w:spacing w:after="0"/>
        <w:jc w:val="center"/>
        <w:rPr>
          <w:rFonts w:ascii="Times New Roman" w:eastAsiaTheme="minorEastAsia" w:hAnsi="Times New Roman" w:cs="Times New Roman"/>
          <w:color w:val="6600FF"/>
          <w:kern w:val="0"/>
          <w:sz w:val="36"/>
          <w:szCs w:val="36"/>
          <w14:ligatures w14:val="none"/>
        </w:rPr>
      </w:pPr>
      <w:r w:rsidRPr="00A3036C">
        <w:rPr>
          <w:rFonts w:ascii="Times New Roman" w:eastAsiaTheme="minorEastAsia" w:hAnsi="Times New Roman" w:cs="Times New Roman"/>
          <w:color w:val="6600FF"/>
          <w:kern w:val="0"/>
          <w:sz w:val="36"/>
          <w:szCs w:val="36"/>
          <w14:ligatures w14:val="none"/>
        </w:rPr>
        <w:t>*******</w:t>
      </w:r>
      <w:bookmarkEnd w:id="15"/>
    </w:p>
    <w:p w14:paraId="46E0F449" w14:textId="77777777" w:rsidR="009E0F79" w:rsidRPr="00A3036C" w:rsidRDefault="009E0F79" w:rsidP="00096261">
      <w:pPr>
        <w:spacing w:after="0"/>
        <w:jc w:val="center"/>
        <w:rPr>
          <w:rFonts w:ascii="Times New Roman" w:hAnsi="Times New Roman" w:cs="Times New Roman"/>
          <w:sz w:val="24"/>
          <w:szCs w:val="24"/>
        </w:rPr>
      </w:pPr>
    </w:p>
    <w:p w14:paraId="171ABFE5" w14:textId="77777777" w:rsidR="009E0F79" w:rsidRPr="00A3036C" w:rsidRDefault="009E0F79" w:rsidP="00096261">
      <w:pPr>
        <w:spacing w:after="0"/>
        <w:jc w:val="center"/>
        <w:rPr>
          <w:rFonts w:ascii="Times New Roman" w:hAnsi="Times New Roman" w:cs="Times New Roman"/>
          <w:sz w:val="24"/>
          <w:szCs w:val="24"/>
        </w:rPr>
      </w:pPr>
    </w:p>
    <w:bookmarkEnd w:id="38"/>
    <w:p w14:paraId="254CCFD1" w14:textId="77777777" w:rsidR="00903245" w:rsidRPr="00A3036C" w:rsidRDefault="00903245" w:rsidP="00903245">
      <w:pPr>
        <w:keepNext/>
        <w:framePr w:dropCap="drop" w:lines="3" w:wrap="around" w:vAnchor="text" w:hAnchor="text"/>
        <w:spacing w:after="0" w:line="1373" w:lineRule="exact"/>
        <w:jc w:val="both"/>
        <w:textAlignment w:val="baseline"/>
        <w:rPr>
          <w:rFonts w:ascii="Times New Roman" w:eastAsiaTheme="minorEastAsia" w:hAnsi="Times New Roman" w:cs="Times New Roman"/>
          <w:b/>
          <w:color w:val="FFC000"/>
          <w:kern w:val="0"/>
          <w:position w:val="-2"/>
          <w:sz w:val="28"/>
          <w:szCs w:val="28"/>
          <w14:ligatures w14:val="none"/>
        </w:rPr>
      </w:pPr>
      <w:r w:rsidRPr="00A3036C">
        <w:rPr>
          <w:rFonts w:ascii="Times New Roman" w:eastAsiaTheme="minorEastAsia" w:hAnsi="Times New Roman" w:cs="Times New Roman"/>
          <w:b/>
          <w:color w:val="7030A0"/>
          <w:kern w:val="0"/>
          <w:position w:val="-2"/>
          <w:sz w:val="159"/>
          <w:szCs w:val="24"/>
          <w14:ligatures w14:val="none"/>
        </w:rPr>
        <w:lastRenderedPageBreak/>
        <w:t>C</w:t>
      </w:r>
    </w:p>
    <w:p w14:paraId="7BC060CE" w14:textId="2EC35EBB" w:rsidR="004067DD" w:rsidRPr="00A3036C" w:rsidRDefault="004067DD" w:rsidP="004067DD">
      <w:pPr>
        <w:tabs>
          <w:tab w:val="right" w:pos="4804"/>
        </w:tabs>
        <w:spacing w:line="276" w:lineRule="auto"/>
        <w:rPr>
          <w:rFonts w:ascii="Times New Roman" w:eastAsiaTheme="minorEastAsia" w:hAnsi="Times New Roman" w:cs="Times New Roman"/>
          <w:b/>
          <w:kern w:val="0"/>
          <w:sz w:val="24"/>
          <w:szCs w:val="24"/>
          <w14:ligatures w14:val="none"/>
        </w:rPr>
      </w:pPr>
      <w:r w:rsidRPr="00A3036C">
        <w:rPr>
          <w:rFonts w:ascii="Times New Roman" w:eastAsiaTheme="minorEastAsia" w:hAnsi="Times New Roman" w:cs="Times New Roman"/>
          <w:b/>
          <w:kern w:val="0"/>
          <w:sz w:val="28"/>
          <w:szCs w:val="28"/>
          <w:highlight w:val="magenta"/>
          <w14:ligatures w14:val="none"/>
        </w:rPr>
        <w:t>A</w:t>
      </w:r>
      <w:r w:rsidRPr="00A3036C">
        <w:rPr>
          <w:rFonts w:ascii="Times New Roman" w:eastAsiaTheme="minorEastAsia" w:hAnsi="Times New Roman" w:cs="Times New Roman"/>
          <w:b/>
          <w:kern w:val="0"/>
          <w:sz w:val="28"/>
          <w:szCs w:val="28"/>
          <w14:ligatures w14:val="none"/>
        </w:rPr>
        <w:t xml:space="preserve">pítulo </w:t>
      </w:r>
      <w:r w:rsidRPr="00A3036C">
        <w:rPr>
          <w:rFonts w:ascii="Times New Roman" w:eastAsiaTheme="minorEastAsia" w:hAnsi="Times New Roman" w:cs="Times New Roman"/>
          <w:b/>
          <w:color w:val="000000" w:themeColor="text1"/>
          <w:kern w:val="0"/>
          <w:sz w:val="28"/>
          <w:szCs w:val="28"/>
          <w14:ligatures w14:val="none"/>
        </w:rPr>
        <w:t>3</w:t>
      </w:r>
      <w:r w:rsidRPr="00A3036C">
        <w:rPr>
          <w:rFonts w:ascii="Times New Roman" w:eastAsiaTheme="minorEastAsia" w:hAnsi="Times New Roman" w:cs="Times New Roman"/>
          <w:b/>
          <w:kern w:val="0"/>
          <w:sz w:val="28"/>
          <w:szCs w:val="28"/>
          <w14:ligatures w14:val="none"/>
        </w:rPr>
        <w:t xml:space="preserve">: </w:t>
      </w:r>
      <w:r w:rsidRPr="00A3036C">
        <w:rPr>
          <w:rFonts w:ascii="Times New Roman" w:eastAsiaTheme="minorEastAsia" w:hAnsi="Times New Roman" w:cs="Times New Roman"/>
          <w:b/>
          <w:color w:val="7030A0"/>
          <w:kern w:val="0"/>
          <w:sz w:val="28"/>
          <w:szCs w:val="28"/>
          <w14:ligatures w14:val="none"/>
        </w:rPr>
        <w:t>Reset</w:t>
      </w:r>
      <w:r w:rsidRPr="00A3036C">
        <w:rPr>
          <w:rFonts w:ascii="Times New Roman" w:eastAsiaTheme="minorEastAsia" w:hAnsi="Times New Roman" w:cs="Times New Roman"/>
          <w:b/>
          <w:kern w:val="0"/>
          <w:sz w:val="28"/>
          <w:szCs w:val="28"/>
          <w14:ligatures w14:val="none"/>
        </w:rPr>
        <w:t>.</w:t>
      </w:r>
      <w:r w:rsidRPr="00A3036C">
        <w:rPr>
          <w:rFonts w:ascii="Times New Roman" w:eastAsiaTheme="minorEastAsia" w:hAnsi="Times New Roman" w:cs="Times New Roman"/>
          <w:b/>
          <w:kern w:val="0"/>
          <w:sz w:val="24"/>
          <w:szCs w:val="24"/>
          <w14:ligatures w14:val="none"/>
        </w:rPr>
        <w:tab/>
      </w:r>
    </w:p>
    <w:p w14:paraId="0ECD3868" w14:textId="2021039C" w:rsidR="00903245" w:rsidRPr="00A3036C" w:rsidRDefault="00903245" w:rsidP="00903245">
      <w:pPr>
        <w:tabs>
          <w:tab w:val="right" w:pos="4804"/>
        </w:tabs>
        <w:spacing w:line="276" w:lineRule="auto"/>
        <w:rPr>
          <w:rFonts w:ascii="Times New Roman" w:eastAsiaTheme="minorEastAsia" w:hAnsi="Times New Roman" w:cs="Times New Roman"/>
          <w:b/>
          <w:kern w:val="0"/>
          <w:sz w:val="24"/>
          <w:szCs w:val="24"/>
          <w14:ligatures w14:val="none"/>
        </w:rPr>
      </w:pPr>
    </w:p>
    <w:p w14:paraId="2887ECDB" w14:textId="606646E8" w:rsidR="000A35F6" w:rsidRPr="00A3036C" w:rsidRDefault="00903245" w:rsidP="004067DD">
      <w:pPr>
        <w:tabs>
          <w:tab w:val="right" w:pos="4804"/>
        </w:tabs>
        <w:spacing w:line="276" w:lineRule="auto"/>
        <w:rPr>
          <w:rFonts w:ascii="Times New Roman" w:eastAsiaTheme="minorEastAsia" w:hAnsi="Times New Roman" w:cs="Times New Roman"/>
          <w:b/>
          <w:kern w:val="0"/>
          <w:sz w:val="24"/>
          <w:szCs w:val="24"/>
          <w14:ligatures w14:val="none"/>
        </w:rPr>
      </w:pPr>
      <w:r w:rsidRPr="00A3036C">
        <w:rPr>
          <w:rFonts w:ascii="Times New Roman" w:eastAsiaTheme="minorEastAsia" w:hAnsi="Times New Roman" w:cs="Times New Roman"/>
          <w:b/>
          <w:kern w:val="0"/>
          <w:sz w:val="24"/>
          <w:szCs w:val="24"/>
          <w14:ligatures w14:val="none"/>
        </w:rPr>
        <w:tab/>
        <w:t xml:space="preserve">Século XXI. </w:t>
      </w:r>
      <w:r w:rsidR="004826B7" w:rsidRPr="00A3036C">
        <w:rPr>
          <w:rFonts w:ascii="Times New Roman" w:eastAsiaTheme="minorEastAsia" w:hAnsi="Times New Roman" w:cs="Times New Roman"/>
          <w:b/>
          <w:kern w:val="0"/>
          <w:sz w:val="24"/>
          <w:szCs w:val="24"/>
          <w14:ligatures w14:val="none"/>
        </w:rPr>
        <w:t>Casa de Vidro</w:t>
      </w:r>
      <w:r w:rsidR="00714571" w:rsidRPr="00A3036C">
        <w:rPr>
          <w:rFonts w:ascii="Times New Roman" w:eastAsiaTheme="minorEastAsia" w:hAnsi="Times New Roman" w:cs="Times New Roman"/>
          <w:b/>
          <w:kern w:val="0"/>
          <w:sz w:val="24"/>
          <w:szCs w:val="24"/>
          <w14:ligatures w14:val="none"/>
        </w:rPr>
        <w:t xml:space="preserve">. Fazenda Araruama. </w:t>
      </w:r>
      <w:r w:rsidR="00F41CF7" w:rsidRPr="00A3036C">
        <w:rPr>
          <w:rFonts w:ascii="Times New Roman" w:eastAsiaTheme="minorEastAsia" w:hAnsi="Times New Roman" w:cs="Times New Roman"/>
          <w:b/>
          <w:kern w:val="0"/>
          <w:sz w:val="24"/>
          <w:szCs w:val="24"/>
          <w14:ligatures w14:val="none"/>
        </w:rPr>
        <w:t>Mansão</w:t>
      </w:r>
      <w:r w:rsidR="009D7D3D" w:rsidRPr="00A3036C">
        <w:rPr>
          <w:rFonts w:ascii="Times New Roman" w:eastAsiaTheme="minorEastAsia" w:hAnsi="Times New Roman" w:cs="Times New Roman"/>
          <w:b/>
          <w:kern w:val="0"/>
          <w:sz w:val="24"/>
          <w:szCs w:val="24"/>
          <w14:ligatures w14:val="none"/>
        </w:rPr>
        <w:t xml:space="preserve">. Ipanema. </w:t>
      </w:r>
      <w:r w:rsidR="00714571" w:rsidRPr="00A3036C">
        <w:rPr>
          <w:rFonts w:ascii="Times New Roman" w:eastAsiaTheme="minorEastAsia" w:hAnsi="Times New Roman" w:cs="Times New Roman"/>
          <w:b/>
          <w:kern w:val="0"/>
          <w:sz w:val="24"/>
          <w:szCs w:val="24"/>
          <w14:ligatures w14:val="none"/>
        </w:rPr>
        <w:t>Rio de Janeiro.</w:t>
      </w:r>
    </w:p>
    <w:p w14:paraId="620D6887" w14:textId="2097FAC6" w:rsidR="0091485D" w:rsidRPr="00A3036C" w:rsidRDefault="000A35F6" w:rsidP="004175F9">
      <w:pPr>
        <w:spacing w:line="276" w:lineRule="auto"/>
        <w:jc w:val="right"/>
        <w:rPr>
          <w:rFonts w:ascii="Times New Roman" w:eastAsiaTheme="minorEastAsia" w:hAnsi="Times New Roman" w:cs="Times New Roman"/>
          <w:b/>
          <w:kern w:val="0"/>
          <w:sz w:val="24"/>
          <w:szCs w:val="24"/>
          <w14:ligatures w14:val="none"/>
        </w:rPr>
      </w:pPr>
      <w:r w:rsidRPr="00A3036C">
        <w:rPr>
          <w:rFonts w:ascii="Times New Roman" w:eastAsiaTheme="minorEastAsia" w:hAnsi="Times New Roman" w:cs="Times New Roman"/>
          <w:b/>
          <w:kern w:val="0"/>
          <w:sz w:val="24"/>
          <w:szCs w:val="24"/>
          <w14:ligatures w14:val="none"/>
        </w:rPr>
        <w:t xml:space="preserve">Ano de </w:t>
      </w:r>
      <w:r w:rsidRPr="00A3036C">
        <w:rPr>
          <w:rFonts w:ascii="Times New Roman" w:eastAsiaTheme="minorEastAsia" w:hAnsi="Times New Roman" w:cs="Times New Roman"/>
          <w:b/>
          <w:color w:val="7030A0"/>
          <w:kern w:val="0"/>
          <w:sz w:val="24"/>
          <w:szCs w:val="24"/>
          <w14:ligatures w14:val="none"/>
        </w:rPr>
        <w:t>2024</w:t>
      </w:r>
      <w:r w:rsidR="00545FC6" w:rsidRPr="00A3036C">
        <w:rPr>
          <w:rFonts w:ascii="Times New Roman" w:eastAsiaTheme="minorEastAsia" w:hAnsi="Times New Roman" w:cs="Times New Roman"/>
          <w:b/>
          <w:kern w:val="0"/>
          <w:sz w:val="24"/>
          <w:szCs w:val="24"/>
          <w14:ligatures w14:val="none"/>
        </w:rPr>
        <w:t>/</w:t>
      </w:r>
      <w:r w:rsidR="00545FC6" w:rsidRPr="00A3036C">
        <w:rPr>
          <w:rFonts w:ascii="Times New Roman" w:eastAsiaTheme="minorEastAsia" w:hAnsi="Times New Roman" w:cs="Times New Roman"/>
          <w:b/>
          <w:color w:val="7030A0"/>
          <w:kern w:val="0"/>
          <w:sz w:val="24"/>
          <w:szCs w:val="24"/>
          <w14:ligatures w14:val="none"/>
        </w:rPr>
        <w:t>25</w:t>
      </w:r>
      <w:r w:rsidR="00545FC6" w:rsidRPr="00A3036C">
        <w:rPr>
          <w:rFonts w:ascii="Times New Roman" w:eastAsiaTheme="minorEastAsia" w:hAnsi="Times New Roman" w:cs="Times New Roman"/>
          <w:b/>
          <w:kern w:val="0"/>
          <w:sz w:val="24"/>
          <w:szCs w:val="24"/>
          <w14:ligatures w14:val="none"/>
        </w:rPr>
        <w:t>.</w:t>
      </w:r>
      <w:r w:rsidR="00903245" w:rsidRPr="00A3036C">
        <w:rPr>
          <w:rFonts w:ascii="Times New Roman" w:eastAsiaTheme="minorEastAsia" w:hAnsi="Times New Roman" w:cs="Times New Roman"/>
          <w:b/>
          <w:kern w:val="0"/>
          <w:sz w:val="24"/>
          <w:szCs w:val="24"/>
          <w14:ligatures w14:val="none"/>
        </w:rPr>
        <w:t xml:space="preserve"> </w:t>
      </w:r>
      <w:r w:rsidR="0091485D" w:rsidRPr="00A3036C">
        <w:rPr>
          <w:rFonts w:ascii="Times New Roman" w:hAnsi="Times New Roman" w:cs="Times New Roman"/>
          <w:bCs/>
          <w:sz w:val="20"/>
          <w:szCs w:val="20"/>
          <w:lang w:eastAsia="pt-BR"/>
        </w:rPr>
        <w:drawing>
          <wp:anchor distT="0" distB="0" distL="114300" distR="114300" simplePos="0" relativeHeight="251658241" behindDoc="0" locked="0" layoutInCell="1" allowOverlap="1" wp14:anchorId="3DE80EE8" wp14:editId="0A90BCE4">
            <wp:simplePos x="0" y="0"/>
            <wp:positionH relativeFrom="column">
              <wp:posOffset>0</wp:posOffset>
            </wp:positionH>
            <wp:positionV relativeFrom="paragraph">
              <wp:posOffset>1194435</wp:posOffset>
            </wp:positionV>
            <wp:extent cx="1120140" cy="1610497"/>
            <wp:effectExtent l="323850" t="190500" r="0" b="256540"/>
            <wp:wrapSquare wrapText="bothSides"/>
            <wp:docPr id="308656166" name="Imagem 308656166" descr="Uma imagem contendo foto, mesa, comida,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63680" name="Imagem 2134963680" descr="Uma imagem contendo foto, mesa, comida, computador&#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20140" cy="1610497"/>
                    </a:xfrm>
                    <a:prstGeom prst="rect">
                      <a:avLst/>
                    </a:prstGeom>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anchor>
        </w:drawing>
      </w:r>
      <w:r w:rsidR="0091485D" w:rsidRPr="00A3036C">
        <w:rPr>
          <w:rFonts w:ascii="Times New Roman" w:eastAsiaTheme="minorEastAsia" w:hAnsi="Times New Roman" w:cs="Times New Roman"/>
          <w:b/>
          <w:kern w:val="0"/>
          <w:sz w:val="24"/>
          <w:szCs w:val="24"/>
          <w14:ligatures w14:val="none"/>
        </w:rPr>
        <w:t xml:space="preserve"> </w:t>
      </w:r>
    </w:p>
    <w:p w14:paraId="3FBB564A" w14:textId="291F6FCF" w:rsidR="00A110F0" w:rsidRPr="00A3036C" w:rsidRDefault="001B751E" w:rsidP="00341322">
      <w:pPr>
        <w:spacing w:after="0" w:line="276" w:lineRule="auto"/>
        <w:jc w:val="both"/>
        <w:rPr>
          <w:rFonts w:ascii="Times New Roman" w:hAnsi="Times New Roman" w:cs="Times New Roman"/>
          <w:sz w:val="24"/>
          <w:szCs w:val="24"/>
        </w:rPr>
      </w:pPr>
      <w:r w:rsidRPr="00A3036C">
        <w:rPr>
          <w:rFonts w:ascii="Times New Roman" w:hAnsi="Times New Roman" w:cs="Times New Roman"/>
          <w:sz w:val="24"/>
          <w:szCs w:val="24"/>
        </w:rPr>
        <w:t xml:space="preserve">Planeta Terra dorme no ano de 2079 e acorda </w:t>
      </w:r>
      <w:r w:rsidR="00AB18C4" w:rsidRPr="00A3036C">
        <w:rPr>
          <w:rFonts w:ascii="Times New Roman" w:hAnsi="Times New Roman" w:cs="Times New Roman"/>
          <w:sz w:val="24"/>
          <w:szCs w:val="24"/>
        </w:rPr>
        <w:t>em 2024. Terrícolas</w:t>
      </w:r>
      <w:r w:rsidR="00254EDC" w:rsidRPr="00A3036C">
        <w:rPr>
          <w:rFonts w:ascii="Times New Roman" w:hAnsi="Times New Roman" w:cs="Times New Roman"/>
          <w:sz w:val="24"/>
          <w:szCs w:val="24"/>
        </w:rPr>
        <w:t xml:space="preserve"> adormecidos despertam, sob o véu do esquecimento</w:t>
      </w:r>
      <w:r w:rsidR="00C4051D" w:rsidRPr="00A3036C">
        <w:rPr>
          <w:rFonts w:ascii="Times New Roman" w:hAnsi="Times New Roman" w:cs="Times New Roman"/>
          <w:sz w:val="24"/>
          <w:szCs w:val="24"/>
        </w:rPr>
        <w:t>,</w:t>
      </w:r>
      <w:r w:rsidR="001C4147" w:rsidRPr="00A3036C">
        <w:rPr>
          <w:rFonts w:ascii="Times New Roman" w:hAnsi="Times New Roman" w:cs="Times New Roman"/>
          <w:sz w:val="24"/>
          <w:szCs w:val="24"/>
        </w:rPr>
        <w:t xml:space="preserve"> no fim do ano escolhido para o </w:t>
      </w:r>
      <w:r w:rsidR="001C4147" w:rsidRPr="00A3036C">
        <w:rPr>
          <w:rFonts w:ascii="Times New Roman" w:hAnsi="Times New Roman" w:cs="Times New Roman"/>
          <w:b/>
          <w:bCs/>
          <w:sz w:val="24"/>
          <w:szCs w:val="24"/>
        </w:rPr>
        <w:t>reset</w:t>
      </w:r>
      <w:r w:rsidR="005B3E21" w:rsidRPr="00A3036C">
        <w:rPr>
          <w:rFonts w:ascii="Times New Roman" w:hAnsi="Times New Roman" w:cs="Times New Roman"/>
          <w:sz w:val="24"/>
          <w:szCs w:val="24"/>
        </w:rPr>
        <w:t xml:space="preserve"> aplicado p</w:t>
      </w:r>
      <w:r w:rsidR="00BD6671" w:rsidRPr="00A3036C">
        <w:rPr>
          <w:rFonts w:ascii="Times New Roman" w:hAnsi="Times New Roman" w:cs="Times New Roman"/>
          <w:sz w:val="24"/>
          <w:szCs w:val="24"/>
        </w:rPr>
        <w:t>elo</w:t>
      </w:r>
      <w:r w:rsidR="005B3E21" w:rsidRPr="00A3036C">
        <w:rPr>
          <w:rFonts w:ascii="Times New Roman" w:hAnsi="Times New Roman" w:cs="Times New Roman"/>
          <w:sz w:val="24"/>
          <w:szCs w:val="24"/>
        </w:rPr>
        <w:t xml:space="preserve"> Deus</w:t>
      </w:r>
      <w:r w:rsidR="000305C9" w:rsidRPr="00A3036C">
        <w:rPr>
          <w:rFonts w:ascii="Times New Roman" w:hAnsi="Times New Roman" w:cs="Times New Roman"/>
          <w:sz w:val="24"/>
          <w:szCs w:val="24"/>
        </w:rPr>
        <w:t xml:space="preserve">, </w:t>
      </w:r>
      <w:r w:rsidR="000305C9" w:rsidRPr="00A3036C">
        <w:rPr>
          <w:rFonts w:ascii="Times New Roman" w:hAnsi="Times New Roman" w:cs="Times New Roman"/>
          <w:i/>
          <w:iCs/>
          <w:sz w:val="24"/>
          <w:szCs w:val="24"/>
        </w:rPr>
        <w:t>malenirus</w:t>
      </w:r>
      <w:r w:rsidR="00A110F0" w:rsidRPr="00A3036C">
        <w:rPr>
          <w:rFonts w:ascii="Times New Roman" w:hAnsi="Times New Roman" w:cs="Times New Roman"/>
          <w:sz w:val="24"/>
          <w:szCs w:val="24"/>
        </w:rPr>
        <w:t>, do Sistema Terra</w:t>
      </w:r>
      <w:r w:rsidR="00076648" w:rsidRPr="00A3036C">
        <w:rPr>
          <w:rFonts w:ascii="Times New Roman" w:hAnsi="Times New Roman" w:cs="Times New Roman"/>
          <w:sz w:val="24"/>
          <w:szCs w:val="24"/>
        </w:rPr>
        <w:t xml:space="preserve"> para quem deposita</w:t>
      </w:r>
      <w:r w:rsidR="00E943B2" w:rsidRPr="00A3036C">
        <w:rPr>
          <w:rFonts w:ascii="Times New Roman" w:hAnsi="Times New Roman" w:cs="Times New Roman"/>
          <w:sz w:val="24"/>
          <w:szCs w:val="24"/>
        </w:rPr>
        <w:t>m sua fé, independentemente da religião,</w:t>
      </w:r>
      <w:r w:rsidR="00F239C3" w:rsidRPr="00A3036C">
        <w:rPr>
          <w:rFonts w:ascii="Times New Roman" w:hAnsi="Times New Roman" w:cs="Times New Roman"/>
          <w:sz w:val="24"/>
          <w:szCs w:val="24"/>
        </w:rPr>
        <w:t xml:space="preserve"> através de orações por suas vidas e um mundo melhor.</w:t>
      </w:r>
      <w:r w:rsidR="000305C9" w:rsidRPr="00A3036C">
        <w:rPr>
          <w:rFonts w:ascii="Times New Roman" w:hAnsi="Times New Roman" w:cs="Times New Roman"/>
          <w:sz w:val="24"/>
          <w:szCs w:val="24"/>
        </w:rPr>
        <w:t xml:space="preserve"> </w:t>
      </w:r>
    </w:p>
    <w:p w14:paraId="40808A82" w14:textId="2D6B32FA" w:rsidR="00903245" w:rsidRPr="00A3036C" w:rsidRDefault="006804B6"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Taiguara Kauê Harrison, 77, </w:t>
      </w:r>
      <w:r w:rsidR="00113D1C" w:rsidRPr="00A3036C">
        <w:rPr>
          <w:rFonts w:ascii="Times New Roman" w:hAnsi="Times New Roman" w:cs="Times New Roman"/>
          <w:sz w:val="24"/>
          <w:szCs w:val="24"/>
        </w:rPr>
        <w:t xml:space="preserve"> </w:t>
      </w:r>
      <w:r w:rsidRPr="00A3036C">
        <w:rPr>
          <w:rFonts w:ascii="Times New Roman" w:hAnsi="Times New Roman" w:cs="Times New Roman"/>
          <w:sz w:val="24"/>
          <w:szCs w:val="24"/>
        </w:rPr>
        <w:t>Ana Márcia Guerra</w:t>
      </w:r>
      <w:r w:rsidR="00113D1C" w:rsidRPr="00A3036C">
        <w:rPr>
          <w:rFonts w:ascii="Times New Roman" w:hAnsi="Times New Roman" w:cs="Times New Roman"/>
          <w:sz w:val="24"/>
          <w:szCs w:val="24"/>
        </w:rPr>
        <w:t xml:space="preserve"> </w:t>
      </w:r>
      <w:r w:rsidRPr="00A3036C">
        <w:rPr>
          <w:rFonts w:ascii="Times New Roman" w:hAnsi="Times New Roman" w:cs="Times New Roman"/>
          <w:sz w:val="24"/>
          <w:szCs w:val="24"/>
        </w:rPr>
        <w:t>Harrison, 78, Pablo Guerra Kauê Harrison,</w:t>
      </w:r>
      <w:r w:rsidR="00113D1C" w:rsidRPr="00A3036C">
        <w:rPr>
          <w:rFonts w:ascii="Times New Roman" w:hAnsi="Times New Roman" w:cs="Times New Roman"/>
          <w:sz w:val="24"/>
          <w:szCs w:val="24"/>
        </w:rPr>
        <w:t xml:space="preserve"> </w:t>
      </w:r>
      <w:r w:rsidRPr="00A3036C">
        <w:rPr>
          <w:rFonts w:ascii="Times New Roman" w:hAnsi="Times New Roman" w:cs="Times New Roman"/>
          <w:sz w:val="24"/>
          <w:szCs w:val="24"/>
        </w:rPr>
        <w:t>42</w:t>
      </w:r>
      <w:r w:rsidR="00035347" w:rsidRPr="00A3036C">
        <w:rPr>
          <w:rFonts w:ascii="Times New Roman" w:hAnsi="Times New Roman" w:cs="Times New Roman"/>
          <w:sz w:val="24"/>
          <w:szCs w:val="24"/>
        </w:rPr>
        <w:t>,</w:t>
      </w:r>
      <w:r w:rsidR="00341322" w:rsidRPr="00A3036C">
        <w:rPr>
          <w:rFonts w:ascii="Times New Roman" w:hAnsi="Times New Roman" w:cs="Times New Roman"/>
          <w:sz w:val="24"/>
          <w:szCs w:val="24"/>
        </w:rPr>
        <w:t xml:space="preserve"> </w:t>
      </w:r>
      <w:r w:rsidRPr="00A3036C">
        <w:rPr>
          <w:rFonts w:ascii="Times New Roman" w:hAnsi="Times New Roman" w:cs="Times New Roman"/>
          <w:sz w:val="24"/>
          <w:szCs w:val="24"/>
        </w:rPr>
        <w:t>Marion Patrícia Paiva de Carvalho Harrison</w:t>
      </w:r>
      <w:r w:rsidR="00C41309" w:rsidRPr="00A3036C">
        <w:rPr>
          <w:rFonts w:ascii="Times New Roman" w:hAnsi="Times New Roman" w:cs="Times New Roman"/>
          <w:sz w:val="24"/>
          <w:szCs w:val="24"/>
        </w:rPr>
        <w:t xml:space="preserve">, </w:t>
      </w:r>
      <w:r w:rsidRPr="00A3036C">
        <w:rPr>
          <w:rFonts w:ascii="Times New Roman" w:hAnsi="Times New Roman" w:cs="Times New Roman"/>
          <w:sz w:val="24"/>
          <w:szCs w:val="24"/>
        </w:rPr>
        <w:t>72</w:t>
      </w:r>
      <w:r w:rsidR="00C41309" w:rsidRPr="00A3036C">
        <w:rPr>
          <w:rFonts w:ascii="Times New Roman" w:hAnsi="Times New Roman" w:cs="Times New Roman"/>
          <w:sz w:val="24"/>
          <w:szCs w:val="24"/>
        </w:rPr>
        <w:t xml:space="preserve">, </w:t>
      </w:r>
      <w:r w:rsidR="00590270" w:rsidRPr="00A3036C">
        <w:rPr>
          <w:rFonts w:ascii="Times New Roman" w:hAnsi="Times New Roman" w:cs="Times New Roman"/>
          <w:sz w:val="24"/>
          <w:szCs w:val="24"/>
        </w:rPr>
        <w:t xml:space="preserve">e sua companheira, </w:t>
      </w:r>
      <w:r w:rsidRPr="00A3036C">
        <w:rPr>
          <w:rFonts w:ascii="Times New Roman" w:hAnsi="Times New Roman" w:cs="Times New Roman"/>
          <w:sz w:val="24"/>
          <w:szCs w:val="24"/>
        </w:rPr>
        <w:t>Vivi</w:t>
      </w:r>
      <w:r w:rsidR="00BE53A3" w:rsidRPr="00A3036C">
        <w:rPr>
          <w:rFonts w:ascii="Times New Roman" w:hAnsi="Times New Roman" w:cs="Times New Roman"/>
          <w:sz w:val="24"/>
          <w:szCs w:val="24"/>
        </w:rPr>
        <w:t>ane Oliveira</w:t>
      </w:r>
      <w:r w:rsidR="00C41309" w:rsidRPr="00A3036C">
        <w:rPr>
          <w:rFonts w:ascii="Times New Roman" w:hAnsi="Times New Roman" w:cs="Times New Roman"/>
          <w:sz w:val="24"/>
          <w:szCs w:val="24"/>
        </w:rPr>
        <w:t xml:space="preserve">, </w:t>
      </w:r>
      <w:r w:rsidRPr="00A3036C">
        <w:rPr>
          <w:rFonts w:ascii="Times New Roman" w:hAnsi="Times New Roman" w:cs="Times New Roman"/>
          <w:sz w:val="24"/>
          <w:szCs w:val="24"/>
        </w:rPr>
        <w:t>72</w:t>
      </w:r>
      <w:r w:rsidR="00C41309" w:rsidRPr="00A3036C">
        <w:rPr>
          <w:rFonts w:ascii="Times New Roman" w:hAnsi="Times New Roman" w:cs="Times New Roman"/>
          <w:sz w:val="24"/>
          <w:szCs w:val="24"/>
        </w:rPr>
        <w:t xml:space="preserve">, </w:t>
      </w:r>
      <w:r w:rsidRPr="00A3036C">
        <w:rPr>
          <w:rFonts w:ascii="Times New Roman" w:hAnsi="Times New Roman" w:cs="Times New Roman"/>
          <w:sz w:val="24"/>
          <w:szCs w:val="24"/>
        </w:rPr>
        <w:t>Carol Harrison</w:t>
      </w:r>
      <w:r w:rsidR="00C41309" w:rsidRPr="00A3036C">
        <w:rPr>
          <w:rFonts w:ascii="Times New Roman" w:hAnsi="Times New Roman" w:cs="Times New Roman"/>
          <w:sz w:val="24"/>
          <w:szCs w:val="24"/>
        </w:rPr>
        <w:t xml:space="preserve">, </w:t>
      </w:r>
      <w:r w:rsidRPr="00A3036C">
        <w:rPr>
          <w:rFonts w:ascii="Times New Roman" w:hAnsi="Times New Roman" w:cs="Times New Roman"/>
          <w:sz w:val="24"/>
          <w:szCs w:val="24"/>
        </w:rPr>
        <w:t>36</w:t>
      </w:r>
      <w:r w:rsidR="00C41309" w:rsidRPr="00A3036C">
        <w:rPr>
          <w:rFonts w:ascii="Times New Roman" w:hAnsi="Times New Roman" w:cs="Times New Roman"/>
          <w:sz w:val="24"/>
          <w:szCs w:val="24"/>
        </w:rPr>
        <w:t>,</w:t>
      </w:r>
      <w:r w:rsidR="00DA5B26" w:rsidRPr="00A3036C">
        <w:rPr>
          <w:rFonts w:ascii="Times New Roman" w:hAnsi="Times New Roman" w:cs="Times New Roman"/>
          <w:sz w:val="24"/>
          <w:szCs w:val="24"/>
        </w:rPr>
        <w:t xml:space="preserve"> e </w:t>
      </w:r>
      <w:r w:rsidRPr="00A3036C">
        <w:rPr>
          <w:rFonts w:ascii="Times New Roman" w:hAnsi="Times New Roman" w:cs="Times New Roman"/>
          <w:sz w:val="24"/>
          <w:szCs w:val="24"/>
        </w:rPr>
        <w:t>Gabriel Cappallatte</w:t>
      </w:r>
      <w:r w:rsidR="00DA5B26" w:rsidRPr="00A3036C">
        <w:rPr>
          <w:rFonts w:ascii="Times New Roman" w:hAnsi="Times New Roman" w:cs="Times New Roman"/>
          <w:sz w:val="24"/>
          <w:szCs w:val="24"/>
        </w:rPr>
        <w:t xml:space="preserve">, </w:t>
      </w:r>
      <w:r w:rsidRPr="00A3036C">
        <w:rPr>
          <w:rFonts w:ascii="Times New Roman" w:hAnsi="Times New Roman" w:cs="Times New Roman"/>
          <w:sz w:val="24"/>
          <w:szCs w:val="24"/>
        </w:rPr>
        <w:t>34</w:t>
      </w:r>
      <w:r w:rsidR="00DA5B26" w:rsidRPr="00A3036C">
        <w:rPr>
          <w:rFonts w:ascii="Times New Roman" w:hAnsi="Times New Roman" w:cs="Times New Roman"/>
          <w:sz w:val="24"/>
          <w:szCs w:val="24"/>
        </w:rPr>
        <w:t>, telepaticamente</w:t>
      </w:r>
      <w:r w:rsidR="00D50D26" w:rsidRPr="00A3036C">
        <w:rPr>
          <w:rFonts w:ascii="Times New Roman" w:hAnsi="Times New Roman" w:cs="Times New Roman"/>
          <w:sz w:val="24"/>
          <w:szCs w:val="24"/>
        </w:rPr>
        <w:t xml:space="preserve"> estão reunidos com Tom Harrison,</w:t>
      </w:r>
      <w:r w:rsidR="002F7B39" w:rsidRPr="00A3036C">
        <w:rPr>
          <w:rFonts w:ascii="Times New Roman" w:hAnsi="Times New Roman" w:cs="Times New Roman"/>
          <w:sz w:val="24"/>
          <w:szCs w:val="24"/>
        </w:rPr>
        <w:t xml:space="preserve"> 34,</w:t>
      </w:r>
      <w:r w:rsidR="00D50D26" w:rsidRPr="00A3036C">
        <w:rPr>
          <w:rFonts w:ascii="Times New Roman" w:hAnsi="Times New Roman" w:cs="Times New Roman"/>
          <w:sz w:val="24"/>
          <w:szCs w:val="24"/>
        </w:rPr>
        <w:t xml:space="preserve"> Liz Taylor, </w:t>
      </w:r>
      <w:r w:rsidR="005F18CC" w:rsidRPr="00A3036C">
        <w:rPr>
          <w:rFonts w:ascii="Times New Roman" w:hAnsi="Times New Roman" w:cs="Times New Roman"/>
          <w:sz w:val="24"/>
          <w:szCs w:val="24"/>
        </w:rPr>
        <w:t xml:space="preserve">32, </w:t>
      </w:r>
      <w:r w:rsidR="00D50D26" w:rsidRPr="00A3036C">
        <w:rPr>
          <w:rFonts w:ascii="Times New Roman" w:hAnsi="Times New Roman" w:cs="Times New Roman"/>
          <w:sz w:val="24"/>
          <w:szCs w:val="24"/>
        </w:rPr>
        <w:t>Lauro Cesar Muniz</w:t>
      </w:r>
      <w:r w:rsidR="005F18CC" w:rsidRPr="00A3036C">
        <w:rPr>
          <w:rFonts w:ascii="Times New Roman" w:hAnsi="Times New Roman" w:cs="Times New Roman"/>
          <w:sz w:val="24"/>
          <w:szCs w:val="24"/>
        </w:rPr>
        <w:t>, 30,</w:t>
      </w:r>
      <w:r w:rsidR="009D6351" w:rsidRPr="00A3036C">
        <w:rPr>
          <w:rFonts w:ascii="Times New Roman" w:hAnsi="Times New Roman" w:cs="Times New Roman"/>
          <w:sz w:val="24"/>
          <w:szCs w:val="24"/>
        </w:rPr>
        <w:t xml:space="preserve">   Judas Escariotes</w:t>
      </w:r>
      <w:r w:rsidR="006A2EC9" w:rsidRPr="00A3036C">
        <w:rPr>
          <w:rFonts w:ascii="Times New Roman" w:hAnsi="Times New Roman" w:cs="Times New Roman"/>
          <w:sz w:val="24"/>
          <w:szCs w:val="24"/>
        </w:rPr>
        <w:t xml:space="preserve">, 21, </w:t>
      </w:r>
      <w:r w:rsidR="009E0F49" w:rsidRPr="00A3036C">
        <w:rPr>
          <w:rFonts w:ascii="Times New Roman" w:hAnsi="Times New Roman" w:cs="Times New Roman"/>
          <w:sz w:val="24"/>
          <w:szCs w:val="24"/>
        </w:rPr>
        <w:t>e João Carlos Lessa,</w:t>
      </w:r>
      <w:r w:rsidR="00B24B1D" w:rsidRPr="00A3036C">
        <w:rPr>
          <w:rFonts w:ascii="Times New Roman" w:hAnsi="Times New Roman" w:cs="Times New Roman"/>
          <w:sz w:val="24"/>
          <w:szCs w:val="24"/>
        </w:rPr>
        <w:t xml:space="preserve"> 50,</w:t>
      </w:r>
      <w:r w:rsidR="009E0F49" w:rsidRPr="00A3036C">
        <w:rPr>
          <w:rFonts w:ascii="Times New Roman" w:hAnsi="Times New Roman" w:cs="Times New Roman"/>
          <w:sz w:val="24"/>
          <w:szCs w:val="24"/>
        </w:rPr>
        <w:t xml:space="preserve"> </w:t>
      </w:r>
      <w:r w:rsidR="006A2EC9" w:rsidRPr="00A3036C">
        <w:rPr>
          <w:rFonts w:ascii="Times New Roman" w:hAnsi="Times New Roman" w:cs="Times New Roman"/>
          <w:sz w:val="24"/>
          <w:szCs w:val="24"/>
        </w:rPr>
        <w:t xml:space="preserve">assistidos pela representação do casal criador </w:t>
      </w:r>
      <w:r w:rsidR="00E60076" w:rsidRPr="00A3036C">
        <w:rPr>
          <w:rFonts w:ascii="Times New Roman" w:hAnsi="Times New Roman" w:cs="Times New Roman"/>
          <w:sz w:val="24"/>
          <w:szCs w:val="24"/>
        </w:rPr>
        <w:t>do universo, conhecido como SEU —</w:t>
      </w:r>
      <w:r w:rsidR="00D632E6" w:rsidRPr="00A3036C">
        <w:rPr>
          <w:rFonts w:ascii="Times New Roman" w:hAnsi="Times New Roman" w:cs="Times New Roman"/>
          <w:sz w:val="24"/>
          <w:szCs w:val="24"/>
        </w:rPr>
        <w:t xml:space="preserve"> </w:t>
      </w:r>
      <w:r w:rsidR="00E60076" w:rsidRPr="00A3036C">
        <w:rPr>
          <w:rFonts w:ascii="Times New Roman" w:hAnsi="Times New Roman" w:cs="Times New Roman"/>
          <w:sz w:val="24"/>
          <w:szCs w:val="24"/>
        </w:rPr>
        <w:t>Soberana Energia Universal</w:t>
      </w:r>
      <w:r w:rsidR="00D632E6" w:rsidRPr="00A3036C">
        <w:rPr>
          <w:rFonts w:ascii="Times New Roman" w:hAnsi="Times New Roman" w:cs="Times New Roman"/>
          <w:sz w:val="24"/>
          <w:szCs w:val="24"/>
        </w:rPr>
        <w:t>,</w:t>
      </w:r>
      <w:r w:rsidR="004B06F4" w:rsidRPr="00A3036C">
        <w:rPr>
          <w:rFonts w:ascii="Times New Roman" w:hAnsi="Times New Roman" w:cs="Times New Roman"/>
          <w:sz w:val="24"/>
          <w:szCs w:val="24"/>
        </w:rPr>
        <w:t xml:space="preserve"> por intermédio dos </w:t>
      </w:r>
      <w:r w:rsidR="004B06F4" w:rsidRPr="00A3036C">
        <w:rPr>
          <w:rFonts w:ascii="Times New Roman" w:hAnsi="Times New Roman" w:cs="Times New Roman"/>
          <w:i/>
          <w:iCs/>
          <w:sz w:val="24"/>
          <w:szCs w:val="24"/>
        </w:rPr>
        <w:t>morcturianos</w:t>
      </w:r>
      <w:r w:rsidR="004B06F4" w:rsidRPr="00A3036C">
        <w:rPr>
          <w:rFonts w:ascii="Times New Roman" w:hAnsi="Times New Roman" w:cs="Times New Roman"/>
          <w:sz w:val="24"/>
          <w:szCs w:val="24"/>
        </w:rPr>
        <w:t>, Germano e Fértilles.</w:t>
      </w:r>
      <w:r w:rsidR="006A2EC9" w:rsidRPr="00A3036C">
        <w:rPr>
          <w:rFonts w:ascii="Times New Roman" w:hAnsi="Times New Roman" w:cs="Times New Roman"/>
          <w:sz w:val="24"/>
          <w:szCs w:val="24"/>
        </w:rPr>
        <w:t xml:space="preserve"> </w:t>
      </w:r>
    </w:p>
    <w:p w14:paraId="71A82958" w14:textId="77777777" w:rsidR="00341322" w:rsidRPr="00A3036C" w:rsidRDefault="00341322" w:rsidP="00341322">
      <w:pPr>
        <w:spacing w:after="0"/>
        <w:jc w:val="both"/>
        <w:rPr>
          <w:rFonts w:ascii="Times New Roman" w:hAnsi="Times New Roman" w:cs="Times New Roman"/>
          <w:sz w:val="24"/>
          <w:szCs w:val="24"/>
        </w:rPr>
      </w:pPr>
    </w:p>
    <w:p w14:paraId="50465344" w14:textId="63D6A3F2" w:rsidR="00341322" w:rsidRPr="00A3036C" w:rsidRDefault="00341322" w:rsidP="00341322">
      <w:pPr>
        <w:spacing w:after="0"/>
        <w:jc w:val="both"/>
        <w:rPr>
          <w:rFonts w:ascii="Times New Roman" w:hAnsi="Times New Roman" w:cs="Times New Roman"/>
          <w:sz w:val="24"/>
          <w:szCs w:val="24"/>
        </w:rPr>
      </w:pPr>
      <w:r w:rsidRPr="00A3036C">
        <w:rPr>
          <w:rFonts w:ascii="Times New Roman" w:hAnsi="Times New Roman" w:cs="Times New Roman"/>
        </w:rPr>
        <w:t>▬</w:t>
      </w:r>
      <w:r w:rsidRPr="00A3036C">
        <w:t xml:space="preserve"> </w:t>
      </w:r>
      <w:r w:rsidRPr="00A3036C">
        <w:rPr>
          <w:rFonts w:ascii="Times New Roman" w:hAnsi="Times New Roman" w:cs="Times New Roman"/>
          <w:sz w:val="24"/>
          <w:szCs w:val="24"/>
        </w:rPr>
        <w:t xml:space="preserve">Parabéns! Vocês, despertos, estão mantendo a evolução da frequência vibracional e compreendendo a linha do tempo passado </w:t>
      </w:r>
      <w:r w:rsidRPr="00A3036C">
        <w:rPr>
          <w:rFonts w:ascii="Times New Roman" w:hAnsi="Times New Roman" w:cs="Times New Roman"/>
          <w:sz w:val="24"/>
          <w:szCs w:val="24"/>
        </w:rPr>
        <w:lastRenderedPageBreak/>
        <w:t xml:space="preserve">para </w:t>
      </w:r>
      <w:r w:rsidR="00245DE7" w:rsidRPr="00A3036C">
        <w:rPr>
          <w:rFonts w:ascii="Times New Roman" w:hAnsi="Times New Roman" w:cs="Times New Roman"/>
          <w:sz w:val="24"/>
          <w:szCs w:val="24"/>
        </w:rPr>
        <w:t>fazer acontecer</w:t>
      </w:r>
      <w:r w:rsidRPr="00A3036C">
        <w:rPr>
          <w:rFonts w:ascii="Times New Roman" w:hAnsi="Times New Roman" w:cs="Times New Roman"/>
          <w:sz w:val="24"/>
          <w:szCs w:val="24"/>
        </w:rPr>
        <w:t xml:space="preserve"> o futuro ― Fértilles constata o alteamento da energia dos Guerreiros de Luz ― A guerra filosófica entre a liberdade da prisão e os pilares sistêmicos: governo, religião, mídia e educação</w:t>
      </w:r>
      <w:r w:rsidR="00AD1B1E" w:rsidRPr="00A3036C">
        <w:rPr>
          <w:rFonts w:ascii="Times New Roman" w:hAnsi="Times New Roman" w:cs="Times New Roman"/>
          <w:sz w:val="24"/>
          <w:szCs w:val="24"/>
        </w:rPr>
        <w:t xml:space="preserve"> está dominada por um </w:t>
      </w:r>
      <w:r w:rsidR="00AD1B1E" w:rsidRPr="00A3036C">
        <w:rPr>
          <w:rFonts w:ascii="Times New Roman" w:hAnsi="Times New Roman" w:cs="Times New Roman"/>
          <w:b/>
          <w:bCs/>
          <w:sz w:val="24"/>
          <w:szCs w:val="24"/>
        </w:rPr>
        <w:t xml:space="preserve">reset </w:t>
      </w:r>
      <w:r w:rsidR="00AD1B1E" w:rsidRPr="00A3036C">
        <w:rPr>
          <w:rFonts w:ascii="Times New Roman" w:hAnsi="Times New Roman" w:cs="Times New Roman"/>
          <w:sz w:val="24"/>
          <w:szCs w:val="24"/>
        </w:rPr>
        <w:t>que desconfigura toda evolução do terrícola para seu despertar. ▬ preocupada.</w:t>
      </w:r>
    </w:p>
    <w:p w14:paraId="520740DB" w14:textId="77777777" w:rsidR="00AD1B1E" w:rsidRPr="00A3036C" w:rsidRDefault="00AD1B1E" w:rsidP="00341322">
      <w:pPr>
        <w:spacing w:after="0"/>
        <w:jc w:val="both"/>
        <w:rPr>
          <w:rFonts w:ascii="Times New Roman" w:hAnsi="Times New Roman" w:cs="Times New Roman"/>
          <w:sz w:val="24"/>
          <w:szCs w:val="24"/>
        </w:rPr>
      </w:pPr>
    </w:p>
    <w:p w14:paraId="471A164B" w14:textId="01D67B7F" w:rsidR="00AD1B1E" w:rsidRPr="00A3036C" w:rsidRDefault="00AD1B1E"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O nosso exército de Guerreiros de Luz precisa despertar os terráqueos, planetários, dimensionais e multidimensionais adormecidos ― Germano resume a missão ― A Terra, </w:t>
      </w:r>
      <w:r w:rsidRPr="00A3036C">
        <w:rPr>
          <w:rFonts w:ascii="Times New Roman" w:hAnsi="Times New Roman" w:cs="Times New Roman"/>
          <w:i/>
          <w:iCs/>
          <w:sz w:val="24"/>
          <w:szCs w:val="24"/>
        </w:rPr>
        <w:t xml:space="preserve">menina dos olhos </w:t>
      </w:r>
      <w:r w:rsidRPr="00A3036C">
        <w:rPr>
          <w:rFonts w:ascii="Times New Roman" w:hAnsi="Times New Roman" w:cs="Times New Roman"/>
          <w:sz w:val="24"/>
          <w:szCs w:val="24"/>
        </w:rPr>
        <w:t xml:space="preserve">do SEU, recepciona raças de todo o universo ― Projeta planetas do universo, incluindo os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reinonaques</w:t>
      </w:r>
      <w:r w:rsidRPr="00A3036C">
        <w:rPr>
          <w:rFonts w:ascii="Times New Roman" w:hAnsi="Times New Roman" w:cs="Times New Roman"/>
          <w:sz w:val="24"/>
          <w:szCs w:val="24"/>
        </w:rPr>
        <w:t xml:space="preserve"> e </w:t>
      </w:r>
      <w:r w:rsidRPr="00A3036C">
        <w:rPr>
          <w:rFonts w:ascii="Times New Roman" w:hAnsi="Times New Roman" w:cs="Times New Roman"/>
          <w:i/>
          <w:iCs/>
          <w:sz w:val="24"/>
          <w:szCs w:val="24"/>
        </w:rPr>
        <w:t>dominitilianos</w:t>
      </w:r>
      <w:r w:rsidRPr="00A3036C">
        <w:rPr>
          <w:rFonts w:ascii="Times New Roman" w:hAnsi="Times New Roman" w:cs="Times New Roman"/>
          <w:sz w:val="24"/>
          <w:szCs w:val="24"/>
        </w:rPr>
        <w:t>, além da unicidade observada</w:t>
      </w:r>
      <w:r w:rsidR="00113D1C" w:rsidRPr="00A3036C">
        <w:rPr>
          <w:rFonts w:ascii="Times New Roman" w:hAnsi="Times New Roman" w:cs="Times New Roman"/>
          <w:sz w:val="24"/>
          <w:szCs w:val="24"/>
        </w:rPr>
        <w:t xml:space="preserve"> na vida de </w:t>
      </w:r>
      <w:r w:rsidR="00113D1C" w:rsidRPr="00A3036C">
        <w:rPr>
          <w:rFonts w:ascii="Times New Roman" w:hAnsi="Times New Roman" w:cs="Times New Roman"/>
          <w:i/>
          <w:iCs/>
          <w:sz w:val="24"/>
          <w:szCs w:val="24"/>
        </w:rPr>
        <w:t xml:space="preserve">morcturianos </w:t>
      </w:r>
      <w:r w:rsidR="00113D1C" w:rsidRPr="00A3036C">
        <w:rPr>
          <w:rFonts w:ascii="Times New Roman" w:hAnsi="Times New Roman" w:cs="Times New Roman"/>
          <w:sz w:val="24"/>
          <w:szCs w:val="24"/>
        </w:rPr>
        <w:t xml:space="preserve">e outros afinados a Lei universal de amor incondicional </w:t>
      </w:r>
      <w:r w:rsidRPr="00A3036C">
        <w:rPr>
          <w:rFonts w:ascii="Times New Roman" w:hAnsi="Times New Roman" w:cs="Times New Roman"/>
          <w:sz w:val="24"/>
          <w:szCs w:val="24"/>
        </w:rPr>
        <w:t>―</w:t>
      </w:r>
      <w:r w:rsidR="00AD0DB6" w:rsidRPr="00A3036C">
        <w:rPr>
          <w:rFonts w:ascii="Times New Roman" w:hAnsi="Times New Roman" w:cs="Times New Roman"/>
          <w:sz w:val="24"/>
          <w:szCs w:val="24"/>
        </w:rPr>
        <w:t xml:space="preserve"> </w:t>
      </w:r>
      <w:r w:rsidR="00F147C0" w:rsidRPr="00A3036C">
        <w:rPr>
          <w:rFonts w:ascii="Times New Roman" w:hAnsi="Times New Roman" w:cs="Times New Roman"/>
          <w:sz w:val="24"/>
          <w:szCs w:val="24"/>
        </w:rPr>
        <w:t>Aqui</w:t>
      </w:r>
      <w:r w:rsidR="00834611" w:rsidRPr="00A3036C">
        <w:rPr>
          <w:rFonts w:ascii="Times New Roman" w:hAnsi="Times New Roman" w:cs="Times New Roman"/>
          <w:sz w:val="24"/>
          <w:szCs w:val="24"/>
        </w:rPr>
        <w:t xml:space="preserve">, se pode experenciar </w:t>
      </w:r>
      <w:r w:rsidR="007E28E4" w:rsidRPr="00A3036C">
        <w:rPr>
          <w:rFonts w:ascii="Times New Roman" w:hAnsi="Times New Roman" w:cs="Times New Roman"/>
          <w:sz w:val="24"/>
          <w:szCs w:val="24"/>
        </w:rPr>
        <w:t xml:space="preserve">a dualidade </w:t>
      </w:r>
      <w:r w:rsidR="00834611" w:rsidRPr="00A3036C">
        <w:rPr>
          <w:rFonts w:ascii="Times New Roman" w:hAnsi="Times New Roman" w:cs="Times New Roman"/>
          <w:sz w:val="24"/>
          <w:szCs w:val="24"/>
        </w:rPr>
        <w:t>pela diversidade</w:t>
      </w:r>
      <w:r w:rsidR="007E28E4" w:rsidRPr="00A3036C">
        <w:rPr>
          <w:rFonts w:ascii="Times New Roman" w:hAnsi="Times New Roman" w:cs="Times New Roman"/>
          <w:sz w:val="24"/>
          <w:szCs w:val="24"/>
        </w:rPr>
        <w:t xml:space="preserve"> rumo a unicidade</w:t>
      </w:r>
      <w:r w:rsidR="004449C4" w:rsidRPr="00A3036C">
        <w:rPr>
          <w:rFonts w:ascii="Times New Roman" w:hAnsi="Times New Roman" w:cs="Times New Roman"/>
          <w:sz w:val="24"/>
          <w:szCs w:val="24"/>
        </w:rPr>
        <w:t xml:space="preserve"> prevista </w:t>
      </w:r>
      <w:r w:rsidR="003F31D0" w:rsidRPr="00A3036C">
        <w:rPr>
          <w:rFonts w:ascii="Times New Roman" w:hAnsi="Times New Roman" w:cs="Times New Roman"/>
          <w:sz w:val="24"/>
          <w:szCs w:val="24"/>
        </w:rPr>
        <w:t>―</w:t>
      </w:r>
      <w:r w:rsidR="00113D1C" w:rsidRPr="00A3036C">
        <w:rPr>
          <w:rFonts w:ascii="Times New Roman" w:hAnsi="Times New Roman" w:cs="Times New Roman"/>
          <w:sz w:val="24"/>
          <w:szCs w:val="24"/>
        </w:rPr>
        <w:t xml:space="preserve"> Irradia ondas eletromagnéticas e emocionais da verdade absoluta divinal repousada no SEU ― Vocês, munidos de poderes descobertos pelas suas respectivas consciências, distribuirão as chaves para os terr</w:t>
      </w:r>
      <w:r w:rsidR="004449C4" w:rsidRPr="00A3036C">
        <w:rPr>
          <w:rFonts w:ascii="Times New Roman" w:hAnsi="Times New Roman" w:cs="Times New Roman"/>
          <w:sz w:val="24"/>
          <w:szCs w:val="24"/>
        </w:rPr>
        <w:t>ícola</w:t>
      </w:r>
      <w:r w:rsidR="00113D1C" w:rsidRPr="00A3036C">
        <w:rPr>
          <w:rFonts w:ascii="Times New Roman" w:hAnsi="Times New Roman" w:cs="Times New Roman"/>
          <w:sz w:val="24"/>
          <w:szCs w:val="24"/>
        </w:rPr>
        <w:t xml:space="preserve">s abrirem a porta </w:t>
      </w:r>
      <w:r w:rsidR="0031780A" w:rsidRPr="00A3036C">
        <w:rPr>
          <w:rFonts w:ascii="Times New Roman" w:hAnsi="Times New Roman" w:cs="Times New Roman"/>
          <w:sz w:val="24"/>
          <w:szCs w:val="24"/>
        </w:rPr>
        <w:t xml:space="preserve">de </w:t>
      </w:r>
      <w:r w:rsidR="00113D1C" w:rsidRPr="00A3036C">
        <w:rPr>
          <w:rFonts w:ascii="Times New Roman" w:hAnsi="Times New Roman" w:cs="Times New Roman"/>
          <w:sz w:val="24"/>
          <w:szCs w:val="24"/>
        </w:rPr>
        <w:t>liberdade da prisão imposta pelo Sistema Terra. ▬ afirma.</w:t>
      </w:r>
    </w:p>
    <w:p w14:paraId="3C37D762" w14:textId="77777777" w:rsidR="00113D1C" w:rsidRPr="00A3036C" w:rsidRDefault="00113D1C" w:rsidP="00341322">
      <w:pPr>
        <w:spacing w:after="0"/>
        <w:jc w:val="both"/>
        <w:rPr>
          <w:rFonts w:ascii="Times New Roman" w:hAnsi="Times New Roman" w:cs="Times New Roman"/>
          <w:sz w:val="24"/>
          <w:szCs w:val="24"/>
        </w:rPr>
      </w:pPr>
    </w:p>
    <w:p w14:paraId="75ED4A60" w14:textId="0DA7138D" w:rsidR="00113D1C" w:rsidRPr="00A3036C" w:rsidRDefault="00113D1C"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590270" w:rsidRPr="00A3036C">
        <w:rPr>
          <w:rFonts w:ascii="Times New Roman" w:hAnsi="Times New Roman" w:cs="Times New Roman"/>
          <w:sz w:val="24"/>
          <w:szCs w:val="24"/>
        </w:rPr>
        <w:t>“Papo Reto” continuará sendo a melhor arma para despertar os terrícolas ― Taiguara reitera a importância da crônica escrita por Tom Harrison ― Palavras divinais conquistarão os verdadeiros corações terráqueos. ▬ esclarece.</w:t>
      </w:r>
    </w:p>
    <w:p w14:paraId="3A3E3247" w14:textId="77777777" w:rsidR="00590270" w:rsidRPr="00A3036C" w:rsidRDefault="00590270" w:rsidP="00341322">
      <w:pPr>
        <w:spacing w:after="0"/>
        <w:jc w:val="both"/>
        <w:rPr>
          <w:rFonts w:ascii="Times New Roman" w:hAnsi="Times New Roman" w:cs="Times New Roman"/>
          <w:sz w:val="24"/>
          <w:szCs w:val="24"/>
        </w:rPr>
      </w:pPr>
    </w:p>
    <w:p w14:paraId="0357B50F" w14:textId="77777777" w:rsidR="00197599" w:rsidRPr="00A3036C" w:rsidRDefault="00590270"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197599" w:rsidRPr="00A3036C">
        <w:rPr>
          <w:rFonts w:ascii="Times New Roman" w:hAnsi="Times New Roman" w:cs="Times New Roman"/>
          <w:sz w:val="24"/>
          <w:szCs w:val="24"/>
        </w:rPr>
        <w:t xml:space="preserve">A vida materializada deve ser colocada em seu devido lugar ― Anna Márcia refere-se a ganância humana ― Terráqueos, </w:t>
      </w:r>
      <w:r w:rsidR="00197599" w:rsidRPr="00A3036C">
        <w:rPr>
          <w:rFonts w:ascii="Times New Roman" w:hAnsi="Times New Roman" w:cs="Times New Roman"/>
          <w:sz w:val="24"/>
          <w:szCs w:val="24"/>
        </w:rPr>
        <w:lastRenderedPageBreak/>
        <w:t>planetários, dimensionais e multidimensionais adormecidos irão acordar deste pesadelo chamado de Sistema Terra. ▬ projeta.</w:t>
      </w:r>
    </w:p>
    <w:p w14:paraId="125624CA" w14:textId="77777777" w:rsidR="00197599" w:rsidRPr="00A3036C" w:rsidRDefault="00197599" w:rsidP="00341322">
      <w:pPr>
        <w:spacing w:after="0"/>
        <w:jc w:val="both"/>
        <w:rPr>
          <w:rFonts w:ascii="Times New Roman" w:hAnsi="Times New Roman" w:cs="Times New Roman"/>
          <w:sz w:val="24"/>
          <w:szCs w:val="24"/>
        </w:rPr>
      </w:pPr>
    </w:p>
    <w:p w14:paraId="61DE3053" w14:textId="7410B5F9" w:rsidR="00590270" w:rsidRPr="00A3036C" w:rsidRDefault="00197599"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Habitantes terrenos </w:t>
      </w:r>
      <w:r w:rsidR="0048216A" w:rsidRPr="00A3036C">
        <w:rPr>
          <w:rFonts w:ascii="Times New Roman" w:hAnsi="Times New Roman" w:cs="Times New Roman"/>
          <w:sz w:val="24"/>
          <w:szCs w:val="24"/>
        </w:rPr>
        <w:t>estão vivenciando</w:t>
      </w:r>
      <w:r w:rsidR="00C33FAA" w:rsidRPr="00A3036C">
        <w:rPr>
          <w:rFonts w:ascii="Times New Roman" w:hAnsi="Times New Roman" w:cs="Times New Roman"/>
          <w:sz w:val="24"/>
          <w:szCs w:val="24"/>
        </w:rPr>
        <w:t xml:space="preserve"> oportunidade única de rumarem a unicidade ― Pablo</w:t>
      </w:r>
      <w:r w:rsidR="005A4BBF" w:rsidRPr="00A3036C">
        <w:rPr>
          <w:rFonts w:ascii="Times New Roman" w:hAnsi="Times New Roman" w:cs="Times New Roman"/>
          <w:sz w:val="24"/>
          <w:szCs w:val="24"/>
        </w:rPr>
        <w:t xml:space="preserve"> reforça fala de Anna Márcia </w:t>
      </w:r>
      <w:r w:rsidR="00C33FAA" w:rsidRPr="00A3036C">
        <w:rPr>
          <w:rFonts w:ascii="Times New Roman" w:hAnsi="Times New Roman" w:cs="Times New Roman"/>
          <w:sz w:val="24"/>
          <w:szCs w:val="24"/>
        </w:rPr>
        <w:t>―</w:t>
      </w:r>
      <w:r w:rsidR="00E65D09" w:rsidRPr="00A3036C">
        <w:rPr>
          <w:rFonts w:ascii="Times New Roman" w:hAnsi="Times New Roman" w:cs="Times New Roman"/>
          <w:sz w:val="24"/>
          <w:szCs w:val="24"/>
        </w:rPr>
        <w:t xml:space="preserve"> </w:t>
      </w:r>
      <w:r w:rsidR="00E12EAB" w:rsidRPr="00A3036C">
        <w:rPr>
          <w:rFonts w:ascii="Times New Roman" w:hAnsi="Times New Roman" w:cs="Times New Roman"/>
          <w:sz w:val="24"/>
          <w:szCs w:val="24"/>
        </w:rPr>
        <w:t>Encontrando o</w:t>
      </w:r>
      <w:r w:rsidR="005A4BBF" w:rsidRPr="00A3036C">
        <w:rPr>
          <w:rFonts w:ascii="Times New Roman" w:hAnsi="Times New Roman" w:cs="Times New Roman"/>
          <w:sz w:val="24"/>
          <w:szCs w:val="24"/>
        </w:rPr>
        <w:t xml:space="preserve"> </w:t>
      </w:r>
      <w:r w:rsidR="00E12EAB" w:rsidRPr="00A3036C">
        <w:rPr>
          <w:rFonts w:ascii="Times New Roman" w:hAnsi="Times New Roman" w:cs="Times New Roman"/>
          <w:sz w:val="24"/>
          <w:szCs w:val="24"/>
        </w:rPr>
        <w:t>a</w:t>
      </w:r>
      <w:r w:rsidR="005A4BBF" w:rsidRPr="00A3036C">
        <w:rPr>
          <w:rFonts w:ascii="Times New Roman" w:hAnsi="Times New Roman" w:cs="Times New Roman"/>
          <w:sz w:val="24"/>
          <w:szCs w:val="24"/>
        </w:rPr>
        <w:t>mor incondicional</w:t>
      </w:r>
      <w:r w:rsidR="00E12EAB" w:rsidRPr="00A3036C">
        <w:rPr>
          <w:rFonts w:ascii="Times New Roman" w:hAnsi="Times New Roman" w:cs="Times New Roman"/>
          <w:sz w:val="24"/>
          <w:szCs w:val="24"/>
        </w:rPr>
        <w:t>. ▬</w:t>
      </w:r>
      <w:r w:rsidRPr="00A3036C">
        <w:rPr>
          <w:rFonts w:ascii="Times New Roman" w:hAnsi="Times New Roman" w:cs="Times New Roman"/>
          <w:sz w:val="24"/>
          <w:szCs w:val="24"/>
        </w:rPr>
        <w:t xml:space="preserve">  </w:t>
      </w:r>
      <w:r w:rsidR="00E12EAB" w:rsidRPr="00A3036C">
        <w:rPr>
          <w:rFonts w:ascii="Times New Roman" w:hAnsi="Times New Roman" w:cs="Times New Roman"/>
          <w:sz w:val="24"/>
          <w:szCs w:val="24"/>
        </w:rPr>
        <w:t xml:space="preserve"> </w:t>
      </w:r>
      <w:r w:rsidR="00CC62DA" w:rsidRPr="00A3036C">
        <w:rPr>
          <w:rFonts w:ascii="Times New Roman" w:hAnsi="Times New Roman" w:cs="Times New Roman"/>
          <w:sz w:val="24"/>
          <w:szCs w:val="24"/>
        </w:rPr>
        <w:t>persuadido</w:t>
      </w:r>
      <w:r w:rsidR="00BD2B07" w:rsidRPr="00A3036C">
        <w:rPr>
          <w:rFonts w:ascii="Times New Roman" w:hAnsi="Times New Roman" w:cs="Times New Roman"/>
          <w:sz w:val="24"/>
          <w:szCs w:val="24"/>
        </w:rPr>
        <w:t>.</w:t>
      </w:r>
    </w:p>
    <w:p w14:paraId="6F635DE9" w14:textId="77777777" w:rsidR="00874B55" w:rsidRPr="00A3036C" w:rsidRDefault="00874B55" w:rsidP="00341322">
      <w:pPr>
        <w:spacing w:after="0"/>
        <w:jc w:val="both"/>
        <w:rPr>
          <w:rFonts w:ascii="Times New Roman" w:hAnsi="Times New Roman" w:cs="Times New Roman"/>
          <w:sz w:val="24"/>
          <w:szCs w:val="24"/>
        </w:rPr>
      </w:pPr>
    </w:p>
    <w:p w14:paraId="4B8E428C" w14:textId="50284F72" w:rsidR="00874B55" w:rsidRPr="00A3036C" w:rsidRDefault="00874B55"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835F73" w:rsidRPr="00A3036C">
        <w:rPr>
          <w:rFonts w:ascii="Times New Roman" w:hAnsi="Times New Roman" w:cs="Times New Roman"/>
          <w:sz w:val="24"/>
          <w:szCs w:val="24"/>
        </w:rPr>
        <w:t xml:space="preserve"> </w:t>
      </w:r>
      <w:r w:rsidR="00597008" w:rsidRPr="00A3036C">
        <w:rPr>
          <w:rFonts w:ascii="Times New Roman" w:hAnsi="Times New Roman" w:cs="Times New Roman"/>
          <w:sz w:val="24"/>
          <w:szCs w:val="24"/>
        </w:rPr>
        <w:t>A redução populacional da Terra</w:t>
      </w:r>
      <w:r w:rsidR="001451B5" w:rsidRPr="00A3036C">
        <w:rPr>
          <w:rFonts w:ascii="Times New Roman" w:hAnsi="Times New Roman" w:cs="Times New Roman"/>
          <w:sz w:val="24"/>
          <w:szCs w:val="24"/>
        </w:rPr>
        <w:t xml:space="preserve">, seja pelo </w:t>
      </w:r>
      <w:r w:rsidR="005F755D" w:rsidRPr="00A3036C">
        <w:rPr>
          <w:rFonts w:ascii="Times New Roman" w:hAnsi="Times New Roman" w:cs="Times New Roman"/>
          <w:sz w:val="24"/>
          <w:szCs w:val="24"/>
        </w:rPr>
        <w:t xml:space="preserve">bem </w:t>
      </w:r>
      <w:r w:rsidR="001451B5" w:rsidRPr="00A3036C">
        <w:rPr>
          <w:rFonts w:ascii="Times New Roman" w:hAnsi="Times New Roman" w:cs="Times New Roman"/>
          <w:sz w:val="24"/>
          <w:szCs w:val="24"/>
        </w:rPr>
        <w:t>ou mal é certa ―</w:t>
      </w:r>
      <w:r w:rsidR="008505AC" w:rsidRPr="00A3036C">
        <w:rPr>
          <w:rFonts w:ascii="Times New Roman" w:hAnsi="Times New Roman" w:cs="Times New Roman"/>
          <w:sz w:val="24"/>
          <w:szCs w:val="24"/>
        </w:rPr>
        <w:t xml:space="preserve"> Marion Patrícia exp</w:t>
      </w:r>
      <w:r w:rsidR="005F755D" w:rsidRPr="00A3036C">
        <w:rPr>
          <w:rFonts w:ascii="Times New Roman" w:hAnsi="Times New Roman" w:cs="Times New Roman"/>
          <w:sz w:val="24"/>
          <w:szCs w:val="24"/>
        </w:rPr>
        <w:t>õe</w:t>
      </w:r>
      <w:r w:rsidR="00857484" w:rsidRPr="00A3036C">
        <w:rPr>
          <w:rFonts w:ascii="Times New Roman" w:hAnsi="Times New Roman" w:cs="Times New Roman"/>
          <w:sz w:val="24"/>
          <w:szCs w:val="24"/>
        </w:rPr>
        <w:t xml:space="preserve"> dois lados da moeda </w:t>
      </w:r>
      <w:r w:rsidR="001451B5" w:rsidRPr="00A3036C">
        <w:rPr>
          <w:rFonts w:ascii="Times New Roman" w:hAnsi="Times New Roman" w:cs="Times New Roman"/>
          <w:sz w:val="24"/>
          <w:szCs w:val="24"/>
        </w:rPr>
        <w:t>―</w:t>
      </w:r>
      <w:r w:rsidR="00857484" w:rsidRPr="00A3036C">
        <w:rPr>
          <w:rFonts w:ascii="Times New Roman" w:hAnsi="Times New Roman" w:cs="Times New Roman"/>
          <w:sz w:val="24"/>
          <w:szCs w:val="24"/>
        </w:rPr>
        <w:t xml:space="preserve"> Seres humanos</w:t>
      </w:r>
      <w:r w:rsidR="00626FE9" w:rsidRPr="00A3036C">
        <w:rPr>
          <w:rFonts w:ascii="Times New Roman" w:hAnsi="Times New Roman" w:cs="Times New Roman"/>
          <w:sz w:val="24"/>
          <w:szCs w:val="24"/>
        </w:rPr>
        <w:t xml:space="preserve">, opcionalmente, </w:t>
      </w:r>
      <w:r w:rsidR="00A5032B" w:rsidRPr="00A3036C">
        <w:rPr>
          <w:rFonts w:ascii="Times New Roman" w:hAnsi="Times New Roman" w:cs="Times New Roman"/>
          <w:sz w:val="24"/>
          <w:szCs w:val="24"/>
        </w:rPr>
        <w:t>seduzidos à materialização estarão condenados, assim como nossos algozes, a serem parte de os</w:t>
      </w:r>
      <w:r w:rsidR="00857484" w:rsidRPr="00A3036C">
        <w:rPr>
          <w:rFonts w:ascii="Times New Roman" w:hAnsi="Times New Roman" w:cs="Times New Roman"/>
          <w:sz w:val="24"/>
          <w:szCs w:val="24"/>
        </w:rPr>
        <w:t xml:space="preserve"> </w:t>
      </w:r>
      <w:bookmarkStart w:id="39" w:name="_Hlk184216529"/>
      <w:r w:rsidR="00A5032B" w:rsidRPr="00A3036C">
        <w:rPr>
          <w:rFonts w:ascii="Times New Roman" w:hAnsi="Times New Roman" w:cs="Times New Roman"/>
          <w:b/>
          <w:bCs/>
          <w:sz w:val="24"/>
          <w:szCs w:val="24"/>
        </w:rPr>
        <w:t>e</w:t>
      </w:r>
      <w:r w:rsidR="00A5032B" w:rsidRPr="00A3036C">
        <w:rPr>
          <w:rFonts w:ascii="Times New Roman" w:hAnsi="Times New Roman" w:cs="Times New Roman"/>
          <w:b/>
          <w:bCs/>
          <w:color w:val="FF0000"/>
          <w:sz w:val="28"/>
          <w:szCs w:val="28"/>
        </w:rPr>
        <w:t>X</w:t>
      </w:r>
      <w:r w:rsidR="00A5032B" w:rsidRPr="00A3036C">
        <w:rPr>
          <w:rFonts w:ascii="Times New Roman" w:hAnsi="Times New Roman" w:cs="Times New Roman"/>
          <w:b/>
          <w:bCs/>
          <w:sz w:val="24"/>
          <w:szCs w:val="24"/>
        </w:rPr>
        <w:t xml:space="preserve">ilados da </w:t>
      </w:r>
      <w:r w:rsidR="00A5032B" w:rsidRPr="00A3036C">
        <w:rPr>
          <w:rFonts w:ascii="Times New Roman" w:hAnsi="Times New Roman" w:cs="Times New Roman"/>
          <w:b/>
          <w:bCs/>
          <w:color w:val="7030A0"/>
          <w:sz w:val="24"/>
          <w:szCs w:val="24"/>
        </w:rPr>
        <w:t>T</w:t>
      </w:r>
      <w:r w:rsidR="00A5032B" w:rsidRPr="00A3036C">
        <w:rPr>
          <w:rFonts w:ascii="Times New Roman" w:hAnsi="Times New Roman" w:cs="Times New Roman"/>
          <w:b/>
          <w:bCs/>
          <w:sz w:val="24"/>
          <w:szCs w:val="24"/>
        </w:rPr>
        <w:t>erra ─ passado pacto para o futuro</w:t>
      </w:r>
      <w:bookmarkEnd w:id="39"/>
      <w:r w:rsidR="00A5032B" w:rsidRPr="00A3036C">
        <w:rPr>
          <w:rFonts w:ascii="Times New Roman" w:hAnsi="Times New Roman" w:cs="Times New Roman"/>
          <w:sz w:val="24"/>
          <w:szCs w:val="24"/>
        </w:rPr>
        <w:t>.</w:t>
      </w:r>
      <w:r w:rsidR="004C21C4" w:rsidRPr="00A3036C">
        <w:rPr>
          <w:rFonts w:ascii="Times New Roman" w:hAnsi="Times New Roman" w:cs="Times New Roman"/>
          <w:sz w:val="24"/>
          <w:szCs w:val="24"/>
        </w:rPr>
        <w:t xml:space="preserve"> ▬ </w:t>
      </w:r>
      <w:r w:rsidR="005E4BA8" w:rsidRPr="00A3036C">
        <w:rPr>
          <w:rFonts w:ascii="Times New Roman" w:hAnsi="Times New Roman" w:cs="Times New Roman"/>
          <w:sz w:val="24"/>
          <w:szCs w:val="24"/>
        </w:rPr>
        <w:t>conclui</w:t>
      </w:r>
      <w:r w:rsidR="002C7FCB" w:rsidRPr="00A3036C">
        <w:rPr>
          <w:rFonts w:ascii="Times New Roman" w:hAnsi="Times New Roman" w:cs="Times New Roman"/>
          <w:sz w:val="24"/>
          <w:szCs w:val="24"/>
        </w:rPr>
        <w:t>.</w:t>
      </w:r>
    </w:p>
    <w:p w14:paraId="0B1E55A2" w14:textId="77777777" w:rsidR="002C7FCB" w:rsidRPr="00A3036C" w:rsidRDefault="002C7FCB" w:rsidP="00341322">
      <w:pPr>
        <w:spacing w:after="0"/>
        <w:jc w:val="both"/>
        <w:rPr>
          <w:rFonts w:ascii="Times New Roman" w:hAnsi="Times New Roman" w:cs="Times New Roman"/>
          <w:sz w:val="24"/>
          <w:szCs w:val="24"/>
        </w:rPr>
      </w:pPr>
    </w:p>
    <w:p w14:paraId="7D41CDB0" w14:textId="56F33170" w:rsidR="002C7FCB" w:rsidRPr="00A3036C" w:rsidRDefault="002C7FCB"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37103" w:rsidRPr="00A3036C">
        <w:rPr>
          <w:rFonts w:ascii="Times New Roman" w:hAnsi="Times New Roman" w:cs="Times New Roman"/>
          <w:sz w:val="24"/>
          <w:szCs w:val="24"/>
        </w:rPr>
        <w:t xml:space="preserve">A consciência humana desperta ruirá </w:t>
      </w:r>
      <w:r w:rsidR="00E02572" w:rsidRPr="00A3036C">
        <w:rPr>
          <w:rFonts w:ascii="Times New Roman" w:hAnsi="Times New Roman" w:cs="Times New Roman"/>
          <w:sz w:val="24"/>
          <w:szCs w:val="24"/>
        </w:rPr>
        <w:t xml:space="preserve">com </w:t>
      </w:r>
      <w:r w:rsidR="00D37103" w:rsidRPr="00A3036C">
        <w:rPr>
          <w:rFonts w:ascii="Times New Roman" w:hAnsi="Times New Roman" w:cs="Times New Roman"/>
          <w:sz w:val="24"/>
          <w:szCs w:val="24"/>
        </w:rPr>
        <w:t>dogmas</w:t>
      </w:r>
      <w:r w:rsidR="00E02572" w:rsidRPr="00A3036C">
        <w:rPr>
          <w:rFonts w:ascii="Times New Roman" w:hAnsi="Times New Roman" w:cs="Times New Roman"/>
          <w:sz w:val="24"/>
          <w:szCs w:val="24"/>
        </w:rPr>
        <w:t xml:space="preserve"> ― Vivi</w:t>
      </w:r>
      <w:r w:rsidR="00016162" w:rsidRPr="00A3036C">
        <w:rPr>
          <w:rFonts w:ascii="Times New Roman" w:hAnsi="Times New Roman" w:cs="Times New Roman"/>
          <w:sz w:val="24"/>
          <w:szCs w:val="24"/>
        </w:rPr>
        <w:t>ane</w:t>
      </w:r>
      <w:r w:rsidR="0061245E" w:rsidRPr="00A3036C">
        <w:rPr>
          <w:rFonts w:ascii="Times New Roman" w:hAnsi="Times New Roman" w:cs="Times New Roman"/>
          <w:sz w:val="24"/>
          <w:szCs w:val="24"/>
        </w:rPr>
        <w:t xml:space="preserve"> </w:t>
      </w:r>
      <w:r w:rsidR="00804CB6" w:rsidRPr="00A3036C">
        <w:rPr>
          <w:rFonts w:ascii="Times New Roman" w:hAnsi="Times New Roman" w:cs="Times New Roman"/>
          <w:sz w:val="24"/>
          <w:szCs w:val="24"/>
        </w:rPr>
        <w:t xml:space="preserve">energiza </w:t>
      </w:r>
      <w:r w:rsidR="00E373EB" w:rsidRPr="00A3036C">
        <w:rPr>
          <w:rFonts w:ascii="Times New Roman" w:hAnsi="Times New Roman" w:cs="Times New Roman"/>
          <w:sz w:val="24"/>
          <w:szCs w:val="24"/>
        </w:rPr>
        <w:t>su</w:t>
      </w:r>
      <w:r w:rsidR="00804CB6" w:rsidRPr="00A3036C">
        <w:rPr>
          <w:rFonts w:ascii="Times New Roman" w:hAnsi="Times New Roman" w:cs="Times New Roman"/>
          <w:sz w:val="24"/>
          <w:szCs w:val="24"/>
        </w:rPr>
        <w:t xml:space="preserve">a </w:t>
      </w:r>
      <w:r w:rsidR="00E373EB" w:rsidRPr="00A3036C">
        <w:rPr>
          <w:rFonts w:ascii="Times New Roman" w:hAnsi="Times New Roman" w:cs="Times New Roman"/>
          <w:sz w:val="24"/>
          <w:szCs w:val="24"/>
        </w:rPr>
        <w:t xml:space="preserve">convicção </w:t>
      </w:r>
      <w:r w:rsidR="00E02572" w:rsidRPr="00A3036C">
        <w:rPr>
          <w:rFonts w:ascii="Times New Roman" w:hAnsi="Times New Roman" w:cs="Times New Roman"/>
          <w:sz w:val="24"/>
          <w:szCs w:val="24"/>
        </w:rPr>
        <w:t>―</w:t>
      </w:r>
      <w:r w:rsidR="00E373EB" w:rsidRPr="00A3036C">
        <w:rPr>
          <w:rFonts w:ascii="Times New Roman" w:hAnsi="Times New Roman" w:cs="Times New Roman"/>
          <w:sz w:val="24"/>
          <w:szCs w:val="24"/>
        </w:rPr>
        <w:t xml:space="preserve"> </w:t>
      </w:r>
      <w:r w:rsidR="00CF0459" w:rsidRPr="00A3036C">
        <w:rPr>
          <w:rFonts w:ascii="Times New Roman" w:hAnsi="Times New Roman" w:cs="Times New Roman"/>
          <w:sz w:val="24"/>
          <w:szCs w:val="24"/>
        </w:rPr>
        <w:t>A crônica “Papo Reto”</w:t>
      </w:r>
      <w:r w:rsidR="00633773" w:rsidRPr="00A3036C">
        <w:rPr>
          <w:rFonts w:ascii="Times New Roman" w:hAnsi="Times New Roman" w:cs="Times New Roman"/>
          <w:sz w:val="24"/>
          <w:szCs w:val="24"/>
        </w:rPr>
        <w:t xml:space="preserve"> é o veículo </w:t>
      </w:r>
      <w:r w:rsidR="00F36618" w:rsidRPr="00A3036C">
        <w:rPr>
          <w:rFonts w:ascii="Times New Roman" w:hAnsi="Times New Roman" w:cs="Times New Roman"/>
          <w:sz w:val="24"/>
          <w:szCs w:val="24"/>
        </w:rPr>
        <w:t>certo para</w:t>
      </w:r>
      <w:r w:rsidR="00633773" w:rsidRPr="00A3036C">
        <w:rPr>
          <w:rFonts w:ascii="Times New Roman" w:hAnsi="Times New Roman" w:cs="Times New Roman"/>
          <w:sz w:val="24"/>
          <w:szCs w:val="24"/>
        </w:rPr>
        <w:t xml:space="preserve"> propositura </w:t>
      </w:r>
      <w:r w:rsidR="00F36618" w:rsidRPr="00A3036C">
        <w:rPr>
          <w:rFonts w:ascii="Times New Roman" w:hAnsi="Times New Roman" w:cs="Times New Roman"/>
          <w:sz w:val="24"/>
          <w:szCs w:val="24"/>
        </w:rPr>
        <w:t xml:space="preserve">deste despertar. ▬ </w:t>
      </w:r>
      <w:r w:rsidR="00A96418" w:rsidRPr="00A3036C">
        <w:rPr>
          <w:rFonts w:ascii="Times New Roman" w:hAnsi="Times New Roman" w:cs="Times New Roman"/>
          <w:sz w:val="24"/>
          <w:szCs w:val="24"/>
        </w:rPr>
        <w:t>afirma.</w:t>
      </w:r>
    </w:p>
    <w:p w14:paraId="19CF6B67" w14:textId="77777777" w:rsidR="00A96418" w:rsidRPr="00A3036C" w:rsidRDefault="00A96418" w:rsidP="00341322">
      <w:pPr>
        <w:spacing w:after="0"/>
        <w:jc w:val="both"/>
        <w:rPr>
          <w:rFonts w:ascii="Times New Roman" w:hAnsi="Times New Roman" w:cs="Times New Roman"/>
          <w:sz w:val="24"/>
          <w:szCs w:val="24"/>
        </w:rPr>
      </w:pPr>
    </w:p>
    <w:p w14:paraId="5E728729" w14:textId="62AB5A83" w:rsidR="00A96418" w:rsidRPr="00A3036C" w:rsidRDefault="002C390E"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Germano e Fértilles irradiam</w:t>
      </w:r>
      <w:r w:rsidR="00532511" w:rsidRPr="00A3036C">
        <w:rPr>
          <w:rFonts w:ascii="Times New Roman" w:hAnsi="Times New Roman" w:cs="Times New Roman"/>
          <w:sz w:val="24"/>
          <w:szCs w:val="24"/>
        </w:rPr>
        <w:t xml:space="preserve"> energi</w:t>
      </w:r>
      <w:r w:rsidR="00CE775F" w:rsidRPr="00A3036C">
        <w:rPr>
          <w:rFonts w:ascii="Times New Roman" w:hAnsi="Times New Roman" w:cs="Times New Roman"/>
          <w:sz w:val="24"/>
          <w:szCs w:val="24"/>
        </w:rPr>
        <w:t>as formadoras de um cone sola</w:t>
      </w:r>
      <w:r w:rsidR="00572370" w:rsidRPr="00A3036C">
        <w:rPr>
          <w:rFonts w:ascii="Times New Roman" w:hAnsi="Times New Roman" w:cs="Times New Roman"/>
          <w:sz w:val="24"/>
          <w:szCs w:val="24"/>
        </w:rPr>
        <w:t xml:space="preserve">r que envolve dos pés as cabeças todos os </w:t>
      </w:r>
      <w:r w:rsidR="0077496E" w:rsidRPr="00A3036C">
        <w:rPr>
          <w:rFonts w:ascii="Times New Roman" w:hAnsi="Times New Roman" w:cs="Times New Roman"/>
          <w:sz w:val="24"/>
          <w:szCs w:val="24"/>
        </w:rPr>
        <w:t>multidimensionais reunidos pela telepatia.</w:t>
      </w:r>
      <w:r w:rsidR="00BF76A8" w:rsidRPr="00A3036C">
        <w:rPr>
          <w:rFonts w:ascii="Times New Roman" w:hAnsi="Times New Roman" w:cs="Times New Roman"/>
          <w:sz w:val="24"/>
          <w:szCs w:val="24"/>
        </w:rPr>
        <w:t xml:space="preserve"> </w:t>
      </w:r>
      <w:r w:rsidR="006F78DF" w:rsidRPr="00A3036C">
        <w:rPr>
          <w:rFonts w:ascii="Times New Roman" w:hAnsi="Times New Roman" w:cs="Times New Roman"/>
          <w:sz w:val="24"/>
          <w:szCs w:val="24"/>
        </w:rPr>
        <w:t>Apesar de estarem</w:t>
      </w:r>
      <w:r w:rsidR="00FE2471" w:rsidRPr="00A3036C">
        <w:rPr>
          <w:rFonts w:ascii="Times New Roman" w:hAnsi="Times New Roman" w:cs="Times New Roman"/>
          <w:sz w:val="24"/>
          <w:szCs w:val="24"/>
        </w:rPr>
        <w:t xml:space="preserve"> divididos entre a Casa de Vidro na Fazenda Araruama</w:t>
      </w:r>
      <w:r w:rsidR="0058551D" w:rsidRPr="00A3036C">
        <w:rPr>
          <w:rFonts w:ascii="Times New Roman" w:hAnsi="Times New Roman" w:cs="Times New Roman"/>
          <w:sz w:val="24"/>
          <w:szCs w:val="24"/>
        </w:rPr>
        <w:t xml:space="preserve">, </w:t>
      </w:r>
      <w:r w:rsidR="00FE2471" w:rsidRPr="00A3036C">
        <w:rPr>
          <w:rFonts w:ascii="Times New Roman" w:hAnsi="Times New Roman" w:cs="Times New Roman"/>
          <w:sz w:val="24"/>
          <w:szCs w:val="24"/>
        </w:rPr>
        <w:t xml:space="preserve">a mansão no quadrilátero </w:t>
      </w:r>
      <w:r w:rsidR="0058551D" w:rsidRPr="00A3036C">
        <w:rPr>
          <w:rFonts w:ascii="Times New Roman" w:hAnsi="Times New Roman" w:cs="Times New Roman"/>
          <w:sz w:val="24"/>
          <w:szCs w:val="24"/>
        </w:rPr>
        <w:t>mais valioso de Ipanema</w:t>
      </w:r>
      <w:r w:rsidR="009447B2" w:rsidRPr="00A3036C">
        <w:rPr>
          <w:rFonts w:ascii="Times New Roman" w:hAnsi="Times New Roman" w:cs="Times New Roman"/>
          <w:sz w:val="24"/>
          <w:szCs w:val="24"/>
        </w:rPr>
        <w:t>, o</w:t>
      </w:r>
      <w:r w:rsidR="00553B4F" w:rsidRPr="00A3036C">
        <w:rPr>
          <w:rFonts w:ascii="Times New Roman" w:hAnsi="Times New Roman" w:cs="Times New Roman"/>
          <w:sz w:val="24"/>
          <w:szCs w:val="24"/>
        </w:rPr>
        <w:t xml:space="preserve"> </w:t>
      </w:r>
      <w:bookmarkStart w:id="40" w:name="_Hlk184634781"/>
      <w:r w:rsidR="00553B4F" w:rsidRPr="00A3036C">
        <w:rPr>
          <w:rFonts w:ascii="Times New Roman" w:hAnsi="Times New Roman" w:cs="Times New Roman"/>
          <w:sz w:val="24"/>
          <w:szCs w:val="24"/>
        </w:rPr>
        <w:t>PREPARADO ─ Presídio do Pecador Restaurado Dotado do Onicriador</w:t>
      </w:r>
      <w:bookmarkEnd w:id="40"/>
      <w:r w:rsidR="0056266B" w:rsidRPr="00A3036C">
        <w:rPr>
          <w:rFonts w:ascii="Times New Roman" w:hAnsi="Times New Roman" w:cs="Times New Roman"/>
          <w:sz w:val="24"/>
          <w:szCs w:val="24"/>
        </w:rPr>
        <w:t xml:space="preserve"> na zona oeste do Rio de Janeiro</w:t>
      </w:r>
      <w:r w:rsidR="000D75F0" w:rsidRPr="00A3036C">
        <w:rPr>
          <w:rFonts w:ascii="Times New Roman" w:hAnsi="Times New Roman" w:cs="Times New Roman"/>
          <w:sz w:val="24"/>
          <w:szCs w:val="24"/>
        </w:rPr>
        <w:t>.</w:t>
      </w:r>
      <w:r w:rsidR="001F7FC1" w:rsidRPr="00A3036C">
        <w:rPr>
          <w:rFonts w:ascii="Times New Roman" w:hAnsi="Times New Roman" w:cs="Times New Roman"/>
          <w:sz w:val="24"/>
          <w:szCs w:val="24"/>
        </w:rPr>
        <w:t xml:space="preserve"> </w:t>
      </w:r>
      <w:r w:rsidR="000D75F0" w:rsidRPr="00A3036C">
        <w:rPr>
          <w:rFonts w:ascii="Times New Roman" w:hAnsi="Times New Roman" w:cs="Times New Roman"/>
          <w:sz w:val="24"/>
          <w:szCs w:val="24"/>
        </w:rPr>
        <w:t>E,</w:t>
      </w:r>
      <w:r w:rsidR="00123352" w:rsidRPr="00A3036C">
        <w:rPr>
          <w:rFonts w:ascii="Times New Roman" w:hAnsi="Times New Roman" w:cs="Times New Roman"/>
          <w:sz w:val="24"/>
          <w:szCs w:val="24"/>
        </w:rPr>
        <w:t xml:space="preserve"> a capacidade de Germano e Fértilles </w:t>
      </w:r>
      <w:r w:rsidR="005E79A4" w:rsidRPr="00A3036C">
        <w:rPr>
          <w:rFonts w:ascii="Times New Roman" w:hAnsi="Times New Roman" w:cs="Times New Roman"/>
          <w:sz w:val="24"/>
          <w:szCs w:val="24"/>
        </w:rPr>
        <w:t>de se teletransportarem</w:t>
      </w:r>
      <w:r w:rsidR="00D141A3" w:rsidRPr="00A3036C">
        <w:rPr>
          <w:rFonts w:ascii="Times New Roman" w:hAnsi="Times New Roman" w:cs="Times New Roman"/>
          <w:sz w:val="24"/>
          <w:szCs w:val="24"/>
        </w:rPr>
        <w:t xml:space="preserve"> pelo universo</w:t>
      </w:r>
      <w:r w:rsidR="003A276B" w:rsidRPr="00A3036C">
        <w:rPr>
          <w:rFonts w:ascii="Times New Roman" w:hAnsi="Times New Roman" w:cs="Times New Roman"/>
          <w:sz w:val="24"/>
          <w:szCs w:val="24"/>
        </w:rPr>
        <w:t>. Todos</w:t>
      </w:r>
      <w:r w:rsidR="00CF6BEA" w:rsidRPr="00A3036C">
        <w:rPr>
          <w:rFonts w:ascii="Times New Roman" w:hAnsi="Times New Roman" w:cs="Times New Roman"/>
          <w:sz w:val="24"/>
          <w:szCs w:val="24"/>
        </w:rPr>
        <w:t xml:space="preserve"> estão envoltos</w:t>
      </w:r>
      <w:r w:rsidR="00A21FB6" w:rsidRPr="00A3036C">
        <w:rPr>
          <w:rFonts w:ascii="Times New Roman" w:hAnsi="Times New Roman" w:cs="Times New Roman"/>
          <w:sz w:val="24"/>
          <w:szCs w:val="24"/>
        </w:rPr>
        <w:t xml:space="preserve"> pelas </w:t>
      </w:r>
      <w:r w:rsidR="00A042A1" w:rsidRPr="00A3036C">
        <w:rPr>
          <w:rFonts w:ascii="Times New Roman" w:hAnsi="Times New Roman" w:cs="Times New Roman"/>
          <w:sz w:val="24"/>
          <w:szCs w:val="24"/>
        </w:rPr>
        <w:t>virtudes</w:t>
      </w:r>
      <w:r w:rsidR="00692D23" w:rsidRPr="00A3036C">
        <w:rPr>
          <w:rFonts w:ascii="Times New Roman" w:hAnsi="Times New Roman" w:cs="Times New Roman"/>
          <w:sz w:val="24"/>
          <w:szCs w:val="24"/>
        </w:rPr>
        <w:t xml:space="preserve"> violeta, masculino, e lilás, feminino</w:t>
      </w:r>
      <w:r w:rsidR="000E2DF1" w:rsidRPr="00A3036C">
        <w:rPr>
          <w:rFonts w:ascii="Times New Roman" w:hAnsi="Times New Roman" w:cs="Times New Roman"/>
          <w:sz w:val="24"/>
          <w:szCs w:val="24"/>
        </w:rPr>
        <w:t>, do casal criador do universo encontrado no SEU —</w:t>
      </w:r>
      <w:r w:rsidR="00CB1FAC" w:rsidRPr="00A3036C">
        <w:rPr>
          <w:rFonts w:ascii="Times New Roman" w:hAnsi="Times New Roman" w:cs="Times New Roman"/>
          <w:sz w:val="24"/>
          <w:szCs w:val="24"/>
        </w:rPr>
        <w:t xml:space="preserve"> </w:t>
      </w:r>
      <w:r w:rsidR="000E2DF1" w:rsidRPr="00A3036C">
        <w:rPr>
          <w:rFonts w:ascii="Times New Roman" w:hAnsi="Times New Roman" w:cs="Times New Roman"/>
          <w:sz w:val="24"/>
          <w:szCs w:val="24"/>
        </w:rPr>
        <w:t>Soberana Energia Universal</w:t>
      </w:r>
      <w:r w:rsidR="009666A3" w:rsidRPr="00A3036C">
        <w:rPr>
          <w:rFonts w:ascii="Times New Roman" w:hAnsi="Times New Roman" w:cs="Times New Roman"/>
          <w:sz w:val="24"/>
          <w:szCs w:val="24"/>
        </w:rPr>
        <w:t>.</w:t>
      </w:r>
    </w:p>
    <w:p w14:paraId="707049F3" w14:textId="7D1E1E9D" w:rsidR="009666A3" w:rsidRPr="00A3036C" w:rsidRDefault="00CB1FAC"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Energia captada por consciências despertas e disposta</w:t>
      </w:r>
      <w:r w:rsidR="00936543" w:rsidRPr="00A3036C">
        <w:rPr>
          <w:rFonts w:ascii="Times New Roman" w:hAnsi="Times New Roman" w:cs="Times New Roman"/>
          <w:sz w:val="24"/>
          <w:szCs w:val="24"/>
        </w:rPr>
        <w:t xml:space="preserve">s a lutarem com suas intelectualidades pelo equilíbrio da inteligibilidade e a </w:t>
      </w:r>
      <w:r w:rsidR="00936543" w:rsidRPr="00A3036C">
        <w:rPr>
          <w:rFonts w:ascii="Times New Roman" w:hAnsi="Times New Roman" w:cs="Times New Roman"/>
          <w:sz w:val="24"/>
          <w:szCs w:val="24"/>
        </w:rPr>
        <w:lastRenderedPageBreak/>
        <w:t>moralidade humanos.</w:t>
      </w:r>
      <w:r w:rsidR="006401B7" w:rsidRPr="00A3036C">
        <w:rPr>
          <w:rFonts w:ascii="Times New Roman" w:hAnsi="Times New Roman" w:cs="Times New Roman"/>
          <w:sz w:val="24"/>
          <w:szCs w:val="24"/>
        </w:rPr>
        <w:t xml:space="preserve"> </w:t>
      </w:r>
      <w:r w:rsidR="00291252" w:rsidRPr="00A3036C">
        <w:rPr>
          <w:rFonts w:ascii="Times New Roman" w:hAnsi="Times New Roman" w:cs="Times New Roman"/>
          <w:sz w:val="24"/>
          <w:szCs w:val="24"/>
        </w:rPr>
        <w:t xml:space="preserve">Muitos serão os desafios experimentados pelos </w:t>
      </w:r>
      <w:r w:rsidR="0061611F" w:rsidRPr="00A3036C">
        <w:rPr>
          <w:rFonts w:ascii="Times New Roman" w:hAnsi="Times New Roman" w:cs="Times New Roman"/>
          <w:sz w:val="24"/>
          <w:szCs w:val="24"/>
        </w:rPr>
        <w:t>terráqueo</w:t>
      </w:r>
      <w:r w:rsidR="000A5430" w:rsidRPr="00A3036C">
        <w:rPr>
          <w:rFonts w:ascii="Times New Roman" w:hAnsi="Times New Roman" w:cs="Times New Roman"/>
          <w:sz w:val="24"/>
          <w:szCs w:val="24"/>
        </w:rPr>
        <w:t>s apegados ao Sistema Terra. Dentre eles, o maior de todo</w:t>
      </w:r>
      <w:r w:rsidR="00F31BE8" w:rsidRPr="00A3036C">
        <w:rPr>
          <w:rFonts w:ascii="Times New Roman" w:hAnsi="Times New Roman" w:cs="Times New Roman"/>
          <w:sz w:val="24"/>
          <w:szCs w:val="24"/>
        </w:rPr>
        <w:t>s, de compreender a si próprio como agente transformador do planet</w:t>
      </w:r>
      <w:r w:rsidR="008E0533" w:rsidRPr="00A3036C">
        <w:rPr>
          <w:rFonts w:ascii="Times New Roman" w:hAnsi="Times New Roman" w:cs="Times New Roman"/>
          <w:sz w:val="24"/>
          <w:szCs w:val="24"/>
        </w:rPr>
        <w:t>a em prol da unicidade, gerenciada</w:t>
      </w:r>
      <w:r w:rsidR="00FD11EE" w:rsidRPr="00A3036C">
        <w:rPr>
          <w:rFonts w:ascii="Times New Roman" w:hAnsi="Times New Roman" w:cs="Times New Roman"/>
          <w:sz w:val="24"/>
          <w:szCs w:val="24"/>
        </w:rPr>
        <w:t xml:space="preserve"> pela Lei universal do amor incondicional.</w:t>
      </w:r>
      <w:r w:rsidR="00583A6C" w:rsidRPr="00A3036C">
        <w:rPr>
          <w:rFonts w:ascii="Times New Roman" w:hAnsi="Times New Roman" w:cs="Times New Roman"/>
          <w:sz w:val="24"/>
          <w:szCs w:val="24"/>
        </w:rPr>
        <w:t xml:space="preserve"> Para tal,</w:t>
      </w:r>
      <w:r w:rsidR="00811533" w:rsidRPr="00A3036C">
        <w:rPr>
          <w:rFonts w:ascii="Times New Roman" w:hAnsi="Times New Roman" w:cs="Times New Roman"/>
          <w:sz w:val="24"/>
          <w:szCs w:val="24"/>
        </w:rPr>
        <w:t xml:space="preserve"> o passado deve ser enterrado e o futuro ao terrícola pertence</w:t>
      </w:r>
      <w:r w:rsidR="0051311D" w:rsidRPr="00A3036C">
        <w:rPr>
          <w:rFonts w:ascii="Times New Roman" w:hAnsi="Times New Roman" w:cs="Times New Roman"/>
          <w:sz w:val="24"/>
          <w:szCs w:val="24"/>
        </w:rPr>
        <w:t>, de acordo com o seu livre arbítrio</w:t>
      </w:r>
      <w:r w:rsidR="00634E4D" w:rsidRPr="00A3036C">
        <w:rPr>
          <w:rFonts w:ascii="Times New Roman" w:hAnsi="Times New Roman" w:cs="Times New Roman"/>
          <w:sz w:val="24"/>
          <w:szCs w:val="24"/>
        </w:rPr>
        <w:t xml:space="preserve"> </w:t>
      </w:r>
      <w:r w:rsidR="00807DFF" w:rsidRPr="00A3036C">
        <w:rPr>
          <w:rFonts w:ascii="Times New Roman" w:hAnsi="Times New Roman" w:cs="Times New Roman"/>
          <w:sz w:val="24"/>
          <w:szCs w:val="24"/>
        </w:rPr>
        <w:t>intuído pela consciência energétic</w:t>
      </w:r>
      <w:r w:rsidR="00716944" w:rsidRPr="00A3036C">
        <w:rPr>
          <w:rFonts w:ascii="Times New Roman" w:hAnsi="Times New Roman" w:cs="Times New Roman"/>
          <w:sz w:val="24"/>
          <w:szCs w:val="24"/>
        </w:rPr>
        <w:t>a</w:t>
      </w:r>
      <w:r w:rsidR="00F720AA" w:rsidRPr="00A3036C">
        <w:rPr>
          <w:rFonts w:ascii="Times New Roman" w:hAnsi="Times New Roman" w:cs="Times New Roman"/>
          <w:sz w:val="24"/>
          <w:szCs w:val="24"/>
        </w:rPr>
        <w:t xml:space="preserve"> </w:t>
      </w:r>
      <w:r w:rsidR="00636AAE" w:rsidRPr="00A3036C">
        <w:rPr>
          <w:rFonts w:ascii="Times New Roman" w:hAnsi="Times New Roman" w:cs="Times New Roman"/>
          <w:sz w:val="24"/>
          <w:szCs w:val="24"/>
        </w:rPr>
        <w:t>iluminada</w:t>
      </w:r>
      <w:r w:rsidR="00F720AA" w:rsidRPr="00A3036C">
        <w:rPr>
          <w:rFonts w:ascii="Times New Roman" w:hAnsi="Times New Roman" w:cs="Times New Roman"/>
          <w:sz w:val="24"/>
          <w:szCs w:val="24"/>
        </w:rPr>
        <w:t xml:space="preserve"> pelo coração repleto de amor</w:t>
      </w:r>
      <w:r w:rsidR="00B758C8" w:rsidRPr="00A3036C">
        <w:rPr>
          <w:rFonts w:ascii="Times New Roman" w:hAnsi="Times New Roman" w:cs="Times New Roman"/>
          <w:sz w:val="24"/>
          <w:szCs w:val="24"/>
        </w:rPr>
        <w:t xml:space="preserve"> equilibrado na mente,</w:t>
      </w:r>
      <w:r w:rsidR="00FC619C" w:rsidRPr="00A3036C">
        <w:rPr>
          <w:rFonts w:ascii="Times New Roman" w:hAnsi="Times New Roman" w:cs="Times New Roman"/>
          <w:sz w:val="24"/>
          <w:szCs w:val="24"/>
        </w:rPr>
        <w:t xml:space="preserve"> corpo e espírito</w:t>
      </w:r>
      <w:r w:rsidR="00323F7D" w:rsidRPr="00A3036C">
        <w:rPr>
          <w:rFonts w:ascii="Times New Roman" w:hAnsi="Times New Roman" w:cs="Times New Roman"/>
          <w:sz w:val="24"/>
          <w:szCs w:val="24"/>
        </w:rPr>
        <w:t xml:space="preserve"> e</w:t>
      </w:r>
      <w:r w:rsidR="00861F0B" w:rsidRPr="00A3036C">
        <w:rPr>
          <w:rFonts w:ascii="Times New Roman" w:hAnsi="Times New Roman" w:cs="Times New Roman"/>
          <w:sz w:val="24"/>
          <w:szCs w:val="24"/>
        </w:rPr>
        <w:t xml:space="preserve"> conectado ao Eu Superior.</w:t>
      </w:r>
    </w:p>
    <w:p w14:paraId="6E9FDAB6" w14:textId="5C569DDF" w:rsidR="009215A9" w:rsidRPr="00A3036C" w:rsidRDefault="00C665D5"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Estradas </w:t>
      </w:r>
      <w:r w:rsidR="00607669" w:rsidRPr="00A3036C">
        <w:rPr>
          <w:rFonts w:ascii="Times New Roman" w:hAnsi="Times New Roman" w:cs="Times New Roman"/>
          <w:sz w:val="24"/>
          <w:szCs w:val="24"/>
        </w:rPr>
        <w:t xml:space="preserve">de vidas terrenas </w:t>
      </w:r>
      <w:r w:rsidRPr="00A3036C">
        <w:rPr>
          <w:rFonts w:ascii="Times New Roman" w:hAnsi="Times New Roman" w:cs="Times New Roman"/>
          <w:sz w:val="24"/>
          <w:szCs w:val="24"/>
        </w:rPr>
        <w:t xml:space="preserve">retas </w:t>
      </w:r>
      <w:r w:rsidR="00607669" w:rsidRPr="00A3036C">
        <w:rPr>
          <w:rFonts w:ascii="Times New Roman" w:hAnsi="Times New Roman" w:cs="Times New Roman"/>
          <w:sz w:val="24"/>
          <w:szCs w:val="24"/>
        </w:rPr>
        <w:t>e sinuosas pod</w:t>
      </w:r>
      <w:r w:rsidR="008B4A49" w:rsidRPr="00A3036C">
        <w:rPr>
          <w:rFonts w:ascii="Times New Roman" w:hAnsi="Times New Roman" w:cs="Times New Roman"/>
          <w:sz w:val="24"/>
          <w:szCs w:val="24"/>
        </w:rPr>
        <w:t>em</w:t>
      </w:r>
      <w:r w:rsidR="00137FE9" w:rsidRPr="00A3036C">
        <w:rPr>
          <w:rFonts w:ascii="Times New Roman" w:hAnsi="Times New Roman" w:cs="Times New Roman"/>
          <w:sz w:val="24"/>
          <w:szCs w:val="24"/>
        </w:rPr>
        <w:t xml:space="preserve">, conscientemente, </w:t>
      </w:r>
      <w:r w:rsidR="00EE32AD" w:rsidRPr="00A3036C">
        <w:rPr>
          <w:rFonts w:ascii="Times New Roman" w:hAnsi="Times New Roman" w:cs="Times New Roman"/>
          <w:sz w:val="24"/>
          <w:szCs w:val="24"/>
        </w:rPr>
        <w:t>escrever o seu destino</w:t>
      </w:r>
      <w:r w:rsidR="00133036" w:rsidRPr="00A3036C">
        <w:rPr>
          <w:rFonts w:ascii="Times New Roman" w:hAnsi="Times New Roman" w:cs="Times New Roman"/>
          <w:sz w:val="24"/>
          <w:szCs w:val="24"/>
        </w:rPr>
        <w:t xml:space="preserve"> ao</w:t>
      </w:r>
      <w:r w:rsidR="00EE32AD" w:rsidRPr="00A3036C">
        <w:rPr>
          <w:rFonts w:ascii="Times New Roman" w:hAnsi="Times New Roman" w:cs="Times New Roman"/>
          <w:sz w:val="24"/>
          <w:szCs w:val="24"/>
        </w:rPr>
        <w:t xml:space="preserve"> entende</w:t>
      </w:r>
      <w:r w:rsidR="00133036" w:rsidRPr="00A3036C">
        <w:rPr>
          <w:rFonts w:ascii="Times New Roman" w:hAnsi="Times New Roman" w:cs="Times New Roman"/>
          <w:sz w:val="24"/>
          <w:szCs w:val="24"/>
        </w:rPr>
        <w:t>r</w:t>
      </w:r>
      <w:r w:rsidR="00547529" w:rsidRPr="00A3036C">
        <w:rPr>
          <w:rFonts w:ascii="Times New Roman" w:hAnsi="Times New Roman" w:cs="Times New Roman"/>
          <w:sz w:val="24"/>
          <w:szCs w:val="24"/>
        </w:rPr>
        <w:t xml:space="preserve"> para que e </w:t>
      </w:r>
      <w:r w:rsidR="001D5460" w:rsidRPr="00A3036C">
        <w:rPr>
          <w:rFonts w:ascii="Times New Roman" w:hAnsi="Times New Roman" w:cs="Times New Roman"/>
          <w:sz w:val="24"/>
          <w:szCs w:val="24"/>
        </w:rPr>
        <w:t>porque</w:t>
      </w:r>
      <w:r w:rsidR="00547529" w:rsidRPr="00A3036C">
        <w:rPr>
          <w:rFonts w:ascii="Times New Roman" w:hAnsi="Times New Roman" w:cs="Times New Roman"/>
          <w:sz w:val="24"/>
          <w:szCs w:val="24"/>
        </w:rPr>
        <w:t xml:space="preserve"> está destinado</w:t>
      </w:r>
      <w:r w:rsidR="00B37C86" w:rsidRPr="00A3036C">
        <w:rPr>
          <w:rFonts w:ascii="Times New Roman" w:hAnsi="Times New Roman" w:cs="Times New Roman"/>
          <w:sz w:val="24"/>
          <w:szCs w:val="24"/>
        </w:rPr>
        <w:t xml:space="preserve"> a unicidade ao</w:t>
      </w:r>
      <w:r w:rsidR="00C66C6E" w:rsidRPr="00A3036C">
        <w:rPr>
          <w:rFonts w:ascii="Times New Roman" w:hAnsi="Times New Roman" w:cs="Times New Roman"/>
          <w:sz w:val="24"/>
          <w:szCs w:val="24"/>
        </w:rPr>
        <w:t xml:space="preserve"> se desapega</w:t>
      </w:r>
      <w:r w:rsidR="00B37C86" w:rsidRPr="00A3036C">
        <w:rPr>
          <w:rFonts w:ascii="Times New Roman" w:hAnsi="Times New Roman" w:cs="Times New Roman"/>
          <w:sz w:val="24"/>
          <w:szCs w:val="24"/>
        </w:rPr>
        <w:t>r</w:t>
      </w:r>
      <w:r w:rsidR="002D1069" w:rsidRPr="00A3036C">
        <w:rPr>
          <w:rFonts w:ascii="Times New Roman" w:hAnsi="Times New Roman" w:cs="Times New Roman"/>
          <w:sz w:val="24"/>
          <w:szCs w:val="24"/>
        </w:rPr>
        <w:t xml:space="preserve"> de paixões materiais.</w:t>
      </w:r>
    </w:p>
    <w:p w14:paraId="13C6F44F" w14:textId="2BA81852" w:rsidR="001D5460" w:rsidRPr="00A3036C" w:rsidRDefault="001D5460"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Seres trevoso</w:t>
      </w:r>
      <w:r w:rsidR="00AB56CE" w:rsidRPr="00A3036C">
        <w:rPr>
          <w:rFonts w:ascii="Times New Roman" w:hAnsi="Times New Roman" w:cs="Times New Roman"/>
          <w:sz w:val="24"/>
          <w:szCs w:val="24"/>
        </w:rPr>
        <w:t xml:space="preserve">s </w:t>
      </w:r>
      <w:r w:rsidR="00E24448" w:rsidRPr="00A3036C">
        <w:rPr>
          <w:rFonts w:ascii="Times New Roman" w:hAnsi="Times New Roman" w:cs="Times New Roman"/>
          <w:sz w:val="24"/>
          <w:szCs w:val="24"/>
        </w:rPr>
        <w:t>não são capazes de influenciar</w:t>
      </w:r>
      <w:r w:rsidR="00B37825" w:rsidRPr="00A3036C">
        <w:rPr>
          <w:rFonts w:ascii="Times New Roman" w:hAnsi="Times New Roman" w:cs="Times New Roman"/>
          <w:sz w:val="24"/>
          <w:szCs w:val="24"/>
        </w:rPr>
        <w:t xml:space="preserve"> </w:t>
      </w:r>
      <w:r w:rsidR="00E24448" w:rsidRPr="00A3036C">
        <w:rPr>
          <w:rFonts w:ascii="Times New Roman" w:hAnsi="Times New Roman" w:cs="Times New Roman"/>
          <w:sz w:val="24"/>
          <w:szCs w:val="24"/>
        </w:rPr>
        <w:t>aos terráqueos</w:t>
      </w:r>
      <w:r w:rsidR="006E4CA5" w:rsidRPr="00A3036C">
        <w:rPr>
          <w:rFonts w:ascii="Times New Roman" w:hAnsi="Times New Roman" w:cs="Times New Roman"/>
          <w:sz w:val="24"/>
          <w:szCs w:val="24"/>
        </w:rPr>
        <w:t xml:space="preserve"> despertos e conscientes d</w:t>
      </w:r>
      <w:r w:rsidR="005A7893" w:rsidRPr="00A3036C">
        <w:rPr>
          <w:rFonts w:ascii="Times New Roman" w:hAnsi="Times New Roman" w:cs="Times New Roman"/>
          <w:sz w:val="24"/>
          <w:szCs w:val="24"/>
        </w:rPr>
        <w:t>o poder de ter</w:t>
      </w:r>
      <w:r w:rsidR="0090229B" w:rsidRPr="00A3036C">
        <w:rPr>
          <w:rFonts w:ascii="Times New Roman" w:hAnsi="Times New Roman" w:cs="Times New Roman"/>
          <w:sz w:val="24"/>
          <w:szCs w:val="24"/>
        </w:rPr>
        <w:t>em e serem o</w:t>
      </w:r>
      <w:r w:rsidR="009433EA" w:rsidRPr="00A3036C">
        <w:rPr>
          <w:rFonts w:ascii="Times New Roman" w:hAnsi="Times New Roman" w:cs="Times New Roman"/>
          <w:sz w:val="24"/>
          <w:szCs w:val="24"/>
        </w:rPr>
        <w:t xml:space="preserve"> verdadeiro </w:t>
      </w:r>
      <w:r w:rsidR="0090229B" w:rsidRPr="00A3036C">
        <w:rPr>
          <w:rFonts w:ascii="Times New Roman" w:hAnsi="Times New Roman" w:cs="Times New Roman"/>
          <w:sz w:val="24"/>
          <w:szCs w:val="24"/>
        </w:rPr>
        <w:t>Deus</w:t>
      </w:r>
      <w:r w:rsidR="000B7560" w:rsidRPr="00A3036C">
        <w:rPr>
          <w:rFonts w:ascii="Times New Roman" w:hAnsi="Times New Roman" w:cs="Times New Roman"/>
          <w:sz w:val="24"/>
          <w:szCs w:val="24"/>
        </w:rPr>
        <w:t>, casal criador do universo</w:t>
      </w:r>
      <w:r w:rsidR="009147E8" w:rsidRPr="00A3036C">
        <w:rPr>
          <w:rFonts w:ascii="Times New Roman" w:hAnsi="Times New Roman" w:cs="Times New Roman"/>
          <w:sz w:val="24"/>
          <w:szCs w:val="24"/>
        </w:rPr>
        <w:t xml:space="preserve">, </w:t>
      </w:r>
      <w:r w:rsidR="00003A72" w:rsidRPr="00A3036C">
        <w:rPr>
          <w:rFonts w:ascii="Times New Roman" w:hAnsi="Times New Roman" w:cs="Times New Roman"/>
          <w:sz w:val="24"/>
          <w:szCs w:val="24"/>
        </w:rPr>
        <w:t>batizado de SEU —</w:t>
      </w:r>
      <w:r w:rsidR="00B37825" w:rsidRPr="00A3036C">
        <w:rPr>
          <w:rFonts w:ascii="Times New Roman" w:hAnsi="Times New Roman" w:cs="Times New Roman"/>
          <w:sz w:val="24"/>
          <w:szCs w:val="24"/>
        </w:rPr>
        <w:t xml:space="preserve"> </w:t>
      </w:r>
      <w:r w:rsidR="00003A72" w:rsidRPr="00A3036C">
        <w:rPr>
          <w:rFonts w:ascii="Times New Roman" w:hAnsi="Times New Roman" w:cs="Times New Roman"/>
          <w:sz w:val="24"/>
          <w:szCs w:val="24"/>
        </w:rPr>
        <w:t>Soberana Energia Universal</w:t>
      </w:r>
      <w:r w:rsidR="000C3E46" w:rsidRPr="00A3036C">
        <w:rPr>
          <w:rFonts w:ascii="Times New Roman" w:hAnsi="Times New Roman" w:cs="Times New Roman"/>
          <w:sz w:val="24"/>
          <w:szCs w:val="24"/>
        </w:rPr>
        <w:t>.</w:t>
      </w:r>
    </w:p>
    <w:p w14:paraId="56C02BC0" w14:textId="2FB2F520" w:rsidR="000C3E46" w:rsidRPr="00A3036C" w:rsidRDefault="00747CEF" w:rsidP="00341322">
      <w:pPr>
        <w:spacing w:after="0"/>
        <w:jc w:val="both"/>
        <w:rPr>
          <w:rFonts w:ascii="Times New Roman" w:hAnsi="Times New Roman" w:cs="Times New Roman"/>
          <w:sz w:val="24"/>
          <w:szCs w:val="24"/>
        </w:rPr>
      </w:pPr>
      <w:r w:rsidRPr="00A3036C">
        <w:rPr>
          <w:rFonts w:ascii="Times New Roman" w:hAnsi="Times New Roman" w:cs="Times New Roman"/>
          <w:sz w:val="24"/>
          <w:szCs w:val="24"/>
        </w:rPr>
        <w:t>Ondas eletromagnéticas e emocionais</w:t>
      </w:r>
      <w:r w:rsidR="00995FA0" w:rsidRPr="00A3036C">
        <w:rPr>
          <w:rFonts w:ascii="Times New Roman" w:hAnsi="Times New Roman" w:cs="Times New Roman"/>
          <w:sz w:val="24"/>
          <w:szCs w:val="24"/>
        </w:rPr>
        <w:t xml:space="preserve"> poderosas harmonizam</w:t>
      </w:r>
      <w:r w:rsidR="003C70D3" w:rsidRPr="00A3036C">
        <w:rPr>
          <w:rFonts w:ascii="Times New Roman" w:hAnsi="Times New Roman" w:cs="Times New Roman"/>
          <w:sz w:val="24"/>
          <w:szCs w:val="24"/>
        </w:rPr>
        <w:t xml:space="preserve"> </w:t>
      </w:r>
      <w:r w:rsidR="001F1E9F" w:rsidRPr="00A3036C">
        <w:rPr>
          <w:rFonts w:ascii="Times New Roman" w:hAnsi="Times New Roman" w:cs="Times New Roman"/>
          <w:sz w:val="24"/>
          <w:szCs w:val="24"/>
        </w:rPr>
        <w:t>os Guerreiros de Luz</w:t>
      </w:r>
      <w:r w:rsidR="004A1E8F" w:rsidRPr="00A3036C">
        <w:rPr>
          <w:rFonts w:ascii="Times New Roman" w:hAnsi="Times New Roman" w:cs="Times New Roman"/>
          <w:sz w:val="24"/>
          <w:szCs w:val="24"/>
        </w:rPr>
        <w:t>, extasiados, felicitado</w:t>
      </w:r>
      <w:r w:rsidR="00FE0279" w:rsidRPr="00A3036C">
        <w:rPr>
          <w:rFonts w:ascii="Times New Roman" w:hAnsi="Times New Roman" w:cs="Times New Roman"/>
          <w:sz w:val="24"/>
          <w:szCs w:val="24"/>
        </w:rPr>
        <w:t>s pela energia amorosa palpitant</w:t>
      </w:r>
      <w:r w:rsidR="00BB4039" w:rsidRPr="00A3036C">
        <w:rPr>
          <w:rFonts w:ascii="Times New Roman" w:hAnsi="Times New Roman" w:cs="Times New Roman"/>
          <w:sz w:val="24"/>
          <w:szCs w:val="24"/>
        </w:rPr>
        <w:t>e nos seus coraçõe</w:t>
      </w:r>
      <w:r w:rsidR="00931545" w:rsidRPr="00A3036C">
        <w:rPr>
          <w:rFonts w:ascii="Times New Roman" w:hAnsi="Times New Roman" w:cs="Times New Roman"/>
          <w:sz w:val="24"/>
          <w:szCs w:val="24"/>
        </w:rPr>
        <w:t>s.</w:t>
      </w:r>
      <w:r w:rsidR="00304E72" w:rsidRPr="00A3036C">
        <w:rPr>
          <w:rFonts w:ascii="Times New Roman" w:hAnsi="Times New Roman" w:cs="Times New Roman"/>
          <w:sz w:val="24"/>
          <w:szCs w:val="24"/>
        </w:rPr>
        <w:t xml:space="preserve"> Emoção única sensibiliz</w:t>
      </w:r>
      <w:r w:rsidR="00651523" w:rsidRPr="00A3036C">
        <w:rPr>
          <w:rFonts w:ascii="Times New Roman" w:hAnsi="Times New Roman" w:cs="Times New Roman"/>
          <w:sz w:val="24"/>
          <w:szCs w:val="24"/>
        </w:rPr>
        <w:t>a as almas sensibilizadas pela</w:t>
      </w:r>
      <w:r w:rsidR="00494686" w:rsidRPr="00A3036C">
        <w:rPr>
          <w:rFonts w:ascii="Times New Roman" w:hAnsi="Times New Roman" w:cs="Times New Roman"/>
          <w:sz w:val="24"/>
          <w:szCs w:val="24"/>
        </w:rPr>
        <w:t xml:space="preserve"> e para a</w:t>
      </w:r>
      <w:r w:rsidR="00651523" w:rsidRPr="00A3036C">
        <w:rPr>
          <w:rFonts w:ascii="Times New Roman" w:hAnsi="Times New Roman" w:cs="Times New Roman"/>
          <w:sz w:val="24"/>
          <w:szCs w:val="24"/>
        </w:rPr>
        <w:t xml:space="preserve"> evolução</w:t>
      </w:r>
      <w:r w:rsidR="00494686" w:rsidRPr="00A3036C">
        <w:rPr>
          <w:rFonts w:ascii="Times New Roman" w:hAnsi="Times New Roman" w:cs="Times New Roman"/>
          <w:sz w:val="24"/>
          <w:szCs w:val="24"/>
        </w:rPr>
        <w:t xml:space="preserve"> do ser humano.</w:t>
      </w:r>
      <w:r w:rsidR="009F464C" w:rsidRPr="00A3036C">
        <w:rPr>
          <w:rFonts w:ascii="Times New Roman" w:hAnsi="Times New Roman" w:cs="Times New Roman"/>
          <w:sz w:val="24"/>
          <w:szCs w:val="24"/>
        </w:rPr>
        <w:t xml:space="preserve"> </w:t>
      </w:r>
    </w:p>
    <w:p w14:paraId="4224D405" w14:textId="34F58068" w:rsidR="001D5460" w:rsidRPr="00A3036C" w:rsidRDefault="002D6515" w:rsidP="00F10860">
      <w:pPr>
        <w:spacing w:after="0"/>
        <w:jc w:val="both"/>
        <w:rPr>
          <w:rFonts w:ascii="Times New Roman" w:hAnsi="Times New Roman" w:cs="Times New Roman"/>
          <w:sz w:val="24"/>
          <w:szCs w:val="24"/>
        </w:rPr>
      </w:pPr>
      <w:r w:rsidRPr="00A3036C">
        <w:rPr>
          <w:rFonts w:ascii="Times New Roman" w:hAnsi="Times New Roman" w:cs="Times New Roman"/>
          <w:sz w:val="24"/>
          <w:szCs w:val="24"/>
        </w:rPr>
        <w:t>Cord</w:t>
      </w:r>
      <w:r w:rsidR="00A46B69" w:rsidRPr="00A3036C">
        <w:rPr>
          <w:rFonts w:ascii="Times New Roman" w:hAnsi="Times New Roman" w:cs="Times New Roman"/>
          <w:sz w:val="24"/>
          <w:szCs w:val="24"/>
        </w:rPr>
        <w:t>ões</w:t>
      </w:r>
      <w:r w:rsidRPr="00A3036C">
        <w:rPr>
          <w:rFonts w:ascii="Times New Roman" w:hAnsi="Times New Roman" w:cs="Times New Roman"/>
          <w:sz w:val="24"/>
          <w:szCs w:val="24"/>
        </w:rPr>
        <w:t xml:space="preserve"> de lu</w:t>
      </w:r>
      <w:r w:rsidR="00615940" w:rsidRPr="00A3036C">
        <w:rPr>
          <w:rFonts w:ascii="Times New Roman" w:hAnsi="Times New Roman" w:cs="Times New Roman"/>
          <w:sz w:val="24"/>
          <w:szCs w:val="24"/>
        </w:rPr>
        <w:t>z</w:t>
      </w:r>
      <w:r w:rsidRPr="00A3036C">
        <w:rPr>
          <w:rFonts w:ascii="Times New Roman" w:hAnsi="Times New Roman" w:cs="Times New Roman"/>
          <w:sz w:val="24"/>
          <w:szCs w:val="24"/>
        </w:rPr>
        <w:t>es violeta</w:t>
      </w:r>
      <w:r w:rsidR="00615940" w:rsidRPr="00A3036C">
        <w:rPr>
          <w:rFonts w:ascii="Times New Roman" w:hAnsi="Times New Roman" w:cs="Times New Roman"/>
          <w:sz w:val="24"/>
          <w:szCs w:val="24"/>
        </w:rPr>
        <w:t xml:space="preserve"> e lilás misturad</w:t>
      </w:r>
      <w:r w:rsidR="003C70D3" w:rsidRPr="00A3036C">
        <w:rPr>
          <w:rFonts w:ascii="Times New Roman" w:hAnsi="Times New Roman" w:cs="Times New Roman"/>
          <w:sz w:val="24"/>
          <w:szCs w:val="24"/>
        </w:rPr>
        <w:t>o</w:t>
      </w:r>
      <w:r w:rsidR="00615940" w:rsidRPr="00A3036C">
        <w:rPr>
          <w:rFonts w:ascii="Times New Roman" w:hAnsi="Times New Roman" w:cs="Times New Roman"/>
          <w:sz w:val="24"/>
          <w:szCs w:val="24"/>
        </w:rPr>
        <w:t>s</w:t>
      </w:r>
      <w:r w:rsidR="00A56334" w:rsidRPr="00A3036C">
        <w:rPr>
          <w:rFonts w:ascii="Times New Roman" w:hAnsi="Times New Roman" w:cs="Times New Roman"/>
          <w:sz w:val="24"/>
          <w:szCs w:val="24"/>
        </w:rPr>
        <w:t xml:space="preserve"> a energia solar</w:t>
      </w:r>
      <w:r w:rsidR="00CE11F0" w:rsidRPr="00A3036C">
        <w:rPr>
          <w:rFonts w:ascii="Times New Roman" w:hAnsi="Times New Roman" w:cs="Times New Roman"/>
          <w:sz w:val="24"/>
          <w:szCs w:val="24"/>
        </w:rPr>
        <w:t xml:space="preserve"> une</w:t>
      </w:r>
      <w:r w:rsidR="003C70D3" w:rsidRPr="00A3036C">
        <w:rPr>
          <w:rFonts w:ascii="Times New Roman" w:hAnsi="Times New Roman" w:cs="Times New Roman"/>
          <w:sz w:val="24"/>
          <w:szCs w:val="24"/>
        </w:rPr>
        <w:t>m</w:t>
      </w:r>
      <w:r w:rsidR="00CE11F0" w:rsidRPr="00A3036C">
        <w:rPr>
          <w:rFonts w:ascii="Times New Roman" w:hAnsi="Times New Roman" w:cs="Times New Roman"/>
          <w:sz w:val="24"/>
          <w:szCs w:val="24"/>
        </w:rPr>
        <w:t xml:space="preserve"> as auras dos Guerreiros de Luz, conscientes, </w:t>
      </w:r>
      <w:r w:rsidR="002A595B" w:rsidRPr="00A3036C">
        <w:rPr>
          <w:rFonts w:ascii="Times New Roman" w:hAnsi="Times New Roman" w:cs="Times New Roman"/>
          <w:sz w:val="24"/>
          <w:szCs w:val="24"/>
        </w:rPr>
        <w:t xml:space="preserve">comovidos, </w:t>
      </w:r>
      <w:r w:rsidR="00CE11F0" w:rsidRPr="00A3036C">
        <w:rPr>
          <w:rFonts w:ascii="Times New Roman" w:hAnsi="Times New Roman" w:cs="Times New Roman"/>
          <w:sz w:val="24"/>
          <w:szCs w:val="24"/>
        </w:rPr>
        <w:t>despertos,</w:t>
      </w:r>
      <w:r w:rsidR="00206F79" w:rsidRPr="00A3036C">
        <w:rPr>
          <w:rFonts w:ascii="Times New Roman" w:hAnsi="Times New Roman" w:cs="Times New Roman"/>
          <w:sz w:val="24"/>
          <w:szCs w:val="24"/>
        </w:rPr>
        <w:t xml:space="preserve"> </w:t>
      </w:r>
      <w:r w:rsidR="00DB439A" w:rsidRPr="00A3036C">
        <w:rPr>
          <w:rFonts w:ascii="Times New Roman" w:hAnsi="Times New Roman" w:cs="Times New Roman"/>
          <w:sz w:val="24"/>
          <w:szCs w:val="24"/>
        </w:rPr>
        <w:t xml:space="preserve">praticantes  da filosofia: </w:t>
      </w:r>
      <w:r w:rsidR="00535DD2" w:rsidRPr="00A3036C">
        <w:rPr>
          <w:rFonts w:ascii="Times New Roman" w:hAnsi="Times New Roman" w:cs="Times New Roman"/>
          <w:sz w:val="24"/>
          <w:szCs w:val="24"/>
        </w:rPr>
        <w:t>a minha raça humana é universal... o meu sexo é o amor... a minha religião é a consciência... todos os homens são iguais.</w:t>
      </w:r>
      <w:r w:rsidR="00F10860" w:rsidRPr="00A3036C">
        <w:rPr>
          <w:rFonts w:ascii="Times New Roman" w:hAnsi="Times New Roman" w:cs="Times New Roman"/>
          <w:sz w:val="24"/>
          <w:szCs w:val="24"/>
        </w:rPr>
        <w:t xml:space="preserve"> Missionários</w:t>
      </w:r>
      <w:r w:rsidR="00F11297" w:rsidRPr="00A3036C">
        <w:rPr>
          <w:rFonts w:ascii="Times New Roman" w:hAnsi="Times New Roman" w:cs="Times New Roman"/>
          <w:sz w:val="24"/>
          <w:szCs w:val="24"/>
        </w:rPr>
        <w:t xml:space="preserve"> </w:t>
      </w:r>
      <w:r w:rsidR="005B1016" w:rsidRPr="00A3036C">
        <w:rPr>
          <w:rFonts w:ascii="Times New Roman" w:hAnsi="Times New Roman" w:cs="Times New Roman"/>
          <w:sz w:val="24"/>
          <w:szCs w:val="24"/>
        </w:rPr>
        <w:t>para o</w:t>
      </w:r>
      <w:r w:rsidR="008267FF" w:rsidRPr="00A3036C">
        <w:rPr>
          <w:rFonts w:ascii="Times New Roman" w:hAnsi="Times New Roman" w:cs="Times New Roman"/>
          <w:sz w:val="24"/>
          <w:szCs w:val="24"/>
        </w:rPr>
        <w:t>s</w:t>
      </w:r>
      <w:r w:rsidR="005B1016" w:rsidRPr="00A3036C">
        <w:rPr>
          <w:rFonts w:ascii="Times New Roman" w:hAnsi="Times New Roman" w:cs="Times New Roman"/>
          <w:sz w:val="24"/>
          <w:szCs w:val="24"/>
        </w:rPr>
        <w:t xml:space="preserve"> seres humanos</w:t>
      </w:r>
      <w:r w:rsidR="00F50958" w:rsidRPr="00A3036C">
        <w:rPr>
          <w:rFonts w:ascii="Times New Roman" w:hAnsi="Times New Roman" w:cs="Times New Roman"/>
          <w:sz w:val="24"/>
          <w:szCs w:val="24"/>
        </w:rPr>
        <w:t>, conscientes</w:t>
      </w:r>
      <w:r w:rsidR="00BF3E67" w:rsidRPr="00A3036C">
        <w:rPr>
          <w:rFonts w:ascii="Times New Roman" w:hAnsi="Times New Roman" w:cs="Times New Roman"/>
          <w:sz w:val="24"/>
          <w:szCs w:val="24"/>
        </w:rPr>
        <w:t xml:space="preserve"> e despertos</w:t>
      </w:r>
      <w:r w:rsidR="00F50958" w:rsidRPr="00A3036C">
        <w:rPr>
          <w:rFonts w:ascii="Times New Roman" w:hAnsi="Times New Roman" w:cs="Times New Roman"/>
          <w:sz w:val="24"/>
          <w:szCs w:val="24"/>
        </w:rPr>
        <w:t>,</w:t>
      </w:r>
      <w:r w:rsidR="005B1016" w:rsidRPr="00A3036C">
        <w:rPr>
          <w:rFonts w:ascii="Times New Roman" w:hAnsi="Times New Roman" w:cs="Times New Roman"/>
          <w:sz w:val="24"/>
          <w:szCs w:val="24"/>
        </w:rPr>
        <w:t xml:space="preserve"> não serem parte de os </w:t>
      </w:r>
      <w:r w:rsidR="005B1016" w:rsidRPr="00A3036C">
        <w:rPr>
          <w:rFonts w:ascii="Times New Roman" w:hAnsi="Times New Roman" w:cs="Times New Roman"/>
          <w:b/>
          <w:bCs/>
          <w:sz w:val="24"/>
          <w:szCs w:val="24"/>
        </w:rPr>
        <w:t>e</w:t>
      </w:r>
      <w:r w:rsidR="005B1016" w:rsidRPr="00A3036C">
        <w:rPr>
          <w:rFonts w:ascii="Times New Roman" w:hAnsi="Times New Roman" w:cs="Times New Roman"/>
          <w:b/>
          <w:bCs/>
          <w:color w:val="FF0000"/>
          <w:sz w:val="28"/>
          <w:szCs w:val="28"/>
        </w:rPr>
        <w:t>X</w:t>
      </w:r>
      <w:r w:rsidR="005B1016" w:rsidRPr="00A3036C">
        <w:rPr>
          <w:rFonts w:ascii="Times New Roman" w:hAnsi="Times New Roman" w:cs="Times New Roman"/>
          <w:b/>
          <w:bCs/>
          <w:sz w:val="24"/>
          <w:szCs w:val="24"/>
        </w:rPr>
        <w:t xml:space="preserve">ilados da </w:t>
      </w:r>
      <w:r w:rsidR="005B1016" w:rsidRPr="00A3036C">
        <w:rPr>
          <w:rFonts w:ascii="Times New Roman" w:hAnsi="Times New Roman" w:cs="Times New Roman"/>
          <w:b/>
          <w:bCs/>
          <w:color w:val="7030A0"/>
          <w:sz w:val="24"/>
          <w:szCs w:val="24"/>
        </w:rPr>
        <w:t>T</w:t>
      </w:r>
      <w:r w:rsidR="005B1016" w:rsidRPr="00A3036C">
        <w:rPr>
          <w:rFonts w:ascii="Times New Roman" w:hAnsi="Times New Roman" w:cs="Times New Roman"/>
          <w:b/>
          <w:bCs/>
          <w:sz w:val="24"/>
          <w:szCs w:val="24"/>
        </w:rPr>
        <w:t>erra ─ passado pacto para o futuro</w:t>
      </w:r>
      <w:r w:rsidR="00FC4CCE" w:rsidRPr="00A3036C">
        <w:rPr>
          <w:rFonts w:ascii="Times New Roman" w:hAnsi="Times New Roman" w:cs="Times New Roman"/>
          <w:sz w:val="24"/>
          <w:szCs w:val="24"/>
        </w:rPr>
        <w:t>.</w:t>
      </w:r>
    </w:p>
    <w:p w14:paraId="531A0A6A" w14:textId="77777777" w:rsidR="00DD714D" w:rsidRPr="00A3036C" w:rsidRDefault="00DD714D" w:rsidP="00DD714D">
      <w:pPr>
        <w:spacing w:after="0"/>
        <w:jc w:val="center"/>
        <w:rPr>
          <w:rFonts w:ascii="Times New Roman" w:hAnsi="Times New Roman" w:cs="Times New Roman"/>
          <w:sz w:val="24"/>
          <w:szCs w:val="24"/>
        </w:rPr>
      </w:pPr>
      <w:bookmarkStart w:id="41" w:name="_Hlk184216878"/>
      <w:r w:rsidRPr="00A3036C">
        <w:rPr>
          <w:rFonts w:ascii="Times New Roman" w:eastAsiaTheme="minorEastAsia" w:hAnsi="Times New Roman" w:cs="Times New Roman"/>
          <w:color w:val="6600FF"/>
          <w:kern w:val="0"/>
          <w:sz w:val="36"/>
          <w:szCs w:val="36"/>
          <w14:ligatures w14:val="none"/>
        </w:rPr>
        <w:t>*******</w:t>
      </w:r>
    </w:p>
    <w:bookmarkEnd w:id="41"/>
    <w:p w14:paraId="64C81509" w14:textId="4F901DD1" w:rsidR="00903245" w:rsidRPr="00A3036C" w:rsidRDefault="008267FF" w:rsidP="00ED2F90">
      <w:pPr>
        <w:jc w:val="both"/>
        <w:rPr>
          <w:rFonts w:ascii="Times New Roman" w:hAnsi="Times New Roman" w:cs="Times New Roman"/>
          <w:sz w:val="24"/>
          <w:szCs w:val="24"/>
        </w:rPr>
      </w:pPr>
      <w:r w:rsidRPr="00A3036C">
        <w:rPr>
          <w:rFonts w:ascii="Times New Roman" w:hAnsi="Times New Roman" w:cs="Times New Roman"/>
        </w:rPr>
        <w:lastRenderedPageBreak/>
        <w:t>▬</w:t>
      </w:r>
      <w:r w:rsidR="00874387" w:rsidRPr="00A3036C">
        <w:t xml:space="preserve"> </w:t>
      </w:r>
      <w:r w:rsidR="008D6247" w:rsidRPr="00A3036C">
        <w:rPr>
          <w:rFonts w:ascii="Times New Roman" w:hAnsi="Times New Roman" w:cs="Times New Roman"/>
          <w:sz w:val="24"/>
          <w:szCs w:val="24"/>
        </w:rPr>
        <w:t>Gratidão</w:t>
      </w:r>
      <w:r w:rsidR="002C66E0" w:rsidRPr="00A3036C">
        <w:rPr>
          <w:rFonts w:ascii="Times New Roman" w:hAnsi="Times New Roman" w:cs="Times New Roman"/>
          <w:sz w:val="24"/>
          <w:szCs w:val="24"/>
        </w:rPr>
        <w:t xml:space="preserve"> é o que devemos ter ― </w:t>
      </w:r>
      <w:r w:rsidR="00AA0823" w:rsidRPr="00A3036C">
        <w:rPr>
          <w:rFonts w:ascii="Times New Roman" w:hAnsi="Times New Roman" w:cs="Times New Roman"/>
          <w:sz w:val="24"/>
          <w:szCs w:val="24"/>
        </w:rPr>
        <w:t xml:space="preserve">Carol lacrimeja emoção </w:t>
      </w:r>
      <w:r w:rsidR="002C66E0" w:rsidRPr="00A3036C">
        <w:rPr>
          <w:rFonts w:ascii="Times New Roman" w:hAnsi="Times New Roman" w:cs="Times New Roman"/>
          <w:sz w:val="24"/>
          <w:szCs w:val="24"/>
        </w:rPr>
        <w:t>―</w:t>
      </w:r>
      <w:r w:rsidR="00AA0823" w:rsidRPr="00A3036C">
        <w:rPr>
          <w:rFonts w:ascii="Times New Roman" w:hAnsi="Times New Roman" w:cs="Times New Roman"/>
          <w:sz w:val="24"/>
          <w:szCs w:val="24"/>
        </w:rPr>
        <w:t xml:space="preserve"> </w:t>
      </w:r>
      <w:r w:rsidR="00163A1A" w:rsidRPr="00A3036C">
        <w:rPr>
          <w:rFonts w:ascii="Times New Roman" w:hAnsi="Times New Roman" w:cs="Times New Roman"/>
          <w:sz w:val="24"/>
          <w:szCs w:val="24"/>
        </w:rPr>
        <w:t>Como é bom senti</w:t>
      </w:r>
      <w:r w:rsidR="007F7DD2" w:rsidRPr="00A3036C">
        <w:rPr>
          <w:rFonts w:ascii="Times New Roman" w:hAnsi="Times New Roman" w:cs="Times New Roman"/>
          <w:sz w:val="24"/>
          <w:szCs w:val="24"/>
        </w:rPr>
        <w:t>r</w:t>
      </w:r>
      <w:r w:rsidR="00163A1A" w:rsidRPr="00A3036C">
        <w:rPr>
          <w:rFonts w:ascii="Times New Roman" w:hAnsi="Times New Roman" w:cs="Times New Roman"/>
          <w:sz w:val="24"/>
          <w:szCs w:val="24"/>
        </w:rPr>
        <w:t xml:space="preserve"> um amor tão grande dentro do peito</w:t>
      </w:r>
      <w:r w:rsidR="007F7DD2" w:rsidRPr="00A3036C">
        <w:rPr>
          <w:rFonts w:ascii="Times New Roman" w:hAnsi="Times New Roman" w:cs="Times New Roman"/>
          <w:sz w:val="24"/>
          <w:szCs w:val="24"/>
        </w:rPr>
        <w:t xml:space="preserve"> por tudo e todos</w:t>
      </w:r>
      <w:r w:rsidR="00163A1A" w:rsidRPr="00A3036C">
        <w:rPr>
          <w:rFonts w:ascii="Times New Roman" w:hAnsi="Times New Roman" w:cs="Times New Roman"/>
          <w:sz w:val="24"/>
          <w:szCs w:val="24"/>
        </w:rPr>
        <w:t>.</w:t>
      </w:r>
      <w:r w:rsidR="007F7DD2" w:rsidRPr="00A3036C">
        <w:rPr>
          <w:rFonts w:ascii="Times New Roman" w:hAnsi="Times New Roman" w:cs="Times New Roman"/>
          <w:sz w:val="24"/>
          <w:szCs w:val="24"/>
        </w:rPr>
        <w:t xml:space="preserve"> ▬</w:t>
      </w:r>
      <w:r w:rsidR="00C02B60" w:rsidRPr="00A3036C">
        <w:rPr>
          <w:rFonts w:ascii="Times New Roman" w:hAnsi="Times New Roman" w:cs="Times New Roman"/>
          <w:sz w:val="24"/>
          <w:szCs w:val="24"/>
        </w:rPr>
        <w:t xml:space="preserve"> </w:t>
      </w:r>
      <w:r w:rsidR="009C115E" w:rsidRPr="00A3036C">
        <w:rPr>
          <w:rFonts w:ascii="Times New Roman" w:hAnsi="Times New Roman" w:cs="Times New Roman"/>
          <w:sz w:val="24"/>
          <w:szCs w:val="24"/>
        </w:rPr>
        <w:t>arrebat</w:t>
      </w:r>
      <w:r w:rsidR="00C02B60" w:rsidRPr="00A3036C">
        <w:rPr>
          <w:rFonts w:ascii="Times New Roman" w:hAnsi="Times New Roman" w:cs="Times New Roman"/>
          <w:sz w:val="24"/>
          <w:szCs w:val="24"/>
        </w:rPr>
        <w:t>ada.</w:t>
      </w:r>
    </w:p>
    <w:p w14:paraId="3BA4AFBA" w14:textId="60A2D36D" w:rsidR="00CD7636" w:rsidRPr="00A3036C" w:rsidRDefault="00EA617A" w:rsidP="00ED2F90">
      <w:pPr>
        <w:jc w:val="both"/>
        <w:rPr>
          <w:rFonts w:ascii="Times New Roman" w:hAnsi="Times New Roman" w:cs="Times New Roman"/>
          <w:sz w:val="24"/>
          <w:szCs w:val="24"/>
        </w:rPr>
      </w:pPr>
      <w:r w:rsidRPr="00A3036C">
        <w:rPr>
          <w:rFonts w:ascii="Times New Roman" w:hAnsi="Times New Roman" w:cs="Times New Roman"/>
          <w:sz w:val="24"/>
          <w:szCs w:val="24"/>
        </w:rPr>
        <w:t xml:space="preserve">▬ Nada como um dia após o outro ― Lauro Cesar </w:t>
      </w:r>
      <w:r w:rsidR="001C3F92" w:rsidRPr="00A3036C">
        <w:rPr>
          <w:rFonts w:ascii="Times New Roman" w:hAnsi="Times New Roman" w:cs="Times New Roman"/>
          <w:sz w:val="24"/>
          <w:szCs w:val="24"/>
        </w:rPr>
        <w:t xml:space="preserve">filosofa </w:t>
      </w:r>
      <w:r w:rsidRPr="00A3036C">
        <w:rPr>
          <w:rFonts w:ascii="Times New Roman" w:hAnsi="Times New Roman" w:cs="Times New Roman"/>
          <w:sz w:val="24"/>
          <w:szCs w:val="24"/>
        </w:rPr>
        <w:t>―</w:t>
      </w:r>
      <w:r w:rsidR="001C3F92" w:rsidRPr="00A3036C">
        <w:rPr>
          <w:rFonts w:ascii="Times New Roman" w:hAnsi="Times New Roman" w:cs="Times New Roman"/>
          <w:sz w:val="24"/>
          <w:szCs w:val="24"/>
        </w:rPr>
        <w:t xml:space="preserve"> Nossa caminhada contagiará</w:t>
      </w:r>
      <w:r w:rsidR="00B9166E" w:rsidRPr="00A3036C">
        <w:rPr>
          <w:rFonts w:ascii="Times New Roman" w:hAnsi="Times New Roman" w:cs="Times New Roman"/>
          <w:sz w:val="24"/>
          <w:szCs w:val="24"/>
        </w:rPr>
        <w:t xml:space="preserve"> todo o ser humano disposto a ser contagiado pelo amor incondicional. ▬ </w:t>
      </w:r>
      <w:r w:rsidR="00A35AA3" w:rsidRPr="00A3036C">
        <w:rPr>
          <w:rFonts w:ascii="Times New Roman" w:hAnsi="Times New Roman" w:cs="Times New Roman"/>
          <w:sz w:val="24"/>
          <w:szCs w:val="24"/>
        </w:rPr>
        <w:t>otimista.</w:t>
      </w:r>
    </w:p>
    <w:p w14:paraId="3F0A718F" w14:textId="3D6C9FFD" w:rsidR="00A35AA3" w:rsidRPr="00A3036C" w:rsidRDefault="00A35AA3" w:rsidP="00ED2F90">
      <w:pPr>
        <w:jc w:val="both"/>
        <w:rPr>
          <w:rFonts w:ascii="Times New Roman" w:hAnsi="Times New Roman" w:cs="Times New Roman"/>
          <w:sz w:val="24"/>
          <w:szCs w:val="24"/>
        </w:rPr>
      </w:pPr>
      <w:r w:rsidRPr="00A3036C">
        <w:rPr>
          <w:rFonts w:ascii="Times New Roman" w:hAnsi="Times New Roman" w:cs="Times New Roman"/>
          <w:sz w:val="24"/>
          <w:szCs w:val="24"/>
        </w:rPr>
        <w:t>▬ Eu que o diga ― Juda</w:t>
      </w:r>
      <w:r w:rsidR="009C7812" w:rsidRPr="00A3036C">
        <w:rPr>
          <w:rFonts w:ascii="Times New Roman" w:hAnsi="Times New Roman" w:cs="Times New Roman"/>
          <w:sz w:val="24"/>
          <w:szCs w:val="24"/>
        </w:rPr>
        <w:t xml:space="preserve">s reitera </w:t>
      </w:r>
      <w:r w:rsidRPr="00A3036C">
        <w:rPr>
          <w:rFonts w:ascii="Times New Roman" w:hAnsi="Times New Roman" w:cs="Times New Roman"/>
          <w:sz w:val="24"/>
          <w:szCs w:val="24"/>
        </w:rPr>
        <w:t>―</w:t>
      </w:r>
      <w:r w:rsidR="009C7812" w:rsidRPr="00A3036C">
        <w:rPr>
          <w:rFonts w:ascii="Times New Roman" w:hAnsi="Times New Roman" w:cs="Times New Roman"/>
          <w:sz w:val="24"/>
          <w:szCs w:val="24"/>
        </w:rPr>
        <w:t xml:space="preserve"> A minha consciência sempre esteve </w:t>
      </w:r>
      <w:r w:rsidR="000C330D" w:rsidRPr="00A3036C">
        <w:rPr>
          <w:rFonts w:ascii="Times New Roman" w:hAnsi="Times New Roman" w:cs="Times New Roman"/>
          <w:sz w:val="24"/>
          <w:szCs w:val="24"/>
        </w:rPr>
        <w:t>inspirada pelo SEU — Soberana Energia Universal</w:t>
      </w:r>
      <w:r w:rsidR="008E4086" w:rsidRPr="00A3036C">
        <w:rPr>
          <w:rFonts w:ascii="Times New Roman" w:hAnsi="Times New Roman" w:cs="Times New Roman"/>
          <w:sz w:val="24"/>
          <w:szCs w:val="24"/>
        </w:rPr>
        <w:t>, apesar de ser formado pela ESD — Escola dos Servos de Deus da IMSD —</w:t>
      </w:r>
      <w:r w:rsidR="009B5E8E" w:rsidRPr="00A3036C">
        <w:rPr>
          <w:rFonts w:ascii="Times New Roman" w:hAnsi="Times New Roman" w:cs="Times New Roman"/>
          <w:sz w:val="24"/>
          <w:szCs w:val="24"/>
        </w:rPr>
        <w:t xml:space="preserve"> </w:t>
      </w:r>
      <w:r w:rsidR="008E4086" w:rsidRPr="00A3036C">
        <w:rPr>
          <w:rFonts w:ascii="Times New Roman" w:hAnsi="Times New Roman" w:cs="Times New Roman"/>
          <w:sz w:val="24"/>
          <w:szCs w:val="24"/>
        </w:rPr>
        <w:t>Independência Mundial dos Servos de Deus. ▬ justifica.</w:t>
      </w:r>
    </w:p>
    <w:p w14:paraId="52FA9F7E" w14:textId="4F7AD91B" w:rsidR="00EB5432" w:rsidRPr="00A3036C" w:rsidRDefault="00EB5432" w:rsidP="00ED2F90">
      <w:pPr>
        <w:jc w:val="both"/>
        <w:rPr>
          <w:rFonts w:ascii="Times New Roman" w:hAnsi="Times New Roman" w:cs="Times New Roman"/>
          <w:sz w:val="24"/>
          <w:szCs w:val="24"/>
        </w:rPr>
      </w:pPr>
      <w:r w:rsidRPr="00A3036C">
        <w:rPr>
          <w:rFonts w:ascii="Times New Roman" w:hAnsi="Times New Roman" w:cs="Times New Roman"/>
          <w:sz w:val="24"/>
          <w:szCs w:val="24"/>
        </w:rPr>
        <w:t>▬</w:t>
      </w:r>
      <w:r w:rsidR="000415A4" w:rsidRPr="00A3036C">
        <w:rPr>
          <w:rFonts w:ascii="Times New Roman" w:hAnsi="Times New Roman" w:cs="Times New Roman"/>
          <w:sz w:val="24"/>
          <w:szCs w:val="24"/>
        </w:rPr>
        <w:t xml:space="preserve"> Acontecera o mesmo comigo ― João Carlo</w:t>
      </w:r>
      <w:r w:rsidR="00852851" w:rsidRPr="00A3036C">
        <w:rPr>
          <w:rFonts w:ascii="Times New Roman" w:hAnsi="Times New Roman" w:cs="Times New Roman"/>
          <w:sz w:val="24"/>
          <w:szCs w:val="24"/>
        </w:rPr>
        <w:t xml:space="preserve">s testemunha </w:t>
      </w:r>
      <w:r w:rsidR="000415A4" w:rsidRPr="00A3036C">
        <w:rPr>
          <w:rFonts w:ascii="Times New Roman" w:hAnsi="Times New Roman" w:cs="Times New Roman"/>
          <w:sz w:val="24"/>
          <w:szCs w:val="24"/>
        </w:rPr>
        <w:t>―</w:t>
      </w:r>
      <w:r w:rsidR="002A594B" w:rsidRPr="00A3036C">
        <w:rPr>
          <w:rFonts w:ascii="Times New Roman" w:hAnsi="Times New Roman" w:cs="Times New Roman"/>
          <w:sz w:val="24"/>
          <w:szCs w:val="24"/>
        </w:rPr>
        <w:t xml:space="preserve"> A IMSD não fora suficiente</w:t>
      </w:r>
      <w:r w:rsidR="00EB34FD" w:rsidRPr="00A3036C">
        <w:rPr>
          <w:rFonts w:ascii="Times New Roman" w:hAnsi="Times New Roman" w:cs="Times New Roman"/>
          <w:sz w:val="24"/>
          <w:szCs w:val="24"/>
        </w:rPr>
        <w:t xml:space="preserve"> para minha consciênci</w:t>
      </w:r>
      <w:r w:rsidR="00F67B82" w:rsidRPr="00A3036C">
        <w:rPr>
          <w:rFonts w:ascii="Times New Roman" w:hAnsi="Times New Roman" w:cs="Times New Roman"/>
          <w:sz w:val="24"/>
          <w:szCs w:val="24"/>
        </w:rPr>
        <w:t>a ficar adormecida. ▬ emocionado.</w:t>
      </w:r>
    </w:p>
    <w:p w14:paraId="256AAFD0" w14:textId="14E1C70E" w:rsidR="008E4086" w:rsidRPr="00A3036C" w:rsidRDefault="008E4086" w:rsidP="00ED2F90">
      <w:pPr>
        <w:jc w:val="both"/>
        <w:rPr>
          <w:rFonts w:ascii="Times New Roman" w:hAnsi="Times New Roman" w:cs="Times New Roman"/>
          <w:sz w:val="24"/>
          <w:szCs w:val="24"/>
        </w:rPr>
      </w:pPr>
      <w:r w:rsidRPr="00A3036C">
        <w:rPr>
          <w:rFonts w:ascii="Times New Roman" w:hAnsi="Times New Roman" w:cs="Times New Roman"/>
          <w:sz w:val="24"/>
          <w:szCs w:val="24"/>
        </w:rPr>
        <w:t>▬</w:t>
      </w:r>
      <w:r w:rsidR="004C4577" w:rsidRPr="00A3036C">
        <w:rPr>
          <w:rFonts w:ascii="Times New Roman" w:hAnsi="Times New Roman" w:cs="Times New Roman"/>
          <w:sz w:val="24"/>
          <w:szCs w:val="24"/>
        </w:rPr>
        <w:t xml:space="preserve"> </w:t>
      </w:r>
      <w:r w:rsidR="00C54B4C" w:rsidRPr="00A3036C">
        <w:rPr>
          <w:rFonts w:ascii="Times New Roman" w:hAnsi="Times New Roman" w:cs="Times New Roman"/>
          <w:sz w:val="24"/>
          <w:szCs w:val="24"/>
        </w:rPr>
        <w:t xml:space="preserve">O </w:t>
      </w:r>
      <w:r w:rsidR="003C1683" w:rsidRPr="00A3036C">
        <w:rPr>
          <w:rFonts w:ascii="Times New Roman" w:hAnsi="Times New Roman" w:cs="Times New Roman"/>
          <w:sz w:val="24"/>
          <w:szCs w:val="24"/>
        </w:rPr>
        <w:t xml:space="preserve">verdadeiro </w:t>
      </w:r>
      <w:r w:rsidR="003C1683" w:rsidRPr="00A3036C">
        <w:rPr>
          <w:rFonts w:ascii="Times New Roman" w:hAnsi="Times New Roman" w:cs="Times New Roman"/>
          <w:i/>
          <w:iCs/>
          <w:sz w:val="24"/>
          <w:szCs w:val="24"/>
        </w:rPr>
        <w:t>Deus escreve certo por linhas tortas</w:t>
      </w:r>
      <w:r w:rsidR="00577525" w:rsidRPr="00A3036C">
        <w:rPr>
          <w:rFonts w:ascii="Times New Roman" w:hAnsi="Times New Roman" w:cs="Times New Roman"/>
          <w:i/>
          <w:iCs/>
          <w:sz w:val="24"/>
          <w:szCs w:val="24"/>
        </w:rPr>
        <w:t xml:space="preserve"> </w:t>
      </w:r>
      <w:r w:rsidR="00577525" w:rsidRPr="00A3036C">
        <w:rPr>
          <w:rFonts w:ascii="Times New Roman" w:hAnsi="Times New Roman" w:cs="Times New Roman"/>
          <w:sz w:val="24"/>
          <w:szCs w:val="24"/>
        </w:rPr>
        <w:t xml:space="preserve">― </w:t>
      </w:r>
      <w:r w:rsidR="003C1683" w:rsidRPr="00A3036C">
        <w:rPr>
          <w:rFonts w:ascii="Times New Roman" w:hAnsi="Times New Roman" w:cs="Times New Roman"/>
          <w:sz w:val="24"/>
          <w:szCs w:val="24"/>
        </w:rPr>
        <w:t xml:space="preserve">Gabriel </w:t>
      </w:r>
      <w:r w:rsidR="00A87568" w:rsidRPr="00A3036C">
        <w:rPr>
          <w:rFonts w:ascii="Times New Roman" w:hAnsi="Times New Roman" w:cs="Times New Roman"/>
          <w:sz w:val="24"/>
          <w:szCs w:val="24"/>
        </w:rPr>
        <w:t>ponder</w:t>
      </w:r>
      <w:r w:rsidR="002F15FB" w:rsidRPr="00A3036C">
        <w:rPr>
          <w:rFonts w:ascii="Times New Roman" w:hAnsi="Times New Roman" w:cs="Times New Roman"/>
          <w:sz w:val="24"/>
          <w:szCs w:val="24"/>
        </w:rPr>
        <w:t>a</w:t>
      </w:r>
      <w:r w:rsidR="00577525" w:rsidRPr="00A3036C">
        <w:rPr>
          <w:rFonts w:ascii="Times New Roman" w:hAnsi="Times New Roman" w:cs="Times New Roman"/>
          <w:sz w:val="24"/>
          <w:szCs w:val="24"/>
        </w:rPr>
        <w:t xml:space="preserve"> ― </w:t>
      </w:r>
      <w:r w:rsidR="003E5691" w:rsidRPr="00A3036C">
        <w:rPr>
          <w:rFonts w:ascii="Times New Roman" w:hAnsi="Times New Roman" w:cs="Times New Roman"/>
          <w:sz w:val="24"/>
          <w:szCs w:val="24"/>
        </w:rPr>
        <w:t>Cabe ao coração humano decidir</w:t>
      </w:r>
      <w:r w:rsidR="004037C8" w:rsidRPr="00A3036C">
        <w:rPr>
          <w:rFonts w:ascii="Times New Roman" w:hAnsi="Times New Roman" w:cs="Times New Roman"/>
          <w:sz w:val="24"/>
          <w:szCs w:val="24"/>
        </w:rPr>
        <w:t xml:space="preserve"> a certeza adquirida nos caminhos tortuosos</w:t>
      </w:r>
      <w:r w:rsidR="00A9256E" w:rsidRPr="00A3036C">
        <w:rPr>
          <w:rFonts w:ascii="Times New Roman" w:hAnsi="Times New Roman" w:cs="Times New Roman"/>
          <w:sz w:val="24"/>
          <w:szCs w:val="24"/>
        </w:rPr>
        <w:t>. ▬ complementa.</w:t>
      </w:r>
    </w:p>
    <w:p w14:paraId="1F7E7526" w14:textId="4ED2F991" w:rsidR="008C6B9F" w:rsidRPr="00A3036C" w:rsidRDefault="00A9256E" w:rsidP="00ED2F90">
      <w:pPr>
        <w:jc w:val="both"/>
        <w:rPr>
          <w:rFonts w:ascii="Times New Roman" w:hAnsi="Times New Roman" w:cs="Times New Roman"/>
          <w:sz w:val="24"/>
          <w:szCs w:val="24"/>
        </w:rPr>
      </w:pPr>
      <w:r w:rsidRPr="00A3036C">
        <w:rPr>
          <w:rFonts w:ascii="Times New Roman" w:hAnsi="Times New Roman" w:cs="Times New Roman"/>
          <w:sz w:val="24"/>
          <w:szCs w:val="24"/>
        </w:rPr>
        <w:t xml:space="preserve">▬ Não </w:t>
      </w:r>
      <w:r w:rsidR="003409BA" w:rsidRPr="00A3036C">
        <w:rPr>
          <w:rFonts w:ascii="Times New Roman" w:hAnsi="Times New Roman" w:cs="Times New Roman"/>
          <w:sz w:val="24"/>
          <w:szCs w:val="24"/>
        </w:rPr>
        <w:t>irão faltar inspirações para Tom c</w:t>
      </w:r>
      <w:r w:rsidR="009900E8" w:rsidRPr="00A3036C">
        <w:rPr>
          <w:rFonts w:ascii="Times New Roman" w:hAnsi="Times New Roman" w:cs="Times New Roman"/>
          <w:sz w:val="24"/>
          <w:szCs w:val="24"/>
        </w:rPr>
        <w:t>o</w:t>
      </w:r>
      <w:r w:rsidR="003409BA" w:rsidRPr="00A3036C">
        <w:rPr>
          <w:rFonts w:ascii="Times New Roman" w:hAnsi="Times New Roman" w:cs="Times New Roman"/>
          <w:sz w:val="24"/>
          <w:szCs w:val="24"/>
        </w:rPr>
        <w:t>nceber a crônica</w:t>
      </w:r>
      <w:r w:rsidR="009900E8" w:rsidRPr="00A3036C">
        <w:rPr>
          <w:rFonts w:ascii="Times New Roman" w:hAnsi="Times New Roman" w:cs="Times New Roman"/>
          <w:sz w:val="24"/>
          <w:szCs w:val="24"/>
        </w:rPr>
        <w:t xml:space="preserve"> “Papo Reto” ― Liz entusiasmada ―</w:t>
      </w:r>
      <w:r w:rsidR="003409BA"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w:t>
      </w:r>
      <w:r w:rsidR="00063526" w:rsidRPr="00A3036C">
        <w:rPr>
          <w:rFonts w:ascii="Times New Roman" w:hAnsi="Times New Roman" w:cs="Times New Roman"/>
          <w:sz w:val="24"/>
          <w:szCs w:val="24"/>
        </w:rPr>
        <w:t xml:space="preserve">Como seria bom para todo ser humano </w:t>
      </w:r>
      <w:r w:rsidR="00F8188A" w:rsidRPr="00A3036C">
        <w:rPr>
          <w:rFonts w:ascii="Times New Roman" w:hAnsi="Times New Roman" w:cs="Times New Roman"/>
          <w:sz w:val="24"/>
          <w:szCs w:val="24"/>
        </w:rPr>
        <w:t>desperta</w:t>
      </w:r>
      <w:r w:rsidR="00063526" w:rsidRPr="00A3036C">
        <w:rPr>
          <w:rFonts w:ascii="Times New Roman" w:hAnsi="Times New Roman" w:cs="Times New Roman"/>
          <w:sz w:val="24"/>
          <w:szCs w:val="24"/>
        </w:rPr>
        <w:t xml:space="preserve">r </w:t>
      </w:r>
      <w:r w:rsidR="000C633F" w:rsidRPr="00A3036C">
        <w:rPr>
          <w:rFonts w:ascii="Times New Roman" w:hAnsi="Times New Roman" w:cs="Times New Roman"/>
          <w:sz w:val="24"/>
          <w:szCs w:val="24"/>
        </w:rPr>
        <w:t>a sensação propiciada pel</w:t>
      </w:r>
      <w:r w:rsidR="00F8188A" w:rsidRPr="00A3036C">
        <w:rPr>
          <w:rFonts w:ascii="Times New Roman" w:hAnsi="Times New Roman" w:cs="Times New Roman"/>
          <w:sz w:val="24"/>
          <w:szCs w:val="24"/>
        </w:rPr>
        <w:t>a sua essência amorosa interior</w:t>
      </w:r>
      <w:r w:rsidR="008C6B9F" w:rsidRPr="00A3036C">
        <w:rPr>
          <w:rFonts w:ascii="Times New Roman" w:hAnsi="Times New Roman" w:cs="Times New Roman"/>
          <w:sz w:val="24"/>
          <w:szCs w:val="24"/>
        </w:rPr>
        <w:t>. ▬ desejosa.</w:t>
      </w:r>
    </w:p>
    <w:p w14:paraId="0F5D9396" w14:textId="3F064F5A" w:rsidR="008C6B9F" w:rsidRPr="00A3036C" w:rsidRDefault="008C6B9F" w:rsidP="00ED2F90">
      <w:pPr>
        <w:spacing w:after="0"/>
        <w:jc w:val="both"/>
        <w:rPr>
          <w:rFonts w:ascii="Times New Roman" w:hAnsi="Times New Roman" w:cs="Times New Roman"/>
          <w:sz w:val="24"/>
          <w:szCs w:val="24"/>
        </w:rPr>
      </w:pPr>
      <w:r w:rsidRPr="00A3036C">
        <w:rPr>
          <w:rFonts w:ascii="Times New Roman" w:hAnsi="Times New Roman" w:cs="Times New Roman"/>
          <w:sz w:val="24"/>
          <w:szCs w:val="24"/>
        </w:rPr>
        <w:t>▬ Realmente não faltam argumentos compatíveis a nossa inte</w:t>
      </w:r>
      <w:r w:rsidR="008C5209" w:rsidRPr="00A3036C">
        <w:rPr>
          <w:rFonts w:ascii="Times New Roman" w:hAnsi="Times New Roman" w:cs="Times New Roman"/>
          <w:sz w:val="24"/>
          <w:szCs w:val="24"/>
        </w:rPr>
        <w:t>nção ― Tom concorda com sua alma gêmea ―</w:t>
      </w:r>
      <w:r w:rsidRPr="00A3036C">
        <w:rPr>
          <w:rFonts w:ascii="Times New Roman" w:hAnsi="Times New Roman" w:cs="Times New Roman"/>
          <w:sz w:val="24"/>
          <w:szCs w:val="24"/>
        </w:rPr>
        <w:t xml:space="preserve"> </w:t>
      </w:r>
      <w:r w:rsidR="00956C7C" w:rsidRPr="00A3036C">
        <w:rPr>
          <w:rFonts w:ascii="Times New Roman" w:hAnsi="Times New Roman" w:cs="Times New Roman"/>
          <w:sz w:val="24"/>
          <w:szCs w:val="24"/>
        </w:rPr>
        <w:t xml:space="preserve">Espero continuar sendo digno de ser veículo para propagação do despertar em massa da humanidade ― </w:t>
      </w:r>
      <w:r w:rsidR="00256984" w:rsidRPr="00A3036C">
        <w:rPr>
          <w:rFonts w:ascii="Times New Roman" w:hAnsi="Times New Roman" w:cs="Times New Roman"/>
          <w:sz w:val="24"/>
          <w:szCs w:val="24"/>
        </w:rPr>
        <w:t>Sinaliza</w:t>
      </w:r>
      <w:r w:rsidR="005F57F3" w:rsidRPr="00A3036C">
        <w:rPr>
          <w:rFonts w:ascii="Times New Roman" w:hAnsi="Times New Roman" w:cs="Times New Roman"/>
          <w:sz w:val="24"/>
          <w:szCs w:val="24"/>
        </w:rPr>
        <w:t xml:space="preserve"> humi</w:t>
      </w:r>
      <w:r w:rsidR="00256984" w:rsidRPr="00A3036C">
        <w:rPr>
          <w:rFonts w:ascii="Times New Roman" w:hAnsi="Times New Roman" w:cs="Times New Roman"/>
          <w:sz w:val="24"/>
          <w:szCs w:val="24"/>
        </w:rPr>
        <w:t xml:space="preserve">ldade </w:t>
      </w:r>
      <w:r w:rsidR="00956C7C" w:rsidRPr="00A3036C">
        <w:rPr>
          <w:rFonts w:ascii="Times New Roman" w:hAnsi="Times New Roman" w:cs="Times New Roman"/>
          <w:sz w:val="24"/>
          <w:szCs w:val="24"/>
        </w:rPr>
        <w:t xml:space="preserve">― </w:t>
      </w:r>
      <w:r w:rsidR="00256984" w:rsidRPr="00A3036C">
        <w:rPr>
          <w:rFonts w:ascii="Times New Roman" w:hAnsi="Times New Roman" w:cs="Times New Roman"/>
          <w:sz w:val="24"/>
          <w:szCs w:val="24"/>
        </w:rPr>
        <w:t>Tenho tantas intuições</w:t>
      </w:r>
      <w:r w:rsidR="00356182" w:rsidRPr="00A3036C">
        <w:rPr>
          <w:rFonts w:ascii="Times New Roman" w:hAnsi="Times New Roman" w:cs="Times New Roman"/>
          <w:sz w:val="24"/>
          <w:szCs w:val="24"/>
        </w:rPr>
        <w:t xml:space="preserve"> para serem concebidas e divul</w:t>
      </w:r>
      <w:r w:rsidR="00D90503" w:rsidRPr="00A3036C">
        <w:rPr>
          <w:rFonts w:ascii="Times New Roman" w:hAnsi="Times New Roman" w:cs="Times New Roman"/>
          <w:sz w:val="24"/>
          <w:szCs w:val="24"/>
        </w:rPr>
        <w:t>gadas pela crônica “Papo Reto”</w:t>
      </w:r>
      <w:r w:rsidR="00D452C3" w:rsidRPr="00A3036C">
        <w:rPr>
          <w:rFonts w:ascii="Times New Roman" w:hAnsi="Times New Roman" w:cs="Times New Roman"/>
          <w:sz w:val="24"/>
          <w:szCs w:val="24"/>
        </w:rPr>
        <w:t xml:space="preserve"> </w:t>
      </w:r>
      <w:r w:rsidR="004F677C" w:rsidRPr="00A3036C">
        <w:rPr>
          <w:rFonts w:ascii="Times New Roman" w:hAnsi="Times New Roman" w:cs="Times New Roman"/>
          <w:sz w:val="24"/>
          <w:szCs w:val="24"/>
        </w:rPr>
        <w:t>―</w:t>
      </w:r>
      <w:r w:rsidR="005F1583" w:rsidRPr="00A3036C">
        <w:rPr>
          <w:rFonts w:ascii="Times New Roman" w:hAnsi="Times New Roman" w:cs="Times New Roman"/>
          <w:sz w:val="24"/>
          <w:szCs w:val="24"/>
        </w:rPr>
        <w:t xml:space="preserve"> Inspirado </w:t>
      </w:r>
      <w:r w:rsidR="004F677C" w:rsidRPr="00A3036C">
        <w:rPr>
          <w:rFonts w:ascii="Times New Roman" w:hAnsi="Times New Roman" w:cs="Times New Roman"/>
          <w:sz w:val="24"/>
          <w:szCs w:val="24"/>
        </w:rPr>
        <w:t>―</w:t>
      </w:r>
      <w:r w:rsidR="00221900" w:rsidRPr="00A3036C">
        <w:rPr>
          <w:rFonts w:ascii="Times New Roman" w:hAnsi="Times New Roman" w:cs="Times New Roman"/>
          <w:sz w:val="24"/>
          <w:szCs w:val="24"/>
        </w:rPr>
        <w:t xml:space="preserve"> </w:t>
      </w:r>
      <w:r w:rsidR="00230886" w:rsidRPr="00A3036C">
        <w:rPr>
          <w:rFonts w:ascii="Times New Roman" w:hAnsi="Times New Roman" w:cs="Times New Roman"/>
          <w:sz w:val="24"/>
          <w:szCs w:val="24"/>
        </w:rPr>
        <w:t xml:space="preserve">Nosso invólucro corporal está </w:t>
      </w:r>
      <w:r w:rsidR="002B660E" w:rsidRPr="00A3036C">
        <w:rPr>
          <w:rFonts w:ascii="Times New Roman" w:hAnsi="Times New Roman" w:cs="Times New Roman"/>
          <w:sz w:val="24"/>
          <w:szCs w:val="24"/>
        </w:rPr>
        <w:t>no ano de</w:t>
      </w:r>
      <w:r w:rsidR="00230886" w:rsidRPr="00A3036C">
        <w:rPr>
          <w:rFonts w:ascii="Times New Roman" w:hAnsi="Times New Roman" w:cs="Times New Roman"/>
          <w:sz w:val="24"/>
          <w:szCs w:val="24"/>
        </w:rPr>
        <w:t xml:space="preserve"> 2024</w:t>
      </w:r>
      <w:r w:rsidR="002B660E" w:rsidRPr="00A3036C">
        <w:rPr>
          <w:rFonts w:ascii="Times New Roman" w:hAnsi="Times New Roman" w:cs="Times New Roman"/>
          <w:sz w:val="24"/>
          <w:szCs w:val="24"/>
        </w:rPr>
        <w:t xml:space="preserve">, mas </w:t>
      </w:r>
      <w:r w:rsidR="002B660E" w:rsidRPr="00A3036C">
        <w:rPr>
          <w:rFonts w:ascii="Times New Roman" w:hAnsi="Times New Roman" w:cs="Times New Roman"/>
          <w:sz w:val="24"/>
          <w:szCs w:val="24"/>
        </w:rPr>
        <w:lastRenderedPageBreak/>
        <w:t>nossa consciência</w:t>
      </w:r>
      <w:r w:rsidR="00D86AB6" w:rsidRPr="00A3036C">
        <w:rPr>
          <w:rFonts w:ascii="Times New Roman" w:hAnsi="Times New Roman" w:cs="Times New Roman"/>
          <w:sz w:val="24"/>
          <w:szCs w:val="24"/>
        </w:rPr>
        <w:t xml:space="preserve"> se apronta</w:t>
      </w:r>
      <w:r w:rsidR="001D7FAF" w:rsidRPr="00A3036C">
        <w:rPr>
          <w:rFonts w:ascii="Times New Roman" w:hAnsi="Times New Roman" w:cs="Times New Roman"/>
          <w:sz w:val="24"/>
          <w:szCs w:val="24"/>
        </w:rPr>
        <w:t>, mentalmente e fisicamente,</w:t>
      </w:r>
      <w:r w:rsidR="00D86AB6" w:rsidRPr="00A3036C">
        <w:rPr>
          <w:rFonts w:ascii="Times New Roman" w:hAnsi="Times New Roman" w:cs="Times New Roman"/>
          <w:sz w:val="24"/>
          <w:szCs w:val="24"/>
        </w:rPr>
        <w:t xml:space="preserve"> p</w:t>
      </w:r>
      <w:r w:rsidR="001D7FAF" w:rsidRPr="00A3036C">
        <w:rPr>
          <w:rFonts w:ascii="Times New Roman" w:hAnsi="Times New Roman" w:cs="Times New Roman"/>
          <w:sz w:val="24"/>
          <w:szCs w:val="24"/>
        </w:rPr>
        <w:t>ara transmuta</w:t>
      </w:r>
      <w:r w:rsidR="00B52E61" w:rsidRPr="00A3036C">
        <w:rPr>
          <w:rFonts w:ascii="Times New Roman" w:hAnsi="Times New Roman" w:cs="Times New Roman"/>
          <w:sz w:val="24"/>
          <w:szCs w:val="24"/>
        </w:rPr>
        <w:t xml:space="preserve">ção além de 2079 </w:t>
      </w:r>
      <w:r w:rsidR="005F1583" w:rsidRPr="00A3036C">
        <w:rPr>
          <w:rFonts w:ascii="Times New Roman" w:hAnsi="Times New Roman" w:cs="Times New Roman"/>
          <w:sz w:val="24"/>
          <w:szCs w:val="24"/>
        </w:rPr>
        <w:t>―</w:t>
      </w:r>
      <w:r w:rsidR="00B52E61" w:rsidRPr="00A3036C">
        <w:rPr>
          <w:rFonts w:ascii="Times New Roman" w:hAnsi="Times New Roman" w:cs="Times New Roman"/>
          <w:sz w:val="24"/>
          <w:szCs w:val="24"/>
        </w:rPr>
        <w:t xml:space="preserve"> </w:t>
      </w:r>
      <w:r w:rsidR="004C0AD7" w:rsidRPr="00A3036C">
        <w:rPr>
          <w:rFonts w:ascii="Times New Roman" w:hAnsi="Times New Roman" w:cs="Times New Roman"/>
          <w:sz w:val="24"/>
          <w:szCs w:val="24"/>
        </w:rPr>
        <w:t xml:space="preserve">Assegura </w:t>
      </w:r>
      <w:r w:rsidR="00FB56EE" w:rsidRPr="00A3036C">
        <w:rPr>
          <w:rFonts w:ascii="Times New Roman" w:hAnsi="Times New Roman" w:cs="Times New Roman"/>
          <w:sz w:val="24"/>
          <w:szCs w:val="24"/>
        </w:rPr>
        <w:t>a fé do cronista ―</w:t>
      </w:r>
      <w:r w:rsidR="00AE5623" w:rsidRPr="00A3036C">
        <w:rPr>
          <w:rFonts w:ascii="Times New Roman" w:hAnsi="Times New Roman" w:cs="Times New Roman"/>
          <w:sz w:val="24"/>
          <w:szCs w:val="24"/>
        </w:rPr>
        <w:t xml:space="preserve"> </w:t>
      </w:r>
      <w:r w:rsidR="00727233" w:rsidRPr="00A3036C">
        <w:rPr>
          <w:rFonts w:ascii="Times New Roman" w:hAnsi="Times New Roman" w:cs="Times New Roman"/>
          <w:sz w:val="24"/>
          <w:szCs w:val="24"/>
        </w:rPr>
        <w:t>Cumprind</w:t>
      </w:r>
      <w:r w:rsidR="00AE25EE" w:rsidRPr="00A3036C">
        <w:rPr>
          <w:rFonts w:ascii="Times New Roman" w:hAnsi="Times New Roman" w:cs="Times New Roman"/>
          <w:sz w:val="24"/>
          <w:szCs w:val="24"/>
        </w:rPr>
        <w:t>o como bons alunos os ensinamentos</w:t>
      </w:r>
      <w:r w:rsidR="00FD5127" w:rsidRPr="00A3036C">
        <w:rPr>
          <w:rFonts w:ascii="Times New Roman" w:hAnsi="Times New Roman" w:cs="Times New Roman"/>
          <w:sz w:val="24"/>
          <w:szCs w:val="24"/>
        </w:rPr>
        <w:t>,</w:t>
      </w:r>
      <w:r w:rsidR="00AE25EE" w:rsidRPr="00A3036C">
        <w:rPr>
          <w:rFonts w:ascii="Times New Roman" w:hAnsi="Times New Roman" w:cs="Times New Roman"/>
          <w:sz w:val="24"/>
          <w:szCs w:val="24"/>
        </w:rPr>
        <w:t xml:space="preserve"> milenares</w:t>
      </w:r>
      <w:r w:rsidR="00FD5127" w:rsidRPr="00A3036C">
        <w:rPr>
          <w:rFonts w:ascii="Times New Roman" w:hAnsi="Times New Roman" w:cs="Times New Roman"/>
          <w:sz w:val="24"/>
          <w:szCs w:val="24"/>
        </w:rPr>
        <w:t>,</w:t>
      </w:r>
      <w:r w:rsidR="00AE25EE" w:rsidRPr="00A3036C">
        <w:rPr>
          <w:rFonts w:ascii="Times New Roman" w:hAnsi="Times New Roman" w:cs="Times New Roman"/>
          <w:sz w:val="24"/>
          <w:szCs w:val="24"/>
        </w:rPr>
        <w:t xml:space="preserve"> </w:t>
      </w:r>
      <w:r w:rsidR="007121CE" w:rsidRPr="00A3036C">
        <w:rPr>
          <w:rFonts w:ascii="Times New Roman" w:hAnsi="Times New Roman" w:cs="Times New Roman"/>
          <w:sz w:val="24"/>
          <w:szCs w:val="24"/>
        </w:rPr>
        <w:t>autênticos propagados por Jesus</w:t>
      </w:r>
      <w:r w:rsidR="003730FD" w:rsidRPr="00A3036C">
        <w:rPr>
          <w:rFonts w:ascii="Times New Roman" w:hAnsi="Times New Roman" w:cs="Times New Roman"/>
          <w:sz w:val="24"/>
          <w:szCs w:val="24"/>
        </w:rPr>
        <w:t xml:space="preserve"> Cristo e manipulado</w:t>
      </w:r>
      <w:r w:rsidR="00F610D2" w:rsidRPr="00A3036C">
        <w:rPr>
          <w:rFonts w:ascii="Times New Roman" w:hAnsi="Times New Roman" w:cs="Times New Roman"/>
          <w:sz w:val="24"/>
          <w:szCs w:val="24"/>
        </w:rPr>
        <w:t>s</w:t>
      </w:r>
      <w:r w:rsidR="003730FD" w:rsidRPr="00A3036C">
        <w:rPr>
          <w:rFonts w:ascii="Times New Roman" w:hAnsi="Times New Roman" w:cs="Times New Roman"/>
          <w:sz w:val="24"/>
          <w:szCs w:val="24"/>
        </w:rPr>
        <w:t xml:space="preserve"> pelo </w:t>
      </w:r>
      <w:r w:rsidR="00F610D2" w:rsidRPr="00A3036C">
        <w:rPr>
          <w:rFonts w:ascii="Times New Roman" w:hAnsi="Times New Roman" w:cs="Times New Roman"/>
          <w:sz w:val="24"/>
          <w:szCs w:val="24"/>
        </w:rPr>
        <w:t>S</w:t>
      </w:r>
      <w:r w:rsidR="003730FD" w:rsidRPr="00A3036C">
        <w:rPr>
          <w:rFonts w:ascii="Times New Roman" w:hAnsi="Times New Roman" w:cs="Times New Roman"/>
          <w:sz w:val="24"/>
          <w:szCs w:val="24"/>
        </w:rPr>
        <w:t xml:space="preserve">istema Terra </w:t>
      </w:r>
      <w:r w:rsidR="00FB56EE" w:rsidRPr="00A3036C">
        <w:rPr>
          <w:rFonts w:ascii="Times New Roman" w:hAnsi="Times New Roman" w:cs="Times New Roman"/>
          <w:sz w:val="24"/>
          <w:szCs w:val="24"/>
        </w:rPr>
        <w:t>―</w:t>
      </w:r>
      <w:r w:rsidR="00F610D2" w:rsidRPr="00A3036C">
        <w:rPr>
          <w:rFonts w:ascii="Times New Roman" w:hAnsi="Times New Roman" w:cs="Times New Roman"/>
          <w:sz w:val="24"/>
          <w:szCs w:val="24"/>
        </w:rPr>
        <w:t xml:space="preserve"> </w:t>
      </w:r>
      <w:r w:rsidR="001A663A" w:rsidRPr="00A3036C">
        <w:rPr>
          <w:rFonts w:ascii="Times New Roman" w:hAnsi="Times New Roman" w:cs="Times New Roman"/>
          <w:sz w:val="24"/>
          <w:szCs w:val="24"/>
        </w:rPr>
        <w:t xml:space="preserve">Tocado </w:t>
      </w:r>
      <w:r w:rsidR="00221900" w:rsidRPr="00A3036C">
        <w:rPr>
          <w:rFonts w:ascii="Times New Roman" w:hAnsi="Times New Roman" w:cs="Times New Roman"/>
          <w:sz w:val="24"/>
          <w:szCs w:val="24"/>
        </w:rPr>
        <w:t>―</w:t>
      </w:r>
      <w:r w:rsidR="00AA4D89" w:rsidRPr="00A3036C">
        <w:rPr>
          <w:rFonts w:ascii="Times New Roman" w:hAnsi="Times New Roman" w:cs="Times New Roman"/>
          <w:sz w:val="24"/>
          <w:szCs w:val="24"/>
        </w:rPr>
        <w:t xml:space="preserve"> </w:t>
      </w:r>
      <w:r w:rsidR="005F1583" w:rsidRPr="00A3036C">
        <w:rPr>
          <w:rFonts w:ascii="Times New Roman" w:hAnsi="Times New Roman" w:cs="Times New Roman"/>
          <w:sz w:val="24"/>
          <w:szCs w:val="24"/>
        </w:rPr>
        <w:t>E</w:t>
      </w:r>
      <w:r w:rsidR="00AA4D89" w:rsidRPr="00A3036C">
        <w:rPr>
          <w:rFonts w:ascii="Times New Roman" w:hAnsi="Times New Roman" w:cs="Times New Roman"/>
          <w:sz w:val="24"/>
          <w:szCs w:val="24"/>
        </w:rPr>
        <w:t>spero</w:t>
      </w:r>
      <w:r w:rsidR="00762796" w:rsidRPr="00A3036C">
        <w:rPr>
          <w:rFonts w:ascii="Times New Roman" w:hAnsi="Times New Roman" w:cs="Times New Roman"/>
          <w:sz w:val="24"/>
          <w:szCs w:val="24"/>
        </w:rPr>
        <w:t xml:space="preserve"> influenciar</w:t>
      </w:r>
      <w:r w:rsidR="001B3D9A" w:rsidRPr="00A3036C">
        <w:rPr>
          <w:rFonts w:ascii="Times New Roman" w:hAnsi="Times New Roman" w:cs="Times New Roman"/>
          <w:sz w:val="24"/>
          <w:szCs w:val="24"/>
        </w:rPr>
        <w:t xml:space="preserve"> com </w:t>
      </w:r>
      <w:r w:rsidR="006801FE" w:rsidRPr="00A3036C">
        <w:rPr>
          <w:rFonts w:ascii="Times New Roman" w:hAnsi="Times New Roman" w:cs="Times New Roman"/>
          <w:sz w:val="24"/>
          <w:szCs w:val="24"/>
        </w:rPr>
        <w:t>minha intuição invisível</w:t>
      </w:r>
      <w:r w:rsidR="006914B6" w:rsidRPr="00A3036C">
        <w:rPr>
          <w:rFonts w:ascii="Times New Roman" w:hAnsi="Times New Roman" w:cs="Times New Roman"/>
          <w:sz w:val="24"/>
          <w:szCs w:val="24"/>
        </w:rPr>
        <w:t>,</w:t>
      </w:r>
      <w:r w:rsidR="006801FE" w:rsidRPr="00A3036C">
        <w:rPr>
          <w:rFonts w:ascii="Times New Roman" w:hAnsi="Times New Roman" w:cs="Times New Roman"/>
          <w:sz w:val="24"/>
          <w:szCs w:val="24"/>
        </w:rPr>
        <w:t xml:space="preserve"> textualizada, </w:t>
      </w:r>
      <w:r w:rsidR="00762796" w:rsidRPr="00A3036C">
        <w:rPr>
          <w:rFonts w:ascii="Times New Roman" w:hAnsi="Times New Roman" w:cs="Times New Roman"/>
          <w:sz w:val="24"/>
          <w:szCs w:val="24"/>
        </w:rPr>
        <w:t xml:space="preserve">os terrícolas merecedores de não serem parte de os </w:t>
      </w:r>
      <w:bookmarkStart w:id="42" w:name="_Hlk184295559"/>
      <w:r w:rsidR="00762796" w:rsidRPr="00A3036C">
        <w:rPr>
          <w:rFonts w:ascii="Times New Roman" w:hAnsi="Times New Roman" w:cs="Times New Roman"/>
          <w:b/>
          <w:bCs/>
          <w:sz w:val="24"/>
          <w:szCs w:val="24"/>
        </w:rPr>
        <w:t>e</w:t>
      </w:r>
      <w:r w:rsidR="00762796" w:rsidRPr="00A3036C">
        <w:rPr>
          <w:rFonts w:ascii="Times New Roman" w:hAnsi="Times New Roman" w:cs="Times New Roman"/>
          <w:b/>
          <w:bCs/>
          <w:color w:val="FF0000"/>
          <w:sz w:val="24"/>
          <w:szCs w:val="24"/>
        </w:rPr>
        <w:t>X</w:t>
      </w:r>
      <w:r w:rsidR="00762796" w:rsidRPr="00A3036C">
        <w:rPr>
          <w:rFonts w:ascii="Times New Roman" w:hAnsi="Times New Roman" w:cs="Times New Roman"/>
          <w:b/>
          <w:bCs/>
          <w:sz w:val="24"/>
          <w:szCs w:val="24"/>
        </w:rPr>
        <w:t xml:space="preserve">ilados da </w:t>
      </w:r>
      <w:r w:rsidR="00762796" w:rsidRPr="00A3036C">
        <w:rPr>
          <w:rFonts w:ascii="Times New Roman" w:hAnsi="Times New Roman" w:cs="Times New Roman"/>
          <w:b/>
          <w:bCs/>
          <w:color w:val="7030A0"/>
          <w:sz w:val="24"/>
          <w:szCs w:val="24"/>
        </w:rPr>
        <w:t>T</w:t>
      </w:r>
      <w:r w:rsidR="00762796" w:rsidRPr="00A3036C">
        <w:rPr>
          <w:rFonts w:ascii="Times New Roman" w:hAnsi="Times New Roman" w:cs="Times New Roman"/>
          <w:b/>
          <w:bCs/>
          <w:sz w:val="24"/>
          <w:szCs w:val="24"/>
        </w:rPr>
        <w:t>erra ─ passado pacto para o futuro</w:t>
      </w:r>
      <w:r w:rsidR="00BB045E" w:rsidRPr="00A3036C">
        <w:rPr>
          <w:rFonts w:ascii="Times New Roman" w:hAnsi="Times New Roman" w:cs="Times New Roman"/>
          <w:sz w:val="24"/>
          <w:szCs w:val="24"/>
        </w:rPr>
        <w:t>.</w:t>
      </w:r>
      <w:bookmarkEnd w:id="42"/>
    </w:p>
    <w:p w14:paraId="395C1079" w14:textId="0AEDC25C" w:rsidR="006914B6" w:rsidRPr="00A3036C" w:rsidRDefault="00ED2F90" w:rsidP="004175F9">
      <w:pPr>
        <w:spacing w:after="0"/>
        <w:jc w:val="center"/>
        <w:rPr>
          <w:rFonts w:ascii="Times New Roman"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0286A312" w14:textId="43E093B7" w:rsidR="009C149A" w:rsidRPr="00A3036C" w:rsidRDefault="00F57469"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Enquanto isto</w:t>
      </w:r>
      <w:r w:rsidR="00D61753" w:rsidRPr="00A3036C">
        <w:rPr>
          <w:rFonts w:ascii="Times New Roman" w:hAnsi="Times New Roman" w:cs="Times New Roman"/>
          <w:sz w:val="24"/>
          <w:szCs w:val="24"/>
        </w:rPr>
        <w:t xml:space="preserve">, licantropos também conhecidos como </w:t>
      </w:r>
      <w:r w:rsidR="00214685" w:rsidRPr="00A3036C">
        <w:rPr>
          <w:rFonts w:ascii="Times New Roman" w:hAnsi="Times New Roman" w:cs="Times New Roman"/>
          <w:b/>
          <w:bCs/>
          <w:sz w:val="24"/>
          <w:szCs w:val="24"/>
        </w:rPr>
        <w:t>therians</w:t>
      </w:r>
      <w:r w:rsidR="00214685" w:rsidRPr="00A3036C">
        <w:rPr>
          <w:rFonts w:ascii="Times New Roman" w:hAnsi="Times New Roman" w:cs="Times New Roman"/>
          <w:sz w:val="24"/>
          <w:szCs w:val="24"/>
        </w:rPr>
        <w:t xml:space="preserve"> invadem as redes sociais nos seis continentes</w:t>
      </w:r>
      <w:r w:rsidR="00AA1DBB" w:rsidRPr="00A3036C">
        <w:rPr>
          <w:rFonts w:ascii="Times New Roman" w:hAnsi="Times New Roman" w:cs="Times New Roman"/>
          <w:sz w:val="24"/>
          <w:szCs w:val="24"/>
        </w:rPr>
        <w:t>. Humanos</w:t>
      </w:r>
      <w:r w:rsidR="00034373" w:rsidRPr="00A3036C">
        <w:rPr>
          <w:rFonts w:ascii="Times New Roman" w:hAnsi="Times New Roman" w:cs="Times New Roman"/>
          <w:sz w:val="24"/>
          <w:szCs w:val="24"/>
        </w:rPr>
        <w:t>,</w:t>
      </w:r>
      <w:r w:rsidR="00AA1DBB" w:rsidRPr="00A3036C">
        <w:rPr>
          <w:rFonts w:ascii="Times New Roman" w:hAnsi="Times New Roman" w:cs="Times New Roman"/>
          <w:sz w:val="24"/>
          <w:szCs w:val="24"/>
        </w:rPr>
        <w:t xml:space="preserve"> insatisfeito</w:t>
      </w:r>
      <w:r w:rsidR="005F2E21" w:rsidRPr="00A3036C">
        <w:rPr>
          <w:rFonts w:ascii="Times New Roman" w:hAnsi="Times New Roman" w:cs="Times New Roman"/>
          <w:sz w:val="24"/>
          <w:szCs w:val="24"/>
        </w:rPr>
        <w:t>s com a própria raça</w:t>
      </w:r>
      <w:r w:rsidR="00034373" w:rsidRPr="00A3036C">
        <w:rPr>
          <w:rFonts w:ascii="Times New Roman" w:hAnsi="Times New Roman" w:cs="Times New Roman"/>
          <w:sz w:val="24"/>
          <w:szCs w:val="24"/>
        </w:rPr>
        <w:t>, transformam-se, através de cirurgias</w:t>
      </w:r>
      <w:r w:rsidR="0050319B" w:rsidRPr="00A3036C">
        <w:rPr>
          <w:rFonts w:ascii="Times New Roman" w:hAnsi="Times New Roman" w:cs="Times New Roman"/>
          <w:sz w:val="24"/>
          <w:szCs w:val="24"/>
        </w:rPr>
        <w:t xml:space="preserve"> e </w:t>
      </w:r>
      <w:r w:rsidR="00500158" w:rsidRPr="00A3036C">
        <w:rPr>
          <w:rFonts w:ascii="Times New Roman" w:hAnsi="Times New Roman" w:cs="Times New Roman"/>
          <w:sz w:val="24"/>
          <w:szCs w:val="24"/>
        </w:rPr>
        <w:t>viv</w:t>
      </w:r>
      <w:r w:rsidR="004A399F" w:rsidRPr="00A3036C">
        <w:rPr>
          <w:rFonts w:ascii="Times New Roman" w:hAnsi="Times New Roman" w:cs="Times New Roman"/>
          <w:sz w:val="24"/>
          <w:szCs w:val="24"/>
        </w:rPr>
        <w:t>ências</w:t>
      </w:r>
      <w:r w:rsidR="0050319B" w:rsidRPr="00A3036C">
        <w:rPr>
          <w:rFonts w:ascii="Times New Roman" w:hAnsi="Times New Roman" w:cs="Times New Roman"/>
          <w:sz w:val="24"/>
          <w:szCs w:val="24"/>
        </w:rPr>
        <w:t xml:space="preserve"> comportament</w:t>
      </w:r>
      <w:r w:rsidR="004A399F" w:rsidRPr="00A3036C">
        <w:rPr>
          <w:rFonts w:ascii="Times New Roman" w:hAnsi="Times New Roman" w:cs="Times New Roman"/>
          <w:sz w:val="24"/>
          <w:szCs w:val="24"/>
        </w:rPr>
        <w:t>ai</w:t>
      </w:r>
      <w:r w:rsidR="0050319B" w:rsidRPr="00A3036C">
        <w:rPr>
          <w:rFonts w:ascii="Times New Roman" w:hAnsi="Times New Roman" w:cs="Times New Roman"/>
          <w:sz w:val="24"/>
          <w:szCs w:val="24"/>
        </w:rPr>
        <w:t xml:space="preserve">s </w:t>
      </w:r>
      <w:r w:rsidR="00892709" w:rsidRPr="00A3036C">
        <w:rPr>
          <w:rFonts w:ascii="Times New Roman" w:hAnsi="Times New Roman" w:cs="Times New Roman"/>
          <w:sz w:val="24"/>
          <w:szCs w:val="24"/>
        </w:rPr>
        <w:t>nas suas rotinas</w:t>
      </w:r>
      <w:r w:rsidR="00DE05ED" w:rsidRPr="00A3036C">
        <w:rPr>
          <w:rFonts w:ascii="Times New Roman" w:hAnsi="Times New Roman" w:cs="Times New Roman"/>
          <w:sz w:val="24"/>
          <w:szCs w:val="24"/>
        </w:rPr>
        <w:t>,</w:t>
      </w:r>
      <w:r w:rsidR="00034373" w:rsidRPr="00A3036C">
        <w:rPr>
          <w:rFonts w:ascii="Times New Roman" w:hAnsi="Times New Roman" w:cs="Times New Roman"/>
          <w:sz w:val="24"/>
          <w:szCs w:val="24"/>
        </w:rPr>
        <w:t xml:space="preserve"> </w:t>
      </w:r>
      <w:r w:rsidR="00E27F9B" w:rsidRPr="00A3036C">
        <w:rPr>
          <w:rFonts w:ascii="Times New Roman" w:hAnsi="Times New Roman" w:cs="Times New Roman"/>
          <w:sz w:val="24"/>
          <w:szCs w:val="24"/>
        </w:rPr>
        <w:t>em</w:t>
      </w:r>
      <w:r w:rsidR="00946F7A" w:rsidRPr="00A3036C">
        <w:rPr>
          <w:rFonts w:ascii="Times New Roman" w:hAnsi="Times New Roman" w:cs="Times New Roman"/>
          <w:sz w:val="24"/>
          <w:szCs w:val="24"/>
        </w:rPr>
        <w:t xml:space="preserve"> animais com os quais mais se identificam.</w:t>
      </w:r>
      <w:r w:rsidR="00C83346" w:rsidRPr="00A3036C">
        <w:rPr>
          <w:rFonts w:ascii="Times New Roman" w:hAnsi="Times New Roman" w:cs="Times New Roman"/>
          <w:sz w:val="24"/>
          <w:szCs w:val="24"/>
        </w:rPr>
        <w:t xml:space="preserve"> </w:t>
      </w:r>
      <w:r w:rsidR="00A84D32" w:rsidRPr="00A3036C">
        <w:rPr>
          <w:rFonts w:ascii="Times New Roman" w:hAnsi="Times New Roman" w:cs="Times New Roman"/>
          <w:sz w:val="24"/>
          <w:szCs w:val="24"/>
        </w:rPr>
        <w:t>Postagens globais revelam cães e cadelas</w:t>
      </w:r>
      <w:r w:rsidR="00AE730B" w:rsidRPr="00A3036C">
        <w:rPr>
          <w:rFonts w:ascii="Times New Roman" w:hAnsi="Times New Roman" w:cs="Times New Roman"/>
          <w:sz w:val="24"/>
          <w:szCs w:val="24"/>
        </w:rPr>
        <w:t xml:space="preserve">, cavalos e éguas, </w:t>
      </w:r>
      <w:r w:rsidR="0041668C" w:rsidRPr="00A3036C">
        <w:rPr>
          <w:rFonts w:ascii="Times New Roman" w:hAnsi="Times New Roman" w:cs="Times New Roman"/>
          <w:sz w:val="24"/>
          <w:szCs w:val="24"/>
        </w:rPr>
        <w:t>gatos e gatas, leões e leo</w:t>
      </w:r>
      <w:r w:rsidR="00124DC5" w:rsidRPr="00A3036C">
        <w:rPr>
          <w:rFonts w:ascii="Times New Roman" w:hAnsi="Times New Roman" w:cs="Times New Roman"/>
          <w:sz w:val="24"/>
          <w:szCs w:val="24"/>
        </w:rPr>
        <w:t>as,</w:t>
      </w:r>
      <w:r w:rsidR="00AB63AA" w:rsidRPr="00A3036C">
        <w:rPr>
          <w:rFonts w:ascii="Times New Roman" w:hAnsi="Times New Roman" w:cs="Times New Roman"/>
          <w:sz w:val="24"/>
          <w:szCs w:val="24"/>
        </w:rPr>
        <w:t xml:space="preserve"> leopardos e pant</w:t>
      </w:r>
      <w:r w:rsidR="00566C29" w:rsidRPr="00A3036C">
        <w:rPr>
          <w:rFonts w:ascii="Times New Roman" w:hAnsi="Times New Roman" w:cs="Times New Roman"/>
          <w:sz w:val="24"/>
          <w:szCs w:val="24"/>
        </w:rPr>
        <w:t>eras.</w:t>
      </w:r>
      <w:r w:rsidR="00124DC5" w:rsidRPr="00A3036C">
        <w:rPr>
          <w:rFonts w:ascii="Times New Roman" w:hAnsi="Times New Roman" w:cs="Times New Roman"/>
          <w:sz w:val="24"/>
          <w:szCs w:val="24"/>
        </w:rPr>
        <w:t xml:space="preserve"> macacos e macacas, </w:t>
      </w:r>
      <w:r w:rsidR="00237721" w:rsidRPr="00A3036C">
        <w:rPr>
          <w:rFonts w:ascii="Times New Roman" w:hAnsi="Times New Roman" w:cs="Times New Roman"/>
          <w:sz w:val="24"/>
          <w:szCs w:val="24"/>
        </w:rPr>
        <w:t xml:space="preserve">patos e patas, </w:t>
      </w:r>
      <w:r w:rsidR="00124DC5" w:rsidRPr="00A3036C">
        <w:rPr>
          <w:rFonts w:ascii="Times New Roman" w:hAnsi="Times New Roman" w:cs="Times New Roman"/>
          <w:sz w:val="24"/>
          <w:szCs w:val="24"/>
        </w:rPr>
        <w:t>tigres e tigresas</w:t>
      </w:r>
      <w:r w:rsidR="008F4E49" w:rsidRPr="00A3036C">
        <w:rPr>
          <w:rFonts w:ascii="Times New Roman" w:hAnsi="Times New Roman" w:cs="Times New Roman"/>
          <w:sz w:val="24"/>
          <w:szCs w:val="24"/>
        </w:rPr>
        <w:t>,</w:t>
      </w:r>
      <w:r w:rsidR="00145387" w:rsidRPr="00A3036C">
        <w:rPr>
          <w:rFonts w:ascii="Times New Roman" w:hAnsi="Times New Roman" w:cs="Times New Roman"/>
          <w:sz w:val="24"/>
          <w:szCs w:val="24"/>
        </w:rPr>
        <w:t xml:space="preserve"> humanizados</w:t>
      </w:r>
      <w:r w:rsidR="008F4E49" w:rsidRPr="00A3036C">
        <w:rPr>
          <w:rFonts w:ascii="Times New Roman" w:hAnsi="Times New Roman" w:cs="Times New Roman"/>
          <w:sz w:val="24"/>
          <w:szCs w:val="24"/>
        </w:rPr>
        <w:t>,</w:t>
      </w:r>
      <w:r w:rsidR="00145387" w:rsidRPr="00A3036C">
        <w:rPr>
          <w:rFonts w:ascii="Times New Roman" w:hAnsi="Times New Roman" w:cs="Times New Roman"/>
          <w:sz w:val="24"/>
          <w:szCs w:val="24"/>
        </w:rPr>
        <w:t xml:space="preserve"> escandaliza</w:t>
      </w:r>
      <w:r w:rsidR="008F4E49" w:rsidRPr="00A3036C">
        <w:rPr>
          <w:rFonts w:ascii="Times New Roman" w:hAnsi="Times New Roman" w:cs="Times New Roman"/>
          <w:sz w:val="24"/>
          <w:szCs w:val="24"/>
        </w:rPr>
        <w:t>ndo</w:t>
      </w:r>
      <w:r w:rsidR="006D42D0" w:rsidRPr="00A3036C">
        <w:rPr>
          <w:rFonts w:ascii="Times New Roman" w:hAnsi="Times New Roman" w:cs="Times New Roman"/>
          <w:sz w:val="24"/>
          <w:szCs w:val="24"/>
        </w:rPr>
        <w:t xml:space="preserve"> milh</w:t>
      </w:r>
      <w:r w:rsidR="002F2701" w:rsidRPr="00A3036C">
        <w:rPr>
          <w:rFonts w:ascii="Times New Roman" w:hAnsi="Times New Roman" w:cs="Times New Roman"/>
          <w:sz w:val="24"/>
          <w:szCs w:val="24"/>
        </w:rPr>
        <w:t>ões de  visualizações</w:t>
      </w:r>
      <w:r w:rsidR="00145387" w:rsidRPr="00A3036C">
        <w:rPr>
          <w:rFonts w:ascii="Times New Roman" w:hAnsi="Times New Roman" w:cs="Times New Roman"/>
          <w:sz w:val="24"/>
          <w:szCs w:val="24"/>
        </w:rPr>
        <w:t xml:space="preserve"> </w:t>
      </w:r>
      <w:r w:rsidR="002F2701" w:rsidRPr="00A3036C">
        <w:rPr>
          <w:rFonts w:ascii="Times New Roman" w:hAnsi="Times New Roman" w:cs="Times New Roman"/>
          <w:sz w:val="24"/>
          <w:szCs w:val="24"/>
        </w:rPr>
        <w:t>n</w:t>
      </w:r>
      <w:r w:rsidR="00145387" w:rsidRPr="00A3036C">
        <w:rPr>
          <w:rFonts w:ascii="Times New Roman" w:hAnsi="Times New Roman" w:cs="Times New Roman"/>
          <w:sz w:val="24"/>
          <w:szCs w:val="24"/>
        </w:rPr>
        <w:t>a rede mundial de computadore</w:t>
      </w:r>
      <w:r w:rsidR="00581295" w:rsidRPr="00A3036C">
        <w:rPr>
          <w:rFonts w:ascii="Times New Roman" w:hAnsi="Times New Roman" w:cs="Times New Roman"/>
          <w:sz w:val="24"/>
          <w:szCs w:val="24"/>
        </w:rPr>
        <w:t>s</w:t>
      </w:r>
      <w:r w:rsidR="00B37EA8" w:rsidRPr="00A3036C">
        <w:rPr>
          <w:rFonts w:ascii="Times New Roman" w:hAnsi="Times New Roman" w:cs="Times New Roman"/>
          <w:sz w:val="24"/>
          <w:szCs w:val="24"/>
        </w:rPr>
        <w:t xml:space="preserve"> para deleite de seus usuários</w:t>
      </w:r>
      <w:r w:rsidR="00581295" w:rsidRPr="00A3036C">
        <w:rPr>
          <w:rFonts w:ascii="Times New Roman" w:hAnsi="Times New Roman" w:cs="Times New Roman"/>
          <w:sz w:val="24"/>
          <w:szCs w:val="24"/>
        </w:rPr>
        <w:t>.</w:t>
      </w:r>
    </w:p>
    <w:p w14:paraId="74951D2F" w14:textId="3AA80BC6" w:rsidR="00862DF6" w:rsidRPr="00A3036C" w:rsidRDefault="009C149A"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Inicia-se o </w:t>
      </w:r>
      <w:r w:rsidRPr="00A3036C">
        <w:rPr>
          <w:rFonts w:ascii="Times New Roman" w:hAnsi="Times New Roman" w:cs="Times New Roman"/>
          <w:i/>
          <w:iCs/>
          <w:sz w:val="24"/>
          <w:szCs w:val="24"/>
        </w:rPr>
        <w:t xml:space="preserve">pacote de maldades </w:t>
      </w:r>
      <w:r w:rsidRPr="00A3036C">
        <w:rPr>
          <w:rFonts w:ascii="Times New Roman" w:hAnsi="Times New Roman" w:cs="Times New Roman"/>
          <w:sz w:val="24"/>
          <w:szCs w:val="24"/>
        </w:rPr>
        <w:t xml:space="preserve">idealizado pelos </w:t>
      </w:r>
      <w:r w:rsidR="003D16C4" w:rsidRPr="00A3036C">
        <w:rPr>
          <w:rFonts w:ascii="Times New Roman" w:hAnsi="Times New Roman" w:cs="Times New Roman"/>
          <w:i/>
          <w:iCs/>
          <w:sz w:val="24"/>
          <w:szCs w:val="24"/>
        </w:rPr>
        <w:t>malenirus</w:t>
      </w:r>
      <w:r w:rsidR="003D16C4" w:rsidRPr="00A3036C">
        <w:rPr>
          <w:rFonts w:ascii="Times New Roman" w:hAnsi="Times New Roman" w:cs="Times New Roman"/>
          <w:sz w:val="24"/>
          <w:szCs w:val="24"/>
        </w:rPr>
        <w:t xml:space="preserve">, </w:t>
      </w:r>
      <w:r w:rsidR="003D16C4" w:rsidRPr="00A3036C">
        <w:rPr>
          <w:rFonts w:ascii="Times New Roman" w:hAnsi="Times New Roman" w:cs="Times New Roman"/>
          <w:i/>
          <w:iCs/>
          <w:sz w:val="24"/>
          <w:szCs w:val="24"/>
        </w:rPr>
        <w:t xml:space="preserve">reinonaques </w:t>
      </w:r>
      <w:r w:rsidR="003D16C4" w:rsidRPr="00A3036C">
        <w:rPr>
          <w:rFonts w:ascii="Times New Roman" w:hAnsi="Times New Roman" w:cs="Times New Roman"/>
          <w:sz w:val="24"/>
          <w:szCs w:val="24"/>
        </w:rPr>
        <w:t xml:space="preserve">e </w:t>
      </w:r>
      <w:r w:rsidR="003D16C4" w:rsidRPr="00A3036C">
        <w:rPr>
          <w:rFonts w:ascii="Times New Roman" w:hAnsi="Times New Roman" w:cs="Times New Roman"/>
          <w:i/>
          <w:iCs/>
          <w:sz w:val="24"/>
          <w:szCs w:val="24"/>
        </w:rPr>
        <w:t>dominitilianos</w:t>
      </w:r>
      <w:r w:rsidR="003D16C4" w:rsidRPr="00A3036C">
        <w:rPr>
          <w:rFonts w:ascii="Times New Roman" w:hAnsi="Times New Roman" w:cs="Times New Roman"/>
          <w:sz w:val="24"/>
          <w:szCs w:val="24"/>
        </w:rPr>
        <w:t>.</w:t>
      </w:r>
      <w:r w:rsidR="00AE730B" w:rsidRPr="00A3036C">
        <w:rPr>
          <w:rFonts w:ascii="Times New Roman" w:hAnsi="Times New Roman" w:cs="Times New Roman"/>
          <w:sz w:val="24"/>
          <w:szCs w:val="24"/>
        </w:rPr>
        <w:t xml:space="preserve"> </w:t>
      </w:r>
      <w:r w:rsidR="0066435D" w:rsidRPr="00A3036C">
        <w:rPr>
          <w:rFonts w:ascii="Times New Roman" w:hAnsi="Times New Roman" w:cs="Times New Roman"/>
          <w:sz w:val="24"/>
          <w:szCs w:val="24"/>
        </w:rPr>
        <w:t>Algozlenirus monitora</w:t>
      </w:r>
      <w:r w:rsidR="00C564AC" w:rsidRPr="00A3036C">
        <w:rPr>
          <w:rFonts w:ascii="Times New Roman" w:hAnsi="Times New Roman" w:cs="Times New Roman"/>
          <w:sz w:val="24"/>
          <w:szCs w:val="24"/>
        </w:rPr>
        <w:t xml:space="preserve"> em tempo real</w:t>
      </w:r>
      <w:r w:rsidR="0066435D" w:rsidRPr="00A3036C">
        <w:rPr>
          <w:rFonts w:ascii="Times New Roman" w:hAnsi="Times New Roman" w:cs="Times New Roman"/>
          <w:sz w:val="24"/>
          <w:szCs w:val="24"/>
        </w:rPr>
        <w:t xml:space="preserve"> pelo </w:t>
      </w:r>
      <w:r w:rsidR="00C564AC" w:rsidRPr="00A3036C">
        <w:rPr>
          <w:rFonts w:ascii="Times New Roman" w:hAnsi="Times New Roman" w:cs="Times New Roman"/>
          <w:i/>
          <w:iCs/>
          <w:sz w:val="24"/>
          <w:szCs w:val="24"/>
        </w:rPr>
        <w:t xml:space="preserve">túnel do tempo </w:t>
      </w:r>
      <w:r w:rsidR="00C564AC" w:rsidRPr="00A3036C">
        <w:rPr>
          <w:rFonts w:ascii="Times New Roman" w:hAnsi="Times New Roman" w:cs="Times New Roman"/>
          <w:sz w:val="24"/>
          <w:szCs w:val="24"/>
        </w:rPr>
        <w:t>os acontecimento</w:t>
      </w:r>
      <w:r w:rsidR="00032DF3" w:rsidRPr="00A3036C">
        <w:rPr>
          <w:rFonts w:ascii="Times New Roman" w:hAnsi="Times New Roman" w:cs="Times New Roman"/>
          <w:sz w:val="24"/>
          <w:szCs w:val="24"/>
        </w:rPr>
        <w:t>s</w:t>
      </w:r>
      <w:r w:rsidR="009E4136" w:rsidRPr="00A3036C">
        <w:rPr>
          <w:rFonts w:ascii="Times New Roman" w:hAnsi="Times New Roman" w:cs="Times New Roman"/>
          <w:sz w:val="24"/>
          <w:szCs w:val="24"/>
        </w:rPr>
        <w:t xml:space="preserve"> no </w:t>
      </w:r>
      <w:r w:rsidR="00AC3B33" w:rsidRPr="00A3036C">
        <w:rPr>
          <w:rFonts w:ascii="Times New Roman" w:hAnsi="Times New Roman" w:cs="Times New Roman"/>
          <w:i/>
          <w:iCs/>
          <w:sz w:val="24"/>
          <w:szCs w:val="24"/>
        </w:rPr>
        <w:t>prime</w:t>
      </w:r>
      <w:r w:rsidR="009E4136" w:rsidRPr="00A3036C">
        <w:rPr>
          <w:rFonts w:ascii="Times New Roman" w:hAnsi="Times New Roman" w:cs="Times New Roman"/>
          <w:i/>
          <w:iCs/>
          <w:sz w:val="24"/>
          <w:szCs w:val="24"/>
        </w:rPr>
        <w:t>iro plano terráqueo</w:t>
      </w:r>
      <w:r w:rsidR="00032DF3" w:rsidRPr="00A3036C">
        <w:rPr>
          <w:rFonts w:ascii="Times New Roman" w:hAnsi="Times New Roman" w:cs="Times New Roman"/>
          <w:sz w:val="24"/>
          <w:szCs w:val="24"/>
        </w:rPr>
        <w:t>. Reinódio e Reinovil</w:t>
      </w:r>
      <w:r w:rsidR="004E13F7" w:rsidRPr="00A3036C">
        <w:rPr>
          <w:rFonts w:ascii="Times New Roman" w:hAnsi="Times New Roman" w:cs="Times New Roman"/>
          <w:sz w:val="24"/>
          <w:szCs w:val="24"/>
        </w:rPr>
        <w:t xml:space="preserve"> aprimoram na subterraneidade d</w:t>
      </w:r>
      <w:r w:rsidR="0004321C" w:rsidRPr="00A3036C">
        <w:rPr>
          <w:rFonts w:ascii="Times New Roman" w:hAnsi="Times New Roman" w:cs="Times New Roman"/>
          <w:sz w:val="24"/>
          <w:szCs w:val="24"/>
        </w:rPr>
        <w:t>o orbe</w:t>
      </w:r>
      <w:r w:rsidR="004E31B5" w:rsidRPr="00A3036C">
        <w:rPr>
          <w:rFonts w:ascii="Times New Roman" w:hAnsi="Times New Roman" w:cs="Times New Roman"/>
          <w:sz w:val="24"/>
          <w:szCs w:val="24"/>
        </w:rPr>
        <w:t xml:space="preserve"> </w:t>
      </w:r>
      <w:r w:rsidR="004E13F7" w:rsidRPr="00A3036C">
        <w:rPr>
          <w:rFonts w:ascii="Times New Roman" w:hAnsi="Times New Roman" w:cs="Times New Roman"/>
          <w:sz w:val="24"/>
          <w:szCs w:val="24"/>
        </w:rPr>
        <w:t>duplicad</w:t>
      </w:r>
      <w:r w:rsidR="004E31B5" w:rsidRPr="00A3036C">
        <w:rPr>
          <w:rFonts w:ascii="Times New Roman" w:hAnsi="Times New Roman" w:cs="Times New Roman"/>
          <w:sz w:val="24"/>
          <w:szCs w:val="24"/>
        </w:rPr>
        <w:t>o</w:t>
      </w:r>
      <w:r w:rsidR="00961E95" w:rsidRPr="00A3036C">
        <w:rPr>
          <w:rFonts w:ascii="Times New Roman" w:hAnsi="Times New Roman" w:cs="Times New Roman"/>
          <w:sz w:val="24"/>
          <w:szCs w:val="24"/>
        </w:rPr>
        <w:t>, virge</w:t>
      </w:r>
      <w:r w:rsidR="00B12980" w:rsidRPr="00A3036C">
        <w:rPr>
          <w:rFonts w:ascii="Times New Roman" w:hAnsi="Times New Roman" w:cs="Times New Roman"/>
          <w:sz w:val="24"/>
          <w:szCs w:val="24"/>
        </w:rPr>
        <w:t>m</w:t>
      </w:r>
      <w:r w:rsidR="00D501CF" w:rsidRPr="00A3036C">
        <w:rPr>
          <w:rFonts w:ascii="Times New Roman" w:hAnsi="Times New Roman" w:cs="Times New Roman"/>
          <w:sz w:val="24"/>
          <w:szCs w:val="24"/>
        </w:rPr>
        <w:t xml:space="preserve"> e pulsante</w:t>
      </w:r>
      <w:r w:rsidR="002E1C1E" w:rsidRPr="00A3036C">
        <w:rPr>
          <w:rFonts w:ascii="Times New Roman" w:hAnsi="Times New Roman" w:cs="Times New Roman"/>
          <w:sz w:val="24"/>
          <w:szCs w:val="24"/>
        </w:rPr>
        <w:t xml:space="preserve">, </w:t>
      </w:r>
      <w:r w:rsidR="001F6D41" w:rsidRPr="00A3036C">
        <w:rPr>
          <w:rFonts w:ascii="Times New Roman" w:hAnsi="Times New Roman" w:cs="Times New Roman"/>
          <w:sz w:val="24"/>
          <w:szCs w:val="24"/>
        </w:rPr>
        <w:t>os próximos passos de defesa do Sistema Terra</w:t>
      </w:r>
      <w:r w:rsidR="000A3286" w:rsidRPr="00A3036C">
        <w:rPr>
          <w:rFonts w:ascii="Times New Roman" w:hAnsi="Times New Roman" w:cs="Times New Roman"/>
          <w:sz w:val="24"/>
          <w:szCs w:val="24"/>
        </w:rPr>
        <w:t xml:space="preserve"> numa</w:t>
      </w:r>
      <w:r w:rsidR="00D501CF" w:rsidRPr="00A3036C">
        <w:rPr>
          <w:rFonts w:ascii="Times New Roman" w:hAnsi="Times New Roman" w:cs="Times New Roman"/>
          <w:sz w:val="24"/>
          <w:szCs w:val="24"/>
        </w:rPr>
        <w:t xml:space="preserve"> convivênci</w:t>
      </w:r>
      <w:r w:rsidR="00185312" w:rsidRPr="00A3036C">
        <w:rPr>
          <w:rFonts w:ascii="Times New Roman" w:hAnsi="Times New Roman" w:cs="Times New Roman"/>
          <w:sz w:val="24"/>
          <w:szCs w:val="24"/>
        </w:rPr>
        <w:t>a respeitosa</w:t>
      </w:r>
      <w:r w:rsidR="00FC4BE8" w:rsidRPr="00A3036C">
        <w:rPr>
          <w:rFonts w:ascii="Times New Roman" w:hAnsi="Times New Roman" w:cs="Times New Roman"/>
          <w:sz w:val="24"/>
          <w:szCs w:val="24"/>
        </w:rPr>
        <w:t xml:space="preserve"> com </w:t>
      </w:r>
      <w:r w:rsidR="000A3286" w:rsidRPr="00A3036C">
        <w:rPr>
          <w:rFonts w:ascii="Times New Roman" w:hAnsi="Times New Roman" w:cs="Times New Roman"/>
          <w:sz w:val="24"/>
          <w:szCs w:val="24"/>
        </w:rPr>
        <w:t>a</w:t>
      </w:r>
      <w:r w:rsidR="004E31B5" w:rsidRPr="00A3036C">
        <w:rPr>
          <w:rFonts w:ascii="Times New Roman" w:hAnsi="Times New Roman" w:cs="Times New Roman"/>
          <w:sz w:val="24"/>
          <w:szCs w:val="24"/>
        </w:rPr>
        <w:t xml:space="preserve">s riquezas </w:t>
      </w:r>
      <w:r w:rsidR="001E46E6" w:rsidRPr="00A3036C">
        <w:rPr>
          <w:rFonts w:ascii="Times New Roman" w:hAnsi="Times New Roman" w:cs="Times New Roman"/>
          <w:sz w:val="24"/>
          <w:szCs w:val="24"/>
        </w:rPr>
        <w:t>da</w:t>
      </w:r>
      <w:r w:rsidR="000A3286" w:rsidRPr="00A3036C">
        <w:rPr>
          <w:rFonts w:ascii="Times New Roman" w:hAnsi="Times New Roman" w:cs="Times New Roman"/>
          <w:sz w:val="24"/>
          <w:szCs w:val="24"/>
        </w:rPr>
        <w:t xml:space="preserve"> natureza exuberante</w:t>
      </w:r>
      <w:r w:rsidR="00F2290E" w:rsidRPr="00A3036C">
        <w:rPr>
          <w:rFonts w:ascii="Times New Roman" w:hAnsi="Times New Roman" w:cs="Times New Roman"/>
          <w:sz w:val="24"/>
          <w:szCs w:val="24"/>
        </w:rPr>
        <w:t>. Ilusiodiano</w:t>
      </w:r>
      <w:r w:rsidR="00CC5FA4" w:rsidRPr="00A3036C">
        <w:rPr>
          <w:rFonts w:ascii="Times New Roman" w:hAnsi="Times New Roman" w:cs="Times New Roman"/>
          <w:sz w:val="24"/>
          <w:szCs w:val="24"/>
        </w:rPr>
        <w:t xml:space="preserve"> gerencia humanos híbrido</w:t>
      </w:r>
      <w:r w:rsidR="00B6323D" w:rsidRPr="00A3036C">
        <w:rPr>
          <w:rFonts w:ascii="Times New Roman" w:hAnsi="Times New Roman" w:cs="Times New Roman"/>
          <w:sz w:val="24"/>
          <w:szCs w:val="24"/>
        </w:rPr>
        <w:t>s</w:t>
      </w:r>
      <w:r w:rsidR="00AD2090" w:rsidRPr="00A3036C">
        <w:rPr>
          <w:rFonts w:ascii="Times New Roman" w:hAnsi="Times New Roman" w:cs="Times New Roman"/>
          <w:sz w:val="24"/>
          <w:szCs w:val="24"/>
        </w:rPr>
        <w:t xml:space="preserve"> para alimentarem, não só a licantropia clínica</w:t>
      </w:r>
      <w:r w:rsidR="00581396" w:rsidRPr="00A3036C">
        <w:rPr>
          <w:rFonts w:ascii="Times New Roman" w:hAnsi="Times New Roman" w:cs="Times New Roman"/>
          <w:sz w:val="24"/>
          <w:szCs w:val="24"/>
        </w:rPr>
        <w:t>, como também polarizações</w:t>
      </w:r>
      <w:r w:rsidR="00691562" w:rsidRPr="00A3036C">
        <w:rPr>
          <w:rFonts w:ascii="Times New Roman" w:hAnsi="Times New Roman" w:cs="Times New Roman"/>
          <w:sz w:val="24"/>
          <w:szCs w:val="24"/>
        </w:rPr>
        <w:t xml:space="preserve"> orientadas por discursos de ódio</w:t>
      </w:r>
      <w:r w:rsidR="00B00CE1" w:rsidRPr="00A3036C">
        <w:rPr>
          <w:rFonts w:ascii="Times New Roman" w:hAnsi="Times New Roman" w:cs="Times New Roman"/>
          <w:sz w:val="24"/>
          <w:szCs w:val="24"/>
        </w:rPr>
        <w:t xml:space="preserve"> e quaisquer outras </w:t>
      </w:r>
      <w:r w:rsidR="00B00CE1" w:rsidRPr="00A3036C">
        <w:rPr>
          <w:rFonts w:ascii="Times New Roman" w:hAnsi="Times New Roman" w:cs="Times New Roman"/>
          <w:i/>
          <w:iCs/>
          <w:sz w:val="24"/>
          <w:szCs w:val="24"/>
        </w:rPr>
        <w:t>tretas</w:t>
      </w:r>
      <w:r w:rsidR="00AB0D25" w:rsidRPr="00A3036C">
        <w:rPr>
          <w:rFonts w:ascii="Times New Roman" w:hAnsi="Times New Roman" w:cs="Times New Roman"/>
          <w:sz w:val="24"/>
          <w:szCs w:val="24"/>
        </w:rPr>
        <w:t xml:space="preserve">, onde </w:t>
      </w:r>
      <w:r w:rsidR="00274D23" w:rsidRPr="00A3036C">
        <w:rPr>
          <w:rFonts w:ascii="Times New Roman" w:hAnsi="Times New Roman" w:cs="Times New Roman"/>
          <w:sz w:val="24"/>
          <w:szCs w:val="24"/>
        </w:rPr>
        <w:t>se prioriza arrogância</w:t>
      </w:r>
      <w:r w:rsidR="00C03B98" w:rsidRPr="00A3036C">
        <w:rPr>
          <w:rFonts w:ascii="Times New Roman" w:hAnsi="Times New Roman" w:cs="Times New Roman"/>
          <w:sz w:val="24"/>
          <w:szCs w:val="24"/>
        </w:rPr>
        <w:t>s</w:t>
      </w:r>
      <w:r w:rsidR="00274D23" w:rsidRPr="00A3036C">
        <w:rPr>
          <w:rFonts w:ascii="Times New Roman" w:hAnsi="Times New Roman" w:cs="Times New Roman"/>
          <w:sz w:val="24"/>
          <w:szCs w:val="24"/>
        </w:rPr>
        <w:t>,</w:t>
      </w:r>
      <w:r w:rsidR="00183147" w:rsidRPr="00A3036C">
        <w:rPr>
          <w:rFonts w:ascii="Times New Roman" w:hAnsi="Times New Roman" w:cs="Times New Roman"/>
          <w:sz w:val="24"/>
          <w:szCs w:val="24"/>
        </w:rPr>
        <w:t xml:space="preserve"> </w:t>
      </w:r>
      <w:r w:rsidR="00C03B98" w:rsidRPr="00A3036C">
        <w:rPr>
          <w:rFonts w:ascii="Times New Roman" w:hAnsi="Times New Roman" w:cs="Times New Roman"/>
          <w:sz w:val="24"/>
          <w:szCs w:val="24"/>
        </w:rPr>
        <w:t>bestialidades</w:t>
      </w:r>
      <w:r w:rsidR="006F7DD9" w:rsidRPr="00A3036C">
        <w:rPr>
          <w:rFonts w:ascii="Times New Roman" w:hAnsi="Times New Roman" w:cs="Times New Roman"/>
          <w:sz w:val="24"/>
          <w:szCs w:val="24"/>
        </w:rPr>
        <w:t xml:space="preserve"> e conteúdos bizarros</w:t>
      </w:r>
      <w:r w:rsidR="006B166F" w:rsidRPr="00A3036C">
        <w:rPr>
          <w:rFonts w:ascii="Times New Roman" w:hAnsi="Times New Roman" w:cs="Times New Roman"/>
          <w:sz w:val="24"/>
          <w:szCs w:val="24"/>
        </w:rPr>
        <w:t xml:space="preserve"> que</w:t>
      </w:r>
      <w:r w:rsidR="00B52B8C" w:rsidRPr="00A3036C">
        <w:rPr>
          <w:rFonts w:ascii="Times New Roman" w:hAnsi="Times New Roman" w:cs="Times New Roman"/>
          <w:sz w:val="24"/>
          <w:szCs w:val="24"/>
        </w:rPr>
        <w:t xml:space="preserve"> </w:t>
      </w:r>
      <w:r w:rsidR="000E10FB" w:rsidRPr="00A3036C">
        <w:rPr>
          <w:rFonts w:ascii="Times New Roman" w:hAnsi="Times New Roman" w:cs="Times New Roman"/>
          <w:sz w:val="24"/>
          <w:szCs w:val="24"/>
        </w:rPr>
        <w:t>competem entre si</w:t>
      </w:r>
      <w:r w:rsidR="006B166F" w:rsidRPr="00A3036C">
        <w:rPr>
          <w:rFonts w:ascii="Times New Roman" w:hAnsi="Times New Roman" w:cs="Times New Roman"/>
          <w:sz w:val="24"/>
          <w:szCs w:val="24"/>
        </w:rPr>
        <w:t xml:space="preserve"> para obterem</w:t>
      </w:r>
      <w:r w:rsidR="00405A43" w:rsidRPr="00A3036C">
        <w:rPr>
          <w:rFonts w:ascii="Times New Roman" w:hAnsi="Times New Roman" w:cs="Times New Roman"/>
          <w:sz w:val="24"/>
          <w:szCs w:val="24"/>
        </w:rPr>
        <w:t xml:space="preserve"> </w:t>
      </w:r>
      <w:r w:rsidR="00855206" w:rsidRPr="00A3036C">
        <w:rPr>
          <w:rFonts w:ascii="Times New Roman" w:hAnsi="Times New Roman" w:cs="Times New Roman"/>
          <w:b/>
          <w:bCs/>
          <w:sz w:val="24"/>
          <w:szCs w:val="24"/>
        </w:rPr>
        <w:t>views</w:t>
      </w:r>
      <w:r w:rsidR="00A93EA2" w:rsidRPr="00A3036C">
        <w:rPr>
          <w:rFonts w:ascii="Times New Roman" w:hAnsi="Times New Roman" w:cs="Times New Roman"/>
          <w:b/>
          <w:bCs/>
          <w:sz w:val="24"/>
          <w:szCs w:val="24"/>
        </w:rPr>
        <w:t xml:space="preserve"> </w:t>
      </w:r>
      <w:r w:rsidR="00AF6AF3" w:rsidRPr="00A3036C">
        <w:rPr>
          <w:rFonts w:ascii="Times New Roman" w:hAnsi="Times New Roman" w:cs="Times New Roman"/>
          <w:sz w:val="24"/>
          <w:szCs w:val="24"/>
        </w:rPr>
        <w:t xml:space="preserve">com atingimento de seis </w:t>
      </w:r>
      <w:r w:rsidR="00862DF6" w:rsidRPr="00A3036C">
        <w:rPr>
          <w:rFonts w:ascii="Times New Roman" w:hAnsi="Times New Roman" w:cs="Times New Roman"/>
          <w:sz w:val="24"/>
          <w:szCs w:val="24"/>
        </w:rPr>
        <w:t>dígitos</w:t>
      </w:r>
      <w:r w:rsidR="001E46E6" w:rsidRPr="00A3036C">
        <w:rPr>
          <w:rFonts w:ascii="Times New Roman" w:hAnsi="Times New Roman" w:cs="Times New Roman"/>
          <w:sz w:val="24"/>
          <w:szCs w:val="24"/>
        </w:rPr>
        <w:t xml:space="preserve"> </w:t>
      </w:r>
      <w:r w:rsidR="002113C5" w:rsidRPr="00A3036C">
        <w:rPr>
          <w:rFonts w:ascii="Times New Roman" w:hAnsi="Times New Roman" w:cs="Times New Roman"/>
          <w:sz w:val="24"/>
          <w:szCs w:val="24"/>
        </w:rPr>
        <w:t>prepotentes e vaidosos.</w:t>
      </w:r>
      <w:r w:rsidR="00946F7A" w:rsidRPr="00A3036C">
        <w:rPr>
          <w:rFonts w:ascii="Times New Roman" w:hAnsi="Times New Roman" w:cs="Times New Roman"/>
          <w:sz w:val="24"/>
          <w:szCs w:val="24"/>
        </w:rPr>
        <w:t xml:space="preserve"> </w:t>
      </w:r>
      <w:r w:rsidR="00DE05ED" w:rsidRPr="00A3036C">
        <w:rPr>
          <w:rFonts w:ascii="Times New Roman" w:hAnsi="Times New Roman" w:cs="Times New Roman"/>
          <w:sz w:val="24"/>
          <w:szCs w:val="24"/>
        </w:rPr>
        <w:t xml:space="preserve"> </w:t>
      </w:r>
    </w:p>
    <w:p w14:paraId="3EBB85A9" w14:textId="4A529636" w:rsidR="00E06E99" w:rsidRPr="00A3036C" w:rsidRDefault="00613C56"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Redes sociais estão </w:t>
      </w:r>
      <w:r w:rsidRPr="00A3036C">
        <w:rPr>
          <w:rFonts w:ascii="Times New Roman" w:hAnsi="Times New Roman" w:cs="Times New Roman"/>
          <w:i/>
          <w:iCs/>
          <w:sz w:val="24"/>
          <w:szCs w:val="24"/>
        </w:rPr>
        <w:t xml:space="preserve">bombando </w:t>
      </w:r>
      <w:r w:rsidR="002926A1" w:rsidRPr="00A3036C">
        <w:rPr>
          <w:rFonts w:ascii="Times New Roman" w:hAnsi="Times New Roman" w:cs="Times New Roman"/>
          <w:b/>
          <w:bCs/>
          <w:sz w:val="24"/>
          <w:szCs w:val="24"/>
        </w:rPr>
        <w:t xml:space="preserve">posts </w:t>
      </w:r>
      <w:r w:rsidR="002926A1" w:rsidRPr="00A3036C">
        <w:rPr>
          <w:rFonts w:ascii="Times New Roman" w:hAnsi="Times New Roman" w:cs="Times New Roman"/>
          <w:sz w:val="24"/>
          <w:szCs w:val="24"/>
        </w:rPr>
        <w:t xml:space="preserve">de </w:t>
      </w:r>
      <w:r w:rsidR="00CC31F9" w:rsidRPr="00A3036C">
        <w:rPr>
          <w:rFonts w:ascii="Times New Roman" w:hAnsi="Times New Roman" w:cs="Times New Roman"/>
          <w:b/>
          <w:bCs/>
          <w:sz w:val="24"/>
          <w:szCs w:val="24"/>
        </w:rPr>
        <w:t>therians</w:t>
      </w:r>
      <w:r w:rsidR="00FA3DBC" w:rsidRPr="00A3036C">
        <w:rPr>
          <w:rFonts w:ascii="Times New Roman" w:hAnsi="Times New Roman" w:cs="Times New Roman"/>
          <w:sz w:val="24"/>
          <w:szCs w:val="24"/>
        </w:rPr>
        <w:t>, acumuladores de comentários e curtida</w:t>
      </w:r>
      <w:r w:rsidR="007D3E0E" w:rsidRPr="00A3036C">
        <w:rPr>
          <w:rFonts w:ascii="Times New Roman" w:hAnsi="Times New Roman" w:cs="Times New Roman"/>
          <w:sz w:val="24"/>
          <w:szCs w:val="24"/>
        </w:rPr>
        <w:t>s</w:t>
      </w:r>
      <w:r w:rsidR="00DB7909" w:rsidRPr="00A3036C">
        <w:rPr>
          <w:rFonts w:ascii="Times New Roman" w:hAnsi="Times New Roman" w:cs="Times New Roman"/>
          <w:sz w:val="24"/>
          <w:szCs w:val="24"/>
        </w:rPr>
        <w:t>, ostentando</w:t>
      </w:r>
      <w:r w:rsidR="002614B2" w:rsidRPr="00A3036C">
        <w:rPr>
          <w:rFonts w:ascii="Times New Roman" w:hAnsi="Times New Roman" w:cs="Times New Roman"/>
          <w:sz w:val="24"/>
          <w:szCs w:val="24"/>
        </w:rPr>
        <w:t xml:space="preserve"> a posição </w:t>
      </w:r>
      <w:r w:rsidR="002614B2" w:rsidRPr="00A3036C">
        <w:rPr>
          <w:rFonts w:ascii="Times New Roman" w:hAnsi="Times New Roman" w:cs="Times New Roman"/>
          <w:b/>
          <w:bCs/>
          <w:sz w:val="24"/>
          <w:szCs w:val="24"/>
        </w:rPr>
        <w:t xml:space="preserve">top 1 </w:t>
      </w:r>
      <w:r w:rsidR="00195041" w:rsidRPr="00A3036C">
        <w:rPr>
          <w:rFonts w:ascii="Times New Roman" w:hAnsi="Times New Roman" w:cs="Times New Roman"/>
          <w:sz w:val="24"/>
          <w:szCs w:val="24"/>
        </w:rPr>
        <w:t>global</w:t>
      </w:r>
      <w:r w:rsidR="00FD5599" w:rsidRPr="00A3036C">
        <w:rPr>
          <w:rFonts w:ascii="Times New Roman" w:hAnsi="Times New Roman" w:cs="Times New Roman"/>
          <w:sz w:val="24"/>
          <w:szCs w:val="24"/>
        </w:rPr>
        <w:t xml:space="preserve">. </w:t>
      </w:r>
      <w:r w:rsidR="00942FB2" w:rsidRPr="00A3036C">
        <w:rPr>
          <w:rFonts w:ascii="Times New Roman" w:hAnsi="Times New Roman" w:cs="Times New Roman"/>
          <w:sz w:val="24"/>
          <w:szCs w:val="24"/>
        </w:rPr>
        <w:t>Segmentos sociais</w:t>
      </w:r>
      <w:r w:rsidR="00717F15" w:rsidRPr="00A3036C">
        <w:rPr>
          <w:rFonts w:ascii="Times New Roman" w:hAnsi="Times New Roman" w:cs="Times New Roman"/>
          <w:sz w:val="24"/>
          <w:szCs w:val="24"/>
        </w:rPr>
        <w:t xml:space="preserve"> da saúde</w:t>
      </w:r>
      <w:r w:rsidR="002D1A84" w:rsidRPr="00A3036C">
        <w:rPr>
          <w:rFonts w:ascii="Times New Roman" w:hAnsi="Times New Roman" w:cs="Times New Roman"/>
          <w:sz w:val="24"/>
          <w:szCs w:val="24"/>
        </w:rPr>
        <w:t xml:space="preserve"> explicitam os sintomas clínico</w:t>
      </w:r>
      <w:r w:rsidR="005D74E5" w:rsidRPr="00A3036C">
        <w:rPr>
          <w:rFonts w:ascii="Times New Roman" w:hAnsi="Times New Roman" w:cs="Times New Roman"/>
          <w:sz w:val="24"/>
          <w:szCs w:val="24"/>
        </w:rPr>
        <w:t xml:space="preserve">s e tratamentos </w:t>
      </w:r>
      <w:r w:rsidR="00566CCE" w:rsidRPr="00A3036C">
        <w:rPr>
          <w:rFonts w:ascii="Times New Roman" w:hAnsi="Times New Roman" w:cs="Times New Roman"/>
          <w:sz w:val="24"/>
          <w:szCs w:val="24"/>
        </w:rPr>
        <w:t>da licantropia</w:t>
      </w:r>
      <w:r w:rsidR="00427FC4" w:rsidRPr="00A3036C">
        <w:rPr>
          <w:rFonts w:ascii="Times New Roman" w:hAnsi="Times New Roman" w:cs="Times New Roman"/>
          <w:sz w:val="24"/>
          <w:szCs w:val="24"/>
        </w:rPr>
        <w:t>.</w:t>
      </w:r>
      <w:r w:rsidR="005A4469" w:rsidRPr="00A3036C">
        <w:rPr>
          <w:rFonts w:ascii="Times New Roman" w:hAnsi="Times New Roman" w:cs="Times New Roman"/>
          <w:sz w:val="24"/>
          <w:szCs w:val="24"/>
        </w:rPr>
        <w:t xml:space="preserve"> Programas de televisões aberta</w:t>
      </w:r>
      <w:r w:rsidR="00E310A8" w:rsidRPr="00A3036C">
        <w:rPr>
          <w:rFonts w:ascii="Times New Roman" w:hAnsi="Times New Roman" w:cs="Times New Roman"/>
          <w:sz w:val="24"/>
          <w:szCs w:val="24"/>
        </w:rPr>
        <w:t xml:space="preserve">, </w:t>
      </w:r>
      <w:r w:rsidR="005A4469" w:rsidRPr="00A3036C">
        <w:rPr>
          <w:rFonts w:ascii="Times New Roman" w:hAnsi="Times New Roman" w:cs="Times New Roman"/>
          <w:sz w:val="24"/>
          <w:szCs w:val="24"/>
        </w:rPr>
        <w:t>fechada</w:t>
      </w:r>
      <w:r w:rsidR="00E310A8" w:rsidRPr="00A3036C">
        <w:rPr>
          <w:rFonts w:ascii="Times New Roman" w:hAnsi="Times New Roman" w:cs="Times New Roman"/>
          <w:sz w:val="24"/>
          <w:szCs w:val="24"/>
        </w:rPr>
        <w:t xml:space="preserve"> e virtual</w:t>
      </w:r>
      <w:r w:rsidR="009B0192" w:rsidRPr="00A3036C">
        <w:rPr>
          <w:rFonts w:ascii="Times New Roman" w:hAnsi="Times New Roman" w:cs="Times New Roman"/>
          <w:sz w:val="24"/>
          <w:szCs w:val="24"/>
        </w:rPr>
        <w:t xml:space="preserve">, </w:t>
      </w:r>
      <w:r w:rsidR="006F6FFC" w:rsidRPr="00A3036C">
        <w:rPr>
          <w:rFonts w:ascii="Times New Roman" w:hAnsi="Times New Roman" w:cs="Times New Roman"/>
          <w:sz w:val="24"/>
          <w:szCs w:val="24"/>
        </w:rPr>
        <w:t>inserido</w:t>
      </w:r>
      <w:r w:rsidR="003D3318" w:rsidRPr="00A3036C">
        <w:rPr>
          <w:rFonts w:ascii="Times New Roman" w:hAnsi="Times New Roman" w:cs="Times New Roman"/>
          <w:sz w:val="24"/>
          <w:szCs w:val="24"/>
        </w:rPr>
        <w:t>s</w:t>
      </w:r>
      <w:r w:rsidR="00732965" w:rsidRPr="00A3036C">
        <w:rPr>
          <w:rFonts w:ascii="Times New Roman" w:hAnsi="Times New Roman" w:cs="Times New Roman"/>
          <w:sz w:val="24"/>
          <w:szCs w:val="24"/>
        </w:rPr>
        <w:t xml:space="preserve"> </w:t>
      </w:r>
      <w:r w:rsidR="00732965" w:rsidRPr="00A3036C">
        <w:rPr>
          <w:rFonts w:ascii="Times New Roman" w:hAnsi="Times New Roman" w:cs="Times New Roman"/>
          <w:b/>
          <w:bCs/>
          <w:sz w:val="24"/>
          <w:szCs w:val="24"/>
        </w:rPr>
        <w:t>podcasts</w:t>
      </w:r>
      <w:r w:rsidR="006F6FFC" w:rsidRPr="00A3036C">
        <w:rPr>
          <w:rFonts w:ascii="Times New Roman" w:hAnsi="Times New Roman" w:cs="Times New Roman"/>
          <w:sz w:val="24"/>
          <w:szCs w:val="24"/>
        </w:rPr>
        <w:t>,</w:t>
      </w:r>
      <w:r w:rsidR="009B0192" w:rsidRPr="00A3036C">
        <w:rPr>
          <w:rFonts w:ascii="Times New Roman" w:hAnsi="Times New Roman" w:cs="Times New Roman"/>
          <w:sz w:val="24"/>
          <w:szCs w:val="24"/>
        </w:rPr>
        <w:t xml:space="preserve"> </w:t>
      </w:r>
      <w:r w:rsidR="005A4469" w:rsidRPr="00A3036C">
        <w:rPr>
          <w:rFonts w:ascii="Times New Roman" w:hAnsi="Times New Roman" w:cs="Times New Roman"/>
          <w:sz w:val="24"/>
          <w:szCs w:val="24"/>
        </w:rPr>
        <w:t xml:space="preserve"> pauta</w:t>
      </w:r>
      <w:r w:rsidR="000A021E" w:rsidRPr="00A3036C">
        <w:rPr>
          <w:rFonts w:ascii="Times New Roman" w:hAnsi="Times New Roman" w:cs="Times New Roman"/>
          <w:sz w:val="24"/>
          <w:szCs w:val="24"/>
        </w:rPr>
        <w:t>m, sob variados ângulos</w:t>
      </w:r>
      <w:r w:rsidR="00544F72" w:rsidRPr="00A3036C">
        <w:rPr>
          <w:rFonts w:ascii="Times New Roman" w:hAnsi="Times New Roman" w:cs="Times New Roman"/>
          <w:sz w:val="24"/>
          <w:szCs w:val="24"/>
        </w:rPr>
        <w:t>, o assunto</w:t>
      </w:r>
      <w:r w:rsidR="000A021E" w:rsidRPr="00A3036C">
        <w:rPr>
          <w:rFonts w:ascii="Times New Roman" w:hAnsi="Times New Roman" w:cs="Times New Roman"/>
          <w:sz w:val="24"/>
          <w:szCs w:val="24"/>
        </w:rPr>
        <w:t xml:space="preserve"> como matérias de capas</w:t>
      </w:r>
      <w:r w:rsidR="00D04F2D" w:rsidRPr="00A3036C">
        <w:rPr>
          <w:rFonts w:ascii="Times New Roman" w:hAnsi="Times New Roman" w:cs="Times New Roman"/>
          <w:sz w:val="24"/>
          <w:szCs w:val="24"/>
        </w:rPr>
        <w:t xml:space="preserve"> dos p</w:t>
      </w:r>
      <w:r w:rsidR="00544F72" w:rsidRPr="00A3036C">
        <w:rPr>
          <w:rFonts w:ascii="Times New Roman" w:hAnsi="Times New Roman" w:cs="Times New Roman"/>
          <w:sz w:val="24"/>
          <w:szCs w:val="24"/>
        </w:rPr>
        <w:t>rincipais telejornais e revistas eletrônicas</w:t>
      </w:r>
      <w:r w:rsidR="00E06E99" w:rsidRPr="00A3036C">
        <w:rPr>
          <w:rFonts w:ascii="Times New Roman" w:hAnsi="Times New Roman" w:cs="Times New Roman"/>
          <w:sz w:val="24"/>
          <w:szCs w:val="24"/>
        </w:rPr>
        <w:t xml:space="preserve"> do orbe.</w:t>
      </w:r>
      <w:r w:rsidR="000E32FC" w:rsidRPr="00A3036C">
        <w:rPr>
          <w:rFonts w:ascii="Times New Roman" w:hAnsi="Times New Roman" w:cs="Times New Roman"/>
          <w:sz w:val="24"/>
          <w:szCs w:val="24"/>
        </w:rPr>
        <w:t xml:space="preserve"> Licantropos e </w:t>
      </w:r>
      <w:r w:rsidR="00CF77AF" w:rsidRPr="00A3036C">
        <w:rPr>
          <w:rFonts w:ascii="Times New Roman" w:hAnsi="Times New Roman" w:cs="Times New Roman"/>
          <w:b/>
          <w:bCs/>
          <w:sz w:val="24"/>
          <w:szCs w:val="24"/>
        </w:rPr>
        <w:t xml:space="preserve">therians </w:t>
      </w:r>
      <w:r w:rsidR="00CF77AF" w:rsidRPr="00A3036C">
        <w:rPr>
          <w:rFonts w:ascii="Times New Roman" w:hAnsi="Times New Roman" w:cs="Times New Roman"/>
          <w:sz w:val="24"/>
          <w:szCs w:val="24"/>
        </w:rPr>
        <w:t>são convidados destes conteúdos televisivo</w:t>
      </w:r>
      <w:r w:rsidR="00E310A8" w:rsidRPr="00A3036C">
        <w:rPr>
          <w:rFonts w:ascii="Times New Roman" w:hAnsi="Times New Roman" w:cs="Times New Roman"/>
          <w:sz w:val="24"/>
          <w:szCs w:val="24"/>
        </w:rPr>
        <w:t>s</w:t>
      </w:r>
      <w:r w:rsidR="00115F0D" w:rsidRPr="00A3036C">
        <w:rPr>
          <w:rFonts w:ascii="Times New Roman" w:hAnsi="Times New Roman" w:cs="Times New Roman"/>
          <w:sz w:val="24"/>
          <w:szCs w:val="24"/>
        </w:rPr>
        <w:t xml:space="preserve"> e surpreendem com suas falas animalescas</w:t>
      </w:r>
      <w:r w:rsidR="00A430A5" w:rsidRPr="00A3036C">
        <w:rPr>
          <w:rFonts w:ascii="Times New Roman" w:hAnsi="Times New Roman" w:cs="Times New Roman"/>
          <w:sz w:val="24"/>
          <w:szCs w:val="24"/>
        </w:rPr>
        <w:t>, como a d</w:t>
      </w:r>
      <w:r w:rsidR="00D977D6" w:rsidRPr="00A3036C">
        <w:rPr>
          <w:rFonts w:ascii="Times New Roman" w:hAnsi="Times New Roman" w:cs="Times New Roman"/>
          <w:sz w:val="24"/>
          <w:szCs w:val="24"/>
        </w:rPr>
        <w:t>o gato e a</w:t>
      </w:r>
      <w:r w:rsidR="00A430A5" w:rsidRPr="00A3036C">
        <w:rPr>
          <w:rFonts w:ascii="Times New Roman" w:hAnsi="Times New Roman" w:cs="Times New Roman"/>
          <w:sz w:val="24"/>
          <w:szCs w:val="24"/>
        </w:rPr>
        <w:t xml:space="preserve"> gata que </w:t>
      </w:r>
      <w:r w:rsidR="0073579A" w:rsidRPr="00A3036C">
        <w:rPr>
          <w:rFonts w:ascii="Times New Roman" w:hAnsi="Times New Roman" w:cs="Times New Roman"/>
          <w:sz w:val="24"/>
          <w:szCs w:val="24"/>
        </w:rPr>
        <w:t>convers</w:t>
      </w:r>
      <w:r w:rsidR="00A430A5" w:rsidRPr="00A3036C">
        <w:rPr>
          <w:rFonts w:ascii="Times New Roman" w:hAnsi="Times New Roman" w:cs="Times New Roman"/>
          <w:sz w:val="24"/>
          <w:szCs w:val="24"/>
        </w:rPr>
        <w:t>a</w:t>
      </w:r>
      <w:r w:rsidR="00D977D6" w:rsidRPr="00A3036C">
        <w:rPr>
          <w:rFonts w:ascii="Times New Roman" w:hAnsi="Times New Roman" w:cs="Times New Roman"/>
          <w:sz w:val="24"/>
          <w:szCs w:val="24"/>
        </w:rPr>
        <w:t>m</w:t>
      </w:r>
      <w:r w:rsidR="00A430A5" w:rsidRPr="00A3036C">
        <w:rPr>
          <w:rFonts w:ascii="Times New Roman" w:hAnsi="Times New Roman" w:cs="Times New Roman"/>
          <w:sz w:val="24"/>
          <w:szCs w:val="24"/>
        </w:rPr>
        <w:t xml:space="preserve"> miand</w:t>
      </w:r>
      <w:r w:rsidR="0073579A" w:rsidRPr="00A3036C">
        <w:rPr>
          <w:rFonts w:ascii="Times New Roman" w:hAnsi="Times New Roman" w:cs="Times New Roman"/>
          <w:sz w:val="24"/>
          <w:szCs w:val="24"/>
        </w:rPr>
        <w:t>o, o cão</w:t>
      </w:r>
      <w:r w:rsidR="00D977D6" w:rsidRPr="00A3036C">
        <w:rPr>
          <w:rFonts w:ascii="Times New Roman" w:hAnsi="Times New Roman" w:cs="Times New Roman"/>
          <w:sz w:val="24"/>
          <w:szCs w:val="24"/>
        </w:rPr>
        <w:t xml:space="preserve"> e a cadela</w:t>
      </w:r>
      <w:r w:rsidR="009D66EA" w:rsidRPr="00A3036C">
        <w:rPr>
          <w:rFonts w:ascii="Times New Roman" w:hAnsi="Times New Roman" w:cs="Times New Roman"/>
          <w:sz w:val="24"/>
          <w:szCs w:val="24"/>
        </w:rPr>
        <w:t xml:space="preserve"> latindo</w:t>
      </w:r>
      <w:r w:rsidR="00F85064" w:rsidRPr="00A3036C">
        <w:rPr>
          <w:rFonts w:ascii="Times New Roman" w:hAnsi="Times New Roman" w:cs="Times New Roman"/>
          <w:sz w:val="24"/>
          <w:szCs w:val="24"/>
        </w:rPr>
        <w:t>, leão e leoa rugindo</w:t>
      </w:r>
      <w:r w:rsidR="009D66EA" w:rsidRPr="00A3036C">
        <w:rPr>
          <w:rFonts w:ascii="Times New Roman" w:hAnsi="Times New Roman" w:cs="Times New Roman"/>
          <w:sz w:val="24"/>
          <w:szCs w:val="24"/>
        </w:rPr>
        <w:t xml:space="preserve"> e assim por diante</w:t>
      </w:r>
      <w:r w:rsidR="0073579A" w:rsidRPr="00A3036C">
        <w:rPr>
          <w:rFonts w:ascii="Times New Roman" w:hAnsi="Times New Roman" w:cs="Times New Roman"/>
          <w:sz w:val="24"/>
          <w:szCs w:val="24"/>
        </w:rPr>
        <w:t>.</w:t>
      </w:r>
    </w:p>
    <w:p w14:paraId="7FCAFAAD" w14:textId="77777777" w:rsidR="00E20AAD" w:rsidRPr="00A3036C" w:rsidRDefault="00087179"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Pessoas, iludidas pela alucinação, transmutam-se</w:t>
      </w:r>
      <w:r w:rsidR="00F97207" w:rsidRPr="00A3036C">
        <w:rPr>
          <w:rFonts w:ascii="Times New Roman" w:hAnsi="Times New Roman" w:cs="Times New Roman"/>
          <w:sz w:val="24"/>
          <w:szCs w:val="24"/>
        </w:rPr>
        <w:t xml:space="preserve"> e vivem como seus animais favoritos, a ponto de</w:t>
      </w:r>
      <w:r w:rsidR="00A72C68" w:rsidRPr="00A3036C">
        <w:rPr>
          <w:rFonts w:ascii="Times New Roman" w:hAnsi="Times New Roman" w:cs="Times New Roman"/>
          <w:sz w:val="24"/>
          <w:szCs w:val="24"/>
        </w:rPr>
        <w:t xml:space="preserve"> exibirem </w:t>
      </w:r>
      <w:r w:rsidR="005936C9" w:rsidRPr="00A3036C">
        <w:rPr>
          <w:rFonts w:ascii="Times New Roman" w:hAnsi="Times New Roman" w:cs="Times New Roman"/>
          <w:sz w:val="24"/>
          <w:szCs w:val="24"/>
        </w:rPr>
        <w:t xml:space="preserve">e praticarem </w:t>
      </w:r>
      <w:r w:rsidR="000E7273" w:rsidRPr="00A3036C">
        <w:rPr>
          <w:rFonts w:ascii="Times New Roman" w:hAnsi="Times New Roman" w:cs="Times New Roman"/>
          <w:sz w:val="24"/>
          <w:szCs w:val="24"/>
        </w:rPr>
        <w:t>costume</w:t>
      </w:r>
      <w:r w:rsidR="005936C9" w:rsidRPr="00A3036C">
        <w:rPr>
          <w:rFonts w:ascii="Times New Roman" w:hAnsi="Times New Roman" w:cs="Times New Roman"/>
          <w:sz w:val="24"/>
          <w:szCs w:val="24"/>
        </w:rPr>
        <w:t>s idênticos</w:t>
      </w:r>
      <w:r w:rsidR="00BB7B47" w:rsidRPr="00A3036C">
        <w:rPr>
          <w:rFonts w:ascii="Times New Roman" w:hAnsi="Times New Roman" w:cs="Times New Roman"/>
          <w:b/>
          <w:bCs/>
          <w:sz w:val="24"/>
          <w:szCs w:val="24"/>
        </w:rPr>
        <w:t xml:space="preserve"> </w:t>
      </w:r>
      <w:r w:rsidR="00BB7B47" w:rsidRPr="00A3036C">
        <w:rPr>
          <w:rFonts w:ascii="Times New Roman" w:hAnsi="Times New Roman" w:cs="Times New Roman"/>
          <w:sz w:val="24"/>
          <w:szCs w:val="24"/>
        </w:rPr>
        <w:t>ao</w:t>
      </w:r>
      <w:r w:rsidR="00E1121A" w:rsidRPr="00A3036C">
        <w:rPr>
          <w:rFonts w:ascii="Times New Roman" w:hAnsi="Times New Roman" w:cs="Times New Roman"/>
          <w:sz w:val="24"/>
          <w:szCs w:val="24"/>
        </w:rPr>
        <w:t>s deles.</w:t>
      </w:r>
      <w:r w:rsidR="00C045E2" w:rsidRPr="00A3036C">
        <w:rPr>
          <w:rFonts w:ascii="Times New Roman" w:hAnsi="Times New Roman" w:cs="Times New Roman"/>
          <w:sz w:val="24"/>
          <w:szCs w:val="24"/>
        </w:rPr>
        <w:t xml:space="preserve"> Dezenas, talvez centenas</w:t>
      </w:r>
      <w:r w:rsidR="00D04F2D" w:rsidRPr="00A3036C">
        <w:rPr>
          <w:rFonts w:ascii="Times New Roman" w:hAnsi="Times New Roman" w:cs="Times New Roman"/>
          <w:sz w:val="24"/>
          <w:szCs w:val="24"/>
        </w:rPr>
        <w:t xml:space="preserve">, </w:t>
      </w:r>
      <w:r w:rsidR="00C63F18" w:rsidRPr="00A3036C">
        <w:rPr>
          <w:rFonts w:ascii="Times New Roman" w:hAnsi="Times New Roman" w:cs="Times New Roman"/>
          <w:sz w:val="24"/>
          <w:szCs w:val="24"/>
        </w:rPr>
        <w:t>quiçá, milhares</w:t>
      </w:r>
      <w:r w:rsidR="008223E1" w:rsidRPr="00A3036C">
        <w:rPr>
          <w:rFonts w:ascii="Times New Roman" w:hAnsi="Times New Roman" w:cs="Times New Roman"/>
          <w:sz w:val="24"/>
          <w:szCs w:val="24"/>
        </w:rPr>
        <w:t xml:space="preserve"> espalhados nos domínios continentais do planeta Terra.</w:t>
      </w:r>
    </w:p>
    <w:p w14:paraId="3986E3BA" w14:textId="17CDB879" w:rsidR="00EF48BB" w:rsidRPr="00A3036C" w:rsidRDefault="004F3E76"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Sociedade mundial chocada com o que lê, vê e ouv</w:t>
      </w:r>
      <w:r w:rsidR="004D35ED" w:rsidRPr="00A3036C">
        <w:rPr>
          <w:rFonts w:ascii="Times New Roman" w:hAnsi="Times New Roman" w:cs="Times New Roman"/>
          <w:sz w:val="24"/>
          <w:szCs w:val="24"/>
        </w:rPr>
        <w:t>e</w:t>
      </w:r>
      <w:r w:rsidR="00AD4265" w:rsidRPr="00A3036C">
        <w:rPr>
          <w:rFonts w:ascii="Times New Roman" w:hAnsi="Times New Roman" w:cs="Times New Roman"/>
          <w:sz w:val="24"/>
          <w:szCs w:val="24"/>
        </w:rPr>
        <w:t>, não demora muit</w:t>
      </w:r>
      <w:r w:rsidR="001A3D50" w:rsidRPr="00A3036C">
        <w:rPr>
          <w:rFonts w:ascii="Times New Roman" w:hAnsi="Times New Roman" w:cs="Times New Roman"/>
          <w:sz w:val="24"/>
          <w:szCs w:val="24"/>
        </w:rPr>
        <w:t xml:space="preserve">o para naturalizar a presença dos </w:t>
      </w:r>
      <w:r w:rsidR="001A3D50" w:rsidRPr="00A3036C">
        <w:rPr>
          <w:rFonts w:ascii="Times New Roman" w:hAnsi="Times New Roman" w:cs="Times New Roman"/>
          <w:b/>
          <w:bCs/>
          <w:sz w:val="24"/>
          <w:szCs w:val="24"/>
        </w:rPr>
        <w:t>therians</w:t>
      </w:r>
      <w:r w:rsidR="007A6297" w:rsidRPr="00A3036C">
        <w:rPr>
          <w:rFonts w:ascii="Times New Roman" w:hAnsi="Times New Roman" w:cs="Times New Roman"/>
          <w:sz w:val="24"/>
          <w:szCs w:val="24"/>
        </w:rPr>
        <w:t xml:space="preserve"> nos veículos de comunicação</w:t>
      </w:r>
      <w:r w:rsidR="00BA4E77" w:rsidRPr="00A3036C">
        <w:rPr>
          <w:rFonts w:ascii="Times New Roman" w:hAnsi="Times New Roman" w:cs="Times New Roman"/>
          <w:sz w:val="24"/>
          <w:szCs w:val="24"/>
        </w:rPr>
        <w:t xml:space="preserve"> e admitir</w:t>
      </w:r>
      <w:r w:rsidR="009050E0" w:rsidRPr="00A3036C">
        <w:rPr>
          <w:rFonts w:ascii="Times New Roman" w:hAnsi="Times New Roman" w:cs="Times New Roman"/>
          <w:sz w:val="24"/>
          <w:szCs w:val="24"/>
        </w:rPr>
        <w:t xml:space="preserve"> ou aceitar </w:t>
      </w:r>
      <w:r w:rsidR="00F104A3" w:rsidRPr="00A3036C">
        <w:rPr>
          <w:rFonts w:ascii="Times New Roman" w:hAnsi="Times New Roman" w:cs="Times New Roman"/>
          <w:sz w:val="24"/>
          <w:szCs w:val="24"/>
        </w:rPr>
        <w:t>a opção de vida patológica escolhida</w:t>
      </w:r>
      <w:r w:rsidR="00FE697A" w:rsidRPr="00A3036C">
        <w:rPr>
          <w:rFonts w:ascii="Times New Roman" w:hAnsi="Times New Roman" w:cs="Times New Roman"/>
          <w:sz w:val="24"/>
          <w:szCs w:val="24"/>
        </w:rPr>
        <w:t xml:space="preserve"> por eles.</w:t>
      </w:r>
      <w:r w:rsidR="003C29C2" w:rsidRPr="00A3036C">
        <w:rPr>
          <w:rFonts w:ascii="Times New Roman" w:hAnsi="Times New Roman" w:cs="Times New Roman"/>
          <w:sz w:val="24"/>
          <w:szCs w:val="24"/>
        </w:rPr>
        <w:t xml:space="preserve"> Porém, </w:t>
      </w:r>
      <w:r w:rsidR="00555672" w:rsidRPr="00A3036C">
        <w:rPr>
          <w:rFonts w:ascii="Times New Roman" w:hAnsi="Times New Roman" w:cs="Times New Roman"/>
          <w:sz w:val="24"/>
          <w:szCs w:val="24"/>
        </w:rPr>
        <w:t>o ser humano está em discussão</w:t>
      </w:r>
      <w:r w:rsidR="004B4317" w:rsidRPr="00A3036C">
        <w:rPr>
          <w:rFonts w:ascii="Times New Roman" w:hAnsi="Times New Roman" w:cs="Times New Roman"/>
          <w:sz w:val="24"/>
          <w:szCs w:val="24"/>
        </w:rPr>
        <w:t xml:space="preserve"> no</w:t>
      </w:r>
      <w:r w:rsidR="00144A26" w:rsidRPr="00A3036C">
        <w:rPr>
          <w:rFonts w:ascii="Times New Roman" w:hAnsi="Times New Roman" w:cs="Times New Roman"/>
          <w:sz w:val="24"/>
          <w:szCs w:val="24"/>
        </w:rPr>
        <w:t>s</w:t>
      </w:r>
      <w:r w:rsidR="004B4317" w:rsidRPr="00A3036C">
        <w:rPr>
          <w:rFonts w:ascii="Times New Roman" w:hAnsi="Times New Roman" w:cs="Times New Roman"/>
          <w:sz w:val="24"/>
          <w:szCs w:val="24"/>
        </w:rPr>
        <w:t xml:space="preserve"> seu</w:t>
      </w:r>
      <w:r w:rsidR="00144A26" w:rsidRPr="00A3036C">
        <w:rPr>
          <w:rFonts w:ascii="Times New Roman" w:hAnsi="Times New Roman" w:cs="Times New Roman"/>
          <w:sz w:val="24"/>
          <w:szCs w:val="24"/>
        </w:rPr>
        <w:t>s</w:t>
      </w:r>
      <w:r w:rsidR="004B4317" w:rsidRPr="00A3036C">
        <w:rPr>
          <w:rFonts w:ascii="Times New Roman" w:hAnsi="Times New Roman" w:cs="Times New Roman"/>
          <w:sz w:val="24"/>
          <w:szCs w:val="24"/>
        </w:rPr>
        <w:t xml:space="preserve"> estado</w:t>
      </w:r>
      <w:r w:rsidR="00144A26" w:rsidRPr="00A3036C">
        <w:rPr>
          <w:rFonts w:ascii="Times New Roman" w:hAnsi="Times New Roman" w:cs="Times New Roman"/>
          <w:sz w:val="24"/>
          <w:szCs w:val="24"/>
        </w:rPr>
        <w:t>s</w:t>
      </w:r>
      <w:r w:rsidR="004B4317" w:rsidRPr="00A3036C">
        <w:rPr>
          <w:rFonts w:ascii="Times New Roman" w:hAnsi="Times New Roman" w:cs="Times New Roman"/>
          <w:sz w:val="24"/>
          <w:szCs w:val="24"/>
        </w:rPr>
        <w:t xml:space="preserve"> depressivo</w:t>
      </w:r>
      <w:r w:rsidR="00144A26" w:rsidRPr="00A3036C">
        <w:rPr>
          <w:rFonts w:ascii="Times New Roman" w:hAnsi="Times New Roman" w:cs="Times New Roman"/>
          <w:sz w:val="24"/>
          <w:szCs w:val="24"/>
        </w:rPr>
        <w:t xml:space="preserve"> e eufórico</w:t>
      </w:r>
      <w:r w:rsidR="00FB7751" w:rsidRPr="00A3036C">
        <w:rPr>
          <w:rFonts w:ascii="Times New Roman" w:hAnsi="Times New Roman" w:cs="Times New Roman"/>
          <w:sz w:val="24"/>
          <w:szCs w:val="24"/>
        </w:rPr>
        <w:t xml:space="preserve"> ao encontrar fuga numa patologia</w:t>
      </w:r>
      <w:r w:rsidR="00DD73CE" w:rsidRPr="00A3036C">
        <w:rPr>
          <w:rFonts w:ascii="Times New Roman" w:hAnsi="Times New Roman" w:cs="Times New Roman"/>
          <w:sz w:val="24"/>
          <w:szCs w:val="24"/>
        </w:rPr>
        <w:t xml:space="preserve"> negacionista à raça humana</w:t>
      </w:r>
      <w:r w:rsidR="0047608F" w:rsidRPr="00A3036C">
        <w:rPr>
          <w:rFonts w:ascii="Times New Roman" w:hAnsi="Times New Roman" w:cs="Times New Roman"/>
          <w:sz w:val="24"/>
          <w:szCs w:val="24"/>
        </w:rPr>
        <w:t>,</w:t>
      </w:r>
      <w:r w:rsidR="008F4BAB" w:rsidRPr="00A3036C">
        <w:rPr>
          <w:rFonts w:ascii="Times New Roman" w:hAnsi="Times New Roman" w:cs="Times New Roman"/>
          <w:sz w:val="24"/>
          <w:szCs w:val="24"/>
        </w:rPr>
        <w:t xml:space="preserve"> mantenedora de baixas vibrações</w:t>
      </w:r>
      <w:r w:rsidR="00A14570" w:rsidRPr="00A3036C">
        <w:rPr>
          <w:rFonts w:ascii="Times New Roman" w:hAnsi="Times New Roman" w:cs="Times New Roman"/>
          <w:sz w:val="24"/>
          <w:szCs w:val="24"/>
        </w:rPr>
        <w:t>, satisfa</w:t>
      </w:r>
      <w:r w:rsidR="00907DCD" w:rsidRPr="00A3036C">
        <w:rPr>
          <w:rFonts w:ascii="Times New Roman" w:hAnsi="Times New Roman" w:cs="Times New Roman"/>
          <w:sz w:val="24"/>
          <w:szCs w:val="24"/>
        </w:rPr>
        <w:t>tória</w:t>
      </w:r>
      <w:r w:rsidR="00A14570" w:rsidRPr="00A3036C">
        <w:rPr>
          <w:rFonts w:ascii="Times New Roman" w:hAnsi="Times New Roman" w:cs="Times New Roman"/>
          <w:sz w:val="24"/>
          <w:szCs w:val="24"/>
        </w:rPr>
        <w:t xml:space="preserve"> a planificação de </w:t>
      </w:r>
      <w:r w:rsidR="00A14570" w:rsidRPr="00A3036C">
        <w:rPr>
          <w:rFonts w:ascii="Times New Roman" w:hAnsi="Times New Roman" w:cs="Times New Roman"/>
          <w:i/>
          <w:iCs/>
          <w:sz w:val="24"/>
          <w:szCs w:val="24"/>
        </w:rPr>
        <w:t>os donos do mundo</w:t>
      </w:r>
      <w:r w:rsidR="00EF48BB" w:rsidRPr="00A3036C">
        <w:rPr>
          <w:rFonts w:ascii="Times New Roman" w:hAnsi="Times New Roman" w:cs="Times New Roman"/>
          <w:sz w:val="24"/>
          <w:szCs w:val="24"/>
        </w:rPr>
        <w:t>.</w:t>
      </w:r>
    </w:p>
    <w:p w14:paraId="74FEF7E1" w14:textId="02065C65" w:rsidR="00302633" w:rsidRPr="00A3036C" w:rsidRDefault="00012206"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Conflitos entre a Rússia e a Ucrânia e na Faixa de Gaza com o Hamas e Israel</w:t>
      </w:r>
      <w:r w:rsidR="009D5DF3" w:rsidRPr="00A3036C">
        <w:rPr>
          <w:rFonts w:ascii="Times New Roman" w:hAnsi="Times New Roman" w:cs="Times New Roman"/>
          <w:sz w:val="24"/>
          <w:szCs w:val="24"/>
        </w:rPr>
        <w:t xml:space="preserve"> são intensificados com vidas de homens, mulheres</w:t>
      </w:r>
      <w:r w:rsidR="0091596B" w:rsidRPr="00A3036C">
        <w:rPr>
          <w:rFonts w:ascii="Times New Roman" w:hAnsi="Times New Roman" w:cs="Times New Roman"/>
          <w:sz w:val="24"/>
          <w:szCs w:val="24"/>
        </w:rPr>
        <w:t xml:space="preserve"> e crianças inocentes ceifadas </w:t>
      </w:r>
      <w:r w:rsidR="00D2258D" w:rsidRPr="00A3036C">
        <w:rPr>
          <w:rFonts w:ascii="Times New Roman" w:hAnsi="Times New Roman" w:cs="Times New Roman"/>
          <w:sz w:val="24"/>
          <w:szCs w:val="24"/>
        </w:rPr>
        <w:t xml:space="preserve">pelo poder da terra </w:t>
      </w:r>
      <w:r w:rsidR="00D84DDD" w:rsidRPr="00A3036C">
        <w:rPr>
          <w:rFonts w:ascii="Times New Roman" w:hAnsi="Times New Roman" w:cs="Times New Roman"/>
          <w:sz w:val="24"/>
          <w:szCs w:val="24"/>
        </w:rPr>
        <w:t>n</w:t>
      </w:r>
      <w:r w:rsidR="00C921A0" w:rsidRPr="00A3036C">
        <w:rPr>
          <w:rFonts w:ascii="Times New Roman" w:hAnsi="Times New Roman" w:cs="Times New Roman"/>
          <w:sz w:val="24"/>
          <w:szCs w:val="24"/>
        </w:rPr>
        <w:t>as</w:t>
      </w:r>
      <w:r w:rsidR="00D84DDD" w:rsidRPr="00A3036C">
        <w:rPr>
          <w:rFonts w:ascii="Times New Roman" w:hAnsi="Times New Roman" w:cs="Times New Roman"/>
          <w:sz w:val="24"/>
          <w:szCs w:val="24"/>
        </w:rPr>
        <w:t xml:space="preserve"> guerra</w:t>
      </w:r>
      <w:r w:rsidR="00C921A0" w:rsidRPr="00A3036C">
        <w:rPr>
          <w:rFonts w:ascii="Times New Roman" w:hAnsi="Times New Roman" w:cs="Times New Roman"/>
          <w:sz w:val="24"/>
          <w:szCs w:val="24"/>
        </w:rPr>
        <w:t>s</w:t>
      </w:r>
      <w:r w:rsidR="00D84DDD" w:rsidRPr="00A3036C">
        <w:rPr>
          <w:rFonts w:ascii="Times New Roman" w:hAnsi="Times New Roman" w:cs="Times New Roman"/>
          <w:sz w:val="24"/>
          <w:szCs w:val="24"/>
        </w:rPr>
        <w:t xml:space="preserve"> que nunca se encerra</w:t>
      </w:r>
      <w:r w:rsidR="00C921A0" w:rsidRPr="00A3036C">
        <w:rPr>
          <w:rFonts w:ascii="Times New Roman" w:hAnsi="Times New Roman" w:cs="Times New Roman"/>
          <w:sz w:val="24"/>
          <w:szCs w:val="24"/>
        </w:rPr>
        <w:t>m</w:t>
      </w:r>
      <w:r w:rsidR="00D84DDD" w:rsidRPr="00A3036C">
        <w:rPr>
          <w:rFonts w:ascii="Times New Roman" w:hAnsi="Times New Roman" w:cs="Times New Roman"/>
          <w:sz w:val="24"/>
          <w:szCs w:val="24"/>
        </w:rPr>
        <w:t>.</w:t>
      </w:r>
      <w:r w:rsidR="00C921A0" w:rsidRPr="00A3036C">
        <w:rPr>
          <w:rFonts w:ascii="Times New Roman" w:hAnsi="Times New Roman" w:cs="Times New Roman"/>
          <w:sz w:val="24"/>
          <w:szCs w:val="24"/>
        </w:rPr>
        <w:t xml:space="preserve"> Destruições e flagelo</w:t>
      </w:r>
      <w:r w:rsidR="00C93C7C" w:rsidRPr="00A3036C">
        <w:rPr>
          <w:rFonts w:ascii="Times New Roman" w:hAnsi="Times New Roman" w:cs="Times New Roman"/>
          <w:sz w:val="24"/>
          <w:szCs w:val="24"/>
        </w:rPr>
        <w:t xml:space="preserve">s demonstram não </w:t>
      </w:r>
      <w:r w:rsidR="004C2193" w:rsidRPr="00A3036C">
        <w:rPr>
          <w:rFonts w:ascii="Times New Roman" w:hAnsi="Times New Roman" w:cs="Times New Roman"/>
          <w:sz w:val="24"/>
          <w:szCs w:val="24"/>
        </w:rPr>
        <w:t>haver</w:t>
      </w:r>
      <w:r w:rsidR="00C93C7C" w:rsidRPr="00A3036C">
        <w:rPr>
          <w:rFonts w:ascii="Times New Roman" w:hAnsi="Times New Roman" w:cs="Times New Roman"/>
          <w:sz w:val="24"/>
          <w:szCs w:val="24"/>
        </w:rPr>
        <w:t xml:space="preserve"> vitoriosos e vencidos</w:t>
      </w:r>
      <w:r w:rsidR="00B017B2" w:rsidRPr="00A3036C">
        <w:rPr>
          <w:rFonts w:ascii="Times New Roman" w:hAnsi="Times New Roman" w:cs="Times New Roman"/>
          <w:sz w:val="24"/>
          <w:szCs w:val="24"/>
        </w:rPr>
        <w:t>.</w:t>
      </w:r>
      <w:r w:rsidR="00872B55" w:rsidRPr="00A3036C">
        <w:rPr>
          <w:rFonts w:ascii="Times New Roman" w:hAnsi="Times New Roman" w:cs="Times New Roman"/>
          <w:sz w:val="24"/>
          <w:szCs w:val="24"/>
        </w:rPr>
        <w:t xml:space="preserve"> </w:t>
      </w:r>
      <w:r w:rsidR="00B017B2" w:rsidRPr="00A3036C">
        <w:rPr>
          <w:rFonts w:ascii="Times New Roman" w:hAnsi="Times New Roman" w:cs="Times New Roman"/>
          <w:sz w:val="24"/>
          <w:szCs w:val="24"/>
        </w:rPr>
        <w:t>Forças políticas representativas do G7</w:t>
      </w:r>
      <w:r w:rsidR="00D84DDD" w:rsidRPr="00A3036C">
        <w:rPr>
          <w:rFonts w:ascii="Times New Roman" w:hAnsi="Times New Roman" w:cs="Times New Roman"/>
          <w:sz w:val="24"/>
          <w:szCs w:val="24"/>
        </w:rPr>
        <w:t xml:space="preserve"> </w:t>
      </w:r>
      <w:r w:rsidR="004C2193" w:rsidRPr="00A3036C">
        <w:rPr>
          <w:rFonts w:ascii="Times New Roman" w:hAnsi="Times New Roman" w:cs="Times New Roman"/>
          <w:sz w:val="24"/>
          <w:szCs w:val="24"/>
        </w:rPr>
        <w:t>tentam implementar, se não a paz</w:t>
      </w:r>
      <w:r w:rsidR="00081B86" w:rsidRPr="00A3036C">
        <w:rPr>
          <w:rFonts w:ascii="Times New Roman" w:hAnsi="Times New Roman" w:cs="Times New Roman"/>
          <w:sz w:val="24"/>
          <w:szCs w:val="24"/>
        </w:rPr>
        <w:t>, o cessar fogo nestas regiões. Notícias estarrecedora</w:t>
      </w:r>
      <w:r w:rsidR="00E04B45" w:rsidRPr="00A3036C">
        <w:rPr>
          <w:rFonts w:ascii="Times New Roman" w:hAnsi="Times New Roman" w:cs="Times New Roman"/>
          <w:sz w:val="24"/>
          <w:szCs w:val="24"/>
        </w:rPr>
        <w:t xml:space="preserve">s de crimes de guerra </w:t>
      </w:r>
      <w:r w:rsidR="00215B09" w:rsidRPr="00A3036C">
        <w:rPr>
          <w:rFonts w:ascii="Times New Roman" w:hAnsi="Times New Roman" w:cs="Times New Roman"/>
          <w:sz w:val="24"/>
          <w:szCs w:val="24"/>
        </w:rPr>
        <w:t>divulg</w:t>
      </w:r>
      <w:r w:rsidR="00E04B45" w:rsidRPr="00A3036C">
        <w:rPr>
          <w:rFonts w:ascii="Times New Roman" w:hAnsi="Times New Roman" w:cs="Times New Roman"/>
          <w:sz w:val="24"/>
          <w:szCs w:val="24"/>
        </w:rPr>
        <w:t>am</w:t>
      </w:r>
      <w:r w:rsidR="00215B09" w:rsidRPr="00A3036C">
        <w:rPr>
          <w:rFonts w:ascii="Times New Roman" w:hAnsi="Times New Roman" w:cs="Times New Roman"/>
          <w:sz w:val="24"/>
          <w:szCs w:val="24"/>
        </w:rPr>
        <w:t xml:space="preserve"> suas fontes noticiosas</w:t>
      </w:r>
      <w:r w:rsidR="00C74F4B" w:rsidRPr="00A3036C">
        <w:rPr>
          <w:rFonts w:ascii="Times New Roman" w:hAnsi="Times New Roman" w:cs="Times New Roman"/>
          <w:sz w:val="24"/>
          <w:szCs w:val="24"/>
        </w:rPr>
        <w:t>, expectando a 3ª Guerra Mundial</w:t>
      </w:r>
      <w:r w:rsidR="00302633" w:rsidRPr="00A3036C">
        <w:rPr>
          <w:rFonts w:ascii="Times New Roman" w:hAnsi="Times New Roman" w:cs="Times New Roman"/>
          <w:sz w:val="24"/>
          <w:szCs w:val="24"/>
        </w:rPr>
        <w:t>.</w:t>
      </w:r>
    </w:p>
    <w:p w14:paraId="02F030FC" w14:textId="6E1DEB07" w:rsidR="00130189" w:rsidRPr="00A3036C" w:rsidRDefault="00230769"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Terrícolas ameaçado</w:t>
      </w:r>
      <w:r w:rsidR="0021327A" w:rsidRPr="00A3036C">
        <w:rPr>
          <w:rFonts w:ascii="Times New Roman" w:hAnsi="Times New Roman" w:cs="Times New Roman"/>
          <w:sz w:val="24"/>
          <w:szCs w:val="24"/>
        </w:rPr>
        <w:t>s no hemisfério norte</w:t>
      </w:r>
      <w:r w:rsidR="00740CEC" w:rsidRPr="00A3036C">
        <w:rPr>
          <w:rFonts w:ascii="Times New Roman" w:hAnsi="Times New Roman" w:cs="Times New Roman"/>
          <w:sz w:val="24"/>
          <w:szCs w:val="24"/>
        </w:rPr>
        <w:t xml:space="preserve"> estão de prontidão</w:t>
      </w:r>
      <w:r w:rsidR="00367211" w:rsidRPr="00A3036C">
        <w:rPr>
          <w:rFonts w:ascii="Times New Roman" w:hAnsi="Times New Roman" w:cs="Times New Roman"/>
          <w:sz w:val="24"/>
          <w:szCs w:val="24"/>
        </w:rPr>
        <w:t xml:space="preserve">. </w:t>
      </w:r>
      <w:r w:rsidR="00574210" w:rsidRPr="00A3036C">
        <w:rPr>
          <w:rFonts w:ascii="Times New Roman" w:hAnsi="Times New Roman" w:cs="Times New Roman"/>
          <w:sz w:val="24"/>
          <w:szCs w:val="24"/>
        </w:rPr>
        <w:t>Governos e</w:t>
      </w:r>
      <w:r w:rsidR="00367211" w:rsidRPr="00A3036C">
        <w:rPr>
          <w:rFonts w:ascii="Times New Roman" w:hAnsi="Times New Roman" w:cs="Times New Roman"/>
          <w:sz w:val="24"/>
          <w:szCs w:val="24"/>
        </w:rPr>
        <w:t xml:space="preserve">uropeus, norte-americanos, asiáticos e </w:t>
      </w:r>
      <w:r w:rsidR="00795CBE" w:rsidRPr="00A3036C">
        <w:rPr>
          <w:rFonts w:ascii="Times New Roman" w:hAnsi="Times New Roman" w:cs="Times New Roman"/>
          <w:sz w:val="24"/>
          <w:szCs w:val="24"/>
        </w:rPr>
        <w:t xml:space="preserve"> </w:t>
      </w:r>
      <w:r w:rsidR="00367211" w:rsidRPr="00A3036C">
        <w:rPr>
          <w:rFonts w:ascii="Times New Roman" w:hAnsi="Times New Roman" w:cs="Times New Roman"/>
          <w:sz w:val="24"/>
          <w:szCs w:val="24"/>
        </w:rPr>
        <w:t>parte dos africanos se mobiliza</w:t>
      </w:r>
      <w:r w:rsidR="00195F09" w:rsidRPr="00A3036C">
        <w:rPr>
          <w:rFonts w:ascii="Times New Roman" w:hAnsi="Times New Roman" w:cs="Times New Roman"/>
          <w:sz w:val="24"/>
          <w:szCs w:val="24"/>
        </w:rPr>
        <w:t xml:space="preserve">m </w:t>
      </w:r>
      <w:r w:rsidR="00216588" w:rsidRPr="00A3036C">
        <w:rPr>
          <w:rFonts w:ascii="Times New Roman" w:hAnsi="Times New Roman" w:cs="Times New Roman"/>
          <w:sz w:val="24"/>
          <w:szCs w:val="24"/>
        </w:rPr>
        <w:t>e</w:t>
      </w:r>
      <w:r w:rsidR="00195F09" w:rsidRPr="00A3036C">
        <w:rPr>
          <w:rFonts w:ascii="Times New Roman" w:hAnsi="Times New Roman" w:cs="Times New Roman"/>
          <w:sz w:val="24"/>
          <w:szCs w:val="24"/>
        </w:rPr>
        <w:t xml:space="preserve"> se preparam para o que imaginam estar por vir</w:t>
      </w:r>
      <w:r w:rsidR="0008707D" w:rsidRPr="00A3036C">
        <w:rPr>
          <w:rFonts w:ascii="Times New Roman" w:hAnsi="Times New Roman" w:cs="Times New Roman"/>
          <w:sz w:val="24"/>
          <w:szCs w:val="24"/>
        </w:rPr>
        <w:t>, considerando</w:t>
      </w:r>
      <w:r w:rsidR="009E6FEA" w:rsidRPr="00A3036C">
        <w:rPr>
          <w:rFonts w:ascii="Times New Roman" w:hAnsi="Times New Roman" w:cs="Times New Roman"/>
          <w:sz w:val="24"/>
          <w:szCs w:val="24"/>
        </w:rPr>
        <w:t xml:space="preserve"> os ataques e </w:t>
      </w:r>
      <w:r w:rsidR="00005DC2" w:rsidRPr="00A3036C">
        <w:rPr>
          <w:rFonts w:ascii="Times New Roman" w:hAnsi="Times New Roman" w:cs="Times New Roman"/>
          <w:sz w:val="24"/>
          <w:szCs w:val="24"/>
        </w:rPr>
        <w:t>contra-ataques</w:t>
      </w:r>
      <w:r w:rsidR="009E6FEA" w:rsidRPr="00A3036C">
        <w:rPr>
          <w:rFonts w:ascii="Times New Roman" w:hAnsi="Times New Roman" w:cs="Times New Roman"/>
          <w:sz w:val="24"/>
          <w:szCs w:val="24"/>
        </w:rPr>
        <w:t xml:space="preserve"> violento</w:t>
      </w:r>
      <w:r w:rsidR="00133932" w:rsidRPr="00A3036C">
        <w:rPr>
          <w:rFonts w:ascii="Times New Roman" w:hAnsi="Times New Roman" w:cs="Times New Roman"/>
          <w:sz w:val="24"/>
          <w:szCs w:val="24"/>
        </w:rPr>
        <w:t xml:space="preserve">s e sem precedentes </w:t>
      </w:r>
      <w:r w:rsidR="007E11F7" w:rsidRPr="00A3036C">
        <w:rPr>
          <w:rFonts w:ascii="Times New Roman" w:hAnsi="Times New Roman" w:cs="Times New Roman"/>
          <w:sz w:val="24"/>
          <w:szCs w:val="24"/>
        </w:rPr>
        <w:t xml:space="preserve">das governabilidades </w:t>
      </w:r>
      <w:r w:rsidR="00B156B1" w:rsidRPr="00A3036C">
        <w:rPr>
          <w:rFonts w:ascii="Times New Roman" w:hAnsi="Times New Roman" w:cs="Times New Roman"/>
          <w:sz w:val="24"/>
          <w:szCs w:val="24"/>
        </w:rPr>
        <w:t>nas</w:t>
      </w:r>
      <w:r w:rsidR="007E11F7" w:rsidRPr="00A3036C">
        <w:rPr>
          <w:rFonts w:ascii="Times New Roman" w:hAnsi="Times New Roman" w:cs="Times New Roman"/>
          <w:sz w:val="24"/>
          <w:szCs w:val="24"/>
        </w:rPr>
        <w:t xml:space="preserve"> guerras</w:t>
      </w:r>
      <w:r w:rsidR="00195F09" w:rsidRPr="00A3036C">
        <w:rPr>
          <w:rFonts w:ascii="Times New Roman" w:hAnsi="Times New Roman" w:cs="Times New Roman"/>
          <w:sz w:val="24"/>
          <w:szCs w:val="24"/>
        </w:rPr>
        <w:t>.</w:t>
      </w:r>
    </w:p>
    <w:p w14:paraId="45524DEE" w14:textId="79232B6F" w:rsidR="00012206" w:rsidRPr="00A3036C" w:rsidRDefault="00130189"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Energia terrestre </w:t>
      </w:r>
      <w:r w:rsidR="00AD0524" w:rsidRPr="00A3036C">
        <w:rPr>
          <w:rFonts w:ascii="Times New Roman" w:hAnsi="Times New Roman" w:cs="Times New Roman"/>
          <w:sz w:val="24"/>
          <w:szCs w:val="24"/>
        </w:rPr>
        <w:t>está comprometida com os últimos eventos somados a</w:t>
      </w:r>
      <w:r w:rsidR="000312D0" w:rsidRPr="00A3036C">
        <w:rPr>
          <w:rFonts w:ascii="Times New Roman" w:hAnsi="Times New Roman" w:cs="Times New Roman"/>
          <w:sz w:val="24"/>
          <w:szCs w:val="24"/>
        </w:rPr>
        <w:t>s</w:t>
      </w:r>
      <w:r w:rsidR="00AD0524" w:rsidRPr="00A3036C">
        <w:rPr>
          <w:rFonts w:ascii="Times New Roman" w:hAnsi="Times New Roman" w:cs="Times New Roman"/>
          <w:sz w:val="24"/>
          <w:szCs w:val="24"/>
        </w:rPr>
        <w:t xml:space="preserve"> variações climáticas jamais vista</w:t>
      </w:r>
      <w:r w:rsidR="00FE5318" w:rsidRPr="00A3036C">
        <w:rPr>
          <w:rFonts w:ascii="Times New Roman" w:hAnsi="Times New Roman" w:cs="Times New Roman"/>
          <w:sz w:val="24"/>
          <w:szCs w:val="24"/>
        </w:rPr>
        <w:t>s pelos habitantes do planeta</w:t>
      </w:r>
      <w:r w:rsidR="005866CD" w:rsidRPr="00A3036C">
        <w:rPr>
          <w:rFonts w:ascii="Times New Roman" w:hAnsi="Times New Roman" w:cs="Times New Roman"/>
          <w:sz w:val="24"/>
          <w:szCs w:val="24"/>
        </w:rPr>
        <w:t xml:space="preserve"> em todas as eras da existência humana.</w:t>
      </w:r>
      <w:r w:rsidR="009D5DF3" w:rsidRPr="00A3036C">
        <w:rPr>
          <w:rFonts w:ascii="Times New Roman" w:hAnsi="Times New Roman" w:cs="Times New Roman"/>
          <w:sz w:val="24"/>
          <w:szCs w:val="24"/>
        </w:rPr>
        <w:t xml:space="preserve"> </w:t>
      </w:r>
    </w:p>
    <w:p w14:paraId="34722623" w14:textId="77777777" w:rsidR="00F45E03" w:rsidRPr="00A3036C" w:rsidRDefault="006D356F"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Maioria esmagadora da população do o</w:t>
      </w:r>
      <w:r w:rsidR="00B31899" w:rsidRPr="00A3036C">
        <w:rPr>
          <w:rFonts w:ascii="Times New Roman" w:hAnsi="Times New Roman" w:cs="Times New Roman"/>
          <w:sz w:val="24"/>
          <w:szCs w:val="24"/>
        </w:rPr>
        <w:t xml:space="preserve">rbe </w:t>
      </w:r>
      <w:r w:rsidRPr="00A3036C">
        <w:rPr>
          <w:rFonts w:ascii="Times New Roman" w:hAnsi="Times New Roman" w:cs="Times New Roman"/>
          <w:sz w:val="24"/>
          <w:szCs w:val="24"/>
        </w:rPr>
        <w:t>persevera</w:t>
      </w:r>
      <w:r w:rsidR="00401FB8" w:rsidRPr="00A3036C">
        <w:rPr>
          <w:rFonts w:ascii="Times New Roman" w:hAnsi="Times New Roman" w:cs="Times New Roman"/>
          <w:sz w:val="24"/>
          <w:szCs w:val="24"/>
        </w:rPr>
        <w:t xml:space="preserve"> os costumes de </w:t>
      </w:r>
      <w:r w:rsidR="00401FB8" w:rsidRPr="00A3036C">
        <w:rPr>
          <w:rFonts w:ascii="Times New Roman" w:hAnsi="Times New Roman" w:cs="Times New Roman"/>
          <w:i/>
          <w:iCs/>
          <w:sz w:val="24"/>
          <w:szCs w:val="24"/>
        </w:rPr>
        <w:t>a tríade da maldade humana</w:t>
      </w:r>
      <w:r w:rsidR="00401FB8" w:rsidRPr="00A3036C">
        <w:rPr>
          <w:rFonts w:ascii="Times New Roman" w:hAnsi="Times New Roman" w:cs="Times New Roman"/>
          <w:sz w:val="24"/>
          <w:szCs w:val="24"/>
        </w:rPr>
        <w:t xml:space="preserve">: </w:t>
      </w:r>
      <w:r w:rsidR="00401FB8" w:rsidRPr="00A3036C">
        <w:rPr>
          <w:rFonts w:ascii="Times New Roman" w:hAnsi="Times New Roman" w:cs="Times New Roman"/>
          <w:i/>
          <w:iCs/>
          <w:sz w:val="24"/>
          <w:szCs w:val="24"/>
        </w:rPr>
        <w:t>ego</w:t>
      </w:r>
      <w:r w:rsidR="00401FB8" w:rsidRPr="00A3036C">
        <w:rPr>
          <w:rFonts w:ascii="Times New Roman" w:hAnsi="Times New Roman" w:cs="Times New Roman"/>
          <w:sz w:val="24"/>
          <w:szCs w:val="24"/>
        </w:rPr>
        <w:t xml:space="preserve">, </w:t>
      </w:r>
      <w:r w:rsidR="00401FB8" w:rsidRPr="00A3036C">
        <w:rPr>
          <w:rFonts w:ascii="Times New Roman" w:hAnsi="Times New Roman" w:cs="Times New Roman"/>
          <w:i/>
          <w:iCs/>
          <w:sz w:val="24"/>
          <w:szCs w:val="24"/>
        </w:rPr>
        <w:t xml:space="preserve">ganância </w:t>
      </w:r>
      <w:r w:rsidR="00401FB8" w:rsidRPr="00A3036C">
        <w:rPr>
          <w:rFonts w:ascii="Times New Roman" w:hAnsi="Times New Roman" w:cs="Times New Roman"/>
          <w:sz w:val="24"/>
          <w:szCs w:val="24"/>
        </w:rPr>
        <w:t xml:space="preserve">e </w:t>
      </w:r>
      <w:r w:rsidR="00401FB8" w:rsidRPr="00A3036C">
        <w:rPr>
          <w:rFonts w:ascii="Times New Roman" w:hAnsi="Times New Roman" w:cs="Times New Roman"/>
          <w:i/>
          <w:iCs/>
          <w:sz w:val="24"/>
          <w:szCs w:val="24"/>
        </w:rPr>
        <w:t>medo</w:t>
      </w:r>
      <w:r w:rsidR="0088112C" w:rsidRPr="00A3036C">
        <w:rPr>
          <w:rFonts w:ascii="Times New Roman" w:hAnsi="Times New Roman" w:cs="Times New Roman"/>
          <w:sz w:val="24"/>
          <w:szCs w:val="24"/>
        </w:rPr>
        <w:t xml:space="preserve"> </w:t>
      </w:r>
      <w:r w:rsidR="00C25FA4" w:rsidRPr="00A3036C">
        <w:rPr>
          <w:rFonts w:ascii="Times New Roman" w:hAnsi="Times New Roman" w:cs="Times New Roman"/>
          <w:sz w:val="24"/>
          <w:szCs w:val="24"/>
        </w:rPr>
        <w:t xml:space="preserve">impulsionando os pilares sistêmicos </w:t>
      </w:r>
      <w:r w:rsidR="00700118" w:rsidRPr="00A3036C">
        <w:rPr>
          <w:rFonts w:ascii="Times New Roman" w:hAnsi="Times New Roman" w:cs="Times New Roman"/>
          <w:sz w:val="24"/>
          <w:szCs w:val="24"/>
        </w:rPr>
        <w:t>de governabilidade, religiosidade, midiáticos e educacionai</w:t>
      </w:r>
      <w:r w:rsidR="00E21A3F" w:rsidRPr="00A3036C">
        <w:rPr>
          <w:rFonts w:ascii="Times New Roman" w:hAnsi="Times New Roman" w:cs="Times New Roman"/>
          <w:sz w:val="24"/>
          <w:szCs w:val="24"/>
        </w:rPr>
        <w:t xml:space="preserve">s para alegria do topo piramidal </w:t>
      </w:r>
      <w:r w:rsidR="00F45E03" w:rsidRPr="00A3036C">
        <w:rPr>
          <w:rFonts w:ascii="Times New Roman" w:hAnsi="Times New Roman" w:cs="Times New Roman"/>
          <w:sz w:val="24"/>
          <w:szCs w:val="24"/>
        </w:rPr>
        <w:t>do Sistema Terra.</w:t>
      </w:r>
    </w:p>
    <w:p w14:paraId="35AF909C" w14:textId="7C284B41" w:rsidR="00F21DC6" w:rsidRPr="00A3036C" w:rsidRDefault="003B1CA9"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Duelos pontuai</w:t>
      </w:r>
      <w:r w:rsidR="00532FAE" w:rsidRPr="00A3036C">
        <w:rPr>
          <w:rFonts w:ascii="Times New Roman" w:hAnsi="Times New Roman" w:cs="Times New Roman"/>
          <w:sz w:val="24"/>
          <w:szCs w:val="24"/>
        </w:rPr>
        <w:t>s na sociedade civil corroboram</w:t>
      </w:r>
      <w:r w:rsidR="00BA1507" w:rsidRPr="00A3036C">
        <w:rPr>
          <w:rFonts w:ascii="Times New Roman" w:hAnsi="Times New Roman" w:cs="Times New Roman"/>
          <w:sz w:val="24"/>
          <w:szCs w:val="24"/>
        </w:rPr>
        <w:t xml:space="preserve"> para causa escravocrata de</w:t>
      </w:r>
      <w:r w:rsidR="008223E1" w:rsidRPr="00A3036C">
        <w:rPr>
          <w:rFonts w:ascii="Times New Roman" w:hAnsi="Times New Roman" w:cs="Times New Roman"/>
          <w:sz w:val="24"/>
          <w:szCs w:val="24"/>
        </w:rPr>
        <w:t xml:space="preserve"> </w:t>
      </w:r>
      <w:r w:rsidR="00BA1507" w:rsidRPr="00A3036C">
        <w:rPr>
          <w:rFonts w:ascii="Times New Roman" w:hAnsi="Times New Roman" w:cs="Times New Roman"/>
          <w:i/>
          <w:iCs/>
          <w:sz w:val="24"/>
          <w:szCs w:val="24"/>
        </w:rPr>
        <w:t>malenirus</w:t>
      </w:r>
      <w:r w:rsidR="00BA1507" w:rsidRPr="00A3036C">
        <w:rPr>
          <w:rFonts w:ascii="Times New Roman" w:hAnsi="Times New Roman" w:cs="Times New Roman"/>
          <w:sz w:val="24"/>
          <w:szCs w:val="24"/>
        </w:rPr>
        <w:t xml:space="preserve">, </w:t>
      </w:r>
      <w:r w:rsidR="00BA1507" w:rsidRPr="00A3036C">
        <w:rPr>
          <w:rFonts w:ascii="Times New Roman" w:hAnsi="Times New Roman" w:cs="Times New Roman"/>
          <w:i/>
          <w:iCs/>
          <w:sz w:val="24"/>
          <w:szCs w:val="24"/>
        </w:rPr>
        <w:t xml:space="preserve">reinonaques </w:t>
      </w:r>
      <w:r w:rsidR="00BA1507" w:rsidRPr="00A3036C">
        <w:rPr>
          <w:rFonts w:ascii="Times New Roman" w:hAnsi="Times New Roman" w:cs="Times New Roman"/>
          <w:sz w:val="24"/>
          <w:szCs w:val="24"/>
        </w:rPr>
        <w:t xml:space="preserve">e </w:t>
      </w:r>
      <w:r w:rsidR="00BA1507" w:rsidRPr="00A3036C">
        <w:rPr>
          <w:rFonts w:ascii="Times New Roman" w:hAnsi="Times New Roman" w:cs="Times New Roman"/>
          <w:i/>
          <w:iCs/>
          <w:sz w:val="24"/>
          <w:szCs w:val="24"/>
        </w:rPr>
        <w:t>dominitilianos</w:t>
      </w:r>
      <w:r w:rsidR="00BA1507" w:rsidRPr="00A3036C">
        <w:rPr>
          <w:rFonts w:ascii="Times New Roman" w:hAnsi="Times New Roman" w:cs="Times New Roman"/>
          <w:sz w:val="24"/>
          <w:szCs w:val="24"/>
        </w:rPr>
        <w:t>. A</w:t>
      </w:r>
      <w:r w:rsidR="00CE6B4A" w:rsidRPr="00A3036C">
        <w:rPr>
          <w:rFonts w:ascii="Times New Roman" w:hAnsi="Times New Roman" w:cs="Times New Roman"/>
          <w:sz w:val="24"/>
          <w:szCs w:val="24"/>
        </w:rPr>
        <w:t>rquitetos, a</w:t>
      </w:r>
      <w:r w:rsidR="00885838" w:rsidRPr="00A3036C">
        <w:rPr>
          <w:rFonts w:ascii="Times New Roman" w:hAnsi="Times New Roman" w:cs="Times New Roman"/>
          <w:sz w:val="24"/>
          <w:szCs w:val="24"/>
        </w:rPr>
        <w:t>tores</w:t>
      </w:r>
      <w:r w:rsidR="00BA1507" w:rsidRPr="00A3036C">
        <w:rPr>
          <w:rFonts w:ascii="Times New Roman" w:hAnsi="Times New Roman" w:cs="Times New Roman"/>
          <w:sz w:val="24"/>
          <w:szCs w:val="24"/>
        </w:rPr>
        <w:t>,</w:t>
      </w:r>
      <w:r w:rsidR="002A5CDB" w:rsidRPr="00A3036C">
        <w:rPr>
          <w:rFonts w:ascii="Times New Roman" w:hAnsi="Times New Roman" w:cs="Times New Roman"/>
          <w:sz w:val="24"/>
          <w:szCs w:val="24"/>
        </w:rPr>
        <w:t xml:space="preserve"> diretores,</w:t>
      </w:r>
      <w:r w:rsidR="00BA1507" w:rsidRPr="00A3036C">
        <w:rPr>
          <w:rFonts w:ascii="Times New Roman" w:hAnsi="Times New Roman" w:cs="Times New Roman"/>
          <w:sz w:val="24"/>
          <w:szCs w:val="24"/>
        </w:rPr>
        <w:t xml:space="preserve"> </w:t>
      </w:r>
      <w:r w:rsidR="00885838" w:rsidRPr="00A3036C">
        <w:rPr>
          <w:rFonts w:ascii="Times New Roman" w:hAnsi="Times New Roman" w:cs="Times New Roman"/>
          <w:sz w:val="24"/>
          <w:szCs w:val="24"/>
        </w:rPr>
        <w:t xml:space="preserve">dançarinos, </w:t>
      </w:r>
      <w:r w:rsidR="00C06BD1" w:rsidRPr="00A3036C">
        <w:rPr>
          <w:rFonts w:ascii="Times New Roman" w:hAnsi="Times New Roman" w:cs="Times New Roman"/>
          <w:sz w:val="24"/>
          <w:szCs w:val="24"/>
        </w:rPr>
        <w:t xml:space="preserve">escritores, </w:t>
      </w:r>
      <w:r w:rsidR="002A5CDB" w:rsidRPr="00A3036C">
        <w:rPr>
          <w:rFonts w:ascii="Times New Roman" w:hAnsi="Times New Roman" w:cs="Times New Roman"/>
          <w:sz w:val="24"/>
          <w:szCs w:val="24"/>
        </w:rPr>
        <w:t xml:space="preserve">escultores, </w:t>
      </w:r>
      <w:r w:rsidR="00BF0A0C" w:rsidRPr="00A3036C">
        <w:rPr>
          <w:rFonts w:ascii="Times New Roman" w:hAnsi="Times New Roman" w:cs="Times New Roman"/>
          <w:sz w:val="24"/>
          <w:szCs w:val="24"/>
        </w:rPr>
        <w:t xml:space="preserve">músicos, </w:t>
      </w:r>
      <w:r w:rsidR="00C06BD1" w:rsidRPr="00A3036C">
        <w:rPr>
          <w:rFonts w:ascii="Times New Roman" w:hAnsi="Times New Roman" w:cs="Times New Roman"/>
          <w:sz w:val="24"/>
          <w:szCs w:val="24"/>
        </w:rPr>
        <w:t>pintores</w:t>
      </w:r>
      <w:r w:rsidR="00CE6B4A" w:rsidRPr="00A3036C">
        <w:rPr>
          <w:rFonts w:ascii="Times New Roman" w:hAnsi="Times New Roman" w:cs="Times New Roman"/>
          <w:sz w:val="24"/>
          <w:szCs w:val="24"/>
        </w:rPr>
        <w:t xml:space="preserve"> e</w:t>
      </w:r>
      <w:r w:rsidR="00434AA9" w:rsidRPr="00A3036C">
        <w:rPr>
          <w:rFonts w:ascii="Times New Roman" w:hAnsi="Times New Roman" w:cs="Times New Roman"/>
          <w:sz w:val="24"/>
          <w:szCs w:val="24"/>
        </w:rPr>
        <w:t xml:space="preserve"> outros representantes das sete arte</w:t>
      </w:r>
      <w:r w:rsidR="00BF0A0C" w:rsidRPr="00A3036C">
        <w:rPr>
          <w:rFonts w:ascii="Times New Roman" w:hAnsi="Times New Roman" w:cs="Times New Roman"/>
          <w:sz w:val="24"/>
          <w:szCs w:val="24"/>
        </w:rPr>
        <w:t>s</w:t>
      </w:r>
      <w:r w:rsidR="00F92305" w:rsidRPr="00A3036C">
        <w:rPr>
          <w:rFonts w:ascii="Times New Roman" w:hAnsi="Times New Roman" w:cs="Times New Roman"/>
          <w:sz w:val="24"/>
          <w:szCs w:val="24"/>
        </w:rPr>
        <w:t xml:space="preserve"> engrossam a onda de desentendimentos</w:t>
      </w:r>
      <w:r w:rsidR="00B71418" w:rsidRPr="00A3036C">
        <w:rPr>
          <w:rFonts w:ascii="Times New Roman" w:hAnsi="Times New Roman" w:cs="Times New Roman"/>
          <w:sz w:val="24"/>
          <w:szCs w:val="24"/>
        </w:rPr>
        <w:t xml:space="preserve"> </w:t>
      </w:r>
      <w:r w:rsidR="00F92305" w:rsidRPr="00A3036C">
        <w:rPr>
          <w:rFonts w:ascii="Times New Roman" w:hAnsi="Times New Roman" w:cs="Times New Roman"/>
          <w:sz w:val="24"/>
          <w:szCs w:val="24"/>
        </w:rPr>
        <w:t>protagonizado</w:t>
      </w:r>
      <w:r w:rsidR="00B03609" w:rsidRPr="00A3036C">
        <w:rPr>
          <w:rFonts w:ascii="Times New Roman" w:hAnsi="Times New Roman" w:cs="Times New Roman"/>
          <w:sz w:val="24"/>
          <w:szCs w:val="24"/>
        </w:rPr>
        <w:t xml:space="preserve">s nas páginas globalizadas da </w:t>
      </w:r>
      <w:r w:rsidR="00B03609" w:rsidRPr="00A3036C">
        <w:rPr>
          <w:rFonts w:ascii="Times New Roman" w:hAnsi="Times New Roman" w:cs="Times New Roman"/>
          <w:b/>
          <w:bCs/>
          <w:sz w:val="24"/>
          <w:szCs w:val="24"/>
        </w:rPr>
        <w:t>internet</w:t>
      </w:r>
      <w:r w:rsidR="004A5579" w:rsidRPr="00A3036C">
        <w:rPr>
          <w:rFonts w:ascii="Times New Roman" w:hAnsi="Times New Roman" w:cs="Times New Roman"/>
          <w:sz w:val="24"/>
          <w:szCs w:val="24"/>
        </w:rPr>
        <w:t xml:space="preserve">. </w:t>
      </w:r>
      <w:r w:rsidR="009D7B0F" w:rsidRPr="00A3036C">
        <w:rPr>
          <w:rFonts w:ascii="Times New Roman" w:hAnsi="Times New Roman" w:cs="Times New Roman"/>
          <w:sz w:val="24"/>
          <w:szCs w:val="24"/>
        </w:rPr>
        <w:t>Movimentos sociais como o LGBTQI</w:t>
      </w:r>
      <w:r w:rsidR="007B32E5" w:rsidRPr="00A3036C">
        <w:rPr>
          <w:rFonts w:ascii="Times New Roman" w:hAnsi="Times New Roman" w:cs="Times New Roman"/>
          <w:sz w:val="24"/>
          <w:szCs w:val="24"/>
        </w:rPr>
        <w:t xml:space="preserve">AP+ </w:t>
      </w:r>
      <w:r w:rsidR="00FF1A3E" w:rsidRPr="00A3036C">
        <w:rPr>
          <w:rFonts w:ascii="Times New Roman" w:hAnsi="Times New Roman" w:cs="Times New Roman"/>
          <w:sz w:val="24"/>
          <w:szCs w:val="24"/>
        </w:rPr>
        <w:t>e de causas pretas</w:t>
      </w:r>
      <w:r w:rsidR="009945E5" w:rsidRPr="00A3036C">
        <w:rPr>
          <w:rFonts w:ascii="Times New Roman" w:hAnsi="Times New Roman" w:cs="Times New Roman"/>
          <w:sz w:val="24"/>
          <w:szCs w:val="24"/>
        </w:rPr>
        <w:t xml:space="preserve"> </w:t>
      </w:r>
      <w:r w:rsidR="000E6104" w:rsidRPr="00A3036C">
        <w:rPr>
          <w:rFonts w:ascii="Times New Roman" w:hAnsi="Times New Roman" w:cs="Times New Roman"/>
          <w:sz w:val="24"/>
          <w:szCs w:val="24"/>
        </w:rPr>
        <w:t xml:space="preserve">são vitimizados por atos violentos </w:t>
      </w:r>
      <w:r w:rsidR="00073A48" w:rsidRPr="00A3036C">
        <w:rPr>
          <w:rFonts w:ascii="Times New Roman" w:hAnsi="Times New Roman" w:cs="Times New Roman"/>
          <w:sz w:val="24"/>
          <w:szCs w:val="24"/>
        </w:rPr>
        <w:t>motivados pelos preconceitos de gênero e raça</w:t>
      </w:r>
      <w:r w:rsidR="00F67A73" w:rsidRPr="00A3036C">
        <w:rPr>
          <w:rFonts w:ascii="Times New Roman" w:hAnsi="Times New Roman" w:cs="Times New Roman"/>
          <w:sz w:val="24"/>
          <w:szCs w:val="24"/>
        </w:rPr>
        <w:t>, esquecendo</w:t>
      </w:r>
      <w:r w:rsidR="00622FE5" w:rsidRPr="00A3036C">
        <w:rPr>
          <w:rFonts w:ascii="Times New Roman" w:hAnsi="Times New Roman" w:cs="Times New Roman"/>
          <w:sz w:val="24"/>
          <w:szCs w:val="24"/>
        </w:rPr>
        <w:t xml:space="preserve"> que preferências sexuais não definem o ser humano..</w:t>
      </w:r>
      <w:r w:rsidR="00073A48" w:rsidRPr="00A3036C">
        <w:rPr>
          <w:rFonts w:ascii="Times New Roman" w:hAnsi="Times New Roman" w:cs="Times New Roman"/>
          <w:sz w:val="24"/>
          <w:szCs w:val="24"/>
        </w:rPr>
        <w:t>.</w:t>
      </w:r>
      <w:r w:rsidR="00622FE5" w:rsidRPr="00A3036C">
        <w:rPr>
          <w:rFonts w:ascii="Times New Roman" w:hAnsi="Times New Roman" w:cs="Times New Roman"/>
          <w:sz w:val="24"/>
          <w:szCs w:val="24"/>
        </w:rPr>
        <w:t xml:space="preserve"> são apenas sexo</w:t>
      </w:r>
      <w:r w:rsidR="002E6A33" w:rsidRPr="00A3036C">
        <w:rPr>
          <w:rFonts w:ascii="Times New Roman" w:hAnsi="Times New Roman" w:cs="Times New Roman"/>
          <w:sz w:val="24"/>
          <w:szCs w:val="24"/>
        </w:rPr>
        <w:t xml:space="preserve"> e que todos os terráqueo</w:t>
      </w:r>
      <w:r w:rsidR="00AB55B4" w:rsidRPr="00A3036C">
        <w:rPr>
          <w:rFonts w:ascii="Times New Roman" w:hAnsi="Times New Roman" w:cs="Times New Roman"/>
          <w:sz w:val="24"/>
          <w:szCs w:val="24"/>
        </w:rPr>
        <w:t>s e convidados universais, aqui,</w:t>
      </w:r>
      <w:r w:rsidR="002E6A33" w:rsidRPr="00A3036C">
        <w:rPr>
          <w:rFonts w:ascii="Times New Roman" w:hAnsi="Times New Roman" w:cs="Times New Roman"/>
          <w:sz w:val="24"/>
          <w:szCs w:val="24"/>
        </w:rPr>
        <w:t xml:space="preserve"> sangram vermelho.</w:t>
      </w:r>
      <w:r w:rsidR="001B0E2E" w:rsidRPr="00A3036C">
        <w:rPr>
          <w:rFonts w:ascii="Times New Roman" w:hAnsi="Times New Roman" w:cs="Times New Roman"/>
          <w:sz w:val="24"/>
          <w:szCs w:val="24"/>
        </w:rPr>
        <w:t xml:space="preserve"> </w:t>
      </w:r>
    </w:p>
    <w:p w14:paraId="5CB53DE6" w14:textId="77777777" w:rsidR="00960347" w:rsidRPr="00A3036C" w:rsidRDefault="00C87C5E"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Barbáries se multiplicam n</w:t>
      </w:r>
      <w:r w:rsidR="00373199" w:rsidRPr="00A3036C">
        <w:rPr>
          <w:rFonts w:ascii="Times New Roman" w:hAnsi="Times New Roman" w:cs="Times New Roman"/>
          <w:sz w:val="24"/>
          <w:szCs w:val="24"/>
        </w:rPr>
        <w:t>a geografia continental terrena. Pais</w:t>
      </w:r>
      <w:r w:rsidR="00A63B71" w:rsidRPr="00A3036C">
        <w:rPr>
          <w:rFonts w:ascii="Times New Roman" w:hAnsi="Times New Roman" w:cs="Times New Roman"/>
          <w:sz w:val="24"/>
          <w:szCs w:val="24"/>
        </w:rPr>
        <w:t>,</w:t>
      </w:r>
      <w:r w:rsidR="00373199" w:rsidRPr="00A3036C">
        <w:rPr>
          <w:rFonts w:ascii="Times New Roman" w:hAnsi="Times New Roman" w:cs="Times New Roman"/>
          <w:sz w:val="24"/>
          <w:szCs w:val="24"/>
        </w:rPr>
        <w:t xml:space="preserve"> filho</w:t>
      </w:r>
      <w:r w:rsidR="00A63B71" w:rsidRPr="00A3036C">
        <w:rPr>
          <w:rFonts w:ascii="Times New Roman" w:hAnsi="Times New Roman" w:cs="Times New Roman"/>
          <w:sz w:val="24"/>
          <w:szCs w:val="24"/>
        </w:rPr>
        <w:t>s, fraternos, familiares</w:t>
      </w:r>
      <w:r w:rsidR="00AB13CF" w:rsidRPr="00A3036C">
        <w:rPr>
          <w:rFonts w:ascii="Times New Roman" w:hAnsi="Times New Roman" w:cs="Times New Roman"/>
          <w:sz w:val="24"/>
          <w:szCs w:val="24"/>
        </w:rPr>
        <w:t xml:space="preserve"> e populares</w:t>
      </w:r>
      <w:r w:rsidR="00A63B71" w:rsidRPr="00A3036C">
        <w:rPr>
          <w:rFonts w:ascii="Times New Roman" w:hAnsi="Times New Roman" w:cs="Times New Roman"/>
          <w:sz w:val="24"/>
          <w:szCs w:val="24"/>
        </w:rPr>
        <w:t xml:space="preserve"> se matam</w:t>
      </w:r>
      <w:r w:rsidR="002E35CD" w:rsidRPr="00A3036C">
        <w:rPr>
          <w:rFonts w:ascii="Times New Roman" w:hAnsi="Times New Roman" w:cs="Times New Roman"/>
          <w:sz w:val="24"/>
          <w:szCs w:val="24"/>
        </w:rPr>
        <w:t xml:space="preserve"> por motivos torpes</w:t>
      </w:r>
      <w:r w:rsidR="00AB13CF" w:rsidRPr="00A3036C">
        <w:rPr>
          <w:rFonts w:ascii="Times New Roman" w:hAnsi="Times New Roman" w:cs="Times New Roman"/>
          <w:sz w:val="24"/>
          <w:szCs w:val="24"/>
        </w:rPr>
        <w:t>.</w:t>
      </w:r>
    </w:p>
    <w:p w14:paraId="13F43BB5" w14:textId="69908B88" w:rsidR="008B4D42" w:rsidRPr="00A3036C" w:rsidRDefault="00960347"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Estado</w:t>
      </w:r>
      <w:r w:rsidR="00555421" w:rsidRPr="00A3036C">
        <w:rPr>
          <w:rFonts w:ascii="Times New Roman" w:hAnsi="Times New Roman" w:cs="Times New Roman"/>
          <w:sz w:val="24"/>
          <w:szCs w:val="24"/>
        </w:rPr>
        <w:t>s da uniã</w:t>
      </w:r>
      <w:r w:rsidR="00B706C2" w:rsidRPr="00A3036C">
        <w:rPr>
          <w:rFonts w:ascii="Times New Roman" w:hAnsi="Times New Roman" w:cs="Times New Roman"/>
          <w:sz w:val="24"/>
          <w:szCs w:val="24"/>
        </w:rPr>
        <w:t>o têm uma segurança pública falha e assassina da</w:t>
      </w:r>
      <w:r w:rsidR="005F4B24" w:rsidRPr="00A3036C">
        <w:rPr>
          <w:rFonts w:ascii="Times New Roman" w:hAnsi="Times New Roman" w:cs="Times New Roman"/>
          <w:sz w:val="24"/>
          <w:szCs w:val="24"/>
        </w:rPr>
        <w:t xml:space="preserve"> dignidade d</w:t>
      </w:r>
      <w:r w:rsidR="00F765E9" w:rsidRPr="00A3036C">
        <w:rPr>
          <w:rFonts w:ascii="Times New Roman" w:hAnsi="Times New Roman" w:cs="Times New Roman"/>
          <w:sz w:val="24"/>
          <w:szCs w:val="24"/>
        </w:rPr>
        <w:t>o cidadão, a</w:t>
      </w:r>
      <w:r w:rsidR="005F4B24" w:rsidRPr="00A3036C">
        <w:rPr>
          <w:rFonts w:ascii="Times New Roman" w:hAnsi="Times New Roman" w:cs="Times New Roman"/>
          <w:sz w:val="24"/>
          <w:szCs w:val="24"/>
        </w:rPr>
        <w:t xml:space="preserve"> quem deveria defender e proteger</w:t>
      </w:r>
      <w:r w:rsidR="00F765E9" w:rsidRPr="00A3036C">
        <w:rPr>
          <w:rFonts w:ascii="Times New Roman" w:hAnsi="Times New Roman" w:cs="Times New Roman"/>
          <w:sz w:val="24"/>
          <w:szCs w:val="24"/>
        </w:rPr>
        <w:t>.</w:t>
      </w:r>
      <w:r w:rsidR="00034373" w:rsidRPr="00A3036C">
        <w:rPr>
          <w:rFonts w:ascii="Times New Roman" w:hAnsi="Times New Roman" w:cs="Times New Roman"/>
          <w:sz w:val="24"/>
          <w:szCs w:val="24"/>
        </w:rPr>
        <w:t xml:space="preserve"> </w:t>
      </w:r>
      <w:r w:rsidR="00F765E9" w:rsidRPr="00A3036C">
        <w:rPr>
          <w:rFonts w:ascii="Times New Roman" w:hAnsi="Times New Roman" w:cs="Times New Roman"/>
          <w:sz w:val="24"/>
          <w:szCs w:val="24"/>
        </w:rPr>
        <w:t xml:space="preserve">Inversão de valores notórias </w:t>
      </w:r>
      <w:r w:rsidR="00B42A66" w:rsidRPr="00A3036C">
        <w:rPr>
          <w:rFonts w:ascii="Times New Roman" w:hAnsi="Times New Roman" w:cs="Times New Roman"/>
          <w:sz w:val="24"/>
          <w:szCs w:val="24"/>
        </w:rPr>
        <w:t>em âmbitos nacional, estadual e municipal</w:t>
      </w:r>
      <w:r w:rsidR="001A6905" w:rsidRPr="00A3036C">
        <w:rPr>
          <w:rFonts w:ascii="Times New Roman" w:hAnsi="Times New Roman" w:cs="Times New Roman"/>
          <w:sz w:val="24"/>
          <w:szCs w:val="24"/>
        </w:rPr>
        <w:t>. Tudo está dominado pela corrupção</w:t>
      </w:r>
      <w:r w:rsidR="00CF2D3E" w:rsidRPr="00A3036C">
        <w:rPr>
          <w:rFonts w:ascii="Times New Roman" w:hAnsi="Times New Roman" w:cs="Times New Roman"/>
          <w:sz w:val="24"/>
          <w:szCs w:val="24"/>
        </w:rPr>
        <w:t xml:space="preserve"> exercitada em todos os níveis de </w:t>
      </w:r>
      <w:r w:rsidR="00CF2D3E" w:rsidRPr="00A3036C">
        <w:rPr>
          <w:rFonts w:ascii="Times New Roman" w:hAnsi="Times New Roman" w:cs="Times New Roman"/>
          <w:sz w:val="24"/>
          <w:szCs w:val="24"/>
        </w:rPr>
        <w:lastRenderedPageBreak/>
        <w:t>gestões</w:t>
      </w:r>
      <w:r w:rsidR="00925D07" w:rsidRPr="00A3036C">
        <w:rPr>
          <w:rFonts w:ascii="Times New Roman" w:hAnsi="Times New Roman" w:cs="Times New Roman"/>
          <w:sz w:val="24"/>
          <w:szCs w:val="24"/>
        </w:rPr>
        <w:t xml:space="preserve"> públicas e privada</w:t>
      </w:r>
      <w:r w:rsidR="00676928" w:rsidRPr="00A3036C">
        <w:rPr>
          <w:rFonts w:ascii="Times New Roman" w:hAnsi="Times New Roman" w:cs="Times New Roman"/>
          <w:sz w:val="24"/>
          <w:szCs w:val="24"/>
        </w:rPr>
        <w:t xml:space="preserve">s com </w:t>
      </w:r>
      <w:r w:rsidR="005B1E2F" w:rsidRPr="00A3036C">
        <w:rPr>
          <w:rFonts w:ascii="Times New Roman" w:hAnsi="Times New Roman" w:cs="Times New Roman"/>
          <w:sz w:val="24"/>
          <w:szCs w:val="24"/>
        </w:rPr>
        <w:t xml:space="preserve">a </w:t>
      </w:r>
      <w:r w:rsidR="00676928" w:rsidRPr="00A3036C">
        <w:rPr>
          <w:rFonts w:ascii="Times New Roman" w:hAnsi="Times New Roman" w:cs="Times New Roman"/>
          <w:sz w:val="24"/>
          <w:szCs w:val="24"/>
        </w:rPr>
        <w:t>garantia de impunidade</w:t>
      </w:r>
      <w:r w:rsidR="005B1E2F" w:rsidRPr="00A3036C">
        <w:rPr>
          <w:rFonts w:ascii="Times New Roman" w:hAnsi="Times New Roman" w:cs="Times New Roman"/>
          <w:sz w:val="24"/>
          <w:szCs w:val="24"/>
        </w:rPr>
        <w:t xml:space="preserve"> notada nos hemisférios sul e nort</w:t>
      </w:r>
      <w:r w:rsidR="001415C2" w:rsidRPr="00A3036C">
        <w:rPr>
          <w:rFonts w:ascii="Times New Roman" w:hAnsi="Times New Roman" w:cs="Times New Roman"/>
          <w:sz w:val="24"/>
          <w:szCs w:val="24"/>
        </w:rPr>
        <w:t>e do globo.</w:t>
      </w:r>
    </w:p>
    <w:p w14:paraId="568B54DD" w14:textId="19E737D6" w:rsidR="00C7482A" w:rsidRPr="00A3036C" w:rsidRDefault="005E560F"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Dezenas de raças universais orientadas pelos </w:t>
      </w:r>
      <w:r w:rsidRPr="00A3036C">
        <w:rPr>
          <w:rFonts w:ascii="Times New Roman" w:hAnsi="Times New Roman" w:cs="Times New Roman"/>
          <w:i/>
          <w:iCs/>
          <w:sz w:val="24"/>
          <w:szCs w:val="24"/>
        </w:rPr>
        <w:t xml:space="preserve">morcturianos </w:t>
      </w:r>
      <w:r w:rsidR="00B67505" w:rsidRPr="00A3036C">
        <w:rPr>
          <w:rFonts w:ascii="Times New Roman" w:hAnsi="Times New Roman" w:cs="Times New Roman"/>
          <w:sz w:val="24"/>
          <w:szCs w:val="24"/>
        </w:rPr>
        <w:t xml:space="preserve">se utilizam </w:t>
      </w:r>
      <w:r w:rsidR="009E21C5" w:rsidRPr="00A3036C">
        <w:rPr>
          <w:rFonts w:ascii="Times New Roman" w:hAnsi="Times New Roman" w:cs="Times New Roman"/>
          <w:sz w:val="24"/>
          <w:szCs w:val="24"/>
        </w:rPr>
        <w:t>de suas respectivas evoluções tecnológica</w:t>
      </w:r>
      <w:r w:rsidR="00B67505" w:rsidRPr="00A3036C">
        <w:rPr>
          <w:rFonts w:ascii="Times New Roman" w:hAnsi="Times New Roman" w:cs="Times New Roman"/>
          <w:sz w:val="24"/>
          <w:szCs w:val="24"/>
        </w:rPr>
        <w:t xml:space="preserve">s para evitarem </w:t>
      </w:r>
      <w:r w:rsidR="00A20A9C" w:rsidRPr="00A3036C">
        <w:rPr>
          <w:rFonts w:ascii="Times New Roman" w:hAnsi="Times New Roman" w:cs="Times New Roman"/>
          <w:sz w:val="24"/>
          <w:szCs w:val="24"/>
        </w:rPr>
        <w:t>a ameaça de uma guerra nuclear</w:t>
      </w:r>
      <w:r w:rsidR="00681716" w:rsidRPr="00A3036C">
        <w:rPr>
          <w:rFonts w:ascii="Times New Roman" w:hAnsi="Times New Roman" w:cs="Times New Roman"/>
          <w:sz w:val="24"/>
          <w:szCs w:val="24"/>
        </w:rPr>
        <w:t>.</w:t>
      </w:r>
      <w:r w:rsidR="00A20A9C" w:rsidRPr="00A3036C">
        <w:rPr>
          <w:rFonts w:ascii="Times New Roman" w:hAnsi="Times New Roman" w:cs="Times New Roman"/>
          <w:sz w:val="24"/>
          <w:szCs w:val="24"/>
        </w:rPr>
        <w:t xml:space="preserve"> </w:t>
      </w:r>
      <w:r w:rsidR="00681716" w:rsidRPr="00A3036C">
        <w:rPr>
          <w:rFonts w:ascii="Times New Roman" w:hAnsi="Times New Roman" w:cs="Times New Roman"/>
          <w:sz w:val="24"/>
          <w:szCs w:val="24"/>
        </w:rPr>
        <w:t>E</w:t>
      </w:r>
      <w:r w:rsidR="00A20A9C" w:rsidRPr="00A3036C">
        <w:rPr>
          <w:rFonts w:ascii="Times New Roman" w:hAnsi="Times New Roman" w:cs="Times New Roman"/>
          <w:sz w:val="24"/>
          <w:szCs w:val="24"/>
        </w:rPr>
        <w:t>, consequentemente, a devastação do hemisfério nort</w:t>
      </w:r>
      <w:r w:rsidR="00C576AC" w:rsidRPr="00A3036C">
        <w:rPr>
          <w:rFonts w:ascii="Times New Roman" w:hAnsi="Times New Roman" w:cs="Times New Roman"/>
          <w:sz w:val="24"/>
          <w:szCs w:val="24"/>
        </w:rPr>
        <w:t>e</w:t>
      </w:r>
      <w:r w:rsidR="0059292D" w:rsidRPr="00A3036C">
        <w:rPr>
          <w:rFonts w:ascii="Times New Roman" w:hAnsi="Times New Roman" w:cs="Times New Roman"/>
          <w:sz w:val="24"/>
          <w:szCs w:val="24"/>
        </w:rPr>
        <w:t>. P</w:t>
      </w:r>
      <w:r w:rsidR="00C576AC" w:rsidRPr="00A3036C">
        <w:rPr>
          <w:rFonts w:ascii="Times New Roman" w:hAnsi="Times New Roman" w:cs="Times New Roman"/>
          <w:sz w:val="24"/>
          <w:szCs w:val="24"/>
        </w:rPr>
        <w:t xml:space="preserve">laneta </w:t>
      </w:r>
      <w:r w:rsidR="0059292D" w:rsidRPr="00A3036C">
        <w:rPr>
          <w:rFonts w:ascii="Times New Roman" w:hAnsi="Times New Roman" w:cs="Times New Roman"/>
          <w:sz w:val="24"/>
          <w:szCs w:val="24"/>
        </w:rPr>
        <w:t xml:space="preserve">está </w:t>
      </w:r>
      <w:r w:rsidR="00C576AC" w:rsidRPr="00A3036C">
        <w:rPr>
          <w:rFonts w:ascii="Times New Roman" w:hAnsi="Times New Roman" w:cs="Times New Roman"/>
          <w:sz w:val="24"/>
          <w:szCs w:val="24"/>
        </w:rPr>
        <w:t>sujeito a</w:t>
      </w:r>
      <w:r w:rsidR="009427DD" w:rsidRPr="00A3036C">
        <w:rPr>
          <w:rFonts w:ascii="Times New Roman" w:hAnsi="Times New Roman" w:cs="Times New Roman"/>
          <w:sz w:val="24"/>
          <w:szCs w:val="24"/>
        </w:rPr>
        <w:t xml:space="preserve"> a</w:t>
      </w:r>
      <w:r w:rsidR="00C75F0C" w:rsidRPr="00A3036C">
        <w:rPr>
          <w:rFonts w:ascii="Times New Roman" w:hAnsi="Times New Roman" w:cs="Times New Roman"/>
          <w:sz w:val="24"/>
          <w:szCs w:val="24"/>
        </w:rPr>
        <w:t>to</w:t>
      </w:r>
      <w:r w:rsidR="009427DD" w:rsidRPr="00A3036C">
        <w:rPr>
          <w:rFonts w:ascii="Times New Roman" w:hAnsi="Times New Roman" w:cs="Times New Roman"/>
          <w:sz w:val="24"/>
          <w:szCs w:val="24"/>
        </w:rPr>
        <w:t>s destrutiv</w:t>
      </w:r>
      <w:r w:rsidR="00C75F0C" w:rsidRPr="00A3036C">
        <w:rPr>
          <w:rFonts w:ascii="Times New Roman" w:hAnsi="Times New Roman" w:cs="Times New Roman"/>
          <w:sz w:val="24"/>
          <w:szCs w:val="24"/>
        </w:rPr>
        <w:t>o</w:t>
      </w:r>
      <w:r w:rsidR="009427DD" w:rsidRPr="00A3036C">
        <w:rPr>
          <w:rFonts w:ascii="Times New Roman" w:hAnsi="Times New Roman" w:cs="Times New Roman"/>
          <w:sz w:val="24"/>
          <w:szCs w:val="24"/>
        </w:rPr>
        <w:t>s</w:t>
      </w:r>
      <w:r w:rsidR="008C72D2" w:rsidRPr="00A3036C">
        <w:rPr>
          <w:rFonts w:ascii="Times New Roman" w:hAnsi="Times New Roman" w:cs="Times New Roman"/>
          <w:sz w:val="24"/>
          <w:szCs w:val="24"/>
        </w:rPr>
        <w:t>,</w:t>
      </w:r>
      <w:r w:rsidR="009427DD" w:rsidRPr="00A3036C">
        <w:rPr>
          <w:rFonts w:ascii="Times New Roman" w:hAnsi="Times New Roman" w:cs="Times New Roman"/>
          <w:sz w:val="24"/>
          <w:szCs w:val="24"/>
        </w:rPr>
        <w:t xml:space="preserve"> patrocinad</w:t>
      </w:r>
      <w:r w:rsidR="00C75F0C" w:rsidRPr="00A3036C">
        <w:rPr>
          <w:rFonts w:ascii="Times New Roman" w:hAnsi="Times New Roman" w:cs="Times New Roman"/>
          <w:sz w:val="24"/>
          <w:szCs w:val="24"/>
        </w:rPr>
        <w:t>o</w:t>
      </w:r>
      <w:r w:rsidR="009427DD" w:rsidRPr="00A3036C">
        <w:rPr>
          <w:rFonts w:ascii="Times New Roman" w:hAnsi="Times New Roman" w:cs="Times New Roman"/>
          <w:sz w:val="24"/>
          <w:szCs w:val="24"/>
        </w:rPr>
        <w:t xml:space="preserve">s pela </w:t>
      </w:r>
      <w:r w:rsidR="009427DD" w:rsidRPr="00A3036C">
        <w:rPr>
          <w:rFonts w:ascii="Times New Roman" w:hAnsi="Times New Roman" w:cs="Times New Roman"/>
          <w:i/>
          <w:iCs/>
          <w:sz w:val="24"/>
          <w:szCs w:val="24"/>
        </w:rPr>
        <w:t>ganância exploratória</w:t>
      </w:r>
      <w:r w:rsidR="00344B86" w:rsidRPr="00A3036C">
        <w:rPr>
          <w:rFonts w:ascii="Times New Roman" w:hAnsi="Times New Roman" w:cs="Times New Roman"/>
          <w:sz w:val="24"/>
          <w:szCs w:val="24"/>
        </w:rPr>
        <w:t xml:space="preserve"> d</w:t>
      </w:r>
      <w:r w:rsidR="00243C0C" w:rsidRPr="00A3036C">
        <w:rPr>
          <w:rFonts w:ascii="Times New Roman" w:hAnsi="Times New Roman" w:cs="Times New Roman"/>
          <w:sz w:val="24"/>
          <w:szCs w:val="24"/>
        </w:rPr>
        <w:t>os homens</w:t>
      </w:r>
      <w:r w:rsidR="00C75F0C" w:rsidRPr="00A3036C">
        <w:rPr>
          <w:rFonts w:ascii="Times New Roman" w:hAnsi="Times New Roman" w:cs="Times New Roman"/>
          <w:sz w:val="24"/>
          <w:szCs w:val="24"/>
        </w:rPr>
        <w:t>,</w:t>
      </w:r>
      <w:r w:rsidR="00243C0C" w:rsidRPr="00A3036C">
        <w:rPr>
          <w:rFonts w:ascii="Times New Roman" w:hAnsi="Times New Roman" w:cs="Times New Roman"/>
          <w:sz w:val="24"/>
          <w:szCs w:val="24"/>
        </w:rPr>
        <w:t xml:space="preserve"> segmentado</w:t>
      </w:r>
      <w:r w:rsidR="005C0F30" w:rsidRPr="00A3036C">
        <w:rPr>
          <w:rFonts w:ascii="Times New Roman" w:hAnsi="Times New Roman" w:cs="Times New Roman"/>
          <w:sz w:val="24"/>
          <w:szCs w:val="24"/>
        </w:rPr>
        <w:t>s na diversidade de atividades públicas e privadas em todos os patamares</w:t>
      </w:r>
      <w:r w:rsidR="009C0E15" w:rsidRPr="00A3036C">
        <w:rPr>
          <w:rFonts w:ascii="Times New Roman" w:hAnsi="Times New Roman" w:cs="Times New Roman"/>
          <w:sz w:val="24"/>
          <w:szCs w:val="24"/>
        </w:rPr>
        <w:t xml:space="preserve"> pertinentes</w:t>
      </w:r>
      <w:r w:rsidR="005C0F30" w:rsidRPr="00A3036C">
        <w:rPr>
          <w:rFonts w:ascii="Times New Roman" w:hAnsi="Times New Roman" w:cs="Times New Roman"/>
          <w:sz w:val="24"/>
          <w:szCs w:val="24"/>
        </w:rPr>
        <w:t>.</w:t>
      </w:r>
    </w:p>
    <w:p w14:paraId="1613A944" w14:textId="230E3BEB" w:rsidR="00B538FE" w:rsidRPr="00A3036C" w:rsidRDefault="00D6662F"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Aura do orbe, mediante os acontecimento</w:t>
      </w:r>
      <w:r w:rsidR="00704E10" w:rsidRPr="00A3036C">
        <w:rPr>
          <w:rFonts w:ascii="Times New Roman" w:hAnsi="Times New Roman" w:cs="Times New Roman"/>
          <w:sz w:val="24"/>
          <w:szCs w:val="24"/>
        </w:rPr>
        <w:t>s recentes</w:t>
      </w:r>
      <w:r w:rsidR="001155E6" w:rsidRPr="00A3036C">
        <w:rPr>
          <w:rFonts w:ascii="Times New Roman" w:hAnsi="Times New Roman" w:cs="Times New Roman"/>
          <w:sz w:val="24"/>
          <w:szCs w:val="24"/>
        </w:rPr>
        <w:t xml:space="preserve"> e </w:t>
      </w:r>
      <w:r w:rsidR="007E260E" w:rsidRPr="00A3036C">
        <w:rPr>
          <w:rFonts w:ascii="Times New Roman" w:hAnsi="Times New Roman" w:cs="Times New Roman"/>
          <w:sz w:val="24"/>
          <w:szCs w:val="24"/>
        </w:rPr>
        <w:t>pujantes</w:t>
      </w:r>
      <w:r w:rsidR="00871C41" w:rsidRPr="00A3036C">
        <w:rPr>
          <w:rFonts w:ascii="Times New Roman" w:hAnsi="Times New Roman" w:cs="Times New Roman"/>
          <w:sz w:val="24"/>
          <w:szCs w:val="24"/>
        </w:rPr>
        <w:t xml:space="preserve"> originados no livre arbítrio da humanidade, está carregada de energia</w:t>
      </w:r>
      <w:r w:rsidR="00251E5B" w:rsidRPr="00A3036C">
        <w:rPr>
          <w:rFonts w:ascii="Times New Roman" w:hAnsi="Times New Roman" w:cs="Times New Roman"/>
          <w:sz w:val="24"/>
          <w:szCs w:val="24"/>
        </w:rPr>
        <w:t>s vibracionais comprometedoras para a evolução prevista para a população terráque</w:t>
      </w:r>
      <w:r w:rsidR="00D55316" w:rsidRPr="00A3036C">
        <w:rPr>
          <w:rFonts w:ascii="Times New Roman" w:hAnsi="Times New Roman" w:cs="Times New Roman"/>
          <w:sz w:val="24"/>
          <w:szCs w:val="24"/>
        </w:rPr>
        <w:t>a desperta no egoísmo de sua consciência</w:t>
      </w:r>
      <w:r w:rsidR="00233B44" w:rsidRPr="00A3036C">
        <w:rPr>
          <w:rFonts w:ascii="Times New Roman" w:hAnsi="Times New Roman" w:cs="Times New Roman"/>
          <w:sz w:val="24"/>
          <w:szCs w:val="24"/>
        </w:rPr>
        <w:t>. Convidando humano</w:t>
      </w:r>
      <w:r w:rsidR="005E4339" w:rsidRPr="00A3036C">
        <w:rPr>
          <w:rFonts w:ascii="Times New Roman" w:hAnsi="Times New Roman" w:cs="Times New Roman"/>
          <w:sz w:val="24"/>
          <w:szCs w:val="24"/>
        </w:rPr>
        <w:t>s, homens híbridos, planetários, dimensionais e multidimensionais adormecidos a acordarem suas consciências</w:t>
      </w:r>
      <w:r w:rsidR="00167C13" w:rsidRPr="00A3036C">
        <w:rPr>
          <w:rFonts w:ascii="Times New Roman" w:hAnsi="Times New Roman" w:cs="Times New Roman"/>
          <w:sz w:val="24"/>
          <w:szCs w:val="24"/>
        </w:rPr>
        <w:t xml:space="preserve"> para trafegarem nas estrada</w:t>
      </w:r>
      <w:r w:rsidR="00FF31B0" w:rsidRPr="00A3036C">
        <w:rPr>
          <w:rFonts w:ascii="Times New Roman" w:hAnsi="Times New Roman" w:cs="Times New Roman"/>
          <w:sz w:val="24"/>
          <w:szCs w:val="24"/>
        </w:rPr>
        <w:t>s sentimentais desembocadas na unicidade formatada pela Lei universal do amor incondicional.</w:t>
      </w:r>
      <w:r w:rsidR="009F64DD" w:rsidRPr="00A3036C">
        <w:rPr>
          <w:rFonts w:ascii="Times New Roman" w:hAnsi="Times New Roman" w:cs="Times New Roman"/>
          <w:sz w:val="24"/>
          <w:szCs w:val="24"/>
        </w:rPr>
        <w:t xml:space="preserve"> No entanto, </w:t>
      </w:r>
      <w:r w:rsidR="009E0E78" w:rsidRPr="00A3036C">
        <w:rPr>
          <w:rFonts w:ascii="Times New Roman" w:hAnsi="Times New Roman" w:cs="Times New Roman"/>
          <w:i/>
          <w:iCs/>
          <w:sz w:val="24"/>
          <w:szCs w:val="24"/>
        </w:rPr>
        <w:t>a tríade da maldade humana</w:t>
      </w:r>
      <w:r w:rsidR="009E0E78" w:rsidRPr="00A3036C">
        <w:rPr>
          <w:rFonts w:ascii="Times New Roman" w:hAnsi="Times New Roman" w:cs="Times New Roman"/>
          <w:sz w:val="24"/>
          <w:szCs w:val="24"/>
        </w:rPr>
        <w:t xml:space="preserve">: </w:t>
      </w:r>
      <w:r w:rsidR="009E0E78" w:rsidRPr="00A3036C">
        <w:rPr>
          <w:rFonts w:ascii="Times New Roman" w:hAnsi="Times New Roman" w:cs="Times New Roman"/>
          <w:i/>
          <w:iCs/>
          <w:sz w:val="24"/>
          <w:szCs w:val="24"/>
        </w:rPr>
        <w:t>ego</w:t>
      </w:r>
      <w:r w:rsidR="009E0E78" w:rsidRPr="00A3036C">
        <w:rPr>
          <w:rFonts w:ascii="Times New Roman" w:hAnsi="Times New Roman" w:cs="Times New Roman"/>
          <w:sz w:val="24"/>
          <w:szCs w:val="24"/>
        </w:rPr>
        <w:t xml:space="preserve">, </w:t>
      </w:r>
      <w:r w:rsidR="009E0E78" w:rsidRPr="00A3036C">
        <w:rPr>
          <w:rFonts w:ascii="Times New Roman" w:hAnsi="Times New Roman" w:cs="Times New Roman"/>
          <w:i/>
          <w:iCs/>
          <w:sz w:val="24"/>
          <w:szCs w:val="24"/>
        </w:rPr>
        <w:t xml:space="preserve">ganância </w:t>
      </w:r>
      <w:r w:rsidR="009E0E78" w:rsidRPr="00A3036C">
        <w:rPr>
          <w:rFonts w:ascii="Times New Roman" w:hAnsi="Times New Roman" w:cs="Times New Roman"/>
          <w:sz w:val="24"/>
          <w:szCs w:val="24"/>
        </w:rPr>
        <w:t xml:space="preserve">e </w:t>
      </w:r>
      <w:r w:rsidR="009E0E78" w:rsidRPr="00A3036C">
        <w:rPr>
          <w:rFonts w:ascii="Times New Roman" w:hAnsi="Times New Roman" w:cs="Times New Roman"/>
          <w:i/>
          <w:iCs/>
          <w:sz w:val="24"/>
          <w:szCs w:val="24"/>
        </w:rPr>
        <w:t>medo</w:t>
      </w:r>
      <w:r w:rsidR="009E0E78" w:rsidRPr="00A3036C">
        <w:rPr>
          <w:rFonts w:ascii="Times New Roman" w:hAnsi="Times New Roman" w:cs="Times New Roman"/>
          <w:sz w:val="24"/>
          <w:szCs w:val="24"/>
        </w:rPr>
        <w:t xml:space="preserve"> </w:t>
      </w:r>
      <w:r w:rsidR="00B97814" w:rsidRPr="00A3036C">
        <w:rPr>
          <w:rFonts w:ascii="Times New Roman" w:hAnsi="Times New Roman" w:cs="Times New Roman"/>
          <w:sz w:val="24"/>
          <w:szCs w:val="24"/>
        </w:rPr>
        <w:t>deliberad</w:t>
      </w:r>
      <w:r w:rsidR="006F0F4A" w:rsidRPr="00A3036C">
        <w:rPr>
          <w:rFonts w:ascii="Times New Roman" w:hAnsi="Times New Roman" w:cs="Times New Roman"/>
          <w:sz w:val="24"/>
          <w:szCs w:val="24"/>
        </w:rPr>
        <w:t>a na vida terrícola, por ora</w:t>
      </w:r>
      <w:r w:rsidR="00506473" w:rsidRPr="00A3036C">
        <w:rPr>
          <w:rFonts w:ascii="Times New Roman" w:hAnsi="Times New Roman" w:cs="Times New Roman"/>
          <w:sz w:val="24"/>
          <w:szCs w:val="24"/>
        </w:rPr>
        <w:t xml:space="preserve">, continua contemplada pelo livre arbítrio </w:t>
      </w:r>
      <w:r w:rsidR="004C0C9D" w:rsidRPr="00A3036C">
        <w:rPr>
          <w:rFonts w:ascii="Times New Roman" w:hAnsi="Times New Roman" w:cs="Times New Roman"/>
          <w:sz w:val="24"/>
          <w:szCs w:val="24"/>
        </w:rPr>
        <w:t>terráqueo.</w:t>
      </w:r>
    </w:p>
    <w:p w14:paraId="2A64EDF2" w14:textId="226E846B" w:rsidR="004C0C9D" w:rsidRPr="00A3036C" w:rsidRDefault="004C0C9D"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Naturalizações de feminicídios, violências </w:t>
      </w:r>
      <w:r w:rsidR="008D3D76" w:rsidRPr="00A3036C">
        <w:rPr>
          <w:rFonts w:ascii="Times New Roman" w:hAnsi="Times New Roman" w:cs="Times New Roman"/>
          <w:sz w:val="24"/>
          <w:szCs w:val="24"/>
        </w:rPr>
        <w:t xml:space="preserve">governamentais e </w:t>
      </w:r>
      <w:r w:rsidRPr="00A3036C">
        <w:rPr>
          <w:rFonts w:ascii="Times New Roman" w:hAnsi="Times New Roman" w:cs="Times New Roman"/>
          <w:sz w:val="24"/>
          <w:szCs w:val="24"/>
        </w:rPr>
        <w:t>urbanas</w:t>
      </w:r>
      <w:r w:rsidR="00BB0EA7" w:rsidRPr="00A3036C">
        <w:rPr>
          <w:rFonts w:ascii="Times New Roman" w:hAnsi="Times New Roman" w:cs="Times New Roman"/>
          <w:sz w:val="24"/>
          <w:szCs w:val="24"/>
        </w:rPr>
        <w:t xml:space="preserve"> </w:t>
      </w:r>
      <w:r w:rsidR="001D3E58" w:rsidRPr="00A3036C">
        <w:rPr>
          <w:rFonts w:ascii="Times New Roman" w:hAnsi="Times New Roman" w:cs="Times New Roman"/>
          <w:sz w:val="24"/>
          <w:szCs w:val="24"/>
        </w:rPr>
        <w:t xml:space="preserve">aniquilam </w:t>
      </w:r>
      <w:r w:rsidR="00C52F03" w:rsidRPr="00A3036C">
        <w:rPr>
          <w:rFonts w:ascii="Times New Roman" w:hAnsi="Times New Roman" w:cs="Times New Roman"/>
          <w:sz w:val="24"/>
          <w:szCs w:val="24"/>
        </w:rPr>
        <w:t xml:space="preserve">existências </w:t>
      </w:r>
      <w:r w:rsidR="0028064E" w:rsidRPr="00A3036C">
        <w:rPr>
          <w:rFonts w:ascii="Times New Roman" w:hAnsi="Times New Roman" w:cs="Times New Roman"/>
          <w:sz w:val="24"/>
          <w:szCs w:val="24"/>
        </w:rPr>
        <w:t>inculpadas</w:t>
      </w:r>
      <w:r w:rsidR="00097DA7" w:rsidRPr="00A3036C">
        <w:rPr>
          <w:rFonts w:ascii="Times New Roman" w:hAnsi="Times New Roman" w:cs="Times New Roman"/>
          <w:sz w:val="24"/>
          <w:szCs w:val="24"/>
        </w:rPr>
        <w:t xml:space="preserve"> diariamente. Rotina </w:t>
      </w:r>
      <w:r w:rsidR="00B072C1" w:rsidRPr="00A3036C">
        <w:rPr>
          <w:rFonts w:ascii="Times New Roman" w:hAnsi="Times New Roman" w:cs="Times New Roman"/>
          <w:sz w:val="24"/>
          <w:szCs w:val="24"/>
        </w:rPr>
        <w:t>de selvagerias se estendem pelas ruas de metrópoles e cidade</w:t>
      </w:r>
      <w:r w:rsidR="00D61C16" w:rsidRPr="00A3036C">
        <w:rPr>
          <w:rFonts w:ascii="Times New Roman" w:hAnsi="Times New Roman" w:cs="Times New Roman"/>
          <w:sz w:val="24"/>
          <w:szCs w:val="24"/>
        </w:rPr>
        <w:t xml:space="preserve">s submetidas a </w:t>
      </w:r>
      <w:r w:rsidR="00347A9D" w:rsidRPr="00A3036C">
        <w:rPr>
          <w:rFonts w:ascii="Times New Roman" w:hAnsi="Times New Roman" w:cs="Times New Roman"/>
          <w:sz w:val="24"/>
          <w:szCs w:val="24"/>
        </w:rPr>
        <w:t>assassinatos,</w:t>
      </w:r>
      <w:r w:rsidR="00BC5387" w:rsidRPr="00A3036C">
        <w:rPr>
          <w:rFonts w:ascii="Times New Roman" w:hAnsi="Times New Roman" w:cs="Times New Roman"/>
          <w:sz w:val="24"/>
          <w:szCs w:val="24"/>
        </w:rPr>
        <w:t xml:space="preserve"> estelionatos,</w:t>
      </w:r>
      <w:r w:rsidR="00347A9D" w:rsidRPr="00A3036C">
        <w:rPr>
          <w:rFonts w:ascii="Times New Roman" w:hAnsi="Times New Roman" w:cs="Times New Roman"/>
          <w:sz w:val="24"/>
          <w:szCs w:val="24"/>
        </w:rPr>
        <w:t xml:space="preserve"> </w:t>
      </w:r>
      <w:r w:rsidR="00D61C16" w:rsidRPr="00A3036C">
        <w:rPr>
          <w:rFonts w:ascii="Times New Roman" w:hAnsi="Times New Roman" w:cs="Times New Roman"/>
          <w:sz w:val="24"/>
          <w:szCs w:val="24"/>
        </w:rPr>
        <w:t>furtos,</w:t>
      </w:r>
      <w:r w:rsidR="00347A9D" w:rsidRPr="00A3036C">
        <w:rPr>
          <w:rFonts w:ascii="Times New Roman" w:hAnsi="Times New Roman" w:cs="Times New Roman"/>
          <w:sz w:val="24"/>
          <w:szCs w:val="24"/>
        </w:rPr>
        <w:t xml:space="preserve"> homicídios,</w:t>
      </w:r>
      <w:r w:rsidR="00D61C16" w:rsidRPr="00A3036C">
        <w:rPr>
          <w:rFonts w:ascii="Times New Roman" w:hAnsi="Times New Roman" w:cs="Times New Roman"/>
          <w:sz w:val="24"/>
          <w:szCs w:val="24"/>
        </w:rPr>
        <w:t xml:space="preserve"> latrocínios</w:t>
      </w:r>
      <w:r w:rsidR="009E1F14" w:rsidRPr="00A3036C">
        <w:rPr>
          <w:rFonts w:ascii="Times New Roman" w:hAnsi="Times New Roman" w:cs="Times New Roman"/>
          <w:sz w:val="24"/>
          <w:szCs w:val="24"/>
        </w:rPr>
        <w:t xml:space="preserve">, </w:t>
      </w:r>
      <w:r w:rsidR="00AC3A61" w:rsidRPr="00A3036C">
        <w:rPr>
          <w:rFonts w:ascii="Times New Roman" w:hAnsi="Times New Roman" w:cs="Times New Roman"/>
          <w:sz w:val="24"/>
          <w:szCs w:val="24"/>
        </w:rPr>
        <w:t>pancadarias, roubos, sequestros</w:t>
      </w:r>
      <w:r w:rsidR="00497FE1" w:rsidRPr="00A3036C">
        <w:rPr>
          <w:rFonts w:ascii="Times New Roman" w:hAnsi="Times New Roman" w:cs="Times New Roman"/>
          <w:sz w:val="24"/>
          <w:szCs w:val="24"/>
        </w:rPr>
        <w:t xml:space="preserve"> e cr</w:t>
      </w:r>
      <w:r w:rsidR="007F2357" w:rsidRPr="00A3036C">
        <w:rPr>
          <w:rFonts w:ascii="Times New Roman" w:hAnsi="Times New Roman" w:cs="Times New Roman"/>
          <w:sz w:val="24"/>
          <w:szCs w:val="24"/>
        </w:rPr>
        <w:t xml:space="preserve">imes aviltantes </w:t>
      </w:r>
      <w:r w:rsidR="00C20095" w:rsidRPr="00A3036C">
        <w:rPr>
          <w:rFonts w:ascii="Times New Roman" w:hAnsi="Times New Roman" w:cs="Times New Roman"/>
          <w:sz w:val="24"/>
          <w:szCs w:val="24"/>
        </w:rPr>
        <w:t xml:space="preserve">a </w:t>
      </w:r>
      <w:r w:rsidR="00E64EF8" w:rsidRPr="00A3036C">
        <w:rPr>
          <w:rFonts w:ascii="Times New Roman" w:hAnsi="Times New Roman" w:cs="Times New Roman"/>
          <w:sz w:val="24"/>
          <w:szCs w:val="24"/>
        </w:rPr>
        <w:t>hombri</w:t>
      </w:r>
      <w:r w:rsidR="00C20095" w:rsidRPr="00A3036C">
        <w:rPr>
          <w:rFonts w:ascii="Times New Roman" w:hAnsi="Times New Roman" w:cs="Times New Roman"/>
          <w:sz w:val="24"/>
          <w:szCs w:val="24"/>
        </w:rPr>
        <w:t>dade humana.</w:t>
      </w:r>
    </w:p>
    <w:p w14:paraId="67CF9472" w14:textId="0D992462" w:rsidR="00254A7F" w:rsidRPr="00A3036C" w:rsidRDefault="00C20095"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Mundo caminha p</w:t>
      </w:r>
      <w:r w:rsidR="00AB3C7F" w:rsidRPr="00A3036C">
        <w:rPr>
          <w:rFonts w:ascii="Times New Roman" w:hAnsi="Times New Roman" w:cs="Times New Roman"/>
          <w:sz w:val="24"/>
          <w:szCs w:val="24"/>
        </w:rPr>
        <w:t xml:space="preserve">ara </w:t>
      </w:r>
      <w:r w:rsidR="003503AA" w:rsidRPr="00A3036C">
        <w:rPr>
          <w:rFonts w:ascii="Times New Roman" w:hAnsi="Times New Roman" w:cs="Times New Roman"/>
          <w:sz w:val="24"/>
          <w:szCs w:val="24"/>
        </w:rPr>
        <w:t>posterga</w:t>
      </w:r>
      <w:r w:rsidR="00AB3C7F" w:rsidRPr="00A3036C">
        <w:rPr>
          <w:rFonts w:ascii="Times New Roman" w:hAnsi="Times New Roman" w:cs="Times New Roman"/>
          <w:sz w:val="24"/>
          <w:szCs w:val="24"/>
        </w:rPr>
        <w:t>ção do Sistema Terra, caso sua população</w:t>
      </w:r>
      <w:r w:rsidR="003503AA" w:rsidRPr="00A3036C">
        <w:rPr>
          <w:rFonts w:ascii="Times New Roman" w:hAnsi="Times New Roman" w:cs="Times New Roman"/>
          <w:sz w:val="24"/>
          <w:szCs w:val="24"/>
        </w:rPr>
        <w:t xml:space="preserve"> persista</w:t>
      </w:r>
      <w:r w:rsidR="006A047E" w:rsidRPr="00A3036C">
        <w:rPr>
          <w:rFonts w:ascii="Times New Roman" w:hAnsi="Times New Roman" w:cs="Times New Roman"/>
          <w:sz w:val="24"/>
          <w:szCs w:val="24"/>
        </w:rPr>
        <w:t xml:space="preserve"> </w:t>
      </w:r>
      <w:r w:rsidR="001548C0" w:rsidRPr="00A3036C">
        <w:rPr>
          <w:rFonts w:ascii="Times New Roman" w:hAnsi="Times New Roman" w:cs="Times New Roman"/>
          <w:sz w:val="24"/>
          <w:szCs w:val="24"/>
        </w:rPr>
        <w:t>e não grite pela sua liberdade da prisão</w:t>
      </w:r>
      <w:r w:rsidR="006E1215" w:rsidRPr="00A3036C">
        <w:rPr>
          <w:rFonts w:ascii="Times New Roman" w:hAnsi="Times New Roman" w:cs="Times New Roman"/>
          <w:sz w:val="24"/>
          <w:szCs w:val="24"/>
        </w:rPr>
        <w:t xml:space="preserve"> imposta </w:t>
      </w:r>
      <w:r w:rsidR="00B04499" w:rsidRPr="00A3036C">
        <w:rPr>
          <w:rFonts w:ascii="Times New Roman" w:hAnsi="Times New Roman" w:cs="Times New Roman"/>
          <w:sz w:val="24"/>
          <w:szCs w:val="24"/>
        </w:rPr>
        <w:t>e</w:t>
      </w:r>
      <w:r w:rsidR="00BA2814" w:rsidRPr="00A3036C">
        <w:rPr>
          <w:rFonts w:ascii="Times New Roman" w:hAnsi="Times New Roman" w:cs="Times New Roman"/>
          <w:sz w:val="24"/>
          <w:szCs w:val="24"/>
        </w:rPr>
        <w:t xml:space="preserve"> </w:t>
      </w:r>
      <w:r w:rsidR="00D86290" w:rsidRPr="00A3036C">
        <w:rPr>
          <w:rFonts w:ascii="Times New Roman" w:hAnsi="Times New Roman" w:cs="Times New Roman"/>
          <w:sz w:val="24"/>
          <w:szCs w:val="24"/>
        </w:rPr>
        <w:t>fortalecid</w:t>
      </w:r>
      <w:r w:rsidR="00B04499" w:rsidRPr="00A3036C">
        <w:rPr>
          <w:rFonts w:ascii="Times New Roman" w:hAnsi="Times New Roman" w:cs="Times New Roman"/>
          <w:sz w:val="24"/>
          <w:szCs w:val="24"/>
        </w:rPr>
        <w:t>a</w:t>
      </w:r>
      <w:r w:rsidR="00D86290" w:rsidRPr="00A3036C">
        <w:rPr>
          <w:rFonts w:ascii="Times New Roman" w:hAnsi="Times New Roman" w:cs="Times New Roman"/>
          <w:sz w:val="24"/>
          <w:szCs w:val="24"/>
        </w:rPr>
        <w:t xml:space="preserve"> pelo descaso</w:t>
      </w:r>
      <w:r w:rsidR="009926B9" w:rsidRPr="00A3036C">
        <w:rPr>
          <w:rFonts w:ascii="Times New Roman" w:hAnsi="Times New Roman" w:cs="Times New Roman"/>
          <w:sz w:val="24"/>
          <w:szCs w:val="24"/>
        </w:rPr>
        <w:t xml:space="preserve"> do </w:t>
      </w:r>
      <w:r w:rsidR="00677D08" w:rsidRPr="00A3036C">
        <w:rPr>
          <w:rFonts w:ascii="Times New Roman" w:hAnsi="Times New Roman" w:cs="Times New Roman"/>
          <w:sz w:val="24"/>
          <w:szCs w:val="24"/>
        </w:rPr>
        <w:t>terráqueo apegado a vida materializad</w:t>
      </w:r>
      <w:r w:rsidR="00413E16" w:rsidRPr="00A3036C">
        <w:rPr>
          <w:rFonts w:ascii="Times New Roman" w:hAnsi="Times New Roman" w:cs="Times New Roman"/>
          <w:sz w:val="24"/>
          <w:szCs w:val="24"/>
        </w:rPr>
        <w:t>a</w:t>
      </w:r>
      <w:r w:rsidR="009A2DB7" w:rsidRPr="00A3036C">
        <w:rPr>
          <w:rFonts w:ascii="Times New Roman" w:hAnsi="Times New Roman" w:cs="Times New Roman"/>
          <w:sz w:val="24"/>
          <w:szCs w:val="24"/>
        </w:rPr>
        <w:t xml:space="preserve">. </w:t>
      </w:r>
      <w:r w:rsidR="009259E7" w:rsidRPr="00A3036C">
        <w:rPr>
          <w:rFonts w:ascii="Times New Roman" w:hAnsi="Times New Roman" w:cs="Times New Roman"/>
          <w:sz w:val="24"/>
          <w:szCs w:val="24"/>
        </w:rPr>
        <w:t>Submissos ao</w:t>
      </w:r>
      <w:r w:rsidR="00413E16" w:rsidRPr="00A3036C">
        <w:rPr>
          <w:rFonts w:ascii="Times New Roman" w:hAnsi="Times New Roman" w:cs="Times New Roman"/>
          <w:sz w:val="24"/>
          <w:szCs w:val="24"/>
        </w:rPr>
        <w:t xml:space="preserve"> processo reencarnatório</w:t>
      </w:r>
      <w:r w:rsidR="00A27615" w:rsidRPr="00A3036C">
        <w:rPr>
          <w:rFonts w:ascii="Times New Roman" w:hAnsi="Times New Roman" w:cs="Times New Roman"/>
          <w:sz w:val="24"/>
          <w:szCs w:val="24"/>
        </w:rPr>
        <w:t xml:space="preserve"> esvaziado no véu do </w:t>
      </w:r>
      <w:r w:rsidR="00A27615" w:rsidRPr="00A3036C">
        <w:rPr>
          <w:rFonts w:ascii="Times New Roman" w:hAnsi="Times New Roman" w:cs="Times New Roman"/>
          <w:sz w:val="24"/>
          <w:szCs w:val="24"/>
        </w:rPr>
        <w:lastRenderedPageBreak/>
        <w:t>esquecimento</w:t>
      </w:r>
      <w:r w:rsidR="0003012C" w:rsidRPr="00A3036C">
        <w:rPr>
          <w:rFonts w:ascii="Times New Roman" w:hAnsi="Times New Roman" w:cs="Times New Roman"/>
          <w:sz w:val="24"/>
          <w:szCs w:val="24"/>
        </w:rPr>
        <w:t xml:space="preserve"> e sujeito aos pilares si</w:t>
      </w:r>
      <w:r w:rsidR="00EB1ED9" w:rsidRPr="00A3036C">
        <w:rPr>
          <w:rFonts w:ascii="Times New Roman" w:hAnsi="Times New Roman" w:cs="Times New Roman"/>
          <w:sz w:val="24"/>
          <w:szCs w:val="24"/>
        </w:rPr>
        <w:t>stêmicos: governo, religião, mídia e educação.</w:t>
      </w:r>
      <w:r w:rsidR="00842EF3" w:rsidRPr="00A3036C">
        <w:rPr>
          <w:rFonts w:ascii="Times New Roman" w:hAnsi="Times New Roman" w:cs="Times New Roman"/>
          <w:sz w:val="24"/>
          <w:szCs w:val="24"/>
        </w:rPr>
        <w:t xml:space="preserve"> Mesmo assim,</w:t>
      </w:r>
      <w:r w:rsidR="00F85507" w:rsidRPr="00A3036C">
        <w:rPr>
          <w:rFonts w:ascii="Times New Roman" w:hAnsi="Times New Roman" w:cs="Times New Roman"/>
          <w:sz w:val="24"/>
          <w:szCs w:val="24"/>
        </w:rPr>
        <w:t xml:space="preserve"> </w:t>
      </w:r>
      <w:r w:rsidR="009A1541" w:rsidRPr="00A3036C">
        <w:rPr>
          <w:rFonts w:ascii="Times New Roman" w:hAnsi="Times New Roman" w:cs="Times New Roman"/>
          <w:sz w:val="24"/>
          <w:szCs w:val="24"/>
        </w:rPr>
        <w:t>sere</w:t>
      </w:r>
      <w:r w:rsidR="00F85507" w:rsidRPr="00A3036C">
        <w:rPr>
          <w:rFonts w:ascii="Times New Roman" w:hAnsi="Times New Roman" w:cs="Times New Roman"/>
          <w:sz w:val="24"/>
          <w:szCs w:val="24"/>
        </w:rPr>
        <w:t>s</w:t>
      </w:r>
      <w:r w:rsidR="009E76D7" w:rsidRPr="00A3036C">
        <w:rPr>
          <w:rFonts w:ascii="Times New Roman" w:hAnsi="Times New Roman" w:cs="Times New Roman"/>
          <w:sz w:val="24"/>
          <w:szCs w:val="24"/>
        </w:rPr>
        <w:t>, conscientes, atingem a estrada de maturidad</w:t>
      </w:r>
      <w:r w:rsidR="00230354" w:rsidRPr="00A3036C">
        <w:rPr>
          <w:rFonts w:ascii="Times New Roman" w:hAnsi="Times New Roman" w:cs="Times New Roman"/>
          <w:sz w:val="24"/>
          <w:szCs w:val="24"/>
        </w:rPr>
        <w:t>e evolutiva</w:t>
      </w:r>
      <w:r w:rsidR="0076645A" w:rsidRPr="00A3036C">
        <w:rPr>
          <w:rFonts w:ascii="Times New Roman" w:hAnsi="Times New Roman" w:cs="Times New Roman"/>
          <w:sz w:val="24"/>
          <w:szCs w:val="24"/>
        </w:rPr>
        <w:t xml:space="preserve"> transitória </w:t>
      </w:r>
      <w:r w:rsidR="00B916DF" w:rsidRPr="00A3036C">
        <w:rPr>
          <w:rFonts w:ascii="Times New Roman" w:hAnsi="Times New Roman" w:cs="Times New Roman"/>
          <w:sz w:val="24"/>
          <w:szCs w:val="24"/>
        </w:rPr>
        <w:t>d</w:t>
      </w:r>
      <w:r w:rsidR="0076645A" w:rsidRPr="00A3036C">
        <w:rPr>
          <w:rFonts w:ascii="Times New Roman" w:hAnsi="Times New Roman" w:cs="Times New Roman"/>
          <w:sz w:val="24"/>
          <w:szCs w:val="24"/>
        </w:rPr>
        <w:t xml:space="preserve">o </w:t>
      </w:r>
      <w:r w:rsidR="0076645A" w:rsidRPr="00A3036C">
        <w:rPr>
          <w:rFonts w:ascii="Times New Roman" w:hAnsi="Times New Roman" w:cs="Times New Roman"/>
          <w:i/>
          <w:iCs/>
          <w:sz w:val="24"/>
          <w:szCs w:val="24"/>
        </w:rPr>
        <w:t>quinto</w:t>
      </w:r>
      <w:r w:rsidR="00F56128" w:rsidRPr="00A3036C">
        <w:rPr>
          <w:rFonts w:ascii="Times New Roman" w:hAnsi="Times New Roman" w:cs="Times New Roman"/>
          <w:i/>
          <w:iCs/>
          <w:sz w:val="24"/>
          <w:szCs w:val="24"/>
        </w:rPr>
        <w:t xml:space="preserve"> </w:t>
      </w:r>
      <w:r w:rsidR="00F56128" w:rsidRPr="00A3036C">
        <w:rPr>
          <w:rFonts w:ascii="Times New Roman" w:hAnsi="Times New Roman" w:cs="Times New Roman"/>
          <w:sz w:val="24"/>
          <w:szCs w:val="24"/>
        </w:rPr>
        <w:t xml:space="preserve">ao </w:t>
      </w:r>
      <w:r w:rsidR="00F56128" w:rsidRPr="00A3036C">
        <w:rPr>
          <w:rFonts w:ascii="Times New Roman" w:hAnsi="Times New Roman" w:cs="Times New Roman"/>
          <w:i/>
          <w:iCs/>
          <w:sz w:val="24"/>
          <w:szCs w:val="24"/>
        </w:rPr>
        <w:t>décimo segundo</w:t>
      </w:r>
      <w:r w:rsidR="0076645A" w:rsidRPr="00A3036C">
        <w:rPr>
          <w:rFonts w:ascii="Times New Roman" w:hAnsi="Times New Roman" w:cs="Times New Roman"/>
          <w:i/>
          <w:iCs/>
          <w:sz w:val="24"/>
          <w:szCs w:val="24"/>
        </w:rPr>
        <w:t xml:space="preserve"> plano</w:t>
      </w:r>
      <w:r w:rsidR="00F56128" w:rsidRPr="00A3036C">
        <w:rPr>
          <w:rFonts w:ascii="Times New Roman" w:hAnsi="Times New Roman" w:cs="Times New Roman"/>
          <w:i/>
          <w:iCs/>
          <w:sz w:val="24"/>
          <w:szCs w:val="24"/>
        </w:rPr>
        <w:t>s</w:t>
      </w:r>
      <w:r w:rsidR="0076645A" w:rsidRPr="00A3036C">
        <w:rPr>
          <w:rFonts w:ascii="Times New Roman" w:hAnsi="Times New Roman" w:cs="Times New Roman"/>
          <w:i/>
          <w:iCs/>
          <w:sz w:val="24"/>
          <w:szCs w:val="24"/>
        </w:rPr>
        <w:t xml:space="preserve"> terráqueo</w:t>
      </w:r>
      <w:r w:rsidR="00F56128" w:rsidRPr="00A3036C">
        <w:rPr>
          <w:rFonts w:ascii="Times New Roman" w:hAnsi="Times New Roman" w:cs="Times New Roman"/>
          <w:i/>
          <w:iCs/>
          <w:sz w:val="24"/>
          <w:szCs w:val="24"/>
        </w:rPr>
        <w:t>s</w:t>
      </w:r>
      <w:r w:rsidR="0076645A" w:rsidRPr="00A3036C">
        <w:rPr>
          <w:rFonts w:ascii="Times New Roman" w:hAnsi="Times New Roman" w:cs="Times New Roman"/>
          <w:i/>
          <w:iCs/>
          <w:sz w:val="24"/>
          <w:szCs w:val="24"/>
        </w:rPr>
        <w:t xml:space="preserve"> </w:t>
      </w:r>
      <w:r w:rsidR="00EE4BBB" w:rsidRPr="00A3036C">
        <w:rPr>
          <w:rFonts w:ascii="Times New Roman" w:hAnsi="Times New Roman" w:cs="Times New Roman"/>
          <w:sz w:val="24"/>
          <w:szCs w:val="24"/>
        </w:rPr>
        <w:t>delineado</w:t>
      </w:r>
      <w:r w:rsidR="00C91D70" w:rsidRPr="00A3036C">
        <w:rPr>
          <w:rFonts w:ascii="Times New Roman" w:hAnsi="Times New Roman" w:cs="Times New Roman"/>
          <w:sz w:val="24"/>
          <w:szCs w:val="24"/>
        </w:rPr>
        <w:t>s</w:t>
      </w:r>
      <w:r w:rsidR="00EE4BBB" w:rsidRPr="00A3036C">
        <w:rPr>
          <w:rFonts w:ascii="Times New Roman" w:hAnsi="Times New Roman" w:cs="Times New Roman"/>
          <w:sz w:val="24"/>
          <w:szCs w:val="24"/>
        </w:rPr>
        <w:t xml:space="preserve"> como quinta</w:t>
      </w:r>
      <w:r w:rsidR="00C91D70" w:rsidRPr="00A3036C">
        <w:rPr>
          <w:rFonts w:ascii="Times New Roman" w:hAnsi="Times New Roman" w:cs="Times New Roman"/>
          <w:sz w:val="24"/>
          <w:szCs w:val="24"/>
        </w:rPr>
        <w:t xml:space="preserve"> até décima segunda</w:t>
      </w:r>
      <w:r w:rsidR="00EE4BBB" w:rsidRPr="00A3036C">
        <w:rPr>
          <w:rFonts w:ascii="Times New Roman" w:hAnsi="Times New Roman" w:cs="Times New Roman"/>
          <w:sz w:val="24"/>
          <w:szCs w:val="24"/>
        </w:rPr>
        <w:t xml:space="preserve"> dimensão.</w:t>
      </w:r>
      <w:r w:rsidR="00661EDB" w:rsidRPr="00A3036C">
        <w:rPr>
          <w:rFonts w:ascii="Times New Roman" w:hAnsi="Times New Roman" w:cs="Times New Roman"/>
          <w:sz w:val="24"/>
          <w:szCs w:val="24"/>
        </w:rPr>
        <w:t xml:space="preserve"> Alan Kardec, Bezerra de Menezes, </w:t>
      </w:r>
      <w:r w:rsidR="003F64C3" w:rsidRPr="00A3036C">
        <w:rPr>
          <w:rFonts w:ascii="Times New Roman" w:hAnsi="Times New Roman" w:cs="Times New Roman"/>
          <w:sz w:val="24"/>
          <w:szCs w:val="24"/>
        </w:rPr>
        <w:t xml:space="preserve">Buda, </w:t>
      </w:r>
      <w:r w:rsidR="00661EDB" w:rsidRPr="00A3036C">
        <w:rPr>
          <w:rFonts w:ascii="Times New Roman" w:hAnsi="Times New Roman" w:cs="Times New Roman"/>
          <w:sz w:val="24"/>
          <w:szCs w:val="24"/>
        </w:rPr>
        <w:t>Chico Xavie</w:t>
      </w:r>
      <w:r w:rsidR="00B44D8F" w:rsidRPr="00A3036C">
        <w:rPr>
          <w:rFonts w:ascii="Times New Roman" w:hAnsi="Times New Roman" w:cs="Times New Roman"/>
          <w:sz w:val="24"/>
          <w:szCs w:val="24"/>
        </w:rPr>
        <w:t>r</w:t>
      </w:r>
      <w:r w:rsidR="00867B99" w:rsidRPr="00A3036C">
        <w:rPr>
          <w:rFonts w:ascii="Times New Roman" w:hAnsi="Times New Roman" w:cs="Times New Roman"/>
          <w:sz w:val="24"/>
          <w:szCs w:val="24"/>
        </w:rPr>
        <w:t xml:space="preserve">, </w:t>
      </w:r>
      <w:r w:rsidR="0020044D" w:rsidRPr="00A3036C">
        <w:rPr>
          <w:rFonts w:ascii="Times New Roman" w:hAnsi="Times New Roman" w:cs="Times New Roman"/>
          <w:sz w:val="24"/>
          <w:szCs w:val="24"/>
        </w:rPr>
        <w:t>Ghandi</w:t>
      </w:r>
      <w:r w:rsidR="00D53DEC" w:rsidRPr="00A3036C">
        <w:rPr>
          <w:rFonts w:ascii="Times New Roman" w:hAnsi="Times New Roman" w:cs="Times New Roman"/>
          <w:sz w:val="24"/>
          <w:szCs w:val="24"/>
        </w:rPr>
        <w:t>, Mandela</w:t>
      </w:r>
      <w:r w:rsidR="003F64C3" w:rsidRPr="00A3036C">
        <w:rPr>
          <w:rFonts w:ascii="Times New Roman" w:hAnsi="Times New Roman" w:cs="Times New Roman"/>
          <w:sz w:val="24"/>
          <w:szCs w:val="24"/>
        </w:rPr>
        <w:t>,</w:t>
      </w:r>
      <w:r w:rsidR="005A7F9D" w:rsidRPr="00A3036C">
        <w:rPr>
          <w:rFonts w:ascii="Times New Roman" w:hAnsi="Times New Roman" w:cs="Times New Roman"/>
          <w:sz w:val="24"/>
          <w:szCs w:val="24"/>
        </w:rPr>
        <w:t xml:space="preserve"> Madre Tereza de Calcutá</w:t>
      </w:r>
      <w:r w:rsidR="00FF10A3" w:rsidRPr="00A3036C">
        <w:rPr>
          <w:rFonts w:ascii="Times New Roman" w:hAnsi="Times New Roman" w:cs="Times New Roman"/>
          <w:sz w:val="24"/>
          <w:szCs w:val="24"/>
        </w:rPr>
        <w:t>,</w:t>
      </w:r>
      <w:r w:rsidR="00332E25" w:rsidRPr="00A3036C">
        <w:rPr>
          <w:rFonts w:ascii="Times New Roman" w:hAnsi="Times New Roman" w:cs="Times New Roman"/>
          <w:sz w:val="24"/>
          <w:szCs w:val="24"/>
        </w:rPr>
        <w:t xml:space="preserve"> entre outros personagens histórico</w:t>
      </w:r>
      <w:r w:rsidR="00B977E5" w:rsidRPr="00A3036C">
        <w:rPr>
          <w:rFonts w:ascii="Times New Roman" w:hAnsi="Times New Roman" w:cs="Times New Roman"/>
          <w:sz w:val="24"/>
          <w:szCs w:val="24"/>
        </w:rPr>
        <w:t>s</w:t>
      </w:r>
      <w:r w:rsidR="00FF10A3" w:rsidRPr="00A3036C">
        <w:rPr>
          <w:rFonts w:ascii="Times New Roman" w:hAnsi="Times New Roman" w:cs="Times New Roman"/>
          <w:sz w:val="24"/>
          <w:szCs w:val="24"/>
        </w:rPr>
        <w:t>,</w:t>
      </w:r>
      <w:r w:rsidR="00B977E5" w:rsidRPr="00A3036C">
        <w:rPr>
          <w:rFonts w:ascii="Times New Roman" w:hAnsi="Times New Roman" w:cs="Times New Roman"/>
          <w:sz w:val="24"/>
          <w:szCs w:val="24"/>
        </w:rPr>
        <w:t xml:space="preserve"> movidos por causas fidedignas,</w:t>
      </w:r>
      <w:r w:rsidR="00A972AE" w:rsidRPr="00A3036C">
        <w:rPr>
          <w:rFonts w:ascii="Times New Roman" w:hAnsi="Times New Roman" w:cs="Times New Roman"/>
          <w:sz w:val="24"/>
          <w:szCs w:val="24"/>
        </w:rPr>
        <w:t xml:space="preserve"> </w:t>
      </w:r>
      <w:r w:rsidR="00D53DEC" w:rsidRPr="00A3036C">
        <w:rPr>
          <w:rFonts w:ascii="Times New Roman" w:hAnsi="Times New Roman" w:cs="Times New Roman"/>
          <w:sz w:val="24"/>
          <w:szCs w:val="24"/>
        </w:rPr>
        <w:t xml:space="preserve"> </w:t>
      </w:r>
      <w:r w:rsidR="00867B99" w:rsidRPr="00A3036C">
        <w:rPr>
          <w:rFonts w:ascii="Times New Roman" w:hAnsi="Times New Roman" w:cs="Times New Roman"/>
          <w:sz w:val="24"/>
          <w:szCs w:val="24"/>
        </w:rPr>
        <w:t>humanos, homens híbridos, planetários, dimensionais, multidimensionai</w:t>
      </w:r>
      <w:r w:rsidR="00D84977" w:rsidRPr="00A3036C">
        <w:rPr>
          <w:rFonts w:ascii="Times New Roman" w:hAnsi="Times New Roman" w:cs="Times New Roman"/>
          <w:sz w:val="24"/>
          <w:szCs w:val="24"/>
        </w:rPr>
        <w:t>s</w:t>
      </w:r>
      <w:r w:rsidR="00B44D8F" w:rsidRPr="00A3036C">
        <w:rPr>
          <w:rFonts w:ascii="Times New Roman" w:hAnsi="Times New Roman" w:cs="Times New Roman"/>
          <w:sz w:val="24"/>
          <w:szCs w:val="24"/>
        </w:rPr>
        <w:t xml:space="preserve"> e o próprio, Jesus Cristo nos </w:t>
      </w:r>
      <w:r w:rsidR="00AE04D0" w:rsidRPr="00A3036C">
        <w:rPr>
          <w:rFonts w:ascii="Times New Roman" w:hAnsi="Times New Roman" w:cs="Times New Roman"/>
          <w:sz w:val="24"/>
          <w:szCs w:val="24"/>
        </w:rPr>
        <w:t>alertam</w:t>
      </w:r>
      <w:r w:rsidR="00D84977" w:rsidRPr="00A3036C">
        <w:rPr>
          <w:rFonts w:ascii="Times New Roman" w:hAnsi="Times New Roman" w:cs="Times New Roman"/>
          <w:sz w:val="24"/>
          <w:szCs w:val="24"/>
        </w:rPr>
        <w:t xml:space="preserve">, </w:t>
      </w:r>
      <w:r w:rsidR="00B00B90" w:rsidRPr="00A3036C">
        <w:rPr>
          <w:rFonts w:ascii="Times New Roman" w:hAnsi="Times New Roman" w:cs="Times New Roman"/>
          <w:sz w:val="24"/>
          <w:szCs w:val="24"/>
        </w:rPr>
        <w:t xml:space="preserve">intuitivamente, </w:t>
      </w:r>
      <w:r w:rsidR="00D84977" w:rsidRPr="00A3036C">
        <w:rPr>
          <w:rFonts w:ascii="Times New Roman" w:hAnsi="Times New Roman" w:cs="Times New Roman"/>
          <w:sz w:val="24"/>
          <w:szCs w:val="24"/>
        </w:rPr>
        <w:t>cotidianamente,</w:t>
      </w:r>
      <w:r w:rsidR="00AE04D0" w:rsidRPr="00A3036C">
        <w:rPr>
          <w:rFonts w:ascii="Times New Roman" w:hAnsi="Times New Roman" w:cs="Times New Roman"/>
          <w:sz w:val="24"/>
          <w:szCs w:val="24"/>
        </w:rPr>
        <w:t xml:space="preserve"> sobre </w:t>
      </w:r>
      <w:r w:rsidR="00AE04D0" w:rsidRPr="00A3036C">
        <w:rPr>
          <w:rFonts w:ascii="Times New Roman" w:hAnsi="Times New Roman" w:cs="Times New Roman"/>
          <w:i/>
          <w:iCs/>
          <w:sz w:val="24"/>
          <w:szCs w:val="24"/>
        </w:rPr>
        <w:t>os falsos profetas</w:t>
      </w:r>
      <w:r w:rsidR="00543B80" w:rsidRPr="00A3036C">
        <w:rPr>
          <w:rFonts w:ascii="Times New Roman" w:hAnsi="Times New Roman" w:cs="Times New Roman"/>
          <w:sz w:val="24"/>
          <w:szCs w:val="24"/>
        </w:rPr>
        <w:t>.</w:t>
      </w:r>
      <w:r w:rsidR="00543B80" w:rsidRPr="00A3036C">
        <w:rPr>
          <w:rFonts w:ascii="Times New Roman" w:hAnsi="Times New Roman" w:cs="Times New Roman"/>
          <w:i/>
          <w:iCs/>
          <w:sz w:val="24"/>
          <w:szCs w:val="24"/>
        </w:rPr>
        <w:t xml:space="preserve"> </w:t>
      </w:r>
      <w:r w:rsidR="00543B80" w:rsidRPr="00A3036C">
        <w:rPr>
          <w:rFonts w:ascii="Times New Roman" w:hAnsi="Times New Roman" w:cs="Times New Roman"/>
          <w:sz w:val="24"/>
          <w:szCs w:val="24"/>
        </w:rPr>
        <w:t>E</w:t>
      </w:r>
      <w:r w:rsidR="00911A96" w:rsidRPr="00A3036C">
        <w:rPr>
          <w:rFonts w:ascii="Times New Roman" w:hAnsi="Times New Roman" w:cs="Times New Roman"/>
          <w:sz w:val="24"/>
          <w:szCs w:val="24"/>
        </w:rPr>
        <w:t>,</w:t>
      </w:r>
      <w:r w:rsidR="008E7D17" w:rsidRPr="00A3036C">
        <w:rPr>
          <w:rFonts w:ascii="Times New Roman" w:hAnsi="Times New Roman" w:cs="Times New Roman"/>
          <w:sz w:val="24"/>
          <w:szCs w:val="24"/>
        </w:rPr>
        <w:t xml:space="preserve"> nos indicam a eternidade</w:t>
      </w:r>
      <w:r w:rsidR="00544604" w:rsidRPr="00A3036C">
        <w:rPr>
          <w:rFonts w:ascii="Times New Roman" w:hAnsi="Times New Roman" w:cs="Times New Roman"/>
          <w:sz w:val="24"/>
          <w:szCs w:val="24"/>
        </w:rPr>
        <w:t xml:space="preserve"> a ser conquistada pela transmutação mental, física e espiritual</w:t>
      </w:r>
      <w:r w:rsidR="00DF49E8" w:rsidRPr="00A3036C">
        <w:rPr>
          <w:rFonts w:ascii="Times New Roman" w:hAnsi="Times New Roman" w:cs="Times New Roman"/>
          <w:sz w:val="24"/>
          <w:szCs w:val="24"/>
        </w:rPr>
        <w:t xml:space="preserve"> a estes planos</w:t>
      </w:r>
      <w:r w:rsidR="0002096F" w:rsidRPr="00A3036C">
        <w:rPr>
          <w:rFonts w:ascii="Times New Roman" w:hAnsi="Times New Roman" w:cs="Times New Roman"/>
          <w:sz w:val="24"/>
          <w:szCs w:val="24"/>
        </w:rPr>
        <w:t xml:space="preserve">, </w:t>
      </w:r>
      <w:r w:rsidR="004E6E13" w:rsidRPr="00A3036C">
        <w:rPr>
          <w:rFonts w:ascii="Times New Roman" w:hAnsi="Times New Roman" w:cs="Times New Roman"/>
          <w:sz w:val="24"/>
          <w:szCs w:val="24"/>
        </w:rPr>
        <w:t>desconhecidos</w:t>
      </w:r>
      <w:r w:rsidR="007A706B" w:rsidRPr="00A3036C">
        <w:rPr>
          <w:rFonts w:ascii="Times New Roman" w:hAnsi="Times New Roman" w:cs="Times New Roman"/>
          <w:sz w:val="24"/>
          <w:szCs w:val="24"/>
        </w:rPr>
        <w:t>, evolutivos à eternidade</w:t>
      </w:r>
      <w:r w:rsidR="002357BE" w:rsidRPr="00A3036C">
        <w:rPr>
          <w:rFonts w:ascii="Times New Roman" w:hAnsi="Times New Roman" w:cs="Times New Roman"/>
          <w:sz w:val="24"/>
          <w:szCs w:val="24"/>
        </w:rPr>
        <w:t>.</w:t>
      </w:r>
      <w:r w:rsidR="00EF0D7D" w:rsidRPr="00A3036C">
        <w:rPr>
          <w:rFonts w:ascii="Times New Roman" w:hAnsi="Times New Roman" w:cs="Times New Roman"/>
          <w:sz w:val="24"/>
          <w:szCs w:val="24"/>
        </w:rPr>
        <w:t xml:space="preserve"> </w:t>
      </w:r>
    </w:p>
    <w:p w14:paraId="7B6124A7" w14:textId="1AEE0BF4" w:rsidR="00EE4BBB" w:rsidRPr="00A3036C" w:rsidRDefault="002357BE"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A</w:t>
      </w:r>
      <w:r w:rsidR="004D0777" w:rsidRPr="00A3036C">
        <w:rPr>
          <w:rFonts w:ascii="Times New Roman" w:hAnsi="Times New Roman" w:cs="Times New Roman"/>
          <w:sz w:val="24"/>
          <w:szCs w:val="24"/>
        </w:rPr>
        <w:t xml:space="preserve"> consciência transicional do </w:t>
      </w:r>
      <w:r w:rsidR="004D0777" w:rsidRPr="00A3036C">
        <w:rPr>
          <w:rFonts w:ascii="Times New Roman" w:hAnsi="Times New Roman" w:cs="Times New Roman"/>
          <w:i/>
          <w:iCs/>
          <w:sz w:val="24"/>
          <w:szCs w:val="24"/>
        </w:rPr>
        <w:t>primeiro</w:t>
      </w:r>
      <w:r w:rsidR="00B74751" w:rsidRPr="00A3036C">
        <w:rPr>
          <w:rFonts w:ascii="Times New Roman" w:hAnsi="Times New Roman" w:cs="Times New Roman"/>
          <w:sz w:val="24"/>
          <w:szCs w:val="24"/>
        </w:rPr>
        <w:t xml:space="preserve">, </w:t>
      </w:r>
      <w:r w:rsidR="00B74751" w:rsidRPr="00A3036C">
        <w:rPr>
          <w:rFonts w:ascii="Times New Roman" w:hAnsi="Times New Roman" w:cs="Times New Roman"/>
          <w:i/>
          <w:iCs/>
          <w:sz w:val="24"/>
          <w:szCs w:val="24"/>
        </w:rPr>
        <w:t xml:space="preserve">segundo </w:t>
      </w:r>
      <w:r w:rsidR="00B74751" w:rsidRPr="00A3036C">
        <w:rPr>
          <w:rFonts w:ascii="Times New Roman" w:hAnsi="Times New Roman" w:cs="Times New Roman"/>
          <w:sz w:val="24"/>
          <w:szCs w:val="24"/>
        </w:rPr>
        <w:t>e</w:t>
      </w:r>
      <w:r w:rsidR="004D0777" w:rsidRPr="00A3036C">
        <w:rPr>
          <w:rFonts w:ascii="Times New Roman" w:hAnsi="Times New Roman" w:cs="Times New Roman"/>
          <w:sz w:val="24"/>
          <w:szCs w:val="24"/>
        </w:rPr>
        <w:t xml:space="preserve"> </w:t>
      </w:r>
      <w:r w:rsidR="004D0777" w:rsidRPr="00A3036C">
        <w:rPr>
          <w:rFonts w:ascii="Times New Roman" w:hAnsi="Times New Roman" w:cs="Times New Roman"/>
          <w:i/>
          <w:iCs/>
          <w:sz w:val="24"/>
          <w:szCs w:val="24"/>
        </w:rPr>
        <w:t>terceiro plano</w:t>
      </w:r>
      <w:r w:rsidR="00B74751" w:rsidRPr="00A3036C">
        <w:rPr>
          <w:rFonts w:ascii="Times New Roman" w:hAnsi="Times New Roman" w:cs="Times New Roman"/>
          <w:i/>
          <w:iCs/>
          <w:sz w:val="24"/>
          <w:szCs w:val="24"/>
        </w:rPr>
        <w:t>s</w:t>
      </w:r>
      <w:r w:rsidR="004D0777" w:rsidRPr="00A3036C">
        <w:rPr>
          <w:rFonts w:ascii="Times New Roman" w:hAnsi="Times New Roman" w:cs="Times New Roman"/>
          <w:i/>
          <w:iCs/>
          <w:sz w:val="24"/>
          <w:szCs w:val="24"/>
        </w:rPr>
        <w:t xml:space="preserve"> terráqueo</w:t>
      </w:r>
      <w:r w:rsidR="00D95DAB" w:rsidRPr="00A3036C">
        <w:rPr>
          <w:rFonts w:ascii="Times New Roman" w:hAnsi="Times New Roman" w:cs="Times New Roman"/>
          <w:i/>
          <w:iCs/>
          <w:sz w:val="24"/>
          <w:szCs w:val="24"/>
        </w:rPr>
        <w:t>s</w:t>
      </w:r>
      <w:r w:rsidR="00D95DAB" w:rsidRPr="00A3036C">
        <w:rPr>
          <w:rFonts w:ascii="Times New Roman" w:hAnsi="Times New Roman" w:cs="Times New Roman"/>
          <w:sz w:val="24"/>
          <w:szCs w:val="24"/>
        </w:rPr>
        <w:t>,</w:t>
      </w:r>
      <w:r w:rsidR="004D0777" w:rsidRPr="00A3036C">
        <w:rPr>
          <w:rFonts w:ascii="Times New Roman" w:hAnsi="Times New Roman" w:cs="Times New Roman"/>
          <w:sz w:val="24"/>
          <w:szCs w:val="24"/>
        </w:rPr>
        <w:t xml:space="preserve"> terceira dimensão</w:t>
      </w:r>
      <w:r w:rsidR="00D95DAB" w:rsidRPr="00A3036C">
        <w:rPr>
          <w:rFonts w:ascii="Times New Roman" w:hAnsi="Times New Roman" w:cs="Times New Roman"/>
          <w:sz w:val="24"/>
          <w:szCs w:val="24"/>
        </w:rPr>
        <w:t xml:space="preserve">, para </w:t>
      </w:r>
      <w:r w:rsidR="00D95DAB" w:rsidRPr="00A3036C">
        <w:rPr>
          <w:rFonts w:ascii="Times New Roman" w:hAnsi="Times New Roman" w:cs="Times New Roman"/>
          <w:i/>
          <w:iCs/>
          <w:sz w:val="24"/>
          <w:szCs w:val="24"/>
        </w:rPr>
        <w:t>o</w:t>
      </w:r>
      <w:r w:rsidR="00CF3177" w:rsidRPr="00A3036C">
        <w:rPr>
          <w:rFonts w:ascii="Times New Roman" w:hAnsi="Times New Roman" w:cs="Times New Roman"/>
          <w:i/>
          <w:iCs/>
          <w:sz w:val="24"/>
          <w:szCs w:val="24"/>
        </w:rPr>
        <w:t>s quarto</w:t>
      </w:r>
      <w:r w:rsidR="00CF3177" w:rsidRPr="00A3036C">
        <w:rPr>
          <w:rFonts w:ascii="Times New Roman" w:hAnsi="Times New Roman" w:cs="Times New Roman"/>
          <w:sz w:val="24"/>
          <w:szCs w:val="24"/>
        </w:rPr>
        <w:t>, caso necessário e</w:t>
      </w:r>
      <w:r w:rsidR="00AC4D80" w:rsidRPr="00A3036C">
        <w:rPr>
          <w:rFonts w:ascii="Times New Roman" w:hAnsi="Times New Roman" w:cs="Times New Roman"/>
          <w:sz w:val="24"/>
          <w:szCs w:val="24"/>
        </w:rPr>
        <w:t>stágio espiritual, e</w:t>
      </w:r>
      <w:r w:rsidR="00D95DAB" w:rsidRPr="00A3036C">
        <w:rPr>
          <w:rFonts w:ascii="Times New Roman" w:hAnsi="Times New Roman" w:cs="Times New Roman"/>
          <w:i/>
          <w:iCs/>
          <w:sz w:val="24"/>
          <w:szCs w:val="24"/>
        </w:rPr>
        <w:t xml:space="preserve"> quinto plano</w:t>
      </w:r>
      <w:r w:rsidR="00AC4D80" w:rsidRPr="00A3036C">
        <w:rPr>
          <w:rFonts w:ascii="Times New Roman" w:hAnsi="Times New Roman" w:cs="Times New Roman"/>
          <w:i/>
          <w:iCs/>
          <w:sz w:val="24"/>
          <w:szCs w:val="24"/>
        </w:rPr>
        <w:t>s</w:t>
      </w:r>
      <w:r w:rsidR="00D95DAB" w:rsidRPr="00A3036C">
        <w:rPr>
          <w:rFonts w:ascii="Times New Roman" w:hAnsi="Times New Roman" w:cs="Times New Roman"/>
          <w:i/>
          <w:iCs/>
          <w:sz w:val="24"/>
          <w:szCs w:val="24"/>
        </w:rPr>
        <w:t xml:space="preserve"> terráqueo</w:t>
      </w:r>
      <w:r w:rsidR="00AC4D80" w:rsidRPr="00A3036C">
        <w:rPr>
          <w:rFonts w:ascii="Times New Roman" w:hAnsi="Times New Roman" w:cs="Times New Roman"/>
          <w:i/>
          <w:iCs/>
          <w:sz w:val="24"/>
          <w:szCs w:val="24"/>
        </w:rPr>
        <w:t>s</w:t>
      </w:r>
      <w:r w:rsidR="00D95DAB" w:rsidRPr="00A3036C">
        <w:rPr>
          <w:rFonts w:ascii="Times New Roman" w:hAnsi="Times New Roman" w:cs="Times New Roman"/>
          <w:sz w:val="24"/>
          <w:szCs w:val="24"/>
        </w:rPr>
        <w:t>,</w:t>
      </w:r>
      <w:r w:rsidR="00C51F4E" w:rsidRPr="00A3036C">
        <w:rPr>
          <w:rFonts w:ascii="Times New Roman" w:hAnsi="Times New Roman" w:cs="Times New Roman"/>
          <w:sz w:val="24"/>
          <w:szCs w:val="24"/>
        </w:rPr>
        <w:t xml:space="preserve"> quarta e</w:t>
      </w:r>
      <w:r w:rsidR="00D95DAB" w:rsidRPr="00A3036C">
        <w:rPr>
          <w:rFonts w:ascii="Times New Roman" w:hAnsi="Times New Roman" w:cs="Times New Roman"/>
          <w:sz w:val="24"/>
          <w:szCs w:val="24"/>
        </w:rPr>
        <w:t xml:space="preserve"> quinta dimens</w:t>
      </w:r>
      <w:r w:rsidR="00C51F4E" w:rsidRPr="00A3036C">
        <w:rPr>
          <w:rFonts w:ascii="Times New Roman" w:hAnsi="Times New Roman" w:cs="Times New Roman"/>
          <w:sz w:val="24"/>
          <w:szCs w:val="24"/>
        </w:rPr>
        <w:t>ões</w:t>
      </w:r>
      <w:r w:rsidR="00254A7F" w:rsidRPr="00A3036C">
        <w:rPr>
          <w:rFonts w:ascii="Times New Roman" w:hAnsi="Times New Roman" w:cs="Times New Roman"/>
          <w:sz w:val="24"/>
          <w:szCs w:val="24"/>
        </w:rPr>
        <w:t xml:space="preserve"> </w:t>
      </w:r>
      <w:r w:rsidR="00C51F4E" w:rsidRPr="00A3036C">
        <w:rPr>
          <w:rFonts w:ascii="Times New Roman" w:hAnsi="Times New Roman" w:cs="Times New Roman"/>
          <w:sz w:val="24"/>
          <w:szCs w:val="24"/>
        </w:rPr>
        <w:t>são</w:t>
      </w:r>
      <w:r w:rsidR="00254A7F" w:rsidRPr="00A3036C">
        <w:rPr>
          <w:rFonts w:ascii="Times New Roman" w:hAnsi="Times New Roman" w:cs="Times New Roman"/>
          <w:sz w:val="24"/>
          <w:szCs w:val="24"/>
        </w:rPr>
        <w:t xml:space="preserve"> obrigatória</w:t>
      </w:r>
      <w:r w:rsidR="009152C8" w:rsidRPr="00A3036C">
        <w:rPr>
          <w:rFonts w:ascii="Times New Roman" w:hAnsi="Times New Roman" w:cs="Times New Roman"/>
          <w:sz w:val="24"/>
          <w:szCs w:val="24"/>
        </w:rPr>
        <w:t>s</w:t>
      </w:r>
      <w:r w:rsidR="00030B41" w:rsidRPr="00A3036C">
        <w:rPr>
          <w:rFonts w:ascii="Times New Roman" w:hAnsi="Times New Roman" w:cs="Times New Roman"/>
          <w:sz w:val="24"/>
          <w:szCs w:val="24"/>
        </w:rPr>
        <w:t>, sob pena de</w:t>
      </w:r>
      <w:r w:rsidR="003A6F42" w:rsidRPr="00A3036C">
        <w:rPr>
          <w:rFonts w:ascii="Times New Roman" w:hAnsi="Times New Roman" w:cs="Times New Roman"/>
          <w:sz w:val="24"/>
          <w:szCs w:val="24"/>
        </w:rPr>
        <w:t>,</w:t>
      </w:r>
      <w:r w:rsidR="00030B41" w:rsidRPr="00A3036C">
        <w:rPr>
          <w:rFonts w:ascii="Times New Roman" w:hAnsi="Times New Roman" w:cs="Times New Roman"/>
          <w:sz w:val="24"/>
          <w:szCs w:val="24"/>
        </w:rPr>
        <w:t xml:space="preserve"> se</w:t>
      </w:r>
      <w:r w:rsidR="00C85C0E" w:rsidRPr="00A3036C">
        <w:rPr>
          <w:rFonts w:ascii="Times New Roman" w:hAnsi="Times New Roman" w:cs="Times New Roman"/>
          <w:sz w:val="24"/>
          <w:szCs w:val="24"/>
        </w:rPr>
        <w:t xml:space="preserve"> o terrestre</w:t>
      </w:r>
      <w:r w:rsidR="003A6F42" w:rsidRPr="00A3036C">
        <w:rPr>
          <w:rFonts w:ascii="Times New Roman" w:hAnsi="Times New Roman" w:cs="Times New Roman"/>
          <w:sz w:val="24"/>
          <w:szCs w:val="24"/>
        </w:rPr>
        <w:t>,</w:t>
      </w:r>
      <w:r w:rsidR="00030B41" w:rsidRPr="00A3036C">
        <w:rPr>
          <w:rFonts w:ascii="Times New Roman" w:hAnsi="Times New Roman" w:cs="Times New Roman"/>
          <w:sz w:val="24"/>
          <w:szCs w:val="24"/>
        </w:rPr>
        <w:t xml:space="preserve"> não assi</w:t>
      </w:r>
      <w:r w:rsidR="008E7304" w:rsidRPr="00A3036C">
        <w:rPr>
          <w:rFonts w:ascii="Times New Roman" w:hAnsi="Times New Roman" w:cs="Times New Roman"/>
          <w:sz w:val="24"/>
          <w:szCs w:val="24"/>
        </w:rPr>
        <w:t>m proceder</w:t>
      </w:r>
      <w:r w:rsidR="00CC50F1" w:rsidRPr="00A3036C">
        <w:rPr>
          <w:rFonts w:ascii="Times New Roman" w:hAnsi="Times New Roman" w:cs="Times New Roman"/>
          <w:sz w:val="24"/>
          <w:szCs w:val="24"/>
        </w:rPr>
        <w:t xml:space="preserve"> em prol de sua própria evolução</w:t>
      </w:r>
      <w:r w:rsidR="003A6F42" w:rsidRPr="00A3036C">
        <w:rPr>
          <w:rFonts w:ascii="Times New Roman" w:hAnsi="Times New Roman" w:cs="Times New Roman"/>
          <w:sz w:val="24"/>
          <w:szCs w:val="24"/>
        </w:rPr>
        <w:t xml:space="preserve">, </w:t>
      </w:r>
      <w:r w:rsidR="00642C2A" w:rsidRPr="00A3036C">
        <w:rPr>
          <w:rFonts w:ascii="Times New Roman" w:hAnsi="Times New Roman" w:cs="Times New Roman"/>
          <w:sz w:val="24"/>
          <w:szCs w:val="24"/>
        </w:rPr>
        <w:t>amargar</w:t>
      </w:r>
      <w:r w:rsidR="0002043F" w:rsidRPr="00A3036C">
        <w:rPr>
          <w:rFonts w:ascii="Times New Roman" w:hAnsi="Times New Roman" w:cs="Times New Roman"/>
          <w:sz w:val="24"/>
          <w:szCs w:val="24"/>
        </w:rPr>
        <w:t>á</w:t>
      </w:r>
      <w:r w:rsidR="00642C2A" w:rsidRPr="00A3036C">
        <w:rPr>
          <w:rFonts w:ascii="Times New Roman" w:hAnsi="Times New Roman" w:cs="Times New Roman"/>
          <w:sz w:val="24"/>
          <w:szCs w:val="24"/>
        </w:rPr>
        <w:t xml:space="preserve"> ser</w:t>
      </w:r>
      <w:r w:rsidR="003A6F42" w:rsidRPr="00A3036C">
        <w:rPr>
          <w:rFonts w:ascii="Times New Roman" w:hAnsi="Times New Roman" w:cs="Times New Roman"/>
          <w:sz w:val="24"/>
          <w:szCs w:val="24"/>
        </w:rPr>
        <w:t xml:space="preserve"> parte de os </w:t>
      </w:r>
      <w:bookmarkStart w:id="43" w:name="_Hlk184917798"/>
      <w:r w:rsidR="003A6F42" w:rsidRPr="00A3036C">
        <w:rPr>
          <w:rFonts w:ascii="Times New Roman" w:hAnsi="Times New Roman" w:cs="Times New Roman"/>
          <w:b/>
          <w:bCs/>
          <w:sz w:val="24"/>
          <w:szCs w:val="24"/>
        </w:rPr>
        <w:t>e</w:t>
      </w:r>
      <w:r w:rsidR="003A6F42" w:rsidRPr="00A3036C">
        <w:rPr>
          <w:rFonts w:ascii="Times New Roman" w:hAnsi="Times New Roman" w:cs="Times New Roman"/>
          <w:b/>
          <w:bCs/>
          <w:color w:val="FF0000"/>
          <w:sz w:val="24"/>
          <w:szCs w:val="24"/>
        </w:rPr>
        <w:t>X</w:t>
      </w:r>
      <w:r w:rsidR="003A6F42" w:rsidRPr="00A3036C">
        <w:rPr>
          <w:rFonts w:ascii="Times New Roman" w:hAnsi="Times New Roman" w:cs="Times New Roman"/>
          <w:b/>
          <w:bCs/>
          <w:sz w:val="24"/>
          <w:szCs w:val="24"/>
        </w:rPr>
        <w:t xml:space="preserve">ilados da </w:t>
      </w:r>
      <w:r w:rsidR="003A6F42" w:rsidRPr="00A3036C">
        <w:rPr>
          <w:rFonts w:ascii="Times New Roman" w:hAnsi="Times New Roman" w:cs="Times New Roman"/>
          <w:b/>
          <w:bCs/>
          <w:color w:val="7030A0"/>
          <w:sz w:val="24"/>
          <w:szCs w:val="24"/>
        </w:rPr>
        <w:t>T</w:t>
      </w:r>
      <w:r w:rsidR="003A6F42" w:rsidRPr="00A3036C">
        <w:rPr>
          <w:rFonts w:ascii="Times New Roman" w:hAnsi="Times New Roman" w:cs="Times New Roman"/>
          <w:b/>
          <w:bCs/>
          <w:sz w:val="24"/>
          <w:szCs w:val="24"/>
        </w:rPr>
        <w:t>erra ─ passado pacto para o futuro</w:t>
      </w:r>
      <w:r w:rsidR="003A6F42" w:rsidRPr="00A3036C">
        <w:rPr>
          <w:rFonts w:ascii="Times New Roman" w:hAnsi="Times New Roman" w:cs="Times New Roman"/>
          <w:sz w:val="24"/>
          <w:szCs w:val="24"/>
        </w:rPr>
        <w:t>.</w:t>
      </w:r>
      <w:bookmarkEnd w:id="43"/>
    </w:p>
    <w:p w14:paraId="1F91E75D" w14:textId="77777777" w:rsidR="00AA5D0E" w:rsidRPr="00A3036C" w:rsidRDefault="00F31C48"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Pilares do Sistema Terra: governo, religião, mídia e educação</w:t>
      </w:r>
      <w:r w:rsidR="00C06729" w:rsidRPr="00A3036C">
        <w:rPr>
          <w:rFonts w:ascii="Times New Roman" w:hAnsi="Times New Roman" w:cs="Times New Roman"/>
          <w:sz w:val="24"/>
          <w:szCs w:val="24"/>
        </w:rPr>
        <w:t xml:space="preserve"> estão dominados pela corrupção de seus gestores</w:t>
      </w:r>
      <w:r w:rsidR="004D2AA4" w:rsidRPr="00A3036C">
        <w:rPr>
          <w:rFonts w:ascii="Times New Roman" w:hAnsi="Times New Roman" w:cs="Times New Roman"/>
          <w:sz w:val="24"/>
          <w:szCs w:val="24"/>
        </w:rPr>
        <w:t xml:space="preserve"> mergulhados no fisiologismo político.</w:t>
      </w:r>
    </w:p>
    <w:p w14:paraId="58A61C21" w14:textId="44873F8F" w:rsidR="00642C2A" w:rsidRPr="00A3036C" w:rsidRDefault="00AA5D0E"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dinheiro fala mais alto </w:t>
      </w:r>
      <w:r w:rsidR="008C3BBD" w:rsidRPr="00A3036C">
        <w:rPr>
          <w:rFonts w:ascii="Times New Roman" w:hAnsi="Times New Roman" w:cs="Times New Roman"/>
          <w:sz w:val="24"/>
          <w:szCs w:val="24"/>
        </w:rPr>
        <w:t>e humanos, ignorantes</w:t>
      </w:r>
      <w:r w:rsidR="000D4C7F" w:rsidRPr="00A3036C">
        <w:rPr>
          <w:rFonts w:ascii="Times New Roman" w:hAnsi="Times New Roman" w:cs="Times New Roman"/>
          <w:sz w:val="24"/>
          <w:szCs w:val="24"/>
        </w:rPr>
        <w:t xml:space="preserve">, </w:t>
      </w:r>
      <w:r w:rsidR="0011783B" w:rsidRPr="00A3036C">
        <w:rPr>
          <w:rFonts w:ascii="Times New Roman" w:hAnsi="Times New Roman" w:cs="Times New Roman"/>
          <w:sz w:val="24"/>
          <w:szCs w:val="24"/>
        </w:rPr>
        <w:t xml:space="preserve">não </w:t>
      </w:r>
      <w:r w:rsidR="003C44E5" w:rsidRPr="00A3036C">
        <w:rPr>
          <w:rFonts w:ascii="Times New Roman" w:hAnsi="Times New Roman" w:cs="Times New Roman"/>
          <w:sz w:val="24"/>
          <w:szCs w:val="24"/>
        </w:rPr>
        <w:t>veneram</w:t>
      </w:r>
      <w:r w:rsidR="000D4C7F" w:rsidRPr="00A3036C">
        <w:rPr>
          <w:rFonts w:ascii="Times New Roman" w:hAnsi="Times New Roman" w:cs="Times New Roman"/>
          <w:sz w:val="24"/>
          <w:szCs w:val="24"/>
        </w:rPr>
        <w:t xml:space="preserve"> o equilíbrio da inteligência e moral</w:t>
      </w:r>
      <w:r w:rsidR="00B2247C" w:rsidRPr="00A3036C">
        <w:rPr>
          <w:rFonts w:ascii="Times New Roman" w:hAnsi="Times New Roman" w:cs="Times New Roman"/>
          <w:sz w:val="24"/>
          <w:szCs w:val="24"/>
        </w:rPr>
        <w:t>,</w:t>
      </w:r>
      <w:r w:rsidR="000D4C7F" w:rsidRPr="00A3036C">
        <w:rPr>
          <w:rFonts w:ascii="Times New Roman" w:hAnsi="Times New Roman" w:cs="Times New Roman"/>
          <w:sz w:val="24"/>
          <w:szCs w:val="24"/>
        </w:rPr>
        <w:t xml:space="preserve"> </w:t>
      </w:r>
      <w:r w:rsidR="00C94B37" w:rsidRPr="00A3036C">
        <w:rPr>
          <w:rFonts w:ascii="Times New Roman" w:hAnsi="Times New Roman" w:cs="Times New Roman"/>
          <w:sz w:val="24"/>
          <w:szCs w:val="24"/>
        </w:rPr>
        <w:t>sonolent</w:t>
      </w:r>
      <w:r w:rsidR="00B2247C" w:rsidRPr="00A3036C">
        <w:rPr>
          <w:rFonts w:ascii="Times New Roman" w:hAnsi="Times New Roman" w:cs="Times New Roman"/>
          <w:sz w:val="24"/>
          <w:szCs w:val="24"/>
        </w:rPr>
        <w:t>o</w:t>
      </w:r>
      <w:r w:rsidR="00C94B37" w:rsidRPr="00A3036C">
        <w:rPr>
          <w:rFonts w:ascii="Times New Roman" w:hAnsi="Times New Roman" w:cs="Times New Roman"/>
          <w:sz w:val="24"/>
          <w:szCs w:val="24"/>
        </w:rPr>
        <w:t>s ou adormecid</w:t>
      </w:r>
      <w:r w:rsidR="00B2247C" w:rsidRPr="00A3036C">
        <w:rPr>
          <w:rFonts w:ascii="Times New Roman" w:hAnsi="Times New Roman" w:cs="Times New Roman"/>
          <w:sz w:val="24"/>
          <w:szCs w:val="24"/>
        </w:rPr>
        <w:t>o</w:t>
      </w:r>
      <w:r w:rsidR="00C94B37" w:rsidRPr="00A3036C">
        <w:rPr>
          <w:rFonts w:ascii="Times New Roman" w:hAnsi="Times New Roman" w:cs="Times New Roman"/>
          <w:sz w:val="24"/>
          <w:szCs w:val="24"/>
        </w:rPr>
        <w:t>s n</w:t>
      </w:r>
      <w:r w:rsidR="00561BDF" w:rsidRPr="00A3036C">
        <w:rPr>
          <w:rFonts w:ascii="Times New Roman" w:hAnsi="Times New Roman" w:cs="Times New Roman"/>
          <w:sz w:val="24"/>
          <w:szCs w:val="24"/>
        </w:rPr>
        <w:t>o</w:t>
      </w:r>
      <w:r w:rsidR="00C94B37" w:rsidRPr="00A3036C">
        <w:rPr>
          <w:rFonts w:ascii="Times New Roman" w:hAnsi="Times New Roman" w:cs="Times New Roman"/>
          <w:sz w:val="24"/>
          <w:szCs w:val="24"/>
        </w:rPr>
        <w:t xml:space="preserve"> </w:t>
      </w:r>
      <w:r w:rsidR="0002702F" w:rsidRPr="00A3036C">
        <w:rPr>
          <w:rFonts w:ascii="Times New Roman" w:hAnsi="Times New Roman" w:cs="Times New Roman"/>
          <w:sz w:val="24"/>
          <w:szCs w:val="24"/>
        </w:rPr>
        <w:t>s</w:t>
      </w:r>
      <w:r w:rsidR="00561BDF" w:rsidRPr="00A3036C">
        <w:rPr>
          <w:rFonts w:ascii="Times New Roman" w:hAnsi="Times New Roman" w:cs="Times New Roman"/>
          <w:sz w:val="24"/>
          <w:szCs w:val="24"/>
        </w:rPr>
        <w:t>eu</w:t>
      </w:r>
      <w:r w:rsidR="0002702F" w:rsidRPr="00A3036C">
        <w:rPr>
          <w:rFonts w:ascii="Times New Roman" w:hAnsi="Times New Roman" w:cs="Times New Roman"/>
          <w:sz w:val="24"/>
          <w:szCs w:val="24"/>
        </w:rPr>
        <w:t xml:space="preserve"> </w:t>
      </w:r>
      <w:r w:rsidR="00C94B37" w:rsidRPr="00A3036C">
        <w:rPr>
          <w:rFonts w:ascii="Times New Roman" w:hAnsi="Times New Roman" w:cs="Times New Roman"/>
          <w:sz w:val="24"/>
          <w:szCs w:val="24"/>
        </w:rPr>
        <w:t xml:space="preserve"> interio</w:t>
      </w:r>
      <w:r w:rsidR="000032FA" w:rsidRPr="00A3036C">
        <w:rPr>
          <w:rFonts w:ascii="Times New Roman" w:hAnsi="Times New Roman" w:cs="Times New Roman"/>
          <w:sz w:val="24"/>
          <w:szCs w:val="24"/>
        </w:rPr>
        <w:t>r</w:t>
      </w:r>
      <w:r w:rsidR="006F517F" w:rsidRPr="00A3036C">
        <w:rPr>
          <w:rFonts w:ascii="Times New Roman" w:hAnsi="Times New Roman" w:cs="Times New Roman"/>
          <w:sz w:val="24"/>
          <w:szCs w:val="24"/>
        </w:rPr>
        <w:t>.</w:t>
      </w:r>
      <w:r w:rsidR="000032FA" w:rsidRPr="00A3036C">
        <w:rPr>
          <w:rFonts w:ascii="Times New Roman" w:hAnsi="Times New Roman" w:cs="Times New Roman"/>
          <w:sz w:val="24"/>
          <w:szCs w:val="24"/>
        </w:rPr>
        <w:t xml:space="preserve"> </w:t>
      </w:r>
      <w:r w:rsidR="006F517F" w:rsidRPr="00A3036C">
        <w:rPr>
          <w:rFonts w:ascii="Times New Roman" w:hAnsi="Times New Roman" w:cs="Times New Roman"/>
          <w:sz w:val="24"/>
          <w:szCs w:val="24"/>
        </w:rPr>
        <w:t>A</w:t>
      </w:r>
      <w:r w:rsidR="000032FA" w:rsidRPr="00A3036C">
        <w:rPr>
          <w:rFonts w:ascii="Times New Roman" w:hAnsi="Times New Roman" w:cs="Times New Roman"/>
          <w:sz w:val="24"/>
          <w:szCs w:val="24"/>
        </w:rPr>
        <w:t xml:space="preserve"> exterioriza</w:t>
      </w:r>
      <w:r w:rsidR="00010512" w:rsidRPr="00A3036C">
        <w:rPr>
          <w:rFonts w:ascii="Times New Roman" w:hAnsi="Times New Roman" w:cs="Times New Roman"/>
          <w:sz w:val="24"/>
          <w:szCs w:val="24"/>
        </w:rPr>
        <w:t xml:space="preserve">ção </w:t>
      </w:r>
      <w:r w:rsidR="002C0276" w:rsidRPr="00A3036C">
        <w:rPr>
          <w:rFonts w:ascii="Times New Roman" w:hAnsi="Times New Roman" w:cs="Times New Roman"/>
          <w:sz w:val="24"/>
          <w:szCs w:val="24"/>
        </w:rPr>
        <w:t xml:space="preserve">equilibrada </w:t>
      </w:r>
      <w:r w:rsidR="000032FA" w:rsidRPr="00A3036C">
        <w:rPr>
          <w:rFonts w:ascii="Times New Roman" w:hAnsi="Times New Roman" w:cs="Times New Roman"/>
          <w:sz w:val="24"/>
          <w:szCs w:val="24"/>
        </w:rPr>
        <w:t>d</w:t>
      </w:r>
      <w:r w:rsidR="00010512" w:rsidRPr="00A3036C">
        <w:rPr>
          <w:rFonts w:ascii="Times New Roman" w:hAnsi="Times New Roman" w:cs="Times New Roman"/>
          <w:sz w:val="24"/>
          <w:szCs w:val="24"/>
        </w:rPr>
        <w:t>esta</w:t>
      </w:r>
      <w:r w:rsidR="00C76568" w:rsidRPr="00A3036C">
        <w:rPr>
          <w:rFonts w:ascii="Times New Roman" w:hAnsi="Times New Roman" w:cs="Times New Roman"/>
          <w:sz w:val="24"/>
          <w:szCs w:val="24"/>
        </w:rPr>
        <w:t>s</w:t>
      </w:r>
      <w:r w:rsidR="00010512" w:rsidRPr="00A3036C">
        <w:rPr>
          <w:rFonts w:ascii="Times New Roman" w:hAnsi="Times New Roman" w:cs="Times New Roman"/>
          <w:sz w:val="24"/>
          <w:szCs w:val="24"/>
        </w:rPr>
        <w:t xml:space="preserve"> virtudes</w:t>
      </w:r>
      <w:r w:rsidR="00C13B2C" w:rsidRPr="00A3036C">
        <w:rPr>
          <w:rFonts w:ascii="Times New Roman" w:hAnsi="Times New Roman" w:cs="Times New Roman"/>
          <w:sz w:val="24"/>
          <w:szCs w:val="24"/>
        </w:rPr>
        <w:t xml:space="preserve"> é uma decisão pessoal.</w:t>
      </w:r>
      <w:r w:rsidR="000032FA" w:rsidRPr="00A3036C">
        <w:rPr>
          <w:rFonts w:ascii="Times New Roman" w:hAnsi="Times New Roman" w:cs="Times New Roman"/>
          <w:sz w:val="24"/>
          <w:szCs w:val="24"/>
        </w:rPr>
        <w:t xml:space="preserve"> </w:t>
      </w:r>
      <w:r w:rsidR="00204206" w:rsidRPr="00A3036C">
        <w:rPr>
          <w:rFonts w:ascii="Times New Roman" w:hAnsi="Times New Roman" w:cs="Times New Roman"/>
          <w:sz w:val="24"/>
          <w:szCs w:val="24"/>
        </w:rPr>
        <w:t>E</w:t>
      </w:r>
      <w:r w:rsidR="0058066A" w:rsidRPr="00A3036C">
        <w:rPr>
          <w:rFonts w:ascii="Times New Roman" w:hAnsi="Times New Roman" w:cs="Times New Roman"/>
          <w:sz w:val="24"/>
          <w:szCs w:val="24"/>
        </w:rPr>
        <w:t>nergias</w:t>
      </w:r>
      <w:r w:rsidR="007D6DE8" w:rsidRPr="00A3036C">
        <w:rPr>
          <w:rFonts w:ascii="Times New Roman" w:hAnsi="Times New Roman" w:cs="Times New Roman"/>
          <w:sz w:val="24"/>
          <w:szCs w:val="24"/>
        </w:rPr>
        <w:t>,</w:t>
      </w:r>
      <w:r w:rsidR="0058066A" w:rsidRPr="00A3036C">
        <w:rPr>
          <w:rFonts w:ascii="Times New Roman" w:hAnsi="Times New Roman" w:cs="Times New Roman"/>
          <w:sz w:val="24"/>
          <w:szCs w:val="24"/>
        </w:rPr>
        <w:t xml:space="preserve"> acasaladas</w:t>
      </w:r>
      <w:r w:rsidR="007D6DE8" w:rsidRPr="00A3036C">
        <w:rPr>
          <w:rFonts w:ascii="Times New Roman" w:hAnsi="Times New Roman" w:cs="Times New Roman"/>
          <w:sz w:val="24"/>
          <w:szCs w:val="24"/>
        </w:rPr>
        <w:t>, lilás, feminina, e, violeta, masculina</w:t>
      </w:r>
      <w:r w:rsidR="00713323" w:rsidRPr="00A3036C">
        <w:rPr>
          <w:rFonts w:ascii="Times New Roman" w:hAnsi="Times New Roman" w:cs="Times New Roman"/>
          <w:sz w:val="24"/>
          <w:szCs w:val="24"/>
        </w:rPr>
        <w:t>, criadoras do universo comandado pelo SEU —</w:t>
      </w:r>
      <w:r w:rsidR="002F7039" w:rsidRPr="00A3036C">
        <w:rPr>
          <w:rFonts w:ascii="Times New Roman" w:hAnsi="Times New Roman" w:cs="Times New Roman"/>
          <w:sz w:val="24"/>
          <w:szCs w:val="24"/>
        </w:rPr>
        <w:t xml:space="preserve"> </w:t>
      </w:r>
      <w:r w:rsidR="00713323" w:rsidRPr="00A3036C">
        <w:rPr>
          <w:rFonts w:ascii="Times New Roman" w:hAnsi="Times New Roman" w:cs="Times New Roman"/>
          <w:sz w:val="24"/>
          <w:szCs w:val="24"/>
        </w:rPr>
        <w:t>Soberana Energia Universal</w:t>
      </w:r>
      <w:r w:rsidR="00204206" w:rsidRPr="00A3036C">
        <w:rPr>
          <w:rFonts w:ascii="Times New Roman" w:hAnsi="Times New Roman" w:cs="Times New Roman"/>
          <w:sz w:val="24"/>
          <w:szCs w:val="24"/>
        </w:rPr>
        <w:t xml:space="preserve"> querem e desejam emergir</w:t>
      </w:r>
      <w:r w:rsidR="00ED3D58" w:rsidRPr="00A3036C">
        <w:rPr>
          <w:rFonts w:ascii="Times New Roman" w:hAnsi="Times New Roman" w:cs="Times New Roman"/>
          <w:sz w:val="24"/>
          <w:szCs w:val="24"/>
        </w:rPr>
        <w:t xml:space="preserve"> para o terrícola ter e ser Deus</w:t>
      </w:r>
      <w:r w:rsidR="00204206" w:rsidRPr="00A3036C">
        <w:rPr>
          <w:rFonts w:ascii="Times New Roman" w:hAnsi="Times New Roman" w:cs="Times New Roman"/>
          <w:sz w:val="24"/>
          <w:szCs w:val="24"/>
        </w:rPr>
        <w:t>.</w:t>
      </w:r>
      <w:r w:rsidR="00F31C48" w:rsidRPr="00A3036C">
        <w:rPr>
          <w:rFonts w:ascii="Times New Roman" w:hAnsi="Times New Roman" w:cs="Times New Roman"/>
          <w:sz w:val="24"/>
          <w:szCs w:val="24"/>
        </w:rPr>
        <w:t xml:space="preserve"> </w:t>
      </w:r>
    </w:p>
    <w:p w14:paraId="28334F43" w14:textId="4F363F7B" w:rsidR="00E03D46" w:rsidRPr="00A3036C" w:rsidRDefault="002717E5"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Novembro de 2024 </w:t>
      </w:r>
      <w:r w:rsidR="002F7039" w:rsidRPr="00A3036C">
        <w:rPr>
          <w:rFonts w:ascii="Times New Roman" w:hAnsi="Times New Roman" w:cs="Times New Roman"/>
          <w:sz w:val="24"/>
          <w:szCs w:val="24"/>
        </w:rPr>
        <w:t>em curso</w:t>
      </w:r>
      <w:r w:rsidR="0011783B" w:rsidRPr="00A3036C">
        <w:rPr>
          <w:rFonts w:ascii="Times New Roman" w:hAnsi="Times New Roman" w:cs="Times New Roman"/>
          <w:sz w:val="24"/>
          <w:szCs w:val="24"/>
        </w:rPr>
        <w:t>,</w:t>
      </w:r>
      <w:r w:rsidRPr="00A3036C">
        <w:rPr>
          <w:rFonts w:ascii="Times New Roman" w:hAnsi="Times New Roman" w:cs="Times New Roman"/>
          <w:sz w:val="24"/>
          <w:szCs w:val="24"/>
        </w:rPr>
        <w:t xml:space="preserve"> expectando um dezembro de pa</w:t>
      </w:r>
      <w:r w:rsidR="00032029" w:rsidRPr="00A3036C">
        <w:rPr>
          <w:rFonts w:ascii="Times New Roman" w:hAnsi="Times New Roman" w:cs="Times New Roman"/>
          <w:sz w:val="24"/>
          <w:szCs w:val="24"/>
        </w:rPr>
        <w:t>z dificultado pel</w:t>
      </w:r>
      <w:r w:rsidR="003E6949" w:rsidRPr="00A3036C">
        <w:rPr>
          <w:rFonts w:ascii="Times New Roman" w:hAnsi="Times New Roman" w:cs="Times New Roman"/>
          <w:sz w:val="24"/>
          <w:szCs w:val="24"/>
        </w:rPr>
        <w:t xml:space="preserve">as governanças em guerras e </w:t>
      </w:r>
      <w:r w:rsidR="00D05781" w:rsidRPr="00A3036C">
        <w:rPr>
          <w:rFonts w:ascii="Times New Roman" w:hAnsi="Times New Roman" w:cs="Times New Roman"/>
          <w:sz w:val="24"/>
          <w:szCs w:val="24"/>
        </w:rPr>
        <w:t>manifestaç</w:t>
      </w:r>
      <w:r w:rsidR="00BB0EEE" w:rsidRPr="00A3036C">
        <w:rPr>
          <w:rFonts w:ascii="Times New Roman" w:hAnsi="Times New Roman" w:cs="Times New Roman"/>
          <w:sz w:val="24"/>
          <w:szCs w:val="24"/>
        </w:rPr>
        <w:t>õe</w:t>
      </w:r>
      <w:r w:rsidR="003E6949" w:rsidRPr="00A3036C">
        <w:rPr>
          <w:rFonts w:ascii="Times New Roman" w:hAnsi="Times New Roman" w:cs="Times New Roman"/>
          <w:sz w:val="24"/>
          <w:szCs w:val="24"/>
        </w:rPr>
        <w:t>s sociai</w:t>
      </w:r>
      <w:r w:rsidR="00D05781" w:rsidRPr="00A3036C">
        <w:rPr>
          <w:rFonts w:ascii="Times New Roman" w:hAnsi="Times New Roman" w:cs="Times New Roman"/>
          <w:sz w:val="24"/>
          <w:szCs w:val="24"/>
        </w:rPr>
        <w:t>s</w:t>
      </w:r>
      <w:r w:rsidR="00BB0EEE" w:rsidRPr="00A3036C">
        <w:rPr>
          <w:rFonts w:ascii="Times New Roman" w:hAnsi="Times New Roman" w:cs="Times New Roman"/>
          <w:sz w:val="24"/>
          <w:szCs w:val="24"/>
        </w:rPr>
        <w:t xml:space="preserve"> </w:t>
      </w:r>
      <w:r w:rsidR="00BB0EEE" w:rsidRPr="00A3036C">
        <w:rPr>
          <w:rFonts w:ascii="Times New Roman" w:hAnsi="Times New Roman" w:cs="Times New Roman"/>
          <w:sz w:val="24"/>
          <w:szCs w:val="24"/>
        </w:rPr>
        <w:lastRenderedPageBreak/>
        <w:t>observadas em todos os paíse</w:t>
      </w:r>
      <w:r w:rsidR="00A06467" w:rsidRPr="00A3036C">
        <w:rPr>
          <w:rFonts w:ascii="Times New Roman" w:hAnsi="Times New Roman" w:cs="Times New Roman"/>
          <w:sz w:val="24"/>
          <w:szCs w:val="24"/>
        </w:rPr>
        <w:t>s governados por comunistas e ditadores fantasiados de democratas</w:t>
      </w:r>
      <w:r w:rsidR="004B4F13" w:rsidRPr="00A3036C">
        <w:rPr>
          <w:rFonts w:ascii="Times New Roman" w:hAnsi="Times New Roman" w:cs="Times New Roman"/>
          <w:sz w:val="24"/>
          <w:szCs w:val="24"/>
        </w:rPr>
        <w:t>.</w:t>
      </w:r>
    </w:p>
    <w:p w14:paraId="2A8E0B68" w14:textId="1E07D11B" w:rsidR="00F34EBE" w:rsidRPr="00A3036C" w:rsidRDefault="009D39C1"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A desejada democracia</w:t>
      </w:r>
      <w:r w:rsidR="0089072B" w:rsidRPr="00A3036C">
        <w:rPr>
          <w:rFonts w:ascii="Times New Roman" w:hAnsi="Times New Roman" w:cs="Times New Roman"/>
          <w:sz w:val="24"/>
          <w:szCs w:val="24"/>
        </w:rPr>
        <w:t>,</w:t>
      </w:r>
      <w:r w:rsidR="00566511" w:rsidRPr="00A3036C">
        <w:rPr>
          <w:rFonts w:ascii="Times New Roman" w:hAnsi="Times New Roman" w:cs="Times New Roman"/>
          <w:sz w:val="24"/>
          <w:szCs w:val="24"/>
        </w:rPr>
        <w:t xml:space="preserve"> realizada pela verdade de seus princípios valorosos e igualitário</w:t>
      </w:r>
      <w:r w:rsidR="0089072B" w:rsidRPr="00A3036C">
        <w:rPr>
          <w:rFonts w:ascii="Times New Roman" w:hAnsi="Times New Roman" w:cs="Times New Roman"/>
          <w:sz w:val="24"/>
          <w:szCs w:val="24"/>
        </w:rPr>
        <w:t>s, nunca fora efetivada na sua totalidad</w:t>
      </w:r>
      <w:r w:rsidR="00956B86" w:rsidRPr="00A3036C">
        <w:rPr>
          <w:rFonts w:ascii="Times New Roman" w:hAnsi="Times New Roman" w:cs="Times New Roman"/>
          <w:sz w:val="24"/>
          <w:szCs w:val="24"/>
        </w:rPr>
        <w:t xml:space="preserve">e ideológica. Deformações causadas pela sede de poder dos governantes </w:t>
      </w:r>
      <w:r w:rsidR="00B125B8" w:rsidRPr="00A3036C">
        <w:rPr>
          <w:rFonts w:ascii="Times New Roman" w:hAnsi="Times New Roman" w:cs="Times New Roman"/>
          <w:sz w:val="24"/>
          <w:szCs w:val="24"/>
        </w:rPr>
        <w:t xml:space="preserve">e </w:t>
      </w:r>
      <w:r w:rsidR="00956B86" w:rsidRPr="00A3036C">
        <w:rPr>
          <w:rFonts w:ascii="Times New Roman" w:hAnsi="Times New Roman" w:cs="Times New Roman"/>
          <w:sz w:val="24"/>
          <w:szCs w:val="24"/>
        </w:rPr>
        <w:t xml:space="preserve"> </w:t>
      </w:r>
      <w:r w:rsidR="00956B86" w:rsidRPr="00A3036C">
        <w:rPr>
          <w:rFonts w:ascii="Times New Roman" w:hAnsi="Times New Roman" w:cs="Times New Roman"/>
          <w:i/>
          <w:iCs/>
          <w:sz w:val="24"/>
          <w:szCs w:val="24"/>
        </w:rPr>
        <w:t xml:space="preserve">a ganância exploratória </w:t>
      </w:r>
      <w:r w:rsidR="00956B86" w:rsidRPr="00A3036C">
        <w:rPr>
          <w:rFonts w:ascii="Times New Roman" w:hAnsi="Times New Roman" w:cs="Times New Roman"/>
          <w:sz w:val="24"/>
          <w:szCs w:val="24"/>
        </w:rPr>
        <w:t>desejosa</w:t>
      </w:r>
      <w:r w:rsidR="0044280E" w:rsidRPr="00A3036C">
        <w:rPr>
          <w:rFonts w:ascii="Times New Roman" w:hAnsi="Times New Roman" w:cs="Times New Roman"/>
          <w:sz w:val="24"/>
          <w:szCs w:val="24"/>
        </w:rPr>
        <w:t xml:space="preserve"> de usurpar</w:t>
      </w:r>
      <w:r w:rsidR="00B125B8" w:rsidRPr="00A3036C">
        <w:rPr>
          <w:rFonts w:ascii="Times New Roman" w:hAnsi="Times New Roman" w:cs="Times New Roman"/>
          <w:sz w:val="24"/>
          <w:szCs w:val="24"/>
        </w:rPr>
        <w:t xml:space="preserve"> recurso</w:t>
      </w:r>
      <w:r w:rsidR="007D5ED7" w:rsidRPr="00A3036C">
        <w:rPr>
          <w:rFonts w:ascii="Times New Roman" w:hAnsi="Times New Roman" w:cs="Times New Roman"/>
          <w:sz w:val="24"/>
          <w:szCs w:val="24"/>
        </w:rPr>
        <w:t>s</w:t>
      </w:r>
      <w:r w:rsidR="00B125B8" w:rsidRPr="00A3036C">
        <w:rPr>
          <w:rFonts w:ascii="Times New Roman" w:hAnsi="Times New Roman" w:cs="Times New Roman"/>
          <w:sz w:val="24"/>
          <w:szCs w:val="24"/>
        </w:rPr>
        <w:t xml:space="preserve"> naturais produzidos pelo orbe</w:t>
      </w:r>
      <w:r w:rsidR="00A564EC" w:rsidRPr="00A3036C">
        <w:rPr>
          <w:rFonts w:ascii="Times New Roman" w:hAnsi="Times New Roman" w:cs="Times New Roman"/>
          <w:sz w:val="24"/>
          <w:szCs w:val="24"/>
        </w:rPr>
        <w:t xml:space="preserve"> estão a serviço do Sistema Terra</w:t>
      </w:r>
      <w:r w:rsidR="004A6C12" w:rsidRPr="00A3036C">
        <w:rPr>
          <w:rFonts w:ascii="Times New Roman" w:hAnsi="Times New Roman" w:cs="Times New Roman"/>
          <w:sz w:val="24"/>
          <w:szCs w:val="24"/>
        </w:rPr>
        <w:t>.</w:t>
      </w:r>
      <w:r w:rsidR="008502AB" w:rsidRPr="00A3036C">
        <w:rPr>
          <w:rFonts w:ascii="Times New Roman" w:hAnsi="Times New Roman" w:cs="Times New Roman"/>
          <w:sz w:val="24"/>
          <w:szCs w:val="24"/>
        </w:rPr>
        <w:t xml:space="preserve"> </w:t>
      </w:r>
      <w:r w:rsidR="004A6C12" w:rsidRPr="00A3036C">
        <w:rPr>
          <w:rFonts w:ascii="Times New Roman" w:hAnsi="Times New Roman" w:cs="Times New Roman"/>
          <w:sz w:val="24"/>
          <w:szCs w:val="24"/>
        </w:rPr>
        <w:t>C</w:t>
      </w:r>
      <w:r w:rsidR="008502AB" w:rsidRPr="00A3036C">
        <w:rPr>
          <w:rFonts w:ascii="Times New Roman" w:hAnsi="Times New Roman" w:cs="Times New Roman"/>
          <w:sz w:val="24"/>
          <w:szCs w:val="24"/>
        </w:rPr>
        <w:t>ontribu</w:t>
      </w:r>
      <w:r w:rsidR="004A6C12" w:rsidRPr="00A3036C">
        <w:rPr>
          <w:rFonts w:ascii="Times New Roman" w:hAnsi="Times New Roman" w:cs="Times New Roman"/>
          <w:sz w:val="24"/>
          <w:szCs w:val="24"/>
        </w:rPr>
        <w:t>indo</w:t>
      </w:r>
      <w:r w:rsidR="00670700" w:rsidRPr="00A3036C">
        <w:rPr>
          <w:rFonts w:ascii="Times New Roman" w:hAnsi="Times New Roman" w:cs="Times New Roman"/>
          <w:sz w:val="24"/>
          <w:szCs w:val="24"/>
        </w:rPr>
        <w:t xml:space="preserve"> </w:t>
      </w:r>
      <w:r w:rsidR="00797AB4" w:rsidRPr="00A3036C">
        <w:rPr>
          <w:rFonts w:ascii="Times New Roman" w:hAnsi="Times New Roman" w:cs="Times New Roman"/>
          <w:sz w:val="24"/>
          <w:szCs w:val="24"/>
        </w:rPr>
        <w:t>com</w:t>
      </w:r>
      <w:r w:rsidR="00670700" w:rsidRPr="00A3036C">
        <w:rPr>
          <w:rFonts w:ascii="Times New Roman" w:hAnsi="Times New Roman" w:cs="Times New Roman"/>
          <w:sz w:val="24"/>
          <w:szCs w:val="24"/>
        </w:rPr>
        <w:t xml:space="preserve"> </w:t>
      </w:r>
      <w:r w:rsidR="00143FE4" w:rsidRPr="00A3036C">
        <w:rPr>
          <w:rFonts w:ascii="Times New Roman" w:hAnsi="Times New Roman" w:cs="Times New Roman"/>
          <w:sz w:val="24"/>
          <w:szCs w:val="24"/>
        </w:rPr>
        <w:t>ambientes favoráveis</w:t>
      </w:r>
      <w:r w:rsidR="00670700" w:rsidRPr="00A3036C">
        <w:rPr>
          <w:rFonts w:ascii="Times New Roman" w:hAnsi="Times New Roman" w:cs="Times New Roman"/>
          <w:sz w:val="24"/>
          <w:szCs w:val="24"/>
        </w:rPr>
        <w:t xml:space="preserve"> </w:t>
      </w:r>
      <w:r w:rsidR="00797AB4" w:rsidRPr="00A3036C">
        <w:rPr>
          <w:rFonts w:ascii="Times New Roman" w:hAnsi="Times New Roman" w:cs="Times New Roman"/>
          <w:sz w:val="24"/>
          <w:szCs w:val="24"/>
        </w:rPr>
        <w:t>par</w:t>
      </w:r>
      <w:r w:rsidR="00143FE4" w:rsidRPr="00A3036C">
        <w:rPr>
          <w:rFonts w:ascii="Times New Roman" w:hAnsi="Times New Roman" w:cs="Times New Roman"/>
          <w:sz w:val="24"/>
          <w:szCs w:val="24"/>
        </w:rPr>
        <w:t>a</w:t>
      </w:r>
      <w:r w:rsidR="00797AB4" w:rsidRPr="00A3036C">
        <w:rPr>
          <w:rFonts w:ascii="Times New Roman" w:hAnsi="Times New Roman" w:cs="Times New Roman"/>
          <w:sz w:val="24"/>
          <w:szCs w:val="24"/>
        </w:rPr>
        <w:t xml:space="preserve"> </w:t>
      </w:r>
      <w:r w:rsidR="00670700" w:rsidRPr="00A3036C">
        <w:rPr>
          <w:rFonts w:ascii="Times New Roman" w:hAnsi="Times New Roman" w:cs="Times New Roman"/>
          <w:sz w:val="24"/>
          <w:szCs w:val="24"/>
        </w:rPr>
        <w:t>os seres trevosos</w:t>
      </w:r>
      <w:r w:rsidR="00143FE4" w:rsidRPr="00A3036C">
        <w:rPr>
          <w:rFonts w:ascii="Times New Roman" w:hAnsi="Times New Roman" w:cs="Times New Roman"/>
          <w:sz w:val="24"/>
          <w:szCs w:val="24"/>
        </w:rPr>
        <w:t xml:space="preserve"> irradiarem suas energias</w:t>
      </w:r>
      <w:r w:rsidR="006B2335" w:rsidRPr="00A3036C">
        <w:rPr>
          <w:rFonts w:ascii="Times New Roman" w:hAnsi="Times New Roman" w:cs="Times New Roman"/>
          <w:sz w:val="24"/>
          <w:szCs w:val="24"/>
        </w:rPr>
        <w:t xml:space="preserve"> maléficas </w:t>
      </w:r>
      <w:r w:rsidR="00623B9F" w:rsidRPr="00A3036C">
        <w:rPr>
          <w:rFonts w:ascii="Times New Roman" w:hAnsi="Times New Roman" w:cs="Times New Roman"/>
          <w:sz w:val="24"/>
          <w:szCs w:val="24"/>
        </w:rPr>
        <w:t xml:space="preserve">regozijadas </w:t>
      </w:r>
      <w:r w:rsidR="00F24929" w:rsidRPr="00A3036C">
        <w:rPr>
          <w:rFonts w:ascii="Times New Roman" w:hAnsi="Times New Roman" w:cs="Times New Roman"/>
          <w:sz w:val="24"/>
          <w:szCs w:val="24"/>
        </w:rPr>
        <w:t xml:space="preserve">no </w:t>
      </w:r>
      <w:r w:rsidR="00F24929" w:rsidRPr="00A3036C">
        <w:rPr>
          <w:rFonts w:ascii="Times New Roman" w:hAnsi="Times New Roman" w:cs="Times New Roman"/>
          <w:i/>
          <w:iCs/>
          <w:sz w:val="24"/>
          <w:szCs w:val="24"/>
        </w:rPr>
        <w:t xml:space="preserve">buraco negro </w:t>
      </w:r>
      <w:r w:rsidR="00F24929" w:rsidRPr="00A3036C">
        <w:rPr>
          <w:rFonts w:ascii="Times New Roman" w:hAnsi="Times New Roman" w:cs="Times New Roman"/>
          <w:sz w:val="24"/>
          <w:szCs w:val="24"/>
        </w:rPr>
        <w:t>profund</w:t>
      </w:r>
      <w:r w:rsidR="00F07637" w:rsidRPr="00A3036C">
        <w:rPr>
          <w:rFonts w:ascii="Times New Roman" w:hAnsi="Times New Roman" w:cs="Times New Roman"/>
          <w:sz w:val="24"/>
          <w:szCs w:val="24"/>
        </w:rPr>
        <w:t xml:space="preserve">o </w:t>
      </w:r>
      <w:r w:rsidR="00797AB4" w:rsidRPr="00A3036C">
        <w:rPr>
          <w:rFonts w:ascii="Times New Roman" w:hAnsi="Times New Roman" w:cs="Times New Roman"/>
          <w:sz w:val="24"/>
          <w:szCs w:val="24"/>
        </w:rPr>
        <w:t xml:space="preserve">instaurado </w:t>
      </w:r>
      <w:r w:rsidR="00F07637" w:rsidRPr="00A3036C">
        <w:rPr>
          <w:rFonts w:ascii="Times New Roman" w:hAnsi="Times New Roman" w:cs="Times New Roman"/>
          <w:sz w:val="24"/>
          <w:szCs w:val="24"/>
        </w:rPr>
        <w:t>na alma de terrícolas, homens híbridos, planetários, dimensionais e multidimensionais</w:t>
      </w:r>
      <w:r w:rsidR="00BF5469" w:rsidRPr="00A3036C">
        <w:rPr>
          <w:rFonts w:ascii="Times New Roman" w:hAnsi="Times New Roman" w:cs="Times New Roman"/>
          <w:sz w:val="24"/>
          <w:szCs w:val="24"/>
        </w:rPr>
        <w:t xml:space="preserve"> a</w:t>
      </w:r>
      <w:r w:rsidR="00ED2FC1" w:rsidRPr="00A3036C">
        <w:rPr>
          <w:rFonts w:ascii="Times New Roman" w:hAnsi="Times New Roman" w:cs="Times New Roman"/>
          <w:sz w:val="24"/>
          <w:szCs w:val="24"/>
        </w:rPr>
        <w:t xml:space="preserve">fogados, sob o véu do esquecimento, </w:t>
      </w:r>
      <w:r w:rsidR="00AD479D" w:rsidRPr="00A3036C">
        <w:rPr>
          <w:rFonts w:ascii="Times New Roman" w:hAnsi="Times New Roman" w:cs="Times New Roman"/>
          <w:sz w:val="24"/>
          <w:szCs w:val="24"/>
        </w:rPr>
        <w:t>nos</w:t>
      </w:r>
      <w:r w:rsidR="00F549CE" w:rsidRPr="00A3036C">
        <w:rPr>
          <w:rFonts w:ascii="Times New Roman" w:hAnsi="Times New Roman" w:cs="Times New Roman"/>
          <w:sz w:val="24"/>
          <w:szCs w:val="24"/>
        </w:rPr>
        <w:t xml:space="preserve"> </w:t>
      </w:r>
      <w:r w:rsidR="00DD1FFA" w:rsidRPr="00A3036C">
        <w:rPr>
          <w:rFonts w:ascii="Times New Roman" w:hAnsi="Times New Roman" w:cs="Times New Roman"/>
          <w:sz w:val="24"/>
          <w:szCs w:val="24"/>
        </w:rPr>
        <w:t>pilares sistêmicos dominantes e dominados pelo Sistema Terra.</w:t>
      </w:r>
    </w:p>
    <w:p w14:paraId="27467DCF" w14:textId="77777777" w:rsidR="00B55A67" w:rsidRPr="00A3036C" w:rsidRDefault="00F34EBE"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Futebol, esporte</w:t>
      </w:r>
      <w:r w:rsidR="00B97C6C" w:rsidRPr="00A3036C">
        <w:rPr>
          <w:rFonts w:ascii="Times New Roman" w:hAnsi="Times New Roman" w:cs="Times New Roman"/>
          <w:sz w:val="24"/>
          <w:szCs w:val="24"/>
        </w:rPr>
        <w:t xml:space="preserve"> mais admirado do astro, recorrentemente, </w:t>
      </w:r>
      <w:r w:rsidR="00F93B58" w:rsidRPr="00A3036C">
        <w:rPr>
          <w:rFonts w:ascii="Times New Roman" w:hAnsi="Times New Roman" w:cs="Times New Roman"/>
          <w:sz w:val="24"/>
          <w:szCs w:val="24"/>
        </w:rPr>
        <w:t>vedeta</w:t>
      </w:r>
      <w:r w:rsidR="008504CA" w:rsidRPr="00A3036C">
        <w:rPr>
          <w:rFonts w:ascii="Times New Roman" w:hAnsi="Times New Roman" w:cs="Times New Roman"/>
          <w:sz w:val="24"/>
          <w:szCs w:val="24"/>
        </w:rPr>
        <w:t>,</w:t>
      </w:r>
      <w:r w:rsidR="00C208D2" w:rsidRPr="00A3036C">
        <w:rPr>
          <w:rFonts w:ascii="Times New Roman" w:hAnsi="Times New Roman" w:cs="Times New Roman"/>
          <w:sz w:val="24"/>
          <w:szCs w:val="24"/>
        </w:rPr>
        <w:t xml:space="preserve"> nas principais ligas e campeonatos mundiais</w:t>
      </w:r>
      <w:r w:rsidR="008504CA" w:rsidRPr="00A3036C">
        <w:rPr>
          <w:rFonts w:ascii="Times New Roman" w:hAnsi="Times New Roman" w:cs="Times New Roman"/>
          <w:sz w:val="24"/>
          <w:szCs w:val="24"/>
        </w:rPr>
        <w:t>, tumultos violento</w:t>
      </w:r>
      <w:r w:rsidR="00287751" w:rsidRPr="00A3036C">
        <w:rPr>
          <w:rFonts w:ascii="Times New Roman" w:hAnsi="Times New Roman" w:cs="Times New Roman"/>
          <w:sz w:val="24"/>
          <w:szCs w:val="24"/>
        </w:rPr>
        <w:t>s</w:t>
      </w:r>
      <w:r w:rsidR="006B1AD0" w:rsidRPr="00A3036C">
        <w:rPr>
          <w:rFonts w:ascii="Times New Roman" w:hAnsi="Times New Roman" w:cs="Times New Roman"/>
          <w:sz w:val="24"/>
          <w:szCs w:val="24"/>
        </w:rPr>
        <w:t>,</w:t>
      </w:r>
      <w:r w:rsidR="00287751" w:rsidRPr="00A3036C">
        <w:rPr>
          <w:rFonts w:ascii="Times New Roman" w:hAnsi="Times New Roman" w:cs="Times New Roman"/>
          <w:sz w:val="24"/>
          <w:szCs w:val="24"/>
        </w:rPr>
        <w:t xml:space="preserve"> produtores de vítimas </w:t>
      </w:r>
      <w:r w:rsidR="00FE562E" w:rsidRPr="00A3036C">
        <w:rPr>
          <w:rFonts w:ascii="Times New Roman" w:hAnsi="Times New Roman" w:cs="Times New Roman"/>
          <w:sz w:val="24"/>
          <w:szCs w:val="24"/>
        </w:rPr>
        <w:t>espancadas e letai</w:t>
      </w:r>
      <w:r w:rsidR="006B1AD0" w:rsidRPr="00A3036C">
        <w:rPr>
          <w:rFonts w:ascii="Times New Roman" w:hAnsi="Times New Roman" w:cs="Times New Roman"/>
          <w:sz w:val="24"/>
          <w:szCs w:val="24"/>
        </w:rPr>
        <w:t>s, organizados</w:t>
      </w:r>
      <w:r w:rsidR="0083434B" w:rsidRPr="00A3036C">
        <w:rPr>
          <w:rFonts w:ascii="Times New Roman" w:hAnsi="Times New Roman" w:cs="Times New Roman"/>
          <w:sz w:val="24"/>
          <w:szCs w:val="24"/>
        </w:rPr>
        <w:t xml:space="preserve"> por verdadeiros criminosos mascarados de torcedores. Famílias </w:t>
      </w:r>
      <w:r w:rsidR="00A2276F" w:rsidRPr="00A3036C">
        <w:rPr>
          <w:rFonts w:ascii="Times New Roman" w:hAnsi="Times New Roman" w:cs="Times New Roman"/>
          <w:sz w:val="24"/>
          <w:szCs w:val="24"/>
        </w:rPr>
        <w:t xml:space="preserve">temerosas </w:t>
      </w:r>
      <w:r w:rsidR="0083434B" w:rsidRPr="00A3036C">
        <w:rPr>
          <w:rFonts w:ascii="Times New Roman" w:hAnsi="Times New Roman" w:cs="Times New Roman"/>
          <w:sz w:val="24"/>
          <w:szCs w:val="24"/>
        </w:rPr>
        <w:t>afastam-se dos estádio</w:t>
      </w:r>
      <w:r w:rsidR="00A2276F" w:rsidRPr="00A3036C">
        <w:rPr>
          <w:rFonts w:ascii="Times New Roman" w:hAnsi="Times New Roman" w:cs="Times New Roman"/>
          <w:sz w:val="24"/>
          <w:szCs w:val="24"/>
        </w:rPr>
        <w:t>s</w:t>
      </w:r>
      <w:r w:rsidR="001C6F97" w:rsidRPr="00A3036C">
        <w:rPr>
          <w:rFonts w:ascii="Times New Roman" w:hAnsi="Times New Roman" w:cs="Times New Roman"/>
          <w:sz w:val="24"/>
          <w:szCs w:val="24"/>
        </w:rPr>
        <w:t xml:space="preserve"> fomentados pelo ódio</w:t>
      </w:r>
      <w:r w:rsidR="00D90658" w:rsidRPr="00A3036C">
        <w:rPr>
          <w:rFonts w:ascii="Times New Roman" w:hAnsi="Times New Roman" w:cs="Times New Roman"/>
          <w:sz w:val="24"/>
          <w:szCs w:val="24"/>
        </w:rPr>
        <w:t xml:space="preserve"> aos inimigo</w:t>
      </w:r>
      <w:r w:rsidR="00020BB2" w:rsidRPr="00A3036C">
        <w:rPr>
          <w:rFonts w:ascii="Times New Roman" w:hAnsi="Times New Roman" w:cs="Times New Roman"/>
          <w:sz w:val="24"/>
          <w:szCs w:val="24"/>
        </w:rPr>
        <w:t>s contrários às suas agremiações</w:t>
      </w:r>
      <w:r w:rsidR="00595028" w:rsidRPr="00A3036C">
        <w:rPr>
          <w:rFonts w:ascii="Times New Roman" w:hAnsi="Times New Roman" w:cs="Times New Roman"/>
          <w:sz w:val="24"/>
          <w:szCs w:val="24"/>
        </w:rPr>
        <w:t>, descartando o respeito por adversários como ensina a ética esp</w:t>
      </w:r>
      <w:r w:rsidR="00211A7B" w:rsidRPr="00A3036C">
        <w:rPr>
          <w:rFonts w:ascii="Times New Roman" w:hAnsi="Times New Roman" w:cs="Times New Roman"/>
          <w:sz w:val="24"/>
          <w:szCs w:val="24"/>
        </w:rPr>
        <w:t>ortiva.</w:t>
      </w:r>
      <w:r w:rsidR="003A0882" w:rsidRPr="00A3036C">
        <w:rPr>
          <w:rFonts w:ascii="Times New Roman" w:hAnsi="Times New Roman" w:cs="Times New Roman"/>
          <w:sz w:val="24"/>
          <w:szCs w:val="24"/>
        </w:rPr>
        <w:t xml:space="preserve"> Tensão irradiada para dentro do campo, onde jogadores envolvem-se em briga</w:t>
      </w:r>
      <w:r w:rsidR="00CA15A1" w:rsidRPr="00A3036C">
        <w:rPr>
          <w:rFonts w:ascii="Times New Roman" w:hAnsi="Times New Roman" w:cs="Times New Roman"/>
          <w:sz w:val="24"/>
          <w:szCs w:val="24"/>
        </w:rPr>
        <w:t>s motivadas</w:t>
      </w:r>
      <w:r w:rsidR="00FE6199" w:rsidRPr="00A3036C">
        <w:rPr>
          <w:rFonts w:ascii="Times New Roman" w:hAnsi="Times New Roman" w:cs="Times New Roman"/>
          <w:sz w:val="24"/>
          <w:szCs w:val="24"/>
        </w:rPr>
        <w:t xml:space="preserve"> por práticas comuns ao jogo</w:t>
      </w:r>
      <w:r w:rsidR="00651DCE" w:rsidRPr="00A3036C">
        <w:rPr>
          <w:rFonts w:ascii="Times New Roman" w:hAnsi="Times New Roman" w:cs="Times New Roman"/>
          <w:sz w:val="24"/>
          <w:szCs w:val="24"/>
        </w:rPr>
        <w:t xml:space="preserve"> e, agora, não absorvidas como naturais.</w:t>
      </w:r>
    </w:p>
    <w:p w14:paraId="2C57D393" w14:textId="77777777" w:rsidR="00F55AAD" w:rsidRPr="00A3036C" w:rsidRDefault="008D60FC"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Presidentes, diretores, </w:t>
      </w:r>
      <w:r w:rsidR="00233059" w:rsidRPr="00A3036C">
        <w:rPr>
          <w:rFonts w:ascii="Times New Roman" w:hAnsi="Times New Roman" w:cs="Times New Roman"/>
          <w:sz w:val="24"/>
          <w:szCs w:val="24"/>
        </w:rPr>
        <w:t>comissões técnicas, jogadores e imprensa convivem</w:t>
      </w:r>
      <w:r w:rsidR="00261D7C" w:rsidRPr="00A3036C">
        <w:rPr>
          <w:rFonts w:ascii="Times New Roman" w:hAnsi="Times New Roman" w:cs="Times New Roman"/>
          <w:sz w:val="24"/>
          <w:szCs w:val="24"/>
        </w:rPr>
        <w:t xml:space="preserve"> com violências morais e físicas naturalizadas num cotidiano</w:t>
      </w:r>
      <w:r w:rsidR="00D914F8" w:rsidRPr="00A3036C">
        <w:rPr>
          <w:rFonts w:ascii="Times New Roman" w:hAnsi="Times New Roman" w:cs="Times New Roman"/>
          <w:sz w:val="24"/>
          <w:szCs w:val="24"/>
        </w:rPr>
        <w:t xml:space="preserve"> de grande audiência dos torcedores.</w:t>
      </w:r>
    </w:p>
    <w:p w14:paraId="3AB6664E" w14:textId="7BDD77B6" w:rsidR="00DB5CEA" w:rsidRPr="00A3036C" w:rsidRDefault="00DB5CEA"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Outros esportes </w:t>
      </w:r>
      <w:r w:rsidR="00CB688A" w:rsidRPr="00A3036C">
        <w:rPr>
          <w:rFonts w:ascii="Times New Roman" w:hAnsi="Times New Roman" w:cs="Times New Roman"/>
          <w:sz w:val="24"/>
          <w:szCs w:val="24"/>
        </w:rPr>
        <w:t>apresentados em competições domésticas e internacionai</w:t>
      </w:r>
      <w:r w:rsidR="00C77CAD" w:rsidRPr="00A3036C">
        <w:rPr>
          <w:rFonts w:ascii="Times New Roman" w:hAnsi="Times New Roman" w:cs="Times New Roman"/>
          <w:sz w:val="24"/>
          <w:szCs w:val="24"/>
        </w:rPr>
        <w:t>s sofrem</w:t>
      </w:r>
      <w:r w:rsidR="001E4D1F" w:rsidRPr="00A3036C">
        <w:rPr>
          <w:rFonts w:ascii="Times New Roman" w:hAnsi="Times New Roman" w:cs="Times New Roman"/>
          <w:sz w:val="24"/>
          <w:szCs w:val="24"/>
        </w:rPr>
        <w:t xml:space="preserve"> com situações análogas as ocorrências futebolísticas.</w:t>
      </w:r>
      <w:r w:rsidR="007F1667" w:rsidRPr="00A3036C">
        <w:rPr>
          <w:rFonts w:ascii="Times New Roman" w:hAnsi="Times New Roman" w:cs="Times New Roman"/>
          <w:sz w:val="24"/>
          <w:szCs w:val="24"/>
        </w:rPr>
        <w:t xml:space="preserve"> Palcos esportivos explodem</w:t>
      </w:r>
      <w:r w:rsidR="003906C5" w:rsidRPr="00A3036C">
        <w:rPr>
          <w:rFonts w:ascii="Times New Roman" w:hAnsi="Times New Roman" w:cs="Times New Roman"/>
          <w:sz w:val="24"/>
          <w:szCs w:val="24"/>
        </w:rPr>
        <w:t xml:space="preserve"> agressões morais e físicas </w:t>
      </w:r>
      <w:r w:rsidR="003906C5" w:rsidRPr="00A3036C">
        <w:rPr>
          <w:rFonts w:ascii="Times New Roman" w:hAnsi="Times New Roman" w:cs="Times New Roman"/>
          <w:sz w:val="24"/>
          <w:szCs w:val="24"/>
        </w:rPr>
        <w:lastRenderedPageBreak/>
        <w:t xml:space="preserve">entre seus praticantes e torcedores. </w:t>
      </w:r>
      <w:r w:rsidR="00CA4940" w:rsidRPr="00A3036C">
        <w:rPr>
          <w:rFonts w:ascii="Times New Roman" w:hAnsi="Times New Roman" w:cs="Times New Roman"/>
          <w:sz w:val="24"/>
          <w:szCs w:val="24"/>
        </w:rPr>
        <w:t>Pré-disposição</w:t>
      </w:r>
      <w:r w:rsidR="00CB688A" w:rsidRPr="00A3036C">
        <w:rPr>
          <w:rFonts w:ascii="Times New Roman" w:hAnsi="Times New Roman" w:cs="Times New Roman"/>
          <w:sz w:val="24"/>
          <w:szCs w:val="24"/>
        </w:rPr>
        <w:t xml:space="preserve"> </w:t>
      </w:r>
      <w:r w:rsidR="009C0ECC" w:rsidRPr="00A3036C">
        <w:rPr>
          <w:rFonts w:ascii="Times New Roman" w:hAnsi="Times New Roman" w:cs="Times New Roman"/>
          <w:sz w:val="24"/>
          <w:szCs w:val="24"/>
        </w:rPr>
        <w:t>humana para violência é assustador</w:t>
      </w:r>
      <w:r w:rsidR="00F24666" w:rsidRPr="00A3036C">
        <w:rPr>
          <w:rFonts w:ascii="Times New Roman" w:hAnsi="Times New Roman" w:cs="Times New Roman"/>
          <w:sz w:val="24"/>
          <w:szCs w:val="24"/>
        </w:rPr>
        <w:t>a e digna de estudos científicos.</w:t>
      </w:r>
    </w:p>
    <w:p w14:paraId="371AAAF4" w14:textId="77777777" w:rsidR="00370AB2" w:rsidRPr="00A3036C" w:rsidRDefault="00F55AAD"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Comemorações de títulos tornam-se praças de guerras</w:t>
      </w:r>
      <w:r w:rsidR="00BA5C64" w:rsidRPr="00A3036C">
        <w:rPr>
          <w:rFonts w:ascii="Times New Roman" w:hAnsi="Times New Roman" w:cs="Times New Roman"/>
          <w:sz w:val="24"/>
          <w:szCs w:val="24"/>
        </w:rPr>
        <w:t xml:space="preserve"> entre </w:t>
      </w:r>
      <w:r w:rsidR="00CD5D18" w:rsidRPr="00A3036C">
        <w:rPr>
          <w:rFonts w:ascii="Times New Roman" w:hAnsi="Times New Roman" w:cs="Times New Roman"/>
          <w:sz w:val="24"/>
          <w:szCs w:val="24"/>
        </w:rPr>
        <w:t>apaixonados pelo mesmo time</w:t>
      </w:r>
      <w:r w:rsidR="00456A72" w:rsidRPr="00A3036C">
        <w:rPr>
          <w:rFonts w:ascii="Times New Roman" w:hAnsi="Times New Roman" w:cs="Times New Roman"/>
          <w:sz w:val="24"/>
          <w:szCs w:val="24"/>
        </w:rPr>
        <w:t xml:space="preserve">, </w:t>
      </w:r>
      <w:r w:rsidR="00652FF3" w:rsidRPr="00A3036C">
        <w:rPr>
          <w:rFonts w:ascii="Times New Roman" w:hAnsi="Times New Roman" w:cs="Times New Roman"/>
          <w:sz w:val="24"/>
          <w:szCs w:val="24"/>
        </w:rPr>
        <w:t xml:space="preserve">resultando </w:t>
      </w:r>
      <w:r w:rsidR="00EA330E" w:rsidRPr="00A3036C">
        <w:rPr>
          <w:rFonts w:ascii="Times New Roman" w:hAnsi="Times New Roman" w:cs="Times New Roman"/>
          <w:sz w:val="24"/>
          <w:szCs w:val="24"/>
        </w:rPr>
        <w:t>em confusõe</w:t>
      </w:r>
      <w:r w:rsidR="00EF009D" w:rsidRPr="00A3036C">
        <w:rPr>
          <w:rFonts w:ascii="Times New Roman" w:hAnsi="Times New Roman" w:cs="Times New Roman"/>
          <w:sz w:val="24"/>
          <w:szCs w:val="24"/>
        </w:rPr>
        <w:t xml:space="preserve">s promotoras de brigas e </w:t>
      </w:r>
      <w:r w:rsidR="00370AB2" w:rsidRPr="00A3036C">
        <w:rPr>
          <w:rFonts w:ascii="Times New Roman" w:hAnsi="Times New Roman" w:cs="Times New Roman"/>
          <w:sz w:val="24"/>
          <w:szCs w:val="24"/>
        </w:rPr>
        <w:t>mortes.</w:t>
      </w:r>
    </w:p>
    <w:p w14:paraId="19F203FE" w14:textId="77777777" w:rsidR="005A2CE5" w:rsidRPr="00A3036C" w:rsidRDefault="00370AB2" w:rsidP="00A86E5A">
      <w:pPr>
        <w:spacing w:after="0"/>
        <w:jc w:val="both"/>
        <w:rPr>
          <w:rFonts w:ascii="Times New Roman" w:hAnsi="Times New Roman" w:cs="Times New Roman"/>
          <w:sz w:val="24"/>
          <w:szCs w:val="24"/>
        </w:rPr>
      </w:pPr>
      <w:r w:rsidRPr="00A3036C">
        <w:rPr>
          <w:rFonts w:ascii="Times New Roman" w:hAnsi="Times New Roman" w:cs="Times New Roman"/>
          <w:sz w:val="24"/>
          <w:szCs w:val="24"/>
        </w:rPr>
        <w:t>Paralelamente, escândalos</w:t>
      </w:r>
      <w:r w:rsidR="00E83D2B" w:rsidRPr="00A3036C">
        <w:rPr>
          <w:rFonts w:ascii="Times New Roman" w:hAnsi="Times New Roman" w:cs="Times New Roman"/>
          <w:sz w:val="24"/>
          <w:szCs w:val="24"/>
        </w:rPr>
        <w:t xml:space="preserve"> nas sete artes são noticiados</w:t>
      </w:r>
      <w:r w:rsidR="00474B45" w:rsidRPr="00A3036C">
        <w:rPr>
          <w:rFonts w:ascii="Times New Roman" w:hAnsi="Times New Roman" w:cs="Times New Roman"/>
          <w:sz w:val="24"/>
          <w:szCs w:val="24"/>
        </w:rPr>
        <w:t xml:space="preserve"> e </w:t>
      </w:r>
      <w:r w:rsidR="007A7D4A" w:rsidRPr="00A3036C">
        <w:rPr>
          <w:rFonts w:ascii="Times New Roman" w:hAnsi="Times New Roman" w:cs="Times New Roman"/>
          <w:sz w:val="24"/>
          <w:szCs w:val="24"/>
        </w:rPr>
        <w:t>a população global, chocada,</w:t>
      </w:r>
      <w:r w:rsidR="0090123B" w:rsidRPr="00A3036C">
        <w:rPr>
          <w:rFonts w:ascii="Times New Roman" w:hAnsi="Times New Roman" w:cs="Times New Roman"/>
          <w:sz w:val="24"/>
          <w:szCs w:val="24"/>
        </w:rPr>
        <w:t xml:space="preserve"> lê, ouve e vê artistas de to</w:t>
      </w:r>
      <w:r w:rsidR="00090701" w:rsidRPr="00A3036C">
        <w:rPr>
          <w:rFonts w:ascii="Times New Roman" w:hAnsi="Times New Roman" w:cs="Times New Roman"/>
          <w:sz w:val="24"/>
          <w:szCs w:val="24"/>
        </w:rPr>
        <w:t>das as artes envolvidos e estrelando</w:t>
      </w:r>
      <w:r w:rsidR="00934877" w:rsidRPr="00A3036C">
        <w:rPr>
          <w:rFonts w:ascii="Times New Roman" w:hAnsi="Times New Roman" w:cs="Times New Roman"/>
          <w:sz w:val="24"/>
          <w:szCs w:val="24"/>
        </w:rPr>
        <w:t xml:space="preserve"> crimes nos bastidores de filmagens e nos seus cotidianos.</w:t>
      </w:r>
    </w:p>
    <w:p w14:paraId="58708E81" w14:textId="77777777" w:rsidR="00421033" w:rsidRPr="00A3036C" w:rsidRDefault="005A2CE5" w:rsidP="00D34A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Assassinatos, </w:t>
      </w:r>
      <w:r w:rsidR="0058548B" w:rsidRPr="00A3036C">
        <w:rPr>
          <w:rFonts w:ascii="Times New Roman" w:hAnsi="Times New Roman" w:cs="Times New Roman"/>
          <w:sz w:val="24"/>
          <w:szCs w:val="24"/>
        </w:rPr>
        <w:t xml:space="preserve">brigas, </w:t>
      </w:r>
      <w:r w:rsidR="007808FF" w:rsidRPr="00A3036C">
        <w:rPr>
          <w:rFonts w:ascii="Times New Roman" w:hAnsi="Times New Roman" w:cs="Times New Roman"/>
          <w:sz w:val="24"/>
          <w:szCs w:val="24"/>
        </w:rPr>
        <w:t xml:space="preserve">corrupções, </w:t>
      </w:r>
      <w:r w:rsidR="00634510" w:rsidRPr="00A3036C">
        <w:rPr>
          <w:rFonts w:ascii="Times New Roman" w:hAnsi="Times New Roman" w:cs="Times New Roman"/>
          <w:sz w:val="24"/>
          <w:szCs w:val="24"/>
        </w:rPr>
        <w:t xml:space="preserve">desatinos, </w:t>
      </w:r>
      <w:r w:rsidR="00454D98" w:rsidRPr="00A3036C">
        <w:rPr>
          <w:rFonts w:ascii="Times New Roman" w:hAnsi="Times New Roman" w:cs="Times New Roman"/>
          <w:sz w:val="24"/>
          <w:szCs w:val="24"/>
        </w:rPr>
        <w:t xml:space="preserve">exposições, </w:t>
      </w:r>
      <w:r w:rsidRPr="00A3036C">
        <w:rPr>
          <w:rFonts w:ascii="Times New Roman" w:hAnsi="Times New Roman" w:cs="Times New Roman"/>
          <w:sz w:val="24"/>
          <w:szCs w:val="24"/>
        </w:rPr>
        <w:t>feminicídios,</w:t>
      </w:r>
      <w:r w:rsidR="00454D98" w:rsidRPr="00A3036C">
        <w:rPr>
          <w:rFonts w:ascii="Times New Roman" w:hAnsi="Times New Roman" w:cs="Times New Roman"/>
          <w:sz w:val="24"/>
          <w:szCs w:val="24"/>
        </w:rPr>
        <w:t xml:space="preserve"> </w:t>
      </w:r>
      <w:r w:rsidR="000C7929" w:rsidRPr="00A3036C">
        <w:rPr>
          <w:rFonts w:ascii="Times New Roman" w:hAnsi="Times New Roman" w:cs="Times New Roman"/>
          <w:sz w:val="24"/>
          <w:szCs w:val="24"/>
        </w:rPr>
        <w:t xml:space="preserve">homicídios, </w:t>
      </w:r>
      <w:r w:rsidR="002B0233" w:rsidRPr="00A3036C">
        <w:rPr>
          <w:rFonts w:ascii="Times New Roman" w:hAnsi="Times New Roman" w:cs="Times New Roman"/>
          <w:sz w:val="24"/>
          <w:szCs w:val="24"/>
        </w:rPr>
        <w:t xml:space="preserve">intolerâncias, julgamentos, </w:t>
      </w:r>
      <w:r w:rsidR="00373787" w:rsidRPr="00A3036C">
        <w:rPr>
          <w:rFonts w:ascii="Times New Roman" w:hAnsi="Times New Roman" w:cs="Times New Roman"/>
          <w:sz w:val="24"/>
          <w:szCs w:val="24"/>
        </w:rPr>
        <w:t xml:space="preserve">lamúrias, mentiras, </w:t>
      </w:r>
      <w:r w:rsidR="001F76D8" w:rsidRPr="00A3036C">
        <w:rPr>
          <w:rFonts w:ascii="Times New Roman" w:hAnsi="Times New Roman" w:cs="Times New Roman"/>
          <w:sz w:val="24"/>
          <w:szCs w:val="24"/>
        </w:rPr>
        <w:t xml:space="preserve">opressões, </w:t>
      </w:r>
      <w:r w:rsidR="004F7B31" w:rsidRPr="00A3036C">
        <w:rPr>
          <w:rFonts w:ascii="Times New Roman" w:hAnsi="Times New Roman" w:cs="Times New Roman"/>
          <w:i/>
          <w:iCs/>
          <w:sz w:val="24"/>
          <w:szCs w:val="24"/>
        </w:rPr>
        <w:t>putarias</w:t>
      </w:r>
      <w:r w:rsidR="004F7B31" w:rsidRPr="00A3036C">
        <w:rPr>
          <w:rFonts w:ascii="Times New Roman" w:hAnsi="Times New Roman" w:cs="Times New Roman"/>
          <w:sz w:val="24"/>
          <w:szCs w:val="24"/>
        </w:rPr>
        <w:t xml:space="preserve">, </w:t>
      </w:r>
      <w:r w:rsidR="00B93530" w:rsidRPr="00A3036C">
        <w:rPr>
          <w:rFonts w:ascii="Times New Roman" w:hAnsi="Times New Roman" w:cs="Times New Roman"/>
          <w:sz w:val="24"/>
          <w:szCs w:val="24"/>
        </w:rPr>
        <w:t xml:space="preserve">ruídos, </w:t>
      </w:r>
      <w:r w:rsidR="000131DF" w:rsidRPr="00A3036C">
        <w:rPr>
          <w:rFonts w:ascii="Times New Roman" w:hAnsi="Times New Roman" w:cs="Times New Roman"/>
          <w:sz w:val="24"/>
          <w:szCs w:val="24"/>
        </w:rPr>
        <w:t>sandices</w:t>
      </w:r>
      <w:r w:rsidR="00DD2D6C" w:rsidRPr="00A3036C">
        <w:rPr>
          <w:rFonts w:ascii="Times New Roman" w:hAnsi="Times New Roman" w:cs="Times New Roman"/>
          <w:sz w:val="24"/>
          <w:szCs w:val="24"/>
        </w:rPr>
        <w:t xml:space="preserve"> e outras energias </w:t>
      </w:r>
      <w:r w:rsidR="0076472A" w:rsidRPr="00A3036C">
        <w:rPr>
          <w:rFonts w:ascii="Times New Roman" w:hAnsi="Times New Roman" w:cs="Times New Roman"/>
          <w:sz w:val="24"/>
          <w:szCs w:val="24"/>
        </w:rPr>
        <w:t>maléficas estampam manchetes, antes, glamourizadas</w:t>
      </w:r>
      <w:r w:rsidR="004B2C0D" w:rsidRPr="00A3036C">
        <w:rPr>
          <w:rFonts w:ascii="Times New Roman" w:hAnsi="Times New Roman" w:cs="Times New Roman"/>
          <w:sz w:val="24"/>
          <w:szCs w:val="24"/>
        </w:rPr>
        <w:t xml:space="preserve"> no entretenimento</w:t>
      </w:r>
      <w:r w:rsidR="0076472A" w:rsidRPr="00A3036C">
        <w:rPr>
          <w:rFonts w:ascii="Times New Roman" w:hAnsi="Times New Roman" w:cs="Times New Roman"/>
          <w:sz w:val="24"/>
          <w:szCs w:val="24"/>
        </w:rPr>
        <w:t>, hoje</w:t>
      </w:r>
      <w:r w:rsidR="004B2C0D" w:rsidRPr="00A3036C">
        <w:rPr>
          <w:rFonts w:ascii="Times New Roman" w:hAnsi="Times New Roman" w:cs="Times New Roman"/>
          <w:sz w:val="24"/>
          <w:szCs w:val="24"/>
        </w:rPr>
        <w:t xml:space="preserve">, </w:t>
      </w:r>
      <w:r w:rsidR="00326BC1" w:rsidRPr="00A3036C">
        <w:rPr>
          <w:rFonts w:ascii="Times New Roman" w:hAnsi="Times New Roman" w:cs="Times New Roman"/>
          <w:sz w:val="24"/>
          <w:szCs w:val="24"/>
        </w:rPr>
        <w:t>na seção criminal.</w:t>
      </w:r>
      <w:r w:rsidR="00230779" w:rsidRPr="00A3036C">
        <w:rPr>
          <w:rFonts w:ascii="Times New Roman" w:hAnsi="Times New Roman" w:cs="Times New Roman"/>
          <w:sz w:val="24"/>
          <w:szCs w:val="24"/>
        </w:rPr>
        <w:t xml:space="preserve"> Cinemas vazios em todo o mundo são adquiridos pela IMSD — Independência Mundial dos Servos de Deu</w:t>
      </w:r>
      <w:r w:rsidR="004F2E38" w:rsidRPr="00A3036C">
        <w:rPr>
          <w:rFonts w:ascii="Times New Roman" w:hAnsi="Times New Roman" w:cs="Times New Roman"/>
          <w:sz w:val="24"/>
          <w:szCs w:val="24"/>
        </w:rPr>
        <w:t>s, ávida para ser oficializada como única religião d</w:t>
      </w:r>
      <w:r w:rsidR="007109F3" w:rsidRPr="00A3036C">
        <w:rPr>
          <w:rFonts w:ascii="Times New Roman" w:hAnsi="Times New Roman" w:cs="Times New Roman"/>
          <w:sz w:val="24"/>
          <w:szCs w:val="24"/>
        </w:rPr>
        <w:t>o planeta Terra. Roberto Evaristo de Macedo Soare</w:t>
      </w:r>
      <w:r w:rsidR="00334032" w:rsidRPr="00A3036C">
        <w:rPr>
          <w:rFonts w:ascii="Times New Roman" w:hAnsi="Times New Roman" w:cs="Times New Roman"/>
          <w:sz w:val="24"/>
          <w:szCs w:val="24"/>
        </w:rPr>
        <w:t>s está pronto para</w:t>
      </w:r>
      <w:r w:rsidR="00360FA9" w:rsidRPr="00A3036C">
        <w:rPr>
          <w:rFonts w:ascii="Times New Roman" w:hAnsi="Times New Roman" w:cs="Times New Roman"/>
          <w:sz w:val="24"/>
          <w:szCs w:val="24"/>
        </w:rPr>
        <w:t xml:space="preserve"> se</w:t>
      </w:r>
      <w:r w:rsidR="00334032" w:rsidRPr="00A3036C">
        <w:rPr>
          <w:rFonts w:ascii="Times New Roman" w:hAnsi="Times New Roman" w:cs="Times New Roman"/>
          <w:sz w:val="24"/>
          <w:szCs w:val="24"/>
        </w:rPr>
        <w:t xml:space="preserve"> assumir</w:t>
      </w:r>
      <w:r w:rsidR="00360FA9" w:rsidRPr="00A3036C">
        <w:rPr>
          <w:rFonts w:ascii="Times New Roman" w:hAnsi="Times New Roman" w:cs="Times New Roman"/>
          <w:sz w:val="24"/>
          <w:szCs w:val="24"/>
        </w:rPr>
        <w:t xml:space="preserve"> como autoridade máxima religiosa do orbe</w:t>
      </w:r>
      <w:r w:rsidR="00E92D88" w:rsidRPr="00A3036C">
        <w:rPr>
          <w:rFonts w:ascii="Times New Roman" w:hAnsi="Times New Roman" w:cs="Times New Roman"/>
          <w:sz w:val="24"/>
          <w:szCs w:val="24"/>
        </w:rPr>
        <w:t xml:space="preserve"> e</w:t>
      </w:r>
      <w:r w:rsidR="00877D65" w:rsidRPr="00A3036C">
        <w:rPr>
          <w:rFonts w:ascii="Times New Roman" w:hAnsi="Times New Roman" w:cs="Times New Roman"/>
          <w:sz w:val="24"/>
          <w:szCs w:val="24"/>
        </w:rPr>
        <w:t xml:space="preserve"> </w:t>
      </w:r>
      <w:r w:rsidR="00D34A91" w:rsidRPr="00A3036C">
        <w:rPr>
          <w:rFonts w:ascii="Times New Roman" w:hAnsi="Times New Roman" w:cs="Times New Roman"/>
          <w:sz w:val="24"/>
          <w:szCs w:val="24"/>
        </w:rPr>
        <w:t>Jesuíno Deusalino Pereira Nunes, Jesus de Deus</w:t>
      </w:r>
      <w:r w:rsidR="00E92D88" w:rsidRPr="00A3036C">
        <w:rPr>
          <w:rFonts w:ascii="Times New Roman" w:hAnsi="Times New Roman" w:cs="Times New Roman"/>
          <w:sz w:val="24"/>
          <w:szCs w:val="24"/>
        </w:rPr>
        <w:t xml:space="preserve">, estuda, fervorosamente, para </w:t>
      </w:r>
      <w:r w:rsidR="00B65125" w:rsidRPr="00A3036C">
        <w:rPr>
          <w:rFonts w:ascii="Times New Roman" w:hAnsi="Times New Roman" w:cs="Times New Roman"/>
          <w:sz w:val="24"/>
          <w:szCs w:val="24"/>
        </w:rPr>
        <w:t>ser, breve, apresentado ao mundo como Emmanuel Jesus de Deus</w:t>
      </w:r>
      <w:r w:rsidR="007F43D2" w:rsidRPr="00A3036C">
        <w:rPr>
          <w:rFonts w:ascii="Times New Roman" w:hAnsi="Times New Roman" w:cs="Times New Roman"/>
          <w:sz w:val="24"/>
          <w:szCs w:val="24"/>
        </w:rPr>
        <w:t xml:space="preserve">, protagonizando </w:t>
      </w:r>
      <w:bookmarkStart w:id="44" w:name="_Hlk184726928"/>
      <w:r w:rsidR="00902FC2" w:rsidRPr="00A3036C">
        <w:rPr>
          <w:rFonts w:ascii="Times New Roman" w:hAnsi="Times New Roman" w:cs="Times New Roman"/>
          <w:sz w:val="24"/>
          <w:szCs w:val="24"/>
        </w:rPr>
        <w:t>“O filho pródigo volta ao lar”.</w:t>
      </w:r>
      <w:bookmarkEnd w:id="44"/>
    </w:p>
    <w:p w14:paraId="68E9187A" w14:textId="08F423E2" w:rsidR="00632709" w:rsidRPr="00A3036C" w:rsidRDefault="00045EFC" w:rsidP="00D34A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Autointitulado </w:t>
      </w:r>
      <w:r w:rsidR="009926B6" w:rsidRPr="00A3036C">
        <w:rPr>
          <w:rFonts w:ascii="Times New Roman" w:hAnsi="Times New Roman" w:cs="Times New Roman"/>
          <w:sz w:val="24"/>
          <w:szCs w:val="24"/>
        </w:rPr>
        <w:t>Presidente do Universo</w:t>
      </w:r>
      <w:r w:rsidRPr="00A3036C">
        <w:rPr>
          <w:rFonts w:ascii="Times New Roman" w:hAnsi="Times New Roman" w:cs="Times New Roman"/>
          <w:sz w:val="24"/>
          <w:szCs w:val="24"/>
        </w:rPr>
        <w:t>, Roberto Evaristo</w:t>
      </w:r>
      <w:r w:rsidR="008B3533" w:rsidRPr="00A3036C">
        <w:rPr>
          <w:rFonts w:ascii="Times New Roman" w:hAnsi="Times New Roman" w:cs="Times New Roman"/>
          <w:sz w:val="24"/>
          <w:szCs w:val="24"/>
        </w:rPr>
        <w:t xml:space="preserve"> propagandeia</w:t>
      </w:r>
      <w:r w:rsidR="00047862" w:rsidRPr="00A3036C">
        <w:rPr>
          <w:rFonts w:ascii="Times New Roman" w:hAnsi="Times New Roman" w:cs="Times New Roman"/>
          <w:sz w:val="24"/>
          <w:szCs w:val="24"/>
        </w:rPr>
        <w:t>,</w:t>
      </w:r>
      <w:r w:rsidR="008B3533" w:rsidRPr="00A3036C">
        <w:rPr>
          <w:rFonts w:ascii="Times New Roman" w:hAnsi="Times New Roman" w:cs="Times New Roman"/>
          <w:sz w:val="24"/>
          <w:szCs w:val="24"/>
        </w:rPr>
        <w:t xml:space="preserve"> em reunião privada com</w:t>
      </w:r>
      <w:r w:rsidR="00047862" w:rsidRPr="00A3036C">
        <w:rPr>
          <w:rFonts w:ascii="Times New Roman" w:hAnsi="Times New Roman" w:cs="Times New Roman"/>
          <w:sz w:val="24"/>
          <w:szCs w:val="24"/>
        </w:rPr>
        <w:t xml:space="preserve"> </w:t>
      </w:r>
      <w:r w:rsidR="00B85D8E" w:rsidRPr="00A3036C">
        <w:rPr>
          <w:rFonts w:ascii="Times New Roman" w:hAnsi="Times New Roman" w:cs="Times New Roman"/>
          <w:sz w:val="24"/>
          <w:szCs w:val="24"/>
        </w:rPr>
        <w:t>todos os líderes</w:t>
      </w:r>
      <w:r w:rsidR="00047862" w:rsidRPr="00A3036C">
        <w:rPr>
          <w:rFonts w:ascii="Times New Roman" w:hAnsi="Times New Roman" w:cs="Times New Roman"/>
          <w:sz w:val="24"/>
          <w:szCs w:val="24"/>
        </w:rPr>
        <w:t xml:space="preserve"> religiosos do astro</w:t>
      </w:r>
      <w:r w:rsidR="00C429F8" w:rsidRPr="00A3036C">
        <w:rPr>
          <w:rFonts w:ascii="Times New Roman" w:hAnsi="Times New Roman" w:cs="Times New Roman"/>
          <w:sz w:val="24"/>
          <w:szCs w:val="24"/>
        </w:rPr>
        <w:t>, sua candidatura única como</w:t>
      </w:r>
      <w:r w:rsidR="004B720A" w:rsidRPr="00A3036C">
        <w:rPr>
          <w:rFonts w:ascii="Times New Roman" w:hAnsi="Times New Roman" w:cs="Times New Roman"/>
          <w:sz w:val="24"/>
          <w:szCs w:val="24"/>
        </w:rPr>
        <w:t xml:space="preserve"> maior autoridade religiosa</w:t>
      </w:r>
      <w:r w:rsidR="00B85D8E" w:rsidRPr="00A3036C">
        <w:rPr>
          <w:rFonts w:ascii="Times New Roman" w:hAnsi="Times New Roman" w:cs="Times New Roman"/>
          <w:sz w:val="24"/>
          <w:szCs w:val="24"/>
        </w:rPr>
        <w:t>, a ser empossad</w:t>
      </w:r>
      <w:r w:rsidR="00AD2355" w:rsidRPr="00A3036C">
        <w:rPr>
          <w:rFonts w:ascii="Times New Roman" w:hAnsi="Times New Roman" w:cs="Times New Roman"/>
          <w:sz w:val="24"/>
          <w:szCs w:val="24"/>
        </w:rPr>
        <w:t>o</w:t>
      </w:r>
      <w:r w:rsidR="00B85D8E" w:rsidRPr="00A3036C">
        <w:rPr>
          <w:rFonts w:ascii="Times New Roman" w:hAnsi="Times New Roman" w:cs="Times New Roman"/>
          <w:sz w:val="24"/>
          <w:szCs w:val="24"/>
        </w:rPr>
        <w:t xml:space="preserve"> em brev</w:t>
      </w:r>
      <w:r w:rsidR="00AD2355" w:rsidRPr="00A3036C">
        <w:rPr>
          <w:rFonts w:ascii="Times New Roman" w:hAnsi="Times New Roman" w:cs="Times New Roman"/>
          <w:sz w:val="24"/>
          <w:szCs w:val="24"/>
        </w:rPr>
        <w:t xml:space="preserve">e, respaldado </w:t>
      </w:r>
      <w:r w:rsidR="00675F26" w:rsidRPr="00A3036C">
        <w:rPr>
          <w:rFonts w:ascii="Times New Roman" w:hAnsi="Times New Roman" w:cs="Times New Roman"/>
          <w:sz w:val="24"/>
          <w:szCs w:val="24"/>
        </w:rPr>
        <w:t xml:space="preserve">pela IMSD, </w:t>
      </w:r>
      <w:r w:rsidR="00F110A3" w:rsidRPr="00A3036C">
        <w:rPr>
          <w:rFonts w:ascii="Times New Roman" w:hAnsi="Times New Roman" w:cs="Times New Roman"/>
          <w:sz w:val="24"/>
          <w:szCs w:val="24"/>
        </w:rPr>
        <w:t>religião exclusiva da Terra,</w:t>
      </w:r>
      <w:r w:rsidR="009F6999" w:rsidRPr="00A3036C">
        <w:rPr>
          <w:rFonts w:ascii="Times New Roman" w:hAnsi="Times New Roman" w:cs="Times New Roman"/>
          <w:sz w:val="24"/>
          <w:szCs w:val="24"/>
        </w:rPr>
        <w:t xml:space="preserve"> e pelos eventos miraculosos</w:t>
      </w:r>
      <w:r w:rsidR="00B019CA" w:rsidRPr="00A3036C">
        <w:rPr>
          <w:rFonts w:ascii="Times New Roman" w:hAnsi="Times New Roman" w:cs="Times New Roman"/>
          <w:sz w:val="24"/>
          <w:szCs w:val="24"/>
        </w:rPr>
        <w:t xml:space="preserve"> que irão acontecer. Convicção de Macedo Soares</w:t>
      </w:r>
      <w:r w:rsidR="001324AC" w:rsidRPr="00A3036C">
        <w:rPr>
          <w:rFonts w:ascii="Times New Roman" w:hAnsi="Times New Roman" w:cs="Times New Roman"/>
          <w:sz w:val="24"/>
          <w:szCs w:val="24"/>
        </w:rPr>
        <w:t xml:space="preserve"> impressiona seus partidário</w:t>
      </w:r>
      <w:r w:rsidR="00B94676" w:rsidRPr="00A3036C">
        <w:rPr>
          <w:rFonts w:ascii="Times New Roman" w:hAnsi="Times New Roman" w:cs="Times New Roman"/>
          <w:sz w:val="24"/>
          <w:szCs w:val="24"/>
        </w:rPr>
        <w:t xml:space="preserve">s e </w:t>
      </w:r>
      <w:r w:rsidR="00AF3A7F" w:rsidRPr="00A3036C">
        <w:rPr>
          <w:rFonts w:ascii="Times New Roman" w:hAnsi="Times New Roman" w:cs="Times New Roman"/>
          <w:sz w:val="24"/>
          <w:szCs w:val="24"/>
        </w:rPr>
        <w:t xml:space="preserve">cria </w:t>
      </w:r>
      <w:r w:rsidR="001B527B" w:rsidRPr="00A3036C">
        <w:rPr>
          <w:rFonts w:ascii="Times New Roman" w:hAnsi="Times New Roman" w:cs="Times New Roman"/>
          <w:sz w:val="24"/>
          <w:szCs w:val="24"/>
        </w:rPr>
        <w:t>d</w:t>
      </w:r>
      <w:r w:rsidR="00AF3A7F" w:rsidRPr="00A3036C">
        <w:rPr>
          <w:rFonts w:ascii="Times New Roman" w:hAnsi="Times New Roman" w:cs="Times New Roman"/>
          <w:sz w:val="24"/>
          <w:szCs w:val="24"/>
        </w:rPr>
        <w:t>esconfiança</w:t>
      </w:r>
      <w:r w:rsidR="001B527B" w:rsidRPr="00A3036C">
        <w:rPr>
          <w:rFonts w:ascii="Times New Roman" w:hAnsi="Times New Roman" w:cs="Times New Roman"/>
          <w:sz w:val="24"/>
          <w:szCs w:val="24"/>
        </w:rPr>
        <w:t xml:space="preserve"> nos contestadores</w:t>
      </w:r>
      <w:r w:rsidR="0097597A" w:rsidRPr="00A3036C">
        <w:rPr>
          <w:rFonts w:ascii="Times New Roman" w:hAnsi="Times New Roman" w:cs="Times New Roman"/>
          <w:sz w:val="24"/>
          <w:szCs w:val="24"/>
        </w:rPr>
        <w:t>, decididos</w:t>
      </w:r>
      <w:r w:rsidR="009D363E" w:rsidRPr="00A3036C">
        <w:rPr>
          <w:rFonts w:ascii="Times New Roman" w:hAnsi="Times New Roman" w:cs="Times New Roman"/>
          <w:sz w:val="24"/>
          <w:szCs w:val="24"/>
        </w:rPr>
        <w:t xml:space="preserve"> </w:t>
      </w:r>
      <w:r w:rsidR="007A7D6B" w:rsidRPr="00A3036C">
        <w:rPr>
          <w:rFonts w:ascii="Times New Roman" w:hAnsi="Times New Roman" w:cs="Times New Roman"/>
          <w:sz w:val="24"/>
          <w:szCs w:val="24"/>
        </w:rPr>
        <w:t>a verem para crer</w:t>
      </w:r>
      <w:r w:rsidR="009850D7" w:rsidRPr="00A3036C">
        <w:rPr>
          <w:rFonts w:ascii="Times New Roman" w:hAnsi="Times New Roman" w:cs="Times New Roman"/>
          <w:sz w:val="24"/>
          <w:szCs w:val="24"/>
        </w:rPr>
        <w:t>.</w:t>
      </w:r>
      <w:r w:rsidR="001855FC" w:rsidRPr="00A3036C">
        <w:rPr>
          <w:rFonts w:ascii="Times New Roman" w:hAnsi="Times New Roman" w:cs="Times New Roman"/>
          <w:sz w:val="24"/>
          <w:szCs w:val="24"/>
        </w:rPr>
        <w:t xml:space="preserve"> Independentemente de posições favoráveis ou contrárias</w:t>
      </w:r>
      <w:r w:rsidR="00A25DA0" w:rsidRPr="00A3036C">
        <w:rPr>
          <w:rFonts w:ascii="Times New Roman" w:hAnsi="Times New Roman" w:cs="Times New Roman"/>
          <w:sz w:val="24"/>
          <w:szCs w:val="24"/>
        </w:rPr>
        <w:t xml:space="preserve">, Roberto Evaristo de Macedo Soares será o Papa de uma </w:t>
      </w:r>
      <w:r w:rsidR="00F354A6" w:rsidRPr="00A3036C">
        <w:rPr>
          <w:rFonts w:ascii="Times New Roman" w:hAnsi="Times New Roman" w:cs="Times New Roman"/>
          <w:sz w:val="24"/>
          <w:szCs w:val="24"/>
        </w:rPr>
        <w:t>só religião nos domínios terráqueos.</w:t>
      </w:r>
    </w:p>
    <w:p w14:paraId="2D3AF0BF" w14:textId="42BCC326" w:rsidR="00E82975" w:rsidRPr="00A3036C" w:rsidRDefault="009A486A" w:rsidP="00D34A91">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Dimensionais e multidimensionais </w:t>
      </w:r>
      <w:r w:rsidR="00B40C3A" w:rsidRPr="00A3036C">
        <w:rPr>
          <w:rFonts w:ascii="Times New Roman" w:hAnsi="Times New Roman" w:cs="Times New Roman"/>
          <w:sz w:val="24"/>
          <w:szCs w:val="24"/>
        </w:rPr>
        <w:t>habitados</w:t>
      </w:r>
      <w:r w:rsidR="00527ED3" w:rsidRPr="00A3036C">
        <w:rPr>
          <w:rFonts w:ascii="Times New Roman" w:hAnsi="Times New Roman" w:cs="Times New Roman"/>
          <w:sz w:val="24"/>
          <w:szCs w:val="24"/>
        </w:rPr>
        <w:t xml:space="preserve"> na</w:t>
      </w:r>
      <w:r w:rsidRPr="00A3036C">
        <w:rPr>
          <w:rFonts w:ascii="Times New Roman" w:hAnsi="Times New Roman" w:cs="Times New Roman"/>
          <w:sz w:val="24"/>
          <w:szCs w:val="24"/>
        </w:rPr>
        <w:t xml:space="preserve"> m</w:t>
      </w:r>
      <w:r w:rsidR="00F85105" w:rsidRPr="00A3036C">
        <w:rPr>
          <w:rFonts w:ascii="Times New Roman" w:hAnsi="Times New Roman" w:cs="Times New Roman"/>
          <w:sz w:val="24"/>
          <w:szCs w:val="24"/>
        </w:rPr>
        <w:t xml:space="preserve">ansão em Ipanema </w:t>
      </w:r>
      <w:r w:rsidR="005A15B2" w:rsidRPr="00A3036C">
        <w:rPr>
          <w:rFonts w:ascii="Times New Roman" w:hAnsi="Times New Roman" w:cs="Times New Roman"/>
          <w:sz w:val="24"/>
          <w:szCs w:val="24"/>
        </w:rPr>
        <w:t>e</w:t>
      </w:r>
      <w:r w:rsidR="00527ED3" w:rsidRPr="00A3036C">
        <w:rPr>
          <w:rFonts w:ascii="Times New Roman" w:hAnsi="Times New Roman" w:cs="Times New Roman"/>
          <w:sz w:val="24"/>
          <w:szCs w:val="24"/>
        </w:rPr>
        <w:t xml:space="preserve"> na </w:t>
      </w:r>
      <w:r w:rsidR="005A15B2" w:rsidRPr="00A3036C">
        <w:rPr>
          <w:rFonts w:ascii="Times New Roman" w:hAnsi="Times New Roman" w:cs="Times New Roman"/>
          <w:sz w:val="24"/>
          <w:szCs w:val="24"/>
        </w:rPr>
        <w:t xml:space="preserve">Casa de Vidro </w:t>
      </w:r>
      <w:r w:rsidR="00527ED3" w:rsidRPr="00A3036C">
        <w:rPr>
          <w:rFonts w:ascii="Times New Roman" w:hAnsi="Times New Roman" w:cs="Times New Roman"/>
          <w:sz w:val="24"/>
          <w:szCs w:val="24"/>
        </w:rPr>
        <w:t>d</w:t>
      </w:r>
      <w:r w:rsidR="005A15B2" w:rsidRPr="00A3036C">
        <w:rPr>
          <w:rFonts w:ascii="Times New Roman" w:hAnsi="Times New Roman" w:cs="Times New Roman"/>
          <w:sz w:val="24"/>
          <w:szCs w:val="24"/>
        </w:rPr>
        <w:t>a Fazenda Araruama</w:t>
      </w:r>
      <w:r w:rsidR="00527ED3" w:rsidRPr="00A3036C">
        <w:rPr>
          <w:rFonts w:ascii="Times New Roman" w:hAnsi="Times New Roman" w:cs="Times New Roman"/>
          <w:sz w:val="24"/>
          <w:szCs w:val="24"/>
        </w:rPr>
        <w:t xml:space="preserve"> estão </w:t>
      </w:r>
      <w:r w:rsidR="00077301" w:rsidRPr="00A3036C">
        <w:rPr>
          <w:rFonts w:ascii="Times New Roman" w:hAnsi="Times New Roman" w:cs="Times New Roman"/>
          <w:sz w:val="24"/>
          <w:szCs w:val="24"/>
        </w:rPr>
        <w:t>reunidos</w:t>
      </w:r>
      <w:r w:rsidR="003F3E4E" w:rsidRPr="00A3036C">
        <w:rPr>
          <w:rFonts w:ascii="Times New Roman" w:hAnsi="Times New Roman" w:cs="Times New Roman"/>
          <w:sz w:val="24"/>
          <w:szCs w:val="24"/>
        </w:rPr>
        <w:t xml:space="preserve"> com a presença </w:t>
      </w:r>
      <w:r w:rsidR="006A5B9D" w:rsidRPr="00A3036C">
        <w:rPr>
          <w:rFonts w:ascii="Times New Roman" w:hAnsi="Times New Roman" w:cs="Times New Roman"/>
          <w:sz w:val="24"/>
          <w:szCs w:val="24"/>
        </w:rPr>
        <w:t>d</w:t>
      </w:r>
      <w:r w:rsidR="003F3E4E" w:rsidRPr="00A3036C">
        <w:rPr>
          <w:rFonts w:ascii="Times New Roman" w:hAnsi="Times New Roman" w:cs="Times New Roman"/>
          <w:sz w:val="24"/>
          <w:szCs w:val="24"/>
        </w:rPr>
        <w:t>e Fértilles e Germano</w:t>
      </w:r>
      <w:r w:rsidR="009B5248" w:rsidRPr="00A3036C">
        <w:rPr>
          <w:rFonts w:ascii="Times New Roman" w:hAnsi="Times New Roman" w:cs="Times New Roman"/>
          <w:sz w:val="24"/>
          <w:szCs w:val="24"/>
        </w:rPr>
        <w:t xml:space="preserve"> apreciados pelas dezenas de raças universai</w:t>
      </w:r>
      <w:r w:rsidR="000347E8" w:rsidRPr="00A3036C">
        <w:rPr>
          <w:rFonts w:ascii="Times New Roman" w:hAnsi="Times New Roman" w:cs="Times New Roman"/>
          <w:sz w:val="24"/>
          <w:szCs w:val="24"/>
        </w:rPr>
        <w:t>s afinadas ao SEU — Soberana Energia Universal</w:t>
      </w:r>
      <w:r w:rsidR="003F3E4E" w:rsidRPr="00A3036C">
        <w:rPr>
          <w:rFonts w:ascii="Times New Roman" w:hAnsi="Times New Roman" w:cs="Times New Roman"/>
          <w:sz w:val="24"/>
          <w:szCs w:val="24"/>
        </w:rPr>
        <w:t>.</w:t>
      </w:r>
      <w:r w:rsidR="005A15B2" w:rsidRPr="00A3036C">
        <w:rPr>
          <w:rFonts w:ascii="Times New Roman" w:hAnsi="Times New Roman" w:cs="Times New Roman"/>
          <w:sz w:val="24"/>
          <w:szCs w:val="24"/>
        </w:rPr>
        <w:t xml:space="preserve"> </w:t>
      </w:r>
      <w:r w:rsidR="00A77CD6" w:rsidRPr="00A3036C">
        <w:rPr>
          <w:rFonts w:ascii="Times New Roman" w:hAnsi="Times New Roman" w:cs="Times New Roman"/>
          <w:sz w:val="24"/>
          <w:szCs w:val="24"/>
        </w:rPr>
        <w:t>Eles, mesmo</w:t>
      </w:r>
      <w:r w:rsidR="006A5B9D" w:rsidRPr="00A3036C">
        <w:rPr>
          <w:rFonts w:ascii="Times New Roman" w:hAnsi="Times New Roman" w:cs="Times New Roman"/>
          <w:sz w:val="24"/>
          <w:szCs w:val="24"/>
        </w:rPr>
        <w:t>,</w:t>
      </w:r>
      <w:r w:rsidR="00A77CD6" w:rsidRPr="00A3036C">
        <w:rPr>
          <w:rFonts w:ascii="Times New Roman" w:hAnsi="Times New Roman" w:cs="Times New Roman"/>
          <w:sz w:val="24"/>
          <w:szCs w:val="24"/>
        </w:rPr>
        <w:t xml:space="preserve"> submetidos a </w:t>
      </w:r>
      <w:r w:rsidR="00E82975" w:rsidRPr="00A3036C">
        <w:rPr>
          <w:rFonts w:ascii="Times New Roman" w:hAnsi="Times New Roman" w:cs="Times New Roman"/>
          <w:sz w:val="24"/>
          <w:szCs w:val="24"/>
        </w:rPr>
        <w:t>todas as irradiações</w:t>
      </w:r>
      <w:r w:rsidR="00A77CD6" w:rsidRPr="00A3036C">
        <w:rPr>
          <w:rFonts w:ascii="Times New Roman" w:hAnsi="Times New Roman" w:cs="Times New Roman"/>
          <w:sz w:val="24"/>
          <w:szCs w:val="24"/>
        </w:rPr>
        <w:t xml:space="preserve"> energétic</w:t>
      </w:r>
      <w:r w:rsidR="004B4882" w:rsidRPr="00A3036C">
        <w:rPr>
          <w:rFonts w:ascii="Times New Roman" w:hAnsi="Times New Roman" w:cs="Times New Roman"/>
          <w:sz w:val="24"/>
          <w:szCs w:val="24"/>
        </w:rPr>
        <w:t>as vibracionais de baixíssimas frequências, são capazes de mantere</w:t>
      </w:r>
      <w:r w:rsidR="0098683C" w:rsidRPr="00A3036C">
        <w:rPr>
          <w:rFonts w:ascii="Times New Roman" w:hAnsi="Times New Roman" w:cs="Times New Roman"/>
          <w:sz w:val="24"/>
          <w:szCs w:val="24"/>
        </w:rPr>
        <w:t xml:space="preserve">m suas </w:t>
      </w:r>
      <w:r w:rsidR="00AA3746" w:rsidRPr="00A3036C">
        <w:rPr>
          <w:rFonts w:ascii="Times New Roman" w:hAnsi="Times New Roman" w:cs="Times New Roman"/>
          <w:sz w:val="24"/>
          <w:szCs w:val="24"/>
        </w:rPr>
        <w:t>ondas eletromagnéticas e emocionais</w:t>
      </w:r>
      <w:r w:rsidR="0098683C" w:rsidRPr="00A3036C">
        <w:rPr>
          <w:rFonts w:ascii="Times New Roman" w:hAnsi="Times New Roman" w:cs="Times New Roman"/>
          <w:sz w:val="24"/>
          <w:szCs w:val="24"/>
        </w:rPr>
        <w:t xml:space="preserve"> alteadas</w:t>
      </w:r>
      <w:r w:rsidR="00AA3746" w:rsidRPr="00A3036C">
        <w:rPr>
          <w:rFonts w:ascii="Times New Roman" w:hAnsi="Times New Roman" w:cs="Times New Roman"/>
          <w:sz w:val="24"/>
          <w:szCs w:val="24"/>
        </w:rPr>
        <w:t>, lhes permitindo terem a noção exata</w:t>
      </w:r>
      <w:r w:rsidR="005A25AE" w:rsidRPr="00A3036C">
        <w:rPr>
          <w:rFonts w:ascii="Times New Roman" w:hAnsi="Times New Roman" w:cs="Times New Roman"/>
          <w:sz w:val="24"/>
          <w:szCs w:val="24"/>
        </w:rPr>
        <w:t xml:space="preserve"> do tempo que tem no tempo</w:t>
      </w:r>
      <w:r w:rsidR="004D62DF" w:rsidRPr="00A3036C">
        <w:rPr>
          <w:rFonts w:ascii="Times New Roman" w:hAnsi="Times New Roman" w:cs="Times New Roman"/>
          <w:sz w:val="24"/>
          <w:szCs w:val="24"/>
        </w:rPr>
        <w:t>, a previsão de tempo</w:t>
      </w:r>
      <w:r w:rsidR="00C42596" w:rsidRPr="00A3036C">
        <w:rPr>
          <w:rFonts w:ascii="Times New Roman" w:hAnsi="Times New Roman" w:cs="Times New Roman"/>
          <w:sz w:val="24"/>
          <w:szCs w:val="24"/>
        </w:rPr>
        <w:t xml:space="preserve"> sombrio</w:t>
      </w:r>
      <w:r w:rsidR="001D5F3D" w:rsidRPr="00A3036C">
        <w:rPr>
          <w:rFonts w:ascii="Times New Roman" w:hAnsi="Times New Roman" w:cs="Times New Roman"/>
          <w:sz w:val="24"/>
          <w:szCs w:val="24"/>
        </w:rPr>
        <w:t xml:space="preserve"> </w:t>
      </w:r>
      <w:r w:rsidR="00BC0CEC" w:rsidRPr="00A3036C">
        <w:rPr>
          <w:rFonts w:ascii="Times New Roman" w:hAnsi="Times New Roman" w:cs="Times New Roman"/>
          <w:sz w:val="24"/>
          <w:szCs w:val="24"/>
        </w:rPr>
        <w:t>ilumina</w:t>
      </w:r>
      <w:r w:rsidR="001D5F3D" w:rsidRPr="00A3036C">
        <w:rPr>
          <w:rFonts w:ascii="Times New Roman" w:hAnsi="Times New Roman" w:cs="Times New Roman"/>
          <w:sz w:val="24"/>
          <w:szCs w:val="24"/>
        </w:rPr>
        <w:t>do a tempo pela lu</w:t>
      </w:r>
      <w:r w:rsidR="007D4AD8" w:rsidRPr="00A3036C">
        <w:rPr>
          <w:rFonts w:ascii="Times New Roman" w:hAnsi="Times New Roman" w:cs="Times New Roman"/>
          <w:sz w:val="24"/>
          <w:szCs w:val="24"/>
        </w:rPr>
        <w:t>z</w:t>
      </w:r>
      <w:r w:rsidR="00CC5832" w:rsidRPr="00A3036C">
        <w:rPr>
          <w:rFonts w:ascii="Times New Roman" w:hAnsi="Times New Roman" w:cs="Times New Roman"/>
          <w:sz w:val="24"/>
          <w:szCs w:val="24"/>
        </w:rPr>
        <w:t xml:space="preserve"> suprema</w:t>
      </w:r>
      <w:r w:rsidR="00E82975" w:rsidRPr="00A3036C">
        <w:rPr>
          <w:rFonts w:ascii="Times New Roman" w:hAnsi="Times New Roman" w:cs="Times New Roman"/>
          <w:sz w:val="24"/>
          <w:szCs w:val="24"/>
        </w:rPr>
        <w:t xml:space="preserve"> do próprio homem</w:t>
      </w:r>
      <w:r w:rsidR="0051724E" w:rsidRPr="00A3036C">
        <w:rPr>
          <w:rFonts w:ascii="Times New Roman" w:hAnsi="Times New Roman" w:cs="Times New Roman"/>
          <w:sz w:val="24"/>
          <w:szCs w:val="24"/>
        </w:rPr>
        <w:t>, fazendo ruir o Sistema Terra</w:t>
      </w:r>
      <w:r w:rsidR="00E82975" w:rsidRPr="00A3036C">
        <w:rPr>
          <w:rFonts w:ascii="Times New Roman" w:hAnsi="Times New Roman" w:cs="Times New Roman"/>
          <w:sz w:val="24"/>
          <w:szCs w:val="24"/>
        </w:rPr>
        <w:t>.</w:t>
      </w:r>
    </w:p>
    <w:p w14:paraId="024F791B" w14:textId="77777777" w:rsidR="003E1882" w:rsidRPr="00A3036C" w:rsidRDefault="003E1882" w:rsidP="00D34A91">
      <w:pPr>
        <w:spacing w:after="0"/>
        <w:jc w:val="both"/>
        <w:rPr>
          <w:rFonts w:ascii="Times New Roman" w:hAnsi="Times New Roman" w:cs="Times New Roman"/>
          <w:sz w:val="24"/>
          <w:szCs w:val="24"/>
        </w:rPr>
      </w:pPr>
    </w:p>
    <w:p w14:paraId="11FC7BFD" w14:textId="77777777" w:rsidR="005F2311" w:rsidRPr="00A3036C" w:rsidRDefault="003E1882" w:rsidP="00D34A9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43C1A" w:rsidRPr="00A3036C">
        <w:rPr>
          <w:rFonts w:ascii="Times New Roman" w:hAnsi="Times New Roman" w:cs="Times New Roman"/>
          <w:sz w:val="24"/>
          <w:szCs w:val="24"/>
        </w:rPr>
        <w:t>Terráqueos experimentam</w:t>
      </w:r>
      <w:r w:rsidR="00DA63C7" w:rsidRPr="00A3036C">
        <w:rPr>
          <w:rFonts w:ascii="Times New Roman" w:hAnsi="Times New Roman" w:cs="Times New Roman"/>
          <w:sz w:val="24"/>
          <w:szCs w:val="24"/>
        </w:rPr>
        <w:t xml:space="preserve"> as trevas pela sua própria vontade ― Germano remete-se ao mal exercício do livre arbítrio humano ―</w:t>
      </w:r>
      <w:r w:rsidR="008A6A91" w:rsidRPr="00A3036C">
        <w:rPr>
          <w:rFonts w:ascii="Times New Roman" w:hAnsi="Times New Roman" w:cs="Times New Roman"/>
          <w:sz w:val="24"/>
          <w:szCs w:val="24"/>
        </w:rPr>
        <w:t xml:space="preserve"> Dualidade da vida terrena intui sempre</w:t>
      </w:r>
      <w:r w:rsidR="008A2330" w:rsidRPr="00A3036C">
        <w:rPr>
          <w:rFonts w:ascii="Times New Roman" w:hAnsi="Times New Roman" w:cs="Times New Roman"/>
          <w:sz w:val="24"/>
          <w:szCs w:val="24"/>
        </w:rPr>
        <w:t xml:space="preserve"> caminhos para o bem e o mal, cabendo </w:t>
      </w:r>
      <w:r w:rsidR="00EC1440" w:rsidRPr="00A3036C">
        <w:rPr>
          <w:rFonts w:ascii="Times New Roman" w:hAnsi="Times New Roman" w:cs="Times New Roman"/>
          <w:sz w:val="24"/>
          <w:szCs w:val="24"/>
        </w:rPr>
        <w:t>ao terrícola</w:t>
      </w:r>
      <w:r w:rsidR="005F2311" w:rsidRPr="00A3036C">
        <w:rPr>
          <w:rFonts w:ascii="Times New Roman" w:hAnsi="Times New Roman" w:cs="Times New Roman"/>
          <w:sz w:val="24"/>
          <w:szCs w:val="24"/>
        </w:rPr>
        <w:t xml:space="preserve"> optar para onde vai. ▬ ensina.</w:t>
      </w:r>
    </w:p>
    <w:p w14:paraId="49BBB071" w14:textId="77777777" w:rsidR="005F2311" w:rsidRPr="00A3036C" w:rsidRDefault="005F2311" w:rsidP="00D34A91">
      <w:pPr>
        <w:spacing w:after="0"/>
        <w:jc w:val="both"/>
        <w:rPr>
          <w:rFonts w:ascii="Times New Roman" w:hAnsi="Times New Roman" w:cs="Times New Roman"/>
          <w:sz w:val="24"/>
          <w:szCs w:val="24"/>
        </w:rPr>
      </w:pPr>
    </w:p>
    <w:p w14:paraId="30E5FED3" w14:textId="1CFA0AC9" w:rsidR="003E1882" w:rsidRPr="00A3036C" w:rsidRDefault="005F2311" w:rsidP="00D34A91">
      <w:pPr>
        <w:spacing w:after="0"/>
        <w:jc w:val="both"/>
        <w:rPr>
          <w:rFonts w:ascii="Times New Roman" w:hAnsi="Times New Roman" w:cs="Times New Roman"/>
          <w:iCs/>
          <w:sz w:val="24"/>
          <w:szCs w:val="24"/>
        </w:rPr>
      </w:pPr>
      <w:r w:rsidRPr="00A3036C">
        <w:rPr>
          <w:rFonts w:ascii="Times New Roman" w:hAnsi="Times New Roman" w:cs="Times New Roman"/>
          <w:sz w:val="24"/>
          <w:szCs w:val="24"/>
        </w:rPr>
        <w:t xml:space="preserve">▬ </w:t>
      </w:r>
      <w:r w:rsidR="0044537F" w:rsidRPr="00A3036C">
        <w:rPr>
          <w:rFonts w:ascii="Times New Roman" w:hAnsi="Times New Roman" w:cs="Times New Roman"/>
          <w:sz w:val="24"/>
          <w:szCs w:val="24"/>
        </w:rPr>
        <w:t>Irradiemos nossas energias benéficas</w:t>
      </w:r>
      <w:r w:rsidR="00AC4EEC" w:rsidRPr="00A3036C">
        <w:rPr>
          <w:rFonts w:ascii="Times New Roman" w:hAnsi="Times New Roman" w:cs="Times New Roman"/>
          <w:sz w:val="24"/>
          <w:szCs w:val="24"/>
        </w:rPr>
        <w:t xml:space="preserve"> para </w:t>
      </w:r>
      <w:r w:rsidR="00486E08" w:rsidRPr="00A3036C">
        <w:rPr>
          <w:rFonts w:ascii="Times New Roman" w:hAnsi="Times New Roman" w:cs="Times New Roman"/>
          <w:sz w:val="24"/>
          <w:szCs w:val="24"/>
        </w:rPr>
        <w:t>nosso próximo despertar sua consciência ― Fértille</w:t>
      </w:r>
      <w:r w:rsidR="000A01CD" w:rsidRPr="00A3036C">
        <w:rPr>
          <w:rFonts w:ascii="Times New Roman" w:hAnsi="Times New Roman" w:cs="Times New Roman"/>
          <w:sz w:val="24"/>
          <w:szCs w:val="24"/>
        </w:rPr>
        <w:t>s estimula</w:t>
      </w:r>
      <w:r w:rsidR="00B27A60" w:rsidRPr="00A3036C">
        <w:rPr>
          <w:rFonts w:ascii="Times New Roman" w:hAnsi="Times New Roman" w:cs="Times New Roman"/>
          <w:sz w:val="24"/>
          <w:szCs w:val="24"/>
        </w:rPr>
        <w:t xml:space="preserve"> os Guerreiros de Luz </w:t>
      </w:r>
      <w:r w:rsidR="00486E08" w:rsidRPr="00A3036C">
        <w:rPr>
          <w:rFonts w:ascii="Times New Roman" w:hAnsi="Times New Roman" w:cs="Times New Roman"/>
          <w:sz w:val="24"/>
          <w:szCs w:val="24"/>
        </w:rPr>
        <w:t>―</w:t>
      </w:r>
      <w:r w:rsidR="008A6A91" w:rsidRPr="00A3036C">
        <w:rPr>
          <w:rFonts w:ascii="Times New Roman" w:hAnsi="Times New Roman" w:cs="Times New Roman"/>
          <w:sz w:val="24"/>
          <w:szCs w:val="24"/>
        </w:rPr>
        <w:t xml:space="preserve"> </w:t>
      </w:r>
      <w:r w:rsidR="0069714C" w:rsidRPr="00A3036C">
        <w:rPr>
          <w:rFonts w:ascii="Times New Roman" w:hAnsi="Times New Roman" w:cs="Times New Roman"/>
          <w:iCs/>
          <w:sz w:val="24"/>
          <w:szCs w:val="24"/>
        </w:rPr>
        <w:t xml:space="preserve">Não se esqueçam... </w:t>
      </w:r>
      <w:r w:rsidR="0069714C" w:rsidRPr="00A3036C">
        <w:rPr>
          <w:rFonts w:ascii="Times New Roman" w:hAnsi="Times New Roman" w:cs="Times New Roman"/>
          <w:i/>
          <w:sz w:val="24"/>
          <w:szCs w:val="24"/>
        </w:rPr>
        <w:t xml:space="preserve">nada acontece por acaso </w:t>
      </w:r>
      <w:r w:rsidR="0080616B" w:rsidRPr="00A3036C">
        <w:rPr>
          <w:rFonts w:ascii="Times New Roman" w:hAnsi="Times New Roman" w:cs="Times New Roman"/>
          <w:iCs/>
          <w:sz w:val="24"/>
          <w:szCs w:val="24"/>
        </w:rPr>
        <w:t>― Todos precisam manter altas vibrações</w:t>
      </w:r>
      <w:r w:rsidR="007F19F2" w:rsidRPr="00A3036C">
        <w:rPr>
          <w:rFonts w:ascii="Times New Roman" w:hAnsi="Times New Roman" w:cs="Times New Roman"/>
          <w:iCs/>
          <w:sz w:val="24"/>
          <w:szCs w:val="24"/>
        </w:rPr>
        <w:t xml:space="preserve"> para combatermos as baixas </w:t>
      </w:r>
      <w:r w:rsidR="0080616B" w:rsidRPr="00A3036C">
        <w:rPr>
          <w:rFonts w:ascii="Times New Roman" w:hAnsi="Times New Roman" w:cs="Times New Roman"/>
          <w:iCs/>
          <w:sz w:val="24"/>
          <w:szCs w:val="24"/>
        </w:rPr>
        <w:t>―</w:t>
      </w:r>
      <w:r w:rsidR="007F19F2" w:rsidRPr="00A3036C">
        <w:rPr>
          <w:rFonts w:ascii="Times New Roman" w:hAnsi="Times New Roman" w:cs="Times New Roman"/>
          <w:iCs/>
          <w:sz w:val="24"/>
          <w:szCs w:val="24"/>
        </w:rPr>
        <w:t xml:space="preserve"> </w:t>
      </w:r>
      <w:r w:rsidR="004950D4" w:rsidRPr="00A3036C">
        <w:rPr>
          <w:rFonts w:ascii="Times New Roman" w:hAnsi="Times New Roman" w:cs="Times New Roman"/>
          <w:iCs/>
          <w:sz w:val="24"/>
          <w:szCs w:val="24"/>
        </w:rPr>
        <w:t xml:space="preserve">Orienta ― </w:t>
      </w:r>
      <w:r w:rsidR="00FC5E80" w:rsidRPr="00A3036C">
        <w:rPr>
          <w:rFonts w:ascii="Times New Roman" w:hAnsi="Times New Roman" w:cs="Times New Roman"/>
          <w:iCs/>
          <w:sz w:val="24"/>
          <w:szCs w:val="24"/>
        </w:rPr>
        <w:t>próxima crônica “Papo Reto”</w:t>
      </w:r>
      <w:r w:rsidR="007D5043" w:rsidRPr="00A3036C">
        <w:rPr>
          <w:rFonts w:ascii="Times New Roman" w:hAnsi="Times New Roman" w:cs="Times New Roman"/>
          <w:iCs/>
          <w:sz w:val="24"/>
          <w:szCs w:val="24"/>
        </w:rPr>
        <w:t xml:space="preserve"> impactará e arregimentará novos adepto</w:t>
      </w:r>
      <w:r w:rsidR="00DC323C" w:rsidRPr="00A3036C">
        <w:rPr>
          <w:rFonts w:ascii="Times New Roman" w:hAnsi="Times New Roman" w:cs="Times New Roman"/>
          <w:iCs/>
          <w:sz w:val="24"/>
          <w:szCs w:val="24"/>
        </w:rPr>
        <w:t>s a nossa causa</w:t>
      </w:r>
      <w:r w:rsidR="00860998" w:rsidRPr="00A3036C">
        <w:rPr>
          <w:rFonts w:ascii="Times New Roman" w:hAnsi="Times New Roman" w:cs="Times New Roman"/>
          <w:iCs/>
          <w:sz w:val="24"/>
          <w:szCs w:val="24"/>
        </w:rPr>
        <w:t xml:space="preserve"> divinal</w:t>
      </w:r>
      <w:r w:rsidR="00DC323C" w:rsidRPr="00A3036C">
        <w:rPr>
          <w:rFonts w:ascii="Times New Roman" w:hAnsi="Times New Roman" w:cs="Times New Roman"/>
          <w:iCs/>
          <w:sz w:val="24"/>
          <w:szCs w:val="24"/>
        </w:rPr>
        <w:t>. ▬ prevê.</w:t>
      </w:r>
    </w:p>
    <w:p w14:paraId="5C7C4B83" w14:textId="77777777" w:rsidR="005A3350" w:rsidRPr="00A3036C" w:rsidRDefault="005A3350" w:rsidP="00D34A91">
      <w:pPr>
        <w:spacing w:after="0"/>
        <w:jc w:val="both"/>
        <w:rPr>
          <w:rFonts w:ascii="Times New Roman" w:hAnsi="Times New Roman" w:cs="Times New Roman"/>
          <w:iCs/>
          <w:sz w:val="24"/>
          <w:szCs w:val="24"/>
        </w:rPr>
      </w:pPr>
    </w:p>
    <w:p w14:paraId="1F91CF15" w14:textId="63D0D43F" w:rsidR="005A3350" w:rsidRPr="00A3036C" w:rsidRDefault="005A3350" w:rsidP="00D34A91">
      <w:pPr>
        <w:spacing w:after="0"/>
        <w:jc w:val="both"/>
        <w:rPr>
          <w:rFonts w:ascii="Times New Roman" w:hAnsi="Times New Roman" w:cs="Times New Roman"/>
          <w:iCs/>
          <w:sz w:val="24"/>
          <w:szCs w:val="24"/>
        </w:rPr>
      </w:pPr>
      <w:r w:rsidRPr="00A3036C">
        <w:rPr>
          <w:rFonts w:ascii="Times New Roman" w:hAnsi="Times New Roman" w:cs="Times New Roman"/>
          <w:iCs/>
          <w:sz w:val="24"/>
          <w:szCs w:val="24"/>
        </w:rPr>
        <w:t xml:space="preserve">▬ </w:t>
      </w:r>
      <w:r w:rsidR="00D92A3D" w:rsidRPr="00A3036C">
        <w:rPr>
          <w:rFonts w:ascii="Times New Roman" w:hAnsi="Times New Roman" w:cs="Times New Roman"/>
          <w:iCs/>
          <w:sz w:val="24"/>
          <w:szCs w:val="24"/>
        </w:rPr>
        <w:t>Testemunho ne</w:t>
      </w:r>
      <w:r w:rsidR="00E079DA" w:rsidRPr="00A3036C">
        <w:rPr>
          <w:rFonts w:ascii="Times New Roman" w:hAnsi="Times New Roman" w:cs="Times New Roman"/>
          <w:iCs/>
          <w:sz w:val="24"/>
          <w:szCs w:val="24"/>
        </w:rPr>
        <w:t>ste momento uma vidência ―</w:t>
      </w:r>
      <w:r w:rsidR="00CA6B3D" w:rsidRPr="00A3036C">
        <w:rPr>
          <w:rFonts w:ascii="Times New Roman" w:hAnsi="Times New Roman" w:cs="Times New Roman"/>
          <w:iCs/>
          <w:sz w:val="24"/>
          <w:szCs w:val="24"/>
        </w:rPr>
        <w:t xml:space="preserve"> Liz Taylor expecta curiosidade </w:t>
      </w:r>
      <w:r w:rsidR="00E079DA" w:rsidRPr="00A3036C">
        <w:rPr>
          <w:rFonts w:ascii="Times New Roman" w:hAnsi="Times New Roman" w:cs="Times New Roman"/>
          <w:iCs/>
          <w:sz w:val="24"/>
          <w:szCs w:val="24"/>
        </w:rPr>
        <w:t>―</w:t>
      </w:r>
      <w:r w:rsidR="00CA6B3D" w:rsidRPr="00A3036C">
        <w:rPr>
          <w:rFonts w:ascii="Times New Roman" w:hAnsi="Times New Roman" w:cs="Times New Roman"/>
          <w:iCs/>
          <w:sz w:val="24"/>
          <w:szCs w:val="24"/>
        </w:rPr>
        <w:t xml:space="preserve"> Cordões e</w:t>
      </w:r>
      <w:r w:rsidR="000414FB" w:rsidRPr="00A3036C">
        <w:rPr>
          <w:rFonts w:ascii="Times New Roman" w:hAnsi="Times New Roman" w:cs="Times New Roman"/>
          <w:iCs/>
          <w:sz w:val="24"/>
          <w:szCs w:val="24"/>
        </w:rPr>
        <w:t>letromagnéticos</w:t>
      </w:r>
      <w:r w:rsidR="000D4522" w:rsidRPr="00A3036C">
        <w:rPr>
          <w:rFonts w:ascii="Times New Roman" w:hAnsi="Times New Roman" w:cs="Times New Roman"/>
          <w:iCs/>
          <w:sz w:val="24"/>
          <w:szCs w:val="24"/>
        </w:rPr>
        <w:t>,</w:t>
      </w:r>
      <w:r w:rsidR="000414FB" w:rsidRPr="00A3036C">
        <w:rPr>
          <w:rFonts w:ascii="Times New Roman" w:hAnsi="Times New Roman" w:cs="Times New Roman"/>
          <w:iCs/>
          <w:sz w:val="24"/>
          <w:szCs w:val="24"/>
        </w:rPr>
        <w:t xml:space="preserve"> violeta e lilás</w:t>
      </w:r>
      <w:r w:rsidR="00BC52EE" w:rsidRPr="00A3036C">
        <w:rPr>
          <w:rFonts w:ascii="Times New Roman" w:hAnsi="Times New Roman" w:cs="Times New Roman"/>
          <w:iCs/>
          <w:sz w:val="24"/>
          <w:szCs w:val="24"/>
        </w:rPr>
        <w:t>,</w:t>
      </w:r>
      <w:r w:rsidR="000414FB" w:rsidRPr="00A3036C">
        <w:rPr>
          <w:rFonts w:ascii="Times New Roman" w:hAnsi="Times New Roman" w:cs="Times New Roman"/>
          <w:iCs/>
          <w:sz w:val="24"/>
          <w:szCs w:val="24"/>
        </w:rPr>
        <w:t xml:space="preserve"> entrelaçados</w:t>
      </w:r>
      <w:r w:rsidR="00BC52EE" w:rsidRPr="00A3036C">
        <w:rPr>
          <w:rFonts w:ascii="Times New Roman" w:hAnsi="Times New Roman" w:cs="Times New Roman"/>
          <w:iCs/>
          <w:sz w:val="24"/>
          <w:szCs w:val="24"/>
        </w:rPr>
        <w:t xml:space="preserve"> </w:t>
      </w:r>
      <w:r w:rsidR="00D604E3" w:rsidRPr="00A3036C">
        <w:rPr>
          <w:rFonts w:ascii="Times New Roman" w:hAnsi="Times New Roman" w:cs="Times New Roman"/>
          <w:iCs/>
          <w:sz w:val="24"/>
          <w:szCs w:val="24"/>
        </w:rPr>
        <w:t xml:space="preserve">conduzem amor para </w:t>
      </w:r>
      <w:r w:rsidR="00DC368E" w:rsidRPr="00A3036C">
        <w:rPr>
          <w:rFonts w:ascii="Times New Roman" w:hAnsi="Times New Roman" w:cs="Times New Roman"/>
          <w:iCs/>
          <w:sz w:val="24"/>
          <w:szCs w:val="24"/>
        </w:rPr>
        <w:t xml:space="preserve">nossos corpos dos pés as cabeças ― </w:t>
      </w:r>
      <w:r w:rsidR="00AD5F25" w:rsidRPr="00A3036C">
        <w:rPr>
          <w:rFonts w:ascii="Times New Roman" w:hAnsi="Times New Roman" w:cs="Times New Roman"/>
          <w:iCs/>
          <w:sz w:val="24"/>
          <w:szCs w:val="24"/>
        </w:rPr>
        <w:t xml:space="preserve">Sensibilizada </w:t>
      </w:r>
      <w:r w:rsidR="00DC368E" w:rsidRPr="00A3036C">
        <w:rPr>
          <w:rFonts w:ascii="Times New Roman" w:hAnsi="Times New Roman" w:cs="Times New Roman"/>
          <w:iCs/>
          <w:sz w:val="24"/>
          <w:szCs w:val="24"/>
        </w:rPr>
        <w:t>―</w:t>
      </w:r>
      <w:r w:rsidR="00AC3E16" w:rsidRPr="00A3036C">
        <w:rPr>
          <w:rFonts w:ascii="Times New Roman" w:hAnsi="Times New Roman" w:cs="Times New Roman"/>
          <w:iCs/>
          <w:sz w:val="24"/>
          <w:szCs w:val="24"/>
        </w:rPr>
        <w:t xml:space="preserve"> Nossas almas interligadas</w:t>
      </w:r>
      <w:r w:rsidR="00063FAB" w:rsidRPr="00A3036C">
        <w:rPr>
          <w:rFonts w:ascii="Times New Roman" w:hAnsi="Times New Roman" w:cs="Times New Roman"/>
          <w:iCs/>
          <w:sz w:val="24"/>
          <w:szCs w:val="24"/>
        </w:rPr>
        <w:t xml:space="preserve"> pulsam energias</w:t>
      </w:r>
      <w:r w:rsidR="007A098F" w:rsidRPr="00A3036C">
        <w:rPr>
          <w:rFonts w:ascii="Times New Roman" w:hAnsi="Times New Roman" w:cs="Times New Roman"/>
          <w:iCs/>
          <w:sz w:val="24"/>
          <w:szCs w:val="24"/>
        </w:rPr>
        <w:t xml:space="preserve"> </w:t>
      </w:r>
      <w:r w:rsidR="00E70FEF" w:rsidRPr="00A3036C">
        <w:rPr>
          <w:rFonts w:ascii="Times New Roman" w:hAnsi="Times New Roman" w:cs="Times New Roman"/>
          <w:iCs/>
          <w:sz w:val="24"/>
          <w:szCs w:val="24"/>
        </w:rPr>
        <w:t>no ritmo de nossos corações i</w:t>
      </w:r>
      <w:r w:rsidR="00395139" w:rsidRPr="00A3036C">
        <w:rPr>
          <w:rFonts w:ascii="Times New Roman" w:hAnsi="Times New Roman" w:cs="Times New Roman"/>
          <w:iCs/>
          <w:sz w:val="24"/>
          <w:szCs w:val="24"/>
        </w:rPr>
        <w:t xml:space="preserve">nvadidos por este nobre sentimento ― </w:t>
      </w:r>
      <w:r w:rsidR="00395139" w:rsidRPr="00A3036C">
        <w:rPr>
          <w:rFonts w:ascii="Times New Roman" w:hAnsi="Times New Roman" w:cs="Times New Roman"/>
          <w:iCs/>
          <w:sz w:val="24"/>
          <w:szCs w:val="24"/>
        </w:rPr>
        <w:lastRenderedPageBreak/>
        <w:t>Todos sinalizam concordânci</w:t>
      </w:r>
      <w:r w:rsidR="00AA22B4" w:rsidRPr="00A3036C">
        <w:rPr>
          <w:rFonts w:ascii="Times New Roman" w:hAnsi="Times New Roman" w:cs="Times New Roman"/>
          <w:iCs/>
          <w:sz w:val="24"/>
          <w:szCs w:val="24"/>
        </w:rPr>
        <w:t xml:space="preserve">a </w:t>
      </w:r>
      <w:r w:rsidR="00395139" w:rsidRPr="00A3036C">
        <w:rPr>
          <w:rFonts w:ascii="Times New Roman" w:hAnsi="Times New Roman" w:cs="Times New Roman"/>
          <w:iCs/>
          <w:sz w:val="24"/>
          <w:szCs w:val="24"/>
        </w:rPr>
        <w:t>―</w:t>
      </w:r>
      <w:r w:rsidR="00AA22B4" w:rsidRPr="00A3036C">
        <w:rPr>
          <w:rFonts w:ascii="Times New Roman" w:hAnsi="Times New Roman" w:cs="Times New Roman"/>
          <w:iCs/>
          <w:sz w:val="24"/>
          <w:szCs w:val="24"/>
        </w:rPr>
        <w:t xml:space="preserve"> </w:t>
      </w:r>
      <w:r w:rsidR="00CC3B06" w:rsidRPr="00A3036C">
        <w:rPr>
          <w:rFonts w:ascii="Times New Roman" w:hAnsi="Times New Roman" w:cs="Times New Roman"/>
          <w:iCs/>
          <w:sz w:val="24"/>
          <w:szCs w:val="24"/>
        </w:rPr>
        <w:t>Paciênci</w:t>
      </w:r>
      <w:r w:rsidR="002558BC" w:rsidRPr="00A3036C">
        <w:rPr>
          <w:rFonts w:ascii="Times New Roman" w:hAnsi="Times New Roman" w:cs="Times New Roman"/>
          <w:iCs/>
          <w:sz w:val="24"/>
          <w:szCs w:val="24"/>
        </w:rPr>
        <w:t xml:space="preserve">a é nossa maior aliada, afinal de contas </w:t>
      </w:r>
      <w:r w:rsidR="002558BC" w:rsidRPr="00A3036C">
        <w:rPr>
          <w:rFonts w:ascii="Times New Roman" w:hAnsi="Times New Roman" w:cs="Times New Roman"/>
          <w:i/>
          <w:sz w:val="24"/>
          <w:szCs w:val="24"/>
        </w:rPr>
        <w:t>nada como um dia após o outro</w:t>
      </w:r>
      <w:r w:rsidR="002558BC" w:rsidRPr="00A3036C">
        <w:rPr>
          <w:rFonts w:ascii="Times New Roman" w:hAnsi="Times New Roman" w:cs="Times New Roman"/>
          <w:iCs/>
          <w:sz w:val="24"/>
          <w:szCs w:val="24"/>
        </w:rPr>
        <w:t>. ▬ resignada.</w:t>
      </w:r>
    </w:p>
    <w:p w14:paraId="4CBF5D16" w14:textId="77777777" w:rsidR="000D05BE" w:rsidRPr="00A3036C" w:rsidRDefault="000D05BE" w:rsidP="00D34A91">
      <w:pPr>
        <w:spacing w:after="0"/>
        <w:jc w:val="both"/>
        <w:rPr>
          <w:rFonts w:ascii="Times New Roman" w:hAnsi="Times New Roman" w:cs="Times New Roman"/>
          <w:iCs/>
          <w:sz w:val="24"/>
          <w:szCs w:val="24"/>
        </w:rPr>
      </w:pPr>
    </w:p>
    <w:p w14:paraId="793F2129" w14:textId="6C07DB9C" w:rsidR="002558BC" w:rsidRPr="00A3036C" w:rsidRDefault="000D05BE" w:rsidP="00D34A91">
      <w:pPr>
        <w:spacing w:after="0"/>
        <w:jc w:val="both"/>
        <w:rPr>
          <w:rFonts w:ascii="Times New Roman" w:hAnsi="Times New Roman" w:cs="Times New Roman"/>
          <w:iCs/>
          <w:sz w:val="24"/>
          <w:szCs w:val="24"/>
        </w:rPr>
      </w:pPr>
      <w:r w:rsidRPr="00A3036C">
        <w:rPr>
          <w:rFonts w:ascii="Times New Roman" w:hAnsi="Times New Roman" w:cs="Times New Roman"/>
          <w:iCs/>
          <w:sz w:val="24"/>
          <w:szCs w:val="24"/>
        </w:rPr>
        <w:t xml:space="preserve">▬ </w:t>
      </w:r>
      <w:r w:rsidR="00BD3BF7" w:rsidRPr="00A3036C">
        <w:rPr>
          <w:rFonts w:ascii="Times New Roman" w:hAnsi="Times New Roman" w:cs="Times New Roman"/>
          <w:iCs/>
          <w:sz w:val="24"/>
          <w:szCs w:val="24"/>
        </w:rPr>
        <w:t>Evocar as fontes energéticas naturai</w:t>
      </w:r>
      <w:r w:rsidR="00C1313F" w:rsidRPr="00A3036C">
        <w:rPr>
          <w:rFonts w:ascii="Times New Roman" w:hAnsi="Times New Roman" w:cs="Times New Roman"/>
          <w:iCs/>
          <w:sz w:val="24"/>
          <w:szCs w:val="24"/>
        </w:rPr>
        <w:t xml:space="preserve">s </w:t>
      </w:r>
      <w:r w:rsidR="00AD51DF" w:rsidRPr="00A3036C">
        <w:rPr>
          <w:rFonts w:ascii="Times New Roman" w:hAnsi="Times New Roman" w:cs="Times New Roman"/>
          <w:iCs/>
          <w:sz w:val="24"/>
          <w:szCs w:val="24"/>
        </w:rPr>
        <w:t>canaliza bons fluidos para humanidade</w:t>
      </w:r>
      <w:r w:rsidR="00BD11A6" w:rsidRPr="00A3036C">
        <w:rPr>
          <w:rFonts w:ascii="Times New Roman" w:hAnsi="Times New Roman" w:cs="Times New Roman"/>
          <w:iCs/>
          <w:sz w:val="24"/>
          <w:szCs w:val="24"/>
        </w:rPr>
        <w:t xml:space="preserve"> ― Carol ressalta importância da natureza</w:t>
      </w:r>
      <w:r w:rsidR="00A62902" w:rsidRPr="00A3036C">
        <w:rPr>
          <w:rFonts w:ascii="Times New Roman" w:hAnsi="Times New Roman" w:cs="Times New Roman"/>
          <w:iCs/>
          <w:sz w:val="24"/>
          <w:szCs w:val="24"/>
        </w:rPr>
        <w:t xml:space="preserve"> no processo evolutivo </w:t>
      </w:r>
      <w:r w:rsidR="00BD11A6" w:rsidRPr="00A3036C">
        <w:rPr>
          <w:rFonts w:ascii="Times New Roman" w:hAnsi="Times New Roman" w:cs="Times New Roman"/>
          <w:iCs/>
          <w:sz w:val="24"/>
          <w:szCs w:val="24"/>
        </w:rPr>
        <w:t>―</w:t>
      </w:r>
      <w:r w:rsidR="00A62902" w:rsidRPr="00A3036C">
        <w:rPr>
          <w:rFonts w:ascii="Times New Roman" w:hAnsi="Times New Roman" w:cs="Times New Roman"/>
          <w:iCs/>
          <w:sz w:val="24"/>
          <w:szCs w:val="24"/>
        </w:rPr>
        <w:t xml:space="preserve"> </w:t>
      </w:r>
      <w:r w:rsidR="00C16AC6" w:rsidRPr="00A3036C">
        <w:rPr>
          <w:rFonts w:ascii="Times New Roman" w:hAnsi="Times New Roman" w:cs="Times New Roman"/>
          <w:iCs/>
          <w:sz w:val="24"/>
          <w:szCs w:val="24"/>
        </w:rPr>
        <w:t xml:space="preserve">Acesso do Green Dream </w:t>
      </w:r>
      <w:r w:rsidR="00242CCB" w:rsidRPr="00A3036C">
        <w:rPr>
          <w:rFonts w:ascii="Times New Roman" w:hAnsi="Times New Roman" w:cs="Times New Roman"/>
          <w:iCs/>
          <w:sz w:val="24"/>
          <w:szCs w:val="24"/>
        </w:rPr>
        <w:t>as comunidades indígenas facilitarão</w:t>
      </w:r>
      <w:r w:rsidR="00ED2414" w:rsidRPr="00A3036C">
        <w:rPr>
          <w:rFonts w:ascii="Times New Roman" w:hAnsi="Times New Roman" w:cs="Times New Roman"/>
          <w:iCs/>
          <w:sz w:val="24"/>
          <w:szCs w:val="24"/>
        </w:rPr>
        <w:t xml:space="preserve"> </w:t>
      </w:r>
      <w:r w:rsidR="00A47C85" w:rsidRPr="00A3036C">
        <w:rPr>
          <w:rFonts w:ascii="Times New Roman" w:hAnsi="Times New Roman" w:cs="Times New Roman"/>
          <w:iCs/>
          <w:sz w:val="24"/>
          <w:szCs w:val="24"/>
        </w:rPr>
        <w:t xml:space="preserve">o apoio, </w:t>
      </w:r>
      <w:r w:rsidR="00ED2414" w:rsidRPr="00A3036C">
        <w:rPr>
          <w:rFonts w:ascii="Times New Roman" w:hAnsi="Times New Roman" w:cs="Times New Roman"/>
          <w:iCs/>
          <w:sz w:val="24"/>
          <w:szCs w:val="24"/>
        </w:rPr>
        <w:t>a compreensão</w:t>
      </w:r>
      <w:r w:rsidR="00A47C85" w:rsidRPr="00A3036C">
        <w:rPr>
          <w:rFonts w:ascii="Times New Roman" w:hAnsi="Times New Roman" w:cs="Times New Roman"/>
          <w:iCs/>
          <w:sz w:val="24"/>
          <w:szCs w:val="24"/>
        </w:rPr>
        <w:t xml:space="preserve"> e leitura dos ensinamentos</w:t>
      </w:r>
      <w:r w:rsidR="00E14FC5" w:rsidRPr="00A3036C">
        <w:rPr>
          <w:rFonts w:ascii="Times New Roman" w:hAnsi="Times New Roman" w:cs="Times New Roman"/>
          <w:iCs/>
          <w:sz w:val="24"/>
          <w:szCs w:val="24"/>
        </w:rPr>
        <w:t xml:space="preserve"> propiciados pela natureza e por eles </w:t>
      </w:r>
      <w:r w:rsidR="00242CCB" w:rsidRPr="00A3036C">
        <w:rPr>
          <w:rFonts w:ascii="Times New Roman" w:hAnsi="Times New Roman" w:cs="Times New Roman"/>
          <w:iCs/>
          <w:sz w:val="24"/>
          <w:szCs w:val="24"/>
        </w:rPr>
        <w:t>executados. ▬ convicta.</w:t>
      </w:r>
    </w:p>
    <w:p w14:paraId="04728311" w14:textId="77777777" w:rsidR="00503835" w:rsidRPr="00A3036C" w:rsidRDefault="00503835" w:rsidP="00D34A91">
      <w:pPr>
        <w:spacing w:after="0"/>
        <w:jc w:val="both"/>
        <w:rPr>
          <w:rFonts w:ascii="Times New Roman" w:hAnsi="Times New Roman" w:cs="Times New Roman"/>
          <w:iCs/>
          <w:sz w:val="24"/>
          <w:szCs w:val="24"/>
        </w:rPr>
      </w:pPr>
    </w:p>
    <w:p w14:paraId="7ADCFCFD" w14:textId="7C1AC2BD" w:rsidR="00503835" w:rsidRPr="00A3036C" w:rsidRDefault="00503835" w:rsidP="00D34A91">
      <w:pPr>
        <w:spacing w:after="0"/>
        <w:jc w:val="both"/>
        <w:rPr>
          <w:rFonts w:ascii="Times New Roman" w:hAnsi="Times New Roman" w:cs="Times New Roman"/>
          <w:iCs/>
          <w:sz w:val="24"/>
          <w:szCs w:val="24"/>
        </w:rPr>
      </w:pPr>
      <w:r w:rsidRPr="00A3036C">
        <w:rPr>
          <w:rFonts w:ascii="Times New Roman" w:hAnsi="Times New Roman" w:cs="Times New Roman"/>
          <w:iCs/>
          <w:sz w:val="24"/>
          <w:szCs w:val="24"/>
        </w:rPr>
        <w:t>▬</w:t>
      </w:r>
      <w:r w:rsidR="00831447" w:rsidRPr="00A3036C">
        <w:rPr>
          <w:rFonts w:ascii="Times New Roman" w:hAnsi="Times New Roman" w:cs="Times New Roman"/>
          <w:iCs/>
          <w:sz w:val="24"/>
          <w:szCs w:val="24"/>
        </w:rPr>
        <w:t xml:space="preserve"> Não só as atividades da ONG </w:t>
      </w:r>
      <w:r w:rsidR="00831447" w:rsidRPr="00A3036C">
        <w:rPr>
          <w:rStyle w:val="Ttulo1Char"/>
          <w:rFonts w:ascii="Times New Roman" w:hAnsi="Times New Roman" w:cs="Times New Roman"/>
          <w:color w:val="auto"/>
          <w:sz w:val="24"/>
          <w:szCs w:val="24"/>
        </w:rPr>
        <w:t>Green Dream</w:t>
      </w:r>
      <w:r w:rsidR="00B4080F" w:rsidRPr="00A3036C">
        <w:rPr>
          <w:rStyle w:val="Ttulo1Char"/>
          <w:rFonts w:ascii="Times New Roman" w:hAnsi="Times New Roman" w:cs="Times New Roman"/>
          <w:color w:val="auto"/>
          <w:sz w:val="24"/>
          <w:szCs w:val="24"/>
        </w:rPr>
        <w:t xml:space="preserve"> como também as </w:t>
      </w:r>
      <w:r w:rsidR="005C18CB" w:rsidRPr="00A3036C">
        <w:rPr>
          <w:rStyle w:val="Ttulo1Char"/>
          <w:rFonts w:ascii="Times New Roman" w:hAnsi="Times New Roman" w:cs="Times New Roman"/>
          <w:color w:val="auto"/>
          <w:sz w:val="24"/>
          <w:szCs w:val="24"/>
        </w:rPr>
        <w:t xml:space="preserve">atividade principal e </w:t>
      </w:r>
      <w:r w:rsidR="00B4080F" w:rsidRPr="00A3036C">
        <w:rPr>
          <w:rStyle w:val="Ttulo1Char"/>
          <w:rFonts w:ascii="Times New Roman" w:hAnsi="Times New Roman" w:cs="Times New Roman"/>
          <w:color w:val="auto"/>
          <w:sz w:val="24"/>
          <w:szCs w:val="24"/>
        </w:rPr>
        <w:t>Empresas do Grupo Harrison &amp; T</w:t>
      </w:r>
      <w:r w:rsidR="00AD750E" w:rsidRPr="00A3036C">
        <w:rPr>
          <w:rStyle w:val="Ttulo1Char"/>
          <w:rFonts w:ascii="Times New Roman" w:hAnsi="Times New Roman" w:cs="Times New Roman"/>
          <w:color w:val="auto"/>
          <w:sz w:val="24"/>
          <w:szCs w:val="24"/>
        </w:rPr>
        <w:t>a</w:t>
      </w:r>
      <w:r w:rsidR="00B4080F" w:rsidRPr="00A3036C">
        <w:rPr>
          <w:rStyle w:val="Ttulo1Char"/>
          <w:rFonts w:ascii="Times New Roman" w:hAnsi="Times New Roman" w:cs="Times New Roman"/>
          <w:color w:val="auto"/>
          <w:sz w:val="24"/>
          <w:szCs w:val="24"/>
        </w:rPr>
        <w:t>ylor</w:t>
      </w:r>
      <w:r w:rsidR="00AD750E" w:rsidRPr="00A3036C">
        <w:rPr>
          <w:rStyle w:val="Ttulo1Char"/>
          <w:rFonts w:ascii="Times New Roman" w:hAnsi="Times New Roman" w:cs="Times New Roman"/>
          <w:color w:val="auto"/>
          <w:sz w:val="24"/>
          <w:szCs w:val="24"/>
        </w:rPr>
        <w:t>: You on the Battery,  Roast Beef D’Avó e o Market Harrison</w:t>
      </w:r>
      <w:r w:rsidR="00AD750E" w:rsidRPr="00A3036C">
        <w:rPr>
          <w:rFonts w:ascii="Times New Roman" w:hAnsi="Times New Roman" w:cs="Times New Roman"/>
          <w:b/>
          <w:bCs/>
          <w:iCs/>
          <w:sz w:val="24"/>
          <w:szCs w:val="24"/>
        </w:rPr>
        <w:t xml:space="preserve"> </w:t>
      </w:r>
      <w:r w:rsidR="005B2E00" w:rsidRPr="00A3036C">
        <w:rPr>
          <w:rFonts w:ascii="Times New Roman" w:hAnsi="Times New Roman" w:cs="Times New Roman"/>
          <w:iCs/>
          <w:sz w:val="24"/>
          <w:szCs w:val="24"/>
        </w:rPr>
        <w:t xml:space="preserve">― </w:t>
      </w:r>
      <w:r w:rsidR="009E2D3B" w:rsidRPr="00A3036C">
        <w:rPr>
          <w:rFonts w:ascii="Times New Roman" w:hAnsi="Times New Roman" w:cs="Times New Roman"/>
          <w:iCs/>
          <w:sz w:val="24"/>
          <w:szCs w:val="24"/>
        </w:rPr>
        <w:t xml:space="preserve">Taiguara agrega valor </w:t>
      </w:r>
      <w:r w:rsidR="005B2E00" w:rsidRPr="00A3036C">
        <w:rPr>
          <w:rFonts w:ascii="Times New Roman" w:hAnsi="Times New Roman" w:cs="Times New Roman"/>
          <w:iCs/>
          <w:sz w:val="24"/>
          <w:szCs w:val="24"/>
        </w:rPr>
        <w:t>―</w:t>
      </w:r>
      <w:r w:rsidR="009E2D3B" w:rsidRPr="00A3036C">
        <w:rPr>
          <w:rFonts w:ascii="Times New Roman" w:hAnsi="Times New Roman" w:cs="Times New Roman"/>
          <w:iCs/>
          <w:sz w:val="24"/>
          <w:szCs w:val="24"/>
        </w:rPr>
        <w:t xml:space="preserve"> Milhares de </w:t>
      </w:r>
      <w:r w:rsidR="009C2FCC" w:rsidRPr="00A3036C">
        <w:rPr>
          <w:rFonts w:ascii="Times New Roman" w:hAnsi="Times New Roman" w:cs="Times New Roman"/>
          <w:iCs/>
          <w:sz w:val="24"/>
          <w:szCs w:val="24"/>
        </w:rPr>
        <w:t>colaboradores dire</w:t>
      </w:r>
      <w:r w:rsidR="003A41CA" w:rsidRPr="00A3036C">
        <w:rPr>
          <w:rFonts w:ascii="Times New Roman" w:hAnsi="Times New Roman" w:cs="Times New Roman"/>
          <w:iCs/>
          <w:sz w:val="24"/>
          <w:szCs w:val="24"/>
        </w:rPr>
        <w:t>tos e indiretos terão acesso a verdade absoluta</w:t>
      </w:r>
      <w:r w:rsidR="007115CE" w:rsidRPr="00A3036C">
        <w:rPr>
          <w:rFonts w:ascii="Times New Roman" w:hAnsi="Times New Roman" w:cs="Times New Roman"/>
          <w:iCs/>
          <w:sz w:val="24"/>
          <w:szCs w:val="24"/>
        </w:rPr>
        <w:t>, através de palestras elucidativas ―</w:t>
      </w:r>
      <w:r w:rsidR="00C7745D" w:rsidRPr="00A3036C">
        <w:rPr>
          <w:rFonts w:ascii="Times New Roman" w:hAnsi="Times New Roman" w:cs="Times New Roman"/>
          <w:iCs/>
          <w:sz w:val="24"/>
          <w:szCs w:val="24"/>
        </w:rPr>
        <w:t xml:space="preserve"> </w:t>
      </w:r>
      <w:r w:rsidR="002D2DBC" w:rsidRPr="00A3036C">
        <w:rPr>
          <w:rFonts w:ascii="Times New Roman" w:hAnsi="Times New Roman" w:cs="Times New Roman"/>
          <w:iCs/>
          <w:sz w:val="24"/>
          <w:szCs w:val="24"/>
        </w:rPr>
        <w:t>Sugere a experiência</w:t>
      </w:r>
      <w:r w:rsidR="007115CE" w:rsidRPr="00A3036C">
        <w:rPr>
          <w:rFonts w:ascii="Times New Roman" w:hAnsi="Times New Roman" w:cs="Times New Roman"/>
          <w:iCs/>
          <w:sz w:val="24"/>
          <w:szCs w:val="24"/>
        </w:rPr>
        <w:t xml:space="preserve"> ―</w:t>
      </w:r>
      <w:r w:rsidR="002D2DBC" w:rsidRPr="00A3036C">
        <w:rPr>
          <w:rFonts w:ascii="Times New Roman" w:hAnsi="Times New Roman" w:cs="Times New Roman"/>
          <w:iCs/>
          <w:sz w:val="24"/>
          <w:szCs w:val="24"/>
        </w:rPr>
        <w:t xml:space="preserve"> Organizemos as pautas </w:t>
      </w:r>
      <w:r w:rsidR="008F702A" w:rsidRPr="00A3036C">
        <w:rPr>
          <w:rFonts w:ascii="Times New Roman" w:hAnsi="Times New Roman" w:cs="Times New Roman"/>
          <w:iCs/>
          <w:sz w:val="24"/>
          <w:szCs w:val="24"/>
        </w:rPr>
        <w:t>para ontem. ▬ decreta.</w:t>
      </w:r>
    </w:p>
    <w:p w14:paraId="1DD71780" w14:textId="77777777" w:rsidR="008F702A" w:rsidRPr="00A3036C" w:rsidRDefault="008F702A" w:rsidP="00D34A91">
      <w:pPr>
        <w:spacing w:after="0"/>
        <w:jc w:val="both"/>
        <w:rPr>
          <w:rFonts w:ascii="Times New Roman" w:hAnsi="Times New Roman" w:cs="Times New Roman"/>
          <w:iCs/>
          <w:sz w:val="24"/>
          <w:szCs w:val="24"/>
        </w:rPr>
      </w:pPr>
    </w:p>
    <w:p w14:paraId="1913BA6D" w14:textId="09E8A0F7" w:rsidR="008F702A" w:rsidRPr="00A3036C" w:rsidRDefault="008F702A" w:rsidP="00D34A91">
      <w:pPr>
        <w:spacing w:after="0"/>
        <w:jc w:val="both"/>
        <w:rPr>
          <w:rFonts w:ascii="Times New Roman" w:hAnsi="Times New Roman" w:cs="Times New Roman"/>
          <w:iCs/>
          <w:sz w:val="24"/>
          <w:szCs w:val="24"/>
        </w:rPr>
      </w:pPr>
      <w:r w:rsidRPr="00A3036C">
        <w:rPr>
          <w:rFonts w:ascii="Times New Roman" w:hAnsi="Times New Roman" w:cs="Times New Roman"/>
          <w:iCs/>
          <w:sz w:val="24"/>
          <w:szCs w:val="24"/>
        </w:rPr>
        <w:t>▬</w:t>
      </w:r>
      <w:r w:rsidR="00B76C5C" w:rsidRPr="00A3036C">
        <w:rPr>
          <w:rFonts w:ascii="Times New Roman" w:hAnsi="Times New Roman" w:cs="Times New Roman"/>
          <w:iCs/>
          <w:sz w:val="24"/>
          <w:szCs w:val="24"/>
        </w:rPr>
        <w:t xml:space="preserve"> Pode</w:t>
      </w:r>
      <w:r w:rsidR="001668BE" w:rsidRPr="00A3036C">
        <w:rPr>
          <w:rFonts w:ascii="Times New Roman" w:hAnsi="Times New Roman" w:cs="Times New Roman"/>
          <w:iCs/>
          <w:sz w:val="24"/>
          <w:szCs w:val="24"/>
        </w:rPr>
        <w:t xml:space="preserve">mos </w:t>
      </w:r>
      <w:r w:rsidR="00B76C5C" w:rsidRPr="00A3036C">
        <w:rPr>
          <w:rFonts w:ascii="Times New Roman" w:hAnsi="Times New Roman" w:cs="Times New Roman"/>
          <w:iCs/>
          <w:sz w:val="24"/>
          <w:szCs w:val="24"/>
        </w:rPr>
        <w:t>organiza</w:t>
      </w:r>
      <w:r w:rsidR="001668BE" w:rsidRPr="00A3036C">
        <w:rPr>
          <w:rFonts w:ascii="Times New Roman" w:hAnsi="Times New Roman" w:cs="Times New Roman"/>
          <w:iCs/>
          <w:sz w:val="24"/>
          <w:szCs w:val="24"/>
        </w:rPr>
        <w:t>r</w:t>
      </w:r>
      <w:r w:rsidR="001062F9" w:rsidRPr="00A3036C">
        <w:rPr>
          <w:rFonts w:ascii="Times New Roman" w:hAnsi="Times New Roman" w:cs="Times New Roman"/>
          <w:iCs/>
          <w:sz w:val="24"/>
          <w:szCs w:val="24"/>
        </w:rPr>
        <w:t xml:space="preserve">, aproveitando </w:t>
      </w:r>
      <w:r w:rsidR="00360FE0" w:rsidRPr="00A3036C">
        <w:rPr>
          <w:rFonts w:ascii="Times New Roman" w:hAnsi="Times New Roman" w:cs="Times New Roman"/>
          <w:iCs/>
          <w:sz w:val="24"/>
          <w:szCs w:val="24"/>
        </w:rPr>
        <w:t>do acordo compactuado no G20,</w:t>
      </w:r>
      <w:r w:rsidR="00B76C5C" w:rsidRPr="00A3036C">
        <w:rPr>
          <w:rFonts w:ascii="Times New Roman" w:hAnsi="Times New Roman" w:cs="Times New Roman"/>
          <w:iCs/>
          <w:sz w:val="24"/>
          <w:szCs w:val="24"/>
        </w:rPr>
        <w:t xml:space="preserve"> jogos </w:t>
      </w:r>
      <w:r w:rsidR="00F6026E" w:rsidRPr="00A3036C">
        <w:rPr>
          <w:rFonts w:ascii="Times New Roman" w:hAnsi="Times New Roman" w:cs="Times New Roman"/>
          <w:iCs/>
          <w:sz w:val="24"/>
          <w:szCs w:val="24"/>
        </w:rPr>
        <w:t xml:space="preserve">e shows </w:t>
      </w:r>
      <w:r w:rsidR="00B76C5C" w:rsidRPr="00A3036C">
        <w:rPr>
          <w:rFonts w:ascii="Times New Roman" w:hAnsi="Times New Roman" w:cs="Times New Roman"/>
          <w:iCs/>
          <w:sz w:val="24"/>
          <w:szCs w:val="24"/>
        </w:rPr>
        <w:t xml:space="preserve">com estrelas </w:t>
      </w:r>
      <w:r w:rsidR="00147F6A" w:rsidRPr="00A3036C">
        <w:rPr>
          <w:rFonts w:ascii="Times New Roman" w:hAnsi="Times New Roman" w:cs="Times New Roman"/>
          <w:iCs/>
          <w:sz w:val="24"/>
          <w:szCs w:val="24"/>
        </w:rPr>
        <w:t xml:space="preserve">mundiais </w:t>
      </w:r>
      <w:r w:rsidR="00B76C5C" w:rsidRPr="00A3036C">
        <w:rPr>
          <w:rFonts w:ascii="Times New Roman" w:hAnsi="Times New Roman" w:cs="Times New Roman"/>
          <w:iCs/>
          <w:sz w:val="24"/>
          <w:szCs w:val="24"/>
        </w:rPr>
        <w:t>do futebol</w:t>
      </w:r>
      <w:r w:rsidR="00147F6A" w:rsidRPr="00A3036C">
        <w:rPr>
          <w:rFonts w:ascii="Times New Roman" w:hAnsi="Times New Roman" w:cs="Times New Roman"/>
          <w:iCs/>
          <w:sz w:val="24"/>
          <w:szCs w:val="24"/>
        </w:rPr>
        <w:t xml:space="preserve"> em prol de causas contra a pobreza e a fome ― Viviane</w:t>
      </w:r>
      <w:r w:rsidR="00E921D3" w:rsidRPr="00A3036C">
        <w:rPr>
          <w:rFonts w:ascii="Times New Roman" w:hAnsi="Times New Roman" w:cs="Times New Roman"/>
          <w:iCs/>
          <w:sz w:val="24"/>
          <w:szCs w:val="24"/>
        </w:rPr>
        <w:t xml:space="preserve"> destaca o esporte </w:t>
      </w:r>
      <w:r w:rsidR="009E4C69" w:rsidRPr="00A3036C">
        <w:rPr>
          <w:rFonts w:ascii="Times New Roman" w:hAnsi="Times New Roman" w:cs="Times New Roman"/>
          <w:iCs/>
          <w:sz w:val="24"/>
          <w:szCs w:val="24"/>
        </w:rPr>
        <w:t xml:space="preserve">e a arte </w:t>
      </w:r>
      <w:r w:rsidR="00E921D3" w:rsidRPr="00A3036C">
        <w:rPr>
          <w:rFonts w:ascii="Times New Roman" w:hAnsi="Times New Roman" w:cs="Times New Roman"/>
          <w:iCs/>
          <w:sz w:val="24"/>
          <w:szCs w:val="24"/>
        </w:rPr>
        <w:t xml:space="preserve">das multidões </w:t>
      </w:r>
      <w:r w:rsidR="00147F6A" w:rsidRPr="00A3036C">
        <w:rPr>
          <w:rFonts w:ascii="Times New Roman" w:hAnsi="Times New Roman" w:cs="Times New Roman"/>
          <w:iCs/>
          <w:sz w:val="24"/>
          <w:szCs w:val="24"/>
        </w:rPr>
        <w:t>―</w:t>
      </w:r>
      <w:r w:rsidR="001668BE" w:rsidRPr="00A3036C">
        <w:rPr>
          <w:rFonts w:ascii="Times New Roman" w:hAnsi="Times New Roman" w:cs="Times New Roman"/>
          <w:iCs/>
          <w:sz w:val="24"/>
          <w:szCs w:val="24"/>
        </w:rPr>
        <w:t xml:space="preserve"> </w:t>
      </w:r>
      <w:r w:rsidR="000C2B43" w:rsidRPr="00A3036C">
        <w:rPr>
          <w:rFonts w:ascii="Times New Roman" w:hAnsi="Times New Roman" w:cs="Times New Roman"/>
          <w:iCs/>
          <w:sz w:val="24"/>
          <w:szCs w:val="24"/>
        </w:rPr>
        <w:t>Alimentos não perecíveis</w:t>
      </w:r>
      <w:r w:rsidR="001536E3" w:rsidRPr="00A3036C">
        <w:rPr>
          <w:rFonts w:ascii="Times New Roman" w:hAnsi="Times New Roman" w:cs="Times New Roman"/>
          <w:iCs/>
          <w:sz w:val="24"/>
          <w:szCs w:val="24"/>
        </w:rPr>
        <w:t xml:space="preserve"> </w:t>
      </w:r>
      <w:r w:rsidR="00316B73" w:rsidRPr="00A3036C">
        <w:rPr>
          <w:rFonts w:ascii="Times New Roman" w:hAnsi="Times New Roman" w:cs="Times New Roman"/>
          <w:iCs/>
          <w:sz w:val="24"/>
          <w:szCs w:val="24"/>
        </w:rPr>
        <w:t>valem como ingresso</w:t>
      </w:r>
      <w:r w:rsidR="00D05038" w:rsidRPr="00A3036C">
        <w:rPr>
          <w:rFonts w:ascii="Times New Roman" w:hAnsi="Times New Roman" w:cs="Times New Roman"/>
          <w:iCs/>
          <w:sz w:val="24"/>
          <w:szCs w:val="24"/>
        </w:rPr>
        <w:t xml:space="preserve"> e canais</w:t>
      </w:r>
      <w:r w:rsidR="005C74A4" w:rsidRPr="00A3036C">
        <w:rPr>
          <w:rFonts w:ascii="Times New Roman" w:hAnsi="Times New Roman" w:cs="Times New Roman"/>
          <w:iCs/>
          <w:sz w:val="24"/>
          <w:szCs w:val="24"/>
        </w:rPr>
        <w:t xml:space="preserve"> </w:t>
      </w:r>
      <w:r w:rsidR="00BD59BF" w:rsidRPr="00A3036C">
        <w:rPr>
          <w:rFonts w:ascii="Times New Roman" w:hAnsi="Times New Roman" w:cs="Times New Roman"/>
          <w:iCs/>
          <w:sz w:val="24"/>
          <w:szCs w:val="24"/>
        </w:rPr>
        <w:t>para livre contribuição financeir</w:t>
      </w:r>
      <w:r w:rsidR="00865B7C" w:rsidRPr="00A3036C">
        <w:rPr>
          <w:rFonts w:ascii="Times New Roman" w:hAnsi="Times New Roman" w:cs="Times New Roman"/>
          <w:iCs/>
          <w:sz w:val="24"/>
          <w:szCs w:val="24"/>
        </w:rPr>
        <w:t xml:space="preserve">a </w:t>
      </w:r>
      <w:r w:rsidR="00AC6024" w:rsidRPr="00A3036C">
        <w:rPr>
          <w:rFonts w:ascii="Times New Roman" w:hAnsi="Times New Roman" w:cs="Times New Roman"/>
          <w:iCs/>
          <w:sz w:val="24"/>
          <w:szCs w:val="24"/>
        </w:rPr>
        <w:t>utilizada em</w:t>
      </w:r>
      <w:r w:rsidR="00865B7C" w:rsidRPr="00A3036C">
        <w:rPr>
          <w:rFonts w:ascii="Times New Roman" w:hAnsi="Times New Roman" w:cs="Times New Roman"/>
          <w:iCs/>
          <w:sz w:val="24"/>
          <w:szCs w:val="24"/>
        </w:rPr>
        <w:t xml:space="preserve"> empre</w:t>
      </w:r>
      <w:r w:rsidR="00204998" w:rsidRPr="00A3036C">
        <w:rPr>
          <w:rFonts w:ascii="Times New Roman" w:hAnsi="Times New Roman" w:cs="Times New Roman"/>
          <w:iCs/>
          <w:sz w:val="24"/>
          <w:szCs w:val="24"/>
        </w:rPr>
        <w:t>e</w:t>
      </w:r>
      <w:r w:rsidR="00865B7C" w:rsidRPr="00A3036C">
        <w:rPr>
          <w:rFonts w:ascii="Times New Roman" w:hAnsi="Times New Roman" w:cs="Times New Roman"/>
          <w:iCs/>
          <w:sz w:val="24"/>
          <w:szCs w:val="24"/>
        </w:rPr>
        <w:t>ndimentos</w:t>
      </w:r>
      <w:r w:rsidR="001668BE" w:rsidRPr="00A3036C">
        <w:rPr>
          <w:rFonts w:ascii="Times New Roman" w:hAnsi="Times New Roman" w:cs="Times New Roman"/>
          <w:iCs/>
          <w:sz w:val="24"/>
          <w:szCs w:val="24"/>
        </w:rPr>
        <w:t xml:space="preserve"> </w:t>
      </w:r>
      <w:r w:rsidR="00204998" w:rsidRPr="00A3036C">
        <w:rPr>
          <w:rFonts w:ascii="Times New Roman" w:hAnsi="Times New Roman" w:cs="Times New Roman"/>
          <w:iCs/>
          <w:sz w:val="24"/>
          <w:szCs w:val="24"/>
        </w:rPr>
        <w:t>pensados para ajudar a erradicar definitivamente a pobreza de hoje, inexistente num futuro próximo. ▬</w:t>
      </w:r>
      <w:r w:rsidR="00B54651" w:rsidRPr="00A3036C">
        <w:rPr>
          <w:rFonts w:ascii="Times New Roman" w:hAnsi="Times New Roman" w:cs="Times New Roman"/>
          <w:iCs/>
          <w:sz w:val="24"/>
          <w:szCs w:val="24"/>
        </w:rPr>
        <w:t xml:space="preserve"> </w:t>
      </w:r>
      <w:r w:rsidR="00013D9D" w:rsidRPr="00A3036C">
        <w:rPr>
          <w:rFonts w:ascii="Times New Roman" w:hAnsi="Times New Roman" w:cs="Times New Roman"/>
          <w:iCs/>
          <w:sz w:val="24"/>
          <w:szCs w:val="24"/>
        </w:rPr>
        <w:t>esclarece.</w:t>
      </w:r>
    </w:p>
    <w:p w14:paraId="01ECFE32" w14:textId="77777777" w:rsidR="00013D9D" w:rsidRPr="00A3036C" w:rsidRDefault="00013D9D" w:rsidP="00D34A91">
      <w:pPr>
        <w:spacing w:after="0"/>
        <w:jc w:val="both"/>
        <w:rPr>
          <w:rFonts w:ascii="Times New Roman" w:hAnsi="Times New Roman" w:cs="Times New Roman"/>
          <w:iCs/>
          <w:sz w:val="24"/>
          <w:szCs w:val="24"/>
        </w:rPr>
      </w:pPr>
    </w:p>
    <w:p w14:paraId="4287F0BC" w14:textId="4C7AE96F" w:rsidR="0091794A" w:rsidRPr="00A3036C" w:rsidRDefault="00013D9D" w:rsidP="00D34A91">
      <w:pPr>
        <w:spacing w:after="0"/>
        <w:jc w:val="both"/>
        <w:rPr>
          <w:rFonts w:ascii="Times New Roman" w:hAnsi="Times New Roman" w:cs="Times New Roman"/>
          <w:iCs/>
          <w:sz w:val="24"/>
          <w:szCs w:val="24"/>
        </w:rPr>
      </w:pPr>
      <w:r w:rsidRPr="00A3036C">
        <w:rPr>
          <w:rFonts w:ascii="Times New Roman" w:hAnsi="Times New Roman" w:cs="Times New Roman"/>
          <w:iCs/>
          <w:sz w:val="24"/>
          <w:szCs w:val="24"/>
        </w:rPr>
        <w:t xml:space="preserve">▬ </w:t>
      </w:r>
      <w:r w:rsidR="0078198E" w:rsidRPr="00A3036C">
        <w:rPr>
          <w:rFonts w:ascii="Times New Roman" w:hAnsi="Times New Roman" w:cs="Times New Roman"/>
          <w:iCs/>
          <w:sz w:val="24"/>
          <w:szCs w:val="24"/>
        </w:rPr>
        <w:t>Muito bem observado ― Gabriel compactua</w:t>
      </w:r>
      <w:r w:rsidR="00CF2403" w:rsidRPr="00A3036C">
        <w:rPr>
          <w:rFonts w:ascii="Times New Roman" w:hAnsi="Times New Roman" w:cs="Times New Roman"/>
          <w:iCs/>
          <w:sz w:val="24"/>
          <w:szCs w:val="24"/>
        </w:rPr>
        <w:t xml:space="preserve"> </w:t>
      </w:r>
      <w:r w:rsidR="0078198E" w:rsidRPr="00A3036C">
        <w:rPr>
          <w:rFonts w:ascii="Times New Roman" w:hAnsi="Times New Roman" w:cs="Times New Roman"/>
          <w:iCs/>
          <w:sz w:val="24"/>
          <w:szCs w:val="24"/>
        </w:rPr>
        <w:t>―</w:t>
      </w:r>
      <w:r w:rsidR="00CF2403" w:rsidRPr="00A3036C">
        <w:rPr>
          <w:rFonts w:ascii="Times New Roman" w:hAnsi="Times New Roman" w:cs="Times New Roman"/>
          <w:iCs/>
          <w:sz w:val="24"/>
          <w:szCs w:val="24"/>
        </w:rPr>
        <w:t xml:space="preserve"> Se, </w:t>
      </w:r>
      <w:r w:rsidR="00897461" w:rsidRPr="00A3036C">
        <w:rPr>
          <w:rFonts w:ascii="Times New Roman" w:hAnsi="Times New Roman" w:cs="Times New Roman"/>
          <w:iCs/>
          <w:sz w:val="24"/>
          <w:szCs w:val="24"/>
        </w:rPr>
        <w:t>o terrícola tem</w:t>
      </w:r>
      <w:r w:rsidR="00CF2403" w:rsidRPr="00A3036C">
        <w:rPr>
          <w:rFonts w:ascii="Times New Roman" w:hAnsi="Times New Roman" w:cs="Times New Roman"/>
          <w:iCs/>
          <w:sz w:val="24"/>
          <w:szCs w:val="24"/>
        </w:rPr>
        <w:t xml:space="preserve"> essência divinal no </w:t>
      </w:r>
      <w:r w:rsidR="00897461" w:rsidRPr="00A3036C">
        <w:rPr>
          <w:rFonts w:ascii="Times New Roman" w:hAnsi="Times New Roman" w:cs="Times New Roman"/>
          <w:iCs/>
          <w:sz w:val="24"/>
          <w:szCs w:val="24"/>
        </w:rPr>
        <w:t>seu</w:t>
      </w:r>
      <w:r w:rsidR="00CF2403" w:rsidRPr="00A3036C">
        <w:rPr>
          <w:rFonts w:ascii="Times New Roman" w:hAnsi="Times New Roman" w:cs="Times New Roman"/>
          <w:iCs/>
          <w:sz w:val="24"/>
          <w:szCs w:val="24"/>
        </w:rPr>
        <w:t xml:space="preserve"> interio</w:t>
      </w:r>
      <w:r w:rsidR="00897461" w:rsidRPr="00A3036C">
        <w:rPr>
          <w:rFonts w:ascii="Times New Roman" w:hAnsi="Times New Roman" w:cs="Times New Roman"/>
          <w:iCs/>
          <w:sz w:val="24"/>
          <w:szCs w:val="24"/>
        </w:rPr>
        <w:t>r</w:t>
      </w:r>
      <w:r w:rsidR="001D003E" w:rsidRPr="00A3036C">
        <w:rPr>
          <w:rFonts w:ascii="Times New Roman" w:hAnsi="Times New Roman" w:cs="Times New Roman"/>
          <w:iCs/>
          <w:sz w:val="24"/>
          <w:szCs w:val="24"/>
        </w:rPr>
        <w:t xml:space="preserve">, podemos fazê-la emergir </w:t>
      </w:r>
      <w:r w:rsidR="009D7604" w:rsidRPr="00A3036C">
        <w:rPr>
          <w:rFonts w:ascii="Times New Roman" w:hAnsi="Times New Roman" w:cs="Times New Roman"/>
          <w:iCs/>
          <w:sz w:val="24"/>
          <w:szCs w:val="24"/>
        </w:rPr>
        <w:t xml:space="preserve">pela emoção da caridade. ▬ </w:t>
      </w:r>
      <w:r w:rsidR="006C40B6" w:rsidRPr="00A3036C">
        <w:rPr>
          <w:rFonts w:ascii="Times New Roman" w:hAnsi="Times New Roman" w:cs="Times New Roman"/>
          <w:iCs/>
          <w:sz w:val="24"/>
          <w:szCs w:val="24"/>
        </w:rPr>
        <w:t>imagina.</w:t>
      </w:r>
    </w:p>
    <w:p w14:paraId="37B79AAC" w14:textId="2E98233B" w:rsidR="0091794A" w:rsidRPr="00A3036C" w:rsidRDefault="000B215C" w:rsidP="00D34A91">
      <w:pPr>
        <w:spacing w:after="0"/>
        <w:jc w:val="both"/>
        <w:rPr>
          <w:rFonts w:ascii="Times New Roman" w:hAnsi="Times New Roman" w:cs="Times New Roman"/>
          <w:iCs/>
          <w:sz w:val="24"/>
          <w:szCs w:val="24"/>
        </w:rPr>
      </w:pPr>
      <w:r w:rsidRPr="00A3036C">
        <w:rPr>
          <w:rFonts w:ascii="Times New Roman" w:hAnsi="Times New Roman" w:cs="Times New Roman"/>
          <w:iCs/>
          <w:sz w:val="24"/>
          <w:szCs w:val="24"/>
        </w:rPr>
        <w:lastRenderedPageBreak/>
        <w:t>Raios solares lilás e violeta</w:t>
      </w:r>
      <w:r w:rsidR="00E53BCF" w:rsidRPr="00A3036C">
        <w:rPr>
          <w:rFonts w:ascii="Times New Roman" w:hAnsi="Times New Roman" w:cs="Times New Roman"/>
          <w:iCs/>
          <w:sz w:val="24"/>
          <w:szCs w:val="24"/>
        </w:rPr>
        <w:t xml:space="preserve"> são irradiados </w:t>
      </w:r>
      <w:r w:rsidR="001402ED" w:rsidRPr="00A3036C">
        <w:rPr>
          <w:rFonts w:ascii="Times New Roman" w:hAnsi="Times New Roman" w:cs="Times New Roman"/>
          <w:iCs/>
          <w:sz w:val="24"/>
          <w:szCs w:val="24"/>
        </w:rPr>
        <w:t>por todo o globo</w:t>
      </w:r>
      <w:r w:rsidR="00632F32" w:rsidRPr="00A3036C">
        <w:rPr>
          <w:rFonts w:ascii="Times New Roman" w:hAnsi="Times New Roman" w:cs="Times New Roman"/>
          <w:iCs/>
          <w:sz w:val="24"/>
          <w:szCs w:val="24"/>
        </w:rPr>
        <w:t xml:space="preserve"> para aliviarem por forças</w:t>
      </w:r>
      <w:r w:rsidR="00C97CE7" w:rsidRPr="00A3036C">
        <w:rPr>
          <w:rFonts w:ascii="Times New Roman" w:hAnsi="Times New Roman" w:cs="Times New Roman"/>
          <w:iCs/>
          <w:sz w:val="24"/>
          <w:szCs w:val="24"/>
        </w:rPr>
        <w:t xml:space="preserve"> eletromagnéticas e emocionais o estado psicológico catastrófico, </w:t>
      </w:r>
      <w:r w:rsidR="008D1E27" w:rsidRPr="00A3036C">
        <w:rPr>
          <w:rFonts w:ascii="Times New Roman" w:hAnsi="Times New Roman" w:cs="Times New Roman"/>
          <w:iCs/>
          <w:sz w:val="24"/>
          <w:szCs w:val="24"/>
        </w:rPr>
        <w:t>pelo</w:t>
      </w:r>
      <w:r w:rsidR="00C97CE7" w:rsidRPr="00A3036C">
        <w:rPr>
          <w:rFonts w:ascii="Times New Roman" w:hAnsi="Times New Roman" w:cs="Times New Roman"/>
          <w:iCs/>
          <w:sz w:val="24"/>
          <w:szCs w:val="24"/>
        </w:rPr>
        <w:t xml:space="preserve"> qu</w:t>
      </w:r>
      <w:r w:rsidR="008D1E27" w:rsidRPr="00A3036C">
        <w:rPr>
          <w:rFonts w:ascii="Times New Roman" w:hAnsi="Times New Roman" w:cs="Times New Roman"/>
          <w:iCs/>
          <w:sz w:val="24"/>
          <w:szCs w:val="24"/>
        </w:rPr>
        <w:t>al</w:t>
      </w:r>
      <w:r w:rsidR="00C97CE7" w:rsidRPr="00A3036C">
        <w:rPr>
          <w:rFonts w:ascii="Times New Roman" w:hAnsi="Times New Roman" w:cs="Times New Roman"/>
          <w:iCs/>
          <w:sz w:val="24"/>
          <w:szCs w:val="24"/>
        </w:rPr>
        <w:t xml:space="preserve"> </w:t>
      </w:r>
      <w:r w:rsidR="0029330D" w:rsidRPr="00A3036C">
        <w:rPr>
          <w:rFonts w:ascii="Times New Roman" w:hAnsi="Times New Roman" w:cs="Times New Roman"/>
          <w:iCs/>
          <w:sz w:val="24"/>
          <w:szCs w:val="24"/>
        </w:rPr>
        <w:t>a população mundial está experenciando</w:t>
      </w:r>
      <w:r w:rsidR="009A5EB9" w:rsidRPr="00A3036C">
        <w:rPr>
          <w:rFonts w:ascii="Times New Roman" w:hAnsi="Times New Roman" w:cs="Times New Roman"/>
          <w:iCs/>
          <w:sz w:val="24"/>
          <w:szCs w:val="24"/>
        </w:rPr>
        <w:t xml:space="preserve"> nas</w:t>
      </w:r>
      <w:r w:rsidR="002403DF" w:rsidRPr="00A3036C">
        <w:rPr>
          <w:rFonts w:ascii="Times New Roman" w:hAnsi="Times New Roman" w:cs="Times New Roman"/>
          <w:iCs/>
          <w:sz w:val="24"/>
          <w:szCs w:val="24"/>
        </w:rPr>
        <w:t xml:space="preserve"> energias maléficas. </w:t>
      </w:r>
    </w:p>
    <w:p w14:paraId="3C2E93E1" w14:textId="1D8C56D1" w:rsidR="00E77B0E" w:rsidRPr="00A3036C" w:rsidRDefault="00E77B0E" w:rsidP="00D34A91">
      <w:pPr>
        <w:spacing w:after="0"/>
        <w:jc w:val="both"/>
        <w:rPr>
          <w:rFonts w:ascii="Times New Roman" w:hAnsi="Times New Roman" w:cs="Times New Roman"/>
          <w:iCs/>
          <w:sz w:val="24"/>
          <w:szCs w:val="24"/>
        </w:rPr>
      </w:pPr>
      <w:r w:rsidRPr="00A3036C">
        <w:rPr>
          <w:rFonts w:ascii="Times New Roman" w:hAnsi="Times New Roman" w:cs="Times New Roman"/>
          <w:iCs/>
          <w:sz w:val="24"/>
          <w:szCs w:val="24"/>
        </w:rPr>
        <w:t>Intervenç</w:t>
      </w:r>
      <w:r w:rsidR="00145751" w:rsidRPr="00A3036C">
        <w:rPr>
          <w:rFonts w:ascii="Times New Roman" w:hAnsi="Times New Roman" w:cs="Times New Roman"/>
          <w:iCs/>
          <w:sz w:val="24"/>
          <w:szCs w:val="24"/>
        </w:rPr>
        <w:t>ões</w:t>
      </w:r>
      <w:r w:rsidRPr="00A3036C">
        <w:rPr>
          <w:rFonts w:ascii="Times New Roman" w:hAnsi="Times New Roman" w:cs="Times New Roman"/>
          <w:iCs/>
          <w:sz w:val="24"/>
          <w:szCs w:val="24"/>
        </w:rPr>
        <w:t xml:space="preserve"> energética</w:t>
      </w:r>
      <w:r w:rsidR="00145751" w:rsidRPr="00A3036C">
        <w:rPr>
          <w:rFonts w:ascii="Times New Roman" w:hAnsi="Times New Roman" w:cs="Times New Roman"/>
          <w:iCs/>
          <w:sz w:val="24"/>
          <w:szCs w:val="24"/>
        </w:rPr>
        <w:t>s</w:t>
      </w:r>
      <w:r w:rsidRPr="00A3036C">
        <w:rPr>
          <w:rFonts w:ascii="Times New Roman" w:hAnsi="Times New Roman" w:cs="Times New Roman"/>
          <w:iCs/>
          <w:sz w:val="24"/>
          <w:szCs w:val="24"/>
        </w:rPr>
        <w:t xml:space="preserve"> de</w:t>
      </w:r>
      <w:r w:rsidR="00145751" w:rsidRPr="00A3036C">
        <w:rPr>
          <w:rFonts w:ascii="Times New Roman" w:hAnsi="Times New Roman" w:cs="Times New Roman"/>
          <w:iCs/>
          <w:sz w:val="24"/>
          <w:szCs w:val="24"/>
        </w:rPr>
        <w:t xml:space="preserve"> raças universais e dos próprio</w:t>
      </w:r>
      <w:r w:rsidR="009A5EB9" w:rsidRPr="00A3036C">
        <w:rPr>
          <w:rFonts w:ascii="Times New Roman" w:hAnsi="Times New Roman" w:cs="Times New Roman"/>
          <w:iCs/>
          <w:sz w:val="24"/>
          <w:szCs w:val="24"/>
        </w:rPr>
        <w:t>s</w:t>
      </w:r>
      <w:r w:rsidR="00145751" w:rsidRPr="00A3036C">
        <w:rPr>
          <w:rFonts w:ascii="Times New Roman" w:hAnsi="Times New Roman" w:cs="Times New Roman"/>
          <w:iCs/>
          <w:sz w:val="24"/>
          <w:szCs w:val="24"/>
        </w:rPr>
        <w:t xml:space="preserve"> </w:t>
      </w:r>
      <w:r w:rsidR="00145751" w:rsidRPr="00A3036C">
        <w:rPr>
          <w:rFonts w:ascii="Times New Roman" w:hAnsi="Times New Roman" w:cs="Times New Roman"/>
          <w:i/>
          <w:sz w:val="24"/>
          <w:szCs w:val="24"/>
        </w:rPr>
        <w:t xml:space="preserve">morcturianos </w:t>
      </w:r>
      <w:r w:rsidR="00145751" w:rsidRPr="00A3036C">
        <w:rPr>
          <w:rFonts w:ascii="Times New Roman" w:hAnsi="Times New Roman" w:cs="Times New Roman"/>
          <w:iCs/>
          <w:sz w:val="24"/>
          <w:szCs w:val="24"/>
        </w:rPr>
        <w:t>só são validadas</w:t>
      </w:r>
      <w:r w:rsidR="003035E9" w:rsidRPr="00A3036C">
        <w:rPr>
          <w:rFonts w:ascii="Times New Roman" w:hAnsi="Times New Roman" w:cs="Times New Roman"/>
          <w:iCs/>
          <w:sz w:val="24"/>
          <w:szCs w:val="24"/>
        </w:rPr>
        <w:t xml:space="preserve"> pelo correto exercício do livre arbítrio da humanidade. </w:t>
      </w:r>
      <w:r w:rsidR="00EC1683" w:rsidRPr="00A3036C">
        <w:rPr>
          <w:rFonts w:ascii="Times New Roman" w:hAnsi="Times New Roman" w:cs="Times New Roman"/>
          <w:iCs/>
          <w:sz w:val="24"/>
          <w:szCs w:val="24"/>
        </w:rPr>
        <w:t>Fato não observado na maioria da população</w:t>
      </w:r>
      <w:r w:rsidR="0086679D" w:rsidRPr="00A3036C">
        <w:rPr>
          <w:rFonts w:ascii="Times New Roman" w:hAnsi="Times New Roman" w:cs="Times New Roman"/>
          <w:iCs/>
          <w:sz w:val="24"/>
          <w:szCs w:val="24"/>
        </w:rPr>
        <w:t xml:space="preserve"> global, porém</w:t>
      </w:r>
      <w:r w:rsidR="00E44398" w:rsidRPr="00A3036C">
        <w:rPr>
          <w:rFonts w:ascii="Times New Roman" w:hAnsi="Times New Roman" w:cs="Times New Roman"/>
          <w:iCs/>
          <w:sz w:val="24"/>
          <w:szCs w:val="24"/>
        </w:rPr>
        <w:t xml:space="preserve"> estas almas entregues as trevas, sempre</w:t>
      </w:r>
      <w:r w:rsidR="00FC1C86" w:rsidRPr="00A3036C">
        <w:rPr>
          <w:rFonts w:ascii="Times New Roman" w:hAnsi="Times New Roman" w:cs="Times New Roman"/>
          <w:iCs/>
          <w:sz w:val="24"/>
          <w:szCs w:val="24"/>
        </w:rPr>
        <w:t xml:space="preserve"> podem despertar ao participarem de açõe</w:t>
      </w:r>
      <w:r w:rsidR="00676A94" w:rsidRPr="00A3036C">
        <w:rPr>
          <w:rFonts w:ascii="Times New Roman" w:hAnsi="Times New Roman" w:cs="Times New Roman"/>
          <w:iCs/>
          <w:sz w:val="24"/>
          <w:szCs w:val="24"/>
        </w:rPr>
        <w:t>s benéficas e produtivas a seu próximo.</w:t>
      </w:r>
    </w:p>
    <w:p w14:paraId="062DB483" w14:textId="35608CA9" w:rsidR="00F6026E" w:rsidRPr="00A3036C" w:rsidRDefault="002F7C97" w:rsidP="00D34A91">
      <w:pPr>
        <w:spacing w:after="0"/>
        <w:jc w:val="both"/>
        <w:rPr>
          <w:rFonts w:ascii="Times New Roman" w:hAnsi="Times New Roman" w:cs="Times New Roman"/>
          <w:iCs/>
          <w:sz w:val="24"/>
          <w:szCs w:val="24"/>
        </w:rPr>
      </w:pPr>
      <w:r w:rsidRPr="00A3036C">
        <w:rPr>
          <w:rFonts w:ascii="Times New Roman" w:hAnsi="Times New Roman" w:cs="Times New Roman"/>
          <w:iCs/>
          <w:sz w:val="24"/>
          <w:szCs w:val="24"/>
        </w:rPr>
        <w:t>Sequência de eventos populares</w:t>
      </w:r>
      <w:r w:rsidR="00CD41FF" w:rsidRPr="00A3036C">
        <w:rPr>
          <w:rFonts w:ascii="Times New Roman" w:hAnsi="Times New Roman" w:cs="Times New Roman"/>
          <w:iCs/>
          <w:sz w:val="24"/>
          <w:szCs w:val="24"/>
        </w:rPr>
        <w:t xml:space="preserve"> espalhados </w:t>
      </w:r>
      <w:r w:rsidR="00AD1737" w:rsidRPr="00A3036C">
        <w:rPr>
          <w:rFonts w:ascii="Times New Roman" w:hAnsi="Times New Roman" w:cs="Times New Roman"/>
          <w:iCs/>
          <w:sz w:val="24"/>
          <w:szCs w:val="24"/>
        </w:rPr>
        <w:t>pelo mundo unem seres humanos no combate a pobreza e a fome</w:t>
      </w:r>
      <w:r w:rsidR="00F60D1E" w:rsidRPr="00A3036C">
        <w:rPr>
          <w:rFonts w:ascii="Times New Roman" w:hAnsi="Times New Roman" w:cs="Times New Roman"/>
          <w:iCs/>
          <w:sz w:val="24"/>
          <w:szCs w:val="24"/>
        </w:rPr>
        <w:t>. União</w:t>
      </w:r>
      <w:r w:rsidR="00391EC5" w:rsidRPr="00A3036C">
        <w:rPr>
          <w:rFonts w:ascii="Times New Roman" w:hAnsi="Times New Roman" w:cs="Times New Roman"/>
          <w:iCs/>
          <w:sz w:val="24"/>
          <w:szCs w:val="24"/>
        </w:rPr>
        <w:t xml:space="preserve"> </w:t>
      </w:r>
      <w:r w:rsidR="003E5069" w:rsidRPr="00A3036C">
        <w:rPr>
          <w:rFonts w:ascii="Times New Roman" w:hAnsi="Times New Roman" w:cs="Times New Roman"/>
          <w:iCs/>
          <w:sz w:val="24"/>
          <w:szCs w:val="24"/>
        </w:rPr>
        <w:t>capacitada</w:t>
      </w:r>
      <w:r w:rsidR="00702FE2" w:rsidRPr="00A3036C">
        <w:rPr>
          <w:rFonts w:ascii="Times New Roman" w:hAnsi="Times New Roman" w:cs="Times New Roman"/>
          <w:iCs/>
          <w:sz w:val="24"/>
          <w:szCs w:val="24"/>
        </w:rPr>
        <w:t>,</w:t>
      </w:r>
      <w:r w:rsidR="003E5069" w:rsidRPr="00A3036C">
        <w:rPr>
          <w:rFonts w:ascii="Times New Roman" w:hAnsi="Times New Roman" w:cs="Times New Roman"/>
          <w:iCs/>
          <w:sz w:val="24"/>
          <w:szCs w:val="24"/>
        </w:rPr>
        <w:t xml:space="preserve"> nestes períodos</w:t>
      </w:r>
      <w:r w:rsidR="00517B73" w:rsidRPr="00A3036C">
        <w:rPr>
          <w:rFonts w:ascii="Times New Roman" w:hAnsi="Times New Roman" w:cs="Times New Roman"/>
          <w:iCs/>
          <w:sz w:val="24"/>
          <w:szCs w:val="24"/>
        </w:rPr>
        <w:t>, através do esporte e da música</w:t>
      </w:r>
      <w:r w:rsidR="0006669B" w:rsidRPr="00A3036C">
        <w:rPr>
          <w:rFonts w:ascii="Times New Roman" w:hAnsi="Times New Roman" w:cs="Times New Roman"/>
          <w:iCs/>
          <w:sz w:val="24"/>
          <w:szCs w:val="24"/>
        </w:rPr>
        <w:t xml:space="preserve"> </w:t>
      </w:r>
      <w:r w:rsidR="00391EC5" w:rsidRPr="00A3036C">
        <w:rPr>
          <w:rFonts w:ascii="Times New Roman" w:hAnsi="Times New Roman" w:cs="Times New Roman"/>
          <w:iCs/>
          <w:sz w:val="24"/>
          <w:szCs w:val="24"/>
        </w:rPr>
        <w:t>par</w:t>
      </w:r>
      <w:r w:rsidR="00517B73" w:rsidRPr="00A3036C">
        <w:rPr>
          <w:rFonts w:ascii="Times New Roman" w:hAnsi="Times New Roman" w:cs="Times New Roman"/>
          <w:iCs/>
          <w:sz w:val="24"/>
          <w:szCs w:val="24"/>
        </w:rPr>
        <w:t xml:space="preserve">a </w:t>
      </w:r>
      <w:r w:rsidR="00702FE2" w:rsidRPr="00A3036C">
        <w:rPr>
          <w:rFonts w:ascii="Times New Roman" w:hAnsi="Times New Roman" w:cs="Times New Roman"/>
          <w:iCs/>
          <w:sz w:val="24"/>
          <w:szCs w:val="24"/>
        </w:rPr>
        <w:t xml:space="preserve">sensibilizar </w:t>
      </w:r>
      <w:r w:rsidR="00070C62" w:rsidRPr="00A3036C">
        <w:rPr>
          <w:rFonts w:ascii="Times New Roman" w:hAnsi="Times New Roman" w:cs="Times New Roman"/>
          <w:iCs/>
          <w:sz w:val="24"/>
          <w:szCs w:val="24"/>
        </w:rPr>
        <w:t>humanos pelo</w:t>
      </w:r>
      <w:r w:rsidR="00024090" w:rsidRPr="00A3036C">
        <w:rPr>
          <w:rFonts w:ascii="Times New Roman" w:hAnsi="Times New Roman" w:cs="Times New Roman"/>
          <w:iCs/>
          <w:sz w:val="24"/>
          <w:szCs w:val="24"/>
        </w:rPr>
        <w:t xml:space="preserve"> desempenho caridoso</w:t>
      </w:r>
      <w:r w:rsidR="003E25F9" w:rsidRPr="00A3036C">
        <w:rPr>
          <w:rFonts w:ascii="Times New Roman" w:hAnsi="Times New Roman" w:cs="Times New Roman"/>
          <w:iCs/>
          <w:sz w:val="24"/>
          <w:szCs w:val="24"/>
        </w:rPr>
        <w:t>, mesmo estando alguns</w:t>
      </w:r>
      <w:r w:rsidR="00FB299A" w:rsidRPr="00A3036C">
        <w:rPr>
          <w:rFonts w:ascii="Times New Roman" w:hAnsi="Times New Roman" w:cs="Times New Roman"/>
          <w:iCs/>
          <w:sz w:val="24"/>
          <w:szCs w:val="24"/>
        </w:rPr>
        <w:t>,</w:t>
      </w:r>
      <w:r w:rsidR="00FA1106" w:rsidRPr="00A3036C">
        <w:rPr>
          <w:rFonts w:ascii="Times New Roman" w:hAnsi="Times New Roman" w:cs="Times New Roman"/>
          <w:iCs/>
          <w:sz w:val="24"/>
          <w:szCs w:val="24"/>
        </w:rPr>
        <w:t xml:space="preserve"> </w:t>
      </w:r>
      <w:r w:rsidR="00375D44" w:rsidRPr="00A3036C">
        <w:rPr>
          <w:rFonts w:ascii="Times New Roman" w:hAnsi="Times New Roman" w:cs="Times New Roman"/>
          <w:iCs/>
          <w:sz w:val="24"/>
          <w:szCs w:val="24"/>
        </w:rPr>
        <w:t>tomados pela sombr</w:t>
      </w:r>
      <w:r w:rsidR="00FB299A" w:rsidRPr="00A3036C">
        <w:rPr>
          <w:rFonts w:ascii="Times New Roman" w:hAnsi="Times New Roman" w:cs="Times New Roman"/>
          <w:iCs/>
          <w:sz w:val="24"/>
          <w:szCs w:val="24"/>
        </w:rPr>
        <w:t xml:space="preserve">a, </w:t>
      </w:r>
      <w:r w:rsidR="0081261D" w:rsidRPr="00A3036C">
        <w:rPr>
          <w:rFonts w:ascii="Times New Roman" w:hAnsi="Times New Roman" w:cs="Times New Roman"/>
          <w:iCs/>
          <w:sz w:val="24"/>
          <w:szCs w:val="24"/>
        </w:rPr>
        <w:t>dispostos a implementarem confusões pontuais, logo desfeitas</w:t>
      </w:r>
      <w:r w:rsidR="00141150" w:rsidRPr="00A3036C">
        <w:rPr>
          <w:rFonts w:ascii="Times New Roman" w:hAnsi="Times New Roman" w:cs="Times New Roman"/>
          <w:iCs/>
          <w:sz w:val="24"/>
          <w:szCs w:val="24"/>
        </w:rPr>
        <w:t xml:space="preserve"> por não encontrarem o ambiente propício.</w:t>
      </w:r>
    </w:p>
    <w:p w14:paraId="5BEC5AA1" w14:textId="77777777" w:rsidR="00EC47D2" w:rsidRPr="00A3036C" w:rsidRDefault="00AD3553" w:rsidP="00D34A91">
      <w:pPr>
        <w:spacing w:after="0"/>
        <w:jc w:val="both"/>
        <w:rPr>
          <w:rFonts w:ascii="Times New Roman" w:hAnsi="Times New Roman" w:cs="Times New Roman"/>
          <w:sz w:val="24"/>
          <w:szCs w:val="24"/>
        </w:rPr>
      </w:pPr>
      <w:r w:rsidRPr="00A3036C">
        <w:rPr>
          <w:rFonts w:ascii="Times New Roman" w:hAnsi="Times New Roman" w:cs="Times New Roman"/>
          <w:iCs/>
          <w:sz w:val="24"/>
          <w:szCs w:val="24"/>
        </w:rPr>
        <w:t xml:space="preserve">Estádios </w:t>
      </w:r>
      <w:r w:rsidR="00365FFB" w:rsidRPr="00A3036C">
        <w:rPr>
          <w:rFonts w:ascii="Times New Roman" w:hAnsi="Times New Roman" w:cs="Times New Roman"/>
          <w:iCs/>
          <w:sz w:val="24"/>
          <w:szCs w:val="24"/>
        </w:rPr>
        <w:t>c</w:t>
      </w:r>
      <w:r w:rsidR="005960FD" w:rsidRPr="00A3036C">
        <w:rPr>
          <w:rFonts w:ascii="Times New Roman" w:hAnsi="Times New Roman" w:cs="Times New Roman"/>
          <w:iCs/>
          <w:sz w:val="24"/>
          <w:szCs w:val="24"/>
        </w:rPr>
        <w:t xml:space="preserve">om capacidade máxima de lotação, </w:t>
      </w:r>
      <w:r w:rsidRPr="00A3036C">
        <w:rPr>
          <w:rFonts w:ascii="Times New Roman" w:hAnsi="Times New Roman" w:cs="Times New Roman"/>
          <w:iCs/>
          <w:sz w:val="24"/>
          <w:szCs w:val="24"/>
        </w:rPr>
        <w:t>localizados nos seis continentes</w:t>
      </w:r>
      <w:r w:rsidR="005960FD" w:rsidRPr="00A3036C">
        <w:rPr>
          <w:rFonts w:ascii="Times New Roman" w:hAnsi="Times New Roman" w:cs="Times New Roman"/>
          <w:iCs/>
          <w:sz w:val="24"/>
          <w:szCs w:val="24"/>
        </w:rPr>
        <w:t>,</w:t>
      </w:r>
      <w:r w:rsidRPr="00A3036C">
        <w:rPr>
          <w:rFonts w:ascii="Times New Roman" w:hAnsi="Times New Roman" w:cs="Times New Roman"/>
          <w:iCs/>
          <w:sz w:val="24"/>
          <w:szCs w:val="24"/>
        </w:rPr>
        <w:t xml:space="preserve"> são palcos de jogos e </w:t>
      </w:r>
      <w:r w:rsidR="00365FFB" w:rsidRPr="00A3036C">
        <w:rPr>
          <w:rFonts w:ascii="Times New Roman" w:hAnsi="Times New Roman" w:cs="Times New Roman"/>
          <w:iCs/>
          <w:sz w:val="24"/>
          <w:szCs w:val="24"/>
        </w:rPr>
        <w:t>shows inesquecíveis</w:t>
      </w:r>
      <w:r w:rsidR="005960FD" w:rsidRPr="00A3036C">
        <w:rPr>
          <w:rFonts w:ascii="Times New Roman" w:hAnsi="Times New Roman" w:cs="Times New Roman"/>
          <w:iCs/>
          <w:sz w:val="24"/>
          <w:szCs w:val="24"/>
        </w:rPr>
        <w:t xml:space="preserve"> com atletas e artistas renomado</w:t>
      </w:r>
      <w:r w:rsidR="005C3430" w:rsidRPr="00A3036C">
        <w:rPr>
          <w:rFonts w:ascii="Times New Roman" w:hAnsi="Times New Roman" w:cs="Times New Roman"/>
          <w:iCs/>
          <w:sz w:val="24"/>
          <w:szCs w:val="24"/>
        </w:rPr>
        <w:t>s</w:t>
      </w:r>
      <w:r w:rsidR="00B5538F" w:rsidRPr="00A3036C">
        <w:rPr>
          <w:rFonts w:ascii="Times New Roman" w:hAnsi="Times New Roman" w:cs="Times New Roman"/>
          <w:iCs/>
          <w:sz w:val="24"/>
          <w:szCs w:val="24"/>
        </w:rPr>
        <w:t xml:space="preserve">, remunerados, </w:t>
      </w:r>
      <w:r w:rsidR="00082E23" w:rsidRPr="00A3036C">
        <w:rPr>
          <w:rFonts w:ascii="Times New Roman" w:hAnsi="Times New Roman" w:cs="Times New Roman"/>
          <w:iCs/>
          <w:sz w:val="24"/>
          <w:szCs w:val="24"/>
        </w:rPr>
        <w:t xml:space="preserve">engajados ou não, conforme </w:t>
      </w:r>
      <w:r w:rsidR="00C60D0A" w:rsidRPr="00A3036C">
        <w:rPr>
          <w:rFonts w:ascii="Times New Roman" w:hAnsi="Times New Roman" w:cs="Times New Roman"/>
          <w:iCs/>
          <w:sz w:val="24"/>
          <w:szCs w:val="24"/>
        </w:rPr>
        <w:t>suas consciências trevosas ou iluminadas.</w:t>
      </w:r>
      <w:r w:rsidR="00A70B04" w:rsidRPr="00A3036C">
        <w:rPr>
          <w:rFonts w:ascii="Times New Roman" w:hAnsi="Times New Roman" w:cs="Times New Roman"/>
          <w:iCs/>
          <w:sz w:val="24"/>
          <w:szCs w:val="24"/>
        </w:rPr>
        <w:t xml:space="preserve"> Gritos de gol e coros regidos pelos maiores </w:t>
      </w:r>
      <w:r w:rsidR="00E4290B" w:rsidRPr="00A3036C">
        <w:rPr>
          <w:rFonts w:ascii="Times New Roman" w:hAnsi="Times New Roman" w:cs="Times New Roman"/>
          <w:iCs/>
          <w:sz w:val="24"/>
          <w:szCs w:val="24"/>
        </w:rPr>
        <w:t>intérpret</w:t>
      </w:r>
      <w:r w:rsidR="00A70B04" w:rsidRPr="00A3036C">
        <w:rPr>
          <w:rFonts w:ascii="Times New Roman" w:hAnsi="Times New Roman" w:cs="Times New Roman"/>
          <w:iCs/>
          <w:sz w:val="24"/>
          <w:szCs w:val="24"/>
        </w:rPr>
        <w:t>es e bandas do planet</w:t>
      </w:r>
      <w:r w:rsidR="00E4290B" w:rsidRPr="00A3036C">
        <w:rPr>
          <w:rFonts w:ascii="Times New Roman" w:hAnsi="Times New Roman" w:cs="Times New Roman"/>
          <w:iCs/>
          <w:sz w:val="24"/>
          <w:szCs w:val="24"/>
        </w:rPr>
        <w:t>a contagiam espectadores</w:t>
      </w:r>
      <w:r w:rsidR="0028763F" w:rsidRPr="00A3036C">
        <w:rPr>
          <w:rFonts w:ascii="Times New Roman" w:hAnsi="Times New Roman" w:cs="Times New Roman"/>
          <w:iCs/>
          <w:sz w:val="24"/>
          <w:szCs w:val="24"/>
        </w:rPr>
        <w:t xml:space="preserve">, indicando </w:t>
      </w:r>
      <w:r w:rsidR="0028763F" w:rsidRPr="00A3036C">
        <w:rPr>
          <w:rFonts w:ascii="Times New Roman" w:hAnsi="Times New Roman" w:cs="Times New Roman"/>
          <w:i/>
          <w:sz w:val="24"/>
          <w:szCs w:val="24"/>
        </w:rPr>
        <w:t>luz no fim do túnel</w:t>
      </w:r>
      <w:r w:rsidR="00B062EF" w:rsidRPr="00A3036C">
        <w:rPr>
          <w:rFonts w:ascii="Times New Roman" w:hAnsi="Times New Roman" w:cs="Times New Roman"/>
          <w:iCs/>
          <w:sz w:val="24"/>
          <w:szCs w:val="24"/>
        </w:rPr>
        <w:t xml:space="preserve"> para efetivação da transição planetária</w:t>
      </w:r>
      <w:r w:rsidR="003559FA" w:rsidRPr="00A3036C">
        <w:rPr>
          <w:rFonts w:ascii="Times New Roman" w:hAnsi="Times New Roman" w:cs="Times New Roman"/>
          <w:iCs/>
          <w:sz w:val="24"/>
          <w:szCs w:val="24"/>
        </w:rPr>
        <w:t xml:space="preserve"> ao </w:t>
      </w:r>
      <w:r w:rsidR="003559FA" w:rsidRPr="00A3036C">
        <w:rPr>
          <w:rFonts w:ascii="Times New Roman" w:hAnsi="Times New Roman" w:cs="Times New Roman"/>
          <w:i/>
          <w:sz w:val="24"/>
          <w:szCs w:val="24"/>
        </w:rPr>
        <w:t>quinto  plano terráqueo</w:t>
      </w:r>
      <w:r w:rsidR="00764B11" w:rsidRPr="00A3036C">
        <w:rPr>
          <w:rFonts w:ascii="Times New Roman" w:hAnsi="Times New Roman" w:cs="Times New Roman"/>
          <w:iCs/>
          <w:sz w:val="24"/>
          <w:szCs w:val="24"/>
        </w:rPr>
        <w:t>, preferindo, quinta dimensão.</w:t>
      </w:r>
      <w:r w:rsidR="00A8417C" w:rsidRPr="00A3036C">
        <w:rPr>
          <w:rFonts w:ascii="Times New Roman" w:hAnsi="Times New Roman" w:cs="Times New Roman"/>
          <w:iCs/>
          <w:sz w:val="24"/>
          <w:szCs w:val="24"/>
        </w:rPr>
        <w:t xml:space="preserve"> </w:t>
      </w:r>
      <w:r w:rsidR="00285198" w:rsidRPr="00A3036C">
        <w:rPr>
          <w:rFonts w:ascii="Times New Roman" w:hAnsi="Times New Roman" w:cs="Times New Roman"/>
          <w:iCs/>
          <w:sz w:val="24"/>
          <w:szCs w:val="24"/>
        </w:rPr>
        <w:t xml:space="preserve">Caminho perfeito para combater o </w:t>
      </w:r>
      <w:r w:rsidR="00285198" w:rsidRPr="00A3036C">
        <w:rPr>
          <w:rFonts w:ascii="Times New Roman" w:hAnsi="Times New Roman" w:cs="Times New Roman"/>
          <w:i/>
          <w:sz w:val="24"/>
          <w:szCs w:val="24"/>
        </w:rPr>
        <w:t xml:space="preserve">pacote de maldades </w:t>
      </w:r>
      <w:r w:rsidR="00285198" w:rsidRPr="00A3036C">
        <w:rPr>
          <w:rFonts w:ascii="Times New Roman" w:hAnsi="Times New Roman" w:cs="Times New Roman"/>
          <w:iCs/>
          <w:sz w:val="24"/>
          <w:szCs w:val="24"/>
        </w:rPr>
        <w:t xml:space="preserve">dos </w:t>
      </w:r>
      <w:r w:rsidR="00917795" w:rsidRPr="00A3036C">
        <w:rPr>
          <w:rFonts w:ascii="Times New Roman" w:hAnsi="Times New Roman" w:cs="Times New Roman"/>
          <w:i/>
          <w:iCs/>
          <w:sz w:val="24"/>
          <w:szCs w:val="24"/>
        </w:rPr>
        <w:t>malenirus</w:t>
      </w:r>
      <w:r w:rsidR="00917795" w:rsidRPr="00A3036C">
        <w:rPr>
          <w:rFonts w:ascii="Times New Roman" w:hAnsi="Times New Roman" w:cs="Times New Roman"/>
          <w:sz w:val="24"/>
          <w:szCs w:val="24"/>
        </w:rPr>
        <w:t xml:space="preserve">, </w:t>
      </w:r>
      <w:r w:rsidR="00917795" w:rsidRPr="00A3036C">
        <w:rPr>
          <w:rFonts w:ascii="Times New Roman" w:hAnsi="Times New Roman" w:cs="Times New Roman"/>
          <w:i/>
          <w:iCs/>
          <w:sz w:val="24"/>
          <w:szCs w:val="24"/>
        </w:rPr>
        <w:t xml:space="preserve">reinonaques </w:t>
      </w:r>
      <w:r w:rsidR="00917795" w:rsidRPr="00A3036C">
        <w:rPr>
          <w:rFonts w:ascii="Times New Roman" w:hAnsi="Times New Roman" w:cs="Times New Roman"/>
          <w:sz w:val="24"/>
          <w:szCs w:val="24"/>
        </w:rPr>
        <w:t xml:space="preserve">e </w:t>
      </w:r>
      <w:r w:rsidR="00917795" w:rsidRPr="00A3036C">
        <w:rPr>
          <w:rFonts w:ascii="Times New Roman" w:hAnsi="Times New Roman" w:cs="Times New Roman"/>
          <w:i/>
          <w:iCs/>
          <w:sz w:val="24"/>
          <w:szCs w:val="24"/>
        </w:rPr>
        <w:t>dominitilianos</w:t>
      </w:r>
      <w:r w:rsidR="00D4612A" w:rsidRPr="00A3036C">
        <w:rPr>
          <w:rFonts w:ascii="Times New Roman" w:hAnsi="Times New Roman" w:cs="Times New Roman"/>
          <w:sz w:val="24"/>
          <w:szCs w:val="24"/>
        </w:rPr>
        <w:t>, não fosse</w:t>
      </w:r>
      <w:r w:rsidR="00F53BC6" w:rsidRPr="00A3036C">
        <w:rPr>
          <w:rFonts w:ascii="Times New Roman" w:hAnsi="Times New Roman" w:cs="Times New Roman"/>
          <w:sz w:val="24"/>
          <w:szCs w:val="24"/>
        </w:rPr>
        <w:t xml:space="preserve"> estas ações permitidas pelo Sistema Terra</w:t>
      </w:r>
      <w:r w:rsidR="00E61636" w:rsidRPr="00A3036C">
        <w:rPr>
          <w:rFonts w:ascii="Times New Roman" w:hAnsi="Times New Roman" w:cs="Times New Roman"/>
          <w:sz w:val="24"/>
          <w:szCs w:val="24"/>
        </w:rPr>
        <w:t>, utilizadas para denegrir</w:t>
      </w:r>
      <w:r w:rsidR="00BA11E8" w:rsidRPr="00A3036C">
        <w:rPr>
          <w:rFonts w:ascii="Times New Roman" w:hAnsi="Times New Roman" w:cs="Times New Roman"/>
          <w:sz w:val="24"/>
          <w:szCs w:val="24"/>
        </w:rPr>
        <w:t xml:space="preserve"> </w:t>
      </w:r>
      <w:r w:rsidR="007E5A95" w:rsidRPr="00A3036C">
        <w:rPr>
          <w:rFonts w:ascii="Times New Roman" w:hAnsi="Times New Roman" w:cs="Times New Roman"/>
          <w:sz w:val="24"/>
          <w:szCs w:val="24"/>
        </w:rPr>
        <w:t xml:space="preserve">seus </w:t>
      </w:r>
      <w:r w:rsidR="00D37437" w:rsidRPr="00A3036C">
        <w:rPr>
          <w:rFonts w:ascii="Times New Roman" w:hAnsi="Times New Roman" w:cs="Times New Roman"/>
          <w:sz w:val="24"/>
          <w:szCs w:val="24"/>
        </w:rPr>
        <w:t xml:space="preserve">atletas e artistas com revelações escandalosas </w:t>
      </w:r>
      <w:r w:rsidR="00483FE6" w:rsidRPr="00A3036C">
        <w:rPr>
          <w:rFonts w:ascii="Times New Roman" w:hAnsi="Times New Roman" w:cs="Times New Roman"/>
          <w:sz w:val="24"/>
          <w:szCs w:val="24"/>
        </w:rPr>
        <w:t>destas celebridade</w:t>
      </w:r>
      <w:r w:rsidR="001A1127" w:rsidRPr="00A3036C">
        <w:rPr>
          <w:rFonts w:ascii="Times New Roman" w:hAnsi="Times New Roman" w:cs="Times New Roman"/>
          <w:sz w:val="24"/>
          <w:szCs w:val="24"/>
        </w:rPr>
        <w:t>s ligadas a corrupção</w:t>
      </w:r>
      <w:r w:rsidR="009C2B02" w:rsidRPr="00A3036C">
        <w:rPr>
          <w:rFonts w:ascii="Times New Roman" w:hAnsi="Times New Roman" w:cs="Times New Roman"/>
          <w:sz w:val="24"/>
          <w:szCs w:val="24"/>
        </w:rPr>
        <w:t xml:space="preserve"> e práticas sexuais</w:t>
      </w:r>
      <w:r w:rsidR="0047270F" w:rsidRPr="00A3036C">
        <w:rPr>
          <w:rFonts w:ascii="Times New Roman" w:hAnsi="Times New Roman" w:cs="Times New Roman"/>
          <w:sz w:val="24"/>
          <w:szCs w:val="24"/>
        </w:rPr>
        <w:t xml:space="preserve"> promiscuas </w:t>
      </w:r>
      <w:r w:rsidR="00EC47D2" w:rsidRPr="00A3036C">
        <w:rPr>
          <w:rFonts w:ascii="Times New Roman" w:hAnsi="Times New Roman" w:cs="Times New Roman"/>
          <w:sz w:val="24"/>
          <w:szCs w:val="24"/>
        </w:rPr>
        <w:t>e pedófilas.</w:t>
      </w:r>
    </w:p>
    <w:p w14:paraId="51FE7C85" w14:textId="479DC5EE" w:rsidR="00083EA9" w:rsidRPr="00A3036C" w:rsidRDefault="00A75963" w:rsidP="00D34A91">
      <w:pPr>
        <w:spacing w:after="0"/>
        <w:jc w:val="both"/>
        <w:rPr>
          <w:rFonts w:ascii="Times New Roman" w:hAnsi="Times New Roman" w:cs="Times New Roman"/>
          <w:sz w:val="24"/>
          <w:szCs w:val="24"/>
        </w:rPr>
      </w:pPr>
      <w:r w:rsidRPr="00A3036C">
        <w:rPr>
          <w:rFonts w:ascii="Times New Roman" w:hAnsi="Times New Roman" w:cs="Times New Roman"/>
          <w:sz w:val="24"/>
          <w:szCs w:val="24"/>
        </w:rPr>
        <w:t>Co</w:t>
      </w:r>
      <w:r w:rsidR="009A0E60" w:rsidRPr="00A3036C">
        <w:rPr>
          <w:rFonts w:ascii="Times New Roman" w:hAnsi="Times New Roman" w:cs="Times New Roman"/>
          <w:sz w:val="24"/>
          <w:szCs w:val="24"/>
        </w:rPr>
        <w:t>nflitos sociais, guerras</w:t>
      </w:r>
      <w:r w:rsidRPr="00A3036C">
        <w:rPr>
          <w:rFonts w:ascii="Times New Roman" w:hAnsi="Times New Roman" w:cs="Times New Roman"/>
          <w:sz w:val="24"/>
          <w:szCs w:val="24"/>
        </w:rPr>
        <w:t>, crimes hediondos</w:t>
      </w:r>
      <w:r w:rsidR="0069752C" w:rsidRPr="00A3036C">
        <w:rPr>
          <w:rFonts w:ascii="Times New Roman" w:hAnsi="Times New Roman" w:cs="Times New Roman"/>
          <w:sz w:val="24"/>
          <w:szCs w:val="24"/>
        </w:rPr>
        <w:t xml:space="preserve"> e por motivações torpes</w:t>
      </w:r>
      <w:r w:rsidR="00550A2B" w:rsidRPr="00A3036C">
        <w:rPr>
          <w:rFonts w:ascii="Times New Roman" w:hAnsi="Times New Roman" w:cs="Times New Roman"/>
          <w:sz w:val="24"/>
          <w:szCs w:val="24"/>
        </w:rPr>
        <w:t xml:space="preserve"> produzem, diariamente, desaparecimentos de inocente</w:t>
      </w:r>
      <w:r w:rsidR="00C41C3F" w:rsidRPr="00A3036C">
        <w:rPr>
          <w:rFonts w:ascii="Times New Roman" w:hAnsi="Times New Roman" w:cs="Times New Roman"/>
          <w:sz w:val="24"/>
          <w:szCs w:val="24"/>
        </w:rPr>
        <w:t xml:space="preserve">s. </w:t>
      </w:r>
      <w:r w:rsidR="00C41C3F" w:rsidRPr="00A3036C">
        <w:rPr>
          <w:rFonts w:ascii="Times New Roman" w:hAnsi="Times New Roman" w:cs="Times New Roman"/>
          <w:i/>
          <w:iCs/>
          <w:sz w:val="24"/>
          <w:szCs w:val="24"/>
        </w:rPr>
        <w:t xml:space="preserve">Mundo está </w:t>
      </w:r>
      <w:r w:rsidR="00C41C3F" w:rsidRPr="00A3036C">
        <w:rPr>
          <w:rFonts w:ascii="Times New Roman" w:hAnsi="Times New Roman" w:cs="Times New Roman"/>
          <w:i/>
          <w:iCs/>
          <w:sz w:val="24"/>
          <w:szCs w:val="24"/>
        </w:rPr>
        <w:lastRenderedPageBreak/>
        <w:t>de ponta a cabeç</w:t>
      </w:r>
      <w:r w:rsidR="00E8589C" w:rsidRPr="00A3036C">
        <w:rPr>
          <w:rFonts w:ascii="Times New Roman" w:hAnsi="Times New Roman" w:cs="Times New Roman"/>
          <w:i/>
          <w:iCs/>
          <w:sz w:val="24"/>
          <w:szCs w:val="24"/>
        </w:rPr>
        <w:t>a</w:t>
      </w:r>
      <w:r w:rsidR="006F4F9C" w:rsidRPr="00A3036C">
        <w:rPr>
          <w:rFonts w:ascii="Times New Roman" w:hAnsi="Times New Roman" w:cs="Times New Roman"/>
          <w:i/>
          <w:iCs/>
          <w:sz w:val="24"/>
          <w:szCs w:val="24"/>
        </w:rPr>
        <w:t xml:space="preserve"> </w:t>
      </w:r>
      <w:r w:rsidR="00E8589C" w:rsidRPr="00A3036C">
        <w:rPr>
          <w:rFonts w:ascii="Times New Roman" w:hAnsi="Times New Roman" w:cs="Times New Roman"/>
          <w:sz w:val="24"/>
          <w:szCs w:val="24"/>
        </w:rPr>
        <w:t>e só a consciência do terráqueo</w:t>
      </w:r>
      <w:r w:rsidR="0086557A" w:rsidRPr="00A3036C">
        <w:rPr>
          <w:rFonts w:ascii="Times New Roman" w:hAnsi="Times New Roman" w:cs="Times New Roman"/>
          <w:sz w:val="24"/>
          <w:szCs w:val="24"/>
        </w:rPr>
        <w:t xml:space="preserve"> pode pacificar e encaminhar</w:t>
      </w:r>
      <w:r w:rsidR="00EB0234" w:rsidRPr="00A3036C">
        <w:rPr>
          <w:rFonts w:ascii="Times New Roman" w:hAnsi="Times New Roman" w:cs="Times New Roman"/>
          <w:sz w:val="24"/>
          <w:szCs w:val="24"/>
        </w:rPr>
        <w:t xml:space="preserve"> a humanidade para </w:t>
      </w:r>
      <w:r w:rsidR="009F1078" w:rsidRPr="00A3036C">
        <w:rPr>
          <w:rFonts w:ascii="Times New Roman" w:hAnsi="Times New Roman" w:cs="Times New Roman"/>
          <w:sz w:val="24"/>
          <w:szCs w:val="24"/>
        </w:rPr>
        <w:t>a unicidade, sob a Lei universal do amor incondicional</w:t>
      </w:r>
      <w:r w:rsidR="00656131" w:rsidRPr="00A3036C">
        <w:rPr>
          <w:rFonts w:ascii="Times New Roman" w:hAnsi="Times New Roman" w:cs="Times New Roman"/>
          <w:sz w:val="24"/>
          <w:szCs w:val="24"/>
        </w:rPr>
        <w:t xml:space="preserve"> promulgada pelo casal</w:t>
      </w:r>
      <w:r w:rsidR="006D023A" w:rsidRPr="00A3036C">
        <w:rPr>
          <w:rFonts w:ascii="Times New Roman" w:hAnsi="Times New Roman" w:cs="Times New Roman"/>
          <w:sz w:val="24"/>
          <w:szCs w:val="24"/>
        </w:rPr>
        <w:t xml:space="preserve"> criador do universo, chamado de</w:t>
      </w:r>
      <w:r w:rsidR="00656131" w:rsidRPr="00A3036C">
        <w:rPr>
          <w:rFonts w:ascii="Times New Roman" w:hAnsi="Times New Roman" w:cs="Times New Roman"/>
          <w:sz w:val="24"/>
          <w:szCs w:val="24"/>
        </w:rPr>
        <w:t xml:space="preserve"> SEU — Soberana Energia Universal</w:t>
      </w:r>
      <w:r w:rsidR="006D023A" w:rsidRPr="00A3036C">
        <w:rPr>
          <w:rFonts w:ascii="Times New Roman" w:hAnsi="Times New Roman" w:cs="Times New Roman"/>
          <w:sz w:val="24"/>
          <w:szCs w:val="24"/>
        </w:rPr>
        <w:t>.</w:t>
      </w:r>
    </w:p>
    <w:p w14:paraId="7ADBA22F" w14:textId="6E0390F3" w:rsidR="00826AD7" w:rsidRPr="00A3036C" w:rsidRDefault="00826AD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Reunião na Casa de Vidro na Fazenda Araruama</w:t>
      </w:r>
      <w:r w:rsidR="004F27E5" w:rsidRPr="00A3036C">
        <w:rPr>
          <w:rFonts w:ascii="Times New Roman" w:hAnsi="Times New Roman" w:cs="Times New Roman"/>
          <w:sz w:val="24"/>
          <w:szCs w:val="24"/>
        </w:rPr>
        <w:t xml:space="preserve"> continua</w:t>
      </w:r>
      <w:r w:rsidR="000E37AB" w:rsidRPr="00A3036C">
        <w:rPr>
          <w:rFonts w:ascii="Times New Roman" w:hAnsi="Times New Roman" w:cs="Times New Roman"/>
          <w:sz w:val="24"/>
          <w:szCs w:val="24"/>
        </w:rPr>
        <w:t xml:space="preserve"> com a presença dos anfitriões: Miguel Araruama</w:t>
      </w:r>
      <w:r w:rsidR="005C5DD4" w:rsidRPr="00A3036C">
        <w:rPr>
          <w:rFonts w:ascii="Times New Roman" w:hAnsi="Times New Roman" w:cs="Times New Roman"/>
          <w:sz w:val="24"/>
          <w:szCs w:val="24"/>
        </w:rPr>
        <w:t xml:space="preserve">, </w:t>
      </w:r>
      <w:r w:rsidR="000E37AB" w:rsidRPr="00A3036C">
        <w:rPr>
          <w:rFonts w:ascii="Times New Roman" w:hAnsi="Times New Roman" w:cs="Times New Roman"/>
          <w:sz w:val="24"/>
          <w:szCs w:val="24"/>
        </w:rPr>
        <w:t>74</w:t>
      </w:r>
      <w:r w:rsidR="005C5DD4" w:rsidRPr="00A3036C">
        <w:rPr>
          <w:rFonts w:ascii="Times New Roman" w:hAnsi="Times New Roman" w:cs="Times New Roman"/>
          <w:sz w:val="24"/>
          <w:szCs w:val="24"/>
        </w:rPr>
        <w:t xml:space="preserve">, e sua mulher, </w:t>
      </w:r>
      <w:r w:rsidR="000E37AB" w:rsidRPr="00A3036C">
        <w:rPr>
          <w:rFonts w:ascii="Times New Roman" w:hAnsi="Times New Roman" w:cs="Times New Roman"/>
          <w:sz w:val="24"/>
          <w:szCs w:val="24"/>
        </w:rPr>
        <w:t>Luíza Fontes Madeira</w:t>
      </w:r>
      <w:r w:rsidR="005C5DD4" w:rsidRPr="00A3036C">
        <w:rPr>
          <w:rFonts w:ascii="Times New Roman" w:hAnsi="Times New Roman" w:cs="Times New Roman"/>
          <w:sz w:val="24"/>
          <w:szCs w:val="24"/>
        </w:rPr>
        <w:t xml:space="preserve">, </w:t>
      </w:r>
      <w:r w:rsidR="000E37AB" w:rsidRPr="00A3036C">
        <w:rPr>
          <w:rFonts w:ascii="Times New Roman" w:hAnsi="Times New Roman" w:cs="Times New Roman"/>
          <w:sz w:val="24"/>
          <w:szCs w:val="24"/>
        </w:rPr>
        <w:t>28</w:t>
      </w:r>
      <w:r w:rsidR="005C5DD4" w:rsidRPr="00A3036C">
        <w:rPr>
          <w:rFonts w:ascii="Times New Roman" w:hAnsi="Times New Roman" w:cs="Times New Roman"/>
          <w:sz w:val="24"/>
          <w:szCs w:val="24"/>
        </w:rPr>
        <w:t>.</w:t>
      </w:r>
    </w:p>
    <w:p w14:paraId="6C20D952" w14:textId="77777777" w:rsidR="00744137" w:rsidRPr="00A3036C" w:rsidRDefault="00744137" w:rsidP="000E37AB">
      <w:pPr>
        <w:spacing w:after="0"/>
        <w:jc w:val="both"/>
        <w:rPr>
          <w:rFonts w:ascii="Times New Roman" w:hAnsi="Times New Roman" w:cs="Times New Roman"/>
          <w:sz w:val="24"/>
          <w:szCs w:val="24"/>
        </w:rPr>
      </w:pPr>
    </w:p>
    <w:p w14:paraId="4118295E" w14:textId="02532EA9" w:rsidR="00744137" w:rsidRPr="00A3036C" w:rsidRDefault="0074413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6D7656" w:rsidRPr="00A3036C">
        <w:rPr>
          <w:rFonts w:ascii="Times New Roman" w:hAnsi="Times New Roman" w:cs="Times New Roman"/>
          <w:sz w:val="24"/>
          <w:szCs w:val="24"/>
        </w:rPr>
        <w:t xml:space="preserve"> Amigos, estamos</w:t>
      </w:r>
      <w:r w:rsidR="00133AD8" w:rsidRPr="00A3036C">
        <w:rPr>
          <w:rFonts w:ascii="Times New Roman" w:hAnsi="Times New Roman" w:cs="Times New Roman"/>
          <w:sz w:val="24"/>
          <w:szCs w:val="24"/>
        </w:rPr>
        <w:t xml:space="preserve">, por ora, protegidos de quaisquer </w:t>
      </w:r>
      <w:r w:rsidR="001A259B" w:rsidRPr="00A3036C">
        <w:rPr>
          <w:rFonts w:ascii="Times New Roman" w:hAnsi="Times New Roman" w:cs="Times New Roman"/>
          <w:b/>
          <w:bCs/>
          <w:sz w:val="24"/>
          <w:szCs w:val="24"/>
        </w:rPr>
        <w:t xml:space="preserve">blitz </w:t>
      </w:r>
      <w:r w:rsidR="001A259B" w:rsidRPr="00A3036C">
        <w:rPr>
          <w:rFonts w:ascii="Times New Roman" w:hAnsi="Times New Roman" w:cs="Times New Roman"/>
          <w:sz w:val="24"/>
          <w:szCs w:val="24"/>
        </w:rPr>
        <w:t>na Fazenda Araruama ― Miguel Araruama eufórico ― O trabalho de João Carlos</w:t>
      </w:r>
      <w:r w:rsidR="00120D36" w:rsidRPr="00A3036C">
        <w:rPr>
          <w:rFonts w:ascii="Times New Roman" w:hAnsi="Times New Roman" w:cs="Times New Roman"/>
          <w:sz w:val="24"/>
          <w:szCs w:val="24"/>
        </w:rPr>
        <w:t xml:space="preserve"> reitera a </w:t>
      </w:r>
      <w:r w:rsidR="0070631F" w:rsidRPr="00A3036C">
        <w:rPr>
          <w:rFonts w:ascii="Times New Roman" w:hAnsi="Times New Roman" w:cs="Times New Roman"/>
          <w:sz w:val="24"/>
          <w:szCs w:val="24"/>
        </w:rPr>
        <w:t xml:space="preserve">minha </w:t>
      </w:r>
      <w:r w:rsidR="00120D36" w:rsidRPr="00A3036C">
        <w:rPr>
          <w:rFonts w:ascii="Times New Roman" w:hAnsi="Times New Roman" w:cs="Times New Roman"/>
          <w:sz w:val="24"/>
          <w:szCs w:val="24"/>
        </w:rPr>
        <w:t>credibilidade</w:t>
      </w:r>
      <w:r w:rsidR="0070631F" w:rsidRPr="00A3036C">
        <w:rPr>
          <w:rFonts w:ascii="Times New Roman" w:hAnsi="Times New Roman" w:cs="Times New Roman"/>
          <w:sz w:val="24"/>
          <w:szCs w:val="24"/>
        </w:rPr>
        <w:t xml:space="preserve"> perante a IMSD</w:t>
      </w:r>
      <w:r w:rsidR="00427E72" w:rsidRPr="00A3036C">
        <w:rPr>
          <w:rFonts w:ascii="Times New Roman" w:hAnsi="Times New Roman" w:cs="Times New Roman"/>
          <w:sz w:val="24"/>
          <w:szCs w:val="24"/>
        </w:rPr>
        <w:t xml:space="preserve"> — Independência Mundial dos Servos de Deus</w:t>
      </w:r>
      <w:r w:rsidR="009E65C0" w:rsidRPr="00A3036C">
        <w:rPr>
          <w:rFonts w:ascii="Times New Roman" w:hAnsi="Times New Roman" w:cs="Times New Roman"/>
          <w:sz w:val="24"/>
          <w:szCs w:val="24"/>
        </w:rPr>
        <w:t>. ▬ elogia.</w:t>
      </w:r>
    </w:p>
    <w:p w14:paraId="292ABF94" w14:textId="77777777" w:rsidR="009E65C0" w:rsidRPr="00A3036C" w:rsidRDefault="009E65C0" w:rsidP="000E37AB">
      <w:pPr>
        <w:spacing w:after="0"/>
        <w:jc w:val="both"/>
        <w:rPr>
          <w:rFonts w:ascii="Times New Roman" w:hAnsi="Times New Roman" w:cs="Times New Roman"/>
          <w:sz w:val="24"/>
          <w:szCs w:val="24"/>
        </w:rPr>
      </w:pPr>
    </w:p>
    <w:p w14:paraId="0A30285E" w14:textId="219808F1" w:rsidR="009E65C0" w:rsidRPr="00A3036C" w:rsidRDefault="009E65C0"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Faço o que posso</w:t>
      </w:r>
      <w:r w:rsidR="00220E9F" w:rsidRPr="00A3036C">
        <w:rPr>
          <w:rFonts w:ascii="Times New Roman" w:hAnsi="Times New Roman" w:cs="Times New Roman"/>
          <w:sz w:val="24"/>
          <w:szCs w:val="24"/>
        </w:rPr>
        <w:t xml:space="preserve"> e faria até o que não poderia pela causa ― João Carlos Less</w:t>
      </w:r>
      <w:r w:rsidR="00032D20" w:rsidRPr="00A3036C">
        <w:rPr>
          <w:rFonts w:ascii="Times New Roman" w:hAnsi="Times New Roman" w:cs="Times New Roman"/>
          <w:sz w:val="24"/>
          <w:szCs w:val="24"/>
        </w:rPr>
        <w:t xml:space="preserve">a reafirma </w:t>
      </w:r>
      <w:r w:rsidR="00113BA7" w:rsidRPr="00A3036C">
        <w:rPr>
          <w:rFonts w:ascii="Times New Roman" w:hAnsi="Times New Roman" w:cs="Times New Roman"/>
          <w:sz w:val="24"/>
          <w:szCs w:val="24"/>
        </w:rPr>
        <w:t xml:space="preserve">sua adesão </w:t>
      </w:r>
      <w:r w:rsidR="00220E9F" w:rsidRPr="00A3036C">
        <w:rPr>
          <w:rFonts w:ascii="Times New Roman" w:hAnsi="Times New Roman" w:cs="Times New Roman"/>
          <w:sz w:val="24"/>
          <w:szCs w:val="24"/>
        </w:rPr>
        <w:t>―</w:t>
      </w:r>
      <w:r w:rsidR="00113BA7" w:rsidRPr="00A3036C">
        <w:rPr>
          <w:rFonts w:ascii="Times New Roman" w:hAnsi="Times New Roman" w:cs="Times New Roman"/>
          <w:sz w:val="24"/>
          <w:szCs w:val="24"/>
        </w:rPr>
        <w:t xml:space="preserve"> </w:t>
      </w:r>
      <w:r w:rsidR="004C4AA8" w:rsidRPr="00A3036C">
        <w:rPr>
          <w:rFonts w:ascii="Times New Roman" w:hAnsi="Times New Roman" w:cs="Times New Roman"/>
          <w:sz w:val="24"/>
          <w:szCs w:val="24"/>
        </w:rPr>
        <w:t xml:space="preserve">Tento, paulatinamente, humanizar o PREPARADO </w:t>
      </w:r>
      <w:r w:rsidR="00BF0976" w:rsidRPr="00A3036C">
        <w:rPr>
          <w:rFonts w:ascii="Times New Roman" w:hAnsi="Times New Roman" w:cs="Times New Roman"/>
          <w:sz w:val="24"/>
          <w:szCs w:val="24"/>
        </w:rPr>
        <w:t>— Presídio do Pecador Restaurado Dotado do Onicriador</w:t>
      </w:r>
      <w:r w:rsidR="00935EC0" w:rsidRPr="00A3036C">
        <w:rPr>
          <w:rFonts w:ascii="Times New Roman" w:hAnsi="Times New Roman" w:cs="Times New Roman"/>
          <w:sz w:val="24"/>
          <w:szCs w:val="24"/>
        </w:rPr>
        <w:t xml:space="preserve"> ― </w:t>
      </w:r>
      <w:r w:rsidR="003B203C" w:rsidRPr="00A3036C">
        <w:rPr>
          <w:rFonts w:ascii="Times New Roman" w:hAnsi="Times New Roman" w:cs="Times New Roman"/>
          <w:sz w:val="24"/>
          <w:szCs w:val="24"/>
        </w:rPr>
        <w:t>Mostra</w:t>
      </w:r>
      <w:r w:rsidR="00472493" w:rsidRPr="00A3036C">
        <w:rPr>
          <w:rFonts w:ascii="Times New Roman" w:hAnsi="Times New Roman" w:cs="Times New Roman"/>
          <w:sz w:val="24"/>
          <w:szCs w:val="24"/>
        </w:rPr>
        <w:t xml:space="preserve"> vídeo</w:t>
      </w:r>
      <w:r w:rsidR="008A08C3" w:rsidRPr="00A3036C">
        <w:rPr>
          <w:rFonts w:ascii="Times New Roman" w:hAnsi="Times New Roman" w:cs="Times New Roman"/>
          <w:sz w:val="24"/>
          <w:szCs w:val="24"/>
        </w:rPr>
        <w:t xml:space="preserve"> no celular, ministrando palestra motivacional aos presidiários </w:t>
      </w:r>
      <w:r w:rsidR="00935EC0" w:rsidRPr="00A3036C">
        <w:rPr>
          <w:rFonts w:ascii="Times New Roman" w:hAnsi="Times New Roman" w:cs="Times New Roman"/>
          <w:sz w:val="24"/>
          <w:szCs w:val="24"/>
        </w:rPr>
        <w:t>―</w:t>
      </w:r>
      <w:r w:rsidR="00472493" w:rsidRPr="00A3036C">
        <w:rPr>
          <w:rFonts w:ascii="Times New Roman" w:hAnsi="Times New Roman" w:cs="Times New Roman"/>
          <w:sz w:val="24"/>
          <w:szCs w:val="24"/>
        </w:rPr>
        <w:t xml:space="preserve"> Tenho</w:t>
      </w:r>
      <w:r w:rsidR="002D1D20" w:rsidRPr="00A3036C">
        <w:rPr>
          <w:rFonts w:ascii="Times New Roman" w:hAnsi="Times New Roman" w:cs="Times New Roman"/>
          <w:sz w:val="24"/>
          <w:szCs w:val="24"/>
        </w:rPr>
        <w:t xml:space="preserve"> recepcionado intuições dos temas</w:t>
      </w:r>
      <w:r w:rsidR="00484FFE" w:rsidRPr="00A3036C">
        <w:rPr>
          <w:rFonts w:ascii="Times New Roman" w:hAnsi="Times New Roman" w:cs="Times New Roman"/>
          <w:sz w:val="24"/>
          <w:szCs w:val="24"/>
        </w:rPr>
        <w:t xml:space="preserve"> libertadores da consciência humana</w:t>
      </w:r>
      <w:r w:rsidR="001F31DD" w:rsidRPr="00A3036C">
        <w:rPr>
          <w:rFonts w:ascii="Times New Roman" w:hAnsi="Times New Roman" w:cs="Times New Roman"/>
          <w:sz w:val="24"/>
          <w:szCs w:val="24"/>
        </w:rPr>
        <w:t xml:space="preserve"> e percebo estar colocando uma sement</w:t>
      </w:r>
      <w:r w:rsidR="005E032D" w:rsidRPr="00A3036C">
        <w:rPr>
          <w:rFonts w:ascii="Times New Roman" w:hAnsi="Times New Roman" w:cs="Times New Roman"/>
          <w:sz w:val="24"/>
          <w:szCs w:val="24"/>
        </w:rPr>
        <w:t>e na mente dos condenados</w:t>
      </w:r>
      <w:r w:rsidR="00226297" w:rsidRPr="00A3036C">
        <w:rPr>
          <w:rFonts w:ascii="Times New Roman" w:hAnsi="Times New Roman" w:cs="Times New Roman"/>
          <w:sz w:val="24"/>
          <w:szCs w:val="24"/>
        </w:rPr>
        <w:t xml:space="preserve"> e até mesmo dos agentes </w:t>
      </w:r>
      <w:r w:rsidR="00262419" w:rsidRPr="00A3036C">
        <w:rPr>
          <w:rFonts w:ascii="Times New Roman" w:hAnsi="Times New Roman" w:cs="Times New Roman"/>
          <w:sz w:val="24"/>
          <w:szCs w:val="24"/>
        </w:rPr>
        <w:t xml:space="preserve">e serviçais </w:t>
      </w:r>
      <w:r w:rsidR="00226297" w:rsidRPr="00A3036C">
        <w:rPr>
          <w:rFonts w:ascii="Times New Roman" w:hAnsi="Times New Roman" w:cs="Times New Roman"/>
          <w:sz w:val="24"/>
          <w:szCs w:val="24"/>
        </w:rPr>
        <w:t>d</w:t>
      </w:r>
      <w:r w:rsidR="00262419" w:rsidRPr="00A3036C">
        <w:rPr>
          <w:rFonts w:ascii="Times New Roman" w:hAnsi="Times New Roman" w:cs="Times New Roman"/>
          <w:sz w:val="24"/>
          <w:szCs w:val="24"/>
        </w:rPr>
        <w:t>a</w:t>
      </w:r>
      <w:r w:rsidR="00226297" w:rsidRPr="00A3036C">
        <w:rPr>
          <w:rFonts w:ascii="Times New Roman" w:hAnsi="Times New Roman" w:cs="Times New Roman"/>
          <w:sz w:val="24"/>
          <w:szCs w:val="24"/>
        </w:rPr>
        <w:t xml:space="preserve"> segurança</w:t>
      </w:r>
      <w:r w:rsidR="00262419" w:rsidRPr="00A3036C">
        <w:rPr>
          <w:rFonts w:ascii="Times New Roman" w:hAnsi="Times New Roman" w:cs="Times New Roman"/>
          <w:sz w:val="24"/>
          <w:szCs w:val="24"/>
        </w:rPr>
        <w:t xml:space="preserve"> pública. ▬ </w:t>
      </w:r>
      <w:r w:rsidR="00506520" w:rsidRPr="00A3036C">
        <w:rPr>
          <w:rFonts w:ascii="Times New Roman" w:hAnsi="Times New Roman" w:cs="Times New Roman"/>
          <w:sz w:val="24"/>
          <w:szCs w:val="24"/>
        </w:rPr>
        <w:t>orgulhoso.</w:t>
      </w:r>
    </w:p>
    <w:p w14:paraId="55B09E31" w14:textId="77777777" w:rsidR="00506520" w:rsidRPr="00A3036C" w:rsidRDefault="00506520" w:rsidP="000E37AB">
      <w:pPr>
        <w:spacing w:after="0"/>
        <w:jc w:val="both"/>
        <w:rPr>
          <w:rFonts w:ascii="Times New Roman" w:hAnsi="Times New Roman" w:cs="Times New Roman"/>
          <w:sz w:val="24"/>
          <w:szCs w:val="24"/>
        </w:rPr>
      </w:pPr>
    </w:p>
    <w:p w14:paraId="7EC2C3DE" w14:textId="293F604D" w:rsidR="00506520" w:rsidRPr="00A3036C" w:rsidRDefault="00506520"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9096F" w:rsidRPr="00A3036C">
        <w:rPr>
          <w:rFonts w:ascii="Times New Roman" w:hAnsi="Times New Roman" w:cs="Times New Roman"/>
          <w:sz w:val="24"/>
          <w:szCs w:val="24"/>
        </w:rPr>
        <w:t xml:space="preserve">Incrível! </w:t>
      </w:r>
      <w:r w:rsidR="00E91497" w:rsidRPr="00A3036C">
        <w:rPr>
          <w:rFonts w:ascii="Times New Roman" w:hAnsi="Times New Roman" w:cs="Times New Roman"/>
          <w:sz w:val="24"/>
          <w:szCs w:val="24"/>
        </w:rPr>
        <w:t>Energias libertadoras despertam a consciência humana ―</w:t>
      </w:r>
      <w:r w:rsidR="00611593" w:rsidRPr="00A3036C">
        <w:rPr>
          <w:rFonts w:ascii="Times New Roman" w:hAnsi="Times New Roman" w:cs="Times New Roman"/>
          <w:sz w:val="24"/>
          <w:szCs w:val="24"/>
        </w:rPr>
        <w:t xml:space="preserve"> Luiza</w:t>
      </w:r>
      <w:r w:rsidR="00124C0E" w:rsidRPr="00A3036C">
        <w:rPr>
          <w:rFonts w:ascii="Times New Roman" w:hAnsi="Times New Roman" w:cs="Times New Roman"/>
          <w:sz w:val="24"/>
          <w:szCs w:val="24"/>
        </w:rPr>
        <w:t>, crente,</w:t>
      </w:r>
      <w:r w:rsidR="003E3663" w:rsidRPr="00A3036C">
        <w:rPr>
          <w:rFonts w:ascii="Times New Roman" w:hAnsi="Times New Roman" w:cs="Times New Roman"/>
          <w:sz w:val="24"/>
          <w:szCs w:val="24"/>
        </w:rPr>
        <w:t xml:space="preserve"> na missão do terrícola</w:t>
      </w:r>
      <w:r w:rsidR="00611593" w:rsidRPr="00A3036C">
        <w:rPr>
          <w:rFonts w:ascii="Times New Roman" w:hAnsi="Times New Roman" w:cs="Times New Roman"/>
          <w:sz w:val="24"/>
          <w:szCs w:val="24"/>
        </w:rPr>
        <w:t xml:space="preserve"> </w:t>
      </w:r>
      <w:r w:rsidR="00E91497" w:rsidRPr="00A3036C">
        <w:rPr>
          <w:rFonts w:ascii="Times New Roman" w:hAnsi="Times New Roman" w:cs="Times New Roman"/>
          <w:sz w:val="24"/>
          <w:szCs w:val="24"/>
        </w:rPr>
        <w:t>―</w:t>
      </w:r>
      <w:r w:rsidR="00CB3CED" w:rsidRPr="00A3036C">
        <w:rPr>
          <w:rFonts w:ascii="Times New Roman" w:hAnsi="Times New Roman" w:cs="Times New Roman"/>
          <w:sz w:val="24"/>
          <w:szCs w:val="24"/>
        </w:rPr>
        <w:t xml:space="preserve"> Sinto esta liberdade, desde</w:t>
      </w:r>
      <w:r w:rsidR="00945FC9" w:rsidRPr="00A3036C">
        <w:rPr>
          <w:rFonts w:ascii="Times New Roman" w:hAnsi="Times New Roman" w:cs="Times New Roman"/>
          <w:sz w:val="24"/>
          <w:szCs w:val="24"/>
        </w:rPr>
        <w:t xml:space="preserve"> o envolvimento com meu amado Miguel. ▬ lacrimeja.</w:t>
      </w:r>
    </w:p>
    <w:p w14:paraId="36B6485F" w14:textId="77777777" w:rsidR="00BA6329" w:rsidRPr="00A3036C" w:rsidRDefault="00BA6329" w:rsidP="000E37AB">
      <w:pPr>
        <w:spacing w:after="0"/>
        <w:jc w:val="both"/>
        <w:rPr>
          <w:rFonts w:ascii="Times New Roman" w:hAnsi="Times New Roman" w:cs="Times New Roman"/>
          <w:sz w:val="24"/>
          <w:szCs w:val="24"/>
        </w:rPr>
      </w:pPr>
    </w:p>
    <w:p w14:paraId="4014D0F8" w14:textId="6ECE5DC7" w:rsidR="003D2423" w:rsidRPr="00A3036C" w:rsidRDefault="003D2423"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A2482" w:rsidRPr="00A3036C">
        <w:rPr>
          <w:rFonts w:ascii="Times New Roman" w:hAnsi="Times New Roman" w:cs="Times New Roman"/>
          <w:sz w:val="24"/>
          <w:szCs w:val="24"/>
        </w:rPr>
        <w:t xml:space="preserve">Não fora diferente entre </w:t>
      </w:r>
      <w:r w:rsidR="00D16EAE" w:rsidRPr="00A3036C">
        <w:rPr>
          <w:rFonts w:ascii="Times New Roman" w:hAnsi="Times New Roman" w:cs="Times New Roman"/>
          <w:sz w:val="24"/>
          <w:szCs w:val="24"/>
        </w:rPr>
        <w:t>mim</w:t>
      </w:r>
      <w:r w:rsidR="002A2482" w:rsidRPr="00A3036C">
        <w:rPr>
          <w:rFonts w:ascii="Times New Roman" w:hAnsi="Times New Roman" w:cs="Times New Roman"/>
          <w:sz w:val="24"/>
          <w:szCs w:val="24"/>
        </w:rPr>
        <w:t xml:space="preserve"> e o Lauro ― Judas reforça</w:t>
      </w:r>
      <w:r w:rsidR="004B4DA5" w:rsidRPr="00A3036C">
        <w:rPr>
          <w:rFonts w:ascii="Times New Roman" w:hAnsi="Times New Roman" w:cs="Times New Roman"/>
          <w:sz w:val="24"/>
          <w:szCs w:val="24"/>
        </w:rPr>
        <w:t xml:space="preserve"> </w:t>
      </w:r>
      <w:r w:rsidR="002A2482" w:rsidRPr="00A3036C">
        <w:rPr>
          <w:rFonts w:ascii="Times New Roman" w:hAnsi="Times New Roman" w:cs="Times New Roman"/>
          <w:sz w:val="24"/>
          <w:szCs w:val="24"/>
        </w:rPr>
        <w:t>―</w:t>
      </w:r>
      <w:r w:rsidR="004B4DA5" w:rsidRPr="00A3036C">
        <w:rPr>
          <w:rFonts w:ascii="Times New Roman" w:hAnsi="Times New Roman" w:cs="Times New Roman"/>
          <w:sz w:val="24"/>
          <w:szCs w:val="24"/>
        </w:rPr>
        <w:t xml:space="preserve"> O </w:t>
      </w:r>
      <w:r w:rsidR="005D4B3B" w:rsidRPr="00A3036C">
        <w:rPr>
          <w:rFonts w:ascii="Times New Roman" w:hAnsi="Times New Roman" w:cs="Times New Roman"/>
          <w:sz w:val="24"/>
          <w:szCs w:val="24"/>
        </w:rPr>
        <w:t xml:space="preserve">exercício do </w:t>
      </w:r>
      <w:r w:rsidR="004B4DA5" w:rsidRPr="00A3036C">
        <w:rPr>
          <w:rFonts w:ascii="Times New Roman" w:hAnsi="Times New Roman" w:cs="Times New Roman"/>
          <w:sz w:val="24"/>
          <w:szCs w:val="24"/>
        </w:rPr>
        <w:t>amor pavimenta a estrada</w:t>
      </w:r>
      <w:r w:rsidR="005D4B3B" w:rsidRPr="00A3036C">
        <w:rPr>
          <w:rFonts w:ascii="Times New Roman" w:hAnsi="Times New Roman" w:cs="Times New Roman"/>
          <w:sz w:val="24"/>
          <w:szCs w:val="24"/>
        </w:rPr>
        <w:t xml:space="preserve"> de liberdade da prisão do Sistema Terra. ▬ </w:t>
      </w:r>
      <w:r w:rsidR="0098535F" w:rsidRPr="00A3036C">
        <w:rPr>
          <w:rFonts w:ascii="Times New Roman" w:hAnsi="Times New Roman" w:cs="Times New Roman"/>
          <w:sz w:val="24"/>
          <w:szCs w:val="24"/>
        </w:rPr>
        <w:t>de</w:t>
      </w:r>
      <w:r w:rsidR="00D16EAE" w:rsidRPr="00A3036C">
        <w:rPr>
          <w:rFonts w:ascii="Times New Roman" w:hAnsi="Times New Roman" w:cs="Times New Roman"/>
          <w:sz w:val="24"/>
          <w:szCs w:val="24"/>
        </w:rPr>
        <w:t>linei</w:t>
      </w:r>
      <w:r w:rsidR="0098535F" w:rsidRPr="00A3036C">
        <w:rPr>
          <w:rFonts w:ascii="Times New Roman" w:hAnsi="Times New Roman" w:cs="Times New Roman"/>
          <w:sz w:val="24"/>
          <w:szCs w:val="24"/>
        </w:rPr>
        <w:t>a.</w:t>
      </w:r>
    </w:p>
    <w:p w14:paraId="0E571941" w14:textId="77777777" w:rsidR="00D16EAE" w:rsidRPr="00A3036C" w:rsidRDefault="00D16EAE" w:rsidP="000E37AB">
      <w:pPr>
        <w:spacing w:after="0"/>
        <w:jc w:val="both"/>
        <w:rPr>
          <w:rFonts w:ascii="Times New Roman" w:hAnsi="Times New Roman" w:cs="Times New Roman"/>
          <w:sz w:val="24"/>
          <w:szCs w:val="24"/>
        </w:rPr>
      </w:pPr>
    </w:p>
    <w:p w14:paraId="7FD49B01" w14:textId="5844AAFD" w:rsidR="00D16EAE" w:rsidRPr="00A3036C" w:rsidRDefault="00D16EAE"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4D794C" w:rsidRPr="00A3036C">
        <w:rPr>
          <w:rFonts w:ascii="Times New Roman" w:hAnsi="Times New Roman" w:cs="Times New Roman"/>
          <w:sz w:val="24"/>
          <w:szCs w:val="24"/>
        </w:rPr>
        <w:t xml:space="preserve">O amor </w:t>
      </w:r>
      <w:r w:rsidR="00A30CAE" w:rsidRPr="00A3036C">
        <w:rPr>
          <w:rFonts w:ascii="Times New Roman" w:hAnsi="Times New Roman" w:cs="Times New Roman"/>
          <w:sz w:val="24"/>
          <w:szCs w:val="24"/>
        </w:rPr>
        <w:t>nos deixa bobos, mas a maior bobeira é não amar ― Taiguar</w:t>
      </w:r>
      <w:r w:rsidR="00B56971" w:rsidRPr="00A3036C">
        <w:rPr>
          <w:rFonts w:ascii="Times New Roman" w:hAnsi="Times New Roman" w:cs="Times New Roman"/>
          <w:sz w:val="24"/>
          <w:szCs w:val="24"/>
        </w:rPr>
        <w:t>a</w:t>
      </w:r>
      <w:r w:rsidR="00BA6A5E" w:rsidRPr="00A3036C">
        <w:rPr>
          <w:rFonts w:ascii="Times New Roman" w:hAnsi="Times New Roman" w:cs="Times New Roman"/>
          <w:sz w:val="24"/>
          <w:szCs w:val="24"/>
        </w:rPr>
        <w:t xml:space="preserve"> </w:t>
      </w:r>
      <w:r w:rsidR="00B56971" w:rsidRPr="00A3036C">
        <w:rPr>
          <w:rFonts w:ascii="Times New Roman" w:hAnsi="Times New Roman" w:cs="Times New Roman"/>
          <w:sz w:val="24"/>
          <w:szCs w:val="24"/>
        </w:rPr>
        <w:t xml:space="preserve">acaricia Anna Márcia </w:t>
      </w:r>
      <w:r w:rsidR="00A30CAE" w:rsidRPr="00A3036C">
        <w:rPr>
          <w:rFonts w:ascii="Times New Roman" w:hAnsi="Times New Roman" w:cs="Times New Roman"/>
          <w:sz w:val="24"/>
          <w:szCs w:val="24"/>
        </w:rPr>
        <w:t>―</w:t>
      </w:r>
      <w:r w:rsidR="00B56971" w:rsidRPr="00A3036C">
        <w:rPr>
          <w:rFonts w:ascii="Times New Roman" w:hAnsi="Times New Roman" w:cs="Times New Roman"/>
          <w:sz w:val="24"/>
          <w:szCs w:val="24"/>
        </w:rPr>
        <w:t xml:space="preserve"> </w:t>
      </w:r>
      <w:r w:rsidR="00B2287F" w:rsidRPr="00A3036C">
        <w:rPr>
          <w:rFonts w:ascii="Times New Roman" w:hAnsi="Times New Roman" w:cs="Times New Roman"/>
          <w:sz w:val="24"/>
          <w:szCs w:val="24"/>
        </w:rPr>
        <w:t>Plantando e colhendo n</w:t>
      </w:r>
      <w:r w:rsidR="0021183E" w:rsidRPr="00A3036C">
        <w:rPr>
          <w:rFonts w:ascii="Times New Roman" w:hAnsi="Times New Roman" w:cs="Times New Roman"/>
          <w:sz w:val="24"/>
          <w:szCs w:val="24"/>
        </w:rPr>
        <w:t>o coração</w:t>
      </w:r>
      <w:r w:rsidR="00165D64" w:rsidRPr="00A3036C">
        <w:rPr>
          <w:rFonts w:ascii="Times New Roman" w:hAnsi="Times New Roman" w:cs="Times New Roman"/>
          <w:sz w:val="24"/>
          <w:szCs w:val="24"/>
        </w:rPr>
        <w:t xml:space="preserve"> a</w:t>
      </w:r>
      <w:r w:rsidR="003E430D" w:rsidRPr="00A3036C">
        <w:rPr>
          <w:rFonts w:ascii="Times New Roman" w:hAnsi="Times New Roman" w:cs="Times New Roman"/>
          <w:sz w:val="24"/>
          <w:szCs w:val="24"/>
        </w:rPr>
        <w:t xml:space="preserve"> </w:t>
      </w:r>
      <w:r w:rsidR="00165D64" w:rsidRPr="00A3036C">
        <w:rPr>
          <w:rFonts w:ascii="Times New Roman" w:hAnsi="Times New Roman" w:cs="Times New Roman"/>
          <w:sz w:val="24"/>
          <w:szCs w:val="24"/>
        </w:rPr>
        <w:t xml:space="preserve">bondade e compreensão. </w:t>
      </w:r>
      <w:r w:rsidR="00BA6A5E" w:rsidRPr="00A3036C">
        <w:rPr>
          <w:rFonts w:ascii="Times New Roman" w:hAnsi="Times New Roman" w:cs="Times New Roman"/>
          <w:sz w:val="24"/>
          <w:szCs w:val="24"/>
        </w:rPr>
        <w:t>▬ terno.</w:t>
      </w:r>
    </w:p>
    <w:p w14:paraId="5B70A2FD" w14:textId="77777777" w:rsidR="00BA6A5E" w:rsidRPr="00A3036C" w:rsidRDefault="00BA6A5E" w:rsidP="000E37AB">
      <w:pPr>
        <w:spacing w:after="0"/>
        <w:jc w:val="both"/>
        <w:rPr>
          <w:rFonts w:ascii="Times New Roman" w:hAnsi="Times New Roman" w:cs="Times New Roman"/>
          <w:sz w:val="24"/>
          <w:szCs w:val="24"/>
        </w:rPr>
      </w:pPr>
    </w:p>
    <w:p w14:paraId="595300DD" w14:textId="192415B3" w:rsidR="00BA6A5E" w:rsidRPr="00A3036C" w:rsidRDefault="00BA6A5E"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42A32" w:rsidRPr="00A3036C">
        <w:rPr>
          <w:rFonts w:ascii="Times New Roman" w:hAnsi="Times New Roman" w:cs="Times New Roman"/>
          <w:sz w:val="24"/>
          <w:szCs w:val="24"/>
        </w:rPr>
        <w:t>Amor, independentemente</w:t>
      </w:r>
      <w:r w:rsidR="000F3B31" w:rsidRPr="00A3036C">
        <w:rPr>
          <w:rFonts w:ascii="Times New Roman" w:hAnsi="Times New Roman" w:cs="Times New Roman"/>
          <w:sz w:val="24"/>
          <w:szCs w:val="24"/>
        </w:rPr>
        <w:t xml:space="preserve"> de raça, religião e sexo ― Anna Márcia</w:t>
      </w:r>
      <w:r w:rsidR="004D2E25" w:rsidRPr="00A3036C">
        <w:rPr>
          <w:rFonts w:ascii="Times New Roman" w:hAnsi="Times New Roman" w:cs="Times New Roman"/>
          <w:sz w:val="24"/>
          <w:szCs w:val="24"/>
        </w:rPr>
        <w:t xml:space="preserve"> complementa </w:t>
      </w:r>
      <w:r w:rsidR="000F3B31" w:rsidRPr="00A3036C">
        <w:rPr>
          <w:rFonts w:ascii="Times New Roman" w:hAnsi="Times New Roman" w:cs="Times New Roman"/>
          <w:sz w:val="24"/>
          <w:szCs w:val="24"/>
        </w:rPr>
        <w:t>―</w:t>
      </w:r>
      <w:r w:rsidR="004D2E25" w:rsidRPr="00A3036C">
        <w:rPr>
          <w:rFonts w:ascii="Times New Roman" w:hAnsi="Times New Roman" w:cs="Times New Roman"/>
          <w:sz w:val="24"/>
          <w:szCs w:val="24"/>
        </w:rPr>
        <w:t xml:space="preserve"> </w:t>
      </w:r>
      <w:r w:rsidR="00C27E6F" w:rsidRPr="00A3036C">
        <w:rPr>
          <w:rFonts w:ascii="Times New Roman" w:hAnsi="Times New Roman" w:cs="Times New Roman"/>
          <w:sz w:val="24"/>
          <w:szCs w:val="24"/>
        </w:rPr>
        <w:t>Eu</w:t>
      </w:r>
      <w:r w:rsidR="009A101B" w:rsidRPr="00A3036C">
        <w:rPr>
          <w:rFonts w:ascii="Times New Roman" w:hAnsi="Times New Roman" w:cs="Times New Roman"/>
          <w:sz w:val="24"/>
          <w:szCs w:val="24"/>
        </w:rPr>
        <w:t xml:space="preserve">, </w:t>
      </w:r>
      <w:r w:rsidR="008340CE" w:rsidRPr="00A3036C">
        <w:rPr>
          <w:rFonts w:ascii="Times New Roman" w:hAnsi="Times New Roman" w:cs="Times New Roman"/>
          <w:sz w:val="24"/>
          <w:szCs w:val="24"/>
        </w:rPr>
        <w:t>Taiguara</w:t>
      </w:r>
      <w:r w:rsidR="009A101B" w:rsidRPr="00A3036C">
        <w:rPr>
          <w:rFonts w:ascii="Times New Roman" w:hAnsi="Times New Roman" w:cs="Times New Roman"/>
          <w:sz w:val="24"/>
          <w:szCs w:val="24"/>
        </w:rPr>
        <w:t xml:space="preserve"> e nosso filho, Pablo,</w:t>
      </w:r>
      <w:r w:rsidR="008340CE" w:rsidRPr="00A3036C">
        <w:rPr>
          <w:rFonts w:ascii="Times New Roman" w:hAnsi="Times New Roman" w:cs="Times New Roman"/>
          <w:sz w:val="24"/>
          <w:szCs w:val="24"/>
        </w:rPr>
        <w:t xml:space="preserve"> somos produtos</w:t>
      </w:r>
      <w:r w:rsidR="009A101B" w:rsidRPr="00A3036C">
        <w:rPr>
          <w:rFonts w:ascii="Times New Roman" w:hAnsi="Times New Roman" w:cs="Times New Roman"/>
          <w:sz w:val="24"/>
          <w:szCs w:val="24"/>
        </w:rPr>
        <w:t xml:space="preserve"> das raças indígena, preta e branca. ▬ orgulhosa.</w:t>
      </w:r>
    </w:p>
    <w:p w14:paraId="656B6C8C" w14:textId="77777777" w:rsidR="009A101B" w:rsidRPr="00A3036C" w:rsidRDefault="009A101B" w:rsidP="000E37AB">
      <w:pPr>
        <w:spacing w:after="0"/>
        <w:jc w:val="both"/>
        <w:rPr>
          <w:rFonts w:ascii="Times New Roman" w:hAnsi="Times New Roman" w:cs="Times New Roman"/>
          <w:sz w:val="24"/>
          <w:szCs w:val="24"/>
        </w:rPr>
      </w:pPr>
    </w:p>
    <w:p w14:paraId="0184631D" w14:textId="5D660BE3" w:rsidR="009A101B" w:rsidRPr="00A3036C" w:rsidRDefault="009A101B"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5B34BD" w:rsidRPr="00A3036C">
        <w:rPr>
          <w:rFonts w:ascii="Times New Roman" w:hAnsi="Times New Roman" w:cs="Times New Roman"/>
          <w:sz w:val="24"/>
          <w:szCs w:val="24"/>
        </w:rPr>
        <w:t>Terrícolas auto tratando-se como ser humano</w:t>
      </w:r>
      <w:r w:rsidR="00126AE9" w:rsidRPr="00A3036C">
        <w:rPr>
          <w:rFonts w:ascii="Times New Roman" w:hAnsi="Times New Roman" w:cs="Times New Roman"/>
          <w:sz w:val="24"/>
          <w:szCs w:val="24"/>
        </w:rPr>
        <w:t xml:space="preserve">, erradicaria preconceitos </w:t>
      </w:r>
      <w:r w:rsidR="008858F3" w:rsidRPr="00A3036C">
        <w:rPr>
          <w:rFonts w:ascii="Times New Roman" w:hAnsi="Times New Roman" w:cs="Times New Roman"/>
          <w:sz w:val="24"/>
          <w:szCs w:val="24"/>
        </w:rPr>
        <w:t xml:space="preserve">― Pablo </w:t>
      </w:r>
      <w:r w:rsidR="000541A6" w:rsidRPr="00A3036C">
        <w:rPr>
          <w:rFonts w:ascii="Times New Roman" w:hAnsi="Times New Roman" w:cs="Times New Roman"/>
          <w:sz w:val="24"/>
          <w:szCs w:val="24"/>
        </w:rPr>
        <w:t xml:space="preserve">opina </w:t>
      </w:r>
      <w:r w:rsidR="008858F3" w:rsidRPr="00A3036C">
        <w:rPr>
          <w:rFonts w:ascii="Times New Roman" w:hAnsi="Times New Roman" w:cs="Times New Roman"/>
          <w:sz w:val="24"/>
          <w:szCs w:val="24"/>
        </w:rPr>
        <w:t>―</w:t>
      </w:r>
      <w:r w:rsidR="000541A6" w:rsidRPr="00A3036C">
        <w:rPr>
          <w:rFonts w:ascii="Times New Roman" w:hAnsi="Times New Roman" w:cs="Times New Roman"/>
          <w:sz w:val="24"/>
          <w:szCs w:val="24"/>
        </w:rPr>
        <w:t xml:space="preserve"> E, independentemente, de raça, religião e sexo</w:t>
      </w:r>
      <w:r w:rsidR="00217C59" w:rsidRPr="00A3036C">
        <w:rPr>
          <w:rFonts w:ascii="Times New Roman" w:hAnsi="Times New Roman" w:cs="Times New Roman"/>
          <w:sz w:val="24"/>
          <w:szCs w:val="24"/>
        </w:rPr>
        <w:t>, todo</w:t>
      </w:r>
      <w:r w:rsidR="00DA0A86" w:rsidRPr="00A3036C">
        <w:rPr>
          <w:rFonts w:ascii="Times New Roman" w:hAnsi="Times New Roman" w:cs="Times New Roman"/>
          <w:sz w:val="24"/>
          <w:szCs w:val="24"/>
        </w:rPr>
        <w:t>s estariam no mesmo patamar</w:t>
      </w:r>
      <w:r w:rsidR="00553E99" w:rsidRPr="00A3036C">
        <w:rPr>
          <w:rFonts w:ascii="Times New Roman" w:hAnsi="Times New Roman" w:cs="Times New Roman"/>
          <w:sz w:val="24"/>
          <w:szCs w:val="24"/>
        </w:rPr>
        <w:t>. ▬ afirma.</w:t>
      </w:r>
    </w:p>
    <w:p w14:paraId="5108C2BB" w14:textId="77777777" w:rsidR="00553E99" w:rsidRPr="00A3036C" w:rsidRDefault="00553E99" w:rsidP="000E37AB">
      <w:pPr>
        <w:spacing w:after="0"/>
        <w:jc w:val="both"/>
        <w:rPr>
          <w:rFonts w:ascii="Times New Roman" w:hAnsi="Times New Roman" w:cs="Times New Roman"/>
          <w:sz w:val="24"/>
          <w:szCs w:val="24"/>
        </w:rPr>
      </w:pPr>
    </w:p>
    <w:p w14:paraId="5FDE8B19" w14:textId="41298BC8" w:rsidR="00553E99" w:rsidRPr="00A3036C" w:rsidRDefault="008F70F4"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82248" w:rsidRPr="00A3036C">
        <w:rPr>
          <w:rFonts w:ascii="Times New Roman" w:hAnsi="Times New Roman" w:cs="Times New Roman"/>
          <w:sz w:val="24"/>
          <w:szCs w:val="24"/>
        </w:rPr>
        <w:t>Terrícolas desperto</w:t>
      </w:r>
      <w:r w:rsidR="00DA354C" w:rsidRPr="00A3036C">
        <w:rPr>
          <w:rFonts w:ascii="Times New Roman" w:hAnsi="Times New Roman" w:cs="Times New Roman"/>
          <w:sz w:val="24"/>
          <w:szCs w:val="24"/>
        </w:rPr>
        <w:t xml:space="preserve">s compartilharão </w:t>
      </w:r>
      <w:r w:rsidR="00E027D3" w:rsidRPr="00A3036C">
        <w:rPr>
          <w:rFonts w:ascii="Times New Roman" w:hAnsi="Times New Roman" w:cs="Times New Roman"/>
          <w:sz w:val="24"/>
          <w:szCs w:val="24"/>
        </w:rPr>
        <w:t>d</w:t>
      </w:r>
      <w:r w:rsidR="00DA354C" w:rsidRPr="00A3036C">
        <w:rPr>
          <w:rFonts w:ascii="Times New Roman" w:hAnsi="Times New Roman" w:cs="Times New Roman"/>
          <w:sz w:val="24"/>
          <w:szCs w:val="24"/>
        </w:rPr>
        <w:t>esta conduta ― Germano</w:t>
      </w:r>
      <w:r w:rsidR="00BE117A" w:rsidRPr="00A3036C">
        <w:rPr>
          <w:rFonts w:ascii="Times New Roman" w:hAnsi="Times New Roman" w:cs="Times New Roman"/>
          <w:sz w:val="24"/>
          <w:szCs w:val="24"/>
        </w:rPr>
        <w:t xml:space="preserve"> credibiliza fala de Pablo </w:t>
      </w:r>
      <w:r w:rsidR="00DA354C" w:rsidRPr="00A3036C">
        <w:rPr>
          <w:rFonts w:ascii="Times New Roman" w:hAnsi="Times New Roman" w:cs="Times New Roman"/>
          <w:sz w:val="24"/>
          <w:szCs w:val="24"/>
        </w:rPr>
        <w:t>―</w:t>
      </w:r>
      <w:r w:rsidR="00BE117A" w:rsidRPr="00A3036C">
        <w:rPr>
          <w:rFonts w:ascii="Times New Roman" w:hAnsi="Times New Roman" w:cs="Times New Roman"/>
          <w:sz w:val="24"/>
          <w:szCs w:val="24"/>
        </w:rPr>
        <w:t xml:space="preserve"> </w:t>
      </w:r>
      <w:r w:rsidR="00D65277" w:rsidRPr="00A3036C">
        <w:rPr>
          <w:rFonts w:ascii="Times New Roman" w:hAnsi="Times New Roman" w:cs="Times New Roman"/>
          <w:sz w:val="24"/>
          <w:szCs w:val="24"/>
        </w:rPr>
        <w:t>Espelh</w:t>
      </w:r>
      <w:r w:rsidR="00387807" w:rsidRPr="00A3036C">
        <w:rPr>
          <w:rFonts w:ascii="Times New Roman" w:hAnsi="Times New Roman" w:cs="Times New Roman"/>
          <w:sz w:val="24"/>
          <w:szCs w:val="24"/>
        </w:rPr>
        <w:t>ando</w:t>
      </w:r>
      <w:r w:rsidR="008A0BE8" w:rsidRPr="00A3036C">
        <w:rPr>
          <w:rFonts w:ascii="Times New Roman" w:hAnsi="Times New Roman" w:cs="Times New Roman"/>
          <w:sz w:val="24"/>
          <w:szCs w:val="24"/>
        </w:rPr>
        <w:t xml:space="preserve"> no seu entorno</w:t>
      </w:r>
      <w:r w:rsidR="00703BB3" w:rsidRPr="00A3036C">
        <w:rPr>
          <w:rFonts w:ascii="Times New Roman" w:hAnsi="Times New Roman" w:cs="Times New Roman"/>
          <w:sz w:val="24"/>
          <w:szCs w:val="24"/>
        </w:rPr>
        <w:t>, vibrações eletromagnéticas e emocionais</w:t>
      </w:r>
      <w:r w:rsidR="00A92D98" w:rsidRPr="00A3036C">
        <w:rPr>
          <w:rFonts w:ascii="Times New Roman" w:hAnsi="Times New Roman" w:cs="Times New Roman"/>
          <w:sz w:val="24"/>
          <w:szCs w:val="24"/>
        </w:rPr>
        <w:t xml:space="preserve"> de amor incondicional. ▬ </w:t>
      </w:r>
      <w:r w:rsidR="00BF3636" w:rsidRPr="00A3036C">
        <w:rPr>
          <w:rFonts w:ascii="Times New Roman" w:hAnsi="Times New Roman" w:cs="Times New Roman"/>
          <w:sz w:val="24"/>
          <w:szCs w:val="24"/>
        </w:rPr>
        <w:t>definitivo.</w:t>
      </w:r>
    </w:p>
    <w:p w14:paraId="5E878D46" w14:textId="77777777" w:rsidR="00BF3636" w:rsidRPr="00A3036C" w:rsidRDefault="00BF3636" w:rsidP="000E37AB">
      <w:pPr>
        <w:spacing w:after="0"/>
        <w:jc w:val="both"/>
        <w:rPr>
          <w:rFonts w:ascii="Times New Roman" w:hAnsi="Times New Roman" w:cs="Times New Roman"/>
          <w:sz w:val="24"/>
          <w:szCs w:val="24"/>
        </w:rPr>
      </w:pPr>
    </w:p>
    <w:p w14:paraId="6A1360F1" w14:textId="16CCED59" w:rsidR="00BF3636" w:rsidRPr="00A3036C" w:rsidRDefault="00026B85"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Sol</w:t>
      </w:r>
      <w:r w:rsidR="00706B0A" w:rsidRPr="00A3036C">
        <w:rPr>
          <w:rFonts w:ascii="Times New Roman" w:hAnsi="Times New Roman" w:cs="Times New Roman"/>
          <w:sz w:val="24"/>
          <w:szCs w:val="24"/>
        </w:rPr>
        <w:t>,</w:t>
      </w:r>
      <w:r w:rsidRPr="00A3036C">
        <w:rPr>
          <w:rFonts w:ascii="Times New Roman" w:hAnsi="Times New Roman" w:cs="Times New Roman"/>
          <w:sz w:val="24"/>
          <w:szCs w:val="24"/>
        </w:rPr>
        <w:t xml:space="preserve"> a</w:t>
      </w:r>
      <w:r w:rsidR="00706B0A" w:rsidRPr="00A3036C">
        <w:rPr>
          <w:rFonts w:ascii="Times New Roman" w:hAnsi="Times New Roman" w:cs="Times New Roman"/>
          <w:sz w:val="24"/>
          <w:szCs w:val="24"/>
        </w:rPr>
        <w:t>u</w:t>
      </w:r>
      <w:r w:rsidRPr="00A3036C">
        <w:rPr>
          <w:rFonts w:ascii="Times New Roman" w:hAnsi="Times New Roman" w:cs="Times New Roman"/>
          <w:sz w:val="24"/>
          <w:szCs w:val="24"/>
        </w:rPr>
        <w:t>rado pelas matizes, violeta</w:t>
      </w:r>
      <w:r w:rsidR="00706B0A" w:rsidRPr="00A3036C">
        <w:rPr>
          <w:rFonts w:ascii="Times New Roman" w:hAnsi="Times New Roman" w:cs="Times New Roman"/>
          <w:sz w:val="24"/>
          <w:szCs w:val="24"/>
        </w:rPr>
        <w:t>, masculino, e lilás, feminino,</w:t>
      </w:r>
      <w:r w:rsidR="004E54DE" w:rsidRPr="00A3036C">
        <w:rPr>
          <w:rFonts w:ascii="Times New Roman" w:hAnsi="Times New Roman" w:cs="Times New Roman"/>
          <w:sz w:val="24"/>
          <w:szCs w:val="24"/>
        </w:rPr>
        <w:t xml:space="preserve"> se põe</w:t>
      </w:r>
      <w:r w:rsidR="001C1EC4" w:rsidRPr="00A3036C">
        <w:rPr>
          <w:rFonts w:ascii="Times New Roman" w:hAnsi="Times New Roman" w:cs="Times New Roman"/>
          <w:sz w:val="24"/>
          <w:szCs w:val="24"/>
        </w:rPr>
        <w:t xml:space="preserve"> apreciado pelos missionários dimensionais</w:t>
      </w:r>
      <w:r w:rsidR="00A34028" w:rsidRPr="00A3036C">
        <w:rPr>
          <w:rFonts w:ascii="Times New Roman" w:hAnsi="Times New Roman" w:cs="Times New Roman"/>
          <w:sz w:val="24"/>
          <w:szCs w:val="24"/>
        </w:rPr>
        <w:t>, concentrados,</w:t>
      </w:r>
      <w:r w:rsidR="00124107" w:rsidRPr="00A3036C">
        <w:rPr>
          <w:rFonts w:ascii="Times New Roman" w:hAnsi="Times New Roman" w:cs="Times New Roman"/>
          <w:sz w:val="24"/>
          <w:szCs w:val="24"/>
        </w:rPr>
        <w:t xml:space="preserve"> energizados pelo amor incondicional.</w:t>
      </w:r>
    </w:p>
    <w:p w14:paraId="5F4C04B8" w14:textId="304DAF7A" w:rsidR="005264A7" w:rsidRPr="00A3036C" w:rsidRDefault="005264A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Cordões energétic</w:t>
      </w:r>
      <w:r w:rsidR="002F3F0E" w:rsidRPr="00A3036C">
        <w:rPr>
          <w:rFonts w:ascii="Times New Roman" w:hAnsi="Times New Roman" w:cs="Times New Roman"/>
          <w:sz w:val="24"/>
          <w:szCs w:val="24"/>
        </w:rPr>
        <w:t xml:space="preserve">os </w:t>
      </w:r>
      <w:r w:rsidR="003879EB" w:rsidRPr="00A3036C">
        <w:rPr>
          <w:rFonts w:ascii="Times New Roman" w:hAnsi="Times New Roman" w:cs="Times New Roman"/>
          <w:sz w:val="24"/>
          <w:szCs w:val="24"/>
        </w:rPr>
        <w:t>emitidos pe</w:t>
      </w:r>
      <w:r w:rsidR="00727D61" w:rsidRPr="00A3036C">
        <w:rPr>
          <w:rFonts w:ascii="Times New Roman" w:hAnsi="Times New Roman" w:cs="Times New Roman"/>
          <w:sz w:val="24"/>
          <w:szCs w:val="24"/>
        </w:rPr>
        <w:t>lo astro rei</w:t>
      </w:r>
      <w:r w:rsidR="001F1693" w:rsidRPr="00A3036C">
        <w:rPr>
          <w:rFonts w:ascii="Times New Roman" w:hAnsi="Times New Roman" w:cs="Times New Roman"/>
          <w:sz w:val="24"/>
          <w:szCs w:val="24"/>
        </w:rPr>
        <w:t xml:space="preserve"> unem os corações presenciais de consciências despertas</w:t>
      </w:r>
      <w:r w:rsidR="00953505" w:rsidRPr="00A3036C">
        <w:rPr>
          <w:rFonts w:ascii="Times New Roman" w:hAnsi="Times New Roman" w:cs="Times New Roman"/>
          <w:sz w:val="24"/>
          <w:szCs w:val="24"/>
        </w:rPr>
        <w:t xml:space="preserve"> e prontas para lutarem contra o </w:t>
      </w:r>
      <w:r w:rsidR="00953505" w:rsidRPr="00A3036C">
        <w:rPr>
          <w:rFonts w:ascii="Times New Roman" w:hAnsi="Times New Roman" w:cs="Times New Roman"/>
          <w:b/>
          <w:bCs/>
          <w:sz w:val="24"/>
          <w:szCs w:val="24"/>
        </w:rPr>
        <w:t xml:space="preserve">reset </w:t>
      </w:r>
      <w:r w:rsidR="00953505" w:rsidRPr="00A3036C">
        <w:rPr>
          <w:rFonts w:ascii="Times New Roman" w:hAnsi="Times New Roman" w:cs="Times New Roman"/>
          <w:sz w:val="24"/>
          <w:szCs w:val="24"/>
        </w:rPr>
        <w:t>em vigor</w:t>
      </w:r>
      <w:r w:rsidR="00665AC8" w:rsidRPr="00A3036C">
        <w:rPr>
          <w:rFonts w:ascii="Times New Roman" w:hAnsi="Times New Roman" w:cs="Times New Roman"/>
          <w:sz w:val="24"/>
          <w:szCs w:val="24"/>
        </w:rPr>
        <w:t xml:space="preserve">. Lembrando estarem protegidos </w:t>
      </w:r>
      <w:r w:rsidR="009F66C2" w:rsidRPr="00A3036C">
        <w:rPr>
          <w:rFonts w:ascii="Times New Roman" w:hAnsi="Times New Roman" w:cs="Times New Roman"/>
          <w:sz w:val="24"/>
          <w:szCs w:val="24"/>
        </w:rPr>
        <w:t xml:space="preserve">pelos </w:t>
      </w:r>
      <w:r w:rsidR="009F66C2" w:rsidRPr="00A3036C">
        <w:rPr>
          <w:rFonts w:ascii="Times New Roman" w:hAnsi="Times New Roman" w:cs="Times New Roman"/>
          <w:i/>
          <w:iCs/>
          <w:sz w:val="24"/>
          <w:szCs w:val="24"/>
        </w:rPr>
        <w:t xml:space="preserve">morcturianos </w:t>
      </w:r>
      <w:r w:rsidR="009F66C2" w:rsidRPr="00A3036C">
        <w:rPr>
          <w:rFonts w:ascii="Times New Roman" w:hAnsi="Times New Roman" w:cs="Times New Roman"/>
          <w:sz w:val="24"/>
          <w:szCs w:val="24"/>
        </w:rPr>
        <w:t>apoiados por raças universais afinadas ao SEU</w:t>
      </w:r>
      <w:r w:rsidR="00022760" w:rsidRPr="00A3036C">
        <w:rPr>
          <w:rFonts w:ascii="Times New Roman" w:hAnsi="Times New Roman" w:cs="Times New Roman"/>
          <w:sz w:val="24"/>
          <w:szCs w:val="24"/>
        </w:rPr>
        <w:t xml:space="preserve"> — Soberana Energia Universal.</w:t>
      </w:r>
      <w:r w:rsidR="008171F4" w:rsidRPr="00A3036C">
        <w:rPr>
          <w:rFonts w:ascii="Times New Roman" w:hAnsi="Times New Roman" w:cs="Times New Roman"/>
          <w:sz w:val="24"/>
          <w:szCs w:val="24"/>
        </w:rPr>
        <w:t xml:space="preserve"> </w:t>
      </w:r>
      <w:r w:rsidR="00C36851" w:rsidRPr="00A3036C">
        <w:rPr>
          <w:rFonts w:ascii="Times New Roman" w:hAnsi="Times New Roman" w:cs="Times New Roman"/>
          <w:sz w:val="24"/>
          <w:szCs w:val="24"/>
        </w:rPr>
        <w:t>Forças eletromagnéticas e emociona</w:t>
      </w:r>
      <w:r w:rsidR="00A10C64" w:rsidRPr="00A3036C">
        <w:rPr>
          <w:rFonts w:ascii="Times New Roman" w:hAnsi="Times New Roman" w:cs="Times New Roman"/>
          <w:sz w:val="24"/>
          <w:szCs w:val="24"/>
        </w:rPr>
        <w:t xml:space="preserve">is </w:t>
      </w:r>
      <w:r w:rsidR="00E45492" w:rsidRPr="00A3036C">
        <w:rPr>
          <w:rFonts w:ascii="Times New Roman" w:hAnsi="Times New Roman" w:cs="Times New Roman"/>
          <w:sz w:val="24"/>
          <w:szCs w:val="24"/>
        </w:rPr>
        <w:t xml:space="preserve">propiciadas pelo despertar </w:t>
      </w:r>
      <w:r w:rsidR="00A10C64" w:rsidRPr="00A3036C">
        <w:rPr>
          <w:rFonts w:ascii="Times New Roman" w:hAnsi="Times New Roman" w:cs="Times New Roman"/>
          <w:sz w:val="24"/>
          <w:szCs w:val="24"/>
        </w:rPr>
        <w:t>são soberanas</w:t>
      </w:r>
      <w:r w:rsidR="00E45492" w:rsidRPr="00A3036C">
        <w:rPr>
          <w:rFonts w:ascii="Times New Roman" w:hAnsi="Times New Roman" w:cs="Times New Roman"/>
          <w:sz w:val="24"/>
          <w:szCs w:val="24"/>
        </w:rPr>
        <w:t xml:space="preserve"> e capaze</w:t>
      </w:r>
      <w:r w:rsidR="00B77508" w:rsidRPr="00A3036C">
        <w:rPr>
          <w:rFonts w:ascii="Times New Roman" w:hAnsi="Times New Roman" w:cs="Times New Roman"/>
          <w:sz w:val="24"/>
          <w:szCs w:val="24"/>
        </w:rPr>
        <w:t>s de</w:t>
      </w:r>
      <w:r w:rsidR="00FA6554" w:rsidRPr="00A3036C">
        <w:rPr>
          <w:rFonts w:ascii="Times New Roman" w:hAnsi="Times New Roman" w:cs="Times New Roman"/>
          <w:sz w:val="24"/>
          <w:szCs w:val="24"/>
        </w:rPr>
        <w:t xml:space="preserve"> direcionar o livre arbítrio humano</w:t>
      </w:r>
      <w:r w:rsidR="00F72606" w:rsidRPr="00A3036C">
        <w:rPr>
          <w:rFonts w:ascii="Times New Roman" w:hAnsi="Times New Roman" w:cs="Times New Roman"/>
          <w:sz w:val="24"/>
          <w:szCs w:val="24"/>
        </w:rPr>
        <w:t xml:space="preserve"> para condutas amoros</w:t>
      </w:r>
      <w:r w:rsidR="00B27348" w:rsidRPr="00A3036C">
        <w:rPr>
          <w:rFonts w:ascii="Times New Roman" w:hAnsi="Times New Roman" w:cs="Times New Roman"/>
          <w:sz w:val="24"/>
          <w:szCs w:val="24"/>
        </w:rPr>
        <w:t>as e contagiantes aos próximos</w:t>
      </w:r>
      <w:r w:rsidR="00516730" w:rsidRPr="00A3036C">
        <w:rPr>
          <w:rFonts w:ascii="Times New Roman" w:hAnsi="Times New Roman" w:cs="Times New Roman"/>
          <w:sz w:val="24"/>
          <w:szCs w:val="24"/>
        </w:rPr>
        <w:t xml:space="preserve"> de corações abertos para terem e serem Deus.</w:t>
      </w:r>
    </w:p>
    <w:p w14:paraId="61EE34FD" w14:textId="3FEF3932" w:rsidR="001776C4" w:rsidRPr="00A3036C" w:rsidRDefault="001776C4"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Sentimento</w:t>
      </w:r>
      <w:r w:rsidR="004E4052" w:rsidRPr="00A3036C">
        <w:rPr>
          <w:rFonts w:ascii="Times New Roman" w:hAnsi="Times New Roman" w:cs="Times New Roman"/>
          <w:sz w:val="24"/>
          <w:szCs w:val="24"/>
        </w:rPr>
        <w:t>s benevolentes</w:t>
      </w:r>
      <w:r w:rsidRPr="00A3036C">
        <w:rPr>
          <w:rFonts w:ascii="Times New Roman" w:hAnsi="Times New Roman" w:cs="Times New Roman"/>
          <w:sz w:val="24"/>
          <w:szCs w:val="24"/>
        </w:rPr>
        <w:t xml:space="preserve"> flue</w:t>
      </w:r>
      <w:r w:rsidR="004E4052" w:rsidRPr="00A3036C">
        <w:rPr>
          <w:rFonts w:ascii="Times New Roman" w:hAnsi="Times New Roman" w:cs="Times New Roman"/>
          <w:sz w:val="24"/>
          <w:szCs w:val="24"/>
        </w:rPr>
        <w:t>m das almas dimensionais e multidimensionais</w:t>
      </w:r>
      <w:r w:rsidR="00F058A1" w:rsidRPr="00A3036C">
        <w:rPr>
          <w:rFonts w:ascii="Times New Roman" w:hAnsi="Times New Roman" w:cs="Times New Roman"/>
          <w:sz w:val="24"/>
          <w:szCs w:val="24"/>
        </w:rPr>
        <w:t xml:space="preserve"> interligados</w:t>
      </w:r>
      <w:r w:rsidR="00195202" w:rsidRPr="00A3036C">
        <w:rPr>
          <w:rFonts w:ascii="Times New Roman" w:hAnsi="Times New Roman" w:cs="Times New Roman"/>
          <w:sz w:val="24"/>
          <w:szCs w:val="24"/>
        </w:rPr>
        <w:t>, telepaticamente,</w:t>
      </w:r>
      <w:r w:rsidR="00F058A1" w:rsidRPr="00A3036C">
        <w:rPr>
          <w:rFonts w:ascii="Times New Roman" w:hAnsi="Times New Roman" w:cs="Times New Roman"/>
          <w:sz w:val="24"/>
          <w:szCs w:val="24"/>
        </w:rPr>
        <w:t xml:space="preserve"> p</w:t>
      </w:r>
      <w:r w:rsidR="00E51C27" w:rsidRPr="00A3036C">
        <w:rPr>
          <w:rFonts w:ascii="Times New Roman" w:hAnsi="Times New Roman" w:cs="Times New Roman"/>
          <w:sz w:val="24"/>
          <w:szCs w:val="24"/>
        </w:rPr>
        <w:t>elo equilíbrio de suas mentes, corpos e espíritos</w:t>
      </w:r>
      <w:r w:rsidR="00AD5091" w:rsidRPr="00A3036C">
        <w:rPr>
          <w:rFonts w:ascii="Times New Roman" w:hAnsi="Times New Roman" w:cs="Times New Roman"/>
          <w:sz w:val="24"/>
          <w:szCs w:val="24"/>
        </w:rPr>
        <w:t>.</w:t>
      </w:r>
    </w:p>
    <w:p w14:paraId="0FFBC0C6" w14:textId="54BA8449" w:rsidR="002F28D7" w:rsidRPr="00A3036C" w:rsidRDefault="00835511"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Lua nasce com</w:t>
      </w:r>
      <w:r w:rsidR="005D5003" w:rsidRPr="00A3036C">
        <w:rPr>
          <w:rFonts w:ascii="Times New Roman" w:hAnsi="Times New Roman" w:cs="Times New Roman"/>
          <w:sz w:val="24"/>
          <w:szCs w:val="24"/>
        </w:rPr>
        <w:t xml:space="preserve"> </w:t>
      </w:r>
      <w:r w:rsidR="008B7FDC" w:rsidRPr="00A3036C">
        <w:rPr>
          <w:rFonts w:ascii="Times New Roman" w:hAnsi="Times New Roman" w:cs="Times New Roman"/>
          <w:sz w:val="24"/>
          <w:szCs w:val="24"/>
        </w:rPr>
        <w:t>su</w:t>
      </w:r>
      <w:r w:rsidR="005D5003" w:rsidRPr="00A3036C">
        <w:rPr>
          <w:rFonts w:ascii="Times New Roman" w:hAnsi="Times New Roman" w:cs="Times New Roman"/>
          <w:sz w:val="24"/>
          <w:szCs w:val="24"/>
        </w:rPr>
        <w:t xml:space="preserve">a aura idêntica </w:t>
      </w:r>
      <w:r w:rsidR="008B7FDC" w:rsidRPr="00A3036C">
        <w:rPr>
          <w:rFonts w:ascii="Times New Roman" w:hAnsi="Times New Roman" w:cs="Times New Roman"/>
          <w:sz w:val="24"/>
          <w:szCs w:val="24"/>
        </w:rPr>
        <w:t>à</w:t>
      </w:r>
      <w:r w:rsidRPr="00A3036C">
        <w:rPr>
          <w:rFonts w:ascii="Times New Roman" w:hAnsi="Times New Roman" w:cs="Times New Roman"/>
          <w:sz w:val="24"/>
          <w:szCs w:val="24"/>
        </w:rPr>
        <w:t xml:space="preserve"> </w:t>
      </w:r>
      <w:r w:rsidR="005D5003" w:rsidRPr="00A3036C">
        <w:rPr>
          <w:rFonts w:ascii="Times New Roman" w:hAnsi="Times New Roman" w:cs="Times New Roman"/>
          <w:sz w:val="24"/>
          <w:szCs w:val="24"/>
        </w:rPr>
        <w:t>d</w:t>
      </w:r>
      <w:r w:rsidRPr="00A3036C">
        <w:rPr>
          <w:rFonts w:ascii="Times New Roman" w:hAnsi="Times New Roman" w:cs="Times New Roman"/>
          <w:sz w:val="24"/>
          <w:szCs w:val="24"/>
        </w:rPr>
        <w:t>o Sol</w:t>
      </w:r>
      <w:r w:rsidR="00440C2A" w:rsidRPr="00A3036C">
        <w:rPr>
          <w:rFonts w:ascii="Times New Roman" w:hAnsi="Times New Roman" w:cs="Times New Roman"/>
          <w:sz w:val="24"/>
          <w:szCs w:val="24"/>
        </w:rPr>
        <w:t>, emitindo raios lunares captado</w:t>
      </w:r>
      <w:r w:rsidR="00FD15F0" w:rsidRPr="00A3036C">
        <w:rPr>
          <w:rFonts w:ascii="Times New Roman" w:hAnsi="Times New Roman" w:cs="Times New Roman"/>
          <w:sz w:val="24"/>
          <w:szCs w:val="24"/>
        </w:rPr>
        <w:t>s pelos Guerreiros de Luz</w:t>
      </w:r>
      <w:r w:rsidR="00285F91" w:rsidRPr="00A3036C">
        <w:rPr>
          <w:rFonts w:ascii="Times New Roman" w:hAnsi="Times New Roman" w:cs="Times New Roman"/>
          <w:sz w:val="24"/>
          <w:szCs w:val="24"/>
        </w:rPr>
        <w:t xml:space="preserve"> repousados na harmonia</w:t>
      </w:r>
      <w:r w:rsidR="00C80863" w:rsidRPr="00A3036C">
        <w:rPr>
          <w:rFonts w:ascii="Times New Roman" w:hAnsi="Times New Roman" w:cs="Times New Roman"/>
          <w:sz w:val="24"/>
          <w:szCs w:val="24"/>
        </w:rPr>
        <w:t xml:space="preserve"> da Resistência Dimensional ao Sistema Terra</w:t>
      </w:r>
      <w:r w:rsidR="009A03A1" w:rsidRPr="00A3036C">
        <w:rPr>
          <w:rFonts w:ascii="Times New Roman" w:hAnsi="Times New Roman" w:cs="Times New Roman"/>
          <w:sz w:val="24"/>
          <w:szCs w:val="24"/>
        </w:rPr>
        <w:t>.</w:t>
      </w:r>
    </w:p>
    <w:p w14:paraId="6EEEC605" w14:textId="77777777" w:rsidR="00283537" w:rsidRPr="00A3036C" w:rsidRDefault="00F40241"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Tudo está dominado pelos pilares sistêmicos e </w:t>
      </w:r>
      <w:bookmarkStart w:id="45" w:name="_Hlk184640203"/>
      <w:r w:rsidR="001776FD" w:rsidRPr="00A3036C">
        <w:rPr>
          <w:rFonts w:ascii="Times New Roman" w:hAnsi="Times New Roman" w:cs="Times New Roman"/>
          <w:i/>
          <w:iCs/>
          <w:sz w:val="24"/>
          <w:szCs w:val="24"/>
        </w:rPr>
        <w:t>a tríade da maldade humana</w:t>
      </w:r>
      <w:r w:rsidR="001776FD" w:rsidRPr="00A3036C">
        <w:rPr>
          <w:rFonts w:ascii="Times New Roman" w:hAnsi="Times New Roman" w:cs="Times New Roman"/>
          <w:sz w:val="24"/>
          <w:szCs w:val="24"/>
        </w:rPr>
        <w:t xml:space="preserve">: </w:t>
      </w:r>
      <w:r w:rsidR="001776FD" w:rsidRPr="00A3036C">
        <w:rPr>
          <w:rFonts w:ascii="Times New Roman" w:hAnsi="Times New Roman" w:cs="Times New Roman"/>
          <w:i/>
          <w:iCs/>
          <w:sz w:val="24"/>
          <w:szCs w:val="24"/>
        </w:rPr>
        <w:t>ego</w:t>
      </w:r>
      <w:r w:rsidR="001776FD" w:rsidRPr="00A3036C">
        <w:rPr>
          <w:rFonts w:ascii="Times New Roman" w:hAnsi="Times New Roman" w:cs="Times New Roman"/>
          <w:sz w:val="24"/>
          <w:szCs w:val="24"/>
        </w:rPr>
        <w:t xml:space="preserve">, </w:t>
      </w:r>
      <w:r w:rsidR="001776FD" w:rsidRPr="00A3036C">
        <w:rPr>
          <w:rFonts w:ascii="Times New Roman" w:hAnsi="Times New Roman" w:cs="Times New Roman"/>
          <w:i/>
          <w:iCs/>
          <w:sz w:val="24"/>
          <w:szCs w:val="24"/>
        </w:rPr>
        <w:t xml:space="preserve">ganância </w:t>
      </w:r>
      <w:r w:rsidR="001776FD" w:rsidRPr="00A3036C">
        <w:rPr>
          <w:rFonts w:ascii="Times New Roman" w:hAnsi="Times New Roman" w:cs="Times New Roman"/>
          <w:sz w:val="24"/>
          <w:szCs w:val="24"/>
        </w:rPr>
        <w:t xml:space="preserve">e </w:t>
      </w:r>
      <w:r w:rsidR="001776FD" w:rsidRPr="00A3036C">
        <w:rPr>
          <w:rFonts w:ascii="Times New Roman" w:hAnsi="Times New Roman" w:cs="Times New Roman"/>
          <w:i/>
          <w:iCs/>
          <w:sz w:val="24"/>
          <w:szCs w:val="24"/>
        </w:rPr>
        <w:t>medo</w:t>
      </w:r>
      <w:bookmarkEnd w:id="45"/>
      <w:r w:rsidR="00BC2CA7" w:rsidRPr="00A3036C">
        <w:rPr>
          <w:rFonts w:ascii="Times New Roman" w:hAnsi="Times New Roman" w:cs="Times New Roman"/>
          <w:sz w:val="24"/>
          <w:szCs w:val="24"/>
        </w:rPr>
        <w:t>, porém a interveniência</w:t>
      </w:r>
      <w:r w:rsidR="00B772BA" w:rsidRPr="00A3036C">
        <w:rPr>
          <w:rFonts w:ascii="Times New Roman" w:hAnsi="Times New Roman" w:cs="Times New Roman"/>
          <w:sz w:val="24"/>
          <w:szCs w:val="24"/>
        </w:rPr>
        <w:t>, com anuência de terráqueos,</w:t>
      </w:r>
      <w:r w:rsidR="00BC2CA7" w:rsidRPr="00A3036C">
        <w:rPr>
          <w:rFonts w:ascii="Times New Roman" w:hAnsi="Times New Roman" w:cs="Times New Roman"/>
          <w:sz w:val="24"/>
          <w:szCs w:val="24"/>
        </w:rPr>
        <w:t xml:space="preserve"> de </w:t>
      </w:r>
      <w:r w:rsidR="00BC2CA7" w:rsidRPr="00A3036C">
        <w:rPr>
          <w:rFonts w:ascii="Times New Roman" w:hAnsi="Times New Roman" w:cs="Times New Roman"/>
          <w:i/>
          <w:iCs/>
          <w:sz w:val="24"/>
          <w:szCs w:val="24"/>
        </w:rPr>
        <w:t xml:space="preserve">morcturianos </w:t>
      </w:r>
      <w:r w:rsidR="00BC2CA7" w:rsidRPr="00A3036C">
        <w:rPr>
          <w:rFonts w:ascii="Times New Roman" w:hAnsi="Times New Roman" w:cs="Times New Roman"/>
          <w:sz w:val="24"/>
          <w:szCs w:val="24"/>
        </w:rPr>
        <w:t>e raças universais afinadas ao SEU</w:t>
      </w:r>
      <w:r w:rsidR="00B80F10" w:rsidRPr="00A3036C">
        <w:rPr>
          <w:rFonts w:ascii="Times New Roman" w:hAnsi="Times New Roman" w:cs="Times New Roman"/>
          <w:sz w:val="24"/>
          <w:szCs w:val="24"/>
        </w:rPr>
        <w:t xml:space="preserve"> </w:t>
      </w:r>
      <w:r w:rsidR="00442970" w:rsidRPr="00A3036C">
        <w:rPr>
          <w:rFonts w:ascii="Times New Roman" w:hAnsi="Times New Roman" w:cs="Times New Roman"/>
          <w:sz w:val="24"/>
          <w:szCs w:val="24"/>
        </w:rPr>
        <w:t>é a única forma</w:t>
      </w:r>
      <w:r w:rsidR="00463514" w:rsidRPr="00A3036C">
        <w:rPr>
          <w:rFonts w:ascii="Times New Roman" w:hAnsi="Times New Roman" w:cs="Times New Roman"/>
          <w:sz w:val="24"/>
          <w:szCs w:val="24"/>
        </w:rPr>
        <w:t xml:space="preserve"> de governabilidades, religiões, </w:t>
      </w:r>
      <w:r w:rsidR="00F955FF" w:rsidRPr="00A3036C">
        <w:rPr>
          <w:rFonts w:ascii="Times New Roman" w:hAnsi="Times New Roman" w:cs="Times New Roman"/>
          <w:sz w:val="24"/>
          <w:szCs w:val="24"/>
        </w:rPr>
        <w:t xml:space="preserve">veículos </w:t>
      </w:r>
      <w:r w:rsidR="00463514" w:rsidRPr="00A3036C">
        <w:rPr>
          <w:rFonts w:ascii="Times New Roman" w:hAnsi="Times New Roman" w:cs="Times New Roman"/>
          <w:sz w:val="24"/>
          <w:szCs w:val="24"/>
        </w:rPr>
        <w:t>m</w:t>
      </w:r>
      <w:r w:rsidR="00F955FF" w:rsidRPr="00A3036C">
        <w:rPr>
          <w:rFonts w:ascii="Times New Roman" w:hAnsi="Times New Roman" w:cs="Times New Roman"/>
          <w:sz w:val="24"/>
          <w:szCs w:val="24"/>
        </w:rPr>
        <w:t>idiáticos</w:t>
      </w:r>
      <w:r w:rsidR="00463514" w:rsidRPr="00A3036C">
        <w:rPr>
          <w:rFonts w:ascii="Times New Roman" w:hAnsi="Times New Roman" w:cs="Times New Roman"/>
          <w:sz w:val="24"/>
          <w:szCs w:val="24"/>
        </w:rPr>
        <w:t xml:space="preserve"> e</w:t>
      </w:r>
      <w:r w:rsidR="00FA1ABC" w:rsidRPr="00A3036C">
        <w:rPr>
          <w:rFonts w:ascii="Times New Roman" w:hAnsi="Times New Roman" w:cs="Times New Roman"/>
          <w:sz w:val="24"/>
          <w:szCs w:val="24"/>
        </w:rPr>
        <w:t xml:space="preserve"> educacionais </w:t>
      </w:r>
      <w:r w:rsidR="00003028" w:rsidRPr="00A3036C">
        <w:rPr>
          <w:rFonts w:ascii="Times New Roman" w:hAnsi="Times New Roman" w:cs="Times New Roman"/>
          <w:sz w:val="24"/>
          <w:szCs w:val="24"/>
        </w:rPr>
        <w:t>ruírem pela arbitrariedade humana.</w:t>
      </w:r>
    </w:p>
    <w:p w14:paraId="0E6AE6B2" w14:textId="42E62BB7" w:rsidR="00F40241" w:rsidRPr="00A3036C" w:rsidRDefault="00861109"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Ignorância terrena pode e deve ser substituída</w:t>
      </w:r>
      <w:r w:rsidR="00A63EAE" w:rsidRPr="00A3036C">
        <w:rPr>
          <w:rFonts w:ascii="Times New Roman" w:hAnsi="Times New Roman" w:cs="Times New Roman"/>
          <w:sz w:val="24"/>
          <w:szCs w:val="24"/>
        </w:rPr>
        <w:t xml:space="preserve"> </w:t>
      </w:r>
      <w:r w:rsidR="006A3501" w:rsidRPr="00A3036C">
        <w:rPr>
          <w:rFonts w:ascii="Times New Roman" w:hAnsi="Times New Roman" w:cs="Times New Roman"/>
          <w:sz w:val="24"/>
          <w:szCs w:val="24"/>
        </w:rPr>
        <w:t xml:space="preserve">pela compreensão de </w:t>
      </w:r>
      <w:r w:rsidR="002012B0" w:rsidRPr="00A3036C">
        <w:rPr>
          <w:rFonts w:ascii="Times New Roman" w:hAnsi="Times New Roman" w:cs="Times New Roman"/>
          <w:sz w:val="24"/>
          <w:szCs w:val="24"/>
        </w:rPr>
        <w:t xml:space="preserve">onde, para que e por quê </w:t>
      </w:r>
      <w:r w:rsidR="00DE71FE" w:rsidRPr="00A3036C">
        <w:rPr>
          <w:rFonts w:ascii="Times New Roman" w:hAnsi="Times New Roman" w:cs="Times New Roman"/>
          <w:sz w:val="24"/>
          <w:szCs w:val="24"/>
        </w:rPr>
        <w:t>esta</w:t>
      </w:r>
      <w:r w:rsidR="002012B0" w:rsidRPr="00A3036C">
        <w:rPr>
          <w:rFonts w:ascii="Times New Roman" w:hAnsi="Times New Roman" w:cs="Times New Roman"/>
          <w:sz w:val="24"/>
          <w:szCs w:val="24"/>
        </w:rPr>
        <w:t>mos</w:t>
      </w:r>
      <w:r w:rsidR="00463514" w:rsidRPr="00A3036C">
        <w:rPr>
          <w:rFonts w:ascii="Times New Roman" w:hAnsi="Times New Roman" w:cs="Times New Roman"/>
          <w:sz w:val="24"/>
          <w:szCs w:val="24"/>
        </w:rPr>
        <w:t xml:space="preserve"> </w:t>
      </w:r>
      <w:r w:rsidR="00DE71FE" w:rsidRPr="00A3036C">
        <w:rPr>
          <w:rFonts w:ascii="Times New Roman" w:hAnsi="Times New Roman" w:cs="Times New Roman"/>
          <w:sz w:val="24"/>
          <w:szCs w:val="24"/>
        </w:rPr>
        <w:t>neste orbe.</w:t>
      </w:r>
      <w:r w:rsidR="00E737C3" w:rsidRPr="00A3036C">
        <w:rPr>
          <w:rFonts w:ascii="Times New Roman" w:hAnsi="Times New Roman" w:cs="Times New Roman"/>
          <w:sz w:val="24"/>
          <w:szCs w:val="24"/>
        </w:rPr>
        <w:t xml:space="preserve"> </w:t>
      </w:r>
      <w:r w:rsidR="00933E1B" w:rsidRPr="00A3036C">
        <w:rPr>
          <w:rFonts w:ascii="Times New Roman" w:hAnsi="Times New Roman" w:cs="Times New Roman"/>
          <w:sz w:val="24"/>
          <w:szCs w:val="24"/>
        </w:rPr>
        <w:t>Certamente, não seria para</w:t>
      </w:r>
      <w:r w:rsidR="00BD235D" w:rsidRPr="00A3036C">
        <w:rPr>
          <w:rFonts w:ascii="Times New Roman" w:hAnsi="Times New Roman" w:cs="Times New Roman"/>
          <w:sz w:val="24"/>
          <w:szCs w:val="24"/>
        </w:rPr>
        <w:t xml:space="preserve"> vivermos presos ao Sistema Terra e, sim</w:t>
      </w:r>
      <w:r w:rsidR="00113FC0" w:rsidRPr="00A3036C">
        <w:rPr>
          <w:rFonts w:ascii="Times New Roman" w:hAnsi="Times New Roman" w:cs="Times New Roman"/>
          <w:sz w:val="24"/>
          <w:szCs w:val="24"/>
        </w:rPr>
        <w:t>, gratos</w:t>
      </w:r>
      <w:r w:rsidR="00683E75" w:rsidRPr="00A3036C">
        <w:rPr>
          <w:rFonts w:ascii="Times New Roman" w:hAnsi="Times New Roman" w:cs="Times New Roman"/>
          <w:sz w:val="24"/>
          <w:szCs w:val="24"/>
        </w:rPr>
        <w:t>,</w:t>
      </w:r>
      <w:r w:rsidR="00CF1016" w:rsidRPr="00A3036C">
        <w:rPr>
          <w:rFonts w:ascii="Times New Roman" w:hAnsi="Times New Roman" w:cs="Times New Roman"/>
          <w:sz w:val="24"/>
          <w:szCs w:val="24"/>
        </w:rPr>
        <w:t xml:space="preserve"> </w:t>
      </w:r>
      <w:r w:rsidR="00113FC0" w:rsidRPr="00A3036C">
        <w:rPr>
          <w:rFonts w:ascii="Times New Roman" w:hAnsi="Times New Roman" w:cs="Times New Roman"/>
          <w:sz w:val="24"/>
          <w:szCs w:val="24"/>
        </w:rPr>
        <w:t>pela oportunidade de experenciar o astro</w:t>
      </w:r>
      <w:r w:rsidR="000E1E9E" w:rsidRPr="00A3036C">
        <w:rPr>
          <w:rFonts w:ascii="Times New Roman" w:hAnsi="Times New Roman" w:cs="Times New Roman"/>
          <w:sz w:val="24"/>
          <w:szCs w:val="24"/>
        </w:rPr>
        <w:t>, vislumbra</w:t>
      </w:r>
      <w:r w:rsidR="00683E75" w:rsidRPr="00A3036C">
        <w:rPr>
          <w:rFonts w:ascii="Times New Roman" w:hAnsi="Times New Roman" w:cs="Times New Roman"/>
          <w:sz w:val="24"/>
          <w:szCs w:val="24"/>
        </w:rPr>
        <w:t>r</w:t>
      </w:r>
      <w:r w:rsidR="00FB74BD" w:rsidRPr="00A3036C">
        <w:rPr>
          <w:rFonts w:ascii="Times New Roman" w:hAnsi="Times New Roman" w:cs="Times New Roman"/>
          <w:sz w:val="24"/>
          <w:szCs w:val="24"/>
        </w:rPr>
        <w:t xml:space="preserve"> a</w:t>
      </w:r>
      <w:r w:rsidR="000E1E9E" w:rsidRPr="00A3036C">
        <w:rPr>
          <w:rFonts w:ascii="Times New Roman" w:hAnsi="Times New Roman" w:cs="Times New Roman"/>
          <w:sz w:val="24"/>
          <w:szCs w:val="24"/>
        </w:rPr>
        <w:t xml:space="preserve"> evolu</w:t>
      </w:r>
      <w:r w:rsidR="00FB74BD" w:rsidRPr="00A3036C">
        <w:rPr>
          <w:rFonts w:ascii="Times New Roman" w:hAnsi="Times New Roman" w:cs="Times New Roman"/>
          <w:sz w:val="24"/>
          <w:szCs w:val="24"/>
        </w:rPr>
        <w:t>ção</w:t>
      </w:r>
      <w:r w:rsidR="00BD4E10" w:rsidRPr="00A3036C">
        <w:rPr>
          <w:rFonts w:ascii="Times New Roman" w:hAnsi="Times New Roman" w:cs="Times New Roman"/>
          <w:sz w:val="24"/>
          <w:szCs w:val="24"/>
        </w:rPr>
        <w:t xml:space="preserve"> do </w:t>
      </w:r>
      <w:r w:rsidR="00BD4E10" w:rsidRPr="00A3036C">
        <w:rPr>
          <w:rFonts w:ascii="Times New Roman" w:hAnsi="Times New Roman" w:cs="Times New Roman"/>
          <w:i/>
          <w:iCs/>
          <w:sz w:val="24"/>
          <w:szCs w:val="24"/>
        </w:rPr>
        <w:t xml:space="preserve">primeiro </w:t>
      </w:r>
      <w:r w:rsidR="00BD4E10" w:rsidRPr="00A3036C">
        <w:rPr>
          <w:rFonts w:ascii="Times New Roman" w:hAnsi="Times New Roman" w:cs="Times New Roman"/>
          <w:sz w:val="24"/>
          <w:szCs w:val="24"/>
        </w:rPr>
        <w:t xml:space="preserve">ao </w:t>
      </w:r>
      <w:r w:rsidR="00BD4E10" w:rsidRPr="00A3036C">
        <w:rPr>
          <w:rFonts w:ascii="Times New Roman" w:hAnsi="Times New Roman" w:cs="Times New Roman"/>
          <w:i/>
          <w:iCs/>
          <w:sz w:val="24"/>
          <w:szCs w:val="24"/>
        </w:rPr>
        <w:t>décimo segundo planos terráqueos</w:t>
      </w:r>
      <w:r w:rsidR="00BD4E10" w:rsidRPr="00A3036C">
        <w:rPr>
          <w:rFonts w:ascii="Times New Roman" w:hAnsi="Times New Roman" w:cs="Times New Roman"/>
          <w:sz w:val="24"/>
          <w:szCs w:val="24"/>
        </w:rPr>
        <w:t>.</w:t>
      </w:r>
      <w:r w:rsidR="004F42EB" w:rsidRPr="00A3036C">
        <w:rPr>
          <w:rFonts w:ascii="Times New Roman" w:hAnsi="Times New Roman" w:cs="Times New Roman"/>
          <w:sz w:val="24"/>
          <w:szCs w:val="24"/>
        </w:rPr>
        <w:t xml:space="preserve"> </w:t>
      </w:r>
      <w:r w:rsidR="00336384" w:rsidRPr="00A3036C">
        <w:rPr>
          <w:rFonts w:ascii="Times New Roman" w:hAnsi="Times New Roman" w:cs="Times New Roman"/>
          <w:sz w:val="24"/>
          <w:szCs w:val="24"/>
        </w:rPr>
        <w:t xml:space="preserve">Difícil, mas não impossível, </w:t>
      </w:r>
      <w:r w:rsidR="009B7350" w:rsidRPr="00A3036C">
        <w:rPr>
          <w:rFonts w:ascii="Times New Roman" w:hAnsi="Times New Roman" w:cs="Times New Roman"/>
          <w:sz w:val="24"/>
          <w:szCs w:val="24"/>
        </w:rPr>
        <w:t>compreensão dos habitantes terrestres.</w:t>
      </w:r>
      <w:r w:rsidR="00387972" w:rsidRPr="00A3036C">
        <w:rPr>
          <w:rFonts w:ascii="Times New Roman" w:hAnsi="Times New Roman" w:cs="Times New Roman"/>
          <w:sz w:val="24"/>
          <w:szCs w:val="24"/>
        </w:rPr>
        <w:t xml:space="preserve"> Isto, por </w:t>
      </w:r>
      <w:r w:rsidR="00991197" w:rsidRPr="00A3036C">
        <w:rPr>
          <w:rFonts w:ascii="Times New Roman" w:hAnsi="Times New Roman" w:cs="Times New Roman"/>
          <w:sz w:val="24"/>
          <w:szCs w:val="24"/>
        </w:rPr>
        <w:t>que</w:t>
      </w:r>
      <w:r w:rsidR="00387972" w:rsidRPr="00A3036C">
        <w:rPr>
          <w:rFonts w:ascii="Times New Roman" w:hAnsi="Times New Roman" w:cs="Times New Roman"/>
          <w:sz w:val="24"/>
          <w:szCs w:val="24"/>
        </w:rPr>
        <w:t xml:space="preserve"> as respostas estão</w:t>
      </w:r>
      <w:r w:rsidR="0031305E" w:rsidRPr="00A3036C">
        <w:rPr>
          <w:rFonts w:ascii="Times New Roman" w:hAnsi="Times New Roman" w:cs="Times New Roman"/>
          <w:sz w:val="24"/>
          <w:szCs w:val="24"/>
        </w:rPr>
        <w:t xml:space="preserve"> guardadas no interior de cada ser</w:t>
      </w:r>
      <w:r w:rsidR="00F65057" w:rsidRPr="00A3036C">
        <w:rPr>
          <w:rFonts w:ascii="Times New Roman" w:hAnsi="Times New Roman" w:cs="Times New Roman"/>
          <w:sz w:val="24"/>
          <w:szCs w:val="24"/>
        </w:rPr>
        <w:t xml:space="preserve"> habitante do orbe.</w:t>
      </w:r>
    </w:p>
    <w:p w14:paraId="2FA1569A" w14:textId="006CF752" w:rsidR="00BB7B8B" w:rsidRPr="00A3036C" w:rsidRDefault="00513499"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Guerreiros de Luz</w:t>
      </w:r>
      <w:r w:rsidR="00EA212D" w:rsidRPr="00A3036C">
        <w:rPr>
          <w:rFonts w:ascii="Times New Roman" w:hAnsi="Times New Roman" w:cs="Times New Roman"/>
          <w:sz w:val="24"/>
          <w:szCs w:val="24"/>
        </w:rPr>
        <w:t>,</w:t>
      </w:r>
      <w:r w:rsidRPr="00A3036C">
        <w:rPr>
          <w:rFonts w:ascii="Times New Roman" w:hAnsi="Times New Roman" w:cs="Times New Roman"/>
          <w:sz w:val="24"/>
          <w:szCs w:val="24"/>
        </w:rPr>
        <w:t xml:space="preserve"> instruídos</w:t>
      </w:r>
      <w:r w:rsidR="00EA212D" w:rsidRPr="00A3036C">
        <w:rPr>
          <w:rFonts w:ascii="Times New Roman" w:hAnsi="Times New Roman" w:cs="Times New Roman"/>
          <w:sz w:val="24"/>
          <w:szCs w:val="24"/>
        </w:rPr>
        <w:t xml:space="preserve"> por suas intuições coletivas,</w:t>
      </w:r>
      <w:r w:rsidR="00483052" w:rsidRPr="00A3036C">
        <w:rPr>
          <w:rFonts w:ascii="Times New Roman" w:hAnsi="Times New Roman" w:cs="Times New Roman"/>
          <w:sz w:val="24"/>
          <w:szCs w:val="24"/>
        </w:rPr>
        <w:t xml:space="preserve"> </w:t>
      </w:r>
      <w:r w:rsidR="00C3058D" w:rsidRPr="00A3036C">
        <w:rPr>
          <w:rFonts w:ascii="Times New Roman" w:hAnsi="Times New Roman" w:cs="Times New Roman"/>
          <w:sz w:val="24"/>
          <w:szCs w:val="24"/>
        </w:rPr>
        <w:t>desconcentram-se da invisibilidade e voltam a Terra</w:t>
      </w:r>
      <w:r w:rsidR="004776D1" w:rsidRPr="00A3036C">
        <w:rPr>
          <w:rFonts w:ascii="Times New Roman" w:hAnsi="Times New Roman" w:cs="Times New Roman"/>
          <w:sz w:val="24"/>
          <w:szCs w:val="24"/>
        </w:rPr>
        <w:t>, magnânimos nas suas consciências desperta</w:t>
      </w:r>
      <w:r w:rsidR="00A001BE" w:rsidRPr="00A3036C">
        <w:rPr>
          <w:rFonts w:ascii="Times New Roman" w:hAnsi="Times New Roman" w:cs="Times New Roman"/>
          <w:sz w:val="24"/>
          <w:szCs w:val="24"/>
        </w:rPr>
        <w:t xml:space="preserve">s e prontas para despertarem a dos próximos entregues </w:t>
      </w:r>
      <w:r w:rsidR="00A001BE" w:rsidRPr="00A3036C">
        <w:rPr>
          <w:rFonts w:ascii="Times New Roman" w:hAnsi="Times New Roman" w:cs="Times New Roman"/>
          <w:i/>
          <w:iCs/>
          <w:sz w:val="24"/>
          <w:szCs w:val="24"/>
        </w:rPr>
        <w:t>a tríade da maldade humana</w:t>
      </w:r>
      <w:r w:rsidR="00A001BE" w:rsidRPr="00A3036C">
        <w:rPr>
          <w:rFonts w:ascii="Times New Roman" w:hAnsi="Times New Roman" w:cs="Times New Roman"/>
          <w:sz w:val="24"/>
          <w:szCs w:val="24"/>
        </w:rPr>
        <w:t xml:space="preserve">: </w:t>
      </w:r>
      <w:r w:rsidR="00A001BE" w:rsidRPr="00A3036C">
        <w:rPr>
          <w:rFonts w:ascii="Times New Roman" w:hAnsi="Times New Roman" w:cs="Times New Roman"/>
          <w:i/>
          <w:iCs/>
          <w:sz w:val="24"/>
          <w:szCs w:val="24"/>
        </w:rPr>
        <w:t>ego</w:t>
      </w:r>
      <w:r w:rsidR="00A001BE" w:rsidRPr="00A3036C">
        <w:rPr>
          <w:rFonts w:ascii="Times New Roman" w:hAnsi="Times New Roman" w:cs="Times New Roman"/>
          <w:sz w:val="24"/>
          <w:szCs w:val="24"/>
        </w:rPr>
        <w:t xml:space="preserve">, </w:t>
      </w:r>
      <w:r w:rsidR="00A001BE" w:rsidRPr="00A3036C">
        <w:rPr>
          <w:rFonts w:ascii="Times New Roman" w:hAnsi="Times New Roman" w:cs="Times New Roman"/>
          <w:i/>
          <w:iCs/>
          <w:sz w:val="24"/>
          <w:szCs w:val="24"/>
        </w:rPr>
        <w:t xml:space="preserve">ganância </w:t>
      </w:r>
      <w:r w:rsidR="00A001BE" w:rsidRPr="00A3036C">
        <w:rPr>
          <w:rFonts w:ascii="Times New Roman" w:hAnsi="Times New Roman" w:cs="Times New Roman"/>
          <w:sz w:val="24"/>
          <w:szCs w:val="24"/>
        </w:rPr>
        <w:t xml:space="preserve">e </w:t>
      </w:r>
      <w:r w:rsidR="00A001BE" w:rsidRPr="00A3036C">
        <w:rPr>
          <w:rFonts w:ascii="Times New Roman" w:hAnsi="Times New Roman" w:cs="Times New Roman"/>
          <w:i/>
          <w:iCs/>
          <w:sz w:val="24"/>
          <w:szCs w:val="24"/>
        </w:rPr>
        <w:t xml:space="preserve">medo </w:t>
      </w:r>
      <w:r w:rsidR="00D42452" w:rsidRPr="00A3036C">
        <w:rPr>
          <w:rFonts w:ascii="Times New Roman" w:hAnsi="Times New Roman" w:cs="Times New Roman"/>
          <w:sz w:val="24"/>
          <w:szCs w:val="24"/>
        </w:rPr>
        <w:t>e dominados pelos pilares sistêmicos: governo, religião, mídia e educação</w:t>
      </w:r>
      <w:r w:rsidR="002365A6" w:rsidRPr="00A3036C">
        <w:rPr>
          <w:rFonts w:ascii="Times New Roman" w:hAnsi="Times New Roman" w:cs="Times New Roman"/>
          <w:sz w:val="24"/>
          <w:szCs w:val="24"/>
        </w:rPr>
        <w:t xml:space="preserve"> do Sistema Terra</w:t>
      </w:r>
      <w:r w:rsidR="00847C31" w:rsidRPr="00A3036C">
        <w:rPr>
          <w:rFonts w:ascii="Times New Roman" w:hAnsi="Times New Roman" w:cs="Times New Roman"/>
          <w:sz w:val="24"/>
          <w:szCs w:val="24"/>
        </w:rPr>
        <w:t>.</w:t>
      </w:r>
      <w:r w:rsidR="00D42452" w:rsidRPr="00A3036C">
        <w:rPr>
          <w:rFonts w:ascii="Times New Roman" w:hAnsi="Times New Roman" w:cs="Times New Roman"/>
          <w:sz w:val="24"/>
          <w:szCs w:val="24"/>
        </w:rPr>
        <w:t xml:space="preserve"> </w:t>
      </w:r>
    </w:p>
    <w:p w14:paraId="4FD0964C" w14:textId="77777777" w:rsidR="003205B2" w:rsidRPr="00A3036C" w:rsidRDefault="003205B2" w:rsidP="000E37AB">
      <w:pPr>
        <w:spacing w:after="0"/>
        <w:jc w:val="both"/>
        <w:rPr>
          <w:rFonts w:ascii="Times New Roman" w:hAnsi="Times New Roman" w:cs="Times New Roman"/>
          <w:sz w:val="24"/>
          <w:szCs w:val="24"/>
        </w:rPr>
      </w:pPr>
    </w:p>
    <w:p w14:paraId="1E713882" w14:textId="12B79EB0" w:rsidR="003205B2" w:rsidRPr="00A3036C" w:rsidRDefault="003205B2"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8D63EC" w:rsidRPr="00A3036C">
        <w:rPr>
          <w:rFonts w:ascii="Times New Roman" w:hAnsi="Times New Roman" w:cs="Times New Roman"/>
          <w:sz w:val="24"/>
          <w:szCs w:val="24"/>
        </w:rPr>
        <w:t>Impressionante como nossa concentração contempla a unicidade</w:t>
      </w:r>
      <w:r w:rsidR="00DA4C93" w:rsidRPr="00A3036C">
        <w:rPr>
          <w:rFonts w:ascii="Times New Roman" w:hAnsi="Times New Roman" w:cs="Times New Roman"/>
          <w:sz w:val="24"/>
          <w:szCs w:val="24"/>
        </w:rPr>
        <w:t xml:space="preserve"> ― Lauro Cesar</w:t>
      </w:r>
      <w:r w:rsidR="000720EB" w:rsidRPr="00A3036C">
        <w:rPr>
          <w:rFonts w:ascii="Times New Roman" w:hAnsi="Times New Roman" w:cs="Times New Roman"/>
          <w:sz w:val="24"/>
          <w:szCs w:val="24"/>
        </w:rPr>
        <w:t xml:space="preserve">, extasiado, </w:t>
      </w:r>
      <w:r w:rsidR="005C003C" w:rsidRPr="00A3036C">
        <w:rPr>
          <w:rFonts w:ascii="Times New Roman" w:hAnsi="Times New Roman" w:cs="Times New Roman"/>
          <w:sz w:val="24"/>
          <w:szCs w:val="24"/>
        </w:rPr>
        <w:t>conclui</w:t>
      </w:r>
      <w:r w:rsidR="000720EB" w:rsidRPr="00A3036C">
        <w:rPr>
          <w:rFonts w:ascii="Times New Roman" w:hAnsi="Times New Roman" w:cs="Times New Roman"/>
          <w:sz w:val="24"/>
          <w:szCs w:val="24"/>
        </w:rPr>
        <w:t xml:space="preserve"> </w:t>
      </w:r>
      <w:r w:rsidR="00DA4C93" w:rsidRPr="00A3036C">
        <w:rPr>
          <w:rFonts w:ascii="Times New Roman" w:hAnsi="Times New Roman" w:cs="Times New Roman"/>
          <w:sz w:val="24"/>
          <w:szCs w:val="24"/>
        </w:rPr>
        <w:t>―</w:t>
      </w:r>
      <w:r w:rsidR="005C003C" w:rsidRPr="00A3036C">
        <w:rPr>
          <w:rFonts w:ascii="Times New Roman" w:hAnsi="Times New Roman" w:cs="Times New Roman"/>
          <w:sz w:val="24"/>
          <w:szCs w:val="24"/>
        </w:rPr>
        <w:t xml:space="preserve"> </w:t>
      </w:r>
      <w:r w:rsidR="00B05F84" w:rsidRPr="00A3036C">
        <w:rPr>
          <w:rFonts w:ascii="Times New Roman" w:hAnsi="Times New Roman" w:cs="Times New Roman"/>
          <w:sz w:val="24"/>
          <w:szCs w:val="24"/>
        </w:rPr>
        <w:t>Verdadeiramente, o coração racional da humanidade</w:t>
      </w:r>
      <w:r w:rsidR="00944152" w:rsidRPr="00A3036C">
        <w:rPr>
          <w:rFonts w:ascii="Times New Roman" w:hAnsi="Times New Roman" w:cs="Times New Roman"/>
          <w:sz w:val="24"/>
          <w:szCs w:val="24"/>
        </w:rPr>
        <w:t xml:space="preserve"> definirá o seu destino. ▬ </w:t>
      </w:r>
      <w:r w:rsidR="003E35AC" w:rsidRPr="00A3036C">
        <w:rPr>
          <w:rFonts w:ascii="Times New Roman" w:hAnsi="Times New Roman" w:cs="Times New Roman"/>
          <w:sz w:val="24"/>
          <w:szCs w:val="24"/>
        </w:rPr>
        <w:t>testifica.</w:t>
      </w:r>
    </w:p>
    <w:p w14:paraId="68D4EA79" w14:textId="77777777" w:rsidR="003E35AC" w:rsidRPr="00A3036C" w:rsidRDefault="003E35AC" w:rsidP="000E37AB">
      <w:pPr>
        <w:spacing w:after="0"/>
        <w:jc w:val="both"/>
        <w:rPr>
          <w:rFonts w:ascii="Times New Roman" w:hAnsi="Times New Roman" w:cs="Times New Roman"/>
          <w:sz w:val="24"/>
          <w:szCs w:val="24"/>
        </w:rPr>
      </w:pPr>
    </w:p>
    <w:p w14:paraId="24F848A5" w14:textId="7C8E0E43" w:rsidR="003E35AC" w:rsidRPr="00A3036C" w:rsidRDefault="003E35AC"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w:t>
      </w:r>
      <w:r w:rsidR="006A349E" w:rsidRPr="00A3036C">
        <w:rPr>
          <w:rFonts w:ascii="Times New Roman" w:hAnsi="Times New Roman" w:cs="Times New Roman"/>
          <w:sz w:val="24"/>
          <w:szCs w:val="24"/>
        </w:rPr>
        <w:t xml:space="preserve"> </w:t>
      </w:r>
      <w:r w:rsidR="00E22083" w:rsidRPr="00A3036C">
        <w:rPr>
          <w:rFonts w:ascii="Times New Roman" w:hAnsi="Times New Roman" w:cs="Times New Roman"/>
          <w:sz w:val="24"/>
          <w:szCs w:val="24"/>
        </w:rPr>
        <w:t>Harrison, Taylor e Agregados são exemplo</w:t>
      </w:r>
      <w:r w:rsidR="00042529" w:rsidRPr="00A3036C">
        <w:rPr>
          <w:rFonts w:ascii="Times New Roman" w:hAnsi="Times New Roman" w:cs="Times New Roman"/>
          <w:sz w:val="24"/>
          <w:szCs w:val="24"/>
        </w:rPr>
        <w:t>s do correto</w:t>
      </w:r>
      <w:r w:rsidR="00E0316C" w:rsidRPr="00A3036C">
        <w:rPr>
          <w:rFonts w:ascii="Times New Roman" w:hAnsi="Times New Roman" w:cs="Times New Roman"/>
          <w:sz w:val="24"/>
          <w:szCs w:val="24"/>
        </w:rPr>
        <w:t xml:space="preserve"> e desejado</w:t>
      </w:r>
      <w:r w:rsidR="00042529" w:rsidRPr="00A3036C">
        <w:rPr>
          <w:rFonts w:ascii="Times New Roman" w:hAnsi="Times New Roman" w:cs="Times New Roman"/>
          <w:sz w:val="24"/>
          <w:szCs w:val="24"/>
        </w:rPr>
        <w:t xml:space="preserve"> exercício de livre arbítrio ― </w:t>
      </w:r>
      <w:r w:rsidR="00047D41" w:rsidRPr="00A3036C">
        <w:rPr>
          <w:rFonts w:ascii="Times New Roman" w:hAnsi="Times New Roman" w:cs="Times New Roman"/>
          <w:sz w:val="24"/>
          <w:szCs w:val="24"/>
        </w:rPr>
        <w:t xml:space="preserve">Marion Patrícia observa </w:t>
      </w:r>
      <w:r w:rsidR="00042529" w:rsidRPr="00A3036C">
        <w:rPr>
          <w:rFonts w:ascii="Times New Roman" w:hAnsi="Times New Roman" w:cs="Times New Roman"/>
          <w:sz w:val="24"/>
          <w:szCs w:val="24"/>
        </w:rPr>
        <w:t>―</w:t>
      </w:r>
      <w:r w:rsidR="00047D41" w:rsidRPr="00A3036C">
        <w:rPr>
          <w:rFonts w:ascii="Times New Roman" w:hAnsi="Times New Roman" w:cs="Times New Roman"/>
          <w:sz w:val="24"/>
          <w:szCs w:val="24"/>
        </w:rPr>
        <w:t xml:space="preserve"> Nó</w:t>
      </w:r>
      <w:r w:rsidR="004F6974" w:rsidRPr="00A3036C">
        <w:rPr>
          <w:rFonts w:ascii="Times New Roman" w:hAnsi="Times New Roman" w:cs="Times New Roman"/>
          <w:sz w:val="24"/>
          <w:szCs w:val="24"/>
        </w:rPr>
        <w:t>s evoluímos a filosofia secular</w:t>
      </w:r>
      <w:r w:rsidR="004B5F93" w:rsidRPr="00A3036C">
        <w:rPr>
          <w:rFonts w:ascii="Times New Roman" w:hAnsi="Times New Roman" w:cs="Times New Roman"/>
          <w:sz w:val="24"/>
          <w:szCs w:val="24"/>
        </w:rPr>
        <w:t xml:space="preserve"> plantada por</w:t>
      </w:r>
      <w:r w:rsidR="008A5EFE" w:rsidRPr="00A3036C">
        <w:rPr>
          <w:rFonts w:ascii="Times New Roman" w:hAnsi="Times New Roman" w:cs="Times New Roman"/>
          <w:sz w:val="24"/>
          <w:szCs w:val="24"/>
        </w:rPr>
        <w:t xml:space="preserve"> gerações ― Valoriza a educação familiar ―</w:t>
      </w:r>
      <w:r w:rsidR="00734171" w:rsidRPr="00A3036C">
        <w:rPr>
          <w:rFonts w:ascii="Times New Roman" w:hAnsi="Times New Roman" w:cs="Times New Roman"/>
          <w:sz w:val="24"/>
          <w:szCs w:val="24"/>
        </w:rPr>
        <w:t xml:space="preserve"> A minha raça humana é universal... </w:t>
      </w:r>
      <w:r w:rsidR="004737C6" w:rsidRPr="00A3036C">
        <w:rPr>
          <w:rFonts w:ascii="Times New Roman" w:hAnsi="Times New Roman" w:cs="Times New Roman"/>
          <w:sz w:val="24"/>
          <w:szCs w:val="24"/>
        </w:rPr>
        <w:t xml:space="preserve">o meu sexo é o amor... </w:t>
      </w:r>
      <w:r w:rsidR="00734171" w:rsidRPr="00A3036C">
        <w:rPr>
          <w:rFonts w:ascii="Times New Roman" w:hAnsi="Times New Roman" w:cs="Times New Roman"/>
          <w:sz w:val="24"/>
          <w:szCs w:val="24"/>
        </w:rPr>
        <w:t>a minha religião é a consciência...</w:t>
      </w:r>
      <w:r w:rsidR="004737C6" w:rsidRPr="00A3036C">
        <w:rPr>
          <w:rFonts w:ascii="Times New Roman" w:hAnsi="Times New Roman" w:cs="Times New Roman"/>
          <w:sz w:val="24"/>
          <w:szCs w:val="24"/>
        </w:rPr>
        <w:t xml:space="preserve"> todos os homens são iguais. ▬ </w:t>
      </w:r>
      <w:r w:rsidR="004510C0" w:rsidRPr="00A3036C">
        <w:rPr>
          <w:rFonts w:ascii="Times New Roman" w:hAnsi="Times New Roman" w:cs="Times New Roman"/>
          <w:sz w:val="24"/>
          <w:szCs w:val="24"/>
        </w:rPr>
        <w:t>crente.</w:t>
      </w:r>
      <w:r w:rsidR="00734171" w:rsidRPr="00A3036C">
        <w:rPr>
          <w:rFonts w:ascii="Times New Roman" w:hAnsi="Times New Roman" w:cs="Times New Roman"/>
          <w:sz w:val="24"/>
          <w:szCs w:val="24"/>
        </w:rPr>
        <w:t xml:space="preserve"> </w:t>
      </w:r>
    </w:p>
    <w:p w14:paraId="2D2AC347" w14:textId="77777777" w:rsidR="00063586" w:rsidRPr="00A3036C" w:rsidRDefault="00063586" w:rsidP="000E37AB">
      <w:pPr>
        <w:spacing w:after="0"/>
        <w:jc w:val="both"/>
        <w:rPr>
          <w:rFonts w:ascii="Times New Roman" w:hAnsi="Times New Roman" w:cs="Times New Roman"/>
          <w:sz w:val="24"/>
          <w:szCs w:val="24"/>
        </w:rPr>
      </w:pPr>
    </w:p>
    <w:p w14:paraId="7413648A" w14:textId="1DCC5FA3" w:rsidR="00063586" w:rsidRPr="00A3036C" w:rsidRDefault="0084506D"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51989" w:rsidRPr="00A3036C">
        <w:rPr>
          <w:rFonts w:ascii="Times New Roman" w:hAnsi="Times New Roman" w:cs="Times New Roman"/>
          <w:sz w:val="24"/>
          <w:szCs w:val="24"/>
        </w:rPr>
        <w:t>Filosofia  envergada e praticada nos últimos séculos pelos Harrison, Taylor e Agregados ― Vi</w:t>
      </w:r>
      <w:r w:rsidR="007C3B1F" w:rsidRPr="00A3036C">
        <w:rPr>
          <w:rFonts w:ascii="Times New Roman" w:hAnsi="Times New Roman" w:cs="Times New Roman"/>
          <w:sz w:val="24"/>
          <w:szCs w:val="24"/>
        </w:rPr>
        <w:t xml:space="preserve">viane </w:t>
      </w:r>
      <w:r w:rsidR="0089358A" w:rsidRPr="00A3036C">
        <w:rPr>
          <w:rFonts w:ascii="Times New Roman" w:hAnsi="Times New Roman" w:cs="Times New Roman"/>
          <w:sz w:val="24"/>
          <w:szCs w:val="24"/>
        </w:rPr>
        <w:t xml:space="preserve">Oliveira </w:t>
      </w:r>
      <w:r w:rsidR="00773CCB" w:rsidRPr="00A3036C">
        <w:rPr>
          <w:rFonts w:ascii="Times New Roman" w:hAnsi="Times New Roman" w:cs="Times New Roman"/>
          <w:sz w:val="24"/>
          <w:szCs w:val="24"/>
        </w:rPr>
        <w:t xml:space="preserve">nobilita </w:t>
      </w:r>
      <w:r w:rsidR="00C51989" w:rsidRPr="00A3036C">
        <w:rPr>
          <w:rFonts w:ascii="Times New Roman" w:hAnsi="Times New Roman" w:cs="Times New Roman"/>
          <w:sz w:val="24"/>
          <w:szCs w:val="24"/>
        </w:rPr>
        <w:t>―</w:t>
      </w:r>
      <w:r w:rsidR="00773CCB" w:rsidRPr="00A3036C">
        <w:rPr>
          <w:rFonts w:ascii="Times New Roman" w:hAnsi="Times New Roman" w:cs="Times New Roman"/>
          <w:sz w:val="24"/>
          <w:szCs w:val="24"/>
        </w:rPr>
        <w:t xml:space="preserve"> </w:t>
      </w:r>
      <w:r w:rsidR="004209AC" w:rsidRPr="00A3036C">
        <w:rPr>
          <w:rFonts w:ascii="Times New Roman" w:hAnsi="Times New Roman" w:cs="Times New Roman"/>
          <w:sz w:val="24"/>
          <w:szCs w:val="24"/>
        </w:rPr>
        <w:t>Me sinto priv</w:t>
      </w:r>
      <w:r w:rsidR="00C707F0" w:rsidRPr="00A3036C">
        <w:rPr>
          <w:rFonts w:ascii="Times New Roman" w:hAnsi="Times New Roman" w:cs="Times New Roman"/>
          <w:sz w:val="24"/>
          <w:szCs w:val="24"/>
        </w:rPr>
        <w:t>ilegiada por ser uma agregada. ▬</w:t>
      </w:r>
      <w:r w:rsidR="004209AC" w:rsidRPr="00A3036C">
        <w:rPr>
          <w:rFonts w:ascii="Times New Roman" w:hAnsi="Times New Roman" w:cs="Times New Roman"/>
          <w:sz w:val="24"/>
          <w:szCs w:val="24"/>
        </w:rPr>
        <w:t xml:space="preserve"> </w:t>
      </w:r>
      <w:r w:rsidR="00C707F0" w:rsidRPr="00A3036C">
        <w:rPr>
          <w:rFonts w:ascii="Times New Roman" w:hAnsi="Times New Roman" w:cs="Times New Roman"/>
          <w:sz w:val="24"/>
          <w:szCs w:val="24"/>
        </w:rPr>
        <w:t>orgulhosa.</w:t>
      </w:r>
    </w:p>
    <w:p w14:paraId="3A5E596C" w14:textId="77777777" w:rsidR="00C707F0" w:rsidRPr="00A3036C" w:rsidRDefault="00C707F0" w:rsidP="000E37AB">
      <w:pPr>
        <w:spacing w:after="0"/>
        <w:jc w:val="both"/>
        <w:rPr>
          <w:rFonts w:ascii="Times New Roman" w:hAnsi="Times New Roman" w:cs="Times New Roman"/>
          <w:sz w:val="24"/>
          <w:szCs w:val="24"/>
        </w:rPr>
      </w:pPr>
    </w:p>
    <w:p w14:paraId="27A0C63B" w14:textId="32773B32" w:rsidR="00C707F0" w:rsidRPr="00A3036C" w:rsidRDefault="00C707F0"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D4CBB" w:rsidRPr="00A3036C">
        <w:rPr>
          <w:rFonts w:ascii="Times New Roman" w:hAnsi="Times New Roman" w:cs="Times New Roman"/>
          <w:sz w:val="24"/>
          <w:szCs w:val="24"/>
        </w:rPr>
        <w:t xml:space="preserve">A pergunta que não quer calar ― </w:t>
      </w:r>
      <w:r w:rsidR="006B09B2" w:rsidRPr="00A3036C">
        <w:rPr>
          <w:rFonts w:ascii="Times New Roman" w:hAnsi="Times New Roman" w:cs="Times New Roman"/>
          <w:sz w:val="24"/>
          <w:szCs w:val="24"/>
        </w:rPr>
        <w:t>C</w:t>
      </w:r>
      <w:r w:rsidR="00BD4CBB" w:rsidRPr="00A3036C">
        <w:rPr>
          <w:rFonts w:ascii="Times New Roman" w:hAnsi="Times New Roman" w:cs="Times New Roman"/>
          <w:sz w:val="24"/>
          <w:szCs w:val="24"/>
        </w:rPr>
        <w:t>arol se manifesta</w:t>
      </w:r>
      <w:r w:rsidR="006B09B2" w:rsidRPr="00A3036C">
        <w:rPr>
          <w:rFonts w:ascii="Times New Roman" w:hAnsi="Times New Roman" w:cs="Times New Roman"/>
          <w:sz w:val="24"/>
          <w:szCs w:val="24"/>
        </w:rPr>
        <w:t xml:space="preserve"> </w:t>
      </w:r>
      <w:r w:rsidR="00BD4CBB" w:rsidRPr="00A3036C">
        <w:rPr>
          <w:rFonts w:ascii="Times New Roman" w:hAnsi="Times New Roman" w:cs="Times New Roman"/>
          <w:sz w:val="24"/>
          <w:szCs w:val="24"/>
        </w:rPr>
        <w:t>―</w:t>
      </w:r>
      <w:r w:rsidR="006B09B2" w:rsidRPr="00A3036C">
        <w:rPr>
          <w:rFonts w:ascii="Times New Roman" w:hAnsi="Times New Roman" w:cs="Times New Roman"/>
          <w:sz w:val="24"/>
          <w:szCs w:val="24"/>
        </w:rPr>
        <w:t xml:space="preserve"> Como canalizamos virtuosas energias para neutralizar</w:t>
      </w:r>
      <w:r w:rsidR="00786A2D" w:rsidRPr="00A3036C">
        <w:rPr>
          <w:rFonts w:ascii="Times New Roman" w:hAnsi="Times New Roman" w:cs="Times New Roman"/>
          <w:sz w:val="24"/>
          <w:szCs w:val="24"/>
        </w:rPr>
        <w:t xml:space="preserve"> as notórias ações do Sistema Terra?</w:t>
      </w:r>
      <w:r w:rsidR="00E513B9" w:rsidRPr="00A3036C">
        <w:rPr>
          <w:rFonts w:ascii="Times New Roman" w:hAnsi="Times New Roman" w:cs="Times New Roman"/>
          <w:sz w:val="24"/>
          <w:szCs w:val="24"/>
        </w:rPr>
        <w:t xml:space="preserve"> Esta resposta é de suma importância. </w:t>
      </w:r>
      <w:r w:rsidR="00B47775" w:rsidRPr="00A3036C">
        <w:rPr>
          <w:rFonts w:ascii="Times New Roman" w:hAnsi="Times New Roman" w:cs="Times New Roman"/>
          <w:sz w:val="24"/>
          <w:szCs w:val="24"/>
        </w:rPr>
        <w:t>▬ cobra.</w:t>
      </w:r>
    </w:p>
    <w:p w14:paraId="1E1B2C2A" w14:textId="77777777" w:rsidR="00B47775" w:rsidRPr="00A3036C" w:rsidRDefault="00B47775" w:rsidP="000E37AB">
      <w:pPr>
        <w:spacing w:after="0"/>
        <w:jc w:val="both"/>
        <w:rPr>
          <w:rFonts w:ascii="Times New Roman" w:hAnsi="Times New Roman" w:cs="Times New Roman"/>
          <w:sz w:val="24"/>
          <w:szCs w:val="24"/>
        </w:rPr>
      </w:pPr>
    </w:p>
    <w:p w14:paraId="54ECE369" w14:textId="59FBE79B" w:rsidR="00252627" w:rsidRPr="00A3036C" w:rsidRDefault="00B47775"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1D62EB" w:rsidRPr="00A3036C">
        <w:rPr>
          <w:rFonts w:ascii="Times New Roman" w:hAnsi="Times New Roman" w:cs="Times New Roman"/>
          <w:sz w:val="24"/>
          <w:szCs w:val="24"/>
        </w:rPr>
        <w:t>Mantendo nossa frequência vibracional alteada para</w:t>
      </w:r>
      <w:r w:rsidR="0022542A" w:rsidRPr="00A3036C">
        <w:rPr>
          <w:rFonts w:ascii="Times New Roman" w:hAnsi="Times New Roman" w:cs="Times New Roman"/>
          <w:sz w:val="24"/>
          <w:szCs w:val="24"/>
        </w:rPr>
        <w:t xml:space="preserve"> </w:t>
      </w:r>
      <w:r w:rsidR="00C03E65" w:rsidRPr="00A3036C">
        <w:rPr>
          <w:rFonts w:ascii="Times New Roman" w:hAnsi="Times New Roman" w:cs="Times New Roman"/>
          <w:sz w:val="24"/>
          <w:szCs w:val="24"/>
        </w:rPr>
        <w:t>a humanidade despertar ― Gabriel</w:t>
      </w:r>
      <w:r w:rsidR="003654A6" w:rsidRPr="00A3036C">
        <w:rPr>
          <w:rFonts w:ascii="Times New Roman" w:hAnsi="Times New Roman" w:cs="Times New Roman"/>
          <w:sz w:val="24"/>
          <w:szCs w:val="24"/>
        </w:rPr>
        <w:t xml:space="preserve">, convicto, responde </w:t>
      </w:r>
      <w:r w:rsidR="00ED1981" w:rsidRPr="00A3036C">
        <w:rPr>
          <w:rFonts w:ascii="Times New Roman" w:hAnsi="Times New Roman" w:cs="Times New Roman"/>
          <w:sz w:val="24"/>
          <w:szCs w:val="24"/>
        </w:rPr>
        <w:t>à</w:t>
      </w:r>
      <w:r w:rsidR="003654A6" w:rsidRPr="00A3036C">
        <w:rPr>
          <w:rFonts w:ascii="Times New Roman" w:hAnsi="Times New Roman" w:cs="Times New Roman"/>
          <w:sz w:val="24"/>
          <w:szCs w:val="24"/>
        </w:rPr>
        <w:t xml:space="preserve"> pergunta de sua mulher</w:t>
      </w:r>
      <w:r w:rsidR="00B50E4C" w:rsidRPr="00A3036C">
        <w:rPr>
          <w:rFonts w:ascii="Times New Roman" w:hAnsi="Times New Roman" w:cs="Times New Roman"/>
          <w:sz w:val="24"/>
          <w:szCs w:val="24"/>
        </w:rPr>
        <w:t>, quiçá, de todos os presentes</w:t>
      </w:r>
      <w:r w:rsidR="00C03E65" w:rsidRPr="00A3036C">
        <w:rPr>
          <w:rFonts w:ascii="Times New Roman" w:hAnsi="Times New Roman" w:cs="Times New Roman"/>
          <w:sz w:val="24"/>
          <w:szCs w:val="24"/>
        </w:rPr>
        <w:t xml:space="preserve"> ―</w:t>
      </w:r>
      <w:r w:rsidR="00B50E4C" w:rsidRPr="00A3036C">
        <w:rPr>
          <w:rFonts w:ascii="Times New Roman" w:hAnsi="Times New Roman" w:cs="Times New Roman"/>
          <w:sz w:val="24"/>
          <w:szCs w:val="24"/>
        </w:rPr>
        <w:t xml:space="preserve"> </w:t>
      </w:r>
      <w:r w:rsidR="00C13F1B" w:rsidRPr="00A3036C">
        <w:rPr>
          <w:rFonts w:ascii="Times New Roman" w:hAnsi="Times New Roman" w:cs="Times New Roman"/>
          <w:sz w:val="24"/>
          <w:szCs w:val="24"/>
        </w:rPr>
        <w:t>Consciência desperta</w:t>
      </w:r>
      <w:r w:rsidR="007B719E" w:rsidRPr="00A3036C">
        <w:rPr>
          <w:rFonts w:ascii="Times New Roman" w:hAnsi="Times New Roman" w:cs="Times New Roman"/>
          <w:sz w:val="24"/>
          <w:szCs w:val="24"/>
        </w:rPr>
        <w:t xml:space="preserve"> </w:t>
      </w:r>
      <w:r w:rsidR="00041450" w:rsidRPr="00A3036C">
        <w:rPr>
          <w:rFonts w:ascii="Times New Roman" w:hAnsi="Times New Roman" w:cs="Times New Roman"/>
          <w:sz w:val="24"/>
          <w:szCs w:val="24"/>
        </w:rPr>
        <w:t>resulta</w:t>
      </w:r>
      <w:r w:rsidR="00196AD5" w:rsidRPr="00A3036C">
        <w:rPr>
          <w:rFonts w:ascii="Times New Roman" w:hAnsi="Times New Roman" w:cs="Times New Roman"/>
          <w:sz w:val="24"/>
          <w:szCs w:val="24"/>
        </w:rPr>
        <w:t xml:space="preserve"> na liberdade da prisão</w:t>
      </w:r>
      <w:r w:rsidR="00360A5E" w:rsidRPr="00A3036C">
        <w:rPr>
          <w:rFonts w:ascii="Times New Roman" w:hAnsi="Times New Roman" w:cs="Times New Roman"/>
          <w:sz w:val="24"/>
          <w:szCs w:val="24"/>
        </w:rPr>
        <w:t xml:space="preserve"> do terrícola</w:t>
      </w:r>
      <w:r w:rsidR="00196AD5" w:rsidRPr="00A3036C">
        <w:rPr>
          <w:rFonts w:ascii="Times New Roman" w:hAnsi="Times New Roman" w:cs="Times New Roman"/>
          <w:sz w:val="24"/>
          <w:szCs w:val="24"/>
        </w:rPr>
        <w:t>.</w:t>
      </w:r>
      <w:r w:rsidR="00360A5E" w:rsidRPr="00A3036C">
        <w:rPr>
          <w:rFonts w:ascii="Times New Roman" w:hAnsi="Times New Roman" w:cs="Times New Roman"/>
          <w:sz w:val="24"/>
          <w:szCs w:val="24"/>
        </w:rPr>
        <w:t xml:space="preserve"> ▬</w:t>
      </w:r>
      <w:r w:rsidR="00196AD5" w:rsidRPr="00A3036C">
        <w:rPr>
          <w:rFonts w:ascii="Times New Roman" w:hAnsi="Times New Roman" w:cs="Times New Roman"/>
          <w:sz w:val="24"/>
          <w:szCs w:val="24"/>
        </w:rPr>
        <w:t xml:space="preserve"> </w:t>
      </w:r>
      <w:r w:rsidR="008305EB" w:rsidRPr="00A3036C">
        <w:rPr>
          <w:rFonts w:ascii="Times New Roman" w:hAnsi="Times New Roman" w:cs="Times New Roman"/>
          <w:sz w:val="24"/>
          <w:szCs w:val="24"/>
        </w:rPr>
        <w:t>legitima</w:t>
      </w:r>
      <w:r w:rsidR="00252627" w:rsidRPr="00A3036C">
        <w:rPr>
          <w:rFonts w:ascii="Times New Roman" w:hAnsi="Times New Roman" w:cs="Times New Roman"/>
          <w:sz w:val="24"/>
          <w:szCs w:val="24"/>
        </w:rPr>
        <w:t>.</w:t>
      </w:r>
    </w:p>
    <w:p w14:paraId="20ACB834" w14:textId="77777777" w:rsidR="00252627" w:rsidRPr="00A3036C" w:rsidRDefault="00252627" w:rsidP="000E37AB">
      <w:pPr>
        <w:spacing w:after="0"/>
        <w:jc w:val="both"/>
        <w:rPr>
          <w:rFonts w:ascii="Times New Roman" w:hAnsi="Times New Roman" w:cs="Times New Roman"/>
          <w:sz w:val="24"/>
          <w:szCs w:val="24"/>
        </w:rPr>
      </w:pPr>
    </w:p>
    <w:p w14:paraId="4A6F4624" w14:textId="016FF80C" w:rsidR="00B47775" w:rsidRPr="00A3036C" w:rsidRDefault="0025262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4B1A7F" w:rsidRPr="00A3036C">
        <w:rPr>
          <w:rFonts w:ascii="Times New Roman" w:hAnsi="Times New Roman" w:cs="Times New Roman"/>
          <w:sz w:val="24"/>
          <w:szCs w:val="24"/>
        </w:rPr>
        <w:t>Muito bem observado ― Fértilles credibiliza</w:t>
      </w:r>
      <w:r w:rsidR="003D15DB" w:rsidRPr="00A3036C">
        <w:rPr>
          <w:rFonts w:ascii="Times New Roman" w:hAnsi="Times New Roman" w:cs="Times New Roman"/>
          <w:sz w:val="24"/>
          <w:szCs w:val="24"/>
        </w:rPr>
        <w:t xml:space="preserve"> </w:t>
      </w:r>
      <w:r w:rsidR="000D3E92" w:rsidRPr="00A3036C">
        <w:rPr>
          <w:rFonts w:ascii="Times New Roman" w:hAnsi="Times New Roman" w:cs="Times New Roman"/>
          <w:sz w:val="24"/>
          <w:szCs w:val="24"/>
        </w:rPr>
        <w:t xml:space="preserve">energia alcançada por </w:t>
      </w:r>
      <w:r w:rsidR="003D15DB" w:rsidRPr="00A3036C">
        <w:rPr>
          <w:rFonts w:ascii="Times New Roman" w:hAnsi="Times New Roman" w:cs="Times New Roman"/>
          <w:sz w:val="24"/>
          <w:szCs w:val="24"/>
        </w:rPr>
        <w:t xml:space="preserve">Gabriel Cappallatte </w:t>
      </w:r>
      <w:r w:rsidR="004B1A7F" w:rsidRPr="00A3036C">
        <w:rPr>
          <w:rFonts w:ascii="Times New Roman" w:hAnsi="Times New Roman" w:cs="Times New Roman"/>
          <w:sz w:val="24"/>
          <w:szCs w:val="24"/>
        </w:rPr>
        <w:t>―</w:t>
      </w:r>
      <w:r w:rsidR="00360A5E" w:rsidRPr="00A3036C">
        <w:rPr>
          <w:rFonts w:ascii="Times New Roman" w:hAnsi="Times New Roman" w:cs="Times New Roman"/>
          <w:sz w:val="24"/>
          <w:szCs w:val="24"/>
        </w:rPr>
        <w:t xml:space="preserve"> </w:t>
      </w:r>
      <w:r w:rsidR="005C2049" w:rsidRPr="00A3036C">
        <w:rPr>
          <w:rFonts w:ascii="Times New Roman" w:hAnsi="Times New Roman" w:cs="Times New Roman"/>
          <w:sz w:val="24"/>
          <w:szCs w:val="24"/>
        </w:rPr>
        <w:t>A compreensão do universo como u</w:t>
      </w:r>
      <w:r w:rsidR="00306564" w:rsidRPr="00A3036C">
        <w:rPr>
          <w:rFonts w:ascii="Times New Roman" w:hAnsi="Times New Roman" w:cs="Times New Roman"/>
          <w:sz w:val="24"/>
          <w:szCs w:val="24"/>
        </w:rPr>
        <w:t>m</w:t>
      </w:r>
      <w:r w:rsidR="005C2049" w:rsidRPr="00A3036C">
        <w:rPr>
          <w:rFonts w:ascii="Times New Roman" w:hAnsi="Times New Roman" w:cs="Times New Roman"/>
          <w:sz w:val="24"/>
          <w:szCs w:val="24"/>
        </w:rPr>
        <w:t xml:space="preserve"> todo</w:t>
      </w:r>
      <w:r w:rsidR="0000570E" w:rsidRPr="00A3036C">
        <w:rPr>
          <w:rFonts w:ascii="Times New Roman" w:hAnsi="Times New Roman" w:cs="Times New Roman"/>
          <w:sz w:val="24"/>
          <w:szCs w:val="24"/>
        </w:rPr>
        <w:t xml:space="preserve">, </w:t>
      </w:r>
      <w:r w:rsidR="00B70270" w:rsidRPr="00A3036C">
        <w:rPr>
          <w:rFonts w:ascii="Times New Roman" w:hAnsi="Times New Roman" w:cs="Times New Roman"/>
          <w:sz w:val="24"/>
          <w:szCs w:val="24"/>
        </w:rPr>
        <w:t>onde tudo reverbera</w:t>
      </w:r>
      <w:r w:rsidR="005D4C92" w:rsidRPr="00A3036C">
        <w:rPr>
          <w:rFonts w:ascii="Times New Roman" w:hAnsi="Times New Roman" w:cs="Times New Roman"/>
          <w:sz w:val="24"/>
          <w:szCs w:val="24"/>
        </w:rPr>
        <w:t xml:space="preserve"> </w:t>
      </w:r>
      <w:r w:rsidR="008F67EB" w:rsidRPr="00A3036C">
        <w:rPr>
          <w:rFonts w:ascii="Times New Roman" w:hAnsi="Times New Roman" w:cs="Times New Roman"/>
          <w:sz w:val="24"/>
          <w:szCs w:val="24"/>
        </w:rPr>
        <w:t>n</w:t>
      </w:r>
      <w:r w:rsidR="005D4C92" w:rsidRPr="00A3036C">
        <w:rPr>
          <w:rFonts w:ascii="Times New Roman" w:hAnsi="Times New Roman" w:cs="Times New Roman"/>
          <w:sz w:val="24"/>
          <w:szCs w:val="24"/>
        </w:rPr>
        <w:t>os sere</w:t>
      </w:r>
      <w:r w:rsidR="008F67EB" w:rsidRPr="00A3036C">
        <w:rPr>
          <w:rFonts w:ascii="Times New Roman" w:hAnsi="Times New Roman" w:cs="Times New Roman"/>
          <w:sz w:val="24"/>
          <w:szCs w:val="24"/>
        </w:rPr>
        <w:t>s</w:t>
      </w:r>
      <w:r w:rsidR="005D4C92" w:rsidRPr="00A3036C">
        <w:rPr>
          <w:rFonts w:ascii="Times New Roman" w:hAnsi="Times New Roman" w:cs="Times New Roman"/>
          <w:sz w:val="24"/>
          <w:szCs w:val="24"/>
        </w:rPr>
        <w:t xml:space="preserve"> </w:t>
      </w:r>
      <w:r w:rsidR="00024B42" w:rsidRPr="00A3036C">
        <w:rPr>
          <w:rFonts w:ascii="Times New Roman" w:hAnsi="Times New Roman" w:cs="Times New Roman"/>
          <w:sz w:val="24"/>
          <w:szCs w:val="24"/>
        </w:rPr>
        <w:t>vivos que o habitam. ▬ taxativa.</w:t>
      </w:r>
    </w:p>
    <w:p w14:paraId="6807ED07" w14:textId="77777777" w:rsidR="00306564" w:rsidRPr="00A3036C" w:rsidRDefault="00306564" w:rsidP="000E37AB">
      <w:pPr>
        <w:spacing w:after="0"/>
        <w:jc w:val="both"/>
        <w:rPr>
          <w:rFonts w:ascii="Times New Roman" w:hAnsi="Times New Roman" w:cs="Times New Roman"/>
          <w:sz w:val="24"/>
          <w:szCs w:val="24"/>
        </w:rPr>
      </w:pPr>
    </w:p>
    <w:p w14:paraId="08E96D43" w14:textId="77777777" w:rsidR="00971BC7" w:rsidRPr="00A3036C" w:rsidRDefault="00306564"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80E9D" w:rsidRPr="00A3036C">
        <w:rPr>
          <w:rFonts w:ascii="Times New Roman" w:hAnsi="Times New Roman" w:cs="Times New Roman"/>
          <w:sz w:val="24"/>
          <w:szCs w:val="24"/>
        </w:rPr>
        <w:t>P</w:t>
      </w:r>
      <w:r w:rsidR="00696E04" w:rsidRPr="00A3036C">
        <w:rPr>
          <w:rFonts w:ascii="Times New Roman" w:hAnsi="Times New Roman" w:cs="Times New Roman"/>
          <w:sz w:val="24"/>
          <w:szCs w:val="24"/>
        </w:rPr>
        <w:t>or isto</w:t>
      </w:r>
      <w:r w:rsidR="00280E9D" w:rsidRPr="00A3036C">
        <w:rPr>
          <w:rFonts w:ascii="Times New Roman" w:hAnsi="Times New Roman" w:cs="Times New Roman"/>
          <w:sz w:val="24"/>
          <w:szCs w:val="24"/>
        </w:rPr>
        <w:t xml:space="preserve">, imagino, devemos manter frequências </w:t>
      </w:r>
      <w:r w:rsidR="00F80B67" w:rsidRPr="00A3036C">
        <w:rPr>
          <w:rFonts w:ascii="Times New Roman" w:hAnsi="Times New Roman" w:cs="Times New Roman"/>
          <w:sz w:val="24"/>
          <w:szCs w:val="24"/>
        </w:rPr>
        <w:t>em altas vibraçõe</w:t>
      </w:r>
      <w:r w:rsidR="00E346D5" w:rsidRPr="00A3036C">
        <w:rPr>
          <w:rFonts w:ascii="Times New Roman" w:hAnsi="Times New Roman" w:cs="Times New Roman"/>
          <w:sz w:val="24"/>
          <w:szCs w:val="24"/>
        </w:rPr>
        <w:t>s de positividades</w:t>
      </w:r>
      <w:r w:rsidR="003A5FC9" w:rsidRPr="00A3036C">
        <w:rPr>
          <w:rFonts w:ascii="Times New Roman" w:hAnsi="Times New Roman" w:cs="Times New Roman"/>
          <w:sz w:val="24"/>
          <w:szCs w:val="24"/>
        </w:rPr>
        <w:t xml:space="preserve"> ― Liz Taylor</w:t>
      </w:r>
      <w:r w:rsidR="00F9101A" w:rsidRPr="00A3036C">
        <w:rPr>
          <w:rFonts w:ascii="Times New Roman" w:hAnsi="Times New Roman" w:cs="Times New Roman"/>
          <w:sz w:val="24"/>
          <w:szCs w:val="24"/>
        </w:rPr>
        <w:t xml:space="preserve"> conceitua conduta dimensional</w:t>
      </w:r>
      <w:r w:rsidR="003A5FC9" w:rsidRPr="00A3036C">
        <w:rPr>
          <w:rFonts w:ascii="Times New Roman" w:hAnsi="Times New Roman" w:cs="Times New Roman"/>
          <w:sz w:val="24"/>
          <w:szCs w:val="24"/>
        </w:rPr>
        <w:t xml:space="preserve"> ―</w:t>
      </w:r>
      <w:r w:rsidR="00991BCD" w:rsidRPr="00A3036C">
        <w:rPr>
          <w:rFonts w:ascii="Times New Roman" w:hAnsi="Times New Roman" w:cs="Times New Roman"/>
          <w:sz w:val="24"/>
          <w:szCs w:val="24"/>
        </w:rPr>
        <w:t xml:space="preserve"> </w:t>
      </w:r>
      <w:r w:rsidR="000C128F" w:rsidRPr="00A3036C">
        <w:rPr>
          <w:rFonts w:ascii="Times New Roman" w:hAnsi="Times New Roman" w:cs="Times New Roman"/>
          <w:sz w:val="24"/>
          <w:szCs w:val="24"/>
        </w:rPr>
        <w:t>Compreender o i</w:t>
      </w:r>
      <w:r w:rsidR="00216A45" w:rsidRPr="00A3036C">
        <w:rPr>
          <w:rFonts w:ascii="Times New Roman" w:hAnsi="Times New Roman" w:cs="Times New Roman"/>
          <w:sz w:val="24"/>
          <w:szCs w:val="24"/>
        </w:rPr>
        <w:t>n</w:t>
      </w:r>
      <w:r w:rsidR="000C128F" w:rsidRPr="00A3036C">
        <w:rPr>
          <w:rFonts w:ascii="Times New Roman" w:hAnsi="Times New Roman" w:cs="Times New Roman"/>
          <w:sz w:val="24"/>
          <w:szCs w:val="24"/>
        </w:rPr>
        <w:t>compreensíve</w:t>
      </w:r>
      <w:r w:rsidR="00216A45" w:rsidRPr="00A3036C">
        <w:rPr>
          <w:rFonts w:ascii="Times New Roman" w:hAnsi="Times New Roman" w:cs="Times New Roman"/>
          <w:sz w:val="24"/>
          <w:szCs w:val="24"/>
        </w:rPr>
        <w:t>l pelo despertar</w:t>
      </w:r>
      <w:r w:rsidR="00A3017A" w:rsidRPr="00A3036C">
        <w:rPr>
          <w:rFonts w:ascii="Times New Roman" w:hAnsi="Times New Roman" w:cs="Times New Roman"/>
          <w:sz w:val="24"/>
          <w:szCs w:val="24"/>
        </w:rPr>
        <w:t xml:space="preserve"> </w:t>
      </w:r>
      <w:r w:rsidR="00216A45" w:rsidRPr="00A3036C">
        <w:rPr>
          <w:rFonts w:ascii="Times New Roman" w:hAnsi="Times New Roman" w:cs="Times New Roman"/>
          <w:sz w:val="24"/>
          <w:szCs w:val="24"/>
        </w:rPr>
        <w:t>d</w:t>
      </w:r>
      <w:r w:rsidR="005029D6" w:rsidRPr="00A3036C">
        <w:rPr>
          <w:rFonts w:ascii="Times New Roman" w:hAnsi="Times New Roman" w:cs="Times New Roman"/>
          <w:sz w:val="24"/>
          <w:szCs w:val="24"/>
        </w:rPr>
        <w:t>e revelações d</w:t>
      </w:r>
      <w:r w:rsidR="00695C76" w:rsidRPr="00A3036C">
        <w:rPr>
          <w:rFonts w:ascii="Times New Roman" w:hAnsi="Times New Roman" w:cs="Times New Roman"/>
          <w:sz w:val="24"/>
          <w:szCs w:val="24"/>
        </w:rPr>
        <w:t>e noss</w:t>
      </w:r>
      <w:r w:rsidR="005029D6" w:rsidRPr="00A3036C">
        <w:rPr>
          <w:rFonts w:ascii="Times New Roman" w:hAnsi="Times New Roman" w:cs="Times New Roman"/>
          <w:sz w:val="24"/>
          <w:szCs w:val="24"/>
        </w:rPr>
        <w:t>a</w:t>
      </w:r>
      <w:r w:rsidR="00695C76" w:rsidRPr="00A3036C">
        <w:rPr>
          <w:rFonts w:ascii="Times New Roman" w:hAnsi="Times New Roman" w:cs="Times New Roman"/>
          <w:sz w:val="24"/>
          <w:szCs w:val="24"/>
        </w:rPr>
        <w:t xml:space="preserve"> poderosa</w:t>
      </w:r>
      <w:r w:rsidR="00216A45" w:rsidRPr="00A3036C">
        <w:rPr>
          <w:rFonts w:ascii="Times New Roman" w:hAnsi="Times New Roman" w:cs="Times New Roman"/>
          <w:sz w:val="24"/>
          <w:szCs w:val="24"/>
        </w:rPr>
        <w:t xml:space="preserve"> </w:t>
      </w:r>
      <w:r w:rsidR="00A3017A" w:rsidRPr="00A3036C">
        <w:rPr>
          <w:rFonts w:ascii="Times New Roman" w:hAnsi="Times New Roman" w:cs="Times New Roman"/>
          <w:sz w:val="24"/>
          <w:szCs w:val="24"/>
        </w:rPr>
        <w:t>consciencia</w:t>
      </w:r>
      <w:r w:rsidR="00695C76" w:rsidRPr="00A3036C">
        <w:rPr>
          <w:rFonts w:ascii="Times New Roman" w:hAnsi="Times New Roman" w:cs="Times New Roman"/>
          <w:sz w:val="24"/>
          <w:szCs w:val="24"/>
        </w:rPr>
        <w:t>. ▬</w:t>
      </w:r>
      <w:r w:rsidR="009F4148" w:rsidRPr="00A3036C">
        <w:rPr>
          <w:rFonts w:ascii="Times New Roman" w:hAnsi="Times New Roman" w:cs="Times New Roman"/>
          <w:sz w:val="24"/>
          <w:szCs w:val="24"/>
        </w:rPr>
        <w:t xml:space="preserve"> </w:t>
      </w:r>
      <w:r w:rsidR="00971BC7" w:rsidRPr="00A3036C">
        <w:rPr>
          <w:rFonts w:ascii="Times New Roman" w:hAnsi="Times New Roman" w:cs="Times New Roman"/>
          <w:sz w:val="24"/>
          <w:szCs w:val="24"/>
        </w:rPr>
        <w:t>filosofa.</w:t>
      </w:r>
    </w:p>
    <w:p w14:paraId="7AB7FC09" w14:textId="77777777" w:rsidR="00971BC7" w:rsidRPr="00A3036C" w:rsidRDefault="00971BC7" w:rsidP="000E37AB">
      <w:pPr>
        <w:spacing w:after="0"/>
        <w:jc w:val="both"/>
        <w:rPr>
          <w:rFonts w:ascii="Times New Roman" w:hAnsi="Times New Roman" w:cs="Times New Roman"/>
          <w:sz w:val="24"/>
          <w:szCs w:val="24"/>
        </w:rPr>
      </w:pPr>
    </w:p>
    <w:p w14:paraId="6204F137" w14:textId="7065481D" w:rsidR="00BB4076" w:rsidRPr="00A3036C" w:rsidRDefault="00971BC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8D6F7C" w:rsidRPr="00A3036C">
        <w:rPr>
          <w:rFonts w:ascii="Times New Roman" w:hAnsi="Times New Roman" w:cs="Times New Roman"/>
          <w:sz w:val="24"/>
          <w:szCs w:val="24"/>
        </w:rPr>
        <w:t xml:space="preserve">Minha alma </w:t>
      </w:r>
      <w:r w:rsidR="00053DF9" w:rsidRPr="00A3036C">
        <w:rPr>
          <w:rFonts w:ascii="Times New Roman" w:hAnsi="Times New Roman" w:cs="Times New Roman"/>
          <w:sz w:val="24"/>
          <w:szCs w:val="24"/>
        </w:rPr>
        <w:t>gêmea</w:t>
      </w:r>
      <w:r w:rsidR="008D6F7C" w:rsidRPr="00A3036C">
        <w:rPr>
          <w:rFonts w:ascii="Times New Roman" w:hAnsi="Times New Roman" w:cs="Times New Roman"/>
          <w:sz w:val="24"/>
          <w:szCs w:val="24"/>
        </w:rPr>
        <w:t xml:space="preserve"> acaba de inspirar </w:t>
      </w:r>
      <w:r w:rsidR="00053DF9" w:rsidRPr="00A3036C">
        <w:rPr>
          <w:rFonts w:ascii="Times New Roman" w:hAnsi="Times New Roman" w:cs="Times New Roman"/>
          <w:sz w:val="24"/>
          <w:szCs w:val="24"/>
        </w:rPr>
        <w:t>o tema da crônica “Papo Reto” ― Tom Harrison</w:t>
      </w:r>
      <w:r w:rsidR="001A69B6" w:rsidRPr="00A3036C">
        <w:rPr>
          <w:rFonts w:ascii="Times New Roman" w:hAnsi="Times New Roman" w:cs="Times New Roman"/>
          <w:sz w:val="24"/>
          <w:szCs w:val="24"/>
        </w:rPr>
        <w:t xml:space="preserve"> </w:t>
      </w:r>
      <w:r w:rsidR="004F6D12" w:rsidRPr="00A3036C">
        <w:rPr>
          <w:rFonts w:ascii="Times New Roman" w:hAnsi="Times New Roman" w:cs="Times New Roman"/>
          <w:sz w:val="24"/>
          <w:szCs w:val="24"/>
        </w:rPr>
        <w:t xml:space="preserve">ressalta </w:t>
      </w:r>
      <w:r w:rsidR="00F70269" w:rsidRPr="00A3036C">
        <w:rPr>
          <w:rFonts w:ascii="Times New Roman" w:hAnsi="Times New Roman" w:cs="Times New Roman"/>
          <w:sz w:val="24"/>
          <w:szCs w:val="24"/>
        </w:rPr>
        <w:t xml:space="preserve">conceito de Liz </w:t>
      </w:r>
      <w:r w:rsidR="00053DF9" w:rsidRPr="00A3036C">
        <w:rPr>
          <w:rFonts w:ascii="Times New Roman" w:hAnsi="Times New Roman" w:cs="Times New Roman"/>
          <w:sz w:val="24"/>
          <w:szCs w:val="24"/>
        </w:rPr>
        <w:t>―</w:t>
      </w:r>
      <w:r w:rsidR="00F70269" w:rsidRPr="00A3036C">
        <w:rPr>
          <w:rFonts w:ascii="Times New Roman" w:hAnsi="Times New Roman" w:cs="Times New Roman"/>
          <w:sz w:val="24"/>
          <w:szCs w:val="24"/>
        </w:rPr>
        <w:t xml:space="preserve"> Consciência</w:t>
      </w:r>
      <w:r w:rsidR="008C1BE2" w:rsidRPr="00A3036C">
        <w:rPr>
          <w:rFonts w:ascii="Times New Roman" w:hAnsi="Times New Roman" w:cs="Times New Roman"/>
          <w:sz w:val="24"/>
          <w:szCs w:val="24"/>
        </w:rPr>
        <w:t xml:space="preserve"> é o título, a ser desenvolvido </w:t>
      </w:r>
      <w:r w:rsidR="00792B69" w:rsidRPr="00A3036C">
        <w:rPr>
          <w:rFonts w:ascii="Times New Roman" w:hAnsi="Times New Roman" w:cs="Times New Roman"/>
          <w:sz w:val="24"/>
          <w:szCs w:val="24"/>
        </w:rPr>
        <w:t>― Empossado do notebook</w:t>
      </w:r>
      <w:r w:rsidR="002168DC" w:rsidRPr="00A3036C">
        <w:rPr>
          <w:rFonts w:ascii="Times New Roman" w:hAnsi="Times New Roman" w:cs="Times New Roman"/>
          <w:sz w:val="24"/>
          <w:szCs w:val="24"/>
        </w:rPr>
        <w:t xml:space="preserve"> concebe</w:t>
      </w:r>
      <w:r w:rsidR="00DC178C" w:rsidRPr="00A3036C">
        <w:rPr>
          <w:rFonts w:ascii="Times New Roman" w:hAnsi="Times New Roman" w:cs="Times New Roman"/>
          <w:sz w:val="24"/>
          <w:szCs w:val="24"/>
        </w:rPr>
        <w:t>, energizado por seu entorno,</w:t>
      </w:r>
      <w:r w:rsidR="002168DC" w:rsidRPr="00A3036C">
        <w:rPr>
          <w:rFonts w:ascii="Times New Roman" w:hAnsi="Times New Roman" w:cs="Times New Roman"/>
          <w:sz w:val="24"/>
          <w:szCs w:val="24"/>
        </w:rPr>
        <w:t xml:space="preserve"> textualização da crônica</w:t>
      </w:r>
      <w:r w:rsidR="00792B69" w:rsidRPr="00A3036C">
        <w:rPr>
          <w:rFonts w:ascii="Times New Roman" w:hAnsi="Times New Roman" w:cs="Times New Roman"/>
          <w:sz w:val="24"/>
          <w:szCs w:val="24"/>
        </w:rPr>
        <w:t xml:space="preserve"> ―</w:t>
      </w:r>
      <w:r w:rsidR="00A21F62" w:rsidRPr="00A3036C">
        <w:rPr>
          <w:rFonts w:ascii="Times New Roman" w:hAnsi="Times New Roman" w:cs="Times New Roman"/>
          <w:sz w:val="24"/>
          <w:szCs w:val="24"/>
        </w:rPr>
        <w:t xml:space="preserve"> </w:t>
      </w:r>
      <w:r w:rsidR="00194344" w:rsidRPr="00A3036C">
        <w:rPr>
          <w:rFonts w:ascii="Times New Roman" w:hAnsi="Times New Roman" w:cs="Times New Roman"/>
          <w:sz w:val="24"/>
          <w:szCs w:val="24"/>
        </w:rPr>
        <w:t>“</w:t>
      </w:r>
      <w:r w:rsidR="00D8528C" w:rsidRPr="00A3036C">
        <w:rPr>
          <w:rFonts w:ascii="Times New Roman" w:hAnsi="Times New Roman" w:cs="Times New Roman"/>
          <w:sz w:val="24"/>
          <w:szCs w:val="24"/>
        </w:rPr>
        <w:t>Conceitos pr</w:t>
      </w:r>
      <w:r w:rsidR="00BD175A" w:rsidRPr="00A3036C">
        <w:rPr>
          <w:rFonts w:ascii="Times New Roman" w:hAnsi="Times New Roman" w:cs="Times New Roman"/>
          <w:sz w:val="24"/>
          <w:szCs w:val="24"/>
        </w:rPr>
        <w:t>é-</w:t>
      </w:r>
      <w:r w:rsidR="00D8528C" w:rsidRPr="00A3036C">
        <w:rPr>
          <w:rFonts w:ascii="Times New Roman" w:hAnsi="Times New Roman" w:cs="Times New Roman"/>
          <w:sz w:val="24"/>
          <w:szCs w:val="24"/>
        </w:rPr>
        <w:t>estabelecidos</w:t>
      </w:r>
      <w:r w:rsidR="00BD175A" w:rsidRPr="00A3036C">
        <w:rPr>
          <w:rFonts w:ascii="Times New Roman" w:hAnsi="Times New Roman" w:cs="Times New Roman"/>
          <w:sz w:val="24"/>
          <w:szCs w:val="24"/>
        </w:rPr>
        <w:t xml:space="preserve"> </w:t>
      </w:r>
      <w:r w:rsidR="007D352C" w:rsidRPr="00A3036C">
        <w:rPr>
          <w:rFonts w:ascii="Times New Roman" w:hAnsi="Times New Roman" w:cs="Times New Roman"/>
          <w:sz w:val="24"/>
          <w:szCs w:val="24"/>
        </w:rPr>
        <w:t>n</w:t>
      </w:r>
      <w:r w:rsidR="00272ADE" w:rsidRPr="00A3036C">
        <w:rPr>
          <w:rFonts w:ascii="Times New Roman" w:hAnsi="Times New Roman" w:cs="Times New Roman"/>
          <w:sz w:val="24"/>
          <w:szCs w:val="24"/>
        </w:rPr>
        <w:t>os pilares sistêmicos: governo, religião, mídia e educaçã</w:t>
      </w:r>
      <w:r w:rsidR="003B161F" w:rsidRPr="00A3036C">
        <w:rPr>
          <w:rFonts w:ascii="Times New Roman" w:hAnsi="Times New Roman" w:cs="Times New Roman"/>
          <w:sz w:val="24"/>
          <w:szCs w:val="24"/>
        </w:rPr>
        <w:t>o, do Sistema Terra</w:t>
      </w:r>
      <w:r w:rsidR="009C3AA9" w:rsidRPr="00A3036C">
        <w:rPr>
          <w:rFonts w:ascii="Times New Roman" w:hAnsi="Times New Roman" w:cs="Times New Roman"/>
          <w:sz w:val="24"/>
          <w:szCs w:val="24"/>
        </w:rPr>
        <w:t xml:space="preserve"> com </w:t>
      </w:r>
      <w:r w:rsidR="00FB4610" w:rsidRPr="00A3036C">
        <w:rPr>
          <w:rFonts w:ascii="Times New Roman" w:hAnsi="Times New Roman" w:cs="Times New Roman"/>
          <w:i/>
          <w:iCs/>
          <w:sz w:val="24"/>
          <w:szCs w:val="24"/>
        </w:rPr>
        <w:t>a tríade da maldade humana</w:t>
      </w:r>
      <w:r w:rsidR="00FB4610" w:rsidRPr="00A3036C">
        <w:rPr>
          <w:rFonts w:ascii="Times New Roman" w:hAnsi="Times New Roman" w:cs="Times New Roman"/>
          <w:sz w:val="24"/>
          <w:szCs w:val="24"/>
        </w:rPr>
        <w:t xml:space="preserve">: </w:t>
      </w:r>
      <w:r w:rsidR="00FB4610" w:rsidRPr="00A3036C">
        <w:rPr>
          <w:rFonts w:ascii="Times New Roman" w:hAnsi="Times New Roman" w:cs="Times New Roman"/>
          <w:i/>
          <w:iCs/>
          <w:sz w:val="24"/>
          <w:szCs w:val="24"/>
        </w:rPr>
        <w:t>ego</w:t>
      </w:r>
      <w:r w:rsidR="00FB4610" w:rsidRPr="00A3036C">
        <w:rPr>
          <w:rFonts w:ascii="Times New Roman" w:hAnsi="Times New Roman" w:cs="Times New Roman"/>
          <w:sz w:val="24"/>
          <w:szCs w:val="24"/>
        </w:rPr>
        <w:t xml:space="preserve">, </w:t>
      </w:r>
      <w:r w:rsidR="00FB4610" w:rsidRPr="00A3036C">
        <w:rPr>
          <w:rFonts w:ascii="Times New Roman" w:hAnsi="Times New Roman" w:cs="Times New Roman"/>
          <w:i/>
          <w:iCs/>
          <w:sz w:val="24"/>
          <w:szCs w:val="24"/>
        </w:rPr>
        <w:t xml:space="preserve">ganância </w:t>
      </w:r>
      <w:r w:rsidR="00FB4610" w:rsidRPr="00A3036C">
        <w:rPr>
          <w:rFonts w:ascii="Times New Roman" w:hAnsi="Times New Roman" w:cs="Times New Roman"/>
          <w:sz w:val="24"/>
          <w:szCs w:val="24"/>
        </w:rPr>
        <w:t xml:space="preserve">e </w:t>
      </w:r>
      <w:r w:rsidR="00FB4610" w:rsidRPr="00A3036C">
        <w:rPr>
          <w:rFonts w:ascii="Times New Roman" w:hAnsi="Times New Roman" w:cs="Times New Roman"/>
          <w:i/>
          <w:iCs/>
          <w:sz w:val="24"/>
          <w:szCs w:val="24"/>
        </w:rPr>
        <w:t>medo</w:t>
      </w:r>
      <w:r w:rsidR="00FB4610" w:rsidRPr="00A3036C">
        <w:rPr>
          <w:rFonts w:ascii="Times New Roman" w:hAnsi="Times New Roman" w:cs="Times New Roman"/>
          <w:sz w:val="24"/>
          <w:szCs w:val="24"/>
        </w:rPr>
        <w:t xml:space="preserve"> são preponderantes</w:t>
      </w:r>
      <w:r w:rsidR="00103863" w:rsidRPr="00A3036C">
        <w:rPr>
          <w:rFonts w:ascii="Times New Roman" w:hAnsi="Times New Roman" w:cs="Times New Roman"/>
          <w:sz w:val="24"/>
          <w:szCs w:val="24"/>
        </w:rPr>
        <w:t xml:space="preserve"> para limitação do poder da consciência humana</w:t>
      </w:r>
      <w:r w:rsidR="008A7B72" w:rsidRPr="00A3036C">
        <w:rPr>
          <w:rFonts w:ascii="Times New Roman" w:hAnsi="Times New Roman" w:cs="Times New Roman"/>
          <w:sz w:val="24"/>
          <w:szCs w:val="24"/>
        </w:rPr>
        <w:t xml:space="preserve"> ―</w:t>
      </w:r>
      <w:r w:rsidR="0078265B" w:rsidRPr="00A3036C">
        <w:rPr>
          <w:rFonts w:ascii="Times New Roman" w:hAnsi="Times New Roman" w:cs="Times New Roman"/>
          <w:sz w:val="24"/>
          <w:szCs w:val="24"/>
        </w:rPr>
        <w:t xml:space="preserve"> Recepciona as ondas eletromagn</w:t>
      </w:r>
      <w:r w:rsidR="00F659B4" w:rsidRPr="00A3036C">
        <w:rPr>
          <w:rFonts w:ascii="Times New Roman" w:hAnsi="Times New Roman" w:cs="Times New Roman"/>
          <w:sz w:val="24"/>
          <w:szCs w:val="24"/>
        </w:rPr>
        <w:t>ét</w:t>
      </w:r>
      <w:r w:rsidR="0078265B" w:rsidRPr="00A3036C">
        <w:rPr>
          <w:rFonts w:ascii="Times New Roman" w:hAnsi="Times New Roman" w:cs="Times New Roman"/>
          <w:sz w:val="24"/>
          <w:szCs w:val="24"/>
        </w:rPr>
        <w:t>icas</w:t>
      </w:r>
      <w:r w:rsidR="00F659B4" w:rsidRPr="00A3036C">
        <w:rPr>
          <w:rFonts w:ascii="Times New Roman" w:hAnsi="Times New Roman" w:cs="Times New Roman"/>
          <w:sz w:val="24"/>
          <w:szCs w:val="24"/>
        </w:rPr>
        <w:t xml:space="preserve"> e emocionais d</w:t>
      </w:r>
      <w:r w:rsidR="001D7629" w:rsidRPr="00A3036C">
        <w:rPr>
          <w:rFonts w:ascii="Times New Roman" w:hAnsi="Times New Roman" w:cs="Times New Roman"/>
          <w:sz w:val="24"/>
          <w:szCs w:val="24"/>
        </w:rPr>
        <w:t>os presentes</w:t>
      </w:r>
      <w:r w:rsidR="0078265B" w:rsidRPr="00A3036C">
        <w:rPr>
          <w:rFonts w:ascii="Times New Roman" w:hAnsi="Times New Roman" w:cs="Times New Roman"/>
          <w:sz w:val="24"/>
          <w:szCs w:val="24"/>
        </w:rPr>
        <w:t xml:space="preserve"> </w:t>
      </w:r>
      <w:r w:rsidR="008A7B72" w:rsidRPr="00A3036C">
        <w:rPr>
          <w:rFonts w:ascii="Times New Roman" w:hAnsi="Times New Roman" w:cs="Times New Roman"/>
          <w:sz w:val="24"/>
          <w:szCs w:val="24"/>
        </w:rPr>
        <w:t>―</w:t>
      </w:r>
      <w:r w:rsidR="002A7858" w:rsidRPr="00A3036C">
        <w:rPr>
          <w:rFonts w:ascii="Times New Roman" w:hAnsi="Times New Roman" w:cs="Times New Roman"/>
          <w:sz w:val="24"/>
          <w:szCs w:val="24"/>
        </w:rPr>
        <w:t xml:space="preserve"> </w:t>
      </w:r>
      <w:r w:rsidR="00E755FB" w:rsidRPr="00A3036C">
        <w:rPr>
          <w:rFonts w:ascii="Times New Roman" w:hAnsi="Times New Roman" w:cs="Times New Roman"/>
          <w:sz w:val="24"/>
          <w:szCs w:val="24"/>
        </w:rPr>
        <w:t xml:space="preserve">Governantes, </w:t>
      </w:r>
      <w:r w:rsidR="004F1430" w:rsidRPr="00A3036C">
        <w:rPr>
          <w:rFonts w:ascii="Times New Roman" w:hAnsi="Times New Roman" w:cs="Times New Roman"/>
          <w:sz w:val="24"/>
          <w:szCs w:val="24"/>
        </w:rPr>
        <w:t>líderes religiosos, veículos de comunicação</w:t>
      </w:r>
      <w:r w:rsidR="00BC2DD7" w:rsidRPr="00A3036C">
        <w:rPr>
          <w:rFonts w:ascii="Times New Roman" w:hAnsi="Times New Roman" w:cs="Times New Roman"/>
          <w:sz w:val="24"/>
          <w:szCs w:val="24"/>
        </w:rPr>
        <w:t xml:space="preserve"> e instituições educacionais são</w:t>
      </w:r>
      <w:r w:rsidR="00E755FB" w:rsidRPr="00A3036C">
        <w:rPr>
          <w:rFonts w:ascii="Times New Roman" w:hAnsi="Times New Roman" w:cs="Times New Roman"/>
          <w:sz w:val="24"/>
          <w:szCs w:val="24"/>
        </w:rPr>
        <w:t xml:space="preserve"> m</w:t>
      </w:r>
      <w:r w:rsidR="001D465F" w:rsidRPr="00A3036C">
        <w:rPr>
          <w:rFonts w:ascii="Times New Roman" w:hAnsi="Times New Roman" w:cs="Times New Roman"/>
          <w:sz w:val="24"/>
          <w:szCs w:val="24"/>
        </w:rPr>
        <w:t>arionetes do SPA — Supremo Poder Anônimo</w:t>
      </w:r>
      <w:r w:rsidR="00190A11" w:rsidRPr="00A3036C">
        <w:rPr>
          <w:rFonts w:ascii="Times New Roman" w:hAnsi="Times New Roman" w:cs="Times New Roman"/>
          <w:sz w:val="24"/>
          <w:szCs w:val="24"/>
        </w:rPr>
        <w:t xml:space="preserve"> </w:t>
      </w:r>
      <w:r w:rsidR="00BB50A6" w:rsidRPr="00A3036C">
        <w:rPr>
          <w:rFonts w:ascii="Times New Roman" w:hAnsi="Times New Roman" w:cs="Times New Roman"/>
          <w:sz w:val="24"/>
          <w:szCs w:val="24"/>
        </w:rPr>
        <w:t xml:space="preserve">e trabalham </w:t>
      </w:r>
      <w:r w:rsidR="00CB5A11" w:rsidRPr="00A3036C">
        <w:rPr>
          <w:rFonts w:ascii="Times New Roman" w:hAnsi="Times New Roman" w:cs="Times New Roman"/>
          <w:sz w:val="24"/>
          <w:szCs w:val="24"/>
        </w:rPr>
        <w:t>a m</w:t>
      </w:r>
      <w:r w:rsidR="00751D61" w:rsidRPr="00A3036C">
        <w:rPr>
          <w:rFonts w:ascii="Times New Roman" w:hAnsi="Times New Roman" w:cs="Times New Roman"/>
          <w:sz w:val="24"/>
          <w:szCs w:val="24"/>
        </w:rPr>
        <w:t>anutenção de frequências vibracionais incompatívei</w:t>
      </w:r>
      <w:r w:rsidR="007E4FEA" w:rsidRPr="00A3036C">
        <w:rPr>
          <w:rFonts w:ascii="Times New Roman" w:hAnsi="Times New Roman" w:cs="Times New Roman"/>
          <w:sz w:val="24"/>
          <w:szCs w:val="24"/>
        </w:rPr>
        <w:t>s com</w:t>
      </w:r>
      <w:r w:rsidR="00D31200" w:rsidRPr="00A3036C">
        <w:rPr>
          <w:rFonts w:ascii="Times New Roman" w:hAnsi="Times New Roman" w:cs="Times New Roman"/>
          <w:sz w:val="24"/>
          <w:szCs w:val="24"/>
        </w:rPr>
        <w:t xml:space="preserve"> </w:t>
      </w:r>
      <w:r w:rsidR="00BF0638" w:rsidRPr="00A3036C">
        <w:rPr>
          <w:rFonts w:ascii="Times New Roman" w:hAnsi="Times New Roman" w:cs="Times New Roman"/>
          <w:sz w:val="24"/>
          <w:szCs w:val="24"/>
        </w:rPr>
        <w:t>o poder absorvido pelo equilíbrio da mente, corpo e espírito</w:t>
      </w:r>
      <w:r w:rsidR="006F35E4" w:rsidRPr="00A3036C">
        <w:rPr>
          <w:rFonts w:ascii="Times New Roman" w:hAnsi="Times New Roman" w:cs="Times New Roman"/>
          <w:sz w:val="24"/>
          <w:szCs w:val="24"/>
        </w:rPr>
        <w:t xml:space="preserve"> ―</w:t>
      </w:r>
      <w:r w:rsidR="00087017" w:rsidRPr="00A3036C">
        <w:rPr>
          <w:rFonts w:ascii="Times New Roman" w:hAnsi="Times New Roman" w:cs="Times New Roman"/>
          <w:sz w:val="24"/>
          <w:szCs w:val="24"/>
        </w:rPr>
        <w:t xml:space="preserve"> Sinaliza para Liz lhe trazer água </w:t>
      </w:r>
      <w:r w:rsidR="006F35E4" w:rsidRPr="00A3036C">
        <w:rPr>
          <w:rFonts w:ascii="Times New Roman" w:hAnsi="Times New Roman" w:cs="Times New Roman"/>
          <w:sz w:val="24"/>
          <w:szCs w:val="24"/>
        </w:rPr>
        <w:t>―</w:t>
      </w:r>
      <w:r w:rsidR="00D8528C" w:rsidRPr="00A3036C">
        <w:rPr>
          <w:rFonts w:ascii="Times New Roman" w:hAnsi="Times New Roman" w:cs="Times New Roman"/>
          <w:sz w:val="24"/>
          <w:szCs w:val="24"/>
        </w:rPr>
        <w:t xml:space="preserve"> </w:t>
      </w:r>
      <w:r w:rsidR="00CF2028" w:rsidRPr="00A3036C">
        <w:rPr>
          <w:rFonts w:ascii="Times New Roman" w:hAnsi="Times New Roman" w:cs="Times New Roman"/>
          <w:sz w:val="24"/>
          <w:szCs w:val="24"/>
        </w:rPr>
        <w:t xml:space="preserve">Terrícolas, humanos </w:t>
      </w:r>
      <w:r w:rsidR="003E15A4" w:rsidRPr="00A3036C">
        <w:rPr>
          <w:rFonts w:ascii="Times New Roman" w:hAnsi="Times New Roman" w:cs="Times New Roman"/>
          <w:sz w:val="24"/>
          <w:szCs w:val="24"/>
        </w:rPr>
        <w:t>híbridos, planetários, dimensionais e multidimensionai</w:t>
      </w:r>
      <w:r w:rsidR="00431550" w:rsidRPr="00A3036C">
        <w:rPr>
          <w:rFonts w:ascii="Times New Roman" w:hAnsi="Times New Roman" w:cs="Times New Roman"/>
          <w:sz w:val="24"/>
          <w:szCs w:val="24"/>
        </w:rPr>
        <w:t>s adormecidos irão acordar</w:t>
      </w:r>
      <w:r w:rsidR="00176FD4" w:rsidRPr="00A3036C">
        <w:rPr>
          <w:rFonts w:ascii="Times New Roman" w:hAnsi="Times New Roman" w:cs="Times New Roman"/>
          <w:sz w:val="24"/>
          <w:szCs w:val="24"/>
        </w:rPr>
        <w:t xml:space="preserve"> motivados pelo equilíbrio da inteligibilidade e a moralidade ― </w:t>
      </w:r>
      <w:r w:rsidR="00564D8A" w:rsidRPr="00A3036C">
        <w:rPr>
          <w:rFonts w:ascii="Times New Roman" w:hAnsi="Times New Roman" w:cs="Times New Roman"/>
          <w:sz w:val="24"/>
          <w:szCs w:val="24"/>
        </w:rPr>
        <w:t>Liz Taylor volta com o copo d</w:t>
      </w:r>
      <w:r w:rsidR="00B406EF" w:rsidRPr="00A3036C">
        <w:rPr>
          <w:rFonts w:ascii="Times New Roman" w:hAnsi="Times New Roman" w:cs="Times New Roman"/>
          <w:sz w:val="24"/>
          <w:szCs w:val="24"/>
        </w:rPr>
        <w:t>’</w:t>
      </w:r>
      <w:r w:rsidR="00564D8A" w:rsidRPr="00A3036C">
        <w:rPr>
          <w:rFonts w:ascii="Times New Roman" w:hAnsi="Times New Roman" w:cs="Times New Roman"/>
          <w:sz w:val="24"/>
          <w:szCs w:val="24"/>
        </w:rPr>
        <w:t>água</w:t>
      </w:r>
      <w:r w:rsidR="006621C1" w:rsidRPr="00A3036C">
        <w:rPr>
          <w:rFonts w:ascii="Times New Roman" w:hAnsi="Times New Roman" w:cs="Times New Roman"/>
          <w:sz w:val="24"/>
          <w:szCs w:val="24"/>
        </w:rPr>
        <w:t xml:space="preserve"> para Tom e coloca </w:t>
      </w:r>
      <w:r w:rsidR="005C20F0" w:rsidRPr="00A3036C">
        <w:rPr>
          <w:rFonts w:ascii="Times New Roman" w:hAnsi="Times New Roman" w:cs="Times New Roman"/>
          <w:sz w:val="24"/>
          <w:szCs w:val="24"/>
        </w:rPr>
        <w:t>a seu lado na mesa</w:t>
      </w:r>
      <w:r w:rsidR="00162436" w:rsidRPr="00A3036C">
        <w:rPr>
          <w:rFonts w:ascii="Times New Roman" w:hAnsi="Times New Roman" w:cs="Times New Roman"/>
          <w:sz w:val="24"/>
          <w:szCs w:val="24"/>
        </w:rPr>
        <w:t>,</w:t>
      </w:r>
      <w:r w:rsidR="005C20F0" w:rsidRPr="00A3036C">
        <w:rPr>
          <w:rFonts w:ascii="Times New Roman" w:hAnsi="Times New Roman" w:cs="Times New Roman"/>
          <w:sz w:val="24"/>
          <w:szCs w:val="24"/>
        </w:rPr>
        <w:t xml:space="preserve"> onde escreve </w:t>
      </w:r>
      <w:r w:rsidR="00162436" w:rsidRPr="00A3036C">
        <w:rPr>
          <w:rFonts w:ascii="Times New Roman" w:hAnsi="Times New Roman" w:cs="Times New Roman"/>
          <w:sz w:val="24"/>
          <w:szCs w:val="24"/>
        </w:rPr>
        <w:t xml:space="preserve">a crônica </w:t>
      </w:r>
      <w:r w:rsidR="005C20F0" w:rsidRPr="00A3036C">
        <w:rPr>
          <w:rFonts w:ascii="Times New Roman" w:hAnsi="Times New Roman" w:cs="Times New Roman"/>
          <w:sz w:val="24"/>
          <w:szCs w:val="24"/>
        </w:rPr>
        <w:t>no notebook</w:t>
      </w:r>
      <w:r w:rsidR="00162436" w:rsidRPr="00A3036C">
        <w:rPr>
          <w:rFonts w:ascii="Times New Roman" w:hAnsi="Times New Roman" w:cs="Times New Roman"/>
          <w:sz w:val="24"/>
          <w:szCs w:val="24"/>
        </w:rPr>
        <w:t xml:space="preserve"> </w:t>
      </w:r>
      <w:r w:rsidR="00176FD4" w:rsidRPr="00A3036C">
        <w:rPr>
          <w:rFonts w:ascii="Times New Roman" w:hAnsi="Times New Roman" w:cs="Times New Roman"/>
          <w:sz w:val="24"/>
          <w:szCs w:val="24"/>
        </w:rPr>
        <w:t>―</w:t>
      </w:r>
      <w:r w:rsidR="003E15A4" w:rsidRPr="00A3036C">
        <w:rPr>
          <w:rFonts w:ascii="Times New Roman" w:hAnsi="Times New Roman" w:cs="Times New Roman"/>
          <w:sz w:val="24"/>
          <w:szCs w:val="24"/>
        </w:rPr>
        <w:t xml:space="preserve"> </w:t>
      </w:r>
      <w:r w:rsidR="00BD4532" w:rsidRPr="00A3036C">
        <w:rPr>
          <w:rFonts w:ascii="Times New Roman" w:hAnsi="Times New Roman" w:cs="Times New Roman"/>
          <w:sz w:val="24"/>
          <w:szCs w:val="24"/>
        </w:rPr>
        <w:t>N</w:t>
      </w:r>
      <w:r w:rsidR="00EE26E0" w:rsidRPr="00A3036C">
        <w:rPr>
          <w:rFonts w:ascii="Times New Roman" w:hAnsi="Times New Roman" w:cs="Times New Roman"/>
          <w:sz w:val="24"/>
          <w:szCs w:val="24"/>
        </w:rPr>
        <w:t>ão somos e não podemos ser reféns</w:t>
      </w:r>
      <w:r w:rsidR="00BD4532" w:rsidRPr="00A3036C">
        <w:rPr>
          <w:rFonts w:ascii="Times New Roman" w:hAnsi="Times New Roman" w:cs="Times New Roman"/>
          <w:sz w:val="24"/>
          <w:szCs w:val="24"/>
        </w:rPr>
        <w:t xml:space="preserve"> da materialidade </w:t>
      </w:r>
      <w:r w:rsidR="00EB0D97" w:rsidRPr="00A3036C">
        <w:rPr>
          <w:rFonts w:ascii="Times New Roman" w:hAnsi="Times New Roman" w:cs="Times New Roman"/>
          <w:sz w:val="24"/>
          <w:szCs w:val="24"/>
        </w:rPr>
        <w:t>― Harrison bebe a água</w:t>
      </w:r>
      <w:r w:rsidR="006F4342" w:rsidRPr="00A3036C">
        <w:rPr>
          <w:rFonts w:ascii="Times New Roman" w:hAnsi="Times New Roman" w:cs="Times New Roman"/>
          <w:sz w:val="24"/>
          <w:szCs w:val="24"/>
        </w:rPr>
        <w:t xml:space="preserve"> e coloca o copo sobre a mesa para continuar a </w:t>
      </w:r>
      <w:r w:rsidR="005674A6" w:rsidRPr="00A3036C">
        <w:rPr>
          <w:rFonts w:ascii="Times New Roman" w:hAnsi="Times New Roman" w:cs="Times New Roman"/>
          <w:sz w:val="24"/>
          <w:szCs w:val="24"/>
        </w:rPr>
        <w:t>t</w:t>
      </w:r>
      <w:r w:rsidR="006F4342" w:rsidRPr="00A3036C">
        <w:rPr>
          <w:rFonts w:ascii="Times New Roman" w:hAnsi="Times New Roman" w:cs="Times New Roman"/>
          <w:sz w:val="24"/>
          <w:szCs w:val="24"/>
        </w:rPr>
        <w:t>extualização</w:t>
      </w:r>
      <w:r w:rsidR="00EB0D97" w:rsidRPr="00A3036C">
        <w:rPr>
          <w:rFonts w:ascii="Times New Roman" w:hAnsi="Times New Roman" w:cs="Times New Roman"/>
          <w:sz w:val="24"/>
          <w:szCs w:val="24"/>
        </w:rPr>
        <w:t xml:space="preserve"> ―</w:t>
      </w:r>
      <w:r w:rsidR="00695C76" w:rsidRPr="00A3036C">
        <w:rPr>
          <w:rFonts w:ascii="Times New Roman" w:hAnsi="Times New Roman" w:cs="Times New Roman"/>
          <w:sz w:val="24"/>
          <w:szCs w:val="24"/>
        </w:rPr>
        <w:t xml:space="preserve"> </w:t>
      </w:r>
      <w:r w:rsidR="00560D27" w:rsidRPr="00A3036C">
        <w:rPr>
          <w:rFonts w:ascii="Times New Roman" w:hAnsi="Times New Roman" w:cs="Times New Roman"/>
          <w:sz w:val="24"/>
          <w:szCs w:val="24"/>
        </w:rPr>
        <w:t>O dinhe</w:t>
      </w:r>
      <w:r w:rsidR="006372E7" w:rsidRPr="00A3036C">
        <w:rPr>
          <w:rFonts w:ascii="Times New Roman" w:hAnsi="Times New Roman" w:cs="Times New Roman"/>
          <w:sz w:val="24"/>
          <w:szCs w:val="24"/>
        </w:rPr>
        <w:t xml:space="preserve">iro </w:t>
      </w:r>
      <w:r w:rsidR="003617DE" w:rsidRPr="00A3036C">
        <w:rPr>
          <w:rFonts w:ascii="Times New Roman" w:hAnsi="Times New Roman" w:cs="Times New Roman"/>
          <w:sz w:val="24"/>
          <w:szCs w:val="24"/>
        </w:rPr>
        <w:t xml:space="preserve">só </w:t>
      </w:r>
      <w:r w:rsidR="006372E7" w:rsidRPr="00A3036C">
        <w:rPr>
          <w:rFonts w:ascii="Times New Roman" w:hAnsi="Times New Roman" w:cs="Times New Roman"/>
          <w:sz w:val="24"/>
          <w:szCs w:val="24"/>
        </w:rPr>
        <w:t>é</w:t>
      </w:r>
      <w:r w:rsidR="00852BB1" w:rsidRPr="00A3036C">
        <w:rPr>
          <w:rFonts w:ascii="Times New Roman" w:hAnsi="Times New Roman" w:cs="Times New Roman"/>
          <w:sz w:val="24"/>
          <w:szCs w:val="24"/>
        </w:rPr>
        <w:t xml:space="preserve"> útil no </w:t>
      </w:r>
      <w:r w:rsidR="00852BB1" w:rsidRPr="00A3036C">
        <w:rPr>
          <w:rFonts w:ascii="Times New Roman" w:hAnsi="Times New Roman" w:cs="Times New Roman"/>
          <w:i/>
          <w:iCs/>
          <w:sz w:val="24"/>
          <w:szCs w:val="24"/>
        </w:rPr>
        <w:t xml:space="preserve">primeiro plano terráqueo </w:t>
      </w:r>
      <w:r w:rsidR="00852BB1" w:rsidRPr="00A3036C">
        <w:rPr>
          <w:rFonts w:ascii="Times New Roman" w:hAnsi="Times New Roman" w:cs="Times New Roman"/>
          <w:sz w:val="24"/>
          <w:szCs w:val="24"/>
        </w:rPr>
        <w:t>e</w:t>
      </w:r>
      <w:r w:rsidR="003617DE" w:rsidRPr="00A3036C">
        <w:rPr>
          <w:rFonts w:ascii="Times New Roman" w:hAnsi="Times New Roman" w:cs="Times New Roman"/>
          <w:sz w:val="24"/>
          <w:szCs w:val="24"/>
        </w:rPr>
        <w:t xml:space="preserve"> s</w:t>
      </w:r>
      <w:r w:rsidR="00981F76" w:rsidRPr="00A3036C">
        <w:rPr>
          <w:rFonts w:ascii="Times New Roman" w:hAnsi="Times New Roman" w:cs="Times New Roman"/>
          <w:sz w:val="24"/>
          <w:szCs w:val="24"/>
        </w:rPr>
        <w:t xml:space="preserve">eus detentores </w:t>
      </w:r>
      <w:r w:rsidR="00D5450D" w:rsidRPr="00A3036C">
        <w:rPr>
          <w:rFonts w:ascii="Times New Roman" w:hAnsi="Times New Roman" w:cs="Times New Roman"/>
          <w:sz w:val="24"/>
          <w:szCs w:val="24"/>
        </w:rPr>
        <w:t>têm responsabilidades</w:t>
      </w:r>
      <w:r w:rsidR="004B49C9" w:rsidRPr="00A3036C">
        <w:rPr>
          <w:rFonts w:ascii="Times New Roman" w:hAnsi="Times New Roman" w:cs="Times New Roman"/>
          <w:sz w:val="24"/>
          <w:szCs w:val="24"/>
        </w:rPr>
        <w:t xml:space="preserve"> ener</w:t>
      </w:r>
      <w:r w:rsidR="00A31FF2" w:rsidRPr="00A3036C">
        <w:rPr>
          <w:rFonts w:ascii="Times New Roman" w:hAnsi="Times New Roman" w:cs="Times New Roman"/>
          <w:sz w:val="24"/>
          <w:szCs w:val="24"/>
        </w:rPr>
        <w:t xml:space="preserve">gizadas </w:t>
      </w:r>
      <w:r w:rsidR="008E71D5" w:rsidRPr="00A3036C">
        <w:rPr>
          <w:rFonts w:ascii="Times New Roman" w:hAnsi="Times New Roman" w:cs="Times New Roman"/>
          <w:sz w:val="24"/>
          <w:szCs w:val="24"/>
        </w:rPr>
        <w:t>n</w:t>
      </w:r>
      <w:r w:rsidR="00A31FF2" w:rsidRPr="00A3036C">
        <w:rPr>
          <w:rFonts w:ascii="Times New Roman" w:hAnsi="Times New Roman" w:cs="Times New Roman"/>
          <w:sz w:val="24"/>
          <w:szCs w:val="24"/>
        </w:rPr>
        <w:t xml:space="preserve">a emoção </w:t>
      </w:r>
      <w:r w:rsidR="00EC4B01" w:rsidRPr="00A3036C">
        <w:rPr>
          <w:rFonts w:ascii="Times New Roman" w:hAnsi="Times New Roman" w:cs="Times New Roman"/>
          <w:sz w:val="24"/>
          <w:szCs w:val="24"/>
        </w:rPr>
        <w:t xml:space="preserve">de viabilizarem </w:t>
      </w:r>
      <w:r w:rsidR="00761C66" w:rsidRPr="00A3036C">
        <w:rPr>
          <w:rFonts w:ascii="Times New Roman" w:hAnsi="Times New Roman" w:cs="Times New Roman"/>
          <w:sz w:val="24"/>
          <w:szCs w:val="24"/>
        </w:rPr>
        <w:t>a consciência</w:t>
      </w:r>
      <w:r w:rsidR="008E71D5" w:rsidRPr="00A3036C">
        <w:rPr>
          <w:rFonts w:ascii="Times New Roman" w:hAnsi="Times New Roman" w:cs="Times New Roman"/>
          <w:sz w:val="24"/>
          <w:szCs w:val="24"/>
        </w:rPr>
        <w:t xml:space="preserve"> pela evolução</w:t>
      </w:r>
      <w:r w:rsidR="00967D89" w:rsidRPr="00A3036C">
        <w:rPr>
          <w:rFonts w:ascii="Times New Roman" w:hAnsi="Times New Roman" w:cs="Times New Roman"/>
          <w:sz w:val="24"/>
          <w:szCs w:val="24"/>
        </w:rPr>
        <w:t xml:space="preserve"> ―</w:t>
      </w:r>
      <w:r w:rsidR="000A5C9D" w:rsidRPr="00A3036C">
        <w:rPr>
          <w:rFonts w:ascii="Times New Roman" w:hAnsi="Times New Roman" w:cs="Times New Roman"/>
          <w:sz w:val="24"/>
          <w:szCs w:val="24"/>
        </w:rPr>
        <w:t xml:space="preserve"> Cronista</w:t>
      </w:r>
      <w:r w:rsidR="004C332E" w:rsidRPr="00A3036C">
        <w:rPr>
          <w:rFonts w:ascii="Times New Roman" w:hAnsi="Times New Roman" w:cs="Times New Roman"/>
          <w:sz w:val="24"/>
          <w:szCs w:val="24"/>
        </w:rPr>
        <w:t xml:space="preserve"> fita a Lua alaranjada de aur</w:t>
      </w:r>
      <w:r w:rsidR="003B6032" w:rsidRPr="00A3036C">
        <w:rPr>
          <w:rFonts w:ascii="Times New Roman" w:hAnsi="Times New Roman" w:cs="Times New Roman"/>
          <w:sz w:val="24"/>
          <w:szCs w:val="24"/>
        </w:rPr>
        <w:t xml:space="preserve">a violeta e lilás entrelaçadas </w:t>
      </w:r>
      <w:r w:rsidR="00967D89" w:rsidRPr="00A3036C">
        <w:rPr>
          <w:rFonts w:ascii="Times New Roman" w:hAnsi="Times New Roman" w:cs="Times New Roman"/>
          <w:sz w:val="24"/>
          <w:szCs w:val="24"/>
        </w:rPr>
        <w:t>―</w:t>
      </w:r>
      <w:r w:rsidR="003A5FC9" w:rsidRPr="00A3036C">
        <w:rPr>
          <w:rFonts w:ascii="Times New Roman" w:hAnsi="Times New Roman" w:cs="Times New Roman"/>
          <w:sz w:val="24"/>
          <w:szCs w:val="24"/>
        </w:rPr>
        <w:t xml:space="preserve"> </w:t>
      </w:r>
      <w:r w:rsidR="007512DF" w:rsidRPr="00A3036C">
        <w:rPr>
          <w:rFonts w:ascii="Times New Roman" w:hAnsi="Times New Roman" w:cs="Times New Roman"/>
          <w:sz w:val="24"/>
          <w:szCs w:val="24"/>
        </w:rPr>
        <w:t>A minha raça humana é universal... o meu sexo é o amor... a minha religião é a consciência... todos os homens são iguais</w:t>
      </w:r>
      <w:r w:rsidR="00A0682D" w:rsidRPr="00A3036C">
        <w:rPr>
          <w:rFonts w:ascii="Times New Roman" w:hAnsi="Times New Roman" w:cs="Times New Roman"/>
          <w:sz w:val="24"/>
          <w:szCs w:val="24"/>
        </w:rPr>
        <w:t xml:space="preserve"> constitui a filosofia de vida próspera dos Harrison, Taylor e Agregados</w:t>
      </w:r>
      <w:r w:rsidR="007844BB" w:rsidRPr="00A3036C">
        <w:rPr>
          <w:rFonts w:ascii="Times New Roman" w:hAnsi="Times New Roman" w:cs="Times New Roman"/>
          <w:sz w:val="24"/>
          <w:szCs w:val="24"/>
        </w:rPr>
        <w:t xml:space="preserve"> ― </w:t>
      </w:r>
      <w:r w:rsidR="00720B38" w:rsidRPr="00A3036C">
        <w:rPr>
          <w:rFonts w:ascii="Times New Roman" w:hAnsi="Times New Roman" w:cs="Times New Roman"/>
          <w:sz w:val="24"/>
          <w:szCs w:val="24"/>
        </w:rPr>
        <w:t xml:space="preserve">Destaca a saga familiar </w:t>
      </w:r>
      <w:r w:rsidR="007844BB" w:rsidRPr="00A3036C">
        <w:rPr>
          <w:rFonts w:ascii="Times New Roman" w:hAnsi="Times New Roman" w:cs="Times New Roman"/>
          <w:sz w:val="24"/>
          <w:szCs w:val="24"/>
        </w:rPr>
        <w:t>―</w:t>
      </w:r>
      <w:r w:rsidR="00BE17D7" w:rsidRPr="00A3036C">
        <w:rPr>
          <w:rFonts w:ascii="Times New Roman" w:hAnsi="Times New Roman" w:cs="Times New Roman"/>
          <w:sz w:val="24"/>
          <w:szCs w:val="24"/>
        </w:rPr>
        <w:t xml:space="preserve"> </w:t>
      </w:r>
      <w:r w:rsidR="00720B38" w:rsidRPr="00A3036C">
        <w:rPr>
          <w:rFonts w:ascii="Times New Roman" w:hAnsi="Times New Roman" w:cs="Times New Roman"/>
          <w:sz w:val="24"/>
          <w:szCs w:val="24"/>
        </w:rPr>
        <w:t>D</w:t>
      </w:r>
      <w:r w:rsidR="00BE17D7" w:rsidRPr="00A3036C">
        <w:rPr>
          <w:rFonts w:ascii="Times New Roman" w:hAnsi="Times New Roman" w:cs="Times New Roman"/>
          <w:sz w:val="24"/>
          <w:szCs w:val="24"/>
        </w:rPr>
        <w:t>espertos</w:t>
      </w:r>
      <w:r w:rsidR="00014ABA" w:rsidRPr="00A3036C">
        <w:rPr>
          <w:rFonts w:ascii="Times New Roman" w:hAnsi="Times New Roman" w:cs="Times New Roman"/>
          <w:sz w:val="24"/>
          <w:szCs w:val="24"/>
        </w:rPr>
        <w:t>,</w:t>
      </w:r>
      <w:r w:rsidR="00BE17D7" w:rsidRPr="00A3036C">
        <w:rPr>
          <w:rFonts w:ascii="Times New Roman" w:hAnsi="Times New Roman" w:cs="Times New Roman"/>
          <w:sz w:val="24"/>
          <w:szCs w:val="24"/>
        </w:rPr>
        <w:t xml:space="preserve"> por suas </w:t>
      </w:r>
      <w:r w:rsidR="007679F5" w:rsidRPr="00A3036C">
        <w:rPr>
          <w:rFonts w:ascii="Times New Roman" w:hAnsi="Times New Roman" w:cs="Times New Roman"/>
          <w:sz w:val="24"/>
          <w:szCs w:val="24"/>
        </w:rPr>
        <w:t xml:space="preserve">poderosas </w:t>
      </w:r>
      <w:r w:rsidR="00BE17D7" w:rsidRPr="00A3036C">
        <w:rPr>
          <w:rFonts w:ascii="Times New Roman" w:hAnsi="Times New Roman" w:cs="Times New Roman"/>
          <w:sz w:val="24"/>
          <w:szCs w:val="24"/>
        </w:rPr>
        <w:t>consciência</w:t>
      </w:r>
      <w:r w:rsidR="007679F5" w:rsidRPr="00A3036C">
        <w:rPr>
          <w:rFonts w:ascii="Times New Roman" w:hAnsi="Times New Roman" w:cs="Times New Roman"/>
          <w:sz w:val="24"/>
          <w:szCs w:val="24"/>
        </w:rPr>
        <w:t>s</w:t>
      </w:r>
      <w:r w:rsidR="008E6D2A" w:rsidRPr="00A3036C">
        <w:rPr>
          <w:rFonts w:ascii="Times New Roman" w:hAnsi="Times New Roman" w:cs="Times New Roman"/>
          <w:sz w:val="24"/>
          <w:szCs w:val="24"/>
        </w:rPr>
        <w:t xml:space="preserve"> </w:t>
      </w:r>
      <w:r w:rsidR="00FE6648" w:rsidRPr="00A3036C">
        <w:rPr>
          <w:rFonts w:ascii="Times New Roman" w:hAnsi="Times New Roman" w:cs="Times New Roman"/>
          <w:sz w:val="24"/>
          <w:szCs w:val="24"/>
        </w:rPr>
        <w:t>enérgicas iluminada</w:t>
      </w:r>
      <w:r w:rsidR="004B5E80" w:rsidRPr="00A3036C">
        <w:rPr>
          <w:rFonts w:ascii="Times New Roman" w:hAnsi="Times New Roman" w:cs="Times New Roman"/>
          <w:sz w:val="24"/>
          <w:szCs w:val="24"/>
        </w:rPr>
        <w:t>s no coração</w:t>
      </w:r>
      <w:r w:rsidR="004372FF" w:rsidRPr="00A3036C">
        <w:rPr>
          <w:rFonts w:ascii="Times New Roman" w:hAnsi="Times New Roman" w:cs="Times New Roman"/>
          <w:sz w:val="24"/>
          <w:szCs w:val="24"/>
        </w:rPr>
        <w:t>,</w:t>
      </w:r>
      <w:r w:rsidR="008D3A8D" w:rsidRPr="00A3036C">
        <w:rPr>
          <w:rFonts w:ascii="Times New Roman" w:hAnsi="Times New Roman" w:cs="Times New Roman"/>
          <w:sz w:val="24"/>
          <w:szCs w:val="24"/>
        </w:rPr>
        <w:t xml:space="preserve"> repleto de amor incondicional</w:t>
      </w:r>
      <w:r w:rsidR="00C168C8" w:rsidRPr="00A3036C">
        <w:rPr>
          <w:rFonts w:ascii="Times New Roman" w:hAnsi="Times New Roman" w:cs="Times New Roman"/>
          <w:sz w:val="24"/>
          <w:szCs w:val="24"/>
        </w:rPr>
        <w:t xml:space="preserve"> pela evolução conquistada com o equilíbrio </w:t>
      </w:r>
      <w:r w:rsidR="00A96AED" w:rsidRPr="00A3036C">
        <w:rPr>
          <w:rFonts w:ascii="Times New Roman" w:hAnsi="Times New Roman" w:cs="Times New Roman"/>
          <w:sz w:val="24"/>
          <w:szCs w:val="24"/>
        </w:rPr>
        <w:t>d</w:t>
      </w:r>
      <w:r w:rsidR="005A6585" w:rsidRPr="00A3036C">
        <w:rPr>
          <w:rFonts w:ascii="Times New Roman" w:hAnsi="Times New Roman" w:cs="Times New Roman"/>
          <w:sz w:val="24"/>
          <w:szCs w:val="24"/>
        </w:rPr>
        <w:t>a inteligência e moral</w:t>
      </w:r>
      <w:r w:rsidR="004372FF" w:rsidRPr="00A3036C">
        <w:rPr>
          <w:rFonts w:ascii="Times New Roman" w:hAnsi="Times New Roman" w:cs="Times New Roman"/>
          <w:sz w:val="24"/>
          <w:szCs w:val="24"/>
        </w:rPr>
        <w:t>,</w:t>
      </w:r>
      <w:r w:rsidR="008F2D3E" w:rsidRPr="00A3036C">
        <w:rPr>
          <w:rFonts w:ascii="Times New Roman" w:hAnsi="Times New Roman" w:cs="Times New Roman"/>
          <w:sz w:val="24"/>
          <w:szCs w:val="24"/>
        </w:rPr>
        <w:t xml:space="preserve"> somos a </w:t>
      </w:r>
      <w:r w:rsidR="008F2D3E" w:rsidRPr="00A3036C">
        <w:rPr>
          <w:rFonts w:ascii="Times New Roman" w:hAnsi="Times New Roman" w:cs="Times New Roman"/>
          <w:sz w:val="24"/>
          <w:szCs w:val="24"/>
        </w:rPr>
        <w:lastRenderedPageBreak/>
        <w:t>conexão</w:t>
      </w:r>
      <w:r w:rsidR="00905F83" w:rsidRPr="00A3036C">
        <w:rPr>
          <w:rFonts w:ascii="Times New Roman" w:hAnsi="Times New Roman" w:cs="Times New Roman"/>
          <w:sz w:val="24"/>
          <w:szCs w:val="24"/>
        </w:rPr>
        <w:t>, independentemente de crenças, com o Eu Superior</w:t>
      </w:r>
      <w:r w:rsidR="00752124" w:rsidRPr="00A3036C">
        <w:rPr>
          <w:rFonts w:ascii="Times New Roman" w:hAnsi="Times New Roman" w:cs="Times New Roman"/>
          <w:sz w:val="24"/>
          <w:szCs w:val="24"/>
        </w:rPr>
        <w:t xml:space="preserve"> tendo e sendo Deus</w:t>
      </w:r>
      <w:r w:rsidR="00DB61FB" w:rsidRPr="00A3036C">
        <w:rPr>
          <w:rFonts w:ascii="Times New Roman" w:hAnsi="Times New Roman" w:cs="Times New Roman"/>
          <w:sz w:val="24"/>
          <w:szCs w:val="24"/>
        </w:rPr>
        <w:t>”</w:t>
      </w:r>
      <w:r w:rsidR="00752124" w:rsidRPr="00A3036C">
        <w:rPr>
          <w:rFonts w:ascii="Times New Roman" w:hAnsi="Times New Roman" w:cs="Times New Roman"/>
          <w:sz w:val="24"/>
          <w:szCs w:val="24"/>
        </w:rPr>
        <w:t xml:space="preserve">. ▬ </w:t>
      </w:r>
      <w:r w:rsidR="00DB61FB" w:rsidRPr="00A3036C">
        <w:rPr>
          <w:rFonts w:ascii="Times New Roman" w:hAnsi="Times New Roman" w:cs="Times New Roman"/>
          <w:sz w:val="24"/>
          <w:szCs w:val="24"/>
        </w:rPr>
        <w:t>finaliza</w:t>
      </w:r>
      <w:r w:rsidR="00BB4076" w:rsidRPr="00A3036C">
        <w:rPr>
          <w:rFonts w:ascii="Times New Roman" w:hAnsi="Times New Roman" w:cs="Times New Roman"/>
          <w:sz w:val="24"/>
          <w:szCs w:val="24"/>
        </w:rPr>
        <w:t>.</w:t>
      </w:r>
    </w:p>
    <w:p w14:paraId="387D3B20" w14:textId="77777777" w:rsidR="00AC2C6B" w:rsidRPr="00A3036C" w:rsidRDefault="00AC2C6B" w:rsidP="000E37AB">
      <w:pPr>
        <w:spacing w:after="0"/>
        <w:jc w:val="both"/>
        <w:rPr>
          <w:rFonts w:ascii="Times New Roman" w:hAnsi="Times New Roman" w:cs="Times New Roman"/>
          <w:sz w:val="24"/>
          <w:szCs w:val="24"/>
        </w:rPr>
      </w:pPr>
    </w:p>
    <w:p w14:paraId="5FFF6C65" w14:textId="221EA32D" w:rsidR="00AC2C6B" w:rsidRPr="00A3036C" w:rsidRDefault="00AC2C6B"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Tom Harrison aciona a IA robótica</w:t>
      </w:r>
      <w:r w:rsidR="00092D29" w:rsidRPr="00A3036C">
        <w:rPr>
          <w:rFonts w:ascii="Times New Roman" w:hAnsi="Times New Roman" w:cs="Times New Roman"/>
          <w:sz w:val="24"/>
          <w:szCs w:val="24"/>
        </w:rPr>
        <w:t xml:space="preserve"> </w:t>
      </w:r>
      <w:r w:rsidR="007F04B8" w:rsidRPr="00A3036C">
        <w:rPr>
          <w:rFonts w:ascii="Times New Roman" w:hAnsi="Times New Roman" w:cs="Times New Roman"/>
          <w:sz w:val="24"/>
          <w:szCs w:val="24"/>
        </w:rPr>
        <w:t xml:space="preserve"> e posta crônica “Papo Reto”</w:t>
      </w:r>
      <w:r w:rsidR="00855AB8" w:rsidRPr="00A3036C">
        <w:rPr>
          <w:rFonts w:ascii="Times New Roman" w:hAnsi="Times New Roman" w:cs="Times New Roman"/>
          <w:sz w:val="24"/>
          <w:szCs w:val="24"/>
        </w:rPr>
        <w:t xml:space="preserve"> com tradução em todos os idioma</w:t>
      </w:r>
      <w:r w:rsidR="0094638D" w:rsidRPr="00A3036C">
        <w:rPr>
          <w:rFonts w:ascii="Times New Roman" w:hAnsi="Times New Roman" w:cs="Times New Roman"/>
          <w:sz w:val="24"/>
          <w:szCs w:val="24"/>
        </w:rPr>
        <w:t>s existentes no orbe.</w:t>
      </w:r>
      <w:r w:rsidR="001674C8" w:rsidRPr="00A3036C">
        <w:rPr>
          <w:rFonts w:ascii="Times New Roman" w:hAnsi="Times New Roman" w:cs="Times New Roman"/>
          <w:sz w:val="24"/>
          <w:szCs w:val="24"/>
        </w:rPr>
        <w:t xml:space="preserve"> Ferramenta de postagem aprimorad</w:t>
      </w:r>
      <w:r w:rsidR="00176EC8" w:rsidRPr="00A3036C">
        <w:rPr>
          <w:rFonts w:ascii="Times New Roman" w:hAnsi="Times New Roman" w:cs="Times New Roman"/>
          <w:sz w:val="24"/>
          <w:szCs w:val="24"/>
        </w:rPr>
        <w:t>a para se manter</w:t>
      </w:r>
      <w:r w:rsidR="00CC48BE" w:rsidRPr="00A3036C">
        <w:rPr>
          <w:rFonts w:ascii="Times New Roman" w:hAnsi="Times New Roman" w:cs="Times New Roman"/>
          <w:sz w:val="24"/>
          <w:szCs w:val="24"/>
        </w:rPr>
        <w:t xml:space="preserve"> </w:t>
      </w:r>
      <w:r w:rsidR="001552DA" w:rsidRPr="00A3036C">
        <w:rPr>
          <w:rFonts w:ascii="Times New Roman" w:hAnsi="Times New Roman" w:cs="Times New Roman"/>
          <w:sz w:val="24"/>
          <w:szCs w:val="24"/>
        </w:rPr>
        <w:t xml:space="preserve">e deflagar pelo </w:t>
      </w:r>
      <w:r w:rsidR="0031488E" w:rsidRPr="00A3036C">
        <w:rPr>
          <w:rFonts w:ascii="Times New Roman" w:hAnsi="Times New Roman" w:cs="Times New Roman"/>
          <w:b/>
          <w:bCs/>
          <w:sz w:val="24"/>
          <w:szCs w:val="24"/>
        </w:rPr>
        <w:t xml:space="preserve">underground </w:t>
      </w:r>
      <w:r w:rsidR="0031488E" w:rsidRPr="00A3036C">
        <w:rPr>
          <w:rFonts w:ascii="Times New Roman" w:hAnsi="Times New Roman" w:cs="Times New Roman"/>
          <w:sz w:val="24"/>
          <w:szCs w:val="24"/>
        </w:rPr>
        <w:t>da rede mundial de computadores</w:t>
      </w:r>
      <w:r w:rsidR="00D17EBC" w:rsidRPr="00A3036C">
        <w:rPr>
          <w:rFonts w:ascii="Times New Roman" w:hAnsi="Times New Roman" w:cs="Times New Roman"/>
          <w:sz w:val="24"/>
          <w:szCs w:val="24"/>
        </w:rPr>
        <w:t xml:space="preserve">, atingimento massificado em todos os países dos </w:t>
      </w:r>
      <w:r w:rsidR="00FA30F9" w:rsidRPr="00A3036C">
        <w:rPr>
          <w:rFonts w:ascii="Times New Roman" w:hAnsi="Times New Roman" w:cs="Times New Roman"/>
          <w:sz w:val="24"/>
          <w:szCs w:val="24"/>
        </w:rPr>
        <w:t>6 continentes</w:t>
      </w:r>
      <w:r w:rsidR="007D5F65" w:rsidRPr="00A3036C">
        <w:rPr>
          <w:rFonts w:ascii="Times New Roman" w:hAnsi="Times New Roman" w:cs="Times New Roman"/>
          <w:sz w:val="24"/>
          <w:szCs w:val="24"/>
        </w:rPr>
        <w:t xml:space="preserve"> pela </w:t>
      </w:r>
      <w:r w:rsidR="007D5F65" w:rsidRPr="00A3036C">
        <w:rPr>
          <w:rFonts w:ascii="Times New Roman" w:hAnsi="Times New Roman" w:cs="Times New Roman"/>
          <w:b/>
          <w:bCs/>
          <w:sz w:val="24"/>
          <w:szCs w:val="24"/>
        </w:rPr>
        <w:t>internet</w:t>
      </w:r>
      <w:r w:rsidR="007D5F65" w:rsidRPr="00A3036C">
        <w:rPr>
          <w:rFonts w:ascii="Times New Roman" w:hAnsi="Times New Roman" w:cs="Times New Roman"/>
          <w:sz w:val="24"/>
          <w:szCs w:val="24"/>
        </w:rPr>
        <w:t>.</w:t>
      </w:r>
      <w:r w:rsidR="00D5214C" w:rsidRPr="00A3036C">
        <w:rPr>
          <w:rFonts w:ascii="Times New Roman" w:hAnsi="Times New Roman" w:cs="Times New Roman"/>
          <w:sz w:val="24"/>
          <w:szCs w:val="24"/>
        </w:rPr>
        <w:t xml:space="preserve"> Evitando a derrubada </w:t>
      </w:r>
      <w:r w:rsidR="00674EB5" w:rsidRPr="00A3036C">
        <w:rPr>
          <w:rFonts w:ascii="Times New Roman" w:hAnsi="Times New Roman" w:cs="Times New Roman"/>
          <w:sz w:val="24"/>
          <w:szCs w:val="24"/>
        </w:rPr>
        <w:t>do conteúdo pela IMSD — Independência Mundial dos Servos de Deus</w:t>
      </w:r>
      <w:r w:rsidR="00803372" w:rsidRPr="00A3036C">
        <w:rPr>
          <w:rFonts w:ascii="Times New Roman" w:hAnsi="Times New Roman" w:cs="Times New Roman"/>
          <w:sz w:val="24"/>
          <w:szCs w:val="24"/>
        </w:rPr>
        <w:t xml:space="preserve"> e, consequentemente, pelo topo piramidal do Sistema Terr</w:t>
      </w:r>
      <w:r w:rsidR="008F6B91" w:rsidRPr="00A3036C">
        <w:rPr>
          <w:rFonts w:ascii="Times New Roman" w:hAnsi="Times New Roman" w:cs="Times New Roman"/>
          <w:sz w:val="24"/>
          <w:szCs w:val="24"/>
        </w:rPr>
        <w:t xml:space="preserve">a dominante e dominado pelos </w:t>
      </w:r>
      <w:r w:rsidR="00484C8C" w:rsidRPr="00A3036C">
        <w:rPr>
          <w:rFonts w:ascii="Times New Roman" w:hAnsi="Times New Roman" w:cs="Times New Roman"/>
          <w:sz w:val="24"/>
          <w:szCs w:val="24"/>
        </w:rPr>
        <w:t xml:space="preserve"> </w:t>
      </w:r>
      <w:r w:rsidR="00424833" w:rsidRPr="00A3036C">
        <w:rPr>
          <w:rFonts w:ascii="Times New Roman" w:hAnsi="Times New Roman" w:cs="Times New Roman"/>
          <w:i/>
          <w:iCs/>
          <w:sz w:val="24"/>
          <w:szCs w:val="24"/>
        </w:rPr>
        <w:t>malenirus</w:t>
      </w:r>
      <w:r w:rsidR="00424833" w:rsidRPr="00A3036C">
        <w:rPr>
          <w:rFonts w:ascii="Times New Roman" w:hAnsi="Times New Roman" w:cs="Times New Roman"/>
          <w:sz w:val="24"/>
          <w:szCs w:val="24"/>
        </w:rPr>
        <w:t xml:space="preserve">, </w:t>
      </w:r>
      <w:bookmarkStart w:id="46" w:name="_Hlk184720111"/>
      <w:r w:rsidR="00424833" w:rsidRPr="00A3036C">
        <w:rPr>
          <w:rFonts w:ascii="Times New Roman" w:hAnsi="Times New Roman" w:cs="Times New Roman"/>
          <w:i/>
          <w:iCs/>
          <w:sz w:val="24"/>
          <w:szCs w:val="24"/>
        </w:rPr>
        <w:t>reinonaques</w:t>
      </w:r>
      <w:bookmarkEnd w:id="46"/>
      <w:r w:rsidR="00424833" w:rsidRPr="00A3036C">
        <w:rPr>
          <w:rFonts w:ascii="Times New Roman" w:hAnsi="Times New Roman" w:cs="Times New Roman"/>
          <w:i/>
          <w:iCs/>
          <w:sz w:val="24"/>
          <w:szCs w:val="24"/>
        </w:rPr>
        <w:t xml:space="preserve"> </w:t>
      </w:r>
      <w:r w:rsidR="00424833" w:rsidRPr="00A3036C">
        <w:rPr>
          <w:rFonts w:ascii="Times New Roman" w:hAnsi="Times New Roman" w:cs="Times New Roman"/>
          <w:sz w:val="24"/>
          <w:szCs w:val="24"/>
        </w:rPr>
        <w:t xml:space="preserve">e </w:t>
      </w:r>
      <w:bookmarkStart w:id="47" w:name="_Hlk184720167"/>
      <w:r w:rsidR="00424833" w:rsidRPr="00A3036C">
        <w:rPr>
          <w:rFonts w:ascii="Times New Roman" w:hAnsi="Times New Roman" w:cs="Times New Roman"/>
          <w:i/>
          <w:iCs/>
          <w:sz w:val="24"/>
          <w:szCs w:val="24"/>
        </w:rPr>
        <w:t>dominitilianos</w:t>
      </w:r>
      <w:bookmarkEnd w:id="47"/>
      <w:r w:rsidR="00424833" w:rsidRPr="00A3036C">
        <w:rPr>
          <w:rFonts w:ascii="Times New Roman" w:hAnsi="Times New Roman" w:cs="Times New Roman"/>
          <w:sz w:val="24"/>
          <w:szCs w:val="24"/>
        </w:rPr>
        <w:t>.</w:t>
      </w:r>
    </w:p>
    <w:p w14:paraId="42CD6EA9" w14:textId="3EF95614" w:rsidR="00CE2714" w:rsidRPr="00A3036C" w:rsidRDefault="00CE2714"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Germano e Fértilles </w:t>
      </w:r>
      <w:r w:rsidR="003E14A0" w:rsidRPr="00A3036C">
        <w:rPr>
          <w:rFonts w:ascii="Times New Roman" w:hAnsi="Times New Roman" w:cs="Times New Roman"/>
          <w:sz w:val="24"/>
          <w:szCs w:val="24"/>
        </w:rPr>
        <w:t>reverberam</w:t>
      </w:r>
      <w:r w:rsidR="008D2CDC" w:rsidRPr="00A3036C">
        <w:rPr>
          <w:rFonts w:ascii="Times New Roman" w:hAnsi="Times New Roman" w:cs="Times New Roman"/>
          <w:sz w:val="24"/>
          <w:szCs w:val="24"/>
        </w:rPr>
        <w:t>,</w:t>
      </w:r>
      <w:r w:rsidR="003E14A0" w:rsidRPr="00A3036C">
        <w:rPr>
          <w:rFonts w:ascii="Times New Roman" w:hAnsi="Times New Roman" w:cs="Times New Roman"/>
          <w:sz w:val="24"/>
          <w:szCs w:val="24"/>
        </w:rPr>
        <w:t xml:space="preserve"> para os presentes na Casa de Vidro</w:t>
      </w:r>
      <w:r w:rsidR="00B65B0B" w:rsidRPr="00A3036C">
        <w:rPr>
          <w:rFonts w:ascii="Times New Roman" w:hAnsi="Times New Roman" w:cs="Times New Roman"/>
          <w:sz w:val="24"/>
          <w:szCs w:val="24"/>
        </w:rPr>
        <w:t>,</w:t>
      </w:r>
      <w:r w:rsidR="008D2CDC" w:rsidRPr="00A3036C">
        <w:rPr>
          <w:rFonts w:ascii="Times New Roman" w:hAnsi="Times New Roman" w:cs="Times New Roman"/>
          <w:sz w:val="24"/>
          <w:szCs w:val="24"/>
        </w:rPr>
        <w:t xml:space="preserve"> o sucesso da ação na</w:t>
      </w:r>
      <w:r w:rsidR="0043740B" w:rsidRPr="00A3036C">
        <w:rPr>
          <w:rFonts w:ascii="Times New Roman" w:hAnsi="Times New Roman" w:cs="Times New Roman"/>
          <w:sz w:val="24"/>
          <w:szCs w:val="24"/>
        </w:rPr>
        <w:t>s redes sociais mundiais e a reação, em tempo real, do SPA — Supremo Poder Anônimo</w:t>
      </w:r>
      <w:r w:rsidR="00FB6371" w:rsidRPr="00A3036C">
        <w:rPr>
          <w:rFonts w:ascii="Times New Roman" w:hAnsi="Times New Roman" w:cs="Times New Roman"/>
          <w:sz w:val="24"/>
          <w:szCs w:val="24"/>
        </w:rPr>
        <w:t>.</w:t>
      </w:r>
      <w:r w:rsidR="00B65B0B" w:rsidRPr="00A3036C">
        <w:rPr>
          <w:rFonts w:ascii="Times New Roman" w:hAnsi="Times New Roman" w:cs="Times New Roman"/>
          <w:sz w:val="24"/>
          <w:szCs w:val="24"/>
        </w:rPr>
        <w:t xml:space="preserve"> </w:t>
      </w:r>
      <w:r w:rsidR="003E14A0" w:rsidRPr="00A3036C">
        <w:rPr>
          <w:rFonts w:ascii="Times New Roman" w:hAnsi="Times New Roman" w:cs="Times New Roman"/>
          <w:sz w:val="24"/>
          <w:szCs w:val="24"/>
        </w:rPr>
        <w:t xml:space="preserve"> </w:t>
      </w:r>
    </w:p>
    <w:p w14:paraId="5CF0C814" w14:textId="398E1C0F" w:rsidR="00306564" w:rsidRPr="00A3036C" w:rsidRDefault="00BB4076" w:rsidP="00BB4076">
      <w:pPr>
        <w:spacing w:after="0"/>
        <w:jc w:val="center"/>
        <w:rPr>
          <w:rFonts w:ascii="Times New Roman" w:hAnsi="Times New Roman" w:cs="Times New Roman"/>
          <w:sz w:val="24"/>
          <w:szCs w:val="24"/>
        </w:rPr>
      </w:pPr>
      <w:bookmarkStart w:id="48" w:name="_Hlk184732009"/>
      <w:r w:rsidRPr="00A3036C">
        <w:rPr>
          <w:rFonts w:ascii="Times New Roman" w:eastAsiaTheme="minorEastAsia" w:hAnsi="Times New Roman" w:cs="Times New Roman"/>
          <w:color w:val="6600FF"/>
          <w:kern w:val="0"/>
          <w:sz w:val="36"/>
          <w:szCs w:val="36"/>
          <w14:ligatures w14:val="none"/>
        </w:rPr>
        <w:t>*******</w:t>
      </w:r>
      <w:r w:rsidR="00597F35" w:rsidRPr="00A3036C">
        <w:rPr>
          <w:rFonts w:ascii="Times New Roman" w:hAnsi="Times New Roman" w:cs="Times New Roman"/>
          <w:sz w:val="24"/>
          <w:szCs w:val="24"/>
        </w:rPr>
        <w:t xml:space="preserve"> </w:t>
      </w:r>
    </w:p>
    <w:bookmarkEnd w:id="48"/>
    <w:p w14:paraId="4DFBF98F" w14:textId="0D3B327D" w:rsidR="00FA3CD1" w:rsidRPr="00A3036C" w:rsidRDefault="00FB6371"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Algo</w:t>
      </w:r>
      <w:r w:rsidR="00F66A8A" w:rsidRPr="00A3036C">
        <w:rPr>
          <w:rFonts w:ascii="Times New Roman" w:hAnsi="Times New Roman" w:cs="Times New Roman"/>
          <w:sz w:val="24"/>
          <w:szCs w:val="24"/>
        </w:rPr>
        <w:t>zlenirus, centralizado</w:t>
      </w:r>
      <w:r w:rsidR="002975BB" w:rsidRPr="00A3036C">
        <w:rPr>
          <w:rFonts w:ascii="Times New Roman" w:hAnsi="Times New Roman" w:cs="Times New Roman"/>
          <w:sz w:val="24"/>
          <w:szCs w:val="24"/>
        </w:rPr>
        <w:t>, n</w:t>
      </w:r>
      <w:r w:rsidR="00F238F6" w:rsidRPr="00A3036C">
        <w:rPr>
          <w:rFonts w:ascii="Times New Roman" w:hAnsi="Times New Roman" w:cs="Times New Roman"/>
          <w:sz w:val="24"/>
          <w:szCs w:val="24"/>
        </w:rPr>
        <w:t>o palácio da</w:t>
      </w:r>
      <w:r w:rsidR="002975BB" w:rsidRPr="00A3036C">
        <w:rPr>
          <w:rFonts w:ascii="Times New Roman" w:hAnsi="Times New Roman" w:cs="Times New Roman"/>
          <w:sz w:val="24"/>
          <w:szCs w:val="24"/>
        </w:rPr>
        <w:t xml:space="preserve"> suntuosidade</w:t>
      </w:r>
      <w:r w:rsidR="00563549" w:rsidRPr="00A3036C">
        <w:rPr>
          <w:rFonts w:ascii="Times New Roman" w:hAnsi="Times New Roman" w:cs="Times New Roman"/>
          <w:sz w:val="24"/>
          <w:szCs w:val="24"/>
        </w:rPr>
        <w:t xml:space="preserve"> ornamentado</w:t>
      </w:r>
      <w:r w:rsidR="00F238F6" w:rsidRPr="00A3036C">
        <w:rPr>
          <w:rFonts w:ascii="Times New Roman" w:hAnsi="Times New Roman" w:cs="Times New Roman"/>
          <w:sz w:val="24"/>
          <w:szCs w:val="24"/>
        </w:rPr>
        <w:t xml:space="preserve"> em ouro e pedras preciosa</w:t>
      </w:r>
      <w:r w:rsidR="00563549" w:rsidRPr="00A3036C">
        <w:rPr>
          <w:rFonts w:ascii="Times New Roman" w:hAnsi="Times New Roman" w:cs="Times New Roman"/>
          <w:sz w:val="24"/>
          <w:szCs w:val="24"/>
        </w:rPr>
        <w:t>s</w:t>
      </w:r>
      <w:r w:rsidR="004F0AB4" w:rsidRPr="00A3036C">
        <w:rPr>
          <w:rFonts w:ascii="Times New Roman" w:hAnsi="Times New Roman" w:cs="Times New Roman"/>
          <w:sz w:val="24"/>
          <w:szCs w:val="24"/>
        </w:rPr>
        <w:t>,</w:t>
      </w:r>
      <w:r w:rsidR="00F37AAC" w:rsidRPr="00A3036C">
        <w:rPr>
          <w:rFonts w:ascii="Times New Roman" w:hAnsi="Times New Roman" w:cs="Times New Roman"/>
          <w:sz w:val="24"/>
          <w:szCs w:val="24"/>
        </w:rPr>
        <w:t xml:space="preserve"> n</w:t>
      </w:r>
      <w:r w:rsidR="00546C22" w:rsidRPr="00A3036C">
        <w:rPr>
          <w:rFonts w:ascii="Times New Roman" w:hAnsi="Times New Roman" w:cs="Times New Roman"/>
          <w:sz w:val="24"/>
          <w:szCs w:val="24"/>
        </w:rPr>
        <w:t>um salão cerceado</w:t>
      </w:r>
      <w:r w:rsidR="00F37AAC" w:rsidRPr="00A3036C">
        <w:rPr>
          <w:rFonts w:ascii="Times New Roman" w:hAnsi="Times New Roman" w:cs="Times New Roman"/>
          <w:sz w:val="24"/>
          <w:szCs w:val="24"/>
        </w:rPr>
        <w:t>,</w:t>
      </w:r>
      <w:r w:rsidR="00DB172D" w:rsidRPr="00A3036C">
        <w:rPr>
          <w:rFonts w:ascii="Times New Roman" w:hAnsi="Times New Roman" w:cs="Times New Roman"/>
          <w:sz w:val="24"/>
          <w:szCs w:val="24"/>
        </w:rPr>
        <w:t xml:space="preserve"> 360°</w:t>
      </w:r>
      <w:r w:rsidR="00F37AAC" w:rsidRPr="00A3036C">
        <w:rPr>
          <w:rFonts w:ascii="Times New Roman" w:hAnsi="Times New Roman" w:cs="Times New Roman"/>
          <w:sz w:val="24"/>
          <w:szCs w:val="24"/>
        </w:rPr>
        <w:t>,</w:t>
      </w:r>
      <w:r w:rsidR="00546C22" w:rsidRPr="00A3036C">
        <w:rPr>
          <w:rFonts w:ascii="Times New Roman" w:hAnsi="Times New Roman" w:cs="Times New Roman"/>
          <w:sz w:val="24"/>
          <w:szCs w:val="24"/>
        </w:rPr>
        <w:t xml:space="preserve"> pel</w:t>
      </w:r>
      <w:r w:rsidR="00A7213B" w:rsidRPr="00A3036C">
        <w:rPr>
          <w:rFonts w:ascii="Times New Roman" w:hAnsi="Times New Roman" w:cs="Times New Roman"/>
          <w:sz w:val="24"/>
          <w:szCs w:val="24"/>
        </w:rPr>
        <w:t xml:space="preserve">a </w:t>
      </w:r>
      <w:r w:rsidR="000B5B0E" w:rsidRPr="00A3036C">
        <w:rPr>
          <w:rFonts w:ascii="Times New Roman" w:hAnsi="Times New Roman" w:cs="Times New Roman"/>
          <w:sz w:val="24"/>
          <w:szCs w:val="24"/>
        </w:rPr>
        <w:t>plataforma audiovisual</w:t>
      </w:r>
      <w:r w:rsidR="00F37AAC" w:rsidRPr="00A3036C">
        <w:rPr>
          <w:rFonts w:ascii="Times New Roman" w:hAnsi="Times New Roman" w:cs="Times New Roman"/>
          <w:sz w:val="24"/>
          <w:szCs w:val="24"/>
        </w:rPr>
        <w:t>, de onde</w:t>
      </w:r>
      <w:r w:rsidR="00890946" w:rsidRPr="00A3036C">
        <w:rPr>
          <w:rFonts w:ascii="Times New Roman" w:hAnsi="Times New Roman" w:cs="Times New Roman"/>
          <w:sz w:val="24"/>
          <w:szCs w:val="24"/>
        </w:rPr>
        <w:t xml:space="preserve"> controla os alicerces do Sistema Terr</w:t>
      </w:r>
      <w:r w:rsidR="00DB1817" w:rsidRPr="00A3036C">
        <w:rPr>
          <w:rFonts w:ascii="Times New Roman" w:hAnsi="Times New Roman" w:cs="Times New Roman"/>
          <w:sz w:val="24"/>
          <w:szCs w:val="24"/>
        </w:rPr>
        <w:t>a, no que se diz respeito a governo, religião, mídia e educação.</w:t>
      </w:r>
      <w:r w:rsidR="00B05965" w:rsidRPr="00A3036C">
        <w:rPr>
          <w:rFonts w:ascii="Times New Roman" w:hAnsi="Times New Roman" w:cs="Times New Roman"/>
          <w:sz w:val="24"/>
          <w:szCs w:val="24"/>
        </w:rPr>
        <w:t xml:space="preserve"> Irado, o Deu</w:t>
      </w:r>
      <w:r w:rsidR="00F77517" w:rsidRPr="00A3036C">
        <w:rPr>
          <w:rFonts w:ascii="Times New Roman" w:hAnsi="Times New Roman" w:cs="Times New Roman"/>
          <w:sz w:val="24"/>
          <w:szCs w:val="24"/>
        </w:rPr>
        <w:t xml:space="preserve">s do </w:t>
      </w:r>
      <w:r w:rsidR="00F77517" w:rsidRPr="00A3036C">
        <w:rPr>
          <w:rFonts w:ascii="Times New Roman" w:hAnsi="Times New Roman" w:cs="Times New Roman"/>
          <w:i/>
          <w:iCs/>
          <w:sz w:val="24"/>
          <w:szCs w:val="24"/>
        </w:rPr>
        <w:t xml:space="preserve">primeiro </w:t>
      </w:r>
      <w:r w:rsidR="00F77517" w:rsidRPr="00A3036C">
        <w:rPr>
          <w:rFonts w:ascii="Times New Roman" w:hAnsi="Times New Roman" w:cs="Times New Roman"/>
          <w:sz w:val="24"/>
          <w:szCs w:val="24"/>
        </w:rPr>
        <w:t xml:space="preserve">ao </w:t>
      </w:r>
      <w:r w:rsidR="00F77517" w:rsidRPr="00A3036C">
        <w:rPr>
          <w:rFonts w:ascii="Times New Roman" w:hAnsi="Times New Roman" w:cs="Times New Roman"/>
          <w:i/>
          <w:iCs/>
          <w:sz w:val="24"/>
          <w:szCs w:val="24"/>
        </w:rPr>
        <w:t>terceiro plano terráqueos</w:t>
      </w:r>
      <w:r w:rsidR="00506FF3" w:rsidRPr="00A3036C">
        <w:rPr>
          <w:rFonts w:ascii="Times New Roman" w:hAnsi="Times New Roman" w:cs="Times New Roman"/>
          <w:sz w:val="24"/>
          <w:szCs w:val="24"/>
        </w:rPr>
        <w:t xml:space="preserve"> convoca </w:t>
      </w:r>
      <w:r w:rsidR="00B929F2" w:rsidRPr="00A3036C">
        <w:rPr>
          <w:rFonts w:ascii="Times New Roman" w:hAnsi="Times New Roman" w:cs="Times New Roman"/>
          <w:sz w:val="24"/>
          <w:szCs w:val="24"/>
        </w:rPr>
        <w:t xml:space="preserve">os </w:t>
      </w:r>
      <w:r w:rsidR="00B929F2" w:rsidRPr="00A3036C">
        <w:rPr>
          <w:rFonts w:ascii="Times New Roman" w:hAnsi="Times New Roman" w:cs="Times New Roman"/>
          <w:i/>
          <w:iCs/>
          <w:sz w:val="24"/>
          <w:szCs w:val="24"/>
        </w:rPr>
        <w:t>reinonaques</w:t>
      </w:r>
      <w:r w:rsidR="00B929F2" w:rsidRPr="00A3036C">
        <w:rPr>
          <w:rFonts w:ascii="Times New Roman" w:hAnsi="Times New Roman" w:cs="Times New Roman"/>
          <w:sz w:val="24"/>
          <w:szCs w:val="24"/>
        </w:rPr>
        <w:t xml:space="preserve">, </w:t>
      </w:r>
      <w:r w:rsidR="00506FF3" w:rsidRPr="00A3036C">
        <w:rPr>
          <w:rFonts w:ascii="Times New Roman" w:hAnsi="Times New Roman" w:cs="Times New Roman"/>
          <w:sz w:val="24"/>
          <w:szCs w:val="24"/>
        </w:rPr>
        <w:t>Reinódio</w:t>
      </w:r>
      <w:r w:rsidR="00B929F2" w:rsidRPr="00A3036C">
        <w:rPr>
          <w:rFonts w:ascii="Times New Roman" w:hAnsi="Times New Roman" w:cs="Times New Roman"/>
          <w:sz w:val="24"/>
          <w:szCs w:val="24"/>
        </w:rPr>
        <w:t xml:space="preserve"> e Reinovil</w:t>
      </w:r>
      <w:r w:rsidR="00DB0AE5" w:rsidRPr="00A3036C">
        <w:rPr>
          <w:rFonts w:ascii="Times New Roman" w:hAnsi="Times New Roman" w:cs="Times New Roman"/>
          <w:sz w:val="24"/>
          <w:szCs w:val="24"/>
        </w:rPr>
        <w:t xml:space="preserve">, e o representante dos </w:t>
      </w:r>
      <w:r w:rsidR="00DB0AE5" w:rsidRPr="00A3036C">
        <w:rPr>
          <w:rFonts w:ascii="Times New Roman" w:hAnsi="Times New Roman" w:cs="Times New Roman"/>
          <w:i/>
          <w:iCs/>
          <w:sz w:val="24"/>
          <w:szCs w:val="24"/>
        </w:rPr>
        <w:t>dominitilianos</w:t>
      </w:r>
      <w:r w:rsidR="00DB0AE5" w:rsidRPr="00A3036C">
        <w:rPr>
          <w:rFonts w:ascii="Times New Roman" w:hAnsi="Times New Roman" w:cs="Times New Roman"/>
          <w:sz w:val="24"/>
          <w:szCs w:val="24"/>
        </w:rPr>
        <w:t>, Ilusiodiano</w:t>
      </w:r>
      <w:r w:rsidR="0056221D" w:rsidRPr="00A3036C">
        <w:rPr>
          <w:rFonts w:ascii="Times New Roman" w:hAnsi="Times New Roman" w:cs="Times New Roman"/>
          <w:sz w:val="24"/>
          <w:szCs w:val="24"/>
        </w:rPr>
        <w:t>, para se teletranspo</w:t>
      </w:r>
      <w:r w:rsidR="002D6624" w:rsidRPr="00A3036C">
        <w:rPr>
          <w:rFonts w:ascii="Times New Roman" w:hAnsi="Times New Roman" w:cs="Times New Roman"/>
          <w:sz w:val="24"/>
          <w:szCs w:val="24"/>
        </w:rPr>
        <w:t>rtarem</w:t>
      </w:r>
      <w:r w:rsidR="004A5EEF" w:rsidRPr="00A3036C">
        <w:rPr>
          <w:rFonts w:ascii="Times New Roman" w:hAnsi="Times New Roman" w:cs="Times New Roman"/>
          <w:sz w:val="24"/>
          <w:szCs w:val="24"/>
        </w:rPr>
        <w:t>, imediatamente,</w:t>
      </w:r>
      <w:r w:rsidR="002D6624" w:rsidRPr="00A3036C">
        <w:rPr>
          <w:rFonts w:ascii="Times New Roman" w:hAnsi="Times New Roman" w:cs="Times New Roman"/>
          <w:sz w:val="24"/>
          <w:szCs w:val="24"/>
        </w:rPr>
        <w:t xml:space="preserve"> até sua presença</w:t>
      </w:r>
      <w:r w:rsidR="004A5EEF" w:rsidRPr="00A3036C">
        <w:rPr>
          <w:rFonts w:ascii="Times New Roman" w:hAnsi="Times New Roman" w:cs="Times New Roman"/>
          <w:sz w:val="24"/>
          <w:szCs w:val="24"/>
        </w:rPr>
        <w:t xml:space="preserve">. </w:t>
      </w:r>
      <w:r w:rsidR="009449F6" w:rsidRPr="00A3036C">
        <w:rPr>
          <w:rFonts w:ascii="Times New Roman" w:hAnsi="Times New Roman" w:cs="Times New Roman"/>
          <w:sz w:val="24"/>
          <w:szCs w:val="24"/>
        </w:rPr>
        <w:t>Pronto atendimento dos convocados, os colocam à disposição</w:t>
      </w:r>
      <w:r w:rsidR="002241C5" w:rsidRPr="00A3036C">
        <w:rPr>
          <w:rFonts w:ascii="Times New Roman" w:hAnsi="Times New Roman" w:cs="Times New Roman"/>
          <w:sz w:val="24"/>
          <w:szCs w:val="24"/>
        </w:rPr>
        <w:t xml:space="preserve"> da autoridade máxima</w:t>
      </w:r>
      <w:r w:rsidR="00571216" w:rsidRPr="00A3036C">
        <w:rPr>
          <w:rFonts w:ascii="Times New Roman" w:hAnsi="Times New Roman" w:cs="Times New Roman"/>
          <w:sz w:val="24"/>
          <w:szCs w:val="24"/>
        </w:rPr>
        <w:t xml:space="preserve"> na governabilidad</w:t>
      </w:r>
      <w:r w:rsidR="005227E9" w:rsidRPr="00A3036C">
        <w:rPr>
          <w:rFonts w:ascii="Times New Roman" w:hAnsi="Times New Roman" w:cs="Times New Roman"/>
          <w:sz w:val="24"/>
          <w:szCs w:val="24"/>
        </w:rPr>
        <w:t>e decisória</w:t>
      </w:r>
      <w:r w:rsidR="00CC1F13" w:rsidRPr="00A3036C">
        <w:rPr>
          <w:rFonts w:ascii="Times New Roman" w:hAnsi="Times New Roman" w:cs="Times New Roman"/>
          <w:sz w:val="24"/>
          <w:szCs w:val="24"/>
        </w:rPr>
        <w:t xml:space="preserve"> no destino de terrícolas, humanos h</w:t>
      </w:r>
      <w:r w:rsidR="008D3515" w:rsidRPr="00A3036C">
        <w:rPr>
          <w:rFonts w:ascii="Times New Roman" w:hAnsi="Times New Roman" w:cs="Times New Roman"/>
          <w:sz w:val="24"/>
          <w:szCs w:val="24"/>
        </w:rPr>
        <w:t>íbridos, planetários, dimensionais e multidimensionais encarnado</w:t>
      </w:r>
      <w:r w:rsidR="00515B6D" w:rsidRPr="00A3036C">
        <w:rPr>
          <w:rFonts w:ascii="Times New Roman" w:hAnsi="Times New Roman" w:cs="Times New Roman"/>
          <w:sz w:val="24"/>
          <w:szCs w:val="24"/>
        </w:rPr>
        <w:t>s</w:t>
      </w:r>
      <w:r w:rsidR="00B556D8" w:rsidRPr="00A3036C">
        <w:rPr>
          <w:rFonts w:ascii="Times New Roman" w:hAnsi="Times New Roman" w:cs="Times New Roman"/>
          <w:sz w:val="24"/>
          <w:szCs w:val="24"/>
        </w:rPr>
        <w:t xml:space="preserve"> ou reencarnados</w:t>
      </w:r>
      <w:r w:rsidR="009F553A" w:rsidRPr="00A3036C">
        <w:rPr>
          <w:rFonts w:ascii="Times New Roman" w:hAnsi="Times New Roman" w:cs="Times New Roman"/>
          <w:sz w:val="24"/>
          <w:szCs w:val="24"/>
        </w:rPr>
        <w:t>, sob o véu do esquecimento,</w:t>
      </w:r>
      <w:r w:rsidR="00515B6D" w:rsidRPr="00A3036C">
        <w:rPr>
          <w:rFonts w:ascii="Times New Roman" w:hAnsi="Times New Roman" w:cs="Times New Roman"/>
          <w:sz w:val="24"/>
          <w:szCs w:val="24"/>
        </w:rPr>
        <w:t xml:space="preserve"> no planeta Terra</w:t>
      </w:r>
      <w:r w:rsidR="00B556D8" w:rsidRPr="00A3036C">
        <w:rPr>
          <w:rFonts w:ascii="Times New Roman" w:hAnsi="Times New Roman" w:cs="Times New Roman"/>
          <w:sz w:val="24"/>
          <w:szCs w:val="24"/>
        </w:rPr>
        <w:t>.</w:t>
      </w:r>
    </w:p>
    <w:p w14:paraId="6FCC5FC6" w14:textId="74C97C57" w:rsidR="00DE1869" w:rsidRPr="00A3036C" w:rsidRDefault="00E02110"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S</w:t>
      </w:r>
      <w:r w:rsidR="003E3530" w:rsidRPr="00A3036C">
        <w:rPr>
          <w:rFonts w:ascii="Times New Roman" w:hAnsi="Times New Roman" w:cs="Times New Roman"/>
          <w:sz w:val="24"/>
          <w:szCs w:val="24"/>
        </w:rPr>
        <w:t xml:space="preserve">ucesso da crônica “Papo Reto” e, principalmente, </w:t>
      </w:r>
      <w:r w:rsidR="00880A11" w:rsidRPr="00A3036C">
        <w:rPr>
          <w:rFonts w:ascii="Times New Roman" w:hAnsi="Times New Roman" w:cs="Times New Roman"/>
          <w:sz w:val="24"/>
          <w:szCs w:val="24"/>
        </w:rPr>
        <w:t xml:space="preserve">seu atingimento a um público eclético </w:t>
      </w:r>
      <w:r w:rsidR="00855888" w:rsidRPr="00A3036C">
        <w:rPr>
          <w:rFonts w:ascii="Times New Roman" w:hAnsi="Times New Roman" w:cs="Times New Roman"/>
          <w:sz w:val="24"/>
          <w:szCs w:val="24"/>
        </w:rPr>
        <w:t>com repercussão em todos os continentes do mundo</w:t>
      </w:r>
      <w:r w:rsidR="007C1B39" w:rsidRPr="00A3036C">
        <w:rPr>
          <w:rFonts w:ascii="Times New Roman" w:hAnsi="Times New Roman" w:cs="Times New Roman"/>
          <w:sz w:val="24"/>
          <w:szCs w:val="24"/>
        </w:rPr>
        <w:t>, além da ineficácia do sistema detector</w:t>
      </w:r>
      <w:r w:rsidR="00570EFF" w:rsidRPr="00A3036C">
        <w:rPr>
          <w:rFonts w:ascii="Times New Roman" w:hAnsi="Times New Roman" w:cs="Times New Roman"/>
          <w:sz w:val="24"/>
          <w:szCs w:val="24"/>
        </w:rPr>
        <w:t xml:space="preserve"> para derrubar todas e quaisq</w:t>
      </w:r>
      <w:r w:rsidR="00747BA8" w:rsidRPr="00A3036C">
        <w:rPr>
          <w:rFonts w:ascii="Times New Roman" w:hAnsi="Times New Roman" w:cs="Times New Roman"/>
          <w:sz w:val="24"/>
          <w:szCs w:val="24"/>
        </w:rPr>
        <w:t>u</w:t>
      </w:r>
      <w:r w:rsidR="00570EFF" w:rsidRPr="00A3036C">
        <w:rPr>
          <w:rFonts w:ascii="Times New Roman" w:hAnsi="Times New Roman" w:cs="Times New Roman"/>
          <w:sz w:val="24"/>
          <w:szCs w:val="24"/>
        </w:rPr>
        <w:t>er postagens</w:t>
      </w:r>
      <w:r w:rsidR="00747BA8" w:rsidRPr="00A3036C">
        <w:rPr>
          <w:rFonts w:ascii="Times New Roman" w:hAnsi="Times New Roman" w:cs="Times New Roman"/>
          <w:sz w:val="24"/>
          <w:szCs w:val="24"/>
        </w:rPr>
        <w:t xml:space="preserve"> oriundas da </w:t>
      </w:r>
      <w:r w:rsidR="00747BA8" w:rsidRPr="00A3036C">
        <w:rPr>
          <w:rFonts w:ascii="Times New Roman" w:hAnsi="Times New Roman" w:cs="Times New Roman"/>
          <w:b/>
          <w:bCs/>
          <w:sz w:val="24"/>
          <w:szCs w:val="24"/>
        </w:rPr>
        <w:t>dark web</w:t>
      </w:r>
      <w:r w:rsidR="00E143D4" w:rsidRPr="00A3036C">
        <w:rPr>
          <w:rFonts w:ascii="Times New Roman" w:hAnsi="Times New Roman" w:cs="Times New Roman"/>
          <w:b/>
          <w:bCs/>
          <w:sz w:val="24"/>
          <w:szCs w:val="24"/>
        </w:rPr>
        <w:t xml:space="preserve"> </w:t>
      </w:r>
      <w:r w:rsidR="00E335D9" w:rsidRPr="00A3036C">
        <w:rPr>
          <w:rFonts w:ascii="Times New Roman" w:hAnsi="Times New Roman" w:cs="Times New Roman"/>
          <w:sz w:val="24"/>
          <w:szCs w:val="24"/>
        </w:rPr>
        <w:t>fazem parte da pauta</w:t>
      </w:r>
      <w:r w:rsidR="00E530FF" w:rsidRPr="00A3036C">
        <w:rPr>
          <w:rFonts w:ascii="Times New Roman" w:hAnsi="Times New Roman" w:cs="Times New Roman"/>
          <w:sz w:val="24"/>
          <w:szCs w:val="24"/>
        </w:rPr>
        <w:t xml:space="preserve">. </w:t>
      </w:r>
      <w:r w:rsidR="00574182" w:rsidRPr="00A3036C">
        <w:rPr>
          <w:rFonts w:ascii="Times New Roman" w:hAnsi="Times New Roman" w:cs="Times New Roman"/>
          <w:sz w:val="24"/>
          <w:szCs w:val="24"/>
        </w:rPr>
        <w:t>Adicionando, ainda, a i</w:t>
      </w:r>
      <w:r w:rsidR="00C83FDA" w:rsidRPr="00A3036C">
        <w:rPr>
          <w:rFonts w:ascii="Times New Roman" w:hAnsi="Times New Roman" w:cs="Times New Roman"/>
          <w:sz w:val="24"/>
          <w:szCs w:val="24"/>
        </w:rPr>
        <w:t>nva</w:t>
      </w:r>
      <w:r w:rsidR="00D56B99" w:rsidRPr="00A3036C">
        <w:rPr>
          <w:rFonts w:ascii="Times New Roman" w:hAnsi="Times New Roman" w:cs="Times New Roman"/>
          <w:sz w:val="24"/>
          <w:szCs w:val="24"/>
        </w:rPr>
        <w:t xml:space="preserve">são destes </w:t>
      </w:r>
      <w:r w:rsidR="00D56B99" w:rsidRPr="00A3036C">
        <w:rPr>
          <w:rFonts w:ascii="Times New Roman" w:hAnsi="Times New Roman" w:cs="Times New Roman"/>
          <w:b/>
          <w:bCs/>
          <w:sz w:val="24"/>
          <w:szCs w:val="24"/>
        </w:rPr>
        <w:t>posts</w:t>
      </w:r>
      <w:r w:rsidR="00C83FDA" w:rsidRPr="00A3036C">
        <w:rPr>
          <w:rFonts w:ascii="Times New Roman" w:hAnsi="Times New Roman" w:cs="Times New Roman"/>
          <w:sz w:val="24"/>
          <w:szCs w:val="24"/>
        </w:rPr>
        <w:t xml:space="preserve"> </w:t>
      </w:r>
      <w:r w:rsidR="00D56B99" w:rsidRPr="00A3036C">
        <w:rPr>
          <w:rFonts w:ascii="Times New Roman" w:hAnsi="Times New Roman" w:cs="Times New Roman"/>
          <w:sz w:val="24"/>
          <w:szCs w:val="24"/>
        </w:rPr>
        <w:t>n</w:t>
      </w:r>
      <w:r w:rsidR="00C83FDA" w:rsidRPr="00A3036C">
        <w:rPr>
          <w:rFonts w:ascii="Times New Roman" w:hAnsi="Times New Roman" w:cs="Times New Roman"/>
          <w:sz w:val="24"/>
          <w:szCs w:val="24"/>
        </w:rPr>
        <w:t xml:space="preserve">as redes sociais e e-mails </w:t>
      </w:r>
      <w:r w:rsidR="001B604E" w:rsidRPr="00A3036C">
        <w:rPr>
          <w:rFonts w:ascii="Times New Roman" w:hAnsi="Times New Roman" w:cs="Times New Roman"/>
          <w:sz w:val="24"/>
          <w:szCs w:val="24"/>
        </w:rPr>
        <w:t>de usuários continentais formadores do mundo digital</w:t>
      </w:r>
      <w:r w:rsidR="00504297" w:rsidRPr="00A3036C">
        <w:rPr>
          <w:rFonts w:ascii="Times New Roman" w:hAnsi="Times New Roman" w:cs="Times New Roman"/>
          <w:sz w:val="24"/>
          <w:szCs w:val="24"/>
        </w:rPr>
        <w:t>.</w:t>
      </w:r>
      <w:r w:rsidR="00CB4D54" w:rsidRPr="00A3036C">
        <w:rPr>
          <w:rFonts w:ascii="Times New Roman" w:hAnsi="Times New Roman" w:cs="Times New Roman"/>
          <w:sz w:val="24"/>
          <w:szCs w:val="24"/>
        </w:rPr>
        <w:t xml:space="preserve"> </w:t>
      </w:r>
      <w:r w:rsidR="00761EFC" w:rsidRPr="00A3036C">
        <w:rPr>
          <w:rFonts w:ascii="Times New Roman" w:hAnsi="Times New Roman" w:cs="Times New Roman"/>
          <w:sz w:val="24"/>
          <w:szCs w:val="24"/>
        </w:rPr>
        <w:t xml:space="preserve">Crônicas </w:t>
      </w:r>
      <w:r w:rsidR="00504297" w:rsidRPr="00A3036C">
        <w:rPr>
          <w:rFonts w:ascii="Times New Roman" w:hAnsi="Times New Roman" w:cs="Times New Roman"/>
          <w:sz w:val="24"/>
          <w:szCs w:val="24"/>
        </w:rPr>
        <w:t xml:space="preserve">“Papo Reto” </w:t>
      </w:r>
      <w:r w:rsidR="00CB4D54" w:rsidRPr="00A3036C">
        <w:rPr>
          <w:rFonts w:ascii="Times New Roman" w:hAnsi="Times New Roman" w:cs="Times New Roman"/>
          <w:sz w:val="24"/>
          <w:szCs w:val="24"/>
        </w:rPr>
        <w:t xml:space="preserve">são </w:t>
      </w:r>
      <w:r w:rsidR="009B49B5" w:rsidRPr="00A3036C">
        <w:rPr>
          <w:rFonts w:ascii="Times New Roman" w:hAnsi="Times New Roman" w:cs="Times New Roman"/>
          <w:sz w:val="24"/>
          <w:szCs w:val="24"/>
        </w:rPr>
        <w:t>acessad</w:t>
      </w:r>
      <w:r w:rsidR="00761EFC" w:rsidRPr="00A3036C">
        <w:rPr>
          <w:rFonts w:ascii="Times New Roman" w:hAnsi="Times New Roman" w:cs="Times New Roman"/>
          <w:sz w:val="24"/>
          <w:szCs w:val="24"/>
        </w:rPr>
        <w:t>a</w:t>
      </w:r>
      <w:r w:rsidR="00D9733C" w:rsidRPr="00A3036C">
        <w:rPr>
          <w:rFonts w:ascii="Times New Roman" w:hAnsi="Times New Roman" w:cs="Times New Roman"/>
          <w:sz w:val="24"/>
          <w:szCs w:val="24"/>
        </w:rPr>
        <w:t>s pel</w:t>
      </w:r>
      <w:r w:rsidR="00D46248" w:rsidRPr="00A3036C">
        <w:rPr>
          <w:rFonts w:ascii="Times New Roman" w:hAnsi="Times New Roman" w:cs="Times New Roman"/>
          <w:sz w:val="24"/>
          <w:szCs w:val="24"/>
        </w:rPr>
        <w:t>a divulgação do</w:t>
      </w:r>
      <w:r w:rsidR="00D9733C" w:rsidRPr="00A3036C">
        <w:rPr>
          <w:rFonts w:ascii="Times New Roman" w:hAnsi="Times New Roman" w:cs="Times New Roman"/>
          <w:sz w:val="24"/>
          <w:szCs w:val="24"/>
        </w:rPr>
        <w:t xml:space="preserve"> bem, utilizando-se </w:t>
      </w:r>
      <w:r w:rsidR="004B5282" w:rsidRPr="00A3036C">
        <w:rPr>
          <w:rFonts w:ascii="Times New Roman" w:hAnsi="Times New Roman" w:cs="Times New Roman"/>
          <w:sz w:val="24"/>
          <w:szCs w:val="24"/>
        </w:rPr>
        <w:t>d</w:t>
      </w:r>
      <w:r w:rsidR="00D9733C" w:rsidRPr="00A3036C">
        <w:rPr>
          <w:rFonts w:ascii="Times New Roman" w:hAnsi="Times New Roman" w:cs="Times New Roman"/>
          <w:sz w:val="24"/>
          <w:szCs w:val="24"/>
        </w:rPr>
        <w:t xml:space="preserve">o conhecido </w:t>
      </w:r>
      <w:r w:rsidR="00FD4357" w:rsidRPr="00A3036C">
        <w:rPr>
          <w:rFonts w:ascii="Times New Roman" w:hAnsi="Times New Roman" w:cs="Times New Roman"/>
          <w:sz w:val="24"/>
          <w:szCs w:val="24"/>
        </w:rPr>
        <w:t>mal difundido nesta zona sombria da rede mundial de computadores.</w:t>
      </w:r>
      <w:r w:rsidR="00467D5E" w:rsidRPr="00A3036C">
        <w:rPr>
          <w:rFonts w:ascii="Times New Roman" w:hAnsi="Times New Roman" w:cs="Times New Roman"/>
          <w:sz w:val="24"/>
          <w:szCs w:val="24"/>
        </w:rPr>
        <w:t xml:space="preserve"> Preocupante para </w:t>
      </w:r>
      <w:r w:rsidR="00467D5E" w:rsidRPr="00A3036C">
        <w:rPr>
          <w:rFonts w:ascii="Times New Roman" w:hAnsi="Times New Roman" w:cs="Times New Roman"/>
          <w:i/>
          <w:iCs/>
          <w:sz w:val="24"/>
          <w:szCs w:val="24"/>
        </w:rPr>
        <w:t>os dono do mundo</w:t>
      </w:r>
      <w:r w:rsidR="00DE3A35" w:rsidRPr="00A3036C">
        <w:rPr>
          <w:rFonts w:ascii="Times New Roman" w:hAnsi="Times New Roman" w:cs="Times New Roman"/>
          <w:sz w:val="24"/>
          <w:szCs w:val="24"/>
        </w:rPr>
        <w:t>, quando seus desafetos</w:t>
      </w:r>
      <w:r w:rsidR="005B6D0C" w:rsidRPr="00A3036C">
        <w:rPr>
          <w:rFonts w:ascii="Times New Roman" w:hAnsi="Times New Roman" w:cs="Times New Roman"/>
          <w:sz w:val="24"/>
          <w:szCs w:val="24"/>
        </w:rPr>
        <w:t xml:space="preserve"> </w:t>
      </w:r>
      <w:r w:rsidR="00F57551" w:rsidRPr="00A3036C">
        <w:rPr>
          <w:rFonts w:ascii="Times New Roman" w:hAnsi="Times New Roman" w:cs="Times New Roman"/>
          <w:sz w:val="24"/>
          <w:szCs w:val="24"/>
        </w:rPr>
        <w:t>se servem d</w:t>
      </w:r>
      <w:r w:rsidR="00115B32" w:rsidRPr="00A3036C">
        <w:rPr>
          <w:rFonts w:ascii="Times New Roman" w:hAnsi="Times New Roman" w:cs="Times New Roman"/>
          <w:sz w:val="24"/>
          <w:szCs w:val="24"/>
        </w:rPr>
        <w:t>a sombra</w:t>
      </w:r>
      <w:r w:rsidR="00F57551" w:rsidRPr="00A3036C">
        <w:rPr>
          <w:rFonts w:ascii="Times New Roman" w:hAnsi="Times New Roman" w:cs="Times New Roman"/>
          <w:sz w:val="24"/>
          <w:szCs w:val="24"/>
        </w:rPr>
        <w:t xml:space="preserve"> para </w:t>
      </w:r>
      <w:r w:rsidR="00D6221C" w:rsidRPr="00A3036C">
        <w:rPr>
          <w:rFonts w:ascii="Times New Roman" w:hAnsi="Times New Roman" w:cs="Times New Roman"/>
          <w:sz w:val="24"/>
          <w:szCs w:val="24"/>
        </w:rPr>
        <w:t>seme</w:t>
      </w:r>
      <w:r w:rsidR="00F57551" w:rsidRPr="00A3036C">
        <w:rPr>
          <w:rFonts w:ascii="Times New Roman" w:hAnsi="Times New Roman" w:cs="Times New Roman"/>
          <w:sz w:val="24"/>
          <w:szCs w:val="24"/>
        </w:rPr>
        <w:t xml:space="preserve">arem </w:t>
      </w:r>
      <w:r w:rsidR="00D6221C" w:rsidRPr="00A3036C">
        <w:rPr>
          <w:rFonts w:ascii="Times New Roman" w:hAnsi="Times New Roman" w:cs="Times New Roman"/>
          <w:sz w:val="24"/>
          <w:szCs w:val="24"/>
        </w:rPr>
        <w:t>a luz</w:t>
      </w:r>
      <w:r w:rsidR="00F57551" w:rsidRPr="00A3036C">
        <w:rPr>
          <w:rFonts w:ascii="Times New Roman" w:hAnsi="Times New Roman" w:cs="Times New Roman"/>
          <w:sz w:val="24"/>
          <w:szCs w:val="24"/>
        </w:rPr>
        <w:t>, alertando a humanidade para seu despertar em massa.</w:t>
      </w:r>
    </w:p>
    <w:p w14:paraId="698E05EA" w14:textId="77777777" w:rsidR="00346648" w:rsidRPr="00A3036C" w:rsidRDefault="00EF4CFA"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Topo piramidal do sistem</w:t>
      </w:r>
      <w:r w:rsidR="006144C6" w:rsidRPr="00A3036C">
        <w:rPr>
          <w:rFonts w:ascii="Times New Roman" w:hAnsi="Times New Roman" w:cs="Times New Roman"/>
          <w:sz w:val="24"/>
          <w:szCs w:val="24"/>
        </w:rPr>
        <w:t>a terreno vê</w:t>
      </w:r>
      <w:r w:rsidR="00352920" w:rsidRPr="00A3036C">
        <w:rPr>
          <w:rFonts w:ascii="Times New Roman" w:hAnsi="Times New Roman" w:cs="Times New Roman"/>
          <w:sz w:val="24"/>
          <w:szCs w:val="24"/>
        </w:rPr>
        <w:t xml:space="preserve">, </w:t>
      </w:r>
      <w:r w:rsidR="00AF44F2" w:rsidRPr="00A3036C">
        <w:rPr>
          <w:rFonts w:ascii="Times New Roman" w:hAnsi="Times New Roman" w:cs="Times New Roman"/>
          <w:sz w:val="24"/>
          <w:szCs w:val="24"/>
        </w:rPr>
        <w:t>durante, exatos, 36 minutos</w:t>
      </w:r>
      <w:ins w:id="49" w:author="Microsoft Word" w:date="2024-12-10T11:14:00Z" w16du:dateUtc="2024-12-10T14:14:00Z">
        <w:r w:rsidR="009E74B4" w:rsidRPr="00A3036C">
          <w:rPr>
            <w:rFonts w:ascii="Times New Roman" w:hAnsi="Times New Roman" w:cs="Times New Roman"/>
            <w:sz w:val="24"/>
            <w:szCs w:val="24"/>
          </w:rPr>
          <w:t>,</w:t>
        </w:r>
      </w:ins>
      <w:r w:rsidR="006144C6" w:rsidRPr="00A3036C">
        <w:rPr>
          <w:rFonts w:ascii="Times New Roman" w:hAnsi="Times New Roman" w:cs="Times New Roman"/>
          <w:sz w:val="24"/>
          <w:szCs w:val="24"/>
        </w:rPr>
        <w:t xml:space="preserve"> no </w:t>
      </w:r>
      <w:r w:rsidR="006144C6" w:rsidRPr="00A3036C">
        <w:rPr>
          <w:rFonts w:ascii="Times New Roman" w:hAnsi="Times New Roman" w:cs="Times New Roman"/>
          <w:i/>
          <w:iCs/>
          <w:sz w:val="24"/>
          <w:szCs w:val="24"/>
        </w:rPr>
        <w:t xml:space="preserve">túnel do tempo </w:t>
      </w:r>
      <w:r w:rsidR="0094586B" w:rsidRPr="00A3036C">
        <w:rPr>
          <w:rFonts w:ascii="Times New Roman" w:hAnsi="Times New Roman" w:cs="Times New Roman"/>
          <w:sz w:val="24"/>
          <w:szCs w:val="24"/>
        </w:rPr>
        <w:t>o influxo da crônica “Papo Reto”, sob o título de “Consciência”</w:t>
      </w:r>
      <w:r w:rsidR="00E02110" w:rsidRPr="00A3036C">
        <w:rPr>
          <w:rFonts w:ascii="Times New Roman" w:hAnsi="Times New Roman" w:cs="Times New Roman"/>
          <w:sz w:val="24"/>
          <w:szCs w:val="24"/>
        </w:rPr>
        <w:t xml:space="preserve"> </w:t>
      </w:r>
      <w:r w:rsidR="009E74B4" w:rsidRPr="00A3036C">
        <w:rPr>
          <w:rFonts w:ascii="Times New Roman" w:hAnsi="Times New Roman" w:cs="Times New Roman"/>
          <w:sz w:val="24"/>
          <w:szCs w:val="24"/>
        </w:rPr>
        <w:t xml:space="preserve">na população mundial. </w:t>
      </w:r>
    </w:p>
    <w:p w14:paraId="6ADF9651" w14:textId="21DDD4A6" w:rsidR="00E02110" w:rsidRPr="00A3036C" w:rsidRDefault="00A9323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Movimentos pontuais em prol da </w:t>
      </w:r>
      <w:r w:rsidR="00542A21" w:rsidRPr="00A3036C">
        <w:rPr>
          <w:rFonts w:ascii="Times New Roman" w:hAnsi="Times New Roman" w:cs="Times New Roman"/>
          <w:sz w:val="24"/>
          <w:szCs w:val="24"/>
        </w:rPr>
        <w:t>caridade</w:t>
      </w:r>
      <w:r w:rsidR="00340644" w:rsidRPr="00A3036C">
        <w:rPr>
          <w:rFonts w:ascii="Times New Roman" w:hAnsi="Times New Roman" w:cs="Times New Roman"/>
          <w:sz w:val="24"/>
          <w:szCs w:val="24"/>
        </w:rPr>
        <w:t xml:space="preserve"> e paz humanitárias são observados</w:t>
      </w:r>
      <w:r w:rsidR="009D205B" w:rsidRPr="00A3036C">
        <w:rPr>
          <w:rFonts w:ascii="Times New Roman" w:hAnsi="Times New Roman" w:cs="Times New Roman"/>
          <w:sz w:val="24"/>
          <w:szCs w:val="24"/>
        </w:rPr>
        <w:t xml:space="preserve"> no astro para insatisfação dos escravocrata</w:t>
      </w:r>
      <w:r w:rsidR="00A51449" w:rsidRPr="00A3036C">
        <w:rPr>
          <w:rFonts w:ascii="Times New Roman" w:hAnsi="Times New Roman" w:cs="Times New Roman"/>
          <w:sz w:val="24"/>
          <w:szCs w:val="24"/>
        </w:rPr>
        <w:t>s</w:t>
      </w:r>
      <w:r w:rsidR="007E7D15" w:rsidRPr="00A3036C">
        <w:rPr>
          <w:rFonts w:ascii="Times New Roman" w:hAnsi="Times New Roman" w:cs="Times New Roman"/>
          <w:sz w:val="24"/>
          <w:szCs w:val="24"/>
        </w:rPr>
        <w:t>.</w:t>
      </w:r>
      <w:r w:rsidR="00A51449" w:rsidRPr="00A3036C">
        <w:rPr>
          <w:rFonts w:ascii="Times New Roman" w:hAnsi="Times New Roman" w:cs="Times New Roman"/>
          <w:sz w:val="24"/>
          <w:szCs w:val="24"/>
        </w:rPr>
        <w:t xml:space="preserve"> </w:t>
      </w:r>
      <w:r w:rsidR="007E7D15" w:rsidRPr="00A3036C">
        <w:rPr>
          <w:rFonts w:ascii="Times New Roman" w:hAnsi="Times New Roman" w:cs="Times New Roman"/>
          <w:sz w:val="24"/>
          <w:szCs w:val="24"/>
        </w:rPr>
        <w:t>L</w:t>
      </w:r>
      <w:r w:rsidR="00A51449" w:rsidRPr="00A3036C">
        <w:rPr>
          <w:rFonts w:ascii="Times New Roman" w:hAnsi="Times New Roman" w:cs="Times New Roman"/>
          <w:sz w:val="24"/>
          <w:szCs w:val="24"/>
        </w:rPr>
        <w:t>iberdades morais de seus escravos</w:t>
      </w:r>
      <w:r w:rsidR="00C41E2D" w:rsidRPr="00A3036C">
        <w:rPr>
          <w:rFonts w:ascii="Times New Roman" w:hAnsi="Times New Roman" w:cs="Times New Roman"/>
          <w:sz w:val="24"/>
          <w:szCs w:val="24"/>
        </w:rPr>
        <w:t xml:space="preserve"> submetidos </w:t>
      </w:r>
      <w:r w:rsidR="00C41E2D" w:rsidRPr="00A3036C">
        <w:rPr>
          <w:rFonts w:ascii="Times New Roman" w:hAnsi="Times New Roman" w:cs="Times New Roman"/>
          <w:i/>
          <w:iCs/>
          <w:sz w:val="24"/>
          <w:szCs w:val="24"/>
        </w:rPr>
        <w:t>a tríade da maldade humana</w:t>
      </w:r>
      <w:r w:rsidR="00C41E2D" w:rsidRPr="00A3036C">
        <w:rPr>
          <w:rFonts w:ascii="Times New Roman" w:hAnsi="Times New Roman" w:cs="Times New Roman"/>
          <w:sz w:val="24"/>
          <w:szCs w:val="24"/>
        </w:rPr>
        <w:t xml:space="preserve">: </w:t>
      </w:r>
      <w:r w:rsidR="00C41E2D" w:rsidRPr="00A3036C">
        <w:rPr>
          <w:rFonts w:ascii="Times New Roman" w:hAnsi="Times New Roman" w:cs="Times New Roman"/>
          <w:i/>
          <w:iCs/>
          <w:sz w:val="24"/>
          <w:szCs w:val="24"/>
        </w:rPr>
        <w:t>ego</w:t>
      </w:r>
      <w:r w:rsidR="00C41E2D" w:rsidRPr="00A3036C">
        <w:rPr>
          <w:rFonts w:ascii="Times New Roman" w:hAnsi="Times New Roman" w:cs="Times New Roman"/>
          <w:sz w:val="24"/>
          <w:szCs w:val="24"/>
        </w:rPr>
        <w:t xml:space="preserve">, </w:t>
      </w:r>
      <w:r w:rsidR="00C41E2D" w:rsidRPr="00A3036C">
        <w:rPr>
          <w:rFonts w:ascii="Times New Roman" w:hAnsi="Times New Roman" w:cs="Times New Roman"/>
          <w:i/>
          <w:iCs/>
          <w:sz w:val="24"/>
          <w:szCs w:val="24"/>
        </w:rPr>
        <w:t xml:space="preserve">ganância </w:t>
      </w:r>
      <w:r w:rsidR="00C41E2D" w:rsidRPr="00A3036C">
        <w:rPr>
          <w:rFonts w:ascii="Times New Roman" w:hAnsi="Times New Roman" w:cs="Times New Roman"/>
          <w:sz w:val="24"/>
          <w:szCs w:val="24"/>
        </w:rPr>
        <w:t xml:space="preserve">e </w:t>
      </w:r>
      <w:r w:rsidR="00C41E2D" w:rsidRPr="00A3036C">
        <w:rPr>
          <w:rFonts w:ascii="Times New Roman" w:hAnsi="Times New Roman" w:cs="Times New Roman"/>
          <w:i/>
          <w:iCs/>
          <w:sz w:val="24"/>
          <w:szCs w:val="24"/>
        </w:rPr>
        <w:t>medo</w:t>
      </w:r>
      <w:r w:rsidR="00D65E69" w:rsidRPr="00A3036C">
        <w:rPr>
          <w:rFonts w:ascii="Times New Roman" w:hAnsi="Times New Roman" w:cs="Times New Roman"/>
          <w:sz w:val="24"/>
          <w:szCs w:val="24"/>
        </w:rPr>
        <w:t>, por eles mesmos produzida e</w:t>
      </w:r>
      <w:r w:rsidR="00AA27C5" w:rsidRPr="00A3036C">
        <w:rPr>
          <w:rFonts w:ascii="Times New Roman" w:hAnsi="Times New Roman" w:cs="Times New Roman"/>
          <w:sz w:val="24"/>
          <w:szCs w:val="24"/>
        </w:rPr>
        <w:t xml:space="preserve"> alimentada pela renovação de maldades cometidas</w:t>
      </w:r>
      <w:r w:rsidR="009C53D4" w:rsidRPr="00A3036C">
        <w:rPr>
          <w:rFonts w:ascii="Times New Roman" w:hAnsi="Times New Roman" w:cs="Times New Roman"/>
          <w:sz w:val="24"/>
          <w:szCs w:val="24"/>
        </w:rPr>
        <w:t xml:space="preserve"> entre e contra os seres</w:t>
      </w:r>
      <w:r w:rsidR="0009654C" w:rsidRPr="00A3036C">
        <w:rPr>
          <w:rFonts w:ascii="Times New Roman" w:hAnsi="Times New Roman" w:cs="Times New Roman"/>
          <w:sz w:val="24"/>
          <w:szCs w:val="24"/>
        </w:rPr>
        <w:t xml:space="preserve"> vivos</w:t>
      </w:r>
      <w:r w:rsidR="00DC6CA9" w:rsidRPr="00A3036C">
        <w:rPr>
          <w:rFonts w:ascii="Times New Roman" w:hAnsi="Times New Roman" w:cs="Times New Roman"/>
          <w:sz w:val="24"/>
          <w:szCs w:val="24"/>
        </w:rPr>
        <w:t>, habitantes</w:t>
      </w:r>
      <w:r w:rsidR="00346648" w:rsidRPr="00A3036C">
        <w:rPr>
          <w:rFonts w:ascii="Times New Roman" w:hAnsi="Times New Roman" w:cs="Times New Roman"/>
          <w:sz w:val="24"/>
          <w:szCs w:val="24"/>
        </w:rPr>
        <w:t xml:space="preserve"> da Terra</w:t>
      </w:r>
      <w:r w:rsidR="00980DFB" w:rsidRPr="00A3036C">
        <w:rPr>
          <w:rFonts w:ascii="Times New Roman" w:hAnsi="Times New Roman" w:cs="Times New Roman"/>
          <w:sz w:val="24"/>
          <w:szCs w:val="24"/>
        </w:rPr>
        <w:t>, assustam</w:t>
      </w:r>
      <w:r w:rsidR="009C53D4" w:rsidRPr="00A3036C">
        <w:rPr>
          <w:rFonts w:ascii="Times New Roman" w:hAnsi="Times New Roman" w:cs="Times New Roman"/>
          <w:sz w:val="24"/>
          <w:szCs w:val="24"/>
        </w:rPr>
        <w:t>.</w:t>
      </w:r>
    </w:p>
    <w:p w14:paraId="02785385" w14:textId="77777777" w:rsidR="00A63013" w:rsidRPr="00A3036C" w:rsidRDefault="009626D4"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Promoção de um</w:t>
      </w:r>
      <w:r w:rsidR="004837F0" w:rsidRPr="00A3036C">
        <w:rPr>
          <w:rFonts w:ascii="Times New Roman" w:hAnsi="Times New Roman" w:cs="Times New Roman"/>
          <w:sz w:val="24"/>
          <w:szCs w:val="24"/>
        </w:rPr>
        <w:t>a IA satisfatória na detecção imediata de</w:t>
      </w:r>
      <w:r w:rsidR="00D57CB9" w:rsidRPr="00A3036C">
        <w:rPr>
          <w:rFonts w:ascii="Times New Roman" w:hAnsi="Times New Roman" w:cs="Times New Roman"/>
          <w:sz w:val="24"/>
          <w:szCs w:val="24"/>
        </w:rPr>
        <w:t xml:space="preserve"> postagens contrárias ao Sistema Terra</w:t>
      </w:r>
      <w:r w:rsidR="00B72E7F" w:rsidRPr="00A3036C">
        <w:rPr>
          <w:rFonts w:ascii="Times New Roman" w:hAnsi="Times New Roman" w:cs="Times New Roman"/>
          <w:sz w:val="24"/>
          <w:szCs w:val="24"/>
        </w:rPr>
        <w:t>, prioriza a vontade suprem</w:t>
      </w:r>
      <w:r w:rsidR="00036D51" w:rsidRPr="00A3036C">
        <w:rPr>
          <w:rFonts w:ascii="Times New Roman" w:hAnsi="Times New Roman" w:cs="Times New Roman"/>
          <w:sz w:val="24"/>
          <w:szCs w:val="24"/>
        </w:rPr>
        <w:t>a de Algozlenirus, conhecido como Deus</w:t>
      </w:r>
      <w:r w:rsidR="000734EC" w:rsidRPr="00A3036C">
        <w:rPr>
          <w:rFonts w:ascii="Times New Roman" w:hAnsi="Times New Roman" w:cs="Times New Roman"/>
          <w:sz w:val="24"/>
          <w:szCs w:val="24"/>
        </w:rPr>
        <w:t xml:space="preserve"> para os terrícolas</w:t>
      </w:r>
      <w:r w:rsidR="00F01ADD" w:rsidRPr="00A3036C">
        <w:rPr>
          <w:rFonts w:ascii="Times New Roman" w:hAnsi="Times New Roman" w:cs="Times New Roman"/>
          <w:sz w:val="24"/>
          <w:szCs w:val="24"/>
        </w:rPr>
        <w:t xml:space="preserve"> inalcançados pelo SEU — Soberana Energia Universal</w:t>
      </w:r>
      <w:r w:rsidR="00424669" w:rsidRPr="00A3036C">
        <w:rPr>
          <w:rFonts w:ascii="Times New Roman" w:hAnsi="Times New Roman" w:cs="Times New Roman"/>
          <w:sz w:val="24"/>
          <w:szCs w:val="24"/>
        </w:rPr>
        <w:t>.</w:t>
      </w:r>
      <w:r w:rsidR="00B318E2" w:rsidRPr="00A3036C">
        <w:rPr>
          <w:rFonts w:ascii="Times New Roman" w:hAnsi="Times New Roman" w:cs="Times New Roman"/>
          <w:sz w:val="24"/>
          <w:szCs w:val="24"/>
        </w:rPr>
        <w:t xml:space="preserve"> </w:t>
      </w:r>
      <w:r w:rsidR="00424669" w:rsidRPr="00A3036C">
        <w:rPr>
          <w:rFonts w:ascii="Times New Roman" w:hAnsi="Times New Roman" w:cs="Times New Roman"/>
          <w:sz w:val="24"/>
          <w:szCs w:val="24"/>
        </w:rPr>
        <w:t>F</w:t>
      </w:r>
      <w:r w:rsidR="00B318E2" w:rsidRPr="00A3036C">
        <w:rPr>
          <w:rFonts w:ascii="Times New Roman" w:hAnsi="Times New Roman" w:cs="Times New Roman"/>
          <w:sz w:val="24"/>
          <w:szCs w:val="24"/>
        </w:rPr>
        <w:t>onte do casal criador único e exclusivo d</w:t>
      </w:r>
      <w:r w:rsidR="00A17601" w:rsidRPr="00A3036C">
        <w:rPr>
          <w:rFonts w:ascii="Times New Roman" w:hAnsi="Times New Roman" w:cs="Times New Roman"/>
          <w:sz w:val="24"/>
          <w:szCs w:val="24"/>
        </w:rPr>
        <w:t xml:space="preserve">o universo e </w:t>
      </w:r>
      <w:r w:rsidR="00512F20" w:rsidRPr="00A3036C">
        <w:rPr>
          <w:rFonts w:ascii="Times New Roman" w:hAnsi="Times New Roman" w:cs="Times New Roman"/>
          <w:sz w:val="24"/>
          <w:szCs w:val="24"/>
        </w:rPr>
        <w:t xml:space="preserve">de todas </w:t>
      </w:r>
      <w:r w:rsidR="003C00ED" w:rsidRPr="00A3036C">
        <w:rPr>
          <w:rFonts w:ascii="Times New Roman" w:hAnsi="Times New Roman" w:cs="Times New Roman"/>
          <w:sz w:val="24"/>
          <w:szCs w:val="24"/>
        </w:rPr>
        <w:t>as raça</w:t>
      </w:r>
      <w:r w:rsidR="00977DDA" w:rsidRPr="00A3036C">
        <w:rPr>
          <w:rFonts w:ascii="Times New Roman" w:hAnsi="Times New Roman" w:cs="Times New Roman"/>
          <w:sz w:val="24"/>
          <w:szCs w:val="24"/>
        </w:rPr>
        <w:t>s universais regidas pela Lei, inegociável, do amor incondicional.</w:t>
      </w:r>
      <w:r w:rsidR="00AB7EC5" w:rsidRPr="00A3036C">
        <w:rPr>
          <w:rFonts w:ascii="Times New Roman" w:hAnsi="Times New Roman" w:cs="Times New Roman"/>
          <w:sz w:val="24"/>
          <w:szCs w:val="24"/>
        </w:rPr>
        <w:t xml:space="preserve"> Além dis</w:t>
      </w:r>
      <w:r w:rsidR="008F5C0D" w:rsidRPr="00A3036C">
        <w:rPr>
          <w:rFonts w:ascii="Times New Roman" w:hAnsi="Times New Roman" w:cs="Times New Roman"/>
          <w:sz w:val="24"/>
          <w:szCs w:val="24"/>
        </w:rPr>
        <w:t>t</w:t>
      </w:r>
      <w:r w:rsidR="00AB7EC5" w:rsidRPr="00A3036C">
        <w:rPr>
          <w:rFonts w:ascii="Times New Roman" w:hAnsi="Times New Roman" w:cs="Times New Roman"/>
          <w:sz w:val="24"/>
          <w:szCs w:val="24"/>
        </w:rPr>
        <w:t xml:space="preserve">o, discute a antecipação da </w:t>
      </w:r>
      <w:r w:rsidR="007C55BF" w:rsidRPr="00A3036C">
        <w:rPr>
          <w:rFonts w:ascii="Times New Roman" w:hAnsi="Times New Roman" w:cs="Times New Roman"/>
          <w:sz w:val="24"/>
          <w:szCs w:val="24"/>
        </w:rPr>
        <w:t>3ª Guerra Mundial como forma de estabelecer</w:t>
      </w:r>
      <w:r w:rsidR="008C34EE" w:rsidRPr="00A3036C">
        <w:rPr>
          <w:rFonts w:ascii="Times New Roman" w:hAnsi="Times New Roman" w:cs="Times New Roman"/>
          <w:sz w:val="24"/>
          <w:szCs w:val="24"/>
        </w:rPr>
        <w:t xml:space="preserve"> </w:t>
      </w:r>
      <w:r w:rsidR="00BB0912" w:rsidRPr="00A3036C">
        <w:rPr>
          <w:rFonts w:ascii="Times New Roman" w:hAnsi="Times New Roman" w:cs="Times New Roman"/>
          <w:sz w:val="24"/>
          <w:szCs w:val="24"/>
        </w:rPr>
        <w:t>vibrações de frequências minimizada</w:t>
      </w:r>
      <w:r w:rsidR="0096501C" w:rsidRPr="00A3036C">
        <w:rPr>
          <w:rFonts w:ascii="Times New Roman" w:hAnsi="Times New Roman" w:cs="Times New Roman"/>
          <w:sz w:val="24"/>
          <w:szCs w:val="24"/>
        </w:rPr>
        <w:t>s</w:t>
      </w:r>
      <w:r w:rsidR="00A5348B" w:rsidRPr="00A3036C">
        <w:rPr>
          <w:rFonts w:ascii="Times New Roman" w:hAnsi="Times New Roman" w:cs="Times New Roman"/>
          <w:sz w:val="24"/>
          <w:szCs w:val="24"/>
        </w:rPr>
        <w:t xml:space="preserve"> e a antecipação </w:t>
      </w:r>
      <w:r w:rsidR="00075CB4" w:rsidRPr="00A3036C">
        <w:rPr>
          <w:rFonts w:ascii="Times New Roman" w:hAnsi="Times New Roman" w:cs="Times New Roman"/>
          <w:sz w:val="24"/>
          <w:szCs w:val="24"/>
        </w:rPr>
        <w:t>espetaculosa de Emmanuel Jesus de Deus efetivando milagre</w:t>
      </w:r>
      <w:r w:rsidR="00841BEC" w:rsidRPr="00A3036C">
        <w:rPr>
          <w:rFonts w:ascii="Times New Roman" w:hAnsi="Times New Roman" w:cs="Times New Roman"/>
          <w:sz w:val="24"/>
          <w:szCs w:val="24"/>
        </w:rPr>
        <w:t xml:space="preserve">s </w:t>
      </w:r>
      <w:r w:rsidR="00B5495A" w:rsidRPr="00A3036C">
        <w:rPr>
          <w:rFonts w:ascii="Times New Roman" w:hAnsi="Times New Roman" w:cs="Times New Roman"/>
          <w:sz w:val="24"/>
          <w:szCs w:val="24"/>
        </w:rPr>
        <w:t xml:space="preserve">onde existe </w:t>
      </w:r>
      <w:r w:rsidR="00B5495A" w:rsidRPr="00A3036C">
        <w:rPr>
          <w:rFonts w:ascii="Times New Roman" w:hAnsi="Times New Roman" w:cs="Times New Roman"/>
          <w:sz w:val="24"/>
          <w:szCs w:val="24"/>
        </w:rPr>
        <w:lastRenderedPageBreak/>
        <w:t>doenças, conflito</w:t>
      </w:r>
      <w:r w:rsidR="003D2760" w:rsidRPr="00A3036C">
        <w:rPr>
          <w:rFonts w:ascii="Times New Roman" w:hAnsi="Times New Roman" w:cs="Times New Roman"/>
          <w:sz w:val="24"/>
          <w:szCs w:val="24"/>
        </w:rPr>
        <w:t>s sociais e guerras governamentais</w:t>
      </w:r>
      <w:r w:rsidR="00561F88" w:rsidRPr="00A3036C">
        <w:rPr>
          <w:rFonts w:ascii="Times New Roman" w:hAnsi="Times New Roman" w:cs="Times New Roman"/>
          <w:sz w:val="24"/>
          <w:szCs w:val="24"/>
        </w:rPr>
        <w:t xml:space="preserve"> articuladas pelo SPA — Supremo Poder Anônimo.</w:t>
      </w:r>
    </w:p>
    <w:p w14:paraId="44439FC5" w14:textId="1AC4DA9E" w:rsidR="009626D4" w:rsidRPr="00A3036C" w:rsidRDefault="00A63013"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Dimensionais e multidimensionais na Casa de Vidro</w:t>
      </w:r>
      <w:r w:rsidR="00B35DC2" w:rsidRPr="00A3036C">
        <w:rPr>
          <w:rFonts w:ascii="Times New Roman" w:hAnsi="Times New Roman" w:cs="Times New Roman"/>
          <w:sz w:val="24"/>
          <w:szCs w:val="24"/>
        </w:rPr>
        <w:t xml:space="preserve"> estão conectados na canalização ofertada pelo casal</w:t>
      </w:r>
      <w:r w:rsidR="00EB2527" w:rsidRPr="00A3036C">
        <w:rPr>
          <w:rFonts w:ascii="Times New Roman" w:hAnsi="Times New Roman" w:cs="Times New Roman"/>
          <w:sz w:val="24"/>
          <w:szCs w:val="24"/>
        </w:rPr>
        <w:t xml:space="preserve"> representante do SEU </w:t>
      </w:r>
      <w:r w:rsidR="008F426B" w:rsidRPr="00A3036C">
        <w:rPr>
          <w:rFonts w:ascii="Times New Roman" w:hAnsi="Times New Roman" w:cs="Times New Roman"/>
          <w:sz w:val="24"/>
          <w:szCs w:val="24"/>
        </w:rPr>
        <w:t>de peles nas cores violeta, masculino, e, li</w:t>
      </w:r>
      <w:r w:rsidR="00916F0A" w:rsidRPr="00A3036C">
        <w:rPr>
          <w:rFonts w:ascii="Times New Roman" w:hAnsi="Times New Roman" w:cs="Times New Roman"/>
          <w:sz w:val="24"/>
          <w:szCs w:val="24"/>
        </w:rPr>
        <w:t>l</w:t>
      </w:r>
      <w:r w:rsidR="008F426B" w:rsidRPr="00A3036C">
        <w:rPr>
          <w:rFonts w:ascii="Times New Roman" w:hAnsi="Times New Roman" w:cs="Times New Roman"/>
          <w:sz w:val="24"/>
          <w:szCs w:val="24"/>
        </w:rPr>
        <w:t>ás, feminino</w:t>
      </w:r>
      <w:r w:rsidR="0025291B" w:rsidRPr="00A3036C">
        <w:rPr>
          <w:rFonts w:ascii="Times New Roman" w:hAnsi="Times New Roman" w:cs="Times New Roman"/>
          <w:sz w:val="24"/>
          <w:szCs w:val="24"/>
        </w:rPr>
        <w:t>.</w:t>
      </w:r>
      <w:r w:rsidR="00B10199" w:rsidRPr="00A3036C">
        <w:rPr>
          <w:rFonts w:ascii="Times New Roman" w:hAnsi="Times New Roman" w:cs="Times New Roman"/>
          <w:sz w:val="24"/>
          <w:szCs w:val="24"/>
        </w:rPr>
        <w:t xml:space="preserve"> </w:t>
      </w:r>
      <w:r w:rsidR="0025291B" w:rsidRPr="00A3036C">
        <w:rPr>
          <w:rFonts w:ascii="Times New Roman" w:hAnsi="Times New Roman" w:cs="Times New Roman"/>
          <w:sz w:val="24"/>
          <w:szCs w:val="24"/>
        </w:rPr>
        <w:t>A</w:t>
      </w:r>
      <w:r w:rsidR="00B10199" w:rsidRPr="00A3036C">
        <w:rPr>
          <w:rFonts w:ascii="Times New Roman" w:hAnsi="Times New Roman" w:cs="Times New Roman"/>
          <w:sz w:val="24"/>
          <w:szCs w:val="24"/>
        </w:rPr>
        <w:t>companhando, através do poder mental concedido pelo</w:t>
      </w:r>
      <w:r w:rsidR="00637989" w:rsidRPr="00A3036C">
        <w:rPr>
          <w:rFonts w:ascii="Times New Roman" w:hAnsi="Times New Roman" w:cs="Times New Roman"/>
          <w:sz w:val="24"/>
          <w:szCs w:val="24"/>
        </w:rPr>
        <w:t xml:space="preserve"> despertar de suas consciências capaze</w:t>
      </w:r>
      <w:r w:rsidR="00AC14F1" w:rsidRPr="00A3036C">
        <w:rPr>
          <w:rFonts w:ascii="Times New Roman" w:hAnsi="Times New Roman" w:cs="Times New Roman"/>
          <w:sz w:val="24"/>
          <w:szCs w:val="24"/>
        </w:rPr>
        <w:t>s de projetar energias e transmutar mente, corpo e espírito</w:t>
      </w:r>
      <w:r w:rsidR="00FE055E" w:rsidRPr="00A3036C">
        <w:rPr>
          <w:rFonts w:ascii="Times New Roman" w:hAnsi="Times New Roman" w:cs="Times New Roman"/>
          <w:sz w:val="24"/>
          <w:szCs w:val="24"/>
        </w:rPr>
        <w:t xml:space="preserve"> equilibrados</w:t>
      </w:r>
      <w:r w:rsidR="00E91F31" w:rsidRPr="00A3036C">
        <w:rPr>
          <w:rFonts w:ascii="Times New Roman" w:hAnsi="Times New Roman" w:cs="Times New Roman"/>
          <w:sz w:val="24"/>
          <w:szCs w:val="24"/>
        </w:rPr>
        <w:t xml:space="preserve"> as diversas moradas divinais estreladas pelo universo</w:t>
      </w:r>
      <w:r w:rsidR="00087E95" w:rsidRPr="00A3036C">
        <w:rPr>
          <w:rFonts w:ascii="Times New Roman" w:hAnsi="Times New Roman" w:cs="Times New Roman"/>
          <w:sz w:val="24"/>
          <w:szCs w:val="24"/>
        </w:rPr>
        <w:t>, as ocorrências</w:t>
      </w:r>
      <w:r w:rsidR="00BB0912" w:rsidRPr="00A3036C">
        <w:rPr>
          <w:rFonts w:ascii="Times New Roman" w:hAnsi="Times New Roman" w:cs="Times New Roman"/>
          <w:sz w:val="24"/>
          <w:szCs w:val="24"/>
        </w:rPr>
        <w:t xml:space="preserve"> </w:t>
      </w:r>
      <w:r w:rsidR="00335580" w:rsidRPr="00A3036C">
        <w:rPr>
          <w:rFonts w:ascii="Times New Roman" w:hAnsi="Times New Roman" w:cs="Times New Roman"/>
          <w:sz w:val="24"/>
          <w:szCs w:val="24"/>
        </w:rPr>
        <w:t>acontecidas</w:t>
      </w:r>
      <w:r w:rsidR="00932C0B" w:rsidRPr="00A3036C">
        <w:rPr>
          <w:rFonts w:ascii="Times New Roman" w:hAnsi="Times New Roman" w:cs="Times New Roman"/>
          <w:sz w:val="24"/>
          <w:szCs w:val="24"/>
        </w:rPr>
        <w:t>, neste momento,</w:t>
      </w:r>
      <w:r w:rsidR="00AA17E6" w:rsidRPr="00A3036C">
        <w:rPr>
          <w:rFonts w:ascii="Times New Roman" w:hAnsi="Times New Roman" w:cs="Times New Roman"/>
          <w:sz w:val="24"/>
          <w:szCs w:val="24"/>
        </w:rPr>
        <w:t xml:space="preserve"> na reunião</w:t>
      </w:r>
      <w:r w:rsidR="00932C0B" w:rsidRPr="00A3036C">
        <w:rPr>
          <w:rFonts w:ascii="Times New Roman" w:hAnsi="Times New Roman" w:cs="Times New Roman"/>
          <w:sz w:val="24"/>
          <w:szCs w:val="24"/>
        </w:rPr>
        <w:t xml:space="preserve"> </w:t>
      </w:r>
      <w:r w:rsidR="00AD1475" w:rsidRPr="00A3036C">
        <w:rPr>
          <w:rFonts w:ascii="Times New Roman" w:hAnsi="Times New Roman" w:cs="Times New Roman"/>
          <w:sz w:val="24"/>
          <w:szCs w:val="24"/>
        </w:rPr>
        <w:t>entre</w:t>
      </w:r>
      <w:r w:rsidR="005A7C72" w:rsidRPr="00A3036C">
        <w:rPr>
          <w:rFonts w:ascii="Times New Roman" w:hAnsi="Times New Roman" w:cs="Times New Roman"/>
          <w:sz w:val="24"/>
          <w:szCs w:val="24"/>
        </w:rPr>
        <w:t xml:space="preserve"> os</w:t>
      </w:r>
      <w:r w:rsidR="00AD1475" w:rsidRPr="00A3036C">
        <w:rPr>
          <w:rFonts w:ascii="Times New Roman" w:hAnsi="Times New Roman" w:cs="Times New Roman"/>
          <w:sz w:val="24"/>
          <w:szCs w:val="24"/>
        </w:rPr>
        <w:t xml:space="preserve"> </w:t>
      </w:r>
      <w:bookmarkStart w:id="50" w:name="_Hlk184808568"/>
      <w:r w:rsidR="005A7C72" w:rsidRPr="00A3036C">
        <w:rPr>
          <w:rFonts w:ascii="Times New Roman" w:hAnsi="Times New Roman" w:cs="Times New Roman"/>
          <w:i/>
          <w:iCs/>
          <w:sz w:val="24"/>
          <w:szCs w:val="24"/>
        </w:rPr>
        <w:t>malenirus</w:t>
      </w:r>
      <w:r w:rsidR="005A7C72" w:rsidRPr="00A3036C">
        <w:rPr>
          <w:rFonts w:ascii="Times New Roman" w:hAnsi="Times New Roman" w:cs="Times New Roman"/>
          <w:sz w:val="24"/>
          <w:szCs w:val="24"/>
        </w:rPr>
        <w:t xml:space="preserve">, </w:t>
      </w:r>
      <w:r w:rsidR="005A7C72" w:rsidRPr="00A3036C">
        <w:rPr>
          <w:rFonts w:ascii="Times New Roman" w:hAnsi="Times New Roman" w:cs="Times New Roman"/>
          <w:i/>
          <w:iCs/>
          <w:sz w:val="24"/>
          <w:szCs w:val="24"/>
        </w:rPr>
        <w:t xml:space="preserve">reinonaques </w:t>
      </w:r>
      <w:r w:rsidR="005A7C72" w:rsidRPr="00A3036C">
        <w:rPr>
          <w:rFonts w:ascii="Times New Roman" w:hAnsi="Times New Roman" w:cs="Times New Roman"/>
          <w:sz w:val="24"/>
          <w:szCs w:val="24"/>
        </w:rPr>
        <w:t xml:space="preserve">e </w:t>
      </w:r>
      <w:r w:rsidR="005A7C72" w:rsidRPr="00A3036C">
        <w:rPr>
          <w:rFonts w:ascii="Times New Roman" w:hAnsi="Times New Roman" w:cs="Times New Roman"/>
          <w:i/>
          <w:iCs/>
          <w:sz w:val="24"/>
          <w:szCs w:val="24"/>
        </w:rPr>
        <w:t>dominitilianos</w:t>
      </w:r>
      <w:r w:rsidR="005A7C72" w:rsidRPr="00A3036C">
        <w:rPr>
          <w:rFonts w:ascii="Times New Roman" w:hAnsi="Times New Roman" w:cs="Times New Roman"/>
          <w:sz w:val="24"/>
          <w:szCs w:val="24"/>
        </w:rPr>
        <w:t xml:space="preserve"> </w:t>
      </w:r>
      <w:bookmarkEnd w:id="50"/>
      <w:r w:rsidR="00932C0B" w:rsidRPr="00A3036C">
        <w:rPr>
          <w:rFonts w:ascii="Times New Roman" w:hAnsi="Times New Roman" w:cs="Times New Roman"/>
          <w:sz w:val="24"/>
          <w:szCs w:val="24"/>
        </w:rPr>
        <w:t xml:space="preserve">no </w:t>
      </w:r>
      <w:r w:rsidR="00932C0B" w:rsidRPr="00A3036C">
        <w:rPr>
          <w:rFonts w:ascii="Times New Roman" w:hAnsi="Times New Roman" w:cs="Times New Roman"/>
          <w:i/>
          <w:iCs/>
          <w:sz w:val="24"/>
          <w:szCs w:val="24"/>
        </w:rPr>
        <w:t>terceiro plano terráqueo</w:t>
      </w:r>
      <w:r w:rsidR="00881333" w:rsidRPr="00A3036C">
        <w:rPr>
          <w:rFonts w:ascii="Times New Roman" w:hAnsi="Times New Roman" w:cs="Times New Roman"/>
          <w:sz w:val="24"/>
          <w:szCs w:val="24"/>
        </w:rPr>
        <w:t>.</w:t>
      </w:r>
    </w:p>
    <w:p w14:paraId="246DCE8D" w14:textId="77777777" w:rsidR="003A1D5B" w:rsidRPr="00A3036C" w:rsidRDefault="003A1D5B" w:rsidP="000E37AB">
      <w:pPr>
        <w:spacing w:after="0"/>
        <w:jc w:val="both"/>
        <w:rPr>
          <w:rFonts w:ascii="Times New Roman" w:hAnsi="Times New Roman" w:cs="Times New Roman"/>
          <w:sz w:val="24"/>
          <w:szCs w:val="24"/>
        </w:rPr>
      </w:pPr>
    </w:p>
    <w:p w14:paraId="43898DE3" w14:textId="60CAF3D3" w:rsidR="00E02110" w:rsidRPr="00A3036C" w:rsidRDefault="00881333"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3A1D5B" w:rsidRPr="00A3036C">
        <w:rPr>
          <w:rFonts w:ascii="Times New Roman" w:hAnsi="Times New Roman" w:cs="Times New Roman"/>
          <w:sz w:val="24"/>
          <w:szCs w:val="24"/>
        </w:rPr>
        <w:t xml:space="preserve"> </w:t>
      </w:r>
      <w:r w:rsidR="007B1B2A" w:rsidRPr="00A3036C">
        <w:rPr>
          <w:rFonts w:ascii="Times New Roman" w:hAnsi="Times New Roman" w:cs="Times New Roman"/>
          <w:sz w:val="24"/>
          <w:szCs w:val="24"/>
        </w:rPr>
        <w:t>Precisamos neutralizar a conscientização efetivada pela crônica “Papo Reto”</w:t>
      </w:r>
      <w:r w:rsidR="00917617" w:rsidRPr="00A3036C">
        <w:rPr>
          <w:rFonts w:ascii="Times New Roman" w:hAnsi="Times New Roman" w:cs="Times New Roman"/>
          <w:sz w:val="24"/>
          <w:szCs w:val="24"/>
        </w:rPr>
        <w:t xml:space="preserve"> nos seus leitores ― Algozlenirus determina ―</w:t>
      </w:r>
      <w:r w:rsidR="002126E1" w:rsidRPr="00A3036C">
        <w:rPr>
          <w:rFonts w:ascii="Times New Roman" w:hAnsi="Times New Roman" w:cs="Times New Roman"/>
          <w:sz w:val="24"/>
          <w:szCs w:val="24"/>
        </w:rPr>
        <w:t xml:space="preserve"> Vocês despertam minha ira ao não conseguirem</w:t>
      </w:r>
      <w:r w:rsidR="00752604" w:rsidRPr="00A3036C">
        <w:rPr>
          <w:rFonts w:ascii="Times New Roman" w:hAnsi="Times New Roman" w:cs="Times New Roman"/>
          <w:sz w:val="24"/>
          <w:szCs w:val="24"/>
        </w:rPr>
        <w:t xml:space="preserve"> detectar e derrubar estas postagens</w:t>
      </w:r>
      <w:r w:rsidR="00395A25" w:rsidRPr="00A3036C">
        <w:rPr>
          <w:rFonts w:ascii="Times New Roman" w:hAnsi="Times New Roman" w:cs="Times New Roman"/>
          <w:sz w:val="24"/>
          <w:szCs w:val="24"/>
        </w:rPr>
        <w:t xml:space="preserve"> positivas para o SEU. ▬ </w:t>
      </w:r>
      <w:r w:rsidR="002C0EB6" w:rsidRPr="00A3036C">
        <w:rPr>
          <w:rFonts w:ascii="Times New Roman" w:hAnsi="Times New Roman" w:cs="Times New Roman"/>
          <w:sz w:val="24"/>
          <w:szCs w:val="24"/>
        </w:rPr>
        <w:t>raivoso.</w:t>
      </w:r>
    </w:p>
    <w:p w14:paraId="3B129A2E" w14:textId="77777777" w:rsidR="002C0EB6" w:rsidRPr="00A3036C" w:rsidRDefault="002C0EB6" w:rsidP="000E37AB">
      <w:pPr>
        <w:spacing w:after="0"/>
        <w:jc w:val="both"/>
        <w:rPr>
          <w:rFonts w:ascii="Times New Roman" w:hAnsi="Times New Roman" w:cs="Times New Roman"/>
          <w:sz w:val="24"/>
          <w:szCs w:val="24"/>
        </w:rPr>
      </w:pPr>
    </w:p>
    <w:p w14:paraId="6267678C" w14:textId="44B0A606" w:rsidR="002C0EB6" w:rsidRPr="00A3036C" w:rsidRDefault="002C0EB6"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Estamos fazendo o possível, mas estamos numa </w:t>
      </w:r>
      <w:r w:rsidRPr="00A3036C">
        <w:rPr>
          <w:rFonts w:ascii="Times New Roman" w:hAnsi="Times New Roman" w:cs="Times New Roman"/>
          <w:i/>
          <w:iCs/>
          <w:sz w:val="24"/>
          <w:szCs w:val="24"/>
        </w:rPr>
        <w:t>briga de cachorro grande ―</w:t>
      </w:r>
      <w:r w:rsidRPr="00A3036C">
        <w:rPr>
          <w:rFonts w:ascii="Times New Roman" w:hAnsi="Times New Roman" w:cs="Times New Roman"/>
          <w:sz w:val="24"/>
          <w:szCs w:val="24"/>
        </w:rPr>
        <w:t xml:space="preserve"> Reinovil</w:t>
      </w:r>
      <w:r w:rsidR="0020620E" w:rsidRPr="00A3036C">
        <w:rPr>
          <w:rFonts w:ascii="Times New Roman" w:hAnsi="Times New Roman" w:cs="Times New Roman"/>
          <w:sz w:val="24"/>
          <w:szCs w:val="24"/>
        </w:rPr>
        <w:t xml:space="preserve"> reconhece o poder adversário </w:t>
      </w:r>
      <w:r w:rsidRPr="00A3036C">
        <w:rPr>
          <w:rFonts w:ascii="Times New Roman" w:hAnsi="Times New Roman" w:cs="Times New Roman"/>
          <w:i/>
          <w:iCs/>
          <w:sz w:val="24"/>
          <w:szCs w:val="24"/>
        </w:rPr>
        <w:t>―</w:t>
      </w:r>
      <w:r w:rsidR="0020620E" w:rsidRPr="00A3036C">
        <w:rPr>
          <w:rFonts w:ascii="Times New Roman" w:hAnsi="Times New Roman" w:cs="Times New Roman"/>
          <w:i/>
          <w:iCs/>
          <w:sz w:val="24"/>
          <w:szCs w:val="24"/>
        </w:rPr>
        <w:t xml:space="preserve"> </w:t>
      </w:r>
      <w:r w:rsidR="0020620E" w:rsidRPr="00A3036C">
        <w:rPr>
          <w:rFonts w:ascii="Times New Roman" w:hAnsi="Times New Roman" w:cs="Times New Roman"/>
          <w:sz w:val="24"/>
          <w:szCs w:val="24"/>
        </w:rPr>
        <w:t xml:space="preserve">nosso </w:t>
      </w:r>
      <w:r w:rsidR="0020620E" w:rsidRPr="00A3036C">
        <w:rPr>
          <w:rFonts w:ascii="Times New Roman" w:hAnsi="Times New Roman" w:cs="Times New Roman"/>
          <w:b/>
          <w:bCs/>
          <w:sz w:val="24"/>
          <w:szCs w:val="24"/>
        </w:rPr>
        <w:t>staff</w:t>
      </w:r>
      <w:r w:rsidR="00370002" w:rsidRPr="00A3036C">
        <w:rPr>
          <w:rFonts w:ascii="Times New Roman" w:hAnsi="Times New Roman" w:cs="Times New Roman"/>
          <w:b/>
          <w:bCs/>
          <w:sz w:val="24"/>
          <w:szCs w:val="24"/>
        </w:rPr>
        <w:t xml:space="preserve"> </w:t>
      </w:r>
      <w:r w:rsidR="00370002" w:rsidRPr="00A3036C">
        <w:rPr>
          <w:rFonts w:ascii="Times New Roman" w:hAnsi="Times New Roman" w:cs="Times New Roman"/>
          <w:sz w:val="24"/>
          <w:szCs w:val="24"/>
        </w:rPr>
        <w:t xml:space="preserve">conseguira, antes de </w:t>
      </w:r>
      <w:r w:rsidR="00264D56" w:rsidRPr="00A3036C">
        <w:rPr>
          <w:rFonts w:ascii="Times New Roman" w:hAnsi="Times New Roman" w:cs="Times New Roman"/>
          <w:sz w:val="24"/>
          <w:szCs w:val="24"/>
        </w:rPr>
        <w:t>nós</w:t>
      </w:r>
      <w:r w:rsidR="00370002" w:rsidRPr="00A3036C">
        <w:rPr>
          <w:rFonts w:ascii="Times New Roman" w:hAnsi="Times New Roman" w:cs="Times New Roman"/>
          <w:sz w:val="24"/>
          <w:szCs w:val="24"/>
        </w:rPr>
        <w:t xml:space="preserve"> teletransportarmos</w:t>
      </w:r>
      <w:r w:rsidR="00C3352B" w:rsidRPr="00A3036C">
        <w:rPr>
          <w:rFonts w:ascii="Times New Roman" w:hAnsi="Times New Roman" w:cs="Times New Roman"/>
          <w:sz w:val="24"/>
          <w:szCs w:val="24"/>
        </w:rPr>
        <w:t xml:space="preserve"> para sua presença, diminuir o tempo </w:t>
      </w:r>
      <w:r w:rsidR="00264D56" w:rsidRPr="00A3036C">
        <w:rPr>
          <w:rFonts w:ascii="Times New Roman" w:hAnsi="Times New Roman" w:cs="Times New Roman"/>
          <w:sz w:val="24"/>
          <w:szCs w:val="24"/>
        </w:rPr>
        <w:t xml:space="preserve">de derrubada da postagem. ▬ </w:t>
      </w:r>
      <w:r w:rsidR="00997166" w:rsidRPr="00A3036C">
        <w:rPr>
          <w:rFonts w:ascii="Times New Roman" w:hAnsi="Times New Roman" w:cs="Times New Roman"/>
          <w:sz w:val="24"/>
          <w:szCs w:val="24"/>
        </w:rPr>
        <w:t>atenua.</w:t>
      </w:r>
    </w:p>
    <w:p w14:paraId="2B6277C9" w14:textId="77777777" w:rsidR="00997166" w:rsidRPr="00A3036C" w:rsidRDefault="00997166" w:rsidP="000E37AB">
      <w:pPr>
        <w:spacing w:after="0"/>
        <w:jc w:val="both"/>
        <w:rPr>
          <w:rFonts w:ascii="Times New Roman" w:hAnsi="Times New Roman" w:cs="Times New Roman"/>
          <w:sz w:val="24"/>
          <w:szCs w:val="24"/>
        </w:rPr>
      </w:pPr>
    </w:p>
    <w:p w14:paraId="6306F026" w14:textId="2ACEE8A3" w:rsidR="00997166" w:rsidRPr="00A3036C" w:rsidRDefault="00997166"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8773D" w:rsidRPr="00A3036C">
        <w:rPr>
          <w:rFonts w:ascii="Times New Roman" w:hAnsi="Times New Roman" w:cs="Times New Roman"/>
          <w:sz w:val="24"/>
          <w:szCs w:val="24"/>
        </w:rPr>
        <w:t xml:space="preserve">Esperamos </w:t>
      </w:r>
      <w:r w:rsidR="00875210" w:rsidRPr="00A3036C">
        <w:rPr>
          <w:rFonts w:ascii="Times New Roman" w:hAnsi="Times New Roman" w:cs="Times New Roman"/>
          <w:sz w:val="24"/>
          <w:szCs w:val="24"/>
        </w:rPr>
        <w:t>breve solução ― Reinódio acentua ―</w:t>
      </w:r>
      <w:r w:rsidR="00AD5615" w:rsidRPr="00A3036C">
        <w:rPr>
          <w:rFonts w:ascii="Times New Roman" w:hAnsi="Times New Roman" w:cs="Times New Roman"/>
          <w:sz w:val="24"/>
          <w:szCs w:val="24"/>
        </w:rPr>
        <w:t xml:space="preserve"> Estamos lidando com inteligência</w:t>
      </w:r>
      <w:r w:rsidR="000F1B2B" w:rsidRPr="00A3036C">
        <w:rPr>
          <w:rFonts w:ascii="Times New Roman" w:hAnsi="Times New Roman" w:cs="Times New Roman"/>
          <w:sz w:val="24"/>
          <w:szCs w:val="24"/>
        </w:rPr>
        <w:t xml:space="preserve"> comparável a nossa e todo o cuidado é pouco para manutenção do Sistema Terra. ▬ alerta.</w:t>
      </w:r>
    </w:p>
    <w:p w14:paraId="74FFBED8" w14:textId="77777777" w:rsidR="000F1B2B" w:rsidRPr="00A3036C" w:rsidRDefault="000F1B2B" w:rsidP="000E37AB">
      <w:pPr>
        <w:spacing w:after="0"/>
        <w:jc w:val="both"/>
        <w:rPr>
          <w:rFonts w:ascii="Times New Roman" w:hAnsi="Times New Roman" w:cs="Times New Roman"/>
          <w:sz w:val="24"/>
          <w:szCs w:val="24"/>
        </w:rPr>
      </w:pPr>
    </w:p>
    <w:p w14:paraId="256883A5" w14:textId="30DCC0DD" w:rsidR="000F1B2B" w:rsidRPr="00A3036C" w:rsidRDefault="000F1B2B"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F0827" w:rsidRPr="00A3036C">
        <w:rPr>
          <w:rFonts w:ascii="Times New Roman" w:hAnsi="Times New Roman" w:cs="Times New Roman"/>
          <w:sz w:val="24"/>
          <w:szCs w:val="24"/>
        </w:rPr>
        <w:t xml:space="preserve">Somos sabedores desde a implantação da escravatura no </w:t>
      </w:r>
      <w:r w:rsidR="00346636" w:rsidRPr="00A3036C">
        <w:rPr>
          <w:rFonts w:ascii="Times New Roman" w:hAnsi="Times New Roman" w:cs="Times New Roman"/>
          <w:sz w:val="24"/>
          <w:szCs w:val="24"/>
        </w:rPr>
        <w:t xml:space="preserve">globo terrestre, estaríamos </w:t>
      </w:r>
      <w:r w:rsidR="0068470C" w:rsidRPr="00A3036C">
        <w:rPr>
          <w:rFonts w:ascii="Times New Roman" w:hAnsi="Times New Roman" w:cs="Times New Roman"/>
          <w:sz w:val="24"/>
          <w:szCs w:val="24"/>
        </w:rPr>
        <w:t>infringindo</w:t>
      </w:r>
      <w:r w:rsidR="00346636" w:rsidRPr="00A3036C">
        <w:rPr>
          <w:rFonts w:ascii="Times New Roman" w:hAnsi="Times New Roman" w:cs="Times New Roman"/>
          <w:sz w:val="24"/>
          <w:szCs w:val="24"/>
        </w:rPr>
        <w:t xml:space="preserve"> a Lei universal do amor </w:t>
      </w:r>
      <w:r w:rsidR="00346636" w:rsidRPr="00A3036C">
        <w:rPr>
          <w:rFonts w:ascii="Times New Roman" w:hAnsi="Times New Roman" w:cs="Times New Roman"/>
          <w:sz w:val="24"/>
          <w:szCs w:val="24"/>
        </w:rPr>
        <w:lastRenderedPageBreak/>
        <w:t xml:space="preserve">incondicional </w:t>
      </w:r>
      <w:r w:rsidR="00812F2D" w:rsidRPr="00A3036C">
        <w:rPr>
          <w:rFonts w:ascii="Times New Roman" w:hAnsi="Times New Roman" w:cs="Times New Roman"/>
          <w:sz w:val="24"/>
          <w:szCs w:val="24"/>
        </w:rPr>
        <w:t>― Ilusiodiano assume</w:t>
      </w:r>
      <w:r w:rsidR="00961639" w:rsidRPr="00A3036C">
        <w:rPr>
          <w:rFonts w:ascii="Times New Roman" w:hAnsi="Times New Roman" w:cs="Times New Roman"/>
          <w:sz w:val="24"/>
          <w:szCs w:val="24"/>
        </w:rPr>
        <w:t xml:space="preserve"> o </w:t>
      </w:r>
      <w:r w:rsidR="0068470C" w:rsidRPr="00A3036C">
        <w:rPr>
          <w:rFonts w:ascii="Times New Roman" w:hAnsi="Times New Roman" w:cs="Times New Roman"/>
          <w:sz w:val="24"/>
          <w:szCs w:val="24"/>
        </w:rPr>
        <w:t>malfeito</w:t>
      </w:r>
      <w:r w:rsidR="00961639" w:rsidRPr="00A3036C">
        <w:rPr>
          <w:rFonts w:ascii="Times New Roman" w:hAnsi="Times New Roman" w:cs="Times New Roman"/>
          <w:sz w:val="24"/>
          <w:szCs w:val="24"/>
        </w:rPr>
        <w:t xml:space="preserve"> </w:t>
      </w:r>
      <w:r w:rsidR="00812F2D" w:rsidRPr="00A3036C">
        <w:rPr>
          <w:rFonts w:ascii="Times New Roman" w:hAnsi="Times New Roman" w:cs="Times New Roman"/>
          <w:sz w:val="24"/>
          <w:szCs w:val="24"/>
        </w:rPr>
        <w:t>―</w:t>
      </w:r>
      <w:r w:rsidR="00961639" w:rsidRPr="00A3036C">
        <w:rPr>
          <w:rFonts w:ascii="Times New Roman" w:hAnsi="Times New Roman" w:cs="Times New Roman"/>
          <w:sz w:val="24"/>
          <w:szCs w:val="24"/>
        </w:rPr>
        <w:t xml:space="preserve"> </w:t>
      </w:r>
      <w:r w:rsidR="007627D1" w:rsidRPr="00A3036C">
        <w:rPr>
          <w:rFonts w:ascii="Times New Roman" w:hAnsi="Times New Roman" w:cs="Times New Roman"/>
          <w:sz w:val="24"/>
          <w:szCs w:val="24"/>
        </w:rPr>
        <w:t>Guerra filosófica em curso</w:t>
      </w:r>
      <w:r w:rsidR="0068470C" w:rsidRPr="00A3036C">
        <w:rPr>
          <w:rFonts w:ascii="Times New Roman" w:hAnsi="Times New Roman" w:cs="Times New Roman"/>
          <w:sz w:val="24"/>
          <w:szCs w:val="24"/>
        </w:rPr>
        <w:t xml:space="preserve"> e precisamos ser melhores para vencermos. ▬ condiciona.</w:t>
      </w:r>
    </w:p>
    <w:p w14:paraId="3563A7CC" w14:textId="77777777" w:rsidR="00891EB3" w:rsidRPr="00A3036C" w:rsidRDefault="00891EB3" w:rsidP="000E37AB">
      <w:pPr>
        <w:spacing w:after="0"/>
        <w:jc w:val="both"/>
        <w:rPr>
          <w:rFonts w:ascii="Times New Roman" w:hAnsi="Times New Roman" w:cs="Times New Roman"/>
          <w:sz w:val="24"/>
          <w:szCs w:val="24"/>
        </w:rPr>
      </w:pPr>
    </w:p>
    <w:p w14:paraId="036AAE0E" w14:textId="5414E6C6" w:rsidR="00891EB3" w:rsidRPr="00A3036C" w:rsidRDefault="00891EB3"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 Reinódio, Reinovil e Ilusiodiano</w:t>
      </w:r>
      <w:r w:rsidR="006521F0" w:rsidRPr="00A3036C">
        <w:rPr>
          <w:rFonts w:ascii="Times New Roman" w:hAnsi="Times New Roman" w:cs="Times New Roman"/>
          <w:sz w:val="24"/>
          <w:szCs w:val="24"/>
        </w:rPr>
        <w:t xml:space="preserve"> veem todos os conflitos sociais e guerras governamentais existentes no mundo</w:t>
      </w:r>
      <w:r w:rsidR="000E403A" w:rsidRPr="00A3036C">
        <w:rPr>
          <w:rFonts w:ascii="Times New Roman" w:hAnsi="Times New Roman" w:cs="Times New Roman"/>
          <w:sz w:val="24"/>
          <w:szCs w:val="24"/>
        </w:rPr>
        <w:t>.</w:t>
      </w:r>
      <w:r w:rsidR="008550F3" w:rsidRPr="00A3036C">
        <w:rPr>
          <w:rFonts w:ascii="Times New Roman" w:hAnsi="Times New Roman" w:cs="Times New Roman"/>
          <w:sz w:val="24"/>
          <w:szCs w:val="24"/>
        </w:rPr>
        <w:t xml:space="preserve"> </w:t>
      </w:r>
      <w:r w:rsidR="000E403A" w:rsidRPr="00A3036C">
        <w:rPr>
          <w:rFonts w:ascii="Times New Roman" w:hAnsi="Times New Roman" w:cs="Times New Roman"/>
          <w:sz w:val="24"/>
          <w:szCs w:val="24"/>
        </w:rPr>
        <w:t xml:space="preserve">Enquanto, </w:t>
      </w:r>
      <w:r w:rsidR="008550F3" w:rsidRPr="00A3036C">
        <w:rPr>
          <w:rFonts w:ascii="Times New Roman" w:hAnsi="Times New Roman" w:cs="Times New Roman"/>
          <w:sz w:val="24"/>
          <w:szCs w:val="24"/>
        </w:rPr>
        <w:t>discut</w:t>
      </w:r>
      <w:r w:rsidR="000E403A" w:rsidRPr="00A3036C">
        <w:rPr>
          <w:rFonts w:ascii="Times New Roman" w:hAnsi="Times New Roman" w:cs="Times New Roman"/>
          <w:sz w:val="24"/>
          <w:szCs w:val="24"/>
        </w:rPr>
        <w:t>em</w:t>
      </w:r>
      <w:r w:rsidR="008550F3" w:rsidRPr="00A3036C">
        <w:rPr>
          <w:rFonts w:ascii="Times New Roman" w:hAnsi="Times New Roman" w:cs="Times New Roman"/>
          <w:sz w:val="24"/>
          <w:szCs w:val="24"/>
        </w:rPr>
        <w:t xml:space="preserve"> implantação d</w:t>
      </w:r>
      <w:r w:rsidR="00DC04CA" w:rsidRPr="00A3036C">
        <w:rPr>
          <w:rFonts w:ascii="Times New Roman" w:hAnsi="Times New Roman" w:cs="Times New Roman"/>
          <w:sz w:val="24"/>
          <w:szCs w:val="24"/>
        </w:rPr>
        <w:t>a IMSD — Independência Mundial dos Servos de Deus</w:t>
      </w:r>
      <w:r w:rsidR="00947DD5" w:rsidRPr="00A3036C">
        <w:rPr>
          <w:rFonts w:ascii="Times New Roman" w:hAnsi="Times New Roman" w:cs="Times New Roman"/>
          <w:sz w:val="24"/>
          <w:szCs w:val="24"/>
        </w:rPr>
        <w:t xml:space="preserve"> como</w:t>
      </w:r>
      <w:r w:rsidR="008550F3" w:rsidRPr="00A3036C">
        <w:rPr>
          <w:rFonts w:ascii="Times New Roman" w:hAnsi="Times New Roman" w:cs="Times New Roman"/>
          <w:sz w:val="24"/>
          <w:szCs w:val="24"/>
        </w:rPr>
        <w:t xml:space="preserve"> </w:t>
      </w:r>
      <w:r w:rsidR="00947DD5" w:rsidRPr="00A3036C">
        <w:rPr>
          <w:rFonts w:ascii="Times New Roman" w:hAnsi="Times New Roman" w:cs="Times New Roman"/>
          <w:sz w:val="24"/>
          <w:szCs w:val="24"/>
        </w:rPr>
        <w:t>única</w:t>
      </w:r>
      <w:r w:rsidR="008550F3" w:rsidRPr="00A3036C">
        <w:rPr>
          <w:rFonts w:ascii="Times New Roman" w:hAnsi="Times New Roman" w:cs="Times New Roman"/>
          <w:sz w:val="24"/>
          <w:szCs w:val="24"/>
        </w:rPr>
        <w:t xml:space="preserve"> religião</w:t>
      </w:r>
      <w:r w:rsidR="00DC04CA" w:rsidRPr="00A3036C">
        <w:rPr>
          <w:rFonts w:ascii="Times New Roman" w:hAnsi="Times New Roman" w:cs="Times New Roman"/>
          <w:sz w:val="24"/>
          <w:szCs w:val="24"/>
        </w:rPr>
        <w:t>, a ser praticada na Terra,</w:t>
      </w:r>
      <w:r w:rsidR="005D3E33" w:rsidRPr="00A3036C">
        <w:rPr>
          <w:rFonts w:ascii="Times New Roman" w:hAnsi="Times New Roman" w:cs="Times New Roman"/>
          <w:sz w:val="24"/>
          <w:szCs w:val="24"/>
        </w:rPr>
        <w:t xml:space="preserve"> respaldada pel</w:t>
      </w:r>
      <w:r w:rsidR="00BD72EA" w:rsidRPr="00A3036C">
        <w:rPr>
          <w:rFonts w:ascii="Times New Roman" w:hAnsi="Times New Roman" w:cs="Times New Roman"/>
          <w:sz w:val="24"/>
          <w:szCs w:val="24"/>
        </w:rPr>
        <w:t>a antecipação do</w:t>
      </w:r>
      <w:r w:rsidR="005D3E33" w:rsidRPr="00A3036C">
        <w:rPr>
          <w:rFonts w:ascii="Times New Roman" w:hAnsi="Times New Roman" w:cs="Times New Roman"/>
          <w:sz w:val="24"/>
          <w:szCs w:val="24"/>
        </w:rPr>
        <w:t xml:space="preserve"> espetáculo</w:t>
      </w:r>
      <w:r w:rsidR="000420DB" w:rsidRPr="00A3036C">
        <w:rPr>
          <w:rFonts w:ascii="Times New Roman" w:hAnsi="Times New Roman" w:cs="Times New Roman"/>
          <w:sz w:val="24"/>
          <w:szCs w:val="24"/>
        </w:rPr>
        <w:t xml:space="preserve"> de estreia de Emmanuel Jesus de Deus </w:t>
      </w:r>
      <w:r w:rsidR="00766ED0" w:rsidRPr="00A3036C">
        <w:rPr>
          <w:rFonts w:ascii="Times New Roman" w:hAnsi="Times New Roman" w:cs="Times New Roman"/>
          <w:sz w:val="24"/>
          <w:szCs w:val="24"/>
        </w:rPr>
        <w:t>c</w:t>
      </w:r>
      <w:r w:rsidR="00DF5EBA" w:rsidRPr="00A3036C">
        <w:rPr>
          <w:rFonts w:ascii="Times New Roman" w:hAnsi="Times New Roman" w:cs="Times New Roman"/>
          <w:sz w:val="24"/>
          <w:szCs w:val="24"/>
        </w:rPr>
        <w:t>o</w:t>
      </w:r>
      <w:r w:rsidR="00766ED0" w:rsidRPr="00A3036C">
        <w:rPr>
          <w:rFonts w:ascii="Times New Roman" w:hAnsi="Times New Roman" w:cs="Times New Roman"/>
          <w:sz w:val="24"/>
          <w:szCs w:val="24"/>
        </w:rPr>
        <w:t>mo “O filho pródigo volta ao lar”.</w:t>
      </w:r>
    </w:p>
    <w:p w14:paraId="54B655C1" w14:textId="67FAD9E7" w:rsidR="00ED0C68" w:rsidRPr="00A3036C" w:rsidRDefault="0061139A"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Reinódio contesta a antecipação do referido espetáculo, por acreditar no sucesso</w:t>
      </w:r>
      <w:r w:rsidR="00284540" w:rsidRPr="00A3036C">
        <w:rPr>
          <w:rFonts w:ascii="Times New Roman" w:hAnsi="Times New Roman" w:cs="Times New Roman"/>
          <w:sz w:val="24"/>
          <w:szCs w:val="24"/>
        </w:rPr>
        <w:t xml:space="preserve"> da criação de um bloqueio sistêmico à crônica “Papo Reto”, seja ela postad</w:t>
      </w:r>
      <w:r w:rsidR="00F111BD" w:rsidRPr="00A3036C">
        <w:rPr>
          <w:rFonts w:ascii="Times New Roman" w:hAnsi="Times New Roman" w:cs="Times New Roman"/>
          <w:sz w:val="24"/>
          <w:szCs w:val="24"/>
        </w:rPr>
        <w:t xml:space="preserve">a de quaisquer origens. </w:t>
      </w:r>
      <w:r w:rsidR="000D64C8" w:rsidRPr="00A3036C">
        <w:rPr>
          <w:rFonts w:ascii="Times New Roman" w:hAnsi="Times New Roman" w:cs="Times New Roman"/>
          <w:sz w:val="24"/>
          <w:szCs w:val="24"/>
        </w:rPr>
        <w:t>Convicção credibilizada</w:t>
      </w:r>
      <w:r w:rsidR="00105367" w:rsidRPr="00A3036C">
        <w:rPr>
          <w:rFonts w:ascii="Times New Roman" w:hAnsi="Times New Roman" w:cs="Times New Roman"/>
          <w:sz w:val="24"/>
          <w:szCs w:val="24"/>
        </w:rPr>
        <w:t xml:space="preserve"> pela </w:t>
      </w:r>
      <w:r w:rsidR="00957005" w:rsidRPr="00A3036C">
        <w:rPr>
          <w:rFonts w:ascii="Times New Roman" w:hAnsi="Times New Roman" w:cs="Times New Roman"/>
          <w:sz w:val="24"/>
          <w:szCs w:val="24"/>
        </w:rPr>
        <w:t xml:space="preserve">sua </w:t>
      </w:r>
      <w:r w:rsidR="00D905C4" w:rsidRPr="00A3036C">
        <w:rPr>
          <w:rFonts w:ascii="Times New Roman" w:hAnsi="Times New Roman" w:cs="Times New Roman"/>
          <w:sz w:val="24"/>
          <w:szCs w:val="24"/>
        </w:rPr>
        <w:t>interven</w:t>
      </w:r>
      <w:r w:rsidR="00105367" w:rsidRPr="00A3036C">
        <w:rPr>
          <w:rFonts w:ascii="Times New Roman" w:hAnsi="Times New Roman" w:cs="Times New Roman"/>
          <w:sz w:val="24"/>
          <w:szCs w:val="24"/>
        </w:rPr>
        <w:t xml:space="preserve">ção genética </w:t>
      </w:r>
      <w:r w:rsidR="00D905C4" w:rsidRPr="00A3036C">
        <w:rPr>
          <w:rFonts w:ascii="Times New Roman" w:hAnsi="Times New Roman" w:cs="Times New Roman"/>
          <w:sz w:val="24"/>
          <w:szCs w:val="24"/>
        </w:rPr>
        <w:t>no terrícola</w:t>
      </w:r>
      <w:r w:rsidR="00DC2AC8" w:rsidRPr="00A3036C">
        <w:rPr>
          <w:rFonts w:ascii="Times New Roman" w:hAnsi="Times New Roman" w:cs="Times New Roman"/>
          <w:sz w:val="24"/>
          <w:szCs w:val="24"/>
        </w:rPr>
        <w:t>,</w:t>
      </w:r>
      <w:r w:rsidR="005266CF" w:rsidRPr="00A3036C">
        <w:rPr>
          <w:rFonts w:ascii="Times New Roman" w:hAnsi="Times New Roman" w:cs="Times New Roman"/>
          <w:sz w:val="24"/>
          <w:szCs w:val="24"/>
        </w:rPr>
        <w:t xml:space="preserve"> independente de sua orig</w:t>
      </w:r>
      <w:r w:rsidR="005E4A15" w:rsidRPr="00A3036C">
        <w:rPr>
          <w:rFonts w:ascii="Times New Roman" w:hAnsi="Times New Roman" w:cs="Times New Roman"/>
          <w:sz w:val="24"/>
          <w:szCs w:val="24"/>
        </w:rPr>
        <w:t xml:space="preserve">em, estando habitando </w:t>
      </w:r>
      <w:r w:rsidR="00C82895" w:rsidRPr="00A3036C">
        <w:rPr>
          <w:rFonts w:ascii="Times New Roman" w:hAnsi="Times New Roman" w:cs="Times New Roman"/>
          <w:sz w:val="24"/>
          <w:szCs w:val="24"/>
        </w:rPr>
        <w:t>a Terra,</w:t>
      </w:r>
      <w:r w:rsidR="00DC2AC8" w:rsidRPr="00A3036C">
        <w:rPr>
          <w:rFonts w:ascii="Times New Roman" w:hAnsi="Times New Roman" w:cs="Times New Roman"/>
          <w:sz w:val="24"/>
          <w:szCs w:val="24"/>
        </w:rPr>
        <w:t xml:space="preserve"> limitadora da vi</w:t>
      </w:r>
      <w:r w:rsidR="00C82895" w:rsidRPr="00A3036C">
        <w:rPr>
          <w:rFonts w:ascii="Times New Roman" w:hAnsi="Times New Roman" w:cs="Times New Roman"/>
          <w:sz w:val="24"/>
          <w:szCs w:val="24"/>
        </w:rPr>
        <w:t>da humana até no máximo 125 anos.</w:t>
      </w:r>
    </w:p>
    <w:p w14:paraId="681C7B0C" w14:textId="2B969030" w:rsidR="005D4A88" w:rsidRPr="00A3036C" w:rsidRDefault="00FF511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Reinovil </w:t>
      </w:r>
      <w:r w:rsidR="00367DEB" w:rsidRPr="00A3036C">
        <w:rPr>
          <w:rFonts w:ascii="Times New Roman" w:hAnsi="Times New Roman" w:cs="Times New Roman"/>
          <w:sz w:val="24"/>
          <w:szCs w:val="24"/>
        </w:rPr>
        <w:t>contraria o desejo do irmão gêmeo e apoia a antecipação</w:t>
      </w:r>
      <w:r w:rsidR="007953FB" w:rsidRPr="00A3036C">
        <w:rPr>
          <w:rFonts w:ascii="Times New Roman" w:hAnsi="Times New Roman" w:cs="Times New Roman"/>
          <w:sz w:val="24"/>
          <w:szCs w:val="24"/>
        </w:rPr>
        <w:t xml:space="preserve"> das ações comentadas</w:t>
      </w:r>
      <w:r w:rsidR="00F44389" w:rsidRPr="00A3036C">
        <w:rPr>
          <w:rFonts w:ascii="Times New Roman" w:hAnsi="Times New Roman" w:cs="Times New Roman"/>
          <w:sz w:val="24"/>
          <w:szCs w:val="24"/>
        </w:rPr>
        <w:t>, mesmo sendo geneticista</w:t>
      </w:r>
      <w:r w:rsidR="00FE73B8" w:rsidRPr="00A3036C">
        <w:rPr>
          <w:rFonts w:ascii="Times New Roman" w:hAnsi="Times New Roman" w:cs="Times New Roman"/>
          <w:sz w:val="24"/>
          <w:szCs w:val="24"/>
        </w:rPr>
        <w:t xml:space="preserve"> agregado, intelectualmente</w:t>
      </w:r>
      <w:r w:rsidR="00667E9C" w:rsidRPr="00A3036C">
        <w:rPr>
          <w:rFonts w:ascii="Times New Roman" w:hAnsi="Times New Roman" w:cs="Times New Roman"/>
          <w:sz w:val="24"/>
          <w:szCs w:val="24"/>
        </w:rPr>
        <w:t xml:space="preserve"> e fisicamente,</w:t>
      </w:r>
      <w:r w:rsidR="00FE73B8" w:rsidRPr="00A3036C">
        <w:rPr>
          <w:rFonts w:ascii="Times New Roman" w:hAnsi="Times New Roman" w:cs="Times New Roman"/>
          <w:sz w:val="24"/>
          <w:szCs w:val="24"/>
        </w:rPr>
        <w:t xml:space="preserve"> nas criações do irmão</w:t>
      </w:r>
      <w:r w:rsidR="005D4A88" w:rsidRPr="00A3036C">
        <w:rPr>
          <w:rFonts w:ascii="Times New Roman" w:hAnsi="Times New Roman" w:cs="Times New Roman"/>
          <w:sz w:val="24"/>
          <w:szCs w:val="24"/>
        </w:rPr>
        <w:t>.</w:t>
      </w:r>
    </w:p>
    <w:p w14:paraId="08536C95" w14:textId="77777777" w:rsidR="00916FDC" w:rsidRPr="00A3036C" w:rsidRDefault="005D4A8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Ilusiodiano, ponderado, </w:t>
      </w:r>
      <w:r w:rsidR="00556B5A" w:rsidRPr="00A3036C">
        <w:rPr>
          <w:rFonts w:ascii="Times New Roman" w:hAnsi="Times New Roman" w:cs="Times New Roman"/>
          <w:sz w:val="24"/>
          <w:szCs w:val="24"/>
        </w:rPr>
        <w:t>sugere darem tempo ao tempo para</w:t>
      </w:r>
      <w:r w:rsidR="006965D4" w:rsidRPr="00A3036C">
        <w:rPr>
          <w:rFonts w:ascii="Times New Roman" w:hAnsi="Times New Roman" w:cs="Times New Roman"/>
          <w:sz w:val="24"/>
          <w:szCs w:val="24"/>
        </w:rPr>
        <w:t xml:space="preserve"> formatarem ofensivas </w:t>
      </w:r>
      <w:r w:rsidR="00A478D6" w:rsidRPr="00A3036C">
        <w:rPr>
          <w:rFonts w:ascii="Times New Roman" w:hAnsi="Times New Roman" w:cs="Times New Roman"/>
          <w:sz w:val="24"/>
          <w:szCs w:val="24"/>
        </w:rPr>
        <w:t>contundentes</w:t>
      </w:r>
      <w:r w:rsidR="007710AE" w:rsidRPr="00A3036C">
        <w:rPr>
          <w:rFonts w:ascii="Times New Roman" w:hAnsi="Times New Roman" w:cs="Times New Roman"/>
          <w:sz w:val="24"/>
          <w:szCs w:val="24"/>
        </w:rPr>
        <w:t xml:space="preserve"> e devastadoras de todas as possibilidades</w:t>
      </w:r>
      <w:r w:rsidR="00D31895" w:rsidRPr="00A3036C">
        <w:rPr>
          <w:rFonts w:ascii="Times New Roman" w:hAnsi="Times New Roman" w:cs="Times New Roman"/>
          <w:sz w:val="24"/>
          <w:szCs w:val="24"/>
        </w:rPr>
        <w:t xml:space="preserve"> contrárias ao Sistema Terra.</w:t>
      </w:r>
    </w:p>
    <w:p w14:paraId="15BF93A5" w14:textId="00D15730" w:rsidR="0078212C" w:rsidRPr="00A3036C" w:rsidRDefault="00916FDC"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w:t>
      </w:r>
      <w:r w:rsidR="00F2757D" w:rsidRPr="00A3036C">
        <w:rPr>
          <w:rFonts w:ascii="Times New Roman" w:hAnsi="Times New Roman" w:cs="Times New Roman"/>
          <w:sz w:val="24"/>
          <w:szCs w:val="24"/>
        </w:rPr>
        <w:t xml:space="preserve"> quer solução imediata, mas considera</w:t>
      </w:r>
      <w:r w:rsidR="00F34D0E" w:rsidRPr="00A3036C">
        <w:rPr>
          <w:rFonts w:ascii="Times New Roman" w:hAnsi="Times New Roman" w:cs="Times New Roman"/>
          <w:sz w:val="24"/>
          <w:szCs w:val="24"/>
        </w:rPr>
        <w:t xml:space="preserve"> o bom senso de Ilusiodiano, no que se diz respeito </w:t>
      </w:r>
      <w:r w:rsidR="00C0461B" w:rsidRPr="00A3036C">
        <w:rPr>
          <w:rFonts w:ascii="Times New Roman" w:hAnsi="Times New Roman" w:cs="Times New Roman"/>
          <w:sz w:val="24"/>
          <w:szCs w:val="24"/>
        </w:rPr>
        <w:t xml:space="preserve">a </w:t>
      </w:r>
      <w:r w:rsidR="00C0461B" w:rsidRPr="00A3036C">
        <w:rPr>
          <w:rFonts w:ascii="Times New Roman" w:hAnsi="Times New Roman" w:cs="Times New Roman"/>
          <w:i/>
          <w:iCs/>
          <w:sz w:val="24"/>
          <w:szCs w:val="24"/>
        </w:rPr>
        <w:t>cortar o mal pela raiz</w:t>
      </w:r>
      <w:r w:rsidR="004B6A08" w:rsidRPr="00A3036C">
        <w:rPr>
          <w:rFonts w:ascii="Times New Roman" w:hAnsi="Times New Roman" w:cs="Times New Roman"/>
          <w:sz w:val="24"/>
          <w:szCs w:val="24"/>
        </w:rPr>
        <w:t xml:space="preserve"> e a certeza de Reinódio no desenvolvimento para ontem</w:t>
      </w:r>
      <w:r w:rsidR="000756F9" w:rsidRPr="00A3036C">
        <w:rPr>
          <w:rFonts w:ascii="Times New Roman" w:hAnsi="Times New Roman" w:cs="Times New Roman"/>
          <w:sz w:val="24"/>
          <w:szCs w:val="24"/>
        </w:rPr>
        <w:t xml:space="preserve"> do bloqueador de postagens da crônica “Papo Reto”</w:t>
      </w:r>
      <w:r w:rsidR="001A6D32" w:rsidRPr="00A3036C">
        <w:rPr>
          <w:rFonts w:ascii="Times New Roman" w:hAnsi="Times New Roman" w:cs="Times New Roman"/>
          <w:sz w:val="24"/>
          <w:szCs w:val="24"/>
        </w:rPr>
        <w:t xml:space="preserve">. </w:t>
      </w:r>
      <w:r w:rsidR="002408B1" w:rsidRPr="00A3036C">
        <w:rPr>
          <w:rFonts w:ascii="Times New Roman" w:hAnsi="Times New Roman" w:cs="Times New Roman"/>
          <w:sz w:val="24"/>
          <w:szCs w:val="24"/>
        </w:rPr>
        <w:t>Mesmo assim, demonstra preocupação hiperboliz</w:t>
      </w:r>
      <w:r w:rsidR="00843815" w:rsidRPr="00A3036C">
        <w:rPr>
          <w:rFonts w:ascii="Times New Roman" w:hAnsi="Times New Roman" w:cs="Times New Roman"/>
          <w:sz w:val="24"/>
          <w:szCs w:val="24"/>
        </w:rPr>
        <w:t>ada, por estar tendo uma amostragem de que a essência humana</w:t>
      </w:r>
      <w:r w:rsidR="008D58A6" w:rsidRPr="00A3036C">
        <w:rPr>
          <w:rFonts w:ascii="Times New Roman" w:hAnsi="Times New Roman" w:cs="Times New Roman"/>
          <w:sz w:val="24"/>
          <w:szCs w:val="24"/>
        </w:rPr>
        <w:t xml:space="preserve"> existe e está pronta para emergir do interior personificad</w:t>
      </w:r>
      <w:r w:rsidR="00D35A7D" w:rsidRPr="00A3036C">
        <w:rPr>
          <w:rFonts w:ascii="Times New Roman" w:hAnsi="Times New Roman" w:cs="Times New Roman"/>
          <w:sz w:val="24"/>
          <w:szCs w:val="24"/>
        </w:rPr>
        <w:t>o do terrícola para extravasar a felicidade d</w:t>
      </w:r>
      <w:r w:rsidR="0041122E" w:rsidRPr="00A3036C">
        <w:rPr>
          <w:rFonts w:ascii="Times New Roman" w:hAnsi="Times New Roman" w:cs="Times New Roman"/>
          <w:sz w:val="24"/>
          <w:szCs w:val="24"/>
        </w:rPr>
        <w:t>e ter e ser Deus</w:t>
      </w:r>
      <w:r w:rsidR="00827A46" w:rsidRPr="00A3036C">
        <w:rPr>
          <w:rFonts w:ascii="Times New Roman" w:hAnsi="Times New Roman" w:cs="Times New Roman"/>
          <w:sz w:val="24"/>
          <w:szCs w:val="24"/>
        </w:rPr>
        <w:t>, conectado ao Eu Superior</w:t>
      </w:r>
      <w:r w:rsidR="0078212C" w:rsidRPr="00A3036C">
        <w:rPr>
          <w:rFonts w:ascii="Times New Roman" w:hAnsi="Times New Roman" w:cs="Times New Roman"/>
          <w:sz w:val="24"/>
          <w:szCs w:val="24"/>
        </w:rPr>
        <w:t>.</w:t>
      </w:r>
      <w:r w:rsidR="00726C3C" w:rsidRPr="00A3036C">
        <w:rPr>
          <w:rFonts w:ascii="Times New Roman" w:hAnsi="Times New Roman" w:cs="Times New Roman"/>
          <w:sz w:val="24"/>
          <w:szCs w:val="24"/>
        </w:rPr>
        <w:t xml:space="preserve"> Cabe, como sempre, a sensatez de </w:t>
      </w:r>
      <w:r w:rsidR="00726C3C" w:rsidRPr="00A3036C">
        <w:rPr>
          <w:rFonts w:ascii="Times New Roman" w:hAnsi="Times New Roman" w:cs="Times New Roman"/>
          <w:sz w:val="24"/>
          <w:szCs w:val="24"/>
        </w:rPr>
        <w:lastRenderedPageBreak/>
        <w:t>Ilusiodiano</w:t>
      </w:r>
      <w:r w:rsidR="00905077" w:rsidRPr="00A3036C">
        <w:rPr>
          <w:rFonts w:ascii="Times New Roman" w:hAnsi="Times New Roman" w:cs="Times New Roman"/>
          <w:sz w:val="24"/>
          <w:szCs w:val="24"/>
        </w:rPr>
        <w:t xml:space="preserve"> que a guerra filosófica entre o SPA </w:t>
      </w:r>
      <w:r w:rsidR="00A215A1" w:rsidRPr="00A3036C">
        <w:rPr>
          <w:rFonts w:ascii="Times New Roman" w:hAnsi="Times New Roman" w:cs="Times New Roman"/>
          <w:sz w:val="24"/>
          <w:szCs w:val="24"/>
        </w:rPr>
        <w:t xml:space="preserve">— Supremo Poder Anônimo </w:t>
      </w:r>
      <w:r w:rsidR="00905077" w:rsidRPr="00A3036C">
        <w:rPr>
          <w:rFonts w:ascii="Times New Roman" w:hAnsi="Times New Roman" w:cs="Times New Roman"/>
          <w:sz w:val="24"/>
          <w:szCs w:val="24"/>
        </w:rPr>
        <w:t>e o SEU</w:t>
      </w:r>
      <w:r w:rsidR="00A215A1" w:rsidRPr="00A3036C">
        <w:rPr>
          <w:rFonts w:ascii="Times New Roman" w:hAnsi="Times New Roman" w:cs="Times New Roman"/>
          <w:sz w:val="24"/>
          <w:szCs w:val="24"/>
        </w:rPr>
        <w:t xml:space="preserve"> — Soberana Energia Universal será decidida pelo livre arbítrio humano</w:t>
      </w:r>
      <w:r w:rsidR="00716176" w:rsidRPr="00A3036C">
        <w:rPr>
          <w:rFonts w:ascii="Times New Roman" w:hAnsi="Times New Roman" w:cs="Times New Roman"/>
          <w:sz w:val="24"/>
          <w:szCs w:val="24"/>
        </w:rPr>
        <w:t>, ignorante e apegado as paixões materiais</w:t>
      </w:r>
      <w:r w:rsidR="00A81AB2" w:rsidRPr="00A3036C">
        <w:rPr>
          <w:rFonts w:ascii="Times New Roman" w:hAnsi="Times New Roman" w:cs="Times New Roman"/>
          <w:sz w:val="24"/>
          <w:szCs w:val="24"/>
        </w:rPr>
        <w:t xml:space="preserve">, influenciado pelos </w:t>
      </w:r>
      <w:r w:rsidR="008E6A70" w:rsidRPr="00A3036C">
        <w:rPr>
          <w:rFonts w:ascii="Times New Roman" w:hAnsi="Times New Roman" w:cs="Times New Roman"/>
          <w:sz w:val="24"/>
          <w:szCs w:val="24"/>
        </w:rPr>
        <w:t xml:space="preserve">sustentáculos: </w:t>
      </w:r>
      <w:r w:rsidR="00BB1368" w:rsidRPr="00A3036C">
        <w:rPr>
          <w:rFonts w:ascii="Times New Roman" w:hAnsi="Times New Roman" w:cs="Times New Roman"/>
          <w:sz w:val="24"/>
          <w:szCs w:val="24"/>
        </w:rPr>
        <w:t xml:space="preserve">governo, religião, mídia e educação </w:t>
      </w:r>
      <w:r w:rsidR="003B79DF" w:rsidRPr="00A3036C">
        <w:rPr>
          <w:rFonts w:ascii="Times New Roman" w:hAnsi="Times New Roman" w:cs="Times New Roman"/>
          <w:sz w:val="24"/>
          <w:szCs w:val="24"/>
        </w:rPr>
        <w:t>do Sistema Terra. Vai mais longe</w:t>
      </w:r>
      <w:r w:rsidR="000E25CF" w:rsidRPr="00A3036C">
        <w:rPr>
          <w:rFonts w:ascii="Times New Roman" w:hAnsi="Times New Roman" w:cs="Times New Roman"/>
          <w:sz w:val="24"/>
          <w:szCs w:val="24"/>
        </w:rPr>
        <w:t xml:space="preserve">, lembrando, ironicamente, </w:t>
      </w:r>
      <w:r w:rsidR="00596F92" w:rsidRPr="00A3036C">
        <w:rPr>
          <w:rFonts w:ascii="Times New Roman" w:hAnsi="Times New Roman" w:cs="Times New Roman"/>
          <w:sz w:val="24"/>
          <w:szCs w:val="24"/>
        </w:rPr>
        <w:t>o desejo do homem de acumular riquezas, ou seja, vive</w:t>
      </w:r>
      <w:r w:rsidR="00553E49" w:rsidRPr="00A3036C">
        <w:rPr>
          <w:rFonts w:ascii="Times New Roman" w:hAnsi="Times New Roman" w:cs="Times New Roman"/>
          <w:sz w:val="24"/>
          <w:szCs w:val="24"/>
        </w:rPr>
        <w:t>, raramente,</w:t>
      </w:r>
      <w:r w:rsidR="00596F92" w:rsidRPr="00A3036C">
        <w:rPr>
          <w:rFonts w:ascii="Times New Roman" w:hAnsi="Times New Roman" w:cs="Times New Roman"/>
          <w:sz w:val="24"/>
          <w:szCs w:val="24"/>
        </w:rPr>
        <w:t xml:space="preserve"> até 125 e quer ganhar dinheiro</w:t>
      </w:r>
      <w:r w:rsidR="0094788A" w:rsidRPr="00A3036C">
        <w:rPr>
          <w:rFonts w:ascii="Times New Roman" w:hAnsi="Times New Roman" w:cs="Times New Roman"/>
          <w:sz w:val="24"/>
          <w:szCs w:val="24"/>
        </w:rPr>
        <w:t xml:space="preserve"> para 1000 anos.</w:t>
      </w:r>
      <w:r w:rsidR="00716176" w:rsidRPr="00A3036C">
        <w:rPr>
          <w:rFonts w:ascii="Times New Roman" w:hAnsi="Times New Roman" w:cs="Times New Roman"/>
          <w:sz w:val="24"/>
          <w:szCs w:val="24"/>
        </w:rPr>
        <w:t xml:space="preserve"> </w:t>
      </w:r>
    </w:p>
    <w:p w14:paraId="33B9E172" w14:textId="77777777" w:rsidR="00553E49" w:rsidRPr="00A3036C" w:rsidRDefault="00553E49" w:rsidP="000E37AB">
      <w:pPr>
        <w:spacing w:after="0"/>
        <w:jc w:val="both"/>
        <w:rPr>
          <w:rFonts w:ascii="Times New Roman" w:hAnsi="Times New Roman" w:cs="Times New Roman"/>
          <w:sz w:val="24"/>
          <w:szCs w:val="24"/>
        </w:rPr>
      </w:pPr>
    </w:p>
    <w:p w14:paraId="19297D35" w14:textId="506A3DAC" w:rsidR="00553E49" w:rsidRPr="00A3036C" w:rsidRDefault="00553E49"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E6E7E" w:rsidRPr="00A3036C">
        <w:rPr>
          <w:rFonts w:ascii="Times New Roman" w:hAnsi="Times New Roman" w:cs="Times New Roman"/>
          <w:sz w:val="24"/>
          <w:szCs w:val="24"/>
        </w:rPr>
        <w:t xml:space="preserve">Fraquezas humanas devem ser exploradas </w:t>
      </w:r>
      <w:r w:rsidR="00EB4E55" w:rsidRPr="00A3036C">
        <w:rPr>
          <w:rFonts w:ascii="Times New Roman" w:hAnsi="Times New Roman" w:cs="Times New Roman"/>
          <w:sz w:val="24"/>
          <w:szCs w:val="24"/>
        </w:rPr>
        <w:t>para manutenção de frequências em baixos níveis ―</w:t>
      </w:r>
      <w:r w:rsidR="00213430" w:rsidRPr="00A3036C">
        <w:rPr>
          <w:rFonts w:ascii="Times New Roman" w:hAnsi="Times New Roman" w:cs="Times New Roman"/>
          <w:sz w:val="24"/>
          <w:szCs w:val="24"/>
        </w:rPr>
        <w:t xml:space="preserve"> Algozlenirus decreta </w:t>
      </w:r>
      <w:r w:rsidR="00EB4E55" w:rsidRPr="00A3036C">
        <w:rPr>
          <w:rFonts w:ascii="Times New Roman" w:hAnsi="Times New Roman" w:cs="Times New Roman"/>
          <w:sz w:val="24"/>
          <w:szCs w:val="24"/>
        </w:rPr>
        <w:t>―</w:t>
      </w:r>
      <w:r w:rsidR="00213430" w:rsidRPr="00A3036C">
        <w:rPr>
          <w:rFonts w:ascii="Times New Roman" w:hAnsi="Times New Roman" w:cs="Times New Roman"/>
          <w:sz w:val="24"/>
          <w:szCs w:val="24"/>
        </w:rPr>
        <w:t xml:space="preserve"> Intensificar</w:t>
      </w:r>
      <w:r w:rsidR="00BB4C0A" w:rsidRPr="00A3036C">
        <w:rPr>
          <w:rFonts w:ascii="Times New Roman" w:hAnsi="Times New Roman" w:cs="Times New Roman"/>
          <w:sz w:val="24"/>
          <w:szCs w:val="24"/>
        </w:rPr>
        <w:t xml:space="preserve"> conflitos sociais, polarizações pessoais e políticas</w:t>
      </w:r>
      <w:r w:rsidR="006D055F" w:rsidRPr="00A3036C">
        <w:rPr>
          <w:rFonts w:ascii="Times New Roman" w:hAnsi="Times New Roman" w:cs="Times New Roman"/>
          <w:sz w:val="24"/>
          <w:szCs w:val="24"/>
        </w:rPr>
        <w:t>, além de</w:t>
      </w:r>
      <w:r w:rsidR="00BB4C0A" w:rsidRPr="00A3036C">
        <w:rPr>
          <w:rFonts w:ascii="Times New Roman" w:hAnsi="Times New Roman" w:cs="Times New Roman"/>
          <w:sz w:val="24"/>
          <w:szCs w:val="24"/>
        </w:rPr>
        <w:t xml:space="preserve"> guerras</w:t>
      </w:r>
      <w:r w:rsidR="006D055F" w:rsidRPr="00A3036C">
        <w:rPr>
          <w:rFonts w:ascii="Times New Roman" w:hAnsi="Times New Roman" w:cs="Times New Roman"/>
          <w:sz w:val="24"/>
          <w:szCs w:val="24"/>
        </w:rPr>
        <w:t xml:space="preserve"> estão no nosso cardápio</w:t>
      </w:r>
      <w:r w:rsidR="0083393F" w:rsidRPr="00A3036C">
        <w:rPr>
          <w:rFonts w:ascii="Times New Roman" w:hAnsi="Times New Roman" w:cs="Times New Roman"/>
          <w:sz w:val="24"/>
          <w:szCs w:val="24"/>
        </w:rPr>
        <w:t xml:space="preserve"> e não podem ser</w:t>
      </w:r>
      <w:r w:rsidR="000655A7" w:rsidRPr="00A3036C">
        <w:rPr>
          <w:rFonts w:ascii="Times New Roman" w:hAnsi="Times New Roman" w:cs="Times New Roman"/>
          <w:sz w:val="24"/>
          <w:szCs w:val="24"/>
        </w:rPr>
        <w:t xml:space="preserve"> abandonadas. ▬ avisa.</w:t>
      </w:r>
    </w:p>
    <w:p w14:paraId="3793B0CB" w14:textId="77777777" w:rsidR="000655A7" w:rsidRPr="00A3036C" w:rsidRDefault="000655A7" w:rsidP="000E37AB">
      <w:pPr>
        <w:spacing w:after="0"/>
        <w:jc w:val="both"/>
        <w:rPr>
          <w:rFonts w:ascii="Times New Roman" w:hAnsi="Times New Roman" w:cs="Times New Roman"/>
          <w:sz w:val="24"/>
          <w:szCs w:val="24"/>
        </w:rPr>
      </w:pPr>
    </w:p>
    <w:p w14:paraId="5EC2B269" w14:textId="5C32FEBB" w:rsidR="000655A7" w:rsidRPr="00A3036C" w:rsidRDefault="000655A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7C5AD5" w:rsidRPr="00A3036C">
        <w:rPr>
          <w:rFonts w:ascii="Times New Roman" w:hAnsi="Times New Roman" w:cs="Times New Roman"/>
          <w:sz w:val="24"/>
          <w:szCs w:val="24"/>
        </w:rPr>
        <w:t>E</w:t>
      </w:r>
      <w:r w:rsidR="001D1859" w:rsidRPr="00A3036C">
        <w:rPr>
          <w:rFonts w:ascii="Times New Roman" w:hAnsi="Times New Roman" w:cs="Times New Roman"/>
          <w:sz w:val="24"/>
          <w:szCs w:val="24"/>
        </w:rPr>
        <w:t xml:space="preserve">quipe científica acaba de </w:t>
      </w:r>
      <w:r w:rsidR="00752AE1" w:rsidRPr="00A3036C">
        <w:rPr>
          <w:rFonts w:ascii="Times New Roman" w:hAnsi="Times New Roman" w:cs="Times New Roman"/>
          <w:sz w:val="24"/>
          <w:szCs w:val="24"/>
        </w:rPr>
        <w:t>desenvolver o sistema para bloquear a crônica “Papo Reto”</w:t>
      </w:r>
      <w:r w:rsidR="00CB676E" w:rsidRPr="00A3036C">
        <w:rPr>
          <w:rFonts w:ascii="Times New Roman" w:hAnsi="Times New Roman" w:cs="Times New Roman"/>
          <w:sz w:val="24"/>
          <w:szCs w:val="24"/>
        </w:rPr>
        <w:t xml:space="preserve"> ― Reinódio exibe a prepotência de sua vaidade ― </w:t>
      </w:r>
      <w:r w:rsidR="00757502" w:rsidRPr="00A3036C">
        <w:rPr>
          <w:rFonts w:ascii="Times New Roman" w:hAnsi="Times New Roman" w:cs="Times New Roman"/>
          <w:sz w:val="24"/>
          <w:szCs w:val="24"/>
        </w:rPr>
        <w:t xml:space="preserve">Acabaram de avisar </w:t>
      </w:r>
      <w:r w:rsidR="00D62E3D" w:rsidRPr="00A3036C">
        <w:rPr>
          <w:rFonts w:ascii="Times New Roman" w:hAnsi="Times New Roman" w:cs="Times New Roman"/>
          <w:sz w:val="24"/>
          <w:szCs w:val="24"/>
        </w:rPr>
        <w:t xml:space="preserve">no nosso canal telepático. ▬ </w:t>
      </w:r>
      <w:r w:rsidR="00D036A8" w:rsidRPr="00A3036C">
        <w:rPr>
          <w:rFonts w:ascii="Times New Roman" w:hAnsi="Times New Roman" w:cs="Times New Roman"/>
          <w:sz w:val="24"/>
          <w:szCs w:val="24"/>
        </w:rPr>
        <w:t>explicita.</w:t>
      </w:r>
    </w:p>
    <w:p w14:paraId="4D3CE55A" w14:textId="77777777" w:rsidR="00D036A8" w:rsidRPr="00A3036C" w:rsidRDefault="00D036A8" w:rsidP="000E37AB">
      <w:pPr>
        <w:spacing w:after="0"/>
        <w:jc w:val="both"/>
        <w:rPr>
          <w:rFonts w:ascii="Times New Roman" w:hAnsi="Times New Roman" w:cs="Times New Roman"/>
          <w:sz w:val="24"/>
          <w:szCs w:val="24"/>
        </w:rPr>
      </w:pPr>
    </w:p>
    <w:p w14:paraId="53206FE1" w14:textId="5FFA0E6E" w:rsidR="00D036A8" w:rsidRPr="00A3036C" w:rsidRDefault="00D036A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22EBC" w:rsidRPr="00A3036C">
        <w:rPr>
          <w:rFonts w:ascii="Times New Roman" w:hAnsi="Times New Roman" w:cs="Times New Roman"/>
          <w:sz w:val="24"/>
          <w:szCs w:val="24"/>
        </w:rPr>
        <w:t>N</w:t>
      </w:r>
      <w:r w:rsidRPr="00A3036C">
        <w:rPr>
          <w:rFonts w:ascii="Times New Roman" w:hAnsi="Times New Roman" w:cs="Times New Roman"/>
          <w:sz w:val="24"/>
          <w:szCs w:val="24"/>
        </w:rPr>
        <w:t>ada como o tempo</w:t>
      </w:r>
      <w:r w:rsidR="00C22EBC" w:rsidRPr="00A3036C">
        <w:rPr>
          <w:rFonts w:ascii="Times New Roman" w:hAnsi="Times New Roman" w:cs="Times New Roman"/>
          <w:sz w:val="24"/>
          <w:szCs w:val="24"/>
        </w:rPr>
        <w:t xml:space="preserve"> ― Ilusiodiano remete-se a sua </w:t>
      </w:r>
      <w:r w:rsidR="006947E6" w:rsidRPr="00A3036C">
        <w:rPr>
          <w:rFonts w:ascii="Times New Roman" w:hAnsi="Times New Roman" w:cs="Times New Roman"/>
          <w:sz w:val="24"/>
          <w:szCs w:val="24"/>
        </w:rPr>
        <w:t>opinião</w:t>
      </w:r>
      <w:r w:rsidR="00C22EBC" w:rsidRPr="00A3036C">
        <w:rPr>
          <w:rFonts w:ascii="Times New Roman" w:hAnsi="Times New Roman" w:cs="Times New Roman"/>
          <w:sz w:val="24"/>
          <w:szCs w:val="24"/>
        </w:rPr>
        <w:t xml:space="preserve"> anterior</w:t>
      </w:r>
      <w:r w:rsidR="00B9041D" w:rsidRPr="00A3036C">
        <w:rPr>
          <w:rFonts w:ascii="Times New Roman" w:hAnsi="Times New Roman" w:cs="Times New Roman"/>
          <w:sz w:val="24"/>
          <w:szCs w:val="24"/>
        </w:rPr>
        <w:t xml:space="preserve"> </w:t>
      </w:r>
      <w:r w:rsidR="00C22EBC"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882163" w:rsidRPr="00A3036C">
        <w:rPr>
          <w:rFonts w:ascii="Times New Roman" w:hAnsi="Times New Roman" w:cs="Times New Roman"/>
          <w:sz w:val="24"/>
          <w:szCs w:val="24"/>
        </w:rPr>
        <w:t>Agora</w:t>
      </w:r>
      <w:r w:rsidR="00320C69" w:rsidRPr="00A3036C">
        <w:rPr>
          <w:rFonts w:ascii="Times New Roman" w:hAnsi="Times New Roman" w:cs="Times New Roman"/>
          <w:sz w:val="24"/>
          <w:szCs w:val="24"/>
        </w:rPr>
        <w:t xml:space="preserve">, podemos relaxar e sermos mais assertivos em nossas decisões. </w:t>
      </w:r>
      <w:r w:rsidR="00AE1B98" w:rsidRPr="00A3036C">
        <w:rPr>
          <w:rFonts w:ascii="Times New Roman" w:hAnsi="Times New Roman" w:cs="Times New Roman"/>
          <w:sz w:val="24"/>
          <w:szCs w:val="24"/>
        </w:rPr>
        <w:t>▬ sensato.</w:t>
      </w:r>
    </w:p>
    <w:p w14:paraId="39E2C039" w14:textId="77777777" w:rsidR="00AE1B98" w:rsidRPr="00A3036C" w:rsidRDefault="00AE1B98" w:rsidP="000E37AB">
      <w:pPr>
        <w:spacing w:after="0"/>
        <w:jc w:val="both"/>
        <w:rPr>
          <w:rFonts w:ascii="Times New Roman" w:hAnsi="Times New Roman" w:cs="Times New Roman"/>
          <w:sz w:val="24"/>
          <w:szCs w:val="24"/>
        </w:rPr>
      </w:pPr>
    </w:p>
    <w:p w14:paraId="5D2C6AEF" w14:textId="77777777" w:rsidR="00F9423D" w:rsidRPr="00A3036C" w:rsidRDefault="00AE1B98" w:rsidP="00F9423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3D4E30" w:rsidRPr="00A3036C">
        <w:rPr>
          <w:rFonts w:ascii="Times New Roman" w:hAnsi="Times New Roman" w:cs="Times New Roman"/>
          <w:sz w:val="24"/>
          <w:szCs w:val="24"/>
        </w:rPr>
        <w:t xml:space="preserve">Sugiro nos recolhermos </w:t>
      </w:r>
      <w:r w:rsidR="00657FA4" w:rsidRPr="00A3036C">
        <w:rPr>
          <w:rFonts w:ascii="Times New Roman" w:hAnsi="Times New Roman" w:cs="Times New Roman"/>
          <w:sz w:val="24"/>
          <w:szCs w:val="24"/>
        </w:rPr>
        <w:t xml:space="preserve">e voltarmos a nos falar, após resultados das ações em vigor ― </w:t>
      </w:r>
      <w:r w:rsidR="003D1625" w:rsidRPr="00A3036C">
        <w:rPr>
          <w:rFonts w:ascii="Times New Roman" w:hAnsi="Times New Roman" w:cs="Times New Roman"/>
          <w:sz w:val="24"/>
          <w:szCs w:val="24"/>
        </w:rPr>
        <w:t>Reinovil propõe análise d</w:t>
      </w:r>
      <w:r w:rsidR="00DC2C83" w:rsidRPr="00A3036C">
        <w:rPr>
          <w:rFonts w:ascii="Times New Roman" w:hAnsi="Times New Roman" w:cs="Times New Roman"/>
          <w:sz w:val="24"/>
          <w:szCs w:val="24"/>
        </w:rPr>
        <w:t>os resultados</w:t>
      </w:r>
      <w:r w:rsidR="00C13BA3" w:rsidRPr="00A3036C">
        <w:rPr>
          <w:rFonts w:ascii="Times New Roman" w:hAnsi="Times New Roman" w:cs="Times New Roman"/>
          <w:sz w:val="24"/>
          <w:szCs w:val="24"/>
        </w:rPr>
        <w:t xml:space="preserve"> </w:t>
      </w:r>
      <w:r w:rsidR="00DC2C83" w:rsidRPr="00A3036C">
        <w:rPr>
          <w:rFonts w:ascii="Times New Roman" w:hAnsi="Times New Roman" w:cs="Times New Roman"/>
          <w:sz w:val="24"/>
          <w:szCs w:val="24"/>
        </w:rPr>
        <w:t xml:space="preserve">obtidos </w:t>
      </w:r>
      <w:r w:rsidR="00657FA4" w:rsidRPr="00A3036C">
        <w:rPr>
          <w:rFonts w:ascii="Times New Roman" w:hAnsi="Times New Roman" w:cs="Times New Roman"/>
          <w:sz w:val="24"/>
          <w:szCs w:val="24"/>
        </w:rPr>
        <w:t>―</w:t>
      </w:r>
      <w:r w:rsidR="009B025E" w:rsidRPr="00A3036C">
        <w:rPr>
          <w:rFonts w:ascii="Times New Roman" w:hAnsi="Times New Roman" w:cs="Times New Roman"/>
          <w:sz w:val="24"/>
          <w:szCs w:val="24"/>
        </w:rPr>
        <w:t xml:space="preserve"> </w:t>
      </w:r>
      <w:r w:rsidR="002534B2" w:rsidRPr="00A3036C">
        <w:rPr>
          <w:rFonts w:ascii="Times New Roman" w:hAnsi="Times New Roman" w:cs="Times New Roman"/>
          <w:sz w:val="24"/>
          <w:szCs w:val="24"/>
        </w:rPr>
        <w:t xml:space="preserve">Nos vemos em breve para arredondarmos a estreia do espetáculo </w:t>
      </w:r>
      <w:r w:rsidR="005A1C00" w:rsidRPr="00A3036C">
        <w:rPr>
          <w:rFonts w:ascii="Times New Roman" w:hAnsi="Times New Roman" w:cs="Times New Roman"/>
          <w:sz w:val="24"/>
          <w:szCs w:val="24"/>
        </w:rPr>
        <w:t>“O filho pródigo volta ao lar”</w:t>
      </w:r>
      <w:r w:rsidR="00E67EA9" w:rsidRPr="00A3036C">
        <w:rPr>
          <w:rFonts w:ascii="Times New Roman" w:hAnsi="Times New Roman" w:cs="Times New Roman"/>
          <w:sz w:val="24"/>
          <w:szCs w:val="24"/>
        </w:rPr>
        <w:t xml:space="preserve"> ― </w:t>
      </w:r>
      <w:r w:rsidR="00F36E42" w:rsidRPr="00A3036C">
        <w:rPr>
          <w:rFonts w:ascii="Times New Roman" w:hAnsi="Times New Roman" w:cs="Times New Roman"/>
          <w:sz w:val="24"/>
          <w:szCs w:val="24"/>
        </w:rPr>
        <w:t>Finaliza</w:t>
      </w:r>
      <w:r w:rsidR="00E67EA9" w:rsidRPr="00A3036C">
        <w:rPr>
          <w:rFonts w:ascii="Times New Roman" w:hAnsi="Times New Roman" w:cs="Times New Roman"/>
          <w:sz w:val="24"/>
          <w:szCs w:val="24"/>
        </w:rPr>
        <w:t xml:space="preserve"> ―</w:t>
      </w:r>
      <w:r w:rsidR="00B253A4" w:rsidRPr="00A3036C">
        <w:rPr>
          <w:rFonts w:ascii="Times New Roman" w:hAnsi="Times New Roman" w:cs="Times New Roman"/>
          <w:sz w:val="24"/>
          <w:szCs w:val="24"/>
        </w:rPr>
        <w:t xml:space="preserve"> </w:t>
      </w:r>
      <w:r w:rsidR="009B2483" w:rsidRPr="00A3036C">
        <w:rPr>
          <w:rFonts w:ascii="Times New Roman" w:hAnsi="Times New Roman" w:cs="Times New Roman"/>
          <w:sz w:val="24"/>
          <w:szCs w:val="24"/>
        </w:rPr>
        <w:t>Todos concordam com Reinovil e teletransportam-se para suas base</w:t>
      </w:r>
      <w:r w:rsidR="003134C7" w:rsidRPr="00A3036C">
        <w:rPr>
          <w:rFonts w:ascii="Times New Roman" w:hAnsi="Times New Roman" w:cs="Times New Roman"/>
          <w:sz w:val="24"/>
          <w:szCs w:val="24"/>
        </w:rPr>
        <w:t xml:space="preserve">s de observações decisórias </w:t>
      </w:r>
      <w:r w:rsidR="00BE2AF0" w:rsidRPr="00A3036C">
        <w:rPr>
          <w:rFonts w:ascii="Times New Roman" w:hAnsi="Times New Roman" w:cs="Times New Roman"/>
          <w:sz w:val="24"/>
          <w:szCs w:val="24"/>
        </w:rPr>
        <w:t>para manutenção do Sistema Terra.</w:t>
      </w:r>
      <w:r w:rsidR="00F36E42" w:rsidRPr="00A3036C">
        <w:rPr>
          <w:rFonts w:ascii="Times New Roman" w:hAnsi="Times New Roman" w:cs="Times New Roman"/>
          <w:sz w:val="24"/>
          <w:szCs w:val="24"/>
        </w:rPr>
        <w:t xml:space="preserve"> ▬ despede</w:t>
      </w:r>
      <w:r w:rsidR="008C3E33" w:rsidRPr="00A3036C">
        <w:rPr>
          <w:rFonts w:ascii="Times New Roman" w:hAnsi="Times New Roman" w:cs="Times New Roman"/>
          <w:sz w:val="24"/>
          <w:szCs w:val="24"/>
        </w:rPr>
        <w:t>m-se.</w:t>
      </w:r>
    </w:p>
    <w:p w14:paraId="7ABC94DB" w14:textId="5CDDBC73" w:rsidR="001F2553" w:rsidRPr="00A3036C" w:rsidRDefault="001F2553" w:rsidP="00E67E77">
      <w:pPr>
        <w:spacing w:after="0"/>
        <w:jc w:val="center"/>
        <w:rPr>
          <w:rFonts w:ascii="Times New Roman" w:hAnsi="Times New Roman" w:cs="Times New Roman"/>
          <w:sz w:val="24"/>
          <w:szCs w:val="24"/>
        </w:rPr>
      </w:pPr>
      <w:bookmarkStart w:id="51" w:name="_Hlk184832415"/>
      <w:r w:rsidRPr="00A3036C">
        <w:rPr>
          <w:rFonts w:ascii="Times New Roman" w:eastAsiaTheme="minorEastAsia" w:hAnsi="Times New Roman" w:cs="Times New Roman"/>
          <w:color w:val="6600FF"/>
          <w:kern w:val="0"/>
          <w:sz w:val="36"/>
          <w:szCs w:val="36"/>
          <w14:ligatures w14:val="none"/>
        </w:rPr>
        <w:t>*******</w:t>
      </w:r>
    </w:p>
    <w:bookmarkEnd w:id="51"/>
    <w:p w14:paraId="759C0CF5" w14:textId="18E07B3C" w:rsidR="001F2553" w:rsidRPr="00A3036C" w:rsidRDefault="00A14EAB"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Multidimensionais e dimensionais</w:t>
      </w:r>
      <w:r w:rsidR="000E7D75" w:rsidRPr="00A3036C">
        <w:rPr>
          <w:rFonts w:ascii="Times New Roman" w:hAnsi="Times New Roman" w:cs="Times New Roman"/>
          <w:sz w:val="24"/>
          <w:szCs w:val="24"/>
        </w:rPr>
        <w:t>, chocados,</w:t>
      </w:r>
      <w:r w:rsidRPr="00A3036C">
        <w:rPr>
          <w:rFonts w:ascii="Times New Roman" w:hAnsi="Times New Roman" w:cs="Times New Roman"/>
          <w:sz w:val="24"/>
          <w:szCs w:val="24"/>
        </w:rPr>
        <w:t xml:space="preserve"> na Casa de Vidro</w:t>
      </w:r>
      <w:r w:rsidR="000E7D75" w:rsidRPr="00A3036C">
        <w:rPr>
          <w:rFonts w:ascii="Times New Roman" w:hAnsi="Times New Roman" w:cs="Times New Roman"/>
          <w:sz w:val="24"/>
          <w:szCs w:val="24"/>
        </w:rPr>
        <w:t xml:space="preserve"> demonstra</w:t>
      </w:r>
      <w:r w:rsidR="00BE6520" w:rsidRPr="00A3036C">
        <w:rPr>
          <w:rFonts w:ascii="Times New Roman" w:hAnsi="Times New Roman" w:cs="Times New Roman"/>
          <w:sz w:val="24"/>
          <w:szCs w:val="24"/>
        </w:rPr>
        <w:t>m perceptíveis preocupações</w:t>
      </w:r>
      <w:r w:rsidR="00C24E89" w:rsidRPr="00A3036C">
        <w:rPr>
          <w:rFonts w:ascii="Times New Roman" w:hAnsi="Times New Roman" w:cs="Times New Roman"/>
          <w:sz w:val="24"/>
          <w:szCs w:val="24"/>
        </w:rPr>
        <w:t xml:space="preserve"> com o que está acontecendo no</w:t>
      </w:r>
      <w:r w:rsidR="00700A04" w:rsidRPr="00A3036C">
        <w:rPr>
          <w:rFonts w:ascii="Times New Roman" w:hAnsi="Times New Roman" w:cs="Times New Roman"/>
          <w:sz w:val="24"/>
          <w:szCs w:val="24"/>
        </w:rPr>
        <w:t xml:space="preserve"> orbe pela vontade de </w:t>
      </w:r>
      <w:r w:rsidR="00700A04" w:rsidRPr="00A3036C">
        <w:rPr>
          <w:rFonts w:ascii="Times New Roman" w:hAnsi="Times New Roman" w:cs="Times New Roman"/>
          <w:i/>
          <w:iCs/>
          <w:sz w:val="24"/>
          <w:szCs w:val="24"/>
        </w:rPr>
        <w:t>os donos do mundo</w:t>
      </w:r>
      <w:r w:rsidR="00F02CDF" w:rsidRPr="00A3036C">
        <w:rPr>
          <w:rFonts w:ascii="Times New Roman" w:hAnsi="Times New Roman" w:cs="Times New Roman"/>
          <w:sz w:val="24"/>
          <w:szCs w:val="24"/>
        </w:rPr>
        <w:t>.</w:t>
      </w:r>
    </w:p>
    <w:p w14:paraId="2D25BB0D" w14:textId="72B61334" w:rsidR="00B91781" w:rsidRPr="00A3036C" w:rsidRDefault="001B7641"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Acontecimentos programado pelos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reinonaques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dominitilianos</w:t>
      </w:r>
      <w:r w:rsidR="00FD5347" w:rsidRPr="00A3036C">
        <w:rPr>
          <w:rFonts w:ascii="Times New Roman" w:hAnsi="Times New Roman" w:cs="Times New Roman"/>
          <w:sz w:val="24"/>
          <w:szCs w:val="24"/>
        </w:rPr>
        <w:t xml:space="preserve"> estão conseguind</w:t>
      </w:r>
      <w:r w:rsidR="00CE02C8" w:rsidRPr="00A3036C">
        <w:rPr>
          <w:rFonts w:ascii="Times New Roman" w:hAnsi="Times New Roman" w:cs="Times New Roman"/>
          <w:sz w:val="24"/>
          <w:szCs w:val="24"/>
        </w:rPr>
        <w:t>o</w:t>
      </w:r>
      <w:r w:rsidR="00554369" w:rsidRPr="00A3036C">
        <w:rPr>
          <w:rFonts w:ascii="Times New Roman" w:hAnsi="Times New Roman" w:cs="Times New Roman"/>
          <w:sz w:val="24"/>
          <w:szCs w:val="24"/>
        </w:rPr>
        <w:t xml:space="preserve"> o objetivo de afastar o terrícola de sua </w:t>
      </w:r>
      <w:r w:rsidR="004C3846" w:rsidRPr="00A3036C">
        <w:rPr>
          <w:rFonts w:ascii="Times New Roman" w:hAnsi="Times New Roman" w:cs="Times New Roman"/>
          <w:sz w:val="24"/>
          <w:szCs w:val="24"/>
        </w:rPr>
        <w:t>genuína essênci</w:t>
      </w:r>
      <w:r w:rsidR="00D0591E" w:rsidRPr="00A3036C">
        <w:rPr>
          <w:rFonts w:ascii="Times New Roman" w:hAnsi="Times New Roman" w:cs="Times New Roman"/>
          <w:sz w:val="24"/>
          <w:szCs w:val="24"/>
        </w:rPr>
        <w:t>a de ter e ser Deus.</w:t>
      </w:r>
    </w:p>
    <w:p w14:paraId="32AAA9CF" w14:textId="0E741EE8" w:rsidR="00D0591E" w:rsidRPr="00A3036C" w:rsidRDefault="00D102DA"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Guerreiros de Luz circulam ideia</w:t>
      </w:r>
      <w:r w:rsidR="001A17E1" w:rsidRPr="00A3036C">
        <w:rPr>
          <w:rFonts w:ascii="Times New Roman" w:hAnsi="Times New Roman" w:cs="Times New Roman"/>
          <w:sz w:val="24"/>
          <w:szCs w:val="24"/>
        </w:rPr>
        <w:t>s intelectualizadas</w:t>
      </w:r>
      <w:r w:rsidR="001019F2" w:rsidRPr="00A3036C">
        <w:rPr>
          <w:rFonts w:ascii="Times New Roman" w:hAnsi="Times New Roman" w:cs="Times New Roman"/>
          <w:sz w:val="24"/>
          <w:szCs w:val="24"/>
        </w:rPr>
        <w:t xml:space="preserve"> no sentido</w:t>
      </w:r>
      <w:r w:rsidR="00560082" w:rsidRPr="00A3036C">
        <w:rPr>
          <w:rFonts w:ascii="Times New Roman" w:hAnsi="Times New Roman" w:cs="Times New Roman"/>
          <w:sz w:val="24"/>
          <w:szCs w:val="24"/>
        </w:rPr>
        <w:t xml:space="preserve"> da criação de ambientes favoráveis</w:t>
      </w:r>
      <w:r w:rsidR="00112BF1" w:rsidRPr="00A3036C">
        <w:rPr>
          <w:rFonts w:ascii="Times New Roman" w:hAnsi="Times New Roman" w:cs="Times New Roman"/>
          <w:sz w:val="24"/>
          <w:szCs w:val="24"/>
        </w:rPr>
        <w:t xml:space="preserve"> ao despertar do ser humano</w:t>
      </w:r>
      <w:r w:rsidR="00DE7A23" w:rsidRPr="00A3036C">
        <w:rPr>
          <w:rFonts w:ascii="Times New Roman" w:hAnsi="Times New Roman" w:cs="Times New Roman"/>
          <w:sz w:val="24"/>
          <w:szCs w:val="24"/>
        </w:rPr>
        <w:t xml:space="preserve">, aproveitando-se </w:t>
      </w:r>
      <w:r w:rsidR="00247B86" w:rsidRPr="00A3036C">
        <w:rPr>
          <w:rFonts w:ascii="Times New Roman" w:hAnsi="Times New Roman" w:cs="Times New Roman"/>
          <w:sz w:val="24"/>
          <w:szCs w:val="24"/>
        </w:rPr>
        <w:t>das brechas concedidas pelo próprio Sistema Terra</w:t>
      </w:r>
      <w:r w:rsidR="00C346D3" w:rsidRPr="00A3036C">
        <w:rPr>
          <w:rFonts w:ascii="Times New Roman" w:hAnsi="Times New Roman" w:cs="Times New Roman"/>
          <w:sz w:val="24"/>
          <w:szCs w:val="24"/>
        </w:rPr>
        <w:t>, quando</w:t>
      </w:r>
      <w:r w:rsidR="00A64ED9" w:rsidRPr="00A3036C">
        <w:rPr>
          <w:rFonts w:ascii="Times New Roman" w:hAnsi="Times New Roman" w:cs="Times New Roman"/>
          <w:sz w:val="24"/>
          <w:szCs w:val="24"/>
        </w:rPr>
        <w:t>, seus gestores</w:t>
      </w:r>
      <w:r w:rsidR="00C346D3" w:rsidRPr="00A3036C">
        <w:rPr>
          <w:rFonts w:ascii="Times New Roman" w:hAnsi="Times New Roman" w:cs="Times New Roman"/>
          <w:sz w:val="24"/>
          <w:szCs w:val="24"/>
        </w:rPr>
        <w:t xml:space="preserve"> promove</w:t>
      </w:r>
      <w:r w:rsidR="002B53FF" w:rsidRPr="00A3036C">
        <w:rPr>
          <w:rFonts w:ascii="Times New Roman" w:hAnsi="Times New Roman" w:cs="Times New Roman"/>
          <w:sz w:val="24"/>
          <w:szCs w:val="24"/>
        </w:rPr>
        <w:t>m</w:t>
      </w:r>
      <w:r w:rsidR="00C346D3" w:rsidRPr="00A3036C">
        <w:rPr>
          <w:rFonts w:ascii="Times New Roman" w:hAnsi="Times New Roman" w:cs="Times New Roman"/>
          <w:sz w:val="24"/>
          <w:szCs w:val="24"/>
        </w:rPr>
        <w:t xml:space="preserve"> </w:t>
      </w:r>
      <w:r w:rsidR="00A64ED9" w:rsidRPr="00A3036C">
        <w:rPr>
          <w:rFonts w:ascii="Times New Roman" w:hAnsi="Times New Roman" w:cs="Times New Roman"/>
          <w:sz w:val="24"/>
          <w:szCs w:val="24"/>
        </w:rPr>
        <w:t>façanhas</w:t>
      </w:r>
      <w:r w:rsidR="00493A3F" w:rsidRPr="00A3036C">
        <w:rPr>
          <w:rFonts w:ascii="Times New Roman" w:hAnsi="Times New Roman" w:cs="Times New Roman"/>
          <w:sz w:val="24"/>
          <w:szCs w:val="24"/>
        </w:rPr>
        <w:t xml:space="preserve"> soc</w:t>
      </w:r>
      <w:r w:rsidR="002B53FF" w:rsidRPr="00A3036C">
        <w:rPr>
          <w:rFonts w:ascii="Times New Roman" w:hAnsi="Times New Roman" w:cs="Times New Roman"/>
          <w:sz w:val="24"/>
          <w:szCs w:val="24"/>
        </w:rPr>
        <w:t>iais, gerando comportamentos satisfatórios</w:t>
      </w:r>
      <w:r w:rsidR="00D0200D" w:rsidRPr="00A3036C">
        <w:rPr>
          <w:rFonts w:ascii="Times New Roman" w:hAnsi="Times New Roman" w:cs="Times New Roman"/>
          <w:sz w:val="24"/>
          <w:szCs w:val="24"/>
        </w:rPr>
        <w:t xml:space="preserve"> com canalizações abertas para compreensão</w:t>
      </w:r>
      <w:r w:rsidR="008F6ED6" w:rsidRPr="00A3036C">
        <w:rPr>
          <w:rFonts w:ascii="Times New Roman" w:hAnsi="Times New Roman" w:cs="Times New Roman"/>
          <w:sz w:val="24"/>
          <w:szCs w:val="24"/>
        </w:rPr>
        <w:t xml:space="preserve"> de sentimentos ocultos, prontos para se revelarem</w:t>
      </w:r>
      <w:r w:rsidR="006A2CB0" w:rsidRPr="00A3036C">
        <w:rPr>
          <w:rFonts w:ascii="Times New Roman" w:hAnsi="Times New Roman" w:cs="Times New Roman"/>
          <w:sz w:val="24"/>
          <w:szCs w:val="24"/>
        </w:rPr>
        <w:t>.</w:t>
      </w:r>
    </w:p>
    <w:p w14:paraId="6E5A205E" w14:textId="77777777" w:rsidR="00A43206" w:rsidRPr="00A3036C" w:rsidRDefault="00EA277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Tom Harrison</w:t>
      </w:r>
      <w:r w:rsidR="002A7731" w:rsidRPr="00A3036C">
        <w:rPr>
          <w:rFonts w:ascii="Times New Roman" w:hAnsi="Times New Roman" w:cs="Times New Roman"/>
          <w:sz w:val="24"/>
          <w:szCs w:val="24"/>
        </w:rPr>
        <w:t>, abraçado ao notebook</w:t>
      </w:r>
      <w:r w:rsidR="00D9390B" w:rsidRPr="00A3036C">
        <w:rPr>
          <w:rFonts w:ascii="Times New Roman" w:hAnsi="Times New Roman" w:cs="Times New Roman"/>
          <w:sz w:val="24"/>
          <w:szCs w:val="24"/>
        </w:rPr>
        <w:t xml:space="preserve"> e </w:t>
      </w:r>
      <w:r w:rsidR="002A7731" w:rsidRPr="00A3036C">
        <w:rPr>
          <w:rFonts w:ascii="Times New Roman" w:hAnsi="Times New Roman" w:cs="Times New Roman"/>
          <w:sz w:val="24"/>
          <w:szCs w:val="24"/>
        </w:rPr>
        <w:t>destacado dos demai</w:t>
      </w:r>
      <w:r w:rsidR="00D9390B" w:rsidRPr="00A3036C">
        <w:rPr>
          <w:rFonts w:ascii="Times New Roman" w:hAnsi="Times New Roman" w:cs="Times New Roman"/>
          <w:sz w:val="24"/>
          <w:szCs w:val="24"/>
        </w:rPr>
        <w:t xml:space="preserve">s, </w:t>
      </w:r>
      <w:r w:rsidR="00D9390B" w:rsidRPr="00A3036C">
        <w:rPr>
          <w:rFonts w:ascii="Times New Roman" w:hAnsi="Times New Roman" w:cs="Times New Roman"/>
          <w:i/>
          <w:iCs/>
          <w:sz w:val="24"/>
          <w:szCs w:val="24"/>
        </w:rPr>
        <w:t>conversa com seus botões</w:t>
      </w:r>
      <w:r w:rsidR="00E46867" w:rsidRPr="00A3036C">
        <w:rPr>
          <w:rFonts w:ascii="Times New Roman" w:hAnsi="Times New Roman" w:cs="Times New Roman"/>
          <w:sz w:val="24"/>
          <w:szCs w:val="24"/>
        </w:rPr>
        <w:t>, analisando qual seria a abordagem da próxima crônica “Papo Reto”</w:t>
      </w:r>
      <w:r w:rsidR="00180FE8" w:rsidRPr="00A3036C">
        <w:rPr>
          <w:rFonts w:ascii="Times New Roman" w:hAnsi="Times New Roman" w:cs="Times New Roman"/>
          <w:sz w:val="24"/>
          <w:szCs w:val="24"/>
        </w:rPr>
        <w:t>. Identifica a necessidade de produzir</w:t>
      </w:r>
      <w:r w:rsidR="007E0B39" w:rsidRPr="00A3036C">
        <w:rPr>
          <w:rFonts w:ascii="Times New Roman" w:hAnsi="Times New Roman" w:cs="Times New Roman"/>
          <w:sz w:val="24"/>
          <w:szCs w:val="24"/>
        </w:rPr>
        <w:t xml:space="preserve"> </w:t>
      </w:r>
      <w:r w:rsidR="00164393" w:rsidRPr="00A3036C">
        <w:rPr>
          <w:rFonts w:ascii="Times New Roman" w:hAnsi="Times New Roman" w:cs="Times New Roman"/>
          <w:sz w:val="24"/>
          <w:szCs w:val="24"/>
        </w:rPr>
        <w:t>a divulgação de uma rotina</w:t>
      </w:r>
      <w:r w:rsidR="00B66CAA" w:rsidRPr="00A3036C">
        <w:rPr>
          <w:rFonts w:ascii="Times New Roman" w:hAnsi="Times New Roman" w:cs="Times New Roman"/>
          <w:sz w:val="24"/>
          <w:szCs w:val="24"/>
        </w:rPr>
        <w:t xml:space="preserve"> </w:t>
      </w:r>
      <w:r w:rsidR="007E0B39" w:rsidRPr="00A3036C">
        <w:rPr>
          <w:rFonts w:ascii="Times New Roman" w:hAnsi="Times New Roman" w:cs="Times New Roman"/>
          <w:sz w:val="24"/>
          <w:szCs w:val="24"/>
        </w:rPr>
        <w:t>de textos para serem postados</w:t>
      </w:r>
      <w:r w:rsidR="001F62AE" w:rsidRPr="00A3036C">
        <w:rPr>
          <w:rFonts w:ascii="Times New Roman" w:hAnsi="Times New Roman" w:cs="Times New Roman"/>
          <w:sz w:val="24"/>
          <w:szCs w:val="24"/>
        </w:rPr>
        <w:t>, diariamente, na rede mundial de computadores</w:t>
      </w:r>
      <w:r w:rsidR="00EE5765" w:rsidRPr="00A3036C">
        <w:rPr>
          <w:rFonts w:ascii="Times New Roman" w:hAnsi="Times New Roman" w:cs="Times New Roman"/>
          <w:sz w:val="24"/>
          <w:szCs w:val="24"/>
        </w:rPr>
        <w:t>, considerando</w:t>
      </w:r>
      <w:r w:rsidR="00B66CAA" w:rsidRPr="00A3036C">
        <w:rPr>
          <w:rFonts w:ascii="Times New Roman" w:hAnsi="Times New Roman" w:cs="Times New Roman"/>
          <w:sz w:val="24"/>
          <w:szCs w:val="24"/>
        </w:rPr>
        <w:t xml:space="preserve"> o direcionamento</w:t>
      </w:r>
      <w:r w:rsidR="004D5D3A" w:rsidRPr="00A3036C">
        <w:rPr>
          <w:rFonts w:ascii="Times New Roman" w:hAnsi="Times New Roman" w:cs="Times New Roman"/>
          <w:sz w:val="24"/>
          <w:szCs w:val="24"/>
        </w:rPr>
        <w:t xml:space="preserve"> para páginas influenciadoras</w:t>
      </w:r>
      <w:r w:rsidR="0084152A" w:rsidRPr="00A3036C">
        <w:rPr>
          <w:rFonts w:ascii="Times New Roman" w:hAnsi="Times New Roman" w:cs="Times New Roman"/>
          <w:sz w:val="24"/>
          <w:szCs w:val="24"/>
        </w:rPr>
        <w:t xml:space="preserve"> de usuários</w:t>
      </w:r>
      <w:r w:rsidR="00251B02" w:rsidRPr="00A3036C">
        <w:rPr>
          <w:rFonts w:ascii="Times New Roman" w:hAnsi="Times New Roman" w:cs="Times New Roman"/>
          <w:sz w:val="24"/>
          <w:szCs w:val="24"/>
        </w:rPr>
        <w:t xml:space="preserve"> ecléticos</w:t>
      </w:r>
      <w:r w:rsidR="00F34D4E" w:rsidRPr="00A3036C">
        <w:rPr>
          <w:rFonts w:ascii="Times New Roman" w:hAnsi="Times New Roman" w:cs="Times New Roman"/>
          <w:sz w:val="24"/>
          <w:szCs w:val="24"/>
        </w:rPr>
        <w:t xml:space="preserve"> capazes de promoverem mutações</w:t>
      </w:r>
      <w:r w:rsidR="002922DC" w:rsidRPr="00A3036C">
        <w:rPr>
          <w:rFonts w:ascii="Times New Roman" w:hAnsi="Times New Roman" w:cs="Times New Roman"/>
          <w:sz w:val="24"/>
          <w:szCs w:val="24"/>
        </w:rPr>
        <w:t xml:space="preserve"> comportamentais.</w:t>
      </w:r>
      <w:r w:rsidR="00DB180A" w:rsidRPr="00A3036C">
        <w:rPr>
          <w:rFonts w:ascii="Times New Roman" w:hAnsi="Times New Roman" w:cs="Times New Roman"/>
          <w:sz w:val="24"/>
          <w:szCs w:val="24"/>
        </w:rPr>
        <w:t xml:space="preserve"> </w:t>
      </w:r>
      <w:r w:rsidR="00D32B46" w:rsidRPr="00A3036C">
        <w:rPr>
          <w:rFonts w:ascii="Times New Roman" w:hAnsi="Times New Roman" w:cs="Times New Roman"/>
          <w:sz w:val="24"/>
          <w:szCs w:val="24"/>
        </w:rPr>
        <w:t>Assim,</w:t>
      </w:r>
      <w:r w:rsidR="00E412E0" w:rsidRPr="00A3036C">
        <w:rPr>
          <w:rFonts w:ascii="Times New Roman" w:hAnsi="Times New Roman" w:cs="Times New Roman"/>
          <w:sz w:val="24"/>
          <w:szCs w:val="24"/>
        </w:rPr>
        <w:t xml:space="preserve"> </w:t>
      </w:r>
      <w:r w:rsidR="00E924E3" w:rsidRPr="00A3036C">
        <w:rPr>
          <w:rFonts w:ascii="Times New Roman" w:hAnsi="Times New Roman" w:cs="Times New Roman"/>
          <w:sz w:val="24"/>
          <w:szCs w:val="24"/>
        </w:rPr>
        <w:t>polarizações poderiam ser</w:t>
      </w:r>
      <w:r w:rsidR="00441323" w:rsidRPr="00A3036C">
        <w:rPr>
          <w:rFonts w:ascii="Times New Roman" w:hAnsi="Times New Roman" w:cs="Times New Roman"/>
          <w:sz w:val="24"/>
          <w:szCs w:val="24"/>
        </w:rPr>
        <w:t xml:space="preserve"> harmonizações, </w:t>
      </w:r>
      <w:r w:rsidR="00441323" w:rsidRPr="00A3036C">
        <w:rPr>
          <w:rFonts w:ascii="Times New Roman" w:hAnsi="Times New Roman" w:cs="Times New Roman"/>
          <w:i/>
          <w:iCs/>
          <w:sz w:val="24"/>
          <w:szCs w:val="24"/>
        </w:rPr>
        <w:t xml:space="preserve">tretas </w:t>
      </w:r>
      <w:r w:rsidR="00AD56F1" w:rsidRPr="00A3036C">
        <w:rPr>
          <w:rFonts w:ascii="Times New Roman" w:hAnsi="Times New Roman" w:cs="Times New Roman"/>
          <w:sz w:val="24"/>
          <w:szCs w:val="24"/>
        </w:rPr>
        <w:t>transformar-se-iam</w:t>
      </w:r>
      <w:r w:rsidR="00441323" w:rsidRPr="00A3036C">
        <w:rPr>
          <w:rFonts w:ascii="Times New Roman" w:hAnsi="Times New Roman" w:cs="Times New Roman"/>
          <w:sz w:val="24"/>
          <w:szCs w:val="24"/>
        </w:rPr>
        <w:t xml:space="preserve"> em beijos e abraços</w:t>
      </w:r>
      <w:r w:rsidR="0033436C" w:rsidRPr="00A3036C">
        <w:rPr>
          <w:rFonts w:ascii="Times New Roman" w:hAnsi="Times New Roman" w:cs="Times New Roman"/>
          <w:sz w:val="24"/>
          <w:szCs w:val="24"/>
        </w:rPr>
        <w:t>...</w:t>
      </w:r>
      <w:r w:rsidR="00EF378B" w:rsidRPr="00A3036C">
        <w:rPr>
          <w:rFonts w:ascii="Times New Roman" w:hAnsi="Times New Roman" w:cs="Times New Roman"/>
          <w:sz w:val="24"/>
          <w:szCs w:val="24"/>
        </w:rPr>
        <w:t xml:space="preserve"> os</w:t>
      </w:r>
      <w:r w:rsidR="00AD56F1" w:rsidRPr="00A3036C">
        <w:rPr>
          <w:rFonts w:ascii="Times New Roman" w:hAnsi="Times New Roman" w:cs="Times New Roman"/>
          <w:sz w:val="24"/>
          <w:szCs w:val="24"/>
        </w:rPr>
        <w:t xml:space="preserve"> </w:t>
      </w:r>
      <w:r w:rsidR="00FF6D85" w:rsidRPr="00A3036C">
        <w:rPr>
          <w:rFonts w:ascii="Times New Roman" w:hAnsi="Times New Roman" w:cs="Times New Roman"/>
          <w:sz w:val="24"/>
          <w:szCs w:val="24"/>
        </w:rPr>
        <w:t xml:space="preserve">julgamentos </w:t>
      </w:r>
      <w:r w:rsidR="00242578" w:rsidRPr="00A3036C">
        <w:rPr>
          <w:rFonts w:ascii="Times New Roman" w:hAnsi="Times New Roman" w:cs="Times New Roman"/>
          <w:sz w:val="24"/>
          <w:szCs w:val="24"/>
        </w:rPr>
        <w:t>s</w:t>
      </w:r>
      <w:r w:rsidR="00EF378B" w:rsidRPr="00A3036C">
        <w:rPr>
          <w:rFonts w:ascii="Times New Roman" w:hAnsi="Times New Roman" w:cs="Times New Roman"/>
          <w:sz w:val="24"/>
          <w:szCs w:val="24"/>
        </w:rPr>
        <w:t>eriam</w:t>
      </w:r>
      <w:r w:rsidR="00242578" w:rsidRPr="00A3036C">
        <w:rPr>
          <w:rFonts w:ascii="Times New Roman" w:hAnsi="Times New Roman" w:cs="Times New Roman"/>
          <w:sz w:val="24"/>
          <w:szCs w:val="24"/>
        </w:rPr>
        <w:t xml:space="preserve"> permutados por</w:t>
      </w:r>
      <w:r w:rsidR="00FF6D85" w:rsidRPr="00A3036C">
        <w:rPr>
          <w:rFonts w:ascii="Times New Roman" w:hAnsi="Times New Roman" w:cs="Times New Roman"/>
          <w:sz w:val="24"/>
          <w:szCs w:val="24"/>
        </w:rPr>
        <w:t xml:space="preserve"> aceitações</w:t>
      </w:r>
      <w:r w:rsidR="00BD5F44" w:rsidRPr="00A3036C">
        <w:rPr>
          <w:rFonts w:ascii="Times New Roman" w:hAnsi="Times New Roman" w:cs="Times New Roman"/>
          <w:sz w:val="24"/>
          <w:szCs w:val="24"/>
        </w:rPr>
        <w:t>,</w:t>
      </w:r>
      <w:r w:rsidR="00242578" w:rsidRPr="00A3036C">
        <w:rPr>
          <w:rFonts w:ascii="Times New Roman" w:hAnsi="Times New Roman" w:cs="Times New Roman"/>
          <w:sz w:val="24"/>
          <w:szCs w:val="24"/>
        </w:rPr>
        <w:t xml:space="preserve"> </w:t>
      </w:r>
      <w:r w:rsidR="00D2433D" w:rsidRPr="00A3036C">
        <w:rPr>
          <w:rFonts w:ascii="Times New Roman" w:hAnsi="Times New Roman" w:cs="Times New Roman"/>
          <w:sz w:val="24"/>
          <w:szCs w:val="24"/>
        </w:rPr>
        <w:t>preconceitos</w:t>
      </w:r>
      <w:r w:rsidR="00324670" w:rsidRPr="00A3036C">
        <w:rPr>
          <w:rFonts w:ascii="Times New Roman" w:hAnsi="Times New Roman" w:cs="Times New Roman"/>
          <w:sz w:val="24"/>
          <w:szCs w:val="24"/>
        </w:rPr>
        <w:t xml:space="preserve"> seriam esvaziados no tratamento humano</w:t>
      </w:r>
      <w:r w:rsidR="00AC12B5" w:rsidRPr="00A3036C">
        <w:rPr>
          <w:rFonts w:ascii="Times New Roman" w:hAnsi="Times New Roman" w:cs="Times New Roman"/>
          <w:sz w:val="24"/>
          <w:szCs w:val="24"/>
        </w:rPr>
        <w:t xml:space="preserve"> com o</w:t>
      </w:r>
      <w:r w:rsidR="00965EA1" w:rsidRPr="00A3036C">
        <w:rPr>
          <w:rFonts w:ascii="Times New Roman" w:hAnsi="Times New Roman" w:cs="Times New Roman"/>
          <w:sz w:val="24"/>
          <w:szCs w:val="24"/>
        </w:rPr>
        <w:t xml:space="preserve"> princípio</w:t>
      </w:r>
      <w:r w:rsidR="00AC12B5" w:rsidRPr="00A3036C">
        <w:rPr>
          <w:rFonts w:ascii="Times New Roman" w:hAnsi="Times New Roman" w:cs="Times New Roman"/>
          <w:sz w:val="24"/>
          <w:szCs w:val="24"/>
        </w:rPr>
        <w:t xml:space="preserve"> acorrentado ao respeito.</w:t>
      </w:r>
      <w:r w:rsidR="00D04820" w:rsidRPr="00A3036C">
        <w:rPr>
          <w:rFonts w:ascii="Times New Roman" w:hAnsi="Times New Roman" w:cs="Times New Roman"/>
          <w:sz w:val="24"/>
          <w:szCs w:val="24"/>
        </w:rPr>
        <w:t xml:space="preserve"> </w:t>
      </w:r>
      <w:r w:rsidR="00813477" w:rsidRPr="00A3036C">
        <w:rPr>
          <w:rFonts w:ascii="Times New Roman" w:hAnsi="Times New Roman" w:cs="Times New Roman"/>
          <w:sz w:val="24"/>
          <w:szCs w:val="24"/>
        </w:rPr>
        <w:t>Todos</w:t>
      </w:r>
      <w:r w:rsidR="00ED0823" w:rsidRPr="00A3036C">
        <w:rPr>
          <w:rFonts w:ascii="Times New Roman" w:hAnsi="Times New Roman" w:cs="Times New Roman"/>
          <w:sz w:val="24"/>
          <w:szCs w:val="24"/>
        </w:rPr>
        <w:t>, despertos,</w:t>
      </w:r>
      <w:r w:rsidR="00813477" w:rsidRPr="00A3036C">
        <w:rPr>
          <w:rFonts w:ascii="Times New Roman" w:hAnsi="Times New Roman" w:cs="Times New Roman"/>
          <w:sz w:val="24"/>
          <w:szCs w:val="24"/>
        </w:rPr>
        <w:t xml:space="preserve"> e tudo estariam</w:t>
      </w:r>
      <w:r w:rsidR="00A45771" w:rsidRPr="00A3036C">
        <w:rPr>
          <w:rFonts w:ascii="Times New Roman" w:hAnsi="Times New Roman" w:cs="Times New Roman"/>
          <w:sz w:val="24"/>
          <w:szCs w:val="24"/>
        </w:rPr>
        <w:t xml:space="preserve"> encaminhados aos </w:t>
      </w:r>
      <w:r w:rsidR="00A45771" w:rsidRPr="00A3036C">
        <w:rPr>
          <w:rFonts w:ascii="Times New Roman" w:hAnsi="Times New Roman" w:cs="Times New Roman"/>
          <w:i/>
          <w:iCs/>
          <w:sz w:val="24"/>
          <w:szCs w:val="24"/>
        </w:rPr>
        <w:t xml:space="preserve">quarto </w:t>
      </w:r>
      <w:r w:rsidR="00A45771" w:rsidRPr="00A3036C">
        <w:rPr>
          <w:rFonts w:ascii="Times New Roman" w:hAnsi="Times New Roman" w:cs="Times New Roman"/>
          <w:sz w:val="24"/>
          <w:szCs w:val="24"/>
        </w:rPr>
        <w:t xml:space="preserve">e </w:t>
      </w:r>
      <w:r w:rsidR="00A45771" w:rsidRPr="00A3036C">
        <w:rPr>
          <w:rFonts w:ascii="Times New Roman" w:hAnsi="Times New Roman" w:cs="Times New Roman"/>
          <w:i/>
          <w:iCs/>
          <w:sz w:val="24"/>
          <w:szCs w:val="24"/>
        </w:rPr>
        <w:t>quinto planos terráqueos</w:t>
      </w:r>
      <w:r w:rsidR="00441898" w:rsidRPr="00A3036C">
        <w:rPr>
          <w:rFonts w:ascii="Times New Roman" w:hAnsi="Times New Roman" w:cs="Times New Roman"/>
          <w:sz w:val="24"/>
          <w:szCs w:val="24"/>
        </w:rPr>
        <w:t xml:space="preserve"> ou quinta dimensão.</w:t>
      </w:r>
      <w:r w:rsidR="00D502F6" w:rsidRPr="00A3036C">
        <w:rPr>
          <w:rFonts w:ascii="Times New Roman" w:hAnsi="Times New Roman" w:cs="Times New Roman"/>
          <w:sz w:val="24"/>
          <w:szCs w:val="24"/>
        </w:rPr>
        <w:t xml:space="preserve"> </w:t>
      </w:r>
      <w:r w:rsidR="00AD13DA" w:rsidRPr="00A3036C">
        <w:rPr>
          <w:rFonts w:ascii="Times New Roman" w:hAnsi="Times New Roman" w:cs="Times New Roman"/>
          <w:sz w:val="24"/>
          <w:szCs w:val="24"/>
        </w:rPr>
        <w:t xml:space="preserve">Pensando </w:t>
      </w:r>
      <w:r w:rsidR="00C50395" w:rsidRPr="00A3036C">
        <w:rPr>
          <w:rFonts w:ascii="Times New Roman" w:hAnsi="Times New Roman" w:cs="Times New Roman"/>
          <w:sz w:val="24"/>
          <w:szCs w:val="24"/>
        </w:rPr>
        <w:t xml:space="preserve">nesta desejada possibilidade </w:t>
      </w:r>
      <w:r w:rsidR="0049661E" w:rsidRPr="00A3036C">
        <w:rPr>
          <w:rFonts w:ascii="Times New Roman" w:hAnsi="Times New Roman" w:cs="Times New Roman"/>
          <w:sz w:val="24"/>
          <w:szCs w:val="24"/>
        </w:rPr>
        <w:t xml:space="preserve">de mutação </w:t>
      </w:r>
      <w:r w:rsidR="00C50395" w:rsidRPr="00A3036C">
        <w:rPr>
          <w:rFonts w:ascii="Times New Roman" w:hAnsi="Times New Roman" w:cs="Times New Roman"/>
          <w:sz w:val="24"/>
          <w:szCs w:val="24"/>
        </w:rPr>
        <w:t>comportamental</w:t>
      </w:r>
      <w:r w:rsidR="0049661E" w:rsidRPr="00A3036C">
        <w:rPr>
          <w:rFonts w:ascii="Times New Roman" w:hAnsi="Times New Roman" w:cs="Times New Roman"/>
          <w:sz w:val="24"/>
          <w:szCs w:val="24"/>
        </w:rPr>
        <w:t xml:space="preserve"> do ser</w:t>
      </w:r>
      <w:r w:rsidR="00064491" w:rsidRPr="00A3036C">
        <w:rPr>
          <w:rFonts w:ascii="Times New Roman" w:hAnsi="Times New Roman" w:cs="Times New Roman"/>
          <w:sz w:val="24"/>
          <w:szCs w:val="24"/>
        </w:rPr>
        <w:t xml:space="preserve"> humano pelo encontro da essência divinal adormecida</w:t>
      </w:r>
      <w:r w:rsidR="00001C32" w:rsidRPr="00A3036C">
        <w:rPr>
          <w:rFonts w:ascii="Times New Roman" w:hAnsi="Times New Roman" w:cs="Times New Roman"/>
          <w:sz w:val="24"/>
          <w:szCs w:val="24"/>
        </w:rPr>
        <w:t>, a ser despertad</w:t>
      </w:r>
      <w:r w:rsidR="00466420" w:rsidRPr="00A3036C">
        <w:rPr>
          <w:rFonts w:ascii="Times New Roman" w:hAnsi="Times New Roman" w:cs="Times New Roman"/>
          <w:sz w:val="24"/>
          <w:szCs w:val="24"/>
        </w:rPr>
        <w:t>a</w:t>
      </w:r>
      <w:r w:rsidR="00D64258" w:rsidRPr="00A3036C">
        <w:rPr>
          <w:rFonts w:ascii="Times New Roman" w:hAnsi="Times New Roman" w:cs="Times New Roman"/>
          <w:sz w:val="24"/>
          <w:szCs w:val="24"/>
        </w:rPr>
        <w:t>,</w:t>
      </w:r>
      <w:r w:rsidR="00466420" w:rsidRPr="00A3036C">
        <w:rPr>
          <w:rFonts w:ascii="Times New Roman" w:hAnsi="Times New Roman" w:cs="Times New Roman"/>
          <w:sz w:val="24"/>
          <w:szCs w:val="24"/>
        </w:rPr>
        <w:t xml:space="preserve"> com a compreensão</w:t>
      </w:r>
      <w:r w:rsidR="00AC6DF6" w:rsidRPr="00A3036C">
        <w:rPr>
          <w:rFonts w:ascii="Times New Roman" w:hAnsi="Times New Roman" w:cs="Times New Roman"/>
          <w:sz w:val="24"/>
          <w:szCs w:val="24"/>
        </w:rPr>
        <w:t xml:space="preserve"> da humanidade estar submissa por milênios</w:t>
      </w:r>
      <w:r w:rsidR="00C50395" w:rsidRPr="00A3036C">
        <w:rPr>
          <w:rFonts w:ascii="Times New Roman" w:hAnsi="Times New Roman" w:cs="Times New Roman"/>
          <w:sz w:val="24"/>
          <w:szCs w:val="24"/>
        </w:rPr>
        <w:t xml:space="preserve"> </w:t>
      </w:r>
      <w:r w:rsidR="00D64258" w:rsidRPr="00A3036C">
        <w:rPr>
          <w:rFonts w:ascii="Times New Roman" w:hAnsi="Times New Roman" w:cs="Times New Roman"/>
          <w:sz w:val="24"/>
          <w:szCs w:val="24"/>
        </w:rPr>
        <w:t>ao Sistema Terr</w:t>
      </w:r>
      <w:r w:rsidR="00B8484F" w:rsidRPr="00A3036C">
        <w:rPr>
          <w:rFonts w:ascii="Times New Roman" w:hAnsi="Times New Roman" w:cs="Times New Roman"/>
          <w:sz w:val="24"/>
          <w:szCs w:val="24"/>
        </w:rPr>
        <w:t>a alimentado pela mentira e ilusão.</w:t>
      </w:r>
      <w:r w:rsidR="000C673F" w:rsidRPr="00A3036C">
        <w:rPr>
          <w:rFonts w:ascii="Times New Roman" w:hAnsi="Times New Roman" w:cs="Times New Roman"/>
          <w:sz w:val="24"/>
          <w:szCs w:val="24"/>
        </w:rPr>
        <w:t xml:space="preserve"> </w:t>
      </w:r>
    </w:p>
    <w:p w14:paraId="3858F3C6" w14:textId="77777777" w:rsidR="003F534C" w:rsidRPr="00A3036C" w:rsidRDefault="00A43206"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Casa de Vidro</w:t>
      </w:r>
      <w:r w:rsidR="00EC3952" w:rsidRPr="00A3036C">
        <w:rPr>
          <w:rFonts w:ascii="Times New Roman" w:hAnsi="Times New Roman" w:cs="Times New Roman"/>
          <w:sz w:val="24"/>
          <w:szCs w:val="24"/>
        </w:rPr>
        <w:t xml:space="preserve"> continua projetando ideias para se transformarem em </w:t>
      </w:r>
      <w:r w:rsidR="002412E4" w:rsidRPr="00A3036C">
        <w:rPr>
          <w:rFonts w:ascii="Times New Roman" w:hAnsi="Times New Roman" w:cs="Times New Roman"/>
          <w:sz w:val="24"/>
          <w:szCs w:val="24"/>
        </w:rPr>
        <w:t xml:space="preserve">situações </w:t>
      </w:r>
      <w:r w:rsidR="00946259" w:rsidRPr="00A3036C">
        <w:rPr>
          <w:rFonts w:ascii="Times New Roman" w:hAnsi="Times New Roman" w:cs="Times New Roman"/>
          <w:sz w:val="24"/>
          <w:szCs w:val="24"/>
        </w:rPr>
        <w:t xml:space="preserve">auspiciosas para o despertar em massa </w:t>
      </w:r>
      <w:r w:rsidR="003F534C" w:rsidRPr="00A3036C">
        <w:rPr>
          <w:rFonts w:ascii="Times New Roman" w:hAnsi="Times New Roman" w:cs="Times New Roman"/>
          <w:sz w:val="24"/>
          <w:szCs w:val="24"/>
        </w:rPr>
        <w:t>do terrícola.</w:t>
      </w:r>
    </w:p>
    <w:p w14:paraId="13F33D5E" w14:textId="77777777" w:rsidR="00C06FF3" w:rsidRPr="00A3036C" w:rsidRDefault="003F534C"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Tom Harrison, ainda devaneando</w:t>
      </w:r>
      <w:r w:rsidR="00D409B2" w:rsidRPr="00A3036C">
        <w:rPr>
          <w:rFonts w:ascii="Times New Roman" w:hAnsi="Times New Roman" w:cs="Times New Roman"/>
          <w:sz w:val="24"/>
          <w:szCs w:val="24"/>
        </w:rPr>
        <w:t xml:space="preserve"> sua intelectualidade</w:t>
      </w:r>
      <w:r w:rsidR="007222B4" w:rsidRPr="00A3036C">
        <w:rPr>
          <w:rFonts w:ascii="Times New Roman" w:hAnsi="Times New Roman" w:cs="Times New Roman"/>
          <w:sz w:val="24"/>
          <w:szCs w:val="24"/>
        </w:rPr>
        <w:t>, concebe, mentalmente, o título da próxima crônica “Papo Reto”</w:t>
      </w:r>
      <w:r w:rsidR="007F1619" w:rsidRPr="00A3036C">
        <w:rPr>
          <w:rFonts w:ascii="Times New Roman" w:hAnsi="Times New Roman" w:cs="Times New Roman"/>
          <w:sz w:val="24"/>
          <w:szCs w:val="24"/>
        </w:rPr>
        <w:t>: “Eu Sou”,</w:t>
      </w:r>
      <w:r w:rsidR="00CE33BB" w:rsidRPr="00A3036C">
        <w:rPr>
          <w:rFonts w:ascii="Times New Roman" w:hAnsi="Times New Roman" w:cs="Times New Roman"/>
          <w:sz w:val="24"/>
          <w:szCs w:val="24"/>
        </w:rPr>
        <w:t xml:space="preserve"> ao mesmo tempo</w:t>
      </w:r>
      <w:r w:rsidR="00D96337" w:rsidRPr="00A3036C">
        <w:rPr>
          <w:rFonts w:ascii="Times New Roman" w:hAnsi="Times New Roman" w:cs="Times New Roman"/>
          <w:sz w:val="24"/>
          <w:szCs w:val="24"/>
        </w:rPr>
        <w:t>, d</w:t>
      </w:r>
      <w:r w:rsidR="00CE33BB" w:rsidRPr="00A3036C">
        <w:rPr>
          <w:rFonts w:ascii="Times New Roman" w:hAnsi="Times New Roman" w:cs="Times New Roman"/>
          <w:sz w:val="24"/>
          <w:szCs w:val="24"/>
        </w:rPr>
        <w:t xml:space="preserve">esenvolve </w:t>
      </w:r>
      <w:r w:rsidR="00D96337" w:rsidRPr="00A3036C">
        <w:rPr>
          <w:rFonts w:ascii="Times New Roman" w:hAnsi="Times New Roman" w:cs="Times New Roman"/>
          <w:sz w:val="24"/>
          <w:szCs w:val="24"/>
        </w:rPr>
        <w:t xml:space="preserve">o texto na sua cabeça alheia </w:t>
      </w:r>
      <w:r w:rsidR="00C06FF3" w:rsidRPr="00A3036C">
        <w:rPr>
          <w:rFonts w:ascii="Times New Roman" w:hAnsi="Times New Roman" w:cs="Times New Roman"/>
          <w:sz w:val="24"/>
          <w:szCs w:val="24"/>
        </w:rPr>
        <w:t>a resenha desenvolvida por seus parceiros.</w:t>
      </w:r>
    </w:p>
    <w:p w14:paraId="2FED47F6" w14:textId="77777777" w:rsidR="00C06FF3" w:rsidRPr="00A3036C" w:rsidRDefault="00C06FF3" w:rsidP="000E37AB">
      <w:pPr>
        <w:spacing w:after="0"/>
        <w:jc w:val="both"/>
        <w:rPr>
          <w:rFonts w:ascii="Times New Roman" w:hAnsi="Times New Roman" w:cs="Times New Roman"/>
          <w:sz w:val="24"/>
          <w:szCs w:val="24"/>
        </w:rPr>
      </w:pPr>
    </w:p>
    <w:p w14:paraId="74BB7BD7" w14:textId="6160FF2D" w:rsidR="00797022" w:rsidRPr="00A3036C" w:rsidRDefault="00C06FF3"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DF4725" w:rsidRPr="00A3036C">
        <w:rPr>
          <w:rFonts w:ascii="Times New Roman" w:hAnsi="Times New Roman" w:cs="Times New Roman"/>
          <w:sz w:val="24"/>
          <w:szCs w:val="24"/>
        </w:rPr>
        <w:t xml:space="preserve"> O equilíbrio da inteligibilidade e a moralidade</w:t>
      </w:r>
      <w:r w:rsidR="00A159EC" w:rsidRPr="00A3036C">
        <w:rPr>
          <w:rFonts w:ascii="Times New Roman" w:hAnsi="Times New Roman" w:cs="Times New Roman"/>
          <w:sz w:val="24"/>
          <w:szCs w:val="24"/>
        </w:rPr>
        <w:t xml:space="preserve"> é primordial para o despertar humano ― Fértilles</w:t>
      </w:r>
      <w:r w:rsidR="00537129" w:rsidRPr="00A3036C">
        <w:rPr>
          <w:rFonts w:ascii="Times New Roman" w:hAnsi="Times New Roman" w:cs="Times New Roman"/>
          <w:sz w:val="24"/>
          <w:szCs w:val="24"/>
        </w:rPr>
        <w:t xml:space="preserve"> af</w:t>
      </w:r>
      <w:r w:rsidR="000D45A3" w:rsidRPr="00A3036C">
        <w:rPr>
          <w:rFonts w:ascii="Times New Roman" w:hAnsi="Times New Roman" w:cs="Times New Roman"/>
          <w:sz w:val="24"/>
          <w:szCs w:val="24"/>
        </w:rPr>
        <w:t xml:space="preserve">iança </w:t>
      </w:r>
      <w:r w:rsidR="00A159EC" w:rsidRPr="00A3036C">
        <w:rPr>
          <w:rFonts w:ascii="Times New Roman" w:hAnsi="Times New Roman" w:cs="Times New Roman"/>
          <w:sz w:val="24"/>
          <w:szCs w:val="24"/>
        </w:rPr>
        <w:t>―</w:t>
      </w:r>
      <w:r w:rsidR="000D45A3" w:rsidRPr="00A3036C">
        <w:rPr>
          <w:rFonts w:ascii="Times New Roman" w:hAnsi="Times New Roman" w:cs="Times New Roman"/>
          <w:i/>
          <w:iCs/>
          <w:sz w:val="24"/>
          <w:szCs w:val="24"/>
        </w:rPr>
        <w:t xml:space="preserve"> </w:t>
      </w:r>
      <w:r w:rsidR="000D45A3" w:rsidRPr="00A3036C">
        <w:rPr>
          <w:rFonts w:ascii="Times New Roman" w:hAnsi="Times New Roman" w:cs="Times New Roman"/>
          <w:sz w:val="24"/>
          <w:szCs w:val="24"/>
        </w:rPr>
        <w:t>não adianta ter um, se não</w:t>
      </w:r>
      <w:r w:rsidR="005267D9" w:rsidRPr="00A3036C">
        <w:rPr>
          <w:rFonts w:ascii="Times New Roman" w:hAnsi="Times New Roman" w:cs="Times New Roman"/>
          <w:sz w:val="24"/>
          <w:szCs w:val="24"/>
        </w:rPr>
        <w:t xml:space="preserve"> tem o outro ― Exibe contundência ―</w:t>
      </w:r>
      <w:r w:rsidR="00B43241" w:rsidRPr="00A3036C">
        <w:rPr>
          <w:rFonts w:ascii="Times New Roman" w:hAnsi="Times New Roman" w:cs="Times New Roman"/>
          <w:sz w:val="24"/>
          <w:szCs w:val="24"/>
        </w:rPr>
        <w:t xml:space="preserve"> </w:t>
      </w:r>
      <w:r w:rsidR="009F4C9F" w:rsidRPr="00A3036C">
        <w:rPr>
          <w:rFonts w:ascii="Times New Roman" w:hAnsi="Times New Roman" w:cs="Times New Roman"/>
          <w:sz w:val="24"/>
          <w:szCs w:val="24"/>
        </w:rPr>
        <w:t xml:space="preserve">Pois, só tendo ambas </w:t>
      </w:r>
      <w:r w:rsidR="00797022" w:rsidRPr="00A3036C">
        <w:rPr>
          <w:rFonts w:ascii="Times New Roman" w:hAnsi="Times New Roman" w:cs="Times New Roman"/>
          <w:sz w:val="24"/>
          <w:szCs w:val="24"/>
        </w:rPr>
        <w:t>as virtudes podem-se</w:t>
      </w:r>
      <w:r w:rsidR="002315A9" w:rsidRPr="00A3036C">
        <w:rPr>
          <w:rFonts w:ascii="Times New Roman" w:hAnsi="Times New Roman" w:cs="Times New Roman"/>
          <w:sz w:val="24"/>
          <w:szCs w:val="24"/>
        </w:rPr>
        <w:t xml:space="preserve"> avançar</w:t>
      </w:r>
      <w:r w:rsidR="009334BB" w:rsidRPr="00A3036C">
        <w:rPr>
          <w:rFonts w:ascii="Times New Roman" w:hAnsi="Times New Roman" w:cs="Times New Roman"/>
          <w:sz w:val="24"/>
          <w:szCs w:val="24"/>
        </w:rPr>
        <w:t xml:space="preserve"> até </w:t>
      </w:r>
      <w:r w:rsidR="00797022" w:rsidRPr="00A3036C">
        <w:rPr>
          <w:rFonts w:ascii="Times New Roman" w:hAnsi="Times New Roman" w:cs="Times New Roman"/>
          <w:sz w:val="24"/>
          <w:szCs w:val="24"/>
        </w:rPr>
        <w:t>o</w:t>
      </w:r>
      <w:r w:rsidR="009334BB" w:rsidRPr="00A3036C">
        <w:rPr>
          <w:rFonts w:ascii="Times New Roman" w:hAnsi="Times New Roman" w:cs="Times New Roman"/>
          <w:sz w:val="24"/>
          <w:szCs w:val="24"/>
        </w:rPr>
        <w:t xml:space="preserve"> Eu </w:t>
      </w:r>
      <w:r w:rsidR="00187BF2" w:rsidRPr="00A3036C">
        <w:rPr>
          <w:rFonts w:ascii="Times New Roman" w:hAnsi="Times New Roman" w:cs="Times New Roman"/>
          <w:sz w:val="24"/>
          <w:szCs w:val="24"/>
        </w:rPr>
        <w:t>Superior</w:t>
      </w:r>
      <w:r w:rsidR="00797022" w:rsidRPr="00A3036C">
        <w:rPr>
          <w:rFonts w:ascii="Times New Roman" w:hAnsi="Times New Roman" w:cs="Times New Roman"/>
          <w:sz w:val="24"/>
          <w:szCs w:val="24"/>
        </w:rPr>
        <w:t>. ▬ declara.</w:t>
      </w:r>
      <w:r w:rsidR="009334BB" w:rsidRPr="00A3036C">
        <w:rPr>
          <w:rFonts w:ascii="Times New Roman" w:hAnsi="Times New Roman" w:cs="Times New Roman"/>
          <w:sz w:val="24"/>
          <w:szCs w:val="24"/>
        </w:rPr>
        <w:t xml:space="preserve"> </w:t>
      </w:r>
    </w:p>
    <w:p w14:paraId="02F60032" w14:textId="77777777" w:rsidR="00797022" w:rsidRPr="00A3036C" w:rsidRDefault="00797022" w:rsidP="000E37AB">
      <w:pPr>
        <w:spacing w:after="0"/>
        <w:jc w:val="both"/>
        <w:rPr>
          <w:rFonts w:ascii="Times New Roman" w:hAnsi="Times New Roman" w:cs="Times New Roman"/>
          <w:sz w:val="24"/>
          <w:szCs w:val="24"/>
        </w:rPr>
      </w:pPr>
    </w:p>
    <w:p w14:paraId="70A3079A" w14:textId="77777777" w:rsidR="005368F7" w:rsidRPr="00A3036C" w:rsidRDefault="00797022"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D47492" w:rsidRPr="00A3036C">
        <w:rPr>
          <w:rFonts w:ascii="Times New Roman" w:hAnsi="Times New Roman" w:cs="Times New Roman"/>
          <w:sz w:val="24"/>
          <w:szCs w:val="24"/>
        </w:rPr>
        <w:t xml:space="preserve"> </w:t>
      </w:r>
      <w:r w:rsidR="00EB095B" w:rsidRPr="00A3036C">
        <w:rPr>
          <w:rFonts w:ascii="Times New Roman" w:hAnsi="Times New Roman" w:cs="Times New Roman"/>
          <w:sz w:val="24"/>
          <w:szCs w:val="24"/>
        </w:rPr>
        <w:t>Vi muito na</w:t>
      </w:r>
      <w:r w:rsidR="0001096D" w:rsidRPr="00A3036C">
        <w:rPr>
          <w:rFonts w:ascii="Times New Roman" w:hAnsi="Times New Roman" w:cs="Times New Roman"/>
          <w:sz w:val="24"/>
          <w:szCs w:val="24"/>
        </w:rPr>
        <w:t xml:space="preserve"> minha vida</w:t>
      </w:r>
      <w:r w:rsidR="00EB095B" w:rsidRPr="00A3036C">
        <w:rPr>
          <w:rFonts w:ascii="Times New Roman" w:hAnsi="Times New Roman" w:cs="Times New Roman"/>
          <w:sz w:val="24"/>
          <w:szCs w:val="24"/>
        </w:rPr>
        <w:t xml:space="preserve"> o mal, se tornando bem</w:t>
      </w:r>
      <w:r w:rsidR="000B4847" w:rsidRPr="00A3036C">
        <w:rPr>
          <w:rFonts w:ascii="Times New Roman" w:hAnsi="Times New Roman" w:cs="Times New Roman"/>
          <w:sz w:val="24"/>
          <w:szCs w:val="24"/>
        </w:rPr>
        <w:t xml:space="preserve"> ― Taiguara testemunha ― </w:t>
      </w:r>
      <w:r w:rsidR="002C2B06" w:rsidRPr="00A3036C">
        <w:rPr>
          <w:rFonts w:ascii="Times New Roman" w:hAnsi="Times New Roman" w:cs="Times New Roman"/>
          <w:sz w:val="24"/>
          <w:szCs w:val="24"/>
        </w:rPr>
        <w:t xml:space="preserve">Para tal, </w:t>
      </w:r>
      <w:r w:rsidR="00945EB7" w:rsidRPr="00A3036C">
        <w:rPr>
          <w:rFonts w:ascii="Times New Roman" w:hAnsi="Times New Roman" w:cs="Times New Roman"/>
          <w:sz w:val="24"/>
          <w:szCs w:val="24"/>
        </w:rPr>
        <w:t>bastara o ser humano se conscientizar</w:t>
      </w:r>
      <w:r w:rsidR="00EC174E" w:rsidRPr="00A3036C">
        <w:rPr>
          <w:rFonts w:ascii="Times New Roman" w:hAnsi="Times New Roman" w:cs="Times New Roman"/>
          <w:sz w:val="24"/>
          <w:szCs w:val="24"/>
        </w:rPr>
        <w:t xml:space="preserve"> de que todos os homens são iguais. ▬ </w:t>
      </w:r>
      <w:r w:rsidR="00995AB4" w:rsidRPr="00A3036C">
        <w:rPr>
          <w:rFonts w:ascii="Times New Roman" w:hAnsi="Times New Roman" w:cs="Times New Roman"/>
          <w:sz w:val="24"/>
          <w:szCs w:val="24"/>
        </w:rPr>
        <w:t>alega</w:t>
      </w:r>
      <w:r w:rsidR="005368F7" w:rsidRPr="00A3036C">
        <w:rPr>
          <w:rFonts w:ascii="Times New Roman" w:hAnsi="Times New Roman" w:cs="Times New Roman"/>
          <w:sz w:val="24"/>
          <w:szCs w:val="24"/>
        </w:rPr>
        <w:t>.</w:t>
      </w:r>
    </w:p>
    <w:p w14:paraId="5299FCDE" w14:textId="77777777" w:rsidR="005368F7" w:rsidRPr="00A3036C" w:rsidRDefault="005368F7" w:rsidP="000E37AB">
      <w:pPr>
        <w:spacing w:after="0"/>
        <w:jc w:val="both"/>
        <w:rPr>
          <w:rFonts w:ascii="Times New Roman" w:hAnsi="Times New Roman" w:cs="Times New Roman"/>
          <w:sz w:val="24"/>
          <w:szCs w:val="24"/>
        </w:rPr>
      </w:pPr>
    </w:p>
    <w:p w14:paraId="0FD977B2" w14:textId="77777777" w:rsidR="00D9359A" w:rsidRPr="00A3036C" w:rsidRDefault="005368F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01096D" w:rsidRPr="00A3036C">
        <w:rPr>
          <w:rFonts w:ascii="Times New Roman" w:hAnsi="Times New Roman" w:cs="Times New Roman"/>
          <w:sz w:val="24"/>
          <w:szCs w:val="24"/>
        </w:rPr>
        <w:t xml:space="preserve"> </w:t>
      </w:r>
      <w:r w:rsidR="002F6B08" w:rsidRPr="00A3036C">
        <w:rPr>
          <w:rFonts w:ascii="Times New Roman" w:hAnsi="Times New Roman" w:cs="Times New Roman"/>
          <w:sz w:val="24"/>
          <w:szCs w:val="24"/>
        </w:rPr>
        <w:t>Todos somos iguais nas diferenças ― Anna Márcia</w:t>
      </w:r>
      <w:r w:rsidR="005C5F56" w:rsidRPr="00A3036C">
        <w:rPr>
          <w:rFonts w:ascii="Times New Roman" w:hAnsi="Times New Roman" w:cs="Times New Roman"/>
          <w:sz w:val="24"/>
          <w:szCs w:val="24"/>
        </w:rPr>
        <w:t>, mulher de Taiguara,</w:t>
      </w:r>
      <w:r w:rsidR="002F6B08" w:rsidRPr="00A3036C">
        <w:rPr>
          <w:rFonts w:ascii="Times New Roman" w:hAnsi="Times New Roman" w:cs="Times New Roman"/>
          <w:sz w:val="24"/>
          <w:szCs w:val="24"/>
        </w:rPr>
        <w:t xml:space="preserve"> complementa ―</w:t>
      </w:r>
      <w:r w:rsidR="00797022" w:rsidRPr="00A3036C">
        <w:rPr>
          <w:rFonts w:ascii="Times New Roman" w:hAnsi="Times New Roman" w:cs="Times New Roman"/>
          <w:sz w:val="24"/>
          <w:szCs w:val="24"/>
        </w:rPr>
        <w:t xml:space="preserve"> </w:t>
      </w:r>
      <w:r w:rsidR="008B3711" w:rsidRPr="00A3036C">
        <w:rPr>
          <w:rFonts w:ascii="Times New Roman" w:hAnsi="Times New Roman" w:cs="Times New Roman"/>
          <w:sz w:val="24"/>
          <w:szCs w:val="24"/>
        </w:rPr>
        <w:t>E, se todos sangramos vermelho</w:t>
      </w:r>
      <w:r w:rsidR="001C3212" w:rsidRPr="00A3036C">
        <w:rPr>
          <w:rFonts w:ascii="Times New Roman" w:hAnsi="Times New Roman" w:cs="Times New Roman"/>
          <w:sz w:val="24"/>
          <w:szCs w:val="24"/>
        </w:rPr>
        <w:t xml:space="preserve"> para que o preconceito. ▬ </w:t>
      </w:r>
      <w:r w:rsidR="00D9359A" w:rsidRPr="00A3036C">
        <w:rPr>
          <w:rFonts w:ascii="Times New Roman" w:hAnsi="Times New Roman" w:cs="Times New Roman"/>
          <w:sz w:val="24"/>
          <w:szCs w:val="24"/>
        </w:rPr>
        <w:t>ratifica.</w:t>
      </w:r>
    </w:p>
    <w:p w14:paraId="1B6FA0C4" w14:textId="77777777" w:rsidR="00D9359A" w:rsidRPr="00A3036C" w:rsidRDefault="00D9359A" w:rsidP="000E37AB">
      <w:pPr>
        <w:spacing w:after="0"/>
        <w:jc w:val="both"/>
        <w:rPr>
          <w:rFonts w:ascii="Times New Roman" w:hAnsi="Times New Roman" w:cs="Times New Roman"/>
          <w:sz w:val="24"/>
          <w:szCs w:val="24"/>
        </w:rPr>
      </w:pPr>
    </w:p>
    <w:p w14:paraId="1D5C4912" w14:textId="77777777" w:rsidR="00C40039" w:rsidRPr="00A3036C" w:rsidRDefault="00D9359A"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5368F7" w:rsidRPr="00A3036C">
        <w:rPr>
          <w:rFonts w:ascii="Times New Roman" w:hAnsi="Times New Roman" w:cs="Times New Roman"/>
          <w:sz w:val="24"/>
          <w:szCs w:val="24"/>
        </w:rPr>
        <w:t xml:space="preserve"> </w:t>
      </w:r>
      <w:r w:rsidR="00097C4C" w:rsidRPr="00A3036C">
        <w:rPr>
          <w:rFonts w:ascii="Times New Roman" w:hAnsi="Times New Roman" w:cs="Times New Roman"/>
          <w:sz w:val="24"/>
          <w:szCs w:val="24"/>
        </w:rPr>
        <w:t>Tenho orgulho de ser produto da miscigenação ― Pablo remete- se aos pai</w:t>
      </w:r>
      <w:r w:rsidR="009309BA" w:rsidRPr="00A3036C">
        <w:rPr>
          <w:rFonts w:ascii="Times New Roman" w:hAnsi="Times New Roman" w:cs="Times New Roman"/>
          <w:sz w:val="24"/>
          <w:szCs w:val="24"/>
        </w:rPr>
        <w:t>s</w:t>
      </w:r>
      <w:r w:rsidR="007D50C7" w:rsidRPr="00A3036C">
        <w:rPr>
          <w:rFonts w:ascii="Times New Roman" w:hAnsi="Times New Roman" w:cs="Times New Roman"/>
          <w:sz w:val="24"/>
          <w:szCs w:val="24"/>
        </w:rPr>
        <w:t xml:space="preserve"> miscigenados</w:t>
      </w:r>
      <w:r w:rsidR="009309BA" w:rsidRPr="00A3036C">
        <w:rPr>
          <w:rFonts w:ascii="Times New Roman" w:hAnsi="Times New Roman" w:cs="Times New Roman"/>
          <w:sz w:val="24"/>
          <w:szCs w:val="24"/>
        </w:rPr>
        <w:t xml:space="preserve"> </w:t>
      </w:r>
      <w:r w:rsidR="007D50C7" w:rsidRPr="00A3036C">
        <w:rPr>
          <w:rFonts w:ascii="Times New Roman" w:hAnsi="Times New Roman" w:cs="Times New Roman"/>
          <w:sz w:val="24"/>
          <w:szCs w:val="24"/>
        </w:rPr>
        <w:t>nas</w:t>
      </w:r>
      <w:r w:rsidR="009309BA" w:rsidRPr="00A3036C">
        <w:rPr>
          <w:rFonts w:ascii="Times New Roman" w:hAnsi="Times New Roman" w:cs="Times New Roman"/>
          <w:sz w:val="24"/>
          <w:szCs w:val="24"/>
        </w:rPr>
        <w:t xml:space="preserve"> raças indígena, preta</w:t>
      </w:r>
      <w:r w:rsidR="00AA46F5" w:rsidRPr="00A3036C">
        <w:rPr>
          <w:rFonts w:ascii="Times New Roman" w:hAnsi="Times New Roman" w:cs="Times New Roman"/>
          <w:sz w:val="24"/>
          <w:szCs w:val="24"/>
        </w:rPr>
        <w:t xml:space="preserve"> e branca </w:t>
      </w:r>
      <w:r w:rsidR="00097C4C" w:rsidRPr="00A3036C">
        <w:rPr>
          <w:rFonts w:ascii="Times New Roman" w:hAnsi="Times New Roman" w:cs="Times New Roman"/>
          <w:sz w:val="24"/>
          <w:szCs w:val="24"/>
        </w:rPr>
        <w:t>―</w:t>
      </w:r>
      <w:r w:rsidR="00EF378B" w:rsidRPr="00A3036C">
        <w:rPr>
          <w:rFonts w:ascii="Times New Roman" w:hAnsi="Times New Roman" w:cs="Times New Roman"/>
          <w:sz w:val="24"/>
          <w:szCs w:val="24"/>
        </w:rPr>
        <w:t xml:space="preserve"> </w:t>
      </w:r>
      <w:r w:rsidR="00E80A71" w:rsidRPr="00A3036C">
        <w:rPr>
          <w:rFonts w:ascii="Times New Roman" w:hAnsi="Times New Roman" w:cs="Times New Roman"/>
          <w:sz w:val="24"/>
          <w:szCs w:val="24"/>
        </w:rPr>
        <w:t>Terráqueos</w:t>
      </w:r>
      <w:r w:rsidR="00551A13" w:rsidRPr="00A3036C">
        <w:rPr>
          <w:rFonts w:ascii="Times New Roman" w:hAnsi="Times New Roman" w:cs="Times New Roman"/>
          <w:sz w:val="24"/>
          <w:szCs w:val="24"/>
        </w:rPr>
        <w:t>,</w:t>
      </w:r>
      <w:r w:rsidR="00E80A71" w:rsidRPr="00A3036C">
        <w:rPr>
          <w:rFonts w:ascii="Times New Roman" w:hAnsi="Times New Roman" w:cs="Times New Roman"/>
          <w:sz w:val="24"/>
          <w:szCs w:val="24"/>
        </w:rPr>
        <w:t xml:space="preserve"> auto tratando-se e ao próximo como ser humano</w:t>
      </w:r>
      <w:r w:rsidR="00551A13" w:rsidRPr="00A3036C">
        <w:rPr>
          <w:rFonts w:ascii="Times New Roman" w:hAnsi="Times New Roman" w:cs="Times New Roman"/>
          <w:sz w:val="24"/>
          <w:szCs w:val="24"/>
        </w:rPr>
        <w:t>, erradicaria</w:t>
      </w:r>
      <w:r w:rsidR="003B2C8E" w:rsidRPr="00A3036C">
        <w:rPr>
          <w:rFonts w:ascii="Times New Roman" w:hAnsi="Times New Roman" w:cs="Times New Roman"/>
          <w:sz w:val="24"/>
          <w:szCs w:val="24"/>
        </w:rPr>
        <w:t xml:space="preserve">m esta estupidez. ▬ </w:t>
      </w:r>
      <w:r w:rsidR="00C40039" w:rsidRPr="00A3036C">
        <w:rPr>
          <w:rFonts w:ascii="Times New Roman" w:hAnsi="Times New Roman" w:cs="Times New Roman"/>
          <w:sz w:val="24"/>
          <w:szCs w:val="24"/>
        </w:rPr>
        <w:t>proclama.</w:t>
      </w:r>
    </w:p>
    <w:p w14:paraId="62542565" w14:textId="77777777" w:rsidR="00C40039" w:rsidRPr="00A3036C" w:rsidRDefault="00C40039" w:rsidP="000E37AB">
      <w:pPr>
        <w:spacing w:after="0"/>
        <w:jc w:val="both"/>
        <w:rPr>
          <w:rFonts w:ascii="Times New Roman" w:hAnsi="Times New Roman" w:cs="Times New Roman"/>
          <w:sz w:val="24"/>
          <w:szCs w:val="24"/>
        </w:rPr>
      </w:pPr>
    </w:p>
    <w:p w14:paraId="536BA2F0" w14:textId="77777777" w:rsidR="00974A82" w:rsidRPr="00A3036C" w:rsidRDefault="00C40039"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B30EC1" w:rsidRPr="00A3036C">
        <w:rPr>
          <w:rFonts w:ascii="Times New Roman" w:hAnsi="Times New Roman" w:cs="Times New Roman"/>
          <w:sz w:val="24"/>
          <w:szCs w:val="24"/>
        </w:rPr>
        <w:t xml:space="preserve"> </w:t>
      </w:r>
      <w:r w:rsidR="003164D8" w:rsidRPr="00A3036C">
        <w:rPr>
          <w:rFonts w:ascii="Times New Roman" w:hAnsi="Times New Roman" w:cs="Times New Roman"/>
          <w:sz w:val="24"/>
          <w:szCs w:val="24"/>
        </w:rPr>
        <w:t>Outra coisa, p</w:t>
      </w:r>
      <w:r w:rsidR="00EB4C48" w:rsidRPr="00A3036C">
        <w:rPr>
          <w:rFonts w:ascii="Times New Roman" w:hAnsi="Times New Roman" w:cs="Times New Roman"/>
          <w:sz w:val="24"/>
          <w:szCs w:val="24"/>
        </w:rPr>
        <w:t>referências sexuais não definem o ser humano</w:t>
      </w:r>
      <w:r w:rsidR="006C3659" w:rsidRPr="00A3036C">
        <w:rPr>
          <w:rFonts w:ascii="Times New Roman" w:hAnsi="Times New Roman" w:cs="Times New Roman"/>
          <w:sz w:val="24"/>
          <w:szCs w:val="24"/>
        </w:rPr>
        <w:t xml:space="preserve">... são apenas sexo ― Marion Patrícia </w:t>
      </w:r>
      <w:r w:rsidR="003164D8" w:rsidRPr="00A3036C">
        <w:rPr>
          <w:rFonts w:ascii="Times New Roman" w:hAnsi="Times New Roman" w:cs="Times New Roman"/>
          <w:sz w:val="24"/>
          <w:szCs w:val="24"/>
        </w:rPr>
        <w:t xml:space="preserve">pontua </w:t>
      </w:r>
      <w:r w:rsidR="006C3659" w:rsidRPr="00A3036C">
        <w:rPr>
          <w:rFonts w:ascii="Times New Roman" w:hAnsi="Times New Roman" w:cs="Times New Roman"/>
          <w:sz w:val="24"/>
          <w:szCs w:val="24"/>
        </w:rPr>
        <w:t>―</w:t>
      </w:r>
      <w:r w:rsidR="003164D8" w:rsidRPr="00A3036C">
        <w:rPr>
          <w:rFonts w:ascii="Times New Roman" w:hAnsi="Times New Roman" w:cs="Times New Roman"/>
          <w:sz w:val="24"/>
          <w:szCs w:val="24"/>
        </w:rPr>
        <w:t xml:space="preserve"> </w:t>
      </w:r>
      <w:r w:rsidR="00716CB3" w:rsidRPr="00A3036C">
        <w:rPr>
          <w:rFonts w:ascii="Times New Roman" w:hAnsi="Times New Roman" w:cs="Times New Roman"/>
          <w:sz w:val="24"/>
          <w:szCs w:val="24"/>
        </w:rPr>
        <w:t>A</w:t>
      </w:r>
      <w:r w:rsidR="00DC7A16" w:rsidRPr="00A3036C">
        <w:rPr>
          <w:rFonts w:ascii="Times New Roman" w:hAnsi="Times New Roman" w:cs="Times New Roman"/>
          <w:sz w:val="24"/>
          <w:szCs w:val="24"/>
        </w:rPr>
        <w:t xml:space="preserve"> ideologia do amor é amar</w:t>
      </w:r>
      <w:r w:rsidR="000F39F7" w:rsidRPr="00A3036C">
        <w:rPr>
          <w:rFonts w:ascii="Times New Roman" w:hAnsi="Times New Roman" w:cs="Times New Roman"/>
          <w:sz w:val="24"/>
          <w:szCs w:val="24"/>
        </w:rPr>
        <w:t xml:space="preserve"> e relação sexual</w:t>
      </w:r>
      <w:r w:rsidR="00041813" w:rsidRPr="00A3036C">
        <w:rPr>
          <w:rFonts w:ascii="Times New Roman" w:hAnsi="Times New Roman" w:cs="Times New Roman"/>
          <w:sz w:val="24"/>
          <w:szCs w:val="24"/>
        </w:rPr>
        <w:t xml:space="preserve"> é uma das formas</w:t>
      </w:r>
      <w:r w:rsidR="000924B6" w:rsidRPr="00A3036C">
        <w:rPr>
          <w:rFonts w:ascii="Times New Roman" w:hAnsi="Times New Roman" w:cs="Times New Roman"/>
          <w:sz w:val="24"/>
          <w:szCs w:val="24"/>
        </w:rPr>
        <w:t xml:space="preserve"> de expressar este sentimento</w:t>
      </w:r>
      <w:r w:rsidR="009F75C8" w:rsidRPr="00A3036C">
        <w:rPr>
          <w:rFonts w:ascii="Times New Roman" w:hAnsi="Times New Roman" w:cs="Times New Roman"/>
          <w:sz w:val="24"/>
          <w:szCs w:val="24"/>
        </w:rPr>
        <w:t xml:space="preserve"> </w:t>
      </w:r>
      <w:r w:rsidR="001A70AA" w:rsidRPr="00A3036C">
        <w:rPr>
          <w:rFonts w:ascii="Times New Roman" w:hAnsi="Times New Roman" w:cs="Times New Roman"/>
          <w:sz w:val="24"/>
          <w:szCs w:val="24"/>
        </w:rPr>
        <w:t xml:space="preserve">cabível </w:t>
      </w:r>
      <w:r w:rsidR="009425A4" w:rsidRPr="00A3036C">
        <w:rPr>
          <w:rFonts w:ascii="Times New Roman" w:hAnsi="Times New Roman" w:cs="Times New Roman"/>
          <w:sz w:val="24"/>
          <w:szCs w:val="24"/>
        </w:rPr>
        <w:t xml:space="preserve">na vida cotidiana. ▬ </w:t>
      </w:r>
      <w:r w:rsidR="00974A82" w:rsidRPr="00A3036C">
        <w:rPr>
          <w:rFonts w:ascii="Times New Roman" w:hAnsi="Times New Roman" w:cs="Times New Roman"/>
          <w:sz w:val="24"/>
          <w:szCs w:val="24"/>
        </w:rPr>
        <w:t>argumenta.</w:t>
      </w:r>
    </w:p>
    <w:p w14:paraId="4EF80438" w14:textId="77777777" w:rsidR="007268AB" w:rsidRPr="00A3036C" w:rsidRDefault="00974A82"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w:t>
      </w:r>
      <w:r w:rsidR="00BD5F44" w:rsidRPr="00A3036C">
        <w:rPr>
          <w:rFonts w:ascii="Times New Roman" w:hAnsi="Times New Roman" w:cs="Times New Roman"/>
          <w:sz w:val="24"/>
          <w:szCs w:val="24"/>
        </w:rPr>
        <w:t xml:space="preserve"> </w:t>
      </w:r>
      <w:r w:rsidR="00931736" w:rsidRPr="00A3036C">
        <w:rPr>
          <w:rFonts w:ascii="Times New Roman" w:hAnsi="Times New Roman" w:cs="Times New Roman"/>
          <w:sz w:val="24"/>
          <w:szCs w:val="24"/>
        </w:rPr>
        <w:t xml:space="preserve">O </w:t>
      </w:r>
      <w:r w:rsidR="00CD10A0" w:rsidRPr="00A3036C">
        <w:rPr>
          <w:rFonts w:ascii="Times New Roman" w:hAnsi="Times New Roman" w:cs="Times New Roman"/>
          <w:sz w:val="24"/>
          <w:szCs w:val="24"/>
        </w:rPr>
        <w:t>melhor</w:t>
      </w:r>
      <w:r w:rsidR="00060F00" w:rsidRPr="00A3036C">
        <w:rPr>
          <w:rFonts w:ascii="Times New Roman" w:hAnsi="Times New Roman" w:cs="Times New Roman"/>
          <w:sz w:val="24"/>
          <w:szCs w:val="24"/>
        </w:rPr>
        <w:t xml:space="preserve"> da vida não são as coisas, mas, sim, </w:t>
      </w:r>
      <w:r w:rsidR="00DC437A" w:rsidRPr="00A3036C">
        <w:rPr>
          <w:rFonts w:ascii="Times New Roman" w:hAnsi="Times New Roman" w:cs="Times New Roman"/>
          <w:sz w:val="24"/>
          <w:szCs w:val="24"/>
        </w:rPr>
        <w:t>os que criam e produzem as coisas para servire</w:t>
      </w:r>
      <w:r w:rsidR="001E3B56" w:rsidRPr="00A3036C">
        <w:rPr>
          <w:rFonts w:ascii="Times New Roman" w:hAnsi="Times New Roman" w:cs="Times New Roman"/>
          <w:sz w:val="24"/>
          <w:szCs w:val="24"/>
        </w:rPr>
        <w:t>m como coisas</w:t>
      </w:r>
      <w:r w:rsidR="00B87EE4" w:rsidRPr="00A3036C">
        <w:rPr>
          <w:rFonts w:ascii="Times New Roman" w:hAnsi="Times New Roman" w:cs="Times New Roman"/>
          <w:sz w:val="24"/>
          <w:szCs w:val="24"/>
        </w:rPr>
        <w:t xml:space="preserve"> </w:t>
      </w:r>
      <w:r w:rsidR="0049412F" w:rsidRPr="00A3036C">
        <w:rPr>
          <w:rFonts w:ascii="Times New Roman" w:hAnsi="Times New Roman" w:cs="Times New Roman"/>
          <w:sz w:val="24"/>
          <w:szCs w:val="24"/>
        </w:rPr>
        <w:t xml:space="preserve"> ―</w:t>
      </w:r>
      <w:r w:rsidR="001E3B56" w:rsidRPr="00A3036C">
        <w:rPr>
          <w:rFonts w:ascii="Times New Roman" w:hAnsi="Times New Roman" w:cs="Times New Roman"/>
          <w:sz w:val="24"/>
          <w:szCs w:val="24"/>
        </w:rPr>
        <w:t xml:space="preserve"> Viviane poetiza </w:t>
      </w:r>
      <w:r w:rsidR="0049412F" w:rsidRPr="00A3036C">
        <w:rPr>
          <w:rFonts w:ascii="Times New Roman" w:hAnsi="Times New Roman" w:cs="Times New Roman"/>
          <w:sz w:val="24"/>
          <w:szCs w:val="24"/>
        </w:rPr>
        <w:t>―</w:t>
      </w:r>
      <w:r w:rsidR="00D32B46" w:rsidRPr="00A3036C">
        <w:rPr>
          <w:rFonts w:ascii="Times New Roman" w:hAnsi="Times New Roman" w:cs="Times New Roman"/>
          <w:sz w:val="24"/>
          <w:szCs w:val="24"/>
        </w:rPr>
        <w:t xml:space="preserve"> </w:t>
      </w:r>
      <w:r w:rsidR="00546BF9" w:rsidRPr="00A3036C">
        <w:rPr>
          <w:rFonts w:ascii="Times New Roman" w:hAnsi="Times New Roman" w:cs="Times New Roman"/>
          <w:sz w:val="24"/>
          <w:szCs w:val="24"/>
        </w:rPr>
        <w:t>Podemos e devemos no</w:t>
      </w:r>
      <w:r w:rsidR="00D4270C" w:rsidRPr="00A3036C">
        <w:rPr>
          <w:rFonts w:ascii="Times New Roman" w:hAnsi="Times New Roman" w:cs="Times New Roman"/>
          <w:sz w:val="24"/>
          <w:szCs w:val="24"/>
        </w:rPr>
        <w:t>s descobrir para descobrirmos conosco e o próximo</w:t>
      </w:r>
      <w:r w:rsidR="009D5D7E" w:rsidRPr="00A3036C">
        <w:rPr>
          <w:rFonts w:ascii="Times New Roman" w:hAnsi="Times New Roman" w:cs="Times New Roman"/>
          <w:sz w:val="24"/>
          <w:szCs w:val="24"/>
        </w:rPr>
        <w:t xml:space="preserve"> a verdade absoluta. ▬ </w:t>
      </w:r>
      <w:r w:rsidR="007268AB" w:rsidRPr="00A3036C">
        <w:rPr>
          <w:rFonts w:ascii="Times New Roman" w:hAnsi="Times New Roman" w:cs="Times New Roman"/>
          <w:sz w:val="24"/>
          <w:szCs w:val="24"/>
        </w:rPr>
        <w:t>imagina.</w:t>
      </w:r>
    </w:p>
    <w:p w14:paraId="2EB77D61" w14:textId="77777777" w:rsidR="007268AB" w:rsidRPr="00A3036C" w:rsidRDefault="007268AB" w:rsidP="000E37AB">
      <w:pPr>
        <w:spacing w:after="0"/>
        <w:jc w:val="both"/>
        <w:rPr>
          <w:rFonts w:ascii="Times New Roman" w:hAnsi="Times New Roman" w:cs="Times New Roman"/>
          <w:sz w:val="24"/>
          <w:szCs w:val="24"/>
        </w:rPr>
      </w:pPr>
    </w:p>
    <w:p w14:paraId="1F026DC7" w14:textId="77777777" w:rsidR="00725337" w:rsidRPr="00A3036C" w:rsidRDefault="007268AB"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B733D" w:rsidRPr="00A3036C">
        <w:rPr>
          <w:rFonts w:ascii="Times New Roman" w:hAnsi="Times New Roman" w:cs="Times New Roman"/>
          <w:sz w:val="24"/>
          <w:szCs w:val="24"/>
        </w:rPr>
        <w:t>Seres humanos evocam</w:t>
      </w:r>
      <w:r w:rsidR="008043CA" w:rsidRPr="00A3036C">
        <w:rPr>
          <w:rFonts w:ascii="Times New Roman" w:hAnsi="Times New Roman" w:cs="Times New Roman"/>
          <w:sz w:val="24"/>
          <w:szCs w:val="24"/>
        </w:rPr>
        <w:t xml:space="preserve">  Deus na i</w:t>
      </w:r>
      <w:r w:rsidR="005A0E27" w:rsidRPr="00A3036C">
        <w:rPr>
          <w:rFonts w:ascii="Times New Roman" w:hAnsi="Times New Roman" w:cs="Times New Roman"/>
          <w:sz w:val="24"/>
          <w:szCs w:val="24"/>
        </w:rPr>
        <w:t>n</w:t>
      </w:r>
      <w:r w:rsidR="008043CA" w:rsidRPr="00A3036C">
        <w:rPr>
          <w:rFonts w:ascii="Times New Roman" w:hAnsi="Times New Roman" w:cs="Times New Roman"/>
          <w:sz w:val="24"/>
          <w:szCs w:val="24"/>
        </w:rPr>
        <w:t>visibilida</w:t>
      </w:r>
      <w:r w:rsidR="005A0E27" w:rsidRPr="00A3036C">
        <w:rPr>
          <w:rFonts w:ascii="Times New Roman" w:hAnsi="Times New Roman" w:cs="Times New Roman"/>
          <w:sz w:val="24"/>
          <w:szCs w:val="24"/>
        </w:rPr>
        <w:t>de ao mesmo tempo</w:t>
      </w:r>
      <w:r w:rsidR="00426C69" w:rsidRPr="00A3036C">
        <w:rPr>
          <w:rFonts w:ascii="Times New Roman" w:hAnsi="Times New Roman" w:cs="Times New Roman"/>
          <w:sz w:val="24"/>
          <w:szCs w:val="24"/>
        </w:rPr>
        <w:t xml:space="preserve"> permite e pratica a ganância exploratória</w:t>
      </w:r>
      <w:r w:rsidR="000F5E79" w:rsidRPr="00A3036C">
        <w:rPr>
          <w:rFonts w:ascii="Times New Roman" w:hAnsi="Times New Roman" w:cs="Times New Roman"/>
          <w:sz w:val="24"/>
          <w:szCs w:val="24"/>
        </w:rPr>
        <w:t xml:space="preserve"> na visibilidade divinal da natureza ― Carol</w:t>
      </w:r>
      <w:r w:rsidR="008244A1" w:rsidRPr="00A3036C">
        <w:rPr>
          <w:rFonts w:ascii="Times New Roman" w:hAnsi="Times New Roman" w:cs="Times New Roman"/>
          <w:sz w:val="24"/>
          <w:szCs w:val="24"/>
        </w:rPr>
        <w:t>, leia-se Green Dream, lament</w:t>
      </w:r>
      <w:r w:rsidR="00272EF6" w:rsidRPr="00A3036C">
        <w:rPr>
          <w:rFonts w:ascii="Times New Roman" w:hAnsi="Times New Roman" w:cs="Times New Roman"/>
          <w:sz w:val="24"/>
          <w:szCs w:val="24"/>
        </w:rPr>
        <w:t>a</w:t>
      </w:r>
      <w:r w:rsidR="008244A1" w:rsidRPr="00A3036C">
        <w:rPr>
          <w:rFonts w:ascii="Times New Roman" w:hAnsi="Times New Roman" w:cs="Times New Roman"/>
          <w:sz w:val="24"/>
          <w:szCs w:val="24"/>
        </w:rPr>
        <w:t xml:space="preserve"> </w:t>
      </w:r>
      <w:r w:rsidR="000F5E79" w:rsidRPr="00A3036C">
        <w:rPr>
          <w:rFonts w:ascii="Times New Roman" w:hAnsi="Times New Roman" w:cs="Times New Roman"/>
          <w:sz w:val="24"/>
          <w:szCs w:val="24"/>
        </w:rPr>
        <w:t>―</w:t>
      </w:r>
      <w:r w:rsidR="00272EF6" w:rsidRPr="00A3036C">
        <w:rPr>
          <w:rFonts w:ascii="Times New Roman" w:hAnsi="Times New Roman" w:cs="Times New Roman"/>
          <w:sz w:val="24"/>
          <w:szCs w:val="24"/>
        </w:rPr>
        <w:t xml:space="preserve"> </w:t>
      </w:r>
      <w:r w:rsidR="00F53B6E" w:rsidRPr="00A3036C">
        <w:rPr>
          <w:rFonts w:ascii="Times New Roman" w:hAnsi="Times New Roman" w:cs="Times New Roman"/>
          <w:sz w:val="24"/>
          <w:szCs w:val="24"/>
        </w:rPr>
        <w:t>A vida é uma contradição em tudo, pra tudo e por tudo</w:t>
      </w:r>
      <w:r w:rsidR="00010890" w:rsidRPr="00A3036C">
        <w:rPr>
          <w:rFonts w:ascii="Times New Roman" w:hAnsi="Times New Roman" w:cs="Times New Roman"/>
          <w:sz w:val="24"/>
          <w:szCs w:val="24"/>
        </w:rPr>
        <w:t xml:space="preserve"> como esgoelara, secularmente, Harrison, Taylor e Agregados</w:t>
      </w:r>
      <w:r w:rsidR="009766DB" w:rsidRPr="00A3036C">
        <w:rPr>
          <w:rFonts w:ascii="Times New Roman" w:hAnsi="Times New Roman" w:cs="Times New Roman"/>
          <w:sz w:val="24"/>
          <w:szCs w:val="24"/>
        </w:rPr>
        <w:t xml:space="preserve"> ― </w:t>
      </w:r>
      <w:r w:rsidR="00AE6FDA" w:rsidRPr="00A3036C">
        <w:rPr>
          <w:rFonts w:ascii="Times New Roman" w:hAnsi="Times New Roman" w:cs="Times New Roman"/>
          <w:sz w:val="24"/>
          <w:szCs w:val="24"/>
        </w:rPr>
        <w:t xml:space="preserve">Ativista </w:t>
      </w:r>
      <w:r w:rsidR="00CD798F" w:rsidRPr="00A3036C">
        <w:rPr>
          <w:rFonts w:ascii="Times New Roman" w:hAnsi="Times New Roman" w:cs="Times New Roman"/>
          <w:sz w:val="24"/>
          <w:szCs w:val="24"/>
        </w:rPr>
        <w:t>declara</w:t>
      </w:r>
      <w:r w:rsidR="003E0AF0" w:rsidRPr="00A3036C">
        <w:rPr>
          <w:rFonts w:ascii="Times New Roman" w:hAnsi="Times New Roman" w:cs="Times New Roman"/>
          <w:sz w:val="24"/>
          <w:szCs w:val="24"/>
        </w:rPr>
        <w:t xml:space="preserve"> com conhecimento de causa</w:t>
      </w:r>
      <w:r w:rsidR="009766DB" w:rsidRPr="00A3036C">
        <w:rPr>
          <w:rFonts w:ascii="Times New Roman" w:hAnsi="Times New Roman" w:cs="Times New Roman"/>
          <w:sz w:val="24"/>
          <w:szCs w:val="24"/>
        </w:rPr>
        <w:t xml:space="preserve"> ―</w:t>
      </w:r>
      <w:r w:rsidR="00CD798F" w:rsidRPr="00A3036C">
        <w:rPr>
          <w:rFonts w:ascii="Times New Roman" w:hAnsi="Times New Roman" w:cs="Times New Roman"/>
          <w:sz w:val="24"/>
          <w:szCs w:val="24"/>
        </w:rPr>
        <w:t xml:space="preserve"> </w:t>
      </w:r>
      <w:r w:rsidR="001A1B93" w:rsidRPr="00A3036C">
        <w:rPr>
          <w:rFonts w:ascii="Times New Roman" w:hAnsi="Times New Roman" w:cs="Times New Roman"/>
          <w:sz w:val="24"/>
          <w:szCs w:val="24"/>
        </w:rPr>
        <w:t>Comunidades indígenas</w:t>
      </w:r>
      <w:r w:rsidR="00A65D63" w:rsidRPr="00A3036C">
        <w:rPr>
          <w:rFonts w:ascii="Times New Roman" w:hAnsi="Times New Roman" w:cs="Times New Roman"/>
          <w:sz w:val="24"/>
          <w:szCs w:val="24"/>
        </w:rPr>
        <w:t xml:space="preserve"> estão conectadas, através de suas atividades ritualísticas</w:t>
      </w:r>
      <w:r w:rsidR="00081DD1" w:rsidRPr="00A3036C">
        <w:rPr>
          <w:rFonts w:ascii="Times New Roman" w:hAnsi="Times New Roman" w:cs="Times New Roman"/>
          <w:sz w:val="24"/>
          <w:szCs w:val="24"/>
        </w:rPr>
        <w:t xml:space="preserve">, a era transicional do planeta. </w:t>
      </w:r>
      <w:r w:rsidR="003E0AF0" w:rsidRPr="00A3036C">
        <w:rPr>
          <w:rFonts w:ascii="Times New Roman" w:hAnsi="Times New Roman" w:cs="Times New Roman"/>
          <w:sz w:val="24"/>
          <w:szCs w:val="24"/>
        </w:rPr>
        <w:t>▬</w:t>
      </w:r>
      <w:r w:rsidR="00A65D63" w:rsidRPr="00A3036C">
        <w:rPr>
          <w:rFonts w:ascii="Times New Roman" w:hAnsi="Times New Roman" w:cs="Times New Roman"/>
          <w:sz w:val="24"/>
          <w:szCs w:val="24"/>
        </w:rPr>
        <w:t xml:space="preserve"> </w:t>
      </w:r>
      <w:r w:rsidR="00725337" w:rsidRPr="00A3036C">
        <w:rPr>
          <w:rFonts w:ascii="Times New Roman" w:hAnsi="Times New Roman" w:cs="Times New Roman"/>
          <w:sz w:val="24"/>
          <w:szCs w:val="24"/>
        </w:rPr>
        <w:t>convicta.</w:t>
      </w:r>
    </w:p>
    <w:p w14:paraId="41E32468" w14:textId="77777777" w:rsidR="00725337" w:rsidRPr="00A3036C" w:rsidRDefault="00725337" w:rsidP="000E37AB">
      <w:pPr>
        <w:spacing w:after="0"/>
        <w:jc w:val="both"/>
        <w:rPr>
          <w:rFonts w:ascii="Times New Roman" w:hAnsi="Times New Roman" w:cs="Times New Roman"/>
          <w:sz w:val="24"/>
          <w:szCs w:val="24"/>
        </w:rPr>
      </w:pPr>
    </w:p>
    <w:p w14:paraId="2A38A312" w14:textId="77777777" w:rsidR="00FB2DF4" w:rsidRPr="00A3036C" w:rsidRDefault="0072533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A minha raça humana é universal... o meu sexo é o amor... a minha religião é a consciência... todos os homens são iguais </w:t>
      </w:r>
      <w:r w:rsidR="00D66752" w:rsidRPr="00A3036C">
        <w:rPr>
          <w:rFonts w:ascii="Times New Roman" w:hAnsi="Times New Roman" w:cs="Times New Roman"/>
          <w:sz w:val="24"/>
          <w:szCs w:val="24"/>
        </w:rPr>
        <w:t xml:space="preserve">― Gabriel lembra filosofia </w:t>
      </w:r>
      <w:r w:rsidR="00783B87" w:rsidRPr="00A3036C">
        <w:rPr>
          <w:rFonts w:ascii="Times New Roman" w:hAnsi="Times New Roman" w:cs="Times New Roman"/>
          <w:sz w:val="24"/>
          <w:szCs w:val="24"/>
        </w:rPr>
        <w:t xml:space="preserve">secular </w:t>
      </w:r>
      <w:r w:rsidR="00D66752" w:rsidRPr="00A3036C">
        <w:rPr>
          <w:rFonts w:ascii="Times New Roman" w:hAnsi="Times New Roman" w:cs="Times New Roman"/>
          <w:sz w:val="24"/>
          <w:szCs w:val="24"/>
        </w:rPr>
        <w:t xml:space="preserve">de Harrison, </w:t>
      </w:r>
      <w:r w:rsidR="00783B87" w:rsidRPr="00A3036C">
        <w:rPr>
          <w:rFonts w:ascii="Times New Roman" w:hAnsi="Times New Roman" w:cs="Times New Roman"/>
          <w:sz w:val="24"/>
          <w:szCs w:val="24"/>
        </w:rPr>
        <w:t>T</w:t>
      </w:r>
      <w:r w:rsidR="00D66752" w:rsidRPr="00A3036C">
        <w:rPr>
          <w:rFonts w:ascii="Times New Roman" w:hAnsi="Times New Roman" w:cs="Times New Roman"/>
          <w:sz w:val="24"/>
          <w:szCs w:val="24"/>
        </w:rPr>
        <w:t>aylor e Agregados</w:t>
      </w:r>
      <w:r w:rsidR="00783B87" w:rsidRPr="00A3036C">
        <w:rPr>
          <w:rFonts w:ascii="Times New Roman" w:hAnsi="Times New Roman" w:cs="Times New Roman"/>
          <w:sz w:val="24"/>
          <w:szCs w:val="24"/>
        </w:rPr>
        <w:t xml:space="preserve"> </w:t>
      </w:r>
      <w:r w:rsidR="00D66752" w:rsidRPr="00A3036C">
        <w:rPr>
          <w:rFonts w:ascii="Times New Roman" w:hAnsi="Times New Roman" w:cs="Times New Roman"/>
          <w:sz w:val="24"/>
          <w:szCs w:val="24"/>
        </w:rPr>
        <w:t>―</w:t>
      </w:r>
      <w:r w:rsidR="00AE6FDA" w:rsidRPr="00A3036C">
        <w:rPr>
          <w:rFonts w:ascii="Times New Roman" w:hAnsi="Times New Roman" w:cs="Times New Roman"/>
          <w:sz w:val="24"/>
          <w:szCs w:val="24"/>
        </w:rPr>
        <w:t xml:space="preserve"> </w:t>
      </w:r>
      <w:r w:rsidR="0047287E" w:rsidRPr="00A3036C">
        <w:rPr>
          <w:rFonts w:ascii="Times New Roman" w:hAnsi="Times New Roman" w:cs="Times New Roman"/>
          <w:sz w:val="24"/>
          <w:szCs w:val="24"/>
        </w:rPr>
        <w:t>Podemos</w:t>
      </w:r>
      <w:r w:rsidR="00700A7A" w:rsidRPr="00A3036C">
        <w:rPr>
          <w:rFonts w:ascii="Times New Roman" w:hAnsi="Times New Roman" w:cs="Times New Roman"/>
          <w:sz w:val="24"/>
          <w:szCs w:val="24"/>
        </w:rPr>
        <w:t xml:space="preserve"> no presente</w:t>
      </w:r>
      <w:r w:rsidR="00C26386" w:rsidRPr="00A3036C">
        <w:rPr>
          <w:rFonts w:ascii="Times New Roman" w:hAnsi="Times New Roman" w:cs="Times New Roman"/>
          <w:sz w:val="24"/>
          <w:szCs w:val="24"/>
        </w:rPr>
        <w:t>,</w:t>
      </w:r>
      <w:r w:rsidR="0047287E" w:rsidRPr="00A3036C">
        <w:rPr>
          <w:rFonts w:ascii="Times New Roman" w:hAnsi="Times New Roman" w:cs="Times New Roman"/>
          <w:sz w:val="24"/>
          <w:szCs w:val="24"/>
        </w:rPr>
        <w:t xml:space="preserve"> c</w:t>
      </w:r>
      <w:r w:rsidR="00E30355" w:rsidRPr="00A3036C">
        <w:rPr>
          <w:rFonts w:ascii="Times New Roman" w:hAnsi="Times New Roman" w:cs="Times New Roman"/>
          <w:sz w:val="24"/>
          <w:szCs w:val="24"/>
        </w:rPr>
        <w:t>ontagiar</w:t>
      </w:r>
      <w:r w:rsidR="00C26386" w:rsidRPr="00A3036C">
        <w:rPr>
          <w:rFonts w:ascii="Times New Roman" w:hAnsi="Times New Roman" w:cs="Times New Roman"/>
          <w:sz w:val="24"/>
          <w:szCs w:val="24"/>
        </w:rPr>
        <w:t>,</w:t>
      </w:r>
      <w:r w:rsidR="00700A7A" w:rsidRPr="00A3036C">
        <w:rPr>
          <w:rFonts w:ascii="Times New Roman" w:hAnsi="Times New Roman" w:cs="Times New Roman"/>
          <w:sz w:val="24"/>
          <w:szCs w:val="24"/>
        </w:rPr>
        <w:t xml:space="preserve"> pelo futuro</w:t>
      </w:r>
      <w:r w:rsidR="00C26386" w:rsidRPr="00A3036C">
        <w:rPr>
          <w:rFonts w:ascii="Times New Roman" w:hAnsi="Times New Roman" w:cs="Times New Roman"/>
          <w:sz w:val="24"/>
          <w:szCs w:val="24"/>
        </w:rPr>
        <w:t>,</w:t>
      </w:r>
      <w:r w:rsidR="00E30355" w:rsidRPr="00A3036C">
        <w:rPr>
          <w:rFonts w:ascii="Times New Roman" w:hAnsi="Times New Roman" w:cs="Times New Roman"/>
          <w:sz w:val="24"/>
          <w:szCs w:val="24"/>
        </w:rPr>
        <w:t xml:space="preserve"> nosso próximo </w:t>
      </w:r>
      <w:r w:rsidR="000D62D8" w:rsidRPr="00A3036C">
        <w:rPr>
          <w:rFonts w:ascii="Times New Roman" w:hAnsi="Times New Roman" w:cs="Times New Roman"/>
          <w:sz w:val="24"/>
          <w:szCs w:val="24"/>
        </w:rPr>
        <w:t>com o contágio estabelecido</w:t>
      </w:r>
      <w:r w:rsidR="008656F3" w:rsidRPr="00A3036C">
        <w:rPr>
          <w:rFonts w:ascii="Times New Roman" w:hAnsi="Times New Roman" w:cs="Times New Roman"/>
          <w:sz w:val="24"/>
          <w:szCs w:val="24"/>
        </w:rPr>
        <w:t xml:space="preserve"> no coração</w:t>
      </w:r>
      <w:r w:rsidR="00C26386" w:rsidRPr="00A3036C">
        <w:rPr>
          <w:rFonts w:ascii="Times New Roman" w:hAnsi="Times New Roman" w:cs="Times New Roman"/>
          <w:sz w:val="24"/>
          <w:szCs w:val="24"/>
        </w:rPr>
        <w:t>,</w:t>
      </w:r>
      <w:r w:rsidR="00720F61" w:rsidRPr="00A3036C">
        <w:rPr>
          <w:rFonts w:ascii="Times New Roman" w:hAnsi="Times New Roman" w:cs="Times New Roman"/>
          <w:sz w:val="24"/>
          <w:szCs w:val="24"/>
        </w:rPr>
        <w:t xml:space="preserve"> racionalizado </w:t>
      </w:r>
      <w:r w:rsidR="0047287E" w:rsidRPr="00A3036C">
        <w:rPr>
          <w:rFonts w:ascii="Times New Roman" w:hAnsi="Times New Roman" w:cs="Times New Roman"/>
          <w:sz w:val="24"/>
          <w:szCs w:val="24"/>
        </w:rPr>
        <w:t>à</w:t>
      </w:r>
      <w:r w:rsidR="00720F61" w:rsidRPr="00A3036C">
        <w:rPr>
          <w:rFonts w:ascii="Times New Roman" w:hAnsi="Times New Roman" w:cs="Times New Roman"/>
          <w:sz w:val="24"/>
          <w:szCs w:val="24"/>
        </w:rPr>
        <w:t xml:space="preserve"> regeneração transiciona</w:t>
      </w:r>
      <w:r w:rsidR="00FE6741" w:rsidRPr="00A3036C">
        <w:rPr>
          <w:rFonts w:ascii="Times New Roman" w:hAnsi="Times New Roman" w:cs="Times New Roman"/>
          <w:sz w:val="24"/>
          <w:szCs w:val="24"/>
        </w:rPr>
        <w:t xml:space="preserve">l planetária pela </w:t>
      </w:r>
      <w:r w:rsidR="00E7118A" w:rsidRPr="00A3036C">
        <w:rPr>
          <w:rFonts w:ascii="Times New Roman" w:hAnsi="Times New Roman" w:cs="Times New Roman"/>
          <w:sz w:val="24"/>
          <w:szCs w:val="24"/>
        </w:rPr>
        <w:t xml:space="preserve">desejada e programada </w:t>
      </w:r>
      <w:r w:rsidR="00FE6741" w:rsidRPr="00A3036C">
        <w:rPr>
          <w:rFonts w:ascii="Times New Roman" w:hAnsi="Times New Roman" w:cs="Times New Roman"/>
          <w:sz w:val="24"/>
          <w:szCs w:val="24"/>
        </w:rPr>
        <w:t>evolução</w:t>
      </w:r>
      <w:r w:rsidR="00E7118A" w:rsidRPr="00A3036C">
        <w:rPr>
          <w:rFonts w:ascii="Times New Roman" w:hAnsi="Times New Roman" w:cs="Times New Roman"/>
          <w:sz w:val="24"/>
          <w:szCs w:val="24"/>
        </w:rPr>
        <w:t xml:space="preserve"> prevista pelo SEU</w:t>
      </w:r>
      <w:r w:rsidR="00383579" w:rsidRPr="00A3036C">
        <w:rPr>
          <w:rFonts w:ascii="Times New Roman" w:hAnsi="Times New Roman" w:cs="Times New Roman"/>
          <w:sz w:val="24"/>
          <w:szCs w:val="24"/>
        </w:rPr>
        <w:t xml:space="preserve"> — Soberana Energia Universal</w:t>
      </w:r>
      <w:r w:rsidR="00FE6741" w:rsidRPr="00A3036C">
        <w:rPr>
          <w:rFonts w:ascii="Times New Roman" w:hAnsi="Times New Roman" w:cs="Times New Roman"/>
          <w:sz w:val="24"/>
          <w:szCs w:val="24"/>
        </w:rPr>
        <w:t>. ▬</w:t>
      </w:r>
      <w:r w:rsidR="003E0AF0" w:rsidRPr="00A3036C">
        <w:rPr>
          <w:rFonts w:ascii="Times New Roman" w:hAnsi="Times New Roman" w:cs="Times New Roman"/>
          <w:sz w:val="24"/>
          <w:szCs w:val="24"/>
        </w:rPr>
        <w:t xml:space="preserve"> </w:t>
      </w:r>
      <w:r w:rsidR="00E5015B" w:rsidRPr="00A3036C">
        <w:rPr>
          <w:rFonts w:ascii="Times New Roman" w:hAnsi="Times New Roman" w:cs="Times New Roman"/>
          <w:sz w:val="24"/>
          <w:szCs w:val="24"/>
        </w:rPr>
        <w:t>profetiza.</w:t>
      </w:r>
    </w:p>
    <w:p w14:paraId="12A33818" w14:textId="77777777" w:rsidR="00FB2DF4" w:rsidRPr="00A3036C" w:rsidRDefault="00FB2DF4" w:rsidP="000E37AB">
      <w:pPr>
        <w:spacing w:after="0"/>
        <w:jc w:val="both"/>
        <w:rPr>
          <w:rFonts w:ascii="Times New Roman" w:hAnsi="Times New Roman" w:cs="Times New Roman"/>
          <w:sz w:val="24"/>
          <w:szCs w:val="24"/>
        </w:rPr>
      </w:pPr>
    </w:p>
    <w:p w14:paraId="14D9D674" w14:textId="77777777" w:rsidR="00411411" w:rsidRPr="00A3036C" w:rsidRDefault="00D11C64"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Nascer e pôr do Sol</w:t>
      </w:r>
      <w:r w:rsidR="00BC0FB6" w:rsidRPr="00A3036C">
        <w:rPr>
          <w:rFonts w:ascii="Times New Roman" w:hAnsi="Times New Roman" w:cs="Times New Roman"/>
          <w:sz w:val="24"/>
          <w:szCs w:val="24"/>
        </w:rPr>
        <w:t>, anoitecer</w:t>
      </w:r>
      <w:r w:rsidR="00175992" w:rsidRPr="00A3036C">
        <w:rPr>
          <w:rFonts w:ascii="Times New Roman" w:hAnsi="Times New Roman" w:cs="Times New Roman"/>
          <w:sz w:val="24"/>
          <w:szCs w:val="24"/>
        </w:rPr>
        <w:t xml:space="preserve"> até aurora acontecer</w:t>
      </w:r>
      <w:r w:rsidR="007135EC" w:rsidRPr="00A3036C">
        <w:rPr>
          <w:rFonts w:ascii="Times New Roman" w:hAnsi="Times New Roman" w:cs="Times New Roman"/>
          <w:sz w:val="24"/>
          <w:szCs w:val="24"/>
        </w:rPr>
        <w:t xml:space="preserve"> para renascer o</w:t>
      </w:r>
      <w:r w:rsidR="008C466E" w:rsidRPr="00A3036C">
        <w:rPr>
          <w:rFonts w:ascii="Times New Roman" w:hAnsi="Times New Roman" w:cs="Times New Roman"/>
          <w:sz w:val="24"/>
          <w:szCs w:val="24"/>
        </w:rPr>
        <w:t xml:space="preserve"> amanhecer</w:t>
      </w:r>
      <w:r w:rsidR="006650D4" w:rsidRPr="00A3036C">
        <w:rPr>
          <w:rFonts w:ascii="Times New Roman" w:hAnsi="Times New Roman" w:cs="Times New Roman"/>
          <w:sz w:val="24"/>
          <w:szCs w:val="24"/>
        </w:rPr>
        <w:t xml:space="preserve">. </w:t>
      </w:r>
      <w:r w:rsidR="00E71707" w:rsidRPr="00A3036C">
        <w:rPr>
          <w:rFonts w:ascii="Times New Roman" w:hAnsi="Times New Roman" w:cs="Times New Roman"/>
          <w:sz w:val="24"/>
          <w:szCs w:val="24"/>
        </w:rPr>
        <w:t>M</w:t>
      </w:r>
      <w:r w:rsidR="000A649F" w:rsidRPr="00A3036C">
        <w:rPr>
          <w:rFonts w:ascii="Times New Roman" w:hAnsi="Times New Roman" w:cs="Times New Roman"/>
          <w:sz w:val="24"/>
          <w:szCs w:val="24"/>
        </w:rPr>
        <w:t>ultidimensionais e dimensionais</w:t>
      </w:r>
      <w:r w:rsidR="00E71707" w:rsidRPr="00A3036C">
        <w:rPr>
          <w:rFonts w:ascii="Times New Roman" w:hAnsi="Times New Roman" w:cs="Times New Roman"/>
          <w:sz w:val="24"/>
          <w:szCs w:val="24"/>
        </w:rPr>
        <w:t xml:space="preserve"> </w:t>
      </w:r>
      <w:r w:rsidR="006D01FD" w:rsidRPr="00A3036C">
        <w:rPr>
          <w:rFonts w:ascii="Times New Roman" w:hAnsi="Times New Roman" w:cs="Times New Roman"/>
          <w:sz w:val="24"/>
          <w:szCs w:val="24"/>
        </w:rPr>
        <w:t>troca</w:t>
      </w:r>
      <w:r w:rsidR="000C61F7" w:rsidRPr="00A3036C">
        <w:rPr>
          <w:rFonts w:ascii="Times New Roman" w:hAnsi="Times New Roman" w:cs="Times New Roman"/>
          <w:sz w:val="24"/>
          <w:szCs w:val="24"/>
        </w:rPr>
        <w:t xml:space="preserve">m </w:t>
      </w:r>
      <w:r w:rsidR="006D01FD" w:rsidRPr="00A3036C">
        <w:rPr>
          <w:rFonts w:ascii="Times New Roman" w:hAnsi="Times New Roman" w:cs="Times New Roman"/>
          <w:sz w:val="24"/>
          <w:szCs w:val="24"/>
        </w:rPr>
        <w:t>ondas eletromagnéticas e emocionai</w:t>
      </w:r>
      <w:r w:rsidR="000F64ED" w:rsidRPr="00A3036C">
        <w:rPr>
          <w:rFonts w:ascii="Times New Roman" w:hAnsi="Times New Roman" w:cs="Times New Roman"/>
          <w:sz w:val="24"/>
          <w:szCs w:val="24"/>
        </w:rPr>
        <w:t>s alimentadoras do Eu superior alcançado</w:t>
      </w:r>
      <w:r w:rsidR="004150CD" w:rsidRPr="00A3036C">
        <w:rPr>
          <w:rFonts w:ascii="Times New Roman" w:hAnsi="Times New Roman" w:cs="Times New Roman"/>
          <w:sz w:val="24"/>
          <w:szCs w:val="24"/>
        </w:rPr>
        <w:t xml:space="preserve"> em diversas vertentes por </w:t>
      </w:r>
      <w:r w:rsidR="003212AB" w:rsidRPr="00A3036C">
        <w:rPr>
          <w:rFonts w:ascii="Times New Roman" w:hAnsi="Times New Roman" w:cs="Times New Roman"/>
          <w:sz w:val="24"/>
          <w:szCs w:val="24"/>
        </w:rPr>
        <w:t>todos os presentes</w:t>
      </w:r>
      <w:r w:rsidR="004150CD" w:rsidRPr="00A3036C">
        <w:rPr>
          <w:rFonts w:ascii="Times New Roman" w:hAnsi="Times New Roman" w:cs="Times New Roman"/>
          <w:sz w:val="24"/>
          <w:szCs w:val="24"/>
        </w:rPr>
        <w:t xml:space="preserve"> na Casa de Vidro.</w:t>
      </w:r>
      <w:r w:rsidR="003212AB" w:rsidRPr="00A3036C">
        <w:rPr>
          <w:rFonts w:ascii="Times New Roman" w:hAnsi="Times New Roman" w:cs="Times New Roman"/>
          <w:sz w:val="24"/>
          <w:szCs w:val="24"/>
        </w:rPr>
        <w:t xml:space="preserve"> Orientados, intuitivamente, </w:t>
      </w:r>
      <w:r w:rsidR="009124F0" w:rsidRPr="00A3036C">
        <w:rPr>
          <w:rFonts w:ascii="Times New Roman" w:hAnsi="Times New Roman" w:cs="Times New Roman"/>
          <w:sz w:val="24"/>
          <w:szCs w:val="24"/>
        </w:rPr>
        <w:t>pela conexão aos representantes do casal criador do universo</w:t>
      </w:r>
      <w:r w:rsidR="00021FCB" w:rsidRPr="00A3036C">
        <w:rPr>
          <w:rFonts w:ascii="Times New Roman" w:hAnsi="Times New Roman" w:cs="Times New Roman"/>
          <w:sz w:val="24"/>
          <w:szCs w:val="24"/>
        </w:rPr>
        <w:t>, SEU — Soberana Energia Universal</w:t>
      </w:r>
      <w:r w:rsidR="007E713E" w:rsidRPr="00A3036C">
        <w:rPr>
          <w:rFonts w:ascii="Times New Roman" w:hAnsi="Times New Roman" w:cs="Times New Roman"/>
          <w:sz w:val="24"/>
          <w:szCs w:val="24"/>
        </w:rPr>
        <w:t>, Germano e Fértilles</w:t>
      </w:r>
      <w:r w:rsidR="00070085" w:rsidRPr="00A3036C">
        <w:rPr>
          <w:rFonts w:ascii="Times New Roman" w:hAnsi="Times New Roman" w:cs="Times New Roman"/>
          <w:sz w:val="24"/>
          <w:szCs w:val="24"/>
        </w:rPr>
        <w:t xml:space="preserve">, </w:t>
      </w:r>
      <w:r w:rsidR="00975C3F" w:rsidRPr="00A3036C">
        <w:rPr>
          <w:rFonts w:ascii="Times New Roman" w:hAnsi="Times New Roman" w:cs="Times New Roman"/>
          <w:sz w:val="24"/>
          <w:szCs w:val="24"/>
        </w:rPr>
        <w:t xml:space="preserve">transitam por portais reveladores do amor </w:t>
      </w:r>
      <w:r w:rsidR="00975C3F" w:rsidRPr="00A3036C">
        <w:rPr>
          <w:rFonts w:ascii="Times New Roman" w:hAnsi="Times New Roman" w:cs="Times New Roman"/>
          <w:sz w:val="24"/>
          <w:szCs w:val="24"/>
        </w:rPr>
        <w:lastRenderedPageBreak/>
        <w:t>incondicional</w:t>
      </w:r>
      <w:r w:rsidR="00000F20" w:rsidRPr="00A3036C">
        <w:rPr>
          <w:rFonts w:ascii="Times New Roman" w:hAnsi="Times New Roman" w:cs="Times New Roman"/>
          <w:sz w:val="24"/>
          <w:szCs w:val="24"/>
        </w:rPr>
        <w:t xml:space="preserve"> atingido por raças universais afinadas</w:t>
      </w:r>
      <w:r w:rsidR="00DF753A" w:rsidRPr="00A3036C">
        <w:rPr>
          <w:rFonts w:ascii="Times New Roman" w:hAnsi="Times New Roman" w:cs="Times New Roman"/>
          <w:sz w:val="24"/>
          <w:szCs w:val="24"/>
        </w:rPr>
        <w:t xml:space="preserve"> a suprema verdade absoluta</w:t>
      </w:r>
      <w:r w:rsidR="000B283A" w:rsidRPr="00A3036C">
        <w:rPr>
          <w:rFonts w:ascii="Times New Roman" w:hAnsi="Times New Roman" w:cs="Times New Roman"/>
          <w:sz w:val="24"/>
          <w:szCs w:val="24"/>
        </w:rPr>
        <w:t xml:space="preserve"> ou, simplesmente, SEU</w:t>
      </w:r>
      <w:r w:rsidR="007E713E" w:rsidRPr="00A3036C">
        <w:rPr>
          <w:rFonts w:ascii="Times New Roman" w:hAnsi="Times New Roman" w:cs="Times New Roman"/>
          <w:sz w:val="24"/>
          <w:szCs w:val="24"/>
        </w:rPr>
        <w:t>.</w:t>
      </w:r>
      <w:r w:rsidR="00FB6E6F" w:rsidRPr="00A3036C">
        <w:rPr>
          <w:rFonts w:ascii="Times New Roman" w:hAnsi="Times New Roman" w:cs="Times New Roman"/>
          <w:sz w:val="24"/>
          <w:szCs w:val="24"/>
        </w:rPr>
        <w:t xml:space="preserve"> Afinal de contas,</w:t>
      </w:r>
      <w:r w:rsidR="00590DDC" w:rsidRPr="00A3036C">
        <w:rPr>
          <w:rFonts w:ascii="Times New Roman" w:hAnsi="Times New Roman" w:cs="Times New Roman"/>
          <w:sz w:val="24"/>
          <w:szCs w:val="24"/>
        </w:rPr>
        <w:t xml:space="preserve"> o sentiment</w:t>
      </w:r>
      <w:r w:rsidR="00E64D18" w:rsidRPr="00A3036C">
        <w:rPr>
          <w:rFonts w:ascii="Times New Roman" w:hAnsi="Times New Roman" w:cs="Times New Roman"/>
          <w:sz w:val="24"/>
          <w:szCs w:val="24"/>
        </w:rPr>
        <w:t>o geral</w:t>
      </w:r>
      <w:r w:rsidR="00ED4DE2" w:rsidRPr="00A3036C">
        <w:rPr>
          <w:rFonts w:ascii="Times New Roman" w:hAnsi="Times New Roman" w:cs="Times New Roman"/>
          <w:sz w:val="24"/>
          <w:szCs w:val="24"/>
        </w:rPr>
        <w:t xml:space="preserve"> irradia</w:t>
      </w:r>
      <w:r w:rsidR="003F20B6" w:rsidRPr="00A3036C">
        <w:rPr>
          <w:rFonts w:ascii="Times New Roman" w:hAnsi="Times New Roman" w:cs="Times New Roman"/>
          <w:sz w:val="24"/>
          <w:szCs w:val="24"/>
        </w:rPr>
        <w:t xml:space="preserve"> que</w:t>
      </w:r>
      <w:r w:rsidR="00FB6E6F" w:rsidRPr="00A3036C">
        <w:rPr>
          <w:rFonts w:ascii="Times New Roman" w:hAnsi="Times New Roman" w:cs="Times New Roman"/>
          <w:sz w:val="24"/>
          <w:szCs w:val="24"/>
        </w:rPr>
        <w:t xml:space="preserve"> tudo qu</w:t>
      </w:r>
      <w:r w:rsidR="002548C8" w:rsidRPr="00A3036C">
        <w:rPr>
          <w:rFonts w:ascii="Times New Roman" w:hAnsi="Times New Roman" w:cs="Times New Roman"/>
          <w:sz w:val="24"/>
          <w:szCs w:val="24"/>
        </w:rPr>
        <w:t>e é do SEU também é meu, nosso e de quem mais quiser</w:t>
      </w:r>
      <w:r w:rsidR="00FF5AA4" w:rsidRPr="00A3036C">
        <w:rPr>
          <w:rFonts w:ascii="Times New Roman" w:hAnsi="Times New Roman" w:cs="Times New Roman"/>
          <w:sz w:val="24"/>
          <w:szCs w:val="24"/>
        </w:rPr>
        <w:t>,</w:t>
      </w:r>
      <w:r w:rsidR="00A911E7" w:rsidRPr="00A3036C">
        <w:rPr>
          <w:rFonts w:ascii="Times New Roman" w:hAnsi="Times New Roman" w:cs="Times New Roman"/>
          <w:sz w:val="24"/>
          <w:szCs w:val="24"/>
        </w:rPr>
        <w:t xml:space="preserve"> sentir</w:t>
      </w:r>
      <w:r w:rsidR="003B369D" w:rsidRPr="00A3036C">
        <w:rPr>
          <w:rFonts w:ascii="Times New Roman" w:hAnsi="Times New Roman" w:cs="Times New Roman"/>
          <w:sz w:val="24"/>
          <w:szCs w:val="24"/>
        </w:rPr>
        <w:t xml:space="preserve"> e ouvir a consciência do coração</w:t>
      </w:r>
      <w:r w:rsidR="004F0A14" w:rsidRPr="00A3036C">
        <w:rPr>
          <w:rFonts w:ascii="Times New Roman" w:hAnsi="Times New Roman" w:cs="Times New Roman"/>
          <w:sz w:val="24"/>
          <w:szCs w:val="24"/>
        </w:rPr>
        <w:t>,</w:t>
      </w:r>
      <w:r w:rsidR="003B369D" w:rsidRPr="00A3036C">
        <w:rPr>
          <w:rFonts w:ascii="Times New Roman" w:hAnsi="Times New Roman" w:cs="Times New Roman"/>
          <w:sz w:val="24"/>
          <w:szCs w:val="24"/>
        </w:rPr>
        <w:t xml:space="preserve"> </w:t>
      </w:r>
      <w:r w:rsidR="001D2810" w:rsidRPr="00A3036C">
        <w:rPr>
          <w:rFonts w:ascii="Times New Roman" w:hAnsi="Times New Roman" w:cs="Times New Roman"/>
          <w:sz w:val="24"/>
          <w:szCs w:val="24"/>
        </w:rPr>
        <w:t xml:space="preserve">deflagrar </w:t>
      </w:r>
      <w:r w:rsidR="00CA44D3" w:rsidRPr="00A3036C">
        <w:rPr>
          <w:rFonts w:ascii="Times New Roman" w:hAnsi="Times New Roman" w:cs="Times New Roman"/>
          <w:sz w:val="24"/>
          <w:szCs w:val="24"/>
        </w:rPr>
        <w:t>o descarte da densidade</w:t>
      </w:r>
      <w:r w:rsidR="00502553" w:rsidRPr="00A3036C">
        <w:rPr>
          <w:rFonts w:ascii="Times New Roman" w:hAnsi="Times New Roman" w:cs="Times New Roman"/>
          <w:sz w:val="24"/>
          <w:szCs w:val="24"/>
        </w:rPr>
        <w:t xml:space="preserve"> na</w:t>
      </w:r>
      <w:r w:rsidR="00CA44D3" w:rsidRPr="00A3036C">
        <w:rPr>
          <w:rFonts w:ascii="Times New Roman" w:hAnsi="Times New Roman" w:cs="Times New Roman"/>
          <w:sz w:val="24"/>
          <w:szCs w:val="24"/>
        </w:rPr>
        <w:t xml:space="preserve"> dualidade</w:t>
      </w:r>
      <w:r w:rsidR="00502553" w:rsidRPr="00A3036C">
        <w:rPr>
          <w:rFonts w:ascii="Times New Roman" w:hAnsi="Times New Roman" w:cs="Times New Roman"/>
          <w:sz w:val="24"/>
          <w:szCs w:val="24"/>
        </w:rPr>
        <w:t xml:space="preserve"> para evoluir </w:t>
      </w:r>
      <w:r w:rsidR="004F0A14" w:rsidRPr="00A3036C">
        <w:rPr>
          <w:rFonts w:ascii="Times New Roman" w:hAnsi="Times New Roman" w:cs="Times New Roman"/>
          <w:sz w:val="24"/>
          <w:szCs w:val="24"/>
        </w:rPr>
        <w:t>pela</w:t>
      </w:r>
      <w:r w:rsidR="00502553" w:rsidRPr="00A3036C">
        <w:rPr>
          <w:rFonts w:ascii="Times New Roman" w:hAnsi="Times New Roman" w:cs="Times New Roman"/>
          <w:sz w:val="24"/>
          <w:szCs w:val="24"/>
        </w:rPr>
        <w:t xml:space="preserve"> estrada de unicidad</w:t>
      </w:r>
      <w:r w:rsidR="0085249A" w:rsidRPr="00A3036C">
        <w:rPr>
          <w:rFonts w:ascii="Times New Roman" w:hAnsi="Times New Roman" w:cs="Times New Roman"/>
          <w:sz w:val="24"/>
          <w:szCs w:val="24"/>
        </w:rPr>
        <w:t>e regimentada pelo amor.</w:t>
      </w:r>
    </w:p>
    <w:p w14:paraId="659ED992" w14:textId="32747CEE" w:rsidR="006528A3" w:rsidRPr="00A3036C" w:rsidRDefault="00615FB6"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Linha direta de multidimensionais e dimensionais com o SEU, via Ger</w:t>
      </w:r>
      <w:r w:rsidR="00C55195" w:rsidRPr="00A3036C">
        <w:rPr>
          <w:rFonts w:ascii="Times New Roman" w:hAnsi="Times New Roman" w:cs="Times New Roman"/>
          <w:sz w:val="24"/>
          <w:szCs w:val="24"/>
        </w:rPr>
        <w:t>mano e Fértilles, capta níveis energético</w:t>
      </w:r>
      <w:r w:rsidR="00047C2D" w:rsidRPr="00A3036C">
        <w:rPr>
          <w:rFonts w:ascii="Times New Roman" w:hAnsi="Times New Roman" w:cs="Times New Roman"/>
          <w:sz w:val="24"/>
          <w:szCs w:val="24"/>
        </w:rPr>
        <w:t>s capacitados pela sua propagação</w:t>
      </w:r>
      <w:r w:rsidR="00053B9A" w:rsidRPr="00A3036C">
        <w:rPr>
          <w:rFonts w:ascii="Times New Roman" w:hAnsi="Times New Roman" w:cs="Times New Roman"/>
          <w:sz w:val="24"/>
          <w:szCs w:val="24"/>
        </w:rPr>
        <w:t xml:space="preserve"> de</w:t>
      </w:r>
      <w:r w:rsidR="009B28CB" w:rsidRPr="00A3036C">
        <w:rPr>
          <w:rFonts w:ascii="Times New Roman" w:hAnsi="Times New Roman" w:cs="Times New Roman"/>
          <w:sz w:val="24"/>
          <w:szCs w:val="24"/>
        </w:rPr>
        <w:t xml:space="preserve"> estimular</w:t>
      </w:r>
      <w:r w:rsidR="00760400" w:rsidRPr="00A3036C">
        <w:rPr>
          <w:rFonts w:ascii="Times New Roman" w:hAnsi="Times New Roman" w:cs="Times New Roman"/>
          <w:sz w:val="24"/>
          <w:szCs w:val="24"/>
        </w:rPr>
        <w:t xml:space="preserve"> a ignorância terrícola</w:t>
      </w:r>
      <w:r w:rsidR="002848C0" w:rsidRPr="00A3036C">
        <w:rPr>
          <w:rFonts w:ascii="Times New Roman" w:hAnsi="Times New Roman" w:cs="Times New Roman"/>
          <w:sz w:val="24"/>
          <w:szCs w:val="24"/>
        </w:rPr>
        <w:t xml:space="preserve"> </w:t>
      </w:r>
      <w:r w:rsidR="00053B9A" w:rsidRPr="00A3036C">
        <w:rPr>
          <w:rFonts w:ascii="Times New Roman" w:hAnsi="Times New Roman" w:cs="Times New Roman"/>
          <w:sz w:val="24"/>
          <w:szCs w:val="24"/>
        </w:rPr>
        <w:t>par</w:t>
      </w:r>
      <w:r w:rsidR="002848C0" w:rsidRPr="00A3036C">
        <w:rPr>
          <w:rFonts w:ascii="Times New Roman" w:hAnsi="Times New Roman" w:cs="Times New Roman"/>
          <w:sz w:val="24"/>
          <w:szCs w:val="24"/>
        </w:rPr>
        <w:t>a</w:t>
      </w:r>
      <w:r w:rsidR="0002717C" w:rsidRPr="00A3036C">
        <w:rPr>
          <w:rFonts w:ascii="Times New Roman" w:hAnsi="Times New Roman" w:cs="Times New Roman"/>
          <w:sz w:val="24"/>
          <w:szCs w:val="24"/>
        </w:rPr>
        <w:t xml:space="preserve"> aprender</w:t>
      </w:r>
      <w:r w:rsidR="002848C0" w:rsidRPr="00A3036C">
        <w:rPr>
          <w:rFonts w:ascii="Times New Roman" w:hAnsi="Times New Roman" w:cs="Times New Roman"/>
          <w:sz w:val="24"/>
          <w:szCs w:val="24"/>
        </w:rPr>
        <w:t xml:space="preserve"> </w:t>
      </w:r>
      <w:r w:rsidR="00053B9A" w:rsidRPr="00A3036C">
        <w:rPr>
          <w:rFonts w:ascii="Times New Roman" w:hAnsi="Times New Roman" w:cs="Times New Roman"/>
          <w:i/>
          <w:iCs/>
          <w:sz w:val="24"/>
          <w:szCs w:val="24"/>
        </w:rPr>
        <w:t xml:space="preserve">o </w:t>
      </w:r>
      <w:r w:rsidR="002848C0" w:rsidRPr="00A3036C">
        <w:rPr>
          <w:rFonts w:ascii="Times New Roman" w:hAnsi="Times New Roman" w:cs="Times New Roman"/>
          <w:i/>
          <w:iCs/>
          <w:sz w:val="24"/>
          <w:szCs w:val="24"/>
        </w:rPr>
        <w:t>aprendizado da delicadeza</w:t>
      </w:r>
      <w:r w:rsidR="00031245" w:rsidRPr="00A3036C">
        <w:rPr>
          <w:rFonts w:ascii="Times New Roman" w:hAnsi="Times New Roman" w:cs="Times New Roman"/>
          <w:sz w:val="24"/>
          <w:szCs w:val="24"/>
        </w:rPr>
        <w:t xml:space="preserve"> e continuar </w:t>
      </w:r>
      <w:r w:rsidR="00895FC5" w:rsidRPr="00A3036C">
        <w:rPr>
          <w:rFonts w:ascii="Times New Roman" w:hAnsi="Times New Roman" w:cs="Times New Roman"/>
          <w:sz w:val="24"/>
          <w:szCs w:val="24"/>
        </w:rPr>
        <w:t>pelas atividades</w:t>
      </w:r>
      <w:r w:rsidR="00F72DB3" w:rsidRPr="00A3036C">
        <w:rPr>
          <w:rFonts w:ascii="Times New Roman" w:hAnsi="Times New Roman" w:cs="Times New Roman"/>
          <w:sz w:val="24"/>
          <w:szCs w:val="24"/>
        </w:rPr>
        <w:t xml:space="preserve"> principal, </w:t>
      </w:r>
      <w:r w:rsidR="00232A3E" w:rsidRPr="00A3036C">
        <w:rPr>
          <w:rFonts w:ascii="Times New Roman" w:hAnsi="Times New Roman" w:cs="Times New Roman"/>
          <w:sz w:val="24"/>
          <w:szCs w:val="24"/>
        </w:rPr>
        <w:t>gênero alimentícios</w:t>
      </w:r>
      <w:r w:rsidR="00540DE1" w:rsidRPr="00A3036C">
        <w:rPr>
          <w:rFonts w:ascii="Times New Roman" w:hAnsi="Times New Roman" w:cs="Times New Roman"/>
          <w:sz w:val="24"/>
          <w:szCs w:val="24"/>
        </w:rPr>
        <w:t xml:space="preserve">, e </w:t>
      </w:r>
      <w:r w:rsidR="00F63553" w:rsidRPr="00A3036C">
        <w:rPr>
          <w:rFonts w:ascii="Times New Roman" w:hAnsi="Times New Roman" w:cs="Times New Roman"/>
          <w:sz w:val="24"/>
          <w:szCs w:val="24"/>
        </w:rPr>
        <w:t xml:space="preserve">as outras </w:t>
      </w:r>
      <w:bookmarkStart w:id="52" w:name="_Hlk184976393"/>
      <w:r w:rsidR="00F63553" w:rsidRPr="00A3036C">
        <w:rPr>
          <w:rFonts w:ascii="Times New Roman" w:hAnsi="Times New Roman" w:cs="Times New Roman"/>
          <w:sz w:val="24"/>
          <w:szCs w:val="24"/>
        </w:rPr>
        <w:t>Empres</w:t>
      </w:r>
      <w:r w:rsidR="00540DE1" w:rsidRPr="00A3036C">
        <w:rPr>
          <w:rFonts w:ascii="Times New Roman" w:hAnsi="Times New Roman" w:cs="Times New Roman"/>
          <w:sz w:val="24"/>
          <w:szCs w:val="24"/>
        </w:rPr>
        <w:t>as</w:t>
      </w:r>
      <w:r w:rsidR="00DC410A" w:rsidRPr="00A3036C">
        <w:rPr>
          <w:rFonts w:ascii="Times New Roman" w:hAnsi="Times New Roman" w:cs="Times New Roman"/>
          <w:sz w:val="24"/>
          <w:szCs w:val="24"/>
        </w:rPr>
        <w:t>,</w:t>
      </w:r>
      <w:r w:rsidR="00540DE1" w:rsidRPr="00A3036C">
        <w:rPr>
          <w:rFonts w:ascii="Times New Roman" w:hAnsi="Times New Roman" w:cs="Times New Roman"/>
          <w:sz w:val="24"/>
          <w:szCs w:val="24"/>
        </w:rPr>
        <w:t xml:space="preserve"> </w:t>
      </w:r>
      <w:r w:rsidR="00540DE1" w:rsidRPr="00A3036C">
        <w:rPr>
          <w:rFonts w:ascii="Times New Roman" w:hAnsi="Times New Roman" w:cs="Times New Roman"/>
          <w:b/>
          <w:bCs/>
          <w:iCs/>
          <w:sz w:val="24"/>
          <w:szCs w:val="24"/>
        </w:rPr>
        <w:t>Green Dream</w:t>
      </w:r>
      <w:r w:rsidR="00540DE1" w:rsidRPr="00A3036C">
        <w:rPr>
          <w:rFonts w:ascii="Times New Roman" w:hAnsi="Times New Roman" w:cs="Times New Roman"/>
          <w:iCs/>
          <w:sz w:val="24"/>
          <w:szCs w:val="24"/>
        </w:rPr>
        <w:t xml:space="preserve">, </w:t>
      </w:r>
      <w:r w:rsidR="00540DE1" w:rsidRPr="00A3036C">
        <w:rPr>
          <w:rFonts w:ascii="Times New Roman" w:hAnsi="Times New Roman" w:cs="Times New Roman"/>
          <w:b/>
          <w:bCs/>
          <w:iCs/>
          <w:sz w:val="24"/>
          <w:szCs w:val="24"/>
        </w:rPr>
        <w:t>You on the Battery</w:t>
      </w:r>
      <w:r w:rsidR="00540DE1" w:rsidRPr="00A3036C">
        <w:rPr>
          <w:rFonts w:ascii="Times New Roman" w:hAnsi="Times New Roman" w:cs="Times New Roman"/>
          <w:iCs/>
          <w:sz w:val="24"/>
          <w:szCs w:val="24"/>
        </w:rPr>
        <w:t xml:space="preserve">,  </w:t>
      </w:r>
      <w:r w:rsidR="00540DE1" w:rsidRPr="00A3036C">
        <w:rPr>
          <w:rFonts w:ascii="Times New Roman" w:hAnsi="Times New Roman" w:cs="Times New Roman"/>
          <w:b/>
          <w:bCs/>
          <w:iCs/>
          <w:sz w:val="24"/>
          <w:szCs w:val="24"/>
        </w:rPr>
        <w:t>Roast Beef D’Avó</w:t>
      </w:r>
      <w:r w:rsidR="00540DE1" w:rsidRPr="00A3036C">
        <w:rPr>
          <w:rFonts w:ascii="Times New Roman" w:hAnsi="Times New Roman" w:cs="Times New Roman"/>
          <w:iCs/>
          <w:sz w:val="24"/>
          <w:szCs w:val="24"/>
        </w:rPr>
        <w:t xml:space="preserve"> e o </w:t>
      </w:r>
      <w:r w:rsidR="00540DE1" w:rsidRPr="00A3036C">
        <w:rPr>
          <w:rFonts w:ascii="Times New Roman" w:hAnsi="Times New Roman" w:cs="Times New Roman"/>
          <w:b/>
          <w:bCs/>
          <w:iCs/>
          <w:sz w:val="24"/>
          <w:szCs w:val="24"/>
        </w:rPr>
        <w:t>Market Harrison</w:t>
      </w:r>
      <w:r w:rsidR="000C48E7" w:rsidRPr="00A3036C">
        <w:rPr>
          <w:rFonts w:ascii="Times New Roman" w:hAnsi="Times New Roman" w:cs="Times New Roman"/>
          <w:sz w:val="24"/>
          <w:szCs w:val="24"/>
        </w:rPr>
        <w:t>,</w:t>
      </w:r>
      <w:r w:rsidR="00DC410A" w:rsidRPr="00A3036C">
        <w:rPr>
          <w:rFonts w:ascii="Times New Roman" w:hAnsi="Times New Roman" w:cs="Times New Roman"/>
          <w:sz w:val="24"/>
          <w:szCs w:val="24"/>
        </w:rPr>
        <w:t xml:space="preserve"> </w:t>
      </w:r>
      <w:r w:rsidR="00895FC5" w:rsidRPr="00A3036C">
        <w:rPr>
          <w:rFonts w:ascii="Times New Roman" w:hAnsi="Times New Roman" w:cs="Times New Roman"/>
          <w:sz w:val="24"/>
          <w:szCs w:val="24"/>
        </w:rPr>
        <w:t>do Grupo Harrison &amp; Taylor</w:t>
      </w:r>
      <w:bookmarkEnd w:id="52"/>
      <w:r w:rsidR="000C48E7" w:rsidRPr="00A3036C">
        <w:rPr>
          <w:rFonts w:ascii="Times New Roman" w:hAnsi="Times New Roman" w:cs="Times New Roman"/>
          <w:sz w:val="24"/>
          <w:szCs w:val="24"/>
        </w:rPr>
        <w:t>,</w:t>
      </w:r>
      <w:r w:rsidR="002E5AC3" w:rsidRPr="00A3036C">
        <w:rPr>
          <w:rFonts w:ascii="Times New Roman" w:hAnsi="Times New Roman" w:cs="Times New Roman"/>
          <w:sz w:val="24"/>
          <w:szCs w:val="24"/>
        </w:rPr>
        <w:t xml:space="preserve"> </w:t>
      </w:r>
      <w:r w:rsidR="004B063A" w:rsidRPr="00A3036C">
        <w:rPr>
          <w:rFonts w:ascii="Times New Roman" w:hAnsi="Times New Roman" w:cs="Times New Roman"/>
          <w:sz w:val="24"/>
          <w:szCs w:val="24"/>
        </w:rPr>
        <w:t>a valorizar os valores</w:t>
      </w:r>
      <w:r w:rsidR="007031C8" w:rsidRPr="00A3036C">
        <w:rPr>
          <w:rFonts w:ascii="Times New Roman" w:hAnsi="Times New Roman" w:cs="Times New Roman"/>
          <w:sz w:val="24"/>
          <w:szCs w:val="24"/>
        </w:rPr>
        <w:t xml:space="preserve"> inalienáveis simplificados pelo amor incondicional.</w:t>
      </w:r>
      <w:r w:rsidR="006528A3" w:rsidRPr="00A3036C">
        <w:rPr>
          <w:rFonts w:ascii="Times New Roman" w:hAnsi="Times New Roman" w:cs="Times New Roman"/>
          <w:sz w:val="24"/>
          <w:szCs w:val="24"/>
        </w:rPr>
        <w:t xml:space="preserve"> </w:t>
      </w:r>
    </w:p>
    <w:p w14:paraId="4FA693D3" w14:textId="77777777" w:rsidR="00677992" w:rsidRPr="00A3036C" w:rsidRDefault="006528A3"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Sintoni</w:t>
      </w:r>
      <w:r w:rsidR="00BD0E54" w:rsidRPr="00A3036C">
        <w:rPr>
          <w:rFonts w:ascii="Times New Roman" w:hAnsi="Times New Roman" w:cs="Times New Roman"/>
          <w:sz w:val="24"/>
          <w:szCs w:val="24"/>
        </w:rPr>
        <w:t>a dimensionada de alta potencialização energétic</w:t>
      </w:r>
      <w:r w:rsidR="00EC3456" w:rsidRPr="00A3036C">
        <w:rPr>
          <w:rFonts w:ascii="Times New Roman" w:hAnsi="Times New Roman" w:cs="Times New Roman"/>
          <w:sz w:val="24"/>
          <w:szCs w:val="24"/>
        </w:rPr>
        <w:t>a</w:t>
      </w:r>
      <w:r w:rsidR="004D5F33" w:rsidRPr="00A3036C">
        <w:rPr>
          <w:rFonts w:ascii="Times New Roman" w:hAnsi="Times New Roman" w:cs="Times New Roman"/>
          <w:sz w:val="24"/>
          <w:szCs w:val="24"/>
        </w:rPr>
        <w:t xml:space="preserve"> invade mente, corpo e espírito</w:t>
      </w:r>
      <w:r w:rsidR="008B3467" w:rsidRPr="00A3036C">
        <w:rPr>
          <w:rFonts w:ascii="Times New Roman" w:hAnsi="Times New Roman" w:cs="Times New Roman"/>
          <w:sz w:val="24"/>
          <w:szCs w:val="24"/>
        </w:rPr>
        <w:t xml:space="preserve"> dos Guerreiros de Luz, </w:t>
      </w:r>
      <w:r w:rsidR="002F0076" w:rsidRPr="00A3036C">
        <w:rPr>
          <w:rFonts w:ascii="Times New Roman" w:hAnsi="Times New Roman" w:cs="Times New Roman"/>
          <w:sz w:val="24"/>
          <w:szCs w:val="24"/>
        </w:rPr>
        <w:t>arrebatados</w:t>
      </w:r>
      <w:r w:rsidR="000E7363" w:rsidRPr="00A3036C">
        <w:rPr>
          <w:rFonts w:ascii="Times New Roman" w:hAnsi="Times New Roman" w:cs="Times New Roman"/>
          <w:sz w:val="24"/>
          <w:szCs w:val="24"/>
        </w:rPr>
        <w:t xml:space="preserve"> pel</w:t>
      </w:r>
      <w:r w:rsidR="00E24348" w:rsidRPr="00A3036C">
        <w:rPr>
          <w:rFonts w:ascii="Times New Roman" w:hAnsi="Times New Roman" w:cs="Times New Roman"/>
          <w:sz w:val="24"/>
          <w:szCs w:val="24"/>
        </w:rPr>
        <w:t>o</w:t>
      </w:r>
      <w:r w:rsidR="000E7363" w:rsidRPr="00A3036C">
        <w:rPr>
          <w:rFonts w:ascii="Times New Roman" w:hAnsi="Times New Roman" w:cs="Times New Roman"/>
          <w:sz w:val="24"/>
          <w:szCs w:val="24"/>
        </w:rPr>
        <w:t xml:space="preserve"> </w:t>
      </w:r>
      <w:r w:rsidR="00601611" w:rsidRPr="00A3036C">
        <w:rPr>
          <w:rFonts w:ascii="Times New Roman" w:hAnsi="Times New Roman" w:cs="Times New Roman"/>
          <w:sz w:val="24"/>
          <w:szCs w:val="24"/>
        </w:rPr>
        <w:t>poder descoberto e</w:t>
      </w:r>
      <w:r w:rsidR="00E24348" w:rsidRPr="00A3036C">
        <w:rPr>
          <w:rFonts w:ascii="Times New Roman" w:hAnsi="Times New Roman" w:cs="Times New Roman"/>
          <w:sz w:val="24"/>
          <w:szCs w:val="24"/>
        </w:rPr>
        <w:t>m</w:t>
      </w:r>
      <w:r w:rsidR="00601611" w:rsidRPr="00A3036C">
        <w:rPr>
          <w:rFonts w:ascii="Times New Roman" w:hAnsi="Times New Roman" w:cs="Times New Roman"/>
          <w:sz w:val="24"/>
          <w:szCs w:val="24"/>
        </w:rPr>
        <w:t xml:space="preserve"> suas </w:t>
      </w:r>
      <w:r w:rsidR="000E7363" w:rsidRPr="00A3036C">
        <w:rPr>
          <w:rFonts w:ascii="Times New Roman" w:hAnsi="Times New Roman" w:cs="Times New Roman"/>
          <w:sz w:val="24"/>
          <w:szCs w:val="24"/>
        </w:rPr>
        <w:t>consciência</w:t>
      </w:r>
      <w:r w:rsidR="00601611" w:rsidRPr="00A3036C">
        <w:rPr>
          <w:rFonts w:ascii="Times New Roman" w:hAnsi="Times New Roman" w:cs="Times New Roman"/>
          <w:sz w:val="24"/>
          <w:szCs w:val="24"/>
        </w:rPr>
        <w:t>s</w:t>
      </w:r>
      <w:r w:rsidR="00E24348" w:rsidRPr="00A3036C">
        <w:rPr>
          <w:rFonts w:ascii="Times New Roman" w:hAnsi="Times New Roman" w:cs="Times New Roman"/>
          <w:sz w:val="24"/>
          <w:szCs w:val="24"/>
        </w:rPr>
        <w:t xml:space="preserve"> como </w:t>
      </w:r>
      <w:r w:rsidR="003E5E51" w:rsidRPr="00A3036C">
        <w:rPr>
          <w:rFonts w:ascii="Times New Roman" w:hAnsi="Times New Roman" w:cs="Times New Roman"/>
          <w:sz w:val="24"/>
          <w:szCs w:val="24"/>
        </w:rPr>
        <w:t xml:space="preserve">a possibilidade de transmutar </w:t>
      </w:r>
      <w:r w:rsidR="00E5257C" w:rsidRPr="00A3036C">
        <w:rPr>
          <w:rFonts w:ascii="Times New Roman" w:hAnsi="Times New Roman" w:cs="Times New Roman"/>
          <w:sz w:val="24"/>
          <w:szCs w:val="24"/>
        </w:rPr>
        <w:t xml:space="preserve">mental, </w:t>
      </w:r>
      <w:r w:rsidR="003E5E51" w:rsidRPr="00A3036C">
        <w:rPr>
          <w:rFonts w:ascii="Times New Roman" w:hAnsi="Times New Roman" w:cs="Times New Roman"/>
          <w:sz w:val="24"/>
          <w:szCs w:val="24"/>
        </w:rPr>
        <w:t>física e espiritualm</w:t>
      </w:r>
      <w:r w:rsidR="00E5257C" w:rsidRPr="00A3036C">
        <w:rPr>
          <w:rFonts w:ascii="Times New Roman" w:hAnsi="Times New Roman" w:cs="Times New Roman"/>
          <w:sz w:val="24"/>
          <w:szCs w:val="24"/>
        </w:rPr>
        <w:t>ente para outra dimensão</w:t>
      </w:r>
      <w:r w:rsidR="009B5EA1" w:rsidRPr="00A3036C">
        <w:rPr>
          <w:rFonts w:ascii="Times New Roman" w:hAnsi="Times New Roman" w:cs="Times New Roman"/>
          <w:sz w:val="24"/>
          <w:szCs w:val="24"/>
        </w:rPr>
        <w:t xml:space="preserve">. </w:t>
      </w:r>
      <w:r w:rsidR="00E531BF" w:rsidRPr="00A3036C">
        <w:rPr>
          <w:rFonts w:ascii="Times New Roman" w:hAnsi="Times New Roman" w:cs="Times New Roman"/>
          <w:sz w:val="24"/>
          <w:szCs w:val="24"/>
        </w:rPr>
        <w:t xml:space="preserve">Multidimensionais e dimensionais estão </w:t>
      </w:r>
      <w:r w:rsidR="00CD543B" w:rsidRPr="00A3036C">
        <w:rPr>
          <w:rFonts w:ascii="Times New Roman" w:hAnsi="Times New Roman" w:cs="Times New Roman"/>
          <w:sz w:val="24"/>
          <w:szCs w:val="24"/>
        </w:rPr>
        <w:t xml:space="preserve">materialmente </w:t>
      </w:r>
      <w:r w:rsidR="00E531BF" w:rsidRPr="00A3036C">
        <w:rPr>
          <w:rFonts w:ascii="Times New Roman" w:hAnsi="Times New Roman" w:cs="Times New Roman"/>
          <w:sz w:val="24"/>
          <w:szCs w:val="24"/>
        </w:rPr>
        <w:t>na 3ª</w:t>
      </w:r>
      <w:r w:rsidR="00CD543B" w:rsidRPr="00A3036C">
        <w:rPr>
          <w:rFonts w:ascii="Times New Roman" w:hAnsi="Times New Roman" w:cs="Times New Roman"/>
          <w:sz w:val="24"/>
          <w:szCs w:val="24"/>
        </w:rPr>
        <w:t>, e, espiritualmente na 5ª dimensão</w:t>
      </w:r>
      <w:r w:rsidR="004C6908" w:rsidRPr="00A3036C">
        <w:rPr>
          <w:rFonts w:ascii="Times New Roman" w:hAnsi="Times New Roman" w:cs="Times New Roman"/>
          <w:sz w:val="24"/>
          <w:szCs w:val="24"/>
        </w:rPr>
        <w:t>, assim como</w:t>
      </w:r>
      <w:r w:rsidR="00B943B9" w:rsidRPr="00A3036C">
        <w:rPr>
          <w:rFonts w:ascii="Times New Roman" w:hAnsi="Times New Roman" w:cs="Times New Roman"/>
          <w:sz w:val="24"/>
          <w:szCs w:val="24"/>
        </w:rPr>
        <w:t xml:space="preserve"> vivem, missionários, no ano de 2024</w:t>
      </w:r>
      <w:r w:rsidR="00D877B9" w:rsidRPr="00A3036C">
        <w:rPr>
          <w:rFonts w:ascii="Times New Roman" w:hAnsi="Times New Roman" w:cs="Times New Roman"/>
          <w:sz w:val="24"/>
          <w:szCs w:val="24"/>
        </w:rPr>
        <w:t xml:space="preserve">, praticamente, 2025, mas </w:t>
      </w:r>
      <w:r w:rsidR="00C626C9" w:rsidRPr="00A3036C">
        <w:rPr>
          <w:rFonts w:ascii="Times New Roman" w:hAnsi="Times New Roman" w:cs="Times New Roman"/>
          <w:sz w:val="24"/>
          <w:szCs w:val="24"/>
        </w:rPr>
        <w:t>com a consciência</w:t>
      </w:r>
      <w:r w:rsidR="005D346E" w:rsidRPr="00A3036C">
        <w:rPr>
          <w:rFonts w:ascii="Times New Roman" w:hAnsi="Times New Roman" w:cs="Times New Roman"/>
          <w:sz w:val="24"/>
          <w:szCs w:val="24"/>
        </w:rPr>
        <w:t xml:space="preserve"> do ano de 2079 e da unicidade eternizada pelo amor incondicional universal.</w:t>
      </w:r>
    </w:p>
    <w:p w14:paraId="47235A71" w14:textId="77777777" w:rsidR="00053B9A" w:rsidRPr="00A3036C" w:rsidRDefault="00053B9A" w:rsidP="000E37AB">
      <w:pPr>
        <w:spacing w:after="0"/>
        <w:jc w:val="both"/>
        <w:rPr>
          <w:rFonts w:ascii="Times New Roman" w:hAnsi="Times New Roman" w:cs="Times New Roman"/>
          <w:sz w:val="24"/>
          <w:szCs w:val="24"/>
        </w:rPr>
      </w:pPr>
    </w:p>
    <w:p w14:paraId="0A07E78C" w14:textId="77777777" w:rsidR="00BC4392" w:rsidRPr="00A3036C" w:rsidRDefault="00677992"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62C3E" w:rsidRPr="00A3036C">
        <w:rPr>
          <w:rFonts w:ascii="Times New Roman" w:hAnsi="Times New Roman" w:cs="Times New Roman"/>
          <w:sz w:val="24"/>
          <w:szCs w:val="24"/>
        </w:rPr>
        <w:t xml:space="preserve">A energia de amor </w:t>
      </w:r>
      <w:r w:rsidR="008353EE" w:rsidRPr="00A3036C">
        <w:rPr>
          <w:rFonts w:ascii="Times New Roman" w:hAnsi="Times New Roman" w:cs="Times New Roman"/>
          <w:sz w:val="24"/>
          <w:szCs w:val="24"/>
        </w:rPr>
        <w:t>incondicional</w:t>
      </w:r>
      <w:r w:rsidR="00204FDC" w:rsidRPr="00A3036C">
        <w:rPr>
          <w:rFonts w:ascii="Times New Roman" w:hAnsi="Times New Roman" w:cs="Times New Roman"/>
          <w:sz w:val="24"/>
          <w:szCs w:val="24"/>
        </w:rPr>
        <w:t xml:space="preserve"> depositado nos nossos corações, </w:t>
      </w:r>
      <w:r w:rsidR="00D62C3E" w:rsidRPr="00A3036C">
        <w:rPr>
          <w:rFonts w:ascii="Times New Roman" w:hAnsi="Times New Roman" w:cs="Times New Roman"/>
          <w:sz w:val="24"/>
          <w:szCs w:val="24"/>
        </w:rPr>
        <w:t>nos circunda</w:t>
      </w:r>
      <w:r w:rsidR="00996E56" w:rsidRPr="00A3036C">
        <w:rPr>
          <w:rFonts w:ascii="Times New Roman" w:hAnsi="Times New Roman" w:cs="Times New Roman"/>
          <w:sz w:val="24"/>
          <w:szCs w:val="24"/>
        </w:rPr>
        <w:t xml:space="preserve"> </w:t>
      </w:r>
      <w:r w:rsidR="001A1920" w:rsidRPr="00A3036C">
        <w:rPr>
          <w:rFonts w:ascii="Times New Roman" w:hAnsi="Times New Roman" w:cs="Times New Roman"/>
          <w:sz w:val="24"/>
          <w:szCs w:val="24"/>
        </w:rPr>
        <w:t>― Liz Taylor maravilhada ―</w:t>
      </w:r>
      <w:r w:rsidR="00B97CF7" w:rsidRPr="00A3036C">
        <w:rPr>
          <w:rFonts w:ascii="Times New Roman" w:hAnsi="Times New Roman" w:cs="Times New Roman"/>
          <w:sz w:val="24"/>
          <w:szCs w:val="24"/>
        </w:rPr>
        <w:t xml:space="preserve"> </w:t>
      </w:r>
      <w:r w:rsidR="001A1920" w:rsidRPr="00A3036C">
        <w:rPr>
          <w:rFonts w:ascii="Times New Roman" w:hAnsi="Times New Roman" w:cs="Times New Roman"/>
          <w:sz w:val="24"/>
          <w:szCs w:val="24"/>
        </w:rPr>
        <w:t>E</w:t>
      </w:r>
      <w:r w:rsidR="00B97CF7" w:rsidRPr="00A3036C">
        <w:rPr>
          <w:rFonts w:ascii="Times New Roman" w:hAnsi="Times New Roman" w:cs="Times New Roman"/>
          <w:sz w:val="24"/>
          <w:szCs w:val="24"/>
        </w:rPr>
        <w:t>mitindo de nossos poro</w:t>
      </w:r>
      <w:r w:rsidR="00996E56" w:rsidRPr="00A3036C">
        <w:rPr>
          <w:rFonts w:ascii="Times New Roman" w:hAnsi="Times New Roman" w:cs="Times New Roman"/>
          <w:sz w:val="24"/>
          <w:szCs w:val="24"/>
        </w:rPr>
        <w:t>s estas ondas eletromagnética</w:t>
      </w:r>
      <w:r w:rsidR="001A1920" w:rsidRPr="00A3036C">
        <w:rPr>
          <w:rFonts w:ascii="Times New Roman" w:hAnsi="Times New Roman" w:cs="Times New Roman"/>
          <w:sz w:val="24"/>
          <w:szCs w:val="24"/>
        </w:rPr>
        <w:t xml:space="preserve">s </w:t>
      </w:r>
      <w:r w:rsidR="007D1AEC" w:rsidRPr="00A3036C">
        <w:rPr>
          <w:rFonts w:ascii="Times New Roman" w:hAnsi="Times New Roman" w:cs="Times New Roman"/>
          <w:sz w:val="24"/>
          <w:szCs w:val="24"/>
        </w:rPr>
        <w:t>para todos os seres humanos</w:t>
      </w:r>
      <w:r w:rsidR="00DE2205" w:rsidRPr="00A3036C">
        <w:rPr>
          <w:rFonts w:ascii="Times New Roman" w:hAnsi="Times New Roman" w:cs="Times New Roman"/>
          <w:sz w:val="24"/>
          <w:szCs w:val="24"/>
        </w:rPr>
        <w:t xml:space="preserve"> que, as atraírem para se</w:t>
      </w:r>
      <w:r w:rsidR="00BC4392" w:rsidRPr="00A3036C">
        <w:rPr>
          <w:rFonts w:ascii="Times New Roman" w:hAnsi="Times New Roman" w:cs="Times New Roman"/>
          <w:sz w:val="24"/>
          <w:szCs w:val="24"/>
        </w:rPr>
        <w:t>us corações abertos. ▬ crente.</w:t>
      </w:r>
    </w:p>
    <w:p w14:paraId="04035444" w14:textId="77777777" w:rsidR="00BC4392" w:rsidRPr="00A3036C" w:rsidRDefault="00BC4392" w:rsidP="000E37AB">
      <w:pPr>
        <w:spacing w:after="0"/>
        <w:jc w:val="both"/>
        <w:rPr>
          <w:rFonts w:ascii="Times New Roman" w:hAnsi="Times New Roman" w:cs="Times New Roman"/>
          <w:sz w:val="24"/>
          <w:szCs w:val="24"/>
        </w:rPr>
      </w:pPr>
    </w:p>
    <w:p w14:paraId="39271BB2" w14:textId="77777777" w:rsidR="00536507" w:rsidRPr="00A3036C" w:rsidRDefault="00BC4392"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A06FDE" w:rsidRPr="00A3036C">
        <w:rPr>
          <w:rFonts w:ascii="Times New Roman" w:hAnsi="Times New Roman" w:cs="Times New Roman"/>
          <w:sz w:val="24"/>
          <w:szCs w:val="24"/>
        </w:rPr>
        <w:t xml:space="preserve">A humanidade vive uma competição de </w:t>
      </w:r>
      <w:r w:rsidR="00852CC9" w:rsidRPr="00A3036C">
        <w:rPr>
          <w:rFonts w:ascii="Times New Roman" w:hAnsi="Times New Roman" w:cs="Times New Roman"/>
          <w:sz w:val="24"/>
          <w:szCs w:val="24"/>
        </w:rPr>
        <w:t>F</w:t>
      </w:r>
      <w:r w:rsidR="00A06FDE" w:rsidRPr="00A3036C">
        <w:rPr>
          <w:rFonts w:ascii="Times New Roman" w:hAnsi="Times New Roman" w:cs="Times New Roman"/>
          <w:sz w:val="24"/>
          <w:szCs w:val="24"/>
        </w:rPr>
        <w:t xml:space="preserve">órmula </w:t>
      </w:r>
      <w:r w:rsidR="00852CC9" w:rsidRPr="00A3036C">
        <w:rPr>
          <w:rFonts w:ascii="Times New Roman" w:hAnsi="Times New Roman" w:cs="Times New Roman"/>
          <w:sz w:val="24"/>
          <w:szCs w:val="24"/>
        </w:rPr>
        <w:t>Indy num circuito oval ― Lauro Cesar</w:t>
      </w:r>
      <w:r w:rsidR="00EE659B" w:rsidRPr="00A3036C">
        <w:rPr>
          <w:rFonts w:ascii="Times New Roman" w:hAnsi="Times New Roman" w:cs="Times New Roman"/>
          <w:sz w:val="24"/>
          <w:szCs w:val="24"/>
        </w:rPr>
        <w:t xml:space="preserve"> proclama analogia </w:t>
      </w:r>
      <w:r w:rsidR="00852CC9" w:rsidRPr="00A3036C">
        <w:rPr>
          <w:rFonts w:ascii="Times New Roman" w:hAnsi="Times New Roman" w:cs="Times New Roman"/>
          <w:sz w:val="24"/>
          <w:szCs w:val="24"/>
        </w:rPr>
        <w:t>―</w:t>
      </w:r>
      <w:r w:rsidR="00EE659B" w:rsidRPr="00A3036C">
        <w:rPr>
          <w:rFonts w:ascii="Times New Roman" w:hAnsi="Times New Roman" w:cs="Times New Roman"/>
          <w:sz w:val="24"/>
          <w:szCs w:val="24"/>
        </w:rPr>
        <w:t xml:space="preserve"> </w:t>
      </w:r>
      <w:r w:rsidR="00B72F74" w:rsidRPr="00A3036C">
        <w:rPr>
          <w:rFonts w:ascii="Times New Roman" w:hAnsi="Times New Roman" w:cs="Times New Roman"/>
          <w:sz w:val="24"/>
          <w:szCs w:val="24"/>
        </w:rPr>
        <w:t>Largada</w:t>
      </w:r>
      <w:r w:rsidR="00676AB6" w:rsidRPr="00A3036C">
        <w:rPr>
          <w:rFonts w:ascii="Times New Roman" w:hAnsi="Times New Roman" w:cs="Times New Roman"/>
          <w:sz w:val="24"/>
          <w:szCs w:val="24"/>
        </w:rPr>
        <w:t xml:space="preserve"> é a chegada </w:t>
      </w:r>
      <w:r w:rsidR="00F934CE" w:rsidRPr="00A3036C">
        <w:rPr>
          <w:rFonts w:ascii="Times New Roman" w:hAnsi="Times New Roman" w:cs="Times New Roman"/>
          <w:sz w:val="24"/>
          <w:szCs w:val="24"/>
        </w:rPr>
        <w:t>neste processo reencarnatório</w:t>
      </w:r>
      <w:r w:rsidR="00536507" w:rsidRPr="00A3036C">
        <w:rPr>
          <w:rFonts w:ascii="Times New Roman" w:hAnsi="Times New Roman" w:cs="Times New Roman"/>
          <w:sz w:val="24"/>
          <w:szCs w:val="24"/>
        </w:rPr>
        <w:t xml:space="preserve"> em vigor. ▬ constata.</w:t>
      </w:r>
    </w:p>
    <w:p w14:paraId="3A030789" w14:textId="77777777" w:rsidR="00536507" w:rsidRPr="00A3036C" w:rsidRDefault="00536507" w:rsidP="000E37AB">
      <w:pPr>
        <w:spacing w:after="0"/>
        <w:jc w:val="both"/>
        <w:rPr>
          <w:rFonts w:ascii="Times New Roman" w:hAnsi="Times New Roman" w:cs="Times New Roman"/>
          <w:sz w:val="24"/>
          <w:szCs w:val="24"/>
        </w:rPr>
      </w:pPr>
    </w:p>
    <w:p w14:paraId="15D5ABC4" w14:textId="77777777" w:rsidR="006C63ED" w:rsidRPr="00A3036C" w:rsidRDefault="0053650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9B0AF1" w:rsidRPr="00A3036C">
        <w:rPr>
          <w:rFonts w:ascii="Times New Roman" w:hAnsi="Times New Roman" w:cs="Times New Roman"/>
          <w:sz w:val="24"/>
          <w:szCs w:val="24"/>
        </w:rPr>
        <w:t xml:space="preserve"> Sou prova viva dos males causados</w:t>
      </w:r>
      <w:r w:rsidR="00615540" w:rsidRPr="00A3036C">
        <w:rPr>
          <w:rFonts w:ascii="Times New Roman" w:hAnsi="Times New Roman" w:cs="Times New Roman"/>
          <w:sz w:val="24"/>
          <w:szCs w:val="24"/>
        </w:rPr>
        <w:t xml:space="preserve"> p</w:t>
      </w:r>
      <w:r w:rsidR="00E669E0" w:rsidRPr="00A3036C">
        <w:rPr>
          <w:rFonts w:ascii="Times New Roman" w:hAnsi="Times New Roman" w:cs="Times New Roman"/>
          <w:sz w:val="24"/>
          <w:szCs w:val="24"/>
        </w:rPr>
        <w:t>ela psicopatia de</w:t>
      </w:r>
      <w:r w:rsidR="00615540" w:rsidRPr="00A3036C">
        <w:rPr>
          <w:rFonts w:ascii="Times New Roman" w:hAnsi="Times New Roman" w:cs="Times New Roman"/>
          <w:sz w:val="24"/>
          <w:szCs w:val="24"/>
        </w:rPr>
        <w:t xml:space="preserve"> uma formação religiosa</w:t>
      </w:r>
      <w:r w:rsidR="00E669E0" w:rsidRPr="00A3036C">
        <w:rPr>
          <w:rFonts w:ascii="Times New Roman" w:hAnsi="Times New Roman" w:cs="Times New Roman"/>
          <w:sz w:val="24"/>
          <w:szCs w:val="24"/>
        </w:rPr>
        <w:t xml:space="preserve"> ― Judas Escariotes reporta-se aos abuso</w:t>
      </w:r>
      <w:r w:rsidR="00055FDC" w:rsidRPr="00A3036C">
        <w:rPr>
          <w:rFonts w:ascii="Times New Roman" w:hAnsi="Times New Roman" w:cs="Times New Roman"/>
          <w:sz w:val="24"/>
          <w:szCs w:val="24"/>
        </w:rPr>
        <w:t>s sexuais sofridos até sua pré-adolescência na IMSD</w:t>
      </w:r>
      <w:r w:rsidR="00EF140F" w:rsidRPr="00A3036C">
        <w:rPr>
          <w:rFonts w:ascii="Times New Roman" w:hAnsi="Times New Roman" w:cs="Times New Roman"/>
          <w:sz w:val="24"/>
          <w:szCs w:val="24"/>
        </w:rPr>
        <w:t xml:space="preserve"> </w:t>
      </w:r>
      <w:r w:rsidR="008826FB" w:rsidRPr="00A3036C">
        <w:rPr>
          <w:rFonts w:ascii="Times New Roman" w:hAnsi="Times New Roman" w:cs="Times New Roman"/>
          <w:sz w:val="24"/>
          <w:szCs w:val="24"/>
        </w:rPr>
        <w:t xml:space="preserve">— Independência Mundial dos Servos de Deus </w:t>
      </w:r>
      <w:r w:rsidR="00E669E0" w:rsidRPr="00A3036C">
        <w:rPr>
          <w:rFonts w:ascii="Times New Roman" w:hAnsi="Times New Roman" w:cs="Times New Roman"/>
          <w:sz w:val="24"/>
          <w:szCs w:val="24"/>
        </w:rPr>
        <w:t>―</w:t>
      </w:r>
      <w:r w:rsidR="00603A03" w:rsidRPr="00A3036C">
        <w:rPr>
          <w:rFonts w:ascii="Times New Roman" w:hAnsi="Times New Roman" w:cs="Times New Roman"/>
          <w:sz w:val="24"/>
          <w:szCs w:val="24"/>
        </w:rPr>
        <w:t xml:space="preserve"> Não demora muito e </w:t>
      </w:r>
      <w:r w:rsidR="00C53672" w:rsidRPr="00A3036C">
        <w:rPr>
          <w:rFonts w:ascii="Times New Roman" w:hAnsi="Times New Roman" w:cs="Times New Roman"/>
          <w:sz w:val="24"/>
          <w:szCs w:val="24"/>
        </w:rPr>
        <w:t>os meus irmãos, conhecidos como apóstolos de Jesus de Deus e Presi</w:t>
      </w:r>
      <w:r w:rsidR="00502BAA" w:rsidRPr="00A3036C">
        <w:rPr>
          <w:rFonts w:ascii="Times New Roman" w:hAnsi="Times New Roman" w:cs="Times New Roman"/>
          <w:sz w:val="24"/>
          <w:szCs w:val="24"/>
        </w:rPr>
        <w:t>den</w:t>
      </w:r>
      <w:r w:rsidR="00C53672" w:rsidRPr="00A3036C">
        <w:rPr>
          <w:rFonts w:ascii="Times New Roman" w:hAnsi="Times New Roman" w:cs="Times New Roman"/>
          <w:sz w:val="24"/>
          <w:szCs w:val="24"/>
        </w:rPr>
        <w:t>te</w:t>
      </w:r>
      <w:r w:rsidR="00502BAA" w:rsidRPr="00A3036C">
        <w:rPr>
          <w:rFonts w:ascii="Times New Roman" w:hAnsi="Times New Roman" w:cs="Times New Roman"/>
          <w:sz w:val="24"/>
          <w:szCs w:val="24"/>
        </w:rPr>
        <w:t>s das Torres Governamentais Continentais</w:t>
      </w:r>
      <w:r w:rsidR="002A76F1" w:rsidRPr="00A3036C">
        <w:rPr>
          <w:rFonts w:ascii="Times New Roman" w:hAnsi="Times New Roman" w:cs="Times New Roman"/>
          <w:sz w:val="24"/>
          <w:szCs w:val="24"/>
        </w:rPr>
        <w:t xml:space="preserve">, </w:t>
      </w:r>
      <w:r w:rsidR="00776659" w:rsidRPr="00A3036C">
        <w:rPr>
          <w:rFonts w:ascii="Times New Roman" w:hAnsi="Times New Roman" w:cs="Times New Roman"/>
          <w:sz w:val="24"/>
          <w:szCs w:val="24"/>
        </w:rPr>
        <w:t>aderirão</w:t>
      </w:r>
      <w:r w:rsidR="002A76F1" w:rsidRPr="00A3036C">
        <w:rPr>
          <w:rFonts w:ascii="Times New Roman" w:hAnsi="Times New Roman" w:cs="Times New Roman"/>
          <w:sz w:val="24"/>
          <w:szCs w:val="24"/>
        </w:rPr>
        <w:t xml:space="preserve"> </w:t>
      </w:r>
      <w:r w:rsidR="00776659" w:rsidRPr="00A3036C">
        <w:rPr>
          <w:rFonts w:ascii="Times New Roman" w:hAnsi="Times New Roman" w:cs="Times New Roman"/>
          <w:sz w:val="24"/>
          <w:szCs w:val="24"/>
        </w:rPr>
        <w:t>à</w:t>
      </w:r>
      <w:r w:rsidR="002A76F1" w:rsidRPr="00A3036C">
        <w:rPr>
          <w:rFonts w:ascii="Times New Roman" w:hAnsi="Times New Roman" w:cs="Times New Roman"/>
          <w:sz w:val="24"/>
          <w:szCs w:val="24"/>
        </w:rPr>
        <w:t xml:space="preserve"> nossa cau</w:t>
      </w:r>
      <w:r w:rsidR="00776659" w:rsidRPr="00A3036C">
        <w:rPr>
          <w:rFonts w:ascii="Times New Roman" w:hAnsi="Times New Roman" w:cs="Times New Roman"/>
          <w:sz w:val="24"/>
          <w:szCs w:val="24"/>
        </w:rPr>
        <w:t>sa, melhor, a transição evolutiva da humanidade. ▬</w:t>
      </w:r>
      <w:r w:rsidR="006C63ED" w:rsidRPr="00A3036C">
        <w:rPr>
          <w:rFonts w:ascii="Times New Roman" w:hAnsi="Times New Roman" w:cs="Times New Roman"/>
          <w:sz w:val="24"/>
          <w:szCs w:val="24"/>
        </w:rPr>
        <w:t xml:space="preserve"> deseja.</w:t>
      </w:r>
    </w:p>
    <w:p w14:paraId="33C9D31B" w14:textId="77777777" w:rsidR="006C63ED" w:rsidRPr="00A3036C" w:rsidRDefault="006C63ED" w:rsidP="000E37AB">
      <w:pPr>
        <w:spacing w:after="0"/>
        <w:jc w:val="both"/>
        <w:rPr>
          <w:rFonts w:ascii="Times New Roman" w:hAnsi="Times New Roman" w:cs="Times New Roman"/>
          <w:sz w:val="24"/>
          <w:szCs w:val="24"/>
        </w:rPr>
      </w:pPr>
    </w:p>
    <w:p w14:paraId="738B4B19" w14:textId="77777777" w:rsidR="00112976" w:rsidRPr="00A3036C" w:rsidRDefault="006C63ED"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393D5A" w:rsidRPr="00A3036C">
        <w:rPr>
          <w:rFonts w:ascii="Times New Roman" w:hAnsi="Times New Roman" w:cs="Times New Roman"/>
          <w:sz w:val="24"/>
          <w:szCs w:val="24"/>
        </w:rPr>
        <w:t>Não só eles, mas todo</w:t>
      </w:r>
      <w:r w:rsidR="00526CC5" w:rsidRPr="00A3036C">
        <w:rPr>
          <w:rFonts w:ascii="Times New Roman" w:hAnsi="Times New Roman" w:cs="Times New Roman"/>
          <w:sz w:val="24"/>
          <w:szCs w:val="24"/>
        </w:rPr>
        <w:t>s que pudermos arregimentar para este fim ― João Carlos Less</w:t>
      </w:r>
      <w:r w:rsidR="00D64E3E" w:rsidRPr="00A3036C">
        <w:rPr>
          <w:rFonts w:ascii="Times New Roman" w:hAnsi="Times New Roman" w:cs="Times New Roman"/>
          <w:sz w:val="24"/>
          <w:szCs w:val="24"/>
        </w:rPr>
        <w:t xml:space="preserve">a  empolgado </w:t>
      </w:r>
      <w:r w:rsidR="00526CC5" w:rsidRPr="00A3036C">
        <w:rPr>
          <w:rFonts w:ascii="Times New Roman" w:hAnsi="Times New Roman" w:cs="Times New Roman"/>
          <w:sz w:val="24"/>
          <w:szCs w:val="24"/>
        </w:rPr>
        <w:t>―</w:t>
      </w:r>
      <w:r w:rsidR="00474921" w:rsidRPr="00A3036C">
        <w:rPr>
          <w:rFonts w:ascii="Times New Roman" w:hAnsi="Times New Roman" w:cs="Times New Roman"/>
          <w:sz w:val="24"/>
          <w:szCs w:val="24"/>
        </w:rPr>
        <w:t xml:space="preserve"> Como acontece, paulatinamente, com os presidiários, funcionários e até fornecedores do </w:t>
      </w:r>
      <w:r w:rsidR="00694E1E" w:rsidRPr="00A3036C">
        <w:rPr>
          <w:rFonts w:ascii="Times New Roman" w:hAnsi="Times New Roman" w:cs="Times New Roman"/>
          <w:sz w:val="24"/>
          <w:szCs w:val="24"/>
        </w:rPr>
        <w:t xml:space="preserve">PREPARADO ─ Presídio do Pecador Restaurado Dotado do Onicriador. ▬ </w:t>
      </w:r>
      <w:r w:rsidR="00112976" w:rsidRPr="00A3036C">
        <w:rPr>
          <w:rFonts w:ascii="Times New Roman" w:hAnsi="Times New Roman" w:cs="Times New Roman"/>
          <w:sz w:val="24"/>
          <w:szCs w:val="24"/>
        </w:rPr>
        <w:t>realizado.</w:t>
      </w:r>
    </w:p>
    <w:p w14:paraId="781EC2CC" w14:textId="77777777" w:rsidR="00726605" w:rsidRPr="00A3036C" w:rsidRDefault="00726605" w:rsidP="000E37AB">
      <w:pPr>
        <w:spacing w:after="0"/>
        <w:jc w:val="both"/>
        <w:rPr>
          <w:rFonts w:ascii="Times New Roman" w:hAnsi="Times New Roman" w:cs="Times New Roman"/>
          <w:sz w:val="24"/>
          <w:szCs w:val="24"/>
        </w:rPr>
      </w:pPr>
    </w:p>
    <w:p w14:paraId="7FA28C89" w14:textId="77777777" w:rsidR="008177FC" w:rsidRPr="00A3036C" w:rsidRDefault="00726605"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B7105" w:rsidRPr="00A3036C">
        <w:rPr>
          <w:rFonts w:ascii="Times New Roman" w:hAnsi="Times New Roman" w:cs="Times New Roman"/>
          <w:sz w:val="24"/>
          <w:szCs w:val="24"/>
        </w:rPr>
        <w:t>Eu</w:t>
      </w:r>
      <w:r w:rsidR="00294475" w:rsidRPr="00A3036C">
        <w:rPr>
          <w:rFonts w:ascii="Times New Roman" w:hAnsi="Times New Roman" w:cs="Times New Roman"/>
          <w:sz w:val="24"/>
          <w:szCs w:val="24"/>
        </w:rPr>
        <w:t xml:space="preserve"> que o diga ― Miguel Araruama </w:t>
      </w:r>
      <w:r w:rsidR="009357AD" w:rsidRPr="00A3036C">
        <w:rPr>
          <w:rFonts w:ascii="Times New Roman" w:hAnsi="Times New Roman" w:cs="Times New Roman"/>
          <w:sz w:val="24"/>
          <w:szCs w:val="24"/>
        </w:rPr>
        <w:t xml:space="preserve">intercede </w:t>
      </w:r>
      <w:r w:rsidR="00294475" w:rsidRPr="00A3036C">
        <w:rPr>
          <w:rFonts w:ascii="Times New Roman" w:hAnsi="Times New Roman" w:cs="Times New Roman"/>
          <w:sz w:val="24"/>
          <w:szCs w:val="24"/>
        </w:rPr>
        <w:t>―</w:t>
      </w:r>
      <w:r w:rsidR="009357AD" w:rsidRPr="00A3036C">
        <w:rPr>
          <w:rFonts w:ascii="Times New Roman" w:hAnsi="Times New Roman" w:cs="Times New Roman"/>
          <w:sz w:val="24"/>
          <w:szCs w:val="24"/>
        </w:rPr>
        <w:t xml:space="preserve"> Constato, não só na minha relação funcional com o PREPARADO, </w:t>
      </w:r>
      <w:r w:rsidR="00444956" w:rsidRPr="00A3036C">
        <w:rPr>
          <w:rFonts w:ascii="Times New Roman" w:hAnsi="Times New Roman" w:cs="Times New Roman"/>
          <w:sz w:val="24"/>
          <w:szCs w:val="24"/>
        </w:rPr>
        <w:t>enquanto fornecedor, como também gestor ―</w:t>
      </w:r>
      <w:r w:rsidR="001E028B" w:rsidRPr="00A3036C">
        <w:rPr>
          <w:rFonts w:ascii="Times New Roman" w:hAnsi="Times New Roman" w:cs="Times New Roman"/>
          <w:sz w:val="24"/>
          <w:szCs w:val="24"/>
        </w:rPr>
        <w:t xml:space="preserve"> Testemunha</w:t>
      </w:r>
      <w:r w:rsidR="00C17047" w:rsidRPr="00A3036C">
        <w:rPr>
          <w:rFonts w:ascii="Times New Roman" w:hAnsi="Times New Roman" w:cs="Times New Roman"/>
          <w:sz w:val="24"/>
          <w:szCs w:val="24"/>
        </w:rPr>
        <w:t xml:space="preserve"> </w:t>
      </w:r>
      <w:r w:rsidR="00444956" w:rsidRPr="00A3036C">
        <w:rPr>
          <w:rFonts w:ascii="Times New Roman" w:hAnsi="Times New Roman" w:cs="Times New Roman"/>
          <w:sz w:val="24"/>
          <w:szCs w:val="24"/>
        </w:rPr>
        <w:t>―</w:t>
      </w:r>
      <w:r w:rsidR="001E028B" w:rsidRPr="00A3036C">
        <w:rPr>
          <w:rFonts w:ascii="Times New Roman" w:hAnsi="Times New Roman" w:cs="Times New Roman"/>
          <w:sz w:val="24"/>
          <w:szCs w:val="24"/>
        </w:rPr>
        <w:t xml:space="preserve"> A Fazenda Araruam</w:t>
      </w:r>
      <w:r w:rsidR="002406A2" w:rsidRPr="00A3036C">
        <w:rPr>
          <w:rFonts w:ascii="Times New Roman" w:hAnsi="Times New Roman" w:cs="Times New Roman"/>
          <w:sz w:val="24"/>
          <w:szCs w:val="24"/>
        </w:rPr>
        <w:t xml:space="preserve">a parece ter um </w:t>
      </w:r>
      <w:r w:rsidR="000C45CE" w:rsidRPr="00A3036C">
        <w:rPr>
          <w:rFonts w:ascii="Times New Roman" w:hAnsi="Times New Roman" w:cs="Times New Roman"/>
          <w:sz w:val="24"/>
          <w:szCs w:val="24"/>
        </w:rPr>
        <w:t>imã para humanos</w:t>
      </w:r>
      <w:r w:rsidR="008A421A" w:rsidRPr="00A3036C">
        <w:rPr>
          <w:rFonts w:ascii="Times New Roman" w:hAnsi="Times New Roman" w:cs="Times New Roman"/>
          <w:sz w:val="24"/>
          <w:szCs w:val="24"/>
        </w:rPr>
        <w:t xml:space="preserve"> dispostos a despertarem para verdade absoluta ― </w:t>
      </w:r>
      <w:r w:rsidR="006F3BF3" w:rsidRPr="00A3036C">
        <w:rPr>
          <w:rFonts w:ascii="Times New Roman" w:hAnsi="Times New Roman" w:cs="Times New Roman"/>
          <w:sz w:val="24"/>
          <w:szCs w:val="24"/>
        </w:rPr>
        <w:t xml:space="preserve">Envaidecido </w:t>
      </w:r>
      <w:r w:rsidR="008A421A" w:rsidRPr="00A3036C">
        <w:rPr>
          <w:rFonts w:ascii="Times New Roman" w:hAnsi="Times New Roman" w:cs="Times New Roman"/>
          <w:sz w:val="24"/>
          <w:szCs w:val="24"/>
        </w:rPr>
        <w:t>―</w:t>
      </w:r>
      <w:r w:rsidR="006F3BF3" w:rsidRPr="00A3036C">
        <w:rPr>
          <w:rFonts w:ascii="Times New Roman" w:hAnsi="Times New Roman" w:cs="Times New Roman"/>
          <w:sz w:val="24"/>
          <w:szCs w:val="24"/>
        </w:rPr>
        <w:t xml:space="preserve"> Funcionários, fornecedore</w:t>
      </w:r>
      <w:r w:rsidR="009530DC" w:rsidRPr="00A3036C">
        <w:rPr>
          <w:rFonts w:ascii="Times New Roman" w:hAnsi="Times New Roman" w:cs="Times New Roman"/>
          <w:sz w:val="24"/>
          <w:szCs w:val="24"/>
        </w:rPr>
        <w:t>s, vizinhos e até concorrentes</w:t>
      </w:r>
      <w:r w:rsidR="00B667ED" w:rsidRPr="00A3036C">
        <w:rPr>
          <w:rFonts w:ascii="Times New Roman" w:hAnsi="Times New Roman" w:cs="Times New Roman"/>
          <w:sz w:val="24"/>
          <w:szCs w:val="24"/>
        </w:rPr>
        <w:t xml:space="preserve"> se </w:t>
      </w:r>
      <w:r w:rsidR="003633FE" w:rsidRPr="00A3036C">
        <w:rPr>
          <w:rFonts w:ascii="Times New Roman" w:hAnsi="Times New Roman" w:cs="Times New Roman"/>
          <w:sz w:val="24"/>
          <w:szCs w:val="24"/>
        </w:rPr>
        <w:t xml:space="preserve">sentem bem com a </w:t>
      </w:r>
      <w:r w:rsidR="00174D6A" w:rsidRPr="00A3036C">
        <w:rPr>
          <w:rFonts w:ascii="Times New Roman" w:hAnsi="Times New Roman" w:cs="Times New Roman"/>
          <w:sz w:val="24"/>
          <w:szCs w:val="24"/>
        </w:rPr>
        <w:t xml:space="preserve">nossa </w:t>
      </w:r>
      <w:r w:rsidR="003633FE" w:rsidRPr="00A3036C">
        <w:rPr>
          <w:rFonts w:ascii="Times New Roman" w:hAnsi="Times New Roman" w:cs="Times New Roman"/>
          <w:sz w:val="24"/>
          <w:szCs w:val="24"/>
        </w:rPr>
        <w:t>energia</w:t>
      </w:r>
      <w:r w:rsidR="00174D6A" w:rsidRPr="00A3036C">
        <w:rPr>
          <w:rFonts w:ascii="Times New Roman" w:hAnsi="Times New Roman" w:cs="Times New Roman"/>
          <w:sz w:val="24"/>
          <w:szCs w:val="24"/>
        </w:rPr>
        <w:t xml:space="preserve"> e saem daqui melhores de que entraram. ▬ </w:t>
      </w:r>
      <w:r w:rsidR="008177FC" w:rsidRPr="00A3036C">
        <w:rPr>
          <w:rFonts w:ascii="Times New Roman" w:hAnsi="Times New Roman" w:cs="Times New Roman"/>
          <w:sz w:val="24"/>
          <w:szCs w:val="24"/>
        </w:rPr>
        <w:t>pasmado.</w:t>
      </w:r>
    </w:p>
    <w:p w14:paraId="1A04B4A0" w14:textId="77777777" w:rsidR="008177FC" w:rsidRPr="00A3036C" w:rsidRDefault="008177FC" w:rsidP="000E37AB">
      <w:pPr>
        <w:spacing w:after="0"/>
        <w:jc w:val="both"/>
        <w:rPr>
          <w:rFonts w:ascii="Times New Roman" w:hAnsi="Times New Roman" w:cs="Times New Roman"/>
          <w:sz w:val="24"/>
          <w:szCs w:val="24"/>
        </w:rPr>
      </w:pPr>
    </w:p>
    <w:p w14:paraId="32AFA975" w14:textId="77777777" w:rsidR="00734CDE" w:rsidRPr="00A3036C" w:rsidRDefault="008177FC"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Sou prova viva </w:t>
      </w:r>
      <w:r w:rsidR="00677640" w:rsidRPr="00A3036C">
        <w:rPr>
          <w:rFonts w:ascii="Times New Roman" w:hAnsi="Times New Roman" w:cs="Times New Roman"/>
          <w:sz w:val="24"/>
          <w:szCs w:val="24"/>
        </w:rPr>
        <w:t>desta energia ― Luiza Fontes Madeira proclama ―</w:t>
      </w:r>
      <w:r w:rsidR="009F676C" w:rsidRPr="00A3036C">
        <w:rPr>
          <w:rFonts w:ascii="Times New Roman" w:hAnsi="Times New Roman" w:cs="Times New Roman"/>
          <w:sz w:val="24"/>
          <w:szCs w:val="24"/>
        </w:rPr>
        <w:t xml:space="preserve"> A minha conexão, independentemente de idade, com o Miguel fora instantânea</w:t>
      </w:r>
      <w:r w:rsidR="00E548F1" w:rsidRPr="00A3036C">
        <w:rPr>
          <w:rFonts w:ascii="Times New Roman" w:hAnsi="Times New Roman" w:cs="Times New Roman"/>
          <w:sz w:val="24"/>
          <w:szCs w:val="24"/>
        </w:rPr>
        <w:t xml:space="preserve">, me fazendo crer no amor à primeira vista ou no </w:t>
      </w:r>
      <w:r w:rsidR="00E548F1" w:rsidRPr="00A3036C">
        <w:rPr>
          <w:rFonts w:ascii="Times New Roman" w:hAnsi="Times New Roman" w:cs="Times New Roman"/>
          <w:sz w:val="24"/>
          <w:szCs w:val="24"/>
        </w:rPr>
        <w:lastRenderedPageBreak/>
        <w:t>nosso caso</w:t>
      </w:r>
      <w:r w:rsidR="003849B1" w:rsidRPr="00A3036C">
        <w:rPr>
          <w:rFonts w:ascii="Times New Roman" w:hAnsi="Times New Roman" w:cs="Times New Roman"/>
          <w:sz w:val="24"/>
          <w:szCs w:val="24"/>
        </w:rPr>
        <w:t xml:space="preserve">, à primeira onda eletromagnética e emocional. ▬ </w:t>
      </w:r>
      <w:r w:rsidR="00734CDE" w:rsidRPr="00A3036C">
        <w:rPr>
          <w:rFonts w:ascii="Times New Roman" w:hAnsi="Times New Roman" w:cs="Times New Roman"/>
          <w:sz w:val="24"/>
          <w:szCs w:val="24"/>
        </w:rPr>
        <w:t>descontrai</w:t>
      </w:r>
      <w:r w:rsidR="002B2B69" w:rsidRPr="00A3036C">
        <w:rPr>
          <w:rFonts w:ascii="Times New Roman" w:hAnsi="Times New Roman" w:cs="Times New Roman"/>
          <w:sz w:val="24"/>
          <w:szCs w:val="24"/>
        </w:rPr>
        <w:t>.</w:t>
      </w:r>
      <w:r w:rsidR="009F676C" w:rsidRPr="00A3036C">
        <w:rPr>
          <w:rFonts w:ascii="Times New Roman" w:hAnsi="Times New Roman" w:cs="Times New Roman"/>
          <w:sz w:val="24"/>
          <w:szCs w:val="24"/>
        </w:rPr>
        <w:t xml:space="preserve"> </w:t>
      </w:r>
    </w:p>
    <w:p w14:paraId="0A99CA0F" w14:textId="77777777" w:rsidR="00734CDE" w:rsidRPr="00A3036C" w:rsidRDefault="00734CDE" w:rsidP="000E37AB">
      <w:pPr>
        <w:spacing w:after="0"/>
        <w:jc w:val="both"/>
        <w:rPr>
          <w:rFonts w:ascii="Times New Roman" w:hAnsi="Times New Roman" w:cs="Times New Roman"/>
          <w:sz w:val="24"/>
          <w:szCs w:val="24"/>
        </w:rPr>
      </w:pPr>
    </w:p>
    <w:p w14:paraId="331080CC" w14:textId="3C627285" w:rsidR="00726605" w:rsidRPr="00A3036C" w:rsidRDefault="00734CDE"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797993" w:rsidRPr="00A3036C">
        <w:rPr>
          <w:rFonts w:ascii="Times New Roman" w:hAnsi="Times New Roman" w:cs="Times New Roman"/>
          <w:sz w:val="24"/>
          <w:szCs w:val="24"/>
        </w:rPr>
        <w:t>Esta r</w:t>
      </w:r>
      <w:r w:rsidR="007A7C19" w:rsidRPr="00A3036C">
        <w:rPr>
          <w:rFonts w:ascii="Times New Roman" w:hAnsi="Times New Roman" w:cs="Times New Roman"/>
          <w:sz w:val="24"/>
          <w:szCs w:val="24"/>
        </w:rPr>
        <w:t>esenha</w:t>
      </w:r>
      <w:r w:rsidR="00797993" w:rsidRPr="00A3036C">
        <w:rPr>
          <w:rFonts w:ascii="Times New Roman" w:hAnsi="Times New Roman" w:cs="Times New Roman"/>
          <w:sz w:val="24"/>
          <w:szCs w:val="24"/>
        </w:rPr>
        <w:t xml:space="preserve"> reafirma</w:t>
      </w:r>
      <w:r w:rsidR="00557BA7" w:rsidRPr="00A3036C">
        <w:rPr>
          <w:rFonts w:ascii="Times New Roman" w:hAnsi="Times New Roman" w:cs="Times New Roman"/>
          <w:sz w:val="24"/>
          <w:szCs w:val="24"/>
        </w:rPr>
        <w:t xml:space="preserve"> a necessidade de encontro do ser humano com ele mesmo ― Germano</w:t>
      </w:r>
      <w:r w:rsidR="00087148" w:rsidRPr="00A3036C">
        <w:rPr>
          <w:rFonts w:ascii="Times New Roman" w:hAnsi="Times New Roman" w:cs="Times New Roman"/>
          <w:sz w:val="24"/>
          <w:szCs w:val="24"/>
        </w:rPr>
        <w:t xml:space="preserve"> ministra </w:t>
      </w:r>
      <w:r w:rsidR="00AD5737" w:rsidRPr="00A3036C">
        <w:rPr>
          <w:rFonts w:ascii="Times New Roman" w:hAnsi="Times New Roman" w:cs="Times New Roman"/>
          <w:sz w:val="24"/>
          <w:szCs w:val="24"/>
        </w:rPr>
        <w:t xml:space="preserve">o caminho da evolução </w:t>
      </w:r>
      <w:r w:rsidR="00557BA7" w:rsidRPr="00A3036C">
        <w:rPr>
          <w:rFonts w:ascii="Times New Roman" w:hAnsi="Times New Roman" w:cs="Times New Roman"/>
          <w:sz w:val="24"/>
          <w:szCs w:val="24"/>
        </w:rPr>
        <w:t>―</w:t>
      </w:r>
      <w:r w:rsidR="00174D6A" w:rsidRPr="00A3036C">
        <w:rPr>
          <w:rFonts w:ascii="Times New Roman" w:hAnsi="Times New Roman" w:cs="Times New Roman"/>
          <w:sz w:val="24"/>
          <w:szCs w:val="24"/>
        </w:rPr>
        <w:t xml:space="preserve"> </w:t>
      </w:r>
      <w:r w:rsidR="00AD5737" w:rsidRPr="00A3036C">
        <w:rPr>
          <w:rFonts w:ascii="Times New Roman" w:hAnsi="Times New Roman" w:cs="Times New Roman"/>
          <w:sz w:val="24"/>
          <w:szCs w:val="24"/>
        </w:rPr>
        <w:t>Nosso querido, Tom Harrison</w:t>
      </w:r>
      <w:r w:rsidR="000E13AD" w:rsidRPr="00A3036C">
        <w:rPr>
          <w:rFonts w:ascii="Times New Roman" w:hAnsi="Times New Roman" w:cs="Times New Roman"/>
          <w:sz w:val="24"/>
          <w:szCs w:val="24"/>
        </w:rPr>
        <w:t xml:space="preserve">, está intuindo a textualização da nova crônica “Papo </w:t>
      </w:r>
      <w:r w:rsidR="00670FEB" w:rsidRPr="00A3036C">
        <w:rPr>
          <w:rFonts w:ascii="Times New Roman" w:hAnsi="Times New Roman" w:cs="Times New Roman"/>
          <w:sz w:val="24"/>
          <w:szCs w:val="24"/>
        </w:rPr>
        <w:t>R</w:t>
      </w:r>
      <w:r w:rsidR="000E13AD" w:rsidRPr="00A3036C">
        <w:rPr>
          <w:rFonts w:ascii="Times New Roman" w:hAnsi="Times New Roman" w:cs="Times New Roman"/>
          <w:sz w:val="24"/>
          <w:szCs w:val="24"/>
        </w:rPr>
        <w:t>eto”</w:t>
      </w:r>
      <w:r w:rsidR="00670FEB" w:rsidRPr="00A3036C">
        <w:rPr>
          <w:rFonts w:ascii="Times New Roman" w:hAnsi="Times New Roman" w:cs="Times New Roman"/>
          <w:sz w:val="24"/>
          <w:szCs w:val="24"/>
        </w:rPr>
        <w:t xml:space="preserve"> intitulada Eu Sou. ▬ enigmático.</w:t>
      </w:r>
    </w:p>
    <w:p w14:paraId="7591C332" w14:textId="77777777" w:rsidR="00670FEB" w:rsidRPr="00A3036C" w:rsidRDefault="00670FEB" w:rsidP="000E37AB">
      <w:pPr>
        <w:spacing w:after="0"/>
        <w:jc w:val="both"/>
        <w:rPr>
          <w:rFonts w:ascii="Times New Roman" w:hAnsi="Times New Roman" w:cs="Times New Roman"/>
          <w:sz w:val="24"/>
          <w:szCs w:val="24"/>
        </w:rPr>
      </w:pPr>
    </w:p>
    <w:p w14:paraId="1C64BCB9" w14:textId="19A83423" w:rsidR="0032692F" w:rsidRPr="00A3036C" w:rsidRDefault="00670FEB" w:rsidP="0032692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Acertara na mosca </w:t>
      </w:r>
      <w:r w:rsidR="00D81F07" w:rsidRPr="00A3036C">
        <w:rPr>
          <w:rFonts w:ascii="Times New Roman" w:hAnsi="Times New Roman" w:cs="Times New Roman"/>
          <w:sz w:val="24"/>
          <w:szCs w:val="24"/>
        </w:rPr>
        <w:t>― Declara a fé de Tom ―</w:t>
      </w:r>
      <w:r w:rsidR="00ED6C35" w:rsidRPr="00A3036C">
        <w:rPr>
          <w:rFonts w:ascii="Times New Roman" w:hAnsi="Times New Roman" w:cs="Times New Roman"/>
          <w:sz w:val="24"/>
          <w:szCs w:val="24"/>
        </w:rPr>
        <w:t xml:space="preserve"> O SEU é tão genial que até</w:t>
      </w:r>
      <w:r w:rsidR="000B0257" w:rsidRPr="00A3036C">
        <w:rPr>
          <w:rFonts w:ascii="Times New Roman" w:hAnsi="Times New Roman" w:cs="Times New Roman"/>
          <w:sz w:val="24"/>
          <w:szCs w:val="24"/>
        </w:rPr>
        <w:t xml:space="preserve"> o egoísmo bem</w:t>
      </w:r>
      <w:r w:rsidR="00192C19" w:rsidRPr="00A3036C">
        <w:rPr>
          <w:rFonts w:ascii="Times New Roman" w:hAnsi="Times New Roman" w:cs="Times New Roman"/>
          <w:sz w:val="24"/>
          <w:szCs w:val="24"/>
        </w:rPr>
        <w:t xml:space="preserve"> explorado pode nos revelar </w:t>
      </w:r>
      <w:r w:rsidR="005A6883" w:rsidRPr="00A3036C">
        <w:rPr>
          <w:rFonts w:ascii="Times New Roman" w:hAnsi="Times New Roman" w:cs="Times New Roman"/>
          <w:sz w:val="24"/>
          <w:szCs w:val="24"/>
        </w:rPr>
        <w:t>o poder de nos transmutarmos de mente, corpo e espírito</w:t>
      </w:r>
      <w:r w:rsidR="00BD7479" w:rsidRPr="00A3036C">
        <w:rPr>
          <w:rFonts w:ascii="Times New Roman" w:hAnsi="Times New Roman" w:cs="Times New Roman"/>
          <w:sz w:val="24"/>
          <w:szCs w:val="24"/>
        </w:rPr>
        <w:t xml:space="preserve"> equilibrados para o </w:t>
      </w:r>
      <w:r w:rsidR="00BD7479" w:rsidRPr="00A3036C">
        <w:rPr>
          <w:rFonts w:ascii="Times New Roman" w:hAnsi="Times New Roman" w:cs="Times New Roman"/>
          <w:i/>
          <w:iCs/>
          <w:sz w:val="24"/>
          <w:szCs w:val="24"/>
        </w:rPr>
        <w:t>quinto plano terráqueo</w:t>
      </w:r>
      <w:r w:rsidR="00A5486C" w:rsidRPr="00A3036C">
        <w:rPr>
          <w:rFonts w:ascii="Times New Roman" w:hAnsi="Times New Roman" w:cs="Times New Roman"/>
          <w:sz w:val="24"/>
          <w:szCs w:val="24"/>
        </w:rPr>
        <w:t xml:space="preserve"> ―</w:t>
      </w:r>
      <w:r w:rsidR="00471594" w:rsidRPr="00A3036C">
        <w:rPr>
          <w:rFonts w:ascii="Times New Roman" w:hAnsi="Times New Roman" w:cs="Times New Roman"/>
          <w:sz w:val="24"/>
          <w:szCs w:val="24"/>
        </w:rPr>
        <w:t xml:space="preserve"> Consciente </w:t>
      </w:r>
      <w:r w:rsidR="00B36454" w:rsidRPr="00A3036C">
        <w:rPr>
          <w:rFonts w:ascii="Times New Roman" w:hAnsi="Times New Roman" w:cs="Times New Roman"/>
          <w:sz w:val="24"/>
          <w:szCs w:val="24"/>
        </w:rPr>
        <w:t xml:space="preserve">de sua missão </w:t>
      </w:r>
      <w:r w:rsidR="00A5486C" w:rsidRPr="00A3036C">
        <w:rPr>
          <w:rFonts w:ascii="Times New Roman" w:hAnsi="Times New Roman" w:cs="Times New Roman"/>
          <w:sz w:val="24"/>
          <w:szCs w:val="24"/>
        </w:rPr>
        <w:t>―</w:t>
      </w:r>
      <w:r w:rsidR="00B36454" w:rsidRPr="00A3036C">
        <w:rPr>
          <w:rFonts w:ascii="Times New Roman" w:hAnsi="Times New Roman" w:cs="Times New Roman"/>
          <w:sz w:val="24"/>
          <w:szCs w:val="24"/>
        </w:rPr>
        <w:t xml:space="preserve"> </w:t>
      </w:r>
      <w:r w:rsidR="00F56E8B" w:rsidRPr="00A3036C">
        <w:rPr>
          <w:rFonts w:ascii="Times New Roman" w:hAnsi="Times New Roman" w:cs="Times New Roman"/>
          <w:sz w:val="24"/>
          <w:szCs w:val="24"/>
        </w:rPr>
        <w:t>Por isto, como adiantado</w:t>
      </w:r>
      <w:r w:rsidR="003C14D3" w:rsidRPr="00A3036C">
        <w:rPr>
          <w:rFonts w:ascii="Times New Roman" w:hAnsi="Times New Roman" w:cs="Times New Roman"/>
          <w:sz w:val="24"/>
          <w:szCs w:val="24"/>
        </w:rPr>
        <w:t>, cirurgicamente,</w:t>
      </w:r>
      <w:r w:rsidR="00F56E8B" w:rsidRPr="00A3036C">
        <w:rPr>
          <w:rFonts w:ascii="Times New Roman" w:hAnsi="Times New Roman" w:cs="Times New Roman"/>
          <w:sz w:val="24"/>
          <w:szCs w:val="24"/>
        </w:rPr>
        <w:t xml:space="preserve"> pelo Germano</w:t>
      </w:r>
      <w:r w:rsidR="009B441B" w:rsidRPr="00A3036C">
        <w:rPr>
          <w:rFonts w:ascii="Times New Roman" w:hAnsi="Times New Roman" w:cs="Times New Roman"/>
          <w:sz w:val="24"/>
          <w:szCs w:val="24"/>
        </w:rPr>
        <w:t>, o “Papo Reto” de hoje tem o títu</w:t>
      </w:r>
      <w:r w:rsidR="003C14D3" w:rsidRPr="00A3036C">
        <w:rPr>
          <w:rFonts w:ascii="Times New Roman" w:hAnsi="Times New Roman" w:cs="Times New Roman"/>
          <w:sz w:val="24"/>
          <w:szCs w:val="24"/>
        </w:rPr>
        <w:t>l</w:t>
      </w:r>
      <w:r w:rsidR="009B441B" w:rsidRPr="00A3036C">
        <w:rPr>
          <w:rFonts w:ascii="Times New Roman" w:hAnsi="Times New Roman" w:cs="Times New Roman"/>
          <w:sz w:val="24"/>
          <w:szCs w:val="24"/>
        </w:rPr>
        <w:t>o d</w:t>
      </w:r>
      <w:r w:rsidR="003C14D3" w:rsidRPr="00A3036C">
        <w:rPr>
          <w:rFonts w:ascii="Times New Roman" w:hAnsi="Times New Roman" w:cs="Times New Roman"/>
          <w:sz w:val="24"/>
          <w:szCs w:val="24"/>
        </w:rPr>
        <w:t>e “ Eu Sou”</w:t>
      </w:r>
      <w:r w:rsidR="00A5486C" w:rsidRPr="00A3036C">
        <w:rPr>
          <w:rFonts w:ascii="Times New Roman" w:hAnsi="Times New Roman" w:cs="Times New Roman"/>
          <w:sz w:val="24"/>
          <w:szCs w:val="24"/>
        </w:rPr>
        <w:t xml:space="preserve"> </w:t>
      </w:r>
      <w:r w:rsidR="00367E75" w:rsidRPr="00A3036C">
        <w:rPr>
          <w:rFonts w:ascii="Times New Roman" w:hAnsi="Times New Roman" w:cs="Times New Roman"/>
          <w:sz w:val="24"/>
          <w:szCs w:val="24"/>
        </w:rPr>
        <w:t>― Cronista concebe a textualização ― “</w:t>
      </w:r>
      <w:bookmarkStart w:id="53" w:name="_Hlk184831961"/>
      <w:r w:rsidR="00367E75" w:rsidRPr="00A3036C">
        <w:rPr>
          <w:rFonts w:ascii="Times New Roman" w:hAnsi="Times New Roman" w:cs="Times New Roman"/>
          <w:sz w:val="24"/>
          <w:szCs w:val="24"/>
        </w:rPr>
        <w:t>Eu sou a consciência</w:t>
      </w:r>
      <w:r w:rsidR="00855876" w:rsidRPr="00A3036C">
        <w:rPr>
          <w:rFonts w:ascii="Times New Roman" w:hAnsi="Times New Roman" w:cs="Times New Roman"/>
          <w:sz w:val="24"/>
          <w:szCs w:val="24"/>
        </w:rPr>
        <w:t>... eu sou a energia... eu sou a luz... eu sou o coração... eu sou o amor... eu sou a evolução... eu sou o escritor de minha existência... eu sou</w:t>
      </w:r>
      <w:r w:rsidR="00D16BEF" w:rsidRPr="00A3036C">
        <w:rPr>
          <w:rFonts w:ascii="Times New Roman" w:hAnsi="Times New Roman" w:cs="Times New Roman"/>
          <w:sz w:val="24"/>
          <w:szCs w:val="24"/>
        </w:rPr>
        <w:t xml:space="preserve"> o equilíbrio da mente, corpo e espírito... eu sou a conexão com o Eu Superior.</w:t>
      </w:r>
      <w:bookmarkEnd w:id="53"/>
      <w:r w:rsidR="00F52F29" w:rsidRPr="00A3036C">
        <w:rPr>
          <w:rFonts w:ascii="Times New Roman" w:hAnsi="Times New Roman" w:cs="Times New Roman"/>
          <w:sz w:val="24"/>
          <w:szCs w:val="24"/>
        </w:rPr>
        <w:t xml:space="preserve"> Eu sou o poder miraculoso de transformação</w:t>
      </w:r>
      <w:r w:rsidR="00570B7A" w:rsidRPr="00A3036C">
        <w:rPr>
          <w:rFonts w:ascii="Times New Roman" w:hAnsi="Times New Roman" w:cs="Times New Roman"/>
          <w:sz w:val="24"/>
          <w:szCs w:val="24"/>
        </w:rPr>
        <w:t xml:space="preserve"> de </w:t>
      </w:r>
      <w:r w:rsidR="00F30776" w:rsidRPr="00A3036C">
        <w:rPr>
          <w:rFonts w:ascii="Times New Roman" w:hAnsi="Times New Roman" w:cs="Times New Roman"/>
          <w:i/>
          <w:iCs/>
          <w:sz w:val="24"/>
          <w:szCs w:val="24"/>
        </w:rPr>
        <w:t>a tríade da maldade humana</w:t>
      </w:r>
      <w:r w:rsidR="00F30776" w:rsidRPr="00A3036C">
        <w:rPr>
          <w:rFonts w:ascii="Times New Roman" w:hAnsi="Times New Roman" w:cs="Times New Roman"/>
          <w:sz w:val="24"/>
          <w:szCs w:val="24"/>
        </w:rPr>
        <w:t xml:space="preserve">: </w:t>
      </w:r>
      <w:r w:rsidR="00F30776" w:rsidRPr="00A3036C">
        <w:rPr>
          <w:rFonts w:ascii="Times New Roman" w:hAnsi="Times New Roman" w:cs="Times New Roman"/>
          <w:i/>
          <w:iCs/>
          <w:sz w:val="24"/>
          <w:szCs w:val="24"/>
        </w:rPr>
        <w:t>ego</w:t>
      </w:r>
      <w:r w:rsidR="00F30776" w:rsidRPr="00A3036C">
        <w:rPr>
          <w:rFonts w:ascii="Times New Roman" w:hAnsi="Times New Roman" w:cs="Times New Roman"/>
          <w:sz w:val="24"/>
          <w:szCs w:val="24"/>
        </w:rPr>
        <w:t xml:space="preserve">, </w:t>
      </w:r>
      <w:r w:rsidR="00F30776" w:rsidRPr="00A3036C">
        <w:rPr>
          <w:rFonts w:ascii="Times New Roman" w:hAnsi="Times New Roman" w:cs="Times New Roman"/>
          <w:i/>
          <w:iCs/>
          <w:sz w:val="24"/>
          <w:szCs w:val="24"/>
        </w:rPr>
        <w:t xml:space="preserve">ganância </w:t>
      </w:r>
      <w:r w:rsidR="00F30776" w:rsidRPr="00A3036C">
        <w:rPr>
          <w:rFonts w:ascii="Times New Roman" w:hAnsi="Times New Roman" w:cs="Times New Roman"/>
          <w:sz w:val="24"/>
          <w:szCs w:val="24"/>
        </w:rPr>
        <w:t xml:space="preserve">e </w:t>
      </w:r>
      <w:r w:rsidR="00F30776" w:rsidRPr="00A3036C">
        <w:rPr>
          <w:rFonts w:ascii="Times New Roman" w:hAnsi="Times New Roman" w:cs="Times New Roman"/>
          <w:i/>
          <w:iCs/>
          <w:sz w:val="24"/>
          <w:szCs w:val="24"/>
        </w:rPr>
        <w:t xml:space="preserve">medo </w:t>
      </w:r>
      <w:r w:rsidR="00F30776" w:rsidRPr="00A3036C">
        <w:rPr>
          <w:rFonts w:ascii="Times New Roman" w:hAnsi="Times New Roman" w:cs="Times New Roman"/>
          <w:sz w:val="24"/>
          <w:szCs w:val="24"/>
        </w:rPr>
        <w:t xml:space="preserve">em </w:t>
      </w:r>
      <w:r w:rsidR="00AD4F2B" w:rsidRPr="00A3036C">
        <w:rPr>
          <w:rFonts w:ascii="Times New Roman" w:hAnsi="Times New Roman" w:cs="Times New Roman"/>
          <w:i/>
          <w:iCs/>
          <w:sz w:val="24"/>
          <w:szCs w:val="24"/>
        </w:rPr>
        <w:t>a tríade da bondade humana</w:t>
      </w:r>
      <w:r w:rsidR="00AD4F2B" w:rsidRPr="00A3036C">
        <w:rPr>
          <w:rFonts w:ascii="Times New Roman" w:hAnsi="Times New Roman" w:cs="Times New Roman"/>
          <w:sz w:val="24"/>
          <w:szCs w:val="24"/>
        </w:rPr>
        <w:t xml:space="preserve">: </w:t>
      </w:r>
      <w:r w:rsidR="0011399F" w:rsidRPr="00A3036C">
        <w:rPr>
          <w:rFonts w:ascii="Times New Roman" w:hAnsi="Times New Roman" w:cs="Times New Roman"/>
          <w:i/>
          <w:iCs/>
          <w:sz w:val="24"/>
          <w:szCs w:val="24"/>
        </w:rPr>
        <w:t>delicadeza, desapego e amor</w:t>
      </w:r>
      <w:r w:rsidR="0011399F" w:rsidRPr="00A3036C">
        <w:rPr>
          <w:rFonts w:ascii="Times New Roman" w:hAnsi="Times New Roman" w:cs="Times New Roman"/>
          <w:sz w:val="24"/>
          <w:szCs w:val="24"/>
        </w:rPr>
        <w:t>.</w:t>
      </w:r>
      <w:r w:rsidR="00082D16" w:rsidRPr="00A3036C">
        <w:rPr>
          <w:rFonts w:ascii="Times New Roman" w:hAnsi="Times New Roman" w:cs="Times New Roman"/>
          <w:sz w:val="24"/>
          <w:szCs w:val="24"/>
        </w:rPr>
        <w:t xml:space="preserve"> Basta</w:t>
      </w:r>
      <w:r w:rsidR="00B110DD" w:rsidRPr="00A3036C">
        <w:rPr>
          <w:rFonts w:ascii="Times New Roman" w:hAnsi="Times New Roman" w:cs="Times New Roman"/>
          <w:sz w:val="24"/>
          <w:szCs w:val="24"/>
        </w:rPr>
        <w:t>, o terrícola</w:t>
      </w:r>
      <w:r w:rsidR="00082D16" w:rsidRPr="00A3036C">
        <w:rPr>
          <w:rFonts w:ascii="Times New Roman" w:hAnsi="Times New Roman" w:cs="Times New Roman"/>
          <w:sz w:val="24"/>
          <w:szCs w:val="24"/>
        </w:rPr>
        <w:t xml:space="preserve"> ruir com o</w:t>
      </w:r>
      <w:r w:rsidR="00973AE1" w:rsidRPr="00A3036C">
        <w:rPr>
          <w:rFonts w:ascii="Times New Roman" w:hAnsi="Times New Roman" w:cs="Times New Roman"/>
          <w:sz w:val="24"/>
          <w:szCs w:val="24"/>
        </w:rPr>
        <w:t>s eixos sistêmicos do Sistema Terra: governo, religião, mídia e educação</w:t>
      </w:r>
      <w:r w:rsidR="006A31F3" w:rsidRPr="00A3036C">
        <w:rPr>
          <w:rFonts w:ascii="Times New Roman" w:hAnsi="Times New Roman" w:cs="Times New Roman"/>
          <w:sz w:val="24"/>
          <w:szCs w:val="24"/>
        </w:rPr>
        <w:t>, explorando sua essência</w:t>
      </w:r>
      <w:r w:rsidR="00B110DD" w:rsidRPr="00A3036C">
        <w:rPr>
          <w:rFonts w:ascii="Times New Roman" w:hAnsi="Times New Roman" w:cs="Times New Roman"/>
          <w:sz w:val="24"/>
          <w:szCs w:val="24"/>
        </w:rPr>
        <w:t xml:space="preserve"> evolutiva</w:t>
      </w:r>
      <w:r w:rsidR="00F304CC" w:rsidRPr="00A3036C">
        <w:rPr>
          <w:rFonts w:ascii="Times New Roman" w:hAnsi="Times New Roman" w:cs="Times New Roman"/>
          <w:sz w:val="24"/>
          <w:szCs w:val="24"/>
        </w:rPr>
        <w:t xml:space="preserve"> disposta a ser parte da unicidade universal, sob a Lei universal do amor.</w:t>
      </w:r>
      <w:r w:rsidR="006D224C" w:rsidRPr="00A3036C">
        <w:rPr>
          <w:rFonts w:ascii="Times New Roman" w:hAnsi="Times New Roman" w:cs="Times New Roman"/>
          <w:sz w:val="24"/>
          <w:szCs w:val="24"/>
        </w:rPr>
        <w:t xml:space="preserve"> </w:t>
      </w:r>
      <w:r w:rsidR="00F1537D" w:rsidRPr="00A3036C">
        <w:rPr>
          <w:rFonts w:ascii="Times New Roman" w:hAnsi="Times New Roman" w:cs="Times New Roman"/>
          <w:sz w:val="24"/>
          <w:szCs w:val="24"/>
        </w:rPr>
        <w:t>Feito concedido pelo mergulho do te</w:t>
      </w:r>
      <w:r w:rsidR="00A00741" w:rsidRPr="00A3036C">
        <w:rPr>
          <w:rFonts w:ascii="Times New Roman" w:hAnsi="Times New Roman" w:cs="Times New Roman"/>
          <w:sz w:val="24"/>
          <w:szCs w:val="24"/>
        </w:rPr>
        <w:t>rráqueo no seu interior para exterioriza</w:t>
      </w:r>
      <w:r w:rsidR="009866C0" w:rsidRPr="00A3036C">
        <w:rPr>
          <w:rFonts w:ascii="Times New Roman" w:hAnsi="Times New Roman" w:cs="Times New Roman"/>
          <w:sz w:val="24"/>
          <w:szCs w:val="24"/>
        </w:rPr>
        <w:t xml:space="preserve">r e contagiar seu próximo com o sentimento mais puro e construtor de </w:t>
      </w:r>
      <w:r w:rsidR="00842718" w:rsidRPr="00A3036C">
        <w:rPr>
          <w:rFonts w:ascii="Times New Roman" w:hAnsi="Times New Roman" w:cs="Times New Roman"/>
          <w:sz w:val="24"/>
          <w:szCs w:val="24"/>
        </w:rPr>
        <w:t>proeza</w:t>
      </w:r>
      <w:r w:rsidR="00D527DA" w:rsidRPr="00A3036C">
        <w:rPr>
          <w:rFonts w:ascii="Times New Roman" w:hAnsi="Times New Roman" w:cs="Times New Roman"/>
          <w:sz w:val="24"/>
          <w:szCs w:val="24"/>
        </w:rPr>
        <w:t>s progressista</w:t>
      </w:r>
      <w:r w:rsidR="002A1AE3" w:rsidRPr="00A3036C">
        <w:rPr>
          <w:rFonts w:ascii="Times New Roman" w:hAnsi="Times New Roman" w:cs="Times New Roman"/>
          <w:sz w:val="24"/>
          <w:szCs w:val="24"/>
        </w:rPr>
        <w:t>s e formadoras de opiniões</w:t>
      </w:r>
      <w:r w:rsidR="0034362E" w:rsidRPr="00A3036C">
        <w:rPr>
          <w:rFonts w:ascii="Times New Roman" w:hAnsi="Times New Roman" w:cs="Times New Roman"/>
          <w:sz w:val="24"/>
          <w:szCs w:val="24"/>
        </w:rPr>
        <w:t xml:space="preserve"> relevantes e inegociáveis</w:t>
      </w:r>
      <w:r w:rsidR="00991752" w:rsidRPr="00A3036C">
        <w:rPr>
          <w:rFonts w:ascii="Times New Roman" w:hAnsi="Times New Roman" w:cs="Times New Roman"/>
          <w:sz w:val="24"/>
          <w:szCs w:val="24"/>
        </w:rPr>
        <w:t>, no que se diz respeito</w:t>
      </w:r>
      <w:r w:rsidR="005106E1" w:rsidRPr="00A3036C">
        <w:rPr>
          <w:rFonts w:ascii="Times New Roman" w:hAnsi="Times New Roman" w:cs="Times New Roman"/>
          <w:sz w:val="24"/>
          <w:szCs w:val="24"/>
        </w:rPr>
        <w:t xml:space="preserve"> ao processo evolutivo da humanidade.</w:t>
      </w:r>
    </w:p>
    <w:p w14:paraId="65E6261A" w14:textId="6941AB3F" w:rsidR="00670FEB" w:rsidRPr="00A3036C" w:rsidRDefault="006D6B63"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Eu sou... eu sou... eu sou</w:t>
      </w:r>
      <w:r w:rsidR="008B2B95" w:rsidRPr="00A3036C">
        <w:rPr>
          <w:rFonts w:ascii="Times New Roman" w:hAnsi="Times New Roman" w:cs="Times New Roman"/>
          <w:sz w:val="24"/>
          <w:szCs w:val="24"/>
        </w:rPr>
        <w:t>... eu sou para ser... sendo, serei</w:t>
      </w:r>
      <w:r w:rsidR="00E5427B" w:rsidRPr="00A3036C">
        <w:rPr>
          <w:rFonts w:ascii="Times New Roman" w:hAnsi="Times New Roman" w:cs="Times New Roman"/>
          <w:sz w:val="24"/>
          <w:szCs w:val="24"/>
        </w:rPr>
        <w:t xml:space="preserve"> o SEU — Soberana Energia Universal</w:t>
      </w:r>
      <w:r w:rsidR="00C10843" w:rsidRPr="00A3036C">
        <w:rPr>
          <w:rFonts w:ascii="Times New Roman" w:hAnsi="Times New Roman" w:cs="Times New Roman"/>
          <w:sz w:val="24"/>
          <w:szCs w:val="24"/>
        </w:rPr>
        <w:t xml:space="preserve"> para ter e ser Deus</w:t>
      </w:r>
      <w:r w:rsidR="008A3F02" w:rsidRPr="00A3036C">
        <w:rPr>
          <w:rFonts w:ascii="Times New Roman" w:hAnsi="Times New Roman" w:cs="Times New Roman"/>
          <w:sz w:val="24"/>
          <w:szCs w:val="24"/>
        </w:rPr>
        <w:t>...</w:t>
      </w:r>
      <w:r w:rsidR="00C918BE" w:rsidRPr="00A3036C">
        <w:rPr>
          <w:rFonts w:ascii="Times New Roman" w:hAnsi="Times New Roman" w:cs="Times New Roman"/>
          <w:sz w:val="24"/>
          <w:szCs w:val="24"/>
        </w:rPr>
        <w:t xml:space="preserve"> </w:t>
      </w:r>
      <w:r w:rsidR="008A3F02" w:rsidRPr="00A3036C">
        <w:rPr>
          <w:rFonts w:ascii="Times New Roman" w:hAnsi="Times New Roman" w:cs="Times New Roman"/>
          <w:sz w:val="24"/>
          <w:szCs w:val="24"/>
        </w:rPr>
        <w:t>e</w:t>
      </w:r>
      <w:r w:rsidR="00C918BE" w:rsidRPr="00A3036C">
        <w:rPr>
          <w:rFonts w:ascii="Times New Roman" w:hAnsi="Times New Roman" w:cs="Times New Roman"/>
          <w:sz w:val="24"/>
          <w:szCs w:val="24"/>
        </w:rPr>
        <w:t>u sou a consciência... eu sou a energia... eu sou a luz... eu sou o coração... eu sou o amor... eu sou a evolução... eu sou o escritor de minha existência... eu sou o equilíbrio da mente, corpo e espírito... eu sou a conexão com o Eu Superior.</w:t>
      </w:r>
      <w:r w:rsidR="008A3F02" w:rsidRPr="00A3036C">
        <w:rPr>
          <w:rFonts w:ascii="Times New Roman" w:hAnsi="Times New Roman" w:cs="Times New Roman"/>
          <w:sz w:val="24"/>
          <w:szCs w:val="24"/>
        </w:rPr>
        <w:t xml:space="preserve"> </w:t>
      </w:r>
      <w:r w:rsidR="00901562" w:rsidRPr="00A3036C">
        <w:rPr>
          <w:rFonts w:ascii="Times New Roman" w:hAnsi="Times New Roman" w:cs="Times New Roman"/>
          <w:sz w:val="24"/>
          <w:szCs w:val="24"/>
        </w:rPr>
        <w:t xml:space="preserve">Entendendo </w:t>
      </w:r>
      <w:r w:rsidR="00EB297C" w:rsidRPr="00A3036C">
        <w:rPr>
          <w:rFonts w:ascii="Times New Roman" w:hAnsi="Times New Roman" w:cs="Times New Roman"/>
          <w:sz w:val="24"/>
          <w:szCs w:val="24"/>
        </w:rPr>
        <w:t>que a minha raça humana é universal... o meu sexo é o amor... a minha religião é a consciência... todos os homens são iguais</w:t>
      </w:r>
      <w:r w:rsidR="00614FD8" w:rsidRPr="00A3036C">
        <w:rPr>
          <w:rFonts w:ascii="Times New Roman" w:hAnsi="Times New Roman" w:cs="Times New Roman"/>
          <w:sz w:val="24"/>
          <w:szCs w:val="24"/>
        </w:rPr>
        <w:t>.</w:t>
      </w:r>
    </w:p>
    <w:p w14:paraId="7B9D9618" w14:textId="11798487" w:rsidR="00614FD8" w:rsidRPr="00A3036C" w:rsidRDefault="00614FD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Eu sou para você ser</w:t>
      </w:r>
      <w:r w:rsidR="008179F2" w:rsidRPr="00A3036C">
        <w:rPr>
          <w:rFonts w:ascii="Times New Roman" w:hAnsi="Times New Roman" w:cs="Times New Roman"/>
          <w:sz w:val="24"/>
          <w:szCs w:val="24"/>
        </w:rPr>
        <w:t xml:space="preserve"> e para todos sermos</w:t>
      </w:r>
      <w:r w:rsidR="0005757E" w:rsidRPr="00A3036C">
        <w:rPr>
          <w:rFonts w:ascii="Times New Roman" w:hAnsi="Times New Roman" w:cs="Times New Roman"/>
          <w:sz w:val="24"/>
          <w:szCs w:val="24"/>
        </w:rPr>
        <w:t xml:space="preserve"> fonte energética do casal, lilás, feminino,</w:t>
      </w:r>
      <w:r w:rsidR="00C57C8E" w:rsidRPr="00A3036C">
        <w:rPr>
          <w:rFonts w:ascii="Times New Roman" w:hAnsi="Times New Roman" w:cs="Times New Roman"/>
          <w:sz w:val="24"/>
          <w:szCs w:val="24"/>
        </w:rPr>
        <w:t xml:space="preserve"> e, violeta, masculino,</w:t>
      </w:r>
      <w:r w:rsidR="0005757E" w:rsidRPr="00A3036C">
        <w:rPr>
          <w:rFonts w:ascii="Times New Roman" w:hAnsi="Times New Roman" w:cs="Times New Roman"/>
          <w:sz w:val="24"/>
          <w:szCs w:val="24"/>
        </w:rPr>
        <w:t xml:space="preserve"> criador do universo</w:t>
      </w:r>
      <w:r w:rsidR="0058599A" w:rsidRPr="00A3036C">
        <w:rPr>
          <w:rFonts w:ascii="Times New Roman" w:hAnsi="Times New Roman" w:cs="Times New Roman"/>
          <w:sz w:val="24"/>
          <w:szCs w:val="24"/>
        </w:rPr>
        <w:t>, sob a Lei do amor incondicional</w:t>
      </w:r>
      <w:r w:rsidR="00212716" w:rsidRPr="00A3036C">
        <w:rPr>
          <w:rFonts w:ascii="Times New Roman" w:hAnsi="Times New Roman" w:cs="Times New Roman"/>
          <w:sz w:val="24"/>
          <w:szCs w:val="24"/>
        </w:rPr>
        <w:t xml:space="preserve"> determinada pelo SEU que é meu, teu, </w:t>
      </w:r>
      <w:r w:rsidR="00501A92" w:rsidRPr="00A3036C">
        <w:rPr>
          <w:rFonts w:ascii="Times New Roman" w:hAnsi="Times New Roman" w:cs="Times New Roman"/>
          <w:sz w:val="24"/>
          <w:szCs w:val="24"/>
        </w:rPr>
        <w:t xml:space="preserve">dele, </w:t>
      </w:r>
      <w:r w:rsidR="00212716" w:rsidRPr="00A3036C">
        <w:rPr>
          <w:rFonts w:ascii="Times New Roman" w:hAnsi="Times New Roman" w:cs="Times New Roman"/>
          <w:sz w:val="24"/>
          <w:szCs w:val="24"/>
        </w:rPr>
        <w:t>nosso,</w:t>
      </w:r>
      <w:r w:rsidR="00501A92" w:rsidRPr="00A3036C">
        <w:rPr>
          <w:rFonts w:ascii="Times New Roman" w:hAnsi="Times New Roman" w:cs="Times New Roman"/>
          <w:sz w:val="24"/>
          <w:szCs w:val="24"/>
        </w:rPr>
        <w:t xml:space="preserve"> vosso e deles para todo o sempre.</w:t>
      </w:r>
    </w:p>
    <w:p w14:paraId="39BCE8F8" w14:textId="77777777" w:rsidR="00501A92" w:rsidRPr="00A3036C" w:rsidRDefault="00501A92" w:rsidP="00501A92">
      <w:pPr>
        <w:spacing w:after="0"/>
        <w:jc w:val="center"/>
        <w:rPr>
          <w:rFonts w:ascii="Times New Roman" w:hAnsi="Times New Roman" w:cs="Times New Roman"/>
          <w:sz w:val="24"/>
          <w:szCs w:val="24"/>
        </w:rPr>
      </w:pPr>
      <w:bookmarkStart w:id="54" w:name="_Hlk184834410"/>
      <w:r w:rsidRPr="00A3036C">
        <w:rPr>
          <w:rFonts w:ascii="Times New Roman" w:eastAsiaTheme="minorEastAsia" w:hAnsi="Times New Roman" w:cs="Times New Roman"/>
          <w:color w:val="6600FF"/>
          <w:kern w:val="0"/>
          <w:sz w:val="36"/>
          <w:szCs w:val="36"/>
          <w14:ligatures w14:val="none"/>
        </w:rPr>
        <w:t>*******</w:t>
      </w:r>
    </w:p>
    <w:bookmarkEnd w:id="54"/>
    <w:p w14:paraId="0135496B" w14:textId="77777777" w:rsidR="001338A8" w:rsidRPr="00A3036C" w:rsidRDefault="001338A8" w:rsidP="000E37AB">
      <w:pPr>
        <w:spacing w:after="0"/>
        <w:jc w:val="both"/>
        <w:rPr>
          <w:rFonts w:ascii="Times New Roman" w:hAnsi="Times New Roman" w:cs="Times New Roman"/>
          <w:sz w:val="24"/>
          <w:szCs w:val="24"/>
        </w:rPr>
      </w:pPr>
    </w:p>
    <w:p w14:paraId="6CCBD04D" w14:textId="05B7D937" w:rsidR="00112976" w:rsidRPr="00A3036C" w:rsidRDefault="006C1212"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Considerando a sabedoria do dito popular: </w:t>
      </w:r>
      <w:r w:rsidRPr="00A3036C">
        <w:rPr>
          <w:rFonts w:ascii="Times New Roman" w:hAnsi="Times New Roman" w:cs="Times New Roman"/>
          <w:i/>
          <w:iCs/>
          <w:sz w:val="24"/>
          <w:szCs w:val="24"/>
        </w:rPr>
        <w:t>vento que bate de um lado</w:t>
      </w:r>
      <w:r w:rsidR="00500E30" w:rsidRPr="00A3036C">
        <w:rPr>
          <w:rFonts w:ascii="Times New Roman" w:hAnsi="Times New Roman" w:cs="Times New Roman"/>
          <w:i/>
          <w:iCs/>
          <w:sz w:val="24"/>
          <w:szCs w:val="24"/>
        </w:rPr>
        <w:t>, bate do outro</w:t>
      </w:r>
      <w:r w:rsidR="008F60B9" w:rsidRPr="00A3036C">
        <w:rPr>
          <w:rFonts w:ascii="Times New Roman" w:hAnsi="Times New Roman" w:cs="Times New Roman"/>
          <w:sz w:val="24"/>
          <w:szCs w:val="24"/>
        </w:rPr>
        <w:t xml:space="preserve">, novamente </w:t>
      </w:r>
      <w:r w:rsidR="009C4211" w:rsidRPr="00A3036C">
        <w:rPr>
          <w:rFonts w:ascii="Times New Roman" w:hAnsi="Times New Roman" w:cs="Times New Roman"/>
          <w:sz w:val="24"/>
          <w:szCs w:val="24"/>
        </w:rPr>
        <w:t xml:space="preserve">os </w:t>
      </w:r>
      <w:r w:rsidR="009C4211" w:rsidRPr="00A3036C">
        <w:rPr>
          <w:rFonts w:ascii="Times New Roman" w:hAnsi="Times New Roman" w:cs="Times New Roman"/>
          <w:i/>
          <w:iCs/>
          <w:sz w:val="24"/>
          <w:szCs w:val="24"/>
        </w:rPr>
        <w:t>malenirus</w:t>
      </w:r>
      <w:r w:rsidR="009C4211" w:rsidRPr="00A3036C">
        <w:rPr>
          <w:rFonts w:ascii="Times New Roman" w:hAnsi="Times New Roman" w:cs="Times New Roman"/>
          <w:sz w:val="24"/>
          <w:szCs w:val="24"/>
        </w:rPr>
        <w:t xml:space="preserve">, </w:t>
      </w:r>
      <w:r w:rsidR="009C4211" w:rsidRPr="00A3036C">
        <w:rPr>
          <w:rFonts w:ascii="Times New Roman" w:hAnsi="Times New Roman" w:cs="Times New Roman"/>
          <w:i/>
          <w:iCs/>
          <w:sz w:val="24"/>
          <w:szCs w:val="24"/>
        </w:rPr>
        <w:t xml:space="preserve">reinonaques </w:t>
      </w:r>
      <w:r w:rsidR="009C4211" w:rsidRPr="00A3036C">
        <w:rPr>
          <w:rFonts w:ascii="Times New Roman" w:hAnsi="Times New Roman" w:cs="Times New Roman"/>
          <w:sz w:val="24"/>
          <w:szCs w:val="24"/>
        </w:rPr>
        <w:t xml:space="preserve">e </w:t>
      </w:r>
      <w:r w:rsidR="009C4211" w:rsidRPr="00A3036C">
        <w:rPr>
          <w:rFonts w:ascii="Times New Roman" w:hAnsi="Times New Roman" w:cs="Times New Roman"/>
          <w:i/>
          <w:iCs/>
          <w:sz w:val="24"/>
          <w:szCs w:val="24"/>
        </w:rPr>
        <w:t>dominitilianos</w:t>
      </w:r>
      <w:r w:rsidR="009C4211" w:rsidRPr="00A3036C">
        <w:rPr>
          <w:rFonts w:ascii="Times New Roman" w:hAnsi="Times New Roman" w:cs="Times New Roman"/>
          <w:sz w:val="24"/>
          <w:szCs w:val="24"/>
        </w:rPr>
        <w:t xml:space="preserve"> estão </w:t>
      </w:r>
      <w:r w:rsidR="009D2E32" w:rsidRPr="00A3036C">
        <w:rPr>
          <w:rFonts w:ascii="Times New Roman" w:hAnsi="Times New Roman" w:cs="Times New Roman"/>
          <w:sz w:val="24"/>
          <w:szCs w:val="24"/>
        </w:rPr>
        <w:t>reunidos, presencialmente, já que a crônica “Papo Reto”</w:t>
      </w:r>
      <w:r w:rsidR="001338A8" w:rsidRPr="00A3036C">
        <w:rPr>
          <w:rFonts w:ascii="Times New Roman" w:hAnsi="Times New Roman" w:cs="Times New Roman"/>
          <w:sz w:val="24"/>
          <w:szCs w:val="24"/>
        </w:rPr>
        <w:t xml:space="preserve"> intitulada “Eu Sou” conseguira milhares de curtidas e comentários positivos indicando adesõe</w:t>
      </w:r>
      <w:r w:rsidR="00A14A6A" w:rsidRPr="00A3036C">
        <w:rPr>
          <w:rFonts w:ascii="Times New Roman" w:hAnsi="Times New Roman" w:cs="Times New Roman"/>
          <w:sz w:val="24"/>
          <w:szCs w:val="24"/>
        </w:rPr>
        <w:t>s de usuários</w:t>
      </w:r>
      <w:r w:rsidR="008F2B90" w:rsidRPr="00A3036C">
        <w:rPr>
          <w:rFonts w:ascii="Times New Roman" w:hAnsi="Times New Roman" w:cs="Times New Roman"/>
          <w:sz w:val="24"/>
          <w:szCs w:val="24"/>
        </w:rPr>
        <w:t xml:space="preserve"> das redes sociais e </w:t>
      </w:r>
      <w:r w:rsidR="008F2B90" w:rsidRPr="00A3036C">
        <w:rPr>
          <w:rFonts w:ascii="Times New Roman" w:hAnsi="Times New Roman" w:cs="Times New Roman"/>
          <w:b/>
          <w:bCs/>
          <w:sz w:val="24"/>
          <w:szCs w:val="24"/>
        </w:rPr>
        <w:t>internet</w:t>
      </w:r>
      <w:r w:rsidR="008F2B90" w:rsidRPr="00A3036C">
        <w:rPr>
          <w:rFonts w:ascii="Times New Roman" w:hAnsi="Times New Roman" w:cs="Times New Roman"/>
          <w:sz w:val="24"/>
          <w:szCs w:val="24"/>
        </w:rPr>
        <w:t xml:space="preserve"> </w:t>
      </w:r>
      <w:r w:rsidR="006A41F3" w:rsidRPr="00A3036C">
        <w:rPr>
          <w:rFonts w:ascii="Times New Roman" w:hAnsi="Times New Roman" w:cs="Times New Roman"/>
          <w:sz w:val="24"/>
          <w:szCs w:val="24"/>
        </w:rPr>
        <w:t>para outras atividades pessoais e profissionais</w:t>
      </w:r>
      <w:r w:rsidR="00A14A6A" w:rsidRPr="00A3036C">
        <w:rPr>
          <w:rFonts w:ascii="Times New Roman" w:hAnsi="Times New Roman" w:cs="Times New Roman"/>
          <w:sz w:val="24"/>
          <w:szCs w:val="24"/>
        </w:rPr>
        <w:t>, quiçá, suas famílias</w:t>
      </w:r>
      <w:r w:rsidR="006C2D17" w:rsidRPr="00A3036C">
        <w:rPr>
          <w:rFonts w:ascii="Times New Roman" w:hAnsi="Times New Roman" w:cs="Times New Roman"/>
          <w:sz w:val="24"/>
          <w:szCs w:val="24"/>
        </w:rPr>
        <w:t>.</w:t>
      </w:r>
    </w:p>
    <w:p w14:paraId="2DDA5EFF" w14:textId="39E9561F" w:rsidR="006C2D17" w:rsidRPr="00A3036C" w:rsidRDefault="006C2D1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Repercussão</w:t>
      </w:r>
      <w:r w:rsidR="00144464" w:rsidRPr="00A3036C">
        <w:rPr>
          <w:rFonts w:ascii="Times New Roman" w:hAnsi="Times New Roman" w:cs="Times New Roman"/>
          <w:sz w:val="24"/>
          <w:szCs w:val="24"/>
        </w:rPr>
        <w:t xml:space="preserve"> inclui segmentos diversos, se não</w:t>
      </w:r>
      <w:r w:rsidR="007A37F3" w:rsidRPr="00A3036C">
        <w:rPr>
          <w:rFonts w:ascii="Times New Roman" w:hAnsi="Times New Roman" w:cs="Times New Roman"/>
          <w:sz w:val="24"/>
          <w:szCs w:val="24"/>
        </w:rPr>
        <w:t>,</w:t>
      </w:r>
      <w:r w:rsidR="00144464" w:rsidRPr="00A3036C">
        <w:rPr>
          <w:rFonts w:ascii="Times New Roman" w:hAnsi="Times New Roman" w:cs="Times New Roman"/>
          <w:sz w:val="24"/>
          <w:szCs w:val="24"/>
        </w:rPr>
        <w:t xml:space="preserve"> todos</w:t>
      </w:r>
      <w:r w:rsidR="005A1D3A" w:rsidRPr="00A3036C">
        <w:rPr>
          <w:rFonts w:ascii="Times New Roman" w:hAnsi="Times New Roman" w:cs="Times New Roman"/>
          <w:sz w:val="24"/>
          <w:szCs w:val="24"/>
        </w:rPr>
        <w:t xml:space="preserve">, das sociedades civis dos continentes do mundo. </w:t>
      </w:r>
    </w:p>
    <w:p w14:paraId="6EB38EBA" w14:textId="5490E025" w:rsidR="00657BF7" w:rsidRPr="00A3036C" w:rsidRDefault="00657BF7"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Movimentos sociais oriundos desta textualização derrubada</w:t>
      </w:r>
      <w:r w:rsidR="00483607" w:rsidRPr="00A3036C">
        <w:rPr>
          <w:rFonts w:ascii="Times New Roman" w:hAnsi="Times New Roman" w:cs="Times New Roman"/>
          <w:sz w:val="24"/>
          <w:szCs w:val="24"/>
        </w:rPr>
        <w:t xml:space="preserve"> depois de 18 minutos, demonstram que apesar do bloqueio sistêmico</w:t>
      </w:r>
      <w:r w:rsidR="00992052" w:rsidRPr="00A3036C">
        <w:rPr>
          <w:rFonts w:ascii="Times New Roman" w:hAnsi="Times New Roman" w:cs="Times New Roman"/>
          <w:sz w:val="24"/>
          <w:szCs w:val="24"/>
        </w:rPr>
        <w:t>,</w:t>
      </w:r>
      <w:r w:rsidR="00D270E7" w:rsidRPr="00A3036C">
        <w:rPr>
          <w:rFonts w:ascii="Times New Roman" w:hAnsi="Times New Roman" w:cs="Times New Roman"/>
          <w:sz w:val="24"/>
          <w:szCs w:val="24"/>
        </w:rPr>
        <w:t xml:space="preserve"> mais aprimorado do Sistema Terra</w:t>
      </w:r>
      <w:r w:rsidR="000B54A6" w:rsidRPr="00A3036C">
        <w:rPr>
          <w:rFonts w:ascii="Times New Roman" w:hAnsi="Times New Roman" w:cs="Times New Roman"/>
          <w:sz w:val="24"/>
          <w:szCs w:val="24"/>
        </w:rPr>
        <w:t>,</w:t>
      </w:r>
      <w:r w:rsidR="00CF4A6C" w:rsidRPr="00A3036C">
        <w:rPr>
          <w:rFonts w:ascii="Times New Roman" w:hAnsi="Times New Roman" w:cs="Times New Roman"/>
          <w:sz w:val="24"/>
          <w:szCs w:val="24"/>
        </w:rPr>
        <w:t xml:space="preserve"> ao diminuir o tempo de detecção e</w:t>
      </w:r>
      <w:r w:rsidR="00CA44B4" w:rsidRPr="00A3036C">
        <w:rPr>
          <w:rFonts w:ascii="Times New Roman" w:hAnsi="Times New Roman" w:cs="Times New Roman"/>
          <w:sz w:val="24"/>
          <w:szCs w:val="24"/>
        </w:rPr>
        <w:t xml:space="preserve"> vedação d</w:t>
      </w:r>
      <w:r w:rsidR="0095333A" w:rsidRPr="00A3036C">
        <w:rPr>
          <w:rFonts w:ascii="Times New Roman" w:hAnsi="Times New Roman" w:cs="Times New Roman"/>
          <w:sz w:val="24"/>
          <w:szCs w:val="24"/>
        </w:rPr>
        <w:t>a crônica “Papo Reto”</w:t>
      </w:r>
      <w:r w:rsidR="00992052" w:rsidRPr="00A3036C">
        <w:rPr>
          <w:rFonts w:ascii="Times New Roman" w:hAnsi="Times New Roman" w:cs="Times New Roman"/>
          <w:sz w:val="24"/>
          <w:szCs w:val="24"/>
        </w:rPr>
        <w:t>, não funciona como desejado</w:t>
      </w:r>
      <w:r w:rsidR="003A5C0F" w:rsidRPr="00A3036C">
        <w:rPr>
          <w:rFonts w:ascii="Times New Roman" w:hAnsi="Times New Roman" w:cs="Times New Roman"/>
          <w:sz w:val="24"/>
          <w:szCs w:val="24"/>
        </w:rPr>
        <w:t xml:space="preserve">. </w:t>
      </w:r>
      <w:r w:rsidR="00992052" w:rsidRPr="00A3036C">
        <w:rPr>
          <w:rFonts w:ascii="Times New Roman" w:hAnsi="Times New Roman" w:cs="Times New Roman"/>
          <w:sz w:val="24"/>
          <w:szCs w:val="24"/>
        </w:rPr>
        <w:t xml:space="preserve"> </w:t>
      </w:r>
      <w:r w:rsidR="003A5C0F" w:rsidRPr="00A3036C">
        <w:rPr>
          <w:rFonts w:ascii="Times New Roman" w:hAnsi="Times New Roman" w:cs="Times New Roman"/>
          <w:sz w:val="24"/>
          <w:szCs w:val="24"/>
        </w:rPr>
        <w:t>M</w:t>
      </w:r>
      <w:r w:rsidR="00992052" w:rsidRPr="00A3036C">
        <w:rPr>
          <w:rFonts w:ascii="Times New Roman" w:hAnsi="Times New Roman" w:cs="Times New Roman"/>
          <w:sz w:val="24"/>
          <w:szCs w:val="24"/>
        </w:rPr>
        <w:t xml:space="preserve">esmo com </w:t>
      </w:r>
      <w:r w:rsidR="00B21618" w:rsidRPr="00A3036C">
        <w:rPr>
          <w:rFonts w:ascii="Times New Roman" w:hAnsi="Times New Roman" w:cs="Times New Roman"/>
          <w:sz w:val="24"/>
          <w:szCs w:val="24"/>
        </w:rPr>
        <w:t>est</w:t>
      </w:r>
      <w:r w:rsidR="00992052" w:rsidRPr="00A3036C">
        <w:rPr>
          <w:rFonts w:ascii="Times New Roman" w:hAnsi="Times New Roman" w:cs="Times New Roman"/>
          <w:sz w:val="24"/>
          <w:szCs w:val="24"/>
        </w:rPr>
        <w:t>a reduçã</w:t>
      </w:r>
      <w:r w:rsidR="00B21618" w:rsidRPr="00A3036C">
        <w:rPr>
          <w:rFonts w:ascii="Times New Roman" w:hAnsi="Times New Roman" w:cs="Times New Roman"/>
          <w:sz w:val="24"/>
          <w:szCs w:val="24"/>
        </w:rPr>
        <w:t>o, o atingimento duplicara em relação a última postagem de conteúdo.</w:t>
      </w:r>
    </w:p>
    <w:p w14:paraId="20BA22C0" w14:textId="77777777" w:rsidR="00BA107C" w:rsidRPr="00A3036C" w:rsidRDefault="007163B5"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Parece ter </w:t>
      </w:r>
      <w:r w:rsidRPr="00A3036C">
        <w:rPr>
          <w:rFonts w:ascii="Times New Roman" w:hAnsi="Times New Roman" w:cs="Times New Roman"/>
          <w:i/>
          <w:iCs/>
          <w:sz w:val="24"/>
          <w:szCs w:val="24"/>
        </w:rPr>
        <w:t>o feitiço virado contra o feiticeiro</w:t>
      </w:r>
      <w:r w:rsidR="00645E7A" w:rsidRPr="00A3036C">
        <w:rPr>
          <w:rFonts w:ascii="Times New Roman" w:hAnsi="Times New Roman" w:cs="Times New Roman"/>
          <w:sz w:val="24"/>
          <w:szCs w:val="24"/>
        </w:rPr>
        <w:t xml:space="preserve">, </w:t>
      </w:r>
      <w:r w:rsidR="00635E03" w:rsidRPr="00A3036C">
        <w:rPr>
          <w:rFonts w:ascii="Times New Roman" w:hAnsi="Times New Roman" w:cs="Times New Roman"/>
          <w:sz w:val="24"/>
          <w:szCs w:val="24"/>
        </w:rPr>
        <w:t>p</w:t>
      </w:r>
      <w:r w:rsidR="00E22FA2" w:rsidRPr="00A3036C">
        <w:rPr>
          <w:rFonts w:ascii="Times New Roman" w:hAnsi="Times New Roman" w:cs="Times New Roman"/>
          <w:sz w:val="24"/>
          <w:szCs w:val="24"/>
        </w:rPr>
        <w:t>ois, no fim das contas, estão experimentando</w:t>
      </w:r>
      <w:r w:rsidR="008444E6" w:rsidRPr="00A3036C">
        <w:rPr>
          <w:rFonts w:ascii="Times New Roman" w:hAnsi="Times New Roman" w:cs="Times New Roman"/>
          <w:sz w:val="24"/>
          <w:szCs w:val="24"/>
        </w:rPr>
        <w:t>, neste quesito,</w:t>
      </w:r>
      <w:r w:rsidR="00E22FA2" w:rsidRPr="00A3036C">
        <w:rPr>
          <w:rFonts w:ascii="Times New Roman" w:hAnsi="Times New Roman" w:cs="Times New Roman"/>
          <w:sz w:val="24"/>
          <w:szCs w:val="24"/>
        </w:rPr>
        <w:t xml:space="preserve"> o estado estacionário</w:t>
      </w:r>
      <w:r w:rsidR="008F7271" w:rsidRPr="00A3036C">
        <w:rPr>
          <w:rFonts w:ascii="Times New Roman" w:hAnsi="Times New Roman" w:cs="Times New Roman"/>
          <w:sz w:val="24"/>
          <w:szCs w:val="24"/>
        </w:rPr>
        <w:t xml:space="preserve"> pelo qual </w:t>
      </w:r>
      <w:r w:rsidR="00AA4445" w:rsidRPr="00A3036C">
        <w:rPr>
          <w:rFonts w:ascii="Times New Roman" w:hAnsi="Times New Roman" w:cs="Times New Roman"/>
          <w:sz w:val="24"/>
          <w:szCs w:val="24"/>
        </w:rPr>
        <w:t>a população terrícola está escravizada.</w:t>
      </w:r>
    </w:p>
    <w:p w14:paraId="2D2F4B88" w14:textId="77777777" w:rsidR="00FF1C15" w:rsidRPr="00A3036C" w:rsidRDefault="00BA107C"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Resposta a esta </w:t>
      </w:r>
      <w:r w:rsidR="00FF1C15" w:rsidRPr="00A3036C">
        <w:rPr>
          <w:rFonts w:ascii="Times New Roman" w:hAnsi="Times New Roman" w:cs="Times New Roman"/>
          <w:sz w:val="24"/>
          <w:szCs w:val="24"/>
        </w:rPr>
        <w:t xml:space="preserve">adesões por parte de </w:t>
      </w:r>
      <w:r w:rsidR="00FF1C15" w:rsidRPr="00A3036C">
        <w:rPr>
          <w:rFonts w:ascii="Times New Roman" w:hAnsi="Times New Roman" w:cs="Times New Roman"/>
          <w:i/>
          <w:iCs/>
          <w:sz w:val="24"/>
          <w:szCs w:val="24"/>
        </w:rPr>
        <w:t xml:space="preserve">os donos do mundo </w:t>
      </w:r>
      <w:r w:rsidR="00FF1C15" w:rsidRPr="00A3036C">
        <w:rPr>
          <w:rFonts w:ascii="Times New Roman" w:hAnsi="Times New Roman" w:cs="Times New Roman"/>
          <w:sz w:val="24"/>
          <w:szCs w:val="24"/>
        </w:rPr>
        <w:t>devem</w:t>
      </w:r>
      <w:r w:rsidR="003E5BC3" w:rsidRPr="00A3036C">
        <w:rPr>
          <w:rFonts w:ascii="Times New Roman" w:hAnsi="Times New Roman" w:cs="Times New Roman"/>
          <w:sz w:val="24"/>
          <w:szCs w:val="24"/>
        </w:rPr>
        <w:t xml:space="preserve"> ser dada a altura ou melhor</w:t>
      </w:r>
      <w:r w:rsidR="00A22BE1" w:rsidRPr="00A3036C">
        <w:rPr>
          <w:rFonts w:ascii="Times New Roman" w:hAnsi="Times New Roman" w:cs="Times New Roman"/>
          <w:sz w:val="24"/>
          <w:szCs w:val="24"/>
        </w:rPr>
        <w:t xml:space="preserve"> na atitude </w:t>
      </w:r>
      <w:r w:rsidR="00291CB7" w:rsidRPr="00A3036C">
        <w:rPr>
          <w:rFonts w:ascii="Times New Roman" w:hAnsi="Times New Roman" w:cs="Times New Roman"/>
          <w:sz w:val="24"/>
          <w:szCs w:val="24"/>
        </w:rPr>
        <w:t>para</w:t>
      </w:r>
      <w:r w:rsidR="00A22BE1" w:rsidRPr="00A3036C">
        <w:rPr>
          <w:rFonts w:ascii="Times New Roman" w:hAnsi="Times New Roman" w:cs="Times New Roman"/>
          <w:sz w:val="24"/>
          <w:szCs w:val="24"/>
        </w:rPr>
        <w:t xml:space="preserve"> baixa</w:t>
      </w:r>
      <w:r w:rsidR="00291CB7" w:rsidRPr="00A3036C">
        <w:rPr>
          <w:rFonts w:ascii="Times New Roman" w:hAnsi="Times New Roman" w:cs="Times New Roman"/>
          <w:sz w:val="24"/>
          <w:szCs w:val="24"/>
        </w:rPr>
        <w:t xml:space="preserve">r, </w:t>
      </w:r>
      <w:r w:rsidR="00D06100" w:rsidRPr="00A3036C">
        <w:rPr>
          <w:rFonts w:ascii="Times New Roman" w:hAnsi="Times New Roman" w:cs="Times New Roman"/>
          <w:sz w:val="24"/>
          <w:szCs w:val="24"/>
        </w:rPr>
        <w:t>definitivamente</w:t>
      </w:r>
      <w:r w:rsidR="00291CB7" w:rsidRPr="00A3036C">
        <w:rPr>
          <w:rFonts w:ascii="Times New Roman" w:hAnsi="Times New Roman" w:cs="Times New Roman"/>
          <w:sz w:val="24"/>
          <w:szCs w:val="24"/>
        </w:rPr>
        <w:t xml:space="preserve">, </w:t>
      </w:r>
      <w:r w:rsidR="00D06100" w:rsidRPr="00A3036C">
        <w:rPr>
          <w:rFonts w:ascii="Times New Roman" w:hAnsi="Times New Roman" w:cs="Times New Roman"/>
          <w:sz w:val="24"/>
          <w:szCs w:val="24"/>
        </w:rPr>
        <w:t xml:space="preserve">até </w:t>
      </w:r>
      <w:r w:rsidR="00291CB7" w:rsidRPr="00A3036C">
        <w:rPr>
          <w:rFonts w:ascii="Times New Roman" w:hAnsi="Times New Roman" w:cs="Times New Roman"/>
          <w:sz w:val="24"/>
          <w:szCs w:val="24"/>
        </w:rPr>
        <w:t>o mínimo da frequência vibracional humana.</w:t>
      </w:r>
    </w:p>
    <w:p w14:paraId="60598136" w14:textId="0ED24900" w:rsidR="00701CC4" w:rsidRPr="00A3036C" w:rsidRDefault="00A62CF6" w:rsidP="005F38D7">
      <w:pPr>
        <w:jc w:val="both"/>
        <w:rPr>
          <w:rFonts w:ascii="Times New Roman" w:hAnsi="Times New Roman" w:cs="Times New Roman"/>
          <w:sz w:val="24"/>
          <w:szCs w:val="24"/>
        </w:rPr>
      </w:pPr>
      <w:r w:rsidRPr="00A3036C">
        <w:rPr>
          <w:rFonts w:ascii="Times New Roman" w:hAnsi="Times New Roman" w:cs="Times New Roman"/>
          <w:sz w:val="24"/>
          <w:szCs w:val="24"/>
        </w:rPr>
        <w:t>Jesuíno Deusalino Pereira Nunes, Jesus de Deus</w:t>
      </w:r>
      <w:r w:rsidR="00943429" w:rsidRPr="00A3036C">
        <w:rPr>
          <w:rFonts w:ascii="Times New Roman" w:hAnsi="Times New Roman" w:cs="Times New Roman"/>
          <w:sz w:val="24"/>
          <w:szCs w:val="24"/>
        </w:rPr>
        <w:t>, está pronto para atuar como Emmanuel Jesus de Deus em “O filho pródigo volta ao lar”</w:t>
      </w:r>
      <w:r w:rsidR="00345AE0" w:rsidRPr="00A3036C">
        <w:rPr>
          <w:rFonts w:ascii="Times New Roman" w:hAnsi="Times New Roman" w:cs="Times New Roman"/>
          <w:sz w:val="24"/>
          <w:szCs w:val="24"/>
        </w:rPr>
        <w:t xml:space="preserve"> para arrebatar a fé da humanidade</w:t>
      </w:r>
      <w:r w:rsidR="004A67F8" w:rsidRPr="00A3036C">
        <w:rPr>
          <w:rFonts w:ascii="Times New Roman" w:hAnsi="Times New Roman" w:cs="Times New Roman"/>
          <w:sz w:val="24"/>
          <w:szCs w:val="24"/>
        </w:rPr>
        <w:t>.</w:t>
      </w:r>
      <w:r w:rsidR="00010684" w:rsidRPr="00A3036C">
        <w:rPr>
          <w:rFonts w:ascii="Times New Roman" w:hAnsi="Times New Roman" w:cs="Times New Roman"/>
          <w:sz w:val="24"/>
          <w:szCs w:val="24"/>
        </w:rPr>
        <w:t xml:space="preserve"> </w:t>
      </w:r>
      <w:r w:rsidR="002A50C2" w:rsidRPr="00A3036C">
        <w:rPr>
          <w:rFonts w:ascii="Times New Roman" w:hAnsi="Times New Roman" w:cs="Times New Roman"/>
          <w:sz w:val="24"/>
          <w:szCs w:val="24"/>
        </w:rPr>
        <w:t>E,</w:t>
      </w:r>
      <w:r w:rsidR="00010684" w:rsidRPr="00A3036C">
        <w:rPr>
          <w:rFonts w:ascii="Times New Roman" w:hAnsi="Times New Roman" w:cs="Times New Roman"/>
          <w:sz w:val="24"/>
          <w:szCs w:val="24"/>
        </w:rPr>
        <w:t xml:space="preserve"> postergar</w:t>
      </w:r>
      <w:r w:rsidR="003F3ACC" w:rsidRPr="00A3036C">
        <w:rPr>
          <w:rFonts w:ascii="Times New Roman" w:hAnsi="Times New Roman" w:cs="Times New Roman"/>
          <w:sz w:val="24"/>
          <w:szCs w:val="24"/>
        </w:rPr>
        <w:t xml:space="preserve">, enquanto o ser </w:t>
      </w:r>
      <w:r w:rsidR="00766660" w:rsidRPr="00A3036C">
        <w:rPr>
          <w:rFonts w:ascii="Times New Roman" w:hAnsi="Times New Roman" w:cs="Times New Roman"/>
          <w:sz w:val="24"/>
          <w:szCs w:val="24"/>
        </w:rPr>
        <w:t>terrestre</w:t>
      </w:r>
      <w:r w:rsidR="003F3ACC" w:rsidRPr="00A3036C">
        <w:rPr>
          <w:rFonts w:ascii="Times New Roman" w:hAnsi="Times New Roman" w:cs="Times New Roman"/>
          <w:sz w:val="24"/>
          <w:szCs w:val="24"/>
        </w:rPr>
        <w:t xml:space="preserve"> exercita mal seu livre arbítrio, para sempre</w:t>
      </w:r>
      <w:r w:rsidR="005B6F45" w:rsidRPr="00A3036C">
        <w:rPr>
          <w:rFonts w:ascii="Times New Roman" w:hAnsi="Times New Roman" w:cs="Times New Roman"/>
          <w:sz w:val="24"/>
          <w:szCs w:val="24"/>
        </w:rPr>
        <w:t xml:space="preserve"> o Sistema Terra</w:t>
      </w:r>
      <w:r w:rsidR="00074F42" w:rsidRPr="00A3036C">
        <w:rPr>
          <w:rFonts w:ascii="Times New Roman" w:hAnsi="Times New Roman" w:cs="Times New Roman"/>
          <w:sz w:val="24"/>
          <w:szCs w:val="24"/>
        </w:rPr>
        <w:t xml:space="preserve">, solidificado com </w:t>
      </w:r>
      <w:r w:rsidR="00074F42" w:rsidRPr="00A3036C">
        <w:rPr>
          <w:rFonts w:ascii="Times New Roman" w:hAnsi="Times New Roman" w:cs="Times New Roman"/>
          <w:i/>
          <w:iCs/>
          <w:sz w:val="24"/>
          <w:szCs w:val="24"/>
        </w:rPr>
        <w:t>a tríade da maldade humana</w:t>
      </w:r>
      <w:r w:rsidR="00074F42" w:rsidRPr="00A3036C">
        <w:rPr>
          <w:rFonts w:ascii="Times New Roman" w:hAnsi="Times New Roman" w:cs="Times New Roman"/>
          <w:sz w:val="24"/>
          <w:szCs w:val="24"/>
        </w:rPr>
        <w:t xml:space="preserve">: </w:t>
      </w:r>
      <w:r w:rsidR="00074F42" w:rsidRPr="00A3036C">
        <w:rPr>
          <w:rFonts w:ascii="Times New Roman" w:hAnsi="Times New Roman" w:cs="Times New Roman"/>
          <w:i/>
          <w:iCs/>
          <w:sz w:val="24"/>
          <w:szCs w:val="24"/>
        </w:rPr>
        <w:t>ego</w:t>
      </w:r>
      <w:r w:rsidR="00074F42" w:rsidRPr="00A3036C">
        <w:rPr>
          <w:rFonts w:ascii="Times New Roman" w:hAnsi="Times New Roman" w:cs="Times New Roman"/>
          <w:sz w:val="24"/>
          <w:szCs w:val="24"/>
        </w:rPr>
        <w:t xml:space="preserve">, </w:t>
      </w:r>
      <w:r w:rsidR="00074F42" w:rsidRPr="00A3036C">
        <w:rPr>
          <w:rFonts w:ascii="Times New Roman" w:hAnsi="Times New Roman" w:cs="Times New Roman"/>
          <w:i/>
          <w:iCs/>
          <w:sz w:val="24"/>
          <w:szCs w:val="24"/>
        </w:rPr>
        <w:t xml:space="preserve">ganância </w:t>
      </w:r>
      <w:r w:rsidR="00074F42" w:rsidRPr="00A3036C">
        <w:rPr>
          <w:rFonts w:ascii="Times New Roman" w:hAnsi="Times New Roman" w:cs="Times New Roman"/>
          <w:sz w:val="24"/>
          <w:szCs w:val="24"/>
        </w:rPr>
        <w:t xml:space="preserve">e </w:t>
      </w:r>
      <w:r w:rsidR="00074F42" w:rsidRPr="00A3036C">
        <w:rPr>
          <w:rFonts w:ascii="Times New Roman" w:hAnsi="Times New Roman" w:cs="Times New Roman"/>
          <w:i/>
          <w:iCs/>
          <w:sz w:val="24"/>
          <w:szCs w:val="24"/>
        </w:rPr>
        <w:t>medo</w:t>
      </w:r>
      <w:r w:rsidR="00074F42" w:rsidRPr="00A3036C">
        <w:rPr>
          <w:rFonts w:ascii="Times New Roman" w:hAnsi="Times New Roman" w:cs="Times New Roman"/>
          <w:sz w:val="24"/>
          <w:szCs w:val="24"/>
        </w:rPr>
        <w:t>.</w:t>
      </w:r>
      <w:r w:rsidR="00701CC4" w:rsidRPr="00A3036C">
        <w:rPr>
          <w:rFonts w:ascii="Times New Roman" w:hAnsi="Times New Roman" w:cs="Times New Roman"/>
          <w:sz w:val="24"/>
          <w:szCs w:val="24"/>
        </w:rPr>
        <w:t xml:space="preserve"> Os </w:t>
      </w:r>
      <w:r w:rsidR="00701CC4" w:rsidRPr="00A3036C">
        <w:rPr>
          <w:rFonts w:ascii="Times New Roman" w:hAnsi="Times New Roman" w:cs="Times New Roman"/>
          <w:i/>
          <w:iCs/>
          <w:sz w:val="24"/>
          <w:szCs w:val="24"/>
        </w:rPr>
        <w:t>malenirus</w:t>
      </w:r>
      <w:r w:rsidR="00701CC4" w:rsidRPr="00A3036C">
        <w:rPr>
          <w:rFonts w:ascii="Times New Roman" w:hAnsi="Times New Roman" w:cs="Times New Roman"/>
          <w:sz w:val="24"/>
          <w:szCs w:val="24"/>
        </w:rPr>
        <w:t xml:space="preserve">, </w:t>
      </w:r>
      <w:r w:rsidR="00701CC4" w:rsidRPr="00A3036C">
        <w:rPr>
          <w:rFonts w:ascii="Times New Roman" w:hAnsi="Times New Roman" w:cs="Times New Roman"/>
          <w:i/>
          <w:iCs/>
          <w:sz w:val="24"/>
          <w:szCs w:val="24"/>
        </w:rPr>
        <w:t xml:space="preserve">reinonaques </w:t>
      </w:r>
      <w:r w:rsidR="00701CC4" w:rsidRPr="00A3036C">
        <w:rPr>
          <w:rFonts w:ascii="Times New Roman" w:hAnsi="Times New Roman" w:cs="Times New Roman"/>
          <w:sz w:val="24"/>
          <w:szCs w:val="24"/>
        </w:rPr>
        <w:t xml:space="preserve">e </w:t>
      </w:r>
      <w:r w:rsidR="00701CC4" w:rsidRPr="00A3036C">
        <w:rPr>
          <w:rFonts w:ascii="Times New Roman" w:hAnsi="Times New Roman" w:cs="Times New Roman"/>
          <w:i/>
          <w:iCs/>
          <w:sz w:val="24"/>
          <w:szCs w:val="24"/>
        </w:rPr>
        <w:t>dominitilianos</w:t>
      </w:r>
      <w:r w:rsidR="005F38D7" w:rsidRPr="00A3036C">
        <w:rPr>
          <w:rFonts w:ascii="Times New Roman" w:hAnsi="Times New Roman" w:cs="Times New Roman"/>
          <w:i/>
          <w:iCs/>
          <w:sz w:val="24"/>
          <w:szCs w:val="24"/>
        </w:rPr>
        <w:t xml:space="preserve"> </w:t>
      </w:r>
      <w:r w:rsidR="005F38D7" w:rsidRPr="00A3036C">
        <w:rPr>
          <w:rFonts w:ascii="Times New Roman" w:hAnsi="Times New Roman" w:cs="Times New Roman"/>
          <w:sz w:val="24"/>
          <w:szCs w:val="24"/>
        </w:rPr>
        <w:t>precisam, urgentemente, chegarem a um consenso, sob pena de Algozlenirus</w:t>
      </w:r>
      <w:r w:rsidR="00714A09" w:rsidRPr="00A3036C">
        <w:rPr>
          <w:rFonts w:ascii="Times New Roman" w:hAnsi="Times New Roman" w:cs="Times New Roman"/>
          <w:sz w:val="24"/>
          <w:szCs w:val="24"/>
        </w:rPr>
        <w:t>, proprietário do topo piramidal, arbitrar</w:t>
      </w:r>
      <w:r w:rsidR="00CD4B37" w:rsidRPr="00A3036C">
        <w:rPr>
          <w:rFonts w:ascii="Times New Roman" w:hAnsi="Times New Roman" w:cs="Times New Roman"/>
          <w:sz w:val="24"/>
          <w:szCs w:val="24"/>
        </w:rPr>
        <w:t xml:space="preserve">, a despeito dos desejos de Reinódio, Reinovil e </w:t>
      </w:r>
      <w:r w:rsidR="00F9438F" w:rsidRPr="00A3036C">
        <w:rPr>
          <w:rFonts w:ascii="Times New Roman" w:hAnsi="Times New Roman" w:cs="Times New Roman"/>
          <w:sz w:val="24"/>
          <w:szCs w:val="24"/>
        </w:rPr>
        <w:t>I</w:t>
      </w:r>
      <w:r w:rsidR="00CD4B37" w:rsidRPr="00A3036C">
        <w:rPr>
          <w:rFonts w:ascii="Times New Roman" w:hAnsi="Times New Roman" w:cs="Times New Roman"/>
          <w:sz w:val="24"/>
          <w:szCs w:val="24"/>
        </w:rPr>
        <w:t>lusiodiano</w:t>
      </w:r>
      <w:r w:rsidR="00F9438F" w:rsidRPr="00A3036C">
        <w:rPr>
          <w:rFonts w:ascii="Times New Roman" w:hAnsi="Times New Roman" w:cs="Times New Roman"/>
          <w:sz w:val="24"/>
          <w:szCs w:val="24"/>
        </w:rPr>
        <w:t>, as sanções</w:t>
      </w:r>
      <w:r w:rsidR="000E242E" w:rsidRPr="00A3036C">
        <w:rPr>
          <w:rFonts w:ascii="Times New Roman" w:hAnsi="Times New Roman" w:cs="Times New Roman"/>
          <w:sz w:val="24"/>
          <w:szCs w:val="24"/>
        </w:rPr>
        <w:t>,</w:t>
      </w:r>
      <w:r w:rsidR="001E32E9" w:rsidRPr="00A3036C">
        <w:rPr>
          <w:rFonts w:ascii="Times New Roman" w:hAnsi="Times New Roman" w:cs="Times New Roman"/>
          <w:sz w:val="24"/>
          <w:szCs w:val="24"/>
        </w:rPr>
        <w:t xml:space="preserve"> fantasiadas de bondade</w:t>
      </w:r>
      <w:r w:rsidR="000E242E" w:rsidRPr="00A3036C">
        <w:rPr>
          <w:rFonts w:ascii="Times New Roman" w:hAnsi="Times New Roman" w:cs="Times New Roman"/>
          <w:sz w:val="24"/>
          <w:szCs w:val="24"/>
        </w:rPr>
        <w:t>s, a serem aplicadas</w:t>
      </w:r>
      <w:r w:rsidR="00CA6614" w:rsidRPr="00A3036C">
        <w:rPr>
          <w:rFonts w:ascii="Times New Roman" w:hAnsi="Times New Roman" w:cs="Times New Roman"/>
          <w:sz w:val="24"/>
          <w:szCs w:val="24"/>
        </w:rPr>
        <w:t xml:space="preserve"> </w:t>
      </w:r>
      <w:r w:rsidR="00713A42" w:rsidRPr="00A3036C">
        <w:rPr>
          <w:rFonts w:ascii="Times New Roman" w:hAnsi="Times New Roman" w:cs="Times New Roman"/>
          <w:sz w:val="24"/>
          <w:szCs w:val="24"/>
        </w:rPr>
        <w:t>na população de</w:t>
      </w:r>
      <w:r w:rsidR="00CA6614" w:rsidRPr="00A3036C">
        <w:rPr>
          <w:rFonts w:ascii="Times New Roman" w:hAnsi="Times New Roman" w:cs="Times New Roman"/>
          <w:sz w:val="24"/>
          <w:szCs w:val="24"/>
        </w:rPr>
        <w:t xml:space="preserve"> todo </w:t>
      </w:r>
      <w:r w:rsidR="00713A42" w:rsidRPr="00A3036C">
        <w:rPr>
          <w:rFonts w:ascii="Times New Roman" w:hAnsi="Times New Roman" w:cs="Times New Roman"/>
          <w:sz w:val="24"/>
          <w:szCs w:val="24"/>
        </w:rPr>
        <w:t xml:space="preserve">o </w:t>
      </w:r>
      <w:r w:rsidR="00CA6614" w:rsidRPr="00A3036C">
        <w:rPr>
          <w:rFonts w:ascii="Times New Roman" w:hAnsi="Times New Roman" w:cs="Times New Roman"/>
          <w:sz w:val="24"/>
          <w:szCs w:val="24"/>
        </w:rPr>
        <w:t>orbe</w:t>
      </w:r>
      <w:r w:rsidR="00B45FAF" w:rsidRPr="00A3036C">
        <w:rPr>
          <w:rFonts w:ascii="Times New Roman" w:hAnsi="Times New Roman" w:cs="Times New Roman"/>
          <w:sz w:val="24"/>
          <w:szCs w:val="24"/>
        </w:rPr>
        <w:t>.</w:t>
      </w:r>
    </w:p>
    <w:p w14:paraId="35215881" w14:textId="0F90042C" w:rsidR="00B45FAF" w:rsidRPr="00A3036C" w:rsidRDefault="00B45FAF" w:rsidP="005F38D7">
      <w:pPr>
        <w:jc w:val="both"/>
        <w:rPr>
          <w:rFonts w:ascii="Times New Roman" w:hAnsi="Times New Roman" w:cs="Times New Roman"/>
          <w:sz w:val="24"/>
          <w:szCs w:val="24"/>
        </w:rPr>
      </w:pPr>
      <w:r w:rsidRPr="00A3036C">
        <w:rPr>
          <w:rFonts w:ascii="Times New Roman" w:hAnsi="Times New Roman" w:cs="Times New Roman"/>
          <w:sz w:val="24"/>
          <w:szCs w:val="24"/>
        </w:rPr>
        <w:t>▬</w:t>
      </w:r>
      <w:r w:rsidR="00030129" w:rsidRPr="00A3036C">
        <w:rPr>
          <w:rFonts w:ascii="Times New Roman" w:hAnsi="Times New Roman" w:cs="Times New Roman"/>
          <w:sz w:val="24"/>
          <w:szCs w:val="24"/>
        </w:rPr>
        <w:t xml:space="preserve"> </w:t>
      </w:r>
      <w:r w:rsidR="00850843" w:rsidRPr="00A3036C">
        <w:rPr>
          <w:rFonts w:ascii="Times New Roman" w:hAnsi="Times New Roman" w:cs="Times New Roman"/>
          <w:sz w:val="24"/>
          <w:szCs w:val="24"/>
        </w:rPr>
        <w:t xml:space="preserve">As notícias como é do conhecimento de todos são péssimas ― Reinovil comenta </w:t>
      </w:r>
      <w:r w:rsidR="00026E96" w:rsidRPr="00A3036C">
        <w:rPr>
          <w:rFonts w:ascii="Times New Roman" w:hAnsi="Times New Roman" w:cs="Times New Roman"/>
          <w:sz w:val="24"/>
          <w:szCs w:val="24"/>
        </w:rPr>
        <w:t xml:space="preserve">os resultados das análises do </w:t>
      </w:r>
      <w:r w:rsidR="00026E96" w:rsidRPr="00A3036C">
        <w:rPr>
          <w:rFonts w:ascii="Times New Roman" w:hAnsi="Times New Roman" w:cs="Times New Roman"/>
          <w:i/>
          <w:iCs/>
          <w:sz w:val="24"/>
          <w:szCs w:val="24"/>
        </w:rPr>
        <w:t>pacote de maldades</w:t>
      </w:r>
      <w:r w:rsidR="002F6B74" w:rsidRPr="00A3036C">
        <w:rPr>
          <w:rFonts w:ascii="Times New Roman" w:hAnsi="Times New Roman" w:cs="Times New Roman"/>
          <w:i/>
          <w:iCs/>
          <w:sz w:val="24"/>
          <w:szCs w:val="24"/>
        </w:rPr>
        <w:t xml:space="preserve"> </w:t>
      </w:r>
      <w:r w:rsidR="00850843" w:rsidRPr="00A3036C">
        <w:rPr>
          <w:rFonts w:ascii="Times New Roman" w:hAnsi="Times New Roman" w:cs="Times New Roman"/>
          <w:sz w:val="24"/>
          <w:szCs w:val="24"/>
        </w:rPr>
        <w:t>―</w:t>
      </w:r>
      <w:r w:rsidR="002F6B74" w:rsidRPr="00A3036C">
        <w:rPr>
          <w:rFonts w:ascii="Times New Roman" w:hAnsi="Times New Roman" w:cs="Times New Roman"/>
          <w:sz w:val="24"/>
          <w:szCs w:val="24"/>
        </w:rPr>
        <w:t xml:space="preserve"> Neste mesmo período </w:t>
      </w:r>
      <w:r w:rsidR="001E1252" w:rsidRPr="00A3036C">
        <w:rPr>
          <w:rFonts w:ascii="Times New Roman" w:hAnsi="Times New Roman" w:cs="Times New Roman"/>
          <w:sz w:val="24"/>
          <w:szCs w:val="24"/>
        </w:rPr>
        <w:t>no</w:t>
      </w:r>
      <w:r w:rsidR="002106FD" w:rsidRPr="00A3036C">
        <w:rPr>
          <w:rFonts w:ascii="Times New Roman" w:hAnsi="Times New Roman" w:cs="Times New Roman"/>
          <w:sz w:val="24"/>
          <w:szCs w:val="24"/>
        </w:rPr>
        <w:t xml:space="preserve"> ano de</w:t>
      </w:r>
      <w:r w:rsidR="001E1252" w:rsidRPr="00A3036C">
        <w:rPr>
          <w:rFonts w:ascii="Times New Roman" w:hAnsi="Times New Roman" w:cs="Times New Roman"/>
          <w:sz w:val="24"/>
          <w:szCs w:val="24"/>
        </w:rPr>
        <w:t xml:space="preserve"> 2024</w:t>
      </w:r>
      <w:r w:rsidR="002106FD" w:rsidRPr="00A3036C">
        <w:rPr>
          <w:rFonts w:ascii="Times New Roman" w:hAnsi="Times New Roman" w:cs="Times New Roman"/>
          <w:sz w:val="24"/>
          <w:szCs w:val="24"/>
        </w:rPr>
        <w:t xml:space="preserve">, sem o </w:t>
      </w:r>
      <w:r w:rsidR="002106FD" w:rsidRPr="00A3036C">
        <w:rPr>
          <w:rFonts w:ascii="Times New Roman" w:hAnsi="Times New Roman" w:cs="Times New Roman"/>
          <w:b/>
          <w:bCs/>
          <w:sz w:val="24"/>
          <w:szCs w:val="24"/>
        </w:rPr>
        <w:t>reset</w:t>
      </w:r>
      <w:r w:rsidR="00277068" w:rsidRPr="00A3036C">
        <w:rPr>
          <w:rFonts w:ascii="Times New Roman" w:hAnsi="Times New Roman" w:cs="Times New Roman"/>
          <w:sz w:val="24"/>
          <w:szCs w:val="24"/>
        </w:rPr>
        <w:t>, os pontos de luzes</w:t>
      </w:r>
      <w:r w:rsidR="005E6345" w:rsidRPr="00A3036C">
        <w:rPr>
          <w:rFonts w:ascii="Times New Roman" w:hAnsi="Times New Roman" w:cs="Times New Roman"/>
          <w:sz w:val="24"/>
          <w:szCs w:val="24"/>
        </w:rPr>
        <w:t xml:space="preserve"> indicativos,</w:t>
      </w:r>
      <w:r w:rsidR="00277068" w:rsidRPr="00A3036C">
        <w:rPr>
          <w:rFonts w:ascii="Times New Roman" w:hAnsi="Times New Roman" w:cs="Times New Roman"/>
          <w:sz w:val="24"/>
          <w:szCs w:val="24"/>
        </w:rPr>
        <w:t xml:space="preserve"> perceptíveis</w:t>
      </w:r>
      <w:r w:rsidR="005E6345" w:rsidRPr="00A3036C">
        <w:rPr>
          <w:rFonts w:ascii="Times New Roman" w:hAnsi="Times New Roman" w:cs="Times New Roman"/>
          <w:sz w:val="24"/>
          <w:szCs w:val="24"/>
        </w:rPr>
        <w:t>,</w:t>
      </w:r>
      <w:r w:rsidR="00277068" w:rsidRPr="00A3036C">
        <w:rPr>
          <w:rFonts w:ascii="Times New Roman" w:hAnsi="Times New Roman" w:cs="Times New Roman"/>
          <w:sz w:val="24"/>
          <w:szCs w:val="24"/>
        </w:rPr>
        <w:t xml:space="preserve"> monitorados do </w:t>
      </w:r>
      <w:r w:rsidR="00277068" w:rsidRPr="00A3036C">
        <w:rPr>
          <w:rFonts w:ascii="Times New Roman" w:hAnsi="Times New Roman" w:cs="Times New Roman"/>
          <w:i/>
          <w:iCs/>
          <w:sz w:val="24"/>
          <w:szCs w:val="24"/>
        </w:rPr>
        <w:t>despertar</w:t>
      </w:r>
      <w:r w:rsidR="00ED78B9" w:rsidRPr="00A3036C">
        <w:rPr>
          <w:rFonts w:ascii="Times New Roman" w:hAnsi="Times New Roman" w:cs="Times New Roman"/>
          <w:i/>
          <w:iCs/>
          <w:sz w:val="24"/>
          <w:szCs w:val="24"/>
        </w:rPr>
        <w:t xml:space="preserve"> terrícola</w:t>
      </w:r>
      <w:r w:rsidR="005E6345" w:rsidRPr="00A3036C">
        <w:rPr>
          <w:rFonts w:ascii="Times New Roman" w:hAnsi="Times New Roman" w:cs="Times New Roman"/>
          <w:i/>
          <w:iCs/>
          <w:sz w:val="24"/>
          <w:szCs w:val="24"/>
        </w:rPr>
        <w:t xml:space="preserve"> </w:t>
      </w:r>
      <w:r w:rsidR="005E6345" w:rsidRPr="00A3036C">
        <w:rPr>
          <w:rFonts w:ascii="Times New Roman" w:hAnsi="Times New Roman" w:cs="Times New Roman"/>
          <w:sz w:val="24"/>
          <w:szCs w:val="24"/>
        </w:rPr>
        <w:t xml:space="preserve">apresentam aumento exponencial. </w:t>
      </w:r>
      <w:r w:rsidR="00BB421B" w:rsidRPr="00A3036C">
        <w:rPr>
          <w:rFonts w:ascii="Times New Roman" w:hAnsi="Times New Roman" w:cs="Times New Roman"/>
          <w:sz w:val="24"/>
          <w:szCs w:val="24"/>
        </w:rPr>
        <w:t xml:space="preserve">▬ </w:t>
      </w:r>
      <w:r w:rsidR="00C903CC" w:rsidRPr="00A3036C">
        <w:rPr>
          <w:rFonts w:ascii="Times New Roman" w:hAnsi="Times New Roman" w:cs="Times New Roman"/>
          <w:sz w:val="24"/>
          <w:szCs w:val="24"/>
        </w:rPr>
        <w:t>revalida.</w:t>
      </w:r>
    </w:p>
    <w:p w14:paraId="2844E051" w14:textId="77777777" w:rsidR="008B24B5" w:rsidRPr="00A3036C" w:rsidRDefault="00C903CC" w:rsidP="005F38D7">
      <w:pPr>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21DE8" w:rsidRPr="00A3036C">
        <w:rPr>
          <w:rFonts w:ascii="Times New Roman" w:hAnsi="Times New Roman" w:cs="Times New Roman"/>
          <w:sz w:val="24"/>
          <w:szCs w:val="24"/>
        </w:rPr>
        <w:t xml:space="preserve">Intensifiquemos </w:t>
      </w:r>
      <w:r w:rsidR="005B130A" w:rsidRPr="00A3036C">
        <w:rPr>
          <w:rFonts w:ascii="Times New Roman" w:hAnsi="Times New Roman" w:cs="Times New Roman"/>
          <w:sz w:val="24"/>
          <w:szCs w:val="24"/>
        </w:rPr>
        <w:t>condutas criminosas hediondas ― Re</w:t>
      </w:r>
      <w:r w:rsidR="005C1407" w:rsidRPr="00A3036C">
        <w:rPr>
          <w:rFonts w:ascii="Times New Roman" w:hAnsi="Times New Roman" w:cs="Times New Roman"/>
          <w:sz w:val="24"/>
          <w:szCs w:val="24"/>
        </w:rPr>
        <w:t>i</w:t>
      </w:r>
      <w:r w:rsidR="005B130A" w:rsidRPr="00A3036C">
        <w:rPr>
          <w:rFonts w:ascii="Times New Roman" w:hAnsi="Times New Roman" w:cs="Times New Roman"/>
          <w:sz w:val="24"/>
          <w:szCs w:val="24"/>
        </w:rPr>
        <w:t>nódio sugestiona</w:t>
      </w:r>
      <w:r w:rsidR="005C1407" w:rsidRPr="00A3036C">
        <w:rPr>
          <w:rFonts w:ascii="Times New Roman" w:hAnsi="Times New Roman" w:cs="Times New Roman"/>
          <w:sz w:val="24"/>
          <w:szCs w:val="24"/>
        </w:rPr>
        <w:t xml:space="preserve"> </w:t>
      </w:r>
      <w:r w:rsidR="005B130A" w:rsidRPr="00A3036C">
        <w:rPr>
          <w:rFonts w:ascii="Times New Roman" w:hAnsi="Times New Roman" w:cs="Times New Roman"/>
          <w:sz w:val="24"/>
          <w:szCs w:val="24"/>
        </w:rPr>
        <w:t>―</w:t>
      </w:r>
      <w:r w:rsidR="005C1407" w:rsidRPr="00A3036C">
        <w:rPr>
          <w:rFonts w:ascii="Times New Roman" w:hAnsi="Times New Roman" w:cs="Times New Roman"/>
          <w:sz w:val="24"/>
          <w:szCs w:val="24"/>
        </w:rPr>
        <w:t xml:space="preserve"> Fam</w:t>
      </w:r>
      <w:r w:rsidR="00635324" w:rsidRPr="00A3036C">
        <w:rPr>
          <w:rFonts w:ascii="Times New Roman" w:hAnsi="Times New Roman" w:cs="Times New Roman"/>
          <w:sz w:val="24"/>
          <w:szCs w:val="24"/>
        </w:rPr>
        <w:t xml:space="preserve">iliares se matando, </w:t>
      </w:r>
      <w:r w:rsidR="000B4693" w:rsidRPr="00A3036C">
        <w:rPr>
          <w:rFonts w:ascii="Times New Roman" w:hAnsi="Times New Roman" w:cs="Times New Roman"/>
          <w:sz w:val="24"/>
          <w:szCs w:val="24"/>
        </w:rPr>
        <w:t>mortes matadas de idosos, crianças e animais de estimação</w:t>
      </w:r>
      <w:r w:rsidR="003F51C6" w:rsidRPr="00A3036C">
        <w:rPr>
          <w:rFonts w:ascii="Times New Roman" w:hAnsi="Times New Roman" w:cs="Times New Roman"/>
          <w:sz w:val="24"/>
          <w:szCs w:val="24"/>
        </w:rPr>
        <w:t>, desentendimento entre governanças do G7</w:t>
      </w:r>
      <w:r w:rsidR="00684E05" w:rsidRPr="00A3036C">
        <w:rPr>
          <w:rFonts w:ascii="Times New Roman" w:hAnsi="Times New Roman" w:cs="Times New Roman"/>
          <w:sz w:val="24"/>
          <w:szCs w:val="24"/>
        </w:rPr>
        <w:t xml:space="preserve"> </w:t>
      </w:r>
      <w:r w:rsidR="001E2D0A" w:rsidRPr="00A3036C">
        <w:rPr>
          <w:rFonts w:ascii="Times New Roman" w:hAnsi="Times New Roman" w:cs="Times New Roman"/>
          <w:sz w:val="24"/>
          <w:szCs w:val="24"/>
        </w:rPr>
        <w:t>prenunciam a 3ª Guerra Mundial</w:t>
      </w:r>
      <w:r w:rsidR="000328AD" w:rsidRPr="00A3036C">
        <w:rPr>
          <w:rFonts w:ascii="Times New Roman" w:hAnsi="Times New Roman" w:cs="Times New Roman"/>
          <w:sz w:val="24"/>
          <w:szCs w:val="24"/>
        </w:rPr>
        <w:t>. ▬ irado.</w:t>
      </w:r>
    </w:p>
    <w:p w14:paraId="48557A20" w14:textId="2741F888" w:rsidR="001D589E" w:rsidRPr="00A3036C" w:rsidRDefault="008B24B5" w:rsidP="005F38D7">
      <w:pPr>
        <w:jc w:val="both"/>
        <w:rPr>
          <w:rFonts w:ascii="Times New Roman" w:hAnsi="Times New Roman" w:cs="Times New Roman"/>
          <w:sz w:val="24"/>
          <w:szCs w:val="24"/>
        </w:rPr>
      </w:pPr>
      <w:r w:rsidRPr="00A3036C">
        <w:rPr>
          <w:rFonts w:ascii="Times New Roman" w:hAnsi="Times New Roman" w:cs="Times New Roman"/>
          <w:sz w:val="24"/>
          <w:szCs w:val="24"/>
        </w:rPr>
        <w:t>▬ Não precisamos radicalizar neste momento ― Ilusiodian</w:t>
      </w:r>
      <w:r w:rsidR="00EA64C0" w:rsidRPr="00A3036C">
        <w:rPr>
          <w:rFonts w:ascii="Times New Roman" w:hAnsi="Times New Roman" w:cs="Times New Roman"/>
          <w:sz w:val="24"/>
          <w:szCs w:val="24"/>
        </w:rPr>
        <w:t xml:space="preserve">o, ponderado, opina </w:t>
      </w:r>
      <w:r w:rsidRPr="00A3036C">
        <w:rPr>
          <w:rFonts w:ascii="Times New Roman" w:hAnsi="Times New Roman" w:cs="Times New Roman"/>
          <w:sz w:val="24"/>
          <w:szCs w:val="24"/>
        </w:rPr>
        <w:t>―</w:t>
      </w:r>
      <w:r w:rsidR="00EA64C0" w:rsidRPr="00A3036C">
        <w:rPr>
          <w:rFonts w:ascii="Times New Roman" w:hAnsi="Times New Roman" w:cs="Times New Roman"/>
          <w:sz w:val="24"/>
          <w:szCs w:val="24"/>
        </w:rPr>
        <w:t xml:space="preserve"> Conflito mundial deve estar no fim da fila</w:t>
      </w:r>
      <w:r w:rsidR="00F212C3" w:rsidRPr="00A3036C">
        <w:rPr>
          <w:rFonts w:ascii="Times New Roman" w:hAnsi="Times New Roman" w:cs="Times New Roman"/>
          <w:sz w:val="24"/>
          <w:szCs w:val="24"/>
        </w:rPr>
        <w:t xml:space="preserve"> do </w:t>
      </w:r>
      <w:r w:rsidR="00F212C3" w:rsidRPr="00A3036C">
        <w:rPr>
          <w:rFonts w:ascii="Times New Roman" w:hAnsi="Times New Roman" w:cs="Times New Roman"/>
          <w:i/>
          <w:iCs/>
          <w:sz w:val="24"/>
          <w:szCs w:val="24"/>
        </w:rPr>
        <w:t xml:space="preserve">pacote de maldades ― </w:t>
      </w:r>
      <w:r w:rsidR="004F5988" w:rsidRPr="00A3036C">
        <w:rPr>
          <w:rFonts w:ascii="Times New Roman" w:hAnsi="Times New Roman" w:cs="Times New Roman"/>
          <w:sz w:val="24"/>
          <w:szCs w:val="24"/>
        </w:rPr>
        <w:t>Contundente, d</w:t>
      </w:r>
      <w:r w:rsidR="00667677" w:rsidRPr="00A3036C">
        <w:rPr>
          <w:rFonts w:ascii="Times New Roman" w:hAnsi="Times New Roman" w:cs="Times New Roman"/>
          <w:sz w:val="24"/>
          <w:szCs w:val="24"/>
        </w:rPr>
        <w:t>escart</w:t>
      </w:r>
      <w:r w:rsidR="00860D56" w:rsidRPr="00A3036C">
        <w:rPr>
          <w:rFonts w:ascii="Times New Roman" w:hAnsi="Times New Roman" w:cs="Times New Roman"/>
          <w:sz w:val="24"/>
          <w:szCs w:val="24"/>
        </w:rPr>
        <w:t>a</w:t>
      </w:r>
      <w:r w:rsidR="00C71774" w:rsidRPr="00A3036C">
        <w:rPr>
          <w:rFonts w:ascii="Times New Roman" w:hAnsi="Times New Roman" w:cs="Times New Roman"/>
          <w:sz w:val="24"/>
          <w:szCs w:val="24"/>
        </w:rPr>
        <w:t xml:space="preserve"> esta possibilidade no </w:t>
      </w:r>
      <w:r w:rsidR="00C71774" w:rsidRPr="00A3036C">
        <w:rPr>
          <w:rFonts w:ascii="Times New Roman" w:hAnsi="Times New Roman" w:cs="Times New Roman"/>
          <w:sz w:val="24"/>
          <w:szCs w:val="24"/>
        </w:rPr>
        <w:lastRenderedPageBreak/>
        <w:t>momento</w:t>
      </w:r>
      <w:r w:rsidR="00860D56" w:rsidRPr="00A3036C">
        <w:rPr>
          <w:rFonts w:ascii="Times New Roman" w:hAnsi="Times New Roman" w:cs="Times New Roman"/>
          <w:sz w:val="24"/>
          <w:szCs w:val="24"/>
        </w:rPr>
        <w:t xml:space="preserve"> </w:t>
      </w:r>
      <w:r w:rsidR="00F212C3" w:rsidRPr="00A3036C">
        <w:rPr>
          <w:rFonts w:ascii="Times New Roman" w:hAnsi="Times New Roman" w:cs="Times New Roman"/>
          <w:i/>
          <w:iCs/>
          <w:sz w:val="24"/>
          <w:szCs w:val="24"/>
        </w:rPr>
        <w:t>―</w:t>
      </w:r>
      <w:r w:rsidR="00C71774" w:rsidRPr="00A3036C">
        <w:rPr>
          <w:rFonts w:ascii="Times New Roman" w:hAnsi="Times New Roman" w:cs="Times New Roman"/>
          <w:i/>
          <w:iCs/>
          <w:sz w:val="24"/>
          <w:szCs w:val="24"/>
        </w:rPr>
        <w:t xml:space="preserve"> </w:t>
      </w:r>
      <w:r w:rsidR="00C71774" w:rsidRPr="00A3036C">
        <w:rPr>
          <w:rFonts w:ascii="Times New Roman" w:hAnsi="Times New Roman" w:cs="Times New Roman"/>
          <w:sz w:val="24"/>
          <w:szCs w:val="24"/>
        </w:rPr>
        <w:t>Temos como nosso maior aliado</w:t>
      </w:r>
      <w:r w:rsidR="00A77B95" w:rsidRPr="00A3036C">
        <w:rPr>
          <w:rFonts w:ascii="Times New Roman" w:hAnsi="Times New Roman" w:cs="Times New Roman"/>
          <w:sz w:val="24"/>
          <w:szCs w:val="24"/>
        </w:rPr>
        <w:t>, o próprio ser humano</w:t>
      </w:r>
      <w:r w:rsidR="004E1E22" w:rsidRPr="00A3036C">
        <w:rPr>
          <w:rFonts w:ascii="Times New Roman" w:hAnsi="Times New Roman" w:cs="Times New Roman"/>
          <w:sz w:val="24"/>
          <w:szCs w:val="24"/>
        </w:rPr>
        <w:t xml:space="preserve"> </w:t>
      </w:r>
      <w:r w:rsidR="00A77B95" w:rsidRPr="00A3036C">
        <w:rPr>
          <w:rFonts w:ascii="Times New Roman" w:hAnsi="Times New Roman" w:cs="Times New Roman"/>
          <w:sz w:val="24"/>
          <w:szCs w:val="24"/>
        </w:rPr>
        <w:t>submisso a mentira e ilusão do Sistema Terr</w:t>
      </w:r>
      <w:r w:rsidR="0092263E" w:rsidRPr="00A3036C">
        <w:rPr>
          <w:rFonts w:ascii="Times New Roman" w:hAnsi="Times New Roman" w:cs="Times New Roman"/>
          <w:sz w:val="24"/>
          <w:szCs w:val="24"/>
        </w:rPr>
        <w:t>a criado para</w:t>
      </w:r>
      <w:r w:rsidR="00F930BA" w:rsidRPr="00A3036C">
        <w:rPr>
          <w:rFonts w:ascii="Times New Roman" w:hAnsi="Times New Roman" w:cs="Times New Roman"/>
          <w:sz w:val="24"/>
          <w:szCs w:val="24"/>
        </w:rPr>
        <w:t xml:space="preserve"> termos sua total dominação.</w:t>
      </w:r>
      <w:r w:rsidR="003607EF" w:rsidRPr="00A3036C">
        <w:rPr>
          <w:rFonts w:ascii="Times New Roman" w:hAnsi="Times New Roman" w:cs="Times New Roman"/>
          <w:sz w:val="24"/>
          <w:szCs w:val="24"/>
        </w:rPr>
        <w:t xml:space="preserve"> ▬ </w:t>
      </w:r>
      <w:r w:rsidR="001D589E" w:rsidRPr="00A3036C">
        <w:rPr>
          <w:rFonts w:ascii="Times New Roman" w:hAnsi="Times New Roman" w:cs="Times New Roman"/>
          <w:sz w:val="24"/>
          <w:szCs w:val="24"/>
        </w:rPr>
        <w:t>caracteriza.</w:t>
      </w:r>
    </w:p>
    <w:p w14:paraId="54A1F88F" w14:textId="23C9AC1D" w:rsidR="00FF3093" w:rsidRPr="00A3036C" w:rsidRDefault="001D589E" w:rsidP="005F38D7">
      <w:pPr>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FC1383" w:rsidRPr="00A3036C">
        <w:rPr>
          <w:rFonts w:ascii="Times New Roman" w:hAnsi="Times New Roman" w:cs="Times New Roman"/>
          <w:sz w:val="24"/>
          <w:szCs w:val="24"/>
        </w:rPr>
        <w:t>Lembro de uma máxima dos Harrison, Taylor e Agregados</w:t>
      </w:r>
      <w:r w:rsidR="00A2748E" w:rsidRPr="00A3036C">
        <w:rPr>
          <w:rFonts w:ascii="Times New Roman" w:hAnsi="Times New Roman" w:cs="Times New Roman"/>
          <w:sz w:val="24"/>
          <w:szCs w:val="24"/>
        </w:rPr>
        <w:t xml:space="preserve"> ―</w:t>
      </w:r>
      <w:r w:rsidR="005957E7" w:rsidRPr="00A3036C">
        <w:rPr>
          <w:rFonts w:ascii="Times New Roman" w:hAnsi="Times New Roman" w:cs="Times New Roman"/>
          <w:sz w:val="24"/>
          <w:szCs w:val="24"/>
        </w:rPr>
        <w:t xml:space="preserve"> Algozlenirus, descontraído, observa </w:t>
      </w:r>
      <w:r w:rsidR="00A2748E" w:rsidRPr="00A3036C">
        <w:rPr>
          <w:rFonts w:ascii="Times New Roman" w:hAnsi="Times New Roman" w:cs="Times New Roman"/>
          <w:sz w:val="24"/>
          <w:szCs w:val="24"/>
        </w:rPr>
        <w:t>―</w:t>
      </w:r>
      <w:r w:rsidR="005957E7" w:rsidRPr="00A3036C">
        <w:rPr>
          <w:rFonts w:ascii="Times New Roman" w:hAnsi="Times New Roman" w:cs="Times New Roman"/>
          <w:sz w:val="24"/>
          <w:szCs w:val="24"/>
        </w:rPr>
        <w:t xml:space="preserve"> </w:t>
      </w:r>
      <w:r w:rsidR="00806EAD" w:rsidRPr="00A3036C">
        <w:rPr>
          <w:rFonts w:ascii="Times New Roman" w:hAnsi="Times New Roman" w:cs="Times New Roman"/>
          <w:sz w:val="24"/>
          <w:szCs w:val="24"/>
        </w:rPr>
        <w:t xml:space="preserve">Muito interessante e verdadeira, </w:t>
      </w:r>
      <w:r w:rsidR="00806EAD" w:rsidRPr="00A3036C">
        <w:rPr>
          <w:rFonts w:ascii="Times New Roman" w:hAnsi="Times New Roman" w:cs="Times New Roman"/>
          <w:i/>
          <w:iCs/>
          <w:sz w:val="24"/>
          <w:szCs w:val="24"/>
        </w:rPr>
        <w:t xml:space="preserve">mais se pode </w:t>
      </w:r>
      <w:r w:rsidR="004E1E22" w:rsidRPr="00A3036C">
        <w:rPr>
          <w:rFonts w:ascii="Times New Roman" w:hAnsi="Times New Roman" w:cs="Times New Roman"/>
          <w:i/>
          <w:iCs/>
          <w:sz w:val="24"/>
          <w:szCs w:val="24"/>
        </w:rPr>
        <w:t xml:space="preserve">aprender </w:t>
      </w:r>
      <w:r w:rsidR="00806EAD" w:rsidRPr="00A3036C">
        <w:rPr>
          <w:rFonts w:ascii="Times New Roman" w:hAnsi="Times New Roman" w:cs="Times New Roman"/>
          <w:i/>
          <w:iCs/>
          <w:sz w:val="24"/>
          <w:szCs w:val="24"/>
        </w:rPr>
        <w:t>pelos ouvidos, de que pelos olhos</w:t>
      </w:r>
      <w:r w:rsidR="00265966" w:rsidRPr="00A3036C">
        <w:rPr>
          <w:rFonts w:ascii="Times New Roman" w:hAnsi="Times New Roman" w:cs="Times New Roman"/>
          <w:sz w:val="24"/>
          <w:szCs w:val="24"/>
        </w:rPr>
        <w:t>, porém, ineficaz na maioria human</w:t>
      </w:r>
      <w:r w:rsidR="00B172D7" w:rsidRPr="00A3036C">
        <w:rPr>
          <w:rFonts w:ascii="Times New Roman" w:hAnsi="Times New Roman" w:cs="Times New Roman"/>
          <w:sz w:val="24"/>
          <w:szCs w:val="24"/>
        </w:rPr>
        <w:t xml:space="preserve">a ― </w:t>
      </w:r>
      <w:r w:rsidR="00157998" w:rsidRPr="00A3036C">
        <w:rPr>
          <w:rFonts w:ascii="Times New Roman" w:hAnsi="Times New Roman" w:cs="Times New Roman"/>
          <w:sz w:val="24"/>
          <w:szCs w:val="24"/>
        </w:rPr>
        <w:t>T</w:t>
      </w:r>
      <w:r w:rsidR="001A3B25" w:rsidRPr="00A3036C">
        <w:rPr>
          <w:rFonts w:ascii="Times New Roman" w:hAnsi="Times New Roman" w:cs="Times New Roman"/>
          <w:sz w:val="24"/>
          <w:szCs w:val="24"/>
        </w:rPr>
        <w:t>irania</w:t>
      </w:r>
      <w:r w:rsidR="00157998" w:rsidRPr="00A3036C">
        <w:rPr>
          <w:rFonts w:ascii="Times New Roman" w:hAnsi="Times New Roman" w:cs="Times New Roman"/>
          <w:sz w:val="24"/>
          <w:szCs w:val="24"/>
        </w:rPr>
        <w:t xml:space="preserve"> posiciona-se</w:t>
      </w:r>
      <w:r w:rsidR="001A3B25" w:rsidRPr="00A3036C">
        <w:rPr>
          <w:rFonts w:ascii="Times New Roman" w:hAnsi="Times New Roman" w:cs="Times New Roman"/>
          <w:sz w:val="24"/>
          <w:szCs w:val="24"/>
        </w:rPr>
        <w:t xml:space="preserve"> </w:t>
      </w:r>
      <w:r w:rsidR="00B172D7" w:rsidRPr="00A3036C">
        <w:rPr>
          <w:rFonts w:ascii="Times New Roman" w:hAnsi="Times New Roman" w:cs="Times New Roman"/>
          <w:sz w:val="24"/>
          <w:szCs w:val="24"/>
        </w:rPr>
        <w:t>―</w:t>
      </w:r>
      <w:r w:rsidR="00157998" w:rsidRPr="00A3036C">
        <w:rPr>
          <w:rFonts w:ascii="Times New Roman" w:hAnsi="Times New Roman" w:cs="Times New Roman"/>
          <w:sz w:val="24"/>
          <w:szCs w:val="24"/>
        </w:rPr>
        <w:t xml:space="preserve"> Terrícola gosta de ver para crer</w:t>
      </w:r>
      <w:r w:rsidR="00FC4AEC" w:rsidRPr="00A3036C">
        <w:rPr>
          <w:rFonts w:ascii="Times New Roman" w:hAnsi="Times New Roman" w:cs="Times New Roman"/>
          <w:sz w:val="24"/>
          <w:szCs w:val="24"/>
        </w:rPr>
        <w:t xml:space="preserve"> ― Ironiza ―</w:t>
      </w:r>
      <w:r w:rsidR="0099211D" w:rsidRPr="00A3036C">
        <w:rPr>
          <w:rFonts w:ascii="Times New Roman" w:hAnsi="Times New Roman" w:cs="Times New Roman"/>
          <w:sz w:val="24"/>
          <w:szCs w:val="24"/>
        </w:rPr>
        <w:t xml:space="preserve"> Façamos eles acreditarem</w:t>
      </w:r>
      <w:r w:rsidR="0074451E" w:rsidRPr="00A3036C">
        <w:rPr>
          <w:rFonts w:ascii="Times New Roman" w:hAnsi="Times New Roman" w:cs="Times New Roman"/>
          <w:sz w:val="24"/>
          <w:szCs w:val="24"/>
        </w:rPr>
        <w:t xml:space="preserve"> em Deus, enquanto</w:t>
      </w:r>
      <w:r w:rsidR="0099211D" w:rsidRPr="00A3036C">
        <w:rPr>
          <w:rFonts w:ascii="Times New Roman" w:hAnsi="Times New Roman" w:cs="Times New Roman"/>
          <w:sz w:val="24"/>
          <w:szCs w:val="24"/>
        </w:rPr>
        <w:t xml:space="preserve"> o Diabo, os faz</w:t>
      </w:r>
      <w:r w:rsidR="00D712E3" w:rsidRPr="00A3036C">
        <w:rPr>
          <w:rFonts w:ascii="Times New Roman" w:hAnsi="Times New Roman" w:cs="Times New Roman"/>
          <w:sz w:val="24"/>
          <w:szCs w:val="24"/>
        </w:rPr>
        <w:t>em</w:t>
      </w:r>
      <w:r w:rsidR="0099211D" w:rsidRPr="00A3036C">
        <w:rPr>
          <w:rFonts w:ascii="Times New Roman" w:hAnsi="Times New Roman" w:cs="Times New Roman"/>
          <w:sz w:val="24"/>
          <w:szCs w:val="24"/>
        </w:rPr>
        <w:t xml:space="preserve"> sentirem </w:t>
      </w:r>
      <w:r w:rsidR="0061175B" w:rsidRPr="00A3036C">
        <w:rPr>
          <w:rFonts w:ascii="Times New Roman" w:hAnsi="Times New Roman" w:cs="Times New Roman"/>
          <w:sz w:val="24"/>
          <w:szCs w:val="24"/>
        </w:rPr>
        <w:t xml:space="preserve">e viverem </w:t>
      </w:r>
      <w:r w:rsidR="0099211D" w:rsidRPr="00A3036C">
        <w:rPr>
          <w:rFonts w:ascii="Times New Roman" w:hAnsi="Times New Roman" w:cs="Times New Roman"/>
          <w:sz w:val="24"/>
          <w:szCs w:val="24"/>
        </w:rPr>
        <w:t>as trevas</w:t>
      </w:r>
      <w:r w:rsidR="0061175B" w:rsidRPr="00A3036C">
        <w:rPr>
          <w:rFonts w:ascii="Times New Roman" w:hAnsi="Times New Roman" w:cs="Times New Roman"/>
          <w:sz w:val="24"/>
          <w:szCs w:val="24"/>
        </w:rPr>
        <w:t>.</w:t>
      </w:r>
      <w:r w:rsidR="00FC4AEC" w:rsidRPr="00A3036C">
        <w:rPr>
          <w:rFonts w:ascii="Times New Roman" w:hAnsi="Times New Roman" w:cs="Times New Roman"/>
          <w:sz w:val="24"/>
          <w:szCs w:val="24"/>
        </w:rPr>
        <w:t xml:space="preserve"> ▬</w:t>
      </w:r>
      <w:r w:rsidR="0061175B" w:rsidRPr="00A3036C">
        <w:rPr>
          <w:rFonts w:ascii="Times New Roman" w:hAnsi="Times New Roman" w:cs="Times New Roman"/>
          <w:sz w:val="24"/>
          <w:szCs w:val="24"/>
        </w:rPr>
        <w:t xml:space="preserve"> </w:t>
      </w:r>
      <w:r w:rsidR="00B154DB" w:rsidRPr="00A3036C">
        <w:rPr>
          <w:rFonts w:ascii="Times New Roman" w:hAnsi="Times New Roman" w:cs="Times New Roman"/>
          <w:sz w:val="24"/>
          <w:szCs w:val="24"/>
        </w:rPr>
        <w:t>estipula.</w:t>
      </w:r>
    </w:p>
    <w:p w14:paraId="2077DD71" w14:textId="1A86A069" w:rsidR="00B919C1" w:rsidRPr="00A3036C" w:rsidRDefault="00B154DB" w:rsidP="005F38D7">
      <w:pPr>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36651E" w:rsidRPr="00A3036C">
        <w:rPr>
          <w:rFonts w:ascii="Times New Roman" w:hAnsi="Times New Roman" w:cs="Times New Roman"/>
          <w:sz w:val="24"/>
          <w:szCs w:val="24"/>
        </w:rPr>
        <w:t>Podemos fazer as governanças</w:t>
      </w:r>
      <w:r w:rsidR="00754723" w:rsidRPr="00A3036C">
        <w:rPr>
          <w:rFonts w:ascii="Times New Roman" w:hAnsi="Times New Roman" w:cs="Times New Roman"/>
          <w:sz w:val="24"/>
          <w:szCs w:val="24"/>
        </w:rPr>
        <w:t xml:space="preserve"> conflitantes cometerem crimes de guerra, vitimizando</w:t>
      </w:r>
      <w:r w:rsidR="00D47826" w:rsidRPr="00A3036C">
        <w:rPr>
          <w:rFonts w:ascii="Times New Roman" w:hAnsi="Times New Roman" w:cs="Times New Roman"/>
          <w:sz w:val="24"/>
          <w:szCs w:val="24"/>
        </w:rPr>
        <w:t xml:space="preserve"> a maioria de mães e filhos ― Reinovil</w:t>
      </w:r>
      <w:r w:rsidR="00B94C18" w:rsidRPr="00A3036C">
        <w:rPr>
          <w:rFonts w:ascii="Times New Roman" w:hAnsi="Times New Roman" w:cs="Times New Roman"/>
          <w:sz w:val="24"/>
          <w:szCs w:val="24"/>
        </w:rPr>
        <w:t xml:space="preserve"> </w:t>
      </w:r>
      <w:r w:rsidR="00DE0B3E" w:rsidRPr="00A3036C">
        <w:rPr>
          <w:rFonts w:ascii="Times New Roman" w:hAnsi="Times New Roman" w:cs="Times New Roman"/>
          <w:sz w:val="24"/>
          <w:szCs w:val="24"/>
        </w:rPr>
        <w:t xml:space="preserve">remete-se </w:t>
      </w:r>
      <w:r w:rsidR="00B94C18" w:rsidRPr="00A3036C">
        <w:rPr>
          <w:rFonts w:ascii="Times New Roman" w:hAnsi="Times New Roman" w:cs="Times New Roman"/>
          <w:sz w:val="24"/>
          <w:szCs w:val="24"/>
        </w:rPr>
        <w:t>as guerras da Rússia e Ucrânia</w:t>
      </w:r>
      <w:r w:rsidR="0091699A" w:rsidRPr="00A3036C">
        <w:rPr>
          <w:rFonts w:ascii="Times New Roman" w:hAnsi="Times New Roman" w:cs="Times New Roman"/>
          <w:sz w:val="24"/>
          <w:szCs w:val="24"/>
        </w:rPr>
        <w:t>, além</w:t>
      </w:r>
      <w:r w:rsidR="00DE0B3E" w:rsidRPr="00A3036C">
        <w:rPr>
          <w:rFonts w:ascii="Times New Roman" w:hAnsi="Times New Roman" w:cs="Times New Roman"/>
          <w:sz w:val="24"/>
          <w:szCs w:val="24"/>
        </w:rPr>
        <w:t xml:space="preserve"> </w:t>
      </w:r>
      <w:r w:rsidR="0091699A" w:rsidRPr="00A3036C">
        <w:rPr>
          <w:rFonts w:ascii="Times New Roman" w:hAnsi="Times New Roman" w:cs="Times New Roman"/>
          <w:sz w:val="24"/>
          <w:szCs w:val="24"/>
        </w:rPr>
        <w:t>d</w:t>
      </w:r>
      <w:r w:rsidR="00DE0B3E" w:rsidRPr="00A3036C">
        <w:rPr>
          <w:rFonts w:ascii="Times New Roman" w:hAnsi="Times New Roman" w:cs="Times New Roman"/>
          <w:sz w:val="24"/>
          <w:szCs w:val="24"/>
        </w:rPr>
        <w:t>e Isra</w:t>
      </w:r>
      <w:r w:rsidR="007136B5" w:rsidRPr="00A3036C">
        <w:rPr>
          <w:rFonts w:ascii="Times New Roman" w:hAnsi="Times New Roman" w:cs="Times New Roman"/>
          <w:sz w:val="24"/>
          <w:szCs w:val="24"/>
        </w:rPr>
        <w:t>el e Hamas na Faixa de Gaza</w:t>
      </w:r>
      <w:r w:rsidR="00DE0B3E" w:rsidRPr="00A3036C">
        <w:rPr>
          <w:rFonts w:ascii="Times New Roman" w:hAnsi="Times New Roman" w:cs="Times New Roman"/>
          <w:sz w:val="24"/>
          <w:szCs w:val="24"/>
        </w:rPr>
        <w:t xml:space="preserve"> </w:t>
      </w:r>
      <w:r w:rsidR="00D47826" w:rsidRPr="00A3036C">
        <w:rPr>
          <w:rFonts w:ascii="Times New Roman" w:hAnsi="Times New Roman" w:cs="Times New Roman"/>
          <w:sz w:val="24"/>
          <w:szCs w:val="24"/>
        </w:rPr>
        <w:t>―</w:t>
      </w:r>
      <w:r w:rsidR="007136B5" w:rsidRPr="00A3036C">
        <w:rPr>
          <w:rFonts w:ascii="Times New Roman" w:hAnsi="Times New Roman" w:cs="Times New Roman"/>
          <w:sz w:val="24"/>
          <w:szCs w:val="24"/>
        </w:rPr>
        <w:t xml:space="preserve"> </w:t>
      </w:r>
      <w:r w:rsidR="00007EF2" w:rsidRPr="00A3036C">
        <w:rPr>
          <w:rFonts w:ascii="Times New Roman" w:hAnsi="Times New Roman" w:cs="Times New Roman"/>
          <w:sz w:val="24"/>
          <w:szCs w:val="24"/>
        </w:rPr>
        <w:t xml:space="preserve">Comunicações bombásticas da mídia </w:t>
      </w:r>
      <w:r w:rsidR="00A56051" w:rsidRPr="00A3036C">
        <w:rPr>
          <w:rFonts w:ascii="Times New Roman" w:hAnsi="Times New Roman" w:cs="Times New Roman"/>
          <w:sz w:val="24"/>
          <w:szCs w:val="24"/>
        </w:rPr>
        <w:t>farão o terráqueo crer</w:t>
      </w:r>
      <w:r w:rsidR="005743ED" w:rsidRPr="00A3036C">
        <w:rPr>
          <w:rFonts w:ascii="Times New Roman" w:hAnsi="Times New Roman" w:cs="Times New Roman"/>
          <w:sz w:val="24"/>
          <w:szCs w:val="24"/>
        </w:rPr>
        <w:t xml:space="preserve"> na </w:t>
      </w:r>
      <w:r w:rsidR="008C7C15" w:rsidRPr="00A3036C">
        <w:rPr>
          <w:rFonts w:ascii="Times New Roman" w:hAnsi="Times New Roman" w:cs="Times New Roman"/>
          <w:sz w:val="24"/>
          <w:szCs w:val="24"/>
        </w:rPr>
        <w:t xml:space="preserve"> </w:t>
      </w:r>
      <w:r w:rsidR="005743ED" w:rsidRPr="00A3036C">
        <w:rPr>
          <w:rFonts w:ascii="Times New Roman" w:hAnsi="Times New Roman" w:cs="Times New Roman"/>
          <w:sz w:val="24"/>
          <w:szCs w:val="24"/>
        </w:rPr>
        <w:t>decadên</w:t>
      </w:r>
      <w:r w:rsidR="008C7C15" w:rsidRPr="00A3036C">
        <w:rPr>
          <w:rFonts w:ascii="Times New Roman" w:hAnsi="Times New Roman" w:cs="Times New Roman"/>
          <w:sz w:val="24"/>
          <w:szCs w:val="24"/>
        </w:rPr>
        <w:t>cia da humanidade. ▬</w:t>
      </w:r>
      <w:r w:rsidR="00CE0388" w:rsidRPr="00A3036C">
        <w:rPr>
          <w:rFonts w:ascii="Times New Roman" w:hAnsi="Times New Roman" w:cs="Times New Roman"/>
          <w:sz w:val="24"/>
          <w:szCs w:val="24"/>
        </w:rPr>
        <w:t xml:space="preserve"> vibra.</w:t>
      </w:r>
    </w:p>
    <w:p w14:paraId="5B579000" w14:textId="22677565" w:rsidR="00CE0388" w:rsidRPr="00A3036C" w:rsidRDefault="00CE0388" w:rsidP="005F38D7">
      <w:pPr>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06FAF" w:rsidRPr="00A3036C">
        <w:rPr>
          <w:rFonts w:ascii="Times New Roman" w:hAnsi="Times New Roman" w:cs="Times New Roman"/>
          <w:sz w:val="24"/>
          <w:szCs w:val="24"/>
        </w:rPr>
        <w:t>Não só guerras governamentais como urbanas</w:t>
      </w:r>
      <w:r w:rsidR="006E783D" w:rsidRPr="00A3036C">
        <w:rPr>
          <w:rFonts w:ascii="Times New Roman" w:hAnsi="Times New Roman" w:cs="Times New Roman"/>
          <w:sz w:val="24"/>
          <w:szCs w:val="24"/>
        </w:rPr>
        <w:t xml:space="preserve"> ― Reinódio ampli</w:t>
      </w:r>
      <w:r w:rsidR="00AB3A0E" w:rsidRPr="00A3036C">
        <w:rPr>
          <w:rFonts w:ascii="Times New Roman" w:hAnsi="Times New Roman" w:cs="Times New Roman"/>
          <w:sz w:val="24"/>
          <w:szCs w:val="24"/>
        </w:rPr>
        <w:t xml:space="preserve">fica </w:t>
      </w:r>
      <w:r w:rsidR="006E783D" w:rsidRPr="00A3036C">
        <w:rPr>
          <w:rFonts w:ascii="Times New Roman" w:hAnsi="Times New Roman" w:cs="Times New Roman"/>
          <w:sz w:val="24"/>
          <w:szCs w:val="24"/>
        </w:rPr>
        <w:t>―</w:t>
      </w:r>
      <w:r w:rsidR="00AB3A0E" w:rsidRPr="00A3036C">
        <w:rPr>
          <w:rFonts w:ascii="Times New Roman" w:hAnsi="Times New Roman" w:cs="Times New Roman"/>
          <w:sz w:val="24"/>
          <w:szCs w:val="24"/>
        </w:rPr>
        <w:t xml:space="preserve"> Capitais e cidades turísticas mundiais s</w:t>
      </w:r>
      <w:r w:rsidR="004F3FA7" w:rsidRPr="00A3036C">
        <w:rPr>
          <w:rFonts w:ascii="Times New Roman" w:hAnsi="Times New Roman" w:cs="Times New Roman"/>
          <w:sz w:val="24"/>
          <w:szCs w:val="24"/>
        </w:rPr>
        <w:t>ofrem baixas maiores das ocorrência</w:t>
      </w:r>
      <w:r w:rsidR="00B361A2" w:rsidRPr="00A3036C">
        <w:rPr>
          <w:rFonts w:ascii="Times New Roman" w:hAnsi="Times New Roman" w:cs="Times New Roman"/>
          <w:sz w:val="24"/>
          <w:szCs w:val="24"/>
        </w:rPr>
        <w:t xml:space="preserve">s de mortes nestes conflitos ― </w:t>
      </w:r>
      <w:r w:rsidR="008107E9" w:rsidRPr="00A3036C">
        <w:rPr>
          <w:rFonts w:ascii="Times New Roman" w:hAnsi="Times New Roman" w:cs="Times New Roman"/>
          <w:sz w:val="24"/>
          <w:szCs w:val="24"/>
        </w:rPr>
        <w:t>Esgoela</w:t>
      </w:r>
      <w:r w:rsidR="00080CEB" w:rsidRPr="00A3036C">
        <w:rPr>
          <w:rFonts w:ascii="Times New Roman" w:hAnsi="Times New Roman" w:cs="Times New Roman"/>
          <w:sz w:val="24"/>
          <w:szCs w:val="24"/>
        </w:rPr>
        <w:t xml:space="preserve"> </w:t>
      </w:r>
      <w:r w:rsidR="00B361A2" w:rsidRPr="00A3036C">
        <w:rPr>
          <w:rFonts w:ascii="Times New Roman" w:hAnsi="Times New Roman" w:cs="Times New Roman"/>
          <w:sz w:val="24"/>
          <w:szCs w:val="24"/>
        </w:rPr>
        <w:t>―</w:t>
      </w:r>
      <w:r w:rsidR="00080CEB" w:rsidRPr="00A3036C">
        <w:rPr>
          <w:rFonts w:ascii="Times New Roman" w:hAnsi="Times New Roman" w:cs="Times New Roman"/>
          <w:sz w:val="24"/>
          <w:szCs w:val="24"/>
        </w:rPr>
        <w:t xml:space="preserve"> Rio de Janeiro</w:t>
      </w:r>
      <w:r w:rsidR="008879F3" w:rsidRPr="00A3036C">
        <w:rPr>
          <w:rFonts w:ascii="Times New Roman" w:hAnsi="Times New Roman" w:cs="Times New Roman"/>
          <w:sz w:val="24"/>
          <w:szCs w:val="24"/>
        </w:rPr>
        <w:t>, encabeçando os números odiosos ― Gargalha o prazer</w:t>
      </w:r>
      <w:r w:rsidR="00D93076" w:rsidRPr="00A3036C">
        <w:rPr>
          <w:rFonts w:ascii="Times New Roman" w:hAnsi="Times New Roman" w:cs="Times New Roman"/>
          <w:sz w:val="24"/>
          <w:szCs w:val="24"/>
        </w:rPr>
        <w:t xml:space="preserve"> maquiavélico </w:t>
      </w:r>
      <w:r w:rsidR="008879F3" w:rsidRPr="00A3036C">
        <w:rPr>
          <w:rFonts w:ascii="Times New Roman" w:hAnsi="Times New Roman" w:cs="Times New Roman"/>
          <w:sz w:val="24"/>
          <w:szCs w:val="24"/>
        </w:rPr>
        <w:t>―</w:t>
      </w:r>
      <w:r w:rsidR="00D93076" w:rsidRPr="00A3036C">
        <w:rPr>
          <w:rFonts w:ascii="Times New Roman" w:hAnsi="Times New Roman" w:cs="Times New Roman"/>
          <w:sz w:val="24"/>
          <w:szCs w:val="24"/>
        </w:rPr>
        <w:t xml:space="preserve"> </w:t>
      </w:r>
      <w:r w:rsidR="00DD5831" w:rsidRPr="00A3036C">
        <w:rPr>
          <w:rFonts w:ascii="Times New Roman" w:hAnsi="Times New Roman" w:cs="Times New Roman"/>
          <w:sz w:val="24"/>
          <w:szCs w:val="24"/>
        </w:rPr>
        <w:t>Ah, sem esquecer c</w:t>
      </w:r>
      <w:r w:rsidR="006C2507" w:rsidRPr="00A3036C">
        <w:rPr>
          <w:rFonts w:ascii="Times New Roman" w:hAnsi="Times New Roman" w:cs="Times New Roman"/>
          <w:sz w:val="24"/>
          <w:szCs w:val="24"/>
        </w:rPr>
        <w:t xml:space="preserve">idades pacatas </w:t>
      </w:r>
      <w:r w:rsidR="00DD5831" w:rsidRPr="00A3036C">
        <w:rPr>
          <w:rFonts w:ascii="Times New Roman" w:hAnsi="Times New Roman" w:cs="Times New Roman"/>
          <w:sz w:val="24"/>
          <w:szCs w:val="24"/>
        </w:rPr>
        <w:t>com</w:t>
      </w:r>
      <w:r w:rsidR="006C2507" w:rsidRPr="00A3036C">
        <w:rPr>
          <w:rFonts w:ascii="Times New Roman" w:hAnsi="Times New Roman" w:cs="Times New Roman"/>
          <w:sz w:val="24"/>
          <w:szCs w:val="24"/>
        </w:rPr>
        <w:t>o palcos de atrocidades entre familiares por motivos torpe</w:t>
      </w:r>
      <w:r w:rsidR="00DD5831" w:rsidRPr="00A3036C">
        <w:rPr>
          <w:rFonts w:ascii="Times New Roman" w:hAnsi="Times New Roman" w:cs="Times New Roman"/>
          <w:sz w:val="24"/>
          <w:szCs w:val="24"/>
        </w:rPr>
        <w:t xml:space="preserve">. </w:t>
      </w:r>
      <w:r w:rsidR="006D668B" w:rsidRPr="00A3036C">
        <w:rPr>
          <w:rFonts w:ascii="Times New Roman" w:hAnsi="Times New Roman" w:cs="Times New Roman"/>
          <w:sz w:val="24"/>
          <w:szCs w:val="24"/>
        </w:rPr>
        <w:t>▬ complementa.</w:t>
      </w:r>
    </w:p>
    <w:p w14:paraId="25D8B9B1" w14:textId="0AEB501F" w:rsidR="006D668B" w:rsidRPr="00A3036C" w:rsidRDefault="006D668B" w:rsidP="005F38D7">
      <w:pPr>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62C94" w:rsidRPr="00A3036C">
        <w:rPr>
          <w:rFonts w:ascii="Times New Roman" w:hAnsi="Times New Roman" w:cs="Times New Roman"/>
          <w:sz w:val="24"/>
          <w:szCs w:val="24"/>
        </w:rPr>
        <w:t xml:space="preserve">Explorar </w:t>
      </w:r>
      <w:r w:rsidR="00D62C94" w:rsidRPr="00A3036C">
        <w:rPr>
          <w:rFonts w:ascii="Times New Roman" w:hAnsi="Times New Roman" w:cs="Times New Roman"/>
          <w:i/>
          <w:iCs/>
          <w:sz w:val="24"/>
          <w:szCs w:val="24"/>
        </w:rPr>
        <w:t>a paixão como prazo de validade do amor</w:t>
      </w:r>
      <w:r w:rsidR="000B756D" w:rsidRPr="00A3036C">
        <w:rPr>
          <w:rFonts w:ascii="Times New Roman" w:hAnsi="Times New Roman" w:cs="Times New Roman"/>
          <w:sz w:val="24"/>
          <w:szCs w:val="24"/>
        </w:rPr>
        <w:t xml:space="preserve">, </w:t>
      </w:r>
      <w:r w:rsidR="00921B45" w:rsidRPr="00A3036C">
        <w:rPr>
          <w:rFonts w:ascii="Times New Roman" w:hAnsi="Times New Roman" w:cs="Times New Roman"/>
          <w:sz w:val="24"/>
          <w:szCs w:val="24"/>
        </w:rPr>
        <w:t>talvez funcione tanto ou mais de que a violência gratuita ― Ilusiodian</w:t>
      </w:r>
      <w:r w:rsidR="00C95337" w:rsidRPr="00A3036C">
        <w:rPr>
          <w:rFonts w:ascii="Times New Roman" w:hAnsi="Times New Roman" w:cs="Times New Roman"/>
          <w:sz w:val="24"/>
          <w:szCs w:val="24"/>
        </w:rPr>
        <w:t xml:space="preserve">o aposta no desamor pelo prazer sexual egoístico </w:t>
      </w:r>
      <w:r w:rsidR="00921B45" w:rsidRPr="00A3036C">
        <w:rPr>
          <w:rFonts w:ascii="Times New Roman" w:hAnsi="Times New Roman" w:cs="Times New Roman"/>
          <w:sz w:val="24"/>
          <w:szCs w:val="24"/>
        </w:rPr>
        <w:t>―</w:t>
      </w:r>
      <w:r w:rsidR="00C95337" w:rsidRPr="00A3036C">
        <w:rPr>
          <w:rFonts w:ascii="Times New Roman" w:hAnsi="Times New Roman" w:cs="Times New Roman"/>
          <w:sz w:val="24"/>
          <w:szCs w:val="24"/>
        </w:rPr>
        <w:t xml:space="preserve"> As rede sociais</w:t>
      </w:r>
      <w:r w:rsidR="00A07CBB" w:rsidRPr="00A3036C">
        <w:rPr>
          <w:rFonts w:ascii="Times New Roman" w:hAnsi="Times New Roman" w:cs="Times New Roman"/>
          <w:sz w:val="24"/>
          <w:szCs w:val="24"/>
        </w:rPr>
        <w:t xml:space="preserve"> trabalham, diariamente, para os pilares sistêmicos</w:t>
      </w:r>
      <w:r w:rsidR="00A87BFE" w:rsidRPr="00A3036C">
        <w:rPr>
          <w:rFonts w:ascii="Times New Roman" w:hAnsi="Times New Roman" w:cs="Times New Roman"/>
          <w:sz w:val="24"/>
          <w:szCs w:val="24"/>
        </w:rPr>
        <w:t xml:space="preserve"> de nosso poder estabelecido ― </w:t>
      </w:r>
      <w:r w:rsidR="001D5DAC" w:rsidRPr="00A3036C">
        <w:rPr>
          <w:rFonts w:ascii="Times New Roman" w:hAnsi="Times New Roman" w:cs="Times New Roman"/>
          <w:sz w:val="24"/>
          <w:szCs w:val="24"/>
        </w:rPr>
        <w:t xml:space="preserve">Destaca importância do entretenimento no </w:t>
      </w:r>
      <w:r w:rsidR="001D5DAC" w:rsidRPr="00A3036C">
        <w:rPr>
          <w:rFonts w:ascii="Times New Roman" w:hAnsi="Times New Roman" w:cs="Times New Roman"/>
          <w:i/>
          <w:iCs/>
          <w:sz w:val="24"/>
          <w:szCs w:val="24"/>
        </w:rPr>
        <w:t xml:space="preserve">pacote de </w:t>
      </w:r>
      <w:r w:rsidR="001D5DAC" w:rsidRPr="00A3036C">
        <w:rPr>
          <w:rFonts w:ascii="Times New Roman" w:hAnsi="Times New Roman" w:cs="Times New Roman"/>
          <w:i/>
          <w:iCs/>
          <w:sz w:val="24"/>
          <w:szCs w:val="24"/>
        </w:rPr>
        <w:lastRenderedPageBreak/>
        <w:t xml:space="preserve">maldades </w:t>
      </w:r>
      <w:r w:rsidR="00A87BFE" w:rsidRPr="00A3036C">
        <w:rPr>
          <w:rFonts w:ascii="Times New Roman" w:hAnsi="Times New Roman" w:cs="Times New Roman"/>
          <w:sz w:val="24"/>
          <w:szCs w:val="24"/>
        </w:rPr>
        <w:t>―</w:t>
      </w:r>
      <w:r w:rsidR="005B23D8" w:rsidRPr="00A3036C">
        <w:rPr>
          <w:rFonts w:ascii="Times New Roman" w:hAnsi="Times New Roman" w:cs="Times New Roman"/>
          <w:sz w:val="24"/>
          <w:szCs w:val="24"/>
        </w:rPr>
        <w:t xml:space="preserve"> </w:t>
      </w:r>
      <w:r w:rsidR="004B7226" w:rsidRPr="00A3036C">
        <w:rPr>
          <w:rFonts w:ascii="Times New Roman" w:hAnsi="Times New Roman" w:cs="Times New Roman"/>
          <w:sz w:val="24"/>
          <w:szCs w:val="24"/>
        </w:rPr>
        <w:t xml:space="preserve">Estimulemos transmissões ao vivo contemplando </w:t>
      </w:r>
      <w:r w:rsidR="00577FB2" w:rsidRPr="00A3036C">
        <w:rPr>
          <w:rFonts w:ascii="Times New Roman" w:hAnsi="Times New Roman" w:cs="Times New Roman"/>
          <w:i/>
          <w:iCs/>
          <w:sz w:val="24"/>
          <w:szCs w:val="24"/>
        </w:rPr>
        <w:t xml:space="preserve">tretas </w:t>
      </w:r>
      <w:r w:rsidR="00577FB2" w:rsidRPr="00A3036C">
        <w:rPr>
          <w:rFonts w:ascii="Times New Roman" w:hAnsi="Times New Roman" w:cs="Times New Roman"/>
          <w:sz w:val="24"/>
          <w:szCs w:val="24"/>
        </w:rPr>
        <w:t>entre artistas, influenciadores, jornalistas</w:t>
      </w:r>
      <w:r w:rsidR="00D05FA6" w:rsidRPr="00A3036C">
        <w:rPr>
          <w:rFonts w:ascii="Times New Roman" w:hAnsi="Times New Roman" w:cs="Times New Roman"/>
          <w:sz w:val="24"/>
          <w:szCs w:val="24"/>
        </w:rPr>
        <w:t xml:space="preserve"> e</w:t>
      </w:r>
      <w:r w:rsidR="00577FB2" w:rsidRPr="00A3036C">
        <w:rPr>
          <w:rFonts w:ascii="Times New Roman" w:hAnsi="Times New Roman" w:cs="Times New Roman"/>
          <w:sz w:val="24"/>
          <w:szCs w:val="24"/>
        </w:rPr>
        <w:t xml:space="preserve"> políticos</w:t>
      </w:r>
      <w:r w:rsidR="00D05FA6" w:rsidRPr="00A3036C">
        <w:rPr>
          <w:rFonts w:ascii="Times New Roman" w:hAnsi="Times New Roman" w:cs="Times New Roman"/>
          <w:sz w:val="24"/>
          <w:szCs w:val="24"/>
        </w:rPr>
        <w:t xml:space="preserve">, além de usarmos nossa superdesenvolvida IA </w:t>
      </w:r>
      <w:r w:rsidR="00BD17C2" w:rsidRPr="00A3036C">
        <w:rPr>
          <w:rFonts w:ascii="Times New Roman" w:hAnsi="Times New Roman" w:cs="Times New Roman"/>
          <w:sz w:val="24"/>
          <w:szCs w:val="24"/>
        </w:rPr>
        <w:t xml:space="preserve">para criarmos </w:t>
      </w:r>
      <w:r w:rsidR="00BD17C2" w:rsidRPr="00A3036C">
        <w:rPr>
          <w:rFonts w:ascii="Times New Roman" w:hAnsi="Times New Roman" w:cs="Times New Roman"/>
          <w:i/>
          <w:iCs/>
          <w:sz w:val="24"/>
          <w:szCs w:val="24"/>
        </w:rPr>
        <w:t>falsos profetas</w:t>
      </w:r>
      <w:r w:rsidR="00E164FD" w:rsidRPr="00A3036C">
        <w:rPr>
          <w:rFonts w:ascii="Times New Roman" w:hAnsi="Times New Roman" w:cs="Times New Roman"/>
          <w:sz w:val="24"/>
          <w:szCs w:val="24"/>
        </w:rPr>
        <w:t>, a serem desmentidos</w:t>
      </w:r>
      <w:r w:rsidR="00B95E11" w:rsidRPr="00A3036C">
        <w:rPr>
          <w:rFonts w:ascii="Times New Roman" w:hAnsi="Times New Roman" w:cs="Times New Roman"/>
          <w:sz w:val="24"/>
          <w:szCs w:val="24"/>
        </w:rPr>
        <w:t xml:space="preserve"> com as aparições espetaculosas de Emmanuel Jesus de Deus representando “O filho pródigo volta ao lar”</w:t>
      </w:r>
      <w:r w:rsidR="00076908" w:rsidRPr="00A3036C">
        <w:rPr>
          <w:rFonts w:ascii="Times New Roman" w:hAnsi="Times New Roman" w:cs="Times New Roman"/>
          <w:sz w:val="24"/>
          <w:szCs w:val="24"/>
        </w:rPr>
        <w:t>. ▬ convincente.</w:t>
      </w:r>
    </w:p>
    <w:p w14:paraId="3069B5B9" w14:textId="200E62AC" w:rsidR="00FF1C15" w:rsidRPr="00A3036C" w:rsidRDefault="00076908" w:rsidP="00B71CB2">
      <w:pPr>
        <w:spacing w:after="0"/>
        <w:jc w:val="both"/>
        <w:rPr>
          <w:rFonts w:ascii="Times New Roman" w:eastAsia="Aptos" w:hAnsi="Times New Roman" w:cs="Times New Roman"/>
          <w:i/>
          <w:iCs/>
          <w:sz w:val="24"/>
          <w:szCs w:val="24"/>
        </w:rPr>
      </w:pPr>
      <w:r w:rsidRPr="00A3036C">
        <w:rPr>
          <w:rFonts w:ascii="Times New Roman" w:hAnsi="Times New Roman" w:cs="Times New Roman"/>
          <w:sz w:val="24"/>
          <w:szCs w:val="24"/>
        </w:rPr>
        <w:t xml:space="preserve">▬ </w:t>
      </w:r>
      <w:r w:rsidR="004C6742" w:rsidRPr="00A3036C">
        <w:rPr>
          <w:rFonts w:ascii="Times New Roman" w:hAnsi="Times New Roman" w:cs="Times New Roman"/>
          <w:sz w:val="24"/>
          <w:szCs w:val="24"/>
        </w:rPr>
        <w:t>Quero</w:t>
      </w:r>
      <w:r w:rsidR="00766E70" w:rsidRPr="00A3036C">
        <w:rPr>
          <w:rFonts w:ascii="Times New Roman" w:hAnsi="Times New Roman" w:cs="Times New Roman"/>
          <w:sz w:val="24"/>
          <w:szCs w:val="24"/>
        </w:rPr>
        <w:t xml:space="preserve"> extirpar</w:t>
      </w:r>
      <w:r w:rsidR="006F4D33" w:rsidRPr="00A3036C">
        <w:rPr>
          <w:rFonts w:ascii="Times New Roman" w:hAnsi="Times New Roman" w:cs="Times New Roman"/>
          <w:sz w:val="24"/>
          <w:szCs w:val="24"/>
        </w:rPr>
        <w:t xml:space="preserve"> esta crônica “Papo Reto” da rede mundial de computadores ― Algozlenirus, incisivo</w:t>
      </w:r>
      <w:r w:rsidR="004C6742" w:rsidRPr="00A3036C">
        <w:rPr>
          <w:rFonts w:ascii="Times New Roman" w:hAnsi="Times New Roman" w:cs="Times New Roman"/>
          <w:sz w:val="24"/>
          <w:szCs w:val="24"/>
        </w:rPr>
        <w:t xml:space="preserve">, ordena </w:t>
      </w:r>
      <w:r w:rsidR="006F4D33" w:rsidRPr="00A3036C">
        <w:rPr>
          <w:rFonts w:ascii="Times New Roman" w:hAnsi="Times New Roman" w:cs="Times New Roman"/>
          <w:sz w:val="24"/>
          <w:szCs w:val="24"/>
        </w:rPr>
        <w:t>―</w:t>
      </w:r>
      <w:r w:rsidR="004C6742" w:rsidRPr="00A3036C">
        <w:rPr>
          <w:rFonts w:ascii="Times New Roman" w:hAnsi="Times New Roman" w:cs="Times New Roman"/>
          <w:sz w:val="24"/>
          <w:szCs w:val="24"/>
        </w:rPr>
        <w:t xml:space="preserve"> </w:t>
      </w:r>
      <w:r w:rsidR="005E0C43" w:rsidRPr="00A3036C">
        <w:rPr>
          <w:rFonts w:ascii="Times New Roman" w:hAnsi="Times New Roman" w:cs="Times New Roman"/>
          <w:sz w:val="24"/>
          <w:szCs w:val="24"/>
        </w:rPr>
        <w:t>Aliás, a minha central</w:t>
      </w:r>
      <w:r w:rsidR="008F0CA4" w:rsidRPr="00A3036C">
        <w:rPr>
          <w:rFonts w:ascii="Times New Roman" w:hAnsi="Times New Roman" w:cs="Times New Roman"/>
          <w:sz w:val="24"/>
          <w:szCs w:val="24"/>
        </w:rPr>
        <w:t xml:space="preserve"> de monitoramento, </w:t>
      </w:r>
      <w:r w:rsidR="000F6412" w:rsidRPr="00A3036C">
        <w:rPr>
          <w:rFonts w:ascii="Times New Roman" w:hAnsi="Times New Roman" w:cs="Times New Roman"/>
          <w:i/>
          <w:iCs/>
          <w:sz w:val="24"/>
          <w:szCs w:val="24"/>
        </w:rPr>
        <w:t>túnel do tempo</w:t>
      </w:r>
      <w:r w:rsidR="000F6412" w:rsidRPr="00A3036C">
        <w:rPr>
          <w:rFonts w:ascii="Times New Roman" w:hAnsi="Times New Roman" w:cs="Times New Roman"/>
          <w:sz w:val="24"/>
          <w:szCs w:val="24"/>
        </w:rPr>
        <w:t>, não consegue acompanhar</w:t>
      </w:r>
      <w:r w:rsidR="003B7217" w:rsidRPr="00A3036C">
        <w:rPr>
          <w:rFonts w:ascii="Times New Roman" w:hAnsi="Times New Roman" w:cs="Times New Roman"/>
          <w:sz w:val="24"/>
          <w:szCs w:val="24"/>
        </w:rPr>
        <w:t xml:space="preserve"> o Judas Escariotes, mesmo</w:t>
      </w:r>
      <w:r w:rsidR="00E417D1" w:rsidRPr="00A3036C">
        <w:rPr>
          <w:rFonts w:ascii="Times New Roman" w:hAnsi="Times New Roman" w:cs="Times New Roman"/>
          <w:sz w:val="24"/>
          <w:szCs w:val="24"/>
        </w:rPr>
        <w:t xml:space="preserve">, </w:t>
      </w:r>
      <w:r w:rsidR="006A5B95" w:rsidRPr="00A3036C">
        <w:rPr>
          <w:rFonts w:ascii="Times New Roman" w:hAnsi="Times New Roman" w:cs="Times New Roman"/>
          <w:sz w:val="24"/>
          <w:szCs w:val="24"/>
        </w:rPr>
        <w:t>se</w:t>
      </w:r>
      <w:r w:rsidR="00E417D1" w:rsidRPr="00A3036C">
        <w:rPr>
          <w:rFonts w:ascii="Times New Roman" w:hAnsi="Times New Roman" w:cs="Times New Roman"/>
          <w:sz w:val="24"/>
          <w:szCs w:val="24"/>
        </w:rPr>
        <w:t xml:space="preserve">ndo, </w:t>
      </w:r>
      <w:r w:rsidR="006A5B95" w:rsidRPr="00A3036C">
        <w:rPr>
          <w:rFonts w:ascii="Times New Roman" w:hAnsi="Times New Roman" w:cs="Times New Roman"/>
          <w:sz w:val="24"/>
          <w:szCs w:val="24"/>
        </w:rPr>
        <w:t>integrante</w:t>
      </w:r>
      <w:r w:rsidR="003A2D93" w:rsidRPr="00A3036C">
        <w:rPr>
          <w:rFonts w:ascii="Times New Roman" w:hAnsi="Times New Roman" w:cs="Times New Roman"/>
          <w:sz w:val="24"/>
          <w:szCs w:val="24"/>
        </w:rPr>
        <w:t xml:space="preserve"> d</w:t>
      </w:r>
      <w:r w:rsidR="00E417D1" w:rsidRPr="00A3036C">
        <w:rPr>
          <w:rFonts w:ascii="Times New Roman" w:hAnsi="Times New Roman" w:cs="Times New Roman"/>
          <w:sz w:val="24"/>
          <w:szCs w:val="24"/>
        </w:rPr>
        <w:t xml:space="preserve">a presidência </w:t>
      </w:r>
      <w:r w:rsidR="000D62CB" w:rsidRPr="00A3036C">
        <w:rPr>
          <w:rFonts w:ascii="Times New Roman" w:hAnsi="Times New Roman" w:cs="Times New Roman"/>
          <w:sz w:val="24"/>
          <w:szCs w:val="24"/>
        </w:rPr>
        <w:t>da Torre Governamenta</w:t>
      </w:r>
      <w:r w:rsidR="00355E30" w:rsidRPr="00A3036C">
        <w:rPr>
          <w:rFonts w:ascii="Times New Roman" w:hAnsi="Times New Roman" w:cs="Times New Roman"/>
          <w:sz w:val="24"/>
          <w:szCs w:val="24"/>
        </w:rPr>
        <w:t xml:space="preserve">l </w:t>
      </w:r>
      <w:r w:rsidR="00D86628" w:rsidRPr="00A3036C">
        <w:rPr>
          <w:rFonts w:ascii="Times New Roman" w:hAnsi="Times New Roman" w:cs="Times New Roman"/>
          <w:sz w:val="24"/>
          <w:szCs w:val="24"/>
        </w:rPr>
        <w:t>U</w:t>
      </w:r>
      <w:r w:rsidR="00355E30" w:rsidRPr="00A3036C">
        <w:rPr>
          <w:rFonts w:ascii="Times New Roman" w:hAnsi="Times New Roman" w:cs="Times New Roman"/>
          <w:sz w:val="24"/>
          <w:szCs w:val="24"/>
        </w:rPr>
        <w:t>A</w:t>
      </w:r>
      <w:r w:rsidR="005E6C05" w:rsidRPr="00A3036C">
        <w:rPr>
          <w:rFonts w:ascii="Times New Roman" w:hAnsi="Times New Roman" w:cs="Times New Roman"/>
          <w:sz w:val="24"/>
          <w:szCs w:val="24"/>
        </w:rPr>
        <w:t xml:space="preserve"> —</w:t>
      </w:r>
      <w:r w:rsidR="003A2D93" w:rsidRPr="00A3036C">
        <w:rPr>
          <w:rFonts w:ascii="Times New Roman" w:hAnsi="Times New Roman" w:cs="Times New Roman"/>
          <w:sz w:val="24"/>
          <w:szCs w:val="24"/>
        </w:rPr>
        <w:t xml:space="preserve"> </w:t>
      </w:r>
      <w:r w:rsidR="005E6C05" w:rsidRPr="00A3036C">
        <w:rPr>
          <w:rFonts w:ascii="Times New Roman" w:hAnsi="Times New Roman" w:cs="Times New Roman"/>
          <w:sz w:val="24"/>
          <w:szCs w:val="24"/>
        </w:rPr>
        <w:t>União A</w:t>
      </w:r>
      <w:r w:rsidR="00355E30" w:rsidRPr="00A3036C">
        <w:rPr>
          <w:rFonts w:ascii="Times New Roman" w:hAnsi="Times New Roman" w:cs="Times New Roman"/>
          <w:sz w:val="24"/>
          <w:szCs w:val="24"/>
        </w:rPr>
        <w:t>mer</w:t>
      </w:r>
      <w:r w:rsidR="005E6C05" w:rsidRPr="00A3036C">
        <w:rPr>
          <w:rFonts w:ascii="Times New Roman" w:hAnsi="Times New Roman" w:cs="Times New Roman"/>
          <w:sz w:val="24"/>
          <w:szCs w:val="24"/>
        </w:rPr>
        <w:t>icana</w:t>
      </w:r>
      <w:r w:rsidR="006A5B95" w:rsidRPr="00A3036C">
        <w:rPr>
          <w:rFonts w:ascii="Times New Roman" w:hAnsi="Times New Roman" w:cs="Times New Roman"/>
          <w:sz w:val="24"/>
          <w:szCs w:val="24"/>
        </w:rPr>
        <w:t>,</w:t>
      </w:r>
      <w:r w:rsidR="003A2D93" w:rsidRPr="00A3036C">
        <w:rPr>
          <w:rFonts w:ascii="Times New Roman" w:hAnsi="Times New Roman" w:cs="Times New Roman"/>
          <w:sz w:val="24"/>
          <w:szCs w:val="24"/>
        </w:rPr>
        <w:t xml:space="preserve"> além de João Carlos Lessa, gestor</w:t>
      </w:r>
      <w:r w:rsidR="00723E1E" w:rsidRPr="00A3036C">
        <w:rPr>
          <w:rFonts w:ascii="Times New Roman" w:hAnsi="Times New Roman" w:cs="Times New Roman"/>
          <w:sz w:val="24"/>
          <w:szCs w:val="24"/>
        </w:rPr>
        <w:t>, e Lauro Cesar Muniz, médico,</w:t>
      </w:r>
      <w:r w:rsidR="003A2D93" w:rsidRPr="00A3036C">
        <w:rPr>
          <w:rFonts w:ascii="Times New Roman" w:hAnsi="Times New Roman" w:cs="Times New Roman"/>
          <w:sz w:val="24"/>
          <w:szCs w:val="24"/>
        </w:rPr>
        <w:t xml:space="preserve"> do </w:t>
      </w:r>
      <w:r w:rsidR="00EC6280" w:rsidRPr="00A3036C">
        <w:rPr>
          <w:rFonts w:ascii="Times New Roman" w:hAnsi="Times New Roman" w:cs="Times New Roman"/>
          <w:sz w:val="24"/>
          <w:szCs w:val="24"/>
        </w:rPr>
        <w:t>PREPARADO ─ Presídio do Pecador Restaurado Dotado do Onicriador</w:t>
      </w:r>
      <w:r w:rsidR="007D65A6" w:rsidRPr="00A3036C">
        <w:rPr>
          <w:rFonts w:ascii="Times New Roman" w:hAnsi="Times New Roman" w:cs="Times New Roman"/>
          <w:sz w:val="24"/>
          <w:szCs w:val="24"/>
        </w:rPr>
        <w:t xml:space="preserve"> ― Contesta o bloqueio sistemático de postagens da crônica “Papo Reto</w:t>
      </w:r>
      <w:r w:rsidR="008930AB" w:rsidRPr="00A3036C">
        <w:rPr>
          <w:rFonts w:ascii="Times New Roman" w:hAnsi="Times New Roman" w:cs="Times New Roman"/>
          <w:sz w:val="24"/>
          <w:szCs w:val="24"/>
        </w:rPr>
        <w:t xml:space="preserve"> </w:t>
      </w:r>
      <w:r w:rsidR="00B838F6" w:rsidRPr="00A3036C">
        <w:rPr>
          <w:rFonts w:ascii="Times New Roman" w:hAnsi="Times New Roman" w:cs="Times New Roman"/>
          <w:sz w:val="24"/>
          <w:szCs w:val="24"/>
        </w:rPr>
        <w:t>―</w:t>
      </w:r>
      <w:r w:rsidR="00D36D43" w:rsidRPr="00A3036C">
        <w:rPr>
          <w:rFonts w:ascii="Times New Roman" w:hAnsi="Times New Roman" w:cs="Times New Roman"/>
          <w:sz w:val="24"/>
          <w:szCs w:val="24"/>
        </w:rPr>
        <w:t xml:space="preserve"> Algo, não detectado por nossa inteligênci</w:t>
      </w:r>
      <w:r w:rsidR="00CA6E8B" w:rsidRPr="00A3036C">
        <w:rPr>
          <w:rFonts w:ascii="Times New Roman" w:hAnsi="Times New Roman" w:cs="Times New Roman"/>
          <w:sz w:val="24"/>
          <w:szCs w:val="24"/>
        </w:rPr>
        <w:t>a, impossibilita a monitoração destes</w:t>
      </w:r>
      <w:r w:rsidR="003311C9" w:rsidRPr="00A3036C">
        <w:rPr>
          <w:rFonts w:ascii="Times New Roman" w:hAnsi="Times New Roman" w:cs="Times New Roman"/>
          <w:sz w:val="24"/>
          <w:szCs w:val="24"/>
        </w:rPr>
        <w:t xml:space="preserve"> que estão afinados ao SEU —</w:t>
      </w:r>
      <w:r w:rsidR="00D42D01" w:rsidRPr="00A3036C">
        <w:rPr>
          <w:rFonts w:ascii="Times New Roman" w:hAnsi="Times New Roman" w:cs="Times New Roman"/>
          <w:sz w:val="24"/>
          <w:szCs w:val="24"/>
        </w:rPr>
        <w:t xml:space="preserve"> </w:t>
      </w:r>
      <w:r w:rsidR="003311C9" w:rsidRPr="00A3036C">
        <w:rPr>
          <w:rFonts w:ascii="Times New Roman" w:hAnsi="Times New Roman" w:cs="Times New Roman"/>
          <w:sz w:val="24"/>
          <w:szCs w:val="24"/>
        </w:rPr>
        <w:t xml:space="preserve">Soberana Energia </w:t>
      </w:r>
      <w:r w:rsidR="00D42D01" w:rsidRPr="00A3036C">
        <w:rPr>
          <w:rFonts w:ascii="Times New Roman" w:hAnsi="Times New Roman" w:cs="Times New Roman"/>
          <w:sz w:val="24"/>
          <w:szCs w:val="24"/>
        </w:rPr>
        <w:t>Universal ―</w:t>
      </w:r>
      <w:r w:rsidR="00E46CD8" w:rsidRPr="00A3036C">
        <w:rPr>
          <w:rFonts w:ascii="Times New Roman" w:hAnsi="Times New Roman" w:cs="Times New Roman"/>
          <w:sz w:val="24"/>
          <w:szCs w:val="24"/>
        </w:rPr>
        <w:t xml:space="preserve"> </w:t>
      </w:r>
      <w:r w:rsidR="00831ADF" w:rsidRPr="00A3036C">
        <w:rPr>
          <w:rFonts w:ascii="Times New Roman" w:hAnsi="Times New Roman" w:cs="Times New Roman"/>
          <w:sz w:val="24"/>
          <w:szCs w:val="24"/>
        </w:rPr>
        <w:t>Toca na ferida</w:t>
      </w:r>
      <w:r w:rsidR="00A54460" w:rsidRPr="00A3036C">
        <w:rPr>
          <w:rFonts w:ascii="Times New Roman" w:hAnsi="Times New Roman" w:cs="Times New Roman"/>
          <w:sz w:val="24"/>
          <w:szCs w:val="24"/>
        </w:rPr>
        <w:t xml:space="preserve"> </w:t>
      </w:r>
      <w:r w:rsidR="00D42D01" w:rsidRPr="00A3036C">
        <w:rPr>
          <w:rFonts w:ascii="Times New Roman" w:hAnsi="Times New Roman" w:cs="Times New Roman"/>
          <w:sz w:val="24"/>
          <w:szCs w:val="24"/>
        </w:rPr>
        <w:t xml:space="preserve">― </w:t>
      </w:r>
      <w:r w:rsidR="00A358BF" w:rsidRPr="00A3036C">
        <w:rPr>
          <w:rFonts w:ascii="Times New Roman" w:hAnsi="Times New Roman" w:cs="Times New Roman"/>
          <w:sz w:val="24"/>
          <w:szCs w:val="24"/>
        </w:rPr>
        <w:t>Penso em sequestrar Judas Escariotes para fazermos dele um traidor como fora no passad</w:t>
      </w:r>
      <w:r w:rsidR="00296E17" w:rsidRPr="00A3036C">
        <w:rPr>
          <w:rFonts w:ascii="Times New Roman" w:hAnsi="Times New Roman" w:cs="Times New Roman"/>
          <w:sz w:val="24"/>
          <w:szCs w:val="24"/>
        </w:rPr>
        <w:t>o ao ladear Jesus Cristo</w:t>
      </w:r>
      <w:r w:rsidR="006C0763" w:rsidRPr="00A3036C">
        <w:rPr>
          <w:rFonts w:ascii="Times New Roman" w:hAnsi="Times New Roman" w:cs="Times New Roman"/>
          <w:sz w:val="24"/>
          <w:szCs w:val="24"/>
        </w:rPr>
        <w:t xml:space="preserve"> ― Articula ― Ele trai, enquanto discípulo</w:t>
      </w:r>
      <w:r w:rsidR="003253CA" w:rsidRPr="00A3036C">
        <w:rPr>
          <w:rFonts w:ascii="Times New Roman" w:hAnsi="Times New Roman" w:cs="Times New Roman"/>
          <w:sz w:val="24"/>
          <w:szCs w:val="24"/>
        </w:rPr>
        <w:t>, Emmanuel Jesus de Deus e ao mesmo tempo revela os multidimensionais e dimensionais</w:t>
      </w:r>
      <w:r w:rsidR="002F123B" w:rsidRPr="00A3036C">
        <w:rPr>
          <w:rFonts w:ascii="Times New Roman" w:hAnsi="Times New Roman" w:cs="Times New Roman"/>
          <w:sz w:val="24"/>
          <w:szCs w:val="24"/>
        </w:rPr>
        <w:t>, Harrison, Taylor e Agregados, como produtos do Demônio</w:t>
      </w:r>
      <w:r w:rsidR="00BF43C4" w:rsidRPr="00A3036C">
        <w:rPr>
          <w:rFonts w:ascii="Times New Roman" w:hAnsi="Times New Roman" w:cs="Times New Roman"/>
          <w:sz w:val="24"/>
          <w:szCs w:val="24"/>
        </w:rPr>
        <w:t xml:space="preserve"> ― </w:t>
      </w:r>
      <w:r w:rsidR="00A6006D" w:rsidRPr="00A3036C">
        <w:rPr>
          <w:rFonts w:ascii="Times New Roman" w:hAnsi="Times New Roman" w:cs="Times New Roman"/>
          <w:sz w:val="24"/>
          <w:szCs w:val="24"/>
        </w:rPr>
        <w:t xml:space="preserve">Ardiloso </w:t>
      </w:r>
      <w:r w:rsidR="00BF43C4" w:rsidRPr="00A3036C">
        <w:rPr>
          <w:rFonts w:ascii="Times New Roman" w:hAnsi="Times New Roman" w:cs="Times New Roman"/>
          <w:sz w:val="24"/>
          <w:szCs w:val="24"/>
        </w:rPr>
        <w:t>―</w:t>
      </w:r>
      <w:r w:rsidR="009601CD" w:rsidRPr="00A3036C">
        <w:rPr>
          <w:rFonts w:ascii="Times New Roman" w:hAnsi="Times New Roman" w:cs="Times New Roman"/>
          <w:sz w:val="24"/>
          <w:szCs w:val="24"/>
        </w:rPr>
        <w:t xml:space="preserve"> </w:t>
      </w:r>
      <w:r w:rsidR="00FA03AA" w:rsidRPr="00A3036C">
        <w:rPr>
          <w:rFonts w:ascii="Times New Roman" w:hAnsi="Times New Roman" w:cs="Times New Roman"/>
          <w:sz w:val="24"/>
          <w:szCs w:val="24"/>
        </w:rPr>
        <w:t>Também raptamos alguém de Harrison, Taylor e Agregados</w:t>
      </w:r>
      <w:r w:rsidR="006F1C41" w:rsidRPr="00A3036C">
        <w:rPr>
          <w:rFonts w:ascii="Times New Roman" w:hAnsi="Times New Roman" w:cs="Times New Roman"/>
          <w:sz w:val="24"/>
          <w:szCs w:val="24"/>
        </w:rPr>
        <w:t xml:space="preserve"> com máxima ligação afetiva</w:t>
      </w:r>
      <w:r w:rsidR="000715C4" w:rsidRPr="00A3036C">
        <w:rPr>
          <w:rFonts w:ascii="Times New Roman" w:hAnsi="Times New Roman" w:cs="Times New Roman"/>
          <w:sz w:val="24"/>
          <w:szCs w:val="24"/>
        </w:rPr>
        <w:t xml:space="preserve"> </w:t>
      </w:r>
      <w:r w:rsidR="006F1C41" w:rsidRPr="00A3036C">
        <w:rPr>
          <w:rFonts w:ascii="Times New Roman" w:hAnsi="Times New Roman" w:cs="Times New Roman"/>
          <w:sz w:val="24"/>
          <w:szCs w:val="24"/>
        </w:rPr>
        <w:t xml:space="preserve">a Tom Harrison </w:t>
      </w:r>
      <w:r w:rsidR="009601CD" w:rsidRPr="00A3036C">
        <w:rPr>
          <w:rFonts w:ascii="Times New Roman" w:hAnsi="Times New Roman" w:cs="Times New Roman"/>
          <w:sz w:val="24"/>
          <w:szCs w:val="24"/>
        </w:rPr>
        <w:t>―</w:t>
      </w:r>
      <w:r w:rsidR="00A37E2D" w:rsidRPr="00A3036C">
        <w:rPr>
          <w:rFonts w:ascii="Times New Roman" w:hAnsi="Times New Roman" w:cs="Times New Roman"/>
          <w:sz w:val="24"/>
          <w:szCs w:val="24"/>
        </w:rPr>
        <w:t xml:space="preserve"> </w:t>
      </w:r>
      <w:r w:rsidR="00B67292" w:rsidRPr="00A3036C">
        <w:rPr>
          <w:rFonts w:ascii="Times New Roman" w:hAnsi="Times New Roman" w:cs="Times New Roman"/>
          <w:sz w:val="24"/>
          <w:szCs w:val="24"/>
        </w:rPr>
        <w:t>Configur</w:t>
      </w:r>
      <w:r w:rsidR="00A37E2D" w:rsidRPr="00A3036C">
        <w:rPr>
          <w:rFonts w:ascii="Times New Roman" w:hAnsi="Times New Roman" w:cs="Times New Roman"/>
          <w:sz w:val="24"/>
          <w:szCs w:val="24"/>
        </w:rPr>
        <w:t xml:space="preserve">a </w:t>
      </w:r>
      <w:r w:rsidR="001D4269" w:rsidRPr="00A3036C">
        <w:rPr>
          <w:rFonts w:ascii="Times New Roman" w:hAnsi="Times New Roman" w:cs="Times New Roman"/>
          <w:sz w:val="24"/>
          <w:szCs w:val="24"/>
        </w:rPr>
        <w:t xml:space="preserve">― </w:t>
      </w:r>
      <w:r w:rsidR="00A45482" w:rsidRPr="00A3036C">
        <w:rPr>
          <w:rFonts w:ascii="Times New Roman" w:hAnsi="Times New Roman" w:cs="Times New Roman"/>
          <w:sz w:val="24"/>
          <w:szCs w:val="24"/>
        </w:rPr>
        <w:t>A mulher Liz Taylor seria ideal, mas como ele</w:t>
      </w:r>
      <w:r w:rsidR="008E6E4A" w:rsidRPr="00A3036C">
        <w:rPr>
          <w:rFonts w:ascii="Times New Roman" w:hAnsi="Times New Roman" w:cs="Times New Roman"/>
          <w:sz w:val="24"/>
          <w:szCs w:val="24"/>
        </w:rPr>
        <w:t>, está desaparecida</w:t>
      </w:r>
      <w:r w:rsidR="003348B3" w:rsidRPr="00A3036C">
        <w:rPr>
          <w:rFonts w:ascii="Times New Roman" w:hAnsi="Times New Roman" w:cs="Times New Roman"/>
          <w:sz w:val="24"/>
          <w:szCs w:val="24"/>
        </w:rPr>
        <w:t xml:space="preserve"> </w:t>
      </w:r>
      <w:r w:rsidR="009601CD" w:rsidRPr="00A3036C">
        <w:rPr>
          <w:rFonts w:ascii="Times New Roman" w:hAnsi="Times New Roman" w:cs="Times New Roman"/>
          <w:sz w:val="24"/>
          <w:szCs w:val="24"/>
        </w:rPr>
        <w:t>―</w:t>
      </w:r>
      <w:r w:rsidR="003348B3" w:rsidRPr="00A3036C">
        <w:rPr>
          <w:rFonts w:ascii="Times New Roman" w:hAnsi="Times New Roman" w:cs="Times New Roman"/>
          <w:sz w:val="24"/>
          <w:szCs w:val="24"/>
        </w:rPr>
        <w:t xml:space="preserve"> Lamenta ―</w:t>
      </w:r>
      <w:r w:rsidR="006F1C41" w:rsidRPr="00A3036C">
        <w:rPr>
          <w:rFonts w:ascii="Times New Roman" w:hAnsi="Times New Roman" w:cs="Times New Roman"/>
          <w:sz w:val="24"/>
          <w:szCs w:val="24"/>
        </w:rPr>
        <w:t xml:space="preserve"> </w:t>
      </w:r>
      <w:r w:rsidR="00D4230C" w:rsidRPr="00A3036C">
        <w:rPr>
          <w:rFonts w:ascii="Times New Roman" w:hAnsi="Times New Roman" w:cs="Times New Roman"/>
          <w:sz w:val="24"/>
          <w:szCs w:val="24"/>
        </w:rPr>
        <w:t>A irmã Carol Harrison</w:t>
      </w:r>
      <w:r w:rsidR="004076E0" w:rsidRPr="00A3036C">
        <w:rPr>
          <w:rFonts w:ascii="Times New Roman" w:hAnsi="Times New Roman" w:cs="Times New Roman"/>
          <w:sz w:val="24"/>
          <w:szCs w:val="24"/>
        </w:rPr>
        <w:t xml:space="preserve"> constitui-se na familiar mais próxima, mas na verdade</w:t>
      </w:r>
      <w:r w:rsidR="00240BCC" w:rsidRPr="00A3036C">
        <w:rPr>
          <w:rFonts w:ascii="Times New Roman" w:hAnsi="Times New Roman" w:cs="Times New Roman"/>
          <w:sz w:val="24"/>
          <w:szCs w:val="24"/>
        </w:rPr>
        <w:t xml:space="preserve"> os laços de consideração desta família, credencia </w:t>
      </w:r>
      <w:r w:rsidR="00195495" w:rsidRPr="00A3036C">
        <w:rPr>
          <w:rFonts w:ascii="Times New Roman" w:hAnsi="Times New Roman" w:cs="Times New Roman"/>
          <w:sz w:val="24"/>
          <w:szCs w:val="24"/>
        </w:rPr>
        <w:t xml:space="preserve">o sequestro de </w:t>
      </w:r>
      <w:r w:rsidR="00240BCC" w:rsidRPr="00A3036C">
        <w:rPr>
          <w:rFonts w:ascii="Times New Roman" w:hAnsi="Times New Roman" w:cs="Times New Roman"/>
          <w:sz w:val="24"/>
          <w:szCs w:val="24"/>
        </w:rPr>
        <w:t>quaisquer deles pa</w:t>
      </w:r>
      <w:r w:rsidR="00195495" w:rsidRPr="00A3036C">
        <w:rPr>
          <w:rFonts w:ascii="Times New Roman" w:hAnsi="Times New Roman" w:cs="Times New Roman"/>
          <w:sz w:val="24"/>
          <w:szCs w:val="24"/>
        </w:rPr>
        <w:t>ra pressionarmos e desequilibrarmos</w:t>
      </w:r>
      <w:r w:rsidR="00C73A2D" w:rsidRPr="00A3036C">
        <w:rPr>
          <w:rFonts w:ascii="Times New Roman" w:hAnsi="Times New Roman" w:cs="Times New Roman"/>
          <w:sz w:val="24"/>
          <w:szCs w:val="24"/>
        </w:rPr>
        <w:t xml:space="preserve"> Tom Harrison para criar a crônica “Papo Reto” ―</w:t>
      </w:r>
      <w:r w:rsidR="00EA1181" w:rsidRPr="00A3036C">
        <w:rPr>
          <w:rFonts w:ascii="Times New Roman" w:hAnsi="Times New Roman" w:cs="Times New Roman"/>
          <w:sz w:val="24"/>
          <w:szCs w:val="24"/>
        </w:rPr>
        <w:t xml:space="preserve"> Idealiza </w:t>
      </w:r>
      <w:r w:rsidR="00C73A2D" w:rsidRPr="00A3036C">
        <w:rPr>
          <w:rFonts w:ascii="Times New Roman" w:hAnsi="Times New Roman" w:cs="Times New Roman"/>
          <w:sz w:val="24"/>
          <w:szCs w:val="24"/>
        </w:rPr>
        <w:t>―</w:t>
      </w:r>
      <w:r w:rsidR="00F8102E" w:rsidRPr="00A3036C">
        <w:rPr>
          <w:rFonts w:ascii="Times New Roman" w:hAnsi="Times New Roman" w:cs="Times New Roman"/>
          <w:sz w:val="24"/>
          <w:szCs w:val="24"/>
        </w:rPr>
        <w:t xml:space="preserve"> </w:t>
      </w:r>
      <w:r w:rsidR="00B2090D" w:rsidRPr="00A3036C">
        <w:rPr>
          <w:rFonts w:ascii="Times New Roman" w:hAnsi="Times New Roman" w:cs="Times New Roman"/>
          <w:sz w:val="24"/>
          <w:szCs w:val="24"/>
        </w:rPr>
        <w:t xml:space="preserve">Somos </w:t>
      </w:r>
      <w:r w:rsidR="00B2090D" w:rsidRPr="00A3036C">
        <w:rPr>
          <w:rFonts w:ascii="Times New Roman" w:hAnsi="Times New Roman" w:cs="Times New Roman"/>
          <w:sz w:val="24"/>
          <w:szCs w:val="24"/>
        </w:rPr>
        <w:lastRenderedPageBreak/>
        <w:t>sabedores da força energética d</w:t>
      </w:r>
      <w:r w:rsidR="007D2DA9" w:rsidRPr="00A3036C">
        <w:rPr>
          <w:rFonts w:ascii="Times New Roman" w:hAnsi="Times New Roman" w:cs="Times New Roman"/>
          <w:sz w:val="24"/>
          <w:szCs w:val="24"/>
        </w:rPr>
        <w:t>e nosso</w:t>
      </w:r>
      <w:r w:rsidR="00016DA4" w:rsidRPr="00A3036C">
        <w:rPr>
          <w:rFonts w:ascii="Times New Roman" w:hAnsi="Times New Roman" w:cs="Times New Roman"/>
          <w:sz w:val="24"/>
          <w:szCs w:val="24"/>
        </w:rPr>
        <w:t>s</w:t>
      </w:r>
      <w:r w:rsidR="007D2DA9" w:rsidRPr="00A3036C">
        <w:rPr>
          <w:rFonts w:ascii="Times New Roman" w:hAnsi="Times New Roman" w:cs="Times New Roman"/>
          <w:sz w:val="24"/>
          <w:szCs w:val="24"/>
        </w:rPr>
        <w:t xml:space="preserve"> adversários, por conta d</w:t>
      </w:r>
      <w:r w:rsidR="008A74F3" w:rsidRPr="00A3036C">
        <w:rPr>
          <w:rFonts w:ascii="Times New Roman" w:hAnsi="Times New Roman" w:cs="Times New Roman"/>
          <w:sz w:val="24"/>
          <w:szCs w:val="24"/>
        </w:rPr>
        <w:t>os representantes do casal criador do universo, Germano e Fértilles</w:t>
      </w:r>
      <w:r w:rsidR="00F0405C" w:rsidRPr="00A3036C">
        <w:rPr>
          <w:rFonts w:ascii="Times New Roman" w:hAnsi="Times New Roman" w:cs="Times New Roman"/>
          <w:sz w:val="24"/>
          <w:szCs w:val="24"/>
        </w:rPr>
        <w:t>, mas como preconizado por Ilusiodiano, o mal exercício do livre arbítrio humano é o nosso maior aliado</w:t>
      </w:r>
      <w:r w:rsidR="00F000C9" w:rsidRPr="00A3036C">
        <w:rPr>
          <w:rFonts w:ascii="Times New Roman" w:hAnsi="Times New Roman" w:cs="Times New Roman"/>
          <w:sz w:val="24"/>
          <w:szCs w:val="24"/>
        </w:rPr>
        <w:t xml:space="preserve"> para manutenção do Sistema Terra</w:t>
      </w:r>
      <w:r w:rsidR="007D2DA9" w:rsidRPr="00A3036C">
        <w:rPr>
          <w:rFonts w:ascii="Times New Roman" w:hAnsi="Times New Roman" w:cs="Times New Roman"/>
          <w:sz w:val="24"/>
          <w:szCs w:val="24"/>
        </w:rPr>
        <w:t xml:space="preserve"> </w:t>
      </w:r>
      <w:r w:rsidR="00F8102E" w:rsidRPr="00A3036C">
        <w:rPr>
          <w:rFonts w:ascii="Times New Roman" w:hAnsi="Times New Roman" w:cs="Times New Roman"/>
          <w:sz w:val="24"/>
          <w:szCs w:val="24"/>
        </w:rPr>
        <w:t>―</w:t>
      </w:r>
      <w:r w:rsidR="00F000C9" w:rsidRPr="00A3036C">
        <w:rPr>
          <w:rFonts w:ascii="Times New Roman" w:hAnsi="Times New Roman" w:cs="Times New Roman"/>
          <w:sz w:val="24"/>
          <w:szCs w:val="24"/>
        </w:rPr>
        <w:t xml:space="preserve"> </w:t>
      </w:r>
      <w:r w:rsidR="004E0A7A" w:rsidRPr="00A3036C">
        <w:rPr>
          <w:rFonts w:ascii="Times New Roman" w:hAnsi="Times New Roman" w:cs="Times New Roman"/>
          <w:sz w:val="24"/>
          <w:szCs w:val="24"/>
        </w:rPr>
        <w:t xml:space="preserve">Inebriado </w:t>
      </w:r>
      <w:r w:rsidR="00F8102E" w:rsidRPr="00A3036C">
        <w:rPr>
          <w:rFonts w:ascii="Times New Roman" w:hAnsi="Times New Roman" w:cs="Times New Roman"/>
          <w:sz w:val="24"/>
          <w:szCs w:val="24"/>
        </w:rPr>
        <w:t>―</w:t>
      </w:r>
      <w:r w:rsidR="004722B4" w:rsidRPr="00A3036C">
        <w:rPr>
          <w:rFonts w:ascii="Times New Roman" w:hAnsi="Times New Roman" w:cs="Times New Roman"/>
          <w:sz w:val="24"/>
          <w:szCs w:val="24"/>
        </w:rPr>
        <w:t xml:space="preserve"> Outra coisa</w:t>
      </w:r>
      <w:r w:rsidR="00BE1BEF" w:rsidRPr="00A3036C">
        <w:rPr>
          <w:rFonts w:ascii="Times New Roman" w:hAnsi="Times New Roman" w:cs="Times New Roman"/>
          <w:sz w:val="24"/>
          <w:szCs w:val="24"/>
        </w:rPr>
        <w:t>, nossa inteligência sabedora d</w:t>
      </w:r>
      <w:r w:rsidR="00A80121" w:rsidRPr="00A3036C">
        <w:rPr>
          <w:rFonts w:ascii="Times New Roman" w:hAnsi="Times New Roman" w:cs="Times New Roman"/>
          <w:sz w:val="24"/>
          <w:szCs w:val="24"/>
        </w:rPr>
        <w:t>o</w:t>
      </w:r>
      <w:r w:rsidR="00BE1BEF" w:rsidRPr="00A3036C">
        <w:rPr>
          <w:rFonts w:ascii="Times New Roman" w:hAnsi="Times New Roman" w:cs="Times New Roman"/>
          <w:sz w:val="24"/>
          <w:szCs w:val="24"/>
        </w:rPr>
        <w:t xml:space="preserve"> poder</w:t>
      </w:r>
      <w:r w:rsidR="003E2868" w:rsidRPr="00A3036C">
        <w:rPr>
          <w:rFonts w:ascii="Times New Roman" w:hAnsi="Times New Roman" w:cs="Times New Roman"/>
          <w:sz w:val="24"/>
          <w:szCs w:val="24"/>
        </w:rPr>
        <w:t xml:space="preserve"> divinal representado por este casal,</w:t>
      </w:r>
      <w:r w:rsidR="003A7738" w:rsidRPr="00A3036C">
        <w:rPr>
          <w:rFonts w:ascii="Times New Roman" w:hAnsi="Times New Roman" w:cs="Times New Roman"/>
          <w:sz w:val="24"/>
          <w:szCs w:val="24"/>
        </w:rPr>
        <w:t xml:space="preserve"> codificara</w:t>
      </w:r>
      <w:r w:rsidR="00363EFA" w:rsidRPr="00A3036C">
        <w:rPr>
          <w:rFonts w:ascii="Times New Roman" w:hAnsi="Times New Roman" w:cs="Times New Roman"/>
          <w:sz w:val="24"/>
          <w:szCs w:val="24"/>
        </w:rPr>
        <w:t xml:space="preserve"> todas as nossas conversas</w:t>
      </w:r>
      <w:r w:rsidR="009D30AD" w:rsidRPr="00A3036C">
        <w:rPr>
          <w:rFonts w:ascii="Times New Roman" w:hAnsi="Times New Roman" w:cs="Times New Roman"/>
          <w:sz w:val="24"/>
          <w:szCs w:val="24"/>
        </w:rPr>
        <w:t>, evitando o vazamento</w:t>
      </w:r>
      <w:r w:rsidR="00F15C01" w:rsidRPr="00A3036C">
        <w:rPr>
          <w:rFonts w:ascii="Times New Roman" w:hAnsi="Times New Roman" w:cs="Times New Roman"/>
          <w:sz w:val="24"/>
          <w:szCs w:val="24"/>
        </w:rPr>
        <w:t xml:space="preserve"> aquém ou</w:t>
      </w:r>
      <w:r w:rsidR="007A4BDD" w:rsidRPr="00A3036C">
        <w:rPr>
          <w:rFonts w:ascii="Times New Roman" w:hAnsi="Times New Roman" w:cs="Times New Roman"/>
          <w:sz w:val="24"/>
          <w:szCs w:val="24"/>
        </w:rPr>
        <w:t xml:space="preserve"> </w:t>
      </w:r>
      <w:r w:rsidR="00F15C01" w:rsidRPr="00A3036C">
        <w:rPr>
          <w:rFonts w:ascii="Times New Roman" w:hAnsi="Times New Roman" w:cs="Times New Roman"/>
          <w:sz w:val="24"/>
          <w:szCs w:val="24"/>
        </w:rPr>
        <w:t xml:space="preserve">além do </w:t>
      </w:r>
      <w:r w:rsidR="00F15C01" w:rsidRPr="00A3036C">
        <w:rPr>
          <w:rFonts w:ascii="Times New Roman" w:hAnsi="Times New Roman" w:cs="Times New Roman"/>
          <w:i/>
          <w:iCs/>
          <w:sz w:val="24"/>
          <w:szCs w:val="24"/>
        </w:rPr>
        <w:t>terceiro plano terráqueo</w:t>
      </w:r>
      <w:r w:rsidR="00363EFA" w:rsidRPr="00A3036C">
        <w:rPr>
          <w:rFonts w:ascii="Times New Roman" w:hAnsi="Times New Roman" w:cs="Times New Roman"/>
          <w:sz w:val="24"/>
          <w:szCs w:val="24"/>
        </w:rPr>
        <w:t xml:space="preserve"> </w:t>
      </w:r>
      <w:r w:rsidR="004722B4" w:rsidRPr="00A3036C">
        <w:rPr>
          <w:rFonts w:ascii="Times New Roman" w:hAnsi="Times New Roman" w:cs="Times New Roman"/>
          <w:sz w:val="24"/>
          <w:szCs w:val="24"/>
        </w:rPr>
        <w:t>―</w:t>
      </w:r>
      <w:r w:rsidR="00467480" w:rsidRPr="00A3036C">
        <w:rPr>
          <w:rFonts w:ascii="Times New Roman" w:hAnsi="Times New Roman" w:cs="Times New Roman"/>
          <w:sz w:val="24"/>
          <w:szCs w:val="24"/>
        </w:rPr>
        <w:t xml:space="preserve"> Vitorioso </w:t>
      </w:r>
      <w:r w:rsidR="004722B4" w:rsidRPr="00A3036C">
        <w:rPr>
          <w:rFonts w:ascii="Times New Roman" w:hAnsi="Times New Roman" w:cs="Times New Roman"/>
          <w:sz w:val="24"/>
          <w:szCs w:val="24"/>
        </w:rPr>
        <w:t>―</w:t>
      </w:r>
      <w:r w:rsidR="00D80CDF" w:rsidRPr="00A3036C">
        <w:rPr>
          <w:rFonts w:ascii="Times New Roman" w:hAnsi="Times New Roman" w:cs="Times New Roman"/>
          <w:sz w:val="24"/>
          <w:szCs w:val="24"/>
        </w:rPr>
        <w:t xml:space="preserve"> A poderosa projeção e captação energética</w:t>
      </w:r>
      <w:r w:rsidR="00620D94" w:rsidRPr="00A3036C">
        <w:rPr>
          <w:rFonts w:ascii="Times New Roman" w:hAnsi="Times New Roman" w:cs="Times New Roman"/>
          <w:sz w:val="24"/>
          <w:szCs w:val="24"/>
        </w:rPr>
        <w:t>s irradiada</w:t>
      </w:r>
      <w:r w:rsidR="00E73BBE" w:rsidRPr="00A3036C">
        <w:rPr>
          <w:rFonts w:ascii="Times New Roman" w:hAnsi="Times New Roman" w:cs="Times New Roman"/>
          <w:sz w:val="24"/>
          <w:szCs w:val="24"/>
        </w:rPr>
        <w:t>s</w:t>
      </w:r>
      <w:r w:rsidR="00620D94" w:rsidRPr="00A3036C">
        <w:rPr>
          <w:rFonts w:ascii="Times New Roman" w:hAnsi="Times New Roman" w:cs="Times New Roman"/>
          <w:sz w:val="24"/>
          <w:szCs w:val="24"/>
        </w:rPr>
        <w:t xml:space="preserve"> pelo SEU </w:t>
      </w:r>
      <w:r w:rsidR="00E73BBE" w:rsidRPr="00A3036C">
        <w:rPr>
          <w:rFonts w:ascii="Times New Roman" w:hAnsi="Times New Roman" w:cs="Times New Roman"/>
          <w:sz w:val="24"/>
          <w:szCs w:val="24"/>
        </w:rPr>
        <w:t>para nos monitorar</w:t>
      </w:r>
      <w:r w:rsidR="000168E6" w:rsidRPr="00A3036C">
        <w:rPr>
          <w:rFonts w:ascii="Times New Roman" w:hAnsi="Times New Roman" w:cs="Times New Roman"/>
          <w:sz w:val="24"/>
          <w:szCs w:val="24"/>
        </w:rPr>
        <w:t xml:space="preserve"> </w:t>
      </w:r>
      <w:r w:rsidR="00620D94" w:rsidRPr="00A3036C">
        <w:rPr>
          <w:rFonts w:ascii="Times New Roman" w:hAnsi="Times New Roman" w:cs="Times New Roman"/>
          <w:sz w:val="24"/>
          <w:szCs w:val="24"/>
        </w:rPr>
        <w:t>sofrerão ruídos até serem</w:t>
      </w:r>
      <w:r w:rsidR="000168E6" w:rsidRPr="00A3036C">
        <w:rPr>
          <w:rFonts w:ascii="Times New Roman" w:hAnsi="Times New Roman" w:cs="Times New Roman"/>
          <w:sz w:val="24"/>
          <w:szCs w:val="24"/>
        </w:rPr>
        <w:t xml:space="preserve"> inteligíveis </w:t>
      </w:r>
      <w:r w:rsidR="00467480" w:rsidRPr="00A3036C">
        <w:rPr>
          <w:rFonts w:ascii="Times New Roman" w:hAnsi="Times New Roman" w:cs="Times New Roman"/>
          <w:sz w:val="24"/>
          <w:szCs w:val="24"/>
        </w:rPr>
        <w:t>―</w:t>
      </w:r>
      <w:r w:rsidR="000168E6" w:rsidRPr="00A3036C">
        <w:rPr>
          <w:rFonts w:ascii="Times New Roman" w:hAnsi="Times New Roman" w:cs="Times New Roman"/>
          <w:sz w:val="24"/>
          <w:szCs w:val="24"/>
        </w:rPr>
        <w:t xml:space="preserve"> Soberano </w:t>
      </w:r>
      <w:r w:rsidR="00467480" w:rsidRPr="00A3036C">
        <w:rPr>
          <w:rFonts w:ascii="Times New Roman" w:hAnsi="Times New Roman" w:cs="Times New Roman"/>
          <w:sz w:val="24"/>
          <w:szCs w:val="24"/>
        </w:rPr>
        <w:t>―</w:t>
      </w:r>
      <w:r w:rsidR="004C2306" w:rsidRPr="00A3036C">
        <w:rPr>
          <w:rFonts w:ascii="Times New Roman" w:hAnsi="Times New Roman" w:cs="Times New Roman"/>
          <w:sz w:val="24"/>
          <w:szCs w:val="24"/>
        </w:rPr>
        <w:t xml:space="preserve"> Assim, ganhamos tempo </w:t>
      </w:r>
      <w:r w:rsidR="00B43AB2" w:rsidRPr="00A3036C">
        <w:rPr>
          <w:rFonts w:ascii="Times New Roman" w:hAnsi="Times New Roman" w:cs="Times New Roman"/>
          <w:sz w:val="24"/>
          <w:szCs w:val="24"/>
        </w:rPr>
        <w:t xml:space="preserve">e quando </w:t>
      </w:r>
      <w:r w:rsidR="00B43AB2" w:rsidRPr="00A3036C">
        <w:rPr>
          <w:rFonts w:ascii="Times New Roman" w:hAnsi="Times New Roman" w:cs="Times New Roman"/>
          <w:i/>
          <w:iCs/>
          <w:sz w:val="24"/>
          <w:szCs w:val="24"/>
        </w:rPr>
        <w:t xml:space="preserve">eles estiverem </w:t>
      </w:r>
      <w:r w:rsidR="0037271E" w:rsidRPr="00A3036C">
        <w:rPr>
          <w:rFonts w:ascii="Times New Roman" w:hAnsi="Times New Roman" w:cs="Times New Roman"/>
          <w:i/>
          <w:iCs/>
          <w:sz w:val="24"/>
          <w:szCs w:val="24"/>
        </w:rPr>
        <w:t>vindo co</w:t>
      </w:r>
      <w:r w:rsidR="00AE5772" w:rsidRPr="00A3036C">
        <w:rPr>
          <w:rFonts w:ascii="Times New Roman" w:hAnsi="Times New Roman" w:cs="Times New Roman"/>
          <w:i/>
          <w:iCs/>
          <w:sz w:val="24"/>
          <w:szCs w:val="24"/>
        </w:rPr>
        <w:t>m a farinha, estaremos voltando com o pão</w:t>
      </w:r>
      <w:r w:rsidR="00AE5772" w:rsidRPr="00A3036C">
        <w:rPr>
          <w:rFonts w:ascii="Times New Roman" w:hAnsi="Times New Roman" w:cs="Times New Roman"/>
          <w:sz w:val="24"/>
          <w:szCs w:val="24"/>
        </w:rPr>
        <w:t xml:space="preserve"> </w:t>
      </w:r>
      <w:r w:rsidR="0037271E" w:rsidRPr="00A3036C">
        <w:rPr>
          <w:rFonts w:ascii="Times New Roman" w:hAnsi="Times New Roman" w:cs="Times New Roman"/>
          <w:sz w:val="24"/>
          <w:szCs w:val="24"/>
        </w:rPr>
        <w:t>―</w:t>
      </w:r>
      <w:r w:rsidR="00AE5772" w:rsidRPr="00A3036C">
        <w:rPr>
          <w:rFonts w:ascii="Times New Roman" w:hAnsi="Times New Roman" w:cs="Times New Roman"/>
          <w:sz w:val="24"/>
          <w:szCs w:val="24"/>
        </w:rPr>
        <w:t xml:space="preserve"> </w:t>
      </w:r>
      <w:r w:rsidR="00B70A15" w:rsidRPr="00A3036C">
        <w:rPr>
          <w:rFonts w:ascii="Times New Roman" w:hAnsi="Times New Roman" w:cs="Times New Roman"/>
          <w:sz w:val="24"/>
          <w:szCs w:val="24"/>
        </w:rPr>
        <w:t xml:space="preserve">Gargalha </w:t>
      </w:r>
      <w:r w:rsidR="00B77BA9" w:rsidRPr="00A3036C">
        <w:rPr>
          <w:rFonts w:ascii="Times New Roman" w:hAnsi="Times New Roman" w:cs="Times New Roman"/>
          <w:sz w:val="24"/>
          <w:szCs w:val="24"/>
        </w:rPr>
        <w:t>―</w:t>
      </w:r>
      <w:r w:rsidR="00AE5772" w:rsidRPr="00A3036C">
        <w:rPr>
          <w:rFonts w:ascii="Times New Roman" w:hAnsi="Times New Roman" w:cs="Times New Roman"/>
          <w:sz w:val="24"/>
          <w:szCs w:val="24"/>
        </w:rPr>
        <w:t xml:space="preserve"> Adoro os ditos populares terráqueos</w:t>
      </w:r>
      <w:r w:rsidR="00EB5591" w:rsidRPr="00A3036C">
        <w:rPr>
          <w:rFonts w:ascii="Times New Roman" w:hAnsi="Times New Roman" w:cs="Times New Roman"/>
          <w:sz w:val="24"/>
          <w:szCs w:val="24"/>
        </w:rPr>
        <w:t xml:space="preserve"> ― Chacoteia </w:t>
      </w:r>
      <w:r w:rsidR="00B77BA9" w:rsidRPr="00A3036C">
        <w:rPr>
          <w:rFonts w:ascii="Times New Roman" w:hAnsi="Times New Roman" w:cs="Times New Roman"/>
          <w:sz w:val="24"/>
          <w:szCs w:val="24"/>
        </w:rPr>
        <w:t>―</w:t>
      </w:r>
      <w:r w:rsidR="00D4230C" w:rsidRPr="00A3036C">
        <w:rPr>
          <w:rFonts w:ascii="Times New Roman" w:hAnsi="Times New Roman" w:cs="Times New Roman"/>
          <w:sz w:val="24"/>
          <w:szCs w:val="24"/>
        </w:rPr>
        <w:t xml:space="preserve"> </w:t>
      </w:r>
      <w:r w:rsidR="005F3BA6" w:rsidRPr="00A3036C">
        <w:rPr>
          <w:rFonts w:ascii="Times New Roman" w:hAnsi="Times New Roman" w:cs="Times New Roman"/>
          <w:sz w:val="24"/>
          <w:szCs w:val="24"/>
        </w:rPr>
        <w:t>Nossos mal</w:t>
      </w:r>
      <w:r w:rsidR="0031529C" w:rsidRPr="00A3036C">
        <w:rPr>
          <w:rFonts w:ascii="Times New Roman" w:hAnsi="Times New Roman" w:cs="Times New Roman"/>
          <w:sz w:val="24"/>
          <w:szCs w:val="24"/>
        </w:rPr>
        <w:t>es</w:t>
      </w:r>
      <w:r w:rsidR="005F3BA6" w:rsidRPr="00A3036C">
        <w:rPr>
          <w:rFonts w:ascii="Times New Roman" w:hAnsi="Times New Roman" w:cs="Times New Roman"/>
          <w:sz w:val="24"/>
          <w:szCs w:val="24"/>
        </w:rPr>
        <w:t xml:space="preserve"> feitos</w:t>
      </w:r>
      <w:r w:rsidR="000A058F" w:rsidRPr="00A3036C">
        <w:rPr>
          <w:rFonts w:ascii="Times New Roman" w:hAnsi="Times New Roman" w:cs="Times New Roman"/>
          <w:sz w:val="24"/>
          <w:szCs w:val="24"/>
        </w:rPr>
        <w:t xml:space="preserve"> estão sentenciados</w:t>
      </w:r>
      <w:r w:rsidR="00A4593C" w:rsidRPr="00A3036C">
        <w:rPr>
          <w:rFonts w:ascii="Times New Roman" w:hAnsi="Times New Roman" w:cs="Times New Roman"/>
          <w:sz w:val="24"/>
          <w:szCs w:val="24"/>
        </w:rPr>
        <w:t>, porém</w:t>
      </w:r>
      <w:r w:rsidR="00A21DF8" w:rsidRPr="00A3036C">
        <w:rPr>
          <w:rFonts w:ascii="Times New Roman" w:hAnsi="Times New Roman" w:cs="Times New Roman"/>
          <w:sz w:val="24"/>
          <w:szCs w:val="24"/>
        </w:rPr>
        <w:t>, se trabalharmos corretamente, o livre arbítrio humano nos garantirá</w:t>
      </w:r>
      <w:r w:rsidR="0031529C" w:rsidRPr="00A3036C">
        <w:rPr>
          <w:rFonts w:ascii="Times New Roman" w:hAnsi="Times New Roman" w:cs="Times New Roman"/>
          <w:sz w:val="24"/>
          <w:szCs w:val="24"/>
        </w:rPr>
        <w:t xml:space="preserve"> por milênios </w:t>
      </w:r>
      <w:r w:rsidR="0098327D" w:rsidRPr="00A3036C">
        <w:rPr>
          <w:rFonts w:ascii="Times New Roman" w:hAnsi="Times New Roman" w:cs="Times New Roman"/>
          <w:sz w:val="24"/>
          <w:szCs w:val="24"/>
        </w:rPr>
        <w:t>para não</w:t>
      </w:r>
      <w:r w:rsidR="0031529C" w:rsidRPr="00A3036C">
        <w:rPr>
          <w:rFonts w:ascii="Times New Roman" w:hAnsi="Times New Roman" w:cs="Times New Roman"/>
          <w:sz w:val="24"/>
          <w:szCs w:val="24"/>
        </w:rPr>
        <w:t xml:space="preserve"> </w:t>
      </w:r>
      <w:r w:rsidR="0019775E" w:rsidRPr="00A3036C">
        <w:rPr>
          <w:rFonts w:ascii="Times New Roman" w:hAnsi="Times New Roman" w:cs="Times New Roman"/>
          <w:sz w:val="24"/>
          <w:szCs w:val="24"/>
        </w:rPr>
        <w:t xml:space="preserve">sermos parte de os </w:t>
      </w:r>
      <w:r w:rsidR="0019775E" w:rsidRPr="00A3036C">
        <w:rPr>
          <w:rFonts w:ascii="Times New Roman" w:hAnsi="Times New Roman" w:cs="Times New Roman"/>
          <w:b/>
          <w:bCs/>
          <w:sz w:val="24"/>
          <w:szCs w:val="24"/>
        </w:rPr>
        <w:t>e</w:t>
      </w:r>
      <w:r w:rsidR="0019775E" w:rsidRPr="00A3036C">
        <w:rPr>
          <w:rFonts w:ascii="Times New Roman" w:hAnsi="Times New Roman" w:cs="Times New Roman"/>
          <w:b/>
          <w:bCs/>
          <w:color w:val="FF0000"/>
          <w:sz w:val="24"/>
          <w:szCs w:val="24"/>
        </w:rPr>
        <w:t>X</w:t>
      </w:r>
      <w:r w:rsidR="0019775E" w:rsidRPr="00A3036C">
        <w:rPr>
          <w:rFonts w:ascii="Times New Roman" w:hAnsi="Times New Roman" w:cs="Times New Roman"/>
          <w:b/>
          <w:bCs/>
          <w:sz w:val="24"/>
          <w:szCs w:val="24"/>
        </w:rPr>
        <w:t xml:space="preserve">ilados da </w:t>
      </w:r>
      <w:r w:rsidR="0019775E" w:rsidRPr="00A3036C">
        <w:rPr>
          <w:rFonts w:ascii="Times New Roman" w:hAnsi="Times New Roman" w:cs="Times New Roman"/>
          <w:b/>
          <w:bCs/>
          <w:color w:val="7030A0"/>
          <w:sz w:val="24"/>
          <w:szCs w:val="24"/>
        </w:rPr>
        <w:t>T</w:t>
      </w:r>
      <w:r w:rsidR="0019775E" w:rsidRPr="00A3036C">
        <w:rPr>
          <w:rFonts w:ascii="Times New Roman" w:hAnsi="Times New Roman" w:cs="Times New Roman"/>
          <w:b/>
          <w:bCs/>
          <w:sz w:val="24"/>
          <w:szCs w:val="24"/>
        </w:rPr>
        <w:t>erra ─ passado pacto para o futuro</w:t>
      </w:r>
      <w:r w:rsidR="005F3BA6" w:rsidRPr="00A3036C">
        <w:rPr>
          <w:rFonts w:ascii="Times New Roman" w:hAnsi="Times New Roman" w:cs="Times New Roman"/>
          <w:sz w:val="24"/>
          <w:szCs w:val="24"/>
        </w:rPr>
        <w:t xml:space="preserve"> </w:t>
      </w:r>
      <w:r w:rsidR="00F262CC" w:rsidRPr="00A3036C">
        <w:rPr>
          <w:rFonts w:ascii="Times New Roman" w:hAnsi="Times New Roman" w:cs="Times New Roman"/>
          <w:sz w:val="24"/>
          <w:szCs w:val="24"/>
        </w:rPr>
        <w:t>―</w:t>
      </w:r>
      <w:r w:rsidR="00D20175" w:rsidRPr="00A3036C">
        <w:rPr>
          <w:rFonts w:ascii="Times New Roman" w:hAnsi="Times New Roman" w:cs="Times New Roman"/>
          <w:sz w:val="24"/>
          <w:szCs w:val="24"/>
        </w:rPr>
        <w:t xml:space="preserve"> </w:t>
      </w:r>
      <w:r w:rsidR="00CB4DF5" w:rsidRPr="00A3036C">
        <w:rPr>
          <w:rFonts w:ascii="Times New Roman" w:hAnsi="Times New Roman" w:cs="Times New Roman"/>
          <w:sz w:val="24"/>
          <w:szCs w:val="24"/>
        </w:rPr>
        <w:t>Algozlenirus, consciente</w:t>
      </w:r>
      <w:r w:rsidR="00350B37" w:rsidRPr="00A3036C">
        <w:rPr>
          <w:rFonts w:ascii="Times New Roman" w:hAnsi="Times New Roman" w:cs="Times New Roman"/>
          <w:sz w:val="24"/>
          <w:szCs w:val="24"/>
        </w:rPr>
        <w:t>,</w:t>
      </w:r>
      <w:r w:rsidR="0098327D" w:rsidRPr="00A3036C">
        <w:rPr>
          <w:rFonts w:ascii="Times New Roman" w:hAnsi="Times New Roman" w:cs="Times New Roman"/>
          <w:sz w:val="24"/>
          <w:szCs w:val="24"/>
        </w:rPr>
        <w:t xml:space="preserve"> d</w:t>
      </w:r>
      <w:r w:rsidR="00350B37" w:rsidRPr="00A3036C">
        <w:rPr>
          <w:rFonts w:ascii="Times New Roman" w:hAnsi="Times New Roman" w:cs="Times New Roman"/>
          <w:sz w:val="24"/>
          <w:szCs w:val="24"/>
        </w:rPr>
        <w:t>esconsider</w:t>
      </w:r>
      <w:r w:rsidR="0098327D" w:rsidRPr="00A3036C">
        <w:rPr>
          <w:rFonts w:ascii="Times New Roman" w:hAnsi="Times New Roman" w:cs="Times New Roman"/>
          <w:sz w:val="24"/>
          <w:szCs w:val="24"/>
        </w:rPr>
        <w:t xml:space="preserve">a </w:t>
      </w:r>
      <w:r w:rsidR="002A4F4E" w:rsidRPr="00A3036C">
        <w:rPr>
          <w:rFonts w:ascii="Times New Roman" w:hAnsi="Times New Roman" w:cs="Times New Roman"/>
          <w:sz w:val="24"/>
          <w:szCs w:val="24"/>
        </w:rPr>
        <w:t>a</w:t>
      </w:r>
      <w:r w:rsidR="00DE0F46" w:rsidRPr="00A3036C">
        <w:rPr>
          <w:rFonts w:ascii="Times New Roman" w:hAnsi="Times New Roman" w:cs="Times New Roman"/>
          <w:sz w:val="24"/>
          <w:szCs w:val="24"/>
        </w:rPr>
        <w:t xml:space="preserve">s </w:t>
      </w:r>
      <w:r w:rsidR="0098327D" w:rsidRPr="00A3036C">
        <w:rPr>
          <w:rFonts w:ascii="Times New Roman" w:hAnsi="Times New Roman" w:cs="Times New Roman"/>
          <w:sz w:val="24"/>
          <w:szCs w:val="24"/>
        </w:rPr>
        <w:t>forç</w:t>
      </w:r>
      <w:r w:rsidR="00350B37" w:rsidRPr="00A3036C">
        <w:rPr>
          <w:rFonts w:ascii="Times New Roman" w:hAnsi="Times New Roman" w:cs="Times New Roman"/>
          <w:sz w:val="24"/>
          <w:szCs w:val="24"/>
        </w:rPr>
        <w:t>a</w:t>
      </w:r>
      <w:r w:rsidR="00DE0F46" w:rsidRPr="00A3036C">
        <w:rPr>
          <w:rFonts w:ascii="Times New Roman" w:hAnsi="Times New Roman" w:cs="Times New Roman"/>
          <w:sz w:val="24"/>
          <w:szCs w:val="24"/>
        </w:rPr>
        <w:t>s das ondas eletromagnéticas e emocionais do SEU</w:t>
      </w:r>
      <w:r w:rsidR="00BA3A0C" w:rsidRPr="00A3036C">
        <w:rPr>
          <w:rFonts w:ascii="Times New Roman" w:hAnsi="Times New Roman" w:cs="Times New Roman"/>
          <w:sz w:val="24"/>
          <w:szCs w:val="24"/>
        </w:rPr>
        <w:t xml:space="preserve"> ― </w:t>
      </w:r>
      <w:r w:rsidR="009A504C" w:rsidRPr="00A3036C">
        <w:rPr>
          <w:rFonts w:ascii="Times New Roman" w:hAnsi="Times New Roman" w:cs="Times New Roman"/>
          <w:sz w:val="24"/>
          <w:szCs w:val="24"/>
        </w:rPr>
        <w:t xml:space="preserve">A </w:t>
      </w:r>
      <w:r w:rsidR="00085B2B" w:rsidRPr="00A3036C">
        <w:rPr>
          <w:rFonts w:ascii="Times New Roman" w:hAnsi="Times New Roman" w:cs="Times New Roman"/>
          <w:sz w:val="24"/>
          <w:szCs w:val="24"/>
        </w:rPr>
        <w:t xml:space="preserve">Terra do </w:t>
      </w:r>
      <w:r w:rsidR="00085B2B" w:rsidRPr="00A3036C">
        <w:rPr>
          <w:rFonts w:ascii="Times New Roman" w:hAnsi="Times New Roman" w:cs="Times New Roman"/>
          <w:i/>
          <w:iCs/>
          <w:sz w:val="24"/>
          <w:szCs w:val="24"/>
        </w:rPr>
        <w:t xml:space="preserve">primeiro </w:t>
      </w:r>
      <w:r w:rsidR="00085B2B" w:rsidRPr="00A3036C">
        <w:rPr>
          <w:rFonts w:ascii="Times New Roman" w:hAnsi="Times New Roman" w:cs="Times New Roman"/>
          <w:sz w:val="24"/>
          <w:szCs w:val="24"/>
        </w:rPr>
        <w:t xml:space="preserve">até </w:t>
      </w:r>
      <w:r w:rsidR="003D6E0B" w:rsidRPr="00A3036C">
        <w:rPr>
          <w:rFonts w:ascii="Times New Roman" w:hAnsi="Times New Roman" w:cs="Times New Roman"/>
          <w:sz w:val="24"/>
          <w:szCs w:val="24"/>
        </w:rPr>
        <w:t>o</w:t>
      </w:r>
      <w:r w:rsidR="00F162AC" w:rsidRPr="00A3036C">
        <w:rPr>
          <w:rFonts w:ascii="Times New Roman" w:hAnsi="Times New Roman" w:cs="Times New Roman"/>
          <w:sz w:val="24"/>
          <w:szCs w:val="24"/>
        </w:rPr>
        <w:t xml:space="preserve"> </w:t>
      </w:r>
      <w:r w:rsidR="003D6E0B" w:rsidRPr="00A3036C">
        <w:rPr>
          <w:rFonts w:ascii="Times New Roman" w:hAnsi="Times New Roman" w:cs="Times New Roman"/>
          <w:i/>
          <w:iCs/>
          <w:sz w:val="24"/>
          <w:szCs w:val="24"/>
        </w:rPr>
        <w:t>terceir</w:t>
      </w:r>
      <w:r w:rsidR="00F162AC" w:rsidRPr="00A3036C">
        <w:rPr>
          <w:rFonts w:ascii="Times New Roman" w:hAnsi="Times New Roman" w:cs="Times New Roman"/>
          <w:i/>
          <w:iCs/>
          <w:sz w:val="24"/>
          <w:szCs w:val="24"/>
        </w:rPr>
        <w:t>o</w:t>
      </w:r>
      <w:r w:rsidR="00623CBF" w:rsidRPr="00A3036C">
        <w:rPr>
          <w:rFonts w:ascii="Times New Roman" w:hAnsi="Times New Roman" w:cs="Times New Roman"/>
          <w:i/>
          <w:iCs/>
          <w:sz w:val="24"/>
          <w:szCs w:val="24"/>
        </w:rPr>
        <w:t xml:space="preserve"> </w:t>
      </w:r>
      <w:r w:rsidR="00623CBF" w:rsidRPr="00A3036C">
        <w:rPr>
          <w:rFonts w:ascii="Times New Roman" w:hAnsi="Times New Roman" w:cs="Times New Roman"/>
          <w:sz w:val="24"/>
          <w:szCs w:val="24"/>
        </w:rPr>
        <w:t>e</w:t>
      </w:r>
      <w:r w:rsidR="008A37AD" w:rsidRPr="00A3036C">
        <w:rPr>
          <w:rFonts w:ascii="Times New Roman" w:hAnsi="Times New Roman" w:cs="Times New Roman"/>
          <w:sz w:val="24"/>
          <w:szCs w:val="24"/>
        </w:rPr>
        <w:t xml:space="preserve"> com influência no </w:t>
      </w:r>
      <w:r w:rsidR="008A37AD" w:rsidRPr="00A3036C">
        <w:rPr>
          <w:rFonts w:ascii="Times New Roman" w:hAnsi="Times New Roman" w:cs="Times New Roman"/>
          <w:i/>
          <w:iCs/>
          <w:sz w:val="24"/>
          <w:szCs w:val="24"/>
        </w:rPr>
        <w:t>quarto</w:t>
      </w:r>
      <w:r w:rsidR="00085B2B" w:rsidRPr="00A3036C">
        <w:rPr>
          <w:rFonts w:ascii="Times New Roman" w:hAnsi="Times New Roman" w:cs="Times New Roman"/>
          <w:i/>
          <w:iCs/>
          <w:sz w:val="24"/>
          <w:szCs w:val="24"/>
        </w:rPr>
        <w:t xml:space="preserve"> plano</w:t>
      </w:r>
      <w:r w:rsidR="003D6695" w:rsidRPr="00A3036C">
        <w:rPr>
          <w:rFonts w:ascii="Times New Roman" w:hAnsi="Times New Roman" w:cs="Times New Roman"/>
          <w:i/>
          <w:iCs/>
          <w:sz w:val="24"/>
          <w:szCs w:val="24"/>
        </w:rPr>
        <w:t>s</w:t>
      </w:r>
      <w:r w:rsidR="00085B2B" w:rsidRPr="00A3036C">
        <w:rPr>
          <w:rFonts w:ascii="Times New Roman" w:hAnsi="Times New Roman" w:cs="Times New Roman"/>
          <w:i/>
          <w:iCs/>
          <w:sz w:val="24"/>
          <w:szCs w:val="24"/>
        </w:rPr>
        <w:t xml:space="preserve"> terráqueo</w:t>
      </w:r>
      <w:r w:rsidR="003D6695" w:rsidRPr="00A3036C">
        <w:rPr>
          <w:rFonts w:ascii="Times New Roman" w:hAnsi="Times New Roman" w:cs="Times New Roman"/>
          <w:i/>
          <w:iCs/>
          <w:sz w:val="24"/>
          <w:szCs w:val="24"/>
        </w:rPr>
        <w:t xml:space="preserve">s </w:t>
      </w:r>
      <w:r w:rsidR="00FC64B3" w:rsidRPr="00A3036C">
        <w:rPr>
          <w:rFonts w:ascii="Times New Roman" w:hAnsi="Times New Roman" w:cs="Times New Roman"/>
          <w:sz w:val="24"/>
          <w:szCs w:val="24"/>
        </w:rPr>
        <w:t xml:space="preserve">é dos </w:t>
      </w:r>
      <w:r w:rsidR="00D36D57" w:rsidRPr="00A3036C">
        <w:rPr>
          <w:rFonts w:ascii="Times New Roman" w:eastAsia="Aptos" w:hAnsi="Times New Roman" w:cs="Times New Roman"/>
          <w:i/>
          <w:iCs/>
          <w:sz w:val="24"/>
          <w:szCs w:val="24"/>
        </w:rPr>
        <w:t>malenirus</w:t>
      </w:r>
      <w:r w:rsidR="00D36D57" w:rsidRPr="00A3036C">
        <w:rPr>
          <w:rFonts w:ascii="Times New Roman" w:eastAsia="Aptos" w:hAnsi="Times New Roman" w:cs="Times New Roman"/>
          <w:sz w:val="24"/>
          <w:szCs w:val="24"/>
        </w:rPr>
        <w:t xml:space="preserve">, </w:t>
      </w:r>
      <w:r w:rsidR="00D36D57" w:rsidRPr="00A3036C">
        <w:rPr>
          <w:rFonts w:ascii="Times New Roman" w:eastAsia="Aptos" w:hAnsi="Times New Roman" w:cs="Times New Roman"/>
          <w:i/>
          <w:iCs/>
          <w:sz w:val="24"/>
          <w:szCs w:val="24"/>
        </w:rPr>
        <w:t xml:space="preserve">reinonaques </w:t>
      </w:r>
      <w:r w:rsidR="00D36D57" w:rsidRPr="00A3036C">
        <w:rPr>
          <w:rFonts w:ascii="Times New Roman" w:eastAsia="Aptos" w:hAnsi="Times New Roman" w:cs="Times New Roman"/>
          <w:sz w:val="24"/>
          <w:szCs w:val="24"/>
        </w:rPr>
        <w:t xml:space="preserve">e </w:t>
      </w:r>
      <w:r w:rsidR="00D36D57" w:rsidRPr="00A3036C">
        <w:rPr>
          <w:rFonts w:ascii="Times New Roman" w:eastAsia="Aptos" w:hAnsi="Times New Roman" w:cs="Times New Roman"/>
          <w:i/>
          <w:iCs/>
          <w:sz w:val="24"/>
          <w:szCs w:val="24"/>
        </w:rPr>
        <w:t>dominitilianos</w:t>
      </w:r>
      <w:r w:rsidR="00CB4DF5" w:rsidRPr="00A3036C">
        <w:rPr>
          <w:rFonts w:ascii="Times New Roman" w:hAnsi="Times New Roman" w:cs="Times New Roman"/>
          <w:sz w:val="24"/>
          <w:szCs w:val="24"/>
        </w:rPr>
        <w:t xml:space="preserve"> </w:t>
      </w:r>
      <w:r w:rsidR="00E841A8" w:rsidRPr="00A3036C">
        <w:rPr>
          <w:rFonts w:ascii="Times New Roman" w:hAnsi="Times New Roman" w:cs="Times New Roman"/>
          <w:sz w:val="24"/>
          <w:szCs w:val="24"/>
        </w:rPr>
        <w:t xml:space="preserve">para todo o sempre </w:t>
      </w:r>
      <w:r w:rsidR="00BA3A0C" w:rsidRPr="00A3036C">
        <w:rPr>
          <w:rFonts w:ascii="Times New Roman" w:hAnsi="Times New Roman" w:cs="Times New Roman"/>
          <w:sz w:val="24"/>
          <w:szCs w:val="24"/>
        </w:rPr>
        <w:t>―</w:t>
      </w:r>
      <w:r w:rsidR="0031529C" w:rsidRPr="00A3036C">
        <w:rPr>
          <w:rFonts w:ascii="Times New Roman" w:hAnsi="Times New Roman" w:cs="Times New Roman"/>
          <w:sz w:val="24"/>
          <w:szCs w:val="24"/>
        </w:rPr>
        <w:t xml:space="preserve"> </w:t>
      </w:r>
      <w:r w:rsidR="00761AA1" w:rsidRPr="00A3036C">
        <w:rPr>
          <w:rFonts w:ascii="Times New Roman" w:hAnsi="Times New Roman" w:cs="Times New Roman"/>
          <w:sz w:val="24"/>
          <w:szCs w:val="24"/>
        </w:rPr>
        <w:t>Vibra</w:t>
      </w:r>
      <w:r w:rsidR="00E841A8" w:rsidRPr="00A3036C">
        <w:rPr>
          <w:rFonts w:ascii="Times New Roman" w:hAnsi="Times New Roman" w:cs="Times New Roman"/>
          <w:sz w:val="24"/>
          <w:szCs w:val="24"/>
        </w:rPr>
        <w:t xml:space="preserve"> a prepotência de sua vaidade</w:t>
      </w:r>
      <w:r w:rsidR="00761AA1" w:rsidRPr="00A3036C">
        <w:rPr>
          <w:rFonts w:ascii="Times New Roman" w:hAnsi="Times New Roman" w:cs="Times New Roman"/>
          <w:sz w:val="24"/>
          <w:szCs w:val="24"/>
        </w:rPr>
        <w:t xml:space="preserve"> </w:t>
      </w:r>
      <w:r w:rsidR="00F262CC" w:rsidRPr="00A3036C">
        <w:rPr>
          <w:rFonts w:ascii="Times New Roman" w:hAnsi="Times New Roman" w:cs="Times New Roman"/>
          <w:sz w:val="24"/>
          <w:szCs w:val="24"/>
        </w:rPr>
        <w:t>―</w:t>
      </w:r>
      <w:r w:rsidR="0031529C" w:rsidRPr="00A3036C">
        <w:rPr>
          <w:rFonts w:ascii="Times New Roman" w:hAnsi="Times New Roman" w:cs="Times New Roman"/>
          <w:sz w:val="24"/>
          <w:szCs w:val="24"/>
        </w:rPr>
        <w:t xml:space="preserve"> </w:t>
      </w:r>
      <w:r w:rsidR="00E87C60" w:rsidRPr="00A3036C">
        <w:rPr>
          <w:rFonts w:ascii="Times New Roman" w:hAnsi="Times New Roman" w:cs="Times New Roman"/>
          <w:sz w:val="24"/>
          <w:szCs w:val="24"/>
        </w:rPr>
        <w:t>Continuem</w:t>
      </w:r>
      <w:r w:rsidR="004A1ADE" w:rsidRPr="00A3036C">
        <w:rPr>
          <w:rFonts w:ascii="Times New Roman" w:hAnsi="Times New Roman" w:cs="Times New Roman"/>
          <w:sz w:val="24"/>
          <w:szCs w:val="24"/>
        </w:rPr>
        <w:t>os</w:t>
      </w:r>
      <w:r w:rsidR="00E87C60" w:rsidRPr="00A3036C">
        <w:rPr>
          <w:rFonts w:ascii="Times New Roman" w:hAnsi="Times New Roman" w:cs="Times New Roman"/>
          <w:sz w:val="24"/>
          <w:szCs w:val="24"/>
        </w:rPr>
        <w:t xml:space="preserve"> a promover</w:t>
      </w:r>
      <w:r w:rsidR="00EE7B8B" w:rsidRPr="00A3036C">
        <w:rPr>
          <w:rFonts w:ascii="Times New Roman" w:hAnsi="Times New Roman" w:cs="Times New Roman"/>
          <w:sz w:val="24"/>
          <w:szCs w:val="24"/>
        </w:rPr>
        <w:t xml:space="preserve"> o máximo mal possível para abalarmos </w:t>
      </w:r>
      <w:r w:rsidR="00143F59" w:rsidRPr="00A3036C">
        <w:rPr>
          <w:rFonts w:ascii="Times New Roman" w:hAnsi="Times New Roman" w:cs="Times New Roman"/>
          <w:sz w:val="24"/>
          <w:szCs w:val="24"/>
        </w:rPr>
        <w:t>os seres habitantes do planeta Terra</w:t>
      </w:r>
      <w:r w:rsidR="000E5E3C" w:rsidRPr="00A3036C">
        <w:rPr>
          <w:rFonts w:ascii="Times New Roman" w:hAnsi="Times New Roman" w:cs="Times New Roman"/>
          <w:sz w:val="24"/>
          <w:szCs w:val="24"/>
        </w:rPr>
        <w:t xml:space="preserve"> ― </w:t>
      </w:r>
      <w:r w:rsidR="00B71CB2" w:rsidRPr="00A3036C">
        <w:rPr>
          <w:rFonts w:ascii="Times New Roman" w:hAnsi="Times New Roman" w:cs="Times New Roman"/>
          <w:sz w:val="24"/>
          <w:szCs w:val="24"/>
        </w:rPr>
        <w:t>Supremo o</w:t>
      </w:r>
      <w:r w:rsidR="000E5E3C" w:rsidRPr="00A3036C">
        <w:rPr>
          <w:rFonts w:ascii="Times New Roman" w:hAnsi="Times New Roman" w:cs="Times New Roman"/>
          <w:sz w:val="24"/>
          <w:szCs w:val="24"/>
        </w:rPr>
        <w:t>rdena ―</w:t>
      </w:r>
      <w:r w:rsidR="00F27BAD" w:rsidRPr="00A3036C">
        <w:rPr>
          <w:rFonts w:ascii="Times New Roman" w:hAnsi="Times New Roman" w:cs="Times New Roman"/>
          <w:sz w:val="24"/>
          <w:szCs w:val="24"/>
        </w:rPr>
        <w:t xml:space="preserve"> </w:t>
      </w:r>
      <w:r w:rsidR="000E5E3C" w:rsidRPr="00A3036C">
        <w:rPr>
          <w:rFonts w:ascii="Times New Roman" w:hAnsi="Times New Roman" w:cs="Times New Roman"/>
          <w:sz w:val="24"/>
          <w:szCs w:val="24"/>
        </w:rPr>
        <w:t xml:space="preserve"> Enquanto isto, telepaticamente, trocamos ideias para</w:t>
      </w:r>
      <w:r w:rsidR="000D20F2" w:rsidRPr="00A3036C">
        <w:rPr>
          <w:rFonts w:ascii="Times New Roman" w:hAnsi="Times New Roman" w:cs="Times New Roman"/>
          <w:sz w:val="24"/>
          <w:szCs w:val="24"/>
        </w:rPr>
        <w:t xml:space="preserve"> acabarmos de arredondar o lançamento de “O filho pródigo volta ao lar” com Emmanuel Jesus de Deus. ▬ encerra.</w:t>
      </w:r>
      <w:r w:rsidR="00EE7B8B" w:rsidRPr="00A3036C">
        <w:rPr>
          <w:rFonts w:ascii="Times New Roman" w:hAnsi="Times New Roman" w:cs="Times New Roman"/>
          <w:sz w:val="24"/>
          <w:szCs w:val="24"/>
        </w:rPr>
        <w:t xml:space="preserve"> </w:t>
      </w:r>
    </w:p>
    <w:p w14:paraId="3882F90E" w14:textId="77777777" w:rsidR="00B45FAF" w:rsidRPr="00A3036C" w:rsidRDefault="00694E1E" w:rsidP="00B71CB2">
      <w:pPr>
        <w:spacing w:after="0"/>
        <w:jc w:val="center"/>
        <w:rPr>
          <w:rFonts w:ascii="Times New Roman" w:hAnsi="Times New Roman" w:cs="Times New Roman"/>
          <w:sz w:val="24"/>
          <w:szCs w:val="24"/>
        </w:rPr>
      </w:pPr>
      <w:r w:rsidRPr="00A3036C">
        <w:rPr>
          <w:rFonts w:ascii="Times New Roman" w:hAnsi="Times New Roman" w:cs="Times New Roman"/>
          <w:sz w:val="24"/>
          <w:szCs w:val="24"/>
        </w:rPr>
        <w:t xml:space="preserve"> </w:t>
      </w:r>
      <w:r w:rsidR="00D9390B" w:rsidRPr="00A3036C">
        <w:rPr>
          <w:rFonts w:ascii="Times New Roman" w:hAnsi="Times New Roman" w:cs="Times New Roman"/>
          <w:i/>
          <w:iCs/>
          <w:sz w:val="24"/>
          <w:szCs w:val="24"/>
        </w:rPr>
        <w:t xml:space="preserve"> </w:t>
      </w:r>
      <w:r w:rsidR="006C63ED" w:rsidRPr="00A3036C">
        <w:rPr>
          <w:rFonts w:ascii="Times New Roman" w:hAnsi="Times New Roman" w:cs="Times New Roman"/>
          <w:i/>
          <w:iCs/>
          <w:sz w:val="24"/>
          <w:szCs w:val="24"/>
        </w:rPr>
        <w:t xml:space="preserve"> </w:t>
      </w:r>
      <w:r w:rsidR="00974A82" w:rsidRPr="00A3036C">
        <w:rPr>
          <w:rFonts w:ascii="Times New Roman" w:hAnsi="Times New Roman" w:cs="Times New Roman"/>
          <w:i/>
          <w:iCs/>
          <w:sz w:val="24"/>
          <w:szCs w:val="24"/>
        </w:rPr>
        <w:t xml:space="preserve"> </w:t>
      </w:r>
      <w:r w:rsidR="00B45FAF" w:rsidRPr="00A3036C">
        <w:rPr>
          <w:rFonts w:ascii="Times New Roman" w:eastAsiaTheme="minorEastAsia" w:hAnsi="Times New Roman" w:cs="Times New Roman"/>
          <w:color w:val="6600FF"/>
          <w:kern w:val="0"/>
          <w:sz w:val="36"/>
          <w:szCs w:val="36"/>
          <w14:ligatures w14:val="none"/>
        </w:rPr>
        <w:t>*******</w:t>
      </w:r>
    </w:p>
    <w:p w14:paraId="3D6BFC1D" w14:textId="77777777" w:rsidR="00734342" w:rsidRPr="00A3036C" w:rsidRDefault="00734342" w:rsidP="00383893">
      <w:pPr>
        <w:spacing w:after="0"/>
        <w:jc w:val="both"/>
        <w:rPr>
          <w:rFonts w:ascii="Times New Roman" w:eastAsiaTheme="minorEastAsia" w:hAnsi="Times New Roman" w:cs="Times New Roman"/>
          <w:kern w:val="0"/>
          <w:sz w:val="24"/>
          <w:szCs w:val="24"/>
          <w14:ligatures w14:val="none"/>
        </w:rPr>
      </w:pPr>
    </w:p>
    <w:p w14:paraId="15EFF52F" w14:textId="04153A58" w:rsidR="000D20F2" w:rsidRPr="00A3036C" w:rsidRDefault="00230E0C" w:rsidP="00383893">
      <w:pPr>
        <w:spacing w:after="0"/>
        <w:jc w:val="both"/>
        <w:rPr>
          <w:rFonts w:ascii="Times New Roman" w:eastAsiaTheme="minorEastAsia" w:hAnsi="Times New Roman" w:cs="Times New Roman"/>
          <w:kern w:val="0"/>
          <w:sz w:val="24"/>
          <w:szCs w:val="24"/>
          <w14:ligatures w14:val="none"/>
        </w:rPr>
      </w:pPr>
      <w:r w:rsidRPr="00A3036C">
        <w:rPr>
          <w:rFonts w:ascii="Times New Roman" w:eastAsiaTheme="minorEastAsia" w:hAnsi="Times New Roman" w:cs="Times New Roman"/>
          <w:kern w:val="0"/>
          <w:sz w:val="24"/>
          <w:szCs w:val="24"/>
          <w14:ligatures w14:val="none"/>
        </w:rPr>
        <w:t>Casa de Vidro</w:t>
      </w:r>
      <w:r w:rsidR="00D72957" w:rsidRPr="00A3036C">
        <w:rPr>
          <w:rFonts w:ascii="Times New Roman" w:eastAsiaTheme="minorEastAsia" w:hAnsi="Times New Roman" w:cs="Times New Roman"/>
          <w:kern w:val="0"/>
          <w:sz w:val="24"/>
          <w:szCs w:val="24"/>
          <w14:ligatures w14:val="none"/>
        </w:rPr>
        <w:t xml:space="preserve"> habita multidimensionais e dimensionais</w:t>
      </w:r>
      <w:r w:rsidR="00053B9A" w:rsidRPr="00A3036C">
        <w:rPr>
          <w:rFonts w:ascii="Times New Roman" w:eastAsiaTheme="minorEastAsia" w:hAnsi="Times New Roman" w:cs="Times New Roman"/>
          <w:kern w:val="0"/>
          <w:sz w:val="24"/>
          <w:szCs w:val="24"/>
          <w14:ligatures w14:val="none"/>
        </w:rPr>
        <w:t xml:space="preserve"> embevecid</w:t>
      </w:r>
      <w:r w:rsidR="00D72957" w:rsidRPr="00A3036C">
        <w:rPr>
          <w:rFonts w:ascii="Times New Roman" w:eastAsiaTheme="minorEastAsia" w:hAnsi="Times New Roman" w:cs="Times New Roman"/>
          <w:kern w:val="0"/>
          <w:sz w:val="24"/>
          <w:szCs w:val="24"/>
          <w14:ligatures w14:val="none"/>
        </w:rPr>
        <w:t xml:space="preserve">os pela total pacificação e equilíbrio de mente, corpo e </w:t>
      </w:r>
      <w:r w:rsidR="00D72957" w:rsidRPr="00A3036C">
        <w:rPr>
          <w:rFonts w:ascii="Times New Roman" w:eastAsiaTheme="minorEastAsia" w:hAnsi="Times New Roman" w:cs="Times New Roman"/>
          <w:kern w:val="0"/>
          <w:sz w:val="24"/>
          <w:szCs w:val="24"/>
          <w14:ligatures w14:val="none"/>
        </w:rPr>
        <w:lastRenderedPageBreak/>
        <w:t xml:space="preserve">espírito. Conscientes da importância do momento transicional atravessado pelo planeta estão prontos para trabalharem pela propagação entre os terrícolas de </w:t>
      </w:r>
      <w:r w:rsidR="00D72957" w:rsidRPr="00A3036C">
        <w:rPr>
          <w:rFonts w:ascii="Times New Roman" w:eastAsiaTheme="minorEastAsia" w:hAnsi="Times New Roman" w:cs="Times New Roman"/>
          <w:i/>
          <w:iCs/>
          <w:kern w:val="0"/>
          <w:sz w:val="24"/>
          <w:szCs w:val="24"/>
          <w14:ligatures w14:val="none"/>
        </w:rPr>
        <w:t>o aprendizado da delicadeza</w:t>
      </w:r>
      <w:r w:rsidR="00D72957" w:rsidRPr="00A3036C">
        <w:rPr>
          <w:rFonts w:ascii="Times New Roman" w:eastAsiaTheme="minorEastAsia" w:hAnsi="Times New Roman" w:cs="Times New Roman"/>
          <w:kern w:val="0"/>
          <w:sz w:val="24"/>
          <w:szCs w:val="24"/>
          <w14:ligatures w14:val="none"/>
        </w:rPr>
        <w:t>.</w:t>
      </w:r>
    </w:p>
    <w:p w14:paraId="0EB5B446" w14:textId="125EA2F5" w:rsidR="000D20F2" w:rsidRPr="00A3036C" w:rsidRDefault="00D72957" w:rsidP="00D72957">
      <w:pPr>
        <w:spacing w:after="0"/>
        <w:jc w:val="both"/>
        <w:rPr>
          <w:rFonts w:ascii="Times New Roman" w:eastAsiaTheme="minorEastAsia" w:hAnsi="Times New Roman" w:cs="Times New Roman"/>
          <w:kern w:val="0"/>
          <w:sz w:val="24"/>
          <w:szCs w:val="24"/>
          <w14:ligatures w14:val="none"/>
        </w:rPr>
      </w:pPr>
      <w:r w:rsidRPr="00A3036C">
        <w:rPr>
          <w:rFonts w:ascii="Times New Roman" w:eastAsiaTheme="minorEastAsia" w:hAnsi="Times New Roman" w:cs="Times New Roman"/>
          <w:kern w:val="0"/>
          <w:sz w:val="24"/>
          <w:szCs w:val="24"/>
          <w14:ligatures w14:val="none"/>
        </w:rPr>
        <w:t xml:space="preserve">Grupo Harrison &amp; Taylor protagoniza empreendimentos em todo o orbe, onde nos mercados interno e externo carrega a nomeação de </w:t>
      </w:r>
      <w:r w:rsidRPr="00A3036C">
        <w:rPr>
          <w:rFonts w:ascii="Times New Roman" w:eastAsiaTheme="minorEastAsia" w:hAnsi="Times New Roman" w:cs="Times New Roman"/>
          <w:i/>
          <w:iCs/>
          <w:kern w:val="0"/>
          <w:sz w:val="24"/>
          <w:szCs w:val="24"/>
          <w14:ligatures w14:val="none"/>
        </w:rPr>
        <w:t>a cozinha do</w:t>
      </w:r>
      <w:r w:rsidR="005A7954" w:rsidRPr="00A3036C">
        <w:rPr>
          <w:rFonts w:ascii="Times New Roman" w:eastAsiaTheme="minorEastAsia" w:hAnsi="Times New Roman" w:cs="Times New Roman"/>
          <w:i/>
          <w:iCs/>
          <w:kern w:val="0"/>
          <w:sz w:val="24"/>
          <w:szCs w:val="24"/>
          <w14:ligatures w14:val="none"/>
        </w:rPr>
        <w:t xml:space="preserve"> mundo</w:t>
      </w:r>
      <w:r w:rsidR="005A7954" w:rsidRPr="00A3036C">
        <w:rPr>
          <w:rFonts w:ascii="Times New Roman" w:eastAsiaTheme="minorEastAsia" w:hAnsi="Times New Roman" w:cs="Times New Roman"/>
          <w:kern w:val="0"/>
          <w:sz w:val="24"/>
          <w:szCs w:val="24"/>
          <w14:ligatures w14:val="none"/>
        </w:rPr>
        <w:t xml:space="preserve">, facilitando a missão de Harrison, Taylor e Agregados na captação de adeptos dispostos a </w:t>
      </w:r>
      <w:bookmarkStart w:id="55" w:name="_Hlk185241816"/>
      <w:r w:rsidR="005A7954" w:rsidRPr="00A3036C">
        <w:rPr>
          <w:rFonts w:ascii="Times New Roman" w:eastAsiaTheme="minorEastAsia" w:hAnsi="Times New Roman" w:cs="Times New Roman"/>
          <w:kern w:val="0"/>
          <w:sz w:val="24"/>
          <w:szCs w:val="24"/>
          <w14:ligatures w14:val="none"/>
        </w:rPr>
        <w:t>experimentarem o  despertar de seu Eu Superior. Palestras nas Empresas</w:t>
      </w:r>
      <w:r w:rsidR="005A7954" w:rsidRPr="00A3036C">
        <w:rPr>
          <w:rFonts w:ascii="Times New Roman" w:hAnsi="Times New Roman" w:cs="Times New Roman"/>
          <w:b/>
          <w:bCs/>
          <w:iCs/>
          <w:sz w:val="24"/>
          <w:szCs w:val="24"/>
        </w:rPr>
        <w:t xml:space="preserve"> You on the Battery</w:t>
      </w:r>
      <w:r w:rsidR="005A7954" w:rsidRPr="00A3036C">
        <w:rPr>
          <w:rFonts w:ascii="Times New Roman" w:hAnsi="Times New Roman" w:cs="Times New Roman"/>
          <w:iCs/>
          <w:sz w:val="24"/>
          <w:szCs w:val="24"/>
        </w:rPr>
        <w:t xml:space="preserve">,  </w:t>
      </w:r>
      <w:r w:rsidR="005A7954" w:rsidRPr="00A3036C">
        <w:rPr>
          <w:rFonts w:ascii="Times New Roman" w:hAnsi="Times New Roman" w:cs="Times New Roman"/>
          <w:b/>
          <w:bCs/>
          <w:iCs/>
          <w:sz w:val="24"/>
          <w:szCs w:val="24"/>
        </w:rPr>
        <w:t>Roast Beef D’Avó</w:t>
      </w:r>
      <w:r w:rsidR="005A7954" w:rsidRPr="00A3036C">
        <w:rPr>
          <w:rFonts w:ascii="Times New Roman" w:hAnsi="Times New Roman" w:cs="Times New Roman"/>
          <w:iCs/>
          <w:sz w:val="24"/>
          <w:szCs w:val="24"/>
        </w:rPr>
        <w:t xml:space="preserve"> e o </w:t>
      </w:r>
      <w:r w:rsidR="005A7954" w:rsidRPr="00A3036C">
        <w:rPr>
          <w:rFonts w:ascii="Times New Roman" w:hAnsi="Times New Roman" w:cs="Times New Roman"/>
          <w:b/>
          <w:bCs/>
          <w:iCs/>
          <w:sz w:val="24"/>
          <w:szCs w:val="24"/>
        </w:rPr>
        <w:t xml:space="preserve">Market Harrison </w:t>
      </w:r>
      <w:bookmarkEnd w:id="55"/>
      <w:r w:rsidR="005A7954" w:rsidRPr="00A3036C">
        <w:rPr>
          <w:rFonts w:ascii="Times New Roman" w:hAnsi="Times New Roman" w:cs="Times New Roman"/>
          <w:iCs/>
          <w:sz w:val="24"/>
          <w:szCs w:val="24"/>
        </w:rPr>
        <w:t xml:space="preserve">e de representantes das ONGs, especialmente, Carol Harrison, Presidente do </w:t>
      </w:r>
      <w:r w:rsidR="005A7954" w:rsidRPr="00A3036C">
        <w:rPr>
          <w:rFonts w:ascii="Times New Roman" w:hAnsi="Times New Roman" w:cs="Times New Roman"/>
          <w:b/>
          <w:bCs/>
          <w:iCs/>
          <w:sz w:val="24"/>
          <w:szCs w:val="24"/>
        </w:rPr>
        <w:t>Green Dream</w:t>
      </w:r>
      <w:r w:rsidR="00B807CC" w:rsidRPr="00A3036C">
        <w:rPr>
          <w:rFonts w:ascii="Times New Roman" w:hAnsi="Times New Roman" w:cs="Times New Roman"/>
          <w:iCs/>
          <w:sz w:val="24"/>
          <w:szCs w:val="24"/>
        </w:rPr>
        <w:t xml:space="preserve"> e de seus braços sociais,</w:t>
      </w:r>
      <w:r w:rsidR="005A7954" w:rsidRPr="00A3036C">
        <w:rPr>
          <w:rFonts w:ascii="Times New Roman" w:hAnsi="Times New Roman" w:cs="Times New Roman"/>
          <w:iCs/>
          <w:sz w:val="24"/>
          <w:szCs w:val="24"/>
        </w:rPr>
        <w:t xml:space="preserve"> CTOP — Centro de Treinamento Olímpico e Paralímpico e</w:t>
      </w:r>
      <w:r w:rsidR="005A7954" w:rsidRPr="00A3036C">
        <w:rPr>
          <w:rFonts w:ascii="Times New Roman" w:eastAsiaTheme="minorEastAsia" w:hAnsi="Times New Roman" w:cs="Times New Roman"/>
          <w:kern w:val="0"/>
          <w:sz w:val="24"/>
          <w:szCs w:val="24"/>
          <w14:ligatures w14:val="none"/>
        </w:rPr>
        <w:t xml:space="preserve"> a Cidade de Educação.</w:t>
      </w:r>
    </w:p>
    <w:p w14:paraId="4E8CB8C9" w14:textId="7F1C3313" w:rsidR="00B807CC" w:rsidRPr="00A3036C" w:rsidRDefault="00B807CC" w:rsidP="00D72957">
      <w:pPr>
        <w:spacing w:after="0"/>
        <w:jc w:val="both"/>
        <w:rPr>
          <w:rFonts w:ascii="Times New Roman" w:eastAsiaTheme="minorEastAsia" w:hAnsi="Times New Roman" w:cs="Times New Roman"/>
          <w:kern w:val="0"/>
          <w:sz w:val="24"/>
          <w:szCs w:val="24"/>
          <w14:ligatures w14:val="none"/>
        </w:rPr>
      </w:pPr>
      <w:r w:rsidRPr="00A3036C">
        <w:rPr>
          <w:rFonts w:ascii="Times New Roman" w:eastAsiaTheme="minorEastAsia" w:hAnsi="Times New Roman" w:cs="Times New Roman"/>
          <w:kern w:val="0"/>
          <w:sz w:val="24"/>
          <w:szCs w:val="24"/>
          <w14:ligatures w14:val="none"/>
        </w:rPr>
        <w:t xml:space="preserve">Carol e o marido Gabriel Cappallatte e convidados atuantes em causas fidedignas em prol da sociedade mundial e afinados a consciência de transição planetária da terceira para quinta dimensão, ou melhor, do </w:t>
      </w:r>
      <w:r w:rsidRPr="00A3036C">
        <w:rPr>
          <w:rFonts w:ascii="Times New Roman" w:eastAsiaTheme="minorEastAsia" w:hAnsi="Times New Roman" w:cs="Times New Roman"/>
          <w:i/>
          <w:iCs/>
          <w:kern w:val="0"/>
          <w:sz w:val="24"/>
          <w:szCs w:val="24"/>
          <w14:ligatures w14:val="none"/>
        </w:rPr>
        <w:t xml:space="preserve">terceiro </w:t>
      </w:r>
      <w:r w:rsidRPr="00A3036C">
        <w:rPr>
          <w:rFonts w:ascii="Times New Roman" w:eastAsiaTheme="minorEastAsia" w:hAnsi="Times New Roman" w:cs="Times New Roman"/>
          <w:kern w:val="0"/>
          <w:sz w:val="24"/>
          <w:szCs w:val="24"/>
          <w14:ligatures w14:val="none"/>
        </w:rPr>
        <w:t xml:space="preserve">para </w:t>
      </w:r>
      <w:r w:rsidRPr="00A3036C">
        <w:rPr>
          <w:rFonts w:ascii="Times New Roman" w:eastAsiaTheme="minorEastAsia" w:hAnsi="Times New Roman" w:cs="Times New Roman"/>
          <w:i/>
          <w:iCs/>
          <w:kern w:val="0"/>
          <w:sz w:val="24"/>
          <w:szCs w:val="24"/>
          <w14:ligatures w14:val="none"/>
        </w:rPr>
        <w:t>o quinto plano terráqueo</w:t>
      </w:r>
      <w:r w:rsidR="00A70585" w:rsidRPr="00A3036C">
        <w:rPr>
          <w:rFonts w:ascii="Times New Roman" w:eastAsiaTheme="minorEastAsia" w:hAnsi="Times New Roman" w:cs="Times New Roman"/>
          <w:kern w:val="0"/>
          <w:sz w:val="24"/>
          <w:szCs w:val="24"/>
          <w14:ligatures w14:val="none"/>
        </w:rPr>
        <w:t>, trabalham, incansavelmente, nos</w:t>
      </w:r>
      <w:r w:rsidR="00C91EC7" w:rsidRPr="00A3036C">
        <w:rPr>
          <w:rFonts w:ascii="Times New Roman" w:eastAsiaTheme="minorEastAsia" w:hAnsi="Times New Roman" w:cs="Times New Roman"/>
          <w:kern w:val="0"/>
          <w:sz w:val="24"/>
          <w:szCs w:val="24"/>
          <w14:ligatures w14:val="none"/>
        </w:rPr>
        <w:t xml:space="preserve"> </w:t>
      </w:r>
      <w:r w:rsidR="00A70585" w:rsidRPr="00A3036C">
        <w:rPr>
          <w:rFonts w:ascii="Times New Roman" w:eastAsiaTheme="minorEastAsia" w:hAnsi="Times New Roman" w:cs="Times New Roman"/>
          <w:kern w:val="0"/>
          <w:sz w:val="24"/>
          <w:szCs w:val="24"/>
          <w14:ligatures w14:val="none"/>
        </w:rPr>
        <w:t>continentes</w:t>
      </w:r>
      <w:r w:rsidR="00C25C7E" w:rsidRPr="00A3036C">
        <w:rPr>
          <w:rFonts w:ascii="Times New Roman" w:eastAsiaTheme="minorEastAsia" w:hAnsi="Times New Roman" w:cs="Times New Roman"/>
          <w:kern w:val="0"/>
          <w:sz w:val="24"/>
          <w:szCs w:val="24"/>
          <w14:ligatures w14:val="none"/>
        </w:rPr>
        <w:t xml:space="preserve"> aproveitando-se da teletransporte conferido por suas consciências despertas.</w:t>
      </w:r>
    </w:p>
    <w:p w14:paraId="13A93E34" w14:textId="5F67D7F6" w:rsidR="00C25C7E" w:rsidRPr="00A3036C" w:rsidRDefault="00B807CC" w:rsidP="00C25C7E">
      <w:pPr>
        <w:spacing w:after="0"/>
        <w:jc w:val="both"/>
        <w:rPr>
          <w:rFonts w:ascii="Times New Roman" w:hAnsi="Times New Roman" w:cs="Times New Roman"/>
          <w:sz w:val="24"/>
          <w:szCs w:val="24"/>
        </w:rPr>
      </w:pPr>
      <w:r w:rsidRPr="00A3036C">
        <w:rPr>
          <w:rFonts w:ascii="Times New Roman" w:eastAsiaTheme="minorEastAsia" w:hAnsi="Times New Roman" w:cs="Times New Roman"/>
          <w:kern w:val="0"/>
          <w:sz w:val="24"/>
          <w:szCs w:val="24"/>
          <w14:ligatures w14:val="none"/>
        </w:rPr>
        <w:t xml:space="preserve">Conceito de a Terra, </w:t>
      </w:r>
      <w:r w:rsidRPr="00A3036C">
        <w:rPr>
          <w:rFonts w:ascii="Times New Roman" w:eastAsiaTheme="minorEastAsia" w:hAnsi="Times New Roman" w:cs="Times New Roman"/>
          <w:i/>
          <w:iCs/>
          <w:kern w:val="0"/>
          <w:sz w:val="24"/>
          <w:szCs w:val="24"/>
          <w14:ligatures w14:val="none"/>
        </w:rPr>
        <w:t xml:space="preserve">menina dos olhos </w:t>
      </w:r>
      <w:r w:rsidRPr="00A3036C">
        <w:rPr>
          <w:rFonts w:ascii="Times New Roman" w:eastAsiaTheme="minorEastAsia" w:hAnsi="Times New Roman" w:cs="Times New Roman"/>
          <w:kern w:val="0"/>
          <w:sz w:val="24"/>
          <w:szCs w:val="24"/>
          <w14:ligatures w14:val="none"/>
        </w:rPr>
        <w:t>do SEU — Soberana Energia Universal, ser um orbe de experiencia de seres multidimensionais, dimensionais, planetários, humanos e  homens híbridos</w:t>
      </w:r>
      <w:r w:rsidR="000211AF" w:rsidRPr="00A3036C">
        <w:rPr>
          <w:rFonts w:ascii="Times New Roman" w:eastAsiaTheme="minorEastAsia" w:hAnsi="Times New Roman" w:cs="Times New Roman"/>
          <w:kern w:val="0"/>
          <w:sz w:val="24"/>
          <w:szCs w:val="24"/>
          <w14:ligatures w14:val="none"/>
        </w:rPr>
        <w:t xml:space="preserve">, alterados geneticamente pelos </w:t>
      </w:r>
      <w:r w:rsidRPr="00A3036C">
        <w:rPr>
          <w:rFonts w:ascii="Times New Roman" w:eastAsiaTheme="minorEastAsia" w:hAnsi="Times New Roman" w:cs="Times New Roman"/>
          <w:kern w:val="0"/>
          <w:sz w:val="24"/>
          <w:szCs w:val="24"/>
          <w14:ligatures w14:val="none"/>
        </w:rPr>
        <w:t xml:space="preserve"> </w:t>
      </w:r>
      <w:r w:rsidR="000211AF" w:rsidRPr="00A3036C">
        <w:rPr>
          <w:rFonts w:ascii="Times New Roman" w:hAnsi="Times New Roman" w:cs="Times New Roman"/>
          <w:i/>
          <w:iCs/>
          <w:sz w:val="24"/>
          <w:szCs w:val="24"/>
        </w:rPr>
        <w:t>malenirus</w:t>
      </w:r>
      <w:r w:rsidR="000211AF" w:rsidRPr="00A3036C">
        <w:rPr>
          <w:rFonts w:ascii="Times New Roman" w:hAnsi="Times New Roman" w:cs="Times New Roman"/>
          <w:sz w:val="24"/>
          <w:szCs w:val="24"/>
        </w:rPr>
        <w:t xml:space="preserve">, </w:t>
      </w:r>
      <w:r w:rsidR="000211AF" w:rsidRPr="00A3036C">
        <w:rPr>
          <w:rFonts w:ascii="Times New Roman" w:hAnsi="Times New Roman" w:cs="Times New Roman"/>
          <w:i/>
          <w:iCs/>
          <w:sz w:val="24"/>
          <w:szCs w:val="24"/>
        </w:rPr>
        <w:t xml:space="preserve">reinonaques </w:t>
      </w:r>
      <w:r w:rsidR="000211AF" w:rsidRPr="00A3036C">
        <w:rPr>
          <w:rFonts w:ascii="Times New Roman" w:hAnsi="Times New Roman" w:cs="Times New Roman"/>
          <w:sz w:val="24"/>
          <w:szCs w:val="24"/>
        </w:rPr>
        <w:t xml:space="preserve">e </w:t>
      </w:r>
      <w:r w:rsidR="000211AF" w:rsidRPr="00A3036C">
        <w:rPr>
          <w:rFonts w:ascii="Times New Roman" w:hAnsi="Times New Roman" w:cs="Times New Roman"/>
          <w:i/>
          <w:iCs/>
          <w:sz w:val="24"/>
          <w:szCs w:val="24"/>
        </w:rPr>
        <w:t>dominitilianos</w:t>
      </w:r>
      <w:r w:rsidR="00C25C7E" w:rsidRPr="00A3036C">
        <w:rPr>
          <w:rFonts w:ascii="Times New Roman" w:hAnsi="Times New Roman" w:cs="Times New Roman"/>
          <w:sz w:val="24"/>
          <w:szCs w:val="24"/>
        </w:rPr>
        <w:t>.</w:t>
      </w:r>
      <w:r w:rsidR="000211AF" w:rsidRPr="00A3036C">
        <w:rPr>
          <w:rFonts w:ascii="Times New Roman" w:hAnsi="Times New Roman" w:cs="Times New Roman"/>
          <w:sz w:val="24"/>
          <w:szCs w:val="24"/>
        </w:rPr>
        <w:t xml:space="preserve"> </w:t>
      </w:r>
      <w:r w:rsidR="00C25C7E" w:rsidRPr="00A3036C">
        <w:rPr>
          <w:rFonts w:ascii="Times New Roman" w:hAnsi="Times New Roman" w:cs="Times New Roman"/>
          <w:sz w:val="24"/>
          <w:szCs w:val="24"/>
        </w:rPr>
        <w:t>P</w:t>
      </w:r>
      <w:r w:rsidR="000211AF" w:rsidRPr="00A3036C">
        <w:rPr>
          <w:rFonts w:ascii="Times New Roman" w:hAnsi="Times New Roman" w:cs="Times New Roman"/>
          <w:sz w:val="24"/>
          <w:szCs w:val="24"/>
        </w:rPr>
        <w:t>erce</w:t>
      </w:r>
      <w:r w:rsidR="00C25C7E" w:rsidRPr="00A3036C">
        <w:rPr>
          <w:rFonts w:ascii="Times New Roman" w:hAnsi="Times New Roman" w:cs="Times New Roman"/>
          <w:sz w:val="24"/>
          <w:szCs w:val="24"/>
        </w:rPr>
        <w:t>ptíveis</w:t>
      </w:r>
      <w:r w:rsidR="000211AF" w:rsidRPr="00A3036C">
        <w:rPr>
          <w:rFonts w:ascii="Times New Roman" w:hAnsi="Times New Roman" w:cs="Times New Roman"/>
          <w:sz w:val="24"/>
          <w:szCs w:val="24"/>
        </w:rPr>
        <w:t xml:space="preserve"> a escravidão dos habitantes da Terra limitados até o </w:t>
      </w:r>
      <w:r w:rsidR="000211AF" w:rsidRPr="00A3036C">
        <w:rPr>
          <w:rFonts w:ascii="Times New Roman" w:hAnsi="Times New Roman" w:cs="Times New Roman"/>
          <w:i/>
          <w:iCs/>
          <w:sz w:val="24"/>
          <w:szCs w:val="24"/>
        </w:rPr>
        <w:t xml:space="preserve">terceiro plano terráqueo </w:t>
      </w:r>
      <w:r w:rsidR="000211AF" w:rsidRPr="00A3036C">
        <w:rPr>
          <w:rFonts w:ascii="Times New Roman" w:hAnsi="Times New Roman" w:cs="Times New Roman"/>
          <w:sz w:val="24"/>
          <w:szCs w:val="24"/>
        </w:rPr>
        <w:t>imposto pelo Sistema Terra</w:t>
      </w:r>
      <w:r w:rsidR="00C25C7E" w:rsidRPr="00A3036C">
        <w:rPr>
          <w:rFonts w:ascii="Times New Roman" w:hAnsi="Times New Roman" w:cs="Times New Roman"/>
          <w:sz w:val="24"/>
          <w:szCs w:val="24"/>
        </w:rPr>
        <w:t>.</w:t>
      </w:r>
      <w:r w:rsidR="000211AF" w:rsidRPr="00A3036C">
        <w:rPr>
          <w:rFonts w:ascii="Times New Roman" w:hAnsi="Times New Roman" w:cs="Times New Roman"/>
          <w:sz w:val="24"/>
          <w:szCs w:val="24"/>
        </w:rPr>
        <w:t xml:space="preserve">  </w:t>
      </w:r>
      <w:r w:rsidR="00C25C7E" w:rsidRPr="00A3036C">
        <w:rPr>
          <w:rFonts w:ascii="Times New Roman" w:hAnsi="Times New Roman" w:cs="Times New Roman"/>
          <w:sz w:val="24"/>
          <w:szCs w:val="24"/>
        </w:rPr>
        <w:t>C</w:t>
      </w:r>
      <w:r w:rsidR="000211AF" w:rsidRPr="00A3036C">
        <w:rPr>
          <w:rFonts w:ascii="Times New Roman" w:hAnsi="Times New Roman" w:cs="Times New Roman"/>
          <w:sz w:val="24"/>
          <w:szCs w:val="24"/>
        </w:rPr>
        <w:t xml:space="preserve">oncordância do terrícola em experenciar, sob o véu do esquecimento, o processo reencarnatório, </w:t>
      </w:r>
      <w:r w:rsidR="00C25C7E" w:rsidRPr="00A3036C">
        <w:rPr>
          <w:rFonts w:ascii="Times New Roman" w:hAnsi="Times New Roman" w:cs="Times New Roman"/>
          <w:sz w:val="24"/>
          <w:szCs w:val="24"/>
        </w:rPr>
        <w:t>decidi</w:t>
      </w:r>
      <w:r w:rsidR="000211AF" w:rsidRPr="00A3036C">
        <w:rPr>
          <w:rFonts w:ascii="Times New Roman" w:hAnsi="Times New Roman" w:cs="Times New Roman"/>
          <w:sz w:val="24"/>
          <w:szCs w:val="24"/>
        </w:rPr>
        <w:t xml:space="preserve">ndo no </w:t>
      </w:r>
      <w:r w:rsidR="000211AF" w:rsidRPr="00A3036C">
        <w:rPr>
          <w:rFonts w:ascii="Times New Roman" w:hAnsi="Times New Roman" w:cs="Times New Roman"/>
          <w:i/>
          <w:iCs/>
          <w:sz w:val="24"/>
          <w:szCs w:val="24"/>
        </w:rPr>
        <w:t>quarto plano terráqueo</w:t>
      </w:r>
      <w:r w:rsidR="000211AF" w:rsidRPr="00A3036C">
        <w:rPr>
          <w:rFonts w:ascii="Times New Roman" w:hAnsi="Times New Roman" w:cs="Times New Roman"/>
          <w:sz w:val="24"/>
          <w:szCs w:val="24"/>
        </w:rPr>
        <w:t xml:space="preserve"> reencarnar na condição descrita do esquecimento de vidas anteriores</w:t>
      </w:r>
      <w:r w:rsidR="00C25C7E" w:rsidRPr="00A3036C">
        <w:rPr>
          <w:rFonts w:ascii="Times New Roman" w:hAnsi="Times New Roman" w:cs="Times New Roman"/>
          <w:sz w:val="24"/>
          <w:szCs w:val="24"/>
        </w:rPr>
        <w:t xml:space="preserve">, </w:t>
      </w:r>
      <w:r w:rsidR="00D4618D" w:rsidRPr="00A3036C">
        <w:rPr>
          <w:rFonts w:ascii="Times New Roman" w:hAnsi="Times New Roman" w:cs="Times New Roman"/>
          <w:sz w:val="24"/>
          <w:szCs w:val="24"/>
        </w:rPr>
        <w:t xml:space="preserve">fortalece o Sistema Terra, </w:t>
      </w:r>
      <w:r w:rsidR="00C25C7E" w:rsidRPr="00A3036C">
        <w:rPr>
          <w:rFonts w:ascii="Times New Roman" w:hAnsi="Times New Roman" w:cs="Times New Roman"/>
          <w:sz w:val="24"/>
          <w:szCs w:val="24"/>
        </w:rPr>
        <w:t>quando, se, desperto</w:t>
      </w:r>
      <w:r w:rsidR="008D7DF9" w:rsidRPr="00A3036C">
        <w:rPr>
          <w:rFonts w:ascii="Times New Roman" w:hAnsi="Times New Roman" w:cs="Times New Roman"/>
          <w:sz w:val="24"/>
          <w:szCs w:val="24"/>
        </w:rPr>
        <w:t>,</w:t>
      </w:r>
      <w:r w:rsidR="00C25C7E" w:rsidRPr="00A3036C">
        <w:rPr>
          <w:rFonts w:ascii="Times New Roman" w:hAnsi="Times New Roman" w:cs="Times New Roman"/>
          <w:sz w:val="24"/>
          <w:szCs w:val="24"/>
        </w:rPr>
        <w:t xml:space="preserve"> poderia e</w:t>
      </w:r>
      <w:r w:rsidR="00E733E9" w:rsidRPr="00A3036C">
        <w:rPr>
          <w:rFonts w:ascii="Times New Roman" w:hAnsi="Times New Roman" w:cs="Times New Roman"/>
          <w:sz w:val="24"/>
          <w:szCs w:val="24"/>
        </w:rPr>
        <w:t>xperenciar</w:t>
      </w:r>
      <w:r w:rsidR="008D7DF9" w:rsidRPr="00A3036C">
        <w:rPr>
          <w:rFonts w:ascii="Times New Roman" w:hAnsi="Times New Roman" w:cs="Times New Roman"/>
          <w:sz w:val="24"/>
          <w:szCs w:val="24"/>
        </w:rPr>
        <w:t xml:space="preserve"> a evolução consciencial</w:t>
      </w:r>
      <w:r w:rsidR="00C25C7E" w:rsidRPr="00A3036C">
        <w:rPr>
          <w:rFonts w:ascii="Times New Roman" w:hAnsi="Times New Roman" w:cs="Times New Roman"/>
          <w:sz w:val="24"/>
          <w:szCs w:val="24"/>
        </w:rPr>
        <w:t xml:space="preserve"> </w:t>
      </w:r>
      <w:r w:rsidR="008D7DF9" w:rsidRPr="00A3036C">
        <w:rPr>
          <w:rFonts w:ascii="Times New Roman" w:hAnsi="Times New Roman" w:cs="Times New Roman"/>
          <w:sz w:val="24"/>
          <w:szCs w:val="24"/>
        </w:rPr>
        <w:t>n</w:t>
      </w:r>
      <w:r w:rsidR="00C25C7E" w:rsidRPr="00A3036C">
        <w:rPr>
          <w:rFonts w:ascii="Times New Roman" w:hAnsi="Times New Roman" w:cs="Times New Roman"/>
          <w:sz w:val="24"/>
          <w:szCs w:val="24"/>
        </w:rPr>
        <w:t xml:space="preserve">o </w:t>
      </w:r>
      <w:r w:rsidR="00C25C7E" w:rsidRPr="00A3036C">
        <w:rPr>
          <w:rFonts w:ascii="Times New Roman" w:hAnsi="Times New Roman" w:cs="Times New Roman"/>
          <w:i/>
          <w:iCs/>
          <w:sz w:val="24"/>
          <w:szCs w:val="24"/>
        </w:rPr>
        <w:t>quinto plano terráqueo</w:t>
      </w:r>
      <w:r w:rsidR="000211AF" w:rsidRPr="00A3036C">
        <w:rPr>
          <w:rFonts w:ascii="Times New Roman" w:hAnsi="Times New Roman" w:cs="Times New Roman"/>
          <w:sz w:val="24"/>
          <w:szCs w:val="24"/>
        </w:rPr>
        <w:t>.</w:t>
      </w:r>
    </w:p>
    <w:p w14:paraId="0780FB43" w14:textId="4A860CE3" w:rsidR="000211AF" w:rsidRPr="00A3036C" w:rsidRDefault="000211AF" w:rsidP="00C25C7E">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Habitantes da mansão estão divididos entre os afazeres das Empresas e ONGs do Grupo Harrison &amp; Taylor e as reuniões na Casa de Vidro</w:t>
      </w:r>
      <w:r w:rsidR="00A70585" w:rsidRPr="00A3036C">
        <w:rPr>
          <w:rFonts w:ascii="Times New Roman" w:hAnsi="Times New Roman" w:cs="Times New Roman"/>
          <w:sz w:val="24"/>
          <w:szCs w:val="24"/>
        </w:rPr>
        <w:t>. Atividades facilitadas pelo poder descoberto de teletransporte conferidos aos multidimensionais e dimensionais conscientes da linha tênue entre a mentira e a ilusão do Sistema Terra e a verdade absoluta da fonte energética do casal criador de matizes violeta, masculino, e, lilás, feminino do universo gerido pelo SEU.</w:t>
      </w:r>
    </w:p>
    <w:p w14:paraId="7119944A" w14:textId="7007F4E5" w:rsidR="00C25C7E" w:rsidRPr="00A3036C" w:rsidRDefault="00E50603" w:rsidP="00C25C7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mundo de </w:t>
      </w:r>
      <w:r w:rsidRPr="00A3036C">
        <w:rPr>
          <w:rFonts w:ascii="Times New Roman" w:hAnsi="Times New Roman" w:cs="Times New Roman"/>
          <w:i/>
          <w:iCs/>
          <w:sz w:val="24"/>
          <w:szCs w:val="24"/>
        </w:rPr>
        <w:t xml:space="preserve">ponta a cabeça </w:t>
      </w:r>
      <w:r w:rsidRPr="00A3036C">
        <w:rPr>
          <w:rFonts w:ascii="Times New Roman" w:hAnsi="Times New Roman" w:cs="Times New Roman"/>
          <w:sz w:val="24"/>
          <w:szCs w:val="24"/>
        </w:rPr>
        <w:t xml:space="preserve">não impede a atuação dos Guerreiros de Luz ofertando o caminho para o Eu Superior, apesar dos eventos catastróficos suscitado pelo </w:t>
      </w:r>
      <w:r w:rsidRPr="00A3036C">
        <w:rPr>
          <w:rFonts w:ascii="Times New Roman" w:hAnsi="Times New Roman" w:cs="Times New Roman"/>
          <w:i/>
          <w:iCs/>
          <w:sz w:val="24"/>
          <w:szCs w:val="24"/>
        </w:rPr>
        <w:t xml:space="preserve">pacote de maldades </w:t>
      </w:r>
      <w:r w:rsidRPr="00A3036C">
        <w:rPr>
          <w:rFonts w:ascii="Times New Roman" w:hAnsi="Times New Roman" w:cs="Times New Roman"/>
          <w:sz w:val="24"/>
          <w:szCs w:val="24"/>
        </w:rPr>
        <w:t>em vigor indeterminado no Sistema Terra.</w:t>
      </w:r>
    </w:p>
    <w:p w14:paraId="28A172CB" w14:textId="3F88E045" w:rsidR="001722F7" w:rsidRPr="00A3036C" w:rsidRDefault="00E50603" w:rsidP="007E5BE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Esforço dimensional, mesmo com a repercussão da crônica “Papo Reto” e palestras ministradas por todo o orbe, </w:t>
      </w:r>
      <w:r w:rsidR="00AE1774" w:rsidRPr="00A3036C">
        <w:rPr>
          <w:rFonts w:ascii="Times New Roman" w:hAnsi="Times New Roman" w:cs="Times New Roman"/>
          <w:sz w:val="24"/>
          <w:szCs w:val="24"/>
        </w:rPr>
        <w:t>não é suficiente e</w:t>
      </w:r>
      <w:r w:rsidR="00B25219" w:rsidRPr="00A3036C">
        <w:rPr>
          <w:rFonts w:ascii="Times New Roman" w:hAnsi="Times New Roman" w:cs="Times New Roman"/>
          <w:sz w:val="24"/>
          <w:szCs w:val="24"/>
        </w:rPr>
        <w:t xml:space="preserve"> </w:t>
      </w:r>
      <w:r w:rsidRPr="00A3036C">
        <w:rPr>
          <w:rFonts w:ascii="Times New Roman" w:hAnsi="Times New Roman" w:cs="Times New Roman"/>
          <w:sz w:val="24"/>
          <w:szCs w:val="24"/>
        </w:rPr>
        <w:t>maioria da humanidade, ignorante, permanece apegada aos conceitos</w:t>
      </w:r>
      <w:r w:rsidR="001722F7" w:rsidRPr="00A3036C">
        <w:rPr>
          <w:rFonts w:ascii="Times New Roman" w:hAnsi="Times New Roman" w:cs="Times New Roman"/>
          <w:sz w:val="24"/>
          <w:szCs w:val="24"/>
        </w:rPr>
        <w:t xml:space="preserve"> </w:t>
      </w:r>
      <w:r w:rsidRPr="00A3036C">
        <w:rPr>
          <w:rFonts w:ascii="Times New Roman" w:hAnsi="Times New Roman" w:cs="Times New Roman"/>
          <w:sz w:val="24"/>
          <w:szCs w:val="24"/>
        </w:rPr>
        <w:t>mentirosos e ilusório</w:t>
      </w:r>
      <w:r w:rsidR="001722F7" w:rsidRPr="00A3036C">
        <w:rPr>
          <w:rFonts w:ascii="Times New Roman" w:hAnsi="Times New Roman" w:cs="Times New Roman"/>
          <w:sz w:val="24"/>
          <w:szCs w:val="24"/>
        </w:rPr>
        <w:t>s milenares sustentados por governabilidades, religiosidades, mídias e costumes educacionais</w:t>
      </w:r>
      <w:r w:rsidR="006C668A" w:rsidRPr="00A3036C">
        <w:rPr>
          <w:rFonts w:ascii="Times New Roman" w:hAnsi="Times New Roman" w:cs="Times New Roman"/>
          <w:sz w:val="24"/>
          <w:szCs w:val="24"/>
        </w:rPr>
        <w:t>.</w:t>
      </w:r>
      <w:r w:rsidR="001722F7" w:rsidRPr="00A3036C">
        <w:rPr>
          <w:rFonts w:ascii="Times New Roman" w:hAnsi="Times New Roman" w:cs="Times New Roman"/>
          <w:sz w:val="24"/>
          <w:szCs w:val="24"/>
        </w:rPr>
        <w:t xml:space="preserve"> </w:t>
      </w:r>
      <w:r w:rsidR="006C668A" w:rsidRPr="00A3036C">
        <w:rPr>
          <w:rFonts w:ascii="Times New Roman" w:hAnsi="Times New Roman" w:cs="Times New Roman"/>
          <w:sz w:val="24"/>
          <w:szCs w:val="24"/>
        </w:rPr>
        <w:t xml:space="preserve">Todos </w:t>
      </w:r>
      <w:r w:rsidR="001722F7" w:rsidRPr="00A3036C">
        <w:rPr>
          <w:rFonts w:ascii="Times New Roman" w:hAnsi="Times New Roman" w:cs="Times New Roman"/>
          <w:sz w:val="24"/>
          <w:szCs w:val="24"/>
        </w:rPr>
        <w:t xml:space="preserve">alimentados com </w:t>
      </w:r>
      <w:r w:rsidR="001722F7" w:rsidRPr="00A3036C">
        <w:rPr>
          <w:rFonts w:ascii="Times New Roman" w:hAnsi="Times New Roman" w:cs="Times New Roman"/>
          <w:i/>
          <w:iCs/>
          <w:sz w:val="24"/>
          <w:szCs w:val="24"/>
        </w:rPr>
        <w:t>a tríade da maldade humana</w:t>
      </w:r>
      <w:r w:rsidR="001722F7" w:rsidRPr="00A3036C">
        <w:rPr>
          <w:rFonts w:ascii="Times New Roman" w:hAnsi="Times New Roman" w:cs="Times New Roman"/>
          <w:sz w:val="24"/>
          <w:szCs w:val="24"/>
        </w:rPr>
        <w:t xml:space="preserve">: </w:t>
      </w:r>
      <w:r w:rsidR="001722F7" w:rsidRPr="00A3036C">
        <w:rPr>
          <w:rFonts w:ascii="Times New Roman" w:hAnsi="Times New Roman" w:cs="Times New Roman"/>
          <w:i/>
          <w:iCs/>
          <w:sz w:val="24"/>
          <w:szCs w:val="24"/>
        </w:rPr>
        <w:t>ego</w:t>
      </w:r>
      <w:r w:rsidR="001722F7" w:rsidRPr="00A3036C">
        <w:rPr>
          <w:rFonts w:ascii="Times New Roman" w:hAnsi="Times New Roman" w:cs="Times New Roman"/>
          <w:sz w:val="24"/>
          <w:szCs w:val="24"/>
        </w:rPr>
        <w:t xml:space="preserve">, </w:t>
      </w:r>
      <w:r w:rsidR="001722F7" w:rsidRPr="00A3036C">
        <w:rPr>
          <w:rFonts w:ascii="Times New Roman" w:hAnsi="Times New Roman" w:cs="Times New Roman"/>
          <w:i/>
          <w:iCs/>
          <w:sz w:val="24"/>
          <w:szCs w:val="24"/>
        </w:rPr>
        <w:t xml:space="preserve">ganância </w:t>
      </w:r>
      <w:r w:rsidR="001722F7" w:rsidRPr="00A3036C">
        <w:rPr>
          <w:rFonts w:ascii="Times New Roman" w:hAnsi="Times New Roman" w:cs="Times New Roman"/>
          <w:sz w:val="24"/>
          <w:szCs w:val="24"/>
        </w:rPr>
        <w:t xml:space="preserve">e </w:t>
      </w:r>
      <w:r w:rsidR="001722F7" w:rsidRPr="00A3036C">
        <w:rPr>
          <w:rFonts w:ascii="Times New Roman" w:hAnsi="Times New Roman" w:cs="Times New Roman"/>
          <w:i/>
          <w:iCs/>
          <w:sz w:val="24"/>
          <w:szCs w:val="24"/>
        </w:rPr>
        <w:t>medo</w:t>
      </w:r>
      <w:r w:rsidR="001722F7" w:rsidRPr="00A3036C">
        <w:rPr>
          <w:rFonts w:ascii="Times New Roman" w:hAnsi="Times New Roman" w:cs="Times New Roman"/>
          <w:sz w:val="24"/>
          <w:szCs w:val="24"/>
        </w:rPr>
        <w:t xml:space="preserve">. Importante são as sementes </w:t>
      </w:r>
      <w:r w:rsidR="00B45FE3" w:rsidRPr="00A3036C">
        <w:rPr>
          <w:rFonts w:ascii="Times New Roman" w:hAnsi="Times New Roman" w:cs="Times New Roman"/>
          <w:sz w:val="24"/>
          <w:szCs w:val="24"/>
        </w:rPr>
        <w:t xml:space="preserve">estelares </w:t>
      </w:r>
      <w:r w:rsidR="001722F7" w:rsidRPr="00A3036C">
        <w:rPr>
          <w:rFonts w:ascii="Times New Roman" w:hAnsi="Times New Roman" w:cs="Times New Roman"/>
          <w:sz w:val="24"/>
          <w:szCs w:val="24"/>
        </w:rPr>
        <w:t>plantadas nos seres acessíveis a filosofia: a minha raça humana é universal... o meu sexo é o amor... a minha religião é a consciência... todo</w:t>
      </w:r>
      <w:r w:rsidR="00B45FE3" w:rsidRPr="00A3036C">
        <w:rPr>
          <w:rFonts w:ascii="Times New Roman" w:hAnsi="Times New Roman" w:cs="Times New Roman"/>
          <w:sz w:val="24"/>
          <w:szCs w:val="24"/>
        </w:rPr>
        <w:t>s</w:t>
      </w:r>
      <w:r w:rsidR="001722F7" w:rsidRPr="00A3036C">
        <w:rPr>
          <w:rFonts w:ascii="Times New Roman" w:hAnsi="Times New Roman" w:cs="Times New Roman"/>
          <w:sz w:val="24"/>
          <w:szCs w:val="24"/>
        </w:rPr>
        <w:t xml:space="preserve"> os homens são iguais</w:t>
      </w:r>
      <w:r w:rsidR="00C92654" w:rsidRPr="00A3036C">
        <w:rPr>
          <w:rFonts w:ascii="Times New Roman" w:hAnsi="Times New Roman" w:cs="Times New Roman"/>
          <w:sz w:val="24"/>
          <w:szCs w:val="24"/>
        </w:rPr>
        <w:t>. Estas,</w:t>
      </w:r>
      <w:r w:rsidR="001722F7" w:rsidRPr="00A3036C">
        <w:rPr>
          <w:rFonts w:ascii="Times New Roman" w:hAnsi="Times New Roman" w:cs="Times New Roman"/>
          <w:sz w:val="24"/>
          <w:szCs w:val="24"/>
        </w:rPr>
        <w:t xml:space="preserve"> independentemente</w:t>
      </w:r>
      <w:r w:rsidR="00677E34" w:rsidRPr="00A3036C">
        <w:rPr>
          <w:rFonts w:ascii="Times New Roman" w:hAnsi="Times New Roman" w:cs="Times New Roman"/>
          <w:sz w:val="24"/>
          <w:szCs w:val="24"/>
        </w:rPr>
        <w:t>,</w:t>
      </w:r>
      <w:r w:rsidR="001722F7" w:rsidRPr="00A3036C">
        <w:rPr>
          <w:rFonts w:ascii="Times New Roman" w:hAnsi="Times New Roman" w:cs="Times New Roman"/>
          <w:sz w:val="24"/>
          <w:szCs w:val="24"/>
        </w:rPr>
        <w:t xml:space="preserve"> de</w:t>
      </w:r>
      <w:r w:rsidR="00677E34" w:rsidRPr="00A3036C">
        <w:rPr>
          <w:rFonts w:ascii="Times New Roman" w:hAnsi="Times New Roman" w:cs="Times New Roman"/>
          <w:sz w:val="24"/>
          <w:szCs w:val="24"/>
        </w:rPr>
        <w:t>stes terráqueos</w:t>
      </w:r>
      <w:r w:rsidR="001722F7" w:rsidRPr="00A3036C">
        <w:rPr>
          <w:rFonts w:ascii="Times New Roman" w:hAnsi="Times New Roman" w:cs="Times New Roman"/>
          <w:sz w:val="24"/>
          <w:szCs w:val="24"/>
        </w:rPr>
        <w:t xml:space="preserve"> estarem adormecidos ou sonolentos</w:t>
      </w:r>
      <w:r w:rsidR="00127067" w:rsidRPr="00A3036C">
        <w:rPr>
          <w:rFonts w:ascii="Times New Roman" w:hAnsi="Times New Roman" w:cs="Times New Roman"/>
          <w:sz w:val="24"/>
          <w:szCs w:val="24"/>
        </w:rPr>
        <w:t xml:space="preserve">, </w:t>
      </w:r>
      <w:r w:rsidR="001722F7" w:rsidRPr="00A3036C">
        <w:rPr>
          <w:rFonts w:ascii="Times New Roman" w:hAnsi="Times New Roman" w:cs="Times New Roman"/>
          <w:sz w:val="24"/>
          <w:szCs w:val="24"/>
        </w:rPr>
        <w:t xml:space="preserve"> </w:t>
      </w:r>
      <w:r w:rsidR="00C15053" w:rsidRPr="00A3036C">
        <w:rPr>
          <w:rFonts w:ascii="Times New Roman" w:hAnsi="Times New Roman" w:cs="Times New Roman"/>
          <w:sz w:val="24"/>
          <w:szCs w:val="24"/>
        </w:rPr>
        <w:t xml:space="preserve">frutificarão nas </w:t>
      </w:r>
      <w:r w:rsidR="001722F7" w:rsidRPr="00A3036C">
        <w:rPr>
          <w:rFonts w:ascii="Times New Roman" w:hAnsi="Times New Roman" w:cs="Times New Roman"/>
          <w:sz w:val="24"/>
          <w:szCs w:val="24"/>
        </w:rPr>
        <w:t xml:space="preserve">suas consciências </w:t>
      </w:r>
      <w:r w:rsidR="007E5BE8" w:rsidRPr="00A3036C">
        <w:rPr>
          <w:rFonts w:ascii="Times New Roman" w:hAnsi="Times New Roman" w:cs="Times New Roman"/>
          <w:sz w:val="24"/>
          <w:szCs w:val="24"/>
        </w:rPr>
        <w:t>o poder de equilíbrio de suas inteligibilidades e a moralidades.</w:t>
      </w:r>
    </w:p>
    <w:p w14:paraId="2E7AEA9A" w14:textId="563A92B0" w:rsidR="00942C24" w:rsidRPr="00A3036C" w:rsidRDefault="007E5BE8" w:rsidP="007E5BE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w:t>
      </w:r>
      <w:r w:rsidRPr="00A3036C">
        <w:rPr>
          <w:rFonts w:ascii="Times New Roman" w:hAnsi="Times New Roman" w:cs="Times New Roman"/>
          <w:b/>
          <w:bCs/>
          <w:sz w:val="24"/>
          <w:szCs w:val="24"/>
        </w:rPr>
        <w:t xml:space="preserve">reset </w:t>
      </w:r>
      <w:r w:rsidRPr="00A3036C">
        <w:rPr>
          <w:rFonts w:ascii="Times New Roman" w:hAnsi="Times New Roman" w:cs="Times New Roman"/>
          <w:sz w:val="24"/>
          <w:szCs w:val="24"/>
        </w:rPr>
        <w:t>transportara, sob o véu do esquecimento, todos os seres vivos do ano de 2079 para 2024, nos 55 anos que os separam. Eles dormem numa época encaminhada à luz da consciência e acordam noutra fomentada pela densidade da dualidade espelhada em conflitos governamentais e sociais</w:t>
      </w:r>
      <w:r w:rsidR="00824BB9"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432FA4" w:rsidRPr="00A3036C">
        <w:rPr>
          <w:rFonts w:ascii="Times New Roman" w:hAnsi="Times New Roman" w:cs="Times New Roman"/>
          <w:sz w:val="24"/>
          <w:szCs w:val="24"/>
        </w:rPr>
        <w:t>A</w:t>
      </w:r>
      <w:r w:rsidRPr="00A3036C">
        <w:rPr>
          <w:rFonts w:ascii="Times New Roman" w:hAnsi="Times New Roman" w:cs="Times New Roman"/>
          <w:sz w:val="24"/>
          <w:szCs w:val="24"/>
        </w:rPr>
        <w:t>dicionad</w:t>
      </w:r>
      <w:r w:rsidR="00432FA4" w:rsidRPr="00A3036C">
        <w:rPr>
          <w:rFonts w:ascii="Times New Roman" w:hAnsi="Times New Roman" w:cs="Times New Roman"/>
          <w:sz w:val="24"/>
          <w:szCs w:val="24"/>
        </w:rPr>
        <w:t>os</w:t>
      </w:r>
      <w:r w:rsidRPr="00A3036C">
        <w:rPr>
          <w:rFonts w:ascii="Times New Roman" w:hAnsi="Times New Roman" w:cs="Times New Roman"/>
          <w:sz w:val="24"/>
          <w:szCs w:val="24"/>
        </w:rPr>
        <w:t xml:space="preserve"> de violências urbanas </w:t>
      </w:r>
      <w:r w:rsidRPr="00A3036C">
        <w:rPr>
          <w:rFonts w:ascii="Times New Roman" w:hAnsi="Times New Roman" w:cs="Times New Roman"/>
          <w:sz w:val="24"/>
          <w:szCs w:val="24"/>
        </w:rPr>
        <w:lastRenderedPageBreak/>
        <w:t>hediondas desfiladas no cotidiano de capitais, metrópoles</w:t>
      </w:r>
      <w:r w:rsidR="00942C24" w:rsidRPr="00A3036C">
        <w:rPr>
          <w:rFonts w:ascii="Times New Roman" w:hAnsi="Times New Roman" w:cs="Times New Roman"/>
          <w:sz w:val="24"/>
          <w:szCs w:val="24"/>
        </w:rPr>
        <w:t xml:space="preserve">, </w:t>
      </w:r>
      <w:r w:rsidRPr="00A3036C">
        <w:rPr>
          <w:rFonts w:ascii="Times New Roman" w:hAnsi="Times New Roman" w:cs="Times New Roman"/>
          <w:sz w:val="24"/>
          <w:szCs w:val="24"/>
        </w:rPr>
        <w:t>cidades</w:t>
      </w:r>
      <w:r w:rsidR="00942C24" w:rsidRPr="00A3036C">
        <w:rPr>
          <w:rFonts w:ascii="Times New Roman" w:hAnsi="Times New Roman" w:cs="Times New Roman"/>
          <w:sz w:val="24"/>
          <w:szCs w:val="24"/>
        </w:rPr>
        <w:t xml:space="preserve"> turísticas e do interior de países de todos os continentes.</w:t>
      </w:r>
    </w:p>
    <w:p w14:paraId="6E06CADD" w14:textId="0B66C86A" w:rsidR="007E5BE8" w:rsidRPr="00A3036C" w:rsidRDefault="00942C24" w:rsidP="007E5BE8">
      <w:pPr>
        <w:spacing w:after="0"/>
        <w:jc w:val="both"/>
        <w:rPr>
          <w:rFonts w:ascii="Times New Roman" w:hAnsi="Times New Roman" w:cs="Times New Roman"/>
          <w:sz w:val="24"/>
          <w:szCs w:val="24"/>
        </w:rPr>
      </w:pPr>
      <w:r w:rsidRPr="00A3036C">
        <w:rPr>
          <w:rFonts w:ascii="Times New Roman" w:hAnsi="Times New Roman" w:cs="Times New Roman"/>
          <w:sz w:val="24"/>
          <w:szCs w:val="24"/>
        </w:rPr>
        <w:t>Energia circundante no globo ainda está muito comprometida com a persistência humana de apego as paixões materiais.</w:t>
      </w:r>
      <w:r w:rsidR="007E5BE8" w:rsidRPr="00A3036C">
        <w:rPr>
          <w:rFonts w:ascii="Times New Roman" w:hAnsi="Times New Roman" w:cs="Times New Roman"/>
          <w:sz w:val="24"/>
          <w:szCs w:val="24"/>
        </w:rPr>
        <w:t xml:space="preserve"> </w:t>
      </w:r>
    </w:p>
    <w:p w14:paraId="4536FE34" w14:textId="084877B9" w:rsidR="00E50603" w:rsidRPr="00A3036C" w:rsidRDefault="00942C24" w:rsidP="00C25C7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Fértilles e Germanos assistem os Guerreiros de Luz com irradiação de ondas eletromagnéticas e emocionais capazes de mantê-los focados na propagação de </w:t>
      </w:r>
      <w:r w:rsidRPr="00A3036C">
        <w:rPr>
          <w:rFonts w:ascii="Times New Roman" w:hAnsi="Times New Roman" w:cs="Times New Roman"/>
          <w:i/>
          <w:iCs/>
          <w:sz w:val="24"/>
          <w:szCs w:val="24"/>
        </w:rPr>
        <w:t>o aprendizado da delicadeza</w:t>
      </w:r>
      <w:r w:rsidRPr="00A3036C">
        <w:rPr>
          <w:rFonts w:ascii="Times New Roman" w:hAnsi="Times New Roman" w:cs="Times New Roman"/>
          <w:sz w:val="24"/>
          <w:szCs w:val="24"/>
        </w:rPr>
        <w:t xml:space="preserve"> e crentes na máxima de que </w:t>
      </w:r>
      <w:r w:rsidRPr="00A3036C">
        <w:rPr>
          <w:rFonts w:ascii="Times New Roman" w:hAnsi="Times New Roman" w:cs="Times New Roman"/>
          <w:i/>
          <w:iCs/>
          <w:sz w:val="24"/>
          <w:szCs w:val="24"/>
        </w:rPr>
        <w:t>água mole em pedra dura, tanto bate até que fura</w:t>
      </w:r>
      <w:r w:rsidRPr="00A3036C">
        <w:rPr>
          <w:rFonts w:ascii="Times New Roman" w:hAnsi="Times New Roman" w:cs="Times New Roman"/>
          <w:sz w:val="24"/>
          <w:szCs w:val="24"/>
        </w:rPr>
        <w:t>.</w:t>
      </w:r>
    </w:p>
    <w:p w14:paraId="6DB353AF" w14:textId="384F760A" w:rsidR="0058055A" w:rsidRPr="00A3036C" w:rsidRDefault="00075FEF" w:rsidP="00C25C7E">
      <w:pPr>
        <w:spacing w:after="0"/>
        <w:jc w:val="both"/>
        <w:rPr>
          <w:rFonts w:ascii="Times New Roman" w:hAnsi="Times New Roman" w:cs="Times New Roman"/>
          <w:sz w:val="24"/>
          <w:szCs w:val="24"/>
        </w:rPr>
      </w:pPr>
      <w:r w:rsidRPr="00A3036C">
        <w:rPr>
          <w:rFonts w:ascii="Times New Roman" w:hAnsi="Times New Roman" w:cs="Times New Roman"/>
          <w:sz w:val="24"/>
          <w:szCs w:val="24"/>
        </w:rPr>
        <w:t>Tom Harrison, sabedor da derrubada da crônica “Papo Reto” cada vez em menor tempo, resolve conceber textualizações resumidas e objetivas</w:t>
      </w:r>
      <w:r w:rsidR="008E49E7"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B1688C" w:rsidRPr="00A3036C">
        <w:rPr>
          <w:rFonts w:ascii="Times New Roman" w:hAnsi="Times New Roman" w:cs="Times New Roman"/>
          <w:sz w:val="24"/>
          <w:szCs w:val="24"/>
        </w:rPr>
        <w:t>Assim,</w:t>
      </w:r>
      <w:r w:rsidRPr="00A3036C">
        <w:rPr>
          <w:rFonts w:ascii="Times New Roman" w:hAnsi="Times New Roman" w:cs="Times New Roman"/>
          <w:sz w:val="24"/>
          <w:szCs w:val="24"/>
        </w:rPr>
        <w:t xml:space="preserve"> propicia curiosidade aos leitores para mergulharem nos seus interiores e dirimirem </w:t>
      </w:r>
      <w:r w:rsidR="00B1688C" w:rsidRPr="00A3036C">
        <w:rPr>
          <w:rFonts w:ascii="Times New Roman" w:hAnsi="Times New Roman" w:cs="Times New Roman"/>
          <w:sz w:val="24"/>
          <w:szCs w:val="24"/>
        </w:rPr>
        <w:t xml:space="preserve">suas </w:t>
      </w:r>
      <w:r w:rsidRPr="00A3036C">
        <w:rPr>
          <w:rFonts w:ascii="Times New Roman" w:hAnsi="Times New Roman" w:cs="Times New Roman"/>
          <w:sz w:val="24"/>
          <w:szCs w:val="24"/>
        </w:rPr>
        <w:t>dúvidas</w:t>
      </w:r>
      <w:r w:rsidR="002C0F9D" w:rsidRPr="00A3036C">
        <w:rPr>
          <w:rFonts w:ascii="Times New Roman" w:hAnsi="Times New Roman" w:cs="Times New Roman"/>
          <w:sz w:val="24"/>
          <w:szCs w:val="24"/>
        </w:rPr>
        <w:t>,</w:t>
      </w:r>
      <w:r w:rsidRPr="00A3036C">
        <w:rPr>
          <w:rFonts w:ascii="Times New Roman" w:hAnsi="Times New Roman" w:cs="Times New Roman"/>
          <w:sz w:val="24"/>
          <w:szCs w:val="24"/>
        </w:rPr>
        <w:t xml:space="preserve"> formulando perguntas respondidas pelas </w:t>
      </w:r>
      <w:r w:rsidR="0058055A" w:rsidRPr="00A3036C">
        <w:rPr>
          <w:rFonts w:ascii="Times New Roman" w:hAnsi="Times New Roman" w:cs="Times New Roman"/>
          <w:sz w:val="24"/>
          <w:szCs w:val="24"/>
        </w:rPr>
        <w:t xml:space="preserve">suas </w:t>
      </w:r>
      <w:r w:rsidRPr="00A3036C">
        <w:rPr>
          <w:rFonts w:ascii="Times New Roman" w:hAnsi="Times New Roman" w:cs="Times New Roman"/>
          <w:sz w:val="24"/>
          <w:szCs w:val="24"/>
        </w:rPr>
        <w:t>próprias consciências ávidas a despertarem a verdade absoluta adormecida no</w:t>
      </w:r>
      <w:r w:rsidR="00472988" w:rsidRPr="00A3036C">
        <w:rPr>
          <w:rFonts w:ascii="Times New Roman" w:hAnsi="Times New Roman" w:cs="Times New Roman"/>
          <w:sz w:val="24"/>
          <w:szCs w:val="24"/>
        </w:rPr>
        <w:t>s seus</w:t>
      </w:r>
      <w:r w:rsidRPr="00A3036C">
        <w:rPr>
          <w:rFonts w:ascii="Times New Roman" w:hAnsi="Times New Roman" w:cs="Times New Roman"/>
          <w:sz w:val="24"/>
          <w:szCs w:val="24"/>
        </w:rPr>
        <w:t xml:space="preserve"> âmago</w:t>
      </w:r>
      <w:r w:rsidR="00472988" w:rsidRPr="00A3036C">
        <w:rPr>
          <w:rFonts w:ascii="Times New Roman" w:hAnsi="Times New Roman" w:cs="Times New Roman"/>
          <w:sz w:val="24"/>
          <w:szCs w:val="24"/>
        </w:rPr>
        <w:t>s</w:t>
      </w:r>
      <w:r w:rsidRPr="00A3036C">
        <w:rPr>
          <w:rFonts w:ascii="Times New Roman" w:hAnsi="Times New Roman" w:cs="Times New Roman"/>
          <w:sz w:val="24"/>
          <w:szCs w:val="24"/>
        </w:rPr>
        <w:t>.</w:t>
      </w:r>
    </w:p>
    <w:p w14:paraId="3A18A7B5" w14:textId="57A86E38" w:rsidR="0058055A" w:rsidRPr="00A3036C" w:rsidRDefault="0058055A" w:rsidP="00C25C7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Todos dormem na Casa de Vidro e anexo, excetuando-se o cronista abraçado pela Lua cheia e recepcionando as ondas eletromagnéticas violeta e lilás, bálsamos emocionais e inspiradores para Tom, empossado do notebook, criar uma crônica “Papo Reto” intitulada “Despertar”. Antes, coloca a seu lado uma garrafa de água e copo, </w:t>
      </w:r>
      <w:r w:rsidR="00265634" w:rsidRPr="00A3036C">
        <w:rPr>
          <w:rFonts w:ascii="Times New Roman" w:hAnsi="Times New Roman" w:cs="Times New Roman"/>
          <w:sz w:val="24"/>
          <w:szCs w:val="24"/>
        </w:rPr>
        <w:t>para</w:t>
      </w:r>
      <w:r w:rsidRPr="00A3036C">
        <w:rPr>
          <w:rFonts w:ascii="Times New Roman" w:hAnsi="Times New Roman" w:cs="Times New Roman"/>
          <w:sz w:val="24"/>
          <w:szCs w:val="24"/>
        </w:rPr>
        <w:t xml:space="preserve"> começa</w:t>
      </w:r>
      <w:r w:rsidR="00265634" w:rsidRPr="00A3036C">
        <w:rPr>
          <w:rFonts w:ascii="Times New Roman" w:hAnsi="Times New Roman" w:cs="Times New Roman"/>
          <w:sz w:val="24"/>
          <w:szCs w:val="24"/>
        </w:rPr>
        <w:t>r concepção</w:t>
      </w:r>
      <w:r w:rsidRPr="00A3036C">
        <w:rPr>
          <w:rFonts w:ascii="Times New Roman" w:hAnsi="Times New Roman" w:cs="Times New Roman"/>
          <w:sz w:val="24"/>
          <w:szCs w:val="24"/>
        </w:rPr>
        <w:t xml:space="preserve"> </w:t>
      </w:r>
      <w:r w:rsidR="00265634" w:rsidRPr="00A3036C">
        <w:rPr>
          <w:rFonts w:ascii="Times New Roman" w:hAnsi="Times New Roman" w:cs="Times New Roman"/>
          <w:sz w:val="24"/>
          <w:szCs w:val="24"/>
        </w:rPr>
        <w:t>do</w:t>
      </w:r>
      <w:r w:rsidRPr="00A3036C">
        <w:rPr>
          <w:rFonts w:ascii="Times New Roman" w:hAnsi="Times New Roman" w:cs="Times New Roman"/>
          <w:sz w:val="24"/>
          <w:szCs w:val="24"/>
        </w:rPr>
        <w:t xml:space="preserve"> text</w:t>
      </w:r>
      <w:r w:rsidR="00265634" w:rsidRPr="00A3036C">
        <w:rPr>
          <w:rFonts w:ascii="Times New Roman" w:hAnsi="Times New Roman" w:cs="Times New Roman"/>
          <w:sz w:val="24"/>
          <w:szCs w:val="24"/>
        </w:rPr>
        <w:t>o.</w:t>
      </w:r>
    </w:p>
    <w:p w14:paraId="4E319053" w14:textId="77777777" w:rsidR="0058055A" w:rsidRPr="00A3036C" w:rsidRDefault="0058055A" w:rsidP="00C25C7E">
      <w:pPr>
        <w:spacing w:after="0"/>
        <w:jc w:val="both"/>
        <w:rPr>
          <w:rFonts w:ascii="Times New Roman" w:hAnsi="Times New Roman" w:cs="Times New Roman"/>
          <w:sz w:val="24"/>
          <w:szCs w:val="24"/>
        </w:rPr>
      </w:pPr>
    </w:p>
    <w:p w14:paraId="37E18ADB" w14:textId="16594E79" w:rsidR="00075FEF" w:rsidRPr="00A3036C" w:rsidRDefault="0058055A" w:rsidP="008D39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075FEF" w:rsidRPr="00A3036C">
        <w:rPr>
          <w:rFonts w:ascii="Times New Roman" w:hAnsi="Times New Roman" w:cs="Times New Roman"/>
          <w:sz w:val="24"/>
          <w:szCs w:val="24"/>
        </w:rPr>
        <w:t xml:space="preserve"> </w:t>
      </w:r>
      <w:r w:rsidR="00265634" w:rsidRPr="00A3036C">
        <w:rPr>
          <w:rFonts w:ascii="Times New Roman" w:hAnsi="Times New Roman" w:cs="Times New Roman"/>
          <w:sz w:val="24"/>
          <w:szCs w:val="24"/>
        </w:rPr>
        <w:t>“Nascer, viver uma sociedade de contas, morrer e renascer, sob o véu do esquecimento, reviver para novamente morrer e nascer sem ascender a consciência à evolução pelo apego a materialização.</w:t>
      </w:r>
    </w:p>
    <w:p w14:paraId="44655BCB" w14:textId="7284B992" w:rsidR="00265634" w:rsidRPr="00A3036C" w:rsidRDefault="00265634" w:rsidP="008D39AB">
      <w:pPr>
        <w:spacing w:after="0"/>
        <w:jc w:val="both"/>
        <w:rPr>
          <w:rFonts w:ascii="Times New Roman" w:hAnsi="Times New Roman" w:cs="Times New Roman"/>
          <w:sz w:val="24"/>
          <w:szCs w:val="24"/>
        </w:rPr>
      </w:pPr>
      <w:r w:rsidRPr="00A3036C">
        <w:rPr>
          <w:rFonts w:ascii="Times New Roman" w:hAnsi="Times New Roman" w:cs="Times New Roman"/>
          <w:sz w:val="24"/>
          <w:szCs w:val="24"/>
        </w:rPr>
        <w:t>Inteligências vivas no planeta Terra</w:t>
      </w:r>
      <w:r w:rsidR="00C20649" w:rsidRPr="00A3036C">
        <w:rPr>
          <w:rFonts w:ascii="Times New Roman" w:hAnsi="Times New Roman" w:cs="Times New Roman"/>
          <w:sz w:val="24"/>
          <w:szCs w:val="24"/>
        </w:rPr>
        <w:t>,</w:t>
      </w:r>
      <w:r w:rsidRPr="00A3036C">
        <w:rPr>
          <w:rFonts w:ascii="Times New Roman" w:hAnsi="Times New Roman" w:cs="Times New Roman"/>
          <w:sz w:val="24"/>
          <w:szCs w:val="24"/>
        </w:rPr>
        <w:t xml:space="preserve"> hão de mergulhar nas suas essências divinais</w:t>
      </w:r>
      <w:r w:rsidR="00C20649" w:rsidRPr="00A3036C">
        <w:rPr>
          <w:rFonts w:ascii="Times New Roman" w:hAnsi="Times New Roman" w:cs="Times New Roman"/>
          <w:sz w:val="24"/>
          <w:szCs w:val="24"/>
        </w:rPr>
        <w:t xml:space="preserve"> para ruírem pelo seu despertar o Sistema Terra ― Enche o copo de água e bebe, deixando metade do copo na mesa a seu lado ― Ter e ser Deus constitui-se no futuro dos dispostos a racionalizarem amor no coração para entenderem suas virtudes </w:t>
      </w:r>
      <w:r w:rsidR="00C20649" w:rsidRPr="00A3036C">
        <w:rPr>
          <w:rFonts w:ascii="Times New Roman" w:hAnsi="Times New Roman" w:cs="Times New Roman"/>
          <w:sz w:val="24"/>
          <w:szCs w:val="24"/>
        </w:rPr>
        <w:lastRenderedPageBreak/>
        <w:t>fomentadas pelo poder d</w:t>
      </w:r>
      <w:r w:rsidR="00910C5A" w:rsidRPr="00A3036C">
        <w:rPr>
          <w:rFonts w:ascii="Times New Roman" w:hAnsi="Times New Roman" w:cs="Times New Roman"/>
          <w:sz w:val="24"/>
          <w:szCs w:val="24"/>
        </w:rPr>
        <w:t>e</w:t>
      </w:r>
      <w:r w:rsidR="00C20649" w:rsidRPr="00A3036C">
        <w:rPr>
          <w:rFonts w:ascii="Times New Roman" w:hAnsi="Times New Roman" w:cs="Times New Roman"/>
          <w:sz w:val="24"/>
          <w:szCs w:val="24"/>
        </w:rPr>
        <w:t xml:space="preserve"> compreensão</w:t>
      </w:r>
      <w:r w:rsidR="00910C5A" w:rsidRPr="00A3036C">
        <w:rPr>
          <w:rFonts w:ascii="Times New Roman" w:hAnsi="Times New Roman" w:cs="Times New Roman"/>
          <w:sz w:val="24"/>
          <w:szCs w:val="24"/>
        </w:rPr>
        <w:t xml:space="preserve"> das ondas eletromagnéticas e emocionais e suas repercussões no nosso processo evolutivo.</w:t>
      </w:r>
    </w:p>
    <w:p w14:paraId="12A45241" w14:textId="5639DEED" w:rsidR="00910C5A" w:rsidRPr="00A3036C" w:rsidRDefault="00910C5A" w:rsidP="008D39AB">
      <w:pPr>
        <w:spacing w:after="0"/>
        <w:jc w:val="both"/>
        <w:rPr>
          <w:rFonts w:ascii="Times New Roman" w:hAnsi="Times New Roman" w:cs="Times New Roman"/>
          <w:sz w:val="24"/>
          <w:szCs w:val="24"/>
        </w:rPr>
      </w:pPr>
      <w:r w:rsidRPr="00A3036C">
        <w:rPr>
          <w:rFonts w:ascii="Times New Roman" w:hAnsi="Times New Roman" w:cs="Times New Roman"/>
          <w:sz w:val="24"/>
          <w:szCs w:val="24"/>
        </w:rPr>
        <w:t>O desconhecido não poderá ter o conhecimento de quem o desconhece, se este não quiser conhecê-lo. Você, leitor, deve perguntar  a si mesmo e terá as respostas. O que você decide? Ficar adormecido ou despertar para unicidade, sob a lei universal do amor?</w:t>
      </w:r>
    </w:p>
    <w:p w14:paraId="3393A320" w14:textId="77777777" w:rsidR="00354F01" w:rsidRPr="00A3036C" w:rsidRDefault="0090788C" w:rsidP="008D39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Decisão, o conduzirá pela verdade absoluta à evolução ou o deixará estacionado para ser parte de os </w:t>
      </w:r>
      <w:r w:rsidRPr="00A3036C">
        <w:rPr>
          <w:rFonts w:ascii="Times New Roman" w:hAnsi="Times New Roman" w:cs="Times New Roman"/>
          <w:b/>
          <w:bCs/>
          <w:sz w:val="24"/>
          <w:szCs w:val="24"/>
        </w:rPr>
        <w:t>e</w:t>
      </w:r>
      <w:r w:rsidRPr="00A3036C">
        <w:rPr>
          <w:rFonts w:ascii="Times New Roman" w:hAnsi="Times New Roman" w:cs="Times New Roman"/>
          <w:b/>
          <w:bCs/>
          <w:color w:val="FF0000"/>
          <w:sz w:val="24"/>
          <w:szCs w:val="24"/>
        </w:rPr>
        <w:t>X</w:t>
      </w:r>
      <w:r w:rsidRPr="00A3036C">
        <w:rPr>
          <w:rFonts w:ascii="Times New Roman" w:hAnsi="Times New Roman" w:cs="Times New Roman"/>
          <w:b/>
          <w:bCs/>
          <w:sz w:val="24"/>
          <w:szCs w:val="24"/>
        </w:rPr>
        <w:t xml:space="preserve">ilados da </w:t>
      </w:r>
      <w:r w:rsidRPr="00A3036C">
        <w:rPr>
          <w:rFonts w:ascii="Times New Roman" w:hAnsi="Times New Roman" w:cs="Times New Roman"/>
          <w:b/>
          <w:bCs/>
          <w:color w:val="7030A0"/>
          <w:sz w:val="24"/>
          <w:szCs w:val="24"/>
        </w:rPr>
        <w:t>T</w:t>
      </w:r>
      <w:r w:rsidRPr="00A3036C">
        <w:rPr>
          <w:rFonts w:ascii="Times New Roman" w:hAnsi="Times New Roman" w:cs="Times New Roman"/>
          <w:b/>
          <w:bCs/>
          <w:sz w:val="24"/>
          <w:szCs w:val="24"/>
        </w:rPr>
        <w:t>erra ─ passado pacto para o futuro</w:t>
      </w:r>
      <w:r w:rsidR="008060C4" w:rsidRPr="00A3036C">
        <w:rPr>
          <w:rFonts w:ascii="Times New Roman" w:hAnsi="Times New Roman" w:cs="Times New Roman"/>
          <w:sz w:val="24"/>
          <w:szCs w:val="24"/>
        </w:rPr>
        <w:t xml:space="preserve"> ― Tom acaba de tomar a água restante do copo, fecha, satisfeito, o notebook, após distribuir na rede mundial de computadores a última crônica “Papo Reto”, sob o título “Despertar”―</w:t>
      </w:r>
      <w:r w:rsidR="00832E1C" w:rsidRPr="00A3036C">
        <w:rPr>
          <w:rFonts w:ascii="Times New Roman" w:hAnsi="Times New Roman" w:cs="Times New Roman"/>
          <w:sz w:val="24"/>
          <w:szCs w:val="24"/>
        </w:rPr>
        <w:t xml:space="preserve"> </w:t>
      </w:r>
      <w:r w:rsidR="003F2726" w:rsidRPr="00A3036C">
        <w:rPr>
          <w:rFonts w:ascii="Times New Roman" w:hAnsi="Times New Roman" w:cs="Times New Roman"/>
          <w:sz w:val="24"/>
          <w:szCs w:val="24"/>
        </w:rPr>
        <w:t xml:space="preserve">Pronto </w:t>
      </w:r>
      <w:r w:rsidR="00832E1C" w:rsidRPr="00A3036C">
        <w:rPr>
          <w:rFonts w:ascii="Times New Roman" w:hAnsi="Times New Roman" w:cs="Times New Roman"/>
          <w:sz w:val="24"/>
          <w:szCs w:val="24"/>
        </w:rPr>
        <w:t>―</w:t>
      </w:r>
      <w:r w:rsidR="003F2726" w:rsidRPr="00A3036C">
        <w:t xml:space="preserve"> </w:t>
      </w:r>
      <w:r w:rsidR="003F2726" w:rsidRPr="00A3036C">
        <w:rPr>
          <w:rFonts w:ascii="Times New Roman" w:hAnsi="Times New Roman" w:cs="Times New Roman"/>
          <w:sz w:val="24"/>
          <w:szCs w:val="24"/>
        </w:rPr>
        <w:t>Cansado, deita-se</w:t>
      </w:r>
      <w:r w:rsidR="003150DD" w:rsidRPr="00A3036C">
        <w:rPr>
          <w:rFonts w:ascii="Times New Roman" w:hAnsi="Times New Roman" w:cs="Times New Roman"/>
          <w:sz w:val="24"/>
          <w:szCs w:val="24"/>
        </w:rPr>
        <w:t>,</w:t>
      </w:r>
      <w:r w:rsidR="003F2726" w:rsidRPr="00A3036C">
        <w:rPr>
          <w:rFonts w:ascii="Times New Roman" w:hAnsi="Times New Roman" w:cs="Times New Roman"/>
          <w:sz w:val="24"/>
          <w:szCs w:val="24"/>
        </w:rPr>
        <w:t xml:space="preserve"> numa espreguiçadeira da área externa da Casa de Vidro</w:t>
      </w:r>
      <w:r w:rsidR="00063E30" w:rsidRPr="00A3036C">
        <w:rPr>
          <w:rFonts w:ascii="Times New Roman" w:hAnsi="Times New Roman" w:cs="Times New Roman"/>
          <w:sz w:val="24"/>
          <w:szCs w:val="24"/>
        </w:rPr>
        <w:t>,</w:t>
      </w:r>
      <w:r w:rsidR="003F2726" w:rsidRPr="00A3036C">
        <w:rPr>
          <w:rFonts w:ascii="Times New Roman" w:hAnsi="Times New Roman" w:cs="Times New Roman"/>
          <w:sz w:val="24"/>
          <w:szCs w:val="24"/>
        </w:rPr>
        <w:t xml:space="preserve"> iluminado pelos raios violeta e lilás emitidos pela Lua cheia </w:t>
      </w:r>
      <w:r w:rsidR="00832E1C" w:rsidRPr="00A3036C">
        <w:rPr>
          <w:rFonts w:ascii="Times New Roman" w:hAnsi="Times New Roman" w:cs="Times New Roman"/>
          <w:sz w:val="24"/>
          <w:szCs w:val="24"/>
        </w:rPr>
        <w:t>―</w:t>
      </w:r>
      <w:r w:rsidR="00354F01" w:rsidRPr="00A3036C">
        <w:rPr>
          <w:rFonts w:ascii="Times New Roman" w:hAnsi="Times New Roman" w:cs="Times New Roman"/>
          <w:sz w:val="24"/>
          <w:szCs w:val="24"/>
        </w:rPr>
        <w:t xml:space="preserve"> Agora é aguardar a repercussão. ▬</w:t>
      </w:r>
      <w:r w:rsidR="00A22DD9" w:rsidRPr="00A3036C">
        <w:rPr>
          <w:rFonts w:ascii="Times New Roman" w:hAnsi="Times New Roman" w:cs="Times New Roman"/>
          <w:sz w:val="24"/>
          <w:szCs w:val="24"/>
        </w:rPr>
        <w:t xml:space="preserve"> </w:t>
      </w:r>
      <w:r w:rsidR="00354F01" w:rsidRPr="00A3036C">
        <w:rPr>
          <w:rFonts w:ascii="Times New Roman" w:hAnsi="Times New Roman" w:cs="Times New Roman"/>
          <w:sz w:val="24"/>
          <w:szCs w:val="24"/>
        </w:rPr>
        <w:t>adormece.</w:t>
      </w:r>
      <w:r w:rsidR="00063E30" w:rsidRPr="00A3036C">
        <w:rPr>
          <w:rFonts w:ascii="Times New Roman" w:hAnsi="Times New Roman" w:cs="Times New Roman"/>
          <w:sz w:val="24"/>
          <w:szCs w:val="24"/>
        </w:rPr>
        <w:t xml:space="preserve"> </w:t>
      </w:r>
      <w:r w:rsidR="003150DD" w:rsidRPr="00A3036C">
        <w:rPr>
          <w:rFonts w:ascii="Times New Roman" w:hAnsi="Times New Roman" w:cs="Times New Roman"/>
          <w:sz w:val="24"/>
          <w:szCs w:val="24"/>
        </w:rPr>
        <w:t xml:space="preserve"> </w:t>
      </w:r>
    </w:p>
    <w:p w14:paraId="5F6A3AF2" w14:textId="07D5E3DF" w:rsidR="00B45FAF" w:rsidRPr="00A3036C" w:rsidRDefault="00B45FAF" w:rsidP="008D39AB">
      <w:pPr>
        <w:spacing w:after="0"/>
        <w:jc w:val="center"/>
        <w:rPr>
          <w:rFonts w:ascii="Times New Roman"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18935490" w14:textId="139954BF" w:rsidR="00EA2778" w:rsidRPr="00A3036C" w:rsidRDefault="00EA2778" w:rsidP="000E37AB">
      <w:pPr>
        <w:spacing w:after="0"/>
        <w:jc w:val="both"/>
        <w:rPr>
          <w:rFonts w:ascii="Times New Roman" w:hAnsi="Times New Roman" w:cs="Times New Roman"/>
          <w:sz w:val="24"/>
          <w:szCs w:val="24"/>
        </w:rPr>
      </w:pPr>
    </w:p>
    <w:p w14:paraId="1D8F05DE" w14:textId="635AF2F0" w:rsidR="007D6379" w:rsidRPr="00A3036C" w:rsidRDefault="00320899"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Explosão de visuali</w:t>
      </w:r>
      <w:r w:rsidR="00377D45" w:rsidRPr="00A3036C">
        <w:rPr>
          <w:rFonts w:ascii="Times New Roman" w:hAnsi="Times New Roman" w:cs="Times New Roman"/>
          <w:sz w:val="24"/>
          <w:szCs w:val="24"/>
        </w:rPr>
        <w:t>zações da crônica “</w:t>
      </w:r>
      <w:r w:rsidR="00831D2F" w:rsidRPr="00A3036C">
        <w:rPr>
          <w:rFonts w:ascii="Times New Roman" w:hAnsi="Times New Roman" w:cs="Times New Roman"/>
          <w:sz w:val="24"/>
          <w:szCs w:val="24"/>
        </w:rPr>
        <w:t>Despertar</w:t>
      </w:r>
      <w:r w:rsidR="00377D45" w:rsidRPr="00A3036C">
        <w:rPr>
          <w:rFonts w:ascii="Times New Roman" w:hAnsi="Times New Roman" w:cs="Times New Roman"/>
          <w:sz w:val="24"/>
          <w:szCs w:val="24"/>
        </w:rPr>
        <w:t>”</w:t>
      </w:r>
      <w:r w:rsidR="0046575D" w:rsidRPr="00A3036C">
        <w:rPr>
          <w:rFonts w:ascii="Times New Roman" w:hAnsi="Times New Roman" w:cs="Times New Roman"/>
          <w:sz w:val="24"/>
          <w:szCs w:val="24"/>
        </w:rPr>
        <w:t>, em</w:t>
      </w:r>
      <w:r w:rsidR="00CD0F9F" w:rsidRPr="00A3036C">
        <w:rPr>
          <w:rFonts w:ascii="Times New Roman" w:hAnsi="Times New Roman" w:cs="Times New Roman"/>
          <w:sz w:val="24"/>
          <w:szCs w:val="24"/>
        </w:rPr>
        <w:t xml:space="preserve"> até 12 minutos de exposição na rede mundial de computadores</w:t>
      </w:r>
      <w:r w:rsidR="0046575D" w:rsidRPr="00A3036C">
        <w:rPr>
          <w:rFonts w:ascii="Times New Roman" w:hAnsi="Times New Roman" w:cs="Times New Roman"/>
          <w:sz w:val="24"/>
          <w:szCs w:val="24"/>
        </w:rPr>
        <w:t>.</w:t>
      </w:r>
    </w:p>
    <w:p w14:paraId="6F089F20" w14:textId="009FF01E" w:rsidR="00FF5118" w:rsidRPr="00A3036C" w:rsidRDefault="007D6379"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Intensificação</w:t>
      </w:r>
      <w:r w:rsidR="007651E9" w:rsidRPr="00A3036C">
        <w:rPr>
          <w:rFonts w:ascii="Times New Roman" w:hAnsi="Times New Roman" w:cs="Times New Roman"/>
          <w:sz w:val="24"/>
          <w:szCs w:val="24"/>
        </w:rPr>
        <w:t xml:space="preserve"> do </w:t>
      </w:r>
      <w:r w:rsidR="007651E9" w:rsidRPr="00A3036C">
        <w:rPr>
          <w:rFonts w:ascii="Times New Roman" w:hAnsi="Times New Roman" w:cs="Times New Roman"/>
          <w:i/>
          <w:iCs/>
          <w:sz w:val="24"/>
          <w:szCs w:val="24"/>
        </w:rPr>
        <w:t>pacote de maldades</w:t>
      </w:r>
      <w:r w:rsidR="007651E9" w:rsidRPr="00A3036C">
        <w:rPr>
          <w:rFonts w:ascii="Times New Roman" w:hAnsi="Times New Roman" w:cs="Times New Roman"/>
          <w:sz w:val="24"/>
          <w:szCs w:val="24"/>
        </w:rPr>
        <w:t xml:space="preserve">, </w:t>
      </w:r>
      <w:r w:rsidR="005E4135" w:rsidRPr="00A3036C">
        <w:rPr>
          <w:rFonts w:ascii="Times New Roman" w:hAnsi="Times New Roman" w:cs="Times New Roman"/>
          <w:sz w:val="24"/>
          <w:szCs w:val="24"/>
        </w:rPr>
        <w:t>acentuando</w:t>
      </w:r>
      <w:r w:rsidR="00F6408D" w:rsidRPr="00A3036C">
        <w:rPr>
          <w:rFonts w:ascii="Times New Roman" w:hAnsi="Times New Roman" w:cs="Times New Roman"/>
          <w:sz w:val="24"/>
          <w:szCs w:val="24"/>
        </w:rPr>
        <w:t xml:space="preserve"> conflitos bélicos propiciados </w:t>
      </w:r>
      <w:r w:rsidR="00174C62" w:rsidRPr="00A3036C">
        <w:rPr>
          <w:rFonts w:ascii="Times New Roman" w:hAnsi="Times New Roman" w:cs="Times New Roman"/>
          <w:sz w:val="24"/>
          <w:szCs w:val="24"/>
        </w:rPr>
        <w:t>por governabilidades</w:t>
      </w:r>
      <w:r w:rsidR="00831D2F" w:rsidRPr="00A3036C">
        <w:rPr>
          <w:rFonts w:ascii="Times New Roman" w:hAnsi="Times New Roman" w:cs="Times New Roman"/>
          <w:sz w:val="24"/>
          <w:szCs w:val="24"/>
        </w:rPr>
        <w:t xml:space="preserve"> </w:t>
      </w:r>
      <w:r w:rsidR="00BA2B91" w:rsidRPr="00A3036C">
        <w:rPr>
          <w:rFonts w:ascii="Times New Roman" w:hAnsi="Times New Roman" w:cs="Times New Roman"/>
          <w:sz w:val="24"/>
          <w:szCs w:val="24"/>
        </w:rPr>
        <w:t>e ações urbanas</w:t>
      </w:r>
      <w:r w:rsidR="00132F76" w:rsidRPr="00A3036C">
        <w:rPr>
          <w:rFonts w:ascii="Times New Roman" w:hAnsi="Times New Roman" w:cs="Times New Roman"/>
          <w:sz w:val="24"/>
          <w:szCs w:val="24"/>
        </w:rPr>
        <w:t xml:space="preserve"> cumprem objetivo de </w:t>
      </w:r>
      <w:r w:rsidR="002E4136" w:rsidRPr="00A3036C">
        <w:rPr>
          <w:rFonts w:ascii="Times New Roman" w:hAnsi="Times New Roman" w:cs="Times New Roman"/>
          <w:sz w:val="24"/>
          <w:szCs w:val="24"/>
        </w:rPr>
        <w:t>influenciarem</w:t>
      </w:r>
      <w:r w:rsidR="009920B1" w:rsidRPr="00A3036C">
        <w:rPr>
          <w:rFonts w:ascii="Times New Roman" w:hAnsi="Times New Roman" w:cs="Times New Roman"/>
          <w:sz w:val="24"/>
          <w:szCs w:val="24"/>
        </w:rPr>
        <w:t xml:space="preserve"> </w:t>
      </w:r>
      <w:r w:rsidR="00EA3E94" w:rsidRPr="00A3036C">
        <w:rPr>
          <w:rFonts w:ascii="Times New Roman" w:hAnsi="Times New Roman" w:cs="Times New Roman"/>
          <w:sz w:val="24"/>
          <w:szCs w:val="24"/>
        </w:rPr>
        <w:t xml:space="preserve">a permanência de vibrações </w:t>
      </w:r>
      <w:r w:rsidR="00447923" w:rsidRPr="00A3036C">
        <w:rPr>
          <w:rFonts w:ascii="Times New Roman" w:hAnsi="Times New Roman" w:cs="Times New Roman"/>
          <w:sz w:val="24"/>
          <w:szCs w:val="24"/>
        </w:rPr>
        <w:t>de frequências</w:t>
      </w:r>
      <w:r w:rsidR="00A62E50" w:rsidRPr="00A3036C">
        <w:rPr>
          <w:rFonts w:ascii="Times New Roman" w:hAnsi="Times New Roman" w:cs="Times New Roman"/>
          <w:sz w:val="24"/>
          <w:szCs w:val="24"/>
        </w:rPr>
        <w:t>,</w:t>
      </w:r>
      <w:r w:rsidR="00447923" w:rsidRPr="00A3036C">
        <w:rPr>
          <w:rFonts w:ascii="Times New Roman" w:hAnsi="Times New Roman" w:cs="Times New Roman"/>
          <w:sz w:val="24"/>
          <w:szCs w:val="24"/>
        </w:rPr>
        <w:t xml:space="preserve"> minimizadas</w:t>
      </w:r>
      <w:r w:rsidR="00A62E50" w:rsidRPr="00A3036C">
        <w:rPr>
          <w:rFonts w:ascii="Times New Roman" w:hAnsi="Times New Roman" w:cs="Times New Roman"/>
          <w:sz w:val="24"/>
          <w:szCs w:val="24"/>
        </w:rPr>
        <w:t>,</w:t>
      </w:r>
      <w:r w:rsidR="00493246" w:rsidRPr="00A3036C">
        <w:rPr>
          <w:rFonts w:ascii="Times New Roman" w:hAnsi="Times New Roman" w:cs="Times New Roman"/>
          <w:sz w:val="24"/>
          <w:szCs w:val="24"/>
        </w:rPr>
        <w:t xml:space="preserve"> favoráveis ao Sistema Terra.</w:t>
      </w:r>
      <w:r w:rsidR="00DA5894" w:rsidRPr="00A3036C">
        <w:rPr>
          <w:rFonts w:ascii="Times New Roman" w:hAnsi="Times New Roman" w:cs="Times New Roman"/>
          <w:sz w:val="24"/>
          <w:szCs w:val="24"/>
        </w:rPr>
        <w:t xml:space="preserve"> </w:t>
      </w:r>
      <w:r w:rsidR="000D035D" w:rsidRPr="00A3036C">
        <w:rPr>
          <w:rFonts w:ascii="Times New Roman" w:hAnsi="Times New Roman" w:cs="Times New Roman"/>
          <w:sz w:val="24"/>
          <w:szCs w:val="24"/>
        </w:rPr>
        <w:t>Leitores bombardeados pela mídia</w:t>
      </w:r>
      <w:r w:rsidR="002159A9" w:rsidRPr="00A3036C">
        <w:rPr>
          <w:rFonts w:ascii="Times New Roman" w:hAnsi="Times New Roman" w:cs="Times New Roman"/>
          <w:sz w:val="24"/>
          <w:szCs w:val="24"/>
        </w:rPr>
        <w:t xml:space="preserve"> acompanham</w:t>
      </w:r>
      <w:r w:rsidR="006D20FB" w:rsidRPr="00A3036C">
        <w:rPr>
          <w:rFonts w:ascii="Times New Roman" w:hAnsi="Times New Roman" w:cs="Times New Roman"/>
          <w:sz w:val="24"/>
          <w:szCs w:val="24"/>
        </w:rPr>
        <w:t>, envoltos, por sombras permitidas pelo seu livre arbítrio</w:t>
      </w:r>
      <w:r w:rsidR="00160D93" w:rsidRPr="00A3036C">
        <w:rPr>
          <w:rFonts w:ascii="Times New Roman" w:hAnsi="Times New Roman" w:cs="Times New Roman"/>
          <w:sz w:val="24"/>
          <w:szCs w:val="24"/>
        </w:rPr>
        <w:t>, frequências trevosas.</w:t>
      </w:r>
    </w:p>
    <w:p w14:paraId="7C7F0190" w14:textId="47C27F33" w:rsidR="00D21981" w:rsidRPr="00A3036C" w:rsidRDefault="0002043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Roberto Evaristo de Macedo Soares</w:t>
      </w:r>
      <w:r w:rsidR="004F7940"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134E43" w:rsidRPr="00A3036C">
        <w:rPr>
          <w:rFonts w:ascii="Times New Roman" w:hAnsi="Times New Roman" w:cs="Times New Roman"/>
          <w:sz w:val="24"/>
          <w:szCs w:val="24"/>
        </w:rPr>
        <w:t>lade</w:t>
      </w:r>
      <w:r w:rsidRPr="00A3036C">
        <w:rPr>
          <w:rFonts w:ascii="Times New Roman" w:hAnsi="Times New Roman" w:cs="Times New Roman"/>
          <w:sz w:val="24"/>
          <w:szCs w:val="24"/>
        </w:rPr>
        <w:t>ado</w:t>
      </w:r>
      <w:r w:rsidR="004F7940" w:rsidRPr="00A3036C">
        <w:rPr>
          <w:rFonts w:ascii="Times New Roman" w:hAnsi="Times New Roman" w:cs="Times New Roman"/>
          <w:sz w:val="24"/>
          <w:szCs w:val="24"/>
        </w:rPr>
        <w:t xml:space="preserve"> de representantes governamentais do G7</w:t>
      </w:r>
      <w:r w:rsidR="00345452" w:rsidRPr="00A3036C">
        <w:rPr>
          <w:rFonts w:ascii="Times New Roman" w:hAnsi="Times New Roman" w:cs="Times New Roman"/>
          <w:sz w:val="24"/>
          <w:szCs w:val="24"/>
        </w:rPr>
        <w:t>, é recepcionado por Carol Harrison</w:t>
      </w:r>
      <w:r w:rsidR="00C17C43" w:rsidRPr="00A3036C">
        <w:rPr>
          <w:rFonts w:ascii="Times New Roman" w:hAnsi="Times New Roman" w:cs="Times New Roman"/>
          <w:sz w:val="24"/>
          <w:szCs w:val="24"/>
        </w:rPr>
        <w:t xml:space="preserve">, Presidente do </w:t>
      </w:r>
      <w:r w:rsidR="00C17C43" w:rsidRPr="00A3036C">
        <w:rPr>
          <w:rFonts w:ascii="Times New Roman" w:hAnsi="Times New Roman" w:cs="Times New Roman"/>
          <w:b/>
          <w:bCs/>
          <w:sz w:val="24"/>
          <w:szCs w:val="24"/>
        </w:rPr>
        <w:t>Green Dream</w:t>
      </w:r>
      <w:r w:rsidR="00C17C43" w:rsidRPr="00A3036C">
        <w:rPr>
          <w:rFonts w:ascii="Times New Roman" w:hAnsi="Times New Roman" w:cs="Times New Roman"/>
          <w:sz w:val="24"/>
          <w:szCs w:val="24"/>
        </w:rPr>
        <w:t>, e seu marido, Gabriel Cappallatte</w:t>
      </w:r>
      <w:r w:rsidR="005B2AC3" w:rsidRPr="00A3036C">
        <w:rPr>
          <w:rFonts w:ascii="Times New Roman" w:hAnsi="Times New Roman" w:cs="Times New Roman"/>
          <w:sz w:val="24"/>
          <w:szCs w:val="24"/>
        </w:rPr>
        <w:t>, Ativista</w:t>
      </w:r>
      <w:r w:rsidR="00790D7C" w:rsidRPr="00A3036C">
        <w:rPr>
          <w:rFonts w:ascii="Times New Roman" w:hAnsi="Times New Roman" w:cs="Times New Roman"/>
          <w:sz w:val="24"/>
          <w:szCs w:val="24"/>
        </w:rPr>
        <w:t>,</w:t>
      </w:r>
      <w:r w:rsidR="005B2AC3" w:rsidRPr="00A3036C">
        <w:rPr>
          <w:rFonts w:ascii="Times New Roman" w:hAnsi="Times New Roman" w:cs="Times New Roman"/>
          <w:sz w:val="24"/>
          <w:szCs w:val="24"/>
        </w:rPr>
        <w:t xml:space="preserve"> com</w:t>
      </w:r>
      <w:r w:rsidR="00790D7C" w:rsidRPr="00A3036C">
        <w:rPr>
          <w:rFonts w:ascii="Times New Roman" w:hAnsi="Times New Roman" w:cs="Times New Roman"/>
          <w:sz w:val="24"/>
          <w:szCs w:val="24"/>
        </w:rPr>
        <w:t>o</w:t>
      </w:r>
      <w:r w:rsidR="005B2AC3" w:rsidRPr="00A3036C">
        <w:rPr>
          <w:rFonts w:ascii="Times New Roman" w:hAnsi="Times New Roman" w:cs="Times New Roman"/>
          <w:sz w:val="24"/>
          <w:szCs w:val="24"/>
        </w:rPr>
        <w:t xml:space="preserve"> ela</w:t>
      </w:r>
      <w:r w:rsidR="00D82AF0" w:rsidRPr="00A3036C">
        <w:rPr>
          <w:rFonts w:ascii="Times New Roman" w:hAnsi="Times New Roman" w:cs="Times New Roman"/>
          <w:sz w:val="24"/>
          <w:szCs w:val="24"/>
        </w:rPr>
        <w:t>. Intenção da visita</w:t>
      </w:r>
      <w:r w:rsidR="00B358B8" w:rsidRPr="00A3036C">
        <w:rPr>
          <w:rFonts w:ascii="Times New Roman" w:hAnsi="Times New Roman" w:cs="Times New Roman"/>
          <w:sz w:val="24"/>
          <w:szCs w:val="24"/>
        </w:rPr>
        <w:t xml:space="preserve">, monitorada pela imprensa, </w:t>
      </w:r>
      <w:r w:rsidR="00B55F54" w:rsidRPr="00A3036C">
        <w:rPr>
          <w:rFonts w:ascii="Times New Roman" w:hAnsi="Times New Roman" w:cs="Times New Roman"/>
          <w:sz w:val="24"/>
          <w:szCs w:val="24"/>
        </w:rPr>
        <w:lastRenderedPageBreak/>
        <w:t>consiste na divulgação do conhecimento indígen</w:t>
      </w:r>
      <w:r w:rsidR="006A0E49" w:rsidRPr="00A3036C">
        <w:rPr>
          <w:rFonts w:ascii="Times New Roman" w:hAnsi="Times New Roman" w:cs="Times New Roman"/>
          <w:sz w:val="24"/>
          <w:szCs w:val="24"/>
        </w:rPr>
        <w:t>a na preservação</w:t>
      </w:r>
      <w:r w:rsidR="00596DBD" w:rsidRPr="00A3036C">
        <w:rPr>
          <w:rFonts w:ascii="Times New Roman" w:hAnsi="Times New Roman" w:cs="Times New Roman"/>
          <w:sz w:val="24"/>
          <w:szCs w:val="24"/>
        </w:rPr>
        <w:t xml:space="preserve"> e restauração da natureza</w:t>
      </w:r>
      <w:r w:rsidR="00A6521D" w:rsidRPr="00A3036C">
        <w:rPr>
          <w:rFonts w:ascii="Times New Roman" w:hAnsi="Times New Roman" w:cs="Times New Roman"/>
          <w:sz w:val="24"/>
          <w:szCs w:val="24"/>
        </w:rPr>
        <w:t xml:space="preserve">. </w:t>
      </w:r>
      <w:r w:rsidR="008F3CCB" w:rsidRPr="00A3036C">
        <w:rPr>
          <w:rFonts w:ascii="Times New Roman" w:hAnsi="Times New Roman" w:cs="Times New Roman"/>
          <w:sz w:val="24"/>
          <w:szCs w:val="24"/>
        </w:rPr>
        <w:t xml:space="preserve">Lideranças indígenas, </w:t>
      </w:r>
      <w:r w:rsidR="007D6216" w:rsidRPr="00A3036C">
        <w:rPr>
          <w:rFonts w:ascii="Times New Roman" w:hAnsi="Times New Roman" w:cs="Times New Roman"/>
          <w:sz w:val="24"/>
          <w:szCs w:val="24"/>
        </w:rPr>
        <w:t>ambientalistas, b</w:t>
      </w:r>
      <w:r w:rsidR="00A6521D" w:rsidRPr="00A3036C">
        <w:rPr>
          <w:rFonts w:ascii="Times New Roman" w:hAnsi="Times New Roman" w:cs="Times New Roman"/>
          <w:sz w:val="24"/>
          <w:szCs w:val="24"/>
        </w:rPr>
        <w:t>iólogos</w:t>
      </w:r>
      <w:r w:rsidR="00BE63FA" w:rsidRPr="00A3036C">
        <w:rPr>
          <w:rFonts w:ascii="Times New Roman" w:hAnsi="Times New Roman" w:cs="Times New Roman"/>
          <w:sz w:val="24"/>
          <w:szCs w:val="24"/>
        </w:rPr>
        <w:t>, cientista</w:t>
      </w:r>
      <w:r w:rsidR="00F13C0B" w:rsidRPr="00A3036C">
        <w:rPr>
          <w:rFonts w:ascii="Times New Roman" w:hAnsi="Times New Roman" w:cs="Times New Roman"/>
          <w:sz w:val="24"/>
          <w:szCs w:val="24"/>
        </w:rPr>
        <w:t>s</w:t>
      </w:r>
      <w:r w:rsidR="00BE63FA" w:rsidRPr="00A3036C">
        <w:rPr>
          <w:rFonts w:ascii="Times New Roman" w:hAnsi="Times New Roman" w:cs="Times New Roman"/>
          <w:sz w:val="24"/>
          <w:szCs w:val="24"/>
        </w:rPr>
        <w:t>, ecologistas</w:t>
      </w:r>
      <w:r w:rsidR="004E7F7E" w:rsidRPr="00A3036C">
        <w:rPr>
          <w:rFonts w:ascii="Times New Roman" w:hAnsi="Times New Roman" w:cs="Times New Roman"/>
          <w:sz w:val="24"/>
          <w:szCs w:val="24"/>
        </w:rPr>
        <w:t xml:space="preserve"> e segmentos interessados da sociedade civil completam o </w:t>
      </w:r>
      <w:r w:rsidR="004E7F7E" w:rsidRPr="00A3036C">
        <w:rPr>
          <w:rFonts w:ascii="Times New Roman" w:hAnsi="Times New Roman" w:cs="Times New Roman"/>
          <w:b/>
          <w:bCs/>
          <w:sz w:val="24"/>
          <w:szCs w:val="24"/>
        </w:rPr>
        <w:t xml:space="preserve">staff </w:t>
      </w:r>
      <w:r w:rsidR="00934265" w:rsidRPr="00A3036C">
        <w:rPr>
          <w:rFonts w:ascii="Times New Roman" w:hAnsi="Times New Roman" w:cs="Times New Roman"/>
          <w:sz w:val="24"/>
          <w:szCs w:val="24"/>
        </w:rPr>
        <w:t>de trabalhadores</w:t>
      </w:r>
      <w:r w:rsidR="0087485B" w:rsidRPr="00A3036C">
        <w:rPr>
          <w:rFonts w:ascii="Times New Roman" w:hAnsi="Times New Roman" w:cs="Times New Roman"/>
          <w:sz w:val="24"/>
          <w:szCs w:val="24"/>
        </w:rPr>
        <w:t xml:space="preserve"> evocadores de respeito a natureza divinal visível.</w:t>
      </w:r>
    </w:p>
    <w:p w14:paraId="1738BDA1" w14:textId="7DBA3321" w:rsidR="007F0D5E" w:rsidRPr="00A3036C" w:rsidRDefault="005413C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G7 maravilhado c</w:t>
      </w:r>
      <w:r w:rsidR="00CF6A0C" w:rsidRPr="00A3036C">
        <w:rPr>
          <w:rFonts w:ascii="Times New Roman" w:hAnsi="Times New Roman" w:cs="Times New Roman"/>
          <w:sz w:val="24"/>
          <w:szCs w:val="24"/>
        </w:rPr>
        <w:t>om</w:t>
      </w:r>
      <w:r w:rsidR="00AF7B5A" w:rsidRPr="00A3036C">
        <w:rPr>
          <w:rFonts w:ascii="Times New Roman" w:hAnsi="Times New Roman" w:cs="Times New Roman"/>
          <w:sz w:val="24"/>
          <w:szCs w:val="24"/>
        </w:rPr>
        <w:t xml:space="preserve"> as </w:t>
      </w:r>
      <w:r w:rsidR="00CF6A0C" w:rsidRPr="00A3036C">
        <w:rPr>
          <w:rFonts w:ascii="Times New Roman" w:hAnsi="Times New Roman" w:cs="Times New Roman"/>
          <w:sz w:val="24"/>
          <w:szCs w:val="24"/>
        </w:rPr>
        <w:t>restaurações naturalizadas</w:t>
      </w:r>
      <w:r w:rsidR="005F096C" w:rsidRPr="00A3036C">
        <w:rPr>
          <w:rFonts w:ascii="Times New Roman" w:hAnsi="Times New Roman" w:cs="Times New Roman"/>
          <w:sz w:val="24"/>
          <w:szCs w:val="24"/>
        </w:rPr>
        <w:t xml:space="preserve"> do ar,  terra e mar</w:t>
      </w:r>
      <w:r w:rsidR="000E0398" w:rsidRPr="00A3036C">
        <w:rPr>
          <w:rFonts w:ascii="Times New Roman" w:hAnsi="Times New Roman" w:cs="Times New Roman"/>
          <w:sz w:val="24"/>
          <w:szCs w:val="24"/>
        </w:rPr>
        <w:t>. Fisiologismo a parte, habilidade do casal anfitriã</w:t>
      </w:r>
      <w:r w:rsidR="00206CEF" w:rsidRPr="00A3036C">
        <w:rPr>
          <w:rFonts w:ascii="Times New Roman" w:hAnsi="Times New Roman" w:cs="Times New Roman"/>
          <w:sz w:val="24"/>
          <w:szCs w:val="24"/>
        </w:rPr>
        <w:t>o cria compromissos morais d</w:t>
      </w:r>
      <w:r w:rsidR="00431F65" w:rsidRPr="00A3036C">
        <w:rPr>
          <w:rFonts w:ascii="Times New Roman" w:hAnsi="Times New Roman" w:cs="Times New Roman"/>
          <w:sz w:val="24"/>
          <w:szCs w:val="24"/>
        </w:rPr>
        <w:t xml:space="preserve">os países mais ricos do orbe </w:t>
      </w:r>
      <w:r w:rsidR="002B150E" w:rsidRPr="00A3036C">
        <w:rPr>
          <w:rFonts w:ascii="Times New Roman" w:hAnsi="Times New Roman" w:cs="Times New Roman"/>
          <w:sz w:val="24"/>
          <w:szCs w:val="24"/>
        </w:rPr>
        <w:t>pela causa de preservação de biomas e da natureza como um todo</w:t>
      </w:r>
      <w:r w:rsidR="007F0D5E" w:rsidRPr="00A3036C">
        <w:rPr>
          <w:rFonts w:ascii="Times New Roman" w:hAnsi="Times New Roman" w:cs="Times New Roman"/>
          <w:sz w:val="24"/>
          <w:szCs w:val="24"/>
        </w:rPr>
        <w:t>.</w:t>
      </w:r>
    </w:p>
    <w:p w14:paraId="058FD1A1" w14:textId="77777777" w:rsidR="0097467F" w:rsidRPr="00A3036C" w:rsidRDefault="007F0D5E"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Exploração da sede do </w:t>
      </w:r>
      <w:r w:rsidR="005F096C" w:rsidRPr="00A3036C">
        <w:rPr>
          <w:rFonts w:ascii="Times New Roman" w:hAnsi="Times New Roman" w:cs="Times New Roman"/>
          <w:sz w:val="24"/>
          <w:szCs w:val="24"/>
        </w:rPr>
        <w:t xml:space="preserve"> </w:t>
      </w:r>
      <w:r w:rsidRPr="00A3036C">
        <w:rPr>
          <w:rFonts w:ascii="Times New Roman" w:hAnsi="Times New Roman" w:cs="Times New Roman"/>
          <w:b/>
          <w:bCs/>
          <w:sz w:val="24"/>
          <w:szCs w:val="24"/>
        </w:rPr>
        <w:t>Green Dream</w:t>
      </w:r>
      <w:r w:rsidR="00A73BC1" w:rsidRPr="00A3036C">
        <w:rPr>
          <w:rFonts w:ascii="Times New Roman" w:hAnsi="Times New Roman" w:cs="Times New Roman"/>
          <w:sz w:val="24"/>
          <w:szCs w:val="24"/>
        </w:rPr>
        <w:t xml:space="preserve">, ainda apresenta os </w:t>
      </w:r>
      <w:r w:rsidR="009E2AF5" w:rsidRPr="00A3036C">
        <w:rPr>
          <w:rFonts w:ascii="Times New Roman" w:hAnsi="Times New Roman" w:cs="Times New Roman"/>
          <w:sz w:val="24"/>
          <w:szCs w:val="24"/>
        </w:rPr>
        <w:t xml:space="preserve">anexos, </w:t>
      </w:r>
      <w:r w:rsidR="00F40B0F" w:rsidRPr="00A3036C">
        <w:rPr>
          <w:rFonts w:ascii="Times New Roman" w:hAnsi="Times New Roman" w:cs="Times New Roman"/>
          <w:sz w:val="24"/>
          <w:szCs w:val="24"/>
        </w:rPr>
        <w:t xml:space="preserve">Cidade da Educação e o </w:t>
      </w:r>
      <w:r w:rsidR="009E2AF5" w:rsidRPr="00A3036C">
        <w:rPr>
          <w:rFonts w:ascii="Times New Roman" w:hAnsi="Times New Roman" w:cs="Times New Roman"/>
          <w:sz w:val="24"/>
          <w:szCs w:val="24"/>
        </w:rPr>
        <w:t>CTOP — Centro de Treinamento Olímpico e Paralímpico</w:t>
      </w:r>
      <w:r w:rsidR="007173BA" w:rsidRPr="00A3036C">
        <w:rPr>
          <w:rFonts w:ascii="Times New Roman" w:hAnsi="Times New Roman" w:cs="Times New Roman"/>
          <w:sz w:val="24"/>
          <w:szCs w:val="24"/>
        </w:rPr>
        <w:t>, comprovando a sabida importância de</w:t>
      </w:r>
      <w:r w:rsidR="00FD78E1" w:rsidRPr="00A3036C">
        <w:rPr>
          <w:rFonts w:ascii="Times New Roman" w:hAnsi="Times New Roman" w:cs="Times New Roman"/>
          <w:sz w:val="24"/>
          <w:szCs w:val="24"/>
        </w:rPr>
        <w:t xml:space="preserve"> </w:t>
      </w:r>
      <w:r w:rsidR="004D3922" w:rsidRPr="00A3036C">
        <w:rPr>
          <w:rFonts w:ascii="Times New Roman" w:hAnsi="Times New Roman" w:cs="Times New Roman"/>
          <w:sz w:val="24"/>
          <w:szCs w:val="24"/>
        </w:rPr>
        <w:t xml:space="preserve">movimentos </w:t>
      </w:r>
      <w:r w:rsidR="00FA7B34" w:rsidRPr="00A3036C">
        <w:rPr>
          <w:rFonts w:ascii="Times New Roman" w:hAnsi="Times New Roman" w:cs="Times New Roman"/>
          <w:sz w:val="24"/>
          <w:szCs w:val="24"/>
        </w:rPr>
        <w:t>educacionais na construção de um mundo melhor.</w:t>
      </w:r>
    </w:p>
    <w:p w14:paraId="73FAFE02" w14:textId="77777777" w:rsidR="008B072E" w:rsidRPr="00A3036C" w:rsidRDefault="0097467F"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Sorrisos fotografados e filmado</w:t>
      </w:r>
      <w:r w:rsidR="00111E45" w:rsidRPr="00A3036C">
        <w:rPr>
          <w:rFonts w:ascii="Times New Roman" w:hAnsi="Times New Roman" w:cs="Times New Roman"/>
          <w:sz w:val="24"/>
          <w:szCs w:val="24"/>
        </w:rPr>
        <w:t>s pela mídia inquisitória</w:t>
      </w:r>
      <w:r w:rsidR="00A332B3" w:rsidRPr="00A3036C">
        <w:rPr>
          <w:rFonts w:ascii="Times New Roman" w:hAnsi="Times New Roman" w:cs="Times New Roman"/>
          <w:sz w:val="24"/>
          <w:szCs w:val="24"/>
        </w:rPr>
        <w:t xml:space="preserve"> sobre </w:t>
      </w:r>
      <w:r w:rsidR="00203581" w:rsidRPr="00A3036C">
        <w:rPr>
          <w:rFonts w:ascii="Times New Roman" w:hAnsi="Times New Roman" w:cs="Times New Roman"/>
          <w:sz w:val="24"/>
          <w:szCs w:val="24"/>
        </w:rPr>
        <w:t xml:space="preserve">quais e quando serão efetivadas as </w:t>
      </w:r>
      <w:r w:rsidR="00A332B3" w:rsidRPr="00A3036C">
        <w:rPr>
          <w:rFonts w:ascii="Times New Roman" w:hAnsi="Times New Roman" w:cs="Times New Roman"/>
          <w:sz w:val="24"/>
          <w:szCs w:val="24"/>
        </w:rPr>
        <w:t>soluções práticas</w:t>
      </w:r>
      <w:r w:rsidR="00203581" w:rsidRPr="00A3036C">
        <w:rPr>
          <w:rFonts w:ascii="Times New Roman" w:hAnsi="Times New Roman" w:cs="Times New Roman"/>
          <w:sz w:val="24"/>
          <w:szCs w:val="24"/>
        </w:rPr>
        <w:t xml:space="preserve"> de </w:t>
      </w:r>
      <w:r w:rsidR="00FE33F9" w:rsidRPr="00A3036C">
        <w:rPr>
          <w:rFonts w:ascii="Times New Roman" w:hAnsi="Times New Roman" w:cs="Times New Roman"/>
          <w:sz w:val="24"/>
          <w:szCs w:val="24"/>
        </w:rPr>
        <w:t xml:space="preserve">prevenção e restauração da natureza em todos e quaisquer </w:t>
      </w:r>
      <w:r w:rsidR="00A807DB" w:rsidRPr="00A3036C">
        <w:rPr>
          <w:rFonts w:ascii="Times New Roman" w:hAnsi="Times New Roman" w:cs="Times New Roman"/>
          <w:sz w:val="24"/>
          <w:szCs w:val="24"/>
        </w:rPr>
        <w:t>territórios aptos</w:t>
      </w:r>
      <w:r w:rsidR="0068081B" w:rsidRPr="00A3036C">
        <w:rPr>
          <w:rFonts w:ascii="Times New Roman" w:hAnsi="Times New Roman" w:cs="Times New Roman"/>
          <w:sz w:val="24"/>
          <w:szCs w:val="24"/>
        </w:rPr>
        <w:t>.</w:t>
      </w:r>
      <w:r w:rsidR="00692A91" w:rsidRPr="00A3036C">
        <w:rPr>
          <w:rFonts w:ascii="Times New Roman" w:hAnsi="Times New Roman" w:cs="Times New Roman"/>
          <w:sz w:val="24"/>
          <w:szCs w:val="24"/>
        </w:rPr>
        <w:t xml:space="preserve"> Respostas governamentais</w:t>
      </w:r>
      <w:r w:rsidR="006F6E0B" w:rsidRPr="00A3036C">
        <w:rPr>
          <w:rFonts w:ascii="Times New Roman" w:hAnsi="Times New Roman" w:cs="Times New Roman"/>
          <w:sz w:val="24"/>
          <w:szCs w:val="24"/>
        </w:rPr>
        <w:t xml:space="preserve"> datam agenda até 2030</w:t>
      </w:r>
      <w:r w:rsidR="00B42E2E" w:rsidRPr="00A3036C">
        <w:rPr>
          <w:rFonts w:ascii="Times New Roman" w:hAnsi="Times New Roman" w:cs="Times New Roman"/>
          <w:sz w:val="24"/>
          <w:szCs w:val="24"/>
        </w:rPr>
        <w:t xml:space="preserve"> para efetivação de políticas determinada</w:t>
      </w:r>
      <w:r w:rsidR="00C67076" w:rsidRPr="00A3036C">
        <w:rPr>
          <w:rFonts w:ascii="Times New Roman" w:hAnsi="Times New Roman" w:cs="Times New Roman"/>
          <w:sz w:val="24"/>
          <w:szCs w:val="24"/>
        </w:rPr>
        <w:t>s</w:t>
      </w:r>
      <w:r w:rsidR="008B072E" w:rsidRPr="00A3036C">
        <w:rPr>
          <w:rFonts w:ascii="Times New Roman" w:hAnsi="Times New Roman" w:cs="Times New Roman"/>
          <w:sz w:val="24"/>
          <w:szCs w:val="24"/>
        </w:rPr>
        <w:t xml:space="preserve"> em prol da natureza.</w:t>
      </w:r>
    </w:p>
    <w:p w14:paraId="3D6F9CAD" w14:textId="2F99C23E" w:rsidR="005413C8" w:rsidRPr="00A3036C" w:rsidRDefault="0046246A" w:rsidP="000E37AB">
      <w:pPr>
        <w:spacing w:after="0"/>
        <w:jc w:val="both"/>
        <w:rPr>
          <w:rFonts w:ascii="Times New Roman" w:hAnsi="Times New Roman" w:cs="Times New Roman"/>
          <w:b/>
          <w:bCs/>
          <w:sz w:val="24"/>
          <w:szCs w:val="24"/>
        </w:rPr>
      </w:pPr>
      <w:r w:rsidRPr="00A3036C">
        <w:rPr>
          <w:rFonts w:ascii="Times New Roman" w:hAnsi="Times New Roman" w:cs="Times New Roman"/>
          <w:sz w:val="24"/>
          <w:szCs w:val="24"/>
        </w:rPr>
        <w:t>Roberto Evaristo, perguntad</w:t>
      </w:r>
      <w:r w:rsidR="002F1577" w:rsidRPr="00A3036C">
        <w:rPr>
          <w:rFonts w:ascii="Times New Roman" w:hAnsi="Times New Roman" w:cs="Times New Roman"/>
          <w:sz w:val="24"/>
          <w:szCs w:val="24"/>
        </w:rPr>
        <w:t>o, explicita reunião com líderes religiosos</w:t>
      </w:r>
      <w:r w:rsidR="0033200B" w:rsidRPr="00A3036C">
        <w:rPr>
          <w:rFonts w:ascii="Times New Roman" w:hAnsi="Times New Roman" w:cs="Times New Roman"/>
          <w:sz w:val="24"/>
          <w:szCs w:val="24"/>
        </w:rPr>
        <w:t>,</w:t>
      </w:r>
      <w:r w:rsidR="00F53891" w:rsidRPr="00A3036C">
        <w:rPr>
          <w:rFonts w:ascii="Times New Roman" w:hAnsi="Times New Roman" w:cs="Times New Roman"/>
          <w:sz w:val="24"/>
          <w:szCs w:val="24"/>
        </w:rPr>
        <w:t xml:space="preserve"> </w:t>
      </w:r>
      <w:r w:rsidR="00D731FF" w:rsidRPr="00A3036C">
        <w:rPr>
          <w:rFonts w:ascii="Times New Roman" w:hAnsi="Times New Roman" w:cs="Times New Roman"/>
          <w:sz w:val="24"/>
          <w:szCs w:val="24"/>
        </w:rPr>
        <w:t>seduzidos a terem representações edificadas</w:t>
      </w:r>
      <w:r w:rsidR="00F53891" w:rsidRPr="00A3036C">
        <w:rPr>
          <w:rFonts w:ascii="Times New Roman" w:hAnsi="Times New Roman" w:cs="Times New Roman"/>
          <w:sz w:val="24"/>
          <w:szCs w:val="24"/>
        </w:rPr>
        <w:t>,</w:t>
      </w:r>
      <w:r w:rsidR="001403F8" w:rsidRPr="00A3036C">
        <w:rPr>
          <w:rFonts w:ascii="Times New Roman" w:hAnsi="Times New Roman" w:cs="Times New Roman"/>
          <w:sz w:val="24"/>
          <w:szCs w:val="24"/>
        </w:rPr>
        <w:t xml:space="preserve"> cam</w:t>
      </w:r>
      <w:r w:rsidR="003A6F15" w:rsidRPr="00A3036C">
        <w:rPr>
          <w:rFonts w:ascii="Times New Roman" w:hAnsi="Times New Roman" w:cs="Times New Roman"/>
          <w:sz w:val="24"/>
          <w:szCs w:val="24"/>
        </w:rPr>
        <w:t>inhando para</w:t>
      </w:r>
      <w:r w:rsidR="001403F8" w:rsidRPr="00A3036C">
        <w:rPr>
          <w:rFonts w:ascii="Times New Roman" w:hAnsi="Times New Roman" w:cs="Times New Roman"/>
          <w:sz w:val="24"/>
          <w:szCs w:val="24"/>
        </w:rPr>
        <w:t xml:space="preserve"> o consenso</w:t>
      </w:r>
      <w:r w:rsidR="00D731FF" w:rsidRPr="00A3036C">
        <w:rPr>
          <w:rFonts w:ascii="Times New Roman" w:hAnsi="Times New Roman" w:cs="Times New Roman"/>
          <w:sz w:val="24"/>
          <w:szCs w:val="24"/>
        </w:rPr>
        <w:t xml:space="preserve"> </w:t>
      </w:r>
      <w:r w:rsidR="00227B30" w:rsidRPr="00A3036C">
        <w:rPr>
          <w:rFonts w:ascii="Times New Roman" w:hAnsi="Times New Roman" w:cs="Times New Roman"/>
          <w:sz w:val="24"/>
          <w:szCs w:val="24"/>
        </w:rPr>
        <w:t>d</w:t>
      </w:r>
      <w:r w:rsidR="002703AB" w:rsidRPr="00A3036C">
        <w:rPr>
          <w:rFonts w:ascii="Times New Roman" w:hAnsi="Times New Roman" w:cs="Times New Roman"/>
          <w:sz w:val="24"/>
          <w:szCs w:val="24"/>
        </w:rPr>
        <w:t xml:space="preserve">a IMSD </w:t>
      </w:r>
      <w:r w:rsidR="00D34205" w:rsidRPr="00A3036C">
        <w:rPr>
          <w:rFonts w:ascii="Times New Roman" w:hAnsi="Times New Roman" w:cs="Times New Roman"/>
          <w:sz w:val="24"/>
          <w:szCs w:val="24"/>
        </w:rPr>
        <w:t>— Independência Mundial dos Servos de Deus</w:t>
      </w:r>
      <w:r w:rsidR="003D3DBD" w:rsidRPr="00A3036C">
        <w:rPr>
          <w:rFonts w:ascii="Times New Roman" w:hAnsi="Times New Roman" w:cs="Times New Roman"/>
          <w:sz w:val="24"/>
          <w:szCs w:val="24"/>
        </w:rPr>
        <w:t xml:space="preserve"> </w:t>
      </w:r>
      <w:r w:rsidR="00D34205" w:rsidRPr="00A3036C">
        <w:rPr>
          <w:rFonts w:ascii="Times New Roman" w:hAnsi="Times New Roman" w:cs="Times New Roman"/>
          <w:sz w:val="24"/>
          <w:szCs w:val="24"/>
        </w:rPr>
        <w:t>ser</w:t>
      </w:r>
      <w:r w:rsidR="003D3DBD" w:rsidRPr="00A3036C">
        <w:rPr>
          <w:rFonts w:ascii="Times New Roman" w:hAnsi="Times New Roman" w:cs="Times New Roman"/>
          <w:sz w:val="24"/>
          <w:szCs w:val="24"/>
        </w:rPr>
        <w:t xml:space="preserve"> a</w:t>
      </w:r>
      <w:r w:rsidR="00D34205" w:rsidRPr="00A3036C">
        <w:rPr>
          <w:rFonts w:ascii="Times New Roman" w:hAnsi="Times New Roman" w:cs="Times New Roman"/>
          <w:sz w:val="24"/>
          <w:szCs w:val="24"/>
        </w:rPr>
        <w:t xml:space="preserve"> única religião</w:t>
      </w:r>
      <w:r w:rsidR="00FD720F" w:rsidRPr="00A3036C">
        <w:rPr>
          <w:rFonts w:ascii="Times New Roman" w:hAnsi="Times New Roman" w:cs="Times New Roman"/>
          <w:sz w:val="24"/>
          <w:szCs w:val="24"/>
        </w:rPr>
        <w:t xml:space="preserve"> do planeta Terra</w:t>
      </w:r>
      <w:r w:rsidR="00D74585" w:rsidRPr="00A3036C">
        <w:rPr>
          <w:rFonts w:ascii="Times New Roman" w:hAnsi="Times New Roman" w:cs="Times New Roman"/>
          <w:sz w:val="24"/>
          <w:szCs w:val="24"/>
        </w:rPr>
        <w:t>.</w:t>
      </w:r>
      <w:r w:rsidR="007F0D5E" w:rsidRPr="00A3036C">
        <w:rPr>
          <w:rFonts w:ascii="Times New Roman" w:hAnsi="Times New Roman" w:cs="Times New Roman"/>
          <w:b/>
          <w:bCs/>
          <w:sz w:val="24"/>
          <w:szCs w:val="24"/>
        </w:rPr>
        <w:t xml:space="preserve"> </w:t>
      </w:r>
    </w:p>
    <w:p w14:paraId="3EDA9BC6" w14:textId="750A589E" w:rsidR="00FD50B6" w:rsidRPr="00A3036C" w:rsidRDefault="00B5523B"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Coquetel prolonga</w:t>
      </w:r>
      <w:r w:rsidR="00191934" w:rsidRPr="00A3036C">
        <w:rPr>
          <w:rFonts w:ascii="Times New Roman" w:hAnsi="Times New Roman" w:cs="Times New Roman"/>
          <w:sz w:val="24"/>
          <w:szCs w:val="24"/>
        </w:rPr>
        <w:t xml:space="preserve"> conversas </w:t>
      </w:r>
      <w:r w:rsidR="002F2F7B" w:rsidRPr="00A3036C">
        <w:rPr>
          <w:rFonts w:ascii="Times New Roman" w:hAnsi="Times New Roman" w:cs="Times New Roman"/>
          <w:sz w:val="24"/>
          <w:szCs w:val="24"/>
        </w:rPr>
        <w:t>extra</w:t>
      </w:r>
      <w:r w:rsidR="00476823" w:rsidRPr="00A3036C">
        <w:rPr>
          <w:rFonts w:ascii="Times New Roman" w:hAnsi="Times New Roman" w:cs="Times New Roman"/>
          <w:sz w:val="24"/>
          <w:szCs w:val="24"/>
        </w:rPr>
        <w:t xml:space="preserve">oficiais </w:t>
      </w:r>
      <w:r w:rsidR="00191934" w:rsidRPr="00A3036C">
        <w:rPr>
          <w:rFonts w:ascii="Times New Roman" w:hAnsi="Times New Roman" w:cs="Times New Roman"/>
          <w:sz w:val="24"/>
          <w:szCs w:val="24"/>
        </w:rPr>
        <w:t>entre governos e Ativistas</w:t>
      </w:r>
      <w:r w:rsidR="00476823" w:rsidRPr="00A3036C">
        <w:rPr>
          <w:rFonts w:ascii="Times New Roman" w:hAnsi="Times New Roman" w:cs="Times New Roman"/>
          <w:sz w:val="24"/>
          <w:szCs w:val="24"/>
        </w:rPr>
        <w:t xml:space="preserve"> ambientais</w:t>
      </w:r>
      <w:r w:rsidR="003502A5" w:rsidRPr="00A3036C">
        <w:rPr>
          <w:rFonts w:ascii="Times New Roman" w:hAnsi="Times New Roman" w:cs="Times New Roman"/>
          <w:sz w:val="24"/>
          <w:szCs w:val="24"/>
        </w:rPr>
        <w:t xml:space="preserve">, </w:t>
      </w:r>
      <w:r w:rsidR="00F020FD" w:rsidRPr="00A3036C">
        <w:rPr>
          <w:rFonts w:ascii="Times New Roman" w:hAnsi="Times New Roman" w:cs="Times New Roman"/>
          <w:sz w:val="24"/>
          <w:szCs w:val="24"/>
        </w:rPr>
        <w:t>sem a presença da imprensa</w:t>
      </w:r>
      <w:r w:rsidR="00395E1D" w:rsidRPr="00A3036C">
        <w:rPr>
          <w:rFonts w:ascii="Times New Roman" w:hAnsi="Times New Roman" w:cs="Times New Roman"/>
          <w:sz w:val="24"/>
          <w:szCs w:val="24"/>
        </w:rPr>
        <w:t>, alé</w:t>
      </w:r>
      <w:r w:rsidR="001A7883" w:rsidRPr="00A3036C">
        <w:rPr>
          <w:rFonts w:ascii="Times New Roman" w:hAnsi="Times New Roman" w:cs="Times New Roman"/>
          <w:sz w:val="24"/>
          <w:szCs w:val="24"/>
        </w:rPr>
        <w:t>m das entradas e saídas da mansão no quadriláter</w:t>
      </w:r>
      <w:r w:rsidR="009A6D99" w:rsidRPr="00A3036C">
        <w:rPr>
          <w:rFonts w:ascii="Times New Roman" w:hAnsi="Times New Roman" w:cs="Times New Roman"/>
          <w:sz w:val="24"/>
          <w:szCs w:val="24"/>
        </w:rPr>
        <w:t>o</w:t>
      </w:r>
      <w:r w:rsidR="001A7883" w:rsidRPr="00A3036C">
        <w:rPr>
          <w:rFonts w:ascii="Times New Roman" w:hAnsi="Times New Roman" w:cs="Times New Roman"/>
          <w:sz w:val="24"/>
          <w:szCs w:val="24"/>
        </w:rPr>
        <w:t xml:space="preserve"> mais valorado de Ipanema</w:t>
      </w:r>
      <w:r w:rsidR="009A6D99" w:rsidRPr="00A3036C">
        <w:rPr>
          <w:rFonts w:ascii="Times New Roman" w:hAnsi="Times New Roman" w:cs="Times New Roman"/>
          <w:sz w:val="24"/>
          <w:szCs w:val="24"/>
        </w:rPr>
        <w:t>, estarem tomadas por repórteres</w:t>
      </w:r>
      <w:r w:rsidR="00600D54" w:rsidRPr="00A3036C">
        <w:rPr>
          <w:rFonts w:ascii="Times New Roman" w:hAnsi="Times New Roman" w:cs="Times New Roman"/>
          <w:sz w:val="24"/>
          <w:szCs w:val="24"/>
        </w:rPr>
        <w:t xml:space="preserve"> de diversos veículos midiáticos</w:t>
      </w:r>
      <w:r w:rsidR="007B15AE" w:rsidRPr="00A3036C">
        <w:rPr>
          <w:rFonts w:ascii="Times New Roman" w:hAnsi="Times New Roman" w:cs="Times New Roman"/>
          <w:sz w:val="24"/>
          <w:szCs w:val="24"/>
        </w:rPr>
        <w:t>.</w:t>
      </w:r>
    </w:p>
    <w:p w14:paraId="53158125" w14:textId="1AFB4939" w:rsidR="00CA292A" w:rsidRPr="00A3036C" w:rsidRDefault="00CA292A"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Par de horas passados</w:t>
      </w:r>
      <w:r w:rsidR="00315447" w:rsidRPr="00A3036C">
        <w:rPr>
          <w:rFonts w:ascii="Times New Roman" w:hAnsi="Times New Roman" w:cs="Times New Roman"/>
          <w:sz w:val="24"/>
          <w:szCs w:val="24"/>
        </w:rPr>
        <w:t xml:space="preserve"> e autoridades precisam cumprir agenda de ou</w:t>
      </w:r>
      <w:r w:rsidR="008F2EBC" w:rsidRPr="00A3036C">
        <w:rPr>
          <w:rFonts w:ascii="Times New Roman" w:hAnsi="Times New Roman" w:cs="Times New Roman"/>
          <w:sz w:val="24"/>
          <w:szCs w:val="24"/>
        </w:rPr>
        <w:t>t</w:t>
      </w:r>
      <w:r w:rsidR="00315447" w:rsidRPr="00A3036C">
        <w:rPr>
          <w:rFonts w:ascii="Times New Roman" w:hAnsi="Times New Roman" w:cs="Times New Roman"/>
          <w:sz w:val="24"/>
          <w:szCs w:val="24"/>
        </w:rPr>
        <w:t>ros compromisso</w:t>
      </w:r>
      <w:r w:rsidR="008F2EBC" w:rsidRPr="00A3036C">
        <w:rPr>
          <w:rFonts w:ascii="Times New Roman" w:hAnsi="Times New Roman" w:cs="Times New Roman"/>
          <w:sz w:val="24"/>
          <w:szCs w:val="24"/>
        </w:rPr>
        <w:t>s</w:t>
      </w:r>
      <w:r w:rsidR="000E7092" w:rsidRPr="00A3036C">
        <w:rPr>
          <w:rFonts w:ascii="Times New Roman" w:hAnsi="Times New Roman" w:cs="Times New Roman"/>
          <w:sz w:val="24"/>
          <w:szCs w:val="24"/>
        </w:rPr>
        <w:t xml:space="preserve"> </w:t>
      </w:r>
      <w:r w:rsidR="00B40FDA" w:rsidRPr="00A3036C">
        <w:rPr>
          <w:rFonts w:ascii="Times New Roman" w:hAnsi="Times New Roman" w:cs="Times New Roman"/>
          <w:sz w:val="24"/>
          <w:szCs w:val="24"/>
        </w:rPr>
        <w:t xml:space="preserve">na </w:t>
      </w:r>
      <w:r w:rsidR="00B40FDA" w:rsidRPr="00A3036C">
        <w:rPr>
          <w:rFonts w:ascii="Times New Roman" w:hAnsi="Times New Roman" w:cs="Times New Roman"/>
          <w:i/>
          <w:iCs/>
          <w:sz w:val="24"/>
          <w:szCs w:val="24"/>
        </w:rPr>
        <w:t>cidade maravilhosa</w:t>
      </w:r>
      <w:r w:rsidR="00B40FDA" w:rsidRPr="00A3036C">
        <w:rPr>
          <w:rFonts w:ascii="Times New Roman" w:hAnsi="Times New Roman" w:cs="Times New Roman"/>
          <w:sz w:val="24"/>
          <w:szCs w:val="24"/>
        </w:rPr>
        <w:t>. Despedida</w:t>
      </w:r>
      <w:r w:rsidR="00AC5141" w:rsidRPr="00A3036C">
        <w:rPr>
          <w:rFonts w:ascii="Times New Roman" w:hAnsi="Times New Roman" w:cs="Times New Roman"/>
          <w:sz w:val="24"/>
          <w:szCs w:val="24"/>
        </w:rPr>
        <w:t xml:space="preserve">s formalizadas </w:t>
      </w:r>
      <w:r w:rsidR="009F4D51" w:rsidRPr="00A3036C">
        <w:rPr>
          <w:rFonts w:ascii="Times New Roman" w:hAnsi="Times New Roman" w:cs="Times New Roman"/>
          <w:sz w:val="24"/>
          <w:szCs w:val="24"/>
        </w:rPr>
        <w:t>e prolongadas entre a representatividade american</w:t>
      </w:r>
      <w:r w:rsidR="000F3227" w:rsidRPr="00A3036C">
        <w:rPr>
          <w:rFonts w:ascii="Times New Roman" w:hAnsi="Times New Roman" w:cs="Times New Roman"/>
          <w:sz w:val="24"/>
          <w:szCs w:val="24"/>
        </w:rPr>
        <w:t>a</w:t>
      </w:r>
      <w:r w:rsidR="005E5A0B" w:rsidRPr="00A3036C">
        <w:rPr>
          <w:rFonts w:ascii="Times New Roman" w:hAnsi="Times New Roman" w:cs="Times New Roman"/>
          <w:sz w:val="24"/>
          <w:szCs w:val="24"/>
        </w:rPr>
        <w:t xml:space="preserve"> e a </w:t>
      </w:r>
      <w:r w:rsidR="005E5A0B" w:rsidRPr="00A3036C">
        <w:rPr>
          <w:rFonts w:ascii="Times New Roman" w:hAnsi="Times New Roman" w:cs="Times New Roman"/>
          <w:sz w:val="24"/>
          <w:szCs w:val="24"/>
        </w:rPr>
        <w:lastRenderedPageBreak/>
        <w:t xml:space="preserve">Presidente do </w:t>
      </w:r>
      <w:r w:rsidR="005E5A0B" w:rsidRPr="00A3036C">
        <w:rPr>
          <w:rFonts w:ascii="Times New Roman" w:hAnsi="Times New Roman" w:cs="Times New Roman"/>
          <w:b/>
          <w:bCs/>
          <w:sz w:val="24"/>
          <w:szCs w:val="24"/>
        </w:rPr>
        <w:t>Green Dream</w:t>
      </w:r>
      <w:r w:rsidR="00B973DB" w:rsidRPr="00A3036C">
        <w:rPr>
          <w:rFonts w:ascii="Times New Roman" w:hAnsi="Times New Roman" w:cs="Times New Roman"/>
          <w:sz w:val="24"/>
          <w:szCs w:val="24"/>
        </w:rPr>
        <w:t xml:space="preserve">, Carol Harrison, que o acompanha até </w:t>
      </w:r>
      <w:r w:rsidR="005B7D02" w:rsidRPr="00A3036C">
        <w:rPr>
          <w:rFonts w:ascii="Times New Roman" w:hAnsi="Times New Roman" w:cs="Times New Roman"/>
          <w:sz w:val="24"/>
          <w:szCs w:val="24"/>
        </w:rPr>
        <w:t>o</w:t>
      </w:r>
      <w:r w:rsidR="00B973DB" w:rsidRPr="00A3036C">
        <w:rPr>
          <w:rFonts w:ascii="Times New Roman" w:hAnsi="Times New Roman" w:cs="Times New Roman"/>
          <w:sz w:val="24"/>
          <w:szCs w:val="24"/>
        </w:rPr>
        <w:t xml:space="preserve"> estacionamento da propriedade no subsolo</w:t>
      </w:r>
      <w:r w:rsidR="008B787C" w:rsidRPr="00A3036C">
        <w:rPr>
          <w:rFonts w:ascii="Times New Roman" w:hAnsi="Times New Roman" w:cs="Times New Roman"/>
          <w:sz w:val="24"/>
          <w:szCs w:val="24"/>
        </w:rPr>
        <w:t>, onde continuam trocar ideias</w:t>
      </w:r>
      <w:r w:rsidR="00173026" w:rsidRPr="00A3036C">
        <w:rPr>
          <w:rFonts w:ascii="Times New Roman" w:hAnsi="Times New Roman" w:cs="Times New Roman"/>
          <w:sz w:val="24"/>
          <w:szCs w:val="24"/>
        </w:rPr>
        <w:t xml:space="preserve">, enquanto esperam </w:t>
      </w:r>
      <w:r w:rsidR="001A25C4" w:rsidRPr="00A3036C">
        <w:rPr>
          <w:rFonts w:ascii="Times New Roman" w:hAnsi="Times New Roman" w:cs="Times New Roman"/>
          <w:sz w:val="24"/>
          <w:szCs w:val="24"/>
        </w:rPr>
        <w:t>a chegada do carro oficial</w:t>
      </w:r>
      <w:r w:rsidR="00DA2EA2" w:rsidRPr="00A3036C">
        <w:rPr>
          <w:rFonts w:ascii="Times New Roman" w:hAnsi="Times New Roman" w:cs="Times New Roman"/>
          <w:sz w:val="24"/>
          <w:szCs w:val="24"/>
        </w:rPr>
        <w:t>, sem observância de funcionários</w:t>
      </w:r>
      <w:r w:rsidR="00D468E2" w:rsidRPr="00A3036C">
        <w:rPr>
          <w:rFonts w:ascii="Times New Roman" w:hAnsi="Times New Roman" w:cs="Times New Roman"/>
          <w:sz w:val="24"/>
          <w:szCs w:val="24"/>
        </w:rPr>
        <w:t xml:space="preserve">, atenciosos, </w:t>
      </w:r>
      <w:r w:rsidR="0065668D" w:rsidRPr="00A3036C">
        <w:rPr>
          <w:rFonts w:ascii="Times New Roman" w:hAnsi="Times New Roman" w:cs="Times New Roman"/>
          <w:sz w:val="24"/>
          <w:szCs w:val="24"/>
        </w:rPr>
        <w:t xml:space="preserve">longe dali, </w:t>
      </w:r>
      <w:r w:rsidR="006A0BEE" w:rsidRPr="00A3036C">
        <w:rPr>
          <w:rFonts w:ascii="Times New Roman" w:hAnsi="Times New Roman" w:cs="Times New Roman"/>
          <w:sz w:val="24"/>
          <w:szCs w:val="24"/>
        </w:rPr>
        <w:t>a movimentação da segurança</w:t>
      </w:r>
      <w:r w:rsidR="002A11A1" w:rsidRPr="00A3036C">
        <w:rPr>
          <w:rFonts w:ascii="Times New Roman" w:hAnsi="Times New Roman" w:cs="Times New Roman"/>
          <w:sz w:val="24"/>
          <w:szCs w:val="24"/>
        </w:rPr>
        <w:t xml:space="preserve"> do</w:t>
      </w:r>
      <w:r w:rsidR="00D17A07" w:rsidRPr="00A3036C">
        <w:rPr>
          <w:rFonts w:ascii="Times New Roman" w:hAnsi="Times New Roman" w:cs="Times New Roman"/>
          <w:sz w:val="24"/>
          <w:szCs w:val="24"/>
        </w:rPr>
        <w:t>s</w:t>
      </w:r>
      <w:r w:rsidR="002A11A1" w:rsidRPr="00A3036C">
        <w:rPr>
          <w:rFonts w:ascii="Times New Roman" w:hAnsi="Times New Roman" w:cs="Times New Roman"/>
          <w:sz w:val="24"/>
          <w:szCs w:val="24"/>
        </w:rPr>
        <w:t xml:space="preserve"> político</w:t>
      </w:r>
      <w:r w:rsidR="00D17A07" w:rsidRPr="00A3036C">
        <w:rPr>
          <w:rFonts w:ascii="Times New Roman" w:hAnsi="Times New Roman" w:cs="Times New Roman"/>
          <w:sz w:val="24"/>
          <w:szCs w:val="24"/>
        </w:rPr>
        <w:t>s</w:t>
      </w:r>
      <w:r w:rsidR="002A11A1" w:rsidRPr="00A3036C">
        <w:rPr>
          <w:rFonts w:ascii="Times New Roman" w:hAnsi="Times New Roman" w:cs="Times New Roman"/>
          <w:sz w:val="24"/>
          <w:szCs w:val="24"/>
        </w:rPr>
        <w:t>.</w:t>
      </w:r>
    </w:p>
    <w:p w14:paraId="0F38BBDB" w14:textId="6095E1FB" w:rsidR="00510BC5" w:rsidRPr="00A3036C" w:rsidRDefault="00894C71"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Automóvel chega e </w:t>
      </w:r>
      <w:r w:rsidR="00075F92" w:rsidRPr="00A3036C">
        <w:rPr>
          <w:rFonts w:ascii="Times New Roman" w:hAnsi="Times New Roman" w:cs="Times New Roman"/>
          <w:sz w:val="24"/>
          <w:szCs w:val="24"/>
        </w:rPr>
        <w:t>o visitante convence a anfitriã de acompanhá-lo no seu próximo compromisso</w:t>
      </w:r>
      <w:r w:rsidR="006D7041" w:rsidRPr="00A3036C">
        <w:rPr>
          <w:rFonts w:ascii="Times New Roman" w:hAnsi="Times New Roman" w:cs="Times New Roman"/>
          <w:sz w:val="24"/>
          <w:szCs w:val="24"/>
        </w:rPr>
        <w:t xml:space="preserve"> para continuarem</w:t>
      </w:r>
      <w:r w:rsidR="00EF4A29" w:rsidRPr="00A3036C">
        <w:rPr>
          <w:rFonts w:ascii="Times New Roman" w:hAnsi="Times New Roman" w:cs="Times New Roman"/>
          <w:sz w:val="24"/>
          <w:szCs w:val="24"/>
        </w:rPr>
        <w:t xml:space="preserve"> a valorosa resenha para o meio ambiente terrícola</w:t>
      </w:r>
      <w:r w:rsidR="009E1532" w:rsidRPr="00A3036C">
        <w:rPr>
          <w:rFonts w:ascii="Times New Roman" w:hAnsi="Times New Roman" w:cs="Times New Roman"/>
          <w:sz w:val="24"/>
          <w:szCs w:val="24"/>
        </w:rPr>
        <w:t>.</w:t>
      </w:r>
      <w:r w:rsidR="00A66082" w:rsidRPr="00A3036C">
        <w:rPr>
          <w:rFonts w:ascii="Times New Roman" w:hAnsi="Times New Roman" w:cs="Times New Roman"/>
          <w:sz w:val="24"/>
          <w:szCs w:val="24"/>
        </w:rPr>
        <w:t xml:space="preserve"> Convite aceito e na saída da mansão para o destino</w:t>
      </w:r>
      <w:r w:rsidR="00A9765F" w:rsidRPr="00A3036C">
        <w:rPr>
          <w:rFonts w:ascii="Times New Roman" w:hAnsi="Times New Roman" w:cs="Times New Roman"/>
          <w:sz w:val="24"/>
          <w:szCs w:val="24"/>
        </w:rPr>
        <w:t>,</w:t>
      </w:r>
      <w:r w:rsidR="00F63C96" w:rsidRPr="00A3036C">
        <w:rPr>
          <w:rFonts w:ascii="Times New Roman" w:hAnsi="Times New Roman" w:cs="Times New Roman"/>
          <w:sz w:val="24"/>
          <w:szCs w:val="24"/>
        </w:rPr>
        <w:t xml:space="preserve"> motorista trava as portas e o compartimento de comunicação entre ele e</w:t>
      </w:r>
      <w:r w:rsidR="00A21212" w:rsidRPr="00A3036C">
        <w:rPr>
          <w:rFonts w:ascii="Times New Roman" w:hAnsi="Times New Roman" w:cs="Times New Roman"/>
          <w:sz w:val="24"/>
          <w:szCs w:val="24"/>
        </w:rPr>
        <w:t xml:space="preserve"> os passageiros. </w:t>
      </w:r>
      <w:r w:rsidR="001A2C19" w:rsidRPr="00A3036C">
        <w:rPr>
          <w:rFonts w:ascii="Times New Roman" w:hAnsi="Times New Roman" w:cs="Times New Roman"/>
          <w:sz w:val="24"/>
          <w:szCs w:val="24"/>
        </w:rPr>
        <w:t xml:space="preserve">Depois </w:t>
      </w:r>
      <w:r w:rsidR="007C2D58" w:rsidRPr="00A3036C">
        <w:rPr>
          <w:rFonts w:ascii="Times New Roman" w:hAnsi="Times New Roman" w:cs="Times New Roman"/>
          <w:sz w:val="24"/>
          <w:szCs w:val="24"/>
        </w:rPr>
        <w:t>ativa circulação de gás</w:t>
      </w:r>
      <w:r w:rsidR="000623BD" w:rsidRPr="00A3036C">
        <w:rPr>
          <w:rFonts w:ascii="Times New Roman" w:hAnsi="Times New Roman" w:cs="Times New Roman"/>
          <w:sz w:val="24"/>
          <w:szCs w:val="24"/>
        </w:rPr>
        <w:t xml:space="preserve"> no banco </w:t>
      </w:r>
      <w:r w:rsidR="000D62EF" w:rsidRPr="00A3036C">
        <w:rPr>
          <w:rFonts w:ascii="Times New Roman" w:hAnsi="Times New Roman" w:cs="Times New Roman"/>
          <w:sz w:val="24"/>
          <w:szCs w:val="24"/>
        </w:rPr>
        <w:t xml:space="preserve">de </w:t>
      </w:r>
      <w:r w:rsidR="00BB1B38" w:rsidRPr="00A3036C">
        <w:rPr>
          <w:rFonts w:ascii="Times New Roman" w:hAnsi="Times New Roman" w:cs="Times New Roman"/>
          <w:sz w:val="24"/>
          <w:szCs w:val="24"/>
        </w:rPr>
        <w:t>trás</w:t>
      </w:r>
      <w:r w:rsidR="000D62EF" w:rsidRPr="00A3036C">
        <w:rPr>
          <w:rFonts w:ascii="Times New Roman" w:hAnsi="Times New Roman" w:cs="Times New Roman"/>
          <w:sz w:val="24"/>
          <w:szCs w:val="24"/>
        </w:rPr>
        <w:t>, provocador d</w:t>
      </w:r>
      <w:r w:rsidR="00AE3384" w:rsidRPr="00A3036C">
        <w:rPr>
          <w:rFonts w:ascii="Times New Roman" w:hAnsi="Times New Roman" w:cs="Times New Roman"/>
          <w:sz w:val="24"/>
          <w:szCs w:val="24"/>
        </w:rPr>
        <w:t>o</w:t>
      </w:r>
      <w:r w:rsidR="000D62EF" w:rsidRPr="00A3036C">
        <w:rPr>
          <w:rFonts w:ascii="Times New Roman" w:hAnsi="Times New Roman" w:cs="Times New Roman"/>
          <w:sz w:val="24"/>
          <w:szCs w:val="24"/>
        </w:rPr>
        <w:t xml:space="preserve"> desmaio</w:t>
      </w:r>
      <w:r w:rsidR="009342A7" w:rsidRPr="00A3036C">
        <w:rPr>
          <w:rFonts w:ascii="Times New Roman" w:hAnsi="Times New Roman" w:cs="Times New Roman"/>
          <w:sz w:val="24"/>
          <w:szCs w:val="24"/>
        </w:rPr>
        <w:t xml:space="preserve"> </w:t>
      </w:r>
      <w:r w:rsidR="00BB1B38" w:rsidRPr="00A3036C">
        <w:rPr>
          <w:rFonts w:ascii="Times New Roman" w:hAnsi="Times New Roman" w:cs="Times New Roman"/>
          <w:sz w:val="24"/>
          <w:szCs w:val="24"/>
        </w:rPr>
        <w:t>de</w:t>
      </w:r>
      <w:r w:rsidR="00893B67" w:rsidRPr="00A3036C">
        <w:rPr>
          <w:rFonts w:ascii="Times New Roman" w:hAnsi="Times New Roman" w:cs="Times New Roman"/>
          <w:sz w:val="24"/>
          <w:szCs w:val="24"/>
        </w:rPr>
        <w:t xml:space="preserve"> </w:t>
      </w:r>
      <w:r w:rsidR="00F63262" w:rsidRPr="00A3036C">
        <w:rPr>
          <w:rFonts w:ascii="Times New Roman" w:hAnsi="Times New Roman" w:cs="Times New Roman"/>
          <w:sz w:val="24"/>
          <w:szCs w:val="24"/>
        </w:rPr>
        <w:t>Carol Harrison</w:t>
      </w:r>
      <w:r w:rsidR="00BB1B38" w:rsidRPr="00A3036C">
        <w:rPr>
          <w:rFonts w:ascii="Times New Roman" w:hAnsi="Times New Roman" w:cs="Times New Roman"/>
          <w:sz w:val="24"/>
          <w:szCs w:val="24"/>
        </w:rPr>
        <w:t>.</w:t>
      </w:r>
      <w:r w:rsidR="001F4A9D" w:rsidRPr="00A3036C">
        <w:rPr>
          <w:rFonts w:ascii="Times New Roman" w:hAnsi="Times New Roman" w:cs="Times New Roman"/>
          <w:sz w:val="24"/>
          <w:szCs w:val="24"/>
        </w:rPr>
        <w:t xml:space="preserve"> </w:t>
      </w:r>
      <w:r w:rsidR="00AE3384" w:rsidRPr="00A3036C">
        <w:rPr>
          <w:rFonts w:ascii="Times New Roman" w:hAnsi="Times New Roman" w:cs="Times New Roman"/>
          <w:sz w:val="24"/>
          <w:szCs w:val="24"/>
        </w:rPr>
        <w:t>A</w:t>
      </w:r>
      <w:r w:rsidR="00650640" w:rsidRPr="00A3036C">
        <w:rPr>
          <w:rFonts w:ascii="Times New Roman" w:hAnsi="Times New Roman" w:cs="Times New Roman"/>
          <w:sz w:val="24"/>
          <w:szCs w:val="24"/>
        </w:rPr>
        <w:t>mericano</w:t>
      </w:r>
      <w:r w:rsidR="00D92423" w:rsidRPr="00A3036C">
        <w:rPr>
          <w:rFonts w:ascii="Times New Roman" w:hAnsi="Times New Roman" w:cs="Times New Roman"/>
          <w:sz w:val="24"/>
          <w:szCs w:val="24"/>
        </w:rPr>
        <w:t>, antes,</w:t>
      </w:r>
      <w:r w:rsidR="00650640" w:rsidRPr="00A3036C">
        <w:rPr>
          <w:rFonts w:ascii="Times New Roman" w:hAnsi="Times New Roman" w:cs="Times New Roman"/>
          <w:sz w:val="24"/>
          <w:szCs w:val="24"/>
        </w:rPr>
        <w:t xml:space="preserve"> pega máscara condicionada </w:t>
      </w:r>
      <w:r w:rsidR="00A94156" w:rsidRPr="00A3036C">
        <w:rPr>
          <w:rFonts w:ascii="Times New Roman" w:hAnsi="Times New Roman" w:cs="Times New Roman"/>
          <w:sz w:val="24"/>
          <w:szCs w:val="24"/>
        </w:rPr>
        <w:t xml:space="preserve">abaixo de seu banco e a coloca no rosto para não </w:t>
      </w:r>
      <w:r w:rsidR="00F63262" w:rsidRPr="00A3036C">
        <w:rPr>
          <w:rFonts w:ascii="Times New Roman" w:hAnsi="Times New Roman" w:cs="Times New Roman"/>
          <w:sz w:val="24"/>
          <w:szCs w:val="24"/>
        </w:rPr>
        <w:t xml:space="preserve">sofrer o desfalecimento. </w:t>
      </w:r>
      <w:r w:rsidR="009730DD" w:rsidRPr="00A3036C">
        <w:rPr>
          <w:rFonts w:ascii="Times New Roman" w:hAnsi="Times New Roman" w:cs="Times New Roman"/>
          <w:sz w:val="24"/>
          <w:szCs w:val="24"/>
        </w:rPr>
        <w:t xml:space="preserve">Destino </w:t>
      </w:r>
      <w:r w:rsidR="00CD212C" w:rsidRPr="00A3036C">
        <w:rPr>
          <w:rFonts w:ascii="Times New Roman" w:hAnsi="Times New Roman" w:cs="Times New Roman"/>
          <w:sz w:val="24"/>
          <w:szCs w:val="24"/>
        </w:rPr>
        <w:t>é a IMSD, longe de quaisquer suspeitas</w:t>
      </w:r>
      <w:r w:rsidR="000B533B" w:rsidRPr="00A3036C">
        <w:rPr>
          <w:rFonts w:ascii="Times New Roman" w:hAnsi="Times New Roman" w:cs="Times New Roman"/>
          <w:sz w:val="24"/>
          <w:szCs w:val="24"/>
        </w:rPr>
        <w:t>, para se manter</w:t>
      </w:r>
      <w:r w:rsidR="00BA13DF" w:rsidRPr="00A3036C">
        <w:rPr>
          <w:rFonts w:ascii="Times New Roman" w:hAnsi="Times New Roman" w:cs="Times New Roman"/>
          <w:sz w:val="24"/>
          <w:szCs w:val="24"/>
        </w:rPr>
        <w:t xml:space="preserve"> Carol, sequestrada, numa trama com a participação do simpático </w:t>
      </w:r>
      <w:r w:rsidR="00C84CC1" w:rsidRPr="00A3036C">
        <w:rPr>
          <w:rFonts w:ascii="Times New Roman" w:hAnsi="Times New Roman" w:cs="Times New Roman"/>
          <w:sz w:val="24"/>
          <w:szCs w:val="24"/>
        </w:rPr>
        <w:t>interlocutor, a serviço</w:t>
      </w:r>
      <w:r w:rsidR="00A95795" w:rsidRPr="00A3036C">
        <w:rPr>
          <w:rFonts w:ascii="Times New Roman" w:hAnsi="Times New Roman" w:cs="Times New Roman"/>
          <w:sz w:val="24"/>
          <w:szCs w:val="24"/>
        </w:rPr>
        <w:t>, enquanto pilar sistêmico, do Sistema Terra.</w:t>
      </w:r>
    </w:p>
    <w:p w14:paraId="0CFA0E08" w14:textId="4B1C6F72" w:rsidR="00CE7068" w:rsidRPr="00A3036C" w:rsidRDefault="00510BC5"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Mídia informada do sumiço</w:t>
      </w:r>
      <w:r w:rsidR="001A5625" w:rsidRPr="00A3036C">
        <w:rPr>
          <w:rFonts w:ascii="Times New Roman" w:hAnsi="Times New Roman" w:cs="Times New Roman"/>
          <w:sz w:val="24"/>
          <w:szCs w:val="24"/>
        </w:rPr>
        <w:t xml:space="preserve"> d</w:t>
      </w:r>
      <w:r w:rsidR="00590ADB" w:rsidRPr="00A3036C">
        <w:rPr>
          <w:rFonts w:ascii="Times New Roman" w:hAnsi="Times New Roman" w:cs="Times New Roman"/>
          <w:sz w:val="24"/>
          <w:szCs w:val="24"/>
        </w:rPr>
        <w:t>a</w:t>
      </w:r>
      <w:r w:rsidR="001A5625" w:rsidRPr="00A3036C">
        <w:rPr>
          <w:rFonts w:ascii="Times New Roman" w:hAnsi="Times New Roman" w:cs="Times New Roman"/>
          <w:sz w:val="24"/>
          <w:szCs w:val="24"/>
        </w:rPr>
        <w:t xml:space="preserve"> nacional e </w:t>
      </w:r>
      <w:r w:rsidR="00590ADB" w:rsidRPr="00A3036C">
        <w:rPr>
          <w:rFonts w:ascii="Times New Roman" w:hAnsi="Times New Roman" w:cs="Times New Roman"/>
          <w:sz w:val="24"/>
          <w:szCs w:val="24"/>
        </w:rPr>
        <w:t xml:space="preserve">do </w:t>
      </w:r>
      <w:r w:rsidR="001A5625" w:rsidRPr="00A3036C">
        <w:rPr>
          <w:rFonts w:ascii="Times New Roman" w:hAnsi="Times New Roman" w:cs="Times New Roman"/>
          <w:sz w:val="24"/>
          <w:szCs w:val="24"/>
        </w:rPr>
        <w:t>internacional, especula</w:t>
      </w:r>
      <w:r w:rsidR="00CF1C86" w:rsidRPr="00A3036C">
        <w:rPr>
          <w:rFonts w:ascii="Times New Roman" w:hAnsi="Times New Roman" w:cs="Times New Roman"/>
          <w:sz w:val="24"/>
          <w:szCs w:val="24"/>
        </w:rPr>
        <w:t xml:space="preserve"> probabilidades, já </w:t>
      </w:r>
      <w:r w:rsidR="00F61E18" w:rsidRPr="00A3036C">
        <w:rPr>
          <w:rFonts w:ascii="Times New Roman" w:hAnsi="Times New Roman" w:cs="Times New Roman"/>
          <w:sz w:val="24"/>
          <w:szCs w:val="24"/>
        </w:rPr>
        <w:t>que todo sistema de monitoramento</w:t>
      </w:r>
      <w:r w:rsidR="000D2AD8" w:rsidRPr="00A3036C">
        <w:rPr>
          <w:rFonts w:ascii="Times New Roman" w:hAnsi="Times New Roman" w:cs="Times New Roman"/>
          <w:sz w:val="24"/>
          <w:szCs w:val="24"/>
        </w:rPr>
        <w:t xml:space="preserve"> urbano de câmeras, não estaria funcionando</w:t>
      </w:r>
      <w:r w:rsidR="00154DA2" w:rsidRPr="00A3036C">
        <w:rPr>
          <w:rFonts w:ascii="Times New Roman" w:hAnsi="Times New Roman" w:cs="Times New Roman"/>
          <w:sz w:val="24"/>
          <w:szCs w:val="24"/>
        </w:rPr>
        <w:t xml:space="preserve"> durante o provável sequestro.</w:t>
      </w:r>
    </w:p>
    <w:p w14:paraId="35F1AEC4" w14:textId="0B177E66" w:rsidR="00894C71" w:rsidRPr="00A3036C" w:rsidRDefault="00CE706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Forças de segurança municipal, estadual e federal unem-se</w:t>
      </w:r>
      <w:r w:rsidR="00C61BF1" w:rsidRPr="00A3036C">
        <w:rPr>
          <w:rFonts w:ascii="Times New Roman" w:hAnsi="Times New Roman" w:cs="Times New Roman"/>
          <w:sz w:val="24"/>
          <w:szCs w:val="24"/>
        </w:rPr>
        <w:t xml:space="preserve"> na tentativa de elucidar</w:t>
      </w:r>
      <w:r w:rsidR="00E656F1" w:rsidRPr="00A3036C">
        <w:rPr>
          <w:rFonts w:ascii="Times New Roman" w:hAnsi="Times New Roman" w:cs="Times New Roman"/>
          <w:sz w:val="24"/>
          <w:szCs w:val="24"/>
        </w:rPr>
        <w:t xml:space="preserve"> os sequestros</w:t>
      </w:r>
      <w:r w:rsidR="005B7D02" w:rsidRPr="00A3036C">
        <w:rPr>
          <w:rFonts w:ascii="Times New Roman" w:hAnsi="Times New Roman" w:cs="Times New Roman"/>
          <w:sz w:val="24"/>
          <w:szCs w:val="24"/>
        </w:rPr>
        <w:t xml:space="preserve"> dos representantes do governo americano e do </w:t>
      </w:r>
      <w:r w:rsidR="005B7D02" w:rsidRPr="00A3036C">
        <w:rPr>
          <w:rFonts w:ascii="Times New Roman" w:hAnsi="Times New Roman" w:cs="Times New Roman"/>
          <w:b/>
          <w:bCs/>
          <w:sz w:val="24"/>
          <w:szCs w:val="24"/>
        </w:rPr>
        <w:t>Green Dream</w:t>
      </w:r>
      <w:r w:rsidR="005B7D02" w:rsidRPr="00A3036C">
        <w:rPr>
          <w:rFonts w:ascii="Times New Roman" w:hAnsi="Times New Roman" w:cs="Times New Roman"/>
          <w:sz w:val="24"/>
          <w:szCs w:val="24"/>
        </w:rPr>
        <w:t>.</w:t>
      </w:r>
      <w:r w:rsidR="00A45FB0" w:rsidRPr="00A3036C">
        <w:rPr>
          <w:rFonts w:ascii="Times New Roman" w:hAnsi="Times New Roman" w:cs="Times New Roman"/>
          <w:sz w:val="24"/>
          <w:szCs w:val="24"/>
        </w:rPr>
        <w:t xml:space="preserve"> </w:t>
      </w:r>
    </w:p>
    <w:p w14:paraId="3DDD5380" w14:textId="63447032" w:rsidR="00B0761F" w:rsidRPr="00A3036C" w:rsidRDefault="00291E4E" w:rsidP="007E56D0">
      <w:pPr>
        <w:spacing w:after="0"/>
        <w:jc w:val="both"/>
        <w:rPr>
          <w:rFonts w:ascii="Times New Roman" w:hAnsi="Times New Roman" w:cs="Times New Roman"/>
          <w:sz w:val="24"/>
          <w:szCs w:val="24"/>
        </w:rPr>
      </w:pPr>
      <w:r w:rsidRPr="00A3036C">
        <w:rPr>
          <w:rFonts w:ascii="Times New Roman" w:hAnsi="Times New Roman" w:cs="Times New Roman"/>
          <w:sz w:val="24"/>
          <w:szCs w:val="24"/>
        </w:rPr>
        <w:t>Crimes acompanhados em tempo real pelos seus mandante</w:t>
      </w:r>
      <w:r w:rsidR="00A32E1A" w:rsidRPr="00A3036C">
        <w:rPr>
          <w:rFonts w:ascii="Times New Roman" w:hAnsi="Times New Roman" w:cs="Times New Roman"/>
          <w:sz w:val="24"/>
          <w:szCs w:val="24"/>
        </w:rPr>
        <w:t>s,</w:t>
      </w:r>
      <w:r w:rsidR="00B0761F" w:rsidRPr="00A3036C">
        <w:rPr>
          <w:rFonts w:ascii="Times New Roman" w:hAnsi="Times New Roman" w:cs="Times New Roman"/>
          <w:sz w:val="24"/>
          <w:szCs w:val="24"/>
        </w:rPr>
        <w:t xml:space="preserve"> </w:t>
      </w:r>
      <w:bookmarkStart w:id="56" w:name="_Hlk185330347"/>
      <w:r w:rsidR="00B0761F" w:rsidRPr="00A3036C">
        <w:rPr>
          <w:rFonts w:ascii="Times New Roman" w:hAnsi="Times New Roman" w:cs="Times New Roman"/>
          <w:i/>
          <w:iCs/>
          <w:sz w:val="24"/>
          <w:szCs w:val="24"/>
        </w:rPr>
        <w:t>malenirus</w:t>
      </w:r>
      <w:r w:rsidR="00B0761F" w:rsidRPr="00A3036C">
        <w:rPr>
          <w:rFonts w:ascii="Times New Roman" w:hAnsi="Times New Roman" w:cs="Times New Roman"/>
          <w:sz w:val="24"/>
          <w:szCs w:val="24"/>
        </w:rPr>
        <w:t xml:space="preserve">, </w:t>
      </w:r>
      <w:r w:rsidR="00B0761F" w:rsidRPr="00A3036C">
        <w:rPr>
          <w:rFonts w:ascii="Times New Roman" w:hAnsi="Times New Roman" w:cs="Times New Roman"/>
          <w:i/>
          <w:iCs/>
          <w:sz w:val="24"/>
          <w:szCs w:val="24"/>
        </w:rPr>
        <w:t xml:space="preserve">reinonaques </w:t>
      </w:r>
      <w:r w:rsidR="00B0761F" w:rsidRPr="00A3036C">
        <w:rPr>
          <w:rFonts w:ascii="Times New Roman" w:hAnsi="Times New Roman" w:cs="Times New Roman"/>
          <w:sz w:val="24"/>
          <w:szCs w:val="24"/>
        </w:rPr>
        <w:t xml:space="preserve">e </w:t>
      </w:r>
      <w:r w:rsidR="00B0761F" w:rsidRPr="00A3036C">
        <w:rPr>
          <w:rFonts w:ascii="Times New Roman" w:hAnsi="Times New Roman" w:cs="Times New Roman"/>
          <w:i/>
          <w:iCs/>
          <w:sz w:val="24"/>
          <w:szCs w:val="24"/>
        </w:rPr>
        <w:t>dominitilianos</w:t>
      </w:r>
      <w:bookmarkEnd w:id="56"/>
      <w:r w:rsidR="00863E09" w:rsidRPr="00A3036C">
        <w:rPr>
          <w:rFonts w:ascii="Times New Roman" w:hAnsi="Times New Roman" w:cs="Times New Roman"/>
          <w:sz w:val="24"/>
          <w:szCs w:val="24"/>
        </w:rPr>
        <w:t>, satisfeitos com o sucesso do plano</w:t>
      </w:r>
      <w:r w:rsidR="00312B43" w:rsidRPr="00A3036C">
        <w:rPr>
          <w:rFonts w:ascii="Times New Roman" w:hAnsi="Times New Roman" w:cs="Times New Roman"/>
          <w:sz w:val="24"/>
          <w:szCs w:val="24"/>
        </w:rPr>
        <w:t xml:space="preserve"> e, prontos</w:t>
      </w:r>
      <w:r w:rsidR="00A04B58" w:rsidRPr="00A3036C">
        <w:rPr>
          <w:rFonts w:ascii="Times New Roman" w:hAnsi="Times New Roman" w:cs="Times New Roman"/>
          <w:sz w:val="24"/>
          <w:szCs w:val="24"/>
        </w:rPr>
        <w:t>, para pedido de resgat</w:t>
      </w:r>
      <w:r w:rsidR="00216F70" w:rsidRPr="00A3036C">
        <w:rPr>
          <w:rFonts w:ascii="Times New Roman" w:hAnsi="Times New Roman" w:cs="Times New Roman"/>
          <w:sz w:val="24"/>
          <w:szCs w:val="24"/>
        </w:rPr>
        <w:t>e</w:t>
      </w:r>
      <w:r w:rsidR="00C87821" w:rsidRPr="00A3036C">
        <w:rPr>
          <w:rFonts w:ascii="Times New Roman" w:hAnsi="Times New Roman" w:cs="Times New Roman"/>
          <w:sz w:val="24"/>
          <w:szCs w:val="24"/>
        </w:rPr>
        <w:t xml:space="preserve"> que consiste na</w:t>
      </w:r>
      <w:r w:rsidR="00D8004D" w:rsidRPr="00A3036C">
        <w:rPr>
          <w:rFonts w:ascii="Times New Roman" w:hAnsi="Times New Roman" w:cs="Times New Roman"/>
          <w:sz w:val="24"/>
          <w:szCs w:val="24"/>
        </w:rPr>
        <w:t xml:space="preserve"> anistia de Tom </w:t>
      </w:r>
      <w:r w:rsidR="00E10BA7" w:rsidRPr="00A3036C">
        <w:rPr>
          <w:rFonts w:ascii="Times New Roman" w:hAnsi="Times New Roman" w:cs="Times New Roman"/>
          <w:sz w:val="24"/>
          <w:szCs w:val="24"/>
        </w:rPr>
        <w:t>H</w:t>
      </w:r>
      <w:r w:rsidR="00D8004D" w:rsidRPr="00A3036C">
        <w:rPr>
          <w:rFonts w:ascii="Times New Roman" w:hAnsi="Times New Roman" w:cs="Times New Roman"/>
          <w:sz w:val="24"/>
          <w:szCs w:val="24"/>
        </w:rPr>
        <w:t>arrison</w:t>
      </w:r>
      <w:r w:rsidR="00E10BA7" w:rsidRPr="00A3036C">
        <w:rPr>
          <w:rFonts w:ascii="Times New Roman" w:hAnsi="Times New Roman" w:cs="Times New Roman"/>
          <w:sz w:val="24"/>
          <w:szCs w:val="24"/>
        </w:rPr>
        <w:t xml:space="preserve"> durante a </w:t>
      </w:r>
      <w:r w:rsidR="00C87821" w:rsidRPr="00A3036C">
        <w:rPr>
          <w:rFonts w:ascii="Times New Roman" w:hAnsi="Times New Roman" w:cs="Times New Roman"/>
          <w:sz w:val="24"/>
          <w:szCs w:val="24"/>
        </w:rPr>
        <w:t>não publicação da crônica “Papo Reto”</w:t>
      </w:r>
      <w:r w:rsidR="009125CF" w:rsidRPr="00A3036C">
        <w:rPr>
          <w:rFonts w:ascii="Times New Roman" w:hAnsi="Times New Roman" w:cs="Times New Roman"/>
          <w:sz w:val="24"/>
          <w:szCs w:val="24"/>
        </w:rPr>
        <w:t xml:space="preserve"> pelo prazo mínimo de </w:t>
      </w:r>
      <w:r w:rsidR="00A311FC" w:rsidRPr="00A3036C">
        <w:rPr>
          <w:rFonts w:ascii="Times New Roman" w:hAnsi="Times New Roman" w:cs="Times New Roman"/>
          <w:sz w:val="24"/>
          <w:szCs w:val="24"/>
        </w:rPr>
        <w:t>até o dia 23 de dezembro</w:t>
      </w:r>
      <w:r w:rsidR="00DF4BBA" w:rsidRPr="00A3036C">
        <w:rPr>
          <w:rFonts w:ascii="Times New Roman" w:hAnsi="Times New Roman" w:cs="Times New Roman"/>
          <w:sz w:val="24"/>
          <w:szCs w:val="24"/>
        </w:rPr>
        <w:t xml:space="preserve"> de 202</w:t>
      </w:r>
      <w:r w:rsidR="002274DF" w:rsidRPr="00A3036C">
        <w:rPr>
          <w:rFonts w:ascii="Times New Roman" w:hAnsi="Times New Roman" w:cs="Times New Roman"/>
          <w:sz w:val="24"/>
          <w:szCs w:val="24"/>
        </w:rPr>
        <w:t>4</w:t>
      </w:r>
      <w:r w:rsidR="00A311FC" w:rsidRPr="00A3036C">
        <w:rPr>
          <w:rFonts w:ascii="Times New Roman" w:hAnsi="Times New Roman" w:cs="Times New Roman"/>
          <w:sz w:val="24"/>
          <w:szCs w:val="24"/>
        </w:rPr>
        <w:t>, quando</w:t>
      </w:r>
      <w:r w:rsidR="00DF3ABC" w:rsidRPr="00A3036C">
        <w:rPr>
          <w:rFonts w:ascii="Times New Roman" w:hAnsi="Times New Roman" w:cs="Times New Roman"/>
          <w:sz w:val="24"/>
          <w:szCs w:val="24"/>
        </w:rPr>
        <w:t xml:space="preserve">, </w:t>
      </w:r>
      <w:r w:rsidR="00A57F25" w:rsidRPr="00A3036C">
        <w:rPr>
          <w:rFonts w:ascii="Times New Roman" w:hAnsi="Times New Roman" w:cs="Times New Roman"/>
          <w:sz w:val="24"/>
          <w:szCs w:val="24"/>
        </w:rPr>
        <w:t>C</w:t>
      </w:r>
      <w:r w:rsidR="00DF3ABC" w:rsidRPr="00A3036C">
        <w:rPr>
          <w:rFonts w:ascii="Times New Roman" w:hAnsi="Times New Roman" w:cs="Times New Roman"/>
          <w:sz w:val="24"/>
          <w:szCs w:val="24"/>
        </w:rPr>
        <w:t>arol,</w:t>
      </w:r>
      <w:r w:rsidR="00A311FC" w:rsidRPr="00A3036C">
        <w:rPr>
          <w:rFonts w:ascii="Times New Roman" w:hAnsi="Times New Roman" w:cs="Times New Roman"/>
          <w:sz w:val="24"/>
          <w:szCs w:val="24"/>
        </w:rPr>
        <w:t xml:space="preserve"> ser</w:t>
      </w:r>
      <w:r w:rsidR="0037630B" w:rsidRPr="00A3036C">
        <w:rPr>
          <w:rFonts w:ascii="Times New Roman" w:hAnsi="Times New Roman" w:cs="Times New Roman"/>
          <w:sz w:val="24"/>
          <w:szCs w:val="24"/>
        </w:rPr>
        <w:t>á</w:t>
      </w:r>
      <w:r w:rsidR="00457826" w:rsidRPr="00A3036C">
        <w:rPr>
          <w:rFonts w:ascii="Times New Roman" w:hAnsi="Times New Roman" w:cs="Times New Roman"/>
          <w:sz w:val="24"/>
          <w:szCs w:val="24"/>
        </w:rPr>
        <w:t xml:space="preserve"> reintegrada com a saúde intacta para comemorar o </w:t>
      </w:r>
      <w:r w:rsidR="00A57F25" w:rsidRPr="00A3036C">
        <w:rPr>
          <w:rFonts w:ascii="Times New Roman" w:hAnsi="Times New Roman" w:cs="Times New Roman"/>
          <w:sz w:val="24"/>
          <w:szCs w:val="24"/>
        </w:rPr>
        <w:t>Natal</w:t>
      </w:r>
      <w:r w:rsidR="00457826" w:rsidRPr="00A3036C">
        <w:rPr>
          <w:rFonts w:ascii="Times New Roman" w:hAnsi="Times New Roman" w:cs="Times New Roman"/>
          <w:sz w:val="24"/>
          <w:szCs w:val="24"/>
        </w:rPr>
        <w:t xml:space="preserve"> </w:t>
      </w:r>
      <w:r w:rsidR="0094087D" w:rsidRPr="00A3036C">
        <w:rPr>
          <w:rFonts w:ascii="Times New Roman" w:hAnsi="Times New Roman" w:cs="Times New Roman"/>
          <w:sz w:val="24"/>
          <w:szCs w:val="24"/>
        </w:rPr>
        <w:t>com a família</w:t>
      </w:r>
      <w:r w:rsidR="009125CF" w:rsidRPr="00A3036C">
        <w:rPr>
          <w:rFonts w:ascii="Times New Roman" w:hAnsi="Times New Roman" w:cs="Times New Roman"/>
          <w:sz w:val="24"/>
          <w:szCs w:val="24"/>
        </w:rPr>
        <w:t>.</w:t>
      </w:r>
      <w:r w:rsidR="00A57F25" w:rsidRPr="00A3036C">
        <w:rPr>
          <w:rFonts w:ascii="Times New Roman" w:hAnsi="Times New Roman" w:cs="Times New Roman"/>
          <w:sz w:val="24"/>
          <w:szCs w:val="24"/>
        </w:rPr>
        <w:t xml:space="preserve"> Acordo selado</w:t>
      </w:r>
      <w:r w:rsidR="007E540B" w:rsidRPr="00A3036C">
        <w:rPr>
          <w:rFonts w:ascii="Times New Roman" w:hAnsi="Times New Roman" w:cs="Times New Roman"/>
          <w:sz w:val="24"/>
          <w:szCs w:val="24"/>
        </w:rPr>
        <w:t xml:space="preserve"> com Harrison, Taylor e Agregados, </w:t>
      </w:r>
      <w:r w:rsidR="007E540B" w:rsidRPr="00A3036C">
        <w:rPr>
          <w:rFonts w:ascii="Times New Roman" w:hAnsi="Times New Roman" w:cs="Times New Roman"/>
          <w:sz w:val="24"/>
          <w:szCs w:val="24"/>
        </w:rPr>
        <w:lastRenderedPageBreak/>
        <w:t>expectando p</w:t>
      </w:r>
      <w:r w:rsidR="00EC3A59" w:rsidRPr="00A3036C">
        <w:rPr>
          <w:rFonts w:ascii="Times New Roman" w:hAnsi="Times New Roman" w:cs="Times New Roman"/>
          <w:sz w:val="24"/>
          <w:szCs w:val="24"/>
        </w:rPr>
        <w:t xml:space="preserve">or </w:t>
      </w:r>
      <w:r w:rsidR="00F77384" w:rsidRPr="00A3036C">
        <w:rPr>
          <w:rFonts w:ascii="Times New Roman" w:hAnsi="Times New Roman" w:cs="Times New Roman"/>
          <w:sz w:val="24"/>
          <w:szCs w:val="24"/>
        </w:rPr>
        <w:t xml:space="preserve">um </w:t>
      </w:r>
      <w:r w:rsidR="00566D16" w:rsidRPr="00A3036C">
        <w:rPr>
          <w:rFonts w:ascii="Times New Roman" w:hAnsi="Times New Roman" w:cs="Times New Roman"/>
          <w:sz w:val="24"/>
          <w:szCs w:val="24"/>
        </w:rPr>
        <w:t>ano</w:t>
      </w:r>
      <w:r w:rsidR="00F77384" w:rsidRPr="00A3036C">
        <w:rPr>
          <w:rFonts w:ascii="Times New Roman" w:hAnsi="Times New Roman" w:cs="Times New Roman"/>
          <w:sz w:val="24"/>
          <w:szCs w:val="24"/>
        </w:rPr>
        <w:t>, o cumprimento do SPA — Supremo Poder Anônimo</w:t>
      </w:r>
      <w:r w:rsidR="00120BAB" w:rsidRPr="00A3036C">
        <w:rPr>
          <w:rFonts w:ascii="Times New Roman" w:hAnsi="Times New Roman" w:cs="Times New Roman"/>
          <w:sz w:val="24"/>
          <w:szCs w:val="24"/>
        </w:rPr>
        <w:t xml:space="preserve"> de devolução </w:t>
      </w:r>
      <w:r w:rsidR="00542269" w:rsidRPr="00A3036C">
        <w:rPr>
          <w:rFonts w:ascii="Times New Roman" w:hAnsi="Times New Roman" w:cs="Times New Roman"/>
          <w:sz w:val="24"/>
          <w:szCs w:val="24"/>
        </w:rPr>
        <w:t>da sequestrada</w:t>
      </w:r>
      <w:r w:rsidR="00C73599" w:rsidRPr="00A3036C">
        <w:rPr>
          <w:rFonts w:ascii="Times New Roman" w:hAnsi="Times New Roman" w:cs="Times New Roman"/>
          <w:sz w:val="24"/>
          <w:szCs w:val="24"/>
        </w:rPr>
        <w:t xml:space="preserve"> para as festas natalinas ladeada pelos familiares</w:t>
      </w:r>
      <w:r w:rsidR="007E56D0" w:rsidRPr="00A3036C">
        <w:rPr>
          <w:rFonts w:ascii="Times New Roman" w:hAnsi="Times New Roman" w:cs="Times New Roman"/>
          <w:sz w:val="24"/>
          <w:szCs w:val="24"/>
        </w:rPr>
        <w:t>.</w:t>
      </w:r>
      <w:r w:rsidR="000B7153" w:rsidRPr="00A3036C">
        <w:rPr>
          <w:rFonts w:ascii="Times New Roman" w:hAnsi="Times New Roman" w:cs="Times New Roman"/>
          <w:sz w:val="24"/>
          <w:szCs w:val="24"/>
        </w:rPr>
        <w:t xml:space="preserve"> </w:t>
      </w:r>
      <w:r w:rsidR="002576DA" w:rsidRPr="00A3036C">
        <w:rPr>
          <w:rFonts w:ascii="Times New Roman" w:hAnsi="Times New Roman" w:cs="Times New Roman"/>
          <w:sz w:val="24"/>
          <w:szCs w:val="24"/>
        </w:rPr>
        <w:t>Enquanto isto</w:t>
      </w:r>
      <w:r w:rsidR="00891B77" w:rsidRPr="00A3036C">
        <w:rPr>
          <w:rFonts w:ascii="Times New Roman" w:hAnsi="Times New Roman" w:cs="Times New Roman"/>
          <w:sz w:val="24"/>
          <w:szCs w:val="24"/>
        </w:rPr>
        <w:t xml:space="preserve">, </w:t>
      </w:r>
      <w:r w:rsidR="00A31EA0" w:rsidRPr="00A3036C">
        <w:rPr>
          <w:rFonts w:ascii="Times New Roman" w:hAnsi="Times New Roman" w:cs="Times New Roman"/>
          <w:sz w:val="24"/>
          <w:szCs w:val="24"/>
        </w:rPr>
        <w:t>contratam, sigilosamente, profissionais</w:t>
      </w:r>
      <w:r w:rsidR="0064183A" w:rsidRPr="00A3036C">
        <w:rPr>
          <w:rFonts w:ascii="Times New Roman" w:hAnsi="Times New Roman" w:cs="Times New Roman"/>
          <w:sz w:val="24"/>
          <w:szCs w:val="24"/>
        </w:rPr>
        <w:t xml:space="preserve"> </w:t>
      </w:r>
      <w:r w:rsidR="0064183A" w:rsidRPr="00A3036C">
        <w:rPr>
          <w:rFonts w:ascii="Times New Roman" w:hAnsi="Times New Roman" w:cs="Times New Roman"/>
          <w:b/>
          <w:bCs/>
          <w:sz w:val="24"/>
          <w:szCs w:val="24"/>
        </w:rPr>
        <w:t xml:space="preserve">expertises </w:t>
      </w:r>
      <w:r w:rsidR="00A1059E" w:rsidRPr="00A3036C">
        <w:rPr>
          <w:rFonts w:ascii="Times New Roman" w:hAnsi="Times New Roman" w:cs="Times New Roman"/>
          <w:sz w:val="24"/>
          <w:szCs w:val="24"/>
        </w:rPr>
        <w:t>neste tipo de crime</w:t>
      </w:r>
      <w:r w:rsidR="00D34843" w:rsidRPr="00A3036C">
        <w:rPr>
          <w:rFonts w:ascii="Times New Roman" w:hAnsi="Times New Roman" w:cs="Times New Roman"/>
          <w:sz w:val="24"/>
          <w:szCs w:val="24"/>
        </w:rPr>
        <w:t xml:space="preserve">, mas </w:t>
      </w:r>
      <w:r w:rsidR="007E5328" w:rsidRPr="00A3036C">
        <w:rPr>
          <w:rFonts w:ascii="Times New Roman" w:hAnsi="Times New Roman" w:cs="Times New Roman"/>
          <w:sz w:val="24"/>
          <w:szCs w:val="24"/>
        </w:rPr>
        <w:t>sem êxito, Harrison, Taylor e Agregados</w:t>
      </w:r>
      <w:r w:rsidR="0060688E" w:rsidRPr="00A3036C">
        <w:rPr>
          <w:rFonts w:ascii="Times New Roman" w:hAnsi="Times New Roman" w:cs="Times New Roman"/>
          <w:sz w:val="24"/>
          <w:szCs w:val="24"/>
        </w:rPr>
        <w:t xml:space="preserve"> </w:t>
      </w:r>
      <w:r w:rsidR="00923376" w:rsidRPr="00A3036C">
        <w:rPr>
          <w:rFonts w:ascii="Times New Roman" w:hAnsi="Times New Roman" w:cs="Times New Roman"/>
          <w:sz w:val="24"/>
          <w:szCs w:val="24"/>
        </w:rPr>
        <w:t>cumpr</w:t>
      </w:r>
      <w:r w:rsidR="0060688E" w:rsidRPr="00A3036C">
        <w:rPr>
          <w:rFonts w:ascii="Times New Roman" w:hAnsi="Times New Roman" w:cs="Times New Roman"/>
          <w:sz w:val="24"/>
          <w:szCs w:val="24"/>
        </w:rPr>
        <w:t>em</w:t>
      </w:r>
      <w:r w:rsidR="00923376" w:rsidRPr="00A3036C">
        <w:rPr>
          <w:rFonts w:ascii="Times New Roman" w:hAnsi="Times New Roman" w:cs="Times New Roman"/>
          <w:sz w:val="24"/>
          <w:szCs w:val="24"/>
        </w:rPr>
        <w:t xml:space="preserve"> o acordo celebrado, por eles, especialmente, Tom</w:t>
      </w:r>
      <w:r w:rsidR="00403FA8" w:rsidRPr="00A3036C">
        <w:rPr>
          <w:rFonts w:ascii="Times New Roman" w:hAnsi="Times New Roman" w:cs="Times New Roman"/>
          <w:sz w:val="24"/>
          <w:szCs w:val="24"/>
        </w:rPr>
        <w:t xml:space="preserve"> e ou </w:t>
      </w:r>
      <w:r w:rsidR="00923376" w:rsidRPr="00A3036C">
        <w:rPr>
          <w:rFonts w:ascii="Times New Roman" w:hAnsi="Times New Roman" w:cs="Times New Roman"/>
          <w:sz w:val="24"/>
          <w:szCs w:val="24"/>
        </w:rPr>
        <w:t>Joseph Harrison</w:t>
      </w:r>
      <w:r w:rsidR="00403FA8" w:rsidRPr="00A3036C">
        <w:rPr>
          <w:rFonts w:ascii="Times New Roman" w:hAnsi="Times New Roman" w:cs="Times New Roman"/>
          <w:sz w:val="24"/>
          <w:szCs w:val="24"/>
        </w:rPr>
        <w:t xml:space="preserve">, </w:t>
      </w:r>
      <w:r w:rsidR="00364868" w:rsidRPr="00A3036C">
        <w:rPr>
          <w:rFonts w:ascii="Times New Roman" w:hAnsi="Times New Roman" w:cs="Times New Roman"/>
          <w:sz w:val="24"/>
          <w:szCs w:val="24"/>
        </w:rPr>
        <w:t>c</w:t>
      </w:r>
      <w:r w:rsidR="00F80471" w:rsidRPr="00A3036C">
        <w:rPr>
          <w:rFonts w:ascii="Times New Roman" w:hAnsi="Times New Roman" w:cs="Times New Roman"/>
          <w:sz w:val="24"/>
          <w:szCs w:val="24"/>
        </w:rPr>
        <w:t>om o SPA</w:t>
      </w:r>
      <w:r w:rsidR="00A1059E" w:rsidRPr="00A3036C">
        <w:rPr>
          <w:rFonts w:ascii="Times New Roman" w:hAnsi="Times New Roman" w:cs="Times New Roman"/>
          <w:sz w:val="24"/>
          <w:szCs w:val="24"/>
        </w:rPr>
        <w:t>.</w:t>
      </w:r>
      <w:r w:rsidR="00A31EA0" w:rsidRPr="00A3036C">
        <w:rPr>
          <w:rFonts w:ascii="Times New Roman" w:hAnsi="Times New Roman" w:cs="Times New Roman"/>
          <w:sz w:val="24"/>
          <w:szCs w:val="24"/>
        </w:rPr>
        <w:t xml:space="preserve"> </w:t>
      </w:r>
      <w:r w:rsidR="000B7153" w:rsidRPr="00A3036C">
        <w:rPr>
          <w:rFonts w:ascii="Times New Roman" w:hAnsi="Times New Roman" w:cs="Times New Roman"/>
          <w:sz w:val="24"/>
          <w:szCs w:val="24"/>
        </w:rPr>
        <w:t>Neste período</w:t>
      </w:r>
      <w:r w:rsidR="007A121E" w:rsidRPr="00A3036C">
        <w:rPr>
          <w:rFonts w:ascii="Times New Roman" w:hAnsi="Times New Roman" w:cs="Times New Roman"/>
          <w:sz w:val="24"/>
          <w:szCs w:val="24"/>
        </w:rPr>
        <w:t>,</w:t>
      </w:r>
      <w:r w:rsidR="000B7153" w:rsidRPr="00A3036C">
        <w:rPr>
          <w:rFonts w:ascii="Times New Roman" w:hAnsi="Times New Roman" w:cs="Times New Roman"/>
          <w:sz w:val="24"/>
          <w:szCs w:val="24"/>
        </w:rPr>
        <w:t xml:space="preserve"> tensões governamentais </w:t>
      </w:r>
      <w:r w:rsidR="007A121E" w:rsidRPr="00A3036C">
        <w:rPr>
          <w:rFonts w:ascii="Times New Roman" w:hAnsi="Times New Roman" w:cs="Times New Roman"/>
          <w:sz w:val="24"/>
          <w:szCs w:val="24"/>
        </w:rPr>
        <w:t>engrandecem ruídos</w:t>
      </w:r>
      <w:r w:rsidR="00B23B58" w:rsidRPr="00A3036C">
        <w:rPr>
          <w:rFonts w:ascii="Times New Roman" w:hAnsi="Times New Roman" w:cs="Times New Roman"/>
          <w:sz w:val="24"/>
          <w:szCs w:val="24"/>
        </w:rPr>
        <w:t xml:space="preserve"> insolúveis até a declaração da 3ª Guerra Mundial</w:t>
      </w:r>
      <w:r w:rsidR="00C243F5" w:rsidRPr="00A3036C">
        <w:rPr>
          <w:rFonts w:ascii="Times New Roman" w:hAnsi="Times New Roman" w:cs="Times New Roman"/>
          <w:sz w:val="24"/>
          <w:szCs w:val="24"/>
        </w:rPr>
        <w:t xml:space="preserve"> no dia 25 de dezembro do corrente ano</w:t>
      </w:r>
      <w:r w:rsidR="001B3A25" w:rsidRPr="00A3036C">
        <w:rPr>
          <w:rFonts w:ascii="Times New Roman" w:hAnsi="Times New Roman" w:cs="Times New Roman"/>
          <w:sz w:val="24"/>
          <w:szCs w:val="24"/>
        </w:rPr>
        <w:t xml:space="preserve">, motivada pelas investidas </w:t>
      </w:r>
      <w:r w:rsidR="00D97357" w:rsidRPr="00A3036C">
        <w:rPr>
          <w:rFonts w:ascii="Times New Roman" w:hAnsi="Times New Roman" w:cs="Times New Roman"/>
          <w:sz w:val="24"/>
          <w:szCs w:val="24"/>
        </w:rPr>
        <w:t>russa</w:t>
      </w:r>
      <w:r w:rsidR="001B3A25" w:rsidRPr="00A3036C">
        <w:rPr>
          <w:rFonts w:ascii="Times New Roman" w:hAnsi="Times New Roman" w:cs="Times New Roman"/>
          <w:sz w:val="24"/>
          <w:szCs w:val="24"/>
        </w:rPr>
        <w:t>s</w:t>
      </w:r>
      <w:r w:rsidR="00E70A30" w:rsidRPr="00A3036C">
        <w:rPr>
          <w:rFonts w:ascii="Times New Roman" w:hAnsi="Times New Roman" w:cs="Times New Roman"/>
          <w:sz w:val="24"/>
          <w:szCs w:val="24"/>
        </w:rPr>
        <w:t xml:space="preserve"> </w:t>
      </w:r>
      <w:r w:rsidR="00713FBF" w:rsidRPr="00A3036C">
        <w:rPr>
          <w:rFonts w:ascii="Times New Roman" w:hAnsi="Times New Roman" w:cs="Times New Roman"/>
          <w:sz w:val="24"/>
          <w:szCs w:val="24"/>
        </w:rPr>
        <w:t>e israelenses</w:t>
      </w:r>
      <w:r w:rsidR="00062F12" w:rsidRPr="00A3036C">
        <w:rPr>
          <w:rFonts w:ascii="Times New Roman" w:hAnsi="Times New Roman" w:cs="Times New Roman"/>
          <w:sz w:val="24"/>
          <w:szCs w:val="24"/>
        </w:rPr>
        <w:t>.</w:t>
      </w:r>
    </w:p>
    <w:p w14:paraId="3C570EF6" w14:textId="7A82BA74" w:rsidR="00D240B9" w:rsidRPr="00A3036C" w:rsidRDefault="00062F12"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Rússia, senhora das armas, </w:t>
      </w:r>
      <w:r w:rsidR="00F11148" w:rsidRPr="00A3036C">
        <w:rPr>
          <w:rFonts w:ascii="Times New Roman" w:hAnsi="Times New Roman" w:cs="Times New Roman"/>
          <w:sz w:val="24"/>
          <w:szCs w:val="24"/>
        </w:rPr>
        <w:t>China, Corea do Norte</w:t>
      </w:r>
      <w:r w:rsidR="009C7B80" w:rsidRPr="00A3036C">
        <w:rPr>
          <w:rFonts w:ascii="Times New Roman" w:hAnsi="Times New Roman" w:cs="Times New Roman"/>
          <w:sz w:val="24"/>
          <w:szCs w:val="24"/>
        </w:rPr>
        <w:t>, potências bélicas,</w:t>
      </w:r>
      <w:r w:rsidR="00F11148" w:rsidRPr="00A3036C">
        <w:rPr>
          <w:rFonts w:ascii="Times New Roman" w:hAnsi="Times New Roman" w:cs="Times New Roman"/>
          <w:sz w:val="24"/>
          <w:szCs w:val="24"/>
        </w:rPr>
        <w:t xml:space="preserve"> </w:t>
      </w:r>
      <w:r w:rsidR="00491319" w:rsidRPr="00A3036C">
        <w:rPr>
          <w:rFonts w:ascii="Times New Roman" w:hAnsi="Times New Roman" w:cs="Times New Roman"/>
          <w:sz w:val="24"/>
          <w:szCs w:val="24"/>
        </w:rPr>
        <w:t>e oponentes ocidentai</w:t>
      </w:r>
      <w:r w:rsidR="0062525C" w:rsidRPr="00A3036C">
        <w:rPr>
          <w:rFonts w:ascii="Times New Roman" w:hAnsi="Times New Roman" w:cs="Times New Roman"/>
          <w:sz w:val="24"/>
          <w:szCs w:val="24"/>
        </w:rPr>
        <w:t xml:space="preserve">s promovem destruição no </w:t>
      </w:r>
      <w:r w:rsidR="00B908BF" w:rsidRPr="00A3036C">
        <w:rPr>
          <w:rFonts w:ascii="Times New Roman" w:hAnsi="Times New Roman" w:cs="Times New Roman"/>
          <w:sz w:val="24"/>
          <w:szCs w:val="24"/>
        </w:rPr>
        <w:t>H</w:t>
      </w:r>
      <w:r w:rsidR="0062525C" w:rsidRPr="00A3036C">
        <w:rPr>
          <w:rFonts w:ascii="Times New Roman" w:hAnsi="Times New Roman" w:cs="Times New Roman"/>
          <w:sz w:val="24"/>
          <w:szCs w:val="24"/>
        </w:rPr>
        <w:t xml:space="preserve">emisfério </w:t>
      </w:r>
      <w:r w:rsidR="00B908BF" w:rsidRPr="00A3036C">
        <w:rPr>
          <w:rFonts w:ascii="Times New Roman" w:hAnsi="Times New Roman" w:cs="Times New Roman"/>
          <w:sz w:val="24"/>
          <w:szCs w:val="24"/>
        </w:rPr>
        <w:t>N</w:t>
      </w:r>
      <w:r w:rsidR="0062525C" w:rsidRPr="00A3036C">
        <w:rPr>
          <w:rFonts w:ascii="Times New Roman" w:hAnsi="Times New Roman" w:cs="Times New Roman"/>
          <w:sz w:val="24"/>
          <w:szCs w:val="24"/>
        </w:rPr>
        <w:t>orte, obrigando</w:t>
      </w:r>
      <w:r w:rsidR="00F5443F" w:rsidRPr="00A3036C">
        <w:rPr>
          <w:rFonts w:ascii="Times New Roman" w:hAnsi="Times New Roman" w:cs="Times New Roman"/>
          <w:sz w:val="24"/>
          <w:szCs w:val="24"/>
        </w:rPr>
        <w:t xml:space="preserve"> populares migrarem para o </w:t>
      </w:r>
      <w:r w:rsidR="00B908BF" w:rsidRPr="00A3036C">
        <w:rPr>
          <w:rFonts w:ascii="Times New Roman" w:hAnsi="Times New Roman" w:cs="Times New Roman"/>
          <w:sz w:val="24"/>
          <w:szCs w:val="24"/>
        </w:rPr>
        <w:t>H</w:t>
      </w:r>
      <w:r w:rsidR="00F5443F" w:rsidRPr="00A3036C">
        <w:rPr>
          <w:rFonts w:ascii="Times New Roman" w:hAnsi="Times New Roman" w:cs="Times New Roman"/>
          <w:sz w:val="24"/>
          <w:szCs w:val="24"/>
        </w:rPr>
        <w:t xml:space="preserve">emisfério </w:t>
      </w:r>
      <w:r w:rsidR="00B908BF" w:rsidRPr="00A3036C">
        <w:rPr>
          <w:rFonts w:ascii="Times New Roman" w:hAnsi="Times New Roman" w:cs="Times New Roman"/>
          <w:sz w:val="24"/>
          <w:szCs w:val="24"/>
        </w:rPr>
        <w:t>S</w:t>
      </w:r>
      <w:r w:rsidR="00F5443F" w:rsidRPr="00A3036C">
        <w:rPr>
          <w:rFonts w:ascii="Times New Roman" w:hAnsi="Times New Roman" w:cs="Times New Roman"/>
          <w:sz w:val="24"/>
          <w:szCs w:val="24"/>
        </w:rPr>
        <w:t>ul</w:t>
      </w:r>
      <w:r w:rsidR="00DF1803" w:rsidRPr="00A3036C">
        <w:rPr>
          <w:rFonts w:ascii="Times New Roman" w:hAnsi="Times New Roman" w:cs="Times New Roman"/>
          <w:sz w:val="24"/>
          <w:szCs w:val="24"/>
        </w:rPr>
        <w:t>.</w:t>
      </w:r>
      <w:r w:rsidR="00F5443F" w:rsidRPr="00A3036C">
        <w:rPr>
          <w:rFonts w:ascii="Times New Roman" w:hAnsi="Times New Roman" w:cs="Times New Roman"/>
          <w:sz w:val="24"/>
          <w:szCs w:val="24"/>
        </w:rPr>
        <w:t xml:space="preserve"> América do Sul</w:t>
      </w:r>
      <w:r w:rsidR="003F51B5" w:rsidRPr="00A3036C">
        <w:rPr>
          <w:rFonts w:ascii="Times New Roman" w:hAnsi="Times New Roman" w:cs="Times New Roman"/>
          <w:sz w:val="24"/>
          <w:szCs w:val="24"/>
        </w:rPr>
        <w:t>, Austrália e África do Sul, especialmente, o Brasil</w:t>
      </w:r>
      <w:r w:rsidR="00CC4B8C" w:rsidRPr="00A3036C">
        <w:rPr>
          <w:rFonts w:ascii="Times New Roman" w:hAnsi="Times New Roman" w:cs="Times New Roman"/>
          <w:sz w:val="24"/>
          <w:szCs w:val="24"/>
        </w:rPr>
        <w:t xml:space="preserve"> para recomeçarem suas </w:t>
      </w:r>
      <w:r w:rsidR="004239F4" w:rsidRPr="00A3036C">
        <w:rPr>
          <w:rFonts w:ascii="Times New Roman" w:hAnsi="Times New Roman" w:cs="Times New Roman"/>
          <w:sz w:val="24"/>
          <w:szCs w:val="24"/>
        </w:rPr>
        <w:t xml:space="preserve">novas </w:t>
      </w:r>
      <w:r w:rsidR="00CC4B8C" w:rsidRPr="00A3036C">
        <w:rPr>
          <w:rFonts w:ascii="Times New Roman" w:hAnsi="Times New Roman" w:cs="Times New Roman"/>
          <w:sz w:val="24"/>
          <w:szCs w:val="24"/>
        </w:rPr>
        <w:t>vidas</w:t>
      </w:r>
      <w:r w:rsidR="00A2651C" w:rsidRPr="00A3036C">
        <w:rPr>
          <w:rFonts w:ascii="Times New Roman" w:hAnsi="Times New Roman" w:cs="Times New Roman"/>
          <w:sz w:val="24"/>
          <w:szCs w:val="24"/>
        </w:rPr>
        <w:t xml:space="preserve"> num destes continentes</w:t>
      </w:r>
      <w:r w:rsidR="004727F1" w:rsidRPr="00A3036C">
        <w:rPr>
          <w:rFonts w:ascii="Times New Roman" w:hAnsi="Times New Roman" w:cs="Times New Roman"/>
          <w:sz w:val="24"/>
          <w:szCs w:val="24"/>
        </w:rPr>
        <w:t>.</w:t>
      </w:r>
      <w:r w:rsidR="00A2651C" w:rsidRPr="00A3036C">
        <w:rPr>
          <w:rFonts w:ascii="Times New Roman" w:hAnsi="Times New Roman" w:cs="Times New Roman"/>
          <w:sz w:val="24"/>
          <w:szCs w:val="24"/>
        </w:rPr>
        <w:t xml:space="preserve"> Antártida</w:t>
      </w:r>
      <w:r w:rsidR="003C3722" w:rsidRPr="00A3036C">
        <w:rPr>
          <w:rFonts w:ascii="Times New Roman" w:hAnsi="Times New Roman" w:cs="Times New Roman"/>
          <w:sz w:val="24"/>
          <w:szCs w:val="24"/>
        </w:rPr>
        <w:t xml:space="preserve">, explorado para pesquisas, </w:t>
      </w:r>
      <w:r w:rsidR="00F65AD8" w:rsidRPr="00A3036C">
        <w:rPr>
          <w:rFonts w:ascii="Times New Roman" w:hAnsi="Times New Roman" w:cs="Times New Roman"/>
          <w:sz w:val="24"/>
          <w:szCs w:val="24"/>
        </w:rPr>
        <w:t>não é opção recomendável</w:t>
      </w:r>
      <w:r w:rsidR="00B908BF" w:rsidRPr="00A3036C">
        <w:rPr>
          <w:rFonts w:ascii="Times New Roman" w:hAnsi="Times New Roman" w:cs="Times New Roman"/>
          <w:sz w:val="24"/>
          <w:szCs w:val="24"/>
        </w:rPr>
        <w:t>.</w:t>
      </w:r>
    </w:p>
    <w:p w14:paraId="7103F214" w14:textId="5CB87A12" w:rsidR="00B30341" w:rsidRPr="00A3036C" w:rsidRDefault="00A448AE"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Avaliação</w:t>
      </w:r>
      <w:r w:rsidR="00DA550E" w:rsidRPr="00A3036C">
        <w:rPr>
          <w:rFonts w:ascii="Times New Roman" w:hAnsi="Times New Roman" w:cs="Times New Roman"/>
          <w:sz w:val="24"/>
          <w:szCs w:val="24"/>
        </w:rPr>
        <w:t xml:space="preserve"> positiva</w:t>
      </w:r>
      <w:r w:rsidRPr="00A3036C">
        <w:rPr>
          <w:rFonts w:ascii="Times New Roman" w:hAnsi="Times New Roman" w:cs="Times New Roman"/>
          <w:sz w:val="24"/>
          <w:szCs w:val="24"/>
        </w:rPr>
        <w:t xml:space="preserve"> de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reinonaques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dominitilianos</w:t>
      </w:r>
      <w:r w:rsidR="00137EBB" w:rsidRPr="00A3036C">
        <w:rPr>
          <w:rFonts w:ascii="Times New Roman" w:hAnsi="Times New Roman" w:cs="Times New Roman"/>
          <w:sz w:val="24"/>
          <w:szCs w:val="24"/>
        </w:rPr>
        <w:t xml:space="preserve"> </w:t>
      </w:r>
      <w:r w:rsidR="000F579C" w:rsidRPr="00A3036C">
        <w:rPr>
          <w:rFonts w:ascii="Times New Roman" w:hAnsi="Times New Roman" w:cs="Times New Roman"/>
          <w:sz w:val="24"/>
          <w:szCs w:val="24"/>
        </w:rPr>
        <w:t>d</w:t>
      </w:r>
      <w:r w:rsidR="00137EBB" w:rsidRPr="00A3036C">
        <w:rPr>
          <w:rFonts w:ascii="Times New Roman" w:hAnsi="Times New Roman" w:cs="Times New Roman"/>
          <w:sz w:val="24"/>
          <w:szCs w:val="24"/>
        </w:rPr>
        <w:t xml:space="preserve">o </w:t>
      </w:r>
      <w:r w:rsidR="00137EBB" w:rsidRPr="00A3036C">
        <w:rPr>
          <w:rFonts w:ascii="Times New Roman" w:hAnsi="Times New Roman" w:cs="Times New Roman"/>
          <w:i/>
          <w:iCs/>
          <w:sz w:val="24"/>
          <w:szCs w:val="24"/>
        </w:rPr>
        <w:t xml:space="preserve">pacote de maldades </w:t>
      </w:r>
      <w:r w:rsidR="009F6BE0" w:rsidRPr="00A3036C">
        <w:rPr>
          <w:rFonts w:ascii="Times New Roman" w:hAnsi="Times New Roman" w:cs="Times New Roman"/>
          <w:sz w:val="24"/>
          <w:szCs w:val="24"/>
        </w:rPr>
        <w:t>cumpridor com excelência</w:t>
      </w:r>
      <w:r w:rsidR="009B575F" w:rsidRPr="00A3036C">
        <w:rPr>
          <w:rFonts w:ascii="Times New Roman" w:hAnsi="Times New Roman" w:cs="Times New Roman"/>
          <w:sz w:val="24"/>
          <w:szCs w:val="24"/>
        </w:rPr>
        <w:t xml:space="preserve"> de energias maléficas</w:t>
      </w:r>
      <w:r w:rsidR="00BC5E07" w:rsidRPr="00A3036C">
        <w:rPr>
          <w:rFonts w:ascii="Times New Roman" w:hAnsi="Times New Roman" w:cs="Times New Roman"/>
          <w:sz w:val="24"/>
          <w:szCs w:val="24"/>
        </w:rPr>
        <w:t xml:space="preserve"> pel</w:t>
      </w:r>
      <w:r w:rsidR="00554B69" w:rsidRPr="00A3036C">
        <w:rPr>
          <w:rFonts w:ascii="Times New Roman" w:hAnsi="Times New Roman" w:cs="Times New Roman"/>
          <w:sz w:val="24"/>
          <w:szCs w:val="24"/>
        </w:rPr>
        <w:t>o desconheciment</w:t>
      </w:r>
      <w:r w:rsidR="00AB397F" w:rsidRPr="00A3036C">
        <w:rPr>
          <w:rFonts w:ascii="Times New Roman" w:hAnsi="Times New Roman" w:cs="Times New Roman"/>
          <w:sz w:val="24"/>
          <w:szCs w:val="24"/>
        </w:rPr>
        <w:t>o do livre arbítrio humano</w:t>
      </w:r>
      <w:r w:rsidR="00DB33A1" w:rsidRPr="00A3036C">
        <w:rPr>
          <w:rFonts w:ascii="Times New Roman" w:hAnsi="Times New Roman" w:cs="Times New Roman"/>
          <w:sz w:val="24"/>
          <w:szCs w:val="24"/>
        </w:rPr>
        <w:t>,</w:t>
      </w:r>
      <w:r w:rsidR="00AB397F" w:rsidRPr="00A3036C">
        <w:rPr>
          <w:rFonts w:ascii="Times New Roman" w:hAnsi="Times New Roman" w:cs="Times New Roman"/>
          <w:sz w:val="24"/>
          <w:szCs w:val="24"/>
        </w:rPr>
        <w:t xml:space="preserve"> intuído</w:t>
      </w:r>
      <w:r w:rsidR="000E5E75" w:rsidRPr="00A3036C">
        <w:rPr>
          <w:rFonts w:ascii="Times New Roman" w:hAnsi="Times New Roman" w:cs="Times New Roman"/>
          <w:sz w:val="24"/>
          <w:szCs w:val="24"/>
        </w:rPr>
        <w:t xml:space="preserve"> pela mentira e ilusão solidificados</w:t>
      </w:r>
      <w:r w:rsidR="009638A3" w:rsidRPr="00A3036C">
        <w:rPr>
          <w:rFonts w:ascii="Times New Roman" w:hAnsi="Times New Roman" w:cs="Times New Roman"/>
          <w:sz w:val="24"/>
          <w:szCs w:val="24"/>
        </w:rPr>
        <w:t xml:space="preserve"> no Sistema Terra.</w:t>
      </w:r>
    </w:p>
    <w:p w14:paraId="61B747F8" w14:textId="137DE3F3" w:rsidR="00A448AE" w:rsidRPr="00A3036C" w:rsidRDefault="00B30341"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Algozlenirus no </w:t>
      </w:r>
      <w:r w:rsidRPr="00A3036C">
        <w:rPr>
          <w:rFonts w:ascii="Times New Roman" w:hAnsi="Times New Roman" w:cs="Times New Roman"/>
          <w:i/>
          <w:iCs/>
          <w:sz w:val="24"/>
          <w:szCs w:val="24"/>
        </w:rPr>
        <w:t>terceiro</w:t>
      </w:r>
      <w:r w:rsidR="008B0C31" w:rsidRPr="00A3036C">
        <w:rPr>
          <w:rFonts w:ascii="Times New Roman" w:hAnsi="Times New Roman" w:cs="Times New Roman"/>
          <w:sz w:val="24"/>
          <w:szCs w:val="24"/>
        </w:rPr>
        <w:t xml:space="preserve">, Ilusiodiano no </w:t>
      </w:r>
      <w:r w:rsidR="008B0C31" w:rsidRPr="00A3036C">
        <w:rPr>
          <w:rFonts w:ascii="Times New Roman" w:hAnsi="Times New Roman" w:cs="Times New Roman"/>
          <w:i/>
          <w:iCs/>
          <w:sz w:val="24"/>
          <w:szCs w:val="24"/>
        </w:rPr>
        <w:t>primeiro</w:t>
      </w:r>
      <w:r w:rsidR="00696113" w:rsidRPr="00A3036C">
        <w:rPr>
          <w:rFonts w:ascii="Times New Roman" w:hAnsi="Times New Roman" w:cs="Times New Roman"/>
          <w:i/>
          <w:iCs/>
          <w:sz w:val="24"/>
          <w:szCs w:val="24"/>
        </w:rPr>
        <w:t xml:space="preserve"> </w:t>
      </w:r>
      <w:r w:rsidR="00696113" w:rsidRPr="00A3036C">
        <w:rPr>
          <w:rFonts w:ascii="Times New Roman" w:hAnsi="Times New Roman" w:cs="Times New Roman"/>
          <w:sz w:val="24"/>
          <w:szCs w:val="24"/>
        </w:rPr>
        <w:t>e Reinódio</w:t>
      </w:r>
      <w:r w:rsidR="002274DF" w:rsidRPr="00A3036C">
        <w:rPr>
          <w:rFonts w:ascii="Times New Roman" w:hAnsi="Times New Roman" w:cs="Times New Roman"/>
          <w:sz w:val="24"/>
          <w:szCs w:val="24"/>
        </w:rPr>
        <w:t>, no segundo,</w:t>
      </w:r>
      <w:r w:rsidR="00696113" w:rsidRPr="00A3036C">
        <w:rPr>
          <w:rFonts w:ascii="Times New Roman" w:hAnsi="Times New Roman" w:cs="Times New Roman"/>
          <w:sz w:val="24"/>
          <w:szCs w:val="24"/>
        </w:rPr>
        <w:t xml:space="preserve"> e Reinovil n</w:t>
      </w:r>
      <w:r w:rsidR="002960B8" w:rsidRPr="00A3036C">
        <w:rPr>
          <w:rFonts w:ascii="Times New Roman" w:hAnsi="Times New Roman" w:cs="Times New Roman"/>
          <w:sz w:val="24"/>
          <w:szCs w:val="24"/>
        </w:rPr>
        <w:t>o</w:t>
      </w:r>
      <w:r w:rsidR="00696113" w:rsidRPr="00A3036C">
        <w:rPr>
          <w:rFonts w:ascii="Times New Roman" w:hAnsi="Times New Roman" w:cs="Times New Roman"/>
          <w:sz w:val="24"/>
          <w:szCs w:val="24"/>
        </w:rPr>
        <w:t xml:space="preserve"> subterr</w:t>
      </w:r>
      <w:r w:rsidR="002960B8" w:rsidRPr="00A3036C">
        <w:rPr>
          <w:rFonts w:ascii="Times New Roman" w:hAnsi="Times New Roman" w:cs="Times New Roman"/>
          <w:sz w:val="24"/>
          <w:szCs w:val="24"/>
        </w:rPr>
        <w:t>âneo</w:t>
      </w:r>
      <w:r w:rsidR="002F6C62" w:rsidRPr="00A3036C">
        <w:rPr>
          <w:rFonts w:ascii="Times New Roman" w:hAnsi="Times New Roman" w:cs="Times New Roman"/>
          <w:sz w:val="24"/>
          <w:szCs w:val="24"/>
        </w:rPr>
        <w:t xml:space="preserve"> do planeta,</w:t>
      </w:r>
      <w:r w:rsidR="00A90741" w:rsidRPr="00A3036C">
        <w:rPr>
          <w:rFonts w:ascii="Times New Roman" w:hAnsi="Times New Roman" w:cs="Times New Roman"/>
          <w:sz w:val="24"/>
          <w:szCs w:val="24"/>
        </w:rPr>
        <w:t xml:space="preserve"> reprodutor da Terra</w:t>
      </w:r>
      <w:r w:rsidR="00A448AE" w:rsidRPr="00A3036C">
        <w:rPr>
          <w:rFonts w:ascii="Times New Roman" w:hAnsi="Times New Roman" w:cs="Times New Roman"/>
          <w:sz w:val="24"/>
          <w:szCs w:val="24"/>
        </w:rPr>
        <w:t xml:space="preserve"> </w:t>
      </w:r>
      <w:r w:rsidR="00E57899" w:rsidRPr="00A3036C">
        <w:rPr>
          <w:rFonts w:ascii="Times New Roman" w:hAnsi="Times New Roman" w:cs="Times New Roman"/>
          <w:sz w:val="24"/>
          <w:szCs w:val="24"/>
        </w:rPr>
        <w:t>intacta</w:t>
      </w:r>
      <w:r w:rsidR="002F6C62" w:rsidRPr="00A3036C">
        <w:rPr>
          <w:rFonts w:ascii="Times New Roman" w:hAnsi="Times New Roman" w:cs="Times New Roman"/>
          <w:sz w:val="24"/>
          <w:szCs w:val="24"/>
        </w:rPr>
        <w:t xml:space="preserve"> na sua exuberância natural</w:t>
      </w:r>
      <w:r w:rsidR="00E77F9D" w:rsidRPr="00A3036C">
        <w:rPr>
          <w:rFonts w:ascii="Times New Roman" w:hAnsi="Times New Roman" w:cs="Times New Roman"/>
          <w:sz w:val="24"/>
          <w:szCs w:val="24"/>
        </w:rPr>
        <w:t xml:space="preserve">, </w:t>
      </w:r>
      <w:r w:rsidR="00FD3FFD" w:rsidRPr="00A3036C">
        <w:rPr>
          <w:rFonts w:ascii="Times New Roman" w:hAnsi="Times New Roman" w:cs="Times New Roman"/>
          <w:sz w:val="24"/>
          <w:szCs w:val="24"/>
        </w:rPr>
        <w:t xml:space="preserve">comunicam-se pelo </w:t>
      </w:r>
      <w:r w:rsidR="00FD3FFD" w:rsidRPr="00A3036C">
        <w:rPr>
          <w:rFonts w:ascii="Times New Roman" w:hAnsi="Times New Roman" w:cs="Times New Roman"/>
          <w:i/>
          <w:iCs/>
          <w:sz w:val="24"/>
          <w:szCs w:val="24"/>
        </w:rPr>
        <w:t>túnel do tempo</w:t>
      </w:r>
      <w:r w:rsidR="00E77F9D" w:rsidRPr="00A3036C">
        <w:rPr>
          <w:rFonts w:ascii="Times New Roman" w:hAnsi="Times New Roman" w:cs="Times New Roman"/>
          <w:sz w:val="24"/>
          <w:szCs w:val="24"/>
        </w:rPr>
        <w:t>.</w:t>
      </w:r>
    </w:p>
    <w:p w14:paraId="2B120302" w14:textId="77777777" w:rsidR="00FD3FFD" w:rsidRPr="00A3036C" w:rsidRDefault="00FD3FFD" w:rsidP="000E37AB">
      <w:pPr>
        <w:spacing w:after="0"/>
        <w:jc w:val="both"/>
        <w:rPr>
          <w:rFonts w:ascii="Times New Roman" w:hAnsi="Times New Roman" w:cs="Times New Roman"/>
          <w:sz w:val="24"/>
          <w:szCs w:val="24"/>
        </w:rPr>
      </w:pPr>
    </w:p>
    <w:p w14:paraId="08C02505" w14:textId="77777777" w:rsidR="00557E95" w:rsidRPr="00A3036C" w:rsidRDefault="00FD3FFD"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F5168" w:rsidRPr="00A3036C">
        <w:rPr>
          <w:rFonts w:ascii="Times New Roman" w:hAnsi="Times New Roman" w:cs="Times New Roman"/>
          <w:sz w:val="24"/>
          <w:szCs w:val="24"/>
        </w:rPr>
        <w:t xml:space="preserve">Queridos </w:t>
      </w:r>
      <w:r w:rsidR="000F5168" w:rsidRPr="00A3036C">
        <w:rPr>
          <w:rFonts w:ascii="Times New Roman" w:hAnsi="Times New Roman" w:cs="Times New Roman"/>
          <w:i/>
          <w:iCs/>
          <w:sz w:val="24"/>
          <w:szCs w:val="24"/>
        </w:rPr>
        <w:t>reinonaques e dominitilianos</w:t>
      </w:r>
      <w:r w:rsidR="00050B93" w:rsidRPr="00A3036C">
        <w:rPr>
          <w:rFonts w:ascii="Times New Roman" w:hAnsi="Times New Roman" w:cs="Times New Roman"/>
          <w:sz w:val="24"/>
          <w:szCs w:val="24"/>
        </w:rPr>
        <w:t>, o Sistema Terra está</w:t>
      </w:r>
      <w:r w:rsidR="00FF3AFC" w:rsidRPr="00A3036C">
        <w:rPr>
          <w:rFonts w:ascii="Times New Roman" w:hAnsi="Times New Roman" w:cs="Times New Roman"/>
          <w:sz w:val="24"/>
          <w:szCs w:val="24"/>
        </w:rPr>
        <w:t xml:space="preserve"> em vigor vitalício ― Algozlenirus </w:t>
      </w:r>
      <w:r w:rsidR="00405D44" w:rsidRPr="00A3036C">
        <w:rPr>
          <w:rFonts w:ascii="Times New Roman" w:hAnsi="Times New Roman" w:cs="Times New Roman"/>
          <w:sz w:val="24"/>
          <w:szCs w:val="24"/>
        </w:rPr>
        <w:t xml:space="preserve">radiante </w:t>
      </w:r>
      <w:r w:rsidR="00FF3AFC" w:rsidRPr="00A3036C">
        <w:rPr>
          <w:rFonts w:ascii="Times New Roman" w:hAnsi="Times New Roman" w:cs="Times New Roman"/>
          <w:sz w:val="24"/>
          <w:szCs w:val="24"/>
        </w:rPr>
        <w:t>―</w:t>
      </w:r>
      <w:r w:rsidR="00405D44" w:rsidRPr="00A3036C">
        <w:rPr>
          <w:rFonts w:ascii="Times New Roman" w:hAnsi="Times New Roman" w:cs="Times New Roman"/>
          <w:sz w:val="24"/>
          <w:szCs w:val="24"/>
        </w:rPr>
        <w:t xml:space="preserve"> </w:t>
      </w:r>
      <w:r w:rsidR="00883DFF" w:rsidRPr="00A3036C">
        <w:rPr>
          <w:rFonts w:ascii="Times New Roman" w:hAnsi="Times New Roman" w:cs="Times New Roman"/>
          <w:sz w:val="24"/>
          <w:szCs w:val="24"/>
        </w:rPr>
        <w:t>O sequestro seguido da 3ª Guerra Mundial</w:t>
      </w:r>
      <w:r w:rsidR="00113B19" w:rsidRPr="00A3036C">
        <w:rPr>
          <w:rFonts w:ascii="Times New Roman" w:hAnsi="Times New Roman" w:cs="Times New Roman"/>
          <w:sz w:val="24"/>
          <w:szCs w:val="24"/>
        </w:rPr>
        <w:t xml:space="preserve"> são preponderantes. ▬ </w:t>
      </w:r>
      <w:r w:rsidR="00557E95" w:rsidRPr="00A3036C">
        <w:rPr>
          <w:rFonts w:ascii="Times New Roman" w:hAnsi="Times New Roman" w:cs="Times New Roman"/>
          <w:sz w:val="24"/>
          <w:szCs w:val="24"/>
        </w:rPr>
        <w:t>gargalha.</w:t>
      </w:r>
    </w:p>
    <w:p w14:paraId="455FEA37" w14:textId="77777777" w:rsidR="00557E95" w:rsidRPr="00A3036C" w:rsidRDefault="00557E95" w:rsidP="000E37AB">
      <w:pPr>
        <w:spacing w:after="0"/>
        <w:jc w:val="both"/>
        <w:rPr>
          <w:rFonts w:ascii="Times New Roman" w:hAnsi="Times New Roman" w:cs="Times New Roman"/>
          <w:sz w:val="24"/>
          <w:szCs w:val="24"/>
        </w:rPr>
      </w:pPr>
    </w:p>
    <w:p w14:paraId="3CF899CA" w14:textId="0D9D982F" w:rsidR="006E00F4" w:rsidRPr="00A3036C" w:rsidRDefault="00557E95"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F95D8E" w:rsidRPr="00A3036C">
        <w:rPr>
          <w:rFonts w:ascii="Times New Roman" w:hAnsi="Times New Roman" w:cs="Times New Roman"/>
          <w:sz w:val="24"/>
          <w:szCs w:val="24"/>
        </w:rPr>
        <w:t>E, estão funcionando muito bem ― Re</w:t>
      </w:r>
      <w:r w:rsidR="00830791" w:rsidRPr="00A3036C">
        <w:rPr>
          <w:rFonts w:ascii="Times New Roman" w:hAnsi="Times New Roman" w:cs="Times New Roman"/>
          <w:sz w:val="24"/>
          <w:szCs w:val="24"/>
        </w:rPr>
        <w:t>i</w:t>
      </w:r>
      <w:r w:rsidR="00F95D8E" w:rsidRPr="00A3036C">
        <w:rPr>
          <w:rFonts w:ascii="Times New Roman" w:hAnsi="Times New Roman" w:cs="Times New Roman"/>
          <w:sz w:val="24"/>
          <w:szCs w:val="24"/>
        </w:rPr>
        <w:t>nódio</w:t>
      </w:r>
      <w:r w:rsidR="00830791" w:rsidRPr="00A3036C">
        <w:rPr>
          <w:rFonts w:ascii="Times New Roman" w:hAnsi="Times New Roman" w:cs="Times New Roman"/>
          <w:sz w:val="24"/>
          <w:szCs w:val="24"/>
        </w:rPr>
        <w:t xml:space="preserve"> decreta </w:t>
      </w:r>
      <w:r w:rsidR="00F95D8E" w:rsidRPr="00A3036C">
        <w:rPr>
          <w:rFonts w:ascii="Times New Roman" w:hAnsi="Times New Roman" w:cs="Times New Roman"/>
          <w:sz w:val="24"/>
          <w:szCs w:val="24"/>
        </w:rPr>
        <w:t>―</w:t>
      </w:r>
      <w:r w:rsidR="00830791" w:rsidRPr="00A3036C">
        <w:rPr>
          <w:rFonts w:ascii="Times New Roman" w:hAnsi="Times New Roman" w:cs="Times New Roman"/>
          <w:sz w:val="24"/>
          <w:szCs w:val="24"/>
        </w:rPr>
        <w:t xml:space="preserve"> A crônica “Papo Reto”</w:t>
      </w:r>
      <w:r w:rsidR="0089469C" w:rsidRPr="00A3036C">
        <w:rPr>
          <w:rFonts w:ascii="Times New Roman" w:hAnsi="Times New Roman" w:cs="Times New Roman"/>
          <w:sz w:val="24"/>
          <w:szCs w:val="24"/>
        </w:rPr>
        <w:t xml:space="preserve"> desaparecera e a guerra</w:t>
      </w:r>
      <w:r w:rsidR="00056C35" w:rsidRPr="00A3036C">
        <w:rPr>
          <w:rFonts w:ascii="Times New Roman" w:hAnsi="Times New Roman" w:cs="Times New Roman"/>
          <w:sz w:val="24"/>
          <w:szCs w:val="24"/>
        </w:rPr>
        <w:t xml:space="preserve"> deixa a população terráquea, esteja longe ou, principalmente, perto </w:t>
      </w:r>
      <w:r w:rsidR="00AD72F6" w:rsidRPr="00A3036C">
        <w:rPr>
          <w:rFonts w:ascii="Times New Roman" w:hAnsi="Times New Roman" w:cs="Times New Roman"/>
          <w:sz w:val="24"/>
          <w:szCs w:val="24"/>
        </w:rPr>
        <w:t xml:space="preserve">desta atrocidade, </w:t>
      </w:r>
      <w:r w:rsidR="00F5150B" w:rsidRPr="00A3036C">
        <w:rPr>
          <w:rFonts w:ascii="Times New Roman" w:hAnsi="Times New Roman" w:cs="Times New Roman"/>
          <w:sz w:val="24"/>
          <w:szCs w:val="24"/>
        </w:rPr>
        <w:t>n</w:t>
      </w:r>
      <w:r w:rsidR="00E8398E" w:rsidRPr="00A3036C">
        <w:rPr>
          <w:rFonts w:ascii="Times New Roman" w:hAnsi="Times New Roman" w:cs="Times New Roman"/>
          <w:sz w:val="24"/>
          <w:szCs w:val="24"/>
        </w:rPr>
        <w:t>o baixo astral, favorável</w:t>
      </w:r>
      <w:r w:rsidR="006E00F4" w:rsidRPr="00A3036C">
        <w:rPr>
          <w:rFonts w:ascii="Times New Roman" w:hAnsi="Times New Roman" w:cs="Times New Roman"/>
          <w:sz w:val="24"/>
          <w:szCs w:val="24"/>
        </w:rPr>
        <w:t xml:space="preserve"> à nossa dominação. ▬ arrogante.</w:t>
      </w:r>
    </w:p>
    <w:p w14:paraId="6C76A34B" w14:textId="77777777" w:rsidR="006E00F4" w:rsidRPr="00A3036C" w:rsidRDefault="006E00F4" w:rsidP="000E37AB">
      <w:pPr>
        <w:spacing w:after="0"/>
        <w:jc w:val="both"/>
        <w:rPr>
          <w:rFonts w:ascii="Times New Roman" w:hAnsi="Times New Roman" w:cs="Times New Roman"/>
          <w:sz w:val="24"/>
          <w:szCs w:val="24"/>
        </w:rPr>
      </w:pPr>
    </w:p>
    <w:p w14:paraId="466D613E" w14:textId="7A7F6C02" w:rsidR="00B07F70" w:rsidRPr="00A3036C" w:rsidRDefault="006E00F4"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636F3C" w:rsidRPr="00A3036C">
        <w:rPr>
          <w:rFonts w:ascii="Times New Roman" w:hAnsi="Times New Roman" w:cs="Times New Roman"/>
          <w:sz w:val="24"/>
          <w:szCs w:val="24"/>
        </w:rPr>
        <w:t xml:space="preserve"> </w:t>
      </w:r>
      <w:r w:rsidR="00E61F9E" w:rsidRPr="00A3036C">
        <w:rPr>
          <w:rFonts w:ascii="Times New Roman" w:hAnsi="Times New Roman" w:cs="Times New Roman"/>
          <w:sz w:val="24"/>
          <w:szCs w:val="24"/>
        </w:rPr>
        <w:t>P</w:t>
      </w:r>
      <w:r w:rsidR="00636F3C" w:rsidRPr="00A3036C">
        <w:rPr>
          <w:rFonts w:ascii="Times New Roman" w:hAnsi="Times New Roman" w:cs="Times New Roman"/>
          <w:sz w:val="24"/>
          <w:szCs w:val="24"/>
        </w:rPr>
        <w:t>recisamos definir o tempo desta guerra ― Reinovil</w:t>
      </w:r>
      <w:r w:rsidR="00E61F9E" w:rsidRPr="00A3036C">
        <w:rPr>
          <w:rFonts w:ascii="Times New Roman" w:hAnsi="Times New Roman" w:cs="Times New Roman"/>
          <w:sz w:val="24"/>
          <w:szCs w:val="24"/>
        </w:rPr>
        <w:t xml:space="preserve"> cobra </w:t>
      </w:r>
      <w:r w:rsidR="00636F3C" w:rsidRPr="00A3036C">
        <w:rPr>
          <w:rFonts w:ascii="Times New Roman" w:hAnsi="Times New Roman" w:cs="Times New Roman"/>
          <w:sz w:val="24"/>
          <w:szCs w:val="24"/>
        </w:rPr>
        <w:t>―</w:t>
      </w:r>
      <w:r w:rsidR="00E61F9E" w:rsidRPr="00A3036C">
        <w:rPr>
          <w:rFonts w:ascii="Times New Roman" w:hAnsi="Times New Roman" w:cs="Times New Roman"/>
          <w:sz w:val="24"/>
          <w:szCs w:val="24"/>
        </w:rPr>
        <w:t xml:space="preserve"> Aproveitando para estrearmos o espetáculo “O filho pródigo volta ao lar”</w:t>
      </w:r>
      <w:r w:rsidR="00FA3375" w:rsidRPr="00A3036C">
        <w:rPr>
          <w:rFonts w:ascii="Times New Roman" w:hAnsi="Times New Roman" w:cs="Times New Roman"/>
          <w:sz w:val="24"/>
          <w:szCs w:val="24"/>
        </w:rPr>
        <w:t xml:space="preserve"> com</w:t>
      </w:r>
      <w:r w:rsidR="00062D20" w:rsidRPr="00A3036C">
        <w:rPr>
          <w:rFonts w:ascii="Times New Roman" w:hAnsi="Times New Roman" w:cs="Times New Roman"/>
          <w:sz w:val="24"/>
          <w:szCs w:val="24"/>
        </w:rPr>
        <w:t xml:space="preserve"> </w:t>
      </w:r>
      <w:r w:rsidR="00C5189F" w:rsidRPr="00A3036C">
        <w:rPr>
          <w:rFonts w:ascii="Times New Roman" w:hAnsi="Times New Roman" w:cs="Times New Roman"/>
          <w:sz w:val="24"/>
          <w:szCs w:val="24"/>
        </w:rPr>
        <w:t>Jesuíno Deusalino Pereira Nunes, interpretando</w:t>
      </w:r>
      <w:r w:rsidR="00FA3375" w:rsidRPr="00A3036C">
        <w:rPr>
          <w:rFonts w:ascii="Times New Roman" w:hAnsi="Times New Roman" w:cs="Times New Roman"/>
          <w:sz w:val="24"/>
          <w:szCs w:val="24"/>
        </w:rPr>
        <w:t xml:space="preserve"> Emmanuel Jesus de Deus e participação especial de Roberto Evaristo de Macedo. ▬ irônico.</w:t>
      </w:r>
    </w:p>
    <w:p w14:paraId="296602A7" w14:textId="77777777" w:rsidR="00B07F70" w:rsidRPr="00A3036C" w:rsidRDefault="00B07F70" w:rsidP="000E37AB">
      <w:pPr>
        <w:spacing w:after="0"/>
        <w:jc w:val="both"/>
        <w:rPr>
          <w:rFonts w:ascii="Times New Roman" w:hAnsi="Times New Roman" w:cs="Times New Roman"/>
          <w:sz w:val="24"/>
          <w:szCs w:val="24"/>
        </w:rPr>
      </w:pPr>
    </w:p>
    <w:p w14:paraId="2F64DAC4" w14:textId="7156A7D5" w:rsidR="00F63BF4" w:rsidRPr="00A3036C" w:rsidRDefault="00B07F70"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Não cantemos vitória antes do tempo</w:t>
      </w:r>
      <w:r w:rsidR="00F85869" w:rsidRPr="00A3036C">
        <w:rPr>
          <w:rFonts w:ascii="Times New Roman" w:hAnsi="Times New Roman" w:cs="Times New Roman"/>
          <w:sz w:val="24"/>
          <w:szCs w:val="24"/>
        </w:rPr>
        <w:t xml:space="preserve"> ― Ilusiodiano</w:t>
      </w:r>
      <w:r w:rsidR="00D27D3A" w:rsidRPr="00A3036C">
        <w:rPr>
          <w:rFonts w:ascii="Times New Roman" w:hAnsi="Times New Roman" w:cs="Times New Roman"/>
          <w:sz w:val="24"/>
          <w:szCs w:val="24"/>
        </w:rPr>
        <w:t xml:space="preserve"> acalma os ânimos </w:t>
      </w:r>
      <w:r w:rsidR="00F85869" w:rsidRPr="00A3036C">
        <w:rPr>
          <w:rFonts w:ascii="Times New Roman" w:hAnsi="Times New Roman" w:cs="Times New Roman"/>
          <w:sz w:val="24"/>
          <w:szCs w:val="24"/>
        </w:rPr>
        <w:t>―</w:t>
      </w:r>
      <w:r w:rsidR="00D27D3A" w:rsidRPr="00A3036C">
        <w:rPr>
          <w:rFonts w:ascii="Times New Roman" w:hAnsi="Times New Roman" w:cs="Times New Roman"/>
          <w:sz w:val="24"/>
          <w:szCs w:val="24"/>
        </w:rPr>
        <w:t xml:space="preserve"> Deixemos para comemorarmos no êxito do desfech</w:t>
      </w:r>
      <w:r w:rsidR="007643C1" w:rsidRPr="00A3036C">
        <w:rPr>
          <w:rFonts w:ascii="Times New Roman" w:hAnsi="Times New Roman" w:cs="Times New Roman"/>
          <w:sz w:val="24"/>
          <w:szCs w:val="24"/>
        </w:rPr>
        <w:t>o</w:t>
      </w:r>
      <w:r w:rsidR="00741184" w:rsidRPr="00A3036C">
        <w:rPr>
          <w:rFonts w:ascii="Times New Roman" w:hAnsi="Times New Roman" w:cs="Times New Roman"/>
          <w:sz w:val="24"/>
          <w:szCs w:val="24"/>
        </w:rPr>
        <w:t>, ou seja, no impacto de “O filho pródigo volta ao lar”</w:t>
      </w:r>
      <w:r w:rsidR="007643C1" w:rsidRPr="00A3036C">
        <w:rPr>
          <w:rFonts w:ascii="Times New Roman" w:hAnsi="Times New Roman" w:cs="Times New Roman"/>
          <w:sz w:val="24"/>
          <w:szCs w:val="24"/>
        </w:rPr>
        <w:t xml:space="preserve"> que poderia ser no dia 25 de dezembro de 202</w:t>
      </w:r>
      <w:r w:rsidR="0061202A" w:rsidRPr="00A3036C">
        <w:rPr>
          <w:rFonts w:ascii="Times New Roman" w:hAnsi="Times New Roman" w:cs="Times New Roman"/>
          <w:sz w:val="24"/>
          <w:szCs w:val="24"/>
        </w:rPr>
        <w:t>5</w:t>
      </w:r>
      <w:r w:rsidR="00F63BF4" w:rsidRPr="00A3036C">
        <w:rPr>
          <w:rFonts w:ascii="Times New Roman" w:hAnsi="Times New Roman" w:cs="Times New Roman"/>
          <w:sz w:val="24"/>
          <w:szCs w:val="24"/>
        </w:rPr>
        <w:t>. ▬ sugere.</w:t>
      </w:r>
    </w:p>
    <w:p w14:paraId="0F7DB0DA" w14:textId="77777777" w:rsidR="00F63BF4" w:rsidRPr="00A3036C" w:rsidRDefault="00F63BF4" w:rsidP="000E37AB">
      <w:pPr>
        <w:spacing w:after="0"/>
        <w:jc w:val="both"/>
        <w:rPr>
          <w:rFonts w:ascii="Times New Roman" w:hAnsi="Times New Roman" w:cs="Times New Roman"/>
          <w:sz w:val="24"/>
          <w:szCs w:val="24"/>
        </w:rPr>
      </w:pPr>
    </w:p>
    <w:p w14:paraId="6BD807EB" w14:textId="5A61D6CA" w:rsidR="009F3DF0" w:rsidRPr="00A3036C" w:rsidRDefault="00F63BF4"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Adorei</w:t>
      </w:r>
      <w:r w:rsidR="006416E3" w:rsidRPr="00A3036C">
        <w:rPr>
          <w:rFonts w:ascii="Times New Roman" w:hAnsi="Times New Roman" w:cs="Times New Roman"/>
          <w:sz w:val="24"/>
          <w:szCs w:val="24"/>
        </w:rPr>
        <w:t xml:space="preserve"> esta ideia ― Reinódio compactua ―</w:t>
      </w:r>
      <w:r w:rsidR="006E00F4" w:rsidRPr="00A3036C">
        <w:rPr>
          <w:rFonts w:ascii="Times New Roman" w:hAnsi="Times New Roman" w:cs="Times New Roman"/>
          <w:sz w:val="24"/>
          <w:szCs w:val="24"/>
        </w:rPr>
        <w:t xml:space="preserve"> </w:t>
      </w:r>
      <w:r w:rsidR="000C7135" w:rsidRPr="00A3036C">
        <w:rPr>
          <w:rFonts w:ascii="Times New Roman" w:hAnsi="Times New Roman" w:cs="Times New Roman"/>
          <w:sz w:val="24"/>
          <w:szCs w:val="24"/>
        </w:rPr>
        <w:t>Compaixão humana</w:t>
      </w:r>
      <w:r w:rsidR="00FE382B" w:rsidRPr="00A3036C">
        <w:rPr>
          <w:rFonts w:ascii="Times New Roman" w:hAnsi="Times New Roman" w:cs="Times New Roman"/>
          <w:sz w:val="24"/>
          <w:szCs w:val="24"/>
        </w:rPr>
        <w:t>,</w:t>
      </w:r>
      <w:r w:rsidR="000C7135" w:rsidRPr="00A3036C">
        <w:rPr>
          <w:rFonts w:ascii="Times New Roman" w:hAnsi="Times New Roman" w:cs="Times New Roman"/>
          <w:sz w:val="24"/>
          <w:szCs w:val="24"/>
        </w:rPr>
        <w:t xml:space="preserve"> a flor da pele com </w:t>
      </w:r>
      <w:r w:rsidR="00161764" w:rsidRPr="00A3036C">
        <w:rPr>
          <w:rFonts w:ascii="Times New Roman" w:hAnsi="Times New Roman" w:cs="Times New Roman"/>
          <w:sz w:val="24"/>
          <w:szCs w:val="24"/>
        </w:rPr>
        <w:t xml:space="preserve">a guerra, </w:t>
      </w:r>
      <w:r w:rsidR="000C7135" w:rsidRPr="00A3036C">
        <w:rPr>
          <w:rFonts w:ascii="Times New Roman" w:hAnsi="Times New Roman" w:cs="Times New Roman"/>
          <w:sz w:val="24"/>
          <w:szCs w:val="24"/>
        </w:rPr>
        <w:t>as festas natalinas</w:t>
      </w:r>
      <w:r w:rsidR="00FE382B" w:rsidRPr="00A3036C">
        <w:rPr>
          <w:rFonts w:ascii="Times New Roman" w:hAnsi="Times New Roman" w:cs="Times New Roman"/>
          <w:sz w:val="24"/>
          <w:szCs w:val="24"/>
        </w:rPr>
        <w:t xml:space="preserve"> e a esperança de um ano novo de prosperidade, </w:t>
      </w:r>
      <w:r w:rsidR="00795BF3" w:rsidRPr="00A3036C">
        <w:rPr>
          <w:rFonts w:ascii="Times New Roman" w:hAnsi="Times New Roman" w:cs="Times New Roman"/>
          <w:sz w:val="24"/>
          <w:szCs w:val="24"/>
        </w:rPr>
        <w:t>sensibilizará sua fé inabalável</w:t>
      </w:r>
      <w:r w:rsidR="009F3DF0" w:rsidRPr="00A3036C">
        <w:rPr>
          <w:rFonts w:ascii="Times New Roman" w:hAnsi="Times New Roman" w:cs="Times New Roman"/>
          <w:sz w:val="24"/>
          <w:szCs w:val="24"/>
        </w:rPr>
        <w:t xml:space="preserve"> por estar acreditando no que vê. ▬ justifica.</w:t>
      </w:r>
    </w:p>
    <w:p w14:paraId="0506E542" w14:textId="77777777" w:rsidR="009F3DF0" w:rsidRPr="00A3036C" w:rsidRDefault="009F3DF0" w:rsidP="000E37AB">
      <w:pPr>
        <w:spacing w:after="0"/>
        <w:jc w:val="both"/>
        <w:rPr>
          <w:rFonts w:ascii="Times New Roman" w:hAnsi="Times New Roman" w:cs="Times New Roman"/>
          <w:sz w:val="24"/>
          <w:szCs w:val="24"/>
        </w:rPr>
      </w:pPr>
    </w:p>
    <w:p w14:paraId="2E1F4985" w14:textId="77777777" w:rsidR="00FB73B0" w:rsidRPr="00A3036C" w:rsidRDefault="009F3DF0"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D66C1" w:rsidRPr="00A3036C">
        <w:rPr>
          <w:rFonts w:ascii="Times New Roman" w:hAnsi="Times New Roman" w:cs="Times New Roman"/>
          <w:sz w:val="24"/>
          <w:szCs w:val="24"/>
        </w:rPr>
        <w:t>Muito bem observado ― Reinovil concorda ― Poderíamos</w:t>
      </w:r>
      <w:r w:rsidR="00A81918" w:rsidRPr="00A3036C">
        <w:rPr>
          <w:rFonts w:ascii="Times New Roman" w:hAnsi="Times New Roman" w:cs="Times New Roman"/>
          <w:sz w:val="24"/>
          <w:szCs w:val="24"/>
        </w:rPr>
        <w:t xml:space="preserve"> fazê-lo aparecer num holograma multiplicado e visível </w:t>
      </w:r>
      <w:r w:rsidR="00295CC2" w:rsidRPr="00A3036C">
        <w:rPr>
          <w:rFonts w:ascii="Times New Roman" w:hAnsi="Times New Roman" w:cs="Times New Roman"/>
          <w:sz w:val="24"/>
          <w:szCs w:val="24"/>
        </w:rPr>
        <w:t>em todo o planeta Terra. ▬ imperativo.</w:t>
      </w:r>
    </w:p>
    <w:p w14:paraId="17FEA1C7" w14:textId="77777777" w:rsidR="00FB73B0" w:rsidRPr="00A3036C" w:rsidRDefault="00FB73B0" w:rsidP="000E37AB">
      <w:pPr>
        <w:spacing w:after="0"/>
        <w:jc w:val="both"/>
        <w:rPr>
          <w:rFonts w:ascii="Times New Roman" w:hAnsi="Times New Roman" w:cs="Times New Roman"/>
          <w:sz w:val="24"/>
          <w:szCs w:val="24"/>
        </w:rPr>
      </w:pPr>
    </w:p>
    <w:p w14:paraId="5D7DAE4D" w14:textId="51A6DDB9" w:rsidR="00574B98" w:rsidRPr="00A3036C" w:rsidRDefault="00FB73B0"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O </w:t>
      </w:r>
      <w:r w:rsidR="00832010" w:rsidRPr="00A3036C">
        <w:rPr>
          <w:rFonts w:ascii="Times New Roman" w:hAnsi="Times New Roman" w:cs="Times New Roman"/>
          <w:sz w:val="24"/>
          <w:szCs w:val="24"/>
        </w:rPr>
        <w:t xml:space="preserve">cumprimento total do </w:t>
      </w:r>
      <w:r w:rsidR="00832010" w:rsidRPr="00A3036C">
        <w:rPr>
          <w:rFonts w:ascii="Times New Roman" w:hAnsi="Times New Roman" w:cs="Times New Roman"/>
          <w:i/>
          <w:iCs/>
          <w:sz w:val="24"/>
          <w:szCs w:val="24"/>
        </w:rPr>
        <w:t xml:space="preserve">pacote de maldades </w:t>
      </w:r>
      <w:r w:rsidR="00832010" w:rsidRPr="00A3036C">
        <w:rPr>
          <w:rFonts w:ascii="Times New Roman" w:hAnsi="Times New Roman" w:cs="Times New Roman"/>
          <w:sz w:val="24"/>
          <w:szCs w:val="24"/>
        </w:rPr>
        <w:t xml:space="preserve">com o </w:t>
      </w:r>
      <w:r w:rsidR="00696594" w:rsidRPr="00A3036C">
        <w:rPr>
          <w:rFonts w:ascii="Times New Roman" w:hAnsi="Times New Roman" w:cs="Times New Roman"/>
          <w:sz w:val="24"/>
          <w:szCs w:val="24"/>
        </w:rPr>
        <w:t>clímax</w:t>
      </w:r>
      <w:r w:rsidR="00832010" w:rsidRPr="00A3036C">
        <w:rPr>
          <w:rFonts w:ascii="Times New Roman" w:hAnsi="Times New Roman" w:cs="Times New Roman"/>
          <w:sz w:val="24"/>
          <w:szCs w:val="24"/>
        </w:rPr>
        <w:t xml:space="preserve"> </w:t>
      </w:r>
      <w:r w:rsidR="00696594" w:rsidRPr="00A3036C">
        <w:rPr>
          <w:rFonts w:ascii="Times New Roman" w:hAnsi="Times New Roman" w:cs="Times New Roman"/>
          <w:sz w:val="24"/>
          <w:szCs w:val="24"/>
        </w:rPr>
        <w:t xml:space="preserve">no </w:t>
      </w:r>
      <w:r w:rsidR="00644E9E" w:rsidRPr="00A3036C">
        <w:rPr>
          <w:rFonts w:ascii="Times New Roman" w:hAnsi="Times New Roman" w:cs="Times New Roman"/>
          <w:sz w:val="24"/>
          <w:szCs w:val="24"/>
        </w:rPr>
        <w:t>Natal</w:t>
      </w:r>
      <w:r w:rsidR="00696594" w:rsidRPr="00A3036C">
        <w:rPr>
          <w:rFonts w:ascii="Times New Roman" w:hAnsi="Times New Roman" w:cs="Times New Roman"/>
          <w:sz w:val="24"/>
          <w:szCs w:val="24"/>
        </w:rPr>
        <w:t xml:space="preserve"> de 2025</w:t>
      </w:r>
      <w:r w:rsidR="00C05259" w:rsidRPr="00A3036C">
        <w:rPr>
          <w:rFonts w:ascii="Times New Roman" w:hAnsi="Times New Roman" w:cs="Times New Roman"/>
          <w:sz w:val="24"/>
          <w:szCs w:val="24"/>
        </w:rPr>
        <w:t>, nos garantirá</w:t>
      </w:r>
      <w:r w:rsidR="00436460" w:rsidRPr="00A3036C">
        <w:rPr>
          <w:rFonts w:ascii="Times New Roman" w:hAnsi="Times New Roman" w:cs="Times New Roman"/>
          <w:sz w:val="24"/>
          <w:szCs w:val="24"/>
        </w:rPr>
        <w:t xml:space="preserve"> o sucesso ― Ilusiodiano</w:t>
      </w:r>
      <w:r w:rsidR="007A59F6" w:rsidRPr="00A3036C">
        <w:rPr>
          <w:rFonts w:ascii="Times New Roman" w:hAnsi="Times New Roman" w:cs="Times New Roman"/>
          <w:sz w:val="24"/>
          <w:szCs w:val="24"/>
        </w:rPr>
        <w:t>, feliz, por estar sendo ouvido</w:t>
      </w:r>
      <w:r w:rsidR="00436460" w:rsidRPr="00A3036C">
        <w:rPr>
          <w:rFonts w:ascii="Times New Roman" w:hAnsi="Times New Roman" w:cs="Times New Roman"/>
          <w:sz w:val="24"/>
          <w:szCs w:val="24"/>
        </w:rPr>
        <w:t xml:space="preserve"> ―</w:t>
      </w:r>
      <w:r w:rsidR="00070632" w:rsidRPr="00A3036C">
        <w:rPr>
          <w:rFonts w:ascii="Times New Roman" w:hAnsi="Times New Roman" w:cs="Times New Roman"/>
          <w:sz w:val="24"/>
          <w:szCs w:val="24"/>
        </w:rPr>
        <w:t xml:space="preserve"> Continuaremos a ostentar o título de </w:t>
      </w:r>
      <w:r w:rsidR="00070632" w:rsidRPr="00A3036C">
        <w:rPr>
          <w:rFonts w:ascii="Times New Roman" w:hAnsi="Times New Roman" w:cs="Times New Roman"/>
          <w:i/>
          <w:iCs/>
          <w:sz w:val="24"/>
          <w:szCs w:val="24"/>
        </w:rPr>
        <w:t>os donos do mundo</w:t>
      </w:r>
      <w:r w:rsidR="00644E9E" w:rsidRPr="00A3036C">
        <w:rPr>
          <w:rFonts w:ascii="Times New Roman" w:hAnsi="Times New Roman" w:cs="Times New Roman"/>
          <w:sz w:val="24"/>
          <w:szCs w:val="24"/>
        </w:rPr>
        <w:t>. ▬ otimista.</w:t>
      </w:r>
    </w:p>
    <w:p w14:paraId="17CBD07C" w14:textId="77777777" w:rsidR="00574B98" w:rsidRPr="00A3036C" w:rsidRDefault="00574B98" w:rsidP="000E37AB">
      <w:pPr>
        <w:spacing w:after="0"/>
        <w:jc w:val="both"/>
        <w:rPr>
          <w:rFonts w:ascii="Times New Roman" w:hAnsi="Times New Roman" w:cs="Times New Roman"/>
          <w:sz w:val="24"/>
          <w:szCs w:val="24"/>
        </w:rPr>
      </w:pPr>
    </w:p>
    <w:p w14:paraId="3BAF6372" w14:textId="4C53A096" w:rsidR="00FD3FFD" w:rsidRPr="00A3036C" w:rsidRDefault="00574B98" w:rsidP="000E37A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7C38BE" w:rsidRPr="00A3036C">
        <w:rPr>
          <w:rFonts w:ascii="Times New Roman" w:hAnsi="Times New Roman" w:cs="Times New Roman"/>
          <w:sz w:val="24"/>
          <w:szCs w:val="24"/>
        </w:rPr>
        <w:t xml:space="preserve"> Fomento de </w:t>
      </w:r>
      <w:r w:rsidR="007C38BE" w:rsidRPr="00A3036C">
        <w:rPr>
          <w:rFonts w:ascii="Times New Roman" w:hAnsi="Times New Roman" w:cs="Times New Roman"/>
          <w:i/>
          <w:iCs/>
          <w:sz w:val="24"/>
          <w:szCs w:val="24"/>
        </w:rPr>
        <w:t>a tríade da maldade humana</w:t>
      </w:r>
      <w:r w:rsidR="007C38BE" w:rsidRPr="00A3036C">
        <w:rPr>
          <w:rFonts w:ascii="Times New Roman" w:hAnsi="Times New Roman" w:cs="Times New Roman"/>
          <w:sz w:val="24"/>
          <w:szCs w:val="24"/>
        </w:rPr>
        <w:t xml:space="preserve">: </w:t>
      </w:r>
      <w:r w:rsidR="000317EA" w:rsidRPr="00A3036C">
        <w:rPr>
          <w:rFonts w:ascii="Times New Roman" w:hAnsi="Times New Roman" w:cs="Times New Roman"/>
          <w:i/>
          <w:iCs/>
          <w:sz w:val="24"/>
          <w:szCs w:val="24"/>
        </w:rPr>
        <w:t>ego</w:t>
      </w:r>
      <w:r w:rsidR="000317EA" w:rsidRPr="00A3036C">
        <w:rPr>
          <w:rFonts w:ascii="Times New Roman" w:hAnsi="Times New Roman" w:cs="Times New Roman"/>
          <w:sz w:val="24"/>
          <w:szCs w:val="24"/>
        </w:rPr>
        <w:t xml:space="preserve">, </w:t>
      </w:r>
      <w:r w:rsidR="000317EA" w:rsidRPr="00A3036C">
        <w:rPr>
          <w:rFonts w:ascii="Times New Roman" w:hAnsi="Times New Roman" w:cs="Times New Roman"/>
          <w:i/>
          <w:iCs/>
          <w:sz w:val="24"/>
          <w:szCs w:val="24"/>
        </w:rPr>
        <w:t xml:space="preserve">ganância </w:t>
      </w:r>
      <w:r w:rsidR="000317EA" w:rsidRPr="00A3036C">
        <w:rPr>
          <w:rFonts w:ascii="Times New Roman" w:hAnsi="Times New Roman" w:cs="Times New Roman"/>
          <w:sz w:val="24"/>
          <w:szCs w:val="24"/>
        </w:rPr>
        <w:t xml:space="preserve">e </w:t>
      </w:r>
      <w:r w:rsidR="000317EA" w:rsidRPr="00A3036C">
        <w:rPr>
          <w:rFonts w:ascii="Times New Roman" w:hAnsi="Times New Roman" w:cs="Times New Roman"/>
          <w:i/>
          <w:iCs/>
          <w:sz w:val="24"/>
          <w:szCs w:val="24"/>
        </w:rPr>
        <w:t xml:space="preserve">medo </w:t>
      </w:r>
      <w:r w:rsidR="000317EA" w:rsidRPr="00A3036C">
        <w:rPr>
          <w:rFonts w:ascii="Times New Roman" w:hAnsi="Times New Roman" w:cs="Times New Roman"/>
          <w:sz w:val="24"/>
          <w:szCs w:val="24"/>
        </w:rPr>
        <w:t>devem</w:t>
      </w:r>
      <w:r w:rsidR="00B80F17" w:rsidRPr="00A3036C">
        <w:rPr>
          <w:rFonts w:ascii="Times New Roman" w:hAnsi="Times New Roman" w:cs="Times New Roman"/>
          <w:sz w:val="24"/>
          <w:szCs w:val="24"/>
        </w:rPr>
        <w:t xml:space="preserve"> ser contínuo</w:t>
      </w:r>
      <w:r w:rsidR="006F3436" w:rsidRPr="00A3036C">
        <w:rPr>
          <w:rFonts w:ascii="Times New Roman" w:hAnsi="Times New Roman" w:cs="Times New Roman"/>
          <w:sz w:val="24"/>
          <w:szCs w:val="24"/>
        </w:rPr>
        <w:t>s ― Algozlenirus ordena ―</w:t>
      </w:r>
      <w:r w:rsidR="00B80F17" w:rsidRPr="00A3036C">
        <w:rPr>
          <w:rFonts w:ascii="Times New Roman" w:hAnsi="Times New Roman" w:cs="Times New Roman"/>
          <w:sz w:val="24"/>
          <w:szCs w:val="24"/>
        </w:rPr>
        <w:t xml:space="preserve"> </w:t>
      </w:r>
      <w:r w:rsidR="0089435E" w:rsidRPr="00A3036C">
        <w:rPr>
          <w:rFonts w:ascii="Times New Roman" w:hAnsi="Times New Roman" w:cs="Times New Roman"/>
          <w:sz w:val="24"/>
          <w:szCs w:val="24"/>
        </w:rPr>
        <w:t>Internet e as redes sociais são nossos aliados</w:t>
      </w:r>
      <w:r w:rsidR="007D230A" w:rsidRPr="00A3036C">
        <w:rPr>
          <w:rFonts w:ascii="Times New Roman" w:hAnsi="Times New Roman" w:cs="Times New Roman"/>
          <w:sz w:val="24"/>
          <w:szCs w:val="24"/>
        </w:rPr>
        <w:t xml:space="preserve"> ― Supremo constata ― Estas ferramenta</w:t>
      </w:r>
      <w:r w:rsidR="00DA1C7F" w:rsidRPr="00A3036C">
        <w:rPr>
          <w:rFonts w:ascii="Times New Roman" w:hAnsi="Times New Roman" w:cs="Times New Roman"/>
          <w:sz w:val="24"/>
          <w:szCs w:val="24"/>
        </w:rPr>
        <w:t>s</w:t>
      </w:r>
      <w:r w:rsidR="00A80B57" w:rsidRPr="00A3036C">
        <w:rPr>
          <w:rFonts w:ascii="Times New Roman" w:hAnsi="Times New Roman" w:cs="Times New Roman"/>
          <w:sz w:val="24"/>
          <w:szCs w:val="24"/>
        </w:rPr>
        <w:t>,</w:t>
      </w:r>
      <w:r w:rsidR="00DA1C7F" w:rsidRPr="00A3036C">
        <w:rPr>
          <w:rFonts w:ascii="Times New Roman" w:hAnsi="Times New Roman" w:cs="Times New Roman"/>
          <w:sz w:val="24"/>
          <w:szCs w:val="24"/>
        </w:rPr>
        <w:t xml:space="preserve"> submetidas as nossas inteligências artificiais</w:t>
      </w:r>
      <w:r w:rsidR="00A80B57" w:rsidRPr="00A3036C">
        <w:rPr>
          <w:rFonts w:ascii="Times New Roman" w:hAnsi="Times New Roman" w:cs="Times New Roman"/>
          <w:sz w:val="24"/>
          <w:szCs w:val="24"/>
        </w:rPr>
        <w:t>, já cumpre</w:t>
      </w:r>
      <w:r w:rsidR="00B41E87" w:rsidRPr="00A3036C">
        <w:rPr>
          <w:rFonts w:ascii="Times New Roman" w:hAnsi="Times New Roman" w:cs="Times New Roman"/>
          <w:sz w:val="24"/>
          <w:szCs w:val="24"/>
        </w:rPr>
        <w:t>m este papel</w:t>
      </w:r>
      <w:r w:rsidR="00150984" w:rsidRPr="00A3036C">
        <w:rPr>
          <w:rFonts w:ascii="Times New Roman" w:hAnsi="Times New Roman" w:cs="Times New Roman"/>
          <w:sz w:val="24"/>
          <w:szCs w:val="24"/>
        </w:rPr>
        <w:t xml:space="preserve"> e precisamos aprimorar a dependênci</w:t>
      </w:r>
      <w:r w:rsidR="00DC662B" w:rsidRPr="00A3036C">
        <w:rPr>
          <w:rFonts w:ascii="Times New Roman" w:hAnsi="Times New Roman" w:cs="Times New Roman"/>
          <w:sz w:val="24"/>
          <w:szCs w:val="24"/>
        </w:rPr>
        <w:t>a de usuários destas plataformas</w:t>
      </w:r>
      <w:r w:rsidR="00923ABD" w:rsidRPr="00A3036C">
        <w:rPr>
          <w:rFonts w:ascii="Times New Roman" w:hAnsi="Times New Roman" w:cs="Times New Roman"/>
          <w:sz w:val="24"/>
          <w:szCs w:val="24"/>
        </w:rPr>
        <w:t xml:space="preserve"> ― </w:t>
      </w:r>
      <w:r w:rsidR="00FD107C" w:rsidRPr="00A3036C">
        <w:rPr>
          <w:rFonts w:ascii="Times New Roman" w:hAnsi="Times New Roman" w:cs="Times New Roman"/>
          <w:sz w:val="24"/>
          <w:szCs w:val="24"/>
        </w:rPr>
        <w:t xml:space="preserve">Determina </w:t>
      </w:r>
      <w:r w:rsidR="00923ABD" w:rsidRPr="00A3036C">
        <w:rPr>
          <w:rFonts w:ascii="Times New Roman" w:hAnsi="Times New Roman" w:cs="Times New Roman"/>
          <w:sz w:val="24"/>
          <w:szCs w:val="24"/>
        </w:rPr>
        <w:t>―</w:t>
      </w:r>
      <w:r w:rsidR="00562A17" w:rsidRPr="00A3036C">
        <w:rPr>
          <w:rFonts w:ascii="Times New Roman" w:hAnsi="Times New Roman" w:cs="Times New Roman"/>
          <w:sz w:val="24"/>
          <w:szCs w:val="24"/>
        </w:rPr>
        <w:t xml:space="preserve"> </w:t>
      </w:r>
      <w:r w:rsidR="005767AB" w:rsidRPr="00A3036C">
        <w:rPr>
          <w:rFonts w:ascii="Times New Roman" w:hAnsi="Times New Roman" w:cs="Times New Roman"/>
          <w:sz w:val="24"/>
          <w:szCs w:val="24"/>
        </w:rPr>
        <w:t>P</w:t>
      </w:r>
      <w:r w:rsidR="00562A17" w:rsidRPr="00A3036C">
        <w:rPr>
          <w:rFonts w:ascii="Times New Roman" w:hAnsi="Times New Roman" w:cs="Times New Roman"/>
          <w:sz w:val="24"/>
          <w:szCs w:val="24"/>
        </w:rPr>
        <w:t xml:space="preserve">ostagens </w:t>
      </w:r>
      <w:r w:rsidR="00727D5C" w:rsidRPr="00A3036C">
        <w:rPr>
          <w:rFonts w:ascii="Times New Roman" w:hAnsi="Times New Roman" w:cs="Times New Roman"/>
          <w:sz w:val="24"/>
          <w:szCs w:val="24"/>
        </w:rPr>
        <w:t>valorizadas pela decadência dos valores inalienáveis</w:t>
      </w:r>
      <w:r w:rsidR="00221205" w:rsidRPr="00A3036C">
        <w:rPr>
          <w:rFonts w:ascii="Times New Roman" w:hAnsi="Times New Roman" w:cs="Times New Roman"/>
          <w:sz w:val="24"/>
          <w:szCs w:val="24"/>
        </w:rPr>
        <w:t xml:space="preserve"> da humanidade</w:t>
      </w:r>
      <w:r w:rsidR="00A62068" w:rsidRPr="00A3036C">
        <w:rPr>
          <w:rFonts w:ascii="Times New Roman" w:hAnsi="Times New Roman" w:cs="Times New Roman"/>
          <w:sz w:val="24"/>
          <w:szCs w:val="24"/>
        </w:rPr>
        <w:t xml:space="preserve">  viralizam e se multiplicam</w:t>
      </w:r>
      <w:r w:rsidR="002913BD" w:rsidRPr="00A3036C">
        <w:rPr>
          <w:rFonts w:ascii="Times New Roman" w:hAnsi="Times New Roman" w:cs="Times New Roman"/>
          <w:sz w:val="24"/>
          <w:szCs w:val="24"/>
        </w:rPr>
        <w:t xml:space="preserve"> ― </w:t>
      </w:r>
      <w:r w:rsidR="000F7536" w:rsidRPr="00A3036C">
        <w:rPr>
          <w:rFonts w:ascii="Times New Roman" w:hAnsi="Times New Roman" w:cs="Times New Roman"/>
          <w:sz w:val="24"/>
          <w:szCs w:val="24"/>
        </w:rPr>
        <w:t xml:space="preserve">Gargalha a maldade </w:t>
      </w:r>
      <w:r w:rsidR="002913BD" w:rsidRPr="00A3036C">
        <w:rPr>
          <w:rFonts w:ascii="Times New Roman" w:hAnsi="Times New Roman" w:cs="Times New Roman"/>
          <w:sz w:val="24"/>
          <w:szCs w:val="24"/>
        </w:rPr>
        <w:t>―</w:t>
      </w:r>
      <w:r w:rsidR="00E76549" w:rsidRPr="00A3036C">
        <w:rPr>
          <w:rFonts w:ascii="Times New Roman" w:hAnsi="Times New Roman" w:cs="Times New Roman"/>
          <w:sz w:val="24"/>
          <w:szCs w:val="24"/>
        </w:rPr>
        <w:t xml:space="preserve"> </w:t>
      </w:r>
      <w:r w:rsidR="002343A7" w:rsidRPr="00A3036C">
        <w:rPr>
          <w:rFonts w:ascii="Times New Roman" w:hAnsi="Times New Roman" w:cs="Times New Roman"/>
          <w:sz w:val="24"/>
          <w:szCs w:val="24"/>
        </w:rPr>
        <w:t xml:space="preserve">Dinheiro! </w:t>
      </w:r>
      <w:r w:rsidR="00A54F99" w:rsidRPr="00A3036C">
        <w:rPr>
          <w:rFonts w:ascii="Times New Roman" w:hAnsi="Times New Roman" w:cs="Times New Roman"/>
          <w:sz w:val="24"/>
          <w:szCs w:val="24"/>
        </w:rPr>
        <w:t>Os que tem ostentam prosperidade e os</w:t>
      </w:r>
      <w:r w:rsidR="000C66FA" w:rsidRPr="00A3036C">
        <w:rPr>
          <w:rFonts w:ascii="Times New Roman" w:hAnsi="Times New Roman" w:cs="Times New Roman"/>
          <w:sz w:val="24"/>
          <w:szCs w:val="24"/>
        </w:rPr>
        <w:t xml:space="preserve"> </w:t>
      </w:r>
      <w:r w:rsidR="008371AE" w:rsidRPr="00A3036C">
        <w:rPr>
          <w:rFonts w:ascii="Times New Roman" w:hAnsi="Times New Roman" w:cs="Times New Roman"/>
          <w:sz w:val="24"/>
          <w:szCs w:val="24"/>
        </w:rPr>
        <w:t>desejosos de terem, utilizam-se de todos os meios possíveis para se tornarem celebridad</w:t>
      </w:r>
      <w:r w:rsidR="00C53522" w:rsidRPr="00A3036C">
        <w:rPr>
          <w:rFonts w:ascii="Times New Roman" w:hAnsi="Times New Roman" w:cs="Times New Roman"/>
          <w:sz w:val="24"/>
          <w:szCs w:val="24"/>
        </w:rPr>
        <w:t xml:space="preserve">es materializadas ― </w:t>
      </w:r>
      <w:r w:rsidR="00FE6C66" w:rsidRPr="00A3036C">
        <w:rPr>
          <w:rFonts w:ascii="Times New Roman" w:hAnsi="Times New Roman" w:cs="Times New Roman"/>
          <w:sz w:val="24"/>
          <w:szCs w:val="24"/>
        </w:rPr>
        <w:t xml:space="preserve">Ironiza a materialidade </w:t>
      </w:r>
      <w:r w:rsidR="00C53522" w:rsidRPr="00A3036C">
        <w:rPr>
          <w:rFonts w:ascii="Times New Roman" w:hAnsi="Times New Roman" w:cs="Times New Roman"/>
          <w:sz w:val="24"/>
          <w:szCs w:val="24"/>
        </w:rPr>
        <w:t>―</w:t>
      </w:r>
      <w:r w:rsidR="002343A7" w:rsidRPr="00A3036C">
        <w:rPr>
          <w:rFonts w:ascii="Times New Roman" w:hAnsi="Times New Roman" w:cs="Times New Roman"/>
          <w:sz w:val="24"/>
          <w:szCs w:val="24"/>
        </w:rPr>
        <w:t xml:space="preserve"> </w:t>
      </w:r>
      <w:r w:rsidR="00F54535" w:rsidRPr="00A3036C">
        <w:rPr>
          <w:rFonts w:ascii="Times New Roman" w:hAnsi="Times New Roman" w:cs="Times New Roman"/>
          <w:sz w:val="24"/>
          <w:szCs w:val="24"/>
        </w:rPr>
        <w:t>Anestesiados pel</w:t>
      </w:r>
      <w:r w:rsidR="008C1ABB" w:rsidRPr="00A3036C">
        <w:rPr>
          <w:rFonts w:ascii="Times New Roman" w:hAnsi="Times New Roman" w:cs="Times New Roman"/>
          <w:sz w:val="24"/>
          <w:szCs w:val="24"/>
        </w:rPr>
        <w:t xml:space="preserve">o Sistema Terra, </w:t>
      </w:r>
      <w:r w:rsidR="00D44B09" w:rsidRPr="00A3036C">
        <w:rPr>
          <w:rFonts w:ascii="Times New Roman" w:hAnsi="Times New Roman" w:cs="Times New Roman"/>
          <w:sz w:val="24"/>
          <w:szCs w:val="24"/>
        </w:rPr>
        <w:t>veicularemos um pronunciamento de Roberto Evaristo de Macedo Soares</w:t>
      </w:r>
      <w:r w:rsidR="009935EB" w:rsidRPr="00A3036C">
        <w:rPr>
          <w:rFonts w:ascii="Times New Roman" w:hAnsi="Times New Roman" w:cs="Times New Roman"/>
          <w:sz w:val="24"/>
          <w:szCs w:val="24"/>
        </w:rPr>
        <w:t xml:space="preserve"> lançando sua candidatura única de autoridade religiosa mais importante do orbe</w:t>
      </w:r>
      <w:r w:rsidR="00956A7A" w:rsidRPr="00A3036C">
        <w:rPr>
          <w:rFonts w:ascii="Times New Roman" w:hAnsi="Times New Roman" w:cs="Times New Roman"/>
          <w:sz w:val="24"/>
          <w:szCs w:val="24"/>
        </w:rPr>
        <w:t>,</w:t>
      </w:r>
      <w:r w:rsidR="00B774AE" w:rsidRPr="00A3036C">
        <w:rPr>
          <w:rFonts w:ascii="Times New Roman" w:hAnsi="Times New Roman" w:cs="Times New Roman"/>
          <w:sz w:val="24"/>
          <w:szCs w:val="24"/>
        </w:rPr>
        <w:t xml:space="preserve"> além de</w:t>
      </w:r>
      <w:r w:rsidR="001A37D3" w:rsidRPr="00A3036C">
        <w:rPr>
          <w:rFonts w:ascii="Times New Roman" w:hAnsi="Times New Roman" w:cs="Times New Roman"/>
          <w:sz w:val="24"/>
          <w:szCs w:val="24"/>
        </w:rPr>
        <w:t xml:space="preserve"> discurso premonitório de</w:t>
      </w:r>
      <w:r w:rsidR="009A2429" w:rsidRPr="00A3036C">
        <w:rPr>
          <w:rFonts w:ascii="Times New Roman" w:hAnsi="Times New Roman" w:cs="Times New Roman"/>
          <w:sz w:val="24"/>
          <w:szCs w:val="24"/>
        </w:rPr>
        <w:t xml:space="preserve"> a volta de </w:t>
      </w:r>
      <w:r w:rsidR="0001751D" w:rsidRPr="00A3036C">
        <w:rPr>
          <w:rFonts w:ascii="Times New Roman" w:hAnsi="Times New Roman" w:cs="Times New Roman"/>
          <w:sz w:val="24"/>
          <w:szCs w:val="24"/>
        </w:rPr>
        <w:t>“O filho pródigo volta ao lar”</w:t>
      </w:r>
      <w:r w:rsidR="006B0628" w:rsidRPr="00A3036C">
        <w:rPr>
          <w:rFonts w:ascii="Times New Roman" w:hAnsi="Times New Roman" w:cs="Times New Roman"/>
          <w:sz w:val="24"/>
          <w:szCs w:val="24"/>
        </w:rPr>
        <w:t xml:space="preserve"> para credibilizar sua candidatura e o</w:t>
      </w:r>
      <w:r w:rsidR="0073226F" w:rsidRPr="00A3036C">
        <w:rPr>
          <w:rFonts w:ascii="Times New Roman" w:hAnsi="Times New Roman" w:cs="Times New Roman"/>
          <w:sz w:val="24"/>
          <w:szCs w:val="24"/>
        </w:rPr>
        <w:t>s pilares sistêmicos dominados pela IMSD —</w:t>
      </w:r>
      <w:r w:rsidR="00E44D96" w:rsidRPr="00A3036C">
        <w:rPr>
          <w:rFonts w:ascii="Times New Roman" w:hAnsi="Times New Roman" w:cs="Times New Roman"/>
          <w:sz w:val="24"/>
          <w:szCs w:val="24"/>
        </w:rPr>
        <w:t xml:space="preserve"> </w:t>
      </w:r>
      <w:r w:rsidR="0073226F" w:rsidRPr="00A3036C">
        <w:rPr>
          <w:rFonts w:ascii="Times New Roman" w:hAnsi="Times New Roman" w:cs="Times New Roman"/>
          <w:sz w:val="24"/>
          <w:szCs w:val="24"/>
        </w:rPr>
        <w:t>Independência Mundial dos Servos de Deus</w:t>
      </w:r>
      <w:r w:rsidR="009501F9" w:rsidRPr="00A3036C">
        <w:rPr>
          <w:rFonts w:ascii="Times New Roman" w:hAnsi="Times New Roman" w:cs="Times New Roman"/>
          <w:sz w:val="24"/>
          <w:szCs w:val="24"/>
        </w:rPr>
        <w:t xml:space="preserve">. ▬ </w:t>
      </w:r>
      <w:r w:rsidR="00911D7E" w:rsidRPr="00A3036C">
        <w:rPr>
          <w:rFonts w:ascii="Times New Roman" w:hAnsi="Times New Roman" w:cs="Times New Roman"/>
          <w:sz w:val="24"/>
          <w:szCs w:val="24"/>
        </w:rPr>
        <w:t>satâni</w:t>
      </w:r>
      <w:r w:rsidR="006B3503" w:rsidRPr="00A3036C">
        <w:rPr>
          <w:rFonts w:ascii="Times New Roman" w:hAnsi="Times New Roman" w:cs="Times New Roman"/>
          <w:sz w:val="24"/>
          <w:szCs w:val="24"/>
        </w:rPr>
        <w:t>co.</w:t>
      </w:r>
    </w:p>
    <w:p w14:paraId="474ED4A8" w14:textId="363E7147" w:rsidR="00533DB2" w:rsidRPr="00A3036C" w:rsidRDefault="00E77554" w:rsidP="000804FE">
      <w:pPr>
        <w:spacing w:after="0"/>
        <w:jc w:val="center"/>
        <w:rPr>
          <w:rFonts w:ascii="Times New Roman" w:hAnsi="Times New Roman" w:cs="Times New Roman"/>
          <w:color w:val="7030A0"/>
          <w:sz w:val="36"/>
          <w:szCs w:val="36"/>
        </w:rPr>
      </w:pPr>
      <w:r w:rsidRPr="00A3036C">
        <w:rPr>
          <w:rFonts w:ascii="Times New Roman" w:hAnsi="Times New Roman" w:cs="Times New Roman"/>
          <w:color w:val="7030A0"/>
          <w:sz w:val="36"/>
          <w:szCs w:val="36"/>
        </w:rPr>
        <w:t>*******</w:t>
      </w:r>
    </w:p>
    <w:p w14:paraId="6C8FF2F7" w14:textId="77777777" w:rsidR="000804FE" w:rsidRPr="00A3036C" w:rsidRDefault="000804FE" w:rsidP="000804FE">
      <w:pPr>
        <w:spacing w:after="0"/>
        <w:jc w:val="both"/>
        <w:rPr>
          <w:rFonts w:ascii="Times New Roman" w:hAnsi="Times New Roman" w:cs="Times New Roman"/>
          <w:color w:val="7030A0"/>
          <w:sz w:val="24"/>
          <w:szCs w:val="24"/>
        </w:rPr>
      </w:pPr>
    </w:p>
    <w:p w14:paraId="14A8638D" w14:textId="14B7D173" w:rsidR="00305B52" w:rsidRPr="00A3036C" w:rsidRDefault="00305B52"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t>Brasil entra em pauta</w:t>
      </w:r>
      <w:r w:rsidR="00FB73D3" w:rsidRPr="00A3036C">
        <w:rPr>
          <w:rFonts w:ascii="Times New Roman" w:hAnsi="Times New Roman" w:cs="Times New Roman"/>
          <w:sz w:val="24"/>
          <w:szCs w:val="24"/>
        </w:rPr>
        <w:t xml:space="preserve">. A 3ª Guerra Mundial desenvolvida, </w:t>
      </w:r>
      <w:r w:rsidR="00F9303F" w:rsidRPr="00A3036C">
        <w:rPr>
          <w:rFonts w:ascii="Times New Roman" w:hAnsi="Times New Roman" w:cs="Times New Roman"/>
          <w:sz w:val="24"/>
          <w:szCs w:val="24"/>
        </w:rPr>
        <w:t xml:space="preserve">frigidamente, no último ano, protagonizada </w:t>
      </w:r>
      <w:r w:rsidR="009E389F" w:rsidRPr="00A3036C">
        <w:rPr>
          <w:rFonts w:ascii="Times New Roman" w:hAnsi="Times New Roman" w:cs="Times New Roman"/>
          <w:sz w:val="24"/>
          <w:szCs w:val="24"/>
        </w:rPr>
        <w:t>pelas potências mundiais conflitantes</w:t>
      </w:r>
      <w:r w:rsidR="00673F67" w:rsidRPr="00A3036C">
        <w:rPr>
          <w:rFonts w:ascii="Times New Roman" w:hAnsi="Times New Roman" w:cs="Times New Roman"/>
          <w:sz w:val="24"/>
          <w:szCs w:val="24"/>
        </w:rPr>
        <w:t xml:space="preserve">, ideologicamente, e, </w:t>
      </w:r>
      <w:r w:rsidR="008B2989" w:rsidRPr="00A3036C">
        <w:rPr>
          <w:rFonts w:ascii="Times New Roman" w:hAnsi="Times New Roman" w:cs="Times New Roman"/>
          <w:sz w:val="24"/>
          <w:szCs w:val="24"/>
        </w:rPr>
        <w:t xml:space="preserve">estrategicamente, </w:t>
      </w:r>
      <w:r w:rsidR="00673F67" w:rsidRPr="00A3036C">
        <w:rPr>
          <w:rFonts w:ascii="Times New Roman" w:hAnsi="Times New Roman" w:cs="Times New Roman"/>
          <w:sz w:val="24"/>
          <w:szCs w:val="24"/>
        </w:rPr>
        <w:t>territorialmente</w:t>
      </w:r>
      <w:r w:rsidR="00DD5A7A" w:rsidRPr="00A3036C">
        <w:rPr>
          <w:rFonts w:ascii="Times New Roman" w:hAnsi="Times New Roman" w:cs="Times New Roman"/>
          <w:sz w:val="24"/>
          <w:szCs w:val="24"/>
        </w:rPr>
        <w:t xml:space="preserve">, pelo </w:t>
      </w:r>
      <w:r w:rsidR="00DD5A7A" w:rsidRPr="00A3036C">
        <w:rPr>
          <w:rFonts w:ascii="Times New Roman" w:hAnsi="Times New Roman" w:cs="Times New Roman"/>
          <w:i/>
          <w:iCs/>
          <w:sz w:val="24"/>
          <w:szCs w:val="24"/>
        </w:rPr>
        <w:t xml:space="preserve">andar da carruagem </w:t>
      </w:r>
      <w:r w:rsidR="002E1C8F" w:rsidRPr="00A3036C">
        <w:rPr>
          <w:rFonts w:ascii="Times New Roman" w:hAnsi="Times New Roman" w:cs="Times New Roman"/>
          <w:sz w:val="24"/>
          <w:szCs w:val="24"/>
        </w:rPr>
        <w:t>está longe de pacificação</w:t>
      </w:r>
      <w:r w:rsidR="008B2989" w:rsidRPr="00A3036C">
        <w:rPr>
          <w:rFonts w:ascii="Times New Roman" w:hAnsi="Times New Roman" w:cs="Times New Roman"/>
          <w:sz w:val="24"/>
          <w:szCs w:val="24"/>
        </w:rPr>
        <w:t xml:space="preserve">. </w:t>
      </w:r>
      <w:r w:rsidR="00491D89" w:rsidRPr="00A3036C">
        <w:rPr>
          <w:rFonts w:ascii="Times New Roman" w:hAnsi="Times New Roman" w:cs="Times New Roman"/>
          <w:sz w:val="24"/>
          <w:szCs w:val="24"/>
        </w:rPr>
        <w:t xml:space="preserve">Terrícolas, manipulados, não são perceptíveis </w:t>
      </w:r>
      <w:r w:rsidR="002E1C8F" w:rsidRPr="00A3036C">
        <w:rPr>
          <w:rFonts w:ascii="Times New Roman" w:hAnsi="Times New Roman" w:cs="Times New Roman"/>
          <w:sz w:val="24"/>
          <w:szCs w:val="24"/>
        </w:rPr>
        <w:t>a linha tênue</w:t>
      </w:r>
      <w:r w:rsidR="00010F2B" w:rsidRPr="00A3036C">
        <w:rPr>
          <w:rFonts w:ascii="Times New Roman" w:hAnsi="Times New Roman" w:cs="Times New Roman"/>
          <w:sz w:val="24"/>
          <w:szCs w:val="24"/>
        </w:rPr>
        <w:t xml:space="preserve"> </w:t>
      </w:r>
      <w:r w:rsidR="00D76016" w:rsidRPr="00A3036C">
        <w:rPr>
          <w:rFonts w:ascii="Times New Roman" w:hAnsi="Times New Roman" w:cs="Times New Roman"/>
          <w:sz w:val="24"/>
          <w:szCs w:val="24"/>
        </w:rPr>
        <w:t xml:space="preserve">entre </w:t>
      </w:r>
      <w:r w:rsidR="00DA67A3" w:rsidRPr="00A3036C">
        <w:rPr>
          <w:rFonts w:ascii="Times New Roman" w:hAnsi="Times New Roman" w:cs="Times New Roman"/>
          <w:sz w:val="24"/>
          <w:szCs w:val="24"/>
        </w:rPr>
        <w:t xml:space="preserve">o poder e a destruição do </w:t>
      </w:r>
      <w:r w:rsidR="00D76016" w:rsidRPr="00A3036C">
        <w:rPr>
          <w:rFonts w:ascii="Times New Roman" w:hAnsi="Times New Roman" w:cs="Times New Roman"/>
          <w:sz w:val="24"/>
          <w:szCs w:val="24"/>
        </w:rPr>
        <w:t>H</w:t>
      </w:r>
      <w:r w:rsidR="00DA67A3" w:rsidRPr="00A3036C">
        <w:rPr>
          <w:rFonts w:ascii="Times New Roman" w:hAnsi="Times New Roman" w:cs="Times New Roman"/>
          <w:sz w:val="24"/>
          <w:szCs w:val="24"/>
        </w:rPr>
        <w:t>emisfério Norte</w:t>
      </w:r>
      <w:r w:rsidR="007706D2" w:rsidRPr="00A3036C">
        <w:rPr>
          <w:rFonts w:ascii="Times New Roman" w:hAnsi="Times New Roman" w:cs="Times New Roman"/>
          <w:sz w:val="24"/>
          <w:szCs w:val="24"/>
        </w:rPr>
        <w:t xml:space="preserve">. </w:t>
      </w:r>
      <w:r w:rsidR="00121186" w:rsidRPr="00A3036C">
        <w:rPr>
          <w:rFonts w:ascii="Times New Roman" w:hAnsi="Times New Roman" w:cs="Times New Roman"/>
          <w:sz w:val="24"/>
          <w:szCs w:val="24"/>
        </w:rPr>
        <w:t>Significando, m</w:t>
      </w:r>
      <w:r w:rsidR="00696029" w:rsidRPr="00A3036C">
        <w:rPr>
          <w:rFonts w:ascii="Times New Roman" w:hAnsi="Times New Roman" w:cs="Times New Roman"/>
          <w:sz w:val="24"/>
          <w:szCs w:val="24"/>
        </w:rPr>
        <w:t>igração populacional ao Hemisfério Su</w:t>
      </w:r>
      <w:r w:rsidR="00121186" w:rsidRPr="00A3036C">
        <w:rPr>
          <w:rFonts w:ascii="Times New Roman" w:hAnsi="Times New Roman" w:cs="Times New Roman"/>
          <w:sz w:val="24"/>
          <w:szCs w:val="24"/>
        </w:rPr>
        <w:t xml:space="preserve">l, </w:t>
      </w:r>
      <w:r w:rsidR="00313367" w:rsidRPr="00A3036C">
        <w:rPr>
          <w:rFonts w:ascii="Times New Roman" w:hAnsi="Times New Roman" w:cs="Times New Roman"/>
          <w:sz w:val="24"/>
          <w:szCs w:val="24"/>
        </w:rPr>
        <w:t>quando</w:t>
      </w:r>
      <w:r w:rsidR="00121186" w:rsidRPr="00A3036C">
        <w:rPr>
          <w:rFonts w:ascii="Times New Roman" w:hAnsi="Times New Roman" w:cs="Times New Roman"/>
          <w:sz w:val="24"/>
          <w:szCs w:val="24"/>
        </w:rPr>
        <w:t xml:space="preserve"> </w:t>
      </w:r>
      <w:r w:rsidR="00313367" w:rsidRPr="00A3036C">
        <w:rPr>
          <w:rFonts w:ascii="Times New Roman" w:hAnsi="Times New Roman" w:cs="Times New Roman"/>
          <w:sz w:val="24"/>
          <w:szCs w:val="24"/>
        </w:rPr>
        <w:t>t</w:t>
      </w:r>
      <w:r w:rsidR="00C76C1B" w:rsidRPr="00A3036C">
        <w:rPr>
          <w:rFonts w:ascii="Times New Roman" w:hAnsi="Times New Roman" w:cs="Times New Roman"/>
          <w:sz w:val="24"/>
          <w:szCs w:val="24"/>
        </w:rPr>
        <w:t>erras</w:t>
      </w:r>
      <w:r w:rsidR="00696029" w:rsidRPr="00A3036C">
        <w:rPr>
          <w:rFonts w:ascii="Times New Roman" w:hAnsi="Times New Roman" w:cs="Times New Roman"/>
          <w:sz w:val="24"/>
          <w:szCs w:val="24"/>
        </w:rPr>
        <w:t xml:space="preserve"> brasileira</w:t>
      </w:r>
      <w:r w:rsidR="00313367" w:rsidRPr="00A3036C">
        <w:rPr>
          <w:rFonts w:ascii="Times New Roman" w:hAnsi="Times New Roman" w:cs="Times New Roman"/>
          <w:sz w:val="24"/>
          <w:szCs w:val="24"/>
        </w:rPr>
        <w:t>s t</w:t>
      </w:r>
      <w:r w:rsidR="00A42136" w:rsidRPr="00A3036C">
        <w:rPr>
          <w:rFonts w:ascii="Times New Roman" w:hAnsi="Times New Roman" w:cs="Times New Roman"/>
          <w:sz w:val="24"/>
          <w:szCs w:val="24"/>
        </w:rPr>
        <w:t>or</w:t>
      </w:r>
      <w:r w:rsidR="00313367" w:rsidRPr="00A3036C">
        <w:rPr>
          <w:rFonts w:ascii="Times New Roman" w:hAnsi="Times New Roman" w:cs="Times New Roman"/>
          <w:sz w:val="24"/>
          <w:szCs w:val="24"/>
        </w:rPr>
        <w:t>nar-se-ão preferenciai</w:t>
      </w:r>
      <w:r w:rsidR="00560324" w:rsidRPr="00A3036C">
        <w:rPr>
          <w:rFonts w:ascii="Times New Roman" w:hAnsi="Times New Roman" w:cs="Times New Roman"/>
          <w:sz w:val="24"/>
          <w:szCs w:val="24"/>
        </w:rPr>
        <w:t>s</w:t>
      </w:r>
      <w:r w:rsidR="001A2E79" w:rsidRPr="00A3036C">
        <w:rPr>
          <w:rFonts w:ascii="Times New Roman" w:hAnsi="Times New Roman" w:cs="Times New Roman"/>
          <w:sz w:val="24"/>
          <w:szCs w:val="24"/>
        </w:rPr>
        <w:t xml:space="preserve"> pela geografia do país</w:t>
      </w:r>
      <w:r w:rsidR="00A74FC1" w:rsidRPr="00A3036C">
        <w:rPr>
          <w:rFonts w:ascii="Times New Roman" w:hAnsi="Times New Roman" w:cs="Times New Roman"/>
          <w:sz w:val="24"/>
          <w:szCs w:val="24"/>
        </w:rPr>
        <w:t xml:space="preserve"> e seu próprio povo, produto de diversas </w:t>
      </w:r>
      <w:r w:rsidR="00775477" w:rsidRPr="00A3036C">
        <w:rPr>
          <w:rFonts w:ascii="Times New Roman" w:hAnsi="Times New Roman" w:cs="Times New Roman"/>
          <w:sz w:val="24"/>
          <w:szCs w:val="24"/>
        </w:rPr>
        <w:t>etnias, facilitando a adaptação</w:t>
      </w:r>
      <w:r w:rsidR="006A5EBE" w:rsidRPr="00A3036C">
        <w:rPr>
          <w:rFonts w:ascii="Times New Roman" w:hAnsi="Times New Roman" w:cs="Times New Roman"/>
          <w:sz w:val="24"/>
          <w:szCs w:val="24"/>
        </w:rPr>
        <w:t xml:space="preserve"> destes estrangeiros</w:t>
      </w:r>
      <w:r w:rsidR="001A2E79" w:rsidRPr="00A3036C">
        <w:rPr>
          <w:rFonts w:ascii="Times New Roman" w:hAnsi="Times New Roman" w:cs="Times New Roman"/>
          <w:sz w:val="24"/>
          <w:szCs w:val="24"/>
        </w:rPr>
        <w:t>.</w:t>
      </w:r>
    </w:p>
    <w:p w14:paraId="26C93E11" w14:textId="32BBB301" w:rsidR="00E5002F" w:rsidRPr="00A3036C" w:rsidRDefault="00B4377F"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Racionalizando </w:t>
      </w:r>
      <w:r w:rsidRPr="00A3036C">
        <w:rPr>
          <w:rFonts w:ascii="Times New Roman" w:hAnsi="Times New Roman" w:cs="Times New Roman"/>
          <w:i/>
          <w:iCs/>
          <w:sz w:val="24"/>
          <w:szCs w:val="24"/>
        </w:rPr>
        <w:t>os dois lados da moeda</w:t>
      </w:r>
      <w:r w:rsidR="00BC2ECA" w:rsidRPr="00A3036C">
        <w:rPr>
          <w:rFonts w:ascii="Times New Roman" w:hAnsi="Times New Roman" w:cs="Times New Roman"/>
          <w:sz w:val="24"/>
          <w:szCs w:val="24"/>
        </w:rPr>
        <w:t xml:space="preserve">, a </w:t>
      </w:r>
      <w:r w:rsidR="00BC2ECA" w:rsidRPr="00A3036C">
        <w:rPr>
          <w:rFonts w:ascii="Times New Roman" w:hAnsi="Times New Roman" w:cs="Times New Roman"/>
          <w:i/>
          <w:iCs/>
          <w:sz w:val="24"/>
          <w:szCs w:val="24"/>
        </w:rPr>
        <w:t>car</w:t>
      </w:r>
      <w:r w:rsidR="008F6C91" w:rsidRPr="00A3036C">
        <w:rPr>
          <w:rFonts w:ascii="Times New Roman" w:hAnsi="Times New Roman" w:cs="Times New Roman"/>
          <w:i/>
          <w:iCs/>
          <w:sz w:val="24"/>
          <w:szCs w:val="24"/>
        </w:rPr>
        <w:t>a</w:t>
      </w:r>
      <w:r w:rsidR="008F6C91" w:rsidRPr="00A3036C">
        <w:rPr>
          <w:rFonts w:ascii="Times New Roman" w:hAnsi="Times New Roman" w:cs="Times New Roman"/>
          <w:sz w:val="24"/>
          <w:szCs w:val="24"/>
        </w:rPr>
        <w:t>, analogamente, seria</w:t>
      </w:r>
      <w:r w:rsidR="00B86B43" w:rsidRPr="00A3036C">
        <w:rPr>
          <w:rFonts w:ascii="Times New Roman" w:hAnsi="Times New Roman" w:cs="Times New Roman"/>
          <w:sz w:val="24"/>
          <w:szCs w:val="24"/>
        </w:rPr>
        <w:t>,</w:t>
      </w:r>
      <w:r w:rsidR="008F6C91" w:rsidRPr="00A3036C">
        <w:rPr>
          <w:rFonts w:ascii="Times New Roman" w:hAnsi="Times New Roman" w:cs="Times New Roman"/>
          <w:sz w:val="24"/>
          <w:szCs w:val="24"/>
        </w:rPr>
        <w:t xml:space="preserve"> </w:t>
      </w:r>
      <w:r w:rsidR="00B86B43" w:rsidRPr="00A3036C">
        <w:rPr>
          <w:rFonts w:ascii="Times New Roman" w:hAnsi="Times New Roman" w:cs="Times New Roman"/>
          <w:sz w:val="24"/>
          <w:szCs w:val="24"/>
        </w:rPr>
        <w:t xml:space="preserve">em </w:t>
      </w:r>
      <w:r w:rsidR="008F6C91" w:rsidRPr="00A3036C">
        <w:rPr>
          <w:rFonts w:ascii="Times New Roman" w:hAnsi="Times New Roman" w:cs="Times New Roman"/>
          <w:sz w:val="24"/>
          <w:szCs w:val="24"/>
        </w:rPr>
        <w:t>termos tecnol</w:t>
      </w:r>
      <w:r w:rsidR="00B86B43" w:rsidRPr="00A3036C">
        <w:rPr>
          <w:rFonts w:ascii="Times New Roman" w:hAnsi="Times New Roman" w:cs="Times New Roman"/>
          <w:sz w:val="24"/>
          <w:szCs w:val="24"/>
        </w:rPr>
        <w:t>ó</w:t>
      </w:r>
      <w:r w:rsidR="008F6C91" w:rsidRPr="00A3036C">
        <w:rPr>
          <w:rFonts w:ascii="Times New Roman" w:hAnsi="Times New Roman" w:cs="Times New Roman"/>
          <w:sz w:val="24"/>
          <w:szCs w:val="24"/>
        </w:rPr>
        <w:t>gi</w:t>
      </w:r>
      <w:r w:rsidR="00B86B43" w:rsidRPr="00A3036C">
        <w:rPr>
          <w:rFonts w:ascii="Times New Roman" w:hAnsi="Times New Roman" w:cs="Times New Roman"/>
          <w:sz w:val="24"/>
          <w:szCs w:val="24"/>
        </w:rPr>
        <w:t>cos</w:t>
      </w:r>
      <w:r w:rsidR="009871DF" w:rsidRPr="00A3036C">
        <w:rPr>
          <w:rFonts w:ascii="Times New Roman" w:hAnsi="Times New Roman" w:cs="Times New Roman"/>
          <w:sz w:val="24"/>
          <w:szCs w:val="24"/>
        </w:rPr>
        <w:t>,</w:t>
      </w:r>
      <w:r w:rsidR="00FD6D14" w:rsidRPr="00A3036C">
        <w:rPr>
          <w:rFonts w:ascii="Times New Roman" w:hAnsi="Times New Roman" w:cs="Times New Roman"/>
          <w:sz w:val="24"/>
          <w:szCs w:val="24"/>
        </w:rPr>
        <w:t xml:space="preserve"> mais eficaz </w:t>
      </w:r>
      <w:r w:rsidR="009871DF" w:rsidRPr="00A3036C">
        <w:rPr>
          <w:rFonts w:ascii="Times New Roman" w:hAnsi="Times New Roman" w:cs="Times New Roman"/>
          <w:sz w:val="24"/>
          <w:szCs w:val="24"/>
        </w:rPr>
        <w:t>no</w:t>
      </w:r>
      <w:r w:rsidR="00FD6D14" w:rsidRPr="00A3036C">
        <w:rPr>
          <w:rFonts w:ascii="Times New Roman" w:hAnsi="Times New Roman" w:cs="Times New Roman"/>
          <w:sz w:val="24"/>
          <w:szCs w:val="24"/>
        </w:rPr>
        <w:t xml:space="preserve"> controle do Sistema Terra. </w:t>
      </w:r>
      <w:r w:rsidR="009871DF" w:rsidRPr="00A3036C">
        <w:rPr>
          <w:rFonts w:ascii="Times New Roman" w:hAnsi="Times New Roman" w:cs="Times New Roman"/>
          <w:sz w:val="24"/>
          <w:szCs w:val="24"/>
        </w:rPr>
        <w:t>Verdadeira</w:t>
      </w:r>
      <w:r w:rsidR="00EC148B" w:rsidRPr="00A3036C">
        <w:rPr>
          <w:rFonts w:ascii="Times New Roman" w:hAnsi="Times New Roman" w:cs="Times New Roman"/>
          <w:sz w:val="24"/>
          <w:szCs w:val="24"/>
        </w:rPr>
        <w:t>,</w:t>
      </w:r>
      <w:r w:rsidR="009871DF" w:rsidRPr="00A3036C">
        <w:rPr>
          <w:rFonts w:ascii="Times New Roman" w:hAnsi="Times New Roman" w:cs="Times New Roman"/>
          <w:sz w:val="24"/>
          <w:szCs w:val="24"/>
        </w:rPr>
        <w:t xml:space="preserve"> triplicaria </w:t>
      </w:r>
      <w:r w:rsidR="006A6A02" w:rsidRPr="00A3036C">
        <w:rPr>
          <w:rFonts w:ascii="Times New Roman" w:hAnsi="Times New Roman" w:cs="Times New Roman"/>
          <w:sz w:val="24"/>
          <w:szCs w:val="24"/>
        </w:rPr>
        <w:t xml:space="preserve">sua eficácia, </w:t>
      </w:r>
      <w:r w:rsidR="00101D3A" w:rsidRPr="00A3036C">
        <w:rPr>
          <w:rFonts w:ascii="Times New Roman" w:hAnsi="Times New Roman" w:cs="Times New Roman"/>
          <w:sz w:val="24"/>
          <w:szCs w:val="24"/>
        </w:rPr>
        <w:t>atentando</w:t>
      </w:r>
      <w:r w:rsidR="003C3CDD" w:rsidRPr="00A3036C">
        <w:rPr>
          <w:rFonts w:ascii="Times New Roman" w:hAnsi="Times New Roman" w:cs="Times New Roman"/>
          <w:sz w:val="24"/>
          <w:szCs w:val="24"/>
        </w:rPr>
        <w:t xml:space="preserve"> a redução de continentes</w:t>
      </w:r>
      <w:r w:rsidR="004F3FF1" w:rsidRPr="00A3036C">
        <w:rPr>
          <w:rFonts w:ascii="Times New Roman" w:hAnsi="Times New Roman" w:cs="Times New Roman"/>
          <w:sz w:val="24"/>
          <w:szCs w:val="24"/>
        </w:rPr>
        <w:t xml:space="preserve"> limitados a  América do Sul, Austrália </w:t>
      </w:r>
      <w:r w:rsidR="00AE6BCE" w:rsidRPr="00A3036C">
        <w:rPr>
          <w:rFonts w:ascii="Times New Roman" w:hAnsi="Times New Roman" w:cs="Times New Roman"/>
          <w:sz w:val="24"/>
          <w:szCs w:val="24"/>
        </w:rPr>
        <w:t>e a África do Sul, descartando a Antártida como opção residencial</w:t>
      </w:r>
      <w:r w:rsidR="005D212B" w:rsidRPr="00A3036C">
        <w:rPr>
          <w:rFonts w:ascii="Times New Roman" w:hAnsi="Times New Roman" w:cs="Times New Roman"/>
          <w:sz w:val="24"/>
          <w:szCs w:val="24"/>
        </w:rPr>
        <w:t>, mas</w:t>
      </w:r>
      <w:r w:rsidR="00163A44" w:rsidRPr="00A3036C">
        <w:rPr>
          <w:rFonts w:ascii="Times New Roman" w:hAnsi="Times New Roman" w:cs="Times New Roman"/>
          <w:sz w:val="24"/>
          <w:szCs w:val="24"/>
        </w:rPr>
        <w:t xml:space="preserve"> submetida a estudos científicos</w:t>
      </w:r>
      <w:r w:rsidR="00893807" w:rsidRPr="00A3036C">
        <w:rPr>
          <w:rFonts w:ascii="Times New Roman" w:hAnsi="Times New Roman" w:cs="Times New Roman"/>
          <w:sz w:val="24"/>
          <w:szCs w:val="24"/>
        </w:rPr>
        <w:t xml:space="preserve"> do ponto de vista terráqueo</w:t>
      </w:r>
      <w:r w:rsidR="00AE6BCE" w:rsidRPr="00A3036C">
        <w:rPr>
          <w:rFonts w:ascii="Times New Roman" w:hAnsi="Times New Roman" w:cs="Times New Roman"/>
          <w:sz w:val="24"/>
          <w:szCs w:val="24"/>
        </w:rPr>
        <w:t>.</w:t>
      </w:r>
      <w:r w:rsidR="00466F8B" w:rsidRPr="00A3036C">
        <w:rPr>
          <w:rFonts w:ascii="Times New Roman" w:hAnsi="Times New Roman" w:cs="Times New Roman"/>
          <w:sz w:val="24"/>
          <w:szCs w:val="24"/>
        </w:rPr>
        <w:t xml:space="preserve"> Por sua vez, o lado da </w:t>
      </w:r>
      <w:r w:rsidR="00466F8B" w:rsidRPr="00A3036C">
        <w:rPr>
          <w:rFonts w:ascii="Times New Roman" w:hAnsi="Times New Roman" w:cs="Times New Roman"/>
          <w:i/>
          <w:iCs/>
          <w:sz w:val="24"/>
          <w:szCs w:val="24"/>
        </w:rPr>
        <w:t>coroa</w:t>
      </w:r>
      <w:r w:rsidR="000639CA" w:rsidRPr="00A3036C">
        <w:rPr>
          <w:rFonts w:ascii="Times New Roman" w:hAnsi="Times New Roman" w:cs="Times New Roman"/>
          <w:sz w:val="24"/>
          <w:szCs w:val="24"/>
        </w:rPr>
        <w:t xml:space="preserve"> é a consciência humana</w:t>
      </w:r>
      <w:r w:rsidR="00491C9E" w:rsidRPr="00A3036C">
        <w:rPr>
          <w:rFonts w:ascii="Times New Roman" w:hAnsi="Times New Roman" w:cs="Times New Roman"/>
          <w:sz w:val="24"/>
          <w:szCs w:val="24"/>
        </w:rPr>
        <w:t xml:space="preserve">, </w:t>
      </w:r>
      <w:r w:rsidR="00CB5486" w:rsidRPr="00A3036C">
        <w:rPr>
          <w:rFonts w:ascii="Times New Roman" w:hAnsi="Times New Roman" w:cs="Times New Roman"/>
          <w:sz w:val="24"/>
          <w:szCs w:val="24"/>
        </w:rPr>
        <w:t>açorad</w:t>
      </w:r>
      <w:r w:rsidR="000B7206" w:rsidRPr="00A3036C">
        <w:rPr>
          <w:rFonts w:ascii="Times New Roman" w:hAnsi="Times New Roman" w:cs="Times New Roman"/>
          <w:sz w:val="24"/>
          <w:szCs w:val="24"/>
        </w:rPr>
        <w:t>a a desabrochar o Eu Sou</w:t>
      </w:r>
      <w:r w:rsidR="00455DEA" w:rsidRPr="00A3036C">
        <w:rPr>
          <w:rFonts w:ascii="Times New Roman" w:hAnsi="Times New Roman" w:cs="Times New Roman"/>
          <w:sz w:val="24"/>
          <w:szCs w:val="24"/>
        </w:rPr>
        <w:t>, tema, d</w:t>
      </w:r>
      <w:r w:rsidR="00CB22EA" w:rsidRPr="00A3036C">
        <w:rPr>
          <w:rFonts w:ascii="Times New Roman" w:hAnsi="Times New Roman" w:cs="Times New Roman"/>
          <w:sz w:val="24"/>
          <w:szCs w:val="24"/>
        </w:rPr>
        <w:t>e um</w:t>
      </w:r>
      <w:r w:rsidR="00455DEA" w:rsidRPr="00A3036C">
        <w:rPr>
          <w:rFonts w:ascii="Times New Roman" w:hAnsi="Times New Roman" w:cs="Times New Roman"/>
          <w:sz w:val="24"/>
          <w:szCs w:val="24"/>
        </w:rPr>
        <w:t xml:space="preserve">a </w:t>
      </w:r>
      <w:r w:rsidR="00CB22EA" w:rsidRPr="00A3036C">
        <w:rPr>
          <w:rFonts w:ascii="Times New Roman" w:hAnsi="Times New Roman" w:cs="Times New Roman"/>
          <w:sz w:val="24"/>
          <w:szCs w:val="24"/>
        </w:rPr>
        <w:t xml:space="preserve">das </w:t>
      </w:r>
      <w:r w:rsidR="00455DEA" w:rsidRPr="00A3036C">
        <w:rPr>
          <w:rFonts w:ascii="Times New Roman" w:hAnsi="Times New Roman" w:cs="Times New Roman"/>
          <w:sz w:val="24"/>
          <w:szCs w:val="24"/>
        </w:rPr>
        <w:t>crônica</w:t>
      </w:r>
      <w:r w:rsidR="00CB22EA" w:rsidRPr="00A3036C">
        <w:rPr>
          <w:rFonts w:ascii="Times New Roman" w:hAnsi="Times New Roman" w:cs="Times New Roman"/>
          <w:sz w:val="24"/>
          <w:szCs w:val="24"/>
        </w:rPr>
        <w:t>s,</w:t>
      </w:r>
      <w:r w:rsidR="00455DEA" w:rsidRPr="00A3036C">
        <w:rPr>
          <w:rFonts w:ascii="Times New Roman" w:hAnsi="Times New Roman" w:cs="Times New Roman"/>
          <w:sz w:val="24"/>
          <w:szCs w:val="24"/>
        </w:rPr>
        <w:t xml:space="preserve"> “Papo Reto”</w:t>
      </w:r>
      <w:r w:rsidR="00CB22EA" w:rsidRPr="00A3036C">
        <w:rPr>
          <w:rFonts w:ascii="Times New Roman" w:hAnsi="Times New Roman" w:cs="Times New Roman"/>
          <w:sz w:val="24"/>
          <w:szCs w:val="24"/>
        </w:rPr>
        <w:t>,</w:t>
      </w:r>
      <w:r w:rsidR="00455DEA" w:rsidRPr="00A3036C">
        <w:rPr>
          <w:rFonts w:ascii="Times New Roman" w:hAnsi="Times New Roman" w:cs="Times New Roman"/>
          <w:sz w:val="24"/>
          <w:szCs w:val="24"/>
        </w:rPr>
        <w:t xml:space="preserve"> escrita por Tom Harrison</w:t>
      </w:r>
      <w:r w:rsidR="00CB3B3F" w:rsidRPr="00A3036C">
        <w:rPr>
          <w:rFonts w:ascii="Times New Roman" w:hAnsi="Times New Roman" w:cs="Times New Roman"/>
          <w:sz w:val="24"/>
          <w:szCs w:val="24"/>
        </w:rPr>
        <w:t>.</w:t>
      </w:r>
      <w:r w:rsidR="00E5002F" w:rsidRPr="00A3036C">
        <w:rPr>
          <w:rFonts w:ascii="Times New Roman" w:hAnsi="Times New Roman" w:cs="Times New Roman"/>
          <w:sz w:val="24"/>
          <w:szCs w:val="24"/>
        </w:rPr>
        <w:t xml:space="preserve"> </w:t>
      </w:r>
      <w:r w:rsidR="003D52D0" w:rsidRPr="00A3036C">
        <w:rPr>
          <w:rFonts w:ascii="Times New Roman" w:hAnsi="Times New Roman" w:cs="Times New Roman"/>
          <w:sz w:val="24"/>
          <w:szCs w:val="24"/>
        </w:rPr>
        <w:t xml:space="preserve">O </w:t>
      </w:r>
      <w:r w:rsidR="003D52D0" w:rsidRPr="00A3036C">
        <w:rPr>
          <w:rFonts w:ascii="Times New Roman" w:hAnsi="Times New Roman" w:cs="Times New Roman"/>
          <w:i/>
          <w:iCs/>
          <w:sz w:val="24"/>
          <w:szCs w:val="24"/>
        </w:rPr>
        <w:t>pacote de maldades</w:t>
      </w:r>
      <w:r w:rsidR="003D52D0" w:rsidRPr="00A3036C">
        <w:rPr>
          <w:rFonts w:ascii="Times New Roman" w:hAnsi="Times New Roman" w:cs="Times New Roman"/>
          <w:sz w:val="24"/>
          <w:szCs w:val="24"/>
        </w:rPr>
        <w:t xml:space="preserve"> estabelecido</w:t>
      </w:r>
      <w:r w:rsidR="008730E9" w:rsidRPr="00A3036C">
        <w:rPr>
          <w:rFonts w:ascii="Times New Roman" w:hAnsi="Times New Roman" w:cs="Times New Roman"/>
          <w:sz w:val="24"/>
          <w:szCs w:val="24"/>
        </w:rPr>
        <w:t xml:space="preserve"> cumpr</w:t>
      </w:r>
      <w:r w:rsidR="00402B82" w:rsidRPr="00A3036C">
        <w:rPr>
          <w:rFonts w:ascii="Times New Roman" w:hAnsi="Times New Roman" w:cs="Times New Roman"/>
          <w:sz w:val="24"/>
          <w:szCs w:val="24"/>
        </w:rPr>
        <w:t>irá</w:t>
      </w:r>
      <w:r w:rsidR="008730E9" w:rsidRPr="00A3036C">
        <w:rPr>
          <w:rFonts w:ascii="Times New Roman" w:hAnsi="Times New Roman" w:cs="Times New Roman"/>
          <w:sz w:val="24"/>
          <w:szCs w:val="24"/>
        </w:rPr>
        <w:t xml:space="preserve"> a importante função de</w:t>
      </w:r>
      <w:r w:rsidR="00402B82" w:rsidRPr="00A3036C">
        <w:rPr>
          <w:rFonts w:ascii="Times New Roman" w:hAnsi="Times New Roman" w:cs="Times New Roman"/>
          <w:sz w:val="24"/>
          <w:szCs w:val="24"/>
        </w:rPr>
        <w:t xml:space="preserve"> perpetuar uma rotina de acontecimentos</w:t>
      </w:r>
      <w:r w:rsidR="00524084" w:rsidRPr="00A3036C">
        <w:rPr>
          <w:rFonts w:ascii="Times New Roman" w:hAnsi="Times New Roman" w:cs="Times New Roman"/>
          <w:sz w:val="24"/>
          <w:szCs w:val="24"/>
        </w:rPr>
        <w:t xml:space="preserve"> </w:t>
      </w:r>
      <w:r w:rsidR="005D4635" w:rsidRPr="00A3036C">
        <w:rPr>
          <w:rFonts w:ascii="Times New Roman" w:hAnsi="Times New Roman" w:cs="Times New Roman"/>
          <w:sz w:val="24"/>
          <w:szCs w:val="24"/>
        </w:rPr>
        <w:t>geopolíticos interpretados pela mídi</w:t>
      </w:r>
      <w:r w:rsidR="00317C30" w:rsidRPr="00A3036C">
        <w:rPr>
          <w:rFonts w:ascii="Times New Roman" w:hAnsi="Times New Roman" w:cs="Times New Roman"/>
          <w:sz w:val="24"/>
          <w:szCs w:val="24"/>
        </w:rPr>
        <w:t xml:space="preserve">a como ameaça constante </w:t>
      </w:r>
      <w:r w:rsidR="00E75D53" w:rsidRPr="00A3036C">
        <w:rPr>
          <w:rFonts w:ascii="Times New Roman" w:hAnsi="Times New Roman" w:cs="Times New Roman"/>
          <w:sz w:val="24"/>
          <w:szCs w:val="24"/>
        </w:rPr>
        <w:t>de conflagração</w:t>
      </w:r>
      <w:r w:rsidR="005344AF" w:rsidRPr="00A3036C">
        <w:rPr>
          <w:rFonts w:ascii="Times New Roman" w:hAnsi="Times New Roman" w:cs="Times New Roman"/>
          <w:sz w:val="24"/>
          <w:szCs w:val="24"/>
        </w:rPr>
        <w:t xml:space="preserve"> entre as soberanias de nações ocupantes d</w:t>
      </w:r>
      <w:r w:rsidR="00DD4573" w:rsidRPr="00A3036C">
        <w:rPr>
          <w:rFonts w:ascii="Times New Roman" w:hAnsi="Times New Roman" w:cs="Times New Roman"/>
          <w:sz w:val="24"/>
          <w:szCs w:val="24"/>
        </w:rPr>
        <w:t>a geografia sulista</w:t>
      </w:r>
      <w:r w:rsidR="00E763E6" w:rsidRPr="00A3036C">
        <w:rPr>
          <w:rFonts w:ascii="Times New Roman" w:hAnsi="Times New Roman" w:cs="Times New Roman"/>
          <w:sz w:val="24"/>
          <w:szCs w:val="24"/>
        </w:rPr>
        <w:t>.</w:t>
      </w:r>
      <w:r w:rsidR="008730E9" w:rsidRPr="00A3036C">
        <w:rPr>
          <w:rFonts w:ascii="Times New Roman" w:hAnsi="Times New Roman" w:cs="Times New Roman"/>
          <w:sz w:val="24"/>
          <w:szCs w:val="24"/>
        </w:rPr>
        <w:t xml:space="preserve"> </w:t>
      </w:r>
    </w:p>
    <w:p w14:paraId="3EBDFFF2" w14:textId="7D99B157" w:rsidR="00A955BF" w:rsidRPr="00A3036C" w:rsidRDefault="003F7DBE"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w:t>
      </w:r>
      <w:r w:rsidR="0096032E" w:rsidRPr="00A3036C">
        <w:rPr>
          <w:rFonts w:ascii="Times New Roman" w:hAnsi="Times New Roman" w:cs="Times New Roman"/>
          <w:sz w:val="24"/>
          <w:szCs w:val="24"/>
        </w:rPr>
        <w:t>,</w:t>
      </w:r>
      <w:r w:rsidR="004A6820" w:rsidRPr="00A3036C">
        <w:rPr>
          <w:rFonts w:ascii="Times New Roman" w:hAnsi="Times New Roman" w:cs="Times New Roman"/>
          <w:sz w:val="24"/>
          <w:szCs w:val="24"/>
        </w:rPr>
        <w:t xml:space="preserve"> comparado a ditos populares terráqueos</w:t>
      </w:r>
      <w:r w:rsidR="0096032E" w:rsidRPr="00A3036C">
        <w:rPr>
          <w:rFonts w:ascii="Times New Roman" w:hAnsi="Times New Roman" w:cs="Times New Roman"/>
          <w:sz w:val="24"/>
          <w:szCs w:val="24"/>
        </w:rPr>
        <w:t xml:space="preserve">, seria </w:t>
      </w:r>
      <w:r w:rsidR="0096032E" w:rsidRPr="00A3036C">
        <w:rPr>
          <w:rFonts w:ascii="Times New Roman" w:hAnsi="Times New Roman" w:cs="Times New Roman"/>
          <w:i/>
          <w:iCs/>
          <w:sz w:val="24"/>
          <w:szCs w:val="24"/>
        </w:rPr>
        <w:t>o seguro morreu de velho</w:t>
      </w:r>
      <w:r w:rsidR="00707338" w:rsidRPr="00A3036C">
        <w:rPr>
          <w:rFonts w:ascii="Times New Roman" w:hAnsi="Times New Roman" w:cs="Times New Roman"/>
          <w:sz w:val="24"/>
          <w:szCs w:val="24"/>
        </w:rPr>
        <w:t xml:space="preserve"> e </w:t>
      </w:r>
      <w:r w:rsidR="00707338" w:rsidRPr="00A3036C">
        <w:rPr>
          <w:rFonts w:ascii="Times New Roman" w:hAnsi="Times New Roman" w:cs="Times New Roman"/>
          <w:i/>
          <w:iCs/>
          <w:sz w:val="24"/>
          <w:szCs w:val="24"/>
        </w:rPr>
        <w:t>melhor prevenir do que remediar</w:t>
      </w:r>
      <w:r w:rsidR="007E6DF0" w:rsidRPr="00A3036C">
        <w:rPr>
          <w:rFonts w:ascii="Times New Roman" w:hAnsi="Times New Roman" w:cs="Times New Roman"/>
          <w:sz w:val="24"/>
          <w:szCs w:val="24"/>
        </w:rPr>
        <w:t>. Por isto</w:t>
      </w:r>
      <w:r w:rsidR="00CE31D3" w:rsidRPr="00A3036C">
        <w:rPr>
          <w:rFonts w:ascii="Times New Roman" w:hAnsi="Times New Roman" w:cs="Times New Roman"/>
          <w:sz w:val="24"/>
          <w:szCs w:val="24"/>
        </w:rPr>
        <w:t>, mesmo com todas as medidas efetivadas e a serem executadas</w:t>
      </w:r>
      <w:r w:rsidR="00DC4290" w:rsidRPr="00A3036C">
        <w:rPr>
          <w:rFonts w:ascii="Times New Roman" w:hAnsi="Times New Roman" w:cs="Times New Roman"/>
          <w:sz w:val="24"/>
          <w:szCs w:val="24"/>
        </w:rPr>
        <w:t xml:space="preserve">, o SPA —Supremo Poder Anônimo </w:t>
      </w:r>
      <w:r w:rsidR="005115D2" w:rsidRPr="00A3036C">
        <w:rPr>
          <w:rFonts w:ascii="Times New Roman" w:hAnsi="Times New Roman" w:cs="Times New Roman"/>
          <w:sz w:val="24"/>
          <w:szCs w:val="24"/>
        </w:rPr>
        <w:t xml:space="preserve">quer erradicar todos os </w:t>
      </w:r>
      <w:r w:rsidR="005115D2" w:rsidRPr="00A3036C">
        <w:rPr>
          <w:rFonts w:ascii="Times New Roman" w:hAnsi="Times New Roman" w:cs="Times New Roman"/>
          <w:i/>
          <w:iCs/>
          <w:sz w:val="24"/>
          <w:szCs w:val="24"/>
        </w:rPr>
        <w:t>pontos de luzes</w:t>
      </w:r>
      <w:r w:rsidR="00B77947" w:rsidRPr="00A3036C">
        <w:rPr>
          <w:rFonts w:ascii="Times New Roman" w:hAnsi="Times New Roman" w:cs="Times New Roman"/>
          <w:sz w:val="24"/>
          <w:szCs w:val="24"/>
        </w:rPr>
        <w:t xml:space="preserve"> espalhados neste hemisfério habitável</w:t>
      </w:r>
      <w:r w:rsidR="00ED3D6B" w:rsidRPr="00A3036C">
        <w:rPr>
          <w:rFonts w:ascii="Times New Roman" w:hAnsi="Times New Roman" w:cs="Times New Roman"/>
          <w:sz w:val="24"/>
          <w:szCs w:val="24"/>
        </w:rPr>
        <w:t xml:space="preserve"> </w:t>
      </w:r>
      <w:r w:rsidR="002F34EB" w:rsidRPr="00A3036C">
        <w:rPr>
          <w:rFonts w:ascii="Times New Roman" w:hAnsi="Times New Roman" w:cs="Times New Roman"/>
          <w:sz w:val="24"/>
          <w:szCs w:val="24"/>
        </w:rPr>
        <w:t>com</w:t>
      </w:r>
      <w:r w:rsidR="00F16BA0" w:rsidRPr="00A3036C">
        <w:rPr>
          <w:rFonts w:ascii="Times New Roman" w:hAnsi="Times New Roman" w:cs="Times New Roman"/>
          <w:sz w:val="24"/>
          <w:szCs w:val="24"/>
        </w:rPr>
        <w:t xml:space="preserve">  </w:t>
      </w:r>
      <w:r w:rsidR="0003370B" w:rsidRPr="00A3036C">
        <w:rPr>
          <w:rFonts w:ascii="Times New Roman" w:hAnsi="Times New Roman" w:cs="Times New Roman"/>
          <w:i/>
          <w:iCs/>
          <w:sz w:val="24"/>
          <w:szCs w:val="24"/>
        </w:rPr>
        <w:t>os exilados da guerra</w:t>
      </w:r>
      <w:r w:rsidR="0003370B" w:rsidRPr="00A3036C">
        <w:rPr>
          <w:rFonts w:ascii="Times New Roman" w:hAnsi="Times New Roman" w:cs="Times New Roman"/>
          <w:sz w:val="24"/>
          <w:szCs w:val="24"/>
        </w:rPr>
        <w:t>.</w:t>
      </w:r>
      <w:r w:rsidR="002F34EB" w:rsidRPr="00A3036C">
        <w:rPr>
          <w:rFonts w:ascii="Times New Roman" w:hAnsi="Times New Roman" w:cs="Times New Roman"/>
          <w:sz w:val="24"/>
          <w:szCs w:val="24"/>
        </w:rPr>
        <w:t xml:space="preserve"> Nada melhor de que usar </w:t>
      </w:r>
      <w:r w:rsidR="00112741" w:rsidRPr="00A3036C">
        <w:rPr>
          <w:rFonts w:ascii="Times New Roman" w:hAnsi="Times New Roman" w:cs="Times New Roman"/>
          <w:sz w:val="24"/>
          <w:szCs w:val="24"/>
        </w:rPr>
        <w:t>o antagonismo</w:t>
      </w:r>
      <w:r w:rsidR="00D36F3A" w:rsidRPr="00A3036C">
        <w:rPr>
          <w:rFonts w:ascii="Times New Roman" w:hAnsi="Times New Roman" w:cs="Times New Roman"/>
          <w:sz w:val="24"/>
          <w:szCs w:val="24"/>
        </w:rPr>
        <w:t xml:space="preserve"> polític</w:t>
      </w:r>
      <w:r w:rsidR="00112741" w:rsidRPr="00A3036C">
        <w:rPr>
          <w:rFonts w:ascii="Times New Roman" w:hAnsi="Times New Roman" w:cs="Times New Roman"/>
          <w:sz w:val="24"/>
          <w:szCs w:val="24"/>
        </w:rPr>
        <w:t>o</w:t>
      </w:r>
      <w:r w:rsidR="005C7ADA" w:rsidRPr="00A3036C">
        <w:rPr>
          <w:rFonts w:ascii="Times New Roman" w:hAnsi="Times New Roman" w:cs="Times New Roman"/>
          <w:sz w:val="24"/>
          <w:szCs w:val="24"/>
        </w:rPr>
        <w:t xml:space="preserve"> liderado pelo Brasil</w:t>
      </w:r>
      <w:r w:rsidR="004A2103" w:rsidRPr="00A3036C">
        <w:rPr>
          <w:rFonts w:ascii="Times New Roman" w:hAnsi="Times New Roman" w:cs="Times New Roman"/>
          <w:sz w:val="24"/>
          <w:szCs w:val="24"/>
        </w:rPr>
        <w:t xml:space="preserve"> </w:t>
      </w:r>
      <w:r w:rsidR="00472B10" w:rsidRPr="00A3036C">
        <w:rPr>
          <w:rFonts w:ascii="Times New Roman" w:hAnsi="Times New Roman" w:cs="Times New Roman"/>
          <w:sz w:val="24"/>
          <w:szCs w:val="24"/>
        </w:rPr>
        <w:t xml:space="preserve">para </w:t>
      </w:r>
      <w:r w:rsidR="00352EB6" w:rsidRPr="00A3036C">
        <w:rPr>
          <w:rFonts w:ascii="Times New Roman" w:hAnsi="Times New Roman" w:cs="Times New Roman"/>
          <w:sz w:val="24"/>
          <w:szCs w:val="24"/>
        </w:rPr>
        <w:t>motiva</w:t>
      </w:r>
      <w:r w:rsidR="00472B10" w:rsidRPr="00A3036C">
        <w:rPr>
          <w:rFonts w:ascii="Times New Roman" w:hAnsi="Times New Roman" w:cs="Times New Roman"/>
          <w:sz w:val="24"/>
          <w:szCs w:val="24"/>
        </w:rPr>
        <w:t>r</w:t>
      </w:r>
      <w:r w:rsidR="00352EB6" w:rsidRPr="00A3036C">
        <w:rPr>
          <w:rFonts w:ascii="Times New Roman" w:hAnsi="Times New Roman" w:cs="Times New Roman"/>
          <w:sz w:val="24"/>
          <w:szCs w:val="24"/>
        </w:rPr>
        <w:t xml:space="preserve"> </w:t>
      </w:r>
      <w:r w:rsidR="00E65BCE" w:rsidRPr="00A3036C">
        <w:rPr>
          <w:rFonts w:ascii="Times New Roman" w:hAnsi="Times New Roman" w:cs="Times New Roman"/>
          <w:sz w:val="24"/>
          <w:szCs w:val="24"/>
        </w:rPr>
        <w:t>rivalidades</w:t>
      </w:r>
      <w:r w:rsidR="00472B10" w:rsidRPr="00A3036C">
        <w:rPr>
          <w:rFonts w:ascii="Times New Roman" w:hAnsi="Times New Roman" w:cs="Times New Roman"/>
          <w:sz w:val="24"/>
          <w:szCs w:val="24"/>
        </w:rPr>
        <w:t xml:space="preserve"> </w:t>
      </w:r>
      <w:r w:rsidR="004F1967" w:rsidRPr="00A3036C">
        <w:rPr>
          <w:rFonts w:ascii="Times New Roman" w:hAnsi="Times New Roman" w:cs="Times New Roman"/>
          <w:sz w:val="24"/>
          <w:szCs w:val="24"/>
        </w:rPr>
        <w:t>entr</w:t>
      </w:r>
      <w:r w:rsidR="00E65BCE" w:rsidRPr="00A3036C">
        <w:rPr>
          <w:rFonts w:ascii="Times New Roman" w:hAnsi="Times New Roman" w:cs="Times New Roman"/>
          <w:sz w:val="24"/>
          <w:szCs w:val="24"/>
        </w:rPr>
        <w:t>e</w:t>
      </w:r>
      <w:r w:rsidR="00662F1E" w:rsidRPr="00A3036C">
        <w:rPr>
          <w:rFonts w:ascii="Times New Roman" w:hAnsi="Times New Roman" w:cs="Times New Roman"/>
          <w:sz w:val="24"/>
          <w:szCs w:val="24"/>
        </w:rPr>
        <w:t xml:space="preserve"> Chefes de Estados d</w:t>
      </w:r>
      <w:r w:rsidR="002274DF" w:rsidRPr="00A3036C">
        <w:rPr>
          <w:rFonts w:ascii="Times New Roman" w:hAnsi="Times New Roman" w:cs="Times New Roman"/>
          <w:sz w:val="24"/>
          <w:szCs w:val="24"/>
        </w:rPr>
        <w:t>o H</w:t>
      </w:r>
      <w:r w:rsidR="00662F1E" w:rsidRPr="00A3036C">
        <w:rPr>
          <w:rFonts w:ascii="Times New Roman" w:hAnsi="Times New Roman" w:cs="Times New Roman"/>
          <w:sz w:val="24"/>
          <w:szCs w:val="24"/>
        </w:rPr>
        <w:t>emisfério</w:t>
      </w:r>
      <w:r w:rsidR="002274DF" w:rsidRPr="00A3036C">
        <w:rPr>
          <w:rFonts w:ascii="Times New Roman" w:hAnsi="Times New Roman" w:cs="Times New Roman"/>
          <w:sz w:val="24"/>
          <w:szCs w:val="24"/>
        </w:rPr>
        <w:t xml:space="preserve"> Sul</w:t>
      </w:r>
      <w:r w:rsidR="00CA279C" w:rsidRPr="00A3036C">
        <w:rPr>
          <w:rFonts w:ascii="Times New Roman" w:hAnsi="Times New Roman" w:cs="Times New Roman"/>
          <w:sz w:val="24"/>
          <w:szCs w:val="24"/>
        </w:rPr>
        <w:t>, desejosos,</w:t>
      </w:r>
      <w:r w:rsidR="000C1DFF" w:rsidRPr="00A3036C">
        <w:rPr>
          <w:rFonts w:ascii="Times New Roman" w:hAnsi="Times New Roman" w:cs="Times New Roman"/>
          <w:sz w:val="24"/>
          <w:szCs w:val="24"/>
        </w:rPr>
        <w:t xml:space="preserve"> </w:t>
      </w:r>
      <w:r w:rsidR="00CA279C" w:rsidRPr="00A3036C">
        <w:rPr>
          <w:rFonts w:ascii="Times New Roman" w:hAnsi="Times New Roman" w:cs="Times New Roman"/>
          <w:sz w:val="24"/>
          <w:szCs w:val="24"/>
        </w:rPr>
        <w:t>de</w:t>
      </w:r>
      <w:r w:rsidR="000C1DFF" w:rsidRPr="00A3036C">
        <w:rPr>
          <w:rFonts w:ascii="Times New Roman" w:hAnsi="Times New Roman" w:cs="Times New Roman"/>
          <w:sz w:val="24"/>
          <w:szCs w:val="24"/>
        </w:rPr>
        <w:t xml:space="preserve"> serem </w:t>
      </w:r>
      <w:r w:rsidR="00CA279C" w:rsidRPr="00A3036C">
        <w:rPr>
          <w:rFonts w:ascii="Times New Roman" w:hAnsi="Times New Roman" w:cs="Times New Roman"/>
          <w:sz w:val="24"/>
          <w:szCs w:val="24"/>
        </w:rPr>
        <w:t xml:space="preserve">os </w:t>
      </w:r>
      <w:r w:rsidR="000C1DFF" w:rsidRPr="00A3036C">
        <w:rPr>
          <w:rFonts w:ascii="Times New Roman" w:hAnsi="Times New Roman" w:cs="Times New Roman"/>
          <w:sz w:val="24"/>
          <w:szCs w:val="24"/>
        </w:rPr>
        <w:t>expoentes máximos</w:t>
      </w:r>
      <w:r w:rsidR="00273CDC" w:rsidRPr="00A3036C">
        <w:rPr>
          <w:rFonts w:ascii="Times New Roman" w:hAnsi="Times New Roman" w:cs="Times New Roman"/>
          <w:sz w:val="24"/>
          <w:szCs w:val="24"/>
        </w:rPr>
        <w:t xml:space="preserve"> na sua </w:t>
      </w:r>
      <w:r w:rsidR="00447F9D" w:rsidRPr="00A3036C">
        <w:rPr>
          <w:rFonts w:ascii="Times New Roman" w:hAnsi="Times New Roman" w:cs="Times New Roman"/>
          <w:sz w:val="24"/>
          <w:szCs w:val="24"/>
        </w:rPr>
        <w:t xml:space="preserve">representatividade e </w:t>
      </w:r>
      <w:r w:rsidR="00273CDC" w:rsidRPr="00A3036C">
        <w:rPr>
          <w:rFonts w:ascii="Times New Roman" w:hAnsi="Times New Roman" w:cs="Times New Roman"/>
          <w:sz w:val="24"/>
          <w:szCs w:val="24"/>
        </w:rPr>
        <w:t>condução</w:t>
      </w:r>
      <w:r w:rsidR="00447F9D" w:rsidRPr="00A3036C">
        <w:rPr>
          <w:rFonts w:ascii="Times New Roman" w:hAnsi="Times New Roman" w:cs="Times New Roman"/>
          <w:sz w:val="24"/>
          <w:szCs w:val="24"/>
        </w:rPr>
        <w:t>.</w:t>
      </w:r>
      <w:r w:rsidR="009161DB" w:rsidRPr="00A3036C">
        <w:rPr>
          <w:rFonts w:ascii="Times New Roman" w:hAnsi="Times New Roman" w:cs="Times New Roman"/>
          <w:sz w:val="24"/>
          <w:szCs w:val="24"/>
        </w:rPr>
        <w:t xml:space="preserve"> Duelo acirrado</w:t>
      </w:r>
      <w:r w:rsidR="002274DF" w:rsidRPr="00A3036C">
        <w:rPr>
          <w:rFonts w:ascii="Times New Roman" w:hAnsi="Times New Roman" w:cs="Times New Roman"/>
          <w:sz w:val="24"/>
          <w:szCs w:val="24"/>
        </w:rPr>
        <w:t xml:space="preserve"> entre os países do bloco</w:t>
      </w:r>
      <w:r w:rsidR="009161DB" w:rsidRPr="00A3036C">
        <w:rPr>
          <w:rFonts w:ascii="Times New Roman" w:hAnsi="Times New Roman" w:cs="Times New Roman"/>
          <w:sz w:val="24"/>
          <w:szCs w:val="24"/>
        </w:rPr>
        <w:t xml:space="preserve"> pela grandiosidade</w:t>
      </w:r>
      <w:r w:rsidR="00046BB6" w:rsidRPr="00A3036C">
        <w:rPr>
          <w:rFonts w:ascii="Times New Roman" w:hAnsi="Times New Roman" w:cs="Times New Roman"/>
          <w:sz w:val="24"/>
          <w:szCs w:val="24"/>
        </w:rPr>
        <w:t xml:space="preserve"> territorial da nação brasileira,</w:t>
      </w:r>
      <w:r w:rsidR="00FB6C43" w:rsidRPr="00A3036C">
        <w:rPr>
          <w:rFonts w:ascii="Times New Roman" w:hAnsi="Times New Roman" w:cs="Times New Roman"/>
          <w:sz w:val="24"/>
          <w:szCs w:val="24"/>
        </w:rPr>
        <w:t xml:space="preserve"> crente</w:t>
      </w:r>
      <w:r w:rsidR="002274DF" w:rsidRPr="00A3036C">
        <w:rPr>
          <w:rFonts w:ascii="Times New Roman" w:hAnsi="Times New Roman" w:cs="Times New Roman"/>
          <w:sz w:val="24"/>
          <w:szCs w:val="24"/>
        </w:rPr>
        <w:t xml:space="preserve"> na sua liderança</w:t>
      </w:r>
      <w:r w:rsidR="00FB6C43" w:rsidRPr="00A3036C">
        <w:rPr>
          <w:rFonts w:ascii="Times New Roman" w:hAnsi="Times New Roman" w:cs="Times New Roman"/>
          <w:sz w:val="24"/>
          <w:szCs w:val="24"/>
        </w:rPr>
        <w:t>, por sua própria natureza geográfic</w:t>
      </w:r>
      <w:r w:rsidR="00C15CC8" w:rsidRPr="00A3036C">
        <w:rPr>
          <w:rFonts w:ascii="Times New Roman" w:hAnsi="Times New Roman" w:cs="Times New Roman"/>
          <w:sz w:val="24"/>
          <w:szCs w:val="24"/>
        </w:rPr>
        <w:t>a e pe</w:t>
      </w:r>
      <w:r w:rsidR="000D585B" w:rsidRPr="00A3036C">
        <w:rPr>
          <w:rFonts w:ascii="Times New Roman" w:hAnsi="Times New Roman" w:cs="Times New Roman"/>
          <w:sz w:val="24"/>
          <w:szCs w:val="24"/>
        </w:rPr>
        <w:t>la iniciativa privada</w:t>
      </w:r>
      <w:r w:rsidR="00B61D9D" w:rsidRPr="00A3036C">
        <w:rPr>
          <w:rFonts w:ascii="Times New Roman" w:hAnsi="Times New Roman" w:cs="Times New Roman"/>
          <w:sz w:val="24"/>
          <w:szCs w:val="24"/>
        </w:rPr>
        <w:t>.</w:t>
      </w:r>
      <w:r w:rsidR="00A13D61" w:rsidRPr="00A3036C">
        <w:rPr>
          <w:rFonts w:ascii="Times New Roman" w:hAnsi="Times New Roman" w:cs="Times New Roman"/>
          <w:sz w:val="24"/>
          <w:szCs w:val="24"/>
        </w:rPr>
        <w:t xml:space="preserve"> Grupo Harrison</w:t>
      </w:r>
      <w:r w:rsidR="005455CA" w:rsidRPr="00A3036C">
        <w:rPr>
          <w:rFonts w:ascii="Times New Roman" w:hAnsi="Times New Roman" w:cs="Times New Roman"/>
          <w:sz w:val="24"/>
          <w:szCs w:val="24"/>
        </w:rPr>
        <w:t xml:space="preserve"> </w:t>
      </w:r>
      <w:r w:rsidR="00A13D61" w:rsidRPr="00A3036C">
        <w:rPr>
          <w:rFonts w:ascii="Times New Roman" w:hAnsi="Times New Roman" w:cs="Times New Roman"/>
          <w:sz w:val="24"/>
          <w:szCs w:val="24"/>
        </w:rPr>
        <w:t>&amp; Taylo</w:t>
      </w:r>
      <w:r w:rsidR="00C83123" w:rsidRPr="00A3036C">
        <w:rPr>
          <w:rFonts w:ascii="Times New Roman" w:hAnsi="Times New Roman" w:cs="Times New Roman"/>
          <w:sz w:val="24"/>
          <w:szCs w:val="24"/>
        </w:rPr>
        <w:t>r</w:t>
      </w:r>
      <w:r w:rsidR="009D0EDC" w:rsidRPr="00A3036C">
        <w:rPr>
          <w:rFonts w:ascii="Times New Roman" w:hAnsi="Times New Roman" w:cs="Times New Roman"/>
          <w:sz w:val="24"/>
          <w:szCs w:val="24"/>
        </w:rPr>
        <w:t>,</w:t>
      </w:r>
      <w:r w:rsidR="00A13D61" w:rsidRPr="00A3036C">
        <w:rPr>
          <w:rFonts w:ascii="Times New Roman" w:hAnsi="Times New Roman" w:cs="Times New Roman"/>
          <w:sz w:val="24"/>
          <w:szCs w:val="24"/>
        </w:rPr>
        <w:t xml:space="preserve"> classificado</w:t>
      </w:r>
      <w:r w:rsidR="009D0EDC" w:rsidRPr="00A3036C">
        <w:rPr>
          <w:rFonts w:ascii="Times New Roman" w:hAnsi="Times New Roman" w:cs="Times New Roman"/>
          <w:sz w:val="24"/>
          <w:szCs w:val="24"/>
        </w:rPr>
        <w:t>,</w:t>
      </w:r>
      <w:r w:rsidR="00C83123" w:rsidRPr="00A3036C">
        <w:rPr>
          <w:rFonts w:ascii="Times New Roman" w:hAnsi="Times New Roman" w:cs="Times New Roman"/>
          <w:sz w:val="24"/>
          <w:szCs w:val="24"/>
        </w:rPr>
        <w:t xml:space="preserve"> </w:t>
      </w:r>
      <w:r w:rsidR="00C83123" w:rsidRPr="00A3036C">
        <w:rPr>
          <w:rFonts w:ascii="Times New Roman" w:hAnsi="Times New Roman" w:cs="Times New Roman"/>
          <w:i/>
          <w:iCs/>
          <w:sz w:val="24"/>
          <w:szCs w:val="24"/>
        </w:rPr>
        <w:t>a cozinha do mundo</w:t>
      </w:r>
      <w:r w:rsidR="002336C6" w:rsidRPr="00A3036C">
        <w:rPr>
          <w:rFonts w:ascii="Times New Roman" w:hAnsi="Times New Roman" w:cs="Times New Roman"/>
          <w:sz w:val="24"/>
          <w:szCs w:val="24"/>
        </w:rPr>
        <w:t xml:space="preserve">, </w:t>
      </w:r>
      <w:r w:rsidR="00D8233E" w:rsidRPr="00A3036C">
        <w:rPr>
          <w:rFonts w:ascii="Times New Roman" w:hAnsi="Times New Roman" w:cs="Times New Roman"/>
          <w:sz w:val="24"/>
          <w:szCs w:val="24"/>
        </w:rPr>
        <w:t xml:space="preserve"> credencia</w:t>
      </w:r>
      <w:r w:rsidR="007078AC" w:rsidRPr="00A3036C">
        <w:rPr>
          <w:rFonts w:ascii="Times New Roman" w:hAnsi="Times New Roman" w:cs="Times New Roman"/>
          <w:sz w:val="24"/>
          <w:szCs w:val="24"/>
        </w:rPr>
        <w:t xml:space="preserve"> o país </w:t>
      </w:r>
      <w:r w:rsidR="008A6529" w:rsidRPr="00A3036C">
        <w:rPr>
          <w:rFonts w:ascii="Times New Roman" w:hAnsi="Times New Roman" w:cs="Times New Roman"/>
          <w:sz w:val="24"/>
          <w:szCs w:val="24"/>
        </w:rPr>
        <w:t xml:space="preserve">a </w:t>
      </w:r>
      <w:r w:rsidR="00177FC5" w:rsidRPr="00A3036C">
        <w:rPr>
          <w:rFonts w:ascii="Times New Roman" w:hAnsi="Times New Roman" w:cs="Times New Roman"/>
          <w:sz w:val="24"/>
          <w:szCs w:val="24"/>
        </w:rPr>
        <w:t>ser merecedor de destaque</w:t>
      </w:r>
      <w:r w:rsidR="00BF1F9F" w:rsidRPr="00A3036C">
        <w:rPr>
          <w:rFonts w:ascii="Times New Roman" w:hAnsi="Times New Roman" w:cs="Times New Roman"/>
          <w:sz w:val="24"/>
          <w:szCs w:val="24"/>
        </w:rPr>
        <w:t xml:space="preserve"> na gestão de interesse internacionalizados</w:t>
      </w:r>
      <w:r w:rsidR="00EF001C" w:rsidRPr="00A3036C">
        <w:rPr>
          <w:rFonts w:ascii="Times New Roman" w:hAnsi="Times New Roman" w:cs="Times New Roman"/>
          <w:sz w:val="24"/>
          <w:szCs w:val="24"/>
        </w:rPr>
        <w:t xml:space="preserve"> pela manutenção da paz e </w:t>
      </w:r>
      <w:r w:rsidR="00E81D5A" w:rsidRPr="00A3036C">
        <w:rPr>
          <w:rFonts w:ascii="Times New Roman" w:hAnsi="Times New Roman" w:cs="Times New Roman"/>
          <w:sz w:val="24"/>
          <w:szCs w:val="24"/>
        </w:rPr>
        <w:t xml:space="preserve">investimentos em </w:t>
      </w:r>
      <w:r w:rsidR="00B61D9D" w:rsidRPr="00A3036C">
        <w:rPr>
          <w:rFonts w:ascii="Times New Roman" w:hAnsi="Times New Roman" w:cs="Times New Roman"/>
          <w:sz w:val="24"/>
          <w:szCs w:val="24"/>
        </w:rPr>
        <w:t>infraestrutura</w:t>
      </w:r>
      <w:r w:rsidR="009D0EDC" w:rsidRPr="00A3036C">
        <w:rPr>
          <w:rFonts w:ascii="Times New Roman" w:hAnsi="Times New Roman" w:cs="Times New Roman"/>
          <w:sz w:val="24"/>
          <w:szCs w:val="24"/>
        </w:rPr>
        <w:t>.</w:t>
      </w:r>
      <w:r w:rsidR="00E81D5A" w:rsidRPr="00A3036C">
        <w:rPr>
          <w:rFonts w:ascii="Times New Roman" w:hAnsi="Times New Roman" w:cs="Times New Roman"/>
          <w:sz w:val="24"/>
          <w:szCs w:val="24"/>
        </w:rPr>
        <w:t xml:space="preserve"> </w:t>
      </w:r>
      <w:r w:rsidR="009D0EDC" w:rsidRPr="00A3036C">
        <w:rPr>
          <w:rFonts w:ascii="Times New Roman" w:hAnsi="Times New Roman" w:cs="Times New Roman"/>
          <w:sz w:val="24"/>
          <w:szCs w:val="24"/>
        </w:rPr>
        <w:t>G</w:t>
      </w:r>
      <w:r w:rsidR="00E81D5A" w:rsidRPr="00A3036C">
        <w:rPr>
          <w:rFonts w:ascii="Times New Roman" w:hAnsi="Times New Roman" w:cs="Times New Roman"/>
          <w:sz w:val="24"/>
          <w:szCs w:val="24"/>
        </w:rPr>
        <w:t>arantidor</w:t>
      </w:r>
      <w:r w:rsidR="00BB5C41" w:rsidRPr="00A3036C">
        <w:rPr>
          <w:rFonts w:ascii="Times New Roman" w:hAnsi="Times New Roman" w:cs="Times New Roman"/>
          <w:sz w:val="24"/>
          <w:szCs w:val="24"/>
        </w:rPr>
        <w:t>es</w:t>
      </w:r>
      <w:r w:rsidR="008A6529" w:rsidRPr="00A3036C">
        <w:rPr>
          <w:rFonts w:ascii="Times New Roman" w:hAnsi="Times New Roman" w:cs="Times New Roman"/>
          <w:sz w:val="24"/>
          <w:szCs w:val="24"/>
        </w:rPr>
        <w:t xml:space="preserve"> do </w:t>
      </w:r>
      <w:r w:rsidR="00E46884" w:rsidRPr="00A3036C">
        <w:rPr>
          <w:rFonts w:ascii="Times New Roman" w:hAnsi="Times New Roman" w:cs="Times New Roman"/>
          <w:sz w:val="24"/>
          <w:szCs w:val="24"/>
        </w:rPr>
        <w:t>bem-estar</w:t>
      </w:r>
      <w:r w:rsidR="008A6529" w:rsidRPr="00A3036C">
        <w:rPr>
          <w:rFonts w:ascii="Times New Roman" w:hAnsi="Times New Roman" w:cs="Times New Roman"/>
          <w:sz w:val="24"/>
          <w:szCs w:val="24"/>
        </w:rPr>
        <w:t xml:space="preserve"> populacional</w:t>
      </w:r>
      <w:r w:rsidR="00BB5C41" w:rsidRPr="00A3036C">
        <w:rPr>
          <w:rFonts w:ascii="Times New Roman" w:hAnsi="Times New Roman" w:cs="Times New Roman"/>
          <w:sz w:val="24"/>
          <w:szCs w:val="24"/>
        </w:rPr>
        <w:t>,</w:t>
      </w:r>
      <w:r w:rsidR="008A6529" w:rsidRPr="00A3036C">
        <w:rPr>
          <w:rFonts w:ascii="Times New Roman" w:hAnsi="Times New Roman" w:cs="Times New Roman"/>
          <w:sz w:val="24"/>
          <w:szCs w:val="24"/>
        </w:rPr>
        <w:t xml:space="preserve"> inflado</w:t>
      </w:r>
      <w:r w:rsidR="00BB5C41" w:rsidRPr="00A3036C">
        <w:rPr>
          <w:rFonts w:ascii="Times New Roman" w:hAnsi="Times New Roman" w:cs="Times New Roman"/>
          <w:sz w:val="24"/>
          <w:szCs w:val="24"/>
        </w:rPr>
        <w:t>,</w:t>
      </w:r>
      <w:r w:rsidR="004D223F" w:rsidRPr="00A3036C">
        <w:rPr>
          <w:rFonts w:ascii="Times New Roman" w:hAnsi="Times New Roman" w:cs="Times New Roman"/>
          <w:sz w:val="24"/>
          <w:szCs w:val="24"/>
        </w:rPr>
        <w:t xml:space="preserve"> nos tempos que estão por vir,</w:t>
      </w:r>
      <w:r w:rsidR="008A6529" w:rsidRPr="00A3036C">
        <w:rPr>
          <w:rFonts w:ascii="Times New Roman" w:hAnsi="Times New Roman" w:cs="Times New Roman"/>
          <w:sz w:val="24"/>
          <w:szCs w:val="24"/>
        </w:rPr>
        <w:t xml:space="preserve"> de</w:t>
      </w:r>
      <w:r w:rsidR="004D223F" w:rsidRPr="00A3036C">
        <w:rPr>
          <w:rFonts w:ascii="Times New Roman" w:hAnsi="Times New Roman" w:cs="Times New Roman"/>
          <w:sz w:val="24"/>
          <w:szCs w:val="24"/>
        </w:rPr>
        <w:t>sta região</w:t>
      </w:r>
      <w:r w:rsidR="00A93DFE" w:rsidRPr="00A3036C">
        <w:rPr>
          <w:rFonts w:ascii="Times New Roman" w:hAnsi="Times New Roman" w:cs="Times New Roman"/>
          <w:sz w:val="24"/>
          <w:szCs w:val="24"/>
        </w:rPr>
        <w:t xml:space="preserve"> </w:t>
      </w:r>
      <w:r w:rsidR="006E69EF" w:rsidRPr="00A3036C">
        <w:rPr>
          <w:rFonts w:ascii="Times New Roman" w:hAnsi="Times New Roman" w:cs="Times New Roman"/>
          <w:sz w:val="24"/>
          <w:szCs w:val="24"/>
        </w:rPr>
        <w:t>submetid</w:t>
      </w:r>
      <w:r w:rsidR="00A93DFE" w:rsidRPr="00A3036C">
        <w:rPr>
          <w:rFonts w:ascii="Times New Roman" w:hAnsi="Times New Roman" w:cs="Times New Roman"/>
          <w:sz w:val="24"/>
          <w:szCs w:val="24"/>
        </w:rPr>
        <w:t xml:space="preserve">a </w:t>
      </w:r>
      <w:r w:rsidR="0076521E" w:rsidRPr="00A3036C">
        <w:rPr>
          <w:rFonts w:ascii="Times New Roman" w:hAnsi="Times New Roman" w:cs="Times New Roman"/>
          <w:sz w:val="24"/>
          <w:szCs w:val="24"/>
        </w:rPr>
        <w:t xml:space="preserve">a </w:t>
      </w:r>
      <w:r w:rsidR="00A93DFE" w:rsidRPr="00A3036C">
        <w:rPr>
          <w:rFonts w:ascii="Times New Roman" w:hAnsi="Times New Roman" w:cs="Times New Roman"/>
          <w:i/>
          <w:iCs/>
          <w:sz w:val="24"/>
          <w:szCs w:val="24"/>
        </w:rPr>
        <w:t xml:space="preserve">ganância exploratória </w:t>
      </w:r>
      <w:r w:rsidR="00A93DFE" w:rsidRPr="00A3036C">
        <w:rPr>
          <w:rFonts w:ascii="Times New Roman" w:hAnsi="Times New Roman" w:cs="Times New Roman"/>
          <w:sz w:val="24"/>
          <w:szCs w:val="24"/>
        </w:rPr>
        <w:t>dos poderosos</w:t>
      </w:r>
      <w:r w:rsidR="00E46884" w:rsidRPr="00A3036C">
        <w:rPr>
          <w:rFonts w:ascii="Times New Roman" w:hAnsi="Times New Roman" w:cs="Times New Roman"/>
          <w:sz w:val="24"/>
          <w:szCs w:val="24"/>
        </w:rPr>
        <w:t>, marionetes, do Sistema Terra</w:t>
      </w:r>
      <w:r w:rsidR="004D223F" w:rsidRPr="00A3036C">
        <w:rPr>
          <w:rFonts w:ascii="Times New Roman" w:hAnsi="Times New Roman" w:cs="Times New Roman"/>
          <w:sz w:val="24"/>
          <w:szCs w:val="24"/>
        </w:rPr>
        <w:t>.</w:t>
      </w:r>
      <w:r w:rsidR="00E81D5A" w:rsidRPr="00A3036C">
        <w:rPr>
          <w:rFonts w:ascii="Times New Roman" w:hAnsi="Times New Roman" w:cs="Times New Roman"/>
          <w:sz w:val="24"/>
          <w:szCs w:val="24"/>
        </w:rPr>
        <w:t xml:space="preserve"> </w:t>
      </w:r>
      <w:r w:rsidR="00177FC5" w:rsidRPr="00A3036C">
        <w:rPr>
          <w:rFonts w:ascii="Times New Roman" w:hAnsi="Times New Roman" w:cs="Times New Roman"/>
          <w:sz w:val="24"/>
          <w:szCs w:val="24"/>
        </w:rPr>
        <w:t xml:space="preserve"> </w:t>
      </w:r>
      <w:r w:rsidR="00C83123" w:rsidRPr="00A3036C">
        <w:rPr>
          <w:rFonts w:ascii="Times New Roman" w:hAnsi="Times New Roman" w:cs="Times New Roman"/>
          <w:sz w:val="24"/>
          <w:szCs w:val="24"/>
        </w:rPr>
        <w:t xml:space="preserve"> </w:t>
      </w:r>
    </w:p>
    <w:p w14:paraId="06128012" w14:textId="09613F44" w:rsidR="0073650E" w:rsidRPr="00A3036C" w:rsidRDefault="00B4377F" w:rsidP="0073650E">
      <w:pPr>
        <w:spacing w:after="0"/>
        <w:jc w:val="center"/>
        <w:rPr>
          <w:rFonts w:ascii="Times New Roman" w:hAnsi="Times New Roman" w:cs="Times New Roman"/>
          <w:sz w:val="24"/>
          <w:szCs w:val="24"/>
        </w:rPr>
      </w:pPr>
      <w:bookmarkStart w:id="57" w:name="_Hlk185847604"/>
      <w:r w:rsidRPr="00A3036C">
        <w:rPr>
          <w:rFonts w:ascii="Times New Roman" w:hAnsi="Times New Roman" w:cs="Times New Roman"/>
          <w:i/>
          <w:iCs/>
          <w:sz w:val="24"/>
          <w:szCs w:val="24"/>
        </w:rPr>
        <w:lastRenderedPageBreak/>
        <w:t xml:space="preserve"> </w:t>
      </w:r>
      <w:r w:rsidR="00E46884" w:rsidRPr="00A3036C">
        <w:rPr>
          <w:rFonts w:ascii="Times New Roman" w:eastAsiaTheme="minorEastAsia" w:hAnsi="Times New Roman" w:cs="Times New Roman"/>
          <w:color w:val="6600FF"/>
          <w:kern w:val="0"/>
          <w:sz w:val="36"/>
          <w:szCs w:val="36"/>
          <w14:ligatures w14:val="none"/>
        </w:rPr>
        <w:t>*******</w:t>
      </w:r>
    </w:p>
    <w:bookmarkEnd w:id="57"/>
    <w:p w14:paraId="036A5241" w14:textId="77777777" w:rsidR="0073650E" w:rsidRPr="00A3036C" w:rsidRDefault="0073650E" w:rsidP="000804FE">
      <w:pPr>
        <w:spacing w:after="0"/>
        <w:jc w:val="both"/>
        <w:rPr>
          <w:rFonts w:ascii="Times New Roman" w:hAnsi="Times New Roman" w:cs="Times New Roman"/>
          <w:sz w:val="24"/>
          <w:szCs w:val="24"/>
        </w:rPr>
      </w:pPr>
    </w:p>
    <w:p w14:paraId="69F2A801" w14:textId="09DABE00" w:rsidR="001313E6" w:rsidRPr="00A3036C" w:rsidRDefault="00315CD1" w:rsidP="00304DAC">
      <w:pPr>
        <w:spacing w:after="0"/>
        <w:rPr>
          <w:rFonts w:ascii="Times New Roman" w:hAnsi="Times New Roman" w:cs="Times New Roman"/>
          <w:sz w:val="24"/>
          <w:szCs w:val="24"/>
        </w:rPr>
      </w:pPr>
      <w:r w:rsidRPr="00A3036C">
        <w:rPr>
          <w:rFonts w:ascii="Times New Roman" w:hAnsi="Times New Roman" w:cs="Times New Roman"/>
          <w:sz w:val="24"/>
          <w:szCs w:val="24"/>
        </w:rPr>
        <w:t>▬</w:t>
      </w:r>
      <w:r w:rsidR="0004707D" w:rsidRPr="00A3036C">
        <w:rPr>
          <w:rFonts w:ascii="Times New Roman" w:hAnsi="Times New Roman" w:cs="Times New Roman"/>
          <w:sz w:val="24"/>
          <w:szCs w:val="24"/>
        </w:rPr>
        <w:t xml:space="preserve"> Tudo está dominado ― Reinódio </w:t>
      </w:r>
      <w:r w:rsidR="004F2A26" w:rsidRPr="00A3036C">
        <w:rPr>
          <w:rFonts w:ascii="Times New Roman" w:hAnsi="Times New Roman" w:cs="Times New Roman"/>
          <w:sz w:val="24"/>
          <w:szCs w:val="24"/>
        </w:rPr>
        <w:t xml:space="preserve">esgoela poder </w:t>
      </w:r>
      <w:r w:rsidR="0004707D" w:rsidRPr="00A3036C">
        <w:rPr>
          <w:rFonts w:ascii="Times New Roman" w:hAnsi="Times New Roman" w:cs="Times New Roman"/>
          <w:sz w:val="24"/>
          <w:szCs w:val="24"/>
        </w:rPr>
        <w:t>―</w:t>
      </w:r>
      <w:r w:rsidR="004F2A26" w:rsidRPr="00A3036C">
        <w:rPr>
          <w:rFonts w:ascii="Times New Roman" w:hAnsi="Times New Roman" w:cs="Times New Roman"/>
          <w:sz w:val="24"/>
          <w:szCs w:val="24"/>
        </w:rPr>
        <w:t xml:space="preserve"> Pilares sistêmicos </w:t>
      </w:r>
      <w:r w:rsidR="00A53C96" w:rsidRPr="00A3036C">
        <w:rPr>
          <w:rFonts w:ascii="Times New Roman" w:hAnsi="Times New Roman" w:cs="Times New Roman"/>
          <w:sz w:val="24"/>
          <w:szCs w:val="24"/>
        </w:rPr>
        <w:t xml:space="preserve">e </w:t>
      </w:r>
      <w:r w:rsidR="001313E6" w:rsidRPr="00A3036C">
        <w:rPr>
          <w:rFonts w:ascii="Times New Roman" w:hAnsi="Times New Roman" w:cs="Times New Roman"/>
          <w:i/>
          <w:iCs/>
          <w:sz w:val="24"/>
          <w:szCs w:val="24"/>
        </w:rPr>
        <w:t>a tríade da maldade humana</w:t>
      </w:r>
      <w:r w:rsidR="001313E6" w:rsidRPr="00A3036C">
        <w:rPr>
          <w:rFonts w:ascii="Times New Roman" w:hAnsi="Times New Roman" w:cs="Times New Roman"/>
          <w:sz w:val="24"/>
          <w:szCs w:val="24"/>
        </w:rPr>
        <w:t xml:space="preserve">: </w:t>
      </w:r>
      <w:r w:rsidR="001313E6" w:rsidRPr="00A3036C">
        <w:rPr>
          <w:rFonts w:ascii="Times New Roman" w:hAnsi="Times New Roman" w:cs="Times New Roman"/>
          <w:i/>
          <w:iCs/>
          <w:sz w:val="24"/>
          <w:szCs w:val="24"/>
        </w:rPr>
        <w:t>ego</w:t>
      </w:r>
      <w:r w:rsidR="001313E6" w:rsidRPr="00A3036C">
        <w:rPr>
          <w:rFonts w:ascii="Times New Roman" w:hAnsi="Times New Roman" w:cs="Times New Roman"/>
          <w:sz w:val="24"/>
          <w:szCs w:val="24"/>
        </w:rPr>
        <w:t xml:space="preserve">, </w:t>
      </w:r>
      <w:r w:rsidR="001313E6" w:rsidRPr="00A3036C">
        <w:rPr>
          <w:rFonts w:ascii="Times New Roman" w:hAnsi="Times New Roman" w:cs="Times New Roman"/>
          <w:i/>
          <w:iCs/>
          <w:sz w:val="24"/>
          <w:szCs w:val="24"/>
        </w:rPr>
        <w:t xml:space="preserve">ganância </w:t>
      </w:r>
      <w:r w:rsidR="001313E6" w:rsidRPr="00A3036C">
        <w:rPr>
          <w:rFonts w:ascii="Times New Roman" w:hAnsi="Times New Roman" w:cs="Times New Roman"/>
          <w:sz w:val="24"/>
          <w:szCs w:val="24"/>
        </w:rPr>
        <w:t xml:space="preserve">e </w:t>
      </w:r>
      <w:r w:rsidR="001313E6" w:rsidRPr="00A3036C">
        <w:rPr>
          <w:rFonts w:ascii="Times New Roman" w:hAnsi="Times New Roman" w:cs="Times New Roman"/>
          <w:i/>
          <w:iCs/>
          <w:sz w:val="24"/>
          <w:szCs w:val="24"/>
        </w:rPr>
        <w:t xml:space="preserve">medo </w:t>
      </w:r>
      <w:r w:rsidR="009C012F" w:rsidRPr="00A3036C">
        <w:rPr>
          <w:rFonts w:ascii="Times New Roman" w:hAnsi="Times New Roman" w:cs="Times New Roman"/>
          <w:sz w:val="24"/>
          <w:szCs w:val="24"/>
        </w:rPr>
        <w:t>estão funcionando com exce</w:t>
      </w:r>
      <w:r w:rsidR="00235290" w:rsidRPr="00A3036C">
        <w:rPr>
          <w:rFonts w:ascii="Times New Roman" w:hAnsi="Times New Roman" w:cs="Times New Roman"/>
          <w:sz w:val="24"/>
          <w:szCs w:val="24"/>
        </w:rPr>
        <w:t xml:space="preserve">lência. ▬ </w:t>
      </w:r>
      <w:r w:rsidR="005D18CC" w:rsidRPr="00A3036C">
        <w:rPr>
          <w:rFonts w:ascii="Times New Roman" w:hAnsi="Times New Roman" w:cs="Times New Roman"/>
          <w:sz w:val="24"/>
          <w:szCs w:val="24"/>
        </w:rPr>
        <w:t>seguro</w:t>
      </w:r>
      <w:r w:rsidR="00304DAC" w:rsidRPr="00A3036C">
        <w:rPr>
          <w:rFonts w:ascii="Times New Roman" w:hAnsi="Times New Roman" w:cs="Times New Roman"/>
          <w:sz w:val="24"/>
          <w:szCs w:val="24"/>
        </w:rPr>
        <w:t>.</w:t>
      </w:r>
    </w:p>
    <w:p w14:paraId="72D2562C" w14:textId="77777777" w:rsidR="00304DAC" w:rsidRPr="00A3036C" w:rsidRDefault="00304DAC" w:rsidP="00304DAC">
      <w:pPr>
        <w:spacing w:after="0"/>
        <w:rPr>
          <w:rFonts w:ascii="Times New Roman" w:hAnsi="Times New Roman" w:cs="Times New Roman"/>
          <w:sz w:val="24"/>
          <w:szCs w:val="24"/>
        </w:rPr>
      </w:pPr>
    </w:p>
    <w:p w14:paraId="721B5B90" w14:textId="0249ED34" w:rsidR="00304DAC" w:rsidRPr="00A3036C" w:rsidRDefault="00304DAC" w:rsidP="00647AF9">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A36CE" w:rsidRPr="00A3036C">
        <w:rPr>
          <w:rFonts w:ascii="Times New Roman" w:hAnsi="Times New Roman" w:cs="Times New Roman"/>
          <w:sz w:val="24"/>
          <w:szCs w:val="24"/>
        </w:rPr>
        <w:t>Estamos ganhando batalhas, mas, não, a guerra ― Ilusiodiano</w:t>
      </w:r>
      <w:r w:rsidR="00636FFF" w:rsidRPr="00A3036C">
        <w:rPr>
          <w:rFonts w:ascii="Times New Roman" w:hAnsi="Times New Roman" w:cs="Times New Roman"/>
          <w:sz w:val="24"/>
          <w:szCs w:val="24"/>
        </w:rPr>
        <w:t xml:space="preserve"> </w:t>
      </w:r>
      <w:r w:rsidR="00BA36CE" w:rsidRPr="00A3036C">
        <w:rPr>
          <w:rFonts w:ascii="Times New Roman" w:hAnsi="Times New Roman" w:cs="Times New Roman"/>
          <w:sz w:val="24"/>
          <w:szCs w:val="24"/>
        </w:rPr>
        <w:t>contesta ―</w:t>
      </w:r>
      <w:r w:rsidR="00031B46" w:rsidRPr="00A3036C">
        <w:rPr>
          <w:rFonts w:ascii="Times New Roman" w:hAnsi="Times New Roman" w:cs="Times New Roman"/>
          <w:sz w:val="24"/>
          <w:szCs w:val="24"/>
        </w:rPr>
        <w:t xml:space="preserve"> </w:t>
      </w:r>
      <w:r w:rsidR="006E69C1" w:rsidRPr="00A3036C">
        <w:rPr>
          <w:rFonts w:ascii="Times New Roman" w:hAnsi="Times New Roman" w:cs="Times New Roman"/>
          <w:sz w:val="24"/>
          <w:szCs w:val="24"/>
        </w:rPr>
        <w:t>Por isto, reforçar o monitoramento</w:t>
      </w:r>
      <w:r w:rsidR="00A2215D" w:rsidRPr="00A3036C">
        <w:rPr>
          <w:rFonts w:ascii="Times New Roman" w:hAnsi="Times New Roman" w:cs="Times New Roman"/>
          <w:sz w:val="24"/>
          <w:szCs w:val="24"/>
        </w:rPr>
        <w:t xml:space="preserve"> </w:t>
      </w:r>
      <w:r w:rsidR="00392486" w:rsidRPr="00A3036C">
        <w:rPr>
          <w:rFonts w:ascii="Times New Roman" w:hAnsi="Times New Roman" w:cs="Times New Roman"/>
          <w:sz w:val="24"/>
          <w:szCs w:val="24"/>
        </w:rPr>
        <w:t>dos aspirantes a multidimensionais e dimensionais</w:t>
      </w:r>
      <w:r w:rsidR="00647AF9" w:rsidRPr="00A3036C">
        <w:rPr>
          <w:rFonts w:ascii="Times New Roman" w:hAnsi="Times New Roman" w:cs="Times New Roman"/>
          <w:sz w:val="24"/>
          <w:szCs w:val="24"/>
        </w:rPr>
        <w:t xml:space="preserve"> torna-se primordial para não termos surpresas desagradáveis. ▬ </w:t>
      </w:r>
      <w:r w:rsidR="00636FFF" w:rsidRPr="00A3036C">
        <w:rPr>
          <w:rFonts w:ascii="Times New Roman" w:hAnsi="Times New Roman" w:cs="Times New Roman"/>
          <w:sz w:val="24"/>
          <w:szCs w:val="24"/>
        </w:rPr>
        <w:t>ponderado.</w:t>
      </w:r>
    </w:p>
    <w:p w14:paraId="2FE89B74" w14:textId="77777777" w:rsidR="00636FFF" w:rsidRPr="00A3036C" w:rsidRDefault="00636FFF" w:rsidP="00647AF9">
      <w:pPr>
        <w:spacing w:after="0"/>
        <w:jc w:val="both"/>
        <w:rPr>
          <w:rFonts w:ascii="Times New Roman" w:hAnsi="Times New Roman" w:cs="Times New Roman"/>
          <w:sz w:val="24"/>
          <w:szCs w:val="24"/>
        </w:rPr>
      </w:pPr>
    </w:p>
    <w:p w14:paraId="6BECF44A" w14:textId="788F7F0C" w:rsidR="00636FFF" w:rsidRPr="00A3036C" w:rsidRDefault="00636FFF" w:rsidP="00647AF9">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952FD" w:rsidRPr="00A3036C">
        <w:rPr>
          <w:rFonts w:ascii="Times New Roman" w:hAnsi="Times New Roman" w:cs="Times New Roman"/>
          <w:sz w:val="24"/>
          <w:szCs w:val="24"/>
        </w:rPr>
        <w:t>Atentando ao Brasil</w:t>
      </w:r>
      <w:r w:rsidR="00CA3D6E" w:rsidRPr="00A3036C">
        <w:rPr>
          <w:rFonts w:ascii="Times New Roman" w:hAnsi="Times New Roman" w:cs="Times New Roman"/>
          <w:sz w:val="24"/>
          <w:szCs w:val="24"/>
        </w:rPr>
        <w:t xml:space="preserve"> como berço multidimensional</w:t>
      </w:r>
      <w:r w:rsidR="001C2B5E" w:rsidRPr="00A3036C">
        <w:rPr>
          <w:rFonts w:ascii="Times New Roman" w:hAnsi="Times New Roman" w:cs="Times New Roman"/>
          <w:sz w:val="24"/>
          <w:szCs w:val="24"/>
        </w:rPr>
        <w:t>, dimensional, planetário</w:t>
      </w:r>
      <w:r w:rsidR="004C3290" w:rsidRPr="00A3036C">
        <w:rPr>
          <w:rFonts w:ascii="Times New Roman" w:hAnsi="Times New Roman" w:cs="Times New Roman"/>
          <w:sz w:val="24"/>
          <w:szCs w:val="24"/>
        </w:rPr>
        <w:t xml:space="preserve"> </w:t>
      </w:r>
      <w:r w:rsidR="001C2B5E" w:rsidRPr="00A3036C">
        <w:rPr>
          <w:rFonts w:ascii="Times New Roman" w:hAnsi="Times New Roman" w:cs="Times New Roman"/>
          <w:sz w:val="24"/>
          <w:szCs w:val="24"/>
        </w:rPr>
        <w:t>e humano</w:t>
      </w:r>
      <w:r w:rsidR="009952FD" w:rsidRPr="00A3036C">
        <w:rPr>
          <w:rFonts w:ascii="Times New Roman" w:hAnsi="Times New Roman" w:cs="Times New Roman"/>
          <w:sz w:val="24"/>
          <w:szCs w:val="24"/>
        </w:rPr>
        <w:t xml:space="preserve"> ― Reinovil</w:t>
      </w:r>
      <w:r w:rsidR="001C2B5E" w:rsidRPr="00A3036C">
        <w:rPr>
          <w:rFonts w:ascii="Times New Roman" w:hAnsi="Times New Roman" w:cs="Times New Roman"/>
          <w:sz w:val="24"/>
          <w:szCs w:val="24"/>
        </w:rPr>
        <w:t xml:space="preserve"> enumera</w:t>
      </w:r>
      <w:r w:rsidR="00CA3D6E" w:rsidRPr="00A3036C">
        <w:rPr>
          <w:rFonts w:ascii="Times New Roman" w:hAnsi="Times New Roman" w:cs="Times New Roman"/>
          <w:sz w:val="24"/>
          <w:szCs w:val="24"/>
        </w:rPr>
        <w:t xml:space="preserve"> </w:t>
      </w:r>
      <w:r w:rsidR="009952FD" w:rsidRPr="00A3036C">
        <w:rPr>
          <w:rFonts w:ascii="Times New Roman" w:hAnsi="Times New Roman" w:cs="Times New Roman"/>
          <w:sz w:val="24"/>
          <w:szCs w:val="24"/>
        </w:rPr>
        <w:t>―</w:t>
      </w:r>
      <w:r w:rsidR="00814F72" w:rsidRPr="00A3036C">
        <w:rPr>
          <w:rFonts w:ascii="Times New Roman" w:hAnsi="Times New Roman" w:cs="Times New Roman"/>
          <w:sz w:val="24"/>
          <w:szCs w:val="24"/>
        </w:rPr>
        <w:t xml:space="preserve"> </w:t>
      </w:r>
      <w:r w:rsidR="007A44B2" w:rsidRPr="00A3036C">
        <w:rPr>
          <w:rFonts w:ascii="Times New Roman" w:hAnsi="Times New Roman" w:cs="Times New Roman"/>
          <w:sz w:val="24"/>
          <w:szCs w:val="24"/>
        </w:rPr>
        <w:t>Adormecidos pelo Sistema Terra</w:t>
      </w:r>
      <w:r w:rsidR="00F143D6" w:rsidRPr="00A3036C">
        <w:rPr>
          <w:rFonts w:ascii="Times New Roman" w:hAnsi="Times New Roman" w:cs="Times New Roman"/>
          <w:sz w:val="24"/>
          <w:szCs w:val="24"/>
        </w:rPr>
        <w:t>, mas suscetíveis a despertarem o Eu Sou</w:t>
      </w:r>
      <w:r w:rsidR="00872941" w:rsidRPr="00A3036C">
        <w:rPr>
          <w:rFonts w:ascii="Times New Roman" w:hAnsi="Times New Roman" w:cs="Times New Roman"/>
          <w:sz w:val="24"/>
          <w:szCs w:val="24"/>
        </w:rPr>
        <w:t>, devem continuar dormindo, ou melhor, te</w:t>
      </w:r>
      <w:r w:rsidR="00272BC6" w:rsidRPr="00A3036C">
        <w:rPr>
          <w:rFonts w:ascii="Times New Roman" w:hAnsi="Times New Roman" w:cs="Times New Roman"/>
          <w:sz w:val="24"/>
          <w:szCs w:val="24"/>
        </w:rPr>
        <w:t>n</w:t>
      </w:r>
      <w:r w:rsidR="00872941" w:rsidRPr="00A3036C">
        <w:rPr>
          <w:rFonts w:ascii="Times New Roman" w:hAnsi="Times New Roman" w:cs="Times New Roman"/>
          <w:sz w:val="24"/>
          <w:szCs w:val="24"/>
        </w:rPr>
        <w:t xml:space="preserve">do pesadelos produzidos por nossas </w:t>
      </w:r>
      <w:r w:rsidR="00057054" w:rsidRPr="00A3036C">
        <w:rPr>
          <w:rFonts w:ascii="Times New Roman" w:hAnsi="Times New Roman" w:cs="Times New Roman"/>
          <w:sz w:val="24"/>
          <w:szCs w:val="24"/>
        </w:rPr>
        <w:t xml:space="preserve">marionetes políticas. ▬ </w:t>
      </w:r>
      <w:r w:rsidR="001C2BA9" w:rsidRPr="00A3036C">
        <w:rPr>
          <w:rFonts w:ascii="Times New Roman" w:hAnsi="Times New Roman" w:cs="Times New Roman"/>
          <w:sz w:val="24"/>
          <w:szCs w:val="24"/>
        </w:rPr>
        <w:t>assevera.</w:t>
      </w:r>
    </w:p>
    <w:p w14:paraId="0F283D78" w14:textId="77777777" w:rsidR="001C2BA9" w:rsidRPr="00A3036C" w:rsidRDefault="001C2BA9" w:rsidP="00647AF9">
      <w:pPr>
        <w:spacing w:after="0"/>
        <w:jc w:val="both"/>
        <w:rPr>
          <w:rFonts w:ascii="Times New Roman" w:hAnsi="Times New Roman" w:cs="Times New Roman"/>
          <w:sz w:val="24"/>
          <w:szCs w:val="24"/>
        </w:rPr>
      </w:pPr>
    </w:p>
    <w:p w14:paraId="3FC5FD22" w14:textId="4E1529CF" w:rsidR="00AC4681" w:rsidRPr="00A3036C" w:rsidRDefault="001C2BA9" w:rsidP="00647AF9">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O </w:t>
      </w:r>
      <w:r w:rsidRPr="00A3036C">
        <w:rPr>
          <w:rFonts w:ascii="Times New Roman" w:hAnsi="Times New Roman" w:cs="Times New Roman"/>
          <w:i/>
          <w:iCs/>
          <w:sz w:val="24"/>
          <w:szCs w:val="24"/>
        </w:rPr>
        <w:t xml:space="preserve">pacote de maldades </w:t>
      </w:r>
      <w:r w:rsidRPr="00A3036C">
        <w:rPr>
          <w:rFonts w:ascii="Times New Roman" w:hAnsi="Times New Roman" w:cs="Times New Roman"/>
          <w:sz w:val="24"/>
          <w:szCs w:val="24"/>
        </w:rPr>
        <w:t>intensificado existe</w:t>
      </w:r>
      <w:r w:rsidR="00046520" w:rsidRPr="00A3036C">
        <w:rPr>
          <w:rFonts w:ascii="Times New Roman" w:hAnsi="Times New Roman" w:cs="Times New Roman"/>
          <w:sz w:val="24"/>
          <w:szCs w:val="24"/>
        </w:rPr>
        <w:t xml:space="preserve"> para manutenção minimizadas de frequências vi</w:t>
      </w:r>
      <w:r w:rsidR="00F32580" w:rsidRPr="00A3036C">
        <w:rPr>
          <w:rFonts w:ascii="Times New Roman" w:hAnsi="Times New Roman" w:cs="Times New Roman"/>
          <w:sz w:val="24"/>
          <w:szCs w:val="24"/>
        </w:rPr>
        <w:t>bracionais ― Algozlenirus</w:t>
      </w:r>
      <w:r w:rsidR="005337B3" w:rsidRPr="00A3036C">
        <w:rPr>
          <w:rFonts w:ascii="Times New Roman" w:hAnsi="Times New Roman" w:cs="Times New Roman"/>
          <w:sz w:val="24"/>
          <w:szCs w:val="24"/>
        </w:rPr>
        <w:t xml:space="preserve"> reitera objetivo </w:t>
      </w:r>
      <w:r w:rsidR="00F32580" w:rsidRPr="00A3036C">
        <w:rPr>
          <w:rFonts w:ascii="Times New Roman" w:hAnsi="Times New Roman" w:cs="Times New Roman"/>
          <w:sz w:val="24"/>
          <w:szCs w:val="24"/>
        </w:rPr>
        <w:t>―</w:t>
      </w:r>
      <w:r w:rsidR="00BE03A3" w:rsidRPr="00A3036C">
        <w:rPr>
          <w:rFonts w:ascii="Times New Roman" w:hAnsi="Times New Roman" w:cs="Times New Roman"/>
          <w:sz w:val="24"/>
          <w:szCs w:val="24"/>
        </w:rPr>
        <w:t xml:space="preserve"> </w:t>
      </w:r>
      <w:r w:rsidR="00ED12DF" w:rsidRPr="00A3036C">
        <w:rPr>
          <w:rFonts w:ascii="Times New Roman" w:hAnsi="Times New Roman" w:cs="Times New Roman"/>
          <w:sz w:val="24"/>
          <w:szCs w:val="24"/>
        </w:rPr>
        <w:t>Grande parte da h</w:t>
      </w:r>
      <w:r w:rsidR="005F4E03" w:rsidRPr="00A3036C">
        <w:rPr>
          <w:rFonts w:ascii="Times New Roman" w:hAnsi="Times New Roman" w:cs="Times New Roman"/>
          <w:sz w:val="24"/>
          <w:szCs w:val="24"/>
        </w:rPr>
        <w:t>umanidade</w:t>
      </w:r>
      <w:r w:rsidR="00D735D7" w:rsidRPr="00A3036C">
        <w:rPr>
          <w:rFonts w:ascii="Times New Roman" w:hAnsi="Times New Roman" w:cs="Times New Roman"/>
          <w:sz w:val="24"/>
          <w:szCs w:val="24"/>
        </w:rPr>
        <w:t>,</w:t>
      </w:r>
      <w:r w:rsidR="005F4E03" w:rsidRPr="00A3036C">
        <w:rPr>
          <w:rFonts w:ascii="Times New Roman" w:hAnsi="Times New Roman" w:cs="Times New Roman"/>
          <w:sz w:val="24"/>
          <w:szCs w:val="24"/>
        </w:rPr>
        <w:t xml:space="preserve"> sofrida</w:t>
      </w:r>
      <w:r w:rsidR="00361BE4" w:rsidRPr="00A3036C">
        <w:rPr>
          <w:rFonts w:ascii="Times New Roman" w:hAnsi="Times New Roman" w:cs="Times New Roman"/>
          <w:sz w:val="24"/>
          <w:szCs w:val="24"/>
        </w:rPr>
        <w:t xml:space="preserve"> </w:t>
      </w:r>
      <w:r w:rsidR="003E6541" w:rsidRPr="00A3036C">
        <w:rPr>
          <w:rFonts w:ascii="Times New Roman" w:hAnsi="Times New Roman" w:cs="Times New Roman"/>
          <w:sz w:val="24"/>
          <w:szCs w:val="24"/>
        </w:rPr>
        <w:t>e impotente</w:t>
      </w:r>
      <w:r w:rsidR="00924EF5" w:rsidRPr="00A3036C">
        <w:rPr>
          <w:rFonts w:ascii="Times New Roman" w:hAnsi="Times New Roman" w:cs="Times New Roman"/>
          <w:sz w:val="24"/>
          <w:szCs w:val="24"/>
        </w:rPr>
        <w:t>—</w:t>
      </w:r>
      <w:r w:rsidR="00ED12DF" w:rsidRPr="00A3036C">
        <w:rPr>
          <w:rFonts w:ascii="Times New Roman" w:hAnsi="Times New Roman" w:cs="Times New Roman"/>
          <w:sz w:val="24"/>
          <w:szCs w:val="24"/>
        </w:rPr>
        <w:t>encontra na solidariedade brasileira</w:t>
      </w:r>
      <w:r w:rsidR="00D13C3C" w:rsidRPr="00A3036C">
        <w:rPr>
          <w:rFonts w:ascii="Times New Roman" w:hAnsi="Times New Roman" w:cs="Times New Roman"/>
          <w:sz w:val="24"/>
          <w:szCs w:val="24"/>
        </w:rPr>
        <w:t>, o caminho para recomeçar a vida</w:t>
      </w:r>
      <w:r w:rsidR="00F23506" w:rsidRPr="00A3036C">
        <w:rPr>
          <w:rFonts w:ascii="Times New Roman" w:hAnsi="Times New Roman" w:cs="Times New Roman"/>
          <w:sz w:val="24"/>
          <w:szCs w:val="24"/>
        </w:rPr>
        <w:t xml:space="preserve"> de prósperas perspectivas ―</w:t>
      </w:r>
      <w:r w:rsidR="006868FB" w:rsidRPr="00A3036C">
        <w:rPr>
          <w:rFonts w:ascii="Times New Roman" w:hAnsi="Times New Roman" w:cs="Times New Roman"/>
          <w:sz w:val="24"/>
          <w:szCs w:val="24"/>
        </w:rPr>
        <w:t xml:space="preserve"> Projeta </w:t>
      </w:r>
      <w:r w:rsidR="00F23506" w:rsidRPr="00A3036C">
        <w:rPr>
          <w:rFonts w:ascii="Times New Roman" w:hAnsi="Times New Roman" w:cs="Times New Roman"/>
          <w:sz w:val="24"/>
          <w:szCs w:val="24"/>
        </w:rPr>
        <w:t>―</w:t>
      </w:r>
      <w:r w:rsidR="00D735D7" w:rsidRPr="00A3036C">
        <w:rPr>
          <w:rFonts w:ascii="Times New Roman" w:hAnsi="Times New Roman" w:cs="Times New Roman"/>
          <w:sz w:val="24"/>
          <w:szCs w:val="24"/>
        </w:rPr>
        <w:t xml:space="preserve"> </w:t>
      </w:r>
      <w:r w:rsidR="00EC441E" w:rsidRPr="00A3036C">
        <w:rPr>
          <w:rFonts w:ascii="Times New Roman" w:hAnsi="Times New Roman" w:cs="Times New Roman"/>
          <w:sz w:val="24"/>
          <w:szCs w:val="24"/>
        </w:rPr>
        <w:t>Cotidiano na luta pela</w:t>
      </w:r>
      <w:r w:rsidR="009842B1" w:rsidRPr="00A3036C">
        <w:rPr>
          <w:rFonts w:ascii="Times New Roman" w:hAnsi="Times New Roman" w:cs="Times New Roman"/>
          <w:sz w:val="24"/>
          <w:szCs w:val="24"/>
        </w:rPr>
        <w:t>s</w:t>
      </w:r>
      <w:r w:rsidR="00EC441E" w:rsidRPr="00A3036C">
        <w:rPr>
          <w:rFonts w:ascii="Times New Roman" w:hAnsi="Times New Roman" w:cs="Times New Roman"/>
          <w:sz w:val="24"/>
          <w:szCs w:val="24"/>
        </w:rPr>
        <w:t xml:space="preserve"> materializações de conquista</w:t>
      </w:r>
      <w:r w:rsidR="00AF5B12" w:rsidRPr="00A3036C">
        <w:rPr>
          <w:rFonts w:ascii="Times New Roman" w:hAnsi="Times New Roman" w:cs="Times New Roman"/>
          <w:sz w:val="24"/>
          <w:szCs w:val="24"/>
        </w:rPr>
        <w:t>s ocupa</w:t>
      </w:r>
      <w:r w:rsidR="008472C4" w:rsidRPr="00A3036C">
        <w:rPr>
          <w:rFonts w:ascii="Times New Roman" w:hAnsi="Times New Roman" w:cs="Times New Roman"/>
          <w:sz w:val="24"/>
          <w:szCs w:val="24"/>
        </w:rPr>
        <w:t>m</w:t>
      </w:r>
      <w:r w:rsidR="005310C5" w:rsidRPr="00A3036C">
        <w:rPr>
          <w:rFonts w:ascii="Times New Roman" w:hAnsi="Times New Roman" w:cs="Times New Roman"/>
          <w:sz w:val="24"/>
          <w:szCs w:val="24"/>
        </w:rPr>
        <w:t xml:space="preserve"> e preocupam</w:t>
      </w:r>
      <w:r w:rsidR="00BD481B" w:rsidRPr="00A3036C">
        <w:rPr>
          <w:rFonts w:ascii="Times New Roman" w:hAnsi="Times New Roman" w:cs="Times New Roman"/>
          <w:sz w:val="24"/>
          <w:szCs w:val="24"/>
        </w:rPr>
        <w:t xml:space="preserve">, desequilibrando a </w:t>
      </w:r>
      <w:r w:rsidR="0062666B" w:rsidRPr="00A3036C">
        <w:rPr>
          <w:rFonts w:ascii="Times New Roman" w:hAnsi="Times New Roman" w:cs="Times New Roman"/>
          <w:sz w:val="24"/>
          <w:szCs w:val="24"/>
        </w:rPr>
        <w:t>inteligibilidade e a moralidade</w:t>
      </w:r>
      <w:r w:rsidR="00154747" w:rsidRPr="00A3036C">
        <w:rPr>
          <w:rFonts w:ascii="Times New Roman" w:hAnsi="Times New Roman" w:cs="Times New Roman"/>
          <w:sz w:val="24"/>
          <w:szCs w:val="24"/>
        </w:rPr>
        <w:t xml:space="preserve"> na incessante busca de sucess</w:t>
      </w:r>
      <w:r w:rsidR="00AC4681" w:rsidRPr="00A3036C">
        <w:rPr>
          <w:rFonts w:ascii="Times New Roman" w:hAnsi="Times New Roman" w:cs="Times New Roman"/>
          <w:sz w:val="24"/>
          <w:szCs w:val="24"/>
        </w:rPr>
        <w:t>o</w:t>
      </w:r>
      <w:r w:rsidR="00154747" w:rsidRPr="00A3036C">
        <w:rPr>
          <w:rFonts w:ascii="Times New Roman" w:hAnsi="Times New Roman" w:cs="Times New Roman"/>
          <w:sz w:val="24"/>
          <w:szCs w:val="24"/>
        </w:rPr>
        <w:t xml:space="preserve"> financeiro.</w:t>
      </w:r>
      <w:r w:rsidR="00AC4681" w:rsidRPr="00A3036C">
        <w:rPr>
          <w:rFonts w:ascii="Times New Roman" w:hAnsi="Times New Roman" w:cs="Times New Roman"/>
          <w:sz w:val="24"/>
          <w:szCs w:val="24"/>
        </w:rPr>
        <w:t xml:space="preserve"> ▬ categórico.</w:t>
      </w:r>
    </w:p>
    <w:p w14:paraId="194F14AB" w14:textId="77777777" w:rsidR="00AC4681" w:rsidRPr="00A3036C" w:rsidRDefault="00AC4681" w:rsidP="00647AF9">
      <w:pPr>
        <w:spacing w:after="0"/>
        <w:jc w:val="both"/>
        <w:rPr>
          <w:rFonts w:ascii="Times New Roman" w:hAnsi="Times New Roman" w:cs="Times New Roman"/>
          <w:sz w:val="24"/>
          <w:szCs w:val="24"/>
        </w:rPr>
      </w:pPr>
    </w:p>
    <w:p w14:paraId="2356EAA0" w14:textId="11F2419D" w:rsidR="001C2BA9" w:rsidRPr="00A3036C" w:rsidRDefault="00AC4681" w:rsidP="00647AF9">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5310C5" w:rsidRPr="00A3036C">
        <w:rPr>
          <w:rFonts w:ascii="Times New Roman" w:hAnsi="Times New Roman" w:cs="Times New Roman"/>
          <w:sz w:val="24"/>
          <w:szCs w:val="24"/>
        </w:rPr>
        <w:t xml:space="preserve"> </w:t>
      </w:r>
      <w:r w:rsidR="007F26B2" w:rsidRPr="00A3036C">
        <w:rPr>
          <w:rFonts w:ascii="Times New Roman" w:hAnsi="Times New Roman" w:cs="Times New Roman"/>
          <w:sz w:val="24"/>
          <w:szCs w:val="24"/>
        </w:rPr>
        <w:t xml:space="preserve">Continuemos </w:t>
      </w:r>
      <w:r w:rsidR="00251FBE" w:rsidRPr="00A3036C">
        <w:rPr>
          <w:rFonts w:ascii="Times New Roman" w:hAnsi="Times New Roman" w:cs="Times New Roman"/>
          <w:sz w:val="24"/>
          <w:szCs w:val="24"/>
        </w:rPr>
        <w:t>a produzir corrupção em todo Hemisfério Sul com destaque, óbvio e histórico</w:t>
      </w:r>
      <w:r w:rsidR="00924D2F" w:rsidRPr="00A3036C">
        <w:rPr>
          <w:rFonts w:ascii="Times New Roman" w:hAnsi="Times New Roman" w:cs="Times New Roman"/>
          <w:sz w:val="24"/>
          <w:szCs w:val="24"/>
        </w:rPr>
        <w:t>, do Brasil ― Ilusiodiano</w:t>
      </w:r>
      <w:r w:rsidR="00981D4A" w:rsidRPr="00A3036C">
        <w:rPr>
          <w:rFonts w:ascii="Times New Roman" w:hAnsi="Times New Roman" w:cs="Times New Roman"/>
          <w:sz w:val="24"/>
          <w:szCs w:val="24"/>
        </w:rPr>
        <w:t xml:space="preserve"> complementa </w:t>
      </w:r>
      <w:r w:rsidR="00924D2F" w:rsidRPr="00A3036C">
        <w:rPr>
          <w:rFonts w:ascii="Times New Roman" w:hAnsi="Times New Roman" w:cs="Times New Roman"/>
          <w:sz w:val="24"/>
          <w:szCs w:val="24"/>
        </w:rPr>
        <w:t>―</w:t>
      </w:r>
      <w:r w:rsidR="00981D4A" w:rsidRPr="00A3036C">
        <w:rPr>
          <w:rFonts w:ascii="Times New Roman" w:hAnsi="Times New Roman" w:cs="Times New Roman"/>
          <w:sz w:val="24"/>
          <w:szCs w:val="24"/>
        </w:rPr>
        <w:t xml:space="preserve"> </w:t>
      </w:r>
      <w:r w:rsidR="00827AB2" w:rsidRPr="00A3036C">
        <w:rPr>
          <w:rFonts w:ascii="Times New Roman" w:hAnsi="Times New Roman" w:cs="Times New Roman"/>
          <w:sz w:val="24"/>
          <w:szCs w:val="24"/>
        </w:rPr>
        <w:t xml:space="preserve">Temos </w:t>
      </w:r>
      <w:r w:rsidR="00827AB2" w:rsidRPr="00A3036C">
        <w:rPr>
          <w:rFonts w:ascii="Times New Roman" w:hAnsi="Times New Roman" w:cs="Times New Roman"/>
          <w:i/>
          <w:iCs/>
          <w:sz w:val="24"/>
          <w:szCs w:val="24"/>
        </w:rPr>
        <w:t xml:space="preserve">a tríade </w:t>
      </w:r>
      <w:r w:rsidR="00333E14" w:rsidRPr="00A3036C">
        <w:rPr>
          <w:rFonts w:ascii="Times New Roman" w:hAnsi="Times New Roman" w:cs="Times New Roman"/>
          <w:i/>
          <w:iCs/>
          <w:sz w:val="24"/>
          <w:szCs w:val="24"/>
        </w:rPr>
        <w:t>brasileira</w:t>
      </w:r>
      <w:r w:rsidR="00827AB2" w:rsidRPr="00A3036C">
        <w:rPr>
          <w:rFonts w:ascii="Times New Roman" w:hAnsi="Times New Roman" w:cs="Times New Roman"/>
          <w:sz w:val="24"/>
          <w:szCs w:val="24"/>
        </w:rPr>
        <w:t xml:space="preserve">: </w:t>
      </w:r>
      <w:r w:rsidR="00557364" w:rsidRPr="00A3036C">
        <w:rPr>
          <w:rFonts w:ascii="Times New Roman" w:hAnsi="Times New Roman" w:cs="Times New Roman"/>
          <w:i/>
          <w:iCs/>
          <w:sz w:val="24"/>
          <w:szCs w:val="24"/>
        </w:rPr>
        <w:t xml:space="preserve">criminosos, religiosos </w:t>
      </w:r>
      <w:r w:rsidR="00557364" w:rsidRPr="00A3036C">
        <w:rPr>
          <w:rFonts w:ascii="Times New Roman" w:hAnsi="Times New Roman" w:cs="Times New Roman"/>
          <w:sz w:val="24"/>
          <w:szCs w:val="24"/>
        </w:rPr>
        <w:t xml:space="preserve">e </w:t>
      </w:r>
      <w:r w:rsidR="00827AB2" w:rsidRPr="00A3036C">
        <w:rPr>
          <w:rFonts w:ascii="Times New Roman" w:hAnsi="Times New Roman" w:cs="Times New Roman"/>
          <w:i/>
          <w:iCs/>
          <w:sz w:val="24"/>
          <w:szCs w:val="24"/>
        </w:rPr>
        <w:t>políticos</w:t>
      </w:r>
      <w:r w:rsidR="00557364" w:rsidRPr="00A3036C">
        <w:rPr>
          <w:rFonts w:ascii="Times New Roman" w:hAnsi="Times New Roman" w:cs="Times New Roman"/>
          <w:sz w:val="24"/>
          <w:szCs w:val="24"/>
        </w:rPr>
        <w:t xml:space="preserve"> </w:t>
      </w:r>
      <w:r w:rsidR="00557364" w:rsidRPr="00A3036C">
        <w:rPr>
          <w:rFonts w:ascii="Times New Roman" w:hAnsi="Times New Roman" w:cs="Times New Roman"/>
          <w:sz w:val="24"/>
          <w:szCs w:val="24"/>
        </w:rPr>
        <w:lastRenderedPageBreak/>
        <w:t>instaurad</w:t>
      </w:r>
      <w:r w:rsidR="00333E14" w:rsidRPr="00A3036C">
        <w:rPr>
          <w:rFonts w:ascii="Times New Roman" w:hAnsi="Times New Roman" w:cs="Times New Roman"/>
          <w:sz w:val="24"/>
          <w:szCs w:val="24"/>
        </w:rPr>
        <w:t>a e, basta</w:t>
      </w:r>
      <w:r w:rsidR="00A37000" w:rsidRPr="00A3036C">
        <w:rPr>
          <w:rFonts w:ascii="Times New Roman" w:hAnsi="Times New Roman" w:cs="Times New Roman"/>
          <w:sz w:val="24"/>
          <w:szCs w:val="24"/>
        </w:rPr>
        <w:t xml:space="preserve"> criarmos eventos </w:t>
      </w:r>
      <w:r w:rsidR="00AF4EB5" w:rsidRPr="00A3036C">
        <w:rPr>
          <w:rFonts w:ascii="Times New Roman" w:hAnsi="Times New Roman" w:cs="Times New Roman"/>
          <w:sz w:val="24"/>
          <w:szCs w:val="24"/>
        </w:rPr>
        <w:t xml:space="preserve">escandalosos e </w:t>
      </w:r>
      <w:r w:rsidR="00A37000" w:rsidRPr="00A3036C">
        <w:rPr>
          <w:rFonts w:ascii="Times New Roman" w:hAnsi="Times New Roman" w:cs="Times New Roman"/>
          <w:sz w:val="24"/>
          <w:szCs w:val="24"/>
        </w:rPr>
        <w:t>ininterruptos</w:t>
      </w:r>
      <w:r w:rsidR="00294B62" w:rsidRPr="00A3036C">
        <w:rPr>
          <w:rFonts w:ascii="Times New Roman" w:hAnsi="Times New Roman" w:cs="Times New Roman"/>
          <w:sz w:val="24"/>
          <w:szCs w:val="24"/>
        </w:rPr>
        <w:t xml:space="preserve"> para humanidade desacreditar de si própria</w:t>
      </w:r>
      <w:r w:rsidR="005E51C6" w:rsidRPr="00A3036C">
        <w:rPr>
          <w:rFonts w:ascii="Times New Roman" w:hAnsi="Times New Roman" w:cs="Times New Roman"/>
          <w:sz w:val="24"/>
          <w:szCs w:val="24"/>
        </w:rPr>
        <w:t xml:space="preserve"> como uma raça </w:t>
      </w:r>
      <w:r w:rsidR="00072766" w:rsidRPr="00A3036C">
        <w:rPr>
          <w:rFonts w:ascii="Times New Roman" w:hAnsi="Times New Roman" w:cs="Times New Roman"/>
          <w:sz w:val="24"/>
          <w:szCs w:val="24"/>
        </w:rPr>
        <w:t xml:space="preserve">criada pelo Altíssimo. ▬ </w:t>
      </w:r>
      <w:r w:rsidR="005D6E4D" w:rsidRPr="00A3036C">
        <w:rPr>
          <w:rFonts w:ascii="Times New Roman" w:hAnsi="Times New Roman" w:cs="Times New Roman"/>
          <w:sz w:val="24"/>
          <w:szCs w:val="24"/>
        </w:rPr>
        <w:t>imagina.</w:t>
      </w:r>
    </w:p>
    <w:p w14:paraId="489328B3" w14:textId="77777777" w:rsidR="005D6E4D" w:rsidRPr="00A3036C" w:rsidRDefault="005D6E4D" w:rsidP="00647AF9">
      <w:pPr>
        <w:spacing w:after="0"/>
        <w:jc w:val="both"/>
        <w:rPr>
          <w:rFonts w:ascii="Times New Roman" w:hAnsi="Times New Roman" w:cs="Times New Roman"/>
          <w:sz w:val="24"/>
          <w:szCs w:val="24"/>
        </w:rPr>
      </w:pPr>
    </w:p>
    <w:p w14:paraId="565141E0" w14:textId="22EFCB6E" w:rsidR="005D6E4D" w:rsidRPr="00A3036C" w:rsidRDefault="00D133F5" w:rsidP="00647AF9">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0938FE" w:rsidRPr="00A3036C">
        <w:rPr>
          <w:rFonts w:ascii="Times New Roman" w:hAnsi="Times New Roman" w:cs="Times New Roman"/>
          <w:sz w:val="24"/>
          <w:szCs w:val="24"/>
        </w:rPr>
        <w:t>As resposta</w:t>
      </w:r>
      <w:r w:rsidR="00E06C9F" w:rsidRPr="00A3036C">
        <w:rPr>
          <w:rFonts w:ascii="Times New Roman" w:hAnsi="Times New Roman" w:cs="Times New Roman"/>
          <w:sz w:val="24"/>
          <w:szCs w:val="24"/>
        </w:rPr>
        <w:t>s</w:t>
      </w:r>
      <w:r w:rsidR="000938FE" w:rsidRPr="00A3036C">
        <w:rPr>
          <w:rFonts w:ascii="Times New Roman" w:hAnsi="Times New Roman" w:cs="Times New Roman"/>
          <w:sz w:val="24"/>
          <w:szCs w:val="24"/>
        </w:rPr>
        <w:t xml:space="preserve"> pós banimento da crônica “Papo Reto”</w:t>
      </w:r>
      <w:r w:rsidR="00E06C9F" w:rsidRPr="00A3036C">
        <w:rPr>
          <w:rFonts w:ascii="Times New Roman" w:hAnsi="Times New Roman" w:cs="Times New Roman"/>
          <w:sz w:val="24"/>
          <w:szCs w:val="24"/>
        </w:rPr>
        <w:t xml:space="preserve"> estão sendo as melhores possíveis ―</w:t>
      </w:r>
      <w:r w:rsidR="000E0EE9" w:rsidRPr="00A3036C">
        <w:rPr>
          <w:rFonts w:ascii="Times New Roman" w:hAnsi="Times New Roman" w:cs="Times New Roman"/>
          <w:sz w:val="24"/>
          <w:szCs w:val="24"/>
        </w:rPr>
        <w:t xml:space="preserve"> Reinódio observa </w:t>
      </w:r>
      <w:r w:rsidR="00E06C9F" w:rsidRPr="00A3036C">
        <w:rPr>
          <w:rFonts w:ascii="Times New Roman" w:hAnsi="Times New Roman" w:cs="Times New Roman"/>
          <w:sz w:val="24"/>
          <w:szCs w:val="24"/>
        </w:rPr>
        <w:t>―</w:t>
      </w:r>
      <w:r w:rsidR="000E0EE9" w:rsidRPr="00A3036C">
        <w:rPr>
          <w:rFonts w:ascii="Times New Roman" w:hAnsi="Times New Roman" w:cs="Times New Roman"/>
          <w:sz w:val="24"/>
          <w:szCs w:val="24"/>
        </w:rPr>
        <w:t xml:space="preserve"> </w:t>
      </w:r>
      <w:r w:rsidR="00914F17" w:rsidRPr="00A3036C">
        <w:rPr>
          <w:rFonts w:ascii="Times New Roman" w:hAnsi="Times New Roman" w:cs="Times New Roman"/>
          <w:sz w:val="24"/>
          <w:szCs w:val="24"/>
        </w:rPr>
        <w:t>E, a anistia concedida a Tom Harrison</w:t>
      </w:r>
      <w:r w:rsidR="00924EF5" w:rsidRPr="00A3036C">
        <w:rPr>
          <w:rFonts w:ascii="Times New Roman" w:hAnsi="Times New Roman" w:cs="Times New Roman"/>
          <w:sz w:val="24"/>
          <w:szCs w:val="24"/>
        </w:rPr>
        <w:t xml:space="preserve"> humaniza a IMSD — Independência Mundial dos Servos de Deus</w:t>
      </w:r>
      <w:r w:rsidR="00531D2A" w:rsidRPr="00A3036C">
        <w:rPr>
          <w:rFonts w:ascii="Times New Roman" w:hAnsi="Times New Roman" w:cs="Times New Roman"/>
          <w:sz w:val="24"/>
          <w:szCs w:val="24"/>
        </w:rPr>
        <w:t xml:space="preserve"> e ao mesmo tempo fortalece</w:t>
      </w:r>
      <w:r w:rsidR="00D9761C" w:rsidRPr="00A3036C">
        <w:rPr>
          <w:rFonts w:ascii="Times New Roman" w:hAnsi="Times New Roman" w:cs="Times New Roman"/>
          <w:sz w:val="24"/>
          <w:szCs w:val="24"/>
        </w:rPr>
        <w:t xml:space="preserve"> </w:t>
      </w:r>
      <w:r w:rsidR="009C0AE9" w:rsidRPr="00A3036C">
        <w:rPr>
          <w:rFonts w:ascii="Times New Roman" w:hAnsi="Times New Roman" w:cs="Times New Roman"/>
          <w:sz w:val="24"/>
          <w:szCs w:val="24"/>
        </w:rPr>
        <w:t>a soberania, inviolável,</w:t>
      </w:r>
      <w:r w:rsidR="00D9761C" w:rsidRPr="00A3036C">
        <w:rPr>
          <w:rFonts w:ascii="Times New Roman" w:hAnsi="Times New Roman" w:cs="Times New Roman"/>
          <w:sz w:val="24"/>
          <w:szCs w:val="24"/>
        </w:rPr>
        <w:t xml:space="preserve"> </w:t>
      </w:r>
      <w:r w:rsidR="009C0AE9" w:rsidRPr="00A3036C">
        <w:rPr>
          <w:rFonts w:ascii="Times New Roman" w:hAnsi="Times New Roman" w:cs="Times New Roman"/>
          <w:sz w:val="24"/>
          <w:szCs w:val="24"/>
        </w:rPr>
        <w:t xml:space="preserve">do </w:t>
      </w:r>
      <w:r w:rsidR="00D9761C" w:rsidRPr="00A3036C">
        <w:rPr>
          <w:rFonts w:ascii="Times New Roman" w:hAnsi="Times New Roman" w:cs="Times New Roman"/>
          <w:sz w:val="24"/>
          <w:szCs w:val="24"/>
        </w:rPr>
        <w:t>Sistema Terra</w:t>
      </w:r>
      <w:r w:rsidR="0027034C" w:rsidRPr="00A3036C">
        <w:rPr>
          <w:rFonts w:ascii="Times New Roman" w:hAnsi="Times New Roman" w:cs="Times New Roman"/>
          <w:sz w:val="24"/>
          <w:szCs w:val="24"/>
        </w:rPr>
        <w:t>. ▬</w:t>
      </w:r>
      <w:r w:rsidR="009C0AE9" w:rsidRPr="00A3036C">
        <w:rPr>
          <w:rFonts w:ascii="Times New Roman" w:hAnsi="Times New Roman" w:cs="Times New Roman"/>
          <w:sz w:val="24"/>
          <w:szCs w:val="24"/>
        </w:rPr>
        <w:t xml:space="preserve"> imperialista.</w:t>
      </w:r>
    </w:p>
    <w:p w14:paraId="38833195" w14:textId="77777777" w:rsidR="009C0AE9" w:rsidRPr="00A3036C" w:rsidRDefault="009C0AE9" w:rsidP="00647AF9">
      <w:pPr>
        <w:spacing w:after="0"/>
        <w:jc w:val="both"/>
        <w:rPr>
          <w:rFonts w:ascii="Times New Roman" w:hAnsi="Times New Roman" w:cs="Times New Roman"/>
          <w:sz w:val="24"/>
          <w:szCs w:val="24"/>
        </w:rPr>
      </w:pPr>
    </w:p>
    <w:p w14:paraId="353A2DDE" w14:textId="77777777" w:rsidR="00623612" w:rsidRPr="00A3036C" w:rsidRDefault="009C0AE9" w:rsidP="00647AF9">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337A1A" w:rsidRPr="00A3036C">
        <w:rPr>
          <w:rFonts w:ascii="Times New Roman" w:hAnsi="Times New Roman" w:cs="Times New Roman"/>
          <w:sz w:val="24"/>
          <w:szCs w:val="24"/>
        </w:rPr>
        <w:t xml:space="preserve"> Revelações</w:t>
      </w:r>
      <w:r w:rsidR="00C479C4" w:rsidRPr="00A3036C">
        <w:rPr>
          <w:rFonts w:ascii="Times New Roman" w:hAnsi="Times New Roman" w:cs="Times New Roman"/>
          <w:sz w:val="24"/>
          <w:szCs w:val="24"/>
        </w:rPr>
        <w:t>,</w:t>
      </w:r>
      <w:r w:rsidR="00337A1A" w:rsidRPr="00A3036C">
        <w:rPr>
          <w:rFonts w:ascii="Times New Roman" w:hAnsi="Times New Roman" w:cs="Times New Roman"/>
          <w:sz w:val="24"/>
          <w:szCs w:val="24"/>
        </w:rPr>
        <w:t xml:space="preserve"> chocantes</w:t>
      </w:r>
      <w:r w:rsidR="00C479C4" w:rsidRPr="00A3036C">
        <w:rPr>
          <w:rFonts w:ascii="Times New Roman" w:hAnsi="Times New Roman" w:cs="Times New Roman"/>
          <w:sz w:val="24"/>
          <w:szCs w:val="24"/>
        </w:rPr>
        <w:t>,</w:t>
      </w:r>
      <w:r w:rsidR="00C3192E" w:rsidRPr="00A3036C">
        <w:rPr>
          <w:rFonts w:ascii="Times New Roman" w:hAnsi="Times New Roman" w:cs="Times New Roman"/>
          <w:sz w:val="24"/>
          <w:szCs w:val="24"/>
        </w:rPr>
        <w:t xml:space="preserve"> pronunciadas no discurso internacional de Roberto Evarist</w:t>
      </w:r>
      <w:r w:rsidR="00C479C4" w:rsidRPr="00A3036C">
        <w:rPr>
          <w:rFonts w:ascii="Times New Roman" w:hAnsi="Times New Roman" w:cs="Times New Roman"/>
          <w:sz w:val="24"/>
          <w:szCs w:val="24"/>
        </w:rPr>
        <w:t xml:space="preserve">o de Macedo Soares, </w:t>
      </w:r>
      <w:r w:rsidR="00FA78AE" w:rsidRPr="00A3036C">
        <w:rPr>
          <w:rFonts w:ascii="Times New Roman" w:hAnsi="Times New Roman" w:cs="Times New Roman"/>
          <w:sz w:val="24"/>
          <w:szCs w:val="24"/>
        </w:rPr>
        <w:t>irão abalar os pilares sistêmico</w:t>
      </w:r>
      <w:r w:rsidR="00B85E46" w:rsidRPr="00A3036C">
        <w:rPr>
          <w:rFonts w:ascii="Times New Roman" w:hAnsi="Times New Roman" w:cs="Times New Roman"/>
          <w:sz w:val="24"/>
          <w:szCs w:val="24"/>
        </w:rPr>
        <w:t>s: governo, religião, mídia e educação ―</w:t>
      </w:r>
      <w:r w:rsidR="00B70F9A" w:rsidRPr="00A3036C">
        <w:rPr>
          <w:rFonts w:ascii="Times New Roman" w:hAnsi="Times New Roman" w:cs="Times New Roman"/>
          <w:sz w:val="24"/>
          <w:szCs w:val="24"/>
        </w:rPr>
        <w:t xml:space="preserve"> Reinovil afirma </w:t>
      </w:r>
      <w:r w:rsidR="00B85E46" w:rsidRPr="00A3036C">
        <w:rPr>
          <w:rFonts w:ascii="Times New Roman" w:hAnsi="Times New Roman" w:cs="Times New Roman"/>
          <w:sz w:val="24"/>
          <w:szCs w:val="24"/>
        </w:rPr>
        <w:t>―</w:t>
      </w:r>
      <w:r w:rsidR="00DE6A5E" w:rsidRPr="00A3036C">
        <w:rPr>
          <w:rFonts w:ascii="Times New Roman" w:hAnsi="Times New Roman" w:cs="Times New Roman"/>
          <w:sz w:val="24"/>
          <w:szCs w:val="24"/>
        </w:rPr>
        <w:t xml:space="preserve"> Façamos os terrícolas vivenciarem</w:t>
      </w:r>
      <w:r w:rsidR="003E243F" w:rsidRPr="00A3036C">
        <w:rPr>
          <w:rFonts w:ascii="Times New Roman" w:hAnsi="Times New Roman" w:cs="Times New Roman"/>
          <w:sz w:val="24"/>
          <w:szCs w:val="24"/>
        </w:rPr>
        <w:t xml:space="preserve"> no Hemisfério Sul, a repercussão</w:t>
      </w:r>
      <w:r w:rsidR="006E0AD9" w:rsidRPr="00A3036C">
        <w:rPr>
          <w:rFonts w:ascii="Times New Roman" w:hAnsi="Times New Roman" w:cs="Times New Roman"/>
          <w:sz w:val="24"/>
          <w:szCs w:val="24"/>
        </w:rPr>
        <w:t xml:space="preserve"> da 3ª Guerra Mundial </w:t>
      </w:r>
      <w:r w:rsidR="00E16622" w:rsidRPr="00A3036C">
        <w:rPr>
          <w:rFonts w:ascii="Times New Roman" w:hAnsi="Times New Roman" w:cs="Times New Roman"/>
          <w:sz w:val="24"/>
          <w:szCs w:val="24"/>
        </w:rPr>
        <w:t xml:space="preserve">com conflitos pontuais nos países ocupantes desta geografia. ▬ </w:t>
      </w:r>
      <w:r w:rsidR="00623612" w:rsidRPr="00A3036C">
        <w:rPr>
          <w:rFonts w:ascii="Times New Roman" w:hAnsi="Times New Roman" w:cs="Times New Roman"/>
          <w:sz w:val="24"/>
          <w:szCs w:val="24"/>
        </w:rPr>
        <w:t>explicita.</w:t>
      </w:r>
    </w:p>
    <w:p w14:paraId="219D0638" w14:textId="77777777" w:rsidR="00623612" w:rsidRPr="00A3036C" w:rsidRDefault="00623612" w:rsidP="00647AF9">
      <w:pPr>
        <w:spacing w:after="0"/>
        <w:jc w:val="both"/>
        <w:rPr>
          <w:rFonts w:ascii="Times New Roman" w:hAnsi="Times New Roman" w:cs="Times New Roman"/>
          <w:sz w:val="24"/>
          <w:szCs w:val="24"/>
        </w:rPr>
      </w:pPr>
    </w:p>
    <w:p w14:paraId="7582F40B" w14:textId="41F7B8C2" w:rsidR="009C0AE9" w:rsidRPr="00A3036C" w:rsidRDefault="00623612" w:rsidP="00647AF9">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E16622" w:rsidRPr="00A3036C">
        <w:rPr>
          <w:rFonts w:ascii="Times New Roman" w:hAnsi="Times New Roman" w:cs="Times New Roman"/>
          <w:sz w:val="24"/>
          <w:szCs w:val="24"/>
        </w:rPr>
        <w:t xml:space="preserve"> </w:t>
      </w:r>
      <w:r w:rsidR="00C70D6B" w:rsidRPr="00A3036C">
        <w:rPr>
          <w:rFonts w:ascii="Times New Roman" w:hAnsi="Times New Roman" w:cs="Times New Roman"/>
          <w:sz w:val="24"/>
          <w:szCs w:val="24"/>
        </w:rPr>
        <w:t>O planejamento e sua execução de</w:t>
      </w:r>
      <w:r w:rsidR="00CC4B0E" w:rsidRPr="00A3036C">
        <w:rPr>
          <w:rFonts w:ascii="Times New Roman" w:hAnsi="Times New Roman" w:cs="Times New Roman"/>
          <w:sz w:val="24"/>
          <w:szCs w:val="24"/>
        </w:rPr>
        <w:t xml:space="preserve"> excelência</w:t>
      </w:r>
      <w:r w:rsidR="003C3CF6" w:rsidRPr="00A3036C">
        <w:rPr>
          <w:rFonts w:ascii="Times New Roman" w:hAnsi="Times New Roman" w:cs="Times New Roman"/>
          <w:sz w:val="24"/>
          <w:szCs w:val="24"/>
        </w:rPr>
        <w:t xml:space="preserve">, nos tranquiliza, </w:t>
      </w:r>
      <w:r w:rsidR="00B9107A" w:rsidRPr="00A3036C">
        <w:rPr>
          <w:rFonts w:ascii="Times New Roman" w:hAnsi="Times New Roman" w:cs="Times New Roman"/>
          <w:sz w:val="24"/>
          <w:szCs w:val="24"/>
        </w:rPr>
        <w:t>respaldado pela desconhecimento</w:t>
      </w:r>
      <w:r w:rsidR="00D8536F" w:rsidRPr="00A3036C">
        <w:rPr>
          <w:rFonts w:ascii="Times New Roman" w:hAnsi="Times New Roman" w:cs="Times New Roman"/>
          <w:sz w:val="24"/>
          <w:szCs w:val="24"/>
        </w:rPr>
        <w:t xml:space="preserve"> existencial do terrícola</w:t>
      </w:r>
      <w:r w:rsidR="00CE01FC" w:rsidRPr="00A3036C">
        <w:rPr>
          <w:rFonts w:ascii="Times New Roman" w:hAnsi="Times New Roman" w:cs="Times New Roman"/>
          <w:sz w:val="24"/>
          <w:szCs w:val="24"/>
        </w:rPr>
        <w:t xml:space="preserve"> e, sobretudo, pelo mal exercício d</w:t>
      </w:r>
      <w:r w:rsidR="00FC557C" w:rsidRPr="00A3036C">
        <w:rPr>
          <w:rFonts w:ascii="Times New Roman" w:hAnsi="Times New Roman" w:cs="Times New Roman"/>
          <w:sz w:val="24"/>
          <w:szCs w:val="24"/>
        </w:rPr>
        <w:t>e seu</w:t>
      </w:r>
      <w:r w:rsidR="00CE01FC" w:rsidRPr="00A3036C">
        <w:rPr>
          <w:rFonts w:ascii="Times New Roman" w:hAnsi="Times New Roman" w:cs="Times New Roman"/>
          <w:sz w:val="24"/>
          <w:szCs w:val="24"/>
        </w:rPr>
        <w:t xml:space="preserve"> livre arbítrio</w:t>
      </w:r>
      <w:r w:rsidR="00FC557C" w:rsidRPr="00A3036C">
        <w:rPr>
          <w:rFonts w:ascii="Times New Roman" w:hAnsi="Times New Roman" w:cs="Times New Roman"/>
          <w:sz w:val="24"/>
          <w:szCs w:val="24"/>
        </w:rPr>
        <w:t xml:space="preserve"> </w:t>
      </w:r>
      <w:r w:rsidR="006C2A23" w:rsidRPr="00A3036C">
        <w:rPr>
          <w:rFonts w:ascii="Times New Roman" w:hAnsi="Times New Roman" w:cs="Times New Roman"/>
          <w:sz w:val="24"/>
          <w:szCs w:val="24"/>
        </w:rPr>
        <w:t>― Algozlenirus</w:t>
      </w:r>
      <w:r w:rsidR="00471191" w:rsidRPr="00A3036C">
        <w:rPr>
          <w:rFonts w:ascii="Times New Roman" w:hAnsi="Times New Roman" w:cs="Times New Roman"/>
          <w:sz w:val="24"/>
          <w:szCs w:val="24"/>
        </w:rPr>
        <w:t xml:space="preserve"> pontua </w:t>
      </w:r>
      <w:r w:rsidR="006C2A23" w:rsidRPr="00A3036C">
        <w:rPr>
          <w:rFonts w:ascii="Times New Roman" w:hAnsi="Times New Roman" w:cs="Times New Roman"/>
          <w:sz w:val="24"/>
          <w:szCs w:val="24"/>
        </w:rPr>
        <w:t>―</w:t>
      </w:r>
      <w:r w:rsidR="00471191" w:rsidRPr="00A3036C">
        <w:rPr>
          <w:rFonts w:ascii="Times New Roman" w:hAnsi="Times New Roman" w:cs="Times New Roman"/>
          <w:sz w:val="24"/>
          <w:szCs w:val="24"/>
        </w:rPr>
        <w:t xml:space="preserve"> Remeto-me a uma máxima de Harrison, Taylor e Agregados</w:t>
      </w:r>
      <w:r w:rsidR="00100359" w:rsidRPr="00A3036C">
        <w:rPr>
          <w:rFonts w:ascii="Times New Roman" w:hAnsi="Times New Roman" w:cs="Times New Roman"/>
          <w:sz w:val="24"/>
          <w:szCs w:val="24"/>
        </w:rPr>
        <w:t>: “a vida é uma contradição em tudo, para tudo e por tudo</w:t>
      </w:r>
      <w:r w:rsidR="009622E9" w:rsidRPr="00A3036C">
        <w:rPr>
          <w:rFonts w:ascii="Times New Roman" w:hAnsi="Times New Roman" w:cs="Times New Roman"/>
          <w:sz w:val="24"/>
          <w:szCs w:val="24"/>
        </w:rPr>
        <w:t xml:space="preserve">” ― </w:t>
      </w:r>
      <w:r w:rsidR="003E72CE" w:rsidRPr="00A3036C">
        <w:rPr>
          <w:rFonts w:ascii="Times New Roman" w:hAnsi="Times New Roman" w:cs="Times New Roman"/>
          <w:sz w:val="24"/>
          <w:szCs w:val="24"/>
        </w:rPr>
        <w:t xml:space="preserve">Eloquente </w:t>
      </w:r>
      <w:r w:rsidR="009622E9" w:rsidRPr="00A3036C">
        <w:rPr>
          <w:rFonts w:ascii="Times New Roman" w:hAnsi="Times New Roman" w:cs="Times New Roman"/>
          <w:sz w:val="24"/>
          <w:szCs w:val="24"/>
        </w:rPr>
        <w:t>―</w:t>
      </w:r>
      <w:r w:rsidR="00471191" w:rsidRPr="00A3036C">
        <w:rPr>
          <w:rFonts w:ascii="Times New Roman" w:hAnsi="Times New Roman" w:cs="Times New Roman"/>
          <w:sz w:val="24"/>
          <w:szCs w:val="24"/>
        </w:rPr>
        <w:t xml:space="preserve"> </w:t>
      </w:r>
      <w:r w:rsidR="003E72CE" w:rsidRPr="00A3036C">
        <w:rPr>
          <w:rFonts w:ascii="Times New Roman" w:hAnsi="Times New Roman" w:cs="Times New Roman"/>
          <w:sz w:val="24"/>
          <w:szCs w:val="24"/>
        </w:rPr>
        <w:t xml:space="preserve">Pura verdade, o terráqueo </w:t>
      </w:r>
      <w:r w:rsidR="004C22D4" w:rsidRPr="00A3036C">
        <w:rPr>
          <w:rFonts w:ascii="Times New Roman" w:hAnsi="Times New Roman" w:cs="Times New Roman"/>
          <w:sz w:val="24"/>
          <w:szCs w:val="24"/>
        </w:rPr>
        <w:t xml:space="preserve">que pode ruir, </w:t>
      </w:r>
      <w:r w:rsidR="000909C9" w:rsidRPr="00A3036C">
        <w:rPr>
          <w:rFonts w:ascii="Times New Roman" w:hAnsi="Times New Roman" w:cs="Times New Roman"/>
          <w:sz w:val="24"/>
          <w:szCs w:val="24"/>
        </w:rPr>
        <w:t>é</w:t>
      </w:r>
      <w:r w:rsidR="004C22D4" w:rsidRPr="00A3036C">
        <w:rPr>
          <w:rFonts w:ascii="Times New Roman" w:hAnsi="Times New Roman" w:cs="Times New Roman"/>
          <w:sz w:val="24"/>
          <w:szCs w:val="24"/>
        </w:rPr>
        <w:t xml:space="preserve"> o </w:t>
      </w:r>
      <w:r w:rsidR="000909C9" w:rsidRPr="00A3036C">
        <w:rPr>
          <w:rFonts w:ascii="Times New Roman" w:hAnsi="Times New Roman" w:cs="Times New Roman"/>
          <w:sz w:val="24"/>
          <w:szCs w:val="24"/>
        </w:rPr>
        <w:t>alimentador do Sistema Terra</w:t>
      </w:r>
      <w:r w:rsidR="00880D0C" w:rsidRPr="00A3036C">
        <w:rPr>
          <w:rFonts w:ascii="Times New Roman" w:hAnsi="Times New Roman" w:cs="Times New Roman"/>
          <w:sz w:val="24"/>
          <w:szCs w:val="24"/>
        </w:rPr>
        <w:t xml:space="preserve"> e, por conseguinte</w:t>
      </w:r>
      <w:r w:rsidR="00160958" w:rsidRPr="00A3036C">
        <w:rPr>
          <w:rFonts w:ascii="Times New Roman" w:hAnsi="Times New Roman" w:cs="Times New Roman"/>
          <w:sz w:val="24"/>
          <w:szCs w:val="24"/>
        </w:rPr>
        <w:t xml:space="preserve">, o poder de </w:t>
      </w:r>
      <w:r w:rsidR="00880D0C" w:rsidRPr="00A3036C">
        <w:rPr>
          <w:rFonts w:ascii="Times New Roman" w:hAnsi="Times New Roman" w:cs="Times New Roman"/>
          <w:sz w:val="24"/>
          <w:szCs w:val="24"/>
        </w:rPr>
        <w:t xml:space="preserve"> </w:t>
      </w:r>
      <w:r w:rsidR="00160958" w:rsidRPr="00A3036C">
        <w:rPr>
          <w:rFonts w:ascii="Times New Roman" w:hAnsi="Times New Roman" w:cs="Times New Roman"/>
          <w:i/>
          <w:iCs/>
          <w:sz w:val="24"/>
          <w:szCs w:val="24"/>
        </w:rPr>
        <w:t>malenirus</w:t>
      </w:r>
      <w:r w:rsidR="00160958" w:rsidRPr="00A3036C">
        <w:rPr>
          <w:rFonts w:ascii="Times New Roman" w:hAnsi="Times New Roman" w:cs="Times New Roman"/>
          <w:sz w:val="24"/>
          <w:szCs w:val="24"/>
        </w:rPr>
        <w:t xml:space="preserve">, </w:t>
      </w:r>
      <w:r w:rsidR="00160958" w:rsidRPr="00A3036C">
        <w:rPr>
          <w:rFonts w:ascii="Times New Roman" w:hAnsi="Times New Roman" w:cs="Times New Roman"/>
          <w:i/>
          <w:iCs/>
          <w:sz w:val="24"/>
          <w:szCs w:val="24"/>
        </w:rPr>
        <w:t xml:space="preserve">reinonaques </w:t>
      </w:r>
      <w:r w:rsidR="00160958" w:rsidRPr="00A3036C">
        <w:rPr>
          <w:rFonts w:ascii="Times New Roman" w:hAnsi="Times New Roman" w:cs="Times New Roman"/>
          <w:sz w:val="24"/>
          <w:szCs w:val="24"/>
        </w:rPr>
        <w:t xml:space="preserve">e </w:t>
      </w:r>
      <w:r w:rsidR="00160958" w:rsidRPr="00A3036C">
        <w:rPr>
          <w:rFonts w:ascii="Times New Roman" w:hAnsi="Times New Roman" w:cs="Times New Roman"/>
          <w:i/>
          <w:iCs/>
          <w:sz w:val="24"/>
          <w:szCs w:val="24"/>
        </w:rPr>
        <w:t>dominitilianos</w:t>
      </w:r>
      <w:r w:rsidR="00CE01FC" w:rsidRPr="00A3036C">
        <w:rPr>
          <w:rFonts w:ascii="Times New Roman" w:hAnsi="Times New Roman" w:cs="Times New Roman"/>
          <w:sz w:val="24"/>
          <w:szCs w:val="24"/>
        </w:rPr>
        <w:t>. ▬</w:t>
      </w:r>
      <w:r w:rsidR="006C2A23" w:rsidRPr="00A3036C">
        <w:rPr>
          <w:rFonts w:ascii="Times New Roman" w:hAnsi="Times New Roman" w:cs="Times New Roman"/>
          <w:sz w:val="24"/>
          <w:szCs w:val="24"/>
        </w:rPr>
        <w:t xml:space="preserve"> </w:t>
      </w:r>
      <w:r w:rsidR="00FF0492" w:rsidRPr="00A3036C">
        <w:rPr>
          <w:rFonts w:ascii="Times New Roman" w:hAnsi="Times New Roman" w:cs="Times New Roman"/>
          <w:sz w:val="24"/>
          <w:szCs w:val="24"/>
        </w:rPr>
        <w:t>imperialista</w:t>
      </w:r>
      <w:r w:rsidR="00F20067" w:rsidRPr="00A3036C">
        <w:rPr>
          <w:rFonts w:ascii="Times New Roman" w:hAnsi="Times New Roman" w:cs="Times New Roman"/>
          <w:sz w:val="24"/>
          <w:szCs w:val="24"/>
        </w:rPr>
        <w:t>.</w:t>
      </w:r>
    </w:p>
    <w:p w14:paraId="0C9639AF" w14:textId="77C73519" w:rsidR="00315CD1" w:rsidRPr="00A3036C" w:rsidRDefault="00623612" w:rsidP="004766AC">
      <w:pPr>
        <w:spacing w:after="0"/>
        <w:jc w:val="center"/>
        <w:rPr>
          <w:rFonts w:ascii="Times New Roman"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10FE17AC" w14:textId="77777777" w:rsidR="00315CD1" w:rsidRPr="00A3036C" w:rsidRDefault="00315CD1" w:rsidP="000804FE">
      <w:pPr>
        <w:spacing w:after="0"/>
        <w:jc w:val="both"/>
        <w:rPr>
          <w:rFonts w:ascii="Times New Roman" w:hAnsi="Times New Roman" w:cs="Times New Roman"/>
          <w:sz w:val="24"/>
          <w:szCs w:val="24"/>
        </w:rPr>
      </w:pPr>
    </w:p>
    <w:p w14:paraId="2D4A162F" w14:textId="7A2FA5F1" w:rsidR="0044606F" w:rsidRPr="00A3036C" w:rsidRDefault="000B24F3"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Roberto Evaristo de Macedo Soares recepciona </w:t>
      </w:r>
      <w:r w:rsidR="00346FDE" w:rsidRPr="00A3036C">
        <w:rPr>
          <w:rFonts w:ascii="Times New Roman" w:hAnsi="Times New Roman" w:cs="Times New Roman"/>
          <w:sz w:val="24"/>
          <w:szCs w:val="24"/>
        </w:rPr>
        <w:t>o discurso</w:t>
      </w:r>
      <w:r w:rsidRPr="00A3036C">
        <w:rPr>
          <w:rFonts w:ascii="Times New Roman" w:hAnsi="Times New Roman" w:cs="Times New Roman"/>
          <w:sz w:val="24"/>
          <w:szCs w:val="24"/>
        </w:rPr>
        <w:t xml:space="preserve"> de </w:t>
      </w:r>
      <w:r w:rsidRPr="00A3036C">
        <w:rPr>
          <w:rFonts w:ascii="Times New Roman" w:hAnsi="Times New Roman" w:cs="Times New Roman"/>
          <w:i/>
          <w:iCs/>
          <w:sz w:val="24"/>
          <w:szCs w:val="24"/>
        </w:rPr>
        <w:t>os dono do mundo</w:t>
      </w:r>
      <w:r w:rsidR="00BD6172" w:rsidRPr="00A3036C">
        <w:rPr>
          <w:rFonts w:ascii="Times New Roman" w:hAnsi="Times New Roman" w:cs="Times New Roman"/>
          <w:sz w:val="24"/>
          <w:szCs w:val="24"/>
        </w:rPr>
        <w:t>, a ser pronunciado</w:t>
      </w:r>
      <w:r w:rsidR="00CB5877" w:rsidRPr="00A3036C">
        <w:rPr>
          <w:rFonts w:ascii="Times New Roman" w:hAnsi="Times New Roman" w:cs="Times New Roman"/>
          <w:sz w:val="24"/>
          <w:szCs w:val="24"/>
        </w:rPr>
        <w:t xml:space="preserve"> </w:t>
      </w:r>
      <w:r w:rsidR="002F2735" w:rsidRPr="00A3036C">
        <w:rPr>
          <w:rFonts w:ascii="Times New Roman" w:hAnsi="Times New Roman" w:cs="Times New Roman"/>
          <w:sz w:val="24"/>
          <w:szCs w:val="24"/>
        </w:rPr>
        <w:t>em rede internacional no período</w:t>
      </w:r>
      <w:r w:rsidR="006745B1" w:rsidRPr="00A3036C">
        <w:rPr>
          <w:rFonts w:ascii="Times New Roman" w:hAnsi="Times New Roman" w:cs="Times New Roman"/>
          <w:sz w:val="24"/>
          <w:szCs w:val="24"/>
        </w:rPr>
        <w:t xml:space="preserve"> </w:t>
      </w:r>
      <w:r w:rsidR="006745B1" w:rsidRPr="00A3036C">
        <w:rPr>
          <w:rFonts w:ascii="Times New Roman" w:hAnsi="Times New Roman" w:cs="Times New Roman"/>
          <w:sz w:val="24"/>
          <w:szCs w:val="24"/>
        </w:rPr>
        <w:lastRenderedPageBreak/>
        <w:t>natalino. Estuda, meticulosamente, o texto e as inflexões verbais</w:t>
      </w:r>
      <w:r w:rsidR="00707FAC" w:rsidRPr="00A3036C">
        <w:rPr>
          <w:rFonts w:ascii="Times New Roman" w:hAnsi="Times New Roman" w:cs="Times New Roman"/>
          <w:sz w:val="24"/>
          <w:szCs w:val="24"/>
        </w:rPr>
        <w:t xml:space="preserve"> para emocionar os telespectadores de todo o mun</w:t>
      </w:r>
      <w:r w:rsidR="00AA3847" w:rsidRPr="00A3036C">
        <w:rPr>
          <w:rFonts w:ascii="Times New Roman" w:hAnsi="Times New Roman" w:cs="Times New Roman"/>
          <w:sz w:val="24"/>
          <w:szCs w:val="24"/>
        </w:rPr>
        <w:t>do. Não só emocionar, mas</w:t>
      </w:r>
      <w:r w:rsidR="003D111F" w:rsidRPr="00A3036C">
        <w:rPr>
          <w:rFonts w:ascii="Times New Roman" w:hAnsi="Times New Roman" w:cs="Times New Roman"/>
          <w:sz w:val="24"/>
          <w:szCs w:val="24"/>
        </w:rPr>
        <w:t>,</w:t>
      </w:r>
      <w:r w:rsidR="00AA3847" w:rsidRPr="00A3036C">
        <w:rPr>
          <w:rFonts w:ascii="Times New Roman" w:hAnsi="Times New Roman" w:cs="Times New Roman"/>
          <w:sz w:val="24"/>
          <w:szCs w:val="24"/>
        </w:rPr>
        <w:t xml:space="preserve"> sobretudo</w:t>
      </w:r>
      <w:r w:rsidR="003D111F" w:rsidRPr="00A3036C">
        <w:rPr>
          <w:rFonts w:ascii="Times New Roman" w:hAnsi="Times New Roman" w:cs="Times New Roman"/>
          <w:sz w:val="24"/>
          <w:szCs w:val="24"/>
        </w:rPr>
        <w:t xml:space="preserve">, </w:t>
      </w:r>
      <w:r w:rsidR="008442A1" w:rsidRPr="00A3036C">
        <w:rPr>
          <w:rFonts w:ascii="Times New Roman" w:hAnsi="Times New Roman" w:cs="Times New Roman"/>
          <w:sz w:val="24"/>
          <w:szCs w:val="24"/>
        </w:rPr>
        <w:t xml:space="preserve">racionalizar </w:t>
      </w:r>
      <w:r w:rsidR="00A90CDA" w:rsidRPr="00A3036C">
        <w:rPr>
          <w:rFonts w:ascii="Times New Roman" w:hAnsi="Times New Roman" w:cs="Times New Roman"/>
          <w:sz w:val="24"/>
          <w:szCs w:val="24"/>
        </w:rPr>
        <w:t xml:space="preserve">os conflitos </w:t>
      </w:r>
      <w:r w:rsidR="001B1BE8" w:rsidRPr="00A3036C">
        <w:rPr>
          <w:rFonts w:ascii="Times New Roman" w:hAnsi="Times New Roman" w:cs="Times New Roman"/>
          <w:sz w:val="24"/>
          <w:szCs w:val="24"/>
        </w:rPr>
        <w:t>irracionais existentes no planeta, eximindo</w:t>
      </w:r>
      <w:r w:rsidR="005158BB" w:rsidRPr="00A3036C">
        <w:rPr>
          <w:rFonts w:ascii="Times New Roman" w:hAnsi="Times New Roman" w:cs="Times New Roman"/>
          <w:sz w:val="24"/>
          <w:szCs w:val="24"/>
        </w:rPr>
        <w:t xml:space="preserve"> o Sistema Terra</w:t>
      </w:r>
      <w:r w:rsidR="00005DB2" w:rsidRPr="00A3036C">
        <w:rPr>
          <w:rFonts w:ascii="Times New Roman" w:hAnsi="Times New Roman" w:cs="Times New Roman"/>
          <w:sz w:val="24"/>
          <w:szCs w:val="24"/>
        </w:rPr>
        <w:t xml:space="preserve"> e culpando a soberania dos países envoltos nas guerras</w:t>
      </w:r>
      <w:r w:rsidR="00C12066" w:rsidRPr="00A3036C">
        <w:rPr>
          <w:rFonts w:ascii="Times New Roman" w:hAnsi="Times New Roman" w:cs="Times New Roman"/>
          <w:sz w:val="24"/>
          <w:szCs w:val="24"/>
        </w:rPr>
        <w:t xml:space="preserve">, apesar </w:t>
      </w:r>
      <w:r w:rsidR="00103A3A" w:rsidRPr="00A3036C">
        <w:rPr>
          <w:rFonts w:ascii="Times New Roman" w:hAnsi="Times New Roman" w:cs="Times New Roman"/>
          <w:sz w:val="24"/>
          <w:szCs w:val="24"/>
        </w:rPr>
        <w:t>de a IMSD estar, até os dias atuais,</w:t>
      </w:r>
      <w:r w:rsidR="002A00D5" w:rsidRPr="00A3036C">
        <w:rPr>
          <w:rFonts w:ascii="Times New Roman" w:hAnsi="Times New Roman" w:cs="Times New Roman"/>
          <w:sz w:val="24"/>
          <w:szCs w:val="24"/>
        </w:rPr>
        <w:t xml:space="preserve"> incansavelmente, negociando </w:t>
      </w:r>
      <w:r w:rsidR="008844BB" w:rsidRPr="00A3036C">
        <w:rPr>
          <w:rFonts w:ascii="Times New Roman" w:hAnsi="Times New Roman" w:cs="Times New Roman"/>
          <w:sz w:val="24"/>
          <w:szCs w:val="24"/>
        </w:rPr>
        <w:t>tréguas</w:t>
      </w:r>
      <w:r w:rsidR="00EF59FB" w:rsidRPr="00A3036C">
        <w:rPr>
          <w:rFonts w:ascii="Times New Roman" w:hAnsi="Times New Roman" w:cs="Times New Roman"/>
          <w:sz w:val="24"/>
          <w:szCs w:val="24"/>
        </w:rPr>
        <w:t xml:space="preserve"> para ajudas humanitárias e </w:t>
      </w:r>
      <w:r w:rsidR="002A00D5" w:rsidRPr="00A3036C">
        <w:rPr>
          <w:rFonts w:ascii="Times New Roman" w:hAnsi="Times New Roman" w:cs="Times New Roman"/>
          <w:sz w:val="24"/>
          <w:szCs w:val="24"/>
        </w:rPr>
        <w:t>tratados de paz</w:t>
      </w:r>
      <w:r w:rsidR="00EF59FB" w:rsidRPr="00A3036C">
        <w:rPr>
          <w:rFonts w:ascii="Times New Roman" w:hAnsi="Times New Roman" w:cs="Times New Roman"/>
          <w:sz w:val="24"/>
          <w:szCs w:val="24"/>
        </w:rPr>
        <w:t xml:space="preserve"> sem sucesso</w:t>
      </w:r>
      <w:r w:rsidR="00C12066" w:rsidRPr="00A3036C">
        <w:rPr>
          <w:rFonts w:ascii="Times New Roman" w:hAnsi="Times New Roman" w:cs="Times New Roman"/>
          <w:sz w:val="24"/>
          <w:szCs w:val="24"/>
        </w:rPr>
        <w:t>.</w:t>
      </w:r>
    </w:p>
    <w:p w14:paraId="57D49D83" w14:textId="0EC6B870" w:rsidR="006921EA" w:rsidRPr="00A3036C" w:rsidRDefault="00362CB2" w:rsidP="00362CB2">
      <w:pPr>
        <w:spacing w:after="0"/>
        <w:jc w:val="both"/>
        <w:rPr>
          <w:rFonts w:ascii="Times New Roman" w:hAnsi="Times New Roman" w:cs="Times New Roman"/>
          <w:sz w:val="24"/>
          <w:szCs w:val="24"/>
        </w:rPr>
      </w:pPr>
      <w:r w:rsidRPr="00A3036C">
        <w:rPr>
          <w:rFonts w:ascii="Times New Roman" w:hAnsi="Times New Roman" w:cs="Times New Roman"/>
          <w:sz w:val="24"/>
          <w:szCs w:val="24"/>
        </w:rPr>
        <w:t>Jesuíno Deusalino Pereira Nunes, Jesus de Deus, breve</w:t>
      </w:r>
      <w:r w:rsidR="00572052" w:rsidRPr="00A3036C">
        <w:rPr>
          <w:rFonts w:ascii="Times New Roman" w:hAnsi="Times New Roman" w:cs="Times New Roman"/>
          <w:sz w:val="24"/>
          <w:szCs w:val="24"/>
        </w:rPr>
        <w:t>, será</w:t>
      </w:r>
      <w:r w:rsidRPr="00A3036C">
        <w:rPr>
          <w:rFonts w:ascii="Times New Roman" w:hAnsi="Times New Roman" w:cs="Times New Roman"/>
          <w:sz w:val="24"/>
          <w:szCs w:val="24"/>
        </w:rPr>
        <w:t xml:space="preserve"> apresentado</w:t>
      </w:r>
      <w:r w:rsidR="00725B2E" w:rsidRPr="00A3036C">
        <w:rPr>
          <w:rFonts w:ascii="Times New Roman" w:hAnsi="Times New Roman" w:cs="Times New Roman"/>
          <w:sz w:val="24"/>
          <w:szCs w:val="24"/>
        </w:rPr>
        <w:t xml:space="preserve"> ao planeta como Emmanuel Jesus de Deus</w:t>
      </w:r>
      <w:r w:rsidR="002952F1" w:rsidRPr="00A3036C">
        <w:rPr>
          <w:rFonts w:ascii="Times New Roman" w:hAnsi="Times New Roman" w:cs="Times New Roman"/>
          <w:sz w:val="24"/>
          <w:szCs w:val="24"/>
        </w:rPr>
        <w:t>, 33, reencarnação do</w:t>
      </w:r>
      <w:r w:rsidR="0028784B" w:rsidRPr="00A3036C">
        <w:rPr>
          <w:rFonts w:ascii="Times New Roman" w:hAnsi="Times New Roman" w:cs="Times New Roman"/>
          <w:sz w:val="24"/>
          <w:szCs w:val="24"/>
        </w:rPr>
        <w:t xml:space="preserve"> filho de Deus, Jesus Cristo</w:t>
      </w:r>
      <w:r w:rsidR="00572052" w:rsidRPr="00A3036C">
        <w:rPr>
          <w:rFonts w:ascii="Times New Roman" w:hAnsi="Times New Roman" w:cs="Times New Roman"/>
          <w:sz w:val="24"/>
          <w:szCs w:val="24"/>
        </w:rPr>
        <w:t>.</w:t>
      </w:r>
      <w:r w:rsidR="00C81ECE" w:rsidRPr="00A3036C">
        <w:rPr>
          <w:rFonts w:ascii="Times New Roman" w:hAnsi="Times New Roman" w:cs="Times New Roman"/>
          <w:sz w:val="24"/>
          <w:szCs w:val="24"/>
        </w:rPr>
        <w:t xml:space="preserve"> </w:t>
      </w:r>
      <w:r w:rsidR="00AE43B0" w:rsidRPr="00A3036C">
        <w:rPr>
          <w:rFonts w:ascii="Times New Roman" w:hAnsi="Times New Roman" w:cs="Times New Roman"/>
          <w:sz w:val="24"/>
          <w:szCs w:val="24"/>
        </w:rPr>
        <w:br/>
        <w:t>Roberto e Jesus, c</w:t>
      </w:r>
      <w:r w:rsidR="00C81ECE" w:rsidRPr="00A3036C">
        <w:rPr>
          <w:rFonts w:ascii="Times New Roman" w:hAnsi="Times New Roman" w:cs="Times New Roman"/>
          <w:sz w:val="24"/>
          <w:szCs w:val="24"/>
        </w:rPr>
        <w:t>oncentrados,</w:t>
      </w:r>
      <w:r w:rsidR="00B95075" w:rsidRPr="00A3036C">
        <w:rPr>
          <w:rFonts w:ascii="Times New Roman" w:hAnsi="Times New Roman" w:cs="Times New Roman"/>
          <w:sz w:val="24"/>
          <w:szCs w:val="24"/>
        </w:rPr>
        <w:t xml:space="preserve"> detalham </w:t>
      </w:r>
      <w:r w:rsidR="002D4EFC" w:rsidRPr="00A3036C">
        <w:rPr>
          <w:rFonts w:ascii="Times New Roman" w:hAnsi="Times New Roman" w:cs="Times New Roman"/>
          <w:sz w:val="24"/>
          <w:szCs w:val="24"/>
        </w:rPr>
        <w:t>o pronunciamento</w:t>
      </w:r>
      <w:r w:rsidR="005340BF" w:rsidRPr="00A3036C">
        <w:rPr>
          <w:rFonts w:ascii="Times New Roman" w:hAnsi="Times New Roman" w:cs="Times New Roman"/>
          <w:sz w:val="24"/>
          <w:szCs w:val="24"/>
        </w:rPr>
        <w:t xml:space="preserve"> impactante e revelado</w:t>
      </w:r>
      <w:r w:rsidR="003C2658" w:rsidRPr="00A3036C">
        <w:rPr>
          <w:rFonts w:ascii="Times New Roman" w:hAnsi="Times New Roman" w:cs="Times New Roman"/>
          <w:sz w:val="24"/>
          <w:szCs w:val="24"/>
        </w:rPr>
        <w:t>r</w:t>
      </w:r>
      <w:r w:rsidR="005340BF" w:rsidRPr="00A3036C">
        <w:rPr>
          <w:rFonts w:ascii="Times New Roman" w:hAnsi="Times New Roman" w:cs="Times New Roman"/>
          <w:sz w:val="24"/>
          <w:szCs w:val="24"/>
        </w:rPr>
        <w:t xml:space="preserve"> para a humanidade</w:t>
      </w:r>
      <w:r w:rsidR="003C2658" w:rsidRPr="00A3036C">
        <w:rPr>
          <w:rFonts w:ascii="Times New Roman" w:hAnsi="Times New Roman" w:cs="Times New Roman"/>
          <w:sz w:val="24"/>
          <w:szCs w:val="24"/>
        </w:rPr>
        <w:t>, descrente de sua própria raça</w:t>
      </w:r>
      <w:r w:rsidR="0080666E" w:rsidRPr="00A3036C">
        <w:rPr>
          <w:rFonts w:ascii="Times New Roman" w:hAnsi="Times New Roman" w:cs="Times New Roman"/>
          <w:sz w:val="24"/>
          <w:szCs w:val="24"/>
        </w:rPr>
        <w:t xml:space="preserve"> e ávida</w:t>
      </w:r>
      <w:r w:rsidR="00650AEC" w:rsidRPr="00A3036C">
        <w:rPr>
          <w:rFonts w:ascii="Times New Roman" w:hAnsi="Times New Roman" w:cs="Times New Roman"/>
          <w:sz w:val="24"/>
          <w:szCs w:val="24"/>
        </w:rPr>
        <w:t xml:space="preserve"> por encontrar uma </w:t>
      </w:r>
      <w:r w:rsidR="00650AEC" w:rsidRPr="00A3036C">
        <w:rPr>
          <w:rFonts w:ascii="Times New Roman" w:hAnsi="Times New Roman" w:cs="Times New Roman"/>
          <w:i/>
          <w:iCs/>
          <w:sz w:val="24"/>
          <w:szCs w:val="24"/>
        </w:rPr>
        <w:t>luz no fim do túnel</w:t>
      </w:r>
      <w:r w:rsidR="002A3FB4" w:rsidRPr="00A3036C">
        <w:rPr>
          <w:rFonts w:ascii="Times New Roman" w:hAnsi="Times New Roman" w:cs="Times New Roman"/>
          <w:sz w:val="24"/>
          <w:szCs w:val="24"/>
        </w:rPr>
        <w:t>.</w:t>
      </w:r>
      <w:r w:rsidR="001721EB" w:rsidRPr="00A3036C">
        <w:rPr>
          <w:rFonts w:ascii="Times New Roman" w:hAnsi="Times New Roman" w:cs="Times New Roman"/>
          <w:sz w:val="24"/>
          <w:szCs w:val="24"/>
        </w:rPr>
        <w:t xml:space="preserve"> </w:t>
      </w:r>
      <w:r w:rsidR="002A3FB4" w:rsidRPr="00A3036C">
        <w:rPr>
          <w:rFonts w:ascii="Times New Roman" w:hAnsi="Times New Roman" w:cs="Times New Roman"/>
          <w:sz w:val="24"/>
          <w:szCs w:val="24"/>
        </w:rPr>
        <w:t>E</w:t>
      </w:r>
      <w:r w:rsidR="001721EB" w:rsidRPr="00A3036C">
        <w:rPr>
          <w:rFonts w:ascii="Times New Roman" w:hAnsi="Times New Roman" w:cs="Times New Roman"/>
          <w:sz w:val="24"/>
          <w:szCs w:val="24"/>
        </w:rPr>
        <w:t>sperança pulsante</w:t>
      </w:r>
      <w:r w:rsidR="00F12BCF" w:rsidRPr="00A3036C">
        <w:rPr>
          <w:rFonts w:ascii="Times New Roman" w:hAnsi="Times New Roman" w:cs="Times New Roman"/>
          <w:sz w:val="24"/>
          <w:szCs w:val="24"/>
        </w:rPr>
        <w:t xml:space="preserve"> no seu peito</w:t>
      </w:r>
      <w:r w:rsidR="003E71EF" w:rsidRPr="00A3036C">
        <w:rPr>
          <w:rFonts w:ascii="Times New Roman" w:hAnsi="Times New Roman" w:cs="Times New Roman"/>
          <w:sz w:val="24"/>
          <w:szCs w:val="24"/>
        </w:rPr>
        <w:t xml:space="preserve"> ao</w:t>
      </w:r>
      <w:r w:rsidR="00F12BCF" w:rsidRPr="00A3036C">
        <w:rPr>
          <w:rFonts w:ascii="Times New Roman" w:hAnsi="Times New Roman" w:cs="Times New Roman"/>
          <w:sz w:val="24"/>
          <w:szCs w:val="24"/>
        </w:rPr>
        <w:t xml:space="preserve"> se deparar com a premonição</w:t>
      </w:r>
      <w:r w:rsidR="008128E9" w:rsidRPr="00A3036C">
        <w:rPr>
          <w:rFonts w:ascii="Times New Roman" w:hAnsi="Times New Roman" w:cs="Times New Roman"/>
          <w:sz w:val="24"/>
          <w:szCs w:val="24"/>
        </w:rPr>
        <w:t>, a ser</w:t>
      </w:r>
      <w:r w:rsidR="000804FC" w:rsidRPr="00A3036C">
        <w:rPr>
          <w:rFonts w:ascii="Times New Roman" w:hAnsi="Times New Roman" w:cs="Times New Roman"/>
          <w:sz w:val="24"/>
          <w:szCs w:val="24"/>
        </w:rPr>
        <w:t xml:space="preserve"> declarada</w:t>
      </w:r>
      <w:r w:rsidR="00F12BCF" w:rsidRPr="00A3036C">
        <w:rPr>
          <w:rFonts w:ascii="Times New Roman" w:hAnsi="Times New Roman" w:cs="Times New Roman"/>
          <w:sz w:val="24"/>
          <w:szCs w:val="24"/>
        </w:rPr>
        <w:t xml:space="preserve"> de Roberto Evaristo</w:t>
      </w:r>
      <w:r w:rsidR="003E71EF" w:rsidRPr="00A3036C">
        <w:rPr>
          <w:rFonts w:ascii="Times New Roman" w:hAnsi="Times New Roman" w:cs="Times New Roman"/>
          <w:sz w:val="24"/>
          <w:szCs w:val="24"/>
        </w:rPr>
        <w:t xml:space="preserve"> de Macedo Soares</w:t>
      </w:r>
      <w:r w:rsidR="00406004" w:rsidRPr="00A3036C">
        <w:rPr>
          <w:rFonts w:ascii="Times New Roman" w:hAnsi="Times New Roman" w:cs="Times New Roman"/>
          <w:sz w:val="24"/>
          <w:szCs w:val="24"/>
        </w:rPr>
        <w:t>.</w:t>
      </w:r>
    </w:p>
    <w:p w14:paraId="4B4681AD" w14:textId="109D193B" w:rsidR="00397AC6" w:rsidRPr="00A3036C" w:rsidRDefault="008D4CA8" w:rsidP="00362CB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Os </w:t>
      </w:r>
      <w:bookmarkStart w:id="58" w:name="_Hlk185848145"/>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reinonaques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dominitilianos</w:t>
      </w:r>
      <w:r w:rsidRPr="00A3036C">
        <w:rPr>
          <w:rFonts w:ascii="Times New Roman" w:hAnsi="Times New Roman" w:cs="Times New Roman"/>
          <w:sz w:val="24"/>
          <w:szCs w:val="24"/>
        </w:rPr>
        <w:t xml:space="preserve"> </w:t>
      </w:r>
      <w:bookmarkEnd w:id="58"/>
      <w:r w:rsidR="007E35AB" w:rsidRPr="00A3036C">
        <w:rPr>
          <w:rFonts w:ascii="Times New Roman" w:hAnsi="Times New Roman" w:cs="Times New Roman"/>
          <w:sz w:val="24"/>
          <w:szCs w:val="24"/>
        </w:rPr>
        <w:t>monitora</w:t>
      </w:r>
      <w:r w:rsidR="006236F5" w:rsidRPr="00A3036C">
        <w:rPr>
          <w:rFonts w:ascii="Times New Roman" w:hAnsi="Times New Roman" w:cs="Times New Roman"/>
          <w:sz w:val="24"/>
          <w:szCs w:val="24"/>
        </w:rPr>
        <w:t>m</w:t>
      </w:r>
      <w:r w:rsidR="00A952B3" w:rsidRPr="00A3036C">
        <w:rPr>
          <w:rFonts w:ascii="Times New Roman" w:hAnsi="Times New Roman" w:cs="Times New Roman"/>
          <w:sz w:val="24"/>
          <w:szCs w:val="24"/>
        </w:rPr>
        <w:t>,</w:t>
      </w:r>
      <w:r w:rsidR="00F12435" w:rsidRPr="00A3036C">
        <w:rPr>
          <w:rFonts w:ascii="Times New Roman" w:hAnsi="Times New Roman" w:cs="Times New Roman"/>
          <w:sz w:val="24"/>
          <w:szCs w:val="24"/>
        </w:rPr>
        <w:t xml:space="preserve"> </w:t>
      </w:r>
      <w:r w:rsidR="00AD7739" w:rsidRPr="00A3036C">
        <w:rPr>
          <w:rFonts w:ascii="Times New Roman" w:hAnsi="Times New Roman" w:cs="Times New Roman"/>
          <w:sz w:val="24"/>
          <w:szCs w:val="24"/>
        </w:rPr>
        <w:t>online</w:t>
      </w:r>
      <w:r w:rsidR="00A24C67" w:rsidRPr="00A3036C">
        <w:rPr>
          <w:rFonts w:ascii="Times New Roman" w:hAnsi="Times New Roman" w:cs="Times New Roman"/>
          <w:sz w:val="24"/>
          <w:szCs w:val="24"/>
        </w:rPr>
        <w:t xml:space="preserve">, </w:t>
      </w:r>
      <w:r w:rsidR="00AD7739" w:rsidRPr="00A3036C">
        <w:rPr>
          <w:rFonts w:ascii="Times New Roman" w:hAnsi="Times New Roman" w:cs="Times New Roman"/>
          <w:sz w:val="24"/>
          <w:szCs w:val="24"/>
        </w:rPr>
        <w:t>o</w:t>
      </w:r>
      <w:r w:rsidR="00586FDA" w:rsidRPr="00A3036C">
        <w:rPr>
          <w:rFonts w:ascii="Times New Roman" w:hAnsi="Times New Roman" w:cs="Times New Roman"/>
          <w:sz w:val="24"/>
          <w:szCs w:val="24"/>
        </w:rPr>
        <w:t>s</w:t>
      </w:r>
      <w:r w:rsidR="00AD7739" w:rsidRPr="00A3036C">
        <w:rPr>
          <w:rFonts w:ascii="Times New Roman" w:hAnsi="Times New Roman" w:cs="Times New Roman"/>
          <w:sz w:val="24"/>
          <w:szCs w:val="24"/>
        </w:rPr>
        <w:t xml:space="preserve"> </w:t>
      </w:r>
      <w:r w:rsidR="00586FDA" w:rsidRPr="00A3036C">
        <w:rPr>
          <w:rFonts w:ascii="Times New Roman" w:hAnsi="Times New Roman" w:cs="Times New Roman"/>
          <w:sz w:val="24"/>
          <w:szCs w:val="24"/>
        </w:rPr>
        <w:t xml:space="preserve">ensaios do </w:t>
      </w:r>
      <w:r w:rsidR="00AD7739" w:rsidRPr="00A3036C">
        <w:rPr>
          <w:rFonts w:ascii="Times New Roman" w:hAnsi="Times New Roman" w:cs="Times New Roman"/>
          <w:sz w:val="24"/>
          <w:szCs w:val="24"/>
        </w:rPr>
        <w:t>discurso, por eles elaborado</w:t>
      </w:r>
      <w:r w:rsidR="006B22AD" w:rsidRPr="00A3036C">
        <w:rPr>
          <w:rFonts w:ascii="Times New Roman" w:hAnsi="Times New Roman" w:cs="Times New Roman"/>
          <w:sz w:val="24"/>
          <w:szCs w:val="24"/>
        </w:rPr>
        <w:t xml:space="preserve"> para ser discursado na íntegra e com</w:t>
      </w:r>
      <w:r w:rsidR="00020437" w:rsidRPr="00A3036C">
        <w:rPr>
          <w:rFonts w:ascii="Times New Roman" w:hAnsi="Times New Roman" w:cs="Times New Roman"/>
          <w:sz w:val="24"/>
          <w:szCs w:val="24"/>
        </w:rPr>
        <w:t xml:space="preserve"> a eloquência pontuada</w:t>
      </w:r>
      <w:r w:rsidR="007E26A7" w:rsidRPr="00A3036C">
        <w:rPr>
          <w:rFonts w:ascii="Times New Roman" w:hAnsi="Times New Roman" w:cs="Times New Roman"/>
          <w:sz w:val="24"/>
          <w:szCs w:val="24"/>
        </w:rPr>
        <w:t xml:space="preserve"> pela reação de populares, entre eles, humanos híbridos </w:t>
      </w:r>
      <w:r w:rsidR="00397AC6" w:rsidRPr="00A3036C">
        <w:rPr>
          <w:rFonts w:ascii="Times New Roman" w:hAnsi="Times New Roman" w:cs="Times New Roman"/>
          <w:sz w:val="24"/>
          <w:szCs w:val="24"/>
        </w:rPr>
        <w:t>produzidos pelo Sistema Terra.</w:t>
      </w:r>
      <w:r w:rsidR="002E3D99" w:rsidRPr="00A3036C">
        <w:rPr>
          <w:rFonts w:ascii="Times New Roman" w:hAnsi="Times New Roman" w:cs="Times New Roman"/>
          <w:sz w:val="24"/>
          <w:szCs w:val="24"/>
        </w:rPr>
        <w:t xml:space="preserve"> Estes, induzidos, reagirão, acordados ao roteiro pré-concebido</w:t>
      </w:r>
      <w:r w:rsidR="00BA0C6C" w:rsidRPr="00A3036C">
        <w:rPr>
          <w:rFonts w:ascii="Times New Roman" w:hAnsi="Times New Roman" w:cs="Times New Roman"/>
          <w:sz w:val="24"/>
          <w:szCs w:val="24"/>
        </w:rPr>
        <w:t>, influenciando reações</w:t>
      </w:r>
      <w:r w:rsidR="00A952B3" w:rsidRPr="00A3036C">
        <w:rPr>
          <w:rFonts w:ascii="Times New Roman" w:hAnsi="Times New Roman" w:cs="Times New Roman"/>
          <w:sz w:val="24"/>
          <w:szCs w:val="24"/>
        </w:rPr>
        <w:t xml:space="preserve"> populistas</w:t>
      </w:r>
      <w:r w:rsidR="005D3D92" w:rsidRPr="00A3036C">
        <w:rPr>
          <w:rFonts w:ascii="Times New Roman" w:hAnsi="Times New Roman" w:cs="Times New Roman"/>
          <w:sz w:val="24"/>
          <w:szCs w:val="24"/>
        </w:rPr>
        <w:t xml:space="preserve"> e favoráveis ao orador.</w:t>
      </w:r>
    </w:p>
    <w:p w14:paraId="2BC7DD99" w14:textId="0B844CFA" w:rsidR="005D3D92" w:rsidRPr="00A3036C" w:rsidRDefault="00FF376E" w:rsidP="00362CB2">
      <w:pPr>
        <w:spacing w:after="0"/>
        <w:jc w:val="both"/>
        <w:rPr>
          <w:rFonts w:ascii="Times New Roman" w:hAnsi="Times New Roman" w:cs="Times New Roman"/>
          <w:sz w:val="24"/>
          <w:szCs w:val="24"/>
        </w:rPr>
      </w:pPr>
      <w:r w:rsidRPr="00A3036C">
        <w:rPr>
          <w:rFonts w:ascii="Times New Roman" w:hAnsi="Times New Roman" w:cs="Times New Roman"/>
          <w:sz w:val="24"/>
          <w:szCs w:val="24"/>
        </w:rPr>
        <w:t>Roberto e Jesuíno</w:t>
      </w:r>
      <w:r w:rsidR="005B7484"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repassam </w:t>
      </w:r>
      <w:r w:rsidR="005B7484" w:rsidRPr="00A3036C">
        <w:rPr>
          <w:rFonts w:ascii="Times New Roman" w:hAnsi="Times New Roman" w:cs="Times New Roman"/>
          <w:sz w:val="24"/>
          <w:szCs w:val="24"/>
        </w:rPr>
        <w:t>o</w:t>
      </w:r>
      <w:r w:rsidRPr="00A3036C">
        <w:rPr>
          <w:rFonts w:ascii="Times New Roman" w:hAnsi="Times New Roman" w:cs="Times New Roman"/>
          <w:sz w:val="24"/>
          <w:szCs w:val="24"/>
        </w:rPr>
        <w:t xml:space="preserve"> texto por diversas vezes, até estarem seguros de todas as intenções </w:t>
      </w:r>
      <w:r w:rsidR="0026741E" w:rsidRPr="00A3036C">
        <w:rPr>
          <w:rFonts w:ascii="Times New Roman" w:hAnsi="Times New Roman" w:cs="Times New Roman"/>
          <w:sz w:val="24"/>
          <w:szCs w:val="24"/>
        </w:rPr>
        <w:t xml:space="preserve">textuais estarem sendo cumpridas, como ordenado </w:t>
      </w:r>
      <w:r w:rsidR="002B19D4" w:rsidRPr="00A3036C">
        <w:rPr>
          <w:rFonts w:ascii="Times New Roman" w:hAnsi="Times New Roman" w:cs="Times New Roman"/>
          <w:sz w:val="24"/>
          <w:szCs w:val="24"/>
        </w:rPr>
        <w:t xml:space="preserve">e </w:t>
      </w:r>
      <w:r w:rsidR="005B7484" w:rsidRPr="00A3036C">
        <w:rPr>
          <w:rFonts w:ascii="Times New Roman" w:hAnsi="Times New Roman" w:cs="Times New Roman"/>
          <w:sz w:val="24"/>
          <w:szCs w:val="24"/>
        </w:rPr>
        <w:t xml:space="preserve">com a </w:t>
      </w:r>
      <w:r w:rsidR="002B19D4" w:rsidRPr="00A3036C">
        <w:rPr>
          <w:rFonts w:ascii="Times New Roman" w:hAnsi="Times New Roman" w:cs="Times New Roman"/>
          <w:sz w:val="24"/>
          <w:szCs w:val="24"/>
        </w:rPr>
        <w:t>assina</w:t>
      </w:r>
      <w:r w:rsidR="005B7484" w:rsidRPr="00A3036C">
        <w:rPr>
          <w:rFonts w:ascii="Times New Roman" w:hAnsi="Times New Roman" w:cs="Times New Roman"/>
          <w:sz w:val="24"/>
          <w:szCs w:val="24"/>
        </w:rPr>
        <w:t>tura</w:t>
      </w:r>
      <w:r w:rsidR="002B19D4" w:rsidRPr="00A3036C">
        <w:rPr>
          <w:rFonts w:ascii="Times New Roman" w:hAnsi="Times New Roman" w:cs="Times New Roman"/>
          <w:sz w:val="24"/>
          <w:szCs w:val="24"/>
        </w:rPr>
        <w:t xml:space="preserve"> </w:t>
      </w:r>
      <w:r w:rsidR="005B7484" w:rsidRPr="00A3036C">
        <w:rPr>
          <w:rFonts w:ascii="Times New Roman" w:hAnsi="Times New Roman" w:cs="Times New Roman"/>
          <w:sz w:val="24"/>
          <w:szCs w:val="24"/>
        </w:rPr>
        <w:t xml:space="preserve">de </w:t>
      </w:r>
      <w:r w:rsidR="002B19D4" w:rsidRPr="00A3036C">
        <w:rPr>
          <w:rFonts w:ascii="Times New Roman" w:hAnsi="Times New Roman" w:cs="Times New Roman"/>
          <w:sz w:val="24"/>
          <w:szCs w:val="24"/>
        </w:rPr>
        <w:t xml:space="preserve">os </w:t>
      </w:r>
      <w:r w:rsidR="002B19D4" w:rsidRPr="00A3036C">
        <w:rPr>
          <w:rFonts w:ascii="Times New Roman" w:hAnsi="Times New Roman" w:cs="Times New Roman"/>
          <w:i/>
          <w:iCs/>
          <w:sz w:val="24"/>
          <w:szCs w:val="24"/>
        </w:rPr>
        <w:t>donos do mundo</w:t>
      </w:r>
      <w:r w:rsidR="002B19D4" w:rsidRPr="00A3036C">
        <w:rPr>
          <w:rFonts w:ascii="Times New Roman" w:hAnsi="Times New Roman" w:cs="Times New Roman"/>
          <w:sz w:val="24"/>
          <w:szCs w:val="24"/>
        </w:rPr>
        <w:t>.</w:t>
      </w:r>
    </w:p>
    <w:p w14:paraId="07E0BF82" w14:textId="7C10761A" w:rsidR="0035556B" w:rsidRPr="00A3036C" w:rsidRDefault="00855624" w:rsidP="00362CB2">
      <w:pPr>
        <w:spacing w:after="0"/>
        <w:jc w:val="both"/>
        <w:rPr>
          <w:rFonts w:ascii="Times New Roman" w:hAnsi="Times New Roman" w:cs="Times New Roman"/>
          <w:sz w:val="24"/>
          <w:szCs w:val="24"/>
        </w:rPr>
      </w:pPr>
      <w:r w:rsidRPr="00A3036C">
        <w:rPr>
          <w:rFonts w:ascii="Times New Roman" w:hAnsi="Times New Roman" w:cs="Times New Roman"/>
          <w:sz w:val="24"/>
          <w:szCs w:val="24"/>
        </w:rPr>
        <w:t>P</w:t>
      </w:r>
      <w:r w:rsidR="00C75C26" w:rsidRPr="00A3036C">
        <w:rPr>
          <w:rFonts w:ascii="Times New Roman" w:hAnsi="Times New Roman" w:cs="Times New Roman"/>
          <w:sz w:val="24"/>
          <w:szCs w:val="24"/>
        </w:rPr>
        <w:t>ronunciamento do</w:t>
      </w:r>
      <w:r w:rsidR="00EB652A" w:rsidRPr="00A3036C">
        <w:rPr>
          <w:rFonts w:ascii="Times New Roman" w:hAnsi="Times New Roman" w:cs="Times New Roman"/>
          <w:sz w:val="24"/>
          <w:szCs w:val="24"/>
        </w:rPr>
        <w:t>,</w:t>
      </w:r>
      <w:r w:rsidR="00C75C26" w:rsidRPr="00A3036C">
        <w:rPr>
          <w:rFonts w:ascii="Times New Roman" w:hAnsi="Times New Roman" w:cs="Times New Roman"/>
          <w:sz w:val="24"/>
          <w:szCs w:val="24"/>
        </w:rPr>
        <w:t xml:space="preserve"> </w:t>
      </w:r>
      <w:r w:rsidR="00EB652A" w:rsidRPr="00A3036C">
        <w:rPr>
          <w:rFonts w:ascii="Times New Roman" w:hAnsi="Times New Roman" w:cs="Times New Roman"/>
          <w:sz w:val="24"/>
          <w:szCs w:val="24"/>
        </w:rPr>
        <w:t>a</w:t>
      </w:r>
      <w:r w:rsidR="00C75C26" w:rsidRPr="00A3036C">
        <w:rPr>
          <w:rFonts w:ascii="Times New Roman" w:hAnsi="Times New Roman" w:cs="Times New Roman"/>
          <w:sz w:val="24"/>
          <w:szCs w:val="24"/>
        </w:rPr>
        <w:t xml:space="preserve">utointitulado, Presidente do Universo, Roberto Evaristo de Macedo Soares, devidamente ensaiado e </w:t>
      </w:r>
      <w:r w:rsidR="008E7B74" w:rsidRPr="00A3036C">
        <w:rPr>
          <w:rFonts w:ascii="Times New Roman" w:hAnsi="Times New Roman" w:cs="Times New Roman"/>
          <w:sz w:val="24"/>
          <w:szCs w:val="24"/>
        </w:rPr>
        <w:t>ornamentado num cenário cr</w:t>
      </w:r>
      <w:r w:rsidR="00CF601C" w:rsidRPr="00A3036C">
        <w:rPr>
          <w:rFonts w:ascii="Times New Roman" w:hAnsi="Times New Roman" w:cs="Times New Roman"/>
          <w:sz w:val="24"/>
          <w:szCs w:val="24"/>
        </w:rPr>
        <w:t>istão, no caso o Cristo Redentor no Rio de Janeiro</w:t>
      </w:r>
      <w:r w:rsidR="0056340E" w:rsidRPr="00A3036C">
        <w:rPr>
          <w:rFonts w:ascii="Times New Roman" w:hAnsi="Times New Roman" w:cs="Times New Roman"/>
          <w:sz w:val="24"/>
          <w:szCs w:val="24"/>
        </w:rPr>
        <w:t>,</w:t>
      </w:r>
      <w:r w:rsidR="00C34A22" w:rsidRPr="00A3036C">
        <w:rPr>
          <w:rFonts w:ascii="Times New Roman" w:hAnsi="Times New Roman" w:cs="Times New Roman"/>
          <w:sz w:val="24"/>
          <w:szCs w:val="24"/>
        </w:rPr>
        <w:t xml:space="preserve"> conhecido pela população terráquea</w:t>
      </w:r>
      <w:r w:rsidR="00492E86" w:rsidRPr="00A3036C">
        <w:rPr>
          <w:rFonts w:ascii="Times New Roman" w:hAnsi="Times New Roman" w:cs="Times New Roman"/>
          <w:sz w:val="24"/>
          <w:szCs w:val="24"/>
        </w:rPr>
        <w:t>, minimamente, por fotografias. Cerceado por boa parte de autoridades religiosa</w:t>
      </w:r>
      <w:r w:rsidR="0035556B" w:rsidRPr="00A3036C">
        <w:rPr>
          <w:rFonts w:ascii="Times New Roman" w:hAnsi="Times New Roman" w:cs="Times New Roman"/>
          <w:sz w:val="24"/>
          <w:szCs w:val="24"/>
        </w:rPr>
        <w:t xml:space="preserve">s mais importantes </w:t>
      </w:r>
      <w:r w:rsidR="0035556B" w:rsidRPr="00A3036C">
        <w:rPr>
          <w:rFonts w:ascii="Times New Roman" w:hAnsi="Times New Roman" w:cs="Times New Roman"/>
          <w:sz w:val="24"/>
          <w:szCs w:val="24"/>
        </w:rPr>
        <w:lastRenderedPageBreak/>
        <w:t>do planeta</w:t>
      </w:r>
      <w:r w:rsidR="00E02FF5" w:rsidRPr="00A3036C">
        <w:rPr>
          <w:rFonts w:ascii="Times New Roman" w:hAnsi="Times New Roman" w:cs="Times New Roman"/>
          <w:sz w:val="24"/>
          <w:szCs w:val="24"/>
        </w:rPr>
        <w:t xml:space="preserve">, começa </w:t>
      </w:r>
      <w:r w:rsidR="009A0E00" w:rsidRPr="00A3036C">
        <w:rPr>
          <w:rFonts w:ascii="Times New Roman" w:hAnsi="Times New Roman" w:cs="Times New Roman"/>
          <w:sz w:val="24"/>
          <w:szCs w:val="24"/>
        </w:rPr>
        <w:t>sua oratóri</w:t>
      </w:r>
      <w:r w:rsidR="00022797" w:rsidRPr="00A3036C">
        <w:rPr>
          <w:rFonts w:ascii="Times New Roman" w:hAnsi="Times New Roman" w:cs="Times New Roman"/>
          <w:sz w:val="24"/>
          <w:szCs w:val="24"/>
        </w:rPr>
        <w:t>a empossado d</w:t>
      </w:r>
      <w:r w:rsidR="00A73C0B" w:rsidRPr="00A3036C">
        <w:rPr>
          <w:rFonts w:ascii="Times New Roman" w:hAnsi="Times New Roman" w:cs="Times New Roman"/>
          <w:sz w:val="24"/>
          <w:szCs w:val="24"/>
        </w:rPr>
        <w:t>e poder conferido pelo SPA</w:t>
      </w:r>
      <w:r w:rsidR="0035556B" w:rsidRPr="00A3036C">
        <w:rPr>
          <w:rFonts w:ascii="Times New Roman" w:hAnsi="Times New Roman" w:cs="Times New Roman"/>
          <w:sz w:val="24"/>
          <w:szCs w:val="24"/>
        </w:rPr>
        <w:t>.</w:t>
      </w:r>
    </w:p>
    <w:p w14:paraId="5CDFF8A3" w14:textId="77777777" w:rsidR="0035556B" w:rsidRPr="00A3036C" w:rsidRDefault="0035556B" w:rsidP="00362CB2">
      <w:pPr>
        <w:spacing w:after="0"/>
        <w:jc w:val="both"/>
        <w:rPr>
          <w:rFonts w:ascii="Times New Roman" w:hAnsi="Times New Roman" w:cs="Times New Roman"/>
          <w:sz w:val="24"/>
          <w:szCs w:val="24"/>
        </w:rPr>
      </w:pPr>
    </w:p>
    <w:p w14:paraId="60EF1566" w14:textId="2290DECA" w:rsidR="005D45B9" w:rsidRPr="00A3036C" w:rsidRDefault="0035556B" w:rsidP="00FC4A77">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C75C26" w:rsidRPr="00A3036C">
        <w:rPr>
          <w:rFonts w:ascii="Times New Roman" w:hAnsi="Times New Roman" w:cs="Times New Roman"/>
          <w:sz w:val="24"/>
          <w:szCs w:val="24"/>
        </w:rPr>
        <w:t xml:space="preserve"> </w:t>
      </w:r>
      <w:r w:rsidR="005F11A0" w:rsidRPr="00A3036C">
        <w:rPr>
          <w:rFonts w:ascii="Times New Roman" w:hAnsi="Times New Roman" w:cs="Times New Roman"/>
          <w:sz w:val="24"/>
          <w:szCs w:val="24"/>
        </w:rPr>
        <w:t>Boa noit</w:t>
      </w:r>
      <w:r w:rsidR="00CF23CF" w:rsidRPr="00A3036C">
        <w:rPr>
          <w:rFonts w:ascii="Times New Roman" w:hAnsi="Times New Roman" w:cs="Times New Roman"/>
          <w:sz w:val="24"/>
          <w:szCs w:val="24"/>
        </w:rPr>
        <w:t xml:space="preserve">e! </w:t>
      </w:r>
      <w:r w:rsidR="0001698A" w:rsidRPr="00A3036C">
        <w:rPr>
          <w:rFonts w:ascii="Times New Roman" w:hAnsi="Times New Roman" w:cs="Times New Roman"/>
          <w:sz w:val="24"/>
          <w:szCs w:val="24"/>
        </w:rPr>
        <w:t>Gratidão</w:t>
      </w:r>
      <w:r w:rsidR="000D203A" w:rsidRPr="00A3036C">
        <w:rPr>
          <w:rFonts w:ascii="Times New Roman" w:hAnsi="Times New Roman" w:cs="Times New Roman"/>
          <w:sz w:val="24"/>
          <w:szCs w:val="24"/>
        </w:rPr>
        <w:t xml:space="preserve">! </w:t>
      </w:r>
      <w:r w:rsidR="008D540C" w:rsidRPr="00A3036C">
        <w:rPr>
          <w:rFonts w:ascii="Times New Roman" w:hAnsi="Times New Roman" w:cs="Times New Roman"/>
          <w:sz w:val="24"/>
          <w:szCs w:val="24"/>
        </w:rPr>
        <w:t>População terráque</w:t>
      </w:r>
      <w:r w:rsidR="001B3B4D" w:rsidRPr="00A3036C">
        <w:rPr>
          <w:rFonts w:ascii="Times New Roman" w:hAnsi="Times New Roman" w:cs="Times New Roman"/>
          <w:sz w:val="24"/>
          <w:szCs w:val="24"/>
        </w:rPr>
        <w:t xml:space="preserve">a está cada vez mais consciente </w:t>
      </w:r>
      <w:r w:rsidR="008C7B66" w:rsidRPr="00A3036C">
        <w:rPr>
          <w:rFonts w:ascii="Times New Roman" w:hAnsi="Times New Roman" w:cs="Times New Roman"/>
          <w:sz w:val="24"/>
          <w:szCs w:val="24"/>
        </w:rPr>
        <w:t>da unicidade religiosa com seu apoio a IMSD —Independência Mundial dos Servos de Deus</w:t>
      </w:r>
      <w:r w:rsidR="00C7335B" w:rsidRPr="00A3036C">
        <w:rPr>
          <w:rFonts w:ascii="Times New Roman" w:hAnsi="Times New Roman" w:cs="Times New Roman"/>
          <w:sz w:val="24"/>
          <w:szCs w:val="24"/>
        </w:rPr>
        <w:t>, nos enchendo de orgulho e certeza de estarmo</w:t>
      </w:r>
      <w:r w:rsidR="00180349" w:rsidRPr="00A3036C">
        <w:rPr>
          <w:rFonts w:ascii="Times New Roman" w:hAnsi="Times New Roman" w:cs="Times New Roman"/>
          <w:sz w:val="24"/>
          <w:szCs w:val="24"/>
        </w:rPr>
        <w:t xml:space="preserve">s unindo a política e religião pelo bem maior da humanidade </w:t>
      </w:r>
      <w:r w:rsidR="00AA6AC4" w:rsidRPr="00A3036C">
        <w:rPr>
          <w:rFonts w:ascii="Times New Roman" w:hAnsi="Times New Roman" w:cs="Times New Roman"/>
          <w:sz w:val="24"/>
          <w:szCs w:val="24"/>
        </w:rPr>
        <w:t>― Roberto Evaristo, eloquente,</w:t>
      </w:r>
      <w:r w:rsidR="009133AB" w:rsidRPr="00A3036C">
        <w:rPr>
          <w:rFonts w:ascii="Times New Roman" w:hAnsi="Times New Roman" w:cs="Times New Roman"/>
          <w:sz w:val="24"/>
          <w:szCs w:val="24"/>
        </w:rPr>
        <w:t xml:space="preserve"> repercute fala n</w:t>
      </w:r>
      <w:r w:rsidR="008E017C" w:rsidRPr="00A3036C">
        <w:rPr>
          <w:rFonts w:ascii="Times New Roman" w:hAnsi="Times New Roman" w:cs="Times New Roman"/>
          <w:sz w:val="24"/>
          <w:szCs w:val="24"/>
        </w:rPr>
        <w:t>a população mundial</w:t>
      </w:r>
      <w:r w:rsidR="00672FFD" w:rsidRPr="00A3036C">
        <w:rPr>
          <w:rFonts w:ascii="Times New Roman" w:hAnsi="Times New Roman" w:cs="Times New Roman"/>
          <w:sz w:val="24"/>
          <w:szCs w:val="24"/>
        </w:rPr>
        <w:t xml:space="preserve"> </w:t>
      </w:r>
      <w:r w:rsidR="00D550B3" w:rsidRPr="00A3036C">
        <w:rPr>
          <w:rFonts w:ascii="Times New Roman" w:hAnsi="Times New Roman" w:cs="Times New Roman"/>
          <w:sz w:val="24"/>
          <w:szCs w:val="24"/>
        </w:rPr>
        <w:t>em</w:t>
      </w:r>
      <w:r w:rsidR="00672FFD" w:rsidRPr="00A3036C">
        <w:rPr>
          <w:rFonts w:ascii="Times New Roman" w:hAnsi="Times New Roman" w:cs="Times New Roman"/>
          <w:sz w:val="24"/>
          <w:szCs w:val="24"/>
        </w:rPr>
        <w:t xml:space="preserve"> </w:t>
      </w:r>
      <w:r w:rsidR="009133AB" w:rsidRPr="00A3036C">
        <w:rPr>
          <w:rFonts w:ascii="Times New Roman" w:hAnsi="Times New Roman" w:cs="Times New Roman"/>
          <w:sz w:val="24"/>
          <w:szCs w:val="24"/>
        </w:rPr>
        <w:t>espectado</w:t>
      </w:r>
      <w:r w:rsidR="00672FFD" w:rsidRPr="00A3036C">
        <w:rPr>
          <w:rFonts w:ascii="Times New Roman" w:hAnsi="Times New Roman" w:cs="Times New Roman"/>
          <w:sz w:val="24"/>
          <w:szCs w:val="24"/>
        </w:rPr>
        <w:t>r</w:t>
      </w:r>
      <w:r w:rsidR="009133AB" w:rsidRPr="00A3036C">
        <w:rPr>
          <w:rFonts w:ascii="Times New Roman" w:hAnsi="Times New Roman" w:cs="Times New Roman"/>
          <w:sz w:val="24"/>
          <w:szCs w:val="24"/>
        </w:rPr>
        <w:t>es</w:t>
      </w:r>
      <w:r w:rsidR="00CC4DC4" w:rsidRPr="00A3036C">
        <w:rPr>
          <w:rFonts w:ascii="Times New Roman" w:hAnsi="Times New Roman" w:cs="Times New Roman"/>
          <w:sz w:val="24"/>
          <w:szCs w:val="24"/>
        </w:rPr>
        <w:t xml:space="preserve"> televisivos,</w:t>
      </w:r>
      <w:r w:rsidR="009133AB" w:rsidRPr="00A3036C">
        <w:rPr>
          <w:rFonts w:ascii="Times New Roman" w:hAnsi="Times New Roman" w:cs="Times New Roman"/>
          <w:sz w:val="24"/>
          <w:szCs w:val="24"/>
        </w:rPr>
        <w:t xml:space="preserve"> presenciais e virtuais</w:t>
      </w:r>
      <w:r w:rsidR="008E017C" w:rsidRPr="00A3036C">
        <w:rPr>
          <w:rFonts w:ascii="Times New Roman" w:hAnsi="Times New Roman" w:cs="Times New Roman"/>
          <w:sz w:val="24"/>
          <w:szCs w:val="24"/>
        </w:rPr>
        <w:t xml:space="preserve"> </w:t>
      </w:r>
      <w:r w:rsidR="00AA6AC4" w:rsidRPr="00A3036C">
        <w:rPr>
          <w:rFonts w:ascii="Times New Roman" w:hAnsi="Times New Roman" w:cs="Times New Roman"/>
          <w:sz w:val="24"/>
          <w:szCs w:val="24"/>
        </w:rPr>
        <w:t>―</w:t>
      </w:r>
      <w:r w:rsidR="00126EAB" w:rsidRPr="00A3036C">
        <w:rPr>
          <w:rFonts w:ascii="Times New Roman" w:hAnsi="Times New Roman" w:cs="Times New Roman"/>
          <w:sz w:val="24"/>
          <w:szCs w:val="24"/>
        </w:rPr>
        <w:t xml:space="preserve"> </w:t>
      </w:r>
      <w:r w:rsidR="00816772" w:rsidRPr="00A3036C">
        <w:rPr>
          <w:rFonts w:ascii="Times New Roman" w:hAnsi="Times New Roman" w:cs="Times New Roman"/>
          <w:sz w:val="24"/>
          <w:szCs w:val="24"/>
        </w:rPr>
        <w:t>Propositura de paz</w:t>
      </w:r>
      <w:r w:rsidR="00AA293F" w:rsidRPr="00A3036C">
        <w:rPr>
          <w:rFonts w:ascii="Times New Roman" w:hAnsi="Times New Roman" w:cs="Times New Roman"/>
          <w:sz w:val="24"/>
          <w:szCs w:val="24"/>
        </w:rPr>
        <w:t xml:space="preserve"> cultuada pelo amor não pode se</w:t>
      </w:r>
      <w:r w:rsidR="006E07EF" w:rsidRPr="00A3036C">
        <w:rPr>
          <w:rFonts w:ascii="Times New Roman" w:hAnsi="Times New Roman" w:cs="Times New Roman"/>
          <w:sz w:val="24"/>
          <w:szCs w:val="24"/>
        </w:rPr>
        <w:t>r ameaçada por governabilidades</w:t>
      </w:r>
      <w:r w:rsidR="00BE6A33" w:rsidRPr="00A3036C">
        <w:rPr>
          <w:rFonts w:ascii="Times New Roman" w:hAnsi="Times New Roman" w:cs="Times New Roman"/>
          <w:sz w:val="24"/>
          <w:szCs w:val="24"/>
        </w:rPr>
        <w:t xml:space="preserve"> dispostas a guerrearem por ideologias e territórios</w:t>
      </w:r>
      <w:r w:rsidR="00DC75B9" w:rsidRPr="00A3036C">
        <w:rPr>
          <w:rFonts w:ascii="Times New Roman" w:hAnsi="Times New Roman" w:cs="Times New Roman"/>
          <w:sz w:val="24"/>
          <w:szCs w:val="24"/>
        </w:rPr>
        <w:t xml:space="preserve">, e, sim, </w:t>
      </w:r>
      <w:r w:rsidR="00A4243D" w:rsidRPr="00A3036C">
        <w:rPr>
          <w:rFonts w:ascii="Times New Roman" w:hAnsi="Times New Roman" w:cs="Times New Roman"/>
          <w:sz w:val="24"/>
          <w:szCs w:val="24"/>
        </w:rPr>
        <w:t>a trabalharem como a IMSD pel</w:t>
      </w:r>
      <w:r w:rsidR="00400F54" w:rsidRPr="00A3036C">
        <w:rPr>
          <w:rFonts w:ascii="Times New Roman" w:hAnsi="Times New Roman" w:cs="Times New Roman"/>
          <w:sz w:val="24"/>
          <w:szCs w:val="24"/>
        </w:rPr>
        <w:t xml:space="preserve">a prosperidade de todos os habitantes deste orbe ― </w:t>
      </w:r>
      <w:r w:rsidR="00C756A1" w:rsidRPr="00A3036C">
        <w:rPr>
          <w:rFonts w:ascii="Times New Roman" w:hAnsi="Times New Roman" w:cs="Times New Roman"/>
          <w:sz w:val="24"/>
          <w:szCs w:val="24"/>
        </w:rPr>
        <w:t xml:space="preserve">Esbraveja fisiologismos político e religioso </w:t>
      </w:r>
      <w:r w:rsidR="00400F54" w:rsidRPr="00A3036C">
        <w:rPr>
          <w:rFonts w:ascii="Times New Roman" w:hAnsi="Times New Roman" w:cs="Times New Roman"/>
          <w:sz w:val="24"/>
          <w:szCs w:val="24"/>
        </w:rPr>
        <w:t>―</w:t>
      </w:r>
      <w:r w:rsidR="008D540C" w:rsidRPr="00A3036C">
        <w:rPr>
          <w:rFonts w:ascii="Times New Roman" w:hAnsi="Times New Roman" w:cs="Times New Roman"/>
          <w:sz w:val="24"/>
          <w:szCs w:val="24"/>
        </w:rPr>
        <w:t xml:space="preserve"> </w:t>
      </w:r>
      <w:r w:rsidR="00D1012B" w:rsidRPr="00A3036C">
        <w:rPr>
          <w:rFonts w:ascii="Times New Roman" w:hAnsi="Times New Roman" w:cs="Times New Roman"/>
          <w:sz w:val="24"/>
          <w:szCs w:val="24"/>
        </w:rPr>
        <w:t xml:space="preserve">Acreditemos que </w:t>
      </w:r>
      <w:r w:rsidR="00D1012B" w:rsidRPr="00A3036C">
        <w:rPr>
          <w:rFonts w:ascii="Times New Roman" w:hAnsi="Times New Roman" w:cs="Times New Roman"/>
          <w:i/>
          <w:iCs/>
          <w:sz w:val="24"/>
          <w:szCs w:val="24"/>
        </w:rPr>
        <w:t>depois da tempestade vem a bonança</w:t>
      </w:r>
      <w:r w:rsidR="00AD6B90" w:rsidRPr="00A3036C">
        <w:rPr>
          <w:rFonts w:ascii="Times New Roman" w:hAnsi="Times New Roman" w:cs="Times New Roman"/>
          <w:sz w:val="24"/>
          <w:szCs w:val="24"/>
        </w:rPr>
        <w:t xml:space="preserve">, pois, resignados, </w:t>
      </w:r>
      <w:r w:rsidR="0039541A" w:rsidRPr="00A3036C">
        <w:rPr>
          <w:rFonts w:ascii="Times New Roman" w:hAnsi="Times New Roman" w:cs="Times New Roman"/>
          <w:sz w:val="24"/>
          <w:szCs w:val="24"/>
        </w:rPr>
        <w:t>seremos agraciados com a luz divinal propagada</w:t>
      </w:r>
      <w:r w:rsidR="007D7124" w:rsidRPr="00A3036C">
        <w:rPr>
          <w:rFonts w:ascii="Times New Roman" w:hAnsi="Times New Roman" w:cs="Times New Roman"/>
          <w:sz w:val="24"/>
          <w:szCs w:val="24"/>
        </w:rPr>
        <w:t xml:space="preserve"> conscien</w:t>
      </w:r>
      <w:r w:rsidR="00AB4D91" w:rsidRPr="00A3036C">
        <w:rPr>
          <w:rFonts w:ascii="Times New Roman" w:hAnsi="Times New Roman" w:cs="Times New Roman"/>
          <w:sz w:val="24"/>
          <w:szCs w:val="24"/>
        </w:rPr>
        <w:t>te</w:t>
      </w:r>
      <w:r w:rsidR="007D7124" w:rsidRPr="00A3036C">
        <w:rPr>
          <w:rFonts w:ascii="Times New Roman" w:hAnsi="Times New Roman" w:cs="Times New Roman"/>
          <w:sz w:val="24"/>
          <w:szCs w:val="24"/>
        </w:rPr>
        <w:t>mente na humanidade</w:t>
      </w:r>
      <w:r w:rsidR="00AF3BA4" w:rsidRPr="00A3036C">
        <w:rPr>
          <w:rFonts w:ascii="Times New Roman" w:hAnsi="Times New Roman" w:cs="Times New Roman"/>
          <w:sz w:val="24"/>
          <w:szCs w:val="24"/>
        </w:rPr>
        <w:t xml:space="preserve"> ― Macedo Soares, enigmático</w:t>
      </w:r>
      <w:r w:rsidR="0096697F" w:rsidRPr="00A3036C">
        <w:rPr>
          <w:rFonts w:ascii="Times New Roman" w:hAnsi="Times New Roman" w:cs="Times New Roman"/>
          <w:sz w:val="24"/>
          <w:szCs w:val="24"/>
        </w:rPr>
        <w:t xml:space="preserve">, gera expectativa </w:t>
      </w:r>
      <w:r w:rsidR="00AF3BA4" w:rsidRPr="00A3036C">
        <w:rPr>
          <w:rFonts w:ascii="Times New Roman" w:hAnsi="Times New Roman" w:cs="Times New Roman"/>
          <w:sz w:val="24"/>
          <w:szCs w:val="24"/>
        </w:rPr>
        <w:t>―</w:t>
      </w:r>
      <w:r w:rsidR="0096697F" w:rsidRPr="00A3036C">
        <w:rPr>
          <w:rFonts w:ascii="Times New Roman" w:hAnsi="Times New Roman" w:cs="Times New Roman"/>
          <w:sz w:val="24"/>
          <w:szCs w:val="24"/>
        </w:rPr>
        <w:t xml:space="preserve"> Sim, irmãos,</w:t>
      </w:r>
      <w:r w:rsidR="00A2754D" w:rsidRPr="00A3036C">
        <w:rPr>
          <w:rFonts w:ascii="Times New Roman" w:hAnsi="Times New Roman" w:cs="Times New Roman"/>
          <w:sz w:val="24"/>
          <w:szCs w:val="24"/>
        </w:rPr>
        <w:t xml:space="preserve"> Deus nos mos</w:t>
      </w:r>
      <w:r w:rsidR="00B509FD" w:rsidRPr="00A3036C">
        <w:rPr>
          <w:rFonts w:ascii="Times New Roman" w:hAnsi="Times New Roman" w:cs="Times New Roman"/>
          <w:sz w:val="24"/>
          <w:szCs w:val="24"/>
        </w:rPr>
        <w:t>trará</w:t>
      </w:r>
      <w:r w:rsidR="006211ED" w:rsidRPr="00A3036C">
        <w:rPr>
          <w:rFonts w:ascii="Times New Roman" w:hAnsi="Times New Roman" w:cs="Times New Roman"/>
          <w:sz w:val="24"/>
          <w:szCs w:val="24"/>
        </w:rPr>
        <w:t>...</w:t>
      </w:r>
      <w:r w:rsidR="00B509FD" w:rsidRPr="00A3036C">
        <w:rPr>
          <w:rFonts w:ascii="Times New Roman" w:hAnsi="Times New Roman" w:cs="Times New Roman"/>
          <w:sz w:val="24"/>
          <w:szCs w:val="24"/>
        </w:rPr>
        <w:t xml:space="preserve"> veremo</w:t>
      </w:r>
      <w:r w:rsidR="00060E5B" w:rsidRPr="00A3036C">
        <w:rPr>
          <w:rFonts w:ascii="Times New Roman" w:hAnsi="Times New Roman" w:cs="Times New Roman"/>
          <w:sz w:val="24"/>
          <w:szCs w:val="24"/>
        </w:rPr>
        <w:t>s e ouviremos sua voz em alto e bom som, sem ruídos na comunicação</w:t>
      </w:r>
      <w:r w:rsidR="00D0482D" w:rsidRPr="00A3036C">
        <w:rPr>
          <w:rFonts w:ascii="Times New Roman" w:hAnsi="Times New Roman" w:cs="Times New Roman"/>
          <w:sz w:val="24"/>
          <w:szCs w:val="24"/>
        </w:rPr>
        <w:t xml:space="preserve"> ― Expecta o futuro </w:t>
      </w:r>
      <w:r w:rsidR="006211ED" w:rsidRPr="00A3036C">
        <w:rPr>
          <w:rFonts w:ascii="Times New Roman" w:hAnsi="Times New Roman" w:cs="Times New Roman"/>
          <w:sz w:val="24"/>
          <w:szCs w:val="24"/>
        </w:rPr>
        <w:t xml:space="preserve">existencial </w:t>
      </w:r>
      <w:r w:rsidR="00D0482D" w:rsidRPr="00A3036C">
        <w:rPr>
          <w:rFonts w:ascii="Times New Roman" w:hAnsi="Times New Roman" w:cs="Times New Roman"/>
          <w:sz w:val="24"/>
          <w:szCs w:val="24"/>
        </w:rPr>
        <w:t>―</w:t>
      </w:r>
      <w:r w:rsidR="006211ED" w:rsidRPr="00A3036C">
        <w:rPr>
          <w:rFonts w:ascii="Times New Roman" w:hAnsi="Times New Roman" w:cs="Times New Roman"/>
          <w:sz w:val="24"/>
          <w:szCs w:val="24"/>
        </w:rPr>
        <w:t xml:space="preserve"> </w:t>
      </w:r>
      <w:r w:rsidR="009258A7" w:rsidRPr="00A3036C">
        <w:rPr>
          <w:rFonts w:ascii="Times New Roman" w:hAnsi="Times New Roman" w:cs="Times New Roman"/>
          <w:sz w:val="24"/>
          <w:szCs w:val="24"/>
        </w:rPr>
        <w:t>Neste di</w:t>
      </w:r>
      <w:r w:rsidR="00566F52" w:rsidRPr="00A3036C">
        <w:rPr>
          <w:rFonts w:ascii="Times New Roman" w:hAnsi="Times New Roman" w:cs="Times New Roman"/>
          <w:sz w:val="24"/>
          <w:szCs w:val="24"/>
        </w:rPr>
        <w:t>a... guerras serão interrompidas</w:t>
      </w:r>
      <w:r w:rsidR="000F4512" w:rsidRPr="00A3036C">
        <w:rPr>
          <w:rFonts w:ascii="Times New Roman" w:hAnsi="Times New Roman" w:cs="Times New Roman"/>
          <w:sz w:val="24"/>
          <w:szCs w:val="24"/>
        </w:rPr>
        <w:t>... inimigos estarão abraçados na emoção da fé</w:t>
      </w:r>
      <w:r w:rsidR="00ED0F4B" w:rsidRPr="00A3036C">
        <w:rPr>
          <w:rFonts w:ascii="Times New Roman" w:hAnsi="Times New Roman" w:cs="Times New Roman"/>
          <w:sz w:val="24"/>
          <w:szCs w:val="24"/>
        </w:rPr>
        <w:t xml:space="preserve"> única e exclusiva</w:t>
      </w:r>
      <w:r w:rsidR="0066198E" w:rsidRPr="00A3036C">
        <w:rPr>
          <w:rFonts w:ascii="Times New Roman" w:hAnsi="Times New Roman" w:cs="Times New Roman"/>
          <w:sz w:val="24"/>
          <w:szCs w:val="24"/>
        </w:rPr>
        <w:t xml:space="preserve"> </w:t>
      </w:r>
      <w:r w:rsidR="00820E39" w:rsidRPr="00A3036C">
        <w:rPr>
          <w:rFonts w:ascii="Times New Roman" w:hAnsi="Times New Roman" w:cs="Times New Roman"/>
          <w:sz w:val="24"/>
          <w:szCs w:val="24"/>
        </w:rPr>
        <w:t>do criador d</w:t>
      </w:r>
      <w:r w:rsidR="00FD4B65" w:rsidRPr="00A3036C">
        <w:rPr>
          <w:rFonts w:ascii="Times New Roman" w:hAnsi="Times New Roman" w:cs="Times New Roman"/>
          <w:sz w:val="24"/>
          <w:szCs w:val="24"/>
        </w:rPr>
        <w:t>e existências universais</w:t>
      </w:r>
      <w:r w:rsidR="002A08A7" w:rsidRPr="00A3036C">
        <w:rPr>
          <w:rFonts w:ascii="Times New Roman" w:hAnsi="Times New Roman" w:cs="Times New Roman"/>
          <w:sz w:val="24"/>
          <w:szCs w:val="24"/>
        </w:rPr>
        <w:t xml:space="preserve"> fadadas </w:t>
      </w:r>
      <w:r w:rsidR="005047C4" w:rsidRPr="00A3036C">
        <w:rPr>
          <w:rFonts w:ascii="Times New Roman" w:hAnsi="Times New Roman" w:cs="Times New Roman"/>
          <w:sz w:val="24"/>
          <w:szCs w:val="24"/>
        </w:rPr>
        <w:t xml:space="preserve">a compreensão pacificada pelo amor ― </w:t>
      </w:r>
      <w:r w:rsidR="006E7F33" w:rsidRPr="00A3036C">
        <w:rPr>
          <w:rFonts w:ascii="Times New Roman" w:hAnsi="Times New Roman" w:cs="Times New Roman"/>
          <w:sz w:val="24"/>
          <w:szCs w:val="24"/>
        </w:rPr>
        <w:t>Lacrimeja a emoção</w:t>
      </w:r>
      <w:r w:rsidR="002C5290" w:rsidRPr="00A3036C">
        <w:rPr>
          <w:rFonts w:ascii="Times New Roman" w:hAnsi="Times New Roman" w:cs="Times New Roman"/>
          <w:sz w:val="24"/>
          <w:szCs w:val="24"/>
        </w:rPr>
        <w:t>, ovacionado</w:t>
      </w:r>
      <w:r w:rsidR="00324990" w:rsidRPr="00A3036C">
        <w:rPr>
          <w:rFonts w:ascii="Times New Roman" w:hAnsi="Times New Roman" w:cs="Times New Roman"/>
          <w:sz w:val="24"/>
          <w:szCs w:val="24"/>
        </w:rPr>
        <w:t>,</w:t>
      </w:r>
      <w:r w:rsidR="002C3092" w:rsidRPr="00A3036C">
        <w:rPr>
          <w:rFonts w:ascii="Times New Roman" w:hAnsi="Times New Roman" w:cs="Times New Roman"/>
          <w:sz w:val="24"/>
          <w:szCs w:val="24"/>
        </w:rPr>
        <w:t xml:space="preserve"> na</w:t>
      </w:r>
      <w:r w:rsidR="00D82314" w:rsidRPr="00A3036C">
        <w:rPr>
          <w:rFonts w:ascii="Times New Roman" w:hAnsi="Times New Roman" w:cs="Times New Roman"/>
          <w:sz w:val="24"/>
          <w:szCs w:val="24"/>
        </w:rPr>
        <w:t>s</w:t>
      </w:r>
      <w:r w:rsidR="002C3092" w:rsidRPr="00A3036C">
        <w:rPr>
          <w:rFonts w:ascii="Times New Roman" w:hAnsi="Times New Roman" w:cs="Times New Roman"/>
          <w:sz w:val="24"/>
          <w:szCs w:val="24"/>
        </w:rPr>
        <w:t xml:space="preserve"> transmiss</w:t>
      </w:r>
      <w:r w:rsidR="00D82314" w:rsidRPr="00A3036C">
        <w:rPr>
          <w:rFonts w:ascii="Times New Roman" w:hAnsi="Times New Roman" w:cs="Times New Roman"/>
          <w:sz w:val="24"/>
          <w:szCs w:val="24"/>
        </w:rPr>
        <w:t>ões</w:t>
      </w:r>
      <w:r w:rsidR="002C3092" w:rsidRPr="00A3036C">
        <w:rPr>
          <w:rFonts w:ascii="Times New Roman" w:hAnsi="Times New Roman" w:cs="Times New Roman"/>
          <w:sz w:val="24"/>
          <w:szCs w:val="24"/>
        </w:rPr>
        <w:t xml:space="preserve"> televisiva</w:t>
      </w:r>
      <w:r w:rsidR="00D82314" w:rsidRPr="00A3036C">
        <w:rPr>
          <w:rFonts w:ascii="Times New Roman" w:hAnsi="Times New Roman" w:cs="Times New Roman"/>
          <w:sz w:val="24"/>
          <w:szCs w:val="24"/>
        </w:rPr>
        <w:t>s</w:t>
      </w:r>
      <w:r w:rsidR="00A23415" w:rsidRPr="00A3036C">
        <w:rPr>
          <w:rFonts w:ascii="Times New Roman" w:hAnsi="Times New Roman" w:cs="Times New Roman"/>
          <w:sz w:val="24"/>
          <w:szCs w:val="24"/>
        </w:rPr>
        <w:t>,</w:t>
      </w:r>
      <w:r w:rsidR="00324990" w:rsidRPr="00A3036C">
        <w:rPr>
          <w:rFonts w:ascii="Times New Roman" w:hAnsi="Times New Roman" w:cs="Times New Roman"/>
          <w:sz w:val="24"/>
          <w:szCs w:val="24"/>
        </w:rPr>
        <w:t xml:space="preserve"> p</w:t>
      </w:r>
      <w:r w:rsidR="002C5290" w:rsidRPr="00A3036C">
        <w:rPr>
          <w:rFonts w:ascii="Times New Roman" w:hAnsi="Times New Roman" w:cs="Times New Roman"/>
          <w:sz w:val="24"/>
          <w:szCs w:val="24"/>
        </w:rPr>
        <w:t>resencial</w:t>
      </w:r>
      <w:r w:rsidR="00324990" w:rsidRPr="00A3036C">
        <w:rPr>
          <w:rFonts w:ascii="Times New Roman" w:hAnsi="Times New Roman" w:cs="Times New Roman"/>
          <w:sz w:val="24"/>
          <w:szCs w:val="24"/>
        </w:rPr>
        <w:t xml:space="preserve"> e virtual</w:t>
      </w:r>
      <w:r w:rsidR="00637480" w:rsidRPr="00A3036C">
        <w:rPr>
          <w:rFonts w:ascii="Times New Roman" w:hAnsi="Times New Roman" w:cs="Times New Roman"/>
          <w:sz w:val="24"/>
          <w:szCs w:val="24"/>
        </w:rPr>
        <w:t xml:space="preserve"> </w:t>
      </w:r>
      <w:r w:rsidR="005047C4" w:rsidRPr="00A3036C">
        <w:rPr>
          <w:rFonts w:ascii="Times New Roman" w:hAnsi="Times New Roman" w:cs="Times New Roman"/>
          <w:sz w:val="24"/>
          <w:szCs w:val="24"/>
        </w:rPr>
        <w:t>―</w:t>
      </w:r>
      <w:r w:rsidR="00CC4DC4" w:rsidRPr="00A3036C">
        <w:rPr>
          <w:rFonts w:ascii="Times New Roman" w:hAnsi="Times New Roman" w:cs="Times New Roman"/>
          <w:sz w:val="24"/>
          <w:szCs w:val="24"/>
        </w:rPr>
        <w:t xml:space="preserve"> </w:t>
      </w:r>
      <w:r w:rsidR="00576A95" w:rsidRPr="00A3036C">
        <w:rPr>
          <w:rFonts w:ascii="Times New Roman" w:hAnsi="Times New Roman" w:cs="Times New Roman"/>
          <w:sz w:val="24"/>
          <w:szCs w:val="24"/>
        </w:rPr>
        <w:t>Governantes</w:t>
      </w:r>
      <w:r w:rsidR="003D342B" w:rsidRPr="00A3036C">
        <w:rPr>
          <w:rFonts w:ascii="Times New Roman" w:hAnsi="Times New Roman" w:cs="Times New Roman"/>
          <w:sz w:val="24"/>
          <w:szCs w:val="24"/>
        </w:rPr>
        <w:t xml:space="preserve">, submissos, </w:t>
      </w:r>
      <w:r w:rsidR="00437CC6" w:rsidRPr="00A3036C">
        <w:rPr>
          <w:rFonts w:ascii="Times New Roman" w:hAnsi="Times New Roman" w:cs="Times New Roman"/>
          <w:sz w:val="24"/>
          <w:szCs w:val="24"/>
        </w:rPr>
        <w:t>não medi</w:t>
      </w:r>
      <w:r w:rsidR="00CF0FB8" w:rsidRPr="00A3036C">
        <w:rPr>
          <w:rFonts w:ascii="Times New Roman" w:hAnsi="Times New Roman" w:cs="Times New Roman"/>
          <w:sz w:val="24"/>
          <w:szCs w:val="24"/>
        </w:rPr>
        <w:t>rão</w:t>
      </w:r>
      <w:r w:rsidR="003D342B" w:rsidRPr="00A3036C">
        <w:rPr>
          <w:rFonts w:ascii="Times New Roman" w:hAnsi="Times New Roman" w:cs="Times New Roman"/>
          <w:sz w:val="24"/>
          <w:szCs w:val="24"/>
        </w:rPr>
        <w:t xml:space="preserve"> esforço</w:t>
      </w:r>
      <w:r w:rsidR="004E4785" w:rsidRPr="00A3036C">
        <w:rPr>
          <w:rFonts w:ascii="Times New Roman" w:hAnsi="Times New Roman" w:cs="Times New Roman"/>
          <w:sz w:val="24"/>
          <w:szCs w:val="24"/>
        </w:rPr>
        <w:t>s para cumprirem</w:t>
      </w:r>
      <w:r w:rsidR="00CF0FB8" w:rsidRPr="00A3036C">
        <w:rPr>
          <w:rFonts w:ascii="Times New Roman" w:hAnsi="Times New Roman" w:cs="Times New Roman"/>
          <w:sz w:val="24"/>
          <w:szCs w:val="24"/>
        </w:rPr>
        <w:t xml:space="preserve"> agendas benéficas para o mundo como um todo</w:t>
      </w:r>
      <w:r w:rsidR="008806D6" w:rsidRPr="00A3036C">
        <w:rPr>
          <w:rFonts w:ascii="Times New Roman" w:hAnsi="Times New Roman" w:cs="Times New Roman"/>
          <w:sz w:val="24"/>
          <w:szCs w:val="24"/>
        </w:rPr>
        <w:t xml:space="preserve"> ―</w:t>
      </w:r>
      <w:r w:rsidR="00EC5D74" w:rsidRPr="00A3036C">
        <w:rPr>
          <w:rFonts w:ascii="Times New Roman" w:hAnsi="Times New Roman" w:cs="Times New Roman"/>
          <w:sz w:val="24"/>
          <w:szCs w:val="24"/>
        </w:rPr>
        <w:t xml:space="preserve"> Manifestos de apoios presencial e nas transmissões </w:t>
      </w:r>
      <w:r w:rsidR="00753C58" w:rsidRPr="00A3036C">
        <w:rPr>
          <w:rFonts w:ascii="Times New Roman" w:hAnsi="Times New Roman" w:cs="Times New Roman"/>
          <w:sz w:val="24"/>
          <w:szCs w:val="24"/>
        </w:rPr>
        <w:t>de mídias eletrônicas e virtuais</w:t>
      </w:r>
      <w:r w:rsidR="00EC5D74" w:rsidRPr="00A3036C">
        <w:rPr>
          <w:rFonts w:ascii="Times New Roman" w:hAnsi="Times New Roman" w:cs="Times New Roman"/>
          <w:sz w:val="24"/>
          <w:szCs w:val="24"/>
        </w:rPr>
        <w:t xml:space="preserve"> </w:t>
      </w:r>
      <w:r w:rsidR="008806D6" w:rsidRPr="00A3036C">
        <w:rPr>
          <w:rFonts w:ascii="Times New Roman" w:hAnsi="Times New Roman" w:cs="Times New Roman"/>
          <w:sz w:val="24"/>
          <w:szCs w:val="24"/>
        </w:rPr>
        <w:t>―</w:t>
      </w:r>
      <w:r w:rsidR="00753C58" w:rsidRPr="00A3036C">
        <w:rPr>
          <w:rFonts w:ascii="Times New Roman" w:hAnsi="Times New Roman" w:cs="Times New Roman"/>
          <w:sz w:val="24"/>
          <w:szCs w:val="24"/>
        </w:rPr>
        <w:t xml:space="preserve"> </w:t>
      </w:r>
      <w:r w:rsidR="00686C2A" w:rsidRPr="00A3036C">
        <w:rPr>
          <w:rFonts w:ascii="Times New Roman" w:hAnsi="Times New Roman" w:cs="Times New Roman"/>
          <w:sz w:val="24"/>
          <w:szCs w:val="24"/>
        </w:rPr>
        <w:t xml:space="preserve">Amor, beleza, </w:t>
      </w:r>
      <w:r w:rsidR="005130A9" w:rsidRPr="00A3036C">
        <w:rPr>
          <w:rFonts w:ascii="Times New Roman" w:hAnsi="Times New Roman" w:cs="Times New Roman"/>
          <w:sz w:val="24"/>
          <w:szCs w:val="24"/>
        </w:rPr>
        <w:t>carinho, doações, espiritualidade</w:t>
      </w:r>
      <w:r w:rsidR="00601888" w:rsidRPr="00A3036C">
        <w:rPr>
          <w:rFonts w:ascii="Times New Roman" w:hAnsi="Times New Roman" w:cs="Times New Roman"/>
          <w:sz w:val="24"/>
          <w:szCs w:val="24"/>
        </w:rPr>
        <w:t xml:space="preserve">s, filosofias, </w:t>
      </w:r>
      <w:r w:rsidR="000E00AB" w:rsidRPr="00A3036C">
        <w:rPr>
          <w:rFonts w:ascii="Times New Roman" w:hAnsi="Times New Roman" w:cs="Times New Roman"/>
          <w:sz w:val="24"/>
          <w:szCs w:val="24"/>
        </w:rPr>
        <w:t xml:space="preserve">gestações, </w:t>
      </w:r>
      <w:r w:rsidR="007E2A13" w:rsidRPr="00A3036C">
        <w:rPr>
          <w:rFonts w:ascii="Times New Roman" w:hAnsi="Times New Roman" w:cs="Times New Roman"/>
          <w:sz w:val="24"/>
          <w:szCs w:val="24"/>
        </w:rPr>
        <w:t>h</w:t>
      </w:r>
      <w:r w:rsidR="00291CB2" w:rsidRPr="00A3036C">
        <w:rPr>
          <w:rFonts w:ascii="Times New Roman" w:hAnsi="Times New Roman" w:cs="Times New Roman"/>
          <w:sz w:val="24"/>
          <w:szCs w:val="24"/>
        </w:rPr>
        <w:t>umildade</w:t>
      </w:r>
      <w:r w:rsidR="007E2A13" w:rsidRPr="00A3036C">
        <w:rPr>
          <w:rFonts w:ascii="Times New Roman" w:hAnsi="Times New Roman" w:cs="Times New Roman"/>
          <w:sz w:val="24"/>
          <w:szCs w:val="24"/>
        </w:rPr>
        <w:t>, independências, jovialidades, liberdades,</w:t>
      </w:r>
      <w:r w:rsidR="001A4527" w:rsidRPr="00A3036C">
        <w:rPr>
          <w:rFonts w:ascii="Times New Roman" w:hAnsi="Times New Roman" w:cs="Times New Roman"/>
          <w:sz w:val="24"/>
          <w:szCs w:val="24"/>
        </w:rPr>
        <w:t xml:space="preserve"> </w:t>
      </w:r>
      <w:r w:rsidR="00996B70" w:rsidRPr="00A3036C">
        <w:rPr>
          <w:rFonts w:ascii="Times New Roman" w:hAnsi="Times New Roman" w:cs="Times New Roman"/>
          <w:sz w:val="24"/>
          <w:szCs w:val="24"/>
        </w:rPr>
        <w:t>me</w:t>
      </w:r>
      <w:r w:rsidR="00AE0359" w:rsidRPr="00A3036C">
        <w:rPr>
          <w:rFonts w:ascii="Times New Roman" w:hAnsi="Times New Roman" w:cs="Times New Roman"/>
          <w:sz w:val="24"/>
          <w:szCs w:val="24"/>
        </w:rPr>
        <w:t>recimentos</w:t>
      </w:r>
      <w:r w:rsidR="00996B70" w:rsidRPr="00A3036C">
        <w:rPr>
          <w:rFonts w:ascii="Times New Roman" w:hAnsi="Times New Roman" w:cs="Times New Roman"/>
          <w:sz w:val="24"/>
          <w:szCs w:val="24"/>
        </w:rPr>
        <w:t xml:space="preserve">, </w:t>
      </w:r>
      <w:r w:rsidR="004B7985" w:rsidRPr="00A3036C">
        <w:rPr>
          <w:rFonts w:ascii="Times New Roman" w:hAnsi="Times New Roman" w:cs="Times New Roman"/>
          <w:sz w:val="24"/>
          <w:szCs w:val="24"/>
        </w:rPr>
        <w:t xml:space="preserve">natureza, </w:t>
      </w:r>
      <w:r w:rsidR="00564E2F" w:rsidRPr="00A3036C">
        <w:rPr>
          <w:rFonts w:ascii="Times New Roman" w:hAnsi="Times New Roman" w:cs="Times New Roman"/>
          <w:sz w:val="24"/>
          <w:szCs w:val="24"/>
        </w:rPr>
        <w:t xml:space="preserve">ombridade, </w:t>
      </w:r>
      <w:r w:rsidR="00F56835" w:rsidRPr="00A3036C">
        <w:rPr>
          <w:rFonts w:ascii="Times New Roman" w:hAnsi="Times New Roman" w:cs="Times New Roman"/>
          <w:sz w:val="24"/>
          <w:szCs w:val="24"/>
        </w:rPr>
        <w:t>paz</w:t>
      </w:r>
      <w:r w:rsidR="00564E2F" w:rsidRPr="00A3036C">
        <w:rPr>
          <w:rFonts w:ascii="Times New Roman" w:hAnsi="Times New Roman" w:cs="Times New Roman"/>
          <w:sz w:val="24"/>
          <w:szCs w:val="24"/>
        </w:rPr>
        <w:t xml:space="preserve">, </w:t>
      </w:r>
      <w:r w:rsidR="00564E2F" w:rsidRPr="00A3036C">
        <w:rPr>
          <w:rFonts w:ascii="Times New Roman" w:hAnsi="Times New Roman" w:cs="Times New Roman"/>
          <w:sz w:val="24"/>
          <w:szCs w:val="24"/>
        </w:rPr>
        <w:lastRenderedPageBreak/>
        <w:t xml:space="preserve">qualidade, responsabilidade, </w:t>
      </w:r>
      <w:r w:rsidR="00AA2933" w:rsidRPr="00A3036C">
        <w:rPr>
          <w:rFonts w:ascii="Times New Roman" w:hAnsi="Times New Roman" w:cs="Times New Roman"/>
          <w:sz w:val="24"/>
          <w:szCs w:val="24"/>
        </w:rPr>
        <w:t xml:space="preserve">saúde, </w:t>
      </w:r>
      <w:r w:rsidR="006B36DD" w:rsidRPr="00A3036C">
        <w:rPr>
          <w:rFonts w:ascii="Times New Roman" w:hAnsi="Times New Roman" w:cs="Times New Roman"/>
          <w:sz w:val="24"/>
          <w:szCs w:val="24"/>
        </w:rPr>
        <w:t>tenacidade</w:t>
      </w:r>
      <w:r w:rsidR="003649B5" w:rsidRPr="00A3036C">
        <w:rPr>
          <w:rFonts w:ascii="Times New Roman" w:hAnsi="Times New Roman" w:cs="Times New Roman"/>
          <w:sz w:val="24"/>
          <w:szCs w:val="24"/>
        </w:rPr>
        <w:t>, unicidade</w:t>
      </w:r>
      <w:r w:rsidR="000513F0" w:rsidRPr="00A3036C">
        <w:rPr>
          <w:rFonts w:ascii="Times New Roman" w:hAnsi="Times New Roman" w:cs="Times New Roman"/>
          <w:sz w:val="24"/>
          <w:szCs w:val="24"/>
        </w:rPr>
        <w:t xml:space="preserve"> e</w:t>
      </w:r>
      <w:r w:rsidR="003649B5" w:rsidRPr="00A3036C">
        <w:rPr>
          <w:rFonts w:ascii="Times New Roman" w:hAnsi="Times New Roman" w:cs="Times New Roman"/>
          <w:sz w:val="24"/>
          <w:szCs w:val="24"/>
        </w:rPr>
        <w:t xml:space="preserve"> </w:t>
      </w:r>
      <w:r w:rsidR="00F22536" w:rsidRPr="00A3036C">
        <w:rPr>
          <w:rFonts w:ascii="Times New Roman" w:hAnsi="Times New Roman" w:cs="Times New Roman"/>
          <w:sz w:val="24"/>
          <w:szCs w:val="24"/>
        </w:rPr>
        <w:t>veracidade</w:t>
      </w:r>
      <w:r w:rsidR="00B75AB9" w:rsidRPr="00A3036C">
        <w:rPr>
          <w:rFonts w:ascii="Times New Roman" w:hAnsi="Times New Roman" w:cs="Times New Roman"/>
          <w:sz w:val="24"/>
          <w:szCs w:val="24"/>
        </w:rPr>
        <w:t xml:space="preserve"> </w:t>
      </w:r>
      <w:r w:rsidR="0068240C" w:rsidRPr="00A3036C">
        <w:rPr>
          <w:rFonts w:ascii="Times New Roman" w:hAnsi="Times New Roman" w:cs="Times New Roman"/>
          <w:sz w:val="24"/>
          <w:szCs w:val="24"/>
        </w:rPr>
        <w:t>ilustr</w:t>
      </w:r>
      <w:r w:rsidR="00027FE6" w:rsidRPr="00A3036C">
        <w:rPr>
          <w:rFonts w:ascii="Times New Roman" w:hAnsi="Times New Roman" w:cs="Times New Roman"/>
          <w:sz w:val="24"/>
          <w:szCs w:val="24"/>
        </w:rPr>
        <w:t>a</w:t>
      </w:r>
      <w:r w:rsidR="00C51446" w:rsidRPr="00A3036C">
        <w:rPr>
          <w:rFonts w:ascii="Times New Roman" w:hAnsi="Times New Roman" w:cs="Times New Roman"/>
          <w:sz w:val="24"/>
          <w:szCs w:val="24"/>
        </w:rPr>
        <w:t>m o potencial humano</w:t>
      </w:r>
      <w:r w:rsidR="00730867" w:rsidRPr="00A3036C">
        <w:rPr>
          <w:rFonts w:ascii="Times New Roman" w:hAnsi="Times New Roman" w:cs="Times New Roman"/>
          <w:sz w:val="24"/>
          <w:szCs w:val="24"/>
        </w:rPr>
        <w:t xml:space="preserve"> de estar perto de Deus</w:t>
      </w:r>
      <w:r w:rsidR="00D028EB" w:rsidRPr="00A3036C">
        <w:rPr>
          <w:rFonts w:ascii="Times New Roman" w:hAnsi="Times New Roman" w:cs="Times New Roman"/>
          <w:sz w:val="24"/>
          <w:szCs w:val="24"/>
        </w:rPr>
        <w:t>-Pai</w:t>
      </w:r>
      <w:r w:rsidR="00730867" w:rsidRPr="00A3036C">
        <w:rPr>
          <w:rFonts w:ascii="Times New Roman" w:hAnsi="Times New Roman" w:cs="Times New Roman"/>
          <w:sz w:val="24"/>
          <w:szCs w:val="24"/>
        </w:rPr>
        <w:t xml:space="preserve"> </w:t>
      </w:r>
      <w:r w:rsidR="00B75AB9" w:rsidRPr="00A3036C">
        <w:rPr>
          <w:rFonts w:ascii="Times New Roman" w:hAnsi="Times New Roman" w:cs="Times New Roman"/>
          <w:sz w:val="24"/>
          <w:szCs w:val="24"/>
        </w:rPr>
        <w:t>― Enumer</w:t>
      </w:r>
      <w:r w:rsidR="000513F0" w:rsidRPr="00A3036C">
        <w:rPr>
          <w:rFonts w:ascii="Times New Roman" w:hAnsi="Times New Roman" w:cs="Times New Roman"/>
          <w:sz w:val="24"/>
          <w:szCs w:val="24"/>
        </w:rPr>
        <w:t>a</w:t>
      </w:r>
      <w:r w:rsidR="00730867" w:rsidRPr="00A3036C">
        <w:rPr>
          <w:rFonts w:ascii="Times New Roman" w:hAnsi="Times New Roman" w:cs="Times New Roman"/>
          <w:sz w:val="24"/>
          <w:szCs w:val="24"/>
        </w:rPr>
        <w:t xml:space="preserve"> </w:t>
      </w:r>
      <w:r w:rsidR="00E34188" w:rsidRPr="00A3036C">
        <w:rPr>
          <w:rFonts w:ascii="Times New Roman" w:hAnsi="Times New Roman" w:cs="Times New Roman"/>
          <w:sz w:val="24"/>
          <w:szCs w:val="24"/>
        </w:rPr>
        <w:t>e condiciona</w:t>
      </w:r>
      <w:r w:rsidR="004A1CC7" w:rsidRPr="00A3036C">
        <w:rPr>
          <w:rFonts w:ascii="Times New Roman" w:hAnsi="Times New Roman" w:cs="Times New Roman"/>
          <w:sz w:val="24"/>
          <w:szCs w:val="24"/>
        </w:rPr>
        <w:t xml:space="preserve"> a fé divinal </w:t>
      </w:r>
      <w:r w:rsidR="00B75AB9" w:rsidRPr="00A3036C">
        <w:rPr>
          <w:rFonts w:ascii="Times New Roman" w:hAnsi="Times New Roman" w:cs="Times New Roman"/>
          <w:sz w:val="24"/>
          <w:szCs w:val="24"/>
        </w:rPr>
        <w:t>―</w:t>
      </w:r>
      <w:r w:rsidR="004A1CC7" w:rsidRPr="00A3036C">
        <w:rPr>
          <w:rFonts w:ascii="Times New Roman" w:hAnsi="Times New Roman" w:cs="Times New Roman"/>
          <w:sz w:val="24"/>
          <w:szCs w:val="24"/>
        </w:rPr>
        <w:t xml:space="preserve"> </w:t>
      </w:r>
      <w:r w:rsidR="00F41628" w:rsidRPr="00A3036C">
        <w:rPr>
          <w:rFonts w:ascii="Times New Roman" w:hAnsi="Times New Roman" w:cs="Times New Roman"/>
          <w:sz w:val="24"/>
          <w:szCs w:val="24"/>
        </w:rPr>
        <w:t>Precisamos ter Deus nos nossos corações</w:t>
      </w:r>
      <w:r w:rsidR="00D01F6C" w:rsidRPr="00A3036C">
        <w:rPr>
          <w:rFonts w:ascii="Times New Roman" w:hAnsi="Times New Roman" w:cs="Times New Roman"/>
          <w:sz w:val="24"/>
          <w:szCs w:val="24"/>
        </w:rPr>
        <w:t>, através do amor incondicional ao próximo</w:t>
      </w:r>
      <w:r w:rsidR="004E0536" w:rsidRPr="00A3036C">
        <w:rPr>
          <w:rFonts w:ascii="Times New Roman" w:hAnsi="Times New Roman" w:cs="Times New Roman"/>
          <w:sz w:val="24"/>
          <w:szCs w:val="24"/>
        </w:rPr>
        <w:t xml:space="preserve"> e de nossa fidelidade ao</w:t>
      </w:r>
      <w:r w:rsidR="00AA5105" w:rsidRPr="00A3036C">
        <w:rPr>
          <w:rFonts w:ascii="Times New Roman" w:hAnsi="Times New Roman" w:cs="Times New Roman"/>
          <w:sz w:val="24"/>
          <w:szCs w:val="24"/>
        </w:rPr>
        <w:t xml:space="preserve"> Todo</w:t>
      </w:r>
      <w:r w:rsidR="00002FC6" w:rsidRPr="00A3036C">
        <w:rPr>
          <w:rFonts w:ascii="Times New Roman" w:hAnsi="Times New Roman" w:cs="Times New Roman"/>
          <w:sz w:val="24"/>
          <w:szCs w:val="24"/>
        </w:rPr>
        <w:t>-</w:t>
      </w:r>
      <w:r w:rsidR="00AA5105" w:rsidRPr="00A3036C">
        <w:rPr>
          <w:rFonts w:ascii="Times New Roman" w:hAnsi="Times New Roman" w:cs="Times New Roman"/>
          <w:sz w:val="24"/>
          <w:szCs w:val="24"/>
        </w:rPr>
        <w:t>Poderoso</w:t>
      </w:r>
      <w:r w:rsidR="000A3578" w:rsidRPr="00A3036C">
        <w:rPr>
          <w:rFonts w:ascii="Times New Roman" w:hAnsi="Times New Roman" w:cs="Times New Roman"/>
          <w:sz w:val="24"/>
          <w:szCs w:val="24"/>
        </w:rPr>
        <w:t xml:space="preserve"> ― Roberto, incisivo, evoca</w:t>
      </w:r>
      <w:r w:rsidR="001D7931" w:rsidRPr="00A3036C">
        <w:rPr>
          <w:rFonts w:ascii="Times New Roman" w:hAnsi="Times New Roman" w:cs="Times New Roman"/>
          <w:sz w:val="24"/>
          <w:szCs w:val="24"/>
        </w:rPr>
        <w:t xml:space="preserve"> o Altíssimo </w:t>
      </w:r>
      <w:r w:rsidR="000A3578" w:rsidRPr="00A3036C">
        <w:rPr>
          <w:rFonts w:ascii="Times New Roman" w:hAnsi="Times New Roman" w:cs="Times New Roman"/>
          <w:sz w:val="24"/>
          <w:szCs w:val="24"/>
        </w:rPr>
        <w:t>―</w:t>
      </w:r>
      <w:r w:rsidR="001D7931" w:rsidRPr="00A3036C">
        <w:rPr>
          <w:rFonts w:ascii="Times New Roman" w:hAnsi="Times New Roman" w:cs="Times New Roman"/>
          <w:sz w:val="24"/>
          <w:szCs w:val="24"/>
        </w:rPr>
        <w:t xml:space="preserve"> </w:t>
      </w:r>
      <w:r w:rsidR="006D4E38" w:rsidRPr="00A3036C">
        <w:rPr>
          <w:rFonts w:ascii="Times New Roman" w:hAnsi="Times New Roman" w:cs="Times New Roman"/>
          <w:sz w:val="24"/>
          <w:szCs w:val="24"/>
        </w:rPr>
        <w:t xml:space="preserve">Amor no coração e a certeza de </w:t>
      </w:r>
      <w:r w:rsidR="007E2875" w:rsidRPr="00A3036C">
        <w:rPr>
          <w:rFonts w:ascii="Times New Roman" w:hAnsi="Times New Roman" w:cs="Times New Roman"/>
          <w:sz w:val="24"/>
          <w:szCs w:val="24"/>
        </w:rPr>
        <w:t>a IMSD</w:t>
      </w:r>
      <w:r w:rsidR="009D053C" w:rsidRPr="00A3036C">
        <w:rPr>
          <w:rFonts w:ascii="Times New Roman" w:hAnsi="Times New Roman" w:cs="Times New Roman"/>
          <w:sz w:val="24"/>
          <w:szCs w:val="24"/>
        </w:rPr>
        <w:t xml:space="preserve"> ser, aqui, representante</w:t>
      </w:r>
      <w:r w:rsidR="005550B6" w:rsidRPr="00A3036C">
        <w:rPr>
          <w:rFonts w:ascii="Times New Roman" w:hAnsi="Times New Roman" w:cs="Times New Roman"/>
          <w:sz w:val="24"/>
          <w:szCs w:val="24"/>
        </w:rPr>
        <w:t xml:space="preserve"> do Redentor</w:t>
      </w:r>
      <w:r w:rsidR="00E13BC5" w:rsidRPr="00A3036C">
        <w:rPr>
          <w:rFonts w:ascii="Times New Roman" w:hAnsi="Times New Roman" w:cs="Times New Roman"/>
          <w:sz w:val="24"/>
          <w:szCs w:val="24"/>
        </w:rPr>
        <w:t xml:space="preserve">, no próximo Natal </w:t>
      </w:r>
      <w:r w:rsidR="00FE0C3C" w:rsidRPr="00A3036C">
        <w:rPr>
          <w:rFonts w:ascii="Times New Roman" w:hAnsi="Times New Roman" w:cs="Times New Roman"/>
          <w:sz w:val="24"/>
          <w:szCs w:val="24"/>
        </w:rPr>
        <w:t xml:space="preserve">será confirmada e credibilizada </w:t>
      </w:r>
      <w:r w:rsidR="009E736C" w:rsidRPr="00A3036C">
        <w:rPr>
          <w:rFonts w:ascii="Times New Roman" w:hAnsi="Times New Roman" w:cs="Times New Roman"/>
          <w:sz w:val="24"/>
          <w:szCs w:val="24"/>
        </w:rPr>
        <w:t xml:space="preserve">pelo Salvador ― </w:t>
      </w:r>
      <w:r w:rsidR="0038326B" w:rsidRPr="00A3036C">
        <w:rPr>
          <w:rFonts w:ascii="Times New Roman" w:hAnsi="Times New Roman" w:cs="Times New Roman"/>
          <w:sz w:val="24"/>
          <w:szCs w:val="24"/>
        </w:rPr>
        <w:t xml:space="preserve">Macedo enverga a bíblia </w:t>
      </w:r>
      <w:r w:rsidR="009E736C" w:rsidRPr="00A3036C">
        <w:rPr>
          <w:rFonts w:ascii="Times New Roman" w:hAnsi="Times New Roman" w:cs="Times New Roman"/>
          <w:sz w:val="24"/>
          <w:szCs w:val="24"/>
        </w:rPr>
        <w:t xml:space="preserve">― </w:t>
      </w:r>
      <w:r w:rsidR="00D47E94" w:rsidRPr="00A3036C">
        <w:rPr>
          <w:rFonts w:ascii="Times New Roman" w:hAnsi="Times New Roman" w:cs="Times New Roman"/>
          <w:sz w:val="24"/>
          <w:szCs w:val="24"/>
        </w:rPr>
        <w:t>Hoje, seguramente, profetizo, autorizado p</w:t>
      </w:r>
      <w:r w:rsidR="007E1443" w:rsidRPr="00A3036C">
        <w:rPr>
          <w:rFonts w:ascii="Times New Roman" w:hAnsi="Times New Roman" w:cs="Times New Roman"/>
          <w:sz w:val="24"/>
          <w:szCs w:val="24"/>
        </w:rPr>
        <w:t xml:space="preserve">elo Onicriador, a </w:t>
      </w:r>
      <w:r w:rsidR="00184D18" w:rsidRPr="00A3036C">
        <w:rPr>
          <w:rFonts w:ascii="Times New Roman" w:hAnsi="Times New Roman" w:cs="Times New Roman"/>
          <w:sz w:val="24"/>
          <w:szCs w:val="24"/>
        </w:rPr>
        <w:t xml:space="preserve">próxima </w:t>
      </w:r>
      <w:r w:rsidR="007E1443" w:rsidRPr="00A3036C">
        <w:rPr>
          <w:rFonts w:ascii="Times New Roman" w:hAnsi="Times New Roman" w:cs="Times New Roman"/>
          <w:sz w:val="24"/>
          <w:szCs w:val="24"/>
        </w:rPr>
        <w:t>comemoração</w:t>
      </w:r>
      <w:r w:rsidR="00184D18" w:rsidRPr="00A3036C">
        <w:rPr>
          <w:rFonts w:ascii="Times New Roman" w:hAnsi="Times New Roman" w:cs="Times New Roman"/>
          <w:sz w:val="24"/>
          <w:szCs w:val="24"/>
        </w:rPr>
        <w:t xml:space="preserve"> natalina</w:t>
      </w:r>
      <w:r w:rsidR="003E0771" w:rsidRPr="00A3036C">
        <w:rPr>
          <w:rFonts w:ascii="Times New Roman" w:hAnsi="Times New Roman" w:cs="Times New Roman"/>
          <w:sz w:val="24"/>
          <w:szCs w:val="24"/>
        </w:rPr>
        <w:t xml:space="preserve"> com a presença de “O filho pródigo volta ao lar”</w:t>
      </w:r>
      <w:r w:rsidR="009D053C" w:rsidRPr="00A3036C">
        <w:rPr>
          <w:rFonts w:ascii="Times New Roman" w:hAnsi="Times New Roman" w:cs="Times New Roman"/>
          <w:sz w:val="24"/>
          <w:szCs w:val="24"/>
        </w:rPr>
        <w:t xml:space="preserve"> </w:t>
      </w:r>
      <w:r w:rsidR="00FB4A59" w:rsidRPr="00A3036C">
        <w:rPr>
          <w:rFonts w:ascii="Times New Roman" w:hAnsi="Times New Roman" w:cs="Times New Roman"/>
          <w:sz w:val="24"/>
          <w:szCs w:val="24"/>
        </w:rPr>
        <w:t>― Espectadores d</w:t>
      </w:r>
      <w:r w:rsidR="00982B5F" w:rsidRPr="00A3036C">
        <w:rPr>
          <w:rFonts w:ascii="Times New Roman" w:hAnsi="Times New Roman" w:cs="Times New Roman"/>
          <w:sz w:val="24"/>
          <w:szCs w:val="24"/>
        </w:rPr>
        <w:t>ividem opiniões em</w:t>
      </w:r>
      <w:r w:rsidR="00FB4A59" w:rsidRPr="00A3036C">
        <w:rPr>
          <w:rFonts w:ascii="Times New Roman" w:hAnsi="Times New Roman" w:cs="Times New Roman"/>
          <w:sz w:val="24"/>
          <w:szCs w:val="24"/>
        </w:rPr>
        <w:t xml:space="preserve"> todo o orb</w:t>
      </w:r>
      <w:r w:rsidR="00982B5F" w:rsidRPr="00A3036C">
        <w:rPr>
          <w:rFonts w:ascii="Times New Roman" w:hAnsi="Times New Roman" w:cs="Times New Roman"/>
          <w:sz w:val="24"/>
          <w:szCs w:val="24"/>
        </w:rPr>
        <w:t xml:space="preserve">e </w:t>
      </w:r>
      <w:r w:rsidR="00FB4A59" w:rsidRPr="00A3036C">
        <w:rPr>
          <w:rFonts w:ascii="Times New Roman" w:hAnsi="Times New Roman" w:cs="Times New Roman"/>
          <w:sz w:val="24"/>
          <w:szCs w:val="24"/>
        </w:rPr>
        <w:t xml:space="preserve"> ―</w:t>
      </w:r>
      <w:r w:rsidR="00D01F6C" w:rsidRPr="00A3036C">
        <w:rPr>
          <w:rFonts w:ascii="Times New Roman" w:hAnsi="Times New Roman" w:cs="Times New Roman"/>
          <w:sz w:val="24"/>
          <w:szCs w:val="24"/>
        </w:rPr>
        <w:t xml:space="preserve"> </w:t>
      </w:r>
      <w:r w:rsidR="00383EB4" w:rsidRPr="00A3036C">
        <w:rPr>
          <w:rFonts w:ascii="Times New Roman" w:hAnsi="Times New Roman" w:cs="Times New Roman"/>
          <w:sz w:val="24"/>
          <w:szCs w:val="24"/>
        </w:rPr>
        <w:t>Afirmo a presença da reencarnação de Jesus Cristo</w:t>
      </w:r>
      <w:r w:rsidR="00206DAF" w:rsidRPr="00A3036C">
        <w:rPr>
          <w:rFonts w:ascii="Times New Roman" w:hAnsi="Times New Roman" w:cs="Times New Roman"/>
          <w:sz w:val="24"/>
          <w:szCs w:val="24"/>
        </w:rPr>
        <w:t xml:space="preserve"> no Natal do ano de 2025</w:t>
      </w:r>
      <w:r w:rsidR="003172D3" w:rsidRPr="00A3036C">
        <w:rPr>
          <w:rFonts w:ascii="Times New Roman" w:hAnsi="Times New Roman" w:cs="Times New Roman"/>
          <w:sz w:val="24"/>
          <w:szCs w:val="24"/>
        </w:rPr>
        <w:t>, nomeado de Emmanuel Jesus de Deus</w:t>
      </w:r>
      <w:r w:rsidR="001D058D" w:rsidRPr="00A3036C">
        <w:rPr>
          <w:rFonts w:ascii="Times New Roman" w:hAnsi="Times New Roman" w:cs="Times New Roman"/>
          <w:sz w:val="24"/>
          <w:szCs w:val="24"/>
        </w:rPr>
        <w:t xml:space="preserve">, no invólucro corporal de </w:t>
      </w:r>
      <w:r w:rsidR="007E2A13" w:rsidRPr="00A3036C">
        <w:rPr>
          <w:rFonts w:ascii="Times New Roman" w:hAnsi="Times New Roman" w:cs="Times New Roman"/>
          <w:sz w:val="24"/>
          <w:szCs w:val="24"/>
        </w:rPr>
        <w:t xml:space="preserve"> </w:t>
      </w:r>
      <w:r w:rsidR="00FC4A77" w:rsidRPr="00A3036C">
        <w:rPr>
          <w:rFonts w:ascii="Times New Roman" w:hAnsi="Times New Roman" w:cs="Times New Roman"/>
          <w:sz w:val="24"/>
          <w:szCs w:val="24"/>
        </w:rPr>
        <w:t>Jesuíno Deusalino Pereira Nunes</w:t>
      </w:r>
      <w:r w:rsidR="00674873" w:rsidRPr="00A3036C">
        <w:rPr>
          <w:rFonts w:ascii="Times New Roman" w:hAnsi="Times New Roman" w:cs="Times New Roman"/>
          <w:sz w:val="24"/>
          <w:szCs w:val="24"/>
        </w:rPr>
        <w:t xml:space="preserve">, conhecido como </w:t>
      </w:r>
      <w:r w:rsidR="00FC4A77" w:rsidRPr="00A3036C">
        <w:rPr>
          <w:rFonts w:ascii="Times New Roman" w:hAnsi="Times New Roman" w:cs="Times New Roman"/>
          <w:sz w:val="24"/>
          <w:szCs w:val="24"/>
        </w:rPr>
        <w:t>Jesus de Deus</w:t>
      </w:r>
      <w:r w:rsidR="00674873" w:rsidRPr="00A3036C">
        <w:rPr>
          <w:rFonts w:ascii="Times New Roman" w:hAnsi="Times New Roman" w:cs="Times New Roman"/>
          <w:sz w:val="24"/>
          <w:szCs w:val="24"/>
        </w:rPr>
        <w:t xml:space="preserve">, </w:t>
      </w:r>
      <w:r w:rsidR="00FC4A77" w:rsidRPr="00A3036C">
        <w:rPr>
          <w:rFonts w:ascii="Times New Roman" w:hAnsi="Times New Roman" w:cs="Times New Roman"/>
          <w:sz w:val="24"/>
          <w:szCs w:val="24"/>
        </w:rPr>
        <w:t>33</w:t>
      </w:r>
      <w:r w:rsidR="00674873" w:rsidRPr="00A3036C">
        <w:rPr>
          <w:rFonts w:ascii="Times New Roman" w:hAnsi="Times New Roman" w:cs="Times New Roman"/>
          <w:sz w:val="24"/>
          <w:szCs w:val="24"/>
        </w:rPr>
        <w:t>,</w:t>
      </w:r>
      <w:r w:rsidR="00FA7CB6" w:rsidRPr="00A3036C">
        <w:rPr>
          <w:rFonts w:ascii="Times New Roman" w:hAnsi="Times New Roman" w:cs="Times New Roman"/>
          <w:sz w:val="24"/>
          <w:szCs w:val="24"/>
        </w:rPr>
        <w:t xml:space="preserve"> meu</w:t>
      </w:r>
      <w:r w:rsidR="00674873" w:rsidRPr="00A3036C">
        <w:rPr>
          <w:rFonts w:ascii="Times New Roman" w:hAnsi="Times New Roman" w:cs="Times New Roman"/>
          <w:sz w:val="24"/>
          <w:szCs w:val="24"/>
        </w:rPr>
        <w:t xml:space="preserve"> </w:t>
      </w:r>
      <w:r w:rsidR="00E333FE" w:rsidRPr="00A3036C">
        <w:rPr>
          <w:rFonts w:ascii="Times New Roman" w:hAnsi="Times New Roman" w:cs="Times New Roman"/>
          <w:sz w:val="24"/>
          <w:szCs w:val="24"/>
        </w:rPr>
        <w:t>amigo e irmão de fé</w:t>
      </w:r>
      <w:r w:rsidR="00CF0FB8" w:rsidRPr="00A3036C">
        <w:rPr>
          <w:rFonts w:ascii="Times New Roman" w:hAnsi="Times New Roman" w:cs="Times New Roman"/>
          <w:sz w:val="24"/>
          <w:szCs w:val="24"/>
        </w:rPr>
        <w:t xml:space="preserve"> </w:t>
      </w:r>
      <w:r w:rsidR="00FA7CB6" w:rsidRPr="00A3036C">
        <w:rPr>
          <w:rFonts w:ascii="Times New Roman" w:hAnsi="Times New Roman" w:cs="Times New Roman"/>
          <w:sz w:val="24"/>
          <w:szCs w:val="24"/>
        </w:rPr>
        <w:t xml:space="preserve">― </w:t>
      </w:r>
      <w:r w:rsidR="008545ED" w:rsidRPr="00A3036C">
        <w:rPr>
          <w:rFonts w:ascii="Times New Roman" w:hAnsi="Times New Roman" w:cs="Times New Roman"/>
          <w:sz w:val="24"/>
          <w:szCs w:val="24"/>
        </w:rPr>
        <w:t xml:space="preserve">Revelação bombástica </w:t>
      </w:r>
      <w:r w:rsidR="0022257C" w:rsidRPr="00A3036C">
        <w:rPr>
          <w:rFonts w:ascii="Times New Roman" w:hAnsi="Times New Roman" w:cs="Times New Roman"/>
          <w:sz w:val="24"/>
          <w:szCs w:val="24"/>
        </w:rPr>
        <w:t xml:space="preserve">causa reações polêmicas </w:t>
      </w:r>
      <w:r w:rsidR="00FA7CB6" w:rsidRPr="00A3036C">
        <w:rPr>
          <w:rFonts w:ascii="Times New Roman" w:hAnsi="Times New Roman" w:cs="Times New Roman"/>
          <w:sz w:val="24"/>
          <w:szCs w:val="24"/>
        </w:rPr>
        <w:t>―</w:t>
      </w:r>
      <w:r w:rsidR="0022257C" w:rsidRPr="00A3036C">
        <w:rPr>
          <w:rFonts w:ascii="Times New Roman" w:hAnsi="Times New Roman" w:cs="Times New Roman"/>
          <w:sz w:val="24"/>
          <w:szCs w:val="24"/>
        </w:rPr>
        <w:t xml:space="preserve"> </w:t>
      </w:r>
      <w:r w:rsidR="007B6BBE" w:rsidRPr="00A3036C">
        <w:rPr>
          <w:rFonts w:ascii="Times New Roman" w:hAnsi="Times New Roman" w:cs="Times New Roman"/>
          <w:sz w:val="24"/>
          <w:szCs w:val="24"/>
        </w:rPr>
        <w:t>Não duvidem do poder do Senhor</w:t>
      </w:r>
      <w:r w:rsidR="00A36C28" w:rsidRPr="00A3036C">
        <w:rPr>
          <w:rFonts w:ascii="Times New Roman" w:hAnsi="Times New Roman" w:cs="Times New Roman"/>
          <w:sz w:val="24"/>
          <w:szCs w:val="24"/>
        </w:rPr>
        <w:t xml:space="preserve">... </w:t>
      </w:r>
      <w:r w:rsidR="00A267BC" w:rsidRPr="00A3036C">
        <w:rPr>
          <w:rFonts w:ascii="Times New Roman" w:hAnsi="Times New Roman" w:cs="Times New Roman"/>
          <w:sz w:val="24"/>
          <w:szCs w:val="24"/>
        </w:rPr>
        <w:t>d</w:t>
      </w:r>
      <w:r w:rsidR="00A36C28" w:rsidRPr="00A3036C">
        <w:rPr>
          <w:rFonts w:ascii="Times New Roman" w:hAnsi="Times New Roman" w:cs="Times New Roman"/>
          <w:sz w:val="24"/>
          <w:szCs w:val="24"/>
        </w:rPr>
        <w:t>esejo</w:t>
      </w:r>
      <w:r w:rsidR="00B32271" w:rsidRPr="00A3036C">
        <w:rPr>
          <w:rFonts w:ascii="Times New Roman" w:hAnsi="Times New Roman" w:cs="Times New Roman"/>
          <w:sz w:val="24"/>
          <w:szCs w:val="24"/>
        </w:rPr>
        <w:t>,</w:t>
      </w:r>
      <w:r w:rsidR="00A36C28" w:rsidRPr="00A3036C">
        <w:rPr>
          <w:rFonts w:ascii="Times New Roman" w:hAnsi="Times New Roman" w:cs="Times New Roman"/>
          <w:sz w:val="24"/>
          <w:szCs w:val="24"/>
        </w:rPr>
        <w:t xml:space="preserve"> em </w:t>
      </w:r>
      <w:r w:rsidR="00B32271" w:rsidRPr="00A3036C">
        <w:rPr>
          <w:rFonts w:ascii="Times New Roman" w:hAnsi="Times New Roman" w:cs="Times New Roman"/>
          <w:sz w:val="24"/>
          <w:szCs w:val="24"/>
        </w:rPr>
        <w:t xml:space="preserve">meu </w:t>
      </w:r>
      <w:r w:rsidR="00A36C28" w:rsidRPr="00A3036C">
        <w:rPr>
          <w:rFonts w:ascii="Times New Roman" w:hAnsi="Times New Roman" w:cs="Times New Roman"/>
          <w:sz w:val="24"/>
          <w:szCs w:val="24"/>
        </w:rPr>
        <w:t>nome</w:t>
      </w:r>
      <w:r w:rsidR="00B32271" w:rsidRPr="00A3036C">
        <w:rPr>
          <w:rFonts w:ascii="Times New Roman" w:hAnsi="Times New Roman" w:cs="Times New Roman"/>
          <w:sz w:val="24"/>
          <w:szCs w:val="24"/>
        </w:rPr>
        <w:t xml:space="preserve"> e de Deus,</w:t>
      </w:r>
      <w:r w:rsidR="00A36C28" w:rsidRPr="00A3036C">
        <w:rPr>
          <w:rFonts w:ascii="Times New Roman" w:hAnsi="Times New Roman" w:cs="Times New Roman"/>
          <w:sz w:val="24"/>
          <w:szCs w:val="24"/>
        </w:rPr>
        <w:t xml:space="preserve"> </w:t>
      </w:r>
      <w:r w:rsidR="00B32271" w:rsidRPr="00A3036C">
        <w:rPr>
          <w:rFonts w:ascii="Times New Roman" w:hAnsi="Times New Roman" w:cs="Times New Roman"/>
          <w:sz w:val="24"/>
          <w:szCs w:val="24"/>
        </w:rPr>
        <w:t>um feliz Natal e u</w:t>
      </w:r>
      <w:r w:rsidR="00607F8A" w:rsidRPr="00A3036C">
        <w:rPr>
          <w:rFonts w:ascii="Times New Roman" w:hAnsi="Times New Roman" w:cs="Times New Roman"/>
          <w:sz w:val="24"/>
          <w:szCs w:val="24"/>
        </w:rPr>
        <w:t>m Ano Novo produtivo na concepção d</w:t>
      </w:r>
      <w:r w:rsidR="00F20EB5" w:rsidRPr="00A3036C">
        <w:rPr>
          <w:rFonts w:ascii="Times New Roman" w:hAnsi="Times New Roman" w:cs="Times New Roman"/>
          <w:sz w:val="24"/>
          <w:szCs w:val="24"/>
        </w:rPr>
        <w:t>e amor no coração para recebermos</w:t>
      </w:r>
      <w:r w:rsidR="005129D8" w:rsidRPr="00A3036C">
        <w:rPr>
          <w:rFonts w:ascii="Times New Roman" w:hAnsi="Times New Roman" w:cs="Times New Roman"/>
          <w:sz w:val="24"/>
          <w:szCs w:val="24"/>
        </w:rPr>
        <w:t xml:space="preserve"> “O filho pródigo volta ao lar”</w:t>
      </w:r>
      <w:r w:rsidR="009746B0" w:rsidRPr="00A3036C">
        <w:rPr>
          <w:rFonts w:ascii="Times New Roman" w:hAnsi="Times New Roman" w:cs="Times New Roman"/>
          <w:sz w:val="24"/>
          <w:szCs w:val="24"/>
        </w:rPr>
        <w:t>. ▬ finaliza.</w:t>
      </w:r>
    </w:p>
    <w:p w14:paraId="6CA5E319" w14:textId="77777777" w:rsidR="005D45B9" w:rsidRPr="00A3036C" w:rsidRDefault="005D45B9" w:rsidP="00FC4A77">
      <w:pPr>
        <w:spacing w:after="0"/>
        <w:jc w:val="both"/>
        <w:rPr>
          <w:rFonts w:ascii="Times New Roman" w:hAnsi="Times New Roman" w:cs="Times New Roman"/>
          <w:sz w:val="24"/>
          <w:szCs w:val="24"/>
        </w:rPr>
      </w:pPr>
    </w:p>
    <w:p w14:paraId="5A5DA367" w14:textId="77777777" w:rsidR="006F0012" w:rsidRPr="00A3036C" w:rsidRDefault="005D45B9" w:rsidP="00FC4A77">
      <w:pPr>
        <w:spacing w:after="0"/>
        <w:jc w:val="both"/>
        <w:rPr>
          <w:rFonts w:ascii="Times New Roman" w:hAnsi="Times New Roman" w:cs="Times New Roman"/>
          <w:sz w:val="24"/>
          <w:szCs w:val="24"/>
        </w:rPr>
      </w:pPr>
      <w:r w:rsidRPr="00A3036C">
        <w:rPr>
          <w:rFonts w:ascii="Times New Roman" w:hAnsi="Times New Roman" w:cs="Times New Roman"/>
          <w:sz w:val="24"/>
          <w:szCs w:val="24"/>
        </w:rPr>
        <w:t>Transmissão encerrada repercute polêmicas</w:t>
      </w:r>
      <w:r w:rsidR="00205D04" w:rsidRPr="00A3036C">
        <w:rPr>
          <w:rFonts w:ascii="Times New Roman" w:hAnsi="Times New Roman" w:cs="Times New Roman"/>
          <w:sz w:val="24"/>
          <w:szCs w:val="24"/>
        </w:rPr>
        <w:t xml:space="preserve"> em toda a sociedade mundial. Crentes e descrentes</w:t>
      </w:r>
      <w:r w:rsidR="00BC1D3C" w:rsidRPr="00A3036C">
        <w:rPr>
          <w:rFonts w:ascii="Times New Roman" w:hAnsi="Times New Roman" w:cs="Times New Roman"/>
          <w:sz w:val="24"/>
          <w:szCs w:val="24"/>
        </w:rPr>
        <w:t xml:space="preserve"> confrontam-se </w:t>
      </w:r>
      <w:r w:rsidR="00F40B3A" w:rsidRPr="00A3036C">
        <w:rPr>
          <w:rFonts w:ascii="Times New Roman" w:hAnsi="Times New Roman" w:cs="Times New Roman"/>
          <w:sz w:val="24"/>
          <w:szCs w:val="24"/>
        </w:rPr>
        <w:t>na produção de conflitos soc</w:t>
      </w:r>
      <w:r w:rsidR="00C8564E" w:rsidRPr="00A3036C">
        <w:rPr>
          <w:rFonts w:ascii="Times New Roman" w:hAnsi="Times New Roman" w:cs="Times New Roman"/>
          <w:sz w:val="24"/>
          <w:szCs w:val="24"/>
        </w:rPr>
        <w:t>iais</w:t>
      </w:r>
      <w:r w:rsidR="006466FC" w:rsidRPr="00A3036C">
        <w:rPr>
          <w:rFonts w:ascii="Times New Roman" w:hAnsi="Times New Roman" w:cs="Times New Roman"/>
          <w:sz w:val="24"/>
          <w:szCs w:val="24"/>
        </w:rPr>
        <w:t>,</w:t>
      </w:r>
      <w:r w:rsidR="00C8564E" w:rsidRPr="00A3036C">
        <w:rPr>
          <w:rFonts w:ascii="Times New Roman" w:hAnsi="Times New Roman" w:cs="Times New Roman"/>
          <w:sz w:val="24"/>
          <w:szCs w:val="24"/>
        </w:rPr>
        <w:t xml:space="preserve"> gerados por </w:t>
      </w:r>
      <w:r w:rsidR="000D09C3" w:rsidRPr="00A3036C">
        <w:rPr>
          <w:rFonts w:ascii="Times New Roman" w:hAnsi="Times New Roman" w:cs="Times New Roman"/>
          <w:sz w:val="24"/>
          <w:szCs w:val="24"/>
        </w:rPr>
        <w:t>questões religiosas</w:t>
      </w:r>
      <w:r w:rsidR="006F0012" w:rsidRPr="00A3036C">
        <w:rPr>
          <w:rFonts w:ascii="Times New Roman" w:hAnsi="Times New Roman" w:cs="Times New Roman"/>
          <w:sz w:val="24"/>
          <w:szCs w:val="24"/>
        </w:rPr>
        <w:t xml:space="preserve"> que</w:t>
      </w:r>
      <w:r w:rsidR="000D09C3" w:rsidRPr="00A3036C">
        <w:rPr>
          <w:rFonts w:ascii="Times New Roman" w:hAnsi="Times New Roman" w:cs="Times New Roman"/>
          <w:sz w:val="24"/>
          <w:szCs w:val="24"/>
        </w:rPr>
        <w:t xml:space="preserve"> se multiplicam no planeta Terra</w:t>
      </w:r>
      <w:r w:rsidR="006466FC" w:rsidRPr="00A3036C">
        <w:rPr>
          <w:rFonts w:ascii="Times New Roman" w:hAnsi="Times New Roman" w:cs="Times New Roman"/>
          <w:sz w:val="24"/>
          <w:szCs w:val="24"/>
        </w:rPr>
        <w:t xml:space="preserve">. </w:t>
      </w:r>
    </w:p>
    <w:p w14:paraId="1DDAF17F" w14:textId="6640ACB4" w:rsidR="00E002BC" w:rsidRPr="00A3036C" w:rsidRDefault="006F0012"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Objetivo de </w:t>
      </w:r>
      <w:bookmarkStart w:id="59" w:name="_Hlk189058408"/>
      <w:r w:rsidR="00063A76" w:rsidRPr="00A3036C">
        <w:rPr>
          <w:rFonts w:ascii="Times New Roman" w:hAnsi="Times New Roman" w:cs="Times New Roman"/>
          <w:i/>
          <w:iCs/>
          <w:sz w:val="24"/>
          <w:szCs w:val="24"/>
        </w:rPr>
        <w:t>malenirus</w:t>
      </w:r>
      <w:r w:rsidR="00063A76" w:rsidRPr="00A3036C">
        <w:rPr>
          <w:rFonts w:ascii="Times New Roman" w:hAnsi="Times New Roman" w:cs="Times New Roman"/>
          <w:sz w:val="24"/>
          <w:szCs w:val="24"/>
        </w:rPr>
        <w:t xml:space="preserve">, </w:t>
      </w:r>
      <w:r w:rsidR="00063A76" w:rsidRPr="00A3036C">
        <w:rPr>
          <w:rFonts w:ascii="Times New Roman" w:hAnsi="Times New Roman" w:cs="Times New Roman"/>
          <w:i/>
          <w:iCs/>
          <w:sz w:val="24"/>
          <w:szCs w:val="24"/>
        </w:rPr>
        <w:t xml:space="preserve">reinonaques </w:t>
      </w:r>
      <w:r w:rsidR="00063A76" w:rsidRPr="00A3036C">
        <w:rPr>
          <w:rFonts w:ascii="Times New Roman" w:hAnsi="Times New Roman" w:cs="Times New Roman"/>
          <w:sz w:val="24"/>
          <w:szCs w:val="24"/>
        </w:rPr>
        <w:t xml:space="preserve">e </w:t>
      </w:r>
      <w:r w:rsidR="00063A76" w:rsidRPr="00A3036C">
        <w:rPr>
          <w:rFonts w:ascii="Times New Roman" w:hAnsi="Times New Roman" w:cs="Times New Roman"/>
          <w:i/>
          <w:iCs/>
          <w:sz w:val="24"/>
          <w:szCs w:val="24"/>
        </w:rPr>
        <w:t>dominitilianos</w:t>
      </w:r>
      <w:r w:rsidR="00595B58" w:rsidRPr="00A3036C">
        <w:rPr>
          <w:rFonts w:ascii="Times New Roman" w:hAnsi="Times New Roman" w:cs="Times New Roman"/>
          <w:sz w:val="24"/>
          <w:szCs w:val="24"/>
        </w:rPr>
        <w:t xml:space="preserve"> </w:t>
      </w:r>
      <w:bookmarkEnd w:id="59"/>
      <w:r w:rsidR="00595B58" w:rsidRPr="00A3036C">
        <w:rPr>
          <w:rFonts w:ascii="Times New Roman" w:hAnsi="Times New Roman" w:cs="Times New Roman"/>
          <w:sz w:val="24"/>
          <w:szCs w:val="24"/>
        </w:rPr>
        <w:t xml:space="preserve">está alcançado, gerando expectativa </w:t>
      </w:r>
      <w:r w:rsidR="00560537" w:rsidRPr="00A3036C">
        <w:rPr>
          <w:rFonts w:ascii="Times New Roman" w:hAnsi="Times New Roman" w:cs="Times New Roman"/>
          <w:sz w:val="24"/>
          <w:szCs w:val="24"/>
        </w:rPr>
        <w:t xml:space="preserve">de presença </w:t>
      </w:r>
      <w:r w:rsidR="0049359A" w:rsidRPr="00A3036C">
        <w:rPr>
          <w:rFonts w:ascii="Times New Roman" w:hAnsi="Times New Roman" w:cs="Times New Roman"/>
          <w:sz w:val="24"/>
          <w:szCs w:val="24"/>
        </w:rPr>
        <w:t>do Salvador e, por esta re</w:t>
      </w:r>
      <w:r w:rsidR="000F07D1" w:rsidRPr="00A3036C">
        <w:rPr>
          <w:rFonts w:ascii="Times New Roman" w:hAnsi="Times New Roman" w:cs="Times New Roman"/>
          <w:sz w:val="24"/>
          <w:szCs w:val="24"/>
        </w:rPr>
        <w:t>verberação</w:t>
      </w:r>
      <w:r w:rsidR="001A63D6" w:rsidRPr="00A3036C">
        <w:rPr>
          <w:rFonts w:ascii="Times New Roman" w:hAnsi="Times New Roman" w:cs="Times New Roman"/>
          <w:sz w:val="24"/>
          <w:szCs w:val="24"/>
        </w:rPr>
        <w:t xml:space="preserve"> orquestrada e prevista no </w:t>
      </w:r>
      <w:r w:rsidR="001A63D6" w:rsidRPr="00A3036C">
        <w:rPr>
          <w:rFonts w:ascii="Times New Roman" w:hAnsi="Times New Roman" w:cs="Times New Roman"/>
          <w:i/>
          <w:iCs/>
          <w:sz w:val="24"/>
          <w:szCs w:val="24"/>
        </w:rPr>
        <w:t>pacote de maldades</w:t>
      </w:r>
      <w:r w:rsidR="005578BF" w:rsidRPr="00A3036C">
        <w:rPr>
          <w:rFonts w:ascii="Times New Roman" w:hAnsi="Times New Roman" w:cs="Times New Roman"/>
          <w:sz w:val="24"/>
          <w:szCs w:val="24"/>
        </w:rPr>
        <w:t>, mantenedora de vibrações energética</w:t>
      </w:r>
      <w:r w:rsidR="0023120F" w:rsidRPr="00A3036C">
        <w:rPr>
          <w:rFonts w:ascii="Times New Roman" w:hAnsi="Times New Roman" w:cs="Times New Roman"/>
          <w:sz w:val="24"/>
          <w:szCs w:val="24"/>
        </w:rPr>
        <w:t>s rasteiras</w:t>
      </w:r>
      <w:r w:rsidR="00F63525" w:rsidRPr="00A3036C">
        <w:rPr>
          <w:rFonts w:ascii="Times New Roman" w:hAnsi="Times New Roman" w:cs="Times New Roman"/>
          <w:sz w:val="24"/>
          <w:szCs w:val="24"/>
        </w:rPr>
        <w:t xml:space="preserve"> e promissoras ao</w:t>
      </w:r>
      <w:r w:rsidR="00B47D93" w:rsidRPr="00A3036C">
        <w:rPr>
          <w:rFonts w:ascii="Times New Roman" w:hAnsi="Times New Roman" w:cs="Times New Roman"/>
          <w:sz w:val="24"/>
          <w:szCs w:val="24"/>
        </w:rPr>
        <w:t xml:space="preserve"> Projeto de </w:t>
      </w:r>
      <w:r w:rsidR="000479D0" w:rsidRPr="00A3036C">
        <w:rPr>
          <w:rFonts w:ascii="Times New Roman" w:hAnsi="Times New Roman" w:cs="Times New Roman"/>
          <w:sz w:val="24"/>
          <w:szCs w:val="24"/>
        </w:rPr>
        <w:t>P</w:t>
      </w:r>
      <w:r w:rsidR="00B47D93" w:rsidRPr="00A3036C">
        <w:rPr>
          <w:rFonts w:ascii="Times New Roman" w:hAnsi="Times New Roman" w:cs="Times New Roman"/>
          <w:sz w:val="24"/>
          <w:szCs w:val="24"/>
        </w:rPr>
        <w:t xml:space="preserve">erpetuação do Poder previsto no Sistema Terra. </w:t>
      </w:r>
      <w:r w:rsidR="00F63525" w:rsidRPr="00A3036C">
        <w:rPr>
          <w:rFonts w:ascii="Times New Roman" w:hAnsi="Times New Roman" w:cs="Times New Roman"/>
          <w:sz w:val="24"/>
          <w:szCs w:val="24"/>
        </w:rPr>
        <w:t xml:space="preserve"> </w:t>
      </w:r>
      <w:r w:rsidR="00AC0C5B" w:rsidRPr="00A3036C">
        <w:rPr>
          <w:rFonts w:ascii="Times New Roman" w:hAnsi="Times New Roman" w:cs="Times New Roman"/>
          <w:sz w:val="24"/>
          <w:szCs w:val="24"/>
        </w:rPr>
        <w:lastRenderedPageBreak/>
        <w:t>Reunidos</w:t>
      </w:r>
      <w:r w:rsidR="000D14F3" w:rsidRPr="00A3036C">
        <w:rPr>
          <w:rFonts w:ascii="Times New Roman" w:hAnsi="Times New Roman" w:cs="Times New Roman"/>
          <w:sz w:val="24"/>
          <w:szCs w:val="24"/>
        </w:rPr>
        <w:t xml:space="preserve">, </w:t>
      </w:r>
      <w:r w:rsidR="00D14DA7" w:rsidRPr="00A3036C">
        <w:rPr>
          <w:rFonts w:ascii="Times New Roman" w:hAnsi="Times New Roman" w:cs="Times New Roman"/>
          <w:sz w:val="24"/>
          <w:szCs w:val="24"/>
        </w:rPr>
        <w:t>Algozlenirus,</w:t>
      </w:r>
      <w:r w:rsidR="005B1DD5" w:rsidRPr="00A3036C">
        <w:rPr>
          <w:rFonts w:ascii="Times New Roman" w:hAnsi="Times New Roman" w:cs="Times New Roman"/>
          <w:sz w:val="24"/>
          <w:szCs w:val="24"/>
        </w:rPr>
        <w:t xml:space="preserve"> </w:t>
      </w:r>
      <w:r w:rsidR="00533DE9" w:rsidRPr="00A3036C">
        <w:rPr>
          <w:rFonts w:ascii="Times New Roman" w:hAnsi="Times New Roman" w:cs="Times New Roman"/>
          <w:sz w:val="24"/>
          <w:szCs w:val="24"/>
        </w:rPr>
        <w:t xml:space="preserve">no </w:t>
      </w:r>
      <w:r w:rsidR="005B1DD5" w:rsidRPr="00A3036C">
        <w:rPr>
          <w:rFonts w:ascii="Times New Roman" w:hAnsi="Times New Roman" w:cs="Times New Roman"/>
          <w:sz w:val="24"/>
          <w:szCs w:val="24"/>
        </w:rPr>
        <w:t>terceiro,</w:t>
      </w:r>
      <w:r w:rsidR="00D14DA7" w:rsidRPr="00A3036C">
        <w:rPr>
          <w:rFonts w:ascii="Times New Roman" w:hAnsi="Times New Roman" w:cs="Times New Roman"/>
          <w:sz w:val="24"/>
          <w:szCs w:val="24"/>
        </w:rPr>
        <w:t xml:space="preserve"> Reinódio,</w:t>
      </w:r>
      <w:r w:rsidR="00533DE9" w:rsidRPr="00A3036C">
        <w:rPr>
          <w:rFonts w:ascii="Times New Roman" w:hAnsi="Times New Roman" w:cs="Times New Roman"/>
          <w:sz w:val="24"/>
          <w:szCs w:val="24"/>
        </w:rPr>
        <w:t xml:space="preserve"> no segundo,</w:t>
      </w:r>
      <w:r w:rsidR="00D14DA7" w:rsidRPr="00A3036C">
        <w:rPr>
          <w:rFonts w:ascii="Times New Roman" w:hAnsi="Times New Roman" w:cs="Times New Roman"/>
          <w:sz w:val="24"/>
          <w:szCs w:val="24"/>
        </w:rPr>
        <w:t xml:space="preserve"> Reinovil</w:t>
      </w:r>
      <w:r w:rsidR="00533DE9" w:rsidRPr="00A3036C">
        <w:rPr>
          <w:rFonts w:ascii="Times New Roman" w:hAnsi="Times New Roman" w:cs="Times New Roman"/>
          <w:sz w:val="24"/>
          <w:szCs w:val="24"/>
        </w:rPr>
        <w:t xml:space="preserve">, no </w:t>
      </w:r>
      <w:r w:rsidR="00534797" w:rsidRPr="00A3036C">
        <w:rPr>
          <w:rFonts w:ascii="Times New Roman" w:hAnsi="Times New Roman" w:cs="Times New Roman"/>
          <w:sz w:val="24"/>
          <w:szCs w:val="24"/>
        </w:rPr>
        <w:t>subterrâneo,</w:t>
      </w:r>
      <w:r w:rsidR="00D14DA7" w:rsidRPr="00A3036C">
        <w:rPr>
          <w:rFonts w:ascii="Times New Roman" w:hAnsi="Times New Roman" w:cs="Times New Roman"/>
          <w:sz w:val="24"/>
          <w:szCs w:val="24"/>
        </w:rPr>
        <w:t xml:space="preserve"> e Ilusiodiano</w:t>
      </w:r>
      <w:r w:rsidR="00692808" w:rsidRPr="00A3036C">
        <w:rPr>
          <w:rFonts w:ascii="Times New Roman" w:hAnsi="Times New Roman" w:cs="Times New Roman"/>
          <w:sz w:val="24"/>
          <w:szCs w:val="24"/>
        </w:rPr>
        <w:t>,</w:t>
      </w:r>
      <w:r w:rsidR="00534797" w:rsidRPr="00A3036C">
        <w:rPr>
          <w:rFonts w:ascii="Times New Roman" w:hAnsi="Times New Roman" w:cs="Times New Roman"/>
          <w:sz w:val="24"/>
          <w:szCs w:val="24"/>
        </w:rPr>
        <w:t xml:space="preserve"> no primeiro planos terráqueos</w:t>
      </w:r>
      <w:r w:rsidR="00A46A18" w:rsidRPr="00A3036C">
        <w:rPr>
          <w:rFonts w:ascii="Times New Roman" w:hAnsi="Times New Roman" w:cs="Times New Roman"/>
          <w:sz w:val="24"/>
          <w:szCs w:val="24"/>
        </w:rPr>
        <w:t>,</w:t>
      </w:r>
      <w:r w:rsidR="00692808" w:rsidRPr="00A3036C">
        <w:rPr>
          <w:rFonts w:ascii="Times New Roman" w:hAnsi="Times New Roman" w:cs="Times New Roman"/>
          <w:sz w:val="24"/>
          <w:szCs w:val="24"/>
        </w:rPr>
        <w:t xml:space="preserve"> avaliam</w:t>
      </w:r>
      <w:r w:rsidR="00595B58" w:rsidRPr="00A3036C">
        <w:rPr>
          <w:rFonts w:ascii="Times New Roman" w:hAnsi="Times New Roman" w:cs="Times New Roman"/>
          <w:sz w:val="24"/>
          <w:szCs w:val="24"/>
        </w:rPr>
        <w:t xml:space="preserve"> </w:t>
      </w:r>
      <w:r w:rsidR="00692808" w:rsidRPr="00A3036C">
        <w:rPr>
          <w:rFonts w:ascii="Times New Roman" w:hAnsi="Times New Roman" w:cs="Times New Roman"/>
          <w:sz w:val="24"/>
          <w:szCs w:val="24"/>
        </w:rPr>
        <w:t xml:space="preserve">os resultados </w:t>
      </w:r>
      <w:r w:rsidR="00106D9A" w:rsidRPr="00A3036C">
        <w:rPr>
          <w:rFonts w:ascii="Times New Roman" w:hAnsi="Times New Roman" w:cs="Times New Roman"/>
          <w:sz w:val="24"/>
          <w:szCs w:val="24"/>
        </w:rPr>
        <w:t>catastróficos para os terr</w:t>
      </w:r>
      <w:r w:rsidR="00A46A18" w:rsidRPr="00A3036C">
        <w:rPr>
          <w:rFonts w:ascii="Times New Roman" w:hAnsi="Times New Roman" w:cs="Times New Roman"/>
          <w:sz w:val="24"/>
          <w:szCs w:val="24"/>
        </w:rPr>
        <w:t>ícola</w:t>
      </w:r>
      <w:r w:rsidR="00106D9A" w:rsidRPr="00A3036C">
        <w:rPr>
          <w:rFonts w:ascii="Times New Roman" w:hAnsi="Times New Roman" w:cs="Times New Roman"/>
          <w:sz w:val="24"/>
          <w:szCs w:val="24"/>
        </w:rPr>
        <w:t xml:space="preserve">s e </w:t>
      </w:r>
      <w:r w:rsidR="00696900" w:rsidRPr="00A3036C">
        <w:rPr>
          <w:rFonts w:ascii="Times New Roman" w:hAnsi="Times New Roman" w:cs="Times New Roman"/>
          <w:sz w:val="24"/>
          <w:szCs w:val="24"/>
        </w:rPr>
        <w:t>excelentes para</w:t>
      </w:r>
      <w:r w:rsidR="00BA30B8" w:rsidRPr="00A3036C">
        <w:rPr>
          <w:rFonts w:ascii="Times New Roman" w:hAnsi="Times New Roman" w:cs="Times New Roman"/>
          <w:sz w:val="24"/>
          <w:szCs w:val="24"/>
        </w:rPr>
        <w:t xml:space="preserve"> </w:t>
      </w:r>
      <w:r w:rsidR="004B6408" w:rsidRPr="00A3036C">
        <w:rPr>
          <w:rFonts w:ascii="Times New Roman" w:hAnsi="Times New Roman" w:cs="Times New Roman"/>
          <w:i/>
          <w:iCs/>
          <w:sz w:val="24"/>
          <w:szCs w:val="24"/>
        </w:rPr>
        <w:t xml:space="preserve">os donos do mundo </w:t>
      </w:r>
      <w:r w:rsidR="004B6408" w:rsidRPr="00A3036C">
        <w:rPr>
          <w:rFonts w:ascii="Times New Roman" w:hAnsi="Times New Roman" w:cs="Times New Roman"/>
          <w:sz w:val="24"/>
          <w:szCs w:val="24"/>
        </w:rPr>
        <w:t>na</w:t>
      </w:r>
      <w:r w:rsidR="00696900" w:rsidRPr="00A3036C">
        <w:rPr>
          <w:rFonts w:ascii="Times New Roman" w:hAnsi="Times New Roman" w:cs="Times New Roman"/>
          <w:sz w:val="24"/>
          <w:szCs w:val="24"/>
        </w:rPr>
        <w:t xml:space="preserve"> manutenção do Projeto de Perpetuação do Poder</w:t>
      </w:r>
      <w:r w:rsidR="00BA30B8" w:rsidRPr="00A3036C">
        <w:rPr>
          <w:rFonts w:ascii="Times New Roman" w:hAnsi="Times New Roman" w:cs="Times New Roman"/>
          <w:sz w:val="24"/>
          <w:szCs w:val="24"/>
        </w:rPr>
        <w:t xml:space="preserve"> </w:t>
      </w:r>
      <w:r w:rsidR="00E1500D" w:rsidRPr="00A3036C">
        <w:rPr>
          <w:rFonts w:ascii="Times New Roman" w:hAnsi="Times New Roman" w:cs="Times New Roman"/>
          <w:sz w:val="24"/>
          <w:szCs w:val="24"/>
        </w:rPr>
        <w:t>no planeta Terra</w:t>
      </w:r>
      <w:r w:rsidR="00E002BC" w:rsidRPr="00A3036C">
        <w:rPr>
          <w:rFonts w:ascii="Times New Roman" w:hAnsi="Times New Roman" w:cs="Times New Roman"/>
          <w:sz w:val="24"/>
          <w:szCs w:val="24"/>
        </w:rPr>
        <w:t>.</w:t>
      </w:r>
    </w:p>
    <w:p w14:paraId="11AB84E8" w14:textId="77777777" w:rsidR="00E002BC" w:rsidRPr="00A3036C" w:rsidRDefault="00E002BC" w:rsidP="000804FE">
      <w:pPr>
        <w:spacing w:after="0"/>
        <w:jc w:val="both"/>
        <w:rPr>
          <w:rFonts w:ascii="Times New Roman" w:hAnsi="Times New Roman" w:cs="Times New Roman"/>
          <w:sz w:val="24"/>
          <w:szCs w:val="24"/>
        </w:rPr>
      </w:pPr>
    </w:p>
    <w:p w14:paraId="671534D8" w14:textId="28A9CCBD" w:rsidR="00FF7409" w:rsidRPr="00A3036C" w:rsidRDefault="00A16965"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8A38AE" w:rsidRPr="00A3036C">
        <w:rPr>
          <w:rFonts w:ascii="Times New Roman" w:hAnsi="Times New Roman" w:cs="Times New Roman"/>
          <w:sz w:val="24"/>
          <w:szCs w:val="24"/>
        </w:rPr>
        <w:t xml:space="preserve"> </w:t>
      </w:r>
      <w:r w:rsidR="00AA2B90" w:rsidRPr="00A3036C">
        <w:rPr>
          <w:rFonts w:ascii="Times New Roman" w:hAnsi="Times New Roman" w:cs="Times New Roman"/>
          <w:sz w:val="24"/>
          <w:szCs w:val="24"/>
        </w:rPr>
        <w:t>Tudo estaria a contento</w:t>
      </w:r>
      <w:r w:rsidR="0003609F" w:rsidRPr="00A3036C">
        <w:rPr>
          <w:rFonts w:ascii="Times New Roman" w:hAnsi="Times New Roman" w:cs="Times New Roman"/>
          <w:sz w:val="24"/>
          <w:szCs w:val="24"/>
        </w:rPr>
        <w:t xml:space="preserve"> no nosso </w:t>
      </w:r>
      <w:r w:rsidR="0003609F" w:rsidRPr="00A3036C">
        <w:rPr>
          <w:rFonts w:ascii="Times New Roman" w:hAnsi="Times New Roman" w:cs="Times New Roman"/>
          <w:i/>
          <w:iCs/>
          <w:sz w:val="24"/>
          <w:szCs w:val="24"/>
        </w:rPr>
        <w:t>pacote de maldades</w:t>
      </w:r>
      <w:r w:rsidR="00D26319" w:rsidRPr="00A3036C">
        <w:rPr>
          <w:rFonts w:ascii="Times New Roman" w:hAnsi="Times New Roman" w:cs="Times New Roman"/>
          <w:sz w:val="24"/>
          <w:szCs w:val="24"/>
        </w:rPr>
        <w:t>, não fosse nossa impotência</w:t>
      </w:r>
      <w:r w:rsidR="00062F2D" w:rsidRPr="00A3036C">
        <w:rPr>
          <w:rFonts w:ascii="Times New Roman" w:hAnsi="Times New Roman" w:cs="Times New Roman"/>
          <w:sz w:val="24"/>
          <w:szCs w:val="24"/>
        </w:rPr>
        <w:t xml:space="preserve">, mediante </w:t>
      </w:r>
      <w:r w:rsidR="003B79ED" w:rsidRPr="00A3036C">
        <w:rPr>
          <w:rFonts w:ascii="Times New Roman" w:hAnsi="Times New Roman" w:cs="Times New Roman"/>
          <w:sz w:val="24"/>
          <w:szCs w:val="24"/>
        </w:rPr>
        <w:t xml:space="preserve">a </w:t>
      </w:r>
      <w:r w:rsidR="00393144" w:rsidRPr="00A3036C">
        <w:rPr>
          <w:rFonts w:ascii="Times New Roman" w:hAnsi="Times New Roman" w:cs="Times New Roman"/>
          <w:b/>
          <w:bCs/>
          <w:sz w:val="24"/>
          <w:szCs w:val="24"/>
        </w:rPr>
        <w:t>Evoluirejá</w:t>
      </w:r>
      <w:r w:rsidR="003B79ED" w:rsidRPr="00A3036C">
        <w:rPr>
          <w:rFonts w:ascii="Times New Roman" w:hAnsi="Times New Roman" w:cs="Times New Roman"/>
          <w:sz w:val="24"/>
          <w:szCs w:val="24"/>
        </w:rPr>
        <w:t xml:space="preserve"> na Amazônia</w:t>
      </w:r>
      <w:r w:rsidR="00C22F36" w:rsidRPr="00A3036C">
        <w:rPr>
          <w:rFonts w:ascii="Times New Roman" w:hAnsi="Times New Roman" w:cs="Times New Roman"/>
          <w:sz w:val="24"/>
          <w:szCs w:val="24"/>
        </w:rPr>
        <w:t>,  único lugar</w:t>
      </w:r>
      <w:r w:rsidR="000C10D4" w:rsidRPr="00A3036C">
        <w:rPr>
          <w:rFonts w:ascii="Times New Roman" w:hAnsi="Times New Roman" w:cs="Times New Roman"/>
          <w:sz w:val="24"/>
          <w:szCs w:val="24"/>
        </w:rPr>
        <w:t xml:space="preserve"> impenetrável aos </w:t>
      </w:r>
      <w:r w:rsidR="00F10E68" w:rsidRPr="00A3036C">
        <w:rPr>
          <w:rFonts w:ascii="Times New Roman" w:hAnsi="Times New Roman" w:cs="Times New Roman"/>
          <w:i/>
          <w:iCs/>
          <w:sz w:val="24"/>
          <w:szCs w:val="24"/>
        </w:rPr>
        <w:t>malenirus</w:t>
      </w:r>
      <w:r w:rsidR="00F10E68" w:rsidRPr="00A3036C">
        <w:rPr>
          <w:rFonts w:ascii="Times New Roman" w:hAnsi="Times New Roman" w:cs="Times New Roman"/>
          <w:sz w:val="24"/>
          <w:szCs w:val="24"/>
        </w:rPr>
        <w:t xml:space="preserve">, </w:t>
      </w:r>
      <w:r w:rsidR="00F10E68" w:rsidRPr="00A3036C">
        <w:rPr>
          <w:rFonts w:ascii="Times New Roman" w:hAnsi="Times New Roman" w:cs="Times New Roman"/>
          <w:i/>
          <w:iCs/>
          <w:sz w:val="24"/>
          <w:szCs w:val="24"/>
        </w:rPr>
        <w:t xml:space="preserve">reinonaques </w:t>
      </w:r>
      <w:r w:rsidR="00F10E68" w:rsidRPr="00A3036C">
        <w:rPr>
          <w:rFonts w:ascii="Times New Roman" w:hAnsi="Times New Roman" w:cs="Times New Roman"/>
          <w:sz w:val="24"/>
          <w:szCs w:val="24"/>
        </w:rPr>
        <w:t xml:space="preserve">e </w:t>
      </w:r>
      <w:r w:rsidR="00435104" w:rsidRPr="00A3036C">
        <w:rPr>
          <w:rFonts w:ascii="Times New Roman" w:hAnsi="Times New Roman" w:cs="Times New Roman"/>
          <w:i/>
          <w:iCs/>
          <w:sz w:val="24"/>
          <w:szCs w:val="24"/>
        </w:rPr>
        <w:t>dominitili</w:t>
      </w:r>
      <w:r w:rsidR="00F10E68" w:rsidRPr="00A3036C">
        <w:rPr>
          <w:rFonts w:ascii="Times New Roman" w:hAnsi="Times New Roman" w:cs="Times New Roman"/>
          <w:i/>
          <w:iCs/>
          <w:sz w:val="24"/>
          <w:szCs w:val="24"/>
        </w:rPr>
        <w:t>anos</w:t>
      </w:r>
      <w:r w:rsidR="000C10D4" w:rsidRPr="00A3036C">
        <w:rPr>
          <w:rFonts w:ascii="Times New Roman" w:hAnsi="Times New Roman" w:cs="Times New Roman"/>
          <w:sz w:val="24"/>
          <w:szCs w:val="24"/>
        </w:rPr>
        <w:t xml:space="preserve"> </w:t>
      </w:r>
      <w:r w:rsidR="00435104" w:rsidRPr="00A3036C">
        <w:rPr>
          <w:rFonts w:ascii="Times New Roman" w:hAnsi="Times New Roman" w:cs="Times New Roman"/>
          <w:sz w:val="24"/>
          <w:szCs w:val="24"/>
        </w:rPr>
        <w:t xml:space="preserve">― Algozlenirus </w:t>
      </w:r>
      <w:r w:rsidR="00107B14" w:rsidRPr="00A3036C">
        <w:rPr>
          <w:rFonts w:ascii="Times New Roman" w:hAnsi="Times New Roman" w:cs="Times New Roman"/>
          <w:sz w:val="24"/>
          <w:szCs w:val="24"/>
        </w:rPr>
        <w:t xml:space="preserve">frustrado ― </w:t>
      </w:r>
      <w:r w:rsidR="008A61BA" w:rsidRPr="00A3036C">
        <w:rPr>
          <w:rFonts w:ascii="Times New Roman" w:hAnsi="Times New Roman" w:cs="Times New Roman"/>
          <w:sz w:val="24"/>
          <w:szCs w:val="24"/>
        </w:rPr>
        <w:t>M</w:t>
      </w:r>
      <w:r w:rsidR="006D2C4E" w:rsidRPr="00A3036C">
        <w:rPr>
          <w:rFonts w:ascii="Times New Roman" w:hAnsi="Times New Roman" w:cs="Times New Roman"/>
          <w:sz w:val="24"/>
          <w:szCs w:val="24"/>
        </w:rPr>
        <w:t>antemos</w:t>
      </w:r>
      <w:r w:rsidR="008A61BA" w:rsidRPr="00A3036C">
        <w:rPr>
          <w:rFonts w:ascii="Times New Roman" w:hAnsi="Times New Roman" w:cs="Times New Roman"/>
          <w:sz w:val="24"/>
          <w:szCs w:val="24"/>
        </w:rPr>
        <w:t>, sob vigilância</w:t>
      </w:r>
      <w:r w:rsidR="00B07AF3" w:rsidRPr="00A3036C">
        <w:rPr>
          <w:rFonts w:ascii="Times New Roman" w:hAnsi="Times New Roman" w:cs="Times New Roman"/>
          <w:sz w:val="24"/>
          <w:szCs w:val="24"/>
        </w:rPr>
        <w:t xml:space="preserve"> ininterrupta</w:t>
      </w:r>
      <w:r w:rsidR="008A61BA" w:rsidRPr="00A3036C">
        <w:rPr>
          <w:rFonts w:ascii="Times New Roman" w:hAnsi="Times New Roman" w:cs="Times New Roman"/>
          <w:sz w:val="24"/>
          <w:szCs w:val="24"/>
        </w:rPr>
        <w:t xml:space="preserve">, </w:t>
      </w:r>
      <w:r w:rsidR="003624DA" w:rsidRPr="00A3036C">
        <w:rPr>
          <w:rFonts w:ascii="Times New Roman" w:hAnsi="Times New Roman" w:cs="Times New Roman"/>
          <w:sz w:val="24"/>
          <w:szCs w:val="24"/>
        </w:rPr>
        <w:t>o chamado pelos indígenas</w:t>
      </w:r>
      <w:r w:rsidR="0076036F" w:rsidRPr="00A3036C">
        <w:rPr>
          <w:rFonts w:ascii="Times New Roman" w:hAnsi="Times New Roman" w:cs="Times New Roman"/>
          <w:sz w:val="24"/>
          <w:szCs w:val="24"/>
        </w:rPr>
        <w:t xml:space="preserve"> de </w:t>
      </w:r>
      <w:r w:rsidR="008E6CEA" w:rsidRPr="00A3036C">
        <w:rPr>
          <w:rFonts w:ascii="Times New Roman" w:hAnsi="Times New Roman" w:cs="Times New Roman"/>
          <w:b/>
          <w:bCs/>
          <w:sz w:val="24"/>
          <w:szCs w:val="24"/>
        </w:rPr>
        <w:t>Evoluirejá</w:t>
      </w:r>
      <w:r w:rsidR="00B07AF3" w:rsidRPr="00A3036C">
        <w:rPr>
          <w:rFonts w:ascii="Times New Roman" w:hAnsi="Times New Roman" w:cs="Times New Roman"/>
          <w:sz w:val="24"/>
          <w:szCs w:val="24"/>
        </w:rPr>
        <w:t>, durante milhares de anos e não conseguimos detectar</w:t>
      </w:r>
      <w:r w:rsidR="009B479A" w:rsidRPr="00A3036C">
        <w:rPr>
          <w:rFonts w:ascii="Times New Roman" w:hAnsi="Times New Roman" w:cs="Times New Roman"/>
          <w:sz w:val="24"/>
          <w:szCs w:val="24"/>
        </w:rPr>
        <w:t xml:space="preserve"> o mistério dest</w:t>
      </w:r>
      <w:r w:rsidR="003679A0" w:rsidRPr="00A3036C">
        <w:rPr>
          <w:rFonts w:ascii="Times New Roman" w:hAnsi="Times New Roman" w:cs="Times New Roman"/>
          <w:sz w:val="24"/>
          <w:szCs w:val="24"/>
        </w:rPr>
        <w:t xml:space="preserve">a </w:t>
      </w:r>
      <w:r w:rsidR="004877AB" w:rsidRPr="00A3036C">
        <w:rPr>
          <w:rFonts w:ascii="Times New Roman" w:hAnsi="Times New Roman" w:cs="Times New Roman"/>
          <w:sz w:val="24"/>
          <w:szCs w:val="24"/>
        </w:rPr>
        <w:t>montanh</w:t>
      </w:r>
      <w:r w:rsidR="003679A0" w:rsidRPr="00A3036C">
        <w:rPr>
          <w:rFonts w:ascii="Times New Roman" w:hAnsi="Times New Roman" w:cs="Times New Roman"/>
          <w:sz w:val="24"/>
          <w:szCs w:val="24"/>
        </w:rPr>
        <w:t>a</w:t>
      </w:r>
      <w:r w:rsidR="00FE2215" w:rsidRPr="00A3036C">
        <w:rPr>
          <w:rFonts w:ascii="Times New Roman" w:hAnsi="Times New Roman" w:cs="Times New Roman"/>
          <w:sz w:val="24"/>
          <w:szCs w:val="24"/>
        </w:rPr>
        <w:t xml:space="preserve"> com cume </w:t>
      </w:r>
      <w:r w:rsidR="007C5FA3" w:rsidRPr="00A3036C">
        <w:rPr>
          <w:rFonts w:ascii="Times New Roman" w:hAnsi="Times New Roman" w:cs="Times New Roman"/>
          <w:sz w:val="24"/>
          <w:szCs w:val="24"/>
        </w:rPr>
        <w:t xml:space="preserve">e dimensão </w:t>
      </w:r>
      <w:r w:rsidR="00FE2215" w:rsidRPr="00A3036C">
        <w:rPr>
          <w:rFonts w:ascii="Times New Roman" w:hAnsi="Times New Roman" w:cs="Times New Roman"/>
          <w:sz w:val="24"/>
          <w:szCs w:val="24"/>
        </w:rPr>
        <w:t>perdido</w:t>
      </w:r>
      <w:r w:rsidR="00B667FB" w:rsidRPr="00A3036C">
        <w:rPr>
          <w:rFonts w:ascii="Times New Roman" w:hAnsi="Times New Roman" w:cs="Times New Roman"/>
          <w:sz w:val="24"/>
          <w:szCs w:val="24"/>
        </w:rPr>
        <w:t>s</w:t>
      </w:r>
      <w:r w:rsidR="00FE2215" w:rsidRPr="00A3036C">
        <w:rPr>
          <w:rFonts w:ascii="Times New Roman" w:hAnsi="Times New Roman" w:cs="Times New Roman"/>
          <w:sz w:val="24"/>
          <w:szCs w:val="24"/>
        </w:rPr>
        <w:t xml:space="preserve"> d</w:t>
      </w:r>
      <w:r w:rsidR="002A529E" w:rsidRPr="00A3036C">
        <w:rPr>
          <w:rFonts w:ascii="Times New Roman" w:hAnsi="Times New Roman" w:cs="Times New Roman"/>
          <w:sz w:val="24"/>
          <w:szCs w:val="24"/>
        </w:rPr>
        <w:t xml:space="preserve">o </w:t>
      </w:r>
      <w:r w:rsidR="00B10139" w:rsidRPr="00A3036C">
        <w:rPr>
          <w:rFonts w:ascii="Times New Roman" w:hAnsi="Times New Roman" w:cs="Times New Roman"/>
          <w:sz w:val="24"/>
          <w:szCs w:val="24"/>
        </w:rPr>
        <w:t xml:space="preserve">nosso </w:t>
      </w:r>
      <w:r w:rsidR="002A529E" w:rsidRPr="00A3036C">
        <w:rPr>
          <w:rFonts w:ascii="Times New Roman" w:hAnsi="Times New Roman" w:cs="Times New Roman"/>
          <w:sz w:val="24"/>
          <w:szCs w:val="24"/>
        </w:rPr>
        <w:t>olhar</w:t>
      </w:r>
      <w:r w:rsidR="00B10139" w:rsidRPr="00A3036C">
        <w:rPr>
          <w:rFonts w:ascii="Times New Roman" w:hAnsi="Times New Roman" w:cs="Times New Roman"/>
          <w:sz w:val="24"/>
          <w:szCs w:val="24"/>
        </w:rPr>
        <w:t xml:space="preserve"> e </w:t>
      </w:r>
      <w:r w:rsidR="00525684" w:rsidRPr="00A3036C">
        <w:rPr>
          <w:rFonts w:ascii="Times New Roman" w:hAnsi="Times New Roman" w:cs="Times New Roman"/>
          <w:sz w:val="24"/>
          <w:szCs w:val="24"/>
        </w:rPr>
        <w:t>do</w:t>
      </w:r>
      <w:r w:rsidR="002A529E" w:rsidRPr="00A3036C">
        <w:rPr>
          <w:rFonts w:ascii="Times New Roman" w:hAnsi="Times New Roman" w:cs="Times New Roman"/>
          <w:sz w:val="24"/>
          <w:szCs w:val="24"/>
        </w:rPr>
        <w:t xml:space="preserve"> humano</w:t>
      </w:r>
      <w:r w:rsidR="00007DCA" w:rsidRPr="00A3036C">
        <w:rPr>
          <w:rFonts w:ascii="Times New Roman" w:hAnsi="Times New Roman" w:cs="Times New Roman"/>
          <w:sz w:val="24"/>
          <w:szCs w:val="24"/>
        </w:rPr>
        <w:t xml:space="preserve"> de </w:t>
      </w:r>
      <w:r w:rsidR="00044776" w:rsidRPr="00A3036C">
        <w:rPr>
          <w:rFonts w:ascii="Times New Roman" w:hAnsi="Times New Roman" w:cs="Times New Roman"/>
          <w:i/>
          <w:iCs/>
          <w:sz w:val="24"/>
          <w:szCs w:val="24"/>
        </w:rPr>
        <w:t>terceiro olho</w:t>
      </w:r>
      <w:r w:rsidR="00DB3FE4" w:rsidRPr="00A3036C">
        <w:rPr>
          <w:rFonts w:ascii="Times New Roman" w:hAnsi="Times New Roman" w:cs="Times New Roman"/>
          <w:sz w:val="24"/>
          <w:szCs w:val="24"/>
        </w:rPr>
        <w:t xml:space="preserve"> adormecido</w:t>
      </w:r>
      <w:r w:rsidR="00525684" w:rsidRPr="00A3036C">
        <w:rPr>
          <w:rFonts w:ascii="Times New Roman" w:hAnsi="Times New Roman" w:cs="Times New Roman"/>
          <w:sz w:val="24"/>
          <w:szCs w:val="24"/>
        </w:rPr>
        <w:t xml:space="preserve"> ―</w:t>
      </w:r>
      <w:r w:rsidR="00A84630" w:rsidRPr="00A3036C">
        <w:rPr>
          <w:rFonts w:ascii="Times New Roman" w:hAnsi="Times New Roman" w:cs="Times New Roman"/>
          <w:sz w:val="24"/>
          <w:szCs w:val="24"/>
        </w:rPr>
        <w:t xml:space="preserve"> Observa </w:t>
      </w:r>
      <w:r w:rsidR="0006497A" w:rsidRPr="00A3036C">
        <w:rPr>
          <w:rFonts w:ascii="Times New Roman" w:hAnsi="Times New Roman" w:cs="Times New Roman"/>
          <w:sz w:val="24"/>
          <w:szCs w:val="24"/>
        </w:rPr>
        <w:t>a grandios</w:t>
      </w:r>
      <w:r w:rsidR="002D0BE3" w:rsidRPr="00A3036C">
        <w:rPr>
          <w:rFonts w:ascii="Times New Roman" w:hAnsi="Times New Roman" w:cs="Times New Roman"/>
          <w:sz w:val="24"/>
          <w:szCs w:val="24"/>
        </w:rPr>
        <w:t>i</w:t>
      </w:r>
      <w:r w:rsidR="0006497A" w:rsidRPr="00A3036C">
        <w:rPr>
          <w:rFonts w:ascii="Times New Roman" w:hAnsi="Times New Roman" w:cs="Times New Roman"/>
          <w:sz w:val="24"/>
          <w:szCs w:val="24"/>
        </w:rPr>
        <w:t>dade do monumento natura</w:t>
      </w:r>
      <w:r w:rsidR="002D0BE3" w:rsidRPr="00A3036C">
        <w:rPr>
          <w:rFonts w:ascii="Times New Roman" w:hAnsi="Times New Roman" w:cs="Times New Roman"/>
          <w:sz w:val="24"/>
          <w:szCs w:val="24"/>
        </w:rPr>
        <w:t xml:space="preserve">l </w:t>
      </w:r>
      <w:r w:rsidR="00525684" w:rsidRPr="00A3036C">
        <w:rPr>
          <w:rFonts w:ascii="Times New Roman" w:hAnsi="Times New Roman" w:cs="Times New Roman"/>
          <w:sz w:val="24"/>
          <w:szCs w:val="24"/>
        </w:rPr>
        <w:t>―</w:t>
      </w:r>
      <w:r w:rsidR="00C61A49" w:rsidRPr="00A3036C">
        <w:rPr>
          <w:rFonts w:ascii="Times New Roman" w:hAnsi="Times New Roman" w:cs="Times New Roman"/>
          <w:sz w:val="24"/>
          <w:szCs w:val="24"/>
        </w:rPr>
        <w:t xml:space="preserve"> </w:t>
      </w:r>
      <w:r w:rsidR="00832EA4" w:rsidRPr="00A3036C">
        <w:rPr>
          <w:rFonts w:ascii="Times New Roman" w:hAnsi="Times New Roman" w:cs="Times New Roman"/>
          <w:sz w:val="24"/>
          <w:szCs w:val="24"/>
        </w:rPr>
        <w:t>E, a entrada pela grut</w:t>
      </w:r>
      <w:r w:rsidR="000F2532" w:rsidRPr="00A3036C">
        <w:rPr>
          <w:rFonts w:ascii="Times New Roman" w:hAnsi="Times New Roman" w:cs="Times New Roman"/>
          <w:sz w:val="24"/>
          <w:szCs w:val="24"/>
        </w:rPr>
        <w:t>a está sempre</w:t>
      </w:r>
      <w:r w:rsidR="00802AA2" w:rsidRPr="00A3036C">
        <w:rPr>
          <w:rFonts w:ascii="Times New Roman" w:hAnsi="Times New Roman" w:cs="Times New Roman"/>
          <w:sz w:val="24"/>
          <w:szCs w:val="24"/>
        </w:rPr>
        <w:t xml:space="preserve"> gu</w:t>
      </w:r>
      <w:r w:rsidR="003936A9" w:rsidRPr="00A3036C">
        <w:rPr>
          <w:rFonts w:ascii="Times New Roman" w:hAnsi="Times New Roman" w:cs="Times New Roman"/>
          <w:sz w:val="24"/>
          <w:szCs w:val="24"/>
        </w:rPr>
        <w:t>ardada</w:t>
      </w:r>
      <w:r w:rsidR="00313AE0" w:rsidRPr="00A3036C">
        <w:rPr>
          <w:rFonts w:ascii="Times New Roman" w:hAnsi="Times New Roman" w:cs="Times New Roman"/>
          <w:sz w:val="24"/>
          <w:szCs w:val="24"/>
        </w:rPr>
        <w:t xml:space="preserve"> e circundada</w:t>
      </w:r>
      <w:r w:rsidR="003936A9" w:rsidRPr="00A3036C">
        <w:rPr>
          <w:rFonts w:ascii="Times New Roman" w:hAnsi="Times New Roman" w:cs="Times New Roman"/>
          <w:sz w:val="24"/>
          <w:szCs w:val="24"/>
        </w:rPr>
        <w:t xml:space="preserve"> por casais de animais </w:t>
      </w:r>
      <w:r w:rsidR="00624954" w:rsidRPr="00A3036C">
        <w:rPr>
          <w:rFonts w:ascii="Times New Roman" w:hAnsi="Times New Roman" w:cs="Times New Roman"/>
          <w:sz w:val="24"/>
          <w:szCs w:val="24"/>
        </w:rPr>
        <w:t>de todas as procedências</w:t>
      </w:r>
      <w:r w:rsidR="00044776" w:rsidRPr="00A3036C">
        <w:rPr>
          <w:rFonts w:ascii="Times New Roman" w:hAnsi="Times New Roman" w:cs="Times New Roman"/>
          <w:sz w:val="24"/>
          <w:szCs w:val="24"/>
        </w:rPr>
        <w:t>,</w:t>
      </w:r>
      <w:r w:rsidR="00A5612A" w:rsidRPr="00A3036C">
        <w:rPr>
          <w:rFonts w:ascii="Times New Roman" w:hAnsi="Times New Roman" w:cs="Times New Roman"/>
          <w:sz w:val="24"/>
          <w:szCs w:val="24"/>
        </w:rPr>
        <w:t xml:space="preserve"> </w:t>
      </w:r>
      <w:r w:rsidR="004375DE" w:rsidRPr="00A3036C">
        <w:rPr>
          <w:rFonts w:ascii="Times New Roman" w:hAnsi="Times New Roman" w:cs="Times New Roman"/>
          <w:sz w:val="24"/>
          <w:szCs w:val="24"/>
        </w:rPr>
        <w:t>abrigados em seus habitats naturais reproduzidos</w:t>
      </w:r>
      <w:r w:rsidR="00B21765" w:rsidRPr="00A3036C">
        <w:rPr>
          <w:rFonts w:ascii="Times New Roman" w:hAnsi="Times New Roman" w:cs="Times New Roman"/>
          <w:sz w:val="24"/>
          <w:szCs w:val="24"/>
        </w:rPr>
        <w:t xml:space="preserve"> na ge</w:t>
      </w:r>
      <w:r w:rsidR="008930FD" w:rsidRPr="00A3036C">
        <w:rPr>
          <w:rFonts w:ascii="Times New Roman" w:hAnsi="Times New Roman" w:cs="Times New Roman"/>
          <w:sz w:val="24"/>
          <w:szCs w:val="24"/>
        </w:rPr>
        <w:t xml:space="preserve">ografia da montanha, </w:t>
      </w:r>
      <w:r w:rsidR="00C61A49" w:rsidRPr="00A3036C">
        <w:rPr>
          <w:rFonts w:ascii="Times New Roman" w:hAnsi="Times New Roman" w:cs="Times New Roman"/>
          <w:sz w:val="24"/>
          <w:szCs w:val="24"/>
        </w:rPr>
        <w:t>de onde ninguém entra e ninguém sai</w:t>
      </w:r>
      <w:r w:rsidR="00A5612A" w:rsidRPr="00A3036C">
        <w:rPr>
          <w:rFonts w:ascii="Times New Roman" w:hAnsi="Times New Roman" w:cs="Times New Roman"/>
          <w:sz w:val="24"/>
          <w:szCs w:val="24"/>
        </w:rPr>
        <w:t>...</w:t>
      </w:r>
      <w:r w:rsidR="000271F7" w:rsidRPr="00A3036C">
        <w:rPr>
          <w:rFonts w:ascii="Times New Roman" w:hAnsi="Times New Roman" w:cs="Times New Roman"/>
          <w:sz w:val="24"/>
          <w:szCs w:val="24"/>
        </w:rPr>
        <w:t xml:space="preserve"> al</w:t>
      </w:r>
      <w:r w:rsidR="00C22B57" w:rsidRPr="00A3036C">
        <w:rPr>
          <w:rFonts w:ascii="Times New Roman" w:hAnsi="Times New Roman" w:cs="Times New Roman"/>
          <w:sz w:val="24"/>
          <w:szCs w:val="24"/>
        </w:rPr>
        <w:t xml:space="preserve">ém de ser impossível, devido seus </w:t>
      </w:r>
      <w:r w:rsidR="0008105F" w:rsidRPr="00A3036C">
        <w:rPr>
          <w:rFonts w:ascii="Times New Roman" w:hAnsi="Times New Roman" w:cs="Times New Roman"/>
          <w:sz w:val="24"/>
          <w:szCs w:val="24"/>
        </w:rPr>
        <w:t xml:space="preserve">fiéis </w:t>
      </w:r>
      <w:r w:rsidR="00C22B57" w:rsidRPr="00A3036C">
        <w:rPr>
          <w:rFonts w:ascii="Times New Roman" w:hAnsi="Times New Roman" w:cs="Times New Roman"/>
          <w:sz w:val="24"/>
          <w:szCs w:val="24"/>
        </w:rPr>
        <w:t>guardiões</w:t>
      </w:r>
      <w:r w:rsidR="000F4160" w:rsidRPr="00A3036C">
        <w:rPr>
          <w:rFonts w:ascii="Times New Roman" w:hAnsi="Times New Roman" w:cs="Times New Roman"/>
          <w:sz w:val="24"/>
          <w:szCs w:val="24"/>
        </w:rPr>
        <w:t xml:space="preserve">, </w:t>
      </w:r>
      <w:r w:rsidR="00382612" w:rsidRPr="00A3036C">
        <w:rPr>
          <w:rFonts w:ascii="Times New Roman" w:hAnsi="Times New Roman" w:cs="Times New Roman"/>
          <w:sz w:val="24"/>
          <w:szCs w:val="24"/>
        </w:rPr>
        <w:t>explorá-la</w:t>
      </w:r>
      <w:r w:rsidR="00373443" w:rsidRPr="00A3036C">
        <w:rPr>
          <w:rFonts w:ascii="Times New Roman" w:hAnsi="Times New Roman" w:cs="Times New Roman"/>
          <w:sz w:val="24"/>
          <w:szCs w:val="24"/>
        </w:rPr>
        <w:t xml:space="preserve"> por escalada ―</w:t>
      </w:r>
      <w:r w:rsidR="00A74D2C" w:rsidRPr="00A3036C">
        <w:rPr>
          <w:rFonts w:ascii="Times New Roman" w:hAnsi="Times New Roman" w:cs="Times New Roman"/>
          <w:sz w:val="24"/>
          <w:szCs w:val="24"/>
        </w:rPr>
        <w:t xml:space="preserve"> </w:t>
      </w:r>
      <w:r w:rsidR="00A851CE" w:rsidRPr="00A3036C">
        <w:rPr>
          <w:rFonts w:ascii="Times New Roman" w:hAnsi="Times New Roman" w:cs="Times New Roman"/>
          <w:sz w:val="24"/>
          <w:szCs w:val="24"/>
        </w:rPr>
        <w:t>Exibe</w:t>
      </w:r>
      <w:r w:rsidR="00F90D6A" w:rsidRPr="00A3036C">
        <w:rPr>
          <w:rFonts w:ascii="Times New Roman" w:hAnsi="Times New Roman" w:cs="Times New Roman"/>
          <w:sz w:val="24"/>
          <w:szCs w:val="24"/>
        </w:rPr>
        <w:t xml:space="preserve"> </w:t>
      </w:r>
      <w:r w:rsidR="00951A0C" w:rsidRPr="00A3036C">
        <w:rPr>
          <w:rFonts w:ascii="Times New Roman" w:hAnsi="Times New Roman" w:cs="Times New Roman"/>
          <w:sz w:val="24"/>
          <w:szCs w:val="24"/>
        </w:rPr>
        <w:t xml:space="preserve">no </w:t>
      </w:r>
      <w:r w:rsidR="00951A0C" w:rsidRPr="00A3036C">
        <w:rPr>
          <w:rFonts w:ascii="Times New Roman" w:hAnsi="Times New Roman" w:cs="Times New Roman"/>
          <w:i/>
          <w:iCs/>
          <w:sz w:val="24"/>
          <w:szCs w:val="24"/>
        </w:rPr>
        <w:t xml:space="preserve">túnel do tempo </w:t>
      </w:r>
      <w:r w:rsidR="00F90D6A" w:rsidRPr="00A3036C">
        <w:rPr>
          <w:rFonts w:ascii="Times New Roman" w:hAnsi="Times New Roman" w:cs="Times New Roman"/>
          <w:sz w:val="24"/>
          <w:szCs w:val="24"/>
        </w:rPr>
        <w:t>a</w:t>
      </w:r>
      <w:r w:rsidR="003972C5" w:rsidRPr="00A3036C">
        <w:rPr>
          <w:rFonts w:ascii="Times New Roman" w:hAnsi="Times New Roman" w:cs="Times New Roman"/>
          <w:sz w:val="24"/>
          <w:szCs w:val="24"/>
        </w:rPr>
        <w:t xml:space="preserve"> </w:t>
      </w:r>
      <w:r w:rsidR="00810B54" w:rsidRPr="00A3036C">
        <w:rPr>
          <w:rFonts w:ascii="Times New Roman" w:hAnsi="Times New Roman" w:cs="Times New Roman"/>
          <w:sz w:val="24"/>
          <w:szCs w:val="24"/>
        </w:rPr>
        <w:t>suntuosidade da montanha infinita aos</w:t>
      </w:r>
      <w:r w:rsidR="00E660EA" w:rsidRPr="00A3036C">
        <w:rPr>
          <w:rFonts w:ascii="Times New Roman" w:hAnsi="Times New Roman" w:cs="Times New Roman"/>
          <w:sz w:val="24"/>
          <w:szCs w:val="24"/>
        </w:rPr>
        <w:t xml:space="preserve"> </w:t>
      </w:r>
      <w:r w:rsidR="00BA7B5D" w:rsidRPr="00A3036C">
        <w:rPr>
          <w:rFonts w:ascii="Times New Roman" w:hAnsi="Times New Roman" w:cs="Times New Roman"/>
          <w:sz w:val="24"/>
          <w:szCs w:val="24"/>
        </w:rPr>
        <w:t xml:space="preserve">olhos de </w:t>
      </w:r>
      <w:r w:rsidR="00BA7B5D" w:rsidRPr="00A3036C">
        <w:rPr>
          <w:rFonts w:ascii="Times New Roman" w:hAnsi="Times New Roman" w:cs="Times New Roman"/>
          <w:i/>
          <w:iCs/>
          <w:sz w:val="24"/>
          <w:szCs w:val="24"/>
        </w:rPr>
        <w:t xml:space="preserve">os donos do mundo </w:t>
      </w:r>
      <w:r w:rsidR="00262265" w:rsidRPr="00A3036C">
        <w:rPr>
          <w:rFonts w:ascii="Times New Roman" w:hAnsi="Times New Roman" w:cs="Times New Roman"/>
          <w:sz w:val="24"/>
          <w:szCs w:val="24"/>
        </w:rPr>
        <w:t>e humanos</w:t>
      </w:r>
      <w:r w:rsidR="0086186A" w:rsidRPr="00A3036C">
        <w:rPr>
          <w:rFonts w:ascii="Times New Roman" w:hAnsi="Times New Roman" w:cs="Times New Roman"/>
          <w:sz w:val="24"/>
          <w:szCs w:val="24"/>
        </w:rPr>
        <w:t xml:space="preserve"> des</w:t>
      </w:r>
      <w:r w:rsidR="00001B04" w:rsidRPr="00A3036C">
        <w:rPr>
          <w:rFonts w:ascii="Times New Roman" w:hAnsi="Times New Roman" w:cs="Times New Roman"/>
          <w:sz w:val="24"/>
          <w:szCs w:val="24"/>
        </w:rPr>
        <w:t>conectados de sua essência</w:t>
      </w:r>
      <w:r w:rsidR="007F1D2C" w:rsidRPr="00A3036C">
        <w:rPr>
          <w:rFonts w:ascii="Times New Roman" w:hAnsi="Times New Roman" w:cs="Times New Roman"/>
          <w:sz w:val="24"/>
          <w:szCs w:val="24"/>
        </w:rPr>
        <w:t xml:space="preserve"> </w:t>
      </w:r>
      <w:r w:rsidR="00D22A8D" w:rsidRPr="00A3036C">
        <w:rPr>
          <w:rFonts w:ascii="Times New Roman" w:hAnsi="Times New Roman" w:cs="Times New Roman"/>
          <w:sz w:val="24"/>
          <w:szCs w:val="24"/>
        </w:rPr>
        <w:t>energiza</w:t>
      </w:r>
      <w:r w:rsidR="00A27D7B" w:rsidRPr="00A3036C">
        <w:rPr>
          <w:rFonts w:ascii="Times New Roman" w:hAnsi="Times New Roman" w:cs="Times New Roman"/>
          <w:sz w:val="24"/>
          <w:szCs w:val="24"/>
        </w:rPr>
        <w:t>da</w:t>
      </w:r>
      <w:r w:rsidR="00925706" w:rsidRPr="00A3036C">
        <w:rPr>
          <w:rFonts w:ascii="Times New Roman" w:hAnsi="Times New Roman" w:cs="Times New Roman"/>
          <w:sz w:val="24"/>
          <w:szCs w:val="24"/>
        </w:rPr>
        <w:t xml:space="preserve"> pela</w:t>
      </w:r>
      <w:r w:rsidR="00A27D7B" w:rsidRPr="00A3036C">
        <w:rPr>
          <w:rFonts w:ascii="Times New Roman" w:hAnsi="Times New Roman" w:cs="Times New Roman"/>
          <w:sz w:val="24"/>
          <w:szCs w:val="24"/>
        </w:rPr>
        <w:t xml:space="preserve"> Fonte de Criação Universal</w:t>
      </w:r>
      <w:r w:rsidR="00810B54" w:rsidRPr="00A3036C">
        <w:rPr>
          <w:rFonts w:ascii="Times New Roman" w:hAnsi="Times New Roman" w:cs="Times New Roman"/>
          <w:sz w:val="24"/>
          <w:szCs w:val="24"/>
        </w:rPr>
        <w:t xml:space="preserve"> </w:t>
      </w:r>
      <w:r w:rsidR="00373443" w:rsidRPr="00A3036C">
        <w:rPr>
          <w:rFonts w:ascii="Times New Roman" w:hAnsi="Times New Roman" w:cs="Times New Roman"/>
          <w:sz w:val="24"/>
          <w:szCs w:val="24"/>
        </w:rPr>
        <w:t>―</w:t>
      </w:r>
      <w:r w:rsidR="00BF465D" w:rsidRPr="00A3036C">
        <w:rPr>
          <w:rFonts w:ascii="Times New Roman" w:hAnsi="Times New Roman" w:cs="Times New Roman"/>
          <w:sz w:val="24"/>
          <w:szCs w:val="24"/>
        </w:rPr>
        <w:t xml:space="preserve"> </w:t>
      </w:r>
      <w:r w:rsidR="00262265" w:rsidRPr="00A3036C">
        <w:rPr>
          <w:rFonts w:ascii="Times New Roman" w:hAnsi="Times New Roman" w:cs="Times New Roman"/>
          <w:sz w:val="24"/>
          <w:szCs w:val="24"/>
        </w:rPr>
        <w:t>Porém</w:t>
      </w:r>
      <w:r w:rsidR="00697CA9" w:rsidRPr="00A3036C">
        <w:rPr>
          <w:rFonts w:ascii="Times New Roman" w:hAnsi="Times New Roman" w:cs="Times New Roman"/>
          <w:sz w:val="24"/>
          <w:szCs w:val="24"/>
        </w:rPr>
        <w:t>,</w:t>
      </w:r>
      <w:r w:rsidR="00BF465D" w:rsidRPr="00A3036C">
        <w:rPr>
          <w:rFonts w:ascii="Times New Roman" w:hAnsi="Times New Roman" w:cs="Times New Roman"/>
          <w:sz w:val="24"/>
          <w:szCs w:val="24"/>
        </w:rPr>
        <w:t xml:space="preserve"> sabemos estar tutelada pelo SEU —</w:t>
      </w:r>
      <w:r w:rsidR="00393144" w:rsidRPr="00A3036C">
        <w:rPr>
          <w:rFonts w:ascii="Times New Roman" w:hAnsi="Times New Roman" w:cs="Times New Roman"/>
          <w:sz w:val="24"/>
          <w:szCs w:val="24"/>
        </w:rPr>
        <w:t xml:space="preserve"> </w:t>
      </w:r>
      <w:r w:rsidR="00BF465D" w:rsidRPr="00A3036C">
        <w:rPr>
          <w:rFonts w:ascii="Times New Roman" w:hAnsi="Times New Roman" w:cs="Times New Roman"/>
          <w:sz w:val="24"/>
          <w:szCs w:val="24"/>
        </w:rPr>
        <w:t xml:space="preserve"> Energia Universal</w:t>
      </w:r>
      <w:r w:rsidR="00DF7918" w:rsidRPr="00A3036C">
        <w:rPr>
          <w:rFonts w:ascii="Times New Roman" w:hAnsi="Times New Roman" w:cs="Times New Roman"/>
          <w:sz w:val="24"/>
          <w:szCs w:val="24"/>
        </w:rPr>
        <w:t>, através de seus representantes, Germano e Fértille</w:t>
      </w:r>
      <w:r w:rsidR="00420535" w:rsidRPr="00A3036C">
        <w:rPr>
          <w:rFonts w:ascii="Times New Roman" w:hAnsi="Times New Roman" w:cs="Times New Roman"/>
          <w:sz w:val="24"/>
          <w:szCs w:val="24"/>
        </w:rPr>
        <w:t xml:space="preserve">s, </w:t>
      </w:r>
      <w:r w:rsidR="00284B19" w:rsidRPr="00A3036C">
        <w:rPr>
          <w:rFonts w:ascii="Times New Roman" w:hAnsi="Times New Roman" w:cs="Times New Roman"/>
          <w:sz w:val="24"/>
          <w:szCs w:val="24"/>
        </w:rPr>
        <w:t>inalcançáveis</w:t>
      </w:r>
      <w:r w:rsidR="00B102C4" w:rsidRPr="00A3036C">
        <w:rPr>
          <w:rFonts w:ascii="Times New Roman" w:hAnsi="Times New Roman" w:cs="Times New Roman"/>
          <w:sz w:val="24"/>
          <w:szCs w:val="24"/>
        </w:rPr>
        <w:t>,</w:t>
      </w:r>
      <w:r w:rsidR="001238D3" w:rsidRPr="00A3036C">
        <w:rPr>
          <w:rFonts w:ascii="Times New Roman" w:hAnsi="Times New Roman" w:cs="Times New Roman"/>
          <w:sz w:val="24"/>
          <w:szCs w:val="24"/>
        </w:rPr>
        <w:t xml:space="preserve"> como a monumental obra natura</w:t>
      </w:r>
      <w:r w:rsidR="00BE038F" w:rsidRPr="00A3036C">
        <w:rPr>
          <w:rFonts w:ascii="Times New Roman" w:hAnsi="Times New Roman" w:cs="Times New Roman"/>
          <w:sz w:val="24"/>
          <w:szCs w:val="24"/>
        </w:rPr>
        <w:t>l.</w:t>
      </w:r>
      <w:r w:rsidR="00303A8C" w:rsidRPr="00A3036C">
        <w:rPr>
          <w:rFonts w:ascii="Times New Roman" w:hAnsi="Times New Roman" w:cs="Times New Roman"/>
          <w:sz w:val="24"/>
          <w:szCs w:val="24"/>
        </w:rPr>
        <w:t xml:space="preserve"> até os dias atuais</w:t>
      </w:r>
      <w:r w:rsidR="00B102C4" w:rsidRPr="00A3036C">
        <w:rPr>
          <w:rFonts w:ascii="Times New Roman" w:hAnsi="Times New Roman" w:cs="Times New Roman"/>
          <w:sz w:val="24"/>
          <w:szCs w:val="24"/>
        </w:rPr>
        <w:t>,</w:t>
      </w:r>
      <w:r w:rsidR="00284B19" w:rsidRPr="00A3036C">
        <w:rPr>
          <w:rFonts w:ascii="Times New Roman" w:hAnsi="Times New Roman" w:cs="Times New Roman"/>
          <w:sz w:val="24"/>
          <w:szCs w:val="24"/>
        </w:rPr>
        <w:t xml:space="preserve"> pela nossa frequência energética</w:t>
      </w:r>
      <w:r w:rsidR="00BE038F" w:rsidRPr="00A3036C">
        <w:rPr>
          <w:rFonts w:ascii="Times New Roman" w:hAnsi="Times New Roman" w:cs="Times New Roman"/>
          <w:sz w:val="24"/>
          <w:szCs w:val="24"/>
        </w:rPr>
        <w:t xml:space="preserve"> trevosa</w:t>
      </w:r>
      <w:r w:rsidR="009265C0" w:rsidRPr="00A3036C">
        <w:rPr>
          <w:rFonts w:ascii="Times New Roman" w:hAnsi="Times New Roman" w:cs="Times New Roman"/>
          <w:sz w:val="24"/>
          <w:szCs w:val="24"/>
        </w:rPr>
        <w:t xml:space="preserve"> e, pelo, notório </w:t>
      </w:r>
      <w:r w:rsidR="003E6EA3" w:rsidRPr="00A3036C">
        <w:rPr>
          <w:rFonts w:ascii="Times New Roman" w:hAnsi="Times New Roman" w:cs="Times New Roman"/>
          <w:sz w:val="24"/>
          <w:szCs w:val="24"/>
        </w:rPr>
        <w:t>desiquilíbrio de nossa inteligênci</w:t>
      </w:r>
      <w:r w:rsidR="00D4108A" w:rsidRPr="00A3036C">
        <w:rPr>
          <w:rFonts w:ascii="Times New Roman" w:hAnsi="Times New Roman" w:cs="Times New Roman"/>
          <w:sz w:val="24"/>
          <w:szCs w:val="24"/>
        </w:rPr>
        <w:t>a e moralidade</w:t>
      </w:r>
      <w:r w:rsidR="00B102C4" w:rsidRPr="00A3036C">
        <w:rPr>
          <w:rFonts w:ascii="Times New Roman" w:hAnsi="Times New Roman" w:cs="Times New Roman"/>
          <w:sz w:val="24"/>
          <w:szCs w:val="24"/>
        </w:rPr>
        <w:t xml:space="preserve">. ▬ </w:t>
      </w:r>
      <w:r w:rsidR="00F66DAA" w:rsidRPr="00A3036C">
        <w:rPr>
          <w:rFonts w:ascii="Times New Roman" w:hAnsi="Times New Roman" w:cs="Times New Roman"/>
          <w:sz w:val="24"/>
          <w:szCs w:val="24"/>
        </w:rPr>
        <w:t>decepcionado.</w:t>
      </w:r>
    </w:p>
    <w:p w14:paraId="1563E2EA" w14:textId="77777777" w:rsidR="00FF7409" w:rsidRPr="00A3036C" w:rsidRDefault="00FF7409" w:rsidP="000804FE">
      <w:pPr>
        <w:spacing w:after="0"/>
        <w:jc w:val="both"/>
        <w:rPr>
          <w:rFonts w:ascii="Times New Roman" w:hAnsi="Times New Roman" w:cs="Times New Roman"/>
          <w:sz w:val="24"/>
          <w:szCs w:val="24"/>
        </w:rPr>
      </w:pPr>
    </w:p>
    <w:p w14:paraId="5EA843FF" w14:textId="0AA9137D" w:rsidR="00210694" w:rsidRPr="00A3036C" w:rsidRDefault="00A16965"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FF7409" w:rsidRPr="00A3036C">
        <w:rPr>
          <w:rFonts w:ascii="Times New Roman" w:hAnsi="Times New Roman" w:cs="Times New Roman"/>
          <w:sz w:val="24"/>
          <w:szCs w:val="24"/>
        </w:rPr>
        <w:t xml:space="preserve"> </w:t>
      </w:r>
      <w:r w:rsidR="004E3646" w:rsidRPr="00A3036C">
        <w:rPr>
          <w:rFonts w:ascii="Times New Roman" w:hAnsi="Times New Roman" w:cs="Times New Roman"/>
          <w:sz w:val="24"/>
          <w:szCs w:val="24"/>
        </w:rPr>
        <w:t xml:space="preserve">Deveríamos estar comemorando o sucesso </w:t>
      </w:r>
      <w:r w:rsidR="004F4407" w:rsidRPr="00A3036C">
        <w:rPr>
          <w:rFonts w:ascii="Times New Roman" w:hAnsi="Times New Roman" w:cs="Times New Roman"/>
          <w:sz w:val="24"/>
          <w:szCs w:val="24"/>
        </w:rPr>
        <w:t xml:space="preserve">do </w:t>
      </w:r>
      <w:r w:rsidR="00353411" w:rsidRPr="00A3036C">
        <w:rPr>
          <w:rFonts w:ascii="Times New Roman" w:hAnsi="Times New Roman" w:cs="Times New Roman"/>
          <w:i/>
          <w:iCs/>
          <w:sz w:val="24"/>
          <w:szCs w:val="24"/>
        </w:rPr>
        <w:t>pacote de maldades ―</w:t>
      </w:r>
      <w:r w:rsidR="00A67922" w:rsidRPr="00A3036C">
        <w:rPr>
          <w:rFonts w:ascii="Times New Roman" w:hAnsi="Times New Roman" w:cs="Times New Roman"/>
          <w:i/>
          <w:iCs/>
          <w:sz w:val="24"/>
          <w:szCs w:val="24"/>
        </w:rPr>
        <w:t xml:space="preserve"> </w:t>
      </w:r>
      <w:r w:rsidR="00A67922" w:rsidRPr="00A3036C">
        <w:rPr>
          <w:rFonts w:ascii="Times New Roman" w:hAnsi="Times New Roman" w:cs="Times New Roman"/>
          <w:sz w:val="24"/>
          <w:szCs w:val="24"/>
        </w:rPr>
        <w:t>Reinódio protesta</w:t>
      </w:r>
      <w:r w:rsidR="00A67922" w:rsidRPr="00A3036C">
        <w:rPr>
          <w:rFonts w:ascii="Times New Roman" w:hAnsi="Times New Roman" w:cs="Times New Roman"/>
          <w:i/>
          <w:iCs/>
          <w:sz w:val="24"/>
          <w:szCs w:val="24"/>
        </w:rPr>
        <w:t xml:space="preserve"> </w:t>
      </w:r>
      <w:r w:rsidR="00353411" w:rsidRPr="00A3036C">
        <w:rPr>
          <w:rFonts w:ascii="Times New Roman" w:hAnsi="Times New Roman" w:cs="Times New Roman"/>
          <w:i/>
          <w:iCs/>
          <w:sz w:val="24"/>
          <w:szCs w:val="24"/>
        </w:rPr>
        <w:t>―</w:t>
      </w:r>
      <w:r w:rsidR="00A67922" w:rsidRPr="00A3036C">
        <w:rPr>
          <w:rFonts w:ascii="Times New Roman" w:hAnsi="Times New Roman" w:cs="Times New Roman"/>
          <w:i/>
          <w:iCs/>
          <w:sz w:val="24"/>
          <w:szCs w:val="24"/>
        </w:rPr>
        <w:t xml:space="preserve"> </w:t>
      </w:r>
      <w:r w:rsidR="006D3359" w:rsidRPr="00A3036C">
        <w:rPr>
          <w:rFonts w:ascii="Times New Roman" w:hAnsi="Times New Roman" w:cs="Times New Roman"/>
          <w:sz w:val="24"/>
          <w:szCs w:val="24"/>
        </w:rPr>
        <w:t xml:space="preserve">A população terráquea do </w:t>
      </w:r>
      <w:r w:rsidR="00D631F1" w:rsidRPr="00A3036C">
        <w:rPr>
          <w:rFonts w:ascii="Times New Roman" w:hAnsi="Times New Roman" w:cs="Times New Roman"/>
          <w:sz w:val="24"/>
          <w:szCs w:val="24"/>
        </w:rPr>
        <w:t>H</w:t>
      </w:r>
      <w:r w:rsidR="006D3359" w:rsidRPr="00A3036C">
        <w:rPr>
          <w:rFonts w:ascii="Times New Roman" w:hAnsi="Times New Roman" w:cs="Times New Roman"/>
          <w:sz w:val="24"/>
          <w:szCs w:val="24"/>
        </w:rPr>
        <w:t xml:space="preserve">emisfério </w:t>
      </w:r>
      <w:r w:rsidR="00D631F1" w:rsidRPr="00A3036C">
        <w:rPr>
          <w:rFonts w:ascii="Times New Roman" w:hAnsi="Times New Roman" w:cs="Times New Roman"/>
          <w:sz w:val="24"/>
          <w:szCs w:val="24"/>
        </w:rPr>
        <w:t>N</w:t>
      </w:r>
      <w:r w:rsidR="006D3359" w:rsidRPr="00A3036C">
        <w:rPr>
          <w:rFonts w:ascii="Times New Roman" w:hAnsi="Times New Roman" w:cs="Times New Roman"/>
          <w:sz w:val="24"/>
          <w:szCs w:val="24"/>
        </w:rPr>
        <w:t>orte</w:t>
      </w:r>
      <w:r w:rsidR="00754562" w:rsidRPr="00A3036C">
        <w:rPr>
          <w:rFonts w:ascii="Times New Roman" w:hAnsi="Times New Roman" w:cs="Times New Roman"/>
          <w:sz w:val="24"/>
          <w:szCs w:val="24"/>
        </w:rPr>
        <w:t xml:space="preserve"> </w:t>
      </w:r>
      <w:r w:rsidR="00754562" w:rsidRPr="00A3036C">
        <w:rPr>
          <w:rFonts w:ascii="Times New Roman" w:hAnsi="Times New Roman" w:cs="Times New Roman"/>
          <w:sz w:val="24"/>
          <w:szCs w:val="24"/>
        </w:rPr>
        <w:lastRenderedPageBreak/>
        <w:t>agoniza flagelos</w:t>
      </w:r>
      <w:r w:rsidR="00AD5361" w:rsidRPr="00A3036C">
        <w:rPr>
          <w:rFonts w:ascii="Times New Roman" w:hAnsi="Times New Roman" w:cs="Times New Roman"/>
          <w:sz w:val="24"/>
          <w:szCs w:val="24"/>
        </w:rPr>
        <w:t xml:space="preserve"> com a 3ª Guerra Mundia</w:t>
      </w:r>
      <w:r w:rsidR="000E136A" w:rsidRPr="00A3036C">
        <w:rPr>
          <w:rFonts w:ascii="Times New Roman" w:hAnsi="Times New Roman" w:cs="Times New Roman"/>
          <w:sz w:val="24"/>
          <w:szCs w:val="24"/>
        </w:rPr>
        <w:t>l</w:t>
      </w:r>
      <w:r w:rsidR="00855624" w:rsidRPr="00A3036C">
        <w:rPr>
          <w:rFonts w:ascii="Times New Roman" w:hAnsi="Times New Roman" w:cs="Times New Roman"/>
          <w:sz w:val="24"/>
          <w:szCs w:val="24"/>
        </w:rPr>
        <w:t>, em curso,</w:t>
      </w:r>
      <w:r w:rsidR="000E136A" w:rsidRPr="00A3036C">
        <w:rPr>
          <w:rFonts w:ascii="Times New Roman" w:hAnsi="Times New Roman" w:cs="Times New Roman"/>
          <w:sz w:val="24"/>
          <w:szCs w:val="24"/>
        </w:rPr>
        <w:t xml:space="preserve"> </w:t>
      </w:r>
      <w:r w:rsidR="00E4235A" w:rsidRPr="00A3036C">
        <w:rPr>
          <w:rFonts w:ascii="Times New Roman" w:hAnsi="Times New Roman" w:cs="Times New Roman"/>
          <w:sz w:val="24"/>
          <w:szCs w:val="24"/>
        </w:rPr>
        <w:t>e, desacreditada, movida pela sobrevivênci</w:t>
      </w:r>
      <w:r w:rsidR="005B0637" w:rsidRPr="00A3036C">
        <w:rPr>
          <w:rFonts w:ascii="Times New Roman" w:hAnsi="Times New Roman" w:cs="Times New Roman"/>
          <w:sz w:val="24"/>
          <w:szCs w:val="24"/>
        </w:rPr>
        <w:t>a</w:t>
      </w:r>
      <w:r w:rsidR="00810501" w:rsidRPr="00A3036C">
        <w:rPr>
          <w:rFonts w:ascii="Times New Roman" w:hAnsi="Times New Roman" w:cs="Times New Roman"/>
          <w:sz w:val="24"/>
          <w:szCs w:val="24"/>
        </w:rPr>
        <w:t>, proc</w:t>
      </w:r>
      <w:r w:rsidR="00FB1DF5" w:rsidRPr="00A3036C">
        <w:rPr>
          <w:rFonts w:ascii="Times New Roman" w:hAnsi="Times New Roman" w:cs="Times New Roman"/>
          <w:sz w:val="24"/>
          <w:szCs w:val="24"/>
        </w:rPr>
        <w:t xml:space="preserve">ura no </w:t>
      </w:r>
      <w:r w:rsidR="00D631F1" w:rsidRPr="00A3036C">
        <w:rPr>
          <w:rFonts w:ascii="Times New Roman" w:hAnsi="Times New Roman" w:cs="Times New Roman"/>
          <w:sz w:val="24"/>
          <w:szCs w:val="24"/>
        </w:rPr>
        <w:t>S</w:t>
      </w:r>
      <w:r w:rsidR="00FB1DF5" w:rsidRPr="00A3036C">
        <w:rPr>
          <w:rFonts w:ascii="Times New Roman" w:hAnsi="Times New Roman" w:cs="Times New Roman"/>
          <w:sz w:val="24"/>
          <w:szCs w:val="24"/>
        </w:rPr>
        <w:t>ul a esperança</w:t>
      </w:r>
      <w:r w:rsidR="00707B5F" w:rsidRPr="00A3036C">
        <w:rPr>
          <w:rFonts w:ascii="Times New Roman" w:hAnsi="Times New Roman" w:cs="Times New Roman"/>
          <w:sz w:val="24"/>
          <w:szCs w:val="24"/>
        </w:rPr>
        <w:t xml:space="preserve"> de reconstruir sua vida ―</w:t>
      </w:r>
      <w:r w:rsidR="00527F51" w:rsidRPr="00A3036C">
        <w:rPr>
          <w:rFonts w:ascii="Times New Roman" w:hAnsi="Times New Roman" w:cs="Times New Roman"/>
          <w:sz w:val="24"/>
          <w:szCs w:val="24"/>
        </w:rPr>
        <w:t xml:space="preserve"> Ressalta</w:t>
      </w:r>
      <w:r w:rsidR="004E6462" w:rsidRPr="00A3036C">
        <w:rPr>
          <w:rFonts w:ascii="Times New Roman" w:hAnsi="Times New Roman" w:cs="Times New Roman"/>
          <w:sz w:val="24"/>
          <w:szCs w:val="24"/>
        </w:rPr>
        <w:t xml:space="preserve"> </w:t>
      </w:r>
      <w:r w:rsidR="00707B5F" w:rsidRPr="00A3036C">
        <w:rPr>
          <w:rFonts w:ascii="Times New Roman" w:hAnsi="Times New Roman" w:cs="Times New Roman"/>
          <w:sz w:val="24"/>
          <w:szCs w:val="24"/>
        </w:rPr>
        <w:t>―</w:t>
      </w:r>
      <w:r w:rsidR="005F695F" w:rsidRPr="00A3036C">
        <w:rPr>
          <w:rFonts w:ascii="Times New Roman" w:hAnsi="Times New Roman" w:cs="Times New Roman"/>
          <w:sz w:val="24"/>
          <w:szCs w:val="24"/>
        </w:rPr>
        <w:t xml:space="preserve"> </w:t>
      </w:r>
      <w:r w:rsidR="0048585F" w:rsidRPr="00A3036C">
        <w:rPr>
          <w:rFonts w:ascii="Times New Roman" w:hAnsi="Times New Roman" w:cs="Times New Roman"/>
          <w:sz w:val="24"/>
          <w:szCs w:val="24"/>
        </w:rPr>
        <w:t>No ent</w:t>
      </w:r>
      <w:r w:rsidR="00AB2289" w:rsidRPr="00A3036C">
        <w:rPr>
          <w:rFonts w:ascii="Times New Roman" w:hAnsi="Times New Roman" w:cs="Times New Roman"/>
          <w:sz w:val="24"/>
          <w:szCs w:val="24"/>
        </w:rPr>
        <w:t>anto, populares, tendo sucesso ou não</w:t>
      </w:r>
      <w:r w:rsidR="00F41C07" w:rsidRPr="00A3036C">
        <w:rPr>
          <w:rFonts w:ascii="Times New Roman" w:hAnsi="Times New Roman" w:cs="Times New Roman"/>
          <w:sz w:val="24"/>
          <w:szCs w:val="24"/>
        </w:rPr>
        <w:t xml:space="preserve"> nas suas respectivas empreitadas, sempre carregarão os horrores e injustiças provocados </w:t>
      </w:r>
      <w:r w:rsidR="00106EC3" w:rsidRPr="00A3036C">
        <w:rPr>
          <w:rFonts w:ascii="Times New Roman" w:hAnsi="Times New Roman" w:cs="Times New Roman"/>
          <w:sz w:val="24"/>
          <w:szCs w:val="24"/>
        </w:rPr>
        <w:t>pel</w:t>
      </w:r>
      <w:r w:rsidR="00831935" w:rsidRPr="00A3036C">
        <w:rPr>
          <w:rFonts w:ascii="Times New Roman" w:hAnsi="Times New Roman" w:cs="Times New Roman"/>
          <w:sz w:val="24"/>
          <w:szCs w:val="24"/>
        </w:rPr>
        <w:t>os pilares sistêmicos: governo, religião</w:t>
      </w:r>
      <w:r w:rsidR="005A13A9" w:rsidRPr="00A3036C">
        <w:rPr>
          <w:rFonts w:ascii="Times New Roman" w:hAnsi="Times New Roman" w:cs="Times New Roman"/>
          <w:sz w:val="24"/>
          <w:szCs w:val="24"/>
        </w:rPr>
        <w:t xml:space="preserve">, mídia e educação </w:t>
      </w:r>
      <w:r w:rsidR="00804BA4" w:rsidRPr="00A3036C">
        <w:rPr>
          <w:rFonts w:ascii="Times New Roman" w:hAnsi="Times New Roman" w:cs="Times New Roman"/>
          <w:sz w:val="24"/>
          <w:szCs w:val="24"/>
        </w:rPr>
        <w:t xml:space="preserve">e, </w:t>
      </w:r>
      <w:r w:rsidR="005A13A9" w:rsidRPr="00A3036C">
        <w:rPr>
          <w:rFonts w:ascii="Times New Roman" w:hAnsi="Times New Roman" w:cs="Times New Roman"/>
          <w:sz w:val="24"/>
          <w:szCs w:val="24"/>
        </w:rPr>
        <w:t>fomentados</w:t>
      </w:r>
      <w:r w:rsidR="00804BA4" w:rsidRPr="00A3036C">
        <w:rPr>
          <w:rFonts w:ascii="Times New Roman" w:hAnsi="Times New Roman" w:cs="Times New Roman"/>
          <w:sz w:val="24"/>
          <w:szCs w:val="24"/>
        </w:rPr>
        <w:t>,</w:t>
      </w:r>
      <w:r w:rsidR="005A13A9" w:rsidRPr="00A3036C">
        <w:rPr>
          <w:rFonts w:ascii="Times New Roman" w:hAnsi="Times New Roman" w:cs="Times New Roman"/>
          <w:sz w:val="24"/>
          <w:szCs w:val="24"/>
        </w:rPr>
        <w:t xml:space="preserve"> pela</w:t>
      </w:r>
      <w:r w:rsidR="00106EC3" w:rsidRPr="00A3036C">
        <w:rPr>
          <w:rFonts w:ascii="Times New Roman" w:hAnsi="Times New Roman" w:cs="Times New Roman"/>
          <w:sz w:val="24"/>
          <w:szCs w:val="24"/>
        </w:rPr>
        <w:t xml:space="preserve"> </w:t>
      </w:r>
      <w:r w:rsidR="00BE20E7" w:rsidRPr="00A3036C">
        <w:rPr>
          <w:rFonts w:ascii="Times New Roman" w:hAnsi="Times New Roman" w:cs="Times New Roman"/>
          <w:i/>
          <w:iCs/>
          <w:sz w:val="24"/>
          <w:szCs w:val="24"/>
        </w:rPr>
        <w:t xml:space="preserve">tríade da maldade </w:t>
      </w:r>
      <w:r w:rsidR="00EE2735" w:rsidRPr="00A3036C">
        <w:rPr>
          <w:rFonts w:ascii="Times New Roman" w:hAnsi="Times New Roman" w:cs="Times New Roman"/>
          <w:i/>
          <w:iCs/>
          <w:sz w:val="24"/>
          <w:szCs w:val="24"/>
        </w:rPr>
        <w:t>humana</w:t>
      </w:r>
      <w:r w:rsidR="00BE20E7" w:rsidRPr="00A3036C">
        <w:rPr>
          <w:rFonts w:ascii="Times New Roman" w:hAnsi="Times New Roman" w:cs="Times New Roman"/>
          <w:sz w:val="24"/>
          <w:szCs w:val="24"/>
        </w:rPr>
        <w:t>:</w:t>
      </w:r>
      <w:r w:rsidR="00EE2735" w:rsidRPr="00A3036C">
        <w:rPr>
          <w:rFonts w:ascii="Times New Roman" w:hAnsi="Times New Roman" w:cs="Times New Roman"/>
          <w:sz w:val="24"/>
          <w:szCs w:val="24"/>
        </w:rPr>
        <w:t xml:space="preserve"> </w:t>
      </w:r>
      <w:r w:rsidR="00EE2735" w:rsidRPr="00A3036C">
        <w:rPr>
          <w:rFonts w:ascii="Times New Roman" w:hAnsi="Times New Roman" w:cs="Times New Roman"/>
          <w:i/>
          <w:iCs/>
          <w:sz w:val="24"/>
          <w:szCs w:val="24"/>
        </w:rPr>
        <w:t>ego</w:t>
      </w:r>
      <w:r w:rsidR="00EE2735" w:rsidRPr="00A3036C">
        <w:rPr>
          <w:rFonts w:ascii="Times New Roman" w:hAnsi="Times New Roman" w:cs="Times New Roman"/>
          <w:sz w:val="24"/>
          <w:szCs w:val="24"/>
        </w:rPr>
        <w:t xml:space="preserve">, </w:t>
      </w:r>
      <w:r w:rsidR="00E42922" w:rsidRPr="00A3036C">
        <w:rPr>
          <w:rFonts w:ascii="Times New Roman" w:hAnsi="Times New Roman" w:cs="Times New Roman"/>
          <w:i/>
          <w:iCs/>
          <w:sz w:val="24"/>
          <w:szCs w:val="24"/>
        </w:rPr>
        <w:t xml:space="preserve">ganância </w:t>
      </w:r>
      <w:r w:rsidR="00E42922" w:rsidRPr="00A3036C">
        <w:rPr>
          <w:rFonts w:ascii="Times New Roman" w:hAnsi="Times New Roman" w:cs="Times New Roman"/>
          <w:sz w:val="24"/>
          <w:szCs w:val="24"/>
        </w:rPr>
        <w:t xml:space="preserve">e </w:t>
      </w:r>
      <w:r w:rsidR="00E42922" w:rsidRPr="00A3036C">
        <w:rPr>
          <w:rFonts w:ascii="Times New Roman" w:hAnsi="Times New Roman" w:cs="Times New Roman"/>
          <w:i/>
          <w:iCs/>
          <w:sz w:val="24"/>
          <w:szCs w:val="24"/>
        </w:rPr>
        <w:t>medo</w:t>
      </w:r>
      <w:r w:rsidR="000D178C" w:rsidRPr="00A3036C">
        <w:rPr>
          <w:rFonts w:ascii="Times New Roman" w:hAnsi="Times New Roman" w:cs="Times New Roman"/>
          <w:sz w:val="24"/>
          <w:szCs w:val="24"/>
        </w:rPr>
        <w:t xml:space="preserve"> e</w:t>
      </w:r>
      <w:r w:rsidR="00BE20E7" w:rsidRPr="00A3036C">
        <w:rPr>
          <w:rFonts w:ascii="Times New Roman" w:hAnsi="Times New Roman" w:cs="Times New Roman"/>
          <w:sz w:val="24"/>
          <w:szCs w:val="24"/>
        </w:rPr>
        <w:t xml:space="preserve"> </w:t>
      </w:r>
      <w:r w:rsidR="00F41C07" w:rsidRPr="00A3036C">
        <w:rPr>
          <w:rFonts w:ascii="Times New Roman" w:hAnsi="Times New Roman" w:cs="Times New Roman"/>
          <w:sz w:val="24"/>
          <w:szCs w:val="24"/>
        </w:rPr>
        <w:t>pelos confronto</w:t>
      </w:r>
      <w:r w:rsidR="004C5159" w:rsidRPr="00A3036C">
        <w:rPr>
          <w:rFonts w:ascii="Times New Roman" w:hAnsi="Times New Roman" w:cs="Times New Roman"/>
          <w:sz w:val="24"/>
          <w:szCs w:val="24"/>
        </w:rPr>
        <w:t>s bélicos</w:t>
      </w:r>
      <w:r w:rsidR="00216B2E" w:rsidRPr="00A3036C">
        <w:rPr>
          <w:rFonts w:ascii="Times New Roman" w:hAnsi="Times New Roman" w:cs="Times New Roman"/>
          <w:sz w:val="24"/>
          <w:szCs w:val="24"/>
        </w:rPr>
        <w:t xml:space="preserve"> ― </w:t>
      </w:r>
      <w:r w:rsidR="00727DAD" w:rsidRPr="00A3036C">
        <w:rPr>
          <w:rFonts w:ascii="Times New Roman" w:hAnsi="Times New Roman" w:cs="Times New Roman"/>
          <w:sz w:val="24"/>
          <w:szCs w:val="24"/>
        </w:rPr>
        <w:t xml:space="preserve">Vibra objetivo alcançado </w:t>
      </w:r>
      <w:r w:rsidR="00216B2E" w:rsidRPr="00A3036C">
        <w:rPr>
          <w:rFonts w:ascii="Times New Roman" w:hAnsi="Times New Roman" w:cs="Times New Roman"/>
          <w:sz w:val="24"/>
          <w:szCs w:val="24"/>
        </w:rPr>
        <w:t>―</w:t>
      </w:r>
      <w:r w:rsidR="00DD445B" w:rsidRPr="00A3036C">
        <w:rPr>
          <w:rFonts w:ascii="Times New Roman" w:hAnsi="Times New Roman" w:cs="Times New Roman"/>
          <w:sz w:val="24"/>
          <w:szCs w:val="24"/>
        </w:rPr>
        <w:t xml:space="preserve"> </w:t>
      </w:r>
      <w:r w:rsidR="003752A8" w:rsidRPr="00A3036C">
        <w:rPr>
          <w:rFonts w:ascii="Times New Roman" w:hAnsi="Times New Roman" w:cs="Times New Roman"/>
          <w:sz w:val="24"/>
          <w:szCs w:val="24"/>
        </w:rPr>
        <w:t>Dest</w:t>
      </w:r>
      <w:r w:rsidR="0034423F" w:rsidRPr="00A3036C">
        <w:rPr>
          <w:rFonts w:ascii="Times New Roman" w:hAnsi="Times New Roman" w:cs="Times New Roman"/>
          <w:sz w:val="24"/>
          <w:szCs w:val="24"/>
        </w:rPr>
        <w:t>r</w:t>
      </w:r>
      <w:r w:rsidR="003752A8" w:rsidRPr="00A3036C">
        <w:rPr>
          <w:rFonts w:ascii="Times New Roman" w:hAnsi="Times New Roman" w:cs="Times New Roman"/>
          <w:sz w:val="24"/>
          <w:szCs w:val="24"/>
        </w:rPr>
        <w:t>uiç</w:t>
      </w:r>
      <w:r w:rsidR="0034423F" w:rsidRPr="00A3036C">
        <w:rPr>
          <w:rFonts w:ascii="Times New Roman" w:hAnsi="Times New Roman" w:cs="Times New Roman"/>
          <w:sz w:val="24"/>
          <w:szCs w:val="24"/>
        </w:rPr>
        <w:t xml:space="preserve">ões física, </w:t>
      </w:r>
      <w:r w:rsidR="00767B57" w:rsidRPr="00A3036C">
        <w:rPr>
          <w:rFonts w:ascii="Times New Roman" w:hAnsi="Times New Roman" w:cs="Times New Roman"/>
          <w:sz w:val="24"/>
          <w:szCs w:val="24"/>
        </w:rPr>
        <w:t>moral e patrimonial concedem vibrações minimiz</w:t>
      </w:r>
      <w:r w:rsidR="00050174" w:rsidRPr="00A3036C">
        <w:rPr>
          <w:rFonts w:ascii="Times New Roman" w:hAnsi="Times New Roman" w:cs="Times New Roman"/>
          <w:sz w:val="24"/>
          <w:szCs w:val="24"/>
        </w:rPr>
        <w:t>a</w:t>
      </w:r>
      <w:r w:rsidR="00767B57" w:rsidRPr="00A3036C">
        <w:rPr>
          <w:rFonts w:ascii="Times New Roman" w:hAnsi="Times New Roman" w:cs="Times New Roman"/>
          <w:sz w:val="24"/>
          <w:szCs w:val="24"/>
        </w:rPr>
        <w:t>das</w:t>
      </w:r>
      <w:r w:rsidR="003066A9" w:rsidRPr="00A3036C">
        <w:rPr>
          <w:rFonts w:ascii="Times New Roman" w:hAnsi="Times New Roman" w:cs="Times New Roman"/>
          <w:sz w:val="24"/>
          <w:szCs w:val="24"/>
        </w:rPr>
        <w:t>,</w:t>
      </w:r>
      <w:r w:rsidR="00050174" w:rsidRPr="00A3036C">
        <w:rPr>
          <w:rFonts w:ascii="Times New Roman" w:hAnsi="Times New Roman" w:cs="Times New Roman"/>
          <w:sz w:val="24"/>
          <w:szCs w:val="24"/>
        </w:rPr>
        <w:t xml:space="preserve"> que</w:t>
      </w:r>
      <w:r w:rsidR="00D60F51" w:rsidRPr="00A3036C">
        <w:rPr>
          <w:rFonts w:ascii="Times New Roman" w:hAnsi="Times New Roman" w:cs="Times New Roman"/>
          <w:sz w:val="24"/>
          <w:szCs w:val="24"/>
        </w:rPr>
        <w:t>,</w:t>
      </w:r>
      <w:r w:rsidR="00050174" w:rsidRPr="00A3036C">
        <w:rPr>
          <w:rFonts w:ascii="Times New Roman" w:hAnsi="Times New Roman" w:cs="Times New Roman"/>
          <w:sz w:val="24"/>
          <w:szCs w:val="24"/>
        </w:rPr>
        <w:t xml:space="preserve"> somada</w:t>
      </w:r>
      <w:r w:rsidR="0021562D" w:rsidRPr="00A3036C">
        <w:rPr>
          <w:rFonts w:ascii="Times New Roman" w:hAnsi="Times New Roman" w:cs="Times New Roman"/>
          <w:sz w:val="24"/>
          <w:szCs w:val="24"/>
        </w:rPr>
        <w:t>s</w:t>
      </w:r>
      <w:r w:rsidR="00D60F51" w:rsidRPr="00A3036C">
        <w:rPr>
          <w:rFonts w:ascii="Times New Roman" w:hAnsi="Times New Roman" w:cs="Times New Roman"/>
          <w:sz w:val="24"/>
          <w:szCs w:val="24"/>
        </w:rPr>
        <w:t>,</w:t>
      </w:r>
      <w:r w:rsidR="0021562D" w:rsidRPr="00A3036C">
        <w:rPr>
          <w:rFonts w:ascii="Times New Roman" w:hAnsi="Times New Roman" w:cs="Times New Roman"/>
          <w:sz w:val="24"/>
          <w:szCs w:val="24"/>
        </w:rPr>
        <w:t xml:space="preserve"> </w:t>
      </w:r>
      <w:r w:rsidR="00273C27" w:rsidRPr="00A3036C">
        <w:rPr>
          <w:rFonts w:ascii="Times New Roman" w:hAnsi="Times New Roman" w:cs="Times New Roman"/>
          <w:sz w:val="24"/>
          <w:szCs w:val="24"/>
        </w:rPr>
        <w:t>repercu</w:t>
      </w:r>
      <w:r w:rsidR="0021562D" w:rsidRPr="00A3036C">
        <w:rPr>
          <w:rFonts w:ascii="Times New Roman" w:hAnsi="Times New Roman" w:cs="Times New Roman"/>
          <w:sz w:val="24"/>
          <w:szCs w:val="24"/>
        </w:rPr>
        <w:t>tirão</w:t>
      </w:r>
      <w:r w:rsidR="003066A9" w:rsidRPr="00A3036C">
        <w:rPr>
          <w:rFonts w:ascii="Times New Roman" w:hAnsi="Times New Roman" w:cs="Times New Roman"/>
          <w:sz w:val="24"/>
          <w:szCs w:val="24"/>
        </w:rPr>
        <w:t xml:space="preserve"> na convivência terrícola</w:t>
      </w:r>
      <w:r w:rsidR="00D60F51" w:rsidRPr="00A3036C">
        <w:rPr>
          <w:rFonts w:ascii="Times New Roman" w:hAnsi="Times New Roman" w:cs="Times New Roman"/>
          <w:sz w:val="24"/>
          <w:szCs w:val="24"/>
        </w:rPr>
        <w:t>, nos propiciando</w:t>
      </w:r>
      <w:r w:rsidR="003C2B1F" w:rsidRPr="00A3036C">
        <w:rPr>
          <w:rFonts w:ascii="Times New Roman" w:hAnsi="Times New Roman" w:cs="Times New Roman"/>
          <w:sz w:val="24"/>
          <w:szCs w:val="24"/>
        </w:rPr>
        <w:t xml:space="preserve"> ambientes</w:t>
      </w:r>
      <w:r w:rsidR="003800E7" w:rsidRPr="00A3036C">
        <w:rPr>
          <w:rFonts w:ascii="Times New Roman" w:hAnsi="Times New Roman" w:cs="Times New Roman"/>
          <w:sz w:val="24"/>
          <w:szCs w:val="24"/>
        </w:rPr>
        <w:t xml:space="preserve"> energéticos impeditivos</w:t>
      </w:r>
      <w:r w:rsidR="00F80865" w:rsidRPr="00A3036C">
        <w:rPr>
          <w:rFonts w:ascii="Times New Roman" w:hAnsi="Times New Roman" w:cs="Times New Roman"/>
          <w:sz w:val="24"/>
          <w:szCs w:val="24"/>
        </w:rPr>
        <w:t xml:space="preserve"> do despertar em massa da humanidade</w:t>
      </w:r>
      <w:r w:rsidR="00C56C74" w:rsidRPr="00A3036C">
        <w:rPr>
          <w:rFonts w:ascii="Times New Roman" w:hAnsi="Times New Roman" w:cs="Times New Roman"/>
          <w:sz w:val="24"/>
          <w:szCs w:val="24"/>
        </w:rPr>
        <w:t xml:space="preserve"> po</w:t>
      </w:r>
      <w:r w:rsidR="00344EF0" w:rsidRPr="00A3036C">
        <w:rPr>
          <w:rFonts w:ascii="Times New Roman" w:hAnsi="Times New Roman" w:cs="Times New Roman"/>
          <w:sz w:val="24"/>
          <w:szCs w:val="24"/>
        </w:rPr>
        <w:t>r</w:t>
      </w:r>
      <w:r w:rsidR="00C56C74" w:rsidRPr="00A3036C">
        <w:rPr>
          <w:rFonts w:ascii="Times New Roman" w:hAnsi="Times New Roman" w:cs="Times New Roman"/>
          <w:sz w:val="24"/>
          <w:szCs w:val="24"/>
        </w:rPr>
        <w:t xml:space="preserve"> </w:t>
      </w:r>
      <w:r w:rsidR="00344EF0" w:rsidRPr="00A3036C">
        <w:rPr>
          <w:rFonts w:ascii="Times New Roman" w:hAnsi="Times New Roman" w:cs="Times New Roman"/>
          <w:sz w:val="24"/>
          <w:szCs w:val="24"/>
        </w:rPr>
        <w:t>centen</w:t>
      </w:r>
      <w:r w:rsidR="00C56C74" w:rsidRPr="00A3036C">
        <w:rPr>
          <w:rFonts w:ascii="Times New Roman" w:hAnsi="Times New Roman" w:cs="Times New Roman"/>
          <w:sz w:val="24"/>
          <w:szCs w:val="24"/>
        </w:rPr>
        <w:t>as</w:t>
      </w:r>
      <w:r w:rsidR="00B03ED6" w:rsidRPr="00A3036C">
        <w:rPr>
          <w:rFonts w:ascii="Times New Roman" w:hAnsi="Times New Roman" w:cs="Times New Roman"/>
          <w:sz w:val="24"/>
          <w:szCs w:val="24"/>
        </w:rPr>
        <w:t xml:space="preserve"> de anos,</w:t>
      </w:r>
      <w:r w:rsidR="00165A42" w:rsidRPr="00A3036C">
        <w:rPr>
          <w:rFonts w:ascii="Times New Roman" w:hAnsi="Times New Roman" w:cs="Times New Roman"/>
          <w:sz w:val="24"/>
          <w:szCs w:val="24"/>
        </w:rPr>
        <w:t xml:space="preserve"> considerand</w:t>
      </w:r>
      <w:r w:rsidR="00326C87" w:rsidRPr="00A3036C">
        <w:rPr>
          <w:rFonts w:ascii="Times New Roman" w:hAnsi="Times New Roman" w:cs="Times New Roman"/>
          <w:sz w:val="24"/>
          <w:szCs w:val="24"/>
        </w:rPr>
        <w:t>o a massificação midi</w:t>
      </w:r>
      <w:r w:rsidR="00DA3ABB" w:rsidRPr="00A3036C">
        <w:rPr>
          <w:rFonts w:ascii="Times New Roman" w:hAnsi="Times New Roman" w:cs="Times New Roman"/>
          <w:sz w:val="24"/>
          <w:szCs w:val="24"/>
        </w:rPr>
        <w:t xml:space="preserve">ática </w:t>
      </w:r>
      <w:r w:rsidR="00DB3D1D" w:rsidRPr="00A3036C">
        <w:rPr>
          <w:rFonts w:ascii="Times New Roman" w:hAnsi="Times New Roman" w:cs="Times New Roman"/>
          <w:sz w:val="24"/>
          <w:szCs w:val="24"/>
        </w:rPr>
        <w:t>de lembranças trevosas que deveria</w:t>
      </w:r>
      <w:r w:rsidR="000249C1" w:rsidRPr="00A3036C">
        <w:rPr>
          <w:rFonts w:ascii="Times New Roman" w:hAnsi="Times New Roman" w:cs="Times New Roman"/>
          <w:sz w:val="24"/>
          <w:szCs w:val="24"/>
        </w:rPr>
        <w:t>m ser esquecidas</w:t>
      </w:r>
      <w:r w:rsidR="00F80865" w:rsidRPr="00A3036C">
        <w:rPr>
          <w:rFonts w:ascii="Times New Roman" w:hAnsi="Times New Roman" w:cs="Times New Roman"/>
          <w:sz w:val="24"/>
          <w:szCs w:val="24"/>
        </w:rPr>
        <w:t>. ▬</w:t>
      </w:r>
      <w:r w:rsidR="000249C1" w:rsidRPr="00A3036C">
        <w:rPr>
          <w:rFonts w:ascii="Times New Roman" w:hAnsi="Times New Roman" w:cs="Times New Roman"/>
          <w:sz w:val="24"/>
          <w:szCs w:val="24"/>
        </w:rPr>
        <w:t xml:space="preserve"> </w:t>
      </w:r>
      <w:r w:rsidR="004D1CA3" w:rsidRPr="00A3036C">
        <w:rPr>
          <w:rFonts w:ascii="Times New Roman" w:hAnsi="Times New Roman" w:cs="Times New Roman"/>
          <w:sz w:val="24"/>
          <w:szCs w:val="24"/>
        </w:rPr>
        <w:t>explici</w:t>
      </w:r>
      <w:r w:rsidR="00210694" w:rsidRPr="00A3036C">
        <w:rPr>
          <w:rFonts w:ascii="Times New Roman" w:hAnsi="Times New Roman" w:cs="Times New Roman"/>
          <w:sz w:val="24"/>
          <w:szCs w:val="24"/>
        </w:rPr>
        <w:t>ta.</w:t>
      </w:r>
    </w:p>
    <w:p w14:paraId="1B3D725F" w14:textId="77777777" w:rsidR="00210694" w:rsidRPr="00A3036C" w:rsidRDefault="00210694" w:rsidP="000804FE">
      <w:pPr>
        <w:spacing w:after="0"/>
        <w:jc w:val="both"/>
        <w:rPr>
          <w:rFonts w:ascii="Times New Roman" w:hAnsi="Times New Roman" w:cs="Times New Roman"/>
          <w:sz w:val="24"/>
          <w:szCs w:val="24"/>
        </w:rPr>
      </w:pPr>
    </w:p>
    <w:p w14:paraId="132FB504" w14:textId="7DA8CFB4" w:rsidR="00C251DA" w:rsidRPr="00A3036C" w:rsidRDefault="00A16965"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210694" w:rsidRPr="00A3036C">
        <w:rPr>
          <w:rFonts w:ascii="Times New Roman" w:hAnsi="Times New Roman" w:cs="Times New Roman"/>
          <w:sz w:val="24"/>
          <w:szCs w:val="24"/>
        </w:rPr>
        <w:t xml:space="preserve"> </w:t>
      </w:r>
      <w:r w:rsidR="00F80865" w:rsidRPr="00A3036C">
        <w:rPr>
          <w:rFonts w:ascii="Times New Roman" w:hAnsi="Times New Roman" w:cs="Times New Roman"/>
          <w:sz w:val="24"/>
          <w:szCs w:val="24"/>
        </w:rPr>
        <w:t xml:space="preserve"> </w:t>
      </w:r>
      <w:r w:rsidR="002B13B5" w:rsidRPr="00A3036C">
        <w:rPr>
          <w:rFonts w:ascii="Times New Roman" w:hAnsi="Times New Roman" w:cs="Times New Roman"/>
          <w:sz w:val="24"/>
          <w:szCs w:val="24"/>
        </w:rPr>
        <w:t>Devemos comemorar, assim como</w:t>
      </w:r>
      <w:r w:rsidR="00F9711B" w:rsidRPr="00A3036C">
        <w:rPr>
          <w:rFonts w:ascii="Times New Roman" w:hAnsi="Times New Roman" w:cs="Times New Roman"/>
          <w:sz w:val="24"/>
          <w:szCs w:val="24"/>
        </w:rPr>
        <w:t xml:space="preserve"> estarmos alerta a </w:t>
      </w:r>
      <w:r w:rsidR="00F9711B" w:rsidRPr="00A3036C">
        <w:rPr>
          <w:rFonts w:ascii="Times New Roman" w:hAnsi="Times New Roman" w:cs="Times New Roman"/>
          <w:b/>
          <w:bCs/>
          <w:sz w:val="24"/>
          <w:szCs w:val="24"/>
        </w:rPr>
        <w:t>Evoluir</w:t>
      </w:r>
      <w:r w:rsidR="007B1F79" w:rsidRPr="00A3036C">
        <w:rPr>
          <w:rFonts w:ascii="Times New Roman" w:hAnsi="Times New Roman" w:cs="Times New Roman"/>
          <w:b/>
          <w:bCs/>
          <w:sz w:val="24"/>
          <w:szCs w:val="24"/>
        </w:rPr>
        <w:t>e</w:t>
      </w:r>
      <w:r w:rsidR="00F9711B" w:rsidRPr="00A3036C">
        <w:rPr>
          <w:rFonts w:ascii="Times New Roman" w:hAnsi="Times New Roman" w:cs="Times New Roman"/>
          <w:b/>
          <w:bCs/>
          <w:sz w:val="24"/>
          <w:szCs w:val="24"/>
        </w:rPr>
        <w:t>já</w:t>
      </w:r>
      <w:r w:rsidR="00567898" w:rsidRPr="00A3036C">
        <w:rPr>
          <w:rFonts w:ascii="Times New Roman" w:hAnsi="Times New Roman" w:cs="Times New Roman"/>
          <w:b/>
          <w:bCs/>
          <w:sz w:val="24"/>
          <w:szCs w:val="24"/>
        </w:rPr>
        <w:t xml:space="preserve"> </w:t>
      </w:r>
      <w:r w:rsidR="00F9711B" w:rsidRPr="00A3036C">
        <w:rPr>
          <w:rFonts w:ascii="Times New Roman" w:hAnsi="Times New Roman" w:cs="Times New Roman"/>
          <w:b/>
          <w:bCs/>
          <w:sz w:val="24"/>
          <w:szCs w:val="24"/>
        </w:rPr>
        <w:t xml:space="preserve"> </w:t>
      </w:r>
      <w:r w:rsidR="006F5D31" w:rsidRPr="00A3036C">
        <w:rPr>
          <w:rFonts w:ascii="Times New Roman" w:hAnsi="Times New Roman" w:cs="Times New Roman"/>
          <w:b/>
          <w:bCs/>
          <w:sz w:val="24"/>
          <w:szCs w:val="24"/>
        </w:rPr>
        <w:t xml:space="preserve">― </w:t>
      </w:r>
      <w:r w:rsidR="006F5D31" w:rsidRPr="00A3036C">
        <w:rPr>
          <w:rFonts w:ascii="Times New Roman" w:hAnsi="Times New Roman" w:cs="Times New Roman"/>
          <w:sz w:val="24"/>
          <w:szCs w:val="24"/>
        </w:rPr>
        <w:t>Ilusiodiano pondera</w:t>
      </w:r>
      <w:r w:rsidR="006F5D31" w:rsidRPr="00A3036C">
        <w:rPr>
          <w:rFonts w:ascii="Times New Roman" w:hAnsi="Times New Roman" w:cs="Times New Roman"/>
          <w:b/>
          <w:bCs/>
          <w:sz w:val="24"/>
          <w:szCs w:val="24"/>
        </w:rPr>
        <w:t xml:space="preserve"> ― </w:t>
      </w:r>
      <w:r w:rsidR="006068DC" w:rsidRPr="00A3036C">
        <w:rPr>
          <w:rFonts w:ascii="Times New Roman" w:hAnsi="Times New Roman" w:cs="Times New Roman"/>
          <w:sz w:val="24"/>
          <w:szCs w:val="24"/>
        </w:rPr>
        <w:t xml:space="preserve">Subestimar </w:t>
      </w:r>
      <w:r w:rsidR="006C78BF" w:rsidRPr="00A3036C">
        <w:rPr>
          <w:rFonts w:ascii="Times New Roman" w:hAnsi="Times New Roman" w:cs="Times New Roman"/>
          <w:sz w:val="24"/>
          <w:szCs w:val="24"/>
        </w:rPr>
        <w:t>adversário do quilate do SEU —</w:t>
      </w:r>
      <w:r w:rsidR="00B1275E" w:rsidRPr="00A3036C">
        <w:rPr>
          <w:rFonts w:ascii="Times New Roman" w:hAnsi="Times New Roman" w:cs="Times New Roman"/>
          <w:sz w:val="24"/>
          <w:szCs w:val="24"/>
        </w:rPr>
        <w:t xml:space="preserve"> Soberana Energia Universal não é aconselhável </w:t>
      </w:r>
      <w:r w:rsidR="00261821" w:rsidRPr="00A3036C">
        <w:rPr>
          <w:rFonts w:ascii="Times New Roman" w:hAnsi="Times New Roman" w:cs="Times New Roman"/>
          <w:sz w:val="24"/>
          <w:szCs w:val="24"/>
        </w:rPr>
        <w:t xml:space="preserve">― Contesta a declaração de vitória antecipada ― </w:t>
      </w:r>
      <w:r w:rsidR="007B4D0F" w:rsidRPr="00A3036C">
        <w:rPr>
          <w:rFonts w:ascii="Times New Roman" w:hAnsi="Times New Roman" w:cs="Times New Roman"/>
          <w:sz w:val="24"/>
          <w:szCs w:val="24"/>
        </w:rPr>
        <w:t>Temos o controle do</w:t>
      </w:r>
      <w:r w:rsidR="0090617E" w:rsidRPr="00A3036C">
        <w:rPr>
          <w:rFonts w:ascii="Times New Roman" w:hAnsi="Times New Roman" w:cs="Times New Roman"/>
          <w:sz w:val="24"/>
          <w:szCs w:val="24"/>
        </w:rPr>
        <w:t xml:space="preserve"> primeiro, incluso a vida subterrânea,</w:t>
      </w:r>
      <w:r w:rsidR="00467F8D" w:rsidRPr="00A3036C">
        <w:rPr>
          <w:rFonts w:ascii="Times New Roman" w:hAnsi="Times New Roman" w:cs="Times New Roman"/>
          <w:sz w:val="24"/>
          <w:szCs w:val="24"/>
        </w:rPr>
        <w:t xml:space="preserve"> segundo, pós morte e </w:t>
      </w:r>
      <w:r w:rsidR="00885F76" w:rsidRPr="00A3036C">
        <w:rPr>
          <w:rFonts w:ascii="Times New Roman" w:hAnsi="Times New Roman" w:cs="Times New Roman"/>
          <w:sz w:val="24"/>
          <w:szCs w:val="24"/>
        </w:rPr>
        <w:t>o terceiro,</w:t>
      </w:r>
      <w:r w:rsidR="00DB6EEF" w:rsidRPr="00A3036C">
        <w:rPr>
          <w:rFonts w:ascii="Times New Roman" w:hAnsi="Times New Roman" w:cs="Times New Roman"/>
          <w:sz w:val="24"/>
          <w:szCs w:val="24"/>
        </w:rPr>
        <w:t xml:space="preserve"> SPA —Supremo Poder Anônimo</w:t>
      </w:r>
      <w:r w:rsidR="002F7017" w:rsidRPr="00A3036C">
        <w:rPr>
          <w:rFonts w:ascii="Times New Roman" w:hAnsi="Times New Roman" w:cs="Times New Roman"/>
          <w:sz w:val="24"/>
          <w:szCs w:val="24"/>
        </w:rPr>
        <w:t>,</w:t>
      </w:r>
      <w:r w:rsidR="00885F76" w:rsidRPr="00A3036C">
        <w:rPr>
          <w:rFonts w:ascii="Times New Roman" w:hAnsi="Times New Roman" w:cs="Times New Roman"/>
          <w:sz w:val="24"/>
          <w:szCs w:val="24"/>
        </w:rPr>
        <w:t xml:space="preserve"> planos terráqueos </w:t>
      </w:r>
      <w:r w:rsidR="00467F8D" w:rsidRPr="00A3036C">
        <w:rPr>
          <w:rFonts w:ascii="Times New Roman" w:hAnsi="Times New Roman" w:cs="Times New Roman"/>
          <w:sz w:val="24"/>
          <w:szCs w:val="24"/>
        </w:rPr>
        <w:t xml:space="preserve"> </w:t>
      </w:r>
      <w:r w:rsidR="002F7017" w:rsidRPr="00A3036C">
        <w:rPr>
          <w:rFonts w:ascii="Times New Roman" w:hAnsi="Times New Roman" w:cs="Times New Roman"/>
          <w:sz w:val="24"/>
          <w:szCs w:val="24"/>
        </w:rPr>
        <w:t xml:space="preserve">― </w:t>
      </w:r>
      <w:r w:rsidR="0008524E" w:rsidRPr="00A3036C">
        <w:rPr>
          <w:rFonts w:ascii="Times New Roman" w:hAnsi="Times New Roman" w:cs="Times New Roman"/>
          <w:sz w:val="24"/>
          <w:szCs w:val="24"/>
        </w:rPr>
        <w:t xml:space="preserve">Afirma </w:t>
      </w:r>
      <w:r w:rsidR="002F7017" w:rsidRPr="00A3036C">
        <w:rPr>
          <w:rFonts w:ascii="Times New Roman" w:hAnsi="Times New Roman" w:cs="Times New Roman"/>
          <w:sz w:val="24"/>
          <w:szCs w:val="24"/>
        </w:rPr>
        <w:t>―</w:t>
      </w:r>
      <w:r w:rsidR="00E72833" w:rsidRPr="00A3036C">
        <w:rPr>
          <w:rFonts w:ascii="Times New Roman" w:hAnsi="Times New Roman" w:cs="Times New Roman"/>
          <w:sz w:val="24"/>
          <w:szCs w:val="24"/>
        </w:rPr>
        <w:t xml:space="preserve"> Prevenção </w:t>
      </w:r>
      <w:r w:rsidR="00FE3554" w:rsidRPr="00A3036C">
        <w:rPr>
          <w:rFonts w:ascii="Times New Roman" w:hAnsi="Times New Roman" w:cs="Times New Roman"/>
          <w:sz w:val="24"/>
          <w:szCs w:val="24"/>
        </w:rPr>
        <w:t xml:space="preserve">e manutenção </w:t>
      </w:r>
      <w:r w:rsidR="00E72833" w:rsidRPr="00A3036C">
        <w:rPr>
          <w:rFonts w:ascii="Times New Roman" w:hAnsi="Times New Roman" w:cs="Times New Roman"/>
          <w:sz w:val="24"/>
          <w:szCs w:val="24"/>
        </w:rPr>
        <w:t>deve</w:t>
      </w:r>
      <w:r w:rsidR="00FE3554" w:rsidRPr="00A3036C">
        <w:rPr>
          <w:rFonts w:ascii="Times New Roman" w:hAnsi="Times New Roman" w:cs="Times New Roman"/>
          <w:sz w:val="24"/>
          <w:szCs w:val="24"/>
        </w:rPr>
        <w:t>m</w:t>
      </w:r>
      <w:r w:rsidR="00E72833" w:rsidRPr="00A3036C">
        <w:rPr>
          <w:rFonts w:ascii="Times New Roman" w:hAnsi="Times New Roman" w:cs="Times New Roman"/>
          <w:sz w:val="24"/>
          <w:szCs w:val="24"/>
        </w:rPr>
        <w:t xml:space="preserve"> ser</w:t>
      </w:r>
      <w:r w:rsidR="00FE3554" w:rsidRPr="00A3036C">
        <w:rPr>
          <w:rFonts w:ascii="Times New Roman" w:hAnsi="Times New Roman" w:cs="Times New Roman"/>
          <w:sz w:val="24"/>
          <w:szCs w:val="24"/>
        </w:rPr>
        <w:t xml:space="preserve"> nossas palavras de ordem</w:t>
      </w:r>
      <w:r w:rsidR="00746ED5" w:rsidRPr="00A3036C">
        <w:rPr>
          <w:rFonts w:ascii="Times New Roman" w:hAnsi="Times New Roman" w:cs="Times New Roman"/>
          <w:i/>
          <w:iCs/>
          <w:sz w:val="24"/>
          <w:szCs w:val="24"/>
        </w:rPr>
        <w:t xml:space="preserve"> ―</w:t>
      </w:r>
      <w:r w:rsidR="00746ED5" w:rsidRPr="00A3036C">
        <w:rPr>
          <w:rFonts w:ascii="Times New Roman" w:hAnsi="Times New Roman" w:cs="Times New Roman"/>
          <w:sz w:val="24"/>
          <w:szCs w:val="24"/>
        </w:rPr>
        <w:t xml:space="preserve"> Recomenda o bom senso ―</w:t>
      </w:r>
      <w:r w:rsidR="00E72833" w:rsidRPr="00A3036C">
        <w:rPr>
          <w:rFonts w:ascii="Times New Roman" w:hAnsi="Times New Roman" w:cs="Times New Roman"/>
          <w:sz w:val="24"/>
          <w:szCs w:val="24"/>
        </w:rPr>
        <w:t xml:space="preserve"> </w:t>
      </w:r>
      <w:r w:rsidR="004D7DAA" w:rsidRPr="00A3036C">
        <w:rPr>
          <w:rFonts w:ascii="Times New Roman" w:hAnsi="Times New Roman" w:cs="Times New Roman"/>
          <w:sz w:val="24"/>
          <w:szCs w:val="24"/>
        </w:rPr>
        <w:t xml:space="preserve">O </w:t>
      </w:r>
      <w:r w:rsidR="004D7DAA" w:rsidRPr="00A3036C">
        <w:rPr>
          <w:rFonts w:ascii="Times New Roman" w:hAnsi="Times New Roman" w:cs="Times New Roman"/>
          <w:b/>
          <w:bCs/>
          <w:sz w:val="24"/>
          <w:szCs w:val="24"/>
        </w:rPr>
        <w:t xml:space="preserve">reset </w:t>
      </w:r>
      <w:r w:rsidR="004D7DAA" w:rsidRPr="00A3036C">
        <w:rPr>
          <w:rFonts w:ascii="Times New Roman" w:hAnsi="Times New Roman" w:cs="Times New Roman"/>
          <w:sz w:val="24"/>
          <w:szCs w:val="24"/>
        </w:rPr>
        <w:t>está cumprindo</w:t>
      </w:r>
      <w:r w:rsidR="00AF4BE1" w:rsidRPr="00A3036C">
        <w:rPr>
          <w:rFonts w:ascii="Times New Roman" w:hAnsi="Times New Roman" w:cs="Times New Roman"/>
          <w:sz w:val="24"/>
          <w:szCs w:val="24"/>
        </w:rPr>
        <w:t xml:space="preserve"> nossa estratégia</w:t>
      </w:r>
      <w:r w:rsidR="00632AC7" w:rsidRPr="00A3036C">
        <w:rPr>
          <w:rFonts w:ascii="Times New Roman" w:hAnsi="Times New Roman" w:cs="Times New Roman"/>
          <w:sz w:val="24"/>
          <w:szCs w:val="24"/>
        </w:rPr>
        <w:t xml:space="preserve"> de minimizar ao máximo a frequência vibracional terr</w:t>
      </w:r>
      <w:r w:rsidR="0019488C" w:rsidRPr="00A3036C">
        <w:rPr>
          <w:rFonts w:ascii="Times New Roman" w:hAnsi="Times New Roman" w:cs="Times New Roman"/>
          <w:sz w:val="24"/>
          <w:szCs w:val="24"/>
        </w:rPr>
        <w:t>estre</w:t>
      </w:r>
      <w:r w:rsidR="00DA4A6F" w:rsidRPr="00A3036C">
        <w:rPr>
          <w:rFonts w:ascii="Times New Roman" w:hAnsi="Times New Roman" w:cs="Times New Roman"/>
          <w:sz w:val="24"/>
          <w:szCs w:val="24"/>
        </w:rPr>
        <w:t xml:space="preserve"> e assim deve continuar, sem esquecermo</w:t>
      </w:r>
      <w:r w:rsidR="00FE4C38" w:rsidRPr="00A3036C">
        <w:rPr>
          <w:rFonts w:ascii="Times New Roman" w:hAnsi="Times New Roman" w:cs="Times New Roman"/>
          <w:sz w:val="24"/>
          <w:szCs w:val="24"/>
        </w:rPr>
        <w:t>s os multidimensionais, dimensionais, planetários e humanos</w:t>
      </w:r>
      <w:r w:rsidR="00791F9C" w:rsidRPr="00A3036C">
        <w:rPr>
          <w:rFonts w:ascii="Times New Roman" w:hAnsi="Times New Roman" w:cs="Times New Roman"/>
          <w:sz w:val="24"/>
          <w:szCs w:val="24"/>
        </w:rPr>
        <w:t>,</w:t>
      </w:r>
      <w:r w:rsidR="00A65504" w:rsidRPr="00A3036C">
        <w:rPr>
          <w:rFonts w:ascii="Times New Roman" w:hAnsi="Times New Roman" w:cs="Times New Roman"/>
          <w:sz w:val="24"/>
          <w:szCs w:val="24"/>
        </w:rPr>
        <w:t xml:space="preserve"> até pouco tempo</w:t>
      </w:r>
      <w:r w:rsidR="00F12995" w:rsidRPr="00A3036C">
        <w:rPr>
          <w:rFonts w:ascii="Times New Roman" w:hAnsi="Times New Roman" w:cs="Times New Roman"/>
          <w:sz w:val="24"/>
          <w:szCs w:val="24"/>
        </w:rPr>
        <w:t xml:space="preserve"> estimulados pela crônica “Papo Reto”</w:t>
      </w:r>
      <w:r w:rsidR="00791F9C" w:rsidRPr="00A3036C">
        <w:rPr>
          <w:rFonts w:ascii="Times New Roman" w:hAnsi="Times New Roman" w:cs="Times New Roman"/>
          <w:sz w:val="24"/>
          <w:szCs w:val="24"/>
        </w:rPr>
        <w:t>,</w:t>
      </w:r>
      <w:r w:rsidR="0023031A" w:rsidRPr="00A3036C">
        <w:rPr>
          <w:rFonts w:ascii="Times New Roman" w:hAnsi="Times New Roman" w:cs="Times New Roman"/>
          <w:sz w:val="24"/>
          <w:szCs w:val="24"/>
        </w:rPr>
        <w:t xml:space="preserve"> a descobrirem o processo de despertar da humanidad</w:t>
      </w:r>
      <w:r w:rsidR="00791F9C" w:rsidRPr="00A3036C">
        <w:rPr>
          <w:rFonts w:ascii="Times New Roman" w:hAnsi="Times New Roman" w:cs="Times New Roman"/>
          <w:sz w:val="24"/>
          <w:szCs w:val="24"/>
        </w:rPr>
        <w:t>e</w:t>
      </w:r>
      <w:r w:rsidR="002F37A1" w:rsidRPr="00A3036C">
        <w:rPr>
          <w:rFonts w:ascii="Times New Roman" w:hAnsi="Times New Roman" w:cs="Times New Roman"/>
          <w:sz w:val="24"/>
          <w:szCs w:val="24"/>
        </w:rPr>
        <w:t xml:space="preserve"> ― </w:t>
      </w:r>
      <w:r w:rsidR="00BE583E" w:rsidRPr="00A3036C">
        <w:rPr>
          <w:rFonts w:ascii="Times New Roman" w:hAnsi="Times New Roman" w:cs="Times New Roman"/>
          <w:sz w:val="24"/>
          <w:szCs w:val="24"/>
        </w:rPr>
        <w:t>Exibe eloquência</w:t>
      </w:r>
      <w:r w:rsidR="00520B4E" w:rsidRPr="00A3036C">
        <w:rPr>
          <w:rFonts w:ascii="Times New Roman" w:hAnsi="Times New Roman" w:cs="Times New Roman"/>
          <w:sz w:val="24"/>
          <w:szCs w:val="24"/>
        </w:rPr>
        <w:t xml:space="preserve"> na ponderação </w:t>
      </w:r>
      <w:r w:rsidR="002F37A1" w:rsidRPr="00A3036C">
        <w:rPr>
          <w:rFonts w:ascii="Times New Roman" w:hAnsi="Times New Roman" w:cs="Times New Roman"/>
          <w:sz w:val="24"/>
          <w:szCs w:val="24"/>
        </w:rPr>
        <w:t>―</w:t>
      </w:r>
      <w:r w:rsidR="00520B4E" w:rsidRPr="00A3036C">
        <w:rPr>
          <w:rFonts w:ascii="Times New Roman" w:hAnsi="Times New Roman" w:cs="Times New Roman"/>
          <w:sz w:val="24"/>
          <w:szCs w:val="24"/>
        </w:rPr>
        <w:t xml:space="preserve"> </w:t>
      </w:r>
      <w:r w:rsidR="00E61524" w:rsidRPr="00A3036C">
        <w:rPr>
          <w:rFonts w:ascii="Times New Roman" w:hAnsi="Times New Roman" w:cs="Times New Roman"/>
          <w:sz w:val="24"/>
          <w:szCs w:val="24"/>
        </w:rPr>
        <w:t xml:space="preserve">Postergamos </w:t>
      </w:r>
      <w:r w:rsidR="005E6AA0" w:rsidRPr="00A3036C">
        <w:rPr>
          <w:rFonts w:ascii="Times New Roman" w:hAnsi="Times New Roman" w:cs="Times New Roman"/>
          <w:sz w:val="24"/>
          <w:szCs w:val="24"/>
        </w:rPr>
        <w:t>nosso domínio</w:t>
      </w:r>
      <w:r w:rsidR="00937010" w:rsidRPr="00A3036C">
        <w:rPr>
          <w:rFonts w:ascii="Times New Roman" w:hAnsi="Times New Roman" w:cs="Times New Roman"/>
          <w:sz w:val="24"/>
          <w:szCs w:val="24"/>
        </w:rPr>
        <w:t xml:space="preserve"> </w:t>
      </w:r>
      <w:r w:rsidR="00D34213" w:rsidRPr="00A3036C">
        <w:rPr>
          <w:rFonts w:ascii="Times New Roman" w:hAnsi="Times New Roman" w:cs="Times New Roman"/>
          <w:sz w:val="24"/>
          <w:szCs w:val="24"/>
        </w:rPr>
        <w:t>d</w:t>
      </w:r>
      <w:r w:rsidR="006F4C8B" w:rsidRPr="00A3036C">
        <w:rPr>
          <w:rFonts w:ascii="Times New Roman" w:hAnsi="Times New Roman" w:cs="Times New Roman"/>
          <w:sz w:val="24"/>
          <w:szCs w:val="24"/>
        </w:rPr>
        <w:t>este planeta pelo</w:t>
      </w:r>
      <w:r w:rsidR="00D34213" w:rsidRPr="00A3036C">
        <w:rPr>
          <w:rFonts w:ascii="Times New Roman" w:hAnsi="Times New Roman" w:cs="Times New Roman"/>
          <w:sz w:val="24"/>
          <w:szCs w:val="24"/>
        </w:rPr>
        <w:t xml:space="preserve"> Sistema Terra</w:t>
      </w:r>
      <w:r w:rsidR="009A581C" w:rsidRPr="00A3036C">
        <w:rPr>
          <w:rFonts w:ascii="Times New Roman" w:hAnsi="Times New Roman" w:cs="Times New Roman"/>
          <w:sz w:val="24"/>
          <w:szCs w:val="24"/>
        </w:rPr>
        <w:t xml:space="preserve"> com </w:t>
      </w:r>
      <w:r w:rsidR="00855BD5" w:rsidRPr="00A3036C">
        <w:rPr>
          <w:rFonts w:ascii="Times New Roman" w:hAnsi="Times New Roman" w:cs="Times New Roman"/>
          <w:sz w:val="24"/>
          <w:szCs w:val="24"/>
        </w:rPr>
        <w:t>nossos gestores, marionetes</w:t>
      </w:r>
      <w:r w:rsidR="005C3ADA" w:rsidRPr="00A3036C">
        <w:rPr>
          <w:rFonts w:ascii="Times New Roman" w:hAnsi="Times New Roman" w:cs="Times New Roman"/>
          <w:sz w:val="24"/>
          <w:szCs w:val="24"/>
        </w:rPr>
        <w:t xml:space="preserve">, dos pilares sistêmicos: governo, religião, mídia e </w:t>
      </w:r>
      <w:r w:rsidR="005C3ADA" w:rsidRPr="00A3036C">
        <w:rPr>
          <w:rFonts w:ascii="Times New Roman" w:hAnsi="Times New Roman" w:cs="Times New Roman"/>
          <w:sz w:val="24"/>
          <w:szCs w:val="24"/>
        </w:rPr>
        <w:lastRenderedPageBreak/>
        <w:t>educação</w:t>
      </w:r>
      <w:r w:rsidR="0087504D" w:rsidRPr="00A3036C">
        <w:rPr>
          <w:rFonts w:ascii="Times New Roman" w:hAnsi="Times New Roman" w:cs="Times New Roman"/>
          <w:sz w:val="24"/>
          <w:szCs w:val="24"/>
        </w:rPr>
        <w:t xml:space="preserve"> nutridos pela </w:t>
      </w:r>
      <w:r w:rsidR="0087504D" w:rsidRPr="00A3036C">
        <w:rPr>
          <w:rFonts w:ascii="Times New Roman" w:hAnsi="Times New Roman" w:cs="Times New Roman"/>
          <w:i/>
          <w:iCs/>
          <w:sz w:val="24"/>
          <w:szCs w:val="24"/>
        </w:rPr>
        <w:t>tríade da maldade humana</w:t>
      </w:r>
      <w:r w:rsidR="00E6429C" w:rsidRPr="00A3036C">
        <w:rPr>
          <w:rFonts w:ascii="Times New Roman" w:hAnsi="Times New Roman" w:cs="Times New Roman"/>
          <w:sz w:val="24"/>
          <w:szCs w:val="24"/>
        </w:rPr>
        <w:t xml:space="preserve">: </w:t>
      </w:r>
      <w:r w:rsidR="00E6429C" w:rsidRPr="00A3036C">
        <w:rPr>
          <w:rFonts w:ascii="Times New Roman" w:hAnsi="Times New Roman" w:cs="Times New Roman"/>
          <w:i/>
          <w:iCs/>
          <w:sz w:val="24"/>
          <w:szCs w:val="24"/>
        </w:rPr>
        <w:t>ego</w:t>
      </w:r>
      <w:r w:rsidR="00E6429C" w:rsidRPr="00A3036C">
        <w:rPr>
          <w:rFonts w:ascii="Times New Roman" w:hAnsi="Times New Roman" w:cs="Times New Roman"/>
          <w:sz w:val="24"/>
          <w:szCs w:val="24"/>
        </w:rPr>
        <w:t xml:space="preserve">, </w:t>
      </w:r>
      <w:r w:rsidR="006B4121" w:rsidRPr="00A3036C">
        <w:rPr>
          <w:rFonts w:ascii="Times New Roman" w:hAnsi="Times New Roman" w:cs="Times New Roman"/>
          <w:i/>
          <w:iCs/>
          <w:sz w:val="24"/>
          <w:szCs w:val="24"/>
        </w:rPr>
        <w:t xml:space="preserve">ganância </w:t>
      </w:r>
      <w:r w:rsidR="006B4121" w:rsidRPr="00A3036C">
        <w:rPr>
          <w:rFonts w:ascii="Times New Roman" w:hAnsi="Times New Roman" w:cs="Times New Roman"/>
          <w:sz w:val="24"/>
          <w:szCs w:val="24"/>
        </w:rPr>
        <w:t xml:space="preserve">e </w:t>
      </w:r>
      <w:r w:rsidR="006B4121" w:rsidRPr="00A3036C">
        <w:rPr>
          <w:rFonts w:ascii="Times New Roman" w:hAnsi="Times New Roman" w:cs="Times New Roman"/>
          <w:i/>
          <w:iCs/>
          <w:sz w:val="24"/>
          <w:szCs w:val="24"/>
        </w:rPr>
        <w:t>medo</w:t>
      </w:r>
      <w:r w:rsidR="00974019" w:rsidRPr="00A3036C">
        <w:rPr>
          <w:rFonts w:ascii="Times New Roman" w:hAnsi="Times New Roman" w:cs="Times New Roman"/>
          <w:sz w:val="24"/>
          <w:szCs w:val="24"/>
        </w:rPr>
        <w:t xml:space="preserve"> ― </w:t>
      </w:r>
      <w:r w:rsidR="00A77B31" w:rsidRPr="00A3036C">
        <w:rPr>
          <w:rFonts w:ascii="Times New Roman" w:hAnsi="Times New Roman" w:cs="Times New Roman"/>
          <w:sz w:val="24"/>
          <w:szCs w:val="24"/>
        </w:rPr>
        <w:t xml:space="preserve">Factível </w:t>
      </w:r>
      <w:r w:rsidR="00974019" w:rsidRPr="00A3036C">
        <w:rPr>
          <w:rFonts w:ascii="Times New Roman" w:hAnsi="Times New Roman" w:cs="Times New Roman"/>
          <w:sz w:val="24"/>
          <w:szCs w:val="24"/>
        </w:rPr>
        <w:t>―</w:t>
      </w:r>
      <w:r w:rsidR="00A77B31" w:rsidRPr="00A3036C">
        <w:rPr>
          <w:rFonts w:ascii="Times New Roman" w:hAnsi="Times New Roman" w:cs="Times New Roman"/>
          <w:sz w:val="24"/>
          <w:szCs w:val="24"/>
        </w:rPr>
        <w:t xml:space="preserve"> </w:t>
      </w:r>
      <w:r w:rsidR="00CA1619" w:rsidRPr="00A3036C">
        <w:rPr>
          <w:rFonts w:ascii="Times New Roman" w:hAnsi="Times New Roman" w:cs="Times New Roman"/>
          <w:b/>
          <w:bCs/>
          <w:sz w:val="24"/>
          <w:szCs w:val="24"/>
        </w:rPr>
        <w:t>Evoluir</w:t>
      </w:r>
      <w:r w:rsidR="003A00C4" w:rsidRPr="00A3036C">
        <w:rPr>
          <w:rFonts w:ascii="Times New Roman" w:hAnsi="Times New Roman" w:cs="Times New Roman"/>
          <w:b/>
          <w:bCs/>
          <w:sz w:val="24"/>
          <w:szCs w:val="24"/>
        </w:rPr>
        <w:t>e</w:t>
      </w:r>
      <w:r w:rsidR="00CA1619" w:rsidRPr="00A3036C">
        <w:rPr>
          <w:rFonts w:ascii="Times New Roman" w:hAnsi="Times New Roman" w:cs="Times New Roman"/>
          <w:b/>
          <w:bCs/>
          <w:sz w:val="24"/>
          <w:szCs w:val="24"/>
        </w:rPr>
        <w:t xml:space="preserve">já </w:t>
      </w:r>
      <w:r w:rsidR="00CA1619" w:rsidRPr="00A3036C">
        <w:rPr>
          <w:rFonts w:ascii="Times New Roman" w:hAnsi="Times New Roman" w:cs="Times New Roman"/>
          <w:sz w:val="24"/>
          <w:szCs w:val="24"/>
        </w:rPr>
        <w:t>deve ter nosso máximo respeito</w:t>
      </w:r>
      <w:r w:rsidR="00453672" w:rsidRPr="00A3036C">
        <w:rPr>
          <w:rFonts w:ascii="Times New Roman" w:hAnsi="Times New Roman" w:cs="Times New Roman"/>
          <w:sz w:val="24"/>
          <w:szCs w:val="24"/>
        </w:rPr>
        <w:t xml:space="preserve">, partindo da premissa de que a </w:t>
      </w:r>
      <w:r w:rsidR="00453672" w:rsidRPr="00A3036C">
        <w:rPr>
          <w:rFonts w:ascii="Times New Roman" w:hAnsi="Times New Roman" w:cs="Times New Roman"/>
          <w:i/>
          <w:iCs/>
          <w:sz w:val="24"/>
          <w:szCs w:val="24"/>
        </w:rPr>
        <w:t xml:space="preserve">prepotência </w:t>
      </w:r>
      <w:r w:rsidR="00D25CB1" w:rsidRPr="00A3036C">
        <w:rPr>
          <w:rFonts w:ascii="Times New Roman" w:hAnsi="Times New Roman" w:cs="Times New Roman"/>
          <w:i/>
          <w:iCs/>
          <w:sz w:val="24"/>
          <w:szCs w:val="24"/>
        </w:rPr>
        <w:t xml:space="preserve">da vaidade </w:t>
      </w:r>
      <w:r w:rsidR="00BB5FE2" w:rsidRPr="00A3036C">
        <w:rPr>
          <w:rFonts w:ascii="Times New Roman" w:hAnsi="Times New Roman" w:cs="Times New Roman"/>
          <w:sz w:val="24"/>
          <w:szCs w:val="24"/>
        </w:rPr>
        <w:t xml:space="preserve">personificada pela nossa sede de poder, contraria o processo </w:t>
      </w:r>
      <w:r w:rsidR="000E07E7" w:rsidRPr="00A3036C">
        <w:rPr>
          <w:rFonts w:ascii="Times New Roman" w:hAnsi="Times New Roman" w:cs="Times New Roman"/>
          <w:sz w:val="24"/>
          <w:szCs w:val="24"/>
        </w:rPr>
        <w:t>evolutivo, não só da humanidade, como da universalidade fadada pelo SEU</w:t>
      </w:r>
      <w:r w:rsidR="00564301" w:rsidRPr="00A3036C">
        <w:rPr>
          <w:rFonts w:ascii="Times New Roman" w:hAnsi="Times New Roman" w:cs="Times New Roman"/>
          <w:sz w:val="24"/>
          <w:szCs w:val="24"/>
        </w:rPr>
        <w:t>, a encontrar no amor incondicional</w:t>
      </w:r>
      <w:r w:rsidR="00DE0767" w:rsidRPr="00A3036C">
        <w:rPr>
          <w:rFonts w:ascii="Times New Roman" w:hAnsi="Times New Roman" w:cs="Times New Roman"/>
          <w:sz w:val="24"/>
          <w:szCs w:val="24"/>
        </w:rPr>
        <w:t xml:space="preserve"> </w:t>
      </w:r>
      <w:r w:rsidR="00855624" w:rsidRPr="00A3036C">
        <w:rPr>
          <w:rFonts w:ascii="Times New Roman" w:hAnsi="Times New Roman" w:cs="Times New Roman"/>
          <w:sz w:val="24"/>
          <w:szCs w:val="24"/>
        </w:rPr>
        <w:t>n</w:t>
      </w:r>
      <w:r w:rsidR="00DE0767" w:rsidRPr="00A3036C">
        <w:rPr>
          <w:rFonts w:ascii="Times New Roman" w:hAnsi="Times New Roman" w:cs="Times New Roman"/>
          <w:sz w:val="24"/>
          <w:szCs w:val="24"/>
        </w:rPr>
        <w:t>o poder de ter e ser Deus</w:t>
      </w:r>
      <w:r w:rsidR="00D13EBE" w:rsidRPr="00A3036C">
        <w:rPr>
          <w:rFonts w:ascii="Times New Roman" w:hAnsi="Times New Roman" w:cs="Times New Roman"/>
          <w:sz w:val="24"/>
          <w:szCs w:val="24"/>
        </w:rPr>
        <w:t xml:space="preserve"> na construção pacificada</w:t>
      </w:r>
      <w:r w:rsidR="002E37A8" w:rsidRPr="00A3036C">
        <w:rPr>
          <w:rFonts w:ascii="Times New Roman" w:hAnsi="Times New Roman" w:cs="Times New Roman"/>
          <w:sz w:val="24"/>
          <w:szCs w:val="24"/>
        </w:rPr>
        <w:t xml:space="preserve"> </w:t>
      </w:r>
      <w:r w:rsidR="00D13EBE" w:rsidRPr="00A3036C">
        <w:rPr>
          <w:rFonts w:ascii="Times New Roman" w:hAnsi="Times New Roman" w:cs="Times New Roman"/>
          <w:sz w:val="24"/>
          <w:szCs w:val="24"/>
        </w:rPr>
        <w:t>de convivências</w:t>
      </w:r>
      <w:r w:rsidR="0063412A" w:rsidRPr="00A3036C">
        <w:rPr>
          <w:rFonts w:ascii="Times New Roman" w:hAnsi="Times New Roman" w:cs="Times New Roman"/>
          <w:sz w:val="24"/>
          <w:szCs w:val="24"/>
        </w:rPr>
        <w:t xml:space="preserve"> entre raças universais. ▬ definitivo</w:t>
      </w:r>
      <w:r w:rsidR="00766451" w:rsidRPr="00A3036C">
        <w:rPr>
          <w:rFonts w:ascii="Times New Roman" w:hAnsi="Times New Roman" w:cs="Times New Roman"/>
          <w:sz w:val="24"/>
          <w:szCs w:val="24"/>
        </w:rPr>
        <w:t>.</w:t>
      </w:r>
    </w:p>
    <w:p w14:paraId="5D614727" w14:textId="12D4DA23" w:rsidR="007B6762" w:rsidRPr="00A3036C" w:rsidRDefault="009677EC"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p>
    <w:p w14:paraId="712D5BF6" w14:textId="065559FF" w:rsidR="00DF724B" w:rsidRPr="00A3036C" w:rsidRDefault="009677EC" w:rsidP="000804FE">
      <w:pPr>
        <w:spacing w:after="0"/>
        <w:jc w:val="both"/>
        <w:rPr>
          <w:rFonts w:ascii="Times New Roman" w:hAnsi="Times New Roman" w:cs="Times New Roman"/>
          <w:sz w:val="24"/>
          <w:szCs w:val="24"/>
        </w:rPr>
      </w:pPr>
      <w:r w:rsidRPr="00A3036C">
        <w:rPr>
          <w:rFonts w:ascii="Times New Roman" w:hAnsi="Times New Roman" w:cs="Times New Roman"/>
          <w:sz w:val="24"/>
          <w:szCs w:val="24"/>
        </w:rPr>
        <w:t>▬ Observância, como sempre, de I</w:t>
      </w:r>
      <w:r w:rsidR="008A2B40" w:rsidRPr="00A3036C">
        <w:rPr>
          <w:rFonts w:ascii="Times New Roman" w:hAnsi="Times New Roman" w:cs="Times New Roman"/>
          <w:sz w:val="24"/>
          <w:szCs w:val="24"/>
        </w:rPr>
        <w:t>l</w:t>
      </w:r>
      <w:r w:rsidRPr="00A3036C">
        <w:rPr>
          <w:rFonts w:ascii="Times New Roman" w:hAnsi="Times New Roman" w:cs="Times New Roman"/>
          <w:sz w:val="24"/>
          <w:szCs w:val="24"/>
        </w:rPr>
        <w:t>usiodiano</w:t>
      </w:r>
      <w:r w:rsidR="008A2B40" w:rsidRPr="00A3036C">
        <w:rPr>
          <w:rFonts w:ascii="Times New Roman" w:hAnsi="Times New Roman" w:cs="Times New Roman"/>
          <w:sz w:val="24"/>
          <w:szCs w:val="24"/>
        </w:rPr>
        <w:t>,</w:t>
      </w:r>
      <w:r w:rsidR="00067089" w:rsidRPr="00A3036C">
        <w:rPr>
          <w:rFonts w:ascii="Times New Roman" w:hAnsi="Times New Roman" w:cs="Times New Roman"/>
          <w:sz w:val="24"/>
          <w:szCs w:val="24"/>
        </w:rPr>
        <w:t xml:space="preserve"> condicionada a</w:t>
      </w:r>
      <w:r w:rsidR="00F26D86" w:rsidRPr="00A3036C">
        <w:rPr>
          <w:rFonts w:ascii="Times New Roman" w:hAnsi="Times New Roman" w:cs="Times New Roman"/>
          <w:sz w:val="24"/>
          <w:szCs w:val="24"/>
        </w:rPr>
        <w:t xml:space="preserve"> sensatez</w:t>
      </w:r>
      <w:r w:rsidR="00D51C73" w:rsidRPr="00A3036C">
        <w:rPr>
          <w:rFonts w:ascii="Times New Roman" w:hAnsi="Times New Roman" w:cs="Times New Roman"/>
          <w:sz w:val="24"/>
          <w:szCs w:val="24"/>
        </w:rPr>
        <w:t>,</w:t>
      </w:r>
      <w:r w:rsidR="00F26D86" w:rsidRPr="00A3036C">
        <w:rPr>
          <w:rFonts w:ascii="Times New Roman" w:hAnsi="Times New Roman" w:cs="Times New Roman"/>
          <w:sz w:val="24"/>
          <w:szCs w:val="24"/>
        </w:rPr>
        <w:t xml:space="preserve"> deve ser considerada ― Reinovil adere as ponderações ―</w:t>
      </w:r>
      <w:r w:rsidR="0011743F" w:rsidRPr="00A3036C">
        <w:rPr>
          <w:rFonts w:ascii="Times New Roman" w:hAnsi="Times New Roman" w:cs="Times New Roman"/>
          <w:sz w:val="24"/>
          <w:szCs w:val="24"/>
        </w:rPr>
        <w:t xml:space="preserve"> Reforçando a tese </w:t>
      </w:r>
      <w:r w:rsidR="0011743F" w:rsidRPr="00A3036C">
        <w:rPr>
          <w:rFonts w:ascii="Times New Roman" w:hAnsi="Times New Roman" w:cs="Times New Roman"/>
          <w:i/>
          <w:iCs/>
          <w:sz w:val="24"/>
          <w:szCs w:val="24"/>
        </w:rPr>
        <w:t>ilusiodiana</w:t>
      </w:r>
      <w:r w:rsidR="004B2AC0" w:rsidRPr="00A3036C">
        <w:rPr>
          <w:rFonts w:ascii="Times New Roman" w:hAnsi="Times New Roman" w:cs="Times New Roman"/>
          <w:sz w:val="24"/>
          <w:szCs w:val="24"/>
        </w:rPr>
        <w:t xml:space="preserve">, lembro </w:t>
      </w:r>
      <w:r w:rsidR="004F7C1F" w:rsidRPr="00A3036C">
        <w:rPr>
          <w:rFonts w:ascii="Times New Roman" w:hAnsi="Times New Roman" w:cs="Times New Roman"/>
          <w:sz w:val="24"/>
          <w:szCs w:val="24"/>
        </w:rPr>
        <w:t xml:space="preserve">o poder divinal do livre arbítrio humano ― Valoriza </w:t>
      </w:r>
      <w:r w:rsidR="00534F1C" w:rsidRPr="00A3036C">
        <w:rPr>
          <w:rFonts w:ascii="Times New Roman" w:hAnsi="Times New Roman" w:cs="Times New Roman"/>
          <w:sz w:val="24"/>
          <w:szCs w:val="24"/>
        </w:rPr>
        <w:t xml:space="preserve">a essência </w:t>
      </w:r>
      <w:r w:rsidR="00D51C73" w:rsidRPr="00A3036C">
        <w:rPr>
          <w:rFonts w:ascii="Times New Roman" w:hAnsi="Times New Roman" w:cs="Times New Roman"/>
          <w:sz w:val="24"/>
          <w:szCs w:val="24"/>
        </w:rPr>
        <w:t>sagrada</w:t>
      </w:r>
      <w:r w:rsidR="00534F1C" w:rsidRPr="00A3036C">
        <w:rPr>
          <w:rFonts w:ascii="Times New Roman" w:hAnsi="Times New Roman" w:cs="Times New Roman"/>
          <w:sz w:val="24"/>
          <w:szCs w:val="24"/>
        </w:rPr>
        <w:t xml:space="preserve"> concedida pelo SEU a humanidade </w:t>
      </w:r>
      <w:r w:rsidR="004F7C1F" w:rsidRPr="00A3036C">
        <w:rPr>
          <w:rFonts w:ascii="Times New Roman" w:hAnsi="Times New Roman" w:cs="Times New Roman"/>
          <w:sz w:val="24"/>
          <w:szCs w:val="24"/>
        </w:rPr>
        <w:t>―</w:t>
      </w:r>
      <w:r w:rsidR="008C03F3" w:rsidRPr="00A3036C">
        <w:rPr>
          <w:rFonts w:ascii="Times New Roman" w:hAnsi="Times New Roman" w:cs="Times New Roman"/>
          <w:sz w:val="24"/>
          <w:szCs w:val="24"/>
        </w:rPr>
        <w:t xml:space="preserve"> Encarar, realisticamente, </w:t>
      </w:r>
      <w:r w:rsidR="008A7835" w:rsidRPr="00A3036C">
        <w:rPr>
          <w:rFonts w:ascii="Times New Roman" w:hAnsi="Times New Roman" w:cs="Times New Roman"/>
          <w:sz w:val="24"/>
          <w:szCs w:val="24"/>
        </w:rPr>
        <w:t xml:space="preserve">a previsibilidade da única e exclusiva Lei universal do amor ― </w:t>
      </w:r>
      <w:r w:rsidR="00281B39" w:rsidRPr="00A3036C">
        <w:rPr>
          <w:rFonts w:ascii="Times New Roman" w:hAnsi="Times New Roman" w:cs="Times New Roman"/>
          <w:sz w:val="24"/>
          <w:szCs w:val="24"/>
        </w:rPr>
        <w:t>Reconhece</w:t>
      </w:r>
      <w:r w:rsidR="001D4759" w:rsidRPr="00A3036C">
        <w:rPr>
          <w:rFonts w:ascii="Times New Roman" w:hAnsi="Times New Roman" w:cs="Times New Roman"/>
          <w:sz w:val="24"/>
          <w:szCs w:val="24"/>
        </w:rPr>
        <w:t xml:space="preserve"> a força </w:t>
      </w:r>
      <w:r w:rsidR="006C066D" w:rsidRPr="00A3036C">
        <w:rPr>
          <w:rFonts w:ascii="Times New Roman" w:hAnsi="Times New Roman" w:cs="Times New Roman"/>
          <w:sz w:val="24"/>
          <w:szCs w:val="24"/>
        </w:rPr>
        <w:t xml:space="preserve">magnânima </w:t>
      </w:r>
      <w:r w:rsidR="001D4759" w:rsidRPr="00A3036C">
        <w:rPr>
          <w:rFonts w:ascii="Times New Roman" w:hAnsi="Times New Roman" w:cs="Times New Roman"/>
          <w:sz w:val="24"/>
          <w:szCs w:val="24"/>
        </w:rPr>
        <w:t xml:space="preserve">do universo </w:t>
      </w:r>
      <w:r w:rsidR="008A7835" w:rsidRPr="00A3036C">
        <w:rPr>
          <w:rFonts w:ascii="Times New Roman" w:hAnsi="Times New Roman" w:cs="Times New Roman"/>
          <w:sz w:val="24"/>
          <w:szCs w:val="24"/>
        </w:rPr>
        <w:t>―</w:t>
      </w:r>
      <w:r w:rsidR="006C066D" w:rsidRPr="00A3036C">
        <w:rPr>
          <w:rFonts w:ascii="Times New Roman" w:hAnsi="Times New Roman" w:cs="Times New Roman"/>
          <w:sz w:val="24"/>
          <w:szCs w:val="24"/>
        </w:rPr>
        <w:t xml:space="preserve"> </w:t>
      </w:r>
      <w:r w:rsidR="005836A0" w:rsidRPr="00A3036C">
        <w:rPr>
          <w:rFonts w:ascii="Times New Roman" w:hAnsi="Times New Roman" w:cs="Times New Roman"/>
          <w:sz w:val="24"/>
          <w:szCs w:val="24"/>
        </w:rPr>
        <w:t>Somos sabedores do perigo a nossa soberani</w:t>
      </w:r>
      <w:r w:rsidR="009E179C" w:rsidRPr="00A3036C">
        <w:rPr>
          <w:rFonts w:ascii="Times New Roman" w:hAnsi="Times New Roman" w:cs="Times New Roman"/>
          <w:sz w:val="24"/>
          <w:szCs w:val="24"/>
        </w:rPr>
        <w:t>a, causado pela Resistência Dimensional</w:t>
      </w:r>
      <w:r w:rsidR="00450088" w:rsidRPr="00A3036C">
        <w:rPr>
          <w:rFonts w:ascii="Times New Roman" w:hAnsi="Times New Roman" w:cs="Times New Roman"/>
          <w:sz w:val="24"/>
          <w:szCs w:val="24"/>
        </w:rPr>
        <w:t xml:space="preserve">, </w:t>
      </w:r>
      <w:r w:rsidR="000E47D8" w:rsidRPr="00A3036C">
        <w:rPr>
          <w:rFonts w:ascii="Times New Roman" w:hAnsi="Times New Roman" w:cs="Times New Roman"/>
          <w:sz w:val="24"/>
          <w:szCs w:val="24"/>
        </w:rPr>
        <w:t>comprovado no passado próximo pela crônica “Papo Reto”</w:t>
      </w:r>
      <w:r w:rsidR="00AD5C71" w:rsidRPr="00A3036C">
        <w:rPr>
          <w:rFonts w:ascii="Times New Roman" w:hAnsi="Times New Roman" w:cs="Times New Roman"/>
          <w:sz w:val="24"/>
          <w:szCs w:val="24"/>
        </w:rPr>
        <w:t xml:space="preserve">, hoje, </w:t>
      </w:r>
      <w:r w:rsidR="004E6B21" w:rsidRPr="00A3036C">
        <w:rPr>
          <w:rFonts w:ascii="Times New Roman" w:hAnsi="Times New Roman" w:cs="Times New Roman"/>
          <w:sz w:val="24"/>
          <w:szCs w:val="24"/>
        </w:rPr>
        <w:t>não mais publicada</w:t>
      </w:r>
      <w:r w:rsidR="008C3407" w:rsidRPr="00A3036C">
        <w:rPr>
          <w:rFonts w:ascii="Times New Roman" w:hAnsi="Times New Roman" w:cs="Times New Roman"/>
          <w:sz w:val="24"/>
          <w:szCs w:val="24"/>
        </w:rPr>
        <w:t xml:space="preserve">, graças </w:t>
      </w:r>
      <w:r w:rsidR="00120C16" w:rsidRPr="00A3036C">
        <w:rPr>
          <w:rFonts w:ascii="Times New Roman" w:hAnsi="Times New Roman" w:cs="Times New Roman"/>
          <w:sz w:val="24"/>
          <w:szCs w:val="24"/>
        </w:rPr>
        <w:t>as nossas manipulações criminosa</w:t>
      </w:r>
      <w:r w:rsidR="00322681" w:rsidRPr="00A3036C">
        <w:rPr>
          <w:rFonts w:ascii="Times New Roman" w:hAnsi="Times New Roman" w:cs="Times New Roman"/>
          <w:sz w:val="24"/>
          <w:szCs w:val="24"/>
        </w:rPr>
        <w:t>s, mas eficazes ― Refere-se ao se</w:t>
      </w:r>
      <w:r w:rsidR="001A645A" w:rsidRPr="00A3036C">
        <w:rPr>
          <w:rFonts w:ascii="Times New Roman" w:hAnsi="Times New Roman" w:cs="Times New Roman"/>
          <w:sz w:val="24"/>
          <w:szCs w:val="24"/>
        </w:rPr>
        <w:t>questro de Carol Harrison, cujo o resgate</w:t>
      </w:r>
      <w:r w:rsidR="00A522F0" w:rsidRPr="00A3036C">
        <w:rPr>
          <w:rFonts w:ascii="Times New Roman" w:hAnsi="Times New Roman" w:cs="Times New Roman"/>
          <w:sz w:val="24"/>
          <w:szCs w:val="24"/>
        </w:rPr>
        <w:t xml:space="preserve"> exig</w:t>
      </w:r>
      <w:r w:rsidR="000213D3" w:rsidRPr="00A3036C">
        <w:rPr>
          <w:rFonts w:ascii="Times New Roman" w:hAnsi="Times New Roman" w:cs="Times New Roman"/>
          <w:sz w:val="24"/>
          <w:szCs w:val="24"/>
        </w:rPr>
        <w:t>ira</w:t>
      </w:r>
      <w:r w:rsidR="00A522F0" w:rsidRPr="00A3036C">
        <w:rPr>
          <w:rFonts w:ascii="Times New Roman" w:hAnsi="Times New Roman" w:cs="Times New Roman"/>
          <w:sz w:val="24"/>
          <w:szCs w:val="24"/>
        </w:rPr>
        <w:t xml:space="preserve"> o silêncio absoluto de Harrison</w:t>
      </w:r>
      <w:r w:rsidR="005C3221" w:rsidRPr="00A3036C">
        <w:rPr>
          <w:rFonts w:ascii="Times New Roman" w:hAnsi="Times New Roman" w:cs="Times New Roman"/>
          <w:sz w:val="24"/>
          <w:szCs w:val="24"/>
        </w:rPr>
        <w:t xml:space="preserve"> </w:t>
      </w:r>
      <w:r w:rsidR="003F5380" w:rsidRPr="00A3036C">
        <w:rPr>
          <w:rFonts w:ascii="Times New Roman" w:hAnsi="Times New Roman" w:cs="Times New Roman"/>
          <w:sz w:val="24"/>
          <w:szCs w:val="24"/>
        </w:rPr>
        <w:t xml:space="preserve">Taylor </w:t>
      </w:r>
      <w:r w:rsidR="005C3221" w:rsidRPr="00A3036C">
        <w:rPr>
          <w:rFonts w:ascii="Times New Roman" w:hAnsi="Times New Roman" w:cs="Times New Roman"/>
          <w:sz w:val="24"/>
          <w:szCs w:val="24"/>
        </w:rPr>
        <w:t>&amp;</w:t>
      </w:r>
      <w:r w:rsidR="003F5380" w:rsidRPr="00A3036C">
        <w:rPr>
          <w:rFonts w:ascii="Times New Roman" w:hAnsi="Times New Roman" w:cs="Times New Roman"/>
          <w:sz w:val="24"/>
          <w:szCs w:val="24"/>
        </w:rPr>
        <w:t xml:space="preserve"> Agregados</w:t>
      </w:r>
      <w:r w:rsidR="00EA07E0" w:rsidRPr="00A3036C">
        <w:rPr>
          <w:rFonts w:ascii="Times New Roman" w:hAnsi="Times New Roman" w:cs="Times New Roman"/>
          <w:sz w:val="24"/>
          <w:szCs w:val="24"/>
        </w:rPr>
        <w:t>, destacando o cronista, Tom Harrison</w:t>
      </w:r>
      <w:r w:rsidR="005C3221" w:rsidRPr="00A3036C">
        <w:rPr>
          <w:rFonts w:ascii="Times New Roman" w:hAnsi="Times New Roman" w:cs="Times New Roman"/>
          <w:sz w:val="24"/>
          <w:szCs w:val="24"/>
        </w:rPr>
        <w:t xml:space="preserve"> </w:t>
      </w:r>
      <w:r w:rsidR="00322681" w:rsidRPr="00A3036C">
        <w:rPr>
          <w:rFonts w:ascii="Times New Roman" w:hAnsi="Times New Roman" w:cs="Times New Roman"/>
          <w:sz w:val="24"/>
          <w:szCs w:val="24"/>
        </w:rPr>
        <w:t>―</w:t>
      </w:r>
      <w:r w:rsidR="00EA07E0" w:rsidRPr="00A3036C">
        <w:rPr>
          <w:rFonts w:ascii="Times New Roman" w:hAnsi="Times New Roman" w:cs="Times New Roman"/>
          <w:sz w:val="24"/>
          <w:szCs w:val="24"/>
        </w:rPr>
        <w:t xml:space="preserve"> </w:t>
      </w:r>
      <w:r w:rsidR="00735DE9" w:rsidRPr="00A3036C">
        <w:rPr>
          <w:rFonts w:ascii="Times New Roman" w:hAnsi="Times New Roman" w:cs="Times New Roman"/>
          <w:sz w:val="24"/>
          <w:szCs w:val="24"/>
        </w:rPr>
        <w:t>Humano</w:t>
      </w:r>
      <w:r w:rsidR="00541C36" w:rsidRPr="00A3036C">
        <w:rPr>
          <w:rFonts w:ascii="Times New Roman" w:hAnsi="Times New Roman" w:cs="Times New Roman"/>
          <w:sz w:val="24"/>
          <w:szCs w:val="24"/>
        </w:rPr>
        <w:t>,</w:t>
      </w:r>
      <w:r w:rsidR="00735DE9" w:rsidRPr="00A3036C">
        <w:rPr>
          <w:rFonts w:ascii="Times New Roman" w:hAnsi="Times New Roman" w:cs="Times New Roman"/>
          <w:sz w:val="24"/>
          <w:szCs w:val="24"/>
        </w:rPr>
        <w:t xml:space="preserve"> desperto,</w:t>
      </w:r>
      <w:r w:rsidR="008329E2" w:rsidRPr="00A3036C">
        <w:rPr>
          <w:rFonts w:ascii="Times New Roman" w:hAnsi="Times New Roman" w:cs="Times New Roman"/>
          <w:sz w:val="24"/>
          <w:szCs w:val="24"/>
        </w:rPr>
        <w:t xml:space="preserve"> </w:t>
      </w:r>
      <w:r w:rsidR="004E277C" w:rsidRPr="00A3036C">
        <w:rPr>
          <w:rFonts w:ascii="Times New Roman" w:hAnsi="Times New Roman" w:cs="Times New Roman"/>
          <w:sz w:val="24"/>
          <w:szCs w:val="24"/>
        </w:rPr>
        <w:t>munido do conhecimento de poder adormecido na sua essênci</w:t>
      </w:r>
      <w:r w:rsidR="00044623" w:rsidRPr="00A3036C">
        <w:rPr>
          <w:rFonts w:ascii="Times New Roman" w:hAnsi="Times New Roman" w:cs="Times New Roman"/>
          <w:sz w:val="24"/>
          <w:szCs w:val="24"/>
        </w:rPr>
        <w:t>a, multiplicado, resist</w:t>
      </w:r>
      <w:r w:rsidR="00831BA9" w:rsidRPr="00A3036C">
        <w:rPr>
          <w:rFonts w:ascii="Times New Roman" w:hAnsi="Times New Roman" w:cs="Times New Roman"/>
          <w:sz w:val="24"/>
          <w:szCs w:val="24"/>
        </w:rPr>
        <w:t>e</w:t>
      </w:r>
      <w:r w:rsidR="00652D20" w:rsidRPr="00A3036C">
        <w:rPr>
          <w:rFonts w:ascii="Times New Roman" w:hAnsi="Times New Roman" w:cs="Times New Roman"/>
          <w:sz w:val="24"/>
          <w:szCs w:val="24"/>
        </w:rPr>
        <w:t>,</w:t>
      </w:r>
      <w:r w:rsidR="00831BA9" w:rsidRPr="00A3036C">
        <w:rPr>
          <w:rFonts w:ascii="Times New Roman" w:hAnsi="Times New Roman" w:cs="Times New Roman"/>
          <w:sz w:val="24"/>
          <w:szCs w:val="24"/>
        </w:rPr>
        <w:t xml:space="preserve"> pelas vibrações</w:t>
      </w:r>
      <w:r w:rsidR="00652D20" w:rsidRPr="00A3036C">
        <w:rPr>
          <w:rFonts w:ascii="Times New Roman" w:hAnsi="Times New Roman" w:cs="Times New Roman"/>
          <w:sz w:val="24"/>
          <w:szCs w:val="24"/>
        </w:rPr>
        <w:t xml:space="preserve"> violeta, masculino, e lilás, feminino,</w:t>
      </w:r>
      <w:r w:rsidR="007136C9" w:rsidRPr="00A3036C">
        <w:rPr>
          <w:rFonts w:ascii="Times New Roman" w:hAnsi="Times New Roman" w:cs="Times New Roman"/>
          <w:sz w:val="24"/>
          <w:szCs w:val="24"/>
        </w:rPr>
        <w:t xml:space="preserve"> </w:t>
      </w:r>
      <w:r w:rsidR="00C77C4C" w:rsidRPr="00A3036C">
        <w:rPr>
          <w:rFonts w:ascii="Times New Roman" w:hAnsi="Times New Roman" w:cs="Times New Roman"/>
          <w:sz w:val="24"/>
          <w:szCs w:val="24"/>
        </w:rPr>
        <w:t>emitidas</w:t>
      </w:r>
      <w:r w:rsidR="00134636" w:rsidRPr="00A3036C">
        <w:rPr>
          <w:rFonts w:ascii="Times New Roman" w:hAnsi="Times New Roman" w:cs="Times New Roman"/>
          <w:sz w:val="24"/>
          <w:szCs w:val="24"/>
        </w:rPr>
        <w:t xml:space="preserve"> pelo poder maior,</w:t>
      </w:r>
      <w:r w:rsidR="00652D20" w:rsidRPr="00A3036C">
        <w:rPr>
          <w:rFonts w:ascii="Times New Roman" w:hAnsi="Times New Roman" w:cs="Times New Roman"/>
          <w:sz w:val="24"/>
          <w:szCs w:val="24"/>
        </w:rPr>
        <w:t xml:space="preserve"> </w:t>
      </w:r>
      <w:r w:rsidR="0003667E" w:rsidRPr="00A3036C">
        <w:rPr>
          <w:rFonts w:ascii="Times New Roman" w:hAnsi="Times New Roman" w:cs="Times New Roman"/>
          <w:sz w:val="24"/>
          <w:szCs w:val="24"/>
        </w:rPr>
        <w:t>ao nosso Sistema Terra</w:t>
      </w:r>
      <w:r w:rsidR="003C490D" w:rsidRPr="00A3036C">
        <w:rPr>
          <w:rFonts w:ascii="Times New Roman" w:hAnsi="Times New Roman" w:cs="Times New Roman"/>
          <w:sz w:val="24"/>
          <w:szCs w:val="24"/>
        </w:rPr>
        <w:t xml:space="preserve">, o fazendo, possivelmente, ruir ― </w:t>
      </w:r>
      <w:r w:rsidR="001A3B7F" w:rsidRPr="00A3036C">
        <w:rPr>
          <w:rFonts w:ascii="Times New Roman" w:hAnsi="Times New Roman" w:cs="Times New Roman"/>
          <w:sz w:val="24"/>
          <w:szCs w:val="24"/>
        </w:rPr>
        <w:t xml:space="preserve">Realista </w:t>
      </w:r>
      <w:r w:rsidR="003C490D" w:rsidRPr="00A3036C">
        <w:rPr>
          <w:rFonts w:ascii="Times New Roman" w:hAnsi="Times New Roman" w:cs="Times New Roman"/>
          <w:sz w:val="24"/>
          <w:szCs w:val="24"/>
        </w:rPr>
        <w:t>―</w:t>
      </w:r>
      <w:r w:rsidR="00735DE9" w:rsidRPr="00A3036C">
        <w:rPr>
          <w:rFonts w:ascii="Times New Roman" w:hAnsi="Times New Roman" w:cs="Times New Roman"/>
          <w:sz w:val="24"/>
          <w:szCs w:val="24"/>
        </w:rPr>
        <w:t xml:space="preserve"> </w:t>
      </w:r>
      <w:r w:rsidR="001A3B7F" w:rsidRPr="00A3036C">
        <w:rPr>
          <w:rFonts w:ascii="Times New Roman" w:hAnsi="Times New Roman" w:cs="Times New Roman"/>
          <w:sz w:val="24"/>
          <w:szCs w:val="24"/>
        </w:rPr>
        <w:t xml:space="preserve">Principalmente, por estes </w:t>
      </w:r>
      <w:r w:rsidR="00A31E86" w:rsidRPr="00A3036C">
        <w:rPr>
          <w:rFonts w:ascii="Times New Roman" w:hAnsi="Times New Roman" w:cs="Times New Roman"/>
          <w:sz w:val="24"/>
          <w:szCs w:val="24"/>
        </w:rPr>
        <w:t>multidimensionais, dimensionais,</w:t>
      </w:r>
      <w:r w:rsidR="00315525" w:rsidRPr="00A3036C">
        <w:rPr>
          <w:rFonts w:ascii="Times New Roman" w:hAnsi="Times New Roman" w:cs="Times New Roman"/>
          <w:sz w:val="24"/>
          <w:szCs w:val="24"/>
        </w:rPr>
        <w:t xml:space="preserve"> planetários e humanos</w:t>
      </w:r>
      <w:r w:rsidR="002C0E1B" w:rsidRPr="00A3036C">
        <w:rPr>
          <w:rFonts w:ascii="Times New Roman" w:hAnsi="Times New Roman" w:cs="Times New Roman"/>
          <w:sz w:val="24"/>
          <w:szCs w:val="24"/>
        </w:rPr>
        <w:t>, significarem fonte de irradiaçã</w:t>
      </w:r>
      <w:r w:rsidR="003F48A4" w:rsidRPr="00A3036C">
        <w:rPr>
          <w:rFonts w:ascii="Times New Roman" w:hAnsi="Times New Roman" w:cs="Times New Roman"/>
          <w:sz w:val="24"/>
          <w:szCs w:val="24"/>
        </w:rPr>
        <w:t>o esclarecedora para o despertar da humanidade ― Reconhece</w:t>
      </w:r>
      <w:r w:rsidR="00CD0BB8" w:rsidRPr="00A3036C">
        <w:rPr>
          <w:rFonts w:ascii="Times New Roman" w:hAnsi="Times New Roman" w:cs="Times New Roman"/>
          <w:sz w:val="24"/>
          <w:szCs w:val="24"/>
        </w:rPr>
        <w:t xml:space="preserve"> a força energética universal </w:t>
      </w:r>
      <w:r w:rsidR="003F48A4" w:rsidRPr="00A3036C">
        <w:rPr>
          <w:rFonts w:ascii="Times New Roman" w:hAnsi="Times New Roman" w:cs="Times New Roman"/>
          <w:sz w:val="24"/>
          <w:szCs w:val="24"/>
        </w:rPr>
        <w:t>―</w:t>
      </w:r>
      <w:r w:rsidR="00AE4CB6" w:rsidRPr="00A3036C">
        <w:rPr>
          <w:rFonts w:ascii="Times New Roman" w:hAnsi="Times New Roman" w:cs="Times New Roman"/>
          <w:sz w:val="24"/>
          <w:szCs w:val="24"/>
        </w:rPr>
        <w:t xml:space="preserve"> </w:t>
      </w:r>
      <w:r w:rsidR="00C6080E" w:rsidRPr="00A3036C">
        <w:rPr>
          <w:rFonts w:ascii="Times New Roman" w:hAnsi="Times New Roman" w:cs="Times New Roman"/>
          <w:sz w:val="24"/>
          <w:szCs w:val="24"/>
        </w:rPr>
        <w:t>Advogando p</w:t>
      </w:r>
      <w:r w:rsidR="00D5334B" w:rsidRPr="00A3036C">
        <w:rPr>
          <w:rFonts w:ascii="Times New Roman" w:hAnsi="Times New Roman" w:cs="Times New Roman"/>
          <w:sz w:val="24"/>
          <w:szCs w:val="24"/>
        </w:rPr>
        <w:t>ara as forças vibracionais benéficas, ainda temos</w:t>
      </w:r>
      <w:r w:rsidR="00AA59DE" w:rsidRPr="00A3036C">
        <w:rPr>
          <w:rFonts w:ascii="Times New Roman" w:hAnsi="Times New Roman" w:cs="Times New Roman"/>
          <w:sz w:val="24"/>
          <w:szCs w:val="24"/>
        </w:rPr>
        <w:t xml:space="preserve"> em última instância</w:t>
      </w:r>
      <w:r w:rsidR="00835C73" w:rsidRPr="00A3036C">
        <w:rPr>
          <w:rFonts w:ascii="Times New Roman" w:hAnsi="Times New Roman" w:cs="Times New Roman"/>
          <w:sz w:val="24"/>
          <w:szCs w:val="24"/>
        </w:rPr>
        <w:t xml:space="preserve">, o quarto </w:t>
      </w:r>
      <w:r w:rsidR="00835C73" w:rsidRPr="00A3036C">
        <w:rPr>
          <w:rFonts w:ascii="Times New Roman" w:hAnsi="Times New Roman" w:cs="Times New Roman"/>
          <w:sz w:val="24"/>
          <w:szCs w:val="24"/>
        </w:rPr>
        <w:lastRenderedPageBreak/>
        <w:t xml:space="preserve">plano terráqueo, onde </w:t>
      </w:r>
      <w:r w:rsidR="00B64F6A" w:rsidRPr="00A3036C">
        <w:rPr>
          <w:rFonts w:ascii="Times New Roman" w:hAnsi="Times New Roman" w:cs="Times New Roman"/>
          <w:sz w:val="24"/>
          <w:szCs w:val="24"/>
        </w:rPr>
        <w:t>os atores d</w:t>
      </w:r>
      <w:r w:rsidR="00835C73" w:rsidRPr="00A3036C">
        <w:rPr>
          <w:rFonts w:ascii="Times New Roman" w:hAnsi="Times New Roman" w:cs="Times New Roman"/>
          <w:sz w:val="24"/>
          <w:szCs w:val="24"/>
        </w:rPr>
        <w:t>a Resistência Dimensional</w:t>
      </w:r>
      <w:r w:rsidR="00B64F6A" w:rsidRPr="00A3036C">
        <w:rPr>
          <w:rFonts w:ascii="Times New Roman" w:hAnsi="Times New Roman" w:cs="Times New Roman"/>
          <w:sz w:val="24"/>
          <w:szCs w:val="24"/>
        </w:rPr>
        <w:t xml:space="preserve"> decidem pela reencarnação </w:t>
      </w:r>
      <w:r w:rsidR="00436A52" w:rsidRPr="00A3036C">
        <w:rPr>
          <w:rFonts w:ascii="Times New Roman" w:hAnsi="Times New Roman" w:cs="Times New Roman"/>
          <w:sz w:val="24"/>
          <w:szCs w:val="24"/>
        </w:rPr>
        <w:t>sistemática, sob o véu do esquecimento ou</w:t>
      </w:r>
      <w:r w:rsidR="00835C73" w:rsidRPr="00A3036C">
        <w:rPr>
          <w:rFonts w:ascii="Times New Roman" w:hAnsi="Times New Roman" w:cs="Times New Roman"/>
          <w:sz w:val="24"/>
          <w:szCs w:val="24"/>
        </w:rPr>
        <w:t xml:space="preserve"> </w:t>
      </w:r>
      <w:r w:rsidR="00CD5333" w:rsidRPr="00A3036C">
        <w:rPr>
          <w:rFonts w:ascii="Times New Roman" w:hAnsi="Times New Roman" w:cs="Times New Roman"/>
          <w:sz w:val="24"/>
          <w:szCs w:val="24"/>
        </w:rPr>
        <w:t xml:space="preserve">evolui ao quinto plano terráqueo, conhecido como quinta dimensão ― </w:t>
      </w:r>
      <w:r w:rsidR="007A273E" w:rsidRPr="00A3036C">
        <w:rPr>
          <w:rFonts w:ascii="Times New Roman" w:hAnsi="Times New Roman" w:cs="Times New Roman"/>
          <w:sz w:val="24"/>
          <w:szCs w:val="24"/>
        </w:rPr>
        <w:t>Esclarece</w:t>
      </w:r>
      <w:r w:rsidR="00607E22" w:rsidRPr="00A3036C">
        <w:rPr>
          <w:rFonts w:ascii="Times New Roman" w:hAnsi="Times New Roman" w:cs="Times New Roman"/>
          <w:sz w:val="24"/>
          <w:szCs w:val="24"/>
        </w:rPr>
        <w:t xml:space="preserve"> a trajetória da r</w:t>
      </w:r>
      <w:r w:rsidR="00375683" w:rsidRPr="00A3036C">
        <w:rPr>
          <w:rFonts w:ascii="Times New Roman" w:hAnsi="Times New Roman" w:cs="Times New Roman"/>
          <w:sz w:val="24"/>
          <w:szCs w:val="24"/>
        </w:rPr>
        <w:t xml:space="preserve">esistência </w:t>
      </w:r>
      <w:r w:rsidR="00CD5333" w:rsidRPr="00A3036C">
        <w:rPr>
          <w:rFonts w:ascii="Times New Roman" w:hAnsi="Times New Roman" w:cs="Times New Roman"/>
          <w:sz w:val="24"/>
          <w:szCs w:val="24"/>
        </w:rPr>
        <w:t>―</w:t>
      </w:r>
      <w:r w:rsidR="00375683" w:rsidRPr="00A3036C">
        <w:rPr>
          <w:rFonts w:ascii="Times New Roman" w:hAnsi="Times New Roman" w:cs="Times New Roman"/>
          <w:sz w:val="24"/>
          <w:szCs w:val="24"/>
        </w:rPr>
        <w:t xml:space="preserve"> </w:t>
      </w:r>
      <w:r w:rsidR="00BB01C5" w:rsidRPr="00A3036C">
        <w:rPr>
          <w:rFonts w:ascii="Times New Roman" w:hAnsi="Times New Roman" w:cs="Times New Roman"/>
          <w:sz w:val="24"/>
          <w:szCs w:val="24"/>
        </w:rPr>
        <w:t xml:space="preserve">Cabe a nós, </w:t>
      </w:r>
      <w:r w:rsidR="00820331" w:rsidRPr="00A3036C">
        <w:rPr>
          <w:rFonts w:ascii="Times New Roman" w:hAnsi="Times New Roman" w:cs="Times New Roman"/>
          <w:sz w:val="24"/>
          <w:szCs w:val="24"/>
        </w:rPr>
        <w:t>SPA —</w:t>
      </w:r>
      <w:r w:rsidR="004F60B3" w:rsidRPr="00A3036C">
        <w:rPr>
          <w:rFonts w:ascii="Times New Roman" w:hAnsi="Times New Roman" w:cs="Times New Roman"/>
          <w:sz w:val="24"/>
          <w:szCs w:val="24"/>
        </w:rPr>
        <w:t xml:space="preserve"> </w:t>
      </w:r>
      <w:r w:rsidR="0010711D" w:rsidRPr="00A3036C">
        <w:rPr>
          <w:rFonts w:ascii="Times New Roman" w:hAnsi="Times New Roman" w:cs="Times New Roman"/>
          <w:sz w:val="24"/>
          <w:szCs w:val="24"/>
        </w:rPr>
        <w:t xml:space="preserve"> </w:t>
      </w:r>
      <w:r w:rsidR="00820331" w:rsidRPr="00A3036C">
        <w:rPr>
          <w:rFonts w:ascii="Times New Roman" w:hAnsi="Times New Roman" w:cs="Times New Roman"/>
          <w:sz w:val="24"/>
          <w:szCs w:val="24"/>
        </w:rPr>
        <w:t>Supremo Poder Anônimo</w:t>
      </w:r>
      <w:r w:rsidR="004F60B3" w:rsidRPr="00A3036C">
        <w:rPr>
          <w:rFonts w:ascii="Times New Roman" w:hAnsi="Times New Roman" w:cs="Times New Roman"/>
          <w:sz w:val="24"/>
          <w:szCs w:val="24"/>
        </w:rPr>
        <w:t xml:space="preserve">, jogar o jogo </w:t>
      </w:r>
      <w:r w:rsidR="00083B1A" w:rsidRPr="00A3036C">
        <w:rPr>
          <w:rFonts w:ascii="Times New Roman" w:hAnsi="Times New Roman" w:cs="Times New Roman"/>
          <w:sz w:val="24"/>
          <w:szCs w:val="24"/>
        </w:rPr>
        <w:t>estabelecido pelo SEU</w:t>
      </w:r>
      <w:r w:rsidR="00E97E73" w:rsidRPr="00A3036C">
        <w:rPr>
          <w:rFonts w:ascii="Times New Roman" w:hAnsi="Times New Roman" w:cs="Times New Roman"/>
          <w:sz w:val="24"/>
          <w:szCs w:val="24"/>
        </w:rPr>
        <w:t>, aprimorando</w:t>
      </w:r>
      <w:r w:rsidR="0010711D" w:rsidRPr="00A3036C">
        <w:rPr>
          <w:rFonts w:ascii="Times New Roman" w:hAnsi="Times New Roman" w:cs="Times New Roman"/>
          <w:sz w:val="24"/>
          <w:szCs w:val="24"/>
        </w:rPr>
        <w:t xml:space="preserve"> nosso </w:t>
      </w:r>
      <w:r w:rsidR="00430FC4" w:rsidRPr="00A3036C">
        <w:rPr>
          <w:rFonts w:ascii="Times New Roman" w:hAnsi="Times New Roman" w:cs="Times New Roman"/>
          <w:i/>
          <w:iCs/>
          <w:sz w:val="24"/>
          <w:szCs w:val="24"/>
        </w:rPr>
        <w:t>pacote de maldades</w:t>
      </w:r>
      <w:r w:rsidR="00430FC4" w:rsidRPr="00A3036C">
        <w:rPr>
          <w:rFonts w:ascii="Times New Roman" w:hAnsi="Times New Roman" w:cs="Times New Roman"/>
          <w:sz w:val="24"/>
          <w:szCs w:val="24"/>
        </w:rPr>
        <w:t>, influenciando</w:t>
      </w:r>
      <w:r w:rsidR="00041CF9" w:rsidRPr="00A3036C">
        <w:rPr>
          <w:rFonts w:ascii="Times New Roman" w:hAnsi="Times New Roman" w:cs="Times New Roman"/>
          <w:sz w:val="24"/>
          <w:szCs w:val="24"/>
        </w:rPr>
        <w:t>, negativamente, o livre arbítrio humano</w:t>
      </w:r>
      <w:r w:rsidR="009A0059" w:rsidRPr="00A3036C">
        <w:rPr>
          <w:rFonts w:ascii="Times New Roman" w:hAnsi="Times New Roman" w:cs="Times New Roman"/>
          <w:sz w:val="24"/>
          <w:szCs w:val="24"/>
        </w:rPr>
        <w:t>, promovendo frequências vibracionais</w:t>
      </w:r>
      <w:r w:rsidR="00350295" w:rsidRPr="00A3036C">
        <w:rPr>
          <w:rFonts w:ascii="Times New Roman" w:hAnsi="Times New Roman" w:cs="Times New Roman"/>
          <w:sz w:val="24"/>
          <w:szCs w:val="24"/>
        </w:rPr>
        <w:t xml:space="preserve"> rasteiras, capazes de provocar</w:t>
      </w:r>
      <w:r w:rsidR="002418CE" w:rsidRPr="00A3036C">
        <w:rPr>
          <w:rFonts w:ascii="Times New Roman" w:hAnsi="Times New Roman" w:cs="Times New Roman"/>
          <w:sz w:val="24"/>
          <w:szCs w:val="24"/>
        </w:rPr>
        <w:t xml:space="preserve"> energias conflituosas</w:t>
      </w:r>
      <w:r w:rsidR="00CC6DB6" w:rsidRPr="00A3036C">
        <w:rPr>
          <w:rFonts w:ascii="Times New Roman" w:hAnsi="Times New Roman" w:cs="Times New Roman"/>
          <w:sz w:val="24"/>
          <w:szCs w:val="24"/>
        </w:rPr>
        <w:t xml:space="preserve"> ancoradas na materialização da existência terrena resumida ao dinhei</w:t>
      </w:r>
      <w:r w:rsidR="00DF724B" w:rsidRPr="00A3036C">
        <w:rPr>
          <w:rFonts w:ascii="Times New Roman" w:hAnsi="Times New Roman" w:cs="Times New Roman"/>
          <w:sz w:val="24"/>
          <w:szCs w:val="24"/>
        </w:rPr>
        <w:t>ro. ▬ convicto.</w:t>
      </w:r>
    </w:p>
    <w:p w14:paraId="1D27B969" w14:textId="77777777" w:rsidR="00DF724B" w:rsidRPr="00A3036C" w:rsidRDefault="00DF724B" w:rsidP="000804FE">
      <w:pPr>
        <w:spacing w:after="0"/>
        <w:jc w:val="both"/>
        <w:rPr>
          <w:rFonts w:ascii="Times New Roman" w:hAnsi="Times New Roman" w:cs="Times New Roman"/>
          <w:sz w:val="24"/>
          <w:szCs w:val="24"/>
        </w:rPr>
      </w:pPr>
    </w:p>
    <w:p w14:paraId="44BF1A4D" w14:textId="307D4DC1" w:rsidR="00724327" w:rsidRPr="00A3036C" w:rsidRDefault="00DF724B" w:rsidP="00273A2B">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E97E73" w:rsidRPr="00A3036C">
        <w:rPr>
          <w:rFonts w:ascii="Times New Roman" w:hAnsi="Times New Roman" w:cs="Times New Roman"/>
          <w:sz w:val="24"/>
          <w:szCs w:val="24"/>
        </w:rPr>
        <w:t xml:space="preserve"> </w:t>
      </w:r>
      <w:r w:rsidR="008512BD" w:rsidRPr="00A3036C">
        <w:rPr>
          <w:rFonts w:ascii="Times New Roman" w:hAnsi="Times New Roman" w:cs="Times New Roman"/>
          <w:sz w:val="24"/>
          <w:szCs w:val="24"/>
        </w:rPr>
        <w:t>Fico orgulhoso de ter parceiros fidedignos</w:t>
      </w:r>
      <w:r w:rsidR="00417B3D" w:rsidRPr="00A3036C">
        <w:rPr>
          <w:rFonts w:ascii="Times New Roman" w:hAnsi="Times New Roman" w:cs="Times New Roman"/>
          <w:sz w:val="24"/>
          <w:szCs w:val="24"/>
        </w:rPr>
        <w:t xml:space="preserve"> ao SPA —</w:t>
      </w:r>
      <w:r w:rsidR="00142B09" w:rsidRPr="00A3036C">
        <w:rPr>
          <w:rFonts w:ascii="Times New Roman" w:hAnsi="Times New Roman" w:cs="Times New Roman"/>
          <w:sz w:val="24"/>
          <w:szCs w:val="24"/>
        </w:rPr>
        <w:t xml:space="preserve"> </w:t>
      </w:r>
      <w:r w:rsidR="00417B3D" w:rsidRPr="00A3036C">
        <w:rPr>
          <w:rFonts w:ascii="Times New Roman" w:hAnsi="Times New Roman" w:cs="Times New Roman"/>
          <w:sz w:val="24"/>
          <w:szCs w:val="24"/>
        </w:rPr>
        <w:t xml:space="preserve">Supremo Poder Anônimo ― Declara </w:t>
      </w:r>
      <w:r w:rsidR="00305251" w:rsidRPr="00A3036C">
        <w:rPr>
          <w:rFonts w:ascii="Times New Roman" w:hAnsi="Times New Roman" w:cs="Times New Roman"/>
          <w:sz w:val="24"/>
          <w:szCs w:val="24"/>
        </w:rPr>
        <w:t>o autoritarismo de Algozlenirus</w:t>
      </w:r>
      <w:r w:rsidR="003D720D" w:rsidRPr="00A3036C">
        <w:rPr>
          <w:rFonts w:ascii="Times New Roman" w:hAnsi="Times New Roman" w:cs="Times New Roman"/>
          <w:sz w:val="24"/>
          <w:szCs w:val="24"/>
        </w:rPr>
        <w:t xml:space="preserve"> </w:t>
      </w:r>
      <w:r w:rsidR="00417B3D" w:rsidRPr="00A3036C">
        <w:rPr>
          <w:rFonts w:ascii="Times New Roman" w:hAnsi="Times New Roman" w:cs="Times New Roman"/>
          <w:sz w:val="24"/>
          <w:szCs w:val="24"/>
        </w:rPr>
        <w:t>―</w:t>
      </w:r>
      <w:r w:rsidR="00DB18D3" w:rsidRPr="00A3036C">
        <w:rPr>
          <w:rFonts w:ascii="Times New Roman" w:hAnsi="Times New Roman" w:cs="Times New Roman"/>
          <w:sz w:val="24"/>
          <w:szCs w:val="24"/>
        </w:rPr>
        <w:t xml:space="preserve"> </w:t>
      </w:r>
      <w:r w:rsidR="001928F1" w:rsidRPr="00A3036C">
        <w:rPr>
          <w:rFonts w:ascii="Times New Roman" w:hAnsi="Times New Roman" w:cs="Times New Roman"/>
          <w:sz w:val="24"/>
          <w:szCs w:val="24"/>
        </w:rPr>
        <w:t xml:space="preserve">Impedir </w:t>
      </w:r>
      <w:r w:rsidR="00A40B60" w:rsidRPr="00A3036C">
        <w:rPr>
          <w:rFonts w:ascii="Times New Roman" w:hAnsi="Times New Roman" w:cs="Times New Roman"/>
          <w:sz w:val="24"/>
          <w:szCs w:val="24"/>
        </w:rPr>
        <w:t>a descoberta</w:t>
      </w:r>
      <w:r w:rsidR="00A967AD" w:rsidRPr="00A3036C">
        <w:rPr>
          <w:rFonts w:ascii="Times New Roman" w:hAnsi="Times New Roman" w:cs="Times New Roman"/>
          <w:sz w:val="24"/>
          <w:szCs w:val="24"/>
        </w:rPr>
        <w:t xml:space="preserve">, </w:t>
      </w:r>
      <w:r w:rsidR="001928F1" w:rsidRPr="00A3036C">
        <w:rPr>
          <w:rFonts w:ascii="Times New Roman" w:hAnsi="Times New Roman" w:cs="Times New Roman"/>
          <w:sz w:val="24"/>
          <w:szCs w:val="24"/>
        </w:rPr>
        <w:t>com toda</w:t>
      </w:r>
      <w:r w:rsidR="00A40B60" w:rsidRPr="00A3036C">
        <w:rPr>
          <w:rFonts w:ascii="Times New Roman" w:hAnsi="Times New Roman" w:cs="Times New Roman"/>
          <w:sz w:val="24"/>
          <w:szCs w:val="24"/>
        </w:rPr>
        <w:t xml:space="preserve">s </w:t>
      </w:r>
      <w:r w:rsidR="00DA5DD2" w:rsidRPr="00A3036C">
        <w:rPr>
          <w:rFonts w:ascii="Times New Roman" w:hAnsi="Times New Roman" w:cs="Times New Roman"/>
          <w:sz w:val="24"/>
          <w:szCs w:val="24"/>
        </w:rPr>
        <w:t xml:space="preserve">as </w:t>
      </w:r>
      <w:r w:rsidR="00A40B60" w:rsidRPr="00A3036C">
        <w:rPr>
          <w:rFonts w:ascii="Times New Roman" w:hAnsi="Times New Roman" w:cs="Times New Roman"/>
          <w:sz w:val="24"/>
          <w:szCs w:val="24"/>
        </w:rPr>
        <w:t>energias maléficas,</w:t>
      </w:r>
      <w:r w:rsidR="00A967AD" w:rsidRPr="00A3036C">
        <w:rPr>
          <w:rFonts w:ascii="Times New Roman" w:hAnsi="Times New Roman" w:cs="Times New Roman"/>
          <w:sz w:val="24"/>
          <w:szCs w:val="24"/>
        </w:rPr>
        <w:t xml:space="preserve"> de acesso as tecnologia</w:t>
      </w:r>
      <w:r w:rsidR="00AE4FA8" w:rsidRPr="00A3036C">
        <w:rPr>
          <w:rFonts w:ascii="Times New Roman" w:hAnsi="Times New Roman" w:cs="Times New Roman"/>
          <w:sz w:val="24"/>
          <w:szCs w:val="24"/>
        </w:rPr>
        <w:t>s evolutivas</w:t>
      </w:r>
      <w:r w:rsidR="00DA5DD2" w:rsidRPr="00A3036C">
        <w:rPr>
          <w:rFonts w:ascii="Times New Roman" w:hAnsi="Times New Roman" w:cs="Times New Roman"/>
          <w:sz w:val="24"/>
          <w:szCs w:val="24"/>
        </w:rPr>
        <w:t xml:space="preserve"> para a humanidade está em curso ― Remete-se ao </w:t>
      </w:r>
      <w:r w:rsidR="00DA5DD2" w:rsidRPr="00A3036C">
        <w:rPr>
          <w:rFonts w:ascii="Times New Roman" w:hAnsi="Times New Roman" w:cs="Times New Roman"/>
          <w:i/>
          <w:iCs/>
          <w:sz w:val="24"/>
          <w:szCs w:val="24"/>
        </w:rPr>
        <w:t xml:space="preserve">pacote de maldades </w:t>
      </w:r>
      <w:r w:rsidR="00DA5DD2" w:rsidRPr="00A3036C">
        <w:rPr>
          <w:rFonts w:ascii="Times New Roman" w:hAnsi="Times New Roman" w:cs="Times New Roman"/>
          <w:sz w:val="24"/>
          <w:szCs w:val="24"/>
        </w:rPr>
        <w:t>―</w:t>
      </w:r>
      <w:r w:rsidR="00A40B60" w:rsidRPr="00A3036C">
        <w:rPr>
          <w:rFonts w:ascii="Times New Roman" w:hAnsi="Times New Roman" w:cs="Times New Roman"/>
          <w:sz w:val="24"/>
          <w:szCs w:val="24"/>
        </w:rPr>
        <w:t xml:space="preserve"> </w:t>
      </w:r>
      <w:r w:rsidR="00713C16" w:rsidRPr="00A3036C">
        <w:rPr>
          <w:rFonts w:ascii="Times New Roman" w:hAnsi="Times New Roman" w:cs="Times New Roman"/>
          <w:sz w:val="24"/>
          <w:szCs w:val="24"/>
        </w:rPr>
        <w:t>Evitar a todo custo</w:t>
      </w:r>
      <w:r w:rsidR="00CF594F" w:rsidRPr="00A3036C">
        <w:rPr>
          <w:rFonts w:ascii="Times New Roman" w:hAnsi="Times New Roman" w:cs="Times New Roman"/>
          <w:sz w:val="24"/>
          <w:szCs w:val="24"/>
        </w:rPr>
        <w:t>, pelo mal exercício do livre arbítrio</w:t>
      </w:r>
      <w:r w:rsidR="004661F3" w:rsidRPr="00A3036C">
        <w:rPr>
          <w:rFonts w:ascii="Times New Roman" w:hAnsi="Times New Roman" w:cs="Times New Roman"/>
          <w:sz w:val="24"/>
          <w:szCs w:val="24"/>
        </w:rPr>
        <w:t>, a transmutação do corpo, a base de carbono</w:t>
      </w:r>
      <w:r w:rsidR="001143F5" w:rsidRPr="00A3036C">
        <w:rPr>
          <w:rFonts w:ascii="Times New Roman" w:hAnsi="Times New Roman" w:cs="Times New Roman"/>
          <w:sz w:val="24"/>
          <w:szCs w:val="24"/>
        </w:rPr>
        <w:t xml:space="preserve">, para </w:t>
      </w:r>
      <w:r w:rsidR="002A7C5D" w:rsidRPr="00A3036C">
        <w:rPr>
          <w:rFonts w:ascii="Times New Roman" w:hAnsi="Times New Roman" w:cs="Times New Roman"/>
          <w:sz w:val="24"/>
          <w:szCs w:val="24"/>
        </w:rPr>
        <w:t>sílico</w:t>
      </w:r>
      <w:r w:rsidR="00A36F34" w:rsidRPr="00A3036C">
        <w:rPr>
          <w:rFonts w:ascii="Times New Roman" w:hAnsi="Times New Roman" w:cs="Times New Roman"/>
          <w:sz w:val="24"/>
          <w:szCs w:val="24"/>
        </w:rPr>
        <w:t>, ou seja, cristal</w:t>
      </w:r>
      <w:r w:rsidR="00565890" w:rsidRPr="00A3036C">
        <w:rPr>
          <w:rFonts w:ascii="Times New Roman" w:hAnsi="Times New Roman" w:cs="Times New Roman"/>
          <w:sz w:val="24"/>
          <w:szCs w:val="24"/>
        </w:rPr>
        <w:t>, pr</w:t>
      </w:r>
      <w:r w:rsidR="000762DE" w:rsidRPr="00A3036C">
        <w:rPr>
          <w:rFonts w:ascii="Times New Roman" w:hAnsi="Times New Roman" w:cs="Times New Roman"/>
          <w:sz w:val="24"/>
          <w:szCs w:val="24"/>
        </w:rPr>
        <w:t xml:space="preserve">opiciando vida longa ao </w:t>
      </w:r>
      <w:r w:rsidR="009D6C19" w:rsidRPr="00A3036C">
        <w:rPr>
          <w:rFonts w:ascii="Times New Roman" w:hAnsi="Times New Roman" w:cs="Times New Roman"/>
          <w:sz w:val="24"/>
          <w:szCs w:val="24"/>
        </w:rPr>
        <w:t>físic</w:t>
      </w:r>
      <w:r w:rsidR="006B16E5" w:rsidRPr="00A3036C">
        <w:rPr>
          <w:rFonts w:ascii="Times New Roman" w:hAnsi="Times New Roman" w:cs="Times New Roman"/>
          <w:sz w:val="24"/>
          <w:szCs w:val="24"/>
        </w:rPr>
        <w:t>o erradicado de doenças</w:t>
      </w:r>
      <w:r w:rsidR="00594444" w:rsidRPr="00A3036C">
        <w:rPr>
          <w:rFonts w:ascii="Times New Roman" w:hAnsi="Times New Roman" w:cs="Times New Roman"/>
          <w:sz w:val="24"/>
          <w:szCs w:val="24"/>
        </w:rPr>
        <w:t>, além</w:t>
      </w:r>
      <w:r w:rsidR="00AF76A6" w:rsidRPr="00A3036C">
        <w:rPr>
          <w:rFonts w:ascii="Times New Roman" w:hAnsi="Times New Roman" w:cs="Times New Roman"/>
          <w:sz w:val="24"/>
          <w:szCs w:val="24"/>
        </w:rPr>
        <w:t xml:space="preserve"> </w:t>
      </w:r>
      <w:r w:rsidR="00594444" w:rsidRPr="00A3036C">
        <w:rPr>
          <w:rFonts w:ascii="Times New Roman" w:hAnsi="Times New Roman" w:cs="Times New Roman"/>
          <w:sz w:val="24"/>
          <w:szCs w:val="24"/>
        </w:rPr>
        <w:t>d</w:t>
      </w:r>
      <w:r w:rsidR="00AF76A6" w:rsidRPr="00A3036C">
        <w:rPr>
          <w:rFonts w:ascii="Times New Roman" w:hAnsi="Times New Roman" w:cs="Times New Roman"/>
          <w:sz w:val="24"/>
          <w:szCs w:val="24"/>
        </w:rPr>
        <w:t xml:space="preserve">e o </w:t>
      </w:r>
      <w:r w:rsidR="009A5ADF" w:rsidRPr="00A3036C">
        <w:rPr>
          <w:rFonts w:ascii="Times New Roman" w:hAnsi="Times New Roman" w:cs="Times New Roman"/>
          <w:sz w:val="24"/>
          <w:szCs w:val="24"/>
        </w:rPr>
        <w:t>pior e inadmissível ao Sistema Terra</w:t>
      </w:r>
      <w:r w:rsidR="001B4442" w:rsidRPr="00A3036C">
        <w:rPr>
          <w:rFonts w:ascii="Times New Roman" w:hAnsi="Times New Roman" w:cs="Times New Roman"/>
          <w:sz w:val="24"/>
          <w:szCs w:val="24"/>
        </w:rPr>
        <w:t>, a consciência humana desperta e poderosa</w:t>
      </w:r>
      <w:r w:rsidR="009D6C19" w:rsidRPr="00A3036C">
        <w:rPr>
          <w:rFonts w:ascii="Times New Roman" w:hAnsi="Times New Roman" w:cs="Times New Roman"/>
          <w:sz w:val="24"/>
          <w:szCs w:val="24"/>
        </w:rPr>
        <w:t xml:space="preserve"> </w:t>
      </w:r>
      <w:r w:rsidR="00594444" w:rsidRPr="00A3036C">
        <w:rPr>
          <w:rFonts w:ascii="Times New Roman" w:hAnsi="Times New Roman" w:cs="Times New Roman"/>
          <w:sz w:val="24"/>
          <w:szCs w:val="24"/>
        </w:rPr>
        <w:t>―</w:t>
      </w:r>
      <w:r w:rsidR="00025FCB" w:rsidRPr="00A3036C">
        <w:rPr>
          <w:rFonts w:ascii="Times New Roman" w:hAnsi="Times New Roman" w:cs="Times New Roman"/>
          <w:sz w:val="24"/>
          <w:szCs w:val="24"/>
        </w:rPr>
        <w:t xml:space="preserve"> Admite a força</w:t>
      </w:r>
      <w:r w:rsidR="00EB4766" w:rsidRPr="00A3036C">
        <w:rPr>
          <w:rFonts w:ascii="Times New Roman" w:hAnsi="Times New Roman" w:cs="Times New Roman"/>
          <w:sz w:val="24"/>
          <w:szCs w:val="24"/>
        </w:rPr>
        <w:t xml:space="preserve"> vibracional </w:t>
      </w:r>
      <w:r w:rsidR="00594444" w:rsidRPr="00A3036C">
        <w:rPr>
          <w:rFonts w:ascii="Times New Roman" w:hAnsi="Times New Roman" w:cs="Times New Roman"/>
          <w:sz w:val="24"/>
          <w:szCs w:val="24"/>
        </w:rPr>
        <w:t>―</w:t>
      </w:r>
      <w:r w:rsidR="00393211" w:rsidRPr="00A3036C">
        <w:rPr>
          <w:rFonts w:ascii="Times New Roman" w:hAnsi="Times New Roman" w:cs="Times New Roman"/>
          <w:sz w:val="24"/>
          <w:szCs w:val="24"/>
        </w:rPr>
        <w:t xml:space="preserve"> </w:t>
      </w:r>
      <w:r w:rsidR="00393211" w:rsidRPr="00A3036C">
        <w:rPr>
          <w:rFonts w:ascii="Times New Roman" w:hAnsi="Times New Roman" w:cs="Times New Roman"/>
          <w:b/>
          <w:bCs/>
          <w:sz w:val="24"/>
          <w:szCs w:val="24"/>
        </w:rPr>
        <w:t xml:space="preserve">Evoluirejá </w:t>
      </w:r>
      <w:r w:rsidR="000956C2" w:rsidRPr="00A3036C">
        <w:rPr>
          <w:rFonts w:ascii="Times New Roman" w:hAnsi="Times New Roman" w:cs="Times New Roman"/>
          <w:sz w:val="24"/>
          <w:szCs w:val="24"/>
        </w:rPr>
        <w:t>continuará desconhecida da humanida</w:t>
      </w:r>
      <w:r w:rsidR="00577AAA" w:rsidRPr="00A3036C">
        <w:rPr>
          <w:rFonts w:ascii="Times New Roman" w:hAnsi="Times New Roman" w:cs="Times New Roman"/>
          <w:sz w:val="24"/>
          <w:szCs w:val="24"/>
        </w:rPr>
        <w:t>de e não irradiará o despertar em massa pela nossa capacidade de gerar</w:t>
      </w:r>
      <w:r w:rsidR="00AC040E" w:rsidRPr="00A3036C">
        <w:rPr>
          <w:rFonts w:ascii="Times New Roman" w:hAnsi="Times New Roman" w:cs="Times New Roman"/>
          <w:sz w:val="24"/>
          <w:szCs w:val="24"/>
        </w:rPr>
        <w:t xml:space="preserve"> pelos pilares sistêmicos: g</w:t>
      </w:r>
      <w:r w:rsidR="00C83E30" w:rsidRPr="00A3036C">
        <w:rPr>
          <w:rFonts w:ascii="Times New Roman" w:hAnsi="Times New Roman" w:cs="Times New Roman"/>
          <w:sz w:val="24"/>
          <w:szCs w:val="24"/>
        </w:rPr>
        <w:t xml:space="preserve">overno, religião, mídia e educação adicionados da </w:t>
      </w:r>
      <w:r w:rsidR="00273A2B" w:rsidRPr="00A3036C">
        <w:rPr>
          <w:rFonts w:ascii="Times New Roman" w:hAnsi="Times New Roman" w:cs="Times New Roman"/>
          <w:i/>
          <w:iCs/>
          <w:sz w:val="24"/>
          <w:szCs w:val="24"/>
        </w:rPr>
        <w:t>tríade da maldade humana</w:t>
      </w:r>
      <w:r w:rsidR="00273A2B" w:rsidRPr="00A3036C">
        <w:rPr>
          <w:rFonts w:ascii="Times New Roman" w:hAnsi="Times New Roman" w:cs="Times New Roman"/>
          <w:sz w:val="24"/>
          <w:szCs w:val="24"/>
        </w:rPr>
        <w:t xml:space="preserve">: </w:t>
      </w:r>
      <w:r w:rsidR="00273A2B" w:rsidRPr="00A3036C">
        <w:rPr>
          <w:rFonts w:ascii="Times New Roman" w:hAnsi="Times New Roman" w:cs="Times New Roman"/>
          <w:i/>
          <w:iCs/>
          <w:sz w:val="24"/>
          <w:szCs w:val="24"/>
        </w:rPr>
        <w:t>ego</w:t>
      </w:r>
      <w:r w:rsidR="00273A2B" w:rsidRPr="00A3036C">
        <w:rPr>
          <w:rFonts w:ascii="Times New Roman" w:hAnsi="Times New Roman" w:cs="Times New Roman"/>
          <w:sz w:val="24"/>
          <w:szCs w:val="24"/>
        </w:rPr>
        <w:t xml:space="preserve">, </w:t>
      </w:r>
      <w:r w:rsidR="00273A2B" w:rsidRPr="00A3036C">
        <w:rPr>
          <w:rFonts w:ascii="Times New Roman" w:hAnsi="Times New Roman" w:cs="Times New Roman"/>
          <w:i/>
          <w:iCs/>
          <w:sz w:val="24"/>
          <w:szCs w:val="24"/>
        </w:rPr>
        <w:t xml:space="preserve">ganância </w:t>
      </w:r>
      <w:r w:rsidR="00273A2B" w:rsidRPr="00A3036C">
        <w:rPr>
          <w:rFonts w:ascii="Times New Roman" w:hAnsi="Times New Roman" w:cs="Times New Roman"/>
          <w:sz w:val="24"/>
          <w:szCs w:val="24"/>
        </w:rPr>
        <w:t xml:space="preserve">e </w:t>
      </w:r>
      <w:r w:rsidR="00273A2B" w:rsidRPr="00A3036C">
        <w:rPr>
          <w:rFonts w:ascii="Times New Roman" w:hAnsi="Times New Roman" w:cs="Times New Roman"/>
          <w:i/>
          <w:iCs/>
          <w:sz w:val="24"/>
          <w:szCs w:val="24"/>
        </w:rPr>
        <w:t>medo</w:t>
      </w:r>
      <w:r w:rsidR="00C70B00" w:rsidRPr="00A3036C">
        <w:rPr>
          <w:rFonts w:ascii="Times New Roman" w:hAnsi="Times New Roman" w:cs="Times New Roman"/>
          <w:sz w:val="24"/>
          <w:szCs w:val="24"/>
        </w:rPr>
        <w:t>, ambientes favoráveis a manute</w:t>
      </w:r>
      <w:r w:rsidR="005C5534" w:rsidRPr="00A3036C">
        <w:rPr>
          <w:rFonts w:ascii="Times New Roman" w:hAnsi="Times New Roman" w:cs="Times New Roman"/>
          <w:sz w:val="24"/>
          <w:szCs w:val="24"/>
        </w:rPr>
        <w:t>n</w:t>
      </w:r>
      <w:r w:rsidR="00C70B00" w:rsidRPr="00A3036C">
        <w:rPr>
          <w:rFonts w:ascii="Times New Roman" w:hAnsi="Times New Roman" w:cs="Times New Roman"/>
          <w:sz w:val="24"/>
          <w:szCs w:val="24"/>
        </w:rPr>
        <w:t>ção de</w:t>
      </w:r>
      <w:r w:rsidR="005C5534" w:rsidRPr="00A3036C">
        <w:rPr>
          <w:rFonts w:ascii="Times New Roman" w:hAnsi="Times New Roman" w:cs="Times New Roman"/>
          <w:sz w:val="24"/>
          <w:szCs w:val="24"/>
        </w:rPr>
        <w:t xml:space="preserve"> nosso Projeto de Perpetuação do Poder</w:t>
      </w:r>
      <w:r w:rsidR="00E35182" w:rsidRPr="00A3036C">
        <w:rPr>
          <w:rFonts w:ascii="Times New Roman" w:hAnsi="Times New Roman" w:cs="Times New Roman"/>
          <w:sz w:val="24"/>
          <w:szCs w:val="24"/>
        </w:rPr>
        <w:t>. ▬</w:t>
      </w:r>
      <w:r w:rsidR="00273A2B" w:rsidRPr="00A3036C">
        <w:rPr>
          <w:rFonts w:ascii="Times New Roman" w:hAnsi="Times New Roman" w:cs="Times New Roman"/>
          <w:sz w:val="24"/>
          <w:szCs w:val="24"/>
        </w:rPr>
        <w:t xml:space="preserve"> </w:t>
      </w:r>
      <w:r w:rsidR="00E35182" w:rsidRPr="00A3036C">
        <w:rPr>
          <w:rFonts w:ascii="Times New Roman" w:hAnsi="Times New Roman" w:cs="Times New Roman"/>
          <w:sz w:val="24"/>
          <w:szCs w:val="24"/>
        </w:rPr>
        <w:t>arrogante</w:t>
      </w:r>
      <w:r w:rsidR="008B5BE8" w:rsidRPr="00A3036C">
        <w:rPr>
          <w:rFonts w:ascii="Times New Roman" w:hAnsi="Times New Roman" w:cs="Times New Roman"/>
          <w:sz w:val="24"/>
          <w:szCs w:val="24"/>
        </w:rPr>
        <w:t>.</w:t>
      </w:r>
    </w:p>
    <w:p w14:paraId="33A86A62" w14:textId="77777777" w:rsidR="008B5BE8" w:rsidRPr="00A3036C" w:rsidRDefault="008B5BE8" w:rsidP="00273A2B">
      <w:pPr>
        <w:spacing w:after="0"/>
        <w:jc w:val="both"/>
        <w:rPr>
          <w:rFonts w:ascii="Times New Roman" w:hAnsi="Times New Roman" w:cs="Times New Roman"/>
          <w:sz w:val="24"/>
          <w:szCs w:val="24"/>
        </w:rPr>
      </w:pPr>
    </w:p>
    <w:p w14:paraId="04429320" w14:textId="7D01CAEE" w:rsidR="008B5BE8" w:rsidRPr="00A3036C" w:rsidRDefault="008B5BE8" w:rsidP="00273A2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Justos e acordados, </w:t>
      </w:r>
      <w:r w:rsidR="006A2235" w:rsidRPr="00A3036C">
        <w:rPr>
          <w:rFonts w:ascii="Times New Roman" w:hAnsi="Times New Roman" w:cs="Times New Roman"/>
          <w:i/>
          <w:iCs/>
          <w:sz w:val="24"/>
          <w:szCs w:val="24"/>
        </w:rPr>
        <w:t>malenirus</w:t>
      </w:r>
      <w:r w:rsidR="006A2235" w:rsidRPr="00A3036C">
        <w:rPr>
          <w:rFonts w:ascii="Times New Roman" w:hAnsi="Times New Roman" w:cs="Times New Roman"/>
          <w:sz w:val="24"/>
          <w:szCs w:val="24"/>
        </w:rPr>
        <w:t xml:space="preserve">, </w:t>
      </w:r>
      <w:r w:rsidR="006A2235" w:rsidRPr="00A3036C">
        <w:rPr>
          <w:rFonts w:ascii="Times New Roman" w:hAnsi="Times New Roman" w:cs="Times New Roman"/>
          <w:i/>
          <w:iCs/>
          <w:sz w:val="24"/>
          <w:szCs w:val="24"/>
        </w:rPr>
        <w:t xml:space="preserve">reinonaques </w:t>
      </w:r>
      <w:r w:rsidR="006A2235" w:rsidRPr="00A3036C">
        <w:rPr>
          <w:rFonts w:ascii="Times New Roman" w:hAnsi="Times New Roman" w:cs="Times New Roman"/>
          <w:sz w:val="24"/>
          <w:szCs w:val="24"/>
        </w:rPr>
        <w:t xml:space="preserve">e </w:t>
      </w:r>
      <w:r w:rsidR="006A2235" w:rsidRPr="00A3036C">
        <w:rPr>
          <w:rFonts w:ascii="Times New Roman" w:hAnsi="Times New Roman" w:cs="Times New Roman"/>
          <w:i/>
          <w:iCs/>
          <w:sz w:val="24"/>
          <w:szCs w:val="24"/>
        </w:rPr>
        <w:t>dominitilianos</w:t>
      </w:r>
      <w:r w:rsidR="002B36F2" w:rsidRPr="00A3036C">
        <w:rPr>
          <w:rFonts w:ascii="Times New Roman" w:hAnsi="Times New Roman" w:cs="Times New Roman"/>
          <w:sz w:val="24"/>
          <w:szCs w:val="24"/>
        </w:rPr>
        <w:t xml:space="preserve">, preocupados, </w:t>
      </w:r>
      <w:r w:rsidR="00357730" w:rsidRPr="00A3036C">
        <w:rPr>
          <w:rFonts w:ascii="Times New Roman" w:hAnsi="Times New Roman" w:cs="Times New Roman"/>
          <w:sz w:val="24"/>
          <w:szCs w:val="24"/>
        </w:rPr>
        <w:t>mas confiantes na sucumbência humana</w:t>
      </w:r>
      <w:r w:rsidR="0087102A" w:rsidRPr="00A3036C">
        <w:rPr>
          <w:rFonts w:ascii="Times New Roman" w:hAnsi="Times New Roman" w:cs="Times New Roman"/>
          <w:sz w:val="24"/>
          <w:szCs w:val="24"/>
        </w:rPr>
        <w:t xml:space="preserve"> no exercício </w:t>
      </w:r>
      <w:r w:rsidR="0087102A" w:rsidRPr="00A3036C">
        <w:rPr>
          <w:rFonts w:ascii="Times New Roman" w:hAnsi="Times New Roman" w:cs="Times New Roman"/>
          <w:sz w:val="24"/>
          <w:szCs w:val="24"/>
        </w:rPr>
        <w:lastRenderedPageBreak/>
        <w:t>de seu livre arbítrio</w:t>
      </w:r>
      <w:r w:rsidR="006A1960" w:rsidRPr="00A3036C">
        <w:rPr>
          <w:rFonts w:ascii="Times New Roman" w:hAnsi="Times New Roman" w:cs="Times New Roman"/>
          <w:sz w:val="24"/>
          <w:szCs w:val="24"/>
        </w:rPr>
        <w:t>, despedem-se</w:t>
      </w:r>
      <w:r w:rsidR="003C708A" w:rsidRPr="00A3036C">
        <w:rPr>
          <w:rFonts w:ascii="Times New Roman" w:hAnsi="Times New Roman" w:cs="Times New Roman"/>
          <w:sz w:val="24"/>
          <w:szCs w:val="24"/>
        </w:rPr>
        <w:t>, prometendo fazerem vale</w:t>
      </w:r>
      <w:r w:rsidR="00323C53" w:rsidRPr="00A3036C">
        <w:rPr>
          <w:rFonts w:ascii="Times New Roman" w:hAnsi="Times New Roman" w:cs="Times New Roman"/>
          <w:sz w:val="24"/>
          <w:szCs w:val="24"/>
        </w:rPr>
        <w:t>r num ritmo intenso</w:t>
      </w:r>
      <w:r w:rsidR="003D25D6" w:rsidRPr="00A3036C">
        <w:rPr>
          <w:rFonts w:ascii="Times New Roman" w:hAnsi="Times New Roman" w:cs="Times New Roman"/>
          <w:sz w:val="24"/>
          <w:szCs w:val="24"/>
        </w:rPr>
        <w:t>,</w:t>
      </w:r>
      <w:r w:rsidR="00285708" w:rsidRPr="00A3036C">
        <w:rPr>
          <w:rFonts w:ascii="Times New Roman" w:hAnsi="Times New Roman" w:cs="Times New Roman"/>
          <w:sz w:val="24"/>
          <w:szCs w:val="24"/>
        </w:rPr>
        <w:t xml:space="preserve"> o </w:t>
      </w:r>
      <w:r w:rsidR="00285708" w:rsidRPr="00A3036C">
        <w:rPr>
          <w:rFonts w:ascii="Times New Roman" w:hAnsi="Times New Roman" w:cs="Times New Roman"/>
          <w:i/>
          <w:iCs/>
          <w:sz w:val="24"/>
          <w:szCs w:val="24"/>
        </w:rPr>
        <w:t xml:space="preserve">pacote de maldades </w:t>
      </w:r>
      <w:r w:rsidR="006E76AD" w:rsidRPr="00A3036C">
        <w:rPr>
          <w:rFonts w:ascii="Times New Roman" w:hAnsi="Times New Roman" w:cs="Times New Roman"/>
          <w:sz w:val="24"/>
          <w:szCs w:val="24"/>
        </w:rPr>
        <w:t xml:space="preserve">ancorado pela ignorância da </w:t>
      </w:r>
      <w:r w:rsidR="0080614A" w:rsidRPr="00A3036C">
        <w:rPr>
          <w:rFonts w:ascii="Times New Roman" w:hAnsi="Times New Roman" w:cs="Times New Roman"/>
          <w:sz w:val="24"/>
          <w:szCs w:val="24"/>
        </w:rPr>
        <w:t>população terráquea, salvo a Resistência Dimensional</w:t>
      </w:r>
      <w:r w:rsidR="003D25D6" w:rsidRPr="00A3036C">
        <w:rPr>
          <w:rFonts w:ascii="Times New Roman" w:hAnsi="Times New Roman" w:cs="Times New Roman"/>
          <w:sz w:val="24"/>
          <w:szCs w:val="24"/>
        </w:rPr>
        <w:t>.</w:t>
      </w:r>
    </w:p>
    <w:p w14:paraId="082E1612" w14:textId="63F73F44" w:rsidR="007F779A" w:rsidRPr="00A3036C" w:rsidRDefault="007F779A" w:rsidP="00273A2B">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Pilares sistêmicos: governo, religião, mídia e educação  </w:t>
      </w:r>
      <w:r w:rsidR="003160B4" w:rsidRPr="00A3036C">
        <w:rPr>
          <w:rFonts w:ascii="Times New Roman" w:hAnsi="Times New Roman" w:cs="Times New Roman"/>
          <w:sz w:val="24"/>
          <w:szCs w:val="24"/>
        </w:rPr>
        <w:t>produzem</w:t>
      </w:r>
      <w:r w:rsidR="00F47769" w:rsidRPr="00A3036C">
        <w:rPr>
          <w:rFonts w:ascii="Times New Roman" w:hAnsi="Times New Roman" w:cs="Times New Roman"/>
          <w:sz w:val="24"/>
          <w:szCs w:val="24"/>
        </w:rPr>
        <w:t xml:space="preserve"> </w:t>
      </w:r>
      <w:bookmarkStart w:id="60" w:name="_Hlk189060698"/>
      <w:r w:rsidR="00F47769" w:rsidRPr="00A3036C">
        <w:rPr>
          <w:rFonts w:ascii="Times New Roman" w:hAnsi="Times New Roman" w:cs="Times New Roman"/>
          <w:i/>
          <w:iCs/>
          <w:sz w:val="24"/>
          <w:szCs w:val="24"/>
        </w:rPr>
        <w:t>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bookmarkEnd w:id="60"/>
      <w:r w:rsidR="00291711" w:rsidRPr="00A3036C">
        <w:rPr>
          <w:rFonts w:ascii="Times New Roman" w:hAnsi="Times New Roman" w:cs="Times New Roman"/>
          <w:sz w:val="24"/>
          <w:szCs w:val="24"/>
        </w:rPr>
        <w:t>, configurando energias maléficas</w:t>
      </w:r>
      <w:r w:rsidR="004E179B" w:rsidRPr="00A3036C">
        <w:rPr>
          <w:rFonts w:ascii="Times New Roman" w:hAnsi="Times New Roman" w:cs="Times New Roman"/>
          <w:sz w:val="24"/>
          <w:szCs w:val="24"/>
        </w:rPr>
        <w:t xml:space="preserve"> </w:t>
      </w:r>
      <w:r w:rsidR="009105B0" w:rsidRPr="00A3036C">
        <w:rPr>
          <w:rFonts w:ascii="Times New Roman" w:hAnsi="Times New Roman" w:cs="Times New Roman"/>
          <w:sz w:val="24"/>
          <w:szCs w:val="24"/>
        </w:rPr>
        <w:t>impeditivas do despertar em massa da humanidade</w:t>
      </w:r>
      <w:r w:rsidR="00CE74CF" w:rsidRPr="00A3036C">
        <w:rPr>
          <w:rFonts w:ascii="Times New Roman" w:hAnsi="Times New Roman" w:cs="Times New Roman"/>
          <w:sz w:val="24"/>
          <w:szCs w:val="24"/>
        </w:rPr>
        <w:t>. Hemisfério Norte</w:t>
      </w:r>
      <w:r w:rsidR="00855624" w:rsidRPr="00A3036C">
        <w:rPr>
          <w:rFonts w:ascii="Times New Roman" w:hAnsi="Times New Roman" w:cs="Times New Roman"/>
          <w:sz w:val="24"/>
          <w:szCs w:val="24"/>
        </w:rPr>
        <w:t xml:space="preserve"> sendo</w:t>
      </w:r>
      <w:r w:rsidR="00CE74CF" w:rsidRPr="00A3036C">
        <w:rPr>
          <w:rFonts w:ascii="Times New Roman" w:hAnsi="Times New Roman" w:cs="Times New Roman"/>
          <w:sz w:val="24"/>
          <w:szCs w:val="24"/>
        </w:rPr>
        <w:t xml:space="preserve"> </w:t>
      </w:r>
      <w:r w:rsidR="0002389C" w:rsidRPr="00A3036C">
        <w:rPr>
          <w:rFonts w:ascii="Times New Roman" w:hAnsi="Times New Roman" w:cs="Times New Roman"/>
          <w:sz w:val="24"/>
          <w:szCs w:val="24"/>
        </w:rPr>
        <w:t xml:space="preserve">destruído com a população </w:t>
      </w:r>
      <w:r w:rsidR="00CE74CF" w:rsidRPr="00A3036C">
        <w:rPr>
          <w:rFonts w:ascii="Times New Roman" w:hAnsi="Times New Roman" w:cs="Times New Roman"/>
          <w:sz w:val="24"/>
          <w:szCs w:val="24"/>
        </w:rPr>
        <w:t>flagelad</w:t>
      </w:r>
      <w:r w:rsidR="0002389C" w:rsidRPr="00A3036C">
        <w:rPr>
          <w:rFonts w:ascii="Times New Roman" w:hAnsi="Times New Roman" w:cs="Times New Roman"/>
          <w:sz w:val="24"/>
          <w:szCs w:val="24"/>
        </w:rPr>
        <w:t>a</w:t>
      </w:r>
      <w:r w:rsidR="00A92F32" w:rsidRPr="00A3036C">
        <w:rPr>
          <w:rFonts w:ascii="Times New Roman" w:hAnsi="Times New Roman" w:cs="Times New Roman"/>
          <w:sz w:val="24"/>
          <w:szCs w:val="24"/>
        </w:rPr>
        <w:t xml:space="preserve">, </w:t>
      </w:r>
      <w:r w:rsidR="00855624" w:rsidRPr="00A3036C">
        <w:rPr>
          <w:rFonts w:ascii="Times New Roman" w:hAnsi="Times New Roman" w:cs="Times New Roman"/>
          <w:sz w:val="24"/>
          <w:szCs w:val="24"/>
        </w:rPr>
        <w:t>i</w:t>
      </w:r>
      <w:r w:rsidR="00A92F32" w:rsidRPr="00A3036C">
        <w:rPr>
          <w:rFonts w:ascii="Times New Roman" w:hAnsi="Times New Roman" w:cs="Times New Roman"/>
          <w:sz w:val="24"/>
          <w:szCs w:val="24"/>
        </w:rPr>
        <w:t>migra para o Hemisfério Sul</w:t>
      </w:r>
      <w:r w:rsidR="00353FF1" w:rsidRPr="00A3036C">
        <w:rPr>
          <w:rFonts w:ascii="Times New Roman" w:hAnsi="Times New Roman" w:cs="Times New Roman"/>
          <w:sz w:val="24"/>
          <w:szCs w:val="24"/>
        </w:rPr>
        <w:t>.</w:t>
      </w:r>
      <w:r w:rsidR="00A92F32" w:rsidRPr="00A3036C">
        <w:rPr>
          <w:rFonts w:ascii="Times New Roman" w:hAnsi="Times New Roman" w:cs="Times New Roman"/>
          <w:sz w:val="24"/>
          <w:szCs w:val="24"/>
        </w:rPr>
        <w:t xml:space="preserve"> </w:t>
      </w:r>
      <w:r w:rsidR="00353FF1" w:rsidRPr="00A3036C">
        <w:rPr>
          <w:rFonts w:ascii="Times New Roman" w:hAnsi="Times New Roman" w:cs="Times New Roman"/>
          <w:sz w:val="24"/>
          <w:szCs w:val="24"/>
        </w:rPr>
        <w:t xml:space="preserve">Destinando-se, </w:t>
      </w:r>
      <w:r w:rsidR="00F611EA" w:rsidRPr="00A3036C">
        <w:rPr>
          <w:rFonts w:ascii="Times New Roman" w:hAnsi="Times New Roman" w:cs="Times New Roman"/>
          <w:sz w:val="24"/>
          <w:szCs w:val="24"/>
        </w:rPr>
        <w:t>p</w:t>
      </w:r>
      <w:r w:rsidR="00A92F32" w:rsidRPr="00A3036C">
        <w:rPr>
          <w:rFonts w:ascii="Times New Roman" w:hAnsi="Times New Roman" w:cs="Times New Roman"/>
          <w:sz w:val="24"/>
          <w:szCs w:val="24"/>
        </w:rPr>
        <w:t>rincipalmente</w:t>
      </w:r>
      <w:r w:rsidR="006E361B" w:rsidRPr="00A3036C">
        <w:rPr>
          <w:rFonts w:ascii="Times New Roman" w:hAnsi="Times New Roman" w:cs="Times New Roman"/>
          <w:sz w:val="24"/>
          <w:szCs w:val="24"/>
        </w:rPr>
        <w:t>, ao Brasil</w:t>
      </w:r>
      <w:r w:rsidR="00232B1A" w:rsidRPr="00A3036C">
        <w:rPr>
          <w:rFonts w:ascii="Times New Roman" w:hAnsi="Times New Roman" w:cs="Times New Roman"/>
          <w:sz w:val="24"/>
          <w:szCs w:val="24"/>
        </w:rPr>
        <w:t xml:space="preserve"> por sua geografia e presença de imigrantes desta região</w:t>
      </w:r>
      <w:r w:rsidR="00BC5FB0" w:rsidRPr="00A3036C">
        <w:rPr>
          <w:rFonts w:ascii="Times New Roman" w:hAnsi="Times New Roman" w:cs="Times New Roman"/>
          <w:sz w:val="24"/>
          <w:szCs w:val="24"/>
        </w:rPr>
        <w:t>. País</w:t>
      </w:r>
      <w:r w:rsidR="00B979B1" w:rsidRPr="00A3036C">
        <w:rPr>
          <w:rFonts w:ascii="Times New Roman" w:hAnsi="Times New Roman" w:cs="Times New Roman"/>
          <w:sz w:val="24"/>
          <w:szCs w:val="24"/>
        </w:rPr>
        <w:t xml:space="preserve"> ocupa a primeira posição na preferência</w:t>
      </w:r>
      <w:r w:rsidR="000806E3" w:rsidRPr="00A3036C">
        <w:rPr>
          <w:rFonts w:ascii="Times New Roman" w:hAnsi="Times New Roman" w:cs="Times New Roman"/>
          <w:sz w:val="24"/>
          <w:szCs w:val="24"/>
        </w:rPr>
        <w:t xml:space="preserve"> da maioria destes desafortunados, esperançosos</w:t>
      </w:r>
      <w:r w:rsidR="00975D4A" w:rsidRPr="00A3036C">
        <w:rPr>
          <w:rFonts w:ascii="Times New Roman" w:hAnsi="Times New Roman" w:cs="Times New Roman"/>
          <w:sz w:val="24"/>
          <w:szCs w:val="24"/>
        </w:rPr>
        <w:t xml:space="preserve"> com a possibilidade de reconstruírem </w:t>
      </w:r>
      <w:r w:rsidR="00100ED9" w:rsidRPr="00A3036C">
        <w:rPr>
          <w:rFonts w:ascii="Times New Roman" w:hAnsi="Times New Roman" w:cs="Times New Roman"/>
          <w:sz w:val="24"/>
          <w:szCs w:val="24"/>
        </w:rPr>
        <w:t>suas vidas</w:t>
      </w:r>
      <w:r w:rsidR="004E46EC" w:rsidRPr="00A3036C">
        <w:rPr>
          <w:rFonts w:ascii="Times New Roman" w:hAnsi="Times New Roman" w:cs="Times New Roman"/>
          <w:sz w:val="24"/>
          <w:szCs w:val="24"/>
        </w:rPr>
        <w:t xml:space="preserve">, protegidos, </w:t>
      </w:r>
      <w:r w:rsidR="00B165C4" w:rsidRPr="00A3036C">
        <w:rPr>
          <w:rFonts w:ascii="Times New Roman" w:hAnsi="Times New Roman" w:cs="Times New Roman"/>
          <w:sz w:val="24"/>
          <w:szCs w:val="24"/>
        </w:rPr>
        <w:t>física, moral e patrimonialmente</w:t>
      </w:r>
      <w:r w:rsidR="00BC5FB0" w:rsidRPr="00A3036C">
        <w:rPr>
          <w:rFonts w:ascii="Times New Roman" w:hAnsi="Times New Roman" w:cs="Times New Roman"/>
          <w:sz w:val="24"/>
          <w:szCs w:val="24"/>
        </w:rPr>
        <w:t xml:space="preserve"> no que se tornara para eles, </w:t>
      </w:r>
      <w:r w:rsidR="00C36E6E" w:rsidRPr="00A3036C">
        <w:rPr>
          <w:rFonts w:ascii="Times New Roman" w:hAnsi="Times New Roman" w:cs="Times New Roman"/>
          <w:i/>
          <w:iCs/>
          <w:sz w:val="24"/>
          <w:szCs w:val="24"/>
        </w:rPr>
        <w:t xml:space="preserve">a </w:t>
      </w:r>
      <w:r w:rsidR="000601EC" w:rsidRPr="00A3036C">
        <w:rPr>
          <w:rFonts w:ascii="Times New Roman" w:hAnsi="Times New Roman" w:cs="Times New Roman"/>
          <w:i/>
          <w:iCs/>
          <w:sz w:val="24"/>
          <w:szCs w:val="24"/>
        </w:rPr>
        <w:t>t</w:t>
      </w:r>
      <w:r w:rsidR="00C36E6E" w:rsidRPr="00A3036C">
        <w:rPr>
          <w:rFonts w:ascii="Times New Roman" w:hAnsi="Times New Roman" w:cs="Times New Roman"/>
          <w:i/>
          <w:iCs/>
          <w:sz w:val="24"/>
          <w:szCs w:val="24"/>
        </w:rPr>
        <w:t xml:space="preserve">erra </w:t>
      </w:r>
      <w:r w:rsidR="000601EC" w:rsidRPr="00A3036C">
        <w:rPr>
          <w:rFonts w:ascii="Times New Roman" w:hAnsi="Times New Roman" w:cs="Times New Roman"/>
          <w:i/>
          <w:iCs/>
          <w:sz w:val="24"/>
          <w:szCs w:val="24"/>
        </w:rPr>
        <w:t>p</w:t>
      </w:r>
      <w:r w:rsidR="00C36E6E" w:rsidRPr="00A3036C">
        <w:rPr>
          <w:rFonts w:ascii="Times New Roman" w:hAnsi="Times New Roman" w:cs="Times New Roman"/>
          <w:i/>
          <w:iCs/>
          <w:sz w:val="24"/>
          <w:szCs w:val="24"/>
        </w:rPr>
        <w:t>rometida</w:t>
      </w:r>
      <w:r w:rsidR="00C36E6E" w:rsidRPr="00A3036C">
        <w:rPr>
          <w:rFonts w:ascii="Times New Roman" w:hAnsi="Times New Roman" w:cs="Times New Roman"/>
          <w:sz w:val="24"/>
          <w:szCs w:val="24"/>
        </w:rPr>
        <w:t>.</w:t>
      </w:r>
    </w:p>
    <w:p w14:paraId="5F125E48" w14:textId="39BCD327" w:rsidR="00B165C4" w:rsidRPr="00A3036C" w:rsidRDefault="00281A5C" w:rsidP="00273A2B">
      <w:pPr>
        <w:spacing w:after="0"/>
        <w:jc w:val="both"/>
        <w:rPr>
          <w:rFonts w:ascii="Times New Roman" w:hAnsi="Times New Roman" w:cs="Times New Roman"/>
          <w:sz w:val="24"/>
          <w:szCs w:val="24"/>
        </w:rPr>
      </w:pPr>
      <w:r w:rsidRPr="00A3036C">
        <w:rPr>
          <w:rFonts w:ascii="Times New Roman" w:hAnsi="Times New Roman" w:cs="Times New Roman"/>
          <w:sz w:val="24"/>
          <w:szCs w:val="24"/>
        </w:rPr>
        <w:t>Todo cuidado é pouco co</w:t>
      </w:r>
      <w:r w:rsidR="00845C71" w:rsidRPr="00A3036C">
        <w:rPr>
          <w:rFonts w:ascii="Times New Roman" w:hAnsi="Times New Roman" w:cs="Times New Roman"/>
          <w:sz w:val="24"/>
          <w:szCs w:val="24"/>
        </w:rPr>
        <w:t>m os, prováveis, movimentos da Resistência Dimensional</w:t>
      </w:r>
      <w:r w:rsidR="00E707AB" w:rsidRPr="00A3036C">
        <w:rPr>
          <w:rFonts w:ascii="Times New Roman" w:hAnsi="Times New Roman" w:cs="Times New Roman"/>
          <w:sz w:val="24"/>
          <w:szCs w:val="24"/>
        </w:rPr>
        <w:t>, destacando os Harrison, Taylor &amp; Agregados</w:t>
      </w:r>
      <w:r w:rsidR="00335871" w:rsidRPr="00A3036C">
        <w:rPr>
          <w:rFonts w:ascii="Times New Roman" w:hAnsi="Times New Roman" w:cs="Times New Roman"/>
          <w:sz w:val="24"/>
          <w:szCs w:val="24"/>
        </w:rPr>
        <w:t xml:space="preserve"> adicionados dos representantes do SEU —</w:t>
      </w:r>
      <w:r w:rsidR="00DE4A62" w:rsidRPr="00A3036C">
        <w:rPr>
          <w:rFonts w:ascii="Times New Roman" w:hAnsi="Times New Roman" w:cs="Times New Roman"/>
          <w:sz w:val="24"/>
          <w:szCs w:val="24"/>
        </w:rPr>
        <w:t xml:space="preserve"> </w:t>
      </w:r>
      <w:r w:rsidR="00335871" w:rsidRPr="00A3036C">
        <w:rPr>
          <w:rFonts w:ascii="Times New Roman" w:hAnsi="Times New Roman" w:cs="Times New Roman"/>
          <w:sz w:val="24"/>
          <w:szCs w:val="24"/>
        </w:rPr>
        <w:t>Soberana Energia Universal</w:t>
      </w:r>
      <w:r w:rsidR="00DE4A62" w:rsidRPr="00A3036C">
        <w:rPr>
          <w:rFonts w:ascii="Times New Roman" w:hAnsi="Times New Roman" w:cs="Times New Roman"/>
          <w:sz w:val="24"/>
          <w:szCs w:val="24"/>
        </w:rPr>
        <w:t>, Germano e Fértilles. Porém</w:t>
      </w:r>
      <w:r w:rsidR="00E71068" w:rsidRPr="00A3036C">
        <w:rPr>
          <w:rFonts w:ascii="Times New Roman" w:hAnsi="Times New Roman" w:cs="Times New Roman"/>
          <w:sz w:val="24"/>
          <w:szCs w:val="24"/>
        </w:rPr>
        <w:t xml:space="preserve">, </w:t>
      </w:r>
      <w:r w:rsidR="00E71068" w:rsidRPr="00A3036C">
        <w:rPr>
          <w:rFonts w:ascii="Times New Roman" w:hAnsi="Times New Roman" w:cs="Times New Roman"/>
          <w:i/>
          <w:iCs/>
          <w:sz w:val="24"/>
          <w:szCs w:val="24"/>
        </w:rPr>
        <w:t>a vida é uma contradição em tudo, para tudo e por tudo</w:t>
      </w:r>
      <w:r w:rsidR="00921AE2" w:rsidRPr="00A3036C">
        <w:rPr>
          <w:rFonts w:ascii="Times New Roman" w:hAnsi="Times New Roman" w:cs="Times New Roman"/>
          <w:sz w:val="24"/>
          <w:szCs w:val="24"/>
        </w:rPr>
        <w:t>, justificando a má utilização do livre arbítrio humano como maior aliado do Sistema Terra</w:t>
      </w:r>
      <w:r w:rsidR="00696279" w:rsidRPr="00A3036C">
        <w:rPr>
          <w:rFonts w:ascii="Times New Roman" w:hAnsi="Times New Roman" w:cs="Times New Roman"/>
          <w:sz w:val="24"/>
          <w:szCs w:val="24"/>
        </w:rPr>
        <w:t>. C</w:t>
      </w:r>
      <w:r w:rsidR="00AE3798" w:rsidRPr="00A3036C">
        <w:rPr>
          <w:rFonts w:ascii="Times New Roman" w:hAnsi="Times New Roman" w:cs="Times New Roman"/>
          <w:sz w:val="24"/>
          <w:szCs w:val="24"/>
        </w:rPr>
        <w:t>onclui-se</w:t>
      </w:r>
      <w:r w:rsidR="009746D2" w:rsidRPr="00A3036C">
        <w:rPr>
          <w:rFonts w:ascii="Times New Roman" w:hAnsi="Times New Roman" w:cs="Times New Roman"/>
          <w:sz w:val="24"/>
          <w:szCs w:val="24"/>
        </w:rPr>
        <w:t>, independentemente de quaisquer cois</w:t>
      </w:r>
      <w:r w:rsidR="002C4EDF" w:rsidRPr="00A3036C">
        <w:rPr>
          <w:rFonts w:ascii="Times New Roman" w:hAnsi="Times New Roman" w:cs="Times New Roman"/>
          <w:sz w:val="24"/>
          <w:szCs w:val="24"/>
        </w:rPr>
        <w:t>as e ações sistêmicas manipuladas</w:t>
      </w:r>
      <w:r w:rsidR="003D4856" w:rsidRPr="00A3036C">
        <w:rPr>
          <w:rFonts w:ascii="Times New Roman" w:hAnsi="Times New Roman" w:cs="Times New Roman"/>
          <w:sz w:val="24"/>
          <w:szCs w:val="24"/>
        </w:rPr>
        <w:t xml:space="preserve"> pelos</w:t>
      </w:r>
      <w:r w:rsidR="002C4EDF" w:rsidRPr="00A3036C">
        <w:rPr>
          <w:rFonts w:ascii="Times New Roman" w:hAnsi="Times New Roman" w:cs="Times New Roman"/>
          <w:sz w:val="24"/>
          <w:szCs w:val="24"/>
        </w:rPr>
        <w:t xml:space="preserve"> </w:t>
      </w:r>
      <w:bookmarkStart w:id="61" w:name="_Hlk189238005"/>
      <w:r w:rsidR="003D4856" w:rsidRPr="00A3036C">
        <w:rPr>
          <w:rFonts w:ascii="Times New Roman" w:hAnsi="Times New Roman" w:cs="Times New Roman"/>
          <w:i/>
          <w:iCs/>
          <w:sz w:val="24"/>
          <w:szCs w:val="24"/>
        </w:rPr>
        <w:t>malenirus</w:t>
      </w:r>
      <w:r w:rsidR="003D4856" w:rsidRPr="00A3036C">
        <w:rPr>
          <w:rFonts w:ascii="Times New Roman" w:hAnsi="Times New Roman" w:cs="Times New Roman"/>
          <w:sz w:val="24"/>
          <w:szCs w:val="24"/>
        </w:rPr>
        <w:t xml:space="preserve">, </w:t>
      </w:r>
      <w:r w:rsidR="003D4856" w:rsidRPr="00A3036C">
        <w:rPr>
          <w:rFonts w:ascii="Times New Roman" w:hAnsi="Times New Roman" w:cs="Times New Roman"/>
          <w:i/>
          <w:iCs/>
          <w:sz w:val="24"/>
          <w:szCs w:val="24"/>
        </w:rPr>
        <w:t xml:space="preserve">reinonaques </w:t>
      </w:r>
      <w:r w:rsidR="003D4856" w:rsidRPr="00A3036C">
        <w:rPr>
          <w:rFonts w:ascii="Times New Roman" w:hAnsi="Times New Roman" w:cs="Times New Roman"/>
          <w:sz w:val="24"/>
          <w:szCs w:val="24"/>
        </w:rPr>
        <w:t xml:space="preserve">e </w:t>
      </w:r>
      <w:r w:rsidR="003D4856" w:rsidRPr="00A3036C">
        <w:rPr>
          <w:rFonts w:ascii="Times New Roman" w:hAnsi="Times New Roman" w:cs="Times New Roman"/>
          <w:i/>
          <w:iCs/>
          <w:sz w:val="24"/>
          <w:szCs w:val="24"/>
        </w:rPr>
        <w:t>dominitilianos</w:t>
      </w:r>
      <w:bookmarkEnd w:id="61"/>
      <w:r w:rsidR="00B009B7" w:rsidRPr="00A3036C">
        <w:rPr>
          <w:rFonts w:ascii="Times New Roman" w:hAnsi="Times New Roman" w:cs="Times New Roman"/>
          <w:sz w:val="24"/>
          <w:szCs w:val="24"/>
        </w:rPr>
        <w:t>,</w:t>
      </w:r>
      <w:r w:rsidR="00035240" w:rsidRPr="00A3036C">
        <w:rPr>
          <w:rFonts w:ascii="Times New Roman" w:hAnsi="Times New Roman" w:cs="Times New Roman"/>
          <w:sz w:val="24"/>
          <w:szCs w:val="24"/>
        </w:rPr>
        <w:t xml:space="preserve"> </w:t>
      </w:r>
      <w:r w:rsidR="00FC5ECA" w:rsidRPr="00A3036C">
        <w:rPr>
          <w:rFonts w:ascii="Times New Roman" w:hAnsi="Times New Roman" w:cs="Times New Roman"/>
          <w:sz w:val="24"/>
          <w:szCs w:val="24"/>
        </w:rPr>
        <w:t>responsabilidade do</w:t>
      </w:r>
      <w:r w:rsidR="00FA553D" w:rsidRPr="00A3036C">
        <w:rPr>
          <w:rFonts w:ascii="Times New Roman" w:hAnsi="Times New Roman" w:cs="Times New Roman"/>
          <w:sz w:val="24"/>
          <w:szCs w:val="24"/>
        </w:rPr>
        <w:t xml:space="preserve"> ser humano </w:t>
      </w:r>
      <w:r w:rsidR="00CF2A13" w:rsidRPr="00A3036C">
        <w:rPr>
          <w:rFonts w:ascii="Times New Roman" w:hAnsi="Times New Roman" w:cs="Times New Roman"/>
          <w:sz w:val="24"/>
          <w:szCs w:val="24"/>
        </w:rPr>
        <w:t xml:space="preserve">para </w:t>
      </w:r>
      <w:r w:rsidR="00FA553D" w:rsidRPr="00A3036C">
        <w:rPr>
          <w:rFonts w:ascii="Times New Roman" w:hAnsi="Times New Roman" w:cs="Times New Roman"/>
          <w:sz w:val="24"/>
          <w:szCs w:val="24"/>
        </w:rPr>
        <w:t>escolher</w:t>
      </w:r>
      <w:r w:rsidR="000601EC" w:rsidRPr="00A3036C">
        <w:rPr>
          <w:rFonts w:ascii="Times New Roman" w:hAnsi="Times New Roman" w:cs="Times New Roman"/>
          <w:sz w:val="24"/>
          <w:szCs w:val="24"/>
        </w:rPr>
        <w:t xml:space="preserve"> </w:t>
      </w:r>
      <w:r w:rsidR="00500F24" w:rsidRPr="00A3036C">
        <w:rPr>
          <w:rFonts w:ascii="Times New Roman" w:hAnsi="Times New Roman" w:cs="Times New Roman"/>
          <w:sz w:val="24"/>
          <w:szCs w:val="24"/>
        </w:rPr>
        <w:t>entre a estrada sistêmica terrestre ou</w:t>
      </w:r>
      <w:r w:rsidR="005E0191" w:rsidRPr="00A3036C">
        <w:rPr>
          <w:rFonts w:ascii="Times New Roman" w:hAnsi="Times New Roman" w:cs="Times New Roman"/>
          <w:sz w:val="24"/>
          <w:szCs w:val="24"/>
        </w:rPr>
        <w:t xml:space="preserve"> sua evolução descoberta pelo despertar de sua essência</w:t>
      </w:r>
      <w:r w:rsidR="00AE3798" w:rsidRPr="00A3036C">
        <w:rPr>
          <w:rFonts w:ascii="Times New Roman" w:hAnsi="Times New Roman" w:cs="Times New Roman"/>
          <w:sz w:val="24"/>
          <w:szCs w:val="24"/>
        </w:rPr>
        <w:t xml:space="preserve">. </w:t>
      </w:r>
      <w:r w:rsidR="00F837D4" w:rsidRPr="00A3036C">
        <w:rPr>
          <w:rFonts w:ascii="Times New Roman" w:hAnsi="Times New Roman" w:cs="Times New Roman"/>
          <w:sz w:val="24"/>
          <w:szCs w:val="24"/>
        </w:rPr>
        <w:t>Assim</w:t>
      </w:r>
      <w:r w:rsidR="007A61A7" w:rsidRPr="00A3036C">
        <w:rPr>
          <w:rFonts w:ascii="Times New Roman" w:hAnsi="Times New Roman" w:cs="Times New Roman"/>
          <w:sz w:val="24"/>
          <w:szCs w:val="24"/>
        </w:rPr>
        <w:t xml:space="preserve">, </w:t>
      </w:r>
      <w:r w:rsidR="007A61A7" w:rsidRPr="00A3036C">
        <w:rPr>
          <w:rFonts w:ascii="Times New Roman" w:hAnsi="Times New Roman" w:cs="Times New Roman"/>
          <w:i/>
          <w:iCs/>
          <w:sz w:val="24"/>
          <w:szCs w:val="24"/>
        </w:rPr>
        <w:t>os donos do mundo</w:t>
      </w:r>
      <w:r w:rsidR="00E71068" w:rsidRPr="00A3036C">
        <w:rPr>
          <w:rFonts w:ascii="Times New Roman" w:hAnsi="Times New Roman" w:cs="Times New Roman"/>
          <w:sz w:val="24"/>
          <w:szCs w:val="24"/>
        </w:rPr>
        <w:t xml:space="preserve"> </w:t>
      </w:r>
      <w:r w:rsidR="00AA531E" w:rsidRPr="00A3036C">
        <w:rPr>
          <w:rFonts w:ascii="Times New Roman" w:hAnsi="Times New Roman" w:cs="Times New Roman"/>
          <w:sz w:val="24"/>
          <w:szCs w:val="24"/>
        </w:rPr>
        <w:t>têm como seus maiores aliados, a igno</w:t>
      </w:r>
      <w:r w:rsidR="00D56C0F" w:rsidRPr="00A3036C">
        <w:rPr>
          <w:rFonts w:ascii="Times New Roman" w:hAnsi="Times New Roman" w:cs="Times New Roman"/>
          <w:sz w:val="24"/>
          <w:szCs w:val="24"/>
        </w:rPr>
        <w:t>rância humana manipulada pelos p</w:t>
      </w:r>
      <w:r w:rsidR="00F55B94" w:rsidRPr="00A3036C">
        <w:rPr>
          <w:rFonts w:ascii="Times New Roman" w:hAnsi="Times New Roman" w:cs="Times New Roman"/>
          <w:sz w:val="24"/>
          <w:szCs w:val="24"/>
        </w:rPr>
        <w:t>i</w:t>
      </w:r>
      <w:r w:rsidR="00D56C0F" w:rsidRPr="00A3036C">
        <w:rPr>
          <w:rFonts w:ascii="Times New Roman" w:hAnsi="Times New Roman" w:cs="Times New Roman"/>
          <w:sz w:val="24"/>
          <w:szCs w:val="24"/>
        </w:rPr>
        <w:t>lares sistêm</w:t>
      </w:r>
      <w:r w:rsidR="00BD1828" w:rsidRPr="00A3036C">
        <w:rPr>
          <w:rFonts w:ascii="Times New Roman" w:hAnsi="Times New Roman" w:cs="Times New Roman"/>
          <w:sz w:val="24"/>
          <w:szCs w:val="24"/>
        </w:rPr>
        <w:t>i</w:t>
      </w:r>
      <w:r w:rsidR="00D56C0F" w:rsidRPr="00A3036C">
        <w:rPr>
          <w:rFonts w:ascii="Times New Roman" w:hAnsi="Times New Roman" w:cs="Times New Roman"/>
          <w:sz w:val="24"/>
          <w:szCs w:val="24"/>
        </w:rPr>
        <w:t>cos</w:t>
      </w:r>
      <w:r w:rsidR="00BD1828" w:rsidRPr="00A3036C">
        <w:rPr>
          <w:rFonts w:ascii="Times New Roman" w:hAnsi="Times New Roman" w:cs="Times New Roman"/>
          <w:sz w:val="24"/>
          <w:szCs w:val="24"/>
        </w:rPr>
        <w:t>: governo, religião, mídia e educação</w:t>
      </w:r>
      <w:r w:rsidR="00F55B94" w:rsidRPr="00A3036C">
        <w:rPr>
          <w:rFonts w:ascii="Times New Roman" w:hAnsi="Times New Roman" w:cs="Times New Roman"/>
          <w:sz w:val="24"/>
          <w:szCs w:val="24"/>
        </w:rPr>
        <w:t xml:space="preserve"> e </w:t>
      </w:r>
      <w:bookmarkStart w:id="62" w:name="_Hlk189090111"/>
      <w:r w:rsidR="00EE5ECD" w:rsidRPr="00A3036C">
        <w:rPr>
          <w:rFonts w:ascii="Times New Roman" w:hAnsi="Times New Roman" w:cs="Times New Roman"/>
          <w:i/>
          <w:iCs/>
          <w:sz w:val="24"/>
          <w:szCs w:val="24"/>
        </w:rPr>
        <w:t>a</w:t>
      </w:r>
      <w:r w:rsidR="00EE5ECD" w:rsidRPr="00A3036C">
        <w:rPr>
          <w:rFonts w:ascii="Times New Roman" w:hAnsi="Times New Roman" w:cs="Times New Roman"/>
          <w:sz w:val="24"/>
          <w:szCs w:val="24"/>
        </w:rPr>
        <w:t xml:space="preserve"> </w:t>
      </w:r>
      <w:r w:rsidR="00EE5ECD" w:rsidRPr="00A3036C">
        <w:rPr>
          <w:rFonts w:ascii="Times New Roman" w:hAnsi="Times New Roman" w:cs="Times New Roman"/>
          <w:i/>
          <w:iCs/>
          <w:sz w:val="24"/>
          <w:szCs w:val="24"/>
        </w:rPr>
        <w:t>tríade da maldade humana</w:t>
      </w:r>
      <w:r w:rsidR="00EE5ECD" w:rsidRPr="00A3036C">
        <w:rPr>
          <w:rFonts w:ascii="Times New Roman" w:hAnsi="Times New Roman" w:cs="Times New Roman"/>
          <w:sz w:val="24"/>
          <w:szCs w:val="24"/>
        </w:rPr>
        <w:t xml:space="preserve">: </w:t>
      </w:r>
      <w:r w:rsidR="00EE5ECD" w:rsidRPr="00A3036C">
        <w:rPr>
          <w:rFonts w:ascii="Times New Roman" w:hAnsi="Times New Roman" w:cs="Times New Roman"/>
          <w:i/>
          <w:iCs/>
          <w:sz w:val="24"/>
          <w:szCs w:val="24"/>
        </w:rPr>
        <w:t>ego</w:t>
      </w:r>
      <w:r w:rsidR="00EE5ECD" w:rsidRPr="00A3036C">
        <w:rPr>
          <w:rFonts w:ascii="Times New Roman" w:hAnsi="Times New Roman" w:cs="Times New Roman"/>
          <w:sz w:val="24"/>
          <w:szCs w:val="24"/>
        </w:rPr>
        <w:t xml:space="preserve">, </w:t>
      </w:r>
      <w:r w:rsidR="00EE5ECD" w:rsidRPr="00A3036C">
        <w:rPr>
          <w:rFonts w:ascii="Times New Roman" w:hAnsi="Times New Roman" w:cs="Times New Roman"/>
          <w:i/>
          <w:iCs/>
          <w:sz w:val="24"/>
          <w:szCs w:val="24"/>
        </w:rPr>
        <w:t xml:space="preserve">ganância </w:t>
      </w:r>
      <w:r w:rsidR="00EE5ECD" w:rsidRPr="00A3036C">
        <w:rPr>
          <w:rFonts w:ascii="Times New Roman" w:hAnsi="Times New Roman" w:cs="Times New Roman"/>
          <w:sz w:val="24"/>
          <w:szCs w:val="24"/>
        </w:rPr>
        <w:t xml:space="preserve">e </w:t>
      </w:r>
      <w:r w:rsidR="00EE5ECD" w:rsidRPr="00A3036C">
        <w:rPr>
          <w:rFonts w:ascii="Times New Roman" w:hAnsi="Times New Roman" w:cs="Times New Roman"/>
          <w:i/>
          <w:iCs/>
          <w:sz w:val="24"/>
          <w:szCs w:val="24"/>
        </w:rPr>
        <w:t>med</w:t>
      </w:r>
      <w:r w:rsidR="00671E6E" w:rsidRPr="00A3036C">
        <w:rPr>
          <w:rFonts w:ascii="Times New Roman" w:hAnsi="Times New Roman" w:cs="Times New Roman"/>
          <w:i/>
          <w:iCs/>
          <w:sz w:val="24"/>
          <w:szCs w:val="24"/>
        </w:rPr>
        <w:t>o</w:t>
      </w:r>
      <w:r w:rsidR="00671E6E" w:rsidRPr="00A3036C">
        <w:rPr>
          <w:rFonts w:ascii="Times New Roman" w:hAnsi="Times New Roman" w:cs="Times New Roman"/>
          <w:sz w:val="24"/>
          <w:szCs w:val="24"/>
        </w:rPr>
        <w:t>.</w:t>
      </w:r>
    </w:p>
    <w:p w14:paraId="203E3A22" w14:textId="77777777" w:rsidR="003A2083" w:rsidRPr="00A3036C" w:rsidRDefault="00E46884" w:rsidP="003A2083">
      <w:pPr>
        <w:spacing w:after="0"/>
        <w:jc w:val="center"/>
        <w:rPr>
          <w:rFonts w:ascii="Times New Roman" w:hAnsi="Times New Roman" w:cs="Times New Roman"/>
          <w:sz w:val="24"/>
          <w:szCs w:val="24"/>
        </w:rPr>
      </w:pPr>
      <w:bookmarkStart w:id="63" w:name="_Hlk189091131"/>
      <w:bookmarkEnd w:id="62"/>
      <w:r w:rsidRPr="00A3036C">
        <w:rPr>
          <w:rFonts w:ascii="Times New Roman" w:eastAsiaTheme="minorEastAsia" w:hAnsi="Times New Roman" w:cs="Times New Roman"/>
          <w:color w:val="6600FF"/>
          <w:kern w:val="0"/>
          <w:sz w:val="36"/>
          <w:szCs w:val="36"/>
          <w14:ligatures w14:val="none"/>
        </w:rPr>
        <w:t>*******</w:t>
      </w:r>
    </w:p>
    <w:bookmarkEnd w:id="63"/>
    <w:p w14:paraId="1C67E261" w14:textId="77777777" w:rsidR="003A2083" w:rsidRPr="00A3036C" w:rsidRDefault="003A2083" w:rsidP="003A2083">
      <w:pPr>
        <w:spacing w:after="0"/>
        <w:jc w:val="both"/>
        <w:rPr>
          <w:rFonts w:ascii="Times New Roman" w:hAnsi="Times New Roman" w:cs="Times New Roman"/>
          <w:sz w:val="24"/>
          <w:szCs w:val="24"/>
        </w:rPr>
      </w:pPr>
    </w:p>
    <w:p w14:paraId="6C7125FF" w14:textId="5C7963FA" w:rsidR="00D64733" w:rsidRPr="00A3036C" w:rsidRDefault="002D7D7D" w:rsidP="003A2083">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Taiguara Kauê Harrison, 77,  Ana Márcia Guerra Harrison, 78, Pablo Guerra Kauê Harrison, 42, Marion Patrícia Paiva de Carvalho Harrison, 72, e sua companheira, Viviane Oliveira, 72, Carol Harrison, 36, e Gabriel Cappallatte, 34, estão reunidos </w:t>
      </w:r>
      <w:r w:rsidR="008E4508" w:rsidRPr="00A3036C">
        <w:rPr>
          <w:rFonts w:ascii="Times New Roman" w:hAnsi="Times New Roman" w:cs="Times New Roman"/>
          <w:sz w:val="24"/>
          <w:szCs w:val="24"/>
        </w:rPr>
        <w:t xml:space="preserve">na mansão dos </w:t>
      </w:r>
      <w:r w:rsidR="00BB12A6" w:rsidRPr="00A3036C">
        <w:rPr>
          <w:rFonts w:ascii="Times New Roman" w:hAnsi="Times New Roman" w:cs="Times New Roman"/>
          <w:sz w:val="24"/>
          <w:szCs w:val="24"/>
        </w:rPr>
        <w:t>H</w:t>
      </w:r>
      <w:r w:rsidR="008E4508" w:rsidRPr="00A3036C">
        <w:rPr>
          <w:rFonts w:ascii="Times New Roman" w:hAnsi="Times New Roman" w:cs="Times New Roman"/>
          <w:sz w:val="24"/>
          <w:szCs w:val="24"/>
        </w:rPr>
        <w:t xml:space="preserve">arrison, Taylor e </w:t>
      </w:r>
      <w:r w:rsidR="00BB12A6" w:rsidRPr="00A3036C">
        <w:rPr>
          <w:rFonts w:ascii="Times New Roman" w:hAnsi="Times New Roman" w:cs="Times New Roman"/>
          <w:sz w:val="24"/>
          <w:szCs w:val="24"/>
        </w:rPr>
        <w:t>A</w:t>
      </w:r>
      <w:r w:rsidR="008E4508" w:rsidRPr="00A3036C">
        <w:rPr>
          <w:rFonts w:ascii="Times New Roman" w:hAnsi="Times New Roman" w:cs="Times New Roman"/>
          <w:sz w:val="24"/>
          <w:szCs w:val="24"/>
        </w:rPr>
        <w:t>gregado</w:t>
      </w:r>
      <w:r w:rsidR="00BB12A6" w:rsidRPr="00A3036C">
        <w:rPr>
          <w:rFonts w:ascii="Times New Roman" w:hAnsi="Times New Roman" w:cs="Times New Roman"/>
          <w:sz w:val="24"/>
          <w:szCs w:val="24"/>
        </w:rPr>
        <w:t>s</w:t>
      </w:r>
      <w:r w:rsidR="00082A1D" w:rsidRPr="00A3036C">
        <w:rPr>
          <w:rFonts w:ascii="Times New Roman" w:hAnsi="Times New Roman" w:cs="Times New Roman"/>
          <w:sz w:val="24"/>
          <w:szCs w:val="24"/>
        </w:rPr>
        <w:t>. Conectados por um sistema similar</w:t>
      </w:r>
      <w:r w:rsidR="00A658A2" w:rsidRPr="00A3036C">
        <w:rPr>
          <w:rFonts w:ascii="Times New Roman" w:hAnsi="Times New Roman" w:cs="Times New Roman"/>
          <w:sz w:val="24"/>
          <w:szCs w:val="24"/>
        </w:rPr>
        <w:t xml:space="preserve"> ao </w:t>
      </w:r>
      <w:r w:rsidR="00A658A2" w:rsidRPr="00A3036C">
        <w:rPr>
          <w:rFonts w:ascii="Times New Roman" w:hAnsi="Times New Roman" w:cs="Times New Roman"/>
          <w:i/>
          <w:iCs/>
          <w:sz w:val="24"/>
          <w:szCs w:val="24"/>
        </w:rPr>
        <w:t>túnel do tempo</w:t>
      </w:r>
      <w:r w:rsidR="00A658A2" w:rsidRPr="00A3036C">
        <w:rPr>
          <w:rFonts w:ascii="Times New Roman" w:hAnsi="Times New Roman" w:cs="Times New Roman"/>
          <w:sz w:val="24"/>
          <w:szCs w:val="24"/>
        </w:rPr>
        <w:t xml:space="preserve">, observando ferramentas produzidas na Fonte </w:t>
      </w:r>
      <w:r w:rsidR="00CF7C79" w:rsidRPr="00A3036C">
        <w:rPr>
          <w:rFonts w:ascii="Times New Roman" w:hAnsi="Times New Roman" w:cs="Times New Roman"/>
          <w:sz w:val="24"/>
          <w:szCs w:val="24"/>
        </w:rPr>
        <w:t>de Criação Universal, aqui, tratada como SEU —</w:t>
      </w:r>
      <w:r w:rsidR="00760F7E" w:rsidRPr="00A3036C">
        <w:rPr>
          <w:rFonts w:ascii="Times New Roman" w:hAnsi="Times New Roman" w:cs="Times New Roman"/>
          <w:sz w:val="24"/>
          <w:szCs w:val="24"/>
        </w:rPr>
        <w:t xml:space="preserve"> S</w:t>
      </w:r>
      <w:r w:rsidR="00CF7C79" w:rsidRPr="00A3036C">
        <w:rPr>
          <w:rFonts w:ascii="Times New Roman" w:hAnsi="Times New Roman" w:cs="Times New Roman"/>
          <w:sz w:val="24"/>
          <w:szCs w:val="24"/>
        </w:rPr>
        <w:t>oberana Energia Universal</w:t>
      </w:r>
      <w:r w:rsidR="00760F7E" w:rsidRPr="00A3036C">
        <w:rPr>
          <w:rFonts w:ascii="Times New Roman" w:hAnsi="Times New Roman" w:cs="Times New Roman"/>
          <w:sz w:val="24"/>
          <w:szCs w:val="24"/>
        </w:rPr>
        <w:t>, a</w:t>
      </w:r>
      <w:r w:rsidR="00BB12A6"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Tom Harrison, 34, Liz Taylor, 32, Lauro Cesar Muniz, 30, e  Judas Escariotes, 21, </w:t>
      </w:r>
      <w:r w:rsidR="00441967" w:rsidRPr="00A3036C">
        <w:rPr>
          <w:rFonts w:ascii="Times New Roman" w:hAnsi="Times New Roman" w:cs="Times New Roman"/>
          <w:sz w:val="24"/>
          <w:szCs w:val="24"/>
        </w:rPr>
        <w:t>João Carlos Lessa, 50</w:t>
      </w:r>
      <w:r w:rsidR="005929F6" w:rsidRPr="00A3036C">
        <w:rPr>
          <w:rFonts w:ascii="Times New Roman" w:hAnsi="Times New Roman" w:cs="Times New Roman"/>
          <w:sz w:val="24"/>
          <w:szCs w:val="24"/>
        </w:rPr>
        <w:t xml:space="preserve">, </w:t>
      </w:r>
      <w:r w:rsidR="004348F0" w:rsidRPr="00A3036C">
        <w:rPr>
          <w:rFonts w:ascii="Times New Roman" w:hAnsi="Times New Roman" w:cs="Times New Roman"/>
          <w:sz w:val="24"/>
          <w:szCs w:val="24"/>
        </w:rPr>
        <w:t>Miguel Araruama, 74,</w:t>
      </w:r>
      <w:r w:rsidR="00B2075C" w:rsidRPr="00A3036C">
        <w:rPr>
          <w:rFonts w:ascii="Times New Roman" w:hAnsi="Times New Roman" w:cs="Times New Roman"/>
          <w:sz w:val="24"/>
          <w:szCs w:val="24"/>
        </w:rPr>
        <w:t xml:space="preserve"> e</w:t>
      </w:r>
      <w:r w:rsidR="004348F0" w:rsidRPr="00A3036C">
        <w:rPr>
          <w:rFonts w:ascii="Times New Roman" w:hAnsi="Times New Roman" w:cs="Times New Roman"/>
          <w:sz w:val="24"/>
          <w:szCs w:val="24"/>
        </w:rPr>
        <w:t xml:space="preserve"> Luiza Fontes Madeira, 28</w:t>
      </w:r>
      <w:r w:rsidR="00D0625C" w:rsidRPr="00A3036C">
        <w:rPr>
          <w:rFonts w:ascii="Times New Roman" w:hAnsi="Times New Roman" w:cs="Times New Roman"/>
          <w:sz w:val="24"/>
          <w:szCs w:val="24"/>
        </w:rPr>
        <w:t>, t</w:t>
      </w:r>
      <w:r w:rsidR="00B2075C" w:rsidRPr="00A3036C">
        <w:rPr>
          <w:rFonts w:ascii="Times New Roman" w:hAnsi="Times New Roman" w:cs="Times New Roman"/>
          <w:sz w:val="24"/>
          <w:szCs w:val="24"/>
        </w:rPr>
        <w:t>odos</w:t>
      </w:r>
      <w:r w:rsidR="0067678D" w:rsidRPr="00A3036C">
        <w:rPr>
          <w:rFonts w:ascii="Times New Roman" w:hAnsi="Times New Roman" w:cs="Times New Roman"/>
          <w:sz w:val="24"/>
          <w:szCs w:val="24"/>
        </w:rPr>
        <w:t xml:space="preserve"> abrigados</w:t>
      </w:r>
      <w:r w:rsidR="00B2075C" w:rsidRPr="00A3036C">
        <w:rPr>
          <w:rFonts w:ascii="Times New Roman" w:hAnsi="Times New Roman" w:cs="Times New Roman"/>
          <w:sz w:val="24"/>
          <w:szCs w:val="24"/>
        </w:rPr>
        <w:t xml:space="preserve"> na Casa de Vidro na Fazenda Araruama</w:t>
      </w:r>
      <w:r w:rsidR="004D3B3E" w:rsidRPr="00A3036C">
        <w:rPr>
          <w:rFonts w:ascii="Times New Roman" w:hAnsi="Times New Roman" w:cs="Times New Roman"/>
          <w:sz w:val="24"/>
          <w:szCs w:val="24"/>
        </w:rPr>
        <w:t>. A</w:t>
      </w:r>
      <w:r w:rsidRPr="00A3036C">
        <w:rPr>
          <w:rFonts w:ascii="Times New Roman" w:hAnsi="Times New Roman" w:cs="Times New Roman"/>
          <w:sz w:val="24"/>
          <w:szCs w:val="24"/>
        </w:rPr>
        <w:t xml:space="preserve">ssistidos pela representação do casal criador do universo, </w:t>
      </w:r>
      <w:r w:rsidR="00DA7D90" w:rsidRPr="00A3036C">
        <w:rPr>
          <w:rFonts w:ascii="Times New Roman" w:hAnsi="Times New Roman" w:cs="Times New Roman"/>
          <w:sz w:val="24"/>
          <w:szCs w:val="24"/>
        </w:rPr>
        <w:t xml:space="preserve">os </w:t>
      </w:r>
      <w:r w:rsidRPr="00A3036C">
        <w:rPr>
          <w:rFonts w:ascii="Times New Roman" w:hAnsi="Times New Roman" w:cs="Times New Roman"/>
          <w:i/>
          <w:iCs/>
          <w:sz w:val="24"/>
          <w:szCs w:val="24"/>
        </w:rPr>
        <w:t>morcturianos</w:t>
      </w:r>
      <w:r w:rsidRPr="00A3036C">
        <w:rPr>
          <w:rFonts w:ascii="Times New Roman" w:hAnsi="Times New Roman" w:cs="Times New Roman"/>
          <w:sz w:val="24"/>
          <w:szCs w:val="24"/>
        </w:rPr>
        <w:t>, Germano e Fértilles</w:t>
      </w:r>
      <w:r w:rsidR="000601EC" w:rsidRPr="00A3036C">
        <w:rPr>
          <w:rFonts w:ascii="Times New Roman" w:hAnsi="Times New Roman" w:cs="Times New Roman"/>
          <w:sz w:val="24"/>
          <w:szCs w:val="24"/>
        </w:rPr>
        <w:t>.</w:t>
      </w:r>
      <w:r w:rsidR="00EA007E" w:rsidRPr="00A3036C">
        <w:rPr>
          <w:rFonts w:ascii="Times New Roman" w:hAnsi="Times New Roman" w:cs="Times New Roman"/>
          <w:sz w:val="24"/>
          <w:szCs w:val="24"/>
        </w:rPr>
        <w:t xml:space="preserve"> </w:t>
      </w:r>
      <w:r w:rsidR="000601EC" w:rsidRPr="00A3036C">
        <w:rPr>
          <w:rFonts w:ascii="Times New Roman" w:hAnsi="Times New Roman" w:cs="Times New Roman"/>
          <w:sz w:val="24"/>
          <w:szCs w:val="24"/>
        </w:rPr>
        <w:t xml:space="preserve">Eles </w:t>
      </w:r>
      <w:r w:rsidR="00EA007E" w:rsidRPr="00A3036C">
        <w:rPr>
          <w:rFonts w:ascii="Times New Roman" w:hAnsi="Times New Roman" w:cs="Times New Roman"/>
          <w:sz w:val="24"/>
          <w:szCs w:val="24"/>
        </w:rPr>
        <w:t>discutem a repercussão do discurso de Roberto Evaristo de Macedo Soare</w:t>
      </w:r>
      <w:r w:rsidR="009C32D1" w:rsidRPr="00A3036C">
        <w:rPr>
          <w:rFonts w:ascii="Times New Roman" w:hAnsi="Times New Roman" w:cs="Times New Roman"/>
          <w:sz w:val="24"/>
          <w:szCs w:val="24"/>
        </w:rPr>
        <w:t>s, entenda-se IMSD —</w:t>
      </w:r>
      <w:r w:rsidR="00215F38" w:rsidRPr="00A3036C">
        <w:rPr>
          <w:rFonts w:ascii="Times New Roman" w:hAnsi="Times New Roman" w:cs="Times New Roman"/>
          <w:sz w:val="24"/>
          <w:szCs w:val="24"/>
        </w:rPr>
        <w:t xml:space="preserve"> </w:t>
      </w:r>
      <w:r w:rsidR="009C32D1" w:rsidRPr="00A3036C">
        <w:rPr>
          <w:rFonts w:ascii="Times New Roman" w:hAnsi="Times New Roman" w:cs="Times New Roman"/>
          <w:sz w:val="24"/>
          <w:szCs w:val="24"/>
        </w:rPr>
        <w:t>Independência Mundial dos Servos de Deu</w:t>
      </w:r>
      <w:r w:rsidR="00215F38" w:rsidRPr="00A3036C">
        <w:rPr>
          <w:rFonts w:ascii="Times New Roman" w:hAnsi="Times New Roman" w:cs="Times New Roman"/>
          <w:sz w:val="24"/>
          <w:szCs w:val="24"/>
        </w:rPr>
        <w:t>s</w:t>
      </w:r>
      <w:r w:rsidR="00EC484A" w:rsidRPr="00A3036C">
        <w:rPr>
          <w:rFonts w:ascii="Times New Roman" w:hAnsi="Times New Roman" w:cs="Times New Roman"/>
          <w:sz w:val="24"/>
          <w:szCs w:val="24"/>
        </w:rPr>
        <w:t xml:space="preserve"> e acontecimentos</w:t>
      </w:r>
      <w:r w:rsidR="0001065B" w:rsidRPr="00A3036C">
        <w:rPr>
          <w:rFonts w:ascii="Times New Roman" w:hAnsi="Times New Roman" w:cs="Times New Roman"/>
          <w:sz w:val="24"/>
          <w:szCs w:val="24"/>
        </w:rPr>
        <w:t xml:space="preserve"> </w:t>
      </w:r>
      <w:r w:rsidR="00B45A50" w:rsidRPr="00A3036C">
        <w:rPr>
          <w:rFonts w:ascii="Times New Roman" w:hAnsi="Times New Roman" w:cs="Times New Roman"/>
          <w:sz w:val="24"/>
          <w:szCs w:val="24"/>
        </w:rPr>
        <w:t xml:space="preserve">germinados pelo </w:t>
      </w:r>
      <w:r w:rsidR="00B45A50" w:rsidRPr="00A3036C">
        <w:rPr>
          <w:rFonts w:ascii="Times New Roman" w:hAnsi="Times New Roman" w:cs="Times New Roman"/>
          <w:i/>
          <w:iCs/>
          <w:sz w:val="24"/>
          <w:szCs w:val="24"/>
        </w:rPr>
        <w:t>pacote de maldades</w:t>
      </w:r>
      <w:r w:rsidR="00B16FE9" w:rsidRPr="00A3036C">
        <w:rPr>
          <w:rFonts w:ascii="Times New Roman" w:hAnsi="Times New Roman" w:cs="Times New Roman"/>
          <w:sz w:val="24"/>
          <w:szCs w:val="24"/>
        </w:rPr>
        <w:t>.</w:t>
      </w:r>
      <w:r w:rsidR="0021304D" w:rsidRPr="00A3036C">
        <w:rPr>
          <w:rFonts w:ascii="Times New Roman" w:hAnsi="Times New Roman" w:cs="Times New Roman"/>
          <w:sz w:val="24"/>
          <w:szCs w:val="24"/>
        </w:rPr>
        <w:t xml:space="preserve"> Dentre eles,</w:t>
      </w:r>
      <w:r w:rsidR="0005436A" w:rsidRPr="00A3036C">
        <w:rPr>
          <w:rFonts w:ascii="Times New Roman" w:hAnsi="Times New Roman" w:cs="Times New Roman"/>
          <w:sz w:val="24"/>
          <w:szCs w:val="24"/>
        </w:rPr>
        <w:t xml:space="preserve"> </w:t>
      </w:r>
      <w:r w:rsidR="00C03554" w:rsidRPr="00A3036C">
        <w:rPr>
          <w:rFonts w:ascii="Times New Roman" w:hAnsi="Times New Roman" w:cs="Times New Roman"/>
          <w:sz w:val="24"/>
          <w:szCs w:val="24"/>
        </w:rPr>
        <w:t xml:space="preserve">o </w:t>
      </w:r>
      <w:r w:rsidR="000601EC" w:rsidRPr="00A3036C">
        <w:rPr>
          <w:rFonts w:ascii="Times New Roman" w:hAnsi="Times New Roman" w:cs="Times New Roman"/>
          <w:sz w:val="24"/>
          <w:szCs w:val="24"/>
        </w:rPr>
        <w:t>re</w:t>
      </w:r>
      <w:r w:rsidR="00C03554" w:rsidRPr="00A3036C">
        <w:rPr>
          <w:rFonts w:ascii="Times New Roman" w:hAnsi="Times New Roman" w:cs="Times New Roman"/>
          <w:sz w:val="24"/>
          <w:szCs w:val="24"/>
        </w:rPr>
        <w:t>equilíbrio da inteligibilidade e moralidade</w:t>
      </w:r>
      <w:r w:rsidR="00245CE4" w:rsidRPr="00A3036C">
        <w:rPr>
          <w:rFonts w:ascii="Times New Roman" w:hAnsi="Times New Roman" w:cs="Times New Roman"/>
          <w:sz w:val="24"/>
          <w:szCs w:val="24"/>
        </w:rPr>
        <w:t xml:space="preserve"> humanos, a todos dispostos </w:t>
      </w:r>
      <w:r w:rsidR="00915A4A" w:rsidRPr="00A3036C">
        <w:rPr>
          <w:rFonts w:ascii="Times New Roman" w:hAnsi="Times New Roman" w:cs="Times New Roman"/>
          <w:sz w:val="24"/>
          <w:szCs w:val="24"/>
        </w:rPr>
        <w:t xml:space="preserve">a, se conceberem, </w:t>
      </w:r>
      <w:r w:rsidR="005A5F2C" w:rsidRPr="00A3036C">
        <w:rPr>
          <w:rFonts w:ascii="Times New Roman" w:hAnsi="Times New Roman" w:cs="Times New Roman"/>
          <w:sz w:val="24"/>
          <w:szCs w:val="24"/>
        </w:rPr>
        <w:t xml:space="preserve">filosoficamente pelo Eu Sou. Eu Sou </w:t>
      </w:r>
      <w:r w:rsidR="001F320B" w:rsidRPr="00A3036C">
        <w:rPr>
          <w:rFonts w:ascii="Times New Roman" w:hAnsi="Times New Roman" w:cs="Times New Roman"/>
          <w:sz w:val="24"/>
          <w:szCs w:val="24"/>
        </w:rPr>
        <w:t>a energia... Eu Sou a luz... Eu Sou</w:t>
      </w:r>
      <w:r w:rsidR="00580689" w:rsidRPr="00A3036C">
        <w:rPr>
          <w:rFonts w:ascii="Times New Roman" w:hAnsi="Times New Roman" w:cs="Times New Roman"/>
          <w:sz w:val="24"/>
          <w:szCs w:val="24"/>
        </w:rPr>
        <w:t xml:space="preserve"> o coração... Eu Sou o amor... Eu Sou a evolução... Eu Sou o </w:t>
      </w:r>
      <w:r w:rsidR="00F55D93" w:rsidRPr="00A3036C">
        <w:rPr>
          <w:rFonts w:ascii="Times New Roman" w:hAnsi="Times New Roman" w:cs="Times New Roman"/>
          <w:sz w:val="24"/>
          <w:szCs w:val="24"/>
        </w:rPr>
        <w:t>Escritor da existência humana... Eu Sou</w:t>
      </w:r>
      <w:r w:rsidR="00F90AA5" w:rsidRPr="00A3036C">
        <w:rPr>
          <w:rFonts w:ascii="Times New Roman" w:hAnsi="Times New Roman" w:cs="Times New Roman"/>
          <w:sz w:val="24"/>
          <w:szCs w:val="24"/>
        </w:rPr>
        <w:t xml:space="preserve"> o perfeito equilíbrio de mente, corpo e espírito... Eu Sou a conexão com o Eu Superior.</w:t>
      </w:r>
      <w:r w:rsidR="008C3B1E" w:rsidRPr="00A3036C">
        <w:rPr>
          <w:rFonts w:ascii="Times New Roman" w:hAnsi="Times New Roman" w:cs="Times New Roman"/>
          <w:sz w:val="24"/>
          <w:szCs w:val="24"/>
        </w:rPr>
        <w:t xml:space="preserve"> Para tal, o plantio </w:t>
      </w:r>
      <w:r w:rsidR="00A05EB7" w:rsidRPr="00A3036C">
        <w:rPr>
          <w:rFonts w:ascii="Times New Roman" w:hAnsi="Times New Roman" w:cs="Times New Roman"/>
          <w:sz w:val="24"/>
          <w:szCs w:val="24"/>
        </w:rPr>
        <w:t>desta filosofia</w:t>
      </w:r>
      <w:r w:rsidR="00563B03" w:rsidRPr="00A3036C">
        <w:rPr>
          <w:rFonts w:ascii="Times New Roman" w:hAnsi="Times New Roman" w:cs="Times New Roman"/>
          <w:sz w:val="24"/>
          <w:szCs w:val="24"/>
        </w:rPr>
        <w:t xml:space="preserve"> precisa colher frutos maturados</w:t>
      </w:r>
      <w:r w:rsidR="006537F8" w:rsidRPr="00A3036C">
        <w:rPr>
          <w:rFonts w:ascii="Times New Roman" w:hAnsi="Times New Roman" w:cs="Times New Roman"/>
          <w:sz w:val="24"/>
          <w:szCs w:val="24"/>
        </w:rPr>
        <w:t xml:space="preserve"> e prontos na humanidade</w:t>
      </w:r>
      <w:r w:rsidR="00F77304" w:rsidRPr="00A3036C">
        <w:rPr>
          <w:rFonts w:ascii="Times New Roman" w:hAnsi="Times New Roman" w:cs="Times New Roman"/>
          <w:sz w:val="24"/>
          <w:szCs w:val="24"/>
        </w:rPr>
        <w:t>, nestes tempos de autoritarismo mascarado pela democracia em todo orbe.</w:t>
      </w:r>
      <w:r w:rsidR="00412CA1" w:rsidRPr="00A3036C">
        <w:rPr>
          <w:rFonts w:ascii="Times New Roman" w:hAnsi="Times New Roman" w:cs="Times New Roman"/>
          <w:sz w:val="24"/>
          <w:szCs w:val="24"/>
        </w:rPr>
        <w:t xml:space="preserve"> </w:t>
      </w:r>
      <w:r w:rsidR="00273568" w:rsidRPr="00A3036C">
        <w:rPr>
          <w:rFonts w:ascii="Times New Roman" w:hAnsi="Times New Roman" w:cs="Times New Roman"/>
          <w:sz w:val="24"/>
          <w:szCs w:val="24"/>
        </w:rPr>
        <w:t xml:space="preserve">A ideia é </w:t>
      </w:r>
      <w:r w:rsidR="00273568" w:rsidRPr="00A3036C">
        <w:rPr>
          <w:rFonts w:ascii="Times New Roman" w:hAnsi="Times New Roman" w:cs="Times New Roman"/>
          <w:i/>
          <w:iCs/>
          <w:sz w:val="24"/>
          <w:szCs w:val="24"/>
        </w:rPr>
        <w:t>comer pelas beiradas</w:t>
      </w:r>
      <w:r w:rsidR="00F07855" w:rsidRPr="00A3036C">
        <w:rPr>
          <w:rFonts w:ascii="Times New Roman" w:hAnsi="Times New Roman" w:cs="Times New Roman"/>
          <w:sz w:val="24"/>
          <w:szCs w:val="24"/>
        </w:rPr>
        <w:t>, atravancando</w:t>
      </w:r>
      <w:r w:rsidR="00ED4451" w:rsidRPr="00A3036C">
        <w:rPr>
          <w:rFonts w:ascii="Times New Roman" w:hAnsi="Times New Roman" w:cs="Times New Roman"/>
          <w:sz w:val="24"/>
          <w:szCs w:val="24"/>
        </w:rPr>
        <w:t xml:space="preserve"> todas as possibilidades</w:t>
      </w:r>
      <w:r w:rsidR="00A64299" w:rsidRPr="00A3036C">
        <w:rPr>
          <w:rFonts w:ascii="Times New Roman" w:hAnsi="Times New Roman" w:cs="Times New Roman"/>
          <w:sz w:val="24"/>
          <w:szCs w:val="24"/>
        </w:rPr>
        <w:t xml:space="preserve"> de serem submetidos a repressão sistêmica imposta pelo Sistema Terra</w:t>
      </w:r>
      <w:r w:rsidR="00D64733" w:rsidRPr="00A3036C">
        <w:rPr>
          <w:rFonts w:ascii="Times New Roman" w:hAnsi="Times New Roman" w:cs="Times New Roman"/>
          <w:sz w:val="24"/>
          <w:szCs w:val="24"/>
        </w:rPr>
        <w:t>.</w:t>
      </w:r>
    </w:p>
    <w:p w14:paraId="7C19C28D" w14:textId="76FC35B8" w:rsidR="007E13A5" w:rsidRPr="00A3036C" w:rsidRDefault="00A37B72" w:rsidP="003A208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Fértilles e Germanos, </w:t>
      </w:r>
      <w:r w:rsidRPr="00A3036C">
        <w:rPr>
          <w:rFonts w:ascii="Times New Roman" w:hAnsi="Times New Roman" w:cs="Times New Roman"/>
          <w:i/>
          <w:iCs/>
          <w:sz w:val="24"/>
          <w:szCs w:val="24"/>
        </w:rPr>
        <w:t>morcturianos</w:t>
      </w:r>
      <w:r w:rsidRPr="00A3036C">
        <w:rPr>
          <w:rFonts w:ascii="Times New Roman" w:hAnsi="Times New Roman" w:cs="Times New Roman"/>
          <w:sz w:val="24"/>
          <w:szCs w:val="24"/>
        </w:rPr>
        <w:t>, serviç</w:t>
      </w:r>
      <w:r w:rsidR="001960B8" w:rsidRPr="00A3036C">
        <w:rPr>
          <w:rFonts w:ascii="Times New Roman" w:hAnsi="Times New Roman" w:cs="Times New Roman"/>
          <w:sz w:val="24"/>
          <w:szCs w:val="24"/>
        </w:rPr>
        <w:t>ais do amor incondicional nas relações entre as raças universai</w:t>
      </w:r>
      <w:r w:rsidR="0015540B" w:rsidRPr="00A3036C">
        <w:rPr>
          <w:rFonts w:ascii="Times New Roman" w:hAnsi="Times New Roman" w:cs="Times New Roman"/>
          <w:sz w:val="24"/>
          <w:szCs w:val="24"/>
        </w:rPr>
        <w:t>s</w:t>
      </w:r>
      <w:r w:rsidR="00E93B58" w:rsidRPr="00A3036C">
        <w:rPr>
          <w:rFonts w:ascii="Times New Roman" w:hAnsi="Times New Roman" w:cs="Times New Roman"/>
          <w:sz w:val="24"/>
          <w:szCs w:val="24"/>
        </w:rPr>
        <w:t xml:space="preserve"> subordinadas a este mesmo conceito</w:t>
      </w:r>
      <w:r w:rsidR="00341ECD" w:rsidRPr="00A3036C">
        <w:rPr>
          <w:rFonts w:ascii="Times New Roman" w:hAnsi="Times New Roman" w:cs="Times New Roman"/>
          <w:sz w:val="24"/>
          <w:szCs w:val="24"/>
        </w:rPr>
        <w:t xml:space="preserve">, cujo, nascedouro no SEU, </w:t>
      </w:r>
      <w:r w:rsidR="00BF37F1" w:rsidRPr="00A3036C">
        <w:rPr>
          <w:rFonts w:ascii="Times New Roman" w:hAnsi="Times New Roman" w:cs="Times New Roman"/>
          <w:sz w:val="24"/>
          <w:szCs w:val="24"/>
        </w:rPr>
        <w:t xml:space="preserve">é </w:t>
      </w:r>
      <w:r w:rsidR="00A00D64" w:rsidRPr="00A3036C">
        <w:rPr>
          <w:rFonts w:ascii="Times New Roman" w:hAnsi="Times New Roman" w:cs="Times New Roman"/>
          <w:sz w:val="24"/>
          <w:szCs w:val="24"/>
        </w:rPr>
        <w:t>inegociável</w:t>
      </w:r>
      <w:r w:rsidR="00BF37F1" w:rsidRPr="00A3036C">
        <w:rPr>
          <w:rFonts w:ascii="Times New Roman" w:hAnsi="Times New Roman" w:cs="Times New Roman"/>
          <w:sz w:val="24"/>
          <w:szCs w:val="24"/>
        </w:rPr>
        <w:t xml:space="preserve"> e</w:t>
      </w:r>
      <w:r w:rsidR="00FD4FA8" w:rsidRPr="00A3036C">
        <w:rPr>
          <w:rFonts w:ascii="Times New Roman" w:hAnsi="Times New Roman" w:cs="Times New Roman"/>
          <w:sz w:val="24"/>
          <w:szCs w:val="24"/>
        </w:rPr>
        <w:t xml:space="preserve"> preponderante para a população </w:t>
      </w:r>
      <w:r w:rsidR="00696985" w:rsidRPr="00A3036C">
        <w:rPr>
          <w:rFonts w:ascii="Times New Roman" w:hAnsi="Times New Roman" w:cs="Times New Roman"/>
          <w:sz w:val="24"/>
          <w:szCs w:val="24"/>
        </w:rPr>
        <w:t xml:space="preserve">do planeta Terra evoluir ao </w:t>
      </w:r>
      <w:r w:rsidR="00696985" w:rsidRPr="00A3036C">
        <w:rPr>
          <w:rFonts w:ascii="Times New Roman" w:hAnsi="Times New Roman" w:cs="Times New Roman"/>
          <w:i/>
          <w:iCs/>
          <w:sz w:val="24"/>
          <w:szCs w:val="24"/>
        </w:rPr>
        <w:t>quinto</w:t>
      </w:r>
      <w:r w:rsidR="00696985" w:rsidRPr="00A3036C">
        <w:rPr>
          <w:rFonts w:ascii="Times New Roman" w:hAnsi="Times New Roman" w:cs="Times New Roman"/>
          <w:sz w:val="24"/>
          <w:szCs w:val="24"/>
        </w:rPr>
        <w:t>, de</w:t>
      </w:r>
      <w:r w:rsidR="00696985" w:rsidRPr="00A3036C">
        <w:rPr>
          <w:rFonts w:ascii="Times New Roman" w:hAnsi="Times New Roman" w:cs="Times New Roman"/>
          <w:i/>
          <w:iCs/>
          <w:sz w:val="24"/>
          <w:szCs w:val="24"/>
        </w:rPr>
        <w:t xml:space="preserve"> doze plano</w:t>
      </w:r>
      <w:r w:rsidR="00520DB8" w:rsidRPr="00A3036C">
        <w:rPr>
          <w:rFonts w:ascii="Times New Roman" w:hAnsi="Times New Roman" w:cs="Times New Roman"/>
          <w:i/>
          <w:iCs/>
          <w:sz w:val="24"/>
          <w:szCs w:val="24"/>
        </w:rPr>
        <w:t xml:space="preserve">s </w:t>
      </w:r>
      <w:r w:rsidR="00520DB8" w:rsidRPr="00A3036C">
        <w:rPr>
          <w:rFonts w:ascii="Times New Roman" w:hAnsi="Times New Roman" w:cs="Times New Roman"/>
          <w:i/>
          <w:iCs/>
          <w:sz w:val="24"/>
          <w:szCs w:val="24"/>
        </w:rPr>
        <w:lastRenderedPageBreak/>
        <w:t>terráqueos</w:t>
      </w:r>
      <w:r w:rsidR="000601EC" w:rsidRPr="00A3036C">
        <w:rPr>
          <w:rFonts w:ascii="Times New Roman" w:hAnsi="Times New Roman" w:cs="Times New Roman"/>
          <w:sz w:val="24"/>
          <w:szCs w:val="24"/>
        </w:rPr>
        <w:t>, explicitam a trajetória da Resistência Dimensional.</w:t>
      </w:r>
      <w:r w:rsidR="00520DB8" w:rsidRPr="00A3036C">
        <w:rPr>
          <w:rFonts w:ascii="Times New Roman" w:hAnsi="Times New Roman" w:cs="Times New Roman"/>
          <w:sz w:val="24"/>
          <w:szCs w:val="24"/>
        </w:rPr>
        <w:t xml:space="preserve"> </w:t>
      </w:r>
      <w:r w:rsidR="00425E87" w:rsidRPr="00A3036C">
        <w:rPr>
          <w:rFonts w:ascii="Times New Roman" w:hAnsi="Times New Roman" w:cs="Times New Roman"/>
          <w:sz w:val="24"/>
          <w:szCs w:val="24"/>
        </w:rPr>
        <w:t xml:space="preserve">O </w:t>
      </w:r>
      <w:r w:rsidR="00331395" w:rsidRPr="00A3036C">
        <w:rPr>
          <w:rFonts w:ascii="Times New Roman" w:hAnsi="Times New Roman" w:cs="Times New Roman"/>
          <w:sz w:val="24"/>
          <w:szCs w:val="24"/>
        </w:rPr>
        <w:t xml:space="preserve"> in</w:t>
      </w:r>
      <w:r w:rsidR="00425E87" w:rsidRPr="00A3036C">
        <w:rPr>
          <w:rFonts w:ascii="Times New Roman" w:hAnsi="Times New Roman" w:cs="Times New Roman"/>
          <w:sz w:val="24"/>
          <w:szCs w:val="24"/>
        </w:rPr>
        <w:t>ício desta</w:t>
      </w:r>
      <w:r w:rsidR="00331395" w:rsidRPr="00A3036C">
        <w:rPr>
          <w:rFonts w:ascii="Times New Roman" w:hAnsi="Times New Roman" w:cs="Times New Roman"/>
          <w:sz w:val="24"/>
          <w:szCs w:val="24"/>
        </w:rPr>
        <w:t xml:space="preserve"> caminhada na estrada pavimentada</w:t>
      </w:r>
      <w:r w:rsidR="00933729" w:rsidRPr="00A3036C">
        <w:rPr>
          <w:rFonts w:ascii="Times New Roman" w:hAnsi="Times New Roman" w:cs="Times New Roman"/>
          <w:sz w:val="24"/>
          <w:szCs w:val="24"/>
        </w:rPr>
        <w:t xml:space="preserve"> por este nobre sentimento</w:t>
      </w:r>
      <w:r w:rsidR="0030324A" w:rsidRPr="00A3036C">
        <w:rPr>
          <w:rFonts w:ascii="Times New Roman" w:hAnsi="Times New Roman" w:cs="Times New Roman"/>
          <w:sz w:val="24"/>
          <w:szCs w:val="24"/>
        </w:rPr>
        <w:t>, desemboca</w:t>
      </w:r>
      <w:r w:rsidR="002E1DBA" w:rsidRPr="00A3036C">
        <w:rPr>
          <w:rFonts w:ascii="Times New Roman" w:hAnsi="Times New Roman" w:cs="Times New Roman"/>
          <w:sz w:val="24"/>
          <w:szCs w:val="24"/>
        </w:rPr>
        <w:t xml:space="preserve"> na diversidade de bifurcaçõe</w:t>
      </w:r>
      <w:r w:rsidR="008B5064" w:rsidRPr="00A3036C">
        <w:rPr>
          <w:rFonts w:ascii="Times New Roman" w:hAnsi="Times New Roman" w:cs="Times New Roman"/>
          <w:sz w:val="24"/>
          <w:szCs w:val="24"/>
        </w:rPr>
        <w:t>s</w:t>
      </w:r>
      <w:r w:rsidR="00696985" w:rsidRPr="00A3036C">
        <w:rPr>
          <w:rFonts w:ascii="Times New Roman" w:hAnsi="Times New Roman" w:cs="Times New Roman"/>
          <w:sz w:val="24"/>
          <w:szCs w:val="24"/>
        </w:rPr>
        <w:t xml:space="preserve"> </w:t>
      </w:r>
      <w:r w:rsidR="00166B85" w:rsidRPr="00A3036C">
        <w:rPr>
          <w:rFonts w:ascii="Times New Roman" w:hAnsi="Times New Roman" w:cs="Times New Roman"/>
          <w:sz w:val="24"/>
          <w:szCs w:val="24"/>
        </w:rPr>
        <w:t xml:space="preserve">para serem experenciadas </w:t>
      </w:r>
      <w:r w:rsidR="00A171DD" w:rsidRPr="00A3036C">
        <w:rPr>
          <w:rFonts w:ascii="Times New Roman" w:hAnsi="Times New Roman" w:cs="Times New Roman"/>
          <w:sz w:val="24"/>
          <w:szCs w:val="24"/>
        </w:rPr>
        <w:t xml:space="preserve">por todos </w:t>
      </w:r>
      <w:r w:rsidR="007E13A5" w:rsidRPr="00A3036C">
        <w:rPr>
          <w:rFonts w:ascii="Times New Roman" w:hAnsi="Times New Roman" w:cs="Times New Roman"/>
          <w:sz w:val="24"/>
          <w:szCs w:val="24"/>
        </w:rPr>
        <w:t xml:space="preserve">os </w:t>
      </w:r>
      <w:r w:rsidR="00A171DD" w:rsidRPr="00A3036C">
        <w:rPr>
          <w:rFonts w:ascii="Times New Roman" w:hAnsi="Times New Roman" w:cs="Times New Roman"/>
          <w:sz w:val="24"/>
          <w:szCs w:val="24"/>
        </w:rPr>
        <w:t>terrícolas mer</w:t>
      </w:r>
      <w:r w:rsidR="00D41A46" w:rsidRPr="00A3036C">
        <w:rPr>
          <w:rFonts w:ascii="Times New Roman" w:hAnsi="Times New Roman" w:cs="Times New Roman"/>
          <w:sz w:val="24"/>
          <w:szCs w:val="24"/>
        </w:rPr>
        <w:t>itórios</w:t>
      </w:r>
      <w:r w:rsidR="004E332C" w:rsidRPr="00A3036C">
        <w:rPr>
          <w:rFonts w:ascii="Times New Roman" w:hAnsi="Times New Roman" w:cs="Times New Roman"/>
          <w:sz w:val="24"/>
          <w:szCs w:val="24"/>
        </w:rPr>
        <w:t xml:space="preserve"> de vivenciarem a viagem</w:t>
      </w:r>
      <w:r w:rsidR="00B77D46" w:rsidRPr="00A3036C">
        <w:rPr>
          <w:rFonts w:ascii="Times New Roman" w:hAnsi="Times New Roman" w:cs="Times New Roman"/>
          <w:sz w:val="24"/>
          <w:szCs w:val="24"/>
        </w:rPr>
        <w:t xml:space="preserve"> destinada a felicidade plena.</w:t>
      </w:r>
    </w:p>
    <w:p w14:paraId="137266DF" w14:textId="34000B73" w:rsidR="006D2833" w:rsidRPr="00A3036C" w:rsidRDefault="007E13A5" w:rsidP="003A2083">
      <w:pPr>
        <w:spacing w:after="0"/>
        <w:jc w:val="both"/>
        <w:rPr>
          <w:rFonts w:ascii="Times New Roman" w:hAnsi="Times New Roman" w:cs="Times New Roman"/>
          <w:sz w:val="24"/>
          <w:szCs w:val="24"/>
        </w:rPr>
      </w:pPr>
      <w:r w:rsidRPr="00A3036C">
        <w:rPr>
          <w:rFonts w:ascii="Times New Roman" w:hAnsi="Times New Roman" w:cs="Times New Roman"/>
          <w:sz w:val="24"/>
          <w:szCs w:val="24"/>
        </w:rPr>
        <w:t>Casal</w:t>
      </w:r>
      <w:r w:rsidR="008D7B4C" w:rsidRPr="00A3036C">
        <w:rPr>
          <w:rFonts w:ascii="Times New Roman" w:hAnsi="Times New Roman" w:cs="Times New Roman"/>
          <w:sz w:val="24"/>
          <w:szCs w:val="24"/>
        </w:rPr>
        <w:t xml:space="preserve"> </w:t>
      </w:r>
      <w:r w:rsidR="00F327F2" w:rsidRPr="00A3036C">
        <w:rPr>
          <w:rFonts w:ascii="Times New Roman" w:hAnsi="Times New Roman" w:cs="Times New Roman"/>
          <w:sz w:val="24"/>
          <w:szCs w:val="24"/>
        </w:rPr>
        <w:t xml:space="preserve">multidimensional </w:t>
      </w:r>
      <w:r w:rsidR="008D7B4C" w:rsidRPr="00A3036C">
        <w:rPr>
          <w:rFonts w:ascii="Times New Roman" w:hAnsi="Times New Roman" w:cs="Times New Roman"/>
          <w:sz w:val="24"/>
          <w:szCs w:val="24"/>
        </w:rPr>
        <w:t>refletido pela Fonte de Criação Universal</w:t>
      </w:r>
      <w:r w:rsidR="00F327F2" w:rsidRPr="00A3036C">
        <w:rPr>
          <w:rFonts w:ascii="Times New Roman" w:hAnsi="Times New Roman" w:cs="Times New Roman"/>
          <w:sz w:val="24"/>
          <w:szCs w:val="24"/>
        </w:rPr>
        <w:t xml:space="preserve"> e seus pares</w:t>
      </w:r>
      <w:r w:rsidR="001F320B" w:rsidRPr="00A3036C">
        <w:rPr>
          <w:rFonts w:ascii="Times New Roman" w:hAnsi="Times New Roman" w:cs="Times New Roman"/>
          <w:sz w:val="24"/>
          <w:szCs w:val="24"/>
        </w:rPr>
        <w:t xml:space="preserve"> </w:t>
      </w:r>
      <w:r w:rsidR="00F327F2" w:rsidRPr="00A3036C">
        <w:rPr>
          <w:rFonts w:ascii="Times New Roman" w:hAnsi="Times New Roman" w:cs="Times New Roman"/>
          <w:sz w:val="24"/>
          <w:szCs w:val="24"/>
        </w:rPr>
        <w:t>dimensionais, planetário</w:t>
      </w:r>
      <w:r w:rsidR="003A14CC" w:rsidRPr="00A3036C">
        <w:rPr>
          <w:rFonts w:ascii="Times New Roman" w:hAnsi="Times New Roman" w:cs="Times New Roman"/>
          <w:sz w:val="24"/>
          <w:szCs w:val="24"/>
        </w:rPr>
        <w:t>s</w:t>
      </w:r>
      <w:r w:rsidR="00AB6166" w:rsidRPr="00A3036C">
        <w:rPr>
          <w:rFonts w:ascii="Times New Roman" w:hAnsi="Times New Roman" w:cs="Times New Roman"/>
          <w:sz w:val="24"/>
          <w:szCs w:val="24"/>
        </w:rPr>
        <w:t xml:space="preserve"> e</w:t>
      </w:r>
      <w:r w:rsidR="00E87E03" w:rsidRPr="00A3036C">
        <w:rPr>
          <w:rFonts w:ascii="Times New Roman" w:hAnsi="Times New Roman" w:cs="Times New Roman"/>
          <w:sz w:val="24"/>
          <w:szCs w:val="24"/>
        </w:rPr>
        <w:t xml:space="preserve"> </w:t>
      </w:r>
      <w:r w:rsidR="003A14CC" w:rsidRPr="00A3036C">
        <w:rPr>
          <w:rFonts w:ascii="Times New Roman" w:hAnsi="Times New Roman" w:cs="Times New Roman"/>
          <w:sz w:val="24"/>
          <w:szCs w:val="24"/>
        </w:rPr>
        <w:t xml:space="preserve"> humanos</w:t>
      </w:r>
      <w:r w:rsidR="00D063A8" w:rsidRPr="00A3036C">
        <w:rPr>
          <w:rFonts w:ascii="Times New Roman" w:hAnsi="Times New Roman" w:cs="Times New Roman"/>
          <w:sz w:val="24"/>
          <w:szCs w:val="24"/>
        </w:rPr>
        <w:t>,</w:t>
      </w:r>
      <w:r w:rsidR="00AB6166" w:rsidRPr="00A3036C">
        <w:rPr>
          <w:rFonts w:ascii="Times New Roman" w:hAnsi="Times New Roman" w:cs="Times New Roman"/>
          <w:sz w:val="24"/>
          <w:szCs w:val="24"/>
        </w:rPr>
        <w:t xml:space="preserve"> registrados</w:t>
      </w:r>
      <w:r w:rsidR="00D063A8" w:rsidRPr="00A3036C">
        <w:rPr>
          <w:rFonts w:ascii="Times New Roman" w:hAnsi="Times New Roman" w:cs="Times New Roman"/>
          <w:sz w:val="24"/>
          <w:szCs w:val="24"/>
        </w:rPr>
        <w:t xml:space="preserve"> na prole de Harrison, Taylor e Agregados</w:t>
      </w:r>
      <w:r w:rsidR="00E816FD" w:rsidRPr="00A3036C">
        <w:rPr>
          <w:rFonts w:ascii="Times New Roman" w:hAnsi="Times New Roman" w:cs="Times New Roman"/>
          <w:sz w:val="24"/>
          <w:szCs w:val="24"/>
        </w:rPr>
        <w:t>, idealizam</w:t>
      </w:r>
      <w:r w:rsidR="0078497A" w:rsidRPr="00A3036C">
        <w:rPr>
          <w:rFonts w:ascii="Times New Roman" w:hAnsi="Times New Roman" w:cs="Times New Roman"/>
          <w:sz w:val="24"/>
          <w:szCs w:val="24"/>
        </w:rPr>
        <w:t xml:space="preserve"> formato</w:t>
      </w:r>
      <w:r w:rsidR="00E87E03" w:rsidRPr="00A3036C">
        <w:rPr>
          <w:rFonts w:ascii="Times New Roman" w:hAnsi="Times New Roman" w:cs="Times New Roman"/>
          <w:sz w:val="24"/>
          <w:szCs w:val="24"/>
        </w:rPr>
        <w:t xml:space="preserve"> </w:t>
      </w:r>
      <w:r w:rsidR="00EC2C06" w:rsidRPr="00A3036C">
        <w:rPr>
          <w:rFonts w:ascii="Times New Roman" w:hAnsi="Times New Roman" w:cs="Times New Roman"/>
          <w:sz w:val="24"/>
          <w:szCs w:val="24"/>
        </w:rPr>
        <w:t xml:space="preserve">para propagarem </w:t>
      </w:r>
      <w:r w:rsidR="00A40671" w:rsidRPr="00A3036C">
        <w:rPr>
          <w:rFonts w:ascii="Times New Roman" w:hAnsi="Times New Roman" w:cs="Times New Roman"/>
          <w:sz w:val="24"/>
          <w:szCs w:val="24"/>
        </w:rPr>
        <w:t>esta filosofia, sem despertar</w:t>
      </w:r>
      <w:r w:rsidR="00DC2DC5" w:rsidRPr="00A3036C">
        <w:rPr>
          <w:rFonts w:ascii="Times New Roman" w:hAnsi="Times New Roman" w:cs="Times New Roman"/>
          <w:sz w:val="24"/>
          <w:szCs w:val="24"/>
        </w:rPr>
        <w:t xml:space="preserve"> os braços ideológico</w:t>
      </w:r>
      <w:r w:rsidR="002B0C91" w:rsidRPr="00A3036C">
        <w:rPr>
          <w:rFonts w:ascii="Times New Roman" w:hAnsi="Times New Roman" w:cs="Times New Roman"/>
          <w:sz w:val="24"/>
          <w:szCs w:val="24"/>
        </w:rPr>
        <w:t xml:space="preserve">s </w:t>
      </w:r>
      <w:r w:rsidR="0036309B" w:rsidRPr="00A3036C">
        <w:rPr>
          <w:rFonts w:ascii="Times New Roman" w:hAnsi="Times New Roman" w:cs="Times New Roman"/>
          <w:sz w:val="24"/>
          <w:szCs w:val="24"/>
        </w:rPr>
        <w:t>e operacionais da IMSD</w:t>
      </w:r>
      <w:r w:rsidR="007204C9" w:rsidRPr="00A3036C">
        <w:rPr>
          <w:rFonts w:ascii="Times New Roman" w:hAnsi="Times New Roman" w:cs="Times New Roman"/>
          <w:sz w:val="24"/>
          <w:szCs w:val="24"/>
        </w:rPr>
        <w:t>.</w:t>
      </w:r>
      <w:r w:rsidR="00091E32" w:rsidRPr="00A3036C">
        <w:rPr>
          <w:rFonts w:ascii="Times New Roman" w:hAnsi="Times New Roman" w:cs="Times New Roman"/>
          <w:sz w:val="24"/>
          <w:szCs w:val="24"/>
        </w:rPr>
        <w:t xml:space="preserve"> Empreitada desafiador</w:t>
      </w:r>
      <w:r w:rsidR="004D00A7" w:rsidRPr="00A3036C">
        <w:rPr>
          <w:rFonts w:ascii="Times New Roman" w:hAnsi="Times New Roman" w:cs="Times New Roman"/>
          <w:sz w:val="24"/>
          <w:szCs w:val="24"/>
        </w:rPr>
        <w:t>a</w:t>
      </w:r>
      <w:r w:rsidR="007935E8" w:rsidRPr="00A3036C">
        <w:rPr>
          <w:rFonts w:ascii="Times New Roman" w:hAnsi="Times New Roman" w:cs="Times New Roman"/>
          <w:sz w:val="24"/>
          <w:szCs w:val="24"/>
        </w:rPr>
        <w:t>, elucubrando</w:t>
      </w:r>
      <w:r w:rsidR="005E57DB" w:rsidRPr="00A3036C">
        <w:rPr>
          <w:rFonts w:ascii="Times New Roman" w:hAnsi="Times New Roman" w:cs="Times New Roman"/>
          <w:sz w:val="24"/>
          <w:szCs w:val="24"/>
        </w:rPr>
        <w:t xml:space="preserve"> </w:t>
      </w:r>
      <w:r w:rsidR="00F1084F" w:rsidRPr="00A3036C">
        <w:rPr>
          <w:rFonts w:ascii="Times New Roman" w:hAnsi="Times New Roman" w:cs="Times New Roman"/>
          <w:sz w:val="24"/>
          <w:szCs w:val="24"/>
        </w:rPr>
        <w:t>o Sistema Terra</w:t>
      </w:r>
      <w:r w:rsidR="00705383" w:rsidRPr="00A3036C">
        <w:rPr>
          <w:rFonts w:ascii="Times New Roman" w:hAnsi="Times New Roman" w:cs="Times New Roman"/>
          <w:sz w:val="24"/>
          <w:szCs w:val="24"/>
        </w:rPr>
        <w:t>, mediante revelações fantásticas e inimaginá</w:t>
      </w:r>
      <w:r w:rsidR="00DC34AB" w:rsidRPr="00A3036C">
        <w:rPr>
          <w:rFonts w:ascii="Times New Roman" w:hAnsi="Times New Roman" w:cs="Times New Roman"/>
          <w:sz w:val="24"/>
          <w:szCs w:val="24"/>
        </w:rPr>
        <w:t xml:space="preserve">veis </w:t>
      </w:r>
      <w:r w:rsidR="00EE55B5" w:rsidRPr="00A3036C">
        <w:rPr>
          <w:rFonts w:ascii="Times New Roman" w:hAnsi="Times New Roman" w:cs="Times New Roman"/>
          <w:sz w:val="24"/>
          <w:szCs w:val="24"/>
        </w:rPr>
        <w:t xml:space="preserve">feitas e mostradas </w:t>
      </w:r>
      <w:r w:rsidR="00DC34AB" w:rsidRPr="00A3036C">
        <w:rPr>
          <w:rFonts w:ascii="Times New Roman" w:hAnsi="Times New Roman" w:cs="Times New Roman"/>
          <w:sz w:val="24"/>
          <w:szCs w:val="24"/>
        </w:rPr>
        <w:t xml:space="preserve">aos </w:t>
      </w:r>
      <w:r w:rsidR="00872A9B" w:rsidRPr="00A3036C">
        <w:rPr>
          <w:rFonts w:ascii="Times New Roman" w:hAnsi="Times New Roman" w:cs="Times New Roman"/>
          <w:i/>
          <w:iCs/>
          <w:sz w:val="24"/>
          <w:szCs w:val="24"/>
        </w:rPr>
        <w:t>escolhidos</w:t>
      </w:r>
      <w:r w:rsidR="00F83446" w:rsidRPr="00A3036C">
        <w:rPr>
          <w:rFonts w:ascii="Times New Roman" w:hAnsi="Times New Roman" w:cs="Times New Roman"/>
          <w:sz w:val="24"/>
          <w:szCs w:val="24"/>
        </w:rPr>
        <w:t xml:space="preserve"> pelo SEU</w:t>
      </w:r>
      <w:r w:rsidR="00EE55B5" w:rsidRPr="00A3036C">
        <w:rPr>
          <w:rFonts w:ascii="Times New Roman" w:hAnsi="Times New Roman" w:cs="Times New Roman"/>
          <w:sz w:val="24"/>
          <w:szCs w:val="24"/>
        </w:rPr>
        <w:t xml:space="preserve">, através do conhecimento ofertado </w:t>
      </w:r>
      <w:r w:rsidR="00B63633" w:rsidRPr="00A3036C">
        <w:rPr>
          <w:rFonts w:ascii="Times New Roman" w:hAnsi="Times New Roman" w:cs="Times New Roman"/>
          <w:sz w:val="24"/>
          <w:szCs w:val="24"/>
        </w:rPr>
        <w:t>por seus prepostos, Fértilles e Germano</w:t>
      </w:r>
      <w:r w:rsidR="005B79C9" w:rsidRPr="00A3036C">
        <w:rPr>
          <w:rFonts w:ascii="Times New Roman" w:hAnsi="Times New Roman" w:cs="Times New Roman"/>
          <w:sz w:val="24"/>
          <w:szCs w:val="24"/>
        </w:rPr>
        <w:t>.</w:t>
      </w:r>
      <w:r w:rsidR="00EB51E7" w:rsidRPr="00A3036C">
        <w:rPr>
          <w:rFonts w:ascii="Times New Roman" w:hAnsi="Times New Roman" w:cs="Times New Roman"/>
          <w:sz w:val="24"/>
          <w:szCs w:val="24"/>
        </w:rPr>
        <w:t xml:space="preserve"> </w:t>
      </w:r>
      <w:r w:rsidR="000D32BA" w:rsidRPr="00A3036C">
        <w:rPr>
          <w:rFonts w:ascii="Times New Roman" w:hAnsi="Times New Roman" w:cs="Times New Roman"/>
          <w:sz w:val="24"/>
          <w:szCs w:val="24"/>
        </w:rPr>
        <w:t>A</w:t>
      </w:r>
      <w:r w:rsidR="00EB51E7" w:rsidRPr="00A3036C">
        <w:rPr>
          <w:rFonts w:ascii="Times New Roman" w:hAnsi="Times New Roman" w:cs="Times New Roman"/>
          <w:sz w:val="24"/>
          <w:szCs w:val="24"/>
        </w:rPr>
        <w:t xml:space="preserve"> viagem</w:t>
      </w:r>
      <w:r w:rsidR="00BF623F" w:rsidRPr="00A3036C">
        <w:rPr>
          <w:rFonts w:ascii="Times New Roman" w:hAnsi="Times New Roman" w:cs="Times New Roman"/>
          <w:sz w:val="24"/>
          <w:szCs w:val="24"/>
        </w:rPr>
        <w:t xml:space="preserve"> pelo interior da monumento montanhoso</w:t>
      </w:r>
      <w:r w:rsidR="003265ED" w:rsidRPr="00A3036C">
        <w:rPr>
          <w:rFonts w:ascii="Times New Roman" w:hAnsi="Times New Roman" w:cs="Times New Roman"/>
          <w:sz w:val="24"/>
          <w:szCs w:val="24"/>
        </w:rPr>
        <w:t>,</w:t>
      </w:r>
      <w:r w:rsidR="002D2CAA" w:rsidRPr="00A3036C">
        <w:rPr>
          <w:rFonts w:ascii="Times New Roman" w:hAnsi="Times New Roman" w:cs="Times New Roman"/>
          <w:sz w:val="24"/>
          <w:szCs w:val="24"/>
        </w:rPr>
        <w:t xml:space="preserve"> </w:t>
      </w:r>
      <w:r w:rsidR="002D2CAA" w:rsidRPr="00A3036C">
        <w:rPr>
          <w:rFonts w:ascii="Times New Roman" w:hAnsi="Times New Roman" w:cs="Times New Roman"/>
          <w:b/>
          <w:bCs/>
          <w:sz w:val="24"/>
          <w:szCs w:val="24"/>
        </w:rPr>
        <w:t>Evoluirejá</w:t>
      </w:r>
      <w:r w:rsidR="003E28A2" w:rsidRPr="00A3036C">
        <w:rPr>
          <w:rFonts w:ascii="Times New Roman" w:hAnsi="Times New Roman" w:cs="Times New Roman"/>
          <w:sz w:val="24"/>
          <w:szCs w:val="24"/>
        </w:rPr>
        <w:t>,</w:t>
      </w:r>
      <w:r w:rsidR="003265ED" w:rsidRPr="00A3036C">
        <w:rPr>
          <w:rFonts w:ascii="Times New Roman" w:hAnsi="Times New Roman" w:cs="Times New Roman"/>
          <w:sz w:val="24"/>
          <w:szCs w:val="24"/>
        </w:rPr>
        <w:t xml:space="preserve"> até então, impenetrável</w:t>
      </w:r>
      <w:r w:rsidR="00384583" w:rsidRPr="00A3036C">
        <w:rPr>
          <w:rFonts w:ascii="Times New Roman" w:hAnsi="Times New Roman" w:cs="Times New Roman"/>
          <w:sz w:val="24"/>
          <w:szCs w:val="24"/>
        </w:rPr>
        <w:t xml:space="preserve"> aos meros mortais</w:t>
      </w:r>
      <w:r w:rsidR="00B97647" w:rsidRPr="00A3036C">
        <w:rPr>
          <w:rFonts w:ascii="Times New Roman" w:hAnsi="Times New Roman" w:cs="Times New Roman"/>
          <w:sz w:val="24"/>
          <w:szCs w:val="24"/>
        </w:rPr>
        <w:t xml:space="preserve"> envoltos pelo Projeto de Perpetuação do Poder </w:t>
      </w:r>
      <w:r w:rsidR="003E28A2" w:rsidRPr="00A3036C">
        <w:rPr>
          <w:rFonts w:ascii="Times New Roman" w:hAnsi="Times New Roman" w:cs="Times New Roman"/>
          <w:sz w:val="24"/>
          <w:szCs w:val="24"/>
        </w:rPr>
        <w:t>d</w:t>
      </w:r>
      <w:r w:rsidR="00B97647" w:rsidRPr="00A3036C">
        <w:rPr>
          <w:rFonts w:ascii="Times New Roman" w:hAnsi="Times New Roman" w:cs="Times New Roman"/>
          <w:sz w:val="24"/>
          <w:szCs w:val="24"/>
        </w:rPr>
        <w:t xml:space="preserve">os </w:t>
      </w:r>
      <w:r w:rsidR="00292A67" w:rsidRPr="00A3036C">
        <w:rPr>
          <w:rFonts w:ascii="Times New Roman" w:hAnsi="Times New Roman" w:cs="Times New Roman"/>
          <w:i/>
          <w:iCs/>
          <w:sz w:val="24"/>
          <w:szCs w:val="24"/>
        </w:rPr>
        <w:t>malenirus</w:t>
      </w:r>
      <w:r w:rsidR="00292A67" w:rsidRPr="00A3036C">
        <w:rPr>
          <w:rFonts w:ascii="Times New Roman" w:hAnsi="Times New Roman" w:cs="Times New Roman"/>
          <w:sz w:val="24"/>
          <w:szCs w:val="24"/>
        </w:rPr>
        <w:t xml:space="preserve">, </w:t>
      </w:r>
      <w:r w:rsidR="00292A67" w:rsidRPr="00A3036C">
        <w:rPr>
          <w:rFonts w:ascii="Times New Roman" w:hAnsi="Times New Roman" w:cs="Times New Roman"/>
          <w:i/>
          <w:iCs/>
          <w:sz w:val="24"/>
          <w:szCs w:val="24"/>
        </w:rPr>
        <w:t xml:space="preserve">reinonaques </w:t>
      </w:r>
      <w:r w:rsidR="00292A67" w:rsidRPr="00A3036C">
        <w:rPr>
          <w:rFonts w:ascii="Times New Roman" w:hAnsi="Times New Roman" w:cs="Times New Roman"/>
          <w:sz w:val="24"/>
          <w:szCs w:val="24"/>
        </w:rPr>
        <w:t xml:space="preserve">e </w:t>
      </w:r>
      <w:r w:rsidR="00292A67" w:rsidRPr="00A3036C">
        <w:rPr>
          <w:rFonts w:ascii="Times New Roman" w:hAnsi="Times New Roman" w:cs="Times New Roman"/>
          <w:i/>
          <w:iCs/>
          <w:sz w:val="24"/>
          <w:szCs w:val="24"/>
        </w:rPr>
        <w:t>dominitilianos</w:t>
      </w:r>
      <w:r w:rsidR="004D3CBE" w:rsidRPr="00A3036C">
        <w:rPr>
          <w:rFonts w:ascii="Times New Roman" w:hAnsi="Times New Roman" w:cs="Times New Roman"/>
          <w:sz w:val="24"/>
          <w:szCs w:val="24"/>
        </w:rPr>
        <w:t>, esclarec</w:t>
      </w:r>
      <w:r w:rsidR="006B4689" w:rsidRPr="00A3036C">
        <w:rPr>
          <w:rFonts w:ascii="Times New Roman" w:hAnsi="Times New Roman" w:cs="Times New Roman"/>
          <w:sz w:val="24"/>
          <w:szCs w:val="24"/>
        </w:rPr>
        <w:t>e aos integrantes da Resistência Dimensional</w:t>
      </w:r>
      <w:r w:rsidR="00D93CCD" w:rsidRPr="00A3036C">
        <w:rPr>
          <w:rFonts w:ascii="Times New Roman" w:hAnsi="Times New Roman" w:cs="Times New Roman"/>
          <w:sz w:val="24"/>
          <w:szCs w:val="24"/>
        </w:rPr>
        <w:t>, o</w:t>
      </w:r>
      <w:r w:rsidR="009E13EB" w:rsidRPr="00A3036C">
        <w:rPr>
          <w:rFonts w:ascii="Times New Roman" w:hAnsi="Times New Roman" w:cs="Times New Roman"/>
          <w:sz w:val="24"/>
          <w:szCs w:val="24"/>
        </w:rPr>
        <w:t xml:space="preserve"> que sempre lhe fora negado</w:t>
      </w:r>
      <w:r w:rsidR="002D2CAA" w:rsidRPr="00A3036C">
        <w:rPr>
          <w:rFonts w:ascii="Times New Roman" w:hAnsi="Times New Roman" w:cs="Times New Roman"/>
          <w:sz w:val="24"/>
          <w:szCs w:val="24"/>
        </w:rPr>
        <w:t xml:space="preserve"> pelo</w:t>
      </w:r>
      <w:r w:rsidR="00E45904" w:rsidRPr="00A3036C">
        <w:rPr>
          <w:rFonts w:ascii="Times New Roman" w:hAnsi="Times New Roman" w:cs="Times New Roman"/>
          <w:sz w:val="24"/>
          <w:szCs w:val="24"/>
        </w:rPr>
        <w:t xml:space="preserve"> SPA —</w:t>
      </w:r>
      <w:r w:rsidR="003E28A2" w:rsidRPr="00A3036C">
        <w:rPr>
          <w:rFonts w:ascii="Times New Roman" w:hAnsi="Times New Roman" w:cs="Times New Roman"/>
          <w:sz w:val="24"/>
          <w:szCs w:val="24"/>
        </w:rPr>
        <w:t xml:space="preserve"> </w:t>
      </w:r>
      <w:r w:rsidR="00E45904" w:rsidRPr="00A3036C">
        <w:rPr>
          <w:rFonts w:ascii="Times New Roman" w:hAnsi="Times New Roman" w:cs="Times New Roman"/>
          <w:sz w:val="24"/>
          <w:szCs w:val="24"/>
        </w:rPr>
        <w:t>Supremo Poder Anônimo</w:t>
      </w:r>
      <w:r w:rsidR="002D2CAA" w:rsidRPr="00A3036C">
        <w:rPr>
          <w:rFonts w:ascii="Times New Roman" w:hAnsi="Times New Roman" w:cs="Times New Roman"/>
          <w:sz w:val="24"/>
          <w:szCs w:val="24"/>
        </w:rPr>
        <w:t>.</w:t>
      </w:r>
    </w:p>
    <w:p w14:paraId="7C692DCD" w14:textId="77777777" w:rsidR="003E28A2" w:rsidRPr="00A3036C" w:rsidRDefault="003E28A2" w:rsidP="003A2083">
      <w:pPr>
        <w:spacing w:after="0"/>
        <w:jc w:val="both"/>
        <w:rPr>
          <w:rFonts w:ascii="Times New Roman" w:hAnsi="Times New Roman" w:cs="Times New Roman"/>
          <w:sz w:val="24"/>
          <w:szCs w:val="24"/>
        </w:rPr>
      </w:pPr>
    </w:p>
    <w:p w14:paraId="5E991D65" w14:textId="6628FAC3" w:rsidR="003E28A2" w:rsidRPr="00A3036C" w:rsidRDefault="003E28A2" w:rsidP="003A2083">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D5642B" w:rsidRPr="00A3036C">
        <w:rPr>
          <w:rFonts w:ascii="Times New Roman" w:hAnsi="Times New Roman" w:cs="Times New Roman"/>
          <w:sz w:val="24"/>
          <w:szCs w:val="24"/>
        </w:rPr>
        <w:t xml:space="preserve"> </w:t>
      </w:r>
      <w:r w:rsidR="00DF62FE" w:rsidRPr="00A3036C">
        <w:rPr>
          <w:rFonts w:ascii="Times New Roman" w:hAnsi="Times New Roman" w:cs="Times New Roman"/>
          <w:sz w:val="24"/>
          <w:szCs w:val="24"/>
        </w:rPr>
        <w:t>Aqui, voc</w:t>
      </w:r>
      <w:r w:rsidR="001E3A13" w:rsidRPr="00A3036C">
        <w:rPr>
          <w:rFonts w:ascii="Times New Roman" w:hAnsi="Times New Roman" w:cs="Times New Roman"/>
          <w:sz w:val="24"/>
          <w:szCs w:val="24"/>
        </w:rPr>
        <w:t xml:space="preserve">ês estão vendo e sentindo a força </w:t>
      </w:r>
      <w:r w:rsidR="009F2079" w:rsidRPr="00A3036C">
        <w:rPr>
          <w:rFonts w:ascii="Times New Roman" w:hAnsi="Times New Roman" w:cs="Times New Roman"/>
          <w:sz w:val="24"/>
          <w:szCs w:val="24"/>
        </w:rPr>
        <w:t>harmônica do amor incondicional ― Fértille</w:t>
      </w:r>
      <w:r w:rsidR="002C01E8" w:rsidRPr="00A3036C">
        <w:rPr>
          <w:rFonts w:ascii="Times New Roman" w:hAnsi="Times New Roman" w:cs="Times New Roman"/>
          <w:sz w:val="24"/>
          <w:szCs w:val="24"/>
        </w:rPr>
        <w:t xml:space="preserve">s canaliza a energia </w:t>
      </w:r>
      <w:r w:rsidR="00EF2934" w:rsidRPr="00A3036C">
        <w:rPr>
          <w:rFonts w:ascii="Times New Roman" w:hAnsi="Times New Roman" w:cs="Times New Roman"/>
          <w:sz w:val="24"/>
          <w:szCs w:val="24"/>
        </w:rPr>
        <w:t xml:space="preserve">no interior da montanha </w:t>
      </w:r>
      <w:r w:rsidR="00EF2934" w:rsidRPr="00A3036C">
        <w:rPr>
          <w:rFonts w:ascii="Times New Roman" w:hAnsi="Times New Roman" w:cs="Times New Roman"/>
          <w:b/>
          <w:bCs/>
          <w:sz w:val="24"/>
          <w:szCs w:val="24"/>
        </w:rPr>
        <w:t xml:space="preserve">Evoluirejá </w:t>
      </w:r>
      <w:r w:rsidR="004C6A6E" w:rsidRPr="00A3036C">
        <w:rPr>
          <w:rFonts w:ascii="Times New Roman" w:hAnsi="Times New Roman" w:cs="Times New Roman"/>
          <w:sz w:val="24"/>
          <w:szCs w:val="24"/>
        </w:rPr>
        <w:t xml:space="preserve">para os seus convidados </w:t>
      </w:r>
      <w:r w:rsidR="009F2079" w:rsidRPr="00A3036C">
        <w:rPr>
          <w:rFonts w:ascii="Times New Roman" w:hAnsi="Times New Roman" w:cs="Times New Roman"/>
          <w:sz w:val="24"/>
          <w:szCs w:val="24"/>
        </w:rPr>
        <w:t>―</w:t>
      </w:r>
      <w:r w:rsidR="004C6A6E" w:rsidRPr="00A3036C">
        <w:rPr>
          <w:rFonts w:ascii="Times New Roman" w:hAnsi="Times New Roman" w:cs="Times New Roman"/>
          <w:sz w:val="24"/>
          <w:szCs w:val="24"/>
        </w:rPr>
        <w:t xml:space="preserve"> </w:t>
      </w:r>
      <w:r w:rsidR="00CC210D" w:rsidRPr="00A3036C">
        <w:rPr>
          <w:rFonts w:ascii="Times New Roman" w:hAnsi="Times New Roman" w:cs="Times New Roman"/>
          <w:sz w:val="24"/>
          <w:szCs w:val="24"/>
        </w:rPr>
        <w:t>Paz, harmonia</w:t>
      </w:r>
      <w:r w:rsidR="007B019E" w:rsidRPr="00A3036C">
        <w:rPr>
          <w:rFonts w:ascii="Times New Roman" w:hAnsi="Times New Roman" w:cs="Times New Roman"/>
          <w:sz w:val="24"/>
          <w:szCs w:val="24"/>
        </w:rPr>
        <w:t xml:space="preserve"> e consciência</w:t>
      </w:r>
      <w:r w:rsidR="00D1614E" w:rsidRPr="00A3036C">
        <w:rPr>
          <w:rFonts w:ascii="Times New Roman" w:hAnsi="Times New Roman" w:cs="Times New Roman"/>
          <w:sz w:val="24"/>
          <w:szCs w:val="24"/>
        </w:rPr>
        <w:t xml:space="preserve"> do Eu Superior</w:t>
      </w:r>
      <w:r w:rsidR="00130E76" w:rsidRPr="00A3036C">
        <w:rPr>
          <w:rFonts w:ascii="Times New Roman" w:hAnsi="Times New Roman" w:cs="Times New Roman"/>
          <w:sz w:val="24"/>
          <w:szCs w:val="24"/>
        </w:rPr>
        <w:t>, os aproximarão destas raças universais presente</w:t>
      </w:r>
      <w:r w:rsidR="007755C0" w:rsidRPr="00A3036C">
        <w:rPr>
          <w:rFonts w:ascii="Times New Roman" w:hAnsi="Times New Roman" w:cs="Times New Roman"/>
          <w:sz w:val="24"/>
          <w:szCs w:val="24"/>
        </w:rPr>
        <w:t>s</w:t>
      </w:r>
      <w:r w:rsidR="00784C29" w:rsidRPr="00A3036C">
        <w:rPr>
          <w:rFonts w:ascii="Times New Roman" w:hAnsi="Times New Roman" w:cs="Times New Roman"/>
          <w:sz w:val="24"/>
          <w:szCs w:val="24"/>
        </w:rPr>
        <w:t>, geridas pelo amor incondicional</w:t>
      </w:r>
      <w:r w:rsidR="003E03CD" w:rsidRPr="00A3036C">
        <w:rPr>
          <w:rFonts w:ascii="Times New Roman" w:hAnsi="Times New Roman" w:cs="Times New Roman"/>
          <w:sz w:val="24"/>
          <w:szCs w:val="24"/>
        </w:rPr>
        <w:t>, trabalhando como vocês pela transição vibracional do planeta Terra</w:t>
      </w:r>
      <w:r w:rsidR="0024594E" w:rsidRPr="00A3036C">
        <w:rPr>
          <w:rFonts w:ascii="Times New Roman" w:hAnsi="Times New Roman" w:cs="Times New Roman"/>
          <w:sz w:val="24"/>
          <w:szCs w:val="24"/>
        </w:rPr>
        <w:t>. ▬ esclarecedora</w:t>
      </w:r>
      <w:r w:rsidR="006B7756" w:rsidRPr="00A3036C">
        <w:rPr>
          <w:rFonts w:ascii="Times New Roman" w:hAnsi="Times New Roman" w:cs="Times New Roman"/>
          <w:sz w:val="24"/>
          <w:szCs w:val="24"/>
        </w:rPr>
        <w:t>.</w:t>
      </w:r>
    </w:p>
    <w:p w14:paraId="389F8D6E" w14:textId="77777777" w:rsidR="006B7756" w:rsidRPr="00A3036C" w:rsidRDefault="006B7756" w:rsidP="003A2083">
      <w:pPr>
        <w:spacing w:after="0"/>
        <w:jc w:val="both"/>
        <w:rPr>
          <w:rFonts w:ascii="Times New Roman" w:hAnsi="Times New Roman" w:cs="Times New Roman"/>
          <w:sz w:val="24"/>
          <w:szCs w:val="24"/>
        </w:rPr>
      </w:pPr>
    </w:p>
    <w:p w14:paraId="4234E721" w14:textId="4EFDD309" w:rsidR="006B7756" w:rsidRPr="00A3036C" w:rsidRDefault="006B7756" w:rsidP="003A208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2652D" w:rsidRPr="00A3036C">
        <w:rPr>
          <w:rFonts w:ascii="Times New Roman" w:hAnsi="Times New Roman" w:cs="Times New Roman"/>
          <w:sz w:val="24"/>
          <w:szCs w:val="24"/>
        </w:rPr>
        <w:t>O conhecimento de t</w:t>
      </w:r>
      <w:r w:rsidRPr="00A3036C">
        <w:rPr>
          <w:rFonts w:ascii="Times New Roman" w:hAnsi="Times New Roman" w:cs="Times New Roman"/>
          <w:sz w:val="24"/>
          <w:szCs w:val="24"/>
        </w:rPr>
        <w:t>ecnologias</w:t>
      </w:r>
      <w:r w:rsidR="00D2652D" w:rsidRPr="00A3036C">
        <w:rPr>
          <w:rFonts w:ascii="Times New Roman" w:hAnsi="Times New Roman" w:cs="Times New Roman"/>
          <w:sz w:val="24"/>
          <w:szCs w:val="24"/>
        </w:rPr>
        <w:t xml:space="preserve"> avançadas</w:t>
      </w:r>
      <w:r w:rsidR="00077BFB" w:rsidRPr="00A3036C">
        <w:rPr>
          <w:rFonts w:ascii="Times New Roman" w:hAnsi="Times New Roman" w:cs="Times New Roman"/>
          <w:sz w:val="24"/>
          <w:szCs w:val="24"/>
        </w:rPr>
        <w:t xml:space="preserve"> ao alcance da Resistência Dimensional</w:t>
      </w:r>
      <w:r w:rsidR="00D7657D" w:rsidRPr="00A3036C">
        <w:rPr>
          <w:rFonts w:ascii="Times New Roman" w:hAnsi="Times New Roman" w:cs="Times New Roman"/>
          <w:sz w:val="24"/>
          <w:szCs w:val="24"/>
        </w:rPr>
        <w:t>, os deixarão aptos</w:t>
      </w:r>
      <w:r w:rsidR="00C362B0" w:rsidRPr="00A3036C">
        <w:rPr>
          <w:rFonts w:ascii="Times New Roman" w:hAnsi="Times New Roman" w:cs="Times New Roman"/>
          <w:sz w:val="24"/>
          <w:szCs w:val="24"/>
        </w:rPr>
        <w:t xml:space="preserve"> a poderes evocados ao SEU</w:t>
      </w:r>
      <w:r w:rsidR="00A914E7" w:rsidRPr="00A3036C">
        <w:rPr>
          <w:rFonts w:ascii="Times New Roman" w:hAnsi="Times New Roman" w:cs="Times New Roman"/>
          <w:sz w:val="24"/>
          <w:szCs w:val="24"/>
        </w:rPr>
        <w:t xml:space="preserve"> — Soberana Energia Universal e residentes</w:t>
      </w:r>
      <w:r w:rsidR="001E75A5" w:rsidRPr="00A3036C">
        <w:rPr>
          <w:rFonts w:ascii="Times New Roman" w:hAnsi="Times New Roman" w:cs="Times New Roman"/>
          <w:sz w:val="24"/>
          <w:szCs w:val="24"/>
        </w:rPr>
        <w:t xml:space="preserve"> no seu Eu Superior </w:t>
      </w:r>
      <w:r w:rsidR="001E75A5" w:rsidRPr="00A3036C">
        <w:rPr>
          <w:rFonts w:ascii="Times New Roman" w:hAnsi="Times New Roman" w:cs="Times New Roman"/>
          <w:sz w:val="24"/>
          <w:szCs w:val="24"/>
        </w:rPr>
        <w:lastRenderedPageBreak/>
        <w:t>― Germano</w:t>
      </w:r>
      <w:r w:rsidR="00EC21AE" w:rsidRPr="00A3036C">
        <w:rPr>
          <w:rFonts w:ascii="Times New Roman" w:hAnsi="Times New Roman" w:cs="Times New Roman"/>
          <w:sz w:val="24"/>
          <w:szCs w:val="24"/>
        </w:rPr>
        <w:t xml:space="preserve"> complementa </w:t>
      </w:r>
      <w:r w:rsidR="001E75A5" w:rsidRPr="00A3036C">
        <w:rPr>
          <w:rFonts w:ascii="Times New Roman" w:hAnsi="Times New Roman" w:cs="Times New Roman"/>
          <w:sz w:val="24"/>
          <w:szCs w:val="24"/>
        </w:rPr>
        <w:t>―</w:t>
      </w:r>
      <w:r w:rsidR="00D7657D" w:rsidRPr="00A3036C">
        <w:rPr>
          <w:rFonts w:ascii="Times New Roman" w:hAnsi="Times New Roman" w:cs="Times New Roman"/>
          <w:sz w:val="24"/>
          <w:szCs w:val="24"/>
        </w:rPr>
        <w:t xml:space="preserve"> </w:t>
      </w:r>
      <w:r w:rsidR="0080243E" w:rsidRPr="00A3036C">
        <w:rPr>
          <w:rFonts w:ascii="Times New Roman" w:hAnsi="Times New Roman" w:cs="Times New Roman"/>
          <w:sz w:val="24"/>
          <w:szCs w:val="24"/>
        </w:rPr>
        <w:t>Um futuro sem doença</w:t>
      </w:r>
      <w:r w:rsidR="001C6C73" w:rsidRPr="00A3036C">
        <w:rPr>
          <w:rFonts w:ascii="Times New Roman" w:hAnsi="Times New Roman" w:cs="Times New Roman"/>
          <w:sz w:val="24"/>
          <w:szCs w:val="24"/>
        </w:rPr>
        <w:t xml:space="preserve">s e conceitos materializados infrutíferos </w:t>
      </w:r>
      <w:r w:rsidR="00FC5335" w:rsidRPr="00A3036C">
        <w:rPr>
          <w:rFonts w:ascii="Times New Roman" w:hAnsi="Times New Roman" w:cs="Times New Roman"/>
          <w:sz w:val="24"/>
          <w:szCs w:val="24"/>
        </w:rPr>
        <w:t>par</w:t>
      </w:r>
      <w:r w:rsidR="001C6C73" w:rsidRPr="00A3036C">
        <w:rPr>
          <w:rFonts w:ascii="Times New Roman" w:hAnsi="Times New Roman" w:cs="Times New Roman"/>
          <w:sz w:val="24"/>
          <w:szCs w:val="24"/>
        </w:rPr>
        <w:t>a evolução</w:t>
      </w:r>
      <w:r w:rsidR="00FC5335" w:rsidRPr="00A3036C">
        <w:rPr>
          <w:rFonts w:ascii="Times New Roman" w:hAnsi="Times New Roman" w:cs="Times New Roman"/>
          <w:sz w:val="24"/>
          <w:szCs w:val="24"/>
        </w:rPr>
        <w:t xml:space="preserve"> transicional</w:t>
      </w:r>
      <w:r w:rsidR="001C6C73" w:rsidRPr="00A3036C">
        <w:rPr>
          <w:rFonts w:ascii="Times New Roman" w:hAnsi="Times New Roman" w:cs="Times New Roman"/>
          <w:sz w:val="24"/>
          <w:szCs w:val="24"/>
        </w:rPr>
        <w:t xml:space="preserve"> da humanidade</w:t>
      </w:r>
      <w:r w:rsidR="00FC5335" w:rsidRPr="00A3036C">
        <w:rPr>
          <w:rFonts w:ascii="Times New Roman" w:hAnsi="Times New Roman" w:cs="Times New Roman"/>
          <w:sz w:val="24"/>
          <w:szCs w:val="24"/>
        </w:rPr>
        <w:t xml:space="preserve"> ao quinto plano terráqueo. ▬ </w:t>
      </w:r>
      <w:r w:rsidR="0097737C" w:rsidRPr="00A3036C">
        <w:rPr>
          <w:rFonts w:ascii="Times New Roman" w:hAnsi="Times New Roman" w:cs="Times New Roman"/>
          <w:sz w:val="24"/>
          <w:szCs w:val="24"/>
        </w:rPr>
        <w:t>convicto.</w:t>
      </w:r>
    </w:p>
    <w:p w14:paraId="34D13415" w14:textId="77777777" w:rsidR="003F7F71" w:rsidRPr="00A3036C" w:rsidRDefault="003F7F71" w:rsidP="003A2083">
      <w:pPr>
        <w:spacing w:after="0"/>
        <w:jc w:val="both"/>
        <w:rPr>
          <w:rFonts w:ascii="Times New Roman" w:hAnsi="Times New Roman" w:cs="Times New Roman"/>
          <w:sz w:val="24"/>
          <w:szCs w:val="24"/>
        </w:rPr>
      </w:pPr>
    </w:p>
    <w:p w14:paraId="05D336C3" w14:textId="496B344B" w:rsidR="003F7F71" w:rsidRPr="00A3036C" w:rsidRDefault="00121B49" w:rsidP="003A2083">
      <w:pPr>
        <w:spacing w:after="0"/>
        <w:jc w:val="both"/>
        <w:rPr>
          <w:rFonts w:ascii="Times New Roman" w:hAnsi="Times New Roman" w:cs="Times New Roman"/>
          <w:sz w:val="24"/>
          <w:szCs w:val="24"/>
        </w:rPr>
      </w:pPr>
      <w:r w:rsidRPr="00A3036C">
        <w:rPr>
          <w:rFonts w:ascii="Times New Roman" w:hAnsi="Times New Roman" w:cs="Times New Roman"/>
          <w:sz w:val="24"/>
          <w:szCs w:val="24"/>
        </w:rPr>
        <w:t>Todos os presente</w:t>
      </w:r>
      <w:r w:rsidR="00F751EC" w:rsidRPr="00A3036C">
        <w:rPr>
          <w:rFonts w:ascii="Times New Roman" w:hAnsi="Times New Roman" w:cs="Times New Roman"/>
          <w:sz w:val="24"/>
          <w:szCs w:val="24"/>
        </w:rPr>
        <w:t>s</w:t>
      </w:r>
      <w:r w:rsidRPr="00A3036C">
        <w:rPr>
          <w:rFonts w:ascii="Times New Roman" w:hAnsi="Times New Roman" w:cs="Times New Roman"/>
          <w:sz w:val="24"/>
          <w:szCs w:val="24"/>
        </w:rPr>
        <w:t xml:space="preserve"> </w:t>
      </w:r>
      <w:r w:rsidR="009E49CC" w:rsidRPr="00A3036C">
        <w:rPr>
          <w:rFonts w:ascii="Times New Roman" w:hAnsi="Times New Roman" w:cs="Times New Roman"/>
          <w:sz w:val="24"/>
          <w:szCs w:val="24"/>
        </w:rPr>
        <w:t xml:space="preserve">em </w:t>
      </w:r>
      <w:r w:rsidR="009E49CC" w:rsidRPr="00A3036C">
        <w:rPr>
          <w:rFonts w:ascii="Times New Roman" w:hAnsi="Times New Roman" w:cs="Times New Roman"/>
          <w:b/>
          <w:bCs/>
          <w:sz w:val="24"/>
          <w:szCs w:val="24"/>
        </w:rPr>
        <w:t>Evoluirejá</w:t>
      </w:r>
      <w:r w:rsidR="00F07868" w:rsidRPr="00A3036C">
        <w:rPr>
          <w:rFonts w:ascii="Times New Roman" w:hAnsi="Times New Roman" w:cs="Times New Roman"/>
          <w:b/>
          <w:bCs/>
          <w:sz w:val="24"/>
          <w:szCs w:val="24"/>
        </w:rPr>
        <w:t xml:space="preserve">, </w:t>
      </w:r>
      <w:r w:rsidRPr="00A3036C">
        <w:rPr>
          <w:rFonts w:ascii="Times New Roman" w:hAnsi="Times New Roman" w:cs="Times New Roman"/>
          <w:sz w:val="24"/>
          <w:szCs w:val="24"/>
        </w:rPr>
        <w:t xml:space="preserve">teletransportados </w:t>
      </w:r>
      <w:r w:rsidR="00F751EC" w:rsidRPr="00A3036C">
        <w:rPr>
          <w:rFonts w:ascii="Times New Roman" w:hAnsi="Times New Roman" w:cs="Times New Roman"/>
          <w:sz w:val="24"/>
          <w:szCs w:val="24"/>
        </w:rPr>
        <w:t>por frequências alteada</w:t>
      </w:r>
      <w:r w:rsidR="009E49CC" w:rsidRPr="00A3036C">
        <w:rPr>
          <w:rFonts w:ascii="Times New Roman" w:hAnsi="Times New Roman" w:cs="Times New Roman"/>
          <w:sz w:val="24"/>
          <w:szCs w:val="24"/>
        </w:rPr>
        <w:t>s</w:t>
      </w:r>
      <w:r w:rsidR="00F60948" w:rsidRPr="00A3036C">
        <w:rPr>
          <w:rFonts w:ascii="Times New Roman" w:hAnsi="Times New Roman" w:cs="Times New Roman"/>
          <w:sz w:val="24"/>
          <w:szCs w:val="24"/>
        </w:rPr>
        <w:t>,</w:t>
      </w:r>
      <w:r w:rsidR="00F07868" w:rsidRPr="00A3036C">
        <w:rPr>
          <w:rFonts w:ascii="Times New Roman" w:hAnsi="Times New Roman" w:cs="Times New Roman"/>
          <w:sz w:val="24"/>
          <w:szCs w:val="24"/>
        </w:rPr>
        <w:t xml:space="preserve"> monitoradas por Germano e Fértille</w:t>
      </w:r>
      <w:r w:rsidR="00DC78E1" w:rsidRPr="00A3036C">
        <w:rPr>
          <w:rFonts w:ascii="Times New Roman" w:hAnsi="Times New Roman" w:cs="Times New Roman"/>
          <w:sz w:val="24"/>
          <w:szCs w:val="24"/>
        </w:rPr>
        <w:t>s, estão fascinados com o que vee</w:t>
      </w:r>
      <w:r w:rsidR="003E0739" w:rsidRPr="00A3036C">
        <w:rPr>
          <w:rFonts w:ascii="Times New Roman" w:hAnsi="Times New Roman" w:cs="Times New Roman"/>
          <w:sz w:val="24"/>
          <w:szCs w:val="24"/>
        </w:rPr>
        <w:t>m e, principalmente, sentem</w:t>
      </w:r>
      <w:r w:rsidR="0080181C" w:rsidRPr="00A3036C">
        <w:rPr>
          <w:rFonts w:ascii="Times New Roman" w:hAnsi="Times New Roman" w:cs="Times New Roman"/>
          <w:sz w:val="24"/>
          <w:szCs w:val="24"/>
        </w:rPr>
        <w:t>, energizados pe</w:t>
      </w:r>
      <w:r w:rsidR="00CD02C3" w:rsidRPr="00A3036C">
        <w:rPr>
          <w:rFonts w:ascii="Times New Roman" w:hAnsi="Times New Roman" w:cs="Times New Roman"/>
          <w:sz w:val="24"/>
          <w:szCs w:val="24"/>
        </w:rPr>
        <w:t>lo amor incondicional, palpitante nos seus coraçõe</w:t>
      </w:r>
      <w:r w:rsidR="00F3008C" w:rsidRPr="00A3036C">
        <w:rPr>
          <w:rFonts w:ascii="Times New Roman" w:hAnsi="Times New Roman" w:cs="Times New Roman"/>
          <w:sz w:val="24"/>
          <w:szCs w:val="24"/>
        </w:rPr>
        <w:t>s.</w:t>
      </w:r>
    </w:p>
    <w:p w14:paraId="1FBE4AA7" w14:textId="3A9E4634" w:rsidR="00F60948" w:rsidRPr="00A3036C" w:rsidRDefault="00EB6124" w:rsidP="003A2083">
      <w:pPr>
        <w:spacing w:after="0"/>
        <w:jc w:val="both"/>
        <w:rPr>
          <w:rFonts w:ascii="Times New Roman" w:hAnsi="Times New Roman" w:cs="Times New Roman"/>
          <w:sz w:val="24"/>
          <w:szCs w:val="24"/>
        </w:rPr>
      </w:pPr>
      <w:r w:rsidRPr="00A3036C">
        <w:rPr>
          <w:rFonts w:ascii="Times New Roman" w:hAnsi="Times New Roman" w:cs="Times New Roman"/>
          <w:sz w:val="24"/>
          <w:szCs w:val="24"/>
        </w:rPr>
        <w:t>Conversas são desenvolvidas</w:t>
      </w:r>
      <w:r w:rsidR="00437B00" w:rsidRPr="00A3036C">
        <w:rPr>
          <w:rFonts w:ascii="Times New Roman" w:hAnsi="Times New Roman" w:cs="Times New Roman"/>
          <w:sz w:val="24"/>
          <w:szCs w:val="24"/>
        </w:rPr>
        <w:t xml:space="preserve"> </w:t>
      </w:r>
      <w:r w:rsidR="008D49EC" w:rsidRPr="00A3036C">
        <w:rPr>
          <w:rFonts w:ascii="Times New Roman" w:hAnsi="Times New Roman" w:cs="Times New Roman"/>
          <w:sz w:val="24"/>
          <w:szCs w:val="24"/>
        </w:rPr>
        <w:t>no presente,</w:t>
      </w:r>
      <w:r w:rsidRPr="00A3036C">
        <w:rPr>
          <w:rFonts w:ascii="Times New Roman" w:hAnsi="Times New Roman" w:cs="Times New Roman"/>
          <w:sz w:val="24"/>
          <w:szCs w:val="24"/>
        </w:rPr>
        <w:t xml:space="preserve"> durante a explo</w:t>
      </w:r>
      <w:r w:rsidR="008D49EC" w:rsidRPr="00A3036C">
        <w:rPr>
          <w:rFonts w:ascii="Times New Roman" w:hAnsi="Times New Roman" w:cs="Times New Roman"/>
          <w:sz w:val="24"/>
          <w:szCs w:val="24"/>
        </w:rPr>
        <w:t>ração do futuro de felicidade plena</w:t>
      </w:r>
      <w:r w:rsidR="00437B00" w:rsidRPr="00A3036C">
        <w:rPr>
          <w:rFonts w:ascii="Times New Roman" w:hAnsi="Times New Roman" w:cs="Times New Roman"/>
          <w:sz w:val="24"/>
          <w:szCs w:val="24"/>
        </w:rPr>
        <w:t xml:space="preserve">, </w:t>
      </w:r>
      <w:r w:rsidR="00604E58" w:rsidRPr="00A3036C">
        <w:rPr>
          <w:rFonts w:ascii="Times New Roman" w:hAnsi="Times New Roman" w:cs="Times New Roman"/>
          <w:sz w:val="24"/>
          <w:szCs w:val="24"/>
        </w:rPr>
        <w:t>i</w:t>
      </w:r>
      <w:r w:rsidR="00ED0DBB" w:rsidRPr="00A3036C">
        <w:rPr>
          <w:rFonts w:ascii="Times New Roman" w:hAnsi="Times New Roman" w:cs="Times New Roman"/>
          <w:sz w:val="24"/>
          <w:szCs w:val="24"/>
        </w:rPr>
        <w:t xml:space="preserve">ncentivadas pelos </w:t>
      </w:r>
      <w:r w:rsidR="00604E58" w:rsidRPr="00A3036C">
        <w:rPr>
          <w:rFonts w:ascii="Times New Roman" w:hAnsi="Times New Roman" w:cs="Times New Roman"/>
          <w:sz w:val="24"/>
          <w:szCs w:val="24"/>
        </w:rPr>
        <w:t>tutores</w:t>
      </w:r>
      <w:r w:rsidR="00BB1BD2" w:rsidRPr="00A3036C">
        <w:rPr>
          <w:rFonts w:ascii="Times New Roman" w:hAnsi="Times New Roman" w:cs="Times New Roman"/>
          <w:sz w:val="24"/>
          <w:szCs w:val="24"/>
        </w:rPr>
        <w:t xml:space="preserve"> do amor incondicional previsto </w:t>
      </w:r>
      <w:r w:rsidR="004924D2" w:rsidRPr="00A3036C">
        <w:rPr>
          <w:rFonts w:ascii="Times New Roman" w:hAnsi="Times New Roman" w:cs="Times New Roman"/>
          <w:sz w:val="24"/>
          <w:szCs w:val="24"/>
        </w:rPr>
        <w:t>na Fonte de Criação Universal.</w:t>
      </w:r>
    </w:p>
    <w:p w14:paraId="7D5EB1ED" w14:textId="77777777" w:rsidR="0045420A" w:rsidRPr="00A3036C" w:rsidRDefault="00FE34B9" w:rsidP="003A2083">
      <w:pPr>
        <w:spacing w:after="0"/>
        <w:jc w:val="both"/>
        <w:rPr>
          <w:rFonts w:ascii="Times New Roman" w:hAnsi="Times New Roman" w:cs="Times New Roman"/>
          <w:sz w:val="24"/>
          <w:szCs w:val="24"/>
        </w:rPr>
      </w:pPr>
      <w:r w:rsidRPr="00A3036C">
        <w:rPr>
          <w:rFonts w:ascii="Times New Roman" w:hAnsi="Times New Roman" w:cs="Times New Roman"/>
          <w:sz w:val="24"/>
          <w:szCs w:val="24"/>
        </w:rPr>
        <w:t>Harrison, Taylor e Agregados</w:t>
      </w:r>
      <w:r w:rsidR="000D451B" w:rsidRPr="00A3036C">
        <w:rPr>
          <w:rFonts w:ascii="Times New Roman" w:hAnsi="Times New Roman" w:cs="Times New Roman"/>
          <w:sz w:val="24"/>
          <w:szCs w:val="24"/>
        </w:rPr>
        <w:t>, desde sempre, mesmo inconscientes</w:t>
      </w:r>
      <w:r w:rsidR="00904BF4" w:rsidRPr="00A3036C">
        <w:rPr>
          <w:rFonts w:ascii="Times New Roman" w:hAnsi="Times New Roman" w:cs="Times New Roman"/>
          <w:sz w:val="24"/>
          <w:szCs w:val="24"/>
        </w:rPr>
        <w:t>, pertencentes a Resistência Dimensional</w:t>
      </w:r>
      <w:r w:rsidR="00044F90" w:rsidRPr="00A3036C">
        <w:rPr>
          <w:rFonts w:ascii="Times New Roman" w:hAnsi="Times New Roman" w:cs="Times New Roman"/>
          <w:sz w:val="24"/>
          <w:szCs w:val="24"/>
        </w:rPr>
        <w:t>,</w:t>
      </w:r>
      <w:r w:rsidR="000D5301" w:rsidRPr="00A3036C">
        <w:rPr>
          <w:rFonts w:ascii="Times New Roman" w:hAnsi="Times New Roman" w:cs="Times New Roman"/>
          <w:sz w:val="24"/>
          <w:szCs w:val="24"/>
        </w:rPr>
        <w:t xml:space="preserve"> </w:t>
      </w:r>
      <w:r w:rsidR="002E41BF" w:rsidRPr="00A3036C">
        <w:rPr>
          <w:rFonts w:ascii="Times New Roman" w:hAnsi="Times New Roman" w:cs="Times New Roman"/>
          <w:sz w:val="24"/>
          <w:szCs w:val="24"/>
        </w:rPr>
        <w:t xml:space="preserve">através de palestras ministradas </w:t>
      </w:r>
      <w:r w:rsidR="00EF3B0B" w:rsidRPr="00A3036C">
        <w:rPr>
          <w:rFonts w:ascii="Times New Roman" w:hAnsi="Times New Roman" w:cs="Times New Roman"/>
          <w:sz w:val="24"/>
          <w:szCs w:val="24"/>
        </w:rPr>
        <w:t xml:space="preserve">em todo </w:t>
      </w:r>
      <w:r w:rsidR="00695E45" w:rsidRPr="00A3036C">
        <w:rPr>
          <w:rFonts w:ascii="Times New Roman" w:hAnsi="Times New Roman" w:cs="Times New Roman"/>
          <w:sz w:val="24"/>
          <w:szCs w:val="24"/>
        </w:rPr>
        <w:t>orbe</w:t>
      </w:r>
      <w:r w:rsidR="00EF3B0B" w:rsidRPr="00A3036C">
        <w:rPr>
          <w:rFonts w:ascii="Times New Roman" w:hAnsi="Times New Roman" w:cs="Times New Roman"/>
          <w:sz w:val="24"/>
          <w:szCs w:val="24"/>
        </w:rPr>
        <w:t xml:space="preserve"> nas Empresa</w:t>
      </w:r>
      <w:r w:rsidR="005F4A30" w:rsidRPr="00A3036C">
        <w:rPr>
          <w:rFonts w:ascii="Times New Roman" w:hAnsi="Times New Roman" w:cs="Times New Roman"/>
          <w:sz w:val="24"/>
          <w:szCs w:val="24"/>
        </w:rPr>
        <w:t>s</w:t>
      </w:r>
      <w:r w:rsidR="00EF3B0B" w:rsidRPr="00A3036C">
        <w:rPr>
          <w:rFonts w:ascii="Times New Roman" w:hAnsi="Times New Roman" w:cs="Times New Roman"/>
          <w:sz w:val="24"/>
          <w:szCs w:val="24"/>
        </w:rPr>
        <w:t xml:space="preserve"> do Grupo Harrison &amp; Taylor, conhecido</w:t>
      </w:r>
      <w:r w:rsidR="00CE7759" w:rsidRPr="00A3036C">
        <w:rPr>
          <w:rFonts w:ascii="Times New Roman" w:hAnsi="Times New Roman" w:cs="Times New Roman"/>
          <w:sz w:val="24"/>
          <w:szCs w:val="24"/>
        </w:rPr>
        <w:t xml:space="preserve">, substancialmente, como </w:t>
      </w:r>
      <w:r w:rsidR="00CE7759" w:rsidRPr="00A3036C">
        <w:rPr>
          <w:rFonts w:ascii="Times New Roman" w:hAnsi="Times New Roman" w:cs="Times New Roman"/>
          <w:i/>
          <w:iCs/>
          <w:sz w:val="24"/>
          <w:szCs w:val="24"/>
        </w:rPr>
        <w:t>a cozinha do</w:t>
      </w:r>
      <w:r w:rsidR="00695E45" w:rsidRPr="00A3036C">
        <w:rPr>
          <w:rFonts w:ascii="Times New Roman" w:hAnsi="Times New Roman" w:cs="Times New Roman"/>
          <w:i/>
          <w:iCs/>
          <w:sz w:val="24"/>
          <w:szCs w:val="24"/>
        </w:rPr>
        <w:t xml:space="preserve"> mundo</w:t>
      </w:r>
      <w:r w:rsidR="005F4A30" w:rsidRPr="00A3036C">
        <w:rPr>
          <w:rFonts w:ascii="Times New Roman" w:hAnsi="Times New Roman" w:cs="Times New Roman"/>
          <w:i/>
          <w:iCs/>
          <w:sz w:val="24"/>
          <w:szCs w:val="24"/>
        </w:rPr>
        <w:t xml:space="preserve"> </w:t>
      </w:r>
      <w:r w:rsidR="005F4A30" w:rsidRPr="00A3036C">
        <w:rPr>
          <w:rFonts w:ascii="Times New Roman" w:hAnsi="Times New Roman" w:cs="Times New Roman"/>
          <w:sz w:val="24"/>
          <w:szCs w:val="24"/>
        </w:rPr>
        <w:t>que emprega milhares de pessoas</w:t>
      </w:r>
      <w:r w:rsidR="000D5301" w:rsidRPr="00A3036C">
        <w:rPr>
          <w:rFonts w:ascii="Times New Roman" w:hAnsi="Times New Roman" w:cs="Times New Roman"/>
          <w:sz w:val="24"/>
          <w:szCs w:val="24"/>
        </w:rPr>
        <w:t>.</w:t>
      </w:r>
      <w:r w:rsidR="00B26D1A" w:rsidRPr="00A3036C">
        <w:rPr>
          <w:rFonts w:ascii="Times New Roman" w:hAnsi="Times New Roman" w:cs="Times New Roman"/>
          <w:sz w:val="24"/>
          <w:szCs w:val="24"/>
        </w:rPr>
        <w:t xml:space="preserve"> Ponto de partida discreto e </w:t>
      </w:r>
      <w:r w:rsidR="00843C9F" w:rsidRPr="00A3036C">
        <w:rPr>
          <w:rFonts w:ascii="Times New Roman" w:hAnsi="Times New Roman" w:cs="Times New Roman"/>
          <w:sz w:val="24"/>
          <w:szCs w:val="24"/>
        </w:rPr>
        <w:t>longe de suspeitas</w:t>
      </w:r>
      <w:r w:rsidR="004F1A0B" w:rsidRPr="00A3036C">
        <w:rPr>
          <w:rFonts w:ascii="Times New Roman" w:hAnsi="Times New Roman" w:cs="Times New Roman"/>
          <w:sz w:val="24"/>
          <w:szCs w:val="24"/>
        </w:rPr>
        <w:t xml:space="preserve"> </w:t>
      </w:r>
      <w:r w:rsidR="008B5DC1" w:rsidRPr="00A3036C">
        <w:rPr>
          <w:rFonts w:ascii="Times New Roman" w:hAnsi="Times New Roman" w:cs="Times New Roman"/>
          <w:sz w:val="24"/>
          <w:szCs w:val="24"/>
        </w:rPr>
        <w:t>momentâneas ao radar da IMSD</w:t>
      </w:r>
      <w:r w:rsidR="007A1738" w:rsidRPr="00A3036C">
        <w:rPr>
          <w:rFonts w:ascii="Times New Roman" w:hAnsi="Times New Roman" w:cs="Times New Roman"/>
          <w:sz w:val="24"/>
          <w:szCs w:val="24"/>
        </w:rPr>
        <w:t>, já que</w:t>
      </w:r>
      <w:r w:rsidR="00FD4C5C" w:rsidRPr="00A3036C">
        <w:rPr>
          <w:rFonts w:ascii="Times New Roman" w:hAnsi="Times New Roman" w:cs="Times New Roman"/>
          <w:sz w:val="24"/>
          <w:szCs w:val="24"/>
        </w:rPr>
        <w:t xml:space="preserve"> o </w:t>
      </w:r>
      <w:r w:rsidR="00360828" w:rsidRPr="00A3036C">
        <w:rPr>
          <w:rFonts w:ascii="Times New Roman" w:hAnsi="Times New Roman" w:cs="Times New Roman"/>
          <w:i/>
          <w:iCs/>
          <w:sz w:val="24"/>
          <w:szCs w:val="24"/>
        </w:rPr>
        <w:t>manto sagrado</w:t>
      </w:r>
      <w:r w:rsidR="00C70AF6" w:rsidRPr="00A3036C">
        <w:rPr>
          <w:rFonts w:ascii="Times New Roman" w:hAnsi="Times New Roman" w:cs="Times New Roman"/>
          <w:i/>
          <w:iCs/>
          <w:sz w:val="24"/>
          <w:szCs w:val="24"/>
        </w:rPr>
        <w:t xml:space="preserve"> </w:t>
      </w:r>
      <w:r w:rsidR="00C70AF6" w:rsidRPr="00A3036C">
        <w:rPr>
          <w:rFonts w:ascii="Times New Roman" w:hAnsi="Times New Roman" w:cs="Times New Roman"/>
          <w:sz w:val="24"/>
          <w:szCs w:val="24"/>
        </w:rPr>
        <w:t xml:space="preserve">do </w:t>
      </w:r>
      <w:r w:rsidR="00FD4C5C" w:rsidRPr="00A3036C">
        <w:rPr>
          <w:rFonts w:ascii="Times New Roman" w:hAnsi="Times New Roman" w:cs="Times New Roman"/>
          <w:sz w:val="24"/>
          <w:szCs w:val="24"/>
        </w:rPr>
        <w:t>véu proteto</w:t>
      </w:r>
      <w:r w:rsidR="005600B4" w:rsidRPr="00A3036C">
        <w:rPr>
          <w:rFonts w:ascii="Times New Roman" w:hAnsi="Times New Roman" w:cs="Times New Roman"/>
          <w:sz w:val="24"/>
          <w:szCs w:val="24"/>
        </w:rPr>
        <w:t>r</w:t>
      </w:r>
      <w:r w:rsidR="00A12003" w:rsidRPr="00A3036C">
        <w:rPr>
          <w:rFonts w:ascii="Times New Roman" w:hAnsi="Times New Roman" w:cs="Times New Roman"/>
          <w:sz w:val="24"/>
          <w:szCs w:val="24"/>
        </w:rPr>
        <w:t xml:space="preserve"> </w:t>
      </w:r>
      <w:r w:rsidR="00360828" w:rsidRPr="00A3036C">
        <w:rPr>
          <w:rFonts w:ascii="Times New Roman" w:hAnsi="Times New Roman" w:cs="Times New Roman"/>
          <w:sz w:val="24"/>
          <w:szCs w:val="24"/>
        </w:rPr>
        <w:t>da Fonte de Criação Universal</w:t>
      </w:r>
      <w:r w:rsidR="00010E64" w:rsidRPr="00A3036C">
        <w:rPr>
          <w:rFonts w:ascii="Times New Roman" w:hAnsi="Times New Roman" w:cs="Times New Roman"/>
          <w:sz w:val="24"/>
          <w:szCs w:val="24"/>
        </w:rPr>
        <w:t xml:space="preserve"> </w:t>
      </w:r>
      <w:r w:rsidR="009D185B" w:rsidRPr="00A3036C">
        <w:rPr>
          <w:rFonts w:ascii="Times New Roman" w:hAnsi="Times New Roman" w:cs="Times New Roman"/>
          <w:sz w:val="24"/>
          <w:szCs w:val="24"/>
        </w:rPr>
        <w:t>torna estas atividades invisíveis aos algozes da existência terrena.</w:t>
      </w:r>
    </w:p>
    <w:p w14:paraId="0C6BEB23" w14:textId="77777777" w:rsidR="002369C0" w:rsidRPr="00A3036C" w:rsidRDefault="0045420A" w:rsidP="003A208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Maravilhados </w:t>
      </w:r>
      <w:r w:rsidR="00AC4266" w:rsidRPr="00A3036C">
        <w:rPr>
          <w:rFonts w:ascii="Times New Roman" w:hAnsi="Times New Roman" w:cs="Times New Roman"/>
          <w:sz w:val="24"/>
          <w:szCs w:val="24"/>
        </w:rPr>
        <w:t xml:space="preserve"> </w:t>
      </w:r>
      <w:r w:rsidR="009A724F" w:rsidRPr="00A3036C">
        <w:rPr>
          <w:rFonts w:ascii="Times New Roman" w:hAnsi="Times New Roman" w:cs="Times New Roman"/>
          <w:sz w:val="24"/>
          <w:szCs w:val="24"/>
        </w:rPr>
        <w:t xml:space="preserve">com o </w:t>
      </w:r>
      <w:r w:rsidR="00AC4266" w:rsidRPr="00A3036C">
        <w:rPr>
          <w:rFonts w:ascii="Times New Roman" w:hAnsi="Times New Roman" w:cs="Times New Roman"/>
          <w:sz w:val="24"/>
          <w:szCs w:val="24"/>
        </w:rPr>
        <w:t>florescimento do c</w:t>
      </w:r>
      <w:r w:rsidR="003A5BDC" w:rsidRPr="00A3036C">
        <w:rPr>
          <w:rFonts w:ascii="Times New Roman" w:hAnsi="Times New Roman" w:cs="Times New Roman"/>
          <w:sz w:val="24"/>
          <w:szCs w:val="24"/>
        </w:rPr>
        <w:t>o</w:t>
      </w:r>
      <w:r w:rsidR="00AC4266" w:rsidRPr="00A3036C">
        <w:rPr>
          <w:rFonts w:ascii="Times New Roman" w:hAnsi="Times New Roman" w:cs="Times New Roman"/>
          <w:sz w:val="24"/>
          <w:szCs w:val="24"/>
        </w:rPr>
        <w:t>nhecimento</w:t>
      </w:r>
      <w:r w:rsidR="003A5BDC" w:rsidRPr="00A3036C">
        <w:rPr>
          <w:rFonts w:ascii="Times New Roman" w:hAnsi="Times New Roman" w:cs="Times New Roman"/>
          <w:sz w:val="24"/>
          <w:szCs w:val="24"/>
        </w:rPr>
        <w:t xml:space="preserve"> </w:t>
      </w:r>
      <w:r w:rsidR="009A724F" w:rsidRPr="00A3036C">
        <w:rPr>
          <w:rFonts w:ascii="Times New Roman" w:hAnsi="Times New Roman" w:cs="Times New Roman"/>
          <w:sz w:val="24"/>
          <w:szCs w:val="24"/>
        </w:rPr>
        <w:t>desmaterializado</w:t>
      </w:r>
      <w:r w:rsidR="00705866" w:rsidRPr="00A3036C">
        <w:rPr>
          <w:rFonts w:ascii="Times New Roman" w:hAnsi="Times New Roman" w:cs="Times New Roman"/>
          <w:sz w:val="24"/>
          <w:szCs w:val="24"/>
        </w:rPr>
        <w:t xml:space="preserve"> experimentado </w:t>
      </w:r>
      <w:r w:rsidR="009E2FFF" w:rsidRPr="00A3036C">
        <w:rPr>
          <w:rFonts w:ascii="Times New Roman" w:hAnsi="Times New Roman" w:cs="Times New Roman"/>
          <w:sz w:val="24"/>
          <w:szCs w:val="24"/>
        </w:rPr>
        <w:t>no monumento montanhoso</w:t>
      </w:r>
      <w:r w:rsidR="00BB5F31" w:rsidRPr="00A3036C">
        <w:rPr>
          <w:rFonts w:ascii="Times New Roman" w:hAnsi="Times New Roman" w:cs="Times New Roman"/>
          <w:sz w:val="24"/>
          <w:szCs w:val="24"/>
        </w:rPr>
        <w:t>, selecionam temas inspirados na crônica “Papo Reto”</w:t>
      </w:r>
      <w:r w:rsidR="00377A39" w:rsidRPr="00A3036C">
        <w:rPr>
          <w:rFonts w:ascii="Times New Roman" w:hAnsi="Times New Roman" w:cs="Times New Roman"/>
          <w:sz w:val="24"/>
          <w:szCs w:val="24"/>
        </w:rPr>
        <w:t xml:space="preserve">, capazes de despertarem </w:t>
      </w:r>
      <w:r w:rsidR="002F3D1B" w:rsidRPr="00A3036C">
        <w:rPr>
          <w:rFonts w:ascii="Times New Roman" w:hAnsi="Times New Roman" w:cs="Times New Roman"/>
          <w:sz w:val="24"/>
          <w:szCs w:val="24"/>
        </w:rPr>
        <w:t>os espectadores</w:t>
      </w:r>
      <w:r w:rsidR="00D32CEB" w:rsidRPr="00A3036C">
        <w:rPr>
          <w:rFonts w:ascii="Times New Roman" w:hAnsi="Times New Roman" w:cs="Times New Roman"/>
          <w:sz w:val="24"/>
          <w:szCs w:val="24"/>
        </w:rPr>
        <w:t>, futuros Guerreiros de Luz</w:t>
      </w:r>
      <w:r w:rsidR="00D2754B" w:rsidRPr="00A3036C">
        <w:rPr>
          <w:rFonts w:ascii="Times New Roman" w:hAnsi="Times New Roman" w:cs="Times New Roman"/>
          <w:sz w:val="24"/>
          <w:szCs w:val="24"/>
        </w:rPr>
        <w:t xml:space="preserve"> do SEU —Soberana Energia Universal.</w:t>
      </w:r>
    </w:p>
    <w:p w14:paraId="711F20EE" w14:textId="3451519F" w:rsidR="006917A7" w:rsidRPr="00A3036C" w:rsidRDefault="0052004C"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Os </w:t>
      </w:r>
      <w:r w:rsidR="00162D33" w:rsidRPr="00A3036C">
        <w:rPr>
          <w:rFonts w:ascii="Times New Roman" w:hAnsi="Times New Roman" w:cs="Times New Roman"/>
          <w:sz w:val="24"/>
          <w:szCs w:val="24"/>
        </w:rPr>
        <w:t>a</w:t>
      </w:r>
      <w:r w:rsidRPr="00A3036C">
        <w:rPr>
          <w:rFonts w:ascii="Times New Roman" w:hAnsi="Times New Roman" w:cs="Times New Roman"/>
          <w:sz w:val="24"/>
          <w:szCs w:val="24"/>
        </w:rPr>
        <w:t>póstolos</w:t>
      </w:r>
      <w:r w:rsidR="00162D33" w:rsidRPr="00A3036C">
        <w:rPr>
          <w:rFonts w:ascii="Times New Roman" w:hAnsi="Times New Roman" w:cs="Times New Roman"/>
          <w:sz w:val="24"/>
          <w:szCs w:val="24"/>
        </w:rPr>
        <w:t xml:space="preserve"> da IMSD </w:t>
      </w:r>
      <w:r w:rsidR="00B27071" w:rsidRPr="00A3036C">
        <w:rPr>
          <w:rFonts w:ascii="Times New Roman" w:hAnsi="Times New Roman" w:cs="Times New Roman"/>
          <w:sz w:val="24"/>
          <w:szCs w:val="24"/>
        </w:rPr>
        <w:t>—</w:t>
      </w:r>
      <w:r w:rsidR="006917A7" w:rsidRPr="00A3036C">
        <w:rPr>
          <w:rFonts w:ascii="Times New Roman" w:hAnsi="Times New Roman" w:cs="Times New Roman"/>
          <w:sz w:val="24"/>
          <w:szCs w:val="24"/>
        </w:rPr>
        <w:t xml:space="preserve"> </w:t>
      </w:r>
      <w:r w:rsidR="00B27071" w:rsidRPr="00A3036C">
        <w:rPr>
          <w:rFonts w:ascii="Times New Roman" w:hAnsi="Times New Roman" w:cs="Times New Roman"/>
          <w:sz w:val="24"/>
          <w:szCs w:val="24"/>
        </w:rPr>
        <w:t>Independência Mundial dos Servos Deus</w:t>
      </w:r>
      <w:r w:rsidRPr="00A3036C">
        <w:rPr>
          <w:rFonts w:ascii="Times New Roman" w:hAnsi="Times New Roman" w:cs="Times New Roman"/>
          <w:sz w:val="24"/>
          <w:szCs w:val="24"/>
        </w:rPr>
        <w:t>, sob pseudônimos: Pedro, 25, Tiago, 26</w:t>
      </w:r>
      <w:r w:rsidR="002D1C5D" w:rsidRPr="00A3036C">
        <w:rPr>
          <w:rFonts w:ascii="Times New Roman" w:hAnsi="Times New Roman" w:cs="Times New Roman"/>
          <w:sz w:val="24"/>
          <w:szCs w:val="24"/>
        </w:rPr>
        <w:t xml:space="preserve">, </w:t>
      </w:r>
      <w:r w:rsidRPr="00A3036C">
        <w:rPr>
          <w:rFonts w:ascii="Times New Roman" w:hAnsi="Times New Roman" w:cs="Times New Roman"/>
          <w:sz w:val="24"/>
          <w:szCs w:val="24"/>
        </w:rPr>
        <w:t>João</w:t>
      </w:r>
      <w:r w:rsidR="002D1C5D" w:rsidRPr="00A3036C">
        <w:rPr>
          <w:rFonts w:ascii="Times New Roman" w:hAnsi="Times New Roman" w:cs="Times New Roman"/>
          <w:sz w:val="24"/>
          <w:szCs w:val="24"/>
        </w:rPr>
        <w:t xml:space="preserve">, </w:t>
      </w:r>
      <w:r w:rsidRPr="00A3036C">
        <w:rPr>
          <w:rFonts w:ascii="Times New Roman" w:hAnsi="Times New Roman" w:cs="Times New Roman"/>
          <w:sz w:val="24"/>
          <w:szCs w:val="24"/>
        </w:rPr>
        <w:t>27</w:t>
      </w:r>
      <w:r w:rsidR="002D1C5D" w:rsidRPr="00A3036C">
        <w:rPr>
          <w:rFonts w:ascii="Times New Roman" w:hAnsi="Times New Roman" w:cs="Times New Roman"/>
          <w:sz w:val="24"/>
          <w:szCs w:val="24"/>
        </w:rPr>
        <w:t xml:space="preserve">, </w:t>
      </w:r>
      <w:r w:rsidRPr="00A3036C">
        <w:rPr>
          <w:rFonts w:ascii="Times New Roman" w:hAnsi="Times New Roman" w:cs="Times New Roman"/>
          <w:sz w:val="24"/>
          <w:szCs w:val="24"/>
        </w:rPr>
        <w:t>André</w:t>
      </w:r>
      <w:r w:rsidR="002D1C5D" w:rsidRPr="00A3036C">
        <w:rPr>
          <w:rFonts w:ascii="Times New Roman" w:hAnsi="Times New Roman" w:cs="Times New Roman"/>
          <w:sz w:val="24"/>
          <w:szCs w:val="24"/>
        </w:rPr>
        <w:t xml:space="preserve">, </w:t>
      </w:r>
      <w:r w:rsidRPr="00A3036C">
        <w:rPr>
          <w:rFonts w:ascii="Times New Roman" w:hAnsi="Times New Roman" w:cs="Times New Roman"/>
          <w:sz w:val="24"/>
          <w:szCs w:val="24"/>
        </w:rPr>
        <w:t>28</w:t>
      </w:r>
      <w:r w:rsidR="002D1C5D"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Filipe</w:t>
      </w:r>
      <w:r w:rsidR="002D1C5D" w:rsidRPr="00A3036C">
        <w:rPr>
          <w:rFonts w:ascii="Times New Roman" w:hAnsi="Times New Roman" w:cs="Times New Roman"/>
          <w:sz w:val="24"/>
          <w:szCs w:val="24"/>
        </w:rPr>
        <w:t xml:space="preserve">, </w:t>
      </w:r>
      <w:r w:rsidRPr="00A3036C">
        <w:rPr>
          <w:rFonts w:ascii="Times New Roman" w:hAnsi="Times New Roman" w:cs="Times New Roman"/>
          <w:sz w:val="24"/>
          <w:szCs w:val="24"/>
        </w:rPr>
        <w:t>29</w:t>
      </w:r>
      <w:r w:rsidR="002D1C5D"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Mateus</w:t>
      </w:r>
      <w:r w:rsidR="002D1C5D" w:rsidRPr="00A3036C">
        <w:rPr>
          <w:rFonts w:ascii="Times New Roman" w:hAnsi="Times New Roman" w:cs="Times New Roman"/>
          <w:sz w:val="24"/>
          <w:szCs w:val="24"/>
        </w:rPr>
        <w:t xml:space="preserve">, </w:t>
      </w:r>
      <w:r w:rsidRPr="00A3036C">
        <w:rPr>
          <w:rFonts w:ascii="Times New Roman" w:hAnsi="Times New Roman" w:cs="Times New Roman"/>
          <w:sz w:val="24"/>
          <w:szCs w:val="24"/>
        </w:rPr>
        <w:t>30</w:t>
      </w:r>
      <w:r w:rsidR="00A54DE5" w:rsidRPr="00A3036C">
        <w:rPr>
          <w:rFonts w:ascii="Times New Roman" w:hAnsi="Times New Roman" w:cs="Times New Roman"/>
          <w:sz w:val="24"/>
          <w:szCs w:val="24"/>
        </w:rPr>
        <w:t>,</w:t>
      </w:r>
      <w:r w:rsidRPr="00A3036C">
        <w:rPr>
          <w:rFonts w:ascii="Times New Roman" w:hAnsi="Times New Roman" w:cs="Times New Roman"/>
          <w:sz w:val="24"/>
          <w:szCs w:val="24"/>
        </w:rPr>
        <w:t xml:space="preserve"> Tomé</w:t>
      </w:r>
      <w:r w:rsidR="00A54DE5" w:rsidRPr="00A3036C">
        <w:rPr>
          <w:rFonts w:ascii="Times New Roman" w:hAnsi="Times New Roman" w:cs="Times New Roman"/>
          <w:sz w:val="24"/>
          <w:szCs w:val="24"/>
        </w:rPr>
        <w:t xml:space="preserve">, </w:t>
      </w:r>
      <w:r w:rsidRPr="00A3036C">
        <w:rPr>
          <w:rFonts w:ascii="Times New Roman" w:hAnsi="Times New Roman" w:cs="Times New Roman"/>
          <w:sz w:val="24"/>
          <w:szCs w:val="24"/>
        </w:rPr>
        <w:t>31</w:t>
      </w:r>
      <w:r w:rsidR="00A54DE5"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Tiago Alfeu</w:t>
      </w:r>
      <w:r w:rsidR="00A54DE5" w:rsidRPr="00A3036C">
        <w:rPr>
          <w:rFonts w:ascii="Times New Roman" w:hAnsi="Times New Roman" w:cs="Times New Roman"/>
          <w:sz w:val="24"/>
          <w:szCs w:val="24"/>
        </w:rPr>
        <w:t>,</w:t>
      </w:r>
      <w:r w:rsidR="006C4DCC" w:rsidRPr="00A3036C">
        <w:rPr>
          <w:rFonts w:ascii="Times New Roman" w:hAnsi="Times New Roman" w:cs="Times New Roman"/>
          <w:sz w:val="24"/>
          <w:szCs w:val="24"/>
        </w:rPr>
        <w:t xml:space="preserve"> </w:t>
      </w:r>
      <w:r w:rsidRPr="00A3036C">
        <w:rPr>
          <w:rFonts w:ascii="Times New Roman" w:hAnsi="Times New Roman" w:cs="Times New Roman"/>
          <w:sz w:val="24"/>
          <w:szCs w:val="24"/>
        </w:rPr>
        <w:t>32</w:t>
      </w:r>
      <w:r w:rsidR="006C4DCC" w:rsidRPr="00A3036C">
        <w:rPr>
          <w:rFonts w:ascii="Times New Roman" w:hAnsi="Times New Roman" w:cs="Times New Roman"/>
          <w:sz w:val="24"/>
          <w:szCs w:val="24"/>
        </w:rPr>
        <w:t>,</w:t>
      </w:r>
      <w:r w:rsidRPr="00A3036C">
        <w:rPr>
          <w:rFonts w:ascii="Times New Roman" w:hAnsi="Times New Roman" w:cs="Times New Roman"/>
          <w:sz w:val="24"/>
          <w:szCs w:val="24"/>
        </w:rPr>
        <w:t xml:space="preserve"> Bartolomeu</w:t>
      </w:r>
      <w:r w:rsidR="006C4DCC" w:rsidRPr="00A3036C">
        <w:rPr>
          <w:rFonts w:ascii="Times New Roman" w:hAnsi="Times New Roman" w:cs="Times New Roman"/>
          <w:sz w:val="24"/>
          <w:szCs w:val="24"/>
        </w:rPr>
        <w:t xml:space="preserve">, </w:t>
      </w:r>
      <w:r w:rsidRPr="00A3036C">
        <w:rPr>
          <w:rFonts w:ascii="Times New Roman" w:hAnsi="Times New Roman" w:cs="Times New Roman"/>
          <w:sz w:val="24"/>
          <w:szCs w:val="24"/>
        </w:rPr>
        <w:t>24</w:t>
      </w:r>
      <w:r w:rsidR="004537EE" w:rsidRPr="00A3036C">
        <w:rPr>
          <w:rFonts w:ascii="Times New Roman" w:hAnsi="Times New Roman" w:cs="Times New Roman"/>
          <w:sz w:val="24"/>
          <w:szCs w:val="24"/>
        </w:rPr>
        <w:t>,</w:t>
      </w:r>
      <w:r w:rsidRPr="00A3036C">
        <w:rPr>
          <w:rFonts w:ascii="Times New Roman" w:hAnsi="Times New Roman" w:cs="Times New Roman"/>
          <w:sz w:val="24"/>
          <w:szCs w:val="24"/>
        </w:rPr>
        <w:t xml:space="preserve"> Judas Tadeu</w:t>
      </w:r>
      <w:r w:rsidR="004537EE" w:rsidRPr="00A3036C">
        <w:rPr>
          <w:rFonts w:ascii="Times New Roman" w:hAnsi="Times New Roman" w:cs="Times New Roman"/>
          <w:sz w:val="24"/>
          <w:szCs w:val="24"/>
        </w:rPr>
        <w:t xml:space="preserve">, </w:t>
      </w:r>
      <w:r w:rsidRPr="00A3036C">
        <w:rPr>
          <w:rFonts w:ascii="Times New Roman" w:hAnsi="Times New Roman" w:cs="Times New Roman"/>
          <w:sz w:val="24"/>
          <w:szCs w:val="24"/>
        </w:rPr>
        <w:t>23</w:t>
      </w:r>
      <w:r w:rsidR="004537EE" w:rsidRPr="00A3036C">
        <w:rPr>
          <w:rFonts w:ascii="Times New Roman" w:hAnsi="Times New Roman" w:cs="Times New Roman"/>
          <w:sz w:val="24"/>
          <w:szCs w:val="24"/>
        </w:rPr>
        <w:t>,</w:t>
      </w:r>
      <w:r w:rsidRPr="00A3036C">
        <w:rPr>
          <w:rFonts w:ascii="Times New Roman" w:hAnsi="Times New Roman" w:cs="Times New Roman"/>
          <w:sz w:val="24"/>
          <w:szCs w:val="24"/>
        </w:rPr>
        <w:t xml:space="preserve"> Simão Zelote</w:t>
      </w:r>
      <w:r w:rsidR="004537EE" w:rsidRPr="00A3036C">
        <w:rPr>
          <w:rFonts w:ascii="Times New Roman" w:hAnsi="Times New Roman" w:cs="Times New Roman"/>
          <w:sz w:val="24"/>
          <w:szCs w:val="24"/>
        </w:rPr>
        <w:t>,</w:t>
      </w:r>
      <w:r w:rsidRPr="00A3036C">
        <w:rPr>
          <w:rFonts w:ascii="Times New Roman" w:hAnsi="Times New Roman" w:cs="Times New Roman"/>
          <w:sz w:val="24"/>
          <w:szCs w:val="24"/>
        </w:rPr>
        <w:t xml:space="preserve"> 22</w:t>
      </w:r>
      <w:r w:rsidR="005F2CEE" w:rsidRPr="00A3036C">
        <w:rPr>
          <w:rFonts w:ascii="Times New Roman" w:hAnsi="Times New Roman" w:cs="Times New Roman"/>
          <w:sz w:val="24"/>
          <w:szCs w:val="24"/>
        </w:rPr>
        <w:t xml:space="preserve">, </w:t>
      </w:r>
      <w:r w:rsidR="00CD1E2B" w:rsidRPr="00A3036C">
        <w:rPr>
          <w:rFonts w:ascii="Times New Roman" w:hAnsi="Times New Roman" w:cs="Times New Roman"/>
          <w:sz w:val="24"/>
          <w:szCs w:val="24"/>
        </w:rPr>
        <w:t>energiz</w:t>
      </w:r>
      <w:r w:rsidR="00552963" w:rsidRPr="00A3036C">
        <w:rPr>
          <w:rFonts w:ascii="Times New Roman" w:hAnsi="Times New Roman" w:cs="Times New Roman"/>
          <w:sz w:val="24"/>
          <w:szCs w:val="24"/>
        </w:rPr>
        <w:t>ados por</w:t>
      </w:r>
      <w:r w:rsidRPr="00A3036C">
        <w:rPr>
          <w:rFonts w:ascii="Times New Roman" w:hAnsi="Times New Roman" w:cs="Times New Roman"/>
          <w:sz w:val="24"/>
          <w:szCs w:val="24"/>
        </w:rPr>
        <w:t xml:space="preserve"> Judas Escariotes</w:t>
      </w:r>
      <w:r w:rsidR="00E12256" w:rsidRPr="00A3036C">
        <w:rPr>
          <w:rFonts w:ascii="Times New Roman" w:hAnsi="Times New Roman" w:cs="Times New Roman"/>
          <w:sz w:val="24"/>
          <w:szCs w:val="24"/>
        </w:rPr>
        <w:t xml:space="preserve">, </w:t>
      </w:r>
      <w:r w:rsidRPr="00A3036C">
        <w:rPr>
          <w:rFonts w:ascii="Times New Roman" w:hAnsi="Times New Roman" w:cs="Times New Roman"/>
          <w:sz w:val="24"/>
          <w:szCs w:val="24"/>
        </w:rPr>
        <w:t>21</w:t>
      </w:r>
      <w:r w:rsidR="00E12256" w:rsidRPr="00A3036C">
        <w:rPr>
          <w:rFonts w:ascii="Times New Roman" w:hAnsi="Times New Roman" w:cs="Times New Roman"/>
          <w:sz w:val="24"/>
          <w:szCs w:val="24"/>
        </w:rPr>
        <w:t>, são teletransportados</w:t>
      </w:r>
      <w:r w:rsidR="00CD1E2B" w:rsidRPr="00A3036C">
        <w:rPr>
          <w:rFonts w:ascii="Times New Roman" w:hAnsi="Times New Roman" w:cs="Times New Roman"/>
          <w:sz w:val="24"/>
          <w:szCs w:val="24"/>
        </w:rPr>
        <w:t xml:space="preserve"> pelo casal multidi</w:t>
      </w:r>
      <w:r w:rsidR="006917A7" w:rsidRPr="00A3036C">
        <w:rPr>
          <w:rFonts w:ascii="Times New Roman" w:hAnsi="Times New Roman" w:cs="Times New Roman"/>
          <w:sz w:val="24"/>
          <w:szCs w:val="24"/>
        </w:rPr>
        <w:t>mensional</w:t>
      </w:r>
      <w:r w:rsidR="00E12256" w:rsidRPr="00A3036C">
        <w:rPr>
          <w:rFonts w:ascii="Times New Roman" w:hAnsi="Times New Roman" w:cs="Times New Roman"/>
          <w:sz w:val="24"/>
          <w:szCs w:val="24"/>
        </w:rPr>
        <w:t xml:space="preserve"> para </w:t>
      </w:r>
      <w:r w:rsidR="00E12256" w:rsidRPr="00A3036C">
        <w:rPr>
          <w:rFonts w:ascii="Times New Roman" w:hAnsi="Times New Roman" w:cs="Times New Roman"/>
          <w:b/>
          <w:bCs/>
          <w:sz w:val="24"/>
          <w:szCs w:val="24"/>
        </w:rPr>
        <w:t>Evoluirejá</w:t>
      </w:r>
      <w:r w:rsidR="00B9086C" w:rsidRPr="00A3036C">
        <w:rPr>
          <w:rFonts w:ascii="Times New Roman" w:hAnsi="Times New Roman" w:cs="Times New Roman"/>
          <w:sz w:val="24"/>
          <w:szCs w:val="24"/>
        </w:rPr>
        <w:t>.</w:t>
      </w:r>
      <w:r w:rsidR="00A46490" w:rsidRPr="00A3036C">
        <w:rPr>
          <w:rFonts w:ascii="Times New Roman" w:hAnsi="Times New Roman" w:cs="Times New Roman"/>
          <w:sz w:val="24"/>
          <w:szCs w:val="24"/>
        </w:rPr>
        <w:t xml:space="preserve"> </w:t>
      </w:r>
      <w:r w:rsidR="00A46490" w:rsidRPr="00A3036C">
        <w:rPr>
          <w:rFonts w:ascii="Times New Roman" w:hAnsi="Times New Roman" w:cs="Times New Roman"/>
          <w:sz w:val="24"/>
          <w:szCs w:val="24"/>
        </w:rPr>
        <w:lastRenderedPageBreak/>
        <w:t>Presidentes das</w:t>
      </w:r>
      <w:r w:rsidR="0066647C" w:rsidRPr="00A3036C">
        <w:rPr>
          <w:rFonts w:ascii="Times New Roman" w:hAnsi="Times New Roman" w:cs="Times New Roman"/>
          <w:sz w:val="24"/>
          <w:szCs w:val="24"/>
        </w:rPr>
        <w:t xml:space="preserve"> Torres Governamentais</w:t>
      </w:r>
      <w:r w:rsidR="00760B2E" w:rsidRPr="00A3036C">
        <w:rPr>
          <w:rFonts w:ascii="Times New Roman" w:hAnsi="Times New Roman" w:cs="Times New Roman"/>
          <w:sz w:val="24"/>
          <w:szCs w:val="24"/>
        </w:rPr>
        <w:t xml:space="preserve">, </w:t>
      </w:r>
      <w:r w:rsidR="00F8140E" w:rsidRPr="00A3036C">
        <w:rPr>
          <w:rFonts w:ascii="Times New Roman" w:hAnsi="Times New Roman" w:cs="Times New Roman"/>
          <w:sz w:val="24"/>
          <w:szCs w:val="24"/>
        </w:rPr>
        <w:t>pactuados com a Resistência Dimensiona</w:t>
      </w:r>
      <w:r w:rsidR="007D736A" w:rsidRPr="00A3036C">
        <w:rPr>
          <w:rFonts w:ascii="Times New Roman" w:hAnsi="Times New Roman" w:cs="Times New Roman"/>
          <w:sz w:val="24"/>
          <w:szCs w:val="24"/>
        </w:rPr>
        <w:t>l, compartilham do conhecimento</w:t>
      </w:r>
      <w:r w:rsidR="00E21949" w:rsidRPr="00A3036C">
        <w:rPr>
          <w:rFonts w:ascii="Times New Roman" w:hAnsi="Times New Roman" w:cs="Times New Roman"/>
          <w:sz w:val="24"/>
          <w:szCs w:val="24"/>
        </w:rPr>
        <w:t xml:space="preserve"> evolutivo</w:t>
      </w:r>
      <w:r w:rsidR="00E8309A" w:rsidRPr="00A3036C">
        <w:rPr>
          <w:rFonts w:ascii="Times New Roman" w:hAnsi="Times New Roman" w:cs="Times New Roman"/>
          <w:sz w:val="24"/>
          <w:szCs w:val="24"/>
        </w:rPr>
        <w:t xml:space="preserve"> e se colocam, inebriados, à disposição</w:t>
      </w:r>
      <w:r w:rsidR="00A34BF2" w:rsidRPr="00A3036C">
        <w:rPr>
          <w:rFonts w:ascii="Times New Roman" w:hAnsi="Times New Roman" w:cs="Times New Roman"/>
          <w:sz w:val="24"/>
          <w:szCs w:val="24"/>
        </w:rPr>
        <w:t xml:space="preserve"> para ajudarem a ruir com o Sistema Terr</w:t>
      </w:r>
      <w:r w:rsidR="004E7ED2" w:rsidRPr="00A3036C">
        <w:rPr>
          <w:rFonts w:ascii="Times New Roman" w:hAnsi="Times New Roman" w:cs="Times New Roman"/>
          <w:sz w:val="24"/>
          <w:szCs w:val="24"/>
        </w:rPr>
        <w:t>a</w:t>
      </w:r>
      <w:r w:rsidR="007F79F1" w:rsidRPr="00A3036C">
        <w:rPr>
          <w:rFonts w:ascii="Times New Roman" w:hAnsi="Times New Roman" w:cs="Times New Roman"/>
          <w:sz w:val="24"/>
          <w:szCs w:val="24"/>
        </w:rPr>
        <w:t>. Eles estão aptos para a</w:t>
      </w:r>
      <w:r w:rsidR="004E7ED2" w:rsidRPr="00A3036C">
        <w:rPr>
          <w:rFonts w:ascii="Times New Roman" w:hAnsi="Times New Roman" w:cs="Times New Roman"/>
          <w:sz w:val="24"/>
          <w:szCs w:val="24"/>
        </w:rPr>
        <w:t xml:space="preserve"> con</w:t>
      </w:r>
      <w:r w:rsidR="00344B97" w:rsidRPr="00A3036C">
        <w:rPr>
          <w:rFonts w:ascii="Times New Roman" w:hAnsi="Times New Roman" w:cs="Times New Roman"/>
          <w:sz w:val="24"/>
          <w:szCs w:val="24"/>
        </w:rPr>
        <w:t>s</w:t>
      </w:r>
      <w:r w:rsidR="004E7ED2" w:rsidRPr="00A3036C">
        <w:rPr>
          <w:rFonts w:ascii="Times New Roman" w:hAnsi="Times New Roman" w:cs="Times New Roman"/>
          <w:sz w:val="24"/>
          <w:szCs w:val="24"/>
        </w:rPr>
        <w:t>cientiza</w:t>
      </w:r>
      <w:r w:rsidR="007F79F1" w:rsidRPr="00A3036C">
        <w:rPr>
          <w:rFonts w:ascii="Times New Roman" w:hAnsi="Times New Roman" w:cs="Times New Roman"/>
          <w:sz w:val="24"/>
          <w:szCs w:val="24"/>
        </w:rPr>
        <w:t>ção</w:t>
      </w:r>
      <w:r w:rsidR="00344B97" w:rsidRPr="00A3036C">
        <w:rPr>
          <w:rFonts w:ascii="Times New Roman" w:hAnsi="Times New Roman" w:cs="Times New Roman"/>
          <w:sz w:val="24"/>
          <w:szCs w:val="24"/>
        </w:rPr>
        <w:t>, quando solicitado</w:t>
      </w:r>
      <w:r w:rsidR="00E4794B" w:rsidRPr="00A3036C">
        <w:rPr>
          <w:rFonts w:ascii="Times New Roman" w:hAnsi="Times New Roman" w:cs="Times New Roman"/>
          <w:sz w:val="24"/>
          <w:szCs w:val="24"/>
        </w:rPr>
        <w:t xml:space="preserve">s, </w:t>
      </w:r>
      <w:r w:rsidR="007F79F1" w:rsidRPr="00A3036C">
        <w:rPr>
          <w:rFonts w:ascii="Times New Roman" w:hAnsi="Times New Roman" w:cs="Times New Roman"/>
          <w:sz w:val="24"/>
          <w:szCs w:val="24"/>
        </w:rPr>
        <w:t>d</w:t>
      </w:r>
      <w:r w:rsidR="00057205" w:rsidRPr="00A3036C">
        <w:rPr>
          <w:rFonts w:ascii="Times New Roman" w:hAnsi="Times New Roman" w:cs="Times New Roman"/>
          <w:sz w:val="24"/>
          <w:szCs w:val="24"/>
        </w:rPr>
        <w:t xml:space="preserve">e servidores dos </w:t>
      </w:r>
      <w:r w:rsidR="00E4794B" w:rsidRPr="00A3036C">
        <w:rPr>
          <w:rFonts w:ascii="Times New Roman" w:hAnsi="Times New Roman" w:cs="Times New Roman"/>
          <w:sz w:val="24"/>
          <w:szCs w:val="24"/>
        </w:rPr>
        <w:t>escalões</w:t>
      </w:r>
      <w:r w:rsidR="00054A35" w:rsidRPr="00A3036C">
        <w:rPr>
          <w:rFonts w:ascii="Times New Roman" w:hAnsi="Times New Roman" w:cs="Times New Roman"/>
          <w:sz w:val="24"/>
          <w:szCs w:val="24"/>
        </w:rPr>
        <w:t xml:space="preserve"> submissos as suas gestões </w:t>
      </w:r>
      <w:r w:rsidR="00587BE6" w:rsidRPr="00A3036C">
        <w:rPr>
          <w:rFonts w:ascii="Times New Roman" w:hAnsi="Times New Roman" w:cs="Times New Roman"/>
          <w:sz w:val="24"/>
          <w:szCs w:val="24"/>
        </w:rPr>
        <w:t>dominadas pela IMSD</w:t>
      </w:r>
      <w:r w:rsidR="00356BAD" w:rsidRPr="00A3036C">
        <w:rPr>
          <w:rFonts w:ascii="Times New Roman" w:hAnsi="Times New Roman" w:cs="Times New Roman"/>
          <w:sz w:val="24"/>
          <w:szCs w:val="24"/>
        </w:rPr>
        <w:t>, c</w:t>
      </w:r>
      <w:r w:rsidR="00B81336" w:rsidRPr="00A3036C">
        <w:rPr>
          <w:rFonts w:ascii="Times New Roman" w:hAnsi="Times New Roman" w:cs="Times New Roman"/>
          <w:sz w:val="24"/>
          <w:szCs w:val="24"/>
        </w:rPr>
        <w:t>om o intuito</w:t>
      </w:r>
      <w:r w:rsidR="00356BAD" w:rsidRPr="00A3036C">
        <w:rPr>
          <w:rFonts w:ascii="Times New Roman" w:hAnsi="Times New Roman" w:cs="Times New Roman"/>
          <w:sz w:val="24"/>
          <w:szCs w:val="24"/>
        </w:rPr>
        <w:t xml:space="preserve"> de </w:t>
      </w:r>
      <w:r w:rsidR="00155F0D" w:rsidRPr="00A3036C">
        <w:rPr>
          <w:rFonts w:ascii="Times New Roman" w:hAnsi="Times New Roman" w:cs="Times New Roman"/>
          <w:sz w:val="24"/>
          <w:szCs w:val="24"/>
        </w:rPr>
        <w:t xml:space="preserve">descredibilizar Roberto Evaristo de Macedo Soares e </w:t>
      </w:r>
      <w:r w:rsidR="00E13F2A" w:rsidRPr="00A3036C">
        <w:rPr>
          <w:rFonts w:ascii="Times New Roman" w:hAnsi="Times New Roman" w:cs="Times New Roman"/>
          <w:sz w:val="24"/>
          <w:szCs w:val="24"/>
        </w:rPr>
        <w:t>Jesus de Deus</w:t>
      </w:r>
      <w:r w:rsidR="001A269E" w:rsidRPr="00A3036C">
        <w:rPr>
          <w:rFonts w:ascii="Times New Roman" w:hAnsi="Times New Roman" w:cs="Times New Roman"/>
          <w:sz w:val="24"/>
          <w:szCs w:val="24"/>
        </w:rPr>
        <w:t>, antes da aparição d</w:t>
      </w:r>
      <w:r w:rsidR="00C4704B" w:rsidRPr="00A3036C">
        <w:rPr>
          <w:rFonts w:ascii="Times New Roman" w:hAnsi="Times New Roman" w:cs="Times New Roman"/>
          <w:sz w:val="24"/>
          <w:szCs w:val="24"/>
        </w:rPr>
        <w:t xml:space="preserve">e </w:t>
      </w:r>
      <w:r w:rsidR="00A333C9" w:rsidRPr="00A3036C">
        <w:rPr>
          <w:rFonts w:ascii="Times New Roman" w:hAnsi="Times New Roman" w:cs="Times New Roman"/>
          <w:sz w:val="24"/>
          <w:szCs w:val="24"/>
        </w:rPr>
        <w:t>o “Filho pródigo volta ao lar”</w:t>
      </w:r>
      <w:r w:rsidR="00F62B39" w:rsidRPr="00A3036C">
        <w:rPr>
          <w:rFonts w:ascii="Times New Roman" w:hAnsi="Times New Roman" w:cs="Times New Roman"/>
          <w:sz w:val="24"/>
          <w:szCs w:val="24"/>
        </w:rPr>
        <w:t xml:space="preserve">. </w:t>
      </w:r>
    </w:p>
    <w:p w14:paraId="75AD6878" w14:textId="266E01B9" w:rsidR="0062308A" w:rsidRPr="00A3036C" w:rsidRDefault="007D1B8E" w:rsidP="0062308A">
      <w:pPr>
        <w:spacing w:after="0"/>
        <w:jc w:val="both"/>
        <w:rPr>
          <w:rFonts w:ascii="Times New Roman" w:hAnsi="Times New Roman" w:cs="Times New Roman"/>
          <w:sz w:val="24"/>
          <w:szCs w:val="24"/>
        </w:rPr>
      </w:pPr>
      <w:r w:rsidRPr="00A3036C">
        <w:rPr>
          <w:rFonts w:ascii="Times New Roman" w:hAnsi="Times New Roman" w:cs="Times New Roman"/>
          <w:sz w:val="24"/>
          <w:szCs w:val="24"/>
        </w:rPr>
        <w:t>Práticas pedófilas</w:t>
      </w:r>
      <w:r w:rsidR="00B67F87" w:rsidRPr="00A3036C">
        <w:rPr>
          <w:rFonts w:ascii="Times New Roman" w:hAnsi="Times New Roman" w:cs="Times New Roman"/>
          <w:sz w:val="24"/>
          <w:szCs w:val="24"/>
        </w:rPr>
        <w:t>,</w:t>
      </w:r>
      <w:r w:rsidRPr="00A3036C">
        <w:rPr>
          <w:rFonts w:ascii="Times New Roman" w:hAnsi="Times New Roman" w:cs="Times New Roman"/>
          <w:sz w:val="24"/>
          <w:szCs w:val="24"/>
        </w:rPr>
        <w:t xml:space="preserve"> protagonizadas por estes atores</w:t>
      </w:r>
      <w:r w:rsidR="000148EA" w:rsidRPr="00A3036C">
        <w:rPr>
          <w:rFonts w:ascii="Times New Roman" w:hAnsi="Times New Roman" w:cs="Times New Roman"/>
          <w:sz w:val="24"/>
          <w:szCs w:val="24"/>
        </w:rPr>
        <w:t>, re</w:t>
      </w:r>
      <w:r w:rsidR="003838A2" w:rsidRPr="00A3036C">
        <w:rPr>
          <w:rFonts w:ascii="Times New Roman" w:hAnsi="Times New Roman" w:cs="Times New Roman"/>
          <w:sz w:val="24"/>
          <w:szCs w:val="24"/>
        </w:rPr>
        <w:t xml:space="preserve">verberadas nos pilares sistêmicos: </w:t>
      </w:r>
      <w:r w:rsidR="001A5AD1" w:rsidRPr="00A3036C">
        <w:rPr>
          <w:rFonts w:ascii="Times New Roman" w:hAnsi="Times New Roman" w:cs="Times New Roman"/>
          <w:sz w:val="24"/>
          <w:szCs w:val="24"/>
        </w:rPr>
        <w:t>governo, religião, mídia e educação</w:t>
      </w:r>
      <w:r w:rsidR="00A04C95" w:rsidRPr="00A3036C">
        <w:rPr>
          <w:rFonts w:ascii="Times New Roman" w:hAnsi="Times New Roman" w:cs="Times New Roman"/>
          <w:sz w:val="24"/>
          <w:szCs w:val="24"/>
        </w:rPr>
        <w:t xml:space="preserve">, </w:t>
      </w:r>
      <w:r w:rsidR="004404B2" w:rsidRPr="00A3036C">
        <w:rPr>
          <w:rFonts w:ascii="Times New Roman" w:hAnsi="Times New Roman" w:cs="Times New Roman"/>
          <w:sz w:val="24"/>
          <w:szCs w:val="24"/>
        </w:rPr>
        <w:t>abalarão</w:t>
      </w:r>
      <w:r w:rsidR="0040162D" w:rsidRPr="00A3036C">
        <w:rPr>
          <w:rFonts w:ascii="Times New Roman" w:hAnsi="Times New Roman" w:cs="Times New Roman"/>
          <w:sz w:val="24"/>
          <w:szCs w:val="24"/>
        </w:rPr>
        <w:t xml:space="preserve"> o Sistema Terra</w:t>
      </w:r>
      <w:r w:rsidR="008F42C7" w:rsidRPr="00A3036C">
        <w:rPr>
          <w:rFonts w:ascii="Times New Roman" w:hAnsi="Times New Roman" w:cs="Times New Roman"/>
          <w:sz w:val="24"/>
          <w:szCs w:val="24"/>
        </w:rPr>
        <w:t xml:space="preserve"> e o encaminharão para sua derrocada</w:t>
      </w:r>
      <w:r w:rsidR="00B36587" w:rsidRPr="00A3036C">
        <w:rPr>
          <w:rFonts w:ascii="Times New Roman" w:hAnsi="Times New Roman" w:cs="Times New Roman"/>
          <w:sz w:val="24"/>
          <w:szCs w:val="24"/>
        </w:rPr>
        <w:t xml:space="preserve">, julgado e condenado </w:t>
      </w:r>
      <w:r w:rsidR="00ED0924" w:rsidRPr="00A3036C">
        <w:rPr>
          <w:rFonts w:ascii="Times New Roman" w:hAnsi="Times New Roman" w:cs="Times New Roman"/>
          <w:sz w:val="24"/>
          <w:szCs w:val="24"/>
        </w:rPr>
        <w:t>pelos revoltosos</w:t>
      </w:r>
      <w:r w:rsidR="0017737A" w:rsidRPr="00A3036C">
        <w:rPr>
          <w:rFonts w:ascii="Times New Roman" w:hAnsi="Times New Roman" w:cs="Times New Roman"/>
          <w:sz w:val="24"/>
          <w:szCs w:val="24"/>
        </w:rPr>
        <w:t xml:space="preserve"> de</w:t>
      </w:r>
      <w:r w:rsidR="0062308A" w:rsidRPr="00A3036C">
        <w:rPr>
          <w:rFonts w:ascii="Times New Roman" w:hAnsi="Times New Roman" w:cs="Times New Roman"/>
          <w:sz w:val="24"/>
          <w:szCs w:val="24"/>
        </w:rPr>
        <w:t xml:space="preserve"> </w:t>
      </w:r>
      <w:r w:rsidR="00ED0924" w:rsidRPr="00A3036C">
        <w:rPr>
          <w:rFonts w:ascii="Times New Roman" w:hAnsi="Times New Roman" w:cs="Times New Roman"/>
          <w:i/>
          <w:iCs/>
          <w:sz w:val="24"/>
          <w:szCs w:val="24"/>
        </w:rPr>
        <w:t>a</w:t>
      </w:r>
      <w:r w:rsidR="0062308A" w:rsidRPr="00A3036C">
        <w:rPr>
          <w:rFonts w:ascii="Times New Roman" w:hAnsi="Times New Roman" w:cs="Times New Roman"/>
          <w:sz w:val="24"/>
          <w:szCs w:val="24"/>
        </w:rPr>
        <w:t xml:space="preserve"> </w:t>
      </w:r>
      <w:r w:rsidR="0062308A" w:rsidRPr="00A3036C">
        <w:rPr>
          <w:rFonts w:ascii="Times New Roman" w:hAnsi="Times New Roman" w:cs="Times New Roman"/>
          <w:i/>
          <w:iCs/>
          <w:sz w:val="24"/>
          <w:szCs w:val="24"/>
        </w:rPr>
        <w:t>tríade da maldade humana</w:t>
      </w:r>
      <w:r w:rsidR="0062308A" w:rsidRPr="00A3036C">
        <w:rPr>
          <w:rFonts w:ascii="Times New Roman" w:hAnsi="Times New Roman" w:cs="Times New Roman"/>
          <w:sz w:val="24"/>
          <w:szCs w:val="24"/>
        </w:rPr>
        <w:t xml:space="preserve">: </w:t>
      </w:r>
      <w:r w:rsidR="0062308A" w:rsidRPr="00A3036C">
        <w:rPr>
          <w:rFonts w:ascii="Times New Roman" w:hAnsi="Times New Roman" w:cs="Times New Roman"/>
          <w:i/>
          <w:iCs/>
          <w:sz w:val="24"/>
          <w:szCs w:val="24"/>
        </w:rPr>
        <w:t>ego</w:t>
      </w:r>
      <w:r w:rsidR="0062308A" w:rsidRPr="00A3036C">
        <w:rPr>
          <w:rFonts w:ascii="Times New Roman" w:hAnsi="Times New Roman" w:cs="Times New Roman"/>
          <w:sz w:val="24"/>
          <w:szCs w:val="24"/>
        </w:rPr>
        <w:t xml:space="preserve">, </w:t>
      </w:r>
      <w:r w:rsidR="0062308A" w:rsidRPr="00A3036C">
        <w:rPr>
          <w:rFonts w:ascii="Times New Roman" w:hAnsi="Times New Roman" w:cs="Times New Roman"/>
          <w:i/>
          <w:iCs/>
          <w:sz w:val="24"/>
          <w:szCs w:val="24"/>
        </w:rPr>
        <w:t xml:space="preserve">ganância </w:t>
      </w:r>
      <w:r w:rsidR="0062308A" w:rsidRPr="00A3036C">
        <w:rPr>
          <w:rFonts w:ascii="Times New Roman" w:hAnsi="Times New Roman" w:cs="Times New Roman"/>
          <w:sz w:val="24"/>
          <w:szCs w:val="24"/>
        </w:rPr>
        <w:t xml:space="preserve">e </w:t>
      </w:r>
      <w:r w:rsidR="0062308A" w:rsidRPr="00A3036C">
        <w:rPr>
          <w:rFonts w:ascii="Times New Roman" w:hAnsi="Times New Roman" w:cs="Times New Roman"/>
          <w:i/>
          <w:iCs/>
          <w:sz w:val="24"/>
          <w:szCs w:val="24"/>
        </w:rPr>
        <w:t>medo</w:t>
      </w:r>
      <w:r w:rsidR="0062308A" w:rsidRPr="00A3036C">
        <w:rPr>
          <w:rFonts w:ascii="Times New Roman" w:hAnsi="Times New Roman" w:cs="Times New Roman"/>
          <w:sz w:val="24"/>
          <w:szCs w:val="24"/>
        </w:rPr>
        <w:t>.</w:t>
      </w:r>
    </w:p>
    <w:p w14:paraId="2F2B6504" w14:textId="77777777" w:rsidR="005C6772" w:rsidRPr="00A3036C" w:rsidRDefault="0017737A"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No final das conta</w:t>
      </w:r>
      <w:r w:rsidR="008703B0" w:rsidRPr="00A3036C">
        <w:rPr>
          <w:rFonts w:ascii="Times New Roman" w:hAnsi="Times New Roman" w:cs="Times New Roman"/>
          <w:sz w:val="24"/>
          <w:szCs w:val="24"/>
        </w:rPr>
        <w:t>s, a consciência humana</w:t>
      </w:r>
      <w:r w:rsidR="00400749" w:rsidRPr="00A3036C">
        <w:rPr>
          <w:rFonts w:ascii="Times New Roman" w:hAnsi="Times New Roman" w:cs="Times New Roman"/>
          <w:sz w:val="24"/>
          <w:szCs w:val="24"/>
        </w:rPr>
        <w:t xml:space="preserve"> de seu Eu Superior</w:t>
      </w:r>
      <w:r w:rsidR="006443BE" w:rsidRPr="00A3036C">
        <w:rPr>
          <w:rFonts w:ascii="Times New Roman" w:hAnsi="Times New Roman" w:cs="Times New Roman"/>
          <w:sz w:val="24"/>
          <w:szCs w:val="24"/>
        </w:rPr>
        <w:t>,</w:t>
      </w:r>
      <w:r w:rsidR="007F0BA0" w:rsidRPr="00A3036C">
        <w:rPr>
          <w:rFonts w:ascii="Times New Roman" w:hAnsi="Times New Roman" w:cs="Times New Roman"/>
          <w:sz w:val="24"/>
          <w:szCs w:val="24"/>
        </w:rPr>
        <w:t xml:space="preserve"> vislumbra</w:t>
      </w:r>
      <w:r w:rsidR="00966B53" w:rsidRPr="00A3036C">
        <w:rPr>
          <w:rFonts w:ascii="Times New Roman" w:hAnsi="Times New Roman" w:cs="Times New Roman"/>
          <w:sz w:val="24"/>
          <w:szCs w:val="24"/>
        </w:rPr>
        <w:t xml:space="preserve"> a vitória desta Guerra Dimensional</w:t>
      </w:r>
      <w:r w:rsidR="00F9786A" w:rsidRPr="00A3036C">
        <w:rPr>
          <w:rFonts w:ascii="Times New Roman" w:hAnsi="Times New Roman" w:cs="Times New Roman"/>
          <w:sz w:val="24"/>
          <w:szCs w:val="24"/>
        </w:rPr>
        <w:t xml:space="preserve"> em curso com </w:t>
      </w:r>
      <w:r w:rsidR="00F9786A" w:rsidRPr="00A3036C">
        <w:rPr>
          <w:rFonts w:ascii="Times New Roman" w:hAnsi="Times New Roman" w:cs="Times New Roman"/>
          <w:i/>
          <w:iCs/>
          <w:sz w:val="24"/>
          <w:szCs w:val="24"/>
        </w:rPr>
        <w:t>o feitiço virando contra o feiticeiro</w:t>
      </w:r>
      <w:r w:rsidR="00F9786A" w:rsidRPr="00A3036C">
        <w:rPr>
          <w:rFonts w:ascii="Times New Roman" w:hAnsi="Times New Roman" w:cs="Times New Roman"/>
          <w:sz w:val="24"/>
          <w:szCs w:val="24"/>
        </w:rPr>
        <w:t>.</w:t>
      </w:r>
    </w:p>
    <w:p w14:paraId="1EC26BB3" w14:textId="78E7656B" w:rsidR="00C62B62" w:rsidRPr="00A3036C" w:rsidRDefault="005C6772"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Fértilles e Germano</w:t>
      </w:r>
      <w:r w:rsidR="005C7B98" w:rsidRPr="00A3036C">
        <w:rPr>
          <w:rFonts w:ascii="Times New Roman" w:hAnsi="Times New Roman" w:cs="Times New Roman"/>
          <w:sz w:val="24"/>
          <w:szCs w:val="24"/>
        </w:rPr>
        <w:t>,</w:t>
      </w:r>
      <w:r w:rsidR="00BC44CF" w:rsidRPr="00A3036C">
        <w:rPr>
          <w:rFonts w:ascii="Times New Roman" w:hAnsi="Times New Roman" w:cs="Times New Roman"/>
          <w:sz w:val="24"/>
          <w:szCs w:val="24"/>
        </w:rPr>
        <w:t xml:space="preserve"> </w:t>
      </w:r>
      <w:r w:rsidR="00016964" w:rsidRPr="00A3036C">
        <w:rPr>
          <w:rFonts w:ascii="Times New Roman" w:hAnsi="Times New Roman" w:cs="Times New Roman"/>
          <w:sz w:val="24"/>
          <w:szCs w:val="24"/>
        </w:rPr>
        <w:t>sensibilizados</w:t>
      </w:r>
      <w:r w:rsidR="005C7B98" w:rsidRPr="00A3036C">
        <w:rPr>
          <w:rFonts w:ascii="Times New Roman" w:hAnsi="Times New Roman" w:cs="Times New Roman"/>
          <w:sz w:val="24"/>
          <w:szCs w:val="24"/>
        </w:rPr>
        <w:t>,</w:t>
      </w:r>
      <w:r w:rsidR="00BC44CF" w:rsidRPr="00A3036C">
        <w:rPr>
          <w:rFonts w:ascii="Times New Roman" w:hAnsi="Times New Roman" w:cs="Times New Roman"/>
          <w:sz w:val="24"/>
          <w:szCs w:val="24"/>
        </w:rPr>
        <w:t xml:space="preserve"> p</w:t>
      </w:r>
      <w:r w:rsidR="00016964" w:rsidRPr="00A3036C">
        <w:rPr>
          <w:rFonts w:ascii="Times New Roman" w:hAnsi="Times New Roman" w:cs="Times New Roman"/>
          <w:sz w:val="24"/>
          <w:szCs w:val="24"/>
        </w:rPr>
        <w:t xml:space="preserve">or </w:t>
      </w:r>
      <w:r w:rsidR="00B049E9" w:rsidRPr="00A3036C">
        <w:rPr>
          <w:rFonts w:ascii="Times New Roman" w:hAnsi="Times New Roman" w:cs="Times New Roman"/>
          <w:sz w:val="24"/>
          <w:szCs w:val="24"/>
        </w:rPr>
        <w:t>mais uma</w:t>
      </w:r>
      <w:r w:rsidR="00944012" w:rsidRPr="00A3036C">
        <w:rPr>
          <w:rFonts w:ascii="Times New Roman" w:hAnsi="Times New Roman" w:cs="Times New Roman"/>
          <w:sz w:val="24"/>
          <w:szCs w:val="24"/>
        </w:rPr>
        <w:t xml:space="preserve"> fa</w:t>
      </w:r>
      <w:r w:rsidR="00B049E9" w:rsidRPr="00A3036C">
        <w:rPr>
          <w:rFonts w:ascii="Times New Roman" w:hAnsi="Times New Roman" w:cs="Times New Roman"/>
          <w:sz w:val="24"/>
          <w:szCs w:val="24"/>
        </w:rPr>
        <w:t>se de dever cumprido</w:t>
      </w:r>
      <w:r w:rsidR="00944012" w:rsidRPr="00A3036C">
        <w:rPr>
          <w:rFonts w:ascii="Times New Roman" w:hAnsi="Times New Roman" w:cs="Times New Roman"/>
          <w:sz w:val="24"/>
          <w:szCs w:val="24"/>
        </w:rPr>
        <w:t>, retomam a pal</w:t>
      </w:r>
      <w:r w:rsidR="00364B5F" w:rsidRPr="00A3036C">
        <w:rPr>
          <w:rFonts w:ascii="Times New Roman" w:hAnsi="Times New Roman" w:cs="Times New Roman"/>
          <w:sz w:val="24"/>
          <w:szCs w:val="24"/>
        </w:rPr>
        <w:t>a</w:t>
      </w:r>
      <w:r w:rsidR="00944012" w:rsidRPr="00A3036C">
        <w:rPr>
          <w:rFonts w:ascii="Times New Roman" w:hAnsi="Times New Roman" w:cs="Times New Roman"/>
          <w:sz w:val="24"/>
          <w:szCs w:val="24"/>
        </w:rPr>
        <w:t>vr</w:t>
      </w:r>
      <w:r w:rsidR="00364B5F" w:rsidRPr="00A3036C">
        <w:rPr>
          <w:rFonts w:ascii="Times New Roman" w:hAnsi="Times New Roman" w:cs="Times New Roman"/>
          <w:sz w:val="24"/>
          <w:szCs w:val="24"/>
        </w:rPr>
        <w:t>a divinal ao chegarem no topo</w:t>
      </w:r>
      <w:r w:rsidR="007105C7" w:rsidRPr="00A3036C">
        <w:rPr>
          <w:rFonts w:ascii="Times New Roman" w:hAnsi="Times New Roman" w:cs="Times New Roman"/>
          <w:sz w:val="24"/>
          <w:szCs w:val="24"/>
        </w:rPr>
        <w:t xml:space="preserve"> da montanha </w:t>
      </w:r>
      <w:r w:rsidR="007105C7" w:rsidRPr="00A3036C">
        <w:rPr>
          <w:rFonts w:ascii="Times New Roman" w:hAnsi="Times New Roman" w:cs="Times New Roman"/>
          <w:b/>
          <w:bCs/>
          <w:sz w:val="24"/>
          <w:szCs w:val="24"/>
        </w:rPr>
        <w:t>Evoluirejá</w:t>
      </w:r>
      <w:r w:rsidR="006972EF" w:rsidRPr="00A3036C">
        <w:rPr>
          <w:rFonts w:ascii="Times New Roman" w:hAnsi="Times New Roman" w:cs="Times New Roman"/>
          <w:sz w:val="24"/>
          <w:szCs w:val="24"/>
        </w:rPr>
        <w:t xml:space="preserve"> </w:t>
      </w:r>
      <w:r w:rsidR="001F40E0" w:rsidRPr="00A3036C">
        <w:rPr>
          <w:rFonts w:ascii="Times New Roman" w:hAnsi="Times New Roman" w:cs="Times New Roman"/>
          <w:sz w:val="24"/>
          <w:szCs w:val="24"/>
        </w:rPr>
        <w:t xml:space="preserve">com todos </w:t>
      </w:r>
      <w:r w:rsidR="00336DC5" w:rsidRPr="00A3036C">
        <w:rPr>
          <w:rFonts w:ascii="Times New Roman" w:hAnsi="Times New Roman" w:cs="Times New Roman"/>
          <w:sz w:val="24"/>
          <w:szCs w:val="24"/>
        </w:rPr>
        <w:t xml:space="preserve">os </w:t>
      </w:r>
      <w:r w:rsidR="001F40E0" w:rsidRPr="00A3036C">
        <w:rPr>
          <w:rFonts w:ascii="Times New Roman" w:hAnsi="Times New Roman" w:cs="Times New Roman"/>
          <w:sz w:val="24"/>
          <w:szCs w:val="24"/>
        </w:rPr>
        <w:t>ensinamentos pertinentes a transmutaçã</w:t>
      </w:r>
      <w:r w:rsidR="00C11422" w:rsidRPr="00A3036C">
        <w:rPr>
          <w:rFonts w:ascii="Times New Roman" w:hAnsi="Times New Roman" w:cs="Times New Roman"/>
          <w:sz w:val="24"/>
          <w:szCs w:val="24"/>
        </w:rPr>
        <w:t xml:space="preserve">o física e espiritual na evolução transicional do planeta ao </w:t>
      </w:r>
      <w:r w:rsidR="00C11422" w:rsidRPr="00A3036C">
        <w:rPr>
          <w:rFonts w:ascii="Times New Roman" w:hAnsi="Times New Roman" w:cs="Times New Roman"/>
          <w:i/>
          <w:iCs/>
          <w:sz w:val="24"/>
          <w:szCs w:val="24"/>
        </w:rPr>
        <w:t>quinto plano terráqueo</w:t>
      </w:r>
      <w:r w:rsidR="00FE7C8C" w:rsidRPr="00A3036C">
        <w:rPr>
          <w:rFonts w:ascii="Times New Roman" w:hAnsi="Times New Roman" w:cs="Times New Roman"/>
          <w:i/>
          <w:iCs/>
          <w:sz w:val="24"/>
          <w:szCs w:val="24"/>
        </w:rPr>
        <w:t>,</w:t>
      </w:r>
      <w:r w:rsidR="00FE7C8C" w:rsidRPr="00A3036C">
        <w:rPr>
          <w:rFonts w:ascii="Times New Roman" w:hAnsi="Times New Roman" w:cs="Times New Roman"/>
          <w:sz w:val="24"/>
          <w:szCs w:val="24"/>
        </w:rPr>
        <w:t xml:space="preserve"> </w:t>
      </w:r>
      <w:r w:rsidR="00BB4C24" w:rsidRPr="00A3036C">
        <w:rPr>
          <w:rFonts w:ascii="Times New Roman" w:hAnsi="Times New Roman" w:cs="Times New Roman"/>
          <w:sz w:val="24"/>
          <w:szCs w:val="24"/>
        </w:rPr>
        <w:t>conhecido como quinta dimensão</w:t>
      </w:r>
      <w:r w:rsidR="00500533" w:rsidRPr="00A3036C">
        <w:rPr>
          <w:rFonts w:ascii="Times New Roman" w:hAnsi="Times New Roman" w:cs="Times New Roman"/>
          <w:sz w:val="24"/>
          <w:szCs w:val="24"/>
        </w:rPr>
        <w:t>.</w:t>
      </w:r>
      <w:r w:rsidR="0040162D" w:rsidRPr="00A3036C">
        <w:rPr>
          <w:rFonts w:ascii="Times New Roman" w:hAnsi="Times New Roman" w:cs="Times New Roman"/>
          <w:sz w:val="24"/>
          <w:szCs w:val="24"/>
        </w:rPr>
        <w:t xml:space="preserve"> </w:t>
      </w:r>
    </w:p>
    <w:p w14:paraId="30D144AE" w14:textId="2D963F02" w:rsidR="00003650" w:rsidRPr="00A3036C" w:rsidRDefault="00003650"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Acomodados em cadeiras circundantes à mesa esculpidas nas pedras montanhosas, os despertos notabilizam a indescritível energia de raças universais presentes e conectadas ao amor incondicional imposto pelo SEU — Soberana Energia Universal</w:t>
      </w:r>
      <w:r w:rsidR="00132085" w:rsidRPr="00A3036C">
        <w:rPr>
          <w:rFonts w:ascii="Times New Roman" w:hAnsi="Times New Roman" w:cs="Times New Roman"/>
          <w:sz w:val="24"/>
          <w:szCs w:val="24"/>
        </w:rPr>
        <w:t xml:space="preserve"> para estagiarem e estarem prontos para os novos desafios universais para o encontro da felicidade plena.</w:t>
      </w:r>
    </w:p>
    <w:p w14:paraId="6082100C" w14:textId="77777777" w:rsidR="005C7B98" w:rsidRPr="00A3036C" w:rsidRDefault="005C7B98" w:rsidP="0052004C">
      <w:pPr>
        <w:spacing w:after="0"/>
        <w:jc w:val="both"/>
        <w:rPr>
          <w:rFonts w:ascii="Times New Roman" w:hAnsi="Times New Roman" w:cs="Times New Roman"/>
          <w:sz w:val="24"/>
          <w:szCs w:val="24"/>
        </w:rPr>
      </w:pPr>
    </w:p>
    <w:p w14:paraId="599A2172" w14:textId="08E9DDAC" w:rsidR="005C7B98" w:rsidRPr="00A3036C" w:rsidRDefault="005C7B98"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132085" w:rsidRPr="00A3036C">
        <w:rPr>
          <w:rFonts w:ascii="Times New Roman" w:hAnsi="Times New Roman" w:cs="Times New Roman"/>
          <w:sz w:val="24"/>
          <w:szCs w:val="24"/>
        </w:rPr>
        <w:t xml:space="preserve">Aqui, no </w:t>
      </w:r>
      <w:r w:rsidR="00132085" w:rsidRPr="00A3036C">
        <w:rPr>
          <w:rFonts w:ascii="Times New Roman" w:hAnsi="Times New Roman" w:cs="Times New Roman"/>
          <w:i/>
          <w:iCs/>
          <w:sz w:val="24"/>
          <w:szCs w:val="24"/>
        </w:rPr>
        <w:t>décimo segundo plano terráqueo</w:t>
      </w:r>
      <w:r w:rsidR="00132085" w:rsidRPr="00A3036C">
        <w:rPr>
          <w:rFonts w:ascii="Times New Roman" w:hAnsi="Times New Roman" w:cs="Times New Roman"/>
          <w:sz w:val="24"/>
          <w:szCs w:val="24"/>
        </w:rPr>
        <w:t xml:space="preserve">, estamos no último estágio para a efetivação da felicidade plena no planeta Terra ― Germano esbraveja ― Conscientemente,  a temida morte, serviçal do Sistema Terra, ficara no </w:t>
      </w:r>
      <w:r w:rsidR="00132085" w:rsidRPr="00A3036C">
        <w:rPr>
          <w:rFonts w:ascii="Times New Roman" w:hAnsi="Times New Roman" w:cs="Times New Roman"/>
          <w:i/>
          <w:iCs/>
          <w:sz w:val="24"/>
          <w:szCs w:val="24"/>
        </w:rPr>
        <w:t xml:space="preserve">segundo plano terráqueo </w:t>
      </w:r>
      <w:r w:rsidR="00132085" w:rsidRPr="00A3036C">
        <w:rPr>
          <w:rFonts w:ascii="Times New Roman" w:hAnsi="Times New Roman" w:cs="Times New Roman"/>
          <w:sz w:val="24"/>
          <w:szCs w:val="24"/>
        </w:rPr>
        <w:t>abrigada por terrícolas de consciências adormecidas submetidas a mentira e ilusão ― Refere-se ao despertar dos presentes energizados pela conexão as raças universais praticantes do amor incondicional ―</w:t>
      </w:r>
      <w:r w:rsidR="000F2C5B" w:rsidRPr="00A3036C">
        <w:rPr>
          <w:rFonts w:ascii="Times New Roman" w:hAnsi="Times New Roman" w:cs="Times New Roman"/>
          <w:sz w:val="24"/>
          <w:szCs w:val="24"/>
        </w:rPr>
        <w:t xml:space="preserve"> Temos e somos o SEU — Soberana Energia Universal... invólucros corporais cristalizados garantem longevidade e poder para estarmos onde queiramos e precisamos estar para os terráqueos alcançarem a perseguida felicidade plena ― Reporta a transmutação física, inteligível e moral prevista pela Fonte de Criação Universal ― Vocês, oportunizarão no </w:t>
      </w:r>
      <w:r w:rsidR="000F2C5B" w:rsidRPr="00A3036C">
        <w:rPr>
          <w:rFonts w:ascii="Times New Roman" w:hAnsi="Times New Roman" w:cs="Times New Roman"/>
          <w:i/>
          <w:iCs/>
          <w:sz w:val="24"/>
          <w:szCs w:val="24"/>
        </w:rPr>
        <w:t>quinto plano terráqueo</w:t>
      </w:r>
      <w:r w:rsidR="000F2C5B" w:rsidRPr="00A3036C">
        <w:rPr>
          <w:rFonts w:ascii="Times New Roman" w:hAnsi="Times New Roman" w:cs="Times New Roman"/>
          <w:sz w:val="24"/>
          <w:szCs w:val="24"/>
        </w:rPr>
        <w:t xml:space="preserve"> ensinamentos complementares para </w:t>
      </w:r>
      <w:r w:rsidR="002633BE" w:rsidRPr="00A3036C">
        <w:rPr>
          <w:rFonts w:ascii="Times New Roman" w:hAnsi="Times New Roman" w:cs="Times New Roman"/>
          <w:sz w:val="24"/>
          <w:szCs w:val="24"/>
        </w:rPr>
        <w:t xml:space="preserve">a população terráquea dotada de equilíbrio de inteligibilidade e moralidade para atravessarem do </w:t>
      </w:r>
      <w:r w:rsidR="002633BE" w:rsidRPr="00A3036C">
        <w:rPr>
          <w:rFonts w:ascii="Times New Roman" w:hAnsi="Times New Roman" w:cs="Times New Roman"/>
          <w:i/>
          <w:iCs/>
          <w:sz w:val="24"/>
          <w:szCs w:val="24"/>
        </w:rPr>
        <w:t xml:space="preserve">sexto </w:t>
      </w:r>
      <w:r w:rsidR="002633BE" w:rsidRPr="00A3036C">
        <w:rPr>
          <w:rFonts w:ascii="Times New Roman" w:hAnsi="Times New Roman" w:cs="Times New Roman"/>
          <w:sz w:val="24"/>
          <w:szCs w:val="24"/>
        </w:rPr>
        <w:t xml:space="preserve">ao </w:t>
      </w:r>
      <w:r w:rsidR="002633BE" w:rsidRPr="00A3036C">
        <w:rPr>
          <w:rFonts w:ascii="Times New Roman" w:hAnsi="Times New Roman" w:cs="Times New Roman"/>
          <w:i/>
          <w:iCs/>
          <w:sz w:val="24"/>
          <w:szCs w:val="24"/>
        </w:rPr>
        <w:t>décimo segundo plano terráqueo</w:t>
      </w:r>
      <w:r w:rsidR="002633BE" w:rsidRPr="00A3036C">
        <w:rPr>
          <w:rFonts w:ascii="Times New Roman" w:hAnsi="Times New Roman" w:cs="Times New Roman"/>
          <w:sz w:val="24"/>
          <w:szCs w:val="24"/>
        </w:rPr>
        <w:t>, cumprindo o objetivo o SEU de integração das raças universais provenientes da Fonte de Criação do Universo, em prol do respeito mútuo a diversidade aos seus planetas originários e de entendimento do amor incondicional pela desejada felicidade plena. ▬ emocionado.</w:t>
      </w:r>
    </w:p>
    <w:p w14:paraId="3842708A" w14:textId="77777777" w:rsidR="002633BE" w:rsidRPr="00A3036C" w:rsidRDefault="002633BE" w:rsidP="0052004C">
      <w:pPr>
        <w:spacing w:after="0"/>
        <w:jc w:val="both"/>
        <w:rPr>
          <w:rFonts w:ascii="Times New Roman" w:hAnsi="Times New Roman" w:cs="Times New Roman"/>
          <w:sz w:val="24"/>
          <w:szCs w:val="24"/>
        </w:rPr>
      </w:pPr>
    </w:p>
    <w:p w14:paraId="3A860EA5" w14:textId="43C2B401" w:rsidR="002633BE" w:rsidRPr="00A3036C" w:rsidRDefault="002633BE"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Pensemos no seguinte: </w:t>
      </w:r>
      <w:r w:rsidRPr="00A3036C">
        <w:rPr>
          <w:rFonts w:ascii="Times New Roman" w:hAnsi="Times New Roman" w:cs="Times New Roman"/>
          <w:i/>
          <w:iCs/>
          <w:sz w:val="24"/>
          <w:szCs w:val="24"/>
        </w:rPr>
        <w:t xml:space="preserve">muitos são os chamados, </w:t>
      </w:r>
      <w:r w:rsidR="00B10694" w:rsidRPr="00A3036C">
        <w:rPr>
          <w:rFonts w:ascii="Times New Roman" w:hAnsi="Times New Roman" w:cs="Times New Roman"/>
          <w:i/>
          <w:iCs/>
          <w:sz w:val="24"/>
          <w:szCs w:val="24"/>
        </w:rPr>
        <w:t>muitas consciências</w:t>
      </w:r>
      <w:r w:rsidRPr="00A3036C">
        <w:rPr>
          <w:rFonts w:ascii="Times New Roman" w:hAnsi="Times New Roman" w:cs="Times New Roman"/>
          <w:i/>
          <w:iCs/>
          <w:sz w:val="24"/>
          <w:szCs w:val="24"/>
        </w:rPr>
        <w:t xml:space="preserve"> s</w:t>
      </w:r>
      <w:r w:rsidR="00B10694" w:rsidRPr="00A3036C">
        <w:rPr>
          <w:rFonts w:ascii="Times New Roman" w:hAnsi="Times New Roman" w:cs="Times New Roman"/>
          <w:i/>
          <w:iCs/>
          <w:sz w:val="24"/>
          <w:szCs w:val="24"/>
        </w:rPr>
        <w:t>er</w:t>
      </w:r>
      <w:r w:rsidRPr="00A3036C">
        <w:rPr>
          <w:rFonts w:ascii="Times New Roman" w:hAnsi="Times New Roman" w:cs="Times New Roman"/>
          <w:i/>
          <w:iCs/>
          <w:sz w:val="24"/>
          <w:szCs w:val="24"/>
        </w:rPr>
        <w:t>ão escolhid</w:t>
      </w:r>
      <w:r w:rsidR="00B10694" w:rsidRPr="00A3036C">
        <w:rPr>
          <w:rFonts w:ascii="Times New Roman" w:hAnsi="Times New Roman" w:cs="Times New Roman"/>
          <w:i/>
          <w:iCs/>
          <w:sz w:val="24"/>
          <w:szCs w:val="24"/>
        </w:rPr>
        <w:t>a</w:t>
      </w:r>
      <w:r w:rsidRPr="00A3036C">
        <w:rPr>
          <w:rFonts w:ascii="Times New Roman" w:hAnsi="Times New Roman" w:cs="Times New Roman"/>
          <w:i/>
          <w:iCs/>
          <w:sz w:val="24"/>
          <w:szCs w:val="24"/>
        </w:rPr>
        <w:t>s</w:t>
      </w:r>
      <w:r w:rsidRPr="00A3036C">
        <w:rPr>
          <w:rFonts w:ascii="Times New Roman" w:hAnsi="Times New Roman" w:cs="Times New Roman"/>
          <w:sz w:val="24"/>
          <w:szCs w:val="24"/>
        </w:rPr>
        <w:t xml:space="preserve"> ― Fértilles</w:t>
      </w:r>
      <w:r w:rsidR="00B10694" w:rsidRPr="00A3036C">
        <w:rPr>
          <w:rFonts w:ascii="Times New Roman" w:hAnsi="Times New Roman" w:cs="Times New Roman"/>
          <w:sz w:val="24"/>
          <w:szCs w:val="24"/>
        </w:rPr>
        <w:t xml:space="preserve"> adapta dito popular terrestre e faz analogia ao  conceito abordado por Germano </w:t>
      </w:r>
      <w:r w:rsidRPr="00A3036C">
        <w:rPr>
          <w:rFonts w:ascii="Times New Roman" w:hAnsi="Times New Roman" w:cs="Times New Roman"/>
          <w:sz w:val="24"/>
          <w:szCs w:val="24"/>
        </w:rPr>
        <w:t>―</w:t>
      </w:r>
      <w:r w:rsidR="00B10694" w:rsidRPr="00A3036C">
        <w:rPr>
          <w:rFonts w:ascii="Times New Roman" w:hAnsi="Times New Roman" w:cs="Times New Roman"/>
          <w:sz w:val="24"/>
          <w:szCs w:val="24"/>
        </w:rPr>
        <w:t xml:space="preserve"> </w:t>
      </w:r>
      <w:r w:rsidR="00A51C5E" w:rsidRPr="00A3036C">
        <w:rPr>
          <w:rFonts w:ascii="Times New Roman" w:hAnsi="Times New Roman" w:cs="Times New Roman"/>
          <w:sz w:val="24"/>
          <w:szCs w:val="24"/>
        </w:rPr>
        <w:t xml:space="preserve">A Guerra Dimensional só está começando ― Refere-se a missão de conscientização do terrícola para ruir o Sistema Terra ― O SPA —Supremo Poder Anônimo no limiar da prepotência de sua arrogância, acredita e investe na sua vitória, tendo como maior aliado o mal exercício do livre arbítrio humano ― Justifica o conhecido atraso </w:t>
      </w:r>
      <w:r w:rsidR="00A51C5E" w:rsidRPr="00A3036C">
        <w:rPr>
          <w:rFonts w:ascii="Times New Roman" w:hAnsi="Times New Roman" w:cs="Times New Roman"/>
          <w:sz w:val="24"/>
          <w:szCs w:val="24"/>
        </w:rPr>
        <w:lastRenderedPageBreak/>
        <w:t>para evolução humana ― Porém, a essência divinal pode falar mais alto, quando reconhecida pelos indivíduos merecedores</w:t>
      </w:r>
      <w:r w:rsidR="002A5343" w:rsidRPr="00A3036C">
        <w:rPr>
          <w:rFonts w:ascii="Times New Roman" w:hAnsi="Times New Roman" w:cs="Times New Roman"/>
          <w:sz w:val="24"/>
          <w:szCs w:val="24"/>
        </w:rPr>
        <w:t>, p</w:t>
      </w:r>
      <w:r w:rsidR="00A51C5E" w:rsidRPr="00A3036C">
        <w:rPr>
          <w:rFonts w:ascii="Times New Roman" w:hAnsi="Times New Roman" w:cs="Times New Roman"/>
          <w:sz w:val="24"/>
          <w:szCs w:val="24"/>
        </w:rPr>
        <w:t>or si mesmos, de desfrutarem do despertar</w:t>
      </w:r>
      <w:r w:rsidR="002A5343" w:rsidRPr="00A3036C">
        <w:rPr>
          <w:rFonts w:ascii="Times New Roman" w:hAnsi="Times New Roman" w:cs="Times New Roman"/>
          <w:sz w:val="24"/>
          <w:szCs w:val="24"/>
        </w:rPr>
        <w:t xml:space="preserve"> </w:t>
      </w:r>
      <w:r w:rsidR="00104724" w:rsidRPr="00A3036C">
        <w:rPr>
          <w:rFonts w:ascii="Times New Roman" w:hAnsi="Times New Roman" w:cs="Times New Roman"/>
          <w:sz w:val="24"/>
          <w:szCs w:val="24"/>
        </w:rPr>
        <w:t>à</w:t>
      </w:r>
      <w:r w:rsidR="002A5343" w:rsidRPr="00A3036C">
        <w:rPr>
          <w:rFonts w:ascii="Times New Roman" w:hAnsi="Times New Roman" w:cs="Times New Roman"/>
          <w:sz w:val="24"/>
          <w:szCs w:val="24"/>
        </w:rPr>
        <w:t xml:space="preserve"> transição </w:t>
      </w:r>
      <w:r w:rsidR="00104724" w:rsidRPr="00A3036C">
        <w:rPr>
          <w:rFonts w:ascii="Times New Roman" w:hAnsi="Times New Roman" w:cs="Times New Roman"/>
          <w:sz w:val="24"/>
          <w:szCs w:val="24"/>
        </w:rPr>
        <w:t>a</w:t>
      </w:r>
      <w:r w:rsidR="002A5343" w:rsidRPr="00A3036C">
        <w:rPr>
          <w:rFonts w:ascii="Times New Roman" w:hAnsi="Times New Roman" w:cs="Times New Roman"/>
          <w:sz w:val="24"/>
          <w:szCs w:val="24"/>
        </w:rPr>
        <w:t xml:space="preserve">o </w:t>
      </w:r>
      <w:r w:rsidR="002A5343" w:rsidRPr="00A3036C">
        <w:rPr>
          <w:rFonts w:ascii="Times New Roman" w:hAnsi="Times New Roman" w:cs="Times New Roman"/>
          <w:i/>
          <w:iCs/>
          <w:sz w:val="24"/>
          <w:szCs w:val="24"/>
        </w:rPr>
        <w:t xml:space="preserve">quinto </w:t>
      </w:r>
      <w:r w:rsidR="002A5343" w:rsidRPr="00A3036C">
        <w:rPr>
          <w:rFonts w:ascii="Times New Roman" w:hAnsi="Times New Roman" w:cs="Times New Roman"/>
          <w:sz w:val="24"/>
          <w:szCs w:val="24"/>
        </w:rPr>
        <w:t xml:space="preserve">e da longa caminhada até o </w:t>
      </w:r>
      <w:r w:rsidR="002A5343" w:rsidRPr="00A3036C">
        <w:rPr>
          <w:rFonts w:ascii="Times New Roman" w:hAnsi="Times New Roman" w:cs="Times New Roman"/>
          <w:i/>
          <w:iCs/>
          <w:sz w:val="24"/>
          <w:szCs w:val="24"/>
        </w:rPr>
        <w:t>décimo segundo planos terráqueos</w:t>
      </w:r>
      <w:r w:rsidR="002A5343" w:rsidRPr="00A3036C">
        <w:rPr>
          <w:rFonts w:ascii="Times New Roman" w:hAnsi="Times New Roman" w:cs="Times New Roman"/>
          <w:sz w:val="24"/>
          <w:szCs w:val="24"/>
        </w:rPr>
        <w:t xml:space="preserve"> para conquistar a felicidade plena</w:t>
      </w:r>
      <w:r w:rsidR="00104724" w:rsidRPr="00A3036C">
        <w:rPr>
          <w:rFonts w:ascii="Times New Roman" w:hAnsi="Times New Roman" w:cs="Times New Roman"/>
          <w:sz w:val="24"/>
          <w:szCs w:val="24"/>
        </w:rPr>
        <w:t xml:space="preserve"> ― Explora a prolixidade conceitual do amor incondicional ― Antes de prosseguirmos a apresentação estratégica para sucesso da missão estabelecida pela Fonte de Criação Universal, onde, honradamente, eu e Germano representamos o casal criador de matizes violeta, masculino, e lilás, feminino,  nos teletransportaremos ao futuro da população terrícola desperta. ▬ concentra-se.</w:t>
      </w:r>
    </w:p>
    <w:p w14:paraId="28D6DA76" w14:textId="77777777" w:rsidR="00104724" w:rsidRPr="00A3036C" w:rsidRDefault="00104724" w:rsidP="0052004C">
      <w:pPr>
        <w:spacing w:after="0"/>
        <w:jc w:val="both"/>
        <w:rPr>
          <w:rFonts w:ascii="Times New Roman" w:hAnsi="Times New Roman" w:cs="Times New Roman"/>
          <w:sz w:val="24"/>
          <w:szCs w:val="24"/>
        </w:rPr>
      </w:pPr>
    </w:p>
    <w:p w14:paraId="52EA453C" w14:textId="5ABDD35C" w:rsidR="00104724" w:rsidRPr="00A3036C" w:rsidRDefault="00104724"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Todos despertos estão concentrados</w:t>
      </w:r>
      <w:r w:rsidR="00E45ED3"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liderados por Fértilles e </w:t>
      </w:r>
      <w:r w:rsidR="003056F9" w:rsidRPr="00A3036C">
        <w:rPr>
          <w:rFonts w:ascii="Times New Roman" w:hAnsi="Times New Roman" w:cs="Times New Roman"/>
          <w:sz w:val="24"/>
          <w:szCs w:val="24"/>
        </w:rPr>
        <w:t>G</w:t>
      </w:r>
      <w:r w:rsidRPr="00A3036C">
        <w:rPr>
          <w:rFonts w:ascii="Times New Roman" w:hAnsi="Times New Roman" w:cs="Times New Roman"/>
          <w:sz w:val="24"/>
          <w:szCs w:val="24"/>
        </w:rPr>
        <w:t>ermano</w:t>
      </w:r>
      <w:r w:rsidR="00E45ED3" w:rsidRPr="00A3036C">
        <w:rPr>
          <w:rFonts w:ascii="Times New Roman" w:hAnsi="Times New Roman" w:cs="Times New Roman"/>
          <w:sz w:val="24"/>
          <w:szCs w:val="24"/>
        </w:rPr>
        <w:t>,</w:t>
      </w:r>
      <w:r w:rsidR="003056F9" w:rsidRPr="00A3036C">
        <w:rPr>
          <w:rFonts w:ascii="Times New Roman" w:hAnsi="Times New Roman" w:cs="Times New Roman"/>
          <w:sz w:val="24"/>
          <w:szCs w:val="24"/>
        </w:rPr>
        <w:t xml:space="preserve"> numa viagem pelos continentes da Terra</w:t>
      </w:r>
      <w:r w:rsidR="000B1371" w:rsidRPr="00A3036C">
        <w:rPr>
          <w:rFonts w:ascii="Times New Roman" w:hAnsi="Times New Roman" w:cs="Times New Roman"/>
          <w:sz w:val="24"/>
          <w:szCs w:val="24"/>
        </w:rPr>
        <w:t>. Globo</w:t>
      </w:r>
      <w:r w:rsidR="003056F9" w:rsidRPr="00A3036C">
        <w:rPr>
          <w:rFonts w:ascii="Times New Roman" w:hAnsi="Times New Roman" w:cs="Times New Roman"/>
          <w:sz w:val="24"/>
          <w:szCs w:val="24"/>
        </w:rPr>
        <w:t xml:space="preserve"> intact</w:t>
      </w:r>
      <w:r w:rsidR="000B1371" w:rsidRPr="00A3036C">
        <w:rPr>
          <w:rFonts w:ascii="Times New Roman" w:hAnsi="Times New Roman" w:cs="Times New Roman"/>
          <w:sz w:val="24"/>
          <w:szCs w:val="24"/>
        </w:rPr>
        <w:t>o</w:t>
      </w:r>
      <w:r w:rsidR="003056F9" w:rsidRPr="00A3036C">
        <w:rPr>
          <w:rFonts w:ascii="Times New Roman" w:hAnsi="Times New Roman" w:cs="Times New Roman"/>
          <w:sz w:val="24"/>
          <w:szCs w:val="24"/>
        </w:rPr>
        <w:t xml:space="preserve"> na exuberância pulsante de todos os elementos da natureza integrados a ambientes urbanos geradores de convivências respeitosas</w:t>
      </w:r>
      <w:r w:rsidR="000B1371" w:rsidRPr="00A3036C">
        <w:rPr>
          <w:rFonts w:ascii="Times New Roman" w:hAnsi="Times New Roman" w:cs="Times New Roman"/>
          <w:sz w:val="24"/>
          <w:szCs w:val="24"/>
        </w:rPr>
        <w:t xml:space="preserve"> de humanos e raças universais eletromagnetizadas pela unicidade do amor incondicional</w:t>
      </w:r>
      <w:r w:rsidR="00BD2484" w:rsidRPr="00A3036C">
        <w:rPr>
          <w:rFonts w:ascii="Times New Roman" w:hAnsi="Times New Roman" w:cs="Times New Roman"/>
          <w:sz w:val="24"/>
          <w:szCs w:val="24"/>
        </w:rPr>
        <w:t>.</w:t>
      </w:r>
      <w:r w:rsidR="003056F9" w:rsidRPr="00A3036C">
        <w:rPr>
          <w:rFonts w:ascii="Times New Roman" w:hAnsi="Times New Roman" w:cs="Times New Roman"/>
          <w:sz w:val="24"/>
          <w:szCs w:val="24"/>
        </w:rPr>
        <w:t xml:space="preserve"> </w:t>
      </w:r>
      <w:r w:rsidR="00BD2484" w:rsidRPr="00A3036C">
        <w:rPr>
          <w:rFonts w:ascii="Times New Roman" w:hAnsi="Times New Roman" w:cs="Times New Roman"/>
          <w:sz w:val="24"/>
          <w:szCs w:val="24"/>
        </w:rPr>
        <w:t>N</w:t>
      </w:r>
      <w:r w:rsidR="003056F9" w:rsidRPr="00A3036C">
        <w:rPr>
          <w:rFonts w:ascii="Times New Roman" w:hAnsi="Times New Roman" w:cs="Times New Roman"/>
          <w:sz w:val="24"/>
          <w:szCs w:val="24"/>
        </w:rPr>
        <w:t>aturalizadas na devida ocupação d</w:t>
      </w:r>
      <w:r w:rsidR="000B1371" w:rsidRPr="00A3036C">
        <w:rPr>
          <w:rFonts w:ascii="Times New Roman" w:hAnsi="Times New Roman" w:cs="Times New Roman"/>
          <w:sz w:val="24"/>
          <w:szCs w:val="24"/>
        </w:rPr>
        <w:t>os</w:t>
      </w:r>
      <w:r w:rsidR="003056F9" w:rsidRPr="00A3036C">
        <w:rPr>
          <w:rFonts w:ascii="Times New Roman" w:hAnsi="Times New Roman" w:cs="Times New Roman"/>
          <w:sz w:val="24"/>
          <w:szCs w:val="24"/>
        </w:rPr>
        <w:t xml:space="preserve"> espaços de seres vivos no ar, terra</w:t>
      </w:r>
      <w:r w:rsidR="00E45ED3" w:rsidRPr="00A3036C">
        <w:rPr>
          <w:rFonts w:ascii="Times New Roman" w:hAnsi="Times New Roman" w:cs="Times New Roman"/>
          <w:sz w:val="24"/>
          <w:szCs w:val="24"/>
        </w:rPr>
        <w:t xml:space="preserve"> </w:t>
      </w:r>
      <w:r w:rsidR="003056F9" w:rsidRPr="00A3036C">
        <w:rPr>
          <w:rFonts w:ascii="Times New Roman" w:hAnsi="Times New Roman" w:cs="Times New Roman"/>
          <w:sz w:val="24"/>
          <w:szCs w:val="24"/>
        </w:rPr>
        <w:t>e mar.</w:t>
      </w:r>
      <w:r w:rsidR="00E45ED3" w:rsidRPr="00A3036C">
        <w:rPr>
          <w:rFonts w:ascii="Times New Roman" w:hAnsi="Times New Roman" w:cs="Times New Roman"/>
          <w:sz w:val="24"/>
          <w:szCs w:val="24"/>
        </w:rPr>
        <w:t xml:space="preserve"> Cachoeiras desembocam nos rio</w:t>
      </w:r>
      <w:r w:rsidR="00BC71E1" w:rsidRPr="00A3036C">
        <w:rPr>
          <w:rFonts w:ascii="Times New Roman" w:hAnsi="Times New Roman" w:cs="Times New Roman"/>
          <w:sz w:val="24"/>
          <w:szCs w:val="24"/>
        </w:rPr>
        <w:t>s de águas límpidas e naturais ornamentadas por espécies animais coloridas</w:t>
      </w:r>
      <w:r w:rsidR="000B1371" w:rsidRPr="00A3036C">
        <w:rPr>
          <w:rFonts w:ascii="Times New Roman" w:hAnsi="Times New Roman" w:cs="Times New Roman"/>
          <w:sz w:val="24"/>
          <w:szCs w:val="24"/>
        </w:rPr>
        <w:t>.</w:t>
      </w:r>
      <w:r w:rsidR="00BC71E1" w:rsidRPr="00A3036C">
        <w:rPr>
          <w:rFonts w:ascii="Times New Roman" w:hAnsi="Times New Roman" w:cs="Times New Roman"/>
          <w:sz w:val="24"/>
          <w:szCs w:val="24"/>
        </w:rPr>
        <w:t xml:space="preserve"> </w:t>
      </w:r>
      <w:r w:rsidR="000B1371" w:rsidRPr="00A3036C">
        <w:rPr>
          <w:rFonts w:ascii="Times New Roman" w:hAnsi="Times New Roman" w:cs="Times New Roman"/>
          <w:sz w:val="24"/>
          <w:szCs w:val="24"/>
        </w:rPr>
        <w:t>M</w:t>
      </w:r>
      <w:r w:rsidR="00BC71E1" w:rsidRPr="00A3036C">
        <w:rPr>
          <w:rFonts w:ascii="Times New Roman" w:hAnsi="Times New Roman" w:cs="Times New Roman"/>
          <w:sz w:val="24"/>
          <w:szCs w:val="24"/>
        </w:rPr>
        <w:t>argeadas por arvores frutíferas de todas as procedências, também vist</w:t>
      </w:r>
      <w:r w:rsidR="000B1371" w:rsidRPr="00A3036C">
        <w:rPr>
          <w:rFonts w:ascii="Times New Roman" w:hAnsi="Times New Roman" w:cs="Times New Roman"/>
          <w:sz w:val="24"/>
          <w:szCs w:val="24"/>
        </w:rPr>
        <w:t>as</w:t>
      </w:r>
      <w:r w:rsidR="00BC71E1" w:rsidRPr="00A3036C">
        <w:rPr>
          <w:rFonts w:ascii="Times New Roman" w:hAnsi="Times New Roman" w:cs="Times New Roman"/>
          <w:sz w:val="24"/>
          <w:szCs w:val="24"/>
        </w:rPr>
        <w:t xml:space="preserve"> pelos viajantes na</w:t>
      </w:r>
      <w:r w:rsidR="007E20AB" w:rsidRPr="00A3036C">
        <w:rPr>
          <w:rFonts w:ascii="Times New Roman" w:hAnsi="Times New Roman" w:cs="Times New Roman"/>
          <w:sz w:val="24"/>
          <w:szCs w:val="24"/>
        </w:rPr>
        <w:t xml:space="preserve"> flora</w:t>
      </w:r>
      <w:r w:rsidR="00BC71E1" w:rsidRPr="00A3036C">
        <w:rPr>
          <w:rFonts w:ascii="Times New Roman" w:hAnsi="Times New Roman" w:cs="Times New Roman"/>
          <w:sz w:val="24"/>
          <w:szCs w:val="24"/>
        </w:rPr>
        <w:t xml:space="preserve"> e fauna, mestra</w:t>
      </w:r>
      <w:r w:rsidR="007E20AB" w:rsidRPr="00A3036C">
        <w:rPr>
          <w:rFonts w:ascii="Times New Roman" w:hAnsi="Times New Roman" w:cs="Times New Roman"/>
          <w:sz w:val="24"/>
          <w:szCs w:val="24"/>
        </w:rPr>
        <w:t>s</w:t>
      </w:r>
      <w:r w:rsidR="00BC71E1" w:rsidRPr="00A3036C">
        <w:rPr>
          <w:rFonts w:ascii="Times New Roman" w:hAnsi="Times New Roman" w:cs="Times New Roman"/>
          <w:sz w:val="24"/>
          <w:szCs w:val="24"/>
        </w:rPr>
        <w:t xml:space="preserve"> de cerimônia e ilustradora</w:t>
      </w:r>
      <w:r w:rsidR="007E20AB" w:rsidRPr="00A3036C">
        <w:rPr>
          <w:rFonts w:ascii="Times New Roman" w:hAnsi="Times New Roman" w:cs="Times New Roman"/>
          <w:sz w:val="24"/>
          <w:szCs w:val="24"/>
        </w:rPr>
        <w:t>s</w:t>
      </w:r>
      <w:r w:rsidR="00BC71E1" w:rsidRPr="00A3036C">
        <w:rPr>
          <w:rFonts w:ascii="Times New Roman" w:hAnsi="Times New Roman" w:cs="Times New Roman"/>
          <w:sz w:val="24"/>
          <w:szCs w:val="24"/>
        </w:rPr>
        <w:t xml:space="preserve"> destas paisagens naturais</w:t>
      </w:r>
      <w:r w:rsidR="007E20AB" w:rsidRPr="00A3036C">
        <w:rPr>
          <w:rFonts w:ascii="Times New Roman" w:hAnsi="Times New Roman" w:cs="Times New Roman"/>
          <w:sz w:val="24"/>
          <w:szCs w:val="24"/>
        </w:rPr>
        <w:t xml:space="preserve"> de infinito degradê verde</w:t>
      </w:r>
      <w:r w:rsidR="00BC71E1" w:rsidRPr="00A3036C">
        <w:rPr>
          <w:rFonts w:ascii="Times New Roman" w:hAnsi="Times New Roman" w:cs="Times New Roman"/>
          <w:sz w:val="24"/>
          <w:szCs w:val="24"/>
        </w:rPr>
        <w:t>.</w:t>
      </w:r>
    </w:p>
    <w:p w14:paraId="42DE08C0" w14:textId="222C686A" w:rsidR="003056F9" w:rsidRPr="00A3036C" w:rsidRDefault="007E20AB"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F</w:t>
      </w:r>
      <w:r w:rsidR="003056F9" w:rsidRPr="00A3036C">
        <w:rPr>
          <w:rFonts w:ascii="Times New Roman" w:hAnsi="Times New Roman" w:cs="Times New Roman"/>
          <w:sz w:val="24"/>
          <w:szCs w:val="24"/>
        </w:rPr>
        <w:t xml:space="preserve">actível reprodução deste mesmo planeta </w:t>
      </w:r>
      <w:r w:rsidR="000B1371" w:rsidRPr="00A3036C">
        <w:rPr>
          <w:rFonts w:ascii="Times New Roman" w:hAnsi="Times New Roman" w:cs="Times New Roman"/>
          <w:sz w:val="24"/>
          <w:szCs w:val="24"/>
        </w:rPr>
        <w:t xml:space="preserve"> </w:t>
      </w:r>
      <w:r w:rsidR="003056F9" w:rsidRPr="00A3036C">
        <w:rPr>
          <w:rFonts w:ascii="Times New Roman" w:hAnsi="Times New Roman" w:cs="Times New Roman"/>
          <w:sz w:val="24"/>
          <w:szCs w:val="24"/>
        </w:rPr>
        <w:t>na subterraneidade, mesmo, sob domínio, por ora, de</w:t>
      </w:r>
      <w:r w:rsidR="003056F9" w:rsidRPr="00A3036C">
        <w:rPr>
          <w:rFonts w:ascii="Times New Roman" w:hAnsi="Times New Roman" w:cs="Times New Roman"/>
          <w:i/>
          <w:iCs/>
          <w:sz w:val="24"/>
          <w:szCs w:val="24"/>
        </w:rPr>
        <w:t xml:space="preserve"> malenirus</w:t>
      </w:r>
      <w:r w:rsidR="003056F9" w:rsidRPr="00A3036C">
        <w:rPr>
          <w:rFonts w:ascii="Times New Roman" w:hAnsi="Times New Roman" w:cs="Times New Roman"/>
          <w:sz w:val="24"/>
          <w:szCs w:val="24"/>
        </w:rPr>
        <w:t xml:space="preserve">, </w:t>
      </w:r>
      <w:r w:rsidR="003056F9" w:rsidRPr="00A3036C">
        <w:rPr>
          <w:rFonts w:ascii="Times New Roman" w:hAnsi="Times New Roman" w:cs="Times New Roman"/>
          <w:i/>
          <w:iCs/>
          <w:sz w:val="24"/>
          <w:szCs w:val="24"/>
        </w:rPr>
        <w:t xml:space="preserve">reinonaques </w:t>
      </w:r>
      <w:r w:rsidR="003056F9" w:rsidRPr="00A3036C">
        <w:rPr>
          <w:rFonts w:ascii="Times New Roman" w:hAnsi="Times New Roman" w:cs="Times New Roman"/>
          <w:sz w:val="24"/>
          <w:szCs w:val="24"/>
        </w:rPr>
        <w:t xml:space="preserve">e </w:t>
      </w:r>
      <w:r w:rsidR="003056F9" w:rsidRPr="00A3036C">
        <w:rPr>
          <w:rFonts w:ascii="Times New Roman" w:hAnsi="Times New Roman" w:cs="Times New Roman"/>
          <w:i/>
          <w:iCs/>
          <w:sz w:val="24"/>
          <w:szCs w:val="24"/>
        </w:rPr>
        <w:t>dominitilianos</w:t>
      </w:r>
      <w:r w:rsidR="004C51AA" w:rsidRPr="00A3036C">
        <w:rPr>
          <w:rFonts w:ascii="Times New Roman" w:hAnsi="Times New Roman" w:cs="Times New Roman"/>
          <w:sz w:val="24"/>
          <w:szCs w:val="24"/>
        </w:rPr>
        <w:t>, torna-se mensurável o encontro destes extremos, cumprindo-se, opcionalmente, o trajeto pela população terráquea</w:t>
      </w:r>
      <w:r w:rsidR="003056F9" w:rsidRPr="00A3036C">
        <w:rPr>
          <w:rFonts w:ascii="Times New Roman" w:hAnsi="Times New Roman" w:cs="Times New Roman"/>
          <w:sz w:val="24"/>
          <w:szCs w:val="24"/>
        </w:rPr>
        <w:t xml:space="preserve"> </w:t>
      </w:r>
      <w:r w:rsidR="004C51AA" w:rsidRPr="00A3036C">
        <w:rPr>
          <w:rFonts w:ascii="Times New Roman" w:hAnsi="Times New Roman" w:cs="Times New Roman"/>
          <w:sz w:val="24"/>
          <w:szCs w:val="24"/>
        </w:rPr>
        <w:t xml:space="preserve">iniciado no </w:t>
      </w:r>
      <w:r w:rsidR="004C51AA" w:rsidRPr="00A3036C">
        <w:rPr>
          <w:rFonts w:ascii="Times New Roman" w:hAnsi="Times New Roman" w:cs="Times New Roman"/>
          <w:i/>
          <w:iCs/>
          <w:sz w:val="24"/>
          <w:szCs w:val="24"/>
        </w:rPr>
        <w:t xml:space="preserve">quinto </w:t>
      </w:r>
      <w:r w:rsidR="004C51AA" w:rsidRPr="00A3036C">
        <w:rPr>
          <w:rFonts w:ascii="Times New Roman" w:hAnsi="Times New Roman" w:cs="Times New Roman"/>
          <w:sz w:val="24"/>
          <w:szCs w:val="24"/>
        </w:rPr>
        <w:t xml:space="preserve">e terminado no </w:t>
      </w:r>
      <w:r w:rsidR="004C51AA" w:rsidRPr="00A3036C">
        <w:rPr>
          <w:rFonts w:ascii="Times New Roman" w:hAnsi="Times New Roman" w:cs="Times New Roman"/>
          <w:i/>
          <w:iCs/>
          <w:sz w:val="24"/>
          <w:szCs w:val="24"/>
        </w:rPr>
        <w:t>décimo segundo plano terráqueo</w:t>
      </w:r>
      <w:r w:rsidR="00BD2484" w:rsidRPr="00A3036C">
        <w:rPr>
          <w:rFonts w:ascii="Times New Roman" w:hAnsi="Times New Roman" w:cs="Times New Roman"/>
          <w:sz w:val="24"/>
          <w:szCs w:val="24"/>
        </w:rPr>
        <w:t>.</w:t>
      </w:r>
      <w:r w:rsidR="004C51AA" w:rsidRPr="00A3036C">
        <w:rPr>
          <w:rFonts w:ascii="Times New Roman" w:hAnsi="Times New Roman" w:cs="Times New Roman"/>
          <w:sz w:val="24"/>
          <w:szCs w:val="24"/>
        </w:rPr>
        <w:t xml:space="preserve"> </w:t>
      </w:r>
      <w:r w:rsidR="00BD2484" w:rsidRPr="00A3036C">
        <w:rPr>
          <w:rFonts w:ascii="Times New Roman" w:hAnsi="Times New Roman" w:cs="Times New Roman"/>
          <w:sz w:val="24"/>
          <w:szCs w:val="24"/>
        </w:rPr>
        <w:t>C</w:t>
      </w:r>
      <w:r w:rsidR="004C51AA" w:rsidRPr="00A3036C">
        <w:rPr>
          <w:rFonts w:ascii="Times New Roman" w:hAnsi="Times New Roman" w:cs="Times New Roman"/>
          <w:sz w:val="24"/>
          <w:szCs w:val="24"/>
        </w:rPr>
        <w:t xml:space="preserve">ontinuado para suplantar novos desafios pela conquista da </w:t>
      </w:r>
      <w:r w:rsidR="004C51AA" w:rsidRPr="00A3036C">
        <w:rPr>
          <w:rFonts w:ascii="Times New Roman" w:hAnsi="Times New Roman" w:cs="Times New Roman"/>
          <w:sz w:val="24"/>
          <w:szCs w:val="24"/>
        </w:rPr>
        <w:lastRenderedPageBreak/>
        <w:t>felicidade plena do terrícola. O subterrâneo terrestre e o cume do monumento montanhoso</w:t>
      </w:r>
      <w:r w:rsidR="00C62EC5" w:rsidRPr="00A3036C">
        <w:rPr>
          <w:rFonts w:ascii="Times New Roman" w:hAnsi="Times New Roman" w:cs="Times New Roman"/>
          <w:sz w:val="24"/>
          <w:szCs w:val="24"/>
        </w:rPr>
        <w:t>,</w:t>
      </w:r>
      <w:r w:rsidR="004C51AA" w:rsidRPr="00A3036C">
        <w:rPr>
          <w:rFonts w:ascii="Times New Roman" w:hAnsi="Times New Roman" w:cs="Times New Roman"/>
          <w:sz w:val="24"/>
          <w:szCs w:val="24"/>
        </w:rPr>
        <w:t xml:space="preserve"> invisível aos adormecidos pelo Sistema Terra e </w:t>
      </w:r>
      <w:r w:rsidR="004C51AA" w:rsidRPr="00A3036C">
        <w:rPr>
          <w:rFonts w:ascii="Times New Roman" w:hAnsi="Times New Roman" w:cs="Times New Roman"/>
          <w:i/>
          <w:iCs/>
          <w:sz w:val="24"/>
          <w:szCs w:val="24"/>
        </w:rPr>
        <w:t>os donos do mundo</w:t>
      </w:r>
      <w:r w:rsidR="004C51AA" w:rsidRPr="00A3036C">
        <w:rPr>
          <w:rFonts w:ascii="Times New Roman" w:hAnsi="Times New Roman" w:cs="Times New Roman"/>
          <w:sz w:val="24"/>
          <w:szCs w:val="24"/>
        </w:rPr>
        <w:t xml:space="preserve">, ambos, por questões vibracionais,  </w:t>
      </w:r>
      <w:r w:rsidR="00C62EC5" w:rsidRPr="00A3036C">
        <w:rPr>
          <w:rFonts w:ascii="Times New Roman" w:hAnsi="Times New Roman" w:cs="Times New Roman"/>
          <w:sz w:val="24"/>
          <w:szCs w:val="24"/>
        </w:rPr>
        <w:t xml:space="preserve">encontrar-se-ão depois da concretização de </w:t>
      </w:r>
      <w:r w:rsidR="00C62EC5" w:rsidRPr="00A3036C">
        <w:rPr>
          <w:rFonts w:ascii="Times New Roman" w:hAnsi="Times New Roman" w:cs="Times New Roman"/>
          <w:i/>
          <w:iCs/>
          <w:sz w:val="24"/>
          <w:szCs w:val="24"/>
        </w:rPr>
        <w:t>o aprendizado da delicadeza</w:t>
      </w:r>
      <w:r w:rsidR="00C62EC5" w:rsidRPr="00A3036C">
        <w:rPr>
          <w:rFonts w:ascii="Times New Roman" w:hAnsi="Times New Roman" w:cs="Times New Roman"/>
          <w:sz w:val="24"/>
          <w:szCs w:val="24"/>
        </w:rPr>
        <w:t>.</w:t>
      </w:r>
      <w:r w:rsidR="00C62EC5" w:rsidRPr="00A3036C">
        <w:rPr>
          <w:rFonts w:ascii="Times New Roman" w:hAnsi="Times New Roman" w:cs="Times New Roman"/>
          <w:i/>
          <w:iCs/>
          <w:sz w:val="24"/>
          <w:szCs w:val="24"/>
        </w:rPr>
        <w:t xml:space="preserve"> </w:t>
      </w:r>
      <w:r w:rsidR="00C62EC5" w:rsidRPr="00A3036C">
        <w:rPr>
          <w:rFonts w:ascii="Times New Roman" w:hAnsi="Times New Roman" w:cs="Times New Roman"/>
          <w:sz w:val="24"/>
          <w:szCs w:val="24"/>
        </w:rPr>
        <w:t xml:space="preserve">Conhecimento adquirido nas vivências conscientizadas até o </w:t>
      </w:r>
      <w:r w:rsidR="00C62EC5" w:rsidRPr="00A3036C">
        <w:rPr>
          <w:rFonts w:ascii="Times New Roman" w:hAnsi="Times New Roman" w:cs="Times New Roman"/>
          <w:i/>
          <w:iCs/>
          <w:sz w:val="24"/>
          <w:szCs w:val="24"/>
        </w:rPr>
        <w:t>décimo segundo plano terráqueo</w:t>
      </w:r>
      <w:r w:rsidR="00C62EC5" w:rsidRPr="00A3036C">
        <w:rPr>
          <w:rFonts w:ascii="Times New Roman" w:hAnsi="Times New Roman" w:cs="Times New Roman"/>
          <w:sz w:val="24"/>
          <w:szCs w:val="24"/>
        </w:rPr>
        <w:t xml:space="preserve"> pelos optantes, </w:t>
      </w:r>
      <w:r w:rsidR="00BD2484" w:rsidRPr="00A3036C">
        <w:rPr>
          <w:rFonts w:ascii="Times New Roman" w:hAnsi="Times New Roman" w:cs="Times New Roman"/>
          <w:sz w:val="24"/>
          <w:szCs w:val="24"/>
        </w:rPr>
        <w:t>reavivad</w:t>
      </w:r>
      <w:r w:rsidR="00C62EC5" w:rsidRPr="00A3036C">
        <w:rPr>
          <w:rFonts w:ascii="Times New Roman" w:hAnsi="Times New Roman" w:cs="Times New Roman"/>
          <w:sz w:val="24"/>
          <w:szCs w:val="24"/>
        </w:rPr>
        <w:t>os, independentemente de suas origens planetárias</w:t>
      </w:r>
      <w:r w:rsidR="00BC71E1" w:rsidRPr="00A3036C">
        <w:rPr>
          <w:rFonts w:ascii="Times New Roman" w:hAnsi="Times New Roman" w:cs="Times New Roman"/>
          <w:sz w:val="24"/>
          <w:szCs w:val="24"/>
        </w:rPr>
        <w:t>.</w:t>
      </w:r>
      <w:r w:rsidR="00C62EC5" w:rsidRPr="00A3036C">
        <w:rPr>
          <w:rFonts w:ascii="Times New Roman" w:hAnsi="Times New Roman" w:cs="Times New Roman"/>
          <w:sz w:val="24"/>
          <w:szCs w:val="24"/>
        </w:rPr>
        <w:t xml:space="preserve"> </w:t>
      </w:r>
      <w:r w:rsidR="00BC71E1" w:rsidRPr="00A3036C">
        <w:rPr>
          <w:rFonts w:ascii="Times New Roman" w:hAnsi="Times New Roman" w:cs="Times New Roman"/>
          <w:sz w:val="24"/>
          <w:szCs w:val="24"/>
        </w:rPr>
        <w:t>Estes</w:t>
      </w:r>
      <w:r w:rsidR="00C62EC5" w:rsidRPr="00A3036C">
        <w:rPr>
          <w:rFonts w:ascii="Times New Roman" w:hAnsi="Times New Roman" w:cs="Times New Roman"/>
          <w:sz w:val="24"/>
          <w:szCs w:val="24"/>
        </w:rPr>
        <w:t xml:space="preserve"> vislumbram, apoiados pelas raças universais afinadas ao SEU —</w:t>
      </w:r>
      <w:r w:rsidR="00BD2484" w:rsidRPr="00A3036C">
        <w:rPr>
          <w:rFonts w:ascii="Times New Roman" w:hAnsi="Times New Roman" w:cs="Times New Roman"/>
          <w:sz w:val="24"/>
          <w:szCs w:val="24"/>
        </w:rPr>
        <w:t xml:space="preserve"> </w:t>
      </w:r>
      <w:r w:rsidR="00C62EC5" w:rsidRPr="00A3036C">
        <w:rPr>
          <w:rFonts w:ascii="Times New Roman" w:hAnsi="Times New Roman" w:cs="Times New Roman"/>
          <w:sz w:val="24"/>
          <w:szCs w:val="24"/>
        </w:rPr>
        <w:t>Soberana Energia Universal, seu orbe energizado pelos raios violeta e lilás do casal criador</w:t>
      </w:r>
      <w:r w:rsidR="001F60AC" w:rsidRPr="00A3036C">
        <w:rPr>
          <w:rFonts w:ascii="Times New Roman" w:hAnsi="Times New Roman" w:cs="Times New Roman"/>
          <w:sz w:val="24"/>
          <w:szCs w:val="24"/>
        </w:rPr>
        <w:t xml:space="preserve">, </w:t>
      </w:r>
      <w:r w:rsidR="00BD2484" w:rsidRPr="00A3036C">
        <w:rPr>
          <w:rFonts w:ascii="Times New Roman" w:hAnsi="Times New Roman" w:cs="Times New Roman"/>
          <w:sz w:val="24"/>
          <w:szCs w:val="24"/>
        </w:rPr>
        <w:t>pel</w:t>
      </w:r>
      <w:r w:rsidR="001F60AC" w:rsidRPr="00A3036C">
        <w:rPr>
          <w:rFonts w:ascii="Times New Roman" w:hAnsi="Times New Roman" w:cs="Times New Roman"/>
          <w:sz w:val="24"/>
          <w:szCs w:val="24"/>
        </w:rPr>
        <w:t>o futuro de</w:t>
      </w:r>
      <w:r w:rsidR="00C62EC5" w:rsidRPr="00A3036C">
        <w:rPr>
          <w:rFonts w:ascii="Times New Roman" w:hAnsi="Times New Roman" w:cs="Times New Roman"/>
          <w:sz w:val="24"/>
          <w:szCs w:val="24"/>
        </w:rPr>
        <w:t xml:space="preserve"> felicidade plena</w:t>
      </w:r>
      <w:r w:rsidR="001F60AC" w:rsidRPr="00A3036C">
        <w:rPr>
          <w:rFonts w:ascii="Times New Roman" w:hAnsi="Times New Roman" w:cs="Times New Roman"/>
          <w:sz w:val="24"/>
          <w:szCs w:val="24"/>
        </w:rPr>
        <w:t>.</w:t>
      </w:r>
    </w:p>
    <w:p w14:paraId="4F20F15C" w14:textId="70B6DC85" w:rsidR="00E45ED3" w:rsidRPr="00A3036C" w:rsidRDefault="001F60AC"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cada continente visitado pelos </w:t>
      </w:r>
      <w:r w:rsidRPr="00A3036C">
        <w:rPr>
          <w:rFonts w:ascii="Times New Roman" w:hAnsi="Times New Roman" w:cs="Times New Roman"/>
          <w:i/>
          <w:iCs/>
          <w:sz w:val="24"/>
          <w:szCs w:val="24"/>
        </w:rPr>
        <w:t xml:space="preserve">escolhidos </w:t>
      </w:r>
      <w:r w:rsidRPr="00A3036C">
        <w:rPr>
          <w:rFonts w:ascii="Times New Roman" w:hAnsi="Times New Roman" w:cs="Times New Roman"/>
          <w:sz w:val="24"/>
          <w:szCs w:val="24"/>
        </w:rPr>
        <w:t>no planeta dos sonhos em todos os sentidos, Harrison, Taylor &amp; Agregados deparam-se com pequenas populações, entre elas, notáveis, desencarnados, observados nas suas origens</w:t>
      </w:r>
      <w:r w:rsidR="003E3DF0" w:rsidRPr="00A3036C">
        <w:rPr>
          <w:rFonts w:ascii="Times New Roman" w:hAnsi="Times New Roman" w:cs="Times New Roman"/>
          <w:sz w:val="24"/>
          <w:szCs w:val="24"/>
        </w:rPr>
        <w:t>,</w:t>
      </w:r>
      <w:r w:rsidRPr="00A3036C">
        <w:rPr>
          <w:rFonts w:ascii="Times New Roman" w:hAnsi="Times New Roman" w:cs="Times New Roman"/>
          <w:sz w:val="24"/>
          <w:szCs w:val="24"/>
        </w:rPr>
        <w:t xml:space="preserve"> mistura</w:t>
      </w:r>
      <w:r w:rsidR="00BD2484" w:rsidRPr="00A3036C">
        <w:rPr>
          <w:rFonts w:ascii="Times New Roman" w:hAnsi="Times New Roman" w:cs="Times New Roman"/>
          <w:sz w:val="24"/>
          <w:szCs w:val="24"/>
        </w:rPr>
        <w:t>dos</w:t>
      </w:r>
      <w:r w:rsidRPr="00A3036C">
        <w:rPr>
          <w:rFonts w:ascii="Times New Roman" w:hAnsi="Times New Roman" w:cs="Times New Roman"/>
          <w:sz w:val="24"/>
          <w:szCs w:val="24"/>
        </w:rPr>
        <w:t xml:space="preserve"> a </w:t>
      </w:r>
      <w:r w:rsidR="007E20AB" w:rsidRPr="00A3036C">
        <w:rPr>
          <w:rFonts w:ascii="Times New Roman" w:hAnsi="Times New Roman" w:cs="Times New Roman"/>
          <w:sz w:val="24"/>
          <w:szCs w:val="24"/>
        </w:rPr>
        <w:t>terrícol</w:t>
      </w:r>
      <w:r w:rsidRPr="00A3036C">
        <w:rPr>
          <w:rFonts w:ascii="Times New Roman" w:hAnsi="Times New Roman" w:cs="Times New Roman"/>
          <w:sz w:val="24"/>
          <w:szCs w:val="24"/>
        </w:rPr>
        <w:t>as comuns</w:t>
      </w:r>
      <w:r w:rsidR="003E3DF0" w:rsidRPr="00A3036C">
        <w:rPr>
          <w:rFonts w:ascii="Times New Roman" w:hAnsi="Times New Roman" w:cs="Times New Roman"/>
          <w:sz w:val="24"/>
          <w:szCs w:val="24"/>
        </w:rPr>
        <w:t xml:space="preserve"> na</w:t>
      </w:r>
      <w:r w:rsidR="007E20AB" w:rsidRPr="00A3036C">
        <w:rPr>
          <w:rFonts w:ascii="Times New Roman" w:hAnsi="Times New Roman" w:cs="Times New Roman"/>
          <w:sz w:val="24"/>
          <w:szCs w:val="24"/>
        </w:rPr>
        <w:t xml:space="preserve"> troca</w:t>
      </w:r>
      <w:r w:rsidR="003E3DF0" w:rsidRPr="00A3036C">
        <w:rPr>
          <w:rFonts w:ascii="Times New Roman" w:hAnsi="Times New Roman" w:cs="Times New Roman"/>
          <w:sz w:val="24"/>
          <w:szCs w:val="24"/>
        </w:rPr>
        <w:t xml:space="preserve"> de</w:t>
      </w:r>
      <w:r w:rsidR="007E20AB" w:rsidRPr="00A3036C">
        <w:rPr>
          <w:rFonts w:ascii="Times New Roman" w:hAnsi="Times New Roman" w:cs="Times New Roman"/>
          <w:sz w:val="24"/>
          <w:szCs w:val="24"/>
        </w:rPr>
        <w:t xml:space="preserve"> experiências com seres de raças universais</w:t>
      </w:r>
      <w:r w:rsidR="003E3DF0"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3E3DF0" w:rsidRPr="00A3036C">
        <w:rPr>
          <w:rFonts w:ascii="Times New Roman" w:hAnsi="Times New Roman" w:cs="Times New Roman"/>
          <w:sz w:val="24"/>
          <w:szCs w:val="24"/>
        </w:rPr>
        <w:t>O</w:t>
      </w:r>
      <w:r w:rsidRPr="00A3036C">
        <w:rPr>
          <w:rFonts w:ascii="Times New Roman" w:hAnsi="Times New Roman" w:cs="Times New Roman"/>
          <w:sz w:val="24"/>
          <w:szCs w:val="24"/>
        </w:rPr>
        <w:t>bservando-se a relação igualitária</w:t>
      </w:r>
      <w:r w:rsidR="003E3DF0" w:rsidRPr="00A3036C">
        <w:rPr>
          <w:rFonts w:ascii="Times New Roman" w:hAnsi="Times New Roman" w:cs="Times New Roman"/>
          <w:sz w:val="24"/>
          <w:szCs w:val="24"/>
        </w:rPr>
        <w:t xml:space="preserve"> de egos</w:t>
      </w:r>
      <w:r w:rsidRPr="00A3036C">
        <w:rPr>
          <w:rFonts w:ascii="Times New Roman" w:hAnsi="Times New Roman" w:cs="Times New Roman"/>
          <w:sz w:val="24"/>
          <w:szCs w:val="24"/>
        </w:rPr>
        <w:t xml:space="preserve"> humanitári</w:t>
      </w:r>
      <w:r w:rsidR="003E3DF0" w:rsidRPr="00A3036C">
        <w:rPr>
          <w:rFonts w:ascii="Times New Roman" w:hAnsi="Times New Roman" w:cs="Times New Roman"/>
          <w:sz w:val="24"/>
          <w:szCs w:val="24"/>
        </w:rPr>
        <w:t>os e universalizados nos seus respectivos estágios</w:t>
      </w:r>
      <w:r w:rsidRPr="00A3036C">
        <w:rPr>
          <w:rFonts w:ascii="Times New Roman" w:hAnsi="Times New Roman" w:cs="Times New Roman"/>
          <w:sz w:val="24"/>
          <w:szCs w:val="24"/>
        </w:rPr>
        <w:t xml:space="preserve"> de reconhecimento da importância de todas as funcionalidades na construção</w:t>
      </w:r>
      <w:r w:rsidR="00E45ED3" w:rsidRPr="00A3036C">
        <w:rPr>
          <w:rFonts w:ascii="Times New Roman" w:hAnsi="Times New Roman" w:cs="Times New Roman"/>
          <w:sz w:val="24"/>
          <w:szCs w:val="24"/>
        </w:rPr>
        <w:t xml:space="preserve"> do futuro</w:t>
      </w:r>
      <w:r w:rsidR="00BC71E1" w:rsidRPr="00A3036C">
        <w:rPr>
          <w:rFonts w:ascii="Times New Roman" w:hAnsi="Times New Roman" w:cs="Times New Roman"/>
          <w:sz w:val="24"/>
          <w:szCs w:val="24"/>
        </w:rPr>
        <w:t>, despertado no presente</w:t>
      </w:r>
      <w:r w:rsidRPr="00A3036C">
        <w:rPr>
          <w:rFonts w:ascii="Times New Roman" w:hAnsi="Times New Roman" w:cs="Times New Roman"/>
          <w:sz w:val="24"/>
          <w:szCs w:val="24"/>
        </w:rPr>
        <w:t xml:space="preserve">. </w:t>
      </w:r>
    </w:p>
    <w:p w14:paraId="3EA3B39A" w14:textId="0AEE442A" w:rsidR="001F60AC" w:rsidRPr="00A3036C" w:rsidRDefault="00E45ED3"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Todos, sem exceção, submetidos as pressões sistêmicas para reencarnarem repetidas vezes, sob o véu do esquecimento, despertos,</w:t>
      </w:r>
      <w:r w:rsidR="001F60AC" w:rsidRPr="00A3036C">
        <w:rPr>
          <w:rFonts w:ascii="Times New Roman" w:hAnsi="Times New Roman" w:cs="Times New Roman"/>
          <w:sz w:val="24"/>
          <w:szCs w:val="24"/>
        </w:rPr>
        <w:t xml:space="preserve"> </w:t>
      </w:r>
      <w:r w:rsidR="006F610D" w:rsidRPr="00A3036C">
        <w:rPr>
          <w:rFonts w:ascii="Times New Roman" w:hAnsi="Times New Roman" w:cs="Times New Roman"/>
          <w:sz w:val="24"/>
          <w:szCs w:val="24"/>
        </w:rPr>
        <w:t>declar</w:t>
      </w:r>
      <w:r w:rsidRPr="00A3036C">
        <w:rPr>
          <w:rFonts w:ascii="Times New Roman" w:hAnsi="Times New Roman" w:cs="Times New Roman"/>
          <w:sz w:val="24"/>
          <w:szCs w:val="24"/>
        </w:rPr>
        <w:t xml:space="preserve">am-se como negacionistas do Sistema Terra, não só no </w:t>
      </w:r>
      <w:r w:rsidRPr="00A3036C">
        <w:rPr>
          <w:rFonts w:ascii="Times New Roman" w:hAnsi="Times New Roman" w:cs="Times New Roman"/>
          <w:i/>
          <w:iCs/>
          <w:sz w:val="24"/>
          <w:szCs w:val="24"/>
        </w:rPr>
        <w:t>segundo</w:t>
      </w:r>
      <w:r w:rsidRPr="00A3036C">
        <w:rPr>
          <w:rFonts w:ascii="Times New Roman" w:hAnsi="Times New Roman" w:cs="Times New Roman"/>
          <w:sz w:val="24"/>
          <w:szCs w:val="24"/>
        </w:rPr>
        <w:t xml:space="preserve">, como também no </w:t>
      </w:r>
      <w:r w:rsidRPr="00A3036C">
        <w:rPr>
          <w:rFonts w:ascii="Times New Roman" w:hAnsi="Times New Roman" w:cs="Times New Roman"/>
          <w:i/>
          <w:iCs/>
          <w:sz w:val="24"/>
          <w:szCs w:val="24"/>
        </w:rPr>
        <w:t>quarto</w:t>
      </w:r>
      <w:r w:rsidRPr="00A3036C">
        <w:rPr>
          <w:rFonts w:ascii="Times New Roman" w:hAnsi="Times New Roman" w:cs="Times New Roman"/>
          <w:sz w:val="24"/>
          <w:szCs w:val="24"/>
        </w:rPr>
        <w:t>,  este</w:t>
      </w:r>
      <w:r w:rsidR="00BC71E1" w:rsidRPr="00A3036C">
        <w:rPr>
          <w:rFonts w:ascii="Times New Roman" w:hAnsi="Times New Roman" w:cs="Times New Roman"/>
          <w:sz w:val="24"/>
          <w:szCs w:val="24"/>
        </w:rPr>
        <w:t>,</w:t>
      </w:r>
      <w:r w:rsidRPr="00A3036C">
        <w:rPr>
          <w:rFonts w:ascii="Times New Roman" w:hAnsi="Times New Roman" w:cs="Times New Roman"/>
          <w:sz w:val="24"/>
          <w:szCs w:val="24"/>
        </w:rPr>
        <w:t xml:space="preserve"> decisivo para a consciência transicional ao </w:t>
      </w:r>
      <w:r w:rsidRPr="00A3036C">
        <w:rPr>
          <w:rFonts w:ascii="Times New Roman" w:hAnsi="Times New Roman" w:cs="Times New Roman"/>
          <w:i/>
          <w:iCs/>
          <w:sz w:val="24"/>
          <w:szCs w:val="24"/>
        </w:rPr>
        <w:t>quinto plano terráqueo</w:t>
      </w:r>
      <w:r w:rsidRPr="00A3036C">
        <w:rPr>
          <w:rFonts w:ascii="Times New Roman" w:hAnsi="Times New Roman" w:cs="Times New Roman"/>
          <w:sz w:val="24"/>
          <w:szCs w:val="24"/>
        </w:rPr>
        <w:t>.</w:t>
      </w:r>
    </w:p>
    <w:p w14:paraId="4CA95FED" w14:textId="284D9CA0" w:rsidR="00DD2A06" w:rsidRPr="00A3036C" w:rsidRDefault="00DD2A06" w:rsidP="00DD2A06">
      <w:pPr>
        <w:spacing w:after="0"/>
        <w:jc w:val="both"/>
        <w:rPr>
          <w:rFonts w:ascii="Times New Roman" w:hAnsi="Times New Roman" w:cs="Times New Roman"/>
          <w:sz w:val="24"/>
          <w:szCs w:val="24"/>
        </w:rPr>
      </w:pPr>
      <w:r w:rsidRPr="00A3036C">
        <w:rPr>
          <w:rFonts w:ascii="Times New Roman" w:hAnsi="Times New Roman" w:cs="Times New Roman"/>
          <w:sz w:val="24"/>
          <w:szCs w:val="24"/>
        </w:rPr>
        <w:t>Dogmas dos pilares sistêmicos: governo, religião, mídia e educação deletados</w:t>
      </w:r>
      <w:r w:rsidR="00EB6538" w:rsidRPr="00A3036C">
        <w:rPr>
          <w:rFonts w:ascii="Times New Roman" w:hAnsi="Times New Roman" w:cs="Times New Roman"/>
          <w:sz w:val="24"/>
          <w:szCs w:val="24"/>
        </w:rPr>
        <w:t>. C</w:t>
      </w:r>
      <w:r w:rsidRPr="00A3036C">
        <w:rPr>
          <w:rFonts w:ascii="Times New Roman" w:hAnsi="Times New Roman" w:cs="Times New Roman"/>
          <w:sz w:val="24"/>
          <w:szCs w:val="24"/>
        </w:rPr>
        <w:t xml:space="preserve">onsciência da ignorância próxima passada resumida </w:t>
      </w:r>
      <w:r w:rsidRPr="00A3036C">
        <w:rPr>
          <w:rFonts w:ascii="Times New Roman" w:hAnsi="Times New Roman" w:cs="Times New Roman"/>
          <w:i/>
          <w:iCs/>
          <w:sz w:val="24"/>
          <w:szCs w:val="24"/>
        </w:rPr>
        <w:t>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r w:rsidRPr="00A3036C">
        <w:rPr>
          <w:rFonts w:ascii="Times New Roman" w:hAnsi="Times New Roman" w:cs="Times New Roman"/>
          <w:sz w:val="24"/>
          <w:szCs w:val="24"/>
        </w:rPr>
        <w:t xml:space="preserve"> na lixeira do HD zerado pelo perfeito equilíbrio da mente, corpo e espírito</w:t>
      </w:r>
      <w:r w:rsidR="006F610D" w:rsidRPr="00A3036C">
        <w:rPr>
          <w:rFonts w:ascii="Times New Roman" w:hAnsi="Times New Roman" w:cs="Times New Roman"/>
          <w:sz w:val="24"/>
          <w:szCs w:val="24"/>
        </w:rPr>
        <w:t xml:space="preserve"> iluminados</w:t>
      </w:r>
      <w:r w:rsidRPr="00A3036C">
        <w:rPr>
          <w:rFonts w:ascii="Times New Roman" w:hAnsi="Times New Roman" w:cs="Times New Roman"/>
          <w:sz w:val="24"/>
          <w:szCs w:val="24"/>
        </w:rPr>
        <w:t xml:space="preserve"> </w:t>
      </w:r>
      <w:r w:rsidR="006F610D" w:rsidRPr="00A3036C">
        <w:rPr>
          <w:rFonts w:ascii="Times New Roman" w:hAnsi="Times New Roman" w:cs="Times New Roman"/>
          <w:sz w:val="24"/>
          <w:szCs w:val="24"/>
        </w:rPr>
        <w:t>pela</w:t>
      </w:r>
      <w:r w:rsidRPr="00A3036C">
        <w:rPr>
          <w:rFonts w:ascii="Times New Roman" w:hAnsi="Times New Roman" w:cs="Times New Roman"/>
          <w:sz w:val="24"/>
          <w:szCs w:val="24"/>
        </w:rPr>
        <w:t xml:space="preserve"> conexão com o, indestrutível, para quem quiser, Eu Superior.</w:t>
      </w:r>
    </w:p>
    <w:p w14:paraId="0FA2EB78" w14:textId="48E5907B" w:rsidR="00B41795" w:rsidRPr="00A3036C" w:rsidRDefault="00FB7177" w:rsidP="00DD2A06">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O mundo perfeito sem atrocidades... bestialidades... corrupção... </w:t>
      </w:r>
      <w:r w:rsidR="001B58A2" w:rsidRPr="00A3036C">
        <w:rPr>
          <w:rFonts w:ascii="Times New Roman" w:hAnsi="Times New Roman" w:cs="Times New Roman"/>
          <w:sz w:val="24"/>
          <w:szCs w:val="24"/>
        </w:rPr>
        <w:t xml:space="preserve">doenças... </w:t>
      </w:r>
      <w:r w:rsidR="00B17910" w:rsidRPr="00A3036C">
        <w:rPr>
          <w:rFonts w:ascii="Times New Roman" w:hAnsi="Times New Roman" w:cs="Times New Roman"/>
          <w:sz w:val="24"/>
          <w:szCs w:val="24"/>
        </w:rPr>
        <w:t xml:space="preserve">exclusões... falsidade... </w:t>
      </w:r>
      <w:r w:rsidR="000B3826" w:rsidRPr="00A3036C">
        <w:rPr>
          <w:rFonts w:ascii="Times New Roman" w:hAnsi="Times New Roman" w:cs="Times New Roman"/>
          <w:sz w:val="24"/>
          <w:szCs w:val="24"/>
        </w:rPr>
        <w:t xml:space="preserve">genocídio... </w:t>
      </w:r>
      <w:r w:rsidR="00557FD9" w:rsidRPr="00A3036C">
        <w:rPr>
          <w:rFonts w:ascii="Times New Roman" w:hAnsi="Times New Roman" w:cs="Times New Roman"/>
          <w:sz w:val="24"/>
          <w:szCs w:val="24"/>
        </w:rPr>
        <w:t xml:space="preserve">hipocrisia... </w:t>
      </w:r>
      <w:r w:rsidR="00882BFC" w:rsidRPr="00A3036C">
        <w:rPr>
          <w:rFonts w:ascii="Times New Roman" w:hAnsi="Times New Roman" w:cs="Times New Roman"/>
          <w:sz w:val="24"/>
          <w:szCs w:val="24"/>
        </w:rPr>
        <w:t xml:space="preserve">intolerância... julgamento... </w:t>
      </w:r>
      <w:r w:rsidR="00826111" w:rsidRPr="00A3036C">
        <w:rPr>
          <w:rFonts w:ascii="Times New Roman" w:hAnsi="Times New Roman" w:cs="Times New Roman"/>
          <w:sz w:val="24"/>
          <w:szCs w:val="24"/>
        </w:rPr>
        <w:t xml:space="preserve">licantropia... </w:t>
      </w:r>
      <w:r w:rsidR="00AC54EC" w:rsidRPr="00A3036C">
        <w:rPr>
          <w:rFonts w:ascii="Times New Roman" w:hAnsi="Times New Roman" w:cs="Times New Roman"/>
          <w:sz w:val="24"/>
          <w:szCs w:val="24"/>
        </w:rPr>
        <w:t xml:space="preserve">mentira... negligência... ostentação... </w:t>
      </w:r>
      <w:r w:rsidR="00F808BE" w:rsidRPr="00A3036C">
        <w:rPr>
          <w:rFonts w:ascii="Times New Roman" w:hAnsi="Times New Roman" w:cs="Times New Roman"/>
          <w:sz w:val="24"/>
          <w:szCs w:val="24"/>
        </w:rPr>
        <w:t>pedofilia... qu</w:t>
      </w:r>
      <w:r w:rsidR="00C059AA" w:rsidRPr="00A3036C">
        <w:rPr>
          <w:rFonts w:ascii="Times New Roman" w:hAnsi="Times New Roman" w:cs="Times New Roman"/>
          <w:sz w:val="24"/>
          <w:szCs w:val="24"/>
        </w:rPr>
        <w:t>alificações</w:t>
      </w:r>
      <w:r w:rsidR="00F808BE" w:rsidRPr="00A3036C">
        <w:rPr>
          <w:rFonts w:ascii="Times New Roman" w:hAnsi="Times New Roman" w:cs="Times New Roman"/>
          <w:sz w:val="24"/>
          <w:szCs w:val="24"/>
        </w:rPr>
        <w:t xml:space="preserve">... ressentimento... </w:t>
      </w:r>
      <w:r w:rsidR="00365AAE" w:rsidRPr="00A3036C">
        <w:rPr>
          <w:rFonts w:ascii="Times New Roman" w:hAnsi="Times New Roman" w:cs="Times New Roman"/>
          <w:sz w:val="24"/>
          <w:szCs w:val="24"/>
        </w:rPr>
        <w:t xml:space="preserve">segmentação... </w:t>
      </w:r>
      <w:r w:rsidR="006009C2" w:rsidRPr="00A3036C">
        <w:rPr>
          <w:rFonts w:ascii="Times New Roman" w:hAnsi="Times New Roman" w:cs="Times New Roman"/>
          <w:sz w:val="24"/>
          <w:szCs w:val="24"/>
        </w:rPr>
        <w:t>t</w:t>
      </w:r>
      <w:r w:rsidR="006F610D" w:rsidRPr="00A3036C">
        <w:rPr>
          <w:rFonts w:ascii="Times New Roman" w:hAnsi="Times New Roman" w:cs="Times New Roman"/>
          <w:sz w:val="24"/>
          <w:szCs w:val="24"/>
        </w:rPr>
        <w:t>irania</w:t>
      </w:r>
      <w:r w:rsidR="006009C2" w:rsidRPr="00A3036C">
        <w:rPr>
          <w:rFonts w:ascii="Times New Roman" w:hAnsi="Times New Roman" w:cs="Times New Roman"/>
          <w:sz w:val="24"/>
          <w:szCs w:val="24"/>
        </w:rPr>
        <w:t xml:space="preserve">... ultraje... </w:t>
      </w:r>
      <w:r w:rsidR="007B3B6A" w:rsidRPr="00A3036C">
        <w:rPr>
          <w:rFonts w:ascii="Times New Roman" w:hAnsi="Times New Roman" w:cs="Times New Roman"/>
          <w:sz w:val="24"/>
          <w:szCs w:val="24"/>
        </w:rPr>
        <w:t xml:space="preserve">vícios... xenofobia... </w:t>
      </w:r>
      <w:r w:rsidR="00B676BC" w:rsidRPr="00A3036C">
        <w:rPr>
          <w:rFonts w:ascii="Times New Roman" w:hAnsi="Times New Roman" w:cs="Times New Roman"/>
          <w:sz w:val="24"/>
          <w:szCs w:val="24"/>
        </w:rPr>
        <w:t>zoneamento</w:t>
      </w:r>
      <w:r w:rsidR="006F610D" w:rsidRPr="00A3036C">
        <w:rPr>
          <w:rFonts w:ascii="Times New Roman" w:hAnsi="Times New Roman" w:cs="Times New Roman"/>
          <w:sz w:val="24"/>
          <w:szCs w:val="24"/>
        </w:rPr>
        <w:t>s</w:t>
      </w:r>
      <w:r w:rsidR="00CB48B1" w:rsidRPr="00A3036C">
        <w:rPr>
          <w:rFonts w:ascii="Times New Roman" w:hAnsi="Times New Roman" w:cs="Times New Roman"/>
          <w:sz w:val="24"/>
          <w:szCs w:val="24"/>
        </w:rPr>
        <w:t xml:space="preserve"> e todos os males </w:t>
      </w:r>
      <w:r w:rsidR="00680303" w:rsidRPr="00A3036C">
        <w:rPr>
          <w:rFonts w:ascii="Times New Roman" w:hAnsi="Times New Roman" w:cs="Times New Roman"/>
          <w:sz w:val="24"/>
          <w:szCs w:val="24"/>
        </w:rPr>
        <w:t>ocultos nas reticências</w:t>
      </w:r>
      <w:r w:rsidR="00322CDF" w:rsidRPr="00A3036C">
        <w:rPr>
          <w:rFonts w:ascii="Times New Roman" w:hAnsi="Times New Roman" w:cs="Times New Roman"/>
          <w:sz w:val="24"/>
          <w:szCs w:val="24"/>
        </w:rPr>
        <w:t>. Utopia? Não</w:t>
      </w:r>
      <w:r w:rsidR="00ED646E" w:rsidRPr="00A3036C">
        <w:rPr>
          <w:rFonts w:ascii="Times New Roman" w:hAnsi="Times New Roman" w:cs="Times New Roman"/>
          <w:sz w:val="24"/>
          <w:szCs w:val="24"/>
        </w:rPr>
        <w:t>... está sob os pés dos, outrora, de Luz e, hoje</w:t>
      </w:r>
      <w:r w:rsidR="00982ED5" w:rsidRPr="00A3036C">
        <w:rPr>
          <w:rFonts w:ascii="Times New Roman" w:hAnsi="Times New Roman" w:cs="Times New Roman"/>
          <w:sz w:val="24"/>
          <w:szCs w:val="24"/>
        </w:rPr>
        <w:t xml:space="preserve">, </w:t>
      </w:r>
      <w:r w:rsidR="00FA31DB" w:rsidRPr="00A3036C">
        <w:rPr>
          <w:rFonts w:ascii="Times New Roman" w:hAnsi="Times New Roman" w:cs="Times New Roman"/>
          <w:sz w:val="24"/>
          <w:szCs w:val="24"/>
        </w:rPr>
        <w:t>conscientemente, Guerreiros</w:t>
      </w:r>
      <w:r w:rsidR="006F643E" w:rsidRPr="00A3036C">
        <w:rPr>
          <w:rFonts w:ascii="Times New Roman" w:hAnsi="Times New Roman" w:cs="Times New Roman"/>
          <w:sz w:val="24"/>
          <w:szCs w:val="24"/>
        </w:rPr>
        <w:t xml:space="preserve"> </w:t>
      </w:r>
      <w:r w:rsidR="00FA31DB" w:rsidRPr="00A3036C">
        <w:rPr>
          <w:rFonts w:ascii="Times New Roman" w:hAnsi="Times New Roman" w:cs="Times New Roman"/>
          <w:sz w:val="24"/>
          <w:szCs w:val="24"/>
        </w:rPr>
        <w:t>Dimensionais</w:t>
      </w:r>
      <w:r w:rsidR="00B043C4" w:rsidRPr="00A3036C">
        <w:rPr>
          <w:rFonts w:ascii="Times New Roman" w:hAnsi="Times New Roman" w:cs="Times New Roman"/>
          <w:sz w:val="24"/>
          <w:szCs w:val="24"/>
        </w:rPr>
        <w:t xml:space="preserve">, </w:t>
      </w:r>
      <w:r w:rsidR="00C20185" w:rsidRPr="00A3036C">
        <w:rPr>
          <w:rFonts w:ascii="Times New Roman" w:hAnsi="Times New Roman" w:cs="Times New Roman"/>
          <w:sz w:val="24"/>
          <w:szCs w:val="24"/>
        </w:rPr>
        <w:t>transmuta</w:t>
      </w:r>
      <w:r w:rsidR="00853E38" w:rsidRPr="00A3036C">
        <w:rPr>
          <w:rFonts w:ascii="Times New Roman" w:hAnsi="Times New Roman" w:cs="Times New Roman"/>
          <w:sz w:val="24"/>
          <w:szCs w:val="24"/>
        </w:rPr>
        <w:t>d</w:t>
      </w:r>
      <w:r w:rsidR="00C20185" w:rsidRPr="00A3036C">
        <w:rPr>
          <w:rFonts w:ascii="Times New Roman" w:hAnsi="Times New Roman" w:cs="Times New Roman"/>
          <w:sz w:val="24"/>
          <w:szCs w:val="24"/>
        </w:rPr>
        <w:t>o</w:t>
      </w:r>
      <w:r w:rsidR="00853E38" w:rsidRPr="00A3036C">
        <w:rPr>
          <w:rFonts w:ascii="Times New Roman" w:hAnsi="Times New Roman" w:cs="Times New Roman"/>
          <w:sz w:val="24"/>
          <w:szCs w:val="24"/>
        </w:rPr>
        <w:t>s</w:t>
      </w:r>
      <w:r w:rsidR="008E5DD1" w:rsidRPr="00A3036C">
        <w:rPr>
          <w:rFonts w:ascii="Times New Roman" w:hAnsi="Times New Roman" w:cs="Times New Roman"/>
          <w:sz w:val="24"/>
          <w:szCs w:val="24"/>
        </w:rPr>
        <w:t xml:space="preserve"> no esplendor físico</w:t>
      </w:r>
      <w:r w:rsidR="002954B3" w:rsidRPr="00A3036C">
        <w:rPr>
          <w:rFonts w:ascii="Times New Roman" w:hAnsi="Times New Roman" w:cs="Times New Roman"/>
          <w:sz w:val="24"/>
          <w:szCs w:val="24"/>
        </w:rPr>
        <w:t xml:space="preserve"> do</w:t>
      </w:r>
      <w:r w:rsidR="00E928D5" w:rsidRPr="00A3036C">
        <w:rPr>
          <w:rFonts w:ascii="Times New Roman" w:hAnsi="Times New Roman" w:cs="Times New Roman"/>
          <w:sz w:val="24"/>
          <w:szCs w:val="24"/>
        </w:rPr>
        <w:t xml:space="preserve"> </w:t>
      </w:r>
      <w:r w:rsidR="006B4FE7" w:rsidRPr="00A3036C">
        <w:rPr>
          <w:rFonts w:ascii="Times New Roman" w:hAnsi="Times New Roman" w:cs="Times New Roman"/>
          <w:i/>
          <w:iCs/>
          <w:sz w:val="24"/>
          <w:szCs w:val="24"/>
        </w:rPr>
        <w:t>aprendizado da delicadeza</w:t>
      </w:r>
      <w:r w:rsidR="00B67801" w:rsidRPr="00A3036C">
        <w:rPr>
          <w:rFonts w:ascii="Times New Roman" w:hAnsi="Times New Roman" w:cs="Times New Roman"/>
          <w:i/>
          <w:iCs/>
          <w:sz w:val="24"/>
          <w:szCs w:val="24"/>
        </w:rPr>
        <w:t xml:space="preserve"> </w:t>
      </w:r>
      <w:r w:rsidR="006B4FE7" w:rsidRPr="00A3036C">
        <w:rPr>
          <w:rFonts w:ascii="Times New Roman" w:hAnsi="Times New Roman" w:cs="Times New Roman"/>
          <w:sz w:val="24"/>
          <w:szCs w:val="24"/>
        </w:rPr>
        <w:t>conquistado</w:t>
      </w:r>
      <w:r w:rsidR="00B67801" w:rsidRPr="00A3036C">
        <w:rPr>
          <w:rFonts w:ascii="Times New Roman" w:hAnsi="Times New Roman" w:cs="Times New Roman"/>
          <w:sz w:val="24"/>
          <w:szCs w:val="24"/>
        </w:rPr>
        <w:t xml:space="preserve"> pelo</w:t>
      </w:r>
      <w:r w:rsidR="002954B3" w:rsidRPr="00A3036C">
        <w:rPr>
          <w:rFonts w:ascii="Times New Roman" w:hAnsi="Times New Roman" w:cs="Times New Roman"/>
          <w:sz w:val="24"/>
          <w:szCs w:val="24"/>
        </w:rPr>
        <w:t xml:space="preserve"> equilíbrio da inteligibilidade e </w:t>
      </w:r>
      <w:r w:rsidR="00B67801" w:rsidRPr="00A3036C">
        <w:rPr>
          <w:rFonts w:ascii="Times New Roman" w:hAnsi="Times New Roman" w:cs="Times New Roman"/>
          <w:sz w:val="24"/>
          <w:szCs w:val="24"/>
        </w:rPr>
        <w:t xml:space="preserve">a </w:t>
      </w:r>
      <w:r w:rsidR="002954B3" w:rsidRPr="00A3036C">
        <w:rPr>
          <w:rFonts w:ascii="Times New Roman" w:hAnsi="Times New Roman" w:cs="Times New Roman"/>
          <w:sz w:val="24"/>
          <w:szCs w:val="24"/>
        </w:rPr>
        <w:t>moralidade</w:t>
      </w:r>
      <w:r w:rsidR="004C787A" w:rsidRPr="00A3036C">
        <w:rPr>
          <w:rFonts w:ascii="Times New Roman" w:hAnsi="Times New Roman" w:cs="Times New Roman"/>
          <w:sz w:val="24"/>
          <w:szCs w:val="24"/>
        </w:rPr>
        <w:t>.</w:t>
      </w:r>
      <w:r w:rsidR="00830DF4" w:rsidRPr="00A3036C">
        <w:rPr>
          <w:rFonts w:ascii="Times New Roman" w:hAnsi="Times New Roman" w:cs="Times New Roman"/>
          <w:sz w:val="24"/>
          <w:szCs w:val="24"/>
        </w:rPr>
        <w:t xml:space="preserve"> </w:t>
      </w:r>
      <w:r w:rsidR="00792E0C" w:rsidRPr="00A3036C">
        <w:rPr>
          <w:rFonts w:ascii="Times New Roman" w:hAnsi="Times New Roman" w:cs="Times New Roman"/>
          <w:sz w:val="24"/>
          <w:szCs w:val="24"/>
        </w:rPr>
        <w:t>Plenitude democrática</w:t>
      </w:r>
      <w:r w:rsidR="00A65423" w:rsidRPr="00A3036C">
        <w:rPr>
          <w:rFonts w:ascii="Times New Roman" w:hAnsi="Times New Roman" w:cs="Times New Roman"/>
          <w:sz w:val="24"/>
          <w:szCs w:val="24"/>
        </w:rPr>
        <w:t xml:space="preserve"> alcançada pela compreensão d</w:t>
      </w:r>
      <w:r w:rsidR="00C25E56" w:rsidRPr="00A3036C">
        <w:rPr>
          <w:rFonts w:ascii="Times New Roman" w:hAnsi="Times New Roman" w:cs="Times New Roman"/>
          <w:sz w:val="24"/>
          <w:szCs w:val="24"/>
        </w:rPr>
        <w:t xml:space="preserve">a importância </w:t>
      </w:r>
      <w:r w:rsidR="00CE174F" w:rsidRPr="00A3036C">
        <w:rPr>
          <w:rFonts w:ascii="Times New Roman" w:hAnsi="Times New Roman" w:cs="Times New Roman"/>
          <w:sz w:val="24"/>
          <w:szCs w:val="24"/>
        </w:rPr>
        <w:t xml:space="preserve">e reconhecimento </w:t>
      </w:r>
      <w:r w:rsidR="00C25E56" w:rsidRPr="00A3036C">
        <w:rPr>
          <w:rFonts w:ascii="Times New Roman" w:hAnsi="Times New Roman" w:cs="Times New Roman"/>
          <w:sz w:val="24"/>
          <w:szCs w:val="24"/>
        </w:rPr>
        <w:t>de todas as funcionalidades</w:t>
      </w:r>
      <w:r w:rsidR="00CE174F" w:rsidRPr="00A3036C">
        <w:rPr>
          <w:rFonts w:ascii="Times New Roman" w:hAnsi="Times New Roman" w:cs="Times New Roman"/>
          <w:sz w:val="24"/>
          <w:szCs w:val="24"/>
        </w:rPr>
        <w:t xml:space="preserve"> na engrenagem da sociedade planetária</w:t>
      </w:r>
      <w:r w:rsidR="00AE4190" w:rsidRPr="00A3036C">
        <w:rPr>
          <w:rFonts w:ascii="Times New Roman" w:hAnsi="Times New Roman" w:cs="Times New Roman"/>
          <w:sz w:val="24"/>
          <w:szCs w:val="24"/>
        </w:rPr>
        <w:t xml:space="preserve"> universal</w:t>
      </w:r>
      <w:r w:rsidR="00CE174F" w:rsidRPr="00A3036C">
        <w:rPr>
          <w:rFonts w:ascii="Times New Roman" w:hAnsi="Times New Roman" w:cs="Times New Roman"/>
          <w:sz w:val="24"/>
          <w:szCs w:val="24"/>
        </w:rPr>
        <w:t>.</w:t>
      </w:r>
    </w:p>
    <w:p w14:paraId="486A8CC6" w14:textId="3478E387" w:rsidR="00EE6DF0" w:rsidRPr="00A3036C" w:rsidRDefault="003E3DF0" w:rsidP="00DD2A06">
      <w:pPr>
        <w:spacing w:after="0"/>
        <w:jc w:val="both"/>
        <w:rPr>
          <w:rFonts w:ascii="Times New Roman" w:hAnsi="Times New Roman" w:cs="Times New Roman"/>
          <w:sz w:val="24"/>
          <w:szCs w:val="24"/>
        </w:rPr>
      </w:pPr>
      <w:r w:rsidRPr="00A3036C">
        <w:rPr>
          <w:rFonts w:ascii="Times New Roman" w:hAnsi="Times New Roman" w:cs="Times New Roman"/>
          <w:sz w:val="24"/>
          <w:szCs w:val="24"/>
        </w:rPr>
        <w:t>F</w:t>
      </w:r>
      <w:r w:rsidR="00003E5A" w:rsidRPr="00A3036C">
        <w:rPr>
          <w:rFonts w:ascii="Times New Roman" w:hAnsi="Times New Roman" w:cs="Times New Roman"/>
          <w:sz w:val="24"/>
          <w:szCs w:val="24"/>
        </w:rPr>
        <w:t xml:space="preserve">utura existência </w:t>
      </w:r>
      <w:r w:rsidR="00F34DB0" w:rsidRPr="00A3036C">
        <w:rPr>
          <w:rFonts w:ascii="Times New Roman" w:hAnsi="Times New Roman" w:cs="Times New Roman"/>
          <w:sz w:val="24"/>
          <w:szCs w:val="24"/>
        </w:rPr>
        <w:t xml:space="preserve">humana </w:t>
      </w:r>
      <w:r w:rsidR="00003E5A" w:rsidRPr="00A3036C">
        <w:rPr>
          <w:rFonts w:ascii="Times New Roman" w:hAnsi="Times New Roman" w:cs="Times New Roman"/>
          <w:sz w:val="24"/>
          <w:szCs w:val="24"/>
        </w:rPr>
        <w:t>não precisa de IA – Inteligência Artificial</w:t>
      </w:r>
      <w:r w:rsidR="00891CD3" w:rsidRPr="00A3036C">
        <w:rPr>
          <w:rFonts w:ascii="Times New Roman" w:hAnsi="Times New Roman" w:cs="Times New Roman"/>
          <w:sz w:val="24"/>
          <w:szCs w:val="24"/>
        </w:rPr>
        <w:t>, pois no egoísmo benevolente</w:t>
      </w:r>
      <w:r w:rsidR="00E374FA" w:rsidRPr="00A3036C">
        <w:rPr>
          <w:rFonts w:ascii="Times New Roman" w:hAnsi="Times New Roman" w:cs="Times New Roman"/>
          <w:sz w:val="24"/>
          <w:szCs w:val="24"/>
        </w:rPr>
        <w:t xml:space="preserve"> </w:t>
      </w:r>
      <w:r w:rsidR="00E153C6" w:rsidRPr="00A3036C">
        <w:rPr>
          <w:rFonts w:ascii="Times New Roman" w:hAnsi="Times New Roman" w:cs="Times New Roman"/>
          <w:sz w:val="24"/>
          <w:szCs w:val="24"/>
        </w:rPr>
        <w:t>d</w:t>
      </w:r>
      <w:r w:rsidR="00E374FA" w:rsidRPr="00A3036C">
        <w:rPr>
          <w:rFonts w:ascii="Times New Roman" w:hAnsi="Times New Roman" w:cs="Times New Roman"/>
          <w:sz w:val="24"/>
          <w:szCs w:val="24"/>
        </w:rPr>
        <w:t xml:space="preserve">o caminho </w:t>
      </w:r>
      <w:r w:rsidR="00AD7C04" w:rsidRPr="00A3036C">
        <w:rPr>
          <w:rFonts w:ascii="Times New Roman" w:hAnsi="Times New Roman" w:cs="Times New Roman"/>
          <w:sz w:val="24"/>
          <w:szCs w:val="24"/>
        </w:rPr>
        <w:t>da humanidade</w:t>
      </w:r>
      <w:r w:rsidR="008B7D45" w:rsidRPr="00A3036C">
        <w:rPr>
          <w:rFonts w:ascii="Times New Roman" w:hAnsi="Times New Roman" w:cs="Times New Roman"/>
          <w:sz w:val="24"/>
          <w:szCs w:val="24"/>
        </w:rPr>
        <w:t xml:space="preserve"> </w:t>
      </w:r>
      <w:r w:rsidR="00E374FA" w:rsidRPr="00A3036C">
        <w:rPr>
          <w:rFonts w:ascii="Times New Roman" w:hAnsi="Times New Roman" w:cs="Times New Roman"/>
          <w:sz w:val="24"/>
          <w:szCs w:val="24"/>
        </w:rPr>
        <w:t>a plenitude de sua consciência</w:t>
      </w:r>
      <w:r w:rsidR="00943F5B" w:rsidRPr="00A3036C">
        <w:rPr>
          <w:rFonts w:ascii="Times New Roman" w:hAnsi="Times New Roman" w:cs="Times New Roman"/>
          <w:sz w:val="24"/>
          <w:szCs w:val="24"/>
        </w:rPr>
        <w:t xml:space="preserve"> está dotad</w:t>
      </w:r>
      <w:r w:rsidRPr="00A3036C">
        <w:rPr>
          <w:rFonts w:ascii="Times New Roman" w:hAnsi="Times New Roman" w:cs="Times New Roman"/>
          <w:sz w:val="24"/>
          <w:szCs w:val="24"/>
        </w:rPr>
        <w:t>a</w:t>
      </w:r>
      <w:r w:rsidR="00943F5B" w:rsidRPr="00A3036C">
        <w:rPr>
          <w:rFonts w:ascii="Times New Roman" w:hAnsi="Times New Roman" w:cs="Times New Roman"/>
          <w:sz w:val="24"/>
          <w:szCs w:val="24"/>
        </w:rPr>
        <w:t xml:space="preserve"> da IN – Inteligência Natural.</w:t>
      </w:r>
      <w:r w:rsidR="00B309F1" w:rsidRPr="00A3036C">
        <w:rPr>
          <w:rFonts w:ascii="Times New Roman" w:hAnsi="Times New Roman" w:cs="Times New Roman"/>
          <w:sz w:val="24"/>
          <w:szCs w:val="24"/>
        </w:rPr>
        <w:t xml:space="preserve"> </w:t>
      </w:r>
      <w:r w:rsidR="00D51665" w:rsidRPr="00A3036C">
        <w:rPr>
          <w:rFonts w:ascii="Times New Roman" w:hAnsi="Times New Roman" w:cs="Times New Roman"/>
          <w:sz w:val="24"/>
          <w:szCs w:val="24"/>
        </w:rPr>
        <w:t>Só ela</w:t>
      </w:r>
      <w:r w:rsidR="00B309F1" w:rsidRPr="00A3036C">
        <w:rPr>
          <w:rFonts w:ascii="Times New Roman" w:hAnsi="Times New Roman" w:cs="Times New Roman"/>
          <w:sz w:val="24"/>
          <w:szCs w:val="24"/>
        </w:rPr>
        <w:t xml:space="preserve"> pode combater e derrotar o SPA —</w:t>
      </w:r>
      <w:r w:rsidR="00D84FC7" w:rsidRPr="00A3036C">
        <w:rPr>
          <w:rFonts w:ascii="Times New Roman" w:hAnsi="Times New Roman" w:cs="Times New Roman"/>
          <w:sz w:val="24"/>
          <w:szCs w:val="24"/>
        </w:rPr>
        <w:t xml:space="preserve"> Supremo Poder Anônimo</w:t>
      </w:r>
      <w:r w:rsidR="000B5AEA" w:rsidRPr="00A3036C">
        <w:rPr>
          <w:rFonts w:ascii="Times New Roman" w:hAnsi="Times New Roman" w:cs="Times New Roman"/>
          <w:sz w:val="24"/>
          <w:szCs w:val="24"/>
        </w:rPr>
        <w:t xml:space="preserve">, </w:t>
      </w:r>
      <w:r w:rsidR="008B7D45" w:rsidRPr="00A3036C">
        <w:rPr>
          <w:rFonts w:ascii="Times New Roman" w:hAnsi="Times New Roman" w:cs="Times New Roman"/>
          <w:sz w:val="24"/>
          <w:szCs w:val="24"/>
        </w:rPr>
        <w:t>desde</w:t>
      </w:r>
      <w:r w:rsidR="000B5AEA" w:rsidRPr="00A3036C">
        <w:rPr>
          <w:rFonts w:ascii="Times New Roman" w:hAnsi="Times New Roman" w:cs="Times New Roman"/>
          <w:sz w:val="24"/>
          <w:szCs w:val="24"/>
        </w:rPr>
        <w:t xml:space="preserve"> sua descobert</w:t>
      </w:r>
      <w:r w:rsidR="00F87F8F" w:rsidRPr="00A3036C">
        <w:rPr>
          <w:rFonts w:ascii="Times New Roman" w:hAnsi="Times New Roman" w:cs="Times New Roman"/>
          <w:sz w:val="24"/>
          <w:szCs w:val="24"/>
        </w:rPr>
        <w:t>a</w:t>
      </w:r>
      <w:r w:rsidR="009223DA" w:rsidRPr="00A3036C">
        <w:rPr>
          <w:rFonts w:ascii="Times New Roman" w:hAnsi="Times New Roman" w:cs="Times New Roman"/>
          <w:sz w:val="24"/>
          <w:szCs w:val="24"/>
        </w:rPr>
        <w:t>,</w:t>
      </w:r>
      <w:r w:rsidR="00F87F8F" w:rsidRPr="00A3036C">
        <w:rPr>
          <w:rFonts w:ascii="Times New Roman" w:hAnsi="Times New Roman" w:cs="Times New Roman"/>
          <w:sz w:val="24"/>
          <w:szCs w:val="24"/>
        </w:rPr>
        <w:t xml:space="preserve"> empoderada</w:t>
      </w:r>
      <w:r w:rsidR="00FE3336" w:rsidRPr="00A3036C">
        <w:rPr>
          <w:rFonts w:ascii="Times New Roman" w:hAnsi="Times New Roman" w:cs="Times New Roman"/>
          <w:sz w:val="24"/>
          <w:szCs w:val="24"/>
        </w:rPr>
        <w:t>, neste momento</w:t>
      </w:r>
      <w:r w:rsidR="00CC505A" w:rsidRPr="00A3036C">
        <w:rPr>
          <w:rFonts w:ascii="Times New Roman" w:hAnsi="Times New Roman" w:cs="Times New Roman"/>
          <w:sz w:val="24"/>
          <w:szCs w:val="24"/>
        </w:rPr>
        <w:t xml:space="preserve"> e</w:t>
      </w:r>
      <w:r w:rsidR="00FE3336" w:rsidRPr="00A3036C">
        <w:rPr>
          <w:rFonts w:ascii="Times New Roman" w:hAnsi="Times New Roman" w:cs="Times New Roman"/>
          <w:sz w:val="24"/>
          <w:szCs w:val="24"/>
        </w:rPr>
        <w:t xml:space="preserve"> credibilizada</w:t>
      </w:r>
      <w:r w:rsidR="00F87F8F" w:rsidRPr="00A3036C">
        <w:rPr>
          <w:rFonts w:ascii="Times New Roman" w:hAnsi="Times New Roman" w:cs="Times New Roman"/>
          <w:sz w:val="24"/>
          <w:szCs w:val="24"/>
        </w:rPr>
        <w:t xml:space="preserve"> pelo despertar</w:t>
      </w:r>
      <w:r w:rsidR="00DD088C" w:rsidRPr="00A3036C">
        <w:rPr>
          <w:rFonts w:ascii="Times New Roman" w:hAnsi="Times New Roman" w:cs="Times New Roman"/>
          <w:sz w:val="24"/>
          <w:szCs w:val="24"/>
        </w:rPr>
        <w:t xml:space="preserve"> de seres humanos adormecidos nos pesadelos concebi</w:t>
      </w:r>
      <w:r w:rsidR="00F9610A" w:rsidRPr="00A3036C">
        <w:rPr>
          <w:rFonts w:ascii="Times New Roman" w:hAnsi="Times New Roman" w:cs="Times New Roman"/>
          <w:sz w:val="24"/>
          <w:szCs w:val="24"/>
        </w:rPr>
        <w:t xml:space="preserve">dos pelos </w:t>
      </w:r>
      <w:r w:rsidR="00D47C6D" w:rsidRPr="00A3036C">
        <w:rPr>
          <w:rFonts w:ascii="Times New Roman" w:hAnsi="Times New Roman" w:cs="Times New Roman"/>
          <w:i/>
          <w:iCs/>
          <w:sz w:val="24"/>
          <w:szCs w:val="24"/>
        </w:rPr>
        <w:t>malenirus</w:t>
      </w:r>
      <w:r w:rsidR="00D47C6D" w:rsidRPr="00A3036C">
        <w:rPr>
          <w:rFonts w:ascii="Times New Roman" w:hAnsi="Times New Roman" w:cs="Times New Roman"/>
          <w:sz w:val="24"/>
          <w:szCs w:val="24"/>
        </w:rPr>
        <w:t xml:space="preserve">, </w:t>
      </w:r>
      <w:r w:rsidR="00D47C6D" w:rsidRPr="00A3036C">
        <w:rPr>
          <w:rFonts w:ascii="Times New Roman" w:hAnsi="Times New Roman" w:cs="Times New Roman"/>
          <w:i/>
          <w:iCs/>
          <w:sz w:val="24"/>
          <w:szCs w:val="24"/>
        </w:rPr>
        <w:t xml:space="preserve">reinonaques </w:t>
      </w:r>
      <w:r w:rsidR="00D47C6D" w:rsidRPr="00A3036C">
        <w:rPr>
          <w:rFonts w:ascii="Times New Roman" w:hAnsi="Times New Roman" w:cs="Times New Roman"/>
          <w:sz w:val="24"/>
          <w:szCs w:val="24"/>
        </w:rPr>
        <w:t xml:space="preserve">e </w:t>
      </w:r>
      <w:r w:rsidR="00D47C6D" w:rsidRPr="00A3036C">
        <w:rPr>
          <w:rFonts w:ascii="Times New Roman" w:hAnsi="Times New Roman" w:cs="Times New Roman"/>
          <w:i/>
          <w:iCs/>
          <w:sz w:val="24"/>
          <w:szCs w:val="24"/>
        </w:rPr>
        <w:t>dominitilianos</w:t>
      </w:r>
      <w:r w:rsidR="0040399C" w:rsidRPr="00A3036C">
        <w:rPr>
          <w:rFonts w:ascii="Times New Roman" w:hAnsi="Times New Roman" w:cs="Times New Roman"/>
          <w:sz w:val="24"/>
          <w:szCs w:val="24"/>
        </w:rPr>
        <w:t>.</w:t>
      </w:r>
      <w:r w:rsidR="00D84FC7" w:rsidRPr="00A3036C">
        <w:rPr>
          <w:rFonts w:ascii="Times New Roman" w:hAnsi="Times New Roman" w:cs="Times New Roman"/>
          <w:sz w:val="24"/>
          <w:szCs w:val="24"/>
        </w:rPr>
        <w:t xml:space="preserve"> </w:t>
      </w:r>
      <w:r w:rsidR="008A3F00" w:rsidRPr="00A3036C">
        <w:rPr>
          <w:rFonts w:ascii="Times New Roman" w:hAnsi="Times New Roman" w:cs="Times New Roman"/>
          <w:sz w:val="24"/>
          <w:szCs w:val="24"/>
        </w:rPr>
        <w:t xml:space="preserve">O despertar do </w:t>
      </w:r>
      <w:r w:rsidR="008D2609" w:rsidRPr="00A3036C">
        <w:rPr>
          <w:rFonts w:ascii="Times New Roman" w:hAnsi="Times New Roman" w:cs="Times New Roman"/>
          <w:sz w:val="24"/>
          <w:szCs w:val="24"/>
        </w:rPr>
        <w:t>Eu Sou</w:t>
      </w:r>
      <w:r w:rsidR="00701FDB" w:rsidRPr="00A3036C">
        <w:rPr>
          <w:rFonts w:ascii="Times New Roman" w:hAnsi="Times New Roman" w:cs="Times New Roman"/>
          <w:sz w:val="24"/>
          <w:szCs w:val="24"/>
        </w:rPr>
        <w:t xml:space="preserve">, </w:t>
      </w:r>
      <w:r w:rsidR="0013234D" w:rsidRPr="00A3036C">
        <w:rPr>
          <w:rFonts w:ascii="Times New Roman" w:hAnsi="Times New Roman" w:cs="Times New Roman"/>
          <w:sz w:val="24"/>
          <w:szCs w:val="24"/>
        </w:rPr>
        <w:t>contagia</w:t>
      </w:r>
      <w:r w:rsidR="00701FDB" w:rsidRPr="00A3036C">
        <w:rPr>
          <w:rFonts w:ascii="Times New Roman" w:hAnsi="Times New Roman" w:cs="Times New Roman"/>
          <w:sz w:val="24"/>
          <w:szCs w:val="24"/>
        </w:rPr>
        <w:t>do</w:t>
      </w:r>
      <w:r w:rsidR="0013234D" w:rsidRPr="00A3036C">
        <w:rPr>
          <w:rFonts w:ascii="Times New Roman" w:hAnsi="Times New Roman" w:cs="Times New Roman"/>
          <w:sz w:val="24"/>
          <w:szCs w:val="24"/>
        </w:rPr>
        <w:t xml:space="preserve"> com</w:t>
      </w:r>
      <w:r w:rsidR="00701FDB" w:rsidRPr="00A3036C">
        <w:rPr>
          <w:rFonts w:ascii="Times New Roman" w:hAnsi="Times New Roman" w:cs="Times New Roman"/>
          <w:sz w:val="24"/>
          <w:szCs w:val="24"/>
        </w:rPr>
        <w:t xml:space="preserve"> </w:t>
      </w:r>
      <w:r w:rsidR="0013234D" w:rsidRPr="00A3036C">
        <w:rPr>
          <w:rFonts w:ascii="Times New Roman" w:hAnsi="Times New Roman" w:cs="Times New Roman"/>
          <w:sz w:val="24"/>
          <w:szCs w:val="24"/>
        </w:rPr>
        <w:t>o  vírus de liberdade da prisã</w:t>
      </w:r>
      <w:r w:rsidR="00701FDB" w:rsidRPr="00A3036C">
        <w:rPr>
          <w:rFonts w:ascii="Times New Roman" w:hAnsi="Times New Roman" w:cs="Times New Roman"/>
          <w:sz w:val="24"/>
          <w:szCs w:val="24"/>
        </w:rPr>
        <w:t>o é evident</w:t>
      </w:r>
      <w:r w:rsidR="00B20108" w:rsidRPr="00A3036C">
        <w:rPr>
          <w:rFonts w:ascii="Times New Roman" w:hAnsi="Times New Roman" w:cs="Times New Roman"/>
          <w:sz w:val="24"/>
          <w:szCs w:val="24"/>
        </w:rPr>
        <w:t>e</w:t>
      </w:r>
      <w:r w:rsidR="00137442" w:rsidRPr="00A3036C">
        <w:rPr>
          <w:rFonts w:ascii="Times New Roman" w:hAnsi="Times New Roman" w:cs="Times New Roman"/>
          <w:sz w:val="24"/>
          <w:szCs w:val="24"/>
        </w:rPr>
        <w:t xml:space="preserve"> nos po</w:t>
      </w:r>
      <w:r w:rsidR="004C23F7" w:rsidRPr="00A3036C">
        <w:rPr>
          <w:rFonts w:ascii="Times New Roman" w:hAnsi="Times New Roman" w:cs="Times New Roman"/>
          <w:sz w:val="24"/>
          <w:szCs w:val="24"/>
        </w:rPr>
        <w:t xml:space="preserve">pulares visitados durante o </w:t>
      </w:r>
      <w:r w:rsidR="006F610D" w:rsidRPr="00A3036C">
        <w:rPr>
          <w:rFonts w:ascii="Times New Roman" w:hAnsi="Times New Roman" w:cs="Times New Roman"/>
          <w:b/>
          <w:bCs/>
          <w:sz w:val="24"/>
          <w:szCs w:val="24"/>
        </w:rPr>
        <w:t>tour</w:t>
      </w:r>
      <w:r w:rsidR="004C23F7" w:rsidRPr="00A3036C">
        <w:rPr>
          <w:rFonts w:ascii="Times New Roman" w:hAnsi="Times New Roman" w:cs="Times New Roman"/>
          <w:sz w:val="24"/>
          <w:szCs w:val="24"/>
        </w:rPr>
        <w:t xml:space="preserve"> continental</w:t>
      </w:r>
      <w:r w:rsidR="0096426C" w:rsidRPr="00A3036C">
        <w:rPr>
          <w:rFonts w:ascii="Times New Roman" w:hAnsi="Times New Roman" w:cs="Times New Roman"/>
          <w:sz w:val="24"/>
          <w:szCs w:val="24"/>
        </w:rPr>
        <w:t>. E</w:t>
      </w:r>
      <w:r w:rsidR="00D83BF3" w:rsidRPr="00A3036C">
        <w:rPr>
          <w:rFonts w:ascii="Times New Roman" w:hAnsi="Times New Roman" w:cs="Times New Roman"/>
          <w:sz w:val="24"/>
          <w:szCs w:val="24"/>
        </w:rPr>
        <w:t xml:space="preserve">xemplificado </w:t>
      </w:r>
      <w:r w:rsidR="00EA6895" w:rsidRPr="00A3036C">
        <w:rPr>
          <w:rFonts w:ascii="Times New Roman" w:hAnsi="Times New Roman" w:cs="Times New Roman"/>
          <w:sz w:val="24"/>
          <w:szCs w:val="24"/>
        </w:rPr>
        <w:t>pel</w:t>
      </w:r>
      <w:r w:rsidR="00141ECF" w:rsidRPr="00A3036C">
        <w:rPr>
          <w:rFonts w:ascii="Times New Roman" w:hAnsi="Times New Roman" w:cs="Times New Roman"/>
          <w:sz w:val="24"/>
          <w:szCs w:val="24"/>
        </w:rPr>
        <w:t>a</w:t>
      </w:r>
      <w:r w:rsidR="00B3270C" w:rsidRPr="00A3036C">
        <w:rPr>
          <w:rFonts w:ascii="Times New Roman" w:hAnsi="Times New Roman" w:cs="Times New Roman"/>
          <w:sz w:val="24"/>
          <w:szCs w:val="24"/>
        </w:rPr>
        <w:t>s</w:t>
      </w:r>
      <w:r w:rsidR="00141ECF" w:rsidRPr="00A3036C">
        <w:rPr>
          <w:rFonts w:ascii="Times New Roman" w:hAnsi="Times New Roman" w:cs="Times New Roman"/>
          <w:sz w:val="24"/>
          <w:szCs w:val="24"/>
        </w:rPr>
        <w:t xml:space="preserve"> existência</w:t>
      </w:r>
      <w:r w:rsidR="00B3270C" w:rsidRPr="00A3036C">
        <w:rPr>
          <w:rFonts w:ascii="Times New Roman" w:hAnsi="Times New Roman" w:cs="Times New Roman"/>
          <w:sz w:val="24"/>
          <w:szCs w:val="24"/>
        </w:rPr>
        <w:t>s</w:t>
      </w:r>
      <w:r w:rsidR="00141ECF" w:rsidRPr="00A3036C">
        <w:rPr>
          <w:rFonts w:ascii="Times New Roman" w:hAnsi="Times New Roman" w:cs="Times New Roman"/>
          <w:sz w:val="24"/>
          <w:szCs w:val="24"/>
        </w:rPr>
        <w:t xml:space="preserve"> de desencarnados</w:t>
      </w:r>
      <w:r w:rsidR="00DC3C81" w:rsidRPr="00A3036C">
        <w:rPr>
          <w:rFonts w:ascii="Times New Roman" w:hAnsi="Times New Roman" w:cs="Times New Roman"/>
          <w:sz w:val="24"/>
          <w:szCs w:val="24"/>
        </w:rPr>
        <w:t xml:space="preserve"> famosos</w:t>
      </w:r>
      <w:r w:rsidR="000119F7" w:rsidRPr="00A3036C">
        <w:rPr>
          <w:rFonts w:ascii="Times New Roman" w:hAnsi="Times New Roman" w:cs="Times New Roman"/>
          <w:sz w:val="24"/>
          <w:szCs w:val="24"/>
        </w:rPr>
        <w:t xml:space="preserve"> e </w:t>
      </w:r>
      <w:r w:rsidR="006F610D" w:rsidRPr="00A3036C">
        <w:rPr>
          <w:rFonts w:ascii="Times New Roman" w:hAnsi="Times New Roman" w:cs="Times New Roman"/>
          <w:sz w:val="24"/>
          <w:szCs w:val="24"/>
        </w:rPr>
        <w:t>comun</w:t>
      </w:r>
      <w:r w:rsidR="000119F7" w:rsidRPr="00A3036C">
        <w:rPr>
          <w:rFonts w:ascii="Times New Roman" w:hAnsi="Times New Roman" w:cs="Times New Roman"/>
          <w:sz w:val="24"/>
          <w:szCs w:val="24"/>
        </w:rPr>
        <w:t>s</w:t>
      </w:r>
      <w:r w:rsidR="006F610D" w:rsidRPr="00A3036C">
        <w:rPr>
          <w:rFonts w:ascii="Times New Roman" w:hAnsi="Times New Roman" w:cs="Times New Roman"/>
          <w:sz w:val="24"/>
          <w:szCs w:val="24"/>
        </w:rPr>
        <w:t xml:space="preserve"> n</w:t>
      </w:r>
      <w:r w:rsidR="00EC2E98" w:rsidRPr="00A3036C">
        <w:rPr>
          <w:rFonts w:ascii="Times New Roman" w:hAnsi="Times New Roman" w:cs="Times New Roman"/>
          <w:sz w:val="24"/>
          <w:szCs w:val="24"/>
        </w:rPr>
        <w:t>a vida desprovida de morte</w:t>
      </w:r>
      <w:r w:rsidR="00DF1BD8" w:rsidRPr="00A3036C">
        <w:rPr>
          <w:rFonts w:ascii="Times New Roman" w:hAnsi="Times New Roman" w:cs="Times New Roman"/>
          <w:sz w:val="24"/>
          <w:szCs w:val="24"/>
        </w:rPr>
        <w:t xml:space="preserve"> interagindo com os frequentes visitantes de etnias univers</w:t>
      </w:r>
      <w:r w:rsidR="001E0381" w:rsidRPr="00A3036C">
        <w:rPr>
          <w:rFonts w:ascii="Times New Roman" w:hAnsi="Times New Roman" w:cs="Times New Roman"/>
          <w:sz w:val="24"/>
          <w:szCs w:val="24"/>
        </w:rPr>
        <w:t>ais</w:t>
      </w:r>
      <w:r w:rsidR="00DC3C81" w:rsidRPr="00A3036C">
        <w:rPr>
          <w:rFonts w:ascii="Times New Roman" w:hAnsi="Times New Roman" w:cs="Times New Roman"/>
          <w:sz w:val="24"/>
          <w:szCs w:val="24"/>
        </w:rPr>
        <w:t>.</w:t>
      </w:r>
      <w:r w:rsidR="00B20108" w:rsidRPr="00A3036C">
        <w:rPr>
          <w:rFonts w:ascii="Times New Roman" w:hAnsi="Times New Roman" w:cs="Times New Roman"/>
          <w:sz w:val="24"/>
          <w:szCs w:val="24"/>
        </w:rPr>
        <w:t xml:space="preserve"> </w:t>
      </w:r>
      <w:r w:rsidR="00FC659C" w:rsidRPr="00A3036C">
        <w:rPr>
          <w:rFonts w:ascii="Times New Roman" w:hAnsi="Times New Roman" w:cs="Times New Roman"/>
          <w:sz w:val="24"/>
          <w:szCs w:val="24"/>
        </w:rPr>
        <w:t>E</w:t>
      </w:r>
      <w:r w:rsidR="002C6D24" w:rsidRPr="00A3036C">
        <w:rPr>
          <w:rFonts w:ascii="Times New Roman" w:hAnsi="Times New Roman" w:cs="Times New Roman"/>
          <w:sz w:val="24"/>
          <w:szCs w:val="24"/>
        </w:rPr>
        <w:t xml:space="preserve">, sim de </w:t>
      </w:r>
      <w:r w:rsidR="00187D20" w:rsidRPr="00A3036C">
        <w:rPr>
          <w:rFonts w:ascii="Times New Roman" w:hAnsi="Times New Roman" w:cs="Times New Roman"/>
          <w:sz w:val="24"/>
          <w:szCs w:val="24"/>
        </w:rPr>
        <w:t xml:space="preserve">experiências dimensionadas </w:t>
      </w:r>
      <w:r w:rsidR="00873848" w:rsidRPr="00A3036C">
        <w:rPr>
          <w:rFonts w:ascii="Times New Roman" w:hAnsi="Times New Roman" w:cs="Times New Roman"/>
          <w:sz w:val="24"/>
          <w:szCs w:val="24"/>
        </w:rPr>
        <w:t>pelo livre arbítrio humano</w:t>
      </w:r>
      <w:r w:rsidR="00AF08B3" w:rsidRPr="00A3036C">
        <w:rPr>
          <w:rFonts w:ascii="Times New Roman" w:hAnsi="Times New Roman" w:cs="Times New Roman"/>
          <w:sz w:val="24"/>
          <w:szCs w:val="24"/>
        </w:rPr>
        <w:t xml:space="preserve"> </w:t>
      </w:r>
      <w:r w:rsidR="00FC5812" w:rsidRPr="00A3036C">
        <w:rPr>
          <w:rFonts w:ascii="Times New Roman" w:hAnsi="Times New Roman" w:cs="Times New Roman"/>
          <w:sz w:val="24"/>
          <w:szCs w:val="24"/>
        </w:rPr>
        <w:t>submetidos a prova</w:t>
      </w:r>
      <w:r w:rsidR="00EB57B1" w:rsidRPr="00A3036C">
        <w:rPr>
          <w:rFonts w:ascii="Times New Roman" w:hAnsi="Times New Roman" w:cs="Times New Roman"/>
          <w:sz w:val="24"/>
          <w:szCs w:val="24"/>
        </w:rPr>
        <w:t xml:space="preserve">s experimentais nas suas passagens até </w:t>
      </w:r>
      <w:r w:rsidR="00FB6A8F" w:rsidRPr="00A3036C">
        <w:rPr>
          <w:rFonts w:ascii="Times New Roman" w:hAnsi="Times New Roman" w:cs="Times New Roman"/>
          <w:sz w:val="24"/>
          <w:szCs w:val="24"/>
        </w:rPr>
        <w:t xml:space="preserve">o </w:t>
      </w:r>
      <w:r w:rsidR="00FB6A8F" w:rsidRPr="00A3036C">
        <w:rPr>
          <w:rFonts w:ascii="Times New Roman" w:hAnsi="Times New Roman" w:cs="Times New Roman"/>
          <w:i/>
          <w:iCs/>
          <w:sz w:val="24"/>
          <w:szCs w:val="24"/>
        </w:rPr>
        <w:t>quarto plano terráqueo</w:t>
      </w:r>
      <w:r w:rsidR="00F84E38" w:rsidRPr="00A3036C">
        <w:rPr>
          <w:rFonts w:ascii="Times New Roman" w:hAnsi="Times New Roman" w:cs="Times New Roman"/>
          <w:sz w:val="24"/>
          <w:szCs w:val="24"/>
        </w:rPr>
        <w:t xml:space="preserve"> para a </w:t>
      </w:r>
      <w:r w:rsidR="00F8096E" w:rsidRPr="00A3036C">
        <w:rPr>
          <w:rFonts w:ascii="Times New Roman" w:hAnsi="Times New Roman" w:cs="Times New Roman"/>
          <w:sz w:val="24"/>
          <w:szCs w:val="24"/>
        </w:rPr>
        <w:t xml:space="preserve">partir do </w:t>
      </w:r>
      <w:r w:rsidR="00F8096E" w:rsidRPr="00A3036C">
        <w:rPr>
          <w:rFonts w:ascii="Times New Roman" w:hAnsi="Times New Roman" w:cs="Times New Roman"/>
          <w:i/>
          <w:iCs/>
          <w:sz w:val="24"/>
          <w:szCs w:val="24"/>
        </w:rPr>
        <w:t>quinto</w:t>
      </w:r>
      <w:r w:rsidR="00F8096E" w:rsidRPr="00A3036C">
        <w:rPr>
          <w:rFonts w:ascii="Times New Roman" w:hAnsi="Times New Roman" w:cs="Times New Roman"/>
          <w:sz w:val="24"/>
          <w:szCs w:val="24"/>
        </w:rPr>
        <w:t xml:space="preserve"> </w:t>
      </w:r>
      <w:r w:rsidR="003F27D1" w:rsidRPr="00A3036C">
        <w:rPr>
          <w:rFonts w:ascii="Times New Roman" w:hAnsi="Times New Roman" w:cs="Times New Roman"/>
          <w:sz w:val="24"/>
          <w:szCs w:val="24"/>
        </w:rPr>
        <w:t xml:space="preserve">até o </w:t>
      </w:r>
      <w:r w:rsidR="003F27D1" w:rsidRPr="00A3036C">
        <w:rPr>
          <w:rFonts w:ascii="Times New Roman" w:hAnsi="Times New Roman" w:cs="Times New Roman"/>
          <w:i/>
          <w:iCs/>
          <w:sz w:val="24"/>
          <w:szCs w:val="24"/>
        </w:rPr>
        <w:t xml:space="preserve">décimo segundo </w:t>
      </w:r>
      <w:r w:rsidR="003F27D1" w:rsidRPr="00A3036C">
        <w:rPr>
          <w:rFonts w:ascii="Times New Roman" w:hAnsi="Times New Roman" w:cs="Times New Roman"/>
          <w:sz w:val="24"/>
          <w:szCs w:val="24"/>
        </w:rPr>
        <w:t>ter a certeza</w:t>
      </w:r>
      <w:r w:rsidR="00380BD4" w:rsidRPr="00A3036C">
        <w:rPr>
          <w:rFonts w:ascii="Times New Roman" w:hAnsi="Times New Roman" w:cs="Times New Roman"/>
          <w:sz w:val="24"/>
          <w:szCs w:val="24"/>
        </w:rPr>
        <w:t xml:space="preserve"> de estar no caminho d</w:t>
      </w:r>
      <w:r w:rsidR="006F610D" w:rsidRPr="00A3036C">
        <w:rPr>
          <w:rFonts w:ascii="Times New Roman" w:hAnsi="Times New Roman" w:cs="Times New Roman"/>
          <w:sz w:val="24"/>
          <w:szCs w:val="24"/>
        </w:rPr>
        <w:t>e</w:t>
      </w:r>
      <w:r w:rsidR="00380BD4" w:rsidRPr="00A3036C">
        <w:rPr>
          <w:rFonts w:ascii="Times New Roman" w:hAnsi="Times New Roman" w:cs="Times New Roman"/>
          <w:sz w:val="24"/>
          <w:szCs w:val="24"/>
        </w:rPr>
        <w:t xml:space="preserve"> universalidade da felicidade plena</w:t>
      </w:r>
      <w:r w:rsidR="009223DA" w:rsidRPr="00A3036C">
        <w:rPr>
          <w:rFonts w:ascii="Times New Roman" w:hAnsi="Times New Roman" w:cs="Times New Roman"/>
          <w:sz w:val="24"/>
          <w:szCs w:val="24"/>
        </w:rPr>
        <w:t xml:space="preserve">, através de </w:t>
      </w:r>
      <w:r w:rsidR="009223DA" w:rsidRPr="00A3036C">
        <w:rPr>
          <w:rFonts w:ascii="Times New Roman" w:hAnsi="Times New Roman" w:cs="Times New Roman"/>
          <w:i/>
          <w:iCs/>
          <w:sz w:val="24"/>
          <w:szCs w:val="24"/>
        </w:rPr>
        <w:t>o aprendizado da delicadeza</w:t>
      </w:r>
      <w:r w:rsidR="00380BD4" w:rsidRPr="00A3036C">
        <w:rPr>
          <w:rFonts w:ascii="Times New Roman" w:hAnsi="Times New Roman" w:cs="Times New Roman"/>
          <w:sz w:val="24"/>
          <w:szCs w:val="24"/>
        </w:rPr>
        <w:t>.</w:t>
      </w:r>
    </w:p>
    <w:p w14:paraId="30688841" w14:textId="578245F7" w:rsidR="00713ADE" w:rsidRPr="00A3036C" w:rsidRDefault="00E55AC6" w:rsidP="00DD2A06">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Guerreiros Dimensionais, testemunhas oculares</w:t>
      </w:r>
      <w:r w:rsidR="00EB3169" w:rsidRPr="00A3036C">
        <w:rPr>
          <w:rFonts w:ascii="Times New Roman" w:hAnsi="Times New Roman" w:cs="Times New Roman"/>
          <w:sz w:val="24"/>
          <w:szCs w:val="24"/>
        </w:rPr>
        <w:t>,</w:t>
      </w:r>
      <w:r w:rsidR="002C6D5D" w:rsidRPr="00A3036C">
        <w:rPr>
          <w:rFonts w:ascii="Times New Roman" w:hAnsi="Times New Roman" w:cs="Times New Roman"/>
          <w:sz w:val="24"/>
          <w:szCs w:val="24"/>
        </w:rPr>
        <w:t xml:space="preserve"> racionali</w:t>
      </w:r>
      <w:r w:rsidR="00EB3169" w:rsidRPr="00A3036C">
        <w:rPr>
          <w:rFonts w:ascii="Times New Roman" w:hAnsi="Times New Roman" w:cs="Times New Roman"/>
          <w:sz w:val="24"/>
          <w:szCs w:val="24"/>
        </w:rPr>
        <w:t>zados</w:t>
      </w:r>
      <w:r w:rsidR="001E248C" w:rsidRPr="00A3036C">
        <w:rPr>
          <w:rFonts w:ascii="Times New Roman" w:hAnsi="Times New Roman" w:cs="Times New Roman"/>
          <w:sz w:val="24"/>
          <w:szCs w:val="24"/>
        </w:rPr>
        <w:t xml:space="preserve"> na invisibilidade perfeccionista</w:t>
      </w:r>
      <w:r w:rsidR="001A7CD7" w:rsidRPr="00A3036C">
        <w:rPr>
          <w:rFonts w:ascii="Times New Roman" w:hAnsi="Times New Roman" w:cs="Times New Roman"/>
          <w:sz w:val="24"/>
          <w:szCs w:val="24"/>
        </w:rPr>
        <w:t xml:space="preserve"> </w:t>
      </w:r>
      <w:r w:rsidR="00EC0470" w:rsidRPr="00A3036C">
        <w:rPr>
          <w:rFonts w:ascii="Times New Roman" w:hAnsi="Times New Roman" w:cs="Times New Roman"/>
          <w:sz w:val="24"/>
          <w:szCs w:val="24"/>
        </w:rPr>
        <w:t>para ser a verdade absoluta</w:t>
      </w:r>
      <w:r w:rsidR="00265DC6" w:rsidRPr="00A3036C">
        <w:rPr>
          <w:rFonts w:ascii="Times New Roman" w:hAnsi="Times New Roman" w:cs="Times New Roman"/>
          <w:sz w:val="24"/>
          <w:szCs w:val="24"/>
        </w:rPr>
        <w:t xml:space="preserve"> de um admirável mundo novo.</w:t>
      </w:r>
      <w:r w:rsidR="002E3F20" w:rsidRPr="00A3036C">
        <w:rPr>
          <w:rFonts w:ascii="Times New Roman" w:hAnsi="Times New Roman" w:cs="Times New Roman"/>
          <w:sz w:val="24"/>
          <w:szCs w:val="24"/>
        </w:rPr>
        <w:t xml:space="preserve"> Palpável a compreensão desperta</w:t>
      </w:r>
      <w:r w:rsidR="0032057A" w:rsidRPr="00A3036C">
        <w:rPr>
          <w:rFonts w:ascii="Times New Roman" w:hAnsi="Times New Roman" w:cs="Times New Roman"/>
          <w:sz w:val="24"/>
          <w:szCs w:val="24"/>
        </w:rPr>
        <w:t xml:space="preserve"> pel</w:t>
      </w:r>
      <w:r w:rsidR="00412625" w:rsidRPr="00A3036C">
        <w:rPr>
          <w:rFonts w:ascii="Times New Roman" w:hAnsi="Times New Roman" w:cs="Times New Roman"/>
          <w:sz w:val="24"/>
          <w:szCs w:val="24"/>
        </w:rPr>
        <w:t>a dimensionalidade</w:t>
      </w:r>
      <w:r w:rsidR="00492BD0" w:rsidRPr="00A3036C">
        <w:rPr>
          <w:rFonts w:ascii="Times New Roman" w:hAnsi="Times New Roman" w:cs="Times New Roman"/>
          <w:sz w:val="24"/>
          <w:szCs w:val="24"/>
        </w:rPr>
        <w:t>.</w:t>
      </w:r>
      <w:r w:rsidR="004E31C7" w:rsidRPr="00A3036C">
        <w:rPr>
          <w:rFonts w:ascii="Times New Roman" w:hAnsi="Times New Roman" w:cs="Times New Roman"/>
          <w:sz w:val="24"/>
          <w:szCs w:val="24"/>
        </w:rPr>
        <w:t xml:space="preserve"> </w:t>
      </w:r>
      <w:r w:rsidR="003F3D0C" w:rsidRPr="00A3036C">
        <w:rPr>
          <w:rFonts w:ascii="Times New Roman" w:hAnsi="Times New Roman" w:cs="Times New Roman"/>
          <w:sz w:val="24"/>
          <w:szCs w:val="24"/>
        </w:rPr>
        <w:t xml:space="preserve"> </w:t>
      </w:r>
      <w:r w:rsidR="00492BD0" w:rsidRPr="00A3036C">
        <w:rPr>
          <w:rFonts w:ascii="Times New Roman" w:hAnsi="Times New Roman" w:cs="Times New Roman"/>
          <w:sz w:val="24"/>
          <w:szCs w:val="24"/>
        </w:rPr>
        <w:t>D</w:t>
      </w:r>
      <w:r w:rsidR="00747186" w:rsidRPr="00A3036C">
        <w:rPr>
          <w:rFonts w:ascii="Times New Roman" w:hAnsi="Times New Roman" w:cs="Times New Roman"/>
          <w:sz w:val="24"/>
          <w:szCs w:val="24"/>
        </w:rPr>
        <w:t>esmaterialização e desapego</w:t>
      </w:r>
      <w:r w:rsidR="00EF5387" w:rsidRPr="00A3036C">
        <w:rPr>
          <w:rFonts w:ascii="Times New Roman" w:hAnsi="Times New Roman" w:cs="Times New Roman"/>
          <w:sz w:val="24"/>
          <w:szCs w:val="24"/>
        </w:rPr>
        <w:t xml:space="preserve"> conquistado no </w:t>
      </w:r>
      <w:r w:rsidR="00EF5387" w:rsidRPr="00A3036C">
        <w:rPr>
          <w:rFonts w:ascii="Times New Roman" w:hAnsi="Times New Roman" w:cs="Times New Roman"/>
          <w:i/>
          <w:iCs/>
          <w:sz w:val="24"/>
          <w:szCs w:val="24"/>
        </w:rPr>
        <w:t>quinto</w:t>
      </w:r>
      <w:r w:rsidR="004E31C7" w:rsidRPr="00A3036C">
        <w:rPr>
          <w:rFonts w:ascii="Times New Roman" w:hAnsi="Times New Roman" w:cs="Times New Roman"/>
          <w:sz w:val="24"/>
          <w:szCs w:val="24"/>
        </w:rPr>
        <w:t xml:space="preserve">, </w:t>
      </w:r>
      <w:r w:rsidR="00397145" w:rsidRPr="00A3036C">
        <w:rPr>
          <w:rFonts w:ascii="Times New Roman" w:hAnsi="Times New Roman" w:cs="Times New Roman"/>
          <w:sz w:val="24"/>
          <w:szCs w:val="24"/>
        </w:rPr>
        <w:t xml:space="preserve">relações espiritualizadas no </w:t>
      </w:r>
      <w:r w:rsidR="00397145" w:rsidRPr="00A3036C">
        <w:rPr>
          <w:rFonts w:ascii="Times New Roman" w:hAnsi="Times New Roman" w:cs="Times New Roman"/>
          <w:i/>
          <w:iCs/>
          <w:sz w:val="24"/>
          <w:szCs w:val="24"/>
        </w:rPr>
        <w:t>sexto</w:t>
      </w:r>
      <w:r w:rsidR="00397145" w:rsidRPr="00A3036C">
        <w:rPr>
          <w:rFonts w:ascii="Times New Roman" w:hAnsi="Times New Roman" w:cs="Times New Roman"/>
          <w:sz w:val="24"/>
          <w:szCs w:val="24"/>
        </w:rPr>
        <w:t xml:space="preserve">, </w:t>
      </w:r>
      <w:r w:rsidR="00DC101D" w:rsidRPr="00A3036C">
        <w:rPr>
          <w:rFonts w:ascii="Times New Roman" w:hAnsi="Times New Roman" w:cs="Times New Roman"/>
          <w:sz w:val="24"/>
          <w:szCs w:val="24"/>
        </w:rPr>
        <w:t xml:space="preserve"> compreensão</w:t>
      </w:r>
      <w:r w:rsidR="009B1F83" w:rsidRPr="00A3036C">
        <w:rPr>
          <w:rFonts w:ascii="Times New Roman" w:hAnsi="Times New Roman" w:cs="Times New Roman"/>
          <w:sz w:val="24"/>
          <w:szCs w:val="24"/>
        </w:rPr>
        <w:t xml:space="preserve"> existencial do planeta como </w:t>
      </w:r>
      <w:r w:rsidR="00A16DFA" w:rsidRPr="00A3036C">
        <w:rPr>
          <w:rFonts w:ascii="Times New Roman" w:hAnsi="Times New Roman" w:cs="Times New Roman"/>
          <w:sz w:val="24"/>
          <w:szCs w:val="24"/>
        </w:rPr>
        <w:t>experiência</w:t>
      </w:r>
      <w:r w:rsidR="009B1F83" w:rsidRPr="00A3036C">
        <w:rPr>
          <w:rFonts w:ascii="Times New Roman" w:hAnsi="Times New Roman" w:cs="Times New Roman"/>
          <w:sz w:val="24"/>
          <w:szCs w:val="24"/>
        </w:rPr>
        <w:t xml:space="preserve"> e, não, expiação</w:t>
      </w:r>
      <w:r w:rsidR="00A16DFA" w:rsidRPr="00A3036C">
        <w:rPr>
          <w:rFonts w:ascii="Times New Roman" w:hAnsi="Times New Roman" w:cs="Times New Roman"/>
          <w:sz w:val="24"/>
          <w:szCs w:val="24"/>
        </w:rPr>
        <w:t xml:space="preserve"> </w:t>
      </w:r>
      <w:r w:rsidR="00205F82" w:rsidRPr="00A3036C">
        <w:rPr>
          <w:rFonts w:ascii="Times New Roman" w:hAnsi="Times New Roman" w:cs="Times New Roman"/>
          <w:sz w:val="24"/>
          <w:szCs w:val="24"/>
        </w:rPr>
        <w:t xml:space="preserve">no </w:t>
      </w:r>
      <w:r w:rsidR="009223DA" w:rsidRPr="00A3036C">
        <w:rPr>
          <w:rFonts w:ascii="Times New Roman" w:hAnsi="Times New Roman" w:cs="Times New Roman"/>
          <w:i/>
          <w:iCs/>
          <w:sz w:val="24"/>
          <w:szCs w:val="24"/>
        </w:rPr>
        <w:t>sétimo</w:t>
      </w:r>
      <w:r w:rsidR="00225903" w:rsidRPr="00A3036C">
        <w:rPr>
          <w:rFonts w:ascii="Times New Roman" w:hAnsi="Times New Roman" w:cs="Times New Roman"/>
          <w:sz w:val="24"/>
          <w:szCs w:val="24"/>
        </w:rPr>
        <w:t xml:space="preserve">, </w:t>
      </w:r>
      <w:r w:rsidR="0012668F" w:rsidRPr="00A3036C">
        <w:rPr>
          <w:rFonts w:ascii="Times New Roman" w:hAnsi="Times New Roman" w:cs="Times New Roman"/>
          <w:sz w:val="24"/>
          <w:szCs w:val="24"/>
        </w:rPr>
        <w:t>o poder</w:t>
      </w:r>
      <w:r w:rsidR="006B01D4" w:rsidRPr="00A3036C">
        <w:rPr>
          <w:rFonts w:ascii="Times New Roman" w:hAnsi="Times New Roman" w:cs="Times New Roman"/>
          <w:sz w:val="24"/>
          <w:szCs w:val="24"/>
        </w:rPr>
        <w:t xml:space="preserve"> infinito da consciência no </w:t>
      </w:r>
      <w:r w:rsidR="006B01D4" w:rsidRPr="00A3036C">
        <w:rPr>
          <w:rFonts w:ascii="Times New Roman" w:hAnsi="Times New Roman" w:cs="Times New Roman"/>
          <w:i/>
          <w:iCs/>
          <w:sz w:val="24"/>
          <w:szCs w:val="24"/>
        </w:rPr>
        <w:t>oitavo</w:t>
      </w:r>
      <w:r w:rsidR="001B2B0C" w:rsidRPr="00A3036C">
        <w:rPr>
          <w:rFonts w:ascii="Times New Roman" w:hAnsi="Times New Roman" w:cs="Times New Roman"/>
          <w:sz w:val="24"/>
          <w:szCs w:val="24"/>
        </w:rPr>
        <w:t xml:space="preserve">, </w:t>
      </w:r>
      <w:r w:rsidR="008C1D79" w:rsidRPr="00A3036C">
        <w:rPr>
          <w:rFonts w:ascii="Times New Roman" w:hAnsi="Times New Roman" w:cs="Times New Roman"/>
          <w:sz w:val="24"/>
          <w:szCs w:val="24"/>
        </w:rPr>
        <w:t xml:space="preserve">a capacidade de transmutação no </w:t>
      </w:r>
      <w:r w:rsidR="008C1D79" w:rsidRPr="00A3036C">
        <w:rPr>
          <w:rFonts w:ascii="Times New Roman" w:hAnsi="Times New Roman" w:cs="Times New Roman"/>
          <w:i/>
          <w:iCs/>
          <w:sz w:val="24"/>
          <w:szCs w:val="24"/>
        </w:rPr>
        <w:t>nono</w:t>
      </w:r>
      <w:r w:rsidR="008C1D79" w:rsidRPr="00A3036C">
        <w:rPr>
          <w:rFonts w:ascii="Times New Roman" w:hAnsi="Times New Roman" w:cs="Times New Roman"/>
          <w:sz w:val="24"/>
          <w:szCs w:val="24"/>
        </w:rPr>
        <w:t xml:space="preserve">, </w:t>
      </w:r>
      <w:r w:rsidR="00C41233" w:rsidRPr="00A3036C">
        <w:rPr>
          <w:rFonts w:ascii="Times New Roman" w:hAnsi="Times New Roman" w:cs="Times New Roman"/>
          <w:sz w:val="24"/>
          <w:szCs w:val="24"/>
        </w:rPr>
        <w:t xml:space="preserve">o enterro do passado </w:t>
      </w:r>
      <w:r w:rsidR="00C10045" w:rsidRPr="00A3036C">
        <w:rPr>
          <w:rFonts w:ascii="Times New Roman" w:hAnsi="Times New Roman" w:cs="Times New Roman"/>
          <w:sz w:val="24"/>
          <w:szCs w:val="24"/>
        </w:rPr>
        <w:t>pelo futuro racionalizado no presente</w:t>
      </w:r>
      <w:r w:rsidR="009223DA" w:rsidRPr="00A3036C">
        <w:rPr>
          <w:rFonts w:ascii="Times New Roman" w:hAnsi="Times New Roman" w:cs="Times New Roman"/>
          <w:sz w:val="24"/>
          <w:szCs w:val="24"/>
        </w:rPr>
        <w:t xml:space="preserve"> no </w:t>
      </w:r>
      <w:r w:rsidR="009223DA" w:rsidRPr="00A3036C">
        <w:rPr>
          <w:rFonts w:ascii="Times New Roman" w:hAnsi="Times New Roman" w:cs="Times New Roman"/>
          <w:i/>
          <w:iCs/>
          <w:sz w:val="24"/>
          <w:szCs w:val="24"/>
        </w:rPr>
        <w:t>décimo</w:t>
      </w:r>
      <w:r w:rsidR="00C10045" w:rsidRPr="00A3036C">
        <w:rPr>
          <w:rFonts w:ascii="Times New Roman" w:hAnsi="Times New Roman" w:cs="Times New Roman"/>
          <w:sz w:val="24"/>
          <w:szCs w:val="24"/>
        </w:rPr>
        <w:t>,</w:t>
      </w:r>
      <w:r w:rsidR="00166E52" w:rsidRPr="00A3036C">
        <w:rPr>
          <w:rFonts w:ascii="Times New Roman" w:hAnsi="Times New Roman" w:cs="Times New Roman"/>
          <w:sz w:val="24"/>
          <w:szCs w:val="24"/>
        </w:rPr>
        <w:t xml:space="preserve"> </w:t>
      </w:r>
      <w:r w:rsidR="00FE1839" w:rsidRPr="00A3036C">
        <w:rPr>
          <w:rFonts w:ascii="Times New Roman" w:hAnsi="Times New Roman" w:cs="Times New Roman"/>
          <w:sz w:val="24"/>
          <w:szCs w:val="24"/>
        </w:rPr>
        <w:t>HD zerado</w:t>
      </w:r>
      <w:r w:rsidR="0080403C" w:rsidRPr="00A3036C">
        <w:rPr>
          <w:rFonts w:ascii="Times New Roman" w:hAnsi="Times New Roman" w:cs="Times New Roman"/>
          <w:sz w:val="24"/>
          <w:szCs w:val="24"/>
        </w:rPr>
        <w:t>,</w:t>
      </w:r>
      <w:r w:rsidR="001368DF" w:rsidRPr="00A3036C">
        <w:rPr>
          <w:rFonts w:ascii="Times New Roman" w:hAnsi="Times New Roman" w:cs="Times New Roman"/>
          <w:sz w:val="24"/>
          <w:szCs w:val="24"/>
        </w:rPr>
        <w:t xml:space="preserve"> pronto</w:t>
      </w:r>
      <w:r w:rsidR="0080403C" w:rsidRPr="00A3036C">
        <w:rPr>
          <w:rFonts w:ascii="Times New Roman" w:hAnsi="Times New Roman" w:cs="Times New Roman"/>
          <w:sz w:val="24"/>
          <w:szCs w:val="24"/>
        </w:rPr>
        <w:t>,</w:t>
      </w:r>
      <w:r w:rsidR="001368DF" w:rsidRPr="00A3036C">
        <w:rPr>
          <w:rFonts w:ascii="Times New Roman" w:hAnsi="Times New Roman" w:cs="Times New Roman"/>
          <w:sz w:val="24"/>
          <w:szCs w:val="24"/>
        </w:rPr>
        <w:t xml:space="preserve"> para estagiar</w:t>
      </w:r>
      <w:r w:rsidR="00B83D61" w:rsidRPr="00A3036C">
        <w:rPr>
          <w:rFonts w:ascii="Times New Roman" w:hAnsi="Times New Roman" w:cs="Times New Roman"/>
          <w:sz w:val="24"/>
          <w:szCs w:val="24"/>
        </w:rPr>
        <w:t xml:space="preserve"> a benevolência no </w:t>
      </w:r>
      <w:r w:rsidR="009223DA" w:rsidRPr="00A3036C">
        <w:rPr>
          <w:rFonts w:ascii="Times New Roman" w:hAnsi="Times New Roman" w:cs="Times New Roman"/>
          <w:i/>
          <w:iCs/>
          <w:sz w:val="24"/>
          <w:szCs w:val="24"/>
        </w:rPr>
        <w:t>décimo primeiro</w:t>
      </w:r>
      <w:r w:rsidR="004547BC" w:rsidRPr="00A3036C">
        <w:rPr>
          <w:rFonts w:ascii="Times New Roman" w:hAnsi="Times New Roman" w:cs="Times New Roman"/>
          <w:sz w:val="24"/>
          <w:szCs w:val="24"/>
        </w:rPr>
        <w:t>. E,</w:t>
      </w:r>
      <w:r w:rsidR="009D7317" w:rsidRPr="00A3036C">
        <w:rPr>
          <w:rFonts w:ascii="Times New Roman" w:hAnsi="Times New Roman" w:cs="Times New Roman"/>
          <w:sz w:val="24"/>
          <w:szCs w:val="24"/>
        </w:rPr>
        <w:t xml:space="preserve"> o experenciado</w:t>
      </w:r>
      <w:r w:rsidR="008F38A9" w:rsidRPr="00A3036C">
        <w:rPr>
          <w:rFonts w:ascii="Times New Roman" w:hAnsi="Times New Roman" w:cs="Times New Roman"/>
          <w:sz w:val="24"/>
          <w:szCs w:val="24"/>
        </w:rPr>
        <w:t xml:space="preserve"> pe</w:t>
      </w:r>
      <w:r w:rsidR="0080403C" w:rsidRPr="00A3036C">
        <w:rPr>
          <w:rFonts w:ascii="Times New Roman" w:hAnsi="Times New Roman" w:cs="Times New Roman"/>
          <w:sz w:val="24"/>
          <w:szCs w:val="24"/>
        </w:rPr>
        <w:t>los</w:t>
      </w:r>
      <w:r w:rsidR="008F38A9" w:rsidRPr="00A3036C">
        <w:rPr>
          <w:rFonts w:ascii="Times New Roman" w:hAnsi="Times New Roman" w:cs="Times New Roman"/>
          <w:sz w:val="24"/>
          <w:szCs w:val="24"/>
        </w:rPr>
        <w:t xml:space="preserve"> </w:t>
      </w:r>
      <w:r w:rsidR="008F38A9" w:rsidRPr="00A3036C">
        <w:rPr>
          <w:rFonts w:ascii="Times New Roman" w:hAnsi="Times New Roman" w:cs="Times New Roman"/>
          <w:i/>
          <w:iCs/>
          <w:sz w:val="24"/>
          <w:szCs w:val="24"/>
        </w:rPr>
        <w:t>escolhidos</w:t>
      </w:r>
      <w:r w:rsidR="003F57D3" w:rsidRPr="00A3036C">
        <w:rPr>
          <w:rFonts w:ascii="Times New Roman" w:hAnsi="Times New Roman" w:cs="Times New Roman"/>
          <w:i/>
          <w:iCs/>
          <w:sz w:val="24"/>
          <w:szCs w:val="24"/>
        </w:rPr>
        <w:t xml:space="preserve"> </w:t>
      </w:r>
      <w:r w:rsidR="00D52629" w:rsidRPr="00A3036C">
        <w:rPr>
          <w:rFonts w:ascii="Times New Roman" w:hAnsi="Times New Roman" w:cs="Times New Roman"/>
          <w:sz w:val="24"/>
          <w:szCs w:val="24"/>
        </w:rPr>
        <w:t>neste processo evolutivo</w:t>
      </w:r>
      <w:r w:rsidR="00D424C2" w:rsidRPr="00A3036C">
        <w:rPr>
          <w:rFonts w:ascii="Times New Roman" w:hAnsi="Times New Roman" w:cs="Times New Roman"/>
          <w:sz w:val="24"/>
          <w:szCs w:val="24"/>
        </w:rPr>
        <w:t xml:space="preserve"> reúne o conhecimento</w:t>
      </w:r>
      <w:r w:rsidR="00317FC6" w:rsidRPr="00A3036C">
        <w:rPr>
          <w:rFonts w:ascii="Times New Roman" w:hAnsi="Times New Roman" w:cs="Times New Roman"/>
          <w:sz w:val="24"/>
          <w:szCs w:val="24"/>
        </w:rPr>
        <w:t xml:space="preserve"> para o estágio de </w:t>
      </w:r>
      <w:r w:rsidR="00317FC6" w:rsidRPr="00A3036C">
        <w:rPr>
          <w:rFonts w:ascii="Times New Roman" w:hAnsi="Times New Roman" w:cs="Times New Roman"/>
          <w:i/>
          <w:iCs/>
          <w:sz w:val="24"/>
          <w:szCs w:val="24"/>
        </w:rPr>
        <w:t xml:space="preserve">o aprendizado da delicadeza </w:t>
      </w:r>
      <w:r w:rsidR="003241A4" w:rsidRPr="00A3036C">
        <w:rPr>
          <w:rFonts w:ascii="Times New Roman" w:hAnsi="Times New Roman" w:cs="Times New Roman"/>
          <w:sz w:val="24"/>
          <w:szCs w:val="24"/>
        </w:rPr>
        <w:t>promulgado pela Fonte de Criação Universal</w:t>
      </w:r>
      <w:r w:rsidR="009223DA" w:rsidRPr="00A3036C">
        <w:rPr>
          <w:rFonts w:ascii="Times New Roman" w:hAnsi="Times New Roman" w:cs="Times New Roman"/>
          <w:sz w:val="24"/>
          <w:szCs w:val="24"/>
        </w:rPr>
        <w:t xml:space="preserve"> no </w:t>
      </w:r>
      <w:r w:rsidR="009223DA" w:rsidRPr="00A3036C">
        <w:rPr>
          <w:rFonts w:ascii="Times New Roman" w:hAnsi="Times New Roman" w:cs="Times New Roman"/>
          <w:i/>
          <w:iCs/>
          <w:sz w:val="24"/>
          <w:szCs w:val="24"/>
        </w:rPr>
        <w:t>décimo segundo</w:t>
      </w:r>
      <w:r w:rsidR="001E2917" w:rsidRPr="00A3036C">
        <w:rPr>
          <w:rFonts w:ascii="Times New Roman" w:hAnsi="Times New Roman" w:cs="Times New Roman"/>
          <w:sz w:val="24"/>
          <w:szCs w:val="24"/>
        </w:rPr>
        <w:t>.</w:t>
      </w:r>
      <w:r w:rsidR="005116F7" w:rsidRPr="00A3036C">
        <w:rPr>
          <w:rFonts w:ascii="Times New Roman" w:hAnsi="Times New Roman" w:cs="Times New Roman"/>
          <w:sz w:val="24"/>
          <w:szCs w:val="24"/>
        </w:rPr>
        <w:t xml:space="preserve"> </w:t>
      </w:r>
      <w:r w:rsidR="00F9469C" w:rsidRPr="00A3036C">
        <w:rPr>
          <w:rFonts w:ascii="Times New Roman" w:hAnsi="Times New Roman" w:cs="Times New Roman"/>
          <w:sz w:val="24"/>
          <w:szCs w:val="24"/>
        </w:rPr>
        <w:t>E</w:t>
      </w:r>
      <w:r w:rsidR="003B7CE4" w:rsidRPr="00A3036C">
        <w:rPr>
          <w:rFonts w:ascii="Times New Roman" w:hAnsi="Times New Roman" w:cs="Times New Roman"/>
          <w:sz w:val="24"/>
          <w:szCs w:val="24"/>
        </w:rPr>
        <w:t>xperiência</w:t>
      </w:r>
      <w:r w:rsidR="00045B8D" w:rsidRPr="00A3036C">
        <w:rPr>
          <w:rFonts w:ascii="Times New Roman" w:hAnsi="Times New Roman" w:cs="Times New Roman"/>
          <w:sz w:val="24"/>
          <w:szCs w:val="24"/>
        </w:rPr>
        <w:t xml:space="preserve"> </w:t>
      </w:r>
      <w:r w:rsidR="00FF2AFB" w:rsidRPr="00A3036C">
        <w:rPr>
          <w:rFonts w:ascii="Times New Roman" w:hAnsi="Times New Roman" w:cs="Times New Roman"/>
          <w:sz w:val="24"/>
          <w:szCs w:val="24"/>
        </w:rPr>
        <w:t>relevante e</w:t>
      </w:r>
      <w:r w:rsidR="00045B8D" w:rsidRPr="00A3036C">
        <w:rPr>
          <w:rFonts w:ascii="Times New Roman" w:hAnsi="Times New Roman" w:cs="Times New Roman"/>
          <w:sz w:val="24"/>
          <w:szCs w:val="24"/>
        </w:rPr>
        <w:t xml:space="preserve"> substancial </w:t>
      </w:r>
      <w:r w:rsidR="000031E6" w:rsidRPr="00A3036C">
        <w:rPr>
          <w:rFonts w:ascii="Times New Roman" w:hAnsi="Times New Roman" w:cs="Times New Roman"/>
          <w:sz w:val="24"/>
          <w:szCs w:val="24"/>
        </w:rPr>
        <w:t>para o encontro do terrícola com a felicidade plena</w:t>
      </w:r>
      <w:r w:rsidR="00D84612" w:rsidRPr="00A3036C">
        <w:rPr>
          <w:rFonts w:ascii="Times New Roman" w:hAnsi="Times New Roman" w:cs="Times New Roman"/>
          <w:sz w:val="24"/>
          <w:szCs w:val="24"/>
        </w:rPr>
        <w:t>.</w:t>
      </w:r>
      <w:r w:rsidR="00DA62EC" w:rsidRPr="00A3036C">
        <w:rPr>
          <w:rFonts w:ascii="Times New Roman" w:hAnsi="Times New Roman" w:cs="Times New Roman"/>
          <w:sz w:val="24"/>
          <w:szCs w:val="24"/>
        </w:rPr>
        <w:t xml:space="preserve"> </w:t>
      </w:r>
      <w:r w:rsidR="00D84612" w:rsidRPr="00A3036C">
        <w:rPr>
          <w:rFonts w:ascii="Times New Roman" w:hAnsi="Times New Roman" w:cs="Times New Roman"/>
          <w:sz w:val="24"/>
          <w:szCs w:val="24"/>
        </w:rPr>
        <w:t>N</w:t>
      </w:r>
      <w:r w:rsidR="00DA62EC" w:rsidRPr="00A3036C">
        <w:rPr>
          <w:rFonts w:ascii="Times New Roman" w:hAnsi="Times New Roman" w:cs="Times New Roman"/>
          <w:sz w:val="24"/>
          <w:szCs w:val="24"/>
        </w:rPr>
        <w:t>ão no r</w:t>
      </w:r>
      <w:r w:rsidR="00DA62EC" w:rsidRPr="00A3036C">
        <w:rPr>
          <w:rFonts w:ascii="Times New Roman" w:hAnsi="Times New Roman" w:cs="Times New Roman"/>
          <w:i/>
          <w:iCs/>
          <w:sz w:val="24"/>
          <w:szCs w:val="24"/>
        </w:rPr>
        <w:t>eino do céu</w:t>
      </w:r>
      <w:r w:rsidR="00DA62EC" w:rsidRPr="00A3036C">
        <w:rPr>
          <w:rFonts w:ascii="Times New Roman" w:hAnsi="Times New Roman" w:cs="Times New Roman"/>
          <w:sz w:val="24"/>
          <w:szCs w:val="24"/>
        </w:rPr>
        <w:t xml:space="preserve">, </w:t>
      </w:r>
      <w:r w:rsidR="00FF2AFB" w:rsidRPr="00A3036C">
        <w:rPr>
          <w:rFonts w:ascii="Times New Roman" w:hAnsi="Times New Roman" w:cs="Times New Roman"/>
          <w:sz w:val="24"/>
          <w:szCs w:val="24"/>
        </w:rPr>
        <w:t>como pregado pela mentira e ilusã</w:t>
      </w:r>
      <w:r w:rsidR="00F9469C" w:rsidRPr="00A3036C">
        <w:rPr>
          <w:rFonts w:ascii="Times New Roman" w:hAnsi="Times New Roman" w:cs="Times New Roman"/>
          <w:sz w:val="24"/>
          <w:szCs w:val="24"/>
        </w:rPr>
        <w:t xml:space="preserve">o do Sistema Terra, </w:t>
      </w:r>
      <w:r w:rsidR="00B73861" w:rsidRPr="00A3036C">
        <w:rPr>
          <w:rFonts w:ascii="Times New Roman" w:hAnsi="Times New Roman" w:cs="Times New Roman"/>
          <w:sz w:val="24"/>
          <w:szCs w:val="24"/>
        </w:rPr>
        <w:t xml:space="preserve">mas, sim, com </w:t>
      </w:r>
      <w:r w:rsidR="00164790" w:rsidRPr="00A3036C">
        <w:rPr>
          <w:rFonts w:ascii="Times New Roman" w:hAnsi="Times New Roman" w:cs="Times New Roman"/>
          <w:sz w:val="24"/>
          <w:szCs w:val="24"/>
        </w:rPr>
        <w:t>a cristalização da mente, corpo e espírito</w:t>
      </w:r>
      <w:r w:rsidR="004547BC" w:rsidRPr="00A3036C">
        <w:rPr>
          <w:rFonts w:ascii="Times New Roman" w:hAnsi="Times New Roman" w:cs="Times New Roman"/>
          <w:sz w:val="24"/>
          <w:szCs w:val="24"/>
        </w:rPr>
        <w:t xml:space="preserve"> </w:t>
      </w:r>
      <w:r w:rsidR="00251C67" w:rsidRPr="00A3036C">
        <w:rPr>
          <w:rFonts w:ascii="Times New Roman" w:hAnsi="Times New Roman" w:cs="Times New Roman"/>
          <w:sz w:val="24"/>
          <w:szCs w:val="24"/>
        </w:rPr>
        <w:t xml:space="preserve">humanos, </w:t>
      </w:r>
      <w:r w:rsidR="004547BC" w:rsidRPr="00A3036C">
        <w:rPr>
          <w:rFonts w:ascii="Times New Roman" w:hAnsi="Times New Roman" w:cs="Times New Roman"/>
          <w:sz w:val="24"/>
          <w:szCs w:val="24"/>
        </w:rPr>
        <w:t xml:space="preserve">conectados ao </w:t>
      </w:r>
      <w:r w:rsidR="00564891" w:rsidRPr="00A3036C">
        <w:rPr>
          <w:rFonts w:ascii="Times New Roman" w:hAnsi="Times New Roman" w:cs="Times New Roman"/>
          <w:sz w:val="24"/>
          <w:szCs w:val="24"/>
        </w:rPr>
        <w:t xml:space="preserve">poder, inevitável, do </w:t>
      </w:r>
      <w:r w:rsidR="004547BC" w:rsidRPr="00A3036C">
        <w:rPr>
          <w:rFonts w:ascii="Times New Roman" w:hAnsi="Times New Roman" w:cs="Times New Roman"/>
          <w:sz w:val="24"/>
          <w:szCs w:val="24"/>
        </w:rPr>
        <w:t>Eu Superior</w:t>
      </w:r>
      <w:r w:rsidR="00FD59D4" w:rsidRPr="00A3036C">
        <w:rPr>
          <w:rFonts w:ascii="Times New Roman" w:hAnsi="Times New Roman" w:cs="Times New Roman"/>
          <w:sz w:val="24"/>
          <w:szCs w:val="24"/>
        </w:rPr>
        <w:t>.</w:t>
      </w:r>
      <w:r w:rsidR="002E36D0" w:rsidRPr="00A3036C">
        <w:rPr>
          <w:rFonts w:ascii="Times New Roman" w:hAnsi="Times New Roman" w:cs="Times New Roman"/>
          <w:sz w:val="24"/>
          <w:szCs w:val="24"/>
        </w:rPr>
        <w:t xml:space="preserve"> </w:t>
      </w:r>
      <w:r w:rsidR="0080403C" w:rsidRPr="00A3036C">
        <w:rPr>
          <w:rFonts w:ascii="Times New Roman" w:hAnsi="Times New Roman" w:cs="Times New Roman"/>
          <w:sz w:val="24"/>
          <w:szCs w:val="24"/>
        </w:rPr>
        <w:t>Aguçad</w:t>
      </w:r>
      <w:r w:rsidR="002E36D0" w:rsidRPr="00A3036C">
        <w:rPr>
          <w:rFonts w:ascii="Times New Roman" w:hAnsi="Times New Roman" w:cs="Times New Roman"/>
          <w:sz w:val="24"/>
          <w:szCs w:val="24"/>
        </w:rPr>
        <w:t xml:space="preserve">o, </w:t>
      </w:r>
      <w:r w:rsidR="005E542C" w:rsidRPr="00A3036C">
        <w:rPr>
          <w:rFonts w:ascii="Times New Roman" w:hAnsi="Times New Roman" w:cs="Times New Roman"/>
          <w:sz w:val="24"/>
          <w:szCs w:val="24"/>
        </w:rPr>
        <w:t xml:space="preserve"> consciente </w:t>
      </w:r>
      <w:r w:rsidR="00251C67" w:rsidRPr="00A3036C">
        <w:rPr>
          <w:rFonts w:ascii="Times New Roman" w:hAnsi="Times New Roman" w:cs="Times New Roman"/>
          <w:sz w:val="24"/>
          <w:szCs w:val="24"/>
        </w:rPr>
        <w:t>n</w:t>
      </w:r>
      <w:r w:rsidR="00D246B2" w:rsidRPr="00A3036C">
        <w:rPr>
          <w:rFonts w:ascii="Times New Roman" w:hAnsi="Times New Roman" w:cs="Times New Roman"/>
          <w:sz w:val="24"/>
          <w:szCs w:val="24"/>
        </w:rPr>
        <w:t>o processo evolutivo em curso programado pelo</w:t>
      </w:r>
      <w:r w:rsidR="00D84612" w:rsidRPr="00A3036C">
        <w:rPr>
          <w:rFonts w:ascii="Times New Roman" w:hAnsi="Times New Roman" w:cs="Times New Roman"/>
          <w:sz w:val="24"/>
          <w:szCs w:val="24"/>
        </w:rPr>
        <w:t xml:space="preserve"> SEU — Soberana Energia Universal</w:t>
      </w:r>
      <w:r w:rsidR="00FD59D4" w:rsidRPr="00A3036C">
        <w:rPr>
          <w:rFonts w:ascii="Times New Roman" w:hAnsi="Times New Roman" w:cs="Times New Roman"/>
          <w:sz w:val="24"/>
          <w:szCs w:val="24"/>
        </w:rPr>
        <w:t>.</w:t>
      </w:r>
      <w:r w:rsidR="00043441" w:rsidRPr="00A3036C">
        <w:rPr>
          <w:rFonts w:ascii="Times New Roman" w:hAnsi="Times New Roman" w:cs="Times New Roman"/>
          <w:sz w:val="24"/>
          <w:szCs w:val="24"/>
        </w:rPr>
        <w:t xml:space="preserve"> Missão possível</w:t>
      </w:r>
      <w:r w:rsidR="00F12751" w:rsidRPr="00A3036C">
        <w:rPr>
          <w:rFonts w:ascii="Times New Roman" w:hAnsi="Times New Roman" w:cs="Times New Roman"/>
          <w:sz w:val="24"/>
          <w:szCs w:val="24"/>
        </w:rPr>
        <w:t>, apesar da sucu</w:t>
      </w:r>
      <w:r w:rsidR="00647430" w:rsidRPr="00A3036C">
        <w:rPr>
          <w:rFonts w:ascii="Times New Roman" w:hAnsi="Times New Roman" w:cs="Times New Roman"/>
          <w:sz w:val="24"/>
          <w:szCs w:val="24"/>
        </w:rPr>
        <w:t>m</w:t>
      </w:r>
      <w:r w:rsidR="00F12751" w:rsidRPr="00A3036C">
        <w:rPr>
          <w:rFonts w:ascii="Times New Roman" w:hAnsi="Times New Roman" w:cs="Times New Roman"/>
          <w:sz w:val="24"/>
          <w:szCs w:val="24"/>
        </w:rPr>
        <w:t>bência da humanidade ao</w:t>
      </w:r>
      <w:r w:rsidR="00647430" w:rsidRPr="00A3036C">
        <w:rPr>
          <w:rFonts w:ascii="Times New Roman" w:hAnsi="Times New Roman" w:cs="Times New Roman"/>
          <w:sz w:val="24"/>
          <w:szCs w:val="24"/>
        </w:rPr>
        <w:t xml:space="preserve"> </w:t>
      </w:r>
      <w:r w:rsidR="00647430" w:rsidRPr="00A3036C">
        <w:rPr>
          <w:rFonts w:ascii="Times New Roman" w:hAnsi="Times New Roman" w:cs="Times New Roman"/>
          <w:i/>
          <w:iCs/>
          <w:sz w:val="24"/>
          <w:szCs w:val="24"/>
        </w:rPr>
        <w:t>pacote de maldades</w:t>
      </w:r>
      <w:r w:rsidR="007030DA" w:rsidRPr="00A3036C">
        <w:rPr>
          <w:rFonts w:ascii="Times New Roman" w:hAnsi="Times New Roman" w:cs="Times New Roman"/>
          <w:sz w:val="24"/>
          <w:szCs w:val="24"/>
        </w:rPr>
        <w:t xml:space="preserve">, </w:t>
      </w:r>
      <w:r w:rsidR="00012E2F" w:rsidRPr="00A3036C">
        <w:rPr>
          <w:rFonts w:ascii="Times New Roman" w:hAnsi="Times New Roman" w:cs="Times New Roman"/>
          <w:sz w:val="24"/>
          <w:szCs w:val="24"/>
        </w:rPr>
        <w:t>produzi</w:t>
      </w:r>
      <w:r w:rsidR="00BC3F5B" w:rsidRPr="00A3036C">
        <w:rPr>
          <w:rFonts w:ascii="Times New Roman" w:hAnsi="Times New Roman" w:cs="Times New Roman"/>
          <w:sz w:val="24"/>
          <w:szCs w:val="24"/>
        </w:rPr>
        <w:t>ndo</w:t>
      </w:r>
      <w:r w:rsidR="00012E2F" w:rsidRPr="00A3036C">
        <w:rPr>
          <w:rFonts w:ascii="Times New Roman" w:hAnsi="Times New Roman" w:cs="Times New Roman"/>
          <w:sz w:val="24"/>
          <w:szCs w:val="24"/>
        </w:rPr>
        <w:t xml:space="preserve"> frequências energéticas</w:t>
      </w:r>
      <w:r w:rsidR="00B947F9" w:rsidRPr="00A3036C">
        <w:rPr>
          <w:rFonts w:ascii="Times New Roman" w:hAnsi="Times New Roman" w:cs="Times New Roman"/>
          <w:sz w:val="24"/>
          <w:szCs w:val="24"/>
        </w:rPr>
        <w:t xml:space="preserve"> rasteiras, incapazes</w:t>
      </w:r>
      <w:r w:rsidR="004B08ED" w:rsidRPr="00A3036C">
        <w:rPr>
          <w:rFonts w:ascii="Times New Roman" w:hAnsi="Times New Roman" w:cs="Times New Roman"/>
          <w:sz w:val="24"/>
          <w:szCs w:val="24"/>
        </w:rPr>
        <w:t xml:space="preserve"> de detectarem a filosofia do Eu Sou</w:t>
      </w:r>
      <w:r w:rsidR="009223DA" w:rsidRPr="00A3036C">
        <w:rPr>
          <w:rFonts w:ascii="Times New Roman" w:hAnsi="Times New Roman" w:cs="Times New Roman"/>
          <w:sz w:val="24"/>
          <w:szCs w:val="24"/>
        </w:rPr>
        <w:t xml:space="preserve"> ao alcance de todos os seres </w:t>
      </w:r>
      <w:r w:rsidR="001B6855" w:rsidRPr="00A3036C">
        <w:rPr>
          <w:rFonts w:ascii="Times New Roman" w:hAnsi="Times New Roman" w:cs="Times New Roman"/>
          <w:sz w:val="24"/>
          <w:szCs w:val="24"/>
        </w:rPr>
        <w:t>aviv</w:t>
      </w:r>
      <w:r w:rsidR="009223DA" w:rsidRPr="00A3036C">
        <w:rPr>
          <w:rFonts w:ascii="Times New Roman" w:hAnsi="Times New Roman" w:cs="Times New Roman"/>
          <w:sz w:val="24"/>
          <w:szCs w:val="24"/>
        </w:rPr>
        <w:t>ados</w:t>
      </w:r>
      <w:r w:rsidR="001B6855" w:rsidRPr="00A3036C">
        <w:rPr>
          <w:rFonts w:ascii="Times New Roman" w:hAnsi="Times New Roman" w:cs="Times New Roman"/>
          <w:sz w:val="24"/>
          <w:szCs w:val="24"/>
        </w:rPr>
        <w:t>, perceptíveis, a transição vibracional</w:t>
      </w:r>
      <w:r w:rsidR="00425A95" w:rsidRPr="00A3036C">
        <w:rPr>
          <w:rFonts w:ascii="Times New Roman" w:hAnsi="Times New Roman" w:cs="Times New Roman"/>
          <w:sz w:val="24"/>
          <w:szCs w:val="24"/>
        </w:rPr>
        <w:t xml:space="preserve"> definitiva</w:t>
      </w:r>
      <w:r w:rsidR="001B6855" w:rsidRPr="00A3036C">
        <w:rPr>
          <w:rFonts w:ascii="Times New Roman" w:hAnsi="Times New Roman" w:cs="Times New Roman"/>
          <w:sz w:val="24"/>
          <w:szCs w:val="24"/>
        </w:rPr>
        <w:t xml:space="preserve"> do planeta ao </w:t>
      </w:r>
      <w:r w:rsidR="001B6855" w:rsidRPr="00A3036C">
        <w:rPr>
          <w:rFonts w:ascii="Times New Roman" w:hAnsi="Times New Roman" w:cs="Times New Roman"/>
          <w:i/>
          <w:iCs/>
          <w:sz w:val="24"/>
          <w:szCs w:val="24"/>
        </w:rPr>
        <w:t>quinto plano terráqueo</w:t>
      </w:r>
      <w:r w:rsidR="007030DA" w:rsidRPr="00A3036C">
        <w:rPr>
          <w:rFonts w:ascii="Times New Roman" w:hAnsi="Times New Roman" w:cs="Times New Roman"/>
          <w:sz w:val="24"/>
          <w:szCs w:val="24"/>
        </w:rPr>
        <w:t>.</w:t>
      </w:r>
    </w:p>
    <w:p w14:paraId="6361B7DE" w14:textId="41C7F620" w:rsidR="006D007C" w:rsidRPr="00A3036C" w:rsidRDefault="001B6855" w:rsidP="00DD2A06">
      <w:pPr>
        <w:spacing w:after="0"/>
        <w:jc w:val="both"/>
        <w:rPr>
          <w:rFonts w:ascii="Times New Roman" w:hAnsi="Times New Roman" w:cs="Times New Roman"/>
          <w:sz w:val="24"/>
          <w:szCs w:val="24"/>
        </w:rPr>
      </w:pPr>
      <w:r w:rsidRPr="00A3036C">
        <w:rPr>
          <w:rFonts w:ascii="Times New Roman" w:hAnsi="Times New Roman" w:cs="Times New Roman"/>
          <w:sz w:val="24"/>
          <w:szCs w:val="24"/>
        </w:rPr>
        <w:t>De</w:t>
      </w:r>
      <w:r w:rsidR="006D007C" w:rsidRPr="00A3036C">
        <w:rPr>
          <w:rFonts w:ascii="Times New Roman" w:hAnsi="Times New Roman" w:cs="Times New Roman"/>
          <w:sz w:val="24"/>
          <w:szCs w:val="24"/>
        </w:rPr>
        <w:t>mocracia plena desmaterializad</w:t>
      </w:r>
      <w:r w:rsidR="00AC591D" w:rsidRPr="00A3036C">
        <w:rPr>
          <w:rFonts w:ascii="Times New Roman" w:hAnsi="Times New Roman" w:cs="Times New Roman"/>
          <w:sz w:val="24"/>
          <w:szCs w:val="24"/>
        </w:rPr>
        <w:t xml:space="preserve">a </w:t>
      </w:r>
      <w:r w:rsidR="00FF63D1" w:rsidRPr="00A3036C">
        <w:rPr>
          <w:rFonts w:ascii="Times New Roman" w:hAnsi="Times New Roman" w:cs="Times New Roman"/>
          <w:sz w:val="24"/>
          <w:szCs w:val="24"/>
        </w:rPr>
        <w:t xml:space="preserve">e </w:t>
      </w:r>
      <w:r w:rsidR="00802628" w:rsidRPr="00A3036C">
        <w:rPr>
          <w:rFonts w:ascii="Times New Roman" w:hAnsi="Times New Roman" w:cs="Times New Roman"/>
          <w:sz w:val="24"/>
          <w:szCs w:val="24"/>
        </w:rPr>
        <w:t>organizada pel</w:t>
      </w:r>
      <w:r w:rsidR="00D725E1" w:rsidRPr="00A3036C">
        <w:rPr>
          <w:rFonts w:ascii="Times New Roman" w:hAnsi="Times New Roman" w:cs="Times New Roman"/>
          <w:sz w:val="24"/>
          <w:szCs w:val="24"/>
        </w:rPr>
        <w:t>a consciência</w:t>
      </w:r>
      <w:r w:rsidR="0050256E" w:rsidRPr="00A3036C">
        <w:rPr>
          <w:rFonts w:ascii="Times New Roman" w:hAnsi="Times New Roman" w:cs="Times New Roman"/>
          <w:sz w:val="24"/>
          <w:szCs w:val="24"/>
        </w:rPr>
        <w:t xml:space="preserve"> ampla, geral e irrestrita, não divide</w:t>
      </w:r>
      <w:r w:rsidRPr="00A3036C">
        <w:rPr>
          <w:rFonts w:ascii="Times New Roman" w:hAnsi="Times New Roman" w:cs="Times New Roman"/>
          <w:sz w:val="24"/>
          <w:szCs w:val="24"/>
        </w:rPr>
        <w:t>...</w:t>
      </w:r>
      <w:r w:rsidR="0050256E" w:rsidRPr="00A3036C">
        <w:rPr>
          <w:rFonts w:ascii="Times New Roman" w:hAnsi="Times New Roman" w:cs="Times New Roman"/>
          <w:sz w:val="24"/>
          <w:szCs w:val="24"/>
        </w:rPr>
        <w:t xml:space="preserve"> soma</w:t>
      </w:r>
      <w:r w:rsidR="006A6B67" w:rsidRPr="00A3036C">
        <w:rPr>
          <w:rFonts w:ascii="Times New Roman" w:hAnsi="Times New Roman" w:cs="Times New Roman"/>
          <w:sz w:val="24"/>
          <w:szCs w:val="24"/>
        </w:rPr>
        <w:t xml:space="preserve"> e</w:t>
      </w:r>
      <w:r w:rsidR="00803B2E" w:rsidRPr="00A3036C">
        <w:rPr>
          <w:rFonts w:ascii="Times New Roman" w:hAnsi="Times New Roman" w:cs="Times New Roman"/>
          <w:sz w:val="24"/>
          <w:szCs w:val="24"/>
        </w:rPr>
        <w:t xml:space="preserve"> compreende a verdade absoluta</w:t>
      </w:r>
      <w:r w:rsidR="0078789C" w:rsidRPr="00A3036C">
        <w:rPr>
          <w:rFonts w:ascii="Times New Roman" w:hAnsi="Times New Roman" w:cs="Times New Roman"/>
          <w:sz w:val="24"/>
          <w:szCs w:val="24"/>
        </w:rPr>
        <w:t>,</w:t>
      </w:r>
      <w:r w:rsidR="00803B2E" w:rsidRPr="00A3036C">
        <w:rPr>
          <w:rFonts w:ascii="Times New Roman" w:hAnsi="Times New Roman" w:cs="Times New Roman"/>
          <w:sz w:val="24"/>
          <w:szCs w:val="24"/>
        </w:rPr>
        <w:t xml:space="preserve"> fie</w:t>
      </w:r>
      <w:r w:rsidR="00F5358B" w:rsidRPr="00A3036C">
        <w:rPr>
          <w:rFonts w:ascii="Times New Roman" w:hAnsi="Times New Roman" w:cs="Times New Roman"/>
          <w:sz w:val="24"/>
          <w:szCs w:val="24"/>
        </w:rPr>
        <w:t>l</w:t>
      </w:r>
      <w:r w:rsidR="0078789C" w:rsidRPr="00A3036C">
        <w:rPr>
          <w:rFonts w:ascii="Times New Roman" w:hAnsi="Times New Roman" w:cs="Times New Roman"/>
          <w:sz w:val="24"/>
          <w:szCs w:val="24"/>
        </w:rPr>
        <w:t xml:space="preserve"> ao amor incondicional.</w:t>
      </w:r>
    </w:p>
    <w:p w14:paraId="2E19129B" w14:textId="58FC771D" w:rsidR="00BC71E1" w:rsidRPr="00A3036C" w:rsidRDefault="001B6855"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Passeio futurista de um presente dependente de condutas efetivadas pela liberalidade de exercício humano definidor </w:t>
      </w:r>
      <w:r w:rsidR="00BD2484" w:rsidRPr="00A3036C">
        <w:rPr>
          <w:rFonts w:ascii="Times New Roman" w:hAnsi="Times New Roman" w:cs="Times New Roman"/>
          <w:sz w:val="24"/>
          <w:szCs w:val="24"/>
        </w:rPr>
        <w:t xml:space="preserve">da certeza </w:t>
      </w:r>
      <w:r w:rsidRPr="00A3036C">
        <w:rPr>
          <w:rFonts w:ascii="Times New Roman" w:hAnsi="Times New Roman" w:cs="Times New Roman"/>
          <w:sz w:val="24"/>
          <w:szCs w:val="24"/>
        </w:rPr>
        <w:t xml:space="preserve">de que </w:t>
      </w:r>
      <w:r w:rsidRPr="00A3036C">
        <w:rPr>
          <w:rFonts w:ascii="Times New Roman" w:hAnsi="Times New Roman" w:cs="Times New Roman"/>
          <w:i/>
          <w:iCs/>
          <w:sz w:val="24"/>
          <w:szCs w:val="24"/>
        </w:rPr>
        <w:t>o encontro de ontem com hoje é amanhã</w:t>
      </w:r>
      <w:r w:rsidR="00BD2484" w:rsidRPr="00A3036C">
        <w:rPr>
          <w:rFonts w:ascii="Times New Roman" w:hAnsi="Times New Roman" w:cs="Times New Roman"/>
          <w:sz w:val="24"/>
          <w:szCs w:val="24"/>
        </w:rPr>
        <w:t>.</w:t>
      </w:r>
    </w:p>
    <w:p w14:paraId="693238B3" w14:textId="6648A4E2" w:rsidR="00987C40" w:rsidRPr="00A3036C" w:rsidRDefault="0080403C"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Experenciar o orbe livre dos pilares sistêmicos: governo, religião, mídia e educação </w:t>
      </w:r>
      <w:r w:rsidR="000C49E2" w:rsidRPr="00A3036C">
        <w:rPr>
          <w:rFonts w:ascii="Times New Roman" w:hAnsi="Times New Roman" w:cs="Times New Roman"/>
          <w:sz w:val="24"/>
          <w:szCs w:val="24"/>
        </w:rPr>
        <w:t>n</w:t>
      </w:r>
      <w:r w:rsidRPr="00A3036C">
        <w:rPr>
          <w:rFonts w:ascii="Times New Roman" w:hAnsi="Times New Roman" w:cs="Times New Roman"/>
          <w:sz w:val="24"/>
          <w:szCs w:val="24"/>
        </w:rPr>
        <w:t xml:space="preserve">uma frequência vibracional alteada </w:t>
      </w:r>
      <w:r w:rsidR="00987C40" w:rsidRPr="00A3036C">
        <w:rPr>
          <w:rFonts w:ascii="Times New Roman" w:hAnsi="Times New Roman" w:cs="Times New Roman"/>
          <w:sz w:val="24"/>
          <w:szCs w:val="24"/>
        </w:rPr>
        <w:t xml:space="preserve">que </w:t>
      </w:r>
      <w:r w:rsidRPr="00A3036C">
        <w:rPr>
          <w:rFonts w:ascii="Times New Roman" w:hAnsi="Times New Roman" w:cs="Times New Roman"/>
          <w:sz w:val="24"/>
          <w:szCs w:val="24"/>
        </w:rPr>
        <w:t xml:space="preserve">concede o adeus </w:t>
      </w:r>
      <w:r w:rsidRPr="00A3036C">
        <w:rPr>
          <w:rFonts w:ascii="Times New Roman" w:hAnsi="Times New Roman" w:cs="Times New Roman"/>
          <w:i/>
          <w:iCs/>
          <w:sz w:val="24"/>
          <w:szCs w:val="24"/>
        </w:rPr>
        <w:t>a 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ganância</w:t>
      </w:r>
      <w:r w:rsidRPr="00A3036C">
        <w:rPr>
          <w:rFonts w:ascii="Times New Roman" w:hAnsi="Times New Roman" w:cs="Times New Roman"/>
          <w:sz w:val="24"/>
          <w:szCs w:val="24"/>
        </w:rPr>
        <w:t xml:space="preserve"> e </w:t>
      </w:r>
      <w:r w:rsidRPr="00A3036C">
        <w:rPr>
          <w:rFonts w:ascii="Times New Roman" w:hAnsi="Times New Roman" w:cs="Times New Roman"/>
          <w:i/>
          <w:iCs/>
          <w:sz w:val="24"/>
          <w:szCs w:val="24"/>
        </w:rPr>
        <w:t>medo</w:t>
      </w:r>
      <w:r w:rsidR="008B2C23" w:rsidRPr="00A3036C">
        <w:rPr>
          <w:rFonts w:ascii="Times New Roman" w:hAnsi="Times New Roman" w:cs="Times New Roman"/>
          <w:sz w:val="24"/>
          <w:szCs w:val="24"/>
        </w:rPr>
        <w:t xml:space="preserve">. </w:t>
      </w:r>
      <w:r w:rsidR="00260B3A" w:rsidRPr="00A3036C">
        <w:rPr>
          <w:rFonts w:ascii="Times New Roman" w:hAnsi="Times New Roman" w:cs="Times New Roman"/>
          <w:sz w:val="24"/>
          <w:szCs w:val="24"/>
        </w:rPr>
        <w:t>Energia r</w:t>
      </w:r>
      <w:r w:rsidR="00987C40" w:rsidRPr="00A3036C">
        <w:rPr>
          <w:rFonts w:ascii="Times New Roman" w:hAnsi="Times New Roman" w:cs="Times New Roman"/>
          <w:sz w:val="24"/>
          <w:szCs w:val="24"/>
        </w:rPr>
        <w:t>esponsáve</w:t>
      </w:r>
      <w:r w:rsidR="00260B3A" w:rsidRPr="00A3036C">
        <w:rPr>
          <w:rFonts w:ascii="Times New Roman" w:hAnsi="Times New Roman" w:cs="Times New Roman"/>
          <w:sz w:val="24"/>
          <w:szCs w:val="24"/>
        </w:rPr>
        <w:t>l</w:t>
      </w:r>
      <w:r w:rsidR="00987C40" w:rsidRPr="00A3036C">
        <w:rPr>
          <w:rFonts w:ascii="Times New Roman" w:hAnsi="Times New Roman" w:cs="Times New Roman"/>
          <w:sz w:val="24"/>
          <w:szCs w:val="24"/>
        </w:rPr>
        <w:t xml:space="preserve"> pela evolução, vivenciada e sentimentalizada, do planeta neste futuro clamado no presente </w:t>
      </w:r>
      <w:r w:rsidR="00260B3A" w:rsidRPr="00A3036C">
        <w:rPr>
          <w:rFonts w:ascii="Times New Roman" w:hAnsi="Times New Roman" w:cs="Times New Roman"/>
          <w:sz w:val="24"/>
          <w:szCs w:val="24"/>
        </w:rPr>
        <w:t>pel</w:t>
      </w:r>
      <w:r w:rsidR="00D55250" w:rsidRPr="00A3036C">
        <w:rPr>
          <w:rFonts w:ascii="Times New Roman" w:hAnsi="Times New Roman" w:cs="Times New Roman"/>
          <w:sz w:val="24"/>
          <w:szCs w:val="24"/>
        </w:rPr>
        <w:t>a,</w:t>
      </w:r>
      <w:r w:rsidR="00260B3A" w:rsidRPr="00A3036C">
        <w:rPr>
          <w:rFonts w:ascii="Times New Roman" w:hAnsi="Times New Roman" w:cs="Times New Roman"/>
          <w:sz w:val="24"/>
          <w:szCs w:val="24"/>
        </w:rPr>
        <w:t xml:space="preserve"> incansável</w:t>
      </w:r>
      <w:r w:rsidR="00D55250" w:rsidRPr="00A3036C">
        <w:rPr>
          <w:rFonts w:ascii="Times New Roman" w:hAnsi="Times New Roman" w:cs="Times New Roman"/>
          <w:sz w:val="24"/>
          <w:szCs w:val="24"/>
        </w:rPr>
        <w:t xml:space="preserve">, </w:t>
      </w:r>
      <w:r w:rsidR="00987C40" w:rsidRPr="00A3036C">
        <w:rPr>
          <w:rFonts w:ascii="Times New Roman" w:hAnsi="Times New Roman" w:cs="Times New Roman"/>
          <w:sz w:val="24"/>
          <w:szCs w:val="24"/>
        </w:rPr>
        <w:t xml:space="preserve"> Resistência Dimensional.</w:t>
      </w:r>
    </w:p>
    <w:p w14:paraId="1AB265EC" w14:textId="0404F3FD" w:rsidR="00987C40" w:rsidRPr="00A3036C" w:rsidRDefault="00987C40"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Estima-se atingimento </w:t>
      </w:r>
      <w:r w:rsidR="00F2529D" w:rsidRPr="00A3036C">
        <w:rPr>
          <w:rFonts w:ascii="Times New Roman" w:hAnsi="Times New Roman" w:cs="Times New Roman"/>
          <w:sz w:val="24"/>
          <w:szCs w:val="24"/>
        </w:rPr>
        <w:t xml:space="preserve">inicial </w:t>
      </w:r>
      <w:r w:rsidRPr="00A3036C">
        <w:rPr>
          <w:rFonts w:ascii="Times New Roman" w:hAnsi="Times New Roman" w:cs="Times New Roman"/>
          <w:sz w:val="24"/>
          <w:szCs w:val="24"/>
        </w:rPr>
        <w:t>de</w:t>
      </w:r>
      <w:r w:rsidR="00F2529D" w:rsidRPr="00A3036C">
        <w:rPr>
          <w:rFonts w:ascii="Times New Roman" w:hAnsi="Times New Roman" w:cs="Times New Roman"/>
          <w:sz w:val="24"/>
          <w:szCs w:val="24"/>
        </w:rPr>
        <w:t xml:space="preserve"> 193.000.000 de pessoas nos  países, onde o Grupo Harrison &amp; Taylor t</w:t>
      </w:r>
      <w:r w:rsidR="001E2ED4" w:rsidRPr="00A3036C">
        <w:rPr>
          <w:rFonts w:ascii="Times New Roman" w:hAnsi="Times New Roman" w:cs="Times New Roman"/>
          <w:sz w:val="24"/>
          <w:szCs w:val="24"/>
        </w:rPr>
        <w:t>ê</w:t>
      </w:r>
      <w:r w:rsidR="00F2529D" w:rsidRPr="00A3036C">
        <w:rPr>
          <w:rFonts w:ascii="Times New Roman" w:hAnsi="Times New Roman" w:cs="Times New Roman"/>
          <w:sz w:val="24"/>
          <w:szCs w:val="24"/>
        </w:rPr>
        <w:t>m sede</w:t>
      </w:r>
      <w:r w:rsidR="001E2ED4" w:rsidRPr="00A3036C">
        <w:rPr>
          <w:rFonts w:ascii="Times New Roman" w:hAnsi="Times New Roman" w:cs="Times New Roman"/>
          <w:sz w:val="24"/>
          <w:szCs w:val="24"/>
        </w:rPr>
        <w:t>s</w:t>
      </w:r>
      <w:r w:rsidR="00354B95" w:rsidRPr="00A3036C">
        <w:rPr>
          <w:rFonts w:ascii="Times New Roman" w:hAnsi="Times New Roman" w:cs="Times New Roman"/>
          <w:sz w:val="24"/>
          <w:szCs w:val="24"/>
        </w:rPr>
        <w:t>. A</w:t>
      </w:r>
      <w:r w:rsidR="00F2529D" w:rsidRPr="00A3036C">
        <w:rPr>
          <w:rFonts w:ascii="Times New Roman" w:hAnsi="Times New Roman" w:cs="Times New Roman"/>
          <w:sz w:val="24"/>
          <w:szCs w:val="24"/>
        </w:rPr>
        <w:t>pelidada</w:t>
      </w:r>
      <w:r w:rsidR="001E2ED4" w:rsidRPr="00A3036C">
        <w:rPr>
          <w:rFonts w:ascii="Times New Roman" w:hAnsi="Times New Roman" w:cs="Times New Roman"/>
          <w:sz w:val="24"/>
          <w:szCs w:val="24"/>
        </w:rPr>
        <w:t>s</w:t>
      </w:r>
      <w:r w:rsidR="00F2529D" w:rsidRPr="00A3036C">
        <w:rPr>
          <w:rFonts w:ascii="Times New Roman" w:hAnsi="Times New Roman" w:cs="Times New Roman"/>
          <w:sz w:val="24"/>
          <w:szCs w:val="24"/>
        </w:rPr>
        <w:t xml:space="preserve"> </w:t>
      </w:r>
      <w:r w:rsidR="00E860E3" w:rsidRPr="00A3036C">
        <w:rPr>
          <w:rFonts w:ascii="Times New Roman" w:hAnsi="Times New Roman" w:cs="Times New Roman"/>
          <w:sz w:val="24"/>
          <w:szCs w:val="24"/>
        </w:rPr>
        <w:t xml:space="preserve">e conhecidas </w:t>
      </w:r>
      <w:r w:rsidR="00F2529D" w:rsidRPr="00A3036C">
        <w:rPr>
          <w:rFonts w:ascii="Times New Roman" w:hAnsi="Times New Roman" w:cs="Times New Roman"/>
          <w:sz w:val="24"/>
          <w:szCs w:val="24"/>
        </w:rPr>
        <w:t xml:space="preserve">no mundo como </w:t>
      </w:r>
      <w:r w:rsidR="00F2529D" w:rsidRPr="00A3036C">
        <w:rPr>
          <w:rFonts w:ascii="Times New Roman" w:hAnsi="Times New Roman" w:cs="Times New Roman"/>
          <w:i/>
          <w:iCs/>
          <w:sz w:val="24"/>
          <w:szCs w:val="24"/>
        </w:rPr>
        <w:t>embaixada da cozinha do mundo</w:t>
      </w:r>
      <w:r w:rsidR="00F2529D" w:rsidRPr="00A3036C">
        <w:rPr>
          <w:rFonts w:ascii="Times New Roman" w:hAnsi="Times New Roman" w:cs="Times New Roman"/>
          <w:sz w:val="24"/>
          <w:szCs w:val="24"/>
        </w:rPr>
        <w:t xml:space="preserve">, considerando ferramentas físicas e virtuais da divulgação de palestras ministradas pelos </w:t>
      </w:r>
      <w:r w:rsidR="00F2529D" w:rsidRPr="00A3036C">
        <w:rPr>
          <w:rFonts w:ascii="Times New Roman" w:hAnsi="Times New Roman" w:cs="Times New Roman"/>
          <w:i/>
          <w:iCs/>
          <w:sz w:val="24"/>
          <w:szCs w:val="24"/>
        </w:rPr>
        <w:t xml:space="preserve">escolhidos </w:t>
      </w:r>
      <w:r w:rsidR="00F2529D" w:rsidRPr="00A3036C">
        <w:rPr>
          <w:rFonts w:ascii="Times New Roman" w:hAnsi="Times New Roman" w:cs="Times New Roman"/>
          <w:sz w:val="24"/>
          <w:szCs w:val="24"/>
        </w:rPr>
        <w:t xml:space="preserve">nestas localidades. Adicione-se </w:t>
      </w:r>
      <w:r w:rsidR="001E2ED4" w:rsidRPr="00A3036C">
        <w:rPr>
          <w:rFonts w:ascii="Times New Roman" w:hAnsi="Times New Roman" w:cs="Times New Roman"/>
          <w:sz w:val="24"/>
          <w:szCs w:val="24"/>
        </w:rPr>
        <w:t>internos d</w:t>
      </w:r>
      <w:r w:rsidR="00F2529D" w:rsidRPr="00A3036C">
        <w:rPr>
          <w:rFonts w:ascii="Times New Roman" w:hAnsi="Times New Roman" w:cs="Times New Roman"/>
          <w:sz w:val="24"/>
          <w:szCs w:val="24"/>
        </w:rPr>
        <w:t>as unidades do PREPARADO —</w:t>
      </w:r>
      <w:r w:rsidR="001E2ED4" w:rsidRPr="00A3036C">
        <w:rPr>
          <w:rFonts w:ascii="Times New Roman" w:hAnsi="Times New Roman" w:cs="Times New Roman"/>
          <w:sz w:val="24"/>
          <w:szCs w:val="24"/>
        </w:rPr>
        <w:t xml:space="preserve"> Presídio do Pecador Restaurado Dotado do Onicriador, onde</w:t>
      </w:r>
      <w:r w:rsidR="00C435AB" w:rsidRPr="00A3036C">
        <w:rPr>
          <w:rFonts w:ascii="Times New Roman" w:hAnsi="Times New Roman" w:cs="Times New Roman"/>
          <w:sz w:val="24"/>
          <w:szCs w:val="24"/>
        </w:rPr>
        <w:t>, reservadamente,</w:t>
      </w:r>
      <w:r w:rsidR="001E2ED4" w:rsidRPr="00A3036C">
        <w:rPr>
          <w:rFonts w:ascii="Times New Roman" w:hAnsi="Times New Roman" w:cs="Times New Roman"/>
          <w:sz w:val="24"/>
          <w:szCs w:val="24"/>
        </w:rPr>
        <w:t xml:space="preserve"> João Carlos Lessa desenvolve esta mesma atividade, até então, sem suspeita da IMSD — Independência Mundial dos Servos de Deus, mediante a discrição de como esta filosofia é conhecida</w:t>
      </w:r>
      <w:r w:rsidR="007C4977" w:rsidRPr="00A3036C">
        <w:rPr>
          <w:rFonts w:ascii="Times New Roman" w:hAnsi="Times New Roman" w:cs="Times New Roman"/>
          <w:sz w:val="24"/>
          <w:szCs w:val="24"/>
        </w:rPr>
        <w:t>, hoje,</w:t>
      </w:r>
      <w:r w:rsidR="001E2ED4" w:rsidRPr="00A3036C">
        <w:rPr>
          <w:rFonts w:ascii="Times New Roman" w:hAnsi="Times New Roman" w:cs="Times New Roman"/>
          <w:sz w:val="24"/>
          <w:szCs w:val="24"/>
        </w:rPr>
        <w:t xml:space="preserve"> pelos presidiários</w:t>
      </w:r>
      <w:r w:rsidR="009B222A" w:rsidRPr="00A3036C">
        <w:rPr>
          <w:rFonts w:ascii="Times New Roman" w:hAnsi="Times New Roman" w:cs="Times New Roman"/>
          <w:sz w:val="24"/>
          <w:szCs w:val="24"/>
        </w:rPr>
        <w:t xml:space="preserve"> espalhado</w:t>
      </w:r>
      <w:r w:rsidR="00D54BC4" w:rsidRPr="00A3036C">
        <w:rPr>
          <w:rFonts w:ascii="Times New Roman" w:hAnsi="Times New Roman" w:cs="Times New Roman"/>
          <w:sz w:val="24"/>
          <w:szCs w:val="24"/>
        </w:rPr>
        <w:t>s pelo planeta</w:t>
      </w:r>
      <w:r w:rsidR="001E2ED4" w:rsidRPr="00A3036C">
        <w:rPr>
          <w:rFonts w:ascii="Times New Roman" w:hAnsi="Times New Roman" w:cs="Times New Roman"/>
          <w:sz w:val="24"/>
          <w:szCs w:val="24"/>
        </w:rPr>
        <w:t>.</w:t>
      </w:r>
    </w:p>
    <w:p w14:paraId="790DCAF7" w14:textId="528690A2" w:rsidR="0080403C" w:rsidRPr="00A3036C" w:rsidRDefault="001E2ED4"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Adeptos multiplicam-se, mas </w:t>
      </w:r>
      <w:r w:rsidR="00710EEA" w:rsidRPr="00A3036C">
        <w:rPr>
          <w:rFonts w:ascii="Times New Roman" w:hAnsi="Times New Roman" w:cs="Times New Roman"/>
          <w:sz w:val="24"/>
          <w:szCs w:val="24"/>
        </w:rPr>
        <w:t>é preciso adesão massificada para energias eletromagnéticas de altas forças vibracionais serem capazes de fazerem ruir</w:t>
      </w:r>
      <w:r w:rsidR="007C4977" w:rsidRPr="00A3036C">
        <w:rPr>
          <w:rFonts w:ascii="Times New Roman" w:hAnsi="Times New Roman" w:cs="Times New Roman"/>
          <w:sz w:val="24"/>
          <w:szCs w:val="24"/>
        </w:rPr>
        <w:t>,</w:t>
      </w:r>
      <w:r w:rsidR="00710EEA" w:rsidRPr="00A3036C">
        <w:rPr>
          <w:rFonts w:ascii="Times New Roman" w:hAnsi="Times New Roman" w:cs="Times New Roman"/>
          <w:sz w:val="24"/>
          <w:szCs w:val="24"/>
        </w:rPr>
        <w:t xml:space="preserve"> pela compreensão e poder da verdade absoluta reveladora da mentira e ilusão</w:t>
      </w:r>
      <w:r w:rsidR="00C6016F" w:rsidRPr="00A3036C">
        <w:rPr>
          <w:rFonts w:ascii="Times New Roman" w:hAnsi="Times New Roman" w:cs="Times New Roman"/>
          <w:sz w:val="24"/>
          <w:szCs w:val="24"/>
        </w:rPr>
        <w:t xml:space="preserve">, </w:t>
      </w:r>
      <w:r w:rsidR="00710EEA" w:rsidRPr="00A3036C">
        <w:rPr>
          <w:rFonts w:ascii="Times New Roman" w:hAnsi="Times New Roman" w:cs="Times New Roman"/>
          <w:sz w:val="24"/>
          <w:szCs w:val="24"/>
        </w:rPr>
        <w:t>o Sistema Terra.</w:t>
      </w:r>
    </w:p>
    <w:p w14:paraId="4DEAEF68" w14:textId="7038207B" w:rsidR="00710EEA" w:rsidRPr="00A3036C" w:rsidRDefault="00710EEA" w:rsidP="0052004C">
      <w:pPr>
        <w:spacing w:after="0"/>
        <w:jc w:val="both"/>
        <w:rPr>
          <w:rFonts w:ascii="Times New Roman" w:hAnsi="Times New Roman" w:cs="Times New Roman"/>
          <w:sz w:val="24"/>
          <w:szCs w:val="24"/>
        </w:rPr>
      </w:pPr>
      <w:r w:rsidRPr="00A3036C">
        <w:rPr>
          <w:rFonts w:ascii="Times New Roman" w:hAnsi="Times New Roman" w:cs="Times New Roman"/>
          <w:sz w:val="24"/>
          <w:szCs w:val="24"/>
        </w:rPr>
        <w:t>Conflitos pontuais culminados na 3ª Guerra Mundial</w:t>
      </w:r>
      <w:r w:rsidR="00312EBF" w:rsidRPr="00A3036C">
        <w:rPr>
          <w:rFonts w:ascii="Times New Roman" w:hAnsi="Times New Roman" w:cs="Times New Roman"/>
          <w:sz w:val="24"/>
          <w:szCs w:val="24"/>
        </w:rPr>
        <w:t xml:space="preserve"> são determinantes para os algozes do orbe terráqueo estarem confortáveis no objetivo de minimizar a frequência vibracional humana. População terrícola direta e indiretamente está tocada com este evento de destruição material e, sobretudo, da alma humana pela desumanidade praticada por iguais comandados pelo SPA — Supremo Poder Anônimo. Até quando? A con</w:t>
      </w:r>
      <w:r w:rsidR="006A3922" w:rsidRPr="00A3036C">
        <w:rPr>
          <w:rFonts w:ascii="Times New Roman" w:hAnsi="Times New Roman" w:cs="Times New Roman"/>
          <w:sz w:val="24"/>
          <w:szCs w:val="24"/>
        </w:rPr>
        <w:t>s</w:t>
      </w:r>
      <w:r w:rsidR="00312EBF" w:rsidRPr="00A3036C">
        <w:rPr>
          <w:rFonts w:ascii="Times New Roman" w:hAnsi="Times New Roman" w:cs="Times New Roman"/>
          <w:sz w:val="24"/>
          <w:szCs w:val="24"/>
        </w:rPr>
        <w:t xml:space="preserve">ciência </w:t>
      </w:r>
      <w:r w:rsidR="006A3922" w:rsidRPr="00A3036C">
        <w:rPr>
          <w:rFonts w:ascii="Times New Roman" w:hAnsi="Times New Roman" w:cs="Times New Roman"/>
          <w:sz w:val="24"/>
          <w:szCs w:val="24"/>
        </w:rPr>
        <w:t xml:space="preserve">terrestre terá de responder pelo equilíbrio da inteligibilidade e a moralidade, caso </w:t>
      </w:r>
      <w:r w:rsidR="006A3922" w:rsidRPr="00A3036C">
        <w:rPr>
          <w:rFonts w:ascii="Times New Roman" w:hAnsi="Times New Roman" w:cs="Times New Roman"/>
          <w:sz w:val="24"/>
          <w:szCs w:val="24"/>
        </w:rPr>
        <w:lastRenderedPageBreak/>
        <w:t>contrário, arcará com o ônus de ser parte de</w:t>
      </w:r>
      <w:r w:rsidR="00DB3D2D" w:rsidRPr="00A3036C">
        <w:rPr>
          <w:rFonts w:ascii="Times New Roman" w:hAnsi="Times New Roman" w:cs="Times New Roman"/>
          <w:sz w:val="24"/>
          <w:szCs w:val="24"/>
        </w:rPr>
        <w:t xml:space="preserve"> os </w:t>
      </w:r>
      <w:r w:rsidR="00DB3D2D" w:rsidRPr="00A3036C">
        <w:rPr>
          <w:rFonts w:ascii="Times New Roman" w:hAnsi="Times New Roman" w:cs="Times New Roman"/>
          <w:b/>
          <w:bCs/>
          <w:sz w:val="24"/>
          <w:szCs w:val="24"/>
        </w:rPr>
        <w:t>e</w:t>
      </w:r>
      <w:r w:rsidR="00DB3D2D" w:rsidRPr="00A3036C">
        <w:rPr>
          <w:rFonts w:ascii="Times New Roman" w:hAnsi="Times New Roman" w:cs="Times New Roman"/>
          <w:b/>
          <w:bCs/>
          <w:color w:val="FF0000"/>
          <w:sz w:val="32"/>
          <w:szCs w:val="32"/>
        </w:rPr>
        <w:t>X</w:t>
      </w:r>
      <w:r w:rsidR="00DB3D2D" w:rsidRPr="00A3036C">
        <w:rPr>
          <w:rFonts w:ascii="Times New Roman" w:hAnsi="Times New Roman" w:cs="Times New Roman"/>
          <w:b/>
          <w:bCs/>
          <w:sz w:val="24"/>
          <w:szCs w:val="24"/>
        </w:rPr>
        <w:t xml:space="preserve">ilados da </w:t>
      </w:r>
      <w:r w:rsidR="00DB3D2D" w:rsidRPr="00A3036C">
        <w:rPr>
          <w:rFonts w:ascii="Times New Roman" w:hAnsi="Times New Roman" w:cs="Times New Roman"/>
          <w:b/>
          <w:bCs/>
          <w:color w:val="7030A0"/>
          <w:sz w:val="24"/>
          <w:szCs w:val="24"/>
        </w:rPr>
        <w:t>T</w:t>
      </w:r>
      <w:r w:rsidR="00DB3D2D" w:rsidRPr="00A3036C">
        <w:rPr>
          <w:rFonts w:ascii="Times New Roman" w:hAnsi="Times New Roman" w:cs="Times New Roman"/>
          <w:b/>
          <w:bCs/>
          <w:sz w:val="24"/>
          <w:szCs w:val="24"/>
        </w:rPr>
        <w:t>erra ▬ passado pacto para o futuro</w:t>
      </w:r>
      <w:r w:rsidR="006A3922" w:rsidRPr="00A3036C">
        <w:rPr>
          <w:rFonts w:ascii="Times New Roman" w:hAnsi="Times New Roman" w:cs="Times New Roman"/>
          <w:sz w:val="24"/>
          <w:szCs w:val="24"/>
        </w:rPr>
        <w:t>.</w:t>
      </w:r>
    </w:p>
    <w:p w14:paraId="5ED74F99" w14:textId="77777777" w:rsidR="001D787C" w:rsidRPr="00A3036C" w:rsidRDefault="001D787C" w:rsidP="001D787C">
      <w:pPr>
        <w:spacing w:after="0"/>
        <w:jc w:val="center"/>
        <w:rPr>
          <w:rFonts w:ascii="Times New Roman" w:hAnsi="Times New Roman" w:cs="Times New Roman"/>
          <w:sz w:val="24"/>
          <w:szCs w:val="24"/>
        </w:rPr>
      </w:pPr>
      <w:r w:rsidRPr="00A3036C">
        <w:rPr>
          <w:rFonts w:ascii="Times New Roman" w:hAnsi="Times New Roman" w:cs="Times New Roman"/>
          <w:sz w:val="24"/>
          <w:szCs w:val="24"/>
        </w:rPr>
        <w:t xml:space="preserve">    </w:t>
      </w:r>
      <w:bookmarkStart w:id="64" w:name="_Hlk192757554"/>
      <w:r w:rsidRPr="00A3036C">
        <w:rPr>
          <w:rFonts w:ascii="Times New Roman" w:eastAsiaTheme="minorEastAsia" w:hAnsi="Times New Roman" w:cs="Times New Roman"/>
          <w:color w:val="6600FF"/>
          <w:kern w:val="0"/>
          <w:sz w:val="36"/>
          <w:szCs w:val="36"/>
          <w14:ligatures w14:val="none"/>
        </w:rPr>
        <w:t>*******</w:t>
      </w:r>
      <w:bookmarkEnd w:id="64"/>
    </w:p>
    <w:p w14:paraId="218AA48C" w14:textId="77777777" w:rsidR="001D787C" w:rsidRPr="00A3036C" w:rsidRDefault="001D787C" w:rsidP="0052004C">
      <w:pPr>
        <w:spacing w:after="0"/>
        <w:jc w:val="both"/>
        <w:rPr>
          <w:rFonts w:ascii="Times New Roman" w:hAnsi="Times New Roman" w:cs="Times New Roman"/>
          <w:sz w:val="24"/>
          <w:szCs w:val="24"/>
        </w:rPr>
      </w:pPr>
    </w:p>
    <w:p w14:paraId="394D6AB6" w14:textId="26E21C27" w:rsidR="00E73F83" w:rsidRPr="00A3036C" w:rsidRDefault="00167EC7" w:rsidP="002815BF">
      <w:pPr>
        <w:jc w:val="both"/>
        <w:rPr>
          <w:rFonts w:ascii="Times New Roman" w:eastAsia="Aptos" w:hAnsi="Times New Roman" w:cs="Times New Roman"/>
          <w:sz w:val="24"/>
          <w:szCs w:val="24"/>
        </w:rPr>
      </w:pPr>
      <w:r w:rsidRPr="00A3036C">
        <w:rPr>
          <w:rFonts w:ascii="Times New Roman" w:hAnsi="Times New Roman" w:cs="Times New Roman"/>
          <w:sz w:val="24"/>
          <w:szCs w:val="24"/>
        </w:rPr>
        <w:t>Cessar fo</w:t>
      </w:r>
      <w:r w:rsidR="005D0A6E" w:rsidRPr="00A3036C">
        <w:rPr>
          <w:rFonts w:ascii="Times New Roman" w:hAnsi="Times New Roman" w:cs="Times New Roman"/>
          <w:sz w:val="24"/>
          <w:szCs w:val="24"/>
        </w:rPr>
        <w:t xml:space="preserve">go </w:t>
      </w:r>
      <w:r w:rsidR="00192F57" w:rsidRPr="00A3036C">
        <w:rPr>
          <w:rFonts w:ascii="Times New Roman" w:hAnsi="Times New Roman" w:cs="Times New Roman"/>
          <w:sz w:val="24"/>
          <w:szCs w:val="24"/>
        </w:rPr>
        <w:t>determinado pelos</w:t>
      </w:r>
      <w:r w:rsidR="005D0A6E" w:rsidRPr="00A3036C">
        <w:rPr>
          <w:rFonts w:ascii="Times New Roman" w:hAnsi="Times New Roman" w:cs="Times New Roman"/>
          <w:sz w:val="24"/>
          <w:szCs w:val="24"/>
        </w:rPr>
        <w:t xml:space="preserve"> </w:t>
      </w:r>
      <w:r w:rsidR="00E73F83" w:rsidRPr="00A3036C">
        <w:rPr>
          <w:rFonts w:ascii="Times New Roman" w:eastAsia="Aptos" w:hAnsi="Times New Roman" w:cs="Times New Roman"/>
          <w:i/>
          <w:iCs/>
          <w:sz w:val="24"/>
          <w:szCs w:val="24"/>
        </w:rPr>
        <w:t>malenirus</w:t>
      </w:r>
      <w:r w:rsidR="00E73F83" w:rsidRPr="00A3036C">
        <w:rPr>
          <w:rFonts w:ascii="Times New Roman" w:eastAsia="Aptos" w:hAnsi="Times New Roman" w:cs="Times New Roman"/>
          <w:sz w:val="24"/>
          <w:szCs w:val="24"/>
        </w:rPr>
        <w:t xml:space="preserve">, </w:t>
      </w:r>
      <w:r w:rsidR="00E73F83" w:rsidRPr="00A3036C">
        <w:rPr>
          <w:rFonts w:ascii="Times New Roman" w:eastAsia="Aptos" w:hAnsi="Times New Roman" w:cs="Times New Roman"/>
          <w:i/>
          <w:iCs/>
          <w:sz w:val="24"/>
          <w:szCs w:val="24"/>
        </w:rPr>
        <w:t xml:space="preserve">reinonaques </w:t>
      </w:r>
      <w:r w:rsidR="00E73F83" w:rsidRPr="00A3036C">
        <w:rPr>
          <w:rFonts w:ascii="Times New Roman" w:eastAsia="Aptos" w:hAnsi="Times New Roman" w:cs="Times New Roman"/>
          <w:sz w:val="24"/>
          <w:szCs w:val="24"/>
        </w:rPr>
        <w:t xml:space="preserve">e </w:t>
      </w:r>
      <w:r w:rsidR="00E73F83" w:rsidRPr="00A3036C">
        <w:rPr>
          <w:rFonts w:ascii="Times New Roman" w:eastAsia="Aptos" w:hAnsi="Times New Roman" w:cs="Times New Roman"/>
          <w:i/>
          <w:iCs/>
          <w:sz w:val="24"/>
          <w:szCs w:val="24"/>
        </w:rPr>
        <w:t>dominitilianos</w:t>
      </w:r>
      <w:r w:rsidR="00371161" w:rsidRPr="00A3036C">
        <w:rPr>
          <w:rFonts w:ascii="Times New Roman" w:hAnsi="Times New Roman" w:cs="Times New Roman"/>
          <w:sz w:val="24"/>
          <w:szCs w:val="24"/>
        </w:rPr>
        <w:t xml:space="preserve"> </w:t>
      </w:r>
      <w:r w:rsidR="00A73186" w:rsidRPr="00A3036C">
        <w:rPr>
          <w:rFonts w:ascii="Times New Roman" w:hAnsi="Times New Roman" w:cs="Times New Roman"/>
          <w:sz w:val="24"/>
          <w:szCs w:val="24"/>
        </w:rPr>
        <w:t xml:space="preserve">e </w:t>
      </w:r>
      <w:r w:rsidR="00192F57" w:rsidRPr="00A3036C">
        <w:rPr>
          <w:rFonts w:ascii="Times New Roman" w:hAnsi="Times New Roman" w:cs="Times New Roman"/>
          <w:sz w:val="24"/>
          <w:szCs w:val="24"/>
        </w:rPr>
        <w:t>execut</w:t>
      </w:r>
      <w:r w:rsidR="00371161" w:rsidRPr="00A3036C">
        <w:rPr>
          <w:rFonts w:ascii="Times New Roman" w:hAnsi="Times New Roman" w:cs="Times New Roman"/>
          <w:sz w:val="24"/>
          <w:szCs w:val="24"/>
        </w:rPr>
        <w:t xml:space="preserve">ado por Roberto Evaristo de Macedo Soares, </w:t>
      </w:r>
      <w:r w:rsidR="008E053F" w:rsidRPr="00A3036C">
        <w:rPr>
          <w:rFonts w:ascii="Times New Roman" w:hAnsi="Times New Roman" w:cs="Times New Roman"/>
          <w:sz w:val="24"/>
          <w:szCs w:val="24"/>
        </w:rPr>
        <w:t>detentor</w:t>
      </w:r>
      <w:r w:rsidR="00BE0717" w:rsidRPr="00A3036C">
        <w:rPr>
          <w:rFonts w:ascii="Times New Roman" w:hAnsi="Times New Roman" w:cs="Times New Roman"/>
          <w:sz w:val="24"/>
          <w:szCs w:val="24"/>
        </w:rPr>
        <w:t xml:space="preserve"> do poderio financeiro e bélico de sustentação</w:t>
      </w:r>
      <w:r w:rsidR="004F6605" w:rsidRPr="00A3036C">
        <w:rPr>
          <w:rFonts w:ascii="Times New Roman" w:hAnsi="Times New Roman" w:cs="Times New Roman"/>
          <w:sz w:val="24"/>
          <w:szCs w:val="24"/>
        </w:rPr>
        <w:t xml:space="preserve"> desta destruição</w:t>
      </w:r>
      <w:r w:rsidR="002815BF" w:rsidRPr="00A3036C">
        <w:rPr>
          <w:rFonts w:ascii="Times New Roman" w:hAnsi="Times New Roman" w:cs="Times New Roman"/>
          <w:sz w:val="24"/>
          <w:szCs w:val="24"/>
        </w:rPr>
        <w:t>, já observada</w:t>
      </w:r>
      <w:r w:rsidR="007742F2" w:rsidRPr="00A3036C">
        <w:rPr>
          <w:rFonts w:ascii="Times New Roman" w:hAnsi="Times New Roman" w:cs="Times New Roman"/>
          <w:sz w:val="24"/>
          <w:szCs w:val="24"/>
        </w:rPr>
        <w:t xml:space="preserve"> </w:t>
      </w:r>
      <w:r w:rsidR="002815BF" w:rsidRPr="00A3036C">
        <w:rPr>
          <w:rFonts w:ascii="Times New Roman" w:hAnsi="Times New Roman" w:cs="Times New Roman"/>
          <w:sz w:val="24"/>
          <w:szCs w:val="24"/>
        </w:rPr>
        <w:t>no Hemisfério Norte</w:t>
      </w:r>
      <w:r w:rsidR="007742F2" w:rsidRPr="00A3036C">
        <w:rPr>
          <w:rFonts w:ascii="Times New Roman" w:hAnsi="Times New Roman" w:cs="Times New Roman"/>
          <w:sz w:val="24"/>
          <w:szCs w:val="24"/>
        </w:rPr>
        <w:t>. Importante re</w:t>
      </w:r>
      <w:r w:rsidR="000B76D6" w:rsidRPr="00A3036C">
        <w:rPr>
          <w:rFonts w:ascii="Times New Roman" w:hAnsi="Times New Roman" w:cs="Times New Roman"/>
          <w:sz w:val="24"/>
          <w:szCs w:val="24"/>
        </w:rPr>
        <w:t>s</w:t>
      </w:r>
      <w:r w:rsidR="007742F2" w:rsidRPr="00A3036C">
        <w:rPr>
          <w:rFonts w:ascii="Times New Roman" w:hAnsi="Times New Roman" w:cs="Times New Roman"/>
          <w:sz w:val="24"/>
          <w:szCs w:val="24"/>
        </w:rPr>
        <w:t>saltar</w:t>
      </w:r>
      <w:r w:rsidR="006E241D" w:rsidRPr="00A3036C">
        <w:rPr>
          <w:rFonts w:ascii="Times New Roman" w:hAnsi="Times New Roman" w:cs="Times New Roman"/>
          <w:sz w:val="24"/>
          <w:szCs w:val="24"/>
        </w:rPr>
        <w:t xml:space="preserve"> </w:t>
      </w:r>
      <w:r w:rsidR="00FA4885" w:rsidRPr="00A3036C">
        <w:rPr>
          <w:rFonts w:ascii="Times New Roman" w:hAnsi="Times New Roman" w:cs="Times New Roman"/>
          <w:sz w:val="24"/>
          <w:szCs w:val="24"/>
        </w:rPr>
        <w:t>a disponibilidade d</w:t>
      </w:r>
      <w:r w:rsidR="006E241D" w:rsidRPr="00A3036C">
        <w:rPr>
          <w:rFonts w:ascii="Times New Roman" w:hAnsi="Times New Roman" w:cs="Times New Roman"/>
          <w:sz w:val="24"/>
          <w:szCs w:val="24"/>
        </w:rPr>
        <w:t>os braços atuantes do Sistema Terra em 2079</w:t>
      </w:r>
      <w:r w:rsidR="0093270C" w:rsidRPr="00A3036C">
        <w:rPr>
          <w:rFonts w:ascii="Times New Roman" w:hAnsi="Times New Roman" w:cs="Times New Roman"/>
          <w:sz w:val="24"/>
          <w:szCs w:val="24"/>
        </w:rPr>
        <w:t xml:space="preserve"> durante o </w:t>
      </w:r>
      <w:r w:rsidR="008F065D" w:rsidRPr="00A3036C">
        <w:rPr>
          <w:rFonts w:ascii="Times New Roman" w:hAnsi="Times New Roman" w:cs="Times New Roman"/>
          <w:b/>
          <w:bCs/>
          <w:sz w:val="24"/>
          <w:szCs w:val="24"/>
        </w:rPr>
        <w:t xml:space="preserve">reset </w:t>
      </w:r>
      <w:r w:rsidR="008F065D" w:rsidRPr="00A3036C">
        <w:rPr>
          <w:rFonts w:ascii="Times New Roman" w:hAnsi="Times New Roman" w:cs="Times New Roman"/>
          <w:sz w:val="24"/>
          <w:szCs w:val="24"/>
        </w:rPr>
        <w:t>para 202</w:t>
      </w:r>
      <w:r w:rsidR="005E042C" w:rsidRPr="00A3036C">
        <w:rPr>
          <w:rFonts w:ascii="Times New Roman" w:hAnsi="Times New Roman" w:cs="Times New Roman"/>
          <w:sz w:val="24"/>
          <w:szCs w:val="24"/>
        </w:rPr>
        <w:t>4/25.</w:t>
      </w:r>
      <w:r w:rsidR="00BD0442" w:rsidRPr="00A3036C">
        <w:rPr>
          <w:rFonts w:ascii="Times New Roman" w:hAnsi="Times New Roman" w:cs="Times New Roman"/>
          <w:sz w:val="24"/>
          <w:szCs w:val="24"/>
        </w:rPr>
        <w:t xml:space="preserve"> IMSD — Independência Mundial dos Servos de Deu</w:t>
      </w:r>
      <w:r w:rsidR="00E370AD" w:rsidRPr="00A3036C">
        <w:rPr>
          <w:rFonts w:ascii="Times New Roman" w:hAnsi="Times New Roman" w:cs="Times New Roman"/>
          <w:sz w:val="24"/>
          <w:szCs w:val="24"/>
        </w:rPr>
        <w:t>s</w:t>
      </w:r>
      <w:r w:rsidR="006825FA" w:rsidRPr="00A3036C">
        <w:rPr>
          <w:rFonts w:ascii="Times New Roman" w:hAnsi="Times New Roman" w:cs="Times New Roman"/>
          <w:sz w:val="24"/>
          <w:szCs w:val="24"/>
        </w:rPr>
        <w:t xml:space="preserve"> submissa aos </w:t>
      </w:r>
      <w:r w:rsidR="006825FA" w:rsidRPr="00A3036C">
        <w:rPr>
          <w:rFonts w:ascii="Times New Roman" w:hAnsi="Times New Roman" w:cs="Times New Roman"/>
          <w:i/>
          <w:iCs/>
          <w:sz w:val="24"/>
          <w:szCs w:val="24"/>
        </w:rPr>
        <w:t>donos do mundo</w:t>
      </w:r>
      <w:r w:rsidR="00575630" w:rsidRPr="00A3036C">
        <w:rPr>
          <w:rFonts w:ascii="Times New Roman" w:hAnsi="Times New Roman" w:cs="Times New Roman"/>
          <w:sz w:val="24"/>
          <w:szCs w:val="24"/>
        </w:rPr>
        <w:t xml:space="preserve"> </w:t>
      </w:r>
      <w:r w:rsidR="009C045E" w:rsidRPr="00A3036C">
        <w:rPr>
          <w:rFonts w:ascii="Times New Roman" w:hAnsi="Times New Roman" w:cs="Times New Roman"/>
          <w:sz w:val="24"/>
          <w:szCs w:val="24"/>
        </w:rPr>
        <w:t xml:space="preserve">e com voz para propositura de paz em conversas bilaterais </w:t>
      </w:r>
      <w:r w:rsidR="008B365F" w:rsidRPr="00A3036C">
        <w:rPr>
          <w:rFonts w:ascii="Times New Roman" w:hAnsi="Times New Roman" w:cs="Times New Roman"/>
          <w:sz w:val="24"/>
          <w:szCs w:val="24"/>
        </w:rPr>
        <w:t>durante diplomação dos eleitos</w:t>
      </w:r>
      <w:r w:rsidR="00145044" w:rsidRPr="00A3036C">
        <w:rPr>
          <w:rFonts w:ascii="Times New Roman" w:hAnsi="Times New Roman" w:cs="Times New Roman"/>
          <w:sz w:val="24"/>
          <w:szCs w:val="24"/>
        </w:rPr>
        <w:t xml:space="preserve"> as presidências continentais</w:t>
      </w:r>
      <w:r w:rsidR="00032142" w:rsidRPr="00A3036C">
        <w:rPr>
          <w:rFonts w:ascii="Times New Roman" w:hAnsi="Times New Roman" w:cs="Times New Roman"/>
          <w:sz w:val="24"/>
          <w:szCs w:val="24"/>
        </w:rPr>
        <w:t xml:space="preserve">, </w:t>
      </w:r>
      <w:r w:rsidR="00E73725" w:rsidRPr="00A3036C">
        <w:rPr>
          <w:rFonts w:ascii="Times New Roman" w:hAnsi="Times New Roman" w:cs="Times New Roman"/>
          <w:sz w:val="24"/>
          <w:szCs w:val="24"/>
        </w:rPr>
        <w:t>premonitoriamente, declara</w:t>
      </w:r>
      <w:r w:rsidR="00400964" w:rsidRPr="00A3036C">
        <w:rPr>
          <w:rFonts w:ascii="Times New Roman" w:hAnsi="Times New Roman" w:cs="Times New Roman"/>
          <w:sz w:val="24"/>
          <w:szCs w:val="24"/>
        </w:rPr>
        <w:t xml:space="preserve"> seu esforço diplomático como</w:t>
      </w:r>
      <w:r w:rsidR="00844063" w:rsidRPr="00A3036C">
        <w:rPr>
          <w:rFonts w:ascii="Times New Roman" w:hAnsi="Times New Roman" w:cs="Times New Roman"/>
          <w:sz w:val="24"/>
          <w:szCs w:val="24"/>
        </w:rPr>
        <w:t xml:space="preserve"> uma semente de paz</w:t>
      </w:r>
      <w:r w:rsidR="008D11B0" w:rsidRPr="00A3036C">
        <w:rPr>
          <w:rFonts w:ascii="Times New Roman" w:hAnsi="Times New Roman" w:cs="Times New Roman"/>
          <w:sz w:val="24"/>
          <w:szCs w:val="24"/>
        </w:rPr>
        <w:t xml:space="preserve"> que florescerá com</w:t>
      </w:r>
      <w:r w:rsidR="008E3942" w:rsidRPr="00A3036C">
        <w:rPr>
          <w:rFonts w:ascii="Times New Roman" w:hAnsi="Times New Roman" w:cs="Times New Roman"/>
          <w:sz w:val="24"/>
          <w:szCs w:val="24"/>
        </w:rPr>
        <w:t xml:space="preserve"> a presença do “Filho pródigo volta ao lar”</w:t>
      </w:r>
      <w:r w:rsidR="007333F7" w:rsidRPr="00A3036C">
        <w:rPr>
          <w:rFonts w:ascii="Times New Roman" w:hAnsi="Times New Roman" w:cs="Times New Roman"/>
          <w:sz w:val="24"/>
          <w:szCs w:val="24"/>
        </w:rPr>
        <w:t xml:space="preserve"> no </w:t>
      </w:r>
      <w:r w:rsidR="00B26610" w:rsidRPr="00A3036C">
        <w:rPr>
          <w:rFonts w:ascii="Times New Roman" w:hAnsi="Times New Roman" w:cs="Times New Roman"/>
          <w:sz w:val="24"/>
          <w:szCs w:val="24"/>
        </w:rPr>
        <w:t>Natal deste ano.</w:t>
      </w:r>
      <w:r w:rsidR="00E73725" w:rsidRPr="00A3036C">
        <w:rPr>
          <w:rFonts w:ascii="Times New Roman" w:hAnsi="Times New Roman" w:cs="Times New Roman"/>
          <w:sz w:val="24"/>
          <w:szCs w:val="24"/>
        </w:rPr>
        <w:t xml:space="preserve"> </w:t>
      </w:r>
    </w:p>
    <w:p w14:paraId="0D467F5F" w14:textId="6A03996A" w:rsidR="002D3AFA" w:rsidRPr="00A3036C" w:rsidRDefault="002D3AFA" w:rsidP="0052004C">
      <w:pPr>
        <w:spacing w:after="0"/>
        <w:jc w:val="both"/>
        <w:rPr>
          <w:rFonts w:ascii="Times New Roman" w:hAnsi="Times New Roman" w:cs="Times New Roman"/>
          <w:sz w:val="24"/>
          <w:szCs w:val="24"/>
        </w:rPr>
      </w:pPr>
    </w:p>
    <w:p w14:paraId="02A6E0CD" w14:textId="77BF4199" w:rsidR="004C6D93" w:rsidRPr="00A3036C" w:rsidRDefault="00594F9A" w:rsidP="00576082">
      <w:pPr>
        <w:spacing w:after="0"/>
        <w:jc w:val="both"/>
        <w:rPr>
          <w:rFonts w:ascii="Times New Roman" w:hAnsi="Times New Roman" w:cs="Times New Roman"/>
          <w:sz w:val="24"/>
          <w:szCs w:val="24"/>
        </w:rPr>
      </w:pPr>
      <w:r w:rsidRPr="00A3036C">
        <w:rPr>
          <w:rFonts w:ascii="Times New Roman" w:hAnsi="Times New Roman" w:cs="Times New Roman"/>
          <w:sz w:val="24"/>
          <w:szCs w:val="24"/>
        </w:rPr>
        <w:t>O ano de 2025 adentrara, registrando a maior temperatura climática de to</w:t>
      </w:r>
      <w:r w:rsidR="005D394B" w:rsidRPr="00A3036C">
        <w:rPr>
          <w:rFonts w:ascii="Times New Roman" w:hAnsi="Times New Roman" w:cs="Times New Roman"/>
          <w:sz w:val="24"/>
          <w:szCs w:val="24"/>
        </w:rPr>
        <w:t>d</w:t>
      </w:r>
      <w:r w:rsidRPr="00A3036C">
        <w:rPr>
          <w:rFonts w:ascii="Times New Roman" w:hAnsi="Times New Roman" w:cs="Times New Roman"/>
          <w:sz w:val="24"/>
          <w:szCs w:val="24"/>
        </w:rPr>
        <w:t>a a história do orbe</w:t>
      </w:r>
      <w:r w:rsidR="000301C1" w:rsidRPr="00A3036C">
        <w:rPr>
          <w:rFonts w:ascii="Times New Roman" w:hAnsi="Times New Roman" w:cs="Times New Roman"/>
          <w:sz w:val="24"/>
          <w:szCs w:val="24"/>
        </w:rPr>
        <w:t>, comprovando ineficácia das promessa</w:t>
      </w:r>
      <w:r w:rsidR="001D787C" w:rsidRPr="00A3036C">
        <w:rPr>
          <w:rFonts w:ascii="Times New Roman" w:hAnsi="Times New Roman" w:cs="Times New Roman"/>
          <w:sz w:val="24"/>
          <w:szCs w:val="24"/>
        </w:rPr>
        <w:t>s</w:t>
      </w:r>
      <w:r w:rsidR="000301C1" w:rsidRPr="00A3036C">
        <w:rPr>
          <w:rFonts w:ascii="Times New Roman" w:hAnsi="Times New Roman" w:cs="Times New Roman"/>
          <w:sz w:val="24"/>
          <w:szCs w:val="24"/>
        </w:rPr>
        <w:t xml:space="preserve"> governamentais na questão</w:t>
      </w:r>
      <w:r w:rsidR="001D787C" w:rsidRPr="00A3036C">
        <w:rPr>
          <w:rFonts w:ascii="Times New Roman" w:hAnsi="Times New Roman" w:cs="Times New Roman"/>
          <w:sz w:val="24"/>
          <w:szCs w:val="24"/>
        </w:rPr>
        <w:t xml:space="preserve"> do clima</w:t>
      </w:r>
      <w:r w:rsidRPr="00A3036C">
        <w:rPr>
          <w:rFonts w:ascii="Times New Roman" w:hAnsi="Times New Roman" w:cs="Times New Roman"/>
          <w:sz w:val="24"/>
          <w:szCs w:val="24"/>
        </w:rPr>
        <w:t>.</w:t>
      </w:r>
      <w:r w:rsidR="00E1030D" w:rsidRPr="00A3036C">
        <w:rPr>
          <w:rFonts w:ascii="Times New Roman" w:hAnsi="Times New Roman" w:cs="Times New Roman"/>
          <w:sz w:val="24"/>
          <w:szCs w:val="24"/>
        </w:rPr>
        <w:t xml:space="preserve"> </w:t>
      </w:r>
      <w:r w:rsidR="003C1091" w:rsidRPr="00A3036C">
        <w:rPr>
          <w:rFonts w:ascii="Times New Roman" w:hAnsi="Times New Roman" w:cs="Times New Roman"/>
          <w:sz w:val="24"/>
          <w:szCs w:val="24"/>
        </w:rPr>
        <w:t>R</w:t>
      </w:r>
      <w:r w:rsidR="00E1030D" w:rsidRPr="00A3036C">
        <w:rPr>
          <w:rFonts w:ascii="Times New Roman" w:hAnsi="Times New Roman" w:cs="Times New Roman"/>
          <w:sz w:val="24"/>
          <w:szCs w:val="24"/>
        </w:rPr>
        <w:t>onald Trump</w:t>
      </w:r>
      <w:r w:rsidR="003D407D" w:rsidRPr="00A3036C">
        <w:rPr>
          <w:rFonts w:ascii="Times New Roman" w:hAnsi="Times New Roman" w:cs="Times New Roman"/>
          <w:sz w:val="24"/>
          <w:szCs w:val="24"/>
        </w:rPr>
        <w:t>, 78,</w:t>
      </w:r>
      <w:r w:rsidR="00E1030D" w:rsidRPr="00A3036C">
        <w:rPr>
          <w:rFonts w:ascii="Times New Roman" w:hAnsi="Times New Roman" w:cs="Times New Roman"/>
          <w:sz w:val="24"/>
          <w:szCs w:val="24"/>
        </w:rPr>
        <w:t xml:space="preserve"> assume a presidência d</w:t>
      </w:r>
      <w:r w:rsidR="00576082" w:rsidRPr="00A3036C">
        <w:rPr>
          <w:rFonts w:ascii="Times New Roman" w:hAnsi="Times New Roman" w:cs="Times New Roman"/>
          <w:sz w:val="24"/>
          <w:szCs w:val="24"/>
        </w:rPr>
        <w:t>a UAA</w:t>
      </w:r>
      <w:r w:rsidR="006660B3" w:rsidRPr="00A3036C">
        <w:rPr>
          <w:rFonts w:ascii="Times New Roman" w:hAnsi="Times New Roman" w:cs="Times New Roman"/>
          <w:sz w:val="24"/>
          <w:szCs w:val="24"/>
        </w:rPr>
        <w:t>C</w:t>
      </w:r>
      <w:r w:rsidR="00576082" w:rsidRPr="00A3036C">
        <w:rPr>
          <w:rFonts w:ascii="Times New Roman" w:hAnsi="Times New Roman" w:cs="Times New Roman"/>
          <w:sz w:val="24"/>
          <w:szCs w:val="24"/>
        </w:rPr>
        <w:t xml:space="preserve"> ─ União Anglo Americana</w:t>
      </w:r>
      <w:r w:rsidR="002B0764" w:rsidRPr="00A3036C">
        <w:rPr>
          <w:rFonts w:ascii="Times New Roman" w:hAnsi="Times New Roman" w:cs="Times New Roman"/>
          <w:sz w:val="24"/>
          <w:szCs w:val="24"/>
        </w:rPr>
        <w:t xml:space="preserve"> Canadense</w:t>
      </w:r>
      <w:r w:rsidR="00576082" w:rsidRPr="00A3036C">
        <w:rPr>
          <w:rFonts w:ascii="Times New Roman" w:hAnsi="Times New Roman" w:cs="Times New Roman"/>
          <w:sz w:val="24"/>
          <w:szCs w:val="24"/>
        </w:rPr>
        <w:t xml:space="preserve">. </w:t>
      </w:r>
      <w:r w:rsidR="00A139B5" w:rsidRPr="00A3036C">
        <w:rPr>
          <w:rFonts w:ascii="Times New Roman" w:hAnsi="Times New Roman" w:cs="Times New Roman"/>
          <w:sz w:val="24"/>
          <w:szCs w:val="24"/>
        </w:rPr>
        <w:t xml:space="preserve">  </w:t>
      </w:r>
      <w:r w:rsidR="0082353C" w:rsidRPr="00A3036C">
        <w:rPr>
          <w:rFonts w:ascii="Times New Roman" w:hAnsi="Times New Roman" w:cs="Times New Roman"/>
          <w:sz w:val="24"/>
          <w:szCs w:val="24"/>
        </w:rPr>
        <w:t>Cumpre</w:t>
      </w:r>
      <w:r w:rsidR="002D7044" w:rsidRPr="00A3036C">
        <w:rPr>
          <w:rFonts w:ascii="Times New Roman" w:hAnsi="Times New Roman" w:cs="Times New Roman"/>
          <w:sz w:val="24"/>
          <w:szCs w:val="24"/>
        </w:rPr>
        <w:t xml:space="preserve"> promessas de campanha,</w:t>
      </w:r>
      <w:r w:rsidR="006F565D" w:rsidRPr="00A3036C">
        <w:rPr>
          <w:rFonts w:ascii="Times New Roman" w:hAnsi="Times New Roman" w:cs="Times New Roman"/>
          <w:sz w:val="24"/>
          <w:szCs w:val="24"/>
        </w:rPr>
        <w:t xml:space="preserve"> assinando</w:t>
      </w:r>
      <w:r w:rsidR="00A139B5" w:rsidRPr="00A3036C">
        <w:rPr>
          <w:rFonts w:ascii="Times New Roman" w:hAnsi="Times New Roman" w:cs="Times New Roman"/>
          <w:sz w:val="24"/>
          <w:szCs w:val="24"/>
        </w:rPr>
        <w:t xml:space="preserve"> Ordens Executivas</w:t>
      </w:r>
      <w:r w:rsidR="006F5518" w:rsidRPr="00A3036C">
        <w:rPr>
          <w:rFonts w:ascii="Times New Roman" w:hAnsi="Times New Roman" w:cs="Times New Roman"/>
          <w:sz w:val="24"/>
          <w:szCs w:val="24"/>
        </w:rPr>
        <w:t xml:space="preserve"> polêmicas</w:t>
      </w:r>
      <w:r w:rsidR="006660B3" w:rsidRPr="00A3036C">
        <w:rPr>
          <w:rFonts w:ascii="Times New Roman" w:hAnsi="Times New Roman" w:cs="Times New Roman"/>
          <w:sz w:val="24"/>
          <w:szCs w:val="24"/>
        </w:rPr>
        <w:t xml:space="preserve">, respaldadas pela IMSD, </w:t>
      </w:r>
      <w:r w:rsidR="00403E5A" w:rsidRPr="00A3036C">
        <w:rPr>
          <w:rFonts w:ascii="Times New Roman" w:hAnsi="Times New Roman" w:cs="Times New Roman"/>
          <w:sz w:val="24"/>
          <w:szCs w:val="24"/>
        </w:rPr>
        <w:t>fundamentadas no protecionismo</w:t>
      </w:r>
      <w:r w:rsidR="00B448BF" w:rsidRPr="00A3036C">
        <w:rPr>
          <w:rFonts w:ascii="Times New Roman" w:hAnsi="Times New Roman" w:cs="Times New Roman"/>
          <w:sz w:val="24"/>
          <w:szCs w:val="24"/>
        </w:rPr>
        <w:t xml:space="preserve"> </w:t>
      </w:r>
      <w:r w:rsidR="00F572C0" w:rsidRPr="00A3036C">
        <w:rPr>
          <w:rFonts w:ascii="Times New Roman" w:hAnsi="Times New Roman" w:cs="Times New Roman"/>
          <w:sz w:val="24"/>
          <w:szCs w:val="24"/>
        </w:rPr>
        <w:t>d</w:t>
      </w:r>
      <w:r w:rsidR="004705F1" w:rsidRPr="00A3036C">
        <w:rPr>
          <w:rFonts w:ascii="Times New Roman" w:hAnsi="Times New Roman" w:cs="Times New Roman"/>
          <w:sz w:val="24"/>
          <w:szCs w:val="24"/>
        </w:rPr>
        <w:t>o objetivo d</w:t>
      </w:r>
      <w:r w:rsidR="001D11F1" w:rsidRPr="00A3036C">
        <w:rPr>
          <w:rFonts w:ascii="Times New Roman" w:hAnsi="Times New Roman" w:cs="Times New Roman"/>
          <w:sz w:val="24"/>
          <w:szCs w:val="24"/>
        </w:rPr>
        <w:t xml:space="preserve">o </w:t>
      </w:r>
      <w:r w:rsidR="0015408F" w:rsidRPr="00A3036C">
        <w:rPr>
          <w:rFonts w:ascii="Times New Roman" w:hAnsi="Times New Roman" w:cs="Times New Roman"/>
          <w:b/>
          <w:bCs/>
          <w:sz w:val="24"/>
          <w:szCs w:val="24"/>
        </w:rPr>
        <w:t>slogan</w:t>
      </w:r>
      <w:r w:rsidR="008232E4" w:rsidRPr="00A3036C">
        <w:rPr>
          <w:rFonts w:ascii="Times New Roman" w:hAnsi="Times New Roman" w:cs="Times New Roman"/>
          <w:sz w:val="24"/>
          <w:szCs w:val="24"/>
        </w:rPr>
        <w:t xml:space="preserve">, </w:t>
      </w:r>
      <w:r w:rsidR="005E44B7" w:rsidRPr="00A3036C">
        <w:rPr>
          <w:rFonts w:ascii="Times New Roman" w:hAnsi="Times New Roman" w:cs="Times New Roman"/>
          <w:sz w:val="24"/>
          <w:szCs w:val="24"/>
        </w:rPr>
        <w:t xml:space="preserve">vitorioso na corrida </w:t>
      </w:r>
      <w:r w:rsidR="00A65758" w:rsidRPr="00A3036C">
        <w:rPr>
          <w:rFonts w:ascii="Times New Roman" w:hAnsi="Times New Roman" w:cs="Times New Roman"/>
          <w:sz w:val="24"/>
          <w:szCs w:val="24"/>
        </w:rPr>
        <w:t>à</w:t>
      </w:r>
      <w:r w:rsidR="005E44B7" w:rsidRPr="00A3036C">
        <w:rPr>
          <w:rFonts w:ascii="Times New Roman" w:hAnsi="Times New Roman" w:cs="Times New Roman"/>
          <w:sz w:val="24"/>
          <w:szCs w:val="24"/>
        </w:rPr>
        <w:t xml:space="preserve"> Casa Branca,</w:t>
      </w:r>
      <w:r w:rsidR="008232E4" w:rsidRPr="00A3036C">
        <w:rPr>
          <w:rFonts w:ascii="Times New Roman" w:hAnsi="Times New Roman" w:cs="Times New Roman"/>
          <w:sz w:val="24"/>
          <w:szCs w:val="24"/>
        </w:rPr>
        <w:t xml:space="preserve"> </w:t>
      </w:r>
      <w:r w:rsidR="00D94133" w:rsidRPr="00A3036C">
        <w:rPr>
          <w:rFonts w:ascii="Times New Roman" w:hAnsi="Times New Roman" w:cs="Times New Roman"/>
          <w:b/>
          <w:bCs/>
          <w:sz w:val="24"/>
          <w:szCs w:val="24"/>
        </w:rPr>
        <w:t>Make</w:t>
      </w:r>
      <w:r w:rsidR="0053773A" w:rsidRPr="00A3036C">
        <w:rPr>
          <w:rFonts w:ascii="Times New Roman" w:hAnsi="Times New Roman" w:cs="Times New Roman"/>
          <w:b/>
          <w:bCs/>
          <w:sz w:val="24"/>
          <w:szCs w:val="24"/>
        </w:rPr>
        <w:t xml:space="preserve"> </w:t>
      </w:r>
      <w:r w:rsidR="000659FD" w:rsidRPr="00A3036C">
        <w:rPr>
          <w:rFonts w:ascii="Times New Roman" w:hAnsi="Times New Roman" w:cs="Times New Roman"/>
          <w:b/>
          <w:bCs/>
          <w:sz w:val="24"/>
          <w:szCs w:val="24"/>
        </w:rPr>
        <w:t>América</w:t>
      </w:r>
      <w:r w:rsidR="00435493" w:rsidRPr="00A3036C">
        <w:rPr>
          <w:rFonts w:ascii="Times New Roman" w:hAnsi="Times New Roman" w:cs="Times New Roman"/>
          <w:b/>
          <w:bCs/>
          <w:sz w:val="24"/>
          <w:szCs w:val="24"/>
        </w:rPr>
        <w:t xml:space="preserve"> Great Again</w:t>
      </w:r>
      <w:r w:rsidR="00435493" w:rsidRPr="00A3036C">
        <w:rPr>
          <w:rFonts w:ascii="Times New Roman" w:hAnsi="Times New Roman" w:cs="Times New Roman"/>
          <w:sz w:val="24"/>
          <w:szCs w:val="24"/>
        </w:rPr>
        <w:t xml:space="preserve">, </w:t>
      </w:r>
      <w:r w:rsidR="0053773A" w:rsidRPr="00A3036C">
        <w:rPr>
          <w:rFonts w:ascii="Times New Roman" w:hAnsi="Times New Roman" w:cs="Times New Roman"/>
          <w:sz w:val="24"/>
          <w:szCs w:val="24"/>
        </w:rPr>
        <w:t>“Torne a América Grande Novamente”</w:t>
      </w:r>
      <w:r w:rsidR="000659FD" w:rsidRPr="00A3036C">
        <w:rPr>
          <w:rFonts w:ascii="Times New Roman" w:hAnsi="Times New Roman" w:cs="Times New Roman"/>
          <w:sz w:val="24"/>
          <w:szCs w:val="24"/>
        </w:rPr>
        <w:t>.</w:t>
      </w:r>
      <w:r w:rsidR="00AD7D24" w:rsidRPr="00A3036C">
        <w:rPr>
          <w:rFonts w:ascii="Times New Roman" w:hAnsi="Times New Roman" w:cs="Times New Roman"/>
          <w:sz w:val="24"/>
          <w:szCs w:val="24"/>
        </w:rPr>
        <w:t xml:space="preserve"> Deportação</w:t>
      </w:r>
      <w:r w:rsidR="005E1805" w:rsidRPr="00A3036C">
        <w:rPr>
          <w:rFonts w:ascii="Times New Roman" w:hAnsi="Times New Roman" w:cs="Times New Roman"/>
          <w:sz w:val="24"/>
          <w:szCs w:val="24"/>
        </w:rPr>
        <w:t>, prioritariamente,</w:t>
      </w:r>
      <w:r w:rsidR="00AD7D24" w:rsidRPr="00A3036C">
        <w:rPr>
          <w:rFonts w:ascii="Times New Roman" w:hAnsi="Times New Roman" w:cs="Times New Roman"/>
          <w:sz w:val="24"/>
          <w:szCs w:val="24"/>
        </w:rPr>
        <w:t xml:space="preserve"> em massa de imigrantes ilegais</w:t>
      </w:r>
      <w:r w:rsidR="00997BC6" w:rsidRPr="00A3036C">
        <w:rPr>
          <w:rFonts w:ascii="Times New Roman" w:hAnsi="Times New Roman" w:cs="Times New Roman"/>
          <w:sz w:val="24"/>
          <w:szCs w:val="24"/>
        </w:rPr>
        <w:t xml:space="preserve">. Ameaça de taxações </w:t>
      </w:r>
      <w:r w:rsidR="00FD1D71" w:rsidRPr="00A3036C">
        <w:rPr>
          <w:rFonts w:ascii="Times New Roman" w:hAnsi="Times New Roman" w:cs="Times New Roman"/>
          <w:sz w:val="24"/>
          <w:szCs w:val="24"/>
        </w:rPr>
        <w:t xml:space="preserve">vislumbram acordos protecionistas </w:t>
      </w:r>
      <w:r w:rsidR="00A73186" w:rsidRPr="00A3036C">
        <w:rPr>
          <w:rFonts w:ascii="Times New Roman" w:hAnsi="Times New Roman" w:cs="Times New Roman"/>
          <w:sz w:val="24"/>
          <w:szCs w:val="24"/>
        </w:rPr>
        <w:t>às</w:t>
      </w:r>
      <w:r w:rsidR="00FD1D71" w:rsidRPr="00A3036C">
        <w:rPr>
          <w:rFonts w:ascii="Times New Roman" w:hAnsi="Times New Roman" w:cs="Times New Roman"/>
          <w:sz w:val="24"/>
          <w:szCs w:val="24"/>
        </w:rPr>
        <w:t xml:space="preserve"> fronteira</w:t>
      </w:r>
      <w:r w:rsidR="00F572C0" w:rsidRPr="00A3036C">
        <w:rPr>
          <w:rFonts w:ascii="Times New Roman" w:hAnsi="Times New Roman" w:cs="Times New Roman"/>
          <w:sz w:val="24"/>
          <w:szCs w:val="24"/>
        </w:rPr>
        <w:t>s</w:t>
      </w:r>
      <w:r w:rsidR="00FD1D71" w:rsidRPr="00A3036C">
        <w:rPr>
          <w:rFonts w:ascii="Times New Roman" w:hAnsi="Times New Roman" w:cs="Times New Roman"/>
          <w:sz w:val="24"/>
          <w:szCs w:val="24"/>
        </w:rPr>
        <w:t xml:space="preserve"> e economia americanas</w:t>
      </w:r>
      <w:r w:rsidR="003E4671" w:rsidRPr="00A3036C">
        <w:rPr>
          <w:rFonts w:ascii="Times New Roman" w:hAnsi="Times New Roman" w:cs="Times New Roman"/>
          <w:sz w:val="24"/>
          <w:szCs w:val="24"/>
        </w:rPr>
        <w:t>. Retomada do Canal do Panamá</w:t>
      </w:r>
      <w:r w:rsidR="00DF5F29" w:rsidRPr="00A3036C">
        <w:rPr>
          <w:rFonts w:ascii="Times New Roman" w:hAnsi="Times New Roman" w:cs="Times New Roman"/>
          <w:sz w:val="24"/>
          <w:szCs w:val="24"/>
        </w:rPr>
        <w:t xml:space="preserve"> e o domínio da Faixa de Gaz</w:t>
      </w:r>
      <w:r w:rsidR="003927D1" w:rsidRPr="00A3036C">
        <w:rPr>
          <w:rFonts w:ascii="Times New Roman" w:hAnsi="Times New Roman" w:cs="Times New Roman"/>
          <w:sz w:val="24"/>
          <w:szCs w:val="24"/>
        </w:rPr>
        <w:t xml:space="preserve">a, por ora, </w:t>
      </w:r>
      <w:r w:rsidR="00FE08DF" w:rsidRPr="00A3036C">
        <w:rPr>
          <w:rFonts w:ascii="Times New Roman" w:hAnsi="Times New Roman" w:cs="Times New Roman"/>
          <w:sz w:val="24"/>
          <w:szCs w:val="24"/>
        </w:rPr>
        <w:t>constituem</w:t>
      </w:r>
      <w:r w:rsidR="002F0ABE" w:rsidRPr="00A3036C">
        <w:rPr>
          <w:rFonts w:ascii="Times New Roman" w:hAnsi="Times New Roman" w:cs="Times New Roman"/>
          <w:sz w:val="24"/>
          <w:szCs w:val="24"/>
        </w:rPr>
        <w:t xml:space="preserve"> o início</w:t>
      </w:r>
      <w:r w:rsidR="00293F13" w:rsidRPr="00A3036C">
        <w:rPr>
          <w:rFonts w:ascii="Times New Roman" w:hAnsi="Times New Roman" w:cs="Times New Roman"/>
          <w:sz w:val="24"/>
          <w:szCs w:val="24"/>
        </w:rPr>
        <w:t xml:space="preserve"> de uma </w:t>
      </w:r>
      <w:r w:rsidR="00293F13" w:rsidRPr="00A3036C">
        <w:rPr>
          <w:rFonts w:ascii="Times New Roman" w:hAnsi="Times New Roman" w:cs="Times New Roman"/>
          <w:sz w:val="24"/>
          <w:szCs w:val="24"/>
        </w:rPr>
        <w:lastRenderedPageBreak/>
        <w:t>gestão</w:t>
      </w:r>
      <w:r w:rsidR="00632EFD" w:rsidRPr="00A3036C">
        <w:rPr>
          <w:rFonts w:ascii="Times New Roman" w:hAnsi="Times New Roman" w:cs="Times New Roman"/>
          <w:sz w:val="24"/>
          <w:szCs w:val="24"/>
        </w:rPr>
        <w:t xml:space="preserve"> imperialista</w:t>
      </w:r>
      <w:r w:rsidR="00DF32D9" w:rsidRPr="00A3036C">
        <w:rPr>
          <w:rFonts w:ascii="Times New Roman" w:hAnsi="Times New Roman" w:cs="Times New Roman"/>
          <w:sz w:val="24"/>
          <w:szCs w:val="24"/>
        </w:rPr>
        <w:t>, empoderada</w:t>
      </w:r>
      <w:r w:rsidR="000C1962" w:rsidRPr="00A3036C">
        <w:rPr>
          <w:rFonts w:ascii="Times New Roman" w:hAnsi="Times New Roman" w:cs="Times New Roman"/>
          <w:sz w:val="24"/>
          <w:szCs w:val="24"/>
        </w:rPr>
        <w:t>, pela política de pacificação democrática</w:t>
      </w:r>
      <w:r w:rsidR="00BE0E75" w:rsidRPr="00A3036C">
        <w:rPr>
          <w:rFonts w:ascii="Times New Roman" w:hAnsi="Times New Roman" w:cs="Times New Roman"/>
          <w:sz w:val="24"/>
          <w:szCs w:val="24"/>
        </w:rPr>
        <w:t>, sob os olhos da 3ª Guerra Mundial</w:t>
      </w:r>
      <w:r w:rsidR="006660B3" w:rsidRPr="00A3036C">
        <w:rPr>
          <w:rFonts w:ascii="Times New Roman" w:hAnsi="Times New Roman" w:cs="Times New Roman"/>
          <w:sz w:val="24"/>
          <w:szCs w:val="24"/>
        </w:rPr>
        <w:t xml:space="preserve"> prevista no </w:t>
      </w:r>
      <w:r w:rsidR="006660B3" w:rsidRPr="00A3036C">
        <w:rPr>
          <w:rFonts w:ascii="Times New Roman" w:hAnsi="Times New Roman" w:cs="Times New Roman"/>
          <w:i/>
          <w:iCs/>
          <w:sz w:val="24"/>
          <w:szCs w:val="24"/>
        </w:rPr>
        <w:t xml:space="preserve">pacote de maldades </w:t>
      </w:r>
      <w:r w:rsidR="006660B3" w:rsidRPr="00A3036C">
        <w:rPr>
          <w:rFonts w:ascii="Times New Roman" w:hAnsi="Times New Roman" w:cs="Times New Roman"/>
          <w:sz w:val="24"/>
          <w:szCs w:val="24"/>
        </w:rPr>
        <w:t xml:space="preserve">de </w:t>
      </w:r>
      <w:r w:rsidR="006660B3" w:rsidRPr="00A3036C">
        <w:rPr>
          <w:rFonts w:ascii="Times New Roman" w:hAnsi="Times New Roman" w:cs="Times New Roman"/>
          <w:i/>
          <w:iCs/>
          <w:sz w:val="24"/>
          <w:szCs w:val="24"/>
        </w:rPr>
        <w:t>os donos do mundo</w:t>
      </w:r>
      <w:r w:rsidR="00F572C0" w:rsidRPr="00A3036C">
        <w:rPr>
          <w:rFonts w:ascii="Times New Roman" w:hAnsi="Times New Roman" w:cs="Times New Roman"/>
          <w:sz w:val="24"/>
          <w:szCs w:val="24"/>
        </w:rPr>
        <w:t xml:space="preserve">. </w:t>
      </w:r>
    </w:p>
    <w:p w14:paraId="0012E8E5" w14:textId="6744EF95" w:rsidR="000A6875" w:rsidRPr="00A3036C" w:rsidRDefault="00B465B5" w:rsidP="000A687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Roberto Evaristo ainda concede diplomas para </w:t>
      </w:r>
      <w:r w:rsidR="00D90AA3" w:rsidRPr="00A3036C">
        <w:rPr>
          <w:rFonts w:ascii="Times New Roman" w:hAnsi="Times New Roman" w:cs="Times New Roman"/>
          <w:sz w:val="24"/>
          <w:szCs w:val="24"/>
        </w:rPr>
        <w:t>Victor Putin,</w:t>
      </w:r>
      <w:r w:rsidR="003D407D" w:rsidRPr="00A3036C">
        <w:rPr>
          <w:rFonts w:ascii="Times New Roman" w:hAnsi="Times New Roman" w:cs="Times New Roman"/>
          <w:sz w:val="24"/>
          <w:szCs w:val="24"/>
        </w:rPr>
        <w:t xml:space="preserve"> </w:t>
      </w:r>
      <w:r w:rsidR="001F5D0A" w:rsidRPr="00A3036C">
        <w:rPr>
          <w:rFonts w:ascii="Times New Roman" w:hAnsi="Times New Roman" w:cs="Times New Roman"/>
          <w:sz w:val="24"/>
          <w:szCs w:val="24"/>
        </w:rPr>
        <w:t>72,</w:t>
      </w:r>
      <w:r w:rsidR="00D90AA3" w:rsidRPr="00A3036C">
        <w:rPr>
          <w:rFonts w:ascii="Times New Roman" w:hAnsi="Times New Roman" w:cs="Times New Roman"/>
          <w:sz w:val="24"/>
          <w:szCs w:val="24"/>
        </w:rPr>
        <w:t xml:space="preserve"> UEA —</w:t>
      </w:r>
      <w:r w:rsidR="001F5D0A" w:rsidRPr="00A3036C">
        <w:rPr>
          <w:rFonts w:ascii="Times New Roman" w:hAnsi="Times New Roman" w:cs="Times New Roman"/>
          <w:sz w:val="24"/>
          <w:szCs w:val="24"/>
        </w:rPr>
        <w:t xml:space="preserve"> </w:t>
      </w:r>
      <w:r w:rsidR="00D90AA3" w:rsidRPr="00A3036C">
        <w:rPr>
          <w:rFonts w:ascii="Times New Roman" w:hAnsi="Times New Roman" w:cs="Times New Roman"/>
          <w:sz w:val="24"/>
          <w:szCs w:val="24"/>
        </w:rPr>
        <w:t>União Europeia Asiática reunind</w:t>
      </w:r>
      <w:r w:rsidR="007461A2" w:rsidRPr="00A3036C">
        <w:rPr>
          <w:rFonts w:ascii="Times New Roman" w:hAnsi="Times New Roman" w:cs="Times New Roman"/>
          <w:sz w:val="24"/>
          <w:szCs w:val="24"/>
        </w:rPr>
        <w:t>o alguns países de</w:t>
      </w:r>
      <w:r w:rsidR="00071B79" w:rsidRPr="00A3036C">
        <w:rPr>
          <w:rFonts w:ascii="Times New Roman" w:hAnsi="Times New Roman" w:cs="Times New Roman"/>
          <w:sz w:val="24"/>
          <w:szCs w:val="24"/>
        </w:rPr>
        <w:t xml:space="preserve"> </w:t>
      </w:r>
      <w:r w:rsidR="006C6D88" w:rsidRPr="00A3036C">
        <w:rPr>
          <w:rFonts w:ascii="Times New Roman" w:hAnsi="Times New Roman" w:cs="Times New Roman"/>
          <w:sz w:val="24"/>
          <w:szCs w:val="24"/>
        </w:rPr>
        <w:t>ambos os continentes</w:t>
      </w:r>
      <w:r w:rsidR="00071B79" w:rsidRPr="00A3036C">
        <w:rPr>
          <w:rFonts w:ascii="Times New Roman" w:hAnsi="Times New Roman" w:cs="Times New Roman"/>
          <w:sz w:val="24"/>
          <w:szCs w:val="24"/>
        </w:rPr>
        <w:t>, a destacar: Rússia, China</w:t>
      </w:r>
      <w:r w:rsidR="006660B3" w:rsidRPr="00A3036C">
        <w:rPr>
          <w:rFonts w:ascii="Times New Roman" w:hAnsi="Times New Roman" w:cs="Times New Roman"/>
          <w:sz w:val="24"/>
          <w:szCs w:val="24"/>
        </w:rPr>
        <w:t xml:space="preserve"> e</w:t>
      </w:r>
      <w:r w:rsidR="00071B79" w:rsidRPr="00A3036C">
        <w:rPr>
          <w:rFonts w:ascii="Times New Roman" w:hAnsi="Times New Roman" w:cs="Times New Roman"/>
          <w:sz w:val="24"/>
          <w:szCs w:val="24"/>
        </w:rPr>
        <w:t xml:space="preserve"> Coreia do Norte</w:t>
      </w:r>
      <w:r w:rsidR="00012B80" w:rsidRPr="00A3036C">
        <w:rPr>
          <w:rFonts w:ascii="Times New Roman" w:hAnsi="Times New Roman" w:cs="Times New Roman"/>
          <w:sz w:val="24"/>
          <w:szCs w:val="24"/>
        </w:rPr>
        <w:t>, detentores da produção de armamento</w:t>
      </w:r>
      <w:r w:rsidR="00D167B6" w:rsidRPr="00A3036C">
        <w:rPr>
          <w:rFonts w:ascii="Times New Roman" w:hAnsi="Times New Roman" w:cs="Times New Roman"/>
          <w:sz w:val="24"/>
          <w:szCs w:val="24"/>
        </w:rPr>
        <w:t xml:space="preserve">s nucleares, monitorados </w:t>
      </w:r>
      <w:r w:rsidR="00A7404B" w:rsidRPr="00A3036C">
        <w:rPr>
          <w:rFonts w:ascii="Times New Roman" w:hAnsi="Times New Roman" w:cs="Times New Roman"/>
          <w:sz w:val="24"/>
          <w:szCs w:val="24"/>
        </w:rPr>
        <w:t>e só utilizados com ordem explícita d</w:t>
      </w:r>
      <w:r w:rsidR="00D167B6" w:rsidRPr="00A3036C">
        <w:rPr>
          <w:rFonts w:ascii="Times New Roman" w:hAnsi="Times New Roman" w:cs="Times New Roman"/>
          <w:sz w:val="24"/>
          <w:szCs w:val="24"/>
        </w:rPr>
        <w:t>a IMSD</w:t>
      </w:r>
      <w:r w:rsidR="00DD01D0" w:rsidRPr="00A3036C">
        <w:rPr>
          <w:rFonts w:ascii="Times New Roman" w:hAnsi="Times New Roman" w:cs="Times New Roman"/>
          <w:sz w:val="24"/>
          <w:szCs w:val="24"/>
        </w:rPr>
        <w:t xml:space="preserve">, assim como seus </w:t>
      </w:r>
      <w:r w:rsidR="002A065F" w:rsidRPr="00A3036C">
        <w:rPr>
          <w:rFonts w:ascii="Times New Roman" w:hAnsi="Times New Roman" w:cs="Times New Roman"/>
          <w:sz w:val="24"/>
          <w:szCs w:val="24"/>
        </w:rPr>
        <w:t xml:space="preserve">países produtores </w:t>
      </w:r>
      <w:r w:rsidR="00DD01D0" w:rsidRPr="00A3036C">
        <w:rPr>
          <w:rFonts w:ascii="Times New Roman" w:hAnsi="Times New Roman" w:cs="Times New Roman"/>
          <w:sz w:val="24"/>
          <w:szCs w:val="24"/>
        </w:rPr>
        <w:t>oponentes</w:t>
      </w:r>
      <w:r w:rsidR="00A7404B" w:rsidRPr="00A3036C">
        <w:rPr>
          <w:rFonts w:ascii="Times New Roman" w:hAnsi="Times New Roman" w:cs="Times New Roman"/>
          <w:sz w:val="24"/>
          <w:szCs w:val="24"/>
        </w:rPr>
        <w:t>.</w:t>
      </w:r>
      <w:r w:rsidR="00012B80" w:rsidRPr="00A3036C">
        <w:rPr>
          <w:rFonts w:ascii="Times New Roman" w:hAnsi="Times New Roman" w:cs="Times New Roman"/>
          <w:sz w:val="24"/>
          <w:szCs w:val="24"/>
        </w:rPr>
        <w:t xml:space="preserve"> </w:t>
      </w:r>
      <w:r w:rsidR="000B1114" w:rsidRPr="00A3036C">
        <w:rPr>
          <w:rFonts w:ascii="Times New Roman" w:hAnsi="Times New Roman" w:cs="Times New Roman"/>
          <w:sz w:val="24"/>
          <w:szCs w:val="24"/>
        </w:rPr>
        <w:t xml:space="preserve">Outros diplomados: </w:t>
      </w:r>
      <w:r w:rsidR="006C6D88" w:rsidRPr="00A3036C">
        <w:rPr>
          <w:rFonts w:ascii="Times New Roman" w:hAnsi="Times New Roman" w:cs="Times New Roman"/>
          <w:sz w:val="24"/>
          <w:szCs w:val="24"/>
        </w:rPr>
        <w:t>François Macron</w:t>
      </w:r>
      <w:r w:rsidR="00297261" w:rsidRPr="00A3036C">
        <w:rPr>
          <w:rFonts w:ascii="Times New Roman" w:hAnsi="Times New Roman" w:cs="Times New Roman"/>
          <w:sz w:val="24"/>
          <w:szCs w:val="24"/>
        </w:rPr>
        <w:t xml:space="preserve"> na </w:t>
      </w:r>
      <w:r w:rsidR="00273F2F" w:rsidRPr="00A3036C">
        <w:rPr>
          <w:rFonts w:ascii="Times New Roman" w:hAnsi="Times New Roman" w:cs="Times New Roman"/>
          <w:sz w:val="24"/>
          <w:szCs w:val="24"/>
        </w:rPr>
        <w:t>UE,</w:t>
      </w:r>
      <w:r w:rsidR="002C3873" w:rsidRPr="00A3036C">
        <w:rPr>
          <w:rFonts w:ascii="Times New Roman" w:hAnsi="Times New Roman" w:cs="Times New Roman"/>
          <w:sz w:val="24"/>
          <w:szCs w:val="24"/>
        </w:rPr>
        <w:t xml:space="preserve"> 47</w:t>
      </w:r>
      <w:r w:rsidR="0008240C" w:rsidRPr="00A3036C">
        <w:rPr>
          <w:rFonts w:ascii="Times New Roman" w:hAnsi="Times New Roman" w:cs="Times New Roman"/>
          <w:sz w:val="24"/>
          <w:szCs w:val="24"/>
        </w:rPr>
        <w:t>,</w:t>
      </w:r>
      <w:r w:rsidR="00273F2F" w:rsidRPr="00A3036C">
        <w:rPr>
          <w:rFonts w:ascii="Times New Roman" w:hAnsi="Times New Roman" w:cs="Times New Roman"/>
          <w:sz w:val="24"/>
          <w:szCs w:val="24"/>
        </w:rPr>
        <w:t xml:space="preserve">  </w:t>
      </w:r>
      <w:r w:rsidR="0093329D" w:rsidRPr="00A3036C">
        <w:rPr>
          <w:rFonts w:ascii="Times New Roman" w:hAnsi="Times New Roman" w:cs="Times New Roman"/>
          <w:sz w:val="24"/>
          <w:szCs w:val="24"/>
        </w:rPr>
        <w:t xml:space="preserve">Nefertari Mandela </w:t>
      </w:r>
      <w:r w:rsidR="008E6747" w:rsidRPr="00A3036C">
        <w:rPr>
          <w:rFonts w:ascii="Times New Roman" w:hAnsi="Times New Roman" w:cs="Times New Roman"/>
          <w:sz w:val="24"/>
          <w:szCs w:val="24"/>
        </w:rPr>
        <w:t xml:space="preserve">na </w:t>
      </w:r>
      <w:bookmarkStart w:id="65" w:name="_Hlk190708280"/>
      <w:r w:rsidR="0093329D" w:rsidRPr="00A3036C">
        <w:rPr>
          <w:rFonts w:ascii="Times New Roman" w:hAnsi="Times New Roman" w:cs="Times New Roman"/>
          <w:sz w:val="24"/>
          <w:szCs w:val="24"/>
        </w:rPr>
        <w:t>UAF</w:t>
      </w:r>
      <w:r w:rsidR="008E6747" w:rsidRPr="00A3036C">
        <w:rPr>
          <w:rFonts w:ascii="Times New Roman" w:hAnsi="Times New Roman" w:cs="Times New Roman"/>
          <w:sz w:val="24"/>
          <w:szCs w:val="24"/>
        </w:rPr>
        <w:t>,</w:t>
      </w:r>
      <w:r w:rsidR="00DA74DE" w:rsidRPr="00A3036C">
        <w:rPr>
          <w:rFonts w:ascii="Times New Roman" w:hAnsi="Times New Roman" w:cs="Times New Roman"/>
          <w:sz w:val="24"/>
          <w:szCs w:val="24"/>
        </w:rPr>
        <w:t xml:space="preserve"> 49,</w:t>
      </w:r>
      <w:r w:rsidR="008E6747" w:rsidRPr="00A3036C">
        <w:rPr>
          <w:rFonts w:ascii="Times New Roman" w:hAnsi="Times New Roman" w:cs="Times New Roman"/>
          <w:sz w:val="24"/>
          <w:szCs w:val="24"/>
        </w:rPr>
        <w:t xml:space="preserve"> </w:t>
      </w:r>
      <w:r w:rsidR="0093329D" w:rsidRPr="00A3036C">
        <w:rPr>
          <w:rFonts w:ascii="Times New Roman" w:hAnsi="Times New Roman" w:cs="Times New Roman"/>
          <w:sz w:val="24"/>
          <w:szCs w:val="24"/>
        </w:rPr>
        <w:t>Toyotomi Naruhito</w:t>
      </w:r>
      <w:r w:rsidR="008E6747" w:rsidRPr="00A3036C">
        <w:rPr>
          <w:rFonts w:ascii="Times New Roman" w:hAnsi="Times New Roman" w:cs="Times New Roman"/>
          <w:sz w:val="24"/>
          <w:szCs w:val="24"/>
        </w:rPr>
        <w:t>,</w:t>
      </w:r>
      <w:r w:rsidR="00DA74DE" w:rsidRPr="00A3036C">
        <w:rPr>
          <w:rFonts w:ascii="Times New Roman" w:hAnsi="Times New Roman" w:cs="Times New Roman"/>
          <w:sz w:val="24"/>
          <w:szCs w:val="24"/>
        </w:rPr>
        <w:t xml:space="preserve"> 45, </w:t>
      </w:r>
      <w:r w:rsidR="008E6747" w:rsidRPr="00A3036C">
        <w:rPr>
          <w:rFonts w:ascii="Times New Roman" w:hAnsi="Times New Roman" w:cs="Times New Roman"/>
          <w:sz w:val="24"/>
          <w:szCs w:val="24"/>
        </w:rPr>
        <w:t xml:space="preserve"> </w:t>
      </w:r>
      <w:r w:rsidR="00105EF0" w:rsidRPr="00A3036C">
        <w:rPr>
          <w:rFonts w:ascii="Times New Roman" w:hAnsi="Times New Roman" w:cs="Times New Roman"/>
          <w:sz w:val="24"/>
          <w:szCs w:val="24"/>
        </w:rPr>
        <w:t xml:space="preserve">na </w:t>
      </w:r>
      <w:r w:rsidR="0093329D" w:rsidRPr="00A3036C">
        <w:rPr>
          <w:rFonts w:ascii="Times New Roman" w:hAnsi="Times New Roman" w:cs="Times New Roman"/>
          <w:sz w:val="24"/>
          <w:szCs w:val="24"/>
        </w:rPr>
        <w:t>UAS</w:t>
      </w:r>
      <w:r w:rsidR="0012216F" w:rsidRPr="00A3036C">
        <w:rPr>
          <w:rFonts w:ascii="Times New Roman" w:hAnsi="Times New Roman" w:cs="Times New Roman"/>
          <w:sz w:val="24"/>
          <w:szCs w:val="24"/>
        </w:rPr>
        <w:t xml:space="preserve"> e</w:t>
      </w:r>
      <w:r w:rsidR="00385D44" w:rsidRPr="00A3036C">
        <w:rPr>
          <w:rFonts w:ascii="Times New Roman" w:hAnsi="Times New Roman" w:cs="Times New Roman"/>
          <w:sz w:val="24"/>
          <w:szCs w:val="24"/>
        </w:rPr>
        <w:t xml:space="preserve"> </w:t>
      </w:r>
      <w:r w:rsidR="00814B02" w:rsidRPr="00A3036C">
        <w:rPr>
          <w:rFonts w:ascii="Times New Roman" w:hAnsi="Times New Roman" w:cs="Times New Roman"/>
          <w:sz w:val="24"/>
          <w:szCs w:val="24"/>
        </w:rPr>
        <w:t>Fernando</w:t>
      </w:r>
      <w:r w:rsidR="00093F63" w:rsidRPr="00A3036C">
        <w:rPr>
          <w:rFonts w:ascii="Times New Roman" w:hAnsi="Times New Roman" w:cs="Times New Roman"/>
          <w:sz w:val="24"/>
          <w:szCs w:val="24"/>
        </w:rPr>
        <w:t xml:space="preserve"> Inácio</w:t>
      </w:r>
      <w:r w:rsidR="00E53FFD" w:rsidRPr="00A3036C">
        <w:rPr>
          <w:rFonts w:ascii="Times New Roman" w:hAnsi="Times New Roman" w:cs="Times New Roman"/>
          <w:sz w:val="24"/>
          <w:szCs w:val="24"/>
        </w:rPr>
        <w:t xml:space="preserve"> Cardoso da Silva</w:t>
      </w:r>
      <w:r w:rsidR="00DA74DE" w:rsidRPr="00A3036C">
        <w:rPr>
          <w:rFonts w:ascii="Times New Roman" w:hAnsi="Times New Roman" w:cs="Times New Roman"/>
          <w:sz w:val="24"/>
          <w:szCs w:val="24"/>
        </w:rPr>
        <w:t xml:space="preserve">, </w:t>
      </w:r>
      <w:r w:rsidR="001B70F9" w:rsidRPr="00A3036C">
        <w:rPr>
          <w:rFonts w:ascii="Times New Roman" w:hAnsi="Times New Roman" w:cs="Times New Roman"/>
          <w:sz w:val="24"/>
          <w:szCs w:val="24"/>
        </w:rPr>
        <w:t>79,</w:t>
      </w:r>
      <w:r w:rsidR="00814B02" w:rsidRPr="00A3036C">
        <w:rPr>
          <w:rFonts w:ascii="Times New Roman" w:hAnsi="Times New Roman" w:cs="Times New Roman"/>
          <w:sz w:val="24"/>
          <w:szCs w:val="24"/>
        </w:rPr>
        <w:t xml:space="preserve"> na U</w:t>
      </w:r>
      <w:r w:rsidR="00607A7F" w:rsidRPr="00A3036C">
        <w:rPr>
          <w:rFonts w:ascii="Times New Roman" w:hAnsi="Times New Roman" w:cs="Times New Roman"/>
          <w:sz w:val="24"/>
          <w:szCs w:val="24"/>
        </w:rPr>
        <w:t>SCA</w:t>
      </w:r>
      <w:r w:rsidR="006660B3" w:rsidRPr="00A3036C">
        <w:rPr>
          <w:rFonts w:ascii="Times New Roman" w:hAnsi="Times New Roman" w:cs="Times New Roman"/>
          <w:sz w:val="24"/>
          <w:szCs w:val="24"/>
        </w:rPr>
        <w:t>O</w:t>
      </w:r>
      <w:r w:rsidR="00607A7F" w:rsidRPr="00A3036C">
        <w:rPr>
          <w:rFonts w:ascii="Times New Roman" w:hAnsi="Times New Roman" w:cs="Times New Roman"/>
          <w:sz w:val="24"/>
          <w:szCs w:val="24"/>
        </w:rPr>
        <w:t xml:space="preserve"> —</w:t>
      </w:r>
      <w:r w:rsidR="00093F63" w:rsidRPr="00A3036C">
        <w:rPr>
          <w:rFonts w:ascii="Times New Roman" w:hAnsi="Times New Roman" w:cs="Times New Roman"/>
          <w:sz w:val="24"/>
          <w:szCs w:val="24"/>
        </w:rPr>
        <w:t xml:space="preserve"> </w:t>
      </w:r>
      <w:r w:rsidR="00607A7F" w:rsidRPr="00A3036C">
        <w:rPr>
          <w:rFonts w:ascii="Times New Roman" w:hAnsi="Times New Roman" w:cs="Times New Roman"/>
          <w:sz w:val="24"/>
          <w:szCs w:val="24"/>
        </w:rPr>
        <w:t xml:space="preserve">União Sul </w:t>
      </w:r>
      <w:r w:rsidR="006660B3" w:rsidRPr="00A3036C">
        <w:rPr>
          <w:rFonts w:ascii="Times New Roman" w:hAnsi="Times New Roman" w:cs="Times New Roman"/>
          <w:sz w:val="24"/>
          <w:szCs w:val="24"/>
        </w:rPr>
        <w:t xml:space="preserve">e </w:t>
      </w:r>
      <w:r w:rsidR="00607A7F" w:rsidRPr="00A3036C">
        <w:rPr>
          <w:rFonts w:ascii="Times New Roman" w:hAnsi="Times New Roman" w:cs="Times New Roman"/>
          <w:sz w:val="24"/>
          <w:szCs w:val="24"/>
        </w:rPr>
        <w:t>Central Americana</w:t>
      </w:r>
      <w:r w:rsidR="006660B3" w:rsidRPr="00A3036C">
        <w:rPr>
          <w:rFonts w:ascii="Times New Roman" w:hAnsi="Times New Roman" w:cs="Times New Roman"/>
          <w:sz w:val="24"/>
          <w:szCs w:val="24"/>
        </w:rPr>
        <w:t xml:space="preserve"> e Oceania</w:t>
      </w:r>
      <w:r w:rsidR="00093F63" w:rsidRPr="00A3036C">
        <w:rPr>
          <w:rFonts w:ascii="Times New Roman" w:hAnsi="Times New Roman" w:cs="Times New Roman"/>
          <w:sz w:val="24"/>
          <w:szCs w:val="24"/>
        </w:rPr>
        <w:t>.</w:t>
      </w:r>
      <w:bookmarkEnd w:id="65"/>
      <w:r w:rsidR="001B70F9" w:rsidRPr="00A3036C">
        <w:rPr>
          <w:rFonts w:ascii="Times New Roman" w:hAnsi="Times New Roman" w:cs="Times New Roman"/>
          <w:sz w:val="24"/>
          <w:szCs w:val="24"/>
        </w:rPr>
        <w:t xml:space="preserve"> </w:t>
      </w:r>
      <w:r w:rsidR="000A6875" w:rsidRPr="00A3036C">
        <w:rPr>
          <w:rFonts w:ascii="Times New Roman" w:hAnsi="Times New Roman" w:cs="Times New Roman"/>
          <w:sz w:val="24"/>
          <w:szCs w:val="24"/>
        </w:rPr>
        <w:t xml:space="preserve">Todas as Uniões Continentais submetidas ao poder da UTS — União da Terra Sustentável presidida por Roberto Evaristo e, tendo na vice-presidência, Jesus de Deus, e seus braços ideológicos: CGU ─ Controladoria Geral do Universo e CSG — Conselho de Segurança Global. </w:t>
      </w:r>
    </w:p>
    <w:p w14:paraId="6173E2AD" w14:textId="41FF7406" w:rsidR="004E4A00" w:rsidRPr="00A3036C" w:rsidRDefault="001B70F9" w:rsidP="00FF624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mundo </w:t>
      </w:r>
      <w:r w:rsidR="00D65BFE" w:rsidRPr="00A3036C">
        <w:rPr>
          <w:rFonts w:ascii="Times New Roman" w:hAnsi="Times New Roman" w:cs="Times New Roman"/>
          <w:sz w:val="24"/>
          <w:szCs w:val="24"/>
        </w:rPr>
        <w:t>estabelecido em 2079</w:t>
      </w:r>
      <w:r w:rsidR="00B9784F" w:rsidRPr="00A3036C">
        <w:rPr>
          <w:rFonts w:ascii="Times New Roman" w:hAnsi="Times New Roman" w:cs="Times New Roman"/>
          <w:sz w:val="24"/>
          <w:szCs w:val="24"/>
        </w:rPr>
        <w:t>,</w:t>
      </w:r>
      <w:r w:rsidR="00D65BFE" w:rsidRPr="00A3036C">
        <w:rPr>
          <w:rFonts w:ascii="Times New Roman" w:hAnsi="Times New Roman" w:cs="Times New Roman"/>
          <w:sz w:val="24"/>
          <w:szCs w:val="24"/>
        </w:rPr>
        <w:t xml:space="preserve"> em vigor no </w:t>
      </w:r>
      <w:r w:rsidR="00D65BFE" w:rsidRPr="00A3036C">
        <w:rPr>
          <w:rFonts w:ascii="Times New Roman" w:hAnsi="Times New Roman" w:cs="Times New Roman"/>
          <w:b/>
          <w:bCs/>
          <w:sz w:val="24"/>
          <w:szCs w:val="24"/>
        </w:rPr>
        <w:t xml:space="preserve">reset </w:t>
      </w:r>
      <w:r w:rsidR="00D65BFE" w:rsidRPr="00A3036C">
        <w:rPr>
          <w:rFonts w:ascii="Times New Roman" w:hAnsi="Times New Roman" w:cs="Times New Roman"/>
          <w:sz w:val="24"/>
          <w:szCs w:val="24"/>
        </w:rPr>
        <w:t>p</w:t>
      </w:r>
      <w:r w:rsidR="00B9784F" w:rsidRPr="00A3036C">
        <w:rPr>
          <w:rFonts w:ascii="Times New Roman" w:hAnsi="Times New Roman" w:cs="Times New Roman"/>
          <w:sz w:val="24"/>
          <w:szCs w:val="24"/>
        </w:rPr>
        <w:t>ara 2024,</w:t>
      </w:r>
      <w:r w:rsidR="00835752" w:rsidRPr="00A3036C">
        <w:rPr>
          <w:rFonts w:ascii="Times New Roman" w:hAnsi="Times New Roman" w:cs="Times New Roman"/>
          <w:sz w:val="24"/>
          <w:szCs w:val="24"/>
        </w:rPr>
        <w:t xml:space="preserve"> mediante intransigência</w:t>
      </w:r>
      <w:r w:rsidR="00F513C5" w:rsidRPr="00A3036C">
        <w:rPr>
          <w:rFonts w:ascii="Times New Roman" w:hAnsi="Times New Roman" w:cs="Times New Roman"/>
          <w:sz w:val="24"/>
          <w:szCs w:val="24"/>
        </w:rPr>
        <w:t xml:space="preserve">, de líderes continentais </w:t>
      </w:r>
      <w:r w:rsidR="005B6DFD" w:rsidRPr="00A3036C">
        <w:rPr>
          <w:rFonts w:ascii="Times New Roman" w:hAnsi="Times New Roman" w:cs="Times New Roman"/>
          <w:sz w:val="24"/>
          <w:szCs w:val="24"/>
        </w:rPr>
        <w:t>e países aliados</w:t>
      </w:r>
      <w:r w:rsidR="004E459A" w:rsidRPr="00A3036C">
        <w:rPr>
          <w:rFonts w:ascii="Times New Roman" w:hAnsi="Times New Roman" w:cs="Times New Roman"/>
          <w:sz w:val="24"/>
          <w:szCs w:val="24"/>
        </w:rPr>
        <w:t xml:space="preserve"> </w:t>
      </w:r>
      <w:r w:rsidR="00D62AE2" w:rsidRPr="00A3036C">
        <w:rPr>
          <w:rFonts w:ascii="Times New Roman" w:hAnsi="Times New Roman" w:cs="Times New Roman"/>
          <w:sz w:val="24"/>
          <w:szCs w:val="24"/>
        </w:rPr>
        <w:t>continuar</w:t>
      </w:r>
      <w:r w:rsidR="006660B3" w:rsidRPr="00A3036C">
        <w:rPr>
          <w:rFonts w:ascii="Times New Roman" w:hAnsi="Times New Roman" w:cs="Times New Roman"/>
          <w:sz w:val="24"/>
          <w:szCs w:val="24"/>
        </w:rPr>
        <w:t>ão</w:t>
      </w:r>
      <w:r w:rsidR="00D62AE2" w:rsidRPr="00A3036C">
        <w:rPr>
          <w:rFonts w:ascii="Times New Roman" w:hAnsi="Times New Roman" w:cs="Times New Roman"/>
          <w:sz w:val="24"/>
          <w:szCs w:val="24"/>
        </w:rPr>
        <w:t xml:space="preserve"> em guerra</w:t>
      </w:r>
      <w:r w:rsidR="00DA3ECD" w:rsidRPr="00A3036C">
        <w:rPr>
          <w:rFonts w:ascii="Times New Roman" w:hAnsi="Times New Roman" w:cs="Times New Roman"/>
          <w:sz w:val="24"/>
          <w:szCs w:val="24"/>
        </w:rPr>
        <w:t>.</w:t>
      </w:r>
      <w:r w:rsidR="00C218EC" w:rsidRPr="00A3036C">
        <w:rPr>
          <w:rFonts w:ascii="Times New Roman" w:hAnsi="Times New Roman" w:cs="Times New Roman"/>
          <w:sz w:val="24"/>
          <w:szCs w:val="24"/>
        </w:rPr>
        <w:t xml:space="preserve"> </w:t>
      </w:r>
      <w:r w:rsidR="00F572C0" w:rsidRPr="00A3036C">
        <w:rPr>
          <w:rFonts w:ascii="Times New Roman" w:hAnsi="Times New Roman" w:cs="Times New Roman"/>
          <w:sz w:val="24"/>
          <w:szCs w:val="24"/>
        </w:rPr>
        <w:t>C</w:t>
      </w:r>
      <w:r w:rsidR="00C02180" w:rsidRPr="00A3036C">
        <w:rPr>
          <w:rFonts w:ascii="Times New Roman" w:hAnsi="Times New Roman" w:cs="Times New Roman"/>
          <w:sz w:val="24"/>
          <w:szCs w:val="24"/>
        </w:rPr>
        <w:t>ombate</w:t>
      </w:r>
      <w:r w:rsidR="00AB6D0E" w:rsidRPr="00A3036C">
        <w:rPr>
          <w:rFonts w:ascii="Times New Roman" w:hAnsi="Times New Roman" w:cs="Times New Roman"/>
          <w:sz w:val="24"/>
          <w:szCs w:val="24"/>
        </w:rPr>
        <w:t>,</w:t>
      </w:r>
      <w:r w:rsidR="00C02180" w:rsidRPr="00A3036C">
        <w:rPr>
          <w:rFonts w:ascii="Times New Roman" w:hAnsi="Times New Roman" w:cs="Times New Roman"/>
          <w:sz w:val="24"/>
          <w:szCs w:val="24"/>
        </w:rPr>
        <w:t xml:space="preserve"> sem precedentes com armas de destruição em</w:t>
      </w:r>
      <w:r w:rsidR="00DB23D9" w:rsidRPr="00A3036C">
        <w:rPr>
          <w:rFonts w:ascii="Times New Roman" w:hAnsi="Times New Roman" w:cs="Times New Roman"/>
          <w:sz w:val="24"/>
          <w:szCs w:val="24"/>
        </w:rPr>
        <w:t xml:space="preserve"> massa</w:t>
      </w:r>
      <w:r w:rsidR="00AB6D0E" w:rsidRPr="00A3036C">
        <w:rPr>
          <w:rFonts w:ascii="Times New Roman" w:hAnsi="Times New Roman" w:cs="Times New Roman"/>
          <w:sz w:val="24"/>
          <w:szCs w:val="24"/>
        </w:rPr>
        <w:t>,</w:t>
      </w:r>
      <w:r w:rsidR="00F5088F" w:rsidRPr="00A3036C">
        <w:rPr>
          <w:rFonts w:ascii="Times New Roman" w:hAnsi="Times New Roman" w:cs="Times New Roman"/>
          <w:sz w:val="24"/>
          <w:szCs w:val="24"/>
        </w:rPr>
        <w:t xml:space="preserve"> está</w:t>
      </w:r>
      <w:r w:rsidR="00DB23D9" w:rsidRPr="00A3036C">
        <w:rPr>
          <w:rFonts w:ascii="Times New Roman" w:hAnsi="Times New Roman" w:cs="Times New Roman"/>
          <w:sz w:val="24"/>
          <w:szCs w:val="24"/>
        </w:rPr>
        <w:t xml:space="preserve"> chega</w:t>
      </w:r>
      <w:r w:rsidR="00F5088F" w:rsidRPr="00A3036C">
        <w:rPr>
          <w:rFonts w:ascii="Times New Roman" w:hAnsi="Times New Roman" w:cs="Times New Roman"/>
          <w:sz w:val="24"/>
          <w:szCs w:val="24"/>
        </w:rPr>
        <w:t>ndo</w:t>
      </w:r>
      <w:r w:rsidR="00DB23D9" w:rsidRPr="00A3036C">
        <w:rPr>
          <w:rFonts w:ascii="Times New Roman" w:hAnsi="Times New Roman" w:cs="Times New Roman"/>
          <w:sz w:val="24"/>
          <w:szCs w:val="24"/>
        </w:rPr>
        <w:t xml:space="preserve"> ao fim do ano</w:t>
      </w:r>
      <w:r w:rsidR="00EA1640" w:rsidRPr="00A3036C">
        <w:rPr>
          <w:rFonts w:ascii="Times New Roman" w:hAnsi="Times New Roman" w:cs="Times New Roman"/>
          <w:sz w:val="24"/>
          <w:szCs w:val="24"/>
        </w:rPr>
        <w:t xml:space="preserve"> com conflitos intensos, responsávei</w:t>
      </w:r>
      <w:r w:rsidR="00C84752" w:rsidRPr="00A3036C">
        <w:rPr>
          <w:rFonts w:ascii="Times New Roman" w:hAnsi="Times New Roman" w:cs="Times New Roman"/>
          <w:sz w:val="24"/>
          <w:szCs w:val="24"/>
        </w:rPr>
        <w:t>s</w:t>
      </w:r>
      <w:r w:rsidR="00EA1640" w:rsidRPr="00A3036C">
        <w:rPr>
          <w:rFonts w:ascii="Times New Roman" w:hAnsi="Times New Roman" w:cs="Times New Roman"/>
          <w:sz w:val="24"/>
          <w:szCs w:val="24"/>
        </w:rPr>
        <w:t xml:space="preserve"> pela </w:t>
      </w:r>
      <w:r w:rsidR="00E24235" w:rsidRPr="00A3036C">
        <w:rPr>
          <w:rFonts w:ascii="Times New Roman" w:hAnsi="Times New Roman" w:cs="Times New Roman"/>
          <w:sz w:val="24"/>
          <w:szCs w:val="24"/>
        </w:rPr>
        <w:t>caminhada, sem escalas, para destruição do Hemisfério Norte</w:t>
      </w:r>
      <w:r w:rsidR="00890502" w:rsidRPr="00A3036C">
        <w:rPr>
          <w:rFonts w:ascii="Times New Roman" w:hAnsi="Times New Roman" w:cs="Times New Roman"/>
          <w:sz w:val="24"/>
          <w:szCs w:val="24"/>
        </w:rPr>
        <w:t>. Confirmando a, anteriormente,  referida</w:t>
      </w:r>
      <w:r w:rsidR="001F1F3D" w:rsidRPr="00A3036C">
        <w:rPr>
          <w:rFonts w:ascii="Times New Roman" w:hAnsi="Times New Roman" w:cs="Times New Roman"/>
          <w:sz w:val="24"/>
          <w:szCs w:val="24"/>
        </w:rPr>
        <w:t xml:space="preserve"> e prevista</w:t>
      </w:r>
      <w:r w:rsidR="00890502" w:rsidRPr="00A3036C">
        <w:rPr>
          <w:rFonts w:ascii="Times New Roman" w:hAnsi="Times New Roman" w:cs="Times New Roman"/>
          <w:sz w:val="24"/>
          <w:szCs w:val="24"/>
        </w:rPr>
        <w:t xml:space="preserve"> </w:t>
      </w:r>
      <w:r w:rsidR="00EA1640" w:rsidRPr="00A3036C">
        <w:rPr>
          <w:rFonts w:ascii="Times New Roman" w:hAnsi="Times New Roman" w:cs="Times New Roman"/>
          <w:sz w:val="24"/>
          <w:szCs w:val="24"/>
        </w:rPr>
        <w:t>migração de populares</w:t>
      </w:r>
      <w:r w:rsidR="00890502" w:rsidRPr="00A3036C">
        <w:rPr>
          <w:rFonts w:ascii="Times New Roman" w:hAnsi="Times New Roman" w:cs="Times New Roman"/>
          <w:sz w:val="24"/>
          <w:szCs w:val="24"/>
        </w:rPr>
        <w:t xml:space="preserve"> para o Hemisfério Sul</w:t>
      </w:r>
      <w:r w:rsidR="000C1962" w:rsidRPr="00A3036C">
        <w:rPr>
          <w:rFonts w:ascii="Times New Roman" w:hAnsi="Times New Roman" w:cs="Times New Roman"/>
          <w:sz w:val="24"/>
          <w:szCs w:val="24"/>
        </w:rPr>
        <w:t>.</w:t>
      </w:r>
      <w:r w:rsidR="003927D1" w:rsidRPr="00A3036C">
        <w:rPr>
          <w:rFonts w:ascii="Times New Roman" w:hAnsi="Times New Roman" w:cs="Times New Roman"/>
          <w:sz w:val="24"/>
          <w:szCs w:val="24"/>
        </w:rPr>
        <w:t xml:space="preserve"> </w:t>
      </w:r>
      <w:r w:rsidR="00440217" w:rsidRPr="00A3036C">
        <w:rPr>
          <w:rFonts w:ascii="Times New Roman" w:hAnsi="Times New Roman" w:cs="Times New Roman"/>
          <w:sz w:val="24"/>
          <w:szCs w:val="24"/>
        </w:rPr>
        <w:t>Estima-se 2 bilhões de pessoas a caminho ou</w:t>
      </w:r>
      <w:r w:rsidR="00F859D0" w:rsidRPr="00A3036C">
        <w:rPr>
          <w:rFonts w:ascii="Times New Roman" w:hAnsi="Times New Roman" w:cs="Times New Roman"/>
          <w:sz w:val="24"/>
          <w:szCs w:val="24"/>
        </w:rPr>
        <w:t xml:space="preserve"> se</w:t>
      </w:r>
      <w:r w:rsidR="00440217" w:rsidRPr="00A3036C">
        <w:rPr>
          <w:rFonts w:ascii="Times New Roman" w:hAnsi="Times New Roman" w:cs="Times New Roman"/>
          <w:sz w:val="24"/>
          <w:szCs w:val="24"/>
        </w:rPr>
        <w:t xml:space="preserve"> estabelec</w:t>
      </w:r>
      <w:r w:rsidR="00F859D0" w:rsidRPr="00A3036C">
        <w:rPr>
          <w:rFonts w:ascii="Times New Roman" w:hAnsi="Times New Roman" w:cs="Times New Roman"/>
          <w:sz w:val="24"/>
          <w:szCs w:val="24"/>
        </w:rPr>
        <w:t>en</w:t>
      </w:r>
      <w:r w:rsidR="00440217" w:rsidRPr="00A3036C">
        <w:rPr>
          <w:rFonts w:ascii="Times New Roman" w:hAnsi="Times New Roman" w:cs="Times New Roman"/>
          <w:sz w:val="24"/>
          <w:szCs w:val="24"/>
        </w:rPr>
        <w:t>d</w:t>
      </w:r>
      <w:r w:rsidR="00F859D0" w:rsidRPr="00A3036C">
        <w:rPr>
          <w:rFonts w:ascii="Times New Roman" w:hAnsi="Times New Roman" w:cs="Times New Roman"/>
          <w:sz w:val="24"/>
          <w:szCs w:val="24"/>
        </w:rPr>
        <w:t>o</w:t>
      </w:r>
      <w:r w:rsidR="00440217" w:rsidRPr="00A3036C">
        <w:rPr>
          <w:rFonts w:ascii="Times New Roman" w:hAnsi="Times New Roman" w:cs="Times New Roman"/>
          <w:sz w:val="24"/>
          <w:szCs w:val="24"/>
        </w:rPr>
        <w:t xml:space="preserve"> nesta parte do planeta</w:t>
      </w:r>
      <w:r w:rsidR="00DE642E" w:rsidRPr="00A3036C">
        <w:rPr>
          <w:rFonts w:ascii="Times New Roman" w:hAnsi="Times New Roman" w:cs="Times New Roman"/>
          <w:sz w:val="24"/>
          <w:szCs w:val="24"/>
        </w:rPr>
        <w:t xml:space="preserve"> constituída d</w:t>
      </w:r>
      <w:r w:rsidR="00FF6240" w:rsidRPr="00A3036C">
        <w:rPr>
          <w:rFonts w:ascii="Times New Roman" w:hAnsi="Times New Roman" w:cs="Times New Roman"/>
          <w:sz w:val="24"/>
          <w:szCs w:val="24"/>
        </w:rPr>
        <w:t>e</w:t>
      </w:r>
      <w:r w:rsidR="00F859D0" w:rsidRPr="00A3036C">
        <w:rPr>
          <w:rFonts w:ascii="Times New Roman" w:hAnsi="Times New Roman" w:cs="Times New Roman"/>
          <w:sz w:val="24"/>
          <w:szCs w:val="24"/>
        </w:rPr>
        <w:t xml:space="preserve"> seguintes</w:t>
      </w:r>
      <w:r w:rsidR="00DE642E" w:rsidRPr="00A3036C">
        <w:rPr>
          <w:rFonts w:ascii="Times New Roman" w:hAnsi="Times New Roman" w:cs="Times New Roman"/>
          <w:sz w:val="24"/>
          <w:szCs w:val="24"/>
        </w:rPr>
        <w:t xml:space="preserve"> </w:t>
      </w:r>
      <w:r w:rsidR="00FF6240" w:rsidRPr="00A3036C">
        <w:rPr>
          <w:rFonts w:ascii="Times New Roman" w:hAnsi="Times New Roman" w:cs="Times New Roman"/>
          <w:sz w:val="24"/>
          <w:szCs w:val="24"/>
        </w:rPr>
        <w:t>paíse</w:t>
      </w:r>
      <w:r w:rsidR="00DE642E" w:rsidRPr="00A3036C">
        <w:rPr>
          <w:rFonts w:ascii="Times New Roman" w:hAnsi="Times New Roman" w:cs="Times New Roman"/>
          <w:sz w:val="24"/>
          <w:szCs w:val="24"/>
        </w:rPr>
        <w:t>s totalmente cobertos</w:t>
      </w:r>
      <w:r w:rsidR="00FF6240" w:rsidRPr="00A3036C">
        <w:rPr>
          <w:rFonts w:ascii="Times New Roman" w:hAnsi="Times New Roman" w:cs="Times New Roman"/>
          <w:sz w:val="24"/>
          <w:szCs w:val="24"/>
        </w:rPr>
        <w:t>.</w:t>
      </w:r>
      <w:r w:rsidR="00DE642E" w:rsidRPr="00A3036C">
        <w:rPr>
          <w:rFonts w:ascii="Times New Roman" w:hAnsi="Times New Roman" w:cs="Times New Roman"/>
          <w:sz w:val="24"/>
          <w:szCs w:val="24"/>
        </w:rPr>
        <w:t xml:space="preserve"> África: </w:t>
      </w:r>
      <w:r w:rsidR="00DF5F29" w:rsidRPr="00A3036C">
        <w:rPr>
          <w:rFonts w:ascii="Times New Roman" w:hAnsi="Times New Roman" w:cs="Times New Roman"/>
          <w:sz w:val="24"/>
          <w:szCs w:val="24"/>
        </w:rPr>
        <w:t xml:space="preserve"> </w:t>
      </w:r>
      <w:r w:rsidR="00DE642E" w:rsidRPr="00A3036C">
        <w:rPr>
          <w:rFonts w:ascii="Times New Roman" w:hAnsi="Times New Roman" w:cs="Times New Roman"/>
          <w:sz w:val="24"/>
          <w:szCs w:val="24"/>
        </w:rPr>
        <w:t xml:space="preserve">África do Sul, Angola, Botsuana, Burundi, Comores, Lesoto, Madagáscar, Malauí, Maurícia, Moçambique, Namíbia, Ruanda, Seychelles, Essuatíni, Tanzânia, Zâmbia e Zimbábue. Ásia: Timor Leste. Oceania: Austrália, Ilhas Fiji, Ilhas Salomão, Nauru, Nova </w:t>
      </w:r>
      <w:r w:rsidR="00DE642E" w:rsidRPr="00A3036C">
        <w:rPr>
          <w:rFonts w:ascii="Times New Roman" w:hAnsi="Times New Roman" w:cs="Times New Roman"/>
          <w:sz w:val="24"/>
          <w:szCs w:val="24"/>
        </w:rPr>
        <w:lastRenderedPageBreak/>
        <w:t>Zelândia, Papua-Nova Guiné, Samoa, Tonga, Tuvalu, Vanuatu e Polinésia Francesa (incluindo o Tahiti). América do Sul: Argentina, Bolívia, Chile, Paraguai e Uruguai.</w:t>
      </w:r>
      <w:r w:rsidR="00FF6240" w:rsidRPr="00A3036C">
        <w:rPr>
          <w:rFonts w:ascii="Times New Roman" w:hAnsi="Times New Roman" w:cs="Times New Roman"/>
          <w:sz w:val="24"/>
          <w:szCs w:val="24"/>
        </w:rPr>
        <w:t xml:space="preserve"> Maiores partes de territórios. África: República Democrática do Congo, Gabão, Congo. Ásia:</w:t>
      </w:r>
      <w:r w:rsidR="00FF6240" w:rsidRPr="00A3036C">
        <w:t xml:space="preserve"> </w:t>
      </w:r>
      <w:r w:rsidR="00FF6240" w:rsidRPr="00A3036C">
        <w:rPr>
          <w:rFonts w:ascii="Times New Roman" w:hAnsi="Times New Roman" w:cs="Times New Roman"/>
          <w:sz w:val="24"/>
          <w:szCs w:val="24"/>
        </w:rPr>
        <w:t>Indonésia. Oceania:</w:t>
      </w:r>
      <w:r w:rsidR="00FF6240" w:rsidRPr="00A3036C">
        <w:t xml:space="preserve"> </w:t>
      </w:r>
      <w:r w:rsidR="00FF6240" w:rsidRPr="00A3036C">
        <w:rPr>
          <w:rFonts w:ascii="Times New Roman" w:hAnsi="Times New Roman" w:cs="Times New Roman"/>
          <w:sz w:val="24"/>
          <w:szCs w:val="24"/>
        </w:rPr>
        <w:t>Kiribati. América do Sul:</w:t>
      </w:r>
      <w:r w:rsidR="00FF6240" w:rsidRPr="00A3036C">
        <w:t xml:space="preserve"> </w:t>
      </w:r>
      <w:r w:rsidR="00FF6240" w:rsidRPr="00A3036C">
        <w:rPr>
          <w:rFonts w:ascii="Times New Roman" w:hAnsi="Times New Roman" w:cs="Times New Roman"/>
          <w:sz w:val="24"/>
          <w:szCs w:val="24"/>
        </w:rPr>
        <w:t>Brasil, Equador e Peru. Partes de territórios. África: Guiné Equatorial, Quênia, São Tomé e Príncipe</w:t>
      </w:r>
      <w:r w:rsidR="00F859D0" w:rsidRPr="00A3036C">
        <w:rPr>
          <w:rFonts w:ascii="Times New Roman" w:hAnsi="Times New Roman" w:cs="Times New Roman"/>
          <w:sz w:val="24"/>
          <w:szCs w:val="24"/>
        </w:rPr>
        <w:t xml:space="preserve"> </w:t>
      </w:r>
      <w:r w:rsidR="00FF6240" w:rsidRPr="00A3036C">
        <w:rPr>
          <w:rFonts w:ascii="Times New Roman" w:hAnsi="Times New Roman" w:cs="Times New Roman"/>
          <w:sz w:val="24"/>
          <w:szCs w:val="24"/>
        </w:rPr>
        <w:t>Uganda</w:t>
      </w:r>
      <w:r w:rsidR="00F859D0" w:rsidRPr="00A3036C">
        <w:rPr>
          <w:rFonts w:ascii="Times New Roman" w:hAnsi="Times New Roman" w:cs="Times New Roman"/>
          <w:sz w:val="24"/>
          <w:szCs w:val="24"/>
        </w:rPr>
        <w:t xml:space="preserve">. América do Sul: Colômbia. </w:t>
      </w:r>
    </w:p>
    <w:p w14:paraId="05B94A5B" w14:textId="77777777" w:rsidR="00FE1EF9" w:rsidRPr="00A3036C" w:rsidRDefault="00F859D0" w:rsidP="00FE1EF9">
      <w:pPr>
        <w:spacing w:after="0"/>
        <w:jc w:val="both"/>
        <w:rPr>
          <w:rFonts w:ascii="Times New Roman" w:eastAsia="Aptos" w:hAnsi="Times New Roman" w:cs="Times New Roman"/>
          <w:sz w:val="24"/>
          <w:szCs w:val="24"/>
        </w:rPr>
      </w:pPr>
      <w:r w:rsidRPr="00A3036C">
        <w:rPr>
          <w:rFonts w:ascii="Times New Roman" w:hAnsi="Times New Roman" w:cs="Times New Roman"/>
          <w:sz w:val="24"/>
          <w:szCs w:val="24"/>
        </w:rPr>
        <w:t xml:space="preserve">Objetivo traçado pelo </w:t>
      </w:r>
      <w:r w:rsidRPr="00A3036C">
        <w:rPr>
          <w:rFonts w:ascii="Times New Roman" w:hAnsi="Times New Roman" w:cs="Times New Roman"/>
          <w:i/>
          <w:iCs/>
          <w:sz w:val="24"/>
          <w:szCs w:val="24"/>
        </w:rPr>
        <w:t xml:space="preserve">pacote de </w:t>
      </w:r>
      <w:r w:rsidRPr="00A3036C">
        <w:rPr>
          <w:rFonts w:ascii="Times New Roman" w:hAnsi="Times New Roman" w:cs="Times New Roman"/>
          <w:sz w:val="24"/>
          <w:szCs w:val="24"/>
        </w:rPr>
        <w:t xml:space="preserve">maldades, autoria de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Pr="00A3036C">
        <w:rPr>
          <w:rFonts w:ascii="Times New Roman" w:eastAsia="Aptos" w:hAnsi="Times New Roman" w:cs="Times New Roman"/>
          <w:sz w:val="24"/>
          <w:szCs w:val="24"/>
        </w:rPr>
        <w:t>, de redução drástica de habitantes na Terra está sendo alcançada. Observância de 8,11 bilhões de pessoas em 2024, tornar-se-ão, somada</w:t>
      </w:r>
      <w:r w:rsidR="00940DA1" w:rsidRPr="00A3036C">
        <w:rPr>
          <w:rFonts w:ascii="Times New Roman" w:eastAsia="Aptos" w:hAnsi="Times New Roman" w:cs="Times New Roman"/>
          <w:sz w:val="24"/>
          <w:szCs w:val="24"/>
        </w:rPr>
        <w:t xml:space="preserve"> aos imigrantes, 3,71 bilhões em 2025. A </w:t>
      </w:r>
      <w:r w:rsidR="00FE1EF9" w:rsidRPr="00A3036C">
        <w:rPr>
          <w:rFonts w:ascii="Times New Roman" w:eastAsia="Aptos" w:hAnsi="Times New Roman" w:cs="Times New Roman"/>
          <w:sz w:val="24"/>
          <w:szCs w:val="24"/>
        </w:rPr>
        <w:t xml:space="preserve"> </w:t>
      </w:r>
      <w:r w:rsidR="00940DA1" w:rsidRPr="00A3036C">
        <w:rPr>
          <w:rFonts w:ascii="Times New Roman" w:eastAsia="Aptos" w:hAnsi="Times New Roman" w:cs="Times New Roman"/>
          <w:sz w:val="24"/>
          <w:szCs w:val="24"/>
        </w:rPr>
        <w:t xml:space="preserve">3ª Guerra Mundial finalizada pelo espetáculo “Filho pródigo volta ao lar” </w:t>
      </w:r>
      <w:r w:rsidR="00FE1EF9" w:rsidRPr="00A3036C">
        <w:rPr>
          <w:rFonts w:ascii="Times New Roman" w:eastAsia="Aptos" w:hAnsi="Times New Roman" w:cs="Times New Roman"/>
          <w:sz w:val="24"/>
          <w:szCs w:val="24"/>
        </w:rPr>
        <w:t xml:space="preserve">celebrará, </w:t>
      </w:r>
      <w:r w:rsidR="00940DA1" w:rsidRPr="00A3036C">
        <w:rPr>
          <w:rFonts w:ascii="Times New Roman" w:eastAsia="Aptos" w:hAnsi="Times New Roman" w:cs="Times New Roman"/>
          <w:sz w:val="24"/>
          <w:szCs w:val="24"/>
        </w:rPr>
        <w:t>no</w:t>
      </w:r>
      <w:r w:rsidR="00FE1EF9" w:rsidRPr="00A3036C">
        <w:rPr>
          <w:rFonts w:ascii="Times New Roman" w:eastAsia="Aptos" w:hAnsi="Times New Roman" w:cs="Times New Roman"/>
          <w:sz w:val="24"/>
          <w:szCs w:val="24"/>
        </w:rPr>
        <w:t xml:space="preserve"> </w:t>
      </w:r>
      <w:r w:rsidR="00940DA1" w:rsidRPr="00A3036C">
        <w:rPr>
          <w:rFonts w:ascii="Times New Roman" w:eastAsia="Aptos" w:hAnsi="Times New Roman" w:cs="Times New Roman"/>
          <w:sz w:val="24"/>
          <w:szCs w:val="24"/>
        </w:rPr>
        <w:t>dia 25 de dezembro</w:t>
      </w:r>
      <w:r w:rsidR="00FE1EF9" w:rsidRPr="00A3036C">
        <w:rPr>
          <w:rFonts w:ascii="Times New Roman" w:eastAsia="Aptos" w:hAnsi="Times New Roman" w:cs="Times New Roman"/>
          <w:sz w:val="24"/>
          <w:szCs w:val="24"/>
        </w:rPr>
        <w:t>,</w:t>
      </w:r>
      <w:r w:rsidR="00940DA1" w:rsidRPr="00A3036C">
        <w:rPr>
          <w:rFonts w:ascii="Times New Roman" w:eastAsia="Aptos" w:hAnsi="Times New Roman" w:cs="Times New Roman"/>
          <w:sz w:val="24"/>
          <w:szCs w:val="24"/>
        </w:rPr>
        <w:t xml:space="preserve"> o desfecho com </w:t>
      </w:r>
      <w:r w:rsidR="00940DA1" w:rsidRPr="00A3036C">
        <w:rPr>
          <w:rFonts w:ascii="Times New Roman" w:eastAsia="Aptos" w:hAnsi="Times New Roman" w:cs="Times New Roman"/>
          <w:i/>
          <w:iCs/>
          <w:sz w:val="24"/>
          <w:szCs w:val="24"/>
        </w:rPr>
        <w:t xml:space="preserve">chave de ouro </w:t>
      </w:r>
      <w:r w:rsidR="00940DA1" w:rsidRPr="00A3036C">
        <w:rPr>
          <w:rFonts w:ascii="Times New Roman" w:eastAsia="Aptos" w:hAnsi="Times New Roman" w:cs="Times New Roman"/>
          <w:sz w:val="24"/>
          <w:szCs w:val="24"/>
        </w:rPr>
        <w:t xml:space="preserve">do </w:t>
      </w:r>
      <w:r w:rsidR="00940DA1" w:rsidRPr="00A3036C">
        <w:rPr>
          <w:rFonts w:ascii="Times New Roman" w:eastAsia="Aptos" w:hAnsi="Times New Roman" w:cs="Times New Roman"/>
          <w:i/>
          <w:iCs/>
          <w:sz w:val="24"/>
          <w:szCs w:val="24"/>
        </w:rPr>
        <w:t>pacote de maldades</w:t>
      </w:r>
      <w:r w:rsidR="00FE1EF9" w:rsidRPr="00A3036C">
        <w:rPr>
          <w:rFonts w:ascii="Times New Roman" w:eastAsia="Aptos" w:hAnsi="Times New Roman" w:cs="Times New Roman"/>
          <w:sz w:val="24"/>
          <w:szCs w:val="24"/>
        </w:rPr>
        <w:t>.</w:t>
      </w:r>
      <w:r w:rsidR="00940DA1" w:rsidRPr="00A3036C">
        <w:rPr>
          <w:rFonts w:ascii="Times New Roman" w:eastAsia="Aptos" w:hAnsi="Times New Roman" w:cs="Times New Roman"/>
          <w:sz w:val="24"/>
          <w:szCs w:val="24"/>
        </w:rPr>
        <w:t xml:space="preserve"> </w:t>
      </w:r>
      <w:r w:rsidR="00FE1EF9" w:rsidRPr="00A3036C">
        <w:rPr>
          <w:rFonts w:ascii="Times New Roman" w:eastAsia="Aptos" w:hAnsi="Times New Roman" w:cs="Times New Roman"/>
          <w:sz w:val="24"/>
          <w:szCs w:val="24"/>
        </w:rPr>
        <w:t>O</w:t>
      </w:r>
      <w:r w:rsidR="00940DA1" w:rsidRPr="00A3036C">
        <w:rPr>
          <w:rFonts w:ascii="Times New Roman" w:eastAsia="Aptos" w:hAnsi="Times New Roman" w:cs="Times New Roman"/>
          <w:sz w:val="24"/>
          <w:szCs w:val="24"/>
        </w:rPr>
        <w:t xml:space="preserve">bservando-se ainda as explosões oceânicas tecnológicas programadas pelos </w:t>
      </w:r>
      <w:r w:rsidR="00940DA1" w:rsidRPr="00A3036C">
        <w:rPr>
          <w:rFonts w:ascii="Times New Roman" w:eastAsia="Aptos" w:hAnsi="Times New Roman" w:cs="Times New Roman"/>
          <w:i/>
          <w:iCs/>
          <w:sz w:val="24"/>
          <w:szCs w:val="24"/>
        </w:rPr>
        <w:t>donos do mundo</w:t>
      </w:r>
      <w:r w:rsidR="00940DA1" w:rsidRPr="00A3036C">
        <w:rPr>
          <w:rFonts w:ascii="Times New Roman" w:eastAsia="Aptos" w:hAnsi="Times New Roman" w:cs="Times New Roman"/>
          <w:sz w:val="24"/>
          <w:szCs w:val="24"/>
        </w:rPr>
        <w:t>, responsáveis pelo submersão de todo o Hemisfério Norte e todos ali presentes.</w:t>
      </w:r>
      <w:r w:rsidR="00CC0CBD" w:rsidRPr="00A3036C">
        <w:rPr>
          <w:rFonts w:ascii="Times New Roman" w:eastAsia="Aptos" w:hAnsi="Times New Roman" w:cs="Times New Roman"/>
          <w:sz w:val="24"/>
          <w:szCs w:val="24"/>
        </w:rPr>
        <w:t xml:space="preserve"> Perdas irreversíveis e traumáticas para os imigrantes recepcionados nos países do Hemisfério Sul, subsidiados pelos limites impostos por governabilidades locais. Vítimas diretas e indiretas deste conflito mundial, fecundam frequências vibracionais minimizadas pelo sofrimento e inconformismo de visitantes flagelados e de anfitriões preocupados com a invasão permitida de seus diversos territórios.</w:t>
      </w:r>
      <w:r w:rsidR="00FE1EF9" w:rsidRPr="00A3036C">
        <w:rPr>
          <w:rFonts w:ascii="Times New Roman" w:eastAsia="Aptos" w:hAnsi="Times New Roman" w:cs="Times New Roman"/>
          <w:sz w:val="24"/>
          <w:szCs w:val="24"/>
        </w:rPr>
        <w:t xml:space="preserve"> Impossibilitando o despertar da filosofia Eu Sou nos terrícolas envoltos na mentira e ilusão do Sistema Terra.</w:t>
      </w:r>
    </w:p>
    <w:p w14:paraId="3BB7715A" w14:textId="5B17C227" w:rsidR="00F859D0" w:rsidRPr="00A3036C" w:rsidRDefault="00FE1EF9" w:rsidP="003553D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Roberto Evaristo de Macedo Soares fala com sua boca os pensamentos das  cabeças de </w:t>
      </w:r>
      <w:bookmarkStart w:id="66" w:name="_Hlk190705287"/>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000A6875" w:rsidRPr="00A3036C">
        <w:rPr>
          <w:rFonts w:ascii="Times New Roman" w:eastAsia="Aptos" w:hAnsi="Times New Roman" w:cs="Times New Roman"/>
          <w:sz w:val="24"/>
          <w:szCs w:val="24"/>
        </w:rPr>
        <w:t>. Presidentes de países do Hemisfério Sul</w:t>
      </w:r>
      <w:r w:rsidR="00105EF0" w:rsidRPr="00A3036C">
        <w:rPr>
          <w:rFonts w:ascii="Times New Roman" w:eastAsia="Aptos" w:hAnsi="Times New Roman" w:cs="Times New Roman"/>
          <w:sz w:val="24"/>
          <w:szCs w:val="24"/>
        </w:rPr>
        <w:t xml:space="preserve"> e braços operacionais</w:t>
      </w:r>
      <w:r w:rsidR="000A6875" w:rsidRPr="00A3036C">
        <w:rPr>
          <w:rFonts w:ascii="Times New Roman" w:eastAsia="Aptos" w:hAnsi="Times New Roman" w:cs="Times New Roman"/>
          <w:sz w:val="24"/>
          <w:szCs w:val="24"/>
        </w:rPr>
        <w:t xml:space="preserve">, a exemplo deste referido, são </w:t>
      </w:r>
      <w:r w:rsidR="000A6875" w:rsidRPr="00A3036C">
        <w:rPr>
          <w:rFonts w:ascii="Times New Roman" w:eastAsia="Aptos" w:hAnsi="Times New Roman" w:cs="Times New Roman"/>
          <w:i/>
          <w:iCs/>
          <w:sz w:val="24"/>
          <w:szCs w:val="24"/>
        </w:rPr>
        <w:t xml:space="preserve">marionetes </w:t>
      </w:r>
      <w:r w:rsidR="000A6875" w:rsidRPr="00A3036C">
        <w:rPr>
          <w:rFonts w:ascii="Times New Roman" w:eastAsia="Aptos" w:hAnsi="Times New Roman" w:cs="Times New Roman"/>
          <w:sz w:val="24"/>
          <w:szCs w:val="24"/>
        </w:rPr>
        <w:t xml:space="preserve">do </w:t>
      </w:r>
      <w:r w:rsidR="000A6875" w:rsidRPr="00A3036C">
        <w:rPr>
          <w:rFonts w:ascii="Times New Roman" w:eastAsia="Aptos" w:hAnsi="Times New Roman" w:cs="Times New Roman"/>
          <w:sz w:val="24"/>
          <w:szCs w:val="24"/>
        </w:rPr>
        <w:lastRenderedPageBreak/>
        <w:t>revigorado Sistema Terra.</w:t>
      </w:r>
      <w:r w:rsidR="00105EF0" w:rsidRPr="00A3036C">
        <w:rPr>
          <w:rFonts w:ascii="Times New Roman" w:eastAsia="Aptos" w:hAnsi="Times New Roman" w:cs="Times New Roman"/>
          <w:sz w:val="24"/>
          <w:szCs w:val="24"/>
        </w:rPr>
        <w:t xml:space="preserve"> Poderes confiscados das </w:t>
      </w:r>
      <w:bookmarkStart w:id="67" w:name="_Hlk195522067"/>
      <w:r w:rsidR="00105EF0" w:rsidRPr="00A3036C">
        <w:rPr>
          <w:rFonts w:ascii="Times New Roman" w:hAnsi="Times New Roman" w:cs="Times New Roman"/>
          <w:sz w:val="24"/>
          <w:szCs w:val="24"/>
        </w:rPr>
        <w:t>UAF — União Africana, UAS —</w:t>
      </w:r>
      <w:r w:rsidR="00B6706C" w:rsidRPr="00A3036C">
        <w:rPr>
          <w:rFonts w:ascii="Times New Roman" w:hAnsi="Times New Roman" w:cs="Times New Roman"/>
          <w:sz w:val="24"/>
          <w:szCs w:val="24"/>
        </w:rPr>
        <w:t xml:space="preserve"> </w:t>
      </w:r>
      <w:r w:rsidR="00105EF0" w:rsidRPr="00A3036C">
        <w:rPr>
          <w:rFonts w:ascii="Times New Roman" w:hAnsi="Times New Roman" w:cs="Times New Roman"/>
          <w:sz w:val="24"/>
          <w:szCs w:val="24"/>
        </w:rPr>
        <w:t>União Asiática</w:t>
      </w:r>
      <w:r w:rsidR="00B6706C" w:rsidRPr="00A3036C">
        <w:rPr>
          <w:rFonts w:ascii="Times New Roman" w:hAnsi="Times New Roman" w:cs="Times New Roman"/>
          <w:sz w:val="24"/>
          <w:szCs w:val="24"/>
        </w:rPr>
        <w:t xml:space="preserve"> e da USCAO — União Sul e Central Americana e Oceania</w:t>
      </w:r>
      <w:r w:rsidR="00B95662" w:rsidRPr="00A3036C">
        <w:rPr>
          <w:rFonts w:ascii="Times New Roman" w:hAnsi="Times New Roman" w:cs="Times New Roman"/>
          <w:sz w:val="24"/>
          <w:szCs w:val="24"/>
        </w:rPr>
        <w:t>, hoje, U</w:t>
      </w:r>
      <w:r w:rsidR="002040CB" w:rsidRPr="00A3036C">
        <w:rPr>
          <w:rFonts w:ascii="Times New Roman" w:hAnsi="Times New Roman" w:cs="Times New Roman"/>
          <w:sz w:val="24"/>
          <w:szCs w:val="24"/>
        </w:rPr>
        <w:t>AS</w:t>
      </w:r>
      <w:r w:rsidR="009815B4" w:rsidRPr="00A3036C">
        <w:rPr>
          <w:rFonts w:ascii="Times New Roman" w:hAnsi="Times New Roman" w:cs="Times New Roman"/>
          <w:sz w:val="24"/>
          <w:szCs w:val="24"/>
        </w:rPr>
        <w:t>U</w:t>
      </w:r>
      <w:r w:rsidR="00B95662" w:rsidRPr="00A3036C">
        <w:rPr>
          <w:rFonts w:ascii="Times New Roman" w:hAnsi="Times New Roman" w:cs="Times New Roman"/>
          <w:sz w:val="24"/>
          <w:szCs w:val="24"/>
        </w:rPr>
        <w:t xml:space="preserve"> —</w:t>
      </w:r>
      <w:r w:rsidR="002040CB" w:rsidRPr="00A3036C">
        <w:rPr>
          <w:rFonts w:ascii="Times New Roman" w:hAnsi="Times New Roman" w:cs="Times New Roman"/>
          <w:sz w:val="24"/>
          <w:szCs w:val="24"/>
        </w:rPr>
        <w:t xml:space="preserve"> </w:t>
      </w:r>
      <w:r w:rsidR="00B95662" w:rsidRPr="00A3036C">
        <w:rPr>
          <w:rFonts w:ascii="Times New Roman" w:hAnsi="Times New Roman" w:cs="Times New Roman"/>
          <w:sz w:val="24"/>
          <w:szCs w:val="24"/>
        </w:rPr>
        <w:t>União</w:t>
      </w:r>
      <w:r w:rsidR="002040CB" w:rsidRPr="00A3036C">
        <w:rPr>
          <w:rFonts w:ascii="Times New Roman" w:hAnsi="Times New Roman" w:cs="Times New Roman"/>
          <w:sz w:val="24"/>
          <w:szCs w:val="24"/>
        </w:rPr>
        <w:t xml:space="preserve"> da América do Sul</w:t>
      </w:r>
      <w:r w:rsidR="00B6706C" w:rsidRPr="00A3036C">
        <w:rPr>
          <w:rFonts w:ascii="Times New Roman" w:hAnsi="Times New Roman" w:cs="Times New Roman"/>
          <w:sz w:val="24"/>
          <w:szCs w:val="24"/>
        </w:rPr>
        <w:t>.</w:t>
      </w:r>
      <w:r w:rsidR="00B6706C" w:rsidRPr="00A3036C">
        <w:rPr>
          <w:rFonts w:ascii="Times New Roman" w:eastAsia="Aptos" w:hAnsi="Times New Roman" w:cs="Times New Roman"/>
          <w:sz w:val="24"/>
          <w:szCs w:val="24"/>
        </w:rPr>
        <w:t xml:space="preserve"> Presidentes, respectivamente, </w:t>
      </w:r>
      <w:r w:rsidR="00105EF0" w:rsidRPr="00A3036C">
        <w:rPr>
          <w:rFonts w:ascii="Times New Roman" w:hAnsi="Times New Roman" w:cs="Times New Roman"/>
          <w:sz w:val="24"/>
          <w:szCs w:val="24"/>
        </w:rPr>
        <w:t>Nefertari Mandela</w:t>
      </w:r>
      <w:r w:rsidR="00B6706C" w:rsidRPr="00A3036C">
        <w:rPr>
          <w:rFonts w:ascii="Times New Roman" w:hAnsi="Times New Roman" w:cs="Times New Roman"/>
          <w:sz w:val="24"/>
          <w:szCs w:val="24"/>
        </w:rPr>
        <w:t xml:space="preserve">, </w:t>
      </w:r>
      <w:r w:rsidR="00105EF0" w:rsidRPr="00A3036C">
        <w:rPr>
          <w:rFonts w:ascii="Times New Roman" w:hAnsi="Times New Roman" w:cs="Times New Roman"/>
          <w:sz w:val="24"/>
          <w:szCs w:val="24"/>
        </w:rPr>
        <w:t>Toyotomi Naruhito e Fernando Inácio</w:t>
      </w:r>
      <w:bookmarkStart w:id="68" w:name="_Hlk190708519"/>
      <w:r w:rsidR="00DD43CA" w:rsidRPr="00A3036C">
        <w:rPr>
          <w:rFonts w:ascii="Times New Roman" w:hAnsi="Times New Roman" w:cs="Times New Roman"/>
          <w:sz w:val="24"/>
          <w:szCs w:val="24"/>
        </w:rPr>
        <w:t xml:space="preserve"> </w:t>
      </w:r>
      <w:r w:rsidR="005F5DF0" w:rsidRPr="00A3036C">
        <w:rPr>
          <w:rFonts w:ascii="Times New Roman" w:hAnsi="Times New Roman" w:cs="Times New Roman"/>
          <w:sz w:val="24"/>
          <w:szCs w:val="24"/>
        </w:rPr>
        <w:t>C</w:t>
      </w:r>
      <w:r w:rsidR="00EA4F0F" w:rsidRPr="00A3036C">
        <w:rPr>
          <w:rFonts w:ascii="Times New Roman" w:hAnsi="Times New Roman" w:cs="Times New Roman"/>
          <w:sz w:val="24"/>
          <w:szCs w:val="24"/>
        </w:rPr>
        <w:t>ardoso da Silva</w:t>
      </w:r>
      <w:bookmarkEnd w:id="67"/>
      <w:r w:rsidR="00B6706C" w:rsidRPr="00A3036C">
        <w:rPr>
          <w:rFonts w:ascii="Times New Roman" w:hAnsi="Times New Roman" w:cs="Times New Roman"/>
          <w:sz w:val="24"/>
          <w:szCs w:val="24"/>
        </w:rPr>
        <w:t>, destas Uniões Continentais, jogam, agora, o jogo jogado no campo oficial de futebol, numa quadra de futsal</w:t>
      </w:r>
      <w:r w:rsidR="00105EF0" w:rsidRPr="00A3036C">
        <w:rPr>
          <w:rFonts w:ascii="Times New Roman" w:hAnsi="Times New Roman" w:cs="Times New Roman"/>
          <w:sz w:val="24"/>
          <w:szCs w:val="24"/>
        </w:rPr>
        <w:t>.</w:t>
      </w:r>
      <w:r w:rsidR="00B6706C" w:rsidRPr="00A3036C">
        <w:rPr>
          <w:rFonts w:ascii="Times New Roman" w:hAnsi="Times New Roman" w:cs="Times New Roman"/>
          <w:sz w:val="24"/>
          <w:szCs w:val="24"/>
        </w:rPr>
        <w:t xml:space="preserve"> Não importa os meios, mas o   espetáculo não pode parar. Pilares sistêmicos: governo, religião, mídia e educação </w:t>
      </w:r>
      <w:r w:rsidR="00760207" w:rsidRPr="00A3036C">
        <w:rPr>
          <w:rFonts w:ascii="Times New Roman" w:hAnsi="Times New Roman" w:cs="Times New Roman"/>
          <w:sz w:val="24"/>
          <w:szCs w:val="24"/>
        </w:rPr>
        <w:t xml:space="preserve">cultuados </w:t>
      </w:r>
      <w:r w:rsidR="009C5FC3" w:rsidRPr="00A3036C">
        <w:rPr>
          <w:rFonts w:ascii="Times New Roman" w:hAnsi="Times New Roman" w:cs="Times New Roman"/>
          <w:sz w:val="24"/>
          <w:szCs w:val="24"/>
        </w:rPr>
        <w:t xml:space="preserve">pôr </w:t>
      </w:r>
      <w:r w:rsidR="00B6706C" w:rsidRPr="00A3036C">
        <w:rPr>
          <w:rFonts w:ascii="Times New Roman" w:eastAsia="Aptos" w:hAnsi="Times New Roman" w:cs="Times New Roman"/>
          <w:i/>
          <w:iCs/>
          <w:sz w:val="24"/>
          <w:szCs w:val="24"/>
        </w:rPr>
        <w:t>a tríade da maldade humana</w:t>
      </w:r>
      <w:r w:rsidR="00B6706C" w:rsidRPr="00A3036C">
        <w:rPr>
          <w:rFonts w:ascii="Times New Roman" w:eastAsia="Aptos" w:hAnsi="Times New Roman" w:cs="Times New Roman"/>
          <w:sz w:val="24"/>
          <w:szCs w:val="24"/>
        </w:rPr>
        <w:t xml:space="preserve">: </w:t>
      </w:r>
      <w:r w:rsidR="00B6706C" w:rsidRPr="00A3036C">
        <w:rPr>
          <w:rFonts w:ascii="Times New Roman" w:eastAsia="Aptos" w:hAnsi="Times New Roman" w:cs="Times New Roman"/>
          <w:i/>
          <w:iCs/>
          <w:sz w:val="24"/>
          <w:szCs w:val="24"/>
        </w:rPr>
        <w:t>ego</w:t>
      </w:r>
      <w:r w:rsidR="00B6706C" w:rsidRPr="00A3036C">
        <w:rPr>
          <w:rFonts w:ascii="Times New Roman" w:eastAsia="Aptos" w:hAnsi="Times New Roman" w:cs="Times New Roman"/>
          <w:sz w:val="24"/>
          <w:szCs w:val="24"/>
        </w:rPr>
        <w:t xml:space="preserve">, </w:t>
      </w:r>
      <w:r w:rsidR="00B6706C" w:rsidRPr="00A3036C">
        <w:rPr>
          <w:rFonts w:ascii="Times New Roman" w:eastAsia="Aptos" w:hAnsi="Times New Roman" w:cs="Times New Roman"/>
          <w:i/>
          <w:iCs/>
          <w:sz w:val="24"/>
          <w:szCs w:val="24"/>
        </w:rPr>
        <w:t xml:space="preserve">ganância </w:t>
      </w:r>
      <w:r w:rsidR="00B6706C" w:rsidRPr="00A3036C">
        <w:rPr>
          <w:rFonts w:ascii="Times New Roman" w:eastAsia="Aptos" w:hAnsi="Times New Roman" w:cs="Times New Roman"/>
          <w:sz w:val="24"/>
          <w:szCs w:val="24"/>
        </w:rPr>
        <w:t xml:space="preserve">e </w:t>
      </w:r>
      <w:r w:rsidR="00B6706C" w:rsidRPr="00A3036C">
        <w:rPr>
          <w:rFonts w:ascii="Times New Roman" w:eastAsia="Aptos" w:hAnsi="Times New Roman" w:cs="Times New Roman"/>
          <w:i/>
          <w:iCs/>
          <w:sz w:val="24"/>
          <w:szCs w:val="24"/>
        </w:rPr>
        <w:t>medo</w:t>
      </w:r>
      <w:r w:rsidR="006960EB" w:rsidRPr="00A3036C">
        <w:rPr>
          <w:rFonts w:ascii="Times New Roman" w:eastAsia="Aptos" w:hAnsi="Times New Roman" w:cs="Times New Roman"/>
          <w:sz w:val="24"/>
          <w:szCs w:val="24"/>
        </w:rPr>
        <w:t xml:space="preserve"> continuam produzindo energias maléficas impeditivas do despertar da humanidade sobrevivente pós-guerra do planeta Terra.</w:t>
      </w:r>
      <w:bookmarkEnd w:id="66"/>
      <w:bookmarkEnd w:id="68"/>
    </w:p>
    <w:p w14:paraId="61AB1AFF" w14:textId="5AB4C6A1" w:rsidR="003553D2" w:rsidRPr="00A3036C" w:rsidRDefault="003553D2" w:rsidP="003A1347">
      <w:pPr>
        <w:spacing w:after="0"/>
        <w:jc w:val="center"/>
        <w:rPr>
          <w:rFonts w:ascii="Times New Roman" w:eastAsia="Aptos"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5E4B7E78" w14:textId="021A834E" w:rsidR="003A1347" w:rsidRPr="00A3036C" w:rsidRDefault="009125B5" w:rsidP="003A1347">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Germano e Fértilles, </w:t>
      </w:r>
      <w:r w:rsidR="00F00187" w:rsidRPr="00A3036C">
        <w:rPr>
          <w:rFonts w:ascii="Times New Roman" w:eastAsia="Aptos" w:hAnsi="Times New Roman" w:cs="Times New Roman"/>
          <w:sz w:val="24"/>
          <w:szCs w:val="24"/>
        </w:rPr>
        <w:t>c</w:t>
      </w:r>
      <w:r w:rsidR="003A1347" w:rsidRPr="00A3036C">
        <w:rPr>
          <w:rFonts w:ascii="Times New Roman" w:eastAsia="Aptos" w:hAnsi="Times New Roman" w:cs="Times New Roman"/>
          <w:sz w:val="24"/>
          <w:szCs w:val="24"/>
        </w:rPr>
        <w:t>asal representante</w:t>
      </w:r>
      <w:r w:rsidR="00F00187" w:rsidRPr="00A3036C">
        <w:rPr>
          <w:rFonts w:ascii="Times New Roman" w:eastAsia="Aptos" w:hAnsi="Times New Roman" w:cs="Times New Roman"/>
          <w:sz w:val="24"/>
          <w:szCs w:val="24"/>
        </w:rPr>
        <w:t xml:space="preserve"> do SEU — Soberana Energia Universal</w:t>
      </w:r>
      <w:r w:rsidR="00DF75A6" w:rsidRPr="00A3036C">
        <w:rPr>
          <w:rFonts w:ascii="Times New Roman" w:eastAsia="Aptos" w:hAnsi="Times New Roman" w:cs="Times New Roman"/>
          <w:sz w:val="24"/>
          <w:szCs w:val="24"/>
        </w:rPr>
        <w:t xml:space="preserve">, acessam, telepaticamente, </w:t>
      </w:r>
      <w:r w:rsidR="007D525A" w:rsidRPr="00A3036C">
        <w:rPr>
          <w:rFonts w:ascii="Times New Roman" w:eastAsia="Aptos" w:hAnsi="Times New Roman" w:cs="Times New Roman"/>
          <w:sz w:val="24"/>
          <w:szCs w:val="24"/>
        </w:rPr>
        <w:t>os Gu</w:t>
      </w:r>
      <w:r w:rsidR="00C96A6E" w:rsidRPr="00A3036C">
        <w:rPr>
          <w:rFonts w:ascii="Times New Roman" w:eastAsia="Aptos" w:hAnsi="Times New Roman" w:cs="Times New Roman"/>
          <w:sz w:val="24"/>
          <w:szCs w:val="24"/>
        </w:rPr>
        <w:t>e</w:t>
      </w:r>
      <w:r w:rsidR="007D525A" w:rsidRPr="00A3036C">
        <w:rPr>
          <w:rFonts w:ascii="Times New Roman" w:eastAsia="Aptos" w:hAnsi="Times New Roman" w:cs="Times New Roman"/>
          <w:sz w:val="24"/>
          <w:szCs w:val="24"/>
        </w:rPr>
        <w:t>rreiro</w:t>
      </w:r>
      <w:r w:rsidR="00C96A6E" w:rsidRPr="00A3036C">
        <w:rPr>
          <w:rFonts w:ascii="Times New Roman" w:eastAsia="Aptos" w:hAnsi="Times New Roman" w:cs="Times New Roman"/>
          <w:sz w:val="24"/>
          <w:szCs w:val="24"/>
        </w:rPr>
        <w:t>s</w:t>
      </w:r>
      <w:r w:rsidR="00DF75A6" w:rsidRPr="00A3036C">
        <w:rPr>
          <w:rFonts w:ascii="Times New Roman" w:eastAsia="Aptos" w:hAnsi="Times New Roman" w:cs="Times New Roman"/>
          <w:sz w:val="24"/>
          <w:szCs w:val="24"/>
        </w:rPr>
        <w:t xml:space="preserve"> Dimensiona</w:t>
      </w:r>
      <w:r w:rsidR="007D525A" w:rsidRPr="00A3036C">
        <w:rPr>
          <w:rFonts w:ascii="Times New Roman" w:eastAsia="Aptos" w:hAnsi="Times New Roman" w:cs="Times New Roman"/>
          <w:sz w:val="24"/>
          <w:szCs w:val="24"/>
        </w:rPr>
        <w:t>is</w:t>
      </w:r>
      <w:r w:rsidR="00C96A6E" w:rsidRPr="00A3036C">
        <w:rPr>
          <w:rFonts w:ascii="Times New Roman" w:eastAsia="Aptos" w:hAnsi="Times New Roman" w:cs="Times New Roman"/>
          <w:sz w:val="24"/>
          <w:szCs w:val="24"/>
        </w:rPr>
        <w:t>, leia-se</w:t>
      </w:r>
      <w:r w:rsidR="00ED6149" w:rsidRPr="00A3036C">
        <w:rPr>
          <w:rFonts w:ascii="Times New Roman" w:eastAsia="Aptos" w:hAnsi="Times New Roman" w:cs="Times New Roman"/>
          <w:sz w:val="24"/>
          <w:szCs w:val="24"/>
        </w:rPr>
        <w:t>, Harrison, Taylor e Agregados.</w:t>
      </w:r>
    </w:p>
    <w:p w14:paraId="28EA7E17" w14:textId="77777777" w:rsidR="003553D2" w:rsidRPr="00A3036C" w:rsidRDefault="003553D2" w:rsidP="003553D2">
      <w:pPr>
        <w:spacing w:after="0"/>
        <w:jc w:val="both"/>
        <w:rPr>
          <w:rFonts w:ascii="Times New Roman" w:eastAsia="Aptos" w:hAnsi="Times New Roman" w:cs="Times New Roman"/>
          <w:sz w:val="24"/>
          <w:szCs w:val="24"/>
        </w:rPr>
      </w:pPr>
    </w:p>
    <w:p w14:paraId="09B5DA0C" w14:textId="77777777" w:rsidR="00B70362" w:rsidRPr="00A3036C" w:rsidRDefault="00B70362" w:rsidP="0052004C">
      <w:pPr>
        <w:spacing w:after="0"/>
        <w:jc w:val="both"/>
        <w:rPr>
          <w:rFonts w:ascii="Times New Roman" w:hAnsi="Times New Roman" w:cs="Times New Roman"/>
          <w:sz w:val="24"/>
          <w:szCs w:val="24"/>
        </w:rPr>
      </w:pPr>
    </w:p>
    <w:p w14:paraId="68A1D65F" w14:textId="6798500E" w:rsidR="00D63C77" w:rsidRPr="00A3036C" w:rsidRDefault="00B70362" w:rsidP="00D63C77">
      <w:pPr>
        <w:spacing w:after="0"/>
        <w:jc w:val="both"/>
        <w:rPr>
          <w:rFonts w:ascii="Times New Roman" w:hAnsi="Times New Roman" w:cs="Times New Roman"/>
          <w:sz w:val="24"/>
          <w:szCs w:val="24"/>
        </w:rPr>
      </w:pPr>
      <w:r w:rsidRPr="00A3036C">
        <w:rPr>
          <w:rFonts w:ascii="Times New Roman" w:hAnsi="Times New Roman" w:cs="Times New Roman"/>
          <w:sz w:val="24"/>
          <w:szCs w:val="24"/>
        </w:rPr>
        <w:t>▬ O ano de 2024 reservara</w:t>
      </w:r>
      <w:r w:rsidR="00FA3405" w:rsidRPr="00A3036C">
        <w:rPr>
          <w:rFonts w:ascii="Times New Roman" w:hAnsi="Times New Roman" w:cs="Times New Roman"/>
          <w:sz w:val="24"/>
          <w:szCs w:val="24"/>
        </w:rPr>
        <w:t xml:space="preserve"> ao terrícola, a maior guerra</w:t>
      </w:r>
      <w:r w:rsidR="00BE0065" w:rsidRPr="00A3036C">
        <w:rPr>
          <w:rFonts w:ascii="Times New Roman" w:hAnsi="Times New Roman" w:cs="Times New Roman"/>
          <w:sz w:val="24"/>
          <w:szCs w:val="24"/>
        </w:rPr>
        <w:t xml:space="preserve"> que poderia mensurar ―</w:t>
      </w:r>
      <w:r w:rsidR="00C8757B" w:rsidRPr="00A3036C">
        <w:rPr>
          <w:rFonts w:ascii="Times New Roman" w:hAnsi="Times New Roman" w:cs="Times New Roman"/>
          <w:sz w:val="24"/>
          <w:szCs w:val="24"/>
        </w:rPr>
        <w:t xml:space="preserve"> Germano </w:t>
      </w:r>
      <w:r w:rsidR="00376840" w:rsidRPr="00A3036C">
        <w:rPr>
          <w:rFonts w:ascii="Times New Roman" w:hAnsi="Times New Roman" w:cs="Times New Roman"/>
          <w:sz w:val="24"/>
          <w:szCs w:val="24"/>
        </w:rPr>
        <w:t xml:space="preserve">ouvido pelos Guerreiros Dimensionais </w:t>
      </w:r>
      <w:r w:rsidR="00BE0065" w:rsidRPr="00A3036C">
        <w:rPr>
          <w:rFonts w:ascii="Times New Roman" w:hAnsi="Times New Roman" w:cs="Times New Roman"/>
          <w:sz w:val="24"/>
          <w:szCs w:val="24"/>
        </w:rPr>
        <w:t>―</w:t>
      </w:r>
      <w:r w:rsidR="00376840" w:rsidRPr="00A3036C">
        <w:rPr>
          <w:rFonts w:ascii="Times New Roman" w:hAnsi="Times New Roman" w:cs="Times New Roman"/>
          <w:sz w:val="24"/>
          <w:szCs w:val="24"/>
        </w:rPr>
        <w:t xml:space="preserve"> A desenvolvida</w:t>
      </w:r>
      <w:r w:rsidR="000905C5" w:rsidRPr="00A3036C">
        <w:rPr>
          <w:rFonts w:ascii="Times New Roman" w:hAnsi="Times New Roman" w:cs="Times New Roman"/>
          <w:sz w:val="24"/>
          <w:szCs w:val="24"/>
        </w:rPr>
        <w:t xml:space="preserve"> dentro de seu íntimo, quando, opcionalmente</w:t>
      </w:r>
      <w:r w:rsidR="00A53E3E" w:rsidRPr="00A3036C">
        <w:rPr>
          <w:rFonts w:ascii="Times New Roman" w:hAnsi="Times New Roman" w:cs="Times New Roman"/>
          <w:sz w:val="24"/>
          <w:szCs w:val="24"/>
        </w:rPr>
        <w:t>, pode despertar, através do Eu Sou</w:t>
      </w:r>
      <w:r w:rsidR="00C46492" w:rsidRPr="00A3036C">
        <w:rPr>
          <w:rFonts w:ascii="Times New Roman" w:hAnsi="Times New Roman" w:cs="Times New Roman"/>
          <w:sz w:val="24"/>
          <w:szCs w:val="24"/>
        </w:rPr>
        <w:t>, o seu Eu Superior ―</w:t>
      </w:r>
      <w:r w:rsidR="00422317" w:rsidRPr="00A3036C">
        <w:rPr>
          <w:rFonts w:ascii="Times New Roman" w:hAnsi="Times New Roman" w:cs="Times New Roman"/>
          <w:sz w:val="24"/>
          <w:szCs w:val="24"/>
        </w:rPr>
        <w:t xml:space="preserve"> Categórico </w:t>
      </w:r>
      <w:r w:rsidR="00C46492" w:rsidRPr="00A3036C">
        <w:rPr>
          <w:rFonts w:ascii="Times New Roman" w:hAnsi="Times New Roman" w:cs="Times New Roman"/>
          <w:sz w:val="24"/>
          <w:szCs w:val="24"/>
        </w:rPr>
        <w:t>―</w:t>
      </w:r>
      <w:r w:rsidR="00422317" w:rsidRPr="00A3036C">
        <w:rPr>
          <w:rFonts w:ascii="Times New Roman" w:hAnsi="Times New Roman" w:cs="Times New Roman"/>
          <w:sz w:val="24"/>
          <w:szCs w:val="24"/>
        </w:rPr>
        <w:t xml:space="preserve"> Até mesmo o conflito mundial em curso</w:t>
      </w:r>
      <w:r w:rsidR="00267A07" w:rsidRPr="00A3036C">
        <w:rPr>
          <w:rFonts w:ascii="Times New Roman" w:hAnsi="Times New Roman" w:cs="Times New Roman"/>
          <w:sz w:val="24"/>
          <w:szCs w:val="24"/>
        </w:rPr>
        <w:t xml:space="preserve"> seria debelado pelo despertar em massa da humanidade ―</w:t>
      </w:r>
      <w:r w:rsidR="00C53B89" w:rsidRPr="00A3036C">
        <w:rPr>
          <w:rFonts w:ascii="Times New Roman" w:hAnsi="Times New Roman" w:cs="Times New Roman"/>
          <w:sz w:val="24"/>
          <w:szCs w:val="24"/>
        </w:rPr>
        <w:t xml:space="preserve"> </w:t>
      </w:r>
      <w:r w:rsidR="00C41F85" w:rsidRPr="00A3036C">
        <w:rPr>
          <w:rFonts w:ascii="Times New Roman" w:hAnsi="Times New Roman" w:cs="Times New Roman"/>
          <w:sz w:val="24"/>
          <w:szCs w:val="24"/>
        </w:rPr>
        <w:t xml:space="preserve">Afirma a sabedoria </w:t>
      </w:r>
      <w:r w:rsidR="00267A07" w:rsidRPr="00A3036C">
        <w:rPr>
          <w:rFonts w:ascii="Times New Roman" w:hAnsi="Times New Roman" w:cs="Times New Roman"/>
          <w:sz w:val="24"/>
          <w:szCs w:val="24"/>
        </w:rPr>
        <w:t>―</w:t>
      </w:r>
      <w:r w:rsidR="00BD0F13" w:rsidRPr="00A3036C">
        <w:rPr>
          <w:rFonts w:ascii="Times New Roman" w:hAnsi="Times New Roman" w:cs="Times New Roman"/>
          <w:sz w:val="24"/>
          <w:szCs w:val="24"/>
        </w:rPr>
        <w:t xml:space="preserve"> IN – Inteligência Natural é a única e melhor arma</w:t>
      </w:r>
      <w:r w:rsidR="00AD5D6D" w:rsidRPr="00A3036C">
        <w:rPr>
          <w:rFonts w:ascii="Times New Roman" w:hAnsi="Times New Roman" w:cs="Times New Roman"/>
          <w:sz w:val="24"/>
          <w:szCs w:val="24"/>
        </w:rPr>
        <w:t xml:space="preserve"> na </w:t>
      </w:r>
      <w:r w:rsidR="009A413A" w:rsidRPr="00A3036C">
        <w:rPr>
          <w:rFonts w:ascii="Times New Roman" w:hAnsi="Times New Roman" w:cs="Times New Roman"/>
          <w:sz w:val="24"/>
          <w:szCs w:val="24"/>
        </w:rPr>
        <w:t xml:space="preserve">batalha inicial da Guerra Dimensional ― </w:t>
      </w:r>
      <w:r w:rsidR="007B5B67" w:rsidRPr="00A3036C">
        <w:rPr>
          <w:rFonts w:ascii="Times New Roman" w:hAnsi="Times New Roman" w:cs="Times New Roman"/>
          <w:sz w:val="24"/>
          <w:szCs w:val="24"/>
        </w:rPr>
        <w:t>Refere-se a transição vibracional do planeta Terra</w:t>
      </w:r>
      <w:r w:rsidR="001E0DB1" w:rsidRPr="00A3036C">
        <w:rPr>
          <w:rFonts w:ascii="Times New Roman" w:hAnsi="Times New Roman" w:cs="Times New Roman"/>
          <w:sz w:val="24"/>
          <w:szCs w:val="24"/>
        </w:rPr>
        <w:t xml:space="preserve"> ao </w:t>
      </w:r>
      <w:r w:rsidR="001E0DB1" w:rsidRPr="00A3036C">
        <w:rPr>
          <w:rFonts w:ascii="Times New Roman" w:hAnsi="Times New Roman" w:cs="Times New Roman"/>
          <w:i/>
          <w:iCs/>
          <w:sz w:val="24"/>
          <w:szCs w:val="24"/>
        </w:rPr>
        <w:t>quinto plano terráqueo</w:t>
      </w:r>
      <w:r w:rsidR="00EA58C0" w:rsidRPr="00A3036C">
        <w:rPr>
          <w:rFonts w:ascii="Times New Roman" w:hAnsi="Times New Roman" w:cs="Times New Roman"/>
          <w:sz w:val="24"/>
          <w:szCs w:val="24"/>
        </w:rPr>
        <w:t>, chamada quinta dimensão</w:t>
      </w:r>
      <w:r w:rsidR="007B5B67" w:rsidRPr="00A3036C">
        <w:rPr>
          <w:rFonts w:ascii="Times New Roman" w:hAnsi="Times New Roman" w:cs="Times New Roman"/>
          <w:sz w:val="24"/>
          <w:szCs w:val="24"/>
        </w:rPr>
        <w:t xml:space="preserve"> </w:t>
      </w:r>
      <w:r w:rsidR="009A413A" w:rsidRPr="00A3036C">
        <w:rPr>
          <w:rFonts w:ascii="Times New Roman" w:hAnsi="Times New Roman" w:cs="Times New Roman"/>
          <w:sz w:val="24"/>
          <w:szCs w:val="24"/>
        </w:rPr>
        <w:t>―</w:t>
      </w:r>
      <w:r w:rsidR="007B5B67" w:rsidRPr="00A3036C">
        <w:rPr>
          <w:rFonts w:ascii="Times New Roman" w:hAnsi="Times New Roman" w:cs="Times New Roman"/>
          <w:sz w:val="24"/>
          <w:szCs w:val="24"/>
        </w:rPr>
        <w:t xml:space="preserve"> </w:t>
      </w:r>
      <w:r w:rsidR="00632BD7" w:rsidRPr="00A3036C">
        <w:rPr>
          <w:rFonts w:ascii="Times New Roman" w:hAnsi="Times New Roman" w:cs="Times New Roman"/>
          <w:sz w:val="24"/>
          <w:szCs w:val="24"/>
        </w:rPr>
        <w:t xml:space="preserve">A </w:t>
      </w:r>
      <w:r w:rsidR="00947DB4" w:rsidRPr="00A3036C">
        <w:rPr>
          <w:rFonts w:ascii="Times New Roman" w:hAnsi="Times New Roman" w:cs="Times New Roman"/>
          <w:sz w:val="24"/>
          <w:szCs w:val="24"/>
        </w:rPr>
        <w:t>evolução verídica desenvolve-se pelo seu livre exercício</w:t>
      </w:r>
      <w:r w:rsidR="00B91509" w:rsidRPr="00A3036C">
        <w:rPr>
          <w:rFonts w:ascii="Times New Roman" w:hAnsi="Times New Roman" w:cs="Times New Roman"/>
          <w:sz w:val="24"/>
          <w:szCs w:val="24"/>
        </w:rPr>
        <w:t xml:space="preserve"> compactuado a consciência energétic</w:t>
      </w:r>
      <w:r w:rsidR="002F3A93" w:rsidRPr="00A3036C">
        <w:rPr>
          <w:rFonts w:ascii="Times New Roman" w:hAnsi="Times New Roman" w:cs="Times New Roman"/>
          <w:sz w:val="24"/>
          <w:szCs w:val="24"/>
        </w:rPr>
        <w:t xml:space="preserve">a repousada na essência de cada </w:t>
      </w:r>
      <w:r w:rsidR="002F3A93" w:rsidRPr="00A3036C">
        <w:rPr>
          <w:rFonts w:ascii="Times New Roman" w:hAnsi="Times New Roman" w:cs="Times New Roman"/>
          <w:sz w:val="24"/>
          <w:szCs w:val="24"/>
        </w:rPr>
        <w:lastRenderedPageBreak/>
        <w:t>terráqueo</w:t>
      </w:r>
      <w:r w:rsidR="00EE7FA5" w:rsidRPr="00A3036C">
        <w:rPr>
          <w:rFonts w:ascii="Times New Roman" w:hAnsi="Times New Roman" w:cs="Times New Roman"/>
          <w:sz w:val="24"/>
          <w:szCs w:val="24"/>
        </w:rPr>
        <w:t xml:space="preserve"> e pronta</w:t>
      </w:r>
      <w:r w:rsidR="00172898" w:rsidRPr="00A3036C">
        <w:rPr>
          <w:rFonts w:ascii="Times New Roman" w:hAnsi="Times New Roman" w:cs="Times New Roman"/>
          <w:sz w:val="24"/>
          <w:szCs w:val="24"/>
        </w:rPr>
        <w:t>, mediante o livre arbítrio,</w:t>
      </w:r>
      <w:r w:rsidR="00EE7FA5" w:rsidRPr="00A3036C">
        <w:rPr>
          <w:rFonts w:ascii="Times New Roman" w:hAnsi="Times New Roman" w:cs="Times New Roman"/>
          <w:sz w:val="24"/>
          <w:szCs w:val="24"/>
        </w:rPr>
        <w:t xml:space="preserve"> a florescer</w:t>
      </w:r>
      <w:r w:rsidR="00E40BB1" w:rsidRPr="00A3036C">
        <w:rPr>
          <w:rFonts w:ascii="Times New Roman" w:hAnsi="Times New Roman" w:cs="Times New Roman"/>
          <w:sz w:val="24"/>
          <w:szCs w:val="24"/>
        </w:rPr>
        <w:t xml:space="preserve"> a verdade absoluta de poder ter e ser Deus</w:t>
      </w:r>
      <w:r w:rsidR="00B135B9" w:rsidRPr="00A3036C">
        <w:rPr>
          <w:rFonts w:ascii="Times New Roman" w:hAnsi="Times New Roman" w:cs="Times New Roman"/>
          <w:sz w:val="24"/>
          <w:szCs w:val="24"/>
        </w:rPr>
        <w:t xml:space="preserve"> no encontro do Eu Superior</w:t>
      </w:r>
      <w:r w:rsidR="000140BE" w:rsidRPr="00A3036C">
        <w:rPr>
          <w:rFonts w:ascii="Times New Roman" w:hAnsi="Times New Roman" w:cs="Times New Roman"/>
          <w:sz w:val="24"/>
          <w:szCs w:val="24"/>
        </w:rPr>
        <w:t xml:space="preserve"> ― </w:t>
      </w:r>
      <w:r w:rsidR="003E57CE" w:rsidRPr="00A3036C">
        <w:rPr>
          <w:rFonts w:ascii="Times New Roman" w:hAnsi="Times New Roman" w:cs="Times New Roman"/>
          <w:sz w:val="24"/>
          <w:szCs w:val="24"/>
        </w:rPr>
        <w:t xml:space="preserve">Ouvintes enternecidos, a exemplo do orador </w:t>
      </w:r>
      <w:r w:rsidR="000140BE" w:rsidRPr="00A3036C">
        <w:rPr>
          <w:rFonts w:ascii="Times New Roman" w:hAnsi="Times New Roman" w:cs="Times New Roman"/>
          <w:sz w:val="24"/>
          <w:szCs w:val="24"/>
        </w:rPr>
        <w:t>―</w:t>
      </w:r>
      <w:r w:rsidR="003E57CE" w:rsidRPr="00A3036C">
        <w:rPr>
          <w:rFonts w:ascii="Times New Roman" w:hAnsi="Times New Roman" w:cs="Times New Roman"/>
          <w:sz w:val="24"/>
          <w:szCs w:val="24"/>
        </w:rPr>
        <w:t xml:space="preserve"> </w:t>
      </w:r>
      <w:r w:rsidR="001136E4" w:rsidRPr="00A3036C">
        <w:rPr>
          <w:rFonts w:ascii="Times New Roman" w:hAnsi="Times New Roman" w:cs="Times New Roman"/>
          <w:sz w:val="24"/>
          <w:szCs w:val="24"/>
        </w:rPr>
        <w:t>Palestras</w:t>
      </w:r>
      <w:r w:rsidR="00E23786" w:rsidRPr="00A3036C">
        <w:rPr>
          <w:rFonts w:ascii="Times New Roman" w:hAnsi="Times New Roman" w:cs="Times New Roman"/>
          <w:sz w:val="24"/>
          <w:szCs w:val="24"/>
        </w:rPr>
        <w:t xml:space="preserve"> nas Empresas do Grupo Harrison &amp; Taylor</w:t>
      </w:r>
      <w:r w:rsidR="00B738B6" w:rsidRPr="00A3036C">
        <w:rPr>
          <w:rFonts w:ascii="Times New Roman" w:hAnsi="Times New Roman" w:cs="Times New Roman"/>
          <w:sz w:val="24"/>
          <w:szCs w:val="24"/>
        </w:rPr>
        <w:t>, somadas atividade principal e demais segmentos mercadológicos, incluso o cultural</w:t>
      </w:r>
      <w:r w:rsidR="002A0F1C" w:rsidRPr="00A3036C">
        <w:rPr>
          <w:rFonts w:ascii="Times New Roman" w:hAnsi="Times New Roman" w:cs="Times New Roman"/>
          <w:sz w:val="24"/>
          <w:szCs w:val="24"/>
        </w:rPr>
        <w:t>, despertarão foco</w:t>
      </w:r>
      <w:r w:rsidR="00EB475C" w:rsidRPr="00A3036C">
        <w:rPr>
          <w:rFonts w:ascii="Times New Roman" w:hAnsi="Times New Roman" w:cs="Times New Roman"/>
          <w:sz w:val="24"/>
          <w:szCs w:val="24"/>
        </w:rPr>
        <w:t>s de consciências</w:t>
      </w:r>
      <w:r w:rsidR="00337713" w:rsidRPr="00A3036C">
        <w:rPr>
          <w:rFonts w:ascii="Times New Roman" w:hAnsi="Times New Roman" w:cs="Times New Roman"/>
          <w:sz w:val="24"/>
          <w:szCs w:val="24"/>
        </w:rPr>
        <w:t xml:space="preserve"> ―</w:t>
      </w:r>
      <w:r w:rsidR="00F241B6" w:rsidRPr="00A3036C">
        <w:rPr>
          <w:rFonts w:ascii="Times New Roman" w:hAnsi="Times New Roman" w:cs="Times New Roman"/>
          <w:sz w:val="24"/>
          <w:szCs w:val="24"/>
        </w:rPr>
        <w:t xml:space="preserve"> Destaca a compreensão filosófica do Eu Sou </w:t>
      </w:r>
      <w:r w:rsidR="00337713" w:rsidRPr="00A3036C">
        <w:rPr>
          <w:rFonts w:ascii="Times New Roman" w:hAnsi="Times New Roman" w:cs="Times New Roman"/>
          <w:sz w:val="24"/>
          <w:szCs w:val="24"/>
        </w:rPr>
        <w:t>―</w:t>
      </w:r>
      <w:r w:rsidR="00EB475C" w:rsidRPr="00A3036C">
        <w:rPr>
          <w:rFonts w:ascii="Times New Roman" w:hAnsi="Times New Roman" w:cs="Times New Roman"/>
          <w:sz w:val="24"/>
          <w:szCs w:val="24"/>
        </w:rPr>
        <w:t xml:space="preserve"> </w:t>
      </w:r>
      <w:r w:rsidR="00A53A7F" w:rsidRPr="00A3036C">
        <w:rPr>
          <w:rFonts w:ascii="Times New Roman" w:hAnsi="Times New Roman" w:cs="Times New Roman"/>
          <w:sz w:val="24"/>
          <w:szCs w:val="24"/>
        </w:rPr>
        <w:t>Estes, d</w:t>
      </w:r>
      <w:r w:rsidR="00EB475C" w:rsidRPr="00A3036C">
        <w:rPr>
          <w:rFonts w:ascii="Times New Roman" w:hAnsi="Times New Roman" w:cs="Times New Roman"/>
          <w:sz w:val="24"/>
          <w:szCs w:val="24"/>
        </w:rPr>
        <w:t>isseminados</w:t>
      </w:r>
      <w:r w:rsidR="00DE70B7" w:rsidRPr="00A3036C">
        <w:rPr>
          <w:rFonts w:ascii="Times New Roman" w:hAnsi="Times New Roman" w:cs="Times New Roman"/>
          <w:sz w:val="24"/>
          <w:szCs w:val="24"/>
        </w:rPr>
        <w:t xml:space="preserve"> para destinação de massificação do poder energético iluminado pelo equilíbrio da inteligibilidade e a moralidade</w:t>
      </w:r>
      <w:r w:rsidR="004855D5" w:rsidRPr="00A3036C">
        <w:rPr>
          <w:rFonts w:ascii="Times New Roman" w:hAnsi="Times New Roman" w:cs="Times New Roman"/>
          <w:sz w:val="24"/>
          <w:szCs w:val="24"/>
        </w:rPr>
        <w:t xml:space="preserve"> </w:t>
      </w:r>
      <w:r w:rsidR="00A53A7F" w:rsidRPr="00A3036C">
        <w:rPr>
          <w:rFonts w:ascii="Times New Roman" w:hAnsi="Times New Roman" w:cs="Times New Roman"/>
          <w:sz w:val="24"/>
          <w:szCs w:val="24"/>
        </w:rPr>
        <w:t>― Reiter</w:t>
      </w:r>
      <w:r w:rsidR="00E34D05" w:rsidRPr="00A3036C">
        <w:rPr>
          <w:rFonts w:ascii="Times New Roman" w:hAnsi="Times New Roman" w:cs="Times New Roman"/>
          <w:sz w:val="24"/>
          <w:szCs w:val="24"/>
        </w:rPr>
        <w:t xml:space="preserve">a a essência humana </w:t>
      </w:r>
      <w:r w:rsidR="00A53A7F" w:rsidRPr="00A3036C">
        <w:rPr>
          <w:rFonts w:ascii="Times New Roman" w:hAnsi="Times New Roman" w:cs="Times New Roman"/>
          <w:sz w:val="24"/>
          <w:szCs w:val="24"/>
        </w:rPr>
        <w:t>―</w:t>
      </w:r>
      <w:r w:rsidR="00E34D05" w:rsidRPr="00A3036C">
        <w:rPr>
          <w:rFonts w:ascii="Times New Roman" w:hAnsi="Times New Roman" w:cs="Times New Roman"/>
          <w:sz w:val="24"/>
          <w:szCs w:val="24"/>
        </w:rPr>
        <w:t xml:space="preserve"> </w:t>
      </w:r>
      <w:r w:rsidR="003219A6" w:rsidRPr="00A3036C">
        <w:rPr>
          <w:rFonts w:ascii="Times New Roman" w:hAnsi="Times New Roman" w:cs="Times New Roman"/>
          <w:sz w:val="24"/>
          <w:szCs w:val="24"/>
        </w:rPr>
        <w:t>Assim, a</w:t>
      </w:r>
      <w:r w:rsidR="006E2379" w:rsidRPr="00A3036C">
        <w:rPr>
          <w:rFonts w:ascii="Times New Roman" w:hAnsi="Times New Roman" w:cs="Times New Roman"/>
          <w:sz w:val="24"/>
          <w:szCs w:val="24"/>
        </w:rPr>
        <w:t xml:space="preserve"> humanidade derruba </w:t>
      </w:r>
      <w:r w:rsidR="00F71764" w:rsidRPr="00A3036C">
        <w:rPr>
          <w:rFonts w:ascii="Times New Roman" w:hAnsi="Times New Roman" w:cs="Times New Roman"/>
          <w:sz w:val="24"/>
          <w:szCs w:val="24"/>
        </w:rPr>
        <w:t>o Sistema Terra, por si</w:t>
      </w:r>
      <w:r w:rsidR="003219A6" w:rsidRPr="00A3036C">
        <w:rPr>
          <w:rFonts w:ascii="Times New Roman" w:hAnsi="Times New Roman" w:cs="Times New Roman"/>
          <w:sz w:val="24"/>
          <w:szCs w:val="24"/>
        </w:rPr>
        <w:t>,</w:t>
      </w:r>
      <w:r w:rsidR="00F71764" w:rsidRPr="00A3036C">
        <w:rPr>
          <w:rFonts w:ascii="Times New Roman" w:hAnsi="Times New Roman" w:cs="Times New Roman"/>
          <w:sz w:val="24"/>
          <w:szCs w:val="24"/>
        </w:rPr>
        <w:t xml:space="preserve"> só, condenado pelo SEU </w:t>
      </w:r>
      <w:r w:rsidR="00AC6F79" w:rsidRPr="00A3036C">
        <w:rPr>
          <w:rFonts w:ascii="Times New Roman" w:hAnsi="Times New Roman" w:cs="Times New Roman"/>
          <w:sz w:val="24"/>
          <w:szCs w:val="24"/>
        </w:rPr>
        <w:t>— Soberana Energia Universal</w:t>
      </w:r>
      <w:r w:rsidR="00FF66F8" w:rsidRPr="00A3036C">
        <w:rPr>
          <w:rFonts w:ascii="Times New Roman" w:hAnsi="Times New Roman" w:cs="Times New Roman"/>
          <w:sz w:val="24"/>
          <w:szCs w:val="24"/>
        </w:rPr>
        <w:t xml:space="preserve">, cuja sentença para </w:t>
      </w:r>
      <w:r w:rsidR="002B007C" w:rsidRPr="00A3036C">
        <w:rPr>
          <w:rFonts w:ascii="Times New Roman" w:hAnsi="Times New Roman" w:cs="Times New Roman"/>
          <w:i/>
          <w:iCs/>
          <w:sz w:val="24"/>
          <w:szCs w:val="24"/>
        </w:rPr>
        <w:t xml:space="preserve">os donos do mundo </w:t>
      </w:r>
      <w:r w:rsidR="002B007C" w:rsidRPr="00A3036C">
        <w:rPr>
          <w:rFonts w:ascii="Times New Roman" w:hAnsi="Times New Roman" w:cs="Times New Roman"/>
          <w:sz w:val="24"/>
          <w:szCs w:val="24"/>
        </w:rPr>
        <w:t>e seus seguidores</w:t>
      </w:r>
      <w:r w:rsidR="004A6AD0" w:rsidRPr="00A3036C">
        <w:rPr>
          <w:rFonts w:ascii="Times New Roman" w:hAnsi="Times New Roman" w:cs="Times New Roman"/>
          <w:sz w:val="24"/>
          <w:szCs w:val="24"/>
        </w:rPr>
        <w:t>, pelo mal exercício do livre arbítrio, será o recomeço</w:t>
      </w:r>
      <w:r w:rsidR="00D11F45" w:rsidRPr="00A3036C">
        <w:rPr>
          <w:rFonts w:ascii="Times New Roman" w:hAnsi="Times New Roman" w:cs="Times New Roman"/>
          <w:sz w:val="24"/>
          <w:szCs w:val="24"/>
        </w:rPr>
        <w:t xml:space="preserve"> em </w:t>
      </w:r>
      <w:r w:rsidR="00D11F45" w:rsidRPr="00A3036C">
        <w:rPr>
          <w:rFonts w:ascii="Times New Roman" w:hAnsi="Times New Roman" w:cs="Times New Roman"/>
          <w:i/>
          <w:iCs/>
          <w:sz w:val="24"/>
          <w:szCs w:val="24"/>
        </w:rPr>
        <w:t>novas moradas</w:t>
      </w:r>
      <w:r w:rsidR="00AC6F79" w:rsidRPr="00A3036C">
        <w:rPr>
          <w:rFonts w:ascii="Times New Roman" w:hAnsi="Times New Roman" w:cs="Times New Roman"/>
          <w:sz w:val="24"/>
          <w:szCs w:val="24"/>
        </w:rPr>
        <w:t xml:space="preserve"> </w:t>
      </w:r>
      <w:r w:rsidR="00D11F45" w:rsidRPr="00A3036C">
        <w:rPr>
          <w:rFonts w:ascii="Times New Roman" w:hAnsi="Times New Roman" w:cs="Times New Roman"/>
          <w:sz w:val="24"/>
          <w:szCs w:val="24"/>
        </w:rPr>
        <w:t>definidas</w:t>
      </w:r>
      <w:r w:rsidR="008D51C4" w:rsidRPr="00A3036C">
        <w:rPr>
          <w:rFonts w:ascii="Times New Roman" w:hAnsi="Times New Roman" w:cs="Times New Roman"/>
          <w:sz w:val="24"/>
          <w:szCs w:val="24"/>
        </w:rPr>
        <w:t xml:space="preserve"> pela Fonte de Criação Universal</w:t>
      </w:r>
      <w:r w:rsidR="003219A6" w:rsidRPr="00A3036C">
        <w:rPr>
          <w:rFonts w:ascii="Times New Roman" w:hAnsi="Times New Roman" w:cs="Times New Roman"/>
          <w:sz w:val="24"/>
          <w:szCs w:val="24"/>
        </w:rPr>
        <w:t xml:space="preserve"> ― </w:t>
      </w:r>
      <w:r w:rsidR="00126DA6" w:rsidRPr="00A3036C">
        <w:rPr>
          <w:rFonts w:ascii="Times New Roman" w:hAnsi="Times New Roman" w:cs="Times New Roman"/>
          <w:sz w:val="24"/>
          <w:szCs w:val="24"/>
        </w:rPr>
        <w:t xml:space="preserve">Explora a prolixidade temática </w:t>
      </w:r>
      <w:r w:rsidR="003219A6" w:rsidRPr="00A3036C">
        <w:rPr>
          <w:rFonts w:ascii="Times New Roman" w:hAnsi="Times New Roman" w:cs="Times New Roman"/>
          <w:sz w:val="24"/>
          <w:szCs w:val="24"/>
        </w:rPr>
        <w:t>―</w:t>
      </w:r>
      <w:r w:rsidR="00126DA6" w:rsidRPr="00A3036C">
        <w:rPr>
          <w:rFonts w:ascii="Times New Roman" w:hAnsi="Times New Roman" w:cs="Times New Roman"/>
          <w:sz w:val="24"/>
          <w:szCs w:val="24"/>
        </w:rPr>
        <w:t xml:space="preserve"> </w:t>
      </w:r>
      <w:r w:rsidR="00DD2A6A" w:rsidRPr="00A3036C">
        <w:rPr>
          <w:rFonts w:ascii="Times New Roman" w:hAnsi="Times New Roman" w:cs="Times New Roman"/>
          <w:sz w:val="24"/>
          <w:szCs w:val="24"/>
        </w:rPr>
        <w:t>Enfim, como todos s</w:t>
      </w:r>
      <w:r w:rsidR="008B5B68" w:rsidRPr="00A3036C">
        <w:rPr>
          <w:rFonts w:ascii="Times New Roman" w:hAnsi="Times New Roman" w:cs="Times New Roman"/>
          <w:sz w:val="24"/>
          <w:szCs w:val="24"/>
        </w:rPr>
        <w:t>ão sabedores, cabe a cada terrícola escolher a sua estrada</w:t>
      </w:r>
      <w:r w:rsidR="006B6C70" w:rsidRPr="00A3036C">
        <w:rPr>
          <w:rFonts w:ascii="Times New Roman" w:hAnsi="Times New Roman" w:cs="Times New Roman"/>
          <w:sz w:val="24"/>
          <w:szCs w:val="24"/>
        </w:rPr>
        <w:t>, seja ela</w:t>
      </w:r>
      <w:r w:rsidR="00B137DE" w:rsidRPr="00A3036C">
        <w:rPr>
          <w:rFonts w:ascii="Times New Roman" w:hAnsi="Times New Roman" w:cs="Times New Roman"/>
          <w:sz w:val="24"/>
          <w:szCs w:val="24"/>
        </w:rPr>
        <w:t>, evolutiva, ou</w:t>
      </w:r>
      <w:r w:rsidR="004248F5" w:rsidRPr="00A3036C">
        <w:rPr>
          <w:rFonts w:ascii="Times New Roman" w:hAnsi="Times New Roman" w:cs="Times New Roman"/>
          <w:sz w:val="24"/>
          <w:szCs w:val="24"/>
        </w:rPr>
        <w:t xml:space="preserve"> a sistêmica estabelecida, sendo, inevitável</w:t>
      </w:r>
      <w:r w:rsidR="000642B1" w:rsidRPr="00A3036C">
        <w:rPr>
          <w:rFonts w:ascii="Times New Roman" w:hAnsi="Times New Roman" w:cs="Times New Roman"/>
          <w:sz w:val="24"/>
          <w:szCs w:val="24"/>
        </w:rPr>
        <w:t xml:space="preserve">, aos optantes </w:t>
      </w:r>
      <w:r w:rsidR="00D63C77" w:rsidRPr="00A3036C">
        <w:rPr>
          <w:rFonts w:ascii="Times New Roman" w:hAnsi="Times New Roman" w:cs="Times New Roman"/>
          <w:sz w:val="24"/>
          <w:szCs w:val="24"/>
        </w:rPr>
        <w:t>desta última</w:t>
      </w:r>
      <w:r w:rsidR="007C1506" w:rsidRPr="00A3036C">
        <w:rPr>
          <w:rFonts w:ascii="Times New Roman" w:hAnsi="Times New Roman" w:cs="Times New Roman"/>
          <w:sz w:val="24"/>
          <w:szCs w:val="24"/>
        </w:rPr>
        <w:t>, de apego a</w:t>
      </w:r>
      <w:r w:rsidR="00A9172F" w:rsidRPr="00A3036C">
        <w:rPr>
          <w:rFonts w:ascii="Times New Roman" w:hAnsi="Times New Roman" w:cs="Times New Roman"/>
          <w:sz w:val="24"/>
          <w:szCs w:val="24"/>
        </w:rPr>
        <w:t>o Sistema Terra</w:t>
      </w:r>
      <w:r w:rsidR="00D63C77" w:rsidRPr="00A3036C">
        <w:rPr>
          <w:rFonts w:ascii="Times New Roman" w:hAnsi="Times New Roman" w:cs="Times New Roman"/>
          <w:sz w:val="24"/>
          <w:szCs w:val="24"/>
        </w:rPr>
        <w:t xml:space="preserve">, fazerem parte </w:t>
      </w:r>
      <w:bookmarkStart w:id="69" w:name="_Hlk189752195"/>
      <w:r w:rsidR="00D63C77" w:rsidRPr="00A3036C">
        <w:rPr>
          <w:rFonts w:ascii="Times New Roman" w:hAnsi="Times New Roman" w:cs="Times New Roman"/>
          <w:sz w:val="24"/>
          <w:szCs w:val="24"/>
        </w:rPr>
        <w:t xml:space="preserve">de os </w:t>
      </w:r>
      <w:r w:rsidR="00D63C77" w:rsidRPr="00A3036C">
        <w:rPr>
          <w:rFonts w:ascii="Times New Roman" w:hAnsi="Times New Roman" w:cs="Times New Roman"/>
          <w:b/>
          <w:bCs/>
          <w:sz w:val="24"/>
          <w:szCs w:val="24"/>
        </w:rPr>
        <w:t>e</w:t>
      </w:r>
      <w:r w:rsidR="00D63C77" w:rsidRPr="00A3036C">
        <w:rPr>
          <w:rFonts w:ascii="Times New Roman" w:hAnsi="Times New Roman" w:cs="Times New Roman"/>
          <w:b/>
          <w:bCs/>
          <w:color w:val="FF0000"/>
          <w:sz w:val="32"/>
          <w:szCs w:val="32"/>
        </w:rPr>
        <w:t>X</w:t>
      </w:r>
      <w:r w:rsidR="00D63C77" w:rsidRPr="00A3036C">
        <w:rPr>
          <w:rFonts w:ascii="Times New Roman" w:hAnsi="Times New Roman" w:cs="Times New Roman"/>
          <w:b/>
          <w:bCs/>
          <w:sz w:val="24"/>
          <w:szCs w:val="24"/>
        </w:rPr>
        <w:t xml:space="preserve">ilados da </w:t>
      </w:r>
      <w:r w:rsidR="00D63C77" w:rsidRPr="00A3036C">
        <w:rPr>
          <w:rFonts w:ascii="Times New Roman" w:hAnsi="Times New Roman" w:cs="Times New Roman"/>
          <w:b/>
          <w:bCs/>
          <w:color w:val="7030A0"/>
          <w:sz w:val="24"/>
          <w:szCs w:val="24"/>
        </w:rPr>
        <w:t>T</w:t>
      </w:r>
      <w:r w:rsidR="00D63C77" w:rsidRPr="00A3036C">
        <w:rPr>
          <w:rFonts w:ascii="Times New Roman" w:hAnsi="Times New Roman" w:cs="Times New Roman"/>
          <w:b/>
          <w:bCs/>
          <w:sz w:val="24"/>
          <w:szCs w:val="24"/>
        </w:rPr>
        <w:t>erra ▬ passado pacto para o futuro</w:t>
      </w:r>
      <w:r w:rsidR="00D63C77" w:rsidRPr="00A3036C">
        <w:rPr>
          <w:rFonts w:ascii="Times New Roman" w:hAnsi="Times New Roman" w:cs="Times New Roman"/>
          <w:sz w:val="24"/>
          <w:szCs w:val="24"/>
        </w:rPr>
        <w:t>.</w:t>
      </w:r>
      <w:bookmarkEnd w:id="69"/>
      <w:r w:rsidR="00070B26" w:rsidRPr="00A3036C">
        <w:rPr>
          <w:rFonts w:ascii="Times New Roman" w:hAnsi="Times New Roman" w:cs="Times New Roman"/>
          <w:sz w:val="24"/>
          <w:szCs w:val="24"/>
        </w:rPr>
        <w:t xml:space="preserve"> ▬ soberano.</w:t>
      </w:r>
    </w:p>
    <w:p w14:paraId="320F315C" w14:textId="77777777" w:rsidR="00544146" w:rsidRPr="00A3036C" w:rsidRDefault="00544146" w:rsidP="00D63C77">
      <w:pPr>
        <w:spacing w:after="0"/>
        <w:jc w:val="both"/>
        <w:rPr>
          <w:rFonts w:ascii="Times New Roman" w:hAnsi="Times New Roman" w:cs="Times New Roman"/>
          <w:sz w:val="24"/>
          <w:szCs w:val="24"/>
        </w:rPr>
      </w:pPr>
    </w:p>
    <w:p w14:paraId="34CC51A8" w14:textId="3E773CB9" w:rsidR="00DB3D2D" w:rsidRPr="00A3036C" w:rsidRDefault="00544146" w:rsidP="00CD4BB2">
      <w:pPr>
        <w:spacing w:after="0"/>
        <w:jc w:val="both"/>
        <w:rPr>
          <w:rFonts w:ascii="Times New Roman" w:eastAsia="Aptos" w:hAnsi="Times New Roman" w:cs="Times New Roman"/>
          <w:sz w:val="24"/>
          <w:szCs w:val="24"/>
        </w:rPr>
      </w:pPr>
      <w:r w:rsidRPr="00A3036C">
        <w:rPr>
          <w:rFonts w:ascii="Times New Roman" w:hAnsi="Times New Roman" w:cs="Times New Roman"/>
          <w:sz w:val="24"/>
          <w:szCs w:val="24"/>
        </w:rPr>
        <w:t xml:space="preserve">▬ </w:t>
      </w:r>
      <w:r w:rsidR="007C2345" w:rsidRPr="00A3036C">
        <w:rPr>
          <w:rFonts w:ascii="Times New Roman" w:hAnsi="Times New Roman" w:cs="Times New Roman"/>
          <w:sz w:val="24"/>
          <w:szCs w:val="24"/>
        </w:rPr>
        <w:t>Por mais que pareça</w:t>
      </w:r>
      <w:r w:rsidR="00550BB9" w:rsidRPr="00A3036C">
        <w:rPr>
          <w:rFonts w:ascii="Times New Roman" w:hAnsi="Times New Roman" w:cs="Times New Roman"/>
          <w:sz w:val="24"/>
          <w:szCs w:val="24"/>
        </w:rPr>
        <w:t>, pelos últimos acontecimentos,</w:t>
      </w:r>
      <w:r w:rsidR="007C2345" w:rsidRPr="00A3036C">
        <w:rPr>
          <w:rFonts w:ascii="Times New Roman" w:hAnsi="Times New Roman" w:cs="Times New Roman"/>
          <w:sz w:val="24"/>
          <w:szCs w:val="24"/>
        </w:rPr>
        <w:t xml:space="preserve"> o contrário</w:t>
      </w:r>
      <w:r w:rsidR="00550BB9" w:rsidRPr="00A3036C">
        <w:rPr>
          <w:rFonts w:ascii="Times New Roman" w:hAnsi="Times New Roman" w:cs="Times New Roman"/>
          <w:sz w:val="24"/>
          <w:szCs w:val="24"/>
        </w:rPr>
        <w:t xml:space="preserve">, </w:t>
      </w:r>
      <w:r w:rsidR="00971AC6" w:rsidRPr="00A3036C">
        <w:rPr>
          <w:rFonts w:ascii="Times New Roman" w:eastAsia="Aptos" w:hAnsi="Times New Roman" w:cs="Times New Roman"/>
          <w:i/>
          <w:iCs/>
          <w:sz w:val="24"/>
          <w:szCs w:val="24"/>
        </w:rPr>
        <w:t>malenirus</w:t>
      </w:r>
      <w:r w:rsidR="00971AC6" w:rsidRPr="00A3036C">
        <w:rPr>
          <w:rFonts w:ascii="Times New Roman" w:eastAsia="Aptos" w:hAnsi="Times New Roman" w:cs="Times New Roman"/>
          <w:sz w:val="24"/>
          <w:szCs w:val="24"/>
        </w:rPr>
        <w:t xml:space="preserve">, </w:t>
      </w:r>
      <w:r w:rsidR="00971AC6" w:rsidRPr="00A3036C">
        <w:rPr>
          <w:rFonts w:ascii="Times New Roman" w:eastAsia="Aptos" w:hAnsi="Times New Roman" w:cs="Times New Roman"/>
          <w:i/>
          <w:iCs/>
          <w:sz w:val="24"/>
          <w:szCs w:val="24"/>
        </w:rPr>
        <w:t xml:space="preserve">reinonaques </w:t>
      </w:r>
      <w:r w:rsidR="00971AC6" w:rsidRPr="00A3036C">
        <w:rPr>
          <w:rFonts w:ascii="Times New Roman" w:eastAsia="Aptos" w:hAnsi="Times New Roman" w:cs="Times New Roman"/>
          <w:sz w:val="24"/>
          <w:szCs w:val="24"/>
        </w:rPr>
        <w:t xml:space="preserve">e </w:t>
      </w:r>
      <w:r w:rsidR="00971AC6" w:rsidRPr="00A3036C">
        <w:rPr>
          <w:rFonts w:ascii="Times New Roman" w:eastAsia="Aptos" w:hAnsi="Times New Roman" w:cs="Times New Roman"/>
          <w:i/>
          <w:iCs/>
          <w:sz w:val="24"/>
          <w:szCs w:val="24"/>
        </w:rPr>
        <w:t xml:space="preserve">dominitilianos </w:t>
      </w:r>
      <w:r w:rsidR="0074696A" w:rsidRPr="00A3036C">
        <w:rPr>
          <w:rFonts w:ascii="Times New Roman" w:eastAsia="Aptos" w:hAnsi="Times New Roman" w:cs="Times New Roman"/>
          <w:sz w:val="24"/>
          <w:szCs w:val="24"/>
        </w:rPr>
        <w:t>sucumbirão com o despertar em massa da humanidade ― Fértilles</w:t>
      </w:r>
      <w:r w:rsidR="00E361AF" w:rsidRPr="00A3036C">
        <w:rPr>
          <w:rFonts w:ascii="Times New Roman" w:eastAsia="Aptos" w:hAnsi="Times New Roman" w:cs="Times New Roman"/>
          <w:sz w:val="24"/>
          <w:szCs w:val="24"/>
        </w:rPr>
        <w:t xml:space="preserve"> motiva </w:t>
      </w:r>
      <w:r w:rsidR="00C01CB8" w:rsidRPr="00A3036C">
        <w:rPr>
          <w:rFonts w:ascii="Times New Roman" w:eastAsia="Aptos" w:hAnsi="Times New Roman" w:cs="Times New Roman"/>
          <w:sz w:val="24"/>
          <w:szCs w:val="24"/>
        </w:rPr>
        <w:t xml:space="preserve">a Resistência Dimensional </w:t>
      </w:r>
      <w:r w:rsidR="0074696A" w:rsidRPr="00A3036C">
        <w:rPr>
          <w:rFonts w:ascii="Times New Roman" w:eastAsia="Aptos" w:hAnsi="Times New Roman" w:cs="Times New Roman"/>
          <w:sz w:val="24"/>
          <w:szCs w:val="24"/>
        </w:rPr>
        <w:t>―</w:t>
      </w:r>
      <w:r w:rsidR="00290E21" w:rsidRPr="00A3036C">
        <w:rPr>
          <w:rFonts w:ascii="Times New Roman" w:eastAsia="Aptos" w:hAnsi="Times New Roman" w:cs="Times New Roman"/>
          <w:sz w:val="24"/>
          <w:szCs w:val="24"/>
        </w:rPr>
        <w:t xml:space="preserve"> E, </w:t>
      </w:r>
      <w:r w:rsidR="002C2169" w:rsidRPr="00A3036C">
        <w:rPr>
          <w:rFonts w:ascii="Times New Roman" w:eastAsia="Aptos" w:hAnsi="Times New Roman" w:cs="Times New Roman"/>
          <w:sz w:val="24"/>
          <w:szCs w:val="24"/>
        </w:rPr>
        <w:t xml:space="preserve">a Terra </w:t>
      </w:r>
      <w:r w:rsidR="00CF2BC9" w:rsidRPr="00A3036C">
        <w:rPr>
          <w:rFonts w:ascii="Times New Roman" w:eastAsia="Aptos" w:hAnsi="Times New Roman" w:cs="Times New Roman"/>
          <w:sz w:val="24"/>
          <w:szCs w:val="24"/>
        </w:rPr>
        <w:t xml:space="preserve">e seus habitantes </w:t>
      </w:r>
      <w:r w:rsidR="00AD062B" w:rsidRPr="00A3036C">
        <w:rPr>
          <w:rFonts w:ascii="Times New Roman" w:eastAsia="Aptos" w:hAnsi="Times New Roman" w:cs="Times New Roman"/>
          <w:sz w:val="24"/>
          <w:szCs w:val="24"/>
        </w:rPr>
        <w:t>desperta</w:t>
      </w:r>
      <w:r w:rsidR="002C2169" w:rsidRPr="00A3036C">
        <w:rPr>
          <w:rFonts w:ascii="Times New Roman" w:eastAsia="Aptos" w:hAnsi="Times New Roman" w:cs="Times New Roman"/>
          <w:sz w:val="24"/>
          <w:szCs w:val="24"/>
        </w:rPr>
        <w:t>r</w:t>
      </w:r>
      <w:r w:rsidR="00CF2BC9" w:rsidRPr="00A3036C">
        <w:rPr>
          <w:rFonts w:ascii="Times New Roman" w:eastAsia="Aptos" w:hAnsi="Times New Roman" w:cs="Times New Roman"/>
          <w:sz w:val="24"/>
          <w:szCs w:val="24"/>
        </w:rPr>
        <w:t>ão</w:t>
      </w:r>
      <w:r w:rsidR="001653BD" w:rsidRPr="00A3036C">
        <w:rPr>
          <w:rFonts w:ascii="Times New Roman" w:eastAsia="Aptos" w:hAnsi="Times New Roman" w:cs="Times New Roman"/>
          <w:sz w:val="24"/>
          <w:szCs w:val="24"/>
        </w:rPr>
        <w:t xml:space="preserve"> suas respectivas essências adormecidas por dogmas </w:t>
      </w:r>
      <w:r w:rsidR="00EC7874" w:rsidRPr="00A3036C">
        <w:rPr>
          <w:rFonts w:ascii="Times New Roman" w:eastAsia="Aptos" w:hAnsi="Times New Roman" w:cs="Times New Roman"/>
          <w:sz w:val="24"/>
          <w:szCs w:val="24"/>
        </w:rPr>
        <w:t xml:space="preserve">de pilares </w:t>
      </w:r>
      <w:r w:rsidR="001653BD" w:rsidRPr="00A3036C">
        <w:rPr>
          <w:rFonts w:ascii="Times New Roman" w:eastAsia="Aptos" w:hAnsi="Times New Roman" w:cs="Times New Roman"/>
          <w:sz w:val="24"/>
          <w:szCs w:val="24"/>
        </w:rPr>
        <w:t>sistêmicos</w:t>
      </w:r>
      <w:r w:rsidR="007B1B53" w:rsidRPr="00A3036C">
        <w:rPr>
          <w:rFonts w:ascii="Times New Roman" w:eastAsia="Aptos" w:hAnsi="Times New Roman" w:cs="Times New Roman"/>
          <w:sz w:val="24"/>
          <w:szCs w:val="24"/>
        </w:rPr>
        <w:t xml:space="preserve"> ― </w:t>
      </w:r>
      <w:r w:rsidR="00481F96" w:rsidRPr="00A3036C">
        <w:rPr>
          <w:rFonts w:ascii="Times New Roman" w:eastAsia="Aptos" w:hAnsi="Times New Roman" w:cs="Times New Roman"/>
          <w:sz w:val="24"/>
          <w:szCs w:val="24"/>
        </w:rPr>
        <w:t xml:space="preserve">Prevê a liberdade da prisão do humano imposta pelo Sistema Terra </w:t>
      </w:r>
      <w:r w:rsidR="007B1B53" w:rsidRPr="00A3036C">
        <w:rPr>
          <w:rFonts w:ascii="Times New Roman" w:eastAsia="Aptos" w:hAnsi="Times New Roman" w:cs="Times New Roman"/>
          <w:sz w:val="24"/>
          <w:szCs w:val="24"/>
        </w:rPr>
        <w:t>―</w:t>
      </w:r>
      <w:r w:rsidR="00481F96" w:rsidRPr="00A3036C">
        <w:rPr>
          <w:rFonts w:ascii="Times New Roman" w:eastAsia="Aptos" w:hAnsi="Times New Roman" w:cs="Times New Roman"/>
          <w:sz w:val="24"/>
          <w:szCs w:val="24"/>
        </w:rPr>
        <w:t xml:space="preserve"> </w:t>
      </w:r>
      <w:r w:rsidR="00A53F43" w:rsidRPr="00A3036C">
        <w:rPr>
          <w:rFonts w:ascii="Times New Roman" w:eastAsia="Aptos" w:hAnsi="Times New Roman" w:cs="Times New Roman"/>
          <w:b/>
          <w:bCs/>
          <w:sz w:val="24"/>
          <w:szCs w:val="24"/>
        </w:rPr>
        <w:t xml:space="preserve">Evoluirejá </w:t>
      </w:r>
      <w:r w:rsidR="00E3335F" w:rsidRPr="00A3036C">
        <w:rPr>
          <w:rFonts w:ascii="Times New Roman" w:eastAsia="Aptos" w:hAnsi="Times New Roman" w:cs="Times New Roman"/>
          <w:sz w:val="24"/>
          <w:szCs w:val="24"/>
        </w:rPr>
        <w:t xml:space="preserve">apresentara a vocês, </w:t>
      </w:r>
      <w:r w:rsidR="00E3335F" w:rsidRPr="00A3036C">
        <w:rPr>
          <w:rFonts w:ascii="Times New Roman" w:eastAsia="Aptos" w:hAnsi="Times New Roman" w:cs="Times New Roman"/>
          <w:i/>
          <w:iCs/>
          <w:sz w:val="24"/>
          <w:szCs w:val="24"/>
        </w:rPr>
        <w:t>escolhidos</w:t>
      </w:r>
      <w:r w:rsidR="00E3335F" w:rsidRPr="00A3036C">
        <w:rPr>
          <w:rFonts w:ascii="Times New Roman" w:eastAsia="Aptos" w:hAnsi="Times New Roman" w:cs="Times New Roman"/>
          <w:sz w:val="24"/>
          <w:szCs w:val="24"/>
        </w:rPr>
        <w:t xml:space="preserve">, </w:t>
      </w:r>
      <w:r w:rsidR="001A5ADD" w:rsidRPr="00A3036C">
        <w:rPr>
          <w:rFonts w:ascii="Times New Roman" w:eastAsia="Aptos" w:hAnsi="Times New Roman" w:cs="Times New Roman"/>
          <w:sz w:val="24"/>
          <w:szCs w:val="24"/>
        </w:rPr>
        <w:t>os planos evolutivo</w:t>
      </w:r>
      <w:r w:rsidR="00F2289E" w:rsidRPr="00A3036C">
        <w:rPr>
          <w:rFonts w:ascii="Times New Roman" w:eastAsia="Aptos" w:hAnsi="Times New Roman" w:cs="Times New Roman"/>
          <w:sz w:val="24"/>
          <w:szCs w:val="24"/>
        </w:rPr>
        <w:t>s do terráqueo, se assim, o quiser</w:t>
      </w:r>
      <w:r w:rsidR="003B3D59" w:rsidRPr="00A3036C">
        <w:rPr>
          <w:rFonts w:ascii="Times New Roman" w:eastAsia="Aptos" w:hAnsi="Times New Roman" w:cs="Times New Roman"/>
          <w:sz w:val="24"/>
          <w:szCs w:val="24"/>
        </w:rPr>
        <w:t xml:space="preserve"> ― Reforça a essência intuitiv</w:t>
      </w:r>
      <w:r w:rsidR="003264AF" w:rsidRPr="00A3036C">
        <w:rPr>
          <w:rFonts w:ascii="Times New Roman" w:eastAsia="Aptos" w:hAnsi="Times New Roman" w:cs="Times New Roman"/>
          <w:sz w:val="24"/>
          <w:szCs w:val="24"/>
        </w:rPr>
        <w:t xml:space="preserve">a no exercício do livre arbítrio </w:t>
      </w:r>
      <w:r w:rsidR="003B3D59" w:rsidRPr="00A3036C">
        <w:rPr>
          <w:rFonts w:ascii="Times New Roman" w:eastAsia="Aptos" w:hAnsi="Times New Roman" w:cs="Times New Roman"/>
          <w:sz w:val="24"/>
          <w:szCs w:val="24"/>
        </w:rPr>
        <w:t>―</w:t>
      </w:r>
      <w:r w:rsidR="003264AF" w:rsidRPr="00A3036C">
        <w:rPr>
          <w:rFonts w:ascii="Times New Roman" w:eastAsia="Aptos" w:hAnsi="Times New Roman" w:cs="Times New Roman"/>
          <w:sz w:val="24"/>
          <w:szCs w:val="24"/>
        </w:rPr>
        <w:t xml:space="preserve"> </w:t>
      </w:r>
      <w:r w:rsidR="000F6ACE" w:rsidRPr="00A3036C">
        <w:rPr>
          <w:rFonts w:ascii="Times New Roman" w:eastAsia="Aptos" w:hAnsi="Times New Roman" w:cs="Times New Roman"/>
          <w:sz w:val="24"/>
          <w:szCs w:val="24"/>
        </w:rPr>
        <w:t>Gestores das Torre</w:t>
      </w:r>
      <w:r w:rsidR="008501BE" w:rsidRPr="00A3036C">
        <w:rPr>
          <w:rFonts w:ascii="Times New Roman" w:eastAsia="Aptos" w:hAnsi="Times New Roman" w:cs="Times New Roman"/>
          <w:sz w:val="24"/>
          <w:szCs w:val="24"/>
        </w:rPr>
        <w:t>s Governamentais, conhecidos apóstolo</w:t>
      </w:r>
      <w:r w:rsidR="00F10A0F" w:rsidRPr="00A3036C">
        <w:rPr>
          <w:rFonts w:ascii="Times New Roman" w:eastAsia="Aptos" w:hAnsi="Times New Roman" w:cs="Times New Roman"/>
          <w:sz w:val="24"/>
          <w:szCs w:val="24"/>
        </w:rPr>
        <w:t xml:space="preserve">s da IMSD — Independência </w:t>
      </w:r>
      <w:r w:rsidR="00F10A0F" w:rsidRPr="00A3036C">
        <w:rPr>
          <w:rFonts w:ascii="Times New Roman" w:eastAsia="Aptos" w:hAnsi="Times New Roman" w:cs="Times New Roman"/>
          <w:sz w:val="24"/>
          <w:szCs w:val="24"/>
        </w:rPr>
        <w:lastRenderedPageBreak/>
        <w:t>Mundial dos Servos de Deus</w:t>
      </w:r>
      <w:r w:rsidR="00824615" w:rsidRPr="00A3036C">
        <w:rPr>
          <w:rFonts w:ascii="Times New Roman" w:eastAsia="Aptos" w:hAnsi="Times New Roman" w:cs="Times New Roman"/>
          <w:sz w:val="24"/>
          <w:szCs w:val="24"/>
        </w:rPr>
        <w:t>, marionetes,</w:t>
      </w:r>
      <w:r w:rsidR="00C4493A" w:rsidRPr="00A3036C">
        <w:rPr>
          <w:rFonts w:ascii="Times New Roman" w:eastAsia="Aptos" w:hAnsi="Times New Roman" w:cs="Times New Roman"/>
          <w:sz w:val="24"/>
          <w:szCs w:val="24"/>
        </w:rPr>
        <w:t xml:space="preserve"> de Roberto Evaristo de Macedo Soares, por sua vez, submisso aos </w:t>
      </w:r>
      <w:r w:rsidR="00C4493A" w:rsidRPr="00A3036C">
        <w:rPr>
          <w:rFonts w:ascii="Times New Roman" w:eastAsia="Aptos" w:hAnsi="Times New Roman" w:cs="Times New Roman"/>
          <w:i/>
          <w:iCs/>
          <w:sz w:val="24"/>
          <w:szCs w:val="24"/>
        </w:rPr>
        <w:t>donos do mundo</w:t>
      </w:r>
      <w:r w:rsidR="00D41B6C" w:rsidRPr="00A3036C">
        <w:rPr>
          <w:rFonts w:ascii="Times New Roman" w:eastAsia="Aptos" w:hAnsi="Times New Roman" w:cs="Times New Roman"/>
          <w:sz w:val="24"/>
          <w:szCs w:val="24"/>
        </w:rPr>
        <w:t>, terão participação relevante no processo</w:t>
      </w:r>
      <w:r w:rsidR="00796A3F" w:rsidRPr="00A3036C">
        <w:rPr>
          <w:rFonts w:ascii="Times New Roman" w:eastAsia="Aptos" w:hAnsi="Times New Roman" w:cs="Times New Roman"/>
          <w:sz w:val="24"/>
          <w:szCs w:val="24"/>
        </w:rPr>
        <w:t xml:space="preserve"> de revelação da mentira e ilusão do Sistema Terra ― </w:t>
      </w:r>
      <w:r w:rsidR="00A31422" w:rsidRPr="00A3036C">
        <w:rPr>
          <w:rFonts w:ascii="Times New Roman" w:eastAsia="Aptos" w:hAnsi="Times New Roman" w:cs="Times New Roman"/>
          <w:sz w:val="24"/>
          <w:szCs w:val="24"/>
        </w:rPr>
        <w:t xml:space="preserve">Contundente </w:t>
      </w:r>
      <w:r w:rsidR="00796A3F" w:rsidRPr="00A3036C">
        <w:rPr>
          <w:rFonts w:ascii="Times New Roman" w:eastAsia="Aptos" w:hAnsi="Times New Roman" w:cs="Times New Roman"/>
          <w:sz w:val="24"/>
          <w:szCs w:val="24"/>
        </w:rPr>
        <w:t>―</w:t>
      </w:r>
      <w:r w:rsidR="00A31422" w:rsidRPr="00A3036C">
        <w:rPr>
          <w:rFonts w:ascii="Times New Roman" w:eastAsia="Aptos" w:hAnsi="Times New Roman" w:cs="Times New Roman"/>
          <w:sz w:val="24"/>
          <w:szCs w:val="24"/>
        </w:rPr>
        <w:t xml:space="preserve"> </w:t>
      </w:r>
      <w:r w:rsidR="00FD2988" w:rsidRPr="00A3036C">
        <w:rPr>
          <w:rFonts w:ascii="Times New Roman" w:eastAsia="Aptos" w:hAnsi="Times New Roman" w:cs="Times New Roman"/>
          <w:sz w:val="24"/>
          <w:szCs w:val="24"/>
        </w:rPr>
        <w:t xml:space="preserve">Mãos </w:t>
      </w:r>
      <w:r w:rsidR="00DF6A34" w:rsidRPr="00A3036C">
        <w:rPr>
          <w:rFonts w:ascii="Times New Roman" w:eastAsia="Aptos" w:hAnsi="Times New Roman" w:cs="Times New Roman"/>
          <w:sz w:val="24"/>
          <w:szCs w:val="24"/>
        </w:rPr>
        <w:t>à</w:t>
      </w:r>
      <w:r w:rsidR="00FD2988" w:rsidRPr="00A3036C">
        <w:rPr>
          <w:rFonts w:ascii="Times New Roman" w:eastAsia="Aptos" w:hAnsi="Times New Roman" w:cs="Times New Roman"/>
          <w:sz w:val="24"/>
          <w:szCs w:val="24"/>
        </w:rPr>
        <w:t xml:space="preserve"> obra </w:t>
      </w:r>
      <w:r w:rsidR="003D2C0E" w:rsidRPr="00A3036C">
        <w:rPr>
          <w:rFonts w:ascii="Times New Roman" w:eastAsia="Aptos" w:hAnsi="Times New Roman" w:cs="Times New Roman"/>
          <w:sz w:val="24"/>
          <w:szCs w:val="24"/>
        </w:rPr>
        <w:t>pel</w:t>
      </w:r>
      <w:r w:rsidR="001F5CDE" w:rsidRPr="00A3036C">
        <w:rPr>
          <w:rFonts w:ascii="Times New Roman" w:eastAsia="Aptos" w:hAnsi="Times New Roman" w:cs="Times New Roman"/>
          <w:sz w:val="24"/>
          <w:szCs w:val="24"/>
        </w:rPr>
        <w:t>a consciência coletiva d</w:t>
      </w:r>
      <w:r w:rsidR="0035593C" w:rsidRPr="00A3036C">
        <w:rPr>
          <w:rFonts w:ascii="Times New Roman" w:eastAsia="Aptos" w:hAnsi="Times New Roman" w:cs="Times New Roman"/>
          <w:sz w:val="24"/>
          <w:szCs w:val="24"/>
        </w:rPr>
        <w:t>o ano de 2079 aplicada em 2025</w:t>
      </w:r>
      <w:r w:rsidR="00596F1A" w:rsidRPr="00A3036C">
        <w:rPr>
          <w:rFonts w:ascii="Times New Roman" w:eastAsia="Aptos" w:hAnsi="Times New Roman" w:cs="Times New Roman"/>
          <w:sz w:val="24"/>
          <w:szCs w:val="24"/>
        </w:rPr>
        <w:t xml:space="preserve"> para evitarmos o </w:t>
      </w:r>
      <w:r w:rsidR="003C2E9E" w:rsidRPr="00A3036C">
        <w:rPr>
          <w:rFonts w:ascii="Times New Roman" w:eastAsia="Aptos" w:hAnsi="Times New Roman" w:cs="Times New Roman"/>
          <w:sz w:val="24"/>
          <w:szCs w:val="24"/>
        </w:rPr>
        <w:t>máximo de integrantes terráqueos</w:t>
      </w:r>
      <w:r w:rsidR="000323A6" w:rsidRPr="00A3036C">
        <w:rPr>
          <w:rFonts w:ascii="Times New Roman" w:eastAsia="Aptos" w:hAnsi="Times New Roman" w:cs="Times New Roman"/>
          <w:sz w:val="24"/>
          <w:szCs w:val="24"/>
        </w:rPr>
        <w:t xml:space="preserve"> na viagem </w:t>
      </w:r>
      <w:r w:rsidR="000323A6" w:rsidRPr="00A3036C">
        <w:rPr>
          <w:rFonts w:ascii="Times New Roman" w:hAnsi="Times New Roman" w:cs="Times New Roman"/>
          <w:sz w:val="24"/>
          <w:szCs w:val="24"/>
        </w:rPr>
        <w:t xml:space="preserve">de os </w:t>
      </w:r>
      <w:r w:rsidR="000323A6" w:rsidRPr="00A3036C">
        <w:rPr>
          <w:rFonts w:ascii="Times New Roman" w:hAnsi="Times New Roman" w:cs="Times New Roman"/>
          <w:b/>
          <w:bCs/>
          <w:sz w:val="24"/>
          <w:szCs w:val="24"/>
        </w:rPr>
        <w:t>e</w:t>
      </w:r>
      <w:r w:rsidR="000323A6" w:rsidRPr="00A3036C">
        <w:rPr>
          <w:rFonts w:ascii="Times New Roman" w:hAnsi="Times New Roman" w:cs="Times New Roman"/>
          <w:b/>
          <w:bCs/>
          <w:color w:val="FF0000"/>
          <w:sz w:val="32"/>
          <w:szCs w:val="32"/>
        </w:rPr>
        <w:t>X</w:t>
      </w:r>
      <w:r w:rsidR="000323A6" w:rsidRPr="00A3036C">
        <w:rPr>
          <w:rFonts w:ascii="Times New Roman" w:hAnsi="Times New Roman" w:cs="Times New Roman"/>
          <w:b/>
          <w:bCs/>
          <w:sz w:val="24"/>
          <w:szCs w:val="24"/>
        </w:rPr>
        <w:t xml:space="preserve">ilados da </w:t>
      </w:r>
      <w:r w:rsidR="000323A6" w:rsidRPr="00A3036C">
        <w:rPr>
          <w:rFonts w:ascii="Times New Roman" w:hAnsi="Times New Roman" w:cs="Times New Roman"/>
          <w:b/>
          <w:bCs/>
          <w:color w:val="7030A0"/>
          <w:sz w:val="24"/>
          <w:szCs w:val="24"/>
        </w:rPr>
        <w:t>T</w:t>
      </w:r>
      <w:r w:rsidR="000323A6" w:rsidRPr="00A3036C">
        <w:rPr>
          <w:rFonts w:ascii="Times New Roman" w:hAnsi="Times New Roman" w:cs="Times New Roman"/>
          <w:b/>
          <w:bCs/>
          <w:sz w:val="24"/>
          <w:szCs w:val="24"/>
        </w:rPr>
        <w:t>erra ▬ passado pacto para o futuro</w:t>
      </w:r>
      <w:r w:rsidR="000323A6" w:rsidRPr="00A3036C">
        <w:rPr>
          <w:rFonts w:ascii="Times New Roman" w:hAnsi="Times New Roman" w:cs="Times New Roman"/>
          <w:sz w:val="24"/>
          <w:szCs w:val="24"/>
        </w:rPr>
        <w:t xml:space="preserve"> </w:t>
      </w:r>
      <w:r w:rsidR="00E84FA1" w:rsidRPr="00A3036C">
        <w:rPr>
          <w:rFonts w:ascii="Times New Roman" w:hAnsi="Times New Roman" w:cs="Times New Roman"/>
          <w:sz w:val="24"/>
          <w:szCs w:val="24"/>
        </w:rPr>
        <w:t xml:space="preserve">― </w:t>
      </w:r>
      <w:r w:rsidR="00094EA2" w:rsidRPr="00A3036C">
        <w:rPr>
          <w:rFonts w:ascii="Times New Roman" w:hAnsi="Times New Roman" w:cs="Times New Roman"/>
          <w:sz w:val="24"/>
          <w:szCs w:val="24"/>
        </w:rPr>
        <w:t>Refere-se a programática de ministração de palestra</w:t>
      </w:r>
      <w:r w:rsidR="0073501E" w:rsidRPr="00A3036C">
        <w:rPr>
          <w:rFonts w:ascii="Times New Roman" w:hAnsi="Times New Roman" w:cs="Times New Roman"/>
          <w:sz w:val="24"/>
          <w:szCs w:val="24"/>
        </w:rPr>
        <w:t>s intuídas a despertar,  pelo Eu Sou</w:t>
      </w:r>
      <w:r w:rsidR="00CD37A9" w:rsidRPr="00A3036C">
        <w:rPr>
          <w:rFonts w:ascii="Times New Roman" w:hAnsi="Times New Roman" w:cs="Times New Roman"/>
          <w:sz w:val="24"/>
          <w:szCs w:val="24"/>
        </w:rPr>
        <w:t xml:space="preserve">, o Eu Superior de seus </w:t>
      </w:r>
      <w:r w:rsidR="008A75E1" w:rsidRPr="00A3036C">
        <w:rPr>
          <w:rFonts w:ascii="Times New Roman" w:hAnsi="Times New Roman" w:cs="Times New Roman"/>
          <w:sz w:val="24"/>
          <w:szCs w:val="24"/>
        </w:rPr>
        <w:t xml:space="preserve">milhares de espectadores previstos </w:t>
      </w:r>
      <w:r w:rsidR="00E84FA1" w:rsidRPr="00A3036C">
        <w:rPr>
          <w:rFonts w:ascii="Times New Roman" w:hAnsi="Times New Roman" w:cs="Times New Roman"/>
          <w:sz w:val="24"/>
          <w:szCs w:val="24"/>
        </w:rPr>
        <w:t>―</w:t>
      </w:r>
      <w:r w:rsidR="00FD1898" w:rsidRPr="00A3036C">
        <w:rPr>
          <w:rFonts w:ascii="Times New Roman" w:hAnsi="Times New Roman" w:cs="Times New Roman"/>
          <w:sz w:val="24"/>
          <w:szCs w:val="24"/>
        </w:rPr>
        <w:t xml:space="preserve"> </w:t>
      </w:r>
      <w:r w:rsidR="00FA49B3" w:rsidRPr="00A3036C">
        <w:rPr>
          <w:rFonts w:ascii="Times New Roman" w:hAnsi="Times New Roman" w:cs="Times New Roman"/>
          <w:sz w:val="24"/>
          <w:szCs w:val="24"/>
        </w:rPr>
        <w:t>Habitação de m</w:t>
      </w:r>
      <w:r w:rsidR="00FD1898" w:rsidRPr="00A3036C">
        <w:rPr>
          <w:rFonts w:ascii="Times New Roman" w:hAnsi="Times New Roman" w:cs="Times New Roman"/>
          <w:sz w:val="24"/>
          <w:szCs w:val="24"/>
        </w:rPr>
        <w:t>undos compatíveis ao</w:t>
      </w:r>
      <w:r w:rsidR="008817DA" w:rsidRPr="00A3036C">
        <w:rPr>
          <w:rFonts w:ascii="Times New Roman" w:hAnsi="Times New Roman" w:cs="Times New Roman"/>
          <w:sz w:val="24"/>
          <w:szCs w:val="24"/>
        </w:rPr>
        <w:t xml:space="preserve"> estágio de equilíbrio de inteligibilidade e</w:t>
      </w:r>
      <w:r w:rsidR="007D148F" w:rsidRPr="00A3036C">
        <w:rPr>
          <w:rFonts w:ascii="Times New Roman" w:hAnsi="Times New Roman" w:cs="Times New Roman"/>
          <w:sz w:val="24"/>
          <w:szCs w:val="24"/>
        </w:rPr>
        <w:t xml:space="preserve"> moralidade al</w:t>
      </w:r>
      <w:r w:rsidR="003B4329" w:rsidRPr="00A3036C">
        <w:rPr>
          <w:rFonts w:ascii="Times New Roman" w:hAnsi="Times New Roman" w:cs="Times New Roman"/>
          <w:sz w:val="24"/>
          <w:szCs w:val="24"/>
        </w:rPr>
        <w:t>cançados no juízo final e derradeiro</w:t>
      </w:r>
      <w:r w:rsidR="007716FF" w:rsidRPr="00A3036C">
        <w:rPr>
          <w:rFonts w:ascii="Times New Roman" w:hAnsi="Times New Roman" w:cs="Times New Roman"/>
          <w:sz w:val="24"/>
          <w:szCs w:val="24"/>
        </w:rPr>
        <w:t xml:space="preserve"> p</w:t>
      </w:r>
      <w:r w:rsidR="00222A1E" w:rsidRPr="00A3036C">
        <w:rPr>
          <w:rFonts w:ascii="Times New Roman" w:hAnsi="Times New Roman" w:cs="Times New Roman"/>
          <w:sz w:val="24"/>
          <w:szCs w:val="24"/>
        </w:rPr>
        <w:t xml:space="preserve">ara </w:t>
      </w:r>
      <w:r w:rsidR="007716FF" w:rsidRPr="00A3036C">
        <w:rPr>
          <w:rFonts w:ascii="Times New Roman" w:hAnsi="Times New Roman" w:cs="Times New Roman"/>
          <w:sz w:val="24"/>
          <w:szCs w:val="24"/>
        </w:rPr>
        <w:t>o terrícola</w:t>
      </w:r>
      <w:r w:rsidR="00FA49B3" w:rsidRPr="00A3036C">
        <w:rPr>
          <w:rFonts w:ascii="Times New Roman" w:hAnsi="Times New Roman" w:cs="Times New Roman"/>
          <w:sz w:val="24"/>
          <w:szCs w:val="24"/>
        </w:rPr>
        <w:t>, apegado</w:t>
      </w:r>
      <w:r w:rsidR="008A4E55" w:rsidRPr="00A3036C">
        <w:rPr>
          <w:rFonts w:ascii="Times New Roman" w:hAnsi="Times New Roman" w:cs="Times New Roman"/>
          <w:sz w:val="24"/>
          <w:szCs w:val="24"/>
        </w:rPr>
        <w:t xml:space="preserve"> ao Sistema Terra</w:t>
      </w:r>
      <w:r w:rsidR="00FA49B3" w:rsidRPr="00A3036C">
        <w:rPr>
          <w:rFonts w:ascii="Times New Roman" w:hAnsi="Times New Roman" w:cs="Times New Roman"/>
          <w:sz w:val="24"/>
          <w:szCs w:val="24"/>
        </w:rPr>
        <w:t>,</w:t>
      </w:r>
      <w:r w:rsidR="0022547B" w:rsidRPr="00A3036C">
        <w:rPr>
          <w:rFonts w:ascii="Times New Roman" w:hAnsi="Times New Roman" w:cs="Times New Roman"/>
          <w:sz w:val="24"/>
          <w:szCs w:val="24"/>
        </w:rPr>
        <w:t xml:space="preserve"> retroceder</w:t>
      </w:r>
      <w:r w:rsidR="00CF001F" w:rsidRPr="00A3036C">
        <w:rPr>
          <w:rFonts w:ascii="Times New Roman" w:hAnsi="Times New Roman" w:cs="Times New Roman"/>
          <w:sz w:val="24"/>
          <w:szCs w:val="24"/>
        </w:rPr>
        <w:t>,</w:t>
      </w:r>
      <w:r w:rsidR="0022547B" w:rsidRPr="00A3036C">
        <w:rPr>
          <w:rFonts w:ascii="Times New Roman" w:hAnsi="Times New Roman" w:cs="Times New Roman"/>
          <w:sz w:val="24"/>
          <w:szCs w:val="24"/>
        </w:rPr>
        <w:t xml:space="preserve"> ou</w:t>
      </w:r>
      <w:r w:rsidR="00CF001F" w:rsidRPr="00A3036C">
        <w:rPr>
          <w:rFonts w:ascii="Times New Roman" w:hAnsi="Times New Roman" w:cs="Times New Roman"/>
          <w:sz w:val="24"/>
          <w:szCs w:val="24"/>
        </w:rPr>
        <w:t>, desapegado,</w:t>
      </w:r>
      <w:r w:rsidR="0022547B" w:rsidRPr="00A3036C">
        <w:rPr>
          <w:rFonts w:ascii="Times New Roman" w:hAnsi="Times New Roman" w:cs="Times New Roman"/>
          <w:sz w:val="24"/>
          <w:szCs w:val="24"/>
        </w:rPr>
        <w:t xml:space="preserve"> evoluir</w:t>
      </w:r>
      <w:r w:rsidR="00605CB5" w:rsidRPr="00A3036C">
        <w:rPr>
          <w:rFonts w:ascii="Times New Roman" w:hAnsi="Times New Roman" w:cs="Times New Roman"/>
          <w:sz w:val="24"/>
          <w:szCs w:val="24"/>
        </w:rPr>
        <w:t xml:space="preserve"> à unicidad</w:t>
      </w:r>
      <w:r w:rsidR="00527568" w:rsidRPr="00A3036C">
        <w:rPr>
          <w:rFonts w:ascii="Times New Roman" w:hAnsi="Times New Roman" w:cs="Times New Roman"/>
          <w:sz w:val="24"/>
          <w:szCs w:val="24"/>
        </w:rPr>
        <w:t xml:space="preserve">e </w:t>
      </w:r>
      <w:r w:rsidR="00605CB5" w:rsidRPr="00A3036C">
        <w:rPr>
          <w:rFonts w:ascii="Times New Roman" w:hAnsi="Times New Roman" w:cs="Times New Roman"/>
          <w:sz w:val="24"/>
          <w:szCs w:val="24"/>
        </w:rPr>
        <w:t>do amor incondicional</w:t>
      </w:r>
      <w:r w:rsidR="007716FF" w:rsidRPr="00A3036C">
        <w:rPr>
          <w:rFonts w:ascii="Times New Roman" w:hAnsi="Times New Roman" w:cs="Times New Roman"/>
          <w:sz w:val="24"/>
          <w:szCs w:val="24"/>
        </w:rPr>
        <w:t xml:space="preserve">. ▬ </w:t>
      </w:r>
      <w:r w:rsidR="003829BA" w:rsidRPr="00A3036C">
        <w:rPr>
          <w:rFonts w:ascii="Times New Roman" w:hAnsi="Times New Roman" w:cs="Times New Roman"/>
          <w:sz w:val="24"/>
          <w:szCs w:val="24"/>
        </w:rPr>
        <w:t>esclarece.</w:t>
      </w:r>
      <w:r w:rsidR="007D148F" w:rsidRPr="00A3036C">
        <w:rPr>
          <w:rFonts w:ascii="Times New Roman" w:hAnsi="Times New Roman" w:cs="Times New Roman"/>
          <w:sz w:val="24"/>
          <w:szCs w:val="24"/>
        </w:rPr>
        <w:t xml:space="preserve"> </w:t>
      </w:r>
    </w:p>
    <w:p w14:paraId="23F1C21E" w14:textId="6FB58811" w:rsidR="00336DC5" w:rsidRPr="00A3036C" w:rsidRDefault="00336DC5" w:rsidP="00CD4BB2">
      <w:pPr>
        <w:spacing w:after="0"/>
        <w:jc w:val="center"/>
        <w:rPr>
          <w:rFonts w:ascii="Times New Roman"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1A67AC76" w14:textId="0CB0C21B" w:rsidR="00FE34B9" w:rsidRPr="00A3036C" w:rsidRDefault="00FE34B9" w:rsidP="00CD4BB2">
      <w:pPr>
        <w:spacing w:after="0"/>
        <w:jc w:val="both"/>
        <w:rPr>
          <w:rFonts w:ascii="Times New Roman" w:hAnsi="Times New Roman" w:cs="Times New Roman"/>
          <w:sz w:val="24"/>
          <w:szCs w:val="24"/>
        </w:rPr>
      </w:pPr>
    </w:p>
    <w:p w14:paraId="69AE12BC" w14:textId="29DFB9B9" w:rsidR="00097538" w:rsidRPr="00A3036C" w:rsidRDefault="00D527DB" w:rsidP="00CD4BB2">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Longe do </w:t>
      </w:r>
      <w:r w:rsidRPr="00A3036C">
        <w:rPr>
          <w:rFonts w:ascii="Times New Roman" w:hAnsi="Times New Roman" w:cs="Times New Roman"/>
          <w:i/>
          <w:iCs/>
          <w:sz w:val="24"/>
          <w:szCs w:val="24"/>
        </w:rPr>
        <w:t>décimo segundo</w:t>
      </w:r>
      <w:r w:rsidRPr="00A3036C">
        <w:rPr>
          <w:rFonts w:ascii="Times New Roman" w:hAnsi="Times New Roman" w:cs="Times New Roman"/>
          <w:sz w:val="24"/>
          <w:szCs w:val="24"/>
        </w:rPr>
        <w:t>,</w:t>
      </w:r>
      <w:r w:rsidR="0036729C" w:rsidRPr="00A3036C">
        <w:rPr>
          <w:rFonts w:ascii="Times New Roman" w:hAnsi="Times New Roman" w:cs="Times New Roman"/>
          <w:sz w:val="24"/>
          <w:szCs w:val="24"/>
        </w:rPr>
        <w:t xml:space="preserve"> </w:t>
      </w:r>
      <w:r w:rsidRPr="00A3036C">
        <w:rPr>
          <w:rFonts w:ascii="Times New Roman" w:hAnsi="Times New Roman" w:cs="Times New Roman"/>
          <w:sz w:val="24"/>
          <w:szCs w:val="24"/>
        </w:rPr>
        <w:t>precis</w:t>
      </w:r>
      <w:r w:rsidR="00BF4B08" w:rsidRPr="00A3036C">
        <w:rPr>
          <w:rFonts w:ascii="Times New Roman" w:hAnsi="Times New Roman" w:cs="Times New Roman"/>
          <w:sz w:val="24"/>
          <w:szCs w:val="24"/>
        </w:rPr>
        <w:t xml:space="preserve">amente, no </w:t>
      </w:r>
      <w:r w:rsidR="00BF4B08" w:rsidRPr="00A3036C">
        <w:rPr>
          <w:rFonts w:ascii="Times New Roman" w:hAnsi="Times New Roman" w:cs="Times New Roman"/>
          <w:i/>
          <w:iCs/>
          <w:sz w:val="24"/>
          <w:szCs w:val="24"/>
        </w:rPr>
        <w:t>terceiro plano terráqueo</w:t>
      </w:r>
      <w:r w:rsidR="00BF4B08" w:rsidRPr="00A3036C">
        <w:rPr>
          <w:rFonts w:ascii="Times New Roman" w:hAnsi="Times New Roman" w:cs="Times New Roman"/>
          <w:sz w:val="24"/>
          <w:szCs w:val="24"/>
        </w:rPr>
        <w:t xml:space="preserve">, </w:t>
      </w:r>
      <w:r w:rsidR="00962955" w:rsidRPr="00A3036C">
        <w:rPr>
          <w:rFonts w:ascii="Times New Roman" w:hAnsi="Times New Roman" w:cs="Times New Roman"/>
          <w:sz w:val="24"/>
          <w:szCs w:val="24"/>
        </w:rPr>
        <w:t>Algozlenirus, Reinódio, Reinovi</w:t>
      </w:r>
      <w:r w:rsidR="00EC6D04" w:rsidRPr="00A3036C">
        <w:rPr>
          <w:rFonts w:ascii="Times New Roman" w:hAnsi="Times New Roman" w:cs="Times New Roman"/>
          <w:sz w:val="24"/>
          <w:szCs w:val="24"/>
        </w:rPr>
        <w:t xml:space="preserve">l e Ilusiodiano </w:t>
      </w:r>
      <w:r w:rsidR="00441C3B" w:rsidRPr="00A3036C">
        <w:rPr>
          <w:rFonts w:ascii="Times New Roman" w:hAnsi="Times New Roman" w:cs="Times New Roman"/>
          <w:sz w:val="24"/>
          <w:szCs w:val="24"/>
        </w:rPr>
        <w:t>confirmam a aparição espetaculosa de Emmanuel Jesus de Deu</w:t>
      </w:r>
      <w:r w:rsidR="002B7AA8" w:rsidRPr="00A3036C">
        <w:rPr>
          <w:rFonts w:ascii="Times New Roman" w:hAnsi="Times New Roman" w:cs="Times New Roman"/>
          <w:sz w:val="24"/>
          <w:szCs w:val="24"/>
        </w:rPr>
        <w:t>s para encenação de “O filho pródigo volta ao lar”</w:t>
      </w:r>
      <w:r w:rsidR="00316CA4" w:rsidRPr="00A3036C">
        <w:rPr>
          <w:rFonts w:ascii="Times New Roman" w:hAnsi="Times New Roman" w:cs="Times New Roman"/>
          <w:sz w:val="24"/>
          <w:szCs w:val="24"/>
        </w:rPr>
        <w:t xml:space="preserve"> no dia </w:t>
      </w:r>
      <w:r w:rsidR="007768E0" w:rsidRPr="00A3036C">
        <w:rPr>
          <w:rFonts w:ascii="Times New Roman" w:hAnsi="Times New Roman" w:cs="Times New Roman"/>
          <w:sz w:val="24"/>
          <w:szCs w:val="24"/>
        </w:rPr>
        <w:t xml:space="preserve">25 </w:t>
      </w:r>
      <w:r w:rsidR="00316CA4" w:rsidRPr="00A3036C">
        <w:rPr>
          <w:rFonts w:ascii="Times New Roman" w:hAnsi="Times New Roman" w:cs="Times New Roman"/>
          <w:sz w:val="24"/>
          <w:szCs w:val="24"/>
        </w:rPr>
        <w:t>de</w:t>
      </w:r>
      <w:r w:rsidR="007768E0" w:rsidRPr="00A3036C">
        <w:rPr>
          <w:rFonts w:ascii="Times New Roman" w:hAnsi="Times New Roman" w:cs="Times New Roman"/>
          <w:sz w:val="24"/>
          <w:szCs w:val="24"/>
        </w:rPr>
        <w:t xml:space="preserve"> dezembro,</w:t>
      </w:r>
      <w:r w:rsidR="00316CA4" w:rsidRPr="00A3036C">
        <w:rPr>
          <w:rFonts w:ascii="Times New Roman" w:hAnsi="Times New Roman" w:cs="Times New Roman"/>
          <w:sz w:val="24"/>
          <w:szCs w:val="24"/>
        </w:rPr>
        <w:t xml:space="preserve"> nascimento de Jesus Crist</w:t>
      </w:r>
      <w:r w:rsidR="007768E0" w:rsidRPr="00A3036C">
        <w:rPr>
          <w:rFonts w:ascii="Times New Roman" w:hAnsi="Times New Roman" w:cs="Times New Roman"/>
          <w:sz w:val="24"/>
          <w:szCs w:val="24"/>
        </w:rPr>
        <w:t>o,</w:t>
      </w:r>
      <w:r w:rsidR="000F5599" w:rsidRPr="00A3036C">
        <w:rPr>
          <w:rFonts w:ascii="Times New Roman" w:hAnsi="Times New Roman" w:cs="Times New Roman"/>
          <w:sz w:val="24"/>
          <w:szCs w:val="24"/>
        </w:rPr>
        <w:t xml:space="preserve"> </w:t>
      </w:r>
      <w:r w:rsidR="007768E0" w:rsidRPr="00A3036C">
        <w:rPr>
          <w:rFonts w:ascii="Times New Roman" w:hAnsi="Times New Roman" w:cs="Times New Roman"/>
          <w:sz w:val="24"/>
          <w:szCs w:val="24"/>
        </w:rPr>
        <w:t>de 2025</w:t>
      </w:r>
      <w:r w:rsidR="00F73FB3" w:rsidRPr="00A3036C">
        <w:rPr>
          <w:rFonts w:ascii="Times New Roman" w:hAnsi="Times New Roman" w:cs="Times New Roman"/>
          <w:sz w:val="24"/>
          <w:szCs w:val="24"/>
        </w:rPr>
        <w:t>.</w:t>
      </w:r>
      <w:r w:rsidR="00B7786A" w:rsidRPr="00A3036C">
        <w:rPr>
          <w:rFonts w:ascii="Times New Roman" w:hAnsi="Times New Roman" w:cs="Times New Roman"/>
          <w:sz w:val="24"/>
          <w:szCs w:val="24"/>
        </w:rPr>
        <w:t xml:space="preserve"> Primeira aparição se dá ao meio do conflito mundial</w:t>
      </w:r>
      <w:r w:rsidR="00A90084" w:rsidRPr="00A3036C">
        <w:rPr>
          <w:rFonts w:ascii="Times New Roman" w:hAnsi="Times New Roman" w:cs="Times New Roman"/>
          <w:sz w:val="24"/>
          <w:szCs w:val="24"/>
        </w:rPr>
        <w:t xml:space="preserve">. Exércitos inimigos </w:t>
      </w:r>
      <w:r w:rsidR="006E102D" w:rsidRPr="00A3036C">
        <w:rPr>
          <w:rFonts w:ascii="Times New Roman" w:hAnsi="Times New Roman" w:cs="Times New Roman"/>
          <w:sz w:val="24"/>
          <w:szCs w:val="24"/>
        </w:rPr>
        <w:t>abandonam suas arma</w:t>
      </w:r>
      <w:r w:rsidR="000F37C7" w:rsidRPr="00A3036C">
        <w:rPr>
          <w:rFonts w:ascii="Times New Roman" w:hAnsi="Times New Roman" w:cs="Times New Roman"/>
          <w:sz w:val="24"/>
          <w:szCs w:val="24"/>
        </w:rPr>
        <w:t>s</w:t>
      </w:r>
      <w:r w:rsidR="006E102D" w:rsidRPr="00A3036C">
        <w:rPr>
          <w:rFonts w:ascii="Times New Roman" w:hAnsi="Times New Roman" w:cs="Times New Roman"/>
          <w:sz w:val="24"/>
          <w:szCs w:val="24"/>
        </w:rPr>
        <w:t xml:space="preserve"> e </w:t>
      </w:r>
      <w:r w:rsidR="00A90084" w:rsidRPr="00A3036C">
        <w:rPr>
          <w:rFonts w:ascii="Times New Roman" w:hAnsi="Times New Roman" w:cs="Times New Roman"/>
          <w:sz w:val="24"/>
          <w:szCs w:val="24"/>
        </w:rPr>
        <w:t>ajoelham-se perante</w:t>
      </w:r>
      <w:r w:rsidR="00F11BB5" w:rsidRPr="00A3036C">
        <w:rPr>
          <w:rFonts w:ascii="Times New Roman" w:hAnsi="Times New Roman" w:cs="Times New Roman"/>
          <w:sz w:val="24"/>
          <w:szCs w:val="24"/>
        </w:rPr>
        <w:t xml:space="preserve"> a encarnação do primo</w:t>
      </w:r>
      <w:r w:rsidR="005D51B9" w:rsidRPr="00A3036C">
        <w:rPr>
          <w:rFonts w:ascii="Times New Roman" w:hAnsi="Times New Roman" w:cs="Times New Roman"/>
          <w:sz w:val="24"/>
          <w:szCs w:val="24"/>
        </w:rPr>
        <w:t>gênito de Deus</w:t>
      </w:r>
      <w:r w:rsidR="004C529B" w:rsidRPr="00A3036C">
        <w:rPr>
          <w:rFonts w:ascii="Times New Roman" w:hAnsi="Times New Roman" w:cs="Times New Roman"/>
          <w:sz w:val="24"/>
          <w:szCs w:val="24"/>
        </w:rPr>
        <w:t>, claman</w:t>
      </w:r>
      <w:r w:rsidR="00EF426E" w:rsidRPr="00A3036C">
        <w:rPr>
          <w:rFonts w:ascii="Times New Roman" w:hAnsi="Times New Roman" w:cs="Times New Roman"/>
          <w:sz w:val="24"/>
          <w:szCs w:val="24"/>
        </w:rPr>
        <w:t>do pela tão desejada paz entre os povos</w:t>
      </w:r>
      <w:r w:rsidR="002F024F" w:rsidRPr="00A3036C">
        <w:rPr>
          <w:rFonts w:ascii="Times New Roman" w:hAnsi="Times New Roman" w:cs="Times New Roman"/>
          <w:sz w:val="24"/>
          <w:szCs w:val="24"/>
        </w:rPr>
        <w:t xml:space="preserve"> habitantes do orbe</w:t>
      </w:r>
      <w:r w:rsidR="006E102D" w:rsidRPr="00A3036C">
        <w:rPr>
          <w:rFonts w:ascii="Times New Roman" w:hAnsi="Times New Roman" w:cs="Times New Roman"/>
          <w:sz w:val="24"/>
          <w:szCs w:val="24"/>
        </w:rPr>
        <w:t>.</w:t>
      </w:r>
      <w:r w:rsidR="008E59CF" w:rsidRPr="00A3036C">
        <w:rPr>
          <w:rFonts w:ascii="Times New Roman" w:hAnsi="Times New Roman" w:cs="Times New Roman"/>
          <w:sz w:val="24"/>
          <w:szCs w:val="24"/>
        </w:rPr>
        <w:t xml:space="preserve"> Ato repercute</w:t>
      </w:r>
      <w:r w:rsidR="00D974D9" w:rsidRPr="00A3036C">
        <w:rPr>
          <w:rFonts w:ascii="Times New Roman" w:hAnsi="Times New Roman" w:cs="Times New Roman"/>
          <w:sz w:val="24"/>
          <w:szCs w:val="24"/>
        </w:rPr>
        <w:t xml:space="preserve">, mundialmente, selando a </w:t>
      </w:r>
      <w:r w:rsidR="00585B66" w:rsidRPr="00A3036C">
        <w:rPr>
          <w:rFonts w:ascii="Times New Roman" w:hAnsi="Times New Roman" w:cs="Times New Roman"/>
          <w:sz w:val="24"/>
          <w:szCs w:val="24"/>
        </w:rPr>
        <w:t>paz no cenário da guerr</w:t>
      </w:r>
      <w:r w:rsidR="00FB4EAD" w:rsidRPr="00A3036C">
        <w:rPr>
          <w:rFonts w:ascii="Times New Roman" w:hAnsi="Times New Roman" w:cs="Times New Roman"/>
          <w:sz w:val="24"/>
          <w:szCs w:val="24"/>
        </w:rPr>
        <w:t>a desenvolvida no Hemisfério Norte destruído</w:t>
      </w:r>
      <w:r w:rsidR="006250AA" w:rsidRPr="00A3036C">
        <w:rPr>
          <w:rFonts w:ascii="Times New Roman" w:hAnsi="Times New Roman" w:cs="Times New Roman"/>
          <w:sz w:val="24"/>
          <w:szCs w:val="24"/>
        </w:rPr>
        <w:t>, motivando migração, jamais vista</w:t>
      </w:r>
      <w:r w:rsidR="00792411" w:rsidRPr="00A3036C">
        <w:rPr>
          <w:rFonts w:ascii="Times New Roman" w:hAnsi="Times New Roman" w:cs="Times New Roman"/>
          <w:sz w:val="24"/>
          <w:szCs w:val="24"/>
        </w:rPr>
        <w:t>, de sua população para o Hemisfério Sul.</w:t>
      </w:r>
    </w:p>
    <w:p w14:paraId="107B0844" w14:textId="523462C9" w:rsidR="00FA499F" w:rsidRPr="00A3036C" w:rsidRDefault="00097538" w:rsidP="00565E74">
      <w:pPr>
        <w:spacing w:after="0"/>
        <w:jc w:val="both"/>
        <w:rPr>
          <w:rFonts w:ascii="Times New Roman" w:eastAsia="Aptos" w:hAnsi="Times New Roman" w:cs="Times New Roman"/>
          <w:sz w:val="24"/>
          <w:szCs w:val="24"/>
        </w:rPr>
      </w:pPr>
      <w:r w:rsidRPr="00A3036C">
        <w:rPr>
          <w:rFonts w:ascii="Times New Roman" w:hAnsi="Times New Roman" w:cs="Times New Roman"/>
          <w:sz w:val="24"/>
          <w:szCs w:val="24"/>
        </w:rPr>
        <w:t>Planeta</w:t>
      </w:r>
      <w:r w:rsidR="004B65B4" w:rsidRPr="00A3036C">
        <w:rPr>
          <w:rFonts w:ascii="Times New Roman" w:hAnsi="Times New Roman" w:cs="Times New Roman"/>
          <w:sz w:val="24"/>
          <w:szCs w:val="24"/>
        </w:rPr>
        <w:t xml:space="preserve"> de população reduzid</w:t>
      </w:r>
      <w:r w:rsidR="00AB33AE" w:rsidRPr="00A3036C">
        <w:rPr>
          <w:rFonts w:ascii="Times New Roman" w:hAnsi="Times New Roman" w:cs="Times New Roman"/>
          <w:sz w:val="24"/>
          <w:szCs w:val="24"/>
        </w:rPr>
        <w:t xml:space="preserve">a, conforme previsto pelos </w:t>
      </w:r>
      <w:r w:rsidR="005A1B37" w:rsidRPr="00A3036C">
        <w:rPr>
          <w:rFonts w:ascii="Times New Roman" w:hAnsi="Times New Roman" w:cs="Times New Roman"/>
          <w:sz w:val="24"/>
          <w:szCs w:val="24"/>
        </w:rPr>
        <w:t xml:space="preserve"> </w:t>
      </w:r>
      <w:r w:rsidR="00AB33AE" w:rsidRPr="00A3036C">
        <w:rPr>
          <w:rFonts w:ascii="Times New Roman" w:eastAsia="Aptos" w:hAnsi="Times New Roman" w:cs="Times New Roman"/>
          <w:i/>
          <w:iCs/>
          <w:sz w:val="24"/>
          <w:szCs w:val="24"/>
        </w:rPr>
        <w:t>malenirus</w:t>
      </w:r>
      <w:r w:rsidR="00AB33AE" w:rsidRPr="00A3036C">
        <w:rPr>
          <w:rFonts w:ascii="Times New Roman" w:eastAsia="Aptos" w:hAnsi="Times New Roman" w:cs="Times New Roman"/>
          <w:sz w:val="24"/>
          <w:szCs w:val="24"/>
        </w:rPr>
        <w:t xml:space="preserve">, </w:t>
      </w:r>
      <w:r w:rsidR="00AB33AE" w:rsidRPr="00A3036C">
        <w:rPr>
          <w:rFonts w:ascii="Times New Roman" w:eastAsia="Aptos" w:hAnsi="Times New Roman" w:cs="Times New Roman"/>
          <w:i/>
          <w:iCs/>
          <w:sz w:val="24"/>
          <w:szCs w:val="24"/>
        </w:rPr>
        <w:t xml:space="preserve">reinonaques </w:t>
      </w:r>
      <w:r w:rsidR="00AB33AE" w:rsidRPr="00A3036C">
        <w:rPr>
          <w:rFonts w:ascii="Times New Roman" w:eastAsia="Aptos" w:hAnsi="Times New Roman" w:cs="Times New Roman"/>
          <w:sz w:val="24"/>
          <w:szCs w:val="24"/>
        </w:rPr>
        <w:t xml:space="preserve">e </w:t>
      </w:r>
      <w:r w:rsidR="00AB33AE" w:rsidRPr="00A3036C">
        <w:rPr>
          <w:rFonts w:ascii="Times New Roman" w:eastAsia="Aptos" w:hAnsi="Times New Roman" w:cs="Times New Roman"/>
          <w:i/>
          <w:iCs/>
          <w:sz w:val="24"/>
          <w:szCs w:val="24"/>
        </w:rPr>
        <w:t>dominitilianos</w:t>
      </w:r>
      <w:r w:rsidR="007C532E" w:rsidRPr="00A3036C">
        <w:rPr>
          <w:rFonts w:ascii="Times New Roman" w:eastAsia="Aptos" w:hAnsi="Times New Roman" w:cs="Times New Roman"/>
          <w:sz w:val="24"/>
          <w:szCs w:val="24"/>
        </w:rPr>
        <w:t>, control</w:t>
      </w:r>
      <w:r w:rsidR="00C11068" w:rsidRPr="00A3036C">
        <w:rPr>
          <w:rFonts w:ascii="Times New Roman" w:eastAsia="Aptos" w:hAnsi="Times New Roman" w:cs="Times New Roman"/>
          <w:sz w:val="24"/>
          <w:szCs w:val="24"/>
        </w:rPr>
        <w:t>ada</w:t>
      </w:r>
      <w:r w:rsidR="0075490C" w:rsidRPr="00A3036C">
        <w:rPr>
          <w:rFonts w:ascii="Times New Roman" w:eastAsia="Aptos" w:hAnsi="Times New Roman" w:cs="Times New Roman"/>
          <w:sz w:val="24"/>
          <w:szCs w:val="24"/>
        </w:rPr>
        <w:t xml:space="preserve"> </w:t>
      </w:r>
      <w:r w:rsidR="00693F97" w:rsidRPr="00A3036C">
        <w:rPr>
          <w:rFonts w:ascii="Times New Roman" w:eastAsia="Aptos" w:hAnsi="Times New Roman" w:cs="Times New Roman"/>
          <w:sz w:val="24"/>
          <w:szCs w:val="24"/>
        </w:rPr>
        <w:t>pela eficácia do Sistema Terra</w:t>
      </w:r>
      <w:r w:rsidR="00211C97" w:rsidRPr="00A3036C">
        <w:rPr>
          <w:rFonts w:ascii="Times New Roman" w:eastAsia="Aptos" w:hAnsi="Times New Roman" w:cs="Times New Roman"/>
          <w:sz w:val="24"/>
          <w:szCs w:val="24"/>
        </w:rPr>
        <w:t xml:space="preserve"> alimentado pelas frequências vibracionais rasteiras</w:t>
      </w:r>
      <w:r w:rsidR="00EE2F07" w:rsidRPr="00A3036C">
        <w:rPr>
          <w:rFonts w:ascii="Times New Roman" w:eastAsia="Aptos" w:hAnsi="Times New Roman" w:cs="Times New Roman"/>
          <w:sz w:val="24"/>
          <w:szCs w:val="24"/>
        </w:rPr>
        <w:t xml:space="preserve"> </w:t>
      </w:r>
      <w:r w:rsidR="00211C97" w:rsidRPr="00A3036C">
        <w:rPr>
          <w:rFonts w:ascii="Times New Roman" w:eastAsia="Aptos" w:hAnsi="Times New Roman" w:cs="Times New Roman"/>
          <w:sz w:val="24"/>
          <w:szCs w:val="24"/>
        </w:rPr>
        <w:lastRenderedPageBreak/>
        <w:t>experimentadas p</w:t>
      </w:r>
      <w:r w:rsidR="00EE2F07" w:rsidRPr="00A3036C">
        <w:rPr>
          <w:rFonts w:ascii="Times New Roman" w:eastAsia="Aptos" w:hAnsi="Times New Roman" w:cs="Times New Roman"/>
          <w:sz w:val="24"/>
          <w:szCs w:val="24"/>
        </w:rPr>
        <w:t>elos terrícolas</w:t>
      </w:r>
      <w:r w:rsidR="004A1810" w:rsidRPr="00A3036C">
        <w:rPr>
          <w:rFonts w:ascii="Times New Roman" w:eastAsia="Aptos" w:hAnsi="Times New Roman" w:cs="Times New Roman"/>
          <w:sz w:val="24"/>
          <w:szCs w:val="24"/>
        </w:rPr>
        <w:t xml:space="preserve"> são impeditivas</w:t>
      </w:r>
      <w:r w:rsidR="0098332D" w:rsidRPr="00A3036C">
        <w:rPr>
          <w:rFonts w:ascii="Times New Roman" w:eastAsia="Aptos" w:hAnsi="Times New Roman" w:cs="Times New Roman"/>
          <w:sz w:val="24"/>
          <w:szCs w:val="24"/>
        </w:rPr>
        <w:t xml:space="preserve"> à evolução </w:t>
      </w:r>
      <w:r w:rsidR="0057298A" w:rsidRPr="00A3036C">
        <w:rPr>
          <w:rFonts w:ascii="Times New Roman" w:eastAsia="Aptos" w:hAnsi="Times New Roman" w:cs="Times New Roman"/>
          <w:sz w:val="24"/>
          <w:szCs w:val="24"/>
        </w:rPr>
        <w:t>d</w:t>
      </w:r>
      <w:r w:rsidR="0098332D" w:rsidRPr="00A3036C">
        <w:rPr>
          <w:rFonts w:ascii="Times New Roman" w:eastAsia="Aptos" w:hAnsi="Times New Roman" w:cs="Times New Roman"/>
          <w:sz w:val="24"/>
          <w:szCs w:val="24"/>
        </w:rPr>
        <w:t>o poder de ter e ser Deus</w:t>
      </w:r>
      <w:r w:rsidR="0057298A" w:rsidRPr="00A3036C">
        <w:rPr>
          <w:rFonts w:ascii="Times New Roman" w:eastAsia="Aptos" w:hAnsi="Times New Roman" w:cs="Times New Roman"/>
          <w:sz w:val="24"/>
          <w:szCs w:val="24"/>
        </w:rPr>
        <w:t>, e do</w:t>
      </w:r>
      <w:r w:rsidR="00FA499F" w:rsidRPr="00A3036C">
        <w:rPr>
          <w:rFonts w:ascii="Times New Roman" w:eastAsia="Aptos" w:hAnsi="Times New Roman" w:cs="Times New Roman"/>
          <w:sz w:val="24"/>
          <w:szCs w:val="24"/>
        </w:rPr>
        <w:t xml:space="preserve"> despertar do</w:t>
      </w:r>
      <w:r w:rsidR="0098332D" w:rsidRPr="00A3036C">
        <w:rPr>
          <w:rFonts w:ascii="Times New Roman" w:eastAsia="Aptos" w:hAnsi="Times New Roman" w:cs="Times New Roman"/>
          <w:sz w:val="24"/>
          <w:szCs w:val="24"/>
        </w:rPr>
        <w:t xml:space="preserve"> Eu Superior</w:t>
      </w:r>
      <w:r w:rsidR="00FA499F" w:rsidRPr="00A3036C">
        <w:rPr>
          <w:rFonts w:ascii="Times New Roman" w:eastAsia="Aptos" w:hAnsi="Times New Roman" w:cs="Times New Roman"/>
          <w:sz w:val="24"/>
          <w:szCs w:val="24"/>
        </w:rPr>
        <w:t>.</w:t>
      </w:r>
    </w:p>
    <w:p w14:paraId="3281B7A9" w14:textId="37344008" w:rsidR="00565E74" w:rsidRPr="00A3036C" w:rsidRDefault="00197FA9" w:rsidP="00565E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Declarando-se vitoriosos, acompanham em tempo real a performance de Emmanuel Jesus de Deus, 33,</w:t>
      </w:r>
      <w:r w:rsidR="00FA6BC7" w:rsidRPr="00A3036C">
        <w:rPr>
          <w:rFonts w:ascii="Times New Roman" w:eastAsia="Aptos" w:hAnsi="Times New Roman" w:cs="Times New Roman"/>
          <w:sz w:val="24"/>
          <w:szCs w:val="24"/>
        </w:rPr>
        <w:t xml:space="preserve"> multiplicado em hologramas exibidos em todas capitais e cidades</w:t>
      </w:r>
      <w:r w:rsidR="00BE0CA6" w:rsidRPr="00A3036C">
        <w:rPr>
          <w:rFonts w:ascii="Times New Roman" w:eastAsia="Aptos" w:hAnsi="Times New Roman" w:cs="Times New Roman"/>
          <w:sz w:val="24"/>
          <w:szCs w:val="24"/>
        </w:rPr>
        <w:t xml:space="preserve"> do mundo inteiro.</w:t>
      </w:r>
      <w:r w:rsidR="0086179E" w:rsidRPr="00A3036C">
        <w:rPr>
          <w:rFonts w:ascii="Times New Roman" w:eastAsia="Aptos" w:hAnsi="Times New Roman" w:cs="Times New Roman"/>
          <w:sz w:val="24"/>
          <w:szCs w:val="24"/>
        </w:rPr>
        <w:t xml:space="preserve"> Projetado</w:t>
      </w:r>
      <w:r w:rsidR="0053571E" w:rsidRPr="00A3036C">
        <w:rPr>
          <w:rFonts w:ascii="Times New Roman" w:eastAsia="Aptos" w:hAnsi="Times New Roman" w:cs="Times New Roman"/>
          <w:sz w:val="24"/>
          <w:szCs w:val="24"/>
        </w:rPr>
        <w:t xml:space="preserve"> em todas as mídias e em espaços públicos de todas as ordens</w:t>
      </w:r>
      <w:r w:rsidR="00233325" w:rsidRPr="00A3036C">
        <w:rPr>
          <w:rFonts w:ascii="Times New Roman" w:eastAsia="Aptos" w:hAnsi="Times New Roman" w:cs="Times New Roman"/>
          <w:sz w:val="24"/>
          <w:szCs w:val="24"/>
        </w:rPr>
        <w:t>, mobiliza toda população terrestre, ávida</w:t>
      </w:r>
      <w:r w:rsidR="005574B1" w:rsidRPr="00A3036C">
        <w:rPr>
          <w:rFonts w:ascii="Times New Roman" w:eastAsia="Aptos" w:hAnsi="Times New Roman" w:cs="Times New Roman"/>
          <w:sz w:val="24"/>
          <w:szCs w:val="24"/>
        </w:rPr>
        <w:t xml:space="preserve"> pelo seu pronunciamento, independentemente</w:t>
      </w:r>
      <w:r w:rsidR="003B4515" w:rsidRPr="00A3036C">
        <w:rPr>
          <w:rFonts w:ascii="Times New Roman" w:eastAsia="Aptos" w:hAnsi="Times New Roman" w:cs="Times New Roman"/>
          <w:sz w:val="24"/>
          <w:szCs w:val="24"/>
        </w:rPr>
        <w:t xml:space="preserve"> de raça</w:t>
      </w:r>
      <w:r w:rsidR="006152C0" w:rsidRPr="00A3036C">
        <w:rPr>
          <w:rFonts w:ascii="Times New Roman" w:eastAsia="Aptos" w:hAnsi="Times New Roman" w:cs="Times New Roman"/>
          <w:sz w:val="24"/>
          <w:szCs w:val="24"/>
        </w:rPr>
        <w:t>, religião e gênero</w:t>
      </w:r>
      <w:r w:rsidR="001009FC" w:rsidRPr="00A3036C">
        <w:rPr>
          <w:rFonts w:ascii="Times New Roman" w:eastAsia="Aptos" w:hAnsi="Times New Roman" w:cs="Times New Roman"/>
          <w:sz w:val="24"/>
          <w:szCs w:val="24"/>
        </w:rPr>
        <w:t>.</w:t>
      </w:r>
    </w:p>
    <w:p w14:paraId="2FC81344" w14:textId="53CA8DDF" w:rsidR="001009FC" w:rsidRPr="00A3036C" w:rsidRDefault="001009FC" w:rsidP="00565E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Emmanuel Jesus de Deus</w:t>
      </w:r>
      <w:r w:rsidR="00786E68" w:rsidRPr="00A3036C">
        <w:rPr>
          <w:rFonts w:ascii="Times New Roman" w:eastAsia="Aptos" w:hAnsi="Times New Roman" w:cs="Times New Roman"/>
          <w:sz w:val="24"/>
          <w:szCs w:val="24"/>
        </w:rPr>
        <w:t>, concentrado,</w:t>
      </w:r>
      <w:r w:rsidR="00221ABD" w:rsidRPr="00A3036C">
        <w:rPr>
          <w:rFonts w:ascii="Times New Roman" w:eastAsia="Aptos" w:hAnsi="Times New Roman" w:cs="Times New Roman"/>
          <w:sz w:val="24"/>
          <w:szCs w:val="24"/>
        </w:rPr>
        <w:t xml:space="preserve"> escuta o silêncio</w:t>
      </w:r>
      <w:r w:rsidR="00797AF0" w:rsidRPr="00A3036C">
        <w:rPr>
          <w:rFonts w:ascii="Times New Roman" w:eastAsia="Aptos" w:hAnsi="Times New Roman" w:cs="Times New Roman"/>
          <w:sz w:val="24"/>
          <w:szCs w:val="24"/>
        </w:rPr>
        <w:t xml:space="preserve"> nos seis continentes pacificados</w:t>
      </w:r>
      <w:r w:rsidR="00963028" w:rsidRPr="00A3036C">
        <w:rPr>
          <w:rFonts w:ascii="Times New Roman" w:eastAsia="Aptos" w:hAnsi="Times New Roman" w:cs="Times New Roman"/>
          <w:sz w:val="24"/>
          <w:szCs w:val="24"/>
        </w:rPr>
        <w:t xml:space="preserve"> para iniciar sua d</w:t>
      </w:r>
      <w:r w:rsidR="00064531" w:rsidRPr="00A3036C">
        <w:rPr>
          <w:rFonts w:ascii="Times New Roman" w:eastAsia="Aptos" w:hAnsi="Times New Roman" w:cs="Times New Roman"/>
          <w:sz w:val="24"/>
          <w:szCs w:val="24"/>
        </w:rPr>
        <w:t xml:space="preserve">esejada </w:t>
      </w:r>
      <w:r w:rsidR="00963028" w:rsidRPr="00A3036C">
        <w:rPr>
          <w:rFonts w:ascii="Times New Roman" w:eastAsia="Aptos" w:hAnsi="Times New Roman" w:cs="Times New Roman"/>
          <w:sz w:val="24"/>
          <w:szCs w:val="24"/>
        </w:rPr>
        <w:t>oratória</w:t>
      </w:r>
      <w:r w:rsidR="0081582A" w:rsidRPr="00A3036C">
        <w:rPr>
          <w:rFonts w:ascii="Times New Roman" w:eastAsia="Aptos" w:hAnsi="Times New Roman" w:cs="Times New Roman"/>
          <w:sz w:val="24"/>
          <w:szCs w:val="24"/>
        </w:rPr>
        <w:t>, ladeado por Macedo Soares,</w:t>
      </w:r>
      <w:r w:rsidR="001C3EC2" w:rsidRPr="00A3036C">
        <w:rPr>
          <w:rFonts w:ascii="Times New Roman" w:eastAsia="Aptos" w:hAnsi="Times New Roman" w:cs="Times New Roman"/>
          <w:sz w:val="24"/>
          <w:szCs w:val="24"/>
        </w:rPr>
        <w:t xml:space="preserve"> no dia 25 de dezembro </w:t>
      </w:r>
      <w:r w:rsidR="00135803" w:rsidRPr="00A3036C">
        <w:rPr>
          <w:rFonts w:ascii="Times New Roman" w:eastAsia="Aptos" w:hAnsi="Times New Roman" w:cs="Times New Roman"/>
          <w:sz w:val="24"/>
          <w:szCs w:val="24"/>
        </w:rPr>
        <w:t>do corrente ano.</w:t>
      </w:r>
    </w:p>
    <w:p w14:paraId="2B955EAA" w14:textId="77777777" w:rsidR="00EC7261" w:rsidRPr="00A3036C" w:rsidRDefault="00EC7261" w:rsidP="00565E74">
      <w:pPr>
        <w:spacing w:after="0"/>
        <w:jc w:val="both"/>
        <w:rPr>
          <w:rFonts w:ascii="Times New Roman" w:eastAsia="Aptos" w:hAnsi="Times New Roman" w:cs="Times New Roman"/>
          <w:sz w:val="24"/>
          <w:szCs w:val="24"/>
        </w:rPr>
      </w:pPr>
    </w:p>
    <w:p w14:paraId="45687E49" w14:textId="45C9836C" w:rsidR="00EC7261" w:rsidRPr="00A3036C" w:rsidRDefault="00EC7261" w:rsidP="00565E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11751C" w:rsidRPr="00A3036C">
        <w:rPr>
          <w:rFonts w:ascii="Times New Roman" w:eastAsia="Aptos" w:hAnsi="Times New Roman" w:cs="Times New Roman"/>
          <w:sz w:val="24"/>
          <w:szCs w:val="24"/>
        </w:rPr>
        <w:t xml:space="preserve"> </w:t>
      </w:r>
      <w:r w:rsidR="00135803" w:rsidRPr="00A3036C">
        <w:rPr>
          <w:rFonts w:ascii="Times New Roman" w:eastAsia="Aptos" w:hAnsi="Times New Roman" w:cs="Times New Roman"/>
          <w:sz w:val="24"/>
          <w:szCs w:val="24"/>
        </w:rPr>
        <w:t>Irmãos, quis nosso Pai</w:t>
      </w:r>
      <w:r w:rsidR="008054C4" w:rsidRPr="00A3036C">
        <w:rPr>
          <w:rFonts w:ascii="Times New Roman" w:eastAsia="Aptos" w:hAnsi="Times New Roman" w:cs="Times New Roman"/>
          <w:sz w:val="24"/>
          <w:szCs w:val="24"/>
        </w:rPr>
        <w:t xml:space="preserve"> Eterno, multiplicar</w:t>
      </w:r>
      <w:r w:rsidR="00777096" w:rsidRPr="00A3036C">
        <w:rPr>
          <w:rFonts w:ascii="Times New Roman" w:eastAsia="Aptos" w:hAnsi="Times New Roman" w:cs="Times New Roman"/>
          <w:sz w:val="24"/>
          <w:szCs w:val="24"/>
        </w:rPr>
        <w:t xml:space="preserve"> pela tecnologia</w:t>
      </w:r>
      <w:r w:rsidR="00A80442" w:rsidRPr="00A3036C">
        <w:rPr>
          <w:rFonts w:ascii="Times New Roman" w:eastAsia="Aptos" w:hAnsi="Times New Roman" w:cs="Times New Roman"/>
          <w:sz w:val="24"/>
          <w:szCs w:val="24"/>
        </w:rPr>
        <w:t xml:space="preserve"> a mensagem</w:t>
      </w:r>
      <w:r w:rsidR="00F42E25" w:rsidRPr="00A3036C">
        <w:rPr>
          <w:rFonts w:ascii="Times New Roman" w:eastAsia="Aptos" w:hAnsi="Times New Roman" w:cs="Times New Roman"/>
          <w:sz w:val="24"/>
          <w:szCs w:val="24"/>
        </w:rPr>
        <w:t xml:space="preserve"> </w:t>
      </w:r>
      <w:r w:rsidR="00D7698D" w:rsidRPr="00A3036C">
        <w:rPr>
          <w:rFonts w:ascii="Times New Roman" w:eastAsia="Aptos" w:hAnsi="Times New Roman" w:cs="Times New Roman"/>
          <w:sz w:val="24"/>
          <w:szCs w:val="24"/>
        </w:rPr>
        <w:t>de unificação de povos pela paz ― Emmanuel Jesus de Deus</w:t>
      </w:r>
      <w:r w:rsidR="006C7675" w:rsidRPr="00A3036C">
        <w:rPr>
          <w:rFonts w:ascii="Times New Roman" w:eastAsia="Aptos" w:hAnsi="Times New Roman" w:cs="Times New Roman"/>
          <w:sz w:val="24"/>
          <w:szCs w:val="24"/>
        </w:rPr>
        <w:t xml:space="preserve"> é ovacionado em todos os cantos do mundo </w:t>
      </w:r>
      <w:r w:rsidR="00D7698D" w:rsidRPr="00A3036C">
        <w:rPr>
          <w:rFonts w:ascii="Times New Roman" w:eastAsia="Aptos" w:hAnsi="Times New Roman" w:cs="Times New Roman"/>
          <w:sz w:val="24"/>
          <w:szCs w:val="24"/>
        </w:rPr>
        <w:t>―</w:t>
      </w:r>
      <w:r w:rsidR="00A80442" w:rsidRPr="00A3036C">
        <w:rPr>
          <w:rFonts w:ascii="Times New Roman" w:eastAsia="Aptos" w:hAnsi="Times New Roman" w:cs="Times New Roman"/>
          <w:sz w:val="24"/>
          <w:szCs w:val="24"/>
        </w:rPr>
        <w:t xml:space="preserve"> </w:t>
      </w:r>
      <w:r w:rsidR="0021669B" w:rsidRPr="00A3036C">
        <w:rPr>
          <w:rFonts w:ascii="Times New Roman" w:eastAsia="Aptos" w:hAnsi="Times New Roman" w:cs="Times New Roman"/>
          <w:sz w:val="24"/>
          <w:szCs w:val="24"/>
        </w:rPr>
        <w:t>Mediante as</w:t>
      </w:r>
      <w:r w:rsidR="006008FA" w:rsidRPr="00A3036C">
        <w:rPr>
          <w:rFonts w:ascii="Times New Roman" w:eastAsia="Aptos" w:hAnsi="Times New Roman" w:cs="Times New Roman"/>
          <w:sz w:val="24"/>
          <w:szCs w:val="24"/>
        </w:rPr>
        <w:t xml:space="preserve"> inúmeras tentativas</w:t>
      </w:r>
      <w:r w:rsidR="00007FD8" w:rsidRPr="00A3036C">
        <w:rPr>
          <w:rFonts w:ascii="Times New Roman" w:eastAsia="Aptos" w:hAnsi="Times New Roman" w:cs="Times New Roman"/>
          <w:sz w:val="24"/>
          <w:szCs w:val="24"/>
        </w:rPr>
        <w:t>, sem sucesso, d</w:t>
      </w:r>
      <w:r w:rsidR="009D44B0" w:rsidRPr="00A3036C">
        <w:rPr>
          <w:rFonts w:ascii="Times New Roman" w:eastAsia="Aptos" w:hAnsi="Times New Roman" w:cs="Times New Roman"/>
          <w:sz w:val="24"/>
          <w:szCs w:val="24"/>
        </w:rPr>
        <w:t>a IMSD</w:t>
      </w:r>
      <w:r w:rsidR="00007FD8" w:rsidRPr="00A3036C">
        <w:rPr>
          <w:rFonts w:ascii="Times New Roman" w:eastAsia="Aptos" w:hAnsi="Times New Roman" w:cs="Times New Roman"/>
          <w:sz w:val="24"/>
          <w:szCs w:val="24"/>
        </w:rPr>
        <w:t xml:space="preserve"> celebrar</w:t>
      </w:r>
      <w:r w:rsidR="009D44B0" w:rsidRPr="00A3036C">
        <w:rPr>
          <w:rFonts w:ascii="Times New Roman" w:eastAsia="Aptos" w:hAnsi="Times New Roman" w:cs="Times New Roman"/>
          <w:sz w:val="24"/>
          <w:szCs w:val="24"/>
        </w:rPr>
        <w:t>, sem medir esforços,</w:t>
      </w:r>
      <w:r w:rsidR="00007FD8" w:rsidRPr="00A3036C">
        <w:rPr>
          <w:rFonts w:ascii="Times New Roman" w:eastAsia="Aptos" w:hAnsi="Times New Roman" w:cs="Times New Roman"/>
          <w:sz w:val="24"/>
          <w:szCs w:val="24"/>
        </w:rPr>
        <w:t xml:space="preserve"> a paz</w:t>
      </w:r>
      <w:r w:rsidR="003264F0" w:rsidRPr="00A3036C">
        <w:rPr>
          <w:rFonts w:ascii="Times New Roman" w:eastAsia="Aptos" w:hAnsi="Times New Roman" w:cs="Times New Roman"/>
          <w:sz w:val="24"/>
          <w:szCs w:val="24"/>
        </w:rPr>
        <w:t xml:space="preserve">... </w:t>
      </w:r>
      <w:r w:rsidR="00433CD8" w:rsidRPr="00A3036C">
        <w:rPr>
          <w:rFonts w:ascii="Times New Roman" w:eastAsia="Aptos" w:hAnsi="Times New Roman" w:cs="Times New Roman"/>
          <w:sz w:val="24"/>
          <w:szCs w:val="24"/>
        </w:rPr>
        <w:t>eu, “Filho pródigo volta ao lar”</w:t>
      </w:r>
      <w:r w:rsidR="009A41D7" w:rsidRPr="00A3036C">
        <w:rPr>
          <w:rFonts w:ascii="Times New Roman" w:eastAsia="Aptos" w:hAnsi="Times New Roman" w:cs="Times New Roman"/>
          <w:sz w:val="24"/>
          <w:szCs w:val="24"/>
        </w:rPr>
        <w:t>,</w:t>
      </w:r>
      <w:r w:rsidR="00433CD8" w:rsidRPr="00A3036C">
        <w:rPr>
          <w:rFonts w:ascii="Times New Roman" w:eastAsia="Aptos" w:hAnsi="Times New Roman" w:cs="Times New Roman"/>
          <w:sz w:val="24"/>
          <w:szCs w:val="24"/>
        </w:rPr>
        <w:t xml:space="preserve"> </w:t>
      </w:r>
      <w:r w:rsidR="00C16633" w:rsidRPr="00A3036C">
        <w:rPr>
          <w:rFonts w:ascii="Times New Roman" w:eastAsia="Aptos" w:hAnsi="Times New Roman" w:cs="Times New Roman"/>
          <w:sz w:val="24"/>
          <w:szCs w:val="24"/>
        </w:rPr>
        <w:t>me faço presente</w:t>
      </w:r>
      <w:r w:rsidR="009A41D7" w:rsidRPr="00A3036C">
        <w:rPr>
          <w:rFonts w:ascii="Times New Roman" w:eastAsia="Aptos" w:hAnsi="Times New Roman" w:cs="Times New Roman"/>
          <w:sz w:val="24"/>
          <w:szCs w:val="24"/>
        </w:rPr>
        <w:t xml:space="preserve"> para cumprir este objetivo evocado</w:t>
      </w:r>
      <w:r w:rsidR="00CE4BAD" w:rsidRPr="00A3036C">
        <w:rPr>
          <w:rFonts w:ascii="Times New Roman" w:eastAsia="Aptos" w:hAnsi="Times New Roman" w:cs="Times New Roman"/>
          <w:sz w:val="24"/>
          <w:szCs w:val="24"/>
        </w:rPr>
        <w:t xml:space="preserve"> pelo </w:t>
      </w:r>
      <w:r w:rsidR="00CE4BAD" w:rsidRPr="00A3036C">
        <w:rPr>
          <w:rFonts w:ascii="Times New Roman" w:eastAsia="Aptos" w:hAnsi="Times New Roman" w:cs="Times New Roman"/>
          <w:i/>
          <w:iCs/>
          <w:sz w:val="24"/>
          <w:szCs w:val="24"/>
        </w:rPr>
        <w:t>escolhido</w:t>
      </w:r>
      <w:r w:rsidR="0047088C" w:rsidRPr="00A3036C">
        <w:rPr>
          <w:rFonts w:ascii="Times New Roman" w:eastAsia="Aptos" w:hAnsi="Times New Roman" w:cs="Times New Roman"/>
          <w:sz w:val="24"/>
          <w:szCs w:val="24"/>
        </w:rPr>
        <w:t xml:space="preserve"> ―</w:t>
      </w:r>
      <w:r w:rsidR="0081582A" w:rsidRPr="00A3036C">
        <w:rPr>
          <w:rFonts w:ascii="Times New Roman" w:eastAsia="Aptos" w:hAnsi="Times New Roman" w:cs="Times New Roman"/>
          <w:sz w:val="24"/>
          <w:szCs w:val="24"/>
        </w:rPr>
        <w:t xml:space="preserve"> </w:t>
      </w:r>
      <w:r w:rsidR="00451499" w:rsidRPr="00A3036C">
        <w:rPr>
          <w:rFonts w:ascii="Times New Roman" w:eastAsia="Aptos" w:hAnsi="Times New Roman" w:cs="Times New Roman"/>
          <w:sz w:val="24"/>
          <w:szCs w:val="24"/>
        </w:rPr>
        <w:t>Ressalta o esforço de Robert</w:t>
      </w:r>
      <w:r w:rsidR="00F43A42" w:rsidRPr="00A3036C">
        <w:rPr>
          <w:rFonts w:ascii="Times New Roman" w:eastAsia="Aptos" w:hAnsi="Times New Roman" w:cs="Times New Roman"/>
          <w:sz w:val="24"/>
          <w:szCs w:val="24"/>
        </w:rPr>
        <w:t>o Evaristo de Macedo Soares pela paz no orbe</w:t>
      </w:r>
      <w:r w:rsidR="0047088C" w:rsidRPr="00A3036C">
        <w:rPr>
          <w:rFonts w:ascii="Times New Roman" w:eastAsia="Aptos" w:hAnsi="Times New Roman" w:cs="Times New Roman"/>
          <w:sz w:val="24"/>
          <w:szCs w:val="24"/>
        </w:rPr>
        <w:t xml:space="preserve"> ―</w:t>
      </w:r>
      <w:r w:rsidR="00007FD8" w:rsidRPr="00A3036C">
        <w:rPr>
          <w:rFonts w:ascii="Times New Roman" w:eastAsia="Aptos" w:hAnsi="Times New Roman" w:cs="Times New Roman"/>
          <w:sz w:val="24"/>
          <w:szCs w:val="24"/>
        </w:rPr>
        <w:t xml:space="preserve"> </w:t>
      </w:r>
      <w:r w:rsidR="00A33AD3" w:rsidRPr="00A3036C">
        <w:rPr>
          <w:rFonts w:ascii="Times New Roman" w:eastAsia="Aptos" w:hAnsi="Times New Roman" w:cs="Times New Roman"/>
          <w:sz w:val="24"/>
          <w:szCs w:val="24"/>
        </w:rPr>
        <w:t>Religiosidade benéfica da IMSD, a torna merecedora de ser única vo</w:t>
      </w:r>
      <w:r w:rsidR="009D1B17" w:rsidRPr="00A3036C">
        <w:rPr>
          <w:rFonts w:ascii="Times New Roman" w:eastAsia="Aptos" w:hAnsi="Times New Roman" w:cs="Times New Roman"/>
          <w:sz w:val="24"/>
          <w:szCs w:val="24"/>
        </w:rPr>
        <w:t xml:space="preserve">z do Altíssimo, aqui, </w:t>
      </w:r>
      <w:r w:rsidR="00800059" w:rsidRPr="00A3036C">
        <w:rPr>
          <w:rFonts w:ascii="Times New Roman" w:eastAsia="Aptos" w:hAnsi="Times New Roman" w:cs="Times New Roman"/>
          <w:sz w:val="24"/>
          <w:szCs w:val="24"/>
        </w:rPr>
        <w:t xml:space="preserve">nesta </w:t>
      </w:r>
      <w:r w:rsidR="008E3C5F" w:rsidRPr="00A3036C">
        <w:rPr>
          <w:rFonts w:ascii="Times New Roman" w:eastAsia="Aptos" w:hAnsi="Times New Roman" w:cs="Times New Roman"/>
          <w:sz w:val="24"/>
          <w:szCs w:val="24"/>
        </w:rPr>
        <w:t xml:space="preserve">terra </w:t>
      </w:r>
      <w:r w:rsidR="00800059" w:rsidRPr="00A3036C">
        <w:rPr>
          <w:rFonts w:ascii="Times New Roman" w:eastAsia="Aptos" w:hAnsi="Times New Roman" w:cs="Times New Roman"/>
          <w:sz w:val="24"/>
          <w:szCs w:val="24"/>
        </w:rPr>
        <w:t>abençoada pelo nosso pai, Deus!</w:t>
      </w:r>
      <w:r w:rsidR="008E3C5F" w:rsidRPr="00A3036C">
        <w:rPr>
          <w:rFonts w:ascii="Times New Roman" w:eastAsia="Aptos" w:hAnsi="Times New Roman" w:cs="Times New Roman"/>
          <w:sz w:val="24"/>
          <w:szCs w:val="24"/>
        </w:rPr>
        <w:t xml:space="preserve"> </w:t>
      </w:r>
      <w:r w:rsidR="00950786" w:rsidRPr="00A3036C">
        <w:rPr>
          <w:rFonts w:ascii="Times New Roman" w:eastAsia="Aptos" w:hAnsi="Times New Roman" w:cs="Times New Roman"/>
          <w:sz w:val="24"/>
          <w:szCs w:val="24"/>
        </w:rPr>
        <w:t>E</w:t>
      </w:r>
      <w:r w:rsidR="00237C0E" w:rsidRPr="00A3036C">
        <w:rPr>
          <w:rFonts w:ascii="Times New Roman" w:eastAsia="Aptos" w:hAnsi="Times New Roman" w:cs="Times New Roman"/>
          <w:sz w:val="24"/>
          <w:szCs w:val="24"/>
        </w:rPr>
        <w:t xml:space="preserve">le </w:t>
      </w:r>
      <w:r w:rsidR="00950786" w:rsidRPr="00A3036C">
        <w:rPr>
          <w:rFonts w:ascii="Times New Roman" w:eastAsia="Aptos" w:hAnsi="Times New Roman" w:cs="Times New Roman"/>
          <w:i/>
          <w:iCs/>
          <w:sz w:val="24"/>
          <w:szCs w:val="24"/>
        </w:rPr>
        <w:t>escreve certo por linhas tortas</w:t>
      </w:r>
      <w:r w:rsidR="00355C65" w:rsidRPr="00A3036C">
        <w:rPr>
          <w:rFonts w:ascii="Times New Roman" w:eastAsia="Aptos" w:hAnsi="Times New Roman" w:cs="Times New Roman"/>
          <w:sz w:val="24"/>
          <w:szCs w:val="24"/>
        </w:rPr>
        <w:t xml:space="preserve"> e deseja prosperidade para todos os seus filhos ― </w:t>
      </w:r>
      <w:r w:rsidR="00B004C2" w:rsidRPr="00A3036C">
        <w:rPr>
          <w:rFonts w:ascii="Times New Roman" w:eastAsia="Aptos" w:hAnsi="Times New Roman" w:cs="Times New Roman"/>
          <w:sz w:val="24"/>
          <w:szCs w:val="24"/>
        </w:rPr>
        <w:t>Remete-se ao desejo humano de materialização</w:t>
      </w:r>
      <w:r w:rsidR="00956089" w:rsidRPr="00A3036C">
        <w:rPr>
          <w:rFonts w:ascii="Times New Roman" w:eastAsia="Aptos" w:hAnsi="Times New Roman" w:cs="Times New Roman"/>
          <w:sz w:val="24"/>
          <w:szCs w:val="24"/>
        </w:rPr>
        <w:t xml:space="preserve"> de conquistas </w:t>
      </w:r>
      <w:r w:rsidR="00355C65" w:rsidRPr="00A3036C">
        <w:rPr>
          <w:rFonts w:ascii="Times New Roman" w:eastAsia="Aptos" w:hAnsi="Times New Roman" w:cs="Times New Roman"/>
          <w:sz w:val="24"/>
          <w:szCs w:val="24"/>
        </w:rPr>
        <w:t>―</w:t>
      </w:r>
      <w:r w:rsidR="00956089" w:rsidRPr="00A3036C">
        <w:rPr>
          <w:rFonts w:ascii="Times New Roman" w:eastAsia="Aptos" w:hAnsi="Times New Roman" w:cs="Times New Roman"/>
          <w:sz w:val="24"/>
          <w:szCs w:val="24"/>
        </w:rPr>
        <w:t xml:space="preserve"> </w:t>
      </w:r>
      <w:r w:rsidR="003155C6" w:rsidRPr="00A3036C">
        <w:rPr>
          <w:rFonts w:ascii="Times New Roman" w:eastAsia="Aptos" w:hAnsi="Times New Roman" w:cs="Times New Roman"/>
          <w:sz w:val="24"/>
          <w:szCs w:val="24"/>
        </w:rPr>
        <w:t>Orem n</w:t>
      </w:r>
      <w:r w:rsidR="007D44BB" w:rsidRPr="00A3036C">
        <w:rPr>
          <w:rFonts w:ascii="Times New Roman" w:eastAsia="Aptos" w:hAnsi="Times New Roman" w:cs="Times New Roman"/>
          <w:sz w:val="24"/>
          <w:szCs w:val="24"/>
        </w:rPr>
        <w:t>o ambiente c</w:t>
      </w:r>
      <w:r w:rsidR="00B702FE" w:rsidRPr="00A3036C">
        <w:rPr>
          <w:rFonts w:ascii="Times New Roman" w:eastAsia="Aptos" w:hAnsi="Times New Roman" w:cs="Times New Roman"/>
          <w:sz w:val="24"/>
          <w:szCs w:val="24"/>
        </w:rPr>
        <w:t>orre</w:t>
      </w:r>
      <w:r w:rsidR="007D44BB" w:rsidRPr="00A3036C">
        <w:rPr>
          <w:rFonts w:ascii="Times New Roman" w:eastAsia="Aptos" w:hAnsi="Times New Roman" w:cs="Times New Roman"/>
          <w:sz w:val="24"/>
          <w:szCs w:val="24"/>
        </w:rPr>
        <w:t>to e contabilizem pela fé, os seus objetivos materiais e espirituai</w:t>
      </w:r>
      <w:r w:rsidR="00B702FE" w:rsidRPr="00A3036C">
        <w:rPr>
          <w:rFonts w:ascii="Times New Roman" w:eastAsia="Aptos" w:hAnsi="Times New Roman" w:cs="Times New Roman"/>
          <w:sz w:val="24"/>
          <w:szCs w:val="24"/>
        </w:rPr>
        <w:t>s ― Condiciona</w:t>
      </w:r>
      <w:r w:rsidR="001D24E0" w:rsidRPr="00A3036C">
        <w:rPr>
          <w:rFonts w:ascii="Times New Roman" w:eastAsia="Aptos" w:hAnsi="Times New Roman" w:cs="Times New Roman"/>
          <w:sz w:val="24"/>
          <w:szCs w:val="24"/>
        </w:rPr>
        <w:t xml:space="preserve"> </w:t>
      </w:r>
      <w:r w:rsidR="00B702FE" w:rsidRPr="00A3036C">
        <w:rPr>
          <w:rFonts w:ascii="Times New Roman" w:eastAsia="Aptos" w:hAnsi="Times New Roman" w:cs="Times New Roman"/>
          <w:sz w:val="24"/>
          <w:szCs w:val="24"/>
        </w:rPr>
        <w:t>―</w:t>
      </w:r>
      <w:r w:rsidR="001D24E0" w:rsidRPr="00A3036C">
        <w:rPr>
          <w:rFonts w:ascii="Times New Roman" w:eastAsia="Aptos" w:hAnsi="Times New Roman" w:cs="Times New Roman"/>
          <w:sz w:val="24"/>
          <w:szCs w:val="24"/>
        </w:rPr>
        <w:t xml:space="preserve"> Conquistem </w:t>
      </w:r>
      <w:r w:rsidR="00762EC2" w:rsidRPr="00A3036C">
        <w:rPr>
          <w:rFonts w:ascii="Times New Roman" w:eastAsia="Aptos" w:hAnsi="Times New Roman" w:cs="Times New Roman"/>
          <w:sz w:val="24"/>
          <w:szCs w:val="24"/>
        </w:rPr>
        <w:t>o ar, terra, mar e o céu</w:t>
      </w:r>
      <w:r w:rsidR="00415A78" w:rsidRPr="00A3036C">
        <w:rPr>
          <w:rFonts w:ascii="Times New Roman" w:eastAsia="Aptos" w:hAnsi="Times New Roman" w:cs="Times New Roman"/>
          <w:sz w:val="24"/>
          <w:szCs w:val="24"/>
        </w:rPr>
        <w:t>, exercitando o seu livre arbítrio</w:t>
      </w:r>
      <w:r w:rsidR="005B3F22" w:rsidRPr="00A3036C">
        <w:rPr>
          <w:rFonts w:ascii="Times New Roman" w:eastAsia="Aptos" w:hAnsi="Times New Roman" w:cs="Times New Roman"/>
          <w:sz w:val="24"/>
          <w:szCs w:val="24"/>
        </w:rPr>
        <w:t xml:space="preserve"> </w:t>
      </w:r>
      <w:r w:rsidR="00F74762" w:rsidRPr="00A3036C">
        <w:rPr>
          <w:rFonts w:ascii="Times New Roman" w:eastAsia="Aptos" w:hAnsi="Times New Roman" w:cs="Times New Roman"/>
          <w:sz w:val="24"/>
          <w:szCs w:val="24"/>
        </w:rPr>
        <w:t>na escolha entre Deus e o Diabo criado e alimentado</w:t>
      </w:r>
      <w:r w:rsidR="00E25624" w:rsidRPr="00A3036C">
        <w:rPr>
          <w:rFonts w:ascii="Times New Roman" w:eastAsia="Aptos" w:hAnsi="Times New Roman" w:cs="Times New Roman"/>
          <w:sz w:val="24"/>
          <w:szCs w:val="24"/>
        </w:rPr>
        <w:t xml:space="preserve"> pela própria humanidade ― </w:t>
      </w:r>
      <w:r w:rsidR="00144B06" w:rsidRPr="00A3036C">
        <w:rPr>
          <w:rFonts w:ascii="Times New Roman" w:eastAsia="Aptos" w:hAnsi="Times New Roman" w:cs="Times New Roman"/>
          <w:sz w:val="24"/>
          <w:szCs w:val="24"/>
        </w:rPr>
        <w:t xml:space="preserve">Emmanuel exibe contundência </w:t>
      </w:r>
      <w:r w:rsidR="00E25624" w:rsidRPr="00A3036C">
        <w:rPr>
          <w:rFonts w:ascii="Times New Roman" w:eastAsia="Aptos" w:hAnsi="Times New Roman" w:cs="Times New Roman"/>
          <w:sz w:val="24"/>
          <w:szCs w:val="24"/>
        </w:rPr>
        <w:t>―</w:t>
      </w:r>
      <w:r w:rsidR="00144B06" w:rsidRPr="00A3036C">
        <w:rPr>
          <w:rFonts w:ascii="Times New Roman" w:eastAsia="Aptos" w:hAnsi="Times New Roman" w:cs="Times New Roman"/>
          <w:sz w:val="24"/>
          <w:szCs w:val="24"/>
        </w:rPr>
        <w:t xml:space="preserve"> Não se pode servir </w:t>
      </w:r>
      <w:r w:rsidR="00556E60" w:rsidRPr="00A3036C">
        <w:rPr>
          <w:rFonts w:ascii="Times New Roman" w:eastAsia="Aptos" w:hAnsi="Times New Roman" w:cs="Times New Roman"/>
          <w:sz w:val="24"/>
          <w:szCs w:val="24"/>
        </w:rPr>
        <w:t xml:space="preserve">as </w:t>
      </w:r>
      <w:r w:rsidR="0036729C" w:rsidRPr="00A3036C">
        <w:rPr>
          <w:rFonts w:ascii="Times New Roman" w:eastAsia="Aptos" w:hAnsi="Times New Roman" w:cs="Times New Roman"/>
          <w:sz w:val="24"/>
          <w:szCs w:val="24"/>
        </w:rPr>
        <w:t>forças</w:t>
      </w:r>
      <w:r w:rsidR="00556E60" w:rsidRPr="00A3036C">
        <w:rPr>
          <w:rFonts w:ascii="Times New Roman" w:eastAsia="Aptos" w:hAnsi="Times New Roman" w:cs="Times New Roman"/>
          <w:sz w:val="24"/>
          <w:szCs w:val="24"/>
        </w:rPr>
        <w:t xml:space="preserve"> antagônica</w:t>
      </w:r>
      <w:r w:rsidR="00AE1AE4" w:rsidRPr="00A3036C">
        <w:rPr>
          <w:rFonts w:ascii="Times New Roman" w:eastAsia="Aptos" w:hAnsi="Times New Roman" w:cs="Times New Roman"/>
          <w:sz w:val="24"/>
          <w:szCs w:val="24"/>
        </w:rPr>
        <w:t xml:space="preserve">s e cabe a cada um de vocês, escolherem entre o </w:t>
      </w:r>
      <w:r w:rsidR="00443F00" w:rsidRPr="00A3036C">
        <w:rPr>
          <w:rFonts w:ascii="Times New Roman" w:eastAsia="Aptos" w:hAnsi="Times New Roman" w:cs="Times New Roman"/>
          <w:sz w:val="24"/>
          <w:szCs w:val="24"/>
        </w:rPr>
        <w:t xml:space="preserve">mal e o </w:t>
      </w:r>
      <w:r w:rsidR="00443F00" w:rsidRPr="00A3036C">
        <w:rPr>
          <w:rFonts w:ascii="Times New Roman" w:eastAsia="Aptos" w:hAnsi="Times New Roman" w:cs="Times New Roman"/>
          <w:sz w:val="24"/>
          <w:szCs w:val="24"/>
        </w:rPr>
        <w:lastRenderedPageBreak/>
        <w:t xml:space="preserve">bem ― Enverga sua </w:t>
      </w:r>
      <w:r w:rsidR="000B44A2" w:rsidRPr="00A3036C">
        <w:rPr>
          <w:rFonts w:ascii="Times New Roman" w:eastAsia="Aptos" w:hAnsi="Times New Roman" w:cs="Times New Roman"/>
          <w:sz w:val="24"/>
          <w:szCs w:val="24"/>
        </w:rPr>
        <w:t>mão e a de Roberto Evarist</w:t>
      </w:r>
      <w:r w:rsidR="00F60DA6" w:rsidRPr="00A3036C">
        <w:rPr>
          <w:rFonts w:ascii="Times New Roman" w:eastAsia="Aptos" w:hAnsi="Times New Roman" w:cs="Times New Roman"/>
          <w:sz w:val="24"/>
          <w:szCs w:val="24"/>
        </w:rPr>
        <w:t>o, evocando a invisibilidade divinal</w:t>
      </w:r>
      <w:r w:rsidR="000B44A2" w:rsidRPr="00A3036C">
        <w:rPr>
          <w:rFonts w:ascii="Times New Roman" w:eastAsia="Aptos" w:hAnsi="Times New Roman" w:cs="Times New Roman"/>
          <w:sz w:val="24"/>
          <w:szCs w:val="24"/>
        </w:rPr>
        <w:t xml:space="preserve"> </w:t>
      </w:r>
      <w:r w:rsidR="00443F00" w:rsidRPr="00A3036C">
        <w:rPr>
          <w:rFonts w:ascii="Times New Roman" w:eastAsia="Aptos" w:hAnsi="Times New Roman" w:cs="Times New Roman"/>
          <w:sz w:val="24"/>
          <w:szCs w:val="24"/>
        </w:rPr>
        <w:t>―</w:t>
      </w:r>
      <w:r w:rsidR="000C39DC" w:rsidRPr="00A3036C">
        <w:rPr>
          <w:rFonts w:ascii="Times New Roman" w:eastAsia="Aptos" w:hAnsi="Times New Roman" w:cs="Times New Roman"/>
          <w:sz w:val="24"/>
          <w:szCs w:val="24"/>
        </w:rPr>
        <w:t xml:space="preserve"> </w:t>
      </w:r>
      <w:r w:rsidR="00D82475" w:rsidRPr="00A3036C">
        <w:rPr>
          <w:rFonts w:ascii="Times New Roman" w:eastAsia="Aptos" w:hAnsi="Times New Roman" w:cs="Times New Roman"/>
          <w:sz w:val="24"/>
          <w:szCs w:val="24"/>
        </w:rPr>
        <w:t>Novos tempos de</w:t>
      </w:r>
      <w:r w:rsidR="0025491C" w:rsidRPr="00A3036C">
        <w:rPr>
          <w:rFonts w:ascii="Times New Roman" w:eastAsia="Aptos" w:hAnsi="Times New Roman" w:cs="Times New Roman"/>
          <w:sz w:val="24"/>
          <w:szCs w:val="24"/>
        </w:rPr>
        <w:t xml:space="preserve">terminados </w:t>
      </w:r>
      <w:r w:rsidR="00C10755" w:rsidRPr="00A3036C">
        <w:rPr>
          <w:rFonts w:ascii="Times New Roman" w:eastAsia="Aptos" w:hAnsi="Times New Roman" w:cs="Times New Roman"/>
          <w:sz w:val="24"/>
          <w:szCs w:val="24"/>
        </w:rPr>
        <w:t xml:space="preserve">pelo </w:t>
      </w:r>
      <w:r w:rsidR="003F5EC5" w:rsidRPr="00A3036C">
        <w:rPr>
          <w:rFonts w:ascii="Times New Roman" w:eastAsia="Aptos" w:hAnsi="Times New Roman" w:cs="Times New Roman"/>
          <w:sz w:val="24"/>
          <w:szCs w:val="24"/>
        </w:rPr>
        <w:t xml:space="preserve">poder da terra num conflito que, agora, se encerra </w:t>
      </w:r>
      <w:r w:rsidR="00795FB6" w:rsidRPr="00A3036C">
        <w:rPr>
          <w:rFonts w:ascii="Times New Roman" w:eastAsia="Aptos" w:hAnsi="Times New Roman" w:cs="Times New Roman"/>
          <w:sz w:val="24"/>
          <w:szCs w:val="24"/>
        </w:rPr>
        <w:t xml:space="preserve">― Jesus </w:t>
      </w:r>
      <w:r w:rsidR="00A30816" w:rsidRPr="00A3036C">
        <w:rPr>
          <w:rFonts w:ascii="Times New Roman" w:eastAsia="Aptos" w:hAnsi="Times New Roman" w:cs="Times New Roman"/>
          <w:sz w:val="24"/>
          <w:szCs w:val="24"/>
        </w:rPr>
        <w:t xml:space="preserve">enaltece a paz </w:t>
      </w:r>
      <w:r w:rsidR="00795FB6" w:rsidRPr="00A3036C">
        <w:rPr>
          <w:rFonts w:ascii="Times New Roman" w:eastAsia="Aptos" w:hAnsi="Times New Roman" w:cs="Times New Roman"/>
          <w:sz w:val="24"/>
          <w:szCs w:val="24"/>
        </w:rPr>
        <w:t>―</w:t>
      </w:r>
      <w:r w:rsidR="00A30816" w:rsidRPr="00A3036C">
        <w:rPr>
          <w:rFonts w:ascii="Times New Roman" w:eastAsia="Aptos" w:hAnsi="Times New Roman" w:cs="Times New Roman"/>
          <w:sz w:val="24"/>
          <w:szCs w:val="24"/>
        </w:rPr>
        <w:t xml:space="preserve"> </w:t>
      </w:r>
      <w:r w:rsidR="00AB528F" w:rsidRPr="00A3036C">
        <w:rPr>
          <w:rFonts w:ascii="Times New Roman" w:eastAsia="Aptos" w:hAnsi="Times New Roman" w:cs="Times New Roman"/>
          <w:sz w:val="24"/>
          <w:szCs w:val="24"/>
        </w:rPr>
        <w:t>Governantes do Hemisfério Sul</w:t>
      </w:r>
      <w:r w:rsidR="00EA4218" w:rsidRPr="00A3036C">
        <w:rPr>
          <w:rFonts w:ascii="Times New Roman" w:eastAsia="Aptos" w:hAnsi="Times New Roman" w:cs="Times New Roman"/>
          <w:sz w:val="24"/>
          <w:szCs w:val="24"/>
        </w:rPr>
        <w:t xml:space="preserve"> devem implementar políticas públicas para erradicar</w:t>
      </w:r>
      <w:r w:rsidR="00F04747" w:rsidRPr="00A3036C">
        <w:rPr>
          <w:rFonts w:ascii="Times New Roman" w:eastAsia="Aptos" w:hAnsi="Times New Roman" w:cs="Times New Roman"/>
          <w:sz w:val="24"/>
          <w:szCs w:val="24"/>
        </w:rPr>
        <w:t xml:space="preserve"> a fome e a miséria</w:t>
      </w:r>
      <w:r w:rsidR="00793458" w:rsidRPr="00A3036C">
        <w:rPr>
          <w:rFonts w:ascii="Times New Roman" w:eastAsia="Aptos" w:hAnsi="Times New Roman" w:cs="Times New Roman"/>
          <w:sz w:val="24"/>
          <w:szCs w:val="24"/>
        </w:rPr>
        <w:t xml:space="preserve"> ― </w:t>
      </w:r>
      <w:r w:rsidR="00674C9B" w:rsidRPr="00A3036C">
        <w:rPr>
          <w:rFonts w:ascii="Times New Roman" w:eastAsia="Aptos" w:hAnsi="Times New Roman" w:cs="Times New Roman"/>
          <w:sz w:val="24"/>
          <w:szCs w:val="24"/>
        </w:rPr>
        <w:t>Su</w:t>
      </w:r>
      <w:r w:rsidR="00EC4B63" w:rsidRPr="00A3036C">
        <w:rPr>
          <w:rFonts w:ascii="Times New Roman" w:eastAsia="Aptos" w:hAnsi="Times New Roman" w:cs="Times New Roman"/>
          <w:sz w:val="24"/>
          <w:szCs w:val="24"/>
        </w:rPr>
        <w:t>g</w:t>
      </w:r>
      <w:r w:rsidR="00674C9B" w:rsidRPr="00A3036C">
        <w:rPr>
          <w:rFonts w:ascii="Times New Roman" w:eastAsia="Aptos" w:hAnsi="Times New Roman" w:cs="Times New Roman"/>
          <w:sz w:val="24"/>
          <w:szCs w:val="24"/>
        </w:rPr>
        <w:t>e</w:t>
      </w:r>
      <w:r w:rsidR="00EC4B63" w:rsidRPr="00A3036C">
        <w:rPr>
          <w:rFonts w:ascii="Times New Roman" w:eastAsia="Aptos" w:hAnsi="Times New Roman" w:cs="Times New Roman"/>
          <w:sz w:val="24"/>
          <w:szCs w:val="24"/>
        </w:rPr>
        <w:t>stiona</w:t>
      </w:r>
      <w:r w:rsidR="00674C9B" w:rsidRPr="00A3036C">
        <w:rPr>
          <w:rFonts w:ascii="Times New Roman" w:eastAsia="Aptos" w:hAnsi="Times New Roman" w:cs="Times New Roman"/>
          <w:sz w:val="24"/>
          <w:szCs w:val="24"/>
        </w:rPr>
        <w:t xml:space="preserve"> medidas governamentais</w:t>
      </w:r>
      <w:r w:rsidR="00EC4B63" w:rsidRPr="00A3036C">
        <w:rPr>
          <w:rFonts w:ascii="Times New Roman" w:eastAsia="Aptos" w:hAnsi="Times New Roman" w:cs="Times New Roman"/>
          <w:sz w:val="24"/>
          <w:szCs w:val="24"/>
        </w:rPr>
        <w:t xml:space="preserve"> </w:t>
      </w:r>
      <w:r w:rsidR="00793458" w:rsidRPr="00A3036C">
        <w:rPr>
          <w:rFonts w:ascii="Times New Roman" w:eastAsia="Aptos" w:hAnsi="Times New Roman" w:cs="Times New Roman"/>
          <w:sz w:val="24"/>
          <w:szCs w:val="24"/>
        </w:rPr>
        <w:t>―</w:t>
      </w:r>
      <w:r w:rsidR="00F04747" w:rsidRPr="00A3036C">
        <w:rPr>
          <w:rFonts w:ascii="Times New Roman" w:eastAsia="Aptos" w:hAnsi="Times New Roman" w:cs="Times New Roman"/>
          <w:sz w:val="24"/>
          <w:szCs w:val="24"/>
        </w:rPr>
        <w:t xml:space="preserve"> </w:t>
      </w:r>
      <w:r w:rsidR="00EC4B63" w:rsidRPr="00A3036C">
        <w:rPr>
          <w:rFonts w:ascii="Times New Roman" w:eastAsia="Aptos" w:hAnsi="Times New Roman" w:cs="Times New Roman"/>
          <w:sz w:val="24"/>
          <w:szCs w:val="24"/>
        </w:rPr>
        <w:t>Importante</w:t>
      </w:r>
      <w:r w:rsidR="00B2147D" w:rsidRPr="00A3036C">
        <w:rPr>
          <w:rFonts w:ascii="Times New Roman" w:eastAsia="Aptos" w:hAnsi="Times New Roman" w:cs="Times New Roman"/>
          <w:sz w:val="24"/>
          <w:szCs w:val="24"/>
        </w:rPr>
        <w:t>...</w:t>
      </w:r>
      <w:r w:rsidR="001A315B" w:rsidRPr="00A3036C">
        <w:rPr>
          <w:rFonts w:ascii="Times New Roman" w:eastAsia="Aptos" w:hAnsi="Times New Roman" w:cs="Times New Roman"/>
          <w:sz w:val="24"/>
          <w:szCs w:val="24"/>
        </w:rPr>
        <w:t xml:space="preserve"> a união </w:t>
      </w:r>
      <w:r w:rsidR="00391E00" w:rsidRPr="00A3036C">
        <w:rPr>
          <w:rFonts w:ascii="Times New Roman" w:eastAsia="Aptos" w:hAnsi="Times New Roman" w:cs="Times New Roman"/>
          <w:sz w:val="24"/>
          <w:szCs w:val="24"/>
        </w:rPr>
        <w:t>entre os povos anfitriões e os recepcionados</w:t>
      </w:r>
      <w:r w:rsidR="00B2147D" w:rsidRPr="00A3036C">
        <w:rPr>
          <w:rFonts w:ascii="Times New Roman" w:eastAsia="Aptos" w:hAnsi="Times New Roman" w:cs="Times New Roman"/>
          <w:sz w:val="24"/>
          <w:szCs w:val="24"/>
        </w:rPr>
        <w:t xml:space="preserve"> ― Prega </w:t>
      </w:r>
      <w:r w:rsidR="00AD717B" w:rsidRPr="00A3036C">
        <w:rPr>
          <w:rFonts w:ascii="Times New Roman" w:eastAsia="Aptos" w:hAnsi="Times New Roman" w:cs="Times New Roman"/>
          <w:sz w:val="24"/>
          <w:szCs w:val="24"/>
        </w:rPr>
        <w:t>sociedade igualitária</w:t>
      </w:r>
      <w:r w:rsidR="00DD39ED" w:rsidRPr="00A3036C">
        <w:rPr>
          <w:rFonts w:ascii="Times New Roman" w:eastAsia="Aptos" w:hAnsi="Times New Roman" w:cs="Times New Roman"/>
          <w:sz w:val="24"/>
          <w:szCs w:val="24"/>
        </w:rPr>
        <w:t xml:space="preserve"> </w:t>
      </w:r>
      <w:r w:rsidR="00B2147D" w:rsidRPr="00A3036C">
        <w:rPr>
          <w:rFonts w:ascii="Times New Roman" w:eastAsia="Aptos" w:hAnsi="Times New Roman" w:cs="Times New Roman"/>
          <w:sz w:val="24"/>
          <w:szCs w:val="24"/>
        </w:rPr>
        <w:t>―</w:t>
      </w:r>
      <w:r w:rsidR="005B1AA5" w:rsidRPr="00A3036C">
        <w:rPr>
          <w:rFonts w:ascii="Times New Roman" w:eastAsia="Aptos" w:hAnsi="Times New Roman" w:cs="Times New Roman"/>
          <w:sz w:val="24"/>
          <w:szCs w:val="24"/>
        </w:rPr>
        <w:t xml:space="preserve"> </w:t>
      </w:r>
      <w:r w:rsidR="00DD39ED" w:rsidRPr="00A3036C">
        <w:rPr>
          <w:rFonts w:ascii="Times New Roman" w:eastAsia="Aptos" w:hAnsi="Times New Roman" w:cs="Times New Roman"/>
          <w:sz w:val="24"/>
          <w:szCs w:val="24"/>
        </w:rPr>
        <w:t>Corações</w:t>
      </w:r>
      <w:r w:rsidR="008C4C32" w:rsidRPr="00A3036C">
        <w:rPr>
          <w:rFonts w:ascii="Times New Roman" w:eastAsia="Aptos" w:hAnsi="Times New Roman" w:cs="Times New Roman"/>
          <w:sz w:val="24"/>
          <w:szCs w:val="24"/>
        </w:rPr>
        <w:t xml:space="preserve"> gritam </w:t>
      </w:r>
      <w:r w:rsidR="005B1AA5" w:rsidRPr="00A3036C">
        <w:rPr>
          <w:rFonts w:ascii="Times New Roman" w:eastAsia="Aptos" w:hAnsi="Times New Roman" w:cs="Times New Roman"/>
          <w:sz w:val="24"/>
          <w:szCs w:val="24"/>
        </w:rPr>
        <w:t xml:space="preserve">sim, </w:t>
      </w:r>
      <w:r w:rsidR="008C4C32" w:rsidRPr="00A3036C">
        <w:rPr>
          <w:rFonts w:ascii="Times New Roman" w:eastAsia="Aptos" w:hAnsi="Times New Roman" w:cs="Times New Roman"/>
          <w:sz w:val="24"/>
          <w:szCs w:val="24"/>
        </w:rPr>
        <w:t>à</w:t>
      </w:r>
      <w:r w:rsidR="005B1AA5" w:rsidRPr="00A3036C">
        <w:rPr>
          <w:rFonts w:ascii="Times New Roman" w:eastAsia="Aptos" w:hAnsi="Times New Roman" w:cs="Times New Roman"/>
          <w:sz w:val="24"/>
          <w:szCs w:val="24"/>
        </w:rPr>
        <w:t xml:space="preserve"> esperança de reconstrução de suas vida</w:t>
      </w:r>
      <w:r w:rsidR="00BB7F20" w:rsidRPr="00A3036C">
        <w:rPr>
          <w:rFonts w:ascii="Times New Roman" w:eastAsia="Aptos" w:hAnsi="Times New Roman" w:cs="Times New Roman"/>
          <w:sz w:val="24"/>
          <w:szCs w:val="24"/>
        </w:rPr>
        <w:t>s destruídas moral e materialmente p</w:t>
      </w:r>
      <w:r w:rsidR="003C0CDA" w:rsidRPr="00A3036C">
        <w:rPr>
          <w:rFonts w:ascii="Times New Roman" w:eastAsia="Aptos" w:hAnsi="Times New Roman" w:cs="Times New Roman"/>
          <w:sz w:val="24"/>
          <w:szCs w:val="24"/>
        </w:rPr>
        <w:t>ela guerra</w:t>
      </w:r>
      <w:r w:rsidR="00F33F8F" w:rsidRPr="00A3036C">
        <w:rPr>
          <w:rFonts w:ascii="Times New Roman" w:eastAsia="Aptos" w:hAnsi="Times New Roman" w:cs="Times New Roman"/>
          <w:sz w:val="24"/>
          <w:szCs w:val="24"/>
        </w:rPr>
        <w:t xml:space="preserve"> </w:t>
      </w:r>
      <w:r w:rsidR="00230BF6" w:rsidRPr="00A3036C">
        <w:rPr>
          <w:rFonts w:ascii="Times New Roman" w:eastAsia="Aptos" w:hAnsi="Times New Roman" w:cs="Times New Roman"/>
          <w:sz w:val="24"/>
          <w:szCs w:val="24"/>
        </w:rPr>
        <w:t>― Convoca a solidariedade humana ―</w:t>
      </w:r>
      <w:r w:rsidR="001A3FBE" w:rsidRPr="00A3036C">
        <w:rPr>
          <w:rFonts w:ascii="Times New Roman" w:eastAsia="Aptos" w:hAnsi="Times New Roman" w:cs="Times New Roman"/>
          <w:sz w:val="24"/>
          <w:szCs w:val="24"/>
        </w:rPr>
        <w:t xml:space="preserve"> População terráquea reduzid</w:t>
      </w:r>
      <w:r w:rsidR="00097F60" w:rsidRPr="00A3036C">
        <w:rPr>
          <w:rFonts w:ascii="Times New Roman" w:eastAsia="Aptos" w:hAnsi="Times New Roman" w:cs="Times New Roman"/>
          <w:sz w:val="24"/>
          <w:szCs w:val="24"/>
        </w:rPr>
        <w:t>a,</w:t>
      </w:r>
      <w:r w:rsidR="00977776" w:rsidRPr="00A3036C">
        <w:rPr>
          <w:rFonts w:ascii="Times New Roman" w:eastAsia="Aptos" w:hAnsi="Times New Roman" w:cs="Times New Roman"/>
          <w:sz w:val="24"/>
          <w:szCs w:val="24"/>
        </w:rPr>
        <w:t xml:space="preserve"> oportuniza</w:t>
      </w:r>
      <w:r w:rsidR="00165835" w:rsidRPr="00A3036C">
        <w:rPr>
          <w:rFonts w:ascii="Times New Roman" w:eastAsia="Aptos" w:hAnsi="Times New Roman" w:cs="Times New Roman"/>
          <w:sz w:val="24"/>
          <w:szCs w:val="24"/>
        </w:rPr>
        <w:t xml:space="preserve"> reflexões de discernimento entre o bem e o mal</w:t>
      </w:r>
      <w:r w:rsidR="00A455F8" w:rsidRPr="00A3036C">
        <w:rPr>
          <w:rFonts w:ascii="Times New Roman" w:eastAsia="Aptos" w:hAnsi="Times New Roman" w:cs="Times New Roman"/>
          <w:sz w:val="24"/>
          <w:szCs w:val="24"/>
        </w:rPr>
        <w:t xml:space="preserve"> </w:t>
      </w:r>
      <w:r w:rsidR="00490245" w:rsidRPr="00A3036C">
        <w:rPr>
          <w:rFonts w:ascii="Times New Roman" w:eastAsia="Aptos" w:hAnsi="Times New Roman" w:cs="Times New Roman"/>
          <w:sz w:val="24"/>
          <w:szCs w:val="24"/>
        </w:rPr>
        <w:t>― Reitera a responsabilidad</w:t>
      </w:r>
      <w:r w:rsidR="004F17FB" w:rsidRPr="00A3036C">
        <w:rPr>
          <w:rFonts w:ascii="Times New Roman" w:eastAsia="Aptos" w:hAnsi="Times New Roman" w:cs="Times New Roman"/>
          <w:sz w:val="24"/>
          <w:szCs w:val="24"/>
        </w:rPr>
        <w:t xml:space="preserve">e de escolha do ser humano </w:t>
      </w:r>
      <w:r w:rsidR="00490245" w:rsidRPr="00A3036C">
        <w:rPr>
          <w:rFonts w:ascii="Times New Roman" w:eastAsia="Aptos" w:hAnsi="Times New Roman" w:cs="Times New Roman"/>
          <w:sz w:val="24"/>
          <w:szCs w:val="24"/>
        </w:rPr>
        <w:t>―</w:t>
      </w:r>
      <w:r w:rsidR="00820CD1" w:rsidRPr="00A3036C">
        <w:rPr>
          <w:rFonts w:ascii="Times New Roman" w:eastAsia="Aptos" w:hAnsi="Times New Roman" w:cs="Times New Roman"/>
          <w:sz w:val="24"/>
          <w:szCs w:val="24"/>
        </w:rPr>
        <w:t xml:space="preserve"> </w:t>
      </w:r>
      <w:r w:rsidR="004F17FB" w:rsidRPr="00A3036C">
        <w:rPr>
          <w:rFonts w:ascii="Times New Roman" w:eastAsia="Aptos" w:hAnsi="Times New Roman" w:cs="Times New Roman"/>
          <w:sz w:val="24"/>
          <w:szCs w:val="24"/>
        </w:rPr>
        <w:t>A</w:t>
      </w:r>
      <w:r w:rsidR="00504E62" w:rsidRPr="00A3036C">
        <w:rPr>
          <w:rFonts w:ascii="Times New Roman" w:eastAsia="Aptos" w:hAnsi="Times New Roman" w:cs="Times New Roman"/>
          <w:sz w:val="24"/>
          <w:szCs w:val="24"/>
        </w:rPr>
        <w:t>conte</w:t>
      </w:r>
      <w:r w:rsidR="0041002C" w:rsidRPr="00A3036C">
        <w:rPr>
          <w:rFonts w:ascii="Times New Roman" w:eastAsia="Aptos" w:hAnsi="Times New Roman" w:cs="Times New Roman"/>
          <w:sz w:val="24"/>
          <w:szCs w:val="24"/>
        </w:rPr>
        <w:t>cimentos</w:t>
      </w:r>
      <w:r w:rsidR="00E71914" w:rsidRPr="00A3036C">
        <w:rPr>
          <w:rFonts w:ascii="Times New Roman" w:eastAsia="Aptos" w:hAnsi="Times New Roman" w:cs="Times New Roman"/>
          <w:sz w:val="24"/>
          <w:szCs w:val="24"/>
        </w:rPr>
        <w:t>,</w:t>
      </w:r>
      <w:r w:rsidR="0041002C" w:rsidRPr="00A3036C">
        <w:rPr>
          <w:rFonts w:ascii="Times New Roman" w:eastAsia="Aptos" w:hAnsi="Times New Roman" w:cs="Times New Roman"/>
          <w:sz w:val="24"/>
          <w:szCs w:val="24"/>
        </w:rPr>
        <w:t xml:space="preserve"> vivenciados</w:t>
      </w:r>
      <w:r w:rsidR="0013545D" w:rsidRPr="00A3036C">
        <w:rPr>
          <w:rFonts w:ascii="Times New Roman" w:eastAsia="Aptos" w:hAnsi="Times New Roman" w:cs="Times New Roman"/>
          <w:sz w:val="24"/>
          <w:szCs w:val="24"/>
        </w:rPr>
        <w:t xml:space="preserve"> no </w:t>
      </w:r>
      <w:r w:rsidR="00FE1EF9" w:rsidRPr="00A3036C">
        <w:rPr>
          <w:rFonts w:ascii="Times New Roman" w:eastAsia="Aptos" w:hAnsi="Times New Roman" w:cs="Times New Roman"/>
          <w:sz w:val="24"/>
          <w:szCs w:val="24"/>
        </w:rPr>
        <w:t xml:space="preserve">submergido </w:t>
      </w:r>
      <w:r w:rsidR="0013545D" w:rsidRPr="00A3036C">
        <w:rPr>
          <w:rFonts w:ascii="Times New Roman" w:eastAsia="Aptos" w:hAnsi="Times New Roman" w:cs="Times New Roman"/>
          <w:sz w:val="24"/>
          <w:szCs w:val="24"/>
        </w:rPr>
        <w:t>Hemisfério Norte</w:t>
      </w:r>
      <w:r w:rsidR="006A6856" w:rsidRPr="00A3036C">
        <w:rPr>
          <w:rFonts w:ascii="Times New Roman" w:eastAsia="Aptos" w:hAnsi="Times New Roman" w:cs="Times New Roman"/>
          <w:sz w:val="24"/>
          <w:szCs w:val="24"/>
        </w:rPr>
        <w:t>,</w:t>
      </w:r>
      <w:r w:rsidR="0041002C" w:rsidRPr="00A3036C">
        <w:rPr>
          <w:rFonts w:ascii="Times New Roman" w:eastAsia="Aptos" w:hAnsi="Times New Roman" w:cs="Times New Roman"/>
          <w:sz w:val="24"/>
          <w:szCs w:val="24"/>
        </w:rPr>
        <w:t xml:space="preserve"> direta ou indiretamente</w:t>
      </w:r>
      <w:r w:rsidR="006A6856" w:rsidRPr="00A3036C">
        <w:rPr>
          <w:rFonts w:ascii="Times New Roman" w:eastAsia="Aptos" w:hAnsi="Times New Roman" w:cs="Times New Roman"/>
          <w:sz w:val="24"/>
          <w:szCs w:val="24"/>
        </w:rPr>
        <w:t>,</w:t>
      </w:r>
      <w:r w:rsidR="0041002C" w:rsidRPr="00A3036C">
        <w:rPr>
          <w:rFonts w:ascii="Times New Roman" w:eastAsia="Aptos" w:hAnsi="Times New Roman" w:cs="Times New Roman"/>
          <w:sz w:val="24"/>
          <w:szCs w:val="24"/>
        </w:rPr>
        <w:t xml:space="preserve"> pela população terráque</w:t>
      </w:r>
      <w:r w:rsidR="00B5312D" w:rsidRPr="00A3036C">
        <w:rPr>
          <w:rFonts w:ascii="Times New Roman" w:eastAsia="Aptos" w:hAnsi="Times New Roman" w:cs="Times New Roman"/>
          <w:sz w:val="24"/>
          <w:szCs w:val="24"/>
        </w:rPr>
        <w:t>a</w:t>
      </w:r>
      <w:r w:rsidR="008D4576" w:rsidRPr="00A3036C">
        <w:rPr>
          <w:rFonts w:ascii="Times New Roman" w:eastAsia="Aptos" w:hAnsi="Times New Roman" w:cs="Times New Roman"/>
          <w:sz w:val="24"/>
          <w:szCs w:val="24"/>
        </w:rPr>
        <w:t>,</w:t>
      </w:r>
      <w:r w:rsidR="007B6A19" w:rsidRPr="00A3036C">
        <w:rPr>
          <w:rFonts w:ascii="Times New Roman" w:eastAsia="Aptos" w:hAnsi="Times New Roman" w:cs="Times New Roman"/>
          <w:sz w:val="24"/>
          <w:szCs w:val="24"/>
        </w:rPr>
        <w:t xml:space="preserve"> </w:t>
      </w:r>
      <w:r w:rsidR="003A74D5" w:rsidRPr="00A3036C">
        <w:rPr>
          <w:rFonts w:ascii="Times New Roman" w:eastAsia="Aptos" w:hAnsi="Times New Roman" w:cs="Times New Roman"/>
          <w:sz w:val="24"/>
          <w:szCs w:val="24"/>
        </w:rPr>
        <w:t xml:space="preserve"> compromete</w:t>
      </w:r>
      <w:r w:rsidR="00813105" w:rsidRPr="00A3036C">
        <w:rPr>
          <w:rFonts w:ascii="Times New Roman" w:eastAsia="Aptos" w:hAnsi="Times New Roman" w:cs="Times New Roman"/>
          <w:sz w:val="24"/>
          <w:szCs w:val="24"/>
        </w:rPr>
        <w:t>m</w:t>
      </w:r>
      <w:r w:rsidR="00EE55A3" w:rsidRPr="00A3036C">
        <w:rPr>
          <w:rFonts w:ascii="Times New Roman" w:eastAsia="Aptos" w:hAnsi="Times New Roman" w:cs="Times New Roman"/>
          <w:sz w:val="24"/>
          <w:szCs w:val="24"/>
        </w:rPr>
        <w:t xml:space="preserve"> su</w:t>
      </w:r>
      <w:r w:rsidR="003A74D5" w:rsidRPr="00A3036C">
        <w:rPr>
          <w:rFonts w:ascii="Times New Roman" w:eastAsia="Aptos" w:hAnsi="Times New Roman" w:cs="Times New Roman"/>
          <w:sz w:val="24"/>
          <w:szCs w:val="24"/>
        </w:rPr>
        <w:t xml:space="preserve">a saúde mental  </w:t>
      </w:r>
      <w:r w:rsidR="00F65400" w:rsidRPr="00A3036C">
        <w:rPr>
          <w:rFonts w:ascii="Times New Roman" w:eastAsia="Aptos" w:hAnsi="Times New Roman" w:cs="Times New Roman"/>
          <w:sz w:val="24"/>
          <w:szCs w:val="24"/>
        </w:rPr>
        <w:t>pelas consequências trevosas</w:t>
      </w:r>
      <w:r w:rsidR="00AE37B4" w:rsidRPr="00A3036C">
        <w:rPr>
          <w:rFonts w:ascii="Times New Roman" w:eastAsia="Aptos" w:hAnsi="Times New Roman" w:cs="Times New Roman"/>
          <w:sz w:val="24"/>
          <w:szCs w:val="24"/>
        </w:rPr>
        <w:t xml:space="preserve"> de atrocidade</w:t>
      </w:r>
      <w:r w:rsidR="00171838" w:rsidRPr="00A3036C">
        <w:rPr>
          <w:rFonts w:ascii="Times New Roman" w:eastAsia="Aptos" w:hAnsi="Times New Roman" w:cs="Times New Roman"/>
          <w:sz w:val="24"/>
          <w:szCs w:val="24"/>
        </w:rPr>
        <w:t>s responsáveis por perdas</w:t>
      </w:r>
      <w:r w:rsidR="00EE55A3" w:rsidRPr="00A3036C">
        <w:rPr>
          <w:rFonts w:ascii="Times New Roman" w:eastAsia="Aptos" w:hAnsi="Times New Roman" w:cs="Times New Roman"/>
          <w:sz w:val="24"/>
          <w:szCs w:val="24"/>
        </w:rPr>
        <w:t>,</w:t>
      </w:r>
      <w:r w:rsidR="00171838" w:rsidRPr="00A3036C">
        <w:rPr>
          <w:rFonts w:ascii="Times New Roman" w:eastAsia="Aptos" w:hAnsi="Times New Roman" w:cs="Times New Roman"/>
          <w:sz w:val="24"/>
          <w:szCs w:val="24"/>
        </w:rPr>
        <w:t xml:space="preserve"> irreversívei</w:t>
      </w:r>
      <w:r w:rsidR="007B6A19" w:rsidRPr="00A3036C">
        <w:rPr>
          <w:rFonts w:ascii="Times New Roman" w:eastAsia="Aptos" w:hAnsi="Times New Roman" w:cs="Times New Roman"/>
          <w:sz w:val="24"/>
          <w:szCs w:val="24"/>
        </w:rPr>
        <w:t>s</w:t>
      </w:r>
      <w:r w:rsidR="00EE55A3" w:rsidRPr="00A3036C">
        <w:rPr>
          <w:rFonts w:ascii="Times New Roman" w:eastAsia="Aptos" w:hAnsi="Times New Roman" w:cs="Times New Roman"/>
          <w:sz w:val="24"/>
          <w:szCs w:val="24"/>
        </w:rPr>
        <w:t>,</w:t>
      </w:r>
      <w:r w:rsidR="007B6A19" w:rsidRPr="00A3036C">
        <w:rPr>
          <w:rFonts w:ascii="Times New Roman" w:eastAsia="Aptos" w:hAnsi="Times New Roman" w:cs="Times New Roman"/>
          <w:sz w:val="24"/>
          <w:szCs w:val="24"/>
        </w:rPr>
        <w:t xml:space="preserve"> parentais</w:t>
      </w:r>
      <w:r w:rsidR="007924CB" w:rsidRPr="00A3036C">
        <w:rPr>
          <w:rFonts w:ascii="Times New Roman" w:eastAsia="Aptos" w:hAnsi="Times New Roman" w:cs="Times New Roman"/>
          <w:sz w:val="24"/>
          <w:szCs w:val="24"/>
        </w:rPr>
        <w:t xml:space="preserve"> e</w:t>
      </w:r>
      <w:r w:rsidR="00EE55A3" w:rsidRPr="00A3036C">
        <w:rPr>
          <w:rFonts w:ascii="Times New Roman" w:eastAsia="Aptos" w:hAnsi="Times New Roman" w:cs="Times New Roman"/>
          <w:sz w:val="24"/>
          <w:szCs w:val="24"/>
        </w:rPr>
        <w:t xml:space="preserve"> </w:t>
      </w:r>
      <w:r w:rsidR="007B6A19" w:rsidRPr="00A3036C">
        <w:rPr>
          <w:rFonts w:ascii="Times New Roman" w:eastAsia="Aptos" w:hAnsi="Times New Roman" w:cs="Times New Roman"/>
          <w:sz w:val="24"/>
          <w:szCs w:val="24"/>
        </w:rPr>
        <w:t>patrimoniais</w:t>
      </w:r>
      <w:r w:rsidR="007924CB" w:rsidRPr="00A3036C">
        <w:rPr>
          <w:rFonts w:ascii="Times New Roman" w:eastAsia="Aptos" w:hAnsi="Times New Roman" w:cs="Times New Roman"/>
          <w:sz w:val="24"/>
          <w:szCs w:val="24"/>
        </w:rPr>
        <w:t>, obrigando</w:t>
      </w:r>
      <w:r w:rsidR="00F00625" w:rsidRPr="00A3036C">
        <w:rPr>
          <w:rFonts w:ascii="Times New Roman" w:eastAsia="Aptos" w:hAnsi="Times New Roman" w:cs="Times New Roman"/>
          <w:sz w:val="24"/>
          <w:szCs w:val="24"/>
        </w:rPr>
        <w:t xml:space="preserve"> sua migração</w:t>
      </w:r>
      <w:r w:rsidR="006A6856" w:rsidRPr="00A3036C">
        <w:rPr>
          <w:rFonts w:ascii="Times New Roman" w:eastAsia="Aptos" w:hAnsi="Times New Roman" w:cs="Times New Roman"/>
          <w:sz w:val="24"/>
          <w:szCs w:val="24"/>
        </w:rPr>
        <w:t xml:space="preserve"> para o Hemisfério Sul</w:t>
      </w:r>
      <w:r w:rsidR="00CC1398" w:rsidRPr="00A3036C">
        <w:rPr>
          <w:rFonts w:ascii="Times New Roman" w:eastAsia="Aptos" w:hAnsi="Times New Roman" w:cs="Times New Roman"/>
          <w:sz w:val="24"/>
          <w:szCs w:val="24"/>
        </w:rPr>
        <w:t xml:space="preserve"> ―</w:t>
      </w:r>
      <w:r w:rsidR="002F0FAB" w:rsidRPr="00A3036C">
        <w:rPr>
          <w:rFonts w:ascii="Times New Roman" w:eastAsia="Aptos" w:hAnsi="Times New Roman" w:cs="Times New Roman"/>
          <w:sz w:val="24"/>
          <w:szCs w:val="24"/>
        </w:rPr>
        <w:t xml:space="preserve"> Enverga</w:t>
      </w:r>
      <w:r w:rsidR="004C3060" w:rsidRPr="00A3036C">
        <w:rPr>
          <w:rFonts w:ascii="Times New Roman" w:eastAsia="Aptos" w:hAnsi="Times New Roman" w:cs="Times New Roman"/>
          <w:sz w:val="24"/>
          <w:szCs w:val="24"/>
        </w:rPr>
        <w:t xml:space="preserve"> a oportunidade concedida</w:t>
      </w:r>
      <w:r w:rsidR="00517BB8" w:rsidRPr="00A3036C">
        <w:rPr>
          <w:rFonts w:ascii="Times New Roman" w:eastAsia="Aptos" w:hAnsi="Times New Roman" w:cs="Times New Roman"/>
          <w:sz w:val="24"/>
          <w:szCs w:val="24"/>
        </w:rPr>
        <w:t xml:space="preserve"> pela esperança </w:t>
      </w:r>
      <w:r w:rsidR="00CC1398" w:rsidRPr="00A3036C">
        <w:rPr>
          <w:rFonts w:ascii="Times New Roman" w:eastAsia="Aptos" w:hAnsi="Times New Roman" w:cs="Times New Roman"/>
          <w:sz w:val="24"/>
          <w:szCs w:val="24"/>
        </w:rPr>
        <w:t>―</w:t>
      </w:r>
      <w:r w:rsidR="00517BB8" w:rsidRPr="00A3036C">
        <w:rPr>
          <w:rFonts w:ascii="Times New Roman" w:eastAsia="Aptos" w:hAnsi="Times New Roman" w:cs="Times New Roman"/>
          <w:sz w:val="24"/>
          <w:szCs w:val="24"/>
        </w:rPr>
        <w:t xml:space="preserve"> </w:t>
      </w:r>
      <w:r w:rsidR="0026162F" w:rsidRPr="00A3036C">
        <w:rPr>
          <w:rFonts w:ascii="Times New Roman" w:eastAsia="Aptos" w:hAnsi="Times New Roman" w:cs="Times New Roman"/>
          <w:sz w:val="24"/>
          <w:szCs w:val="24"/>
        </w:rPr>
        <w:t>Região</w:t>
      </w:r>
      <w:r w:rsidR="00E83D1C" w:rsidRPr="00A3036C">
        <w:rPr>
          <w:rFonts w:ascii="Times New Roman" w:eastAsia="Aptos" w:hAnsi="Times New Roman" w:cs="Times New Roman"/>
          <w:sz w:val="24"/>
          <w:szCs w:val="24"/>
        </w:rPr>
        <w:t xml:space="preserve"> e</w:t>
      </w:r>
      <w:r w:rsidR="00E34AC5" w:rsidRPr="00A3036C">
        <w:rPr>
          <w:rFonts w:ascii="Times New Roman" w:eastAsia="Aptos" w:hAnsi="Times New Roman" w:cs="Times New Roman"/>
          <w:sz w:val="24"/>
          <w:szCs w:val="24"/>
        </w:rPr>
        <w:t>le</w:t>
      </w:r>
      <w:r w:rsidR="00813105" w:rsidRPr="00A3036C">
        <w:rPr>
          <w:rFonts w:ascii="Times New Roman" w:eastAsia="Aptos" w:hAnsi="Times New Roman" w:cs="Times New Roman"/>
          <w:sz w:val="24"/>
          <w:szCs w:val="24"/>
        </w:rPr>
        <w:t>it</w:t>
      </w:r>
      <w:r w:rsidR="00E83D1C" w:rsidRPr="00A3036C">
        <w:rPr>
          <w:rFonts w:ascii="Times New Roman" w:eastAsia="Aptos" w:hAnsi="Times New Roman" w:cs="Times New Roman"/>
          <w:sz w:val="24"/>
          <w:szCs w:val="24"/>
        </w:rPr>
        <w:t>a</w:t>
      </w:r>
      <w:r w:rsidR="00E34AC5" w:rsidRPr="00A3036C">
        <w:rPr>
          <w:rFonts w:ascii="Times New Roman" w:eastAsia="Aptos" w:hAnsi="Times New Roman" w:cs="Times New Roman"/>
          <w:sz w:val="24"/>
          <w:szCs w:val="24"/>
        </w:rPr>
        <w:t xml:space="preserve"> como </w:t>
      </w:r>
      <w:r w:rsidR="00E34AC5" w:rsidRPr="00A3036C">
        <w:rPr>
          <w:rFonts w:ascii="Times New Roman" w:eastAsia="Aptos" w:hAnsi="Times New Roman" w:cs="Times New Roman"/>
          <w:i/>
          <w:iCs/>
          <w:sz w:val="24"/>
          <w:szCs w:val="24"/>
        </w:rPr>
        <w:t>a terra prometida</w:t>
      </w:r>
      <w:r w:rsidR="00105B97" w:rsidRPr="00A3036C">
        <w:rPr>
          <w:rFonts w:ascii="Times New Roman" w:eastAsia="Aptos" w:hAnsi="Times New Roman" w:cs="Times New Roman"/>
          <w:sz w:val="24"/>
          <w:szCs w:val="24"/>
        </w:rPr>
        <w:t>, deve ser encarad</w:t>
      </w:r>
      <w:r w:rsidR="0026162F" w:rsidRPr="00A3036C">
        <w:rPr>
          <w:rFonts w:ascii="Times New Roman" w:eastAsia="Aptos" w:hAnsi="Times New Roman" w:cs="Times New Roman"/>
          <w:sz w:val="24"/>
          <w:szCs w:val="24"/>
        </w:rPr>
        <w:t>a</w:t>
      </w:r>
      <w:r w:rsidR="00105B97" w:rsidRPr="00A3036C">
        <w:rPr>
          <w:rFonts w:ascii="Times New Roman" w:eastAsia="Aptos" w:hAnsi="Times New Roman" w:cs="Times New Roman"/>
          <w:sz w:val="24"/>
          <w:szCs w:val="24"/>
        </w:rPr>
        <w:t xml:space="preserve"> como o renascimento do terrícol</w:t>
      </w:r>
      <w:r w:rsidR="005E3F78" w:rsidRPr="00A3036C">
        <w:rPr>
          <w:rFonts w:ascii="Times New Roman" w:eastAsia="Aptos" w:hAnsi="Times New Roman" w:cs="Times New Roman"/>
          <w:sz w:val="24"/>
          <w:szCs w:val="24"/>
        </w:rPr>
        <w:t>a no encontro de Deus, através da IMSD —</w:t>
      </w:r>
      <w:r w:rsidR="00813105" w:rsidRPr="00A3036C">
        <w:rPr>
          <w:rFonts w:ascii="Times New Roman" w:eastAsia="Aptos" w:hAnsi="Times New Roman" w:cs="Times New Roman"/>
          <w:sz w:val="24"/>
          <w:szCs w:val="24"/>
        </w:rPr>
        <w:t xml:space="preserve"> </w:t>
      </w:r>
      <w:r w:rsidR="005E3F78" w:rsidRPr="00A3036C">
        <w:rPr>
          <w:rFonts w:ascii="Times New Roman" w:eastAsia="Aptos" w:hAnsi="Times New Roman" w:cs="Times New Roman"/>
          <w:sz w:val="24"/>
          <w:szCs w:val="24"/>
        </w:rPr>
        <w:t xml:space="preserve">Independência Mundial dos Servos de Deus. </w:t>
      </w:r>
      <w:r w:rsidR="00750F29" w:rsidRPr="00A3036C">
        <w:rPr>
          <w:rFonts w:ascii="Times New Roman" w:eastAsia="Aptos" w:hAnsi="Times New Roman" w:cs="Times New Roman"/>
          <w:sz w:val="24"/>
          <w:szCs w:val="24"/>
        </w:rPr>
        <w:t>▬ finaliza.</w:t>
      </w:r>
    </w:p>
    <w:p w14:paraId="4E78CDD0" w14:textId="77777777" w:rsidR="00750F29" w:rsidRPr="00A3036C" w:rsidRDefault="00750F29" w:rsidP="00565E74">
      <w:pPr>
        <w:spacing w:after="0"/>
        <w:jc w:val="both"/>
        <w:rPr>
          <w:rFonts w:ascii="Times New Roman" w:eastAsia="Aptos" w:hAnsi="Times New Roman" w:cs="Times New Roman"/>
          <w:sz w:val="24"/>
          <w:szCs w:val="24"/>
        </w:rPr>
      </w:pPr>
    </w:p>
    <w:p w14:paraId="4506A4B0" w14:textId="752F586E" w:rsidR="00750F29" w:rsidRPr="00A3036C" w:rsidRDefault="008B6DAA" w:rsidP="00565E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O mundo está de joelhos</w:t>
      </w:r>
      <w:r w:rsidR="005C3DE9" w:rsidRPr="00A3036C">
        <w:rPr>
          <w:rFonts w:ascii="Times New Roman" w:eastAsia="Aptos" w:hAnsi="Times New Roman" w:cs="Times New Roman"/>
          <w:sz w:val="24"/>
          <w:szCs w:val="24"/>
        </w:rPr>
        <w:t xml:space="preserve">, testemunhando </w:t>
      </w:r>
      <w:r w:rsidR="004C3B20" w:rsidRPr="00A3036C">
        <w:rPr>
          <w:rFonts w:ascii="Times New Roman" w:eastAsia="Aptos" w:hAnsi="Times New Roman" w:cs="Times New Roman"/>
          <w:sz w:val="24"/>
          <w:szCs w:val="24"/>
        </w:rPr>
        <w:t>a reencarnação de Jesus Cristo</w:t>
      </w:r>
      <w:r w:rsidR="005C3DE9" w:rsidRPr="00A3036C">
        <w:rPr>
          <w:rFonts w:ascii="Times New Roman" w:eastAsia="Aptos" w:hAnsi="Times New Roman" w:cs="Times New Roman"/>
          <w:sz w:val="24"/>
          <w:szCs w:val="24"/>
        </w:rPr>
        <w:t>,</w:t>
      </w:r>
      <w:r w:rsidR="004C3B20" w:rsidRPr="00A3036C">
        <w:rPr>
          <w:rFonts w:ascii="Times New Roman" w:eastAsia="Aptos" w:hAnsi="Times New Roman" w:cs="Times New Roman"/>
          <w:sz w:val="24"/>
          <w:szCs w:val="24"/>
        </w:rPr>
        <w:t xml:space="preserve"> no chamado pela IMSD</w:t>
      </w:r>
      <w:r w:rsidR="00863B71" w:rsidRPr="00A3036C">
        <w:rPr>
          <w:rFonts w:ascii="Times New Roman" w:eastAsia="Aptos" w:hAnsi="Times New Roman" w:cs="Times New Roman"/>
          <w:sz w:val="24"/>
          <w:szCs w:val="24"/>
        </w:rPr>
        <w:t xml:space="preserve"> de Jesus de Deus, batizad</w:t>
      </w:r>
      <w:r w:rsidR="00C9752A" w:rsidRPr="00A3036C">
        <w:rPr>
          <w:rFonts w:ascii="Times New Roman" w:eastAsia="Aptos" w:hAnsi="Times New Roman" w:cs="Times New Roman"/>
          <w:sz w:val="24"/>
          <w:szCs w:val="24"/>
        </w:rPr>
        <w:t>o para esta aparição como Emmanuel Jesus de Deus</w:t>
      </w:r>
      <w:r w:rsidR="00221091" w:rsidRPr="00A3036C">
        <w:rPr>
          <w:rFonts w:ascii="Times New Roman" w:eastAsia="Aptos" w:hAnsi="Times New Roman" w:cs="Times New Roman"/>
          <w:sz w:val="24"/>
          <w:szCs w:val="24"/>
        </w:rPr>
        <w:t>.</w:t>
      </w:r>
    </w:p>
    <w:p w14:paraId="24D6E4E3" w14:textId="0B9768A5" w:rsidR="00813105" w:rsidRPr="00A3036C" w:rsidRDefault="00813105" w:rsidP="00A84AC9">
      <w:pPr>
        <w:spacing w:after="0"/>
        <w:jc w:val="both"/>
        <w:rPr>
          <w:rFonts w:ascii="Times New Roman" w:hAnsi="Times New Roman" w:cs="Times New Roman"/>
          <w:sz w:val="24"/>
          <w:szCs w:val="24"/>
        </w:rPr>
      </w:pPr>
      <w:r w:rsidRPr="00A3036C">
        <w:rPr>
          <w:rFonts w:ascii="Times New Roman" w:eastAsia="Aptos" w:hAnsi="Times New Roman" w:cs="Times New Roman"/>
          <w:sz w:val="24"/>
          <w:szCs w:val="24"/>
        </w:rPr>
        <w:t xml:space="preserve">Tudo parece estar dominado com o sucesso do </w:t>
      </w:r>
      <w:r w:rsidRPr="00A3036C">
        <w:rPr>
          <w:rFonts w:ascii="Times New Roman" w:eastAsia="Aptos" w:hAnsi="Times New Roman" w:cs="Times New Roman"/>
          <w:i/>
          <w:iCs/>
          <w:sz w:val="24"/>
          <w:szCs w:val="24"/>
        </w:rPr>
        <w:t xml:space="preserve">pacote de maldades </w:t>
      </w:r>
      <w:r w:rsidRPr="00A3036C">
        <w:rPr>
          <w:rFonts w:ascii="Times New Roman" w:eastAsia="Aptos" w:hAnsi="Times New Roman" w:cs="Times New Roman"/>
          <w:sz w:val="24"/>
          <w:szCs w:val="24"/>
        </w:rPr>
        <w:t>elaborado pelo SPA —</w:t>
      </w:r>
      <w:r w:rsidR="007964A4"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Supremo Poder Anônimo formado pelos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reinonaques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dominitilianos</w:t>
      </w:r>
      <w:r w:rsidRPr="00A3036C">
        <w:rPr>
          <w:rFonts w:ascii="Times New Roman" w:hAnsi="Times New Roman" w:cs="Times New Roman"/>
          <w:sz w:val="24"/>
          <w:szCs w:val="24"/>
        </w:rPr>
        <w:t xml:space="preserve">. Porém, a IN — Inteligência Natural desperta nos Harrison, Taylor e Agregados </w:t>
      </w:r>
      <w:r w:rsidRPr="00A3036C">
        <w:rPr>
          <w:rFonts w:ascii="Times New Roman" w:hAnsi="Times New Roman" w:cs="Times New Roman"/>
          <w:sz w:val="24"/>
          <w:szCs w:val="24"/>
        </w:rPr>
        <w:lastRenderedPageBreak/>
        <w:t>resiste com as palestras ministradas nos braços do Grupo Harrison &amp; Taylor</w:t>
      </w:r>
      <w:r w:rsidR="000F7248" w:rsidRPr="00A3036C">
        <w:rPr>
          <w:rFonts w:ascii="Times New Roman" w:hAnsi="Times New Roman" w:cs="Times New Roman"/>
          <w:sz w:val="24"/>
          <w:szCs w:val="24"/>
        </w:rPr>
        <w:t>.</w:t>
      </w:r>
      <w:r w:rsidR="006C7055" w:rsidRPr="00A3036C">
        <w:rPr>
          <w:rFonts w:ascii="Times New Roman" w:hAnsi="Times New Roman" w:cs="Times New Roman"/>
          <w:sz w:val="24"/>
          <w:szCs w:val="24"/>
        </w:rPr>
        <w:t xml:space="preserve"> </w:t>
      </w:r>
      <w:r w:rsidR="00576223" w:rsidRPr="00A3036C">
        <w:rPr>
          <w:rFonts w:ascii="Times New Roman" w:hAnsi="Times New Roman" w:cs="Times New Roman"/>
          <w:sz w:val="24"/>
          <w:szCs w:val="24"/>
        </w:rPr>
        <w:t>Três Semanas de Embrião</w:t>
      </w:r>
      <w:r w:rsidR="000B6ECF" w:rsidRPr="00A3036C">
        <w:rPr>
          <w:rFonts w:ascii="Times New Roman" w:hAnsi="Times New Roman" w:cs="Times New Roman"/>
          <w:sz w:val="24"/>
          <w:szCs w:val="24"/>
        </w:rPr>
        <w:t xml:space="preserve"> e </w:t>
      </w:r>
      <w:r w:rsidR="000B6ECF" w:rsidRPr="00A3036C">
        <w:rPr>
          <w:rFonts w:ascii="Times New Roman" w:hAnsi="Times New Roman" w:cs="Times New Roman"/>
          <w:b/>
          <w:bCs/>
          <w:sz w:val="24"/>
          <w:szCs w:val="24"/>
        </w:rPr>
        <w:t>You on the Battery</w:t>
      </w:r>
      <w:r w:rsidR="00576223" w:rsidRPr="00A3036C">
        <w:rPr>
          <w:rFonts w:ascii="Times New Roman" w:hAnsi="Times New Roman" w:cs="Times New Roman"/>
          <w:sz w:val="24"/>
          <w:szCs w:val="24"/>
        </w:rPr>
        <w:t>,</w:t>
      </w:r>
      <w:r w:rsidR="00187453" w:rsidRPr="00A3036C">
        <w:rPr>
          <w:rFonts w:ascii="Times New Roman" w:hAnsi="Times New Roman" w:cs="Times New Roman"/>
          <w:sz w:val="24"/>
          <w:szCs w:val="24"/>
        </w:rPr>
        <w:t xml:space="preserve"> atividades culturais</w:t>
      </w:r>
      <w:r w:rsidR="00A27A58" w:rsidRPr="00A3036C">
        <w:rPr>
          <w:rFonts w:ascii="Times New Roman" w:hAnsi="Times New Roman" w:cs="Times New Roman"/>
          <w:sz w:val="24"/>
          <w:szCs w:val="24"/>
        </w:rPr>
        <w:t>:</w:t>
      </w:r>
      <w:r w:rsidR="005B6F73" w:rsidRPr="00A3036C">
        <w:rPr>
          <w:rFonts w:ascii="Times New Roman" w:hAnsi="Times New Roman" w:cs="Times New Roman"/>
          <w:sz w:val="24"/>
          <w:szCs w:val="24"/>
        </w:rPr>
        <w:t xml:space="preserve"> teatro, cinema, TV e </w:t>
      </w:r>
      <w:r w:rsidR="00801DE3" w:rsidRPr="00A3036C">
        <w:rPr>
          <w:rFonts w:ascii="Times New Roman" w:hAnsi="Times New Roman" w:cs="Times New Roman"/>
          <w:i/>
          <w:iCs/>
          <w:sz w:val="24"/>
          <w:szCs w:val="24"/>
        </w:rPr>
        <w:t>o</w:t>
      </w:r>
      <w:r w:rsidR="006B0745" w:rsidRPr="00A3036C">
        <w:rPr>
          <w:rFonts w:ascii="Times New Roman" w:hAnsi="Times New Roman" w:cs="Times New Roman"/>
          <w:i/>
          <w:iCs/>
          <w:sz w:val="24"/>
          <w:szCs w:val="24"/>
        </w:rPr>
        <w:t xml:space="preserve"> maior espetáculo da Terra </w:t>
      </w:r>
      <w:r w:rsidR="00DB4EE2" w:rsidRPr="00A3036C">
        <w:rPr>
          <w:rFonts w:ascii="Times New Roman" w:hAnsi="Times New Roman" w:cs="Times New Roman"/>
          <w:iCs/>
          <w:sz w:val="24"/>
          <w:szCs w:val="24"/>
        </w:rPr>
        <w:t xml:space="preserve">onde </w:t>
      </w:r>
      <w:r w:rsidR="00DB4EE2" w:rsidRPr="00A3036C">
        <w:rPr>
          <w:rFonts w:ascii="Times New Roman" w:hAnsi="Times New Roman" w:cs="Times New Roman"/>
          <w:i/>
          <w:sz w:val="24"/>
          <w:szCs w:val="24"/>
        </w:rPr>
        <w:t>todos os homens no samba são iguais</w:t>
      </w:r>
      <w:r w:rsidR="00955A33" w:rsidRPr="00A3036C">
        <w:rPr>
          <w:rFonts w:ascii="Times New Roman" w:hAnsi="Times New Roman" w:cs="Times New Roman"/>
          <w:sz w:val="24"/>
          <w:szCs w:val="24"/>
        </w:rPr>
        <w:t>.</w:t>
      </w:r>
      <w:r w:rsidR="00187453" w:rsidRPr="00A3036C">
        <w:rPr>
          <w:rFonts w:ascii="Times New Roman" w:hAnsi="Times New Roman" w:cs="Times New Roman"/>
          <w:sz w:val="24"/>
          <w:szCs w:val="24"/>
        </w:rPr>
        <w:t xml:space="preserve"> </w:t>
      </w:r>
      <w:r w:rsidR="009420B8" w:rsidRPr="00A3036C">
        <w:rPr>
          <w:rFonts w:ascii="Times New Roman" w:hAnsi="Times New Roman" w:cs="Times New Roman"/>
          <w:sz w:val="24"/>
          <w:szCs w:val="24"/>
        </w:rPr>
        <w:t>Cidad</w:t>
      </w:r>
      <w:r w:rsidR="007F6169" w:rsidRPr="00A3036C">
        <w:rPr>
          <w:rFonts w:ascii="Times New Roman" w:hAnsi="Times New Roman" w:cs="Times New Roman"/>
          <w:sz w:val="24"/>
          <w:szCs w:val="24"/>
        </w:rPr>
        <w:t>e de Educação</w:t>
      </w:r>
      <w:r w:rsidR="00962AB3" w:rsidRPr="00A3036C">
        <w:rPr>
          <w:rFonts w:ascii="Times New Roman" w:hAnsi="Times New Roman" w:cs="Times New Roman"/>
          <w:sz w:val="24"/>
          <w:szCs w:val="24"/>
        </w:rPr>
        <w:t xml:space="preserve"> e </w:t>
      </w:r>
      <w:r w:rsidR="0002082A" w:rsidRPr="00A3036C">
        <w:rPr>
          <w:rFonts w:ascii="Times New Roman" w:hAnsi="Times New Roman" w:cs="Times New Roman"/>
          <w:sz w:val="24"/>
          <w:szCs w:val="24"/>
        </w:rPr>
        <w:t>CETOP — Centro</w:t>
      </w:r>
      <w:r w:rsidR="009420B8" w:rsidRPr="00A3036C">
        <w:rPr>
          <w:rFonts w:ascii="Times New Roman" w:hAnsi="Times New Roman" w:cs="Times New Roman"/>
          <w:sz w:val="24"/>
          <w:szCs w:val="24"/>
        </w:rPr>
        <w:t xml:space="preserve"> de Treinamento Olímpico e Paralímpico</w:t>
      </w:r>
      <w:r w:rsidR="00576223" w:rsidRPr="00A3036C">
        <w:rPr>
          <w:rFonts w:ascii="Times New Roman" w:hAnsi="Times New Roman" w:cs="Times New Roman"/>
          <w:sz w:val="24"/>
          <w:szCs w:val="24"/>
        </w:rPr>
        <w:t>,</w:t>
      </w:r>
      <w:r w:rsidR="000B6ECF" w:rsidRPr="00A3036C">
        <w:rPr>
          <w:rFonts w:ascii="Times New Roman" w:hAnsi="Times New Roman" w:cs="Times New Roman"/>
          <w:sz w:val="24"/>
          <w:szCs w:val="24"/>
        </w:rPr>
        <w:t xml:space="preserve"> a</w:t>
      </w:r>
      <w:r w:rsidR="008E0153" w:rsidRPr="00A3036C">
        <w:rPr>
          <w:rFonts w:ascii="Times New Roman" w:hAnsi="Times New Roman" w:cs="Times New Roman"/>
          <w:sz w:val="24"/>
          <w:szCs w:val="24"/>
        </w:rPr>
        <w:t>ções educacionais e esportivas</w:t>
      </w:r>
      <w:r w:rsidR="00514D6D" w:rsidRPr="00A3036C">
        <w:rPr>
          <w:rFonts w:ascii="Times New Roman" w:hAnsi="Times New Roman" w:cs="Times New Roman"/>
          <w:sz w:val="24"/>
          <w:szCs w:val="24"/>
        </w:rPr>
        <w:t>. Destacando</w:t>
      </w:r>
      <w:r w:rsidR="005E0ED0" w:rsidRPr="00A3036C">
        <w:rPr>
          <w:rFonts w:ascii="Times New Roman" w:hAnsi="Times New Roman" w:cs="Times New Roman"/>
          <w:sz w:val="24"/>
          <w:szCs w:val="24"/>
        </w:rPr>
        <w:t xml:space="preserve"> ainda</w:t>
      </w:r>
      <w:r w:rsidR="005019D6" w:rsidRPr="00A3036C">
        <w:rPr>
          <w:rFonts w:ascii="Times New Roman" w:hAnsi="Times New Roman" w:cs="Times New Roman"/>
          <w:sz w:val="24"/>
          <w:szCs w:val="24"/>
        </w:rPr>
        <w:t>,</w:t>
      </w:r>
      <w:r w:rsidR="00D25583" w:rsidRPr="00A3036C">
        <w:rPr>
          <w:rFonts w:ascii="Times New Roman" w:hAnsi="Times New Roman" w:cs="Times New Roman"/>
          <w:sz w:val="24"/>
          <w:szCs w:val="24"/>
        </w:rPr>
        <w:t xml:space="preserve"> gestões do</w:t>
      </w:r>
      <w:r w:rsidR="00576223" w:rsidRPr="00A3036C">
        <w:rPr>
          <w:rFonts w:ascii="Times New Roman" w:hAnsi="Times New Roman" w:cs="Times New Roman"/>
          <w:sz w:val="24"/>
          <w:szCs w:val="24"/>
        </w:rPr>
        <w:t xml:space="preserve"> </w:t>
      </w:r>
      <w:r w:rsidR="008E0153" w:rsidRPr="00A3036C">
        <w:rPr>
          <w:rFonts w:ascii="Times New Roman" w:hAnsi="Times New Roman" w:cs="Times New Roman"/>
          <w:b/>
          <w:bCs/>
          <w:sz w:val="24"/>
          <w:szCs w:val="24"/>
        </w:rPr>
        <w:t>Green Dream</w:t>
      </w:r>
      <w:r w:rsidR="00D25583" w:rsidRPr="00A3036C">
        <w:rPr>
          <w:rFonts w:ascii="Times New Roman" w:hAnsi="Times New Roman" w:cs="Times New Roman"/>
          <w:sz w:val="24"/>
          <w:szCs w:val="24"/>
        </w:rPr>
        <w:t xml:space="preserve"> em</w:t>
      </w:r>
      <w:r w:rsidR="00193892" w:rsidRPr="00A3036C">
        <w:rPr>
          <w:rFonts w:ascii="Times New Roman" w:hAnsi="Times New Roman" w:cs="Times New Roman"/>
          <w:sz w:val="24"/>
          <w:szCs w:val="24"/>
        </w:rPr>
        <w:t xml:space="preserve"> </w:t>
      </w:r>
      <w:r w:rsidR="00325E85" w:rsidRPr="00A3036C">
        <w:rPr>
          <w:rFonts w:ascii="Times New Roman" w:hAnsi="Times New Roman" w:cs="Times New Roman"/>
          <w:sz w:val="24"/>
          <w:szCs w:val="24"/>
        </w:rPr>
        <w:t>operações</w:t>
      </w:r>
      <w:r w:rsidR="00A51AA5" w:rsidRPr="00A3036C">
        <w:rPr>
          <w:rFonts w:ascii="Times New Roman" w:hAnsi="Times New Roman" w:cs="Times New Roman"/>
          <w:sz w:val="24"/>
          <w:szCs w:val="24"/>
        </w:rPr>
        <w:t xml:space="preserve"> </w:t>
      </w:r>
      <w:r w:rsidR="00580506" w:rsidRPr="00A3036C">
        <w:rPr>
          <w:rFonts w:ascii="Times New Roman" w:hAnsi="Times New Roman" w:cs="Times New Roman"/>
          <w:sz w:val="24"/>
          <w:szCs w:val="24"/>
        </w:rPr>
        <w:t>de conscientização, educaçã</w:t>
      </w:r>
      <w:r w:rsidR="003F76C6" w:rsidRPr="00A3036C">
        <w:rPr>
          <w:rFonts w:ascii="Times New Roman" w:hAnsi="Times New Roman" w:cs="Times New Roman"/>
          <w:sz w:val="24"/>
          <w:szCs w:val="24"/>
        </w:rPr>
        <w:t>o</w:t>
      </w:r>
      <w:r w:rsidR="00F05661" w:rsidRPr="00A3036C">
        <w:rPr>
          <w:rFonts w:ascii="Times New Roman" w:hAnsi="Times New Roman" w:cs="Times New Roman"/>
          <w:sz w:val="24"/>
          <w:szCs w:val="24"/>
        </w:rPr>
        <w:t>,</w:t>
      </w:r>
      <w:r w:rsidR="0012503A" w:rsidRPr="00A3036C">
        <w:rPr>
          <w:rFonts w:ascii="Times New Roman" w:hAnsi="Times New Roman" w:cs="Times New Roman"/>
          <w:sz w:val="24"/>
          <w:szCs w:val="24"/>
        </w:rPr>
        <w:t xml:space="preserve"> economia sustentável</w:t>
      </w:r>
      <w:r w:rsidR="003F76C6" w:rsidRPr="00A3036C">
        <w:rPr>
          <w:rFonts w:ascii="Times New Roman" w:hAnsi="Times New Roman" w:cs="Times New Roman"/>
          <w:sz w:val="24"/>
          <w:szCs w:val="24"/>
        </w:rPr>
        <w:t xml:space="preserve"> e preservação</w:t>
      </w:r>
      <w:r w:rsidR="00C5238B" w:rsidRPr="00A3036C">
        <w:rPr>
          <w:rFonts w:ascii="Times New Roman" w:hAnsi="Times New Roman" w:cs="Times New Roman"/>
          <w:sz w:val="24"/>
          <w:szCs w:val="24"/>
        </w:rPr>
        <w:t xml:space="preserve"> d</w:t>
      </w:r>
      <w:r w:rsidR="007E231D" w:rsidRPr="00A3036C">
        <w:rPr>
          <w:rFonts w:ascii="Times New Roman" w:hAnsi="Times New Roman" w:cs="Times New Roman"/>
          <w:sz w:val="24"/>
          <w:szCs w:val="24"/>
        </w:rPr>
        <w:t>a natureza e</w:t>
      </w:r>
      <w:r w:rsidR="00C5238B" w:rsidRPr="00A3036C">
        <w:rPr>
          <w:rFonts w:ascii="Times New Roman" w:hAnsi="Times New Roman" w:cs="Times New Roman"/>
          <w:sz w:val="24"/>
          <w:szCs w:val="24"/>
        </w:rPr>
        <w:t xml:space="preserve"> meios</w:t>
      </w:r>
      <w:r w:rsidR="00580506" w:rsidRPr="00A3036C">
        <w:rPr>
          <w:rFonts w:ascii="Times New Roman" w:hAnsi="Times New Roman" w:cs="Times New Roman"/>
          <w:sz w:val="24"/>
          <w:szCs w:val="24"/>
        </w:rPr>
        <w:t xml:space="preserve"> ambientais</w:t>
      </w:r>
      <w:r w:rsidR="005C2AAE" w:rsidRPr="00A3036C">
        <w:rPr>
          <w:rFonts w:ascii="Times New Roman" w:hAnsi="Times New Roman" w:cs="Times New Roman"/>
          <w:sz w:val="24"/>
          <w:szCs w:val="24"/>
        </w:rPr>
        <w:t xml:space="preserve"> no território verde mundial</w:t>
      </w:r>
      <w:r w:rsidR="005019D6" w:rsidRPr="00A3036C">
        <w:rPr>
          <w:rFonts w:ascii="Times New Roman" w:hAnsi="Times New Roman" w:cs="Times New Roman"/>
          <w:sz w:val="24"/>
          <w:szCs w:val="24"/>
        </w:rPr>
        <w:t>.</w:t>
      </w:r>
      <w:r w:rsidR="001459A4" w:rsidRPr="00A3036C">
        <w:rPr>
          <w:rFonts w:ascii="Times New Roman" w:hAnsi="Times New Roman" w:cs="Times New Roman"/>
          <w:sz w:val="24"/>
          <w:szCs w:val="24"/>
        </w:rPr>
        <w:t xml:space="preserve"> Completam as iniciativas privadas</w:t>
      </w:r>
      <w:r w:rsidR="00B33F33" w:rsidRPr="00A3036C">
        <w:rPr>
          <w:rFonts w:ascii="Times New Roman" w:hAnsi="Times New Roman" w:cs="Times New Roman"/>
          <w:sz w:val="24"/>
          <w:szCs w:val="24"/>
        </w:rPr>
        <w:t>:</w:t>
      </w:r>
      <w:r w:rsidR="00002DB2" w:rsidRPr="00A3036C">
        <w:rPr>
          <w:rFonts w:ascii="Times New Roman" w:hAnsi="Times New Roman" w:cs="Times New Roman"/>
          <w:sz w:val="24"/>
          <w:szCs w:val="24"/>
        </w:rPr>
        <w:t xml:space="preserve"> </w:t>
      </w:r>
      <w:r w:rsidR="00576223" w:rsidRPr="00A3036C">
        <w:rPr>
          <w:rFonts w:ascii="Times New Roman" w:hAnsi="Times New Roman" w:cs="Times New Roman"/>
          <w:b/>
          <w:bCs/>
          <w:sz w:val="24"/>
          <w:szCs w:val="24"/>
        </w:rPr>
        <w:t>Roast Beef</w:t>
      </w:r>
      <w:r w:rsidR="00FC5B00" w:rsidRPr="00A3036C">
        <w:rPr>
          <w:rFonts w:ascii="Times New Roman" w:hAnsi="Times New Roman" w:cs="Times New Roman"/>
          <w:b/>
          <w:bCs/>
          <w:sz w:val="24"/>
          <w:szCs w:val="24"/>
        </w:rPr>
        <w:t xml:space="preserve"> </w:t>
      </w:r>
      <w:r w:rsidR="00576223" w:rsidRPr="00A3036C">
        <w:rPr>
          <w:rFonts w:ascii="Times New Roman" w:hAnsi="Times New Roman" w:cs="Times New Roman"/>
          <w:sz w:val="24"/>
          <w:szCs w:val="24"/>
        </w:rPr>
        <w:t>D’Avó</w:t>
      </w:r>
      <w:r w:rsidR="00FC5B00" w:rsidRPr="00A3036C">
        <w:rPr>
          <w:rFonts w:ascii="Times New Roman" w:hAnsi="Times New Roman" w:cs="Times New Roman"/>
          <w:sz w:val="24"/>
          <w:szCs w:val="24"/>
        </w:rPr>
        <w:t xml:space="preserve">, </w:t>
      </w:r>
      <w:r w:rsidR="00FC5B00" w:rsidRPr="00A3036C">
        <w:rPr>
          <w:rFonts w:ascii="Times New Roman" w:hAnsi="Times New Roman" w:cs="Times New Roman"/>
          <w:b/>
          <w:bCs/>
          <w:sz w:val="24"/>
          <w:szCs w:val="24"/>
        </w:rPr>
        <w:t>fast food</w:t>
      </w:r>
      <w:r w:rsidR="00FC5B00" w:rsidRPr="00A3036C">
        <w:rPr>
          <w:rFonts w:ascii="Times New Roman" w:hAnsi="Times New Roman" w:cs="Times New Roman"/>
          <w:sz w:val="24"/>
          <w:szCs w:val="24"/>
        </w:rPr>
        <w:t xml:space="preserve">, </w:t>
      </w:r>
      <w:r w:rsidR="002035ED" w:rsidRPr="00A3036C">
        <w:rPr>
          <w:rFonts w:ascii="Times New Roman" w:hAnsi="Times New Roman" w:cs="Times New Roman"/>
          <w:sz w:val="24"/>
          <w:szCs w:val="24"/>
        </w:rPr>
        <w:t xml:space="preserve"> e</w:t>
      </w:r>
      <w:r w:rsidR="00576223" w:rsidRPr="00A3036C">
        <w:rPr>
          <w:rFonts w:ascii="Times New Roman" w:hAnsi="Times New Roman" w:cs="Times New Roman"/>
          <w:sz w:val="24"/>
          <w:szCs w:val="24"/>
        </w:rPr>
        <w:t xml:space="preserve"> </w:t>
      </w:r>
      <w:r w:rsidR="00576223" w:rsidRPr="00A3036C">
        <w:rPr>
          <w:rFonts w:ascii="Times New Roman" w:hAnsi="Times New Roman" w:cs="Times New Roman"/>
          <w:b/>
          <w:bCs/>
          <w:sz w:val="24"/>
          <w:szCs w:val="24"/>
        </w:rPr>
        <w:t>Market Harrison</w:t>
      </w:r>
      <w:r w:rsidR="00AB41B2" w:rsidRPr="00A3036C">
        <w:rPr>
          <w:rFonts w:ascii="Times New Roman" w:hAnsi="Times New Roman" w:cs="Times New Roman"/>
          <w:sz w:val="24"/>
          <w:szCs w:val="24"/>
        </w:rPr>
        <w:t>, marca mundial de supermercados</w:t>
      </w:r>
      <w:r w:rsidR="00FA4C85" w:rsidRPr="00A3036C">
        <w:rPr>
          <w:rFonts w:ascii="Times New Roman" w:hAnsi="Times New Roman" w:cs="Times New Roman"/>
          <w:sz w:val="24"/>
          <w:szCs w:val="24"/>
        </w:rPr>
        <w:t>. A</w:t>
      </w:r>
      <w:r w:rsidR="00980996" w:rsidRPr="00A3036C">
        <w:rPr>
          <w:rFonts w:ascii="Times New Roman" w:hAnsi="Times New Roman" w:cs="Times New Roman"/>
          <w:sz w:val="24"/>
          <w:szCs w:val="24"/>
        </w:rPr>
        <w:t xml:space="preserve">lém de </w:t>
      </w:r>
      <w:r w:rsidR="00B33F33" w:rsidRPr="00A3036C">
        <w:rPr>
          <w:rFonts w:ascii="Times New Roman" w:hAnsi="Times New Roman" w:cs="Times New Roman"/>
          <w:sz w:val="24"/>
          <w:szCs w:val="24"/>
        </w:rPr>
        <w:t>p</w:t>
      </w:r>
      <w:r w:rsidR="009E1015" w:rsidRPr="00A3036C">
        <w:rPr>
          <w:rFonts w:ascii="Times New Roman" w:hAnsi="Times New Roman" w:cs="Times New Roman"/>
          <w:sz w:val="24"/>
          <w:szCs w:val="24"/>
        </w:rPr>
        <w:t xml:space="preserve">arcerias com pequenos </w:t>
      </w:r>
      <w:r w:rsidR="00076EE1" w:rsidRPr="00A3036C">
        <w:rPr>
          <w:rFonts w:ascii="Times New Roman" w:hAnsi="Times New Roman" w:cs="Times New Roman"/>
          <w:sz w:val="24"/>
          <w:szCs w:val="24"/>
        </w:rPr>
        <w:t xml:space="preserve">empresários e </w:t>
      </w:r>
      <w:r w:rsidR="009E1015" w:rsidRPr="00A3036C">
        <w:rPr>
          <w:rFonts w:ascii="Times New Roman" w:hAnsi="Times New Roman" w:cs="Times New Roman"/>
          <w:sz w:val="24"/>
          <w:szCs w:val="24"/>
        </w:rPr>
        <w:t>produtores</w:t>
      </w:r>
      <w:r w:rsidR="00076EE1" w:rsidRPr="00A3036C">
        <w:rPr>
          <w:rFonts w:ascii="Times New Roman" w:hAnsi="Times New Roman" w:cs="Times New Roman"/>
          <w:sz w:val="24"/>
          <w:szCs w:val="24"/>
        </w:rPr>
        <w:t xml:space="preserve"> atuantes no mercad</w:t>
      </w:r>
      <w:r w:rsidR="000F7248" w:rsidRPr="00A3036C">
        <w:rPr>
          <w:rFonts w:ascii="Times New Roman" w:hAnsi="Times New Roman" w:cs="Times New Roman"/>
          <w:sz w:val="24"/>
          <w:szCs w:val="24"/>
        </w:rPr>
        <w:t>o de gêneros alimentícios da</w:t>
      </w:r>
      <w:r w:rsidR="00A84AC9" w:rsidRPr="00A3036C">
        <w:rPr>
          <w:rFonts w:ascii="Times New Roman" w:hAnsi="Times New Roman" w:cs="Times New Roman"/>
          <w:sz w:val="24"/>
          <w:szCs w:val="24"/>
        </w:rPr>
        <w:t xml:space="preserve"> sua atividade principal</w:t>
      </w:r>
      <w:r w:rsidR="00F53EC4" w:rsidRPr="00A3036C">
        <w:rPr>
          <w:rFonts w:ascii="Times New Roman" w:hAnsi="Times New Roman" w:cs="Times New Roman"/>
          <w:sz w:val="24"/>
          <w:szCs w:val="24"/>
        </w:rPr>
        <w:t xml:space="preserve"> de produção</w:t>
      </w:r>
      <w:r w:rsidR="00E475E5" w:rsidRPr="00A3036C">
        <w:rPr>
          <w:rFonts w:ascii="Times New Roman" w:hAnsi="Times New Roman" w:cs="Times New Roman"/>
          <w:sz w:val="24"/>
          <w:szCs w:val="24"/>
        </w:rPr>
        <w:t>, c</w:t>
      </w:r>
      <w:r w:rsidR="00F53EC4" w:rsidRPr="00A3036C">
        <w:rPr>
          <w:rFonts w:ascii="Times New Roman" w:hAnsi="Times New Roman" w:cs="Times New Roman"/>
          <w:sz w:val="24"/>
          <w:szCs w:val="24"/>
        </w:rPr>
        <w:t>olheita, distribuição e comercialização</w:t>
      </w:r>
      <w:r w:rsidR="007660FD" w:rsidRPr="00A3036C">
        <w:rPr>
          <w:rFonts w:ascii="Times New Roman" w:hAnsi="Times New Roman" w:cs="Times New Roman"/>
          <w:sz w:val="24"/>
          <w:szCs w:val="24"/>
        </w:rPr>
        <w:t xml:space="preserve"> de </w:t>
      </w:r>
      <w:r w:rsidR="002035ED" w:rsidRPr="00A3036C">
        <w:rPr>
          <w:rFonts w:ascii="Times New Roman" w:hAnsi="Times New Roman" w:cs="Times New Roman"/>
          <w:sz w:val="24"/>
          <w:szCs w:val="24"/>
        </w:rPr>
        <w:t>todos os segmentos</w:t>
      </w:r>
      <w:r w:rsidR="008B4BD5" w:rsidRPr="00A3036C">
        <w:rPr>
          <w:rFonts w:ascii="Times New Roman" w:hAnsi="Times New Roman" w:cs="Times New Roman"/>
          <w:sz w:val="24"/>
          <w:szCs w:val="24"/>
        </w:rPr>
        <w:t xml:space="preserve"> alimentícios</w:t>
      </w:r>
      <w:r w:rsidR="00E475E5" w:rsidRPr="00A3036C">
        <w:rPr>
          <w:rFonts w:ascii="Times New Roman" w:hAnsi="Times New Roman" w:cs="Times New Roman"/>
          <w:sz w:val="24"/>
          <w:szCs w:val="24"/>
        </w:rPr>
        <w:t>,</w:t>
      </w:r>
      <w:r w:rsidR="00665E87" w:rsidRPr="00A3036C">
        <w:rPr>
          <w:rFonts w:ascii="Times New Roman" w:hAnsi="Times New Roman" w:cs="Times New Roman"/>
          <w:sz w:val="24"/>
          <w:szCs w:val="24"/>
        </w:rPr>
        <w:t xml:space="preserve"> conhecida, mundialmente,</w:t>
      </w:r>
      <w:r w:rsidR="00A84AC9" w:rsidRPr="00A3036C">
        <w:rPr>
          <w:rFonts w:ascii="Times New Roman" w:hAnsi="Times New Roman" w:cs="Times New Roman"/>
          <w:sz w:val="24"/>
          <w:szCs w:val="24"/>
        </w:rPr>
        <w:t xml:space="preserve"> como </w:t>
      </w:r>
      <w:r w:rsidR="00A84AC9" w:rsidRPr="00A3036C">
        <w:rPr>
          <w:rFonts w:ascii="Times New Roman" w:hAnsi="Times New Roman" w:cs="Times New Roman"/>
          <w:i/>
          <w:iCs/>
          <w:sz w:val="24"/>
          <w:szCs w:val="24"/>
        </w:rPr>
        <w:t>a cozinha do mundo</w:t>
      </w:r>
      <w:r w:rsidR="007964A4" w:rsidRPr="00A3036C">
        <w:rPr>
          <w:rFonts w:ascii="Times New Roman" w:hAnsi="Times New Roman" w:cs="Times New Roman"/>
          <w:sz w:val="24"/>
          <w:szCs w:val="24"/>
        </w:rPr>
        <w:t>.</w:t>
      </w:r>
      <w:r w:rsidR="00A84AC9" w:rsidRPr="00A3036C">
        <w:rPr>
          <w:rFonts w:ascii="Times New Roman" w:hAnsi="Times New Roman" w:cs="Times New Roman"/>
          <w:sz w:val="24"/>
          <w:szCs w:val="24"/>
        </w:rPr>
        <w:t xml:space="preserve"> </w:t>
      </w:r>
      <w:r w:rsidR="007964A4" w:rsidRPr="00A3036C">
        <w:rPr>
          <w:rFonts w:ascii="Times New Roman" w:hAnsi="Times New Roman" w:cs="Times New Roman"/>
          <w:sz w:val="24"/>
          <w:szCs w:val="24"/>
        </w:rPr>
        <w:t xml:space="preserve">Palestras </w:t>
      </w:r>
      <w:r w:rsidR="00A84AC9" w:rsidRPr="00A3036C">
        <w:rPr>
          <w:rFonts w:ascii="Times New Roman" w:hAnsi="Times New Roman" w:cs="Times New Roman"/>
          <w:sz w:val="24"/>
          <w:szCs w:val="24"/>
        </w:rPr>
        <w:t>ating</w:t>
      </w:r>
      <w:r w:rsidR="007964A4" w:rsidRPr="00A3036C">
        <w:rPr>
          <w:rFonts w:ascii="Times New Roman" w:hAnsi="Times New Roman" w:cs="Times New Roman"/>
          <w:sz w:val="24"/>
          <w:szCs w:val="24"/>
        </w:rPr>
        <w:t>em</w:t>
      </w:r>
      <w:r w:rsidR="00A84AC9" w:rsidRPr="00A3036C">
        <w:rPr>
          <w:rFonts w:ascii="Times New Roman" w:hAnsi="Times New Roman" w:cs="Times New Roman"/>
          <w:sz w:val="24"/>
          <w:szCs w:val="24"/>
        </w:rPr>
        <w:t xml:space="preserve"> seus espectadores, minimamente, plantando a semente, pronta a frutificar</w:t>
      </w:r>
      <w:r w:rsidR="009D0E07" w:rsidRPr="00A3036C">
        <w:rPr>
          <w:rFonts w:ascii="Times New Roman" w:hAnsi="Times New Roman" w:cs="Times New Roman"/>
          <w:sz w:val="24"/>
          <w:szCs w:val="24"/>
        </w:rPr>
        <w:t>,</w:t>
      </w:r>
      <w:r w:rsidR="00A84AC9" w:rsidRPr="00A3036C">
        <w:rPr>
          <w:rFonts w:ascii="Times New Roman" w:hAnsi="Times New Roman" w:cs="Times New Roman"/>
          <w:sz w:val="24"/>
          <w:szCs w:val="24"/>
        </w:rPr>
        <w:t xml:space="preserve"> na humanidade desperta, o amor incondicional previsto pelo SEU — Soberana Energia Universal</w:t>
      </w:r>
      <w:r w:rsidR="007964A4" w:rsidRPr="00A3036C">
        <w:rPr>
          <w:rFonts w:ascii="Times New Roman" w:hAnsi="Times New Roman" w:cs="Times New Roman"/>
          <w:sz w:val="24"/>
          <w:szCs w:val="24"/>
        </w:rPr>
        <w:t>.</w:t>
      </w:r>
      <w:r w:rsidR="00A84AC9" w:rsidRPr="00A3036C">
        <w:rPr>
          <w:rFonts w:ascii="Times New Roman" w:hAnsi="Times New Roman" w:cs="Times New Roman"/>
          <w:sz w:val="24"/>
          <w:szCs w:val="24"/>
        </w:rPr>
        <w:t xml:space="preserve"> </w:t>
      </w:r>
      <w:r w:rsidR="007964A4" w:rsidRPr="00A3036C">
        <w:rPr>
          <w:rFonts w:ascii="Times New Roman" w:hAnsi="Times New Roman" w:cs="Times New Roman"/>
          <w:sz w:val="24"/>
          <w:szCs w:val="24"/>
        </w:rPr>
        <w:t xml:space="preserve">Terráqueos despertos </w:t>
      </w:r>
      <w:r w:rsidR="00683868" w:rsidRPr="00A3036C">
        <w:rPr>
          <w:rFonts w:ascii="Times New Roman" w:hAnsi="Times New Roman" w:cs="Times New Roman"/>
          <w:sz w:val="24"/>
          <w:szCs w:val="24"/>
        </w:rPr>
        <w:t>pode</w:t>
      </w:r>
      <w:r w:rsidR="007E748C" w:rsidRPr="00A3036C">
        <w:rPr>
          <w:rFonts w:ascii="Times New Roman" w:hAnsi="Times New Roman" w:cs="Times New Roman"/>
          <w:sz w:val="24"/>
          <w:szCs w:val="24"/>
        </w:rPr>
        <w:t>m e devem ruir com</w:t>
      </w:r>
      <w:r w:rsidR="00A84AC9" w:rsidRPr="00A3036C">
        <w:rPr>
          <w:rFonts w:ascii="Times New Roman" w:hAnsi="Times New Roman" w:cs="Times New Roman"/>
          <w:sz w:val="24"/>
          <w:szCs w:val="24"/>
        </w:rPr>
        <w:t xml:space="preserve"> o Sistema Terra</w:t>
      </w:r>
      <w:r w:rsidR="00C232D6" w:rsidRPr="00A3036C">
        <w:rPr>
          <w:rFonts w:ascii="Times New Roman" w:hAnsi="Times New Roman" w:cs="Times New Roman"/>
          <w:sz w:val="24"/>
          <w:szCs w:val="24"/>
        </w:rPr>
        <w:t>, alteando</w:t>
      </w:r>
      <w:r w:rsidR="00A84AC9" w:rsidRPr="00A3036C">
        <w:rPr>
          <w:rFonts w:ascii="Times New Roman" w:hAnsi="Times New Roman" w:cs="Times New Roman"/>
          <w:sz w:val="24"/>
          <w:szCs w:val="24"/>
        </w:rPr>
        <w:t xml:space="preserve"> o planeta</w:t>
      </w:r>
      <w:r w:rsidR="00C232D6" w:rsidRPr="00A3036C">
        <w:rPr>
          <w:rFonts w:ascii="Times New Roman" w:hAnsi="Times New Roman" w:cs="Times New Roman"/>
          <w:sz w:val="24"/>
          <w:szCs w:val="24"/>
        </w:rPr>
        <w:t xml:space="preserve"> </w:t>
      </w:r>
      <w:r w:rsidR="00A84AC9" w:rsidRPr="00A3036C">
        <w:rPr>
          <w:rFonts w:ascii="Times New Roman" w:hAnsi="Times New Roman" w:cs="Times New Roman"/>
          <w:sz w:val="24"/>
          <w:szCs w:val="24"/>
        </w:rPr>
        <w:t xml:space="preserve">ao </w:t>
      </w:r>
      <w:r w:rsidR="00A84AC9" w:rsidRPr="00A3036C">
        <w:rPr>
          <w:rFonts w:ascii="Times New Roman" w:hAnsi="Times New Roman" w:cs="Times New Roman"/>
          <w:i/>
          <w:iCs/>
          <w:sz w:val="24"/>
          <w:szCs w:val="24"/>
        </w:rPr>
        <w:t>quinto</w:t>
      </w:r>
      <w:r w:rsidR="00022554" w:rsidRPr="00A3036C">
        <w:rPr>
          <w:rFonts w:ascii="Times New Roman" w:hAnsi="Times New Roman" w:cs="Times New Roman"/>
          <w:i/>
          <w:iCs/>
          <w:sz w:val="24"/>
          <w:szCs w:val="24"/>
        </w:rPr>
        <w:t xml:space="preserve">, </w:t>
      </w:r>
      <w:r w:rsidR="00A84AC9" w:rsidRPr="00A3036C">
        <w:rPr>
          <w:rFonts w:ascii="Times New Roman" w:hAnsi="Times New Roman" w:cs="Times New Roman"/>
          <w:sz w:val="24"/>
          <w:szCs w:val="24"/>
        </w:rPr>
        <w:t>conhecido como quinta dimensão</w:t>
      </w:r>
      <w:r w:rsidR="00022554" w:rsidRPr="00A3036C">
        <w:rPr>
          <w:rFonts w:ascii="Times New Roman" w:hAnsi="Times New Roman" w:cs="Times New Roman"/>
          <w:sz w:val="24"/>
          <w:szCs w:val="24"/>
        </w:rPr>
        <w:t xml:space="preserve">, </w:t>
      </w:r>
      <w:r w:rsidR="00683868" w:rsidRPr="00A3036C">
        <w:rPr>
          <w:rFonts w:ascii="Times New Roman" w:hAnsi="Times New Roman" w:cs="Times New Roman"/>
          <w:sz w:val="24"/>
          <w:szCs w:val="24"/>
        </w:rPr>
        <w:t xml:space="preserve">de </w:t>
      </w:r>
      <w:r w:rsidR="00683868" w:rsidRPr="00A3036C">
        <w:rPr>
          <w:rFonts w:ascii="Times New Roman" w:hAnsi="Times New Roman" w:cs="Times New Roman"/>
          <w:i/>
          <w:iCs/>
          <w:sz w:val="24"/>
          <w:szCs w:val="24"/>
        </w:rPr>
        <w:t xml:space="preserve">doze </w:t>
      </w:r>
      <w:r w:rsidR="00022554" w:rsidRPr="00A3036C">
        <w:rPr>
          <w:rFonts w:ascii="Times New Roman" w:hAnsi="Times New Roman" w:cs="Times New Roman"/>
          <w:i/>
          <w:iCs/>
          <w:sz w:val="24"/>
          <w:szCs w:val="24"/>
        </w:rPr>
        <w:t>plano</w:t>
      </w:r>
      <w:r w:rsidR="00683868" w:rsidRPr="00A3036C">
        <w:rPr>
          <w:rFonts w:ascii="Times New Roman" w:hAnsi="Times New Roman" w:cs="Times New Roman"/>
          <w:i/>
          <w:iCs/>
          <w:sz w:val="24"/>
          <w:szCs w:val="24"/>
        </w:rPr>
        <w:t>s</w:t>
      </w:r>
      <w:r w:rsidR="00022554" w:rsidRPr="00A3036C">
        <w:rPr>
          <w:rFonts w:ascii="Times New Roman" w:hAnsi="Times New Roman" w:cs="Times New Roman"/>
          <w:i/>
          <w:iCs/>
          <w:sz w:val="24"/>
          <w:szCs w:val="24"/>
        </w:rPr>
        <w:t xml:space="preserve"> terráqueo</w:t>
      </w:r>
      <w:r w:rsidR="00683868" w:rsidRPr="00A3036C">
        <w:rPr>
          <w:rFonts w:ascii="Times New Roman" w:hAnsi="Times New Roman" w:cs="Times New Roman"/>
          <w:sz w:val="24"/>
          <w:szCs w:val="24"/>
        </w:rPr>
        <w:t>s</w:t>
      </w:r>
      <w:r w:rsidR="00A84AC9" w:rsidRPr="00A3036C">
        <w:rPr>
          <w:rFonts w:ascii="Times New Roman" w:hAnsi="Times New Roman" w:cs="Times New Roman"/>
          <w:sz w:val="24"/>
          <w:szCs w:val="24"/>
        </w:rPr>
        <w:t>.</w:t>
      </w:r>
      <w:r w:rsidR="00E82A33" w:rsidRPr="00A3036C">
        <w:rPr>
          <w:rFonts w:ascii="Times New Roman" w:hAnsi="Times New Roman" w:cs="Times New Roman"/>
          <w:sz w:val="24"/>
          <w:szCs w:val="24"/>
        </w:rPr>
        <w:t xml:space="preserve"> </w:t>
      </w:r>
    </w:p>
    <w:p w14:paraId="7C17355B" w14:textId="164F93C9" w:rsidR="00A84AC9" w:rsidRPr="00A3036C" w:rsidRDefault="00A84AC9" w:rsidP="00A84AC9">
      <w:pPr>
        <w:spacing w:after="0"/>
        <w:jc w:val="both"/>
        <w:rPr>
          <w:rFonts w:ascii="Times New Roman" w:hAnsi="Times New Roman" w:cs="Times New Roman"/>
          <w:sz w:val="24"/>
          <w:szCs w:val="24"/>
        </w:rPr>
      </w:pPr>
      <w:r w:rsidRPr="00A3036C">
        <w:rPr>
          <w:rFonts w:ascii="Times New Roman" w:hAnsi="Times New Roman" w:cs="Times New Roman"/>
          <w:sz w:val="24"/>
          <w:szCs w:val="24"/>
        </w:rPr>
        <w:t>Algozlenirus, o Deus do Sistema Terra, determina a nomeação de Carol Harrison,</w:t>
      </w:r>
      <w:r w:rsidR="00C232D6" w:rsidRPr="00A3036C">
        <w:rPr>
          <w:rFonts w:ascii="Times New Roman" w:hAnsi="Times New Roman" w:cs="Times New Roman"/>
          <w:sz w:val="24"/>
          <w:szCs w:val="24"/>
        </w:rPr>
        <w:t xml:space="preserve"> 36,</w:t>
      </w:r>
      <w:r w:rsidRPr="00A3036C">
        <w:rPr>
          <w:rFonts w:ascii="Times New Roman" w:hAnsi="Times New Roman" w:cs="Times New Roman"/>
          <w:sz w:val="24"/>
          <w:szCs w:val="24"/>
        </w:rPr>
        <w:t xml:space="preserve"> leia-se </w:t>
      </w:r>
      <w:r w:rsidRPr="00A3036C">
        <w:rPr>
          <w:rFonts w:ascii="Times New Roman" w:hAnsi="Times New Roman" w:cs="Times New Roman"/>
          <w:b/>
          <w:bCs/>
          <w:sz w:val="24"/>
          <w:szCs w:val="24"/>
        </w:rPr>
        <w:t xml:space="preserve">Green Dream </w:t>
      </w:r>
      <w:r w:rsidRPr="00A3036C">
        <w:rPr>
          <w:rFonts w:ascii="Times New Roman" w:hAnsi="Times New Roman" w:cs="Times New Roman"/>
          <w:sz w:val="24"/>
          <w:szCs w:val="24"/>
        </w:rPr>
        <w:t>como autoridade máxima da UTS — União da Terra Sustentável. Pilares sistêmicos: governo, religião, mídia e educação, a serviço</w:t>
      </w:r>
      <w:r w:rsidR="009C679A" w:rsidRPr="00A3036C">
        <w:rPr>
          <w:rFonts w:ascii="Times New Roman" w:hAnsi="Times New Roman" w:cs="Times New Roman"/>
          <w:sz w:val="24"/>
          <w:szCs w:val="24"/>
        </w:rPr>
        <w:t xml:space="preserve"> do Sistema Terra, destacam</w:t>
      </w:r>
      <w:r w:rsidR="00381575" w:rsidRPr="00A3036C">
        <w:rPr>
          <w:rFonts w:ascii="Times New Roman" w:hAnsi="Times New Roman" w:cs="Times New Roman"/>
          <w:sz w:val="24"/>
          <w:szCs w:val="24"/>
        </w:rPr>
        <w:t>,</w:t>
      </w:r>
      <w:r w:rsidR="009C679A" w:rsidRPr="00A3036C">
        <w:rPr>
          <w:rFonts w:ascii="Times New Roman" w:hAnsi="Times New Roman" w:cs="Times New Roman"/>
          <w:sz w:val="24"/>
          <w:szCs w:val="24"/>
        </w:rPr>
        <w:t xml:space="preserve"> em cerimônia com transmissão mundial</w:t>
      </w:r>
      <w:r w:rsidR="00381575" w:rsidRPr="00A3036C">
        <w:rPr>
          <w:rFonts w:ascii="Times New Roman" w:hAnsi="Times New Roman" w:cs="Times New Roman"/>
          <w:sz w:val="24"/>
          <w:szCs w:val="24"/>
        </w:rPr>
        <w:t>,</w:t>
      </w:r>
      <w:r w:rsidR="009C679A" w:rsidRPr="00A3036C">
        <w:rPr>
          <w:rFonts w:ascii="Times New Roman" w:hAnsi="Times New Roman" w:cs="Times New Roman"/>
          <w:sz w:val="24"/>
          <w:szCs w:val="24"/>
        </w:rPr>
        <w:t xml:space="preserve"> a importância de Harrison, Taylor e Agregados na preservação ambiental e da natureza com as relevantes ações do </w:t>
      </w:r>
      <w:r w:rsidR="009C679A" w:rsidRPr="00A3036C">
        <w:rPr>
          <w:rFonts w:ascii="Times New Roman" w:hAnsi="Times New Roman" w:cs="Times New Roman"/>
          <w:b/>
          <w:bCs/>
          <w:sz w:val="24"/>
          <w:szCs w:val="24"/>
        </w:rPr>
        <w:t>Green Dream</w:t>
      </w:r>
      <w:r w:rsidR="00890B1C" w:rsidRPr="00A3036C">
        <w:rPr>
          <w:rFonts w:ascii="Times New Roman" w:hAnsi="Times New Roman" w:cs="Times New Roman"/>
          <w:sz w:val="24"/>
          <w:szCs w:val="24"/>
        </w:rPr>
        <w:t>, a</w:t>
      </w:r>
      <w:r w:rsidR="001147F3" w:rsidRPr="00A3036C">
        <w:rPr>
          <w:rFonts w:ascii="Times New Roman" w:hAnsi="Times New Roman" w:cs="Times New Roman"/>
          <w:sz w:val="24"/>
          <w:szCs w:val="24"/>
        </w:rPr>
        <w:t>poiado por lideranças indígenas</w:t>
      </w:r>
      <w:r w:rsidR="00890B1C" w:rsidRPr="00A3036C">
        <w:rPr>
          <w:rFonts w:ascii="Times New Roman" w:hAnsi="Times New Roman" w:cs="Times New Roman"/>
          <w:sz w:val="24"/>
          <w:szCs w:val="24"/>
        </w:rPr>
        <w:t xml:space="preserve"> na</w:t>
      </w:r>
      <w:r w:rsidR="001147F3" w:rsidRPr="00A3036C">
        <w:rPr>
          <w:rFonts w:ascii="Times New Roman" w:hAnsi="Times New Roman" w:cs="Times New Roman"/>
          <w:sz w:val="24"/>
          <w:szCs w:val="24"/>
        </w:rPr>
        <w:t xml:space="preserve"> produ</w:t>
      </w:r>
      <w:r w:rsidR="00A9567D" w:rsidRPr="00A3036C">
        <w:rPr>
          <w:rFonts w:ascii="Times New Roman" w:hAnsi="Times New Roman" w:cs="Times New Roman"/>
          <w:sz w:val="24"/>
          <w:szCs w:val="24"/>
        </w:rPr>
        <w:t>ção das</w:t>
      </w:r>
      <w:r w:rsidR="001147F3" w:rsidRPr="00A3036C">
        <w:rPr>
          <w:rFonts w:ascii="Times New Roman" w:hAnsi="Times New Roman" w:cs="Times New Roman"/>
          <w:sz w:val="24"/>
          <w:szCs w:val="24"/>
        </w:rPr>
        <w:t xml:space="preserve"> ações de restauração e sustentação climáticas.</w:t>
      </w:r>
      <w:r w:rsidR="009C679A" w:rsidRPr="00A3036C">
        <w:rPr>
          <w:rFonts w:ascii="Times New Roman" w:hAnsi="Times New Roman" w:cs="Times New Roman"/>
          <w:sz w:val="24"/>
          <w:szCs w:val="24"/>
        </w:rPr>
        <w:t xml:space="preserve"> </w:t>
      </w:r>
      <w:r w:rsidR="009C679A" w:rsidRPr="00A3036C">
        <w:rPr>
          <w:rFonts w:ascii="Times New Roman" w:hAnsi="Times New Roman" w:cs="Times New Roman"/>
          <w:sz w:val="24"/>
          <w:szCs w:val="24"/>
        </w:rPr>
        <w:lastRenderedPageBreak/>
        <w:t>Justifica</w:t>
      </w:r>
      <w:r w:rsidR="0072330F" w:rsidRPr="00A3036C">
        <w:rPr>
          <w:rFonts w:ascii="Times New Roman" w:hAnsi="Times New Roman" w:cs="Times New Roman"/>
          <w:sz w:val="24"/>
          <w:szCs w:val="24"/>
        </w:rPr>
        <w:t>m</w:t>
      </w:r>
      <w:r w:rsidR="009C679A" w:rsidRPr="00A3036C">
        <w:rPr>
          <w:rFonts w:ascii="Times New Roman" w:hAnsi="Times New Roman" w:cs="Times New Roman"/>
          <w:sz w:val="24"/>
          <w:szCs w:val="24"/>
        </w:rPr>
        <w:t xml:space="preserve"> a indicação e ao mesmo tempo, fortalece</w:t>
      </w:r>
      <w:r w:rsidR="0072330F" w:rsidRPr="00A3036C">
        <w:rPr>
          <w:rFonts w:ascii="Times New Roman" w:hAnsi="Times New Roman" w:cs="Times New Roman"/>
          <w:sz w:val="24"/>
          <w:szCs w:val="24"/>
        </w:rPr>
        <w:t>m</w:t>
      </w:r>
      <w:r w:rsidR="009C679A" w:rsidRPr="00A3036C">
        <w:rPr>
          <w:rFonts w:ascii="Times New Roman" w:hAnsi="Times New Roman" w:cs="Times New Roman"/>
          <w:sz w:val="24"/>
          <w:szCs w:val="24"/>
        </w:rPr>
        <w:t xml:space="preserve"> a Democracia como regime a ser instituído em todos os países habitados no Hemisfério Sul, hoje, única região habitada do planeta.</w:t>
      </w:r>
      <w:r w:rsidR="00751056" w:rsidRPr="00A3036C">
        <w:rPr>
          <w:rFonts w:ascii="Times New Roman" w:hAnsi="Times New Roman" w:cs="Times New Roman"/>
          <w:sz w:val="24"/>
          <w:szCs w:val="24"/>
        </w:rPr>
        <w:t xml:space="preserve"> </w:t>
      </w:r>
      <w:r w:rsidR="004201FA" w:rsidRPr="00A3036C">
        <w:rPr>
          <w:rFonts w:ascii="Times New Roman" w:hAnsi="Times New Roman" w:cs="Times New Roman"/>
          <w:sz w:val="24"/>
          <w:szCs w:val="24"/>
        </w:rPr>
        <w:t xml:space="preserve">Verdadeiramente, </w:t>
      </w:r>
      <w:r w:rsidR="004201FA" w:rsidRPr="00A3036C">
        <w:rPr>
          <w:rFonts w:ascii="Times New Roman" w:hAnsi="Times New Roman" w:cs="Times New Roman"/>
          <w:i/>
          <w:iCs/>
          <w:sz w:val="24"/>
          <w:szCs w:val="24"/>
        </w:rPr>
        <w:t>os donos do mundo</w:t>
      </w:r>
      <w:r w:rsidR="004201FA" w:rsidRPr="00A3036C">
        <w:rPr>
          <w:rFonts w:ascii="Times New Roman" w:hAnsi="Times New Roman" w:cs="Times New Roman"/>
          <w:sz w:val="24"/>
          <w:szCs w:val="24"/>
        </w:rPr>
        <w:t>, simplesment</w:t>
      </w:r>
      <w:r w:rsidR="007B769A" w:rsidRPr="00A3036C">
        <w:rPr>
          <w:rFonts w:ascii="Times New Roman" w:hAnsi="Times New Roman" w:cs="Times New Roman"/>
          <w:sz w:val="24"/>
          <w:szCs w:val="24"/>
        </w:rPr>
        <w:t xml:space="preserve">e, </w:t>
      </w:r>
      <w:r w:rsidR="007B769A" w:rsidRPr="00A3036C">
        <w:rPr>
          <w:rFonts w:ascii="Times New Roman" w:hAnsi="Times New Roman" w:cs="Times New Roman"/>
          <w:i/>
          <w:iCs/>
          <w:sz w:val="24"/>
          <w:szCs w:val="24"/>
        </w:rPr>
        <w:t>mordem e assopram</w:t>
      </w:r>
      <w:r w:rsidR="007B769A" w:rsidRPr="00A3036C">
        <w:rPr>
          <w:rFonts w:ascii="Times New Roman" w:hAnsi="Times New Roman" w:cs="Times New Roman"/>
          <w:sz w:val="24"/>
          <w:szCs w:val="24"/>
        </w:rPr>
        <w:t>.</w:t>
      </w:r>
      <w:r w:rsidR="00E25D2C" w:rsidRPr="00A3036C">
        <w:rPr>
          <w:rFonts w:ascii="Times New Roman" w:hAnsi="Times New Roman" w:cs="Times New Roman"/>
          <w:sz w:val="24"/>
          <w:szCs w:val="24"/>
        </w:rPr>
        <w:t xml:space="preserve"> </w:t>
      </w:r>
    </w:p>
    <w:p w14:paraId="090D8727" w14:textId="0B711B31" w:rsidR="007F5D41" w:rsidRPr="00A3036C" w:rsidRDefault="009C679A" w:rsidP="007F5D4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Sistema Terra promove na mesma cerimônia, Jesus de Deus, credibilizado pelo seu invólucro corporal </w:t>
      </w:r>
      <w:r w:rsidR="00D8465A" w:rsidRPr="00A3036C">
        <w:rPr>
          <w:rFonts w:ascii="Times New Roman" w:hAnsi="Times New Roman" w:cs="Times New Roman"/>
          <w:sz w:val="24"/>
          <w:szCs w:val="24"/>
        </w:rPr>
        <w:t xml:space="preserve">ao </w:t>
      </w:r>
      <w:r w:rsidRPr="00A3036C">
        <w:rPr>
          <w:rFonts w:ascii="Times New Roman" w:hAnsi="Times New Roman" w:cs="Times New Roman"/>
          <w:sz w:val="24"/>
          <w:szCs w:val="24"/>
        </w:rPr>
        <w:t xml:space="preserve">abrigar a reencarnação de Jesus Cristo, para presidência da  CGU ─ Controladoria Geral do Universo e Roberto Evaristo de Macedo Soares </w:t>
      </w:r>
      <w:r w:rsidR="00496307" w:rsidRPr="00A3036C">
        <w:rPr>
          <w:rFonts w:ascii="Times New Roman" w:hAnsi="Times New Roman" w:cs="Times New Roman"/>
          <w:sz w:val="24"/>
          <w:szCs w:val="24"/>
        </w:rPr>
        <w:t>reafirmado como representação máxima da IMSD — Independência Mundial dos Servos de Deus</w:t>
      </w:r>
      <w:r w:rsidR="001F1940" w:rsidRPr="00A3036C">
        <w:rPr>
          <w:rFonts w:ascii="Times New Roman" w:hAnsi="Times New Roman" w:cs="Times New Roman"/>
          <w:sz w:val="24"/>
          <w:szCs w:val="24"/>
        </w:rPr>
        <w:t>,</w:t>
      </w:r>
      <w:r w:rsidR="00D20495" w:rsidRPr="00A3036C">
        <w:rPr>
          <w:rFonts w:ascii="Times New Roman" w:hAnsi="Times New Roman" w:cs="Times New Roman"/>
          <w:sz w:val="24"/>
          <w:szCs w:val="24"/>
        </w:rPr>
        <w:t xml:space="preserve"> sob o pseudônimo oficializado de Presidente do Universo</w:t>
      </w:r>
      <w:r w:rsidR="00496307" w:rsidRPr="00A3036C">
        <w:rPr>
          <w:rFonts w:ascii="Times New Roman" w:hAnsi="Times New Roman" w:cs="Times New Roman"/>
          <w:sz w:val="24"/>
          <w:szCs w:val="24"/>
        </w:rPr>
        <w:t>. Lembrando ainda a migração de religiosos de todas as ordens para a religião oficial do planeta, melhor, do Sistema Terra. Objetivos cumpridos</w:t>
      </w:r>
      <w:r w:rsidR="007964A4" w:rsidRPr="00A3036C">
        <w:rPr>
          <w:rFonts w:ascii="Times New Roman" w:hAnsi="Times New Roman" w:cs="Times New Roman"/>
          <w:sz w:val="24"/>
          <w:szCs w:val="24"/>
        </w:rPr>
        <w:t xml:space="preserve">, apoiados pelas </w:t>
      </w:r>
      <w:r w:rsidR="007964A4" w:rsidRPr="00A3036C">
        <w:rPr>
          <w:rFonts w:ascii="Times New Roman" w:hAnsi="Times New Roman" w:cs="Times New Roman"/>
          <w:i/>
          <w:iCs/>
          <w:sz w:val="24"/>
          <w:szCs w:val="24"/>
        </w:rPr>
        <w:t>marionetes</w:t>
      </w:r>
      <w:r w:rsidR="007964A4" w:rsidRPr="00A3036C">
        <w:rPr>
          <w:rFonts w:ascii="Times New Roman" w:hAnsi="Times New Roman" w:cs="Times New Roman"/>
          <w:sz w:val="24"/>
          <w:szCs w:val="24"/>
        </w:rPr>
        <w:t xml:space="preserve"> governamentais,</w:t>
      </w:r>
      <w:r w:rsidR="00496307" w:rsidRPr="00A3036C">
        <w:rPr>
          <w:rFonts w:ascii="Times New Roman" w:hAnsi="Times New Roman" w:cs="Times New Roman"/>
          <w:sz w:val="24"/>
          <w:szCs w:val="24"/>
        </w:rPr>
        <w:t xml:space="preserve"> de redução populacional, oficialização de uma única religião</w:t>
      </w:r>
      <w:r w:rsidR="001147F3" w:rsidRPr="00A3036C">
        <w:rPr>
          <w:rFonts w:ascii="Times New Roman" w:hAnsi="Times New Roman" w:cs="Times New Roman"/>
          <w:sz w:val="24"/>
          <w:szCs w:val="24"/>
        </w:rPr>
        <w:t xml:space="preserve"> e</w:t>
      </w:r>
      <w:r w:rsidR="00496307" w:rsidRPr="00A3036C">
        <w:rPr>
          <w:rFonts w:ascii="Times New Roman" w:hAnsi="Times New Roman" w:cs="Times New Roman"/>
          <w:sz w:val="24"/>
          <w:szCs w:val="24"/>
        </w:rPr>
        <w:t xml:space="preserve"> uma mídia divulgadora de que lhe é permitido pelos </w:t>
      </w:r>
      <w:r w:rsidR="00496307" w:rsidRPr="00A3036C">
        <w:rPr>
          <w:rFonts w:ascii="Times New Roman" w:hAnsi="Times New Roman" w:cs="Times New Roman"/>
          <w:i/>
          <w:iCs/>
          <w:sz w:val="24"/>
          <w:szCs w:val="24"/>
        </w:rPr>
        <w:t>malenirus</w:t>
      </w:r>
      <w:r w:rsidR="00496307" w:rsidRPr="00A3036C">
        <w:rPr>
          <w:rFonts w:ascii="Times New Roman" w:hAnsi="Times New Roman" w:cs="Times New Roman"/>
          <w:sz w:val="24"/>
          <w:szCs w:val="24"/>
        </w:rPr>
        <w:t xml:space="preserve">, </w:t>
      </w:r>
      <w:r w:rsidR="00496307" w:rsidRPr="00A3036C">
        <w:rPr>
          <w:rFonts w:ascii="Times New Roman" w:hAnsi="Times New Roman" w:cs="Times New Roman"/>
          <w:i/>
          <w:iCs/>
          <w:sz w:val="24"/>
          <w:szCs w:val="24"/>
        </w:rPr>
        <w:t xml:space="preserve">reinonaques </w:t>
      </w:r>
      <w:r w:rsidR="00496307" w:rsidRPr="00A3036C">
        <w:rPr>
          <w:rFonts w:ascii="Times New Roman" w:hAnsi="Times New Roman" w:cs="Times New Roman"/>
          <w:sz w:val="24"/>
          <w:szCs w:val="24"/>
        </w:rPr>
        <w:t xml:space="preserve">e </w:t>
      </w:r>
      <w:r w:rsidR="00496307" w:rsidRPr="00A3036C">
        <w:rPr>
          <w:rFonts w:ascii="Times New Roman" w:hAnsi="Times New Roman" w:cs="Times New Roman"/>
          <w:i/>
          <w:iCs/>
          <w:sz w:val="24"/>
          <w:szCs w:val="24"/>
        </w:rPr>
        <w:t>dominitilianos</w:t>
      </w:r>
      <w:r w:rsidR="00496307" w:rsidRPr="00A3036C">
        <w:rPr>
          <w:rFonts w:ascii="Times New Roman" w:hAnsi="Times New Roman" w:cs="Times New Roman"/>
          <w:sz w:val="24"/>
          <w:szCs w:val="24"/>
        </w:rPr>
        <w:t xml:space="preserve">. E, por fim, a educação pautada na continuidade de verdades manipuladas, revigoram o Sistema Terra alimentado </w:t>
      </w:r>
      <w:r w:rsidR="007964A4" w:rsidRPr="00A3036C">
        <w:rPr>
          <w:rFonts w:ascii="Times New Roman" w:hAnsi="Times New Roman" w:cs="Times New Roman"/>
          <w:sz w:val="24"/>
          <w:szCs w:val="24"/>
        </w:rPr>
        <w:t xml:space="preserve">pela mentira, ilusão e, sobretudo, </w:t>
      </w:r>
      <w:r w:rsidR="00496307" w:rsidRPr="00A3036C">
        <w:rPr>
          <w:rFonts w:ascii="Times New Roman" w:hAnsi="Times New Roman" w:cs="Times New Roman"/>
          <w:sz w:val="24"/>
          <w:szCs w:val="24"/>
        </w:rPr>
        <w:t>pelo próprio terrícola mergulhado em frequências vibracionais rasteiras impeditivas de despertarem sua essência no encontro do Eu Superior.</w:t>
      </w:r>
      <w:r w:rsidR="003E262D" w:rsidRPr="00A3036C">
        <w:rPr>
          <w:rFonts w:ascii="Times New Roman" w:hAnsi="Times New Roman" w:cs="Times New Roman"/>
          <w:sz w:val="24"/>
          <w:szCs w:val="24"/>
        </w:rPr>
        <w:t xml:space="preserve"> Sem esquecer, o fortalecimento da moeda UNA — União Nacional Americana </w:t>
      </w:r>
      <w:r w:rsidR="00381575" w:rsidRPr="00A3036C">
        <w:rPr>
          <w:rFonts w:ascii="Times New Roman" w:hAnsi="Times New Roman" w:cs="Times New Roman"/>
          <w:sz w:val="24"/>
          <w:szCs w:val="24"/>
        </w:rPr>
        <w:t>d</w:t>
      </w:r>
      <w:r w:rsidR="003E262D" w:rsidRPr="00A3036C">
        <w:rPr>
          <w:rFonts w:ascii="Times New Roman" w:hAnsi="Times New Roman" w:cs="Times New Roman"/>
          <w:sz w:val="24"/>
          <w:szCs w:val="24"/>
        </w:rPr>
        <w:t>o Mercosul</w:t>
      </w:r>
      <w:r w:rsidR="00381575" w:rsidRPr="00A3036C">
        <w:rPr>
          <w:rFonts w:ascii="Times New Roman" w:hAnsi="Times New Roman" w:cs="Times New Roman"/>
          <w:sz w:val="24"/>
          <w:szCs w:val="24"/>
        </w:rPr>
        <w:t xml:space="preserve">. Criação do dinheiro fora </w:t>
      </w:r>
      <w:r w:rsidR="004F7ECF" w:rsidRPr="00A3036C">
        <w:rPr>
          <w:rFonts w:ascii="Times New Roman" w:hAnsi="Times New Roman" w:cs="Times New Roman"/>
          <w:sz w:val="24"/>
          <w:szCs w:val="24"/>
        </w:rPr>
        <w:t>uma independência as regras dolarizadas do comércio internacional</w:t>
      </w:r>
      <w:r w:rsidR="00381575" w:rsidRPr="00A3036C">
        <w:rPr>
          <w:rFonts w:ascii="Times New Roman" w:hAnsi="Times New Roman" w:cs="Times New Roman"/>
          <w:sz w:val="24"/>
          <w:szCs w:val="24"/>
        </w:rPr>
        <w:t xml:space="preserve">, </w:t>
      </w:r>
      <w:r w:rsidR="003E262D" w:rsidRPr="00A3036C">
        <w:rPr>
          <w:rFonts w:ascii="Times New Roman" w:hAnsi="Times New Roman" w:cs="Times New Roman"/>
          <w:sz w:val="24"/>
          <w:szCs w:val="24"/>
        </w:rPr>
        <w:t>à época d</w:t>
      </w:r>
      <w:r w:rsidR="004F7ECF" w:rsidRPr="00A3036C">
        <w:rPr>
          <w:rFonts w:ascii="Times New Roman" w:hAnsi="Times New Roman" w:cs="Times New Roman"/>
          <w:sz w:val="24"/>
          <w:szCs w:val="24"/>
        </w:rPr>
        <w:t>as</w:t>
      </w:r>
      <w:r w:rsidR="003E262D" w:rsidRPr="00A3036C">
        <w:rPr>
          <w:rFonts w:ascii="Times New Roman" w:hAnsi="Times New Roman" w:cs="Times New Roman"/>
          <w:sz w:val="24"/>
          <w:szCs w:val="24"/>
        </w:rPr>
        <w:t xml:space="preserve"> gestões presidenciais do Brasil de Harrison, Taylor e Agregados, através de Taiguara e Anna Márcia, </w:t>
      </w:r>
      <w:r w:rsidR="004F7ECF" w:rsidRPr="00A3036C">
        <w:rPr>
          <w:rFonts w:ascii="Times New Roman" w:hAnsi="Times New Roman" w:cs="Times New Roman"/>
          <w:sz w:val="24"/>
          <w:szCs w:val="24"/>
        </w:rPr>
        <w:t>com a moeda desvalorizada</w:t>
      </w:r>
      <w:r w:rsidR="003E262D" w:rsidRPr="00A3036C">
        <w:rPr>
          <w:rFonts w:ascii="Times New Roman" w:hAnsi="Times New Roman" w:cs="Times New Roman"/>
          <w:sz w:val="24"/>
          <w:szCs w:val="24"/>
        </w:rPr>
        <w:t xml:space="preserve"> pelos interesses de países, antes, poderosos e, atualmente, inexistentes na geopolítica mundial. </w:t>
      </w:r>
      <w:r w:rsidR="00496307" w:rsidRPr="00A3036C">
        <w:rPr>
          <w:rFonts w:ascii="Times New Roman" w:hAnsi="Times New Roman" w:cs="Times New Roman"/>
          <w:sz w:val="24"/>
          <w:szCs w:val="24"/>
        </w:rPr>
        <w:t xml:space="preserve">Importante ressaltar, </w:t>
      </w:r>
      <w:r w:rsidR="007964A4" w:rsidRPr="00A3036C">
        <w:rPr>
          <w:rFonts w:ascii="Times New Roman" w:hAnsi="Times New Roman" w:cs="Times New Roman"/>
          <w:sz w:val="24"/>
          <w:szCs w:val="24"/>
        </w:rPr>
        <w:t xml:space="preserve">o regime democrático mascarado na </w:t>
      </w:r>
      <w:r w:rsidR="007964A4" w:rsidRPr="00A3036C">
        <w:rPr>
          <w:rFonts w:ascii="Times New Roman" w:hAnsi="Times New Roman" w:cs="Times New Roman"/>
          <w:sz w:val="24"/>
          <w:szCs w:val="24"/>
        </w:rPr>
        <w:lastRenderedPageBreak/>
        <w:t xml:space="preserve">dominância de </w:t>
      </w:r>
      <w:r w:rsidR="007964A4" w:rsidRPr="00A3036C">
        <w:rPr>
          <w:rFonts w:ascii="Times New Roman" w:hAnsi="Times New Roman" w:cs="Times New Roman"/>
          <w:i/>
          <w:iCs/>
          <w:sz w:val="24"/>
          <w:szCs w:val="24"/>
        </w:rPr>
        <w:t>malenirus</w:t>
      </w:r>
      <w:r w:rsidR="007964A4" w:rsidRPr="00A3036C">
        <w:rPr>
          <w:rFonts w:ascii="Times New Roman" w:hAnsi="Times New Roman" w:cs="Times New Roman"/>
          <w:sz w:val="24"/>
          <w:szCs w:val="24"/>
        </w:rPr>
        <w:t xml:space="preserve">, </w:t>
      </w:r>
      <w:r w:rsidR="007964A4" w:rsidRPr="00A3036C">
        <w:rPr>
          <w:rFonts w:ascii="Times New Roman" w:hAnsi="Times New Roman" w:cs="Times New Roman"/>
          <w:i/>
          <w:iCs/>
          <w:sz w:val="24"/>
          <w:szCs w:val="24"/>
        </w:rPr>
        <w:t xml:space="preserve">reinonaques </w:t>
      </w:r>
      <w:r w:rsidR="007964A4" w:rsidRPr="00A3036C">
        <w:rPr>
          <w:rFonts w:ascii="Times New Roman" w:hAnsi="Times New Roman" w:cs="Times New Roman"/>
          <w:sz w:val="24"/>
          <w:szCs w:val="24"/>
        </w:rPr>
        <w:t xml:space="preserve">e </w:t>
      </w:r>
      <w:r w:rsidR="007964A4" w:rsidRPr="00A3036C">
        <w:rPr>
          <w:rFonts w:ascii="Times New Roman" w:hAnsi="Times New Roman" w:cs="Times New Roman"/>
          <w:i/>
          <w:iCs/>
          <w:sz w:val="24"/>
          <w:szCs w:val="24"/>
        </w:rPr>
        <w:t>dominitilianos</w:t>
      </w:r>
      <w:r w:rsidR="007964A4" w:rsidRPr="00A3036C">
        <w:rPr>
          <w:rFonts w:ascii="Times New Roman" w:hAnsi="Times New Roman" w:cs="Times New Roman"/>
          <w:sz w:val="24"/>
          <w:szCs w:val="24"/>
        </w:rPr>
        <w:t xml:space="preserve">, os verdadeiros,  até então, </w:t>
      </w:r>
      <w:r w:rsidR="0039221B" w:rsidRPr="00A3036C">
        <w:rPr>
          <w:rFonts w:ascii="Times New Roman" w:hAnsi="Times New Roman" w:cs="Times New Roman"/>
          <w:sz w:val="24"/>
          <w:szCs w:val="24"/>
        </w:rPr>
        <w:t>denominados</w:t>
      </w:r>
      <w:r w:rsidR="007964A4" w:rsidRPr="00A3036C">
        <w:rPr>
          <w:rFonts w:ascii="Times New Roman" w:hAnsi="Times New Roman" w:cs="Times New Roman"/>
          <w:sz w:val="24"/>
          <w:szCs w:val="24"/>
        </w:rPr>
        <w:t xml:space="preserve"> </w:t>
      </w:r>
      <w:r w:rsidR="007964A4" w:rsidRPr="00A3036C">
        <w:rPr>
          <w:rFonts w:ascii="Times New Roman" w:hAnsi="Times New Roman" w:cs="Times New Roman"/>
          <w:i/>
          <w:iCs/>
          <w:sz w:val="24"/>
          <w:szCs w:val="24"/>
        </w:rPr>
        <w:t>os donos do mundo</w:t>
      </w:r>
      <w:r w:rsidR="007964A4" w:rsidRPr="00A3036C">
        <w:rPr>
          <w:rFonts w:ascii="Times New Roman" w:hAnsi="Times New Roman" w:cs="Times New Roman"/>
          <w:sz w:val="24"/>
          <w:szCs w:val="24"/>
        </w:rPr>
        <w:t>.</w:t>
      </w:r>
    </w:p>
    <w:p w14:paraId="712925BD" w14:textId="05896F04" w:rsidR="00EB7EDE" w:rsidRPr="00A3036C" w:rsidRDefault="007F5D41" w:rsidP="00A103B6">
      <w:pPr>
        <w:spacing w:after="0"/>
        <w:jc w:val="both"/>
        <w:rPr>
          <w:rFonts w:ascii="Times New Roman" w:hAnsi="Times New Roman" w:cs="Times New Roman"/>
          <w:sz w:val="24"/>
          <w:szCs w:val="24"/>
        </w:rPr>
      </w:pPr>
      <w:r w:rsidRPr="00A3036C">
        <w:rPr>
          <w:rFonts w:ascii="Times New Roman" w:hAnsi="Times New Roman" w:cs="Times New Roman"/>
          <w:sz w:val="24"/>
          <w:szCs w:val="24"/>
        </w:rPr>
        <w:t>Produção  de baixas vibrações com conflitos pontuais na luta pela sobrevivência de anfitriões e visitante</w:t>
      </w:r>
      <w:r w:rsidR="00EB7EDE" w:rsidRPr="00A3036C">
        <w:rPr>
          <w:rFonts w:ascii="Times New Roman" w:hAnsi="Times New Roman" w:cs="Times New Roman"/>
          <w:sz w:val="24"/>
          <w:szCs w:val="24"/>
        </w:rPr>
        <w:t>s</w:t>
      </w:r>
      <w:r w:rsidR="00EF332B" w:rsidRPr="00A3036C">
        <w:rPr>
          <w:rFonts w:ascii="Times New Roman" w:hAnsi="Times New Roman" w:cs="Times New Roman"/>
          <w:sz w:val="24"/>
          <w:szCs w:val="24"/>
        </w:rPr>
        <w:t>.</w:t>
      </w:r>
      <w:r w:rsidR="00EB7EDE" w:rsidRPr="00A3036C">
        <w:rPr>
          <w:rFonts w:ascii="Times New Roman" w:hAnsi="Times New Roman" w:cs="Times New Roman"/>
          <w:sz w:val="24"/>
          <w:szCs w:val="24"/>
        </w:rPr>
        <w:t xml:space="preserve"> </w:t>
      </w:r>
      <w:r w:rsidR="00EF332B" w:rsidRPr="00A3036C">
        <w:rPr>
          <w:rFonts w:ascii="Times New Roman" w:hAnsi="Times New Roman" w:cs="Times New Roman"/>
          <w:sz w:val="24"/>
          <w:szCs w:val="24"/>
        </w:rPr>
        <w:t>P</w:t>
      </w:r>
      <w:r w:rsidR="00EB7EDE" w:rsidRPr="00A3036C">
        <w:rPr>
          <w:rFonts w:ascii="Times New Roman" w:hAnsi="Times New Roman" w:cs="Times New Roman"/>
          <w:sz w:val="24"/>
          <w:szCs w:val="24"/>
        </w:rPr>
        <w:t>rogramas de assistencialismos e as promessas não cumpridas de governos por um mundo melhor, revigoram o Sistema Terra</w:t>
      </w:r>
      <w:r w:rsidR="000E1990" w:rsidRPr="00A3036C">
        <w:rPr>
          <w:rFonts w:ascii="Times New Roman" w:hAnsi="Times New Roman" w:cs="Times New Roman"/>
          <w:sz w:val="24"/>
          <w:szCs w:val="24"/>
        </w:rPr>
        <w:t>.</w:t>
      </w:r>
      <w:r w:rsidR="00EB7EDE" w:rsidRPr="00A3036C">
        <w:rPr>
          <w:rFonts w:ascii="Times New Roman" w:hAnsi="Times New Roman" w:cs="Times New Roman"/>
          <w:sz w:val="24"/>
          <w:szCs w:val="24"/>
        </w:rPr>
        <w:t xml:space="preserve"> </w:t>
      </w:r>
      <w:r w:rsidR="001A5BE7" w:rsidRPr="00A3036C">
        <w:rPr>
          <w:rFonts w:ascii="Times New Roman" w:hAnsi="Times New Roman" w:cs="Times New Roman"/>
          <w:sz w:val="24"/>
          <w:szCs w:val="24"/>
        </w:rPr>
        <w:t xml:space="preserve">Pilares </w:t>
      </w:r>
      <w:r w:rsidR="00A65D17" w:rsidRPr="00A3036C">
        <w:rPr>
          <w:rFonts w:ascii="Times New Roman" w:hAnsi="Times New Roman" w:cs="Times New Roman"/>
          <w:sz w:val="24"/>
          <w:szCs w:val="24"/>
        </w:rPr>
        <w:t>sistêmicos</w:t>
      </w:r>
      <w:r w:rsidR="001A5BE7" w:rsidRPr="00A3036C">
        <w:rPr>
          <w:rFonts w:ascii="Times New Roman" w:hAnsi="Times New Roman" w:cs="Times New Roman"/>
          <w:sz w:val="24"/>
          <w:szCs w:val="24"/>
        </w:rPr>
        <w:t xml:space="preserve"> </w:t>
      </w:r>
      <w:r w:rsidR="00EB7EDE" w:rsidRPr="00A3036C">
        <w:rPr>
          <w:rFonts w:ascii="Times New Roman" w:hAnsi="Times New Roman" w:cs="Times New Roman"/>
          <w:sz w:val="24"/>
          <w:szCs w:val="24"/>
        </w:rPr>
        <w:t>explor</w:t>
      </w:r>
      <w:r w:rsidR="001A5BE7" w:rsidRPr="00A3036C">
        <w:rPr>
          <w:rFonts w:ascii="Times New Roman" w:hAnsi="Times New Roman" w:cs="Times New Roman"/>
          <w:sz w:val="24"/>
          <w:szCs w:val="24"/>
        </w:rPr>
        <w:t>am</w:t>
      </w:r>
      <w:r w:rsidR="00EB7EDE" w:rsidRPr="00A3036C">
        <w:rPr>
          <w:rFonts w:ascii="Times New Roman" w:hAnsi="Times New Roman" w:cs="Times New Roman"/>
          <w:sz w:val="24"/>
          <w:szCs w:val="24"/>
        </w:rPr>
        <w:t xml:space="preserve"> </w:t>
      </w:r>
      <w:bookmarkStart w:id="70" w:name="_Hlk190709051"/>
      <w:r w:rsidR="00EB7EDE" w:rsidRPr="00A3036C">
        <w:rPr>
          <w:rFonts w:ascii="Times New Roman" w:hAnsi="Times New Roman" w:cs="Times New Roman"/>
          <w:i/>
          <w:iCs/>
          <w:sz w:val="24"/>
          <w:szCs w:val="24"/>
        </w:rPr>
        <w:t>a tríade da maldade humana</w:t>
      </w:r>
      <w:r w:rsidR="00EB7EDE" w:rsidRPr="00A3036C">
        <w:rPr>
          <w:rFonts w:ascii="Times New Roman" w:hAnsi="Times New Roman" w:cs="Times New Roman"/>
          <w:sz w:val="24"/>
          <w:szCs w:val="24"/>
        </w:rPr>
        <w:t xml:space="preserve">: </w:t>
      </w:r>
      <w:r w:rsidR="00EB7EDE" w:rsidRPr="00A3036C">
        <w:rPr>
          <w:rFonts w:ascii="Times New Roman" w:hAnsi="Times New Roman" w:cs="Times New Roman"/>
          <w:i/>
          <w:iCs/>
          <w:sz w:val="24"/>
          <w:szCs w:val="24"/>
        </w:rPr>
        <w:t>ego</w:t>
      </w:r>
      <w:r w:rsidR="00EB7EDE" w:rsidRPr="00A3036C">
        <w:rPr>
          <w:rFonts w:ascii="Times New Roman" w:hAnsi="Times New Roman" w:cs="Times New Roman"/>
          <w:sz w:val="24"/>
          <w:szCs w:val="24"/>
        </w:rPr>
        <w:t xml:space="preserve">, </w:t>
      </w:r>
      <w:r w:rsidR="00EB7EDE" w:rsidRPr="00A3036C">
        <w:rPr>
          <w:rFonts w:ascii="Times New Roman" w:hAnsi="Times New Roman" w:cs="Times New Roman"/>
          <w:i/>
          <w:iCs/>
          <w:sz w:val="24"/>
          <w:szCs w:val="24"/>
        </w:rPr>
        <w:t xml:space="preserve">ganância </w:t>
      </w:r>
      <w:r w:rsidR="00EB7EDE" w:rsidRPr="00A3036C">
        <w:rPr>
          <w:rFonts w:ascii="Times New Roman" w:hAnsi="Times New Roman" w:cs="Times New Roman"/>
          <w:sz w:val="24"/>
          <w:szCs w:val="24"/>
        </w:rPr>
        <w:t xml:space="preserve">e </w:t>
      </w:r>
      <w:r w:rsidR="00EB7EDE" w:rsidRPr="00A3036C">
        <w:rPr>
          <w:rFonts w:ascii="Times New Roman" w:hAnsi="Times New Roman" w:cs="Times New Roman"/>
          <w:i/>
          <w:iCs/>
          <w:sz w:val="24"/>
          <w:szCs w:val="24"/>
        </w:rPr>
        <w:t>medo</w:t>
      </w:r>
      <w:r w:rsidR="00EB7EDE" w:rsidRPr="00A3036C">
        <w:rPr>
          <w:rFonts w:ascii="Times New Roman" w:hAnsi="Times New Roman" w:cs="Times New Roman"/>
          <w:sz w:val="24"/>
          <w:szCs w:val="24"/>
        </w:rPr>
        <w:t xml:space="preserve"> para manutenção do Projeto de Perpetuação do Poder. </w:t>
      </w:r>
    </w:p>
    <w:p w14:paraId="2D69BF31" w14:textId="2E1D9866" w:rsidR="00865743" w:rsidRPr="00A3036C" w:rsidRDefault="00A103B6" w:rsidP="00865743">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Mídia mantém viva as memórias indesejáveis da 3ª Guerra Mundial, pontuando o desaparecimento do Hemisfério Norte e toda sua população, ali, presente na tentativa, em vão, de terem suas vidas normalizadas com o </w:t>
      </w:r>
      <w:r w:rsidR="00565644" w:rsidRPr="00A3036C">
        <w:rPr>
          <w:rFonts w:ascii="Times New Roman" w:hAnsi="Times New Roman" w:cs="Times New Roman"/>
          <w:sz w:val="24"/>
          <w:szCs w:val="24"/>
        </w:rPr>
        <w:t xml:space="preserve">sonhado </w:t>
      </w:r>
      <w:r w:rsidRPr="00A3036C">
        <w:rPr>
          <w:rFonts w:ascii="Times New Roman" w:hAnsi="Times New Roman" w:cs="Times New Roman"/>
          <w:sz w:val="24"/>
          <w:szCs w:val="24"/>
        </w:rPr>
        <w:t xml:space="preserve">fim do enfretamento mundial. O que não poder ia-se imaginar </w:t>
      </w:r>
      <w:r w:rsidR="00627736" w:rsidRPr="00A3036C">
        <w:rPr>
          <w:rFonts w:ascii="Times New Roman" w:hAnsi="Times New Roman" w:cs="Times New Roman"/>
          <w:sz w:val="24"/>
          <w:szCs w:val="24"/>
        </w:rPr>
        <w:t xml:space="preserve">seriam </w:t>
      </w:r>
      <w:r w:rsidRPr="00A3036C">
        <w:rPr>
          <w:rFonts w:ascii="Times New Roman" w:hAnsi="Times New Roman" w:cs="Times New Roman"/>
          <w:sz w:val="24"/>
          <w:szCs w:val="24"/>
        </w:rPr>
        <w:t>as explosões oceânicas programadas</w:t>
      </w:r>
      <w:r w:rsidR="004F7ECF" w:rsidRPr="00A3036C">
        <w:rPr>
          <w:rFonts w:ascii="Times New Roman" w:hAnsi="Times New Roman" w:cs="Times New Roman"/>
          <w:sz w:val="24"/>
          <w:szCs w:val="24"/>
        </w:rPr>
        <w:t xml:space="preserve">, veladamente, </w:t>
      </w:r>
      <w:r w:rsidRPr="00A3036C">
        <w:rPr>
          <w:rFonts w:ascii="Times New Roman" w:hAnsi="Times New Roman" w:cs="Times New Roman"/>
          <w:sz w:val="24"/>
          <w:szCs w:val="24"/>
        </w:rPr>
        <w:t>pelo SPA —</w:t>
      </w:r>
      <w:r w:rsidR="00627736" w:rsidRPr="00A3036C">
        <w:rPr>
          <w:rFonts w:ascii="Times New Roman" w:hAnsi="Times New Roman" w:cs="Times New Roman"/>
          <w:sz w:val="24"/>
          <w:szCs w:val="24"/>
        </w:rPr>
        <w:t xml:space="preserve"> </w:t>
      </w:r>
      <w:r w:rsidRPr="00A3036C">
        <w:rPr>
          <w:rFonts w:ascii="Times New Roman" w:hAnsi="Times New Roman" w:cs="Times New Roman"/>
          <w:sz w:val="24"/>
          <w:szCs w:val="24"/>
        </w:rPr>
        <w:t>Supremo Poder Anônimo para submergir toda a região com intuito de reduzir a população mundial</w:t>
      </w:r>
      <w:r w:rsidR="00865743"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865743" w:rsidRPr="00A3036C">
        <w:rPr>
          <w:rFonts w:ascii="Times New Roman" w:hAnsi="Times New Roman" w:cs="Times New Roman"/>
          <w:sz w:val="24"/>
          <w:szCs w:val="24"/>
        </w:rPr>
        <w:t>I</w:t>
      </w:r>
      <w:r w:rsidRPr="00A3036C">
        <w:rPr>
          <w:rFonts w:ascii="Times New Roman" w:hAnsi="Times New Roman" w:cs="Times New Roman"/>
          <w:sz w:val="24"/>
          <w:szCs w:val="24"/>
        </w:rPr>
        <w:t>migrantes</w:t>
      </w:r>
      <w:r w:rsidR="00865743" w:rsidRPr="00A3036C">
        <w:rPr>
          <w:rFonts w:ascii="Times New Roman" w:hAnsi="Times New Roman" w:cs="Times New Roman"/>
          <w:sz w:val="24"/>
          <w:szCs w:val="24"/>
        </w:rPr>
        <w:t xml:space="preserve"> do Hemisfério Norte e a população do Hemisfério Sul, totalizam</w:t>
      </w:r>
      <w:r w:rsidR="00582304" w:rsidRPr="00A3036C">
        <w:rPr>
          <w:rFonts w:ascii="Times New Roman" w:hAnsi="Times New Roman" w:cs="Times New Roman"/>
          <w:sz w:val="24"/>
          <w:szCs w:val="24"/>
        </w:rPr>
        <w:t xml:space="preserve"> na última amostragem,</w:t>
      </w:r>
      <w:r w:rsidR="00865743"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w:t>
      </w:r>
      <w:r w:rsidR="00865743" w:rsidRPr="00A3036C">
        <w:rPr>
          <w:rFonts w:ascii="Times New Roman" w:eastAsia="Aptos" w:hAnsi="Times New Roman" w:cs="Times New Roman"/>
          <w:sz w:val="24"/>
          <w:szCs w:val="24"/>
        </w:rPr>
        <w:t>3,71 bilhões de pessoas</w:t>
      </w:r>
      <w:r w:rsidR="00AA2455" w:rsidRPr="00A3036C">
        <w:rPr>
          <w:rFonts w:ascii="Times New Roman" w:eastAsia="Aptos" w:hAnsi="Times New Roman" w:cs="Times New Roman"/>
          <w:sz w:val="24"/>
          <w:szCs w:val="24"/>
        </w:rPr>
        <w:t>.</w:t>
      </w:r>
      <w:r w:rsidR="00865743" w:rsidRPr="00A3036C">
        <w:rPr>
          <w:rFonts w:ascii="Times New Roman" w:eastAsia="Aptos" w:hAnsi="Times New Roman" w:cs="Times New Roman"/>
          <w:sz w:val="24"/>
          <w:szCs w:val="24"/>
        </w:rPr>
        <w:t xml:space="preserve"> </w:t>
      </w:r>
      <w:r w:rsidR="00AA2455" w:rsidRPr="00A3036C">
        <w:rPr>
          <w:rFonts w:ascii="Times New Roman" w:eastAsia="Aptos" w:hAnsi="Times New Roman" w:cs="Times New Roman"/>
          <w:sz w:val="24"/>
          <w:szCs w:val="24"/>
        </w:rPr>
        <w:t xml:space="preserve">O </w:t>
      </w:r>
      <w:r w:rsidR="00AA2455" w:rsidRPr="00A3036C">
        <w:rPr>
          <w:rFonts w:ascii="Times New Roman" w:eastAsia="Aptos" w:hAnsi="Times New Roman" w:cs="Times New Roman"/>
          <w:i/>
          <w:iCs/>
          <w:sz w:val="24"/>
          <w:szCs w:val="24"/>
        </w:rPr>
        <w:t>pacote de maldades</w:t>
      </w:r>
      <w:r w:rsidR="00865743" w:rsidRPr="00A3036C">
        <w:rPr>
          <w:rFonts w:ascii="Times New Roman" w:eastAsia="Aptos" w:hAnsi="Times New Roman" w:cs="Times New Roman"/>
          <w:sz w:val="24"/>
          <w:szCs w:val="24"/>
        </w:rPr>
        <w:t xml:space="preserve"> elimina 6,40 bilhões de humanos neste conflito encomendado pelos </w:t>
      </w:r>
      <w:r w:rsidR="00865743" w:rsidRPr="00A3036C">
        <w:rPr>
          <w:rFonts w:ascii="Times New Roman" w:hAnsi="Times New Roman" w:cs="Times New Roman"/>
          <w:i/>
          <w:iCs/>
          <w:sz w:val="24"/>
          <w:szCs w:val="24"/>
        </w:rPr>
        <w:t>malenirus</w:t>
      </w:r>
      <w:r w:rsidR="00865743" w:rsidRPr="00A3036C">
        <w:rPr>
          <w:rFonts w:ascii="Times New Roman" w:hAnsi="Times New Roman" w:cs="Times New Roman"/>
          <w:sz w:val="24"/>
          <w:szCs w:val="24"/>
        </w:rPr>
        <w:t xml:space="preserve">, </w:t>
      </w:r>
      <w:r w:rsidR="00865743" w:rsidRPr="00A3036C">
        <w:rPr>
          <w:rFonts w:ascii="Times New Roman" w:hAnsi="Times New Roman" w:cs="Times New Roman"/>
          <w:i/>
          <w:iCs/>
          <w:sz w:val="24"/>
          <w:szCs w:val="24"/>
        </w:rPr>
        <w:t xml:space="preserve">reinonaques </w:t>
      </w:r>
      <w:r w:rsidR="00865743" w:rsidRPr="00A3036C">
        <w:rPr>
          <w:rFonts w:ascii="Times New Roman" w:hAnsi="Times New Roman" w:cs="Times New Roman"/>
          <w:sz w:val="24"/>
          <w:szCs w:val="24"/>
        </w:rPr>
        <w:t xml:space="preserve">e </w:t>
      </w:r>
      <w:r w:rsidR="00865743" w:rsidRPr="00A3036C">
        <w:rPr>
          <w:rFonts w:ascii="Times New Roman" w:hAnsi="Times New Roman" w:cs="Times New Roman"/>
          <w:i/>
          <w:iCs/>
          <w:sz w:val="24"/>
          <w:szCs w:val="24"/>
        </w:rPr>
        <w:t>dominitilianos</w:t>
      </w:r>
      <w:r w:rsidR="00865743" w:rsidRPr="00A3036C">
        <w:rPr>
          <w:rFonts w:ascii="Times New Roman" w:hAnsi="Times New Roman" w:cs="Times New Roman"/>
          <w:sz w:val="24"/>
          <w:szCs w:val="24"/>
        </w:rPr>
        <w:t>.</w:t>
      </w:r>
    </w:p>
    <w:p w14:paraId="5AEC3E16" w14:textId="1FF22223" w:rsidR="00A103B6" w:rsidRPr="00A3036C" w:rsidRDefault="00865743" w:rsidP="00CE0922">
      <w:pPr>
        <w:spacing w:after="0" w:line="240" w:lineRule="auto"/>
        <w:jc w:val="center"/>
        <w:rPr>
          <w:rFonts w:ascii="Times New Roman" w:hAnsi="Times New Roman" w:cs="Times New Roman"/>
          <w:sz w:val="24"/>
          <w:szCs w:val="24"/>
        </w:rPr>
      </w:pPr>
      <w:bookmarkStart w:id="71" w:name="_Hlk192760829"/>
      <w:r w:rsidRPr="00A3036C">
        <w:rPr>
          <w:rFonts w:ascii="Times New Roman" w:eastAsiaTheme="minorEastAsia" w:hAnsi="Times New Roman" w:cs="Times New Roman"/>
          <w:color w:val="6600FF"/>
          <w:kern w:val="0"/>
          <w:sz w:val="36"/>
          <w:szCs w:val="36"/>
          <w14:ligatures w14:val="none"/>
        </w:rPr>
        <w:t>*******</w:t>
      </w:r>
      <w:bookmarkEnd w:id="71"/>
    </w:p>
    <w:bookmarkEnd w:id="70"/>
    <w:p w14:paraId="6F6887E1" w14:textId="77777777" w:rsidR="00CE0922" w:rsidRPr="00A3036C" w:rsidRDefault="00CE0922" w:rsidP="00CE0922">
      <w:pPr>
        <w:spacing w:after="0" w:line="240" w:lineRule="auto"/>
        <w:jc w:val="both"/>
        <w:rPr>
          <w:rFonts w:ascii="Times New Roman" w:hAnsi="Times New Roman" w:cs="Times New Roman"/>
          <w:sz w:val="24"/>
          <w:szCs w:val="24"/>
        </w:rPr>
      </w:pPr>
    </w:p>
    <w:p w14:paraId="029F7E18" w14:textId="4B03E4AC" w:rsidR="00FA1138" w:rsidRPr="00A3036C" w:rsidRDefault="005D6E40" w:rsidP="00CE0922">
      <w:pPr>
        <w:spacing w:after="0" w:line="240" w:lineRule="auto"/>
        <w:jc w:val="both"/>
        <w:rPr>
          <w:rFonts w:ascii="Times New Roman" w:hAnsi="Times New Roman" w:cs="Times New Roman"/>
          <w:sz w:val="24"/>
          <w:szCs w:val="24"/>
        </w:rPr>
      </w:pPr>
      <w:r w:rsidRPr="00A3036C">
        <w:rPr>
          <w:rFonts w:ascii="Times New Roman" w:hAnsi="Times New Roman" w:cs="Times New Roman"/>
          <w:sz w:val="24"/>
          <w:szCs w:val="24"/>
        </w:rPr>
        <w:t>Planeta</w:t>
      </w:r>
      <w:r w:rsidR="00314ACE" w:rsidRPr="00A3036C">
        <w:rPr>
          <w:rFonts w:ascii="Times New Roman" w:hAnsi="Times New Roman" w:cs="Times New Roman"/>
          <w:sz w:val="24"/>
          <w:szCs w:val="24"/>
        </w:rPr>
        <w:t xml:space="preserve"> com população reduzida</w:t>
      </w:r>
      <w:r w:rsidR="009A415E" w:rsidRPr="00A3036C">
        <w:rPr>
          <w:rFonts w:ascii="Times New Roman" w:hAnsi="Times New Roman" w:cs="Times New Roman"/>
          <w:sz w:val="24"/>
          <w:szCs w:val="24"/>
        </w:rPr>
        <w:t xml:space="preserve"> e gestores</w:t>
      </w:r>
      <w:r w:rsidR="0018063E" w:rsidRPr="00A3036C">
        <w:rPr>
          <w:rFonts w:ascii="Times New Roman" w:hAnsi="Times New Roman" w:cs="Times New Roman"/>
          <w:sz w:val="24"/>
          <w:szCs w:val="24"/>
        </w:rPr>
        <w:t xml:space="preserve">, leia-se apóstolos da </w:t>
      </w:r>
      <w:r w:rsidR="006F20E5" w:rsidRPr="00A3036C">
        <w:rPr>
          <w:rFonts w:ascii="Times New Roman" w:hAnsi="Times New Roman" w:cs="Times New Roman"/>
          <w:sz w:val="24"/>
          <w:szCs w:val="24"/>
        </w:rPr>
        <w:t>—</w:t>
      </w:r>
      <w:r w:rsidR="007C1ACF" w:rsidRPr="00A3036C">
        <w:rPr>
          <w:rFonts w:ascii="Times New Roman" w:hAnsi="Times New Roman" w:cs="Times New Roman"/>
          <w:sz w:val="24"/>
          <w:szCs w:val="24"/>
        </w:rPr>
        <w:t xml:space="preserve"> </w:t>
      </w:r>
      <w:r w:rsidR="0018063E" w:rsidRPr="00A3036C">
        <w:rPr>
          <w:rFonts w:ascii="Times New Roman" w:hAnsi="Times New Roman" w:cs="Times New Roman"/>
          <w:sz w:val="24"/>
          <w:szCs w:val="24"/>
        </w:rPr>
        <w:t>IMSD —</w:t>
      </w:r>
      <w:r w:rsidR="00165C5F" w:rsidRPr="00A3036C">
        <w:rPr>
          <w:rFonts w:ascii="Times New Roman" w:hAnsi="Times New Roman" w:cs="Times New Roman"/>
          <w:sz w:val="24"/>
          <w:szCs w:val="24"/>
        </w:rPr>
        <w:t xml:space="preserve"> </w:t>
      </w:r>
      <w:r w:rsidR="0018063E" w:rsidRPr="00A3036C">
        <w:rPr>
          <w:rFonts w:ascii="Times New Roman" w:hAnsi="Times New Roman" w:cs="Times New Roman"/>
          <w:sz w:val="24"/>
          <w:szCs w:val="24"/>
        </w:rPr>
        <w:t>Independência Mundial dos Servos de Deus</w:t>
      </w:r>
      <w:r w:rsidR="00165C5F" w:rsidRPr="00A3036C">
        <w:rPr>
          <w:rFonts w:ascii="Times New Roman" w:hAnsi="Times New Roman" w:cs="Times New Roman"/>
          <w:sz w:val="24"/>
          <w:szCs w:val="24"/>
        </w:rPr>
        <w:t>,</w:t>
      </w:r>
      <w:r w:rsidR="0018063E" w:rsidRPr="00A3036C">
        <w:rPr>
          <w:rFonts w:ascii="Times New Roman" w:hAnsi="Times New Roman" w:cs="Times New Roman"/>
          <w:sz w:val="24"/>
          <w:szCs w:val="24"/>
        </w:rPr>
        <w:t xml:space="preserve"> nas Torres Governamentais</w:t>
      </w:r>
      <w:r w:rsidR="004F7ECF" w:rsidRPr="00A3036C">
        <w:rPr>
          <w:rFonts w:ascii="Times New Roman" w:hAnsi="Times New Roman" w:cs="Times New Roman"/>
          <w:sz w:val="24"/>
          <w:szCs w:val="24"/>
        </w:rPr>
        <w:t xml:space="preserve">, </w:t>
      </w:r>
      <w:r w:rsidR="00402477" w:rsidRPr="00A3036C">
        <w:rPr>
          <w:rFonts w:ascii="Times New Roman" w:hAnsi="Times New Roman" w:cs="Times New Roman"/>
          <w:sz w:val="24"/>
          <w:szCs w:val="24"/>
        </w:rPr>
        <w:t>controlados pelas Uniões Continentai</w:t>
      </w:r>
      <w:r w:rsidR="00D32E71" w:rsidRPr="00A3036C">
        <w:rPr>
          <w:rFonts w:ascii="Times New Roman" w:hAnsi="Times New Roman" w:cs="Times New Roman"/>
          <w:sz w:val="24"/>
          <w:szCs w:val="24"/>
        </w:rPr>
        <w:t>s,</w:t>
      </w:r>
      <w:r w:rsidR="004F7ECF" w:rsidRPr="00A3036C">
        <w:rPr>
          <w:rFonts w:ascii="Times New Roman" w:hAnsi="Times New Roman" w:cs="Times New Roman"/>
          <w:sz w:val="24"/>
          <w:szCs w:val="24"/>
        </w:rPr>
        <w:t xml:space="preserve"> por suas vezes,</w:t>
      </w:r>
      <w:r w:rsidR="00D32E71" w:rsidRPr="00A3036C">
        <w:rPr>
          <w:rFonts w:ascii="Times New Roman" w:hAnsi="Times New Roman" w:cs="Times New Roman"/>
          <w:sz w:val="24"/>
          <w:szCs w:val="24"/>
        </w:rPr>
        <w:t xml:space="preserve"> comandadas pelo Presidente do Universo, subserv</w:t>
      </w:r>
      <w:r w:rsidR="007978AA" w:rsidRPr="00A3036C">
        <w:rPr>
          <w:rFonts w:ascii="Times New Roman" w:hAnsi="Times New Roman" w:cs="Times New Roman"/>
          <w:sz w:val="24"/>
          <w:szCs w:val="24"/>
        </w:rPr>
        <w:t>iente</w:t>
      </w:r>
      <w:r w:rsidR="00FA1138" w:rsidRPr="00A3036C">
        <w:rPr>
          <w:rFonts w:ascii="Times New Roman" w:hAnsi="Times New Roman" w:cs="Times New Roman"/>
          <w:sz w:val="24"/>
          <w:szCs w:val="24"/>
        </w:rPr>
        <w:t xml:space="preserve"> aos </w:t>
      </w:r>
      <w:r w:rsidR="00FA1138" w:rsidRPr="00A3036C">
        <w:rPr>
          <w:rFonts w:ascii="Times New Roman" w:hAnsi="Times New Roman" w:cs="Times New Roman"/>
          <w:i/>
          <w:iCs/>
          <w:sz w:val="24"/>
          <w:szCs w:val="24"/>
        </w:rPr>
        <w:t>malenirus</w:t>
      </w:r>
      <w:r w:rsidR="00FA1138" w:rsidRPr="00A3036C">
        <w:rPr>
          <w:rFonts w:ascii="Times New Roman" w:hAnsi="Times New Roman" w:cs="Times New Roman"/>
          <w:sz w:val="24"/>
          <w:szCs w:val="24"/>
        </w:rPr>
        <w:t xml:space="preserve">, </w:t>
      </w:r>
      <w:r w:rsidR="00FA1138" w:rsidRPr="00A3036C">
        <w:rPr>
          <w:rFonts w:ascii="Times New Roman" w:hAnsi="Times New Roman" w:cs="Times New Roman"/>
          <w:i/>
          <w:iCs/>
          <w:sz w:val="24"/>
          <w:szCs w:val="24"/>
        </w:rPr>
        <w:t xml:space="preserve">reinonaques </w:t>
      </w:r>
      <w:r w:rsidR="00FA1138" w:rsidRPr="00A3036C">
        <w:rPr>
          <w:rFonts w:ascii="Times New Roman" w:hAnsi="Times New Roman" w:cs="Times New Roman"/>
          <w:sz w:val="24"/>
          <w:szCs w:val="24"/>
        </w:rPr>
        <w:t xml:space="preserve">e </w:t>
      </w:r>
      <w:r w:rsidR="00FA1138" w:rsidRPr="00A3036C">
        <w:rPr>
          <w:rFonts w:ascii="Times New Roman" w:hAnsi="Times New Roman" w:cs="Times New Roman"/>
          <w:i/>
          <w:iCs/>
          <w:sz w:val="24"/>
          <w:szCs w:val="24"/>
        </w:rPr>
        <w:t>dominitilianos</w:t>
      </w:r>
      <w:r w:rsidR="00E27D2E" w:rsidRPr="00A3036C">
        <w:rPr>
          <w:rFonts w:ascii="Times New Roman" w:hAnsi="Times New Roman" w:cs="Times New Roman"/>
          <w:i/>
          <w:iCs/>
          <w:sz w:val="24"/>
          <w:szCs w:val="24"/>
        </w:rPr>
        <w:t xml:space="preserve"> </w:t>
      </w:r>
      <w:r w:rsidR="00E27D2E" w:rsidRPr="00A3036C">
        <w:rPr>
          <w:rFonts w:ascii="Times New Roman" w:hAnsi="Times New Roman" w:cs="Times New Roman"/>
          <w:sz w:val="24"/>
          <w:szCs w:val="24"/>
        </w:rPr>
        <w:t>e, por conseguinte</w:t>
      </w:r>
      <w:r w:rsidR="006068AF" w:rsidRPr="00A3036C">
        <w:rPr>
          <w:rFonts w:ascii="Times New Roman" w:hAnsi="Times New Roman" w:cs="Times New Roman"/>
          <w:sz w:val="24"/>
          <w:szCs w:val="24"/>
        </w:rPr>
        <w:t xml:space="preserve"> ao</w:t>
      </w:r>
      <w:r w:rsidR="004F7ECF" w:rsidRPr="00A3036C">
        <w:rPr>
          <w:rFonts w:ascii="Times New Roman" w:hAnsi="Times New Roman" w:cs="Times New Roman"/>
          <w:sz w:val="24"/>
          <w:szCs w:val="24"/>
        </w:rPr>
        <w:t xml:space="preserve"> revitalizado</w:t>
      </w:r>
      <w:r w:rsidR="00027B52" w:rsidRPr="00A3036C">
        <w:rPr>
          <w:rFonts w:ascii="Times New Roman" w:hAnsi="Times New Roman" w:cs="Times New Roman"/>
          <w:sz w:val="24"/>
          <w:szCs w:val="24"/>
        </w:rPr>
        <w:t>,</w:t>
      </w:r>
      <w:r w:rsidR="004F7ECF" w:rsidRPr="00A3036C">
        <w:rPr>
          <w:rFonts w:ascii="Times New Roman" w:hAnsi="Times New Roman" w:cs="Times New Roman"/>
          <w:sz w:val="24"/>
          <w:szCs w:val="24"/>
        </w:rPr>
        <w:t xml:space="preserve"> pelo </w:t>
      </w:r>
      <w:r w:rsidR="004F7ECF" w:rsidRPr="00A3036C">
        <w:rPr>
          <w:rFonts w:ascii="Times New Roman" w:hAnsi="Times New Roman" w:cs="Times New Roman"/>
          <w:i/>
          <w:iCs/>
          <w:sz w:val="24"/>
          <w:szCs w:val="24"/>
        </w:rPr>
        <w:t>pesadelo profundo do terrícola</w:t>
      </w:r>
      <w:r w:rsidR="004F7ECF" w:rsidRPr="00A3036C">
        <w:rPr>
          <w:rFonts w:ascii="Times New Roman" w:hAnsi="Times New Roman" w:cs="Times New Roman"/>
          <w:sz w:val="24"/>
          <w:szCs w:val="24"/>
        </w:rPr>
        <w:t>,</w:t>
      </w:r>
      <w:r w:rsidR="006068AF" w:rsidRPr="00A3036C">
        <w:rPr>
          <w:rFonts w:ascii="Times New Roman" w:hAnsi="Times New Roman" w:cs="Times New Roman"/>
          <w:sz w:val="24"/>
          <w:szCs w:val="24"/>
        </w:rPr>
        <w:t xml:space="preserve"> Sistema Terra.</w:t>
      </w:r>
    </w:p>
    <w:p w14:paraId="3BD29719" w14:textId="02E976DF" w:rsidR="00475901" w:rsidRPr="00A3036C" w:rsidRDefault="009A0378" w:rsidP="00475901">
      <w:pPr>
        <w:spacing w:after="0"/>
        <w:jc w:val="both"/>
        <w:rPr>
          <w:rFonts w:ascii="Times New Roman" w:hAnsi="Times New Roman" w:cs="Times New Roman"/>
          <w:sz w:val="24"/>
          <w:szCs w:val="24"/>
        </w:rPr>
      </w:pPr>
      <w:r w:rsidRPr="00A3036C">
        <w:rPr>
          <w:rFonts w:ascii="Times New Roman" w:hAnsi="Times New Roman" w:cs="Times New Roman"/>
          <w:sz w:val="24"/>
          <w:szCs w:val="24"/>
        </w:rPr>
        <w:t>Aplicação de sanções a todo terrícola</w:t>
      </w:r>
      <w:r w:rsidR="00313AE3" w:rsidRPr="00A3036C">
        <w:rPr>
          <w:rFonts w:ascii="Times New Roman" w:hAnsi="Times New Roman" w:cs="Times New Roman"/>
          <w:sz w:val="24"/>
          <w:szCs w:val="24"/>
        </w:rPr>
        <w:t xml:space="preserve"> que busc</w:t>
      </w:r>
      <w:r w:rsidR="00DC5B30" w:rsidRPr="00A3036C">
        <w:rPr>
          <w:rFonts w:ascii="Times New Roman" w:hAnsi="Times New Roman" w:cs="Times New Roman"/>
          <w:sz w:val="24"/>
          <w:szCs w:val="24"/>
        </w:rPr>
        <w:t>a compreensão da existência humana em quaisquer religiõe</w:t>
      </w:r>
      <w:r w:rsidR="002508E1" w:rsidRPr="00A3036C">
        <w:rPr>
          <w:rFonts w:ascii="Times New Roman" w:hAnsi="Times New Roman" w:cs="Times New Roman"/>
          <w:sz w:val="24"/>
          <w:szCs w:val="24"/>
        </w:rPr>
        <w:t>s, afasta</w:t>
      </w:r>
      <w:r w:rsidR="006F20E5" w:rsidRPr="00A3036C">
        <w:rPr>
          <w:rFonts w:ascii="Times New Roman" w:hAnsi="Times New Roman" w:cs="Times New Roman"/>
          <w:sz w:val="24"/>
          <w:szCs w:val="24"/>
        </w:rPr>
        <w:t xml:space="preserve"> a população do </w:t>
      </w:r>
      <w:r w:rsidR="006F20E5" w:rsidRPr="00A3036C">
        <w:rPr>
          <w:rFonts w:ascii="Times New Roman" w:hAnsi="Times New Roman" w:cs="Times New Roman"/>
          <w:sz w:val="24"/>
          <w:szCs w:val="24"/>
        </w:rPr>
        <w:lastRenderedPageBreak/>
        <w:t>despertar em massa previsto pelo SEU —</w:t>
      </w:r>
      <w:r w:rsidR="002F0A47" w:rsidRPr="00A3036C">
        <w:rPr>
          <w:rFonts w:ascii="Times New Roman" w:hAnsi="Times New Roman" w:cs="Times New Roman"/>
          <w:sz w:val="24"/>
          <w:szCs w:val="24"/>
        </w:rPr>
        <w:t xml:space="preserve"> </w:t>
      </w:r>
      <w:r w:rsidR="006F20E5" w:rsidRPr="00A3036C">
        <w:rPr>
          <w:rFonts w:ascii="Times New Roman" w:hAnsi="Times New Roman" w:cs="Times New Roman"/>
          <w:sz w:val="24"/>
          <w:szCs w:val="24"/>
        </w:rPr>
        <w:t>So</w:t>
      </w:r>
      <w:r w:rsidR="002F0A47" w:rsidRPr="00A3036C">
        <w:rPr>
          <w:rFonts w:ascii="Times New Roman" w:hAnsi="Times New Roman" w:cs="Times New Roman"/>
          <w:sz w:val="24"/>
          <w:szCs w:val="24"/>
        </w:rPr>
        <w:t>berana Energia Universal</w:t>
      </w:r>
      <w:r w:rsidR="00885AAC" w:rsidRPr="00A3036C">
        <w:rPr>
          <w:rFonts w:ascii="Times New Roman" w:hAnsi="Times New Roman" w:cs="Times New Roman"/>
          <w:sz w:val="24"/>
          <w:szCs w:val="24"/>
        </w:rPr>
        <w:t>. Inclusive, as palestras ministradas pelos Guerreiros Dimensionai</w:t>
      </w:r>
      <w:r w:rsidR="00DB7992" w:rsidRPr="00A3036C">
        <w:rPr>
          <w:rFonts w:ascii="Times New Roman" w:hAnsi="Times New Roman" w:cs="Times New Roman"/>
          <w:sz w:val="24"/>
          <w:szCs w:val="24"/>
        </w:rPr>
        <w:t>s, abordando o Eu Sou para e</w:t>
      </w:r>
      <w:r w:rsidR="00F74BDE" w:rsidRPr="00A3036C">
        <w:rPr>
          <w:rFonts w:ascii="Times New Roman" w:hAnsi="Times New Roman" w:cs="Times New Roman"/>
          <w:sz w:val="24"/>
          <w:szCs w:val="24"/>
        </w:rPr>
        <w:t>ncontro do Eu Superior, ou seja, a essência de ter e ser Deus</w:t>
      </w:r>
      <w:r w:rsidR="00D27AB7" w:rsidRPr="00A3036C">
        <w:rPr>
          <w:rFonts w:ascii="Times New Roman" w:hAnsi="Times New Roman" w:cs="Times New Roman"/>
          <w:sz w:val="24"/>
          <w:szCs w:val="24"/>
        </w:rPr>
        <w:t>, não tem conseguido o pretenso alcance</w:t>
      </w:r>
      <w:r w:rsidR="00BD4E28" w:rsidRPr="00A3036C">
        <w:rPr>
          <w:rFonts w:ascii="Times New Roman" w:hAnsi="Times New Roman" w:cs="Times New Roman"/>
          <w:sz w:val="24"/>
          <w:szCs w:val="24"/>
        </w:rPr>
        <w:t xml:space="preserve"> para o despertar d</w:t>
      </w:r>
      <w:r w:rsidR="001644F5" w:rsidRPr="00A3036C">
        <w:rPr>
          <w:rFonts w:ascii="Times New Roman" w:hAnsi="Times New Roman" w:cs="Times New Roman"/>
          <w:sz w:val="24"/>
          <w:szCs w:val="24"/>
        </w:rPr>
        <w:t>os seres humanos</w:t>
      </w:r>
      <w:r w:rsidR="00712CC0" w:rsidRPr="00A3036C">
        <w:rPr>
          <w:rFonts w:ascii="Times New Roman" w:hAnsi="Times New Roman" w:cs="Times New Roman"/>
          <w:sz w:val="24"/>
          <w:szCs w:val="24"/>
        </w:rPr>
        <w:t>.</w:t>
      </w:r>
      <w:r w:rsidR="001644F5" w:rsidRPr="00A3036C">
        <w:rPr>
          <w:rFonts w:ascii="Times New Roman" w:hAnsi="Times New Roman" w:cs="Times New Roman"/>
          <w:sz w:val="24"/>
          <w:szCs w:val="24"/>
        </w:rPr>
        <w:t xml:space="preserve"> </w:t>
      </w:r>
      <w:r w:rsidR="005060F7" w:rsidRPr="00A3036C">
        <w:rPr>
          <w:rFonts w:ascii="Times New Roman" w:hAnsi="Times New Roman" w:cs="Times New Roman"/>
          <w:sz w:val="24"/>
          <w:szCs w:val="24"/>
        </w:rPr>
        <w:t xml:space="preserve">Humanidade está </w:t>
      </w:r>
      <w:r w:rsidR="001644F5" w:rsidRPr="00A3036C">
        <w:rPr>
          <w:rFonts w:ascii="Times New Roman" w:hAnsi="Times New Roman" w:cs="Times New Roman"/>
          <w:sz w:val="24"/>
          <w:szCs w:val="24"/>
        </w:rPr>
        <w:t>envolt</w:t>
      </w:r>
      <w:r w:rsidR="005060F7" w:rsidRPr="00A3036C">
        <w:rPr>
          <w:rFonts w:ascii="Times New Roman" w:hAnsi="Times New Roman" w:cs="Times New Roman"/>
          <w:sz w:val="24"/>
          <w:szCs w:val="24"/>
        </w:rPr>
        <w:t>a</w:t>
      </w:r>
      <w:r w:rsidR="001644F5" w:rsidRPr="00A3036C">
        <w:rPr>
          <w:rFonts w:ascii="Times New Roman" w:hAnsi="Times New Roman" w:cs="Times New Roman"/>
          <w:sz w:val="24"/>
          <w:szCs w:val="24"/>
        </w:rPr>
        <w:t xml:space="preserve"> pela mentira e ilusão</w:t>
      </w:r>
      <w:r w:rsidR="005060F7" w:rsidRPr="00A3036C">
        <w:rPr>
          <w:rFonts w:ascii="Times New Roman" w:hAnsi="Times New Roman" w:cs="Times New Roman"/>
          <w:sz w:val="24"/>
          <w:szCs w:val="24"/>
        </w:rPr>
        <w:t xml:space="preserve"> do Sistema Terra</w:t>
      </w:r>
      <w:r w:rsidR="00F77154" w:rsidRPr="00A3036C">
        <w:rPr>
          <w:rFonts w:ascii="Times New Roman" w:hAnsi="Times New Roman" w:cs="Times New Roman"/>
          <w:sz w:val="24"/>
          <w:szCs w:val="24"/>
        </w:rPr>
        <w:t>, respaldadas p</w:t>
      </w:r>
      <w:r w:rsidR="00910F9F" w:rsidRPr="00A3036C">
        <w:rPr>
          <w:rFonts w:ascii="Times New Roman" w:hAnsi="Times New Roman" w:cs="Times New Roman"/>
          <w:sz w:val="24"/>
          <w:szCs w:val="24"/>
        </w:rPr>
        <w:t>ela reencarnação de Jesus Cristo no invólucro</w:t>
      </w:r>
      <w:r w:rsidR="00833059" w:rsidRPr="00A3036C">
        <w:rPr>
          <w:rFonts w:ascii="Times New Roman" w:hAnsi="Times New Roman" w:cs="Times New Roman"/>
          <w:sz w:val="24"/>
          <w:szCs w:val="24"/>
        </w:rPr>
        <w:t xml:space="preserve"> corporal</w:t>
      </w:r>
      <w:r w:rsidR="00910F9F" w:rsidRPr="00A3036C">
        <w:rPr>
          <w:rFonts w:ascii="Times New Roman" w:hAnsi="Times New Roman" w:cs="Times New Roman"/>
          <w:sz w:val="24"/>
          <w:szCs w:val="24"/>
        </w:rPr>
        <w:t xml:space="preserve"> de Jesus de Deus</w:t>
      </w:r>
      <w:r w:rsidR="00FC3ED8" w:rsidRPr="00A3036C">
        <w:rPr>
          <w:rFonts w:ascii="Times New Roman" w:hAnsi="Times New Roman" w:cs="Times New Roman"/>
          <w:sz w:val="24"/>
          <w:szCs w:val="24"/>
        </w:rPr>
        <w:t xml:space="preserve">, </w:t>
      </w:r>
      <w:r w:rsidR="00910F9F" w:rsidRPr="00A3036C">
        <w:rPr>
          <w:rFonts w:ascii="Times New Roman" w:hAnsi="Times New Roman" w:cs="Times New Roman"/>
          <w:sz w:val="24"/>
          <w:szCs w:val="24"/>
        </w:rPr>
        <w:t>apresentado com</w:t>
      </w:r>
      <w:r w:rsidR="00712CC0" w:rsidRPr="00A3036C">
        <w:rPr>
          <w:rFonts w:ascii="Times New Roman" w:hAnsi="Times New Roman" w:cs="Times New Roman"/>
          <w:sz w:val="24"/>
          <w:szCs w:val="24"/>
        </w:rPr>
        <w:t>o</w:t>
      </w:r>
      <w:r w:rsidR="00910F9F" w:rsidRPr="00A3036C">
        <w:rPr>
          <w:rFonts w:ascii="Times New Roman" w:hAnsi="Times New Roman" w:cs="Times New Roman"/>
          <w:sz w:val="24"/>
          <w:szCs w:val="24"/>
        </w:rPr>
        <w:t xml:space="preserve"> Emmanuel Jesus de Deus</w:t>
      </w:r>
      <w:r w:rsidR="00712CC0" w:rsidRPr="00A3036C">
        <w:rPr>
          <w:rFonts w:ascii="Times New Roman" w:hAnsi="Times New Roman" w:cs="Times New Roman"/>
          <w:sz w:val="24"/>
          <w:szCs w:val="24"/>
        </w:rPr>
        <w:t>.</w:t>
      </w:r>
    </w:p>
    <w:p w14:paraId="19302530" w14:textId="416897F5" w:rsidR="00581FC6" w:rsidRPr="00A3036C" w:rsidRDefault="003E2061" w:rsidP="0047590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Erradicação da fome e da miséria, em curso, credibiliza </w:t>
      </w:r>
      <w:r w:rsidR="00F829F0" w:rsidRPr="00A3036C">
        <w:rPr>
          <w:rFonts w:ascii="Times New Roman" w:hAnsi="Times New Roman" w:cs="Times New Roman"/>
          <w:sz w:val="24"/>
          <w:szCs w:val="24"/>
        </w:rPr>
        <w:t xml:space="preserve">os </w:t>
      </w:r>
      <w:r w:rsidR="00F829F0" w:rsidRPr="00A3036C">
        <w:rPr>
          <w:rFonts w:ascii="Times New Roman" w:hAnsi="Times New Roman" w:cs="Times New Roman"/>
          <w:i/>
          <w:iCs/>
          <w:sz w:val="24"/>
          <w:szCs w:val="24"/>
        </w:rPr>
        <w:t xml:space="preserve">marionetes </w:t>
      </w:r>
      <w:r w:rsidR="00F829F0" w:rsidRPr="00A3036C">
        <w:rPr>
          <w:rFonts w:ascii="Times New Roman" w:hAnsi="Times New Roman" w:cs="Times New Roman"/>
          <w:sz w:val="24"/>
          <w:szCs w:val="24"/>
        </w:rPr>
        <w:t>do Sistema Terr</w:t>
      </w:r>
      <w:r w:rsidR="00513EED" w:rsidRPr="00A3036C">
        <w:rPr>
          <w:rFonts w:ascii="Times New Roman" w:hAnsi="Times New Roman" w:cs="Times New Roman"/>
          <w:sz w:val="24"/>
          <w:szCs w:val="24"/>
        </w:rPr>
        <w:t xml:space="preserve">a e ainda mais, Roberto Evaristo de Macedo Soares e seu </w:t>
      </w:r>
      <w:r w:rsidR="00624154" w:rsidRPr="00A3036C">
        <w:rPr>
          <w:rFonts w:ascii="Times New Roman" w:hAnsi="Times New Roman" w:cs="Times New Roman"/>
          <w:i/>
          <w:iCs/>
          <w:sz w:val="24"/>
          <w:szCs w:val="24"/>
        </w:rPr>
        <w:t xml:space="preserve">fiel escudeiro </w:t>
      </w:r>
      <w:r w:rsidR="00624154" w:rsidRPr="00A3036C">
        <w:rPr>
          <w:rFonts w:ascii="Times New Roman" w:hAnsi="Times New Roman" w:cs="Times New Roman"/>
          <w:sz w:val="24"/>
          <w:szCs w:val="24"/>
        </w:rPr>
        <w:t>Jesus de Deus. Empoderados pelo espetáculo “</w:t>
      </w:r>
      <w:r w:rsidR="00A879C1" w:rsidRPr="00A3036C">
        <w:rPr>
          <w:rFonts w:ascii="Times New Roman" w:hAnsi="Times New Roman" w:cs="Times New Roman"/>
          <w:sz w:val="24"/>
          <w:szCs w:val="24"/>
        </w:rPr>
        <w:t>Filho pródigo volta ao lar”, tornam-se, praticamente, unanimidade</w:t>
      </w:r>
      <w:r w:rsidR="00461BB6" w:rsidRPr="00A3036C">
        <w:rPr>
          <w:rFonts w:ascii="Times New Roman" w:hAnsi="Times New Roman" w:cs="Times New Roman"/>
          <w:sz w:val="24"/>
          <w:szCs w:val="24"/>
        </w:rPr>
        <w:t xml:space="preserve"> perante a reduzida sociedade mundial.</w:t>
      </w:r>
    </w:p>
    <w:p w14:paraId="12369A02" w14:textId="1E177440" w:rsidR="00461BB6" w:rsidRPr="00A3036C" w:rsidRDefault="004F70A6" w:rsidP="0047590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Livre arbítrio humano sucumbe </w:t>
      </w:r>
      <w:r w:rsidR="001E1C4A" w:rsidRPr="00A3036C">
        <w:rPr>
          <w:rFonts w:ascii="Times New Roman" w:hAnsi="Times New Roman" w:cs="Times New Roman"/>
          <w:sz w:val="24"/>
          <w:szCs w:val="24"/>
        </w:rPr>
        <w:t>a su</w:t>
      </w:r>
      <w:r w:rsidRPr="00A3036C">
        <w:rPr>
          <w:rFonts w:ascii="Times New Roman" w:hAnsi="Times New Roman" w:cs="Times New Roman"/>
          <w:sz w:val="24"/>
          <w:szCs w:val="24"/>
        </w:rPr>
        <w:t>a essência</w:t>
      </w:r>
      <w:r w:rsidR="001E1C4A" w:rsidRPr="00A3036C">
        <w:rPr>
          <w:rFonts w:ascii="Times New Roman" w:hAnsi="Times New Roman" w:cs="Times New Roman"/>
          <w:sz w:val="24"/>
          <w:szCs w:val="24"/>
        </w:rPr>
        <w:t xml:space="preserve"> divinal e continua entregue a mentira e ilusão produzidas pelo Sistema Terra</w:t>
      </w:r>
      <w:r w:rsidR="009D4C37" w:rsidRPr="00A3036C">
        <w:rPr>
          <w:rFonts w:ascii="Times New Roman" w:hAnsi="Times New Roman" w:cs="Times New Roman"/>
          <w:sz w:val="24"/>
          <w:szCs w:val="24"/>
        </w:rPr>
        <w:t>.</w:t>
      </w:r>
    </w:p>
    <w:p w14:paraId="2B117735" w14:textId="52780F42" w:rsidR="007C1ACF" w:rsidRPr="00A3036C" w:rsidRDefault="007C1ACF" w:rsidP="00A31C3D">
      <w:pPr>
        <w:spacing w:after="0"/>
        <w:jc w:val="center"/>
        <w:rPr>
          <w:rFonts w:ascii="Times New Roman" w:hAnsi="Times New Roman" w:cs="Times New Roman"/>
          <w:sz w:val="24"/>
          <w:szCs w:val="24"/>
        </w:rPr>
      </w:pPr>
      <w:bookmarkStart w:id="72" w:name="_Hlk195547712"/>
      <w:r w:rsidRPr="00A3036C">
        <w:rPr>
          <w:rFonts w:ascii="Times New Roman" w:eastAsiaTheme="minorEastAsia" w:hAnsi="Times New Roman" w:cs="Times New Roman"/>
          <w:color w:val="6600FF"/>
          <w:kern w:val="0"/>
          <w:sz w:val="36"/>
          <w:szCs w:val="36"/>
          <w14:ligatures w14:val="none"/>
        </w:rPr>
        <w:t>*******</w:t>
      </w:r>
      <w:bookmarkEnd w:id="72"/>
    </w:p>
    <w:p w14:paraId="5F9200B0" w14:textId="77777777" w:rsidR="0040126E" w:rsidRPr="00A3036C" w:rsidRDefault="0040126E" w:rsidP="00475901">
      <w:pPr>
        <w:spacing w:after="0"/>
        <w:jc w:val="both"/>
        <w:rPr>
          <w:rFonts w:ascii="Times New Roman" w:hAnsi="Times New Roman" w:cs="Times New Roman"/>
          <w:sz w:val="24"/>
          <w:szCs w:val="24"/>
        </w:rPr>
      </w:pPr>
    </w:p>
    <w:p w14:paraId="418D41BD" w14:textId="353C2631" w:rsidR="009D4C37" w:rsidRPr="00A3036C" w:rsidRDefault="00D7445F" w:rsidP="00475901">
      <w:pPr>
        <w:spacing w:after="0"/>
        <w:jc w:val="both"/>
        <w:rPr>
          <w:rFonts w:ascii="Times New Roman" w:hAnsi="Times New Roman" w:cs="Times New Roman"/>
          <w:sz w:val="24"/>
          <w:szCs w:val="24"/>
        </w:rPr>
      </w:pPr>
      <w:r w:rsidRPr="00A3036C">
        <w:rPr>
          <w:rFonts w:ascii="Times New Roman" w:hAnsi="Times New Roman" w:cs="Times New Roman"/>
          <w:sz w:val="24"/>
          <w:szCs w:val="24"/>
        </w:rPr>
        <w:t>Raças universais irradiam ondas eletromagnética</w:t>
      </w:r>
      <w:r w:rsidR="00CA7145" w:rsidRPr="00A3036C">
        <w:rPr>
          <w:rFonts w:ascii="Times New Roman" w:hAnsi="Times New Roman" w:cs="Times New Roman"/>
          <w:sz w:val="24"/>
          <w:szCs w:val="24"/>
        </w:rPr>
        <w:t>s direcionadas por Germano e Fértilles aos Guerreiros Dimensionai</w:t>
      </w:r>
      <w:r w:rsidR="00A82622" w:rsidRPr="00A3036C">
        <w:rPr>
          <w:rFonts w:ascii="Times New Roman" w:hAnsi="Times New Roman" w:cs="Times New Roman"/>
          <w:sz w:val="24"/>
          <w:szCs w:val="24"/>
        </w:rPr>
        <w:t xml:space="preserve">s no </w:t>
      </w:r>
      <w:r w:rsidR="00A82622" w:rsidRPr="00A3036C">
        <w:rPr>
          <w:rFonts w:ascii="Times New Roman" w:hAnsi="Times New Roman" w:cs="Times New Roman"/>
          <w:i/>
          <w:iCs/>
          <w:sz w:val="24"/>
          <w:szCs w:val="24"/>
        </w:rPr>
        <w:t>exército de luz</w:t>
      </w:r>
    </w:p>
    <w:p w14:paraId="7F88057E" w14:textId="322964CA" w:rsidR="007F5D41" w:rsidRPr="00A3036C" w:rsidRDefault="00CE73B9" w:rsidP="00FA1138">
      <w:pPr>
        <w:spacing w:after="0"/>
        <w:rPr>
          <w:rFonts w:ascii="Times New Roman" w:hAnsi="Times New Roman" w:cs="Times New Roman"/>
          <w:sz w:val="24"/>
          <w:szCs w:val="24"/>
        </w:rPr>
      </w:pPr>
      <w:r w:rsidRPr="00A3036C">
        <w:rPr>
          <w:rFonts w:ascii="Times New Roman" w:hAnsi="Times New Roman" w:cs="Times New Roman"/>
          <w:sz w:val="24"/>
          <w:szCs w:val="24"/>
        </w:rPr>
        <w:t>f</w:t>
      </w:r>
      <w:r w:rsidR="00A82622" w:rsidRPr="00A3036C">
        <w:rPr>
          <w:rFonts w:ascii="Times New Roman" w:hAnsi="Times New Roman" w:cs="Times New Roman"/>
          <w:sz w:val="24"/>
          <w:szCs w:val="24"/>
        </w:rPr>
        <w:t>ormado pelos Harrison, Taylor e Agregados</w:t>
      </w:r>
      <w:r w:rsidRPr="00A3036C">
        <w:rPr>
          <w:rFonts w:ascii="Times New Roman" w:hAnsi="Times New Roman" w:cs="Times New Roman"/>
          <w:sz w:val="24"/>
          <w:szCs w:val="24"/>
        </w:rPr>
        <w:t>.</w:t>
      </w:r>
    </w:p>
    <w:p w14:paraId="62F31D82" w14:textId="2F2C0450" w:rsidR="00D65DB9" w:rsidRPr="00A3036C" w:rsidRDefault="00512AC0" w:rsidP="00120687">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Gabriel </w:t>
      </w:r>
      <w:r w:rsidR="0064745E" w:rsidRPr="00A3036C">
        <w:rPr>
          <w:rFonts w:ascii="Times New Roman" w:hAnsi="Times New Roman" w:cs="Times New Roman"/>
          <w:sz w:val="24"/>
          <w:szCs w:val="24"/>
        </w:rPr>
        <w:t>C</w:t>
      </w:r>
      <w:r w:rsidRPr="00A3036C">
        <w:rPr>
          <w:rFonts w:ascii="Times New Roman" w:hAnsi="Times New Roman" w:cs="Times New Roman"/>
          <w:sz w:val="24"/>
          <w:szCs w:val="24"/>
        </w:rPr>
        <w:t>appallatte</w:t>
      </w:r>
      <w:r w:rsidR="004E4602" w:rsidRPr="00A3036C">
        <w:rPr>
          <w:rFonts w:ascii="Times New Roman" w:hAnsi="Times New Roman" w:cs="Times New Roman"/>
          <w:sz w:val="24"/>
          <w:szCs w:val="24"/>
        </w:rPr>
        <w:t>,</w:t>
      </w:r>
      <w:r w:rsidR="001E35CE" w:rsidRPr="00A3036C">
        <w:rPr>
          <w:rFonts w:ascii="Times New Roman" w:hAnsi="Times New Roman" w:cs="Times New Roman"/>
          <w:sz w:val="24"/>
          <w:szCs w:val="24"/>
        </w:rPr>
        <w:t xml:space="preserve"> numa das diversas comunicações telep</w:t>
      </w:r>
      <w:r w:rsidR="004E4602" w:rsidRPr="00A3036C">
        <w:rPr>
          <w:rFonts w:ascii="Times New Roman" w:hAnsi="Times New Roman" w:cs="Times New Roman"/>
          <w:sz w:val="24"/>
          <w:szCs w:val="24"/>
        </w:rPr>
        <w:t>áticas</w:t>
      </w:r>
      <w:r w:rsidR="007B7B02" w:rsidRPr="00A3036C">
        <w:rPr>
          <w:rFonts w:ascii="Times New Roman" w:hAnsi="Times New Roman" w:cs="Times New Roman"/>
          <w:sz w:val="24"/>
          <w:szCs w:val="24"/>
        </w:rPr>
        <w:t xml:space="preserve"> e presenciais</w:t>
      </w:r>
      <w:r w:rsidR="004E4602" w:rsidRPr="00A3036C">
        <w:rPr>
          <w:rFonts w:ascii="Times New Roman" w:hAnsi="Times New Roman" w:cs="Times New Roman"/>
          <w:sz w:val="24"/>
          <w:szCs w:val="24"/>
        </w:rPr>
        <w:t>, sugere</w:t>
      </w:r>
      <w:r w:rsidR="00D31844" w:rsidRPr="00A3036C">
        <w:rPr>
          <w:rFonts w:ascii="Times New Roman" w:hAnsi="Times New Roman" w:cs="Times New Roman"/>
          <w:sz w:val="24"/>
          <w:szCs w:val="24"/>
        </w:rPr>
        <w:t>, mediante o esvaziamento das palestras</w:t>
      </w:r>
      <w:r w:rsidR="00C176C7" w:rsidRPr="00A3036C">
        <w:rPr>
          <w:rFonts w:ascii="Times New Roman" w:hAnsi="Times New Roman" w:cs="Times New Roman"/>
          <w:sz w:val="24"/>
          <w:szCs w:val="24"/>
        </w:rPr>
        <w:t>, que a abordagem do Eu Sou</w:t>
      </w:r>
      <w:r w:rsidR="0062765E" w:rsidRPr="00A3036C">
        <w:rPr>
          <w:rFonts w:ascii="Times New Roman" w:hAnsi="Times New Roman" w:cs="Times New Roman"/>
          <w:sz w:val="24"/>
          <w:szCs w:val="24"/>
        </w:rPr>
        <w:t>, seja divulgada</w:t>
      </w:r>
      <w:r w:rsidR="00E8406C" w:rsidRPr="00A3036C">
        <w:rPr>
          <w:rFonts w:ascii="Times New Roman" w:hAnsi="Times New Roman" w:cs="Times New Roman"/>
          <w:sz w:val="24"/>
          <w:szCs w:val="24"/>
        </w:rPr>
        <w:t xml:space="preserve"> através de hologramas</w:t>
      </w:r>
      <w:r w:rsidR="00B73DF4" w:rsidRPr="00A3036C">
        <w:rPr>
          <w:rFonts w:ascii="Times New Roman" w:hAnsi="Times New Roman" w:cs="Times New Roman"/>
          <w:sz w:val="24"/>
          <w:szCs w:val="24"/>
        </w:rPr>
        <w:t xml:space="preserve"> espalhados em todas as cidades habitadas</w:t>
      </w:r>
      <w:r w:rsidR="00FC4549" w:rsidRPr="00A3036C">
        <w:rPr>
          <w:rFonts w:ascii="Times New Roman" w:hAnsi="Times New Roman" w:cs="Times New Roman"/>
          <w:sz w:val="24"/>
          <w:szCs w:val="24"/>
        </w:rPr>
        <w:t xml:space="preserve"> </w:t>
      </w:r>
      <w:r w:rsidR="00B73DF4" w:rsidRPr="00A3036C">
        <w:rPr>
          <w:rFonts w:ascii="Times New Roman" w:hAnsi="Times New Roman" w:cs="Times New Roman"/>
          <w:sz w:val="24"/>
          <w:szCs w:val="24"/>
        </w:rPr>
        <w:t>do atual mundo</w:t>
      </w:r>
      <w:r w:rsidR="00FC4549" w:rsidRPr="00A3036C">
        <w:rPr>
          <w:rFonts w:ascii="Times New Roman" w:hAnsi="Times New Roman" w:cs="Times New Roman"/>
          <w:sz w:val="24"/>
          <w:szCs w:val="24"/>
        </w:rPr>
        <w:t xml:space="preserve">, a exemplo </w:t>
      </w:r>
      <w:r w:rsidR="00497BE5" w:rsidRPr="00A3036C">
        <w:rPr>
          <w:rFonts w:ascii="Times New Roman" w:hAnsi="Times New Roman" w:cs="Times New Roman"/>
          <w:sz w:val="24"/>
          <w:szCs w:val="24"/>
        </w:rPr>
        <w:t>da reencarnação de Jesus Crist</w:t>
      </w:r>
      <w:r w:rsidR="001F5EDD" w:rsidRPr="00A3036C">
        <w:rPr>
          <w:rFonts w:ascii="Times New Roman" w:hAnsi="Times New Roman" w:cs="Times New Roman"/>
          <w:sz w:val="24"/>
          <w:szCs w:val="24"/>
        </w:rPr>
        <w:t>o como</w:t>
      </w:r>
      <w:r w:rsidR="00497BE5" w:rsidRPr="00A3036C">
        <w:rPr>
          <w:rFonts w:ascii="Times New Roman" w:hAnsi="Times New Roman" w:cs="Times New Roman"/>
          <w:sz w:val="24"/>
          <w:szCs w:val="24"/>
        </w:rPr>
        <w:t xml:space="preserve"> Emmanuel Jesus de Deus</w:t>
      </w:r>
      <w:r w:rsidR="001F5EDD" w:rsidRPr="00A3036C">
        <w:rPr>
          <w:rFonts w:ascii="Times New Roman" w:hAnsi="Times New Roman" w:cs="Times New Roman"/>
          <w:sz w:val="24"/>
          <w:szCs w:val="24"/>
        </w:rPr>
        <w:t xml:space="preserve"> no corpo de Jesus de Deus</w:t>
      </w:r>
      <w:r w:rsidR="004E4602" w:rsidRPr="00A3036C">
        <w:rPr>
          <w:rFonts w:ascii="Times New Roman" w:hAnsi="Times New Roman" w:cs="Times New Roman"/>
          <w:sz w:val="24"/>
          <w:szCs w:val="24"/>
        </w:rPr>
        <w:t>.</w:t>
      </w:r>
      <w:r w:rsidR="00120687" w:rsidRPr="00A3036C">
        <w:rPr>
          <w:rFonts w:ascii="Times New Roman" w:hAnsi="Times New Roman" w:cs="Times New Roman"/>
          <w:sz w:val="24"/>
          <w:szCs w:val="24"/>
        </w:rPr>
        <w:t xml:space="preserve"> </w:t>
      </w:r>
      <w:r w:rsidR="0098598A" w:rsidRPr="00A3036C">
        <w:rPr>
          <w:rFonts w:ascii="Times New Roman" w:hAnsi="Times New Roman" w:cs="Times New Roman"/>
          <w:sz w:val="24"/>
          <w:szCs w:val="24"/>
        </w:rPr>
        <w:t>Exército de Guerreiros Dimensionais formado por pessoas comun</w:t>
      </w:r>
      <w:r w:rsidR="0057098E" w:rsidRPr="00A3036C">
        <w:rPr>
          <w:rFonts w:ascii="Times New Roman" w:hAnsi="Times New Roman" w:cs="Times New Roman"/>
          <w:sz w:val="24"/>
          <w:szCs w:val="24"/>
        </w:rPr>
        <w:t>s protagonizam a essência divinal do Eu Sou</w:t>
      </w:r>
      <w:r w:rsidR="00F75740" w:rsidRPr="00A3036C">
        <w:rPr>
          <w:rFonts w:ascii="Times New Roman" w:hAnsi="Times New Roman" w:cs="Times New Roman"/>
          <w:sz w:val="24"/>
          <w:szCs w:val="24"/>
        </w:rPr>
        <w:t xml:space="preserve">. </w:t>
      </w:r>
      <w:bookmarkStart w:id="73" w:name="_Hlk195265374"/>
      <w:r w:rsidR="00F75740" w:rsidRPr="00A3036C">
        <w:rPr>
          <w:rFonts w:ascii="Times New Roman" w:hAnsi="Times New Roman" w:cs="Times New Roman"/>
          <w:sz w:val="24"/>
          <w:szCs w:val="24"/>
        </w:rPr>
        <w:t>Eu Sou a consciência... Eu Sou a energia... Eu Sou a Luz... Eu Sou</w:t>
      </w:r>
      <w:r w:rsidR="00A86AF3" w:rsidRPr="00A3036C">
        <w:rPr>
          <w:rFonts w:ascii="Times New Roman" w:hAnsi="Times New Roman" w:cs="Times New Roman"/>
          <w:sz w:val="24"/>
          <w:szCs w:val="24"/>
        </w:rPr>
        <w:t xml:space="preserve"> o coração... Eu Sou o amor... Eu sou a evolução... Eu Sou </w:t>
      </w:r>
      <w:r w:rsidR="00060FCC" w:rsidRPr="00A3036C">
        <w:rPr>
          <w:rFonts w:ascii="Times New Roman" w:hAnsi="Times New Roman" w:cs="Times New Roman"/>
          <w:sz w:val="24"/>
          <w:szCs w:val="24"/>
        </w:rPr>
        <w:t xml:space="preserve">o </w:t>
      </w:r>
      <w:r w:rsidR="00060FCC" w:rsidRPr="00A3036C">
        <w:rPr>
          <w:rFonts w:ascii="Times New Roman" w:hAnsi="Times New Roman" w:cs="Times New Roman"/>
          <w:sz w:val="24"/>
          <w:szCs w:val="24"/>
        </w:rPr>
        <w:lastRenderedPageBreak/>
        <w:t>Escritor da existência humana... Eu Sou o perfeito equilíbrio d</w:t>
      </w:r>
      <w:r w:rsidR="005D6916" w:rsidRPr="00A3036C">
        <w:rPr>
          <w:rFonts w:ascii="Times New Roman" w:hAnsi="Times New Roman" w:cs="Times New Roman"/>
          <w:sz w:val="24"/>
          <w:szCs w:val="24"/>
        </w:rPr>
        <w:t xml:space="preserve">a mente, </w:t>
      </w:r>
      <w:r w:rsidR="00565644" w:rsidRPr="00A3036C">
        <w:rPr>
          <w:rFonts w:ascii="Times New Roman" w:hAnsi="Times New Roman" w:cs="Times New Roman"/>
          <w:sz w:val="24"/>
          <w:szCs w:val="24"/>
        </w:rPr>
        <w:t xml:space="preserve">do </w:t>
      </w:r>
      <w:r w:rsidR="005D6916" w:rsidRPr="00A3036C">
        <w:rPr>
          <w:rFonts w:ascii="Times New Roman" w:hAnsi="Times New Roman" w:cs="Times New Roman"/>
          <w:sz w:val="24"/>
          <w:szCs w:val="24"/>
        </w:rPr>
        <w:t xml:space="preserve">corpo e </w:t>
      </w:r>
      <w:r w:rsidR="00565644" w:rsidRPr="00A3036C">
        <w:rPr>
          <w:rFonts w:ascii="Times New Roman" w:hAnsi="Times New Roman" w:cs="Times New Roman"/>
          <w:sz w:val="24"/>
          <w:szCs w:val="24"/>
        </w:rPr>
        <w:t xml:space="preserve">de </w:t>
      </w:r>
      <w:r w:rsidR="005D6916" w:rsidRPr="00A3036C">
        <w:rPr>
          <w:rFonts w:ascii="Times New Roman" w:hAnsi="Times New Roman" w:cs="Times New Roman"/>
          <w:sz w:val="24"/>
          <w:szCs w:val="24"/>
        </w:rPr>
        <w:t>espírito</w:t>
      </w:r>
      <w:r w:rsidR="008F0B0F" w:rsidRPr="00A3036C">
        <w:rPr>
          <w:rFonts w:ascii="Times New Roman" w:hAnsi="Times New Roman" w:cs="Times New Roman"/>
          <w:sz w:val="24"/>
          <w:szCs w:val="24"/>
        </w:rPr>
        <w:t>... Eu Sou a conexão com o Eu Superior</w:t>
      </w:r>
      <w:bookmarkEnd w:id="73"/>
      <w:r w:rsidR="008F0B0F" w:rsidRPr="00A3036C">
        <w:rPr>
          <w:rFonts w:ascii="Times New Roman" w:hAnsi="Times New Roman" w:cs="Times New Roman"/>
          <w:sz w:val="24"/>
          <w:szCs w:val="24"/>
        </w:rPr>
        <w:t>.</w:t>
      </w:r>
    </w:p>
    <w:p w14:paraId="2EAB6A52" w14:textId="29B38CC8" w:rsidR="00FC1F33" w:rsidRPr="00A3036C" w:rsidRDefault="00FC1F33" w:rsidP="00FC1F33">
      <w:pPr>
        <w:spacing w:after="0"/>
        <w:jc w:val="both"/>
        <w:rPr>
          <w:rFonts w:ascii="Times New Roman" w:hAnsi="Times New Roman" w:cs="Times New Roman"/>
          <w:sz w:val="24"/>
          <w:szCs w:val="24"/>
        </w:rPr>
      </w:pPr>
      <w:r w:rsidRPr="00A3036C">
        <w:rPr>
          <w:rFonts w:ascii="Times New Roman" w:hAnsi="Times New Roman" w:cs="Times New Roman"/>
          <w:sz w:val="24"/>
          <w:szCs w:val="24"/>
        </w:rPr>
        <w:t>Taiguara Kauê Harrison, 77,  Anna Márcia Guerra Harrison, 78, Pablo Guerra Kauê Harrison, 42, Marion Patrícia Paiva de Carvalho Harrison, 72, e sua companheira, Viviane Oliveira, 72. Carol Harrison, 36, e Gabriel Cappallatte, 34, recepcionam a comunicação estelar na mansão edificada no quadrilátero mais valioso de Ipanema.</w:t>
      </w:r>
    </w:p>
    <w:p w14:paraId="0226B4C1" w14:textId="77777777" w:rsidR="00027B52" w:rsidRPr="00A3036C" w:rsidRDefault="00027B52" w:rsidP="00120687">
      <w:pPr>
        <w:spacing w:after="0"/>
        <w:jc w:val="both"/>
        <w:rPr>
          <w:rFonts w:ascii="Times New Roman" w:hAnsi="Times New Roman" w:cs="Times New Roman"/>
          <w:sz w:val="24"/>
          <w:szCs w:val="24"/>
        </w:rPr>
      </w:pPr>
    </w:p>
    <w:p w14:paraId="3759FB90" w14:textId="52C00776" w:rsidR="00027B52" w:rsidRPr="00A3036C" w:rsidRDefault="00027B52" w:rsidP="00120687">
      <w:pPr>
        <w:spacing w:after="0"/>
        <w:jc w:val="both"/>
        <w:rPr>
          <w:rFonts w:ascii="Times New Roman" w:hAnsi="Times New Roman" w:cs="Times New Roman"/>
          <w:sz w:val="24"/>
          <w:szCs w:val="24"/>
        </w:rPr>
      </w:pPr>
      <w:r w:rsidRPr="00A3036C">
        <w:rPr>
          <w:rFonts w:ascii="Times New Roman" w:hAnsi="Times New Roman" w:cs="Times New Roman"/>
          <w:sz w:val="24"/>
          <w:szCs w:val="24"/>
        </w:rPr>
        <w:t>▬ Esta ação apoiada pelo SEU —</w:t>
      </w:r>
      <w:r w:rsidR="003F491F" w:rsidRPr="00A3036C">
        <w:rPr>
          <w:rFonts w:ascii="Times New Roman" w:hAnsi="Times New Roman" w:cs="Times New Roman"/>
          <w:sz w:val="24"/>
          <w:szCs w:val="24"/>
        </w:rPr>
        <w:t xml:space="preserve"> </w:t>
      </w:r>
      <w:r w:rsidRPr="00A3036C">
        <w:rPr>
          <w:rFonts w:ascii="Times New Roman" w:hAnsi="Times New Roman" w:cs="Times New Roman"/>
          <w:sz w:val="24"/>
          <w:szCs w:val="24"/>
        </w:rPr>
        <w:t>Soberana Energia Universal, através de Fértilles e Germano pode nos colocar de volta ao jogo ― Gabriel analisa ― Pessoalmente, acredito que devemos aproveitar ter um dos nossos na presidência da UTS — União da Terra Sustentável ― Refere-se a sua mulher, Carol Harrison ―</w:t>
      </w:r>
      <w:r w:rsidR="00DE5D91" w:rsidRPr="00A3036C">
        <w:rPr>
          <w:rFonts w:ascii="Times New Roman" w:hAnsi="Times New Roman" w:cs="Times New Roman"/>
          <w:sz w:val="24"/>
          <w:szCs w:val="24"/>
        </w:rPr>
        <w:t xml:space="preserve"> Temos a chance de fazermos </w:t>
      </w:r>
      <w:r w:rsidR="00DE5D91" w:rsidRPr="00A3036C">
        <w:rPr>
          <w:rFonts w:ascii="Times New Roman" w:hAnsi="Times New Roman" w:cs="Times New Roman"/>
          <w:i/>
          <w:iCs/>
          <w:sz w:val="24"/>
          <w:szCs w:val="24"/>
        </w:rPr>
        <w:t>o feitiço virar contra o feiticeiro</w:t>
      </w:r>
      <w:r w:rsidR="00DE5D91" w:rsidRPr="00A3036C">
        <w:rPr>
          <w:rFonts w:ascii="Times New Roman" w:hAnsi="Times New Roman" w:cs="Times New Roman"/>
          <w:sz w:val="24"/>
          <w:szCs w:val="24"/>
        </w:rPr>
        <w:t>. ▬ expecta.</w:t>
      </w:r>
    </w:p>
    <w:p w14:paraId="11C67DE3" w14:textId="77777777" w:rsidR="00652BAD" w:rsidRPr="00A3036C" w:rsidRDefault="00652BAD" w:rsidP="00120687">
      <w:pPr>
        <w:spacing w:after="0"/>
        <w:jc w:val="both"/>
        <w:rPr>
          <w:rFonts w:ascii="Times New Roman" w:hAnsi="Times New Roman" w:cs="Times New Roman"/>
          <w:sz w:val="24"/>
          <w:szCs w:val="24"/>
        </w:rPr>
      </w:pPr>
    </w:p>
    <w:p w14:paraId="2BFBD4A8" w14:textId="0AF6BBF6" w:rsidR="00652BAD" w:rsidRPr="00A3036C" w:rsidRDefault="00652BAD" w:rsidP="00120687">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Ideia viável </w:t>
      </w:r>
      <w:r w:rsidR="0087749C" w:rsidRPr="00A3036C">
        <w:rPr>
          <w:rFonts w:ascii="Times New Roman" w:hAnsi="Times New Roman" w:cs="Times New Roman"/>
          <w:sz w:val="24"/>
          <w:szCs w:val="24"/>
        </w:rPr>
        <w:t>mediante sua execução pautada pela discrição ― Fértilles</w:t>
      </w:r>
      <w:r w:rsidR="00187683" w:rsidRPr="00A3036C">
        <w:rPr>
          <w:rFonts w:ascii="Times New Roman" w:hAnsi="Times New Roman" w:cs="Times New Roman"/>
          <w:sz w:val="24"/>
          <w:szCs w:val="24"/>
        </w:rPr>
        <w:t xml:space="preserve"> alerta Guerreiros Dimensionais </w:t>
      </w:r>
      <w:r w:rsidR="0087749C" w:rsidRPr="00A3036C">
        <w:rPr>
          <w:rFonts w:ascii="Times New Roman" w:hAnsi="Times New Roman" w:cs="Times New Roman"/>
          <w:sz w:val="24"/>
          <w:szCs w:val="24"/>
        </w:rPr>
        <w:t>―</w:t>
      </w:r>
      <w:r w:rsidR="00187683" w:rsidRPr="00A3036C">
        <w:rPr>
          <w:rFonts w:ascii="Times New Roman" w:hAnsi="Times New Roman" w:cs="Times New Roman"/>
          <w:sz w:val="24"/>
          <w:szCs w:val="24"/>
        </w:rPr>
        <w:t xml:space="preserve"> </w:t>
      </w:r>
      <w:r w:rsidR="006744D5" w:rsidRPr="00A3036C">
        <w:rPr>
          <w:rFonts w:ascii="Times New Roman" w:hAnsi="Times New Roman" w:cs="Times New Roman"/>
          <w:sz w:val="24"/>
          <w:szCs w:val="24"/>
        </w:rPr>
        <w:t>Aparições</w:t>
      </w:r>
      <w:r w:rsidR="00D63A5C" w:rsidRPr="00A3036C">
        <w:rPr>
          <w:rFonts w:ascii="Times New Roman" w:hAnsi="Times New Roman" w:cs="Times New Roman"/>
          <w:sz w:val="24"/>
          <w:szCs w:val="24"/>
        </w:rPr>
        <w:t xml:space="preserve"> </w:t>
      </w:r>
      <w:r w:rsidR="006744D5" w:rsidRPr="00A3036C">
        <w:rPr>
          <w:rFonts w:ascii="Times New Roman" w:hAnsi="Times New Roman" w:cs="Times New Roman"/>
          <w:sz w:val="24"/>
          <w:szCs w:val="24"/>
        </w:rPr>
        <w:t xml:space="preserve"> em</w:t>
      </w:r>
      <w:r w:rsidR="00D63A5C" w:rsidRPr="00A3036C">
        <w:rPr>
          <w:rFonts w:ascii="Times New Roman" w:hAnsi="Times New Roman" w:cs="Times New Roman"/>
          <w:sz w:val="24"/>
          <w:szCs w:val="24"/>
        </w:rPr>
        <w:t xml:space="preserve"> </w:t>
      </w:r>
      <w:r w:rsidR="00B328DE" w:rsidRPr="00A3036C">
        <w:rPr>
          <w:rFonts w:ascii="Times New Roman" w:hAnsi="Times New Roman" w:cs="Times New Roman"/>
          <w:sz w:val="24"/>
          <w:szCs w:val="24"/>
        </w:rPr>
        <w:t xml:space="preserve">ambientes privados </w:t>
      </w:r>
      <w:r w:rsidR="00AD5669" w:rsidRPr="00A3036C">
        <w:rPr>
          <w:rFonts w:ascii="Times New Roman" w:hAnsi="Times New Roman" w:cs="Times New Roman"/>
          <w:sz w:val="24"/>
          <w:szCs w:val="24"/>
        </w:rPr>
        <w:t xml:space="preserve">familiares </w:t>
      </w:r>
      <w:r w:rsidR="00551DB3" w:rsidRPr="00A3036C">
        <w:rPr>
          <w:rFonts w:ascii="Times New Roman" w:hAnsi="Times New Roman" w:cs="Times New Roman"/>
          <w:sz w:val="24"/>
          <w:szCs w:val="24"/>
        </w:rPr>
        <w:t>com provas incontestáveis do poder da essência divinal humana</w:t>
      </w:r>
      <w:r w:rsidR="001C4D27" w:rsidRPr="00A3036C">
        <w:rPr>
          <w:rFonts w:ascii="Times New Roman" w:hAnsi="Times New Roman" w:cs="Times New Roman"/>
          <w:sz w:val="24"/>
          <w:szCs w:val="24"/>
        </w:rPr>
        <w:t xml:space="preserve"> credibilizarão e</w:t>
      </w:r>
      <w:r w:rsidR="00BF2684" w:rsidRPr="00A3036C">
        <w:rPr>
          <w:rFonts w:ascii="Times New Roman" w:hAnsi="Times New Roman" w:cs="Times New Roman"/>
          <w:sz w:val="24"/>
          <w:szCs w:val="24"/>
        </w:rPr>
        <w:t xml:space="preserve"> despertarão os merecedores de ascensionarem ao </w:t>
      </w:r>
      <w:r w:rsidR="00BF2684" w:rsidRPr="00A3036C">
        <w:rPr>
          <w:rFonts w:ascii="Times New Roman" w:hAnsi="Times New Roman" w:cs="Times New Roman"/>
          <w:i/>
          <w:iCs/>
          <w:sz w:val="24"/>
          <w:szCs w:val="24"/>
        </w:rPr>
        <w:t>quinto plano terráqueo</w:t>
      </w:r>
      <w:r w:rsidR="00BF2684" w:rsidRPr="00A3036C">
        <w:rPr>
          <w:rFonts w:ascii="Times New Roman" w:hAnsi="Times New Roman" w:cs="Times New Roman"/>
          <w:sz w:val="24"/>
          <w:szCs w:val="24"/>
        </w:rPr>
        <w:t>. ▬ definitiva</w:t>
      </w:r>
      <w:r w:rsidR="00D57908" w:rsidRPr="00A3036C">
        <w:rPr>
          <w:rFonts w:ascii="Times New Roman" w:hAnsi="Times New Roman" w:cs="Times New Roman"/>
          <w:sz w:val="24"/>
          <w:szCs w:val="24"/>
        </w:rPr>
        <w:t>.</w:t>
      </w:r>
    </w:p>
    <w:p w14:paraId="23363209" w14:textId="77777777" w:rsidR="00D57908" w:rsidRPr="00A3036C" w:rsidRDefault="00D57908" w:rsidP="00120687">
      <w:pPr>
        <w:spacing w:after="0"/>
        <w:jc w:val="both"/>
        <w:rPr>
          <w:rFonts w:ascii="Times New Roman" w:hAnsi="Times New Roman" w:cs="Times New Roman"/>
          <w:sz w:val="24"/>
          <w:szCs w:val="24"/>
        </w:rPr>
      </w:pPr>
    </w:p>
    <w:p w14:paraId="7E51AEB9" w14:textId="56406C6E" w:rsidR="00D57908" w:rsidRPr="00A3036C" w:rsidRDefault="00D57908" w:rsidP="00120687">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F12E1B" w:rsidRPr="00A3036C">
        <w:rPr>
          <w:rFonts w:ascii="Times New Roman" w:hAnsi="Times New Roman" w:cs="Times New Roman"/>
          <w:sz w:val="24"/>
          <w:szCs w:val="24"/>
        </w:rPr>
        <w:t xml:space="preserve">Minha nomeação para presidência da UTS — União da Terra Sustentável ― Carol </w:t>
      </w:r>
      <w:r w:rsidR="00205E43" w:rsidRPr="00A3036C">
        <w:rPr>
          <w:rFonts w:ascii="Times New Roman" w:hAnsi="Times New Roman" w:cs="Times New Roman"/>
          <w:sz w:val="24"/>
          <w:szCs w:val="24"/>
        </w:rPr>
        <w:t>destaca</w:t>
      </w:r>
      <w:r w:rsidR="00F12E1B" w:rsidRPr="00A3036C">
        <w:rPr>
          <w:rFonts w:ascii="Times New Roman" w:hAnsi="Times New Roman" w:cs="Times New Roman"/>
          <w:sz w:val="24"/>
          <w:szCs w:val="24"/>
        </w:rPr>
        <w:t xml:space="preserve"> ―</w:t>
      </w:r>
      <w:r w:rsidR="00C2011E" w:rsidRPr="00A3036C">
        <w:rPr>
          <w:rFonts w:ascii="Times New Roman" w:hAnsi="Times New Roman" w:cs="Times New Roman"/>
          <w:sz w:val="24"/>
          <w:szCs w:val="24"/>
        </w:rPr>
        <w:t xml:space="preserve"> Facilita </w:t>
      </w:r>
      <w:r w:rsidR="00DF00A7" w:rsidRPr="00A3036C">
        <w:rPr>
          <w:rFonts w:ascii="Times New Roman" w:hAnsi="Times New Roman" w:cs="Times New Roman"/>
          <w:sz w:val="24"/>
          <w:szCs w:val="24"/>
        </w:rPr>
        <w:t xml:space="preserve">o acesso </w:t>
      </w:r>
      <w:r w:rsidR="00B017E9" w:rsidRPr="00A3036C">
        <w:rPr>
          <w:rFonts w:ascii="Times New Roman" w:hAnsi="Times New Roman" w:cs="Times New Roman"/>
          <w:sz w:val="24"/>
          <w:szCs w:val="24"/>
        </w:rPr>
        <w:t>para mapeamento</w:t>
      </w:r>
      <w:r w:rsidR="00B878F2" w:rsidRPr="00A3036C">
        <w:rPr>
          <w:rFonts w:ascii="Times New Roman" w:hAnsi="Times New Roman" w:cs="Times New Roman"/>
          <w:sz w:val="24"/>
          <w:szCs w:val="24"/>
        </w:rPr>
        <w:t xml:space="preserve"> do roteiro de execução para atingimento</w:t>
      </w:r>
      <w:r w:rsidR="0000306D" w:rsidRPr="00A3036C">
        <w:rPr>
          <w:rFonts w:ascii="Times New Roman" w:hAnsi="Times New Roman" w:cs="Times New Roman"/>
          <w:sz w:val="24"/>
          <w:szCs w:val="24"/>
        </w:rPr>
        <w:t xml:space="preserve"> do maior número de pessoas dispostas a despertarem. ▬ </w:t>
      </w:r>
      <w:r w:rsidR="00CC5BB6" w:rsidRPr="00A3036C">
        <w:rPr>
          <w:rFonts w:ascii="Times New Roman" w:hAnsi="Times New Roman" w:cs="Times New Roman"/>
          <w:sz w:val="24"/>
          <w:szCs w:val="24"/>
        </w:rPr>
        <w:t>disponibiliza-se.</w:t>
      </w:r>
    </w:p>
    <w:p w14:paraId="23A15378" w14:textId="77777777" w:rsidR="00CC5BB6" w:rsidRPr="00A3036C" w:rsidRDefault="00CC5BB6" w:rsidP="00120687">
      <w:pPr>
        <w:spacing w:after="0"/>
        <w:jc w:val="both"/>
        <w:rPr>
          <w:rFonts w:ascii="Times New Roman" w:hAnsi="Times New Roman" w:cs="Times New Roman"/>
          <w:sz w:val="24"/>
          <w:szCs w:val="24"/>
        </w:rPr>
      </w:pPr>
    </w:p>
    <w:p w14:paraId="07FA35DB" w14:textId="03EAA8C1" w:rsidR="00CC5BB6" w:rsidRPr="00A3036C" w:rsidRDefault="00CC5BB6" w:rsidP="00120687">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84411F" w:rsidRPr="00A3036C">
        <w:rPr>
          <w:rFonts w:ascii="Times New Roman" w:hAnsi="Times New Roman" w:cs="Times New Roman"/>
          <w:sz w:val="24"/>
          <w:szCs w:val="24"/>
        </w:rPr>
        <w:t>Muito bem observado ― Taiguara</w:t>
      </w:r>
      <w:r w:rsidR="00E25081" w:rsidRPr="00A3036C">
        <w:rPr>
          <w:rFonts w:ascii="Times New Roman" w:hAnsi="Times New Roman" w:cs="Times New Roman"/>
          <w:sz w:val="24"/>
          <w:szCs w:val="24"/>
        </w:rPr>
        <w:t xml:space="preserve"> concorda</w:t>
      </w:r>
      <w:r w:rsidR="0084411F" w:rsidRPr="00A3036C">
        <w:rPr>
          <w:rFonts w:ascii="Times New Roman" w:hAnsi="Times New Roman" w:cs="Times New Roman"/>
          <w:sz w:val="24"/>
          <w:szCs w:val="24"/>
        </w:rPr>
        <w:t xml:space="preserve"> ―</w:t>
      </w:r>
      <w:r w:rsidR="00E25081" w:rsidRPr="00A3036C">
        <w:rPr>
          <w:rFonts w:ascii="Times New Roman" w:hAnsi="Times New Roman" w:cs="Times New Roman"/>
          <w:sz w:val="24"/>
          <w:szCs w:val="24"/>
        </w:rPr>
        <w:t xml:space="preserve"> Porém, o SPA —Supremo Poder Anônimo tem como estratégia ter seus opositores, sob sua tutela. ▬ simplifica.</w:t>
      </w:r>
    </w:p>
    <w:p w14:paraId="68E05807" w14:textId="77777777" w:rsidR="00E25081" w:rsidRPr="00A3036C" w:rsidRDefault="00E25081" w:rsidP="00120687">
      <w:pPr>
        <w:spacing w:after="0"/>
        <w:jc w:val="both"/>
        <w:rPr>
          <w:rFonts w:ascii="Times New Roman" w:hAnsi="Times New Roman" w:cs="Times New Roman"/>
          <w:sz w:val="24"/>
          <w:szCs w:val="24"/>
        </w:rPr>
      </w:pPr>
    </w:p>
    <w:p w14:paraId="0DF60DE4" w14:textId="2E03B1D0" w:rsidR="007B7B02" w:rsidRPr="00A3036C" w:rsidRDefault="00E25081" w:rsidP="00E25081">
      <w:pPr>
        <w:jc w:val="both"/>
        <w:rPr>
          <w:rFonts w:ascii="Times New Roman" w:hAnsi="Times New Roman" w:cs="Times New Roman"/>
          <w:sz w:val="24"/>
          <w:szCs w:val="24"/>
        </w:rPr>
      </w:pPr>
      <w:r w:rsidRPr="00A3036C">
        <w:rPr>
          <w:rFonts w:ascii="Times New Roman" w:hAnsi="Times New Roman" w:cs="Times New Roman"/>
          <w:sz w:val="24"/>
          <w:szCs w:val="24"/>
        </w:rPr>
        <w:t xml:space="preserve">▬ Não esqueçamos o poderio bélico e de decisão do Presidente do Universo ― Anna Márcia complementa a tese do marido ― O Projeto de Perpetuação do Poder continua em curso com os pilares sistêmicos: governo, religião, mídia e educação alavancados com </w:t>
      </w:r>
      <w:r w:rsidRPr="00A3036C">
        <w:rPr>
          <w:rFonts w:ascii="Times New Roman" w:hAnsi="Times New Roman" w:cs="Times New Roman"/>
          <w:i/>
          <w:iCs/>
          <w:sz w:val="24"/>
          <w:szCs w:val="24"/>
        </w:rPr>
        <w:t>a 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r w:rsidRPr="00A3036C">
        <w:rPr>
          <w:rFonts w:ascii="Times New Roman" w:hAnsi="Times New Roman" w:cs="Times New Roman"/>
          <w:sz w:val="24"/>
          <w:szCs w:val="24"/>
        </w:rPr>
        <w:t xml:space="preserve">. ▬ </w:t>
      </w:r>
      <w:r w:rsidR="007B7B02" w:rsidRPr="00A3036C">
        <w:rPr>
          <w:rFonts w:ascii="Times New Roman" w:hAnsi="Times New Roman" w:cs="Times New Roman"/>
          <w:sz w:val="24"/>
          <w:szCs w:val="24"/>
        </w:rPr>
        <w:t>lamenta.</w:t>
      </w:r>
    </w:p>
    <w:p w14:paraId="477A2FCE" w14:textId="313D21BD" w:rsidR="007B7B02" w:rsidRPr="00A3036C" w:rsidRDefault="007B7B02" w:rsidP="00E25081">
      <w:pPr>
        <w:jc w:val="both"/>
        <w:rPr>
          <w:rFonts w:ascii="Times New Roman" w:hAnsi="Times New Roman" w:cs="Times New Roman"/>
          <w:sz w:val="24"/>
          <w:szCs w:val="24"/>
        </w:rPr>
      </w:pPr>
      <w:r w:rsidRPr="00A3036C">
        <w:rPr>
          <w:rFonts w:ascii="Times New Roman" w:hAnsi="Times New Roman" w:cs="Times New Roman"/>
          <w:sz w:val="24"/>
          <w:szCs w:val="24"/>
        </w:rPr>
        <w:t>▬ E, o pior são as frequências vibracionais rasteiras negacionistas e bloqueadoras do despertar humano ― Pablo</w:t>
      </w:r>
      <w:r w:rsidR="00FC1F33"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filho dos interlocutores anteriores, constata ― O nosso trabalho de </w:t>
      </w:r>
      <w:r w:rsidRPr="00A3036C">
        <w:rPr>
          <w:rFonts w:ascii="Times New Roman" w:hAnsi="Times New Roman" w:cs="Times New Roman"/>
          <w:i/>
          <w:iCs/>
          <w:sz w:val="24"/>
          <w:szCs w:val="24"/>
        </w:rPr>
        <w:t xml:space="preserve">formiguinha </w:t>
      </w:r>
      <w:r w:rsidRPr="00A3036C">
        <w:rPr>
          <w:rFonts w:ascii="Times New Roman" w:hAnsi="Times New Roman" w:cs="Times New Roman"/>
          <w:sz w:val="24"/>
          <w:szCs w:val="24"/>
        </w:rPr>
        <w:t>pode e deve sensibilizar o terrícola para o encontro do Eu Superior. ▬ otimista.</w:t>
      </w:r>
    </w:p>
    <w:p w14:paraId="1059B3E2" w14:textId="6D9D0321" w:rsidR="00FC1F33" w:rsidRPr="00A3036C" w:rsidRDefault="00FC1F33" w:rsidP="00E25081">
      <w:pPr>
        <w:jc w:val="both"/>
        <w:rPr>
          <w:rFonts w:ascii="Times New Roman" w:hAnsi="Times New Roman" w:cs="Times New Roman"/>
          <w:sz w:val="24"/>
          <w:szCs w:val="24"/>
        </w:rPr>
      </w:pPr>
      <w:r w:rsidRPr="00A3036C">
        <w:rPr>
          <w:rFonts w:ascii="Times New Roman" w:hAnsi="Times New Roman" w:cs="Times New Roman"/>
          <w:sz w:val="24"/>
          <w:szCs w:val="24"/>
        </w:rPr>
        <w:t>▬ O esporte</w:t>
      </w:r>
      <w:r w:rsidR="006E0FA6" w:rsidRPr="00A3036C">
        <w:rPr>
          <w:rFonts w:ascii="Times New Roman" w:hAnsi="Times New Roman" w:cs="Times New Roman"/>
          <w:sz w:val="24"/>
          <w:szCs w:val="24"/>
        </w:rPr>
        <w:t xml:space="preserve">, especialmente o futebol, utilizado com inteligência, pode render doces frutos à causa pela história construída por Harrison, Taylor e Agregados no jogo mais popular do mundo ― Marion Patrícia lembra familiares ídolos futebolistas ― Dentre eles, o inesquecível Garoto da Gávea, </w:t>
      </w:r>
      <w:r w:rsidR="00F53FE1" w:rsidRPr="00A3036C">
        <w:rPr>
          <w:rFonts w:ascii="Times New Roman" w:hAnsi="Times New Roman" w:cs="Times New Roman"/>
          <w:sz w:val="24"/>
          <w:szCs w:val="24"/>
        </w:rPr>
        <w:t>Deco..</w:t>
      </w:r>
      <w:r w:rsidR="006E0FA6" w:rsidRPr="00A3036C">
        <w:rPr>
          <w:rFonts w:ascii="Times New Roman" w:hAnsi="Times New Roman" w:cs="Times New Roman"/>
          <w:sz w:val="24"/>
          <w:szCs w:val="24"/>
        </w:rPr>
        <w:t>.</w:t>
      </w:r>
      <w:r w:rsidR="00F53FE1" w:rsidRPr="00A3036C">
        <w:rPr>
          <w:rFonts w:ascii="Times New Roman" w:hAnsi="Times New Roman" w:cs="Times New Roman"/>
          <w:sz w:val="24"/>
          <w:szCs w:val="24"/>
        </w:rPr>
        <w:t xml:space="preserve"> nosso querido André Paiva de </w:t>
      </w:r>
      <w:r w:rsidR="00924B55" w:rsidRPr="00A3036C">
        <w:rPr>
          <w:rFonts w:ascii="Times New Roman" w:hAnsi="Times New Roman" w:cs="Times New Roman"/>
          <w:sz w:val="24"/>
          <w:szCs w:val="24"/>
        </w:rPr>
        <w:t>C</w:t>
      </w:r>
      <w:r w:rsidR="00F53FE1" w:rsidRPr="00A3036C">
        <w:rPr>
          <w:rFonts w:ascii="Times New Roman" w:hAnsi="Times New Roman" w:cs="Times New Roman"/>
          <w:sz w:val="24"/>
          <w:szCs w:val="24"/>
        </w:rPr>
        <w:t>arvalho Harrison. ▬ saudosa.</w:t>
      </w:r>
    </w:p>
    <w:p w14:paraId="72753630" w14:textId="5561AE13" w:rsidR="00F53FE1" w:rsidRPr="00A3036C" w:rsidRDefault="00F53FE1" w:rsidP="00924B55">
      <w:pPr>
        <w:spacing w:after="0"/>
        <w:jc w:val="both"/>
        <w:rPr>
          <w:rFonts w:ascii="Times New Roman" w:hAnsi="Times New Roman" w:cs="Times New Roman"/>
          <w:sz w:val="24"/>
          <w:szCs w:val="24"/>
        </w:rPr>
      </w:pPr>
      <w:r w:rsidRPr="00A3036C">
        <w:rPr>
          <w:rFonts w:ascii="Times New Roman" w:hAnsi="Times New Roman" w:cs="Times New Roman"/>
          <w:sz w:val="24"/>
          <w:szCs w:val="24"/>
        </w:rPr>
        <w:t>▬ E, as nossas histórias como futebolistas e dirigentes</w:t>
      </w:r>
      <w:r w:rsidR="00924B55" w:rsidRPr="00A3036C">
        <w:rPr>
          <w:rFonts w:ascii="Times New Roman" w:hAnsi="Times New Roman" w:cs="Times New Roman"/>
          <w:sz w:val="24"/>
          <w:szCs w:val="24"/>
        </w:rPr>
        <w:t xml:space="preserve"> adicionadas de outras factíveis de Harrison, Taylor e Agregados, certamente, difundirão o conceito Eu Sou ― Viviane, companheira de Marion, estimula o esporte como ferramenta para despertar a humanidade ―</w:t>
      </w:r>
      <w:r w:rsidRPr="00A3036C">
        <w:rPr>
          <w:rFonts w:ascii="Times New Roman" w:hAnsi="Times New Roman" w:cs="Times New Roman"/>
          <w:sz w:val="24"/>
          <w:szCs w:val="24"/>
        </w:rPr>
        <w:t xml:space="preserve"> </w:t>
      </w:r>
      <w:r w:rsidR="00924B55" w:rsidRPr="00A3036C">
        <w:rPr>
          <w:rFonts w:ascii="Times New Roman" w:hAnsi="Times New Roman" w:cs="Times New Roman"/>
          <w:sz w:val="24"/>
          <w:szCs w:val="24"/>
        </w:rPr>
        <w:t>Só precisamos estudar o momento certo para deflagarmos a campanha para despertar a humanidade. ▬ entusiasta.</w:t>
      </w:r>
    </w:p>
    <w:p w14:paraId="6B2B4725" w14:textId="77777777" w:rsidR="00924B55" w:rsidRPr="00A3036C" w:rsidRDefault="00924B55" w:rsidP="00924B55">
      <w:pPr>
        <w:spacing w:after="0"/>
        <w:jc w:val="both"/>
        <w:rPr>
          <w:rFonts w:ascii="Times New Roman" w:hAnsi="Times New Roman" w:cs="Times New Roman"/>
          <w:sz w:val="24"/>
          <w:szCs w:val="24"/>
        </w:rPr>
      </w:pPr>
    </w:p>
    <w:p w14:paraId="04E13208" w14:textId="66C06E4C" w:rsidR="00924B55" w:rsidRPr="00A3036C" w:rsidRDefault="00924B55" w:rsidP="00924B5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Tom Harrison, 34, Liz Taylor, 32, Lauro Cesar Muniz, 30, João Carlos Lessa, 50, Miguel Araruama, 74, e Luiza Fontes Madeira, 28, </w:t>
      </w:r>
      <w:r w:rsidRPr="00A3036C">
        <w:rPr>
          <w:rFonts w:ascii="Times New Roman" w:hAnsi="Times New Roman" w:cs="Times New Roman"/>
          <w:sz w:val="24"/>
          <w:szCs w:val="24"/>
        </w:rPr>
        <w:lastRenderedPageBreak/>
        <w:t>reunidos na Casa de Vidro na Fazenda Araruama e concentrados participam telepaticamente da resenha comandada por Fértilles e Germano</w:t>
      </w:r>
      <w:r w:rsidR="002E4943" w:rsidRPr="00A3036C">
        <w:rPr>
          <w:rFonts w:ascii="Times New Roman" w:hAnsi="Times New Roman" w:cs="Times New Roman"/>
          <w:sz w:val="24"/>
          <w:szCs w:val="24"/>
        </w:rPr>
        <w:t xml:space="preserve"> </w:t>
      </w:r>
      <w:r w:rsidR="002F5DD7" w:rsidRPr="00A3036C">
        <w:rPr>
          <w:rFonts w:ascii="Times New Roman" w:hAnsi="Times New Roman" w:cs="Times New Roman"/>
          <w:sz w:val="24"/>
          <w:szCs w:val="24"/>
        </w:rPr>
        <w:t xml:space="preserve">do planeta Morcturus </w:t>
      </w:r>
      <w:r w:rsidR="002E4943" w:rsidRPr="00A3036C">
        <w:rPr>
          <w:rFonts w:ascii="Times New Roman" w:hAnsi="Times New Roman" w:cs="Times New Roman"/>
          <w:sz w:val="24"/>
          <w:szCs w:val="24"/>
        </w:rPr>
        <w:t xml:space="preserve">para destruição do Sistema Terra. </w:t>
      </w:r>
    </w:p>
    <w:p w14:paraId="0148894B" w14:textId="38AA2010" w:rsidR="002E4943" w:rsidRPr="00A3036C" w:rsidRDefault="002E4943" w:rsidP="00924B5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perfeito equilíbrio de mente, </w:t>
      </w:r>
      <w:r w:rsidR="00565644" w:rsidRPr="00A3036C">
        <w:rPr>
          <w:rFonts w:ascii="Times New Roman" w:hAnsi="Times New Roman" w:cs="Times New Roman"/>
          <w:sz w:val="24"/>
          <w:szCs w:val="24"/>
        </w:rPr>
        <w:t xml:space="preserve">do </w:t>
      </w:r>
      <w:r w:rsidRPr="00A3036C">
        <w:rPr>
          <w:rFonts w:ascii="Times New Roman" w:hAnsi="Times New Roman" w:cs="Times New Roman"/>
          <w:sz w:val="24"/>
          <w:szCs w:val="24"/>
        </w:rPr>
        <w:t xml:space="preserve">corpo e </w:t>
      </w:r>
      <w:r w:rsidR="00565644" w:rsidRPr="00A3036C">
        <w:rPr>
          <w:rFonts w:ascii="Times New Roman" w:hAnsi="Times New Roman" w:cs="Times New Roman"/>
          <w:sz w:val="24"/>
          <w:szCs w:val="24"/>
        </w:rPr>
        <w:t xml:space="preserve">de </w:t>
      </w:r>
      <w:r w:rsidRPr="00A3036C">
        <w:rPr>
          <w:rFonts w:ascii="Times New Roman" w:hAnsi="Times New Roman" w:cs="Times New Roman"/>
          <w:sz w:val="24"/>
          <w:szCs w:val="24"/>
        </w:rPr>
        <w:t>espírito dos Guerreiros Dimensionais alcança e emite ondas eletromagnéticas capazes de altearem a vibração energética de seres humanos estejam onde estiverem. Para tal, precisam alimentar a fagulha da essência divinal repousada no seu íntimo, descobrindo por si só, o poder de terem e serem Deus para, assim, fazerem ruir o Sistema Terra.</w:t>
      </w:r>
    </w:p>
    <w:p w14:paraId="77043EE8" w14:textId="50E841CD" w:rsidR="00E85D2E" w:rsidRPr="00A3036C" w:rsidRDefault="00E85D2E" w:rsidP="00E85D2E">
      <w:pPr>
        <w:spacing w:after="0"/>
        <w:jc w:val="both"/>
        <w:rPr>
          <w:rFonts w:ascii="Times New Roman" w:hAnsi="Times New Roman" w:cs="Times New Roman"/>
          <w:sz w:val="24"/>
          <w:szCs w:val="24"/>
        </w:rPr>
      </w:pPr>
      <w:r w:rsidRPr="00A3036C">
        <w:rPr>
          <w:rFonts w:ascii="Times New Roman" w:hAnsi="Times New Roman" w:cs="Times New Roman"/>
          <w:sz w:val="24"/>
          <w:szCs w:val="24"/>
        </w:rPr>
        <w:t>Raças Universais: Alerteanos, beneficianos, caridosianos, delicadeanos, eternianos, felicitanos, galanteanos, historianos, intuitianos, jovialianos, literalianos, morcturianos, naturalianos, ostensivianos, puritaneanos, qualividianos, romanceanos, saluteanos, ternurianos, unicianos, vitalicianos, xerografianos e zelosianos, adicionados de dezenas de outras raças designadas em outras missões universais, vibram o amor incondicional irradiado pelo SEU — Soberana Energia Universal. Todas as ondas eletromagnéticas produzidas para este fim são recepcionadas pelos morcturianos, Germano e Fértilles, legítimos representantes do casal criador, aqui, no planeta Terra, pelas matizes violeta para o masculino e lilás no feminino</w:t>
      </w:r>
      <w:r w:rsidR="00BD49CF" w:rsidRPr="00A3036C">
        <w:rPr>
          <w:rFonts w:ascii="Times New Roman" w:hAnsi="Times New Roman" w:cs="Times New Roman"/>
          <w:sz w:val="24"/>
          <w:szCs w:val="24"/>
        </w:rPr>
        <w:t>, e emitidos aos Guerreiros Dimensionais</w:t>
      </w:r>
      <w:r w:rsidRPr="00A3036C">
        <w:rPr>
          <w:rFonts w:ascii="Times New Roman" w:hAnsi="Times New Roman" w:cs="Times New Roman"/>
          <w:sz w:val="24"/>
          <w:szCs w:val="24"/>
        </w:rPr>
        <w:t>.</w:t>
      </w:r>
    </w:p>
    <w:p w14:paraId="2AAA21E4" w14:textId="77777777" w:rsidR="00565644" w:rsidRPr="00A3036C" w:rsidRDefault="00565644" w:rsidP="00924B55">
      <w:pPr>
        <w:spacing w:after="0"/>
        <w:jc w:val="both"/>
        <w:rPr>
          <w:rFonts w:ascii="Times New Roman" w:hAnsi="Times New Roman" w:cs="Times New Roman"/>
          <w:sz w:val="24"/>
          <w:szCs w:val="24"/>
        </w:rPr>
      </w:pPr>
    </w:p>
    <w:p w14:paraId="54B4EA60" w14:textId="46841FB3" w:rsidR="002E4943" w:rsidRPr="00A3036C" w:rsidRDefault="002E4943" w:rsidP="00924B55">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E85D2E" w:rsidRPr="00A3036C">
        <w:rPr>
          <w:rFonts w:ascii="Times New Roman" w:hAnsi="Times New Roman" w:cs="Times New Roman"/>
          <w:sz w:val="24"/>
          <w:szCs w:val="24"/>
        </w:rPr>
        <w:t xml:space="preserve"> Acho </w:t>
      </w:r>
      <w:r w:rsidR="002C6014" w:rsidRPr="00A3036C">
        <w:rPr>
          <w:rFonts w:ascii="Times New Roman" w:hAnsi="Times New Roman" w:cs="Times New Roman"/>
          <w:sz w:val="24"/>
          <w:szCs w:val="24"/>
        </w:rPr>
        <w:t xml:space="preserve">que </w:t>
      </w:r>
      <w:r w:rsidR="00E85D2E" w:rsidRPr="00A3036C">
        <w:rPr>
          <w:rFonts w:ascii="Times New Roman" w:hAnsi="Times New Roman" w:cs="Times New Roman"/>
          <w:sz w:val="24"/>
          <w:szCs w:val="24"/>
        </w:rPr>
        <w:t>a atuação do Eu Sou</w:t>
      </w:r>
      <w:r w:rsidR="002C6014" w:rsidRPr="00A3036C">
        <w:rPr>
          <w:rFonts w:ascii="Times New Roman" w:hAnsi="Times New Roman" w:cs="Times New Roman"/>
          <w:sz w:val="24"/>
          <w:szCs w:val="24"/>
        </w:rPr>
        <w:t xml:space="preserve"> pode se multiplicar nas camadas sociais mais humildes ― Opina Miguel Araruama com conhecimento de causa ― Eu mesmo sou produto deste segmento social e sou um Guerreiro da Resistência Dimensional. ▬ credibiliza.</w:t>
      </w:r>
    </w:p>
    <w:p w14:paraId="63BF4057" w14:textId="77777777" w:rsidR="002C6014" w:rsidRPr="00A3036C" w:rsidRDefault="002C6014" w:rsidP="00924B55">
      <w:pPr>
        <w:spacing w:after="0"/>
        <w:jc w:val="both"/>
        <w:rPr>
          <w:rFonts w:ascii="Times New Roman" w:hAnsi="Times New Roman" w:cs="Times New Roman"/>
          <w:sz w:val="24"/>
          <w:szCs w:val="24"/>
        </w:rPr>
      </w:pPr>
    </w:p>
    <w:p w14:paraId="0F4196D9" w14:textId="2263AD17" w:rsidR="002C6014" w:rsidRPr="00A3036C" w:rsidRDefault="002C6014" w:rsidP="00924B55">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Assino e dou fé ao depoimento de meu marido ― Luiza descontrai ambiência ― A minha história não é diferente. ▬ valida.</w:t>
      </w:r>
    </w:p>
    <w:p w14:paraId="7F982DA5" w14:textId="77777777" w:rsidR="002C6014" w:rsidRPr="00A3036C" w:rsidRDefault="002C6014" w:rsidP="00924B55">
      <w:pPr>
        <w:spacing w:after="0"/>
        <w:jc w:val="both"/>
        <w:rPr>
          <w:rFonts w:ascii="Times New Roman" w:hAnsi="Times New Roman" w:cs="Times New Roman"/>
          <w:sz w:val="24"/>
          <w:szCs w:val="24"/>
        </w:rPr>
      </w:pPr>
    </w:p>
    <w:p w14:paraId="29E6BD55" w14:textId="39FDC567" w:rsidR="002C6014" w:rsidRPr="00A3036C" w:rsidRDefault="002C6014" w:rsidP="00924B5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Segmentos sociais medianos engrossam este público-alvo ― Observa João Carlos ― Idealizando o </w:t>
      </w:r>
      <w:r w:rsidRPr="00A3036C">
        <w:rPr>
          <w:rFonts w:ascii="Times New Roman" w:hAnsi="Times New Roman" w:cs="Times New Roman"/>
          <w:i/>
          <w:iCs/>
          <w:sz w:val="24"/>
          <w:szCs w:val="24"/>
        </w:rPr>
        <w:t xml:space="preserve">efeito cascata </w:t>
      </w:r>
      <w:r w:rsidR="00A00EDF" w:rsidRPr="00A3036C">
        <w:rPr>
          <w:rFonts w:ascii="Times New Roman" w:hAnsi="Times New Roman" w:cs="Times New Roman"/>
          <w:sz w:val="24"/>
          <w:szCs w:val="24"/>
        </w:rPr>
        <w:t>da base para o topo piramidal da reduzida sociedade mundial. ▬ esperançoso.</w:t>
      </w:r>
    </w:p>
    <w:p w14:paraId="3C2615A5" w14:textId="77777777" w:rsidR="00D17E64" w:rsidRPr="00A3036C" w:rsidRDefault="00D17E64" w:rsidP="00924B55">
      <w:pPr>
        <w:spacing w:after="0"/>
        <w:jc w:val="both"/>
        <w:rPr>
          <w:rFonts w:ascii="Times New Roman" w:hAnsi="Times New Roman" w:cs="Times New Roman"/>
          <w:sz w:val="24"/>
          <w:szCs w:val="24"/>
        </w:rPr>
      </w:pPr>
    </w:p>
    <w:p w14:paraId="055F8217" w14:textId="585D64C9" w:rsidR="00A00EDF" w:rsidRPr="00A3036C" w:rsidRDefault="00A00EDF" w:rsidP="00924B55">
      <w:pPr>
        <w:spacing w:after="0"/>
        <w:jc w:val="both"/>
        <w:rPr>
          <w:rFonts w:ascii="Times New Roman" w:hAnsi="Times New Roman" w:cs="Times New Roman"/>
          <w:sz w:val="24"/>
          <w:szCs w:val="24"/>
        </w:rPr>
      </w:pPr>
      <w:r w:rsidRPr="00A3036C">
        <w:rPr>
          <w:rFonts w:ascii="Times New Roman" w:hAnsi="Times New Roman" w:cs="Times New Roman"/>
          <w:sz w:val="24"/>
          <w:szCs w:val="24"/>
        </w:rPr>
        <w:t>▬ O amor fora, é, e continua sendo o caminho ― Lauro Cesar afirma ― Porém, ancorado na incondicionalidade sentimental desprovida de quaisquer conceitos. ▬ complementa.</w:t>
      </w:r>
    </w:p>
    <w:p w14:paraId="4D48287F" w14:textId="77777777" w:rsidR="00A00EDF" w:rsidRPr="00A3036C" w:rsidRDefault="00A00EDF" w:rsidP="00924B55">
      <w:pPr>
        <w:spacing w:after="0"/>
        <w:jc w:val="both"/>
        <w:rPr>
          <w:rFonts w:ascii="Times New Roman" w:hAnsi="Times New Roman" w:cs="Times New Roman"/>
          <w:sz w:val="24"/>
          <w:szCs w:val="24"/>
        </w:rPr>
      </w:pPr>
    </w:p>
    <w:p w14:paraId="3FBFD9D1" w14:textId="77777777" w:rsidR="0097294E" w:rsidRPr="00A3036C" w:rsidRDefault="00A00EDF" w:rsidP="00924B5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Nós vimos em </w:t>
      </w:r>
      <w:bookmarkStart w:id="74" w:name="_Hlk195524688"/>
      <w:r w:rsidRPr="00A3036C">
        <w:rPr>
          <w:rFonts w:ascii="Times New Roman" w:hAnsi="Times New Roman" w:cs="Times New Roman"/>
          <w:b/>
          <w:bCs/>
          <w:sz w:val="24"/>
          <w:szCs w:val="24"/>
        </w:rPr>
        <w:t>Evoluirejá</w:t>
      </w:r>
      <w:bookmarkEnd w:id="74"/>
      <w:r w:rsidRPr="00A3036C">
        <w:rPr>
          <w:rFonts w:ascii="Times New Roman" w:hAnsi="Times New Roman" w:cs="Times New Roman"/>
          <w:b/>
          <w:bCs/>
          <w:sz w:val="24"/>
          <w:szCs w:val="24"/>
        </w:rPr>
        <w:t xml:space="preserve"> </w:t>
      </w:r>
      <w:r w:rsidRPr="00A3036C">
        <w:rPr>
          <w:rFonts w:ascii="Times New Roman" w:hAnsi="Times New Roman" w:cs="Times New Roman"/>
          <w:sz w:val="24"/>
          <w:szCs w:val="24"/>
        </w:rPr>
        <w:t>provas vivas de interações sentimentais e produtivas à evolução humana ― Liz recorda experiência coletiva dos integrantes da Resistência Dimensional ― Experenciamos o amor incondicional para divulgarmos</w:t>
      </w:r>
      <w:r w:rsidR="0097294E" w:rsidRPr="00A3036C">
        <w:rPr>
          <w:rFonts w:ascii="Times New Roman" w:hAnsi="Times New Roman" w:cs="Times New Roman"/>
          <w:sz w:val="24"/>
          <w:szCs w:val="24"/>
        </w:rPr>
        <w:t>. ▬ decreta.</w:t>
      </w:r>
    </w:p>
    <w:p w14:paraId="2293382D" w14:textId="77777777" w:rsidR="0097294E" w:rsidRPr="00A3036C" w:rsidRDefault="0097294E" w:rsidP="00924B55">
      <w:pPr>
        <w:spacing w:after="0"/>
        <w:jc w:val="both"/>
        <w:rPr>
          <w:rFonts w:ascii="Times New Roman" w:hAnsi="Times New Roman" w:cs="Times New Roman"/>
          <w:sz w:val="24"/>
          <w:szCs w:val="24"/>
        </w:rPr>
      </w:pPr>
    </w:p>
    <w:p w14:paraId="7B511984" w14:textId="7CCECB16" w:rsidR="00A00EDF" w:rsidRPr="00A3036C" w:rsidRDefault="0097294E" w:rsidP="00924B5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A00EDF" w:rsidRPr="00A3036C">
        <w:rPr>
          <w:rFonts w:ascii="Times New Roman" w:hAnsi="Times New Roman" w:cs="Times New Roman"/>
          <w:sz w:val="24"/>
          <w:szCs w:val="24"/>
        </w:rPr>
        <w:t xml:space="preserve"> </w:t>
      </w:r>
      <w:bookmarkStart w:id="75" w:name="_Hlk195522737"/>
      <w:r w:rsidRPr="00A3036C">
        <w:rPr>
          <w:rFonts w:ascii="Times New Roman" w:hAnsi="Times New Roman" w:cs="Times New Roman"/>
          <w:sz w:val="24"/>
          <w:szCs w:val="24"/>
        </w:rPr>
        <w:t xml:space="preserve">Eu Sou a consciência... Eu Sou a energia... Eu Sou a Luz... Eu Sou o coração... Eu Sou o amor... Eu </w:t>
      </w:r>
      <w:r w:rsidR="00852B29" w:rsidRPr="00A3036C">
        <w:rPr>
          <w:rFonts w:ascii="Times New Roman" w:hAnsi="Times New Roman" w:cs="Times New Roman"/>
          <w:sz w:val="24"/>
          <w:szCs w:val="24"/>
        </w:rPr>
        <w:t>S</w:t>
      </w:r>
      <w:r w:rsidRPr="00A3036C">
        <w:rPr>
          <w:rFonts w:ascii="Times New Roman" w:hAnsi="Times New Roman" w:cs="Times New Roman"/>
          <w:sz w:val="24"/>
          <w:szCs w:val="24"/>
        </w:rPr>
        <w:t xml:space="preserve">ou a evolução... Eu Sou o Escritor da existência humana... Eu Sou o perfeito equilíbrio da mente, do corpo e de espírito... Eu Sou a conexão com o Eu Superior </w:t>
      </w:r>
      <w:bookmarkEnd w:id="75"/>
      <w:r w:rsidRPr="00A3036C">
        <w:rPr>
          <w:rFonts w:ascii="Times New Roman" w:hAnsi="Times New Roman" w:cs="Times New Roman"/>
          <w:sz w:val="24"/>
          <w:szCs w:val="24"/>
        </w:rPr>
        <w:t>― Declama Tom ― E, todos nós somos para que toda a humanidade também seja o amor incondicional. ▬ emocionado.</w:t>
      </w:r>
    </w:p>
    <w:p w14:paraId="3F3AF41C" w14:textId="77777777" w:rsidR="00924B55" w:rsidRPr="00A3036C" w:rsidRDefault="00924B55" w:rsidP="00924B55">
      <w:pPr>
        <w:spacing w:after="0"/>
        <w:jc w:val="both"/>
        <w:rPr>
          <w:rFonts w:ascii="Times New Roman" w:hAnsi="Times New Roman" w:cs="Times New Roman"/>
          <w:sz w:val="24"/>
          <w:szCs w:val="24"/>
        </w:rPr>
      </w:pPr>
    </w:p>
    <w:p w14:paraId="6CC872FA" w14:textId="4D0CC6B6" w:rsidR="0097294E" w:rsidRPr="00A3036C" w:rsidRDefault="00472875" w:rsidP="002747D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Sistema Terra vigente no planeta reduzido ao Hemisfério Sul apresenta nova configuração geopolítica com o conceito milenar de dominação dos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reinonaques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dominitilianos</w:t>
      </w:r>
      <w:r w:rsidRPr="00A3036C">
        <w:rPr>
          <w:rFonts w:ascii="Times New Roman" w:hAnsi="Times New Roman" w:cs="Times New Roman"/>
          <w:sz w:val="24"/>
          <w:szCs w:val="24"/>
        </w:rPr>
        <w:t>.</w:t>
      </w:r>
      <w:r w:rsidR="00ED12A5" w:rsidRPr="00A3036C">
        <w:rPr>
          <w:rFonts w:ascii="Times New Roman" w:hAnsi="Times New Roman" w:cs="Times New Roman"/>
          <w:sz w:val="24"/>
          <w:szCs w:val="24"/>
        </w:rPr>
        <w:t xml:space="preserve"> </w:t>
      </w:r>
      <w:bookmarkStart w:id="76" w:name="_Hlk198042054"/>
      <w:r w:rsidR="00ED12A5" w:rsidRPr="00A3036C">
        <w:rPr>
          <w:rFonts w:ascii="Times New Roman" w:hAnsi="Times New Roman" w:cs="Times New Roman"/>
          <w:sz w:val="24"/>
          <w:szCs w:val="24"/>
        </w:rPr>
        <w:t>UAF — União Africana, UAS — União Asiática e da USCAO — União Sul e Central Americana e Oceania, hoje, UASU — União da América do Sul.</w:t>
      </w:r>
      <w:r w:rsidR="00ED12A5" w:rsidRPr="00A3036C">
        <w:rPr>
          <w:rFonts w:ascii="Times New Roman" w:eastAsia="Aptos" w:hAnsi="Times New Roman" w:cs="Times New Roman"/>
          <w:sz w:val="24"/>
          <w:szCs w:val="24"/>
        </w:rPr>
        <w:t xml:space="preserve"> Presidentes, respectivamente, </w:t>
      </w:r>
      <w:r w:rsidR="00ED12A5" w:rsidRPr="00A3036C">
        <w:rPr>
          <w:rFonts w:ascii="Times New Roman" w:hAnsi="Times New Roman" w:cs="Times New Roman"/>
          <w:sz w:val="24"/>
          <w:szCs w:val="24"/>
        </w:rPr>
        <w:t xml:space="preserve">Nefertari Mandela, Toyotomi </w:t>
      </w:r>
      <w:r w:rsidR="00ED12A5" w:rsidRPr="00A3036C">
        <w:rPr>
          <w:rFonts w:ascii="Times New Roman" w:hAnsi="Times New Roman" w:cs="Times New Roman"/>
          <w:sz w:val="24"/>
          <w:szCs w:val="24"/>
        </w:rPr>
        <w:lastRenderedPageBreak/>
        <w:t>Naruhito e Fernando Inácio Cardoso da Silva</w:t>
      </w:r>
      <w:r w:rsidR="00681C20" w:rsidRPr="00A3036C">
        <w:rPr>
          <w:rFonts w:ascii="Times New Roman" w:hAnsi="Times New Roman" w:cs="Times New Roman"/>
          <w:sz w:val="24"/>
          <w:szCs w:val="24"/>
        </w:rPr>
        <w:t xml:space="preserve"> </w:t>
      </w:r>
      <w:bookmarkEnd w:id="76"/>
      <w:r w:rsidR="00681C20" w:rsidRPr="00A3036C">
        <w:rPr>
          <w:rFonts w:ascii="Times New Roman" w:hAnsi="Times New Roman" w:cs="Times New Roman"/>
          <w:sz w:val="24"/>
          <w:szCs w:val="24"/>
        </w:rPr>
        <w:t xml:space="preserve">são as </w:t>
      </w:r>
      <w:r w:rsidR="0052493A" w:rsidRPr="00A3036C">
        <w:rPr>
          <w:rFonts w:ascii="Times New Roman" w:hAnsi="Times New Roman" w:cs="Times New Roman"/>
          <w:i/>
          <w:iCs/>
          <w:sz w:val="24"/>
          <w:szCs w:val="24"/>
        </w:rPr>
        <w:t xml:space="preserve">marionetes </w:t>
      </w:r>
      <w:r w:rsidR="0052493A" w:rsidRPr="00A3036C">
        <w:rPr>
          <w:rFonts w:ascii="Times New Roman" w:hAnsi="Times New Roman" w:cs="Times New Roman"/>
          <w:sz w:val="24"/>
          <w:szCs w:val="24"/>
        </w:rPr>
        <w:t>do atualizado Sistema Terra</w:t>
      </w:r>
      <w:r w:rsidR="00960FBB" w:rsidRPr="00A3036C">
        <w:rPr>
          <w:rFonts w:ascii="Times New Roman" w:hAnsi="Times New Roman" w:cs="Times New Roman"/>
          <w:sz w:val="24"/>
          <w:szCs w:val="24"/>
        </w:rPr>
        <w:t>.</w:t>
      </w:r>
      <w:r w:rsidR="00ED12A5" w:rsidRPr="00A3036C">
        <w:rPr>
          <w:rFonts w:ascii="Times New Roman" w:hAnsi="Times New Roman" w:cs="Times New Roman"/>
          <w:sz w:val="24"/>
          <w:szCs w:val="24"/>
        </w:rPr>
        <w:t xml:space="preserve"> Torres Governamentais continuam tuteladas, assim como as Uniões Continentais, pel</w:t>
      </w:r>
      <w:r w:rsidR="0097294E" w:rsidRPr="00A3036C">
        <w:rPr>
          <w:rFonts w:ascii="Times New Roman" w:hAnsi="Times New Roman" w:cs="Times New Roman"/>
          <w:sz w:val="24"/>
          <w:szCs w:val="24"/>
        </w:rPr>
        <w:t>a IMSD — Independência Mundial dos Servos Deus</w:t>
      </w:r>
      <w:r w:rsidR="00ED12A5" w:rsidRPr="00A3036C">
        <w:rPr>
          <w:rFonts w:ascii="Times New Roman" w:hAnsi="Times New Roman" w:cs="Times New Roman"/>
          <w:sz w:val="24"/>
          <w:szCs w:val="24"/>
        </w:rPr>
        <w:t>.</w:t>
      </w:r>
      <w:r w:rsidR="0097294E" w:rsidRPr="00A3036C">
        <w:rPr>
          <w:rFonts w:ascii="Times New Roman" w:hAnsi="Times New Roman" w:cs="Times New Roman"/>
          <w:sz w:val="24"/>
          <w:szCs w:val="24"/>
        </w:rPr>
        <w:t xml:space="preserve">  </w:t>
      </w:r>
      <w:r w:rsidR="00ED12A5" w:rsidRPr="00A3036C">
        <w:rPr>
          <w:rFonts w:ascii="Times New Roman" w:hAnsi="Times New Roman" w:cs="Times New Roman"/>
          <w:sz w:val="24"/>
          <w:szCs w:val="24"/>
        </w:rPr>
        <w:t>Os gestores escolhidos destas, sob pseudônimos dos apóstolos de Jesus Cristo:</w:t>
      </w:r>
      <w:r w:rsidR="0097294E" w:rsidRPr="00A3036C">
        <w:rPr>
          <w:rFonts w:ascii="Times New Roman" w:hAnsi="Times New Roman" w:cs="Times New Roman"/>
          <w:sz w:val="24"/>
          <w:szCs w:val="24"/>
        </w:rPr>
        <w:t xml:space="preserve"> Pedro, 25, Tiago, 26, João, 27, André, 28,  Filipe, 29,  Mateus, 30, Tomé, 31,  Tiago Alfeu, 32, Bartolomeu, 24, Judas Tadeu, 23, Simão Zelote, 22, energizados por Judas Escariotes, 21,</w:t>
      </w:r>
      <w:r w:rsidR="009C5FC3" w:rsidRPr="00A3036C">
        <w:rPr>
          <w:rFonts w:ascii="Times New Roman" w:hAnsi="Times New Roman" w:cs="Times New Roman"/>
          <w:sz w:val="24"/>
          <w:szCs w:val="24"/>
        </w:rPr>
        <w:t xml:space="preserve"> participam da resenha</w:t>
      </w:r>
      <w:r w:rsidR="00ED12A5" w:rsidRPr="00A3036C">
        <w:rPr>
          <w:rFonts w:ascii="Times New Roman" w:hAnsi="Times New Roman" w:cs="Times New Roman"/>
          <w:sz w:val="24"/>
          <w:szCs w:val="24"/>
        </w:rPr>
        <w:t xml:space="preserve"> dimensional</w:t>
      </w:r>
      <w:r w:rsidR="009C5FC3" w:rsidRPr="00A3036C">
        <w:rPr>
          <w:rFonts w:ascii="Times New Roman" w:hAnsi="Times New Roman" w:cs="Times New Roman"/>
          <w:sz w:val="24"/>
          <w:szCs w:val="24"/>
        </w:rPr>
        <w:t>.</w:t>
      </w:r>
      <w:r w:rsidR="00ED12A5" w:rsidRPr="00A3036C">
        <w:rPr>
          <w:rFonts w:ascii="Times New Roman" w:hAnsi="Times New Roman" w:cs="Times New Roman"/>
          <w:sz w:val="24"/>
          <w:szCs w:val="24"/>
        </w:rPr>
        <w:t xml:space="preserve"> Todos despertos pel</w:t>
      </w:r>
      <w:r w:rsidR="00DE75F1" w:rsidRPr="00A3036C">
        <w:rPr>
          <w:rFonts w:ascii="Times New Roman" w:hAnsi="Times New Roman" w:cs="Times New Roman"/>
          <w:sz w:val="24"/>
          <w:szCs w:val="24"/>
        </w:rPr>
        <w:t xml:space="preserve">a filosofia </w:t>
      </w:r>
      <w:r w:rsidR="00ED12A5" w:rsidRPr="00A3036C">
        <w:rPr>
          <w:rFonts w:ascii="Times New Roman" w:hAnsi="Times New Roman" w:cs="Times New Roman"/>
          <w:sz w:val="24"/>
          <w:szCs w:val="24"/>
        </w:rPr>
        <w:t>Eu Sou</w:t>
      </w:r>
      <w:r w:rsidR="00DE75F1" w:rsidRPr="00A3036C">
        <w:rPr>
          <w:rFonts w:ascii="Times New Roman" w:hAnsi="Times New Roman" w:cs="Times New Roman"/>
          <w:sz w:val="24"/>
          <w:szCs w:val="24"/>
        </w:rPr>
        <w:t xml:space="preserve">... Eu Sou a consciência... Eu Sou a energia... Eu Sou a Luz... Eu Sou o coração... Eu Sou o amor... Eu sou a evolução... Eu Sou o Escritor da existência humana... Eu Sou o perfeito equilíbrio da mente, do corpo e de espírito... Eu Sou a conexão com o Eu Superior. Envoltos pelo amor incondicional os, antes, </w:t>
      </w:r>
      <w:r w:rsidR="00DE75F1" w:rsidRPr="00A3036C">
        <w:rPr>
          <w:rFonts w:ascii="Times New Roman" w:hAnsi="Times New Roman" w:cs="Times New Roman"/>
          <w:i/>
          <w:iCs/>
          <w:sz w:val="24"/>
          <w:szCs w:val="24"/>
        </w:rPr>
        <w:t xml:space="preserve">marionetes </w:t>
      </w:r>
      <w:r w:rsidR="00DE75F1" w:rsidRPr="00A3036C">
        <w:rPr>
          <w:rFonts w:ascii="Times New Roman" w:hAnsi="Times New Roman" w:cs="Times New Roman"/>
          <w:sz w:val="24"/>
          <w:szCs w:val="24"/>
        </w:rPr>
        <w:t>do Sistema Terra</w:t>
      </w:r>
      <w:r w:rsidR="005D31E7" w:rsidRPr="00A3036C">
        <w:rPr>
          <w:rFonts w:ascii="Times New Roman" w:hAnsi="Times New Roman" w:cs="Times New Roman"/>
          <w:sz w:val="24"/>
          <w:szCs w:val="24"/>
        </w:rPr>
        <w:t xml:space="preserve"> são</w:t>
      </w:r>
      <w:r w:rsidR="00DE75F1" w:rsidRPr="00A3036C">
        <w:rPr>
          <w:rFonts w:ascii="Times New Roman" w:hAnsi="Times New Roman" w:cs="Times New Roman"/>
          <w:sz w:val="24"/>
          <w:szCs w:val="24"/>
        </w:rPr>
        <w:t>, hoje, discretamente, orientados pelas ondas eletromagnéticas do SEU — Soberana Energia Universal, representado pelo casal, nas matizes lilás, feminino,  Fértilles</w:t>
      </w:r>
      <w:r w:rsidR="009F6B76" w:rsidRPr="00A3036C">
        <w:rPr>
          <w:rFonts w:ascii="Times New Roman" w:hAnsi="Times New Roman" w:cs="Times New Roman"/>
          <w:sz w:val="24"/>
          <w:szCs w:val="24"/>
        </w:rPr>
        <w:t>,</w:t>
      </w:r>
      <w:r w:rsidR="00DE75F1" w:rsidRPr="00A3036C">
        <w:rPr>
          <w:rFonts w:ascii="Times New Roman" w:hAnsi="Times New Roman" w:cs="Times New Roman"/>
          <w:sz w:val="24"/>
          <w:szCs w:val="24"/>
        </w:rPr>
        <w:t xml:space="preserve"> e</w:t>
      </w:r>
      <w:r w:rsidR="00C8612D" w:rsidRPr="00A3036C">
        <w:rPr>
          <w:rFonts w:ascii="Times New Roman" w:hAnsi="Times New Roman" w:cs="Times New Roman"/>
          <w:sz w:val="24"/>
          <w:szCs w:val="24"/>
        </w:rPr>
        <w:t>,</w:t>
      </w:r>
      <w:r w:rsidR="00DE75F1" w:rsidRPr="00A3036C">
        <w:rPr>
          <w:rFonts w:ascii="Times New Roman" w:hAnsi="Times New Roman" w:cs="Times New Roman"/>
          <w:sz w:val="24"/>
          <w:szCs w:val="24"/>
        </w:rPr>
        <w:t xml:space="preserve"> violeta, masculino, Germano</w:t>
      </w:r>
      <w:r w:rsidR="009F6B76" w:rsidRPr="00A3036C">
        <w:rPr>
          <w:rFonts w:ascii="Times New Roman" w:hAnsi="Times New Roman" w:cs="Times New Roman"/>
          <w:sz w:val="24"/>
          <w:szCs w:val="24"/>
        </w:rPr>
        <w:t>.</w:t>
      </w:r>
      <w:r w:rsidR="00DE75F1" w:rsidRPr="00A3036C">
        <w:rPr>
          <w:rFonts w:ascii="Times New Roman" w:hAnsi="Times New Roman" w:cs="Times New Roman"/>
          <w:sz w:val="24"/>
          <w:szCs w:val="24"/>
        </w:rPr>
        <w:t xml:space="preserve"> </w:t>
      </w:r>
      <w:r w:rsidR="009F6B76" w:rsidRPr="00A3036C">
        <w:rPr>
          <w:rFonts w:ascii="Times New Roman" w:hAnsi="Times New Roman" w:cs="Times New Roman"/>
          <w:sz w:val="24"/>
          <w:szCs w:val="24"/>
        </w:rPr>
        <w:t>A</w:t>
      </w:r>
      <w:r w:rsidR="00DE75F1" w:rsidRPr="00A3036C">
        <w:rPr>
          <w:rFonts w:ascii="Times New Roman" w:hAnsi="Times New Roman" w:cs="Times New Roman"/>
          <w:sz w:val="24"/>
          <w:szCs w:val="24"/>
        </w:rPr>
        <w:t xml:space="preserve">tuantes na linha de frente da Fonte de Criação Universal e da evolução da Terra ao </w:t>
      </w:r>
      <w:r w:rsidR="00DE75F1" w:rsidRPr="00A3036C">
        <w:rPr>
          <w:rFonts w:ascii="Times New Roman" w:hAnsi="Times New Roman" w:cs="Times New Roman"/>
          <w:i/>
          <w:iCs/>
          <w:sz w:val="24"/>
          <w:szCs w:val="24"/>
        </w:rPr>
        <w:t>quinto plano terráqueo</w:t>
      </w:r>
      <w:r w:rsidR="009F6B76" w:rsidRPr="00A3036C">
        <w:rPr>
          <w:rFonts w:ascii="Times New Roman" w:hAnsi="Times New Roman" w:cs="Times New Roman"/>
          <w:sz w:val="24"/>
          <w:szCs w:val="24"/>
        </w:rPr>
        <w:t xml:space="preserve"> para onde</w:t>
      </w:r>
      <w:r w:rsidR="00C8612D" w:rsidRPr="00A3036C">
        <w:rPr>
          <w:rFonts w:ascii="Times New Roman" w:hAnsi="Times New Roman" w:cs="Times New Roman"/>
          <w:sz w:val="24"/>
          <w:szCs w:val="24"/>
        </w:rPr>
        <w:t xml:space="preserve"> os Guerreiros Dimensionais</w:t>
      </w:r>
      <w:r w:rsidR="009F6B76" w:rsidRPr="00A3036C">
        <w:rPr>
          <w:rFonts w:ascii="Times New Roman" w:hAnsi="Times New Roman" w:cs="Times New Roman"/>
          <w:sz w:val="24"/>
          <w:szCs w:val="24"/>
        </w:rPr>
        <w:t xml:space="preserve"> avançam.</w:t>
      </w:r>
    </w:p>
    <w:p w14:paraId="275088F3" w14:textId="6BBF165D" w:rsidR="00342FBC" w:rsidRPr="00A3036C" w:rsidRDefault="002747DE" w:rsidP="00154FF9">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Roberto Evaristo de Macedo Soares, Jesus de Deus e </w:t>
      </w:r>
      <w:r w:rsidRPr="00A3036C">
        <w:rPr>
          <w:rFonts w:ascii="Times New Roman" w:hAnsi="Times New Roman" w:cs="Times New Roman"/>
          <w:i/>
          <w:iCs/>
          <w:sz w:val="24"/>
          <w:szCs w:val="24"/>
        </w:rPr>
        <w:t xml:space="preserve">os donos do mundo </w:t>
      </w:r>
      <w:r w:rsidRPr="00A3036C">
        <w:rPr>
          <w:rFonts w:ascii="Times New Roman" w:hAnsi="Times New Roman" w:cs="Times New Roman"/>
          <w:sz w:val="24"/>
          <w:szCs w:val="24"/>
        </w:rPr>
        <w:t>não poderiam imaginar a atuação dos apóstolos criados pelo Sistema Terra, sob o véu de proteção do SEU, como colaboradores e integrantes da Resistência Dimensional. Distribuídos nas Torres Governamentais, hoje, ministérios criados para atender as Uniões Continentais</w:t>
      </w:r>
      <w:r w:rsidR="00A10144" w:rsidRPr="00A3036C">
        <w:rPr>
          <w:rFonts w:ascii="Times New Roman" w:hAnsi="Times New Roman" w:cs="Times New Roman"/>
          <w:sz w:val="24"/>
          <w:szCs w:val="24"/>
        </w:rPr>
        <w:t xml:space="preserve"> e respectivas expectativas de suas populações, os apóstolos constituem-se em aliados importantes para impactar os pilares sistêmicos: governo, religião, mídia e educação e </w:t>
      </w:r>
      <w:r w:rsidR="00A10144" w:rsidRPr="00A3036C">
        <w:rPr>
          <w:rFonts w:ascii="Times New Roman" w:eastAsia="Aptos" w:hAnsi="Times New Roman" w:cs="Times New Roman"/>
          <w:i/>
          <w:iCs/>
          <w:sz w:val="24"/>
          <w:szCs w:val="24"/>
        </w:rPr>
        <w:t>a tríade da maldade humana</w:t>
      </w:r>
      <w:r w:rsidR="00A10144" w:rsidRPr="00A3036C">
        <w:rPr>
          <w:rFonts w:ascii="Times New Roman" w:eastAsia="Aptos" w:hAnsi="Times New Roman" w:cs="Times New Roman"/>
          <w:sz w:val="24"/>
          <w:szCs w:val="24"/>
        </w:rPr>
        <w:t xml:space="preserve">: </w:t>
      </w:r>
      <w:r w:rsidR="00A10144" w:rsidRPr="00A3036C">
        <w:rPr>
          <w:rFonts w:ascii="Times New Roman" w:eastAsia="Aptos" w:hAnsi="Times New Roman" w:cs="Times New Roman"/>
          <w:i/>
          <w:iCs/>
          <w:sz w:val="24"/>
          <w:szCs w:val="24"/>
        </w:rPr>
        <w:t>ego</w:t>
      </w:r>
      <w:r w:rsidR="00A10144" w:rsidRPr="00A3036C">
        <w:rPr>
          <w:rFonts w:ascii="Times New Roman" w:eastAsia="Aptos" w:hAnsi="Times New Roman" w:cs="Times New Roman"/>
          <w:sz w:val="24"/>
          <w:szCs w:val="24"/>
        </w:rPr>
        <w:t xml:space="preserve">, </w:t>
      </w:r>
      <w:r w:rsidR="00A10144" w:rsidRPr="00A3036C">
        <w:rPr>
          <w:rFonts w:ascii="Times New Roman" w:eastAsia="Aptos" w:hAnsi="Times New Roman" w:cs="Times New Roman"/>
          <w:i/>
          <w:iCs/>
          <w:sz w:val="24"/>
          <w:szCs w:val="24"/>
        </w:rPr>
        <w:t xml:space="preserve">ganância </w:t>
      </w:r>
      <w:r w:rsidR="00A10144" w:rsidRPr="00A3036C">
        <w:rPr>
          <w:rFonts w:ascii="Times New Roman" w:eastAsia="Aptos" w:hAnsi="Times New Roman" w:cs="Times New Roman"/>
          <w:sz w:val="24"/>
          <w:szCs w:val="24"/>
        </w:rPr>
        <w:t xml:space="preserve">e </w:t>
      </w:r>
      <w:r w:rsidR="00A10144" w:rsidRPr="00A3036C">
        <w:rPr>
          <w:rFonts w:ascii="Times New Roman" w:eastAsia="Aptos" w:hAnsi="Times New Roman" w:cs="Times New Roman"/>
          <w:i/>
          <w:iCs/>
          <w:sz w:val="24"/>
          <w:szCs w:val="24"/>
        </w:rPr>
        <w:t xml:space="preserve">medo </w:t>
      </w:r>
      <w:r w:rsidR="00342FBC" w:rsidRPr="00A3036C">
        <w:rPr>
          <w:rFonts w:ascii="Times New Roman" w:eastAsia="Aptos" w:hAnsi="Times New Roman" w:cs="Times New Roman"/>
          <w:sz w:val="24"/>
          <w:szCs w:val="24"/>
        </w:rPr>
        <w:t>para</w:t>
      </w:r>
      <w:r w:rsidR="00A10144" w:rsidRPr="00A3036C">
        <w:rPr>
          <w:rFonts w:ascii="Times New Roman" w:eastAsia="Aptos" w:hAnsi="Times New Roman" w:cs="Times New Roman"/>
          <w:sz w:val="24"/>
          <w:szCs w:val="24"/>
        </w:rPr>
        <w:t xml:space="preserve"> transformá-los em </w:t>
      </w:r>
      <w:r w:rsidR="00A10144" w:rsidRPr="00A3036C">
        <w:rPr>
          <w:rFonts w:ascii="Times New Roman" w:eastAsia="Aptos" w:hAnsi="Times New Roman" w:cs="Times New Roman"/>
          <w:sz w:val="24"/>
          <w:szCs w:val="24"/>
        </w:rPr>
        <w:lastRenderedPageBreak/>
        <w:t xml:space="preserve">amor incondicional, alavancado pela filosofia: </w:t>
      </w:r>
      <w:r w:rsidR="00B30516" w:rsidRPr="00A3036C">
        <w:rPr>
          <w:rFonts w:ascii="Times New Roman" w:hAnsi="Times New Roman" w:cs="Times New Roman"/>
          <w:i/>
          <w:iCs/>
          <w:sz w:val="24"/>
          <w:szCs w:val="24"/>
        </w:rPr>
        <w:t>a minha raça humana é universa</w:t>
      </w:r>
      <w:r w:rsidR="00B30516" w:rsidRPr="00A3036C">
        <w:rPr>
          <w:rFonts w:ascii="Times New Roman" w:hAnsi="Times New Roman" w:cs="Times New Roman"/>
          <w:sz w:val="24"/>
          <w:szCs w:val="24"/>
        </w:rPr>
        <w:t>l...</w:t>
      </w:r>
      <w:r w:rsidR="00B30516" w:rsidRPr="00A3036C">
        <w:rPr>
          <w:rFonts w:ascii="Times New Roman" w:hAnsi="Times New Roman" w:cs="Times New Roman"/>
          <w:i/>
          <w:iCs/>
          <w:sz w:val="24"/>
          <w:szCs w:val="24"/>
        </w:rPr>
        <w:t xml:space="preserve"> o meu sexo é o amor... a minha religião é a consciência</w:t>
      </w:r>
      <w:r w:rsidR="00B30516" w:rsidRPr="00A3036C">
        <w:rPr>
          <w:rFonts w:ascii="Times New Roman" w:hAnsi="Times New Roman" w:cs="Times New Roman"/>
          <w:sz w:val="24"/>
          <w:szCs w:val="24"/>
        </w:rPr>
        <w:t>...</w:t>
      </w:r>
      <w:r w:rsidR="00B30516" w:rsidRPr="00A3036C">
        <w:rPr>
          <w:rFonts w:ascii="Times New Roman" w:hAnsi="Times New Roman" w:cs="Times New Roman"/>
          <w:i/>
          <w:iCs/>
          <w:sz w:val="24"/>
          <w:szCs w:val="24"/>
        </w:rPr>
        <w:t xml:space="preserve"> todos os homens são iguais</w:t>
      </w:r>
      <w:r w:rsidR="00B30516" w:rsidRPr="00A3036C">
        <w:rPr>
          <w:rFonts w:ascii="Times New Roman" w:hAnsi="Times New Roman" w:cs="Times New Roman"/>
          <w:sz w:val="24"/>
          <w:szCs w:val="24"/>
        </w:rPr>
        <w:t>.</w:t>
      </w:r>
      <w:r w:rsidR="00B30516" w:rsidRPr="00A3036C">
        <w:rPr>
          <w:rFonts w:ascii="Times New Roman" w:eastAsia="Aptos" w:hAnsi="Times New Roman" w:cs="Times New Roman"/>
          <w:sz w:val="24"/>
          <w:szCs w:val="24"/>
        </w:rPr>
        <w:t xml:space="preserve"> </w:t>
      </w:r>
      <w:r w:rsidR="00BD49CF" w:rsidRPr="00A3036C">
        <w:rPr>
          <w:rFonts w:ascii="Times New Roman" w:eastAsia="Aptos" w:hAnsi="Times New Roman" w:cs="Times New Roman"/>
          <w:sz w:val="24"/>
          <w:szCs w:val="24"/>
        </w:rPr>
        <w:t xml:space="preserve">A descoberta de </w:t>
      </w:r>
      <w:r w:rsidR="00BD49CF" w:rsidRPr="00A3036C">
        <w:rPr>
          <w:rFonts w:ascii="Times New Roman" w:hAnsi="Times New Roman" w:cs="Times New Roman"/>
          <w:b/>
          <w:bCs/>
          <w:sz w:val="24"/>
          <w:szCs w:val="24"/>
        </w:rPr>
        <w:t xml:space="preserve">Evoluirejá </w:t>
      </w:r>
      <w:r w:rsidR="00BD49CF" w:rsidRPr="00A3036C">
        <w:rPr>
          <w:rFonts w:ascii="Times New Roman" w:hAnsi="Times New Roman" w:cs="Times New Roman"/>
          <w:sz w:val="24"/>
          <w:szCs w:val="24"/>
        </w:rPr>
        <w:t>pelos Guerreiros Dimensionais  obriga o exercício do livre arbítrio para a população mundial entre a evolução prevista pelo SEU ao amor incondicional ou ser parte, por cultuar a mentira e ilusão do Sistema Terra, de</w:t>
      </w:r>
      <w:r w:rsidR="00342FBC" w:rsidRPr="00A3036C">
        <w:rPr>
          <w:rFonts w:ascii="Times New Roman" w:hAnsi="Times New Roman" w:cs="Times New Roman"/>
          <w:sz w:val="24"/>
          <w:szCs w:val="24"/>
        </w:rPr>
        <w:t xml:space="preserve"> os</w:t>
      </w:r>
      <w:r w:rsidR="00BD49CF" w:rsidRPr="00A3036C">
        <w:rPr>
          <w:rFonts w:ascii="Times New Roman" w:hAnsi="Times New Roman" w:cs="Times New Roman"/>
          <w:sz w:val="24"/>
          <w:szCs w:val="24"/>
        </w:rPr>
        <w:t xml:space="preserve"> </w:t>
      </w:r>
      <w:bookmarkStart w:id="77" w:name="_Hlk195547676"/>
      <w:r w:rsidR="00BD49CF" w:rsidRPr="00A3036C">
        <w:rPr>
          <w:rFonts w:ascii="Times New Roman" w:hAnsi="Times New Roman" w:cs="Times New Roman"/>
          <w:b/>
          <w:bCs/>
          <w:sz w:val="24"/>
          <w:szCs w:val="24"/>
        </w:rPr>
        <w:t>e</w:t>
      </w:r>
      <w:r w:rsidR="00BD49CF" w:rsidRPr="00A3036C">
        <w:rPr>
          <w:rFonts w:ascii="Times New Roman" w:hAnsi="Times New Roman" w:cs="Times New Roman"/>
          <w:b/>
          <w:bCs/>
          <w:color w:val="FF0000"/>
          <w:sz w:val="24"/>
          <w:szCs w:val="24"/>
        </w:rPr>
        <w:t>X</w:t>
      </w:r>
      <w:r w:rsidR="00BD49CF" w:rsidRPr="00A3036C">
        <w:rPr>
          <w:rFonts w:ascii="Times New Roman" w:hAnsi="Times New Roman" w:cs="Times New Roman"/>
          <w:b/>
          <w:bCs/>
          <w:sz w:val="24"/>
          <w:szCs w:val="24"/>
        </w:rPr>
        <w:t xml:space="preserve">ilados da </w:t>
      </w:r>
      <w:r w:rsidR="00BD49CF" w:rsidRPr="00A3036C">
        <w:rPr>
          <w:rFonts w:ascii="Times New Roman" w:hAnsi="Times New Roman" w:cs="Times New Roman"/>
          <w:b/>
          <w:bCs/>
          <w:color w:val="7030A0"/>
          <w:sz w:val="24"/>
          <w:szCs w:val="24"/>
        </w:rPr>
        <w:t>T</w:t>
      </w:r>
      <w:r w:rsidR="00BD49CF" w:rsidRPr="00A3036C">
        <w:rPr>
          <w:rFonts w:ascii="Times New Roman" w:hAnsi="Times New Roman" w:cs="Times New Roman"/>
          <w:b/>
          <w:bCs/>
          <w:sz w:val="24"/>
          <w:szCs w:val="24"/>
        </w:rPr>
        <w:t>erra ─ passado pacto para o futuro</w:t>
      </w:r>
      <w:r w:rsidR="00BD49CF" w:rsidRPr="00A3036C">
        <w:rPr>
          <w:rFonts w:ascii="Times New Roman" w:hAnsi="Times New Roman" w:cs="Times New Roman"/>
          <w:sz w:val="24"/>
          <w:szCs w:val="24"/>
        </w:rPr>
        <w:t>.</w:t>
      </w:r>
    </w:p>
    <w:bookmarkEnd w:id="77"/>
    <w:p w14:paraId="7FE1D7CA" w14:textId="77777777" w:rsidR="00154FF9" w:rsidRPr="00A3036C" w:rsidRDefault="00154FF9" w:rsidP="00154FF9">
      <w:pPr>
        <w:spacing w:after="0"/>
        <w:jc w:val="both"/>
        <w:rPr>
          <w:rFonts w:ascii="Times New Roman" w:hAnsi="Times New Roman" w:cs="Times New Roman"/>
          <w:sz w:val="24"/>
          <w:szCs w:val="24"/>
        </w:rPr>
      </w:pPr>
    </w:p>
    <w:p w14:paraId="07E4C6B3" w14:textId="33A4093D" w:rsidR="00342FBC" w:rsidRPr="00A3036C" w:rsidRDefault="00342FBC"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Quem diria que Judas Escariotes conhecido como traidor na história </w:t>
      </w:r>
      <w:r w:rsidR="00A002DB" w:rsidRPr="00A3036C">
        <w:rPr>
          <w:rFonts w:ascii="Times New Roman" w:hAnsi="Times New Roman" w:cs="Times New Roman"/>
          <w:sz w:val="24"/>
          <w:szCs w:val="24"/>
        </w:rPr>
        <w:t xml:space="preserve">bíblica </w:t>
      </w:r>
      <w:r w:rsidRPr="00A3036C">
        <w:rPr>
          <w:rFonts w:ascii="Times New Roman" w:hAnsi="Times New Roman" w:cs="Times New Roman"/>
          <w:sz w:val="24"/>
          <w:szCs w:val="24"/>
        </w:rPr>
        <w:t>produzida pela mentira e ilusão do Sistema Terra ― Pedro observa ― Ficará marcado na verdadeira história deste orbe, como revolucionário do amor incondicional. ▬ orgulhoso.</w:t>
      </w:r>
    </w:p>
    <w:p w14:paraId="3CBDE9C9" w14:textId="77777777" w:rsidR="00D17E64" w:rsidRPr="00A3036C" w:rsidRDefault="00D17E64" w:rsidP="00D17E64">
      <w:pPr>
        <w:spacing w:after="0"/>
        <w:jc w:val="both"/>
        <w:rPr>
          <w:rFonts w:ascii="Times New Roman" w:hAnsi="Times New Roman" w:cs="Times New Roman"/>
          <w:sz w:val="24"/>
          <w:szCs w:val="24"/>
        </w:rPr>
      </w:pPr>
    </w:p>
    <w:p w14:paraId="2AD0F7A8" w14:textId="546B66DB" w:rsidR="00342FBC" w:rsidRPr="00A3036C" w:rsidRDefault="00342FBC"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D17E64" w:rsidRPr="00A3036C">
        <w:rPr>
          <w:rFonts w:ascii="Times New Roman" w:hAnsi="Times New Roman" w:cs="Times New Roman"/>
          <w:sz w:val="24"/>
          <w:szCs w:val="24"/>
        </w:rPr>
        <w:t>Não só ele, mas todos nós ― Tiago corrige ― Judas nos mostrara o caminho e nós o seguimos por nossos corações. ▬ terno.</w:t>
      </w:r>
    </w:p>
    <w:p w14:paraId="71F22A7A" w14:textId="77777777" w:rsidR="00D17E64" w:rsidRPr="00A3036C" w:rsidRDefault="00D17E64" w:rsidP="00D17E64">
      <w:pPr>
        <w:spacing w:after="0"/>
        <w:jc w:val="both"/>
        <w:rPr>
          <w:rFonts w:ascii="Times New Roman" w:hAnsi="Times New Roman" w:cs="Times New Roman"/>
          <w:sz w:val="24"/>
          <w:szCs w:val="24"/>
        </w:rPr>
      </w:pPr>
    </w:p>
    <w:p w14:paraId="309DC511" w14:textId="37032DB8" w:rsidR="00D17E64" w:rsidRPr="00A3036C" w:rsidRDefault="00D17E64"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Precisamos despertar nos outros, o mesmo que no</w:t>
      </w:r>
      <w:r w:rsidR="00A002DB" w:rsidRPr="00A3036C">
        <w:rPr>
          <w:rFonts w:ascii="Times New Roman" w:hAnsi="Times New Roman" w:cs="Times New Roman"/>
          <w:sz w:val="24"/>
          <w:szCs w:val="24"/>
        </w:rPr>
        <w:t>s</w:t>
      </w:r>
      <w:r w:rsidRPr="00A3036C">
        <w:rPr>
          <w:rFonts w:ascii="Times New Roman" w:hAnsi="Times New Roman" w:cs="Times New Roman"/>
          <w:sz w:val="24"/>
          <w:szCs w:val="24"/>
        </w:rPr>
        <w:t xml:space="preserve"> despertara ― João remete-se a filosofia do Eu Sou ― Fazer cada membro da população mundial despertar não é tarefa fácil, mas não é impossível. ▬ otimista.</w:t>
      </w:r>
    </w:p>
    <w:p w14:paraId="64928828" w14:textId="77777777" w:rsidR="00D17E64" w:rsidRPr="00A3036C" w:rsidRDefault="00D17E64" w:rsidP="00D17E64">
      <w:pPr>
        <w:spacing w:after="0"/>
        <w:jc w:val="both"/>
        <w:rPr>
          <w:rFonts w:ascii="Times New Roman" w:hAnsi="Times New Roman" w:cs="Times New Roman"/>
          <w:sz w:val="24"/>
          <w:szCs w:val="24"/>
        </w:rPr>
      </w:pPr>
    </w:p>
    <w:p w14:paraId="5EF8FA53" w14:textId="1D03F67E" w:rsidR="00D17E64" w:rsidRPr="00A3036C" w:rsidRDefault="00D17E64"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O SEU — Soberana Energia Universal não nos daria um fardo que não pudéssemos carregar ― André declara ― O peso dividido</w:t>
      </w:r>
      <w:r w:rsidR="00532EAF" w:rsidRPr="00A3036C">
        <w:rPr>
          <w:rFonts w:ascii="Times New Roman" w:hAnsi="Times New Roman" w:cs="Times New Roman"/>
          <w:sz w:val="24"/>
          <w:szCs w:val="24"/>
        </w:rPr>
        <w:t xml:space="preserve"> torna-se leve. ▬ constata.</w:t>
      </w:r>
    </w:p>
    <w:p w14:paraId="16BDAEEE" w14:textId="77777777" w:rsidR="00A002DB" w:rsidRPr="00A3036C" w:rsidRDefault="00A002DB" w:rsidP="00D17E64">
      <w:pPr>
        <w:spacing w:after="0"/>
        <w:jc w:val="both"/>
        <w:rPr>
          <w:rFonts w:ascii="Times New Roman" w:hAnsi="Times New Roman" w:cs="Times New Roman"/>
          <w:sz w:val="24"/>
          <w:szCs w:val="24"/>
        </w:rPr>
      </w:pPr>
    </w:p>
    <w:p w14:paraId="5F8414E7" w14:textId="181844E8" w:rsidR="00A002DB" w:rsidRPr="00A3036C" w:rsidRDefault="00A002DB"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Com certeza ― Filipe  concorda ― Estratégia do </w:t>
      </w:r>
      <w:r w:rsidRPr="00A3036C">
        <w:rPr>
          <w:rFonts w:ascii="Times New Roman" w:hAnsi="Times New Roman" w:cs="Times New Roman"/>
          <w:i/>
          <w:iCs/>
          <w:sz w:val="24"/>
          <w:szCs w:val="24"/>
        </w:rPr>
        <w:t xml:space="preserve">trabalho de formiguinha </w:t>
      </w:r>
      <w:r w:rsidRPr="00A3036C">
        <w:rPr>
          <w:rFonts w:ascii="Times New Roman" w:hAnsi="Times New Roman" w:cs="Times New Roman"/>
          <w:sz w:val="24"/>
          <w:szCs w:val="24"/>
        </w:rPr>
        <w:t>renderá adeptos ao Eu Sou. ▬ projeta.</w:t>
      </w:r>
    </w:p>
    <w:p w14:paraId="1C642B57" w14:textId="77777777" w:rsidR="00A002DB" w:rsidRPr="00A3036C" w:rsidRDefault="00A002DB" w:rsidP="00D17E64">
      <w:pPr>
        <w:spacing w:after="0"/>
        <w:jc w:val="both"/>
        <w:rPr>
          <w:rFonts w:ascii="Times New Roman" w:hAnsi="Times New Roman" w:cs="Times New Roman"/>
          <w:sz w:val="24"/>
          <w:szCs w:val="24"/>
        </w:rPr>
      </w:pPr>
    </w:p>
    <w:p w14:paraId="13C202EE" w14:textId="2B84A110" w:rsidR="00154FF9" w:rsidRPr="00A3036C" w:rsidRDefault="00A002DB"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Trabalho árduo, considerando a base piramidal social como a mais crente na aparição de Jesus Cristo manipulada pelo Sistema Terra ― Mateus</w:t>
      </w:r>
      <w:r w:rsidR="00154FF9" w:rsidRPr="00A3036C">
        <w:rPr>
          <w:rFonts w:ascii="Times New Roman" w:hAnsi="Times New Roman" w:cs="Times New Roman"/>
          <w:sz w:val="24"/>
          <w:szCs w:val="24"/>
        </w:rPr>
        <w:t xml:space="preserve"> avalia</w:t>
      </w:r>
      <w:r w:rsidRPr="00A3036C">
        <w:rPr>
          <w:rFonts w:ascii="Times New Roman" w:hAnsi="Times New Roman" w:cs="Times New Roman"/>
          <w:sz w:val="24"/>
          <w:szCs w:val="24"/>
        </w:rPr>
        <w:t xml:space="preserve"> a</w:t>
      </w:r>
      <w:r w:rsidR="00154FF9" w:rsidRPr="00A3036C">
        <w:rPr>
          <w:rFonts w:ascii="Times New Roman" w:hAnsi="Times New Roman" w:cs="Times New Roman"/>
          <w:sz w:val="24"/>
          <w:szCs w:val="24"/>
        </w:rPr>
        <w:t>, provável,</w:t>
      </w:r>
      <w:r w:rsidRPr="00A3036C">
        <w:rPr>
          <w:rFonts w:ascii="Times New Roman" w:hAnsi="Times New Roman" w:cs="Times New Roman"/>
          <w:sz w:val="24"/>
          <w:szCs w:val="24"/>
        </w:rPr>
        <w:t xml:space="preserve"> recepção popular ― Nada está perdido... afinal de contas, sabemos que a opinião</w:t>
      </w:r>
      <w:r w:rsidR="00154FF9" w:rsidRPr="00A3036C">
        <w:rPr>
          <w:rFonts w:ascii="Times New Roman" w:hAnsi="Times New Roman" w:cs="Times New Roman"/>
          <w:sz w:val="24"/>
          <w:szCs w:val="24"/>
        </w:rPr>
        <w:t xml:space="preserve"> da população</w:t>
      </w:r>
      <w:r w:rsidRPr="00A3036C">
        <w:rPr>
          <w:rFonts w:ascii="Times New Roman" w:hAnsi="Times New Roman" w:cs="Times New Roman"/>
          <w:sz w:val="24"/>
          <w:szCs w:val="24"/>
        </w:rPr>
        <w:t xml:space="preserve"> terráquea acredita no que vê</w:t>
      </w:r>
      <w:r w:rsidR="00154FF9" w:rsidRPr="00A3036C">
        <w:rPr>
          <w:rFonts w:ascii="Times New Roman" w:hAnsi="Times New Roman" w:cs="Times New Roman"/>
          <w:sz w:val="24"/>
          <w:szCs w:val="24"/>
        </w:rPr>
        <w:t>. ▬ otimista.</w:t>
      </w:r>
    </w:p>
    <w:p w14:paraId="692423EA" w14:textId="49825A29" w:rsidR="00154FF9" w:rsidRPr="00A3036C" w:rsidRDefault="00154FF9"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E, nós mostraremos ― Tomé complementa ― Os fazendo acreditar no que vemos para eles verem. ▬ pragmático.</w:t>
      </w:r>
    </w:p>
    <w:p w14:paraId="5C996D73" w14:textId="77777777" w:rsidR="00154FF9" w:rsidRPr="00A3036C" w:rsidRDefault="00154FF9" w:rsidP="00D17E64">
      <w:pPr>
        <w:spacing w:after="0"/>
        <w:jc w:val="both"/>
        <w:rPr>
          <w:rFonts w:ascii="Times New Roman" w:hAnsi="Times New Roman" w:cs="Times New Roman"/>
          <w:sz w:val="24"/>
          <w:szCs w:val="24"/>
        </w:rPr>
      </w:pPr>
    </w:p>
    <w:p w14:paraId="3C55D015" w14:textId="4579850B" w:rsidR="00154FF9" w:rsidRPr="00A3036C" w:rsidRDefault="00154FF9"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Não só verem como sentirem as ondas eletromagnéticas de despertar do amor incondicional ― Tiago Alfeu sensibiliza o Eu Sou ― A essência humana, devidamente estimulada ecoará o seu grito de liberdade</w:t>
      </w:r>
      <w:r w:rsidR="00D94D18" w:rsidRPr="00A3036C">
        <w:rPr>
          <w:rFonts w:ascii="Times New Roman" w:hAnsi="Times New Roman" w:cs="Times New Roman"/>
          <w:sz w:val="24"/>
          <w:szCs w:val="24"/>
        </w:rPr>
        <w:t>. ▬ tocado.</w:t>
      </w:r>
    </w:p>
    <w:p w14:paraId="17947482" w14:textId="77777777" w:rsidR="00D94D18" w:rsidRPr="00A3036C" w:rsidRDefault="00D94D18" w:rsidP="00D17E64">
      <w:pPr>
        <w:spacing w:after="0"/>
        <w:jc w:val="both"/>
        <w:rPr>
          <w:rFonts w:ascii="Times New Roman" w:hAnsi="Times New Roman" w:cs="Times New Roman"/>
          <w:sz w:val="24"/>
          <w:szCs w:val="24"/>
        </w:rPr>
      </w:pPr>
    </w:p>
    <w:p w14:paraId="67AE603D" w14:textId="3750B0C5" w:rsidR="00D94D18" w:rsidRPr="00A3036C" w:rsidRDefault="00D94D18"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Eu Sou a consciência... Eu Sou a energia... Eu Sou a Luz... Eu Sou o coração... Eu Sou o amor... Eu sou a evolução... Eu Sou o Escritor da existência humana... Eu Sou o perfeito equilíbrio da mente, do corpo e de espírito... Eu Sou a conexão com o Eu Superior ― Bartolomeu declama ― Eu Sou para que todos nós sejamos. ▬ eloquente.</w:t>
      </w:r>
    </w:p>
    <w:p w14:paraId="1AC86C8F" w14:textId="77777777" w:rsidR="00D94D18" w:rsidRPr="00A3036C" w:rsidRDefault="00D94D18" w:rsidP="00D17E64">
      <w:pPr>
        <w:spacing w:after="0"/>
        <w:jc w:val="both"/>
        <w:rPr>
          <w:rFonts w:ascii="Times New Roman" w:hAnsi="Times New Roman" w:cs="Times New Roman"/>
          <w:sz w:val="24"/>
          <w:szCs w:val="24"/>
        </w:rPr>
      </w:pPr>
    </w:p>
    <w:p w14:paraId="1DA3EC31" w14:textId="23BE9B47" w:rsidR="00D94D18" w:rsidRPr="00A3036C" w:rsidRDefault="00D94D18"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A descoberta do ser humano de poder ter e ser Deus ― Judas Tadeu afirma ― Constitui-se na força magnânima e invencível do amor incondicional. ▬ analítico.</w:t>
      </w:r>
    </w:p>
    <w:p w14:paraId="5BEDC48F" w14:textId="77777777" w:rsidR="00D94D18" w:rsidRPr="00A3036C" w:rsidRDefault="00D94D18" w:rsidP="00D17E64">
      <w:pPr>
        <w:spacing w:after="0"/>
        <w:jc w:val="both"/>
        <w:rPr>
          <w:rFonts w:ascii="Times New Roman" w:hAnsi="Times New Roman" w:cs="Times New Roman"/>
          <w:sz w:val="24"/>
          <w:szCs w:val="24"/>
        </w:rPr>
      </w:pPr>
    </w:p>
    <w:p w14:paraId="0251F1A0" w14:textId="77288080" w:rsidR="00D94D18" w:rsidRPr="00A3036C" w:rsidRDefault="00D94D18"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3E121F" w:rsidRPr="00A3036C">
        <w:rPr>
          <w:rFonts w:ascii="Times New Roman" w:hAnsi="Times New Roman" w:cs="Times New Roman"/>
          <w:sz w:val="24"/>
          <w:szCs w:val="24"/>
        </w:rPr>
        <w:t xml:space="preserve">O SEU — Soberana Energia Universal </w:t>
      </w:r>
      <w:r w:rsidR="00A83C2F" w:rsidRPr="00A3036C">
        <w:rPr>
          <w:rFonts w:ascii="Times New Roman" w:hAnsi="Times New Roman" w:cs="Times New Roman"/>
          <w:sz w:val="24"/>
          <w:szCs w:val="24"/>
        </w:rPr>
        <w:t>clama pelo amor incondicional</w:t>
      </w:r>
      <w:r w:rsidR="003C3F34" w:rsidRPr="00A3036C">
        <w:rPr>
          <w:rFonts w:ascii="Times New Roman" w:hAnsi="Times New Roman" w:cs="Times New Roman"/>
          <w:sz w:val="24"/>
          <w:szCs w:val="24"/>
        </w:rPr>
        <w:t xml:space="preserve"> </w:t>
      </w:r>
      <w:r w:rsidR="006C4AA1" w:rsidRPr="00A3036C">
        <w:rPr>
          <w:rFonts w:ascii="Times New Roman" w:hAnsi="Times New Roman" w:cs="Times New Roman"/>
          <w:sz w:val="24"/>
          <w:szCs w:val="24"/>
        </w:rPr>
        <w:t>― Simão chama a atenção</w:t>
      </w:r>
      <w:r w:rsidR="00A83C2F" w:rsidRPr="00A3036C">
        <w:rPr>
          <w:rFonts w:ascii="Times New Roman" w:hAnsi="Times New Roman" w:cs="Times New Roman"/>
          <w:sz w:val="24"/>
          <w:szCs w:val="24"/>
        </w:rPr>
        <w:t xml:space="preserve"> </w:t>
      </w:r>
      <w:r w:rsidR="006C4AA1" w:rsidRPr="00A3036C">
        <w:rPr>
          <w:rFonts w:ascii="Times New Roman" w:hAnsi="Times New Roman" w:cs="Times New Roman"/>
          <w:sz w:val="24"/>
          <w:szCs w:val="24"/>
        </w:rPr>
        <w:t>―</w:t>
      </w:r>
      <w:r w:rsidR="00A83C2F" w:rsidRPr="00A3036C">
        <w:rPr>
          <w:rFonts w:ascii="Times New Roman" w:hAnsi="Times New Roman" w:cs="Times New Roman"/>
          <w:sz w:val="24"/>
          <w:szCs w:val="24"/>
        </w:rPr>
        <w:t xml:space="preserve"> E,</w:t>
      </w:r>
      <w:r w:rsidR="003E121F" w:rsidRPr="00A3036C">
        <w:rPr>
          <w:rFonts w:ascii="Times New Roman" w:hAnsi="Times New Roman" w:cs="Times New Roman"/>
          <w:sz w:val="24"/>
          <w:szCs w:val="24"/>
        </w:rPr>
        <w:t xml:space="preserve"> todas as dezenas de raças universais afinadas a este nobre sentimento, o emitem nas ondas eletromagnéticas para despertar a essência da humanidade nos humanos, que , assim, o quiserem. ▬ didático.</w:t>
      </w:r>
    </w:p>
    <w:p w14:paraId="4B20B189" w14:textId="77777777" w:rsidR="003E121F" w:rsidRPr="00A3036C" w:rsidRDefault="003E121F" w:rsidP="00D17E64">
      <w:pPr>
        <w:spacing w:after="0"/>
        <w:jc w:val="both"/>
        <w:rPr>
          <w:rFonts w:ascii="Times New Roman" w:hAnsi="Times New Roman" w:cs="Times New Roman"/>
          <w:sz w:val="24"/>
          <w:szCs w:val="24"/>
        </w:rPr>
      </w:pPr>
    </w:p>
    <w:p w14:paraId="1C07A58F" w14:textId="548D158C" w:rsidR="003E121F" w:rsidRPr="00A3036C" w:rsidRDefault="003E121F"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 nosso trabalho é fazer com que o maior número de terrícolas queira se descobrir, tendo e sendo Deus ― Judas Escariotes reforça objetivo missionário da Resistência Dimensional ― Eu Sou para que todos sejam e estejam prontos para o </w:t>
      </w:r>
      <w:r w:rsidRPr="00A3036C">
        <w:rPr>
          <w:rFonts w:ascii="Times New Roman" w:hAnsi="Times New Roman" w:cs="Times New Roman"/>
          <w:i/>
          <w:iCs/>
          <w:sz w:val="24"/>
          <w:szCs w:val="24"/>
        </w:rPr>
        <w:t>quinto plano terráqueo</w:t>
      </w:r>
      <w:r w:rsidRPr="00A3036C">
        <w:rPr>
          <w:rFonts w:ascii="Times New Roman" w:hAnsi="Times New Roman" w:cs="Times New Roman"/>
          <w:sz w:val="24"/>
          <w:szCs w:val="24"/>
        </w:rPr>
        <w:t>. ▬ entusiasta.</w:t>
      </w:r>
    </w:p>
    <w:p w14:paraId="6CAD3FBA" w14:textId="77777777" w:rsidR="003E121F" w:rsidRPr="00A3036C" w:rsidRDefault="003E121F" w:rsidP="00D17E64">
      <w:pPr>
        <w:spacing w:after="0"/>
        <w:jc w:val="both"/>
        <w:rPr>
          <w:rFonts w:ascii="Times New Roman" w:hAnsi="Times New Roman" w:cs="Times New Roman"/>
          <w:sz w:val="24"/>
          <w:szCs w:val="24"/>
        </w:rPr>
      </w:pPr>
    </w:p>
    <w:p w14:paraId="42B32533" w14:textId="38D4D77C" w:rsidR="003E121F" w:rsidRPr="00A3036C" w:rsidRDefault="003E121F"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exército de Guerreiros Dimensionais está consciente </w:t>
      </w:r>
      <w:r w:rsidR="00A84A69" w:rsidRPr="00A3036C">
        <w:rPr>
          <w:rFonts w:ascii="Times New Roman" w:hAnsi="Times New Roman" w:cs="Times New Roman"/>
          <w:sz w:val="24"/>
          <w:szCs w:val="24"/>
        </w:rPr>
        <w:t>e apto para campanha de divulgação da filosofia do Eu Sou. Amparados e armados pela palavra soberana</w:t>
      </w:r>
      <w:r w:rsidR="00266701" w:rsidRPr="00A3036C">
        <w:rPr>
          <w:rFonts w:ascii="Times New Roman" w:hAnsi="Times New Roman" w:cs="Times New Roman"/>
          <w:sz w:val="24"/>
          <w:szCs w:val="24"/>
        </w:rPr>
        <w:t xml:space="preserve"> do</w:t>
      </w:r>
      <w:r w:rsidR="00A84A69" w:rsidRPr="00A3036C">
        <w:rPr>
          <w:rFonts w:ascii="Times New Roman" w:hAnsi="Times New Roman" w:cs="Times New Roman"/>
          <w:sz w:val="24"/>
          <w:szCs w:val="24"/>
        </w:rPr>
        <w:t xml:space="preserve"> </w:t>
      </w:r>
      <w:r w:rsidR="00266701" w:rsidRPr="00A3036C">
        <w:rPr>
          <w:rFonts w:ascii="Times New Roman" w:hAnsi="Times New Roman" w:cs="Times New Roman"/>
          <w:sz w:val="24"/>
          <w:szCs w:val="24"/>
        </w:rPr>
        <w:t>SEU —</w:t>
      </w:r>
      <w:r w:rsidR="00FA4761" w:rsidRPr="00A3036C">
        <w:rPr>
          <w:rFonts w:ascii="Times New Roman" w:hAnsi="Times New Roman" w:cs="Times New Roman"/>
          <w:sz w:val="24"/>
          <w:szCs w:val="24"/>
        </w:rPr>
        <w:t xml:space="preserve"> </w:t>
      </w:r>
      <w:r w:rsidR="00266701" w:rsidRPr="00A3036C">
        <w:rPr>
          <w:rFonts w:ascii="Times New Roman" w:hAnsi="Times New Roman" w:cs="Times New Roman"/>
          <w:sz w:val="24"/>
          <w:szCs w:val="24"/>
        </w:rPr>
        <w:t xml:space="preserve">Soberana Energia Universal </w:t>
      </w:r>
      <w:r w:rsidR="00A84A69" w:rsidRPr="00A3036C">
        <w:rPr>
          <w:rFonts w:ascii="Times New Roman" w:hAnsi="Times New Roman" w:cs="Times New Roman"/>
          <w:sz w:val="24"/>
          <w:szCs w:val="24"/>
        </w:rPr>
        <w:t>energizada pelo amor incondicional</w:t>
      </w:r>
      <w:r w:rsidR="00FA4761" w:rsidRPr="00A3036C">
        <w:rPr>
          <w:rFonts w:ascii="Times New Roman" w:hAnsi="Times New Roman" w:cs="Times New Roman"/>
          <w:sz w:val="24"/>
          <w:szCs w:val="24"/>
        </w:rPr>
        <w:t>.</w:t>
      </w:r>
      <w:r w:rsidR="00A84A69" w:rsidRPr="00A3036C">
        <w:rPr>
          <w:rFonts w:ascii="Times New Roman" w:hAnsi="Times New Roman" w:cs="Times New Roman"/>
          <w:sz w:val="24"/>
          <w:szCs w:val="24"/>
        </w:rPr>
        <w:t xml:space="preserve"> </w:t>
      </w:r>
      <w:r w:rsidR="00B90333" w:rsidRPr="00A3036C">
        <w:rPr>
          <w:rFonts w:ascii="Times New Roman" w:hAnsi="Times New Roman" w:cs="Times New Roman"/>
          <w:sz w:val="24"/>
          <w:szCs w:val="24"/>
        </w:rPr>
        <w:t>A</w:t>
      </w:r>
      <w:r w:rsidR="00A84A69" w:rsidRPr="00A3036C">
        <w:rPr>
          <w:rFonts w:ascii="Times New Roman" w:hAnsi="Times New Roman" w:cs="Times New Roman"/>
          <w:sz w:val="24"/>
          <w:szCs w:val="24"/>
        </w:rPr>
        <w:t>lém de ter</w:t>
      </w:r>
      <w:r w:rsidR="00AD37EB" w:rsidRPr="00A3036C">
        <w:rPr>
          <w:rFonts w:ascii="Times New Roman" w:hAnsi="Times New Roman" w:cs="Times New Roman"/>
          <w:sz w:val="24"/>
          <w:szCs w:val="24"/>
        </w:rPr>
        <w:t>em</w:t>
      </w:r>
      <w:r w:rsidR="00A84A69" w:rsidRPr="00A3036C">
        <w:rPr>
          <w:rFonts w:ascii="Times New Roman" w:hAnsi="Times New Roman" w:cs="Times New Roman"/>
          <w:sz w:val="24"/>
          <w:szCs w:val="24"/>
        </w:rPr>
        <w:t xml:space="preserve"> uma logística de acesso as famílias de populares, através de ações assistenciais sociais promovidas pelos gestores</w:t>
      </w:r>
      <w:r w:rsidR="00860B22" w:rsidRPr="00A3036C">
        <w:rPr>
          <w:rFonts w:ascii="Times New Roman" w:hAnsi="Times New Roman" w:cs="Times New Roman"/>
          <w:sz w:val="24"/>
          <w:szCs w:val="24"/>
        </w:rPr>
        <w:t xml:space="preserve"> </w:t>
      </w:r>
      <w:r w:rsidR="00A84A69" w:rsidRPr="00A3036C">
        <w:rPr>
          <w:rFonts w:ascii="Times New Roman" w:hAnsi="Times New Roman" w:cs="Times New Roman"/>
          <w:sz w:val="24"/>
          <w:szCs w:val="24"/>
        </w:rPr>
        <w:t>das Torres Governamentais, adeptos, veladamente, deste conceito filosófico envergado pela Resistência Dimensional.</w:t>
      </w:r>
    </w:p>
    <w:p w14:paraId="24BC16F5" w14:textId="11C2B830" w:rsidR="00A84A69" w:rsidRPr="00A3036C" w:rsidRDefault="00A84A69" w:rsidP="00D17E64">
      <w:pPr>
        <w:spacing w:after="0"/>
        <w:jc w:val="both"/>
        <w:rPr>
          <w:rFonts w:ascii="Times New Roman" w:hAnsi="Times New Roman" w:cs="Times New Roman"/>
          <w:sz w:val="24"/>
          <w:szCs w:val="24"/>
        </w:rPr>
      </w:pPr>
      <w:r w:rsidRPr="00A3036C">
        <w:rPr>
          <w:rFonts w:ascii="Times New Roman" w:hAnsi="Times New Roman" w:cs="Times New Roman"/>
          <w:sz w:val="24"/>
          <w:szCs w:val="24"/>
        </w:rPr>
        <w:t>Germano e Fértilles, emissores da energia da Fonte de Criação Universal, acompanham a conversão de populares à filosofia do Eu Sou</w:t>
      </w:r>
      <w:r w:rsidR="008B17B8" w:rsidRPr="00A3036C">
        <w:rPr>
          <w:rFonts w:ascii="Times New Roman" w:hAnsi="Times New Roman" w:cs="Times New Roman"/>
          <w:sz w:val="24"/>
          <w:szCs w:val="24"/>
        </w:rPr>
        <w:t xml:space="preserve"> para desfrutarem da liberdade da prisão imposta pelo Sistema Terra, através dos pilares sistêmicos: governo, religião, mídia e educação fomentados com  </w:t>
      </w:r>
      <w:r w:rsidR="008B17B8" w:rsidRPr="00A3036C">
        <w:rPr>
          <w:rFonts w:ascii="Times New Roman" w:eastAsia="Aptos" w:hAnsi="Times New Roman" w:cs="Times New Roman"/>
          <w:i/>
          <w:iCs/>
          <w:sz w:val="24"/>
          <w:szCs w:val="24"/>
        </w:rPr>
        <w:t>a tríade da maldade humana</w:t>
      </w:r>
      <w:r w:rsidR="008B17B8" w:rsidRPr="00A3036C">
        <w:rPr>
          <w:rFonts w:ascii="Times New Roman" w:eastAsia="Aptos" w:hAnsi="Times New Roman" w:cs="Times New Roman"/>
          <w:sz w:val="24"/>
          <w:szCs w:val="24"/>
        </w:rPr>
        <w:t xml:space="preserve">: </w:t>
      </w:r>
      <w:r w:rsidR="008B17B8" w:rsidRPr="00A3036C">
        <w:rPr>
          <w:rFonts w:ascii="Times New Roman" w:eastAsia="Aptos" w:hAnsi="Times New Roman" w:cs="Times New Roman"/>
          <w:i/>
          <w:iCs/>
          <w:sz w:val="24"/>
          <w:szCs w:val="24"/>
        </w:rPr>
        <w:t>ego</w:t>
      </w:r>
      <w:r w:rsidR="008B17B8" w:rsidRPr="00A3036C">
        <w:rPr>
          <w:rFonts w:ascii="Times New Roman" w:eastAsia="Aptos" w:hAnsi="Times New Roman" w:cs="Times New Roman"/>
          <w:sz w:val="24"/>
          <w:szCs w:val="24"/>
        </w:rPr>
        <w:t xml:space="preserve">, </w:t>
      </w:r>
      <w:r w:rsidR="008B17B8" w:rsidRPr="00A3036C">
        <w:rPr>
          <w:rFonts w:ascii="Times New Roman" w:eastAsia="Aptos" w:hAnsi="Times New Roman" w:cs="Times New Roman"/>
          <w:i/>
          <w:iCs/>
          <w:sz w:val="24"/>
          <w:szCs w:val="24"/>
        </w:rPr>
        <w:t xml:space="preserve">ganância </w:t>
      </w:r>
      <w:r w:rsidR="008B17B8" w:rsidRPr="00A3036C">
        <w:rPr>
          <w:rFonts w:ascii="Times New Roman" w:eastAsia="Aptos" w:hAnsi="Times New Roman" w:cs="Times New Roman"/>
          <w:sz w:val="24"/>
          <w:szCs w:val="24"/>
        </w:rPr>
        <w:t xml:space="preserve">e </w:t>
      </w:r>
      <w:r w:rsidR="008B17B8" w:rsidRPr="00A3036C">
        <w:rPr>
          <w:rFonts w:ascii="Times New Roman" w:eastAsia="Aptos" w:hAnsi="Times New Roman" w:cs="Times New Roman"/>
          <w:i/>
          <w:iCs/>
          <w:sz w:val="24"/>
          <w:szCs w:val="24"/>
        </w:rPr>
        <w:t>medo</w:t>
      </w:r>
      <w:r w:rsidR="008B17B8" w:rsidRPr="00A3036C">
        <w:rPr>
          <w:rFonts w:ascii="Times New Roman" w:eastAsia="Aptos" w:hAnsi="Times New Roman" w:cs="Times New Roman"/>
          <w:sz w:val="24"/>
          <w:szCs w:val="24"/>
        </w:rPr>
        <w:t xml:space="preserve">. </w:t>
      </w:r>
    </w:p>
    <w:p w14:paraId="1127BA03" w14:textId="36555285" w:rsidR="00D94D18" w:rsidRPr="00A3036C" w:rsidRDefault="008B17B8" w:rsidP="0028252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O confronto de energias benéficas e maléficas se desenvolve entre as raças que tem e são Deus e as outras que, se julgam serem Deus </w:t>
      </w:r>
      <w:r w:rsidR="004304E9" w:rsidRPr="00A3036C">
        <w:rPr>
          <w:rFonts w:ascii="Times New Roman" w:hAnsi="Times New Roman" w:cs="Times New Roman"/>
          <w:sz w:val="24"/>
          <w:szCs w:val="24"/>
        </w:rPr>
        <w:t>com a</w:t>
      </w:r>
      <w:r w:rsidRPr="00A3036C">
        <w:rPr>
          <w:rFonts w:ascii="Times New Roman" w:hAnsi="Times New Roman" w:cs="Times New Roman"/>
          <w:sz w:val="24"/>
          <w:szCs w:val="24"/>
        </w:rPr>
        <w:t xml:space="preserve"> dominação imposta pela escravidão. </w:t>
      </w:r>
    </w:p>
    <w:p w14:paraId="0327813E" w14:textId="1D513E00" w:rsidR="00282520" w:rsidRPr="00A3036C" w:rsidRDefault="008B17B8" w:rsidP="00282520">
      <w:pPr>
        <w:spacing w:after="0"/>
        <w:jc w:val="both"/>
        <w:rPr>
          <w:rFonts w:ascii="Times New Roman" w:hAnsi="Times New Roman" w:cs="Times New Roman"/>
          <w:sz w:val="24"/>
          <w:szCs w:val="24"/>
        </w:rPr>
      </w:pPr>
      <w:r w:rsidRPr="00A3036C">
        <w:rPr>
          <w:rFonts w:ascii="Times New Roman" w:hAnsi="Times New Roman" w:cs="Times New Roman"/>
          <w:sz w:val="24"/>
          <w:szCs w:val="24"/>
        </w:rPr>
        <w:t>Equilíbrio de inteligibilidade e a moralidade é o que o SEU —Soberana Energia Universal espera dos humanos municiados pela sua essência divinal de ter e ser Deus para encontrarem o Eu Superior</w:t>
      </w:r>
      <w:r w:rsidR="006D7DF2" w:rsidRPr="00A3036C">
        <w:rPr>
          <w:rFonts w:ascii="Times New Roman" w:hAnsi="Times New Roman" w:cs="Times New Roman"/>
          <w:sz w:val="24"/>
          <w:szCs w:val="24"/>
        </w:rPr>
        <w:t>.</w:t>
      </w:r>
      <w:r w:rsidR="00282520" w:rsidRPr="00A3036C">
        <w:rPr>
          <w:rFonts w:ascii="Times New Roman" w:hAnsi="Times New Roman" w:cs="Times New Roman"/>
          <w:sz w:val="24"/>
          <w:szCs w:val="24"/>
        </w:rPr>
        <w:t xml:space="preserve"> </w:t>
      </w:r>
      <w:r w:rsidR="006D7DF2" w:rsidRPr="00A3036C">
        <w:rPr>
          <w:rFonts w:ascii="Times New Roman" w:hAnsi="Times New Roman" w:cs="Times New Roman"/>
          <w:sz w:val="24"/>
          <w:szCs w:val="24"/>
        </w:rPr>
        <w:t>E</w:t>
      </w:r>
      <w:r w:rsidR="00282520" w:rsidRPr="00A3036C">
        <w:rPr>
          <w:rFonts w:ascii="Times New Roman" w:hAnsi="Times New Roman" w:cs="Times New Roman"/>
          <w:sz w:val="24"/>
          <w:szCs w:val="24"/>
        </w:rPr>
        <w:t>,</w:t>
      </w:r>
      <w:r w:rsidR="006D7DF2" w:rsidRPr="00A3036C">
        <w:rPr>
          <w:rFonts w:ascii="Times New Roman" w:hAnsi="Times New Roman" w:cs="Times New Roman"/>
          <w:sz w:val="24"/>
          <w:szCs w:val="24"/>
        </w:rPr>
        <w:t xml:space="preserve"> assim,</w:t>
      </w:r>
      <w:r w:rsidR="00282520" w:rsidRPr="00A3036C">
        <w:rPr>
          <w:rFonts w:ascii="Times New Roman" w:hAnsi="Times New Roman" w:cs="Times New Roman"/>
          <w:sz w:val="24"/>
          <w:szCs w:val="24"/>
        </w:rPr>
        <w:t xml:space="preserve"> estarem prontos para conquistarem a liberdade </w:t>
      </w:r>
      <w:r w:rsidR="00282520" w:rsidRPr="00A3036C">
        <w:rPr>
          <w:rFonts w:ascii="Times New Roman" w:hAnsi="Times New Roman" w:cs="Times New Roman"/>
          <w:sz w:val="24"/>
          <w:szCs w:val="24"/>
        </w:rPr>
        <w:lastRenderedPageBreak/>
        <w:t xml:space="preserve">da prisão imposta pelo Sistema Terra dominado pelos </w:t>
      </w:r>
      <w:r w:rsidR="00282520" w:rsidRPr="00A3036C">
        <w:rPr>
          <w:rFonts w:ascii="Times New Roman" w:hAnsi="Times New Roman" w:cs="Times New Roman"/>
          <w:i/>
          <w:iCs/>
          <w:sz w:val="24"/>
          <w:szCs w:val="24"/>
        </w:rPr>
        <w:t>malenirus</w:t>
      </w:r>
      <w:r w:rsidR="00282520" w:rsidRPr="00A3036C">
        <w:rPr>
          <w:rFonts w:ascii="Times New Roman" w:hAnsi="Times New Roman" w:cs="Times New Roman"/>
          <w:sz w:val="24"/>
          <w:szCs w:val="24"/>
        </w:rPr>
        <w:t xml:space="preserve">, </w:t>
      </w:r>
      <w:r w:rsidR="00282520" w:rsidRPr="00A3036C">
        <w:rPr>
          <w:rFonts w:ascii="Times New Roman" w:hAnsi="Times New Roman" w:cs="Times New Roman"/>
          <w:i/>
          <w:iCs/>
          <w:sz w:val="24"/>
          <w:szCs w:val="24"/>
        </w:rPr>
        <w:t xml:space="preserve">reinonaques </w:t>
      </w:r>
      <w:r w:rsidR="00282520" w:rsidRPr="00A3036C">
        <w:rPr>
          <w:rFonts w:ascii="Times New Roman" w:hAnsi="Times New Roman" w:cs="Times New Roman"/>
          <w:sz w:val="24"/>
          <w:szCs w:val="24"/>
        </w:rPr>
        <w:t xml:space="preserve">e </w:t>
      </w:r>
      <w:r w:rsidR="00282520" w:rsidRPr="00A3036C">
        <w:rPr>
          <w:rFonts w:ascii="Times New Roman" w:hAnsi="Times New Roman" w:cs="Times New Roman"/>
          <w:i/>
          <w:iCs/>
          <w:sz w:val="24"/>
          <w:szCs w:val="24"/>
        </w:rPr>
        <w:t>dominitilianos</w:t>
      </w:r>
      <w:r w:rsidR="00282520" w:rsidRPr="00A3036C">
        <w:rPr>
          <w:rFonts w:ascii="Times New Roman" w:hAnsi="Times New Roman" w:cs="Times New Roman"/>
          <w:sz w:val="24"/>
          <w:szCs w:val="24"/>
        </w:rPr>
        <w:t xml:space="preserve">. </w:t>
      </w:r>
    </w:p>
    <w:p w14:paraId="4D528F58" w14:textId="03EB7508" w:rsidR="00282520" w:rsidRPr="00A3036C" w:rsidRDefault="00282520" w:rsidP="00282520">
      <w:pPr>
        <w:spacing w:after="0"/>
        <w:jc w:val="both"/>
        <w:rPr>
          <w:rFonts w:ascii="Times New Roman" w:hAnsi="Times New Roman" w:cs="Times New Roman"/>
          <w:sz w:val="24"/>
          <w:szCs w:val="24"/>
        </w:rPr>
      </w:pPr>
      <w:r w:rsidRPr="00A3036C">
        <w:rPr>
          <w:rFonts w:ascii="Times New Roman" w:hAnsi="Times New Roman" w:cs="Times New Roman"/>
          <w:sz w:val="24"/>
          <w:szCs w:val="24"/>
        </w:rPr>
        <w:t>Guerra Dimensional terá como vencedor o amor incondicional para os terráqueos despertos e para os adormecidos lhe restarão</w:t>
      </w:r>
      <w:r w:rsidR="00272162" w:rsidRPr="00A3036C">
        <w:rPr>
          <w:rFonts w:ascii="Times New Roman" w:hAnsi="Times New Roman" w:cs="Times New Roman"/>
          <w:sz w:val="24"/>
          <w:szCs w:val="24"/>
        </w:rPr>
        <w:t xml:space="preserve"> oportunidades de vidas em novos mundos atrasados e compatíveis as suas moralidades ao</w:t>
      </w:r>
      <w:r w:rsidRPr="00A3036C">
        <w:rPr>
          <w:rFonts w:ascii="Times New Roman" w:hAnsi="Times New Roman" w:cs="Times New Roman"/>
          <w:sz w:val="24"/>
          <w:szCs w:val="24"/>
        </w:rPr>
        <w:t xml:space="preserve"> serem parte de os </w:t>
      </w:r>
      <w:bookmarkStart w:id="78" w:name="_Hlk198559576"/>
      <w:r w:rsidRPr="00A3036C">
        <w:rPr>
          <w:rFonts w:ascii="Times New Roman" w:hAnsi="Times New Roman" w:cs="Times New Roman"/>
          <w:b/>
          <w:bCs/>
          <w:sz w:val="24"/>
          <w:szCs w:val="24"/>
        </w:rPr>
        <w:t>e</w:t>
      </w:r>
      <w:r w:rsidRPr="00A3036C">
        <w:rPr>
          <w:rFonts w:ascii="Times New Roman" w:hAnsi="Times New Roman" w:cs="Times New Roman"/>
          <w:b/>
          <w:bCs/>
          <w:color w:val="FF0000"/>
          <w:sz w:val="24"/>
          <w:szCs w:val="24"/>
        </w:rPr>
        <w:t>X</w:t>
      </w:r>
      <w:r w:rsidRPr="00A3036C">
        <w:rPr>
          <w:rFonts w:ascii="Times New Roman" w:hAnsi="Times New Roman" w:cs="Times New Roman"/>
          <w:b/>
          <w:bCs/>
          <w:sz w:val="24"/>
          <w:szCs w:val="24"/>
        </w:rPr>
        <w:t xml:space="preserve">ilados da </w:t>
      </w:r>
      <w:r w:rsidRPr="00A3036C">
        <w:rPr>
          <w:rFonts w:ascii="Times New Roman" w:hAnsi="Times New Roman" w:cs="Times New Roman"/>
          <w:b/>
          <w:bCs/>
          <w:color w:val="7030A0"/>
          <w:sz w:val="24"/>
          <w:szCs w:val="24"/>
        </w:rPr>
        <w:t>T</w:t>
      </w:r>
      <w:r w:rsidRPr="00A3036C">
        <w:rPr>
          <w:rFonts w:ascii="Times New Roman" w:hAnsi="Times New Roman" w:cs="Times New Roman"/>
          <w:b/>
          <w:bCs/>
          <w:sz w:val="24"/>
          <w:szCs w:val="24"/>
        </w:rPr>
        <w:t>erra ─ passado pacto para o futuro</w:t>
      </w:r>
      <w:r w:rsidRPr="00A3036C">
        <w:rPr>
          <w:rFonts w:ascii="Times New Roman" w:hAnsi="Times New Roman" w:cs="Times New Roman"/>
          <w:sz w:val="24"/>
          <w:szCs w:val="24"/>
        </w:rPr>
        <w:t>.</w:t>
      </w:r>
    </w:p>
    <w:bookmarkEnd w:id="78"/>
    <w:p w14:paraId="6B1344C5" w14:textId="21BAB994" w:rsidR="00282520" w:rsidRPr="00A3036C" w:rsidRDefault="00282520" w:rsidP="00A31C3D">
      <w:pPr>
        <w:spacing w:after="0"/>
        <w:jc w:val="center"/>
        <w:rPr>
          <w:rFonts w:ascii="Times New Roman"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66D4B9D6" w14:textId="77777777" w:rsidR="002A5A07" w:rsidRPr="00A3036C" w:rsidRDefault="002A5A07" w:rsidP="00282520">
      <w:pPr>
        <w:spacing w:after="0"/>
        <w:jc w:val="both"/>
        <w:rPr>
          <w:rFonts w:ascii="Times New Roman" w:hAnsi="Times New Roman" w:cs="Times New Roman"/>
          <w:sz w:val="24"/>
          <w:szCs w:val="24"/>
        </w:rPr>
      </w:pPr>
    </w:p>
    <w:p w14:paraId="3655EA9F" w14:textId="59B744BC" w:rsidR="00D17E64" w:rsidRPr="00A3036C" w:rsidRDefault="004F0175" w:rsidP="00282520">
      <w:pPr>
        <w:spacing w:after="0"/>
        <w:jc w:val="both"/>
        <w:rPr>
          <w:rFonts w:ascii="Times New Roman" w:hAnsi="Times New Roman" w:cs="Times New Roman"/>
          <w:sz w:val="24"/>
          <w:szCs w:val="24"/>
        </w:rPr>
      </w:pPr>
      <w:r w:rsidRPr="00A3036C">
        <w:rPr>
          <w:rFonts w:ascii="Times New Roman" w:hAnsi="Times New Roman" w:cs="Times New Roman"/>
          <w:sz w:val="24"/>
          <w:szCs w:val="24"/>
        </w:rPr>
        <w:t>Sementes</w:t>
      </w:r>
      <w:r w:rsidR="00954961" w:rsidRPr="00A3036C">
        <w:rPr>
          <w:rFonts w:ascii="Times New Roman" w:hAnsi="Times New Roman" w:cs="Times New Roman"/>
          <w:sz w:val="24"/>
          <w:szCs w:val="24"/>
        </w:rPr>
        <w:t xml:space="preserve"> do Eu Sou plantadas pelos Guerreiros </w:t>
      </w:r>
      <w:r w:rsidR="00DF1F01" w:rsidRPr="00A3036C">
        <w:rPr>
          <w:rFonts w:ascii="Times New Roman" w:hAnsi="Times New Roman" w:cs="Times New Roman"/>
          <w:sz w:val="24"/>
          <w:szCs w:val="24"/>
        </w:rPr>
        <w:t>Dimensionais</w:t>
      </w:r>
      <w:r w:rsidRPr="00A3036C">
        <w:rPr>
          <w:rFonts w:ascii="Times New Roman" w:hAnsi="Times New Roman" w:cs="Times New Roman"/>
          <w:sz w:val="24"/>
          <w:szCs w:val="24"/>
        </w:rPr>
        <w:t xml:space="preserve"> frutifi</w:t>
      </w:r>
      <w:r w:rsidR="00F05BB8" w:rsidRPr="00A3036C">
        <w:rPr>
          <w:rFonts w:ascii="Times New Roman" w:hAnsi="Times New Roman" w:cs="Times New Roman"/>
          <w:sz w:val="24"/>
          <w:szCs w:val="24"/>
        </w:rPr>
        <w:t>cam</w:t>
      </w:r>
      <w:r w:rsidR="00DF1F01" w:rsidRPr="00A3036C">
        <w:rPr>
          <w:rFonts w:ascii="Times New Roman" w:hAnsi="Times New Roman" w:cs="Times New Roman"/>
          <w:sz w:val="24"/>
          <w:szCs w:val="24"/>
        </w:rPr>
        <w:t xml:space="preserve"> </w:t>
      </w:r>
      <w:r w:rsidR="001E64EF" w:rsidRPr="00A3036C">
        <w:rPr>
          <w:rFonts w:ascii="Times New Roman" w:hAnsi="Times New Roman" w:cs="Times New Roman"/>
          <w:sz w:val="24"/>
          <w:szCs w:val="24"/>
        </w:rPr>
        <w:t>em diversas regiões da, atual, geografia mundial</w:t>
      </w:r>
      <w:r w:rsidR="00A31C3D" w:rsidRPr="00A3036C">
        <w:rPr>
          <w:rFonts w:ascii="Times New Roman" w:hAnsi="Times New Roman" w:cs="Times New Roman"/>
          <w:sz w:val="24"/>
          <w:szCs w:val="24"/>
        </w:rPr>
        <w:t xml:space="preserve"> reduzida ao Hemisfério Sul do planeta.</w:t>
      </w:r>
      <w:r w:rsidR="00C56547" w:rsidRPr="00A3036C">
        <w:rPr>
          <w:rFonts w:ascii="Times New Roman" w:hAnsi="Times New Roman" w:cs="Times New Roman"/>
          <w:sz w:val="24"/>
          <w:szCs w:val="24"/>
        </w:rPr>
        <w:t xml:space="preserve"> </w:t>
      </w:r>
      <w:r w:rsidR="00F31F5D" w:rsidRPr="00A3036C">
        <w:rPr>
          <w:rFonts w:ascii="Times New Roman" w:hAnsi="Times New Roman" w:cs="Times New Roman"/>
          <w:sz w:val="24"/>
          <w:szCs w:val="24"/>
        </w:rPr>
        <w:t>Conflitos pontuais</w:t>
      </w:r>
      <w:r w:rsidR="00C7422E" w:rsidRPr="00A3036C">
        <w:rPr>
          <w:rFonts w:ascii="Times New Roman" w:hAnsi="Times New Roman" w:cs="Times New Roman"/>
          <w:sz w:val="24"/>
          <w:szCs w:val="24"/>
        </w:rPr>
        <w:t xml:space="preserve"> ilustram a força filosófica do Eu Sou</w:t>
      </w:r>
      <w:r w:rsidR="003B6C3D" w:rsidRPr="00A3036C">
        <w:rPr>
          <w:rFonts w:ascii="Times New Roman" w:hAnsi="Times New Roman" w:cs="Times New Roman"/>
          <w:sz w:val="24"/>
          <w:szCs w:val="24"/>
        </w:rPr>
        <w:t xml:space="preserve"> no confronto ao Sistema Terra estabelecido</w:t>
      </w:r>
      <w:r w:rsidR="00880C69" w:rsidRPr="00A3036C">
        <w:rPr>
          <w:rFonts w:ascii="Times New Roman" w:hAnsi="Times New Roman" w:cs="Times New Roman"/>
          <w:sz w:val="24"/>
          <w:szCs w:val="24"/>
        </w:rPr>
        <w:t xml:space="preserve">, mas, contestado, </w:t>
      </w:r>
      <w:r w:rsidR="00030101" w:rsidRPr="00A3036C">
        <w:rPr>
          <w:rFonts w:ascii="Times New Roman" w:hAnsi="Times New Roman" w:cs="Times New Roman"/>
          <w:sz w:val="24"/>
          <w:szCs w:val="24"/>
        </w:rPr>
        <w:t>por humanos despertos</w:t>
      </w:r>
      <w:r w:rsidR="00A62D17" w:rsidRPr="00A3036C">
        <w:rPr>
          <w:rFonts w:ascii="Times New Roman" w:hAnsi="Times New Roman" w:cs="Times New Roman"/>
          <w:sz w:val="24"/>
          <w:szCs w:val="24"/>
        </w:rPr>
        <w:t>, dispostos a despertarem os seus semelhantes.</w:t>
      </w:r>
    </w:p>
    <w:p w14:paraId="641226F5" w14:textId="0E2EEFC9" w:rsidR="000C7BAD" w:rsidRPr="00A3036C" w:rsidRDefault="006C176A" w:rsidP="002911BA">
      <w:pPr>
        <w:spacing w:after="0"/>
        <w:jc w:val="both"/>
        <w:rPr>
          <w:rFonts w:ascii="Times New Roman" w:eastAsia="Aptos" w:hAnsi="Times New Roman" w:cs="Times New Roman"/>
          <w:sz w:val="24"/>
          <w:szCs w:val="24"/>
        </w:rPr>
      </w:pPr>
      <w:r w:rsidRPr="00A3036C">
        <w:rPr>
          <w:rFonts w:ascii="Times New Roman" w:hAnsi="Times New Roman" w:cs="Times New Roman"/>
          <w:sz w:val="24"/>
          <w:szCs w:val="24"/>
        </w:rPr>
        <w:t>Por outro lado, os braços sistêmicos</w:t>
      </w:r>
      <w:r w:rsidR="00D57AB1" w:rsidRPr="00A3036C">
        <w:rPr>
          <w:rFonts w:ascii="Times New Roman" w:hAnsi="Times New Roman" w:cs="Times New Roman"/>
          <w:sz w:val="24"/>
          <w:szCs w:val="24"/>
        </w:rPr>
        <w:t xml:space="preserve">: governo, religião, mídia e educação </w:t>
      </w:r>
      <w:r w:rsidR="002A5A07" w:rsidRPr="00A3036C">
        <w:rPr>
          <w:rFonts w:ascii="Times New Roman" w:hAnsi="Times New Roman" w:cs="Times New Roman"/>
          <w:sz w:val="24"/>
          <w:szCs w:val="24"/>
        </w:rPr>
        <w:t>ali</w:t>
      </w:r>
      <w:r w:rsidR="00D57AB1" w:rsidRPr="00A3036C">
        <w:rPr>
          <w:rFonts w:ascii="Times New Roman" w:hAnsi="Times New Roman" w:cs="Times New Roman"/>
          <w:sz w:val="24"/>
          <w:szCs w:val="24"/>
        </w:rPr>
        <w:t>mentad</w:t>
      </w:r>
      <w:r w:rsidR="00045E0B" w:rsidRPr="00A3036C">
        <w:rPr>
          <w:rFonts w:ascii="Times New Roman" w:hAnsi="Times New Roman" w:cs="Times New Roman"/>
          <w:sz w:val="24"/>
          <w:szCs w:val="24"/>
        </w:rPr>
        <w:t xml:space="preserve">os </w:t>
      </w:r>
      <w:r w:rsidR="004122DA" w:rsidRPr="00A3036C">
        <w:rPr>
          <w:rFonts w:ascii="Times New Roman" w:hAnsi="Times New Roman" w:cs="Times New Roman"/>
          <w:sz w:val="24"/>
          <w:szCs w:val="24"/>
        </w:rPr>
        <w:t>com</w:t>
      </w:r>
      <w:r w:rsidR="00045E0B" w:rsidRPr="00A3036C">
        <w:rPr>
          <w:rFonts w:ascii="Times New Roman" w:hAnsi="Times New Roman" w:cs="Times New Roman"/>
          <w:sz w:val="24"/>
          <w:szCs w:val="24"/>
        </w:rPr>
        <w:t xml:space="preserve"> </w:t>
      </w:r>
      <w:r w:rsidR="004122DA" w:rsidRPr="00A3036C">
        <w:rPr>
          <w:rFonts w:ascii="Times New Roman" w:eastAsia="Aptos" w:hAnsi="Times New Roman" w:cs="Times New Roman"/>
          <w:i/>
          <w:iCs/>
          <w:sz w:val="24"/>
          <w:szCs w:val="24"/>
        </w:rPr>
        <w:t>a tríade da maldade humana</w:t>
      </w:r>
      <w:r w:rsidR="004122DA" w:rsidRPr="00A3036C">
        <w:rPr>
          <w:rFonts w:ascii="Times New Roman" w:eastAsia="Aptos" w:hAnsi="Times New Roman" w:cs="Times New Roman"/>
          <w:sz w:val="24"/>
          <w:szCs w:val="24"/>
        </w:rPr>
        <w:t xml:space="preserve">: </w:t>
      </w:r>
      <w:r w:rsidR="004122DA" w:rsidRPr="00A3036C">
        <w:rPr>
          <w:rFonts w:ascii="Times New Roman" w:eastAsia="Aptos" w:hAnsi="Times New Roman" w:cs="Times New Roman"/>
          <w:i/>
          <w:iCs/>
          <w:sz w:val="24"/>
          <w:szCs w:val="24"/>
        </w:rPr>
        <w:t>ego</w:t>
      </w:r>
      <w:r w:rsidR="004122DA" w:rsidRPr="00A3036C">
        <w:rPr>
          <w:rFonts w:ascii="Times New Roman" w:eastAsia="Aptos" w:hAnsi="Times New Roman" w:cs="Times New Roman"/>
          <w:sz w:val="24"/>
          <w:szCs w:val="24"/>
        </w:rPr>
        <w:t xml:space="preserve">, </w:t>
      </w:r>
      <w:r w:rsidR="004122DA" w:rsidRPr="00A3036C">
        <w:rPr>
          <w:rFonts w:ascii="Times New Roman" w:eastAsia="Aptos" w:hAnsi="Times New Roman" w:cs="Times New Roman"/>
          <w:i/>
          <w:iCs/>
          <w:sz w:val="24"/>
          <w:szCs w:val="24"/>
        </w:rPr>
        <w:t xml:space="preserve">ganância </w:t>
      </w:r>
      <w:r w:rsidR="004122DA" w:rsidRPr="00A3036C">
        <w:rPr>
          <w:rFonts w:ascii="Times New Roman" w:eastAsia="Aptos" w:hAnsi="Times New Roman" w:cs="Times New Roman"/>
          <w:sz w:val="24"/>
          <w:szCs w:val="24"/>
        </w:rPr>
        <w:t xml:space="preserve">e </w:t>
      </w:r>
      <w:r w:rsidR="004122DA" w:rsidRPr="00A3036C">
        <w:rPr>
          <w:rFonts w:ascii="Times New Roman" w:eastAsia="Aptos" w:hAnsi="Times New Roman" w:cs="Times New Roman"/>
          <w:i/>
          <w:iCs/>
          <w:sz w:val="24"/>
          <w:szCs w:val="24"/>
        </w:rPr>
        <w:t>medo</w:t>
      </w:r>
      <w:r w:rsidR="00A35573" w:rsidRPr="00A3036C">
        <w:rPr>
          <w:rFonts w:ascii="Times New Roman" w:eastAsia="Aptos" w:hAnsi="Times New Roman" w:cs="Times New Roman"/>
          <w:sz w:val="24"/>
          <w:szCs w:val="24"/>
        </w:rPr>
        <w:t xml:space="preserve"> continuam</w:t>
      </w:r>
      <w:r w:rsidR="00946208" w:rsidRPr="00A3036C">
        <w:rPr>
          <w:rFonts w:ascii="Times New Roman" w:eastAsia="Aptos" w:hAnsi="Times New Roman" w:cs="Times New Roman"/>
          <w:sz w:val="24"/>
          <w:szCs w:val="24"/>
        </w:rPr>
        <w:t xml:space="preserve"> a</w:t>
      </w:r>
      <w:r w:rsidR="00EC1C71" w:rsidRPr="00A3036C">
        <w:rPr>
          <w:rFonts w:ascii="Times New Roman" w:eastAsia="Aptos" w:hAnsi="Times New Roman" w:cs="Times New Roman"/>
          <w:sz w:val="24"/>
          <w:szCs w:val="24"/>
        </w:rPr>
        <w:t xml:space="preserve"> produzir frequências</w:t>
      </w:r>
      <w:r w:rsidR="000C7BAD" w:rsidRPr="00A3036C">
        <w:rPr>
          <w:rFonts w:ascii="Times New Roman" w:eastAsia="Aptos" w:hAnsi="Times New Roman" w:cs="Times New Roman"/>
          <w:sz w:val="24"/>
          <w:szCs w:val="24"/>
        </w:rPr>
        <w:t xml:space="preserve"> </w:t>
      </w:r>
      <w:r w:rsidR="00040D13" w:rsidRPr="00A3036C">
        <w:rPr>
          <w:rFonts w:ascii="Times New Roman" w:eastAsia="Aptos" w:hAnsi="Times New Roman" w:cs="Times New Roman"/>
          <w:sz w:val="24"/>
          <w:szCs w:val="24"/>
        </w:rPr>
        <w:t xml:space="preserve">eletromagnéticas maléficas captadas </w:t>
      </w:r>
      <w:r w:rsidR="00AB5AFD" w:rsidRPr="00A3036C">
        <w:rPr>
          <w:rFonts w:ascii="Times New Roman" w:eastAsia="Aptos" w:hAnsi="Times New Roman" w:cs="Times New Roman"/>
          <w:sz w:val="24"/>
          <w:szCs w:val="24"/>
        </w:rPr>
        <w:t xml:space="preserve">pela maioria dos habitantes do </w:t>
      </w:r>
      <w:r w:rsidR="0085698A" w:rsidRPr="00A3036C">
        <w:rPr>
          <w:rFonts w:ascii="Times New Roman" w:eastAsia="Aptos" w:hAnsi="Times New Roman" w:cs="Times New Roman"/>
          <w:sz w:val="24"/>
          <w:szCs w:val="24"/>
        </w:rPr>
        <w:t>orbe, sob a dominação</w:t>
      </w:r>
      <w:r w:rsidR="000C7BAD" w:rsidRPr="00A3036C">
        <w:rPr>
          <w:rFonts w:ascii="Times New Roman" w:eastAsia="Aptos" w:hAnsi="Times New Roman" w:cs="Times New Roman"/>
          <w:sz w:val="24"/>
          <w:szCs w:val="24"/>
        </w:rPr>
        <w:t xml:space="preserve"> de</w:t>
      </w:r>
      <w:r w:rsidR="0085698A" w:rsidRPr="00A3036C">
        <w:rPr>
          <w:rFonts w:ascii="Times New Roman" w:eastAsia="Aptos" w:hAnsi="Times New Roman" w:cs="Times New Roman"/>
          <w:sz w:val="24"/>
          <w:szCs w:val="24"/>
        </w:rPr>
        <w:t xml:space="preserve"> </w:t>
      </w:r>
      <w:r w:rsidR="000C7BAD" w:rsidRPr="00A3036C">
        <w:rPr>
          <w:rFonts w:ascii="Times New Roman" w:eastAsia="Aptos" w:hAnsi="Times New Roman" w:cs="Times New Roman"/>
          <w:i/>
          <w:iCs/>
          <w:sz w:val="24"/>
          <w:szCs w:val="24"/>
        </w:rPr>
        <w:t>malenirus</w:t>
      </w:r>
      <w:r w:rsidR="000C7BAD" w:rsidRPr="00A3036C">
        <w:rPr>
          <w:rFonts w:ascii="Times New Roman" w:eastAsia="Aptos" w:hAnsi="Times New Roman" w:cs="Times New Roman"/>
          <w:sz w:val="24"/>
          <w:szCs w:val="24"/>
        </w:rPr>
        <w:t xml:space="preserve">, </w:t>
      </w:r>
      <w:r w:rsidR="000C7BAD" w:rsidRPr="00A3036C">
        <w:rPr>
          <w:rFonts w:ascii="Times New Roman" w:eastAsia="Aptos" w:hAnsi="Times New Roman" w:cs="Times New Roman"/>
          <w:i/>
          <w:iCs/>
          <w:sz w:val="24"/>
          <w:szCs w:val="24"/>
        </w:rPr>
        <w:t xml:space="preserve">reinonaques </w:t>
      </w:r>
      <w:r w:rsidR="000C7BAD" w:rsidRPr="00A3036C">
        <w:rPr>
          <w:rFonts w:ascii="Times New Roman" w:eastAsia="Aptos" w:hAnsi="Times New Roman" w:cs="Times New Roman"/>
          <w:sz w:val="24"/>
          <w:szCs w:val="24"/>
        </w:rPr>
        <w:t xml:space="preserve">e </w:t>
      </w:r>
      <w:r w:rsidR="000C7BAD" w:rsidRPr="00A3036C">
        <w:rPr>
          <w:rFonts w:ascii="Times New Roman" w:eastAsia="Aptos" w:hAnsi="Times New Roman" w:cs="Times New Roman"/>
          <w:i/>
          <w:iCs/>
          <w:sz w:val="24"/>
          <w:szCs w:val="24"/>
        </w:rPr>
        <w:t>dominitilianos</w:t>
      </w:r>
      <w:r w:rsidR="000C7BAD" w:rsidRPr="00A3036C">
        <w:rPr>
          <w:rFonts w:ascii="Times New Roman" w:eastAsia="Aptos" w:hAnsi="Times New Roman" w:cs="Times New Roman"/>
          <w:sz w:val="24"/>
          <w:szCs w:val="24"/>
        </w:rPr>
        <w:t>.</w:t>
      </w:r>
    </w:p>
    <w:p w14:paraId="500C8A66" w14:textId="50EB8054" w:rsidR="002911BA" w:rsidRPr="00A3036C" w:rsidRDefault="002911BA" w:rsidP="002911B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Terrícolas </w:t>
      </w:r>
      <w:r w:rsidR="009E415B" w:rsidRPr="00A3036C">
        <w:rPr>
          <w:rFonts w:ascii="Times New Roman" w:eastAsia="Aptos" w:hAnsi="Times New Roman" w:cs="Times New Roman"/>
          <w:sz w:val="24"/>
          <w:szCs w:val="24"/>
        </w:rPr>
        <w:t xml:space="preserve">cultivam, </w:t>
      </w:r>
      <w:r w:rsidRPr="00A3036C">
        <w:rPr>
          <w:rFonts w:ascii="Times New Roman" w:eastAsia="Aptos" w:hAnsi="Times New Roman" w:cs="Times New Roman"/>
          <w:sz w:val="24"/>
          <w:szCs w:val="24"/>
        </w:rPr>
        <w:t>dominados pela mentira e ilusão</w:t>
      </w:r>
      <w:r w:rsidR="009E415B" w:rsidRPr="00A3036C">
        <w:rPr>
          <w:rFonts w:ascii="Times New Roman" w:eastAsia="Aptos" w:hAnsi="Times New Roman" w:cs="Times New Roman"/>
          <w:sz w:val="24"/>
          <w:szCs w:val="24"/>
        </w:rPr>
        <w:t>, energias involutiva</w:t>
      </w:r>
      <w:r w:rsidR="000C64A9" w:rsidRPr="00A3036C">
        <w:rPr>
          <w:rFonts w:ascii="Times New Roman" w:eastAsia="Aptos" w:hAnsi="Times New Roman" w:cs="Times New Roman"/>
          <w:sz w:val="24"/>
          <w:szCs w:val="24"/>
        </w:rPr>
        <w:t>s, apesar dos exemplos vivo</w:t>
      </w:r>
      <w:r w:rsidR="0028578F" w:rsidRPr="00A3036C">
        <w:rPr>
          <w:rFonts w:ascii="Times New Roman" w:eastAsia="Aptos" w:hAnsi="Times New Roman" w:cs="Times New Roman"/>
          <w:sz w:val="24"/>
          <w:szCs w:val="24"/>
        </w:rPr>
        <w:t>s de terráqueos despertos</w:t>
      </w:r>
      <w:r w:rsidR="00D0166F" w:rsidRPr="00A3036C">
        <w:rPr>
          <w:rFonts w:ascii="Times New Roman" w:eastAsia="Aptos" w:hAnsi="Times New Roman" w:cs="Times New Roman"/>
          <w:sz w:val="24"/>
          <w:szCs w:val="24"/>
        </w:rPr>
        <w:t>,</w:t>
      </w:r>
      <w:r w:rsidR="004354C3" w:rsidRPr="00A3036C">
        <w:rPr>
          <w:rFonts w:ascii="Times New Roman" w:eastAsia="Aptos" w:hAnsi="Times New Roman" w:cs="Times New Roman"/>
          <w:sz w:val="24"/>
          <w:szCs w:val="24"/>
        </w:rPr>
        <w:t xml:space="preserve"> formadores do exército da Resistência Dimensional</w:t>
      </w:r>
      <w:r w:rsidR="00D0166F" w:rsidRPr="00A3036C">
        <w:rPr>
          <w:rFonts w:ascii="Times New Roman" w:eastAsia="Aptos" w:hAnsi="Times New Roman" w:cs="Times New Roman"/>
          <w:sz w:val="24"/>
          <w:szCs w:val="24"/>
        </w:rPr>
        <w:t>, estarem</w:t>
      </w:r>
      <w:r w:rsidR="002F04D6" w:rsidRPr="00A3036C">
        <w:rPr>
          <w:rFonts w:ascii="Times New Roman" w:eastAsia="Aptos" w:hAnsi="Times New Roman" w:cs="Times New Roman"/>
          <w:sz w:val="24"/>
          <w:szCs w:val="24"/>
        </w:rPr>
        <w:t>, incansavelmente, lutando para despertarem o máximo de seres humanos</w:t>
      </w:r>
      <w:r w:rsidR="001677E8" w:rsidRPr="00A3036C">
        <w:rPr>
          <w:rFonts w:ascii="Times New Roman" w:eastAsia="Aptos" w:hAnsi="Times New Roman" w:cs="Times New Roman"/>
          <w:sz w:val="24"/>
          <w:szCs w:val="24"/>
        </w:rPr>
        <w:t xml:space="preserve"> </w:t>
      </w:r>
      <w:r w:rsidR="00177FB6" w:rsidRPr="00A3036C">
        <w:rPr>
          <w:rFonts w:ascii="Times New Roman" w:eastAsia="Aptos" w:hAnsi="Times New Roman" w:cs="Times New Roman"/>
          <w:sz w:val="24"/>
          <w:szCs w:val="24"/>
        </w:rPr>
        <w:t xml:space="preserve">à transição planetária, em curso, ao </w:t>
      </w:r>
      <w:r w:rsidR="00177FB6" w:rsidRPr="00A3036C">
        <w:rPr>
          <w:rFonts w:ascii="Times New Roman" w:eastAsia="Aptos" w:hAnsi="Times New Roman" w:cs="Times New Roman"/>
          <w:i/>
          <w:iCs/>
          <w:sz w:val="24"/>
          <w:szCs w:val="24"/>
        </w:rPr>
        <w:t>quinto plano terráqueo</w:t>
      </w:r>
      <w:r w:rsidR="00262617" w:rsidRPr="00A3036C">
        <w:rPr>
          <w:rFonts w:ascii="Times New Roman" w:eastAsia="Aptos" w:hAnsi="Times New Roman" w:cs="Times New Roman"/>
          <w:sz w:val="24"/>
          <w:szCs w:val="24"/>
        </w:rPr>
        <w:t xml:space="preserve"> chamado, aqui, de quinta dimensão.</w:t>
      </w:r>
    </w:p>
    <w:p w14:paraId="010B10B9" w14:textId="1322ED9F" w:rsidR="001C5D21" w:rsidRPr="00A3036C" w:rsidRDefault="00EA2B28" w:rsidP="002911B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A Guerra Dimensional instaurada</w:t>
      </w:r>
      <w:r w:rsidR="00582C75" w:rsidRPr="00A3036C">
        <w:rPr>
          <w:rFonts w:ascii="Times New Roman" w:eastAsia="Aptos" w:hAnsi="Times New Roman" w:cs="Times New Roman"/>
          <w:sz w:val="24"/>
          <w:szCs w:val="24"/>
        </w:rPr>
        <w:t xml:space="preserve"> no universo e, especialmente, no planeta</w:t>
      </w:r>
      <w:r w:rsidR="00C74107" w:rsidRPr="00A3036C">
        <w:rPr>
          <w:rFonts w:ascii="Times New Roman" w:eastAsia="Aptos" w:hAnsi="Times New Roman" w:cs="Times New Roman"/>
          <w:sz w:val="24"/>
          <w:szCs w:val="24"/>
        </w:rPr>
        <w:t>, está longe d</w:t>
      </w:r>
      <w:r w:rsidR="00AB5B01" w:rsidRPr="00A3036C">
        <w:rPr>
          <w:rFonts w:ascii="Times New Roman" w:eastAsia="Aptos" w:hAnsi="Times New Roman" w:cs="Times New Roman"/>
          <w:sz w:val="24"/>
          <w:szCs w:val="24"/>
        </w:rPr>
        <w:t>e ruir o Sistema Terra, considerando, até então, a incapacidade de compreensão do terrícola</w:t>
      </w:r>
      <w:r w:rsidR="00316F82" w:rsidRPr="00A3036C">
        <w:rPr>
          <w:rFonts w:ascii="Times New Roman" w:eastAsia="Aptos" w:hAnsi="Times New Roman" w:cs="Times New Roman"/>
          <w:sz w:val="24"/>
          <w:szCs w:val="24"/>
        </w:rPr>
        <w:t xml:space="preserve"> de </w:t>
      </w:r>
      <w:r w:rsidR="00487B21" w:rsidRPr="00A3036C">
        <w:rPr>
          <w:rFonts w:ascii="Times New Roman" w:eastAsia="Aptos" w:hAnsi="Times New Roman" w:cs="Times New Roman"/>
          <w:sz w:val="24"/>
          <w:szCs w:val="24"/>
        </w:rPr>
        <w:t>t</w:t>
      </w:r>
      <w:r w:rsidR="00316F82" w:rsidRPr="00A3036C">
        <w:rPr>
          <w:rFonts w:ascii="Times New Roman" w:eastAsia="Aptos" w:hAnsi="Times New Roman" w:cs="Times New Roman"/>
          <w:sz w:val="24"/>
          <w:szCs w:val="24"/>
        </w:rPr>
        <w:t xml:space="preserve">er e </w:t>
      </w:r>
      <w:r w:rsidR="00487B21" w:rsidRPr="00A3036C">
        <w:rPr>
          <w:rFonts w:ascii="Times New Roman" w:eastAsia="Aptos" w:hAnsi="Times New Roman" w:cs="Times New Roman"/>
          <w:sz w:val="24"/>
          <w:szCs w:val="24"/>
        </w:rPr>
        <w:t>s</w:t>
      </w:r>
      <w:r w:rsidR="00316F82" w:rsidRPr="00A3036C">
        <w:rPr>
          <w:rFonts w:ascii="Times New Roman" w:eastAsia="Aptos" w:hAnsi="Times New Roman" w:cs="Times New Roman"/>
          <w:sz w:val="24"/>
          <w:szCs w:val="24"/>
        </w:rPr>
        <w:t xml:space="preserve">er Deus ao </w:t>
      </w:r>
      <w:r w:rsidR="00F17DD1" w:rsidRPr="00A3036C">
        <w:rPr>
          <w:rFonts w:ascii="Times New Roman" w:eastAsia="Aptos" w:hAnsi="Times New Roman" w:cs="Times New Roman"/>
          <w:sz w:val="24"/>
          <w:szCs w:val="24"/>
        </w:rPr>
        <w:t xml:space="preserve">não </w:t>
      </w:r>
      <w:r w:rsidR="00316F82" w:rsidRPr="00A3036C">
        <w:rPr>
          <w:rFonts w:ascii="Times New Roman" w:eastAsia="Aptos" w:hAnsi="Times New Roman" w:cs="Times New Roman"/>
          <w:sz w:val="24"/>
          <w:szCs w:val="24"/>
        </w:rPr>
        <w:lastRenderedPageBreak/>
        <w:t xml:space="preserve">praticar, sinceramente, </w:t>
      </w:r>
      <w:r w:rsidR="00F17DD1" w:rsidRPr="00A3036C">
        <w:rPr>
          <w:rFonts w:ascii="Times New Roman" w:eastAsia="Aptos" w:hAnsi="Times New Roman" w:cs="Times New Roman"/>
          <w:sz w:val="24"/>
          <w:szCs w:val="24"/>
        </w:rPr>
        <w:t>a  Lei Universal d</w:t>
      </w:r>
      <w:r w:rsidR="00316F82" w:rsidRPr="00A3036C">
        <w:rPr>
          <w:rFonts w:ascii="Times New Roman" w:eastAsia="Aptos" w:hAnsi="Times New Roman" w:cs="Times New Roman"/>
          <w:sz w:val="24"/>
          <w:szCs w:val="24"/>
        </w:rPr>
        <w:t>o amor incondiciona</w:t>
      </w:r>
      <w:r w:rsidR="00F17DD1" w:rsidRPr="00A3036C">
        <w:rPr>
          <w:rFonts w:ascii="Times New Roman" w:eastAsia="Aptos" w:hAnsi="Times New Roman" w:cs="Times New Roman"/>
          <w:sz w:val="24"/>
          <w:szCs w:val="24"/>
        </w:rPr>
        <w:t>l imposta pelo SEU — Soberana Energia Universal.</w:t>
      </w:r>
    </w:p>
    <w:p w14:paraId="5A9B8762" w14:textId="1B3BDE65" w:rsidR="00B96DE5" w:rsidRPr="00A3036C" w:rsidRDefault="00FA0B77" w:rsidP="00B96DE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Os </w:t>
      </w:r>
      <w:bookmarkStart w:id="79" w:name="_Hlk198035230"/>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bookmarkEnd w:id="79"/>
      <w:r w:rsidRPr="00A3036C">
        <w:rPr>
          <w:rFonts w:ascii="Times New Roman" w:eastAsia="Aptos" w:hAnsi="Times New Roman" w:cs="Times New Roman"/>
          <w:sz w:val="24"/>
          <w:szCs w:val="24"/>
        </w:rPr>
        <w:t>, sabedores</w:t>
      </w:r>
      <w:r w:rsidR="00E577EA" w:rsidRPr="00A3036C">
        <w:rPr>
          <w:rFonts w:ascii="Times New Roman" w:eastAsia="Aptos" w:hAnsi="Times New Roman" w:cs="Times New Roman"/>
          <w:sz w:val="24"/>
          <w:szCs w:val="24"/>
        </w:rPr>
        <w:t xml:space="preserve"> dos avanços filosóficos</w:t>
      </w:r>
      <w:r w:rsidR="00487B21" w:rsidRPr="00A3036C">
        <w:rPr>
          <w:rFonts w:ascii="Times New Roman" w:eastAsia="Aptos" w:hAnsi="Times New Roman" w:cs="Times New Roman"/>
          <w:sz w:val="24"/>
          <w:szCs w:val="24"/>
        </w:rPr>
        <w:t xml:space="preserve"> </w:t>
      </w:r>
      <w:r w:rsidR="00E577EA" w:rsidRPr="00A3036C">
        <w:rPr>
          <w:rFonts w:ascii="Times New Roman" w:eastAsia="Aptos" w:hAnsi="Times New Roman" w:cs="Times New Roman"/>
          <w:sz w:val="24"/>
          <w:szCs w:val="24"/>
        </w:rPr>
        <w:t>pontuais do Eu Sou</w:t>
      </w:r>
      <w:r w:rsidR="00714090" w:rsidRPr="00A3036C">
        <w:rPr>
          <w:rFonts w:ascii="Times New Roman" w:eastAsia="Aptos" w:hAnsi="Times New Roman" w:cs="Times New Roman"/>
          <w:sz w:val="24"/>
          <w:szCs w:val="24"/>
        </w:rPr>
        <w:t>, produzem</w:t>
      </w:r>
      <w:r w:rsidR="00151ECA" w:rsidRPr="00A3036C">
        <w:rPr>
          <w:rFonts w:ascii="Times New Roman" w:eastAsia="Aptos" w:hAnsi="Times New Roman" w:cs="Times New Roman"/>
          <w:sz w:val="24"/>
          <w:szCs w:val="24"/>
        </w:rPr>
        <w:t>, sistematicamente,</w:t>
      </w:r>
      <w:r w:rsidR="00AE60BA" w:rsidRPr="00A3036C">
        <w:rPr>
          <w:rFonts w:ascii="Times New Roman" w:eastAsia="Aptos" w:hAnsi="Times New Roman" w:cs="Times New Roman"/>
          <w:sz w:val="24"/>
          <w:szCs w:val="24"/>
        </w:rPr>
        <w:t xml:space="preserve"> conflitos sociais debelados pela interferência</w:t>
      </w:r>
      <w:r w:rsidR="00AD6491" w:rsidRPr="00A3036C">
        <w:rPr>
          <w:rFonts w:ascii="Times New Roman" w:eastAsia="Aptos" w:hAnsi="Times New Roman" w:cs="Times New Roman"/>
          <w:sz w:val="24"/>
          <w:szCs w:val="24"/>
        </w:rPr>
        <w:t xml:space="preserve"> divinal de Roberto Evaristo de Macedo Soare</w:t>
      </w:r>
      <w:r w:rsidR="00C9302B" w:rsidRPr="00A3036C">
        <w:rPr>
          <w:rFonts w:ascii="Times New Roman" w:eastAsia="Aptos" w:hAnsi="Times New Roman" w:cs="Times New Roman"/>
          <w:sz w:val="24"/>
          <w:szCs w:val="24"/>
        </w:rPr>
        <w:t xml:space="preserve">s, através de Jesus de Deus aclamado como a reencarnação de Jesus </w:t>
      </w:r>
      <w:r w:rsidR="00B209AC" w:rsidRPr="00A3036C">
        <w:rPr>
          <w:rFonts w:ascii="Times New Roman" w:eastAsia="Aptos" w:hAnsi="Times New Roman" w:cs="Times New Roman"/>
          <w:sz w:val="24"/>
          <w:szCs w:val="24"/>
        </w:rPr>
        <w:t>C</w:t>
      </w:r>
      <w:r w:rsidR="00C9302B" w:rsidRPr="00A3036C">
        <w:rPr>
          <w:rFonts w:ascii="Times New Roman" w:eastAsia="Aptos" w:hAnsi="Times New Roman" w:cs="Times New Roman"/>
          <w:sz w:val="24"/>
          <w:szCs w:val="24"/>
        </w:rPr>
        <w:t>risto na Terra</w:t>
      </w:r>
      <w:r w:rsidR="002A5A07" w:rsidRPr="00A3036C">
        <w:rPr>
          <w:rFonts w:ascii="Times New Roman" w:eastAsia="Aptos" w:hAnsi="Times New Roman" w:cs="Times New Roman"/>
          <w:sz w:val="24"/>
          <w:szCs w:val="24"/>
        </w:rPr>
        <w:t xml:space="preserve"> como Emmanuel Jesus de Deus</w:t>
      </w:r>
      <w:r w:rsidR="00B209AC" w:rsidRPr="00A3036C">
        <w:rPr>
          <w:rFonts w:ascii="Times New Roman" w:eastAsia="Aptos" w:hAnsi="Times New Roman" w:cs="Times New Roman"/>
          <w:sz w:val="24"/>
          <w:szCs w:val="24"/>
        </w:rPr>
        <w:t xml:space="preserve">. Na verdade, </w:t>
      </w:r>
      <w:r w:rsidR="004E7986" w:rsidRPr="00A3036C">
        <w:rPr>
          <w:rFonts w:ascii="Times New Roman" w:eastAsia="Aptos" w:hAnsi="Times New Roman" w:cs="Times New Roman"/>
          <w:sz w:val="24"/>
          <w:szCs w:val="24"/>
        </w:rPr>
        <w:t>um</w:t>
      </w:r>
      <w:r w:rsidR="00B209AC" w:rsidRPr="00A3036C">
        <w:rPr>
          <w:rFonts w:ascii="Times New Roman" w:eastAsia="Aptos" w:hAnsi="Times New Roman" w:cs="Times New Roman"/>
          <w:sz w:val="24"/>
          <w:szCs w:val="24"/>
        </w:rPr>
        <w:t xml:space="preserve"> Anticristo</w:t>
      </w:r>
      <w:r w:rsidR="005C1ED9" w:rsidRPr="00A3036C">
        <w:rPr>
          <w:rFonts w:ascii="Times New Roman" w:eastAsia="Aptos" w:hAnsi="Times New Roman" w:cs="Times New Roman"/>
          <w:sz w:val="24"/>
          <w:szCs w:val="24"/>
        </w:rPr>
        <w:t xml:space="preserve"> produzido </w:t>
      </w:r>
      <w:r w:rsidR="00A42DD3" w:rsidRPr="00A3036C">
        <w:rPr>
          <w:rFonts w:ascii="Times New Roman" w:eastAsia="Aptos" w:hAnsi="Times New Roman" w:cs="Times New Roman"/>
          <w:sz w:val="24"/>
          <w:szCs w:val="24"/>
        </w:rPr>
        <w:t xml:space="preserve">e alimentado pelo </w:t>
      </w:r>
      <w:r w:rsidR="00A42DD3" w:rsidRPr="00A3036C">
        <w:rPr>
          <w:rFonts w:ascii="Times New Roman" w:eastAsia="Aptos" w:hAnsi="Times New Roman" w:cs="Times New Roman"/>
          <w:i/>
          <w:iCs/>
          <w:sz w:val="24"/>
          <w:szCs w:val="24"/>
        </w:rPr>
        <w:t>pacote de maldades</w:t>
      </w:r>
      <w:r w:rsidR="007E4515" w:rsidRPr="00A3036C">
        <w:rPr>
          <w:rFonts w:ascii="Times New Roman" w:eastAsia="Aptos" w:hAnsi="Times New Roman" w:cs="Times New Roman"/>
          <w:sz w:val="24"/>
          <w:szCs w:val="24"/>
        </w:rPr>
        <w:t>, ainda em vigor</w:t>
      </w:r>
      <w:r w:rsidR="000E2E7A" w:rsidRPr="00A3036C">
        <w:rPr>
          <w:rFonts w:ascii="Times New Roman" w:eastAsia="Aptos" w:hAnsi="Times New Roman" w:cs="Times New Roman"/>
          <w:sz w:val="24"/>
          <w:szCs w:val="24"/>
        </w:rPr>
        <w:t>,</w:t>
      </w:r>
      <w:r w:rsidR="007E4515" w:rsidRPr="00A3036C">
        <w:rPr>
          <w:rFonts w:ascii="Times New Roman" w:eastAsia="Aptos" w:hAnsi="Times New Roman" w:cs="Times New Roman"/>
          <w:sz w:val="24"/>
          <w:szCs w:val="24"/>
        </w:rPr>
        <w:t xml:space="preserve"> com menos intensidade</w:t>
      </w:r>
      <w:r w:rsidR="000E2E7A" w:rsidRPr="00A3036C">
        <w:rPr>
          <w:rFonts w:ascii="Times New Roman" w:eastAsia="Aptos" w:hAnsi="Times New Roman" w:cs="Times New Roman"/>
          <w:sz w:val="24"/>
          <w:szCs w:val="24"/>
        </w:rPr>
        <w:t>, para manutenção, graças ao livre arbítrio humano</w:t>
      </w:r>
      <w:r w:rsidR="00B96DE5" w:rsidRPr="00A3036C">
        <w:rPr>
          <w:rFonts w:ascii="Times New Roman" w:eastAsia="Aptos" w:hAnsi="Times New Roman" w:cs="Times New Roman"/>
          <w:sz w:val="24"/>
          <w:szCs w:val="24"/>
        </w:rPr>
        <w:t>, do Sistema Terra.</w:t>
      </w:r>
    </w:p>
    <w:p w14:paraId="49C2AACB" w14:textId="2BBBCD0B" w:rsidR="00B06AAE" w:rsidRPr="00A3036C" w:rsidRDefault="00214A7E" w:rsidP="00B96DE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Tudo está dominado</w:t>
      </w:r>
      <w:r w:rsidR="004B2EEA" w:rsidRPr="00A3036C">
        <w:rPr>
          <w:rFonts w:ascii="Times New Roman" w:eastAsia="Aptos" w:hAnsi="Times New Roman" w:cs="Times New Roman"/>
          <w:sz w:val="24"/>
          <w:szCs w:val="24"/>
        </w:rPr>
        <w:t xml:space="preserve">, apesar da Resistência Dimensional </w:t>
      </w:r>
      <w:r w:rsidR="00987792" w:rsidRPr="00A3036C">
        <w:rPr>
          <w:rFonts w:ascii="Times New Roman" w:eastAsia="Aptos" w:hAnsi="Times New Roman" w:cs="Times New Roman"/>
          <w:sz w:val="24"/>
          <w:szCs w:val="24"/>
        </w:rPr>
        <w:t>com sua atuação em diversos segmentos sociai</w:t>
      </w:r>
      <w:r w:rsidR="00256C95" w:rsidRPr="00A3036C">
        <w:rPr>
          <w:rFonts w:ascii="Times New Roman" w:eastAsia="Aptos" w:hAnsi="Times New Roman" w:cs="Times New Roman"/>
          <w:sz w:val="24"/>
          <w:szCs w:val="24"/>
        </w:rPr>
        <w:t xml:space="preserve">s, </w:t>
      </w:r>
      <w:r w:rsidR="00D2662C" w:rsidRPr="00A3036C">
        <w:rPr>
          <w:rFonts w:ascii="Times New Roman" w:eastAsia="Aptos" w:hAnsi="Times New Roman" w:cs="Times New Roman"/>
          <w:sz w:val="24"/>
          <w:szCs w:val="24"/>
        </w:rPr>
        <w:t>ainda não suficiente para  deflagrar o despertar em massa previsto pelo SEU</w:t>
      </w:r>
      <w:r w:rsidR="00366189" w:rsidRPr="00A3036C">
        <w:rPr>
          <w:rFonts w:ascii="Times New Roman" w:eastAsia="Aptos" w:hAnsi="Times New Roman" w:cs="Times New Roman"/>
          <w:sz w:val="24"/>
          <w:szCs w:val="24"/>
        </w:rPr>
        <w:t>.</w:t>
      </w:r>
      <w:r w:rsidR="004E7986" w:rsidRPr="00A3036C">
        <w:rPr>
          <w:rFonts w:ascii="Times New Roman" w:eastAsia="Aptos" w:hAnsi="Times New Roman" w:cs="Times New Roman"/>
          <w:sz w:val="24"/>
          <w:szCs w:val="24"/>
        </w:rPr>
        <w:t xml:space="preserve"> </w:t>
      </w:r>
      <w:r w:rsidR="00366189" w:rsidRPr="00A3036C">
        <w:rPr>
          <w:rFonts w:ascii="Times New Roman" w:eastAsia="Aptos" w:hAnsi="Times New Roman" w:cs="Times New Roman"/>
          <w:sz w:val="24"/>
          <w:szCs w:val="24"/>
        </w:rPr>
        <w:t>N</w:t>
      </w:r>
      <w:r w:rsidR="004E7986" w:rsidRPr="00A3036C">
        <w:rPr>
          <w:rFonts w:ascii="Times New Roman" w:eastAsia="Aptos" w:hAnsi="Times New Roman" w:cs="Times New Roman"/>
          <w:sz w:val="24"/>
          <w:szCs w:val="24"/>
        </w:rPr>
        <w:t>egado</w:t>
      </w:r>
      <w:r w:rsidR="0059055B" w:rsidRPr="00A3036C">
        <w:rPr>
          <w:rFonts w:ascii="Times New Roman" w:eastAsia="Aptos" w:hAnsi="Times New Roman" w:cs="Times New Roman"/>
          <w:sz w:val="24"/>
          <w:szCs w:val="24"/>
        </w:rPr>
        <w:t xml:space="preserve"> pela</w:t>
      </w:r>
      <w:r w:rsidR="00366189" w:rsidRPr="00A3036C">
        <w:rPr>
          <w:rFonts w:ascii="Times New Roman" w:eastAsia="Aptos" w:hAnsi="Times New Roman" w:cs="Times New Roman"/>
          <w:sz w:val="24"/>
          <w:szCs w:val="24"/>
        </w:rPr>
        <w:t xml:space="preserve"> consciência de</w:t>
      </w:r>
      <w:r w:rsidR="0059055B" w:rsidRPr="00A3036C">
        <w:rPr>
          <w:rFonts w:ascii="Times New Roman" w:eastAsia="Aptos" w:hAnsi="Times New Roman" w:cs="Times New Roman"/>
          <w:sz w:val="24"/>
          <w:szCs w:val="24"/>
        </w:rPr>
        <w:t xml:space="preserve"> livre escolha d</w:t>
      </w:r>
      <w:r w:rsidR="00B06AAE" w:rsidRPr="00A3036C">
        <w:rPr>
          <w:rFonts w:ascii="Times New Roman" w:eastAsia="Aptos" w:hAnsi="Times New Roman" w:cs="Times New Roman"/>
          <w:sz w:val="24"/>
          <w:szCs w:val="24"/>
        </w:rPr>
        <w:t xml:space="preserve">os terráqueos adormecidos </w:t>
      </w:r>
      <w:r w:rsidR="004E7986" w:rsidRPr="00A3036C">
        <w:rPr>
          <w:rFonts w:ascii="Times New Roman" w:eastAsia="Aptos" w:hAnsi="Times New Roman" w:cs="Times New Roman"/>
          <w:sz w:val="24"/>
          <w:szCs w:val="24"/>
        </w:rPr>
        <w:t>n</w:t>
      </w:r>
      <w:r w:rsidR="00B06AAE" w:rsidRPr="00A3036C">
        <w:rPr>
          <w:rFonts w:ascii="Times New Roman" w:eastAsia="Aptos" w:hAnsi="Times New Roman" w:cs="Times New Roman"/>
          <w:sz w:val="24"/>
          <w:szCs w:val="24"/>
        </w:rPr>
        <w:t>a mentira e ilusão cultuada</w:t>
      </w:r>
      <w:r w:rsidR="00366189" w:rsidRPr="00A3036C">
        <w:rPr>
          <w:rFonts w:ascii="Times New Roman" w:eastAsia="Aptos" w:hAnsi="Times New Roman" w:cs="Times New Roman"/>
          <w:sz w:val="24"/>
          <w:szCs w:val="24"/>
        </w:rPr>
        <w:t>s</w:t>
      </w:r>
      <w:r w:rsidR="00B06AAE" w:rsidRPr="00A3036C">
        <w:rPr>
          <w:rFonts w:ascii="Times New Roman" w:eastAsia="Aptos" w:hAnsi="Times New Roman" w:cs="Times New Roman"/>
          <w:sz w:val="24"/>
          <w:szCs w:val="24"/>
        </w:rPr>
        <w:t xml:space="preserve"> pelo Sistema Terra.</w:t>
      </w:r>
      <w:r w:rsidR="00366189" w:rsidRPr="00A3036C">
        <w:rPr>
          <w:rFonts w:ascii="Times New Roman" w:eastAsia="Aptos" w:hAnsi="Times New Roman" w:cs="Times New Roman"/>
          <w:sz w:val="24"/>
          <w:szCs w:val="24"/>
        </w:rPr>
        <w:t xml:space="preserve"> No entanto, frutos observados em toda a pirâmide social mundial, mesmo, julgados insignificantes para </w:t>
      </w:r>
      <w:r w:rsidR="00366189" w:rsidRPr="00A3036C">
        <w:rPr>
          <w:rFonts w:ascii="Times New Roman" w:eastAsia="Aptos" w:hAnsi="Times New Roman" w:cs="Times New Roman"/>
          <w:i/>
          <w:iCs/>
          <w:sz w:val="24"/>
          <w:szCs w:val="24"/>
        </w:rPr>
        <w:t>os donos do mundo</w:t>
      </w:r>
      <w:r w:rsidR="00366189" w:rsidRPr="00A3036C">
        <w:rPr>
          <w:rFonts w:ascii="Times New Roman" w:eastAsia="Aptos" w:hAnsi="Times New Roman" w:cs="Times New Roman"/>
          <w:sz w:val="24"/>
          <w:szCs w:val="24"/>
        </w:rPr>
        <w:t xml:space="preserve">, repercutem e ecoam, timidamente, em todos os cantos do </w:t>
      </w:r>
      <w:r w:rsidR="00366189" w:rsidRPr="00A3036C">
        <w:rPr>
          <w:rFonts w:ascii="Times New Roman" w:eastAsia="Aptos" w:hAnsi="Times New Roman" w:cs="Times New Roman"/>
          <w:i/>
          <w:iCs/>
          <w:sz w:val="24"/>
          <w:szCs w:val="24"/>
        </w:rPr>
        <w:t>novo mundo</w:t>
      </w:r>
      <w:r w:rsidR="00366189" w:rsidRPr="00A3036C">
        <w:rPr>
          <w:rFonts w:ascii="Times New Roman" w:eastAsia="Aptos" w:hAnsi="Times New Roman" w:cs="Times New Roman"/>
          <w:sz w:val="24"/>
          <w:szCs w:val="24"/>
        </w:rPr>
        <w:t>.</w:t>
      </w:r>
      <w:r w:rsidR="00CC0859" w:rsidRPr="00A3036C">
        <w:rPr>
          <w:rFonts w:ascii="Times New Roman" w:eastAsia="Aptos" w:hAnsi="Times New Roman" w:cs="Times New Roman"/>
          <w:sz w:val="24"/>
          <w:szCs w:val="24"/>
        </w:rPr>
        <w:t xml:space="preserve"> O orbe está</w:t>
      </w:r>
      <w:r w:rsidR="00366189" w:rsidRPr="00A3036C">
        <w:rPr>
          <w:rFonts w:ascii="Times New Roman" w:eastAsia="Aptos" w:hAnsi="Times New Roman" w:cs="Times New Roman"/>
          <w:sz w:val="24"/>
          <w:szCs w:val="24"/>
        </w:rPr>
        <w:t xml:space="preserve"> condicionado a uma prisão psicológica materializada por mentiras históricas alavancadas pela ilusão de prosperidade solidificada em conquistas efêmeras</w:t>
      </w:r>
      <w:r w:rsidR="00CC0859" w:rsidRPr="00A3036C">
        <w:rPr>
          <w:rFonts w:ascii="Times New Roman" w:eastAsia="Aptos" w:hAnsi="Times New Roman" w:cs="Times New Roman"/>
          <w:sz w:val="24"/>
          <w:szCs w:val="24"/>
        </w:rPr>
        <w:t>,</w:t>
      </w:r>
      <w:r w:rsidR="00366189" w:rsidRPr="00A3036C">
        <w:rPr>
          <w:rFonts w:ascii="Times New Roman" w:eastAsia="Aptos" w:hAnsi="Times New Roman" w:cs="Times New Roman"/>
          <w:sz w:val="24"/>
          <w:szCs w:val="24"/>
        </w:rPr>
        <w:t xml:space="preserve"> diluídas pela única certeza da vida... a morte.</w:t>
      </w:r>
    </w:p>
    <w:p w14:paraId="56F24763" w14:textId="617C2678" w:rsidR="00CC0859" w:rsidRPr="00A3036C" w:rsidRDefault="00CC0859" w:rsidP="00B96DE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Guerreiros Dimensionais, sensibilizados, com a negação terrícola a liberdade da prisão, resistem, armados com o coração invadido pelo amor incondicional</w:t>
      </w:r>
      <w:r w:rsidR="00487B21"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487B21" w:rsidRPr="00A3036C">
        <w:rPr>
          <w:rFonts w:ascii="Times New Roman" w:eastAsia="Aptos" w:hAnsi="Times New Roman" w:cs="Times New Roman"/>
          <w:sz w:val="24"/>
          <w:szCs w:val="24"/>
        </w:rPr>
        <w:t>Assim,</w:t>
      </w:r>
      <w:r w:rsidRPr="00A3036C">
        <w:rPr>
          <w:rFonts w:ascii="Times New Roman" w:eastAsia="Aptos" w:hAnsi="Times New Roman" w:cs="Times New Roman"/>
          <w:sz w:val="24"/>
          <w:szCs w:val="24"/>
        </w:rPr>
        <w:t xml:space="preserve"> continuam plantando sementes prontas a frutificarem ao serem regadas pelo equilíbrio da</w:t>
      </w:r>
      <w:r w:rsidR="00B9731F" w:rsidRPr="00A3036C">
        <w:rPr>
          <w:rFonts w:ascii="Times New Roman" w:eastAsia="Aptos" w:hAnsi="Times New Roman" w:cs="Times New Roman"/>
          <w:sz w:val="24"/>
          <w:szCs w:val="24"/>
        </w:rPr>
        <w:t>s desequilibradas</w:t>
      </w:r>
      <w:r w:rsidRPr="00A3036C">
        <w:rPr>
          <w:rFonts w:ascii="Times New Roman" w:eastAsia="Aptos" w:hAnsi="Times New Roman" w:cs="Times New Roman"/>
          <w:sz w:val="24"/>
          <w:szCs w:val="24"/>
        </w:rPr>
        <w:t xml:space="preserve"> inteligibilidade e moralidade</w:t>
      </w:r>
      <w:r w:rsidR="00B9731F" w:rsidRPr="00A3036C">
        <w:rPr>
          <w:rFonts w:ascii="Times New Roman" w:eastAsia="Aptos" w:hAnsi="Times New Roman" w:cs="Times New Roman"/>
          <w:sz w:val="24"/>
          <w:szCs w:val="24"/>
        </w:rPr>
        <w:t xml:space="preserve"> vigente em parte esmagadora da população terráquea.</w:t>
      </w:r>
    </w:p>
    <w:p w14:paraId="25B78006" w14:textId="157C6ABE" w:rsidR="006B1A27" w:rsidRPr="00A3036C" w:rsidRDefault="00B9731F" w:rsidP="00B96DE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Gestores dos pilares sistêmicos: governo, religião, mídia e educação comandados por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Pr="00A3036C">
        <w:rPr>
          <w:rFonts w:ascii="Times New Roman" w:eastAsia="Aptos" w:hAnsi="Times New Roman" w:cs="Times New Roman"/>
          <w:sz w:val="24"/>
          <w:szCs w:val="24"/>
        </w:rPr>
        <w:t xml:space="preserve"> fazem </w:t>
      </w:r>
      <w:r w:rsidRPr="00A3036C">
        <w:rPr>
          <w:rFonts w:ascii="Times New Roman" w:eastAsia="Aptos" w:hAnsi="Times New Roman" w:cs="Times New Roman"/>
          <w:i/>
          <w:iCs/>
          <w:sz w:val="24"/>
          <w:szCs w:val="24"/>
        </w:rPr>
        <w:t xml:space="preserve">o </w:t>
      </w:r>
      <w:r w:rsidRPr="00A3036C">
        <w:rPr>
          <w:rFonts w:ascii="Times New Roman" w:eastAsia="Aptos" w:hAnsi="Times New Roman" w:cs="Times New Roman"/>
          <w:i/>
          <w:iCs/>
          <w:sz w:val="24"/>
          <w:szCs w:val="24"/>
        </w:rPr>
        <w:lastRenderedPageBreak/>
        <w:t>dever de casa</w:t>
      </w:r>
      <w:r w:rsidRPr="00A3036C">
        <w:rPr>
          <w:rFonts w:ascii="Times New Roman" w:eastAsia="Aptos" w:hAnsi="Times New Roman" w:cs="Times New Roman"/>
          <w:sz w:val="24"/>
          <w:szCs w:val="24"/>
        </w:rPr>
        <w:t>, produzindo frequências energéticas rasteiras para a população terráquea continuar dominada ao não permitir florescer o seu poderoso Eu Superior, através de seu livre arbítrio. Sistema Terra está mais vivo do que nunca estivera</w:t>
      </w:r>
      <w:r w:rsidR="006B1A27" w:rsidRPr="00A3036C">
        <w:rPr>
          <w:rFonts w:ascii="Times New Roman" w:eastAsia="Aptos" w:hAnsi="Times New Roman" w:cs="Times New Roman"/>
          <w:sz w:val="24"/>
          <w:szCs w:val="24"/>
        </w:rPr>
        <w:t xml:space="preserve">, tendo controle monitorado da geopolítica do </w:t>
      </w:r>
      <w:r w:rsidR="006B1A27" w:rsidRPr="00A3036C">
        <w:rPr>
          <w:rFonts w:ascii="Times New Roman" w:eastAsia="Aptos" w:hAnsi="Times New Roman" w:cs="Times New Roman"/>
          <w:i/>
          <w:iCs/>
          <w:sz w:val="24"/>
          <w:szCs w:val="24"/>
        </w:rPr>
        <w:t xml:space="preserve">novo mundo </w:t>
      </w:r>
      <w:r w:rsidR="006B1A27" w:rsidRPr="00A3036C">
        <w:rPr>
          <w:rFonts w:ascii="Times New Roman" w:eastAsia="Aptos" w:hAnsi="Times New Roman" w:cs="Times New Roman"/>
          <w:sz w:val="24"/>
          <w:szCs w:val="24"/>
        </w:rPr>
        <w:t xml:space="preserve">explorado por donos antigos impulsionados por grande parte da população terráquea afinada </w:t>
      </w:r>
      <w:bookmarkStart w:id="80" w:name="_Hlk198286192"/>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ganância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medo</w:t>
      </w:r>
      <w:bookmarkEnd w:id="80"/>
      <w:r w:rsidR="006B1A27" w:rsidRPr="00A3036C">
        <w:rPr>
          <w:rFonts w:ascii="Times New Roman" w:eastAsia="Aptos" w:hAnsi="Times New Roman" w:cs="Times New Roman"/>
          <w:sz w:val="24"/>
          <w:szCs w:val="24"/>
        </w:rPr>
        <w:t>.</w:t>
      </w:r>
    </w:p>
    <w:p w14:paraId="4DD93971" w14:textId="77777777" w:rsidR="002051CD" w:rsidRPr="00A3036C" w:rsidRDefault="006B1A27" w:rsidP="00B96DE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O gigante Brasil desempenha papel fundamental nesta engrenagem de dominância de </w:t>
      </w:r>
      <w:r w:rsidRPr="00A3036C">
        <w:rPr>
          <w:rFonts w:ascii="Times New Roman" w:eastAsia="Aptos" w:hAnsi="Times New Roman" w:cs="Times New Roman"/>
          <w:i/>
          <w:iCs/>
          <w:sz w:val="24"/>
          <w:szCs w:val="24"/>
        </w:rPr>
        <w:t>os donos do mundo</w:t>
      </w:r>
      <w:r w:rsidRPr="00A3036C">
        <w:rPr>
          <w:rFonts w:ascii="Times New Roman" w:eastAsia="Aptos" w:hAnsi="Times New Roman" w:cs="Times New Roman"/>
          <w:sz w:val="24"/>
          <w:szCs w:val="24"/>
        </w:rPr>
        <w:t>. Geografia e regiões internacionalizadas por imigrantes históricos de séculos próximos passados, justificam a preferência</w:t>
      </w:r>
      <w:r w:rsidR="002051CD" w:rsidRPr="00A3036C">
        <w:rPr>
          <w:rFonts w:ascii="Times New Roman" w:eastAsia="Aptos" w:hAnsi="Times New Roman" w:cs="Times New Roman"/>
          <w:sz w:val="24"/>
          <w:szCs w:val="24"/>
        </w:rPr>
        <w:t xml:space="preserve"> dos </w:t>
      </w:r>
      <w:r w:rsidR="002051CD" w:rsidRPr="00A3036C">
        <w:rPr>
          <w:rFonts w:ascii="Times New Roman" w:eastAsia="Aptos" w:hAnsi="Times New Roman" w:cs="Times New Roman"/>
          <w:i/>
          <w:iCs/>
          <w:sz w:val="24"/>
          <w:szCs w:val="24"/>
        </w:rPr>
        <w:t>sem-teto</w:t>
      </w:r>
      <w:r w:rsidR="002051CD" w:rsidRPr="00A3036C">
        <w:rPr>
          <w:rFonts w:ascii="Times New Roman" w:eastAsia="Aptos" w:hAnsi="Times New Roman" w:cs="Times New Roman"/>
          <w:sz w:val="24"/>
          <w:szCs w:val="24"/>
        </w:rPr>
        <w:t>, produto da 3ª Guerra Mundial com o desaparecimento do Hemisfério Norte, por este território rico de oportunidades para efetivação de sustentabilidade no que resta do planeta.</w:t>
      </w:r>
    </w:p>
    <w:p w14:paraId="036BDA33" w14:textId="3404784F" w:rsidR="00CC0859" w:rsidRPr="00A3036C" w:rsidRDefault="002051CD" w:rsidP="00B96DE5">
      <w:pPr>
        <w:spacing w:after="0"/>
        <w:jc w:val="both"/>
        <w:rPr>
          <w:rFonts w:ascii="Times New Roman" w:hAnsi="Times New Roman" w:cs="Times New Roman"/>
          <w:sz w:val="24"/>
          <w:szCs w:val="24"/>
        </w:rPr>
      </w:pPr>
      <w:r w:rsidRPr="00A3036C">
        <w:rPr>
          <w:rFonts w:ascii="Times New Roman" w:eastAsia="Aptos" w:hAnsi="Times New Roman" w:cs="Times New Roman"/>
          <w:sz w:val="24"/>
          <w:szCs w:val="24"/>
        </w:rPr>
        <w:t xml:space="preserve">Discursos afinados dos presidentes das </w:t>
      </w:r>
      <w:bookmarkStart w:id="81" w:name="_Hlk198202057"/>
      <w:r w:rsidRPr="00A3036C">
        <w:rPr>
          <w:rFonts w:ascii="Times New Roman" w:eastAsia="Aptos" w:hAnsi="Times New Roman" w:cs="Times New Roman"/>
          <w:sz w:val="24"/>
          <w:szCs w:val="24"/>
        </w:rPr>
        <w:t>Uniões Continentais:</w:t>
      </w:r>
      <w:r w:rsidRPr="00A3036C">
        <w:rPr>
          <w:rFonts w:ascii="Times New Roman" w:eastAsia="Aptos" w:hAnsi="Times New Roman" w:cs="Times New Roman"/>
          <w:i/>
          <w:iCs/>
          <w:sz w:val="24"/>
          <w:szCs w:val="24"/>
        </w:rPr>
        <w:t xml:space="preserve"> </w:t>
      </w:r>
      <w:r w:rsidRPr="00A3036C">
        <w:rPr>
          <w:rFonts w:ascii="Times New Roman" w:hAnsi="Times New Roman" w:cs="Times New Roman"/>
          <w:sz w:val="24"/>
          <w:szCs w:val="24"/>
        </w:rPr>
        <w:t>UAF — União Africana, UAS — União Asiática</w:t>
      </w:r>
      <w:r w:rsidR="00710ED8" w:rsidRPr="00A3036C">
        <w:rPr>
          <w:rFonts w:ascii="Times New Roman" w:hAnsi="Times New Roman" w:cs="Times New Roman"/>
          <w:sz w:val="24"/>
          <w:szCs w:val="24"/>
        </w:rPr>
        <w:t>, UO — União da Oceania</w:t>
      </w:r>
      <w:r w:rsidRPr="00A3036C">
        <w:rPr>
          <w:rFonts w:ascii="Times New Roman" w:hAnsi="Times New Roman" w:cs="Times New Roman"/>
          <w:sz w:val="24"/>
          <w:szCs w:val="24"/>
        </w:rPr>
        <w:t xml:space="preserve"> e a UASU — União da América do Sul</w:t>
      </w:r>
      <w:bookmarkEnd w:id="81"/>
      <w:r w:rsidRPr="00A3036C">
        <w:rPr>
          <w:rFonts w:ascii="Times New Roman" w:hAnsi="Times New Roman" w:cs="Times New Roman"/>
          <w:sz w:val="24"/>
          <w:szCs w:val="24"/>
        </w:rPr>
        <w:t xml:space="preserve">, </w:t>
      </w:r>
      <w:r w:rsidRPr="00A3036C">
        <w:rPr>
          <w:rFonts w:ascii="Times New Roman" w:eastAsia="Aptos" w:hAnsi="Times New Roman" w:cs="Times New Roman"/>
          <w:sz w:val="24"/>
          <w:szCs w:val="24"/>
        </w:rPr>
        <w:t xml:space="preserve">respectivamente, </w:t>
      </w:r>
      <w:r w:rsidRPr="00A3036C">
        <w:rPr>
          <w:rFonts w:ascii="Times New Roman" w:hAnsi="Times New Roman" w:cs="Times New Roman"/>
          <w:sz w:val="24"/>
          <w:szCs w:val="24"/>
        </w:rPr>
        <w:t xml:space="preserve">Nefertari Mandela, Toyotomi Naruhito e Fernando Inácio Cardoso da Silva cumprem a agenda em vigor do </w:t>
      </w:r>
      <w:r w:rsidRPr="00A3036C">
        <w:rPr>
          <w:rFonts w:ascii="Times New Roman" w:hAnsi="Times New Roman" w:cs="Times New Roman"/>
          <w:i/>
          <w:iCs/>
          <w:sz w:val="24"/>
          <w:szCs w:val="24"/>
        </w:rPr>
        <w:t>pacote de maldades</w:t>
      </w:r>
      <w:r w:rsidRPr="00A3036C">
        <w:rPr>
          <w:rFonts w:ascii="Times New Roman" w:hAnsi="Times New Roman" w:cs="Times New Roman"/>
          <w:sz w:val="24"/>
          <w:szCs w:val="24"/>
        </w:rPr>
        <w:t xml:space="preserve"> contrapondo-se com</w:t>
      </w:r>
      <w:r w:rsidR="009E0F79" w:rsidRPr="00A3036C">
        <w:rPr>
          <w:rFonts w:ascii="Times New Roman" w:hAnsi="Times New Roman" w:cs="Times New Roman"/>
          <w:sz w:val="24"/>
          <w:szCs w:val="24"/>
        </w:rPr>
        <w:t xml:space="preserve"> a</w:t>
      </w:r>
      <w:r w:rsidRPr="00A3036C">
        <w:rPr>
          <w:rFonts w:ascii="Times New Roman" w:hAnsi="Times New Roman" w:cs="Times New Roman"/>
          <w:sz w:val="24"/>
          <w:szCs w:val="24"/>
        </w:rPr>
        <w:t xml:space="preserve"> maestria da eloquência polític</w:t>
      </w:r>
      <w:r w:rsidR="009E0F79" w:rsidRPr="00A3036C">
        <w:rPr>
          <w:rFonts w:ascii="Times New Roman" w:hAnsi="Times New Roman" w:cs="Times New Roman"/>
          <w:sz w:val="24"/>
          <w:szCs w:val="24"/>
        </w:rPr>
        <w:t xml:space="preserve">a ao que os próprios </w:t>
      </w:r>
      <w:r w:rsidR="002A5A07" w:rsidRPr="00A3036C">
        <w:rPr>
          <w:rFonts w:ascii="Times New Roman" w:hAnsi="Times New Roman" w:cs="Times New Roman"/>
          <w:sz w:val="24"/>
          <w:szCs w:val="24"/>
        </w:rPr>
        <w:t>defende</w:t>
      </w:r>
      <w:r w:rsidR="009E0F79" w:rsidRPr="00A3036C">
        <w:rPr>
          <w:rFonts w:ascii="Times New Roman" w:hAnsi="Times New Roman" w:cs="Times New Roman"/>
          <w:sz w:val="24"/>
          <w:szCs w:val="24"/>
        </w:rPr>
        <w:t xml:space="preserve">m, enquanto </w:t>
      </w:r>
      <w:r w:rsidR="009E0F79" w:rsidRPr="00A3036C">
        <w:rPr>
          <w:rFonts w:ascii="Times New Roman" w:hAnsi="Times New Roman" w:cs="Times New Roman"/>
          <w:i/>
          <w:iCs/>
          <w:sz w:val="24"/>
          <w:szCs w:val="24"/>
        </w:rPr>
        <w:t xml:space="preserve">marionetes </w:t>
      </w:r>
      <w:r w:rsidR="009E0F79" w:rsidRPr="00A3036C">
        <w:rPr>
          <w:rFonts w:ascii="Times New Roman" w:hAnsi="Times New Roman" w:cs="Times New Roman"/>
          <w:sz w:val="24"/>
          <w:szCs w:val="24"/>
        </w:rPr>
        <w:t>do Sistema Terra.</w:t>
      </w:r>
    </w:p>
    <w:p w14:paraId="538C08A9" w14:textId="77777777" w:rsidR="00B700CF" w:rsidRPr="00A3036C" w:rsidRDefault="00B700CF" w:rsidP="00B96DE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Resistência Dimensional de </w:t>
      </w:r>
      <w:r w:rsidRPr="00A3036C">
        <w:rPr>
          <w:rFonts w:ascii="Times New Roman" w:hAnsi="Times New Roman" w:cs="Times New Roman"/>
          <w:i/>
          <w:iCs/>
          <w:sz w:val="24"/>
          <w:szCs w:val="24"/>
        </w:rPr>
        <w:t>pés e mãos atadas</w:t>
      </w:r>
      <w:r w:rsidRPr="00A3036C">
        <w:rPr>
          <w:rFonts w:ascii="Times New Roman" w:hAnsi="Times New Roman" w:cs="Times New Roman"/>
          <w:sz w:val="24"/>
          <w:szCs w:val="24"/>
        </w:rPr>
        <w:t xml:space="preserve"> aceita as perdas de batalhas, mas não da Guerra Dimensional travada aqui e no universo.</w:t>
      </w:r>
    </w:p>
    <w:p w14:paraId="24F6F1E5" w14:textId="77777777" w:rsidR="00D54D82" w:rsidRPr="00A3036C" w:rsidRDefault="00B700CF" w:rsidP="00B96DE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Aparições santificadas semeiam o despertar em massa esperado e imposto pelo </w:t>
      </w:r>
      <w:r w:rsidR="00D54D82" w:rsidRPr="00A3036C">
        <w:rPr>
          <w:rFonts w:ascii="Times New Roman" w:hAnsi="Times New Roman" w:cs="Times New Roman"/>
          <w:sz w:val="24"/>
          <w:szCs w:val="24"/>
        </w:rPr>
        <w:t xml:space="preserve">SEU — Soberana Energia Universal para a humanidade ascender ao </w:t>
      </w:r>
      <w:r w:rsidR="00D54D82" w:rsidRPr="00A3036C">
        <w:rPr>
          <w:rFonts w:ascii="Times New Roman" w:hAnsi="Times New Roman" w:cs="Times New Roman"/>
          <w:i/>
          <w:iCs/>
          <w:sz w:val="24"/>
          <w:szCs w:val="24"/>
        </w:rPr>
        <w:t>quinto plano terráqueo</w:t>
      </w:r>
      <w:r w:rsidR="00D54D82" w:rsidRPr="00A3036C">
        <w:rPr>
          <w:rFonts w:ascii="Times New Roman" w:hAnsi="Times New Roman" w:cs="Times New Roman"/>
          <w:sz w:val="24"/>
          <w:szCs w:val="24"/>
        </w:rPr>
        <w:t>.</w:t>
      </w:r>
    </w:p>
    <w:p w14:paraId="1ED07C53" w14:textId="51345420" w:rsidR="00D54D82" w:rsidRPr="00A3036C" w:rsidRDefault="00D54D82" w:rsidP="00B96DE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Livre arbítrio! O terrícola tem no interior dele mesmo, o maior inimigo para sua evolução, assim como o melhor amigo para </w:t>
      </w:r>
      <w:r w:rsidRPr="00A3036C">
        <w:rPr>
          <w:rFonts w:ascii="Times New Roman" w:hAnsi="Times New Roman" w:cs="Times New Roman"/>
          <w:sz w:val="24"/>
          <w:szCs w:val="24"/>
        </w:rPr>
        <w:lastRenderedPageBreak/>
        <w:t xml:space="preserve">descobrir o poder de ter e ser Deus para cumprir o seu destino, caso queira, evolutivo ao </w:t>
      </w:r>
      <w:r w:rsidRPr="00A3036C">
        <w:rPr>
          <w:rFonts w:ascii="Times New Roman" w:hAnsi="Times New Roman" w:cs="Times New Roman"/>
          <w:i/>
          <w:iCs/>
          <w:sz w:val="24"/>
          <w:szCs w:val="24"/>
        </w:rPr>
        <w:t>quinto plano terráqueo</w:t>
      </w:r>
      <w:r w:rsidRPr="00A3036C">
        <w:rPr>
          <w:rFonts w:ascii="Times New Roman" w:hAnsi="Times New Roman" w:cs="Times New Roman"/>
          <w:sz w:val="24"/>
          <w:szCs w:val="24"/>
        </w:rPr>
        <w:t>.</w:t>
      </w:r>
    </w:p>
    <w:p w14:paraId="08B0CF25" w14:textId="1F558661" w:rsidR="00B700CF" w:rsidRPr="00A3036C" w:rsidRDefault="00D54D82" w:rsidP="00B96DE5">
      <w:pPr>
        <w:spacing w:after="0"/>
        <w:jc w:val="both"/>
        <w:rPr>
          <w:rFonts w:ascii="Times New Roman" w:hAnsi="Times New Roman" w:cs="Times New Roman"/>
          <w:sz w:val="24"/>
          <w:szCs w:val="24"/>
        </w:rPr>
      </w:pPr>
      <w:r w:rsidRPr="00A3036C">
        <w:rPr>
          <w:rFonts w:ascii="Times New Roman" w:hAnsi="Times New Roman" w:cs="Times New Roman"/>
          <w:sz w:val="24"/>
          <w:szCs w:val="24"/>
        </w:rPr>
        <w:t>A compreensão da existência humana fadada ao amor incondicional</w:t>
      </w:r>
      <w:r w:rsidR="00604507" w:rsidRPr="00A3036C">
        <w:rPr>
          <w:rFonts w:ascii="Times New Roman" w:hAnsi="Times New Roman" w:cs="Times New Roman"/>
          <w:sz w:val="24"/>
          <w:szCs w:val="24"/>
        </w:rPr>
        <w:t xml:space="preserve"> está abarroada pelo culto da maioria esmagadora da humanidade a mentira e ilusão impostas pelo Sistema Terra. Porém, as forças eletromagnéticas emitidas pelo SEU, através de raças universais afinadas a filosofia do Eu Sou, assim como pelos representantes do casal da Fonte de Criação Universal, Fértilles e Germano, penetram nas almas dos despertos</w:t>
      </w:r>
      <w:r w:rsidR="005F2673" w:rsidRPr="00A3036C">
        <w:rPr>
          <w:rFonts w:ascii="Times New Roman" w:hAnsi="Times New Roman" w:cs="Times New Roman"/>
          <w:sz w:val="24"/>
          <w:szCs w:val="24"/>
        </w:rPr>
        <w:t>.</w:t>
      </w:r>
      <w:r w:rsidR="00604507" w:rsidRPr="00A3036C">
        <w:rPr>
          <w:rFonts w:ascii="Times New Roman" w:hAnsi="Times New Roman" w:cs="Times New Roman"/>
          <w:sz w:val="24"/>
          <w:szCs w:val="24"/>
        </w:rPr>
        <w:t xml:space="preserve"> Harrison, Taylor e Agregados, além de todos os milhares de adeptos ao redor do </w:t>
      </w:r>
      <w:r w:rsidR="00604507" w:rsidRPr="00A3036C">
        <w:rPr>
          <w:rFonts w:ascii="Times New Roman" w:hAnsi="Times New Roman" w:cs="Times New Roman"/>
          <w:i/>
          <w:iCs/>
          <w:sz w:val="24"/>
          <w:szCs w:val="24"/>
        </w:rPr>
        <w:t>novo mundo</w:t>
      </w:r>
      <w:r w:rsidR="005F2673" w:rsidRPr="00A3036C">
        <w:rPr>
          <w:rFonts w:ascii="Times New Roman" w:hAnsi="Times New Roman" w:cs="Times New Roman"/>
          <w:sz w:val="24"/>
          <w:szCs w:val="24"/>
        </w:rPr>
        <w:t xml:space="preserve"> estão</w:t>
      </w:r>
      <w:r w:rsidR="00604507" w:rsidRPr="00A3036C">
        <w:rPr>
          <w:rFonts w:ascii="Times New Roman" w:hAnsi="Times New Roman" w:cs="Times New Roman"/>
          <w:sz w:val="24"/>
          <w:szCs w:val="24"/>
        </w:rPr>
        <w:t xml:space="preserve"> edificando o sentimento de esperança da humanidade ser</w:t>
      </w:r>
      <w:r w:rsidR="005F2673" w:rsidRPr="00A3036C">
        <w:rPr>
          <w:rFonts w:ascii="Times New Roman" w:hAnsi="Times New Roman" w:cs="Times New Roman"/>
          <w:sz w:val="24"/>
          <w:szCs w:val="24"/>
        </w:rPr>
        <w:t>, por sua vontade própria,</w:t>
      </w:r>
      <w:r w:rsidR="00604507" w:rsidRPr="00A3036C">
        <w:rPr>
          <w:rFonts w:ascii="Times New Roman" w:hAnsi="Times New Roman" w:cs="Times New Roman"/>
          <w:sz w:val="24"/>
          <w:szCs w:val="24"/>
        </w:rPr>
        <w:t xml:space="preserve"> liberta da prisão.</w:t>
      </w:r>
    </w:p>
    <w:p w14:paraId="7118305B" w14:textId="004C8834" w:rsidR="00487B21" w:rsidRPr="00A3036C" w:rsidRDefault="00487B21" w:rsidP="00B96DE5">
      <w:pPr>
        <w:spacing w:after="0"/>
        <w:jc w:val="both"/>
        <w:rPr>
          <w:rFonts w:ascii="Times New Roman" w:hAnsi="Times New Roman" w:cs="Times New Roman"/>
          <w:sz w:val="24"/>
          <w:szCs w:val="24"/>
        </w:rPr>
      </w:pPr>
      <w:r w:rsidRPr="00A3036C">
        <w:rPr>
          <w:rFonts w:ascii="Times New Roman" w:hAnsi="Times New Roman" w:cs="Times New Roman"/>
          <w:sz w:val="24"/>
          <w:szCs w:val="24"/>
        </w:rPr>
        <w:t>Presidente Fernando Inácio Cardoso da Silva, mergulhado no fisiologismo e na prepotência de sua vaidade, historicamente, reitera protagonismo em escândalos de corrupção</w:t>
      </w:r>
      <w:r w:rsidR="002E19FB" w:rsidRPr="00A3036C">
        <w:rPr>
          <w:rFonts w:ascii="Times New Roman" w:hAnsi="Times New Roman" w:cs="Times New Roman"/>
          <w:sz w:val="24"/>
          <w:szCs w:val="24"/>
        </w:rPr>
        <w:t xml:space="preserve">. </w:t>
      </w:r>
      <w:r w:rsidR="00D66038" w:rsidRPr="00A3036C">
        <w:rPr>
          <w:rFonts w:ascii="Times New Roman" w:hAnsi="Times New Roman" w:cs="Times New Roman"/>
          <w:sz w:val="24"/>
          <w:szCs w:val="24"/>
        </w:rPr>
        <w:t>Na c</w:t>
      </w:r>
      <w:r w:rsidR="002E19FB" w:rsidRPr="00A3036C">
        <w:rPr>
          <w:rFonts w:ascii="Times New Roman" w:hAnsi="Times New Roman" w:cs="Times New Roman"/>
          <w:sz w:val="24"/>
          <w:szCs w:val="24"/>
        </w:rPr>
        <w:t xml:space="preserve">onfiguração do </w:t>
      </w:r>
      <w:r w:rsidR="002E19FB" w:rsidRPr="00A3036C">
        <w:rPr>
          <w:rFonts w:ascii="Times New Roman" w:hAnsi="Times New Roman" w:cs="Times New Roman"/>
          <w:i/>
          <w:iCs/>
          <w:sz w:val="24"/>
          <w:szCs w:val="24"/>
        </w:rPr>
        <w:t>novo mundo</w:t>
      </w:r>
      <w:r w:rsidR="002E19FB" w:rsidRPr="00A3036C">
        <w:rPr>
          <w:rFonts w:ascii="Times New Roman" w:hAnsi="Times New Roman" w:cs="Times New Roman"/>
          <w:sz w:val="24"/>
          <w:szCs w:val="24"/>
        </w:rPr>
        <w:t xml:space="preserve">, o Brasil, pelos seus recursos naturais, assume, </w:t>
      </w:r>
      <w:r w:rsidR="00D66038" w:rsidRPr="00A3036C">
        <w:rPr>
          <w:rFonts w:ascii="Times New Roman" w:hAnsi="Times New Roman" w:cs="Times New Roman"/>
          <w:sz w:val="24"/>
          <w:szCs w:val="24"/>
        </w:rPr>
        <w:t>sendo</w:t>
      </w:r>
      <w:r w:rsidR="002E19FB" w:rsidRPr="00A3036C">
        <w:rPr>
          <w:rFonts w:ascii="Times New Roman" w:hAnsi="Times New Roman" w:cs="Times New Roman"/>
          <w:sz w:val="24"/>
          <w:szCs w:val="24"/>
        </w:rPr>
        <w:t xml:space="preserve"> </w:t>
      </w:r>
      <w:r w:rsidR="002E19FB" w:rsidRPr="00A3036C">
        <w:rPr>
          <w:rFonts w:ascii="Times New Roman" w:hAnsi="Times New Roman" w:cs="Times New Roman"/>
          <w:i/>
          <w:iCs/>
          <w:sz w:val="24"/>
          <w:szCs w:val="24"/>
        </w:rPr>
        <w:t>a cozinha do mundo</w:t>
      </w:r>
      <w:r w:rsidR="002E19FB" w:rsidRPr="00A3036C">
        <w:rPr>
          <w:rFonts w:ascii="Times New Roman" w:hAnsi="Times New Roman" w:cs="Times New Roman"/>
          <w:sz w:val="24"/>
          <w:szCs w:val="24"/>
        </w:rPr>
        <w:t xml:space="preserve"> </w:t>
      </w:r>
      <w:r w:rsidR="00D66038" w:rsidRPr="00A3036C">
        <w:rPr>
          <w:rFonts w:ascii="Times New Roman" w:hAnsi="Times New Roman" w:cs="Times New Roman"/>
          <w:sz w:val="24"/>
          <w:szCs w:val="24"/>
        </w:rPr>
        <w:t xml:space="preserve">com </w:t>
      </w:r>
      <w:r w:rsidR="002E19FB" w:rsidRPr="00A3036C">
        <w:rPr>
          <w:rFonts w:ascii="Times New Roman" w:hAnsi="Times New Roman" w:cs="Times New Roman"/>
          <w:sz w:val="24"/>
          <w:szCs w:val="24"/>
        </w:rPr>
        <w:t>a atuação mercadológica do Grupo Harrison &amp; Taylor, o cargo de maior potência mundial</w:t>
      </w:r>
      <w:r w:rsidR="00D66038" w:rsidRPr="00A3036C">
        <w:rPr>
          <w:rFonts w:ascii="Times New Roman" w:hAnsi="Times New Roman" w:cs="Times New Roman"/>
          <w:sz w:val="24"/>
          <w:szCs w:val="24"/>
        </w:rPr>
        <w:t xml:space="preserve">. A </w:t>
      </w:r>
      <w:r w:rsidR="002E19FB" w:rsidRPr="00A3036C">
        <w:rPr>
          <w:rFonts w:ascii="Times New Roman" w:hAnsi="Times New Roman" w:cs="Times New Roman"/>
          <w:sz w:val="24"/>
          <w:szCs w:val="24"/>
        </w:rPr>
        <w:t>exig</w:t>
      </w:r>
      <w:r w:rsidR="00D66038" w:rsidRPr="00A3036C">
        <w:rPr>
          <w:rFonts w:ascii="Times New Roman" w:hAnsi="Times New Roman" w:cs="Times New Roman"/>
          <w:sz w:val="24"/>
          <w:szCs w:val="24"/>
        </w:rPr>
        <w:t>ência de</w:t>
      </w:r>
      <w:r w:rsidR="002E19FB" w:rsidRPr="00A3036C">
        <w:rPr>
          <w:rFonts w:ascii="Times New Roman" w:hAnsi="Times New Roman" w:cs="Times New Roman"/>
          <w:sz w:val="24"/>
          <w:szCs w:val="24"/>
        </w:rPr>
        <w:t xml:space="preserve"> transparência negada pela gestão presidencial, </w:t>
      </w:r>
      <w:r w:rsidR="002E19FB" w:rsidRPr="00A3036C">
        <w:rPr>
          <w:rFonts w:ascii="Times New Roman" w:hAnsi="Times New Roman" w:cs="Times New Roman"/>
          <w:i/>
          <w:iCs/>
          <w:sz w:val="24"/>
          <w:szCs w:val="24"/>
        </w:rPr>
        <w:t>marionete</w:t>
      </w:r>
      <w:r w:rsidR="002E19FB" w:rsidRPr="00A3036C">
        <w:rPr>
          <w:rFonts w:ascii="Times New Roman" w:hAnsi="Times New Roman" w:cs="Times New Roman"/>
          <w:sz w:val="24"/>
          <w:szCs w:val="24"/>
        </w:rPr>
        <w:t>, do Sistema Terra</w:t>
      </w:r>
      <w:r w:rsidR="00D66038" w:rsidRPr="00A3036C">
        <w:rPr>
          <w:rFonts w:ascii="Times New Roman" w:hAnsi="Times New Roman" w:cs="Times New Roman"/>
          <w:sz w:val="24"/>
          <w:szCs w:val="24"/>
        </w:rPr>
        <w:t xml:space="preserve"> dominado pelos </w:t>
      </w:r>
      <w:r w:rsidR="00D66038" w:rsidRPr="00A3036C">
        <w:rPr>
          <w:rFonts w:ascii="Times New Roman" w:eastAsia="Aptos" w:hAnsi="Times New Roman" w:cs="Times New Roman"/>
          <w:i/>
          <w:iCs/>
          <w:sz w:val="24"/>
          <w:szCs w:val="24"/>
        </w:rPr>
        <w:t>malenirus</w:t>
      </w:r>
      <w:r w:rsidR="00D66038" w:rsidRPr="00A3036C">
        <w:rPr>
          <w:rFonts w:ascii="Times New Roman" w:eastAsia="Aptos" w:hAnsi="Times New Roman" w:cs="Times New Roman"/>
          <w:sz w:val="24"/>
          <w:szCs w:val="24"/>
        </w:rPr>
        <w:t xml:space="preserve">, </w:t>
      </w:r>
      <w:r w:rsidR="00D66038" w:rsidRPr="00A3036C">
        <w:rPr>
          <w:rFonts w:ascii="Times New Roman" w:eastAsia="Aptos" w:hAnsi="Times New Roman" w:cs="Times New Roman"/>
          <w:i/>
          <w:iCs/>
          <w:sz w:val="24"/>
          <w:szCs w:val="24"/>
        </w:rPr>
        <w:t xml:space="preserve">reinonaques </w:t>
      </w:r>
      <w:r w:rsidR="00D66038" w:rsidRPr="00A3036C">
        <w:rPr>
          <w:rFonts w:ascii="Times New Roman" w:eastAsia="Aptos" w:hAnsi="Times New Roman" w:cs="Times New Roman"/>
          <w:sz w:val="24"/>
          <w:szCs w:val="24"/>
        </w:rPr>
        <w:t xml:space="preserve">e </w:t>
      </w:r>
      <w:r w:rsidR="00D66038" w:rsidRPr="00A3036C">
        <w:rPr>
          <w:rFonts w:ascii="Times New Roman" w:eastAsia="Aptos" w:hAnsi="Times New Roman" w:cs="Times New Roman"/>
          <w:i/>
          <w:iCs/>
          <w:sz w:val="24"/>
          <w:szCs w:val="24"/>
        </w:rPr>
        <w:t>dominitilianos</w:t>
      </w:r>
      <w:r w:rsidR="00D66038" w:rsidRPr="00A3036C">
        <w:rPr>
          <w:rFonts w:ascii="Times New Roman" w:hAnsi="Times New Roman" w:cs="Times New Roman"/>
          <w:sz w:val="24"/>
          <w:szCs w:val="24"/>
        </w:rPr>
        <w:t>, repercute nas</w:t>
      </w:r>
      <w:r w:rsidR="002E19FB" w:rsidRPr="00A3036C">
        <w:rPr>
          <w:rFonts w:ascii="Times New Roman" w:hAnsi="Times New Roman" w:cs="Times New Roman"/>
          <w:sz w:val="24"/>
          <w:szCs w:val="24"/>
        </w:rPr>
        <w:t xml:space="preserve"> </w:t>
      </w:r>
      <w:r w:rsidR="00D66038" w:rsidRPr="00A3036C">
        <w:rPr>
          <w:rFonts w:ascii="Times New Roman" w:eastAsia="Aptos" w:hAnsi="Times New Roman" w:cs="Times New Roman"/>
          <w:sz w:val="24"/>
          <w:szCs w:val="24"/>
        </w:rPr>
        <w:t>Uniões Continentais:</w:t>
      </w:r>
      <w:r w:rsidR="00D66038" w:rsidRPr="00A3036C">
        <w:rPr>
          <w:rFonts w:ascii="Times New Roman" w:eastAsia="Aptos" w:hAnsi="Times New Roman" w:cs="Times New Roman"/>
          <w:i/>
          <w:iCs/>
          <w:sz w:val="24"/>
          <w:szCs w:val="24"/>
        </w:rPr>
        <w:t xml:space="preserve"> </w:t>
      </w:r>
      <w:r w:rsidR="00D66038" w:rsidRPr="00A3036C">
        <w:rPr>
          <w:rFonts w:ascii="Times New Roman" w:hAnsi="Times New Roman" w:cs="Times New Roman"/>
          <w:sz w:val="24"/>
          <w:szCs w:val="24"/>
        </w:rPr>
        <w:t xml:space="preserve">UAF — União Africana, UAS — União Asiática e a UASU — União da América do Sul. </w:t>
      </w:r>
      <w:r w:rsidR="007A4415" w:rsidRPr="00A3036C">
        <w:rPr>
          <w:rFonts w:ascii="Times New Roman" w:hAnsi="Times New Roman" w:cs="Times New Roman"/>
          <w:sz w:val="24"/>
          <w:szCs w:val="24"/>
        </w:rPr>
        <w:t xml:space="preserve">Declarações desencontradas dos líderes criam tensões nas relações internacionalizadas com medições de forças inoperantes, já que todos os poderes bélico e político são da IMSD — Independência Mundial dos Servos de Deus. Autoridade máxima do orbe, Roberto Evaristo de Macedo, respaldado pelo, hoje, venerado Emmanuel Jesus de Deus, reencarnação de Jesus Cristo para os </w:t>
      </w:r>
      <w:r w:rsidR="003B00E4" w:rsidRPr="00A3036C">
        <w:rPr>
          <w:rFonts w:ascii="Times New Roman" w:hAnsi="Times New Roman" w:cs="Times New Roman"/>
          <w:sz w:val="24"/>
          <w:szCs w:val="24"/>
        </w:rPr>
        <w:t>—</w:t>
      </w:r>
      <w:r w:rsidR="007A4415" w:rsidRPr="00A3036C">
        <w:rPr>
          <w:rFonts w:ascii="Times New Roman" w:hAnsi="Times New Roman" w:cs="Times New Roman"/>
          <w:sz w:val="24"/>
          <w:szCs w:val="24"/>
        </w:rPr>
        <w:lastRenderedPageBreak/>
        <w:t xml:space="preserve">adormecidos habitantes da Terra e o Anticristo para os despertos a caminho do </w:t>
      </w:r>
      <w:r w:rsidR="007A4415" w:rsidRPr="00A3036C">
        <w:rPr>
          <w:rFonts w:ascii="Times New Roman" w:hAnsi="Times New Roman" w:cs="Times New Roman"/>
          <w:i/>
          <w:iCs/>
          <w:sz w:val="24"/>
          <w:szCs w:val="24"/>
        </w:rPr>
        <w:t>quinto plano terráqueo</w:t>
      </w:r>
      <w:r w:rsidR="007A4415" w:rsidRPr="00A3036C">
        <w:rPr>
          <w:rFonts w:ascii="Times New Roman" w:hAnsi="Times New Roman" w:cs="Times New Roman"/>
          <w:sz w:val="24"/>
          <w:szCs w:val="24"/>
        </w:rPr>
        <w:t>, exibe o poder de ter e ser Deus.</w:t>
      </w:r>
    </w:p>
    <w:p w14:paraId="0AE04D67" w14:textId="438AA036" w:rsidR="008F3719" w:rsidRPr="00A3036C" w:rsidRDefault="008F3719" w:rsidP="00B96DE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Guerreiros Dimensionais assistem ao devaneio coletivo propiciado pela continuidade do espetáculo: “O filho pródigo volta ao lar”. Atores representam a mentira e ilusão com a verdade verdadeira manipulada para ser a realidade </w:t>
      </w:r>
      <w:r w:rsidRPr="00A3036C">
        <w:rPr>
          <w:rFonts w:ascii="Times New Roman" w:hAnsi="Times New Roman" w:cs="Times New Roman"/>
          <w:i/>
          <w:iCs/>
          <w:sz w:val="24"/>
          <w:szCs w:val="24"/>
        </w:rPr>
        <w:t xml:space="preserve">nua e crua </w:t>
      </w:r>
      <w:r w:rsidRPr="00A3036C">
        <w:rPr>
          <w:rFonts w:ascii="Times New Roman" w:hAnsi="Times New Roman" w:cs="Times New Roman"/>
          <w:sz w:val="24"/>
          <w:szCs w:val="24"/>
        </w:rPr>
        <w:t>alimentada pela ignorância terráquea</w:t>
      </w:r>
      <w:r w:rsidR="002405D5" w:rsidRPr="00A3036C">
        <w:rPr>
          <w:rFonts w:ascii="Times New Roman" w:hAnsi="Times New Roman" w:cs="Times New Roman"/>
          <w:sz w:val="24"/>
          <w:szCs w:val="24"/>
        </w:rPr>
        <w:t xml:space="preserve"> </w:t>
      </w:r>
      <w:r w:rsidR="00615083" w:rsidRPr="00A3036C">
        <w:rPr>
          <w:rFonts w:ascii="Times New Roman" w:hAnsi="Times New Roman" w:cs="Times New Roman"/>
          <w:sz w:val="24"/>
          <w:szCs w:val="24"/>
        </w:rPr>
        <w:t xml:space="preserve">expressada </w:t>
      </w:r>
      <w:r w:rsidR="002405D5" w:rsidRPr="00A3036C">
        <w:rPr>
          <w:rFonts w:ascii="Times New Roman" w:hAnsi="Times New Roman" w:cs="Times New Roman"/>
          <w:sz w:val="24"/>
          <w:szCs w:val="24"/>
        </w:rPr>
        <w:t>com</w:t>
      </w:r>
      <w:r w:rsidR="002405D5" w:rsidRPr="00A3036C">
        <w:rPr>
          <w:rFonts w:ascii="Times New Roman" w:eastAsia="Aptos" w:hAnsi="Times New Roman" w:cs="Times New Roman"/>
          <w:i/>
          <w:iCs/>
          <w:sz w:val="24"/>
          <w:szCs w:val="24"/>
        </w:rPr>
        <w:t xml:space="preserve"> a tríade da maldade humana</w:t>
      </w:r>
      <w:r w:rsidR="002405D5" w:rsidRPr="00A3036C">
        <w:rPr>
          <w:rFonts w:ascii="Times New Roman" w:eastAsia="Aptos" w:hAnsi="Times New Roman" w:cs="Times New Roman"/>
          <w:sz w:val="24"/>
          <w:szCs w:val="24"/>
        </w:rPr>
        <w:t xml:space="preserve">: </w:t>
      </w:r>
      <w:r w:rsidR="002405D5" w:rsidRPr="00A3036C">
        <w:rPr>
          <w:rFonts w:ascii="Times New Roman" w:eastAsia="Aptos" w:hAnsi="Times New Roman" w:cs="Times New Roman"/>
          <w:i/>
          <w:iCs/>
          <w:sz w:val="24"/>
          <w:szCs w:val="24"/>
        </w:rPr>
        <w:t>ego</w:t>
      </w:r>
      <w:r w:rsidR="002405D5" w:rsidRPr="00A3036C">
        <w:rPr>
          <w:rFonts w:ascii="Times New Roman" w:eastAsia="Aptos" w:hAnsi="Times New Roman" w:cs="Times New Roman"/>
          <w:sz w:val="24"/>
          <w:szCs w:val="24"/>
        </w:rPr>
        <w:t xml:space="preserve">, </w:t>
      </w:r>
      <w:r w:rsidR="002405D5" w:rsidRPr="00A3036C">
        <w:rPr>
          <w:rFonts w:ascii="Times New Roman" w:eastAsia="Aptos" w:hAnsi="Times New Roman" w:cs="Times New Roman"/>
          <w:i/>
          <w:iCs/>
          <w:sz w:val="24"/>
          <w:szCs w:val="24"/>
        </w:rPr>
        <w:t xml:space="preserve">ganância </w:t>
      </w:r>
      <w:r w:rsidR="002405D5" w:rsidRPr="00A3036C">
        <w:rPr>
          <w:rFonts w:ascii="Times New Roman" w:eastAsia="Aptos" w:hAnsi="Times New Roman" w:cs="Times New Roman"/>
          <w:sz w:val="24"/>
          <w:szCs w:val="24"/>
        </w:rPr>
        <w:t xml:space="preserve">e </w:t>
      </w:r>
      <w:r w:rsidR="002405D5" w:rsidRPr="00A3036C">
        <w:rPr>
          <w:rFonts w:ascii="Times New Roman" w:eastAsia="Aptos" w:hAnsi="Times New Roman" w:cs="Times New Roman"/>
          <w:i/>
          <w:iCs/>
          <w:sz w:val="24"/>
          <w:szCs w:val="24"/>
        </w:rPr>
        <w:t>medo</w:t>
      </w:r>
      <w:r w:rsidRPr="00A3036C">
        <w:rPr>
          <w:rFonts w:ascii="Times New Roman" w:hAnsi="Times New Roman" w:cs="Times New Roman"/>
          <w:sz w:val="24"/>
          <w:szCs w:val="24"/>
        </w:rPr>
        <w:t>.</w:t>
      </w:r>
    </w:p>
    <w:p w14:paraId="79323762" w14:textId="0A8BEA24" w:rsidR="008F3719" w:rsidRPr="00A3036C" w:rsidRDefault="008F3719" w:rsidP="00B96DE5">
      <w:pPr>
        <w:spacing w:after="0"/>
        <w:jc w:val="both"/>
        <w:rPr>
          <w:rFonts w:ascii="Times New Roman" w:hAnsi="Times New Roman" w:cs="Times New Roman"/>
          <w:sz w:val="24"/>
          <w:szCs w:val="24"/>
        </w:rPr>
      </w:pPr>
      <w:r w:rsidRPr="00A3036C">
        <w:rPr>
          <w:rFonts w:ascii="Times New Roman" w:hAnsi="Times New Roman" w:cs="Times New Roman"/>
          <w:sz w:val="24"/>
          <w:szCs w:val="24"/>
        </w:rPr>
        <w:t>Eu Sou a consciência... Eu Sou a energia... Eu Sou a luz... Eu Sou o coração... Eu Sou o amor incondicional... Eu Sou a evolução... Eu Sou o Escritor da existência humana... Eu Sou o perfeito equilíbrio da mente, do corpo e de espírito... Eu Sou a conexão com o Eu Superior.</w:t>
      </w:r>
      <w:r w:rsidR="00E42D15" w:rsidRPr="00A3036C">
        <w:rPr>
          <w:rFonts w:ascii="Times New Roman" w:hAnsi="Times New Roman" w:cs="Times New Roman"/>
          <w:sz w:val="24"/>
          <w:szCs w:val="24"/>
        </w:rPr>
        <w:t xml:space="preserve"> F</w:t>
      </w:r>
      <w:r w:rsidRPr="00A3036C">
        <w:rPr>
          <w:rFonts w:ascii="Times New Roman" w:hAnsi="Times New Roman" w:cs="Times New Roman"/>
          <w:sz w:val="24"/>
          <w:szCs w:val="24"/>
        </w:rPr>
        <w:t xml:space="preserve">ilosofia do despertar em massa resiste com seus </w:t>
      </w:r>
      <w:r w:rsidRPr="00A3036C">
        <w:rPr>
          <w:rFonts w:ascii="Times New Roman" w:hAnsi="Times New Roman" w:cs="Times New Roman"/>
          <w:i/>
          <w:iCs/>
          <w:sz w:val="24"/>
          <w:szCs w:val="24"/>
        </w:rPr>
        <w:t xml:space="preserve">guardiões </w:t>
      </w:r>
      <w:r w:rsidR="008618D8" w:rsidRPr="00A3036C">
        <w:rPr>
          <w:rFonts w:ascii="Times New Roman" w:hAnsi="Times New Roman" w:cs="Times New Roman"/>
          <w:i/>
          <w:iCs/>
          <w:sz w:val="24"/>
          <w:szCs w:val="24"/>
        </w:rPr>
        <w:t>dimension</w:t>
      </w:r>
      <w:r w:rsidRPr="00A3036C">
        <w:rPr>
          <w:rFonts w:ascii="Times New Roman" w:hAnsi="Times New Roman" w:cs="Times New Roman"/>
          <w:i/>
          <w:iCs/>
          <w:sz w:val="24"/>
          <w:szCs w:val="24"/>
        </w:rPr>
        <w:t>ais</w:t>
      </w:r>
      <w:r w:rsidRPr="00A3036C">
        <w:rPr>
          <w:rFonts w:ascii="Times New Roman" w:hAnsi="Times New Roman" w:cs="Times New Roman"/>
          <w:sz w:val="24"/>
          <w:szCs w:val="24"/>
        </w:rPr>
        <w:t xml:space="preserve"> distribuídos em raças universai</w:t>
      </w:r>
      <w:r w:rsidR="00E42D15" w:rsidRPr="00A3036C">
        <w:rPr>
          <w:rFonts w:ascii="Times New Roman" w:hAnsi="Times New Roman" w:cs="Times New Roman"/>
          <w:sz w:val="24"/>
          <w:szCs w:val="24"/>
        </w:rPr>
        <w:t>s afinadas ao SEU — Soberana Energia Universal.</w:t>
      </w:r>
      <w:r w:rsidRPr="00A3036C">
        <w:rPr>
          <w:rFonts w:ascii="Times New Roman" w:hAnsi="Times New Roman" w:cs="Times New Roman"/>
          <w:sz w:val="24"/>
          <w:szCs w:val="24"/>
        </w:rPr>
        <w:t xml:space="preserve"> </w:t>
      </w:r>
    </w:p>
    <w:p w14:paraId="56F1FAF4" w14:textId="5920F91B" w:rsidR="006F7931" w:rsidRPr="00A3036C" w:rsidRDefault="00B06AAE" w:rsidP="009E0F7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Guerra Dimension</w:t>
      </w:r>
      <w:r w:rsidR="005A20AD" w:rsidRPr="00A3036C">
        <w:rPr>
          <w:rFonts w:ascii="Times New Roman" w:eastAsia="Aptos" w:hAnsi="Times New Roman" w:cs="Times New Roman"/>
          <w:sz w:val="24"/>
          <w:szCs w:val="24"/>
        </w:rPr>
        <w:t>al está sendo vencida</w:t>
      </w:r>
      <w:r w:rsidR="005E1F12" w:rsidRPr="00A3036C">
        <w:rPr>
          <w:rFonts w:ascii="Times New Roman" w:eastAsia="Aptos" w:hAnsi="Times New Roman" w:cs="Times New Roman"/>
          <w:sz w:val="24"/>
          <w:szCs w:val="24"/>
        </w:rPr>
        <w:t xml:space="preserve"> pelo</w:t>
      </w:r>
      <w:r w:rsidR="003B00E4" w:rsidRPr="00A3036C">
        <w:rPr>
          <w:rFonts w:ascii="Times New Roman" w:eastAsia="Aptos" w:hAnsi="Times New Roman" w:cs="Times New Roman"/>
          <w:sz w:val="24"/>
          <w:szCs w:val="24"/>
        </w:rPr>
        <w:t xml:space="preserve"> SPA — Supremo Poder Anônimo, leia-se</w:t>
      </w:r>
      <w:r w:rsidR="005E1F12" w:rsidRPr="00A3036C">
        <w:rPr>
          <w:rFonts w:ascii="Times New Roman" w:eastAsia="Aptos" w:hAnsi="Times New Roman" w:cs="Times New Roman"/>
          <w:sz w:val="24"/>
          <w:szCs w:val="24"/>
        </w:rPr>
        <w:t xml:space="preserve"> </w:t>
      </w:r>
      <w:r w:rsidR="005B7545" w:rsidRPr="00A3036C">
        <w:rPr>
          <w:rFonts w:ascii="Times New Roman" w:eastAsia="Aptos" w:hAnsi="Times New Roman" w:cs="Times New Roman"/>
          <w:sz w:val="24"/>
          <w:szCs w:val="24"/>
        </w:rPr>
        <w:t xml:space="preserve"> </w:t>
      </w:r>
      <w:r w:rsidR="005E1F12" w:rsidRPr="00A3036C">
        <w:rPr>
          <w:rFonts w:ascii="Times New Roman" w:eastAsia="Aptos" w:hAnsi="Times New Roman" w:cs="Times New Roman"/>
          <w:i/>
          <w:iCs/>
          <w:sz w:val="24"/>
          <w:szCs w:val="24"/>
        </w:rPr>
        <w:t>malenirus</w:t>
      </w:r>
      <w:r w:rsidR="005E1F12" w:rsidRPr="00A3036C">
        <w:rPr>
          <w:rFonts w:ascii="Times New Roman" w:eastAsia="Aptos" w:hAnsi="Times New Roman" w:cs="Times New Roman"/>
          <w:sz w:val="24"/>
          <w:szCs w:val="24"/>
        </w:rPr>
        <w:t xml:space="preserve">, </w:t>
      </w:r>
      <w:r w:rsidR="005E1F12" w:rsidRPr="00A3036C">
        <w:rPr>
          <w:rFonts w:ascii="Times New Roman" w:eastAsia="Aptos" w:hAnsi="Times New Roman" w:cs="Times New Roman"/>
          <w:i/>
          <w:iCs/>
          <w:sz w:val="24"/>
          <w:szCs w:val="24"/>
        </w:rPr>
        <w:t xml:space="preserve">reinonaques </w:t>
      </w:r>
      <w:r w:rsidR="005E1F12" w:rsidRPr="00A3036C">
        <w:rPr>
          <w:rFonts w:ascii="Times New Roman" w:eastAsia="Aptos" w:hAnsi="Times New Roman" w:cs="Times New Roman"/>
          <w:sz w:val="24"/>
          <w:szCs w:val="24"/>
        </w:rPr>
        <w:t xml:space="preserve">e </w:t>
      </w:r>
      <w:r w:rsidR="005E1F12" w:rsidRPr="00A3036C">
        <w:rPr>
          <w:rFonts w:ascii="Times New Roman" w:eastAsia="Aptos" w:hAnsi="Times New Roman" w:cs="Times New Roman"/>
          <w:i/>
          <w:iCs/>
          <w:sz w:val="24"/>
          <w:szCs w:val="24"/>
        </w:rPr>
        <w:t>dominitilianos</w:t>
      </w:r>
      <w:r w:rsidR="00F226F0" w:rsidRPr="00A3036C">
        <w:rPr>
          <w:rFonts w:ascii="Times New Roman" w:eastAsia="Aptos" w:hAnsi="Times New Roman" w:cs="Times New Roman"/>
          <w:sz w:val="24"/>
          <w:szCs w:val="24"/>
        </w:rPr>
        <w:t xml:space="preserve">. </w:t>
      </w:r>
      <w:r w:rsidR="00E42D15" w:rsidRPr="00A3036C">
        <w:rPr>
          <w:rFonts w:ascii="Times New Roman" w:eastAsia="Aptos" w:hAnsi="Times New Roman" w:cs="Times New Roman"/>
          <w:sz w:val="24"/>
          <w:szCs w:val="24"/>
        </w:rPr>
        <w:t>P</w:t>
      </w:r>
      <w:r w:rsidR="00F226F0" w:rsidRPr="00A3036C">
        <w:rPr>
          <w:rFonts w:ascii="Times New Roman" w:eastAsia="Aptos" w:hAnsi="Times New Roman" w:cs="Times New Roman"/>
          <w:sz w:val="24"/>
          <w:szCs w:val="24"/>
        </w:rPr>
        <w:t xml:space="preserve">opulação terráquea submissa </w:t>
      </w:r>
      <w:r w:rsidR="008752BA" w:rsidRPr="00A3036C">
        <w:rPr>
          <w:rFonts w:ascii="Times New Roman" w:eastAsia="Aptos" w:hAnsi="Times New Roman" w:cs="Times New Roman"/>
          <w:sz w:val="24"/>
          <w:szCs w:val="24"/>
        </w:rPr>
        <w:t>na sua maioria</w:t>
      </w:r>
      <w:r w:rsidR="00B5382B" w:rsidRPr="00A3036C">
        <w:rPr>
          <w:rFonts w:ascii="Times New Roman" w:eastAsia="Aptos" w:hAnsi="Times New Roman" w:cs="Times New Roman"/>
          <w:sz w:val="24"/>
          <w:szCs w:val="24"/>
        </w:rPr>
        <w:t xml:space="preserve"> ao Sistema Terra</w:t>
      </w:r>
      <w:r w:rsidR="008752BA" w:rsidRPr="00A3036C">
        <w:rPr>
          <w:rFonts w:ascii="Times New Roman" w:eastAsia="Aptos" w:hAnsi="Times New Roman" w:cs="Times New Roman"/>
          <w:sz w:val="24"/>
          <w:szCs w:val="24"/>
        </w:rPr>
        <w:t>, responde</w:t>
      </w:r>
      <w:r w:rsidR="009E0F79" w:rsidRPr="00A3036C">
        <w:rPr>
          <w:rFonts w:ascii="Times New Roman" w:eastAsia="Aptos" w:hAnsi="Times New Roman" w:cs="Times New Roman"/>
          <w:sz w:val="24"/>
          <w:szCs w:val="24"/>
        </w:rPr>
        <w:t>, satisfatoriamente e para alegria de seus dominadores,</w:t>
      </w:r>
      <w:r w:rsidR="00B5382B" w:rsidRPr="00A3036C">
        <w:rPr>
          <w:rFonts w:ascii="Times New Roman" w:eastAsia="Aptos" w:hAnsi="Times New Roman" w:cs="Times New Roman"/>
          <w:sz w:val="24"/>
          <w:szCs w:val="24"/>
        </w:rPr>
        <w:t xml:space="preserve"> com  </w:t>
      </w:r>
      <w:r w:rsidR="00E47716" w:rsidRPr="00A3036C">
        <w:rPr>
          <w:rFonts w:ascii="Times New Roman" w:eastAsia="Aptos" w:hAnsi="Times New Roman" w:cs="Times New Roman"/>
          <w:i/>
          <w:iCs/>
          <w:sz w:val="24"/>
          <w:szCs w:val="24"/>
        </w:rPr>
        <w:t>a tríade da maldade humana</w:t>
      </w:r>
      <w:r w:rsidR="00E47716" w:rsidRPr="00A3036C">
        <w:rPr>
          <w:rFonts w:ascii="Times New Roman" w:eastAsia="Aptos" w:hAnsi="Times New Roman" w:cs="Times New Roman"/>
          <w:sz w:val="24"/>
          <w:szCs w:val="24"/>
        </w:rPr>
        <w:t xml:space="preserve">: </w:t>
      </w:r>
      <w:r w:rsidR="00E47716" w:rsidRPr="00A3036C">
        <w:rPr>
          <w:rFonts w:ascii="Times New Roman" w:eastAsia="Aptos" w:hAnsi="Times New Roman" w:cs="Times New Roman"/>
          <w:i/>
          <w:iCs/>
          <w:sz w:val="24"/>
          <w:szCs w:val="24"/>
        </w:rPr>
        <w:t>ego</w:t>
      </w:r>
      <w:r w:rsidR="00E47716" w:rsidRPr="00A3036C">
        <w:rPr>
          <w:rFonts w:ascii="Times New Roman" w:eastAsia="Aptos" w:hAnsi="Times New Roman" w:cs="Times New Roman"/>
          <w:sz w:val="24"/>
          <w:szCs w:val="24"/>
        </w:rPr>
        <w:t xml:space="preserve">, </w:t>
      </w:r>
      <w:r w:rsidR="00E47716" w:rsidRPr="00A3036C">
        <w:rPr>
          <w:rFonts w:ascii="Times New Roman" w:eastAsia="Aptos" w:hAnsi="Times New Roman" w:cs="Times New Roman"/>
          <w:i/>
          <w:iCs/>
          <w:sz w:val="24"/>
          <w:szCs w:val="24"/>
        </w:rPr>
        <w:t xml:space="preserve">ganância </w:t>
      </w:r>
      <w:r w:rsidR="00E47716" w:rsidRPr="00A3036C">
        <w:rPr>
          <w:rFonts w:ascii="Times New Roman" w:eastAsia="Aptos" w:hAnsi="Times New Roman" w:cs="Times New Roman"/>
          <w:sz w:val="24"/>
          <w:szCs w:val="24"/>
        </w:rPr>
        <w:t xml:space="preserve">e </w:t>
      </w:r>
      <w:r w:rsidR="00E47716" w:rsidRPr="00A3036C">
        <w:rPr>
          <w:rFonts w:ascii="Times New Roman" w:eastAsia="Aptos" w:hAnsi="Times New Roman" w:cs="Times New Roman"/>
          <w:i/>
          <w:iCs/>
          <w:sz w:val="24"/>
          <w:szCs w:val="24"/>
        </w:rPr>
        <w:t>medo</w:t>
      </w:r>
      <w:r w:rsidR="00203ED5" w:rsidRPr="00A3036C">
        <w:rPr>
          <w:rFonts w:ascii="Times New Roman" w:eastAsia="Aptos" w:hAnsi="Times New Roman" w:cs="Times New Roman"/>
          <w:sz w:val="24"/>
          <w:szCs w:val="24"/>
        </w:rPr>
        <w:t xml:space="preserve"> ao </w:t>
      </w:r>
      <w:r w:rsidR="00203ED5" w:rsidRPr="00A3036C">
        <w:rPr>
          <w:rFonts w:ascii="Times New Roman" w:eastAsia="Aptos" w:hAnsi="Times New Roman" w:cs="Times New Roman"/>
          <w:b/>
          <w:bCs/>
          <w:sz w:val="24"/>
          <w:szCs w:val="24"/>
        </w:rPr>
        <w:t xml:space="preserve">Reset </w:t>
      </w:r>
      <w:r w:rsidR="004E7986" w:rsidRPr="00A3036C">
        <w:rPr>
          <w:rFonts w:ascii="Times New Roman" w:eastAsia="Aptos" w:hAnsi="Times New Roman" w:cs="Times New Roman"/>
          <w:sz w:val="24"/>
          <w:szCs w:val="24"/>
        </w:rPr>
        <w:t>do ano de 2079</w:t>
      </w:r>
      <w:r w:rsidR="009E0F79" w:rsidRPr="00A3036C">
        <w:rPr>
          <w:rFonts w:ascii="Times New Roman" w:eastAsia="Aptos" w:hAnsi="Times New Roman" w:cs="Times New Roman"/>
          <w:sz w:val="24"/>
          <w:szCs w:val="24"/>
        </w:rPr>
        <w:t>, sob o véu do esquecimento</w:t>
      </w:r>
      <w:r w:rsidR="004E7986" w:rsidRPr="00A3036C">
        <w:rPr>
          <w:rFonts w:ascii="Times New Roman" w:eastAsia="Aptos" w:hAnsi="Times New Roman" w:cs="Times New Roman"/>
          <w:sz w:val="24"/>
          <w:szCs w:val="24"/>
        </w:rPr>
        <w:t xml:space="preserve"> para 2024/25</w:t>
      </w:r>
      <w:r w:rsidR="003C1CD0" w:rsidRPr="00A3036C">
        <w:rPr>
          <w:rFonts w:ascii="Times New Roman" w:eastAsia="Aptos" w:hAnsi="Times New Roman" w:cs="Times New Roman"/>
          <w:sz w:val="24"/>
          <w:szCs w:val="24"/>
        </w:rPr>
        <w:t>,</w:t>
      </w:r>
      <w:r w:rsidR="004E7986" w:rsidRPr="00A3036C">
        <w:rPr>
          <w:rFonts w:ascii="Times New Roman" w:eastAsia="Aptos" w:hAnsi="Times New Roman" w:cs="Times New Roman"/>
          <w:b/>
          <w:bCs/>
          <w:sz w:val="24"/>
          <w:szCs w:val="24"/>
        </w:rPr>
        <w:t xml:space="preserve"> </w:t>
      </w:r>
      <w:r w:rsidR="00CB5C26" w:rsidRPr="00A3036C">
        <w:rPr>
          <w:rFonts w:ascii="Times New Roman" w:eastAsia="Aptos" w:hAnsi="Times New Roman" w:cs="Times New Roman"/>
          <w:sz w:val="24"/>
          <w:szCs w:val="24"/>
        </w:rPr>
        <w:t xml:space="preserve">programado </w:t>
      </w:r>
      <w:r w:rsidR="00FF582C" w:rsidRPr="00A3036C">
        <w:rPr>
          <w:rFonts w:ascii="Times New Roman" w:eastAsia="Aptos" w:hAnsi="Times New Roman" w:cs="Times New Roman"/>
          <w:sz w:val="24"/>
          <w:szCs w:val="24"/>
        </w:rPr>
        <w:t xml:space="preserve">pelo imperialismo de </w:t>
      </w:r>
      <w:r w:rsidR="00D86AE0" w:rsidRPr="00A3036C">
        <w:rPr>
          <w:rFonts w:ascii="Times New Roman" w:eastAsia="Aptos" w:hAnsi="Times New Roman" w:cs="Times New Roman"/>
          <w:i/>
          <w:iCs/>
          <w:sz w:val="24"/>
          <w:szCs w:val="24"/>
        </w:rPr>
        <w:t>os donos do mundo</w:t>
      </w:r>
      <w:r w:rsidR="00D86AE0" w:rsidRPr="00A3036C">
        <w:rPr>
          <w:rFonts w:ascii="Times New Roman" w:eastAsia="Aptos" w:hAnsi="Times New Roman" w:cs="Times New Roman"/>
          <w:sz w:val="24"/>
          <w:szCs w:val="24"/>
        </w:rPr>
        <w:t>.</w:t>
      </w:r>
    </w:p>
    <w:p w14:paraId="64150930" w14:textId="66CCD153" w:rsidR="002E6E1E" w:rsidRPr="002E6E1E" w:rsidRDefault="009E0F79" w:rsidP="002E6E1E">
      <w:pPr>
        <w:spacing w:after="0"/>
        <w:jc w:val="center"/>
        <w:rPr>
          <w:rFonts w:ascii="Times New Roman"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04850091" w14:textId="0675B947" w:rsidR="00E300AF" w:rsidRPr="002E6E1E" w:rsidRDefault="002E6E1E" w:rsidP="002E6E1E">
      <w:pPr>
        <w:tabs>
          <w:tab w:val="right" w:pos="4804"/>
        </w:tabs>
        <w:spacing w:after="0" w:line="276" w:lineRule="auto"/>
        <w:jc w:val="center"/>
        <w:rPr>
          <w:rFonts w:ascii="Times New Roman" w:eastAsiaTheme="minorEastAsia" w:hAnsi="Times New Roman" w:cs="Times New Roman"/>
          <w:b/>
          <w:kern w:val="0"/>
          <w:sz w:val="24"/>
          <w:szCs w:val="24"/>
          <w14:ligatures w14:val="none"/>
        </w:rPr>
      </w:pPr>
      <w:r w:rsidRPr="002E6E1E">
        <w:rPr>
          <w:rFonts w:ascii="Times New Roman" w:eastAsiaTheme="minorEastAsia" w:hAnsi="Times New Roman" w:cs="Times New Roman"/>
          <w:b/>
          <w:color w:val="7030A0"/>
          <w:kern w:val="0"/>
          <w:sz w:val="24"/>
          <w:szCs w:val="24"/>
          <w14:ligatures w14:val="none"/>
        </w:rPr>
        <w:t>C</w:t>
      </w:r>
      <w:r>
        <w:rPr>
          <w:rFonts w:ascii="Times New Roman" w:eastAsiaTheme="minorEastAsia" w:hAnsi="Times New Roman" w:cs="Times New Roman"/>
          <w:b/>
          <w:kern w:val="0"/>
          <w:sz w:val="24"/>
          <w:szCs w:val="24"/>
          <w14:ligatures w14:val="none"/>
        </w:rPr>
        <w:t>a</w:t>
      </w:r>
      <w:r w:rsidR="00E300AF" w:rsidRPr="002E6E1E">
        <w:rPr>
          <w:rFonts w:ascii="Times New Roman" w:eastAsiaTheme="minorEastAsia" w:hAnsi="Times New Roman" w:cs="Times New Roman"/>
          <w:b/>
          <w:kern w:val="0"/>
          <w:sz w:val="24"/>
          <w:szCs w:val="24"/>
          <w14:ligatures w14:val="none"/>
        </w:rPr>
        <w:t xml:space="preserve">pítulo </w:t>
      </w:r>
      <w:r w:rsidR="00E300AF" w:rsidRPr="002E6E1E">
        <w:rPr>
          <w:rFonts w:ascii="Times New Roman" w:eastAsiaTheme="minorEastAsia" w:hAnsi="Times New Roman" w:cs="Times New Roman"/>
          <w:b/>
          <w:color w:val="000000" w:themeColor="text1"/>
          <w:kern w:val="0"/>
          <w:sz w:val="24"/>
          <w:szCs w:val="24"/>
          <w14:ligatures w14:val="none"/>
        </w:rPr>
        <w:t>4</w:t>
      </w:r>
      <w:r w:rsidR="00E300AF" w:rsidRPr="002E6E1E">
        <w:rPr>
          <w:rFonts w:ascii="Times New Roman" w:eastAsiaTheme="minorEastAsia" w:hAnsi="Times New Roman" w:cs="Times New Roman"/>
          <w:b/>
          <w:kern w:val="0"/>
          <w:sz w:val="24"/>
          <w:szCs w:val="24"/>
          <w14:ligatures w14:val="none"/>
        </w:rPr>
        <w:t xml:space="preserve">: </w:t>
      </w:r>
      <w:r w:rsidR="007F007F" w:rsidRPr="002E6E1E">
        <w:rPr>
          <w:rFonts w:ascii="Times New Roman" w:eastAsiaTheme="minorEastAsia" w:hAnsi="Times New Roman" w:cs="Times New Roman"/>
          <w:b/>
          <w:color w:val="7030A0"/>
          <w:kern w:val="0"/>
          <w:sz w:val="24"/>
          <w:szCs w:val="24"/>
          <w14:ligatures w14:val="none"/>
        </w:rPr>
        <w:t>Guerra Dimensional</w:t>
      </w:r>
      <w:r w:rsidR="00E300AF" w:rsidRPr="002E6E1E">
        <w:rPr>
          <w:rFonts w:ascii="Times New Roman" w:eastAsiaTheme="minorEastAsia" w:hAnsi="Times New Roman" w:cs="Times New Roman"/>
          <w:b/>
          <w:kern w:val="0"/>
          <w:sz w:val="24"/>
          <w:szCs w:val="24"/>
          <w14:ligatures w14:val="none"/>
        </w:rPr>
        <w:t>.</w:t>
      </w:r>
    </w:p>
    <w:p w14:paraId="10E79A8B" w14:textId="77777777" w:rsidR="008C3308" w:rsidRDefault="00E300AF" w:rsidP="008C3308">
      <w:pPr>
        <w:spacing w:after="0" w:line="276" w:lineRule="auto"/>
        <w:jc w:val="center"/>
        <w:rPr>
          <w:rFonts w:ascii="Times New Roman" w:eastAsiaTheme="minorEastAsia" w:hAnsi="Times New Roman" w:cs="Times New Roman"/>
          <w:b/>
          <w:kern w:val="0"/>
          <w:sz w:val="24"/>
          <w:szCs w:val="24"/>
          <w14:ligatures w14:val="none"/>
        </w:rPr>
      </w:pPr>
      <w:r w:rsidRPr="00A3036C">
        <w:rPr>
          <w:rFonts w:ascii="Times New Roman" w:eastAsiaTheme="minorEastAsia" w:hAnsi="Times New Roman" w:cs="Times New Roman"/>
          <w:b/>
          <w:kern w:val="0"/>
          <w:sz w:val="24"/>
          <w:szCs w:val="24"/>
          <w14:ligatures w14:val="none"/>
        </w:rPr>
        <w:t xml:space="preserve">Século XXI. </w:t>
      </w:r>
      <w:r w:rsidR="00E73395" w:rsidRPr="00A3036C">
        <w:rPr>
          <w:rFonts w:ascii="Times New Roman" w:eastAsiaTheme="minorEastAsia" w:hAnsi="Times New Roman" w:cs="Times New Roman"/>
          <w:b/>
          <w:kern w:val="0"/>
          <w:sz w:val="24"/>
          <w:szCs w:val="24"/>
          <w14:ligatures w14:val="none"/>
        </w:rPr>
        <w:t>P</w:t>
      </w:r>
      <w:r w:rsidR="00980EE8" w:rsidRPr="00A3036C">
        <w:rPr>
          <w:rFonts w:ascii="Times New Roman" w:eastAsiaTheme="minorEastAsia" w:hAnsi="Times New Roman" w:cs="Times New Roman"/>
          <w:b/>
          <w:kern w:val="0"/>
          <w:sz w:val="24"/>
          <w:szCs w:val="24"/>
          <w14:ligatures w14:val="none"/>
        </w:rPr>
        <w:t xml:space="preserve">rimeiro Plano </w:t>
      </w:r>
      <w:r w:rsidR="00E73395" w:rsidRPr="00A3036C">
        <w:rPr>
          <w:rFonts w:ascii="Times New Roman" w:eastAsiaTheme="minorEastAsia" w:hAnsi="Times New Roman" w:cs="Times New Roman"/>
          <w:b/>
          <w:kern w:val="0"/>
          <w:sz w:val="24"/>
          <w:szCs w:val="24"/>
          <w14:ligatures w14:val="none"/>
        </w:rPr>
        <w:t>Terr</w:t>
      </w:r>
      <w:r w:rsidR="00B700CF" w:rsidRPr="00A3036C">
        <w:rPr>
          <w:rFonts w:ascii="Times New Roman" w:eastAsiaTheme="minorEastAsia" w:hAnsi="Times New Roman" w:cs="Times New Roman"/>
          <w:b/>
          <w:kern w:val="0"/>
          <w:sz w:val="24"/>
          <w:szCs w:val="24"/>
          <w14:ligatures w14:val="none"/>
        </w:rPr>
        <w:t>áqueo</w:t>
      </w:r>
      <w:r w:rsidRPr="00A3036C">
        <w:rPr>
          <w:rFonts w:ascii="Times New Roman" w:eastAsiaTheme="minorEastAsia" w:hAnsi="Times New Roman" w:cs="Times New Roman"/>
          <w:b/>
          <w:kern w:val="0"/>
          <w:sz w:val="24"/>
          <w:szCs w:val="24"/>
          <w14:ligatures w14:val="none"/>
        </w:rPr>
        <w:t>.</w:t>
      </w:r>
    </w:p>
    <w:p w14:paraId="432C3E74" w14:textId="6C12A14D" w:rsidR="008C3308" w:rsidRPr="00A3036C" w:rsidRDefault="008C3308" w:rsidP="008C3308">
      <w:pPr>
        <w:spacing w:after="0" w:line="276" w:lineRule="auto"/>
        <w:rPr>
          <w:rFonts w:ascii="Times New Roman" w:eastAsiaTheme="minorEastAsia" w:hAnsi="Times New Roman" w:cs="Times New Roman"/>
          <w:b/>
          <w:kern w:val="0"/>
          <w:sz w:val="24"/>
          <w:szCs w:val="24"/>
          <w14:ligatures w14:val="none"/>
        </w:rPr>
      </w:pPr>
      <w:r>
        <w:rPr>
          <w:rFonts w:ascii="Times New Roman" w:eastAsiaTheme="minorEastAsia" w:hAnsi="Times New Roman" w:cs="Times New Roman"/>
          <w:b/>
          <w:kern w:val="0"/>
          <w:sz w:val="24"/>
          <w:szCs w:val="24"/>
          <w14:ligatures w14:val="none"/>
        </w:rPr>
        <w:t xml:space="preserve">              </w:t>
      </w:r>
      <w:r w:rsidR="00F06BC8" w:rsidRPr="00A3036C">
        <w:rPr>
          <w:rFonts w:ascii="Times New Roman" w:eastAsiaTheme="minorEastAsia" w:hAnsi="Times New Roman" w:cs="Times New Roman"/>
          <w:b/>
          <w:kern w:val="0"/>
          <w:sz w:val="24"/>
          <w:szCs w:val="24"/>
          <w14:ligatures w14:val="none"/>
        </w:rPr>
        <w:t xml:space="preserve">Ano de </w:t>
      </w:r>
      <w:r w:rsidR="00F06BC8" w:rsidRPr="00A3036C">
        <w:rPr>
          <w:rFonts w:ascii="Times New Roman" w:eastAsiaTheme="minorEastAsia" w:hAnsi="Times New Roman" w:cs="Times New Roman"/>
          <w:b/>
          <w:color w:val="7030A0"/>
          <w:kern w:val="0"/>
          <w:sz w:val="24"/>
          <w:szCs w:val="24"/>
          <w14:ligatures w14:val="none"/>
        </w:rPr>
        <w:t>20</w:t>
      </w:r>
      <w:r w:rsidR="0091733A" w:rsidRPr="00A3036C">
        <w:rPr>
          <w:rFonts w:ascii="Times New Roman" w:eastAsiaTheme="minorEastAsia" w:hAnsi="Times New Roman" w:cs="Times New Roman"/>
          <w:b/>
          <w:color w:val="7030A0"/>
          <w:kern w:val="0"/>
          <w:sz w:val="24"/>
          <w:szCs w:val="24"/>
          <w14:ligatures w14:val="none"/>
        </w:rPr>
        <w:t>25</w:t>
      </w:r>
      <w:r w:rsidR="009C07B3" w:rsidRPr="00A3036C">
        <w:rPr>
          <w:rFonts w:ascii="Times New Roman" w:eastAsiaTheme="minorEastAsia" w:hAnsi="Times New Roman" w:cs="Times New Roman"/>
          <w:b/>
          <w:kern w:val="0"/>
          <w:sz w:val="24"/>
          <w:szCs w:val="24"/>
          <w14:ligatures w14:val="none"/>
        </w:rPr>
        <w:t>/</w:t>
      </w:r>
      <w:r w:rsidR="009C07B3" w:rsidRPr="00A3036C">
        <w:rPr>
          <w:rFonts w:ascii="Times New Roman" w:eastAsiaTheme="minorEastAsia" w:hAnsi="Times New Roman" w:cs="Times New Roman"/>
          <w:b/>
          <w:color w:val="7030A0"/>
          <w:kern w:val="0"/>
          <w:sz w:val="24"/>
          <w:szCs w:val="24"/>
          <w14:ligatures w14:val="none"/>
        </w:rPr>
        <w:t>26</w:t>
      </w:r>
      <w:r w:rsidR="00F06BC8" w:rsidRPr="00A3036C">
        <w:rPr>
          <w:rFonts w:ascii="Times New Roman" w:eastAsiaTheme="minorEastAsia" w:hAnsi="Times New Roman" w:cs="Times New Roman"/>
          <w:b/>
          <w:kern w:val="0"/>
          <w:sz w:val="24"/>
          <w:szCs w:val="24"/>
          <w14:ligatures w14:val="none"/>
        </w:rPr>
        <w:t>.</w:t>
      </w:r>
    </w:p>
    <w:p w14:paraId="5260DC84" w14:textId="747862D2" w:rsidR="00F06BC8" w:rsidRPr="00A3036C" w:rsidRDefault="008C3308" w:rsidP="009E0F79">
      <w:pPr>
        <w:spacing w:after="0"/>
        <w:jc w:val="both"/>
        <w:rPr>
          <w:rFonts w:ascii="Times New Roman" w:hAnsi="Times New Roman" w:cs="Times New Roman"/>
          <w:sz w:val="24"/>
          <w:szCs w:val="24"/>
        </w:rPr>
      </w:pPr>
      <w:r w:rsidRPr="00A3036C">
        <w:rPr>
          <w:rFonts w:ascii="Times New Roman" w:hAnsi="Times New Roman" w:cs="Times New Roman"/>
          <w:bCs/>
          <w:sz w:val="20"/>
          <w:szCs w:val="20"/>
          <w:lang w:eastAsia="pt-BR"/>
        </w:rPr>
        <w:lastRenderedPageBreak/>
        <w:drawing>
          <wp:anchor distT="0" distB="0" distL="114300" distR="114300" simplePos="0" relativeHeight="251658240" behindDoc="0" locked="0" layoutInCell="1" allowOverlap="1" wp14:anchorId="65BE978D" wp14:editId="424076ED">
            <wp:simplePos x="0" y="0"/>
            <wp:positionH relativeFrom="column">
              <wp:posOffset>-1270</wp:posOffset>
            </wp:positionH>
            <wp:positionV relativeFrom="paragraph">
              <wp:posOffset>13970</wp:posOffset>
            </wp:positionV>
            <wp:extent cx="1002030" cy="1440815"/>
            <wp:effectExtent l="323850" t="171450" r="0" b="273685"/>
            <wp:wrapSquare wrapText="bothSides"/>
            <wp:docPr id="689854213" name="Imagem 689854213" descr="Uma imagem contendo foto, mesa, comida,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63680" name="Imagem 2134963680" descr="Uma imagem contendo foto, mesa, comida, computador&#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02030" cy="1440815"/>
                    </a:xfrm>
                    <a:prstGeom prst="rect">
                      <a:avLst/>
                    </a:prstGeom>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14:sizeRelH relativeFrom="margin">
              <wp14:pctWidth>0</wp14:pctWidth>
            </wp14:sizeRelH>
            <wp14:sizeRelV relativeFrom="margin">
              <wp14:pctHeight>0</wp14:pctHeight>
            </wp14:sizeRelV>
          </wp:anchor>
        </w:drawing>
      </w:r>
      <w:r w:rsidR="00F06BC8" w:rsidRPr="00A3036C">
        <w:rPr>
          <w:rFonts w:ascii="Times New Roman" w:hAnsi="Times New Roman" w:cs="Times New Roman"/>
          <w:sz w:val="24"/>
          <w:szCs w:val="24"/>
        </w:rPr>
        <w:t>Topo da pirâmide do Sistema Terra</w:t>
      </w:r>
      <w:r w:rsidR="003B00E4" w:rsidRPr="00A3036C">
        <w:rPr>
          <w:rFonts w:ascii="Times New Roman" w:hAnsi="Times New Roman" w:cs="Times New Roman"/>
          <w:sz w:val="24"/>
          <w:szCs w:val="24"/>
        </w:rPr>
        <w:t>, dominado pelo SPA — Supremo Poder Anônimo,</w:t>
      </w:r>
      <w:r w:rsidR="00F06BC8" w:rsidRPr="00A3036C">
        <w:rPr>
          <w:rFonts w:ascii="Times New Roman" w:hAnsi="Times New Roman" w:cs="Times New Roman"/>
          <w:sz w:val="24"/>
          <w:szCs w:val="24"/>
        </w:rPr>
        <w:t xml:space="preserve"> ocupado pelas raças </w:t>
      </w:r>
      <w:bookmarkStart w:id="82" w:name="_Hlk198557497"/>
      <w:r w:rsidR="00F06BC8" w:rsidRPr="00A3036C">
        <w:rPr>
          <w:rFonts w:ascii="Times New Roman" w:hAnsi="Times New Roman" w:cs="Times New Roman"/>
          <w:i/>
          <w:iCs/>
          <w:sz w:val="24"/>
          <w:szCs w:val="24"/>
        </w:rPr>
        <w:t>malenirus</w:t>
      </w:r>
      <w:r w:rsidR="00F06BC8" w:rsidRPr="00A3036C">
        <w:rPr>
          <w:rFonts w:ascii="Times New Roman" w:hAnsi="Times New Roman" w:cs="Times New Roman"/>
          <w:sz w:val="24"/>
          <w:szCs w:val="24"/>
        </w:rPr>
        <w:t xml:space="preserve">, </w:t>
      </w:r>
      <w:r w:rsidR="00F06BC8" w:rsidRPr="00A3036C">
        <w:rPr>
          <w:rFonts w:ascii="Times New Roman" w:hAnsi="Times New Roman" w:cs="Times New Roman"/>
          <w:i/>
          <w:iCs/>
          <w:sz w:val="24"/>
          <w:szCs w:val="24"/>
        </w:rPr>
        <w:t>reinonaques</w:t>
      </w:r>
      <w:r w:rsidR="00F06BC8" w:rsidRPr="00A3036C">
        <w:rPr>
          <w:rFonts w:ascii="Times New Roman" w:hAnsi="Times New Roman" w:cs="Times New Roman"/>
          <w:sz w:val="24"/>
          <w:szCs w:val="24"/>
        </w:rPr>
        <w:t xml:space="preserve"> e dominitilianos</w:t>
      </w:r>
      <w:bookmarkEnd w:id="82"/>
      <w:r w:rsidR="003B00E4" w:rsidRPr="00A3036C">
        <w:rPr>
          <w:rFonts w:ascii="Times New Roman" w:hAnsi="Times New Roman" w:cs="Times New Roman"/>
          <w:sz w:val="24"/>
          <w:szCs w:val="24"/>
        </w:rPr>
        <w:t xml:space="preserve"> </w:t>
      </w:r>
      <w:r w:rsidR="00F06BC8" w:rsidRPr="00A3036C">
        <w:rPr>
          <w:rFonts w:ascii="Times New Roman" w:hAnsi="Times New Roman" w:cs="Times New Roman"/>
          <w:sz w:val="24"/>
          <w:szCs w:val="24"/>
        </w:rPr>
        <w:t xml:space="preserve">estão reunidos no </w:t>
      </w:r>
      <w:r w:rsidR="00B700CF" w:rsidRPr="00A3036C">
        <w:rPr>
          <w:rFonts w:ascii="Times New Roman" w:hAnsi="Times New Roman" w:cs="Times New Roman"/>
          <w:i/>
          <w:iCs/>
          <w:sz w:val="24"/>
          <w:szCs w:val="24"/>
        </w:rPr>
        <w:t>prim</w:t>
      </w:r>
      <w:r w:rsidR="00F06BC8" w:rsidRPr="00A3036C">
        <w:rPr>
          <w:rFonts w:ascii="Times New Roman" w:hAnsi="Times New Roman" w:cs="Times New Roman"/>
          <w:i/>
          <w:iCs/>
          <w:sz w:val="24"/>
          <w:szCs w:val="24"/>
        </w:rPr>
        <w:t>eiro plano terráqueo</w:t>
      </w:r>
      <w:r w:rsidR="003B00E4" w:rsidRPr="00A3036C">
        <w:rPr>
          <w:rFonts w:ascii="Times New Roman" w:hAnsi="Times New Roman" w:cs="Times New Roman"/>
          <w:sz w:val="24"/>
          <w:szCs w:val="24"/>
        </w:rPr>
        <w:t>.</w:t>
      </w:r>
    </w:p>
    <w:p w14:paraId="68F8876C" w14:textId="77777777" w:rsidR="00F06BC8" w:rsidRPr="00A3036C" w:rsidRDefault="00F06BC8" w:rsidP="009E0F79">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São eles, respectivamente: Algozlenirus, os irmãos gêmeos, Reinovil e Reinódio e Ilusiodiano. Convocados pelo primeiro, ocupante do cume desta engrenagem, discutem plano de ação no intuito de frear a conexão dimensional do terrícola com a verdade absoluta, reveladora do poder terráqueo pelo equilíbrio da inteligibilidade e a moralidade. </w:t>
      </w:r>
    </w:p>
    <w:p w14:paraId="2170216A" w14:textId="44D5D123" w:rsidR="00F06BC8" w:rsidRPr="00A3036C" w:rsidRDefault="00F06BC8" w:rsidP="00F06BC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 população terrícola monitorada pelas interligações subterrâneas continentais e pelos pilares sistêmicos: governo, religião, mídia e educação, alimentados pela </w:t>
      </w:r>
      <w:r w:rsidRPr="00A3036C">
        <w:rPr>
          <w:rFonts w:ascii="Times New Roman" w:hAnsi="Times New Roman" w:cs="Times New Roman"/>
          <w:i/>
          <w:iCs/>
          <w:sz w:val="24"/>
          <w:szCs w:val="24"/>
        </w:rPr>
        <w:t>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r w:rsidRPr="00A3036C">
        <w:rPr>
          <w:rFonts w:ascii="Times New Roman" w:hAnsi="Times New Roman" w:cs="Times New Roman"/>
          <w:sz w:val="24"/>
          <w:szCs w:val="24"/>
        </w:rPr>
        <w:t xml:space="preserve"> </w:t>
      </w:r>
      <w:r w:rsidR="00F44F5C" w:rsidRPr="00A3036C">
        <w:rPr>
          <w:rFonts w:ascii="Times New Roman" w:hAnsi="Times New Roman" w:cs="Times New Roman"/>
          <w:sz w:val="24"/>
          <w:szCs w:val="24"/>
        </w:rPr>
        <w:t>podem vir</w:t>
      </w:r>
      <w:r w:rsidRPr="00A3036C">
        <w:rPr>
          <w:rFonts w:ascii="Times New Roman" w:hAnsi="Times New Roman" w:cs="Times New Roman"/>
          <w:sz w:val="24"/>
          <w:szCs w:val="24"/>
        </w:rPr>
        <w:t xml:space="preserve"> a ruir, caso não haja uma reação contundente e radical por parte dos do</w:t>
      </w:r>
      <w:r w:rsidR="003C1CD0" w:rsidRPr="00A3036C">
        <w:rPr>
          <w:rFonts w:ascii="Times New Roman" w:hAnsi="Times New Roman" w:cs="Times New Roman"/>
          <w:sz w:val="24"/>
          <w:szCs w:val="24"/>
        </w:rPr>
        <w:t>minadores</w:t>
      </w:r>
      <w:r w:rsidRPr="00A3036C">
        <w:rPr>
          <w:rFonts w:ascii="Times New Roman" w:hAnsi="Times New Roman" w:cs="Times New Roman"/>
          <w:sz w:val="24"/>
          <w:szCs w:val="24"/>
        </w:rPr>
        <w:t xml:space="preserve"> do planeta Terra para desviarem, definitivamente, a humanidade deste caminho de</w:t>
      </w:r>
      <w:r w:rsidR="003C1CD0" w:rsidRPr="00A3036C">
        <w:rPr>
          <w:rFonts w:ascii="Times New Roman" w:hAnsi="Times New Roman" w:cs="Times New Roman"/>
          <w:sz w:val="24"/>
          <w:szCs w:val="24"/>
        </w:rPr>
        <w:t>sembocado no</w:t>
      </w:r>
      <w:r w:rsidRPr="00A3036C">
        <w:rPr>
          <w:rFonts w:ascii="Times New Roman" w:hAnsi="Times New Roman" w:cs="Times New Roman"/>
          <w:sz w:val="24"/>
          <w:szCs w:val="24"/>
        </w:rPr>
        <w:t xml:space="preserve"> amor</w:t>
      </w:r>
      <w:r w:rsidR="00B700CF" w:rsidRPr="00A3036C">
        <w:rPr>
          <w:rFonts w:ascii="Times New Roman" w:hAnsi="Times New Roman" w:cs="Times New Roman"/>
          <w:sz w:val="24"/>
          <w:szCs w:val="24"/>
        </w:rPr>
        <w:t xml:space="preserve"> incondicional</w:t>
      </w:r>
      <w:r w:rsidR="003C1CD0" w:rsidRPr="00A3036C">
        <w:rPr>
          <w:rFonts w:ascii="Times New Roman" w:hAnsi="Times New Roman" w:cs="Times New Roman"/>
          <w:sz w:val="24"/>
          <w:szCs w:val="24"/>
        </w:rPr>
        <w:t xml:space="preserve"> </w:t>
      </w:r>
      <w:r w:rsidRPr="00A3036C">
        <w:rPr>
          <w:rFonts w:ascii="Times New Roman" w:hAnsi="Times New Roman" w:cs="Times New Roman"/>
          <w:sz w:val="24"/>
          <w:szCs w:val="24"/>
        </w:rPr>
        <w:t>previsto pelo SEU — Soberana Energia Universal.</w:t>
      </w:r>
    </w:p>
    <w:p w14:paraId="5B18F081" w14:textId="77777777" w:rsidR="00F44F5C" w:rsidRPr="00A3036C" w:rsidRDefault="00F44F5C" w:rsidP="00F06BC8">
      <w:pPr>
        <w:spacing w:after="0"/>
        <w:jc w:val="both"/>
        <w:rPr>
          <w:rFonts w:ascii="Times New Roman" w:hAnsi="Times New Roman" w:cs="Times New Roman"/>
          <w:sz w:val="24"/>
          <w:szCs w:val="24"/>
        </w:rPr>
      </w:pPr>
    </w:p>
    <w:p w14:paraId="3F98ACB9" w14:textId="4D4441F1" w:rsidR="00F44F5C" w:rsidRPr="00A3036C" w:rsidRDefault="00F44F5C" w:rsidP="00F06BC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Recordar é viver ― Algozlenirus </w:t>
      </w:r>
      <w:r w:rsidR="00F56C3C" w:rsidRPr="00A3036C">
        <w:rPr>
          <w:rFonts w:ascii="Times New Roman" w:hAnsi="Times New Roman" w:cs="Times New Roman"/>
          <w:sz w:val="24"/>
          <w:szCs w:val="24"/>
        </w:rPr>
        <w:t>bem-humorado</w:t>
      </w:r>
      <w:r w:rsidR="00332BB2" w:rsidRPr="00A3036C">
        <w:rPr>
          <w:rFonts w:ascii="Times New Roman" w:hAnsi="Times New Roman" w:cs="Times New Roman"/>
          <w:sz w:val="24"/>
          <w:szCs w:val="24"/>
        </w:rPr>
        <w:t xml:space="preserve"> remete-se </w:t>
      </w:r>
      <w:r w:rsidR="00C07365" w:rsidRPr="00A3036C">
        <w:rPr>
          <w:rFonts w:ascii="Times New Roman" w:hAnsi="Times New Roman" w:cs="Times New Roman"/>
          <w:sz w:val="24"/>
          <w:szCs w:val="24"/>
        </w:rPr>
        <w:t xml:space="preserve">ao planeta antes da 3ª Guerra Mundial </w:t>
      </w:r>
      <w:r w:rsidRPr="00A3036C">
        <w:rPr>
          <w:rFonts w:ascii="Times New Roman" w:hAnsi="Times New Roman" w:cs="Times New Roman"/>
          <w:sz w:val="24"/>
          <w:szCs w:val="24"/>
        </w:rPr>
        <w:t>―</w:t>
      </w:r>
      <w:r w:rsidR="00C07365" w:rsidRPr="00A3036C">
        <w:rPr>
          <w:rFonts w:ascii="Times New Roman" w:hAnsi="Times New Roman" w:cs="Times New Roman"/>
          <w:sz w:val="24"/>
          <w:szCs w:val="24"/>
        </w:rPr>
        <w:t xml:space="preserve"> </w:t>
      </w:r>
      <w:r w:rsidR="002C2626" w:rsidRPr="00A3036C">
        <w:rPr>
          <w:rFonts w:ascii="Times New Roman" w:hAnsi="Times New Roman" w:cs="Times New Roman"/>
          <w:sz w:val="24"/>
          <w:szCs w:val="24"/>
        </w:rPr>
        <w:t>E, o melhor é poder conviver com</w:t>
      </w:r>
      <w:r w:rsidR="000C10D1" w:rsidRPr="00A3036C">
        <w:rPr>
          <w:rFonts w:ascii="Times New Roman" w:hAnsi="Times New Roman" w:cs="Times New Roman"/>
          <w:sz w:val="24"/>
          <w:szCs w:val="24"/>
        </w:rPr>
        <w:t xml:space="preserve"> o orbe que merecemos ter ―</w:t>
      </w:r>
      <w:r w:rsidR="000D6860" w:rsidRPr="00A3036C">
        <w:rPr>
          <w:rFonts w:ascii="Times New Roman" w:hAnsi="Times New Roman" w:cs="Times New Roman"/>
          <w:sz w:val="24"/>
          <w:szCs w:val="24"/>
        </w:rPr>
        <w:t xml:space="preserve"> Refere-se a</w:t>
      </w:r>
      <w:r w:rsidR="00953511" w:rsidRPr="00A3036C">
        <w:rPr>
          <w:rFonts w:ascii="Times New Roman" w:hAnsi="Times New Roman" w:cs="Times New Roman"/>
          <w:sz w:val="24"/>
          <w:szCs w:val="24"/>
        </w:rPr>
        <w:t xml:space="preserve">o </w:t>
      </w:r>
      <w:r w:rsidR="0079524D" w:rsidRPr="00A3036C">
        <w:rPr>
          <w:rFonts w:ascii="Times New Roman" w:hAnsi="Times New Roman" w:cs="Times New Roman"/>
          <w:i/>
          <w:iCs/>
          <w:sz w:val="24"/>
          <w:szCs w:val="24"/>
        </w:rPr>
        <w:t>décimo segundo plano terráqueo</w:t>
      </w:r>
      <w:r w:rsidR="00841673" w:rsidRPr="00A3036C">
        <w:rPr>
          <w:rFonts w:ascii="Times New Roman" w:hAnsi="Times New Roman" w:cs="Times New Roman"/>
          <w:sz w:val="24"/>
          <w:szCs w:val="24"/>
        </w:rPr>
        <w:t xml:space="preserve">, ilustrado no </w:t>
      </w:r>
      <w:r w:rsidR="00841673" w:rsidRPr="00A3036C">
        <w:rPr>
          <w:rFonts w:ascii="Times New Roman" w:hAnsi="Times New Roman" w:cs="Times New Roman"/>
          <w:i/>
          <w:iCs/>
          <w:sz w:val="24"/>
          <w:szCs w:val="24"/>
        </w:rPr>
        <w:t>primeiro plano terráqueo</w:t>
      </w:r>
      <w:r w:rsidR="009557CB" w:rsidRPr="00A3036C">
        <w:rPr>
          <w:rFonts w:ascii="Times New Roman" w:hAnsi="Times New Roman" w:cs="Times New Roman"/>
          <w:sz w:val="24"/>
          <w:szCs w:val="24"/>
        </w:rPr>
        <w:t>, onde estão reunidos</w:t>
      </w:r>
      <w:r w:rsidR="000D6860" w:rsidRPr="00A3036C">
        <w:rPr>
          <w:rFonts w:ascii="Times New Roman" w:hAnsi="Times New Roman" w:cs="Times New Roman"/>
          <w:sz w:val="24"/>
          <w:szCs w:val="24"/>
        </w:rPr>
        <w:t xml:space="preserve"> </w:t>
      </w:r>
      <w:r w:rsidR="000C10D1" w:rsidRPr="00A3036C">
        <w:rPr>
          <w:rFonts w:ascii="Times New Roman" w:hAnsi="Times New Roman" w:cs="Times New Roman"/>
          <w:sz w:val="24"/>
          <w:szCs w:val="24"/>
        </w:rPr>
        <w:t>―</w:t>
      </w:r>
      <w:r w:rsidR="00664F79" w:rsidRPr="00A3036C">
        <w:rPr>
          <w:rFonts w:ascii="Times New Roman" w:hAnsi="Times New Roman" w:cs="Times New Roman"/>
          <w:sz w:val="24"/>
          <w:szCs w:val="24"/>
        </w:rPr>
        <w:t xml:space="preserve"> A ignorância do terrícola</w:t>
      </w:r>
      <w:r w:rsidR="0022719A" w:rsidRPr="00A3036C">
        <w:rPr>
          <w:rFonts w:ascii="Times New Roman" w:hAnsi="Times New Roman" w:cs="Times New Roman"/>
          <w:sz w:val="24"/>
          <w:szCs w:val="24"/>
        </w:rPr>
        <w:t>, no que diz respeito a seu poder de ter e ser Deus é o nosso maio</w:t>
      </w:r>
      <w:r w:rsidR="00B739AB" w:rsidRPr="00A3036C">
        <w:rPr>
          <w:rFonts w:ascii="Times New Roman" w:hAnsi="Times New Roman" w:cs="Times New Roman"/>
          <w:sz w:val="24"/>
          <w:szCs w:val="24"/>
        </w:rPr>
        <w:t xml:space="preserve">r trunfo nesse </w:t>
      </w:r>
      <w:r w:rsidR="00F56C3C" w:rsidRPr="00A3036C">
        <w:rPr>
          <w:rFonts w:ascii="Times New Roman" w:hAnsi="Times New Roman" w:cs="Times New Roman"/>
          <w:sz w:val="24"/>
          <w:szCs w:val="24"/>
        </w:rPr>
        <w:t xml:space="preserve">jogo entre dominadores e dominados. ▬ </w:t>
      </w:r>
      <w:r w:rsidR="003560E5" w:rsidRPr="00A3036C">
        <w:rPr>
          <w:rFonts w:ascii="Times New Roman" w:hAnsi="Times New Roman" w:cs="Times New Roman"/>
          <w:sz w:val="24"/>
          <w:szCs w:val="24"/>
        </w:rPr>
        <w:t>afirma.</w:t>
      </w:r>
    </w:p>
    <w:p w14:paraId="4F237D7E" w14:textId="77777777" w:rsidR="003560E5" w:rsidRPr="00A3036C" w:rsidRDefault="003560E5" w:rsidP="00F06BC8">
      <w:pPr>
        <w:spacing w:after="0"/>
        <w:jc w:val="both"/>
        <w:rPr>
          <w:rFonts w:ascii="Times New Roman" w:hAnsi="Times New Roman" w:cs="Times New Roman"/>
          <w:sz w:val="24"/>
          <w:szCs w:val="24"/>
        </w:rPr>
      </w:pPr>
    </w:p>
    <w:p w14:paraId="45AD2008" w14:textId="5EF8C2A2" w:rsidR="003560E5" w:rsidRPr="00A3036C" w:rsidRDefault="003560E5" w:rsidP="00F06BC8">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w:t>
      </w:r>
      <w:r w:rsidR="00387192" w:rsidRPr="00A3036C">
        <w:rPr>
          <w:rFonts w:ascii="Times New Roman" w:hAnsi="Times New Roman" w:cs="Times New Roman"/>
          <w:sz w:val="24"/>
          <w:szCs w:val="24"/>
        </w:rPr>
        <w:t xml:space="preserve"> </w:t>
      </w:r>
      <w:r w:rsidR="0060665D" w:rsidRPr="00A3036C">
        <w:rPr>
          <w:rFonts w:ascii="Times New Roman" w:hAnsi="Times New Roman" w:cs="Times New Roman"/>
          <w:sz w:val="24"/>
          <w:szCs w:val="24"/>
        </w:rPr>
        <w:t>A constante produção de frequências eletromagnéticas malignas garante</w:t>
      </w:r>
      <w:r w:rsidR="00A76960" w:rsidRPr="00A3036C">
        <w:rPr>
          <w:rFonts w:ascii="Times New Roman" w:hAnsi="Times New Roman" w:cs="Times New Roman"/>
          <w:sz w:val="24"/>
          <w:szCs w:val="24"/>
        </w:rPr>
        <w:t>, por ora, nossa hegemonia ― Ilusiodiano</w:t>
      </w:r>
      <w:r w:rsidR="00507EB6" w:rsidRPr="00A3036C">
        <w:rPr>
          <w:rFonts w:ascii="Times New Roman" w:hAnsi="Times New Roman" w:cs="Times New Roman"/>
          <w:sz w:val="24"/>
          <w:szCs w:val="24"/>
        </w:rPr>
        <w:t xml:space="preserve"> alerta sobre a linha tênue entre escravocratas e escravizados </w:t>
      </w:r>
      <w:r w:rsidR="00A76960" w:rsidRPr="00A3036C">
        <w:rPr>
          <w:rFonts w:ascii="Times New Roman" w:hAnsi="Times New Roman" w:cs="Times New Roman"/>
          <w:sz w:val="24"/>
          <w:szCs w:val="24"/>
        </w:rPr>
        <w:t>―</w:t>
      </w:r>
      <w:r w:rsidR="00A65B50" w:rsidRPr="00A3036C">
        <w:rPr>
          <w:rFonts w:ascii="Times New Roman" w:hAnsi="Times New Roman" w:cs="Times New Roman"/>
          <w:sz w:val="24"/>
          <w:szCs w:val="24"/>
        </w:rPr>
        <w:t xml:space="preserve"> Devemos estar mais atentos</w:t>
      </w:r>
      <w:r w:rsidR="00196B41" w:rsidRPr="00A3036C">
        <w:rPr>
          <w:rFonts w:ascii="Times New Roman" w:hAnsi="Times New Roman" w:cs="Times New Roman"/>
          <w:sz w:val="24"/>
          <w:szCs w:val="24"/>
        </w:rPr>
        <w:t xml:space="preserve"> a insignificância</w:t>
      </w:r>
      <w:r w:rsidR="00C53278" w:rsidRPr="00A3036C">
        <w:rPr>
          <w:rFonts w:ascii="Times New Roman" w:hAnsi="Times New Roman" w:cs="Times New Roman"/>
          <w:sz w:val="24"/>
          <w:szCs w:val="24"/>
        </w:rPr>
        <w:t xml:space="preserve"> numérica de despertos no </w:t>
      </w:r>
      <w:r w:rsidR="00C53278" w:rsidRPr="00A3036C">
        <w:rPr>
          <w:rFonts w:ascii="Times New Roman" w:hAnsi="Times New Roman" w:cs="Times New Roman"/>
          <w:i/>
          <w:iCs/>
          <w:sz w:val="24"/>
          <w:szCs w:val="24"/>
        </w:rPr>
        <w:t>novo mundo</w:t>
      </w:r>
      <w:r w:rsidR="0060665D" w:rsidRPr="00A3036C">
        <w:rPr>
          <w:rFonts w:ascii="Times New Roman" w:hAnsi="Times New Roman" w:cs="Times New Roman"/>
          <w:sz w:val="24"/>
          <w:szCs w:val="24"/>
        </w:rPr>
        <w:t>.</w:t>
      </w:r>
      <w:r w:rsidR="002C0709" w:rsidRPr="00A3036C">
        <w:rPr>
          <w:rFonts w:ascii="Times New Roman" w:hAnsi="Times New Roman" w:cs="Times New Roman"/>
          <w:sz w:val="24"/>
          <w:szCs w:val="24"/>
        </w:rPr>
        <w:t xml:space="preserve"> </w:t>
      </w:r>
      <w:r w:rsidR="0060665D" w:rsidRPr="00A3036C">
        <w:rPr>
          <w:rFonts w:ascii="Times New Roman" w:hAnsi="Times New Roman" w:cs="Times New Roman"/>
          <w:sz w:val="24"/>
          <w:szCs w:val="24"/>
        </w:rPr>
        <w:t>▬</w:t>
      </w:r>
      <w:r w:rsidR="002C0709" w:rsidRPr="00A3036C">
        <w:rPr>
          <w:rFonts w:ascii="Times New Roman" w:hAnsi="Times New Roman" w:cs="Times New Roman"/>
          <w:sz w:val="24"/>
          <w:szCs w:val="24"/>
        </w:rPr>
        <w:t xml:space="preserve"> alerta.</w:t>
      </w:r>
    </w:p>
    <w:p w14:paraId="70810EE2" w14:textId="77777777" w:rsidR="002C0709" w:rsidRPr="00A3036C" w:rsidRDefault="002C0709" w:rsidP="00F06BC8">
      <w:pPr>
        <w:spacing w:after="0"/>
        <w:jc w:val="both"/>
        <w:rPr>
          <w:rFonts w:ascii="Times New Roman" w:hAnsi="Times New Roman" w:cs="Times New Roman"/>
          <w:sz w:val="24"/>
          <w:szCs w:val="24"/>
        </w:rPr>
      </w:pPr>
    </w:p>
    <w:p w14:paraId="7F24A16C" w14:textId="11347FB0" w:rsidR="002C0709" w:rsidRPr="00A3036C" w:rsidRDefault="002C0709" w:rsidP="00F06BC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FD7974" w:rsidRPr="00A3036C">
        <w:rPr>
          <w:rFonts w:ascii="Times New Roman" w:hAnsi="Times New Roman" w:cs="Times New Roman"/>
          <w:sz w:val="24"/>
          <w:szCs w:val="24"/>
        </w:rPr>
        <w:t xml:space="preserve">Nossa maior </w:t>
      </w:r>
      <w:r w:rsidR="00FD7974" w:rsidRPr="00A3036C">
        <w:rPr>
          <w:rFonts w:ascii="Times New Roman" w:hAnsi="Times New Roman" w:cs="Times New Roman"/>
          <w:i/>
          <w:iCs/>
          <w:sz w:val="24"/>
          <w:szCs w:val="24"/>
        </w:rPr>
        <w:t xml:space="preserve">marionete </w:t>
      </w:r>
      <w:r w:rsidR="00FD7974" w:rsidRPr="00A3036C">
        <w:rPr>
          <w:rFonts w:ascii="Times New Roman" w:hAnsi="Times New Roman" w:cs="Times New Roman"/>
          <w:sz w:val="24"/>
          <w:szCs w:val="24"/>
        </w:rPr>
        <w:t xml:space="preserve">governamental tem feito </w:t>
      </w:r>
      <w:r w:rsidR="00FD7974" w:rsidRPr="00A3036C">
        <w:rPr>
          <w:rFonts w:ascii="Times New Roman" w:hAnsi="Times New Roman" w:cs="Times New Roman"/>
          <w:i/>
          <w:iCs/>
          <w:sz w:val="24"/>
          <w:szCs w:val="24"/>
        </w:rPr>
        <w:t>o dever de casa</w:t>
      </w:r>
      <w:r w:rsidR="00FD7974" w:rsidRPr="00A3036C">
        <w:rPr>
          <w:rFonts w:ascii="Times New Roman" w:hAnsi="Times New Roman" w:cs="Times New Roman"/>
          <w:sz w:val="24"/>
          <w:szCs w:val="24"/>
        </w:rPr>
        <w:t xml:space="preserve"> ―</w:t>
      </w:r>
      <w:r w:rsidR="00F55D55" w:rsidRPr="00A3036C">
        <w:rPr>
          <w:rFonts w:ascii="Times New Roman" w:hAnsi="Times New Roman" w:cs="Times New Roman"/>
          <w:sz w:val="24"/>
          <w:szCs w:val="24"/>
        </w:rPr>
        <w:t xml:space="preserve"> </w:t>
      </w:r>
      <w:r w:rsidR="009312D2" w:rsidRPr="00A3036C">
        <w:rPr>
          <w:rFonts w:ascii="Times New Roman" w:hAnsi="Times New Roman" w:cs="Times New Roman"/>
          <w:sz w:val="24"/>
          <w:szCs w:val="24"/>
        </w:rPr>
        <w:t>Reinovil d</w:t>
      </w:r>
      <w:r w:rsidR="00F55D55" w:rsidRPr="00A3036C">
        <w:rPr>
          <w:rFonts w:ascii="Times New Roman" w:hAnsi="Times New Roman" w:cs="Times New Roman"/>
          <w:sz w:val="24"/>
          <w:szCs w:val="24"/>
        </w:rPr>
        <w:t xml:space="preserve">estaca </w:t>
      </w:r>
      <w:r w:rsidR="006243DA" w:rsidRPr="00A3036C">
        <w:rPr>
          <w:rFonts w:ascii="Times New Roman" w:hAnsi="Times New Roman" w:cs="Times New Roman"/>
          <w:sz w:val="24"/>
          <w:szCs w:val="24"/>
        </w:rPr>
        <w:t>o fisiologismo político de</w:t>
      </w:r>
      <w:r w:rsidR="007264A7" w:rsidRPr="00A3036C">
        <w:rPr>
          <w:rFonts w:ascii="Times New Roman" w:hAnsi="Times New Roman" w:cs="Times New Roman"/>
          <w:sz w:val="24"/>
          <w:szCs w:val="24"/>
        </w:rPr>
        <w:t xml:space="preserve"> Fernando Inácio Cardoso da Silva</w:t>
      </w:r>
      <w:r w:rsidR="006243DA" w:rsidRPr="00A3036C">
        <w:rPr>
          <w:rFonts w:ascii="Times New Roman" w:hAnsi="Times New Roman" w:cs="Times New Roman"/>
          <w:sz w:val="24"/>
          <w:szCs w:val="24"/>
        </w:rPr>
        <w:t xml:space="preserve"> </w:t>
      </w:r>
      <w:r w:rsidR="00FD7974" w:rsidRPr="00A3036C">
        <w:rPr>
          <w:rFonts w:ascii="Times New Roman" w:hAnsi="Times New Roman" w:cs="Times New Roman"/>
          <w:sz w:val="24"/>
          <w:szCs w:val="24"/>
        </w:rPr>
        <w:t>―</w:t>
      </w:r>
      <w:r w:rsidR="007264A7" w:rsidRPr="00A3036C">
        <w:rPr>
          <w:rFonts w:ascii="Times New Roman" w:hAnsi="Times New Roman" w:cs="Times New Roman"/>
          <w:sz w:val="24"/>
          <w:szCs w:val="24"/>
        </w:rPr>
        <w:t xml:space="preserve"> </w:t>
      </w:r>
      <w:r w:rsidR="00727F67" w:rsidRPr="00A3036C">
        <w:rPr>
          <w:rFonts w:ascii="Times New Roman" w:hAnsi="Times New Roman" w:cs="Times New Roman"/>
          <w:sz w:val="24"/>
          <w:szCs w:val="24"/>
        </w:rPr>
        <w:t>Nerfetari Mandela e</w:t>
      </w:r>
      <w:r w:rsidR="00A13301" w:rsidRPr="00A3036C">
        <w:rPr>
          <w:rFonts w:ascii="Times New Roman" w:hAnsi="Times New Roman" w:cs="Times New Roman"/>
          <w:sz w:val="24"/>
          <w:szCs w:val="24"/>
        </w:rPr>
        <w:t xml:space="preserve"> Toyotomi Naruhito da</w:t>
      </w:r>
      <w:r w:rsidR="00204D19" w:rsidRPr="00A3036C">
        <w:rPr>
          <w:rFonts w:ascii="Times New Roman" w:hAnsi="Times New Roman" w:cs="Times New Roman"/>
          <w:sz w:val="24"/>
          <w:szCs w:val="24"/>
        </w:rPr>
        <w:t>s uniões africana e asiátic</w:t>
      </w:r>
      <w:r w:rsidR="00200AFA" w:rsidRPr="00A3036C">
        <w:rPr>
          <w:rFonts w:ascii="Times New Roman" w:hAnsi="Times New Roman" w:cs="Times New Roman"/>
          <w:sz w:val="24"/>
          <w:szCs w:val="24"/>
        </w:rPr>
        <w:t xml:space="preserve">a, estimulados pelos coirmãos </w:t>
      </w:r>
      <w:r w:rsidR="00543871" w:rsidRPr="00A3036C">
        <w:rPr>
          <w:rFonts w:ascii="Times New Roman" w:hAnsi="Times New Roman" w:cs="Times New Roman"/>
          <w:sz w:val="24"/>
          <w:szCs w:val="24"/>
        </w:rPr>
        <w:t>sul-americanos</w:t>
      </w:r>
      <w:r w:rsidR="00235F8B" w:rsidRPr="00A3036C">
        <w:rPr>
          <w:rFonts w:ascii="Times New Roman" w:hAnsi="Times New Roman" w:cs="Times New Roman"/>
          <w:sz w:val="24"/>
          <w:szCs w:val="24"/>
        </w:rPr>
        <w:t>, destacadamente, a Argentina</w:t>
      </w:r>
      <w:r w:rsidR="00B90D2A" w:rsidRPr="00A3036C">
        <w:rPr>
          <w:rFonts w:ascii="Times New Roman" w:hAnsi="Times New Roman" w:cs="Times New Roman"/>
          <w:sz w:val="24"/>
          <w:szCs w:val="24"/>
        </w:rPr>
        <w:t>, complementam a ambiência conflituosa</w:t>
      </w:r>
      <w:r w:rsidR="00F920A7" w:rsidRPr="00A3036C">
        <w:rPr>
          <w:rFonts w:ascii="Times New Roman" w:hAnsi="Times New Roman" w:cs="Times New Roman"/>
          <w:sz w:val="24"/>
          <w:szCs w:val="24"/>
        </w:rPr>
        <w:t xml:space="preserve"> de interesses</w:t>
      </w:r>
      <w:r w:rsidR="00826B4B" w:rsidRPr="00A3036C">
        <w:rPr>
          <w:rFonts w:ascii="Times New Roman" w:hAnsi="Times New Roman" w:cs="Times New Roman"/>
          <w:sz w:val="24"/>
          <w:szCs w:val="24"/>
        </w:rPr>
        <w:t xml:space="preserve"> contraditórios alavancados pela corrupção sistêmic</w:t>
      </w:r>
      <w:r w:rsidR="00DD4994" w:rsidRPr="00A3036C">
        <w:rPr>
          <w:rFonts w:ascii="Times New Roman" w:hAnsi="Times New Roman" w:cs="Times New Roman"/>
          <w:sz w:val="24"/>
          <w:szCs w:val="24"/>
        </w:rPr>
        <w:t>a brasileira</w:t>
      </w:r>
      <w:r w:rsidR="00D81C3C" w:rsidRPr="00A3036C">
        <w:rPr>
          <w:rFonts w:ascii="Times New Roman" w:hAnsi="Times New Roman" w:cs="Times New Roman"/>
          <w:sz w:val="24"/>
          <w:szCs w:val="24"/>
        </w:rPr>
        <w:t xml:space="preserve"> </w:t>
      </w:r>
      <w:r w:rsidR="0065191E" w:rsidRPr="00A3036C">
        <w:rPr>
          <w:rFonts w:ascii="Times New Roman" w:hAnsi="Times New Roman" w:cs="Times New Roman"/>
          <w:sz w:val="24"/>
          <w:szCs w:val="24"/>
        </w:rPr>
        <w:t xml:space="preserve">na </w:t>
      </w:r>
      <w:r w:rsidR="0065191E" w:rsidRPr="00A3036C">
        <w:rPr>
          <w:rFonts w:ascii="Times New Roman" w:hAnsi="Times New Roman" w:cs="Times New Roman"/>
          <w:i/>
          <w:iCs/>
          <w:sz w:val="24"/>
          <w:szCs w:val="24"/>
        </w:rPr>
        <w:t xml:space="preserve">guerra fria </w:t>
      </w:r>
      <w:r w:rsidR="0065191E" w:rsidRPr="00A3036C">
        <w:rPr>
          <w:rFonts w:ascii="Times New Roman" w:hAnsi="Times New Roman" w:cs="Times New Roman"/>
          <w:sz w:val="24"/>
          <w:szCs w:val="24"/>
        </w:rPr>
        <w:t>pelo pode</w:t>
      </w:r>
      <w:r w:rsidR="003E1B79" w:rsidRPr="00A3036C">
        <w:rPr>
          <w:rFonts w:ascii="Times New Roman" w:hAnsi="Times New Roman" w:cs="Times New Roman"/>
          <w:sz w:val="24"/>
          <w:szCs w:val="24"/>
        </w:rPr>
        <w:t>r de decisão</w:t>
      </w:r>
      <w:r w:rsidR="0053200E" w:rsidRPr="00A3036C">
        <w:rPr>
          <w:rFonts w:ascii="Times New Roman" w:hAnsi="Times New Roman" w:cs="Times New Roman"/>
          <w:sz w:val="24"/>
          <w:szCs w:val="24"/>
        </w:rPr>
        <w:t xml:space="preserve"> nas questões</w:t>
      </w:r>
      <w:r w:rsidR="009312D2" w:rsidRPr="00A3036C">
        <w:rPr>
          <w:rFonts w:ascii="Times New Roman" w:hAnsi="Times New Roman" w:cs="Times New Roman"/>
          <w:sz w:val="24"/>
          <w:szCs w:val="24"/>
        </w:rPr>
        <w:t xml:space="preserve"> mundiais</w:t>
      </w:r>
      <w:r w:rsidR="00543871" w:rsidRPr="00A3036C">
        <w:rPr>
          <w:rFonts w:ascii="Times New Roman" w:hAnsi="Times New Roman" w:cs="Times New Roman"/>
          <w:sz w:val="24"/>
          <w:szCs w:val="24"/>
        </w:rPr>
        <w:t>. ▬ analítico.</w:t>
      </w:r>
    </w:p>
    <w:p w14:paraId="4B4EE457" w14:textId="77777777" w:rsidR="00543871" w:rsidRPr="00A3036C" w:rsidRDefault="00543871" w:rsidP="00F06BC8">
      <w:pPr>
        <w:spacing w:after="0"/>
        <w:jc w:val="both"/>
        <w:rPr>
          <w:rFonts w:ascii="Times New Roman" w:hAnsi="Times New Roman" w:cs="Times New Roman"/>
          <w:sz w:val="24"/>
          <w:szCs w:val="24"/>
        </w:rPr>
      </w:pPr>
    </w:p>
    <w:p w14:paraId="4953A15E" w14:textId="01A7CCCE" w:rsidR="00543871" w:rsidRPr="00A3036C" w:rsidRDefault="00543871" w:rsidP="00F06BC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4A7A97" w:rsidRPr="00A3036C">
        <w:rPr>
          <w:rFonts w:ascii="Times New Roman" w:hAnsi="Times New Roman" w:cs="Times New Roman"/>
          <w:sz w:val="24"/>
          <w:szCs w:val="24"/>
        </w:rPr>
        <w:t xml:space="preserve">Cabe a IMSD — Independência Mundial dos Servos de Deus  </w:t>
      </w:r>
      <w:r w:rsidR="00FE281F" w:rsidRPr="00A3036C">
        <w:rPr>
          <w:rFonts w:ascii="Times New Roman" w:hAnsi="Times New Roman" w:cs="Times New Roman"/>
          <w:sz w:val="24"/>
          <w:szCs w:val="24"/>
        </w:rPr>
        <w:t>e o nosso Anticristo, Emmanuel Jesus de Deus</w:t>
      </w:r>
      <w:r w:rsidR="007F0C76" w:rsidRPr="00A3036C">
        <w:rPr>
          <w:rFonts w:ascii="Times New Roman" w:hAnsi="Times New Roman" w:cs="Times New Roman"/>
          <w:sz w:val="24"/>
          <w:szCs w:val="24"/>
        </w:rPr>
        <w:t>, manterem a população terráquea envolta na mentira e ilusão do Sistema Terra ― Reinódio</w:t>
      </w:r>
      <w:r w:rsidR="00DD1F2A" w:rsidRPr="00A3036C">
        <w:rPr>
          <w:rFonts w:ascii="Times New Roman" w:hAnsi="Times New Roman" w:cs="Times New Roman"/>
          <w:sz w:val="24"/>
          <w:szCs w:val="24"/>
        </w:rPr>
        <w:t xml:space="preserve"> </w:t>
      </w:r>
      <w:r w:rsidR="00E64E9B" w:rsidRPr="00A3036C">
        <w:rPr>
          <w:rFonts w:ascii="Times New Roman" w:hAnsi="Times New Roman" w:cs="Times New Roman"/>
          <w:sz w:val="24"/>
          <w:szCs w:val="24"/>
        </w:rPr>
        <w:t>esclarece</w:t>
      </w:r>
      <w:r w:rsidR="00C44440" w:rsidRPr="00A3036C">
        <w:rPr>
          <w:rFonts w:ascii="Times New Roman" w:hAnsi="Times New Roman" w:cs="Times New Roman"/>
          <w:sz w:val="24"/>
          <w:szCs w:val="24"/>
        </w:rPr>
        <w:t xml:space="preserve"> as responsabilidades da estratégia em vigor </w:t>
      </w:r>
      <w:r w:rsidR="007F0C76" w:rsidRPr="00A3036C">
        <w:rPr>
          <w:rFonts w:ascii="Times New Roman" w:hAnsi="Times New Roman" w:cs="Times New Roman"/>
          <w:sz w:val="24"/>
          <w:szCs w:val="24"/>
        </w:rPr>
        <w:t>―</w:t>
      </w:r>
      <w:r w:rsidR="00A86022" w:rsidRPr="00A3036C">
        <w:rPr>
          <w:rFonts w:ascii="Times New Roman" w:hAnsi="Times New Roman" w:cs="Times New Roman"/>
          <w:sz w:val="24"/>
          <w:szCs w:val="24"/>
        </w:rPr>
        <w:t xml:space="preserve"> Roberto Evaristo de Macedo Soares com o poder que lhe é conferido por nós</w:t>
      </w:r>
      <w:r w:rsidR="00FC1CE1" w:rsidRPr="00A3036C">
        <w:rPr>
          <w:rFonts w:ascii="Times New Roman" w:hAnsi="Times New Roman" w:cs="Times New Roman"/>
          <w:sz w:val="24"/>
          <w:szCs w:val="24"/>
        </w:rPr>
        <w:t xml:space="preserve">, </w:t>
      </w:r>
      <w:r w:rsidR="00FC1CE1" w:rsidRPr="00A3036C">
        <w:rPr>
          <w:rFonts w:ascii="Times New Roman" w:hAnsi="Times New Roman" w:cs="Times New Roman"/>
          <w:i/>
          <w:iCs/>
          <w:sz w:val="24"/>
          <w:szCs w:val="24"/>
        </w:rPr>
        <w:t>os donos do mundo</w:t>
      </w:r>
      <w:r w:rsidR="00DA5C1D" w:rsidRPr="00A3036C">
        <w:rPr>
          <w:rFonts w:ascii="Times New Roman" w:hAnsi="Times New Roman" w:cs="Times New Roman"/>
          <w:sz w:val="24"/>
          <w:szCs w:val="24"/>
        </w:rPr>
        <w:t xml:space="preserve">, </w:t>
      </w:r>
      <w:r w:rsidR="00604A8A" w:rsidRPr="00A3036C">
        <w:rPr>
          <w:rFonts w:ascii="Times New Roman" w:hAnsi="Times New Roman" w:cs="Times New Roman"/>
          <w:sz w:val="24"/>
          <w:szCs w:val="24"/>
        </w:rPr>
        <w:t xml:space="preserve">obrigatoriamente, tendo </w:t>
      </w:r>
      <w:r w:rsidR="00604A8A" w:rsidRPr="00A3036C">
        <w:rPr>
          <w:rFonts w:ascii="Times New Roman" w:hAnsi="Times New Roman" w:cs="Times New Roman"/>
          <w:i/>
          <w:iCs/>
          <w:sz w:val="24"/>
          <w:szCs w:val="24"/>
        </w:rPr>
        <w:t>a faca e o queijo nas mãos</w:t>
      </w:r>
      <w:r w:rsidR="00482EFD" w:rsidRPr="00A3036C">
        <w:rPr>
          <w:rFonts w:ascii="Times New Roman" w:hAnsi="Times New Roman" w:cs="Times New Roman"/>
          <w:sz w:val="24"/>
          <w:szCs w:val="24"/>
        </w:rPr>
        <w:t>, deve continuar com tudo e todos</w:t>
      </w:r>
      <w:r w:rsidR="00913122" w:rsidRPr="00A3036C">
        <w:rPr>
          <w:rFonts w:ascii="Times New Roman" w:hAnsi="Times New Roman" w:cs="Times New Roman"/>
          <w:sz w:val="24"/>
          <w:szCs w:val="24"/>
        </w:rPr>
        <w:t xml:space="preserve">, sob total controle. ▬ </w:t>
      </w:r>
      <w:r w:rsidR="00582D25" w:rsidRPr="00A3036C">
        <w:rPr>
          <w:rFonts w:ascii="Times New Roman" w:hAnsi="Times New Roman" w:cs="Times New Roman"/>
          <w:sz w:val="24"/>
          <w:szCs w:val="24"/>
        </w:rPr>
        <w:t>exige</w:t>
      </w:r>
      <w:r w:rsidR="00591807" w:rsidRPr="00A3036C">
        <w:rPr>
          <w:rFonts w:ascii="Times New Roman" w:hAnsi="Times New Roman" w:cs="Times New Roman"/>
          <w:sz w:val="24"/>
          <w:szCs w:val="24"/>
        </w:rPr>
        <w:t>.</w:t>
      </w:r>
    </w:p>
    <w:p w14:paraId="52EB90A2" w14:textId="40AF792E" w:rsidR="00591807" w:rsidRPr="00A3036C" w:rsidRDefault="00591807" w:rsidP="00F06BC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8835F4" w:rsidRPr="00A3036C">
        <w:rPr>
          <w:rFonts w:ascii="Times New Roman" w:hAnsi="Times New Roman" w:cs="Times New Roman"/>
          <w:sz w:val="24"/>
          <w:szCs w:val="24"/>
        </w:rPr>
        <w:t>Todos têm razões em suas observações ― Algozlenirus</w:t>
      </w:r>
      <w:r w:rsidR="009E6B9F" w:rsidRPr="00A3036C">
        <w:rPr>
          <w:rFonts w:ascii="Times New Roman" w:hAnsi="Times New Roman" w:cs="Times New Roman"/>
          <w:sz w:val="24"/>
          <w:szCs w:val="24"/>
        </w:rPr>
        <w:t xml:space="preserve">, o Deus do Sistema Terra, declara </w:t>
      </w:r>
      <w:r w:rsidR="008835F4" w:rsidRPr="00A3036C">
        <w:rPr>
          <w:rFonts w:ascii="Times New Roman" w:hAnsi="Times New Roman" w:cs="Times New Roman"/>
          <w:sz w:val="24"/>
          <w:szCs w:val="24"/>
        </w:rPr>
        <w:t>―</w:t>
      </w:r>
      <w:r w:rsidR="00B434FB" w:rsidRPr="00A3036C">
        <w:rPr>
          <w:rFonts w:ascii="Times New Roman" w:hAnsi="Times New Roman" w:cs="Times New Roman"/>
          <w:sz w:val="24"/>
          <w:szCs w:val="24"/>
        </w:rPr>
        <w:t xml:space="preserve"> No entanto, a quantidade absurda de oraçõe</w:t>
      </w:r>
      <w:r w:rsidR="008A5CF3" w:rsidRPr="00A3036C">
        <w:rPr>
          <w:rFonts w:ascii="Times New Roman" w:hAnsi="Times New Roman" w:cs="Times New Roman"/>
          <w:sz w:val="24"/>
          <w:szCs w:val="24"/>
        </w:rPr>
        <w:t>s</w:t>
      </w:r>
      <w:r w:rsidR="00407861" w:rsidRPr="00A3036C">
        <w:rPr>
          <w:rFonts w:ascii="Times New Roman" w:hAnsi="Times New Roman" w:cs="Times New Roman"/>
          <w:sz w:val="24"/>
          <w:szCs w:val="24"/>
        </w:rPr>
        <w:t>,</w:t>
      </w:r>
      <w:r w:rsidR="008A5CF3" w:rsidRPr="00A3036C">
        <w:rPr>
          <w:rFonts w:ascii="Times New Roman" w:hAnsi="Times New Roman" w:cs="Times New Roman"/>
          <w:sz w:val="24"/>
          <w:szCs w:val="24"/>
        </w:rPr>
        <w:t xml:space="preserve"> reportando a angústia da dúvida</w:t>
      </w:r>
      <w:r w:rsidR="007671D5" w:rsidRPr="00A3036C">
        <w:rPr>
          <w:rFonts w:ascii="Times New Roman" w:hAnsi="Times New Roman" w:cs="Times New Roman"/>
          <w:sz w:val="24"/>
          <w:szCs w:val="24"/>
        </w:rPr>
        <w:t xml:space="preserve"> po</w:t>
      </w:r>
      <w:r w:rsidR="00C52860" w:rsidRPr="00A3036C">
        <w:rPr>
          <w:rFonts w:ascii="Times New Roman" w:hAnsi="Times New Roman" w:cs="Times New Roman"/>
          <w:sz w:val="24"/>
          <w:szCs w:val="24"/>
        </w:rPr>
        <w:t>pulacional de quem e o que Eu Sou</w:t>
      </w:r>
      <w:r w:rsidR="00B871AB" w:rsidRPr="00A3036C">
        <w:rPr>
          <w:rFonts w:ascii="Times New Roman" w:hAnsi="Times New Roman" w:cs="Times New Roman"/>
          <w:sz w:val="24"/>
          <w:szCs w:val="24"/>
        </w:rPr>
        <w:t>,</w:t>
      </w:r>
      <w:r w:rsidR="00290949" w:rsidRPr="00A3036C">
        <w:rPr>
          <w:rFonts w:ascii="Times New Roman" w:hAnsi="Times New Roman" w:cs="Times New Roman"/>
          <w:sz w:val="24"/>
          <w:szCs w:val="24"/>
        </w:rPr>
        <w:t xml:space="preserve"> recebida</w:t>
      </w:r>
      <w:r w:rsidR="00703549" w:rsidRPr="00A3036C">
        <w:rPr>
          <w:rFonts w:ascii="Times New Roman" w:hAnsi="Times New Roman" w:cs="Times New Roman"/>
          <w:sz w:val="24"/>
          <w:szCs w:val="24"/>
        </w:rPr>
        <w:t>s</w:t>
      </w:r>
      <w:r w:rsidR="005C6A16" w:rsidRPr="00A3036C">
        <w:rPr>
          <w:rFonts w:ascii="Times New Roman" w:hAnsi="Times New Roman" w:cs="Times New Roman"/>
          <w:sz w:val="24"/>
          <w:szCs w:val="24"/>
        </w:rPr>
        <w:t xml:space="preserve"> ― </w:t>
      </w:r>
      <w:r w:rsidR="00580582" w:rsidRPr="00A3036C">
        <w:rPr>
          <w:rFonts w:ascii="Times New Roman" w:hAnsi="Times New Roman" w:cs="Times New Roman"/>
          <w:sz w:val="24"/>
          <w:szCs w:val="24"/>
        </w:rPr>
        <w:t xml:space="preserve">Considera as sementes </w:t>
      </w:r>
      <w:r w:rsidR="00851A7E" w:rsidRPr="00A3036C">
        <w:rPr>
          <w:rFonts w:ascii="Times New Roman" w:hAnsi="Times New Roman" w:cs="Times New Roman"/>
          <w:sz w:val="24"/>
          <w:szCs w:val="24"/>
        </w:rPr>
        <w:t>que estão sendo maturadas</w:t>
      </w:r>
      <w:r w:rsidR="00A80846" w:rsidRPr="00A3036C">
        <w:rPr>
          <w:rFonts w:ascii="Times New Roman" w:hAnsi="Times New Roman" w:cs="Times New Roman"/>
          <w:sz w:val="24"/>
          <w:szCs w:val="24"/>
        </w:rPr>
        <w:t xml:space="preserve"> par</w:t>
      </w:r>
      <w:r w:rsidR="00580582" w:rsidRPr="00A3036C">
        <w:rPr>
          <w:rFonts w:ascii="Times New Roman" w:hAnsi="Times New Roman" w:cs="Times New Roman"/>
          <w:sz w:val="24"/>
          <w:szCs w:val="24"/>
        </w:rPr>
        <w:t>a frutificare</w:t>
      </w:r>
      <w:r w:rsidR="0083210D" w:rsidRPr="00A3036C">
        <w:rPr>
          <w:rFonts w:ascii="Times New Roman" w:hAnsi="Times New Roman" w:cs="Times New Roman"/>
          <w:sz w:val="24"/>
          <w:szCs w:val="24"/>
        </w:rPr>
        <w:t xml:space="preserve">m a filosofia do Eu Sou, caso </w:t>
      </w:r>
      <w:r w:rsidR="006F6367" w:rsidRPr="00A3036C">
        <w:rPr>
          <w:rFonts w:ascii="Times New Roman" w:hAnsi="Times New Roman" w:cs="Times New Roman"/>
          <w:sz w:val="24"/>
          <w:szCs w:val="24"/>
        </w:rPr>
        <w:t xml:space="preserve">não se mantenha </w:t>
      </w:r>
      <w:r w:rsidR="00661B2C" w:rsidRPr="00A3036C">
        <w:rPr>
          <w:rFonts w:ascii="Times New Roman" w:hAnsi="Times New Roman" w:cs="Times New Roman"/>
          <w:sz w:val="24"/>
          <w:szCs w:val="24"/>
        </w:rPr>
        <w:t xml:space="preserve">as energias rasteiras vigoradas no </w:t>
      </w:r>
      <w:r w:rsidR="00661B2C" w:rsidRPr="00A3036C">
        <w:rPr>
          <w:rFonts w:ascii="Times New Roman" w:hAnsi="Times New Roman" w:cs="Times New Roman"/>
          <w:i/>
          <w:iCs/>
          <w:sz w:val="24"/>
          <w:szCs w:val="24"/>
        </w:rPr>
        <w:t>novo mundo</w:t>
      </w:r>
      <w:r w:rsidR="0083210D" w:rsidRPr="00A3036C">
        <w:rPr>
          <w:rFonts w:ascii="Times New Roman" w:hAnsi="Times New Roman" w:cs="Times New Roman"/>
          <w:sz w:val="24"/>
          <w:szCs w:val="24"/>
        </w:rPr>
        <w:t xml:space="preserve"> </w:t>
      </w:r>
      <w:r w:rsidR="005C6A16" w:rsidRPr="00A3036C">
        <w:rPr>
          <w:rFonts w:ascii="Times New Roman" w:hAnsi="Times New Roman" w:cs="Times New Roman"/>
          <w:sz w:val="24"/>
          <w:szCs w:val="24"/>
        </w:rPr>
        <w:t>―</w:t>
      </w:r>
      <w:r w:rsidR="007B413F" w:rsidRPr="00A3036C">
        <w:rPr>
          <w:rFonts w:ascii="Times New Roman" w:hAnsi="Times New Roman" w:cs="Times New Roman"/>
          <w:sz w:val="24"/>
          <w:szCs w:val="24"/>
        </w:rPr>
        <w:t xml:space="preserve">  </w:t>
      </w:r>
      <w:r w:rsidR="003C1CD0" w:rsidRPr="00A3036C">
        <w:rPr>
          <w:rFonts w:ascii="Times New Roman" w:hAnsi="Times New Roman" w:cs="Times New Roman"/>
          <w:sz w:val="24"/>
          <w:szCs w:val="24"/>
        </w:rPr>
        <w:t>São o</w:t>
      </w:r>
      <w:r w:rsidR="007B413F" w:rsidRPr="00A3036C">
        <w:rPr>
          <w:rFonts w:ascii="Times New Roman" w:hAnsi="Times New Roman" w:cs="Times New Roman"/>
          <w:sz w:val="24"/>
          <w:szCs w:val="24"/>
        </w:rPr>
        <w:t xml:space="preserve"> sinal de alerta</w:t>
      </w:r>
      <w:r w:rsidR="00FD1914" w:rsidRPr="00A3036C">
        <w:rPr>
          <w:rFonts w:ascii="Times New Roman" w:hAnsi="Times New Roman" w:cs="Times New Roman"/>
          <w:sz w:val="24"/>
          <w:szCs w:val="24"/>
        </w:rPr>
        <w:t xml:space="preserve"> comentado por Ilusiodiano</w:t>
      </w:r>
      <w:r w:rsidR="003C1CD0" w:rsidRPr="00A3036C">
        <w:rPr>
          <w:rFonts w:ascii="Times New Roman" w:hAnsi="Times New Roman" w:cs="Times New Roman"/>
          <w:sz w:val="24"/>
          <w:szCs w:val="24"/>
        </w:rPr>
        <w:t>,</w:t>
      </w:r>
      <w:r w:rsidR="00FD727A" w:rsidRPr="00A3036C">
        <w:rPr>
          <w:rFonts w:ascii="Times New Roman" w:hAnsi="Times New Roman" w:cs="Times New Roman"/>
          <w:sz w:val="24"/>
          <w:szCs w:val="24"/>
        </w:rPr>
        <w:t xml:space="preserve"> </w:t>
      </w:r>
      <w:r w:rsidR="00F75C1E" w:rsidRPr="00A3036C">
        <w:rPr>
          <w:rFonts w:ascii="Times New Roman" w:hAnsi="Times New Roman" w:cs="Times New Roman"/>
          <w:sz w:val="24"/>
          <w:szCs w:val="24"/>
        </w:rPr>
        <w:t>clama</w:t>
      </w:r>
      <w:r w:rsidR="003C1CD0" w:rsidRPr="00A3036C">
        <w:rPr>
          <w:rFonts w:ascii="Times New Roman" w:hAnsi="Times New Roman" w:cs="Times New Roman"/>
          <w:sz w:val="24"/>
          <w:szCs w:val="24"/>
        </w:rPr>
        <w:t>ndo</w:t>
      </w:r>
      <w:r w:rsidR="00F75C1E" w:rsidRPr="00A3036C">
        <w:rPr>
          <w:rFonts w:ascii="Times New Roman" w:hAnsi="Times New Roman" w:cs="Times New Roman"/>
          <w:sz w:val="24"/>
          <w:szCs w:val="24"/>
        </w:rPr>
        <w:t xml:space="preserve"> </w:t>
      </w:r>
      <w:r w:rsidR="00FD727A" w:rsidRPr="00A3036C">
        <w:rPr>
          <w:rFonts w:ascii="Times New Roman" w:hAnsi="Times New Roman" w:cs="Times New Roman"/>
          <w:sz w:val="24"/>
          <w:szCs w:val="24"/>
        </w:rPr>
        <w:t xml:space="preserve"> </w:t>
      </w:r>
      <w:r w:rsidR="00E42F2D" w:rsidRPr="00A3036C">
        <w:rPr>
          <w:rFonts w:ascii="Times New Roman" w:hAnsi="Times New Roman" w:cs="Times New Roman"/>
          <w:sz w:val="24"/>
          <w:szCs w:val="24"/>
        </w:rPr>
        <w:t>pel</w:t>
      </w:r>
      <w:r w:rsidR="00B871AB" w:rsidRPr="00A3036C">
        <w:rPr>
          <w:rFonts w:ascii="Times New Roman" w:hAnsi="Times New Roman" w:cs="Times New Roman"/>
          <w:sz w:val="24"/>
          <w:szCs w:val="24"/>
        </w:rPr>
        <w:t xml:space="preserve">a </w:t>
      </w:r>
      <w:r w:rsidR="00B871AB" w:rsidRPr="00A3036C">
        <w:rPr>
          <w:rFonts w:ascii="Times New Roman" w:hAnsi="Times New Roman" w:cs="Times New Roman"/>
          <w:sz w:val="24"/>
          <w:szCs w:val="24"/>
        </w:rPr>
        <w:lastRenderedPageBreak/>
        <w:t>necessidade de multiplicarmos nossos</w:t>
      </w:r>
      <w:r w:rsidR="00FD727A" w:rsidRPr="00A3036C">
        <w:rPr>
          <w:rFonts w:ascii="Times New Roman" w:hAnsi="Times New Roman" w:cs="Times New Roman"/>
          <w:sz w:val="24"/>
          <w:szCs w:val="24"/>
        </w:rPr>
        <w:t xml:space="preserve"> esforço</w:t>
      </w:r>
      <w:r w:rsidR="00341C2C" w:rsidRPr="00A3036C">
        <w:rPr>
          <w:rFonts w:ascii="Times New Roman" w:hAnsi="Times New Roman" w:cs="Times New Roman"/>
          <w:sz w:val="24"/>
          <w:szCs w:val="24"/>
        </w:rPr>
        <w:t>s</w:t>
      </w:r>
      <w:r w:rsidR="00FD727A" w:rsidRPr="00A3036C">
        <w:rPr>
          <w:rFonts w:ascii="Times New Roman" w:hAnsi="Times New Roman" w:cs="Times New Roman"/>
          <w:sz w:val="24"/>
          <w:szCs w:val="24"/>
        </w:rPr>
        <w:t xml:space="preserve"> energético</w:t>
      </w:r>
      <w:r w:rsidR="00341C2C" w:rsidRPr="00A3036C">
        <w:rPr>
          <w:rFonts w:ascii="Times New Roman" w:hAnsi="Times New Roman" w:cs="Times New Roman"/>
          <w:sz w:val="24"/>
          <w:szCs w:val="24"/>
        </w:rPr>
        <w:t>s</w:t>
      </w:r>
      <w:r w:rsidR="00FD727A" w:rsidRPr="00A3036C">
        <w:rPr>
          <w:rFonts w:ascii="Times New Roman" w:hAnsi="Times New Roman" w:cs="Times New Roman"/>
          <w:sz w:val="24"/>
          <w:szCs w:val="24"/>
        </w:rPr>
        <w:t xml:space="preserve"> para combatermo</w:t>
      </w:r>
      <w:r w:rsidR="00407861" w:rsidRPr="00A3036C">
        <w:rPr>
          <w:rFonts w:ascii="Times New Roman" w:hAnsi="Times New Roman" w:cs="Times New Roman"/>
          <w:sz w:val="24"/>
          <w:szCs w:val="24"/>
        </w:rPr>
        <w:t>s o encontro dos terrícolas com o seu Eu Superior.</w:t>
      </w:r>
      <w:r w:rsidR="00FD1914" w:rsidRPr="00A3036C">
        <w:rPr>
          <w:rFonts w:ascii="Times New Roman" w:hAnsi="Times New Roman" w:cs="Times New Roman"/>
          <w:sz w:val="24"/>
          <w:szCs w:val="24"/>
        </w:rPr>
        <w:t xml:space="preserve"> </w:t>
      </w:r>
      <w:r w:rsidR="00E42F2D" w:rsidRPr="00A3036C">
        <w:rPr>
          <w:rFonts w:ascii="Times New Roman" w:hAnsi="Times New Roman" w:cs="Times New Roman"/>
          <w:sz w:val="24"/>
          <w:szCs w:val="24"/>
        </w:rPr>
        <w:t>▬ definitivo.</w:t>
      </w:r>
    </w:p>
    <w:p w14:paraId="75339581" w14:textId="77777777" w:rsidR="00E42F2D" w:rsidRPr="00A3036C" w:rsidRDefault="00E42F2D" w:rsidP="00F06BC8">
      <w:pPr>
        <w:spacing w:after="0"/>
        <w:jc w:val="both"/>
        <w:rPr>
          <w:rFonts w:ascii="Times New Roman" w:hAnsi="Times New Roman" w:cs="Times New Roman"/>
          <w:sz w:val="24"/>
          <w:szCs w:val="24"/>
        </w:rPr>
      </w:pPr>
    </w:p>
    <w:p w14:paraId="05131CC6" w14:textId="61657E58" w:rsidR="00E42F2D" w:rsidRPr="00A3036C" w:rsidRDefault="00E42F2D" w:rsidP="00F06BC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D20EF" w:rsidRPr="00A3036C">
        <w:rPr>
          <w:rFonts w:ascii="Times New Roman" w:hAnsi="Times New Roman" w:cs="Times New Roman"/>
          <w:sz w:val="24"/>
          <w:szCs w:val="24"/>
        </w:rPr>
        <w:t>Grato pela parte que me toca ― Ilusiodiano</w:t>
      </w:r>
      <w:r w:rsidR="00A42C27" w:rsidRPr="00A3036C">
        <w:rPr>
          <w:rFonts w:ascii="Times New Roman" w:hAnsi="Times New Roman" w:cs="Times New Roman"/>
          <w:sz w:val="24"/>
          <w:szCs w:val="24"/>
        </w:rPr>
        <w:t xml:space="preserve">, vaidoso, registra o elogio </w:t>
      </w:r>
      <w:r w:rsidR="00C318A8" w:rsidRPr="00A3036C">
        <w:rPr>
          <w:rFonts w:ascii="Times New Roman" w:hAnsi="Times New Roman" w:cs="Times New Roman"/>
          <w:sz w:val="24"/>
          <w:szCs w:val="24"/>
        </w:rPr>
        <w:t>prodigioso</w:t>
      </w:r>
      <w:r w:rsidR="00A42C27" w:rsidRPr="00A3036C">
        <w:rPr>
          <w:rFonts w:ascii="Times New Roman" w:hAnsi="Times New Roman" w:cs="Times New Roman"/>
          <w:sz w:val="24"/>
          <w:szCs w:val="24"/>
        </w:rPr>
        <w:t xml:space="preserve"> </w:t>
      </w:r>
      <w:r w:rsidR="00BD20EF" w:rsidRPr="00A3036C">
        <w:rPr>
          <w:rFonts w:ascii="Times New Roman" w:hAnsi="Times New Roman" w:cs="Times New Roman"/>
          <w:sz w:val="24"/>
          <w:szCs w:val="24"/>
        </w:rPr>
        <w:t>―</w:t>
      </w:r>
      <w:r w:rsidR="00C318A8" w:rsidRPr="00A3036C">
        <w:rPr>
          <w:rFonts w:ascii="Times New Roman" w:hAnsi="Times New Roman" w:cs="Times New Roman"/>
          <w:sz w:val="24"/>
          <w:szCs w:val="24"/>
        </w:rPr>
        <w:t xml:space="preserve"> </w:t>
      </w:r>
      <w:r w:rsidR="001823A2" w:rsidRPr="00A3036C">
        <w:rPr>
          <w:rFonts w:ascii="Times New Roman" w:hAnsi="Times New Roman" w:cs="Times New Roman"/>
          <w:sz w:val="24"/>
          <w:szCs w:val="24"/>
        </w:rPr>
        <w:t>Inflamar</w:t>
      </w:r>
      <w:r w:rsidR="00613213" w:rsidRPr="00A3036C">
        <w:rPr>
          <w:rFonts w:ascii="Times New Roman" w:hAnsi="Times New Roman" w:cs="Times New Roman"/>
          <w:sz w:val="24"/>
          <w:szCs w:val="24"/>
        </w:rPr>
        <w:t>,</w:t>
      </w:r>
      <w:r w:rsidR="001823A2" w:rsidRPr="00A3036C">
        <w:rPr>
          <w:rFonts w:ascii="Times New Roman" w:hAnsi="Times New Roman" w:cs="Times New Roman"/>
          <w:sz w:val="24"/>
          <w:szCs w:val="24"/>
        </w:rPr>
        <w:t xml:space="preserve"> </w:t>
      </w:r>
      <w:r w:rsidR="007B214A" w:rsidRPr="00A3036C">
        <w:rPr>
          <w:rFonts w:ascii="Times New Roman" w:hAnsi="Times New Roman" w:cs="Times New Roman"/>
          <w:sz w:val="24"/>
          <w:szCs w:val="24"/>
        </w:rPr>
        <w:t xml:space="preserve">conflitos pelo poder </w:t>
      </w:r>
      <w:r w:rsidR="008340D0" w:rsidRPr="00A3036C">
        <w:rPr>
          <w:rFonts w:ascii="Times New Roman" w:hAnsi="Times New Roman" w:cs="Times New Roman"/>
          <w:sz w:val="24"/>
          <w:szCs w:val="24"/>
        </w:rPr>
        <w:t>nos</w:t>
      </w:r>
      <w:r w:rsidR="001823A2" w:rsidRPr="00A3036C">
        <w:rPr>
          <w:rFonts w:ascii="Times New Roman" w:hAnsi="Times New Roman" w:cs="Times New Roman"/>
          <w:sz w:val="24"/>
          <w:szCs w:val="24"/>
        </w:rPr>
        <w:t xml:space="preserve"> </w:t>
      </w:r>
      <w:r w:rsidR="001823A2" w:rsidRPr="00A3036C">
        <w:rPr>
          <w:rFonts w:ascii="Times New Roman" w:hAnsi="Times New Roman" w:cs="Times New Roman"/>
          <w:i/>
          <w:iCs/>
          <w:sz w:val="24"/>
          <w:szCs w:val="24"/>
        </w:rPr>
        <w:t xml:space="preserve">marionetes </w:t>
      </w:r>
      <w:r w:rsidR="00F43003" w:rsidRPr="00A3036C">
        <w:rPr>
          <w:rFonts w:ascii="Times New Roman" w:hAnsi="Times New Roman" w:cs="Times New Roman"/>
          <w:sz w:val="24"/>
          <w:szCs w:val="24"/>
        </w:rPr>
        <w:t>dos pilares sistêmicos: governo, religião, mídia e educação</w:t>
      </w:r>
      <w:r w:rsidR="00A7251D" w:rsidRPr="00A3036C">
        <w:rPr>
          <w:rFonts w:ascii="Times New Roman" w:hAnsi="Times New Roman" w:cs="Times New Roman"/>
          <w:sz w:val="24"/>
          <w:szCs w:val="24"/>
        </w:rPr>
        <w:t xml:space="preserve">, </w:t>
      </w:r>
      <w:r w:rsidR="00613213" w:rsidRPr="00A3036C">
        <w:rPr>
          <w:rFonts w:ascii="Times New Roman" w:hAnsi="Times New Roman" w:cs="Times New Roman"/>
          <w:sz w:val="24"/>
          <w:szCs w:val="24"/>
        </w:rPr>
        <w:t>ânimos nos seus limiares</w:t>
      </w:r>
      <w:r w:rsidR="00900097" w:rsidRPr="00A3036C">
        <w:rPr>
          <w:rFonts w:ascii="Times New Roman" w:hAnsi="Times New Roman" w:cs="Times New Roman"/>
          <w:sz w:val="24"/>
          <w:szCs w:val="24"/>
        </w:rPr>
        <w:t>, estabelecerão a energia negativa</w:t>
      </w:r>
      <w:r w:rsidR="00B50875" w:rsidRPr="00A3036C">
        <w:rPr>
          <w:rFonts w:ascii="Times New Roman" w:hAnsi="Times New Roman" w:cs="Times New Roman"/>
          <w:sz w:val="24"/>
          <w:szCs w:val="24"/>
        </w:rPr>
        <w:t xml:space="preserve"> que precisamos para manutenção do Sistema Terra. ▬</w:t>
      </w:r>
      <w:r w:rsidR="00A7251D" w:rsidRPr="00A3036C">
        <w:rPr>
          <w:rFonts w:ascii="Times New Roman" w:hAnsi="Times New Roman" w:cs="Times New Roman"/>
          <w:sz w:val="24"/>
          <w:szCs w:val="24"/>
        </w:rPr>
        <w:t xml:space="preserve"> </w:t>
      </w:r>
      <w:r w:rsidR="00191B8F" w:rsidRPr="00A3036C">
        <w:rPr>
          <w:rFonts w:ascii="Times New Roman" w:hAnsi="Times New Roman" w:cs="Times New Roman"/>
          <w:sz w:val="24"/>
          <w:szCs w:val="24"/>
        </w:rPr>
        <w:t>eloquente.</w:t>
      </w:r>
    </w:p>
    <w:p w14:paraId="3E16B70C" w14:textId="77777777" w:rsidR="00191B8F" w:rsidRPr="00A3036C" w:rsidRDefault="00191B8F" w:rsidP="00F06BC8">
      <w:pPr>
        <w:spacing w:after="0"/>
        <w:jc w:val="both"/>
        <w:rPr>
          <w:rFonts w:ascii="Times New Roman" w:hAnsi="Times New Roman" w:cs="Times New Roman"/>
          <w:sz w:val="24"/>
          <w:szCs w:val="24"/>
        </w:rPr>
      </w:pPr>
    </w:p>
    <w:p w14:paraId="28AB2255" w14:textId="141E617F" w:rsidR="00191B8F" w:rsidRPr="00A3036C" w:rsidRDefault="00191B8F" w:rsidP="00F06BC8">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196D65" w:rsidRPr="00A3036C">
        <w:rPr>
          <w:rFonts w:ascii="Times New Roman" w:hAnsi="Times New Roman" w:cs="Times New Roman"/>
          <w:sz w:val="24"/>
          <w:szCs w:val="24"/>
        </w:rPr>
        <w:t>Poder e terra com derramamento de sangue que não se encerra ― Reinódio declama</w:t>
      </w:r>
      <w:r w:rsidR="00DC6CD7" w:rsidRPr="00A3036C">
        <w:rPr>
          <w:rFonts w:ascii="Times New Roman" w:hAnsi="Times New Roman" w:cs="Times New Roman"/>
          <w:sz w:val="24"/>
          <w:szCs w:val="24"/>
        </w:rPr>
        <w:t xml:space="preserve"> </w:t>
      </w:r>
      <w:r w:rsidR="00196D65" w:rsidRPr="00A3036C">
        <w:rPr>
          <w:rFonts w:ascii="Times New Roman" w:hAnsi="Times New Roman" w:cs="Times New Roman"/>
          <w:sz w:val="24"/>
          <w:szCs w:val="24"/>
        </w:rPr>
        <w:t>―</w:t>
      </w:r>
      <w:r w:rsidR="00F87F8A" w:rsidRPr="00A3036C">
        <w:rPr>
          <w:rFonts w:ascii="Times New Roman" w:hAnsi="Times New Roman" w:cs="Times New Roman"/>
          <w:sz w:val="24"/>
          <w:szCs w:val="24"/>
        </w:rPr>
        <w:t xml:space="preserve"> O mundo construído co</w:t>
      </w:r>
      <w:r w:rsidR="00F70A98" w:rsidRPr="00A3036C">
        <w:rPr>
          <w:rFonts w:ascii="Times New Roman" w:hAnsi="Times New Roman" w:cs="Times New Roman"/>
          <w:sz w:val="24"/>
          <w:szCs w:val="24"/>
        </w:rPr>
        <w:t>m conflitos</w:t>
      </w:r>
      <w:r w:rsidR="00C54944" w:rsidRPr="00A3036C">
        <w:rPr>
          <w:rFonts w:ascii="Times New Roman" w:hAnsi="Times New Roman" w:cs="Times New Roman"/>
          <w:sz w:val="24"/>
          <w:szCs w:val="24"/>
        </w:rPr>
        <w:t xml:space="preserve"> e nossa hegemonia renovada</w:t>
      </w:r>
      <w:r w:rsidR="00DC5FDE" w:rsidRPr="00A3036C">
        <w:rPr>
          <w:rFonts w:ascii="Times New Roman" w:hAnsi="Times New Roman" w:cs="Times New Roman"/>
          <w:sz w:val="24"/>
          <w:szCs w:val="24"/>
        </w:rPr>
        <w:t>, minimamente 54 anos à frente para impedirmos a evolução terrícola</w:t>
      </w:r>
      <w:r w:rsidR="00C54944" w:rsidRPr="00A3036C">
        <w:rPr>
          <w:rFonts w:ascii="Times New Roman" w:hAnsi="Times New Roman" w:cs="Times New Roman"/>
          <w:sz w:val="24"/>
          <w:szCs w:val="24"/>
        </w:rPr>
        <w:t>. ▬ vibra.</w:t>
      </w:r>
    </w:p>
    <w:p w14:paraId="5A35D947" w14:textId="77777777" w:rsidR="00C54944" w:rsidRPr="00A3036C" w:rsidRDefault="00C54944" w:rsidP="00F06BC8">
      <w:pPr>
        <w:spacing w:after="0"/>
        <w:jc w:val="both"/>
        <w:rPr>
          <w:rFonts w:ascii="Times New Roman" w:hAnsi="Times New Roman" w:cs="Times New Roman"/>
          <w:sz w:val="24"/>
          <w:szCs w:val="24"/>
        </w:rPr>
      </w:pPr>
    </w:p>
    <w:p w14:paraId="32386635" w14:textId="33589A31" w:rsidR="00E300AF" w:rsidRPr="00A3036C" w:rsidRDefault="00C54944" w:rsidP="003C1CD0">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6E4975" w:rsidRPr="00A3036C">
        <w:rPr>
          <w:rFonts w:ascii="Times New Roman" w:hAnsi="Times New Roman" w:cs="Times New Roman"/>
          <w:sz w:val="24"/>
          <w:szCs w:val="24"/>
        </w:rPr>
        <w:t xml:space="preserve">Precisamos </w:t>
      </w:r>
      <w:r w:rsidR="00F8210E" w:rsidRPr="00A3036C">
        <w:rPr>
          <w:rFonts w:ascii="Times New Roman" w:hAnsi="Times New Roman" w:cs="Times New Roman"/>
          <w:sz w:val="24"/>
          <w:szCs w:val="24"/>
        </w:rPr>
        <w:t>controlar as ondas eletromagnéticas emitidas pelo SEU — Soberana Energia Universal aos Guerreiros Dimensionai</w:t>
      </w:r>
      <w:r w:rsidR="00930BBC" w:rsidRPr="00A3036C">
        <w:rPr>
          <w:rFonts w:ascii="Times New Roman" w:hAnsi="Times New Roman" w:cs="Times New Roman"/>
          <w:sz w:val="24"/>
          <w:szCs w:val="24"/>
        </w:rPr>
        <w:t xml:space="preserve">s e não </w:t>
      </w:r>
      <w:r w:rsidR="00726AD9" w:rsidRPr="00A3036C">
        <w:rPr>
          <w:rFonts w:ascii="Times New Roman" w:hAnsi="Times New Roman" w:cs="Times New Roman"/>
          <w:sz w:val="24"/>
          <w:szCs w:val="24"/>
        </w:rPr>
        <w:t>as deixar</w:t>
      </w:r>
      <w:r w:rsidR="00930BBC" w:rsidRPr="00A3036C">
        <w:rPr>
          <w:rFonts w:ascii="Times New Roman" w:hAnsi="Times New Roman" w:cs="Times New Roman"/>
          <w:sz w:val="24"/>
          <w:szCs w:val="24"/>
        </w:rPr>
        <w:t xml:space="preserve"> penetrare</w:t>
      </w:r>
      <w:r w:rsidR="002F48FE" w:rsidRPr="00A3036C">
        <w:rPr>
          <w:rFonts w:ascii="Times New Roman" w:hAnsi="Times New Roman" w:cs="Times New Roman"/>
          <w:sz w:val="24"/>
          <w:szCs w:val="24"/>
        </w:rPr>
        <w:t>m no âmago da humanidade ― Rein</w:t>
      </w:r>
      <w:r w:rsidR="00815D74" w:rsidRPr="00A3036C">
        <w:rPr>
          <w:rFonts w:ascii="Times New Roman" w:hAnsi="Times New Roman" w:cs="Times New Roman"/>
          <w:sz w:val="24"/>
          <w:szCs w:val="24"/>
        </w:rPr>
        <w:t xml:space="preserve">ovil decreta </w:t>
      </w:r>
      <w:r w:rsidR="002F48FE" w:rsidRPr="00A3036C">
        <w:rPr>
          <w:rFonts w:ascii="Times New Roman" w:hAnsi="Times New Roman" w:cs="Times New Roman"/>
          <w:sz w:val="24"/>
          <w:szCs w:val="24"/>
        </w:rPr>
        <w:t>―</w:t>
      </w:r>
      <w:r w:rsidR="00815D74" w:rsidRPr="00A3036C">
        <w:rPr>
          <w:rFonts w:ascii="Times New Roman" w:hAnsi="Times New Roman" w:cs="Times New Roman"/>
          <w:sz w:val="24"/>
          <w:szCs w:val="24"/>
        </w:rPr>
        <w:t xml:space="preserve"> Continuemos</w:t>
      </w:r>
      <w:r w:rsidR="005B5D82" w:rsidRPr="00A3036C">
        <w:rPr>
          <w:rFonts w:ascii="Times New Roman" w:hAnsi="Times New Roman" w:cs="Times New Roman"/>
          <w:sz w:val="24"/>
          <w:szCs w:val="24"/>
        </w:rPr>
        <w:t xml:space="preserve"> </w:t>
      </w:r>
      <w:r w:rsidR="009C5F2A" w:rsidRPr="00A3036C">
        <w:rPr>
          <w:rFonts w:ascii="Times New Roman" w:hAnsi="Times New Roman" w:cs="Times New Roman"/>
          <w:i/>
          <w:iCs/>
          <w:sz w:val="24"/>
          <w:szCs w:val="24"/>
        </w:rPr>
        <w:t>a doar com uma mão e a cobrar com as duas</w:t>
      </w:r>
      <w:r w:rsidR="009C5F2A" w:rsidRPr="00A3036C">
        <w:rPr>
          <w:rFonts w:ascii="Times New Roman" w:hAnsi="Times New Roman" w:cs="Times New Roman"/>
          <w:sz w:val="24"/>
          <w:szCs w:val="24"/>
        </w:rPr>
        <w:t xml:space="preserve"> par</w:t>
      </w:r>
      <w:r w:rsidR="007831EC" w:rsidRPr="00A3036C">
        <w:rPr>
          <w:rFonts w:ascii="Times New Roman" w:hAnsi="Times New Roman" w:cs="Times New Roman"/>
          <w:sz w:val="24"/>
          <w:szCs w:val="24"/>
        </w:rPr>
        <w:t>a mantermos o nosso reino</w:t>
      </w:r>
      <w:r w:rsidR="008C0EB9" w:rsidRPr="00A3036C">
        <w:rPr>
          <w:rFonts w:ascii="Times New Roman" w:hAnsi="Times New Roman" w:cs="Times New Roman"/>
          <w:sz w:val="24"/>
          <w:szCs w:val="24"/>
        </w:rPr>
        <w:t xml:space="preserve"> no </w:t>
      </w:r>
      <w:r w:rsidR="008C0EB9" w:rsidRPr="00A3036C">
        <w:rPr>
          <w:rFonts w:ascii="Times New Roman" w:hAnsi="Times New Roman" w:cs="Times New Roman"/>
          <w:i/>
          <w:iCs/>
          <w:sz w:val="24"/>
          <w:szCs w:val="24"/>
        </w:rPr>
        <w:t xml:space="preserve">novo mundo </w:t>
      </w:r>
      <w:r w:rsidR="00726AD9" w:rsidRPr="00A3036C">
        <w:rPr>
          <w:rFonts w:ascii="Times New Roman" w:hAnsi="Times New Roman" w:cs="Times New Roman"/>
          <w:sz w:val="24"/>
          <w:szCs w:val="24"/>
        </w:rPr>
        <w:t xml:space="preserve">que criamos para </w:t>
      </w:r>
      <w:r w:rsidR="00210167" w:rsidRPr="00A3036C">
        <w:rPr>
          <w:rFonts w:ascii="Times New Roman" w:hAnsi="Times New Roman" w:cs="Times New Roman"/>
          <w:sz w:val="24"/>
          <w:szCs w:val="24"/>
        </w:rPr>
        <w:t>permanec</w:t>
      </w:r>
      <w:r w:rsidR="00726AD9" w:rsidRPr="00A3036C">
        <w:rPr>
          <w:rFonts w:ascii="Times New Roman" w:hAnsi="Times New Roman" w:cs="Times New Roman"/>
          <w:sz w:val="24"/>
          <w:szCs w:val="24"/>
        </w:rPr>
        <w:t>ermos reis. ▬ imperialista.</w:t>
      </w:r>
    </w:p>
    <w:p w14:paraId="2B30B4DE" w14:textId="77777777" w:rsidR="00DD714D" w:rsidRPr="00A3036C" w:rsidRDefault="00DD714D" w:rsidP="00DD714D">
      <w:pPr>
        <w:spacing w:after="0"/>
        <w:jc w:val="center"/>
        <w:rPr>
          <w:rFonts w:ascii="Times New Roman" w:hAnsi="Times New Roman" w:cs="Times New Roman"/>
          <w:sz w:val="24"/>
          <w:szCs w:val="24"/>
        </w:rPr>
      </w:pPr>
      <w:bookmarkStart w:id="83" w:name="_Hlk185244740"/>
      <w:r w:rsidRPr="00A3036C">
        <w:rPr>
          <w:rFonts w:ascii="Times New Roman" w:eastAsiaTheme="minorEastAsia" w:hAnsi="Times New Roman" w:cs="Times New Roman"/>
          <w:color w:val="6600FF"/>
          <w:kern w:val="0"/>
          <w:sz w:val="36"/>
          <w:szCs w:val="36"/>
          <w14:ligatures w14:val="none"/>
        </w:rPr>
        <w:t>*******</w:t>
      </w:r>
    </w:p>
    <w:bookmarkEnd w:id="83"/>
    <w:p w14:paraId="38B5D592" w14:textId="77777777" w:rsidR="00E300AF" w:rsidRPr="00A3036C" w:rsidRDefault="00E300AF" w:rsidP="00E300AF"/>
    <w:p w14:paraId="5898226A" w14:textId="4BB53A1F" w:rsidR="0040126E" w:rsidRPr="00A3036C" w:rsidRDefault="0040126E" w:rsidP="009E0F79">
      <w:pPr>
        <w:spacing w:after="0"/>
        <w:jc w:val="both"/>
        <w:rPr>
          <w:rFonts w:ascii="Times New Roman" w:hAnsi="Times New Roman" w:cs="Times New Roman"/>
          <w:sz w:val="24"/>
          <w:szCs w:val="24"/>
        </w:rPr>
      </w:pPr>
      <w:r w:rsidRPr="00A3036C">
        <w:rPr>
          <w:rFonts w:ascii="Times New Roman" w:hAnsi="Times New Roman" w:cs="Times New Roman"/>
          <w:sz w:val="24"/>
          <w:szCs w:val="24"/>
        </w:rPr>
        <w:t>O orbe reduzido ao Hemisfério Sul</w:t>
      </w:r>
      <w:r w:rsidR="0026739E" w:rsidRPr="00A3036C">
        <w:rPr>
          <w:rFonts w:ascii="Times New Roman" w:hAnsi="Times New Roman" w:cs="Times New Roman"/>
          <w:sz w:val="24"/>
          <w:szCs w:val="24"/>
        </w:rPr>
        <w:t xml:space="preserve"> está </w:t>
      </w:r>
      <w:r w:rsidRPr="00A3036C">
        <w:rPr>
          <w:rFonts w:ascii="Times New Roman" w:hAnsi="Times New Roman" w:cs="Times New Roman"/>
          <w:sz w:val="24"/>
          <w:szCs w:val="24"/>
        </w:rPr>
        <w:t>sob a tutela das Uniões Continentais: UAF — União Africana, UAS — União Asiática</w:t>
      </w:r>
      <w:r w:rsidR="00863BCD" w:rsidRPr="00A3036C">
        <w:rPr>
          <w:rFonts w:ascii="Times New Roman" w:hAnsi="Times New Roman" w:cs="Times New Roman"/>
          <w:sz w:val="24"/>
          <w:szCs w:val="24"/>
        </w:rPr>
        <w:t>, UO — União da Oceania</w:t>
      </w:r>
      <w:r w:rsidRPr="00A3036C">
        <w:rPr>
          <w:rFonts w:ascii="Times New Roman" w:hAnsi="Times New Roman" w:cs="Times New Roman"/>
          <w:sz w:val="24"/>
          <w:szCs w:val="24"/>
        </w:rPr>
        <w:t xml:space="preserve"> e UASU — União da América do Sul</w:t>
      </w:r>
      <w:r w:rsidR="0026739E" w:rsidRPr="00A3036C">
        <w:rPr>
          <w:rFonts w:ascii="Times New Roman" w:hAnsi="Times New Roman" w:cs="Times New Roman"/>
          <w:sz w:val="24"/>
          <w:szCs w:val="24"/>
        </w:rPr>
        <w:t>.</w:t>
      </w:r>
      <w:r w:rsidRPr="00A3036C">
        <w:rPr>
          <w:rFonts w:ascii="Times New Roman" w:hAnsi="Times New Roman" w:cs="Times New Roman"/>
          <w:sz w:val="24"/>
          <w:szCs w:val="24"/>
        </w:rPr>
        <w:t xml:space="preserve"> Torres Governamentais formadoras e representantes dos blocos continentais e seus países configura</w:t>
      </w:r>
      <w:r w:rsidR="0026739E" w:rsidRPr="00A3036C">
        <w:rPr>
          <w:rFonts w:ascii="Times New Roman" w:hAnsi="Times New Roman" w:cs="Times New Roman"/>
          <w:sz w:val="24"/>
          <w:szCs w:val="24"/>
        </w:rPr>
        <w:t>m</w:t>
      </w:r>
      <w:r w:rsidRPr="00A3036C">
        <w:rPr>
          <w:rFonts w:ascii="Times New Roman" w:hAnsi="Times New Roman" w:cs="Times New Roman"/>
          <w:sz w:val="24"/>
          <w:szCs w:val="24"/>
        </w:rPr>
        <w:t xml:space="preserve"> o </w:t>
      </w:r>
      <w:r w:rsidRPr="00A3036C">
        <w:rPr>
          <w:rFonts w:ascii="Times New Roman" w:hAnsi="Times New Roman" w:cs="Times New Roman"/>
          <w:i/>
          <w:iCs/>
          <w:sz w:val="24"/>
          <w:szCs w:val="24"/>
        </w:rPr>
        <w:t>novo mundo</w:t>
      </w:r>
      <w:r w:rsidRPr="00A3036C">
        <w:rPr>
          <w:rFonts w:ascii="Times New Roman" w:hAnsi="Times New Roman" w:cs="Times New Roman"/>
          <w:sz w:val="24"/>
          <w:szCs w:val="24"/>
        </w:rPr>
        <w:t xml:space="preserve">, onde o Brasil </w:t>
      </w:r>
      <w:r w:rsidRPr="00A3036C">
        <w:rPr>
          <w:rFonts w:ascii="Times New Roman" w:hAnsi="Times New Roman" w:cs="Times New Roman"/>
          <w:sz w:val="24"/>
          <w:szCs w:val="24"/>
        </w:rPr>
        <w:lastRenderedPageBreak/>
        <w:t>constitui-se na maior potência mundial encabeçando</w:t>
      </w:r>
      <w:r w:rsidR="0026739E" w:rsidRPr="00A3036C">
        <w:rPr>
          <w:rFonts w:ascii="Times New Roman" w:hAnsi="Times New Roman" w:cs="Times New Roman"/>
          <w:sz w:val="24"/>
          <w:szCs w:val="24"/>
        </w:rPr>
        <w:t xml:space="preserve"> as cúpulas governamentais dos interesses internacionalizados. Oposição nas uniões continentais, inclusa a sul-americana, criam a ambiência de negatividade exigida </w:t>
      </w:r>
      <w:bookmarkStart w:id="84" w:name="_Hlk198559310"/>
      <w:r w:rsidR="0026739E" w:rsidRPr="00A3036C">
        <w:rPr>
          <w:rFonts w:ascii="Times New Roman" w:hAnsi="Times New Roman" w:cs="Times New Roman"/>
          <w:sz w:val="24"/>
          <w:szCs w:val="24"/>
        </w:rPr>
        <w:t xml:space="preserve">pelos </w:t>
      </w:r>
      <w:r w:rsidR="0026739E" w:rsidRPr="00A3036C">
        <w:rPr>
          <w:rFonts w:ascii="Times New Roman" w:hAnsi="Times New Roman" w:cs="Times New Roman"/>
          <w:i/>
          <w:iCs/>
          <w:sz w:val="24"/>
          <w:szCs w:val="24"/>
        </w:rPr>
        <w:t>malenirus</w:t>
      </w:r>
      <w:r w:rsidR="0026739E" w:rsidRPr="00A3036C">
        <w:rPr>
          <w:rFonts w:ascii="Times New Roman" w:hAnsi="Times New Roman" w:cs="Times New Roman"/>
          <w:sz w:val="24"/>
          <w:szCs w:val="24"/>
        </w:rPr>
        <w:t xml:space="preserve">, </w:t>
      </w:r>
      <w:r w:rsidR="0026739E" w:rsidRPr="00A3036C">
        <w:rPr>
          <w:rFonts w:ascii="Times New Roman" w:hAnsi="Times New Roman" w:cs="Times New Roman"/>
          <w:i/>
          <w:iCs/>
          <w:sz w:val="24"/>
          <w:szCs w:val="24"/>
        </w:rPr>
        <w:t>reinonaques</w:t>
      </w:r>
      <w:r w:rsidR="0026739E" w:rsidRPr="00A3036C">
        <w:rPr>
          <w:rFonts w:ascii="Times New Roman" w:hAnsi="Times New Roman" w:cs="Times New Roman"/>
          <w:sz w:val="24"/>
          <w:szCs w:val="24"/>
        </w:rPr>
        <w:t xml:space="preserve"> e </w:t>
      </w:r>
      <w:r w:rsidR="0026739E" w:rsidRPr="00A3036C">
        <w:rPr>
          <w:rFonts w:ascii="Times New Roman" w:hAnsi="Times New Roman" w:cs="Times New Roman"/>
          <w:i/>
          <w:iCs/>
          <w:sz w:val="24"/>
          <w:szCs w:val="24"/>
        </w:rPr>
        <w:t>dominitilianos</w:t>
      </w:r>
      <w:r w:rsidR="0026739E" w:rsidRPr="00A3036C">
        <w:rPr>
          <w:rFonts w:ascii="Times New Roman" w:hAnsi="Times New Roman" w:cs="Times New Roman"/>
          <w:sz w:val="24"/>
          <w:szCs w:val="24"/>
        </w:rPr>
        <w:t xml:space="preserve"> </w:t>
      </w:r>
      <w:bookmarkEnd w:id="84"/>
      <w:r w:rsidR="0026739E" w:rsidRPr="00A3036C">
        <w:rPr>
          <w:rFonts w:ascii="Times New Roman" w:hAnsi="Times New Roman" w:cs="Times New Roman"/>
          <w:sz w:val="24"/>
          <w:szCs w:val="24"/>
        </w:rPr>
        <w:t>para manutenção do renovado, pelo próprio terrícola, Sistema Terra.</w:t>
      </w:r>
    </w:p>
    <w:p w14:paraId="264005AB" w14:textId="0DC561A1" w:rsidR="00927DD8" w:rsidRPr="00A3036C" w:rsidRDefault="0026739E" w:rsidP="009E0F79">
      <w:pPr>
        <w:spacing w:after="0"/>
        <w:jc w:val="both"/>
        <w:rPr>
          <w:rFonts w:ascii="Times New Roman" w:hAnsi="Times New Roman" w:cs="Times New Roman"/>
          <w:sz w:val="24"/>
          <w:szCs w:val="24"/>
        </w:rPr>
      </w:pPr>
      <w:r w:rsidRPr="00A3036C">
        <w:rPr>
          <w:rFonts w:ascii="Times New Roman" w:hAnsi="Times New Roman" w:cs="Times New Roman"/>
          <w:sz w:val="24"/>
          <w:szCs w:val="24"/>
        </w:rPr>
        <w:t>Redução territorial drástica do planeta cumpre agenda de dominância sustentada pela mentira e ilusão</w:t>
      </w:r>
      <w:r w:rsidR="00412F65" w:rsidRPr="00A3036C">
        <w:rPr>
          <w:rFonts w:ascii="Times New Roman" w:hAnsi="Times New Roman" w:cs="Times New Roman"/>
          <w:sz w:val="24"/>
          <w:szCs w:val="24"/>
        </w:rPr>
        <w:t xml:space="preserve"> do Sistema Terra. Populações anfitriã</w:t>
      </w:r>
      <w:r w:rsidR="00210167" w:rsidRPr="00A3036C">
        <w:rPr>
          <w:rFonts w:ascii="Times New Roman" w:hAnsi="Times New Roman" w:cs="Times New Roman"/>
          <w:sz w:val="24"/>
          <w:szCs w:val="24"/>
        </w:rPr>
        <w:t>s</w:t>
      </w:r>
      <w:r w:rsidR="00412F65" w:rsidRPr="00A3036C">
        <w:rPr>
          <w:rFonts w:ascii="Times New Roman" w:hAnsi="Times New Roman" w:cs="Times New Roman"/>
          <w:sz w:val="24"/>
          <w:szCs w:val="24"/>
        </w:rPr>
        <w:t xml:space="preserve"> e imigrante</w:t>
      </w:r>
      <w:r w:rsidR="00210167" w:rsidRPr="00A3036C">
        <w:rPr>
          <w:rFonts w:ascii="Times New Roman" w:hAnsi="Times New Roman" w:cs="Times New Roman"/>
          <w:sz w:val="24"/>
          <w:szCs w:val="24"/>
        </w:rPr>
        <w:t>s</w:t>
      </w:r>
      <w:r w:rsidR="00412F65" w:rsidRPr="00A3036C">
        <w:rPr>
          <w:rFonts w:ascii="Times New Roman" w:hAnsi="Times New Roman" w:cs="Times New Roman"/>
          <w:sz w:val="24"/>
          <w:szCs w:val="24"/>
        </w:rPr>
        <w:t xml:space="preserve"> de países formadores do, antes, Hemisfério Sul do planeta Terra, vivenciam conflitos nas diversas esferas segmentadas constituídas na sociedade. A humanidade continua a corrida infrutífera no circuito oval, por ela mesmo estabelecido, de onde parte e chega sempre no mesmo lugar, caracterizando o estacionamento de sua moralidade</w:t>
      </w:r>
      <w:r w:rsidR="00927DD8" w:rsidRPr="00A3036C">
        <w:rPr>
          <w:rFonts w:ascii="Times New Roman" w:hAnsi="Times New Roman" w:cs="Times New Roman"/>
          <w:sz w:val="24"/>
          <w:szCs w:val="24"/>
        </w:rPr>
        <w:t xml:space="preserve"> em desequilíbrio com sua inteligibilidade. Chegamos sem nada para conquistarmos a pista com a máquina e partimos, deixando-as, sem nada.</w:t>
      </w:r>
    </w:p>
    <w:p w14:paraId="4FA0EA8B" w14:textId="47856677" w:rsidR="003625AF" w:rsidRPr="00A3036C" w:rsidRDefault="00927DD8" w:rsidP="003625AF">
      <w:pPr>
        <w:spacing w:after="0"/>
        <w:jc w:val="both"/>
        <w:rPr>
          <w:rFonts w:ascii="Times New Roman" w:eastAsia="Aptos" w:hAnsi="Times New Roman" w:cs="Times New Roman"/>
          <w:sz w:val="24"/>
          <w:szCs w:val="24"/>
        </w:rPr>
      </w:pPr>
      <w:r w:rsidRPr="00A3036C">
        <w:rPr>
          <w:rFonts w:ascii="Times New Roman" w:hAnsi="Times New Roman" w:cs="Times New Roman"/>
          <w:sz w:val="24"/>
          <w:szCs w:val="24"/>
        </w:rPr>
        <w:t xml:space="preserve">Exemplos de superação e união de povos pelo bem comum são parte do Sistema Terra com a gestão que </w:t>
      </w:r>
      <w:r w:rsidRPr="00A3036C">
        <w:rPr>
          <w:rFonts w:ascii="Times New Roman" w:hAnsi="Times New Roman" w:cs="Times New Roman"/>
          <w:i/>
          <w:iCs/>
          <w:sz w:val="24"/>
          <w:szCs w:val="24"/>
        </w:rPr>
        <w:t xml:space="preserve">morde </w:t>
      </w:r>
      <w:r w:rsidRPr="00A3036C">
        <w:rPr>
          <w:rFonts w:ascii="Times New Roman" w:hAnsi="Times New Roman" w:cs="Times New Roman"/>
          <w:sz w:val="24"/>
          <w:szCs w:val="24"/>
        </w:rPr>
        <w:t xml:space="preserve">mais de que </w:t>
      </w:r>
      <w:r w:rsidRPr="00A3036C">
        <w:rPr>
          <w:rFonts w:ascii="Times New Roman" w:hAnsi="Times New Roman" w:cs="Times New Roman"/>
          <w:i/>
          <w:iCs/>
          <w:sz w:val="24"/>
          <w:szCs w:val="24"/>
        </w:rPr>
        <w:t>assopra</w:t>
      </w:r>
      <w:r w:rsidRPr="00A3036C">
        <w:rPr>
          <w:rFonts w:ascii="Times New Roman" w:hAnsi="Times New Roman" w:cs="Times New Roman"/>
          <w:sz w:val="24"/>
          <w:szCs w:val="24"/>
        </w:rPr>
        <w:t>. Pilares sistêmicos: governo, religião, mídia e educação estão em plena funcionalidade</w:t>
      </w:r>
      <w:r w:rsidR="003625AF" w:rsidRPr="00A3036C">
        <w:rPr>
          <w:rFonts w:ascii="Times New Roman" w:hAnsi="Times New Roman" w:cs="Times New Roman"/>
          <w:sz w:val="24"/>
          <w:szCs w:val="24"/>
        </w:rPr>
        <w:t xml:space="preserve"> e, o mais importante, abastecido com </w:t>
      </w:r>
      <w:r w:rsidRPr="00A3036C">
        <w:rPr>
          <w:rFonts w:ascii="Times New Roman" w:hAnsi="Times New Roman" w:cs="Times New Roman"/>
          <w:sz w:val="24"/>
          <w:szCs w:val="24"/>
        </w:rPr>
        <w:t xml:space="preserve"> </w:t>
      </w:r>
      <w:r w:rsidR="003625AF" w:rsidRPr="00A3036C">
        <w:rPr>
          <w:rFonts w:ascii="Times New Roman" w:eastAsia="Aptos" w:hAnsi="Times New Roman" w:cs="Times New Roman"/>
          <w:i/>
          <w:iCs/>
          <w:sz w:val="24"/>
          <w:szCs w:val="24"/>
        </w:rPr>
        <w:t>a tríade da maldade humana</w:t>
      </w:r>
      <w:r w:rsidR="003625AF" w:rsidRPr="00A3036C">
        <w:rPr>
          <w:rFonts w:ascii="Times New Roman" w:eastAsia="Aptos" w:hAnsi="Times New Roman" w:cs="Times New Roman"/>
          <w:sz w:val="24"/>
          <w:szCs w:val="24"/>
        </w:rPr>
        <w:t xml:space="preserve">: </w:t>
      </w:r>
      <w:r w:rsidR="003625AF" w:rsidRPr="00A3036C">
        <w:rPr>
          <w:rFonts w:ascii="Times New Roman" w:eastAsia="Aptos" w:hAnsi="Times New Roman" w:cs="Times New Roman"/>
          <w:i/>
          <w:iCs/>
          <w:sz w:val="24"/>
          <w:szCs w:val="24"/>
        </w:rPr>
        <w:t>ego</w:t>
      </w:r>
      <w:r w:rsidR="003625AF" w:rsidRPr="00A3036C">
        <w:rPr>
          <w:rFonts w:ascii="Times New Roman" w:eastAsia="Aptos" w:hAnsi="Times New Roman" w:cs="Times New Roman"/>
          <w:sz w:val="24"/>
          <w:szCs w:val="24"/>
        </w:rPr>
        <w:t xml:space="preserve">, </w:t>
      </w:r>
      <w:r w:rsidR="003625AF" w:rsidRPr="00A3036C">
        <w:rPr>
          <w:rFonts w:ascii="Times New Roman" w:eastAsia="Aptos" w:hAnsi="Times New Roman" w:cs="Times New Roman"/>
          <w:i/>
          <w:iCs/>
          <w:sz w:val="24"/>
          <w:szCs w:val="24"/>
        </w:rPr>
        <w:t xml:space="preserve">ganância </w:t>
      </w:r>
      <w:r w:rsidR="003625AF" w:rsidRPr="00A3036C">
        <w:rPr>
          <w:rFonts w:ascii="Times New Roman" w:eastAsia="Aptos" w:hAnsi="Times New Roman" w:cs="Times New Roman"/>
          <w:sz w:val="24"/>
          <w:szCs w:val="24"/>
        </w:rPr>
        <w:t xml:space="preserve">e </w:t>
      </w:r>
      <w:r w:rsidR="003625AF" w:rsidRPr="00A3036C">
        <w:rPr>
          <w:rFonts w:ascii="Times New Roman" w:eastAsia="Aptos" w:hAnsi="Times New Roman" w:cs="Times New Roman"/>
          <w:i/>
          <w:iCs/>
          <w:sz w:val="24"/>
          <w:szCs w:val="24"/>
        </w:rPr>
        <w:t>medo</w:t>
      </w:r>
      <w:r w:rsidR="003625AF" w:rsidRPr="00A3036C">
        <w:rPr>
          <w:rFonts w:ascii="Times New Roman" w:eastAsia="Aptos" w:hAnsi="Times New Roman" w:cs="Times New Roman"/>
          <w:sz w:val="24"/>
          <w:szCs w:val="24"/>
        </w:rPr>
        <w:t>.</w:t>
      </w:r>
    </w:p>
    <w:p w14:paraId="5CBB837F" w14:textId="683F123C" w:rsidR="009F1ADF" w:rsidRPr="00A3036C" w:rsidRDefault="003625AF" w:rsidP="009F1ADF">
      <w:pPr>
        <w:spacing w:after="0"/>
        <w:jc w:val="both"/>
        <w:rPr>
          <w:rFonts w:ascii="Times New Roman" w:hAnsi="Times New Roman" w:cs="Times New Roman"/>
          <w:sz w:val="24"/>
          <w:szCs w:val="24"/>
        </w:rPr>
      </w:pPr>
      <w:r w:rsidRPr="00A3036C">
        <w:rPr>
          <w:rFonts w:ascii="Times New Roman" w:eastAsia="Aptos" w:hAnsi="Times New Roman" w:cs="Times New Roman"/>
          <w:sz w:val="24"/>
          <w:szCs w:val="24"/>
        </w:rPr>
        <w:t xml:space="preserve">A complicação da simplicidade mora no globo terrestre. A ignorância de seus habitantes dominados pela mentira e ilusão do Sistema Terra imposto </w:t>
      </w:r>
      <w:r w:rsidRPr="00A3036C">
        <w:rPr>
          <w:rFonts w:ascii="Times New Roman" w:hAnsi="Times New Roman" w:cs="Times New Roman"/>
          <w:sz w:val="24"/>
          <w:szCs w:val="24"/>
        </w:rPr>
        <w:t xml:space="preserve">pelos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reinonaques</w:t>
      </w:r>
      <w:r w:rsidRPr="00A3036C">
        <w:rPr>
          <w:rFonts w:ascii="Times New Roman" w:hAnsi="Times New Roman" w:cs="Times New Roman"/>
          <w:sz w:val="24"/>
          <w:szCs w:val="24"/>
        </w:rPr>
        <w:t xml:space="preserve"> e </w:t>
      </w:r>
      <w:r w:rsidRPr="00A3036C">
        <w:rPr>
          <w:rFonts w:ascii="Times New Roman" w:hAnsi="Times New Roman" w:cs="Times New Roman"/>
          <w:i/>
          <w:iCs/>
          <w:sz w:val="24"/>
          <w:szCs w:val="24"/>
        </w:rPr>
        <w:t xml:space="preserve">dominitilianos </w:t>
      </w:r>
      <w:r w:rsidRPr="00A3036C">
        <w:rPr>
          <w:rFonts w:ascii="Times New Roman" w:hAnsi="Times New Roman" w:cs="Times New Roman"/>
          <w:sz w:val="24"/>
          <w:szCs w:val="24"/>
        </w:rPr>
        <w:t>e aceito pela maioria dos terrícolas</w:t>
      </w:r>
      <w:r w:rsidR="009F1ADF" w:rsidRPr="00A3036C">
        <w:rPr>
          <w:rFonts w:ascii="Times New Roman" w:hAnsi="Times New Roman" w:cs="Times New Roman"/>
          <w:sz w:val="24"/>
          <w:szCs w:val="24"/>
        </w:rPr>
        <w:t>,</w:t>
      </w:r>
      <w:r w:rsidRPr="00A3036C">
        <w:rPr>
          <w:rFonts w:ascii="Times New Roman" w:hAnsi="Times New Roman" w:cs="Times New Roman"/>
          <w:sz w:val="24"/>
          <w:szCs w:val="24"/>
        </w:rPr>
        <w:t xml:space="preserve"> condena, por ora, o orbe adormecido</w:t>
      </w:r>
      <w:r w:rsidR="00210167" w:rsidRPr="00A3036C">
        <w:rPr>
          <w:rFonts w:ascii="Times New Roman" w:hAnsi="Times New Roman" w:cs="Times New Roman"/>
          <w:sz w:val="24"/>
          <w:szCs w:val="24"/>
        </w:rPr>
        <w:t>,</w:t>
      </w:r>
      <w:r w:rsidRPr="00A3036C">
        <w:rPr>
          <w:rFonts w:ascii="Times New Roman" w:hAnsi="Times New Roman" w:cs="Times New Roman"/>
          <w:sz w:val="24"/>
          <w:szCs w:val="24"/>
        </w:rPr>
        <w:t xml:space="preserve"> a ser </w:t>
      </w:r>
      <w:bookmarkStart w:id="85" w:name="_Hlk198561738"/>
      <w:r w:rsidRPr="00A3036C">
        <w:rPr>
          <w:rFonts w:ascii="Times New Roman" w:hAnsi="Times New Roman" w:cs="Times New Roman"/>
          <w:sz w:val="24"/>
          <w:szCs w:val="24"/>
        </w:rPr>
        <w:t>parte de os</w:t>
      </w:r>
      <w:r w:rsidR="009F1ADF" w:rsidRPr="00A3036C">
        <w:rPr>
          <w:rFonts w:ascii="Times New Roman" w:hAnsi="Times New Roman" w:cs="Times New Roman"/>
          <w:b/>
          <w:bCs/>
          <w:sz w:val="24"/>
          <w:szCs w:val="24"/>
        </w:rPr>
        <w:t xml:space="preserve"> e</w:t>
      </w:r>
      <w:r w:rsidR="009F1ADF" w:rsidRPr="00A3036C">
        <w:rPr>
          <w:rFonts w:ascii="Times New Roman" w:hAnsi="Times New Roman" w:cs="Times New Roman"/>
          <w:b/>
          <w:bCs/>
          <w:color w:val="FF0000"/>
          <w:sz w:val="24"/>
          <w:szCs w:val="24"/>
        </w:rPr>
        <w:t>X</w:t>
      </w:r>
      <w:r w:rsidR="009F1ADF" w:rsidRPr="00A3036C">
        <w:rPr>
          <w:rFonts w:ascii="Times New Roman" w:hAnsi="Times New Roman" w:cs="Times New Roman"/>
          <w:b/>
          <w:bCs/>
          <w:sz w:val="24"/>
          <w:szCs w:val="24"/>
        </w:rPr>
        <w:t xml:space="preserve">ilados da </w:t>
      </w:r>
      <w:r w:rsidR="009F1ADF" w:rsidRPr="00A3036C">
        <w:rPr>
          <w:rFonts w:ascii="Times New Roman" w:hAnsi="Times New Roman" w:cs="Times New Roman"/>
          <w:b/>
          <w:bCs/>
          <w:color w:val="7030A0"/>
          <w:sz w:val="24"/>
          <w:szCs w:val="24"/>
        </w:rPr>
        <w:t>T</w:t>
      </w:r>
      <w:r w:rsidR="009F1ADF" w:rsidRPr="00A3036C">
        <w:rPr>
          <w:rFonts w:ascii="Times New Roman" w:hAnsi="Times New Roman" w:cs="Times New Roman"/>
          <w:b/>
          <w:bCs/>
          <w:sz w:val="24"/>
          <w:szCs w:val="24"/>
        </w:rPr>
        <w:t>erra ─ passado pacto para o futuro</w:t>
      </w:r>
      <w:bookmarkEnd w:id="85"/>
      <w:r w:rsidR="009F1ADF" w:rsidRPr="00A3036C">
        <w:rPr>
          <w:rFonts w:ascii="Times New Roman" w:hAnsi="Times New Roman" w:cs="Times New Roman"/>
          <w:sz w:val="24"/>
          <w:szCs w:val="24"/>
        </w:rPr>
        <w:t>, considerando a previsão do SEU — Soberana Energia Universal.</w:t>
      </w:r>
    </w:p>
    <w:p w14:paraId="270E1CD1" w14:textId="02A75CED" w:rsidR="009F1ADF" w:rsidRPr="00A3036C" w:rsidRDefault="009F1ADF"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Forças energéticas antagônicas guerreiam no universo e, sobretudo, na Terra, nesta guerra onde vencedores ganham uma batalha, evoluindo ao </w:t>
      </w:r>
      <w:bookmarkStart w:id="86" w:name="_Hlk198560370"/>
      <w:r w:rsidRPr="00A3036C">
        <w:rPr>
          <w:rFonts w:ascii="Times New Roman" w:hAnsi="Times New Roman" w:cs="Times New Roman"/>
          <w:i/>
          <w:iCs/>
          <w:sz w:val="24"/>
          <w:szCs w:val="24"/>
        </w:rPr>
        <w:t>quinto plano terráqueo</w:t>
      </w:r>
      <w:r w:rsidRPr="00A3036C">
        <w:rPr>
          <w:rFonts w:ascii="Times New Roman" w:hAnsi="Times New Roman" w:cs="Times New Roman"/>
          <w:sz w:val="24"/>
          <w:szCs w:val="24"/>
        </w:rPr>
        <w:t xml:space="preserve"> </w:t>
      </w:r>
      <w:bookmarkEnd w:id="86"/>
      <w:r w:rsidRPr="00A3036C">
        <w:rPr>
          <w:rFonts w:ascii="Times New Roman" w:hAnsi="Times New Roman" w:cs="Times New Roman"/>
          <w:sz w:val="24"/>
          <w:szCs w:val="24"/>
        </w:rPr>
        <w:t xml:space="preserve">e vencidos, a oportunidade do </w:t>
      </w:r>
      <w:r w:rsidRPr="00A3036C">
        <w:rPr>
          <w:rFonts w:ascii="Times New Roman" w:hAnsi="Times New Roman" w:cs="Times New Roman"/>
          <w:sz w:val="24"/>
          <w:szCs w:val="24"/>
        </w:rPr>
        <w:lastRenderedPageBreak/>
        <w:t>recomeço num mundo onde o desequilíbrio de sua moralidade e inteligibilidade, o levará. Ressaltando o exercício do livre arbítrio humano como único responsável para o retrocesso ou a evolução.</w:t>
      </w:r>
    </w:p>
    <w:p w14:paraId="69529089" w14:textId="7090C318" w:rsidR="009F1ADF" w:rsidRPr="00A3036C" w:rsidRDefault="009F1ADF"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Guerreiros Dimensionais</w:t>
      </w:r>
      <w:r w:rsidR="00203292" w:rsidRPr="00A3036C">
        <w:rPr>
          <w:rFonts w:ascii="Times New Roman" w:hAnsi="Times New Roman" w:cs="Times New Roman"/>
          <w:sz w:val="24"/>
          <w:szCs w:val="24"/>
        </w:rPr>
        <w:t>,</w:t>
      </w:r>
      <w:r w:rsidRPr="00A3036C">
        <w:rPr>
          <w:rFonts w:ascii="Times New Roman" w:hAnsi="Times New Roman" w:cs="Times New Roman"/>
          <w:sz w:val="24"/>
          <w:szCs w:val="24"/>
        </w:rPr>
        <w:t xml:space="preserve"> energizados no despertar de suas consciências</w:t>
      </w:r>
      <w:r w:rsidR="00203292" w:rsidRPr="00A3036C">
        <w:rPr>
          <w:rFonts w:ascii="Times New Roman" w:hAnsi="Times New Roman" w:cs="Times New Roman"/>
          <w:sz w:val="24"/>
          <w:szCs w:val="24"/>
        </w:rPr>
        <w:t xml:space="preserve">, trabalham, arduamente, para a frutificação de sementes plantadas do amor incondicional pela evolução da humanidade ao  </w:t>
      </w:r>
      <w:r w:rsidR="00203292" w:rsidRPr="00A3036C">
        <w:rPr>
          <w:rFonts w:ascii="Times New Roman" w:hAnsi="Times New Roman" w:cs="Times New Roman"/>
          <w:i/>
          <w:iCs/>
          <w:sz w:val="24"/>
          <w:szCs w:val="24"/>
        </w:rPr>
        <w:t>quinto plano terráqueo</w:t>
      </w:r>
      <w:r w:rsidR="00203292" w:rsidRPr="00A3036C">
        <w:rPr>
          <w:rFonts w:ascii="Times New Roman" w:hAnsi="Times New Roman" w:cs="Times New Roman"/>
          <w:sz w:val="24"/>
          <w:szCs w:val="24"/>
        </w:rPr>
        <w:t>, aqui, chamado de quinta dimensão.</w:t>
      </w:r>
    </w:p>
    <w:p w14:paraId="258A00EE" w14:textId="6179270B" w:rsidR="00203292" w:rsidRPr="00A3036C" w:rsidRDefault="00203292"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Germano e Fértilles vibram cada adepto conquistado pela filosofia do Eu Sou. Harrison, Taylor e Agregados arrebatam corações com histórias factíveis credibilizadas por materializações santificadas pelo poder ter e ser Deus descobertas pelos novos adeptos desta única e exclusiva força divinal depositada no âmago de cada terrícola disposto a descobri-la.</w:t>
      </w:r>
    </w:p>
    <w:p w14:paraId="679D33CD" w14:textId="3180B5BC" w:rsidR="00203292" w:rsidRPr="00A3036C" w:rsidRDefault="00203292"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Acreditando que </w:t>
      </w:r>
      <w:r w:rsidRPr="00A3036C">
        <w:rPr>
          <w:rFonts w:ascii="Times New Roman" w:hAnsi="Times New Roman" w:cs="Times New Roman"/>
          <w:i/>
          <w:iCs/>
          <w:sz w:val="24"/>
          <w:szCs w:val="24"/>
        </w:rPr>
        <w:t>de</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grão em grão a galinha enche o papo</w:t>
      </w:r>
      <w:r w:rsidR="00A604D1" w:rsidRPr="00A3036C">
        <w:rPr>
          <w:rFonts w:ascii="Times New Roman" w:hAnsi="Times New Roman" w:cs="Times New Roman"/>
          <w:sz w:val="24"/>
          <w:szCs w:val="24"/>
        </w:rPr>
        <w:t xml:space="preserve">, Guerreiros Dimensionais se multiplicam na pirâmide social com os novos praticantes da filosofia Eu Sou. Neste caso, </w:t>
      </w:r>
      <w:r w:rsidR="00A604D1" w:rsidRPr="00A3036C">
        <w:rPr>
          <w:rFonts w:ascii="Times New Roman" w:hAnsi="Times New Roman" w:cs="Times New Roman"/>
          <w:i/>
          <w:iCs/>
          <w:sz w:val="24"/>
          <w:szCs w:val="24"/>
        </w:rPr>
        <w:t>a esperança não é a última a morrer, por ter vida eterna</w:t>
      </w:r>
      <w:r w:rsidR="00A604D1" w:rsidRPr="00A3036C">
        <w:rPr>
          <w:rFonts w:ascii="Times New Roman" w:hAnsi="Times New Roman" w:cs="Times New Roman"/>
          <w:sz w:val="24"/>
          <w:szCs w:val="24"/>
        </w:rPr>
        <w:t xml:space="preserve">. No entanto, mesmo com todas as ondas eletromagnéticas universais emitidas para o despertar em massa da humanidade, maioria esmagadora de terrícolas sucumbem com escolhas errôneas sistêmicas alimentadoras da mentira e ilusão instauradas no Sistema Terra. Porém, se </w:t>
      </w:r>
      <w:r w:rsidR="00A604D1" w:rsidRPr="00A3036C">
        <w:rPr>
          <w:rFonts w:ascii="Times New Roman" w:hAnsi="Times New Roman" w:cs="Times New Roman"/>
          <w:i/>
          <w:iCs/>
          <w:sz w:val="24"/>
          <w:szCs w:val="24"/>
        </w:rPr>
        <w:t>água mole em pedra dura, tanto bate até que fura</w:t>
      </w:r>
      <w:r w:rsidR="00A604D1" w:rsidRPr="00A3036C">
        <w:rPr>
          <w:rFonts w:ascii="Times New Roman" w:hAnsi="Times New Roman" w:cs="Times New Roman"/>
          <w:sz w:val="24"/>
          <w:szCs w:val="24"/>
        </w:rPr>
        <w:t xml:space="preserve">, a Resistência Dimensional persiste a luta pelo equilíbrio </w:t>
      </w:r>
      <w:r w:rsidR="00D84DE5" w:rsidRPr="00A3036C">
        <w:rPr>
          <w:rFonts w:ascii="Times New Roman" w:hAnsi="Times New Roman" w:cs="Times New Roman"/>
          <w:sz w:val="24"/>
          <w:szCs w:val="24"/>
        </w:rPr>
        <w:t>da inteligibilidade e a moralidade humanos</w:t>
      </w:r>
      <w:r w:rsidR="00210167" w:rsidRPr="00A3036C">
        <w:rPr>
          <w:rFonts w:ascii="Times New Roman" w:hAnsi="Times New Roman" w:cs="Times New Roman"/>
          <w:sz w:val="24"/>
          <w:szCs w:val="24"/>
        </w:rPr>
        <w:t>.</w:t>
      </w:r>
      <w:r w:rsidR="00D84DE5" w:rsidRPr="00A3036C">
        <w:rPr>
          <w:rFonts w:ascii="Times New Roman" w:hAnsi="Times New Roman" w:cs="Times New Roman"/>
          <w:sz w:val="24"/>
          <w:szCs w:val="24"/>
        </w:rPr>
        <w:t xml:space="preserve"> </w:t>
      </w:r>
      <w:r w:rsidR="00210167" w:rsidRPr="00A3036C">
        <w:rPr>
          <w:rFonts w:ascii="Times New Roman" w:hAnsi="Times New Roman" w:cs="Times New Roman"/>
          <w:sz w:val="24"/>
          <w:szCs w:val="24"/>
        </w:rPr>
        <w:t>R</w:t>
      </w:r>
      <w:r w:rsidR="00D84DE5" w:rsidRPr="00A3036C">
        <w:rPr>
          <w:rFonts w:ascii="Times New Roman" w:hAnsi="Times New Roman" w:cs="Times New Roman"/>
          <w:sz w:val="24"/>
          <w:szCs w:val="24"/>
        </w:rPr>
        <w:t xml:space="preserve">esponsáveis pelo exercício de seu livre arbítrio, para conquistar a ascensão ao </w:t>
      </w:r>
      <w:r w:rsidR="00D84DE5" w:rsidRPr="00A3036C">
        <w:rPr>
          <w:rFonts w:ascii="Times New Roman" w:hAnsi="Times New Roman" w:cs="Times New Roman"/>
          <w:i/>
          <w:iCs/>
          <w:sz w:val="24"/>
          <w:szCs w:val="24"/>
        </w:rPr>
        <w:t xml:space="preserve">quinto plano terráqueo </w:t>
      </w:r>
      <w:r w:rsidR="00D84DE5" w:rsidRPr="00A3036C">
        <w:rPr>
          <w:rFonts w:ascii="Times New Roman" w:hAnsi="Times New Roman" w:cs="Times New Roman"/>
          <w:sz w:val="24"/>
          <w:szCs w:val="24"/>
        </w:rPr>
        <w:t>ou ser parte em mundos inferiores de os</w:t>
      </w:r>
      <w:r w:rsidR="00D84DE5" w:rsidRPr="00A3036C">
        <w:rPr>
          <w:rFonts w:ascii="Times New Roman" w:hAnsi="Times New Roman" w:cs="Times New Roman"/>
          <w:b/>
          <w:bCs/>
          <w:sz w:val="24"/>
          <w:szCs w:val="24"/>
        </w:rPr>
        <w:t xml:space="preserve"> e</w:t>
      </w:r>
      <w:r w:rsidR="00D84DE5" w:rsidRPr="00A3036C">
        <w:rPr>
          <w:rFonts w:ascii="Times New Roman" w:hAnsi="Times New Roman" w:cs="Times New Roman"/>
          <w:b/>
          <w:bCs/>
          <w:color w:val="FF0000"/>
          <w:sz w:val="24"/>
          <w:szCs w:val="24"/>
        </w:rPr>
        <w:t>X</w:t>
      </w:r>
      <w:r w:rsidR="00D84DE5" w:rsidRPr="00A3036C">
        <w:rPr>
          <w:rFonts w:ascii="Times New Roman" w:hAnsi="Times New Roman" w:cs="Times New Roman"/>
          <w:b/>
          <w:bCs/>
          <w:sz w:val="24"/>
          <w:szCs w:val="24"/>
        </w:rPr>
        <w:t xml:space="preserve">ilados da </w:t>
      </w:r>
      <w:r w:rsidR="00D84DE5" w:rsidRPr="00A3036C">
        <w:rPr>
          <w:rFonts w:ascii="Times New Roman" w:hAnsi="Times New Roman" w:cs="Times New Roman"/>
          <w:b/>
          <w:bCs/>
          <w:color w:val="7030A0"/>
          <w:sz w:val="24"/>
          <w:szCs w:val="24"/>
        </w:rPr>
        <w:t>T</w:t>
      </w:r>
      <w:r w:rsidR="00D84DE5" w:rsidRPr="00A3036C">
        <w:rPr>
          <w:rFonts w:ascii="Times New Roman" w:hAnsi="Times New Roman" w:cs="Times New Roman"/>
          <w:b/>
          <w:bCs/>
          <w:sz w:val="24"/>
          <w:szCs w:val="24"/>
        </w:rPr>
        <w:t>erra ─ passado pacto para o futuro</w:t>
      </w:r>
      <w:r w:rsidR="00D84DE5" w:rsidRPr="00A3036C">
        <w:rPr>
          <w:rFonts w:ascii="Times New Roman" w:hAnsi="Times New Roman" w:cs="Times New Roman"/>
          <w:sz w:val="24"/>
          <w:szCs w:val="24"/>
        </w:rPr>
        <w:t xml:space="preserve">. A manipulação de </w:t>
      </w:r>
      <w:r w:rsidR="00D84DE5" w:rsidRPr="00A3036C">
        <w:rPr>
          <w:rFonts w:ascii="Times New Roman" w:hAnsi="Times New Roman" w:cs="Times New Roman"/>
          <w:i/>
          <w:iCs/>
          <w:sz w:val="24"/>
          <w:szCs w:val="24"/>
        </w:rPr>
        <w:t>os donos do mundo</w:t>
      </w:r>
      <w:r w:rsidR="00D84DE5" w:rsidRPr="00A3036C">
        <w:rPr>
          <w:rFonts w:ascii="Times New Roman" w:hAnsi="Times New Roman" w:cs="Times New Roman"/>
          <w:sz w:val="24"/>
          <w:szCs w:val="24"/>
        </w:rPr>
        <w:t xml:space="preserve">, fazendo o terrícola crer na construção de um mundo melhor, está sempre, pontualmente, sendo </w:t>
      </w:r>
      <w:r w:rsidR="007778E7" w:rsidRPr="00A3036C">
        <w:rPr>
          <w:rFonts w:ascii="Times New Roman" w:hAnsi="Times New Roman" w:cs="Times New Roman"/>
          <w:sz w:val="24"/>
          <w:szCs w:val="24"/>
        </w:rPr>
        <w:t xml:space="preserve">saciado com exemplos emocionantes de origens distintas se </w:t>
      </w:r>
      <w:r w:rsidR="007778E7" w:rsidRPr="00A3036C">
        <w:rPr>
          <w:rFonts w:ascii="Times New Roman" w:hAnsi="Times New Roman" w:cs="Times New Roman"/>
          <w:sz w:val="24"/>
          <w:szCs w:val="24"/>
        </w:rPr>
        <w:lastRenderedPageBreak/>
        <w:t>complementa</w:t>
      </w:r>
      <w:r w:rsidR="00210167" w:rsidRPr="00A3036C">
        <w:rPr>
          <w:rFonts w:ascii="Times New Roman" w:hAnsi="Times New Roman" w:cs="Times New Roman"/>
          <w:sz w:val="24"/>
          <w:szCs w:val="24"/>
        </w:rPr>
        <w:t>ndo</w:t>
      </w:r>
      <w:r w:rsidR="007778E7" w:rsidRPr="00A3036C">
        <w:rPr>
          <w:rFonts w:ascii="Times New Roman" w:hAnsi="Times New Roman" w:cs="Times New Roman"/>
          <w:sz w:val="24"/>
          <w:szCs w:val="24"/>
        </w:rPr>
        <w:t xml:space="preserve"> na materialização de suas vidas  estimuladas por convivências equilibradas para a conquista de prosperidade.</w:t>
      </w:r>
    </w:p>
    <w:p w14:paraId="70AE675F" w14:textId="1C88FFAC" w:rsidR="007778E7" w:rsidRPr="00A3036C" w:rsidRDefault="007778E7"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O Sistema Terra</w:t>
      </w:r>
      <w:r w:rsidR="00632728" w:rsidRPr="00A3036C">
        <w:rPr>
          <w:rFonts w:ascii="Times New Roman" w:hAnsi="Times New Roman" w:cs="Times New Roman"/>
          <w:sz w:val="24"/>
          <w:szCs w:val="24"/>
        </w:rPr>
        <w:t xml:space="preserve"> imposto pelo SPA — Supremo Poder Anônimo</w:t>
      </w:r>
      <w:r w:rsidRPr="00A3036C">
        <w:rPr>
          <w:rFonts w:ascii="Times New Roman" w:hAnsi="Times New Roman" w:cs="Times New Roman"/>
          <w:sz w:val="24"/>
          <w:szCs w:val="24"/>
        </w:rPr>
        <w:t xml:space="preserve"> contempla a materialidade conquistada pela religiosidade única da IMSD — Independência Mundial dos Servos de Deus, através de seus líderes, Roberto Evaristo de Macedo Soares,</w:t>
      </w:r>
      <w:r w:rsidR="00C52CCC" w:rsidRPr="00A3036C">
        <w:rPr>
          <w:rFonts w:ascii="Times New Roman" w:hAnsi="Times New Roman" w:cs="Times New Roman"/>
          <w:sz w:val="24"/>
          <w:szCs w:val="24"/>
        </w:rPr>
        <w:t xml:space="preserve"> 85,</w:t>
      </w:r>
      <w:r w:rsidRPr="00A3036C">
        <w:rPr>
          <w:rFonts w:ascii="Times New Roman" w:hAnsi="Times New Roman" w:cs="Times New Roman"/>
          <w:sz w:val="24"/>
          <w:szCs w:val="24"/>
        </w:rPr>
        <w:t xml:space="preserve"> o Presidente do Universo e a reencarnação de Jesus Cristo, hoje, aclamado como Emmanuel Jesus de Deus</w:t>
      </w:r>
      <w:r w:rsidR="00C52CCC" w:rsidRPr="00A3036C">
        <w:rPr>
          <w:rFonts w:ascii="Times New Roman" w:hAnsi="Times New Roman" w:cs="Times New Roman"/>
          <w:sz w:val="24"/>
          <w:szCs w:val="24"/>
        </w:rPr>
        <w:t>, 33</w:t>
      </w:r>
      <w:r w:rsidR="000037A8" w:rsidRPr="00A3036C">
        <w:rPr>
          <w:rFonts w:ascii="Times New Roman" w:hAnsi="Times New Roman" w:cs="Times New Roman"/>
          <w:sz w:val="24"/>
          <w:szCs w:val="24"/>
        </w:rPr>
        <w:t>.</w:t>
      </w:r>
      <w:r w:rsidRPr="00A3036C">
        <w:rPr>
          <w:rFonts w:ascii="Times New Roman" w:hAnsi="Times New Roman" w:cs="Times New Roman"/>
          <w:sz w:val="24"/>
          <w:szCs w:val="24"/>
        </w:rPr>
        <w:t xml:space="preserve"> </w:t>
      </w:r>
      <w:r w:rsidR="000037A8" w:rsidRPr="00A3036C">
        <w:rPr>
          <w:rFonts w:ascii="Times New Roman" w:hAnsi="Times New Roman" w:cs="Times New Roman"/>
          <w:sz w:val="24"/>
          <w:szCs w:val="24"/>
        </w:rPr>
        <w:t>O</w:t>
      </w:r>
      <w:r w:rsidRPr="00A3036C">
        <w:rPr>
          <w:rFonts w:ascii="Times New Roman" w:hAnsi="Times New Roman" w:cs="Times New Roman"/>
          <w:sz w:val="24"/>
          <w:szCs w:val="24"/>
        </w:rPr>
        <w:t xml:space="preserve"> povo, na sua maioria, mergulhado nos fisiologismos político, religioso, midiático e educacional vendido por seus líderes máximos</w:t>
      </w:r>
      <w:r w:rsidR="000037A8" w:rsidRPr="00A3036C">
        <w:rPr>
          <w:rFonts w:ascii="Times New Roman" w:hAnsi="Times New Roman" w:cs="Times New Roman"/>
          <w:sz w:val="24"/>
          <w:szCs w:val="24"/>
        </w:rPr>
        <w:t xml:space="preserve"> e seguidores, ignoram o poder de ter e ser Deus e ascender ao </w:t>
      </w:r>
      <w:r w:rsidR="000037A8" w:rsidRPr="00A3036C">
        <w:rPr>
          <w:rFonts w:ascii="Times New Roman" w:hAnsi="Times New Roman" w:cs="Times New Roman"/>
          <w:i/>
          <w:iCs/>
          <w:sz w:val="24"/>
          <w:szCs w:val="24"/>
        </w:rPr>
        <w:t>quinto plano terráque</w:t>
      </w:r>
      <w:r w:rsidR="00A945B9" w:rsidRPr="00A3036C">
        <w:rPr>
          <w:rFonts w:ascii="Times New Roman" w:hAnsi="Times New Roman" w:cs="Times New Roman"/>
          <w:i/>
          <w:iCs/>
          <w:sz w:val="24"/>
          <w:szCs w:val="24"/>
        </w:rPr>
        <w:t>o</w:t>
      </w:r>
      <w:r w:rsidR="00A945B9" w:rsidRPr="00A3036C">
        <w:rPr>
          <w:rFonts w:ascii="Times New Roman" w:hAnsi="Times New Roman" w:cs="Times New Roman"/>
          <w:sz w:val="24"/>
          <w:szCs w:val="24"/>
        </w:rPr>
        <w:t>, chamado neste orbe de quinta dimensão.</w:t>
      </w:r>
    </w:p>
    <w:p w14:paraId="7F25D140" w14:textId="65730A95" w:rsidR="00A945B9" w:rsidRPr="00A3036C" w:rsidRDefault="00A945B9"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Guerreiros Dimensionais, mesmo com o véu divinal energético captado no SEU — Soberana Energia Universal, garantidor de equilíbrio da inteligibilidade e a moralidade </w:t>
      </w:r>
      <w:r w:rsidR="00C52CCC" w:rsidRPr="00A3036C">
        <w:rPr>
          <w:rFonts w:ascii="Times New Roman" w:hAnsi="Times New Roman" w:cs="Times New Roman"/>
          <w:sz w:val="24"/>
          <w:szCs w:val="24"/>
        </w:rPr>
        <w:t>n</w:t>
      </w:r>
      <w:r w:rsidRPr="00A3036C">
        <w:rPr>
          <w:rFonts w:ascii="Times New Roman" w:hAnsi="Times New Roman" w:cs="Times New Roman"/>
          <w:sz w:val="24"/>
          <w:szCs w:val="24"/>
        </w:rPr>
        <w:t>este exército armado com o coração</w:t>
      </w:r>
      <w:r w:rsidR="00C52CCC" w:rsidRPr="00A3036C">
        <w:rPr>
          <w:rFonts w:ascii="Times New Roman" w:hAnsi="Times New Roman" w:cs="Times New Roman"/>
          <w:sz w:val="24"/>
          <w:szCs w:val="24"/>
        </w:rPr>
        <w:t>, i</w:t>
      </w:r>
      <w:r w:rsidR="00B30516" w:rsidRPr="00A3036C">
        <w:rPr>
          <w:rFonts w:ascii="Times New Roman" w:hAnsi="Times New Roman" w:cs="Times New Roman"/>
          <w:sz w:val="24"/>
          <w:szCs w:val="24"/>
        </w:rPr>
        <w:t>ntegrantes da Resistência Dimensional questionam os resultados do trabalho, até então, desenvolvido.</w:t>
      </w:r>
    </w:p>
    <w:p w14:paraId="455A2B57" w14:textId="1B08163D" w:rsidR="00B30516" w:rsidRPr="00A3036C" w:rsidRDefault="00B30516"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Harrison, Taylor e Agregados em todo mundo, por conta de novos adeptos a filosofia Eu Sou, sob o </w:t>
      </w:r>
      <w:r w:rsidRPr="00A3036C">
        <w:rPr>
          <w:rFonts w:ascii="Times New Roman" w:hAnsi="Times New Roman" w:cs="Times New Roman"/>
          <w:b/>
          <w:bCs/>
          <w:sz w:val="24"/>
          <w:szCs w:val="24"/>
        </w:rPr>
        <w:t>slogan</w:t>
      </w:r>
      <w:r w:rsidRPr="00A3036C">
        <w:rPr>
          <w:rFonts w:ascii="Times New Roman" w:hAnsi="Times New Roman" w:cs="Times New Roman"/>
          <w:sz w:val="24"/>
          <w:szCs w:val="24"/>
        </w:rPr>
        <w:t xml:space="preserve">: </w:t>
      </w:r>
      <w:bookmarkStart w:id="87" w:name="_Hlk198650923"/>
      <w:r w:rsidRPr="00A3036C">
        <w:rPr>
          <w:rFonts w:ascii="Times New Roman" w:hAnsi="Times New Roman" w:cs="Times New Roman"/>
          <w:i/>
          <w:iCs/>
          <w:sz w:val="24"/>
          <w:szCs w:val="24"/>
        </w:rPr>
        <w:t>a minha raça humana é universa</w:t>
      </w:r>
      <w:r w:rsidRPr="00A3036C">
        <w:rPr>
          <w:rFonts w:ascii="Times New Roman" w:hAnsi="Times New Roman" w:cs="Times New Roman"/>
          <w:sz w:val="24"/>
          <w:szCs w:val="24"/>
        </w:rPr>
        <w:t>l...</w:t>
      </w:r>
      <w:r w:rsidRPr="00A3036C">
        <w:rPr>
          <w:rFonts w:ascii="Times New Roman" w:hAnsi="Times New Roman" w:cs="Times New Roman"/>
          <w:i/>
          <w:iCs/>
          <w:sz w:val="24"/>
          <w:szCs w:val="24"/>
        </w:rPr>
        <w:t xml:space="preserve"> o meu sexo é o amor... a minha religião é a consciência</w:t>
      </w:r>
      <w:r w:rsidRPr="00A3036C">
        <w:rPr>
          <w:rFonts w:ascii="Times New Roman" w:hAnsi="Times New Roman" w:cs="Times New Roman"/>
          <w:sz w:val="24"/>
          <w:szCs w:val="24"/>
        </w:rPr>
        <w:t>...</w:t>
      </w:r>
      <w:r w:rsidRPr="00A3036C">
        <w:rPr>
          <w:rFonts w:ascii="Times New Roman" w:hAnsi="Times New Roman" w:cs="Times New Roman"/>
          <w:i/>
          <w:iCs/>
          <w:sz w:val="24"/>
          <w:szCs w:val="24"/>
        </w:rPr>
        <w:t xml:space="preserve"> todos os homens são iguais</w:t>
      </w:r>
      <w:bookmarkEnd w:id="87"/>
      <w:r w:rsidR="009E60EB" w:rsidRPr="00A3036C">
        <w:rPr>
          <w:rFonts w:ascii="Times New Roman" w:hAnsi="Times New Roman" w:cs="Times New Roman"/>
          <w:sz w:val="24"/>
          <w:szCs w:val="24"/>
        </w:rPr>
        <w:t>, desenvolvem, telepaticamente, a resenha sobre o futuro da existência humana.</w:t>
      </w:r>
    </w:p>
    <w:p w14:paraId="77FDBE45" w14:textId="77777777" w:rsidR="009E60EB" w:rsidRPr="00A3036C" w:rsidRDefault="009E60EB" w:rsidP="009F1ADF">
      <w:pPr>
        <w:spacing w:after="0"/>
        <w:jc w:val="both"/>
        <w:rPr>
          <w:rFonts w:ascii="Times New Roman" w:hAnsi="Times New Roman" w:cs="Times New Roman"/>
          <w:sz w:val="24"/>
          <w:szCs w:val="24"/>
        </w:rPr>
      </w:pPr>
    </w:p>
    <w:p w14:paraId="46700703" w14:textId="29D61E47" w:rsidR="00B30516" w:rsidRPr="00A3036C" w:rsidRDefault="00B30516"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9E60EB" w:rsidRPr="00A3036C">
        <w:rPr>
          <w:rFonts w:ascii="Times New Roman" w:hAnsi="Times New Roman" w:cs="Times New Roman"/>
          <w:sz w:val="24"/>
          <w:szCs w:val="24"/>
        </w:rPr>
        <w:t>Queridos irmãos, Guerreiros Dimensionais, sintonizados nesta frequência ― Fértilles recepciona integrantes da Resistência Dimensional ― O nosso trabalho está fluindo e nossas ondas eletromagnéticas irão provocar o despertar em massa da humanidade. ▬ convicta.</w:t>
      </w:r>
    </w:p>
    <w:p w14:paraId="3E45921C" w14:textId="77777777" w:rsidR="009E60EB" w:rsidRPr="00A3036C" w:rsidRDefault="009E60EB" w:rsidP="009F1ADF">
      <w:pPr>
        <w:spacing w:after="0"/>
        <w:jc w:val="both"/>
        <w:rPr>
          <w:rFonts w:ascii="Times New Roman" w:hAnsi="Times New Roman" w:cs="Times New Roman"/>
          <w:sz w:val="24"/>
          <w:szCs w:val="24"/>
        </w:rPr>
      </w:pPr>
    </w:p>
    <w:p w14:paraId="283979B6" w14:textId="01530A57" w:rsidR="009E60EB" w:rsidRPr="00A3036C" w:rsidRDefault="009E60EB"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Temos disponibilizados todos os esforço</w:t>
      </w:r>
      <w:r w:rsidR="00FE30D3" w:rsidRPr="00A3036C">
        <w:rPr>
          <w:rFonts w:ascii="Times New Roman" w:hAnsi="Times New Roman" w:cs="Times New Roman"/>
          <w:sz w:val="24"/>
          <w:szCs w:val="24"/>
        </w:rPr>
        <w:t>s para este acontecimento ― Judas Escariotes</w:t>
      </w:r>
      <w:r w:rsidR="002F245B" w:rsidRPr="00A3036C">
        <w:rPr>
          <w:rFonts w:ascii="Times New Roman" w:hAnsi="Times New Roman" w:cs="Times New Roman"/>
          <w:sz w:val="24"/>
          <w:szCs w:val="24"/>
        </w:rPr>
        <w:t>, 21,</w:t>
      </w:r>
      <w:r w:rsidR="00FE30D3" w:rsidRPr="00A3036C">
        <w:rPr>
          <w:rFonts w:ascii="Times New Roman" w:hAnsi="Times New Roman" w:cs="Times New Roman"/>
          <w:sz w:val="24"/>
          <w:szCs w:val="24"/>
        </w:rPr>
        <w:t xml:space="preserve"> refere-se as Torres Governamentais presididas pelos apóstolos, como ele, da IMSD —Independência Mundial dos Servos de Deus ― Porém, estamos, sob vigilância constante e todo cuidado é pouco para não sermos descobertos como adeptos da filosofia Eu Sou</w:t>
      </w:r>
      <w:r w:rsidR="00C52CCC" w:rsidRPr="00A3036C">
        <w:rPr>
          <w:rFonts w:ascii="Times New Roman" w:hAnsi="Times New Roman" w:cs="Times New Roman"/>
          <w:sz w:val="24"/>
          <w:szCs w:val="24"/>
        </w:rPr>
        <w:t xml:space="preserve"> ― Temeroso ―</w:t>
      </w:r>
      <w:r w:rsidR="00FE30D3" w:rsidRPr="00A3036C">
        <w:rPr>
          <w:rFonts w:ascii="Times New Roman" w:hAnsi="Times New Roman" w:cs="Times New Roman"/>
          <w:sz w:val="24"/>
          <w:szCs w:val="24"/>
        </w:rPr>
        <w:t xml:space="preserve"> </w:t>
      </w:r>
      <w:r w:rsidR="00C52CCC" w:rsidRPr="00A3036C">
        <w:rPr>
          <w:rFonts w:ascii="Times New Roman" w:hAnsi="Times New Roman" w:cs="Times New Roman"/>
          <w:sz w:val="24"/>
          <w:szCs w:val="24"/>
        </w:rPr>
        <w:t>Condenados por praticarmos, individualmente, no cotidiano</w:t>
      </w:r>
      <w:r w:rsidR="00FE30D3" w:rsidRPr="00A3036C">
        <w:rPr>
          <w:rFonts w:ascii="Times New Roman" w:hAnsi="Times New Roman" w:cs="Times New Roman"/>
          <w:sz w:val="24"/>
          <w:szCs w:val="24"/>
        </w:rPr>
        <w:t xml:space="preserve">: </w:t>
      </w:r>
      <w:r w:rsidR="00FE30D3" w:rsidRPr="00A3036C">
        <w:rPr>
          <w:rFonts w:ascii="Times New Roman" w:hAnsi="Times New Roman" w:cs="Times New Roman"/>
          <w:i/>
          <w:iCs/>
          <w:sz w:val="24"/>
          <w:szCs w:val="24"/>
        </w:rPr>
        <w:t>a minha raça humana é universa</w:t>
      </w:r>
      <w:r w:rsidR="00FE30D3" w:rsidRPr="00A3036C">
        <w:rPr>
          <w:rFonts w:ascii="Times New Roman" w:hAnsi="Times New Roman" w:cs="Times New Roman"/>
          <w:sz w:val="24"/>
          <w:szCs w:val="24"/>
        </w:rPr>
        <w:t>l...</w:t>
      </w:r>
      <w:r w:rsidR="00FE30D3" w:rsidRPr="00A3036C">
        <w:rPr>
          <w:rFonts w:ascii="Times New Roman" w:hAnsi="Times New Roman" w:cs="Times New Roman"/>
          <w:i/>
          <w:iCs/>
          <w:sz w:val="24"/>
          <w:szCs w:val="24"/>
        </w:rPr>
        <w:t xml:space="preserve"> o meu sexo é o amor... a minha religião é a consciência</w:t>
      </w:r>
      <w:r w:rsidR="00FE30D3" w:rsidRPr="00A3036C">
        <w:rPr>
          <w:rFonts w:ascii="Times New Roman" w:hAnsi="Times New Roman" w:cs="Times New Roman"/>
          <w:sz w:val="24"/>
          <w:szCs w:val="24"/>
        </w:rPr>
        <w:t>...</w:t>
      </w:r>
      <w:r w:rsidR="00FE30D3" w:rsidRPr="00A3036C">
        <w:rPr>
          <w:rFonts w:ascii="Times New Roman" w:hAnsi="Times New Roman" w:cs="Times New Roman"/>
          <w:i/>
          <w:iCs/>
          <w:sz w:val="24"/>
          <w:szCs w:val="24"/>
        </w:rPr>
        <w:t xml:space="preserve"> todos os homens são iguais</w:t>
      </w:r>
      <w:r w:rsidR="00FE30D3" w:rsidRPr="00A3036C">
        <w:rPr>
          <w:rFonts w:ascii="Times New Roman" w:hAnsi="Times New Roman" w:cs="Times New Roman"/>
          <w:sz w:val="24"/>
          <w:szCs w:val="24"/>
        </w:rPr>
        <w:t>.</w:t>
      </w:r>
    </w:p>
    <w:p w14:paraId="18710D60" w14:textId="77777777" w:rsidR="00FE30D3" w:rsidRPr="00A3036C" w:rsidRDefault="00FE30D3" w:rsidP="009F1ADF">
      <w:pPr>
        <w:spacing w:after="0"/>
        <w:jc w:val="both"/>
        <w:rPr>
          <w:rFonts w:ascii="Times New Roman" w:hAnsi="Times New Roman" w:cs="Times New Roman"/>
          <w:sz w:val="24"/>
          <w:szCs w:val="24"/>
        </w:rPr>
      </w:pPr>
    </w:p>
    <w:p w14:paraId="3107A458" w14:textId="6F370D66" w:rsidR="00FE30D3" w:rsidRPr="00A3036C" w:rsidRDefault="00FE30D3"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 O trabalho está sendo feito com excelência por todos os envolvidos ― Lauro Cesar Muniz</w:t>
      </w:r>
      <w:r w:rsidR="002F245B" w:rsidRPr="00A3036C">
        <w:rPr>
          <w:rFonts w:ascii="Times New Roman" w:hAnsi="Times New Roman" w:cs="Times New Roman"/>
          <w:sz w:val="24"/>
          <w:szCs w:val="24"/>
        </w:rPr>
        <w:t>, 30,</w:t>
      </w:r>
      <w:r w:rsidRPr="00A3036C">
        <w:rPr>
          <w:rFonts w:ascii="Times New Roman" w:hAnsi="Times New Roman" w:cs="Times New Roman"/>
          <w:sz w:val="24"/>
          <w:szCs w:val="24"/>
        </w:rPr>
        <w:t xml:space="preserve"> complementa a fala de seu amor ― As resposta</w:t>
      </w:r>
      <w:r w:rsidR="00607E9D" w:rsidRPr="00A3036C">
        <w:rPr>
          <w:rFonts w:ascii="Times New Roman" w:hAnsi="Times New Roman" w:cs="Times New Roman"/>
          <w:sz w:val="24"/>
          <w:szCs w:val="24"/>
        </w:rPr>
        <w:t xml:space="preserve">s estão sendo satisfatórias, considerando as dificuldades imposta pelo </w:t>
      </w:r>
      <w:r w:rsidR="00607E9D" w:rsidRPr="00A3036C">
        <w:rPr>
          <w:rFonts w:ascii="Times New Roman" w:hAnsi="Times New Roman" w:cs="Times New Roman"/>
          <w:i/>
          <w:iCs/>
          <w:sz w:val="24"/>
          <w:szCs w:val="24"/>
        </w:rPr>
        <w:t xml:space="preserve">pacote de maldades </w:t>
      </w:r>
      <w:r w:rsidR="00607E9D" w:rsidRPr="00A3036C">
        <w:rPr>
          <w:rFonts w:ascii="Times New Roman" w:hAnsi="Times New Roman" w:cs="Times New Roman"/>
          <w:sz w:val="24"/>
          <w:szCs w:val="24"/>
        </w:rPr>
        <w:t>em vigor. ▬ observa.</w:t>
      </w:r>
    </w:p>
    <w:p w14:paraId="4AB49144" w14:textId="77777777" w:rsidR="00607E9D" w:rsidRPr="00A3036C" w:rsidRDefault="00607E9D" w:rsidP="009F1ADF">
      <w:pPr>
        <w:spacing w:after="0"/>
        <w:jc w:val="both"/>
        <w:rPr>
          <w:rFonts w:ascii="Times New Roman" w:hAnsi="Times New Roman" w:cs="Times New Roman"/>
          <w:sz w:val="24"/>
          <w:szCs w:val="24"/>
        </w:rPr>
      </w:pPr>
    </w:p>
    <w:p w14:paraId="061F4688" w14:textId="2FFBFF90" w:rsidR="00607E9D" w:rsidRPr="00A3036C" w:rsidRDefault="00607E9D"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 A luta continua com perdas de batalhas, mas não da guerra ― Marion Patrícia Paiva de Carvalho Harrison</w:t>
      </w:r>
      <w:r w:rsidR="002F245B" w:rsidRPr="00A3036C">
        <w:rPr>
          <w:rFonts w:ascii="Times New Roman" w:hAnsi="Times New Roman" w:cs="Times New Roman"/>
          <w:sz w:val="24"/>
          <w:szCs w:val="24"/>
        </w:rPr>
        <w:t>, 72,</w:t>
      </w:r>
      <w:r w:rsidRPr="00A3036C">
        <w:rPr>
          <w:rFonts w:ascii="Times New Roman" w:hAnsi="Times New Roman" w:cs="Times New Roman"/>
          <w:sz w:val="24"/>
          <w:szCs w:val="24"/>
        </w:rPr>
        <w:t xml:space="preserve"> analisa o conflito dimensional ― O Grupo Harrison &amp; Taylor está disponibilizando todo apoio necessário para termos sucesso no despertar em massa da população terráquea. ▬ otimista.</w:t>
      </w:r>
    </w:p>
    <w:p w14:paraId="6AB29B0C" w14:textId="77777777" w:rsidR="00607E9D" w:rsidRPr="00A3036C" w:rsidRDefault="00607E9D" w:rsidP="009F1ADF">
      <w:pPr>
        <w:spacing w:after="0"/>
        <w:jc w:val="both"/>
        <w:rPr>
          <w:rFonts w:ascii="Times New Roman" w:hAnsi="Times New Roman" w:cs="Times New Roman"/>
          <w:sz w:val="24"/>
          <w:szCs w:val="24"/>
        </w:rPr>
      </w:pPr>
    </w:p>
    <w:p w14:paraId="65536493" w14:textId="7FBC8345" w:rsidR="00607E9D" w:rsidRPr="00A3036C" w:rsidRDefault="00607E9D"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Germano ladeado por Fértilles emite energia da Fonte de Criação Universal para todos os Guerreiros Dimensionais</w:t>
      </w:r>
      <w:r w:rsidR="0077240F" w:rsidRPr="00A3036C">
        <w:rPr>
          <w:rFonts w:ascii="Times New Roman" w:hAnsi="Times New Roman" w:cs="Times New Roman"/>
          <w:sz w:val="24"/>
          <w:szCs w:val="24"/>
        </w:rPr>
        <w:t xml:space="preserve"> espalhados pelo </w:t>
      </w:r>
      <w:r w:rsidR="0077240F" w:rsidRPr="00A3036C">
        <w:rPr>
          <w:rFonts w:ascii="Times New Roman" w:hAnsi="Times New Roman" w:cs="Times New Roman"/>
          <w:i/>
          <w:iCs/>
          <w:sz w:val="24"/>
          <w:szCs w:val="24"/>
        </w:rPr>
        <w:t>novo mundo</w:t>
      </w:r>
      <w:r w:rsidR="0077240F" w:rsidRPr="00A3036C">
        <w:rPr>
          <w:rFonts w:ascii="Times New Roman" w:hAnsi="Times New Roman" w:cs="Times New Roman"/>
          <w:sz w:val="24"/>
          <w:szCs w:val="24"/>
        </w:rPr>
        <w:t>. O amor incondicional mora nas almas despertas que lutam para despertar seu semelhante e se constitui na maior e mais poderosa de todas as armas para ruir o Sistema Terra.</w:t>
      </w:r>
    </w:p>
    <w:p w14:paraId="5475B8C5" w14:textId="3AC2FA92" w:rsidR="0077240F" w:rsidRPr="00A3036C" w:rsidRDefault="007A68E6" w:rsidP="0077240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Nada, nem ninguém poderá impedir o processo evolutivo, através da Lei Universal, imutável, do amor incondicional. Todas as forças energéticas estão trabalhando para este acontecimento arbitrado pelo </w:t>
      </w:r>
      <w:r w:rsidRPr="00A3036C">
        <w:rPr>
          <w:rFonts w:ascii="Times New Roman" w:hAnsi="Times New Roman" w:cs="Times New Roman"/>
          <w:sz w:val="24"/>
          <w:szCs w:val="24"/>
        </w:rPr>
        <w:lastRenderedPageBreak/>
        <w:t>SEU — Soberana Energia Universal</w:t>
      </w:r>
      <w:r w:rsidR="00C56BF4" w:rsidRPr="00A3036C">
        <w:rPr>
          <w:rFonts w:ascii="Times New Roman" w:hAnsi="Times New Roman" w:cs="Times New Roman"/>
          <w:sz w:val="24"/>
          <w:szCs w:val="24"/>
        </w:rPr>
        <w:t xml:space="preserve">. Raças universais: Alerteanos, beneficianos, caridosianos, delicadeanos, eternianos, felicitanos, garanteanos, historianos, intuitianos, jovialianos, literalianos, morcturianos, naturalianos, ostensivianos, puritaneanos, qualividianos, romanceanos, saluteanos, ternurianos, unicianos, vitalicianos, xerografianos e zelosianos. </w:t>
      </w:r>
      <w:r w:rsidR="00B55373" w:rsidRPr="00A3036C">
        <w:rPr>
          <w:rFonts w:ascii="Times New Roman" w:hAnsi="Times New Roman" w:cs="Times New Roman"/>
          <w:sz w:val="24"/>
          <w:szCs w:val="24"/>
        </w:rPr>
        <w:t>Doze a</w:t>
      </w:r>
      <w:r w:rsidR="0039002D" w:rsidRPr="00A3036C">
        <w:rPr>
          <w:rFonts w:ascii="Times New Roman" w:hAnsi="Times New Roman" w:cs="Times New Roman"/>
          <w:sz w:val="24"/>
          <w:szCs w:val="24"/>
        </w:rPr>
        <w:t xml:space="preserve">póstolos da IMSD — Independência Mundial dos Servos de Deus. </w:t>
      </w:r>
      <w:r w:rsidR="00C56BF4" w:rsidRPr="00A3036C">
        <w:rPr>
          <w:rFonts w:ascii="Times New Roman" w:hAnsi="Times New Roman" w:cs="Times New Roman"/>
          <w:sz w:val="24"/>
          <w:szCs w:val="24"/>
        </w:rPr>
        <w:t xml:space="preserve">Harrison, Taylor e Agregados, considerando novos adeptos à filosofia do Eu Sou, habitantes do </w:t>
      </w:r>
      <w:r w:rsidR="00C56BF4" w:rsidRPr="00A3036C">
        <w:rPr>
          <w:rFonts w:ascii="Times New Roman" w:hAnsi="Times New Roman" w:cs="Times New Roman"/>
          <w:i/>
          <w:iCs/>
          <w:sz w:val="24"/>
          <w:szCs w:val="24"/>
        </w:rPr>
        <w:t>novo mundo</w:t>
      </w:r>
      <w:r w:rsidR="00340161" w:rsidRPr="00A3036C">
        <w:rPr>
          <w:rFonts w:ascii="Times New Roman" w:hAnsi="Times New Roman" w:cs="Times New Roman"/>
          <w:sz w:val="24"/>
          <w:szCs w:val="24"/>
        </w:rPr>
        <w:t xml:space="preserve"> formam o exército do SEU —Soberana Energia Universal.</w:t>
      </w:r>
      <w:r w:rsidR="00C56BF4" w:rsidRPr="00A3036C">
        <w:rPr>
          <w:rFonts w:ascii="Times New Roman" w:hAnsi="Times New Roman" w:cs="Times New Roman"/>
          <w:sz w:val="24"/>
          <w:szCs w:val="24"/>
        </w:rPr>
        <w:t xml:space="preserve"> </w:t>
      </w:r>
      <w:r w:rsidR="0077240F" w:rsidRPr="00A3036C">
        <w:rPr>
          <w:rFonts w:ascii="Times New Roman" w:hAnsi="Times New Roman" w:cs="Times New Roman"/>
          <w:sz w:val="24"/>
          <w:szCs w:val="24"/>
        </w:rPr>
        <w:t xml:space="preserve">Eu Sou a consciência... Eu Sou a energia... Eu Sou a luz... Eu Sou o coração... Eu Sou o amor incondicional... Eu Sou </w:t>
      </w:r>
      <w:r w:rsidRPr="00A3036C">
        <w:rPr>
          <w:rFonts w:ascii="Times New Roman" w:hAnsi="Times New Roman" w:cs="Times New Roman"/>
          <w:sz w:val="24"/>
          <w:szCs w:val="24"/>
        </w:rPr>
        <w:t xml:space="preserve">a evolução... Eu Sou </w:t>
      </w:r>
      <w:r w:rsidR="0077240F" w:rsidRPr="00A3036C">
        <w:rPr>
          <w:rFonts w:ascii="Times New Roman" w:hAnsi="Times New Roman" w:cs="Times New Roman"/>
          <w:sz w:val="24"/>
          <w:szCs w:val="24"/>
        </w:rPr>
        <w:t>o Escritor da existência humana... Eu Sou o perfeito equilíbrio d</w:t>
      </w:r>
      <w:r w:rsidRPr="00A3036C">
        <w:rPr>
          <w:rFonts w:ascii="Times New Roman" w:hAnsi="Times New Roman" w:cs="Times New Roman"/>
          <w:sz w:val="24"/>
          <w:szCs w:val="24"/>
        </w:rPr>
        <w:t>o</w:t>
      </w:r>
      <w:r w:rsidR="0077240F" w:rsidRPr="00A3036C">
        <w:rPr>
          <w:rFonts w:ascii="Times New Roman" w:hAnsi="Times New Roman" w:cs="Times New Roman"/>
          <w:sz w:val="24"/>
          <w:szCs w:val="24"/>
        </w:rPr>
        <w:t xml:space="preserve"> corpo, da mente e de espírito... Eu Sou a conexão com o Eu Superior está sendo plantada e frutificará, de acordo com o SEU. O movimento, </w:t>
      </w:r>
      <w:bookmarkStart w:id="88" w:name="_Hlk198724113"/>
      <w:r w:rsidR="0077240F" w:rsidRPr="00A3036C">
        <w:rPr>
          <w:rFonts w:ascii="Times New Roman" w:hAnsi="Times New Roman" w:cs="Times New Roman"/>
          <w:i/>
          <w:iCs/>
          <w:sz w:val="24"/>
          <w:szCs w:val="24"/>
        </w:rPr>
        <w:t>a minha raça humana é universa</w:t>
      </w:r>
      <w:r w:rsidR="0077240F" w:rsidRPr="00A3036C">
        <w:rPr>
          <w:rFonts w:ascii="Times New Roman" w:hAnsi="Times New Roman" w:cs="Times New Roman"/>
          <w:sz w:val="24"/>
          <w:szCs w:val="24"/>
        </w:rPr>
        <w:t>l...</w:t>
      </w:r>
      <w:r w:rsidR="0077240F" w:rsidRPr="00A3036C">
        <w:rPr>
          <w:rFonts w:ascii="Times New Roman" w:hAnsi="Times New Roman" w:cs="Times New Roman"/>
          <w:i/>
          <w:iCs/>
          <w:sz w:val="24"/>
          <w:szCs w:val="24"/>
        </w:rPr>
        <w:t xml:space="preserve"> o meu sexo é o amor... a minha religião é a consciência</w:t>
      </w:r>
      <w:r w:rsidR="0077240F" w:rsidRPr="00A3036C">
        <w:rPr>
          <w:rFonts w:ascii="Times New Roman" w:hAnsi="Times New Roman" w:cs="Times New Roman"/>
          <w:sz w:val="24"/>
          <w:szCs w:val="24"/>
        </w:rPr>
        <w:t>...</w:t>
      </w:r>
      <w:r w:rsidR="0077240F" w:rsidRPr="00A3036C">
        <w:rPr>
          <w:rFonts w:ascii="Times New Roman" w:hAnsi="Times New Roman" w:cs="Times New Roman"/>
          <w:i/>
          <w:iCs/>
          <w:sz w:val="24"/>
          <w:szCs w:val="24"/>
        </w:rPr>
        <w:t xml:space="preserve"> todos os homens são iguais</w:t>
      </w:r>
      <w:bookmarkEnd w:id="88"/>
      <w:r w:rsidR="0077240F" w:rsidRPr="00A3036C">
        <w:rPr>
          <w:rFonts w:ascii="Times New Roman" w:hAnsi="Times New Roman" w:cs="Times New Roman"/>
          <w:sz w:val="24"/>
          <w:szCs w:val="24"/>
        </w:rPr>
        <w:t>, cresce a cada coração terrícola arrebatado</w:t>
      </w:r>
      <w:r w:rsidR="0071302F" w:rsidRPr="00A3036C">
        <w:rPr>
          <w:rFonts w:ascii="Times New Roman" w:hAnsi="Times New Roman" w:cs="Times New Roman"/>
          <w:sz w:val="24"/>
          <w:szCs w:val="24"/>
        </w:rPr>
        <w:t xml:space="preserve"> pelo amor incondicional</w:t>
      </w:r>
      <w:r w:rsidR="00B55373" w:rsidRPr="00A3036C">
        <w:rPr>
          <w:rFonts w:ascii="Times New Roman" w:hAnsi="Times New Roman" w:cs="Times New Roman"/>
          <w:sz w:val="24"/>
          <w:szCs w:val="24"/>
        </w:rPr>
        <w:t xml:space="preserve"> d</w:t>
      </w:r>
      <w:r w:rsidR="00C56BF4" w:rsidRPr="00A3036C">
        <w:rPr>
          <w:rFonts w:ascii="Times New Roman" w:hAnsi="Times New Roman" w:cs="Times New Roman"/>
          <w:sz w:val="24"/>
          <w:szCs w:val="24"/>
        </w:rPr>
        <w:t>esperto para trabalhar pelo despertar em massa</w:t>
      </w:r>
      <w:r w:rsidR="00B305A6" w:rsidRPr="00A3036C">
        <w:rPr>
          <w:rFonts w:ascii="Times New Roman" w:hAnsi="Times New Roman" w:cs="Times New Roman"/>
          <w:sz w:val="24"/>
          <w:szCs w:val="24"/>
        </w:rPr>
        <w:t xml:space="preserve"> d</w:t>
      </w:r>
      <w:r w:rsidR="00C56BF4" w:rsidRPr="00A3036C">
        <w:rPr>
          <w:rFonts w:ascii="Times New Roman" w:hAnsi="Times New Roman" w:cs="Times New Roman"/>
          <w:sz w:val="24"/>
          <w:szCs w:val="24"/>
        </w:rPr>
        <w:t>o máximo de seres humanos</w:t>
      </w:r>
      <w:r w:rsidR="00B305A6" w:rsidRPr="00A3036C">
        <w:rPr>
          <w:rFonts w:ascii="Times New Roman" w:hAnsi="Times New Roman" w:cs="Times New Roman"/>
          <w:sz w:val="24"/>
          <w:szCs w:val="24"/>
        </w:rPr>
        <w:t>, a serem</w:t>
      </w:r>
      <w:r w:rsidR="00C56BF4" w:rsidRPr="00A3036C">
        <w:rPr>
          <w:rFonts w:ascii="Times New Roman" w:hAnsi="Times New Roman" w:cs="Times New Roman"/>
          <w:sz w:val="24"/>
          <w:szCs w:val="24"/>
        </w:rPr>
        <w:t xml:space="preserve"> destinados</w:t>
      </w:r>
      <w:r w:rsidR="00B55373" w:rsidRPr="00A3036C">
        <w:rPr>
          <w:rFonts w:ascii="Times New Roman" w:hAnsi="Times New Roman" w:cs="Times New Roman"/>
          <w:sz w:val="24"/>
          <w:szCs w:val="24"/>
        </w:rPr>
        <w:t xml:space="preserve"> </w:t>
      </w:r>
      <w:r w:rsidR="00C56BF4" w:rsidRPr="00A3036C">
        <w:rPr>
          <w:rFonts w:ascii="Times New Roman" w:hAnsi="Times New Roman" w:cs="Times New Roman"/>
          <w:sz w:val="24"/>
          <w:szCs w:val="24"/>
        </w:rPr>
        <w:t xml:space="preserve">ao </w:t>
      </w:r>
      <w:r w:rsidR="00C56BF4" w:rsidRPr="00A3036C">
        <w:rPr>
          <w:rFonts w:ascii="Times New Roman" w:hAnsi="Times New Roman" w:cs="Times New Roman"/>
          <w:i/>
          <w:iCs/>
          <w:sz w:val="24"/>
          <w:szCs w:val="24"/>
        </w:rPr>
        <w:t>quinto plano terráqueo</w:t>
      </w:r>
      <w:r w:rsidR="00C56BF4" w:rsidRPr="00A3036C">
        <w:rPr>
          <w:rFonts w:ascii="Times New Roman" w:hAnsi="Times New Roman" w:cs="Times New Roman"/>
          <w:sz w:val="24"/>
          <w:szCs w:val="24"/>
        </w:rPr>
        <w:t>.</w:t>
      </w:r>
      <w:r w:rsidR="00B305A6" w:rsidRPr="00A3036C">
        <w:rPr>
          <w:rFonts w:ascii="Times New Roman" w:hAnsi="Times New Roman" w:cs="Times New Roman"/>
          <w:sz w:val="24"/>
          <w:szCs w:val="24"/>
        </w:rPr>
        <w:t xml:space="preserve"> </w:t>
      </w:r>
    </w:p>
    <w:p w14:paraId="3130731F" w14:textId="6F5EE6C5" w:rsidR="00C56BF4" w:rsidRPr="00A3036C" w:rsidRDefault="00C56BF4" w:rsidP="0077240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Germano e Fértilles continuam a energizar </w:t>
      </w:r>
      <w:r w:rsidR="00B305A6" w:rsidRPr="00A3036C">
        <w:rPr>
          <w:rFonts w:ascii="Times New Roman" w:hAnsi="Times New Roman" w:cs="Times New Roman"/>
          <w:sz w:val="24"/>
          <w:szCs w:val="24"/>
        </w:rPr>
        <w:t xml:space="preserve">da Fonte de Criação Universal </w:t>
      </w:r>
      <w:r w:rsidRPr="00A3036C">
        <w:rPr>
          <w:rFonts w:ascii="Times New Roman" w:hAnsi="Times New Roman" w:cs="Times New Roman"/>
          <w:sz w:val="24"/>
          <w:szCs w:val="24"/>
        </w:rPr>
        <w:t>os Guerreiros Dimensionai</w:t>
      </w:r>
      <w:r w:rsidR="00B305A6" w:rsidRPr="00A3036C">
        <w:rPr>
          <w:rFonts w:ascii="Times New Roman" w:hAnsi="Times New Roman" w:cs="Times New Roman"/>
          <w:sz w:val="24"/>
          <w:szCs w:val="24"/>
        </w:rPr>
        <w:t>s em todo o mundo, lhes ofertando sabedoria para enfrentar o negacionismo da maioria terráquea, ainda dominada pela mentira e ilusão do Sistema Terra. Para tal, lembra</w:t>
      </w:r>
      <w:r w:rsidRPr="00A3036C">
        <w:rPr>
          <w:rFonts w:ascii="Times New Roman" w:hAnsi="Times New Roman" w:cs="Times New Roman"/>
          <w:sz w:val="24"/>
          <w:szCs w:val="24"/>
        </w:rPr>
        <w:t xml:space="preserve"> </w:t>
      </w:r>
      <w:r w:rsidR="00B305A6" w:rsidRPr="00A3036C">
        <w:rPr>
          <w:rFonts w:ascii="Times New Roman" w:hAnsi="Times New Roman" w:cs="Times New Roman"/>
          <w:sz w:val="24"/>
          <w:szCs w:val="24"/>
        </w:rPr>
        <w:t>ser este processo evolutivo inegociável para o SEU, cabendo ao terrícola, a escolha de evoluir ou se tornar habitante de mundos inferiores compatíveis ao desequilíbrio de sua moral e inteligência</w:t>
      </w:r>
      <w:r w:rsidR="0079712D" w:rsidRPr="00A3036C">
        <w:rPr>
          <w:rFonts w:ascii="Times New Roman" w:hAnsi="Times New Roman" w:cs="Times New Roman"/>
          <w:sz w:val="24"/>
          <w:szCs w:val="24"/>
        </w:rPr>
        <w:t xml:space="preserve">. A estrada de o </w:t>
      </w:r>
      <w:r w:rsidR="0079712D" w:rsidRPr="00A3036C">
        <w:rPr>
          <w:rFonts w:ascii="Times New Roman" w:hAnsi="Times New Roman" w:cs="Times New Roman"/>
          <w:i/>
          <w:iCs/>
          <w:sz w:val="24"/>
          <w:szCs w:val="24"/>
        </w:rPr>
        <w:t xml:space="preserve">aprendizado da delicadeza </w:t>
      </w:r>
      <w:r w:rsidR="0079712D" w:rsidRPr="00A3036C">
        <w:rPr>
          <w:rFonts w:ascii="Times New Roman" w:hAnsi="Times New Roman" w:cs="Times New Roman"/>
          <w:sz w:val="24"/>
          <w:szCs w:val="24"/>
        </w:rPr>
        <w:t xml:space="preserve">é longa e arrebatadora ao contagiarmos nossos semelhantes pelo conceito de </w:t>
      </w:r>
      <w:r w:rsidR="0079712D" w:rsidRPr="00A3036C">
        <w:rPr>
          <w:rFonts w:ascii="Times New Roman" w:hAnsi="Times New Roman" w:cs="Times New Roman"/>
          <w:sz w:val="24"/>
          <w:szCs w:val="24"/>
        </w:rPr>
        <w:lastRenderedPageBreak/>
        <w:t xml:space="preserve">que o terrícola deve entender de que </w:t>
      </w:r>
      <w:r w:rsidR="0079712D" w:rsidRPr="00A3036C">
        <w:rPr>
          <w:rFonts w:ascii="Times New Roman" w:hAnsi="Times New Roman" w:cs="Times New Roman"/>
          <w:i/>
          <w:iCs/>
          <w:sz w:val="24"/>
          <w:szCs w:val="24"/>
        </w:rPr>
        <w:t>mais se pode aprender pelos ouvidos de que pelos olhos</w:t>
      </w:r>
      <w:r w:rsidR="0079712D" w:rsidRPr="00A3036C">
        <w:rPr>
          <w:rFonts w:ascii="Times New Roman" w:hAnsi="Times New Roman" w:cs="Times New Roman"/>
          <w:sz w:val="24"/>
          <w:szCs w:val="24"/>
        </w:rPr>
        <w:t>.</w:t>
      </w:r>
    </w:p>
    <w:p w14:paraId="7D7A9828" w14:textId="77777777" w:rsidR="0071302F" w:rsidRPr="00A3036C" w:rsidRDefault="0071302F" w:rsidP="0077240F">
      <w:pPr>
        <w:spacing w:after="0"/>
        <w:jc w:val="both"/>
        <w:rPr>
          <w:rFonts w:ascii="Times New Roman" w:hAnsi="Times New Roman" w:cs="Times New Roman"/>
          <w:sz w:val="24"/>
          <w:szCs w:val="24"/>
        </w:rPr>
      </w:pPr>
    </w:p>
    <w:p w14:paraId="2F7F3B9A" w14:textId="3ADB9871" w:rsidR="0071302F" w:rsidRPr="00A3036C" w:rsidRDefault="0071302F" w:rsidP="0077240F">
      <w:pPr>
        <w:spacing w:after="0"/>
        <w:jc w:val="both"/>
        <w:rPr>
          <w:rFonts w:ascii="Times New Roman" w:hAnsi="Times New Roman" w:cs="Times New Roman"/>
          <w:sz w:val="24"/>
          <w:szCs w:val="24"/>
        </w:rPr>
      </w:pPr>
      <w:r w:rsidRPr="00A3036C">
        <w:rPr>
          <w:rFonts w:ascii="Times New Roman" w:hAnsi="Times New Roman" w:cs="Times New Roman"/>
          <w:sz w:val="24"/>
          <w:szCs w:val="24"/>
        </w:rPr>
        <w:t>▬ Todos nós, Guerreiros Dimensionais, experenciam o despertar do amor incondicional ― Viviane Oliveira,</w:t>
      </w:r>
      <w:r w:rsidR="002F245B" w:rsidRPr="00A3036C">
        <w:rPr>
          <w:rFonts w:ascii="Times New Roman" w:hAnsi="Times New Roman" w:cs="Times New Roman"/>
          <w:sz w:val="24"/>
          <w:szCs w:val="24"/>
        </w:rPr>
        <w:t xml:space="preserve"> 72,</w:t>
      </w:r>
      <w:r w:rsidRPr="00A3036C">
        <w:rPr>
          <w:rFonts w:ascii="Times New Roman" w:hAnsi="Times New Roman" w:cs="Times New Roman"/>
          <w:sz w:val="24"/>
          <w:szCs w:val="24"/>
        </w:rPr>
        <w:t xml:space="preserve"> companheira de Marion, reforça o sentimento geral ― Despertos, estamos prontos para ajudarmos os adormecidos, a despertarem. ▬ contundente.</w:t>
      </w:r>
    </w:p>
    <w:p w14:paraId="4052339C" w14:textId="77777777" w:rsidR="0071302F" w:rsidRPr="00A3036C" w:rsidRDefault="0071302F" w:rsidP="0077240F">
      <w:pPr>
        <w:spacing w:after="0"/>
        <w:jc w:val="both"/>
        <w:rPr>
          <w:rFonts w:ascii="Times New Roman" w:hAnsi="Times New Roman" w:cs="Times New Roman"/>
          <w:sz w:val="24"/>
          <w:szCs w:val="24"/>
        </w:rPr>
      </w:pPr>
    </w:p>
    <w:p w14:paraId="15A929AB" w14:textId="71B786EE" w:rsidR="0071302F" w:rsidRPr="00A3036C" w:rsidRDefault="0071302F" w:rsidP="0077240F">
      <w:pPr>
        <w:spacing w:after="0"/>
        <w:jc w:val="both"/>
        <w:rPr>
          <w:rFonts w:ascii="Times New Roman" w:hAnsi="Times New Roman" w:cs="Times New Roman"/>
          <w:sz w:val="24"/>
          <w:szCs w:val="24"/>
        </w:rPr>
      </w:pPr>
      <w:r w:rsidRPr="00A3036C">
        <w:rPr>
          <w:rFonts w:ascii="Times New Roman" w:hAnsi="Times New Roman" w:cs="Times New Roman"/>
          <w:sz w:val="24"/>
          <w:szCs w:val="24"/>
        </w:rPr>
        <w:t>▬ A exploração da fé humana é o nosso maior inimigo ― Simão Zelote</w:t>
      </w:r>
      <w:r w:rsidR="002F245B" w:rsidRPr="00A3036C">
        <w:rPr>
          <w:rFonts w:ascii="Times New Roman" w:hAnsi="Times New Roman" w:cs="Times New Roman"/>
          <w:sz w:val="24"/>
          <w:szCs w:val="24"/>
        </w:rPr>
        <w:t>, 22,</w:t>
      </w:r>
      <w:r w:rsidRPr="00A3036C">
        <w:rPr>
          <w:rFonts w:ascii="Times New Roman" w:hAnsi="Times New Roman" w:cs="Times New Roman"/>
          <w:sz w:val="24"/>
          <w:szCs w:val="24"/>
        </w:rPr>
        <w:t xml:space="preserve"> contesta a religiosidade em vigor ― Jesus Cristo reencarnou em Jesus de Deus e, hoje, aclamado como Emmanuel Jesus de Deus é, praticamente, unanimidade, não fosse nossa atuação na Resistência Dimensional. ▬ analítico.</w:t>
      </w:r>
    </w:p>
    <w:p w14:paraId="5083530E" w14:textId="77777777" w:rsidR="0071302F" w:rsidRPr="00A3036C" w:rsidRDefault="0071302F" w:rsidP="0077240F">
      <w:pPr>
        <w:spacing w:after="0"/>
        <w:jc w:val="both"/>
        <w:rPr>
          <w:rFonts w:ascii="Times New Roman" w:hAnsi="Times New Roman" w:cs="Times New Roman"/>
          <w:sz w:val="24"/>
          <w:szCs w:val="24"/>
        </w:rPr>
      </w:pPr>
    </w:p>
    <w:p w14:paraId="3EB9D89C" w14:textId="1E3C1A58" w:rsidR="0071302F" w:rsidRPr="00A3036C" w:rsidRDefault="0071302F" w:rsidP="0077240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79712D" w:rsidRPr="00A3036C">
        <w:rPr>
          <w:rFonts w:ascii="Times New Roman" w:hAnsi="Times New Roman" w:cs="Times New Roman"/>
          <w:sz w:val="24"/>
          <w:szCs w:val="24"/>
        </w:rPr>
        <w:t>Não será por isto que perderemos a Guerra Dimensional ― Taiguara Kauê Harrison</w:t>
      </w:r>
      <w:r w:rsidR="00026565" w:rsidRPr="00A3036C">
        <w:rPr>
          <w:rFonts w:ascii="Times New Roman" w:hAnsi="Times New Roman" w:cs="Times New Roman"/>
          <w:sz w:val="24"/>
          <w:szCs w:val="24"/>
        </w:rPr>
        <w:t>,</w:t>
      </w:r>
      <w:r w:rsidR="002F245B" w:rsidRPr="00A3036C">
        <w:rPr>
          <w:rFonts w:ascii="Times New Roman" w:hAnsi="Times New Roman" w:cs="Times New Roman"/>
          <w:sz w:val="24"/>
          <w:szCs w:val="24"/>
        </w:rPr>
        <w:t xml:space="preserve"> 77,</w:t>
      </w:r>
      <w:r w:rsidR="00026565" w:rsidRPr="00A3036C">
        <w:rPr>
          <w:rFonts w:ascii="Times New Roman" w:hAnsi="Times New Roman" w:cs="Times New Roman"/>
          <w:sz w:val="24"/>
          <w:szCs w:val="24"/>
        </w:rPr>
        <w:t xml:space="preserve"> otimista, </w:t>
      </w:r>
      <w:r w:rsidR="0079712D" w:rsidRPr="00A3036C">
        <w:rPr>
          <w:rFonts w:ascii="Times New Roman" w:hAnsi="Times New Roman" w:cs="Times New Roman"/>
          <w:sz w:val="24"/>
          <w:szCs w:val="24"/>
        </w:rPr>
        <w:t xml:space="preserve"> </w:t>
      </w:r>
      <w:r w:rsidR="00B55373" w:rsidRPr="00A3036C">
        <w:rPr>
          <w:rFonts w:ascii="Times New Roman" w:hAnsi="Times New Roman" w:cs="Times New Roman"/>
          <w:sz w:val="24"/>
          <w:szCs w:val="24"/>
        </w:rPr>
        <w:t>pro</w:t>
      </w:r>
      <w:r w:rsidR="0079712D" w:rsidRPr="00A3036C">
        <w:rPr>
          <w:rFonts w:ascii="Times New Roman" w:hAnsi="Times New Roman" w:cs="Times New Roman"/>
          <w:sz w:val="24"/>
          <w:szCs w:val="24"/>
        </w:rPr>
        <w:t>testa ―</w:t>
      </w:r>
      <w:r w:rsidR="00026565" w:rsidRPr="00A3036C">
        <w:rPr>
          <w:rFonts w:ascii="Times New Roman" w:hAnsi="Times New Roman" w:cs="Times New Roman"/>
          <w:sz w:val="24"/>
          <w:szCs w:val="24"/>
        </w:rPr>
        <w:t xml:space="preserve"> Poderíamos multiplicar aparições pontuais de irmãos das raças universais advogando pela causa. ▬ sugestiona.</w:t>
      </w:r>
    </w:p>
    <w:p w14:paraId="1164E6B6" w14:textId="77777777" w:rsidR="00026565" w:rsidRPr="00A3036C" w:rsidRDefault="00026565" w:rsidP="0077240F">
      <w:pPr>
        <w:spacing w:after="0"/>
        <w:jc w:val="both"/>
        <w:rPr>
          <w:rFonts w:ascii="Times New Roman" w:hAnsi="Times New Roman" w:cs="Times New Roman"/>
          <w:sz w:val="24"/>
          <w:szCs w:val="24"/>
        </w:rPr>
      </w:pPr>
    </w:p>
    <w:p w14:paraId="744A4D51" w14:textId="24171FA5" w:rsidR="00026565" w:rsidRPr="00A3036C" w:rsidRDefault="00026565" w:rsidP="00026565">
      <w:pPr>
        <w:jc w:val="both"/>
        <w:rPr>
          <w:rFonts w:ascii="Times New Roman" w:eastAsia="Aptos" w:hAnsi="Times New Roman" w:cs="Times New Roman"/>
          <w:sz w:val="24"/>
          <w:szCs w:val="24"/>
        </w:rPr>
      </w:pPr>
      <w:r w:rsidRPr="00A3036C">
        <w:rPr>
          <w:rFonts w:ascii="Times New Roman" w:hAnsi="Times New Roman" w:cs="Times New Roman"/>
          <w:sz w:val="24"/>
          <w:szCs w:val="24"/>
        </w:rPr>
        <w:t xml:space="preserve">▬ Mesmo, sabedores, de que Yeshua, aqui, conhecido como Jesus Cristo está preparando novas ambiências para recepcionar os </w:t>
      </w:r>
      <w:bookmarkStart w:id="89" w:name="_Hlk195525071"/>
      <w:r w:rsidRPr="00A3036C">
        <w:rPr>
          <w:rFonts w:ascii="Times New Roman" w:eastAsia="Aptos" w:hAnsi="Times New Roman" w:cs="Times New Roman"/>
          <w:b/>
          <w:bCs/>
          <w:sz w:val="24"/>
          <w:szCs w:val="24"/>
        </w:rPr>
        <w:t>e</w:t>
      </w:r>
      <w:r w:rsidRPr="00A3036C">
        <w:rPr>
          <w:rFonts w:ascii="Times New Roman" w:eastAsia="Aptos" w:hAnsi="Times New Roman" w:cs="Times New Roman"/>
          <w:b/>
          <w:bCs/>
          <w:color w:val="FF0000"/>
          <w:sz w:val="24"/>
          <w:szCs w:val="24"/>
        </w:rPr>
        <w:t>X</w:t>
      </w:r>
      <w:r w:rsidRPr="00A3036C">
        <w:rPr>
          <w:rFonts w:ascii="Times New Roman" w:eastAsia="Aptos" w:hAnsi="Times New Roman" w:cs="Times New Roman"/>
          <w:b/>
          <w:bCs/>
          <w:sz w:val="24"/>
          <w:szCs w:val="24"/>
        </w:rPr>
        <w:t xml:space="preserve">ilados da </w:t>
      </w:r>
      <w:r w:rsidRPr="00A3036C">
        <w:rPr>
          <w:rFonts w:ascii="Times New Roman" w:eastAsia="Aptos" w:hAnsi="Times New Roman" w:cs="Times New Roman"/>
          <w:b/>
          <w:bCs/>
          <w:color w:val="7030A0"/>
          <w:sz w:val="24"/>
          <w:szCs w:val="24"/>
        </w:rPr>
        <w:t>T</w:t>
      </w:r>
      <w:r w:rsidRPr="00A3036C">
        <w:rPr>
          <w:rFonts w:ascii="Times New Roman" w:eastAsia="Aptos" w:hAnsi="Times New Roman" w:cs="Times New Roman"/>
          <w:b/>
          <w:bCs/>
          <w:sz w:val="24"/>
          <w:szCs w:val="24"/>
        </w:rPr>
        <w:t>erra ─ passado pacto para o futuro</w:t>
      </w:r>
      <w:r w:rsidRPr="00A3036C">
        <w:rPr>
          <w:rFonts w:ascii="Times New Roman" w:eastAsia="Aptos" w:hAnsi="Times New Roman" w:cs="Times New Roman"/>
          <w:sz w:val="24"/>
          <w:szCs w:val="24"/>
        </w:rPr>
        <w:t xml:space="preserve"> ― Anna Márcia Guerra Harrison</w:t>
      </w:r>
      <w:r w:rsidR="002F245B" w:rsidRPr="00A3036C">
        <w:rPr>
          <w:rFonts w:ascii="Times New Roman" w:eastAsia="Aptos" w:hAnsi="Times New Roman" w:cs="Times New Roman"/>
          <w:sz w:val="24"/>
          <w:szCs w:val="24"/>
        </w:rPr>
        <w:t>, 78,</w:t>
      </w:r>
      <w:r w:rsidRPr="00A3036C">
        <w:rPr>
          <w:rFonts w:ascii="Times New Roman" w:eastAsia="Aptos" w:hAnsi="Times New Roman" w:cs="Times New Roman"/>
          <w:sz w:val="24"/>
          <w:szCs w:val="24"/>
        </w:rPr>
        <w:t xml:space="preserve"> observa ― </w:t>
      </w:r>
      <w:r w:rsidR="00B55373" w:rsidRPr="00A3036C">
        <w:rPr>
          <w:rFonts w:ascii="Times New Roman" w:eastAsia="Aptos" w:hAnsi="Times New Roman" w:cs="Times New Roman"/>
          <w:sz w:val="24"/>
          <w:szCs w:val="24"/>
        </w:rPr>
        <w:t>A s</w:t>
      </w:r>
      <w:r w:rsidRPr="00A3036C">
        <w:rPr>
          <w:rFonts w:ascii="Times New Roman" w:eastAsia="Aptos" w:hAnsi="Times New Roman" w:cs="Times New Roman"/>
          <w:sz w:val="24"/>
          <w:szCs w:val="24"/>
        </w:rPr>
        <w:t>ua aparição, a exemplo de Emmanuel Jesus de Deus, desmascararia esta farsa. ▬ opina.</w:t>
      </w:r>
    </w:p>
    <w:p w14:paraId="466476F8" w14:textId="4918E5AA" w:rsidR="003D2BE9" w:rsidRPr="00A3036C" w:rsidRDefault="00026565" w:rsidP="00340161">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Germano e Fértilles </w:t>
      </w:r>
      <w:r w:rsidR="003D2BE9" w:rsidRPr="00A3036C">
        <w:rPr>
          <w:rFonts w:ascii="Times New Roman" w:eastAsia="Aptos" w:hAnsi="Times New Roman" w:cs="Times New Roman"/>
          <w:sz w:val="24"/>
          <w:szCs w:val="24"/>
        </w:rPr>
        <w:t>observam que a verdadeira filosofia jesuíta deve brotar do coração terráqueo</w:t>
      </w:r>
      <w:r w:rsidR="00B55373" w:rsidRPr="00A3036C">
        <w:rPr>
          <w:rFonts w:ascii="Times New Roman" w:eastAsia="Aptos" w:hAnsi="Times New Roman" w:cs="Times New Roman"/>
          <w:sz w:val="24"/>
          <w:szCs w:val="24"/>
        </w:rPr>
        <w:t xml:space="preserve"> </w:t>
      </w:r>
      <w:r w:rsidR="003D2BE9" w:rsidRPr="00A3036C">
        <w:rPr>
          <w:rFonts w:ascii="Times New Roman" w:eastAsia="Aptos" w:hAnsi="Times New Roman" w:cs="Times New Roman"/>
          <w:sz w:val="24"/>
          <w:szCs w:val="24"/>
        </w:rPr>
        <w:t>sem a manipulação do Sistema Terra</w:t>
      </w:r>
      <w:r w:rsidR="00B55373" w:rsidRPr="00A3036C">
        <w:rPr>
          <w:rFonts w:ascii="Times New Roman" w:eastAsia="Aptos" w:hAnsi="Times New Roman" w:cs="Times New Roman"/>
          <w:sz w:val="24"/>
          <w:szCs w:val="24"/>
        </w:rPr>
        <w:t>.</w:t>
      </w:r>
      <w:r w:rsidR="003D2BE9" w:rsidRPr="00A3036C">
        <w:rPr>
          <w:rFonts w:ascii="Times New Roman" w:eastAsia="Aptos" w:hAnsi="Times New Roman" w:cs="Times New Roman"/>
          <w:sz w:val="24"/>
          <w:szCs w:val="24"/>
        </w:rPr>
        <w:t xml:space="preserve"> </w:t>
      </w:r>
      <w:r w:rsidR="00B55373" w:rsidRPr="00A3036C">
        <w:rPr>
          <w:rFonts w:ascii="Times New Roman" w:eastAsia="Aptos" w:hAnsi="Times New Roman" w:cs="Times New Roman"/>
          <w:sz w:val="24"/>
          <w:szCs w:val="24"/>
        </w:rPr>
        <w:t xml:space="preserve">Ela se </w:t>
      </w:r>
      <w:r w:rsidR="003D2BE9" w:rsidRPr="00A3036C">
        <w:rPr>
          <w:rFonts w:ascii="Times New Roman" w:eastAsia="Aptos" w:hAnsi="Times New Roman" w:cs="Times New Roman"/>
          <w:sz w:val="24"/>
          <w:szCs w:val="24"/>
        </w:rPr>
        <w:t>constitui, resumidamente, na Lei Universal do amor incondicional e está no âmago de cada ser humano, cabendo a e</w:t>
      </w:r>
      <w:r w:rsidR="00B55373" w:rsidRPr="00A3036C">
        <w:rPr>
          <w:rFonts w:ascii="Times New Roman" w:eastAsia="Aptos" w:hAnsi="Times New Roman" w:cs="Times New Roman"/>
          <w:sz w:val="24"/>
          <w:szCs w:val="24"/>
        </w:rPr>
        <w:t>st</w:t>
      </w:r>
      <w:r w:rsidR="003D2BE9" w:rsidRPr="00A3036C">
        <w:rPr>
          <w:rFonts w:ascii="Times New Roman" w:eastAsia="Aptos" w:hAnsi="Times New Roman" w:cs="Times New Roman"/>
          <w:sz w:val="24"/>
          <w:szCs w:val="24"/>
        </w:rPr>
        <w:t xml:space="preserve">e, pelo equilíbrio de sua moralidade e inteligibilidade, descobrir o </w:t>
      </w:r>
      <w:r w:rsidR="003D2BE9" w:rsidRPr="00A3036C">
        <w:rPr>
          <w:rFonts w:ascii="Times New Roman" w:eastAsia="Aptos" w:hAnsi="Times New Roman" w:cs="Times New Roman"/>
          <w:sz w:val="24"/>
          <w:szCs w:val="24"/>
        </w:rPr>
        <w:lastRenderedPageBreak/>
        <w:t xml:space="preserve">poder que reside no seu interior de, literalmente, ter e ser Deus. No entanto, a maioria esmagadora dos humanos permanece adormecida e manipulada pelos pilares sistêmicos: governo, religião, mídia e educação, praticando </w:t>
      </w:r>
      <w:r w:rsidR="003D2BE9" w:rsidRPr="00A3036C">
        <w:rPr>
          <w:rFonts w:ascii="Times New Roman" w:eastAsia="Aptos" w:hAnsi="Times New Roman" w:cs="Times New Roman"/>
          <w:i/>
          <w:iCs/>
          <w:sz w:val="24"/>
          <w:szCs w:val="24"/>
        </w:rPr>
        <w:t>a tríade da maldade humana</w:t>
      </w:r>
      <w:r w:rsidR="003D2BE9" w:rsidRPr="00A3036C">
        <w:rPr>
          <w:rFonts w:ascii="Times New Roman" w:eastAsia="Aptos" w:hAnsi="Times New Roman" w:cs="Times New Roman"/>
          <w:sz w:val="24"/>
          <w:szCs w:val="24"/>
        </w:rPr>
        <w:t xml:space="preserve">: </w:t>
      </w:r>
      <w:r w:rsidR="003D2BE9" w:rsidRPr="00A3036C">
        <w:rPr>
          <w:rFonts w:ascii="Times New Roman" w:eastAsia="Aptos" w:hAnsi="Times New Roman" w:cs="Times New Roman"/>
          <w:i/>
          <w:iCs/>
          <w:sz w:val="24"/>
          <w:szCs w:val="24"/>
        </w:rPr>
        <w:t>ego</w:t>
      </w:r>
      <w:r w:rsidR="003D2BE9" w:rsidRPr="00A3036C">
        <w:rPr>
          <w:rFonts w:ascii="Times New Roman" w:eastAsia="Aptos" w:hAnsi="Times New Roman" w:cs="Times New Roman"/>
          <w:sz w:val="24"/>
          <w:szCs w:val="24"/>
        </w:rPr>
        <w:t xml:space="preserve">, </w:t>
      </w:r>
      <w:r w:rsidR="003D2BE9" w:rsidRPr="00A3036C">
        <w:rPr>
          <w:rFonts w:ascii="Times New Roman" w:eastAsia="Aptos" w:hAnsi="Times New Roman" w:cs="Times New Roman"/>
          <w:i/>
          <w:iCs/>
          <w:sz w:val="24"/>
          <w:szCs w:val="24"/>
        </w:rPr>
        <w:t xml:space="preserve">ganância </w:t>
      </w:r>
      <w:r w:rsidR="003D2BE9" w:rsidRPr="00A3036C">
        <w:rPr>
          <w:rFonts w:ascii="Times New Roman" w:eastAsia="Aptos" w:hAnsi="Times New Roman" w:cs="Times New Roman"/>
          <w:sz w:val="24"/>
          <w:szCs w:val="24"/>
        </w:rPr>
        <w:t xml:space="preserve">e </w:t>
      </w:r>
      <w:r w:rsidR="003D2BE9" w:rsidRPr="00A3036C">
        <w:rPr>
          <w:rFonts w:ascii="Times New Roman" w:eastAsia="Aptos" w:hAnsi="Times New Roman" w:cs="Times New Roman"/>
          <w:i/>
          <w:iCs/>
          <w:sz w:val="24"/>
          <w:szCs w:val="24"/>
        </w:rPr>
        <w:t>medo</w:t>
      </w:r>
      <w:r w:rsidR="003D2BE9" w:rsidRPr="00A3036C">
        <w:rPr>
          <w:rFonts w:ascii="Times New Roman" w:eastAsia="Aptos" w:hAnsi="Times New Roman" w:cs="Times New Roman"/>
          <w:sz w:val="24"/>
          <w:szCs w:val="24"/>
        </w:rPr>
        <w:t>. A esperança da humanidade</w:t>
      </w:r>
      <w:r w:rsidR="00340161" w:rsidRPr="00A3036C">
        <w:rPr>
          <w:rFonts w:ascii="Times New Roman" w:eastAsia="Aptos" w:hAnsi="Times New Roman" w:cs="Times New Roman"/>
          <w:sz w:val="24"/>
          <w:szCs w:val="24"/>
        </w:rPr>
        <w:t xml:space="preserve"> experenciar o despertar em massa para seu próprio bem cresce a cada coração arrebatado pelo SEU —Soberana Energia Universal.</w:t>
      </w:r>
    </w:p>
    <w:p w14:paraId="3BBA5578" w14:textId="6EF267E4" w:rsidR="00340161" w:rsidRPr="00A3036C" w:rsidRDefault="00340161" w:rsidP="00340161">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Por outro lado, o </w:t>
      </w:r>
      <w:r w:rsidRPr="00A3036C">
        <w:rPr>
          <w:rFonts w:ascii="Times New Roman" w:eastAsia="Aptos" w:hAnsi="Times New Roman" w:cs="Times New Roman"/>
          <w:i/>
          <w:iCs/>
          <w:sz w:val="24"/>
          <w:szCs w:val="24"/>
        </w:rPr>
        <w:t xml:space="preserve">pacote de maldades </w:t>
      </w:r>
      <w:r w:rsidRPr="00A3036C">
        <w:rPr>
          <w:rFonts w:ascii="Times New Roman" w:eastAsia="Aptos" w:hAnsi="Times New Roman" w:cs="Times New Roman"/>
          <w:sz w:val="24"/>
          <w:szCs w:val="24"/>
        </w:rPr>
        <w:t xml:space="preserve">de </w:t>
      </w:r>
      <w:bookmarkStart w:id="90" w:name="_Hlk198729580"/>
      <w:bookmarkStart w:id="91" w:name="_Hlk198735095"/>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bookmarkEnd w:id="90"/>
      <w:r w:rsidRPr="00A3036C">
        <w:rPr>
          <w:rFonts w:ascii="Times New Roman" w:eastAsia="Aptos" w:hAnsi="Times New Roman" w:cs="Times New Roman"/>
          <w:sz w:val="24"/>
          <w:szCs w:val="24"/>
        </w:rPr>
        <w:t xml:space="preserve"> </w:t>
      </w:r>
      <w:bookmarkEnd w:id="91"/>
      <w:r w:rsidRPr="00A3036C">
        <w:rPr>
          <w:rFonts w:ascii="Times New Roman" w:eastAsia="Aptos" w:hAnsi="Times New Roman" w:cs="Times New Roman"/>
          <w:sz w:val="24"/>
          <w:szCs w:val="24"/>
        </w:rPr>
        <w:t>cumpre seu objetivo ao reduzir a população terráquea para melhor controle e monitoramento do Sistema Terra</w:t>
      </w:r>
      <w:r w:rsidR="00632728" w:rsidRPr="00A3036C">
        <w:rPr>
          <w:rFonts w:ascii="Times New Roman" w:eastAsia="Aptos" w:hAnsi="Times New Roman" w:cs="Times New Roman"/>
          <w:sz w:val="24"/>
          <w:szCs w:val="24"/>
        </w:rPr>
        <w:t xml:space="preserve"> submisso ao SPA — Supremo Poder Anônimo</w:t>
      </w:r>
      <w:r w:rsidRPr="00A3036C">
        <w:rPr>
          <w:rFonts w:ascii="Times New Roman" w:eastAsia="Aptos" w:hAnsi="Times New Roman" w:cs="Times New Roman"/>
          <w:sz w:val="24"/>
          <w:szCs w:val="24"/>
        </w:rPr>
        <w:t>.</w:t>
      </w:r>
    </w:p>
    <w:p w14:paraId="6AED7742" w14:textId="0CC4D940" w:rsidR="00340161" w:rsidRPr="00A3036C" w:rsidRDefault="00340161" w:rsidP="00340161">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 Guerra Dimensional pode contemplar as pretensões de </w:t>
      </w:r>
      <w:r w:rsidRPr="00A3036C">
        <w:rPr>
          <w:rFonts w:ascii="Times New Roman" w:eastAsia="Aptos" w:hAnsi="Times New Roman" w:cs="Times New Roman"/>
          <w:i/>
          <w:iCs/>
          <w:sz w:val="24"/>
          <w:szCs w:val="24"/>
        </w:rPr>
        <w:t>os donos do mundo</w:t>
      </w:r>
      <w:r w:rsidRPr="00A3036C">
        <w:rPr>
          <w:rFonts w:ascii="Times New Roman" w:eastAsia="Aptos" w:hAnsi="Times New Roman" w:cs="Times New Roman"/>
          <w:sz w:val="24"/>
          <w:szCs w:val="24"/>
        </w:rPr>
        <w:t>, caso</w:t>
      </w:r>
      <w:r w:rsidR="006C1CDD" w:rsidRPr="00A3036C">
        <w:rPr>
          <w:rFonts w:ascii="Times New Roman" w:eastAsia="Aptos" w:hAnsi="Times New Roman" w:cs="Times New Roman"/>
          <w:sz w:val="24"/>
          <w:szCs w:val="24"/>
        </w:rPr>
        <w:t xml:space="preserve"> este quadro continue, opcionalmente, pelo livre arbítrio terráqueo, promovendo</w:t>
      </w:r>
      <w:r w:rsidR="00B55373" w:rsidRPr="00A3036C">
        <w:rPr>
          <w:rFonts w:ascii="Times New Roman" w:eastAsia="Aptos" w:hAnsi="Times New Roman" w:cs="Times New Roman"/>
          <w:sz w:val="24"/>
          <w:szCs w:val="24"/>
        </w:rPr>
        <w:t>,</w:t>
      </w:r>
      <w:r w:rsidR="006C1CDD" w:rsidRPr="00A3036C">
        <w:rPr>
          <w:rFonts w:ascii="Times New Roman" w:eastAsia="Aptos" w:hAnsi="Times New Roman" w:cs="Times New Roman"/>
          <w:sz w:val="24"/>
          <w:szCs w:val="24"/>
        </w:rPr>
        <w:t xml:space="preserve"> não mais</w:t>
      </w:r>
      <w:r w:rsidR="00B55373" w:rsidRPr="00A3036C">
        <w:rPr>
          <w:rFonts w:ascii="Times New Roman" w:eastAsia="Aptos" w:hAnsi="Times New Roman" w:cs="Times New Roman"/>
          <w:sz w:val="24"/>
          <w:szCs w:val="24"/>
        </w:rPr>
        <w:t>,</w:t>
      </w:r>
      <w:r w:rsidR="006C1CDD" w:rsidRPr="00A3036C">
        <w:rPr>
          <w:rFonts w:ascii="Times New Roman" w:eastAsia="Aptos" w:hAnsi="Times New Roman" w:cs="Times New Roman"/>
          <w:sz w:val="24"/>
          <w:szCs w:val="24"/>
        </w:rPr>
        <w:t xml:space="preserve"> uma população terrícola adormecida e, sim, a permanência de um pesadelo em massa, em vez do despertar que </w:t>
      </w:r>
      <w:r w:rsidR="007526C7" w:rsidRPr="00A3036C">
        <w:rPr>
          <w:rFonts w:ascii="Times New Roman" w:eastAsia="Aptos" w:hAnsi="Times New Roman" w:cs="Times New Roman"/>
          <w:sz w:val="24"/>
          <w:szCs w:val="24"/>
        </w:rPr>
        <w:t>o</w:t>
      </w:r>
      <w:r w:rsidR="006C1CDD" w:rsidRPr="00A3036C">
        <w:rPr>
          <w:rFonts w:ascii="Times New Roman" w:eastAsia="Aptos" w:hAnsi="Times New Roman" w:cs="Times New Roman"/>
          <w:sz w:val="24"/>
          <w:szCs w:val="24"/>
        </w:rPr>
        <w:t xml:space="preserve"> libertaria da prisão. Nada está perdido com a fé da Resistência Dimensional e seu exército de Guerreiros Dimensionais armados pela fé e livres do véu de esquecimento imposto pelo </w:t>
      </w:r>
      <w:r w:rsidR="006C1CDD" w:rsidRPr="00A3036C">
        <w:rPr>
          <w:rFonts w:ascii="Times New Roman" w:eastAsia="Aptos" w:hAnsi="Times New Roman" w:cs="Times New Roman"/>
          <w:b/>
          <w:bCs/>
          <w:sz w:val="24"/>
          <w:szCs w:val="24"/>
        </w:rPr>
        <w:t xml:space="preserve">Reset </w:t>
      </w:r>
      <w:r w:rsidR="006C1CDD" w:rsidRPr="00A3036C">
        <w:rPr>
          <w:rFonts w:ascii="Times New Roman" w:eastAsia="Aptos" w:hAnsi="Times New Roman" w:cs="Times New Roman"/>
          <w:sz w:val="24"/>
          <w:szCs w:val="24"/>
        </w:rPr>
        <w:t>do ano de 2079 para os exercícios de 2024 e 2025</w:t>
      </w:r>
      <w:r w:rsidR="007526C7" w:rsidRPr="00A3036C">
        <w:rPr>
          <w:rFonts w:ascii="Times New Roman" w:eastAsia="Aptos" w:hAnsi="Times New Roman" w:cs="Times New Roman"/>
          <w:sz w:val="24"/>
          <w:szCs w:val="24"/>
        </w:rPr>
        <w:t>. P</w:t>
      </w:r>
      <w:r w:rsidR="006C1CDD" w:rsidRPr="00A3036C">
        <w:rPr>
          <w:rFonts w:ascii="Times New Roman" w:eastAsia="Aptos" w:hAnsi="Times New Roman" w:cs="Times New Roman"/>
          <w:sz w:val="24"/>
          <w:szCs w:val="24"/>
        </w:rPr>
        <w:t xml:space="preserve">rotegidos pelo SEU, através da representação </w:t>
      </w:r>
      <w:r w:rsidR="007526C7" w:rsidRPr="00A3036C">
        <w:rPr>
          <w:rFonts w:ascii="Times New Roman" w:eastAsia="Aptos" w:hAnsi="Times New Roman" w:cs="Times New Roman"/>
          <w:sz w:val="24"/>
          <w:szCs w:val="24"/>
        </w:rPr>
        <w:t xml:space="preserve">energética </w:t>
      </w:r>
      <w:r w:rsidR="006C1CDD" w:rsidRPr="00A3036C">
        <w:rPr>
          <w:rFonts w:ascii="Times New Roman" w:eastAsia="Aptos" w:hAnsi="Times New Roman" w:cs="Times New Roman"/>
          <w:sz w:val="24"/>
          <w:szCs w:val="24"/>
        </w:rPr>
        <w:t>do casal criador nas matizes, violeta, masculino e, lilás, feminina, respectivamente, Germano e Fértilles.</w:t>
      </w:r>
    </w:p>
    <w:p w14:paraId="4B8753DC" w14:textId="25A157B2" w:rsidR="00FE30D3" w:rsidRPr="00A3036C" w:rsidRDefault="0039002D" w:rsidP="009F1ADF">
      <w:pPr>
        <w:spacing w:after="0"/>
        <w:jc w:val="both"/>
        <w:rPr>
          <w:rFonts w:ascii="Times New Roman" w:hAnsi="Times New Roman" w:cs="Times New Roman"/>
          <w:sz w:val="24"/>
          <w:szCs w:val="24"/>
        </w:rPr>
      </w:pPr>
      <w:r w:rsidRPr="00A3036C">
        <w:rPr>
          <w:rFonts w:ascii="Times New Roman" w:eastAsia="Aptos" w:hAnsi="Times New Roman" w:cs="Times New Roman"/>
          <w:sz w:val="24"/>
          <w:szCs w:val="24"/>
        </w:rPr>
        <w:t>Resignação é a palavra de ordem para lidar com o negacionismo terráqueo. Lutar pelo despertar em massa, compreendendo os negacionistas como humanos necessitados de novas oportunidades, mesmo em mundo inferiores, de evoluírem ao equilíbrio da inteligibilidade e a moralidade</w:t>
      </w:r>
      <w:r w:rsidR="007526C7"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7526C7" w:rsidRPr="00A3036C">
        <w:rPr>
          <w:rFonts w:ascii="Times New Roman" w:eastAsia="Aptos" w:hAnsi="Times New Roman" w:cs="Times New Roman"/>
          <w:sz w:val="24"/>
          <w:szCs w:val="24"/>
        </w:rPr>
        <w:t>F</w:t>
      </w:r>
      <w:r w:rsidRPr="00A3036C">
        <w:rPr>
          <w:rFonts w:ascii="Times New Roman" w:eastAsia="Aptos" w:hAnsi="Times New Roman" w:cs="Times New Roman"/>
          <w:sz w:val="24"/>
          <w:szCs w:val="24"/>
        </w:rPr>
        <w:t xml:space="preserve">ilosofia do Eu Sou </w:t>
      </w:r>
      <w:r w:rsidR="007526C7" w:rsidRPr="00A3036C">
        <w:rPr>
          <w:rFonts w:ascii="Times New Roman" w:eastAsia="Aptos" w:hAnsi="Times New Roman" w:cs="Times New Roman"/>
          <w:sz w:val="24"/>
          <w:szCs w:val="24"/>
        </w:rPr>
        <w:t>praticada em</w:t>
      </w:r>
      <w:r w:rsidRPr="00A3036C">
        <w:rPr>
          <w:rFonts w:ascii="Times New Roman" w:eastAsia="Aptos" w:hAnsi="Times New Roman" w:cs="Times New Roman"/>
          <w:sz w:val="24"/>
          <w:szCs w:val="24"/>
        </w:rPr>
        <w:t xml:space="preserve"> cada coração humano brada</w:t>
      </w:r>
      <w:r w:rsidR="007526C7"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bookmarkStart w:id="92" w:name="_Hlk198728217"/>
      <w:r w:rsidRPr="00A3036C">
        <w:rPr>
          <w:rFonts w:ascii="Times New Roman" w:hAnsi="Times New Roman" w:cs="Times New Roman"/>
          <w:i/>
          <w:iCs/>
          <w:sz w:val="24"/>
          <w:szCs w:val="24"/>
        </w:rPr>
        <w:t>a minha raça humana é universa</w:t>
      </w:r>
      <w:r w:rsidRPr="00A3036C">
        <w:rPr>
          <w:rFonts w:ascii="Times New Roman" w:hAnsi="Times New Roman" w:cs="Times New Roman"/>
          <w:sz w:val="24"/>
          <w:szCs w:val="24"/>
        </w:rPr>
        <w:t>l...</w:t>
      </w:r>
      <w:r w:rsidRPr="00A3036C">
        <w:rPr>
          <w:rFonts w:ascii="Times New Roman" w:hAnsi="Times New Roman" w:cs="Times New Roman"/>
          <w:i/>
          <w:iCs/>
          <w:sz w:val="24"/>
          <w:szCs w:val="24"/>
        </w:rPr>
        <w:t xml:space="preserve"> o </w:t>
      </w:r>
      <w:r w:rsidRPr="00A3036C">
        <w:rPr>
          <w:rFonts w:ascii="Times New Roman" w:hAnsi="Times New Roman" w:cs="Times New Roman"/>
          <w:i/>
          <w:iCs/>
          <w:sz w:val="24"/>
          <w:szCs w:val="24"/>
        </w:rPr>
        <w:lastRenderedPageBreak/>
        <w:t>meu sexo é o amor... a minha religião é a consciência</w:t>
      </w:r>
      <w:r w:rsidRPr="00A3036C">
        <w:rPr>
          <w:rFonts w:ascii="Times New Roman" w:hAnsi="Times New Roman" w:cs="Times New Roman"/>
          <w:sz w:val="24"/>
          <w:szCs w:val="24"/>
        </w:rPr>
        <w:t>...</w:t>
      </w:r>
      <w:r w:rsidRPr="00A3036C">
        <w:rPr>
          <w:rFonts w:ascii="Times New Roman" w:hAnsi="Times New Roman" w:cs="Times New Roman"/>
          <w:i/>
          <w:iCs/>
          <w:sz w:val="24"/>
          <w:szCs w:val="24"/>
        </w:rPr>
        <w:t xml:space="preserve"> todos os homens são igua</w:t>
      </w:r>
      <w:bookmarkEnd w:id="89"/>
      <w:r w:rsidRPr="00A3036C">
        <w:rPr>
          <w:rFonts w:ascii="Times New Roman" w:hAnsi="Times New Roman" w:cs="Times New Roman"/>
          <w:i/>
          <w:iCs/>
          <w:sz w:val="24"/>
          <w:szCs w:val="24"/>
        </w:rPr>
        <w:t>is.</w:t>
      </w:r>
    </w:p>
    <w:p w14:paraId="5F9C725C" w14:textId="77777777" w:rsidR="0039002D" w:rsidRPr="00A3036C" w:rsidRDefault="0039002D" w:rsidP="009F1ADF">
      <w:pPr>
        <w:spacing w:after="0"/>
        <w:jc w:val="both"/>
        <w:rPr>
          <w:rFonts w:ascii="Times New Roman" w:hAnsi="Times New Roman" w:cs="Times New Roman"/>
          <w:sz w:val="24"/>
          <w:szCs w:val="24"/>
        </w:rPr>
      </w:pPr>
    </w:p>
    <w:bookmarkEnd w:id="92"/>
    <w:p w14:paraId="0957251C" w14:textId="0052A211" w:rsidR="0039002D" w:rsidRPr="00A3036C" w:rsidRDefault="0039002D" w:rsidP="009F1ADF">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DC5FDE" w:rsidRPr="00A3036C">
        <w:rPr>
          <w:rFonts w:ascii="Times New Roman" w:hAnsi="Times New Roman" w:cs="Times New Roman"/>
          <w:sz w:val="24"/>
          <w:szCs w:val="24"/>
        </w:rPr>
        <w:t xml:space="preserve"> </w:t>
      </w:r>
      <w:r w:rsidR="002F245B" w:rsidRPr="00A3036C">
        <w:rPr>
          <w:rFonts w:ascii="Times New Roman" w:hAnsi="Times New Roman" w:cs="Times New Roman"/>
          <w:sz w:val="24"/>
          <w:szCs w:val="24"/>
        </w:rPr>
        <w:t>Todos nós, despertos, especialmente Harrison, Taylor e Agregados, à época restrito a familiares, já experimentamos os dissabores das forças ocultas articuladas no subterrâneo do poder ― Pablo Guerra Kauê Harrison, 42, declara com conhecimento de causa ― Hoje, rotulados como loucos e falsos profetas, segui</w:t>
      </w:r>
      <w:r w:rsidR="00F76CEF" w:rsidRPr="00A3036C">
        <w:rPr>
          <w:rFonts w:ascii="Times New Roman" w:hAnsi="Times New Roman" w:cs="Times New Roman"/>
          <w:sz w:val="24"/>
          <w:szCs w:val="24"/>
        </w:rPr>
        <w:t>re</w:t>
      </w:r>
      <w:r w:rsidR="002F245B" w:rsidRPr="00A3036C">
        <w:rPr>
          <w:rFonts w:ascii="Times New Roman" w:hAnsi="Times New Roman" w:cs="Times New Roman"/>
          <w:sz w:val="24"/>
          <w:szCs w:val="24"/>
        </w:rPr>
        <w:t>mos até o último palmo de chão</w:t>
      </w:r>
      <w:r w:rsidR="00F76CEF" w:rsidRPr="00A3036C">
        <w:rPr>
          <w:rFonts w:ascii="Times New Roman" w:hAnsi="Times New Roman" w:cs="Times New Roman"/>
          <w:sz w:val="24"/>
          <w:szCs w:val="24"/>
        </w:rPr>
        <w:t>, envergando a bandeira do SEU.</w:t>
      </w:r>
      <w:r w:rsidR="007526C7" w:rsidRPr="00A3036C">
        <w:rPr>
          <w:rFonts w:ascii="Times New Roman" w:hAnsi="Times New Roman" w:cs="Times New Roman"/>
          <w:sz w:val="24"/>
          <w:szCs w:val="24"/>
        </w:rPr>
        <w:t xml:space="preserve"> ▬ fiel.</w:t>
      </w:r>
    </w:p>
    <w:p w14:paraId="6F0108C7" w14:textId="77777777" w:rsidR="00F76CEF" w:rsidRPr="00A3036C" w:rsidRDefault="00F76CEF" w:rsidP="009F1ADF">
      <w:pPr>
        <w:spacing w:after="0"/>
        <w:jc w:val="both"/>
        <w:rPr>
          <w:rFonts w:ascii="Times New Roman" w:hAnsi="Times New Roman" w:cs="Times New Roman"/>
          <w:sz w:val="24"/>
          <w:szCs w:val="24"/>
        </w:rPr>
      </w:pPr>
    </w:p>
    <w:p w14:paraId="20DF3B4C" w14:textId="2013D1F3" w:rsidR="00F76CEF" w:rsidRPr="00A3036C" w:rsidRDefault="00F76CEF"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 O conceito de</w:t>
      </w:r>
      <w:r w:rsidRPr="00A3036C">
        <w:rPr>
          <w:rFonts w:ascii="Times New Roman" w:hAnsi="Times New Roman" w:cs="Times New Roman"/>
          <w:i/>
          <w:iCs/>
          <w:sz w:val="24"/>
          <w:szCs w:val="24"/>
        </w:rPr>
        <w:t xml:space="preserve"> a minha raça humana é universa</w:t>
      </w:r>
      <w:r w:rsidRPr="00A3036C">
        <w:rPr>
          <w:rFonts w:ascii="Times New Roman" w:hAnsi="Times New Roman" w:cs="Times New Roman"/>
          <w:sz w:val="24"/>
          <w:szCs w:val="24"/>
        </w:rPr>
        <w:t>l...</w:t>
      </w:r>
      <w:r w:rsidRPr="00A3036C">
        <w:rPr>
          <w:rFonts w:ascii="Times New Roman" w:hAnsi="Times New Roman" w:cs="Times New Roman"/>
          <w:i/>
          <w:iCs/>
          <w:sz w:val="24"/>
          <w:szCs w:val="24"/>
        </w:rPr>
        <w:t xml:space="preserve"> o meu sexo é o amor... a minha religião é a consciência</w:t>
      </w:r>
      <w:r w:rsidRPr="00A3036C">
        <w:rPr>
          <w:rFonts w:ascii="Times New Roman" w:hAnsi="Times New Roman" w:cs="Times New Roman"/>
          <w:sz w:val="24"/>
          <w:szCs w:val="24"/>
        </w:rPr>
        <w:t>...</w:t>
      </w:r>
      <w:r w:rsidRPr="00A3036C">
        <w:rPr>
          <w:rFonts w:ascii="Times New Roman" w:hAnsi="Times New Roman" w:cs="Times New Roman"/>
          <w:i/>
          <w:iCs/>
          <w:sz w:val="24"/>
          <w:szCs w:val="24"/>
        </w:rPr>
        <w:t xml:space="preserve"> todos os homens são iguais </w:t>
      </w:r>
      <w:r w:rsidRPr="00A3036C">
        <w:rPr>
          <w:rFonts w:ascii="Times New Roman" w:hAnsi="Times New Roman" w:cs="Times New Roman"/>
          <w:sz w:val="24"/>
          <w:szCs w:val="24"/>
        </w:rPr>
        <w:t xml:space="preserve">deve ser interpretado como chave de liberdade da prisão ― Judas Tadeu, 23, enigmático, pronuncia ― O propósito diverso desta premissa filosófica desemboca no amor incondicional. ▬ </w:t>
      </w:r>
      <w:r w:rsidR="00EB3A14" w:rsidRPr="00A3036C">
        <w:rPr>
          <w:rFonts w:ascii="Times New Roman" w:hAnsi="Times New Roman" w:cs="Times New Roman"/>
          <w:sz w:val="24"/>
          <w:szCs w:val="24"/>
        </w:rPr>
        <w:t>afirm</w:t>
      </w:r>
      <w:r w:rsidRPr="00A3036C">
        <w:rPr>
          <w:rFonts w:ascii="Times New Roman" w:hAnsi="Times New Roman" w:cs="Times New Roman"/>
          <w:sz w:val="24"/>
          <w:szCs w:val="24"/>
        </w:rPr>
        <w:t>a.</w:t>
      </w:r>
    </w:p>
    <w:p w14:paraId="08929B1E" w14:textId="77777777" w:rsidR="00EB3A14" w:rsidRPr="00A3036C" w:rsidRDefault="00EB3A14" w:rsidP="00F76CEF">
      <w:pPr>
        <w:spacing w:after="0"/>
        <w:jc w:val="both"/>
        <w:rPr>
          <w:rFonts w:ascii="Times New Roman" w:hAnsi="Times New Roman" w:cs="Times New Roman"/>
          <w:sz w:val="24"/>
          <w:szCs w:val="24"/>
        </w:rPr>
      </w:pPr>
    </w:p>
    <w:p w14:paraId="18F54133" w14:textId="2FB9CC8A" w:rsidR="00EB3A14" w:rsidRPr="00A3036C" w:rsidRDefault="00EB3A14"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As respostas nas classes menos favorecidas estão sendo satisfatórias ― João Carlos Lessa, 50, compartilha sua experiência ― Muitas vezes, a sensação direciona a percepção destes que mais sofrem com o Sistema Terra. ▬ </w:t>
      </w:r>
      <w:r w:rsidR="007526C7" w:rsidRPr="00A3036C">
        <w:rPr>
          <w:rFonts w:ascii="Times New Roman" w:hAnsi="Times New Roman" w:cs="Times New Roman"/>
          <w:sz w:val="24"/>
          <w:szCs w:val="24"/>
        </w:rPr>
        <w:t>tenciona</w:t>
      </w:r>
      <w:r w:rsidRPr="00A3036C">
        <w:rPr>
          <w:rFonts w:ascii="Times New Roman" w:hAnsi="Times New Roman" w:cs="Times New Roman"/>
          <w:sz w:val="24"/>
          <w:szCs w:val="24"/>
        </w:rPr>
        <w:t>.</w:t>
      </w:r>
    </w:p>
    <w:p w14:paraId="28950769" w14:textId="77777777" w:rsidR="00EB3A14" w:rsidRPr="00A3036C" w:rsidRDefault="00EB3A14" w:rsidP="00F76CEF">
      <w:pPr>
        <w:spacing w:after="0"/>
        <w:jc w:val="both"/>
        <w:rPr>
          <w:rFonts w:ascii="Times New Roman" w:hAnsi="Times New Roman" w:cs="Times New Roman"/>
          <w:sz w:val="24"/>
          <w:szCs w:val="24"/>
        </w:rPr>
      </w:pPr>
    </w:p>
    <w:p w14:paraId="22A81F04" w14:textId="77777777" w:rsidR="00EB3A14" w:rsidRPr="00A3036C" w:rsidRDefault="00EB3A14"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No final, </w:t>
      </w:r>
      <w:r w:rsidRPr="00A3036C">
        <w:rPr>
          <w:rFonts w:ascii="Times New Roman" w:hAnsi="Times New Roman" w:cs="Times New Roman"/>
          <w:i/>
          <w:iCs/>
          <w:sz w:val="24"/>
          <w:szCs w:val="24"/>
        </w:rPr>
        <w:t xml:space="preserve">Deus escreve certo por linhas tortas ― </w:t>
      </w:r>
      <w:r w:rsidRPr="00A3036C">
        <w:rPr>
          <w:rFonts w:ascii="Times New Roman" w:hAnsi="Times New Roman" w:cs="Times New Roman"/>
          <w:sz w:val="24"/>
          <w:szCs w:val="24"/>
        </w:rPr>
        <w:t xml:space="preserve">Bartolomeu, 24, reverencia a força energética divinal </w:t>
      </w:r>
      <w:r w:rsidRPr="00A3036C">
        <w:rPr>
          <w:rFonts w:ascii="Times New Roman" w:hAnsi="Times New Roman" w:cs="Times New Roman"/>
          <w:i/>
          <w:iCs/>
          <w:sz w:val="24"/>
          <w:szCs w:val="24"/>
        </w:rPr>
        <w:t>― Os últimos não serão os primeiros... todos os homens são iguais</w:t>
      </w:r>
      <w:r w:rsidRPr="00A3036C">
        <w:rPr>
          <w:rFonts w:ascii="Times New Roman" w:hAnsi="Times New Roman" w:cs="Times New Roman"/>
          <w:sz w:val="24"/>
          <w:szCs w:val="24"/>
        </w:rPr>
        <w:t>. ▬ profético.</w:t>
      </w:r>
    </w:p>
    <w:p w14:paraId="62A87BA9" w14:textId="77777777" w:rsidR="00EB3A14" w:rsidRPr="00A3036C" w:rsidRDefault="00EB3A14" w:rsidP="00F76CEF">
      <w:pPr>
        <w:spacing w:after="0"/>
        <w:jc w:val="both"/>
        <w:rPr>
          <w:rFonts w:ascii="Times New Roman" w:hAnsi="Times New Roman" w:cs="Times New Roman"/>
          <w:sz w:val="24"/>
          <w:szCs w:val="24"/>
        </w:rPr>
      </w:pPr>
    </w:p>
    <w:p w14:paraId="50EFFAEA" w14:textId="7A66FA14" w:rsidR="001A4126" w:rsidRPr="00A3036C" w:rsidRDefault="003A2AFE"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Neste momento todo orbe denominado </w:t>
      </w:r>
      <w:r w:rsidRPr="00A3036C">
        <w:rPr>
          <w:rFonts w:ascii="Times New Roman" w:hAnsi="Times New Roman" w:cs="Times New Roman"/>
          <w:i/>
          <w:iCs/>
          <w:sz w:val="24"/>
          <w:szCs w:val="24"/>
        </w:rPr>
        <w:t xml:space="preserve">novo mundo </w:t>
      </w:r>
      <w:r w:rsidRPr="00A3036C">
        <w:rPr>
          <w:rFonts w:ascii="Times New Roman" w:hAnsi="Times New Roman" w:cs="Times New Roman"/>
          <w:sz w:val="24"/>
          <w:szCs w:val="24"/>
        </w:rPr>
        <w:t>está sob o pôr de Sol degradê do violeta ao lilás. Fenômeno jamais visto pela população terráquea</w:t>
      </w:r>
      <w:r w:rsidR="0074422F" w:rsidRPr="00A3036C">
        <w:rPr>
          <w:rFonts w:ascii="Times New Roman" w:hAnsi="Times New Roman" w:cs="Times New Roman"/>
          <w:sz w:val="24"/>
          <w:szCs w:val="24"/>
        </w:rPr>
        <w:t>. M</w:t>
      </w:r>
      <w:r w:rsidRPr="00A3036C">
        <w:rPr>
          <w:rFonts w:ascii="Times New Roman" w:hAnsi="Times New Roman" w:cs="Times New Roman"/>
          <w:sz w:val="24"/>
          <w:szCs w:val="24"/>
        </w:rPr>
        <w:t xml:space="preserve">uitos </w:t>
      </w:r>
      <w:r w:rsidR="0074422F" w:rsidRPr="00A3036C">
        <w:rPr>
          <w:rFonts w:ascii="Times New Roman" w:hAnsi="Times New Roman" w:cs="Times New Roman"/>
          <w:sz w:val="24"/>
          <w:szCs w:val="24"/>
        </w:rPr>
        <w:t xml:space="preserve">humanos mergulham em </w:t>
      </w:r>
      <w:r w:rsidR="0074422F" w:rsidRPr="00A3036C">
        <w:rPr>
          <w:rFonts w:ascii="Times New Roman" w:eastAsia="Aptos" w:hAnsi="Times New Roman" w:cs="Times New Roman"/>
          <w:i/>
          <w:iCs/>
          <w:sz w:val="24"/>
          <w:szCs w:val="24"/>
        </w:rPr>
        <w:t>a tríade da maldade humana</w:t>
      </w:r>
      <w:r w:rsidR="0074422F" w:rsidRPr="00A3036C">
        <w:rPr>
          <w:rFonts w:ascii="Times New Roman" w:eastAsia="Aptos" w:hAnsi="Times New Roman" w:cs="Times New Roman"/>
          <w:sz w:val="24"/>
          <w:szCs w:val="24"/>
        </w:rPr>
        <w:t xml:space="preserve">: </w:t>
      </w:r>
      <w:r w:rsidR="0074422F" w:rsidRPr="00A3036C">
        <w:rPr>
          <w:rFonts w:ascii="Times New Roman" w:eastAsia="Aptos" w:hAnsi="Times New Roman" w:cs="Times New Roman"/>
          <w:i/>
          <w:iCs/>
          <w:sz w:val="24"/>
          <w:szCs w:val="24"/>
        </w:rPr>
        <w:t>ego</w:t>
      </w:r>
      <w:r w:rsidR="0074422F" w:rsidRPr="00A3036C">
        <w:rPr>
          <w:rFonts w:ascii="Times New Roman" w:eastAsia="Aptos" w:hAnsi="Times New Roman" w:cs="Times New Roman"/>
          <w:sz w:val="24"/>
          <w:szCs w:val="24"/>
        </w:rPr>
        <w:t xml:space="preserve">, </w:t>
      </w:r>
      <w:r w:rsidR="0074422F" w:rsidRPr="00A3036C">
        <w:rPr>
          <w:rFonts w:ascii="Times New Roman" w:eastAsia="Aptos" w:hAnsi="Times New Roman" w:cs="Times New Roman"/>
          <w:i/>
          <w:iCs/>
          <w:sz w:val="24"/>
          <w:szCs w:val="24"/>
        </w:rPr>
        <w:t xml:space="preserve">ganância </w:t>
      </w:r>
      <w:r w:rsidR="0074422F" w:rsidRPr="00A3036C">
        <w:rPr>
          <w:rFonts w:ascii="Times New Roman" w:eastAsia="Aptos" w:hAnsi="Times New Roman" w:cs="Times New Roman"/>
          <w:sz w:val="24"/>
          <w:szCs w:val="24"/>
        </w:rPr>
        <w:t xml:space="preserve">e </w:t>
      </w:r>
      <w:r w:rsidR="0074422F" w:rsidRPr="00A3036C">
        <w:rPr>
          <w:rFonts w:ascii="Times New Roman" w:eastAsia="Aptos" w:hAnsi="Times New Roman" w:cs="Times New Roman"/>
          <w:i/>
          <w:iCs/>
          <w:sz w:val="24"/>
          <w:szCs w:val="24"/>
        </w:rPr>
        <w:t>medo</w:t>
      </w:r>
      <w:r w:rsidR="0074422F"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estimulados pelo </w:t>
      </w:r>
      <w:r w:rsidR="000E1C77" w:rsidRPr="00A3036C">
        <w:rPr>
          <w:rFonts w:ascii="Times New Roman" w:hAnsi="Times New Roman" w:cs="Times New Roman"/>
          <w:sz w:val="24"/>
          <w:szCs w:val="24"/>
        </w:rPr>
        <w:t>últim</w:t>
      </w:r>
      <w:r w:rsidRPr="00A3036C">
        <w:rPr>
          <w:rFonts w:ascii="Times New Roman" w:hAnsi="Times New Roman" w:cs="Times New Roman"/>
          <w:sz w:val="24"/>
          <w:szCs w:val="24"/>
        </w:rPr>
        <w:t xml:space="preserve">o </w:t>
      </w:r>
      <w:r w:rsidRPr="00A3036C">
        <w:rPr>
          <w:rFonts w:ascii="Times New Roman" w:hAnsi="Times New Roman" w:cs="Times New Roman"/>
          <w:sz w:val="24"/>
          <w:szCs w:val="24"/>
        </w:rPr>
        <w:lastRenderedPageBreak/>
        <w:t xml:space="preserve">plantado como reação imediata de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0074422F" w:rsidRPr="00A3036C">
        <w:rPr>
          <w:rFonts w:ascii="Times New Roman" w:eastAsia="Aptos" w:hAnsi="Times New Roman" w:cs="Times New Roman"/>
          <w:sz w:val="24"/>
          <w:szCs w:val="24"/>
        </w:rPr>
        <w:t xml:space="preserve"> a esta energia benéfica do SEU, a</w:t>
      </w:r>
      <w:r w:rsidRPr="00A3036C">
        <w:rPr>
          <w:rFonts w:ascii="Times New Roman" w:eastAsia="Aptos" w:hAnsi="Times New Roman" w:cs="Times New Roman"/>
          <w:sz w:val="24"/>
          <w:szCs w:val="24"/>
        </w:rPr>
        <w:t>proveitando</w:t>
      </w:r>
      <w:r w:rsidR="007526C7" w:rsidRPr="00A3036C">
        <w:rPr>
          <w:rFonts w:ascii="Times New Roman" w:eastAsia="Aptos" w:hAnsi="Times New Roman" w:cs="Times New Roman"/>
          <w:sz w:val="24"/>
          <w:szCs w:val="24"/>
        </w:rPr>
        <w:t xml:space="preserve">-se </w:t>
      </w:r>
      <w:r w:rsidRPr="00A3036C">
        <w:rPr>
          <w:rFonts w:ascii="Times New Roman" w:eastAsia="Aptos" w:hAnsi="Times New Roman" w:cs="Times New Roman"/>
          <w:sz w:val="24"/>
          <w:szCs w:val="24"/>
        </w:rPr>
        <w:t xml:space="preserve">para divulgar </w:t>
      </w:r>
      <w:r w:rsidRPr="00A3036C">
        <w:rPr>
          <w:rFonts w:ascii="Times New Roman" w:eastAsia="Aptos" w:hAnsi="Times New Roman" w:cs="Times New Roman"/>
          <w:b/>
          <w:bCs/>
          <w:sz w:val="24"/>
          <w:szCs w:val="24"/>
        </w:rPr>
        <w:t>Fake</w:t>
      </w:r>
      <w:r w:rsidR="0074422F" w:rsidRPr="00A3036C">
        <w:rPr>
          <w:rFonts w:ascii="Times New Roman" w:eastAsia="Aptos" w:hAnsi="Times New Roman" w:cs="Times New Roman"/>
          <w:b/>
          <w:bCs/>
          <w:sz w:val="24"/>
          <w:szCs w:val="24"/>
        </w:rPr>
        <w:t xml:space="preserve"> </w:t>
      </w:r>
      <w:r w:rsidRPr="00A3036C">
        <w:rPr>
          <w:rFonts w:ascii="Times New Roman" w:eastAsia="Aptos" w:hAnsi="Times New Roman" w:cs="Times New Roman"/>
          <w:b/>
          <w:bCs/>
          <w:sz w:val="24"/>
          <w:szCs w:val="24"/>
        </w:rPr>
        <w:t xml:space="preserve">News </w:t>
      </w:r>
      <w:r w:rsidR="00EB3A14" w:rsidRPr="00A3036C">
        <w:rPr>
          <w:rFonts w:ascii="Times New Roman" w:hAnsi="Times New Roman" w:cs="Times New Roman"/>
          <w:i/>
          <w:iCs/>
          <w:sz w:val="24"/>
          <w:szCs w:val="24"/>
        </w:rPr>
        <w:t xml:space="preserve"> </w:t>
      </w:r>
      <w:r w:rsidRPr="00A3036C">
        <w:rPr>
          <w:rFonts w:ascii="Times New Roman" w:hAnsi="Times New Roman" w:cs="Times New Roman"/>
          <w:sz w:val="24"/>
          <w:szCs w:val="24"/>
        </w:rPr>
        <w:t>sobre este acontecimento</w:t>
      </w:r>
      <w:r w:rsidR="0074422F" w:rsidRPr="00A3036C">
        <w:rPr>
          <w:rFonts w:ascii="Times New Roman" w:hAnsi="Times New Roman" w:cs="Times New Roman"/>
          <w:sz w:val="24"/>
          <w:szCs w:val="24"/>
        </w:rPr>
        <w:t>, como sendo produto</w:t>
      </w:r>
      <w:r w:rsidRPr="00A3036C">
        <w:rPr>
          <w:rFonts w:ascii="Times New Roman" w:hAnsi="Times New Roman" w:cs="Times New Roman"/>
          <w:sz w:val="24"/>
          <w:szCs w:val="24"/>
        </w:rPr>
        <w:t xml:space="preserve"> </w:t>
      </w:r>
      <w:r w:rsidR="0074422F" w:rsidRPr="00A3036C">
        <w:rPr>
          <w:rFonts w:ascii="Times New Roman" w:hAnsi="Times New Roman" w:cs="Times New Roman"/>
          <w:sz w:val="24"/>
          <w:szCs w:val="24"/>
        </w:rPr>
        <w:t>de</w:t>
      </w:r>
      <w:r w:rsidRPr="00A3036C">
        <w:rPr>
          <w:rFonts w:ascii="Times New Roman" w:hAnsi="Times New Roman" w:cs="Times New Roman"/>
          <w:sz w:val="24"/>
          <w:szCs w:val="24"/>
        </w:rPr>
        <w:t xml:space="preserve"> substâncias liberadas por naves alienígenas</w:t>
      </w:r>
      <w:r w:rsidR="0074422F" w:rsidRPr="00A3036C">
        <w:rPr>
          <w:rFonts w:ascii="Times New Roman" w:hAnsi="Times New Roman" w:cs="Times New Roman"/>
          <w:sz w:val="24"/>
          <w:szCs w:val="24"/>
        </w:rPr>
        <w:t xml:space="preserve">. Estratégia de </w:t>
      </w:r>
      <w:r w:rsidR="0074422F" w:rsidRPr="00A3036C">
        <w:rPr>
          <w:rFonts w:ascii="Times New Roman" w:hAnsi="Times New Roman" w:cs="Times New Roman"/>
          <w:i/>
          <w:iCs/>
          <w:sz w:val="24"/>
          <w:szCs w:val="24"/>
        </w:rPr>
        <w:t>o pacote de maldades</w:t>
      </w:r>
      <w:r w:rsidR="0074422F" w:rsidRPr="00A3036C">
        <w:rPr>
          <w:rFonts w:ascii="Times New Roman" w:hAnsi="Times New Roman" w:cs="Times New Roman"/>
          <w:sz w:val="24"/>
          <w:szCs w:val="24"/>
        </w:rPr>
        <w:t xml:space="preserve"> funciona</w:t>
      </w:r>
      <w:r w:rsidR="002E5786" w:rsidRPr="00A3036C">
        <w:rPr>
          <w:rFonts w:ascii="Times New Roman" w:hAnsi="Times New Roman" w:cs="Times New Roman"/>
          <w:sz w:val="24"/>
          <w:szCs w:val="24"/>
        </w:rPr>
        <w:t xml:space="preserve">. </w:t>
      </w:r>
      <w:r w:rsidR="002E5786" w:rsidRPr="00A3036C">
        <w:rPr>
          <w:rFonts w:ascii="Times New Roman" w:hAnsi="Times New Roman" w:cs="Times New Roman"/>
          <w:i/>
          <w:iCs/>
          <w:sz w:val="24"/>
          <w:szCs w:val="24"/>
        </w:rPr>
        <w:t>S</w:t>
      </w:r>
      <w:r w:rsidR="0074422F" w:rsidRPr="00A3036C">
        <w:rPr>
          <w:rFonts w:ascii="Times New Roman" w:hAnsi="Times New Roman" w:cs="Times New Roman"/>
          <w:i/>
          <w:iCs/>
          <w:sz w:val="24"/>
          <w:szCs w:val="24"/>
        </w:rPr>
        <w:t>ombra trevosa</w:t>
      </w:r>
      <w:r w:rsidR="0074422F" w:rsidRPr="00A3036C">
        <w:rPr>
          <w:rFonts w:ascii="Times New Roman" w:hAnsi="Times New Roman" w:cs="Times New Roman"/>
          <w:sz w:val="24"/>
          <w:szCs w:val="24"/>
        </w:rPr>
        <w:t xml:space="preserve"> produzida pela emissão de energias negativas de raças universais dotadas de inteligências superestimadas e moralidades</w:t>
      </w:r>
      <w:r w:rsidR="001A4126" w:rsidRPr="00A3036C">
        <w:rPr>
          <w:rFonts w:ascii="Times New Roman" w:hAnsi="Times New Roman" w:cs="Times New Roman"/>
          <w:sz w:val="24"/>
          <w:szCs w:val="24"/>
        </w:rPr>
        <w:t xml:space="preserve"> desastrosas, </w:t>
      </w:r>
      <w:r w:rsidR="002E5786" w:rsidRPr="00A3036C">
        <w:rPr>
          <w:rFonts w:ascii="Times New Roman" w:hAnsi="Times New Roman" w:cs="Times New Roman"/>
          <w:sz w:val="24"/>
          <w:szCs w:val="24"/>
        </w:rPr>
        <w:t>confrontam</w:t>
      </w:r>
      <w:r w:rsidR="001A4126" w:rsidRPr="00A3036C">
        <w:rPr>
          <w:rFonts w:ascii="Times New Roman" w:hAnsi="Times New Roman" w:cs="Times New Roman"/>
          <w:sz w:val="24"/>
          <w:szCs w:val="24"/>
        </w:rPr>
        <w:t xml:space="preserve"> as previsões do SEU de alteamento do planeta Terra ao </w:t>
      </w:r>
      <w:r w:rsidR="001A4126" w:rsidRPr="00A3036C">
        <w:rPr>
          <w:rFonts w:ascii="Times New Roman" w:hAnsi="Times New Roman" w:cs="Times New Roman"/>
          <w:i/>
          <w:iCs/>
          <w:sz w:val="24"/>
          <w:szCs w:val="24"/>
        </w:rPr>
        <w:t>quinto plano terráqueo</w:t>
      </w:r>
      <w:r w:rsidR="001A4126" w:rsidRPr="00A3036C">
        <w:rPr>
          <w:rFonts w:ascii="Times New Roman" w:hAnsi="Times New Roman" w:cs="Times New Roman"/>
          <w:sz w:val="24"/>
          <w:szCs w:val="24"/>
        </w:rPr>
        <w:t>, prevalece</w:t>
      </w:r>
      <w:r w:rsidR="002E5786" w:rsidRPr="00A3036C">
        <w:rPr>
          <w:rFonts w:ascii="Times New Roman" w:hAnsi="Times New Roman" w:cs="Times New Roman"/>
          <w:sz w:val="24"/>
          <w:szCs w:val="24"/>
        </w:rPr>
        <w:t>ndo</w:t>
      </w:r>
      <w:r w:rsidR="001A4126" w:rsidRPr="00A3036C">
        <w:rPr>
          <w:rFonts w:ascii="Times New Roman" w:hAnsi="Times New Roman" w:cs="Times New Roman"/>
          <w:sz w:val="24"/>
          <w:szCs w:val="24"/>
        </w:rPr>
        <w:t xml:space="preserve"> na ambiência do planeta Terra, evitando, por ora, o inevitável.</w:t>
      </w:r>
    </w:p>
    <w:p w14:paraId="06870EEF" w14:textId="08EFB27D" w:rsidR="00337B27" w:rsidRPr="00A3036C" w:rsidRDefault="001A4126"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Pergunta que não se cala dos</w:t>
      </w:r>
      <w:r w:rsidR="0084602D" w:rsidRPr="00A3036C">
        <w:rPr>
          <w:rFonts w:ascii="Times New Roman" w:hAnsi="Times New Roman" w:cs="Times New Roman"/>
          <w:sz w:val="24"/>
          <w:szCs w:val="24"/>
        </w:rPr>
        <w:t xml:space="preserve"> Guerreiros dimension</w:t>
      </w:r>
      <w:r w:rsidRPr="00A3036C">
        <w:rPr>
          <w:rFonts w:ascii="Times New Roman" w:hAnsi="Times New Roman" w:cs="Times New Roman"/>
          <w:sz w:val="24"/>
          <w:szCs w:val="24"/>
        </w:rPr>
        <w:t>ais deste fenômeno divinal</w:t>
      </w:r>
      <w:r w:rsidR="0084602D" w:rsidRPr="00A3036C">
        <w:rPr>
          <w:rFonts w:ascii="Times New Roman" w:hAnsi="Times New Roman" w:cs="Times New Roman"/>
          <w:sz w:val="24"/>
          <w:szCs w:val="24"/>
        </w:rPr>
        <w:t xml:space="preserve"> ignorado pelos terrícolas</w:t>
      </w:r>
      <w:r w:rsidR="002E5786" w:rsidRPr="00A3036C">
        <w:rPr>
          <w:rFonts w:ascii="Times New Roman" w:hAnsi="Times New Roman" w:cs="Times New Roman"/>
          <w:sz w:val="24"/>
          <w:szCs w:val="24"/>
        </w:rPr>
        <w:t xml:space="preserve"> é...</w:t>
      </w:r>
      <w:r w:rsidR="0084602D" w:rsidRPr="00A3036C">
        <w:rPr>
          <w:rFonts w:ascii="Times New Roman" w:hAnsi="Times New Roman" w:cs="Times New Roman"/>
          <w:sz w:val="24"/>
          <w:szCs w:val="24"/>
        </w:rPr>
        <w:t xml:space="preserve"> até quando o ser humano postergará o seu processo evolutivo? Resposta será dada pelo livre arbítrio humano de ter e ser Deus ou permanecer escravizado pelo Sistema Terra programado para mais cedo ou mais tarde, independentemente da sucumbência humana, </w:t>
      </w:r>
      <w:r w:rsidR="002E5786" w:rsidRPr="00A3036C">
        <w:rPr>
          <w:rFonts w:ascii="Times New Roman" w:hAnsi="Times New Roman" w:cs="Times New Roman"/>
          <w:sz w:val="24"/>
          <w:szCs w:val="24"/>
        </w:rPr>
        <w:t>para</w:t>
      </w:r>
      <w:r w:rsidR="0084602D" w:rsidRPr="00A3036C">
        <w:rPr>
          <w:rFonts w:ascii="Times New Roman" w:hAnsi="Times New Roman" w:cs="Times New Roman"/>
          <w:sz w:val="24"/>
          <w:szCs w:val="24"/>
        </w:rPr>
        <w:t xml:space="preserve"> ruir pela magnânima vontade do SEU — Soberana Energia Universal. </w:t>
      </w:r>
      <w:r w:rsidR="00337B27" w:rsidRPr="00A3036C">
        <w:rPr>
          <w:rFonts w:ascii="Times New Roman" w:hAnsi="Times New Roman" w:cs="Times New Roman"/>
          <w:sz w:val="24"/>
          <w:szCs w:val="24"/>
        </w:rPr>
        <w:t xml:space="preserve">Neste caso extremo, teremos a grande maioria esmagadora da humanidade como parte de os </w:t>
      </w:r>
      <w:r w:rsidR="0084602D" w:rsidRPr="00A3036C">
        <w:rPr>
          <w:rFonts w:ascii="Times New Roman" w:hAnsi="Times New Roman" w:cs="Times New Roman"/>
          <w:sz w:val="24"/>
          <w:szCs w:val="24"/>
        </w:rPr>
        <w:t xml:space="preserve"> </w:t>
      </w:r>
      <w:r w:rsidR="00337B27" w:rsidRPr="00A3036C">
        <w:rPr>
          <w:rFonts w:ascii="Times New Roman" w:eastAsia="Aptos" w:hAnsi="Times New Roman" w:cs="Times New Roman"/>
          <w:b/>
          <w:bCs/>
          <w:sz w:val="24"/>
          <w:szCs w:val="24"/>
        </w:rPr>
        <w:t>e</w:t>
      </w:r>
      <w:r w:rsidR="00337B27" w:rsidRPr="00A3036C">
        <w:rPr>
          <w:rFonts w:ascii="Times New Roman" w:eastAsia="Aptos" w:hAnsi="Times New Roman" w:cs="Times New Roman"/>
          <w:b/>
          <w:bCs/>
          <w:color w:val="FF0000"/>
          <w:sz w:val="24"/>
          <w:szCs w:val="24"/>
        </w:rPr>
        <w:t>X</w:t>
      </w:r>
      <w:r w:rsidR="00337B27" w:rsidRPr="00A3036C">
        <w:rPr>
          <w:rFonts w:ascii="Times New Roman" w:eastAsia="Aptos" w:hAnsi="Times New Roman" w:cs="Times New Roman"/>
          <w:b/>
          <w:bCs/>
          <w:sz w:val="24"/>
          <w:szCs w:val="24"/>
        </w:rPr>
        <w:t xml:space="preserve">ilados da </w:t>
      </w:r>
      <w:r w:rsidR="00337B27" w:rsidRPr="00A3036C">
        <w:rPr>
          <w:rFonts w:ascii="Times New Roman" w:eastAsia="Aptos" w:hAnsi="Times New Roman" w:cs="Times New Roman"/>
          <w:b/>
          <w:bCs/>
          <w:color w:val="7030A0"/>
          <w:sz w:val="24"/>
          <w:szCs w:val="24"/>
        </w:rPr>
        <w:t>T</w:t>
      </w:r>
      <w:r w:rsidR="00337B27" w:rsidRPr="00A3036C">
        <w:rPr>
          <w:rFonts w:ascii="Times New Roman" w:eastAsia="Aptos" w:hAnsi="Times New Roman" w:cs="Times New Roman"/>
          <w:b/>
          <w:bCs/>
          <w:sz w:val="24"/>
          <w:szCs w:val="24"/>
        </w:rPr>
        <w:t xml:space="preserve">erra ─ passado pacto para o futuro, </w:t>
      </w:r>
      <w:r w:rsidR="00337B27" w:rsidRPr="00A3036C">
        <w:rPr>
          <w:rFonts w:ascii="Times New Roman" w:eastAsia="Aptos" w:hAnsi="Times New Roman" w:cs="Times New Roman"/>
          <w:sz w:val="24"/>
          <w:szCs w:val="24"/>
        </w:rPr>
        <w:t>oportunizando</w:t>
      </w:r>
      <w:r w:rsidR="00337B27" w:rsidRPr="00A3036C">
        <w:rPr>
          <w:rFonts w:ascii="Times New Roman" w:hAnsi="Times New Roman" w:cs="Times New Roman"/>
          <w:sz w:val="24"/>
          <w:szCs w:val="24"/>
        </w:rPr>
        <w:t xml:space="preserve"> em suas novas vidas em diversos mundos trevosos, a possibilidade de construírem o equilíbrio de sua moral e inteligência para seu adiantamento espiritual.</w:t>
      </w:r>
    </w:p>
    <w:p w14:paraId="4A7967EA" w14:textId="6DC46D0C" w:rsidR="00EB3A14" w:rsidRPr="00A3036C" w:rsidRDefault="00337B27"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Longe desta real perspectiva, os Guerreiros Dimensionais trafegam na estrada do amor incondicional, sabedores d</w:t>
      </w:r>
      <w:r w:rsidR="000E1C77" w:rsidRPr="00A3036C">
        <w:rPr>
          <w:rFonts w:ascii="Times New Roman" w:hAnsi="Times New Roman" w:cs="Times New Roman"/>
          <w:sz w:val="24"/>
          <w:szCs w:val="24"/>
        </w:rPr>
        <w:t>a necessidade de</w:t>
      </w:r>
      <w:r w:rsidRPr="00A3036C">
        <w:rPr>
          <w:rFonts w:ascii="Times New Roman" w:hAnsi="Times New Roman" w:cs="Times New Roman"/>
          <w:sz w:val="24"/>
          <w:szCs w:val="24"/>
        </w:rPr>
        <w:t xml:space="preserve"> alimentar</w:t>
      </w:r>
      <w:r w:rsidR="002E5786" w:rsidRPr="00A3036C">
        <w:rPr>
          <w:rFonts w:ascii="Times New Roman" w:hAnsi="Times New Roman" w:cs="Times New Roman"/>
          <w:sz w:val="24"/>
          <w:szCs w:val="24"/>
        </w:rPr>
        <w:t>em</w:t>
      </w:r>
      <w:r w:rsidRPr="00A3036C">
        <w:rPr>
          <w:rFonts w:ascii="Times New Roman" w:hAnsi="Times New Roman" w:cs="Times New Roman"/>
          <w:sz w:val="24"/>
          <w:szCs w:val="24"/>
        </w:rPr>
        <w:t xml:space="preserve"> a fagulha da essência humana para reverterem a triste configuração atual do planeta</w:t>
      </w:r>
      <w:r w:rsidR="002E5786" w:rsidRPr="00A3036C">
        <w:rPr>
          <w:rFonts w:ascii="Times New Roman" w:hAnsi="Times New Roman" w:cs="Times New Roman"/>
          <w:sz w:val="24"/>
          <w:szCs w:val="24"/>
        </w:rPr>
        <w:t>...</w:t>
      </w:r>
      <w:r w:rsidRPr="00A3036C">
        <w:rPr>
          <w:rFonts w:ascii="Times New Roman" w:hAnsi="Times New Roman" w:cs="Times New Roman"/>
          <w:sz w:val="24"/>
          <w:szCs w:val="24"/>
        </w:rPr>
        <w:t xml:space="preserve"> falta de conhecimento e sentimento de seus habitante</w:t>
      </w:r>
      <w:r w:rsidR="000E1C77" w:rsidRPr="00A3036C">
        <w:rPr>
          <w:rFonts w:ascii="Times New Roman" w:hAnsi="Times New Roman" w:cs="Times New Roman"/>
          <w:sz w:val="24"/>
          <w:szCs w:val="24"/>
        </w:rPr>
        <w:t xml:space="preserve">s </w:t>
      </w:r>
      <w:r w:rsidR="002E5786" w:rsidRPr="00A3036C">
        <w:rPr>
          <w:rFonts w:ascii="Times New Roman" w:hAnsi="Times New Roman" w:cs="Times New Roman"/>
          <w:sz w:val="24"/>
          <w:szCs w:val="24"/>
        </w:rPr>
        <w:t>ao</w:t>
      </w:r>
      <w:r w:rsidR="000E1C77" w:rsidRPr="00A3036C">
        <w:rPr>
          <w:rFonts w:ascii="Times New Roman" w:hAnsi="Times New Roman" w:cs="Times New Roman"/>
          <w:sz w:val="24"/>
          <w:szCs w:val="24"/>
        </w:rPr>
        <w:t xml:space="preserve"> permitirem</w:t>
      </w:r>
      <w:r w:rsidR="001A4126" w:rsidRPr="00A3036C">
        <w:rPr>
          <w:rFonts w:ascii="Times New Roman" w:hAnsi="Times New Roman" w:cs="Times New Roman"/>
          <w:sz w:val="24"/>
          <w:szCs w:val="24"/>
        </w:rPr>
        <w:t xml:space="preserve"> </w:t>
      </w:r>
      <w:r w:rsidR="000E1C77" w:rsidRPr="00A3036C">
        <w:rPr>
          <w:rFonts w:ascii="Times New Roman" w:hAnsi="Times New Roman" w:cs="Times New Roman"/>
          <w:sz w:val="24"/>
          <w:szCs w:val="24"/>
        </w:rPr>
        <w:t>a</w:t>
      </w:r>
      <w:r w:rsidR="001A4126" w:rsidRPr="00A3036C">
        <w:rPr>
          <w:rFonts w:ascii="Times New Roman" w:hAnsi="Times New Roman" w:cs="Times New Roman"/>
          <w:sz w:val="24"/>
          <w:szCs w:val="24"/>
        </w:rPr>
        <w:t xml:space="preserve"> </w:t>
      </w:r>
      <w:r w:rsidR="000E1C77" w:rsidRPr="00A3036C">
        <w:rPr>
          <w:rFonts w:ascii="Times New Roman" w:hAnsi="Times New Roman" w:cs="Times New Roman"/>
          <w:sz w:val="24"/>
          <w:szCs w:val="24"/>
        </w:rPr>
        <w:t xml:space="preserve">propulsão </w:t>
      </w:r>
      <w:r w:rsidR="00F11FE3" w:rsidRPr="00A3036C">
        <w:rPr>
          <w:rFonts w:ascii="Times New Roman" w:hAnsi="Times New Roman" w:cs="Times New Roman"/>
          <w:sz w:val="24"/>
          <w:szCs w:val="24"/>
        </w:rPr>
        <w:t xml:space="preserve">indiscriminada </w:t>
      </w:r>
      <w:r w:rsidR="000E1C77" w:rsidRPr="00A3036C">
        <w:rPr>
          <w:rFonts w:ascii="Times New Roman" w:hAnsi="Times New Roman" w:cs="Times New Roman"/>
          <w:sz w:val="24"/>
          <w:szCs w:val="24"/>
        </w:rPr>
        <w:t>de energias trevosas no orbe.</w:t>
      </w:r>
    </w:p>
    <w:p w14:paraId="20588A3A" w14:textId="0116C375" w:rsidR="000E1C77" w:rsidRPr="00A3036C" w:rsidRDefault="000E1C77"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A humanidade está estacionada em conceitos materializados e infrutíferos para o seu processo evolutivo, inicialmente ao </w:t>
      </w:r>
      <w:r w:rsidRPr="00A3036C">
        <w:rPr>
          <w:rFonts w:ascii="Times New Roman" w:hAnsi="Times New Roman" w:cs="Times New Roman"/>
          <w:i/>
          <w:iCs/>
          <w:sz w:val="24"/>
          <w:szCs w:val="24"/>
        </w:rPr>
        <w:t xml:space="preserve">quinto plano terráqueo </w:t>
      </w:r>
      <w:r w:rsidRPr="00A3036C">
        <w:rPr>
          <w:rFonts w:ascii="Times New Roman" w:hAnsi="Times New Roman" w:cs="Times New Roman"/>
          <w:sz w:val="24"/>
          <w:szCs w:val="24"/>
        </w:rPr>
        <w:t xml:space="preserve">e, por conseguinte até o décimo </w:t>
      </w:r>
      <w:r w:rsidRPr="00A3036C">
        <w:rPr>
          <w:rFonts w:ascii="Times New Roman" w:hAnsi="Times New Roman" w:cs="Times New Roman"/>
          <w:i/>
          <w:iCs/>
          <w:sz w:val="24"/>
          <w:szCs w:val="24"/>
        </w:rPr>
        <w:t xml:space="preserve">segundo plano </w:t>
      </w:r>
      <w:r w:rsidRPr="00A3036C">
        <w:rPr>
          <w:rFonts w:ascii="Times New Roman" w:hAnsi="Times New Roman" w:cs="Times New Roman"/>
          <w:sz w:val="24"/>
          <w:szCs w:val="24"/>
        </w:rPr>
        <w:t>terráqueo</w:t>
      </w:r>
      <w:r w:rsidR="002E5786" w:rsidRPr="00A3036C">
        <w:rPr>
          <w:rFonts w:ascii="Times New Roman" w:hAnsi="Times New Roman" w:cs="Times New Roman"/>
          <w:sz w:val="24"/>
          <w:szCs w:val="24"/>
        </w:rPr>
        <w:t xml:space="preserve">, quando será </w:t>
      </w:r>
      <w:r w:rsidRPr="00A3036C">
        <w:rPr>
          <w:rFonts w:ascii="Times New Roman" w:hAnsi="Times New Roman" w:cs="Times New Roman"/>
          <w:sz w:val="24"/>
          <w:szCs w:val="24"/>
        </w:rPr>
        <w:t>preparad</w:t>
      </w:r>
      <w:r w:rsidR="002E5786" w:rsidRPr="00A3036C">
        <w:rPr>
          <w:rFonts w:ascii="Times New Roman" w:hAnsi="Times New Roman" w:cs="Times New Roman"/>
          <w:sz w:val="24"/>
          <w:szCs w:val="24"/>
        </w:rPr>
        <w:t>a</w:t>
      </w:r>
      <w:r w:rsidRPr="00A3036C">
        <w:rPr>
          <w:rFonts w:ascii="Times New Roman" w:hAnsi="Times New Roman" w:cs="Times New Roman"/>
          <w:sz w:val="24"/>
          <w:szCs w:val="24"/>
        </w:rPr>
        <w:t xml:space="preserve"> para novos voos intergaláticos </w:t>
      </w:r>
      <w:r w:rsidR="00F11FE3" w:rsidRPr="00A3036C">
        <w:rPr>
          <w:rFonts w:ascii="Times New Roman" w:hAnsi="Times New Roman" w:cs="Times New Roman"/>
          <w:sz w:val="24"/>
          <w:szCs w:val="24"/>
        </w:rPr>
        <w:t xml:space="preserve"> pelo prosseguimento de sua evolução. Não importa o tempo de cada raça universal para aderir ao SEU, pois ele há de chegar para esclarecer a verdade absoluta do sentido da vida, concebendo a descoberta da essência humana de ter e ser Deus. </w:t>
      </w:r>
    </w:p>
    <w:p w14:paraId="3D0DD8C0" w14:textId="77777777" w:rsidR="00F11FE3" w:rsidRPr="00A3036C" w:rsidRDefault="00F11FE3" w:rsidP="00F76CEF">
      <w:pPr>
        <w:spacing w:after="0"/>
        <w:jc w:val="both"/>
        <w:rPr>
          <w:rFonts w:ascii="Times New Roman" w:hAnsi="Times New Roman" w:cs="Times New Roman"/>
          <w:sz w:val="24"/>
          <w:szCs w:val="24"/>
        </w:rPr>
      </w:pPr>
    </w:p>
    <w:p w14:paraId="78524097" w14:textId="0092D86F" w:rsidR="00F11FE3" w:rsidRPr="00A3036C" w:rsidRDefault="00F11FE3"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Importante ressaltar que a frase </w:t>
      </w:r>
      <w:r w:rsidRPr="00A3036C">
        <w:rPr>
          <w:rFonts w:ascii="Times New Roman" w:hAnsi="Times New Roman" w:cs="Times New Roman"/>
          <w:i/>
          <w:iCs/>
          <w:sz w:val="24"/>
          <w:szCs w:val="24"/>
        </w:rPr>
        <w:t>o meu sexo é o amor</w:t>
      </w:r>
      <w:r w:rsidRPr="00A3036C">
        <w:rPr>
          <w:rFonts w:ascii="Times New Roman" w:hAnsi="Times New Roman" w:cs="Times New Roman"/>
          <w:sz w:val="24"/>
          <w:szCs w:val="24"/>
        </w:rPr>
        <w:t xml:space="preserve"> explana as </w:t>
      </w:r>
      <w:r w:rsidR="004F1B29" w:rsidRPr="00A3036C">
        <w:rPr>
          <w:rFonts w:ascii="Times New Roman" w:hAnsi="Times New Roman" w:cs="Times New Roman"/>
          <w:sz w:val="24"/>
          <w:szCs w:val="24"/>
        </w:rPr>
        <w:t xml:space="preserve">múltiplas </w:t>
      </w:r>
      <w:r w:rsidRPr="00A3036C">
        <w:rPr>
          <w:rFonts w:ascii="Times New Roman" w:hAnsi="Times New Roman" w:cs="Times New Roman"/>
          <w:sz w:val="24"/>
          <w:szCs w:val="24"/>
        </w:rPr>
        <w:t>intimidades sentimentai</w:t>
      </w:r>
      <w:r w:rsidR="004F1B29" w:rsidRPr="00A3036C">
        <w:rPr>
          <w:rFonts w:ascii="Times New Roman" w:hAnsi="Times New Roman" w:cs="Times New Roman"/>
          <w:sz w:val="24"/>
          <w:szCs w:val="24"/>
        </w:rPr>
        <w:t>s como preferências individualizadas complementadas por iguais ou diferentes ― Tiago Alfeu, 32, valoriza a aceitação da diversidade como evolução ― Lembrando ser o sexo uma das diversas formas de amor. ▬ pontua.</w:t>
      </w:r>
    </w:p>
    <w:p w14:paraId="516C2338" w14:textId="77777777" w:rsidR="004F1B29" w:rsidRPr="00A3036C" w:rsidRDefault="004F1B29" w:rsidP="00F76CEF">
      <w:pPr>
        <w:spacing w:after="0"/>
        <w:jc w:val="both"/>
        <w:rPr>
          <w:rFonts w:ascii="Times New Roman" w:hAnsi="Times New Roman" w:cs="Times New Roman"/>
          <w:sz w:val="24"/>
          <w:szCs w:val="24"/>
        </w:rPr>
      </w:pPr>
    </w:p>
    <w:p w14:paraId="7954F280" w14:textId="210014A7" w:rsidR="004F1B29" w:rsidRPr="00A3036C" w:rsidRDefault="004F1B29"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 O preconceito deve ser extirpado nesta evolução prevista pelo SEU ― Carol Harrison decreta ― Todos os humanos sangram vermelho, fato suficiente para eliminar a discriminação. ▬ opina.</w:t>
      </w:r>
    </w:p>
    <w:p w14:paraId="76111948" w14:textId="77777777" w:rsidR="004F1B29" w:rsidRPr="00A3036C" w:rsidRDefault="004F1B29" w:rsidP="00F76CEF">
      <w:pPr>
        <w:spacing w:after="0"/>
        <w:jc w:val="both"/>
        <w:rPr>
          <w:rFonts w:ascii="Times New Roman" w:hAnsi="Times New Roman" w:cs="Times New Roman"/>
          <w:sz w:val="24"/>
          <w:szCs w:val="24"/>
        </w:rPr>
      </w:pPr>
    </w:p>
    <w:p w14:paraId="7399E9CE" w14:textId="6ACA8010" w:rsidR="004F1B29" w:rsidRPr="00A3036C" w:rsidRDefault="004F1B29"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60D95" w:rsidRPr="00A3036C">
        <w:rPr>
          <w:rFonts w:ascii="Times New Roman" w:hAnsi="Times New Roman" w:cs="Times New Roman"/>
          <w:sz w:val="24"/>
          <w:szCs w:val="24"/>
        </w:rPr>
        <w:t>Desigualdade social contribui para esta deformidade ― Miguel Araruama, 74, lamenta a realidade ― Pobres marginalizados, independentemente de raça, gênero e convicções sociais e políticas, são discriminados e ricos aceitos pela ilusão de terem vencido na vida ao conquistarem dinheiro e poderem acessar a ambiência do topo piramidal social. ▬ indignado.</w:t>
      </w:r>
    </w:p>
    <w:p w14:paraId="542475CB" w14:textId="77777777" w:rsidR="00B60D95" w:rsidRPr="00A3036C" w:rsidRDefault="00B60D95" w:rsidP="00F76CEF">
      <w:pPr>
        <w:spacing w:after="0"/>
        <w:jc w:val="both"/>
        <w:rPr>
          <w:rFonts w:ascii="Times New Roman" w:hAnsi="Times New Roman" w:cs="Times New Roman"/>
          <w:sz w:val="24"/>
          <w:szCs w:val="24"/>
        </w:rPr>
      </w:pPr>
    </w:p>
    <w:p w14:paraId="2B2BA4E6" w14:textId="77EF7F76" w:rsidR="00B60D95" w:rsidRPr="00A3036C" w:rsidRDefault="00B60D95" w:rsidP="00F76CE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Estamos vendo para crer ― </w:t>
      </w:r>
      <w:r w:rsidR="00724C1E" w:rsidRPr="00A3036C">
        <w:rPr>
          <w:rFonts w:ascii="Times New Roman" w:hAnsi="Times New Roman" w:cs="Times New Roman"/>
          <w:sz w:val="24"/>
          <w:szCs w:val="24"/>
        </w:rPr>
        <w:t xml:space="preserve">Tomé, 31, reforça o conceito de Miguel </w:t>
      </w:r>
      <w:r w:rsidRPr="00A3036C">
        <w:rPr>
          <w:rFonts w:ascii="Times New Roman" w:hAnsi="Times New Roman" w:cs="Times New Roman"/>
          <w:sz w:val="24"/>
          <w:szCs w:val="24"/>
        </w:rPr>
        <w:t>―</w:t>
      </w:r>
      <w:r w:rsidR="00724C1E" w:rsidRPr="00A3036C">
        <w:rPr>
          <w:rFonts w:ascii="Times New Roman" w:hAnsi="Times New Roman" w:cs="Times New Roman"/>
          <w:sz w:val="24"/>
          <w:szCs w:val="24"/>
        </w:rPr>
        <w:t xml:space="preserve"> Torcendo para revertermos este quadro emocional caótico do planeta para o despertar em massa pela evolução. ▬ entusiasta.</w:t>
      </w:r>
    </w:p>
    <w:p w14:paraId="3E08A4CA" w14:textId="77777777" w:rsidR="00724C1E" w:rsidRPr="00A3036C" w:rsidRDefault="00724C1E" w:rsidP="00F76CEF">
      <w:pPr>
        <w:spacing w:after="0"/>
        <w:jc w:val="both"/>
        <w:rPr>
          <w:rFonts w:ascii="Times New Roman" w:hAnsi="Times New Roman" w:cs="Times New Roman"/>
          <w:sz w:val="24"/>
          <w:szCs w:val="24"/>
        </w:rPr>
      </w:pPr>
    </w:p>
    <w:p w14:paraId="516A4C8F" w14:textId="26A6F4B2" w:rsidR="00724C1E" w:rsidRPr="00A3036C" w:rsidRDefault="00724C1E" w:rsidP="00F76CEF">
      <w:pPr>
        <w:spacing w:after="0"/>
        <w:jc w:val="both"/>
        <w:rPr>
          <w:rFonts w:ascii="Times New Roman" w:eastAsia="Aptos" w:hAnsi="Times New Roman" w:cs="Times New Roman"/>
          <w:sz w:val="24"/>
          <w:szCs w:val="24"/>
        </w:rPr>
      </w:pPr>
      <w:r w:rsidRPr="00A3036C">
        <w:rPr>
          <w:rFonts w:ascii="Times New Roman" w:hAnsi="Times New Roman" w:cs="Times New Roman"/>
          <w:sz w:val="24"/>
          <w:szCs w:val="24"/>
        </w:rPr>
        <w:t xml:space="preserve">O </w:t>
      </w:r>
      <w:r w:rsidRPr="00A3036C">
        <w:rPr>
          <w:rFonts w:ascii="Times New Roman" w:hAnsi="Times New Roman" w:cs="Times New Roman"/>
          <w:b/>
          <w:bCs/>
          <w:sz w:val="24"/>
          <w:szCs w:val="24"/>
        </w:rPr>
        <w:t xml:space="preserve">Reset  </w:t>
      </w:r>
      <w:r w:rsidRPr="00A3036C">
        <w:rPr>
          <w:rFonts w:ascii="Times New Roman" w:hAnsi="Times New Roman" w:cs="Times New Roman"/>
          <w:sz w:val="24"/>
          <w:szCs w:val="24"/>
        </w:rPr>
        <w:t xml:space="preserve">executado pelos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Pr="00A3036C">
        <w:rPr>
          <w:rFonts w:ascii="Times New Roman" w:eastAsia="Aptos" w:hAnsi="Times New Roman" w:cs="Times New Roman"/>
          <w:sz w:val="24"/>
          <w:szCs w:val="24"/>
        </w:rPr>
        <w:t xml:space="preserve"> deixara todos os habitantes da Terra em 2079, sob o véu do esquecimento com um hiato de tempo de 54 anos entre este ano e o atual, 2025</w:t>
      </w:r>
      <w:r w:rsidR="00901801" w:rsidRPr="00A3036C">
        <w:rPr>
          <w:rFonts w:ascii="Times New Roman" w:eastAsia="Aptos" w:hAnsi="Times New Roman" w:cs="Times New Roman"/>
          <w:sz w:val="24"/>
          <w:szCs w:val="24"/>
        </w:rPr>
        <w:t>, garantindo um retrocesso social e intelectual ao negarem todas as descobertas científicas e quaisquer outras instauradas nesta época para melhoria da qualidade de vida da população terrícola.</w:t>
      </w:r>
    </w:p>
    <w:p w14:paraId="788622FD" w14:textId="412C57EA" w:rsidR="00901801" w:rsidRPr="00A3036C" w:rsidRDefault="00901801"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O sentimento de vazio inexplicável instalado nos terráqueos é comparável a um computador com seu HD zerado. Apesar disto, </w:t>
      </w:r>
      <w:r w:rsidRPr="00A3036C">
        <w:rPr>
          <w:rFonts w:ascii="Times New Roman" w:eastAsia="Aptos" w:hAnsi="Times New Roman" w:cs="Times New Roman"/>
          <w:i/>
          <w:iCs/>
          <w:sz w:val="24"/>
          <w:szCs w:val="24"/>
        </w:rPr>
        <w:t xml:space="preserve">a necessidade faz o homem </w:t>
      </w:r>
      <w:r w:rsidRPr="00A3036C">
        <w:rPr>
          <w:rFonts w:ascii="Times New Roman" w:eastAsia="Aptos" w:hAnsi="Times New Roman" w:cs="Times New Roman"/>
          <w:sz w:val="24"/>
          <w:szCs w:val="24"/>
        </w:rPr>
        <w:t xml:space="preserve">num mundo material e a adaptação ao </w:t>
      </w:r>
      <w:r w:rsidRPr="00A3036C">
        <w:rPr>
          <w:rFonts w:ascii="Times New Roman" w:eastAsia="Aptos" w:hAnsi="Times New Roman" w:cs="Times New Roman"/>
          <w:i/>
          <w:iCs/>
          <w:sz w:val="24"/>
          <w:szCs w:val="24"/>
        </w:rPr>
        <w:t xml:space="preserve">novo mundo </w:t>
      </w:r>
      <w:r w:rsidRPr="00A3036C">
        <w:rPr>
          <w:rFonts w:ascii="Times New Roman" w:eastAsia="Aptos" w:hAnsi="Times New Roman" w:cs="Times New Roman"/>
          <w:sz w:val="24"/>
          <w:szCs w:val="24"/>
        </w:rPr>
        <w:t>ocorre, naturalmente, com as competências individuais formando a engrenagem coletiva do Sistema Terra, a despeito dos conflitos governamentais observados no orbe.</w:t>
      </w:r>
    </w:p>
    <w:p w14:paraId="354B29FB" w14:textId="6A319911" w:rsidR="00FD324D" w:rsidRPr="00A3036C" w:rsidRDefault="00FD324D"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Fernando Inácio Cardoso da Silva, presidente da UASU — União da América do Sul, estimulado pelo Presidente do Universo, Roberto Evaristo de Macedo Soares com o respaldo do aclamado, Emmanuel Jesus de Deus, toma medidas extremas, a fim de negociar e defender uma presidência num patamar acima das Uniões Continentais e as Torres Governamentais para gestão do planeta como um todo. O que já acontece, veladamente, através da IMSD — Independência Mundial dos Servos de Deus. Controles bélico e da economia mundial, tendo os pilares sistêmicos: governo, religião, mídia e educação, a seu dispor para os atores, </w:t>
      </w:r>
      <w:r w:rsidRPr="00A3036C">
        <w:rPr>
          <w:rFonts w:ascii="Times New Roman" w:eastAsia="Aptos" w:hAnsi="Times New Roman" w:cs="Times New Roman"/>
          <w:i/>
          <w:iCs/>
          <w:sz w:val="24"/>
          <w:szCs w:val="24"/>
        </w:rPr>
        <w:t>marionetes</w:t>
      </w:r>
      <w:r w:rsidR="00072300" w:rsidRPr="00A3036C">
        <w:rPr>
          <w:rFonts w:ascii="Times New Roman" w:eastAsia="Aptos" w:hAnsi="Times New Roman" w:cs="Times New Roman"/>
          <w:sz w:val="24"/>
          <w:szCs w:val="24"/>
        </w:rPr>
        <w:t xml:space="preserve">, </w:t>
      </w:r>
      <w:r w:rsidR="00D1144A" w:rsidRPr="00A3036C">
        <w:rPr>
          <w:rFonts w:ascii="Times New Roman" w:eastAsia="Aptos" w:hAnsi="Times New Roman" w:cs="Times New Roman"/>
          <w:sz w:val="24"/>
          <w:szCs w:val="24"/>
        </w:rPr>
        <w:t xml:space="preserve">permanecerem alimentando com variações do </w:t>
      </w:r>
      <w:r w:rsidR="00D1144A" w:rsidRPr="00A3036C">
        <w:rPr>
          <w:rFonts w:ascii="Times New Roman" w:eastAsia="Aptos" w:hAnsi="Times New Roman" w:cs="Times New Roman"/>
          <w:i/>
          <w:iCs/>
          <w:sz w:val="24"/>
          <w:szCs w:val="24"/>
        </w:rPr>
        <w:t xml:space="preserve">pacote de </w:t>
      </w:r>
      <w:r w:rsidR="00D1144A" w:rsidRPr="00A3036C">
        <w:rPr>
          <w:rFonts w:ascii="Times New Roman" w:eastAsia="Aptos" w:hAnsi="Times New Roman" w:cs="Times New Roman"/>
          <w:sz w:val="24"/>
          <w:szCs w:val="24"/>
        </w:rPr>
        <w:t xml:space="preserve">maldades, </w:t>
      </w:r>
      <w:r w:rsidRPr="00A3036C">
        <w:rPr>
          <w:rFonts w:ascii="Times New Roman" w:eastAsia="Aptos" w:hAnsi="Times New Roman" w:cs="Times New Roman"/>
          <w:sz w:val="24"/>
          <w:szCs w:val="24"/>
        </w:rPr>
        <w:t>o Sistema Terra</w:t>
      </w:r>
      <w:r w:rsidR="00D1144A" w:rsidRPr="00A3036C">
        <w:rPr>
          <w:rFonts w:ascii="Times New Roman" w:eastAsia="Aptos" w:hAnsi="Times New Roman" w:cs="Times New Roman"/>
          <w:sz w:val="24"/>
          <w:szCs w:val="24"/>
        </w:rPr>
        <w:t>.</w:t>
      </w:r>
    </w:p>
    <w:p w14:paraId="1420C958" w14:textId="1383FEA9" w:rsidR="00D1144A" w:rsidRPr="00A3036C" w:rsidRDefault="00D1144A"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O mundo, antes construído pelo sangue humano em guerras insanas, hoje conflita ideias entre a luz e a escuridão da existência humana.</w:t>
      </w:r>
    </w:p>
    <w:p w14:paraId="66AE5A4A" w14:textId="70F4769E" w:rsidR="00D1144A" w:rsidRPr="00A3036C" w:rsidRDefault="00D1144A"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Conceituar o </w:t>
      </w:r>
      <w:r w:rsidRPr="00A3036C">
        <w:rPr>
          <w:rFonts w:ascii="Times New Roman" w:eastAsia="Aptos" w:hAnsi="Times New Roman" w:cs="Times New Roman"/>
          <w:i/>
          <w:iCs/>
          <w:sz w:val="24"/>
          <w:szCs w:val="24"/>
        </w:rPr>
        <w:t xml:space="preserve">novo mundo </w:t>
      </w:r>
      <w:r w:rsidRPr="00A3036C">
        <w:rPr>
          <w:rFonts w:ascii="Times New Roman" w:eastAsia="Aptos" w:hAnsi="Times New Roman" w:cs="Times New Roman"/>
          <w:sz w:val="24"/>
          <w:szCs w:val="24"/>
        </w:rPr>
        <w:t xml:space="preserve">como ideal para alcançar a prosperidade material, através da religião única divulgada pela IMSD, propicia para </w:t>
      </w:r>
      <w:r w:rsidRPr="00A3036C">
        <w:rPr>
          <w:rFonts w:ascii="Times New Roman" w:eastAsia="Aptos" w:hAnsi="Times New Roman" w:cs="Times New Roman"/>
          <w:i/>
          <w:iCs/>
          <w:sz w:val="24"/>
          <w:szCs w:val="24"/>
        </w:rPr>
        <w:t>os donos do mundo</w:t>
      </w:r>
      <w:r w:rsidRPr="00A3036C">
        <w:rPr>
          <w:rFonts w:ascii="Times New Roman" w:eastAsia="Aptos" w:hAnsi="Times New Roman" w:cs="Times New Roman"/>
          <w:sz w:val="24"/>
          <w:szCs w:val="24"/>
        </w:rPr>
        <w:t xml:space="preserve"> a vitória parcial, impeditiva de os habitantes </w:t>
      </w:r>
      <w:r w:rsidRPr="00A3036C">
        <w:rPr>
          <w:rFonts w:ascii="Times New Roman" w:eastAsia="Aptos" w:hAnsi="Times New Roman" w:cs="Times New Roman"/>
          <w:sz w:val="24"/>
          <w:szCs w:val="24"/>
        </w:rPr>
        <w:lastRenderedPageBreak/>
        <w:t>da Terra experimentarem o despertar em mass</w:t>
      </w:r>
      <w:r w:rsidR="00306F3E" w:rsidRPr="00A3036C">
        <w:rPr>
          <w:rFonts w:ascii="Times New Roman" w:eastAsia="Aptos" w:hAnsi="Times New Roman" w:cs="Times New Roman"/>
          <w:sz w:val="24"/>
          <w:szCs w:val="24"/>
        </w:rPr>
        <w:t xml:space="preserve">a e seguirem o processo evolutivo, transmutados, a partir do </w:t>
      </w:r>
      <w:r w:rsidR="00306F3E" w:rsidRPr="00A3036C">
        <w:rPr>
          <w:rFonts w:ascii="Times New Roman" w:eastAsia="Aptos" w:hAnsi="Times New Roman" w:cs="Times New Roman"/>
          <w:i/>
          <w:iCs/>
          <w:sz w:val="24"/>
          <w:szCs w:val="24"/>
        </w:rPr>
        <w:t xml:space="preserve">quinto </w:t>
      </w:r>
      <w:r w:rsidR="00306F3E" w:rsidRPr="00A3036C">
        <w:rPr>
          <w:rFonts w:ascii="Times New Roman" w:eastAsia="Aptos" w:hAnsi="Times New Roman" w:cs="Times New Roman"/>
          <w:sz w:val="24"/>
          <w:szCs w:val="24"/>
        </w:rPr>
        <w:t>até o</w:t>
      </w:r>
      <w:r w:rsidR="00306F3E" w:rsidRPr="00A3036C">
        <w:rPr>
          <w:rFonts w:ascii="Times New Roman" w:eastAsia="Aptos" w:hAnsi="Times New Roman" w:cs="Times New Roman"/>
          <w:i/>
          <w:iCs/>
          <w:sz w:val="24"/>
          <w:szCs w:val="24"/>
        </w:rPr>
        <w:t xml:space="preserve"> décimo segundo planos terráqueos</w:t>
      </w:r>
      <w:r w:rsidR="00306F3E" w:rsidRPr="00A3036C">
        <w:rPr>
          <w:rFonts w:ascii="Times New Roman" w:eastAsia="Aptos" w:hAnsi="Times New Roman" w:cs="Times New Roman"/>
          <w:sz w:val="24"/>
          <w:szCs w:val="24"/>
        </w:rPr>
        <w:t>.</w:t>
      </w:r>
    </w:p>
    <w:p w14:paraId="4EE3587C" w14:textId="77777777" w:rsidR="00306F3E" w:rsidRPr="00A3036C" w:rsidRDefault="00306F3E" w:rsidP="00F76CEF">
      <w:pPr>
        <w:spacing w:after="0"/>
        <w:jc w:val="both"/>
        <w:rPr>
          <w:rFonts w:ascii="Times New Roman" w:eastAsia="Aptos" w:hAnsi="Times New Roman" w:cs="Times New Roman"/>
          <w:sz w:val="24"/>
          <w:szCs w:val="24"/>
        </w:rPr>
      </w:pPr>
    </w:p>
    <w:p w14:paraId="0E663B29" w14:textId="71BD3DE3" w:rsidR="00306F3E" w:rsidRPr="00A3036C" w:rsidRDefault="00306F3E"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O </w:t>
      </w:r>
      <w:r w:rsidRPr="00A3036C">
        <w:rPr>
          <w:rFonts w:ascii="Times New Roman" w:eastAsia="Aptos" w:hAnsi="Times New Roman" w:cs="Times New Roman"/>
          <w:i/>
          <w:iCs/>
          <w:sz w:val="24"/>
          <w:szCs w:val="24"/>
        </w:rPr>
        <w:t>aprendizado da delicadeza</w:t>
      </w:r>
      <w:r w:rsidRPr="00A3036C">
        <w:rPr>
          <w:rFonts w:ascii="Times New Roman" w:eastAsia="Aptos" w:hAnsi="Times New Roman" w:cs="Times New Roman"/>
          <w:sz w:val="24"/>
          <w:szCs w:val="24"/>
        </w:rPr>
        <w:t xml:space="preserve"> nos reservas gratas surpresas ― Mateus, 30, prevê ― </w:t>
      </w:r>
      <w:r w:rsidR="00072300" w:rsidRPr="00A3036C">
        <w:rPr>
          <w:rFonts w:ascii="Times New Roman" w:eastAsia="Aptos" w:hAnsi="Times New Roman" w:cs="Times New Roman"/>
          <w:sz w:val="24"/>
          <w:szCs w:val="24"/>
        </w:rPr>
        <w:t>P</w:t>
      </w:r>
      <w:r w:rsidRPr="00A3036C">
        <w:rPr>
          <w:rFonts w:ascii="Times New Roman" w:eastAsia="Aptos" w:hAnsi="Times New Roman" w:cs="Times New Roman"/>
          <w:sz w:val="24"/>
          <w:szCs w:val="24"/>
        </w:rPr>
        <w:t>odemos penetrar na alma humana, sempre que o Sistema Terra divulgar, a título de mascarar a realidade sistêmica</w:t>
      </w:r>
      <w:r w:rsidR="00072300"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072300" w:rsidRPr="00A3036C">
        <w:rPr>
          <w:rFonts w:ascii="Times New Roman" w:eastAsia="Aptos" w:hAnsi="Times New Roman" w:cs="Times New Roman"/>
          <w:sz w:val="24"/>
          <w:szCs w:val="24"/>
        </w:rPr>
        <w:t>a</w:t>
      </w:r>
      <w:r w:rsidRPr="00A3036C">
        <w:rPr>
          <w:rFonts w:ascii="Times New Roman" w:eastAsia="Aptos" w:hAnsi="Times New Roman" w:cs="Times New Roman"/>
          <w:sz w:val="24"/>
          <w:szCs w:val="24"/>
        </w:rPr>
        <w:t xml:space="preserve"> construção de um mundo melhor. ▬ propõe.</w:t>
      </w:r>
    </w:p>
    <w:p w14:paraId="5FAC8EBE" w14:textId="77777777" w:rsidR="00072300" w:rsidRPr="00A3036C" w:rsidRDefault="00072300" w:rsidP="00F76CEF">
      <w:pPr>
        <w:spacing w:after="0"/>
        <w:jc w:val="both"/>
        <w:rPr>
          <w:rFonts w:ascii="Times New Roman" w:eastAsia="Aptos" w:hAnsi="Times New Roman" w:cs="Times New Roman"/>
          <w:sz w:val="24"/>
          <w:szCs w:val="24"/>
        </w:rPr>
      </w:pPr>
    </w:p>
    <w:p w14:paraId="4A74D118" w14:textId="5F5BC3C9" w:rsidR="00306F3E" w:rsidRPr="00A3036C" w:rsidRDefault="00306F3E"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Gênio! Eventos exemplificando a labuta, generosidade e caridade humanos como propaganda do Sistema Terra </w:t>
      </w:r>
      <w:r w:rsidR="000A6E69" w:rsidRPr="00A3036C">
        <w:rPr>
          <w:rFonts w:ascii="Times New Roman" w:eastAsia="Aptos" w:hAnsi="Times New Roman" w:cs="Times New Roman"/>
          <w:sz w:val="24"/>
          <w:szCs w:val="24"/>
        </w:rPr>
        <w:t xml:space="preserve">podem ajudar </w:t>
      </w:r>
      <w:r w:rsidR="000A6E69" w:rsidRPr="00A3036C">
        <w:rPr>
          <w:rFonts w:ascii="Times New Roman" w:eastAsia="Aptos" w:hAnsi="Times New Roman" w:cs="Times New Roman"/>
          <w:i/>
          <w:iCs/>
          <w:sz w:val="24"/>
          <w:szCs w:val="24"/>
        </w:rPr>
        <w:t xml:space="preserve">o feitiço virar contra o feiticeiro ― </w:t>
      </w:r>
      <w:r w:rsidR="000A6E69" w:rsidRPr="00A3036C">
        <w:rPr>
          <w:rFonts w:ascii="Times New Roman" w:eastAsia="Aptos" w:hAnsi="Times New Roman" w:cs="Times New Roman"/>
          <w:sz w:val="24"/>
          <w:szCs w:val="24"/>
        </w:rPr>
        <w:t xml:space="preserve">Filipe, 29, idealiza </w:t>
      </w:r>
      <w:r w:rsidR="000A6E69" w:rsidRPr="00A3036C">
        <w:rPr>
          <w:rFonts w:ascii="Times New Roman" w:eastAsia="Aptos" w:hAnsi="Times New Roman" w:cs="Times New Roman"/>
          <w:i/>
          <w:iCs/>
          <w:sz w:val="24"/>
          <w:szCs w:val="24"/>
        </w:rPr>
        <w:t>―</w:t>
      </w:r>
      <w:r w:rsidR="000A6E69" w:rsidRPr="00A3036C">
        <w:rPr>
          <w:rFonts w:ascii="Times New Roman" w:eastAsia="Aptos" w:hAnsi="Times New Roman" w:cs="Times New Roman"/>
          <w:sz w:val="24"/>
          <w:szCs w:val="24"/>
        </w:rPr>
        <w:t xml:space="preserve"> Precisamos estar próximos destes evento</w:t>
      </w:r>
      <w:r w:rsidR="00072300" w:rsidRPr="00A3036C">
        <w:rPr>
          <w:rFonts w:ascii="Times New Roman" w:eastAsia="Aptos" w:hAnsi="Times New Roman" w:cs="Times New Roman"/>
          <w:sz w:val="24"/>
          <w:szCs w:val="24"/>
        </w:rPr>
        <w:t>s</w:t>
      </w:r>
      <w:r w:rsidR="000A6E69" w:rsidRPr="00A3036C">
        <w:rPr>
          <w:rFonts w:ascii="Times New Roman" w:eastAsia="Aptos" w:hAnsi="Times New Roman" w:cs="Times New Roman"/>
          <w:sz w:val="24"/>
          <w:szCs w:val="24"/>
        </w:rPr>
        <w:t xml:space="preserve"> e nos aproveitar das energias positivas vigentes nestas almas para apresentarmos a filosofia do Eu Sou. ▬ </w:t>
      </w:r>
      <w:r w:rsidR="00072300" w:rsidRPr="00A3036C">
        <w:rPr>
          <w:rFonts w:ascii="Times New Roman" w:eastAsia="Aptos" w:hAnsi="Times New Roman" w:cs="Times New Roman"/>
          <w:sz w:val="24"/>
          <w:szCs w:val="24"/>
        </w:rPr>
        <w:t>empolgado</w:t>
      </w:r>
      <w:r w:rsidR="000A6E69" w:rsidRPr="00A3036C">
        <w:rPr>
          <w:rFonts w:ascii="Times New Roman" w:eastAsia="Aptos" w:hAnsi="Times New Roman" w:cs="Times New Roman"/>
          <w:sz w:val="24"/>
          <w:szCs w:val="24"/>
        </w:rPr>
        <w:t>.</w:t>
      </w:r>
    </w:p>
    <w:p w14:paraId="74A10721" w14:textId="77777777" w:rsidR="000A6E69" w:rsidRPr="00A3036C" w:rsidRDefault="000A6E69" w:rsidP="00F76CEF">
      <w:pPr>
        <w:spacing w:after="0"/>
        <w:jc w:val="both"/>
        <w:rPr>
          <w:rFonts w:ascii="Times New Roman" w:eastAsia="Aptos" w:hAnsi="Times New Roman" w:cs="Times New Roman"/>
          <w:sz w:val="24"/>
          <w:szCs w:val="24"/>
        </w:rPr>
      </w:pPr>
    </w:p>
    <w:p w14:paraId="47697A9F" w14:textId="3DD41F03" w:rsidR="000A6E69" w:rsidRPr="00A3036C" w:rsidRDefault="000A6E69"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A prática do bem encaminha o ser humano para o amor incondicional ― André,</w:t>
      </w:r>
      <w:r w:rsidR="006B2124" w:rsidRPr="00A3036C">
        <w:rPr>
          <w:rFonts w:ascii="Times New Roman" w:eastAsia="Aptos" w:hAnsi="Times New Roman" w:cs="Times New Roman"/>
          <w:sz w:val="24"/>
          <w:szCs w:val="24"/>
        </w:rPr>
        <w:t xml:space="preserve"> 28,</w:t>
      </w:r>
      <w:r w:rsidRPr="00A3036C">
        <w:rPr>
          <w:rFonts w:ascii="Times New Roman" w:eastAsia="Aptos" w:hAnsi="Times New Roman" w:cs="Times New Roman"/>
          <w:sz w:val="24"/>
          <w:szCs w:val="24"/>
        </w:rPr>
        <w:t xml:space="preserve"> convicto, declara ― Devemos nos aproximar destas almas, momentaneamente, caridosas para apresentarmos a nossa filosofia que é a do SEU — Soberana Energia Universal.</w:t>
      </w:r>
      <w:r w:rsidR="00072300" w:rsidRPr="00A3036C">
        <w:rPr>
          <w:rFonts w:ascii="Times New Roman" w:eastAsia="Aptos" w:hAnsi="Times New Roman" w:cs="Times New Roman"/>
          <w:sz w:val="24"/>
          <w:szCs w:val="24"/>
        </w:rPr>
        <w:t xml:space="preserve"> ▬ declara.</w:t>
      </w:r>
    </w:p>
    <w:p w14:paraId="1841537B" w14:textId="77777777" w:rsidR="000A6E69" w:rsidRPr="00A3036C" w:rsidRDefault="000A6E69" w:rsidP="00F76CEF">
      <w:pPr>
        <w:spacing w:after="0"/>
        <w:jc w:val="both"/>
        <w:rPr>
          <w:rFonts w:ascii="Times New Roman" w:eastAsia="Aptos" w:hAnsi="Times New Roman" w:cs="Times New Roman"/>
          <w:sz w:val="24"/>
          <w:szCs w:val="24"/>
        </w:rPr>
      </w:pPr>
    </w:p>
    <w:p w14:paraId="49F6596D" w14:textId="0C248C76" w:rsidR="000A6E69" w:rsidRPr="00A3036C" w:rsidRDefault="000A6E69"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A sensação de praticar o bem é indescritível </w:t>
      </w:r>
      <w:r w:rsidR="006B2124" w:rsidRPr="00A3036C">
        <w:rPr>
          <w:rFonts w:ascii="Times New Roman" w:eastAsia="Aptos" w:hAnsi="Times New Roman" w:cs="Times New Roman"/>
          <w:sz w:val="24"/>
          <w:szCs w:val="24"/>
        </w:rPr>
        <w:t>― Luiza Fontes Madeira, 28, mulher de Miguel Araruama, observa ― A certeza de estarmos contribuindo para uma qualidade de vida melhor de nosso semelhante</w:t>
      </w:r>
      <w:r w:rsidR="00A23C06" w:rsidRPr="00A3036C">
        <w:rPr>
          <w:rFonts w:ascii="Times New Roman" w:eastAsia="Aptos" w:hAnsi="Times New Roman" w:cs="Times New Roman"/>
          <w:sz w:val="24"/>
          <w:szCs w:val="24"/>
        </w:rPr>
        <w:t xml:space="preserve"> </w:t>
      </w:r>
      <w:r w:rsidR="006B2124" w:rsidRPr="00A3036C">
        <w:rPr>
          <w:rFonts w:ascii="Times New Roman" w:eastAsia="Aptos" w:hAnsi="Times New Roman" w:cs="Times New Roman"/>
          <w:sz w:val="24"/>
          <w:szCs w:val="24"/>
        </w:rPr>
        <w:t>é</w:t>
      </w:r>
      <w:r w:rsidR="00A23C06" w:rsidRPr="00A3036C">
        <w:rPr>
          <w:rFonts w:ascii="Times New Roman" w:eastAsia="Aptos" w:hAnsi="Times New Roman" w:cs="Times New Roman"/>
          <w:sz w:val="24"/>
          <w:szCs w:val="24"/>
        </w:rPr>
        <w:t xml:space="preserve"> produto</w:t>
      </w:r>
      <w:r w:rsidR="006B2124" w:rsidRPr="00A3036C">
        <w:rPr>
          <w:rFonts w:ascii="Times New Roman" w:eastAsia="Aptos" w:hAnsi="Times New Roman" w:cs="Times New Roman"/>
          <w:sz w:val="24"/>
          <w:szCs w:val="24"/>
        </w:rPr>
        <w:t xml:space="preserve"> de compreensão e satisfação do coração</w:t>
      </w:r>
      <w:r w:rsidR="00761BD5" w:rsidRPr="00A3036C">
        <w:rPr>
          <w:rFonts w:ascii="Times New Roman" w:eastAsia="Aptos" w:hAnsi="Times New Roman" w:cs="Times New Roman"/>
          <w:sz w:val="24"/>
          <w:szCs w:val="24"/>
        </w:rPr>
        <w:t xml:space="preserve"> pela descoberta do amor incondicional</w:t>
      </w:r>
      <w:r w:rsidR="006B2124" w:rsidRPr="00A3036C">
        <w:rPr>
          <w:rFonts w:ascii="Times New Roman" w:eastAsia="Aptos" w:hAnsi="Times New Roman" w:cs="Times New Roman"/>
          <w:sz w:val="24"/>
          <w:szCs w:val="24"/>
        </w:rPr>
        <w:t>. ▬  decreta.</w:t>
      </w:r>
    </w:p>
    <w:p w14:paraId="222C3748" w14:textId="77777777" w:rsidR="006B2124" w:rsidRPr="00A3036C" w:rsidRDefault="006B2124" w:rsidP="00F76CEF">
      <w:pPr>
        <w:spacing w:after="0"/>
        <w:jc w:val="both"/>
        <w:rPr>
          <w:rFonts w:ascii="Times New Roman" w:eastAsia="Aptos" w:hAnsi="Times New Roman" w:cs="Times New Roman"/>
          <w:sz w:val="24"/>
          <w:szCs w:val="24"/>
        </w:rPr>
      </w:pPr>
    </w:p>
    <w:p w14:paraId="4AB25BE7" w14:textId="3EF7189B" w:rsidR="006B2124" w:rsidRPr="00A3036C" w:rsidRDefault="006B2124"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O Sol posto dá lugar para Lua cheia com as mesmas matizes, violeta e lilás, ostentadas</w:t>
      </w:r>
      <w:r w:rsidR="00A23C06" w:rsidRPr="00A3036C">
        <w:rPr>
          <w:rFonts w:ascii="Times New Roman" w:eastAsia="Aptos" w:hAnsi="Times New Roman" w:cs="Times New Roman"/>
          <w:sz w:val="24"/>
          <w:szCs w:val="24"/>
        </w:rPr>
        <w:t xml:space="preserve"> no primeiro</w:t>
      </w:r>
      <w:r w:rsidRPr="00A3036C">
        <w:rPr>
          <w:rFonts w:ascii="Times New Roman" w:eastAsia="Aptos" w:hAnsi="Times New Roman" w:cs="Times New Roman"/>
          <w:sz w:val="24"/>
          <w:szCs w:val="24"/>
        </w:rPr>
        <w:t xml:space="preserve">. </w:t>
      </w:r>
      <w:r w:rsidR="00951888" w:rsidRPr="00A3036C">
        <w:rPr>
          <w:rFonts w:ascii="Times New Roman" w:eastAsia="Aptos" w:hAnsi="Times New Roman" w:cs="Times New Roman"/>
          <w:sz w:val="24"/>
          <w:szCs w:val="24"/>
        </w:rPr>
        <w:t>O terrícola tem nova oportunidade para captar as energias benéficas da Fonte de Criação Universal.</w:t>
      </w:r>
      <w:r w:rsidR="00A23C06" w:rsidRPr="00A3036C">
        <w:rPr>
          <w:rFonts w:ascii="Times New Roman" w:eastAsia="Aptos" w:hAnsi="Times New Roman" w:cs="Times New Roman"/>
          <w:sz w:val="24"/>
          <w:szCs w:val="24"/>
        </w:rPr>
        <w:t xml:space="preserve"> Muitos, sensibilizados, ao redor do mundo com este fenômeno, absorvem as ondas eletromagnéticas benéficas para, se bem, trabalhadas, penetrarem no interior da alma de cada terrícola sensível à descoberta do Eu Sou para ter e ser Deus no seu processo evolutivo.</w:t>
      </w:r>
    </w:p>
    <w:p w14:paraId="18C289C1" w14:textId="70AEC55E" w:rsidR="00A23C06" w:rsidRPr="00A3036C" w:rsidRDefault="00072300" w:rsidP="00F76CE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Fato c</w:t>
      </w:r>
      <w:r w:rsidR="00A23C06" w:rsidRPr="00A3036C">
        <w:rPr>
          <w:rFonts w:ascii="Times New Roman" w:eastAsia="Aptos" w:hAnsi="Times New Roman" w:cs="Times New Roman"/>
          <w:sz w:val="24"/>
          <w:szCs w:val="24"/>
        </w:rPr>
        <w:t xml:space="preserve">aracterizado </w:t>
      </w:r>
      <w:r w:rsidRPr="00A3036C">
        <w:rPr>
          <w:rFonts w:ascii="Times New Roman" w:eastAsia="Aptos" w:hAnsi="Times New Roman" w:cs="Times New Roman"/>
          <w:sz w:val="24"/>
          <w:szCs w:val="24"/>
        </w:rPr>
        <w:t>pel</w:t>
      </w:r>
      <w:r w:rsidR="00A23C06" w:rsidRPr="00A3036C">
        <w:rPr>
          <w:rFonts w:ascii="Times New Roman" w:eastAsia="Aptos" w:hAnsi="Times New Roman" w:cs="Times New Roman"/>
          <w:sz w:val="24"/>
          <w:szCs w:val="24"/>
        </w:rPr>
        <w:t>a interveniência do SEU —</w:t>
      </w:r>
      <w:r w:rsidR="006634B3" w:rsidRPr="00A3036C">
        <w:rPr>
          <w:rFonts w:ascii="Times New Roman" w:eastAsia="Aptos" w:hAnsi="Times New Roman" w:cs="Times New Roman"/>
          <w:sz w:val="24"/>
          <w:szCs w:val="24"/>
        </w:rPr>
        <w:t xml:space="preserve"> </w:t>
      </w:r>
      <w:r w:rsidR="00A23C06" w:rsidRPr="00A3036C">
        <w:rPr>
          <w:rFonts w:ascii="Times New Roman" w:eastAsia="Aptos" w:hAnsi="Times New Roman" w:cs="Times New Roman"/>
          <w:sz w:val="24"/>
          <w:szCs w:val="24"/>
        </w:rPr>
        <w:t>Soberana Energia Universal</w:t>
      </w:r>
      <w:r w:rsidR="006634B3" w:rsidRPr="00A3036C">
        <w:rPr>
          <w:rFonts w:ascii="Times New Roman" w:eastAsia="Aptos" w:hAnsi="Times New Roman" w:cs="Times New Roman"/>
          <w:sz w:val="24"/>
          <w:szCs w:val="24"/>
        </w:rPr>
        <w:t xml:space="preserve"> </w:t>
      </w:r>
      <w:r w:rsidR="00DC001B" w:rsidRPr="00A3036C">
        <w:rPr>
          <w:rFonts w:ascii="Times New Roman" w:eastAsia="Aptos" w:hAnsi="Times New Roman" w:cs="Times New Roman"/>
          <w:sz w:val="24"/>
          <w:szCs w:val="24"/>
        </w:rPr>
        <w:t>nestes eventos</w:t>
      </w:r>
      <w:r w:rsidR="006634B3" w:rsidRPr="00A3036C">
        <w:rPr>
          <w:rFonts w:ascii="Times New Roman" w:eastAsia="Aptos" w:hAnsi="Times New Roman" w:cs="Times New Roman"/>
          <w:sz w:val="24"/>
          <w:szCs w:val="24"/>
        </w:rPr>
        <w:t xml:space="preserve"> energéticos espetaculosos para chamarem a atenção do terráqueo sensível ao despertar de sua consciência. Pilares sistêmicos: governo, religião, mídia e educação, desviam a atenção da população terrestre, alegando se tratar de uma conjunção de fatores para fundamentar um explicação plausível, dentre eles, o estudo profundo deste fenômeno em tempo indeterminado.</w:t>
      </w:r>
    </w:p>
    <w:p w14:paraId="75612563" w14:textId="77777777" w:rsidR="00FB5C5F" w:rsidRPr="00A3036C" w:rsidRDefault="006634B3" w:rsidP="00F76CEF">
      <w:pPr>
        <w:spacing w:after="0"/>
        <w:jc w:val="both"/>
        <w:rPr>
          <w:rFonts w:ascii="Times New Roman" w:hAnsi="Times New Roman" w:cs="Times New Roman"/>
          <w:sz w:val="24"/>
          <w:szCs w:val="24"/>
        </w:rPr>
      </w:pPr>
      <w:r w:rsidRPr="00A3036C">
        <w:rPr>
          <w:rFonts w:ascii="Times New Roman" w:eastAsia="Aptos" w:hAnsi="Times New Roman" w:cs="Times New Roman"/>
          <w:sz w:val="24"/>
          <w:szCs w:val="24"/>
        </w:rPr>
        <w:t xml:space="preserve">Terrícolas </w:t>
      </w:r>
      <w:r w:rsidRPr="00A3036C">
        <w:rPr>
          <w:rFonts w:ascii="Times New Roman" w:eastAsia="Aptos" w:hAnsi="Times New Roman" w:cs="Times New Roman"/>
          <w:i/>
          <w:iCs/>
          <w:sz w:val="24"/>
          <w:szCs w:val="24"/>
        </w:rPr>
        <w:t xml:space="preserve">tocados por Deus </w:t>
      </w:r>
      <w:r w:rsidRPr="00A3036C">
        <w:rPr>
          <w:rFonts w:ascii="Times New Roman" w:eastAsia="Aptos" w:hAnsi="Times New Roman" w:cs="Times New Roman"/>
          <w:sz w:val="24"/>
          <w:szCs w:val="24"/>
        </w:rPr>
        <w:t>aumentam os adeptos da filosofia Eu Sou</w:t>
      </w:r>
      <w:r w:rsidR="00FB5C5F" w:rsidRPr="00A3036C">
        <w:rPr>
          <w:rFonts w:ascii="Times New Roman" w:eastAsia="Aptos" w:hAnsi="Times New Roman" w:cs="Times New Roman"/>
          <w:sz w:val="24"/>
          <w:szCs w:val="24"/>
        </w:rPr>
        <w:t xml:space="preserve">, praticando, individualmente, no cotidiano: </w:t>
      </w:r>
      <w:r w:rsidR="00FB5C5F" w:rsidRPr="00A3036C">
        <w:rPr>
          <w:rFonts w:ascii="Times New Roman" w:hAnsi="Times New Roman" w:cs="Times New Roman"/>
          <w:i/>
          <w:iCs/>
          <w:sz w:val="24"/>
          <w:szCs w:val="24"/>
        </w:rPr>
        <w:t>a minha raça humana é universa</w:t>
      </w:r>
      <w:r w:rsidR="00FB5C5F" w:rsidRPr="00A3036C">
        <w:rPr>
          <w:rFonts w:ascii="Times New Roman" w:hAnsi="Times New Roman" w:cs="Times New Roman"/>
          <w:sz w:val="24"/>
          <w:szCs w:val="24"/>
        </w:rPr>
        <w:t>l...</w:t>
      </w:r>
      <w:r w:rsidR="00FB5C5F" w:rsidRPr="00A3036C">
        <w:rPr>
          <w:rFonts w:ascii="Times New Roman" w:hAnsi="Times New Roman" w:cs="Times New Roman"/>
          <w:i/>
          <w:iCs/>
          <w:sz w:val="24"/>
          <w:szCs w:val="24"/>
        </w:rPr>
        <w:t xml:space="preserve"> o meu sexo é o amor... a minha religião é a consciência</w:t>
      </w:r>
      <w:r w:rsidR="00FB5C5F" w:rsidRPr="00A3036C">
        <w:rPr>
          <w:rFonts w:ascii="Times New Roman" w:hAnsi="Times New Roman" w:cs="Times New Roman"/>
          <w:sz w:val="24"/>
          <w:szCs w:val="24"/>
        </w:rPr>
        <w:t>...</w:t>
      </w:r>
      <w:r w:rsidR="00FB5C5F" w:rsidRPr="00A3036C">
        <w:rPr>
          <w:rFonts w:ascii="Times New Roman" w:hAnsi="Times New Roman" w:cs="Times New Roman"/>
          <w:i/>
          <w:iCs/>
          <w:sz w:val="24"/>
          <w:szCs w:val="24"/>
        </w:rPr>
        <w:t xml:space="preserve"> todos os homens são iguais</w:t>
      </w:r>
      <w:r w:rsidR="00FB5C5F" w:rsidRPr="00A3036C">
        <w:rPr>
          <w:rFonts w:ascii="Times New Roman" w:hAnsi="Times New Roman" w:cs="Times New Roman"/>
          <w:sz w:val="24"/>
          <w:szCs w:val="24"/>
        </w:rPr>
        <w:t>, propiciando o afastamento de seres trevosos e a aproximação do amor incondicional exigido pele Fonte de Criação Universal.</w:t>
      </w:r>
    </w:p>
    <w:p w14:paraId="44007CFC" w14:textId="2B4CDB2B" w:rsidR="00FB5C5F" w:rsidRPr="00A3036C" w:rsidRDefault="00FB5C5F" w:rsidP="00342645">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Guerreiros Dimensionais energizados por Fértilles e Germano e durante os fenômenos criam uma rede energética de sentimentos favoráveis a iniciação de novos praticantes desta doutrina. Não, o suficiente para deflagrar o despertar em massa </w:t>
      </w:r>
      <w:r w:rsidR="00342645" w:rsidRPr="00A3036C">
        <w:rPr>
          <w:rFonts w:ascii="Times New Roman" w:hAnsi="Times New Roman" w:cs="Times New Roman"/>
          <w:sz w:val="24"/>
          <w:szCs w:val="24"/>
        </w:rPr>
        <w:t>d</w:t>
      </w:r>
      <w:r w:rsidRPr="00A3036C">
        <w:rPr>
          <w:rFonts w:ascii="Times New Roman" w:hAnsi="Times New Roman" w:cs="Times New Roman"/>
          <w:sz w:val="24"/>
          <w:szCs w:val="24"/>
        </w:rPr>
        <w:t>os habitantes d</w:t>
      </w:r>
      <w:r w:rsidR="00342645" w:rsidRPr="00A3036C">
        <w:rPr>
          <w:rFonts w:ascii="Times New Roman" w:hAnsi="Times New Roman" w:cs="Times New Roman"/>
          <w:sz w:val="24"/>
          <w:szCs w:val="24"/>
        </w:rPr>
        <w:t>o planeta,</w:t>
      </w:r>
      <w:r w:rsidRPr="00A3036C">
        <w:rPr>
          <w:rFonts w:ascii="Times New Roman" w:hAnsi="Times New Roman" w:cs="Times New Roman"/>
          <w:sz w:val="24"/>
          <w:szCs w:val="24"/>
        </w:rPr>
        <w:t xml:space="preserve"> adormecidos nos pesadelos da mentira e ilusão do Sistema Terra</w:t>
      </w:r>
      <w:r w:rsidR="00342645" w:rsidRPr="00A3036C">
        <w:rPr>
          <w:rFonts w:ascii="Times New Roman" w:hAnsi="Times New Roman" w:cs="Times New Roman"/>
          <w:sz w:val="24"/>
          <w:szCs w:val="24"/>
        </w:rPr>
        <w:t xml:space="preserve"> dominado pelos</w:t>
      </w:r>
      <w:r w:rsidR="00342645" w:rsidRPr="00A3036C">
        <w:rPr>
          <w:rFonts w:ascii="Times New Roman" w:eastAsia="Aptos" w:hAnsi="Times New Roman" w:cs="Times New Roman"/>
          <w:i/>
          <w:iCs/>
          <w:sz w:val="24"/>
          <w:szCs w:val="24"/>
        </w:rPr>
        <w:t xml:space="preserve"> malenirus</w:t>
      </w:r>
      <w:r w:rsidR="00342645" w:rsidRPr="00A3036C">
        <w:rPr>
          <w:rFonts w:ascii="Times New Roman" w:eastAsia="Aptos" w:hAnsi="Times New Roman" w:cs="Times New Roman"/>
          <w:sz w:val="24"/>
          <w:szCs w:val="24"/>
        </w:rPr>
        <w:t xml:space="preserve">, </w:t>
      </w:r>
      <w:r w:rsidR="00342645" w:rsidRPr="00A3036C">
        <w:rPr>
          <w:rFonts w:ascii="Times New Roman" w:eastAsia="Aptos" w:hAnsi="Times New Roman" w:cs="Times New Roman"/>
          <w:i/>
          <w:iCs/>
          <w:sz w:val="24"/>
          <w:szCs w:val="24"/>
        </w:rPr>
        <w:t xml:space="preserve">reinonaques </w:t>
      </w:r>
      <w:r w:rsidR="00342645" w:rsidRPr="00A3036C">
        <w:rPr>
          <w:rFonts w:ascii="Times New Roman" w:eastAsia="Aptos" w:hAnsi="Times New Roman" w:cs="Times New Roman"/>
          <w:sz w:val="24"/>
          <w:szCs w:val="24"/>
        </w:rPr>
        <w:t xml:space="preserve">e </w:t>
      </w:r>
      <w:r w:rsidR="00342645" w:rsidRPr="00A3036C">
        <w:rPr>
          <w:rFonts w:ascii="Times New Roman" w:eastAsia="Aptos" w:hAnsi="Times New Roman" w:cs="Times New Roman"/>
          <w:i/>
          <w:iCs/>
          <w:sz w:val="24"/>
          <w:szCs w:val="24"/>
        </w:rPr>
        <w:t>dominitilianos</w:t>
      </w:r>
      <w:r w:rsidRPr="00A3036C">
        <w:rPr>
          <w:rFonts w:ascii="Times New Roman" w:hAnsi="Times New Roman" w:cs="Times New Roman"/>
          <w:sz w:val="24"/>
          <w:szCs w:val="24"/>
        </w:rPr>
        <w:t>.</w:t>
      </w:r>
    </w:p>
    <w:p w14:paraId="22E2AD21" w14:textId="4DD1E9C5" w:rsidR="00AE2009" w:rsidRPr="00A3036C" w:rsidRDefault="00342645" w:rsidP="00761BD5">
      <w:pPr>
        <w:spacing w:after="0"/>
        <w:jc w:val="both"/>
        <w:rPr>
          <w:rFonts w:ascii="Times New Roman" w:hAnsi="Times New Roman" w:cs="Times New Roman"/>
          <w:sz w:val="24"/>
          <w:szCs w:val="24"/>
        </w:rPr>
      </w:pPr>
      <w:r w:rsidRPr="00A3036C">
        <w:rPr>
          <w:rFonts w:ascii="Times New Roman" w:eastAsia="Aptos" w:hAnsi="Times New Roman" w:cs="Times New Roman"/>
          <w:sz w:val="24"/>
          <w:szCs w:val="24"/>
        </w:rPr>
        <w:t xml:space="preserve">Resignados, lamentam a perda de mais uma oportunidade </w:t>
      </w:r>
      <w:r w:rsidR="00D81A2A" w:rsidRPr="00A3036C">
        <w:rPr>
          <w:rFonts w:ascii="Times New Roman" w:eastAsia="Aptos" w:hAnsi="Times New Roman" w:cs="Times New Roman"/>
          <w:sz w:val="24"/>
          <w:szCs w:val="24"/>
        </w:rPr>
        <w:t>de o</w:t>
      </w:r>
      <w:r w:rsidRPr="00A3036C">
        <w:rPr>
          <w:rFonts w:ascii="Times New Roman" w:eastAsia="Aptos" w:hAnsi="Times New Roman" w:cs="Times New Roman"/>
          <w:sz w:val="24"/>
          <w:szCs w:val="24"/>
        </w:rPr>
        <w:t xml:space="preserve"> terrícola compreender a sua evolução prevista pelo SEU, mas movidos, despertos, pela fé, continuam a resenha monitorada e </w:t>
      </w:r>
      <w:r w:rsidRPr="00A3036C">
        <w:rPr>
          <w:rFonts w:ascii="Times New Roman" w:eastAsia="Aptos" w:hAnsi="Times New Roman" w:cs="Times New Roman"/>
          <w:sz w:val="24"/>
          <w:szCs w:val="24"/>
        </w:rPr>
        <w:lastRenderedPageBreak/>
        <w:t>energizada pela representação do casal, Fértilles e Germano, energizado pela Fonte de Criação Universal</w:t>
      </w:r>
      <w:r w:rsidR="00D81A2A" w:rsidRPr="00A3036C">
        <w:rPr>
          <w:rFonts w:ascii="Times New Roman" w:eastAsia="Aptos" w:hAnsi="Times New Roman" w:cs="Times New Roman"/>
          <w:sz w:val="24"/>
          <w:szCs w:val="24"/>
        </w:rPr>
        <w:t>. R</w:t>
      </w:r>
      <w:r w:rsidRPr="00A3036C">
        <w:rPr>
          <w:rFonts w:ascii="Times New Roman" w:eastAsia="Aptos" w:hAnsi="Times New Roman" w:cs="Times New Roman"/>
          <w:sz w:val="24"/>
          <w:szCs w:val="24"/>
        </w:rPr>
        <w:t xml:space="preserve">esponsáveis por criar as condições perfectíveis para o terrícola evoluir ao </w:t>
      </w:r>
      <w:r w:rsidRPr="00A3036C">
        <w:rPr>
          <w:rFonts w:ascii="Times New Roman" w:eastAsia="Aptos" w:hAnsi="Times New Roman" w:cs="Times New Roman"/>
          <w:i/>
          <w:iCs/>
          <w:sz w:val="24"/>
          <w:szCs w:val="24"/>
        </w:rPr>
        <w:t>quinto plano terráqueo</w:t>
      </w:r>
      <w:r w:rsidR="00D81A2A" w:rsidRPr="00A3036C">
        <w:rPr>
          <w:rFonts w:ascii="Times New Roman" w:eastAsia="Aptos" w:hAnsi="Times New Roman" w:cs="Times New Roman"/>
          <w:sz w:val="24"/>
          <w:szCs w:val="24"/>
        </w:rPr>
        <w:t xml:space="preserve">, desde que tenha sensibilidade para construir sua, prevista, evolução para ter e ser Deus ao cumprir a trajetória do Eu Sou, sob a máxima: </w:t>
      </w:r>
      <w:r w:rsidR="00D81A2A" w:rsidRPr="00A3036C">
        <w:rPr>
          <w:rFonts w:ascii="Times New Roman" w:hAnsi="Times New Roman" w:cs="Times New Roman"/>
          <w:i/>
          <w:iCs/>
          <w:sz w:val="24"/>
          <w:szCs w:val="24"/>
        </w:rPr>
        <w:t>a minha raça humana é universa</w:t>
      </w:r>
      <w:r w:rsidR="00D81A2A" w:rsidRPr="00A3036C">
        <w:rPr>
          <w:rFonts w:ascii="Times New Roman" w:hAnsi="Times New Roman" w:cs="Times New Roman"/>
          <w:sz w:val="24"/>
          <w:szCs w:val="24"/>
        </w:rPr>
        <w:t>l...</w:t>
      </w:r>
      <w:r w:rsidR="00D81A2A" w:rsidRPr="00A3036C">
        <w:rPr>
          <w:rFonts w:ascii="Times New Roman" w:hAnsi="Times New Roman" w:cs="Times New Roman"/>
          <w:i/>
          <w:iCs/>
          <w:sz w:val="24"/>
          <w:szCs w:val="24"/>
        </w:rPr>
        <w:t xml:space="preserve"> o meu sexo é o amor... a minha religião é a consciência</w:t>
      </w:r>
      <w:r w:rsidR="00D81A2A" w:rsidRPr="00A3036C">
        <w:rPr>
          <w:rFonts w:ascii="Times New Roman" w:hAnsi="Times New Roman" w:cs="Times New Roman"/>
          <w:sz w:val="24"/>
          <w:szCs w:val="24"/>
        </w:rPr>
        <w:t>...</w:t>
      </w:r>
      <w:r w:rsidR="00D81A2A" w:rsidRPr="00A3036C">
        <w:rPr>
          <w:rFonts w:ascii="Times New Roman" w:hAnsi="Times New Roman" w:cs="Times New Roman"/>
          <w:i/>
          <w:iCs/>
          <w:sz w:val="24"/>
          <w:szCs w:val="24"/>
        </w:rPr>
        <w:t xml:space="preserve"> todos os homens são iguais</w:t>
      </w:r>
      <w:r w:rsidR="00D81A2A" w:rsidRPr="00A3036C">
        <w:rPr>
          <w:rFonts w:ascii="Times New Roman" w:hAnsi="Times New Roman" w:cs="Times New Roman"/>
          <w:sz w:val="24"/>
          <w:szCs w:val="24"/>
        </w:rPr>
        <w:t xml:space="preserve">. Pensando nisto, o casal lembra que vivem o retrocesso imposto pelo </w:t>
      </w:r>
      <w:r w:rsidR="00D81A2A" w:rsidRPr="00A3036C">
        <w:rPr>
          <w:rFonts w:ascii="Times New Roman" w:hAnsi="Times New Roman" w:cs="Times New Roman"/>
          <w:b/>
          <w:bCs/>
          <w:sz w:val="24"/>
          <w:szCs w:val="24"/>
        </w:rPr>
        <w:t xml:space="preserve">Reset </w:t>
      </w:r>
      <w:r w:rsidR="00AE2009" w:rsidRPr="00A3036C">
        <w:rPr>
          <w:rFonts w:ascii="Times New Roman" w:hAnsi="Times New Roman" w:cs="Times New Roman"/>
          <w:sz w:val="24"/>
          <w:szCs w:val="24"/>
        </w:rPr>
        <w:t xml:space="preserve">do ano de 2079 para 2024 e no atual exercício de 2025, mas que os Guerreiros Dimensionais, à época protegidos pelo SEU, estão com o conhecimento adquirido até  2079, sendo formados pelo </w:t>
      </w:r>
      <w:r w:rsidR="00AE2009" w:rsidRPr="00A3036C">
        <w:rPr>
          <w:rFonts w:ascii="Times New Roman" w:hAnsi="Times New Roman" w:cs="Times New Roman"/>
          <w:i/>
          <w:iCs/>
          <w:sz w:val="24"/>
          <w:szCs w:val="24"/>
        </w:rPr>
        <w:t>aprendizado da delicadeza</w:t>
      </w:r>
      <w:r w:rsidR="00F870D0" w:rsidRPr="00A3036C">
        <w:rPr>
          <w:rFonts w:ascii="Times New Roman" w:hAnsi="Times New Roman" w:cs="Times New Roman"/>
          <w:sz w:val="24"/>
          <w:szCs w:val="24"/>
        </w:rPr>
        <w:t xml:space="preserve"> com o diploma concedido por </w:t>
      </w:r>
      <w:r w:rsidR="00F870D0" w:rsidRPr="00A3036C">
        <w:rPr>
          <w:rFonts w:ascii="Times New Roman" w:hAnsi="Times New Roman" w:cs="Times New Roman"/>
          <w:b/>
          <w:bCs/>
          <w:sz w:val="24"/>
          <w:szCs w:val="24"/>
        </w:rPr>
        <w:t>Evoluirjá</w:t>
      </w:r>
      <w:r w:rsidR="00F870D0" w:rsidRPr="00A3036C">
        <w:rPr>
          <w:rFonts w:ascii="Times New Roman" w:hAnsi="Times New Roman" w:cs="Times New Roman"/>
          <w:sz w:val="24"/>
          <w:szCs w:val="24"/>
        </w:rPr>
        <w:t>.</w:t>
      </w:r>
      <w:r w:rsidR="00AE2009" w:rsidRPr="00A3036C">
        <w:rPr>
          <w:rFonts w:ascii="Times New Roman" w:hAnsi="Times New Roman" w:cs="Times New Roman"/>
          <w:sz w:val="24"/>
          <w:szCs w:val="24"/>
        </w:rPr>
        <w:t xml:space="preserve"> Significando que o </w:t>
      </w:r>
      <w:bookmarkStart w:id="93" w:name="_Hlk198819280"/>
      <w:r w:rsidR="00AE2009" w:rsidRPr="00A3036C">
        <w:rPr>
          <w:rFonts w:ascii="Times New Roman" w:hAnsi="Times New Roman" w:cs="Times New Roman"/>
          <w:b/>
          <w:bCs/>
          <w:sz w:val="24"/>
          <w:szCs w:val="24"/>
        </w:rPr>
        <w:t xml:space="preserve">Reset </w:t>
      </w:r>
      <w:bookmarkEnd w:id="93"/>
      <w:r w:rsidR="00AE2009" w:rsidRPr="00A3036C">
        <w:rPr>
          <w:rFonts w:ascii="Times New Roman" w:hAnsi="Times New Roman" w:cs="Times New Roman"/>
          <w:sz w:val="24"/>
          <w:szCs w:val="24"/>
        </w:rPr>
        <w:t xml:space="preserve">não os atingira com o véu do esquecimento </w:t>
      </w:r>
      <w:r w:rsidR="00F870D0" w:rsidRPr="00A3036C">
        <w:rPr>
          <w:rFonts w:ascii="Times New Roman" w:hAnsi="Times New Roman" w:cs="Times New Roman"/>
          <w:sz w:val="24"/>
          <w:szCs w:val="24"/>
        </w:rPr>
        <w:t>n</w:t>
      </w:r>
      <w:r w:rsidR="00AE2009" w:rsidRPr="00A3036C">
        <w:rPr>
          <w:rFonts w:ascii="Times New Roman" w:hAnsi="Times New Roman" w:cs="Times New Roman"/>
          <w:sz w:val="24"/>
          <w:szCs w:val="24"/>
        </w:rPr>
        <w:t xml:space="preserve">este hiato de tempo de 54 anos esvaziados da vida dos terráqueos, neste </w:t>
      </w:r>
      <w:r w:rsidR="00F870D0" w:rsidRPr="00A3036C">
        <w:rPr>
          <w:rFonts w:ascii="Times New Roman" w:hAnsi="Times New Roman" w:cs="Times New Roman"/>
          <w:sz w:val="24"/>
          <w:szCs w:val="24"/>
        </w:rPr>
        <w:t>períod</w:t>
      </w:r>
      <w:r w:rsidR="00AE2009" w:rsidRPr="00A3036C">
        <w:rPr>
          <w:rFonts w:ascii="Times New Roman" w:hAnsi="Times New Roman" w:cs="Times New Roman"/>
          <w:sz w:val="24"/>
          <w:szCs w:val="24"/>
        </w:rPr>
        <w:t>o, tendenciosos ao despertar em massa</w:t>
      </w:r>
      <w:r w:rsidR="00354F9C" w:rsidRPr="00A3036C">
        <w:rPr>
          <w:rFonts w:ascii="Times New Roman" w:hAnsi="Times New Roman" w:cs="Times New Roman"/>
          <w:sz w:val="24"/>
          <w:szCs w:val="24"/>
        </w:rPr>
        <w:t>.</w:t>
      </w:r>
      <w:r w:rsidR="00AE2009" w:rsidRPr="00A3036C">
        <w:rPr>
          <w:rFonts w:ascii="Times New Roman" w:hAnsi="Times New Roman" w:cs="Times New Roman"/>
          <w:sz w:val="24"/>
          <w:szCs w:val="24"/>
        </w:rPr>
        <w:t xml:space="preserve"> </w:t>
      </w:r>
      <w:r w:rsidR="00354F9C" w:rsidRPr="00A3036C">
        <w:rPr>
          <w:rFonts w:ascii="Times New Roman" w:hAnsi="Times New Roman" w:cs="Times New Roman"/>
          <w:sz w:val="24"/>
          <w:szCs w:val="24"/>
        </w:rPr>
        <w:t>P</w:t>
      </w:r>
      <w:r w:rsidR="00AE2009" w:rsidRPr="00A3036C">
        <w:rPr>
          <w:rFonts w:ascii="Times New Roman" w:hAnsi="Times New Roman" w:cs="Times New Roman"/>
          <w:sz w:val="24"/>
          <w:szCs w:val="24"/>
        </w:rPr>
        <w:t xml:space="preserve">rovocando </w:t>
      </w:r>
      <w:r w:rsidR="00354F9C" w:rsidRPr="00A3036C">
        <w:rPr>
          <w:rFonts w:ascii="Times New Roman" w:hAnsi="Times New Roman" w:cs="Times New Roman"/>
          <w:sz w:val="24"/>
          <w:szCs w:val="24"/>
        </w:rPr>
        <w:t>a</w:t>
      </w:r>
      <w:r w:rsidR="00AE2009" w:rsidRPr="00A3036C">
        <w:rPr>
          <w:rFonts w:ascii="Times New Roman" w:hAnsi="Times New Roman" w:cs="Times New Roman"/>
          <w:sz w:val="24"/>
          <w:szCs w:val="24"/>
        </w:rPr>
        <w:t xml:space="preserve"> </w:t>
      </w:r>
      <w:r w:rsidR="00354F9C" w:rsidRPr="00A3036C">
        <w:rPr>
          <w:rFonts w:ascii="Times New Roman" w:hAnsi="Times New Roman" w:cs="Times New Roman"/>
          <w:sz w:val="24"/>
          <w:szCs w:val="24"/>
        </w:rPr>
        <w:t>reação</w:t>
      </w:r>
      <w:r w:rsidR="00AE2009" w:rsidRPr="00A3036C">
        <w:rPr>
          <w:rFonts w:ascii="Times New Roman" w:hAnsi="Times New Roman" w:cs="Times New Roman"/>
          <w:sz w:val="24"/>
          <w:szCs w:val="24"/>
        </w:rPr>
        <w:t xml:space="preserve"> dos</w:t>
      </w:r>
      <w:r w:rsidR="00AE2009" w:rsidRPr="00A3036C">
        <w:rPr>
          <w:rFonts w:ascii="Times New Roman" w:eastAsia="Aptos" w:hAnsi="Times New Roman" w:cs="Times New Roman"/>
          <w:i/>
          <w:iCs/>
          <w:sz w:val="24"/>
          <w:szCs w:val="24"/>
        </w:rPr>
        <w:t xml:space="preserve"> malenirus</w:t>
      </w:r>
      <w:r w:rsidR="00AE2009" w:rsidRPr="00A3036C">
        <w:rPr>
          <w:rFonts w:ascii="Times New Roman" w:eastAsia="Aptos" w:hAnsi="Times New Roman" w:cs="Times New Roman"/>
          <w:sz w:val="24"/>
          <w:szCs w:val="24"/>
        </w:rPr>
        <w:t xml:space="preserve">, </w:t>
      </w:r>
      <w:r w:rsidR="00AE2009" w:rsidRPr="00A3036C">
        <w:rPr>
          <w:rFonts w:ascii="Times New Roman" w:eastAsia="Aptos" w:hAnsi="Times New Roman" w:cs="Times New Roman"/>
          <w:i/>
          <w:iCs/>
          <w:sz w:val="24"/>
          <w:szCs w:val="24"/>
        </w:rPr>
        <w:t xml:space="preserve">reinonaques </w:t>
      </w:r>
      <w:r w:rsidR="00AE2009" w:rsidRPr="00A3036C">
        <w:rPr>
          <w:rFonts w:ascii="Times New Roman" w:eastAsia="Aptos" w:hAnsi="Times New Roman" w:cs="Times New Roman"/>
          <w:sz w:val="24"/>
          <w:szCs w:val="24"/>
        </w:rPr>
        <w:t xml:space="preserve">e </w:t>
      </w:r>
      <w:r w:rsidR="00AE2009" w:rsidRPr="00A3036C">
        <w:rPr>
          <w:rFonts w:ascii="Times New Roman" w:eastAsia="Aptos" w:hAnsi="Times New Roman" w:cs="Times New Roman"/>
          <w:i/>
          <w:iCs/>
          <w:sz w:val="24"/>
          <w:szCs w:val="24"/>
        </w:rPr>
        <w:t>dominitilianos</w:t>
      </w:r>
      <w:r w:rsidR="00AE2009" w:rsidRPr="00A3036C">
        <w:rPr>
          <w:rFonts w:ascii="Times New Roman" w:eastAsia="Aptos" w:hAnsi="Times New Roman" w:cs="Times New Roman"/>
          <w:sz w:val="24"/>
          <w:szCs w:val="24"/>
        </w:rPr>
        <w:t>, como forma d</w:t>
      </w:r>
      <w:r w:rsidR="00761BD5" w:rsidRPr="00A3036C">
        <w:rPr>
          <w:rFonts w:ascii="Times New Roman" w:eastAsia="Aptos" w:hAnsi="Times New Roman" w:cs="Times New Roman"/>
          <w:sz w:val="24"/>
          <w:szCs w:val="24"/>
        </w:rPr>
        <w:t xml:space="preserve">e manutenção do Sistema Terra, através deste </w:t>
      </w:r>
      <w:r w:rsidR="00761BD5" w:rsidRPr="00A3036C">
        <w:rPr>
          <w:rFonts w:ascii="Times New Roman" w:hAnsi="Times New Roman" w:cs="Times New Roman"/>
          <w:b/>
          <w:bCs/>
          <w:sz w:val="24"/>
          <w:szCs w:val="24"/>
        </w:rPr>
        <w:t xml:space="preserve">Reset </w:t>
      </w:r>
      <w:r w:rsidR="00761BD5" w:rsidRPr="00A3036C">
        <w:rPr>
          <w:rFonts w:ascii="Times New Roman" w:hAnsi="Times New Roman" w:cs="Times New Roman"/>
          <w:sz w:val="24"/>
          <w:szCs w:val="24"/>
        </w:rPr>
        <w:t xml:space="preserve">acompanhado do </w:t>
      </w:r>
      <w:r w:rsidR="00761BD5" w:rsidRPr="00A3036C">
        <w:rPr>
          <w:rFonts w:ascii="Times New Roman" w:hAnsi="Times New Roman" w:cs="Times New Roman"/>
          <w:i/>
          <w:iCs/>
          <w:sz w:val="24"/>
          <w:szCs w:val="24"/>
        </w:rPr>
        <w:t>pacote de maldades</w:t>
      </w:r>
      <w:r w:rsidR="00761BD5" w:rsidRPr="00A3036C">
        <w:rPr>
          <w:rFonts w:ascii="Times New Roman" w:hAnsi="Times New Roman" w:cs="Times New Roman"/>
          <w:sz w:val="24"/>
          <w:szCs w:val="24"/>
        </w:rPr>
        <w:t>.</w:t>
      </w:r>
      <w:r w:rsidR="00354F9C" w:rsidRPr="00A3036C">
        <w:rPr>
          <w:rFonts w:ascii="Times New Roman" w:hAnsi="Times New Roman" w:cs="Times New Roman"/>
          <w:sz w:val="24"/>
          <w:szCs w:val="24"/>
        </w:rPr>
        <w:t xml:space="preserve"> Todos os terráqueos vivos, adormecidos, com suas respectivas idades dormiram no ano de 2079 e acordaram em 2024, sob o véu do esquecimento deste período entre estas duas realidades de tempo e, hoje, vivem em 2025.  </w:t>
      </w:r>
    </w:p>
    <w:p w14:paraId="2FA2FB48" w14:textId="77777777" w:rsidR="00761BD5" w:rsidRPr="00A3036C" w:rsidRDefault="00761BD5" w:rsidP="00761BD5">
      <w:pPr>
        <w:spacing w:after="0"/>
        <w:jc w:val="both"/>
        <w:rPr>
          <w:rFonts w:ascii="Times New Roman" w:hAnsi="Times New Roman" w:cs="Times New Roman"/>
          <w:sz w:val="24"/>
          <w:szCs w:val="24"/>
        </w:rPr>
      </w:pPr>
    </w:p>
    <w:p w14:paraId="0651C42B" w14:textId="2D4C77EB" w:rsidR="00761BD5" w:rsidRPr="00A3036C" w:rsidRDefault="00761BD5" w:rsidP="00761BD5">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354F9C" w:rsidRPr="00A3036C">
        <w:rPr>
          <w:rFonts w:ascii="Times New Roman" w:hAnsi="Times New Roman" w:cs="Times New Roman"/>
          <w:sz w:val="24"/>
          <w:szCs w:val="24"/>
        </w:rPr>
        <w:t xml:space="preserve"> Talvez, possamos interpretar que a Guerra Dimensional travada aqui e no universo pela evolução do planeta, se trata do confronto entre a materialidade e a espiritualidade ― João, 27, </w:t>
      </w:r>
      <w:r w:rsidR="001232E8" w:rsidRPr="00A3036C">
        <w:rPr>
          <w:rFonts w:ascii="Times New Roman" w:hAnsi="Times New Roman" w:cs="Times New Roman"/>
          <w:sz w:val="24"/>
          <w:szCs w:val="24"/>
        </w:rPr>
        <w:t>analisa o conflito</w:t>
      </w:r>
      <w:r w:rsidR="00354F9C" w:rsidRPr="00A3036C">
        <w:rPr>
          <w:rFonts w:ascii="Times New Roman" w:hAnsi="Times New Roman" w:cs="Times New Roman"/>
          <w:sz w:val="24"/>
          <w:szCs w:val="24"/>
        </w:rPr>
        <w:t xml:space="preserve"> ― O ser humano precisa compreender que </w:t>
      </w:r>
      <w:r w:rsidR="00354F9C" w:rsidRPr="00A3036C">
        <w:rPr>
          <w:rFonts w:ascii="Times New Roman" w:hAnsi="Times New Roman" w:cs="Times New Roman"/>
          <w:i/>
          <w:iCs/>
          <w:sz w:val="24"/>
          <w:szCs w:val="24"/>
        </w:rPr>
        <w:t>o melhor das coisas, não são as coisas</w:t>
      </w:r>
      <w:r w:rsidR="001232E8" w:rsidRPr="00A3036C">
        <w:rPr>
          <w:rFonts w:ascii="Times New Roman" w:hAnsi="Times New Roman" w:cs="Times New Roman"/>
          <w:sz w:val="24"/>
          <w:szCs w:val="24"/>
        </w:rPr>
        <w:t>. ▬ constata.</w:t>
      </w:r>
      <w:r w:rsidR="00354F9C" w:rsidRPr="00A3036C">
        <w:rPr>
          <w:rFonts w:ascii="Times New Roman" w:hAnsi="Times New Roman" w:cs="Times New Roman"/>
          <w:sz w:val="24"/>
          <w:szCs w:val="24"/>
        </w:rPr>
        <w:t xml:space="preserve"> </w:t>
      </w:r>
    </w:p>
    <w:p w14:paraId="6985C15A" w14:textId="77777777" w:rsidR="001232E8" w:rsidRPr="00A3036C" w:rsidRDefault="001232E8" w:rsidP="00761BD5">
      <w:pPr>
        <w:spacing w:after="0"/>
        <w:jc w:val="both"/>
        <w:rPr>
          <w:rFonts w:ascii="Times New Roman" w:hAnsi="Times New Roman" w:cs="Times New Roman"/>
          <w:sz w:val="24"/>
          <w:szCs w:val="24"/>
        </w:rPr>
      </w:pPr>
    </w:p>
    <w:p w14:paraId="76AFECA7" w14:textId="336C2771" w:rsidR="001232E8" w:rsidRPr="00A3036C" w:rsidRDefault="001232E8" w:rsidP="00761BD5">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No final </w:t>
      </w:r>
      <w:r w:rsidRPr="00A3036C">
        <w:rPr>
          <w:rFonts w:ascii="Times New Roman" w:hAnsi="Times New Roman" w:cs="Times New Roman"/>
          <w:i/>
          <w:iCs/>
          <w:sz w:val="24"/>
          <w:szCs w:val="24"/>
        </w:rPr>
        <w:t xml:space="preserve">nada acontece por acaso ― </w:t>
      </w:r>
      <w:r w:rsidRPr="00A3036C">
        <w:rPr>
          <w:rFonts w:ascii="Times New Roman" w:hAnsi="Times New Roman" w:cs="Times New Roman"/>
          <w:sz w:val="24"/>
          <w:szCs w:val="24"/>
        </w:rPr>
        <w:t xml:space="preserve">Gabriel Cappallatte, 34, afirma </w:t>
      </w:r>
      <w:r w:rsidRPr="00A3036C">
        <w:rPr>
          <w:rFonts w:ascii="Times New Roman" w:hAnsi="Times New Roman" w:cs="Times New Roman"/>
          <w:i/>
          <w:iCs/>
          <w:sz w:val="24"/>
          <w:szCs w:val="24"/>
        </w:rPr>
        <w:t xml:space="preserve">― </w:t>
      </w:r>
      <w:r w:rsidRPr="00A3036C">
        <w:rPr>
          <w:rFonts w:ascii="Times New Roman" w:hAnsi="Times New Roman" w:cs="Times New Roman"/>
          <w:sz w:val="24"/>
          <w:szCs w:val="24"/>
        </w:rPr>
        <w:t xml:space="preserve">Todos os despertos, esperando a reversão do quadro atual de mais terráqueos adormecidos de que acordados, alcançarão na caminhada por </w:t>
      </w:r>
      <w:r w:rsidRPr="00A3036C">
        <w:rPr>
          <w:rFonts w:ascii="Times New Roman" w:hAnsi="Times New Roman" w:cs="Times New Roman"/>
          <w:b/>
          <w:bCs/>
          <w:sz w:val="24"/>
          <w:szCs w:val="24"/>
        </w:rPr>
        <w:t>Evoluirjá</w:t>
      </w:r>
      <w:r w:rsidR="00F870D0" w:rsidRPr="00A3036C">
        <w:rPr>
          <w:rFonts w:ascii="Times New Roman" w:hAnsi="Times New Roman" w:cs="Times New Roman"/>
          <w:sz w:val="24"/>
          <w:szCs w:val="24"/>
        </w:rPr>
        <w:t>,</w:t>
      </w:r>
      <w:r w:rsidR="00F870D0" w:rsidRPr="00A3036C">
        <w:rPr>
          <w:rFonts w:ascii="Times New Roman" w:hAnsi="Times New Roman" w:cs="Times New Roman"/>
          <w:b/>
          <w:bCs/>
          <w:sz w:val="24"/>
          <w:szCs w:val="24"/>
        </w:rPr>
        <w:t xml:space="preserve"> </w:t>
      </w:r>
      <w:r w:rsidRPr="00A3036C">
        <w:rPr>
          <w:rFonts w:ascii="Times New Roman" w:hAnsi="Times New Roman" w:cs="Times New Roman"/>
          <w:sz w:val="24"/>
          <w:szCs w:val="24"/>
        </w:rPr>
        <w:t xml:space="preserve">do </w:t>
      </w:r>
      <w:r w:rsidRPr="00A3036C">
        <w:rPr>
          <w:rFonts w:ascii="Times New Roman" w:hAnsi="Times New Roman" w:cs="Times New Roman"/>
          <w:i/>
          <w:iCs/>
          <w:sz w:val="24"/>
          <w:szCs w:val="24"/>
        </w:rPr>
        <w:t xml:space="preserve">quinto </w:t>
      </w:r>
      <w:r w:rsidRPr="00A3036C">
        <w:rPr>
          <w:rFonts w:ascii="Times New Roman" w:hAnsi="Times New Roman" w:cs="Times New Roman"/>
          <w:sz w:val="24"/>
          <w:szCs w:val="24"/>
        </w:rPr>
        <w:t xml:space="preserve">até o </w:t>
      </w:r>
      <w:r w:rsidRPr="00A3036C">
        <w:rPr>
          <w:rFonts w:ascii="Times New Roman" w:hAnsi="Times New Roman" w:cs="Times New Roman"/>
          <w:i/>
          <w:iCs/>
          <w:sz w:val="24"/>
          <w:szCs w:val="24"/>
        </w:rPr>
        <w:t>décimo segundo plano terráqueo</w:t>
      </w:r>
      <w:r w:rsidRPr="00A3036C">
        <w:rPr>
          <w:rFonts w:ascii="Times New Roman" w:hAnsi="Times New Roman" w:cs="Times New Roman"/>
          <w:sz w:val="24"/>
          <w:szCs w:val="24"/>
        </w:rPr>
        <w:t>, o amor incondicional. ▬ esperançoso.</w:t>
      </w:r>
    </w:p>
    <w:p w14:paraId="72A62DA5" w14:textId="77777777" w:rsidR="001232E8" w:rsidRPr="00A3036C" w:rsidRDefault="001232E8" w:rsidP="00761BD5">
      <w:pPr>
        <w:spacing w:after="0"/>
        <w:jc w:val="both"/>
        <w:rPr>
          <w:rFonts w:ascii="Times New Roman" w:hAnsi="Times New Roman" w:cs="Times New Roman"/>
          <w:sz w:val="24"/>
          <w:szCs w:val="24"/>
        </w:rPr>
      </w:pPr>
    </w:p>
    <w:p w14:paraId="55214620" w14:textId="56BAE7F9" w:rsidR="001232E8" w:rsidRPr="00A3036C" w:rsidRDefault="001232E8" w:rsidP="00BB5911">
      <w:pPr>
        <w:spacing w:after="0"/>
        <w:jc w:val="both"/>
        <w:rPr>
          <w:rFonts w:ascii="Times New Roman" w:eastAsia="Aptos" w:hAnsi="Times New Roman" w:cs="Times New Roman"/>
          <w:sz w:val="24"/>
          <w:szCs w:val="24"/>
        </w:rPr>
      </w:pPr>
      <w:r w:rsidRPr="00A3036C">
        <w:rPr>
          <w:rFonts w:ascii="Times New Roman" w:hAnsi="Times New Roman" w:cs="Times New Roman"/>
          <w:sz w:val="24"/>
          <w:szCs w:val="24"/>
        </w:rPr>
        <w:t xml:space="preserve">▬ </w:t>
      </w:r>
      <w:r w:rsidR="00BB5911" w:rsidRPr="00A3036C">
        <w:rPr>
          <w:rFonts w:ascii="Times New Roman" w:hAnsi="Times New Roman" w:cs="Times New Roman"/>
          <w:sz w:val="24"/>
          <w:szCs w:val="24"/>
        </w:rPr>
        <w:t>Sem dúvida</w:t>
      </w:r>
      <w:r w:rsidR="00F870D0" w:rsidRPr="00A3036C">
        <w:rPr>
          <w:rFonts w:ascii="Times New Roman" w:hAnsi="Times New Roman" w:cs="Times New Roman"/>
          <w:sz w:val="24"/>
          <w:szCs w:val="24"/>
        </w:rPr>
        <w:t>...</w:t>
      </w:r>
      <w:r w:rsidR="00BB5911" w:rsidRPr="00A3036C">
        <w:rPr>
          <w:rFonts w:ascii="Times New Roman" w:hAnsi="Times New Roman" w:cs="Times New Roman"/>
          <w:sz w:val="24"/>
          <w:szCs w:val="24"/>
        </w:rPr>
        <w:t xml:space="preserve"> estando o terrícola afinado com sua essência divinal ― Tiago, 26, complementa ― Evitando, assim, ser parte de os </w:t>
      </w:r>
      <w:r w:rsidR="00BB5911" w:rsidRPr="00A3036C">
        <w:rPr>
          <w:rFonts w:ascii="Times New Roman" w:eastAsia="Aptos" w:hAnsi="Times New Roman" w:cs="Times New Roman"/>
          <w:b/>
          <w:bCs/>
          <w:sz w:val="24"/>
          <w:szCs w:val="24"/>
        </w:rPr>
        <w:t>e</w:t>
      </w:r>
      <w:r w:rsidR="00BB5911" w:rsidRPr="00A3036C">
        <w:rPr>
          <w:rFonts w:ascii="Times New Roman" w:eastAsia="Aptos" w:hAnsi="Times New Roman" w:cs="Times New Roman"/>
          <w:b/>
          <w:bCs/>
          <w:color w:val="FF0000"/>
          <w:sz w:val="24"/>
          <w:szCs w:val="24"/>
        </w:rPr>
        <w:t>X</w:t>
      </w:r>
      <w:r w:rsidR="00BB5911" w:rsidRPr="00A3036C">
        <w:rPr>
          <w:rFonts w:ascii="Times New Roman" w:eastAsia="Aptos" w:hAnsi="Times New Roman" w:cs="Times New Roman"/>
          <w:b/>
          <w:bCs/>
          <w:sz w:val="24"/>
          <w:szCs w:val="24"/>
        </w:rPr>
        <w:t xml:space="preserve">ilados da </w:t>
      </w:r>
      <w:r w:rsidR="00BB5911" w:rsidRPr="00A3036C">
        <w:rPr>
          <w:rFonts w:ascii="Times New Roman" w:eastAsia="Aptos" w:hAnsi="Times New Roman" w:cs="Times New Roman"/>
          <w:b/>
          <w:bCs/>
          <w:color w:val="7030A0"/>
          <w:sz w:val="24"/>
          <w:szCs w:val="24"/>
        </w:rPr>
        <w:t>T</w:t>
      </w:r>
      <w:r w:rsidR="00BB5911" w:rsidRPr="00A3036C">
        <w:rPr>
          <w:rFonts w:ascii="Times New Roman" w:eastAsia="Aptos" w:hAnsi="Times New Roman" w:cs="Times New Roman"/>
          <w:b/>
          <w:bCs/>
          <w:sz w:val="24"/>
          <w:szCs w:val="24"/>
        </w:rPr>
        <w:t>erra ─ passado pacto para o futuro</w:t>
      </w:r>
      <w:r w:rsidR="00BB5911" w:rsidRPr="00A3036C">
        <w:rPr>
          <w:rFonts w:ascii="Times New Roman" w:eastAsia="Aptos" w:hAnsi="Times New Roman" w:cs="Times New Roman"/>
          <w:sz w:val="24"/>
          <w:szCs w:val="24"/>
        </w:rPr>
        <w:t>. ▬ alerta.</w:t>
      </w:r>
    </w:p>
    <w:p w14:paraId="53A0AC76" w14:textId="77777777" w:rsidR="00BB5911" w:rsidRPr="00A3036C" w:rsidRDefault="00BB5911" w:rsidP="00BB5911">
      <w:pPr>
        <w:spacing w:after="0"/>
        <w:jc w:val="both"/>
        <w:rPr>
          <w:rFonts w:ascii="Times New Roman" w:eastAsia="Aptos" w:hAnsi="Times New Roman" w:cs="Times New Roman"/>
          <w:sz w:val="24"/>
          <w:szCs w:val="24"/>
        </w:rPr>
      </w:pPr>
    </w:p>
    <w:p w14:paraId="03DADE59" w14:textId="3DD7FF86" w:rsidR="00BB5911" w:rsidRPr="00A3036C" w:rsidRDefault="00BB5911" w:rsidP="00BB5911">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Tom aborda todos os temas, aqui, discutido</w:t>
      </w:r>
      <w:r w:rsidR="00F870D0" w:rsidRPr="00A3036C">
        <w:rPr>
          <w:rFonts w:ascii="Times New Roman" w:eastAsia="Aptos" w:hAnsi="Times New Roman" w:cs="Times New Roman"/>
          <w:sz w:val="24"/>
          <w:szCs w:val="24"/>
        </w:rPr>
        <w:t>s</w:t>
      </w:r>
      <w:r w:rsidRPr="00A3036C">
        <w:rPr>
          <w:rFonts w:ascii="Times New Roman" w:eastAsia="Aptos" w:hAnsi="Times New Roman" w:cs="Times New Roman"/>
          <w:sz w:val="24"/>
          <w:szCs w:val="24"/>
        </w:rPr>
        <w:t xml:space="preserve">, no livro 2 da trilogia de romances </w:t>
      </w:r>
      <w:r w:rsidRPr="00A3036C">
        <w:rPr>
          <w:rFonts w:ascii="Times New Roman" w:eastAsia="Aptos" w:hAnsi="Times New Roman" w:cs="Times New Roman"/>
          <w:b/>
          <w:bCs/>
          <w:sz w:val="24"/>
          <w:szCs w:val="24"/>
        </w:rPr>
        <w:t>e</w:t>
      </w:r>
      <w:r w:rsidRPr="00A3036C">
        <w:rPr>
          <w:rFonts w:ascii="Times New Roman" w:eastAsia="Aptos" w:hAnsi="Times New Roman" w:cs="Times New Roman"/>
          <w:b/>
          <w:bCs/>
          <w:color w:val="FF0000"/>
          <w:sz w:val="24"/>
          <w:szCs w:val="24"/>
        </w:rPr>
        <w:t>X</w:t>
      </w:r>
      <w:r w:rsidRPr="00A3036C">
        <w:rPr>
          <w:rFonts w:ascii="Times New Roman" w:eastAsia="Aptos" w:hAnsi="Times New Roman" w:cs="Times New Roman"/>
          <w:b/>
          <w:bCs/>
          <w:sz w:val="24"/>
          <w:szCs w:val="24"/>
        </w:rPr>
        <w:t xml:space="preserve">ilados da </w:t>
      </w:r>
      <w:r w:rsidRPr="00A3036C">
        <w:rPr>
          <w:rFonts w:ascii="Times New Roman" w:eastAsia="Aptos" w:hAnsi="Times New Roman" w:cs="Times New Roman"/>
          <w:b/>
          <w:bCs/>
          <w:color w:val="7030A0"/>
          <w:sz w:val="24"/>
          <w:szCs w:val="24"/>
        </w:rPr>
        <w:t>T</w:t>
      </w:r>
      <w:r w:rsidRPr="00A3036C">
        <w:rPr>
          <w:rFonts w:ascii="Times New Roman" w:eastAsia="Aptos" w:hAnsi="Times New Roman" w:cs="Times New Roman"/>
          <w:b/>
          <w:bCs/>
          <w:sz w:val="24"/>
          <w:szCs w:val="24"/>
        </w:rPr>
        <w:t xml:space="preserve">erra </w:t>
      </w:r>
      <w:r w:rsidRPr="00A3036C">
        <w:rPr>
          <w:rFonts w:ascii="Times New Roman" w:eastAsia="Aptos" w:hAnsi="Times New Roman" w:cs="Times New Roman"/>
          <w:sz w:val="24"/>
          <w:szCs w:val="24"/>
        </w:rPr>
        <w:t xml:space="preserve">― Liz Taylor, 32, mulher de Tom Harrison destaca o trabalho literário dela e do marido ― </w:t>
      </w:r>
      <w:r w:rsidR="001B2F94" w:rsidRPr="00A3036C">
        <w:rPr>
          <w:rFonts w:ascii="Times New Roman" w:eastAsia="Aptos" w:hAnsi="Times New Roman" w:cs="Times New Roman"/>
          <w:sz w:val="24"/>
          <w:szCs w:val="24"/>
        </w:rPr>
        <w:t xml:space="preserve">Espero que estejamos reproduzindo com excelência as intuições divinais para concebermos a história credibilizada pelo SEU. ▬ </w:t>
      </w:r>
      <w:r w:rsidR="00F870D0" w:rsidRPr="00A3036C">
        <w:rPr>
          <w:rFonts w:ascii="Times New Roman" w:eastAsia="Aptos" w:hAnsi="Times New Roman" w:cs="Times New Roman"/>
          <w:sz w:val="24"/>
          <w:szCs w:val="24"/>
        </w:rPr>
        <w:t>imagin</w:t>
      </w:r>
      <w:r w:rsidR="001B2F94" w:rsidRPr="00A3036C">
        <w:rPr>
          <w:rFonts w:ascii="Times New Roman" w:eastAsia="Aptos" w:hAnsi="Times New Roman" w:cs="Times New Roman"/>
          <w:sz w:val="24"/>
          <w:szCs w:val="24"/>
        </w:rPr>
        <w:t>a.</w:t>
      </w:r>
    </w:p>
    <w:p w14:paraId="3AE5F497" w14:textId="77777777" w:rsidR="001B2F94" w:rsidRPr="00A3036C" w:rsidRDefault="001B2F94" w:rsidP="00BB5911">
      <w:pPr>
        <w:spacing w:after="0"/>
        <w:jc w:val="both"/>
        <w:rPr>
          <w:rFonts w:ascii="Times New Roman" w:eastAsia="Aptos" w:hAnsi="Times New Roman" w:cs="Times New Roman"/>
          <w:sz w:val="24"/>
          <w:szCs w:val="24"/>
        </w:rPr>
      </w:pPr>
    </w:p>
    <w:p w14:paraId="4A338BB5" w14:textId="16DD7C9E" w:rsidR="001B2F94" w:rsidRPr="00A3036C" w:rsidRDefault="001B2F94" w:rsidP="00BB5911">
      <w:pPr>
        <w:spacing w:after="0"/>
        <w:jc w:val="both"/>
        <w:rPr>
          <w:rFonts w:ascii="Times New Roman" w:hAnsi="Times New Roman" w:cs="Times New Roman"/>
          <w:sz w:val="24"/>
          <w:szCs w:val="24"/>
        </w:rPr>
      </w:pPr>
      <w:r w:rsidRPr="00A3036C">
        <w:rPr>
          <w:rFonts w:ascii="Times New Roman" w:eastAsia="Aptos" w:hAnsi="Times New Roman" w:cs="Times New Roman"/>
          <w:sz w:val="24"/>
          <w:szCs w:val="24"/>
        </w:rPr>
        <w:t xml:space="preserve">▬ Depois de, </w:t>
      </w:r>
      <w:r w:rsidRPr="00A3036C">
        <w:rPr>
          <w:rFonts w:ascii="Times New Roman" w:eastAsia="Aptos" w:hAnsi="Times New Roman" w:cs="Times New Roman"/>
          <w:b/>
          <w:bCs/>
          <w:sz w:val="24"/>
          <w:szCs w:val="24"/>
        </w:rPr>
        <w:t>e</w:t>
      </w:r>
      <w:r w:rsidRPr="00A3036C">
        <w:rPr>
          <w:rFonts w:ascii="Times New Roman" w:eastAsia="Aptos" w:hAnsi="Times New Roman" w:cs="Times New Roman"/>
          <w:b/>
          <w:bCs/>
          <w:color w:val="FF0000"/>
          <w:sz w:val="24"/>
          <w:szCs w:val="24"/>
        </w:rPr>
        <w:t>X</w:t>
      </w:r>
      <w:r w:rsidRPr="00A3036C">
        <w:rPr>
          <w:rFonts w:ascii="Times New Roman" w:eastAsia="Aptos" w:hAnsi="Times New Roman" w:cs="Times New Roman"/>
          <w:b/>
          <w:bCs/>
          <w:sz w:val="24"/>
          <w:szCs w:val="24"/>
        </w:rPr>
        <w:t xml:space="preserve">ilados da </w:t>
      </w:r>
      <w:r w:rsidRPr="00A3036C">
        <w:rPr>
          <w:rFonts w:ascii="Times New Roman" w:eastAsia="Aptos" w:hAnsi="Times New Roman" w:cs="Times New Roman"/>
          <w:b/>
          <w:bCs/>
          <w:color w:val="7030A0"/>
          <w:sz w:val="24"/>
          <w:szCs w:val="24"/>
        </w:rPr>
        <w:t>T</w:t>
      </w:r>
      <w:r w:rsidRPr="00A3036C">
        <w:rPr>
          <w:rFonts w:ascii="Times New Roman" w:eastAsia="Aptos" w:hAnsi="Times New Roman" w:cs="Times New Roman"/>
          <w:b/>
          <w:bCs/>
          <w:sz w:val="24"/>
          <w:szCs w:val="24"/>
        </w:rPr>
        <w:t>erra</w:t>
      </w:r>
      <w:r w:rsidRPr="00A3036C">
        <w:rPr>
          <w:rFonts w:ascii="Times New Roman" w:eastAsia="Aptos" w:hAnsi="Times New Roman" w:cs="Times New Roman"/>
          <w:sz w:val="24"/>
          <w:szCs w:val="24"/>
        </w:rPr>
        <w:t xml:space="preserve">, a bíblia contemporânea escrita por Joseph Harrison com a filosofia: </w:t>
      </w:r>
      <w:r w:rsidRPr="00A3036C">
        <w:rPr>
          <w:rFonts w:ascii="Times New Roman" w:eastAsia="Aptos" w:hAnsi="Times New Roman" w:cs="Times New Roman"/>
          <w:i/>
          <w:iCs/>
          <w:sz w:val="24"/>
          <w:szCs w:val="24"/>
        </w:rPr>
        <w:t>a minha raça é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o meu sexo é o amor</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a minha religião é a caridade</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todos os homens são iguais</w:t>
      </w:r>
      <w:r w:rsidRPr="00A3036C">
        <w:rPr>
          <w:rFonts w:ascii="Times New Roman" w:eastAsia="Aptos" w:hAnsi="Times New Roman" w:cs="Times New Roman"/>
          <w:sz w:val="24"/>
          <w:szCs w:val="24"/>
        </w:rPr>
        <w:t xml:space="preserve">, agora o temos no invólucro corporal de Tom, escrevendo </w:t>
      </w:r>
      <w:r w:rsidR="007540CB" w:rsidRPr="00A3036C">
        <w:rPr>
          <w:rFonts w:ascii="Times New Roman" w:eastAsia="Aptos" w:hAnsi="Times New Roman" w:cs="Times New Roman"/>
          <w:sz w:val="24"/>
          <w:szCs w:val="24"/>
        </w:rPr>
        <w:t>no livro 2, romance d</w:t>
      </w:r>
      <w:r w:rsidRPr="00A3036C">
        <w:rPr>
          <w:rFonts w:ascii="Times New Roman" w:eastAsia="Aptos" w:hAnsi="Times New Roman" w:cs="Times New Roman"/>
          <w:sz w:val="24"/>
          <w:szCs w:val="24"/>
        </w:rPr>
        <w:t xml:space="preserve">a evolução filosófica para </w:t>
      </w:r>
      <w:r w:rsidR="007540CB" w:rsidRPr="00A3036C">
        <w:rPr>
          <w:rFonts w:ascii="Times New Roman" w:hAnsi="Times New Roman" w:cs="Times New Roman"/>
          <w:i/>
          <w:iCs/>
          <w:sz w:val="24"/>
          <w:szCs w:val="24"/>
        </w:rPr>
        <w:t>a minha raça humana é universa</w:t>
      </w:r>
      <w:r w:rsidR="007540CB" w:rsidRPr="00A3036C">
        <w:rPr>
          <w:rFonts w:ascii="Times New Roman" w:hAnsi="Times New Roman" w:cs="Times New Roman"/>
          <w:sz w:val="24"/>
          <w:szCs w:val="24"/>
        </w:rPr>
        <w:t>l...</w:t>
      </w:r>
      <w:r w:rsidR="007540CB" w:rsidRPr="00A3036C">
        <w:rPr>
          <w:rFonts w:ascii="Times New Roman" w:hAnsi="Times New Roman" w:cs="Times New Roman"/>
          <w:i/>
          <w:iCs/>
          <w:sz w:val="24"/>
          <w:szCs w:val="24"/>
        </w:rPr>
        <w:t xml:space="preserve"> o meu sexo é o amor... a minha religião é a consciência</w:t>
      </w:r>
      <w:r w:rsidR="007540CB" w:rsidRPr="00A3036C">
        <w:rPr>
          <w:rFonts w:ascii="Times New Roman" w:hAnsi="Times New Roman" w:cs="Times New Roman"/>
          <w:sz w:val="24"/>
          <w:szCs w:val="24"/>
        </w:rPr>
        <w:t>...</w:t>
      </w:r>
      <w:r w:rsidR="007540CB" w:rsidRPr="00A3036C">
        <w:rPr>
          <w:rFonts w:ascii="Times New Roman" w:hAnsi="Times New Roman" w:cs="Times New Roman"/>
          <w:i/>
          <w:iCs/>
          <w:sz w:val="24"/>
          <w:szCs w:val="24"/>
        </w:rPr>
        <w:t xml:space="preserve"> todos os homens são iguais</w:t>
      </w:r>
      <w:r w:rsidR="007540CB" w:rsidRPr="00A3036C">
        <w:rPr>
          <w:rFonts w:ascii="Times New Roman" w:hAnsi="Times New Roman" w:cs="Times New Roman"/>
          <w:sz w:val="24"/>
          <w:szCs w:val="24"/>
        </w:rPr>
        <w:t>. ▬ vibrante.</w:t>
      </w:r>
    </w:p>
    <w:p w14:paraId="5976A64A" w14:textId="77777777" w:rsidR="007540CB" w:rsidRPr="00A3036C" w:rsidRDefault="007540CB" w:rsidP="00BB5911">
      <w:pPr>
        <w:spacing w:after="0"/>
        <w:jc w:val="both"/>
        <w:rPr>
          <w:rFonts w:ascii="Times New Roman" w:hAnsi="Times New Roman" w:cs="Times New Roman"/>
          <w:sz w:val="24"/>
          <w:szCs w:val="24"/>
        </w:rPr>
      </w:pPr>
    </w:p>
    <w:p w14:paraId="3136D09F" w14:textId="20C6C72C" w:rsidR="007540CB" w:rsidRPr="00A3036C" w:rsidRDefault="007540CB" w:rsidP="00BB5911">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Realmente, escrevo em tempo real, os acontecimentos desta Guerra Dimensional ― Tom Harrison, 34, explana seu processo criativo ― Inclusive durante nossa resenha, recepciono a intuição para agregar valor </w:t>
      </w:r>
      <w:r w:rsidR="00F870D0" w:rsidRPr="00A3036C">
        <w:rPr>
          <w:rFonts w:ascii="Times New Roman" w:hAnsi="Times New Roman" w:cs="Times New Roman"/>
          <w:sz w:val="24"/>
          <w:szCs w:val="24"/>
        </w:rPr>
        <w:t>à</w:t>
      </w:r>
      <w:r w:rsidRPr="00A3036C">
        <w:rPr>
          <w:rFonts w:ascii="Times New Roman" w:hAnsi="Times New Roman" w:cs="Times New Roman"/>
          <w:sz w:val="24"/>
          <w:szCs w:val="24"/>
        </w:rPr>
        <w:t xml:space="preserve"> filosofia do Eu Sou, incluindo mais uma frase, ficando, a partir de agora, com a devida permissão desta forma: Eu </w:t>
      </w:r>
      <w:r w:rsidRPr="00A3036C">
        <w:rPr>
          <w:rFonts w:ascii="Times New Roman" w:hAnsi="Times New Roman" w:cs="Times New Roman"/>
          <w:sz w:val="24"/>
          <w:szCs w:val="24"/>
        </w:rPr>
        <w:lastRenderedPageBreak/>
        <w:t>Sou a consciência... Eu Sou a energia... Eu Sou a luz... Eu Sou o coração... Eu Sou o amor... Eu Sou a evolução... Eu Sou o Escritor da existência humana.</w:t>
      </w:r>
      <w:r w:rsidR="005D2190" w:rsidRPr="00A3036C">
        <w:rPr>
          <w:rFonts w:ascii="Times New Roman" w:hAnsi="Times New Roman" w:cs="Times New Roman"/>
          <w:sz w:val="24"/>
          <w:szCs w:val="24"/>
        </w:rPr>
        <w:t>.. Eu Sou o perfeito equilíbrio da mente, do corpo e de espírito... Eu Sou a conexão com o Eu Superior... Eu Sou o amor incondicional ― Emocionado ―</w:t>
      </w:r>
      <w:r w:rsidRPr="00A3036C">
        <w:rPr>
          <w:rFonts w:ascii="Times New Roman" w:hAnsi="Times New Roman" w:cs="Times New Roman"/>
          <w:sz w:val="24"/>
          <w:szCs w:val="24"/>
        </w:rPr>
        <w:t xml:space="preserve"> </w:t>
      </w:r>
      <w:r w:rsidR="005D2190" w:rsidRPr="00A3036C">
        <w:rPr>
          <w:rFonts w:ascii="Times New Roman" w:hAnsi="Times New Roman" w:cs="Times New Roman"/>
          <w:sz w:val="24"/>
          <w:szCs w:val="24"/>
        </w:rPr>
        <w:t>O que acham? A intuição procede? Acho que complementa com o objetivo filosófico de termos nos corações terrícolas, o amor incondicional. ▬ sugere.</w:t>
      </w:r>
    </w:p>
    <w:p w14:paraId="6A6F3DB3" w14:textId="77777777" w:rsidR="005D2190" w:rsidRPr="00A3036C" w:rsidRDefault="005D2190" w:rsidP="00BB5911">
      <w:pPr>
        <w:spacing w:after="0"/>
        <w:jc w:val="both"/>
        <w:rPr>
          <w:rFonts w:ascii="Times New Roman" w:hAnsi="Times New Roman" w:cs="Times New Roman"/>
          <w:sz w:val="24"/>
          <w:szCs w:val="24"/>
        </w:rPr>
      </w:pPr>
    </w:p>
    <w:p w14:paraId="2DB4622F" w14:textId="77777777" w:rsidR="005D2190" w:rsidRPr="00A3036C" w:rsidRDefault="005D2190" w:rsidP="00BB5911">
      <w:pPr>
        <w:spacing w:after="0"/>
        <w:jc w:val="both"/>
        <w:rPr>
          <w:rFonts w:ascii="Times New Roman" w:hAnsi="Times New Roman" w:cs="Times New Roman"/>
          <w:sz w:val="24"/>
          <w:szCs w:val="24"/>
        </w:rPr>
      </w:pPr>
      <w:r w:rsidRPr="00A3036C">
        <w:rPr>
          <w:rFonts w:ascii="Times New Roman" w:hAnsi="Times New Roman" w:cs="Times New Roman"/>
          <w:sz w:val="24"/>
          <w:szCs w:val="24"/>
        </w:rPr>
        <w:t>▬ Acho que sua intuição valoriza a filosofia do Eu Sou ― Fértilles aprova a inclusão da frase ― Realmente fechar com Eu Sou o amor incondicional é aconselhável. ▬ compactua.</w:t>
      </w:r>
    </w:p>
    <w:p w14:paraId="1098FB90" w14:textId="77777777" w:rsidR="005D2190" w:rsidRPr="00A3036C" w:rsidRDefault="005D2190" w:rsidP="00BB5911">
      <w:pPr>
        <w:spacing w:after="0"/>
        <w:jc w:val="both"/>
        <w:rPr>
          <w:rFonts w:ascii="Times New Roman" w:hAnsi="Times New Roman" w:cs="Times New Roman"/>
          <w:sz w:val="24"/>
          <w:szCs w:val="24"/>
        </w:rPr>
      </w:pPr>
    </w:p>
    <w:p w14:paraId="331F1F19" w14:textId="20F17567" w:rsidR="00F76CEF" w:rsidRPr="00A3036C" w:rsidRDefault="005D2190" w:rsidP="009F1ADF">
      <w:pPr>
        <w:spacing w:after="0"/>
        <w:jc w:val="both"/>
        <w:rPr>
          <w:rFonts w:ascii="Times New Roman" w:eastAsia="Aptos" w:hAnsi="Times New Roman" w:cs="Times New Roman"/>
          <w:sz w:val="24"/>
          <w:szCs w:val="24"/>
        </w:rPr>
      </w:pPr>
      <w:r w:rsidRPr="00A3036C">
        <w:rPr>
          <w:rFonts w:ascii="Times New Roman" w:hAnsi="Times New Roman" w:cs="Times New Roman"/>
          <w:sz w:val="24"/>
          <w:szCs w:val="24"/>
        </w:rPr>
        <w:t>▬ Passemos a utilizar esta nova forma ― Germano concorda ― Pratiquemos o Eu Sou</w:t>
      </w:r>
      <w:r w:rsidR="00D6211B" w:rsidRPr="00A3036C">
        <w:rPr>
          <w:rFonts w:ascii="Times New Roman" w:hAnsi="Times New Roman" w:cs="Times New Roman"/>
          <w:sz w:val="24"/>
          <w:szCs w:val="24"/>
        </w:rPr>
        <w:t xml:space="preserve">, bradando </w:t>
      </w:r>
      <w:r w:rsidR="00D6211B" w:rsidRPr="00A3036C">
        <w:rPr>
          <w:rFonts w:ascii="Times New Roman" w:eastAsia="Aptos" w:hAnsi="Times New Roman" w:cs="Times New Roman"/>
          <w:i/>
          <w:iCs/>
          <w:sz w:val="24"/>
          <w:szCs w:val="24"/>
        </w:rPr>
        <w:t>a minha raça humana</w:t>
      </w:r>
      <w:r w:rsidR="00F86EC9" w:rsidRPr="00A3036C">
        <w:rPr>
          <w:rFonts w:ascii="Times New Roman" w:eastAsia="Aptos" w:hAnsi="Times New Roman" w:cs="Times New Roman"/>
          <w:i/>
          <w:iCs/>
          <w:sz w:val="24"/>
          <w:szCs w:val="24"/>
        </w:rPr>
        <w:t xml:space="preserve"> é universal</w:t>
      </w:r>
      <w:r w:rsidR="00D6211B" w:rsidRPr="00A3036C">
        <w:rPr>
          <w:rFonts w:ascii="Times New Roman" w:eastAsia="Aptos" w:hAnsi="Times New Roman" w:cs="Times New Roman"/>
          <w:sz w:val="24"/>
          <w:szCs w:val="24"/>
        </w:rPr>
        <w:t xml:space="preserve">... </w:t>
      </w:r>
      <w:r w:rsidR="00D6211B" w:rsidRPr="00A3036C">
        <w:rPr>
          <w:rFonts w:ascii="Times New Roman" w:eastAsia="Aptos" w:hAnsi="Times New Roman" w:cs="Times New Roman"/>
          <w:i/>
          <w:iCs/>
          <w:sz w:val="24"/>
          <w:szCs w:val="24"/>
        </w:rPr>
        <w:t>o meu sexo é o amor</w:t>
      </w:r>
      <w:r w:rsidR="00D6211B" w:rsidRPr="00A3036C">
        <w:rPr>
          <w:rFonts w:ascii="Times New Roman" w:eastAsia="Aptos" w:hAnsi="Times New Roman" w:cs="Times New Roman"/>
          <w:sz w:val="24"/>
          <w:szCs w:val="24"/>
        </w:rPr>
        <w:t xml:space="preserve">... </w:t>
      </w:r>
      <w:r w:rsidR="00D6211B" w:rsidRPr="00A3036C">
        <w:rPr>
          <w:rFonts w:ascii="Times New Roman" w:eastAsia="Aptos" w:hAnsi="Times New Roman" w:cs="Times New Roman"/>
          <w:i/>
          <w:iCs/>
          <w:sz w:val="24"/>
          <w:szCs w:val="24"/>
        </w:rPr>
        <w:t>a minha religião é a c</w:t>
      </w:r>
      <w:r w:rsidR="00F86EC9" w:rsidRPr="00A3036C">
        <w:rPr>
          <w:rFonts w:ascii="Times New Roman" w:eastAsia="Aptos" w:hAnsi="Times New Roman" w:cs="Times New Roman"/>
          <w:i/>
          <w:iCs/>
          <w:sz w:val="24"/>
          <w:szCs w:val="24"/>
        </w:rPr>
        <w:t>onsciência</w:t>
      </w:r>
      <w:r w:rsidR="00D6211B" w:rsidRPr="00A3036C">
        <w:rPr>
          <w:rFonts w:ascii="Times New Roman" w:eastAsia="Aptos" w:hAnsi="Times New Roman" w:cs="Times New Roman"/>
          <w:sz w:val="24"/>
          <w:szCs w:val="24"/>
        </w:rPr>
        <w:t xml:space="preserve">... </w:t>
      </w:r>
      <w:r w:rsidR="00D6211B" w:rsidRPr="00A3036C">
        <w:rPr>
          <w:rFonts w:ascii="Times New Roman" w:eastAsia="Aptos" w:hAnsi="Times New Roman" w:cs="Times New Roman"/>
          <w:i/>
          <w:iCs/>
          <w:sz w:val="24"/>
          <w:szCs w:val="24"/>
        </w:rPr>
        <w:t xml:space="preserve">todos os homens são iguais </w:t>
      </w:r>
      <w:r w:rsidR="00D6211B" w:rsidRPr="00A3036C">
        <w:rPr>
          <w:rFonts w:ascii="Times New Roman" w:eastAsia="Aptos" w:hAnsi="Times New Roman" w:cs="Times New Roman"/>
          <w:sz w:val="24"/>
          <w:szCs w:val="24"/>
        </w:rPr>
        <w:t>para provocarmos o despertar em massa do máximo de seres humanos, através do amor incondicional. ▬ definitivo.</w:t>
      </w:r>
      <w:r w:rsidR="00D6211B" w:rsidRPr="00A3036C">
        <w:rPr>
          <w:rFonts w:ascii="Times New Roman" w:hAnsi="Times New Roman" w:cs="Times New Roman"/>
          <w:sz w:val="24"/>
          <w:szCs w:val="24"/>
        </w:rPr>
        <w:t xml:space="preserve"> </w:t>
      </w:r>
      <w:r w:rsidRPr="00A3036C">
        <w:rPr>
          <w:rFonts w:ascii="Times New Roman" w:hAnsi="Times New Roman" w:cs="Times New Roman"/>
          <w:sz w:val="24"/>
          <w:szCs w:val="24"/>
        </w:rPr>
        <w:t xml:space="preserve"> </w:t>
      </w:r>
    </w:p>
    <w:p w14:paraId="33A4CE85" w14:textId="37628F05" w:rsidR="00D84DE5" w:rsidRPr="00A3036C" w:rsidRDefault="00B30516" w:rsidP="00B30516">
      <w:pPr>
        <w:tabs>
          <w:tab w:val="center" w:pos="3260"/>
          <w:tab w:val="right" w:pos="6520"/>
        </w:tabs>
        <w:spacing w:after="0"/>
        <w:rPr>
          <w:rFonts w:ascii="Times New Roman" w:hAnsi="Times New Roman" w:cs="Times New Roman"/>
          <w:sz w:val="24"/>
          <w:szCs w:val="24"/>
        </w:rPr>
      </w:pPr>
      <w:r w:rsidRPr="00A3036C">
        <w:rPr>
          <w:rFonts w:ascii="Times New Roman" w:eastAsia="Aptos" w:hAnsi="Times New Roman" w:cs="Times New Roman"/>
          <w:sz w:val="24"/>
          <w:szCs w:val="24"/>
        </w:rPr>
        <w:tab/>
      </w:r>
      <w:bookmarkStart w:id="94" w:name="_Hlk198908821"/>
      <w:r w:rsidR="003625AF" w:rsidRPr="00A3036C">
        <w:rPr>
          <w:rFonts w:ascii="Times New Roman" w:eastAsia="Aptos" w:hAnsi="Times New Roman" w:cs="Times New Roman"/>
          <w:sz w:val="24"/>
          <w:szCs w:val="24"/>
        </w:rPr>
        <w:t xml:space="preserve"> </w:t>
      </w:r>
      <w:r w:rsidR="00D84DE5" w:rsidRPr="00A3036C">
        <w:rPr>
          <w:rFonts w:ascii="Times New Roman" w:eastAsiaTheme="minorEastAsia" w:hAnsi="Times New Roman" w:cs="Times New Roman"/>
          <w:color w:val="6600FF"/>
          <w:kern w:val="0"/>
          <w:sz w:val="36"/>
          <w:szCs w:val="36"/>
          <w14:ligatures w14:val="none"/>
        </w:rPr>
        <w:t>*******</w:t>
      </w:r>
      <w:bookmarkEnd w:id="94"/>
      <w:r w:rsidRPr="00A3036C">
        <w:rPr>
          <w:rFonts w:ascii="Times New Roman" w:eastAsiaTheme="minorEastAsia" w:hAnsi="Times New Roman" w:cs="Times New Roman"/>
          <w:color w:val="6600FF"/>
          <w:kern w:val="0"/>
          <w:sz w:val="36"/>
          <w:szCs w:val="36"/>
          <w14:ligatures w14:val="none"/>
        </w:rPr>
        <w:tab/>
      </w:r>
    </w:p>
    <w:p w14:paraId="18B040F3" w14:textId="77777777" w:rsidR="0091733A" w:rsidRPr="00A3036C" w:rsidRDefault="0091733A" w:rsidP="003625AF">
      <w:pPr>
        <w:spacing w:after="0"/>
        <w:jc w:val="both"/>
        <w:rPr>
          <w:rFonts w:ascii="Times New Roman" w:eastAsia="Aptos" w:hAnsi="Times New Roman" w:cs="Times New Roman"/>
          <w:sz w:val="24"/>
          <w:szCs w:val="24"/>
        </w:rPr>
      </w:pPr>
    </w:p>
    <w:p w14:paraId="7101C874" w14:textId="77777777" w:rsidR="00F86EC9" w:rsidRPr="00A3036C" w:rsidRDefault="0091733A"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Teletransportando-se no </w:t>
      </w:r>
      <w:r w:rsidRPr="00A3036C">
        <w:rPr>
          <w:rFonts w:ascii="Times New Roman" w:eastAsia="Aptos" w:hAnsi="Times New Roman" w:cs="Times New Roman"/>
          <w:i/>
          <w:iCs/>
          <w:sz w:val="24"/>
          <w:szCs w:val="24"/>
        </w:rPr>
        <w:t xml:space="preserve">primeiro plano terráqueo </w:t>
      </w:r>
      <w:r w:rsidRPr="00A3036C">
        <w:rPr>
          <w:rFonts w:ascii="Times New Roman" w:eastAsia="Aptos" w:hAnsi="Times New Roman" w:cs="Times New Roman"/>
          <w:sz w:val="24"/>
          <w:szCs w:val="24"/>
        </w:rPr>
        <w:t>pelos continentes originais do planeta Terra, antes da 3ª Guerra Mundial, Algozlenirus, acompanhado por Reinódio, Reinovil e Ilusiodiano, demonstra, irado, insatisfação com a atuação da Resistência Dimensional. Exib</w:t>
      </w:r>
      <w:r w:rsidR="002E7125" w:rsidRPr="00A3036C">
        <w:rPr>
          <w:rFonts w:ascii="Times New Roman" w:eastAsia="Aptos" w:hAnsi="Times New Roman" w:cs="Times New Roman"/>
          <w:sz w:val="24"/>
          <w:szCs w:val="24"/>
        </w:rPr>
        <w:t xml:space="preserve">e nos continentes que restam, pós-guerra, no </w:t>
      </w:r>
      <w:r w:rsidR="002E7125" w:rsidRPr="00A3036C">
        <w:rPr>
          <w:rFonts w:ascii="Times New Roman" w:eastAsia="Aptos" w:hAnsi="Times New Roman" w:cs="Times New Roman"/>
          <w:i/>
          <w:iCs/>
          <w:sz w:val="24"/>
          <w:szCs w:val="24"/>
        </w:rPr>
        <w:t>segundo plano terráqueo</w:t>
      </w:r>
      <w:r w:rsidR="002E7125" w:rsidRPr="00A3036C">
        <w:rPr>
          <w:rFonts w:ascii="Times New Roman" w:eastAsia="Aptos" w:hAnsi="Times New Roman" w:cs="Times New Roman"/>
          <w:sz w:val="24"/>
          <w:szCs w:val="24"/>
        </w:rPr>
        <w:t xml:space="preserve">, as regiões onde residem os novos adeptos da filosofia Eu Sou. Indignado, exige explicação de seus companheiros, residentes, como ele, no topo piramidal do Sistema Terra, destacando-o como o Deus deste planeta, nesta engrenagem de dominação. Nesta condição </w:t>
      </w:r>
      <w:r w:rsidR="002E7125" w:rsidRPr="00A3036C">
        <w:rPr>
          <w:rFonts w:ascii="Times New Roman" w:eastAsia="Aptos" w:hAnsi="Times New Roman" w:cs="Times New Roman"/>
          <w:sz w:val="24"/>
          <w:szCs w:val="24"/>
        </w:rPr>
        <w:lastRenderedPageBreak/>
        <w:t>divinal respeitada pelos demais, cobra, incisivamente, justificativas relevante</w:t>
      </w:r>
      <w:r w:rsidR="00F86EC9" w:rsidRPr="00A3036C">
        <w:rPr>
          <w:rFonts w:ascii="Times New Roman" w:eastAsia="Aptos" w:hAnsi="Times New Roman" w:cs="Times New Roman"/>
          <w:sz w:val="24"/>
          <w:szCs w:val="24"/>
        </w:rPr>
        <w:t xml:space="preserve">s para o crescimento, mesmo tímido, de humanos motivados na prática cotidiana da premissa filosófica: </w:t>
      </w:r>
      <w:bookmarkStart w:id="95" w:name="_Hlk199427402"/>
      <w:r w:rsidR="00F86EC9" w:rsidRPr="00A3036C">
        <w:rPr>
          <w:rFonts w:ascii="Times New Roman" w:eastAsia="Aptos" w:hAnsi="Times New Roman" w:cs="Times New Roman"/>
          <w:i/>
          <w:iCs/>
          <w:sz w:val="24"/>
          <w:szCs w:val="24"/>
        </w:rPr>
        <w:t>a minha raça humana é universal</w:t>
      </w:r>
      <w:r w:rsidR="00F86EC9" w:rsidRPr="00A3036C">
        <w:rPr>
          <w:rFonts w:ascii="Times New Roman" w:eastAsia="Aptos" w:hAnsi="Times New Roman" w:cs="Times New Roman"/>
          <w:sz w:val="24"/>
          <w:szCs w:val="24"/>
        </w:rPr>
        <w:t xml:space="preserve">... </w:t>
      </w:r>
      <w:r w:rsidR="00F86EC9" w:rsidRPr="00A3036C">
        <w:rPr>
          <w:rFonts w:ascii="Times New Roman" w:eastAsia="Aptos" w:hAnsi="Times New Roman" w:cs="Times New Roman"/>
          <w:i/>
          <w:iCs/>
          <w:sz w:val="24"/>
          <w:szCs w:val="24"/>
        </w:rPr>
        <w:t>o meu sexo é o amor</w:t>
      </w:r>
      <w:r w:rsidR="00F86EC9" w:rsidRPr="00A3036C">
        <w:rPr>
          <w:rFonts w:ascii="Times New Roman" w:eastAsia="Aptos" w:hAnsi="Times New Roman" w:cs="Times New Roman"/>
          <w:sz w:val="24"/>
          <w:szCs w:val="24"/>
        </w:rPr>
        <w:t xml:space="preserve">... </w:t>
      </w:r>
      <w:r w:rsidR="00F86EC9" w:rsidRPr="00A3036C">
        <w:rPr>
          <w:rFonts w:ascii="Times New Roman" w:eastAsia="Aptos" w:hAnsi="Times New Roman" w:cs="Times New Roman"/>
          <w:i/>
          <w:iCs/>
          <w:sz w:val="24"/>
          <w:szCs w:val="24"/>
        </w:rPr>
        <w:t>a minha religião é a consciência</w:t>
      </w:r>
      <w:r w:rsidR="00F86EC9" w:rsidRPr="00A3036C">
        <w:rPr>
          <w:rFonts w:ascii="Times New Roman" w:eastAsia="Aptos" w:hAnsi="Times New Roman" w:cs="Times New Roman"/>
          <w:sz w:val="24"/>
          <w:szCs w:val="24"/>
        </w:rPr>
        <w:t xml:space="preserve">... </w:t>
      </w:r>
      <w:r w:rsidR="00F86EC9" w:rsidRPr="00A3036C">
        <w:rPr>
          <w:rFonts w:ascii="Times New Roman" w:eastAsia="Aptos" w:hAnsi="Times New Roman" w:cs="Times New Roman"/>
          <w:i/>
          <w:iCs/>
          <w:sz w:val="24"/>
          <w:szCs w:val="24"/>
        </w:rPr>
        <w:t>todos os homens são iguais</w:t>
      </w:r>
      <w:r w:rsidR="00F86EC9" w:rsidRPr="00A3036C">
        <w:rPr>
          <w:rFonts w:ascii="Times New Roman" w:eastAsia="Aptos" w:hAnsi="Times New Roman" w:cs="Times New Roman"/>
          <w:sz w:val="24"/>
          <w:szCs w:val="24"/>
        </w:rPr>
        <w:t xml:space="preserve">. </w:t>
      </w:r>
    </w:p>
    <w:bookmarkEnd w:id="95"/>
    <w:p w14:paraId="2A51B6BC" w14:textId="77777777" w:rsidR="00F86EC9" w:rsidRPr="00A3036C" w:rsidRDefault="00F86EC9"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Reinódio, Reinovil e Ilusiodiano não podem negar os fatos, mas defendem-se de falha no monitoramento feito pelas Torres Governamentais e submetidos as Uniões Continentais, alegando a possibilidade de terem atuantes do Sistema Terra, convertidos filosoficamente, facilitando a atuação dos Guerreiros Dimensionais.</w:t>
      </w:r>
    </w:p>
    <w:p w14:paraId="4226E3EA" w14:textId="136E64B6" w:rsidR="00A5265D" w:rsidRPr="00A3036C" w:rsidRDefault="00F86EC9"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Possibilidade considerada por Algozlenirus, antes mesmo de iniciarem esta resenha presencial durante a viagem subterrânea continental no planeta Terra original.</w:t>
      </w:r>
      <w:r w:rsidR="00A5265D" w:rsidRPr="00A3036C">
        <w:rPr>
          <w:rFonts w:ascii="Times New Roman" w:eastAsia="Aptos" w:hAnsi="Times New Roman" w:cs="Times New Roman"/>
          <w:sz w:val="24"/>
          <w:szCs w:val="24"/>
        </w:rPr>
        <w:t xml:space="preserve"> Durante o percurso, comunica a nova configuração geopolítica do </w:t>
      </w:r>
      <w:r w:rsidR="00A5265D" w:rsidRPr="00A3036C">
        <w:rPr>
          <w:rFonts w:ascii="Times New Roman" w:eastAsia="Aptos" w:hAnsi="Times New Roman" w:cs="Times New Roman"/>
          <w:i/>
          <w:iCs/>
          <w:sz w:val="24"/>
          <w:szCs w:val="24"/>
        </w:rPr>
        <w:t xml:space="preserve">novo mundo </w:t>
      </w:r>
      <w:r w:rsidR="00A5265D" w:rsidRPr="00A3036C">
        <w:rPr>
          <w:rFonts w:ascii="Times New Roman" w:eastAsia="Aptos" w:hAnsi="Times New Roman" w:cs="Times New Roman"/>
          <w:sz w:val="24"/>
          <w:szCs w:val="24"/>
        </w:rPr>
        <w:t xml:space="preserve">nascido pelo </w:t>
      </w:r>
      <w:r w:rsidR="00A5265D" w:rsidRPr="00A3036C">
        <w:rPr>
          <w:rFonts w:ascii="Times New Roman" w:eastAsia="Aptos" w:hAnsi="Times New Roman" w:cs="Times New Roman"/>
          <w:b/>
          <w:bCs/>
          <w:sz w:val="24"/>
          <w:szCs w:val="24"/>
        </w:rPr>
        <w:t xml:space="preserve">Reset </w:t>
      </w:r>
      <w:r w:rsidR="00A5265D" w:rsidRPr="00A3036C">
        <w:rPr>
          <w:rFonts w:ascii="Times New Roman" w:eastAsia="Aptos" w:hAnsi="Times New Roman" w:cs="Times New Roman"/>
          <w:sz w:val="24"/>
          <w:szCs w:val="24"/>
        </w:rPr>
        <w:t xml:space="preserve">com a 3ª Guerra Mundial deflagrada no ano de 2024. </w:t>
      </w:r>
      <w:r w:rsidR="00A5265D" w:rsidRPr="00A3036C">
        <w:rPr>
          <w:rFonts w:ascii="Times New Roman" w:hAnsi="Times New Roman" w:cs="Times New Roman"/>
          <w:sz w:val="24"/>
          <w:szCs w:val="24"/>
        </w:rPr>
        <w:t>UAF — União Africana, UAS — União Asiática</w:t>
      </w:r>
      <w:r w:rsidR="001F6A7B" w:rsidRPr="00A3036C">
        <w:rPr>
          <w:rFonts w:ascii="Times New Roman" w:hAnsi="Times New Roman" w:cs="Times New Roman"/>
          <w:sz w:val="24"/>
          <w:szCs w:val="24"/>
        </w:rPr>
        <w:t>,</w:t>
      </w:r>
      <w:r w:rsidR="00A5265D" w:rsidRPr="00A3036C">
        <w:rPr>
          <w:rFonts w:ascii="Times New Roman" w:hAnsi="Times New Roman" w:cs="Times New Roman"/>
          <w:sz w:val="24"/>
          <w:szCs w:val="24"/>
        </w:rPr>
        <w:t xml:space="preserve"> UO — União </w:t>
      </w:r>
      <w:r w:rsidR="00CD2536" w:rsidRPr="00A3036C">
        <w:rPr>
          <w:rFonts w:ascii="Times New Roman" w:hAnsi="Times New Roman" w:cs="Times New Roman"/>
          <w:sz w:val="24"/>
          <w:szCs w:val="24"/>
        </w:rPr>
        <w:t>da Oceania</w:t>
      </w:r>
      <w:r w:rsidR="00A5265D" w:rsidRPr="00A3036C">
        <w:rPr>
          <w:rFonts w:ascii="Times New Roman" w:hAnsi="Times New Roman" w:cs="Times New Roman"/>
          <w:sz w:val="24"/>
          <w:szCs w:val="24"/>
        </w:rPr>
        <w:t xml:space="preserve"> e  UASU — União da América do Sul</w:t>
      </w:r>
      <w:r w:rsidR="00A127C1" w:rsidRPr="00A3036C">
        <w:rPr>
          <w:rFonts w:ascii="Times New Roman" w:hAnsi="Times New Roman" w:cs="Times New Roman"/>
          <w:sz w:val="24"/>
          <w:szCs w:val="24"/>
        </w:rPr>
        <w:t>,</w:t>
      </w:r>
      <w:r w:rsidR="006A0581" w:rsidRPr="00A3036C">
        <w:rPr>
          <w:rFonts w:ascii="Times New Roman" w:hAnsi="Times New Roman" w:cs="Times New Roman"/>
          <w:sz w:val="24"/>
          <w:szCs w:val="24"/>
        </w:rPr>
        <w:t xml:space="preserve"> formadas por 32 países</w:t>
      </w:r>
      <w:r w:rsidR="00A127C1" w:rsidRPr="00A3036C">
        <w:rPr>
          <w:rFonts w:ascii="Times New Roman" w:hAnsi="Times New Roman" w:cs="Times New Roman"/>
          <w:sz w:val="24"/>
          <w:szCs w:val="24"/>
        </w:rPr>
        <w:t>,</w:t>
      </w:r>
      <w:r w:rsidR="0031709E" w:rsidRPr="00A3036C">
        <w:rPr>
          <w:rFonts w:ascii="Times New Roman" w:hAnsi="Times New Roman" w:cs="Times New Roman"/>
          <w:sz w:val="24"/>
          <w:szCs w:val="24"/>
        </w:rPr>
        <w:t xml:space="preserve"> e a Antártida</w:t>
      </w:r>
      <w:r w:rsidR="006A0581" w:rsidRPr="00A3036C">
        <w:rPr>
          <w:rFonts w:ascii="Times New Roman" w:hAnsi="Times New Roman" w:cs="Times New Roman"/>
          <w:sz w:val="24"/>
          <w:szCs w:val="24"/>
        </w:rPr>
        <w:t xml:space="preserve"> terão </w:t>
      </w:r>
      <w:r w:rsidR="0031709E" w:rsidRPr="00A3036C">
        <w:rPr>
          <w:rFonts w:ascii="Times New Roman" w:hAnsi="Times New Roman" w:cs="Times New Roman"/>
          <w:sz w:val="24"/>
          <w:szCs w:val="24"/>
        </w:rPr>
        <w:t>1</w:t>
      </w:r>
      <w:r w:rsidR="00094B1B" w:rsidRPr="00A3036C">
        <w:rPr>
          <w:rFonts w:ascii="Times New Roman" w:hAnsi="Times New Roman" w:cs="Times New Roman"/>
          <w:sz w:val="24"/>
          <w:szCs w:val="24"/>
        </w:rPr>
        <w:t>2</w:t>
      </w:r>
      <w:r w:rsidR="006A0581" w:rsidRPr="00A3036C">
        <w:rPr>
          <w:rFonts w:ascii="Times New Roman" w:hAnsi="Times New Roman" w:cs="Times New Roman"/>
          <w:sz w:val="24"/>
          <w:szCs w:val="24"/>
        </w:rPr>
        <w:t xml:space="preserve"> Torres Governamentais</w:t>
      </w:r>
      <w:r w:rsidR="0009725F" w:rsidRPr="00A3036C">
        <w:rPr>
          <w:rFonts w:ascii="Times New Roman" w:hAnsi="Times New Roman" w:cs="Times New Roman"/>
          <w:sz w:val="24"/>
          <w:szCs w:val="24"/>
        </w:rPr>
        <w:t xml:space="preserve"> e a </w:t>
      </w:r>
      <w:bookmarkStart w:id="96" w:name="_Hlk200555864"/>
      <w:r w:rsidR="00D66369" w:rsidRPr="00A3036C">
        <w:rPr>
          <w:rFonts w:ascii="Times New Roman" w:hAnsi="Times New Roman" w:cs="Times New Roman"/>
          <w:sz w:val="24"/>
          <w:szCs w:val="24"/>
        </w:rPr>
        <w:t>GCM — G</w:t>
      </w:r>
      <w:r w:rsidR="0009725F" w:rsidRPr="00A3036C">
        <w:rPr>
          <w:rFonts w:ascii="Times New Roman" w:hAnsi="Times New Roman" w:cs="Times New Roman"/>
          <w:sz w:val="24"/>
          <w:szCs w:val="24"/>
        </w:rPr>
        <w:t>estão de</w:t>
      </w:r>
      <w:r w:rsidR="00A90822" w:rsidRPr="00A3036C">
        <w:rPr>
          <w:rFonts w:ascii="Times New Roman" w:hAnsi="Times New Roman" w:cs="Times New Roman"/>
          <w:sz w:val="24"/>
          <w:szCs w:val="24"/>
        </w:rPr>
        <w:t xml:space="preserve"> Comissão Mista para gerir a Antártida</w:t>
      </w:r>
      <w:r w:rsidR="0009725F" w:rsidRPr="00A3036C">
        <w:rPr>
          <w:rFonts w:ascii="Times New Roman" w:hAnsi="Times New Roman" w:cs="Times New Roman"/>
          <w:sz w:val="24"/>
          <w:szCs w:val="24"/>
        </w:rPr>
        <w:t xml:space="preserve"> </w:t>
      </w:r>
      <w:bookmarkEnd w:id="96"/>
      <w:r w:rsidR="0031709E" w:rsidRPr="00A3036C">
        <w:rPr>
          <w:rFonts w:ascii="Times New Roman" w:hAnsi="Times New Roman" w:cs="Times New Roman"/>
          <w:sz w:val="24"/>
          <w:szCs w:val="24"/>
        </w:rPr>
        <w:t>. Todos os presidentes das Uniões Continentais, Torres Governamentais, assim como Ministros, representantes dos países do bloco, serão escolhidos em eleições diretas em convocação global</w:t>
      </w:r>
      <w:r w:rsidR="00A5265D" w:rsidRPr="00A3036C">
        <w:rPr>
          <w:rFonts w:ascii="Times New Roman" w:eastAsia="Aptos" w:hAnsi="Times New Roman" w:cs="Times New Roman"/>
          <w:sz w:val="24"/>
          <w:szCs w:val="24"/>
        </w:rPr>
        <w:t xml:space="preserve"> </w:t>
      </w:r>
      <w:r w:rsidR="0031709E" w:rsidRPr="00A3036C">
        <w:rPr>
          <w:rFonts w:ascii="Times New Roman" w:eastAsia="Aptos" w:hAnsi="Times New Roman" w:cs="Times New Roman"/>
          <w:sz w:val="24"/>
          <w:szCs w:val="24"/>
        </w:rPr>
        <w:t xml:space="preserve">para todo terrestre disposto a participar do processo </w:t>
      </w:r>
      <w:r w:rsidR="00C843BB" w:rsidRPr="00A3036C">
        <w:rPr>
          <w:rFonts w:ascii="Times New Roman" w:eastAsia="Aptos" w:hAnsi="Times New Roman" w:cs="Times New Roman"/>
          <w:sz w:val="24"/>
          <w:szCs w:val="24"/>
        </w:rPr>
        <w:t xml:space="preserve">democrático </w:t>
      </w:r>
      <w:r w:rsidR="0031709E" w:rsidRPr="00A3036C">
        <w:rPr>
          <w:rFonts w:ascii="Times New Roman" w:eastAsia="Aptos" w:hAnsi="Times New Roman" w:cs="Times New Roman"/>
          <w:sz w:val="24"/>
          <w:szCs w:val="24"/>
        </w:rPr>
        <w:t xml:space="preserve">eleitoral </w:t>
      </w:r>
      <w:r w:rsidR="00C65FAB" w:rsidRPr="00A3036C">
        <w:rPr>
          <w:rFonts w:ascii="Times New Roman" w:eastAsia="Aptos" w:hAnsi="Times New Roman" w:cs="Times New Roman"/>
          <w:sz w:val="24"/>
          <w:szCs w:val="24"/>
        </w:rPr>
        <w:t xml:space="preserve">eletrônico virtual </w:t>
      </w:r>
      <w:r w:rsidR="0031709E" w:rsidRPr="00A3036C">
        <w:rPr>
          <w:rFonts w:ascii="Times New Roman" w:eastAsia="Aptos" w:hAnsi="Times New Roman" w:cs="Times New Roman"/>
          <w:sz w:val="24"/>
          <w:szCs w:val="24"/>
        </w:rPr>
        <w:t>do glo</w:t>
      </w:r>
      <w:r w:rsidR="00C65FAB" w:rsidRPr="00A3036C">
        <w:rPr>
          <w:rFonts w:ascii="Times New Roman" w:eastAsia="Aptos" w:hAnsi="Times New Roman" w:cs="Times New Roman"/>
          <w:sz w:val="24"/>
          <w:szCs w:val="24"/>
        </w:rPr>
        <w:t xml:space="preserve">bo, ou melhor, </w:t>
      </w:r>
      <w:r w:rsidR="00C65FAB" w:rsidRPr="00A3036C">
        <w:rPr>
          <w:rFonts w:ascii="Times New Roman" w:eastAsia="Aptos" w:hAnsi="Times New Roman" w:cs="Times New Roman"/>
          <w:i/>
          <w:iCs/>
          <w:sz w:val="24"/>
          <w:szCs w:val="24"/>
        </w:rPr>
        <w:t>novo mundo</w:t>
      </w:r>
      <w:r w:rsidR="0031709E" w:rsidRPr="00A3036C">
        <w:rPr>
          <w:rFonts w:ascii="Times New Roman" w:eastAsia="Aptos" w:hAnsi="Times New Roman" w:cs="Times New Roman"/>
          <w:sz w:val="24"/>
          <w:szCs w:val="24"/>
        </w:rPr>
        <w:t>.</w:t>
      </w:r>
    </w:p>
    <w:p w14:paraId="60DE6E53" w14:textId="4BEC12CF" w:rsidR="00C65FAB" w:rsidRPr="00A3036C" w:rsidRDefault="00C65FAB"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O Deus do Sistema Terra promove uma renovação política, social e econômica</w:t>
      </w:r>
      <w:r w:rsidR="00C843BB" w:rsidRPr="00A3036C">
        <w:rPr>
          <w:rFonts w:ascii="Times New Roman" w:eastAsia="Aptos" w:hAnsi="Times New Roman" w:cs="Times New Roman"/>
          <w:sz w:val="24"/>
          <w:szCs w:val="24"/>
        </w:rPr>
        <w:t xml:space="preserve"> no</w:t>
      </w:r>
      <w:r w:rsidRPr="00A3036C">
        <w:rPr>
          <w:rFonts w:ascii="Times New Roman" w:eastAsia="Aptos" w:hAnsi="Times New Roman" w:cs="Times New Roman"/>
          <w:sz w:val="24"/>
          <w:szCs w:val="24"/>
        </w:rPr>
        <w:t xml:space="preserve"> orbe reduzido, pela sua própria vontade, a mais de 800.000 milhões de habitantes. Chama atenção ser este número 10% da população mundial antes do desaparecimento do Hemisfério Norte com a 3ª Guerra Mundial. Falando deste tema, a Guerra </w:t>
      </w:r>
      <w:r w:rsidRPr="00A3036C">
        <w:rPr>
          <w:rFonts w:ascii="Times New Roman" w:eastAsia="Aptos" w:hAnsi="Times New Roman" w:cs="Times New Roman"/>
          <w:sz w:val="24"/>
          <w:szCs w:val="24"/>
        </w:rPr>
        <w:lastRenderedPageBreak/>
        <w:t>Dimensional</w:t>
      </w:r>
      <w:r w:rsidR="00C22548"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no confronto da materialidade e a espiritualid</w:t>
      </w:r>
      <w:r w:rsidR="00C22548" w:rsidRPr="00A3036C">
        <w:rPr>
          <w:rFonts w:ascii="Times New Roman" w:eastAsia="Aptos" w:hAnsi="Times New Roman" w:cs="Times New Roman"/>
          <w:sz w:val="24"/>
          <w:szCs w:val="24"/>
        </w:rPr>
        <w:t>ade, promete novos eventos, considerando as novas medidas globais tomadas pelo Deus do topo piramidal alavancado pelo Sistema Terra</w:t>
      </w:r>
      <w:r w:rsidR="00C843BB" w:rsidRPr="00A3036C">
        <w:rPr>
          <w:rFonts w:ascii="Times New Roman" w:eastAsia="Aptos" w:hAnsi="Times New Roman" w:cs="Times New Roman"/>
          <w:sz w:val="24"/>
          <w:szCs w:val="24"/>
        </w:rPr>
        <w:t>.</w:t>
      </w:r>
      <w:r w:rsidR="00C22548" w:rsidRPr="00A3036C">
        <w:rPr>
          <w:rFonts w:ascii="Times New Roman" w:eastAsia="Aptos" w:hAnsi="Times New Roman" w:cs="Times New Roman"/>
          <w:sz w:val="24"/>
          <w:szCs w:val="24"/>
        </w:rPr>
        <w:t xml:space="preserve"> </w:t>
      </w:r>
      <w:r w:rsidR="00C843BB" w:rsidRPr="00A3036C">
        <w:rPr>
          <w:rFonts w:ascii="Times New Roman" w:eastAsia="Aptos" w:hAnsi="Times New Roman" w:cs="Times New Roman"/>
          <w:sz w:val="24"/>
          <w:szCs w:val="24"/>
        </w:rPr>
        <w:t xml:space="preserve">Elas </w:t>
      </w:r>
      <w:r w:rsidR="00C22548" w:rsidRPr="00A3036C">
        <w:rPr>
          <w:rFonts w:ascii="Times New Roman" w:eastAsia="Aptos" w:hAnsi="Times New Roman" w:cs="Times New Roman"/>
          <w:sz w:val="24"/>
          <w:szCs w:val="24"/>
        </w:rPr>
        <w:t>são discutidas, neste momento, na ostentação de um castelo num salão ornamentado com ouro cravejado de pedras preciosas no continente europeu. Acomodados em tronos caracterizados como verdadeiras joias, sendo um deles alteado e mais suntuoso, por receber o Deus do planeta Terra, Algozlenirus, e os outros</w:t>
      </w:r>
      <w:r w:rsidR="00BC5630" w:rsidRPr="00A3036C">
        <w:rPr>
          <w:rFonts w:ascii="Times New Roman" w:eastAsia="Aptos" w:hAnsi="Times New Roman" w:cs="Times New Roman"/>
          <w:sz w:val="24"/>
          <w:szCs w:val="24"/>
        </w:rPr>
        <w:t>,</w:t>
      </w:r>
      <w:r w:rsidR="00C843BB" w:rsidRPr="00A3036C">
        <w:rPr>
          <w:rFonts w:ascii="Times New Roman" w:eastAsia="Aptos" w:hAnsi="Times New Roman" w:cs="Times New Roman"/>
          <w:sz w:val="24"/>
          <w:szCs w:val="24"/>
        </w:rPr>
        <w:t xml:space="preserve"> acomodam</w:t>
      </w:r>
      <w:r w:rsidR="00BC5630" w:rsidRPr="00A3036C">
        <w:rPr>
          <w:rFonts w:ascii="Times New Roman" w:eastAsia="Aptos" w:hAnsi="Times New Roman" w:cs="Times New Roman"/>
          <w:sz w:val="24"/>
          <w:szCs w:val="24"/>
        </w:rPr>
        <w:t xml:space="preserve"> Reinovil, Reinódio e Ilusiodiano</w:t>
      </w:r>
      <w:r w:rsidR="00C22548" w:rsidRPr="00A3036C">
        <w:rPr>
          <w:rFonts w:ascii="Times New Roman" w:eastAsia="Aptos" w:hAnsi="Times New Roman" w:cs="Times New Roman"/>
          <w:sz w:val="24"/>
          <w:szCs w:val="24"/>
        </w:rPr>
        <w:t xml:space="preserve"> abaixo desta ostentação de poder</w:t>
      </w:r>
      <w:r w:rsidR="00BC5630" w:rsidRPr="00A3036C">
        <w:rPr>
          <w:rFonts w:ascii="Times New Roman" w:eastAsia="Aptos" w:hAnsi="Times New Roman" w:cs="Times New Roman"/>
          <w:sz w:val="24"/>
          <w:szCs w:val="24"/>
        </w:rPr>
        <w:t xml:space="preserve"> observada, respeitada e estabelecida.</w:t>
      </w:r>
    </w:p>
    <w:p w14:paraId="51181C2E" w14:textId="77777777" w:rsidR="00BC5630" w:rsidRPr="00A3036C" w:rsidRDefault="00BC5630" w:rsidP="003625AF">
      <w:pPr>
        <w:spacing w:after="0"/>
        <w:jc w:val="both"/>
        <w:rPr>
          <w:rFonts w:ascii="Times New Roman" w:eastAsia="Aptos" w:hAnsi="Times New Roman" w:cs="Times New Roman"/>
          <w:sz w:val="24"/>
          <w:szCs w:val="24"/>
        </w:rPr>
      </w:pPr>
    </w:p>
    <w:p w14:paraId="3DF07FD1" w14:textId="00462919" w:rsidR="00BC5630" w:rsidRPr="00A3036C" w:rsidRDefault="00BC5630"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Mais uma vez, me vejo obrigado a intervir com meu poder pela manutenção do Sistema Terra ― Brada a indignação de Algozlenirus </w:t>
      </w:r>
      <w:r w:rsidR="00C843BB"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A nova configuração geopolítica do orbe permitirá o controle da democracia com </w:t>
      </w:r>
      <w:r w:rsidRPr="00A3036C">
        <w:rPr>
          <w:rFonts w:ascii="Times New Roman" w:eastAsia="Aptos" w:hAnsi="Times New Roman" w:cs="Times New Roman"/>
          <w:i/>
          <w:iCs/>
          <w:sz w:val="24"/>
          <w:szCs w:val="24"/>
        </w:rPr>
        <w:t>mãos de ferro</w:t>
      </w:r>
      <w:r w:rsidRPr="00A3036C">
        <w:rPr>
          <w:rFonts w:ascii="Times New Roman" w:eastAsia="Aptos" w:hAnsi="Times New Roman" w:cs="Times New Roman"/>
          <w:sz w:val="24"/>
          <w:szCs w:val="24"/>
        </w:rPr>
        <w:t>. ▬ imperialista.</w:t>
      </w:r>
    </w:p>
    <w:p w14:paraId="00F02884" w14:textId="77777777" w:rsidR="00BC5630" w:rsidRPr="00A3036C" w:rsidRDefault="00BC5630" w:rsidP="003625AF">
      <w:pPr>
        <w:spacing w:after="0"/>
        <w:jc w:val="both"/>
        <w:rPr>
          <w:rFonts w:ascii="Times New Roman" w:eastAsia="Aptos" w:hAnsi="Times New Roman" w:cs="Times New Roman"/>
          <w:sz w:val="24"/>
          <w:szCs w:val="24"/>
        </w:rPr>
      </w:pPr>
    </w:p>
    <w:p w14:paraId="2AE17D86" w14:textId="584D9BAE" w:rsidR="00BC5630" w:rsidRPr="00A3036C" w:rsidRDefault="00BC5630"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O sistema eletrônico virtual de votação, permitirá ao eleitor votar na Maria, enquanto nós elegemos o João ― Reinódio ironiza ― Inspirado na urna eletrônica brasileir</w:t>
      </w:r>
      <w:r w:rsidR="005C031D" w:rsidRPr="00A3036C">
        <w:rPr>
          <w:rFonts w:ascii="Times New Roman" w:eastAsia="Aptos" w:hAnsi="Times New Roman" w:cs="Times New Roman"/>
          <w:sz w:val="24"/>
          <w:szCs w:val="24"/>
        </w:rPr>
        <w:t>a. ▬ sarcástico.</w:t>
      </w:r>
    </w:p>
    <w:p w14:paraId="04A4B190" w14:textId="77777777" w:rsidR="005C031D" w:rsidRPr="00A3036C" w:rsidRDefault="005C031D" w:rsidP="003625AF">
      <w:pPr>
        <w:spacing w:after="0"/>
        <w:jc w:val="both"/>
        <w:rPr>
          <w:rFonts w:ascii="Times New Roman" w:eastAsia="Aptos" w:hAnsi="Times New Roman" w:cs="Times New Roman"/>
          <w:sz w:val="24"/>
          <w:szCs w:val="24"/>
        </w:rPr>
      </w:pPr>
    </w:p>
    <w:p w14:paraId="57E2BE07" w14:textId="1C07FD32" w:rsidR="005C031D" w:rsidRPr="00A3036C" w:rsidRDefault="005C031D"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Devemos nos utilizar das eleições globais para criarmos ambiências energéticas negativas ― Reinovil articula ― Polarizar polêmicas, alimentando fatalidades chocantes. ▬ idealiza.</w:t>
      </w:r>
    </w:p>
    <w:p w14:paraId="1D8A8356" w14:textId="77777777" w:rsidR="005C031D" w:rsidRPr="00A3036C" w:rsidRDefault="005C031D" w:rsidP="003625AF">
      <w:pPr>
        <w:spacing w:after="0"/>
        <w:jc w:val="both"/>
        <w:rPr>
          <w:rFonts w:ascii="Times New Roman" w:eastAsia="Aptos" w:hAnsi="Times New Roman" w:cs="Times New Roman"/>
          <w:sz w:val="24"/>
          <w:szCs w:val="24"/>
        </w:rPr>
      </w:pPr>
    </w:p>
    <w:p w14:paraId="73BF2007" w14:textId="55B6343B" w:rsidR="005C031D" w:rsidRPr="00A3036C" w:rsidRDefault="005C031D"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Jogo feito, cartas marcadas para nós... únicos vencedores ― Rein</w:t>
      </w:r>
      <w:r w:rsidR="00C26CBC" w:rsidRPr="00A3036C">
        <w:rPr>
          <w:rFonts w:ascii="Times New Roman" w:eastAsia="Aptos" w:hAnsi="Times New Roman" w:cs="Times New Roman"/>
          <w:sz w:val="24"/>
          <w:szCs w:val="24"/>
        </w:rPr>
        <w:t>ódio</w:t>
      </w:r>
      <w:r w:rsidRPr="00A3036C">
        <w:rPr>
          <w:rFonts w:ascii="Times New Roman" w:eastAsia="Aptos" w:hAnsi="Times New Roman" w:cs="Times New Roman"/>
          <w:sz w:val="24"/>
          <w:szCs w:val="24"/>
        </w:rPr>
        <w:t xml:space="preserve"> antecipa o sucesso das novas medidas globais ― </w:t>
      </w:r>
      <w:r w:rsidR="009D52FE" w:rsidRPr="00A3036C">
        <w:rPr>
          <w:rFonts w:ascii="Times New Roman" w:eastAsia="Aptos" w:hAnsi="Times New Roman" w:cs="Times New Roman"/>
          <w:sz w:val="24"/>
          <w:szCs w:val="24"/>
        </w:rPr>
        <w:t>Nada, nem ninguém pode evitar nosso triunfo</w:t>
      </w:r>
      <w:r w:rsidR="00C843BB" w:rsidRPr="00A3036C">
        <w:rPr>
          <w:rFonts w:ascii="Times New Roman" w:eastAsia="Aptos" w:hAnsi="Times New Roman" w:cs="Times New Roman"/>
          <w:sz w:val="24"/>
          <w:szCs w:val="24"/>
        </w:rPr>
        <w:t xml:space="preserve"> e a reconsolidação do Sistema Terra</w:t>
      </w:r>
      <w:r w:rsidR="009D52FE" w:rsidRPr="00A3036C">
        <w:rPr>
          <w:rFonts w:ascii="Times New Roman" w:eastAsia="Aptos" w:hAnsi="Times New Roman" w:cs="Times New Roman"/>
          <w:sz w:val="24"/>
          <w:szCs w:val="24"/>
        </w:rPr>
        <w:t>.</w:t>
      </w:r>
      <w:r w:rsidR="00632728" w:rsidRPr="00A3036C">
        <w:rPr>
          <w:rFonts w:ascii="Times New Roman" w:eastAsia="Aptos" w:hAnsi="Times New Roman" w:cs="Times New Roman"/>
          <w:sz w:val="24"/>
          <w:szCs w:val="24"/>
        </w:rPr>
        <w:t xml:space="preserve"> Viva o SPA — Supremo Poder Anônimo.</w:t>
      </w:r>
      <w:r w:rsidR="009D52FE" w:rsidRPr="00A3036C">
        <w:rPr>
          <w:rFonts w:ascii="Times New Roman" w:eastAsia="Aptos" w:hAnsi="Times New Roman" w:cs="Times New Roman"/>
          <w:sz w:val="24"/>
          <w:szCs w:val="24"/>
        </w:rPr>
        <w:t xml:space="preserve"> ▬ convicto.</w:t>
      </w:r>
    </w:p>
    <w:p w14:paraId="101FEF6F" w14:textId="77777777" w:rsidR="009D52FE" w:rsidRPr="00A3036C" w:rsidRDefault="009D52FE" w:rsidP="003625AF">
      <w:pPr>
        <w:spacing w:after="0"/>
        <w:jc w:val="both"/>
        <w:rPr>
          <w:rFonts w:ascii="Times New Roman" w:eastAsia="Aptos" w:hAnsi="Times New Roman" w:cs="Times New Roman"/>
          <w:sz w:val="24"/>
          <w:szCs w:val="24"/>
        </w:rPr>
      </w:pPr>
    </w:p>
    <w:p w14:paraId="5F4A175F" w14:textId="35EF6192" w:rsidR="009D52FE" w:rsidRPr="00A3036C" w:rsidRDefault="009D52FE"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O jogo só acaba quando termina ― Ilusiodiano esgoela prevenção ― Precisamos nos concentrar e não darmos margens para erros, como o recente crescimento</w:t>
      </w:r>
      <w:r w:rsidR="00C26CBC" w:rsidRPr="00A3036C">
        <w:rPr>
          <w:rFonts w:ascii="Times New Roman" w:eastAsia="Aptos" w:hAnsi="Times New Roman" w:cs="Times New Roman"/>
          <w:sz w:val="24"/>
          <w:szCs w:val="24"/>
        </w:rPr>
        <w:t xml:space="preserve"> da</w:t>
      </w:r>
      <w:r w:rsidRPr="00A3036C">
        <w:rPr>
          <w:rFonts w:ascii="Times New Roman" w:eastAsia="Aptos" w:hAnsi="Times New Roman" w:cs="Times New Roman"/>
          <w:sz w:val="24"/>
          <w:szCs w:val="24"/>
        </w:rPr>
        <w:t xml:space="preserve"> </w:t>
      </w:r>
      <w:r w:rsidR="00C26CBC" w:rsidRPr="00A3036C">
        <w:rPr>
          <w:rFonts w:ascii="Times New Roman" w:eastAsia="Aptos" w:hAnsi="Times New Roman" w:cs="Times New Roman"/>
          <w:sz w:val="24"/>
          <w:szCs w:val="24"/>
        </w:rPr>
        <w:t>R</w:t>
      </w:r>
      <w:r w:rsidRPr="00A3036C">
        <w:rPr>
          <w:rFonts w:ascii="Times New Roman" w:eastAsia="Aptos" w:hAnsi="Times New Roman" w:cs="Times New Roman"/>
          <w:sz w:val="24"/>
          <w:szCs w:val="24"/>
        </w:rPr>
        <w:t>esistência D</w:t>
      </w:r>
      <w:r w:rsidR="00C26CBC" w:rsidRPr="00A3036C">
        <w:rPr>
          <w:rFonts w:ascii="Times New Roman" w:eastAsia="Aptos" w:hAnsi="Times New Roman" w:cs="Times New Roman"/>
          <w:sz w:val="24"/>
          <w:szCs w:val="24"/>
        </w:rPr>
        <w:t>imensional. ▬ cirúrgico.</w:t>
      </w:r>
    </w:p>
    <w:p w14:paraId="114BA0AA" w14:textId="77777777" w:rsidR="00C26CBC" w:rsidRPr="00A3036C" w:rsidRDefault="00C26CBC" w:rsidP="003625AF">
      <w:pPr>
        <w:spacing w:after="0"/>
        <w:jc w:val="both"/>
        <w:rPr>
          <w:rFonts w:ascii="Times New Roman" w:eastAsia="Aptos" w:hAnsi="Times New Roman" w:cs="Times New Roman"/>
          <w:sz w:val="24"/>
          <w:szCs w:val="24"/>
        </w:rPr>
      </w:pPr>
    </w:p>
    <w:p w14:paraId="6B67F0DF" w14:textId="3BC78A08" w:rsidR="00C26CBC" w:rsidRPr="00A3036C" w:rsidRDefault="00C26CBC" w:rsidP="003625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Para encerrarmos</w:t>
      </w:r>
      <w:r w:rsidRPr="00A3036C">
        <w:rPr>
          <w:rFonts w:ascii="Times New Roman" w:eastAsia="Aptos" w:hAnsi="Times New Roman" w:cs="Times New Roman"/>
          <w:i/>
          <w:iCs/>
          <w:sz w:val="24"/>
          <w:szCs w:val="24"/>
        </w:rPr>
        <w:t xml:space="preserve"> </w:t>
      </w:r>
      <w:r w:rsidRPr="00A3036C">
        <w:rPr>
          <w:rFonts w:ascii="Times New Roman" w:eastAsia="Aptos" w:hAnsi="Times New Roman" w:cs="Times New Roman"/>
          <w:sz w:val="24"/>
          <w:szCs w:val="24"/>
        </w:rPr>
        <w:t xml:space="preserve">com </w:t>
      </w:r>
      <w:r w:rsidRPr="00A3036C">
        <w:rPr>
          <w:rFonts w:ascii="Times New Roman" w:eastAsia="Aptos" w:hAnsi="Times New Roman" w:cs="Times New Roman"/>
          <w:i/>
          <w:iCs/>
          <w:sz w:val="24"/>
          <w:szCs w:val="24"/>
        </w:rPr>
        <w:t xml:space="preserve">chave de ouro </w:t>
      </w:r>
      <w:r w:rsidRPr="00A3036C">
        <w:rPr>
          <w:rFonts w:ascii="Times New Roman" w:eastAsia="Aptos" w:hAnsi="Times New Roman" w:cs="Times New Roman"/>
          <w:sz w:val="24"/>
          <w:szCs w:val="24"/>
        </w:rPr>
        <w:t xml:space="preserve">nossa reunião continental com objetivos globais de dominância ― Esbraveja o poder divinal de Algozlenirus ― Fiz uma encomenda para nossa IA de plano para eliminarmos o patriarca, Taiguara Kauê Harrison, e a matriarca, Anna Márcia Guerra Harrison como forma de darmos </w:t>
      </w:r>
      <w:r w:rsidR="00C843BB" w:rsidRPr="00A3036C">
        <w:rPr>
          <w:rFonts w:ascii="Times New Roman" w:eastAsia="Aptos" w:hAnsi="Times New Roman" w:cs="Times New Roman"/>
          <w:sz w:val="24"/>
          <w:szCs w:val="24"/>
        </w:rPr>
        <w:t>um</w:t>
      </w:r>
      <w:r w:rsidRPr="00A3036C">
        <w:rPr>
          <w:rFonts w:ascii="Times New Roman" w:eastAsia="Aptos" w:hAnsi="Times New Roman" w:cs="Times New Roman"/>
          <w:sz w:val="24"/>
          <w:szCs w:val="24"/>
        </w:rPr>
        <w:t xml:space="preserve"> recado para os Guerreiros Dimensionais de </w:t>
      </w:r>
      <w:r w:rsidRPr="00A3036C">
        <w:rPr>
          <w:rFonts w:ascii="Times New Roman" w:eastAsia="Aptos" w:hAnsi="Times New Roman" w:cs="Times New Roman"/>
          <w:i/>
          <w:iCs/>
          <w:sz w:val="24"/>
          <w:szCs w:val="24"/>
        </w:rPr>
        <w:t>os donos do mundo</w:t>
      </w:r>
      <w:r w:rsidRPr="00A3036C">
        <w:rPr>
          <w:rFonts w:ascii="Times New Roman" w:eastAsia="Aptos" w:hAnsi="Times New Roman" w:cs="Times New Roman"/>
          <w:sz w:val="24"/>
          <w:szCs w:val="24"/>
        </w:rPr>
        <w:t>. ▬ empoderado.</w:t>
      </w:r>
    </w:p>
    <w:p w14:paraId="39D91962" w14:textId="6C99EFE8" w:rsidR="00BC5630" w:rsidRPr="00A3036C" w:rsidRDefault="00C26CBC" w:rsidP="00C26CBC">
      <w:pPr>
        <w:spacing w:after="0"/>
        <w:jc w:val="center"/>
        <w:rPr>
          <w:rFonts w:ascii="Times New Roman" w:eastAsia="Aptos" w:hAnsi="Times New Roman" w:cs="Times New Roman"/>
          <w:sz w:val="24"/>
          <w:szCs w:val="24"/>
        </w:rPr>
      </w:pPr>
      <w:bookmarkStart w:id="97" w:name="_Hlk200534742"/>
      <w:r w:rsidRPr="00A3036C">
        <w:rPr>
          <w:rFonts w:ascii="Times New Roman" w:eastAsiaTheme="minorEastAsia" w:hAnsi="Times New Roman" w:cs="Times New Roman"/>
          <w:color w:val="6600FF"/>
          <w:kern w:val="0"/>
          <w:sz w:val="36"/>
          <w:szCs w:val="36"/>
          <w14:ligatures w14:val="none"/>
        </w:rPr>
        <w:t>*******</w:t>
      </w:r>
    </w:p>
    <w:bookmarkEnd w:id="97"/>
    <w:p w14:paraId="63A90EDE" w14:textId="77777777" w:rsidR="00BC5630" w:rsidRPr="00A3036C" w:rsidRDefault="00BC5630" w:rsidP="003625AF">
      <w:pPr>
        <w:spacing w:after="0"/>
        <w:jc w:val="both"/>
        <w:rPr>
          <w:rFonts w:ascii="Times New Roman" w:eastAsia="Aptos" w:hAnsi="Times New Roman" w:cs="Times New Roman"/>
          <w:sz w:val="24"/>
          <w:szCs w:val="24"/>
        </w:rPr>
      </w:pPr>
    </w:p>
    <w:p w14:paraId="4D8E7518" w14:textId="77777777" w:rsidR="00D12C9F" w:rsidRPr="00A3036C" w:rsidRDefault="00632728" w:rsidP="00D12C9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Guerreiros Dimensionais continuam palestrando no orbe, apesar das novas medidas globais decretada pelo SPA — Supremo Poder Anônimo. Trabalho na base piramidal tem sensibilizado, pontualmente, núcleos sociais</w:t>
      </w:r>
      <w:r w:rsidR="00DE23B3" w:rsidRPr="00A3036C">
        <w:rPr>
          <w:rFonts w:ascii="Times New Roman" w:eastAsia="Aptos" w:hAnsi="Times New Roman" w:cs="Times New Roman"/>
          <w:sz w:val="24"/>
          <w:szCs w:val="24"/>
        </w:rPr>
        <w:t xml:space="preserve"> motivados pelo Grupo Harrison &amp; Taylor e familiares de segmentos diretos e indiretos para as atividades das iniciativas privadas e públicas: </w:t>
      </w:r>
      <w:r w:rsidRPr="00A3036C">
        <w:rPr>
          <w:rFonts w:ascii="Times New Roman" w:eastAsia="Aptos" w:hAnsi="Times New Roman" w:cs="Times New Roman"/>
          <w:sz w:val="24"/>
          <w:szCs w:val="24"/>
        </w:rPr>
        <w:t xml:space="preserve"> </w:t>
      </w:r>
      <w:r w:rsidR="00DE23B3" w:rsidRPr="00A3036C">
        <w:rPr>
          <w:rFonts w:ascii="Times New Roman" w:eastAsia="Aptos" w:hAnsi="Times New Roman" w:cs="Times New Roman"/>
          <w:sz w:val="24"/>
          <w:szCs w:val="24"/>
        </w:rPr>
        <w:t xml:space="preserve">Três Semanas de Embrião, </w:t>
      </w:r>
      <w:r w:rsidR="00DE23B3" w:rsidRPr="00A3036C">
        <w:rPr>
          <w:rFonts w:ascii="Times New Roman" w:eastAsia="Aptos" w:hAnsi="Times New Roman" w:cs="Times New Roman"/>
          <w:b/>
          <w:bCs/>
          <w:sz w:val="24"/>
          <w:szCs w:val="24"/>
        </w:rPr>
        <w:t>You on the Battery,</w:t>
      </w:r>
      <w:r w:rsidR="00DE23B3" w:rsidRPr="00A3036C">
        <w:rPr>
          <w:rFonts w:ascii="Times New Roman" w:eastAsia="Aptos" w:hAnsi="Times New Roman" w:cs="Times New Roman"/>
          <w:sz w:val="24"/>
          <w:szCs w:val="24"/>
        </w:rPr>
        <w:t xml:space="preserve"> </w:t>
      </w:r>
      <w:r w:rsidR="00DE23B3" w:rsidRPr="00A3036C">
        <w:rPr>
          <w:rFonts w:ascii="Times New Roman" w:eastAsia="Aptos" w:hAnsi="Times New Roman" w:cs="Times New Roman"/>
          <w:b/>
          <w:bCs/>
          <w:sz w:val="24"/>
          <w:szCs w:val="24"/>
        </w:rPr>
        <w:t>Roast Beef</w:t>
      </w:r>
      <w:r w:rsidR="00DE23B3" w:rsidRPr="00A3036C">
        <w:rPr>
          <w:rFonts w:ascii="Times New Roman" w:eastAsia="Aptos" w:hAnsi="Times New Roman" w:cs="Times New Roman"/>
          <w:sz w:val="24"/>
          <w:szCs w:val="24"/>
        </w:rPr>
        <w:t xml:space="preserve"> D’Avó, </w:t>
      </w:r>
      <w:r w:rsidR="00DE23B3" w:rsidRPr="00A3036C">
        <w:rPr>
          <w:rFonts w:ascii="Times New Roman" w:eastAsia="Aptos" w:hAnsi="Times New Roman" w:cs="Times New Roman"/>
          <w:b/>
          <w:bCs/>
          <w:sz w:val="24"/>
          <w:szCs w:val="24"/>
        </w:rPr>
        <w:t>Market Harrison</w:t>
      </w:r>
      <w:r w:rsidR="00DE23B3" w:rsidRPr="00A3036C">
        <w:rPr>
          <w:rFonts w:ascii="Times New Roman" w:eastAsia="Aptos" w:hAnsi="Times New Roman" w:cs="Times New Roman"/>
          <w:sz w:val="24"/>
          <w:szCs w:val="24"/>
        </w:rPr>
        <w:t xml:space="preserve"> e </w:t>
      </w:r>
      <w:r w:rsidR="00DE23B3" w:rsidRPr="00A3036C">
        <w:rPr>
          <w:rFonts w:ascii="Times New Roman" w:eastAsia="Aptos" w:hAnsi="Times New Roman" w:cs="Times New Roman"/>
          <w:b/>
          <w:bCs/>
          <w:sz w:val="24"/>
          <w:szCs w:val="24"/>
        </w:rPr>
        <w:t>Green Dream</w:t>
      </w:r>
      <w:r w:rsidR="00DE23B3"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DE23B3" w:rsidRPr="00A3036C">
        <w:rPr>
          <w:rFonts w:ascii="Times New Roman" w:eastAsia="Aptos" w:hAnsi="Times New Roman" w:cs="Times New Roman"/>
          <w:sz w:val="24"/>
          <w:szCs w:val="24"/>
        </w:rPr>
        <w:t xml:space="preserve">Ações discretas e consistentes são mascaradas em convenções, movimentos ambientais em prol da natureza e outras questões de integração do </w:t>
      </w:r>
      <w:r w:rsidR="00DE23B3" w:rsidRPr="00A3036C">
        <w:rPr>
          <w:rFonts w:ascii="Times New Roman" w:eastAsia="Aptos" w:hAnsi="Times New Roman" w:cs="Times New Roman"/>
          <w:i/>
          <w:iCs/>
          <w:sz w:val="24"/>
          <w:szCs w:val="24"/>
        </w:rPr>
        <w:t xml:space="preserve">novo mundo </w:t>
      </w:r>
      <w:r w:rsidR="00DE23B3" w:rsidRPr="00A3036C">
        <w:rPr>
          <w:rFonts w:ascii="Times New Roman" w:eastAsia="Aptos" w:hAnsi="Times New Roman" w:cs="Times New Roman"/>
          <w:sz w:val="24"/>
          <w:szCs w:val="24"/>
        </w:rPr>
        <w:t>com os países integrantes de suas respectivas Uniões Continentais</w:t>
      </w:r>
      <w:r w:rsidR="00D12C9F" w:rsidRPr="00A3036C">
        <w:rPr>
          <w:rFonts w:ascii="Times New Roman" w:eastAsia="Aptos" w:hAnsi="Times New Roman" w:cs="Times New Roman"/>
          <w:sz w:val="24"/>
          <w:szCs w:val="24"/>
        </w:rPr>
        <w:t xml:space="preserve">, tendo a seu favor para impulsionar a filosofia do Eu Sou, onde terrícolas devem autoproclamar, </w:t>
      </w:r>
      <w:r w:rsidR="00D12C9F" w:rsidRPr="00A3036C">
        <w:rPr>
          <w:rFonts w:ascii="Times New Roman" w:eastAsia="Aptos" w:hAnsi="Times New Roman" w:cs="Times New Roman"/>
          <w:i/>
          <w:iCs/>
          <w:sz w:val="24"/>
          <w:szCs w:val="24"/>
        </w:rPr>
        <w:t>a minha raça humana é universal</w:t>
      </w:r>
      <w:r w:rsidR="00D12C9F" w:rsidRPr="00A3036C">
        <w:rPr>
          <w:rFonts w:ascii="Times New Roman" w:eastAsia="Aptos" w:hAnsi="Times New Roman" w:cs="Times New Roman"/>
          <w:sz w:val="24"/>
          <w:szCs w:val="24"/>
        </w:rPr>
        <w:t xml:space="preserve">... </w:t>
      </w:r>
      <w:r w:rsidR="00D12C9F" w:rsidRPr="00A3036C">
        <w:rPr>
          <w:rFonts w:ascii="Times New Roman" w:eastAsia="Aptos" w:hAnsi="Times New Roman" w:cs="Times New Roman"/>
          <w:i/>
          <w:iCs/>
          <w:sz w:val="24"/>
          <w:szCs w:val="24"/>
        </w:rPr>
        <w:t>o meu sexo é o amor</w:t>
      </w:r>
      <w:r w:rsidR="00D12C9F" w:rsidRPr="00A3036C">
        <w:rPr>
          <w:rFonts w:ascii="Times New Roman" w:eastAsia="Aptos" w:hAnsi="Times New Roman" w:cs="Times New Roman"/>
          <w:sz w:val="24"/>
          <w:szCs w:val="24"/>
        </w:rPr>
        <w:t xml:space="preserve">... </w:t>
      </w:r>
      <w:r w:rsidR="00D12C9F" w:rsidRPr="00A3036C">
        <w:rPr>
          <w:rFonts w:ascii="Times New Roman" w:eastAsia="Aptos" w:hAnsi="Times New Roman" w:cs="Times New Roman"/>
          <w:i/>
          <w:iCs/>
          <w:sz w:val="24"/>
          <w:szCs w:val="24"/>
        </w:rPr>
        <w:t>a minha religião é a consciência</w:t>
      </w:r>
      <w:r w:rsidR="00D12C9F" w:rsidRPr="00A3036C">
        <w:rPr>
          <w:rFonts w:ascii="Times New Roman" w:eastAsia="Aptos" w:hAnsi="Times New Roman" w:cs="Times New Roman"/>
          <w:sz w:val="24"/>
          <w:szCs w:val="24"/>
        </w:rPr>
        <w:t xml:space="preserve">... </w:t>
      </w:r>
      <w:r w:rsidR="00D12C9F" w:rsidRPr="00A3036C">
        <w:rPr>
          <w:rFonts w:ascii="Times New Roman" w:eastAsia="Aptos" w:hAnsi="Times New Roman" w:cs="Times New Roman"/>
          <w:i/>
          <w:iCs/>
          <w:sz w:val="24"/>
          <w:szCs w:val="24"/>
        </w:rPr>
        <w:t>todos os homens são iguais</w:t>
      </w:r>
      <w:r w:rsidR="00D12C9F" w:rsidRPr="00A3036C">
        <w:rPr>
          <w:rFonts w:ascii="Times New Roman" w:eastAsia="Aptos" w:hAnsi="Times New Roman" w:cs="Times New Roman"/>
          <w:sz w:val="24"/>
          <w:szCs w:val="24"/>
        </w:rPr>
        <w:t xml:space="preserve"> para descobrir e praticar o amor incondicional.</w:t>
      </w:r>
    </w:p>
    <w:p w14:paraId="6939D646" w14:textId="77777777" w:rsidR="00D12C9F" w:rsidRPr="00A3036C" w:rsidRDefault="00D12C9F" w:rsidP="00D12C9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Carol Harrison e Gabriel Cappallatte, através do </w:t>
      </w:r>
      <w:r w:rsidRPr="00A3036C">
        <w:rPr>
          <w:rFonts w:ascii="Times New Roman" w:eastAsia="Aptos" w:hAnsi="Times New Roman" w:cs="Times New Roman"/>
          <w:b/>
          <w:bCs/>
          <w:sz w:val="24"/>
          <w:szCs w:val="24"/>
        </w:rPr>
        <w:t>Green Dream</w:t>
      </w:r>
      <w:r w:rsidRPr="00A3036C">
        <w:rPr>
          <w:rFonts w:ascii="Times New Roman" w:eastAsia="Aptos" w:hAnsi="Times New Roman" w:cs="Times New Roman"/>
          <w:sz w:val="24"/>
          <w:szCs w:val="24"/>
        </w:rPr>
        <w:t>, desenvolvem com excelência a descoberta da consciência de segmentos sociais africanos dispostos a confrontar o Sistema Terra.</w:t>
      </w:r>
    </w:p>
    <w:p w14:paraId="0B1F04C6" w14:textId="77777777" w:rsidR="0028525A" w:rsidRPr="00A3036C" w:rsidRDefault="00D12C9F" w:rsidP="00D12C9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Reação de um povo sofrido e esperançoso, apesar de cerceados por energias negativas produzidas pelo SPA — Supremo Poder Anônimo, assim como, em menor escala, nos demais países das outras Uniões Continentais</w:t>
      </w:r>
      <w:r w:rsidR="0028525A" w:rsidRPr="00A3036C">
        <w:rPr>
          <w:rFonts w:ascii="Times New Roman" w:eastAsia="Aptos" w:hAnsi="Times New Roman" w:cs="Times New Roman"/>
          <w:sz w:val="24"/>
          <w:szCs w:val="24"/>
        </w:rPr>
        <w:t>.</w:t>
      </w:r>
    </w:p>
    <w:p w14:paraId="32E94717" w14:textId="5838D138" w:rsidR="0028525A" w:rsidRPr="00A3036C" w:rsidRDefault="0028525A" w:rsidP="002852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Resistência Dimensional, tímida e constante, expecta a nova configuração geopolítica determinada pelas eleições globais para poderem traçar novas estratégias de combate, devidamente energizados pelo SEU — Soberana Energia Universal, aos pilares sistêmicos: governo, religião, mídia e educação fomentados com </w:t>
      </w:r>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ganância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medo</w:t>
      </w:r>
      <w:r w:rsidRPr="00A3036C">
        <w:rPr>
          <w:rFonts w:ascii="Times New Roman" w:eastAsia="Aptos" w:hAnsi="Times New Roman" w:cs="Times New Roman"/>
          <w:sz w:val="24"/>
          <w:szCs w:val="24"/>
        </w:rPr>
        <w:t xml:space="preserve">. </w:t>
      </w:r>
    </w:p>
    <w:p w14:paraId="077538F3" w14:textId="77777777" w:rsidR="00D10247" w:rsidRPr="00A3036C" w:rsidRDefault="0028525A" w:rsidP="00D10247">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Sucumbência humana favorece cada vez mais o Sistema Terra fortalecido com as mudanças globais e, o pior, respaldado pela população terrícola</w:t>
      </w:r>
      <w:r w:rsidR="00D10247" w:rsidRPr="00A3036C">
        <w:rPr>
          <w:rFonts w:ascii="Times New Roman" w:eastAsia="Aptos" w:hAnsi="Times New Roman" w:cs="Times New Roman"/>
          <w:sz w:val="24"/>
          <w:szCs w:val="24"/>
        </w:rPr>
        <w:t xml:space="preserve"> submissa a mentira e ilusão produzida pelos</w:t>
      </w:r>
      <w:r w:rsidR="00D10247" w:rsidRPr="00A3036C">
        <w:rPr>
          <w:rFonts w:ascii="Times New Roman" w:eastAsia="Aptos" w:hAnsi="Times New Roman" w:cs="Times New Roman"/>
          <w:i/>
          <w:iCs/>
          <w:sz w:val="24"/>
          <w:szCs w:val="24"/>
        </w:rPr>
        <w:t xml:space="preserve"> malenirus</w:t>
      </w:r>
      <w:r w:rsidR="00D10247" w:rsidRPr="00A3036C">
        <w:rPr>
          <w:rFonts w:ascii="Times New Roman" w:eastAsia="Aptos" w:hAnsi="Times New Roman" w:cs="Times New Roman"/>
          <w:sz w:val="24"/>
          <w:szCs w:val="24"/>
        </w:rPr>
        <w:t xml:space="preserve">, </w:t>
      </w:r>
      <w:r w:rsidR="00D10247" w:rsidRPr="00A3036C">
        <w:rPr>
          <w:rFonts w:ascii="Times New Roman" w:eastAsia="Aptos" w:hAnsi="Times New Roman" w:cs="Times New Roman"/>
          <w:i/>
          <w:iCs/>
          <w:sz w:val="24"/>
          <w:szCs w:val="24"/>
        </w:rPr>
        <w:t xml:space="preserve">reinonaques </w:t>
      </w:r>
      <w:r w:rsidR="00D10247" w:rsidRPr="00A3036C">
        <w:rPr>
          <w:rFonts w:ascii="Times New Roman" w:eastAsia="Aptos" w:hAnsi="Times New Roman" w:cs="Times New Roman"/>
          <w:sz w:val="24"/>
          <w:szCs w:val="24"/>
        </w:rPr>
        <w:t>e dominitilianos, formadores do SPA — Supremo poder Anônimo.</w:t>
      </w:r>
    </w:p>
    <w:p w14:paraId="19850546" w14:textId="77777777" w:rsidR="002E6B3F" w:rsidRPr="00A3036C" w:rsidRDefault="00D10247" w:rsidP="00D10247">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Joseph Harrison e Liz Taylor são convocados pelo casal, Fértilles e Germano,  representante do SEU — Soberana Energia Universal, são recepcionados por Carol e Gabriel nos domínios africanos, a fim de conviverem com a, paulatina, mutação consciencial de parte deste povo encaminhado para viver e praticar o amor incondicional. Material suficiente para continuarem a conceber</w:t>
      </w:r>
      <w:r w:rsidR="002E6B3F"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em tempo real</w:t>
      </w:r>
      <w:r w:rsidR="002E6B3F"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o livro 2, </w:t>
      </w:r>
      <w:r w:rsidRPr="00A3036C">
        <w:rPr>
          <w:rFonts w:ascii="Times New Roman" w:eastAsia="Aptos" w:hAnsi="Times New Roman" w:cs="Times New Roman"/>
          <w:b/>
          <w:bCs/>
          <w:sz w:val="24"/>
          <w:szCs w:val="24"/>
        </w:rPr>
        <w:t>e</w:t>
      </w:r>
      <w:r w:rsidRPr="00A3036C">
        <w:rPr>
          <w:rFonts w:ascii="Times New Roman" w:eastAsia="Aptos" w:hAnsi="Times New Roman" w:cs="Times New Roman"/>
          <w:b/>
          <w:bCs/>
          <w:color w:val="FF0000"/>
          <w:sz w:val="24"/>
          <w:szCs w:val="24"/>
        </w:rPr>
        <w:t>X</w:t>
      </w:r>
      <w:r w:rsidRPr="00A3036C">
        <w:rPr>
          <w:rFonts w:ascii="Times New Roman" w:eastAsia="Aptos" w:hAnsi="Times New Roman" w:cs="Times New Roman"/>
          <w:b/>
          <w:bCs/>
          <w:sz w:val="24"/>
          <w:szCs w:val="24"/>
        </w:rPr>
        <w:t xml:space="preserve">ilados da </w:t>
      </w:r>
      <w:r w:rsidRPr="00A3036C">
        <w:rPr>
          <w:rFonts w:ascii="Times New Roman" w:eastAsia="Aptos" w:hAnsi="Times New Roman" w:cs="Times New Roman"/>
          <w:b/>
          <w:bCs/>
          <w:color w:val="7030A0"/>
          <w:sz w:val="24"/>
          <w:szCs w:val="24"/>
        </w:rPr>
        <w:t>T</w:t>
      </w:r>
      <w:r w:rsidRPr="00A3036C">
        <w:rPr>
          <w:rFonts w:ascii="Times New Roman" w:eastAsia="Aptos" w:hAnsi="Times New Roman" w:cs="Times New Roman"/>
          <w:b/>
          <w:bCs/>
          <w:sz w:val="24"/>
          <w:szCs w:val="24"/>
        </w:rPr>
        <w:t>erra ─ passado pacto para o futuro</w:t>
      </w:r>
      <w:r w:rsidRPr="00A3036C">
        <w:rPr>
          <w:rFonts w:ascii="Times New Roman" w:eastAsia="Aptos" w:hAnsi="Times New Roman" w:cs="Times New Roman"/>
          <w:sz w:val="24"/>
          <w:szCs w:val="24"/>
        </w:rPr>
        <w:t>, da trilogia de romances</w:t>
      </w:r>
      <w:r w:rsidR="002E6B3F" w:rsidRPr="00A3036C">
        <w:rPr>
          <w:rFonts w:ascii="Times New Roman" w:eastAsia="Aptos" w:hAnsi="Times New Roman" w:cs="Times New Roman"/>
          <w:sz w:val="24"/>
          <w:szCs w:val="24"/>
        </w:rPr>
        <w:t xml:space="preserve"> deste título, sob a premissa:</w:t>
      </w:r>
      <w:r w:rsidR="002E6B3F" w:rsidRPr="00A3036C">
        <w:rPr>
          <w:rFonts w:ascii="Times New Roman" w:eastAsia="Aptos" w:hAnsi="Times New Roman" w:cs="Times New Roman"/>
          <w:i/>
          <w:iCs/>
          <w:sz w:val="24"/>
          <w:szCs w:val="24"/>
        </w:rPr>
        <w:t xml:space="preserve"> </w:t>
      </w:r>
      <w:bookmarkStart w:id="98" w:name="_Hlk199429748"/>
      <w:r w:rsidR="002E6B3F" w:rsidRPr="00A3036C">
        <w:rPr>
          <w:rFonts w:ascii="Times New Roman" w:eastAsia="Aptos" w:hAnsi="Times New Roman" w:cs="Times New Roman"/>
          <w:i/>
          <w:iCs/>
          <w:sz w:val="24"/>
          <w:szCs w:val="24"/>
        </w:rPr>
        <w:t>a minha raça humana é universal</w:t>
      </w:r>
      <w:r w:rsidR="002E6B3F" w:rsidRPr="00A3036C">
        <w:rPr>
          <w:rFonts w:ascii="Times New Roman" w:eastAsia="Aptos" w:hAnsi="Times New Roman" w:cs="Times New Roman"/>
          <w:sz w:val="24"/>
          <w:szCs w:val="24"/>
        </w:rPr>
        <w:t xml:space="preserve">... </w:t>
      </w:r>
      <w:r w:rsidR="002E6B3F" w:rsidRPr="00A3036C">
        <w:rPr>
          <w:rFonts w:ascii="Times New Roman" w:eastAsia="Aptos" w:hAnsi="Times New Roman" w:cs="Times New Roman"/>
          <w:i/>
          <w:iCs/>
          <w:sz w:val="24"/>
          <w:szCs w:val="24"/>
        </w:rPr>
        <w:t>o meu sexo é o amor</w:t>
      </w:r>
      <w:r w:rsidR="002E6B3F" w:rsidRPr="00A3036C">
        <w:rPr>
          <w:rFonts w:ascii="Times New Roman" w:eastAsia="Aptos" w:hAnsi="Times New Roman" w:cs="Times New Roman"/>
          <w:sz w:val="24"/>
          <w:szCs w:val="24"/>
        </w:rPr>
        <w:t xml:space="preserve">... </w:t>
      </w:r>
      <w:r w:rsidR="002E6B3F" w:rsidRPr="00A3036C">
        <w:rPr>
          <w:rFonts w:ascii="Times New Roman" w:eastAsia="Aptos" w:hAnsi="Times New Roman" w:cs="Times New Roman"/>
          <w:i/>
          <w:iCs/>
          <w:sz w:val="24"/>
          <w:szCs w:val="24"/>
        </w:rPr>
        <w:t>a minha religião é a consciência</w:t>
      </w:r>
      <w:r w:rsidR="002E6B3F" w:rsidRPr="00A3036C">
        <w:rPr>
          <w:rFonts w:ascii="Times New Roman" w:eastAsia="Aptos" w:hAnsi="Times New Roman" w:cs="Times New Roman"/>
          <w:sz w:val="24"/>
          <w:szCs w:val="24"/>
        </w:rPr>
        <w:t xml:space="preserve">... </w:t>
      </w:r>
      <w:r w:rsidR="002E6B3F" w:rsidRPr="00A3036C">
        <w:rPr>
          <w:rFonts w:ascii="Times New Roman" w:eastAsia="Aptos" w:hAnsi="Times New Roman" w:cs="Times New Roman"/>
          <w:i/>
          <w:iCs/>
          <w:sz w:val="24"/>
          <w:szCs w:val="24"/>
        </w:rPr>
        <w:t>todos os homens são iguais</w:t>
      </w:r>
      <w:r w:rsidR="002E6B3F" w:rsidRPr="00A3036C">
        <w:rPr>
          <w:rFonts w:ascii="Times New Roman" w:eastAsia="Aptos" w:hAnsi="Times New Roman" w:cs="Times New Roman"/>
          <w:sz w:val="24"/>
          <w:szCs w:val="24"/>
        </w:rPr>
        <w:t>.</w:t>
      </w:r>
    </w:p>
    <w:bookmarkEnd w:id="98"/>
    <w:p w14:paraId="6299EF60" w14:textId="3262D491" w:rsidR="002E6B3F" w:rsidRPr="00A3036C" w:rsidRDefault="002E6B3F" w:rsidP="002E6B3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Casal recém-chegado está inebriado com os resultados obtidos por Carol e Gabriel na base piramidal social africana, apesar de assombrados com a persistência humana de  praticar </w:t>
      </w:r>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ganância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medo</w:t>
      </w:r>
      <w:r w:rsidRPr="00A3036C">
        <w:rPr>
          <w:rFonts w:ascii="Times New Roman" w:eastAsia="Aptos" w:hAnsi="Times New Roman" w:cs="Times New Roman"/>
          <w:sz w:val="24"/>
          <w:szCs w:val="24"/>
        </w:rPr>
        <w:t>.</w:t>
      </w:r>
    </w:p>
    <w:p w14:paraId="3A298E99" w14:textId="718EE5DD" w:rsidR="00847A8A" w:rsidRPr="00A3036C" w:rsidRDefault="002E6B3F" w:rsidP="00847A8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Filosofia do Eu Sou está sendo disseminada com muito cuidado, especialmente, na atual conjuntura global, merecedora de atenção redobrada, pois está claro o perigo eminente para os apóstolos da IMSD — Independência Mundial dos Servos de Deus</w:t>
      </w:r>
      <w:r w:rsidR="00554DDE" w:rsidRPr="00A3036C">
        <w:rPr>
          <w:rFonts w:ascii="Times New Roman" w:eastAsia="Aptos" w:hAnsi="Times New Roman" w:cs="Times New Roman"/>
          <w:sz w:val="24"/>
          <w:szCs w:val="24"/>
        </w:rPr>
        <w:t xml:space="preserve"> e </w:t>
      </w:r>
      <w:r w:rsidRPr="00A3036C">
        <w:rPr>
          <w:rFonts w:ascii="Times New Roman" w:eastAsia="Aptos" w:hAnsi="Times New Roman" w:cs="Times New Roman"/>
          <w:sz w:val="24"/>
          <w:szCs w:val="24"/>
        </w:rPr>
        <w:t>Presidentes das Torres Governamentais</w:t>
      </w:r>
      <w:r w:rsidR="00847A8A" w:rsidRPr="00A3036C">
        <w:rPr>
          <w:rFonts w:ascii="Times New Roman" w:eastAsia="Aptos" w:hAnsi="Times New Roman" w:cs="Times New Roman"/>
          <w:sz w:val="24"/>
          <w:szCs w:val="24"/>
        </w:rPr>
        <w:t xml:space="preserve">. Eles estão sujeitos a sanções inimagináveis, caso sejam descobertos como adeptos e facilitadores da difusão da filosofia Eu Sou, esgoelando </w:t>
      </w:r>
      <w:r w:rsidR="00847A8A" w:rsidRPr="00A3036C">
        <w:rPr>
          <w:rFonts w:ascii="Times New Roman" w:eastAsia="Aptos" w:hAnsi="Times New Roman" w:cs="Times New Roman"/>
          <w:i/>
          <w:iCs/>
          <w:sz w:val="24"/>
          <w:szCs w:val="24"/>
        </w:rPr>
        <w:t>a minha raça humana é universal</w:t>
      </w:r>
      <w:r w:rsidR="00847A8A" w:rsidRPr="00A3036C">
        <w:rPr>
          <w:rFonts w:ascii="Times New Roman" w:eastAsia="Aptos" w:hAnsi="Times New Roman" w:cs="Times New Roman"/>
          <w:sz w:val="24"/>
          <w:szCs w:val="24"/>
        </w:rPr>
        <w:t xml:space="preserve">... </w:t>
      </w:r>
      <w:r w:rsidR="00847A8A" w:rsidRPr="00A3036C">
        <w:rPr>
          <w:rFonts w:ascii="Times New Roman" w:eastAsia="Aptos" w:hAnsi="Times New Roman" w:cs="Times New Roman"/>
          <w:i/>
          <w:iCs/>
          <w:sz w:val="24"/>
          <w:szCs w:val="24"/>
        </w:rPr>
        <w:t>o meu sexo é o amor</w:t>
      </w:r>
      <w:r w:rsidR="00847A8A" w:rsidRPr="00A3036C">
        <w:rPr>
          <w:rFonts w:ascii="Times New Roman" w:eastAsia="Aptos" w:hAnsi="Times New Roman" w:cs="Times New Roman"/>
          <w:sz w:val="24"/>
          <w:szCs w:val="24"/>
        </w:rPr>
        <w:t xml:space="preserve">... </w:t>
      </w:r>
      <w:r w:rsidR="00847A8A" w:rsidRPr="00A3036C">
        <w:rPr>
          <w:rFonts w:ascii="Times New Roman" w:eastAsia="Aptos" w:hAnsi="Times New Roman" w:cs="Times New Roman"/>
          <w:i/>
          <w:iCs/>
          <w:sz w:val="24"/>
          <w:szCs w:val="24"/>
        </w:rPr>
        <w:t>a minha religião é a consciência</w:t>
      </w:r>
      <w:r w:rsidR="00847A8A" w:rsidRPr="00A3036C">
        <w:rPr>
          <w:rFonts w:ascii="Times New Roman" w:eastAsia="Aptos" w:hAnsi="Times New Roman" w:cs="Times New Roman"/>
          <w:sz w:val="24"/>
          <w:szCs w:val="24"/>
        </w:rPr>
        <w:t xml:space="preserve">... </w:t>
      </w:r>
      <w:r w:rsidR="00847A8A" w:rsidRPr="00A3036C">
        <w:rPr>
          <w:rFonts w:ascii="Times New Roman" w:eastAsia="Aptos" w:hAnsi="Times New Roman" w:cs="Times New Roman"/>
          <w:i/>
          <w:iCs/>
          <w:sz w:val="24"/>
          <w:szCs w:val="24"/>
        </w:rPr>
        <w:t>todos os homens são iguais</w:t>
      </w:r>
      <w:r w:rsidR="00847A8A" w:rsidRPr="00A3036C">
        <w:rPr>
          <w:rFonts w:ascii="Times New Roman" w:eastAsia="Aptos" w:hAnsi="Times New Roman" w:cs="Times New Roman"/>
          <w:sz w:val="24"/>
          <w:szCs w:val="24"/>
        </w:rPr>
        <w:t xml:space="preserve">. Entretanto, Guerreiros Dimensionais trabalham em todo planeta para frutificarem o amor incondicional, certos de que </w:t>
      </w:r>
      <w:r w:rsidR="00847A8A" w:rsidRPr="00A3036C">
        <w:rPr>
          <w:rFonts w:ascii="Times New Roman" w:eastAsia="Aptos" w:hAnsi="Times New Roman" w:cs="Times New Roman"/>
          <w:i/>
          <w:iCs/>
          <w:sz w:val="24"/>
          <w:szCs w:val="24"/>
        </w:rPr>
        <w:t>devagar se vai longe</w:t>
      </w:r>
      <w:r w:rsidR="00847A8A" w:rsidRPr="00A3036C">
        <w:rPr>
          <w:rFonts w:ascii="Times New Roman" w:eastAsia="Aptos" w:hAnsi="Times New Roman" w:cs="Times New Roman"/>
          <w:sz w:val="24"/>
          <w:szCs w:val="24"/>
        </w:rPr>
        <w:t xml:space="preserve"> e de </w:t>
      </w:r>
      <w:r w:rsidR="00847A8A" w:rsidRPr="00A3036C">
        <w:rPr>
          <w:rFonts w:ascii="Times New Roman" w:eastAsia="Aptos" w:hAnsi="Times New Roman" w:cs="Times New Roman"/>
          <w:i/>
          <w:iCs/>
          <w:sz w:val="24"/>
          <w:szCs w:val="24"/>
        </w:rPr>
        <w:t>grão em grão, a galinha enche o papo</w:t>
      </w:r>
      <w:r w:rsidR="00847A8A" w:rsidRPr="00A3036C">
        <w:rPr>
          <w:rFonts w:ascii="Times New Roman" w:eastAsia="Aptos" w:hAnsi="Times New Roman" w:cs="Times New Roman"/>
          <w:sz w:val="24"/>
          <w:szCs w:val="24"/>
        </w:rPr>
        <w:t>.</w:t>
      </w:r>
    </w:p>
    <w:p w14:paraId="1056BE0E" w14:textId="25F13BCA" w:rsidR="00E91B7A" w:rsidRPr="00A3036C" w:rsidRDefault="00DC2FB3"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Repercussão </w:t>
      </w:r>
      <w:r w:rsidR="004516E0" w:rsidRPr="00A3036C">
        <w:rPr>
          <w:rFonts w:ascii="Times New Roman" w:eastAsia="Aptos" w:hAnsi="Times New Roman" w:cs="Times New Roman"/>
          <w:sz w:val="24"/>
          <w:szCs w:val="24"/>
        </w:rPr>
        <w:t>do trabalho plantado</w:t>
      </w:r>
      <w:r w:rsidR="000729B8" w:rsidRPr="00A3036C">
        <w:rPr>
          <w:rFonts w:ascii="Times New Roman" w:eastAsia="Aptos" w:hAnsi="Times New Roman" w:cs="Times New Roman"/>
          <w:sz w:val="24"/>
          <w:szCs w:val="24"/>
        </w:rPr>
        <w:t xml:space="preserve"> no</w:t>
      </w:r>
      <w:r w:rsidR="00B93E02" w:rsidRPr="00A3036C">
        <w:rPr>
          <w:rFonts w:ascii="Times New Roman" w:eastAsia="Aptos" w:hAnsi="Times New Roman" w:cs="Times New Roman"/>
          <w:sz w:val="24"/>
          <w:szCs w:val="24"/>
        </w:rPr>
        <w:t>s</w:t>
      </w:r>
      <w:r w:rsidR="000729B8" w:rsidRPr="00A3036C">
        <w:rPr>
          <w:rFonts w:ascii="Times New Roman" w:eastAsia="Aptos" w:hAnsi="Times New Roman" w:cs="Times New Roman"/>
          <w:sz w:val="24"/>
          <w:szCs w:val="24"/>
        </w:rPr>
        <w:t xml:space="preserve"> </w:t>
      </w:r>
      <w:r w:rsidR="00F0190C" w:rsidRPr="00A3036C">
        <w:rPr>
          <w:rFonts w:ascii="Times New Roman" w:eastAsia="Aptos" w:hAnsi="Times New Roman" w:cs="Times New Roman"/>
          <w:sz w:val="24"/>
          <w:szCs w:val="24"/>
        </w:rPr>
        <w:t>24</w:t>
      </w:r>
      <w:r w:rsidR="000729B8" w:rsidRPr="00A3036C">
        <w:rPr>
          <w:rFonts w:ascii="Times New Roman" w:eastAsia="Aptos" w:hAnsi="Times New Roman" w:cs="Times New Roman"/>
          <w:sz w:val="24"/>
          <w:szCs w:val="24"/>
        </w:rPr>
        <w:t xml:space="preserve"> países africanos habitados no Hemisfério Sul</w:t>
      </w:r>
      <w:r w:rsidR="005560FF" w:rsidRPr="00A3036C">
        <w:rPr>
          <w:rFonts w:ascii="Times New Roman" w:eastAsia="Aptos" w:hAnsi="Times New Roman" w:cs="Times New Roman"/>
          <w:sz w:val="24"/>
          <w:szCs w:val="24"/>
        </w:rPr>
        <w:t xml:space="preserve">, sendo </w:t>
      </w:r>
      <w:r w:rsidR="00F0190C" w:rsidRPr="00A3036C">
        <w:rPr>
          <w:rFonts w:ascii="Times New Roman" w:eastAsia="Aptos" w:hAnsi="Times New Roman" w:cs="Times New Roman"/>
          <w:sz w:val="24"/>
          <w:szCs w:val="24"/>
        </w:rPr>
        <w:t>18 com seu território total</w:t>
      </w:r>
      <w:r w:rsidR="00D932FD" w:rsidRPr="00A3036C">
        <w:rPr>
          <w:rFonts w:ascii="Times New Roman" w:eastAsia="Aptos" w:hAnsi="Times New Roman" w:cs="Times New Roman"/>
          <w:sz w:val="24"/>
          <w:szCs w:val="24"/>
        </w:rPr>
        <w:t>, 2 na maior parte e 4 em parte</w:t>
      </w:r>
      <w:r w:rsidR="000A6A75" w:rsidRPr="00A3036C">
        <w:rPr>
          <w:rFonts w:ascii="Times New Roman" w:eastAsia="Aptos" w:hAnsi="Times New Roman" w:cs="Times New Roman"/>
          <w:sz w:val="24"/>
          <w:szCs w:val="24"/>
        </w:rPr>
        <w:t>s</w:t>
      </w:r>
      <w:r w:rsidR="00B93E02" w:rsidRPr="00A3036C">
        <w:rPr>
          <w:rFonts w:ascii="Times New Roman" w:eastAsia="Aptos" w:hAnsi="Times New Roman" w:cs="Times New Roman"/>
          <w:sz w:val="24"/>
          <w:szCs w:val="24"/>
        </w:rPr>
        <w:t xml:space="preserve"> territoriais, </w:t>
      </w:r>
      <w:r w:rsidR="00CC4592" w:rsidRPr="00A3036C">
        <w:rPr>
          <w:rFonts w:ascii="Times New Roman" w:eastAsia="Aptos" w:hAnsi="Times New Roman" w:cs="Times New Roman"/>
          <w:sz w:val="24"/>
          <w:szCs w:val="24"/>
        </w:rPr>
        <w:t xml:space="preserve">tem observância meticulosa por parte da inteligência da </w:t>
      </w:r>
      <w:r w:rsidR="00BD1F75" w:rsidRPr="00A3036C">
        <w:rPr>
          <w:rFonts w:ascii="Times New Roman" w:eastAsia="Aptos" w:hAnsi="Times New Roman" w:cs="Times New Roman"/>
          <w:sz w:val="24"/>
          <w:szCs w:val="24"/>
        </w:rPr>
        <w:t xml:space="preserve">UAF — </w:t>
      </w:r>
      <w:r w:rsidR="005922E2" w:rsidRPr="00A3036C">
        <w:rPr>
          <w:rFonts w:ascii="Times New Roman" w:eastAsia="Aptos" w:hAnsi="Times New Roman" w:cs="Times New Roman"/>
          <w:sz w:val="24"/>
          <w:szCs w:val="24"/>
        </w:rPr>
        <w:t>União Africana</w:t>
      </w:r>
      <w:r w:rsidR="00BE1EE3" w:rsidRPr="00A3036C">
        <w:rPr>
          <w:rFonts w:ascii="Times New Roman" w:eastAsia="Aptos" w:hAnsi="Times New Roman" w:cs="Times New Roman"/>
          <w:sz w:val="24"/>
          <w:szCs w:val="24"/>
        </w:rPr>
        <w:t xml:space="preserve"> presidida por Nefertari </w:t>
      </w:r>
      <w:r w:rsidR="004D6A2B" w:rsidRPr="00A3036C">
        <w:rPr>
          <w:rFonts w:ascii="Times New Roman" w:eastAsia="Aptos" w:hAnsi="Times New Roman" w:cs="Times New Roman"/>
          <w:sz w:val="24"/>
          <w:szCs w:val="24"/>
        </w:rPr>
        <w:t>M</w:t>
      </w:r>
      <w:r w:rsidR="00BE1EE3" w:rsidRPr="00A3036C">
        <w:rPr>
          <w:rFonts w:ascii="Times New Roman" w:eastAsia="Aptos" w:hAnsi="Times New Roman" w:cs="Times New Roman"/>
          <w:sz w:val="24"/>
          <w:szCs w:val="24"/>
        </w:rPr>
        <w:t>andela, 49</w:t>
      </w:r>
      <w:r w:rsidR="004D6A2B" w:rsidRPr="00A3036C">
        <w:rPr>
          <w:rFonts w:ascii="Times New Roman" w:eastAsia="Aptos" w:hAnsi="Times New Roman" w:cs="Times New Roman"/>
          <w:sz w:val="24"/>
          <w:szCs w:val="24"/>
        </w:rPr>
        <w:t>,</w:t>
      </w:r>
      <w:r w:rsidR="00172D3D" w:rsidRPr="00A3036C">
        <w:rPr>
          <w:rFonts w:ascii="Times New Roman" w:eastAsia="Aptos" w:hAnsi="Times New Roman" w:cs="Times New Roman"/>
          <w:sz w:val="24"/>
          <w:szCs w:val="24"/>
        </w:rPr>
        <w:t xml:space="preserve"> </w:t>
      </w:r>
      <w:r w:rsidR="00973908" w:rsidRPr="00A3036C">
        <w:rPr>
          <w:rFonts w:ascii="Times New Roman" w:eastAsia="Aptos" w:hAnsi="Times New Roman" w:cs="Times New Roman"/>
          <w:sz w:val="24"/>
          <w:szCs w:val="24"/>
        </w:rPr>
        <w:t>Ativista</w:t>
      </w:r>
      <w:r w:rsidR="0013281D" w:rsidRPr="00A3036C">
        <w:rPr>
          <w:rFonts w:ascii="Times New Roman" w:eastAsia="Aptos" w:hAnsi="Times New Roman" w:cs="Times New Roman"/>
          <w:sz w:val="24"/>
          <w:szCs w:val="24"/>
        </w:rPr>
        <w:t>,</w:t>
      </w:r>
      <w:r w:rsidR="00973908" w:rsidRPr="00A3036C">
        <w:rPr>
          <w:rFonts w:ascii="Times New Roman" w:eastAsia="Aptos" w:hAnsi="Times New Roman" w:cs="Times New Roman"/>
          <w:sz w:val="24"/>
          <w:szCs w:val="24"/>
        </w:rPr>
        <w:t xml:space="preserve"> </w:t>
      </w:r>
      <w:r w:rsidR="00B27CFA" w:rsidRPr="00A3036C">
        <w:rPr>
          <w:rFonts w:ascii="Times New Roman" w:eastAsia="Aptos" w:hAnsi="Times New Roman" w:cs="Times New Roman"/>
          <w:sz w:val="24"/>
          <w:szCs w:val="24"/>
        </w:rPr>
        <w:t xml:space="preserve">que </w:t>
      </w:r>
      <w:r w:rsidR="00973908" w:rsidRPr="00A3036C">
        <w:rPr>
          <w:rFonts w:ascii="Times New Roman" w:eastAsia="Aptos" w:hAnsi="Times New Roman" w:cs="Times New Roman"/>
          <w:sz w:val="24"/>
          <w:szCs w:val="24"/>
        </w:rPr>
        <w:t>chega</w:t>
      </w:r>
      <w:r w:rsidR="0013281D" w:rsidRPr="00A3036C">
        <w:rPr>
          <w:rFonts w:ascii="Times New Roman" w:eastAsia="Aptos" w:hAnsi="Times New Roman" w:cs="Times New Roman"/>
          <w:sz w:val="24"/>
          <w:szCs w:val="24"/>
        </w:rPr>
        <w:t xml:space="preserve"> ao poder nos </w:t>
      </w:r>
      <w:r w:rsidR="0013281D" w:rsidRPr="00A3036C">
        <w:rPr>
          <w:rFonts w:ascii="Times New Roman" w:eastAsia="Aptos" w:hAnsi="Times New Roman" w:cs="Times New Roman"/>
          <w:i/>
          <w:iCs/>
          <w:sz w:val="24"/>
          <w:szCs w:val="24"/>
        </w:rPr>
        <w:t>braços do povo</w:t>
      </w:r>
      <w:r w:rsidR="004D6A2B" w:rsidRPr="00A3036C">
        <w:rPr>
          <w:rFonts w:ascii="Times New Roman" w:eastAsia="Aptos" w:hAnsi="Times New Roman" w:cs="Times New Roman"/>
          <w:sz w:val="24"/>
          <w:szCs w:val="24"/>
        </w:rPr>
        <w:t xml:space="preserve"> </w:t>
      </w:r>
      <w:r w:rsidR="00E356BC" w:rsidRPr="00A3036C">
        <w:rPr>
          <w:rFonts w:ascii="Times New Roman" w:eastAsia="Aptos" w:hAnsi="Times New Roman" w:cs="Times New Roman"/>
          <w:sz w:val="24"/>
          <w:szCs w:val="24"/>
        </w:rPr>
        <w:t>conduzida pela vontade do SPA — Supremo Poder Anônimo</w:t>
      </w:r>
      <w:r w:rsidR="009F78B1" w:rsidRPr="00A3036C">
        <w:rPr>
          <w:rFonts w:ascii="Times New Roman" w:eastAsia="Aptos" w:hAnsi="Times New Roman" w:cs="Times New Roman"/>
          <w:sz w:val="24"/>
          <w:szCs w:val="24"/>
        </w:rPr>
        <w:t xml:space="preserve">. Estratégia manipulatória de </w:t>
      </w:r>
      <w:r w:rsidR="009F78B1" w:rsidRPr="00A3036C">
        <w:rPr>
          <w:rFonts w:ascii="Times New Roman" w:eastAsia="Aptos" w:hAnsi="Times New Roman" w:cs="Times New Roman"/>
          <w:i/>
          <w:iCs/>
          <w:sz w:val="24"/>
          <w:szCs w:val="24"/>
        </w:rPr>
        <w:t xml:space="preserve">os donos do mundo </w:t>
      </w:r>
      <w:r w:rsidR="00A174EE" w:rsidRPr="00A3036C">
        <w:rPr>
          <w:rFonts w:ascii="Times New Roman" w:eastAsia="Aptos" w:hAnsi="Times New Roman" w:cs="Times New Roman"/>
          <w:sz w:val="24"/>
          <w:szCs w:val="24"/>
        </w:rPr>
        <w:t xml:space="preserve">cria ambiência </w:t>
      </w:r>
      <w:r w:rsidR="001804A9" w:rsidRPr="00A3036C">
        <w:rPr>
          <w:rFonts w:ascii="Times New Roman" w:eastAsia="Aptos" w:hAnsi="Times New Roman" w:cs="Times New Roman"/>
          <w:sz w:val="24"/>
          <w:szCs w:val="24"/>
        </w:rPr>
        <w:t>opositora</w:t>
      </w:r>
      <w:r w:rsidR="00CC6A59" w:rsidRPr="00A3036C">
        <w:rPr>
          <w:rFonts w:ascii="Times New Roman" w:eastAsia="Aptos" w:hAnsi="Times New Roman" w:cs="Times New Roman"/>
          <w:sz w:val="24"/>
          <w:szCs w:val="24"/>
        </w:rPr>
        <w:t xml:space="preserve"> as</w:t>
      </w:r>
      <w:r w:rsidR="007A290F" w:rsidRPr="00A3036C">
        <w:rPr>
          <w:rFonts w:ascii="Times New Roman" w:eastAsia="Aptos" w:hAnsi="Times New Roman" w:cs="Times New Roman"/>
          <w:sz w:val="24"/>
          <w:szCs w:val="24"/>
        </w:rPr>
        <w:t xml:space="preserve"> qualidades vitais observadas n</w:t>
      </w:r>
      <w:r w:rsidR="00AC24BC" w:rsidRPr="00A3036C">
        <w:rPr>
          <w:rFonts w:ascii="Times New Roman" w:eastAsia="Aptos" w:hAnsi="Times New Roman" w:cs="Times New Roman"/>
          <w:sz w:val="24"/>
          <w:szCs w:val="24"/>
        </w:rPr>
        <w:t>as demais Uniões Continentai</w:t>
      </w:r>
      <w:r w:rsidR="003A0FC6" w:rsidRPr="00A3036C">
        <w:rPr>
          <w:rFonts w:ascii="Times New Roman" w:eastAsia="Aptos" w:hAnsi="Times New Roman" w:cs="Times New Roman"/>
          <w:sz w:val="24"/>
          <w:szCs w:val="24"/>
        </w:rPr>
        <w:t>s: UAS</w:t>
      </w:r>
      <w:r w:rsidR="00A45786" w:rsidRPr="00A3036C">
        <w:rPr>
          <w:rFonts w:ascii="Times New Roman" w:eastAsia="Aptos" w:hAnsi="Times New Roman" w:cs="Times New Roman"/>
          <w:sz w:val="24"/>
          <w:szCs w:val="24"/>
        </w:rPr>
        <w:t xml:space="preserve"> — União </w:t>
      </w:r>
      <w:r w:rsidR="00986688" w:rsidRPr="00A3036C">
        <w:rPr>
          <w:rFonts w:ascii="Times New Roman" w:eastAsia="Aptos" w:hAnsi="Times New Roman" w:cs="Times New Roman"/>
          <w:sz w:val="24"/>
          <w:szCs w:val="24"/>
        </w:rPr>
        <w:t xml:space="preserve">Asiática, </w:t>
      </w:r>
      <w:r w:rsidR="00AD7BAF" w:rsidRPr="00A3036C">
        <w:rPr>
          <w:rFonts w:ascii="Times New Roman" w:eastAsia="Aptos" w:hAnsi="Times New Roman" w:cs="Times New Roman"/>
          <w:sz w:val="24"/>
          <w:szCs w:val="24"/>
        </w:rPr>
        <w:t>UO — União da Oceania</w:t>
      </w:r>
      <w:r w:rsidR="001D05FB" w:rsidRPr="00A3036C">
        <w:rPr>
          <w:rFonts w:ascii="Times New Roman" w:eastAsia="Aptos" w:hAnsi="Times New Roman" w:cs="Times New Roman"/>
          <w:sz w:val="24"/>
          <w:szCs w:val="24"/>
        </w:rPr>
        <w:t xml:space="preserve"> e</w:t>
      </w:r>
      <w:r w:rsidR="0073103F" w:rsidRPr="00A3036C">
        <w:rPr>
          <w:rFonts w:ascii="Times New Roman" w:eastAsia="Aptos" w:hAnsi="Times New Roman" w:cs="Times New Roman"/>
          <w:sz w:val="24"/>
          <w:szCs w:val="24"/>
        </w:rPr>
        <w:t xml:space="preserve"> UASU —</w:t>
      </w:r>
      <w:r w:rsidR="001D05FB" w:rsidRPr="00A3036C">
        <w:rPr>
          <w:rFonts w:ascii="Times New Roman" w:eastAsia="Aptos" w:hAnsi="Times New Roman" w:cs="Times New Roman"/>
          <w:sz w:val="24"/>
          <w:szCs w:val="24"/>
        </w:rPr>
        <w:t xml:space="preserve"> </w:t>
      </w:r>
      <w:r w:rsidR="0073103F" w:rsidRPr="00A3036C">
        <w:rPr>
          <w:rFonts w:ascii="Times New Roman" w:eastAsia="Aptos" w:hAnsi="Times New Roman" w:cs="Times New Roman"/>
          <w:sz w:val="24"/>
          <w:szCs w:val="24"/>
        </w:rPr>
        <w:t>União da América do Sul</w:t>
      </w:r>
      <w:r w:rsidR="00103C6A" w:rsidRPr="00A3036C">
        <w:rPr>
          <w:rFonts w:ascii="Times New Roman" w:eastAsia="Aptos" w:hAnsi="Times New Roman" w:cs="Times New Roman"/>
          <w:sz w:val="24"/>
          <w:szCs w:val="24"/>
        </w:rPr>
        <w:t xml:space="preserve">. </w:t>
      </w:r>
      <w:r w:rsidR="00083149" w:rsidRPr="00A3036C">
        <w:rPr>
          <w:rFonts w:ascii="Times New Roman" w:eastAsia="Aptos" w:hAnsi="Times New Roman" w:cs="Times New Roman"/>
          <w:sz w:val="24"/>
          <w:szCs w:val="24"/>
        </w:rPr>
        <w:t xml:space="preserve">Aproveitando-se deste </w:t>
      </w:r>
      <w:r w:rsidR="00BD0341" w:rsidRPr="00A3036C">
        <w:rPr>
          <w:rFonts w:ascii="Times New Roman" w:eastAsia="Aptos" w:hAnsi="Times New Roman" w:cs="Times New Roman"/>
          <w:i/>
          <w:iCs/>
          <w:sz w:val="24"/>
          <w:szCs w:val="24"/>
        </w:rPr>
        <w:t xml:space="preserve">circuito barulhento </w:t>
      </w:r>
      <w:r w:rsidR="00BD0341" w:rsidRPr="00A3036C">
        <w:rPr>
          <w:rFonts w:ascii="Times New Roman" w:eastAsia="Aptos" w:hAnsi="Times New Roman" w:cs="Times New Roman"/>
          <w:sz w:val="24"/>
          <w:szCs w:val="24"/>
        </w:rPr>
        <w:t>como um dos motivos para convocação de eleições diretas globais</w:t>
      </w:r>
      <w:r w:rsidR="00835BC9" w:rsidRPr="00A3036C">
        <w:rPr>
          <w:rFonts w:ascii="Times New Roman" w:eastAsia="Aptos" w:hAnsi="Times New Roman" w:cs="Times New Roman"/>
          <w:sz w:val="24"/>
          <w:szCs w:val="24"/>
        </w:rPr>
        <w:t xml:space="preserve"> para todos os terrícolas escolherem seus </w:t>
      </w:r>
      <w:r w:rsidR="00853863" w:rsidRPr="00A3036C">
        <w:rPr>
          <w:rFonts w:ascii="Times New Roman" w:eastAsia="Aptos" w:hAnsi="Times New Roman" w:cs="Times New Roman"/>
          <w:sz w:val="24"/>
          <w:szCs w:val="24"/>
        </w:rPr>
        <w:t xml:space="preserve">novos </w:t>
      </w:r>
      <w:r w:rsidR="00835BC9" w:rsidRPr="00A3036C">
        <w:rPr>
          <w:rFonts w:ascii="Times New Roman" w:eastAsia="Aptos" w:hAnsi="Times New Roman" w:cs="Times New Roman"/>
          <w:sz w:val="24"/>
          <w:szCs w:val="24"/>
        </w:rPr>
        <w:t>governante</w:t>
      </w:r>
      <w:r w:rsidR="00853863" w:rsidRPr="00A3036C">
        <w:rPr>
          <w:rFonts w:ascii="Times New Roman" w:eastAsia="Aptos" w:hAnsi="Times New Roman" w:cs="Times New Roman"/>
          <w:sz w:val="24"/>
          <w:szCs w:val="24"/>
        </w:rPr>
        <w:t>s</w:t>
      </w:r>
      <w:r w:rsidR="0022791C" w:rsidRPr="00A3036C">
        <w:rPr>
          <w:rFonts w:ascii="Times New Roman" w:eastAsia="Aptos" w:hAnsi="Times New Roman" w:cs="Times New Roman"/>
          <w:sz w:val="24"/>
          <w:szCs w:val="24"/>
        </w:rPr>
        <w:t xml:space="preserve">, seja nas </w:t>
      </w:r>
      <w:r w:rsidR="000F37B1" w:rsidRPr="00A3036C">
        <w:rPr>
          <w:rFonts w:ascii="Times New Roman" w:eastAsia="Aptos" w:hAnsi="Times New Roman" w:cs="Times New Roman"/>
          <w:sz w:val="24"/>
          <w:szCs w:val="24"/>
        </w:rPr>
        <w:t xml:space="preserve">presidências das </w:t>
      </w:r>
      <w:r w:rsidR="0022791C" w:rsidRPr="00A3036C">
        <w:rPr>
          <w:rFonts w:ascii="Times New Roman" w:eastAsia="Aptos" w:hAnsi="Times New Roman" w:cs="Times New Roman"/>
          <w:sz w:val="24"/>
          <w:szCs w:val="24"/>
        </w:rPr>
        <w:t>Uniões Continentais</w:t>
      </w:r>
      <w:r w:rsidR="000F37B1" w:rsidRPr="00A3036C">
        <w:rPr>
          <w:rFonts w:ascii="Times New Roman" w:eastAsia="Aptos" w:hAnsi="Times New Roman" w:cs="Times New Roman"/>
          <w:sz w:val="24"/>
          <w:szCs w:val="24"/>
        </w:rPr>
        <w:t xml:space="preserve">, Torres </w:t>
      </w:r>
      <w:r w:rsidR="000F37B1" w:rsidRPr="00A3036C">
        <w:rPr>
          <w:rFonts w:ascii="Times New Roman" w:eastAsia="Aptos" w:hAnsi="Times New Roman" w:cs="Times New Roman"/>
          <w:sz w:val="24"/>
          <w:szCs w:val="24"/>
        </w:rPr>
        <w:lastRenderedPageBreak/>
        <w:t xml:space="preserve">Governamentais </w:t>
      </w:r>
      <w:r w:rsidR="00643485" w:rsidRPr="00A3036C">
        <w:rPr>
          <w:rFonts w:ascii="Times New Roman" w:eastAsia="Aptos" w:hAnsi="Times New Roman" w:cs="Times New Roman"/>
          <w:sz w:val="24"/>
          <w:szCs w:val="24"/>
        </w:rPr>
        <w:t>e Primeiros Ministros dos 32 países do Hemisfério Sul.</w:t>
      </w:r>
      <w:r w:rsidR="007F4D9E" w:rsidRPr="00A3036C">
        <w:rPr>
          <w:rFonts w:ascii="Times New Roman" w:eastAsia="Aptos" w:hAnsi="Times New Roman" w:cs="Times New Roman"/>
          <w:sz w:val="24"/>
          <w:szCs w:val="24"/>
        </w:rPr>
        <w:t xml:space="preserve"> Adicionando a esta nova configuração do </w:t>
      </w:r>
      <w:r w:rsidR="007F4D9E" w:rsidRPr="00A3036C">
        <w:rPr>
          <w:rFonts w:ascii="Times New Roman" w:eastAsia="Aptos" w:hAnsi="Times New Roman" w:cs="Times New Roman"/>
          <w:i/>
          <w:iCs/>
          <w:sz w:val="24"/>
          <w:szCs w:val="24"/>
        </w:rPr>
        <w:t>novo mundo</w:t>
      </w:r>
      <w:r w:rsidR="00A56234" w:rsidRPr="00A3036C">
        <w:rPr>
          <w:rFonts w:ascii="Times New Roman" w:eastAsia="Aptos" w:hAnsi="Times New Roman" w:cs="Times New Roman"/>
          <w:sz w:val="24"/>
          <w:szCs w:val="24"/>
        </w:rPr>
        <w:t xml:space="preserve">, </w:t>
      </w:r>
      <w:r w:rsidR="00832C32" w:rsidRPr="00A3036C">
        <w:rPr>
          <w:rFonts w:ascii="Times New Roman" w:eastAsia="Aptos" w:hAnsi="Times New Roman" w:cs="Times New Roman"/>
          <w:sz w:val="24"/>
          <w:szCs w:val="24"/>
        </w:rPr>
        <w:t>gestor</w:t>
      </w:r>
      <w:r w:rsidR="00ED29DE" w:rsidRPr="00A3036C">
        <w:rPr>
          <w:rFonts w:ascii="Times New Roman" w:eastAsia="Aptos" w:hAnsi="Times New Roman" w:cs="Times New Roman"/>
          <w:sz w:val="24"/>
          <w:szCs w:val="24"/>
        </w:rPr>
        <w:t xml:space="preserve">es </w:t>
      </w:r>
      <w:r w:rsidR="00481C8A" w:rsidRPr="00A3036C">
        <w:rPr>
          <w:rFonts w:ascii="Times New Roman" w:eastAsia="Aptos" w:hAnsi="Times New Roman" w:cs="Times New Roman"/>
          <w:sz w:val="24"/>
          <w:szCs w:val="24"/>
        </w:rPr>
        <w:t xml:space="preserve">de </w:t>
      </w:r>
      <w:r w:rsidR="00ED29DE" w:rsidRPr="00A3036C">
        <w:rPr>
          <w:rFonts w:ascii="Times New Roman" w:eastAsia="Aptos" w:hAnsi="Times New Roman" w:cs="Times New Roman"/>
          <w:sz w:val="24"/>
          <w:szCs w:val="24"/>
        </w:rPr>
        <w:t>bairr</w:t>
      </w:r>
      <w:r w:rsidR="00481C8A" w:rsidRPr="00A3036C">
        <w:rPr>
          <w:rFonts w:ascii="Times New Roman" w:eastAsia="Aptos" w:hAnsi="Times New Roman" w:cs="Times New Roman"/>
          <w:sz w:val="24"/>
          <w:szCs w:val="24"/>
        </w:rPr>
        <w:t>os</w:t>
      </w:r>
      <w:r w:rsidR="00ED29DE" w:rsidRPr="00A3036C">
        <w:rPr>
          <w:rFonts w:ascii="Times New Roman" w:eastAsia="Aptos" w:hAnsi="Times New Roman" w:cs="Times New Roman"/>
          <w:sz w:val="24"/>
          <w:szCs w:val="24"/>
        </w:rPr>
        <w:t>,</w:t>
      </w:r>
      <w:r w:rsidR="00051F74" w:rsidRPr="00A3036C">
        <w:rPr>
          <w:rFonts w:ascii="Times New Roman" w:eastAsia="Aptos" w:hAnsi="Times New Roman" w:cs="Times New Roman"/>
          <w:sz w:val="24"/>
          <w:szCs w:val="24"/>
        </w:rPr>
        <w:t xml:space="preserve"> </w:t>
      </w:r>
      <w:r w:rsidR="000875AE" w:rsidRPr="00A3036C">
        <w:rPr>
          <w:rFonts w:ascii="Times New Roman" w:eastAsia="Aptos" w:hAnsi="Times New Roman" w:cs="Times New Roman"/>
          <w:sz w:val="24"/>
          <w:szCs w:val="24"/>
        </w:rPr>
        <w:t xml:space="preserve">cidades, </w:t>
      </w:r>
      <w:r w:rsidR="00413774" w:rsidRPr="00A3036C">
        <w:rPr>
          <w:rFonts w:ascii="Times New Roman" w:eastAsia="Aptos" w:hAnsi="Times New Roman" w:cs="Times New Roman"/>
          <w:sz w:val="24"/>
          <w:szCs w:val="24"/>
        </w:rPr>
        <w:t>freguesia</w:t>
      </w:r>
      <w:r w:rsidR="00A73EE3" w:rsidRPr="00A3036C">
        <w:rPr>
          <w:rFonts w:ascii="Times New Roman" w:eastAsia="Aptos" w:hAnsi="Times New Roman" w:cs="Times New Roman"/>
          <w:sz w:val="24"/>
          <w:szCs w:val="24"/>
        </w:rPr>
        <w:t xml:space="preserve">s, </w:t>
      </w:r>
      <w:r w:rsidR="00051F74" w:rsidRPr="00A3036C">
        <w:rPr>
          <w:rFonts w:ascii="Times New Roman" w:eastAsia="Aptos" w:hAnsi="Times New Roman" w:cs="Times New Roman"/>
          <w:sz w:val="24"/>
          <w:szCs w:val="24"/>
        </w:rPr>
        <w:t>províncias e outras denominaçõe</w:t>
      </w:r>
      <w:r w:rsidR="00E91B7A" w:rsidRPr="00A3036C">
        <w:rPr>
          <w:rFonts w:ascii="Times New Roman" w:eastAsia="Aptos" w:hAnsi="Times New Roman" w:cs="Times New Roman"/>
          <w:sz w:val="24"/>
          <w:szCs w:val="24"/>
        </w:rPr>
        <w:t>s regionais</w:t>
      </w:r>
      <w:r w:rsidR="00051F74" w:rsidRPr="00A3036C">
        <w:rPr>
          <w:rFonts w:ascii="Times New Roman" w:eastAsia="Aptos" w:hAnsi="Times New Roman" w:cs="Times New Roman"/>
          <w:sz w:val="24"/>
          <w:szCs w:val="24"/>
        </w:rPr>
        <w:t>,</w:t>
      </w:r>
      <w:r w:rsidR="00ED29DE" w:rsidRPr="00A3036C">
        <w:rPr>
          <w:rFonts w:ascii="Times New Roman" w:eastAsia="Aptos" w:hAnsi="Times New Roman" w:cs="Times New Roman"/>
          <w:sz w:val="24"/>
          <w:szCs w:val="24"/>
        </w:rPr>
        <w:t xml:space="preserve"> </w:t>
      </w:r>
      <w:r w:rsidR="00996672" w:rsidRPr="00A3036C">
        <w:rPr>
          <w:rFonts w:ascii="Times New Roman" w:eastAsia="Aptos" w:hAnsi="Times New Roman" w:cs="Times New Roman"/>
          <w:sz w:val="24"/>
          <w:szCs w:val="24"/>
        </w:rPr>
        <w:t xml:space="preserve">de </w:t>
      </w:r>
      <w:r w:rsidR="000875AE" w:rsidRPr="00A3036C">
        <w:rPr>
          <w:rFonts w:ascii="Times New Roman" w:eastAsia="Aptos" w:hAnsi="Times New Roman" w:cs="Times New Roman"/>
          <w:sz w:val="24"/>
          <w:szCs w:val="24"/>
        </w:rPr>
        <w:t>municípios</w:t>
      </w:r>
      <w:r w:rsidR="00ED29DE" w:rsidRPr="00A3036C">
        <w:rPr>
          <w:rFonts w:ascii="Times New Roman" w:eastAsia="Aptos" w:hAnsi="Times New Roman" w:cs="Times New Roman"/>
          <w:sz w:val="24"/>
          <w:szCs w:val="24"/>
        </w:rPr>
        <w:t xml:space="preserve"> e estad</w:t>
      </w:r>
      <w:r w:rsidR="000875AE" w:rsidRPr="00A3036C">
        <w:rPr>
          <w:rFonts w:ascii="Times New Roman" w:eastAsia="Aptos" w:hAnsi="Times New Roman" w:cs="Times New Roman"/>
          <w:sz w:val="24"/>
          <w:szCs w:val="24"/>
        </w:rPr>
        <w:t>o</w:t>
      </w:r>
      <w:r w:rsidR="00ED29DE" w:rsidRPr="00A3036C">
        <w:rPr>
          <w:rFonts w:ascii="Times New Roman" w:eastAsia="Aptos" w:hAnsi="Times New Roman" w:cs="Times New Roman"/>
          <w:sz w:val="24"/>
          <w:szCs w:val="24"/>
        </w:rPr>
        <w:t>s</w:t>
      </w:r>
      <w:r w:rsidR="00A244B2" w:rsidRPr="00A3036C">
        <w:rPr>
          <w:rFonts w:ascii="Times New Roman" w:eastAsia="Aptos" w:hAnsi="Times New Roman" w:cs="Times New Roman"/>
          <w:sz w:val="24"/>
          <w:szCs w:val="24"/>
        </w:rPr>
        <w:t>.</w:t>
      </w:r>
    </w:p>
    <w:p w14:paraId="38DE51D2" w14:textId="1665F1BD" w:rsidR="00847A8A" w:rsidRPr="00A3036C" w:rsidRDefault="007F492B"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Anúncio oficial </w:t>
      </w:r>
      <w:r w:rsidR="006560F6" w:rsidRPr="00A3036C">
        <w:rPr>
          <w:rFonts w:ascii="Times New Roman" w:eastAsia="Aptos" w:hAnsi="Times New Roman" w:cs="Times New Roman"/>
          <w:sz w:val="24"/>
          <w:szCs w:val="24"/>
        </w:rPr>
        <w:t>em rede mundial</w:t>
      </w:r>
      <w:r w:rsidR="001C6577" w:rsidRPr="00A3036C">
        <w:rPr>
          <w:rFonts w:ascii="Times New Roman" w:eastAsia="Aptos" w:hAnsi="Times New Roman" w:cs="Times New Roman"/>
          <w:sz w:val="24"/>
          <w:szCs w:val="24"/>
        </w:rPr>
        <w:t xml:space="preserve"> </w:t>
      </w:r>
      <w:r w:rsidR="00262AB7" w:rsidRPr="00A3036C">
        <w:rPr>
          <w:rFonts w:ascii="Times New Roman" w:eastAsia="Aptos" w:hAnsi="Times New Roman" w:cs="Times New Roman"/>
          <w:sz w:val="24"/>
          <w:szCs w:val="24"/>
        </w:rPr>
        <w:t>desta convocação de eleições globais, cabe a Roberto Evaristo de Macedo Soares</w:t>
      </w:r>
      <w:r w:rsidR="00CF2A1D" w:rsidRPr="00A3036C">
        <w:rPr>
          <w:rFonts w:ascii="Times New Roman" w:eastAsia="Aptos" w:hAnsi="Times New Roman" w:cs="Times New Roman"/>
          <w:sz w:val="24"/>
          <w:szCs w:val="24"/>
        </w:rPr>
        <w:t>, 85,</w:t>
      </w:r>
      <w:r w:rsidR="001C6577" w:rsidRPr="00A3036C">
        <w:rPr>
          <w:rFonts w:ascii="Times New Roman" w:eastAsia="Aptos" w:hAnsi="Times New Roman" w:cs="Times New Roman"/>
          <w:sz w:val="24"/>
          <w:szCs w:val="24"/>
        </w:rPr>
        <w:t xml:space="preserve"> autoridade</w:t>
      </w:r>
      <w:r w:rsidR="00862112" w:rsidRPr="00A3036C">
        <w:rPr>
          <w:rFonts w:ascii="Times New Roman" w:eastAsia="Aptos" w:hAnsi="Times New Roman" w:cs="Times New Roman"/>
          <w:sz w:val="24"/>
          <w:szCs w:val="24"/>
        </w:rPr>
        <w:t xml:space="preserve"> religiosa </w:t>
      </w:r>
      <w:r w:rsidR="001C6577" w:rsidRPr="00A3036C">
        <w:rPr>
          <w:rFonts w:ascii="Times New Roman" w:eastAsia="Aptos" w:hAnsi="Times New Roman" w:cs="Times New Roman"/>
          <w:sz w:val="24"/>
          <w:szCs w:val="24"/>
        </w:rPr>
        <w:t xml:space="preserve"> máxima</w:t>
      </w:r>
      <w:r w:rsidR="00862112" w:rsidRPr="00A3036C">
        <w:rPr>
          <w:rFonts w:ascii="Times New Roman" w:eastAsia="Aptos" w:hAnsi="Times New Roman" w:cs="Times New Roman"/>
          <w:sz w:val="24"/>
          <w:szCs w:val="24"/>
        </w:rPr>
        <w:t xml:space="preserve"> d</w:t>
      </w:r>
      <w:r w:rsidR="00EB00C1" w:rsidRPr="00A3036C">
        <w:rPr>
          <w:rFonts w:ascii="Times New Roman" w:eastAsia="Aptos" w:hAnsi="Times New Roman" w:cs="Times New Roman"/>
          <w:sz w:val="24"/>
          <w:szCs w:val="24"/>
        </w:rPr>
        <w:t>a IMSD —</w:t>
      </w:r>
      <w:r w:rsidR="00862112" w:rsidRPr="00A3036C">
        <w:rPr>
          <w:rFonts w:ascii="Times New Roman" w:eastAsia="Aptos" w:hAnsi="Times New Roman" w:cs="Times New Roman"/>
          <w:sz w:val="24"/>
          <w:szCs w:val="24"/>
        </w:rPr>
        <w:t xml:space="preserve"> </w:t>
      </w:r>
      <w:r w:rsidR="00EB00C1" w:rsidRPr="00A3036C">
        <w:rPr>
          <w:rFonts w:ascii="Times New Roman" w:eastAsia="Aptos" w:hAnsi="Times New Roman" w:cs="Times New Roman"/>
          <w:sz w:val="24"/>
          <w:szCs w:val="24"/>
        </w:rPr>
        <w:t>Independência Mundial dos Servos de Deus</w:t>
      </w:r>
      <w:r w:rsidR="001E66D8" w:rsidRPr="00A3036C">
        <w:rPr>
          <w:rFonts w:ascii="Times New Roman" w:eastAsia="Aptos" w:hAnsi="Times New Roman" w:cs="Times New Roman"/>
          <w:sz w:val="24"/>
          <w:szCs w:val="24"/>
        </w:rPr>
        <w:t xml:space="preserve"> e do </w:t>
      </w:r>
      <w:r w:rsidR="00862112" w:rsidRPr="00A3036C">
        <w:rPr>
          <w:rFonts w:ascii="Times New Roman" w:eastAsia="Aptos" w:hAnsi="Times New Roman" w:cs="Times New Roman"/>
          <w:sz w:val="24"/>
          <w:szCs w:val="24"/>
        </w:rPr>
        <w:t>planeta,</w:t>
      </w:r>
      <w:r w:rsidR="000311AE" w:rsidRPr="00A3036C">
        <w:rPr>
          <w:rFonts w:ascii="Times New Roman" w:eastAsia="Aptos" w:hAnsi="Times New Roman" w:cs="Times New Roman"/>
          <w:sz w:val="24"/>
          <w:szCs w:val="24"/>
        </w:rPr>
        <w:t xml:space="preserve"> através da CGU — Controladoria Geral do Universo</w:t>
      </w:r>
      <w:r w:rsidR="00B019B2" w:rsidRPr="00A3036C">
        <w:rPr>
          <w:rFonts w:ascii="Times New Roman" w:eastAsia="Aptos" w:hAnsi="Times New Roman" w:cs="Times New Roman"/>
          <w:sz w:val="24"/>
          <w:szCs w:val="24"/>
        </w:rPr>
        <w:t>,</w:t>
      </w:r>
      <w:r w:rsidR="00CF2A1D" w:rsidRPr="00A3036C">
        <w:rPr>
          <w:rFonts w:ascii="Times New Roman" w:eastAsia="Aptos" w:hAnsi="Times New Roman" w:cs="Times New Roman"/>
          <w:sz w:val="24"/>
          <w:szCs w:val="24"/>
        </w:rPr>
        <w:t xml:space="preserve"> ladeado pelo aclamado, Emmanuel Jesus de Deus</w:t>
      </w:r>
      <w:r w:rsidR="001C6577" w:rsidRPr="00A3036C">
        <w:rPr>
          <w:rFonts w:ascii="Times New Roman" w:eastAsia="Aptos" w:hAnsi="Times New Roman" w:cs="Times New Roman"/>
          <w:sz w:val="24"/>
          <w:szCs w:val="24"/>
        </w:rPr>
        <w:t>, 33, co</w:t>
      </w:r>
      <w:r w:rsidR="00862112" w:rsidRPr="00A3036C">
        <w:rPr>
          <w:rFonts w:ascii="Times New Roman" w:eastAsia="Aptos" w:hAnsi="Times New Roman" w:cs="Times New Roman"/>
          <w:sz w:val="24"/>
          <w:szCs w:val="24"/>
        </w:rPr>
        <w:t xml:space="preserve">nsiderado </w:t>
      </w:r>
      <w:r w:rsidR="00AA235E" w:rsidRPr="00A3036C">
        <w:rPr>
          <w:rFonts w:ascii="Times New Roman" w:eastAsia="Aptos" w:hAnsi="Times New Roman" w:cs="Times New Roman"/>
          <w:sz w:val="24"/>
          <w:szCs w:val="24"/>
        </w:rPr>
        <w:t>a reencarnação de Jesus Cristo</w:t>
      </w:r>
      <w:r w:rsidR="007846D2" w:rsidRPr="00A3036C">
        <w:rPr>
          <w:rFonts w:ascii="Times New Roman" w:eastAsia="Aptos" w:hAnsi="Times New Roman" w:cs="Times New Roman"/>
          <w:sz w:val="24"/>
          <w:szCs w:val="24"/>
        </w:rPr>
        <w:t>.</w:t>
      </w:r>
      <w:r w:rsidR="00A244B2" w:rsidRPr="00A3036C">
        <w:rPr>
          <w:rFonts w:ascii="Times New Roman" w:eastAsia="Aptos" w:hAnsi="Times New Roman" w:cs="Times New Roman"/>
          <w:sz w:val="24"/>
          <w:szCs w:val="24"/>
        </w:rPr>
        <w:t xml:space="preserve"> </w:t>
      </w:r>
      <w:r w:rsidR="00B019B2" w:rsidRPr="00A3036C">
        <w:rPr>
          <w:rFonts w:ascii="Times New Roman" w:eastAsia="Aptos" w:hAnsi="Times New Roman" w:cs="Times New Roman"/>
          <w:sz w:val="24"/>
          <w:szCs w:val="24"/>
        </w:rPr>
        <w:t>Autoproclamado</w:t>
      </w:r>
      <w:r w:rsidR="000D3B31" w:rsidRPr="00A3036C">
        <w:rPr>
          <w:rFonts w:ascii="Times New Roman" w:eastAsia="Aptos" w:hAnsi="Times New Roman" w:cs="Times New Roman"/>
          <w:sz w:val="24"/>
          <w:szCs w:val="24"/>
        </w:rPr>
        <w:t xml:space="preserve"> Presidente do Universo</w:t>
      </w:r>
      <w:r w:rsidR="001A4686" w:rsidRPr="00A3036C">
        <w:rPr>
          <w:rFonts w:ascii="Times New Roman" w:eastAsia="Aptos" w:hAnsi="Times New Roman" w:cs="Times New Roman"/>
          <w:sz w:val="24"/>
          <w:szCs w:val="24"/>
        </w:rPr>
        <w:t xml:space="preserve"> pelas mãos do SPA — Supremo Poder Anônimo</w:t>
      </w:r>
      <w:r w:rsidR="000D3B31" w:rsidRPr="00A3036C">
        <w:rPr>
          <w:rFonts w:ascii="Times New Roman" w:eastAsia="Aptos" w:hAnsi="Times New Roman" w:cs="Times New Roman"/>
          <w:sz w:val="24"/>
          <w:szCs w:val="24"/>
        </w:rPr>
        <w:t>,</w:t>
      </w:r>
      <w:r w:rsidR="00B019B2" w:rsidRPr="00A3036C">
        <w:rPr>
          <w:rFonts w:ascii="Times New Roman" w:eastAsia="Aptos" w:hAnsi="Times New Roman" w:cs="Times New Roman"/>
          <w:sz w:val="24"/>
          <w:szCs w:val="24"/>
        </w:rPr>
        <w:t xml:space="preserve"> </w:t>
      </w:r>
      <w:r w:rsidR="001344C7" w:rsidRPr="00A3036C">
        <w:rPr>
          <w:rFonts w:ascii="Times New Roman" w:eastAsia="Aptos" w:hAnsi="Times New Roman" w:cs="Times New Roman"/>
          <w:sz w:val="24"/>
          <w:szCs w:val="24"/>
        </w:rPr>
        <w:t>inicia a transmissão mundial.</w:t>
      </w:r>
    </w:p>
    <w:p w14:paraId="448F9561" w14:textId="77777777" w:rsidR="000B7E3A" w:rsidRPr="00A3036C" w:rsidRDefault="000B7E3A" w:rsidP="00B2188E">
      <w:pPr>
        <w:spacing w:after="0"/>
        <w:jc w:val="both"/>
        <w:rPr>
          <w:rFonts w:ascii="Times New Roman" w:eastAsia="Aptos" w:hAnsi="Times New Roman" w:cs="Times New Roman"/>
          <w:sz w:val="24"/>
          <w:szCs w:val="24"/>
        </w:rPr>
      </w:pPr>
    </w:p>
    <w:p w14:paraId="03020101" w14:textId="3B0F46C3" w:rsidR="000B7E3A" w:rsidRPr="00A3036C" w:rsidRDefault="000B7E3A" w:rsidP="00A82CDB">
      <w:pPr>
        <w:pStyle w:val="SemEspaamento"/>
        <w:jc w:val="both"/>
        <w:rPr>
          <w:rFonts w:ascii="Times New Roman" w:hAnsi="Times New Roman" w:cs="Times New Roman"/>
          <w:noProof/>
          <w:sz w:val="24"/>
          <w:szCs w:val="24"/>
        </w:rPr>
      </w:pPr>
      <w:r w:rsidRPr="00A3036C">
        <w:rPr>
          <w:rFonts w:ascii="Times New Roman" w:hAnsi="Times New Roman" w:cs="Times New Roman"/>
          <w:noProof/>
          <w:sz w:val="24"/>
          <w:szCs w:val="24"/>
        </w:rPr>
        <w:t>▬</w:t>
      </w:r>
      <w:r w:rsidR="00921E8E" w:rsidRPr="00A3036C">
        <w:rPr>
          <w:rFonts w:ascii="Times New Roman" w:hAnsi="Times New Roman" w:cs="Times New Roman"/>
          <w:noProof/>
          <w:sz w:val="24"/>
          <w:szCs w:val="24"/>
        </w:rPr>
        <w:t xml:space="preserve"> </w:t>
      </w:r>
      <w:r w:rsidR="003F2204" w:rsidRPr="00A3036C">
        <w:rPr>
          <w:rFonts w:ascii="Times New Roman" w:hAnsi="Times New Roman" w:cs="Times New Roman"/>
          <w:noProof/>
          <w:sz w:val="24"/>
          <w:szCs w:val="24"/>
        </w:rPr>
        <w:t>População terráquea</w:t>
      </w:r>
      <w:r w:rsidR="009125E3" w:rsidRPr="00A3036C">
        <w:rPr>
          <w:rFonts w:ascii="Times New Roman" w:hAnsi="Times New Roman" w:cs="Times New Roman"/>
          <w:noProof/>
          <w:sz w:val="24"/>
          <w:szCs w:val="24"/>
        </w:rPr>
        <w:t>... hoje é um dia histórico</w:t>
      </w:r>
      <w:r w:rsidR="009D7575" w:rsidRPr="00A3036C">
        <w:rPr>
          <w:rFonts w:ascii="Times New Roman" w:hAnsi="Times New Roman" w:cs="Times New Roman"/>
          <w:noProof/>
          <w:sz w:val="24"/>
          <w:szCs w:val="24"/>
        </w:rPr>
        <w:t xml:space="preserve"> para o nosso orbe</w:t>
      </w:r>
      <w:r w:rsidR="00AD1F09" w:rsidRPr="00A3036C">
        <w:rPr>
          <w:rFonts w:ascii="Times New Roman" w:hAnsi="Times New Roman" w:cs="Times New Roman"/>
          <w:noProof/>
          <w:sz w:val="24"/>
          <w:szCs w:val="24"/>
        </w:rPr>
        <w:t xml:space="preserve"> com a graça divinal</w:t>
      </w:r>
      <w:r w:rsidR="009D7575" w:rsidRPr="00A3036C">
        <w:rPr>
          <w:rFonts w:ascii="Times New Roman" w:hAnsi="Times New Roman" w:cs="Times New Roman"/>
          <w:noProof/>
          <w:sz w:val="24"/>
          <w:szCs w:val="24"/>
        </w:rPr>
        <w:t xml:space="preserve"> ―</w:t>
      </w:r>
      <w:r w:rsidR="00C94B3B" w:rsidRPr="00A3036C">
        <w:rPr>
          <w:rFonts w:ascii="Times New Roman" w:hAnsi="Times New Roman" w:cs="Times New Roman"/>
          <w:noProof/>
          <w:sz w:val="24"/>
          <w:szCs w:val="24"/>
        </w:rPr>
        <w:t xml:space="preserve"> Roberto Evaristo de Macedo Soares evoca </w:t>
      </w:r>
      <w:r w:rsidR="002D1079" w:rsidRPr="00A3036C">
        <w:rPr>
          <w:rFonts w:ascii="Times New Roman" w:hAnsi="Times New Roman" w:cs="Times New Roman"/>
          <w:noProof/>
          <w:sz w:val="24"/>
          <w:szCs w:val="24"/>
        </w:rPr>
        <w:t xml:space="preserve">a invisibilidade </w:t>
      </w:r>
      <w:r w:rsidR="00391CB7" w:rsidRPr="00A3036C">
        <w:rPr>
          <w:rFonts w:ascii="Times New Roman" w:hAnsi="Times New Roman" w:cs="Times New Roman"/>
          <w:noProof/>
          <w:sz w:val="24"/>
          <w:szCs w:val="24"/>
        </w:rPr>
        <w:t>sublime</w:t>
      </w:r>
      <w:r w:rsidR="002D1079" w:rsidRPr="00A3036C">
        <w:rPr>
          <w:rFonts w:ascii="Times New Roman" w:hAnsi="Times New Roman" w:cs="Times New Roman"/>
          <w:noProof/>
          <w:sz w:val="24"/>
          <w:szCs w:val="24"/>
        </w:rPr>
        <w:t xml:space="preserve"> </w:t>
      </w:r>
      <w:r w:rsidR="009D7575" w:rsidRPr="00A3036C">
        <w:rPr>
          <w:rFonts w:ascii="Times New Roman" w:hAnsi="Times New Roman" w:cs="Times New Roman"/>
          <w:noProof/>
          <w:sz w:val="24"/>
          <w:szCs w:val="24"/>
        </w:rPr>
        <w:t>―</w:t>
      </w:r>
      <w:r w:rsidR="003F2204" w:rsidRPr="00A3036C">
        <w:rPr>
          <w:rFonts w:ascii="Times New Roman" w:hAnsi="Times New Roman" w:cs="Times New Roman"/>
          <w:noProof/>
          <w:sz w:val="24"/>
          <w:szCs w:val="24"/>
        </w:rPr>
        <w:t xml:space="preserve"> </w:t>
      </w:r>
      <w:r w:rsidR="00CC649B" w:rsidRPr="00A3036C">
        <w:rPr>
          <w:rFonts w:ascii="Times New Roman" w:hAnsi="Times New Roman" w:cs="Times New Roman"/>
          <w:noProof/>
          <w:sz w:val="24"/>
          <w:szCs w:val="24"/>
        </w:rPr>
        <w:t>Deus-Pai</w:t>
      </w:r>
      <w:r w:rsidR="00B92219" w:rsidRPr="00A3036C">
        <w:rPr>
          <w:rFonts w:ascii="Times New Roman" w:hAnsi="Times New Roman" w:cs="Times New Roman"/>
          <w:noProof/>
          <w:sz w:val="24"/>
          <w:szCs w:val="24"/>
        </w:rPr>
        <w:t xml:space="preserve"> me credenciar</w:t>
      </w:r>
      <w:r w:rsidR="00E411AC" w:rsidRPr="00A3036C">
        <w:rPr>
          <w:rFonts w:ascii="Times New Roman" w:hAnsi="Times New Roman" w:cs="Times New Roman"/>
          <w:noProof/>
          <w:sz w:val="24"/>
          <w:szCs w:val="24"/>
        </w:rPr>
        <w:t xml:space="preserve">a poder para </w:t>
      </w:r>
      <w:r w:rsidR="006A5BFE" w:rsidRPr="00A3036C">
        <w:rPr>
          <w:rFonts w:ascii="Times New Roman" w:hAnsi="Times New Roman" w:cs="Times New Roman"/>
          <w:noProof/>
          <w:sz w:val="24"/>
          <w:szCs w:val="24"/>
        </w:rPr>
        <w:t>defender</w:t>
      </w:r>
      <w:r w:rsidR="00831AB0" w:rsidRPr="00A3036C">
        <w:rPr>
          <w:rFonts w:ascii="Times New Roman" w:hAnsi="Times New Roman" w:cs="Times New Roman"/>
          <w:noProof/>
          <w:sz w:val="24"/>
          <w:szCs w:val="24"/>
        </w:rPr>
        <w:t>, em seu nome,</w:t>
      </w:r>
      <w:r w:rsidR="00E8526A" w:rsidRPr="00A3036C">
        <w:rPr>
          <w:rFonts w:ascii="Times New Roman" w:hAnsi="Times New Roman" w:cs="Times New Roman"/>
          <w:noProof/>
          <w:sz w:val="24"/>
          <w:szCs w:val="24"/>
        </w:rPr>
        <w:t xml:space="preserve"> </w:t>
      </w:r>
      <w:r w:rsidR="00E12146" w:rsidRPr="00A3036C">
        <w:rPr>
          <w:rFonts w:ascii="Times New Roman" w:hAnsi="Times New Roman" w:cs="Times New Roman"/>
          <w:i/>
          <w:iCs/>
          <w:noProof/>
          <w:sz w:val="24"/>
          <w:szCs w:val="24"/>
        </w:rPr>
        <w:t>as ovelhas fiéis e desgarradas de seu rebanho</w:t>
      </w:r>
      <w:r w:rsidR="00E8526A" w:rsidRPr="00A3036C">
        <w:rPr>
          <w:rFonts w:ascii="Times New Roman" w:hAnsi="Times New Roman" w:cs="Times New Roman"/>
          <w:noProof/>
          <w:sz w:val="24"/>
          <w:szCs w:val="24"/>
        </w:rPr>
        <w:t xml:space="preserve"> </w:t>
      </w:r>
      <w:r w:rsidR="00831AB0" w:rsidRPr="00A3036C">
        <w:rPr>
          <w:rFonts w:ascii="Times New Roman" w:hAnsi="Times New Roman" w:cs="Times New Roman"/>
          <w:noProof/>
          <w:sz w:val="24"/>
          <w:szCs w:val="24"/>
        </w:rPr>
        <w:t xml:space="preserve">― </w:t>
      </w:r>
      <w:r w:rsidR="005003AF" w:rsidRPr="00A3036C">
        <w:rPr>
          <w:rFonts w:ascii="Times New Roman" w:hAnsi="Times New Roman" w:cs="Times New Roman"/>
          <w:noProof/>
          <w:sz w:val="24"/>
          <w:szCs w:val="24"/>
        </w:rPr>
        <w:t>Enverga</w:t>
      </w:r>
      <w:r w:rsidR="00C87675" w:rsidRPr="00A3036C">
        <w:rPr>
          <w:rFonts w:ascii="Times New Roman" w:hAnsi="Times New Roman" w:cs="Times New Roman"/>
          <w:noProof/>
          <w:sz w:val="24"/>
          <w:szCs w:val="24"/>
        </w:rPr>
        <w:t xml:space="preserve"> a causa reverenciando Emmanuel Jesus de D</w:t>
      </w:r>
      <w:r w:rsidR="0009738D" w:rsidRPr="00A3036C">
        <w:rPr>
          <w:rFonts w:ascii="Times New Roman" w:hAnsi="Times New Roman" w:cs="Times New Roman"/>
          <w:noProof/>
          <w:sz w:val="24"/>
          <w:szCs w:val="24"/>
        </w:rPr>
        <w:t>e</w:t>
      </w:r>
      <w:r w:rsidR="00C87675" w:rsidRPr="00A3036C">
        <w:rPr>
          <w:rFonts w:ascii="Times New Roman" w:hAnsi="Times New Roman" w:cs="Times New Roman"/>
          <w:noProof/>
          <w:sz w:val="24"/>
          <w:szCs w:val="24"/>
        </w:rPr>
        <w:t>us</w:t>
      </w:r>
      <w:r w:rsidR="0009738D" w:rsidRPr="00A3036C">
        <w:rPr>
          <w:rFonts w:ascii="Times New Roman" w:hAnsi="Times New Roman" w:cs="Times New Roman"/>
          <w:noProof/>
          <w:sz w:val="24"/>
          <w:szCs w:val="24"/>
        </w:rPr>
        <w:t xml:space="preserve"> </w:t>
      </w:r>
      <w:r w:rsidR="00831AB0" w:rsidRPr="00A3036C">
        <w:rPr>
          <w:rFonts w:ascii="Times New Roman" w:hAnsi="Times New Roman" w:cs="Times New Roman"/>
          <w:noProof/>
          <w:sz w:val="24"/>
          <w:szCs w:val="24"/>
        </w:rPr>
        <w:t>―</w:t>
      </w:r>
      <w:r w:rsidR="0009738D" w:rsidRPr="00A3036C">
        <w:rPr>
          <w:rFonts w:ascii="Times New Roman" w:hAnsi="Times New Roman" w:cs="Times New Roman"/>
          <w:noProof/>
          <w:sz w:val="24"/>
          <w:szCs w:val="24"/>
        </w:rPr>
        <w:t xml:space="preserve"> </w:t>
      </w:r>
      <w:r w:rsidR="00C434DF" w:rsidRPr="00A3036C">
        <w:rPr>
          <w:rFonts w:ascii="Times New Roman" w:hAnsi="Times New Roman" w:cs="Times New Roman"/>
          <w:noProof/>
          <w:sz w:val="24"/>
          <w:szCs w:val="24"/>
        </w:rPr>
        <w:t xml:space="preserve">Altíssimo nos enviara </w:t>
      </w:r>
      <w:r w:rsidR="006161D6" w:rsidRPr="00A3036C">
        <w:rPr>
          <w:rFonts w:ascii="Times New Roman" w:hAnsi="Times New Roman" w:cs="Times New Roman"/>
          <w:noProof/>
          <w:sz w:val="24"/>
          <w:szCs w:val="24"/>
        </w:rPr>
        <w:t>seu filho pródigo de volta ao lar</w:t>
      </w:r>
      <w:r w:rsidR="00B05A9C" w:rsidRPr="00A3036C">
        <w:rPr>
          <w:rFonts w:ascii="Times New Roman" w:hAnsi="Times New Roman" w:cs="Times New Roman"/>
          <w:noProof/>
          <w:sz w:val="24"/>
          <w:szCs w:val="24"/>
        </w:rPr>
        <w:t xml:space="preserve"> como prova de que a IMSD — I</w:t>
      </w:r>
      <w:r w:rsidR="00F93978" w:rsidRPr="00A3036C">
        <w:rPr>
          <w:rFonts w:ascii="Times New Roman" w:hAnsi="Times New Roman" w:cs="Times New Roman"/>
          <w:noProof/>
          <w:sz w:val="24"/>
          <w:szCs w:val="24"/>
        </w:rPr>
        <w:t>ndependência Mundial dos Servos de Deus é o caminho ― Plateia presencial vibr</w:t>
      </w:r>
      <w:r w:rsidR="002C2EB3" w:rsidRPr="00A3036C">
        <w:rPr>
          <w:rFonts w:ascii="Times New Roman" w:hAnsi="Times New Roman" w:cs="Times New Roman"/>
          <w:noProof/>
          <w:sz w:val="24"/>
          <w:szCs w:val="24"/>
        </w:rPr>
        <w:t xml:space="preserve">a </w:t>
      </w:r>
      <w:r w:rsidR="00F93978" w:rsidRPr="00A3036C">
        <w:rPr>
          <w:rFonts w:ascii="Times New Roman" w:hAnsi="Times New Roman" w:cs="Times New Roman"/>
          <w:noProof/>
          <w:sz w:val="24"/>
          <w:szCs w:val="24"/>
        </w:rPr>
        <w:t>―</w:t>
      </w:r>
      <w:r w:rsidR="002C2EB3" w:rsidRPr="00A3036C">
        <w:rPr>
          <w:rFonts w:ascii="Times New Roman" w:hAnsi="Times New Roman" w:cs="Times New Roman"/>
          <w:noProof/>
          <w:sz w:val="24"/>
          <w:szCs w:val="24"/>
        </w:rPr>
        <w:t xml:space="preserve"> </w:t>
      </w:r>
      <w:r w:rsidR="006C4919" w:rsidRPr="00A3036C">
        <w:rPr>
          <w:rFonts w:ascii="Times New Roman" w:hAnsi="Times New Roman" w:cs="Times New Roman"/>
          <w:noProof/>
          <w:sz w:val="24"/>
          <w:szCs w:val="24"/>
        </w:rPr>
        <w:t>Ignorância da humanidade</w:t>
      </w:r>
      <w:r w:rsidR="007872AE" w:rsidRPr="00A3036C">
        <w:rPr>
          <w:rFonts w:ascii="Times New Roman" w:hAnsi="Times New Roman" w:cs="Times New Roman"/>
          <w:noProof/>
          <w:sz w:val="24"/>
          <w:szCs w:val="24"/>
        </w:rPr>
        <w:t xml:space="preserve"> nos custara o desaparecimento do Hemisfério Norte ― Refere-se a</w:t>
      </w:r>
      <w:r w:rsidR="002C180C" w:rsidRPr="00A3036C">
        <w:rPr>
          <w:rFonts w:ascii="Times New Roman" w:hAnsi="Times New Roman" w:cs="Times New Roman"/>
          <w:noProof/>
          <w:sz w:val="24"/>
          <w:szCs w:val="24"/>
        </w:rPr>
        <w:t xml:space="preserve"> consequência trágica da</w:t>
      </w:r>
      <w:r w:rsidR="007872AE" w:rsidRPr="00A3036C">
        <w:rPr>
          <w:rFonts w:ascii="Times New Roman" w:hAnsi="Times New Roman" w:cs="Times New Roman"/>
          <w:noProof/>
          <w:sz w:val="24"/>
          <w:szCs w:val="24"/>
        </w:rPr>
        <w:t xml:space="preserve"> 3ª Guerra Mundial</w:t>
      </w:r>
      <w:r w:rsidR="002C180C" w:rsidRPr="00A3036C">
        <w:rPr>
          <w:rFonts w:ascii="Times New Roman" w:hAnsi="Times New Roman" w:cs="Times New Roman"/>
          <w:noProof/>
          <w:sz w:val="24"/>
          <w:szCs w:val="24"/>
        </w:rPr>
        <w:t xml:space="preserve"> </w:t>
      </w:r>
      <w:r w:rsidR="007872AE" w:rsidRPr="00A3036C">
        <w:rPr>
          <w:rFonts w:ascii="Times New Roman" w:hAnsi="Times New Roman" w:cs="Times New Roman"/>
          <w:noProof/>
          <w:sz w:val="24"/>
          <w:szCs w:val="24"/>
        </w:rPr>
        <w:t>―</w:t>
      </w:r>
      <w:r w:rsidR="00F8765E" w:rsidRPr="00A3036C">
        <w:rPr>
          <w:rFonts w:ascii="Times New Roman" w:hAnsi="Times New Roman" w:cs="Times New Roman"/>
          <w:noProof/>
          <w:sz w:val="24"/>
          <w:szCs w:val="24"/>
        </w:rPr>
        <w:t xml:space="preserve"> </w:t>
      </w:r>
      <w:r w:rsidR="004B4AE9" w:rsidRPr="00A3036C">
        <w:rPr>
          <w:rFonts w:ascii="Times New Roman" w:hAnsi="Times New Roman" w:cs="Times New Roman"/>
          <w:noProof/>
          <w:sz w:val="24"/>
          <w:szCs w:val="24"/>
        </w:rPr>
        <w:t>Preservar o Hemisfério Sul</w:t>
      </w:r>
      <w:r w:rsidR="00E90D9E" w:rsidRPr="00A3036C">
        <w:rPr>
          <w:rFonts w:ascii="Times New Roman" w:hAnsi="Times New Roman" w:cs="Times New Roman"/>
          <w:noProof/>
          <w:sz w:val="24"/>
          <w:szCs w:val="24"/>
        </w:rPr>
        <w:t xml:space="preserve"> geopoliticamente e socialmente</w:t>
      </w:r>
      <w:r w:rsidR="005776BE" w:rsidRPr="00A3036C">
        <w:rPr>
          <w:rFonts w:ascii="Times New Roman" w:hAnsi="Times New Roman" w:cs="Times New Roman"/>
          <w:noProof/>
          <w:sz w:val="24"/>
          <w:szCs w:val="24"/>
        </w:rPr>
        <w:t xml:space="preserve"> para garantir a paz e ambiências de conquistas prósperas para</w:t>
      </w:r>
      <w:r w:rsidR="00A375EC" w:rsidRPr="00A3036C">
        <w:rPr>
          <w:rFonts w:ascii="Times New Roman" w:hAnsi="Times New Roman" w:cs="Times New Roman"/>
          <w:noProof/>
          <w:sz w:val="24"/>
          <w:szCs w:val="24"/>
        </w:rPr>
        <w:t xml:space="preserve"> a população mundial</w:t>
      </w:r>
      <w:r w:rsidR="00FE7D36" w:rsidRPr="00A3036C">
        <w:rPr>
          <w:rFonts w:ascii="Times New Roman" w:hAnsi="Times New Roman" w:cs="Times New Roman"/>
          <w:noProof/>
          <w:sz w:val="24"/>
          <w:szCs w:val="24"/>
        </w:rPr>
        <w:t xml:space="preserve">, torna-se obrigação </w:t>
      </w:r>
      <w:r w:rsidR="00AC09F1" w:rsidRPr="00A3036C">
        <w:rPr>
          <w:rFonts w:ascii="Times New Roman" w:hAnsi="Times New Roman" w:cs="Times New Roman"/>
          <w:noProof/>
          <w:sz w:val="24"/>
          <w:szCs w:val="24"/>
        </w:rPr>
        <w:t xml:space="preserve">― </w:t>
      </w:r>
      <w:r w:rsidR="00F4641E" w:rsidRPr="00A3036C">
        <w:rPr>
          <w:rFonts w:ascii="Times New Roman" w:hAnsi="Times New Roman" w:cs="Times New Roman"/>
          <w:noProof/>
          <w:sz w:val="24"/>
          <w:szCs w:val="24"/>
        </w:rPr>
        <w:t xml:space="preserve">Inflexiona a eloquência do fisiologismo político </w:t>
      </w:r>
      <w:r w:rsidR="00AC09F1" w:rsidRPr="00A3036C">
        <w:rPr>
          <w:rFonts w:ascii="Times New Roman" w:hAnsi="Times New Roman" w:cs="Times New Roman"/>
          <w:noProof/>
          <w:sz w:val="24"/>
          <w:szCs w:val="24"/>
        </w:rPr>
        <w:t>―</w:t>
      </w:r>
      <w:r w:rsidR="00F4641E" w:rsidRPr="00A3036C">
        <w:rPr>
          <w:rFonts w:ascii="Times New Roman" w:hAnsi="Times New Roman" w:cs="Times New Roman"/>
          <w:noProof/>
          <w:sz w:val="24"/>
          <w:szCs w:val="24"/>
        </w:rPr>
        <w:t xml:space="preserve"> </w:t>
      </w:r>
      <w:r w:rsidR="003C4CEE" w:rsidRPr="00A3036C">
        <w:rPr>
          <w:rFonts w:ascii="Times New Roman" w:hAnsi="Times New Roman" w:cs="Times New Roman"/>
          <w:noProof/>
          <w:sz w:val="24"/>
          <w:szCs w:val="24"/>
        </w:rPr>
        <w:t xml:space="preserve">Convoco </w:t>
      </w:r>
      <w:r w:rsidR="00BA70BB" w:rsidRPr="00A3036C">
        <w:rPr>
          <w:rFonts w:ascii="Times New Roman" w:hAnsi="Times New Roman" w:cs="Times New Roman"/>
          <w:noProof/>
          <w:sz w:val="24"/>
          <w:szCs w:val="24"/>
        </w:rPr>
        <w:t xml:space="preserve">o planeta Terra para </w:t>
      </w:r>
      <w:r w:rsidR="003C4CEE" w:rsidRPr="00A3036C">
        <w:rPr>
          <w:rFonts w:ascii="Times New Roman" w:hAnsi="Times New Roman" w:cs="Times New Roman"/>
          <w:noProof/>
          <w:sz w:val="24"/>
          <w:szCs w:val="24"/>
        </w:rPr>
        <w:t>eleições diret</w:t>
      </w:r>
      <w:r w:rsidR="00BA70BB" w:rsidRPr="00A3036C">
        <w:rPr>
          <w:rFonts w:ascii="Times New Roman" w:hAnsi="Times New Roman" w:cs="Times New Roman"/>
          <w:noProof/>
          <w:sz w:val="24"/>
          <w:szCs w:val="24"/>
        </w:rPr>
        <w:t xml:space="preserve">as </w:t>
      </w:r>
      <w:r w:rsidR="007E2F05" w:rsidRPr="00A3036C">
        <w:rPr>
          <w:rFonts w:ascii="Times New Roman" w:hAnsi="Times New Roman" w:cs="Times New Roman"/>
          <w:noProof/>
          <w:sz w:val="24"/>
          <w:szCs w:val="24"/>
        </w:rPr>
        <w:t>n</w:t>
      </w:r>
      <w:r w:rsidR="00BD1DF4" w:rsidRPr="00A3036C">
        <w:rPr>
          <w:rFonts w:ascii="Times New Roman" w:hAnsi="Times New Roman" w:cs="Times New Roman"/>
          <w:noProof/>
          <w:sz w:val="24"/>
          <w:szCs w:val="24"/>
        </w:rPr>
        <w:t>a</w:t>
      </w:r>
      <w:r w:rsidR="00BA70BB" w:rsidRPr="00A3036C">
        <w:rPr>
          <w:rFonts w:ascii="Times New Roman" w:hAnsi="Times New Roman" w:cs="Times New Roman"/>
          <w:noProof/>
          <w:sz w:val="24"/>
          <w:szCs w:val="24"/>
        </w:rPr>
        <w:t>s</w:t>
      </w:r>
      <w:r w:rsidR="00BD1DF4" w:rsidRPr="00A3036C">
        <w:rPr>
          <w:rFonts w:ascii="Times New Roman" w:hAnsi="Times New Roman" w:cs="Times New Roman"/>
          <w:noProof/>
          <w:sz w:val="24"/>
          <w:szCs w:val="24"/>
        </w:rPr>
        <w:t xml:space="preserve"> </w:t>
      </w:r>
      <w:r w:rsidR="001E54E3" w:rsidRPr="00A3036C">
        <w:rPr>
          <w:rFonts w:ascii="Times New Roman" w:hAnsi="Times New Roman" w:cs="Times New Roman"/>
          <w:noProof/>
          <w:sz w:val="24"/>
          <w:szCs w:val="24"/>
        </w:rPr>
        <w:t>funcionalidades das</w:t>
      </w:r>
      <w:r w:rsidR="00BA70BB" w:rsidRPr="00A3036C">
        <w:rPr>
          <w:rFonts w:ascii="Times New Roman" w:hAnsi="Times New Roman" w:cs="Times New Roman"/>
          <w:noProof/>
          <w:sz w:val="24"/>
          <w:szCs w:val="24"/>
        </w:rPr>
        <w:t xml:space="preserve"> </w:t>
      </w:r>
      <w:r w:rsidR="002E4590" w:rsidRPr="00A3036C">
        <w:rPr>
          <w:rFonts w:ascii="Times New Roman" w:hAnsi="Times New Roman" w:cs="Times New Roman"/>
          <w:noProof/>
          <w:sz w:val="24"/>
          <w:szCs w:val="24"/>
        </w:rPr>
        <w:t>Uniões Continentais, Torres Governamentais</w:t>
      </w:r>
      <w:r w:rsidR="00E57EEA" w:rsidRPr="00A3036C">
        <w:rPr>
          <w:rFonts w:ascii="Times New Roman" w:hAnsi="Times New Roman" w:cs="Times New Roman"/>
          <w:noProof/>
          <w:sz w:val="24"/>
          <w:szCs w:val="24"/>
        </w:rPr>
        <w:t xml:space="preserve">, </w:t>
      </w:r>
      <w:r w:rsidR="000875AE" w:rsidRPr="00A3036C">
        <w:rPr>
          <w:rFonts w:ascii="Times New Roman" w:hAnsi="Times New Roman" w:cs="Times New Roman"/>
          <w:noProof/>
          <w:sz w:val="24"/>
          <w:szCs w:val="24"/>
        </w:rPr>
        <w:t>Primeiros Ministro</w:t>
      </w:r>
      <w:r w:rsidR="00770AC4" w:rsidRPr="00A3036C">
        <w:rPr>
          <w:rFonts w:ascii="Times New Roman" w:hAnsi="Times New Roman" w:cs="Times New Roman"/>
          <w:noProof/>
          <w:sz w:val="24"/>
          <w:szCs w:val="24"/>
        </w:rPr>
        <w:t xml:space="preserve">s e Gestores de Regiões, </w:t>
      </w:r>
      <w:r w:rsidR="00B13606" w:rsidRPr="00A3036C">
        <w:rPr>
          <w:rFonts w:ascii="Times New Roman" w:hAnsi="Times New Roman" w:cs="Times New Roman"/>
          <w:noProof/>
          <w:sz w:val="24"/>
          <w:szCs w:val="24"/>
        </w:rPr>
        <w:t>Municípios e Estados</w:t>
      </w:r>
      <w:r w:rsidR="003D2AC3" w:rsidRPr="00A3036C">
        <w:rPr>
          <w:rFonts w:ascii="Times New Roman" w:hAnsi="Times New Roman" w:cs="Times New Roman"/>
          <w:noProof/>
          <w:sz w:val="24"/>
          <w:szCs w:val="24"/>
        </w:rPr>
        <w:t>... todos tutelados pel</w:t>
      </w:r>
      <w:r w:rsidR="00A347C6" w:rsidRPr="00A3036C">
        <w:rPr>
          <w:rFonts w:ascii="Times New Roman" w:hAnsi="Times New Roman" w:cs="Times New Roman"/>
          <w:noProof/>
          <w:sz w:val="24"/>
          <w:szCs w:val="24"/>
        </w:rPr>
        <w:t xml:space="preserve">o Presidente </w:t>
      </w:r>
      <w:r w:rsidR="000E0144" w:rsidRPr="00A3036C">
        <w:rPr>
          <w:rFonts w:ascii="Times New Roman" w:hAnsi="Times New Roman" w:cs="Times New Roman"/>
          <w:noProof/>
          <w:sz w:val="24"/>
          <w:szCs w:val="24"/>
        </w:rPr>
        <w:t>do Universo</w:t>
      </w:r>
      <w:r w:rsidR="00397742" w:rsidRPr="00A3036C">
        <w:rPr>
          <w:rFonts w:ascii="Times New Roman" w:hAnsi="Times New Roman" w:cs="Times New Roman"/>
          <w:noProof/>
          <w:sz w:val="24"/>
          <w:szCs w:val="24"/>
        </w:rPr>
        <w:t xml:space="preserve">, </w:t>
      </w:r>
      <w:r w:rsidR="00FA6D44" w:rsidRPr="00A3036C">
        <w:rPr>
          <w:rFonts w:ascii="Times New Roman" w:hAnsi="Times New Roman" w:cs="Times New Roman"/>
          <w:noProof/>
          <w:sz w:val="24"/>
          <w:szCs w:val="24"/>
        </w:rPr>
        <w:t>última palavra em todas as questões,</w:t>
      </w:r>
      <w:r w:rsidR="00C61FDD" w:rsidRPr="00A3036C">
        <w:rPr>
          <w:rFonts w:ascii="Times New Roman" w:hAnsi="Times New Roman" w:cs="Times New Roman"/>
          <w:noProof/>
          <w:sz w:val="24"/>
          <w:szCs w:val="24"/>
        </w:rPr>
        <w:t xml:space="preserve"> e a CGU — Controladoria Geral d</w:t>
      </w:r>
      <w:r w:rsidR="00A82CDB" w:rsidRPr="00A3036C">
        <w:rPr>
          <w:rFonts w:ascii="Times New Roman" w:hAnsi="Times New Roman" w:cs="Times New Roman"/>
          <w:noProof/>
          <w:sz w:val="24"/>
          <w:szCs w:val="24"/>
        </w:rPr>
        <w:t>e</w:t>
      </w:r>
      <w:r w:rsidR="00C61FDD" w:rsidRPr="00A3036C">
        <w:rPr>
          <w:rFonts w:ascii="Times New Roman" w:hAnsi="Times New Roman" w:cs="Times New Roman"/>
          <w:noProof/>
          <w:sz w:val="24"/>
          <w:szCs w:val="24"/>
        </w:rPr>
        <w:t xml:space="preserve"> Uni</w:t>
      </w:r>
      <w:r w:rsidR="00A82CDB" w:rsidRPr="00A3036C">
        <w:rPr>
          <w:rFonts w:ascii="Times New Roman" w:hAnsi="Times New Roman" w:cs="Times New Roman"/>
          <w:noProof/>
          <w:sz w:val="24"/>
          <w:szCs w:val="24"/>
        </w:rPr>
        <w:t>ões</w:t>
      </w:r>
      <w:r w:rsidR="00175ACA" w:rsidRPr="00A3036C">
        <w:rPr>
          <w:rFonts w:ascii="Times New Roman" w:hAnsi="Times New Roman" w:cs="Times New Roman"/>
          <w:noProof/>
          <w:sz w:val="24"/>
          <w:szCs w:val="24"/>
        </w:rPr>
        <w:t xml:space="preserve"> ― Geral</w:t>
      </w:r>
      <w:r w:rsidR="004A4F88" w:rsidRPr="00A3036C">
        <w:rPr>
          <w:rFonts w:ascii="Times New Roman" w:hAnsi="Times New Roman" w:cs="Times New Roman"/>
          <w:noProof/>
          <w:sz w:val="24"/>
          <w:szCs w:val="24"/>
        </w:rPr>
        <w:t xml:space="preserve"> </w:t>
      </w:r>
      <w:r w:rsidR="004A4F88" w:rsidRPr="00A3036C">
        <w:rPr>
          <w:rFonts w:ascii="Times New Roman" w:hAnsi="Times New Roman" w:cs="Times New Roman"/>
          <w:noProof/>
          <w:sz w:val="24"/>
          <w:szCs w:val="24"/>
        </w:rPr>
        <w:lastRenderedPageBreak/>
        <w:t>ovaciona em espaços públicos e privados</w:t>
      </w:r>
      <w:r w:rsidR="00144B63" w:rsidRPr="00A3036C">
        <w:rPr>
          <w:rFonts w:ascii="Times New Roman" w:hAnsi="Times New Roman" w:cs="Times New Roman"/>
          <w:noProof/>
          <w:sz w:val="24"/>
          <w:szCs w:val="24"/>
        </w:rPr>
        <w:t>, enquanto</w:t>
      </w:r>
      <w:r w:rsidR="00E47693" w:rsidRPr="00A3036C">
        <w:rPr>
          <w:rFonts w:ascii="Times New Roman" w:hAnsi="Times New Roman" w:cs="Times New Roman"/>
          <w:noProof/>
          <w:sz w:val="24"/>
          <w:szCs w:val="24"/>
        </w:rPr>
        <w:t xml:space="preserve"> receptores do pronunciamento </w:t>
      </w:r>
      <w:r w:rsidR="00175ACA" w:rsidRPr="00A3036C">
        <w:rPr>
          <w:rFonts w:ascii="Times New Roman" w:hAnsi="Times New Roman" w:cs="Times New Roman"/>
          <w:noProof/>
          <w:sz w:val="24"/>
          <w:szCs w:val="24"/>
        </w:rPr>
        <w:t>―</w:t>
      </w:r>
      <w:r w:rsidR="00E47693" w:rsidRPr="00A3036C">
        <w:rPr>
          <w:rFonts w:ascii="Times New Roman" w:hAnsi="Times New Roman" w:cs="Times New Roman"/>
          <w:noProof/>
          <w:sz w:val="24"/>
          <w:szCs w:val="24"/>
        </w:rPr>
        <w:t xml:space="preserve"> </w:t>
      </w:r>
      <w:r w:rsidR="001E54E3" w:rsidRPr="00A3036C">
        <w:rPr>
          <w:rFonts w:ascii="Times New Roman" w:hAnsi="Times New Roman" w:cs="Times New Roman"/>
          <w:noProof/>
          <w:sz w:val="24"/>
          <w:szCs w:val="24"/>
        </w:rPr>
        <w:t>Escolham seus candidatos</w:t>
      </w:r>
      <w:r w:rsidR="003041FA" w:rsidRPr="00A3036C">
        <w:rPr>
          <w:rFonts w:ascii="Times New Roman" w:hAnsi="Times New Roman" w:cs="Times New Roman"/>
          <w:noProof/>
          <w:sz w:val="24"/>
          <w:szCs w:val="24"/>
        </w:rPr>
        <w:t xml:space="preserve"> com a plena consciência, destes estarem afinados ao </w:t>
      </w:r>
      <w:r w:rsidR="003041FA" w:rsidRPr="00A3036C">
        <w:rPr>
          <w:rFonts w:ascii="Times New Roman" w:hAnsi="Times New Roman" w:cs="Times New Roman"/>
          <w:i/>
          <w:iCs/>
          <w:noProof/>
          <w:sz w:val="24"/>
          <w:szCs w:val="24"/>
        </w:rPr>
        <w:t xml:space="preserve">novo mundo ― </w:t>
      </w:r>
      <w:r w:rsidR="00AB3E74" w:rsidRPr="00A3036C">
        <w:rPr>
          <w:rFonts w:ascii="Times New Roman" w:hAnsi="Times New Roman" w:cs="Times New Roman"/>
          <w:noProof/>
          <w:sz w:val="24"/>
          <w:szCs w:val="24"/>
        </w:rPr>
        <w:t>Expressa</w:t>
      </w:r>
      <w:r w:rsidR="00C8246F" w:rsidRPr="00A3036C">
        <w:rPr>
          <w:rFonts w:ascii="Times New Roman" w:hAnsi="Times New Roman" w:cs="Times New Roman"/>
          <w:noProof/>
          <w:sz w:val="24"/>
          <w:szCs w:val="24"/>
        </w:rPr>
        <w:t xml:space="preserve"> a sutileza da ferocidade </w:t>
      </w:r>
      <w:r w:rsidR="003041FA" w:rsidRPr="00A3036C">
        <w:rPr>
          <w:rFonts w:ascii="Times New Roman" w:hAnsi="Times New Roman" w:cs="Times New Roman"/>
          <w:i/>
          <w:iCs/>
          <w:noProof/>
          <w:sz w:val="24"/>
          <w:szCs w:val="24"/>
        </w:rPr>
        <w:t>―</w:t>
      </w:r>
      <w:r w:rsidR="00C8246F" w:rsidRPr="00A3036C">
        <w:rPr>
          <w:rFonts w:ascii="Times New Roman" w:hAnsi="Times New Roman" w:cs="Times New Roman"/>
          <w:noProof/>
          <w:sz w:val="24"/>
          <w:szCs w:val="24"/>
        </w:rPr>
        <w:t xml:space="preserve"> </w:t>
      </w:r>
      <w:r w:rsidR="00CE4822" w:rsidRPr="00A3036C">
        <w:rPr>
          <w:rFonts w:ascii="Times New Roman" w:hAnsi="Times New Roman" w:cs="Times New Roman"/>
          <w:noProof/>
          <w:sz w:val="24"/>
          <w:szCs w:val="24"/>
        </w:rPr>
        <w:t>Nova configuração</w:t>
      </w:r>
      <w:r w:rsidR="00581945" w:rsidRPr="00A3036C">
        <w:rPr>
          <w:rFonts w:ascii="Times New Roman" w:hAnsi="Times New Roman" w:cs="Times New Roman"/>
          <w:noProof/>
          <w:sz w:val="24"/>
          <w:szCs w:val="24"/>
        </w:rPr>
        <w:t xml:space="preserve"> geopolítica permitirá avanços </w:t>
      </w:r>
      <w:r w:rsidR="004A3830" w:rsidRPr="00A3036C">
        <w:rPr>
          <w:rFonts w:ascii="Times New Roman" w:hAnsi="Times New Roman" w:cs="Times New Roman"/>
          <w:noProof/>
          <w:sz w:val="24"/>
          <w:szCs w:val="24"/>
        </w:rPr>
        <w:t xml:space="preserve">urgentes </w:t>
      </w:r>
      <w:r w:rsidR="00581945" w:rsidRPr="00A3036C">
        <w:rPr>
          <w:rFonts w:ascii="Times New Roman" w:hAnsi="Times New Roman" w:cs="Times New Roman"/>
          <w:noProof/>
          <w:sz w:val="24"/>
          <w:szCs w:val="24"/>
        </w:rPr>
        <w:t>na distribuição de re</w:t>
      </w:r>
      <w:r w:rsidR="00C32FA7" w:rsidRPr="00A3036C">
        <w:rPr>
          <w:rFonts w:ascii="Times New Roman" w:hAnsi="Times New Roman" w:cs="Times New Roman"/>
          <w:noProof/>
          <w:sz w:val="24"/>
          <w:szCs w:val="24"/>
        </w:rPr>
        <w:t>nda mundial</w:t>
      </w:r>
      <w:r w:rsidR="004A3830" w:rsidRPr="00A3036C">
        <w:rPr>
          <w:rFonts w:ascii="Times New Roman" w:hAnsi="Times New Roman" w:cs="Times New Roman"/>
          <w:noProof/>
          <w:sz w:val="24"/>
          <w:szCs w:val="24"/>
        </w:rPr>
        <w:t xml:space="preserve"> beneficiando todas as Uniões Continentais</w:t>
      </w:r>
      <w:r w:rsidR="009468D7" w:rsidRPr="00A3036C">
        <w:rPr>
          <w:rFonts w:ascii="Times New Roman" w:hAnsi="Times New Roman" w:cs="Times New Roman"/>
          <w:noProof/>
          <w:sz w:val="24"/>
          <w:szCs w:val="24"/>
        </w:rPr>
        <w:t>, destacadamente, a UAF —</w:t>
      </w:r>
      <w:r w:rsidR="001F0574" w:rsidRPr="00A3036C">
        <w:rPr>
          <w:rFonts w:ascii="Times New Roman" w:hAnsi="Times New Roman" w:cs="Times New Roman"/>
          <w:noProof/>
          <w:sz w:val="24"/>
          <w:szCs w:val="24"/>
        </w:rPr>
        <w:t xml:space="preserve"> </w:t>
      </w:r>
      <w:r w:rsidR="009468D7" w:rsidRPr="00A3036C">
        <w:rPr>
          <w:rFonts w:ascii="Times New Roman" w:hAnsi="Times New Roman" w:cs="Times New Roman"/>
          <w:noProof/>
          <w:sz w:val="24"/>
          <w:szCs w:val="24"/>
        </w:rPr>
        <w:t>União Africana</w:t>
      </w:r>
      <w:r w:rsidR="001F0574" w:rsidRPr="00A3036C">
        <w:rPr>
          <w:rFonts w:ascii="Times New Roman" w:hAnsi="Times New Roman" w:cs="Times New Roman"/>
          <w:noProof/>
          <w:sz w:val="24"/>
          <w:szCs w:val="24"/>
        </w:rPr>
        <w:t xml:space="preserve"> presidida</w:t>
      </w:r>
      <w:r w:rsidR="009164F5" w:rsidRPr="00A3036C">
        <w:rPr>
          <w:rFonts w:ascii="Times New Roman" w:hAnsi="Times New Roman" w:cs="Times New Roman"/>
          <w:noProof/>
          <w:sz w:val="24"/>
          <w:szCs w:val="24"/>
        </w:rPr>
        <w:t xml:space="preserve"> pela candidata </w:t>
      </w:r>
      <w:r w:rsidR="006350F5" w:rsidRPr="00A3036C">
        <w:rPr>
          <w:rFonts w:ascii="Times New Roman" w:hAnsi="Times New Roman" w:cs="Times New Roman"/>
          <w:noProof/>
          <w:sz w:val="24"/>
          <w:szCs w:val="24"/>
        </w:rPr>
        <w:t>à</w:t>
      </w:r>
      <w:r w:rsidR="009164F5" w:rsidRPr="00A3036C">
        <w:rPr>
          <w:rFonts w:ascii="Times New Roman" w:hAnsi="Times New Roman" w:cs="Times New Roman"/>
          <w:noProof/>
          <w:sz w:val="24"/>
          <w:szCs w:val="24"/>
        </w:rPr>
        <w:t xml:space="preserve"> reeleição, como os demais</w:t>
      </w:r>
      <w:r w:rsidR="006A3C58" w:rsidRPr="00A3036C">
        <w:rPr>
          <w:rFonts w:ascii="Times New Roman" w:hAnsi="Times New Roman" w:cs="Times New Roman"/>
          <w:noProof/>
          <w:sz w:val="24"/>
          <w:szCs w:val="24"/>
        </w:rPr>
        <w:t xml:space="preserve"> presidentes em exercício</w:t>
      </w:r>
      <w:r w:rsidR="00E95502" w:rsidRPr="00A3036C">
        <w:rPr>
          <w:rFonts w:ascii="Times New Roman" w:hAnsi="Times New Roman" w:cs="Times New Roman"/>
          <w:noProof/>
          <w:sz w:val="24"/>
          <w:szCs w:val="24"/>
        </w:rPr>
        <w:t>, Nefertari Mandela</w:t>
      </w:r>
      <w:r w:rsidR="006A3C58" w:rsidRPr="00A3036C">
        <w:rPr>
          <w:rFonts w:ascii="Times New Roman" w:hAnsi="Times New Roman" w:cs="Times New Roman"/>
          <w:noProof/>
          <w:sz w:val="24"/>
          <w:szCs w:val="24"/>
        </w:rPr>
        <w:t xml:space="preserve"> ― </w:t>
      </w:r>
      <w:r w:rsidR="007F19D8" w:rsidRPr="00A3036C">
        <w:rPr>
          <w:rFonts w:ascii="Times New Roman" w:hAnsi="Times New Roman" w:cs="Times New Roman"/>
          <w:noProof/>
          <w:sz w:val="24"/>
          <w:szCs w:val="24"/>
        </w:rPr>
        <w:t>Entreolhares enigmáticos de Roberto Evaristo e Emmanuel</w:t>
      </w:r>
      <w:r w:rsidR="00855769" w:rsidRPr="00A3036C">
        <w:rPr>
          <w:rFonts w:ascii="Times New Roman" w:hAnsi="Times New Roman" w:cs="Times New Roman"/>
          <w:noProof/>
          <w:sz w:val="24"/>
          <w:szCs w:val="24"/>
        </w:rPr>
        <w:t xml:space="preserve"> Jesus de Deus</w:t>
      </w:r>
      <w:r w:rsidR="00754A06" w:rsidRPr="00A3036C">
        <w:rPr>
          <w:rFonts w:ascii="Times New Roman" w:hAnsi="Times New Roman" w:cs="Times New Roman"/>
          <w:noProof/>
          <w:sz w:val="24"/>
          <w:szCs w:val="24"/>
        </w:rPr>
        <w:t>, candidatos aos cargos que exercem</w:t>
      </w:r>
      <w:r w:rsidR="00572283" w:rsidRPr="00A3036C">
        <w:rPr>
          <w:rFonts w:ascii="Times New Roman" w:hAnsi="Times New Roman" w:cs="Times New Roman"/>
          <w:noProof/>
          <w:sz w:val="24"/>
          <w:szCs w:val="24"/>
        </w:rPr>
        <w:t>, respectivamente</w:t>
      </w:r>
      <w:r w:rsidR="00DE21EF" w:rsidRPr="00A3036C">
        <w:rPr>
          <w:rFonts w:ascii="Times New Roman" w:hAnsi="Times New Roman" w:cs="Times New Roman"/>
          <w:noProof/>
          <w:sz w:val="24"/>
          <w:szCs w:val="24"/>
        </w:rPr>
        <w:t>, Presidente do Universo e C</w:t>
      </w:r>
      <w:r w:rsidR="005013A4" w:rsidRPr="00A3036C">
        <w:rPr>
          <w:rFonts w:ascii="Times New Roman" w:hAnsi="Times New Roman" w:cs="Times New Roman"/>
          <w:noProof/>
          <w:sz w:val="24"/>
          <w:szCs w:val="24"/>
        </w:rPr>
        <w:t xml:space="preserve">ontrolador </w:t>
      </w:r>
      <w:r w:rsidR="00DE21EF" w:rsidRPr="00A3036C">
        <w:rPr>
          <w:rFonts w:ascii="Times New Roman" w:hAnsi="Times New Roman" w:cs="Times New Roman"/>
          <w:noProof/>
          <w:sz w:val="24"/>
          <w:szCs w:val="24"/>
        </w:rPr>
        <w:t>G</w:t>
      </w:r>
      <w:r w:rsidR="005013A4" w:rsidRPr="00A3036C">
        <w:rPr>
          <w:rFonts w:ascii="Times New Roman" w:hAnsi="Times New Roman" w:cs="Times New Roman"/>
          <w:noProof/>
          <w:sz w:val="24"/>
          <w:szCs w:val="24"/>
        </w:rPr>
        <w:t xml:space="preserve">eral do </w:t>
      </w:r>
      <w:r w:rsidR="00DE21EF" w:rsidRPr="00A3036C">
        <w:rPr>
          <w:rFonts w:ascii="Times New Roman" w:hAnsi="Times New Roman" w:cs="Times New Roman"/>
          <w:noProof/>
          <w:sz w:val="24"/>
          <w:szCs w:val="24"/>
        </w:rPr>
        <w:t>U</w:t>
      </w:r>
      <w:r w:rsidR="005013A4" w:rsidRPr="00A3036C">
        <w:rPr>
          <w:rFonts w:ascii="Times New Roman" w:hAnsi="Times New Roman" w:cs="Times New Roman"/>
          <w:noProof/>
          <w:sz w:val="24"/>
          <w:szCs w:val="24"/>
        </w:rPr>
        <w:t>niverso</w:t>
      </w:r>
      <w:r w:rsidR="00855769" w:rsidRPr="00A3036C">
        <w:rPr>
          <w:rFonts w:ascii="Times New Roman" w:hAnsi="Times New Roman" w:cs="Times New Roman"/>
          <w:noProof/>
          <w:sz w:val="24"/>
          <w:szCs w:val="24"/>
        </w:rPr>
        <w:t xml:space="preserve"> </w:t>
      </w:r>
      <w:r w:rsidR="006A3C58" w:rsidRPr="00A3036C">
        <w:rPr>
          <w:rFonts w:ascii="Times New Roman" w:hAnsi="Times New Roman" w:cs="Times New Roman"/>
          <w:noProof/>
          <w:sz w:val="24"/>
          <w:szCs w:val="24"/>
        </w:rPr>
        <w:t>―</w:t>
      </w:r>
      <w:r w:rsidR="00855769" w:rsidRPr="00A3036C">
        <w:rPr>
          <w:rFonts w:ascii="Times New Roman" w:hAnsi="Times New Roman" w:cs="Times New Roman"/>
          <w:noProof/>
          <w:sz w:val="24"/>
          <w:szCs w:val="24"/>
        </w:rPr>
        <w:t xml:space="preserve"> Deus </w:t>
      </w:r>
      <w:r w:rsidR="005B25B7" w:rsidRPr="00A3036C">
        <w:rPr>
          <w:rFonts w:ascii="Times New Roman" w:hAnsi="Times New Roman" w:cs="Times New Roman"/>
          <w:noProof/>
          <w:sz w:val="24"/>
          <w:szCs w:val="24"/>
        </w:rPr>
        <w:t>abençoe a todos</w:t>
      </w:r>
      <w:r w:rsidR="00AD469A" w:rsidRPr="00A3036C">
        <w:rPr>
          <w:rFonts w:ascii="Times New Roman" w:hAnsi="Times New Roman" w:cs="Times New Roman"/>
          <w:noProof/>
          <w:sz w:val="24"/>
          <w:szCs w:val="24"/>
        </w:rPr>
        <w:t xml:space="preserve"> pela clarividência de seu livre arbítrio para fazer história </w:t>
      </w:r>
      <w:r w:rsidR="00875A30" w:rsidRPr="00A3036C">
        <w:rPr>
          <w:rFonts w:ascii="Times New Roman" w:hAnsi="Times New Roman" w:cs="Times New Roman"/>
          <w:noProof/>
          <w:sz w:val="24"/>
          <w:szCs w:val="24"/>
        </w:rPr>
        <w:t xml:space="preserve">elegendo candidatos afinados à IMSD </w:t>
      </w:r>
      <w:r w:rsidR="00673669" w:rsidRPr="00A3036C">
        <w:rPr>
          <w:rFonts w:ascii="Times New Roman" w:hAnsi="Times New Roman" w:cs="Times New Roman"/>
          <w:noProof/>
          <w:sz w:val="24"/>
          <w:szCs w:val="24"/>
        </w:rPr>
        <w:t>―</w:t>
      </w:r>
      <w:r w:rsidR="00875A30" w:rsidRPr="00A3036C">
        <w:rPr>
          <w:rFonts w:ascii="Times New Roman" w:hAnsi="Times New Roman" w:cs="Times New Roman"/>
          <w:noProof/>
          <w:sz w:val="24"/>
          <w:szCs w:val="24"/>
        </w:rPr>
        <w:t xml:space="preserve"> </w:t>
      </w:r>
      <w:r w:rsidR="00F567C4" w:rsidRPr="00A3036C">
        <w:rPr>
          <w:rFonts w:ascii="Times New Roman" w:hAnsi="Times New Roman" w:cs="Times New Roman"/>
          <w:noProof/>
          <w:sz w:val="24"/>
          <w:szCs w:val="24"/>
        </w:rPr>
        <w:t>I</w:t>
      </w:r>
      <w:r w:rsidR="00134D46" w:rsidRPr="00A3036C">
        <w:rPr>
          <w:rFonts w:ascii="Times New Roman" w:hAnsi="Times New Roman" w:cs="Times New Roman"/>
          <w:noProof/>
          <w:sz w:val="24"/>
          <w:szCs w:val="24"/>
        </w:rPr>
        <w:t>mperativo</w:t>
      </w:r>
      <w:r w:rsidR="00CB400E" w:rsidRPr="00A3036C">
        <w:rPr>
          <w:rFonts w:ascii="Times New Roman" w:hAnsi="Times New Roman" w:cs="Times New Roman"/>
          <w:noProof/>
          <w:sz w:val="24"/>
          <w:szCs w:val="24"/>
        </w:rPr>
        <w:t xml:space="preserve">, </w:t>
      </w:r>
      <w:r w:rsidR="00165EBE" w:rsidRPr="00A3036C">
        <w:rPr>
          <w:rFonts w:ascii="Times New Roman" w:hAnsi="Times New Roman" w:cs="Times New Roman"/>
          <w:noProof/>
          <w:sz w:val="24"/>
          <w:szCs w:val="24"/>
        </w:rPr>
        <w:t>vibra</w:t>
      </w:r>
      <w:r w:rsidR="001D3201" w:rsidRPr="00A3036C">
        <w:rPr>
          <w:rFonts w:ascii="Times New Roman" w:hAnsi="Times New Roman" w:cs="Times New Roman"/>
          <w:noProof/>
          <w:sz w:val="24"/>
          <w:szCs w:val="24"/>
        </w:rPr>
        <w:t xml:space="preserve">, </w:t>
      </w:r>
      <w:r w:rsidR="00D2754E" w:rsidRPr="00A3036C">
        <w:rPr>
          <w:rFonts w:ascii="Times New Roman" w:hAnsi="Times New Roman" w:cs="Times New Roman"/>
          <w:noProof/>
          <w:sz w:val="24"/>
          <w:szCs w:val="24"/>
        </w:rPr>
        <w:t>teatralizando emoção,</w:t>
      </w:r>
      <w:r w:rsidR="001D3201" w:rsidRPr="00A3036C">
        <w:rPr>
          <w:rFonts w:ascii="Times New Roman" w:hAnsi="Times New Roman" w:cs="Times New Roman"/>
          <w:noProof/>
          <w:sz w:val="24"/>
          <w:szCs w:val="24"/>
        </w:rPr>
        <w:t xml:space="preserve"> </w:t>
      </w:r>
      <w:r w:rsidR="001F0F80" w:rsidRPr="00A3036C">
        <w:rPr>
          <w:rFonts w:ascii="Times New Roman" w:hAnsi="Times New Roman" w:cs="Times New Roman"/>
          <w:noProof/>
          <w:sz w:val="24"/>
          <w:szCs w:val="24"/>
        </w:rPr>
        <w:t>à</w:t>
      </w:r>
      <w:r w:rsidR="001D3201" w:rsidRPr="00A3036C">
        <w:rPr>
          <w:rFonts w:ascii="Times New Roman" w:hAnsi="Times New Roman" w:cs="Times New Roman"/>
          <w:noProof/>
          <w:sz w:val="24"/>
          <w:szCs w:val="24"/>
        </w:rPr>
        <w:t xml:space="preserve"> imagem angelical de Emmanuel</w:t>
      </w:r>
      <w:r w:rsidR="00134D46" w:rsidRPr="00A3036C">
        <w:rPr>
          <w:rFonts w:ascii="Times New Roman" w:hAnsi="Times New Roman" w:cs="Times New Roman"/>
          <w:noProof/>
          <w:sz w:val="24"/>
          <w:szCs w:val="24"/>
        </w:rPr>
        <w:t xml:space="preserve"> </w:t>
      </w:r>
      <w:r w:rsidR="00673669" w:rsidRPr="00A3036C">
        <w:rPr>
          <w:rFonts w:ascii="Times New Roman" w:hAnsi="Times New Roman" w:cs="Times New Roman"/>
          <w:noProof/>
          <w:sz w:val="24"/>
          <w:szCs w:val="24"/>
        </w:rPr>
        <w:t>―</w:t>
      </w:r>
      <w:r w:rsidR="001D0F96" w:rsidRPr="00A3036C">
        <w:rPr>
          <w:rFonts w:ascii="Times New Roman" w:hAnsi="Times New Roman" w:cs="Times New Roman"/>
          <w:noProof/>
          <w:sz w:val="24"/>
          <w:szCs w:val="24"/>
        </w:rPr>
        <w:t xml:space="preserve"> </w:t>
      </w:r>
      <w:r w:rsidR="00D2754E" w:rsidRPr="00A3036C">
        <w:rPr>
          <w:rFonts w:ascii="Times New Roman" w:hAnsi="Times New Roman" w:cs="Times New Roman"/>
          <w:noProof/>
          <w:sz w:val="24"/>
          <w:szCs w:val="24"/>
        </w:rPr>
        <w:t>Todo Poderoso est</w:t>
      </w:r>
      <w:r w:rsidR="001645C0" w:rsidRPr="00A3036C">
        <w:rPr>
          <w:rFonts w:ascii="Times New Roman" w:hAnsi="Times New Roman" w:cs="Times New Roman"/>
          <w:noProof/>
          <w:sz w:val="24"/>
          <w:szCs w:val="24"/>
        </w:rPr>
        <w:t>á e sempre estará co</w:t>
      </w:r>
      <w:r w:rsidR="006E2264" w:rsidRPr="00A3036C">
        <w:rPr>
          <w:rFonts w:ascii="Times New Roman" w:hAnsi="Times New Roman" w:cs="Times New Roman"/>
          <w:noProof/>
          <w:sz w:val="24"/>
          <w:szCs w:val="24"/>
        </w:rPr>
        <w:t xml:space="preserve">m a humanidade. ▬ </w:t>
      </w:r>
      <w:r w:rsidR="004F2546" w:rsidRPr="00A3036C">
        <w:rPr>
          <w:rFonts w:ascii="Times New Roman" w:hAnsi="Times New Roman" w:cs="Times New Roman"/>
          <w:noProof/>
          <w:sz w:val="24"/>
          <w:szCs w:val="24"/>
        </w:rPr>
        <w:t>valoriza.</w:t>
      </w:r>
    </w:p>
    <w:p w14:paraId="7EAA4BF6" w14:textId="77777777" w:rsidR="004F2546" w:rsidRPr="00A3036C" w:rsidRDefault="004F2546" w:rsidP="00B2188E">
      <w:pPr>
        <w:spacing w:after="0"/>
        <w:jc w:val="both"/>
        <w:rPr>
          <w:rFonts w:ascii="Times New Roman" w:eastAsia="Aptos" w:hAnsi="Times New Roman" w:cs="Times New Roman"/>
          <w:sz w:val="24"/>
          <w:szCs w:val="24"/>
        </w:rPr>
      </w:pPr>
    </w:p>
    <w:p w14:paraId="746B4C18" w14:textId="53161EFB" w:rsidR="00BC23F5" w:rsidRPr="00A3036C" w:rsidRDefault="0007144B"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Voltando ao território africano</w:t>
      </w:r>
      <w:r w:rsidR="00CE030A"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precisamente</w:t>
      </w:r>
      <w:r w:rsidR="00307B67" w:rsidRPr="00A3036C">
        <w:rPr>
          <w:rFonts w:ascii="Times New Roman" w:eastAsia="Aptos" w:hAnsi="Times New Roman" w:cs="Times New Roman"/>
          <w:sz w:val="24"/>
          <w:szCs w:val="24"/>
        </w:rPr>
        <w:t xml:space="preserve">, em Pretória na </w:t>
      </w:r>
      <w:r w:rsidR="004D07C2" w:rsidRPr="00A3036C">
        <w:rPr>
          <w:rFonts w:ascii="Times New Roman" w:eastAsia="Aptos" w:hAnsi="Times New Roman" w:cs="Times New Roman"/>
          <w:sz w:val="24"/>
          <w:szCs w:val="24"/>
        </w:rPr>
        <w:t>África</w:t>
      </w:r>
      <w:r w:rsidR="00307B67" w:rsidRPr="00A3036C">
        <w:rPr>
          <w:rFonts w:ascii="Times New Roman" w:eastAsia="Aptos" w:hAnsi="Times New Roman" w:cs="Times New Roman"/>
          <w:sz w:val="24"/>
          <w:szCs w:val="24"/>
        </w:rPr>
        <w:t xml:space="preserve"> do Su</w:t>
      </w:r>
      <w:r w:rsidR="004D07C2" w:rsidRPr="00A3036C">
        <w:rPr>
          <w:rFonts w:ascii="Times New Roman" w:eastAsia="Aptos" w:hAnsi="Times New Roman" w:cs="Times New Roman"/>
          <w:sz w:val="24"/>
          <w:szCs w:val="24"/>
        </w:rPr>
        <w:t>l, Guerreiros Dimensionais</w:t>
      </w:r>
      <w:r w:rsidR="001156EC" w:rsidRPr="00A3036C">
        <w:rPr>
          <w:rFonts w:ascii="Times New Roman" w:eastAsia="Aptos" w:hAnsi="Times New Roman" w:cs="Times New Roman"/>
          <w:sz w:val="24"/>
          <w:szCs w:val="24"/>
        </w:rPr>
        <w:t xml:space="preserve">: Gabriel Cappallatte, Carol Harrison, </w:t>
      </w:r>
      <w:r w:rsidR="00CE030A" w:rsidRPr="00A3036C">
        <w:rPr>
          <w:rFonts w:ascii="Times New Roman" w:eastAsia="Aptos" w:hAnsi="Times New Roman" w:cs="Times New Roman"/>
          <w:sz w:val="24"/>
          <w:szCs w:val="24"/>
        </w:rPr>
        <w:t xml:space="preserve"> </w:t>
      </w:r>
      <w:r w:rsidR="001156EC" w:rsidRPr="00A3036C">
        <w:rPr>
          <w:rFonts w:ascii="Times New Roman" w:eastAsia="Aptos" w:hAnsi="Times New Roman" w:cs="Times New Roman"/>
          <w:sz w:val="24"/>
          <w:szCs w:val="24"/>
        </w:rPr>
        <w:t>Liz Taylor e Tom Harrison</w:t>
      </w:r>
      <w:r w:rsidR="00EE7970" w:rsidRPr="00A3036C">
        <w:rPr>
          <w:rFonts w:ascii="Times New Roman" w:eastAsia="Aptos" w:hAnsi="Times New Roman" w:cs="Times New Roman"/>
          <w:sz w:val="24"/>
          <w:szCs w:val="24"/>
        </w:rPr>
        <w:t xml:space="preserve"> são convidados para </w:t>
      </w:r>
      <w:r w:rsidR="00AF2F58" w:rsidRPr="00A3036C">
        <w:rPr>
          <w:rFonts w:ascii="Times New Roman" w:eastAsia="Aptos" w:hAnsi="Times New Roman" w:cs="Times New Roman"/>
          <w:sz w:val="24"/>
          <w:szCs w:val="24"/>
        </w:rPr>
        <w:t xml:space="preserve">um </w:t>
      </w:r>
      <w:r w:rsidR="00EE7970" w:rsidRPr="00A3036C">
        <w:rPr>
          <w:rFonts w:ascii="Times New Roman" w:eastAsia="Aptos" w:hAnsi="Times New Roman" w:cs="Times New Roman"/>
          <w:sz w:val="24"/>
          <w:szCs w:val="24"/>
        </w:rPr>
        <w:t xml:space="preserve">encontro com </w:t>
      </w:r>
      <w:r w:rsidR="009E68FD" w:rsidRPr="00A3036C">
        <w:rPr>
          <w:rFonts w:ascii="Times New Roman" w:eastAsia="Aptos" w:hAnsi="Times New Roman" w:cs="Times New Roman"/>
          <w:sz w:val="24"/>
          <w:szCs w:val="24"/>
        </w:rPr>
        <w:t>Nefertari Mandela</w:t>
      </w:r>
      <w:r w:rsidR="002856A9" w:rsidRPr="00A3036C">
        <w:rPr>
          <w:rFonts w:ascii="Times New Roman" w:eastAsia="Aptos" w:hAnsi="Times New Roman" w:cs="Times New Roman"/>
          <w:sz w:val="24"/>
          <w:szCs w:val="24"/>
        </w:rPr>
        <w:t xml:space="preserve">. Chegando lá, </w:t>
      </w:r>
      <w:r w:rsidR="006E1E94" w:rsidRPr="00A3036C">
        <w:rPr>
          <w:rFonts w:ascii="Times New Roman" w:eastAsia="Aptos" w:hAnsi="Times New Roman" w:cs="Times New Roman"/>
          <w:sz w:val="24"/>
          <w:szCs w:val="24"/>
        </w:rPr>
        <w:t>deparam-se</w:t>
      </w:r>
      <w:r w:rsidR="00D4568C" w:rsidRPr="00A3036C">
        <w:rPr>
          <w:rFonts w:ascii="Times New Roman" w:eastAsia="Aptos" w:hAnsi="Times New Roman" w:cs="Times New Roman"/>
          <w:sz w:val="24"/>
          <w:szCs w:val="24"/>
        </w:rPr>
        <w:t xml:space="preserve"> com uma</w:t>
      </w:r>
      <w:r w:rsidR="002856A9" w:rsidRPr="00A3036C">
        <w:rPr>
          <w:rFonts w:ascii="Times New Roman" w:eastAsia="Aptos" w:hAnsi="Times New Roman" w:cs="Times New Roman"/>
          <w:sz w:val="24"/>
          <w:szCs w:val="24"/>
        </w:rPr>
        <w:t xml:space="preserve"> propriedade suntuos</w:t>
      </w:r>
      <w:r w:rsidR="007C4AFD" w:rsidRPr="00A3036C">
        <w:rPr>
          <w:rFonts w:ascii="Times New Roman" w:eastAsia="Aptos" w:hAnsi="Times New Roman" w:cs="Times New Roman"/>
          <w:sz w:val="24"/>
          <w:szCs w:val="24"/>
        </w:rPr>
        <w:t>a encravada numa praia</w:t>
      </w:r>
      <w:r w:rsidR="006E1E94" w:rsidRPr="00A3036C">
        <w:rPr>
          <w:rFonts w:ascii="Times New Roman" w:eastAsia="Aptos" w:hAnsi="Times New Roman" w:cs="Times New Roman"/>
          <w:sz w:val="24"/>
          <w:szCs w:val="24"/>
        </w:rPr>
        <w:t xml:space="preserve"> </w:t>
      </w:r>
      <w:r w:rsidR="00D4568C" w:rsidRPr="00A3036C">
        <w:rPr>
          <w:rFonts w:ascii="Times New Roman" w:eastAsia="Aptos" w:hAnsi="Times New Roman" w:cs="Times New Roman"/>
          <w:sz w:val="24"/>
          <w:szCs w:val="24"/>
        </w:rPr>
        <w:t>particular</w:t>
      </w:r>
      <w:r w:rsidR="0058190E" w:rsidRPr="00A3036C">
        <w:rPr>
          <w:rFonts w:ascii="Times New Roman" w:eastAsia="Aptos" w:hAnsi="Times New Roman" w:cs="Times New Roman"/>
          <w:sz w:val="24"/>
          <w:szCs w:val="24"/>
        </w:rPr>
        <w:t xml:space="preserve"> e invisível, devido a vegetação, aos olhos de transeunte</w:t>
      </w:r>
      <w:r w:rsidR="006F2BFB" w:rsidRPr="00A3036C">
        <w:rPr>
          <w:rFonts w:ascii="Times New Roman" w:eastAsia="Aptos" w:hAnsi="Times New Roman" w:cs="Times New Roman"/>
          <w:sz w:val="24"/>
          <w:szCs w:val="24"/>
        </w:rPr>
        <w:t xml:space="preserve">s da rodovia </w:t>
      </w:r>
      <w:r w:rsidR="00F35F4A" w:rsidRPr="00A3036C">
        <w:rPr>
          <w:rFonts w:ascii="Times New Roman" w:eastAsia="Aptos" w:hAnsi="Times New Roman" w:cs="Times New Roman"/>
          <w:sz w:val="24"/>
          <w:szCs w:val="24"/>
        </w:rPr>
        <w:t>da orla</w:t>
      </w:r>
      <w:r w:rsidR="00AD5176" w:rsidRPr="00A3036C">
        <w:rPr>
          <w:rFonts w:ascii="Times New Roman" w:eastAsia="Aptos" w:hAnsi="Times New Roman" w:cs="Times New Roman"/>
          <w:sz w:val="24"/>
          <w:szCs w:val="24"/>
        </w:rPr>
        <w:t xml:space="preserve"> e até mesmo</w:t>
      </w:r>
      <w:r w:rsidR="00AE1BCA" w:rsidRPr="00A3036C">
        <w:rPr>
          <w:rFonts w:ascii="Times New Roman" w:eastAsia="Aptos" w:hAnsi="Times New Roman" w:cs="Times New Roman"/>
          <w:sz w:val="24"/>
          <w:szCs w:val="24"/>
        </w:rPr>
        <w:t xml:space="preserve"> de aeronaves</w:t>
      </w:r>
      <w:r w:rsidR="005468FA" w:rsidRPr="00A3036C">
        <w:rPr>
          <w:rFonts w:ascii="Times New Roman" w:eastAsia="Aptos" w:hAnsi="Times New Roman" w:cs="Times New Roman"/>
          <w:sz w:val="24"/>
          <w:szCs w:val="24"/>
        </w:rPr>
        <w:t xml:space="preserve">. </w:t>
      </w:r>
      <w:r w:rsidR="00053920" w:rsidRPr="00A3036C">
        <w:rPr>
          <w:rFonts w:ascii="Times New Roman" w:eastAsia="Aptos" w:hAnsi="Times New Roman" w:cs="Times New Roman"/>
          <w:sz w:val="24"/>
          <w:szCs w:val="24"/>
        </w:rPr>
        <w:t>Acesso subterrâneo à propriedade</w:t>
      </w:r>
      <w:r w:rsidR="009A1499" w:rsidRPr="00A3036C">
        <w:rPr>
          <w:rFonts w:ascii="Times New Roman" w:eastAsia="Aptos" w:hAnsi="Times New Roman" w:cs="Times New Roman"/>
          <w:sz w:val="24"/>
          <w:szCs w:val="24"/>
        </w:rPr>
        <w:t xml:space="preserve"> garante a total d</w:t>
      </w:r>
      <w:r w:rsidR="00822EDC" w:rsidRPr="00A3036C">
        <w:rPr>
          <w:rFonts w:ascii="Times New Roman" w:eastAsia="Aptos" w:hAnsi="Times New Roman" w:cs="Times New Roman"/>
          <w:sz w:val="24"/>
          <w:szCs w:val="24"/>
        </w:rPr>
        <w:t>i</w:t>
      </w:r>
      <w:r w:rsidR="009A1499" w:rsidRPr="00A3036C">
        <w:rPr>
          <w:rFonts w:ascii="Times New Roman" w:eastAsia="Aptos" w:hAnsi="Times New Roman" w:cs="Times New Roman"/>
          <w:sz w:val="24"/>
          <w:szCs w:val="24"/>
        </w:rPr>
        <w:t>scrição</w:t>
      </w:r>
      <w:r w:rsidR="00E753D6" w:rsidRPr="00A3036C">
        <w:rPr>
          <w:rFonts w:ascii="Times New Roman" w:eastAsia="Aptos" w:hAnsi="Times New Roman" w:cs="Times New Roman"/>
          <w:sz w:val="24"/>
          <w:szCs w:val="24"/>
        </w:rPr>
        <w:t xml:space="preserve"> para assuntos de Estado.</w:t>
      </w:r>
    </w:p>
    <w:p w14:paraId="3B3AE36F" w14:textId="4BB9106B" w:rsidR="00E9135B" w:rsidRPr="00A3036C" w:rsidRDefault="00E9135B"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Mandela </w:t>
      </w:r>
      <w:r w:rsidR="000E500A" w:rsidRPr="00A3036C">
        <w:rPr>
          <w:rFonts w:ascii="Times New Roman" w:eastAsia="Aptos" w:hAnsi="Times New Roman" w:cs="Times New Roman"/>
          <w:sz w:val="24"/>
          <w:szCs w:val="24"/>
        </w:rPr>
        <w:t>tem o ativismo correndo nas suas veias e</w:t>
      </w:r>
      <w:r w:rsidR="007B4543" w:rsidRPr="00A3036C">
        <w:rPr>
          <w:rFonts w:ascii="Times New Roman" w:eastAsia="Aptos" w:hAnsi="Times New Roman" w:cs="Times New Roman"/>
          <w:sz w:val="24"/>
          <w:szCs w:val="24"/>
        </w:rPr>
        <w:t>, além, de se sentir vitoriosa com a convocação de eleições diret</w:t>
      </w:r>
      <w:r w:rsidR="00AE0F0B" w:rsidRPr="00A3036C">
        <w:rPr>
          <w:rFonts w:ascii="Times New Roman" w:eastAsia="Aptos" w:hAnsi="Times New Roman" w:cs="Times New Roman"/>
          <w:sz w:val="24"/>
          <w:szCs w:val="24"/>
        </w:rPr>
        <w:t xml:space="preserve">as no orbe, certa de </w:t>
      </w:r>
      <w:r w:rsidR="00C43522" w:rsidRPr="00A3036C">
        <w:rPr>
          <w:rFonts w:ascii="Times New Roman" w:eastAsia="Aptos" w:hAnsi="Times New Roman" w:cs="Times New Roman"/>
          <w:sz w:val="24"/>
          <w:szCs w:val="24"/>
        </w:rPr>
        <w:t xml:space="preserve">ser eleita pela sua ética </w:t>
      </w:r>
      <w:r w:rsidR="000F1FEE" w:rsidRPr="00A3036C">
        <w:rPr>
          <w:rFonts w:ascii="Times New Roman" w:eastAsia="Aptos" w:hAnsi="Times New Roman" w:cs="Times New Roman"/>
          <w:sz w:val="24"/>
          <w:szCs w:val="24"/>
        </w:rPr>
        <w:t xml:space="preserve">e convicções, </w:t>
      </w:r>
      <w:r w:rsidR="000B0DD3" w:rsidRPr="00A3036C">
        <w:rPr>
          <w:rFonts w:ascii="Times New Roman" w:eastAsia="Aptos" w:hAnsi="Times New Roman" w:cs="Times New Roman"/>
          <w:sz w:val="24"/>
          <w:szCs w:val="24"/>
        </w:rPr>
        <w:t xml:space="preserve">não </w:t>
      </w:r>
      <w:r w:rsidR="000D3AB5" w:rsidRPr="00A3036C">
        <w:rPr>
          <w:rFonts w:ascii="Times New Roman" w:eastAsia="Aptos" w:hAnsi="Times New Roman" w:cs="Times New Roman"/>
          <w:sz w:val="24"/>
          <w:szCs w:val="24"/>
        </w:rPr>
        <w:t xml:space="preserve">compactua com </w:t>
      </w:r>
      <w:r w:rsidR="000F1364" w:rsidRPr="00A3036C">
        <w:rPr>
          <w:rFonts w:ascii="Times New Roman" w:eastAsia="Aptos" w:hAnsi="Times New Roman" w:cs="Times New Roman"/>
          <w:sz w:val="24"/>
          <w:szCs w:val="24"/>
        </w:rPr>
        <w:t>o Sistema Terra, mesmo sendo parte</w:t>
      </w:r>
      <w:r w:rsidR="00D0241E" w:rsidRPr="00A3036C">
        <w:rPr>
          <w:rFonts w:ascii="Times New Roman" w:eastAsia="Aptos" w:hAnsi="Times New Roman" w:cs="Times New Roman"/>
          <w:sz w:val="24"/>
          <w:szCs w:val="24"/>
        </w:rPr>
        <w:t xml:space="preserve"> desta engrenagem.</w:t>
      </w:r>
      <w:r w:rsidR="000D3AB5" w:rsidRPr="00A3036C">
        <w:rPr>
          <w:rFonts w:ascii="Times New Roman" w:eastAsia="Aptos" w:hAnsi="Times New Roman" w:cs="Times New Roman"/>
          <w:sz w:val="24"/>
          <w:szCs w:val="24"/>
        </w:rPr>
        <w:t xml:space="preserve"> </w:t>
      </w:r>
      <w:r w:rsidR="00FF6CDF" w:rsidRPr="00A3036C">
        <w:rPr>
          <w:rFonts w:ascii="Times New Roman" w:eastAsia="Aptos" w:hAnsi="Times New Roman" w:cs="Times New Roman"/>
          <w:sz w:val="24"/>
          <w:szCs w:val="24"/>
        </w:rPr>
        <w:t>Polêmica, luta pela igualdade</w:t>
      </w:r>
      <w:r w:rsidR="00906CFD" w:rsidRPr="00A3036C">
        <w:rPr>
          <w:rFonts w:ascii="Times New Roman" w:eastAsia="Aptos" w:hAnsi="Times New Roman" w:cs="Times New Roman"/>
          <w:sz w:val="24"/>
          <w:szCs w:val="24"/>
        </w:rPr>
        <w:t xml:space="preserve"> de oportunidades na distribuição de renda global</w:t>
      </w:r>
      <w:r w:rsidR="00AE400D" w:rsidRPr="00A3036C">
        <w:rPr>
          <w:rFonts w:ascii="Times New Roman" w:eastAsia="Aptos" w:hAnsi="Times New Roman" w:cs="Times New Roman"/>
          <w:sz w:val="24"/>
          <w:szCs w:val="24"/>
        </w:rPr>
        <w:t xml:space="preserve">, sendo opositora </w:t>
      </w:r>
      <w:r w:rsidR="00194C61" w:rsidRPr="00A3036C">
        <w:rPr>
          <w:rFonts w:ascii="Times New Roman" w:eastAsia="Aptos" w:hAnsi="Times New Roman" w:cs="Times New Roman"/>
          <w:sz w:val="24"/>
          <w:szCs w:val="24"/>
        </w:rPr>
        <w:t>ferrenha de Luiz Inácio Cardoso da Silva</w:t>
      </w:r>
      <w:r w:rsidR="005866CC" w:rsidRPr="00A3036C">
        <w:rPr>
          <w:rFonts w:ascii="Times New Roman" w:eastAsia="Aptos" w:hAnsi="Times New Roman" w:cs="Times New Roman"/>
          <w:sz w:val="24"/>
          <w:szCs w:val="24"/>
        </w:rPr>
        <w:t xml:space="preserve">, candidato ao cargo máximo de poder </w:t>
      </w:r>
      <w:r w:rsidR="00D25806" w:rsidRPr="00A3036C">
        <w:rPr>
          <w:rFonts w:ascii="Times New Roman" w:eastAsia="Aptos" w:hAnsi="Times New Roman" w:cs="Times New Roman"/>
          <w:sz w:val="24"/>
          <w:szCs w:val="24"/>
        </w:rPr>
        <w:t>no globo.</w:t>
      </w:r>
    </w:p>
    <w:p w14:paraId="74C8FF0A" w14:textId="1AD67804" w:rsidR="007610A8" w:rsidRPr="00A3036C" w:rsidRDefault="007610A8"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Recepcionados num salão com vista para o mar</w:t>
      </w:r>
      <w:r w:rsidR="00654BAE" w:rsidRPr="00A3036C">
        <w:rPr>
          <w:rFonts w:ascii="Times New Roman" w:eastAsia="Aptos" w:hAnsi="Times New Roman" w:cs="Times New Roman"/>
          <w:sz w:val="24"/>
          <w:szCs w:val="24"/>
        </w:rPr>
        <w:t xml:space="preserve">, ostentando decoração </w:t>
      </w:r>
      <w:r w:rsidR="007B11CC" w:rsidRPr="00A3036C">
        <w:rPr>
          <w:rFonts w:ascii="Times New Roman" w:eastAsia="Aptos" w:hAnsi="Times New Roman" w:cs="Times New Roman"/>
          <w:sz w:val="24"/>
          <w:szCs w:val="24"/>
        </w:rPr>
        <w:t xml:space="preserve">simples e </w:t>
      </w:r>
      <w:r w:rsidR="00654BAE" w:rsidRPr="00A3036C">
        <w:rPr>
          <w:rFonts w:ascii="Times New Roman" w:eastAsia="Aptos" w:hAnsi="Times New Roman" w:cs="Times New Roman"/>
          <w:sz w:val="24"/>
          <w:szCs w:val="24"/>
        </w:rPr>
        <w:t>de fino trato</w:t>
      </w:r>
      <w:r w:rsidR="00991ABC" w:rsidRPr="00A3036C">
        <w:rPr>
          <w:rFonts w:ascii="Times New Roman" w:eastAsia="Aptos" w:hAnsi="Times New Roman" w:cs="Times New Roman"/>
          <w:sz w:val="24"/>
          <w:szCs w:val="24"/>
        </w:rPr>
        <w:t>. Nefertari sentada numa poltron</w:t>
      </w:r>
      <w:r w:rsidR="0068729A" w:rsidRPr="00A3036C">
        <w:rPr>
          <w:rFonts w:ascii="Times New Roman" w:eastAsia="Aptos" w:hAnsi="Times New Roman" w:cs="Times New Roman"/>
          <w:sz w:val="24"/>
          <w:szCs w:val="24"/>
        </w:rPr>
        <w:t>a está cerceada pelos Guerreiros Dimensionais</w:t>
      </w:r>
      <w:r w:rsidR="00315588" w:rsidRPr="00A3036C">
        <w:rPr>
          <w:rFonts w:ascii="Times New Roman" w:eastAsia="Aptos" w:hAnsi="Times New Roman" w:cs="Times New Roman"/>
          <w:sz w:val="24"/>
          <w:szCs w:val="24"/>
        </w:rPr>
        <w:t xml:space="preserve"> distribuídos </w:t>
      </w:r>
      <w:r w:rsidR="00AE6E21" w:rsidRPr="00A3036C">
        <w:rPr>
          <w:rFonts w:ascii="Times New Roman" w:eastAsia="Aptos" w:hAnsi="Times New Roman" w:cs="Times New Roman"/>
          <w:sz w:val="24"/>
          <w:szCs w:val="24"/>
        </w:rPr>
        <w:t>em outras acomodações</w:t>
      </w:r>
      <w:r w:rsidR="00180562" w:rsidRPr="00A3036C">
        <w:rPr>
          <w:rFonts w:ascii="Times New Roman" w:eastAsia="Aptos" w:hAnsi="Times New Roman" w:cs="Times New Roman"/>
          <w:sz w:val="24"/>
          <w:szCs w:val="24"/>
        </w:rPr>
        <w:t>. Casal de serviçais servem café</w:t>
      </w:r>
      <w:r w:rsidR="00D755AA" w:rsidRPr="00A3036C">
        <w:rPr>
          <w:rFonts w:ascii="Times New Roman" w:eastAsia="Aptos" w:hAnsi="Times New Roman" w:cs="Times New Roman"/>
          <w:sz w:val="24"/>
          <w:szCs w:val="24"/>
        </w:rPr>
        <w:t>, biscoitos amanteigados</w:t>
      </w:r>
      <w:r w:rsidR="00180562" w:rsidRPr="00A3036C">
        <w:rPr>
          <w:rFonts w:ascii="Times New Roman" w:eastAsia="Aptos" w:hAnsi="Times New Roman" w:cs="Times New Roman"/>
          <w:sz w:val="24"/>
          <w:szCs w:val="24"/>
        </w:rPr>
        <w:t xml:space="preserve"> e</w:t>
      </w:r>
      <w:r w:rsidR="00D755AA" w:rsidRPr="00A3036C">
        <w:rPr>
          <w:rFonts w:ascii="Times New Roman" w:eastAsia="Aptos" w:hAnsi="Times New Roman" w:cs="Times New Roman"/>
          <w:sz w:val="24"/>
          <w:szCs w:val="24"/>
        </w:rPr>
        <w:t xml:space="preserve"> água</w:t>
      </w:r>
      <w:r w:rsidRPr="00A3036C">
        <w:rPr>
          <w:rFonts w:ascii="Times New Roman" w:eastAsia="Aptos" w:hAnsi="Times New Roman" w:cs="Times New Roman"/>
          <w:sz w:val="24"/>
          <w:szCs w:val="24"/>
        </w:rPr>
        <w:t xml:space="preserve"> </w:t>
      </w:r>
      <w:r w:rsidR="00751BB5" w:rsidRPr="00A3036C">
        <w:rPr>
          <w:rFonts w:ascii="Times New Roman" w:eastAsia="Aptos" w:hAnsi="Times New Roman" w:cs="Times New Roman"/>
          <w:sz w:val="24"/>
          <w:szCs w:val="24"/>
        </w:rPr>
        <w:t>para a anfitriã e os visitantes.</w:t>
      </w:r>
    </w:p>
    <w:p w14:paraId="5A0427BA" w14:textId="0AC7A061" w:rsidR="00751BB5" w:rsidRPr="00A3036C" w:rsidRDefault="0043797C"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Simpatia de Mandela é contagiant</w:t>
      </w:r>
      <w:r w:rsidR="00EF0FB7" w:rsidRPr="00A3036C">
        <w:rPr>
          <w:rFonts w:ascii="Times New Roman" w:eastAsia="Aptos" w:hAnsi="Times New Roman" w:cs="Times New Roman"/>
          <w:sz w:val="24"/>
          <w:szCs w:val="24"/>
        </w:rPr>
        <w:t>e, estabelecendo um clima ditado pela empati</w:t>
      </w:r>
      <w:r w:rsidR="00A13E00" w:rsidRPr="00A3036C">
        <w:rPr>
          <w:rFonts w:ascii="Times New Roman" w:eastAsia="Aptos" w:hAnsi="Times New Roman" w:cs="Times New Roman"/>
          <w:sz w:val="24"/>
          <w:szCs w:val="24"/>
        </w:rPr>
        <w:t>a de convicções opostas</w:t>
      </w:r>
      <w:r w:rsidR="008662CF" w:rsidRPr="00A3036C">
        <w:rPr>
          <w:rFonts w:ascii="Times New Roman" w:eastAsia="Aptos" w:hAnsi="Times New Roman" w:cs="Times New Roman"/>
          <w:sz w:val="24"/>
          <w:szCs w:val="24"/>
        </w:rPr>
        <w:t>, considerando, ser Nerfetari, produto do SPA — Supremo Poder Anônimo</w:t>
      </w:r>
      <w:r w:rsidR="00DA4839" w:rsidRPr="00A3036C">
        <w:rPr>
          <w:rFonts w:ascii="Times New Roman" w:eastAsia="Aptos" w:hAnsi="Times New Roman" w:cs="Times New Roman"/>
          <w:sz w:val="24"/>
          <w:szCs w:val="24"/>
        </w:rPr>
        <w:t xml:space="preserve"> e os seus convidados</w:t>
      </w:r>
      <w:r w:rsidR="00AE5BB1" w:rsidRPr="00A3036C">
        <w:rPr>
          <w:rFonts w:ascii="Times New Roman" w:eastAsia="Aptos" w:hAnsi="Times New Roman" w:cs="Times New Roman"/>
          <w:sz w:val="24"/>
          <w:szCs w:val="24"/>
        </w:rPr>
        <w:t xml:space="preserve"> do SEU — Soberana Energia Universal.</w:t>
      </w:r>
    </w:p>
    <w:p w14:paraId="3682F448" w14:textId="77777777" w:rsidR="00C50F8D" w:rsidRPr="00A3036C" w:rsidRDefault="00C50F8D" w:rsidP="00B2188E">
      <w:pPr>
        <w:spacing w:after="0"/>
        <w:jc w:val="both"/>
        <w:rPr>
          <w:rFonts w:ascii="Times New Roman" w:eastAsia="Aptos" w:hAnsi="Times New Roman" w:cs="Times New Roman"/>
          <w:sz w:val="24"/>
          <w:szCs w:val="24"/>
        </w:rPr>
      </w:pPr>
    </w:p>
    <w:p w14:paraId="7AF6BE8E" w14:textId="5D2603DE" w:rsidR="00C50F8D" w:rsidRPr="00A3036C" w:rsidRDefault="00C50F8D"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777831" w:rsidRPr="00A3036C">
        <w:rPr>
          <w:rFonts w:ascii="Times New Roman" w:eastAsia="Aptos" w:hAnsi="Times New Roman" w:cs="Times New Roman"/>
          <w:sz w:val="24"/>
          <w:szCs w:val="24"/>
        </w:rPr>
        <w:t>Muito interessante e revelador</w:t>
      </w:r>
      <w:r w:rsidR="00357B11" w:rsidRPr="00A3036C">
        <w:rPr>
          <w:rFonts w:ascii="Times New Roman" w:eastAsia="Aptos" w:hAnsi="Times New Roman" w:cs="Times New Roman"/>
          <w:sz w:val="24"/>
          <w:szCs w:val="24"/>
        </w:rPr>
        <w:t xml:space="preserve"> as palestras financiadas pelo Grupo Harrison &amp; Taylor</w:t>
      </w:r>
      <w:r w:rsidR="00E27153" w:rsidRPr="00A3036C">
        <w:rPr>
          <w:rFonts w:ascii="Times New Roman" w:eastAsia="Aptos" w:hAnsi="Times New Roman" w:cs="Times New Roman"/>
          <w:sz w:val="24"/>
          <w:szCs w:val="24"/>
        </w:rPr>
        <w:t xml:space="preserve"> no continente africano ― Nefertari Mandela</w:t>
      </w:r>
      <w:r w:rsidR="002D1A16" w:rsidRPr="00A3036C">
        <w:rPr>
          <w:rFonts w:ascii="Times New Roman" w:eastAsia="Aptos" w:hAnsi="Times New Roman" w:cs="Times New Roman"/>
          <w:sz w:val="24"/>
          <w:szCs w:val="24"/>
        </w:rPr>
        <w:t xml:space="preserve"> </w:t>
      </w:r>
      <w:r w:rsidR="002D1A16" w:rsidRPr="00A3036C">
        <w:rPr>
          <w:rFonts w:ascii="Times New Roman" w:eastAsia="Aptos" w:hAnsi="Times New Roman" w:cs="Times New Roman"/>
          <w:i/>
          <w:iCs/>
          <w:sz w:val="24"/>
          <w:szCs w:val="24"/>
        </w:rPr>
        <w:t>quebra o gelo</w:t>
      </w:r>
      <w:r w:rsidR="00E27153" w:rsidRPr="00A3036C">
        <w:rPr>
          <w:rFonts w:ascii="Times New Roman" w:eastAsia="Aptos" w:hAnsi="Times New Roman" w:cs="Times New Roman"/>
          <w:sz w:val="24"/>
          <w:szCs w:val="24"/>
        </w:rPr>
        <w:t xml:space="preserve"> ―</w:t>
      </w:r>
      <w:r w:rsidR="002D1A16" w:rsidRPr="00A3036C">
        <w:rPr>
          <w:rFonts w:ascii="Times New Roman" w:eastAsia="Aptos" w:hAnsi="Times New Roman" w:cs="Times New Roman"/>
          <w:sz w:val="24"/>
          <w:szCs w:val="24"/>
        </w:rPr>
        <w:t xml:space="preserve"> </w:t>
      </w:r>
      <w:r w:rsidR="00906AD6" w:rsidRPr="00A3036C">
        <w:rPr>
          <w:rFonts w:ascii="Times New Roman" w:eastAsia="Aptos" w:hAnsi="Times New Roman" w:cs="Times New Roman"/>
          <w:sz w:val="24"/>
          <w:szCs w:val="24"/>
        </w:rPr>
        <w:t>Filosofia do Eu Sou propic</w:t>
      </w:r>
      <w:r w:rsidR="005469A9" w:rsidRPr="00A3036C">
        <w:rPr>
          <w:rFonts w:ascii="Times New Roman" w:eastAsia="Aptos" w:hAnsi="Times New Roman" w:cs="Times New Roman"/>
          <w:sz w:val="24"/>
          <w:szCs w:val="24"/>
        </w:rPr>
        <w:t>ia</w:t>
      </w:r>
      <w:r w:rsidR="00A64410" w:rsidRPr="00A3036C">
        <w:rPr>
          <w:rFonts w:ascii="Times New Roman" w:eastAsia="Aptos" w:hAnsi="Times New Roman" w:cs="Times New Roman"/>
          <w:sz w:val="24"/>
          <w:szCs w:val="24"/>
        </w:rPr>
        <w:t xml:space="preserve"> um mergulho interior para o encontro do Eu Superior ―</w:t>
      </w:r>
      <w:r w:rsidR="00C8174F" w:rsidRPr="00A3036C">
        <w:rPr>
          <w:rFonts w:ascii="Times New Roman" w:eastAsia="Aptos" w:hAnsi="Times New Roman" w:cs="Times New Roman"/>
          <w:sz w:val="24"/>
          <w:szCs w:val="24"/>
        </w:rPr>
        <w:t xml:space="preserve"> Demonstra conhecimento de causa </w:t>
      </w:r>
      <w:r w:rsidR="00A64410" w:rsidRPr="00A3036C">
        <w:rPr>
          <w:rFonts w:ascii="Times New Roman" w:eastAsia="Aptos" w:hAnsi="Times New Roman" w:cs="Times New Roman"/>
          <w:sz w:val="24"/>
          <w:szCs w:val="24"/>
        </w:rPr>
        <w:t>―</w:t>
      </w:r>
      <w:r w:rsidR="00C8174F" w:rsidRPr="00A3036C">
        <w:rPr>
          <w:rFonts w:ascii="Times New Roman" w:eastAsia="Aptos" w:hAnsi="Times New Roman" w:cs="Times New Roman"/>
          <w:sz w:val="24"/>
          <w:szCs w:val="24"/>
        </w:rPr>
        <w:t xml:space="preserve"> </w:t>
      </w:r>
      <w:r w:rsidR="00417381" w:rsidRPr="00A3036C">
        <w:rPr>
          <w:rFonts w:ascii="Times New Roman" w:eastAsia="Aptos" w:hAnsi="Times New Roman" w:cs="Times New Roman"/>
          <w:sz w:val="24"/>
          <w:szCs w:val="24"/>
        </w:rPr>
        <w:t xml:space="preserve">O motivo </w:t>
      </w:r>
      <w:r w:rsidR="005F0508" w:rsidRPr="00A3036C">
        <w:rPr>
          <w:rFonts w:ascii="Times New Roman" w:eastAsia="Aptos" w:hAnsi="Times New Roman" w:cs="Times New Roman"/>
          <w:sz w:val="24"/>
          <w:szCs w:val="24"/>
        </w:rPr>
        <w:t xml:space="preserve">de </w:t>
      </w:r>
      <w:r w:rsidR="00B76E69" w:rsidRPr="00A3036C">
        <w:rPr>
          <w:rFonts w:ascii="Times New Roman" w:eastAsia="Aptos" w:hAnsi="Times New Roman" w:cs="Times New Roman"/>
          <w:sz w:val="24"/>
          <w:szCs w:val="24"/>
        </w:rPr>
        <w:t>convocá-los</w:t>
      </w:r>
      <w:r w:rsidR="005F0508" w:rsidRPr="00A3036C">
        <w:rPr>
          <w:rFonts w:ascii="Times New Roman" w:eastAsia="Aptos" w:hAnsi="Times New Roman" w:cs="Times New Roman"/>
          <w:sz w:val="24"/>
          <w:szCs w:val="24"/>
        </w:rPr>
        <w:t xml:space="preserve"> para este encontro</w:t>
      </w:r>
      <w:r w:rsidR="00327E03" w:rsidRPr="00A3036C">
        <w:rPr>
          <w:rFonts w:ascii="Times New Roman" w:eastAsia="Aptos" w:hAnsi="Times New Roman" w:cs="Times New Roman"/>
          <w:sz w:val="24"/>
          <w:szCs w:val="24"/>
        </w:rPr>
        <w:t xml:space="preserve"> se resume ao apoio</w:t>
      </w:r>
      <w:r w:rsidR="006350F5" w:rsidRPr="00A3036C">
        <w:rPr>
          <w:rFonts w:ascii="Times New Roman" w:eastAsia="Aptos" w:hAnsi="Times New Roman" w:cs="Times New Roman"/>
          <w:sz w:val="24"/>
          <w:szCs w:val="24"/>
        </w:rPr>
        <w:t>,</w:t>
      </w:r>
      <w:r w:rsidR="00327E03" w:rsidRPr="00A3036C">
        <w:rPr>
          <w:rFonts w:ascii="Times New Roman" w:eastAsia="Aptos" w:hAnsi="Times New Roman" w:cs="Times New Roman"/>
          <w:sz w:val="24"/>
          <w:szCs w:val="24"/>
        </w:rPr>
        <w:t xml:space="preserve"> velado</w:t>
      </w:r>
      <w:r w:rsidR="006350F5" w:rsidRPr="00A3036C">
        <w:rPr>
          <w:rFonts w:ascii="Times New Roman" w:eastAsia="Aptos" w:hAnsi="Times New Roman" w:cs="Times New Roman"/>
          <w:sz w:val="24"/>
          <w:szCs w:val="24"/>
        </w:rPr>
        <w:t>,</w:t>
      </w:r>
      <w:r w:rsidR="00327E03" w:rsidRPr="00A3036C">
        <w:rPr>
          <w:rFonts w:ascii="Times New Roman" w:eastAsia="Aptos" w:hAnsi="Times New Roman" w:cs="Times New Roman"/>
          <w:sz w:val="24"/>
          <w:szCs w:val="24"/>
        </w:rPr>
        <w:t xml:space="preserve"> d</w:t>
      </w:r>
      <w:r w:rsidR="00B76E69" w:rsidRPr="00A3036C">
        <w:rPr>
          <w:rFonts w:ascii="Times New Roman" w:eastAsia="Aptos" w:hAnsi="Times New Roman" w:cs="Times New Roman"/>
          <w:sz w:val="24"/>
          <w:szCs w:val="24"/>
        </w:rPr>
        <w:t xml:space="preserve">e meu governo ao trabalho que está sendo realizado. ▬ </w:t>
      </w:r>
      <w:r w:rsidR="00131812" w:rsidRPr="00A3036C">
        <w:rPr>
          <w:rFonts w:ascii="Times New Roman" w:eastAsia="Aptos" w:hAnsi="Times New Roman" w:cs="Times New Roman"/>
          <w:sz w:val="24"/>
          <w:szCs w:val="24"/>
        </w:rPr>
        <w:t>conivente.</w:t>
      </w:r>
    </w:p>
    <w:p w14:paraId="61C9914B" w14:textId="77777777" w:rsidR="00131812" w:rsidRPr="00A3036C" w:rsidRDefault="00131812" w:rsidP="00B2188E">
      <w:pPr>
        <w:spacing w:after="0"/>
        <w:jc w:val="both"/>
        <w:rPr>
          <w:rFonts w:ascii="Times New Roman" w:eastAsia="Aptos" w:hAnsi="Times New Roman" w:cs="Times New Roman"/>
          <w:sz w:val="24"/>
          <w:szCs w:val="24"/>
        </w:rPr>
      </w:pPr>
    </w:p>
    <w:p w14:paraId="4FB7CD10" w14:textId="220DD280" w:rsidR="00131812" w:rsidRPr="00A3036C" w:rsidRDefault="00131812"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Sentimo-nos honrados com seu ap</w:t>
      </w:r>
      <w:r w:rsidR="005D2107" w:rsidRPr="00A3036C">
        <w:rPr>
          <w:rFonts w:ascii="Times New Roman" w:eastAsia="Aptos" w:hAnsi="Times New Roman" w:cs="Times New Roman"/>
          <w:sz w:val="24"/>
          <w:szCs w:val="24"/>
        </w:rPr>
        <w:t>oio ao despertar da consciência da humanidade ― Carol Harrison</w:t>
      </w:r>
      <w:r w:rsidR="00666FD7" w:rsidRPr="00A3036C">
        <w:rPr>
          <w:rFonts w:ascii="Times New Roman" w:eastAsia="Aptos" w:hAnsi="Times New Roman" w:cs="Times New Roman"/>
          <w:sz w:val="24"/>
          <w:szCs w:val="24"/>
        </w:rPr>
        <w:t xml:space="preserve"> receptiva</w:t>
      </w:r>
      <w:r w:rsidR="005D2107" w:rsidRPr="00A3036C">
        <w:rPr>
          <w:rFonts w:ascii="Times New Roman" w:eastAsia="Aptos" w:hAnsi="Times New Roman" w:cs="Times New Roman"/>
          <w:sz w:val="24"/>
          <w:szCs w:val="24"/>
        </w:rPr>
        <w:t xml:space="preserve"> ―</w:t>
      </w:r>
      <w:r w:rsidR="00666FD7" w:rsidRPr="00A3036C">
        <w:rPr>
          <w:rFonts w:ascii="Times New Roman" w:eastAsia="Aptos" w:hAnsi="Times New Roman" w:cs="Times New Roman"/>
          <w:sz w:val="24"/>
          <w:szCs w:val="24"/>
        </w:rPr>
        <w:t xml:space="preserve"> No entanto, somos sabedore</w:t>
      </w:r>
      <w:r w:rsidR="002C5E7A" w:rsidRPr="00A3036C">
        <w:rPr>
          <w:rFonts w:ascii="Times New Roman" w:eastAsia="Aptos" w:hAnsi="Times New Roman" w:cs="Times New Roman"/>
          <w:sz w:val="24"/>
          <w:szCs w:val="24"/>
        </w:rPr>
        <w:t>s do comprometimento das Uniões Continentais com o Sistema Terra. ▬ ressalva.</w:t>
      </w:r>
    </w:p>
    <w:p w14:paraId="4FCECA77" w14:textId="77777777" w:rsidR="002C5E7A" w:rsidRPr="00A3036C" w:rsidRDefault="002C5E7A" w:rsidP="00B2188E">
      <w:pPr>
        <w:spacing w:after="0"/>
        <w:jc w:val="both"/>
        <w:rPr>
          <w:rFonts w:ascii="Times New Roman" w:eastAsia="Aptos" w:hAnsi="Times New Roman" w:cs="Times New Roman"/>
          <w:sz w:val="24"/>
          <w:szCs w:val="24"/>
        </w:rPr>
      </w:pPr>
    </w:p>
    <w:p w14:paraId="53F793B8" w14:textId="0A0C963A" w:rsidR="00B2188E" w:rsidRPr="00A3036C" w:rsidRDefault="002C5E7A"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EF1ADF" w:rsidRPr="00A3036C">
        <w:rPr>
          <w:rFonts w:ascii="Times New Roman" w:eastAsia="Aptos" w:hAnsi="Times New Roman" w:cs="Times New Roman"/>
          <w:sz w:val="24"/>
          <w:szCs w:val="24"/>
        </w:rPr>
        <w:t>O despertar da consciênci</w:t>
      </w:r>
      <w:r w:rsidR="00305CEE" w:rsidRPr="00A3036C">
        <w:rPr>
          <w:rFonts w:ascii="Times New Roman" w:eastAsia="Aptos" w:hAnsi="Times New Roman" w:cs="Times New Roman"/>
          <w:sz w:val="24"/>
          <w:szCs w:val="24"/>
        </w:rPr>
        <w:t>a</w:t>
      </w:r>
      <w:r w:rsidR="00A00BF4" w:rsidRPr="00A3036C">
        <w:rPr>
          <w:rFonts w:ascii="Times New Roman" w:eastAsia="Aptos" w:hAnsi="Times New Roman" w:cs="Times New Roman"/>
          <w:sz w:val="24"/>
          <w:szCs w:val="24"/>
        </w:rPr>
        <w:t xml:space="preserve"> em massa</w:t>
      </w:r>
      <w:r w:rsidR="003126C2" w:rsidRPr="00A3036C">
        <w:rPr>
          <w:rFonts w:ascii="Times New Roman" w:eastAsia="Aptos" w:hAnsi="Times New Roman" w:cs="Times New Roman"/>
          <w:sz w:val="24"/>
          <w:szCs w:val="24"/>
        </w:rPr>
        <w:t xml:space="preserve"> </w:t>
      </w:r>
      <w:r w:rsidR="00BD193E" w:rsidRPr="00A3036C">
        <w:rPr>
          <w:rFonts w:ascii="Times New Roman" w:eastAsia="Aptos" w:hAnsi="Times New Roman" w:cs="Times New Roman"/>
          <w:sz w:val="24"/>
          <w:szCs w:val="24"/>
        </w:rPr>
        <w:t>e</w:t>
      </w:r>
      <w:r w:rsidR="00DB0919" w:rsidRPr="00A3036C">
        <w:rPr>
          <w:rFonts w:ascii="Times New Roman" w:eastAsia="Aptos" w:hAnsi="Times New Roman" w:cs="Times New Roman"/>
          <w:sz w:val="24"/>
          <w:szCs w:val="24"/>
        </w:rPr>
        <w:t>,</w:t>
      </w:r>
      <w:r w:rsidR="00BD193E" w:rsidRPr="00A3036C">
        <w:rPr>
          <w:rFonts w:ascii="Times New Roman" w:eastAsia="Aptos" w:hAnsi="Times New Roman" w:cs="Times New Roman"/>
          <w:sz w:val="24"/>
          <w:szCs w:val="24"/>
        </w:rPr>
        <w:t xml:space="preserve"> </w:t>
      </w:r>
      <w:r w:rsidR="00DE18C1" w:rsidRPr="00A3036C">
        <w:rPr>
          <w:rFonts w:ascii="Times New Roman" w:eastAsia="Aptos" w:hAnsi="Times New Roman" w:cs="Times New Roman"/>
          <w:sz w:val="24"/>
          <w:szCs w:val="24"/>
        </w:rPr>
        <w:t>c</w:t>
      </w:r>
      <w:r w:rsidR="00BD193E" w:rsidRPr="00A3036C">
        <w:rPr>
          <w:rFonts w:ascii="Times New Roman" w:eastAsia="Aptos" w:hAnsi="Times New Roman" w:cs="Times New Roman"/>
          <w:sz w:val="24"/>
          <w:szCs w:val="24"/>
        </w:rPr>
        <w:t>o</w:t>
      </w:r>
      <w:r w:rsidR="00DE18C1" w:rsidRPr="00A3036C">
        <w:rPr>
          <w:rFonts w:ascii="Times New Roman" w:eastAsia="Aptos" w:hAnsi="Times New Roman" w:cs="Times New Roman"/>
          <w:sz w:val="24"/>
          <w:szCs w:val="24"/>
        </w:rPr>
        <w:t>nsequentemente,</w:t>
      </w:r>
      <w:r w:rsidR="00554268" w:rsidRPr="00A3036C">
        <w:rPr>
          <w:rFonts w:ascii="Times New Roman" w:eastAsia="Aptos" w:hAnsi="Times New Roman" w:cs="Times New Roman"/>
          <w:sz w:val="24"/>
          <w:szCs w:val="24"/>
        </w:rPr>
        <w:t xml:space="preserve"> o</w:t>
      </w:r>
      <w:r w:rsidR="00BD193E" w:rsidRPr="00A3036C">
        <w:rPr>
          <w:rFonts w:ascii="Times New Roman" w:eastAsia="Aptos" w:hAnsi="Times New Roman" w:cs="Times New Roman"/>
          <w:sz w:val="24"/>
          <w:szCs w:val="24"/>
        </w:rPr>
        <w:t xml:space="preserve"> conhecimento da mentira e ilusão imposta</w:t>
      </w:r>
      <w:r w:rsidR="00554268" w:rsidRPr="00A3036C">
        <w:rPr>
          <w:rFonts w:ascii="Times New Roman" w:eastAsia="Aptos" w:hAnsi="Times New Roman" w:cs="Times New Roman"/>
          <w:sz w:val="24"/>
          <w:szCs w:val="24"/>
        </w:rPr>
        <w:t>s</w:t>
      </w:r>
      <w:r w:rsidR="00BD193E" w:rsidRPr="00A3036C">
        <w:rPr>
          <w:rFonts w:ascii="Times New Roman" w:eastAsia="Aptos" w:hAnsi="Times New Roman" w:cs="Times New Roman"/>
          <w:sz w:val="24"/>
          <w:szCs w:val="24"/>
        </w:rPr>
        <w:t xml:space="preserve"> pelo Sistema Terr</w:t>
      </w:r>
      <w:r w:rsidR="00DB0919" w:rsidRPr="00A3036C">
        <w:rPr>
          <w:rFonts w:ascii="Times New Roman" w:eastAsia="Aptos" w:hAnsi="Times New Roman" w:cs="Times New Roman"/>
          <w:sz w:val="24"/>
          <w:szCs w:val="24"/>
        </w:rPr>
        <w:t>a</w:t>
      </w:r>
      <w:r w:rsidR="00554268" w:rsidRPr="00A3036C">
        <w:rPr>
          <w:rFonts w:ascii="Times New Roman" w:eastAsia="Aptos" w:hAnsi="Times New Roman" w:cs="Times New Roman"/>
          <w:sz w:val="24"/>
          <w:szCs w:val="24"/>
        </w:rPr>
        <w:t xml:space="preserve">, </w:t>
      </w:r>
      <w:r w:rsidR="00A00BF4" w:rsidRPr="00A3036C">
        <w:rPr>
          <w:rFonts w:ascii="Times New Roman" w:eastAsia="Aptos" w:hAnsi="Times New Roman" w:cs="Times New Roman"/>
          <w:sz w:val="24"/>
          <w:szCs w:val="24"/>
        </w:rPr>
        <w:t xml:space="preserve">o farão ruir ― </w:t>
      </w:r>
      <w:r w:rsidR="008A3ADA" w:rsidRPr="00A3036C">
        <w:rPr>
          <w:rFonts w:ascii="Times New Roman" w:eastAsia="Aptos" w:hAnsi="Times New Roman" w:cs="Times New Roman"/>
          <w:sz w:val="24"/>
          <w:szCs w:val="24"/>
        </w:rPr>
        <w:t xml:space="preserve">Gabriel Cappallatte </w:t>
      </w:r>
      <w:r w:rsidR="002A65D7" w:rsidRPr="00A3036C">
        <w:rPr>
          <w:rFonts w:ascii="Times New Roman" w:eastAsia="Aptos" w:hAnsi="Times New Roman" w:cs="Times New Roman"/>
          <w:sz w:val="24"/>
          <w:szCs w:val="24"/>
        </w:rPr>
        <w:t>explana</w:t>
      </w:r>
      <w:r w:rsidR="005B3E0F" w:rsidRPr="00A3036C">
        <w:rPr>
          <w:rFonts w:ascii="Times New Roman" w:eastAsia="Aptos" w:hAnsi="Times New Roman" w:cs="Times New Roman"/>
          <w:sz w:val="24"/>
          <w:szCs w:val="24"/>
        </w:rPr>
        <w:t xml:space="preserve"> </w:t>
      </w:r>
      <w:r w:rsidR="00A00BF4" w:rsidRPr="00A3036C">
        <w:rPr>
          <w:rFonts w:ascii="Times New Roman" w:eastAsia="Aptos" w:hAnsi="Times New Roman" w:cs="Times New Roman"/>
          <w:sz w:val="24"/>
          <w:szCs w:val="24"/>
        </w:rPr>
        <w:t>―</w:t>
      </w:r>
      <w:r w:rsidR="00554268" w:rsidRPr="00A3036C">
        <w:rPr>
          <w:rFonts w:ascii="Times New Roman" w:eastAsia="Aptos" w:hAnsi="Times New Roman" w:cs="Times New Roman"/>
          <w:sz w:val="24"/>
          <w:szCs w:val="24"/>
        </w:rPr>
        <w:t xml:space="preserve"> </w:t>
      </w:r>
      <w:r w:rsidR="00FF6D1D" w:rsidRPr="00A3036C">
        <w:rPr>
          <w:rFonts w:ascii="Times New Roman" w:eastAsia="Aptos" w:hAnsi="Times New Roman" w:cs="Times New Roman"/>
          <w:sz w:val="24"/>
          <w:szCs w:val="24"/>
        </w:rPr>
        <w:t>E, todos os desperto</w:t>
      </w:r>
      <w:r w:rsidR="00DB5C07" w:rsidRPr="00A3036C">
        <w:rPr>
          <w:rFonts w:ascii="Times New Roman" w:eastAsia="Aptos" w:hAnsi="Times New Roman" w:cs="Times New Roman"/>
          <w:sz w:val="24"/>
          <w:szCs w:val="24"/>
        </w:rPr>
        <w:t>s</w:t>
      </w:r>
      <w:r w:rsidR="005C7747" w:rsidRPr="00A3036C">
        <w:rPr>
          <w:rFonts w:ascii="Times New Roman" w:eastAsia="Aptos" w:hAnsi="Times New Roman" w:cs="Times New Roman"/>
          <w:sz w:val="24"/>
          <w:szCs w:val="24"/>
        </w:rPr>
        <w:t xml:space="preserve"> estão protegidos pelo SEU —</w:t>
      </w:r>
      <w:r w:rsidR="00054A61" w:rsidRPr="00A3036C">
        <w:rPr>
          <w:rFonts w:ascii="Times New Roman" w:eastAsia="Aptos" w:hAnsi="Times New Roman" w:cs="Times New Roman"/>
          <w:sz w:val="24"/>
          <w:szCs w:val="24"/>
        </w:rPr>
        <w:t xml:space="preserve"> Soberana Energia Universal. ▬ </w:t>
      </w:r>
      <w:r w:rsidR="002A65D7" w:rsidRPr="00A3036C">
        <w:rPr>
          <w:rFonts w:ascii="Times New Roman" w:eastAsia="Aptos" w:hAnsi="Times New Roman" w:cs="Times New Roman"/>
          <w:sz w:val="24"/>
          <w:szCs w:val="24"/>
        </w:rPr>
        <w:t>convicto.</w:t>
      </w:r>
    </w:p>
    <w:p w14:paraId="38E8B4D0" w14:textId="77777777" w:rsidR="0056304B" w:rsidRPr="00A3036C" w:rsidRDefault="0056304B" w:rsidP="00B2188E">
      <w:pPr>
        <w:spacing w:after="0"/>
        <w:jc w:val="both"/>
        <w:rPr>
          <w:rFonts w:ascii="Times New Roman" w:eastAsia="Aptos" w:hAnsi="Times New Roman" w:cs="Times New Roman"/>
          <w:sz w:val="24"/>
          <w:szCs w:val="24"/>
        </w:rPr>
      </w:pPr>
    </w:p>
    <w:p w14:paraId="4C00F41D" w14:textId="5DC17B62" w:rsidR="0056304B" w:rsidRPr="00A3036C" w:rsidRDefault="0056304B" w:rsidP="00B2188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 </w:t>
      </w:r>
      <w:r w:rsidR="00D33CF1" w:rsidRPr="00A3036C">
        <w:rPr>
          <w:rFonts w:ascii="Times New Roman" w:eastAsia="Aptos" w:hAnsi="Times New Roman" w:cs="Times New Roman"/>
          <w:sz w:val="24"/>
          <w:szCs w:val="24"/>
        </w:rPr>
        <w:t>A evolução histórica da humanidade está sendo abordad</w:t>
      </w:r>
      <w:r w:rsidR="002D1EB5" w:rsidRPr="00A3036C">
        <w:rPr>
          <w:rFonts w:ascii="Times New Roman" w:eastAsia="Aptos" w:hAnsi="Times New Roman" w:cs="Times New Roman"/>
          <w:sz w:val="24"/>
          <w:szCs w:val="24"/>
        </w:rPr>
        <w:t>a no</w:t>
      </w:r>
      <w:r w:rsidR="00904C9B" w:rsidRPr="00A3036C">
        <w:rPr>
          <w:rFonts w:ascii="Times New Roman" w:eastAsia="Aptos" w:hAnsi="Times New Roman" w:cs="Times New Roman"/>
          <w:sz w:val="24"/>
          <w:szCs w:val="24"/>
        </w:rPr>
        <w:t xml:space="preserve"> segundo</w:t>
      </w:r>
      <w:r w:rsidR="002D1EB5" w:rsidRPr="00A3036C">
        <w:rPr>
          <w:rFonts w:ascii="Times New Roman" w:eastAsia="Aptos" w:hAnsi="Times New Roman" w:cs="Times New Roman"/>
          <w:sz w:val="24"/>
          <w:szCs w:val="24"/>
        </w:rPr>
        <w:t xml:space="preserve"> livro da trilogia </w:t>
      </w:r>
      <w:r w:rsidR="00B8772C" w:rsidRPr="00A3036C">
        <w:rPr>
          <w:rFonts w:ascii="Times New Roman" w:eastAsia="Aptos" w:hAnsi="Times New Roman" w:cs="Times New Roman"/>
          <w:b/>
          <w:bCs/>
          <w:sz w:val="24"/>
          <w:szCs w:val="24"/>
        </w:rPr>
        <w:t>e</w:t>
      </w:r>
      <w:r w:rsidR="00B8772C" w:rsidRPr="00A3036C">
        <w:rPr>
          <w:rFonts w:ascii="Times New Roman" w:eastAsia="Aptos" w:hAnsi="Times New Roman" w:cs="Times New Roman"/>
          <w:b/>
          <w:bCs/>
          <w:color w:val="FF0000"/>
          <w:sz w:val="24"/>
          <w:szCs w:val="24"/>
        </w:rPr>
        <w:t>X</w:t>
      </w:r>
      <w:r w:rsidR="00B8772C" w:rsidRPr="00A3036C">
        <w:rPr>
          <w:rFonts w:ascii="Times New Roman" w:eastAsia="Aptos" w:hAnsi="Times New Roman" w:cs="Times New Roman"/>
          <w:b/>
          <w:bCs/>
          <w:sz w:val="24"/>
          <w:szCs w:val="24"/>
        </w:rPr>
        <w:t xml:space="preserve">ilados da </w:t>
      </w:r>
      <w:r w:rsidR="00B8772C" w:rsidRPr="00A3036C">
        <w:rPr>
          <w:rFonts w:ascii="Times New Roman" w:eastAsia="Aptos" w:hAnsi="Times New Roman" w:cs="Times New Roman"/>
          <w:b/>
          <w:bCs/>
          <w:color w:val="7030A0"/>
          <w:sz w:val="24"/>
          <w:szCs w:val="24"/>
        </w:rPr>
        <w:t>T</w:t>
      </w:r>
      <w:r w:rsidR="00B8772C" w:rsidRPr="00A3036C">
        <w:rPr>
          <w:rFonts w:ascii="Times New Roman" w:eastAsia="Aptos" w:hAnsi="Times New Roman" w:cs="Times New Roman"/>
          <w:b/>
          <w:bCs/>
          <w:sz w:val="24"/>
          <w:szCs w:val="24"/>
        </w:rPr>
        <w:t xml:space="preserve">erra ― </w:t>
      </w:r>
      <w:r w:rsidR="00B8772C" w:rsidRPr="00A3036C">
        <w:rPr>
          <w:rFonts w:ascii="Times New Roman" w:eastAsia="Aptos" w:hAnsi="Times New Roman" w:cs="Times New Roman"/>
          <w:sz w:val="24"/>
          <w:szCs w:val="24"/>
        </w:rPr>
        <w:t>Liz Taylor revela</w:t>
      </w:r>
      <w:r w:rsidR="00B8772C" w:rsidRPr="00A3036C">
        <w:rPr>
          <w:rFonts w:ascii="Times New Roman" w:eastAsia="Aptos" w:hAnsi="Times New Roman" w:cs="Times New Roman"/>
          <w:b/>
          <w:bCs/>
          <w:sz w:val="24"/>
          <w:szCs w:val="24"/>
        </w:rPr>
        <w:t xml:space="preserve"> ―</w:t>
      </w:r>
      <w:r w:rsidR="00804B98" w:rsidRPr="00A3036C">
        <w:rPr>
          <w:rFonts w:ascii="Times New Roman" w:eastAsia="Aptos" w:hAnsi="Times New Roman" w:cs="Times New Roman"/>
          <w:b/>
          <w:bCs/>
          <w:sz w:val="24"/>
          <w:szCs w:val="24"/>
        </w:rPr>
        <w:t xml:space="preserve"> </w:t>
      </w:r>
      <w:r w:rsidR="00804B98" w:rsidRPr="00A3036C">
        <w:rPr>
          <w:rFonts w:ascii="Times New Roman" w:eastAsia="Aptos" w:hAnsi="Times New Roman" w:cs="Times New Roman"/>
          <w:sz w:val="24"/>
          <w:szCs w:val="24"/>
        </w:rPr>
        <w:t>Cabe ao ser humano evoluir</w:t>
      </w:r>
      <w:r w:rsidR="0076001F" w:rsidRPr="00A3036C">
        <w:rPr>
          <w:rFonts w:ascii="Times New Roman" w:eastAsia="Aptos" w:hAnsi="Times New Roman" w:cs="Times New Roman"/>
          <w:sz w:val="24"/>
          <w:szCs w:val="24"/>
        </w:rPr>
        <w:t xml:space="preserve"> </w:t>
      </w:r>
      <w:r w:rsidR="0047684F" w:rsidRPr="00A3036C">
        <w:rPr>
          <w:rFonts w:ascii="Times New Roman" w:eastAsia="Aptos" w:hAnsi="Times New Roman" w:cs="Times New Roman"/>
          <w:sz w:val="24"/>
          <w:szCs w:val="24"/>
        </w:rPr>
        <w:t xml:space="preserve">ao </w:t>
      </w:r>
      <w:r w:rsidR="0047684F" w:rsidRPr="00A3036C">
        <w:rPr>
          <w:rFonts w:ascii="Times New Roman" w:eastAsia="Aptos" w:hAnsi="Times New Roman" w:cs="Times New Roman"/>
          <w:i/>
          <w:iCs/>
          <w:sz w:val="24"/>
          <w:szCs w:val="24"/>
        </w:rPr>
        <w:t xml:space="preserve">quinto plano terráqueo </w:t>
      </w:r>
      <w:r w:rsidR="0047684F" w:rsidRPr="00A3036C">
        <w:rPr>
          <w:rFonts w:ascii="Times New Roman" w:eastAsia="Aptos" w:hAnsi="Times New Roman" w:cs="Times New Roman"/>
          <w:sz w:val="24"/>
          <w:szCs w:val="24"/>
        </w:rPr>
        <w:t xml:space="preserve">ou </w:t>
      </w:r>
      <w:r w:rsidR="00243262" w:rsidRPr="00A3036C">
        <w:rPr>
          <w:rFonts w:ascii="Times New Roman" w:eastAsia="Aptos" w:hAnsi="Times New Roman" w:cs="Times New Roman"/>
          <w:sz w:val="24"/>
          <w:szCs w:val="24"/>
        </w:rPr>
        <w:t xml:space="preserve">ser parte de os </w:t>
      </w:r>
      <w:r w:rsidR="00E22E48" w:rsidRPr="00A3036C">
        <w:rPr>
          <w:rFonts w:ascii="Times New Roman" w:eastAsia="Aptos" w:hAnsi="Times New Roman" w:cs="Times New Roman"/>
          <w:b/>
          <w:bCs/>
        </w:rPr>
        <w:t>e</w:t>
      </w:r>
      <w:r w:rsidR="00E22E48" w:rsidRPr="00A3036C">
        <w:rPr>
          <w:rFonts w:ascii="Times New Roman" w:eastAsia="Aptos" w:hAnsi="Times New Roman" w:cs="Times New Roman"/>
          <w:b/>
          <w:bCs/>
          <w:color w:val="FF0000"/>
        </w:rPr>
        <w:t>X</w:t>
      </w:r>
      <w:r w:rsidR="00E22E48" w:rsidRPr="00A3036C">
        <w:rPr>
          <w:rFonts w:ascii="Times New Roman" w:eastAsia="Aptos" w:hAnsi="Times New Roman" w:cs="Times New Roman"/>
          <w:b/>
          <w:bCs/>
        </w:rPr>
        <w:t xml:space="preserve">ilados da </w:t>
      </w:r>
      <w:r w:rsidR="00E22E48" w:rsidRPr="00A3036C">
        <w:rPr>
          <w:rFonts w:ascii="Times New Roman" w:eastAsia="Aptos" w:hAnsi="Times New Roman" w:cs="Times New Roman"/>
          <w:b/>
          <w:bCs/>
          <w:color w:val="7030A0"/>
        </w:rPr>
        <w:t>T</w:t>
      </w:r>
      <w:r w:rsidR="00E22E48" w:rsidRPr="00A3036C">
        <w:rPr>
          <w:rFonts w:ascii="Times New Roman" w:eastAsia="Aptos" w:hAnsi="Times New Roman" w:cs="Times New Roman"/>
          <w:b/>
          <w:bCs/>
        </w:rPr>
        <w:t xml:space="preserve">erra </w:t>
      </w:r>
      <w:r w:rsidR="00E22E48" w:rsidRPr="00A3036C">
        <w:rPr>
          <w:rFonts w:ascii="Times New Roman" w:eastAsia="Aptos" w:hAnsi="Times New Roman" w:cs="Times New Roman"/>
          <w:b/>
          <w:bCs/>
          <w:sz w:val="24"/>
          <w:szCs w:val="24"/>
        </w:rPr>
        <w:t>─ passado pacto para o futuro</w:t>
      </w:r>
      <w:r w:rsidR="00E22E48" w:rsidRPr="00A3036C">
        <w:rPr>
          <w:rFonts w:ascii="Times New Roman" w:eastAsia="Aptos" w:hAnsi="Times New Roman" w:cs="Times New Roman"/>
          <w:sz w:val="24"/>
          <w:szCs w:val="24"/>
        </w:rPr>
        <w:t xml:space="preserve">. ▬ </w:t>
      </w:r>
      <w:r w:rsidR="000675BC" w:rsidRPr="00A3036C">
        <w:rPr>
          <w:rFonts w:ascii="Times New Roman" w:eastAsia="Aptos" w:hAnsi="Times New Roman" w:cs="Times New Roman"/>
          <w:sz w:val="24"/>
          <w:szCs w:val="24"/>
        </w:rPr>
        <w:t>incisiva.</w:t>
      </w:r>
    </w:p>
    <w:p w14:paraId="5764C02E" w14:textId="77777777" w:rsidR="000675BC" w:rsidRPr="00A3036C" w:rsidRDefault="000675BC" w:rsidP="00B2188E">
      <w:pPr>
        <w:spacing w:after="0"/>
        <w:jc w:val="both"/>
        <w:rPr>
          <w:rFonts w:ascii="Times New Roman" w:eastAsia="Aptos" w:hAnsi="Times New Roman" w:cs="Times New Roman"/>
          <w:sz w:val="24"/>
          <w:szCs w:val="24"/>
        </w:rPr>
      </w:pPr>
    </w:p>
    <w:p w14:paraId="6EC2F826" w14:textId="75223CB2" w:rsidR="006350F5" w:rsidRPr="00A3036C" w:rsidRDefault="000675BC" w:rsidP="006350F5">
      <w:pPr>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O Sistema Terra</w:t>
      </w:r>
      <w:r w:rsidR="00A31656" w:rsidRPr="00A3036C">
        <w:rPr>
          <w:rFonts w:ascii="Times New Roman" w:eastAsia="Aptos" w:hAnsi="Times New Roman" w:cs="Times New Roman"/>
          <w:sz w:val="24"/>
          <w:szCs w:val="24"/>
        </w:rPr>
        <w:t xml:space="preserve"> manipula </w:t>
      </w:r>
      <w:r w:rsidR="0040479D" w:rsidRPr="00A3036C">
        <w:rPr>
          <w:rFonts w:ascii="Times New Roman" w:eastAsia="Aptos" w:hAnsi="Times New Roman" w:cs="Times New Roman"/>
          <w:sz w:val="24"/>
          <w:szCs w:val="24"/>
        </w:rPr>
        <w:t>os</w:t>
      </w:r>
      <w:r w:rsidR="00A31656" w:rsidRPr="00A3036C">
        <w:rPr>
          <w:rFonts w:ascii="Times New Roman" w:eastAsia="Aptos" w:hAnsi="Times New Roman" w:cs="Times New Roman"/>
          <w:sz w:val="24"/>
          <w:szCs w:val="24"/>
        </w:rPr>
        <w:t xml:space="preserve"> pilares sistêmicos: governo, religião, mídia e educação</w:t>
      </w:r>
      <w:r w:rsidR="002A78B0" w:rsidRPr="00A3036C">
        <w:rPr>
          <w:rFonts w:ascii="Times New Roman" w:eastAsia="Aptos" w:hAnsi="Times New Roman" w:cs="Times New Roman"/>
          <w:sz w:val="24"/>
          <w:szCs w:val="24"/>
        </w:rPr>
        <w:t xml:space="preserve"> ― Tom Harrison</w:t>
      </w:r>
      <w:r w:rsidR="0040479D" w:rsidRPr="00A3036C">
        <w:rPr>
          <w:rFonts w:ascii="Times New Roman" w:eastAsia="Aptos" w:hAnsi="Times New Roman" w:cs="Times New Roman"/>
          <w:sz w:val="24"/>
          <w:szCs w:val="24"/>
        </w:rPr>
        <w:t xml:space="preserve"> </w:t>
      </w:r>
      <w:r w:rsidR="00B27FE3" w:rsidRPr="00A3036C">
        <w:rPr>
          <w:rFonts w:ascii="Times New Roman" w:eastAsia="Aptos" w:hAnsi="Times New Roman" w:cs="Times New Roman"/>
          <w:i/>
          <w:iCs/>
          <w:sz w:val="24"/>
          <w:szCs w:val="24"/>
        </w:rPr>
        <w:t>toca na ferida</w:t>
      </w:r>
      <w:r w:rsidR="0040479D" w:rsidRPr="00A3036C">
        <w:rPr>
          <w:rFonts w:ascii="Times New Roman" w:eastAsia="Aptos" w:hAnsi="Times New Roman" w:cs="Times New Roman"/>
          <w:sz w:val="24"/>
          <w:szCs w:val="24"/>
        </w:rPr>
        <w:t xml:space="preserve"> </w:t>
      </w:r>
      <w:r w:rsidR="002A78B0" w:rsidRPr="00A3036C">
        <w:rPr>
          <w:rFonts w:ascii="Times New Roman" w:eastAsia="Aptos" w:hAnsi="Times New Roman" w:cs="Times New Roman"/>
          <w:sz w:val="24"/>
          <w:szCs w:val="24"/>
        </w:rPr>
        <w:t>―</w:t>
      </w:r>
      <w:r w:rsidR="00B27FE3" w:rsidRPr="00A3036C">
        <w:rPr>
          <w:rFonts w:ascii="Times New Roman" w:eastAsia="Aptos" w:hAnsi="Times New Roman" w:cs="Times New Roman"/>
          <w:sz w:val="24"/>
          <w:szCs w:val="24"/>
        </w:rPr>
        <w:t xml:space="preserve"> </w:t>
      </w:r>
      <w:r w:rsidR="00773422" w:rsidRPr="00A3036C">
        <w:rPr>
          <w:rFonts w:ascii="Times New Roman" w:eastAsia="Aptos" w:hAnsi="Times New Roman" w:cs="Times New Roman"/>
          <w:sz w:val="24"/>
          <w:szCs w:val="24"/>
        </w:rPr>
        <w:t>E, o pio</w:t>
      </w:r>
      <w:r w:rsidR="0058133A" w:rsidRPr="00A3036C">
        <w:rPr>
          <w:rFonts w:ascii="Times New Roman" w:eastAsia="Aptos" w:hAnsi="Times New Roman" w:cs="Times New Roman"/>
          <w:sz w:val="24"/>
          <w:szCs w:val="24"/>
        </w:rPr>
        <w:t>r,</w:t>
      </w:r>
      <w:r w:rsidR="00773422" w:rsidRPr="00A3036C">
        <w:rPr>
          <w:rFonts w:ascii="Times New Roman" w:eastAsia="Aptos" w:hAnsi="Times New Roman" w:cs="Times New Roman"/>
          <w:sz w:val="24"/>
          <w:szCs w:val="24"/>
        </w:rPr>
        <w:t xml:space="preserve"> fomentado </w:t>
      </w:r>
      <w:r w:rsidR="0058133A" w:rsidRPr="00A3036C">
        <w:rPr>
          <w:rFonts w:ascii="Times New Roman" w:eastAsia="Aptos" w:hAnsi="Times New Roman" w:cs="Times New Roman"/>
          <w:sz w:val="24"/>
          <w:szCs w:val="24"/>
        </w:rPr>
        <w:t xml:space="preserve">com </w:t>
      </w:r>
      <w:r w:rsidR="00773422" w:rsidRPr="00A3036C">
        <w:rPr>
          <w:rFonts w:ascii="Times New Roman" w:eastAsia="Aptos" w:hAnsi="Times New Roman" w:cs="Times New Roman"/>
          <w:sz w:val="24"/>
          <w:szCs w:val="24"/>
        </w:rPr>
        <w:t xml:space="preserve"> </w:t>
      </w:r>
      <w:r w:rsidR="0058133A" w:rsidRPr="00A3036C">
        <w:rPr>
          <w:rFonts w:ascii="Times New Roman" w:eastAsia="Aptos" w:hAnsi="Times New Roman" w:cs="Times New Roman"/>
          <w:i/>
          <w:iCs/>
          <w:sz w:val="24"/>
          <w:szCs w:val="24"/>
        </w:rPr>
        <w:t>a tríade da maldade humana</w:t>
      </w:r>
      <w:r w:rsidR="0058133A" w:rsidRPr="00A3036C">
        <w:rPr>
          <w:rFonts w:ascii="Times New Roman" w:eastAsia="Aptos" w:hAnsi="Times New Roman" w:cs="Times New Roman"/>
          <w:sz w:val="24"/>
          <w:szCs w:val="24"/>
        </w:rPr>
        <w:t xml:space="preserve">: </w:t>
      </w:r>
      <w:r w:rsidR="0058133A" w:rsidRPr="00A3036C">
        <w:rPr>
          <w:rFonts w:ascii="Times New Roman" w:eastAsia="Aptos" w:hAnsi="Times New Roman" w:cs="Times New Roman"/>
          <w:i/>
          <w:iCs/>
          <w:sz w:val="24"/>
          <w:szCs w:val="24"/>
        </w:rPr>
        <w:t>ego</w:t>
      </w:r>
      <w:r w:rsidR="0058133A" w:rsidRPr="00A3036C">
        <w:rPr>
          <w:rFonts w:ascii="Times New Roman" w:eastAsia="Aptos" w:hAnsi="Times New Roman" w:cs="Times New Roman"/>
          <w:sz w:val="24"/>
          <w:szCs w:val="24"/>
        </w:rPr>
        <w:t xml:space="preserve">, </w:t>
      </w:r>
      <w:r w:rsidR="0058133A" w:rsidRPr="00A3036C">
        <w:rPr>
          <w:rFonts w:ascii="Times New Roman" w:eastAsia="Aptos" w:hAnsi="Times New Roman" w:cs="Times New Roman"/>
          <w:i/>
          <w:iCs/>
          <w:sz w:val="24"/>
          <w:szCs w:val="24"/>
        </w:rPr>
        <w:t xml:space="preserve">ganância </w:t>
      </w:r>
      <w:r w:rsidR="0058133A" w:rsidRPr="00A3036C">
        <w:rPr>
          <w:rFonts w:ascii="Times New Roman" w:eastAsia="Aptos" w:hAnsi="Times New Roman" w:cs="Times New Roman"/>
          <w:sz w:val="24"/>
          <w:szCs w:val="24"/>
        </w:rPr>
        <w:t xml:space="preserve">e </w:t>
      </w:r>
      <w:r w:rsidR="0058133A" w:rsidRPr="00A3036C">
        <w:rPr>
          <w:rFonts w:ascii="Times New Roman" w:eastAsia="Aptos" w:hAnsi="Times New Roman" w:cs="Times New Roman"/>
          <w:i/>
          <w:iCs/>
          <w:sz w:val="24"/>
          <w:szCs w:val="24"/>
        </w:rPr>
        <w:t>medo</w:t>
      </w:r>
      <w:r w:rsidR="006350F5" w:rsidRPr="00A3036C">
        <w:rPr>
          <w:rFonts w:ascii="Times New Roman" w:eastAsia="Aptos" w:hAnsi="Times New Roman" w:cs="Times New Roman"/>
          <w:sz w:val="24"/>
          <w:szCs w:val="24"/>
        </w:rPr>
        <w:t xml:space="preserve"> ― Lamenta a ignorância </w:t>
      </w:r>
      <w:r w:rsidR="00A01433" w:rsidRPr="00A3036C">
        <w:rPr>
          <w:rFonts w:ascii="Times New Roman" w:eastAsia="Aptos" w:hAnsi="Times New Roman" w:cs="Times New Roman"/>
          <w:sz w:val="24"/>
          <w:szCs w:val="24"/>
        </w:rPr>
        <w:t xml:space="preserve">da </w:t>
      </w:r>
      <w:r w:rsidR="006350F5" w:rsidRPr="00A3036C">
        <w:rPr>
          <w:rFonts w:ascii="Times New Roman" w:eastAsia="Aptos" w:hAnsi="Times New Roman" w:cs="Times New Roman"/>
          <w:sz w:val="24"/>
          <w:szCs w:val="24"/>
        </w:rPr>
        <w:t>human</w:t>
      </w:r>
      <w:r w:rsidR="00A01433" w:rsidRPr="00A3036C">
        <w:rPr>
          <w:rFonts w:ascii="Times New Roman" w:eastAsia="Aptos" w:hAnsi="Times New Roman" w:cs="Times New Roman"/>
          <w:sz w:val="24"/>
          <w:szCs w:val="24"/>
        </w:rPr>
        <w:t>id</w:t>
      </w:r>
      <w:r w:rsidR="006350F5" w:rsidRPr="00A3036C">
        <w:rPr>
          <w:rFonts w:ascii="Times New Roman" w:eastAsia="Aptos" w:hAnsi="Times New Roman" w:cs="Times New Roman"/>
          <w:sz w:val="24"/>
          <w:szCs w:val="24"/>
        </w:rPr>
        <w:t>a</w:t>
      </w:r>
      <w:r w:rsidR="00A01433" w:rsidRPr="00A3036C">
        <w:rPr>
          <w:rFonts w:ascii="Times New Roman" w:eastAsia="Aptos" w:hAnsi="Times New Roman" w:cs="Times New Roman"/>
          <w:sz w:val="24"/>
          <w:szCs w:val="24"/>
        </w:rPr>
        <w:t>de</w:t>
      </w:r>
      <w:r w:rsidR="006350F5" w:rsidRPr="00A3036C">
        <w:rPr>
          <w:rFonts w:ascii="Times New Roman" w:eastAsia="Aptos" w:hAnsi="Times New Roman" w:cs="Times New Roman"/>
          <w:sz w:val="24"/>
          <w:szCs w:val="24"/>
        </w:rPr>
        <w:t xml:space="preserve"> ― Não, por acaso, estamos, aqui, no continente mais injustiçado do </w:t>
      </w:r>
      <w:r w:rsidR="006350F5" w:rsidRPr="00A3036C">
        <w:rPr>
          <w:rFonts w:ascii="Times New Roman" w:eastAsia="Aptos" w:hAnsi="Times New Roman" w:cs="Times New Roman"/>
          <w:i/>
          <w:iCs/>
          <w:sz w:val="24"/>
          <w:szCs w:val="24"/>
        </w:rPr>
        <w:t>novo mundo</w:t>
      </w:r>
      <w:r w:rsidR="006350F5" w:rsidRPr="00A3036C">
        <w:rPr>
          <w:rFonts w:ascii="Times New Roman" w:eastAsia="Aptos" w:hAnsi="Times New Roman" w:cs="Times New Roman"/>
          <w:sz w:val="24"/>
          <w:szCs w:val="24"/>
        </w:rPr>
        <w:t>. ▬ enigmático.</w:t>
      </w:r>
    </w:p>
    <w:p w14:paraId="064BA49F" w14:textId="77777777" w:rsidR="00133FC4" w:rsidRPr="00A3036C" w:rsidRDefault="006350F5" w:rsidP="00133FC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Serviçais recolhem</w:t>
      </w:r>
      <w:r w:rsidR="00F775A6" w:rsidRPr="00A3036C">
        <w:rPr>
          <w:rFonts w:ascii="Times New Roman" w:eastAsia="Aptos" w:hAnsi="Times New Roman" w:cs="Times New Roman"/>
          <w:sz w:val="24"/>
          <w:szCs w:val="24"/>
        </w:rPr>
        <w:t xml:space="preserve"> o serviço e ofertam champanhe ao sinal de Nefertari Mandela. Taças cristalizadas na suntuosidade abrigam a bebida francesa. Empregados se retiram e a anfitriã propõe um brinde ao encontro do Eu Superior, caracterizando-se, dentro dos limites impostos pelo SPA — Supremo Poder Anônimo, como uma nova Guerreira Dimensional. Porém, mantendo-se como parte do Sistema Terra, acreditando na lisura das eleições globais convocadas e na sabedoria popular para eleger os melhores candidatos</w:t>
      </w:r>
      <w:r w:rsidR="00133FC4" w:rsidRPr="00A3036C">
        <w:rPr>
          <w:rFonts w:ascii="Times New Roman" w:eastAsia="Aptos" w:hAnsi="Times New Roman" w:cs="Times New Roman"/>
          <w:sz w:val="24"/>
          <w:szCs w:val="24"/>
        </w:rPr>
        <w:t>, apesar de sua desconfiança, no que se diz respeito às urnas eletrônica</w:t>
      </w:r>
      <w:r w:rsidR="00F775A6" w:rsidRPr="00A3036C">
        <w:rPr>
          <w:rFonts w:ascii="Times New Roman" w:eastAsia="Aptos" w:hAnsi="Times New Roman" w:cs="Times New Roman"/>
          <w:sz w:val="24"/>
          <w:szCs w:val="24"/>
        </w:rPr>
        <w:t xml:space="preserve">. </w:t>
      </w:r>
    </w:p>
    <w:p w14:paraId="3FC17C97" w14:textId="77777777" w:rsidR="00133FC4" w:rsidRPr="00A3036C" w:rsidRDefault="00133FC4" w:rsidP="00133FC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Interlocutores compactuam da dúvida em relação a honestidade do sistema eleitoral, ressalvando o despertar em massa capaz de ruir com a vigência do Sistema Terra.</w:t>
      </w:r>
    </w:p>
    <w:p w14:paraId="7BBCC19C" w14:textId="3BAA14F0" w:rsidR="00133FC4" w:rsidRPr="00A3036C" w:rsidRDefault="00133FC4" w:rsidP="008C481D">
      <w:pPr>
        <w:spacing w:after="0"/>
        <w:jc w:val="both"/>
        <w:rPr>
          <w:rFonts w:ascii="Times New Roman" w:hAnsi="Times New Roman" w:cs="Times New Roman"/>
          <w:sz w:val="24"/>
          <w:szCs w:val="24"/>
        </w:rPr>
      </w:pPr>
      <w:r w:rsidRPr="00A3036C">
        <w:rPr>
          <w:rFonts w:ascii="Times New Roman" w:eastAsia="Aptos" w:hAnsi="Times New Roman" w:cs="Times New Roman"/>
          <w:sz w:val="24"/>
          <w:szCs w:val="24"/>
        </w:rPr>
        <w:t xml:space="preserve">Mandela concorda, mas alerta sobre a produção de energias maléficas dos pilares sistêmicos: governo, religião, mídia e educação e a ignorância humana submissa </w:t>
      </w:r>
      <w:r w:rsidRPr="00A3036C">
        <w:rPr>
          <w:rFonts w:ascii="Times New Roman" w:hAnsi="Times New Roman" w:cs="Times New Roman"/>
          <w:i/>
          <w:iCs/>
          <w:sz w:val="24"/>
          <w:szCs w:val="24"/>
        </w:rPr>
        <w:t>a tríade da maldade humana</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ego</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 xml:space="preserve">ganância </w:t>
      </w:r>
      <w:r w:rsidRPr="00A3036C">
        <w:rPr>
          <w:rFonts w:ascii="Times New Roman" w:hAnsi="Times New Roman" w:cs="Times New Roman"/>
          <w:sz w:val="24"/>
          <w:szCs w:val="24"/>
        </w:rPr>
        <w:t xml:space="preserve">e </w:t>
      </w:r>
      <w:r w:rsidRPr="00A3036C">
        <w:rPr>
          <w:rFonts w:ascii="Times New Roman" w:hAnsi="Times New Roman" w:cs="Times New Roman"/>
          <w:i/>
          <w:iCs/>
          <w:sz w:val="24"/>
          <w:szCs w:val="24"/>
        </w:rPr>
        <w:t>medo</w:t>
      </w:r>
      <w:r w:rsidRPr="00A3036C">
        <w:rPr>
          <w:rFonts w:ascii="Times New Roman" w:hAnsi="Times New Roman" w:cs="Times New Roman"/>
          <w:sz w:val="24"/>
          <w:szCs w:val="24"/>
        </w:rPr>
        <w:t xml:space="preserve"> para evitar o despertar humano. Analítica, acredita na sua reeleição pela vontade popular, especialmente, pelo julgamento positivo d</w:t>
      </w:r>
      <w:r w:rsidR="008C481D" w:rsidRPr="00A3036C">
        <w:rPr>
          <w:rFonts w:ascii="Times New Roman" w:hAnsi="Times New Roman" w:cs="Times New Roman"/>
          <w:sz w:val="24"/>
          <w:szCs w:val="24"/>
        </w:rPr>
        <w:t xml:space="preserve">e </w:t>
      </w:r>
      <w:r w:rsidRPr="00A3036C">
        <w:rPr>
          <w:rFonts w:ascii="Times New Roman" w:hAnsi="Times New Roman" w:cs="Times New Roman"/>
          <w:sz w:val="24"/>
          <w:szCs w:val="24"/>
        </w:rPr>
        <w:t>eleitores do continente africano</w:t>
      </w:r>
      <w:r w:rsidR="008C481D" w:rsidRPr="00A3036C">
        <w:rPr>
          <w:rFonts w:ascii="Times New Roman" w:hAnsi="Times New Roman" w:cs="Times New Roman"/>
          <w:sz w:val="24"/>
          <w:szCs w:val="24"/>
        </w:rPr>
        <w:t xml:space="preserve">. Assim, </w:t>
      </w:r>
      <w:r w:rsidR="008C481D" w:rsidRPr="00A3036C">
        <w:rPr>
          <w:rFonts w:ascii="Times New Roman" w:hAnsi="Times New Roman" w:cs="Times New Roman"/>
          <w:sz w:val="24"/>
          <w:szCs w:val="24"/>
        </w:rPr>
        <w:lastRenderedPageBreak/>
        <w:t xml:space="preserve">independentemente, de ações manipulatórias nos futuros resultados das eleições, estará reeleita, por ser ela uma personalidade política reconhecida na luta por oportunidades igualitárias para todas as competências humanizadas prosperarem na construção de um mundo melhor para toda </w:t>
      </w:r>
      <w:r w:rsidR="00857F6B" w:rsidRPr="00A3036C">
        <w:rPr>
          <w:rFonts w:ascii="Times New Roman" w:hAnsi="Times New Roman" w:cs="Times New Roman"/>
          <w:sz w:val="24"/>
          <w:szCs w:val="24"/>
        </w:rPr>
        <w:t>população terráquea</w:t>
      </w:r>
      <w:r w:rsidR="008C481D" w:rsidRPr="00A3036C">
        <w:rPr>
          <w:rFonts w:ascii="Times New Roman" w:hAnsi="Times New Roman" w:cs="Times New Roman"/>
          <w:sz w:val="24"/>
          <w:szCs w:val="24"/>
        </w:rPr>
        <w:t xml:space="preserve">. Sem esquecer, a oposição ferrenha as </w:t>
      </w:r>
      <w:r w:rsidR="008C481D" w:rsidRPr="00A3036C">
        <w:rPr>
          <w:rFonts w:ascii="Times New Roman" w:hAnsi="Times New Roman" w:cs="Times New Roman"/>
          <w:i/>
          <w:iCs/>
          <w:sz w:val="24"/>
          <w:szCs w:val="24"/>
        </w:rPr>
        <w:t xml:space="preserve">marionetes </w:t>
      </w:r>
      <w:r w:rsidR="008C481D" w:rsidRPr="00A3036C">
        <w:rPr>
          <w:rFonts w:ascii="Times New Roman" w:hAnsi="Times New Roman" w:cs="Times New Roman"/>
          <w:sz w:val="24"/>
          <w:szCs w:val="24"/>
        </w:rPr>
        <w:t>subservientes ao SPA, como ela, mas diferenciada por ter alcançado a consciência da mentira e ilusão impostas pelo Sistema Terra.</w:t>
      </w:r>
    </w:p>
    <w:p w14:paraId="33DDA439" w14:textId="55F52269" w:rsidR="0083745C" w:rsidRPr="00A3036C" w:rsidRDefault="0083745C" w:rsidP="008C481D">
      <w:pPr>
        <w:spacing w:after="0"/>
        <w:jc w:val="both"/>
        <w:rPr>
          <w:rFonts w:ascii="Times New Roman" w:hAnsi="Times New Roman" w:cs="Times New Roman"/>
          <w:sz w:val="24"/>
          <w:szCs w:val="24"/>
        </w:rPr>
      </w:pPr>
      <w:r w:rsidRPr="00A3036C">
        <w:rPr>
          <w:rFonts w:ascii="Times New Roman" w:hAnsi="Times New Roman" w:cs="Times New Roman"/>
          <w:sz w:val="24"/>
          <w:szCs w:val="24"/>
        </w:rPr>
        <w:t>Consciência terrícola</w:t>
      </w:r>
      <w:r w:rsidR="004F7820" w:rsidRPr="00A3036C">
        <w:rPr>
          <w:rFonts w:ascii="Times New Roman" w:hAnsi="Times New Roman" w:cs="Times New Roman"/>
          <w:sz w:val="24"/>
          <w:szCs w:val="24"/>
        </w:rPr>
        <w:t xml:space="preserve"> abordada com propriedade pela Chefe de </w:t>
      </w:r>
      <w:r w:rsidR="00964B1F" w:rsidRPr="00A3036C">
        <w:rPr>
          <w:rFonts w:ascii="Times New Roman" w:hAnsi="Times New Roman" w:cs="Times New Roman"/>
          <w:sz w:val="24"/>
          <w:szCs w:val="24"/>
        </w:rPr>
        <w:t>Continente</w:t>
      </w:r>
      <w:r w:rsidR="00E4021E" w:rsidRPr="00A3036C">
        <w:rPr>
          <w:rFonts w:ascii="Times New Roman" w:hAnsi="Times New Roman" w:cs="Times New Roman"/>
          <w:sz w:val="24"/>
          <w:szCs w:val="24"/>
        </w:rPr>
        <w:t xml:space="preserve"> </w:t>
      </w:r>
      <w:r w:rsidR="003D409F" w:rsidRPr="00A3036C">
        <w:rPr>
          <w:rFonts w:ascii="Times New Roman" w:hAnsi="Times New Roman" w:cs="Times New Roman"/>
          <w:sz w:val="24"/>
          <w:szCs w:val="24"/>
        </w:rPr>
        <w:t xml:space="preserve">indica </w:t>
      </w:r>
      <w:r w:rsidR="00B35E4A" w:rsidRPr="00A3036C">
        <w:rPr>
          <w:rFonts w:ascii="Times New Roman" w:hAnsi="Times New Roman" w:cs="Times New Roman"/>
          <w:sz w:val="24"/>
          <w:szCs w:val="24"/>
        </w:rPr>
        <w:t>estar ela desperta, acordada a filosofia do Eu Sou</w:t>
      </w:r>
      <w:r w:rsidR="0081720A" w:rsidRPr="00A3036C">
        <w:rPr>
          <w:rFonts w:ascii="Times New Roman" w:hAnsi="Times New Roman" w:cs="Times New Roman"/>
          <w:sz w:val="24"/>
          <w:szCs w:val="24"/>
        </w:rPr>
        <w:t xml:space="preserve"> credenciada pelo SEU</w:t>
      </w:r>
      <w:r w:rsidR="00964B1F" w:rsidRPr="00A3036C">
        <w:rPr>
          <w:rFonts w:ascii="Times New Roman" w:hAnsi="Times New Roman" w:cs="Times New Roman"/>
          <w:sz w:val="24"/>
          <w:szCs w:val="24"/>
        </w:rPr>
        <w:t xml:space="preserve"> </w:t>
      </w:r>
      <w:r w:rsidR="0081720A" w:rsidRPr="00A3036C">
        <w:rPr>
          <w:rFonts w:ascii="Times New Roman" w:hAnsi="Times New Roman" w:cs="Times New Roman"/>
          <w:sz w:val="24"/>
          <w:szCs w:val="24"/>
        </w:rPr>
        <w:t>— Soberana Energia Universal</w:t>
      </w:r>
      <w:r w:rsidR="006F339E" w:rsidRPr="00A3036C">
        <w:rPr>
          <w:rFonts w:ascii="Times New Roman" w:hAnsi="Times New Roman" w:cs="Times New Roman"/>
          <w:sz w:val="24"/>
          <w:szCs w:val="24"/>
        </w:rPr>
        <w:t xml:space="preserve">. </w:t>
      </w:r>
    </w:p>
    <w:p w14:paraId="0E41B35B" w14:textId="4A564E37" w:rsidR="008E1739" w:rsidRPr="00A3036C" w:rsidRDefault="008E1739" w:rsidP="008C481D">
      <w:pPr>
        <w:spacing w:after="0"/>
        <w:jc w:val="both"/>
        <w:rPr>
          <w:rFonts w:ascii="Times New Roman" w:hAnsi="Times New Roman" w:cs="Times New Roman"/>
          <w:sz w:val="24"/>
          <w:szCs w:val="24"/>
        </w:rPr>
      </w:pPr>
      <w:r w:rsidRPr="00A3036C">
        <w:rPr>
          <w:rFonts w:ascii="Times New Roman" w:hAnsi="Times New Roman" w:cs="Times New Roman"/>
          <w:sz w:val="24"/>
          <w:szCs w:val="24"/>
        </w:rPr>
        <w:t>Interlocutore</w:t>
      </w:r>
      <w:r w:rsidR="00E44131" w:rsidRPr="00A3036C">
        <w:rPr>
          <w:rFonts w:ascii="Times New Roman" w:hAnsi="Times New Roman" w:cs="Times New Roman"/>
          <w:sz w:val="24"/>
          <w:szCs w:val="24"/>
        </w:rPr>
        <w:t xml:space="preserve">s </w:t>
      </w:r>
      <w:r w:rsidR="003F24D7" w:rsidRPr="00A3036C">
        <w:rPr>
          <w:rFonts w:ascii="Times New Roman" w:hAnsi="Times New Roman" w:cs="Times New Roman"/>
          <w:sz w:val="24"/>
          <w:szCs w:val="24"/>
        </w:rPr>
        <w:t>questionam e são questionados</w:t>
      </w:r>
      <w:r w:rsidR="00B95E46" w:rsidRPr="00A3036C">
        <w:rPr>
          <w:rFonts w:ascii="Times New Roman" w:hAnsi="Times New Roman" w:cs="Times New Roman"/>
          <w:sz w:val="24"/>
          <w:szCs w:val="24"/>
        </w:rPr>
        <w:t xml:space="preserve"> sobre a verdade absoluta transicional do planeta para o </w:t>
      </w:r>
      <w:r w:rsidR="00B95E46" w:rsidRPr="00A3036C">
        <w:rPr>
          <w:rFonts w:ascii="Times New Roman" w:hAnsi="Times New Roman" w:cs="Times New Roman"/>
          <w:i/>
          <w:iCs/>
          <w:sz w:val="24"/>
          <w:szCs w:val="24"/>
        </w:rPr>
        <w:t>quinto plano terráqueo</w:t>
      </w:r>
      <w:r w:rsidR="002C2B72" w:rsidRPr="00A3036C">
        <w:rPr>
          <w:rFonts w:ascii="Times New Roman" w:hAnsi="Times New Roman" w:cs="Times New Roman"/>
          <w:sz w:val="24"/>
          <w:szCs w:val="24"/>
        </w:rPr>
        <w:t>. Pauta</w:t>
      </w:r>
      <w:r w:rsidR="00062F67" w:rsidRPr="00A3036C">
        <w:rPr>
          <w:rFonts w:ascii="Times New Roman" w:hAnsi="Times New Roman" w:cs="Times New Roman"/>
          <w:sz w:val="24"/>
          <w:szCs w:val="24"/>
        </w:rPr>
        <w:t xml:space="preserve"> edifica o conhecimento</w:t>
      </w:r>
      <w:r w:rsidR="004956DB" w:rsidRPr="00A3036C">
        <w:rPr>
          <w:rFonts w:ascii="Times New Roman" w:hAnsi="Times New Roman" w:cs="Times New Roman"/>
          <w:sz w:val="24"/>
          <w:szCs w:val="24"/>
        </w:rPr>
        <w:t xml:space="preserve"> da </w:t>
      </w:r>
      <w:r w:rsidR="00A34A81" w:rsidRPr="00A3036C">
        <w:rPr>
          <w:rFonts w:ascii="Times New Roman" w:hAnsi="Times New Roman" w:cs="Times New Roman"/>
          <w:sz w:val="24"/>
          <w:szCs w:val="24"/>
        </w:rPr>
        <w:t>Presidente Continental da UAF — União Africana.</w:t>
      </w:r>
      <w:r w:rsidR="007E030A" w:rsidRPr="00A3036C">
        <w:rPr>
          <w:rFonts w:ascii="Times New Roman" w:hAnsi="Times New Roman" w:cs="Times New Roman"/>
          <w:sz w:val="24"/>
          <w:szCs w:val="24"/>
        </w:rPr>
        <w:t xml:space="preserve"> Rese</w:t>
      </w:r>
      <w:r w:rsidR="001B6292" w:rsidRPr="00A3036C">
        <w:rPr>
          <w:rFonts w:ascii="Times New Roman" w:hAnsi="Times New Roman" w:cs="Times New Roman"/>
          <w:sz w:val="24"/>
          <w:szCs w:val="24"/>
        </w:rPr>
        <w:t>nha desenvolvida numa ambiência pacífica</w:t>
      </w:r>
      <w:r w:rsidR="00DC5A04" w:rsidRPr="00A3036C">
        <w:rPr>
          <w:rFonts w:ascii="Times New Roman" w:hAnsi="Times New Roman" w:cs="Times New Roman"/>
          <w:sz w:val="24"/>
          <w:szCs w:val="24"/>
        </w:rPr>
        <w:t xml:space="preserve"> e harmoniosa converge divergências</w:t>
      </w:r>
      <w:r w:rsidR="00D25499" w:rsidRPr="00A3036C">
        <w:rPr>
          <w:rFonts w:ascii="Times New Roman" w:hAnsi="Times New Roman" w:cs="Times New Roman"/>
          <w:sz w:val="24"/>
          <w:szCs w:val="24"/>
        </w:rPr>
        <w:t xml:space="preserve"> diluídas</w:t>
      </w:r>
      <w:r w:rsidR="00782A21" w:rsidRPr="00A3036C">
        <w:rPr>
          <w:rFonts w:ascii="Times New Roman" w:hAnsi="Times New Roman" w:cs="Times New Roman"/>
          <w:sz w:val="24"/>
          <w:szCs w:val="24"/>
        </w:rPr>
        <w:t xml:space="preserve"> pela sensatez missionária em prol da ascensão</w:t>
      </w:r>
      <w:r w:rsidR="0082798B" w:rsidRPr="00A3036C">
        <w:rPr>
          <w:rFonts w:ascii="Times New Roman" w:hAnsi="Times New Roman" w:cs="Times New Roman"/>
          <w:sz w:val="24"/>
          <w:szCs w:val="24"/>
        </w:rPr>
        <w:t xml:space="preserve"> do orbe.</w:t>
      </w:r>
    </w:p>
    <w:p w14:paraId="5928F383" w14:textId="6D7EB34C" w:rsidR="0082798B" w:rsidRPr="00A3036C" w:rsidRDefault="004B2DB5" w:rsidP="008C481D">
      <w:pPr>
        <w:spacing w:after="0"/>
        <w:jc w:val="both"/>
        <w:rPr>
          <w:rFonts w:ascii="Times New Roman" w:hAnsi="Times New Roman" w:cs="Times New Roman"/>
          <w:sz w:val="24"/>
          <w:szCs w:val="24"/>
        </w:rPr>
      </w:pPr>
      <w:r w:rsidRPr="00A3036C">
        <w:rPr>
          <w:rFonts w:ascii="Times New Roman" w:hAnsi="Times New Roman" w:cs="Times New Roman"/>
          <w:b/>
          <w:bCs/>
          <w:sz w:val="24"/>
          <w:szCs w:val="24"/>
        </w:rPr>
        <w:t xml:space="preserve">Evoluirejá </w:t>
      </w:r>
      <w:r w:rsidR="006F32EA" w:rsidRPr="00A3036C">
        <w:rPr>
          <w:rFonts w:ascii="Times New Roman" w:hAnsi="Times New Roman" w:cs="Times New Roman"/>
          <w:sz w:val="24"/>
          <w:szCs w:val="24"/>
        </w:rPr>
        <w:t>é citado</w:t>
      </w:r>
      <w:r w:rsidR="00485CA6" w:rsidRPr="00A3036C">
        <w:rPr>
          <w:rFonts w:ascii="Times New Roman" w:hAnsi="Times New Roman" w:cs="Times New Roman"/>
          <w:sz w:val="24"/>
          <w:szCs w:val="24"/>
        </w:rPr>
        <w:t xml:space="preserve"> pela anfitriã, fortalecendo </w:t>
      </w:r>
      <w:r w:rsidR="00D9439B" w:rsidRPr="00A3036C">
        <w:rPr>
          <w:rFonts w:ascii="Times New Roman" w:hAnsi="Times New Roman" w:cs="Times New Roman"/>
          <w:sz w:val="24"/>
          <w:szCs w:val="24"/>
        </w:rPr>
        <w:t>o seu despertar da mentira e ilusão</w:t>
      </w:r>
      <w:r w:rsidR="00EE334A" w:rsidRPr="00A3036C">
        <w:rPr>
          <w:rFonts w:ascii="Times New Roman" w:hAnsi="Times New Roman" w:cs="Times New Roman"/>
          <w:sz w:val="24"/>
          <w:szCs w:val="24"/>
        </w:rPr>
        <w:t xml:space="preserve"> impostas pelo Sistema Terra.</w:t>
      </w:r>
      <w:r w:rsidR="00040D6C" w:rsidRPr="00A3036C">
        <w:rPr>
          <w:rFonts w:ascii="Times New Roman" w:hAnsi="Times New Roman" w:cs="Times New Roman"/>
          <w:sz w:val="24"/>
          <w:szCs w:val="24"/>
        </w:rPr>
        <w:t xml:space="preserve"> Assim como,</w:t>
      </w:r>
      <w:r w:rsidR="00512D5E" w:rsidRPr="00A3036C">
        <w:rPr>
          <w:rFonts w:ascii="Times New Roman" w:hAnsi="Times New Roman" w:cs="Times New Roman"/>
          <w:sz w:val="24"/>
          <w:szCs w:val="24"/>
        </w:rPr>
        <w:t xml:space="preserve"> a conexão com </w:t>
      </w:r>
      <w:r w:rsidR="002974E9" w:rsidRPr="00A3036C">
        <w:rPr>
          <w:rFonts w:ascii="Times New Roman" w:hAnsi="Times New Roman" w:cs="Times New Roman"/>
          <w:sz w:val="24"/>
          <w:szCs w:val="24"/>
        </w:rPr>
        <w:t>o</w:t>
      </w:r>
      <w:r w:rsidR="00675453" w:rsidRPr="00A3036C">
        <w:rPr>
          <w:rFonts w:ascii="Times New Roman" w:hAnsi="Times New Roman" w:cs="Times New Roman"/>
          <w:sz w:val="24"/>
          <w:szCs w:val="24"/>
        </w:rPr>
        <w:t>s representantes</w:t>
      </w:r>
      <w:r w:rsidR="006B7BBD" w:rsidRPr="00A3036C">
        <w:rPr>
          <w:rFonts w:ascii="Times New Roman" w:hAnsi="Times New Roman" w:cs="Times New Roman"/>
          <w:sz w:val="24"/>
          <w:szCs w:val="24"/>
        </w:rPr>
        <w:t xml:space="preserve"> nas matizes lilás, feminina, e, violeta, masculina</w:t>
      </w:r>
      <w:r w:rsidR="00675453" w:rsidRPr="00A3036C">
        <w:rPr>
          <w:rFonts w:ascii="Times New Roman" w:hAnsi="Times New Roman" w:cs="Times New Roman"/>
          <w:sz w:val="24"/>
          <w:szCs w:val="24"/>
        </w:rPr>
        <w:t xml:space="preserve"> do SEU</w:t>
      </w:r>
      <w:r w:rsidR="009D0EAB" w:rsidRPr="00A3036C">
        <w:rPr>
          <w:rFonts w:ascii="Times New Roman" w:hAnsi="Times New Roman" w:cs="Times New Roman"/>
          <w:sz w:val="24"/>
          <w:szCs w:val="24"/>
        </w:rPr>
        <w:t xml:space="preserve"> conhecidos pelos Guerreiros Dimensionais</w:t>
      </w:r>
      <w:r w:rsidR="000840DD" w:rsidRPr="00A3036C">
        <w:rPr>
          <w:rFonts w:ascii="Times New Roman" w:hAnsi="Times New Roman" w:cs="Times New Roman"/>
          <w:sz w:val="24"/>
          <w:szCs w:val="24"/>
        </w:rPr>
        <w:t xml:space="preserve"> como Fértilles e Germano.</w:t>
      </w:r>
      <w:r w:rsidR="005C2505" w:rsidRPr="00A3036C">
        <w:rPr>
          <w:rFonts w:ascii="Times New Roman" w:hAnsi="Times New Roman" w:cs="Times New Roman"/>
          <w:sz w:val="24"/>
          <w:szCs w:val="24"/>
        </w:rPr>
        <w:t xml:space="preserve"> </w:t>
      </w:r>
    </w:p>
    <w:p w14:paraId="7785FC6E" w14:textId="22866166" w:rsidR="002716C9" w:rsidRPr="00A3036C" w:rsidRDefault="002716C9" w:rsidP="008C481D">
      <w:pPr>
        <w:spacing w:after="0"/>
        <w:jc w:val="both"/>
        <w:rPr>
          <w:rFonts w:ascii="Times New Roman" w:hAnsi="Times New Roman" w:cs="Times New Roman"/>
          <w:sz w:val="24"/>
          <w:szCs w:val="24"/>
        </w:rPr>
      </w:pPr>
      <w:r w:rsidRPr="00A3036C">
        <w:rPr>
          <w:rFonts w:ascii="Times New Roman" w:hAnsi="Times New Roman" w:cs="Times New Roman"/>
          <w:sz w:val="24"/>
          <w:szCs w:val="24"/>
        </w:rPr>
        <w:t>Experiências anteriores, como</w:t>
      </w:r>
      <w:r w:rsidR="00673484" w:rsidRPr="00A3036C">
        <w:rPr>
          <w:rFonts w:ascii="Times New Roman" w:hAnsi="Times New Roman" w:cs="Times New Roman"/>
          <w:sz w:val="24"/>
          <w:szCs w:val="24"/>
        </w:rPr>
        <w:t>, entre outras,</w:t>
      </w:r>
      <w:r w:rsidRPr="00A3036C">
        <w:rPr>
          <w:rFonts w:ascii="Times New Roman" w:hAnsi="Times New Roman" w:cs="Times New Roman"/>
          <w:sz w:val="24"/>
          <w:szCs w:val="24"/>
        </w:rPr>
        <w:t xml:space="preserve"> o sequestro de Carol Harrison</w:t>
      </w:r>
      <w:r w:rsidR="00D31B6E" w:rsidRPr="00A3036C">
        <w:rPr>
          <w:rFonts w:ascii="Times New Roman" w:hAnsi="Times New Roman" w:cs="Times New Roman"/>
          <w:sz w:val="24"/>
          <w:szCs w:val="24"/>
        </w:rPr>
        <w:t xml:space="preserve"> no intuito de silenciar a Resistência Dimensional</w:t>
      </w:r>
      <w:r w:rsidR="00D06E09" w:rsidRPr="00A3036C">
        <w:rPr>
          <w:rFonts w:ascii="Times New Roman" w:hAnsi="Times New Roman" w:cs="Times New Roman"/>
          <w:sz w:val="24"/>
          <w:szCs w:val="24"/>
        </w:rPr>
        <w:t xml:space="preserve"> recomen</w:t>
      </w:r>
      <w:r w:rsidR="00673484" w:rsidRPr="00A3036C">
        <w:rPr>
          <w:rFonts w:ascii="Times New Roman" w:hAnsi="Times New Roman" w:cs="Times New Roman"/>
          <w:sz w:val="24"/>
          <w:szCs w:val="24"/>
        </w:rPr>
        <w:t>dam</w:t>
      </w:r>
      <w:r w:rsidR="00BD2CC2" w:rsidRPr="00A3036C">
        <w:rPr>
          <w:rFonts w:ascii="Times New Roman" w:hAnsi="Times New Roman" w:cs="Times New Roman"/>
          <w:sz w:val="24"/>
          <w:szCs w:val="24"/>
        </w:rPr>
        <w:t xml:space="preserve"> cautela para os visitantes</w:t>
      </w:r>
      <w:r w:rsidR="00503317" w:rsidRPr="00A3036C">
        <w:rPr>
          <w:rFonts w:ascii="Times New Roman" w:hAnsi="Times New Roman" w:cs="Times New Roman"/>
          <w:sz w:val="24"/>
          <w:szCs w:val="24"/>
        </w:rPr>
        <w:t>, apesar de estarem com seus corações e mentes abertas</w:t>
      </w:r>
      <w:r w:rsidR="00CF3D7C" w:rsidRPr="00A3036C">
        <w:rPr>
          <w:rFonts w:ascii="Times New Roman" w:hAnsi="Times New Roman" w:cs="Times New Roman"/>
          <w:sz w:val="24"/>
          <w:szCs w:val="24"/>
        </w:rPr>
        <w:t xml:space="preserve">. </w:t>
      </w:r>
      <w:r w:rsidR="00385DA1" w:rsidRPr="00A3036C">
        <w:rPr>
          <w:rFonts w:ascii="Times New Roman" w:hAnsi="Times New Roman" w:cs="Times New Roman"/>
          <w:sz w:val="24"/>
          <w:szCs w:val="24"/>
        </w:rPr>
        <w:t>Afinal de contas, o importante é trabalhar pelo despertar em mass</w:t>
      </w:r>
      <w:r w:rsidR="00797FDE" w:rsidRPr="00A3036C">
        <w:rPr>
          <w:rFonts w:ascii="Times New Roman" w:hAnsi="Times New Roman" w:cs="Times New Roman"/>
          <w:sz w:val="24"/>
          <w:szCs w:val="24"/>
        </w:rPr>
        <w:t>a</w:t>
      </w:r>
      <w:r w:rsidR="00422040" w:rsidRPr="00A3036C">
        <w:rPr>
          <w:rFonts w:ascii="Times New Roman" w:hAnsi="Times New Roman" w:cs="Times New Roman"/>
          <w:sz w:val="24"/>
          <w:szCs w:val="24"/>
        </w:rPr>
        <w:t xml:space="preserve"> previsto pelo SEU. Porém, o </w:t>
      </w:r>
      <w:r w:rsidR="00883410" w:rsidRPr="00A3036C">
        <w:rPr>
          <w:rFonts w:ascii="Times New Roman" w:hAnsi="Times New Roman" w:cs="Times New Roman"/>
          <w:i/>
          <w:iCs/>
          <w:sz w:val="24"/>
          <w:szCs w:val="24"/>
        </w:rPr>
        <w:t xml:space="preserve">pacote de maldades </w:t>
      </w:r>
      <w:r w:rsidR="00883410" w:rsidRPr="00A3036C">
        <w:rPr>
          <w:rFonts w:ascii="Times New Roman" w:hAnsi="Times New Roman" w:cs="Times New Roman"/>
          <w:sz w:val="24"/>
          <w:szCs w:val="24"/>
        </w:rPr>
        <w:t>do SPA</w:t>
      </w:r>
      <w:r w:rsidR="00353C4F" w:rsidRPr="00A3036C">
        <w:rPr>
          <w:rFonts w:ascii="Times New Roman" w:hAnsi="Times New Roman" w:cs="Times New Roman"/>
          <w:sz w:val="24"/>
          <w:szCs w:val="24"/>
        </w:rPr>
        <w:t xml:space="preserve"> articula energias maléficas mascarada</w:t>
      </w:r>
      <w:r w:rsidR="0096137A" w:rsidRPr="00A3036C">
        <w:rPr>
          <w:rFonts w:ascii="Times New Roman" w:hAnsi="Times New Roman" w:cs="Times New Roman"/>
          <w:sz w:val="24"/>
          <w:szCs w:val="24"/>
        </w:rPr>
        <w:t>s em conflitos</w:t>
      </w:r>
      <w:r w:rsidR="001A721C" w:rsidRPr="00A3036C">
        <w:rPr>
          <w:rFonts w:ascii="Times New Roman" w:hAnsi="Times New Roman" w:cs="Times New Roman"/>
          <w:sz w:val="24"/>
          <w:szCs w:val="24"/>
        </w:rPr>
        <w:t xml:space="preserve"> políticos</w:t>
      </w:r>
      <w:r w:rsidR="002A09DA" w:rsidRPr="00A3036C">
        <w:rPr>
          <w:rFonts w:ascii="Times New Roman" w:hAnsi="Times New Roman" w:cs="Times New Roman"/>
          <w:sz w:val="24"/>
          <w:szCs w:val="24"/>
        </w:rPr>
        <w:t xml:space="preserve"> e </w:t>
      </w:r>
      <w:r w:rsidR="001A721C" w:rsidRPr="00A3036C">
        <w:rPr>
          <w:rFonts w:ascii="Times New Roman" w:hAnsi="Times New Roman" w:cs="Times New Roman"/>
          <w:sz w:val="24"/>
          <w:szCs w:val="24"/>
        </w:rPr>
        <w:t>sociais</w:t>
      </w:r>
      <w:r w:rsidR="002D74DC" w:rsidRPr="00A3036C">
        <w:rPr>
          <w:rFonts w:ascii="Times New Roman" w:hAnsi="Times New Roman" w:cs="Times New Roman"/>
          <w:sz w:val="24"/>
          <w:szCs w:val="24"/>
        </w:rPr>
        <w:t xml:space="preserve"> </w:t>
      </w:r>
      <w:r w:rsidR="001212C6" w:rsidRPr="00A3036C">
        <w:rPr>
          <w:rFonts w:ascii="Times New Roman" w:hAnsi="Times New Roman" w:cs="Times New Roman"/>
          <w:sz w:val="24"/>
          <w:szCs w:val="24"/>
        </w:rPr>
        <w:t>promovidos</w:t>
      </w:r>
      <w:r w:rsidR="0087125E" w:rsidRPr="00A3036C">
        <w:rPr>
          <w:rFonts w:ascii="Times New Roman" w:hAnsi="Times New Roman" w:cs="Times New Roman"/>
          <w:sz w:val="24"/>
          <w:szCs w:val="24"/>
        </w:rPr>
        <w:t xml:space="preserve"> pelos governantes, </w:t>
      </w:r>
      <w:r w:rsidR="0087125E" w:rsidRPr="00A3036C">
        <w:rPr>
          <w:rFonts w:ascii="Times New Roman" w:hAnsi="Times New Roman" w:cs="Times New Roman"/>
          <w:i/>
          <w:iCs/>
          <w:sz w:val="24"/>
          <w:szCs w:val="24"/>
        </w:rPr>
        <w:lastRenderedPageBreak/>
        <w:t>marionetes</w:t>
      </w:r>
      <w:r w:rsidR="0087125E" w:rsidRPr="00A3036C">
        <w:rPr>
          <w:rFonts w:ascii="Times New Roman" w:hAnsi="Times New Roman" w:cs="Times New Roman"/>
          <w:sz w:val="24"/>
          <w:szCs w:val="24"/>
        </w:rPr>
        <w:t>, do Sistema Terra</w:t>
      </w:r>
      <w:r w:rsidR="00EE2676" w:rsidRPr="00A3036C">
        <w:rPr>
          <w:rFonts w:ascii="Times New Roman" w:hAnsi="Times New Roman" w:cs="Times New Roman"/>
          <w:sz w:val="24"/>
          <w:szCs w:val="24"/>
        </w:rPr>
        <w:t>. Por isto</w:t>
      </w:r>
      <w:r w:rsidR="004F4274" w:rsidRPr="00A3036C">
        <w:rPr>
          <w:rFonts w:ascii="Times New Roman" w:hAnsi="Times New Roman" w:cs="Times New Roman"/>
          <w:sz w:val="24"/>
          <w:szCs w:val="24"/>
        </w:rPr>
        <w:t>, apesar</w:t>
      </w:r>
      <w:r w:rsidR="008A1E02" w:rsidRPr="00A3036C">
        <w:rPr>
          <w:rFonts w:ascii="Times New Roman" w:hAnsi="Times New Roman" w:cs="Times New Roman"/>
          <w:sz w:val="24"/>
          <w:szCs w:val="24"/>
        </w:rPr>
        <w:t xml:space="preserve"> de </w:t>
      </w:r>
      <w:r w:rsidR="001739FC" w:rsidRPr="00A3036C">
        <w:rPr>
          <w:rFonts w:ascii="Times New Roman" w:hAnsi="Times New Roman" w:cs="Times New Roman"/>
          <w:sz w:val="24"/>
          <w:szCs w:val="24"/>
        </w:rPr>
        <w:t>estarem propensos</w:t>
      </w:r>
      <w:r w:rsidR="00B5572D" w:rsidRPr="00A3036C">
        <w:rPr>
          <w:rFonts w:ascii="Times New Roman" w:hAnsi="Times New Roman" w:cs="Times New Roman"/>
          <w:sz w:val="24"/>
          <w:szCs w:val="24"/>
        </w:rPr>
        <w:t xml:space="preserve"> a aceitarem uma integrante</w:t>
      </w:r>
      <w:r w:rsidR="00983AC9" w:rsidRPr="00A3036C">
        <w:rPr>
          <w:rFonts w:ascii="Times New Roman" w:hAnsi="Times New Roman" w:cs="Times New Roman"/>
          <w:sz w:val="24"/>
          <w:szCs w:val="24"/>
        </w:rPr>
        <w:t xml:space="preserve"> desta engrenagem de dominância milenar do planeta Terra</w:t>
      </w:r>
      <w:r w:rsidR="008028B5" w:rsidRPr="00A3036C">
        <w:rPr>
          <w:rFonts w:ascii="Times New Roman" w:hAnsi="Times New Roman" w:cs="Times New Roman"/>
          <w:sz w:val="24"/>
          <w:szCs w:val="24"/>
        </w:rPr>
        <w:t>,</w:t>
      </w:r>
      <w:r w:rsidR="00A818C2" w:rsidRPr="00A3036C">
        <w:rPr>
          <w:rFonts w:ascii="Times New Roman" w:hAnsi="Times New Roman" w:cs="Times New Roman"/>
          <w:sz w:val="24"/>
          <w:szCs w:val="24"/>
        </w:rPr>
        <w:t xml:space="preserve"> como Guerreira Dimensional</w:t>
      </w:r>
      <w:r w:rsidR="0031491A" w:rsidRPr="00A3036C">
        <w:rPr>
          <w:rFonts w:ascii="Times New Roman" w:hAnsi="Times New Roman" w:cs="Times New Roman"/>
          <w:sz w:val="24"/>
          <w:szCs w:val="24"/>
        </w:rPr>
        <w:t>,</w:t>
      </w:r>
      <w:r w:rsidR="008028B5" w:rsidRPr="00A3036C">
        <w:rPr>
          <w:rFonts w:ascii="Times New Roman" w:hAnsi="Times New Roman" w:cs="Times New Roman"/>
          <w:sz w:val="24"/>
          <w:szCs w:val="24"/>
        </w:rPr>
        <w:t xml:space="preserve"> se reservam, educadamente, o direito</w:t>
      </w:r>
      <w:r w:rsidR="0031491A" w:rsidRPr="00A3036C">
        <w:rPr>
          <w:rFonts w:ascii="Times New Roman" w:hAnsi="Times New Roman" w:cs="Times New Roman"/>
          <w:sz w:val="24"/>
          <w:szCs w:val="24"/>
        </w:rPr>
        <w:t xml:space="preserve"> de aprofundarem o assunto</w:t>
      </w:r>
      <w:r w:rsidR="00AB0D4C" w:rsidRPr="00A3036C">
        <w:rPr>
          <w:rFonts w:ascii="Times New Roman" w:hAnsi="Times New Roman" w:cs="Times New Roman"/>
          <w:sz w:val="24"/>
          <w:szCs w:val="24"/>
        </w:rPr>
        <w:t xml:space="preserve"> para poderem ter melhor juízo de valor</w:t>
      </w:r>
      <w:r w:rsidR="002E7667" w:rsidRPr="00A3036C">
        <w:rPr>
          <w:rFonts w:ascii="Times New Roman" w:hAnsi="Times New Roman" w:cs="Times New Roman"/>
          <w:sz w:val="24"/>
          <w:szCs w:val="24"/>
        </w:rPr>
        <w:t>, evitando assim serem vítimas do SPA.</w:t>
      </w:r>
    </w:p>
    <w:p w14:paraId="2BB00CBB" w14:textId="5D8B197D" w:rsidR="00853ADC" w:rsidRPr="00A3036C" w:rsidRDefault="008C481D" w:rsidP="008C481D">
      <w:pPr>
        <w:spacing w:after="0"/>
        <w:jc w:val="both"/>
        <w:rPr>
          <w:rFonts w:ascii="Times New Roman" w:hAnsi="Times New Roman" w:cs="Times New Roman"/>
          <w:sz w:val="24"/>
          <w:szCs w:val="24"/>
        </w:rPr>
      </w:pPr>
      <w:r w:rsidRPr="00A3036C">
        <w:rPr>
          <w:rFonts w:ascii="Times New Roman" w:hAnsi="Times New Roman" w:cs="Times New Roman"/>
          <w:sz w:val="24"/>
          <w:szCs w:val="24"/>
        </w:rPr>
        <w:t>Entreolhares</w:t>
      </w:r>
      <w:r w:rsidR="00853ADC" w:rsidRPr="00A3036C">
        <w:rPr>
          <w:rFonts w:ascii="Times New Roman" w:hAnsi="Times New Roman" w:cs="Times New Roman"/>
          <w:sz w:val="24"/>
          <w:szCs w:val="24"/>
        </w:rPr>
        <w:t xml:space="preserve">, </w:t>
      </w:r>
      <w:r w:rsidRPr="00A3036C">
        <w:rPr>
          <w:rFonts w:ascii="Times New Roman" w:hAnsi="Times New Roman" w:cs="Times New Roman"/>
          <w:sz w:val="24"/>
          <w:szCs w:val="24"/>
        </w:rPr>
        <w:t>Guerreiros Dimensionais questionam o despertar de uma integrante declarada do SPA. No entanto não formam opinião</w:t>
      </w:r>
      <w:r w:rsidR="00853ADC" w:rsidRPr="00A3036C">
        <w:rPr>
          <w:rFonts w:ascii="Times New Roman" w:hAnsi="Times New Roman" w:cs="Times New Roman"/>
          <w:sz w:val="24"/>
          <w:szCs w:val="24"/>
        </w:rPr>
        <w:t xml:space="preserve"> e continuam a </w:t>
      </w:r>
      <w:r w:rsidR="000840DD" w:rsidRPr="00A3036C">
        <w:rPr>
          <w:rFonts w:ascii="Times New Roman" w:hAnsi="Times New Roman" w:cs="Times New Roman"/>
          <w:sz w:val="24"/>
          <w:szCs w:val="24"/>
        </w:rPr>
        <w:t>convers</w:t>
      </w:r>
      <w:r w:rsidR="00853ADC" w:rsidRPr="00A3036C">
        <w:rPr>
          <w:rFonts w:ascii="Times New Roman" w:hAnsi="Times New Roman" w:cs="Times New Roman"/>
          <w:sz w:val="24"/>
          <w:szCs w:val="24"/>
        </w:rPr>
        <w:t xml:space="preserve">a, no intuito de estarem diante de uma verdade verdadeira e de uma nova aliada na luta pelo despertar em massa da humanidade e, consequentemente, da desintegração do Sistema Terra. Certos, de que o SEU </w:t>
      </w:r>
      <w:r w:rsidR="00853ADC" w:rsidRPr="00A3036C">
        <w:rPr>
          <w:rFonts w:ascii="Times New Roman" w:hAnsi="Times New Roman" w:cs="Times New Roman"/>
          <w:i/>
          <w:iCs/>
          <w:sz w:val="24"/>
          <w:szCs w:val="24"/>
        </w:rPr>
        <w:t>escreve certo por linhas tortas</w:t>
      </w:r>
      <w:r w:rsidR="00853ADC" w:rsidRPr="00A3036C">
        <w:rPr>
          <w:rFonts w:ascii="Times New Roman" w:hAnsi="Times New Roman" w:cs="Times New Roman"/>
          <w:sz w:val="24"/>
          <w:szCs w:val="24"/>
        </w:rPr>
        <w:t>.</w:t>
      </w:r>
    </w:p>
    <w:p w14:paraId="41E2C73E" w14:textId="77777777" w:rsidR="00853ADC" w:rsidRPr="00A3036C" w:rsidRDefault="00853ADC" w:rsidP="008C481D">
      <w:pPr>
        <w:spacing w:after="0"/>
        <w:jc w:val="both"/>
        <w:rPr>
          <w:rFonts w:ascii="Times New Roman" w:hAnsi="Times New Roman" w:cs="Times New Roman"/>
          <w:sz w:val="24"/>
          <w:szCs w:val="24"/>
        </w:rPr>
      </w:pPr>
    </w:p>
    <w:p w14:paraId="4B76678C" w14:textId="44CA05AF" w:rsidR="008C481D" w:rsidRPr="00A3036C" w:rsidRDefault="00853ADC" w:rsidP="00904C9B">
      <w:pPr>
        <w:jc w:val="both"/>
        <w:rPr>
          <w:rFonts w:ascii="Times New Roman" w:eastAsia="Aptos" w:hAnsi="Times New Roman" w:cs="Times New Roman"/>
          <w:i/>
          <w:iCs/>
          <w:sz w:val="24"/>
          <w:szCs w:val="24"/>
        </w:rPr>
      </w:pPr>
      <w:r w:rsidRPr="00A3036C">
        <w:rPr>
          <w:rFonts w:ascii="Times New Roman" w:hAnsi="Times New Roman" w:cs="Times New Roman"/>
          <w:sz w:val="24"/>
          <w:szCs w:val="24"/>
        </w:rPr>
        <w:t>▬</w:t>
      </w:r>
      <w:r w:rsidR="008C481D" w:rsidRPr="00A3036C">
        <w:rPr>
          <w:rFonts w:ascii="Times New Roman" w:hAnsi="Times New Roman" w:cs="Times New Roman"/>
          <w:sz w:val="24"/>
          <w:szCs w:val="24"/>
        </w:rPr>
        <w:t xml:space="preserve"> </w:t>
      </w:r>
      <w:r w:rsidR="000E3C39" w:rsidRPr="00A3036C">
        <w:rPr>
          <w:rFonts w:ascii="Times New Roman" w:hAnsi="Times New Roman" w:cs="Times New Roman"/>
          <w:b/>
          <w:bCs/>
          <w:sz w:val="24"/>
          <w:szCs w:val="24"/>
        </w:rPr>
        <w:t>Evoluirejá</w:t>
      </w:r>
      <w:r w:rsidR="000E3C39" w:rsidRPr="00A3036C">
        <w:rPr>
          <w:rFonts w:ascii="Times New Roman" w:hAnsi="Times New Roman" w:cs="Times New Roman"/>
          <w:sz w:val="24"/>
          <w:szCs w:val="24"/>
        </w:rPr>
        <w:t xml:space="preserve"> </w:t>
      </w:r>
      <w:r w:rsidR="00BC3CA8" w:rsidRPr="00A3036C">
        <w:rPr>
          <w:rFonts w:ascii="Times New Roman" w:hAnsi="Times New Roman" w:cs="Times New Roman"/>
          <w:sz w:val="24"/>
          <w:szCs w:val="24"/>
        </w:rPr>
        <w:t xml:space="preserve">nos deixa convictos </w:t>
      </w:r>
      <w:r w:rsidR="008E41B6" w:rsidRPr="00A3036C">
        <w:rPr>
          <w:rFonts w:ascii="Times New Roman" w:hAnsi="Times New Roman" w:cs="Times New Roman"/>
          <w:sz w:val="24"/>
          <w:szCs w:val="24"/>
        </w:rPr>
        <w:t xml:space="preserve">do processo evolutivo universal ― Nefertari </w:t>
      </w:r>
      <w:r w:rsidR="00011A56" w:rsidRPr="00A3036C">
        <w:rPr>
          <w:rFonts w:ascii="Times New Roman" w:hAnsi="Times New Roman" w:cs="Times New Roman"/>
          <w:sz w:val="24"/>
          <w:szCs w:val="24"/>
        </w:rPr>
        <w:t>Mandela</w:t>
      </w:r>
      <w:r w:rsidR="008E41B6" w:rsidRPr="00A3036C">
        <w:rPr>
          <w:rFonts w:ascii="Times New Roman" w:hAnsi="Times New Roman" w:cs="Times New Roman"/>
          <w:sz w:val="24"/>
          <w:szCs w:val="24"/>
        </w:rPr>
        <w:t xml:space="preserve"> </w:t>
      </w:r>
      <w:r w:rsidR="008E3EFE" w:rsidRPr="00A3036C">
        <w:rPr>
          <w:rFonts w:ascii="Times New Roman" w:hAnsi="Times New Roman" w:cs="Times New Roman"/>
          <w:sz w:val="24"/>
          <w:szCs w:val="24"/>
        </w:rPr>
        <w:t xml:space="preserve">observa </w:t>
      </w:r>
      <w:r w:rsidR="008E41B6" w:rsidRPr="00A3036C">
        <w:rPr>
          <w:rFonts w:ascii="Times New Roman" w:hAnsi="Times New Roman" w:cs="Times New Roman"/>
          <w:sz w:val="24"/>
          <w:szCs w:val="24"/>
        </w:rPr>
        <w:t xml:space="preserve">― </w:t>
      </w:r>
      <w:r w:rsidR="008E3EFE" w:rsidRPr="00A3036C">
        <w:rPr>
          <w:rFonts w:ascii="Times New Roman" w:hAnsi="Times New Roman" w:cs="Times New Roman"/>
          <w:sz w:val="24"/>
          <w:szCs w:val="24"/>
        </w:rPr>
        <w:t>Esta viagem acompanhada de Fértilles e Germano</w:t>
      </w:r>
      <w:r w:rsidR="00B03272" w:rsidRPr="00A3036C">
        <w:rPr>
          <w:rFonts w:ascii="Times New Roman" w:hAnsi="Times New Roman" w:cs="Times New Roman"/>
          <w:sz w:val="24"/>
          <w:szCs w:val="24"/>
        </w:rPr>
        <w:t xml:space="preserve"> me fizera crer no amor incondicional como maior arma para evolução do terrícola</w:t>
      </w:r>
      <w:r w:rsidR="00904C9B" w:rsidRPr="00A3036C">
        <w:rPr>
          <w:rFonts w:ascii="Times New Roman" w:hAnsi="Times New Roman" w:cs="Times New Roman"/>
          <w:sz w:val="24"/>
          <w:szCs w:val="24"/>
        </w:rPr>
        <w:t xml:space="preserve">, apesar das ações manipulatórias de </w:t>
      </w:r>
      <w:r w:rsidR="00904C9B" w:rsidRPr="00A3036C">
        <w:rPr>
          <w:rFonts w:ascii="Times New Roman" w:eastAsia="Aptos" w:hAnsi="Times New Roman" w:cs="Times New Roman"/>
          <w:i/>
          <w:iCs/>
          <w:sz w:val="24"/>
          <w:szCs w:val="24"/>
        </w:rPr>
        <w:t>malenirus</w:t>
      </w:r>
      <w:r w:rsidR="00904C9B" w:rsidRPr="00A3036C">
        <w:rPr>
          <w:rFonts w:ascii="Times New Roman" w:eastAsia="Aptos" w:hAnsi="Times New Roman" w:cs="Times New Roman"/>
          <w:sz w:val="24"/>
          <w:szCs w:val="24"/>
        </w:rPr>
        <w:t xml:space="preserve">, </w:t>
      </w:r>
      <w:r w:rsidR="00904C9B" w:rsidRPr="00A3036C">
        <w:rPr>
          <w:rFonts w:ascii="Times New Roman" w:eastAsia="Aptos" w:hAnsi="Times New Roman" w:cs="Times New Roman"/>
          <w:i/>
          <w:iCs/>
          <w:sz w:val="24"/>
          <w:szCs w:val="24"/>
        </w:rPr>
        <w:t xml:space="preserve">reinonaques </w:t>
      </w:r>
      <w:r w:rsidR="00904C9B" w:rsidRPr="00A3036C">
        <w:rPr>
          <w:rFonts w:ascii="Times New Roman" w:eastAsia="Aptos" w:hAnsi="Times New Roman" w:cs="Times New Roman"/>
          <w:sz w:val="24"/>
          <w:szCs w:val="24"/>
        </w:rPr>
        <w:t xml:space="preserve">e </w:t>
      </w:r>
      <w:r w:rsidR="00904C9B" w:rsidRPr="00A3036C">
        <w:rPr>
          <w:rFonts w:ascii="Times New Roman" w:eastAsia="Aptos" w:hAnsi="Times New Roman" w:cs="Times New Roman"/>
          <w:i/>
          <w:iCs/>
          <w:sz w:val="24"/>
          <w:szCs w:val="24"/>
        </w:rPr>
        <w:t>dominitilianos</w:t>
      </w:r>
      <w:r w:rsidR="00904C9B" w:rsidRPr="00A3036C">
        <w:rPr>
          <w:rFonts w:ascii="Times New Roman" w:hAnsi="Times New Roman" w:cs="Times New Roman"/>
          <w:sz w:val="24"/>
          <w:szCs w:val="24"/>
        </w:rPr>
        <w:t>, através de IA — Inteligência Artificial</w:t>
      </w:r>
      <w:r w:rsidR="00B03272" w:rsidRPr="00A3036C">
        <w:rPr>
          <w:rFonts w:ascii="Times New Roman" w:hAnsi="Times New Roman" w:cs="Times New Roman"/>
          <w:sz w:val="24"/>
          <w:szCs w:val="24"/>
        </w:rPr>
        <w:t>. ▬ emocionada.</w:t>
      </w:r>
    </w:p>
    <w:p w14:paraId="590184BE" w14:textId="77777777" w:rsidR="00B03272" w:rsidRPr="00A3036C" w:rsidRDefault="00B03272" w:rsidP="008C481D">
      <w:pPr>
        <w:spacing w:after="0"/>
        <w:jc w:val="both"/>
        <w:rPr>
          <w:rFonts w:ascii="Times New Roman" w:hAnsi="Times New Roman" w:cs="Times New Roman"/>
          <w:sz w:val="24"/>
          <w:szCs w:val="24"/>
        </w:rPr>
      </w:pPr>
    </w:p>
    <w:p w14:paraId="18CD74C7" w14:textId="396FB361" w:rsidR="00B03272" w:rsidRPr="00A3036C" w:rsidRDefault="00B03272" w:rsidP="008C481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840A17" w:rsidRPr="00A3036C">
        <w:rPr>
          <w:rFonts w:ascii="Times New Roman" w:hAnsi="Times New Roman" w:cs="Times New Roman"/>
          <w:sz w:val="24"/>
          <w:szCs w:val="24"/>
        </w:rPr>
        <w:t>Sem dúvida ne</w:t>
      </w:r>
      <w:r w:rsidR="00E07538" w:rsidRPr="00A3036C">
        <w:rPr>
          <w:rFonts w:ascii="Times New Roman" w:hAnsi="Times New Roman" w:cs="Times New Roman"/>
          <w:sz w:val="24"/>
          <w:szCs w:val="24"/>
        </w:rPr>
        <w:t>nhuma é o melhor sentimento para o enfrentamento do Sistema Terra ―</w:t>
      </w:r>
      <w:r w:rsidR="007E0915" w:rsidRPr="00A3036C">
        <w:rPr>
          <w:rFonts w:ascii="Times New Roman" w:hAnsi="Times New Roman" w:cs="Times New Roman"/>
          <w:sz w:val="24"/>
          <w:szCs w:val="24"/>
        </w:rPr>
        <w:t xml:space="preserve"> Carol </w:t>
      </w:r>
      <w:r w:rsidR="006224A6" w:rsidRPr="00A3036C">
        <w:rPr>
          <w:rFonts w:ascii="Times New Roman" w:hAnsi="Times New Roman" w:cs="Times New Roman"/>
          <w:sz w:val="24"/>
          <w:szCs w:val="24"/>
        </w:rPr>
        <w:t xml:space="preserve">reitera </w:t>
      </w:r>
      <w:r w:rsidR="00E07538" w:rsidRPr="00A3036C">
        <w:rPr>
          <w:rFonts w:ascii="Times New Roman" w:hAnsi="Times New Roman" w:cs="Times New Roman"/>
          <w:sz w:val="24"/>
          <w:szCs w:val="24"/>
        </w:rPr>
        <w:t>―</w:t>
      </w:r>
      <w:r w:rsidR="006224A6" w:rsidRPr="00A3036C">
        <w:rPr>
          <w:rFonts w:ascii="Times New Roman" w:hAnsi="Times New Roman" w:cs="Times New Roman"/>
          <w:sz w:val="24"/>
          <w:szCs w:val="24"/>
        </w:rPr>
        <w:t xml:space="preserve"> Nossa consciência</w:t>
      </w:r>
      <w:r w:rsidR="002E236F" w:rsidRPr="00A3036C">
        <w:rPr>
          <w:rFonts w:ascii="Times New Roman" w:hAnsi="Times New Roman" w:cs="Times New Roman"/>
          <w:sz w:val="24"/>
          <w:szCs w:val="24"/>
        </w:rPr>
        <w:t xml:space="preserve"> no encontro do Eu Superior</w:t>
      </w:r>
      <w:r w:rsidR="000A1AFF" w:rsidRPr="00A3036C">
        <w:rPr>
          <w:rFonts w:ascii="Times New Roman" w:hAnsi="Times New Roman" w:cs="Times New Roman"/>
          <w:sz w:val="24"/>
          <w:szCs w:val="24"/>
        </w:rPr>
        <w:t>, o fará ruir</w:t>
      </w:r>
      <w:r w:rsidR="00904C9B" w:rsidRPr="00A3036C">
        <w:rPr>
          <w:rFonts w:ascii="Times New Roman" w:hAnsi="Times New Roman" w:cs="Times New Roman"/>
          <w:sz w:val="24"/>
          <w:szCs w:val="24"/>
        </w:rPr>
        <w:t>, no caso de terrícolas despertos pela IN — Inteligência Natural</w:t>
      </w:r>
      <w:r w:rsidR="000A1AFF" w:rsidRPr="00A3036C">
        <w:rPr>
          <w:rFonts w:ascii="Times New Roman" w:hAnsi="Times New Roman" w:cs="Times New Roman"/>
          <w:sz w:val="24"/>
          <w:szCs w:val="24"/>
        </w:rPr>
        <w:t xml:space="preserve">. </w:t>
      </w:r>
      <w:r w:rsidR="0092160E" w:rsidRPr="00A3036C">
        <w:rPr>
          <w:rFonts w:ascii="Times New Roman" w:hAnsi="Times New Roman" w:cs="Times New Roman"/>
          <w:sz w:val="24"/>
          <w:szCs w:val="24"/>
        </w:rPr>
        <w:t>▬ convicta.</w:t>
      </w:r>
    </w:p>
    <w:p w14:paraId="42EAA5A5" w14:textId="77777777" w:rsidR="00504300" w:rsidRPr="00A3036C" w:rsidRDefault="00504300" w:rsidP="008C481D">
      <w:pPr>
        <w:spacing w:after="0"/>
        <w:jc w:val="both"/>
        <w:rPr>
          <w:rFonts w:ascii="Times New Roman" w:hAnsi="Times New Roman" w:cs="Times New Roman"/>
          <w:sz w:val="24"/>
          <w:szCs w:val="24"/>
        </w:rPr>
      </w:pPr>
    </w:p>
    <w:p w14:paraId="6F44E095" w14:textId="7DCAC1F5" w:rsidR="00504300" w:rsidRPr="00A3036C" w:rsidRDefault="00504300" w:rsidP="008C481D">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567E56" w:rsidRPr="00A3036C">
        <w:rPr>
          <w:rFonts w:ascii="Times New Roman" w:hAnsi="Times New Roman" w:cs="Times New Roman"/>
          <w:sz w:val="24"/>
          <w:szCs w:val="24"/>
        </w:rPr>
        <w:t>D</w:t>
      </w:r>
      <w:r w:rsidR="003478F4" w:rsidRPr="00A3036C">
        <w:rPr>
          <w:rFonts w:ascii="Times New Roman" w:hAnsi="Times New Roman" w:cs="Times New Roman"/>
          <w:sz w:val="24"/>
          <w:szCs w:val="24"/>
        </w:rPr>
        <w:t xml:space="preserve">espertar em massa acontecerá mais </w:t>
      </w:r>
      <w:r w:rsidR="00904C9B" w:rsidRPr="00A3036C">
        <w:rPr>
          <w:rFonts w:ascii="Times New Roman" w:hAnsi="Times New Roman" w:cs="Times New Roman"/>
          <w:sz w:val="24"/>
          <w:szCs w:val="24"/>
        </w:rPr>
        <w:t>cedo ou</w:t>
      </w:r>
      <w:r w:rsidR="003478F4" w:rsidRPr="00A3036C">
        <w:rPr>
          <w:rFonts w:ascii="Times New Roman" w:hAnsi="Times New Roman" w:cs="Times New Roman"/>
          <w:sz w:val="24"/>
          <w:szCs w:val="24"/>
        </w:rPr>
        <w:t xml:space="preserve"> mais tarde ― Gabriel</w:t>
      </w:r>
      <w:r w:rsidR="00567E56" w:rsidRPr="00A3036C">
        <w:rPr>
          <w:rFonts w:ascii="Times New Roman" w:hAnsi="Times New Roman" w:cs="Times New Roman"/>
          <w:sz w:val="24"/>
          <w:szCs w:val="24"/>
        </w:rPr>
        <w:t xml:space="preserve"> afirma</w:t>
      </w:r>
      <w:r w:rsidR="003478F4" w:rsidRPr="00A3036C">
        <w:rPr>
          <w:rFonts w:ascii="Times New Roman" w:hAnsi="Times New Roman" w:cs="Times New Roman"/>
          <w:sz w:val="24"/>
          <w:szCs w:val="24"/>
        </w:rPr>
        <w:t xml:space="preserve"> ―</w:t>
      </w:r>
      <w:r w:rsidR="00567E56" w:rsidRPr="00A3036C">
        <w:rPr>
          <w:rFonts w:ascii="Times New Roman" w:hAnsi="Times New Roman" w:cs="Times New Roman"/>
          <w:sz w:val="24"/>
          <w:szCs w:val="24"/>
        </w:rPr>
        <w:t xml:space="preserve"> Paciência</w:t>
      </w:r>
      <w:r w:rsidR="00C55432" w:rsidRPr="00A3036C">
        <w:rPr>
          <w:rFonts w:ascii="Times New Roman" w:hAnsi="Times New Roman" w:cs="Times New Roman"/>
          <w:sz w:val="24"/>
          <w:szCs w:val="24"/>
        </w:rPr>
        <w:t xml:space="preserve"> é uma virtude aprimorada pelos Guerreiros Dimensionais</w:t>
      </w:r>
      <w:r w:rsidR="002046A9" w:rsidRPr="00A3036C">
        <w:rPr>
          <w:rFonts w:ascii="Times New Roman" w:hAnsi="Times New Roman" w:cs="Times New Roman"/>
          <w:sz w:val="24"/>
          <w:szCs w:val="24"/>
        </w:rPr>
        <w:t xml:space="preserve"> para atingirem o objetivo. ▬ </w:t>
      </w:r>
      <w:r w:rsidR="002D30E8" w:rsidRPr="00A3036C">
        <w:rPr>
          <w:rFonts w:ascii="Times New Roman" w:hAnsi="Times New Roman" w:cs="Times New Roman"/>
          <w:sz w:val="24"/>
          <w:szCs w:val="24"/>
        </w:rPr>
        <w:t>analisa.</w:t>
      </w:r>
    </w:p>
    <w:p w14:paraId="28D01EE8" w14:textId="77777777" w:rsidR="002D30E8" w:rsidRPr="00A3036C" w:rsidRDefault="002D30E8" w:rsidP="008C481D">
      <w:pPr>
        <w:spacing w:after="0"/>
        <w:jc w:val="both"/>
        <w:rPr>
          <w:rFonts w:ascii="Times New Roman" w:hAnsi="Times New Roman" w:cs="Times New Roman"/>
          <w:sz w:val="24"/>
          <w:szCs w:val="24"/>
        </w:rPr>
      </w:pPr>
    </w:p>
    <w:p w14:paraId="20036F13" w14:textId="6FA93DD8" w:rsidR="002D30E8" w:rsidRPr="00A3036C" w:rsidRDefault="002D30E8" w:rsidP="008C481D">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1B4C46" w:rsidRPr="00A3036C">
        <w:rPr>
          <w:rFonts w:ascii="Times New Roman" w:hAnsi="Times New Roman" w:cs="Times New Roman"/>
          <w:sz w:val="24"/>
          <w:szCs w:val="24"/>
        </w:rPr>
        <w:t>Sinto,</w:t>
      </w:r>
      <w:r w:rsidR="00904C9B" w:rsidRPr="00A3036C">
        <w:rPr>
          <w:rFonts w:ascii="Times New Roman" w:hAnsi="Times New Roman" w:cs="Times New Roman"/>
          <w:sz w:val="24"/>
          <w:szCs w:val="24"/>
        </w:rPr>
        <w:t xml:space="preserve"> </w:t>
      </w:r>
      <w:r w:rsidR="001B4C46" w:rsidRPr="00A3036C">
        <w:rPr>
          <w:rFonts w:ascii="Times New Roman" w:hAnsi="Times New Roman" w:cs="Times New Roman"/>
          <w:sz w:val="24"/>
          <w:szCs w:val="24"/>
        </w:rPr>
        <w:t>pelos recentes acontecimentos, uma</w:t>
      </w:r>
      <w:r w:rsidR="00652351" w:rsidRPr="00A3036C">
        <w:rPr>
          <w:rFonts w:ascii="Times New Roman" w:hAnsi="Times New Roman" w:cs="Times New Roman"/>
          <w:sz w:val="24"/>
          <w:szCs w:val="24"/>
        </w:rPr>
        <w:t xml:space="preserve"> disponibilidade, jamais vista, na aceitação</w:t>
      </w:r>
      <w:r w:rsidR="00F144D3" w:rsidRPr="00A3036C">
        <w:rPr>
          <w:rFonts w:ascii="Times New Roman" w:hAnsi="Times New Roman" w:cs="Times New Roman"/>
          <w:sz w:val="24"/>
          <w:szCs w:val="24"/>
        </w:rPr>
        <w:t xml:space="preserve"> de segmentos menos favorecidos a filosofia do Eu Sou ― Liz</w:t>
      </w:r>
      <w:r w:rsidR="00432DC0" w:rsidRPr="00A3036C">
        <w:rPr>
          <w:rFonts w:ascii="Times New Roman" w:hAnsi="Times New Roman" w:cs="Times New Roman"/>
          <w:sz w:val="24"/>
          <w:szCs w:val="24"/>
        </w:rPr>
        <w:t xml:space="preserve"> otimista </w:t>
      </w:r>
      <w:r w:rsidR="00F144D3" w:rsidRPr="00A3036C">
        <w:rPr>
          <w:rFonts w:ascii="Times New Roman" w:hAnsi="Times New Roman" w:cs="Times New Roman"/>
          <w:sz w:val="24"/>
          <w:szCs w:val="24"/>
        </w:rPr>
        <w:t>―</w:t>
      </w:r>
      <w:r w:rsidR="00432DC0" w:rsidRPr="00A3036C">
        <w:rPr>
          <w:rFonts w:ascii="Times New Roman" w:hAnsi="Times New Roman" w:cs="Times New Roman"/>
          <w:sz w:val="24"/>
          <w:szCs w:val="24"/>
        </w:rPr>
        <w:t xml:space="preserve"> </w:t>
      </w:r>
      <w:r w:rsidR="00BF489C" w:rsidRPr="00A3036C">
        <w:rPr>
          <w:rFonts w:ascii="Times New Roman" w:hAnsi="Times New Roman" w:cs="Times New Roman"/>
          <w:sz w:val="24"/>
          <w:szCs w:val="24"/>
        </w:rPr>
        <w:t>Precisamos aproveitar este momento</w:t>
      </w:r>
      <w:r w:rsidR="00F64F5F" w:rsidRPr="00A3036C">
        <w:rPr>
          <w:rFonts w:ascii="Times New Roman" w:hAnsi="Times New Roman" w:cs="Times New Roman"/>
          <w:sz w:val="24"/>
          <w:szCs w:val="24"/>
        </w:rPr>
        <w:t xml:space="preserve"> neste continente. ▬ sugestiona.</w:t>
      </w:r>
    </w:p>
    <w:p w14:paraId="67EC1EF4" w14:textId="77777777" w:rsidR="00F64F5F" w:rsidRPr="00A3036C" w:rsidRDefault="00F64F5F" w:rsidP="008C481D">
      <w:pPr>
        <w:spacing w:after="0"/>
        <w:jc w:val="both"/>
        <w:rPr>
          <w:rFonts w:ascii="Times New Roman" w:hAnsi="Times New Roman" w:cs="Times New Roman"/>
          <w:sz w:val="24"/>
          <w:szCs w:val="24"/>
        </w:rPr>
      </w:pPr>
    </w:p>
    <w:p w14:paraId="151D0B06" w14:textId="46368527" w:rsidR="00F75239" w:rsidRPr="00A3036C" w:rsidRDefault="00F64F5F" w:rsidP="00F75239">
      <w:pPr>
        <w:jc w:val="both"/>
        <w:rPr>
          <w:rFonts w:ascii="Times New Roman" w:hAnsi="Times New Roman" w:cs="Times New Roman"/>
          <w:sz w:val="24"/>
          <w:szCs w:val="24"/>
        </w:rPr>
      </w:pPr>
      <w:r w:rsidRPr="00A3036C">
        <w:rPr>
          <w:rFonts w:ascii="Times New Roman" w:hAnsi="Times New Roman" w:cs="Times New Roman"/>
          <w:sz w:val="24"/>
          <w:szCs w:val="24"/>
        </w:rPr>
        <w:t xml:space="preserve">▬ Sinto-me </w:t>
      </w:r>
      <w:r w:rsidR="00EA1302" w:rsidRPr="00A3036C">
        <w:rPr>
          <w:rFonts w:ascii="Times New Roman" w:hAnsi="Times New Roman" w:cs="Times New Roman"/>
          <w:sz w:val="24"/>
          <w:szCs w:val="24"/>
        </w:rPr>
        <w:t xml:space="preserve">privilegiado em poder conceber o processo evolutivo da humanidade em tempo real ― Tom </w:t>
      </w:r>
      <w:r w:rsidR="003E614F" w:rsidRPr="00A3036C">
        <w:rPr>
          <w:rFonts w:ascii="Times New Roman" w:hAnsi="Times New Roman" w:cs="Times New Roman"/>
          <w:sz w:val="24"/>
          <w:szCs w:val="24"/>
        </w:rPr>
        <w:t xml:space="preserve">remete-se ao </w:t>
      </w:r>
      <w:r w:rsidR="00904C9B" w:rsidRPr="00A3036C">
        <w:rPr>
          <w:rFonts w:ascii="Times New Roman" w:hAnsi="Times New Roman" w:cs="Times New Roman"/>
          <w:sz w:val="24"/>
          <w:szCs w:val="24"/>
        </w:rPr>
        <w:t xml:space="preserve">segundo </w:t>
      </w:r>
      <w:r w:rsidR="003E614F" w:rsidRPr="00A3036C">
        <w:rPr>
          <w:rFonts w:ascii="Times New Roman" w:hAnsi="Times New Roman" w:cs="Times New Roman"/>
          <w:sz w:val="24"/>
          <w:szCs w:val="24"/>
        </w:rPr>
        <w:t>romance</w:t>
      </w:r>
      <w:r w:rsidR="00904C9B" w:rsidRPr="00A3036C">
        <w:rPr>
          <w:rFonts w:ascii="Times New Roman" w:hAnsi="Times New Roman" w:cs="Times New Roman"/>
          <w:sz w:val="24"/>
          <w:szCs w:val="24"/>
        </w:rPr>
        <w:t xml:space="preserve"> da trilogia,</w:t>
      </w:r>
      <w:r w:rsidR="003E614F" w:rsidRPr="00A3036C">
        <w:rPr>
          <w:rFonts w:ascii="Times New Roman" w:hAnsi="Times New Roman" w:cs="Times New Roman"/>
          <w:sz w:val="24"/>
          <w:szCs w:val="24"/>
        </w:rPr>
        <w:t xml:space="preserve">  </w:t>
      </w:r>
      <w:r w:rsidR="00FE20CA" w:rsidRPr="00A3036C">
        <w:rPr>
          <w:rFonts w:ascii="Times New Roman" w:eastAsia="Aptos" w:hAnsi="Times New Roman" w:cs="Times New Roman"/>
          <w:b/>
          <w:bCs/>
        </w:rPr>
        <w:t>e</w:t>
      </w:r>
      <w:r w:rsidR="00FE20CA" w:rsidRPr="00A3036C">
        <w:rPr>
          <w:rFonts w:ascii="Times New Roman" w:eastAsia="Aptos" w:hAnsi="Times New Roman" w:cs="Times New Roman"/>
          <w:b/>
          <w:bCs/>
          <w:color w:val="FF0000"/>
        </w:rPr>
        <w:t>X</w:t>
      </w:r>
      <w:r w:rsidR="00FE20CA" w:rsidRPr="00A3036C">
        <w:rPr>
          <w:rFonts w:ascii="Times New Roman" w:eastAsia="Aptos" w:hAnsi="Times New Roman" w:cs="Times New Roman"/>
          <w:b/>
          <w:bCs/>
        </w:rPr>
        <w:t xml:space="preserve">ilados da </w:t>
      </w:r>
      <w:r w:rsidR="00FE20CA" w:rsidRPr="00A3036C">
        <w:rPr>
          <w:rFonts w:ascii="Times New Roman" w:eastAsia="Aptos" w:hAnsi="Times New Roman" w:cs="Times New Roman"/>
          <w:b/>
          <w:bCs/>
          <w:color w:val="7030A0"/>
        </w:rPr>
        <w:t>T</w:t>
      </w:r>
      <w:r w:rsidR="00FE20CA" w:rsidRPr="00A3036C">
        <w:rPr>
          <w:rFonts w:ascii="Times New Roman" w:eastAsia="Aptos" w:hAnsi="Times New Roman" w:cs="Times New Roman"/>
          <w:b/>
          <w:bCs/>
        </w:rPr>
        <w:t xml:space="preserve">erra </w:t>
      </w:r>
      <w:r w:rsidR="00FE20CA" w:rsidRPr="00A3036C">
        <w:rPr>
          <w:rFonts w:ascii="Times New Roman" w:eastAsia="Aptos" w:hAnsi="Times New Roman" w:cs="Times New Roman"/>
          <w:b/>
          <w:bCs/>
          <w:sz w:val="24"/>
          <w:szCs w:val="24"/>
        </w:rPr>
        <w:t>─ passado pacto para o futuro</w:t>
      </w:r>
      <w:r w:rsidR="00904C9B" w:rsidRPr="00A3036C">
        <w:rPr>
          <w:rFonts w:ascii="Times New Roman" w:eastAsia="Aptos" w:hAnsi="Times New Roman" w:cs="Times New Roman"/>
          <w:sz w:val="24"/>
          <w:szCs w:val="24"/>
        </w:rPr>
        <w:t xml:space="preserve"> </w:t>
      </w:r>
      <w:r w:rsidR="00EA1302" w:rsidRPr="00A3036C">
        <w:rPr>
          <w:rFonts w:ascii="Times New Roman" w:hAnsi="Times New Roman" w:cs="Times New Roman"/>
          <w:sz w:val="24"/>
          <w:szCs w:val="24"/>
        </w:rPr>
        <w:t>―</w:t>
      </w:r>
      <w:r w:rsidR="000D6D9C" w:rsidRPr="00A3036C">
        <w:rPr>
          <w:rFonts w:ascii="Times New Roman" w:hAnsi="Times New Roman" w:cs="Times New Roman"/>
          <w:sz w:val="24"/>
          <w:szCs w:val="24"/>
        </w:rPr>
        <w:t xml:space="preserve"> Indescritível testemunhar a evolução terrícola ao</w:t>
      </w:r>
      <w:r w:rsidR="000A0A79" w:rsidRPr="00A3036C">
        <w:rPr>
          <w:rFonts w:ascii="Times New Roman" w:hAnsi="Times New Roman" w:cs="Times New Roman"/>
          <w:sz w:val="24"/>
          <w:szCs w:val="24"/>
        </w:rPr>
        <w:t>, por ora,</w:t>
      </w:r>
      <w:r w:rsidR="000D6D9C" w:rsidRPr="00A3036C">
        <w:rPr>
          <w:rFonts w:ascii="Times New Roman" w:hAnsi="Times New Roman" w:cs="Times New Roman"/>
          <w:sz w:val="24"/>
          <w:szCs w:val="24"/>
        </w:rPr>
        <w:t xml:space="preserve"> </w:t>
      </w:r>
      <w:r w:rsidR="000A0A79" w:rsidRPr="00A3036C">
        <w:rPr>
          <w:rFonts w:ascii="Times New Roman" w:hAnsi="Times New Roman" w:cs="Times New Roman"/>
          <w:i/>
          <w:iCs/>
          <w:sz w:val="24"/>
          <w:szCs w:val="24"/>
        </w:rPr>
        <w:t>quinto plano terráqueo</w:t>
      </w:r>
      <w:r w:rsidR="00F75239" w:rsidRPr="00A3036C">
        <w:rPr>
          <w:rFonts w:ascii="Times New Roman" w:hAnsi="Times New Roman" w:cs="Times New Roman"/>
          <w:sz w:val="24"/>
          <w:szCs w:val="24"/>
        </w:rPr>
        <w:t>. ▬ tocado.</w:t>
      </w:r>
    </w:p>
    <w:p w14:paraId="2F41049B" w14:textId="25B9284C" w:rsidR="00B23ACF" w:rsidRPr="00A3036C" w:rsidRDefault="00F75239" w:rsidP="00B23ACF">
      <w:pPr>
        <w:spacing w:after="0"/>
        <w:jc w:val="both"/>
        <w:rPr>
          <w:rFonts w:ascii="Times New Roman" w:hAnsi="Times New Roman" w:cs="Times New Roman"/>
          <w:sz w:val="24"/>
          <w:szCs w:val="24"/>
        </w:rPr>
      </w:pPr>
      <w:r w:rsidRPr="00A3036C">
        <w:rPr>
          <w:rFonts w:ascii="Times New Roman" w:hAnsi="Times New Roman" w:cs="Times New Roman"/>
          <w:sz w:val="24"/>
          <w:szCs w:val="24"/>
        </w:rPr>
        <w:t>Emoção à</w:t>
      </w:r>
      <w:r w:rsidR="00597BA5" w:rsidRPr="00A3036C">
        <w:rPr>
          <w:rFonts w:ascii="Times New Roman" w:hAnsi="Times New Roman" w:cs="Times New Roman"/>
          <w:sz w:val="24"/>
          <w:szCs w:val="24"/>
        </w:rPr>
        <w:t xml:space="preserve"> </w:t>
      </w:r>
      <w:r w:rsidR="00597BA5" w:rsidRPr="00A3036C">
        <w:rPr>
          <w:rFonts w:ascii="Times New Roman" w:hAnsi="Times New Roman" w:cs="Times New Roman"/>
          <w:i/>
          <w:iCs/>
          <w:sz w:val="24"/>
          <w:szCs w:val="24"/>
        </w:rPr>
        <w:t xml:space="preserve">flor da pele </w:t>
      </w:r>
      <w:r w:rsidR="00597BA5" w:rsidRPr="00A3036C">
        <w:rPr>
          <w:rFonts w:ascii="Times New Roman" w:hAnsi="Times New Roman" w:cs="Times New Roman"/>
          <w:sz w:val="24"/>
          <w:szCs w:val="24"/>
        </w:rPr>
        <w:t>invade o ambiente</w:t>
      </w:r>
      <w:r w:rsidR="00855C07" w:rsidRPr="00A3036C">
        <w:rPr>
          <w:rFonts w:ascii="Times New Roman" w:hAnsi="Times New Roman" w:cs="Times New Roman"/>
          <w:sz w:val="24"/>
          <w:szCs w:val="24"/>
        </w:rPr>
        <w:t>, quando anfitriã e os visitantes percebem</w:t>
      </w:r>
      <w:r w:rsidR="00511C00" w:rsidRPr="00A3036C">
        <w:rPr>
          <w:rFonts w:ascii="Times New Roman" w:hAnsi="Times New Roman" w:cs="Times New Roman"/>
          <w:sz w:val="24"/>
          <w:szCs w:val="24"/>
        </w:rPr>
        <w:t xml:space="preserve"> pelas paredes vitrificadas da habitação um pôr do Sol</w:t>
      </w:r>
      <w:r w:rsidR="00A4307D" w:rsidRPr="00A3036C">
        <w:rPr>
          <w:rFonts w:ascii="Times New Roman" w:hAnsi="Times New Roman" w:cs="Times New Roman"/>
          <w:sz w:val="24"/>
          <w:szCs w:val="24"/>
        </w:rPr>
        <w:t xml:space="preserve"> desenhado pelas cores violeta e lilás</w:t>
      </w:r>
      <w:r w:rsidR="00904C9B" w:rsidRPr="00A3036C">
        <w:rPr>
          <w:rFonts w:ascii="Times New Roman" w:hAnsi="Times New Roman" w:cs="Times New Roman"/>
          <w:sz w:val="24"/>
          <w:szCs w:val="24"/>
        </w:rPr>
        <w:t>.</w:t>
      </w:r>
      <w:r w:rsidR="00671025" w:rsidRPr="00A3036C">
        <w:rPr>
          <w:rFonts w:ascii="Times New Roman" w:hAnsi="Times New Roman" w:cs="Times New Roman"/>
          <w:sz w:val="24"/>
          <w:szCs w:val="24"/>
        </w:rPr>
        <w:t xml:space="preserve"> </w:t>
      </w:r>
      <w:r w:rsidR="00904C9B" w:rsidRPr="00A3036C">
        <w:rPr>
          <w:rFonts w:ascii="Times New Roman" w:hAnsi="Times New Roman" w:cs="Times New Roman"/>
          <w:sz w:val="24"/>
          <w:szCs w:val="24"/>
        </w:rPr>
        <w:t>R</w:t>
      </w:r>
      <w:r w:rsidR="00671025" w:rsidRPr="00A3036C">
        <w:rPr>
          <w:rFonts w:ascii="Times New Roman" w:hAnsi="Times New Roman" w:cs="Times New Roman"/>
          <w:sz w:val="24"/>
          <w:szCs w:val="24"/>
        </w:rPr>
        <w:t>epresentativas da Fonte de Criação Universal</w:t>
      </w:r>
      <w:r w:rsidR="00A43CF1" w:rsidRPr="00A3036C">
        <w:rPr>
          <w:rFonts w:ascii="Times New Roman" w:hAnsi="Times New Roman" w:cs="Times New Roman"/>
          <w:sz w:val="24"/>
          <w:szCs w:val="24"/>
        </w:rPr>
        <w:t xml:space="preserve"> nas peles de Germano e Fértilles</w:t>
      </w:r>
      <w:r w:rsidR="00904C9B" w:rsidRPr="00A3036C">
        <w:rPr>
          <w:rFonts w:ascii="Times New Roman" w:hAnsi="Times New Roman" w:cs="Times New Roman"/>
          <w:sz w:val="24"/>
          <w:szCs w:val="24"/>
        </w:rPr>
        <w:t>.</w:t>
      </w:r>
      <w:r w:rsidR="00A43CF1" w:rsidRPr="00A3036C">
        <w:rPr>
          <w:rFonts w:ascii="Times New Roman" w:hAnsi="Times New Roman" w:cs="Times New Roman"/>
          <w:sz w:val="24"/>
          <w:szCs w:val="24"/>
        </w:rPr>
        <w:t xml:space="preserve"> </w:t>
      </w:r>
      <w:r w:rsidR="00904C9B" w:rsidRPr="00A3036C">
        <w:rPr>
          <w:rFonts w:ascii="Times New Roman" w:hAnsi="Times New Roman" w:cs="Times New Roman"/>
          <w:sz w:val="24"/>
          <w:szCs w:val="24"/>
        </w:rPr>
        <w:t>M</w:t>
      </w:r>
      <w:r w:rsidR="00A43CF1" w:rsidRPr="00A3036C">
        <w:rPr>
          <w:rFonts w:ascii="Times New Roman" w:hAnsi="Times New Roman" w:cs="Times New Roman"/>
          <w:sz w:val="24"/>
          <w:szCs w:val="24"/>
        </w:rPr>
        <w:t>orcturianos</w:t>
      </w:r>
      <w:r w:rsidR="00D65A13" w:rsidRPr="00A3036C">
        <w:rPr>
          <w:rFonts w:ascii="Times New Roman" w:hAnsi="Times New Roman" w:cs="Times New Roman"/>
          <w:sz w:val="24"/>
          <w:szCs w:val="24"/>
        </w:rPr>
        <w:t xml:space="preserve">, evoluídos e </w:t>
      </w:r>
      <w:r w:rsidR="00A974B8" w:rsidRPr="00A3036C">
        <w:rPr>
          <w:rFonts w:ascii="Times New Roman" w:hAnsi="Times New Roman" w:cs="Times New Roman"/>
          <w:sz w:val="24"/>
          <w:szCs w:val="24"/>
        </w:rPr>
        <w:t>primeiros aproximados do SEU</w:t>
      </w:r>
      <w:r w:rsidR="00142794" w:rsidRPr="00A3036C">
        <w:rPr>
          <w:rFonts w:ascii="Times New Roman" w:hAnsi="Times New Roman" w:cs="Times New Roman"/>
          <w:sz w:val="24"/>
          <w:szCs w:val="24"/>
        </w:rPr>
        <w:t xml:space="preserve"> para conduzirem, ladeados pelas energias de raças universais</w:t>
      </w:r>
      <w:r w:rsidR="0061166C" w:rsidRPr="00A3036C">
        <w:rPr>
          <w:rFonts w:ascii="Times New Roman" w:hAnsi="Times New Roman" w:cs="Times New Roman"/>
          <w:sz w:val="24"/>
          <w:szCs w:val="24"/>
        </w:rPr>
        <w:t xml:space="preserve">, o orbe </w:t>
      </w:r>
      <w:r w:rsidR="00C17BE2" w:rsidRPr="00A3036C">
        <w:rPr>
          <w:rFonts w:ascii="Times New Roman" w:hAnsi="Times New Roman" w:cs="Times New Roman"/>
          <w:sz w:val="24"/>
          <w:szCs w:val="24"/>
        </w:rPr>
        <w:t xml:space="preserve">ao </w:t>
      </w:r>
      <w:r w:rsidR="00C17BE2" w:rsidRPr="00A3036C">
        <w:rPr>
          <w:rFonts w:ascii="Times New Roman" w:hAnsi="Times New Roman" w:cs="Times New Roman"/>
          <w:i/>
          <w:iCs/>
          <w:sz w:val="24"/>
          <w:szCs w:val="24"/>
        </w:rPr>
        <w:t xml:space="preserve">quinto </w:t>
      </w:r>
      <w:r w:rsidR="0061166C" w:rsidRPr="00A3036C">
        <w:rPr>
          <w:rFonts w:ascii="Times New Roman" w:hAnsi="Times New Roman" w:cs="Times New Roman"/>
          <w:sz w:val="24"/>
          <w:szCs w:val="24"/>
        </w:rPr>
        <w:t>na caminhad</w:t>
      </w:r>
      <w:r w:rsidR="00C17BE2" w:rsidRPr="00A3036C">
        <w:rPr>
          <w:rFonts w:ascii="Times New Roman" w:hAnsi="Times New Roman" w:cs="Times New Roman"/>
          <w:sz w:val="24"/>
          <w:szCs w:val="24"/>
        </w:rPr>
        <w:t xml:space="preserve">a </w:t>
      </w:r>
      <w:r w:rsidR="00642534" w:rsidRPr="00A3036C">
        <w:rPr>
          <w:rFonts w:ascii="Times New Roman" w:hAnsi="Times New Roman" w:cs="Times New Roman"/>
          <w:sz w:val="24"/>
          <w:szCs w:val="24"/>
        </w:rPr>
        <w:t xml:space="preserve">até o </w:t>
      </w:r>
      <w:r w:rsidR="00642534" w:rsidRPr="00A3036C">
        <w:rPr>
          <w:rFonts w:ascii="Times New Roman" w:hAnsi="Times New Roman" w:cs="Times New Roman"/>
          <w:i/>
          <w:iCs/>
          <w:sz w:val="24"/>
          <w:szCs w:val="24"/>
        </w:rPr>
        <w:t>décimo segundo plano terráqueos</w:t>
      </w:r>
      <w:r w:rsidR="00642534" w:rsidRPr="00A3036C">
        <w:rPr>
          <w:rFonts w:ascii="Times New Roman" w:hAnsi="Times New Roman" w:cs="Times New Roman"/>
          <w:sz w:val="24"/>
          <w:szCs w:val="24"/>
        </w:rPr>
        <w:t>.</w:t>
      </w:r>
      <w:r w:rsidR="00A90489" w:rsidRPr="00A3036C">
        <w:rPr>
          <w:rFonts w:ascii="Times New Roman" w:hAnsi="Times New Roman" w:cs="Times New Roman"/>
          <w:sz w:val="24"/>
          <w:szCs w:val="24"/>
        </w:rPr>
        <w:t xml:space="preserve"> Referidas matizes</w:t>
      </w:r>
      <w:r w:rsidR="00905063" w:rsidRPr="00A3036C">
        <w:rPr>
          <w:rFonts w:ascii="Times New Roman" w:hAnsi="Times New Roman" w:cs="Times New Roman"/>
          <w:sz w:val="24"/>
          <w:szCs w:val="24"/>
        </w:rPr>
        <w:t xml:space="preserve"> penetram </w:t>
      </w:r>
      <w:r w:rsidR="00A854B4" w:rsidRPr="00A3036C">
        <w:rPr>
          <w:rFonts w:ascii="Times New Roman" w:hAnsi="Times New Roman" w:cs="Times New Roman"/>
          <w:sz w:val="24"/>
          <w:szCs w:val="24"/>
        </w:rPr>
        <w:t xml:space="preserve">e iluminam </w:t>
      </w:r>
      <w:r w:rsidR="00905063" w:rsidRPr="00A3036C">
        <w:rPr>
          <w:rFonts w:ascii="Times New Roman" w:hAnsi="Times New Roman" w:cs="Times New Roman"/>
          <w:sz w:val="24"/>
          <w:szCs w:val="24"/>
        </w:rPr>
        <w:t>o ambiente ocupado pelos Guerreiros Dimensionais</w:t>
      </w:r>
      <w:r w:rsidR="00B23ACF" w:rsidRPr="00A3036C">
        <w:rPr>
          <w:rFonts w:ascii="Times New Roman" w:hAnsi="Times New Roman" w:cs="Times New Roman"/>
          <w:sz w:val="24"/>
          <w:szCs w:val="24"/>
        </w:rPr>
        <w:t>, incluso Nefertari Mandela.</w:t>
      </w:r>
      <w:r w:rsidR="00EC5D73" w:rsidRPr="00A3036C">
        <w:rPr>
          <w:rFonts w:ascii="Times New Roman" w:hAnsi="Times New Roman" w:cs="Times New Roman"/>
          <w:sz w:val="24"/>
          <w:szCs w:val="24"/>
        </w:rPr>
        <w:t xml:space="preserve"> </w:t>
      </w:r>
      <w:r w:rsidR="00054FAE" w:rsidRPr="00A3036C">
        <w:rPr>
          <w:rFonts w:ascii="Times New Roman" w:hAnsi="Times New Roman" w:cs="Times New Roman"/>
          <w:sz w:val="24"/>
          <w:szCs w:val="24"/>
        </w:rPr>
        <w:t>Admirados</w:t>
      </w:r>
      <w:r w:rsidR="00AE48A1" w:rsidRPr="00A3036C">
        <w:rPr>
          <w:rFonts w:ascii="Times New Roman" w:hAnsi="Times New Roman" w:cs="Times New Roman"/>
          <w:sz w:val="24"/>
          <w:szCs w:val="24"/>
        </w:rPr>
        <w:t xml:space="preserve"> acompanham os movimentos iluminados</w:t>
      </w:r>
      <w:r w:rsidR="00C86D40" w:rsidRPr="00A3036C">
        <w:rPr>
          <w:rFonts w:ascii="Times New Roman" w:hAnsi="Times New Roman" w:cs="Times New Roman"/>
          <w:sz w:val="24"/>
          <w:szCs w:val="24"/>
        </w:rPr>
        <w:t>, imaginando se tratar de uma conexão, como em outras oportunidades</w:t>
      </w:r>
      <w:r w:rsidR="00103858" w:rsidRPr="00A3036C">
        <w:rPr>
          <w:rFonts w:ascii="Times New Roman" w:hAnsi="Times New Roman" w:cs="Times New Roman"/>
          <w:sz w:val="24"/>
          <w:szCs w:val="24"/>
        </w:rPr>
        <w:t>,</w:t>
      </w:r>
      <w:r w:rsidR="00C86D40" w:rsidRPr="00A3036C">
        <w:rPr>
          <w:rFonts w:ascii="Times New Roman" w:hAnsi="Times New Roman" w:cs="Times New Roman"/>
          <w:sz w:val="24"/>
          <w:szCs w:val="24"/>
        </w:rPr>
        <w:t xml:space="preserve"> vivenciada</w:t>
      </w:r>
      <w:r w:rsidR="00720156" w:rsidRPr="00A3036C">
        <w:rPr>
          <w:rFonts w:ascii="Times New Roman" w:hAnsi="Times New Roman" w:cs="Times New Roman"/>
          <w:sz w:val="24"/>
          <w:szCs w:val="24"/>
        </w:rPr>
        <w:t xml:space="preserve"> pelos despertos</w:t>
      </w:r>
      <w:r w:rsidR="005F6559" w:rsidRPr="00A3036C">
        <w:rPr>
          <w:rFonts w:ascii="Times New Roman" w:hAnsi="Times New Roman" w:cs="Times New Roman"/>
          <w:sz w:val="24"/>
          <w:szCs w:val="24"/>
        </w:rPr>
        <w:t xml:space="preserve"> pelo equilíbrio da inteligibilidade e a moralidade.</w:t>
      </w:r>
    </w:p>
    <w:p w14:paraId="7E610E88" w14:textId="3ECA32FA" w:rsidR="00353B3C" w:rsidRPr="00A3036C" w:rsidRDefault="004A4D30" w:rsidP="00B23ACF">
      <w:pPr>
        <w:spacing w:after="0"/>
        <w:jc w:val="both"/>
        <w:rPr>
          <w:rFonts w:ascii="Times New Roman" w:hAnsi="Times New Roman" w:cs="Times New Roman"/>
          <w:sz w:val="24"/>
          <w:szCs w:val="24"/>
        </w:rPr>
      </w:pPr>
      <w:r w:rsidRPr="00A3036C">
        <w:rPr>
          <w:rFonts w:ascii="Times New Roman" w:hAnsi="Times New Roman" w:cs="Times New Roman"/>
          <w:b/>
          <w:bCs/>
          <w:sz w:val="24"/>
          <w:szCs w:val="24"/>
        </w:rPr>
        <w:t xml:space="preserve">Evoluirejá </w:t>
      </w:r>
      <w:r w:rsidRPr="00A3036C">
        <w:rPr>
          <w:rFonts w:ascii="Times New Roman" w:hAnsi="Times New Roman" w:cs="Times New Roman"/>
          <w:sz w:val="24"/>
          <w:szCs w:val="24"/>
        </w:rPr>
        <w:t>exemplifica</w:t>
      </w:r>
      <w:r w:rsidR="00E4125E" w:rsidRPr="00A3036C">
        <w:rPr>
          <w:rFonts w:ascii="Times New Roman" w:hAnsi="Times New Roman" w:cs="Times New Roman"/>
          <w:sz w:val="24"/>
          <w:szCs w:val="24"/>
        </w:rPr>
        <w:t xml:space="preserve"> o sentimento comum de amor incondicional plantado e frutificado nos Guerreiros Dimensionais.</w:t>
      </w:r>
      <w:r w:rsidR="008B1132" w:rsidRPr="00A3036C">
        <w:rPr>
          <w:rFonts w:ascii="Times New Roman" w:hAnsi="Times New Roman" w:cs="Times New Roman"/>
          <w:sz w:val="24"/>
          <w:szCs w:val="24"/>
        </w:rPr>
        <w:t xml:space="preserve"> Eles, unidos, mesmo </w:t>
      </w:r>
      <w:r w:rsidR="00DB7021" w:rsidRPr="00A3036C">
        <w:rPr>
          <w:rFonts w:ascii="Times New Roman" w:hAnsi="Times New Roman" w:cs="Times New Roman"/>
          <w:sz w:val="24"/>
          <w:szCs w:val="24"/>
        </w:rPr>
        <w:t>com ressalvas</w:t>
      </w:r>
      <w:r w:rsidR="008F154C" w:rsidRPr="00A3036C">
        <w:rPr>
          <w:rFonts w:ascii="Times New Roman" w:hAnsi="Times New Roman" w:cs="Times New Roman"/>
          <w:sz w:val="24"/>
          <w:szCs w:val="24"/>
        </w:rPr>
        <w:t xml:space="preserve"> por parte dos visitantes</w:t>
      </w:r>
      <w:r w:rsidR="007D383E" w:rsidRPr="00A3036C">
        <w:rPr>
          <w:rFonts w:ascii="Times New Roman" w:hAnsi="Times New Roman" w:cs="Times New Roman"/>
          <w:sz w:val="24"/>
          <w:szCs w:val="24"/>
        </w:rPr>
        <w:t>, acumulam as ondas eletromagnéticas benéficas</w:t>
      </w:r>
      <w:r w:rsidR="008945D2" w:rsidRPr="00A3036C">
        <w:rPr>
          <w:rFonts w:ascii="Times New Roman" w:hAnsi="Times New Roman" w:cs="Times New Roman"/>
          <w:sz w:val="24"/>
          <w:szCs w:val="24"/>
        </w:rPr>
        <w:t xml:space="preserve"> impulsionadas pelo amor incondicional. Neste momento, as luzes violeta e lilás</w:t>
      </w:r>
      <w:r w:rsidR="00C9278F" w:rsidRPr="00A3036C">
        <w:rPr>
          <w:rFonts w:ascii="Times New Roman" w:hAnsi="Times New Roman" w:cs="Times New Roman"/>
          <w:sz w:val="24"/>
          <w:szCs w:val="24"/>
        </w:rPr>
        <w:t xml:space="preserve"> materializam</w:t>
      </w:r>
      <w:r w:rsidR="001D64C1" w:rsidRPr="00A3036C">
        <w:rPr>
          <w:rFonts w:ascii="Times New Roman" w:hAnsi="Times New Roman" w:cs="Times New Roman"/>
          <w:sz w:val="24"/>
          <w:szCs w:val="24"/>
        </w:rPr>
        <w:t>-se, respectivamente, como Germano e</w:t>
      </w:r>
      <w:r w:rsidR="00C9278F" w:rsidRPr="00A3036C">
        <w:rPr>
          <w:rFonts w:ascii="Times New Roman" w:hAnsi="Times New Roman" w:cs="Times New Roman"/>
          <w:sz w:val="24"/>
          <w:szCs w:val="24"/>
        </w:rPr>
        <w:t xml:space="preserve"> Fértilles</w:t>
      </w:r>
      <w:r w:rsidR="003D7808" w:rsidRPr="00A3036C">
        <w:rPr>
          <w:rFonts w:ascii="Times New Roman" w:hAnsi="Times New Roman" w:cs="Times New Roman"/>
          <w:sz w:val="24"/>
          <w:szCs w:val="24"/>
        </w:rPr>
        <w:t>, d</w:t>
      </w:r>
      <w:r w:rsidR="001D64C1" w:rsidRPr="00A3036C">
        <w:rPr>
          <w:rFonts w:ascii="Times New Roman" w:hAnsi="Times New Roman" w:cs="Times New Roman"/>
          <w:sz w:val="24"/>
          <w:szCs w:val="24"/>
        </w:rPr>
        <w:t xml:space="preserve">irimindo todas as dúvidas e questões envolvendo Nefertari </w:t>
      </w:r>
      <w:r w:rsidR="003C4C45" w:rsidRPr="00A3036C">
        <w:rPr>
          <w:rFonts w:ascii="Times New Roman" w:hAnsi="Times New Roman" w:cs="Times New Roman"/>
          <w:sz w:val="24"/>
          <w:szCs w:val="24"/>
        </w:rPr>
        <w:t>M</w:t>
      </w:r>
      <w:r w:rsidR="001D64C1" w:rsidRPr="00A3036C">
        <w:rPr>
          <w:rFonts w:ascii="Times New Roman" w:hAnsi="Times New Roman" w:cs="Times New Roman"/>
          <w:sz w:val="24"/>
          <w:szCs w:val="24"/>
        </w:rPr>
        <w:t>andel</w:t>
      </w:r>
      <w:r w:rsidR="003C4C45" w:rsidRPr="00A3036C">
        <w:rPr>
          <w:rFonts w:ascii="Times New Roman" w:hAnsi="Times New Roman" w:cs="Times New Roman"/>
          <w:sz w:val="24"/>
          <w:szCs w:val="24"/>
        </w:rPr>
        <w:t>a</w:t>
      </w:r>
      <w:r w:rsidR="003D7808" w:rsidRPr="00A3036C">
        <w:rPr>
          <w:rFonts w:ascii="Times New Roman" w:hAnsi="Times New Roman" w:cs="Times New Roman"/>
          <w:sz w:val="24"/>
          <w:szCs w:val="24"/>
        </w:rPr>
        <w:t>.</w:t>
      </w:r>
      <w:r w:rsidR="003C4C45" w:rsidRPr="00A3036C">
        <w:rPr>
          <w:rFonts w:ascii="Times New Roman" w:hAnsi="Times New Roman" w:cs="Times New Roman"/>
          <w:sz w:val="24"/>
          <w:szCs w:val="24"/>
        </w:rPr>
        <w:t xml:space="preserve"> </w:t>
      </w:r>
      <w:r w:rsidR="003D7808" w:rsidRPr="00A3036C">
        <w:rPr>
          <w:rFonts w:ascii="Times New Roman" w:hAnsi="Times New Roman" w:cs="Times New Roman"/>
          <w:sz w:val="24"/>
          <w:szCs w:val="24"/>
        </w:rPr>
        <w:t>P</w:t>
      </w:r>
      <w:r w:rsidR="003C4C45" w:rsidRPr="00A3036C">
        <w:rPr>
          <w:rFonts w:ascii="Times New Roman" w:hAnsi="Times New Roman" w:cs="Times New Roman"/>
          <w:sz w:val="24"/>
          <w:szCs w:val="24"/>
        </w:rPr>
        <w:t xml:space="preserve">resença de </w:t>
      </w:r>
      <w:r w:rsidR="003C4C45" w:rsidRPr="00A3036C">
        <w:rPr>
          <w:rFonts w:ascii="Times New Roman" w:hAnsi="Times New Roman" w:cs="Times New Roman"/>
          <w:sz w:val="24"/>
          <w:szCs w:val="24"/>
        </w:rPr>
        <w:lastRenderedPageBreak/>
        <w:t>representantes do casal criador universal</w:t>
      </w:r>
      <w:r w:rsidR="00AC317C" w:rsidRPr="00A3036C">
        <w:rPr>
          <w:rFonts w:ascii="Times New Roman" w:hAnsi="Times New Roman" w:cs="Times New Roman"/>
          <w:sz w:val="24"/>
          <w:szCs w:val="24"/>
        </w:rPr>
        <w:t xml:space="preserve"> constitui-se em uma prova irrefutável de ser uma Guerreira Dimensional</w:t>
      </w:r>
      <w:r w:rsidR="00353B3C" w:rsidRPr="00A3036C">
        <w:rPr>
          <w:rFonts w:ascii="Times New Roman" w:hAnsi="Times New Roman" w:cs="Times New Roman"/>
          <w:sz w:val="24"/>
          <w:szCs w:val="24"/>
        </w:rPr>
        <w:t>.</w:t>
      </w:r>
    </w:p>
    <w:p w14:paraId="1F43DBEC" w14:textId="784985C3" w:rsidR="00605F24" w:rsidRPr="00A3036C" w:rsidRDefault="00E16889" w:rsidP="00B23ACF">
      <w:pPr>
        <w:spacing w:after="0"/>
        <w:jc w:val="both"/>
        <w:rPr>
          <w:rFonts w:ascii="Times New Roman" w:hAnsi="Times New Roman" w:cs="Times New Roman"/>
          <w:sz w:val="24"/>
          <w:szCs w:val="24"/>
        </w:rPr>
      </w:pPr>
      <w:r w:rsidRPr="00A3036C">
        <w:rPr>
          <w:rFonts w:ascii="Times New Roman" w:hAnsi="Times New Roman" w:cs="Times New Roman"/>
          <w:sz w:val="24"/>
          <w:szCs w:val="24"/>
        </w:rPr>
        <w:t>Equil</w:t>
      </w:r>
      <w:r w:rsidR="00FC753D" w:rsidRPr="00A3036C">
        <w:rPr>
          <w:rFonts w:ascii="Times New Roman" w:hAnsi="Times New Roman" w:cs="Times New Roman"/>
          <w:sz w:val="24"/>
          <w:szCs w:val="24"/>
        </w:rPr>
        <w:t>íbrio da mente, do corpo e de espírito está evidente nas consciências presente</w:t>
      </w:r>
      <w:r w:rsidR="000A04D3" w:rsidRPr="00A3036C">
        <w:rPr>
          <w:rFonts w:ascii="Times New Roman" w:hAnsi="Times New Roman" w:cs="Times New Roman"/>
          <w:sz w:val="24"/>
          <w:szCs w:val="24"/>
        </w:rPr>
        <w:t>s prontas para ajudarem a constru</w:t>
      </w:r>
      <w:r w:rsidR="00350C1E" w:rsidRPr="00A3036C">
        <w:rPr>
          <w:rFonts w:ascii="Times New Roman" w:hAnsi="Times New Roman" w:cs="Times New Roman"/>
          <w:sz w:val="24"/>
          <w:szCs w:val="24"/>
        </w:rPr>
        <w:t>ir</w:t>
      </w:r>
      <w:r w:rsidR="000A04D3" w:rsidRPr="00A3036C">
        <w:rPr>
          <w:rFonts w:ascii="Times New Roman" w:hAnsi="Times New Roman" w:cs="Times New Roman"/>
          <w:sz w:val="24"/>
          <w:szCs w:val="24"/>
        </w:rPr>
        <w:t xml:space="preserve"> o futuro</w:t>
      </w:r>
      <w:r w:rsidR="00350C1E" w:rsidRPr="00A3036C">
        <w:rPr>
          <w:rFonts w:ascii="Times New Roman" w:hAnsi="Times New Roman" w:cs="Times New Roman"/>
          <w:sz w:val="24"/>
          <w:szCs w:val="24"/>
        </w:rPr>
        <w:t xml:space="preserve"> no previsto processo evolutivo do SEU</w:t>
      </w:r>
      <w:r w:rsidR="0075766F" w:rsidRPr="00A3036C">
        <w:rPr>
          <w:rFonts w:ascii="Times New Roman" w:hAnsi="Times New Roman" w:cs="Times New Roman"/>
          <w:sz w:val="24"/>
          <w:szCs w:val="24"/>
        </w:rPr>
        <w:t xml:space="preserve"> para </w:t>
      </w:r>
      <w:r w:rsidR="00BA07E0" w:rsidRPr="00A3036C">
        <w:rPr>
          <w:rFonts w:ascii="Times New Roman" w:hAnsi="Times New Roman" w:cs="Times New Roman"/>
          <w:sz w:val="24"/>
          <w:szCs w:val="24"/>
        </w:rPr>
        <w:t>todo ser humano disposto</w:t>
      </w:r>
      <w:r w:rsidR="00DA05DA" w:rsidRPr="00A3036C">
        <w:rPr>
          <w:rFonts w:ascii="Times New Roman" w:hAnsi="Times New Roman" w:cs="Times New Roman"/>
          <w:sz w:val="24"/>
          <w:szCs w:val="24"/>
        </w:rPr>
        <w:t xml:space="preserve"> a encontrar o Eu Superior</w:t>
      </w:r>
      <w:r w:rsidR="00914DBB" w:rsidRPr="00A3036C">
        <w:rPr>
          <w:rFonts w:ascii="Times New Roman" w:hAnsi="Times New Roman" w:cs="Times New Roman"/>
          <w:sz w:val="24"/>
          <w:szCs w:val="24"/>
        </w:rPr>
        <w:t xml:space="preserve"> e, consequentemente, o amor incondicional</w:t>
      </w:r>
      <w:r w:rsidR="00481E66" w:rsidRPr="00A3036C">
        <w:rPr>
          <w:rFonts w:ascii="Times New Roman" w:hAnsi="Times New Roman" w:cs="Times New Roman"/>
          <w:sz w:val="24"/>
          <w:szCs w:val="24"/>
        </w:rPr>
        <w:t>, através de seu livre arbítrio.</w:t>
      </w:r>
    </w:p>
    <w:p w14:paraId="11E7BE74" w14:textId="1D3DA699" w:rsidR="006C55B2" w:rsidRPr="00A3036C" w:rsidRDefault="006C55B2" w:rsidP="00B23ACF">
      <w:pPr>
        <w:spacing w:after="0"/>
        <w:jc w:val="both"/>
        <w:rPr>
          <w:rFonts w:ascii="Times New Roman" w:hAnsi="Times New Roman" w:cs="Times New Roman"/>
          <w:sz w:val="24"/>
          <w:szCs w:val="24"/>
        </w:rPr>
      </w:pPr>
      <w:r w:rsidRPr="00A3036C">
        <w:rPr>
          <w:rFonts w:ascii="Times New Roman" w:hAnsi="Times New Roman" w:cs="Times New Roman"/>
          <w:sz w:val="24"/>
          <w:szCs w:val="24"/>
        </w:rPr>
        <w:t>Presença de Fértilles e Germano significa</w:t>
      </w:r>
      <w:r w:rsidR="00A0071D" w:rsidRPr="00A3036C">
        <w:rPr>
          <w:rFonts w:ascii="Times New Roman" w:hAnsi="Times New Roman" w:cs="Times New Roman"/>
          <w:sz w:val="24"/>
          <w:szCs w:val="24"/>
        </w:rPr>
        <w:t xml:space="preserve"> uma conexão </w:t>
      </w:r>
      <w:r w:rsidR="008D00B5" w:rsidRPr="00A3036C">
        <w:rPr>
          <w:rFonts w:ascii="Times New Roman" w:hAnsi="Times New Roman" w:cs="Times New Roman"/>
          <w:sz w:val="24"/>
          <w:szCs w:val="24"/>
        </w:rPr>
        <w:t>sem filtro com todas as ondas eletromagnéticas de raças universais afinada ao propósito de evolução da Terra</w:t>
      </w:r>
      <w:r w:rsidR="006B12CF" w:rsidRPr="00A3036C">
        <w:rPr>
          <w:rFonts w:ascii="Times New Roman" w:hAnsi="Times New Roman" w:cs="Times New Roman"/>
          <w:sz w:val="24"/>
          <w:szCs w:val="24"/>
        </w:rPr>
        <w:t xml:space="preserve">, inicialmente, ao </w:t>
      </w:r>
      <w:r w:rsidR="006B12CF" w:rsidRPr="00A3036C">
        <w:rPr>
          <w:rFonts w:ascii="Times New Roman" w:hAnsi="Times New Roman" w:cs="Times New Roman"/>
          <w:i/>
          <w:iCs/>
          <w:sz w:val="24"/>
          <w:szCs w:val="24"/>
        </w:rPr>
        <w:t>quinto plano terráqueo</w:t>
      </w:r>
      <w:r w:rsidR="006B12CF" w:rsidRPr="00A3036C">
        <w:rPr>
          <w:rFonts w:ascii="Times New Roman" w:hAnsi="Times New Roman" w:cs="Times New Roman"/>
          <w:sz w:val="24"/>
          <w:szCs w:val="24"/>
        </w:rPr>
        <w:t>, considerando</w:t>
      </w:r>
      <w:r w:rsidR="00696DF9" w:rsidRPr="00A3036C">
        <w:rPr>
          <w:rFonts w:ascii="Times New Roman" w:hAnsi="Times New Roman" w:cs="Times New Roman"/>
          <w:sz w:val="24"/>
          <w:szCs w:val="24"/>
        </w:rPr>
        <w:t xml:space="preserve"> </w:t>
      </w:r>
      <w:r w:rsidR="00B019C7" w:rsidRPr="00A3036C">
        <w:rPr>
          <w:rFonts w:ascii="Times New Roman" w:hAnsi="Times New Roman" w:cs="Times New Roman"/>
          <w:sz w:val="24"/>
          <w:szCs w:val="24"/>
        </w:rPr>
        <w:t xml:space="preserve">o orbe </w:t>
      </w:r>
      <w:r w:rsidR="00F10F4E" w:rsidRPr="00A3036C">
        <w:rPr>
          <w:rFonts w:ascii="Times New Roman" w:hAnsi="Times New Roman" w:cs="Times New Roman"/>
          <w:sz w:val="24"/>
          <w:szCs w:val="24"/>
        </w:rPr>
        <w:t>até</w:t>
      </w:r>
      <w:r w:rsidR="00B019C7" w:rsidRPr="00A3036C">
        <w:rPr>
          <w:rFonts w:ascii="Times New Roman" w:hAnsi="Times New Roman" w:cs="Times New Roman"/>
          <w:sz w:val="24"/>
          <w:szCs w:val="24"/>
        </w:rPr>
        <w:t xml:space="preserve"> o </w:t>
      </w:r>
      <w:r w:rsidR="00B019C7" w:rsidRPr="00A3036C">
        <w:rPr>
          <w:rFonts w:ascii="Times New Roman" w:hAnsi="Times New Roman" w:cs="Times New Roman"/>
          <w:i/>
          <w:iCs/>
          <w:sz w:val="24"/>
          <w:szCs w:val="24"/>
        </w:rPr>
        <w:t>décimo segundo</w:t>
      </w:r>
      <w:r w:rsidR="00995A87" w:rsidRPr="00A3036C">
        <w:rPr>
          <w:rFonts w:ascii="Times New Roman" w:hAnsi="Times New Roman" w:cs="Times New Roman"/>
          <w:sz w:val="24"/>
          <w:szCs w:val="24"/>
        </w:rPr>
        <w:t xml:space="preserve"> para alçar na sequência o</w:t>
      </w:r>
      <w:r w:rsidR="003D7808" w:rsidRPr="00A3036C">
        <w:rPr>
          <w:rFonts w:ascii="Times New Roman" w:hAnsi="Times New Roman" w:cs="Times New Roman"/>
          <w:sz w:val="24"/>
          <w:szCs w:val="24"/>
        </w:rPr>
        <w:t xml:space="preserve"> pleno</w:t>
      </w:r>
      <w:r w:rsidR="00995A87" w:rsidRPr="00A3036C">
        <w:rPr>
          <w:rFonts w:ascii="Times New Roman" w:hAnsi="Times New Roman" w:cs="Times New Roman"/>
          <w:sz w:val="24"/>
          <w:szCs w:val="24"/>
        </w:rPr>
        <w:t xml:space="preserve"> amor incondicional.</w:t>
      </w:r>
    </w:p>
    <w:p w14:paraId="7BE55D46" w14:textId="7B4E7734" w:rsidR="00F10F4E" w:rsidRPr="00A3036C" w:rsidRDefault="00F10F4E" w:rsidP="00B23ACF">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Guerreiros Dimensionais, curiosos, </w:t>
      </w:r>
      <w:r w:rsidR="00D3292D" w:rsidRPr="00A3036C">
        <w:rPr>
          <w:rFonts w:ascii="Times New Roman" w:hAnsi="Times New Roman" w:cs="Times New Roman"/>
          <w:sz w:val="24"/>
          <w:szCs w:val="24"/>
        </w:rPr>
        <w:t xml:space="preserve">acreditam </w:t>
      </w:r>
      <w:r w:rsidR="00B346DD" w:rsidRPr="00A3036C">
        <w:rPr>
          <w:rFonts w:ascii="Times New Roman" w:hAnsi="Times New Roman" w:cs="Times New Roman"/>
          <w:sz w:val="24"/>
          <w:szCs w:val="24"/>
        </w:rPr>
        <w:t xml:space="preserve">na força de seus mentores </w:t>
      </w:r>
      <w:r w:rsidR="00044240" w:rsidRPr="00A3036C">
        <w:rPr>
          <w:rFonts w:ascii="Times New Roman" w:hAnsi="Times New Roman" w:cs="Times New Roman"/>
          <w:sz w:val="24"/>
          <w:szCs w:val="24"/>
        </w:rPr>
        <w:t>para traçarem e orientarem novas missões</w:t>
      </w:r>
      <w:r w:rsidR="00C3729E" w:rsidRPr="00A3036C">
        <w:rPr>
          <w:rFonts w:ascii="Times New Roman" w:hAnsi="Times New Roman" w:cs="Times New Roman"/>
          <w:sz w:val="24"/>
          <w:szCs w:val="24"/>
        </w:rPr>
        <w:t xml:space="preserve"> para conseguirem contagiar e provocar o despertar em massa d</w:t>
      </w:r>
      <w:r w:rsidR="000037C2" w:rsidRPr="00A3036C">
        <w:rPr>
          <w:rFonts w:ascii="Times New Roman" w:hAnsi="Times New Roman" w:cs="Times New Roman"/>
          <w:sz w:val="24"/>
          <w:szCs w:val="24"/>
        </w:rPr>
        <w:t>o terrícola disposto a descobrir o seu Eu Superior</w:t>
      </w:r>
      <w:r w:rsidR="00483F03" w:rsidRPr="00A3036C">
        <w:rPr>
          <w:rFonts w:ascii="Times New Roman" w:hAnsi="Times New Roman" w:cs="Times New Roman"/>
          <w:sz w:val="24"/>
          <w:szCs w:val="24"/>
        </w:rPr>
        <w:t>. Assim, são todos ouvidos para recepcionare</w:t>
      </w:r>
      <w:r w:rsidR="00C46458" w:rsidRPr="00A3036C">
        <w:rPr>
          <w:rFonts w:ascii="Times New Roman" w:hAnsi="Times New Roman" w:cs="Times New Roman"/>
          <w:sz w:val="24"/>
          <w:szCs w:val="24"/>
        </w:rPr>
        <w:t>m as orientaçõe</w:t>
      </w:r>
      <w:r w:rsidR="004A2C2F" w:rsidRPr="00A3036C">
        <w:rPr>
          <w:rFonts w:ascii="Times New Roman" w:hAnsi="Times New Roman" w:cs="Times New Roman"/>
          <w:sz w:val="24"/>
          <w:szCs w:val="24"/>
        </w:rPr>
        <w:t>s oriundas do SEU para fazerem ruir o Sistema Terra de dominância do SPA</w:t>
      </w:r>
      <w:r w:rsidR="003D7808" w:rsidRPr="00A3036C">
        <w:rPr>
          <w:rFonts w:ascii="Times New Roman" w:hAnsi="Times New Roman" w:cs="Times New Roman"/>
          <w:sz w:val="24"/>
          <w:szCs w:val="24"/>
        </w:rPr>
        <w:t>, verbalizadas pelas consciências evoluídas de Fértilles e Germano</w:t>
      </w:r>
      <w:r w:rsidR="004A2C2F" w:rsidRPr="00A3036C">
        <w:rPr>
          <w:rFonts w:ascii="Times New Roman" w:hAnsi="Times New Roman" w:cs="Times New Roman"/>
          <w:sz w:val="24"/>
          <w:szCs w:val="24"/>
        </w:rPr>
        <w:t>.</w:t>
      </w:r>
    </w:p>
    <w:p w14:paraId="10E00554" w14:textId="77777777" w:rsidR="003D7808" w:rsidRPr="00A3036C" w:rsidRDefault="003D7808" w:rsidP="00B23ACF">
      <w:pPr>
        <w:spacing w:after="0"/>
        <w:jc w:val="both"/>
        <w:rPr>
          <w:rFonts w:ascii="Times New Roman" w:hAnsi="Times New Roman" w:cs="Times New Roman"/>
          <w:sz w:val="24"/>
          <w:szCs w:val="24"/>
        </w:rPr>
      </w:pPr>
    </w:p>
    <w:p w14:paraId="161ACA42" w14:textId="77777777" w:rsidR="003D7808" w:rsidRPr="00A3036C" w:rsidRDefault="003D7808" w:rsidP="00B23ACF">
      <w:pPr>
        <w:spacing w:after="0"/>
        <w:jc w:val="both"/>
        <w:rPr>
          <w:rFonts w:ascii="Times New Roman" w:hAnsi="Times New Roman" w:cs="Times New Roman"/>
          <w:sz w:val="24"/>
          <w:szCs w:val="24"/>
        </w:rPr>
      </w:pPr>
    </w:p>
    <w:p w14:paraId="6ADC5F8B" w14:textId="7D392567" w:rsidR="004A2C2F" w:rsidRPr="00A3036C" w:rsidRDefault="004A2C2F" w:rsidP="00B23ACF">
      <w:pPr>
        <w:spacing w:after="0"/>
        <w:jc w:val="both"/>
        <w:rPr>
          <w:rFonts w:ascii="Times New Roman" w:hAnsi="Times New Roman" w:cs="Times New Roman"/>
          <w:sz w:val="24"/>
          <w:szCs w:val="24"/>
        </w:rPr>
      </w:pPr>
      <w:r w:rsidRPr="00A3036C">
        <w:rPr>
          <w:rFonts w:ascii="Times New Roman" w:hAnsi="Times New Roman" w:cs="Times New Roman"/>
          <w:sz w:val="24"/>
          <w:szCs w:val="24"/>
        </w:rPr>
        <w:t>▬</w:t>
      </w:r>
      <w:r w:rsidR="00127E82" w:rsidRPr="00A3036C">
        <w:rPr>
          <w:rFonts w:ascii="Times New Roman" w:hAnsi="Times New Roman" w:cs="Times New Roman"/>
          <w:sz w:val="24"/>
          <w:szCs w:val="24"/>
        </w:rPr>
        <w:t xml:space="preserve"> Eu Sou a consciência... Eu Sou</w:t>
      </w:r>
      <w:r w:rsidR="00FF46F3" w:rsidRPr="00A3036C">
        <w:rPr>
          <w:rFonts w:ascii="Times New Roman" w:hAnsi="Times New Roman" w:cs="Times New Roman"/>
          <w:sz w:val="24"/>
          <w:szCs w:val="24"/>
        </w:rPr>
        <w:t xml:space="preserve"> a energia... Eu Sou a luz... Eu Sou o coração... Eu Sou o amor... Eu Sou a evolução... Eu Sou</w:t>
      </w:r>
      <w:r w:rsidR="00FA1373" w:rsidRPr="00A3036C">
        <w:rPr>
          <w:rFonts w:ascii="Times New Roman" w:hAnsi="Times New Roman" w:cs="Times New Roman"/>
          <w:sz w:val="24"/>
          <w:szCs w:val="24"/>
        </w:rPr>
        <w:t xml:space="preserve"> o Escritor da existência humana... Eu Sou o perfeito equilíbrio da mente, do corpo e de espírito... Eu Sou</w:t>
      </w:r>
      <w:r w:rsidR="002731D8" w:rsidRPr="00A3036C">
        <w:rPr>
          <w:rFonts w:ascii="Times New Roman" w:hAnsi="Times New Roman" w:cs="Times New Roman"/>
          <w:sz w:val="24"/>
          <w:szCs w:val="24"/>
        </w:rPr>
        <w:t xml:space="preserve"> a conexão com o Eu Superior... Eu Sou o amor incondicional ― Fértilles decl</w:t>
      </w:r>
      <w:r w:rsidR="00926694" w:rsidRPr="00A3036C">
        <w:rPr>
          <w:rFonts w:ascii="Times New Roman" w:hAnsi="Times New Roman" w:cs="Times New Roman"/>
          <w:sz w:val="24"/>
          <w:szCs w:val="24"/>
        </w:rPr>
        <w:t xml:space="preserve">ama a filosofia </w:t>
      </w:r>
      <w:r w:rsidR="002731D8" w:rsidRPr="00A3036C">
        <w:rPr>
          <w:rFonts w:ascii="Times New Roman" w:hAnsi="Times New Roman" w:cs="Times New Roman"/>
          <w:sz w:val="24"/>
          <w:szCs w:val="24"/>
        </w:rPr>
        <w:t>―</w:t>
      </w:r>
      <w:r w:rsidR="00926694" w:rsidRPr="00A3036C">
        <w:rPr>
          <w:rFonts w:ascii="Times New Roman" w:hAnsi="Times New Roman" w:cs="Times New Roman"/>
          <w:sz w:val="24"/>
          <w:szCs w:val="24"/>
        </w:rPr>
        <w:t xml:space="preserve"> </w:t>
      </w:r>
      <w:r w:rsidR="003F6342" w:rsidRPr="00A3036C">
        <w:rPr>
          <w:rFonts w:ascii="Times New Roman" w:hAnsi="Times New Roman" w:cs="Times New Roman"/>
          <w:sz w:val="24"/>
          <w:szCs w:val="24"/>
        </w:rPr>
        <w:t>Terrícolas são produtos da mesma Fonte de Criação Universal</w:t>
      </w:r>
      <w:r w:rsidR="0012433B" w:rsidRPr="00A3036C">
        <w:rPr>
          <w:rFonts w:ascii="Times New Roman" w:hAnsi="Times New Roman" w:cs="Times New Roman"/>
          <w:sz w:val="24"/>
          <w:szCs w:val="24"/>
        </w:rPr>
        <w:t xml:space="preserve"> e como tudo tem seu tempo, o temp</w:t>
      </w:r>
      <w:r w:rsidR="004672C0" w:rsidRPr="00A3036C">
        <w:rPr>
          <w:rFonts w:ascii="Times New Roman" w:hAnsi="Times New Roman" w:cs="Times New Roman"/>
          <w:sz w:val="24"/>
          <w:szCs w:val="24"/>
        </w:rPr>
        <w:t>o dá um tempo por</w:t>
      </w:r>
      <w:r w:rsidR="00AF4CC4" w:rsidRPr="00A3036C">
        <w:rPr>
          <w:rFonts w:ascii="Times New Roman" w:hAnsi="Times New Roman" w:cs="Times New Roman"/>
          <w:sz w:val="24"/>
          <w:szCs w:val="24"/>
        </w:rPr>
        <w:t xml:space="preserve"> muito tempo</w:t>
      </w:r>
      <w:r w:rsidR="00625F51" w:rsidRPr="00A3036C">
        <w:rPr>
          <w:rFonts w:ascii="Times New Roman" w:hAnsi="Times New Roman" w:cs="Times New Roman"/>
          <w:sz w:val="24"/>
          <w:szCs w:val="24"/>
        </w:rPr>
        <w:t xml:space="preserve"> e, hoje, é o tempo para edificação de um novo tempo. ▬ poetiza.</w:t>
      </w:r>
    </w:p>
    <w:p w14:paraId="3C205442" w14:textId="77777777" w:rsidR="00C846E8" w:rsidRPr="00A3036C" w:rsidRDefault="00C846E8" w:rsidP="00B23ACF">
      <w:pPr>
        <w:spacing w:after="0"/>
        <w:jc w:val="both"/>
        <w:rPr>
          <w:rFonts w:ascii="Times New Roman" w:hAnsi="Times New Roman" w:cs="Times New Roman"/>
          <w:sz w:val="24"/>
          <w:szCs w:val="24"/>
        </w:rPr>
      </w:pPr>
    </w:p>
    <w:p w14:paraId="0E64DFD3" w14:textId="0BAC5DCE" w:rsidR="00C846E8" w:rsidRPr="00A3036C" w:rsidRDefault="00C846E8" w:rsidP="009B49F2">
      <w:pPr>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A03F5D" w:rsidRPr="00A3036C">
        <w:rPr>
          <w:rFonts w:ascii="Times New Roman" w:hAnsi="Times New Roman" w:cs="Times New Roman"/>
          <w:sz w:val="24"/>
          <w:szCs w:val="24"/>
        </w:rPr>
        <w:t>Equilíbrio</w:t>
      </w:r>
      <w:r w:rsidRPr="00A3036C">
        <w:rPr>
          <w:rFonts w:ascii="Times New Roman" w:hAnsi="Times New Roman" w:cs="Times New Roman"/>
          <w:sz w:val="24"/>
          <w:szCs w:val="24"/>
        </w:rPr>
        <w:t xml:space="preserve"> da moralidade e</w:t>
      </w:r>
      <w:r w:rsidR="00A03F5D" w:rsidRPr="00A3036C">
        <w:rPr>
          <w:rFonts w:ascii="Times New Roman" w:hAnsi="Times New Roman" w:cs="Times New Roman"/>
          <w:sz w:val="24"/>
          <w:szCs w:val="24"/>
        </w:rPr>
        <w:t xml:space="preserve"> a inteligibilidade </w:t>
      </w:r>
      <w:r w:rsidR="00D859AA" w:rsidRPr="00A3036C">
        <w:rPr>
          <w:rFonts w:ascii="Times New Roman" w:hAnsi="Times New Roman" w:cs="Times New Roman"/>
          <w:sz w:val="24"/>
          <w:szCs w:val="24"/>
        </w:rPr>
        <w:t xml:space="preserve">provoca o despertar natural do Eu Superior </w:t>
      </w:r>
      <w:r w:rsidR="00930F6E" w:rsidRPr="00A3036C">
        <w:rPr>
          <w:rFonts w:ascii="Times New Roman" w:hAnsi="Times New Roman" w:cs="Times New Roman"/>
          <w:sz w:val="24"/>
          <w:szCs w:val="24"/>
        </w:rPr>
        <w:t xml:space="preserve">para </w:t>
      </w:r>
      <w:r w:rsidR="00C74B05" w:rsidRPr="00A3036C">
        <w:rPr>
          <w:rFonts w:ascii="Times New Roman" w:hAnsi="Times New Roman" w:cs="Times New Roman"/>
          <w:sz w:val="24"/>
          <w:szCs w:val="24"/>
        </w:rPr>
        <w:t xml:space="preserve">ascensão a um novo tempo </w:t>
      </w:r>
      <w:r w:rsidR="00D859AA" w:rsidRPr="00A3036C">
        <w:rPr>
          <w:rFonts w:ascii="Times New Roman" w:hAnsi="Times New Roman" w:cs="Times New Roman"/>
          <w:sz w:val="24"/>
          <w:szCs w:val="24"/>
        </w:rPr>
        <w:t>― Germano</w:t>
      </w:r>
      <w:r w:rsidR="00C74B05" w:rsidRPr="00A3036C">
        <w:rPr>
          <w:rFonts w:ascii="Times New Roman" w:hAnsi="Times New Roman" w:cs="Times New Roman"/>
          <w:sz w:val="24"/>
          <w:szCs w:val="24"/>
        </w:rPr>
        <w:t xml:space="preserve"> complementa </w:t>
      </w:r>
      <w:r w:rsidR="00D859AA" w:rsidRPr="00A3036C">
        <w:rPr>
          <w:rFonts w:ascii="Times New Roman" w:hAnsi="Times New Roman" w:cs="Times New Roman"/>
          <w:sz w:val="24"/>
          <w:szCs w:val="24"/>
        </w:rPr>
        <w:t>―</w:t>
      </w:r>
      <w:r w:rsidR="00C74B05" w:rsidRPr="00A3036C">
        <w:rPr>
          <w:rFonts w:ascii="Times New Roman" w:hAnsi="Times New Roman" w:cs="Times New Roman"/>
          <w:sz w:val="24"/>
          <w:szCs w:val="24"/>
        </w:rPr>
        <w:t xml:space="preserve"> </w:t>
      </w:r>
      <w:r w:rsidR="0057423F" w:rsidRPr="00A3036C">
        <w:rPr>
          <w:rFonts w:ascii="Times New Roman" w:hAnsi="Times New Roman" w:cs="Times New Roman"/>
          <w:sz w:val="24"/>
          <w:szCs w:val="24"/>
        </w:rPr>
        <w:t>Confronto de energias conflitantes</w:t>
      </w:r>
      <w:r w:rsidR="00590C58" w:rsidRPr="00A3036C">
        <w:rPr>
          <w:rFonts w:ascii="Times New Roman" w:hAnsi="Times New Roman" w:cs="Times New Roman"/>
          <w:sz w:val="24"/>
          <w:szCs w:val="24"/>
        </w:rPr>
        <w:t xml:space="preserve"> possibilita a reflexão</w:t>
      </w:r>
      <w:r w:rsidR="004756F2" w:rsidRPr="00A3036C">
        <w:rPr>
          <w:rFonts w:ascii="Times New Roman" w:hAnsi="Times New Roman" w:cs="Times New Roman"/>
          <w:sz w:val="24"/>
          <w:szCs w:val="24"/>
        </w:rPr>
        <w:t xml:space="preserve"> e,</w:t>
      </w:r>
      <w:r w:rsidR="00843662" w:rsidRPr="00A3036C">
        <w:rPr>
          <w:rFonts w:ascii="Times New Roman" w:hAnsi="Times New Roman" w:cs="Times New Roman"/>
          <w:sz w:val="24"/>
          <w:szCs w:val="24"/>
        </w:rPr>
        <w:t xml:space="preserve"> no tempo certo determinado pelo SEU — Soberana Energia Universal</w:t>
      </w:r>
      <w:r w:rsidR="003D7808" w:rsidRPr="00A3036C">
        <w:rPr>
          <w:rFonts w:ascii="Times New Roman" w:hAnsi="Times New Roman" w:cs="Times New Roman"/>
          <w:sz w:val="24"/>
          <w:szCs w:val="24"/>
        </w:rPr>
        <w:t xml:space="preserve"> ― Alerta sobre a verdade absoluta ―</w:t>
      </w:r>
      <w:r w:rsidR="00373ACF" w:rsidRPr="00A3036C">
        <w:rPr>
          <w:rFonts w:ascii="Times New Roman" w:hAnsi="Times New Roman" w:cs="Times New Roman"/>
          <w:sz w:val="24"/>
          <w:szCs w:val="24"/>
        </w:rPr>
        <w:t xml:space="preserve"> o Anticristo denominado pela IMSD — Independência Mundial dos Servos de Deu</w:t>
      </w:r>
      <w:r w:rsidR="00972109" w:rsidRPr="00A3036C">
        <w:rPr>
          <w:rFonts w:ascii="Times New Roman" w:hAnsi="Times New Roman" w:cs="Times New Roman"/>
          <w:sz w:val="24"/>
          <w:szCs w:val="24"/>
        </w:rPr>
        <w:t xml:space="preserve">s e </w:t>
      </w:r>
      <w:r w:rsidR="00D3567B" w:rsidRPr="00A3036C">
        <w:rPr>
          <w:rFonts w:ascii="Times New Roman" w:hAnsi="Times New Roman" w:cs="Times New Roman"/>
          <w:i/>
          <w:iCs/>
          <w:sz w:val="24"/>
          <w:szCs w:val="24"/>
        </w:rPr>
        <w:t>os donos do mundo</w:t>
      </w:r>
      <w:r w:rsidR="00250A06" w:rsidRPr="00A3036C">
        <w:rPr>
          <w:rFonts w:ascii="Times New Roman" w:hAnsi="Times New Roman" w:cs="Times New Roman"/>
          <w:sz w:val="24"/>
          <w:szCs w:val="24"/>
        </w:rPr>
        <w:t xml:space="preserve"> de Emmanuel Jesus de Deus</w:t>
      </w:r>
      <w:r w:rsidR="00332871" w:rsidRPr="00A3036C">
        <w:rPr>
          <w:rFonts w:ascii="Times New Roman" w:hAnsi="Times New Roman" w:cs="Times New Roman"/>
          <w:sz w:val="24"/>
          <w:szCs w:val="24"/>
        </w:rPr>
        <w:t xml:space="preserve">, não perdem por esperar </w:t>
      </w:r>
      <w:r w:rsidR="006E6011" w:rsidRPr="00A3036C">
        <w:rPr>
          <w:rFonts w:ascii="Times New Roman" w:hAnsi="Times New Roman" w:cs="Times New Roman"/>
          <w:sz w:val="24"/>
          <w:szCs w:val="24"/>
        </w:rPr>
        <w:t>―</w:t>
      </w:r>
      <w:r w:rsidR="00667E8A" w:rsidRPr="00A3036C">
        <w:rPr>
          <w:rFonts w:ascii="Times New Roman" w:hAnsi="Times New Roman" w:cs="Times New Roman"/>
          <w:sz w:val="24"/>
          <w:szCs w:val="24"/>
        </w:rPr>
        <w:t xml:space="preserve"> Profético </w:t>
      </w:r>
      <w:r w:rsidR="006E6011" w:rsidRPr="00A3036C">
        <w:rPr>
          <w:rFonts w:ascii="Times New Roman" w:hAnsi="Times New Roman" w:cs="Times New Roman"/>
          <w:sz w:val="24"/>
          <w:szCs w:val="24"/>
        </w:rPr>
        <w:t>―</w:t>
      </w:r>
      <w:r w:rsidR="00667E8A" w:rsidRPr="00A3036C">
        <w:rPr>
          <w:rFonts w:ascii="Times New Roman" w:hAnsi="Times New Roman" w:cs="Times New Roman"/>
          <w:sz w:val="24"/>
          <w:szCs w:val="24"/>
        </w:rPr>
        <w:t xml:space="preserve"> </w:t>
      </w:r>
      <w:r w:rsidR="000A7103" w:rsidRPr="00A3036C">
        <w:rPr>
          <w:rFonts w:ascii="Times New Roman" w:hAnsi="Times New Roman" w:cs="Times New Roman"/>
          <w:sz w:val="24"/>
          <w:szCs w:val="24"/>
        </w:rPr>
        <w:t>A reencarnação</w:t>
      </w:r>
      <w:r w:rsidR="00B94D3E" w:rsidRPr="00A3036C">
        <w:rPr>
          <w:rFonts w:ascii="Times New Roman" w:hAnsi="Times New Roman" w:cs="Times New Roman"/>
          <w:sz w:val="24"/>
          <w:szCs w:val="24"/>
        </w:rPr>
        <w:t xml:space="preserve"> </w:t>
      </w:r>
      <w:r w:rsidR="00DB72A8" w:rsidRPr="00A3036C">
        <w:rPr>
          <w:rFonts w:ascii="Times New Roman" w:hAnsi="Times New Roman" w:cs="Times New Roman"/>
          <w:sz w:val="24"/>
          <w:szCs w:val="24"/>
        </w:rPr>
        <w:t>jesuítica</w:t>
      </w:r>
      <w:r w:rsidR="007D087F" w:rsidRPr="00A3036C">
        <w:rPr>
          <w:rFonts w:ascii="Times New Roman" w:hAnsi="Times New Roman" w:cs="Times New Roman"/>
          <w:sz w:val="24"/>
          <w:szCs w:val="24"/>
        </w:rPr>
        <w:t xml:space="preserve"> explorada</w:t>
      </w:r>
      <w:r w:rsidR="0013629E" w:rsidRPr="00A3036C">
        <w:rPr>
          <w:rFonts w:ascii="Times New Roman" w:hAnsi="Times New Roman" w:cs="Times New Roman"/>
          <w:sz w:val="24"/>
          <w:szCs w:val="24"/>
        </w:rPr>
        <w:t xml:space="preserve"> pelo SPA — Supremo Poder Anônimo</w:t>
      </w:r>
      <w:r w:rsidR="00332871" w:rsidRPr="00A3036C">
        <w:rPr>
          <w:rFonts w:ascii="Times New Roman" w:hAnsi="Times New Roman" w:cs="Times New Roman"/>
          <w:sz w:val="24"/>
          <w:szCs w:val="24"/>
        </w:rPr>
        <w:t xml:space="preserve"> ser</w:t>
      </w:r>
      <w:r w:rsidR="0013629E" w:rsidRPr="00A3036C">
        <w:rPr>
          <w:rFonts w:ascii="Times New Roman" w:hAnsi="Times New Roman" w:cs="Times New Roman"/>
          <w:sz w:val="24"/>
          <w:szCs w:val="24"/>
        </w:rPr>
        <w:t>á</w:t>
      </w:r>
      <w:r w:rsidR="00332871" w:rsidRPr="00A3036C">
        <w:rPr>
          <w:rFonts w:ascii="Times New Roman" w:hAnsi="Times New Roman" w:cs="Times New Roman"/>
          <w:sz w:val="24"/>
          <w:szCs w:val="24"/>
        </w:rPr>
        <w:t xml:space="preserve"> confrontad</w:t>
      </w:r>
      <w:r w:rsidR="003F00DE" w:rsidRPr="00A3036C">
        <w:rPr>
          <w:rFonts w:ascii="Times New Roman" w:hAnsi="Times New Roman" w:cs="Times New Roman"/>
          <w:sz w:val="24"/>
          <w:szCs w:val="24"/>
        </w:rPr>
        <w:t>a</w:t>
      </w:r>
      <w:r w:rsidR="00332871" w:rsidRPr="00A3036C">
        <w:rPr>
          <w:rFonts w:ascii="Times New Roman" w:hAnsi="Times New Roman" w:cs="Times New Roman"/>
          <w:sz w:val="24"/>
          <w:szCs w:val="24"/>
        </w:rPr>
        <w:t xml:space="preserve"> pelo poder energético de</w:t>
      </w:r>
      <w:r w:rsidR="00EE1AB7" w:rsidRPr="00A3036C">
        <w:rPr>
          <w:rFonts w:ascii="Times New Roman" w:hAnsi="Times New Roman" w:cs="Times New Roman"/>
          <w:sz w:val="24"/>
          <w:szCs w:val="24"/>
        </w:rPr>
        <w:t xml:space="preserve"> </w:t>
      </w:r>
      <w:bookmarkStart w:id="99" w:name="_Hlk200465670"/>
      <w:r w:rsidR="00EE1AB7" w:rsidRPr="00A3036C">
        <w:rPr>
          <w:rFonts w:ascii="Times New Roman" w:hAnsi="Times New Roman" w:cs="Times New Roman"/>
          <w:b/>
          <w:bCs/>
          <w:sz w:val="24"/>
          <w:szCs w:val="24"/>
        </w:rPr>
        <w:t>Yeshua</w:t>
      </w:r>
      <w:bookmarkEnd w:id="99"/>
      <w:r w:rsidR="00EE1AB7" w:rsidRPr="00A3036C">
        <w:rPr>
          <w:rFonts w:ascii="Times New Roman" w:hAnsi="Times New Roman" w:cs="Times New Roman"/>
          <w:sz w:val="24"/>
          <w:szCs w:val="24"/>
        </w:rPr>
        <w:t>, também conhecido como Jesus Cristo</w:t>
      </w:r>
      <w:r w:rsidR="003F00DE" w:rsidRPr="00A3036C">
        <w:rPr>
          <w:rFonts w:ascii="Times New Roman" w:hAnsi="Times New Roman" w:cs="Times New Roman"/>
          <w:sz w:val="24"/>
          <w:szCs w:val="24"/>
        </w:rPr>
        <w:t xml:space="preserve">, sendo este </w:t>
      </w:r>
      <w:r w:rsidR="001154FB" w:rsidRPr="00A3036C">
        <w:rPr>
          <w:rFonts w:ascii="Times New Roman" w:hAnsi="Times New Roman" w:cs="Times New Roman"/>
          <w:sz w:val="24"/>
          <w:szCs w:val="24"/>
        </w:rPr>
        <w:t>o verdadeiro protagonista de o “Filho pródigo volta ao lar”</w:t>
      </w:r>
      <w:r w:rsidR="00B26808" w:rsidRPr="00A3036C">
        <w:rPr>
          <w:rFonts w:ascii="Times New Roman" w:hAnsi="Times New Roman" w:cs="Times New Roman"/>
          <w:sz w:val="24"/>
          <w:szCs w:val="24"/>
        </w:rPr>
        <w:t xml:space="preserve"> ― Remete-se a</w:t>
      </w:r>
      <w:r w:rsidR="000740AD" w:rsidRPr="00A3036C">
        <w:rPr>
          <w:rFonts w:ascii="Times New Roman" w:hAnsi="Times New Roman" w:cs="Times New Roman"/>
          <w:sz w:val="24"/>
          <w:szCs w:val="24"/>
        </w:rPr>
        <w:t xml:space="preserve"> uma das ações do</w:t>
      </w:r>
      <w:r w:rsidR="00F44CF5" w:rsidRPr="00A3036C">
        <w:rPr>
          <w:rFonts w:ascii="Times New Roman" w:hAnsi="Times New Roman" w:cs="Times New Roman"/>
          <w:sz w:val="24"/>
          <w:szCs w:val="24"/>
        </w:rPr>
        <w:t xml:space="preserve"> </w:t>
      </w:r>
      <w:r w:rsidR="00F44CF5" w:rsidRPr="00A3036C">
        <w:rPr>
          <w:rFonts w:ascii="Times New Roman" w:hAnsi="Times New Roman" w:cs="Times New Roman"/>
          <w:i/>
          <w:iCs/>
          <w:sz w:val="24"/>
          <w:szCs w:val="24"/>
        </w:rPr>
        <w:t xml:space="preserve">pacote de maldades </w:t>
      </w:r>
      <w:r w:rsidR="00A3466E" w:rsidRPr="00A3036C">
        <w:rPr>
          <w:rFonts w:ascii="Times New Roman" w:hAnsi="Times New Roman" w:cs="Times New Roman"/>
          <w:sz w:val="24"/>
          <w:szCs w:val="24"/>
        </w:rPr>
        <w:t>elaborado por</w:t>
      </w:r>
      <w:r w:rsidR="00F44CF5" w:rsidRPr="00A3036C">
        <w:rPr>
          <w:rFonts w:ascii="Times New Roman" w:hAnsi="Times New Roman" w:cs="Times New Roman"/>
          <w:sz w:val="24"/>
          <w:szCs w:val="24"/>
        </w:rPr>
        <w:t xml:space="preserve"> </w:t>
      </w:r>
      <w:r w:rsidR="00A3466E" w:rsidRPr="00A3036C">
        <w:rPr>
          <w:rFonts w:ascii="Times New Roman" w:eastAsia="Aptos" w:hAnsi="Times New Roman" w:cs="Times New Roman"/>
          <w:i/>
          <w:iCs/>
          <w:sz w:val="24"/>
          <w:szCs w:val="24"/>
        </w:rPr>
        <w:t>malenirus</w:t>
      </w:r>
      <w:r w:rsidR="00A3466E" w:rsidRPr="00A3036C">
        <w:rPr>
          <w:rFonts w:ascii="Times New Roman" w:eastAsia="Aptos" w:hAnsi="Times New Roman" w:cs="Times New Roman"/>
          <w:sz w:val="24"/>
          <w:szCs w:val="24"/>
        </w:rPr>
        <w:t xml:space="preserve">, </w:t>
      </w:r>
      <w:r w:rsidR="00A3466E" w:rsidRPr="00A3036C">
        <w:rPr>
          <w:rFonts w:ascii="Times New Roman" w:eastAsia="Aptos" w:hAnsi="Times New Roman" w:cs="Times New Roman"/>
          <w:i/>
          <w:iCs/>
          <w:sz w:val="24"/>
          <w:szCs w:val="24"/>
        </w:rPr>
        <w:t xml:space="preserve">reinonaques </w:t>
      </w:r>
      <w:r w:rsidR="00A3466E" w:rsidRPr="00A3036C">
        <w:rPr>
          <w:rFonts w:ascii="Times New Roman" w:eastAsia="Aptos" w:hAnsi="Times New Roman" w:cs="Times New Roman"/>
          <w:sz w:val="24"/>
          <w:szCs w:val="24"/>
        </w:rPr>
        <w:t xml:space="preserve">e </w:t>
      </w:r>
      <w:r w:rsidR="00A3466E" w:rsidRPr="00A3036C">
        <w:rPr>
          <w:rFonts w:ascii="Times New Roman" w:eastAsia="Aptos" w:hAnsi="Times New Roman" w:cs="Times New Roman"/>
          <w:i/>
          <w:iCs/>
          <w:sz w:val="24"/>
          <w:szCs w:val="24"/>
        </w:rPr>
        <w:t xml:space="preserve">dominitilianos </w:t>
      </w:r>
      <w:r w:rsidR="00B26808" w:rsidRPr="00A3036C">
        <w:rPr>
          <w:rFonts w:ascii="Times New Roman" w:hAnsi="Times New Roman" w:cs="Times New Roman"/>
          <w:sz w:val="24"/>
          <w:szCs w:val="24"/>
        </w:rPr>
        <w:t>―</w:t>
      </w:r>
      <w:r w:rsidR="00A3466E" w:rsidRPr="00A3036C">
        <w:rPr>
          <w:rFonts w:ascii="Times New Roman" w:hAnsi="Times New Roman" w:cs="Times New Roman"/>
          <w:sz w:val="24"/>
          <w:szCs w:val="24"/>
        </w:rPr>
        <w:t xml:space="preserve"> </w:t>
      </w:r>
      <w:r w:rsidR="00410FB6" w:rsidRPr="00A3036C">
        <w:rPr>
          <w:rFonts w:ascii="Times New Roman" w:hAnsi="Times New Roman" w:cs="Times New Roman"/>
          <w:sz w:val="24"/>
          <w:szCs w:val="24"/>
        </w:rPr>
        <w:t>Neste dia próximo no tempo divinal determinado e depois de esgotar todas as alternativa</w:t>
      </w:r>
      <w:r w:rsidR="00965A7E" w:rsidRPr="00A3036C">
        <w:rPr>
          <w:rFonts w:ascii="Times New Roman" w:hAnsi="Times New Roman" w:cs="Times New Roman"/>
          <w:sz w:val="24"/>
          <w:szCs w:val="24"/>
        </w:rPr>
        <w:t>s para o ser humano alcançar</w:t>
      </w:r>
      <w:r w:rsidR="0025309C" w:rsidRPr="00A3036C">
        <w:rPr>
          <w:rFonts w:ascii="Times New Roman" w:hAnsi="Times New Roman" w:cs="Times New Roman"/>
          <w:sz w:val="24"/>
          <w:szCs w:val="24"/>
        </w:rPr>
        <w:t>,</w:t>
      </w:r>
      <w:r w:rsidR="00965A7E" w:rsidRPr="00A3036C">
        <w:rPr>
          <w:rFonts w:ascii="Times New Roman" w:hAnsi="Times New Roman" w:cs="Times New Roman"/>
          <w:sz w:val="24"/>
          <w:szCs w:val="24"/>
        </w:rPr>
        <w:t xml:space="preserve"> pelo seu livre arbítrio</w:t>
      </w:r>
      <w:r w:rsidR="0025309C" w:rsidRPr="00A3036C">
        <w:rPr>
          <w:rFonts w:ascii="Times New Roman" w:hAnsi="Times New Roman" w:cs="Times New Roman"/>
          <w:sz w:val="24"/>
          <w:szCs w:val="24"/>
        </w:rPr>
        <w:t>, o seu Eu Superior</w:t>
      </w:r>
      <w:r w:rsidR="00227A6F" w:rsidRPr="00A3036C">
        <w:rPr>
          <w:rFonts w:ascii="Times New Roman" w:hAnsi="Times New Roman" w:cs="Times New Roman"/>
          <w:sz w:val="24"/>
          <w:szCs w:val="24"/>
        </w:rPr>
        <w:t>, o SEU promover</w:t>
      </w:r>
      <w:r w:rsidR="00D026B4" w:rsidRPr="00A3036C">
        <w:rPr>
          <w:rFonts w:ascii="Times New Roman" w:hAnsi="Times New Roman" w:cs="Times New Roman"/>
          <w:sz w:val="24"/>
          <w:szCs w:val="24"/>
        </w:rPr>
        <w:t>á todas as condições físicas e psicológicas</w:t>
      </w:r>
      <w:r w:rsidR="00575604" w:rsidRPr="00A3036C">
        <w:rPr>
          <w:rFonts w:ascii="Times New Roman" w:hAnsi="Times New Roman" w:cs="Times New Roman"/>
          <w:sz w:val="24"/>
          <w:szCs w:val="24"/>
        </w:rPr>
        <w:t xml:space="preserve"> para este encontro</w:t>
      </w:r>
      <w:r w:rsidR="004A5CB3" w:rsidRPr="00A3036C">
        <w:rPr>
          <w:rFonts w:ascii="Times New Roman" w:hAnsi="Times New Roman" w:cs="Times New Roman"/>
          <w:sz w:val="24"/>
          <w:szCs w:val="24"/>
        </w:rPr>
        <w:t xml:space="preserve"> ― </w:t>
      </w:r>
      <w:r w:rsidR="003D7808" w:rsidRPr="00A3036C">
        <w:rPr>
          <w:rFonts w:ascii="Times New Roman" w:hAnsi="Times New Roman" w:cs="Times New Roman"/>
          <w:sz w:val="24"/>
          <w:szCs w:val="24"/>
        </w:rPr>
        <w:t>Declar</w:t>
      </w:r>
      <w:r w:rsidR="004A5CB3" w:rsidRPr="00A3036C">
        <w:rPr>
          <w:rFonts w:ascii="Times New Roman" w:hAnsi="Times New Roman" w:cs="Times New Roman"/>
          <w:sz w:val="24"/>
          <w:szCs w:val="24"/>
        </w:rPr>
        <w:t>a o conhecimento da soberania universal ―</w:t>
      </w:r>
      <w:r w:rsidR="00FF5915" w:rsidRPr="00A3036C">
        <w:rPr>
          <w:rFonts w:ascii="Times New Roman" w:hAnsi="Times New Roman" w:cs="Times New Roman"/>
          <w:sz w:val="24"/>
          <w:szCs w:val="24"/>
        </w:rPr>
        <w:t xml:space="preserve"> </w:t>
      </w:r>
      <w:r w:rsidR="00720152" w:rsidRPr="00A3036C">
        <w:rPr>
          <w:rFonts w:ascii="Times New Roman" w:hAnsi="Times New Roman" w:cs="Times New Roman"/>
          <w:sz w:val="24"/>
          <w:szCs w:val="24"/>
        </w:rPr>
        <w:t xml:space="preserve">Os que </w:t>
      </w:r>
      <w:r w:rsidR="0048452A" w:rsidRPr="00A3036C">
        <w:rPr>
          <w:rFonts w:ascii="Times New Roman" w:hAnsi="Times New Roman" w:cs="Times New Roman"/>
          <w:sz w:val="24"/>
          <w:szCs w:val="24"/>
        </w:rPr>
        <w:t>p</w:t>
      </w:r>
      <w:r w:rsidR="00FF5915" w:rsidRPr="00A3036C">
        <w:rPr>
          <w:rFonts w:ascii="Times New Roman" w:hAnsi="Times New Roman" w:cs="Times New Roman"/>
          <w:sz w:val="24"/>
          <w:szCs w:val="24"/>
        </w:rPr>
        <w:t>ersisti</w:t>
      </w:r>
      <w:r w:rsidR="0048452A" w:rsidRPr="00A3036C">
        <w:rPr>
          <w:rFonts w:ascii="Times New Roman" w:hAnsi="Times New Roman" w:cs="Times New Roman"/>
          <w:sz w:val="24"/>
          <w:szCs w:val="24"/>
        </w:rPr>
        <w:t>rem</w:t>
      </w:r>
      <w:r w:rsidR="00FF5915" w:rsidRPr="00A3036C">
        <w:rPr>
          <w:rFonts w:ascii="Times New Roman" w:hAnsi="Times New Roman" w:cs="Times New Roman"/>
          <w:sz w:val="24"/>
          <w:szCs w:val="24"/>
        </w:rPr>
        <w:t xml:space="preserve"> no apego ao Sistema Terra</w:t>
      </w:r>
      <w:r w:rsidR="0048452A" w:rsidRPr="00A3036C">
        <w:rPr>
          <w:rFonts w:ascii="Times New Roman" w:hAnsi="Times New Roman" w:cs="Times New Roman"/>
          <w:sz w:val="24"/>
          <w:szCs w:val="24"/>
        </w:rPr>
        <w:t xml:space="preserve">, farão parte, como </w:t>
      </w:r>
      <w:r w:rsidR="00E07D57" w:rsidRPr="00A3036C">
        <w:rPr>
          <w:rFonts w:ascii="Times New Roman" w:hAnsi="Times New Roman" w:cs="Times New Roman"/>
          <w:sz w:val="24"/>
          <w:szCs w:val="24"/>
        </w:rPr>
        <w:t xml:space="preserve">abordado no </w:t>
      </w:r>
      <w:r w:rsidR="00170A47" w:rsidRPr="00A3036C">
        <w:rPr>
          <w:rFonts w:ascii="Times New Roman" w:hAnsi="Times New Roman" w:cs="Times New Roman"/>
          <w:sz w:val="24"/>
          <w:szCs w:val="24"/>
        </w:rPr>
        <w:t xml:space="preserve">segundo </w:t>
      </w:r>
      <w:r w:rsidR="00E07D57" w:rsidRPr="00A3036C">
        <w:rPr>
          <w:rFonts w:ascii="Times New Roman" w:hAnsi="Times New Roman" w:cs="Times New Roman"/>
          <w:sz w:val="24"/>
          <w:szCs w:val="24"/>
        </w:rPr>
        <w:t xml:space="preserve">romance </w:t>
      </w:r>
      <w:r w:rsidR="00FB757D" w:rsidRPr="00A3036C">
        <w:rPr>
          <w:rFonts w:ascii="Times New Roman" w:hAnsi="Times New Roman" w:cs="Times New Roman"/>
          <w:sz w:val="24"/>
          <w:szCs w:val="24"/>
        </w:rPr>
        <w:t xml:space="preserve">concebido pelo amor milenar de </w:t>
      </w:r>
      <w:r w:rsidR="003D7808" w:rsidRPr="00A3036C">
        <w:rPr>
          <w:rFonts w:ascii="Times New Roman" w:hAnsi="Times New Roman" w:cs="Times New Roman"/>
          <w:sz w:val="24"/>
          <w:szCs w:val="24"/>
        </w:rPr>
        <w:t>almas gêmeas</w:t>
      </w:r>
      <w:r w:rsidR="00170A47" w:rsidRPr="00A3036C">
        <w:rPr>
          <w:rFonts w:ascii="Times New Roman" w:hAnsi="Times New Roman" w:cs="Times New Roman"/>
          <w:sz w:val="24"/>
          <w:szCs w:val="24"/>
        </w:rPr>
        <w:t>,</w:t>
      </w:r>
      <w:r w:rsidR="00E07D57" w:rsidRPr="00A3036C">
        <w:rPr>
          <w:rFonts w:ascii="Times New Roman" w:hAnsi="Times New Roman" w:cs="Times New Roman"/>
          <w:sz w:val="24"/>
          <w:szCs w:val="24"/>
        </w:rPr>
        <w:t xml:space="preserve"> </w:t>
      </w:r>
      <w:r w:rsidR="00D03F77" w:rsidRPr="00A3036C">
        <w:rPr>
          <w:rFonts w:ascii="Times New Roman" w:eastAsia="Aptos" w:hAnsi="Times New Roman" w:cs="Times New Roman"/>
          <w:b/>
          <w:bCs/>
        </w:rPr>
        <w:t>e</w:t>
      </w:r>
      <w:r w:rsidR="00D03F77" w:rsidRPr="00A3036C">
        <w:rPr>
          <w:rFonts w:ascii="Times New Roman" w:eastAsia="Aptos" w:hAnsi="Times New Roman" w:cs="Times New Roman"/>
          <w:b/>
          <w:bCs/>
          <w:color w:val="FF0000"/>
        </w:rPr>
        <w:t>X</w:t>
      </w:r>
      <w:r w:rsidR="00D03F77" w:rsidRPr="00A3036C">
        <w:rPr>
          <w:rFonts w:ascii="Times New Roman" w:eastAsia="Aptos" w:hAnsi="Times New Roman" w:cs="Times New Roman"/>
          <w:b/>
          <w:bCs/>
        </w:rPr>
        <w:t xml:space="preserve">ilados da </w:t>
      </w:r>
      <w:r w:rsidR="00D03F77" w:rsidRPr="00A3036C">
        <w:rPr>
          <w:rFonts w:ascii="Times New Roman" w:eastAsia="Aptos" w:hAnsi="Times New Roman" w:cs="Times New Roman"/>
          <w:b/>
          <w:bCs/>
          <w:color w:val="7030A0"/>
        </w:rPr>
        <w:t>T</w:t>
      </w:r>
      <w:r w:rsidR="00D03F77" w:rsidRPr="00A3036C">
        <w:rPr>
          <w:rFonts w:ascii="Times New Roman" w:eastAsia="Aptos" w:hAnsi="Times New Roman" w:cs="Times New Roman"/>
          <w:b/>
          <w:bCs/>
        </w:rPr>
        <w:t xml:space="preserve">erra </w:t>
      </w:r>
      <w:r w:rsidR="00D03F77" w:rsidRPr="00A3036C">
        <w:rPr>
          <w:rFonts w:ascii="Times New Roman" w:eastAsia="Aptos" w:hAnsi="Times New Roman" w:cs="Times New Roman"/>
          <w:b/>
          <w:bCs/>
          <w:sz w:val="24"/>
          <w:szCs w:val="24"/>
        </w:rPr>
        <w:t>─ passado pacto para o futuro</w:t>
      </w:r>
      <w:r w:rsidR="009B49F2" w:rsidRPr="00A3036C">
        <w:rPr>
          <w:rFonts w:ascii="Times New Roman" w:eastAsia="Aptos" w:hAnsi="Times New Roman" w:cs="Times New Roman"/>
          <w:sz w:val="24"/>
          <w:szCs w:val="24"/>
        </w:rPr>
        <w:t xml:space="preserve">, </w:t>
      </w:r>
      <w:r w:rsidR="00E07D57" w:rsidRPr="00A3036C">
        <w:rPr>
          <w:rFonts w:ascii="Times New Roman" w:hAnsi="Times New Roman" w:cs="Times New Roman"/>
          <w:sz w:val="24"/>
          <w:szCs w:val="24"/>
        </w:rPr>
        <w:t>da</w:t>
      </w:r>
      <w:r w:rsidR="009B49F2" w:rsidRPr="00A3036C">
        <w:rPr>
          <w:rFonts w:ascii="Times New Roman" w:hAnsi="Times New Roman" w:cs="Times New Roman"/>
          <w:sz w:val="24"/>
          <w:szCs w:val="24"/>
        </w:rPr>
        <w:t xml:space="preserve"> já referida </w:t>
      </w:r>
      <w:r w:rsidR="00E07D57" w:rsidRPr="00A3036C">
        <w:rPr>
          <w:rFonts w:ascii="Times New Roman" w:hAnsi="Times New Roman" w:cs="Times New Roman"/>
          <w:sz w:val="24"/>
          <w:szCs w:val="24"/>
        </w:rPr>
        <w:t xml:space="preserve"> trilogia</w:t>
      </w:r>
      <w:r w:rsidR="009B49F2" w:rsidRPr="00A3036C">
        <w:rPr>
          <w:rFonts w:ascii="Times New Roman" w:hAnsi="Times New Roman" w:cs="Times New Roman"/>
          <w:sz w:val="24"/>
          <w:szCs w:val="24"/>
        </w:rPr>
        <w:t xml:space="preserve">. ▬ </w:t>
      </w:r>
      <w:r w:rsidR="00E07D57" w:rsidRPr="00A3036C">
        <w:rPr>
          <w:rFonts w:ascii="Times New Roman" w:hAnsi="Times New Roman" w:cs="Times New Roman"/>
          <w:sz w:val="24"/>
          <w:szCs w:val="24"/>
        </w:rPr>
        <w:t xml:space="preserve"> </w:t>
      </w:r>
      <w:r w:rsidR="00B61F27" w:rsidRPr="00A3036C">
        <w:rPr>
          <w:rFonts w:ascii="Times New Roman" w:hAnsi="Times New Roman" w:cs="Times New Roman"/>
          <w:sz w:val="24"/>
          <w:szCs w:val="24"/>
        </w:rPr>
        <w:t>definitivo.</w:t>
      </w:r>
    </w:p>
    <w:p w14:paraId="7CCC7BEA" w14:textId="6E97705D" w:rsidR="00F36D6D" w:rsidRPr="00A3036C" w:rsidRDefault="00B61F27" w:rsidP="009B49F2">
      <w:pPr>
        <w:jc w:val="both"/>
        <w:rPr>
          <w:rFonts w:ascii="Times New Roman" w:hAnsi="Times New Roman" w:cs="Times New Roman"/>
          <w:sz w:val="24"/>
          <w:szCs w:val="24"/>
        </w:rPr>
      </w:pPr>
      <w:r w:rsidRPr="00A3036C">
        <w:rPr>
          <w:rFonts w:ascii="Times New Roman" w:hAnsi="Times New Roman" w:cs="Times New Roman"/>
          <w:sz w:val="24"/>
          <w:szCs w:val="24"/>
        </w:rPr>
        <w:t xml:space="preserve">▬ Nossa! </w:t>
      </w:r>
      <w:r w:rsidR="006D3FE5" w:rsidRPr="00A3036C">
        <w:rPr>
          <w:rFonts w:ascii="Times New Roman" w:hAnsi="Times New Roman" w:cs="Times New Roman"/>
          <w:sz w:val="24"/>
          <w:szCs w:val="24"/>
        </w:rPr>
        <w:t>A cada página concebida, temos a sensação</w:t>
      </w:r>
      <w:r w:rsidR="00F8758F" w:rsidRPr="00A3036C">
        <w:rPr>
          <w:rFonts w:ascii="Times New Roman" w:hAnsi="Times New Roman" w:cs="Times New Roman"/>
          <w:sz w:val="24"/>
          <w:szCs w:val="24"/>
        </w:rPr>
        <w:t xml:space="preserve"> de estar cada vez mais próximo </w:t>
      </w:r>
      <w:r w:rsidR="003D7808" w:rsidRPr="00A3036C">
        <w:rPr>
          <w:rFonts w:ascii="Times New Roman" w:hAnsi="Times New Roman" w:cs="Times New Roman"/>
          <w:sz w:val="24"/>
          <w:szCs w:val="24"/>
        </w:rPr>
        <w:t>d</w:t>
      </w:r>
      <w:r w:rsidR="00F8758F" w:rsidRPr="00A3036C">
        <w:rPr>
          <w:rFonts w:ascii="Times New Roman" w:hAnsi="Times New Roman" w:cs="Times New Roman"/>
          <w:sz w:val="24"/>
          <w:szCs w:val="24"/>
        </w:rPr>
        <w:t xml:space="preserve">este acontecimento ― Liz lamenta </w:t>
      </w:r>
      <w:r w:rsidR="00C9537B" w:rsidRPr="00A3036C">
        <w:rPr>
          <w:rFonts w:ascii="Times New Roman" w:hAnsi="Times New Roman" w:cs="Times New Roman"/>
          <w:sz w:val="24"/>
          <w:szCs w:val="24"/>
        </w:rPr>
        <w:t xml:space="preserve">a ignorância humana como passaporte para </w:t>
      </w:r>
      <w:r w:rsidR="002447CF" w:rsidRPr="00A3036C">
        <w:rPr>
          <w:rFonts w:ascii="Times New Roman" w:hAnsi="Times New Roman" w:cs="Times New Roman"/>
          <w:sz w:val="24"/>
          <w:szCs w:val="24"/>
        </w:rPr>
        <w:t xml:space="preserve">o exílio de terráqueos para </w:t>
      </w:r>
      <w:r w:rsidR="00C9537B" w:rsidRPr="00A3036C">
        <w:rPr>
          <w:rFonts w:ascii="Times New Roman" w:hAnsi="Times New Roman" w:cs="Times New Roman"/>
          <w:sz w:val="24"/>
          <w:szCs w:val="24"/>
        </w:rPr>
        <w:t>mundos inferiore</w:t>
      </w:r>
      <w:r w:rsidR="002447CF" w:rsidRPr="00A3036C">
        <w:rPr>
          <w:rFonts w:ascii="Times New Roman" w:hAnsi="Times New Roman" w:cs="Times New Roman"/>
          <w:sz w:val="24"/>
          <w:szCs w:val="24"/>
        </w:rPr>
        <w:t xml:space="preserve">s </w:t>
      </w:r>
      <w:r w:rsidR="00F8758F" w:rsidRPr="00A3036C">
        <w:rPr>
          <w:rFonts w:ascii="Times New Roman" w:hAnsi="Times New Roman" w:cs="Times New Roman"/>
          <w:sz w:val="24"/>
          <w:szCs w:val="24"/>
        </w:rPr>
        <w:t>―</w:t>
      </w:r>
      <w:r w:rsidR="002447CF" w:rsidRPr="00A3036C">
        <w:rPr>
          <w:rFonts w:ascii="Times New Roman" w:hAnsi="Times New Roman" w:cs="Times New Roman"/>
          <w:sz w:val="24"/>
          <w:szCs w:val="24"/>
        </w:rPr>
        <w:t xml:space="preserve"> </w:t>
      </w:r>
      <w:r w:rsidR="00797D0F" w:rsidRPr="00A3036C">
        <w:rPr>
          <w:rFonts w:ascii="Times New Roman" w:hAnsi="Times New Roman" w:cs="Times New Roman"/>
          <w:sz w:val="24"/>
          <w:szCs w:val="24"/>
        </w:rPr>
        <w:t>A sensação de estar vivendo e registrando a históri</w:t>
      </w:r>
      <w:r w:rsidR="005C5CE2" w:rsidRPr="00A3036C">
        <w:rPr>
          <w:rFonts w:ascii="Times New Roman" w:hAnsi="Times New Roman" w:cs="Times New Roman"/>
          <w:sz w:val="24"/>
          <w:szCs w:val="24"/>
        </w:rPr>
        <w:t>a é algo indescritível</w:t>
      </w:r>
      <w:r w:rsidR="00AE6930" w:rsidRPr="00A3036C">
        <w:rPr>
          <w:rFonts w:ascii="Times New Roman" w:hAnsi="Times New Roman" w:cs="Times New Roman"/>
          <w:sz w:val="24"/>
          <w:szCs w:val="24"/>
        </w:rPr>
        <w:t xml:space="preserve">. ▬ </w:t>
      </w:r>
      <w:r w:rsidR="00F36D6D" w:rsidRPr="00A3036C">
        <w:rPr>
          <w:rFonts w:ascii="Times New Roman" w:hAnsi="Times New Roman" w:cs="Times New Roman"/>
          <w:sz w:val="24"/>
          <w:szCs w:val="24"/>
        </w:rPr>
        <w:t>efusiva.</w:t>
      </w:r>
    </w:p>
    <w:p w14:paraId="79046177" w14:textId="48C6B350" w:rsidR="00F36D6D" w:rsidRPr="00A3036C" w:rsidRDefault="00F36D6D" w:rsidP="009B49F2">
      <w:pPr>
        <w:jc w:val="both"/>
        <w:rPr>
          <w:rFonts w:ascii="Times New Roman" w:hAnsi="Times New Roman" w:cs="Times New Roman"/>
          <w:sz w:val="24"/>
          <w:szCs w:val="24"/>
        </w:rPr>
      </w:pPr>
      <w:r w:rsidRPr="00A3036C">
        <w:rPr>
          <w:rFonts w:ascii="Times New Roman" w:hAnsi="Times New Roman" w:cs="Times New Roman"/>
          <w:sz w:val="24"/>
          <w:szCs w:val="24"/>
        </w:rPr>
        <w:lastRenderedPageBreak/>
        <w:t>▬ Concordo em Gênero, número e grau</w:t>
      </w:r>
      <w:r w:rsidR="000764C9" w:rsidRPr="00A3036C">
        <w:rPr>
          <w:rFonts w:ascii="Times New Roman" w:hAnsi="Times New Roman" w:cs="Times New Roman"/>
          <w:sz w:val="24"/>
          <w:szCs w:val="24"/>
        </w:rPr>
        <w:t xml:space="preserve"> ― Manifesta-se o Escritor,</w:t>
      </w:r>
      <w:r w:rsidR="00615BC0" w:rsidRPr="00A3036C">
        <w:rPr>
          <w:rFonts w:ascii="Times New Roman" w:hAnsi="Times New Roman" w:cs="Times New Roman"/>
          <w:sz w:val="24"/>
          <w:szCs w:val="24"/>
        </w:rPr>
        <w:t xml:space="preserve"> espírito único</w:t>
      </w:r>
      <w:r w:rsidR="000F32A9" w:rsidRPr="00A3036C">
        <w:rPr>
          <w:rFonts w:ascii="Times New Roman" w:hAnsi="Times New Roman" w:cs="Times New Roman"/>
          <w:sz w:val="24"/>
          <w:szCs w:val="24"/>
        </w:rPr>
        <w:t>, involucrado</w:t>
      </w:r>
      <w:r w:rsidR="00954834" w:rsidRPr="00A3036C">
        <w:rPr>
          <w:rFonts w:ascii="Times New Roman" w:hAnsi="Times New Roman" w:cs="Times New Roman"/>
          <w:sz w:val="24"/>
          <w:szCs w:val="24"/>
        </w:rPr>
        <w:t>, corporalmente,</w:t>
      </w:r>
      <w:r w:rsidR="000F32A9" w:rsidRPr="00A3036C">
        <w:rPr>
          <w:rFonts w:ascii="Times New Roman" w:hAnsi="Times New Roman" w:cs="Times New Roman"/>
          <w:sz w:val="24"/>
          <w:szCs w:val="24"/>
        </w:rPr>
        <w:t xml:space="preserve"> no passado</w:t>
      </w:r>
      <w:r w:rsidR="00954834" w:rsidRPr="00A3036C">
        <w:rPr>
          <w:rFonts w:ascii="Times New Roman" w:hAnsi="Times New Roman" w:cs="Times New Roman"/>
          <w:sz w:val="24"/>
          <w:szCs w:val="24"/>
        </w:rPr>
        <w:t xml:space="preserve"> em</w:t>
      </w:r>
      <w:r w:rsidR="000764C9" w:rsidRPr="00A3036C">
        <w:rPr>
          <w:rFonts w:ascii="Times New Roman" w:hAnsi="Times New Roman" w:cs="Times New Roman"/>
          <w:sz w:val="24"/>
          <w:szCs w:val="24"/>
        </w:rPr>
        <w:t xml:space="preserve"> Joseph</w:t>
      </w:r>
      <w:r w:rsidR="00954834" w:rsidRPr="00A3036C">
        <w:rPr>
          <w:rFonts w:ascii="Times New Roman" w:hAnsi="Times New Roman" w:cs="Times New Roman"/>
          <w:sz w:val="24"/>
          <w:szCs w:val="24"/>
        </w:rPr>
        <w:t xml:space="preserve"> Harrison</w:t>
      </w:r>
      <w:r w:rsidR="000764C9" w:rsidRPr="00A3036C">
        <w:rPr>
          <w:rFonts w:ascii="Times New Roman" w:hAnsi="Times New Roman" w:cs="Times New Roman"/>
          <w:sz w:val="24"/>
          <w:szCs w:val="24"/>
        </w:rPr>
        <w:t xml:space="preserve"> </w:t>
      </w:r>
      <w:r w:rsidR="00954834" w:rsidRPr="00A3036C">
        <w:rPr>
          <w:rFonts w:ascii="Times New Roman" w:hAnsi="Times New Roman" w:cs="Times New Roman"/>
          <w:sz w:val="24"/>
          <w:szCs w:val="24"/>
        </w:rPr>
        <w:t>e, no presente em</w:t>
      </w:r>
      <w:r w:rsidR="000764C9" w:rsidRPr="00A3036C">
        <w:rPr>
          <w:rFonts w:ascii="Times New Roman" w:hAnsi="Times New Roman" w:cs="Times New Roman"/>
          <w:sz w:val="24"/>
          <w:szCs w:val="24"/>
        </w:rPr>
        <w:t xml:space="preserve"> Tom Harrison ―</w:t>
      </w:r>
      <w:r w:rsidR="00954834" w:rsidRPr="00A3036C">
        <w:rPr>
          <w:rFonts w:ascii="Times New Roman" w:hAnsi="Times New Roman" w:cs="Times New Roman"/>
          <w:sz w:val="24"/>
          <w:szCs w:val="24"/>
        </w:rPr>
        <w:t xml:space="preserve"> </w:t>
      </w:r>
      <w:r w:rsidR="000E4447" w:rsidRPr="00A3036C">
        <w:rPr>
          <w:rFonts w:ascii="Times New Roman" w:hAnsi="Times New Roman" w:cs="Times New Roman"/>
          <w:sz w:val="24"/>
          <w:szCs w:val="24"/>
        </w:rPr>
        <w:t>Nosso plan</w:t>
      </w:r>
      <w:r w:rsidR="000B1944" w:rsidRPr="00A3036C">
        <w:rPr>
          <w:rFonts w:ascii="Times New Roman" w:hAnsi="Times New Roman" w:cs="Times New Roman"/>
          <w:sz w:val="24"/>
          <w:szCs w:val="24"/>
        </w:rPr>
        <w:t>e</w:t>
      </w:r>
      <w:r w:rsidR="000E4447" w:rsidRPr="00A3036C">
        <w:rPr>
          <w:rFonts w:ascii="Times New Roman" w:hAnsi="Times New Roman" w:cs="Times New Roman"/>
          <w:sz w:val="24"/>
          <w:szCs w:val="24"/>
        </w:rPr>
        <w:t>t</w:t>
      </w:r>
      <w:r w:rsidR="000B1944" w:rsidRPr="00A3036C">
        <w:rPr>
          <w:rFonts w:ascii="Times New Roman" w:hAnsi="Times New Roman" w:cs="Times New Roman"/>
          <w:sz w:val="24"/>
          <w:szCs w:val="24"/>
        </w:rPr>
        <w:t>a</w:t>
      </w:r>
      <w:r w:rsidR="000E4447" w:rsidRPr="00A3036C">
        <w:rPr>
          <w:rFonts w:ascii="Times New Roman" w:hAnsi="Times New Roman" w:cs="Times New Roman"/>
          <w:sz w:val="24"/>
          <w:szCs w:val="24"/>
        </w:rPr>
        <w:t xml:space="preserve"> propici</w:t>
      </w:r>
      <w:r w:rsidR="006F350F" w:rsidRPr="00A3036C">
        <w:rPr>
          <w:rFonts w:ascii="Times New Roman" w:hAnsi="Times New Roman" w:cs="Times New Roman"/>
          <w:sz w:val="24"/>
          <w:szCs w:val="24"/>
        </w:rPr>
        <w:t>a uma experiência produzida pelo encontro de universalidades raciai</w:t>
      </w:r>
      <w:r w:rsidR="000B1944" w:rsidRPr="00A3036C">
        <w:rPr>
          <w:rFonts w:ascii="Times New Roman" w:hAnsi="Times New Roman" w:cs="Times New Roman"/>
          <w:sz w:val="24"/>
          <w:szCs w:val="24"/>
        </w:rPr>
        <w:t>s</w:t>
      </w:r>
      <w:r w:rsidR="003D7808" w:rsidRPr="00A3036C">
        <w:rPr>
          <w:rFonts w:ascii="Times New Roman" w:hAnsi="Times New Roman" w:cs="Times New Roman"/>
          <w:sz w:val="24"/>
          <w:szCs w:val="24"/>
        </w:rPr>
        <w:t xml:space="preserve"> ― Conceitua a existência universal ―</w:t>
      </w:r>
      <w:r w:rsidR="00307994" w:rsidRPr="00A3036C">
        <w:rPr>
          <w:rFonts w:ascii="Times New Roman" w:hAnsi="Times New Roman" w:cs="Times New Roman"/>
          <w:sz w:val="24"/>
          <w:szCs w:val="24"/>
        </w:rPr>
        <w:t xml:space="preserve"> </w:t>
      </w:r>
      <w:r w:rsidR="00A60E5A" w:rsidRPr="00A3036C">
        <w:rPr>
          <w:rFonts w:ascii="Times New Roman" w:hAnsi="Times New Roman" w:cs="Times New Roman"/>
          <w:sz w:val="24"/>
          <w:szCs w:val="24"/>
        </w:rPr>
        <w:t>Orbe de e</w:t>
      </w:r>
      <w:r w:rsidR="005B3A3C" w:rsidRPr="00A3036C">
        <w:rPr>
          <w:rFonts w:ascii="Times New Roman" w:hAnsi="Times New Roman" w:cs="Times New Roman"/>
          <w:sz w:val="24"/>
          <w:szCs w:val="24"/>
        </w:rPr>
        <w:t>strada tortuos</w:t>
      </w:r>
      <w:r w:rsidR="0006240A" w:rsidRPr="00A3036C">
        <w:rPr>
          <w:rFonts w:ascii="Times New Roman" w:hAnsi="Times New Roman" w:cs="Times New Roman"/>
          <w:sz w:val="24"/>
          <w:szCs w:val="24"/>
        </w:rPr>
        <w:t>a</w:t>
      </w:r>
      <w:r w:rsidR="0042731C" w:rsidRPr="00A3036C">
        <w:rPr>
          <w:rFonts w:ascii="Times New Roman" w:hAnsi="Times New Roman" w:cs="Times New Roman"/>
          <w:sz w:val="24"/>
          <w:szCs w:val="24"/>
        </w:rPr>
        <w:t>,</w:t>
      </w:r>
      <w:r w:rsidR="00B90E82" w:rsidRPr="00A3036C">
        <w:rPr>
          <w:rFonts w:ascii="Times New Roman" w:hAnsi="Times New Roman" w:cs="Times New Roman"/>
          <w:sz w:val="24"/>
          <w:szCs w:val="24"/>
        </w:rPr>
        <w:t xml:space="preserve"> com atalhos virtuoso</w:t>
      </w:r>
      <w:r w:rsidR="00AC35E0" w:rsidRPr="00A3036C">
        <w:rPr>
          <w:rFonts w:ascii="Times New Roman" w:hAnsi="Times New Roman" w:cs="Times New Roman"/>
          <w:sz w:val="24"/>
          <w:szCs w:val="24"/>
        </w:rPr>
        <w:t>s</w:t>
      </w:r>
      <w:r w:rsidR="0042731C" w:rsidRPr="00A3036C">
        <w:rPr>
          <w:rFonts w:ascii="Times New Roman" w:hAnsi="Times New Roman" w:cs="Times New Roman"/>
          <w:sz w:val="24"/>
          <w:szCs w:val="24"/>
        </w:rPr>
        <w:t xml:space="preserve"> destinados aos</w:t>
      </w:r>
      <w:r w:rsidR="00335D28" w:rsidRPr="00A3036C">
        <w:rPr>
          <w:rFonts w:ascii="Times New Roman" w:hAnsi="Times New Roman" w:cs="Times New Roman"/>
          <w:sz w:val="24"/>
          <w:szCs w:val="24"/>
        </w:rPr>
        <w:t xml:space="preserve"> estudantes existenciais</w:t>
      </w:r>
      <w:r w:rsidR="00A60E5A" w:rsidRPr="00A3036C">
        <w:rPr>
          <w:rFonts w:ascii="Times New Roman" w:hAnsi="Times New Roman" w:cs="Times New Roman"/>
          <w:sz w:val="24"/>
          <w:szCs w:val="24"/>
        </w:rPr>
        <w:t>, cuja prova final definirá a</w:t>
      </w:r>
      <w:r w:rsidR="00221FD8" w:rsidRPr="00A3036C">
        <w:rPr>
          <w:rFonts w:ascii="Times New Roman" w:hAnsi="Times New Roman" w:cs="Times New Roman"/>
          <w:sz w:val="24"/>
          <w:szCs w:val="24"/>
        </w:rPr>
        <w:t xml:space="preserve"> sucumbência ou triunfo da humanidade na abordagem</w:t>
      </w:r>
      <w:r w:rsidR="00682AF7" w:rsidRPr="00A3036C">
        <w:rPr>
          <w:rFonts w:ascii="Times New Roman" w:hAnsi="Times New Roman" w:cs="Times New Roman"/>
          <w:sz w:val="24"/>
          <w:szCs w:val="24"/>
        </w:rPr>
        <w:t xml:space="preserve"> d</w:t>
      </w:r>
      <w:r w:rsidR="008A6751" w:rsidRPr="00A3036C">
        <w:rPr>
          <w:rFonts w:ascii="Times New Roman" w:hAnsi="Times New Roman" w:cs="Times New Roman"/>
          <w:sz w:val="24"/>
          <w:szCs w:val="24"/>
        </w:rPr>
        <w:t>o terceiro romance</w:t>
      </w:r>
      <w:r w:rsidR="009A73B5" w:rsidRPr="00A3036C">
        <w:rPr>
          <w:rFonts w:ascii="Times New Roman" w:hAnsi="Times New Roman" w:cs="Times New Roman"/>
          <w:sz w:val="24"/>
          <w:szCs w:val="24"/>
        </w:rPr>
        <w:t xml:space="preserve">, </w:t>
      </w:r>
      <w:r w:rsidR="009A73B5" w:rsidRPr="00A3036C">
        <w:rPr>
          <w:rFonts w:ascii="Times New Roman" w:eastAsia="Aptos" w:hAnsi="Times New Roman" w:cs="Times New Roman"/>
          <w:b/>
          <w:bCs/>
        </w:rPr>
        <w:t>e</w:t>
      </w:r>
      <w:r w:rsidR="009A73B5" w:rsidRPr="00A3036C">
        <w:rPr>
          <w:rFonts w:ascii="Times New Roman" w:eastAsia="Aptos" w:hAnsi="Times New Roman" w:cs="Times New Roman"/>
          <w:b/>
          <w:bCs/>
          <w:color w:val="FF0000"/>
        </w:rPr>
        <w:t>X</w:t>
      </w:r>
      <w:r w:rsidR="009A73B5" w:rsidRPr="00A3036C">
        <w:rPr>
          <w:rFonts w:ascii="Times New Roman" w:eastAsia="Aptos" w:hAnsi="Times New Roman" w:cs="Times New Roman"/>
          <w:b/>
          <w:bCs/>
        </w:rPr>
        <w:t xml:space="preserve">ilados da </w:t>
      </w:r>
      <w:r w:rsidR="009A73B5" w:rsidRPr="00A3036C">
        <w:rPr>
          <w:rFonts w:ascii="Times New Roman" w:eastAsia="Aptos" w:hAnsi="Times New Roman" w:cs="Times New Roman"/>
          <w:b/>
          <w:bCs/>
          <w:color w:val="7030A0"/>
        </w:rPr>
        <w:t>T</w:t>
      </w:r>
      <w:r w:rsidR="009A73B5" w:rsidRPr="00A3036C">
        <w:rPr>
          <w:rFonts w:ascii="Times New Roman" w:eastAsia="Aptos" w:hAnsi="Times New Roman" w:cs="Times New Roman"/>
          <w:b/>
          <w:bCs/>
        </w:rPr>
        <w:t>erra</w:t>
      </w:r>
      <w:r w:rsidR="009A73B5" w:rsidRPr="00A3036C">
        <w:rPr>
          <w:rFonts w:ascii="Times New Roman" w:eastAsia="Aptos" w:hAnsi="Times New Roman" w:cs="Times New Roman"/>
        </w:rPr>
        <w:t>...</w:t>
      </w:r>
      <w:r w:rsidR="00682AF7" w:rsidRPr="00A3036C">
        <w:rPr>
          <w:rFonts w:ascii="Times New Roman" w:hAnsi="Times New Roman" w:cs="Times New Roman"/>
          <w:sz w:val="24"/>
          <w:szCs w:val="24"/>
        </w:rPr>
        <w:t xml:space="preserve"> </w:t>
      </w:r>
      <w:r w:rsidR="00682AF7" w:rsidRPr="00A3036C">
        <w:rPr>
          <w:rFonts w:ascii="Times New Roman" w:hAnsi="Times New Roman" w:cs="Times New Roman"/>
          <w:b/>
          <w:bCs/>
          <w:sz w:val="24"/>
          <w:szCs w:val="24"/>
        </w:rPr>
        <w:t>Gravatás</w:t>
      </w:r>
      <w:r w:rsidR="001C5E00" w:rsidRPr="00A3036C">
        <w:rPr>
          <w:rFonts w:ascii="Times New Roman" w:hAnsi="Times New Roman" w:cs="Times New Roman"/>
          <w:sz w:val="24"/>
          <w:szCs w:val="24"/>
        </w:rPr>
        <w:t>,</w:t>
      </w:r>
      <w:r w:rsidR="00682AF7" w:rsidRPr="00A3036C">
        <w:rPr>
          <w:rFonts w:ascii="Times New Roman" w:hAnsi="Times New Roman" w:cs="Times New Roman"/>
          <w:sz w:val="24"/>
          <w:szCs w:val="24"/>
        </w:rPr>
        <w:t xml:space="preserve"> </w:t>
      </w:r>
      <w:r w:rsidR="00682AF7" w:rsidRPr="00A3036C">
        <w:rPr>
          <w:rFonts w:ascii="Times New Roman" w:hAnsi="Times New Roman" w:cs="Times New Roman"/>
          <w:b/>
          <w:bCs/>
          <w:sz w:val="24"/>
          <w:szCs w:val="24"/>
        </w:rPr>
        <w:t>o aprendizado da delicadeza</w:t>
      </w:r>
      <w:r w:rsidR="001C5E00" w:rsidRPr="00A3036C">
        <w:rPr>
          <w:rFonts w:ascii="Times New Roman" w:hAnsi="Times New Roman" w:cs="Times New Roman"/>
          <w:sz w:val="24"/>
          <w:szCs w:val="24"/>
        </w:rPr>
        <w:t xml:space="preserve"> </w:t>
      </w:r>
      <w:r w:rsidR="00A60E5A" w:rsidRPr="00A3036C">
        <w:rPr>
          <w:rFonts w:ascii="Times New Roman" w:hAnsi="Times New Roman" w:cs="Times New Roman"/>
          <w:sz w:val="24"/>
          <w:szCs w:val="24"/>
        </w:rPr>
        <w:t xml:space="preserve">da conhecida trilogia </w:t>
      </w:r>
      <w:r w:rsidR="001C5E00" w:rsidRPr="00A3036C">
        <w:rPr>
          <w:rFonts w:ascii="Times New Roman" w:hAnsi="Times New Roman" w:cs="Times New Roman"/>
          <w:sz w:val="24"/>
          <w:szCs w:val="24"/>
        </w:rPr>
        <w:t>― Reitera o livre arbítrio humano como responsável</w:t>
      </w:r>
      <w:r w:rsidR="00854DA8" w:rsidRPr="00A3036C">
        <w:rPr>
          <w:rFonts w:ascii="Times New Roman" w:hAnsi="Times New Roman" w:cs="Times New Roman"/>
          <w:sz w:val="24"/>
          <w:szCs w:val="24"/>
        </w:rPr>
        <w:t xml:space="preserve"> pela sua destinação na transição planetária </w:t>
      </w:r>
      <w:r w:rsidR="001C5E00" w:rsidRPr="00A3036C">
        <w:rPr>
          <w:rFonts w:ascii="Times New Roman" w:hAnsi="Times New Roman" w:cs="Times New Roman"/>
          <w:sz w:val="24"/>
          <w:szCs w:val="24"/>
        </w:rPr>
        <w:t>―</w:t>
      </w:r>
      <w:r w:rsidR="00335D28" w:rsidRPr="00A3036C">
        <w:rPr>
          <w:rFonts w:ascii="Times New Roman" w:hAnsi="Times New Roman" w:cs="Times New Roman"/>
          <w:sz w:val="24"/>
          <w:szCs w:val="24"/>
        </w:rPr>
        <w:t xml:space="preserve"> </w:t>
      </w:r>
      <w:r w:rsidR="00256F82" w:rsidRPr="00A3036C">
        <w:rPr>
          <w:rFonts w:ascii="Times New Roman" w:hAnsi="Times New Roman" w:cs="Times New Roman"/>
          <w:sz w:val="24"/>
          <w:szCs w:val="24"/>
        </w:rPr>
        <w:t>Continuemos a trabalhar</w:t>
      </w:r>
      <w:r w:rsidR="009703AF" w:rsidRPr="00A3036C">
        <w:rPr>
          <w:rFonts w:ascii="Times New Roman" w:hAnsi="Times New Roman" w:cs="Times New Roman"/>
          <w:sz w:val="24"/>
          <w:szCs w:val="24"/>
        </w:rPr>
        <w:t>, orientados pelas energias universais emitidas pelo S</w:t>
      </w:r>
      <w:r w:rsidR="000A5DED" w:rsidRPr="00A3036C">
        <w:rPr>
          <w:rFonts w:ascii="Times New Roman" w:hAnsi="Times New Roman" w:cs="Times New Roman"/>
          <w:sz w:val="24"/>
          <w:szCs w:val="24"/>
        </w:rPr>
        <w:t xml:space="preserve">EU — Soberana Energia Universal. ▬ </w:t>
      </w:r>
      <w:r w:rsidR="00EF4529" w:rsidRPr="00A3036C">
        <w:rPr>
          <w:rFonts w:ascii="Times New Roman" w:hAnsi="Times New Roman" w:cs="Times New Roman"/>
          <w:sz w:val="24"/>
          <w:szCs w:val="24"/>
        </w:rPr>
        <w:t>magnetizado.</w:t>
      </w:r>
    </w:p>
    <w:p w14:paraId="331C0378" w14:textId="7C7FD937" w:rsidR="00EF4529" w:rsidRPr="00A3036C" w:rsidRDefault="00EF4529" w:rsidP="009B49F2">
      <w:pPr>
        <w:jc w:val="both"/>
        <w:rPr>
          <w:rFonts w:ascii="Times New Roman" w:hAnsi="Times New Roman" w:cs="Times New Roman"/>
          <w:sz w:val="24"/>
          <w:szCs w:val="24"/>
        </w:rPr>
      </w:pPr>
      <w:r w:rsidRPr="00A3036C">
        <w:rPr>
          <w:rFonts w:ascii="Times New Roman" w:hAnsi="Times New Roman" w:cs="Times New Roman"/>
          <w:sz w:val="24"/>
          <w:szCs w:val="24"/>
        </w:rPr>
        <w:t>▬</w:t>
      </w:r>
      <w:r w:rsidR="00575BE2" w:rsidRPr="00A3036C">
        <w:rPr>
          <w:rFonts w:ascii="Times New Roman" w:hAnsi="Times New Roman" w:cs="Times New Roman"/>
          <w:sz w:val="24"/>
          <w:szCs w:val="24"/>
        </w:rPr>
        <w:t xml:space="preserve"> Assim está sendo</w:t>
      </w:r>
      <w:r w:rsidR="00407E1E" w:rsidRPr="00A3036C">
        <w:rPr>
          <w:rFonts w:ascii="Times New Roman" w:hAnsi="Times New Roman" w:cs="Times New Roman"/>
          <w:sz w:val="24"/>
          <w:szCs w:val="24"/>
        </w:rPr>
        <w:t>, observando-se a eficácia, até então, do</w:t>
      </w:r>
      <w:r w:rsidR="00407E1E" w:rsidRPr="00A3036C">
        <w:rPr>
          <w:rFonts w:ascii="Times New Roman" w:hAnsi="Times New Roman" w:cs="Times New Roman"/>
          <w:i/>
          <w:iCs/>
          <w:sz w:val="24"/>
          <w:szCs w:val="24"/>
        </w:rPr>
        <w:t xml:space="preserve"> pacote de maldades</w:t>
      </w:r>
      <w:r w:rsidR="00407E1E" w:rsidRPr="00A3036C">
        <w:rPr>
          <w:rFonts w:ascii="Times New Roman" w:hAnsi="Times New Roman" w:cs="Times New Roman"/>
          <w:sz w:val="24"/>
          <w:szCs w:val="24"/>
        </w:rPr>
        <w:t xml:space="preserve"> </w:t>
      </w:r>
      <w:r w:rsidR="00FA167F" w:rsidRPr="00A3036C">
        <w:rPr>
          <w:rFonts w:ascii="Times New Roman" w:hAnsi="Times New Roman" w:cs="Times New Roman"/>
          <w:sz w:val="24"/>
          <w:szCs w:val="24"/>
        </w:rPr>
        <w:t xml:space="preserve">― Carol lamenta sucumbência </w:t>
      </w:r>
      <w:r w:rsidR="006D219A" w:rsidRPr="00A3036C">
        <w:rPr>
          <w:rFonts w:ascii="Times New Roman" w:hAnsi="Times New Roman" w:cs="Times New Roman"/>
          <w:sz w:val="24"/>
          <w:szCs w:val="24"/>
        </w:rPr>
        <w:t xml:space="preserve">da maioria humana </w:t>
      </w:r>
      <w:r w:rsidR="00FA167F" w:rsidRPr="00A3036C">
        <w:rPr>
          <w:rFonts w:ascii="Times New Roman" w:hAnsi="Times New Roman" w:cs="Times New Roman"/>
          <w:sz w:val="24"/>
          <w:szCs w:val="24"/>
        </w:rPr>
        <w:t>―</w:t>
      </w:r>
      <w:r w:rsidR="006D219A" w:rsidRPr="00A3036C">
        <w:rPr>
          <w:rFonts w:ascii="Times New Roman" w:hAnsi="Times New Roman" w:cs="Times New Roman"/>
          <w:sz w:val="24"/>
          <w:szCs w:val="24"/>
        </w:rPr>
        <w:t xml:space="preserve"> Porém, estamos plantando, regando e frutificando</w:t>
      </w:r>
      <w:r w:rsidR="00F53D23" w:rsidRPr="00A3036C">
        <w:rPr>
          <w:rFonts w:ascii="Times New Roman" w:hAnsi="Times New Roman" w:cs="Times New Roman"/>
          <w:sz w:val="24"/>
          <w:szCs w:val="24"/>
        </w:rPr>
        <w:t xml:space="preserve"> a filosofia Eu Sou, mesmo, timidamente, em todo o </w:t>
      </w:r>
      <w:r w:rsidR="00A60E5A" w:rsidRPr="00A3036C">
        <w:rPr>
          <w:rFonts w:ascii="Times New Roman" w:hAnsi="Times New Roman" w:cs="Times New Roman"/>
          <w:sz w:val="24"/>
          <w:szCs w:val="24"/>
        </w:rPr>
        <w:t>planeta</w:t>
      </w:r>
      <w:r w:rsidR="00F53D23" w:rsidRPr="00A3036C">
        <w:rPr>
          <w:rFonts w:ascii="Times New Roman" w:hAnsi="Times New Roman" w:cs="Times New Roman"/>
          <w:sz w:val="24"/>
          <w:szCs w:val="24"/>
        </w:rPr>
        <w:t>. ▬ otimista.</w:t>
      </w:r>
    </w:p>
    <w:p w14:paraId="61068C9A" w14:textId="28FC8C90" w:rsidR="00F53D23" w:rsidRPr="00A3036C" w:rsidRDefault="00B93CF1" w:rsidP="009B49F2">
      <w:pPr>
        <w:jc w:val="both"/>
        <w:rPr>
          <w:rFonts w:ascii="Times New Roman" w:hAnsi="Times New Roman" w:cs="Times New Roman"/>
          <w:sz w:val="24"/>
          <w:szCs w:val="24"/>
        </w:rPr>
      </w:pPr>
      <w:r w:rsidRPr="00A3036C">
        <w:rPr>
          <w:rFonts w:ascii="Times New Roman" w:hAnsi="Times New Roman" w:cs="Times New Roman"/>
          <w:sz w:val="24"/>
          <w:szCs w:val="24"/>
        </w:rPr>
        <w:t>▬ E</w:t>
      </w:r>
      <w:r w:rsidR="008C49DD" w:rsidRPr="00A3036C">
        <w:rPr>
          <w:rFonts w:ascii="Times New Roman" w:hAnsi="Times New Roman" w:cs="Times New Roman"/>
          <w:sz w:val="24"/>
          <w:szCs w:val="24"/>
        </w:rPr>
        <w:t xml:space="preserve">, nada melhor de estarmos crescendo exponencialmente </w:t>
      </w:r>
      <w:r w:rsidR="008101FF" w:rsidRPr="00A3036C">
        <w:rPr>
          <w:rFonts w:ascii="Times New Roman" w:hAnsi="Times New Roman" w:cs="Times New Roman"/>
          <w:sz w:val="24"/>
          <w:szCs w:val="24"/>
        </w:rPr>
        <w:t>no continente africano ― Gabriel destaca importância</w:t>
      </w:r>
      <w:r w:rsidR="00F476BC" w:rsidRPr="00A3036C">
        <w:rPr>
          <w:rFonts w:ascii="Times New Roman" w:hAnsi="Times New Roman" w:cs="Times New Roman"/>
          <w:sz w:val="24"/>
          <w:szCs w:val="24"/>
        </w:rPr>
        <w:t xml:space="preserve"> do trabalho no continente africano </w:t>
      </w:r>
      <w:r w:rsidR="008101FF" w:rsidRPr="00A3036C">
        <w:rPr>
          <w:rFonts w:ascii="Times New Roman" w:hAnsi="Times New Roman" w:cs="Times New Roman"/>
          <w:sz w:val="24"/>
          <w:szCs w:val="24"/>
        </w:rPr>
        <w:t>―</w:t>
      </w:r>
      <w:r w:rsidR="00F476BC" w:rsidRPr="00A3036C">
        <w:rPr>
          <w:rFonts w:ascii="Times New Roman" w:hAnsi="Times New Roman" w:cs="Times New Roman"/>
          <w:sz w:val="24"/>
          <w:szCs w:val="24"/>
        </w:rPr>
        <w:t xml:space="preserve"> </w:t>
      </w:r>
      <w:r w:rsidR="00E47CFE" w:rsidRPr="00A3036C">
        <w:rPr>
          <w:rFonts w:ascii="Times New Roman" w:hAnsi="Times New Roman" w:cs="Times New Roman"/>
          <w:sz w:val="24"/>
          <w:szCs w:val="24"/>
        </w:rPr>
        <w:t>O mundo vê</w:t>
      </w:r>
      <w:r w:rsidR="004754E4" w:rsidRPr="00A3036C">
        <w:rPr>
          <w:rFonts w:ascii="Times New Roman" w:hAnsi="Times New Roman" w:cs="Times New Roman"/>
          <w:sz w:val="24"/>
          <w:szCs w:val="24"/>
        </w:rPr>
        <w:t>, aqui, situações inadmissívei</w:t>
      </w:r>
      <w:r w:rsidR="00E67D81" w:rsidRPr="00A3036C">
        <w:rPr>
          <w:rFonts w:ascii="Times New Roman" w:hAnsi="Times New Roman" w:cs="Times New Roman"/>
          <w:sz w:val="24"/>
          <w:szCs w:val="24"/>
        </w:rPr>
        <w:t>s num mundo</w:t>
      </w:r>
      <w:r w:rsidR="00D8206A" w:rsidRPr="00A3036C">
        <w:rPr>
          <w:rFonts w:ascii="Times New Roman" w:hAnsi="Times New Roman" w:cs="Times New Roman"/>
          <w:sz w:val="24"/>
          <w:szCs w:val="24"/>
        </w:rPr>
        <w:t xml:space="preserve"> civilizado ― Destaca desigualdades sociais ― </w:t>
      </w:r>
      <w:r w:rsidR="00A423D3" w:rsidRPr="00A3036C">
        <w:rPr>
          <w:rFonts w:ascii="Times New Roman" w:hAnsi="Times New Roman" w:cs="Times New Roman"/>
          <w:sz w:val="24"/>
          <w:szCs w:val="24"/>
        </w:rPr>
        <w:t xml:space="preserve">E, daqui, verá e sentirá o despertar </w:t>
      </w:r>
      <w:r w:rsidR="002C7C90" w:rsidRPr="00A3036C">
        <w:rPr>
          <w:rFonts w:ascii="Times New Roman" w:hAnsi="Times New Roman" w:cs="Times New Roman"/>
          <w:sz w:val="24"/>
          <w:szCs w:val="24"/>
        </w:rPr>
        <w:t xml:space="preserve">em massa </w:t>
      </w:r>
      <w:r w:rsidR="00A423D3" w:rsidRPr="00A3036C">
        <w:rPr>
          <w:rFonts w:ascii="Times New Roman" w:hAnsi="Times New Roman" w:cs="Times New Roman"/>
          <w:sz w:val="24"/>
          <w:szCs w:val="24"/>
        </w:rPr>
        <w:t>de sua consciênci</w:t>
      </w:r>
      <w:r w:rsidR="002C7C90" w:rsidRPr="00A3036C">
        <w:rPr>
          <w:rFonts w:ascii="Times New Roman" w:hAnsi="Times New Roman" w:cs="Times New Roman"/>
          <w:sz w:val="24"/>
          <w:szCs w:val="24"/>
        </w:rPr>
        <w:t>a. ▬ presume.</w:t>
      </w:r>
    </w:p>
    <w:p w14:paraId="2497D97E" w14:textId="4B9F6C25" w:rsidR="002C7C90" w:rsidRPr="00A3036C" w:rsidRDefault="00FE42A5" w:rsidP="009B49F2">
      <w:pPr>
        <w:jc w:val="both"/>
        <w:rPr>
          <w:rFonts w:ascii="Times New Roman" w:hAnsi="Times New Roman" w:cs="Times New Roman"/>
          <w:sz w:val="24"/>
          <w:szCs w:val="24"/>
        </w:rPr>
      </w:pPr>
      <w:r w:rsidRPr="00A3036C">
        <w:rPr>
          <w:rFonts w:ascii="Times New Roman" w:hAnsi="Times New Roman" w:cs="Times New Roman"/>
          <w:sz w:val="24"/>
          <w:szCs w:val="24"/>
        </w:rPr>
        <w:t>▬ Aparição</w:t>
      </w:r>
      <w:r w:rsidR="00A60E5A" w:rsidRPr="00A3036C">
        <w:rPr>
          <w:rFonts w:ascii="Times New Roman" w:hAnsi="Times New Roman" w:cs="Times New Roman"/>
          <w:sz w:val="24"/>
          <w:szCs w:val="24"/>
        </w:rPr>
        <w:t xml:space="preserve"> futura e</w:t>
      </w:r>
      <w:r w:rsidRPr="00A3036C">
        <w:rPr>
          <w:rFonts w:ascii="Times New Roman" w:hAnsi="Times New Roman" w:cs="Times New Roman"/>
          <w:sz w:val="24"/>
          <w:szCs w:val="24"/>
        </w:rPr>
        <w:t xml:space="preserve"> espetaculosa de </w:t>
      </w:r>
      <w:r w:rsidRPr="00A3036C">
        <w:rPr>
          <w:rFonts w:ascii="Times New Roman" w:hAnsi="Times New Roman" w:cs="Times New Roman"/>
          <w:b/>
          <w:bCs/>
          <w:sz w:val="24"/>
          <w:szCs w:val="24"/>
        </w:rPr>
        <w:t>Yeshua</w:t>
      </w:r>
      <w:r w:rsidRPr="00A3036C">
        <w:rPr>
          <w:rFonts w:ascii="Times New Roman" w:hAnsi="Times New Roman" w:cs="Times New Roman"/>
          <w:sz w:val="24"/>
          <w:szCs w:val="24"/>
        </w:rPr>
        <w:t>, preferindo Jesus Cristo</w:t>
      </w:r>
      <w:r w:rsidR="00B831A7" w:rsidRPr="00A3036C">
        <w:rPr>
          <w:rFonts w:ascii="Times New Roman" w:hAnsi="Times New Roman" w:cs="Times New Roman"/>
          <w:sz w:val="24"/>
          <w:szCs w:val="24"/>
        </w:rPr>
        <w:t>,</w:t>
      </w:r>
      <w:r w:rsidRPr="00A3036C">
        <w:rPr>
          <w:rFonts w:ascii="Times New Roman" w:hAnsi="Times New Roman" w:cs="Times New Roman"/>
          <w:sz w:val="24"/>
          <w:szCs w:val="24"/>
        </w:rPr>
        <w:t xml:space="preserve"> desvendando a mentira e ilusão criada pelo Sistema Terra</w:t>
      </w:r>
      <w:r w:rsidR="00D9324E" w:rsidRPr="00A3036C">
        <w:rPr>
          <w:rFonts w:ascii="Times New Roman" w:hAnsi="Times New Roman" w:cs="Times New Roman"/>
          <w:sz w:val="24"/>
          <w:szCs w:val="24"/>
        </w:rPr>
        <w:t xml:space="preserve"> será o </w:t>
      </w:r>
      <w:r w:rsidR="00D9324E" w:rsidRPr="00A3036C">
        <w:rPr>
          <w:rFonts w:ascii="Times New Roman" w:hAnsi="Times New Roman" w:cs="Times New Roman"/>
          <w:i/>
          <w:iCs/>
          <w:sz w:val="24"/>
          <w:szCs w:val="24"/>
        </w:rPr>
        <w:t>divisor de águas</w:t>
      </w:r>
      <w:r w:rsidR="00D9324E" w:rsidRPr="00A3036C">
        <w:rPr>
          <w:rFonts w:ascii="Times New Roman" w:hAnsi="Times New Roman" w:cs="Times New Roman"/>
          <w:sz w:val="24"/>
          <w:szCs w:val="24"/>
        </w:rPr>
        <w:t xml:space="preserve"> entre</w:t>
      </w:r>
      <w:r w:rsidR="00A06A4B" w:rsidRPr="00A3036C">
        <w:rPr>
          <w:rFonts w:ascii="Times New Roman" w:hAnsi="Times New Roman" w:cs="Times New Roman"/>
          <w:sz w:val="24"/>
          <w:szCs w:val="24"/>
        </w:rPr>
        <w:t xml:space="preserve"> o adiantamento e o atraso ― Nefertari </w:t>
      </w:r>
      <w:r w:rsidR="007416AE" w:rsidRPr="00A3036C">
        <w:rPr>
          <w:rFonts w:ascii="Times New Roman" w:hAnsi="Times New Roman" w:cs="Times New Roman"/>
          <w:sz w:val="24"/>
          <w:szCs w:val="24"/>
        </w:rPr>
        <w:t xml:space="preserve">condiciona </w:t>
      </w:r>
      <w:r w:rsidR="004F1A74" w:rsidRPr="00A3036C">
        <w:rPr>
          <w:rFonts w:ascii="Times New Roman" w:hAnsi="Times New Roman" w:cs="Times New Roman"/>
          <w:sz w:val="24"/>
          <w:szCs w:val="24"/>
        </w:rPr>
        <w:t>a última chanc</w:t>
      </w:r>
      <w:r w:rsidR="00BA632B" w:rsidRPr="00A3036C">
        <w:rPr>
          <w:rFonts w:ascii="Times New Roman" w:hAnsi="Times New Roman" w:cs="Times New Roman"/>
          <w:sz w:val="24"/>
          <w:szCs w:val="24"/>
        </w:rPr>
        <w:t>e humana do</w:t>
      </w:r>
      <w:r w:rsidR="00015E86" w:rsidRPr="00A3036C">
        <w:rPr>
          <w:rFonts w:ascii="Times New Roman" w:hAnsi="Times New Roman" w:cs="Times New Roman"/>
          <w:sz w:val="24"/>
          <w:szCs w:val="24"/>
        </w:rPr>
        <w:t xml:space="preserve"> </w:t>
      </w:r>
      <w:r w:rsidR="007416AE" w:rsidRPr="00A3036C">
        <w:rPr>
          <w:rFonts w:ascii="Times New Roman" w:hAnsi="Times New Roman" w:cs="Times New Roman"/>
          <w:sz w:val="24"/>
          <w:szCs w:val="24"/>
        </w:rPr>
        <w:t>despertar em massa</w:t>
      </w:r>
      <w:r w:rsidR="00015E86" w:rsidRPr="00A3036C">
        <w:rPr>
          <w:rFonts w:ascii="Times New Roman" w:hAnsi="Times New Roman" w:cs="Times New Roman"/>
          <w:sz w:val="24"/>
          <w:szCs w:val="24"/>
        </w:rPr>
        <w:t>,</w:t>
      </w:r>
      <w:r w:rsidR="007416AE" w:rsidRPr="00A3036C">
        <w:rPr>
          <w:rFonts w:ascii="Times New Roman" w:hAnsi="Times New Roman" w:cs="Times New Roman"/>
          <w:sz w:val="24"/>
          <w:szCs w:val="24"/>
        </w:rPr>
        <w:t xml:space="preserve"> a aparição de Jesus Cristo em pele e osso </w:t>
      </w:r>
      <w:r w:rsidR="00A06A4B" w:rsidRPr="00A3036C">
        <w:rPr>
          <w:rFonts w:ascii="Times New Roman" w:hAnsi="Times New Roman" w:cs="Times New Roman"/>
          <w:sz w:val="24"/>
          <w:szCs w:val="24"/>
        </w:rPr>
        <w:t>―</w:t>
      </w:r>
      <w:r w:rsidR="00015E86" w:rsidRPr="00A3036C">
        <w:rPr>
          <w:rFonts w:ascii="Times New Roman" w:hAnsi="Times New Roman" w:cs="Times New Roman"/>
          <w:sz w:val="24"/>
          <w:szCs w:val="24"/>
        </w:rPr>
        <w:t xml:space="preserve"> Nem todos acreditam no </w:t>
      </w:r>
      <w:r w:rsidR="00015E86" w:rsidRPr="00A3036C">
        <w:rPr>
          <w:rFonts w:ascii="Times New Roman" w:hAnsi="Times New Roman" w:cs="Times New Roman"/>
          <w:sz w:val="24"/>
          <w:szCs w:val="24"/>
        </w:rPr>
        <w:lastRenderedPageBreak/>
        <w:t>que veem</w:t>
      </w:r>
      <w:r w:rsidR="00DA16DF" w:rsidRPr="00A3036C">
        <w:rPr>
          <w:rFonts w:ascii="Times New Roman" w:hAnsi="Times New Roman" w:cs="Times New Roman"/>
          <w:sz w:val="24"/>
          <w:szCs w:val="24"/>
        </w:rPr>
        <w:t xml:space="preserve"> e sentem</w:t>
      </w:r>
      <w:r w:rsidR="00950EAB" w:rsidRPr="00A3036C">
        <w:rPr>
          <w:rFonts w:ascii="Times New Roman" w:hAnsi="Times New Roman" w:cs="Times New Roman"/>
          <w:sz w:val="24"/>
          <w:szCs w:val="24"/>
        </w:rPr>
        <w:t>, por só acreditarem n</w:t>
      </w:r>
      <w:r w:rsidR="00DA16DF" w:rsidRPr="00A3036C">
        <w:rPr>
          <w:rFonts w:ascii="Times New Roman" w:hAnsi="Times New Roman" w:cs="Times New Roman"/>
          <w:sz w:val="24"/>
          <w:szCs w:val="24"/>
        </w:rPr>
        <w:t>as posses que tem. ▬ ressalva.</w:t>
      </w:r>
    </w:p>
    <w:p w14:paraId="228C9932" w14:textId="34F31C59" w:rsidR="00093582" w:rsidRPr="00A3036C" w:rsidRDefault="00514C6B"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t>Germano e Fértilles</w:t>
      </w:r>
      <w:r w:rsidR="00735A51" w:rsidRPr="00A3036C">
        <w:rPr>
          <w:rFonts w:ascii="Times New Roman" w:hAnsi="Times New Roman" w:cs="Times New Roman"/>
          <w:sz w:val="24"/>
          <w:szCs w:val="24"/>
        </w:rPr>
        <w:t xml:space="preserve"> refletem as ondas eletromagnéticas de energias positivas afinadas</w:t>
      </w:r>
      <w:r w:rsidR="00CB05DE" w:rsidRPr="00A3036C">
        <w:rPr>
          <w:rFonts w:ascii="Times New Roman" w:hAnsi="Times New Roman" w:cs="Times New Roman"/>
          <w:sz w:val="24"/>
          <w:szCs w:val="24"/>
        </w:rPr>
        <w:t xml:space="preserve"> ao objetivo da transição planetária da Terra ao </w:t>
      </w:r>
      <w:r w:rsidR="00CB05DE" w:rsidRPr="00A3036C">
        <w:rPr>
          <w:rFonts w:ascii="Times New Roman" w:hAnsi="Times New Roman" w:cs="Times New Roman"/>
          <w:i/>
          <w:iCs/>
          <w:sz w:val="24"/>
          <w:szCs w:val="24"/>
        </w:rPr>
        <w:t>quinto plano terráqueo</w:t>
      </w:r>
      <w:r w:rsidR="00CB05DE" w:rsidRPr="00A3036C">
        <w:rPr>
          <w:rFonts w:ascii="Times New Roman" w:hAnsi="Times New Roman" w:cs="Times New Roman"/>
          <w:sz w:val="24"/>
          <w:szCs w:val="24"/>
        </w:rPr>
        <w:t>, conhecido</w:t>
      </w:r>
      <w:r w:rsidR="005C2063" w:rsidRPr="00A3036C">
        <w:rPr>
          <w:rFonts w:ascii="Times New Roman" w:hAnsi="Times New Roman" w:cs="Times New Roman"/>
          <w:sz w:val="24"/>
          <w:szCs w:val="24"/>
        </w:rPr>
        <w:t>, aqui,</w:t>
      </w:r>
      <w:r w:rsidR="00CB05DE" w:rsidRPr="00A3036C">
        <w:rPr>
          <w:rFonts w:ascii="Times New Roman" w:hAnsi="Times New Roman" w:cs="Times New Roman"/>
          <w:sz w:val="24"/>
          <w:szCs w:val="24"/>
        </w:rPr>
        <w:t xml:space="preserve"> </w:t>
      </w:r>
      <w:r w:rsidR="005C2063" w:rsidRPr="00A3036C">
        <w:rPr>
          <w:rFonts w:ascii="Times New Roman" w:hAnsi="Times New Roman" w:cs="Times New Roman"/>
          <w:sz w:val="24"/>
          <w:szCs w:val="24"/>
        </w:rPr>
        <w:t>como quinta dimensão.</w:t>
      </w:r>
      <w:r w:rsidR="00037BCB" w:rsidRPr="00A3036C">
        <w:rPr>
          <w:rFonts w:ascii="Times New Roman" w:hAnsi="Times New Roman" w:cs="Times New Roman"/>
          <w:sz w:val="24"/>
          <w:szCs w:val="24"/>
        </w:rPr>
        <w:t xml:space="preserve"> Destacam a importância do continente africano</w:t>
      </w:r>
      <w:r w:rsidR="009B625E" w:rsidRPr="00A3036C">
        <w:rPr>
          <w:rFonts w:ascii="Times New Roman" w:hAnsi="Times New Roman" w:cs="Times New Roman"/>
          <w:sz w:val="24"/>
          <w:szCs w:val="24"/>
        </w:rPr>
        <w:t xml:space="preserve"> nesta meta do despertar em massa de seres humanos, aptos</w:t>
      </w:r>
      <w:r w:rsidR="003B010C" w:rsidRPr="00A3036C">
        <w:rPr>
          <w:rFonts w:ascii="Times New Roman" w:hAnsi="Times New Roman" w:cs="Times New Roman"/>
          <w:sz w:val="24"/>
          <w:szCs w:val="24"/>
        </w:rPr>
        <w:t xml:space="preserve"> pelo exercício de seu livre arbítrio</w:t>
      </w:r>
      <w:r w:rsidR="006222F5" w:rsidRPr="00A3036C">
        <w:rPr>
          <w:rFonts w:ascii="Times New Roman" w:hAnsi="Times New Roman" w:cs="Times New Roman"/>
          <w:sz w:val="24"/>
          <w:szCs w:val="24"/>
        </w:rPr>
        <w:t xml:space="preserve"> para alcançarem a consciência plen</w:t>
      </w:r>
      <w:r w:rsidR="0094020A" w:rsidRPr="00A3036C">
        <w:rPr>
          <w:rFonts w:ascii="Times New Roman" w:hAnsi="Times New Roman" w:cs="Times New Roman"/>
          <w:sz w:val="24"/>
          <w:szCs w:val="24"/>
        </w:rPr>
        <w:t>a e de seu poder</w:t>
      </w:r>
      <w:r w:rsidR="00F4690B" w:rsidRPr="00A3036C">
        <w:rPr>
          <w:rFonts w:ascii="Times New Roman" w:hAnsi="Times New Roman" w:cs="Times New Roman"/>
          <w:sz w:val="24"/>
          <w:szCs w:val="24"/>
        </w:rPr>
        <w:t>, inimaginável para o mero mortal</w:t>
      </w:r>
      <w:r w:rsidR="00905048" w:rsidRPr="00A3036C">
        <w:rPr>
          <w:rFonts w:ascii="Times New Roman" w:hAnsi="Times New Roman" w:cs="Times New Roman"/>
          <w:sz w:val="24"/>
          <w:szCs w:val="24"/>
        </w:rPr>
        <w:t xml:space="preserve"> absorvido pelo Sistema Terra</w:t>
      </w:r>
      <w:r w:rsidR="004C524F" w:rsidRPr="00A3036C">
        <w:rPr>
          <w:rFonts w:ascii="Times New Roman" w:hAnsi="Times New Roman" w:cs="Times New Roman"/>
          <w:sz w:val="24"/>
          <w:szCs w:val="24"/>
        </w:rPr>
        <w:t xml:space="preserve">, </w:t>
      </w:r>
      <w:r w:rsidR="0094020A" w:rsidRPr="00A3036C">
        <w:rPr>
          <w:rFonts w:ascii="Times New Roman" w:hAnsi="Times New Roman" w:cs="Times New Roman"/>
          <w:sz w:val="24"/>
          <w:szCs w:val="24"/>
        </w:rPr>
        <w:t>concedido pelo SEU — Soberana Energia Universal</w:t>
      </w:r>
      <w:r w:rsidR="004C524F" w:rsidRPr="00A3036C">
        <w:rPr>
          <w:rFonts w:ascii="Times New Roman" w:hAnsi="Times New Roman" w:cs="Times New Roman"/>
          <w:sz w:val="24"/>
          <w:szCs w:val="24"/>
        </w:rPr>
        <w:t>.</w:t>
      </w:r>
      <w:r w:rsidR="003B140A" w:rsidRPr="00A3036C">
        <w:rPr>
          <w:rFonts w:ascii="Times New Roman" w:hAnsi="Times New Roman" w:cs="Times New Roman"/>
          <w:sz w:val="24"/>
          <w:szCs w:val="24"/>
        </w:rPr>
        <w:t xml:space="preserve"> Sendo a humildade o mais nobre dos sentimentos</w:t>
      </w:r>
      <w:r w:rsidR="0058677E" w:rsidRPr="00A3036C">
        <w:rPr>
          <w:rFonts w:ascii="Times New Roman" w:hAnsi="Times New Roman" w:cs="Times New Roman"/>
          <w:sz w:val="24"/>
          <w:szCs w:val="24"/>
        </w:rPr>
        <w:t>,</w:t>
      </w:r>
      <w:r w:rsidR="007025BF" w:rsidRPr="00A3036C">
        <w:rPr>
          <w:rFonts w:ascii="Times New Roman" w:hAnsi="Times New Roman" w:cs="Times New Roman"/>
          <w:sz w:val="24"/>
          <w:szCs w:val="24"/>
        </w:rPr>
        <w:t xml:space="preserve"> repousado no equilíbrio da inteligência e a moral</w:t>
      </w:r>
      <w:r w:rsidR="0058677E" w:rsidRPr="00A3036C">
        <w:rPr>
          <w:rFonts w:ascii="Times New Roman" w:hAnsi="Times New Roman" w:cs="Times New Roman"/>
          <w:sz w:val="24"/>
          <w:szCs w:val="24"/>
        </w:rPr>
        <w:t>,</w:t>
      </w:r>
      <w:r w:rsidR="005B1D1F" w:rsidRPr="00A3036C">
        <w:rPr>
          <w:rFonts w:ascii="Times New Roman" w:hAnsi="Times New Roman" w:cs="Times New Roman"/>
          <w:sz w:val="24"/>
          <w:szCs w:val="24"/>
        </w:rPr>
        <w:t xml:space="preserve"> e baseado no dito popular de que </w:t>
      </w:r>
      <w:r w:rsidR="005B1D1F" w:rsidRPr="00A3036C">
        <w:rPr>
          <w:rFonts w:ascii="Times New Roman" w:hAnsi="Times New Roman" w:cs="Times New Roman"/>
          <w:i/>
          <w:iCs/>
          <w:sz w:val="24"/>
          <w:szCs w:val="24"/>
        </w:rPr>
        <w:t>os últimos serão os primeiros</w:t>
      </w:r>
      <w:r w:rsidR="00A3080B" w:rsidRPr="00A3036C">
        <w:rPr>
          <w:rFonts w:ascii="Times New Roman" w:hAnsi="Times New Roman" w:cs="Times New Roman"/>
          <w:sz w:val="24"/>
          <w:szCs w:val="24"/>
        </w:rPr>
        <w:t>,</w:t>
      </w:r>
      <w:r w:rsidR="0043051D" w:rsidRPr="00A3036C">
        <w:rPr>
          <w:rFonts w:ascii="Times New Roman" w:hAnsi="Times New Roman" w:cs="Times New Roman"/>
          <w:sz w:val="24"/>
          <w:szCs w:val="24"/>
        </w:rPr>
        <w:t xml:space="preserve"> </w:t>
      </w:r>
      <w:r w:rsidR="00207BF6" w:rsidRPr="00A3036C">
        <w:rPr>
          <w:rFonts w:ascii="Times New Roman" w:hAnsi="Times New Roman" w:cs="Times New Roman"/>
          <w:sz w:val="24"/>
          <w:szCs w:val="24"/>
        </w:rPr>
        <w:t xml:space="preserve">o </w:t>
      </w:r>
      <w:r w:rsidR="00E15CD3" w:rsidRPr="00A3036C">
        <w:rPr>
          <w:rFonts w:ascii="Times New Roman" w:hAnsi="Times New Roman" w:cs="Times New Roman"/>
          <w:sz w:val="24"/>
          <w:szCs w:val="24"/>
        </w:rPr>
        <w:t xml:space="preserve">casal </w:t>
      </w:r>
      <w:r w:rsidR="00E15CD3" w:rsidRPr="00A3036C">
        <w:rPr>
          <w:rFonts w:ascii="Times New Roman" w:hAnsi="Times New Roman" w:cs="Times New Roman"/>
          <w:i/>
          <w:iCs/>
          <w:sz w:val="24"/>
          <w:szCs w:val="24"/>
        </w:rPr>
        <w:t>morcturiano</w:t>
      </w:r>
      <w:r w:rsidR="00E15CD3" w:rsidRPr="00A3036C">
        <w:rPr>
          <w:rFonts w:ascii="Times New Roman" w:hAnsi="Times New Roman" w:cs="Times New Roman"/>
          <w:sz w:val="24"/>
          <w:szCs w:val="24"/>
        </w:rPr>
        <w:t xml:space="preserve"> </w:t>
      </w:r>
      <w:r w:rsidR="00B047C3" w:rsidRPr="00A3036C">
        <w:rPr>
          <w:rFonts w:ascii="Times New Roman" w:hAnsi="Times New Roman" w:cs="Times New Roman"/>
          <w:sz w:val="24"/>
          <w:szCs w:val="24"/>
        </w:rPr>
        <w:t>reitera o trabalho do despertar em massa</w:t>
      </w:r>
      <w:r w:rsidR="00F32B68" w:rsidRPr="00A3036C">
        <w:rPr>
          <w:rFonts w:ascii="Times New Roman" w:hAnsi="Times New Roman" w:cs="Times New Roman"/>
          <w:sz w:val="24"/>
          <w:szCs w:val="24"/>
        </w:rPr>
        <w:t>, iniciando-se pela base piramidal social, como observado no continente africano e</w:t>
      </w:r>
      <w:r w:rsidR="00F43C47" w:rsidRPr="00A3036C">
        <w:rPr>
          <w:rFonts w:ascii="Times New Roman" w:hAnsi="Times New Roman" w:cs="Times New Roman"/>
          <w:sz w:val="24"/>
          <w:szCs w:val="24"/>
        </w:rPr>
        <w:t>, em menor escala,</w:t>
      </w:r>
      <w:r w:rsidR="00F32B68" w:rsidRPr="00A3036C">
        <w:rPr>
          <w:rFonts w:ascii="Times New Roman" w:hAnsi="Times New Roman" w:cs="Times New Roman"/>
          <w:sz w:val="24"/>
          <w:szCs w:val="24"/>
        </w:rPr>
        <w:t xml:space="preserve"> nos demai</w:t>
      </w:r>
      <w:r w:rsidR="00F43C47" w:rsidRPr="00A3036C">
        <w:rPr>
          <w:rFonts w:ascii="Times New Roman" w:hAnsi="Times New Roman" w:cs="Times New Roman"/>
          <w:sz w:val="24"/>
          <w:szCs w:val="24"/>
        </w:rPr>
        <w:t>s.</w:t>
      </w:r>
    </w:p>
    <w:p w14:paraId="624B5746" w14:textId="45928E02" w:rsidR="00BA632B" w:rsidRPr="00A3036C" w:rsidRDefault="00D81425"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t>Guerreiros Dimensionai</w:t>
      </w:r>
      <w:r w:rsidR="005D05AA" w:rsidRPr="00A3036C">
        <w:rPr>
          <w:rFonts w:ascii="Times New Roman" w:hAnsi="Times New Roman" w:cs="Times New Roman"/>
          <w:sz w:val="24"/>
          <w:szCs w:val="24"/>
        </w:rPr>
        <w:t xml:space="preserve">s </w:t>
      </w:r>
      <w:r w:rsidR="00212144" w:rsidRPr="00A3036C">
        <w:rPr>
          <w:rFonts w:ascii="Times New Roman" w:hAnsi="Times New Roman" w:cs="Times New Roman"/>
          <w:sz w:val="24"/>
          <w:szCs w:val="24"/>
        </w:rPr>
        <w:t xml:space="preserve">certos de que </w:t>
      </w:r>
      <w:r w:rsidR="00212144" w:rsidRPr="00A3036C">
        <w:rPr>
          <w:rFonts w:ascii="Times New Roman" w:hAnsi="Times New Roman" w:cs="Times New Roman"/>
          <w:i/>
          <w:iCs/>
          <w:sz w:val="24"/>
          <w:szCs w:val="24"/>
        </w:rPr>
        <w:t>mais se pode aprender pelos ouvidos d</w:t>
      </w:r>
      <w:r w:rsidR="00383DC6" w:rsidRPr="00A3036C">
        <w:rPr>
          <w:rFonts w:ascii="Times New Roman" w:hAnsi="Times New Roman" w:cs="Times New Roman"/>
          <w:i/>
          <w:iCs/>
          <w:sz w:val="24"/>
          <w:szCs w:val="24"/>
        </w:rPr>
        <w:t>e</w:t>
      </w:r>
      <w:r w:rsidR="00212144" w:rsidRPr="00A3036C">
        <w:rPr>
          <w:rFonts w:ascii="Times New Roman" w:hAnsi="Times New Roman" w:cs="Times New Roman"/>
          <w:i/>
          <w:iCs/>
          <w:sz w:val="24"/>
          <w:szCs w:val="24"/>
        </w:rPr>
        <w:t xml:space="preserve"> que pelos olhos</w:t>
      </w:r>
      <w:r w:rsidR="00383DC6" w:rsidRPr="00A3036C">
        <w:rPr>
          <w:rFonts w:ascii="Times New Roman" w:hAnsi="Times New Roman" w:cs="Times New Roman"/>
          <w:sz w:val="24"/>
          <w:szCs w:val="24"/>
        </w:rPr>
        <w:t>, atentos,</w:t>
      </w:r>
      <w:r w:rsidR="003073AD" w:rsidRPr="00A3036C">
        <w:rPr>
          <w:rFonts w:ascii="Times New Roman" w:hAnsi="Times New Roman" w:cs="Times New Roman"/>
          <w:sz w:val="24"/>
          <w:szCs w:val="24"/>
        </w:rPr>
        <w:t xml:space="preserve"> poderosos, convicto</w:t>
      </w:r>
      <w:r w:rsidR="0039728D" w:rsidRPr="00A3036C">
        <w:rPr>
          <w:rFonts w:ascii="Times New Roman" w:hAnsi="Times New Roman" w:cs="Times New Roman"/>
          <w:sz w:val="24"/>
          <w:szCs w:val="24"/>
        </w:rPr>
        <w:t xml:space="preserve">s na </w:t>
      </w:r>
      <w:r w:rsidR="0039728D" w:rsidRPr="00A3036C">
        <w:rPr>
          <w:rFonts w:ascii="Times New Roman" w:hAnsi="Times New Roman" w:cs="Times New Roman"/>
          <w:i/>
          <w:iCs/>
          <w:sz w:val="24"/>
          <w:szCs w:val="24"/>
        </w:rPr>
        <w:t xml:space="preserve">missão invisível </w:t>
      </w:r>
      <w:r w:rsidR="00CA6A4B" w:rsidRPr="00A3036C">
        <w:rPr>
          <w:rFonts w:ascii="Times New Roman" w:hAnsi="Times New Roman" w:cs="Times New Roman"/>
          <w:sz w:val="24"/>
          <w:szCs w:val="24"/>
        </w:rPr>
        <w:t>permitida e monitorada pelo SEU — Soberana Energia Universal</w:t>
      </w:r>
      <w:r w:rsidR="00B75E1C" w:rsidRPr="00A3036C">
        <w:rPr>
          <w:rFonts w:ascii="Times New Roman" w:hAnsi="Times New Roman" w:cs="Times New Roman"/>
          <w:sz w:val="24"/>
          <w:szCs w:val="24"/>
        </w:rPr>
        <w:t>, compreendem</w:t>
      </w:r>
      <w:r w:rsidR="00155D80" w:rsidRPr="00A3036C">
        <w:rPr>
          <w:rFonts w:ascii="Times New Roman" w:hAnsi="Times New Roman" w:cs="Times New Roman"/>
          <w:sz w:val="24"/>
          <w:szCs w:val="24"/>
        </w:rPr>
        <w:t xml:space="preserve"> o recado extensivo</w:t>
      </w:r>
      <w:r w:rsidR="00ED1E0D" w:rsidRPr="00A3036C">
        <w:rPr>
          <w:rFonts w:ascii="Times New Roman" w:hAnsi="Times New Roman" w:cs="Times New Roman"/>
          <w:sz w:val="24"/>
          <w:szCs w:val="24"/>
        </w:rPr>
        <w:t xml:space="preserve">, </w:t>
      </w:r>
      <w:r w:rsidR="00BF11E0" w:rsidRPr="00A3036C">
        <w:rPr>
          <w:rFonts w:ascii="Times New Roman" w:hAnsi="Times New Roman" w:cs="Times New Roman"/>
          <w:sz w:val="24"/>
          <w:szCs w:val="24"/>
        </w:rPr>
        <w:t>telepaticamente,</w:t>
      </w:r>
      <w:r w:rsidR="00155D80" w:rsidRPr="00A3036C">
        <w:rPr>
          <w:rFonts w:ascii="Times New Roman" w:hAnsi="Times New Roman" w:cs="Times New Roman"/>
          <w:sz w:val="24"/>
          <w:szCs w:val="24"/>
        </w:rPr>
        <w:t xml:space="preserve"> a todos integrantes da resistência Dimensional, </w:t>
      </w:r>
      <w:r w:rsidR="00ED1E0D" w:rsidRPr="00A3036C">
        <w:rPr>
          <w:rFonts w:ascii="Times New Roman" w:hAnsi="Times New Roman" w:cs="Times New Roman"/>
          <w:sz w:val="24"/>
          <w:szCs w:val="24"/>
        </w:rPr>
        <w:t>espalhados pelo orbe</w:t>
      </w:r>
      <w:r w:rsidR="00BF11E0" w:rsidRPr="00A3036C">
        <w:rPr>
          <w:rFonts w:ascii="Times New Roman" w:hAnsi="Times New Roman" w:cs="Times New Roman"/>
          <w:sz w:val="24"/>
          <w:szCs w:val="24"/>
        </w:rPr>
        <w:t>.</w:t>
      </w:r>
    </w:p>
    <w:p w14:paraId="716FEA16" w14:textId="386FC571" w:rsidR="00BD77EC" w:rsidRPr="00A3036C" w:rsidRDefault="00C5763E"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Nefertari Mandela </w:t>
      </w:r>
      <w:r w:rsidR="008B7158" w:rsidRPr="00A3036C">
        <w:rPr>
          <w:rFonts w:ascii="Times New Roman" w:hAnsi="Times New Roman" w:cs="Times New Roman"/>
          <w:sz w:val="24"/>
          <w:szCs w:val="24"/>
        </w:rPr>
        <w:t xml:space="preserve">é orientada </w:t>
      </w:r>
      <w:r w:rsidR="00CE1B97" w:rsidRPr="00A3036C">
        <w:rPr>
          <w:rFonts w:ascii="Times New Roman" w:hAnsi="Times New Roman" w:cs="Times New Roman"/>
          <w:sz w:val="24"/>
          <w:szCs w:val="24"/>
        </w:rPr>
        <w:t xml:space="preserve">a criar </w:t>
      </w:r>
      <w:r w:rsidR="00446C90" w:rsidRPr="00A3036C">
        <w:rPr>
          <w:rFonts w:ascii="Times New Roman" w:hAnsi="Times New Roman" w:cs="Times New Roman"/>
          <w:sz w:val="24"/>
          <w:szCs w:val="24"/>
        </w:rPr>
        <w:t>p</w:t>
      </w:r>
      <w:r w:rsidR="00CE1B97" w:rsidRPr="00A3036C">
        <w:rPr>
          <w:rFonts w:ascii="Times New Roman" w:hAnsi="Times New Roman" w:cs="Times New Roman"/>
          <w:sz w:val="24"/>
          <w:szCs w:val="24"/>
        </w:rPr>
        <w:t xml:space="preserve">rograma </w:t>
      </w:r>
      <w:r w:rsidR="00446C90" w:rsidRPr="00A3036C">
        <w:rPr>
          <w:rFonts w:ascii="Times New Roman" w:hAnsi="Times New Roman" w:cs="Times New Roman"/>
          <w:sz w:val="24"/>
          <w:szCs w:val="24"/>
        </w:rPr>
        <w:t>s</w:t>
      </w:r>
      <w:r w:rsidR="00CE1B97" w:rsidRPr="00A3036C">
        <w:rPr>
          <w:rFonts w:ascii="Times New Roman" w:hAnsi="Times New Roman" w:cs="Times New Roman"/>
          <w:sz w:val="24"/>
          <w:szCs w:val="24"/>
        </w:rPr>
        <w:t>ocial</w:t>
      </w:r>
      <w:r w:rsidR="00446C90" w:rsidRPr="00A3036C">
        <w:rPr>
          <w:rFonts w:ascii="Times New Roman" w:hAnsi="Times New Roman" w:cs="Times New Roman"/>
          <w:sz w:val="24"/>
          <w:szCs w:val="24"/>
        </w:rPr>
        <w:t xml:space="preserve"> batizado pelos mentores</w:t>
      </w:r>
      <w:r w:rsidR="003712AD" w:rsidRPr="00A3036C">
        <w:rPr>
          <w:rFonts w:ascii="Times New Roman" w:hAnsi="Times New Roman" w:cs="Times New Roman"/>
          <w:sz w:val="24"/>
          <w:szCs w:val="24"/>
        </w:rPr>
        <w:t xml:space="preserve"> de </w:t>
      </w:r>
      <w:r w:rsidR="005E6472" w:rsidRPr="00A3036C">
        <w:rPr>
          <w:rFonts w:ascii="Times New Roman" w:hAnsi="Times New Roman" w:cs="Times New Roman"/>
          <w:sz w:val="24"/>
          <w:szCs w:val="24"/>
        </w:rPr>
        <w:t>“</w:t>
      </w:r>
      <w:r w:rsidR="0065760B" w:rsidRPr="00A3036C">
        <w:rPr>
          <w:rFonts w:ascii="Times New Roman" w:hAnsi="Times New Roman" w:cs="Times New Roman"/>
          <w:sz w:val="24"/>
          <w:szCs w:val="24"/>
        </w:rPr>
        <w:t xml:space="preserve">Consciência, </w:t>
      </w:r>
      <w:r w:rsidR="00651955" w:rsidRPr="00A3036C">
        <w:rPr>
          <w:rFonts w:ascii="Times New Roman" w:hAnsi="Times New Roman" w:cs="Times New Roman"/>
          <w:sz w:val="24"/>
          <w:szCs w:val="24"/>
        </w:rPr>
        <w:t>V</w:t>
      </w:r>
      <w:r w:rsidR="0065760B" w:rsidRPr="00A3036C">
        <w:rPr>
          <w:rFonts w:ascii="Times New Roman" w:hAnsi="Times New Roman" w:cs="Times New Roman"/>
          <w:sz w:val="24"/>
          <w:szCs w:val="24"/>
        </w:rPr>
        <w:t xml:space="preserve">erdade </w:t>
      </w:r>
      <w:r w:rsidR="00651955" w:rsidRPr="00A3036C">
        <w:rPr>
          <w:rFonts w:ascii="Times New Roman" w:hAnsi="Times New Roman" w:cs="Times New Roman"/>
          <w:sz w:val="24"/>
          <w:szCs w:val="24"/>
        </w:rPr>
        <w:t>A</w:t>
      </w:r>
      <w:r w:rsidR="0065760B" w:rsidRPr="00A3036C">
        <w:rPr>
          <w:rFonts w:ascii="Times New Roman" w:hAnsi="Times New Roman" w:cs="Times New Roman"/>
          <w:sz w:val="24"/>
          <w:szCs w:val="24"/>
        </w:rPr>
        <w:t xml:space="preserve">bsoluta </w:t>
      </w:r>
      <w:r w:rsidR="00EE5E74" w:rsidRPr="00A3036C">
        <w:rPr>
          <w:rFonts w:ascii="Times New Roman" w:hAnsi="Times New Roman" w:cs="Times New Roman"/>
          <w:sz w:val="24"/>
          <w:szCs w:val="24"/>
        </w:rPr>
        <w:t>&amp;</w:t>
      </w:r>
      <w:r w:rsidR="0065760B" w:rsidRPr="00A3036C">
        <w:rPr>
          <w:rFonts w:ascii="Times New Roman" w:hAnsi="Times New Roman" w:cs="Times New Roman"/>
          <w:sz w:val="24"/>
          <w:szCs w:val="24"/>
        </w:rPr>
        <w:t xml:space="preserve"> </w:t>
      </w:r>
      <w:r w:rsidR="00651955" w:rsidRPr="00A3036C">
        <w:rPr>
          <w:rFonts w:ascii="Times New Roman" w:hAnsi="Times New Roman" w:cs="Times New Roman"/>
          <w:sz w:val="24"/>
          <w:szCs w:val="24"/>
        </w:rPr>
        <w:t>Prosperidade</w:t>
      </w:r>
      <w:r w:rsidR="005E6472" w:rsidRPr="00A3036C">
        <w:rPr>
          <w:rFonts w:ascii="Times New Roman" w:hAnsi="Times New Roman" w:cs="Times New Roman"/>
          <w:sz w:val="24"/>
          <w:szCs w:val="24"/>
        </w:rPr>
        <w:t>”</w:t>
      </w:r>
      <w:r w:rsidR="00F53F87" w:rsidRPr="00A3036C">
        <w:rPr>
          <w:rFonts w:ascii="Times New Roman" w:hAnsi="Times New Roman" w:cs="Times New Roman"/>
          <w:sz w:val="24"/>
          <w:szCs w:val="24"/>
        </w:rPr>
        <w:t xml:space="preserve">, definindo este </w:t>
      </w:r>
      <w:r w:rsidR="00F53F87" w:rsidRPr="00A3036C">
        <w:rPr>
          <w:rFonts w:ascii="Times New Roman" w:hAnsi="Times New Roman" w:cs="Times New Roman"/>
          <w:b/>
          <w:bCs/>
          <w:sz w:val="24"/>
          <w:szCs w:val="24"/>
        </w:rPr>
        <w:t xml:space="preserve">slogan </w:t>
      </w:r>
      <w:r w:rsidR="00F53F87" w:rsidRPr="00A3036C">
        <w:rPr>
          <w:rFonts w:ascii="Times New Roman" w:hAnsi="Times New Roman" w:cs="Times New Roman"/>
          <w:sz w:val="24"/>
          <w:szCs w:val="24"/>
        </w:rPr>
        <w:t>para a campanha</w:t>
      </w:r>
      <w:r w:rsidR="00752E3B" w:rsidRPr="00A3036C">
        <w:rPr>
          <w:rFonts w:ascii="Times New Roman" w:hAnsi="Times New Roman" w:cs="Times New Roman"/>
          <w:sz w:val="24"/>
          <w:szCs w:val="24"/>
        </w:rPr>
        <w:t xml:space="preserve"> da política, não a reeleição para UAF — União Africana, mas sim a Presidente do Universo</w:t>
      </w:r>
      <w:r w:rsidR="008474D1" w:rsidRPr="00A3036C">
        <w:rPr>
          <w:rFonts w:ascii="Times New Roman" w:hAnsi="Times New Roman" w:cs="Times New Roman"/>
          <w:sz w:val="24"/>
          <w:szCs w:val="24"/>
        </w:rPr>
        <w:t xml:space="preserve"> para disputar e vencer Fernando Inácio</w:t>
      </w:r>
      <w:r w:rsidR="00C02DAB" w:rsidRPr="00A3036C">
        <w:rPr>
          <w:rFonts w:ascii="Times New Roman" w:hAnsi="Times New Roman" w:cs="Times New Roman"/>
          <w:sz w:val="24"/>
          <w:szCs w:val="24"/>
        </w:rPr>
        <w:t xml:space="preserve"> Cardoso da Silva, </w:t>
      </w:r>
      <w:r w:rsidR="00C02DAB" w:rsidRPr="00A3036C">
        <w:rPr>
          <w:rFonts w:ascii="Times New Roman" w:hAnsi="Times New Roman" w:cs="Times New Roman"/>
          <w:i/>
          <w:iCs/>
          <w:sz w:val="24"/>
          <w:szCs w:val="24"/>
        </w:rPr>
        <w:t>marionete</w:t>
      </w:r>
      <w:r w:rsidR="00C02DAB" w:rsidRPr="00A3036C">
        <w:rPr>
          <w:rFonts w:ascii="Times New Roman" w:hAnsi="Times New Roman" w:cs="Times New Roman"/>
          <w:sz w:val="24"/>
          <w:szCs w:val="24"/>
        </w:rPr>
        <w:t xml:space="preserve"> do Sistema Terra</w:t>
      </w:r>
      <w:r w:rsidR="00BD77EC" w:rsidRPr="00A3036C">
        <w:rPr>
          <w:rFonts w:ascii="Times New Roman" w:hAnsi="Times New Roman" w:cs="Times New Roman"/>
          <w:sz w:val="24"/>
          <w:szCs w:val="24"/>
        </w:rPr>
        <w:t>.</w:t>
      </w:r>
      <w:r w:rsidR="002D7E8E" w:rsidRPr="00A3036C">
        <w:rPr>
          <w:rFonts w:ascii="Times New Roman" w:hAnsi="Times New Roman" w:cs="Times New Roman"/>
          <w:sz w:val="24"/>
          <w:szCs w:val="24"/>
        </w:rPr>
        <w:t xml:space="preserve"> </w:t>
      </w:r>
      <w:r w:rsidR="00B54706" w:rsidRPr="00A3036C">
        <w:rPr>
          <w:rFonts w:ascii="Times New Roman" w:hAnsi="Times New Roman" w:cs="Times New Roman"/>
          <w:sz w:val="24"/>
          <w:szCs w:val="24"/>
        </w:rPr>
        <w:t>Gabriel Cappallatte concorrerá a CGU — Controladoria Geral da União</w:t>
      </w:r>
      <w:r w:rsidR="003411A9" w:rsidRPr="00A3036C">
        <w:rPr>
          <w:rFonts w:ascii="Times New Roman" w:hAnsi="Times New Roman" w:cs="Times New Roman"/>
          <w:sz w:val="24"/>
          <w:szCs w:val="24"/>
        </w:rPr>
        <w:t>, lembrando ser ele a reencarnação de “Paidrosa”</w:t>
      </w:r>
      <w:r w:rsidR="00CA39FE" w:rsidRPr="00A3036C">
        <w:rPr>
          <w:rFonts w:ascii="Times New Roman" w:hAnsi="Times New Roman" w:cs="Times New Roman"/>
          <w:sz w:val="24"/>
          <w:szCs w:val="24"/>
        </w:rPr>
        <w:t>, mentor da reunião espiritual</w:t>
      </w:r>
      <w:r w:rsidR="00980241" w:rsidRPr="00A3036C">
        <w:rPr>
          <w:rFonts w:ascii="Times New Roman" w:hAnsi="Times New Roman" w:cs="Times New Roman"/>
          <w:sz w:val="24"/>
          <w:szCs w:val="24"/>
        </w:rPr>
        <w:t xml:space="preserve"> na mansão dos Harrison, Taylor e Agregados</w:t>
      </w:r>
      <w:r w:rsidR="00176C74" w:rsidRPr="00A3036C">
        <w:rPr>
          <w:rFonts w:ascii="Times New Roman" w:hAnsi="Times New Roman" w:cs="Times New Roman"/>
          <w:sz w:val="24"/>
          <w:szCs w:val="24"/>
        </w:rPr>
        <w:t xml:space="preserve"> no quadrilátero mais valioso de Ipanema.</w:t>
      </w:r>
    </w:p>
    <w:p w14:paraId="256C8FC2" w14:textId="591EC37A" w:rsidR="00BF11E0" w:rsidRPr="00A3036C" w:rsidRDefault="00BD77EC"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Sistema eleitoral global</w:t>
      </w:r>
      <w:r w:rsidR="00B372E4" w:rsidRPr="00A3036C">
        <w:rPr>
          <w:rFonts w:ascii="Times New Roman" w:hAnsi="Times New Roman" w:cs="Times New Roman"/>
          <w:sz w:val="24"/>
          <w:szCs w:val="24"/>
        </w:rPr>
        <w:t xml:space="preserve"> definido por urnas eletrônicas entra em questão</w:t>
      </w:r>
      <w:r w:rsidR="00C64EA6" w:rsidRPr="00A3036C">
        <w:rPr>
          <w:rFonts w:ascii="Times New Roman" w:hAnsi="Times New Roman" w:cs="Times New Roman"/>
          <w:sz w:val="24"/>
          <w:szCs w:val="24"/>
        </w:rPr>
        <w:t xml:space="preserve"> </w:t>
      </w:r>
      <w:r w:rsidR="00104200" w:rsidRPr="00A3036C">
        <w:rPr>
          <w:rFonts w:ascii="Times New Roman" w:hAnsi="Times New Roman" w:cs="Times New Roman"/>
          <w:sz w:val="24"/>
          <w:szCs w:val="24"/>
        </w:rPr>
        <w:t>pela possibilidade de fraude, quando os eleitores votam</w:t>
      </w:r>
      <w:r w:rsidR="001F6456" w:rsidRPr="00A3036C">
        <w:rPr>
          <w:rFonts w:ascii="Times New Roman" w:hAnsi="Times New Roman" w:cs="Times New Roman"/>
          <w:sz w:val="24"/>
          <w:szCs w:val="24"/>
        </w:rPr>
        <w:t xml:space="preserve"> suas convicções políticas</w:t>
      </w:r>
      <w:r w:rsidR="008B042B" w:rsidRPr="00A3036C">
        <w:rPr>
          <w:rFonts w:ascii="Times New Roman" w:hAnsi="Times New Roman" w:cs="Times New Roman"/>
          <w:sz w:val="24"/>
          <w:szCs w:val="24"/>
        </w:rPr>
        <w:t xml:space="preserve"> e elegem</w:t>
      </w:r>
      <w:r w:rsidR="00A26150" w:rsidRPr="00A3036C">
        <w:rPr>
          <w:rFonts w:ascii="Times New Roman" w:hAnsi="Times New Roman" w:cs="Times New Roman"/>
          <w:sz w:val="24"/>
          <w:szCs w:val="24"/>
        </w:rPr>
        <w:t>, a despeito de seus votos,</w:t>
      </w:r>
      <w:r w:rsidR="008B042B" w:rsidRPr="00A3036C">
        <w:rPr>
          <w:rFonts w:ascii="Times New Roman" w:hAnsi="Times New Roman" w:cs="Times New Roman"/>
          <w:sz w:val="24"/>
          <w:szCs w:val="24"/>
        </w:rPr>
        <w:t xml:space="preserve"> os candidatos do Sistema Terra.</w:t>
      </w:r>
      <w:r w:rsidR="00726663" w:rsidRPr="00A3036C">
        <w:rPr>
          <w:rFonts w:ascii="Times New Roman" w:hAnsi="Times New Roman" w:cs="Times New Roman"/>
          <w:sz w:val="24"/>
          <w:szCs w:val="24"/>
        </w:rPr>
        <w:t xml:space="preserve"> </w:t>
      </w:r>
    </w:p>
    <w:p w14:paraId="46BC59DB" w14:textId="023791D9" w:rsidR="00830194" w:rsidRPr="00A3036C" w:rsidRDefault="00830194"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t>Germano e Fértilles contestam esta</w:t>
      </w:r>
      <w:r w:rsidR="002B6268" w:rsidRPr="00A3036C">
        <w:rPr>
          <w:rFonts w:ascii="Times New Roman" w:hAnsi="Times New Roman" w:cs="Times New Roman"/>
          <w:sz w:val="24"/>
          <w:szCs w:val="24"/>
        </w:rPr>
        <w:t xml:space="preserve"> </w:t>
      </w:r>
      <w:r w:rsidR="00DB58D0" w:rsidRPr="00A3036C">
        <w:rPr>
          <w:rFonts w:ascii="Times New Roman" w:hAnsi="Times New Roman" w:cs="Times New Roman"/>
          <w:sz w:val="24"/>
          <w:szCs w:val="24"/>
        </w:rPr>
        <w:t xml:space="preserve">probabilidade, alegando </w:t>
      </w:r>
      <w:r w:rsidR="00FB739B" w:rsidRPr="00A3036C">
        <w:rPr>
          <w:rFonts w:ascii="Times New Roman" w:hAnsi="Times New Roman" w:cs="Times New Roman"/>
          <w:sz w:val="24"/>
          <w:szCs w:val="24"/>
        </w:rPr>
        <w:t>e garantindo a validação da vontade popular nas urnas, independentemente</w:t>
      </w:r>
      <w:r w:rsidR="00EB124D" w:rsidRPr="00A3036C">
        <w:rPr>
          <w:rFonts w:ascii="Times New Roman" w:hAnsi="Times New Roman" w:cs="Times New Roman"/>
          <w:sz w:val="24"/>
          <w:szCs w:val="24"/>
        </w:rPr>
        <w:t xml:space="preserve">, do sistema eleitoral aplicado na apuração das eleições diretas </w:t>
      </w:r>
      <w:r w:rsidR="00114BB2" w:rsidRPr="00A3036C">
        <w:rPr>
          <w:rFonts w:ascii="Times New Roman" w:hAnsi="Times New Roman" w:cs="Times New Roman"/>
          <w:sz w:val="24"/>
          <w:szCs w:val="24"/>
        </w:rPr>
        <w:t>em todo o globo.</w:t>
      </w:r>
    </w:p>
    <w:p w14:paraId="2213E9EE" w14:textId="77777777" w:rsidR="00114BB2" w:rsidRPr="00A3036C" w:rsidRDefault="00114BB2" w:rsidP="0058677E">
      <w:pPr>
        <w:spacing w:after="0"/>
        <w:jc w:val="both"/>
        <w:rPr>
          <w:rFonts w:ascii="Times New Roman" w:hAnsi="Times New Roman" w:cs="Times New Roman"/>
          <w:sz w:val="24"/>
          <w:szCs w:val="24"/>
        </w:rPr>
      </w:pPr>
    </w:p>
    <w:p w14:paraId="7728CC7C" w14:textId="2FC4946A" w:rsidR="00114BB2" w:rsidRPr="00A3036C" w:rsidRDefault="00114BB2"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t>▬ Sinto-me honrada em recepcionar esta missão</w:t>
      </w:r>
      <w:r w:rsidR="00CB51A4" w:rsidRPr="00A3036C">
        <w:rPr>
          <w:rFonts w:ascii="Times New Roman" w:hAnsi="Times New Roman" w:cs="Times New Roman"/>
          <w:sz w:val="24"/>
          <w:szCs w:val="24"/>
        </w:rPr>
        <w:t xml:space="preserve"> de concorrer a Presidente do Universo</w:t>
      </w:r>
      <w:r w:rsidR="00176C74" w:rsidRPr="00A3036C">
        <w:rPr>
          <w:rFonts w:ascii="Times New Roman" w:hAnsi="Times New Roman" w:cs="Times New Roman"/>
          <w:sz w:val="24"/>
          <w:szCs w:val="24"/>
        </w:rPr>
        <w:t xml:space="preserve"> ―</w:t>
      </w:r>
      <w:r w:rsidR="00A96787" w:rsidRPr="00A3036C">
        <w:rPr>
          <w:rFonts w:ascii="Times New Roman" w:hAnsi="Times New Roman" w:cs="Times New Roman"/>
          <w:sz w:val="24"/>
          <w:szCs w:val="24"/>
        </w:rPr>
        <w:t xml:space="preserve"> Nefertari, comovida,</w:t>
      </w:r>
      <w:r w:rsidR="00024463" w:rsidRPr="00A3036C">
        <w:rPr>
          <w:rFonts w:ascii="Times New Roman" w:hAnsi="Times New Roman" w:cs="Times New Roman"/>
          <w:sz w:val="24"/>
          <w:szCs w:val="24"/>
        </w:rPr>
        <w:t xml:space="preserve"> expressa gratidão </w:t>
      </w:r>
      <w:r w:rsidR="00176C74" w:rsidRPr="00A3036C">
        <w:rPr>
          <w:rFonts w:ascii="Times New Roman" w:hAnsi="Times New Roman" w:cs="Times New Roman"/>
          <w:sz w:val="24"/>
          <w:szCs w:val="24"/>
        </w:rPr>
        <w:t>―</w:t>
      </w:r>
      <w:r w:rsidR="00024463" w:rsidRPr="00A3036C">
        <w:rPr>
          <w:rFonts w:ascii="Times New Roman" w:hAnsi="Times New Roman" w:cs="Times New Roman"/>
          <w:sz w:val="24"/>
          <w:szCs w:val="24"/>
        </w:rPr>
        <w:t xml:space="preserve"> Espero corresponder as expectativas. ▬ </w:t>
      </w:r>
      <w:r w:rsidR="00D01AA5" w:rsidRPr="00A3036C">
        <w:rPr>
          <w:rFonts w:ascii="Times New Roman" w:hAnsi="Times New Roman" w:cs="Times New Roman"/>
          <w:sz w:val="24"/>
          <w:szCs w:val="24"/>
        </w:rPr>
        <w:t>insegura.</w:t>
      </w:r>
    </w:p>
    <w:p w14:paraId="42DE783E" w14:textId="77777777" w:rsidR="00D01AA5" w:rsidRPr="00A3036C" w:rsidRDefault="00D01AA5" w:rsidP="0058677E">
      <w:pPr>
        <w:spacing w:after="0"/>
        <w:jc w:val="both"/>
        <w:rPr>
          <w:rFonts w:ascii="Times New Roman" w:hAnsi="Times New Roman" w:cs="Times New Roman"/>
          <w:sz w:val="24"/>
          <w:szCs w:val="24"/>
        </w:rPr>
      </w:pPr>
    </w:p>
    <w:p w14:paraId="031569B6" w14:textId="3D29C213" w:rsidR="00D01AA5" w:rsidRPr="00A3036C" w:rsidRDefault="00D01AA5"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t>▬ Não se preocupe ―</w:t>
      </w:r>
      <w:r w:rsidR="002A44B9" w:rsidRPr="00A3036C">
        <w:rPr>
          <w:rFonts w:ascii="Times New Roman" w:hAnsi="Times New Roman" w:cs="Times New Roman"/>
          <w:sz w:val="24"/>
          <w:szCs w:val="24"/>
        </w:rPr>
        <w:t xml:space="preserve"> Carol tranquiliza</w:t>
      </w:r>
      <w:r w:rsidR="00F36BD5" w:rsidRPr="00A3036C">
        <w:rPr>
          <w:rFonts w:ascii="Times New Roman" w:hAnsi="Times New Roman" w:cs="Times New Roman"/>
          <w:sz w:val="24"/>
          <w:szCs w:val="24"/>
        </w:rPr>
        <w:t xml:space="preserve"> a insegurança </w:t>
      </w:r>
      <w:r w:rsidRPr="00A3036C">
        <w:rPr>
          <w:rFonts w:ascii="Times New Roman" w:hAnsi="Times New Roman" w:cs="Times New Roman"/>
          <w:sz w:val="24"/>
          <w:szCs w:val="24"/>
        </w:rPr>
        <w:t>―</w:t>
      </w:r>
      <w:r w:rsidR="00F36BD5" w:rsidRPr="00A3036C">
        <w:rPr>
          <w:rFonts w:ascii="Times New Roman" w:hAnsi="Times New Roman" w:cs="Times New Roman"/>
          <w:sz w:val="24"/>
          <w:szCs w:val="24"/>
        </w:rPr>
        <w:t xml:space="preserve"> SEU — Soberana Energia Universal </w:t>
      </w:r>
      <w:r w:rsidR="00F53C73" w:rsidRPr="00A3036C">
        <w:rPr>
          <w:rFonts w:ascii="Times New Roman" w:hAnsi="Times New Roman" w:cs="Times New Roman"/>
          <w:sz w:val="24"/>
          <w:szCs w:val="24"/>
        </w:rPr>
        <w:t xml:space="preserve">não lhe permitiria um </w:t>
      </w:r>
      <w:r w:rsidR="00F53C73" w:rsidRPr="00A3036C">
        <w:rPr>
          <w:rFonts w:ascii="Times New Roman" w:hAnsi="Times New Roman" w:cs="Times New Roman"/>
          <w:i/>
          <w:iCs/>
          <w:sz w:val="24"/>
          <w:szCs w:val="24"/>
        </w:rPr>
        <w:t>fardo maior de que possa carregar</w:t>
      </w:r>
      <w:r w:rsidR="00F53C73" w:rsidRPr="00A3036C">
        <w:rPr>
          <w:rFonts w:ascii="Times New Roman" w:hAnsi="Times New Roman" w:cs="Times New Roman"/>
          <w:sz w:val="24"/>
          <w:szCs w:val="24"/>
        </w:rPr>
        <w:t>. ▬ serena.</w:t>
      </w:r>
    </w:p>
    <w:p w14:paraId="59A5E537" w14:textId="77777777" w:rsidR="00F53C73" w:rsidRPr="00A3036C" w:rsidRDefault="00F53C73" w:rsidP="0058677E">
      <w:pPr>
        <w:spacing w:after="0"/>
        <w:jc w:val="both"/>
        <w:rPr>
          <w:rFonts w:ascii="Times New Roman" w:hAnsi="Times New Roman" w:cs="Times New Roman"/>
          <w:sz w:val="24"/>
          <w:szCs w:val="24"/>
        </w:rPr>
      </w:pPr>
    </w:p>
    <w:p w14:paraId="4D859B75" w14:textId="0C0B9917" w:rsidR="00F53C73" w:rsidRPr="00A3036C" w:rsidRDefault="00F53C73"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2E4420" w:rsidRPr="00A3036C">
        <w:rPr>
          <w:rFonts w:ascii="Times New Roman" w:hAnsi="Times New Roman" w:cs="Times New Roman"/>
          <w:sz w:val="24"/>
          <w:szCs w:val="24"/>
        </w:rPr>
        <w:t xml:space="preserve">Contrariando a, natural, insegurança de Nefertari ― Gabriel </w:t>
      </w:r>
      <w:r w:rsidR="009D6B73" w:rsidRPr="00A3036C">
        <w:rPr>
          <w:rFonts w:ascii="Times New Roman" w:hAnsi="Times New Roman" w:cs="Times New Roman"/>
          <w:sz w:val="24"/>
          <w:szCs w:val="24"/>
        </w:rPr>
        <w:t xml:space="preserve">chama atenção </w:t>
      </w:r>
      <w:r w:rsidR="002E4420" w:rsidRPr="00A3036C">
        <w:rPr>
          <w:rFonts w:ascii="Times New Roman" w:hAnsi="Times New Roman" w:cs="Times New Roman"/>
          <w:sz w:val="24"/>
          <w:szCs w:val="24"/>
        </w:rPr>
        <w:t>―</w:t>
      </w:r>
      <w:r w:rsidR="009D6B73" w:rsidRPr="00A3036C">
        <w:rPr>
          <w:rFonts w:ascii="Times New Roman" w:hAnsi="Times New Roman" w:cs="Times New Roman"/>
          <w:sz w:val="24"/>
          <w:szCs w:val="24"/>
        </w:rPr>
        <w:t xml:space="preserve"> </w:t>
      </w:r>
      <w:r w:rsidR="00746660" w:rsidRPr="00A3036C">
        <w:rPr>
          <w:rFonts w:ascii="Times New Roman" w:hAnsi="Times New Roman" w:cs="Times New Roman"/>
          <w:sz w:val="24"/>
          <w:szCs w:val="24"/>
        </w:rPr>
        <w:t>Tenho a sensação de estar sendo preparado para este momento desde sempre, mesmo</w:t>
      </w:r>
      <w:r w:rsidR="00B94D42" w:rsidRPr="00A3036C">
        <w:rPr>
          <w:rFonts w:ascii="Times New Roman" w:hAnsi="Times New Roman" w:cs="Times New Roman"/>
          <w:sz w:val="24"/>
          <w:szCs w:val="24"/>
        </w:rPr>
        <w:t xml:space="preserve"> sem ter consciência até o despertar</w:t>
      </w:r>
      <w:r w:rsidR="00F769AE" w:rsidRPr="00A3036C">
        <w:rPr>
          <w:rFonts w:ascii="Times New Roman" w:hAnsi="Times New Roman" w:cs="Times New Roman"/>
          <w:sz w:val="24"/>
          <w:szCs w:val="24"/>
        </w:rPr>
        <w:t xml:space="preserve"> desta </w:t>
      </w:r>
      <w:r w:rsidR="00F769AE" w:rsidRPr="00A3036C">
        <w:rPr>
          <w:rFonts w:ascii="Times New Roman" w:hAnsi="Times New Roman" w:cs="Times New Roman"/>
          <w:i/>
          <w:iCs/>
          <w:sz w:val="24"/>
          <w:szCs w:val="24"/>
        </w:rPr>
        <w:t>missão invisível</w:t>
      </w:r>
      <w:r w:rsidR="00F769AE" w:rsidRPr="00A3036C">
        <w:rPr>
          <w:rFonts w:ascii="Times New Roman" w:hAnsi="Times New Roman" w:cs="Times New Roman"/>
          <w:sz w:val="24"/>
          <w:szCs w:val="24"/>
        </w:rPr>
        <w:t>. ▬ confiante</w:t>
      </w:r>
      <w:r w:rsidR="00504656" w:rsidRPr="00A3036C">
        <w:rPr>
          <w:rFonts w:ascii="Times New Roman" w:hAnsi="Times New Roman" w:cs="Times New Roman"/>
          <w:sz w:val="24"/>
          <w:szCs w:val="24"/>
        </w:rPr>
        <w:t>.</w:t>
      </w:r>
    </w:p>
    <w:p w14:paraId="001A0041" w14:textId="77777777" w:rsidR="00504656" w:rsidRPr="00A3036C" w:rsidRDefault="00504656" w:rsidP="0058677E">
      <w:pPr>
        <w:spacing w:after="0"/>
        <w:jc w:val="both"/>
        <w:rPr>
          <w:rFonts w:ascii="Times New Roman" w:hAnsi="Times New Roman" w:cs="Times New Roman"/>
          <w:sz w:val="24"/>
          <w:szCs w:val="24"/>
        </w:rPr>
      </w:pPr>
    </w:p>
    <w:p w14:paraId="0EFC9ECC" w14:textId="28410C96" w:rsidR="00504656" w:rsidRPr="00A3036C" w:rsidRDefault="00504656"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BB23D3" w:rsidRPr="00A3036C">
        <w:rPr>
          <w:rFonts w:ascii="Times New Roman" w:hAnsi="Times New Roman" w:cs="Times New Roman"/>
          <w:sz w:val="24"/>
          <w:szCs w:val="24"/>
        </w:rPr>
        <w:t>Sentimento idêntico</w:t>
      </w:r>
      <w:r w:rsidR="003C4CDA" w:rsidRPr="00A3036C">
        <w:rPr>
          <w:rFonts w:ascii="Times New Roman" w:hAnsi="Times New Roman" w:cs="Times New Roman"/>
          <w:sz w:val="24"/>
          <w:szCs w:val="24"/>
        </w:rPr>
        <w:t xml:space="preserve"> de quando, conscientemente, </w:t>
      </w:r>
      <w:r w:rsidR="00FC567E" w:rsidRPr="00A3036C">
        <w:rPr>
          <w:rFonts w:ascii="Times New Roman" w:hAnsi="Times New Roman" w:cs="Times New Roman"/>
          <w:sz w:val="24"/>
          <w:szCs w:val="24"/>
        </w:rPr>
        <w:t xml:space="preserve">convicto, </w:t>
      </w:r>
      <w:r w:rsidR="00C2504E" w:rsidRPr="00A3036C">
        <w:rPr>
          <w:rFonts w:ascii="Times New Roman" w:hAnsi="Times New Roman" w:cs="Times New Roman"/>
          <w:sz w:val="24"/>
          <w:szCs w:val="24"/>
        </w:rPr>
        <w:t>como a reencarnação de Joseph e de minha mulher, Liz, como Anna Carolina</w:t>
      </w:r>
      <w:r w:rsidR="00102960" w:rsidRPr="00A3036C">
        <w:rPr>
          <w:rFonts w:ascii="Times New Roman" w:hAnsi="Times New Roman" w:cs="Times New Roman"/>
          <w:sz w:val="24"/>
          <w:szCs w:val="24"/>
        </w:rPr>
        <w:t xml:space="preserve"> ― Refere-se ao</w:t>
      </w:r>
      <w:r w:rsidR="00E678AA" w:rsidRPr="00A3036C">
        <w:rPr>
          <w:rFonts w:ascii="Times New Roman" w:hAnsi="Times New Roman" w:cs="Times New Roman"/>
          <w:sz w:val="24"/>
          <w:szCs w:val="24"/>
        </w:rPr>
        <w:t xml:space="preserve"> amor de almas gêmeas continuado nele e sua esposa </w:t>
      </w:r>
      <w:r w:rsidR="00102960" w:rsidRPr="00A3036C">
        <w:rPr>
          <w:rFonts w:ascii="Times New Roman" w:hAnsi="Times New Roman" w:cs="Times New Roman"/>
          <w:sz w:val="24"/>
          <w:szCs w:val="24"/>
        </w:rPr>
        <w:t>―</w:t>
      </w:r>
      <w:r w:rsidR="000D0855" w:rsidRPr="00A3036C">
        <w:rPr>
          <w:rFonts w:ascii="Times New Roman" w:hAnsi="Times New Roman" w:cs="Times New Roman"/>
          <w:sz w:val="24"/>
          <w:szCs w:val="24"/>
        </w:rPr>
        <w:t xml:space="preserve"> </w:t>
      </w:r>
      <w:r w:rsidR="006D127B" w:rsidRPr="00A3036C">
        <w:rPr>
          <w:rFonts w:ascii="Times New Roman" w:hAnsi="Times New Roman" w:cs="Times New Roman"/>
          <w:sz w:val="24"/>
          <w:szCs w:val="24"/>
        </w:rPr>
        <w:t>Nosso amor perdura</w:t>
      </w:r>
      <w:r w:rsidR="00291FCE" w:rsidRPr="00A3036C">
        <w:rPr>
          <w:rFonts w:ascii="Times New Roman" w:hAnsi="Times New Roman" w:cs="Times New Roman"/>
          <w:sz w:val="24"/>
          <w:szCs w:val="24"/>
        </w:rPr>
        <w:t>, independentemente, de nossos invólucros corporais</w:t>
      </w:r>
      <w:r w:rsidR="002147DB" w:rsidRPr="00A3036C">
        <w:rPr>
          <w:rFonts w:ascii="Times New Roman" w:hAnsi="Times New Roman" w:cs="Times New Roman"/>
          <w:sz w:val="24"/>
          <w:szCs w:val="24"/>
        </w:rPr>
        <w:t>. ▬ emocionado.</w:t>
      </w:r>
    </w:p>
    <w:p w14:paraId="49FF426E" w14:textId="77777777" w:rsidR="002147DB" w:rsidRPr="00A3036C" w:rsidRDefault="002147DB" w:rsidP="0058677E">
      <w:pPr>
        <w:spacing w:after="0"/>
        <w:jc w:val="both"/>
        <w:rPr>
          <w:rFonts w:ascii="Times New Roman" w:hAnsi="Times New Roman" w:cs="Times New Roman"/>
          <w:sz w:val="24"/>
          <w:szCs w:val="24"/>
        </w:rPr>
      </w:pPr>
    </w:p>
    <w:p w14:paraId="1BCCAF2E" w14:textId="19CF1485" w:rsidR="002147DB" w:rsidRPr="00A3036C" w:rsidRDefault="002147DB"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lastRenderedPageBreak/>
        <w:t xml:space="preserve">▬ </w:t>
      </w:r>
      <w:r w:rsidR="00ED4F5F" w:rsidRPr="00A3036C">
        <w:rPr>
          <w:rFonts w:ascii="Times New Roman" w:hAnsi="Times New Roman" w:cs="Times New Roman"/>
          <w:sz w:val="24"/>
          <w:szCs w:val="24"/>
        </w:rPr>
        <w:t>Grata pela parte que me toca ― Liz Taylor descontrai o am</w:t>
      </w:r>
      <w:r w:rsidR="002C3A1A" w:rsidRPr="00A3036C">
        <w:rPr>
          <w:rFonts w:ascii="Times New Roman" w:hAnsi="Times New Roman" w:cs="Times New Roman"/>
          <w:sz w:val="24"/>
          <w:szCs w:val="24"/>
        </w:rPr>
        <w:t xml:space="preserve">biente </w:t>
      </w:r>
      <w:r w:rsidR="00ED4F5F" w:rsidRPr="00A3036C">
        <w:rPr>
          <w:rFonts w:ascii="Times New Roman" w:hAnsi="Times New Roman" w:cs="Times New Roman"/>
          <w:sz w:val="24"/>
          <w:szCs w:val="24"/>
        </w:rPr>
        <w:t>―</w:t>
      </w:r>
      <w:r w:rsidR="002C3A1A" w:rsidRPr="00A3036C">
        <w:rPr>
          <w:rFonts w:ascii="Times New Roman" w:hAnsi="Times New Roman" w:cs="Times New Roman"/>
          <w:sz w:val="24"/>
          <w:szCs w:val="24"/>
        </w:rPr>
        <w:t xml:space="preserve"> </w:t>
      </w:r>
      <w:r w:rsidR="00C800AF" w:rsidRPr="00A3036C">
        <w:rPr>
          <w:rFonts w:ascii="Times New Roman" w:hAnsi="Times New Roman" w:cs="Times New Roman"/>
          <w:sz w:val="24"/>
          <w:szCs w:val="24"/>
        </w:rPr>
        <w:t xml:space="preserve">Nosso amor </w:t>
      </w:r>
      <w:r w:rsidR="00E41849" w:rsidRPr="00A3036C">
        <w:rPr>
          <w:rFonts w:ascii="Times New Roman" w:hAnsi="Times New Roman" w:cs="Times New Roman"/>
          <w:sz w:val="24"/>
          <w:szCs w:val="24"/>
        </w:rPr>
        <w:t xml:space="preserve">está sendo </w:t>
      </w:r>
      <w:r w:rsidR="00C800AF" w:rsidRPr="00A3036C">
        <w:rPr>
          <w:rFonts w:ascii="Times New Roman" w:hAnsi="Times New Roman" w:cs="Times New Roman"/>
          <w:sz w:val="24"/>
          <w:szCs w:val="24"/>
        </w:rPr>
        <w:t>transformado</w:t>
      </w:r>
      <w:r w:rsidR="00E41849" w:rsidRPr="00A3036C">
        <w:rPr>
          <w:rFonts w:ascii="Times New Roman" w:hAnsi="Times New Roman" w:cs="Times New Roman"/>
          <w:sz w:val="24"/>
          <w:szCs w:val="24"/>
        </w:rPr>
        <w:t>, paulatinamente,</w:t>
      </w:r>
      <w:r w:rsidR="00C800AF" w:rsidRPr="00A3036C">
        <w:rPr>
          <w:rFonts w:ascii="Times New Roman" w:hAnsi="Times New Roman" w:cs="Times New Roman"/>
          <w:sz w:val="24"/>
          <w:szCs w:val="24"/>
        </w:rPr>
        <w:t xml:space="preserve"> em amor incondiciona</w:t>
      </w:r>
      <w:r w:rsidR="00E41849" w:rsidRPr="00A3036C">
        <w:rPr>
          <w:rFonts w:ascii="Times New Roman" w:hAnsi="Times New Roman" w:cs="Times New Roman"/>
          <w:sz w:val="24"/>
          <w:szCs w:val="24"/>
        </w:rPr>
        <w:t>l, a</w:t>
      </w:r>
      <w:r w:rsidR="00187FC5" w:rsidRPr="00A3036C">
        <w:rPr>
          <w:rFonts w:ascii="Times New Roman" w:hAnsi="Times New Roman" w:cs="Times New Roman"/>
          <w:sz w:val="24"/>
          <w:szCs w:val="24"/>
        </w:rPr>
        <w:t xml:space="preserve"> </w:t>
      </w:r>
      <w:r w:rsidR="00E41849" w:rsidRPr="00A3036C">
        <w:rPr>
          <w:rFonts w:ascii="Times New Roman" w:hAnsi="Times New Roman" w:cs="Times New Roman"/>
          <w:sz w:val="24"/>
          <w:szCs w:val="24"/>
        </w:rPr>
        <w:t xml:space="preserve">ser conquistado na nossa evolução </w:t>
      </w:r>
      <w:r w:rsidR="00187FC5" w:rsidRPr="00A3036C">
        <w:rPr>
          <w:rFonts w:ascii="Times New Roman" w:hAnsi="Times New Roman" w:cs="Times New Roman"/>
          <w:sz w:val="24"/>
          <w:szCs w:val="24"/>
        </w:rPr>
        <w:t xml:space="preserve">do </w:t>
      </w:r>
      <w:r w:rsidR="00187FC5" w:rsidRPr="00A3036C">
        <w:rPr>
          <w:rFonts w:ascii="Times New Roman" w:hAnsi="Times New Roman" w:cs="Times New Roman"/>
          <w:i/>
          <w:iCs/>
          <w:sz w:val="24"/>
          <w:szCs w:val="24"/>
        </w:rPr>
        <w:t xml:space="preserve">quinto </w:t>
      </w:r>
      <w:r w:rsidR="00187FC5" w:rsidRPr="00A3036C">
        <w:rPr>
          <w:rFonts w:ascii="Times New Roman" w:hAnsi="Times New Roman" w:cs="Times New Roman"/>
          <w:sz w:val="24"/>
          <w:szCs w:val="24"/>
        </w:rPr>
        <w:t xml:space="preserve">ao </w:t>
      </w:r>
      <w:r w:rsidR="00187FC5" w:rsidRPr="00A3036C">
        <w:rPr>
          <w:rFonts w:ascii="Times New Roman" w:hAnsi="Times New Roman" w:cs="Times New Roman"/>
          <w:i/>
          <w:iCs/>
          <w:sz w:val="24"/>
          <w:szCs w:val="24"/>
        </w:rPr>
        <w:t>décimo segundo plano terráqueos</w:t>
      </w:r>
      <w:r w:rsidR="00187FC5" w:rsidRPr="00A3036C">
        <w:rPr>
          <w:rFonts w:ascii="Times New Roman" w:hAnsi="Times New Roman" w:cs="Times New Roman"/>
          <w:sz w:val="24"/>
          <w:szCs w:val="24"/>
        </w:rPr>
        <w:t xml:space="preserve">. ▬ </w:t>
      </w:r>
      <w:r w:rsidR="00BB0EB9" w:rsidRPr="00A3036C">
        <w:rPr>
          <w:rFonts w:ascii="Times New Roman" w:hAnsi="Times New Roman" w:cs="Times New Roman"/>
          <w:sz w:val="24"/>
          <w:szCs w:val="24"/>
        </w:rPr>
        <w:t>tocada.</w:t>
      </w:r>
    </w:p>
    <w:p w14:paraId="1CB0B548" w14:textId="77777777" w:rsidR="00A60E5A" w:rsidRPr="00A3036C" w:rsidRDefault="00A60E5A" w:rsidP="0058677E">
      <w:pPr>
        <w:spacing w:after="0"/>
        <w:jc w:val="both"/>
        <w:rPr>
          <w:rFonts w:ascii="Times New Roman" w:hAnsi="Times New Roman" w:cs="Times New Roman"/>
          <w:sz w:val="24"/>
          <w:szCs w:val="24"/>
        </w:rPr>
      </w:pPr>
    </w:p>
    <w:p w14:paraId="60A51EA3" w14:textId="3DFA3A2E" w:rsidR="00BB0EB9" w:rsidRPr="00A3036C" w:rsidRDefault="00BB0EB9" w:rsidP="0058677E">
      <w:pPr>
        <w:spacing w:after="0"/>
        <w:jc w:val="both"/>
        <w:rPr>
          <w:rFonts w:ascii="Times New Roman" w:hAnsi="Times New Roman" w:cs="Times New Roman"/>
          <w:sz w:val="24"/>
          <w:szCs w:val="24"/>
        </w:rPr>
      </w:pPr>
      <w:r w:rsidRPr="00A3036C">
        <w:rPr>
          <w:rFonts w:ascii="Times New Roman" w:hAnsi="Times New Roman" w:cs="Times New Roman"/>
          <w:sz w:val="24"/>
          <w:szCs w:val="24"/>
        </w:rPr>
        <w:t>▬ Despertar em massa está próximo ― Fértilles</w:t>
      </w:r>
      <w:r w:rsidR="00107F32" w:rsidRPr="00A3036C">
        <w:rPr>
          <w:rFonts w:ascii="Times New Roman" w:hAnsi="Times New Roman" w:cs="Times New Roman"/>
          <w:sz w:val="24"/>
          <w:szCs w:val="24"/>
        </w:rPr>
        <w:t xml:space="preserve"> afirma </w:t>
      </w:r>
      <w:r w:rsidRPr="00A3036C">
        <w:rPr>
          <w:rFonts w:ascii="Times New Roman" w:hAnsi="Times New Roman" w:cs="Times New Roman"/>
          <w:sz w:val="24"/>
          <w:szCs w:val="24"/>
        </w:rPr>
        <w:t>―</w:t>
      </w:r>
      <w:r w:rsidR="00107F32" w:rsidRPr="00A3036C">
        <w:rPr>
          <w:rFonts w:ascii="Times New Roman" w:hAnsi="Times New Roman" w:cs="Times New Roman"/>
          <w:sz w:val="24"/>
          <w:szCs w:val="24"/>
        </w:rPr>
        <w:t xml:space="preserve"> </w:t>
      </w:r>
      <w:r w:rsidR="002D19A0" w:rsidRPr="00A3036C">
        <w:rPr>
          <w:rFonts w:ascii="Times New Roman" w:hAnsi="Times New Roman" w:cs="Times New Roman"/>
          <w:sz w:val="24"/>
          <w:szCs w:val="24"/>
        </w:rPr>
        <w:t>L</w:t>
      </w:r>
      <w:r w:rsidR="00107F32" w:rsidRPr="00A3036C">
        <w:rPr>
          <w:rFonts w:ascii="Times New Roman" w:hAnsi="Times New Roman" w:cs="Times New Roman"/>
          <w:sz w:val="24"/>
          <w:szCs w:val="24"/>
        </w:rPr>
        <w:t>ivre arbítrio humano</w:t>
      </w:r>
      <w:r w:rsidR="002D19A0" w:rsidRPr="00A3036C">
        <w:rPr>
          <w:rFonts w:ascii="Times New Roman" w:hAnsi="Times New Roman" w:cs="Times New Roman"/>
          <w:sz w:val="24"/>
          <w:szCs w:val="24"/>
        </w:rPr>
        <w:t xml:space="preserve"> definirá o destino da humanidade. ▬ </w:t>
      </w:r>
      <w:r w:rsidR="00A638F5" w:rsidRPr="00A3036C">
        <w:rPr>
          <w:rFonts w:ascii="Times New Roman" w:hAnsi="Times New Roman" w:cs="Times New Roman"/>
          <w:sz w:val="24"/>
          <w:szCs w:val="24"/>
        </w:rPr>
        <w:t>sucinta.</w:t>
      </w:r>
    </w:p>
    <w:p w14:paraId="0DAB8D4D" w14:textId="77777777" w:rsidR="00A638F5" w:rsidRPr="00A3036C" w:rsidRDefault="00A638F5" w:rsidP="0058677E">
      <w:pPr>
        <w:spacing w:after="0"/>
        <w:jc w:val="both"/>
        <w:rPr>
          <w:rFonts w:ascii="Times New Roman" w:hAnsi="Times New Roman" w:cs="Times New Roman"/>
          <w:sz w:val="24"/>
          <w:szCs w:val="24"/>
        </w:rPr>
      </w:pPr>
    </w:p>
    <w:p w14:paraId="166624D4" w14:textId="21059046" w:rsidR="0056304B" w:rsidRPr="00A3036C" w:rsidRDefault="00A638F5" w:rsidP="009C5D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 </w:t>
      </w:r>
      <w:r w:rsidR="00C33F7F" w:rsidRPr="00A3036C">
        <w:rPr>
          <w:rFonts w:ascii="Times New Roman" w:hAnsi="Times New Roman" w:cs="Times New Roman"/>
          <w:sz w:val="24"/>
          <w:szCs w:val="24"/>
        </w:rPr>
        <w:t>Filosofia Eu Sou penetrará nos corações humano</w:t>
      </w:r>
      <w:r w:rsidR="00584A56" w:rsidRPr="00A3036C">
        <w:rPr>
          <w:rFonts w:ascii="Times New Roman" w:hAnsi="Times New Roman" w:cs="Times New Roman"/>
          <w:sz w:val="24"/>
          <w:szCs w:val="24"/>
        </w:rPr>
        <w:t>s pela vontade dos próprios</w:t>
      </w:r>
      <w:r w:rsidR="00657AD3" w:rsidRPr="00A3036C">
        <w:rPr>
          <w:rFonts w:ascii="Times New Roman" w:hAnsi="Times New Roman" w:cs="Times New Roman"/>
          <w:sz w:val="24"/>
          <w:szCs w:val="24"/>
        </w:rPr>
        <w:t>, através da dedicação</w:t>
      </w:r>
      <w:r w:rsidR="00A24680" w:rsidRPr="00A3036C">
        <w:rPr>
          <w:rFonts w:ascii="Times New Roman" w:hAnsi="Times New Roman" w:cs="Times New Roman"/>
          <w:sz w:val="24"/>
          <w:szCs w:val="24"/>
        </w:rPr>
        <w:t xml:space="preserve"> dos Guerreiros Dimensionais</w:t>
      </w:r>
      <w:r w:rsidR="00584A56" w:rsidRPr="00A3036C">
        <w:rPr>
          <w:rFonts w:ascii="Times New Roman" w:hAnsi="Times New Roman" w:cs="Times New Roman"/>
          <w:sz w:val="24"/>
          <w:szCs w:val="24"/>
        </w:rPr>
        <w:t xml:space="preserve"> ― Germano</w:t>
      </w:r>
      <w:r w:rsidR="00657AD3" w:rsidRPr="00A3036C">
        <w:rPr>
          <w:rFonts w:ascii="Times New Roman" w:hAnsi="Times New Roman" w:cs="Times New Roman"/>
          <w:sz w:val="24"/>
          <w:szCs w:val="24"/>
        </w:rPr>
        <w:t xml:space="preserve"> valoriza</w:t>
      </w:r>
      <w:r w:rsidR="00A24680" w:rsidRPr="00A3036C">
        <w:rPr>
          <w:rFonts w:ascii="Times New Roman" w:hAnsi="Times New Roman" w:cs="Times New Roman"/>
          <w:sz w:val="24"/>
          <w:szCs w:val="24"/>
        </w:rPr>
        <w:t xml:space="preserve"> a resistência Dimensional </w:t>
      </w:r>
      <w:r w:rsidR="00584A56" w:rsidRPr="00A3036C">
        <w:rPr>
          <w:rFonts w:ascii="Times New Roman" w:hAnsi="Times New Roman" w:cs="Times New Roman"/>
          <w:sz w:val="24"/>
          <w:szCs w:val="24"/>
        </w:rPr>
        <w:t>―</w:t>
      </w:r>
      <w:r w:rsidR="00A24680" w:rsidRPr="00A3036C">
        <w:rPr>
          <w:rFonts w:ascii="Times New Roman" w:hAnsi="Times New Roman" w:cs="Times New Roman"/>
          <w:sz w:val="24"/>
          <w:szCs w:val="24"/>
        </w:rPr>
        <w:t xml:space="preserve"> Nosso exército está captando as ondas eletromagnéticas</w:t>
      </w:r>
      <w:r w:rsidR="00F031E1" w:rsidRPr="00A3036C">
        <w:rPr>
          <w:rFonts w:ascii="Times New Roman" w:hAnsi="Times New Roman" w:cs="Times New Roman"/>
          <w:sz w:val="24"/>
          <w:szCs w:val="24"/>
        </w:rPr>
        <w:t xml:space="preserve"> em prol do despertar em massa para ruir o Sistema Terra. ▬ </w:t>
      </w:r>
      <w:r w:rsidR="00DD145A" w:rsidRPr="00A3036C">
        <w:rPr>
          <w:rFonts w:ascii="Times New Roman" w:hAnsi="Times New Roman" w:cs="Times New Roman"/>
          <w:sz w:val="24"/>
          <w:szCs w:val="24"/>
        </w:rPr>
        <w:t>definitivo</w:t>
      </w:r>
    </w:p>
    <w:p w14:paraId="50D85916" w14:textId="77777777" w:rsidR="00BF11E0" w:rsidRPr="00A3036C" w:rsidRDefault="00BF11E0" w:rsidP="00BF11E0">
      <w:pPr>
        <w:spacing w:after="0"/>
        <w:jc w:val="center"/>
        <w:rPr>
          <w:rFonts w:ascii="Times New Roman" w:eastAsia="Aptos"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6EBB10FF" w14:textId="624CFC88" w:rsidR="0056304B" w:rsidRPr="00A3036C" w:rsidRDefault="00A60E5A" w:rsidP="009C5D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Algozlenirus no </w:t>
      </w:r>
      <w:r w:rsidRPr="00A3036C">
        <w:rPr>
          <w:rFonts w:ascii="Times New Roman" w:eastAsia="Aptos" w:hAnsi="Times New Roman" w:cs="Times New Roman"/>
          <w:i/>
          <w:iCs/>
          <w:sz w:val="24"/>
          <w:szCs w:val="24"/>
        </w:rPr>
        <w:t xml:space="preserve">terceiro plano terráqueo </w:t>
      </w:r>
      <w:r w:rsidRPr="00A3036C">
        <w:rPr>
          <w:rFonts w:ascii="Times New Roman" w:eastAsia="Aptos" w:hAnsi="Times New Roman" w:cs="Times New Roman"/>
          <w:sz w:val="24"/>
          <w:szCs w:val="24"/>
        </w:rPr>
        <w:t xml:space="preserve">reúne-se com Ilusiodiano no </w:t>
      </w:r>
      <w:r w:rsidRPr="00A3036C">
        <w:rPr>
          <w:rFonts w:ascii="Times New Roman" w:eastAsia="Aptos" w:hAnsi="Times New Roman" w:cs="Times New Roman"/>
          <w:i/>
          <w:iCs/>
          <w:sz w:val="24"/>
          <w:szCs w:val="24"/>
        </w:rPr>
        <w:t>primeiro</w:t>
      </w:r>
      <w:r w:rsidRPr="00A3036C">
        <w:rPr>
          <w:rFonts w:ascii="Times New Roman" w:eastAsia="Aptos" w:hAnsi="Times New Roman" w:cs="Times New Roman"/>
          <w:sz w:val="24"/>
          <w:szCs w:val="24"/>
        </w:rPr>
        <w:t>, além de Reinovil e Reinódio</w:t>
      </w:r>
      <w:r w:rsidR="00EE5E74" w:rsidRPr="00A3036C">
        <w:rPr>
          <w:rFonts w:ascii="Times New Roman" w:eastAsia="Aptos" w:hAnsi="Times New Roman" w:cs="Times New Roman"/>
          <w:sz w:val="24"/>
          <w:szCs w:val="24"/>
        </w:rPr>
        <w:t xml:space="preserve"> no subterrâneo terrestre. Tecnologia aplicada no </w:t>
      </w:r>
      <w:r w:rsidR="00EE5E74" w:rsidRPr="00A3036C">
        <w:rPr>
          <w:rFonts w:ascii="Times New Roman" w:eastAsia="Aptos" w:hAnsi="Times New Roman" w:cs="Times New Roman"/>
          <w:i/>
          <w:iCs/>
          <w:sz w:val="24"/>
          <w:szCs w:val="24"/>
        </w:rPr>
        <w:t xml:space="preserve">túnel do tempo </w:t>
      </w:r>
      <w:r w:rsidR="00EE5E74" w:rsidRPr="00A3036C">
        <w:rPr>
          <w:rFonts w:ascii="Times New Roman" w:eastAsia="Aptos" w:hAnsi="Times New Roman" w:cs="Times New Roman"/>
          <w:sz w:val="24"/>
          <w:szCs w:val="24"/>
        </w:rPr>
        <w:t>revela movimentos da Resistência Dimensional no continente africano, observados pelos reunidos em telas divididas.</w:t>
      </w:r>
      <w:r w:rsidRPr="00A3036C">
        <w:rPr>
          <w:rFonts w:ascii="Times New Roman" w:eastAsia="Aptos" w:hAnsi="Times New Roman" w:cs="Times New Roman"/>
          <w:sz w:val="24"/>
          <w:szCs w:val="24"/>
        </w:rPr>
        <w:t xml:space="preserve"> </w:t>
      </w:r>
    </w:p>
    <w:p w14:paraId="2A4533BE" w14:textId="3730E977" w:rsidR="00C87CA3" w:rsidRPr="00A3036C" w:rsidRDefault="00EE5E74" w:rsidP="00C87CA3">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Observância de Nefertari Mandela em visitas as Torres Governamentais</w:t>
      </w:r>
      <w:r w:rsidR="00C87CA3"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pautadas para buscas de apoios ao programa social “Consciência, Verdade Absoluta &amp; Prosperidade</w:t>
      </w:r>
      <w:r w:rsidR="00C87CA3"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implantado</w:t>
      </w:r>
      <w:r w:rsidR="00C87CA3" w:rsidRPr="00A3036C">
        <w:rPr>
          <w:rFonts w:ascii="Times New Roman" w:eastAsia="Aptos" w:hAnsi="Times New Roman" w:cs="Times New Roman"/>
          <w:sz w:val="24"/>
          <w:szCs w:val="24"/>
        </w:rPr>
        <w:t xml:space="preserve"> no continente africano, causa desconfiança e preocupação em </w:t>
      </w:r>
      <w:r w:rsidR="00C87CA3" w:rsidRPr="00A3036C">
        <w:rPr>
          <w:rFonts w:ascii="Times New Roman" w:eastAsia="Aptos" w:hAnsi="Times New Roman" w:cs="Times New Roman"/>
          <w:i/>
          <w:iCs/>
          <w:sz w:val="24"/>
          <w:szCs w:val="24"/>
        </w:rPr>
        <w:t>os donos do mundo</w:t>
      </w:r>
      <w:r w:rsidR="00C87CA3" w:rsidRPr="00A3036C">
        <w:rPr>
          <w:rFonts w:ascii="Times New Roman" w:eastAsia="Aptos" w:hAnsi="Times New Roman" w:cs="Times New Roman"/>
          <w:sz w:val="24"/>
          <w:szCs w:val="24"/>
        </w:rPr>
        <w:t xml:space="preserve">. Controle e monitoramento destes encontros de uma União Continental e gestores de todas as Torres Governamentais do </w:t>
      </w:r>
      <w:r w:rsidR="00C87CA3" w:rsidRPr="00A3036C">
        <w:rPr>
          <w:rFonts w:ascii="Times New Roman" w:eastAsia="Aptos" w:hAnsi="Times New Roman" w:cs="Times New Roman"/>
          <w:i/>
          <w:iCs/>
          <w:sz w:val="24"/>
          <w:szCs w:val="24"/>
        </w:rPr>
        <w:t>novo mundo</w:t>
      </w:r>
      <w:r w:rsidR="00C87CA3" w:rsidRPr="00A3036C">
        <w:rPr>
          <w:rFonts w:ascii="Times New Roman" w:eastAsia="Aptos" w:hAnsi="Times New Roman" w:cs="Times New Roman"/>
          <w:sz w:val="24"/>
          <w:szCs w:val="24"/>
        </w:rPr>
        <w:t xml:space="preserve"> estão sendo julgados como intenção da Chefe de Continente em lançar sua candidatura de Presidente Universal, contrariando o estabelecido pelos </w:t>
      </w:r>
      <w:r w:rsidR="00C87CA3" w:rsidRPr="00A3036C">
        <w:rPr>
          <w:rFonts w:ascii="Times New Roman" w:eastAsia="Aptos" w:hAnsi="Times New Roman" w:cs="Times New Roman"/>
          <w:i/>
          <w:iCs/>
          <w:sz w:val="24"/>
          <w:szCs w:val="24"/>
        </w:rPr>
        <w:t>malenirus</w:t>
      </w:r>
      <w:r w:rsidR="00C87CA3" w:rsidRPr="00A3036C">
        <w:rPr>
          <w:rFonts w:ascii="Times New Roman" w:eastAsia="Aptos" w:hAnsi="Times New Roman" w:cs="Times New Roman"/>
          <w:sz w:val="24"/>
          <w:szCs w:val="24"/>
        </w:rPr>
        <w:t xml:space="preserve">, </w:t>
      </w:r>
      <w:r w:rsidR="00C87CA3" w:rsidRPr="00A3036C">
        <w:rPr>
          <w:rFonts w:ascii="Times New Roman" w:eastAsia="Aptos" w:hAnsi="Times New Roman" w:cs="Times New Roman"/>
          <w:i/>
          <w:iCs/>
          <w:sz w:val="24"/>
          <w:szCs w:val="24"/>
        </w:rPr>
        <w:t xml:space="preserve">reinonaques </w:t>
      </w:r>
      <w:r w:rsidR="00C87CA3" w:rsidRPr="00A3036C">
        <w:rPr>
          <w:rFonts w:ascii="Times New Roman" w:eastAsia="Aptos" w:hAnsi="Times New Roman" w:cs="Times New Roman"/>
          <w:sz w:val="24"/>
          <w:szCs w:val="24"/>
        </w:rPr>
        <w:t xml:space="preserve">e </w:t>
      </w:r>
      <w:r w:rsidR="00C87CA3" w:rsidRPr="00A3036C">
        <w:rPr>
          <w:rFonts w:ascii="Times New Roman" w:eastAsia="Aptos" w:hAnsi="Times New Roman" w:cs="Times New Roman"/>
          <w:i/>
          <w:iCs/>
          <w:sz w:val="24"/>
          <w:szCs w:val="24"/>
        </w:rPr>
        <w:t>dominitilianos</w:t>
      </w:r>
      <w:r w:rsidR="00C87CA3" w:rsidRPr="00A3036C">
        <w:rPr>
          <w:rFonts w:ascii="Times New Roman" w:eastAsia="Aptos" w:hAnsi="Times New Roman" w:cs="Times New Roman"/>
          <w:sz w:val="24"/>
          <w:szCs w:val="24"/>
        </w:rPr>
        <w:t>.</w:t>
      </w:r>
    </w:p>
    <w:p w14:paraId="4A7E7504" w14:textId="5F5B1920" w:rsidR="00C87CA3" w:rsidRPr="00A3036C" w:rsidRDefault="00C87CA3" w:rsidP="00C87CA3">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Ilusiodiano </w:t>
      </w:r>
      <w:r w:rsidR="0016303B" w:rsidRPr="00A3036C">
        <w:rPr>
          <w:rFonts w:ascii="Times New Roman" w:eastAsia="Aptos" w:hAnsi="Times New Roman" w:cs="Times New Roman"/>
          <w:sz w:val="24"/>
          <w:szCs w:val="24"/>
        </w:rPr>
        <w:t xml:space="preserve">salienta </w:t>
      </w:r>
      <w:r w:rsidR="001F6A7B" w:rsidRPr="00A3036C">
        <w:rPr>
          <w:rFonts w:ascii="Times New Roman" w:eastAsia="Aptos" w:hAnsi="Times New Roman" w:cs="Times New Roman"/>
          <w:sz w:val="24"/>
          <w:szCs w:val="24"/>
        </w:rPr>
        <w:t>as dificuldades de prover recursos na</w:t>
      </w:r>
      <w:r w:rsidR="00AF3F29" w:rsidRPr="00A3036C">
        <w:rPr>
          <w:rFonts w:ascii="Times New Roman" w:eastAsia="Aptos" w:hAnsi="Times New Roman" w:cs="Times New Roman"/>
          <w:sz w:val="24"/>
          <w:szCs w:val="24"/>
        </w:rPr>
        <w:t>s</w:t>
      </w:r>
      <w:r w:rsidR="001F6A7B" w:rsidRPr="00A3036C">
        <w:rPr>
          <w:rFonts w:ascii="Times New Roman" w:eastAsia="Aptos" w:hAnsi="Times New Roman" w:cs="Times New Roman"/>
          <w:sz w:val="24"/>
          <w:szCs w:val="24"/>
        </w:rPr>
        <w:t xml:space="preserve"> Torres Governamentai</w:t>
      </w:r>
      <w:r w:rsidR="00AF3F29" w:rsidRPr="00A3036C">
        <w:rPr>
          <w:rFonts w:ascii="Times New Roman" w:eastAsia="Aptos" w:hAnsi="Times New Roman" w:cs="Times New Roman"/>
          <w:sz w:val="24"/>
          <w:szCs w:val="24"/>
        </w:rPr>
        <w:t xml:space="preserve">s africanas, devido a escassez de verbas extras para todas as despesas não previstas nos respectivos orçamentos destas gestões. Contestado por Reinódio que aventa estratégia política, </w:t>
      </w:r>
      <w:r w:rsidR="00373F71" w:rsidRPr="00A3036C">
        <w:rPr>
          <w:rFonts w:ascii="Times New Roman" w:eastAsia="Aptos" w:hAnsi="Times New Roman" w:cs="Times New Roman"/>
          <w:sz w:val="24"/>
          <w:szCs w:val="24"/>
        </w:rPr>
        <w:t>baseado no fato dela estar se autopromovendo e tornando suas propostas governamentais conhecidas, contando com a cobertura midiática espontânea dos países dos blocos continentais</w:t>
      </w:r>
      <w:r w:rsidR="0016303B" w:rsidRPr="00A3036C">
        <w:rPr>
          <w:rFonts w:ascii="Times New Roman" w:eastAsia="Aptos" w:hAnsi="Times New Roman" w:cs="Times New Roman"/>
          <w:sz w:val="24"/>
          <w:szCs w:val="24"/>
        </w:rPr>
        <w:t>,</w:t>
      </w:r>
      <w:r w:rsidR="00373F71" w:rsidRPr="00A3036C">
        <w:rPr>
          <w:rFonts w:ascii="Times New Roman" w:eastAsia="Aptos" w:hAnsi="Times New Roman" w:cs="Times New Roman"/>
          <w:sz w:val="24"/>
          <w:szCs w:val="24"/>
        </w:rPr>
        <w:t xml:space="preserve"> </w:t>
      </w:r>
      <w:r w:rsidR="0016303B" w:rsidRPr="00A3036C">
        <w:rPr>
          <w:rFonts w:ascii="Times New Roman" w:eastAsia="Aptos" w:hAnsi="Times New Roman" w:cs="Times New Roman"/>
          <w:sz w:val="24"/>
          <w:szCs w:val="24"/>
        </w:rPr>
        <w:t>sob</w:t>
      </w:r>
      <w:r w:rsidR="00373F71" w:rsidRPr="00A3036C">
        <w:rPr>
          <w:rFonts w:ascii="Times New Roman" w:eastAsia="Aptos" w:hAnsi="Times New Roman" w:cs="Times New Roman"/>
          <w:sz w:val="24"/>
          <w:szCs w:val="24"/>
        </w:rPr>
        <w:t xml:space="preserve"> seu </w:t>
      </w:r>
      <w:r w:rsidR="00373F71" w:rsidRPr="00A3036C">
        <w:rPr>
          <w:rFonts w:ascii="Times New Roman" w:eastAsia="Aptos" w:hAnsi="Times New Roman" w:cs="Times New Roman"/>
          <w:b/>
          <w:bCs/>
          <w:sz w:val="24"/>
          <w:szCs w:val="24"/>
        </w:rPr>
        <w:t xml:space="preserve">slogan </w:t>
      </w:r>
      <w:r w:rsidR="00373F71" w:rsidRPr="00A3036C">
        <w:rPr>
          <w:rFonts w:ascii="Times New Roman" w:eastAsia="Aptos" w:hAnsi="Times New Roman" w:cs="Times New Roman"/>
          <w:sz w:val="24"/>
          <w:szCs w:val="24"/>
        </w:rPr>
        <w:t>de campanha continental aplicável em, se for o caso, na sua suposta pretensão de ser candidata a Presidente do Universo.</w:t>
      </w:r>
    </w:p>
    <w:p w14:paraId="6AF433EE" w14:textId="3070BC60" w:rsidR="00373F71" w:rsidRPr="00A3036C" w:rsidRDefault="00373F71" w:rsidP="00C87CA3">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Reinovil </w:t>
      </w:r>
      <w:r w:rsidRPr="00A3036C">
        <w:rPr>
          <w:rFonts w:ascii="Times New Roman" w:eastAsia="Aptos" w:hAnsi="Times New Roman" w:cs="Times New Roman"/>
          <w:i/>
          <w:iCs/>
          <w:sz w:val="24"/>
          <w:szCs w:val="24"/>
        </w:rPr>
        <w:t>coloca lenha na fogueira</w:t>
      </w:r>
      <w:r w:rsidRPr="00A3036C">
        <w:rPr>
          <w:rFonts w:ascii="Times New Roman" w:eastAsia="Aptos" w:hAnsi="Times New Roman" w:cs="Times New Roman"/>
          <w:sz w:val="24"/>
          <w:szCs w:val="24"/>
        </w:rPr>
        <w:t xml:space="preserve">, </w:t>
      </w:r>
      <w:r w:rsidR="0016303B" w:rsidRPr="00A3036C">
        <w:rPr>
          <w:rFonts w:ascii="Times New Roman" w:eastAsia="Aptos" w:hAnsi="Times New Roman" w:cs="Times New Roman"/>
          <w:sz w:val="24"/>
          <w:szCs w:val="24"/>
        </w:rPr>
        <w:t xml:space="preserve">sublinhando a relação comercial do Grupo Harrison &amp; Taylor, enquanto </w:t>
      </w:r>
      <w:r w:rsidR="0016303B" w:rsidRPr="00A3036C">
        <w:rPr>
          <w:rFonts w:ascii="Times New Roman" w:eastAsia="Aptos" w:hAnsi="Times New Roman" w:cs="Times New Roman"/>
          <w:i/>
          <w:iCs/>
          <w:sz w:val="24"/>
          <w:szCs w:val="24"/>
        </w:rPr>
        <w:t>cozinha do mundo</w:t>
      </w:r>
      <w:r w:rsidR="0016303B" w:rsidRPr="00A3036C">
        <w:rPr>
          <w:rFonts w:ascii="Times New Roman" w:eastAsia="Aptos" w:hAnsi="Times New Roman" w:cs="Times New Roman"/>
          <w:sz w:val="24"/>
          <w:szCs w:val="24"/>
        </w:rPr>
        <w:t>, com a UAF — União Africana e o perigo de não elegerem legitimamente o candidato, Fernando Inácio Cardoso da Silva, escolhido pelo SPA —</w:t>
      </w:r>
      <w:r w:rsidRPr="00A3036C">
        <w:rPr>
          <w:rFonts w:ascii="Times New Roman" w:eastAsia="Aptos" w:hAnsi="Times New Roman" w:cs="Times New Roman"/>
          <w:i/>
          <w:iCs/>
          <w:sz w:val="24"/>
          <w:szCs w:val="24"/>
        </w:rPr>
        <w:t xml:space="preserve"> </w:t>
      </w:r>
      <w:r w:rsidR="0016303B" w:rsidRPr="00A3036C">
        <w:rPr>
          <w:rFonts w:ascii="Times New Roman" w:eastAsia="Aptos" w:hAnsi="Times New Roman" w:cs="Times New Roman"/>
          <w:i/>
          <w:iCs/>
          <w:sz w:val="24"/>
          <w:szCs w:val="24"/>
        </w:rPr>
        <w:t xml:space="preserve"> </w:t>
      </w:r>
      <w:r w:rsidR="0016303B" w:rsidRPr="00A3036C">
        <w:rPr>
          <w:rFonts w:ascii="Times New Roman" w:eastAsia="Aptos" w:hAnsi="Times New Roman" w:cs="Times New Roman"/>
          <w:sz w:val="24"/>
          <w:szCs w:val="24"/>
        </w:rPr>
        <w:t>Supremo Poder Anônimo.</w:t>
      </w:r>
    </w:p>
    <w:p w14:paraId="39F86527" w14:textId="5D9D45F7" w:rsidR="00A82CDB" w:rsidRPr="00A3036C" w:rsidRDefault="0016303B" w:rsidP="00A82CD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Algozlenirus exibe tranquilidade, certo de prevalecer a sua vontade ou melhor, do Deus do Sistema Terra nas gestões </w:t>
      </w:r>
      <w:r w:rsidR="00A82CDB" w:rsidRPr="00A3036C">
        <w:rPr>
          <w:rFonts w:ascii="Times New Roman" w:eastAsia="Aptos" w:hAnsi="Times New Roman" w:cs="Times New Roman"/>
          <w:sz w:val="24"/>
          <w:szCs w:val="24"/>
        </w:rPr>
        <w:t>do Presidente U</w:t>
      </w:r>
      <w:r w:rsidRPr="00A3036C">
        <w:rPr>
          <w:rFonts w:ascii="Times New Roman" w:eastAsia="Aptos" w:hAnsi="Times New Roman" w:cs="Times New Roman"/>
          <w:sz w:val="24"/>
          <w:szCs w:val="24"/>
        </w:rPr>
        <w:t xml:space="preserve">niversal, </w:t>
      </w:r>
      <w:r w:rsidR="00A82CDB" w:rsidRPr="00A3036C">
        <w:rPr>
          <w:rFonts w:ascii="Times New Roman" w:eastAsia="Aptos" w:hAnsi="Times New Roman" w:cs="Times New Roman"/>
          <w:sz w:val="24"/>
          <w:szCs w:val="24"/>
        </w:rPr>
        <w:t>C</w:t>
      </w:r>
      <w:r w:rsidRPr="00A3036C">
        <w:rPr>
          <w:rFonts w:ascii="Times New Roman" w:eastAsia="Aptos" w:hAnsi="Times New Roman" w:cs="Times New Roman"/>
          <w:sz w:val="24"/>
          <w:szCs w:val="24"/>
        </w:rPr>
        <w:t>ontroladoria</w:t>
      </w:r>
      <w:r w:rsidR="00A82CDB" w:rsidRPr="00A3036C">
        <w:rPr>
          <w:rFonts w:ascii="Times New Roman" w:eastAsia="Aptos" w:hAnsi="Times New Roman" w:cs="Times New Roman"/>
          <w:sz w:val="24"/>
          <w:szCs w:val="24"/>
        </w:rPr>
        <w:t xml:space="preserve"> Geral de Uniões</w:t>
      </w:r>
      <w:r w:rsidRPr="00A3036C">
        <w:rPr>
          <w:rFonts w:ascii="Times New Roman" w:eastAsia="Aptos" w:hAnsi="Times New Roman" w:cs="Times New Roman"/>
          <w:sz w:val="24"/>
          <w:szCs w:val="24"/>
        </w:rPr>
        <w:t xml:space="preserve">, </w:t>
      </w:r>
      <w:r w:rsidR="00A82CDB" w:rsidRPr="00A3036C">
        <w:rPr>
          <w:rFonts w:ascii="Times New Roman" w:eastAsia="Aptos" w:hAnsi="Times New Roman" w:cs="Times New Roman"/>
          <w:sz w:val="24"/>
          <w:szCs w:val="24"/>
        </w:rPr>
        <w:t>Uniões C</w:t>
      </w:r>
      <w:r w:rsidRPr="00A3036C">
        <w:rPr>
          <w:rFonts w:ascii="Times New Roman" w:eastAsia="Aptos" w:hAnsi="Times New Roman" w:cs="Times New Roman"/>
          <w:sz w:val="24"/>
          <w:szCs w:val="24"/>
        </w:rPr>
        <w:t>ontinentais</w:t>
      </w:r>
      <w:r w:rsidR="00A82CDB"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governamentais</w:t>
      </w:r>
      <w:r w:rsidR="00A82CDB" w:rsidRPr="00A3036C">
        <w:rPr>
          <w:rFonts w:ascii="Times New Roman" w:eastAsia="Aptos" w:hAnsi="Times New Roman" w:cs="Times New Roman"/>
          <w:sz w:val="24"/>
          <w:szCs w:val="24"/>
        </w:rPr>
        <w:t xml:space="preserve"> do </w:t>
      </w:r>
      <w:r w:rsidR="00A82CDB" w:rsidRPr="00A3036C">
        <w:rPr>
          <w:rFonts w:ascii="Times New Roman" w:eastAsia="Aptos" w:hAnsi="Times New Roman" w:cs="Times New Roman"/>
          <w:i/>
          <w:iCs/>
          <w:sz w:val="24"/>
          <w:szCs w:val="24"/>
        </w:rPr>
        <w:t>novo mundo</w:t>
      </w:r>
      <w:r w:rsidR="00A82CDB" w:rsidRPr="00A3036C">
        <w:rPr>
          <w:rFonts w:ascii="Times New Roman" w:eastAsia="Aptos" w:hAnsi="Times New Roman" w:cs="Times New Roman"/>
          <w:sz w:val="24"/>
          <w:szCs w:val="24"/>
        </w:rPr>
        <w:t xml:space="preserve"> tutelado desde o antigo por </w:t>
      </w:r>
      <w:r w:rsidR="00A82CDB" w:rsidRPr="00A3036C">
        <w:rPr>
          <w:rFonts w:ascii="Times New Roman" w:eastAsia="Aptos" w:hAnsi="Times New Roman" w:cs="Times New Roman"/>
          <w:i/>
          <w:iCs/>
          <w:sz w:val="24"/>
          <w:szCs w:val="24"/>
        </w:rPr>
        <w:t>malenirus</w:t>
      </w:r>
      <w:r w:rsidR="00A82CDB" w:rsidRPr="00A3036C">
        <w:rPr>
          <w:rFonts w:ascii="Times New Roman" w:eastAsia="Aptos" w:hAnsi="Times New Roman" w:cs="Times New Roman"/>
          <w:sz w:val="24"/>
          <w:szCs w:val="24"/>
        </w:rPr>
        <w:t xml:space="preserve">, </w:t>
      </w:r>
      <w:r w:rsidR="00A82CDB" w:rsidRPr="00A3036C">
        <w:rPr>
          <w:rFonts w:ascii="Times New Roman" w:eastAsia="Aptos" w:hAnsi="Times New Roman" w:cs="Times New Roman"/>
          <w:i/>
          <w:iCs/>
          <w:sz w:val="24"/>
          <w:szCs w:val="24"/>
        </w:rPr>
        <w:t xml:space="preserve">reinonaques </w:t>
      </w:r>
      <w:r w:rsidR="00A82CDB" w:rsidRPr="00A3036C">
        <w:rPr>
          <w:rFonts w:ascii="Times New Roman" w:eastAsia="Aptos" w:hAnsi="Times New Roman" w:cs="Times New Roman"/>
          <w:sz w:val="24"/>
          <w:szCs w:val="24"/>
        </w:rPr>
        <w:t xml:space="preserve">e </w:t>
      </w:r>
      <w:r w:rsidR="00A82CDB" w:rsidRPr="00A3036C">
        <w:rPr>
          <w:rFonts w:ascii="Times New Roman" w:eastAsia="Aptos" w:hAnsi="Times New Roman" w:cs="Times New Roman"/>
          <w:i/>
          <w:iCs/>
          <w:sz w:val="24"/>
          <w:szCs w:val="24"/>
        </w:rPr>
        <w:t>dominitilianos</w:t>
      </w:r>
      <w:r w:rsidR="00A82CDB" w:rsidRPr="00A3036C">
        <w:rPr>
          <w:rFonts w:ascii="Times New Roman" w:eastAsia="Aptos" w:hAnsi="Times New Roman" w:cs="Times New Roman"/>
          <w:sz w:val="24"/>
          <w:szCs w:val="24"/>
        </w:rPr>
        <w:t xml:space="preserve">. Afinal de contas, o SPA tem o poder de fraudar as urnas eletrônicas e interferir diretamente nos verdadeiros resultados, </w:t>
      </w:r>
      <w:r w:rsidR="00BD1439" w:rsidRPr="00A3036C">
        <w:rPr>
          <w:rFonts w:ascii="Times New Roman" w:eastAsia="Aptos" w:hAnsi="Times New Roman" w:cs="Times New Roman"/>
          <w:sz w:val="24"/>
          <w:szCs w:val="24"/>
        </w:rPr>
        <w:t>alter</w:t>
      </w:r>
      <w:r w:rsidR="00A82CDB" w:rsidRPr="00A3036C">
        <w:rPr>
          <w:rFonts w:ascii="Times New Roman" w:eastAsia="Aptos" w:hAnsi="Times New Roman" w:cs="Times New Roman"/>
          <w:sz w:val="24"/>
          <w:szCs w:val="24"/>
        </w:rPr>
        <w:t xml:space="preserve">ando </w:t>
      </w:r>
      <w:r w:rsidR="00BD1439" w:rsidRPr="00A3036C">
        <w:rPr>
          <w:rFonts w:ascii="Times New Roman" w:eastAsia="Aptos" w:hAnsi="Times New Roman" w:cs="Times New Roman"/>
          <w:sz w:val="24"/>
          <w:szCs w:val="24"/>
        </w:rPr>
        <w:t>performance</w:t>
      </w:r>
      <w:r w:rsidR="00A82CDB" w:rsidRPr="00A3036C">
        <w:rPr>
          <w:rFonts w:ascii="Times New Roman" w:eastAsia="Aptos" w:hAnsi="Times New Roman" w:cs="Times New Roman"/>
          <w:sz w:val="24"/>
          <w:szCs w:val="24"/>
        </w:rPr>
        <w:t xml:space="preserve">s </w:t>
      </w:r>
      <w:r w:rsidR="00BD1439" w:rsidRPr="00A3036C">
        <w:rPr>
          <w:rFonts w:ascii="Times New Roman" w:eastAsia="Aptos" w:hAnsi="Times New Roman" w:cs="Times New Roman"/>
          <w:sz w:val="24"/>
          <w:szCs w:val="24"/>
        </w:rPr>
        <w:t xml:space="preserve">de </w:t>
      </w:r>
      <w:r w:rsidR="00A82CDB" w:rsidRPr="00A3036C">
        <w:rPr>
          <w:rFonts w:ascii="Times New Roman" w:eastAsia="Aptos" w:hAnsi="Times New Roman" w:cs="Times New Roman"/>
          <w:sz w:val="24"/>
          <w:szCs w:val="24"/>
        </w:rPr>
        <w:t>vencidos</w:t>
      </w:r>
      <w:r w:rsidR="00BD1439" w:rsidRPr="00A3036C">
        <w:rPr>
          <w:rFonts w:ascii="Times New Roman" w:eastAsia="Aptos" w:hAnsi="Times New Roman" w:cs="Times New Roman"/>
          <w:sz w:val="24"/>
          <w:szCs w:val="24"/>
        </w:rPr>
        <w:t>, os anunciando como vencedores.</w:t>
      </w:r>
    </w:p>
    <w:p w14:paraId="7D48C860" w14:textId="77777777" w:rsidR="00BD1439" w:rsidRPr="00A3036C" w:rsidRDefault="00BD1439" w:rsidP="00A82CDB">
      <w:pPr>
        <w:spacing w:after="0"/>
        <w:jc w:val="both"/>
        <w:rPr>
          <w:rFonts w:ascii="Times New Roman" w:eastAsia="Aptos" w:hAnsi="Times New Roman" w:cs="Times New Roman"/>
          <w:sz w:val="24"/>
          <w:szCs w:val="24"/>
        </w:rPr>
      </w:pPr>
    </w:p>
    <w:p w14:paraId="57454738" w14:textId="144FA165" w:rsidR="00BD1439" w:rsidRPr="00A3036C" w:rsidRDefault="00BD1439" w:rsidP="00A82CD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Não podemos negar as reais perspectivas de Nefertari Mandela ser eleita, legitimamente, como Presidente do Universo ― Ilusiodiano admite o possível sucesso da candidata no pleito ― Considerando o excelente trabalho realizado por ela como Presidente da UAF — União Africana e a quantidade de eleitores neste continente, devemos ter uma estratégia bem definida ― Refere-se a </w:t>
      </w:r>
      <w:r w:rsidRPr="00A3036C">
        <w:rPr>
          <w:rFonts w:ascii="Times New Roman" w:eastAsia="Aptos" w:hAnsi="Times New Roman" w:cs="Times New Roman"/>
          <w:sz w:val="24"/>
          <w:szCs w:val="24"/>
        </w:rPr>
        <w:lastRenderedPageBreak/>
        <w:t>uma justificativa plausível, no caso de se utilizarem da fraude para elegerem seu candidato ― E, tudo que não queremos é um questionamento mundial sobre o pleito global</w:t>
      </w:r>
      <w:r w:rsidR="000A5D42" w:rsidRPr="00A3036C">
        <w:rPr>
          <w:rFonts w:ascii="Times New Roman" w:eastAsia="Aptos" w:hAnsi="Times New Roman" w:cs="Times New Roman"/>
          <w:sz w:val="24"/>
          <w:szCs w:val="24"/>
        </w:rPr>
        <w:t>. ▬ preocupado.</w:t>
      </w:r>
    </w:p>
    <w:p w14:paraId="711CECE0" w14:textId="77777777" w:rsidR="000A5D42" w:rsidRPr="00A3036C" w:rsidRDefault="000A5D42" w:rsidP="00A82CDB">
      <w:pPr>
        <w:spacing w:after="0"/>
        <w:jc w:val="both"/>
        <w:rPr>
          <w:rFonts w:ascii="Times New Roman" w:eastAsia="Aptos" w:hAnsi="Times New Roman" w:cs="Times New Roman"/>
          <w:sz w:val="24"/>
          <w:szCs w:val="24"/>
        </w:rPr>
      </w:pPr>
    </w:p>
    <w:p w14:paraId="234E2F76" w14:textId="6F99BABD" w:rsidR="000A5D42" w:rsidRPr="00A3036C" w:rsidRDefault="000A5D42" w:rsidP="00A82CD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Muito bem observado ― Reinovil compactua da opinião de Ilusiodiano ― Sem esquecer, o espaço propiciado para Resistência Dimensional divulgar a filosofia do Eu Sou. ▬ previne.</w:t>
      </w:r>
    </w:p>
    <w:p w14:paraId="7F0E67DB" w14:textId="77777777" w:rsidR="000A5D42" w:rsidRPr="00A3036C" w:rsidRDefault="000A5D42" w:rsidP="00A82CDB">
      <w:pPr>
        <w:spacing w:after="0"/>
        <w:jc w:val="both"/>
        <w:rPr>
          <w:rFonts w:ascii="Times New Roman" w:eastAsia="Aptos" w:hAnsi="Times New Roman" w:cs="Times New Roman"/>
          <w:sz w:val="24"/>
          <w:szCs w:val="24"/>
        </w:rPr>
      </w:pPr>
    </w:p>
    <w:p w14:paraId="4C1D422C" w14:textId="198080CE" w:rsidR="000A5D42" w:rsidRPr="00A3036C" w:rsidRDefault="000A5D42" w:rsidP="000A5D4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Questionados ou não, prevalecerá nossa vontade ― Reinódio, imperialista, resume ― Pilares sistêmicos: governo, religião, mídia e educação, do Sistema Terra adicionados de </w:t>
      </w:r>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ganância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medo</w:t>
      </w:r>
      <w:r w:rsidRPr="00A3036C">
        <w:rPr>
          <w:rFonts w:ascii="Times New Roman" w:eastAsia="Aptos" w:hAnsi="Times New Roman" w:cs="Times New Roman"/>
          <w:sz w:val="24"/>
          <w:szCs w:val="24"/>
        </w:rPr>
        <w:t>, se encarregarão de direcionar o voto popular para nossos candidatos. ▬ confiante.</w:t>
      </w:r>
    </w:p>
    <w:p w14:paraId="0220F9C4" w14:textId="152CACE8" w:rsidR="000A5D42" w:rsidRPr="00A3036C" w:rsidRDefault="000A5D42" w:rsidP="000A5D42">
      <w:pPr>
        <w:spacing w:after="0"/>
        <w:jc w:val="both"/>
        <w:rPr>
          <w:rFonts w:ascii="Times New Roman" w:eastAsia="Aptos" w:hAnsi="Times New Roman" w:cs="Times New Roman"/>
          <w:sz w:val="24"/>
          <w:szCs w:val="24"/>
        </w:rPr>
      </w:pPr>
    </w:p>
    <w:p w14:paraId="79D8DD2B" w14:textId="62B2E516" w:rsidR="0030214B" w:rsidRPr="00A3036C" w:rsidRDefault="000A5D42" w:rsidP="00431C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Continuemos a </w:t>
      </w:r>
      <w:r w:rsidRPr="00A3036C">
        <w:rPr>
          <w:rFonts w:ascii="Times New Roman" w:eastAsia="Aptos" w:hAnsi="Times New Roman" w:cs="Times New Roman"/>
          <w:i/>
          <w:iCs/>
          <w:sz w:val="24"/>
          <w:szCs w:val="24"/>
        </w:rPr>
        <w:t>esticar a corda</w:t>
      </w:r>
      <w:r w:rsidRPr="00A3036C">
        <w:rPr>
          <w:rFonts w:ascii="Times New Roman" w:eastAsia="Aptos" w:hAnsi="Times New Roman" w:cs="Times New Roman"/>
          <w:sz w:val="24"/>
          <w:szCs w:val="24"/>
        </w:rPr>
        <w:t>, mesmo sabedores a vontade d</w:t>
      </w:r>
      <w:r w:rsidR="0030214B" w:rsidRPr="00A3036C">
        <w:rPr>
          <w:rFonts w:ascii="Times New Roman" w:eastAsia="Aptos" w:hAnsi="Times New Roman" w:cs="Times New Roman"/>
          <w:sz w:val="24"/>
          <w:szCs w:val="24"/>
        </w:rPr>
        <w:t xml:space="preserve">o SEU — Soberana Energia Universal de arrebentá-la ― Algozlenirus irredutível ― No passado próximo e durante milênios somos </w:t>
      </w:r>
      <w:r w:rsidR="0030214B" w:rsidRPr="00A3036C">
        <w:rPr>
          <w:rFonts w:ascii="Times New Roman" w:eastAsia="Aptos" w:hAnsi="Times New Roman" w:cs="Times New Roman"/>
          <w:i/>
          <w:iCs/>
          <w:sz w:val="24"/>
          <w:szCs w:val="24"/>
        </w:rPr>
        <w:t xml:space="preserve">os donos do mundo </w:t>
      </w:r>
      <w:r w:rsidR="0030214B" w:rsidRPr="00A3036C">
        <w:rPr>
          <w:rFonts w:ascii="Times New Roman" w:eastAsia="Aptos" w:hAnsi="Times New Roman" w:cs="Times New Roman"/>
          <w:sz w:val="24"/>
          <w:szCs w:val="24"/>
        </w:rPr>
        <w:t xml:space="preserve">e doravante de um </w:t>
      </w:r>
      <w:r w:rsidR="0030214B" w:rsidRPr="00A3036C">
        <w:rPr>
          <w:rFonts w:ascii="Times New Roman" w:eastAsia="Aptos" w:hAnsi="Times New Roman" w:cs="Times New Roman"/>
          <w:i/>
          <w:iCs/>
          <w:sz w:val="24"/>
          <w:szCs w:val="24"/>
        </w:rPr>
        <w:t>novo mundo</w:t>
      </w:r>
      <w:r w:rsidR="0030214B" w:rsidRPr="00A3036C">
        <w:rPr>
          <w:rFonts w:ascii="Times New Roman" w:eastAsia="Aptos" w:hAnsi="Times New Roman" w:cs="Times New Roman"/>
          <w:sz w:val="24"/>
          <w:szCs w:val="24"/>
        </w:rPr>
        <w:t xml:space="preserve"> de dominância total de </w:t>
      </w:r>
      <w:r w:rsidR="0030214B" w:rsidRPr="00A3036C">
        <w:rPr>
          <w:rFonts w:ascii="Times New Roman" w:eastAsia="Aptos" w:hAnsi="Times New Roman" w:cs="Times New Roman"/>
          <w:i/>
          <w:iCs/>
          <w:sz w:val="24"/>
          <w:szCs w:val="24"/>
        </w:rPr>
        <w:t>malenirus</w:t>
      </w:r>
      <w:r w:rsidR="0030214B" w:rsidRPr="00A3036C">
        <w:rPr>
          <w:rFonts w:ascii="Times New Roman" w:eastAsia="Aptos" w:hAnsi="Times New Roman" w:cs="Times New Roman"/>
          <w:sz w:val="24"/>
          <w:szCs w:val="24"/>
        </w:rPr>
        <w:t xml:space="preserve">, </w:t>
      </w:r>
      <w:r w:rsidR="0030214B" w:rsidRPr="00A3036C">
        <w:rPr>
          <w:rFonts w:ascii="Times New Roman" w:eastAsia="Aptos" w:hAnsi="Times New Roman" w:cs="Times New Roman"/>
          <w:i/>
          <w:iCs/>
          <w:sz w:val="24"/>
          <w:szCs w:val="24"/>
        </w:rPr>
        <w:t xml:space="preserve">reinonaques </w:t>
      </w:r>
      <w:r w:rsidR="0030214B" w:rsidRPr="00A3036C">
        <w:rPr>
          <w:rFonts w:ascii="Times New Roman" w:eastAsia="Aptos" w:hAnsi="Times New Roman" w:cs="Times New Roman"/>
          <w:sz w:val="24"/>
          <w:szCs w:val="24"/>
        </w:rPr>
        <w:t xml:space="preserve">e </w:t>
      </w:r>
      <w:r w:rsidR="0030214B" w:rsidRPr="00A3036C">
        <w:rPr>
          <w:rFonts w:ascii="Times New Roman" w:eastAsia="Aptos" w:hAnsi="Times New Roman" w:cs="Times New Roman"/>
          <w:i/>
          <w:iCs/>
          <w:sz w:val="24"/>
          <w:szCs w:val="24"/>
        </w:rPr>
        <w:t>dominitilianos</w:t>
      </w:r>
      <w:r w:rsidR="0030214B" w:rsidRPr="00A3036C">
        <w:rPr>
          <w:rFonts w:ascii="Times New Roman" w:eastAsia="Aptos" w:hAnsi="Times New Roman" w:cs="Times New Roman"/>
          <w:sz w:val="24"/>
          <w:szCs w:val="24"/>
        </w:rPr>
        <w:t xml:space="preserve"> ― Exibe autoritarismo imperialista ― Necessário for, intensificamos o </w:t>
      </w:r>
      <w:r w:rsidR="0030214B" w:rsidRPr="00A3036C">
        <w:rPr>
          <w:rFonts w:ascii="Times New Roman" w:eastAsia="Aptos" w:hAnsi="Times New Roman" w:cs="Times New Roman"/>
          <w:i/>
          <w:iCs/>
          <w:sz w:val="24"/>
          <w:szCs w:val="24"/>
        </w:rPr>
        <w:t>pacote de maldades</w:t>
      </w:r>
      <w:r w:rsidR="0030214B" w:rsidRPr="00A3036C">
        <w:rPr>
          <w:rFonts w:ascii="Times New Roman" w:eastAsia="Aptos" w:hAnsi="Times New Roman" w:cs="Times New Roman"/>
          <w:sz w:val="24"/>
          <w:szCs w:val="24"/>
        </w:rPr>
        <w:t xml:space="preserve"> e criamos mais conflitos pontuais para garantirmos ondas eletromagnéticas inferiores, mantendo a população terrícola no que eles denominam </w:t>
      </w:r>
      <w:r w:rsidR="0030214B" w:rsidRPr="00A3036C">
        <w:rPr>
          <w:rFonts w:ascii="Times New Roman" w:eastAsia="Aptos" w:hAnsi="Times New Roman" w:cs="Times New Roman"/>
          <w:i/>
          <w:iCs/>
          <w:sz w:val="24"/>
          <w:szCs w:val="24"/>
        </w:rPr>
        <w:t>baixo astral</w:t>
      </w:r>
      <w:r w:rsidR="0030214B" w:rsidRPr="00A3036C">
        <w:rPr>
          <w:rFonts w:ascii="Times New Roman" w:eastAsia="Aptos" w:hAnsi="Times New Roman" w:cs="Times New Roman"/>
          <w:sz w:val="24"/>
          <w:szCs w:val="24"/>
        </w:rPr>
        <w:t xml:space="preserve"> ―</w:t>
      </w:r>
      <w:r w:rsidR="00A90822" w:rsidRPr="00A3036C">
        <w:rPr>
          <w:rFonts w:ascii="Times New Roman" w:eastAsia="Aptos" w:hAnsi="Times New Roman" w:cs="Times New Roman"/>
          <w:sz w:val="24"/>
          <w:szCs w:val="24"/>
        </w:rPr>
        <w:t xml:space="preserve"> </w:t>
      </w:r>
      <w:r w:rsidR="003017E7" w:rsidRPr="00A3036C">
        <w:rPr>
          <w:rFonts w:ascii="Times New Roman" w:eastAsia="Aptos" w:hAnsi="Times New Roman" w:cs="Times New Roman"/>
          <w:sz w:val="24"/>
          <w:szCs w:val="24"/>
        </w:rPr>
        <w:t>Ironiza a falta de conhecimento humano</w:t>
      </w:r>
      <w:r w:rsidR="007C4926" w:rsidRPr="00A3036C">
        <w:rPr>
          <w:rFonts w:ascii="Times New Roman" w:eastAsia="Aptos" w:hAnsi="Times New Roman" w:cs="Times New Roman"/>
          <w:sz w:val="24"/>
          <w:szCs w:val="24"/>
        </w:rPr>
        <w:t xml:space="preserve"> </w:t>
      </w:r>
      <w:r w:rsidR="0030214B" w:rsidRPr="00A3036C">
        <w:rPr>
          <w:rFonts w:ascii="Times New Roman" w:eastAsia="Aptos" w:hAnsi="Times New Roman" w:cs="Times New Roman"/>
          <w:sz w:val="24"/>
          <w:szCs w:val="24"/>
        </w:rPr>
        <w:t>―</w:t>
      </w:r>
      <w:r w:rsidR="007C4926" w:rsidRPr="00A3036C">
        <w:rPr>
          <w:rFonts w:ascii="Times New Roman" w:eastAsia="Aptos" w:hAnsi="Times New Roman" w:cs="Times New Roman"/>
          <w:sz w:val="24"/>
          <w:szCs w:val="24"/>
        </w:rPr>
        <w:t xml:space="preserve"> Terráqueos não podem imaginar o poder repousado no seu interior</w:t>
      </w:r>
      <w:r w:rsidR="003600E9" w:rsidRPr="00A3036C">
        <w:rPr>
          <w:rFonts w:ascii="Times New Roman" w:eastAsia="Aptos" w:hAnsi="Times New Roman" w:cs="Times New Roman"/>
          <w:sz w:val="24"/>
          <w:szCs w:val="24"/>
        </w:rPr>
        <w:t>, adormecido,</w:t>
      </w:r>
      <w:r w:rsidR="007C4926" w:rsidRPr="00A3036C">
        <w:rPr>
          <w:rFonts w:ascii="Times New Roman" w:eastAsia="Aptos" w:hAnsi="Times New Roman" w:cs="Times New Roman"/>
          <w:sz w:val="24"/>
          <w:szCs w:val="24"/>
        </w:rPr>
        <w:t xml:space="preserve"> de ter e ser Deus ― </w:t>
      </w:r>
      <w:r w:rsidR="007370D6" w:rsidRPr="00A3036C">
        <w:rPr>
          <w:rFonts w:ascii="Times New Roman" w:eastAsia="Aptos" w:hAnsi="Times New Roman" w:cs="Times New Roman"/>
          <w:sz w:val="24"/>
          <w:szCs w:val="24"/>
        </w:rPr>
        <w:t>Admite a</w:t>
      </w:r>
      <w:r w:rsidR="003600E9" w:rsidRPr="00A3036C">
        <w:rPr>
          <w:rFonts w:ascii="Times New Roman" w:eastAsia="Aptos" w:hAnsi="Times New Roman" w:cs="Times New Roman"/>
          <w:sz w:val="24"/>
          <w:szCs w:val="24"/>
        </w:rPr>
        <w:t xml:space="preserve"> força do ser humano </w:t>
      </w:r>
      <w:r w:rsidR="007C4926" w:rsidRPr="00A3036C">
        <w:rPr>
          <w:rFonts w:ascii="Times New Roman" w:eastAsia="Aptos" w:hAnsi="Times New Roman" w:cs="Times New Roman"/>
          <w:sz w:val="24"/>
          <w:szCs w:val="24"/>
        </w:rPr>
        <w:t>―</w:t>
      </w:r>
      <w:r w:rsidR="003600E9" w:rsidRPr="00A3036C">
        <w:rPr>
          <w:rFonts w:ascii="Times New Roman" w:eastAsia="Aptos" w:hAnsi="Times New Roman" w:cs="Times New Roman"/>
          <w:sz w:val="24"/>
          <w:szCs w:val="24"/>
        </w:rPr>
        <w:t xml:space="preserve"> E</w:t>
      </w:r>
      <w:r w:rsidR="007E386C" w:rsidRPr="00A3036C">
        <w:rPr>
          <w:rFonts w:ascii="Times New Roman" w:eastAsia="Aptos" w:hAnsi="Times New Roman" w:cs="Times New Roman"/>
          <w:sz w:val="24"/>
          <w:szCs w:val="24"/>
        </w:rPr>
        <w:t>, dependendo do Sistema Terra,</w:t>
      </w:r>
      <w:r w:rsidR="00B10343" w:rsidRPr="00A3036C">
        <w:rPr>
          <w:rFonts w:ascii="Times New Roman" w:eastAsia="Aptos" w:hAnsi="Times New Roman" w:cs="Times New Roman"/>
          <w:sz w:val="24"/>
          <w:szCs w:val="24"/>
        </w:rPr>
        <w:t xml:space="preserve"> continuarei a ser o Deus, a quem dirigem suas orações para dias melhores em suas vidas</w:t>
      </w:r>
      <w:r w:rsidR="00856503" w:rsidRPr="00A3036C">
        <w:rPr>
          <w:rFonts w:ascii="Times New Roman" w:eastAsia="Aptos" w:hAnsi="Times New Roman" w:cs="Times New Roman"/>
          <w:sz w:val="24"/>
          <w:szCs w:val="24"/>
        </w:rPr>
        <w:t xml:space="preserve"> mergulhadas na mentira e ilusão produzidas </w:t>
      </w:r>
      <w:r w:rsidR="003F2EC9" w:rsidRPr="00A3036C">
        <w:rPr>
          <w:rFonts w:ascii="Times New Roman" w:eastAsia="Aptos" w:hAnsi="Times New Roman" w:cs="Times New Roman"/>
          <w:sz w:val="24"/>
          <w:szCs w:val="24"/>
        </w:rPr>
        <w:t xml:space="preserve">pelos pilares sistêmicos: governo, religião, mídia e educação ― </w:t>
      </w:r>
      <w:r w:rsidR="00810CB1" w:rsidRPr="00A3036C">
        <w:rPr>
          <w:rFonts w:ascii="Times New Roman" w:eastAsia="Aptos" w:hAnsi="Times New Roman" w:cs="Times New Roman"/>
          <w:sz w:val="24"/>
          <w:szCs w:val="24"/>
        </w:rPr>
        <w:t xml:space="preserve">Exibe sua liderança </w:t>
      </w:r>
      <w:r w:rsidR="003F2EC9" w:rsidRPr="00A3036C">
        <w:rPr>
          <w:rFonts w:ascii="Times New Roman" w:eastAsia="Aptos" w:hAnsi="Times New Roman" w:cs="Times New Roman"/>
          <w:sz w:val="24"/>
          <w:szCs w:val="24"/>
        </w:rPr>
        <w:t>―</w:t>
      </w:r>
      <w:r w:rsidR="00F777C8" w:rsidRPr="00A3036C">
        <w:rPr>
          <w:rFonts w:ascii="Times New Roman" w:eastAsia="Aptos" w:hAnsi="Times New Roman" w:cs="Times New Roman"/>
          <w:sz w:val="24"/>
          <w:szCs w:val="24"/>
        </w:rPr>
        <w:t xml:space="preserve"> </w:t>
      </w:r>
      <w:r w:rsidR="00F777C8" w:rsidRPr="00A3036C">
        <w:rPr>
          <w:rFonts w:ascii="Times New Roman" w:eastAsia="Aptos" w:hAnsi="Times New Roman" w:cs="Times New Roman"/>
          <w:sz w:val="24"/>
          <w:szCs w:val="24"/>
        </w:rPr>
        <w:lastRenderedPageBreak/>
        <w:t xml:space="preserve">Fomentados com </w:t>
      </w:r>
      <w:r w:rsidR="00F777C8" w:rsidRPr="00A3036C">
        <w:rPr>
          <w:rFonts w:ascii="Times New Roman" w:eastAsia="Aptos" w:hAnsi="Times New Roman" w:cs="Times New Roman"/>
          <w:i/>
          <w:iCs/>
          <w:sz w:val="24"/>
          <w:szCs w:val="24"/>
        </w:rPr>
        <w:t>a tríade da maldade humana</w:t>
      </w:r>
      <w:r w:rsidR="00F777C8" w:rsidRPr="00A3036C">
        <w:rPr>
          <w:rFonts w:ascii="Times New Roman" w:eastAsia="Aptos" w:hAnsi="Times New Roman" w:cs="Times New Roman"/>
          <w:sz w:val="24"/>
          <w:szCs w:val="24"/>
        </w:rPr>
        <w:t xml:space="preserve">: </w:t>
      </w:r>
      <w:r w:rsidR="00F777C8" w:rsidRPr="00A3036C">
        <w:rPr>
          <w:rFonts w:ascii="Times New Roman" w:eastAsia="Aptos" w:hAnsi="Times New Roman" w:cs="Times New Roman"/>
          <w:i/>
          <w:iCs/>
          <w:sz w:val="24"/>
          <w:szCs w:val="24"/>
        </w:rPr>
        <w:t>ego</w:t>
      </w:r>
      <w:r w:rsidR="00F777C8" w:rsidRPr="00A3036C">
        <w:rPr>
          <w:rFonts w:ascii="Times New Roman" w:eastAsia="Aptos" w:hAnsi="Times New Roman" w:cs="Times New Roman"/>
          <w:sz w:val="24"/>
          <w:szCs w:val="24"/>
        </w:rPr>
        <w:t xml:space="preserve">, </w:t>
      </w:r>
      <w:r w:rsidR="00F777C8" w:rsidRPr="00A3036C">
        <w:rPr>
          <w:rFonts w:ascii="Times New Roman" w:eastAsia="Aptos" w:hAnsi="Times New Roman" w:cs="Times New Roman"/>
          <w:i/>
          <w:iCs/>
          <w:sz w:val="24"/>
          <w:szCs w:val="24"/>
        </w:rPr>
        <w:t xml:space="preserve">ganância </w:t>
      </w:r>
      <w:r w:rsidR="00F777C8" w:rsidRPr="00A3036C">
        <w:rPr>
          <w:rFonts w:ascii="Times New Roman" w:eastAsia="Aptos" w:hAnsi="Times New Roman" w:cs="Times New Roman"/>
          <w:sz w:val="24"/>
          <w:szCs w:val="24"/>
        </w:rPr>
        <w:t xml:space="preserve">e </w:t>
      </w:r>
      <w:r w:rsidR="00F777C8" w:rsidRPr="00A3036C">
        <w:rPr>
          <w:rFonts w:ascii="Times New Roman" w:eastAsia="Aptos" w:hAnsi="Times New Roman" w:cs="Times New Roman"/>
          <w:i/>
          <w:iCs/>
          <w:sz w:val="24"/>
          <w:szCs w:val="24"/>
        </w:rPr>
        <w:t>medo</w:t>
      </w:r>
      <w:r w:rsidR="00F777C8" w:rsidRPr="00A3036C">
        <w:rPr>
          <w:rFonts w:ascii="Times New Roman" w:eastAsia="Aptos" w:hAnsi="Times New Roman" w:cs="Times New Roman"/>
          <w:sz w:val="24"/>
          <w:szCs w:val="24"/>
        </w:rPr>
        <w:t xml:space="preserve"> </w:t>
      </w:r>
      <w:r w:rsidR="00E652E0" w:rsidRPr="00A3036C">
        <w:rPr>
          <w:rFonts w:ascii="Times New Roman" w:eastAsia="Aptos" w:hAnsi="Times New Roman" w:cs="Times New Roman"/>
          <w:sz w:val="24"/>
          <w:szCs w:val="24"/>
        </w:rPr>
        <w:t xml:space="preserve">― Gargalha sua dominação e de seus pares ― </w:t>
      </w:r>
      <w:r w:rsidR="00666410" w:rsidRPr="00A3036C">
        <w:rPr>
          <w:rFonts w:ascii="Times New Roman" w:eastAsia="Aptos" w:hAnsi="Times New Roman" w:cs="Times New Roman"/>
          <w:sz w:val="24"/>
          <w:szCs w:val="24"/>
        </w:rPr>
        <w:t>Nós somos o planeta Terra</w:t>
      </w:r>
      <w:r w:rsidR="001B6079" w:rsidRPr="00A3036C">
        <w:rPr>
          <w:rFonts w:ascii="Times New Roman" w:eastAsia="Aptos" w:hAnsi="Times New Roman" w:cs="Times New Roman"/>
          <w:sz w:val="24"/>
          <w:szCs w:val="24"/>
        </w:rPr>
        <w:t xml:space="preserve"> e a produção de energias</w:t>
      </w:r>
      <w:r w:rsidR="00D23801" w:rsidRPr="00A3036C">
        <w:rPr>
          <w:rFonts w:ascii="Times New Roman" w:eastAsia="Aptos" w:hAnsi="Times New Roman" w:cs="Times New Roman"/>
          <w:sz w:val="24"/>
          <w:szCs w:val="24"/>
        </w:rPr>
        <w:t xml:space="preserve"> maléficas, </w:t>
      </w:r>
      <w:r w:rsidR="001B6079" w:rsidRPr="00A3036C">
        <w:rPr>
          <w:rFonts w:ascii="Times New Roman" w:eastAsia="Aptos" w:hAnsi="Times New Roman" w:cs="Times New Roman"/>
          <w:sz w:val="24"/>
          <w:szCs w:val="24"/>
        </w:rPr>
        <w:t>nos manter</w:t>
      </w:r>
      <w:r w:rsidR="00D23801" w:rsidRPr="00A3036C">
        <w:rPr>
          <w:rFonts w:ascii="Times New Roman" w:eastAsia="Aptos" w:hAnsi="Times New Roman" w:cs="Times New Roman"/>
          <w:sz w:val="24"/>
          <w:szCs w:val="24"/>
        </w:rPr>
        <w:t xml:space="preserve">ão </w:t>
      </w:r>
      <w:r w:rsidR="00EB33D6" w:rsidRPr="00A3036C">
        <w:rPr>
          <w:rFonts w:ascii="Times New Roman" w:eastAsia="Aptos" w:hAnsi="Times New Roman" w:cs="Times New Roman"/>
          <w:sz w:val="24"/>
          <w:szCs w:val="24"/>
        </w:rPr>
        <w:t xml:space="preserve">na posição de </w:t>
      </w:r>
      <w:r w:rsidR="00EB33D6" w:rsidRPr="00A3036C">
        <w:rPr>
          <w:rFonts w:ascii="Times New Roman" w:eastAsia="Aptos" w:hAnsi="Times New Roman" w:cs="Times New Roman"/>
          <w:i/>
          <w:iCs/>
          <w:sz w:val="24"/>
          <w:szCs w:val="24"/>
        </w:rPr>
        <w:t>os donos do mundo</w:t>
      </w:r>
      <w:r w:rsidR="00EB33D6" w:rsidRPr="00A3036C">
        <w:rPr>
          <w:rFonts w:ascii="Times New Roman" w:eastAsia="Aptos" w:hAnsi="Times New Roman" w:cs="Times New Roman"/>
          <w:sz w:val="24"/>
          <w:szCs w:val="24"/>
        </w:rPr>
        <w:t xml:space="preserve"> ― </w:t>
      </w:r>
      <w:r w:rsidR="00E3380F" w:rsidRPr="00A3036C">
        <w:rPr>
          <w:rFonts w:ascii="Times New Roman" w:eastAsia="Aptos" w:hAnsi="Times New Roman" w:cs="Times New Roman"/>
          <w:sz w:val="24"/>
          <w:szCs w:val="24"/>
        </w:rPr>
        <w:t xml:space="preserve">Explana a maldade </w:t>
      </w:r>
      <w:r w:rsidR="0099298B" w:rsidRPr="00A3036C">
        <w:rPr>
          <w:rFonts w:ascii="Times New Roman" w:eastAsia="Aptos" w:hAnsi="Times New Roman" w:cs="Times New Roman"/>
          <w:sz w:val="24"/>
          <w:szCs w:val="24"/>
        </w:rPr>
        <w:t xml:space="preserve">escravocrata </w:t>
      </w:r>
      <w:r w:rsidR="00EB33D6" w:rsidRPr="00A3036C">
        <w:rPr>
          <w:rFonts w:ascii="Times New Roman" w:eastAsia="Aptos" w:hAnsi="Times New Roman" w:cs="Times New Roman"/>
          <w:sz w:val="24"/>
          <w:szCs w:val="24"/>
        </w:rPr>
        <w:t>―</w:t>
      </w:r>
      <w:r w:rsidR="0099298B" w:rsidRPr="00A3036C">
        <w:rPr>
          <w:rFonts w:ascii="Times New Roman" w:eastAsia="Aptos" w:hAnsi="Times New Roman" w:cs="Times New Roman"/>
          <w:sz w:val="24"/>
          <w:szCs w:val="24"/>
        </w:rPr>
        <w:t xml:space="preserve"> Nós somos os </w:t>
      </w:r>
      <w:r w:rsidR="00637956" w:rsidRPr="00A3036C">
        <w:rPr>
          <w:rFonts w:ascii="Times New Roman" w:eastAsia="Aptos" w:hAnsi="Times New Roman" w:cs="Times New Roman"/>
          <w:sz w:val="24"/>
          <w:szCs w:val="24"/>
        </w:rPr>
        <w:t xml:space="preserve">“Senhores” e </w:t>
      </w:r>
      <w:r w:rsidR="00DF62BE" w:rsidRPr="00A3036C">
        <w:rPr>
          <w:rFonts w:ascii="Times New Roman" w:eastAsia="Aptos" w:hAnsi="Times New Roman" w:cs="Times New Roman"/>
          <w:sz w:val="24"/>
          <w:szCs w:val="24"/>
        </w:rPr>
        <w:t xml:space="preserve">todo o nosso entorno do subterrâneo terrestre até o </w:t>
      </w:r>
      <w:r w:rsidR="001A4351" w:rsidRPr="00A3036C">
        <w:rPr>
          <w:rFonts w:ascii="Times New Roman" w:eastAsia="Aptos" w:hAnsi="Times New Roman" w:cs="Times New Roman"/>
          <w:i/>
          <w:iCs/>
          <w:sz w:val="24"/>
          <w:szCs w:val="24"/>
        </w:rPr>
        <w:t>terceiro</w:t>
      </w:r>
      <w:r w:rsidR="001A4351" w:rsidRPr="00A3036C">
        <w:rPr>
          <w:rFonts w:ascii="Times New Roman" w:eastAsia="Aptos" w:hAnsi="Times New Roman" w:cs="Times New Roman"/>
          <w:sz w:val="24"/>
          <w:szCs w:val="24"/>
        </w:rPr>
        <w:t xml:space="preserve">, influenciando  </w:t>
      </w:r>
      <w:r w:rsidR="00E26062" w:rsidRPr="00A3036C">
        <w:rPr>
          <w:rFonts w:ascii="Times New Roman" w:eastAsia="Aptos" w:hAnsi="Times New Roman" w:cs="Times New Roman"/>
          <w:sz w:val="24"/>
          <w:szCs w:val="24"/>
        </w:rPr>
        <w:t xml:space="preserve">o livre arbítrio humano na </w:t>
      </w:r>
      <w:r w:rsidR="00E26062" w:rsidRPr="00A3036C">
        <w:rPr>
          <w:rFonts w:ascii="Times New Roman" w:eastAsia="Aptos" w:hAnsi="Times New Roman" w:cs="Times New Roman"/>
          <w:i/>
          <w:iCs/>
          <w:sz w:val="24"/>
          <w:szCs w:val="24"/>
        </w:rPr>
        <w:t xml:space="preserve">roda de </w:t>
      </w:r>
      <w:r w:rsidR="00246458" w:rsidRPr="00A3036C">
        <w:rPr>
          <w:rFonts w:ascii="Times New Roman" w:eastAsia="Aptos" w:hAnsi="Times New Roman" w:cs="Times New Roman"/>
          <w:i/>
          <w:iCs/>
          <w:sz w:val="24"/>
          <w:szCs w:val="24"/>
        </w:rPr>
        <w:t>sansara</w:t>
      </w:r>
      <w:r w:rsidR="00246458" w:rsidRPr="00A3036C">
        <w:rPr>
          <w:rFonts w:ascii="Times New Roman" w:eastAsia="Aptos" w:hAnsi="Times New Roman" w:cs="Times New Roman"/>
          <w:sz w:val="24"/>
          <w:szCs w:val="24"/>
        </w:rPr>
        <w:t xml:space="preserve"> ― </w:t>
      </w:r>
      <w:r w:rsidR="007D5AA1" w:rsidRPr="00A3036C">
        <w:rPr>
          <w:rFonts w:ascii="Times New Roman" w:eastAsia="Aptos" w:hAnsi="Times New Roman" w:cs="Times New Roman"/>
          <w:sz w:val="24"/>
          <w:szCs w:val="24"/>
        </w:rPr>
        <w:t xml:space="preserve">Enfatiza </w:t>
      </w:r>
      <w:r w:rsidR="00BE7A39" w:rsidRPr="00A3036C">
        <w:rPr>
          <w:rFonts w:ascii="Times New Roman" w:eastAsia="Aptos" w:hAnsi="Times New Roman" w:cs="Times New Roman"/>
          <w:sz w:val="24"/>
          <w:szCs w:val="24"/>
        </w:rPr>
        <w:t xml:space="preserve">a reencarnação como ferramenta do Sistema Terra </w:t>
      </w:r>
      <w:r w:rsidR="00246458" w:rsidRPr="00A3036C">
        <w:rPr>
          <w:rFonts w:ascii="Times New Roman" w:eastAsia="Aptos" w:hAnsi="Times New Roman" w:cs="Times New Roman"/>
          <w:sz w:val="24"/>
          <w:szCs w:val="24"/>
        </w:rPr>
        <w:t>―</w:t>
      </w:r>
      <w:r w:rsidR="00BE7A39" w:rsidRPr="00A3036C">
        <w:rPr>
          <w:rFonts w:ascii="Times New Roman" w:eastAsia="Aptos" w:hAnsi="Times New Roman" w:cs="Times New Roman"/>
          <w:sz w:val="24"/>
          <w:szCs w:val="24"/>
        </w:rPr>
        <w:t xml:space="preserve"> </w:t>
      </w:r>
      <w:r w:rsidR="001264C0" w:rsidRPr="00A3036C">
        <w:rPr>
          <w:rFonts w:ascii="Times New Roman" w:eastAsia="Aptos" w:hAnsi="Times New Roman" w:cs="Times New Roman"/>
          <w:sz w:val="24"/>
          <w:szCs w:val="24"/>
        </w:rPr>
        <w:t>V</w:t>
      </w:r>
      <w:r w:rsidR="00F251C3" w:rsidRPr="00A3036C">
        <w:rPr>
          <w:rFonts w:ascii="Times New Roman" w:eastAsia="Aptos" w:hAnsi="Times New Roman" w:cs="Times New Roman"/>
          <w:sz w:val="24"/>
          <w:szCs w:val="24"/>
        </w:rPr>
        <w:t>oltemos a Nefertari Mandel</w:t>
      </w:r>
      <w:r w:rsidR="001264C0" w:rsidRPr="00A3036C">
        <w:rPr>
          <w:rFonts w:ascii="Times New Roman" w:eastAsia="Aptos" w:hAnsi="Times New Roman" w:cs="Times New Roman"/>
          <w:sz w:val="24"/>
          <w:szCs w:val="24"/>
        </w:rPr>
        <w:t>a</w:t>
      </w:r>
      <w:r w:rsidR="0062067F" w:rsidRPr="00A3036C">
        <w:rPr>
          <w:rFonts w:ascii="Times New Roman" w:eastAsia="Aptos" w:hAnsi="Times New Roman" w:cs="Times New Roman"/>
          <w:sz w:val="24"/>
          <w:szCs w:val="24"/>
        </w:rPr>
        <w:t xml:space="preserve">, motivo maior de nossa reunião ― </w:t>
      </w:r>
      <w:r w:rsidR="005B121E" w:rsidRPr="00A3036C">
        <w:rPr>
          <w:rFonts w:ascii="Times New Roman" w:eastAsia="Aptos" w:hAnsi="Times New Roman" w:cs="Times New Roman"/>
          <w:sz w:val="24"/>
          <w:szCs w:val="24"/>
        </w:rPr>
        <w:t xml:space="preserve">Recoloca a segurança do Sistema Terra em pauta </w:t>
      </w:r>
      <w:r w:rsidR="0062067F" w:rsidRPr="00A3036C">
        <w:rPr>
          <w:rFonts w:ascii="Times New Roman" w:eastAsia="Aptos" w:hAnsi="Times New Roman" w:cs="Times New Roman"/>
          <w:sz w:val="24"/>
          <w:szCs w:val="24"/>
        </w:rPr>
        <w:t>―</w:t>
      </w:r>
      <w:r w:rsidR="005B121E" w:rsidRPr="00A3036C">
        <w:rPr>
          <w:rFonts w:ascii="Times New Roman" w:eastAsia="Aptos" w:hAnsi="Times New Roman" w:cs="Times New Roman"/>
          <w:sz w:val="24"/>
          <w:szCs w:val="24"/>
        </w:rPr>
        <w:t xml:space="preserve"> Ela </w:t>
      </w:r>
      <w:r w:rsidR="00A300AC" w:rsidRPr="00A3036C">
        <w:rPr>
          <w:rFonts w:ascii="Times New Roman" w:eastAsia="Aptos" w:hAnsi="Times New Roman" w:cs="Times New Roman"/>
          <w:sz w:val="24"/>
          <w:szCs w:val="24"/>
        </w:rPr>
        <w:t xml:space="preserve">continua gerindo </w:t>
      </w:r>
      <w:r w:rsidR="005D0011" w:rsidRPr="00A3036C">
        <w:rPr>
          <w:rFonts w:ascii="Times New Roman" w:eastAsia="Aptos" w:hAnsi="Times New Roman" w:cs="Times New Roman"/>
          <w:sz w:val="24"/>
          <w:szCs w:val="24"/>
        </w:rPr>
        <w:t xml:space="preserve">o continente africano com excelência, apesar de todas </w:t>
      </w:r>
      <w:r w:rsidR="00D4516D" w:rsidRPr="00A3036C">
        <w:rPr>
          <w:rFonts w:ascii="Times New Roman" w:eastAsia="Aptos" w:hAnsi="Times New Roman" w:cs="Times New Roman"/>
          <w:sz w:val="24"/>
          <w:szCs w:val="24"/>
        </w:rPr>
        <w:t xml:space="preserve">ações do </w:t>
      </w:r>
      <w:r w:rsidR="00D4516D" w:rsidRPr="00A3036C">
        <w:rPr>
          <w:rFonts w:ascii="Times New Roman" w:eastAsia="Aptos" w:hAnsi="Times New Roman" w:cs="Times New Roman"/>
          <w:i/>
          <w:iCs/>
          <w:sz w:val="24"/>
          <w:szCs w:val="24"/>
        </w:rPr>
        <w:t xml:space="preserve">pacote de maldades </w:t>
      </w:r>
      <w:r w:rsidR="005523EB" w:rsidRPr="00A3036C">
        <w:rPr>
          <w:rFonts w:ascii="Times New Roman" w:eastAsia="Aptos" w:hAnsi="Times New Roman" w:cs="Times New Roman"/>
          <w:sz w:val="24"/>
          <w:szCs w:val="24"/>
        </w:rPr>
        <w:t xml:space="preserve">para termos nesta região o fomento de ondas eletromagnéticas </w:t>
      </w:r>
      <w:r w:rsidR="005523EB" w:rsidRPr="00A3036C">
        <w:rPr>
          <w:rFonts w:ascii="Times New Roman" w:eastAsia="Aptos" w:hAnsi="Times New Roman" w:cs="Times New Roman"/>
          <w:i/>
          <w:iCs/>
          <w:sz w:val="24"/>
          <w:szCs w:val="24"/>
        </w:rPr>
        <w:t>rasteiras</w:t>
      </w:r>
      <w:r w:rsidR="005F71FD" w:rsidRPr="00A3036C">
        <w:rPr>
          <w:rFonts w:ascii="Times New Roman" w:eastAsia="Aptos" w:hAnsi="Times New Roman" w:cs="Times New Roman"/>
          <w:sz w:val="24"/>
          <w:szCs w:val="24"/>
        </w:rPr>
        <w:t xml:space="preserve"> dissipadas por todo o orbe, quando divulgadas pela mídia </w:t>
      </w:r>
      <w:r w:rsidR="00662723" w:rsidRPr="00A3036C">
        <w:rPr>
          <w:rFonts w:ascii="Times New Roman" w:eastAsia="Aptos" w:hAnsi="Times New Roman" w:cs="Times New Roman"/>
          <w:sz w:val="24"/>
          <w:szCs w:val="24"/>
        </w:rPr>
        <w:t>― Vibra controle midiático do planeta ―</w:t>
      </w:r>
      <w:r w:rsidR="00A1185A" w:rsidRPr="00A3036C">
        <w:rPr>
          <w:rFonts w:ascii="Times New Roman" w:eastAsia="Aptos" w:hAnsi="Times New Roman" w:cs="Times New Roman"/>
          <w:sz w:val="24"/>
          <w:szCs w:val="24"/>
        </w:rPr>
        <w:t xml:space="preserve"> Caso, sejamos obrigados a fraudar o sistema eleitor</w:t>
      </w:r>
      <w:r w:rsidR="00316637" w:rsidRPr="00A3036C">
        <w:rPr>
          <w:rFonts w:ascii="Times New Roman" w:eastAsia="Aptos" w:hAnsi="Times New Roman" w:cs="Times New Roman"/>
          <w:sz w:val="24"/>
          <w:szCs w:val="24"/>
        </w:rPr>
        <w:t>al, o devemos cumprir com propriedade</w:t>
      </w:r>
      <w:r w:rsidR="00A657C8" w:rsidRPr="00A3036C">
        <w:rPr>
          <w:rFonts w:ascii="Times New Roman" w:eastAsia="Aptos" w:hAnsi="Times New Roman" w:cs="Times New Roman"/>
          <w:sz w:val="24"/>
          <w:szCs w:val="24"/>
        </w:rPr>
        <w:t>, ou seja, não poderemos mudar um resultado evidente pelo clamor popular</w:t>
      </w:r>
      <w:r w:rsidR="00974637" w:rsidRPr="00A3036C">
        <w:rPr>
          <w:rFonts w:ascii="Times New Roman" w:eastAsia="Aptos" w:hAnsi="Times New Roman" w:cs="Times New Roman"/>
          <w:sz w:val="24"/>
          <w:szCs w:val="24"/>
        </w:rPr>
        <w:t xml:space="preserve"> ― Re</w:t>
      </w:r>
      <w:r w:rsidR="002A782F" w:rsidRPr="00A3036C">
        <w:rPr>
          <w:rFonts w:ascii="Times New Roman" w:eastAsia="Aptos" w:hAnsi="Times New Roman" w:cs="Times New Roman"/>
          <w:sz w:val="24"/>
          <w:szCs w:val="24"/>
        </w:rPr>
        <w:t xml:space="preserve">ceia reação </w:t>
      </w:r>
      <w:r w:rsidR="001C4F44" w:rsidRPr="00A3036C">
        <w:rPr>
          <w:rFonts w:ascii="Times New Roman" w:eastAsia="Aptos" w:hAnsi="Times New Roman" w:cs="Times New Roman"/>
          <w:sz w:val="24"/>
          <w:szCs w:val="24"/>
        </w:rPr>
        <w:t xml:space="preserve">contrária </w:t>
      </w:r>
      <w:r w:rsidR="002A782F" w:rsidRPr="00A3036C">
        <w:rPr>
          <w:rFonts w:ascii="Times New Roman" w:eastAsia="Aptos" w:hAnsi="Times New Roman" w:cs="Times New Roman"/>
          <w:sz w:val="24"/>
          <w:szCs w:val="24"/>
        </w:rPr>
        <w:t>do pov</w:t>
      </w:r>
      <w:r w:rsidR="001C4F44" w:rsidRPr="00A3036C">
        <w:rPr>
          <w:rFonts w:ascii="Times New Roman" w:eastAsia="Aptos" w:hAnsi="Times New Roman" w:cs="Times New Roman"/>
          <w:sz w:val="24"/>
          <w:szCs w:val="24"/>
        </w:rPr>
        <w:t xml:space="preserve">o aos resultados fraudulentos das eleições globais </w:t>
      </w:r>
      <w:r w:rsidR="00974637" w:rsidRPr="00A3036C">
        <w:rPr>
          <w:rFonts w:ascii="Times New Roman" w:eastAsia="Aptos" w:hAnsi="Times New Roman" w:cs="Times New Roman"/>
          <w:sz w:val="24"/>
          <w:szCs w:val="24"/>
        </w:rPr>
        <w:t>―</w:t>
      </w:r>
      <w:r w:rsidR="00BE0ECA" w:rsidRPr="00A3036C">
        <w:rPr>
          <w:rFonts w:ascii="Times New Roman" w:eastAsia="Aptos" w:hAnsi="Times New Roman" w:cs="Times New Roman"/>
          <w:sz w:val="24"/>
          <w:szCs w:val="24"/>
        </w:rPr>
        <w:t xml:space="preserve"> </w:t>
      </w:r>
      <w:r w:rsidR="001C4F44" w:rsidRPr="00A3036C">
        <w:rPr>
          <w:rFonts w:ascii="Times New Roman" w:eastAsia="Aptos" w:hAnsi="Times New Roman" w:cs="Times New Roman"/>
          <w:sz w:val="24"/>
          <w:szCs w:val="24"/>
        </w:rPr>
        <w:t>Precisamos</w:t>
      </w:r>
      <w:r w:rsidR="00BE0ECA" w:rsidRPr="00A3036C">
        <w:rPr>
          <w:rFonts w:ascii="Times New Roman" w:eastAsia="Aptos" w:hAnsi="Times New Roman" w:cs="Times New Roman"/>
          <w:sz w:val="24"/>
          <w:szCs w:val="24"/>
        </w:rPr>
        <w:t xml:space="preserve"> criar ambiências favoráveis a nosso candidato, Fernando Inácio Cardoso da Silva</w:t>
      </w:r>
      <w:r w:rsidR="00FB58FD" w:rsidRPr="00A3036C">
        <w:rPr>
          <w:rFonts w:ascii="Times New Roman" w:eastAsia="Aptos" w:hAnsi="Times New Roman" w:cs="Times New Roman"/>
          <w:sz w:val="24"/>
          <w:szCs w:val="24"/>
        </w:rPr>
        <w:t>, para aplicarmos</w:t>
      </w:r>
      <w:r w:rsidR="006A3861" w:rsidRPr="00A3036C">
        <w:rPr>
          <w:rFonts w:ascii="Times New Roman" w:eastAsia="Aptos" w:hAnsi="Times New Roman" w:cs="Times New Roman"/>
          <w:sz w:val="24"/>
          <w:szCs w:val="24"/>
        </w:rPr>
        <w:t>, se for o caso,</w:t>
      </w:r>
      <w:r w:rsidR="001024C9" w:rsidRPr="00A3036C">
        <w:rPr>
          <w:rFonts w:ascii="Times New Roman" w:eastAsia="Aptos" w:hAnsi="Times New Roman" w:cs="Times New Roman"/>
          <w:sz w:val="24"/>
          <w:szCs w:val="24"/>
        </w:rPr>
        <w:t xml:space="preserve"> uma </w:t>
      </w:r>
      <w:r w:rsidR="001024C9" w:rsidRPr="00A3036C">
        <w:rPr>
          <w:rFonts w:ascii="Times New Roman" w:eastAsia="Aptos" w:hAnsi="Times New Roman" w:cs="Times New Roman"/>
          <w:i/>
          <w:iCs/>
          <w:sz w:val="24"/>
          <w:szCs w:val="24"/>
        </w:rPr>
        <w:t>virada de mesa</w:t>
      </w:r>
      <w:r w:rsidR="006954A8" w:rsidRPr="00A3036C">
        <w:rPr>
          <w:rFonts w:ascii="Times New Roman" w:eastAsia="Aptos" w:hAnsi="Times New Roman" w:cs="Times New Roman"/>
          <w:sz w:val="24"/>
          <w:szCs w:val="24"/>
        </w:rPr>
        <w:t xml:space="preserve"> justificável e protegida contra questionamentos vazios atestados pel</w:t>
      </w:r>
      <w:r w:rsidR="00974637" w:rsidRPr="00A3036C">
        <w:rPr>
          <w:rFonts w:ascii="Times New Roman" w:eastAsia="Aptos" w:hAnsi="Times New Roman" w:cs="Times New Roman"/>
          <w:sz w:val="24"/>
          <w:szCs w:val="24"/>
        </w:rPr>
        <w:t>a inviolabilidade das urnas eletrônicas</w:t>
      </w:r>
      <w:r w:rsidR="001C4F44" w:rsidRPr="00A3036C">
        <w:rPr>
          <w:rFonts w:ascii="Times New Roman" w:eastAsia="Aptos" w:hAnsi="Times New Roman" w:cs="Times New Roman"/>
          <w:sz w:val="24"/>
          <w:szCs w:val="24"/>
        </w:rPr>
        <w:t xml:space="preserve"> ―</w:t>
      </w:r>
      <w:r w:rsidR="00F3704B" w:rsidRPr="00A3036C">
        <w:rPr>
          <w:rFonts w:ascii="Times New Roman" w:eastAsia="Aptos" w:hAnsi="Times New Roman" w:cs="Times New Roman"/>
          <w:sz w:val="24"/>
          <w:szCs w:val="24"/>
        </w:rPr>
        <w:t xml:space="preserve"> Avisa a exigência da deidade</w:t>
      </w:r>
      <w:r w:rsidR="001C4F44" w:rsidRPr="00A3036C">
        <w:rPr>
          <w:rFonts w:ascii="Times New Roman" w:eastAsia="Aptos" w:hAnsi="Times New Roman" w:cs="Times New Roman"/>
          <w:sz w:val="24"/>
          <w:szCs w:val="24"/>
        </w:rPr>
        <w:t xml:space="preserve"> ―</w:t>
      </w:r>
      <w:r w:rsidR="00366BB4" w:rsidRPr="00A3036C">
        <w:rPr>
          <w:rFonts w:ascii="Times New Roman" w:eastAsia="Aptos" w:hAnsi="Times New Roman" w:cs="Times New Roman"/>
          <w:sz w:val="24"/>
          <w:szCs w:val="24"/>
        </w:rPr>
        <w:t xml:space="preserve"> Tudo está e continuará</w:t>
      </w:r>
      <w:r w:rsidR="00F55425" w:rsidRPr="00A3036C">
        <w:rPr>
          <w:rFonts w:ascii="Times New Roman" w:eastAsia="Aptos" w:hAnsi="Times New Roman" w:cs="Times New Roman"/>
          <w:sz w:val="24"/>
          <w:szCs w:val="24"/>
        </w:rPr>
        <w:t xml:space="preserve"> sob nosso controle com nossas tecnologias avançadas negadas a humanidade ― </w:t>
      </w:r>
      <w:r w:rsidR="005D07A0" w:rsidRPr="00A3036C">
        <w:rPr>
          <w:rFonts w:ascii="Times New Roman" w:eastAsia="Aptos" w:hAnsi="Times New Roman" w:cs="Times New Roman"/>
          <w:sz w:val="24"/>
          <w:szCs w:val="24"/>
        </w:rPr>
        <w:t xml:space="preserve">Seguro de si e, consequentemente, do Sistema Terra </w:t>
      </w:r>
      <w:r w:rsidR="00F55425" w:rsidRPr="00A3036C">
        <w:rPr>
          <w:rFonts w:ascii="Times New Roman" w:eastAsia="Aptos" w:hAnsi="Times New Roman" w:cs="Times New Roman"/>
          <w:sz w:val="24"/>
          <w:szCs w:val="24"/>
        </w:rPr>
        <w:t>―</w:t>
      </w:r>
      <w:r w:rsidR="005D07A0" w:rsidRPr="00A3036C">
        <w:rPr>
          <w:rFonts w:ascii="Times New Roman" w:eastAsia="Aptos" w:hAnsi="Times New Roman" w:cs="Times New Roman"/>
          <w:sz w:val="24"/>
          <w:szCs w:val="24"/>
        </w:rPr>
        <w:t xml:space="preserve"> </w:t>
      </w:r>
      <w:r w:rsidR="004612CA" w:rsidRPr="00A3036C">
        <w:rPr>
          <w:rFonts w:ascii="Times New Roman" w:eastAsia="Aptos" w:hAnsi="Times New Roman" w:cs="Times New Roman"/>
          <w:sz w:val="24"/>
          <w:szCs w:val="24"/>
        </w:rPr>
        <w:t xml:space="preserve">Produção de humanos híbridos deve </w:t>
      </w:r>
      <w:r w:rsidR="009B5603" w:rsidRPr="00A3036C">
        <w:rPr>
          <w:rFonts w:ascii="Times New Roman" w:eastAsia="Aptos" w:hAnsi="Times New Roman" w:cs="Times New Roman"/>
          <w:sz w:val="24"/>
          <w:szCs w:val="24"/>
        </w:rPr>
        <w:t xml:space="preserve">ser, exponencialmente, aumentada ― Determina o Deus do Sistema Terra </w:t>
      </w:r>
      <w:r w:rsidR="005D07A0" w:rsidRPr="00A3036C">
        <w:rPr>
          <w:rFonts w:ascii="Times New Roman" w:eastAsia="Aptos" w:hAnsi="Times New Roman" w:cs="Times New Roman"/>
          <w:sz w:val="24"/>
          <w:szCs w:val="24"/>
        </w:rPr>
        <w:t>―</w:t>
      </w:r>
      <w:r w:rsidR="009B5603" w:rsidRPr="00A3036C">
        <w:rPr>
          <w:rFonts w:ascii="Times New Roman" w:eastAsia="Aptos" w:hAnsi="Times New Roman" w:cs="Times New Roman"/>
          <w:sz w:val="24"/>
          <w:szCs w:val="24"/>
        </w:rPr>
        <w:t xml:space="preserve"> </w:t>
      </w:r>
      <w:r w:rsidR="00B95173" w:rsidRPr="00A3036C">
        <w:rPr>
          <w:rFonts w:ascii="Times New Roman" w:eastAsia="Aptos" w:hAnsi="Times New Roman" w:cs="Times New Roman"/>
          <w:sz w:val="24"/>
          <w:szCs w:val="24"/>
        </w:rPr>
        <w:t xml:space="preserve">A Guerra Dimensional, aqui, </w:t>
      </w:r>
      <w:r w:rsidR="00F8360C" w:rsidRPr="00A3036C">
        <w:rPr>
          <w:rFonts w:ascii="Times New Roman" w:eastAsia="Aptos" w:hAnsi="Times New Roman" w:cs="Times New Roman"/>
          <w:sz w:val="24"/>
          <w:szCs w:val="24"/>
        </w:rPr>
        <w:t xml:space="preserve">está saboreando vitórias, </w:t>
      </w:r>
      <w:r w:rsidR="00B95173" w:rsidRPr="00A3036C">
        <w:rPr>
          <w:rFonts w:ascii="Times New Roman" w:eastAsia="Aptos" w:hAnsi="Times New Roman" w:cs="Times New Roman"/>
          <w:sz w:val="24"/>
          <w:szCs w:val="24"/>
        </w:rPr>
        <w:t>e</w:t>
      </w:r>
      <w:r w:rsidR="00C82FB1" w:rsidRPr="00A3036C">
        <w:rPr>
          <w:rFonts w:ascii="Times New Roman" w:eastAsia="Aptos" w:hAnsi="Times New Roman" w:cs="Times New Roman"/>
          <w:sz w:val="24"/>
          <w:szCs w:val="24"/>
        </w:rPr>
        <w:t>,</w:t>
      </w:r>
      <w:r w:rsidR="00B95173" w:rsidRPr="00A3036C">
        <w:rPr>
          <w:rFonts w:ascii="Times New Roman" w:eastAsia="Aptos" w:hAnsi="Times New Roman" w:cs="Times New Roman"/>
          <w:sz w:val="24"/>
          <w:szCs w:val="24"/>
        </w:rPr>
        <w:t xml:space="preserve"> no universo</w:t>
      </w:r>
      <w:r w:rsidR="00C82FB1" w:rsidRPr="00A3036C">
        <w:rPr>
          <w:rFonts w:ascii="Times New Roman" w:eastAsia="Aptos" w:hAnsi="Times New Roman" w:cs="Times New Roman"/>
          <w:sz w:val="24"/>
          <w:szCs w:val="24"/>
        </w:rPr>
        <w:t xml:space="preserve"> vem tendo o juízo final postergado</w:t>
      </w:r>
      <w:r w:rsidR="00AD303D" w:rsidRPr="00A3036C">
        <w:rPr>
          <w:rFonts w:ascii="Times New Roman" w:eastAsia="Aptos" w:hAnsi="Times New Roman" w:cs="Times New Roman"/>
          <w:sz w:val="24"/>
          <w:szCs w:val="24"/>
        </w:rPr>
        <w:t xml:space="preserve"> ― Regozija-se </w:t>
      </w:r>
      <w:r w:rsidR="00DA3BA4" w:rsidRPr="00A3036C">
        <w:rPr>
          <w:rFonts w:ascii="Times New Roman" w:eastAsia="Aptos" w:hAnsi="Times New Roman" w:cs="Times New Roman"/>
          <w:sz w:val="24"/>
          <w:szCs w:val="24"/>
        </w:rPr>
        <w:t>com a</w:t>
      </w:r>
      <w:r w:rsidR="00132FCE" w:rsidRPr="00A3036C">
        <w:rPr>
          <w:rFonts w:ascii="Times New Roman" w:eastAsia="Aptos" w:hAnsi="Times New Roman" w:cs="Times New Roman"/>
          <w:sz w:val="24"/>
          <w:szCs w:val="24"/>
        </w:rPr>
        <w:t xml:space="preserve">s vitórias consumadas na Guerra Dimensional </w:t>
      </w:r>
      <w:r w:rsidR="00AD303D" w:rsidRPr="00A3036C">
        <w:rPr>
          <w:rFonts w:ascii="Times New Roman" w:eastAsia="Aptos" w:hAnsi="Times New Roman" w:cs="Times New Roman"/>
          <w:sz w:val="24"/>
          <w:szCs w:val="24"/>
        </w:rPr>
        <w:t>―</w:t>
      </w:r>
      <w:r w:rsidR="00132FCE" w:rsidRPr="00A3036C">
        <w:rPr>
          <w:rFonts w:ascii="Times New Roman" w:eastAsia="Aptos" w:hAnsi="Times New Roman" w:cs="Times New Roman"/>
          <w:sz w:val="24"/>
          <w:szCs w:val="24"/>
        </w:rPr>
        <w:t xml:space="preserve"> Filosofia do Eu Sou envergada pelos Guerreiro</w:t>
      </w:r>
      <w:r w:rsidR="00AA0CFB" w:rsidRPr="00A3036C">
        <w:rPr>
          <w:rFonts w:ascii="Times New Roman" w:eastAsia="Aptos" w:hAnsi="Times New Roman" w:cs="Times New Roman"/>
          <w:sz w:val="24"/>
          <w:szCs w:val="24"/>
        </w:rPr>
        <w:t>s</w:t>
      </w:r>
      <w:r w:rsidR="00132FCE" w:rsidRPr="00A3036C">
        <w:rPr>
          <w:rFonts w:ascii="Times New Roman" w:eastAsia="Aptos" w:hAnsi="Times New Roman" w:cs="Times New Roman"/>
          <w:sz w:val="24"/>
          <w:szCs w:val="24"/>
        </w:rPr>
        <w:t xml:space="preserve"> </w:t>
      </w:r>
      <w:r w:rsidR="00132FCE" w:rsidRPr="00A3036C">
        <w:rPr>
          <w:rFonts w:ascii="Times New Roman" w:eastAsia="Aptos" w:hAnsi="Times New Roman" w:cs="Times New Roman"/>
          <w:sz w:val="24"/>
          <w:szCs w:val="24"/>
        </w:rPr>
        <w:lastRenderedPageBreak/>
        <w:t>Dimensionais do SEU — Soberana Energia Universal</w:t>
      </w:r>
      <w:r w:rsidR="00AA0CFB" w:rsidRPr="00A3036C">
        <w:rPr>
          <w:rFonts w:ascii="Times New Roman" w:eastAsia="Aptos" w:hAnsi="Times New Roman" w:cs="Times New Roman"/>
          <w:sz w:val="24"/>
          <w:szCs w:val="24"/>
        </w:rPr>
        <w:t xml:space="preserve">, está sucumbindo com </w:t>
      </w:r>
      <w:r w:rsidR="00AA0CFB" w:rsidRPr="00A3036C">
        <w:rPr>
          <w:rFonts w:ascii="Times New Roman" w:eastAsia="Aptos" w:hAnsi="Times New Roman" w:cs="Times New Roman"/>
          <w:i/>
          <w:iCs/>
          <w:sz w:val="24"/>
          <w:szCs w:val="24"/>
        </w:rPr>
        <w:t>a tríade da maldade</w:t>
      </w:r>
      <w:r w:rsidR="00794319" w:rsidRPr="00A3036C">
        <w:rPr>
          <w:rFonts w:ascii="Times New Roman" w:eastAsia="Aptos" w:hAnsi="Times New Roman" w:cs="Times New Roman"/>
          <w:i/>
          <w:iCs/>
          <w:sz w:val="24"/>
          <w:szCs w:val="24"/>
        </w:rPr>
        <w:t xml:space="preserve"> humana</w:t>
      </w:r>
      <w:r w:rsidR="00794319" w:rsidRPr="00A3036C">
        <w:rPr>
          <w:rFonts w:ascii="Times New Roman" w:eastAsia="Aptos" w:hAnsi="Times New Roman" w:cs="Times New Roman"/>
          <w:sz w:val="24"/>
          <w:szCs w:val="24"/>
        </w:rPr>
        <w:t xml:space="preserve">: </w:t>
      </w:r>
      <w:r w:rsidR="00794319" w:rsidRPr="00A3036C">
        <w:rPr>
          <w:rFonts w:ascii="Times New Roman" w:eastAsia="Aptos" w:hAnsi="Times New Roman" w:cs="Times New Roman"/>
          <w:i/>
          <w:iCs/>
          <w:sz w:val="24"/>
          <w:szCs w:val="24"/>
        </w:rPr>
        <w:t>ego</w:t>
      </w:r>
      <w:r w:rsidR="00794319" w:rsidRPr="00A3036C">
        <w:rPr>
          <w:rFonts w:ascii="Times New Roman" w:eastAsia="Aptos" w:hAnsi="Times New Roman" w:cs="Times New Roman"/>
          <w:sz w:val="24"/>
          <w:szCs w:val="24"/>
        </w:rPr>
        <w:t xml:space="preserve">, </w:t>
      </w:r>
      <w:r w:rsidR="00794319" w:rsidRPr="00A3036C">
        <w:rPr>
          <w:rFonts w:ascii="Times New Roman" w:eastAsia="Aptos" w:hAnsi="Times New Roman" w:cs="Times New Roman"/>
          <w:i/>
          <w:iCs/>
          <w:sz w:val="24"/>
          <w:szCs w:val="24"/>
        </w:rPr>
        <w:t xml:space="preserve">ganância </w:t>
      </w:r>
      <w:r w:rsidR="00794319" w:rsidRPr="00A3036C">
        <w:rPr>
          <w:rFonts w:ascii="Times New Roman" w:eastAsia="Aptos" w:hAnsi="Times New Roman" w:cs="Times New Roman"/>
          <w:sz w:val="24"/>
          <w:szCs w:val="24"/>
        </w:rPr>
        <w:t xml:space="preserve">e </w:t>
      </w:r>
      <w:r w:rsidR="00794319" w:rsidRPr="00A3036C">
        <w:rPr>
          <w:rFonts w:ascii="Times New Roman" w:eastAsia="Aptos" w:hAnsi="Times New Roman" w:cs="Times New Roman"/>
          <w:i/>
          <w:iCs/>
          <w:sz w:val="24"/>
          <w:szCs w:val="24"/>
        </w:rPr>
        <w:t>medo</w:t>
      </w:r>
      <w:r w:rsidR="00E2059D" w:rsidRPr="00A3036C">
        <w:rPr>
          <w:rFonts w:ascii="Times New Roman" w:eastAsia="Aptos" w:hAnsi="Times New Roman" w:cs="Times New Roman"/>
          <w:sz w:val="24"/>
          <w:szCs w:val="24"/>
        </w:rPr>
        <w:t>, simplesmente, amigos, po</w:t>
      </w:r>
      <w:r w:rsidR="005D12E2" w:rsidRPr="00A3036C">
        <w:rPr>
          <w:rFonts w:ascii="Times New Roman" w:eastAsia="Aptos" w:hAnsi="Times New Roman" w:cs="Times New Roman"/>
          <w:sz w:val="24"/>
          <w:szCs w:val="24"/>
        </w:rPr>
        <w:t>rque Eu Sou o Deus d</w:t>
      </w:r>
      <w:r w:rsidR="00192BF7" w:rsidRPr="00A3036C">
        <w:rPr>
          <w:rFonts w:ascii="Times New Roman" w:eastAsia="Aptos" w:hAnsi="Times New Roman" w:cs="Times New Roman"/>
          <w:sz w:val="24"/>
          <w:szCs w:val="24"/>
        </w:rPr>
        <w:t>o</w:t>
      </w:r>
      <w:r w:rsidR="005D12E2" w:rsidRPr="00A3036C">
        <w:rPr>
          <w:rFonts w:ascii="Times New Roman" w:eastAsia="Aptos" w:hAnsi="Times New Roman" w:cs="Times New Roman"/>
          <w:sz w:val="24"/>
          <w:szCs w:val="24"/>
        </w:rPr>
        <w:t xml:space="preserve"> planeta Terr</w:t>
      </w:r>
      <w:r w:rsidR="00192BF7" w:rsidRPr="00A3036C">
        <w:rPr>
          <w:rFonts w:ascii="Times New Roman" w:eastAsia="Aptos" w:hAnsi="Times New Roman" w:cs="Times New Roman"/>
          <w:sz w:val="24"/>
          <w:szCs w:val="24"/>
        </w:rPr>
        <w:t>a, agraciado pela igno</w:t>
      </w:r>
      <w:r w:rsidR="00A10BDA" w:rsidRPr="00A3036C">
        <w:rPr>
          <w:rFonts w:ascii="Times New Roman" w:eastAsia="Aptos" w:hAnsi="Times New Roman" w:cs="Times New Roman"/>
          <w:sz w:val="24"/>
          <w:szCs w:val="24"/>
        </w:rPr>
        <w:t xml:space="preserve">rância humana no exercício de seu livre arbítrio ― </w:t>
      </w:r>
      <w:r w:rsidR="0046499E" w:rsidRPr="00A3036C">
        <w:rPr>
          <w:rFonts w:ascii="Times New Roman" w:eastAsia="Aptos" w:hAnsi="Times New Roman" w:cs="Times New Roman"/>
          <w:sz w:val="24"/>
          <w:szCs w:val="24"/>
        </w:rPr>
        <w:t>De</w:t>
      </w:r>
      <w:r w:rsidR="00B85B30" w:rsidRPr="00A3036C">
        <w:rPr>
          <w:rFonts w:ascii="Times New Roman" w:eastAsia="Aptos" w:hAnsi="Times New Roman" w:cs="Times New Roman"/>
          <w:sz w:val="24"/>
          <w:szCs w:val="24"/>
        </w:rPr>
        <w:t xml:space="preserve">spreza </w:t>
      </w:r>
      <w:r w:rsidR="0046499E" w:rsidRPr="00A3036C">
        <w:rPr>
          <w:rFonts w:ascii="Times New Roman" w:eastAsia="Aptos" w:hAnsi="Times New Roman" w:cs="Times New Roman"/>
          <w:sz w:val="24"/>
          <w:szCs w:val="24"/>
        </w:rPr>
        <w:t>a raça humana</w:t>
      </w:r>
      <w:r w:rsidR="00B85B30" w:rsidRPr="00A3036C">
        <w:rPr>
          <w:rFonts w:ascii="Times New Roman" w:eastAsia="Aptos" w:hAnsi="Times New Roman" w:cs="Times New Roman"/>
          <w:sz w:val="24"/>
          <w:szCs w:val="24"/>
        </w:rPr>
        <w:t xml:space="preserve"> </w:t>
      </w:r>
      <w:r w:rsidR="00A10BDA" w:rsidRPr="00A3036C">
        <w:rPr>
          <w:rFonts w:ascii="Times New Roman" w:eastAsia="Aptos" w:hAnsi="Times New Roman" w:cs="Times New Roman"/>
          <w:sz w:val="24"/>
          <w:szCs w:val="24"/>
        </w:rPr>
        <w:t>―</w:t>
      </w:r>
      <w:r w:rsidR="005D12E2" w:rsidRPr="00A3036C">
        <w:rPr>
          <w:rFonts w:ascii="Times New Roman" w:eastAsia="Aptos" w:hAnsi="Times New Roman" w:cs="Times New Roman"/>
          <w:sz w:val="24"/>
          <w:szCs w:val="24"/>
        </w:rPr>
        <w:t xml:space="preserve"> </w:t>
      </w:r>
      <w:r w:rsidR="00974637" w:rsidRPr="00A3036C">
        <w:rPr>
          <w:rFonts w:ascii="Times New Roman" w:eastAsia="Aptos" w:hAnsi="Times New Roman" w:cs="Times New Roman"/>
          <w:sz w:val="24"/>
          <w:szCs w:val="24"/>
        </w:rPr>
        <w:t xml:space="preserve"> </w:t>
      </w:r>
      <w:r w:rsidR="006F1EE6" w:rsidRPr="00A3036C">
        <w:rPr>
          <w:rFonts w:ascii="Times New Roman" w:eastAsia="Aptos" w:hAnsi="Times New Roman" w:cs="Times New Roman"/>
          <w:sz w:val="24"/>
          <w:szCs w:val="24"/>
        </w:rPr>
        <w:t xml:space="preserve">Terrícolas oram e continuarão rezando </w:t>
      </w:r>
      <w:r w:rsidR="007573EC" w:rsidRPr="00A3036C">
        <w:rPr>
          <w:rFonts w:ascii="Times New Roman" w:eastAsia="Aptos" w:hAnsi="Times New Roman" w:cs="Times New Roman"/>
          <w:sz w:val="24"/>
          <w:szCs w:val="24"/>
        </w:rPr>
        <w:t xml:space="preserve">para </w:t>
      </w:r>
      <w:r w:rsidR="00120AF4" w:rsidRPr="00A3036C">
        <w:rPr>
          <w:rFonts w:ascii="Times New Roman" w:eastAsia="Aptos" w:hAnsi="Times New Roman" w:cs="Times New Roman"/>
          <w:sz w:val="24"/>
          <w:szCs w:val="24"/>
        </w:rPr>
        <w:t>terem saúde e prosperidad</w:t>
      </w:r>
      <w:r w:rsidR="00F70CAF" w:rsidRPr="00A3036C">
        <w:rPr>
          <w:rFonts w:ascii="Times New Roman" w:eastAsia="Aptos" w:hAnsi="Times New Roman" w:cs="Times New Roman"/>
          <w:sz w:val="24"/>
          <w:szCs w:val="24"/>
        </w:rPr>
        <w:t>e e eu decido</w:t>
      </w:r>
      <w:r w:rsidR="005F4FE0" w:rsidRPr="00A3036C">
        <w:rPr>
          <w:rFonts w:ascii="Times New Roman" w:eastAsia="Aptos" w:hAnsi="Times New Roman" w:cs="Times New Roman"/>
          <w:sz w:val="24"/>
          <w:szCs w:val="24"/>
        </w:rPr>
        <w:t xml:space="preserve">, mesmo evocado pelos pobres, </w:t>
      </w:r>
      <w:r w:rsidR="00722537" w:rsidRPr="00A3036C">
        <w:rPr>
          <w:rFonts w:ascii="Times New Roman" w:eastAsia="Aptos" w:hAnsi="Times New Roman" w:cs="Times New Roman"/>
          <w:sz w:val="24"/>
          <w:szCs w:val="24"/>
        </w:rPr>
        <w:t>quem são e serão os ricos, geralmente</w:t>
      </w:r>
      <w:r w:rsidR="009C35CB" w:rsidRPr="00A3036C">
        <w:rPr>
          <w:rFonts w:ascii="Times New Roman" w:eastAsia="Aptos" w:hAnsi="Times New Roman" w:cs="Times New Roman"/>
          <w:sz w:val="24"/>
          <w:szCs w:val="24"/>
        </w:rPr>
        <w:t>,</w:t>
      </w:r>
      <w:r w:rsidR="00722537" w:rsidRPr="00A3036C">
        <w:rPr>
          <w:rFonts w:ascii="Times New Roman" w:eastAsia="Aptos" w:hAnsi="Times New Roman" w:cs="Times New Roman"/>
          <w:sz w:val="24"/>
          <w:szCs w:val="24"/>
        </w:rPr>
        <w:t xml:space="preserve"> afinados ao Sistema Terra</w:t>
      </w:r>
      <w:r w:rsidR="009C35CB" w:rsidRPr="00A3036C">
        <w:rPr>
          <w:rFonts w:ascii="Times New Roman" w:eastAsia="Aptos" w:hAnsi="Times New Roman" w:cs="Times New Roman"/>
          <w:sz w:val="24"/>
          <w:szCs w:val="24"/>
        </w:rPr>
        <w:t xml:space="preserve"> ― Demonstra o seu poder de decisã</w:t>
      </w:r>
      <w:r w:rsidR="004B52F8" w:rsidRPr="00A3036C">
        <w:rPr>
          <w:rFonts w:ascii="Times New Roman" w:eastAsia="Aptos" w:hAnsi="Times New Roman" w:cs="Times New Roman"/>
          <w:sz w:val="24"/>
          <w:szCs w:val="24"/>
        </w:rPr>
        <w:t xml:space="preserve">o na vida terráquea </w:t>
      </w:r>
      <w:r w:rsidR="009C35CB" w:rsidRPr="00A3036C">
        <w:rPr>
          <w:rFonts w:ascii="Times New Roman" w:eastAsia="Aptos" w:hAnsi="Times New Roman" w:cs="Times New Roman"/>
          <w:sz w:val="24"/>
          <w:szCs w:val="24"/>
        </w:rPr>
        <w:t>―</w:t>
      </w:r>
      <w:r w:rsidR="00CB6BD0" w:rsidRPr="00A3036C">
        <w:rPr>
          <w:rFonts w:ascii="Times New Roman" w:eastAsia="Aptos" w:hAnsi="Times New Roman" w:cs="Times New Roman"/>
          <w:sz w:val="24"/>
          <w:szCs w:val="24"/>
        </w:rPr>
        <w:t xml:space="preserve"> Amigos, na dúvida e não podendo impedir a candidatura de Nefertari Mandela a Presidente do Universo</w:t>
      </w:r>
      <w:r w:rsidR="00A70305" w:rsidRPr="00A3036C">
        <w:rPr>
          <w:rFonts w:ascii="Times New Roman" w:eastAsia="Aptos" w:hAnsi="Times New Roman" w:cs="Times New Roman"/>
          <w:sz w:val="24"/>
          <w:szCs w:val="24"/>
        </w:rPr>
        <w:t xml:space="preserve">, </w:t>
      </w:r>
      <w:r w:rsidR="00B8478D" w:rsidRPr="00A3036C">
        <w:rPr>
          <w:rFonts w:ascii="Times New Roman" w:eastAsia="Aptos" w:hAnsi="Times New Roman" w:cs="Times New Roman"/>
          <w:sz w:val="24"/>
          <w:szCs w:val="24"/>
        </w:rPr>
        <w:t>preparemos com a nossa inteligência, o desaparecimento</w:t>
      </w:r>
      <w:r w:rsidR="002A5CC9" w:rsidRPr="00A3036C">
        <w:rPr>
          <w:rFonts w:ascii="Times New Roman" w:eastAsia="Aptos" w:hAnsi="Times New Roman" w:cs="Times New Roman"/>
          <w:sz w:val="24"/>
          <w:szCs w:val="24"/>
        </w:rPr>
        <w:t xml:space="preserve">, sendo necessário, desta </w:t>
      </w:r>
      <w:r w:rsidR="002A5CC9" w:rsidRPr="00A3036C">
        <w:rPr>
          <w:rFonts w:ascii="Times New Roman" w:eastAsia="Aptos" w:hAnsi="Times New Roman" w:cs="Times New Roman"/>
          <w:i/>
          <w:iCs/>
          <w:sz w:val="24"/>
          <w:szCs w:val="24"/>
        </w:rPr>
        <w:t>ovelha negra</w:t>
      </w:r>
      <w:r w:rsidR="002A5CC9" w:rsidRPr="00A3036C">
        <w:rPr>
          <w:rFonts w:ascii="Times New Roman" w:eastAsia="Aptos" w:hAnsi="Times New Roman" w:cs="Times New Roman"/>
          <w:sz w:val="24"/>
          <w:szCs w:val="24"/>
        </w:rPr>
        <w:t xml:space="preserve"> ―</w:t>
      </w:r>
      <w:r w:rsidR="00E83A7D" w:rsidRPr="00A3036C">
        <w:rPr>
          <w:rFonts w:ascii="Times New Roman" w:eastAsia="Aptos" w:hAnsi="Times New Roman" w:cs="Times New Roman"/>
          <w:sz w:val="24"/>
          <w:szCs w:val="24"/>
        </w:rPr>
        <w:t xml:space="preserve"> Sugestiona a eliminação da política </w:t>
      </w:r>
      <w:r w:rsidR="002A5CC9" w:rsidRPr="00A3036C">
        <w:rPr>
          <w:rFonts w:ascii="Times New Roman" w:eastAsia="Aptos" w:hAnsi="Times New Roman" w:cs="Times New Roman"/>
          <w:sz w:val="24"/>
          <w:szCs w:val="24"/>
        </w:rPr>
        <w:t>―</w:t>
      </w:r>
      <w:r w:rsidR="00E83A7D" w:rsidRPr="00A3036C">
        <w:rPr>
          <w:rFonts w:ascii="Times New Roman" w:eastAsia="Aptos" w:hAnsi="Times New Roman" w:cs="Times New Roman"/>
          <w:sz w:val="24"/>
          <w:szCs w:val="24"/>
        </w:rPr>
        <w:t xml:space="preserve"> Porém, acredito na força e na capacidade da mídia para criar</w:t>
      </w:r>
      <w:r w:rsidR="00933DDE" w:rsidRPr="00A3036C">
        <w:rPr>
          <w:rFonts w:ascii="Times New Roman" w:eastAsia="Aptos" w:hAnsi="Times New Roman" w:cs="Times New Roman"/>
          <w:sz w:val="24"/>
          <w:szCs w:val="24"/>
        </w:rPr>
        <w:t xml:space="preserve"> histórias ornamentadas por verdades</w:t>
      </w:r>
      <w:r w:rsidR="00B210C0" w:rsidRPr="00A3036C">
        <w:rPr>
          <w:rFonts w:ascii="Times New Roman" w:eastAsia="Aptos" w:hAnsi="Times New Roman" w:cs="Times New Roman"/>
          <w:sz w:val="24"/>
          <w:szCs w:val="24"/>
        </w:rPr>
        <w:t xml:space="preserve"> de nossos escolhidos</w:t>
      </w:r>
      <w:r w:rsidR="00933DDE" w:rsidRPr="00A3036C">
        <w:rPr>
          <w:rFonts w:ascii="Times New Roman" w:eastAsia="Aptos" w:hAnsi="Times New Roman" w:cs="Times New Roman"/>
          <w:sz w:val="24"/>
          <w:szCs w:val="24"/>
        </w:rPr>
        <w:t xml:space="preserve"> e</w:t>
      </w:r>
      <w:r w:rsidR="00E83A7D" w:rsidRPr="00A3036C">
        <w:rPr>
          <w:rFonts w:ascii="Times New Roman" w:eastAsia="Aptos" w:hAnsi="Times New Roman" w:cs="Times New Roman"/>
          <w:sz w:val="24"/>
          <w:szCs w:val="24"/>
        </w:rPr>
        <w:t xml:space="preserve"> </w:t>
      </w:r>
      <w:r w:rsidR="00E83A7D" w:rsidRPr="00A3036C">
        <w:rPr>
          <w:rFonts w:ascii="Times New Roman" w:eastAsia="Aptos" w:hAnsi="Times New Roman" w:cs="Times New Roman"/>
          <w:b/>
          <w:bCs/>
          <w:sz w:val="24"/>
          <w:szCs w:val="24"/>
        </w:rPr>
        <w:t>Fake</w:t>
      </w:r>
      <w:r w:rsidR="00933DDE" w:rsidRPr="00A3036C">
        <w:rPr>
          <w:rFonts w:ascii="Times New Roman" w:eastAsia="Aptos" w:hAnsi="Times New Roman" w:cs="Times New Roman"/>
          <w:b/>
          <w:bCs/>
          <w:sz w:val="24"/>
          <w:szCs w:val="24"/>
        </w:rPr>
        <w:t xml:space="preserve"> New</w:t>
      </w:r>
      <w:r w:rsidR="00E83A7D" w:rsidRPr="00A3036C">
        <w:rPr>
          <w:rFonts w:ascii="Times New Roman" w:eastAsia="Aptos" w:hAnsi="Times New Roman" w:cs="Times New Roman"/>
          <w:b/>
          <w:bCs/>
          <w:sz w:val="24"/>
          <w:szCs w:val="24"/>
        </w:rPr>
        <w:t>s</w:t>
      </w:r>
      <w:r w:rsidR="00933DDE" w:rsidRPr="00A3036C">
        <w:rPr>
          <w:rFonts w:ascii="Times New Roman" w:eastAsia="Aptos" w:hAnsi="Times New Roman" w:cs="Times New Roman"/>
          <w:b/>
          <w:bCs/>
          <w:sz w:val="24"/>
          <w:szCs w:val="24"/>
        </w:rPr>
        <w:t xml:space="preserve"> </w:t>
      </w:r>
      <w:r w:rsidR="00933DDE" w:rsidRPr="00A3036C">
        <w:rPr>
          <w:rFonts w:ascii="Times New Roman" w:eastAsia="Aptos" w:hAnsi="Times New Roman" w:cs="Times New Roman"/>
          <w:sz w:val="24"/>
          <w:szCs w:val="24"/>
        </w:rPr>
        <w:t>desmoralizantes para</w:t>
      </w:r>
      <w:r w:rsidR="00B210C0" w:rsidRPr="00A3036C">
        <w:rPr>
          <w:rFonts w:ascii="Times New Roman" w:eastAsia="Aptos" w:hAnsi="Times New Roman" w:cs="Times New Roman"/>
          <w:sz w:val="24"/>
          <w:szCs w:val="24"/>
        </w:rPr>
        <w:t xml:space="preserve"> </w:t>
      </w:r>
      <w:r w:rsidR="00DA2A1E" w:rsidRPr="00A3036C">
        <w:rPr>
          <w:rFonts w:ascii="Times New Roman" w:eastAsia="Aptos" w:hAnsi="Times New Roman" w:cs="Times New Roman"/>
          <w:sz w:val="24"/>
          <w:szCs w:val="24"/>
        </w:rPr>
        <w:t>os adversários plantados e os</w:t>
      </w:r>
      <w:r w:rsidR="00B55BD5" w:rsidRPr="00A3036C">
        <w:rPr>
          <w:rFonts w:ascii="Times New Roman" w:eastAsia="Aptos" w:hAnsi="Times New Roman" w:cs="Times New Roman"/>
          <w:sz w:val="24"/>
          <w:szCs w:val="24"/>
        </w:rPr>
        <w:t xml:space="preserve"> </w:t>
      </w:r>
      <w:r w:rsidR="00426902" w:rsidRPr="00A3036C">
        <w:rPr>
          <w:rFonts w:ascii="Times New Roman" w:eastAsia="Aptos" w:hAnsi="Times New Roman" w:cs="Times New Roman"/>
          <w:sz w:val="24"/>
          <w:szCs w:val="24"/>
        </w:rPr>
        <w:t>que acreditam no pleito</w:t>
      </w:r>
      <w:r w:rsidR="00191747" w:rsidRPr="00A3036C">
        <w:rPr>
          <w:rFonts w:ascii="Times New Roman" w:eastAsia="Aptos" w:hAnsi="Times New Roman" w:cs="Times New Roman"/>
          <w:sz w:val="24"/>
          <w:szCs w:val="24"/>
        </w:rPr>
        <w:t>, como, provavelmente, esta</w:t>
      </w:r>
      <w:r w:rsidR="002A7D6F" w:rsidRPr="00A3036C">
        <w:rPr>
          <w:rFonts w:ascii="Times New Roman" w:eastAsia="Aptos" w:hAnsi="Times New Roman" w:cs="Times New Roman"/>
          <w:sz w:val="24"/>
          <w:szCs w:val="24"/>
        </w:rPr>
        <w:t xml:space="preserve"> adversária</w:t>
      </w:r>
      <w:r w:rsidR="00191747" w:rsidRPr="00A3036C">
        <w:rPr>
          <w:rFonts w:ascii="Times New Roman" w:eastAsia="Aptos" w:hAnsi="Times New Roman" w:cs="Times New Roman"/>
          <w:sz w:val="24"/>
          <w:szCs w:val="24"/>
        </w:rPr>
        <w:t>,</w:t>
      </w:r>
      <w:r w:rsidR="002A7D6F" w:rsidRPr="00A3036C">
        <w:rPr>
          <w:rFonts w:ascii="Times New Roman" w:eastAsia="Aptos" w:hAnsi="Times New Roman" w:cs="Times New Roman"/>
          <w:sz w:val="24"/>
          <w:szCs w:val="24"/>
        </w:rPr>
        <w:t xml:space="preserve"> motivo de nossa discussão ― </w:t>
      </w:r>
      <w:r w:rsidR="00AA5ACA" w:rsidRPr="00A3036C">
        <w:rPr>
          <w:rFonts w:ascii="Times New Roman" w:eastAsia="Aptos" w:hAnsi="Times New Roman" w:cs="Times New Roman"/>
          <w:sz w:val="24"/>
          <w:szCs w:val="24"/>
        </w:rPr>
        <w:t>Descreve o desequilíbrio provocado</w:t>
      </w:r>
      <w:r w:rsidR="00B85C85" w:rsidRPr="00A3036C">
        <w:rPr>
          <w:rFonts w:ascii="Times New Roman" w:eastAsia="Aptos" w:hAnsi="Times New Roman" w:cs="Times New Roman"/>
          <w:sz w:val="24"/>
          <w:szCs w:val="24"/>
        </w:rPr>
        <w:t xml:space="preserve"> pela mídia e favorável aos escolhidos pelo Sistema Terra </w:t>
      </w:r>
      <w:r w:rsidR="002A7D6F" w:rsidRPr="00A3036C">
        <w:rPr>
          <w:rFonts w:ascii="Times New Roman" w:eastAsia="Aptos" w:hAnsi="Times New Roman" w:cs="Times New Roman"/>
          <w:sz w:val="24"/>
          <w:szCs w:val="24"/>
        </w:rPr>
        <w:t>―</w:t>
      </w:r>
      <w:r w:rsidR="00942A63" w:rsidRPr="00A3036C">
        <w:rPr>
          <w:rFonts w:ascii="Times New Roman" w:eastAsia="Aptos" w:hAnsi="Times New Roman" w:cs="Times New Roman"/>
          <w:sz w:val="24"/>
          <w:szCs w:val="24"/>
        </w:rPr>
        <w:t xml:space="preserve"> </w:t>
      </w:r>
      <w:r w:rsidR="00E866E8" w:rsidRPr="00A3036C">
        <w:rPr>
          <w:rFonts w:ascii="Times New Roman" w:eastAsia="Aptos" w:hAnsi="Times New Roman" w:cs="Times New Roman"/>
          <w:sz w:val="24"/>
          <w:szCs w:val="24"/>
        </w:rPr>
        <w:t xml:space="preserve">Outra questão deve </w:t>
      </w:r>
      <w:r w:rsidR="009A1AE2" w:rsidRPr="00A3036C">
        <w:rPr>
          <w:rFonts w:ascii="Times New Roman" w:eastAsia="Aptos" w:hAnsi="Times New Roman" w:cs="Times New Roman"/>
          <w:sz w:val="24"/>
          <w:szCs w:val="24"/>
        </w:rPr>
        <w:t>se resolvida o quanto antes</w:t>
      </w:r>
      <w:r w:rsidR="00B85C85" w:rsidRPr="00A3036C">
        <w:rPr>
          <w:rFonts w:ascii="Times New Roman" w:eastAsia="Aptos" w:hAnsi="Times New Roman" w:cs="Times New Roman"/>
          <w:sz w:val="24"/>
          <w:szCs w:val="24"/>
        </w:rPr>
        <w:t xml:space="preserve"> </w:t>
      </w:r>
      <w:r w:rsidR="009A1AE2" w:rsidRPr="00A3036C">
        <w:rPr>
          <w:rFonts w:ascii="Times New Roman" w:eastAsia="Aptos" w:hAnsi="Times New Roman" w:cs="Times New Roman"/>
          <w:sz w:val="24"/>
          <w:szCs w:val="24"/>
        </w:rPr>
        <w:t xml:space="preserve">― Faz suspense </w:t>
      </w:r>
      <w:r w:rsidR="00942A63" w:rsidRPr="00A3036C">
        <w:rPr>
          <w:rFonts w:ascii="Times New Roman" w:eastAsia="Aptos" w:hAnsi="Times New Roman" w:cs="Times New Roman"/>
          <w:sz w:val="24"/>
          <w:szCs w:val="24"/>
        </w:rPr>
        <w:t>―</w:t>
      </w:r>
      <w:r w:rsidR="009A1AE2" w:rsidRPr="00A3036C">
        <w:rPr>
          <w:rFonts w:ascii="Times New Roman" w:eastAsia="Aptos" w:hAnsi="Times New Roman" w:cs="Times New Roman"/>
          <w:sz w:val="24"/>
          <w:szCs w:val="24"/>
        </w:rPr>
        <w:t xml:space="preserve"> Trata-se </w:t>
      </w:r>
      <w:r w:rsidR="005452BC" w:rsidRPr="00A3036C">
        <w:rPr>
          <w:rFonts w:ascii="Times New Roman" w:eastAsia="Aptos" w:hAnsi="Times New Roman" w:cs="Times New Roman"/>
          <w:sz w:val="24"/>
          <w:szCs w:val="24"/>
        </w:rPr>
        <w:t>de baixarmos as energias dos Guerreiros Dimensionais oriundos de</w:t>
      </w:r>
      <w:r w:rsidR="00651547" w:rsidRPr="00A3036C">
        <w:rPr>
          <w:rFonts w:ascii="Times New Roman" w:eastAsia="Aptos" w:hAnsi="Times New Roman" w:cs="Times New Roman"/>
          <w:sz w:val="24"/>
          <w:szCs w:val="24"/>
        </w:rPr>
        <w:t xml:space="preserve"> Harrison</w:t>
      </w:r>
      <w:r w:rsidR="00005BEE" w:rsidRPr="00A3036C">
        <w:rPr>
          <w:rFonts w:ascii="Times New Roman" w:eastAsia="Aptos" w:hAnsi="Times New Roman" w:cs="Times New Roman"/>
          <w:sz w:val="24"/>
          <w:szCs w:val="24"/>
        </w:rPr>
        <w:t>, Taylor e Agregados ―</w:t>
      </w:r>
      <w:r w:rsidR="000F3D24" w:rsidRPr="00A3036C">
        <w:rPr>
          <w:rFonts w:ascii="Times New Roman" w:eastAsia="Aptos" w:hAnsi="Times New Roman" w:cs="Times New Roman"/>
          <w:sz w:val="24"/>
          <w:szCs w:val="24"/>
        </w:rPr>
        <w:t xml:space="preserve"> Maquiavélico </w:t>
      </w:r>
      <w:r w:rsidR="00005BEE" w:rsidRPr="00A3036C">
        <w:rPr>
          <w:rFonts w:ascii="Times New Roman" w:eastAsia="Aptos" w:hAnsi="Times New Roman" w:cs="Times New Roman"/>
          <w:sz w:val="24"/>
          <w:szCs w:val="24"/>
        </w:rPr>
        <w:t>―</w:t>
      </w:r>
      <w:r w:rsidR="009A1AE2" w:rsidRPr="00A3036C">
        <w:rPr>
          <w:rFonts w:ascii="Times New Roman" w:eastAsia="Aptos" w:hAnsi="Times New Roman" w:cs="Times New Roman"/>
          <w:sz w:val="24"/>
          <w:szCs w:val="24"/>
        </w:rPr>
        <w:t xml:space="preserve"> </w:t>
      </w:r>
      <w:r w:rsidR="00823427" w:rsidRPr="00A3036C">
        <w:rPr>
          <w:rFonts w:ascii="Times New Roman" w:eastAsia="Aptos" w:hAnsi="Times New Roman" w:cs="Times New Roman"/>
          <w:sz w:val="24"/>
          <w:szCs w:val="24"/>
        </w:rPr>
        <w:t>Nossa intelig</w:t>
      </w:r>
      <w:r w:rsidR="00B53535" w:rsidRPr="00A3036C">
        <w:rPr>
          <w:rFonts w:ascii="Times New Roman" w:eastAsia="Aptos" w:hAnsi="Times New Roman" w:cs="Times New Roman"/>
          <w:sz w:val="24"/>
          <w:szCs w:val="24"/>
        </w:rPr>
        <w:t xml:space="preserve">ência está providenciando o desaparecimento de </w:t>
      </w:r>
      <w:r w:rsidR="008042E4" w:rsidRPr="00A3036C">
        <w:rPr>
          <w:rFonts w:ascii="Times New Roman" w:eastAsia="Aptos" w:hAnsi="Times New Roman" w:cs="Times New Roman"/>
          <w:sz w:val="24"/>
          <w:szCs w:val="24"/>
        </w:rPr>
        <w:t>Taiguara</w:t>
      </w:r>
      <w:r w:rsidR="00B53535" w:rsidRPr="00A3036C">
        <w:rPr>
          <w:rFonts w:ascii="Times New Roman" w:eastAsia="Aptos" w:hAnsi="Times New Roman" w:cs="Times New Roman"/>
          <w:sz w:val="24"/>
          <w:szCs w:val="24"/>
        </w:rPr>
        <w:t xml:space="preserve"> Kauê Harriso</w:t>
      </w:r>
      <w:r w:rsidR="008042E4" w:rsidRPr="00A3036C">
        <w:rPr>
          <w:rFonts w:ascii="Times New Roman" w:eastAsia="Aptos" w:hAnsi="Times New Roman" w:cs="Times New Roman"/>
          <w:sz w:val="24"/>
          <w:szCs w:val="24"/>
        </w:rPr>
        <w:t>n ― Revela decisão de</w:t>
      </w:r>
      <w:r w:rsidR="00F821DB" w:rsidRPr="00A3036C">
        <w:rPr>
          <w:rFonts w:ascii="Times New Roman" w:eastAsia="Aptos" w:hAnsi="Times New Roman" w:cs="Times New Roman"/>
          <w:sz w:val="24"/>
          <w:szCs w:val="24"/>
        </w:rPr>
        <w:t xml:space="preserve"> matar o, atual, patriarca de Harrison, Taylor e Agregados</w:t>
      </w:r>
      <w:r w:rsidR="009D6EE7" w:rsidRPr="00A3036C">
        <w:rPr>
          <w:rFonts w:ascii="Times New Roman" w:eastAsia="Aptos" w:hAnsi="Times New Roman" w:cs="Times New Roman"/>
          <w:sz w:val="24"/>
          <w:szCs w:val="24"/>
        </w:rPr>
        <w:t xml:space="preserve"> com 77 anos </w:t>
      </w:r>
      <w:r w:rsidR="008042E4" w:rsidRPr="00A3036C">
        <w:rPr>
          <w:rFonts w:ascii="Times New Roman" w:eastAsia="Aptos" w:hAnsi="Times New Roman" w:cs="Times New Roman"/>
          <w:sz w:val="24"/>
          <w:szCs w:val="24"/>
        </w:rPr>
        <w:t>―</w:t>
      </w:r>
      <w:r w:rsidR="00FB3564" w:rsidRPr="00A3036C">
        <w:rPr>
          <w:rFonts w:ascii="Times New Roman" w:eastAsia="Aptos" w:hAnsi="Times New Roman" w:cs="Times New Roman"/>
          <w:sz w:val="24"/>
          <w:szCs w:val="24"/>
        </w:rPr>
        <w:t xml:space="preserve"> </w:t>
      </w:r>
      <w:r w:rsidR="003E0AD1" w:rsidRPr="00A3036C">
        <w:rPr>
          <w:rFonts w:ascii="Times New Roman" w:eastAsia="Aptos" w:hAnsi="Times New Roman" w:cs="Times New Roman"/>
          <w:sz w:val="24"/>
          <w:szCs w:val="24"/>
        </w:rPr>
        <w:t xml:space="preserve">Deleita-se </w:t>
      </w:r>
      <w:r w:rsidR="00FB3564" w:rsidRPr="00A3036C">
        <w:rPr>
          <w:rFonts w:ascii="Times New Roman" w:eastAsia="Aptos" w:hAnsi="Times New Roman" w:cs="Times New Roman"/>
          <w:sz w:val="24"/>
          <w:szCs w:val="24"/>
        </w:rPr>
        <w:t>―</w:t>
      </w:r>
      <w:r w:rsidR="003E0AD1" w:rsidRPr="00A3036C">
        <w:rPr>
          <w:rFonts w:ascii="Times New Roman" w:eastAsia="Aptos" w:hAnsi="Times New Roman" w:cs="Times New Roman"/>
          <w:sz w:val="24"/>
          <w:szCs w:val="24"/>
        </w:rPr>
        <w:t xml:space="preserve"> Inclusive para ser uma tragédia chocante</w:t>
      </w:r>
      <w:r w:rsidR="000C2AA0" w:rsidRPr="00A3036C">
        <w:rPr>
          <w:rFonts w:ascii="Times New Roman" w:eastAsia="Aptos" w:hAnsi="Times New Roman" w:cs="Times New Roman"/>
          <w:sz w:val="24"/>
          <w:szCs w:val="24"/>
        </w:rPr>
        <w:t>, também mataremos</w:t>
      </w:r>
      <w:r w:rsidR="001D07A0" w:rsidRPr="00A3036C">
        <w:rPr>
          <w:rFonts w:ascii="Times New Roman" w:eastAsia="Aptos" w:hAnsi="Times New Roman" w:cs="Times New Roman"/>
          <w:sz w:val="24"/>
          <w:szCs w:val="24"/>
        </w:rPr>
        <w:t xml:space="preserve"> a matriarca</w:t>
      </w:r>
      <w:r w:rsidR="00C80C7F" w:rsidRPr="00A3036C">
        <w:rPr>
          <w:rFonts w:ascii="Times New Roman" w:eastAsia="Aptos" w:hAnsi="Times New Roman" w:cs="Times New Roman"/>
          <w:sz w:val="24"/>
          <w:szCs w:val="24"/>
        </w:rPr>
        <w:t>,</w:t>
      </w:r>
      <w:r w:rsidR="000C2AA0" w:rsidRPr="00A3036C">
        <w:rPr>
          <w:rFonts w:ascii="Times New Roman" w:eastAsia="Aptos" w:hAnsi="Times New Roman" w:cs="Times New Roman"/>
          <w:sz w:val="24"/>
          <w:szCs w:val="24"/>
        </w:rPr>
        <w:t xml:space="preserve"> Anna Márcia Guerra Harrison, 78</w:t>
      </w:r>
      <w:r w:rsidR="0009175D" w:rsidRPr="00A3036C">
        <w:rPr>
          <w:rFonts w:ascii="Times New Roman" w:eastAsia="Aptos" w:hAnsi="Times New Roman" w:cs="Times New Roman"/>
          <w:sz w:val="24"/>
          <w:szCs w:val="24"/>
        </w:rPr>
        <w:t xml:space="preserve">, </w:t>
      </w:r>
      <w:r w:rsidR="001D07A0" w:rsidRPr="00A3036C">
        <w:rPr>
          <w:rFonts w:ascii="Times New Roman" w:eastAsia="Aptos" w:hAnsi="Times New Roman" w:cs="Times New Roman"/>
          <w:sz w:val="24"/>
          <w:szCs w:val="24"/>
        </w:rPr>
        <w:t>provocando</w:t>
      </w:r>
      <w:r w:rsidR="00C80C7F" w:rsidRPr="00A3036C">
        <w:rPr>
          <w:rFonts w:ascii="Times New Roman" w:eastAsia="Aptos" w:hAnsi="Times New Roman" w:cs="Times New Roman"/>
          <w:sz w:val="24"/>
          <w:szCs w:val="24"/>
        </w:rPr>
        <w:t xml:space="preserve"> tristeza não só nos familiares e agregados, como também em t</w:t>
      </w:r>
      <w:r w:rsidR="00FA0120" w:rsidRPr="00A3036C">
        <w:rPr>
          <w:rFonts w:ascii="Times New Roman" w:eastAsia="Aptos" w:hAnsi="Times New Roman" w:cs="Times New Roman"/>
          <w:sz w:val="24"/>
          <w:szCs w:val="24"/>
        </w:rPr>
        <w:t>oda população do orbe pela representa</w:t>
      </w:r>
      <w:r w:rsidR="00E92C98" w:rsidRPr="00A3036C">
        <w:rPr>
          <w:rFonts w:ascii="Times New Roman" w:eastAsia="Aptos" w:hAnsi="Times New Roman" w:cs="Times New Roman"/>
          <w:sz w:val="24"/>
          <w:szCs w:val="24"/>
        </w:rPr>
        <w:t>tividade</w:t>
      </w:r>
      <w:r w:rsidR="00FA0120" w:rsidRPr="00A3036C">
        <w:rPr>
          <w:rFonts w:ascii="Times New Roman" w:eastAsia="Aptos" w:hAnsi="Times New Roman" w:cs="Times New Roman"/>
          <w:sz w:val="24"/>
          <w:szCs w:val="24"/>
        </w:rPr>
        <w:t xml:space="preserve"> política</w:t>
      </w:r>
      <w:r w:rsidR="00E92C98" w:rsidRPr="00A3036C">
        <w:rPr>
          <w:rFonts w:ascii="Times New Roman" w:eastAsia="Aptos" w:hAnsi="Times New Roman" w:cs="Times New Roman"/>
          <w:sz w:val="24"/>
          <w:szCs w:val="24"/>
        </w:rPr>
        <w:t>, empresarial e socia</w:t>
      </w:r>
      <w:r w:rsidR="00320BDA" w:rsidRPr="00A3036C">
        <w:rPr>
          <w:rFonts w:ascii="Times New Roman" w:eastAsia="Aptos" w:hAnsi="Times New Roman" w:cs="Times New Roman"/>
          <w:sz w:val="24"/>
          <w:szCs w:val="24"/>
        </w:rPr>
        <w:t>l, causando uma comoção coletiva</w:t>
      </w:r>
      <w:r w:rsidR="001D2BB8" w:rsidRPr="00A3036C">
        <w:rPr>
          <w:rFonts w:ascii="Times New Roman" w:eastAsia="Aptos" w:hAnsi="Times New Roman" w:cs="Times New Roman"/>
          <w:sz w:val="24"/>
          <w:szCs w:val="24"/>
        </w:rPr>
        <w:t xml:space="preserve"> com o choqu</w:t>
      </w:r>
      <w:r w:rsidR="00146C57" w:rsidRPr="00A3036C">
        <w:rPr>
          <w:rFonts w:ascii="Times New Roman" w:eastAsia="Aptos" w:hAnsi="Times New Roman" w:cs="Times New Roman"/>
          <w:sz w:val="24"/>
          <w:szCs w:val="24"/>
        </w:rPr>
        <w:t>e destas perdas</w:t>
      </w:r>
      <w:r w:rsidR="00232410" w:rsidRPr="00A3036C">
        <w:rPr>
          <w:rFonts w:ascii="Times New Roman" w:eastAsia="Aptos" w:hAnsi="Times New Roman" w:cs="Times New Roman"/>
          <w:sz w:val="24"/>
          <w:szCs w:val="24"/>
        </w:rPr>
        <w:t xml:space="preserve"> </w:t>
      </w:r>
      <w:r w:rsidR="00232410" w:rsidRPr="00A3036C">
        <w:rPr>
          <w:rFonts w:ascii="Times New Roman" w:eastAsia="Aptos" w:hAnsi="Times New Roman" w:cs="Times New Roman"/>
          <w:sz w:val="24"/>
          <w:szCs w:val="24"/>
        </w:rPr>
        <w:lastRenderedPageBreak/>
        <w:t>personificadas no planeta como</w:t>
      </w:r>
      <w:r w:rsidR="00842AA9" w:rsidRPr="00A3036C">
        <w:rPr>
          <w:rFonts w:ascii="Times New Roman" w:eastAsia="Aptos" w:hAnsi="Times New Roman" w:cs="Times New Roman"/>
          <w:sz w:val="24"/>
          <w:szCs w:val="24"/>
        </w:rPr>
        <w:t xml:space="preserve"> sinônimo de sucesso</w:t>
      </w:r>
      <w:r w:rsidR="00FA0120" w:rsidRPr="00A3036C">
        <w:rPr>
          <w:rFonts w:ascii="Times New Roman" w:eastAsia="Aptos" w:hAnsi="Times New Roman" w:cs="Times New Roman"/>
          <w:sz w:val="24"/>
          <w:szCs w:val="24"/>
        </w:rPr>
        <w:t xml:space="preserve"> </w:t>
      </w:r>
      <w:r w:rsidR="003E0AD1" w:rsidRPr="00A3036C">
        <w:rPr>
          <w:rFonts w:ascii="Times New Roman" w:eastAsia="Aptos" w:hAnsi="Times New Roman" w:cs="Times New Roman"/>
          <w:sz w:val="24"/>
          <w:szCs w:val="24"/>
        </w:rPr>
        <w:t>―</w:t>
      </w:r>
      <w:r w:rsidR="00842AA9" w:rsidRPr="00A3036C">
        <w:rPr>
          <w:rFonts w:ascii="Times New Roman" w:eastAsia="Aptos" w:hAnsi="Times New Roman" w:cs="Times New Roman"/>
          <w:sz w:val="24"/>
          <w:szCs w:val="24"/>
        </w:rPr>
        <w:t xml:space="preserve"> </w:t>
      </w:r>
      <w:r w:rsidR="00EB7332" w:rsidRPr="00A3036C">
        <w:rPr>
          <w:rFonts w:ascii="Times New Roman" w:eastAsia="Aptos" w:hAnsi="Times New Roman" w:cs="Times New Roman"/>
          <w:sz w:val="24"/>
          <w:szCs w:val="24"/>
        </w:rPr>
        <w:t xml:space="preserve">Vibra a maldade </w:t>
      </w:r>
      <w:r w:rsidR="00842AA9" w:rsidRPr="00A3036C">
        <w:rPr>
          <w:rFonts w:ascii="Times New Roman" w:eastAsia="Aptos" w:hAnsi="Times New Roman" w:cs="Times New Roman"/>
          <w:sz w:val="24"/>
          <w:szCs w:val="24"/>
        </w:rPr>
        <w:t>―</w:t>
      </w:r>
      <w:r w:rsidR="008042E4" w:rsidRPr="00A3036C">
        <w:rPr>
          <w:rFonts w:ascii="Times New Roman" w:eastAsia="Aptos" w:hAnsi="Times New Roman" w:cs="Times New Roman"/>
          <w:sz w:val="24"/>
          <w:szCs w:val="24"/>
        </w:rPr>
        <w:t xml:space="preserve"> </w:t>
      </w:r>
      <w:r w:rsidR="00B85C85" w:rsidRPr="00A3036C">
        <w:rPr>
          <w:rFonts w:ascii="Times New Roman" w:eastAsia="Aptos" w:hAnsi="Times New Roman" w:cs="Times New Roman"/>
          <w:sz w:val="24"/>
          <w:szCs w:val="24"/>
        </w:rPr>
        <w:t xml:space="preserve">O </w:t>
      </w:r>
      <w:r w:rsidR="00B85C85" w:rsidRPr="00A3036C">
        <w:rPr>
          <w:rFonts w:ascii="Times New Roman" w:eastAsia="Aptos" w:hAnsi="Times New Roman" w:cs="Times New Roman"/>
          <w:i/>
          <w:iCs/>
          <w:sz w:val="24"/>
          <w:szCs w:val="24"/>
        </w:rPr>
        <w:t>mundo é pequeno e dá volt</w:t>
      </w:r>
      <w:r w:rsidR="00EC311A" w:rsidRPr="00A3036C">
        <w:rPr>
          <w:rFonts w:ascii="Times New Roman" w:eastAsia="Aptos" w:hAnsi="Times New Roman" w:cs="Times New Roman"/>
          <w:i/>
          <w:iCs/>
          <w:sz w:val="24"/>
          <w:szCs w:val="24"/>
        </w:rPr>
        <w:t>as</w:t>
      </w:r>
      <w:r w:rsidR="00EC311A" w:rsidRPr="00A3036C">
        <w:rPr>
          <w:rFonts w:ascii="Times New Roman" w:eastAsia="Aptos" w:hAnsi="Times New Roman" w:cs="Times New Roman"/>
          <w:sz w:val="24"/>
          <w:szCs w:val="24"/>
        </w:rPr>
        <w:t xml:space="preserve">, mas sempre está </w:t>
      </w:r>
      <w:r w:rsidR="00C0292F" w:rsidRPr="00A3036C">
        <w:rPr>
          <w:rFonts w:ascii="Times New Roman" w:eastAsia="Aptos" w:hAnsi="Times New Roman" w:cs="Times New Roman"/>
          <w:sz w:val="24"/>
          <w:szCs w:val="24"/>
        </w:rPr>
        <w:t>e estará em</w:t>
      </w:r>
      <w:r w:rsidR="00EC311A" w:rsidRPr="00A3036C">
        <w:rPr>
          <w:rFonts w:ascii="Times New Roman" w:eastAsia="Aptos" w:hAnsi="Times New Roman" w:cs="Times New Roman"/>
          <w:sz w:val="24"/>
          <w:szCs w:val="24"/>
        </w:rPr>
        <w:t xml:space="preserve"> nossas mãos</w:t>
      </w:r>
      <w:r w:rsidR="009F1C00" w:rsidRPr="00A3036C">
        <w:rPr>
          <w:rFonts w:ascii="Times New Roman" w:eastAsia="Aptos" w:hAnsi="Times New Roman" w:cs="Times New Roman"/>
          <w:sz w:val="24"/>
          <w:szCs w:val="24"/>
        </w:rPr>
        <w:t xml:space="preserve">, a exemplo de uma corrida de Fórmula </w:t>
      </w:r>
      <w:r w:rsidR="009F1C00" w:rsidRPr="00A3036C">
        <w:rPr>
          <w:rFonts w:ascii="Times New Roman" w:eastAsia="Aptos" w:hAnsi="Times New Roman" w:cs="Times New Roman"/>
          <w:b/>
          <w:bCs/>
          <w:sz w:val="24"/>
          <w:szCs w:val="24"/>
        </w:rPr>
        <w:t>Indy</w:t>
      </w:r>
      <w:r w:rsidR="009F1C00" w:rsidRPr="00A3036C">
        <w:rPr>
          <w:rFonts w:ascii="Times New Roman" w:eastAsia="Aptos" w:hAnsi="Times New Roman" w:cs="Times New Roman"/>
          <w:sz w:val="24"/>
          <w:szCs w:val="24"/>
        </w:rPr>
        <w:t xml:space="preserve"> num circuito oval</w:t>
      </w:r>
      <w:r w:rsidR="008768FF" w:rsidRPr="00A3036C">
        <w:rPr>
          <w:rFonts w:ascii="Times New Roman" w:eastAsia="Aptos" w:hAnsi="Times New Roman" w:cs="Times New Roman"/>
          <w:sz w:val="24"/>
          <w:szCs w:val="24"/>
        </w:rPr>
        <w:t>, quando a largada</w:t>
      </w:r>
      <w:r w:rsidR="007D5E49" w:rsidRPr="00A3036C">
        <w:rPr>
          <w:rFonts w:ascii="Times New Roman" w:eastAsia="Aptos" w:hAnsi="Times New Roman" w:cs="Times New Roman"/>
          <w:sz w:val="24"/>
          <w:szCs w:val="24"/>
        </w:rPr>
        <w:t xml:space="preserve"> e </w:t>
      </w:r>
      <w:r w:rsidR="00FF1F1D" w:rsidRPr="00A3036C">
        <w:rPr>
          <w:rFonts w:ascii="Times New Roman" w:eastAsia="Aptos" w:hAnsi="Times New Roman" w:cs="Times New Roman"/>
          <w:sz w:val="24"/>
          <w:szCs w:val="24"/>
        </w:rPr>
        <w:t xml:space="preserve">a </w:t>
      </w:r>
      <w:r w:rsidR="007D5E49" w:rsidRPr="00A3036C">
        <w:rPr>
          <w:rFonts w:ascii="Times New Roman" w:eastAsia="Aptos" w:hAnsi="Times New Roman" w:cs="Times New Roman"/>
          <w:sz w:val="24"/>
          <w:szCs w:val="24"/>
        </w:rPr>
        <w:t>final da</w:t>
      </w:r>
      <w:r w:rsidR="00FF1F1D" w:rsidRPr="00A3036C">
        <w:rPr>
          <w:rFonts w:ascii="Times New Roman" w:eastAsia="Aptos" w:hAnsi="Times New Roman" w:cs="Times New Roman"/>
          <w:sz w:val="24"/>
          <w:szCs w:val="24"/>
        </w:rPr>
        <w:t xml:space="preserve"> competição, saem e chegam no mesm</w:t>
      </w:r>
      <w:r w:rsidR="00DA2244" w:rsidRPr="00A3036C">
        <w:rPr>
          <w:rFonts w:ascii="Times New Roman" w:eastAsia="Aptos" w:hAnsi="Times New Roman" w:cs="Times New Roman"/>
          <w:sz w:val="24"/>
          <w:szCs w:val="24"/>
        </w:rPr>
        <w:t xml:space="preserve">o lugar </w:t>
      </w:r>
      <w:r w:rsidR="00095250" w:rsidRPr="00A3036C">
        <w:rPr>
          <w:rFonts w:ascii="Times New Roman" w:eastAsia="Aptos" w:hAnsi="Times New Roman" w:cs="Times New Roman"/>
          <w:sz w:val="24"/>
          <w:szCs w:val="24"/>
        </w:rPr>
        <w:t>da partida</w:t>
      </w:r>
      <w:r w:rsidR="00EC311A" w:rsidRPr="00A3036C">
        <w:rPr>
          <w:rFonts w:ascii="Times New Roman" w:eastAsia="Aptos" w:hAnsi="Times New Roman" w:cs="Times New Roman"/>
          <w:sz w:val="24"/>
          <w:szCs w:val="24"/>
        </w:rPr>
        <w:t>. ▬ imperialista</w:t>
      </w:r>
      <w:r w:rsidR="00C0292F" w:rsidRPr="00A3036C">
        <w:rPr>
          <w:rFonts w:ascii="Times New Roman" w:eastAsia="Aptos" w:hAnsi="Times New Roman" w:cs="Times New Roman"/>
          <w:sz w:val="24"/>
          <w:szCs w:val="24"/>
        </w:rPr>
        <w:t>.</w:t>
      </w:r>
    </w:p>
    <w:p w14:paraId="1536A736" w14:textId="77777777" w:rsidR="001837C6" w:rsidRPr="00A3036C" w:rsidRDefault="001837C6" w:rsidP="00431C74">
      <w:pPr>
        <w:spacing w:after="0"/>
        <w:jc w:val="both"/>
        <w:rPr>
          <w:rFonts w:ascii="Times New Roman" w:eastAsia="Aptos" w:hAnsi="Times New Roman" w:cs="Times New Roman"/>
          <w:sz w:val="24"/>
          <w:szCs w:val="24"/>
        </w:rPr>
      </w:pPr>
    </w:p>
    <w:p w14:paraId="7E97D7BE" w14:textId="4014E0BF" w:rsidR="001B2BCF" w:rsidRPr="00A3036C" w:rsidRDefault="001837C6" w:rsidP="00431C74">
      <w:pPr>
        <w:spacing w:after="0"/>
        <w:jc w:val="both"/>
        <w:rPr>
          <w:rFonts w:ascii="Times New Roman" w:eastAsia="Aptos" w:hAnsi="Times New Roman" w:cs="Times New Roman"/>
          <w:bCs/>
          <w:sz w:val="24"/>
          <w:szCs w:val="24"/>
        </w:rPr>
      </w:pPr>
      <w:r w:rsidRPr="00A3036C">
        <w:rPr>
          <w:rFonts w:ascii="Times New Roman" w:eastAsia="Aptos" w:hAnsi="Times New Roman" w:cs="Times New Roman"/>
          <w:sz w:val="24"/>
          <w:szCs w:val="24"/>
        </w:rPr>
        <w:t xml:space="preserve">Neste momento o </w:t>
      </w:r>
      <w:r w:rsidRPr="00A3036C">
        <w:rPr>
          <w:rFonts w:ascii="Times New Roman" w:eastAsia="Aptos" w:hAnsi="Times New Roman" w:cs="Times New Roman"/>
          <w:i/>
          <w:iCs/>
          <w:sz w:val="24"/>
          <w:szCs w:val="24"/>
        </w:rPr>
        <w:t xml:space="preserve">túnel do tempo </w:t>
      </w:r>
      <w:r w:rsidRPr="00A3036C">
        <w:rPr>
          <w:rFonts w:ascii="Times New Roman" w:eastAsia="Aptos" w:hAnsi="Times New Roman" w:cs="Times New Roman"/>
          <w:sz w:val="24"/>
          <w:szCs w:val="24"/>
        </w:rPr>
        <w:t>exibe</w:t>
      </w:r>
      <w:r w:rsidR="00BB4FA1" w:rsidRPr="00A3036C">
        <w:rPr>
          <w:rFonts w:ascii="Times New Roman" w:eastAsia="Aptos" w:hAnsi="Times New Roman" w:cs="Times New Roman"/>
          <w:sz w:val="24"/>
          <w:szCs w:val="24"/>
        </w:rPr>
        <w:t xml:space="preserve"> uma força tarefa liderada por Nefertari Mandela</w:t>
      </w:r>
      <w:r w:rsidR="00001974" w:rsidRPr="00A3036C">
        <w:rPr>
          <w:rFonts w:ascii="Times New Roman" w:eastAsia="Aptos" w:hAnsi="Times New Roman" w:cs="Times New Roman"/>
          <w:sz w:val="24"/>
          <w:szCs w:val="24"/>
        </w:rPr>
        <w:t xml:space="preserve"> visitando comunidade carente da África do Sul.</w:t>
      </w:r>
      <w:r w:rsidR="00C216FB" w:rsidRPr="00A3036C">
        <w:rPr>
          <w:rFonts w:ascii="Times New Roman" w:eastAsia="Aptos" w:hAnsi="Times New Roman" w:cs="Times New Roman"/>
          <w:sz w:val="24"/>
          <w:szCs w:val="24"/>
        </w:rPr>
        <w:t xml:space="preserve"> Acompanhada de empresários, inclusive do Grupo Harrison &amp; Taylor</w:t>
      </w:r>
      <w:r w:rsidR="00F02A71" w:rsidRPr="00A3036C">
        <w:rPr>
          <w:rFonts w:ascii="Times New Roman" w:eastAsia="Aptos" w:hAnsi="Times New Roman" w:cs="Times New Roman"/>
          <w:sz w:val="24"/>
          <w:szCs w:val="24"/>
        </w:rPr>
        <w:t xml:space="preserve"> comprometido em fornecer cestas básica</w:t>
      </w:r>
      <w:r w:rsidR="00A536D7" w:rsidRPr="00A3036C">
        <w:rPr>
          <w:rFonts w:ascii="Times New Roman" w:eastAsia="Aptos" w:hAnsi="Times New Roman" w:cs="Times New Roman"/>
          <w:sz w:val="24"/>
          <w:szCs w:val="24"/>
        </w:rPr>
        <w:t>s</w:t>
      </w:r>
      <w:r w:rsidR="00CD0777" w:rsidRPr="00A3036C">
        <w:rPr>
          <w:rFonts w:ascii="Times New Roman" w:eastAsia="Aptos" w:hAnsi="Times New Roman" w:cs="Times New Roman"/>
          <w:sz w:val="24"/>
          <w:szCs w:val="24"/>
        </w:rPr>
        <w:t xml:space="preserve">, </w:t>
      </w:r>
      <w:r w:rsidR="008F1141" w:rsidRPr="00A3036C">
        <w:rPr>
          <w:rFonts w:ascii="Times New Roman" w:eastAsia="Aptos" w:hAnsi="Times New Roman" w:cs="Times New Roman"/>
          <w:sz w:val="24"/>
          <w:szCs w:val="24"/>
        </w:rPr>
        <w:t>educação</w:t>
      </w:r>
      <w:r w:rsidR="00CD0777" w:rsidRPr="00A3036C">
        <w:rPr>
          <w:rFonts w:ascii="Times New Roman" w:eastAsia="Aptos" w:hAnsi="Times New Roman" w:cs="Times New Roman"/>
          <w:sz w:val="24"/>
          <w:szCs w:val="24"/>
        </w:rPr>
        <w:t xml:space="preserve"> e</w:t>
      </w:r>
      <w:r w:rsidR="0084533F" w:rsidRPr="00A3036C">
        <w:rPr>
          <w:rFonts w:ascii="Times New Roman" w:eastAsia="Aptos" w:hAnsi="Times New Roman" w:cs="Times New Roman"/>
          <w:sz w:val="24"/>
          <w:szCs w:val="24"/>
        </w:rPr>
        <w:t xml:space="preserve"> ações empreendedoras</w:t>
      </w:r>
      <w:r w:rsidR="00724FB0" w:rsidRPr="00A3036C">
        <w:rPr>
          <w:rFonts w:ascii="Times New Roman" w:eastAsia="Aptos" w:hAnsi="Times New Roman" w:cs="Times New Roman"/>
          <w:sz w:val="24"/>
          <w:szCs w:val="24"/>
        </w:rPr>
        <w:t xml:space="preserve"> para gerar renda para os moradores de cada região onde o projeto</w:t>
      </w:r>
      <w:r w:rsidR="004B225B" w:rsidRPr="00A3036C">
        <w:rPr>
          <w:rFonts w:ascii="Times New Roman" w:eastAsia="Aptos" w:hAnsi="Times New Roman" w:cs="Times New Roman"/>
          <w:bCs/>
          <w:sz w:val="24"/>
          <w:szCs w:val="24"/>
        </w:rPr>
        <w:t xml:space="preserve">, “Consciência, Verdade Absoluta e Prosperidade”. </w:t>
      </w:r>
      <w:r w:rsidR="004B225B" w:rsidRPr="00A3036C">
        <w:rPr>
          <w:rFonts w:ascii="Times New Roman" w:eastAsia="Aptos" w:hAnsi="Times New Roman" w:cs="Times New Roman"/>
          <w:sz w:val="24"/>
          <w:szCs w:val="24"/>
        </w:rPr>
        <w:t xml:space="preserve"> </w:t>
      </w:r>
      <w:r w:rsidR="00724FB0" w:rsidRPr="00A3036C">
        <w:rPr>
          <w:rFonts w:ascii="Times New Roman" w:eastAsia="Aptos" w:hAnsi="Times New Roman" w:cs="Times New Roman"/>
          <w:sz w:val="24"/>
          <w:szCs w:val="24"/>
        </w:rPr>
        <w:t xml:space="preserve"> seja implantad</w:t>
      </w:r>
      <w:r w:rsidR="00D86C0F" w:rsidRPr="00A3036C">
        <w:rPr>
          <w:rFonts w:ascii="Times New Roman" w:eastAsia="Aptos" w:hAnsi="Times New Roman" w:cs="Times New Roman"/>
          <w:sz w:val="24"/>
          <w:szCs w:val="24"/>
        </w:rPr>
        <w:t>o</w:t>
      </w:r>
      <w:r w:rsidR="00C13D10" w:rsidRPr="00A3036C">
        <w:rPr>
          <w:rFonts w:ascii="Times New Roman" w:eastAsia="Aptos" w:hAnsi="Times New Roman" w:cs="Times New Roman"/>
          <w:sz w:val="24"/>
          <w:szCs w:val="24"/>
        </w:rPr>
        <w:t>.</w:t>
      </w:r>
      <w:r w:rsidR="00D86C0F" w:rsidRPr="00A3036C">
        <w:rPr>
          <w:rFonts w:ascii="Times New Roman" w:eastAsia="Aptos" w:hAnsi="Times New Roman" w:cs="Times New Roman"/>
          <w:sz w:val="24"/>
          <w:szCs w:val="24"/>
        </w:rPr>
        <w:t xml:space="preserve"> </w:t>
      </w:r>
      <w:r w:rsidR="00C13D10" w:rsidRPr="00A3036C">
        <w:rPr>
          <w:rFonts w:ascii="Times New Roman" w:eastAsia="Aptos" w:hAnsi="Times New Roman" w:cs="Times New Roman"/>
          <w:sz w:val="24"/>
          <w:szCs w:val="24"/>
        </w:rPr>
        <w:t>E</w:t>
      </w:r>
      <w:r w:rsidR="00D86C0F" w:rsidRPr="00A3036C">
        <w:rPr>
          <w:rFonts w:ascii="Times New Roman" w:eastAsia="Aptos" w:hAnsi="Times New Roman" w:cs="Times New Roman"/>
          <w:sz w:val="24"/>
          <w:szCs w:val="24"/>
        </w:rPr>
        <w:t xml:space="preserve">xecução </w:t>
      </w:r>
      <w:r w:rsidR="005001E5" w:rsidRPr="00A3036C">
        <w:rPr>
          <w:rFonts w:ascii="Times New Roman" w:eastAsia="Aptos" w:hAnsi="Times New Roman" w:cs="Times New Roman"/>
          <w:sz w:val="24"/>
          <w:szCs w:val="24"/>
        </w:rPr>
        <w:t xml:space="preserve">de excelência do </w:t>
      </w:r>
      <w:r w:rsidR="005001E5" w:rsidRPr="00A3036C">
        <w:rPr>
          <w:rFonts w:ascii="Times New Roman" w:eastAsia="Aptos" w:hAnsi="Times New Roman" w:cs="Times New Roman"/>
          <w:b/>
          <w:sz w:val="24"/>
          <w:szCs w:val="24"/>
        </w:rPr>
        <w:t>Green Dream</w:t>
      </w:r>
      <w:r w:rsidR="00C12764" w:rsidRPr="00A3036C">
        <w:rPr>
          <w:rFonts w:ascii="Times New Roman" w:eastAsia="Aptos" w:hAnsi="Times New Roman" w:cs="Times New Roman"/>
          <w:b/>
          <w:sz w:val="24"/>
          <w:szCs w:val="24"/>
        </w:rPr>
        <w:t xml:space="preserve"> </w:t>
      </w:r>
      <w:r w:rsidR="00C12764" w:rsidRPr="00A3036C">
        <w:rPr>
          <w:rFonts w:ascii="Times New Roman" w:eastAsia="Aptos" w:hAnsi="Times New Roman" w:cs="Times New Roman"/>
          <w:bCs/>
          <w:sz w:val="24"/>
          <w:szCs w:val="24"/>
        </w:rPr>
        <w:t>credibilizado pelas realizações de prevenção</w:t>
      </w:r>
      <w:r w:rsidR="00E70AF4" w:rsidRPr="00A3036C">
        <w:rPr>
          <w:rFonts w:ascii="Times New Roman" w:eastAsia="Aptos" w:hAnsi="Times New Roman" w:cs="Times New Roman"/>
          <w:bCs/>
          <w:sz w:val="24"/>
          <w:szCs w:val="24"/>
        </w:rPr>
        <w:t xml:space="preserve"> e respeito a natureza</w:t>
      </w:r>
      <w:r w:rsidR="000B6365" w:rsidRPr="00A3036C">
        <w:rPr>
          <w:rFonts w:ascii="Times New Roman" w:eastAsia="Aptos" w:hAnsi="Times New Roman" w:cs="Times New Roman"/>
          <w:bCs/>
          <w:sz w:val="24"/>
          <w:szCs w:val="24"/>
        </w:rPr>
        <w:t xml:space="preserve"> e, por conceder oportunidade</w:t>
      </w:r>
      <w:r w:rsidR="00045B5D" w:rsidRPr="00A3036C">
        <w:rPr>
          <w:rFonts w:ascii="Times New Roman" w:eastAsia="Aptos" w:hAnsi="Times New Roman" w:cs="Times New Roman"/>
          <w:bCs/>
          <w:sz w:val="24"/>
          <w:szCs w:val="24"/>
        </w:rPr>
        <w:t>s</w:t>
      </w:r>
      <w:r w:rsidR="000B6365" w:rsidRPr="00A3036C">
        <w:rPr>
          <w:rFonts w:ascii="Times New Roman" w:eastAsia="Aptos" w:hAnsi="Times New Roman" w:cs="Times New Roman"/>
          <w:bCs/>
          <w:sz w:val="24"/>
          <w:szCs w:val="24"/>
        </w:rPr>
        <w:t xml:space="preserve"> de formações educacionai</w:t>
      </w:r>
      <w:r w:rsidR="00792430" w:rsidRPr="00A3036C">
        <w:rPr>
          <w:rFonts w:ascii="Times New Roman" w:eastAsia="Aptos" w:hAnsi="Times New Roman" w:cs="Times New Roman"/>
          <w:bCs/>
          <w:sz w:val="24"/>
          <w:szCs w:val="24"/>
        </w:rPr>
        <w:t>s alavancadas pelo empreendedorismo</w:t>
      </w:r>
      <w:r w:rsidR="00FE6826" w:rsidRPr="00A3036C">
        <w:rPr>
          <w:rFonts w:ascii="Times New Roman" w:eastAsia="Aptos" w:hAnsi="Times New Roman" w:cs="Times New Roman"/>
          <w:bCs/>
          <w:sz w:val="24"/>
          <w:szCs w:val="24"/>
        </w:rPr>
        <w:t xml:space="preserve"> aos povos destas regiões</w:t>
      </w:r>
      <w:r w:rsidR="00792430" w:rsidRPr="00A3036C">
        <w:rPr>
          <w:rFonts w:ascii="Times New Roman" w:eastAsia="Aptos" w:hAnsi="Times New Roman" w:cs="Times New Roman"/>
          <w:bCs/>
          <w:sz w:val="24"/>
          <w:szCs w:val="24"/>
        </w:rPr>
        <w:t>,</w:t>
      </w:r>
      <w:r w:rsidR="00E70AF4" w:rsidRPr="00A3036C">
        <w:rPr>
          <w:rFonts w:ascii="Times New Roman" w:eastAsia="Aptos" w:hAnsi="Times New Roman" w:cs="Times New Roman"/>
          <w:bCs/>
          <w:sz w:val="24"/>
          <w:szCs w:val="24"/>
        </w:rPr>
        <w:t xml:space="preserve"> </w:t>
      </w:r>
      <w:r w:rsidR="00DA4165" w:rsidRPr="00A3036C">
        <w:rPr>
          <w:rFonts w:ascii="Times New Roman" w:eastAsia="Aptos" w:hAnsi="Times New Roman" w:cs="Times New Roman"/>
          <w:bCs/>
          <w:sz w:val="24"/>
          <w:szCs w:val="24"/>
        </w:rPr>
        <w:t xml:space="preserve">serviços </w:t>
      </w:r>
      <w:r w:rsidR="00E70AF4" w:rsidRPr="00A3036C">
        <w:rPr>
          <w:rFonts w:ascii="Times New Roman" w:eastAsia="Aptos" w:hAnsi="Times New Roman" w:cs="Times New Roman"/>
          <w:bCs/>
          <w:sz w:val="24"/>
          <w:szCs w:val="24"/>
        </w:rPr>
        <w:t xml:space="preserve">comprovados pelas atuações </w:t>
      </w:r>
      <w:r w:rsidR="001E46D2" w:rsidRPr="00A3036C">
        <w:rPr>
          <w:rFonts w:ascii="Times New Roman" w:eastAsia="Aptos" w:hAnsi="Times New Roman" w:cs="Times New Roman"/>
          <w:bCs/>
          <w:sz w:val="24"/>
          <w:szCs w:val="24"/>
        </w:rPr>
        <w:t xml:space="preserve">em defesa dos </w:t>
      </w:r>
      <w:r w:rsidR="00FD631E" w:rsidRPr="00A3036C">
        <w:rPr>
          <w:rFonts w:ascii="Times New Roman" w:eastAsia="Aptos" w:hAnsi="Times New Roman" w:cs="Times New Roman"/>
          <w:bCs/>
          <w:sz w:val="24"/>
          <w:szCs w:val="24"/>
        </w:rPr>
        <w:t xml:space="preserve">biomas brasileiros, </w:t>
      </w:r>
      <w:r w:rsidR="00961493" w:rsidRPr="00A3036C">
        <w:rPr>
          <w:rFonts w:ascii="Times New Roman" w:eastAsia="Aptos" w:hAnsi="Times New Roman" w:cs="Times New Roman"/>
          <w:bCs/>
          <w:sz w:val="24"/>
          <w:szCs w:val="24"/>
        </w:rPr>
        <w:t>singularmente</w:t>
      </w:r>
      <w:r w:rsidR="001B2BCF" w:rsidRPr="00A3036C">
        <w:rPr>
          <w:rFonts w:ascii="Times New Roman" w:eastAsia="Aptos" w:hAnsi="Times New Roman" w:cs="Times New Roman"/>
          <w:bCs/>
          <w:sz w:val="24"/>
          <w:szCs w:val="24"/>
        </w:rPr>
        <w:t xml:space="preserve"> a Amazônia.</w:t>
      </w:r>
    </w:p>
    <w:p w14:paraId="55D3F39E" w14:textId="77777777" w:rsidR="00002CC8" w:rsidRPr="00A3036C" w:rsidRDefault="001B2BCF" w:rsidP="00431C74">
      <w:pPr>
        <w:spacing w:after="0"/>
        <w:jc w:val="both"/>
        <w:rPr>
          <w:rFonts w:ascii="Times New Roman" w:eastAsia="Aptos" w:hAnsi="Times New Roman" w:cs="Times New Roman"/>
          <w:sz w:val="24"/>
          <w:szCs w:val="24"/>
        </w:rPr>
      </w:pPr>
      <w:r w:rsidRPr="00A3036C">
        <w:rPr>
          <w:rFonts w:ascii="Times New Roman" w:eastAsia="Aptos" w:hAnsi="Times New Roman" w:cs="Times New Roman"/>
          <w:bCs/>
          <w:sz w:val="24"/>
          <w:szCs w:val="24"/>
        </w:rPr>
        <w:t>Exibição</w:t>
      </w:r>
      <w:r w:rsidR="004A7E2A" w:rsidRPr="00A3036C">
        <w:rPr>
          <w:rFonts w:ascii="Times New Roman" w:eastAsia="Aptos" w:hAnsi="Times New Roman" w:cs="Times New Roman"/>
          <w:bCs/>
          <w:sz w:val="24"/>
          <w:szCs w:val="24"/>
        </w:rPr>
        <w:t xml:space="preserve"> significa apoio do </w:t>
      </w:r>
      <w:r w:rsidR="00942350" w:rsidRPr="00A3036C">
        <w:rPr>
          <w:rFonts w:ascii="Times New Roman" w:eastAsia="Aptos" w:hAnsi="Times New Roman" w:cs="Times New Roman"/>
          <w:bCs/>
          <w:sz w:val="24"/>
          <w:szCs w:val="24"/>
        </w:rPr>
        <w:t>grupo empresarial a causa, como tantas outras apoiada</w:t>
      </w:r>
      <w:r w:rsidR="00B867D0" w:rsidRPr="00A3036C">
        <w:rPr>
          <w:rFonts w:ascii="Times New Roman" w:eastAsia="Aptos" w:hAnsi="Times New Roman" w:cs="Times New Roman"/>
          <w:bCs/>
          <w:sz w:val="24"/>
          <w:szCs w:val="24"/>
        </w:rPr>
        <w:t>s em outros continentes</w:t>
      </w:r>
      <w:r w:rsidR="00C8184E" w:rsidRPr="00A3036C">
        <w:rPr>
          <w:rFonts w:ascii="Times New Roman" w:eastAsia="Aptos" w:hAnsi="Times New Roman" w:cs="Times New Roman"/>
          <w:bCs/>
          <w:sz w:val="24"/>
          <w:szCs w:val="24"/>
        </w:rPr>
        <w:t xml:space="preserve"> pelo seu departamento de Responsabilidade Social</w:t>
      </w:r>
      <w:r w:rsidR="004C7408" w:rsidRPr="00A3036C">
        <w:rPr>
          <w:rFonts w:ascii="Times New Roman" w:eastAsia="Aptos" w:hAnsi="Times New Roman" w:cs="Times New Roman"/>
          <w:bCs/>
          <w:sz w:val="24"/>
          <w:szCs w:val="24"/>
        </w:rPr>
        <w:t xml:space="preserve"> representado pelo casal</w:t>
      </w:r>
      <w:r w:rsidR="00E11B27" w:rsidRPr="00A3036C">
        <w:rPr>
          <w:rFonts w:ascii="Times New Roman" w:eastAsia="Aptos" w:hAnsi="Times New Roman" w:cs="Times New Roman"/>
          <w:bCs/>
          <w:sz w:val="24"/>
          <w:szCs w:val="24"/>
        </w:rPr>
        <w:t xml:space="preserve">, Taiguara e Anna Márcia, alvo </w:t>
      </w:r>
      <w:r w:rsidR="00246075" w:rsidRPr="00A3036C">
        <w:rPr>
          <w:rFonts w:ascii="Times New Roman" w:eastAsia="Aptos" w:hAnsi="Times New Roman" w:cs="Times New Roman"/>
          <w:bCs/>
          <w:sz w:val="24"/>
          <w:szCs w:val="24"/>
        </w:rPr>
        <w:t>de assassinato e</w:t>
      </w:r>
      <w:r w:rsidR="00F35CA3" w:rsidRPr="00A3036C">
        <w:rPr>
          <w:rFonts w:ascii="Times New Roman" w:eastAsia="Aptos" w:hAnsi="Times New Roman" w:cs="Times New Roman"/>
          <w:bCs/>
          <w:sz w:val="24"/>
          <w:szCs w:val="24"/>
        </w:rPr>
        <w:t>laborado pelo SPA —</w:t>
      </w:r>
      <w:r w:rsidR="0067541A" w:rsidRPr="00A3036C">
        <w:rPr>
          <w:rFonts w:ascii="Times New Roman" w:eastAsia="Aptos" w:hAnsi="Times New Roman" w:cs="Times New Roman"/>
          <w:bCs/>
          <w:sz w:val="24"/>
          <w:szCs w:val="24"/>
        </w:rPr>
        <w:t xml:space="preserve"> </w:t>
      </w:r>
      <w:r w:rsidR="00F35CA3" w:rsidRPr="00A3036C">
        <w:rPr>
          <w:rFonts w:ascii="Times New Roman" w:eastAsia="Aptos" w:hAnsi="Times New Roman" w:cs="Times New Roman"/>
          <w:bCs/>
          <w:sz w:val="24"/>
          <w:szCs w:val="24"/>
        </w:rPr>
        <w:t>Supremo Poder Anônimo</w:t>
      </w:r>
      <w:r w:rsidR="0067541A" w:rsidRPr="00A3036C">
        <w:rPr>
          <w:rFonts w:ascii="Times New Roman" w:eastAsia="Aptos" w:hAnsi="Times New Roman" w:cs="Times New Roman"/>
          <w:bCs/>
          <w:sz w:val="24"/>
          <w:szCs w:val="24"/>
        </w:rPr>
        <w:t>. Eles estão na África do Su</w:t>
      </w:r>
      <w:r w:rsidR="00133595" w:rsidRPr="00A3036C">
        <w:rPr>
          <w:rFonts w:ascii="Times New Roman" w:eastAsia="Aptos" w:hAnsi="Times New Roman" w:cs="Times New Roman"/>
          <w:bCs/>
          <w:sz w:val="24"/>
          <w:szCs w:val="24"/>
        </w:rPr>
        <w:t>l a convite da Chefe de Continente para solidificarem a parceri</w:t>
      </w:r>
      <w:r w:rsidR="00CE367B" w:rsidRPr="00A3036C">
        <w:rPr>
          <w:rFonts w:ascii="Times New Roman" w:eastAsia="Aptos" w:hAnsi="Times New Roman" w:cs="Times New Roman"/>
          <w:bCs/>
          <w:sz w:val="24"/>
          <w:szCs w:val="24"/>
        </w:rPr>
        <w:t>a acima estabelecida no projeto, “Consciência, Verdade Absoluta e Prosperidade”</w:t>
      </w:r>
      <w:r w:rsidR="004B225B" w:rsidRPr="00A3036C">
        <w:rPr>
          <w:rFonts w:ascii="Times New Roman" w:eastAsia="Aptos" w:hAnsi="Times New Roman" w:cs="Times New Roman"/>
          <w:bCs/>
          <w:sz w:val="24"/>
          <w:szCs w:val="24"/>
        </w:rPr>
        <w:t>.</w:t>
      </w:r>
      <w:r w:rsidR="00DC4178" w:rsidRPr="00A3036C">
        <w:rPr>
          <w:rFonts w:ascii="Times New Roman" w:eastAsia="Aptos" w:hAnsi="Times New Roman" w:cs="Times New Roman"/>
          <w:bCs/>
          <w:sz w:val="24"/>
          <w:szCs w:val="24"/>
        </w:rPr>
        <w:t xml:space="preserve"> </w:t>
      </w:r>
      <w:r w:rsidR="008F1141" w:rsidRPr="00A3036C">
        <w:rPr>
          <w:rFonts w:ascii="Times New Roman" w:eastAsia="Aptos" w:hAnsi="Times New Roman" w:cs="Times New Roman"/>
          <w:sz w:val="24"/>
          <w:szCs w:val="24"/>
        </w:rPr>
        <w:t xml:space="preserve"> </w:t>
      </w:r>
    </w:p>
    <w:p w14:paraId="0D6C94E3" w14:textId="2E763D27" w:rsidR="00002CC8" w:rsidRPr="00A3036C" w:rsidRDefault="00002CC8" w:rsidP="00431C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Repercussão midiática </w:t>
      </w:r>
      <w:r w:rsidR="00A6681B" w:rsidRPr="00A3036C">
        <w:rPr>
          <w:rFonts w:ascii="Times New Roman" w:eastAsia="Aptos" w:hAnsi="Times New Roman" w:cs="Times New Roman"/>
          <w:sz w:val="24"/>
          <w:szCs w:val="24"/>
        </w:rPr>
        <w:t>dos eventos africanos em prol</w:t>
      </w:r>
      <w:r w:rsidR="00026643" w:rsidRPr="00A3036C">
        <w:rPr>
          <w:rFonts w:ascii="Times New Roman" w:eastAsia="Aptos" w:hAnsi="Times New Roman" w:cs="Times New Roman"/>
          <w:sz w:val="24"/>
          <w:szCs w:val="24"/>
        </w:rPr>
        <w:t xml:space="preserve"> de classes sociais menos favorecidas, acontece</w:t>
      </w:r>
      <w:r w:rsidR="00F35D8B" w:rsidRPr="00A3036C">
        <w:rPr>
          <w:rFonts w:ascii="Times New Roman" w:eastAsia="Aptos" w:hAnsi="Times New Roman" w:cs="Times New Roman"/>
          <w:sz w:val="24"/>
          <w:szCs w:val="24"/>
        </w:rPr>
        <w:t xml:space="preserve"> no continente</w:t>
      </w:r>
      <w:r w:rsidR="00342E4A" w:rsidRPr="00A3036C">
        <w:rPr>
          <w:rFonts w:ascii="Times New Roman" w:eastAsia="Aptos" w:hAnsi="Times New Roman" w:cs="Times New Roman"/>
          <w:sz w:val="24"/>
          <w:szCs w:val="24"/>
        </w:rPr>
        <w:t xml:space="preserve">, </w:t>
      </w:r>
      <w:r w:rsidR="00F35D8B" w:rsidRPr="00A3036C">
        <w:rPr>
          <w:rFonts w:ascii="Times New Roman" w:eastAsia="Aptos" w:hAnsi="Times New Roman" w:cs="Times New Roman"/>
          <w:sz w:val="24"/>
          <w:szCs w:val="24"/>
        </w:rPr>
        <w:t>atravessa</w:t>
      </w:r>
      <w:r w:rsidR="00342E4A" w:rsidRPr="00A3036C">
        <w:rPr>
          <w:rFonts w:ascii="Times New Roman" w:eastAsia="Aptos" w:hAnsi="Times New Roman" w:cs="Times New Roman"/>
          <w:sz w:val="24"/>
          <w:szCs w:val="24"/>
        </w:rPr>
        <w:t>ndo</w:t>
      </w:r>
      <w:r w:rsidR="00F35D8B" w:rsidRPr="00A3036C">
        <w:rPr>
          <w:rFonts w:ascii="Times New Roman" w:eastAsia="Aptos" w:hAnsi="Times New Roman" w:cs="Times New Roman"/>
          <w:sz w:val="24"/>
          <w:szCs w:val="24"/>
        </w:rPr>
        <w:t xml:space="preserve"> fronteiras </w:t>
      </w:r>
      <w:r w:rsidR="00342E4A" w:rsidRPr="00A3036C">
        <w:rPr>
          <w:rFonts w:ascii="Times New Roman" w:eastAsia="Aptos" w:hAnsi="Times New Roman" w:cs="Times New Roman"/>
          <w:sz w:val="24"/>
          <w:szCs w:val="24"/>
        </w:rPr>
        <w:t>pela sua relevância social.</w:t>
      </w:r>
      <w:r w:rsidR="00B136F4" w:rsidRPr="00A3036C">
        <w:rPr>
          <w:rFonts w:ascii="Times New Roman" w:eastAsia="Aptos" w:hAnsi="Times New Roman" w:cs="Times New Roman"/>
          <w:sz w:val="24"/>
          <w:szCs w:val="24"/>
        </w:rPr>
        <w:t xml:space="preserve"> Entrevistas convocatórias de Nefertari Mandela</w:t>
      </w:r>
      <w:r w:rsidR="00E738E0" w:rsidRPr="00A3036C">
        <w:rPr>
          <w:rFonts w:ascii="Times New Roman" w:eastAsia="Aptos" w:hAnsi="Times New Roman" w:cs="Times New Roman"/>
          <w:sz w:val="24"/>
          <w:szCs w:val="24"/>
        </w:rPr>
        <w:t xml:space="preserve"> visam sensibilizar governantes e gestores </w:t>
      </w:r>
      <w:r w:rsidR="00E738E0" w:rsidRPr="00A3036C">
        <w:rPr>
          <w:rFonts w:ascii="Times New Roman" w:eastAsia="Aptos" w:hAnsi="Times New Roman" w:cs="Times New Roman"/>
          <w:sz w:val="24"/>
          <w:szCs w:val="24"/>
        </w:rPr>
        <w:lastRenderedPageBreak/>
        <w:t>público</w:t>
      </w:r>
      <w:r w:rsidR="009403F1" w:rsidRPr="00A3036C">
        <w:rPr>
          <w:rFonts w:ascii="Times New Roman" w:eastAsia="Aptos" w:hAnsi="Times New Roman" w:cs="Times New Roman"/>
          <w:sz w:val="24"/>
          <w:szCs w:val="24"/>
        </w:rPr>
        <w:t>s para participarem com doações</w:t>
      </w:r>
      <w:r w:rsidR="00E63E23" w:rsidRPr="00A3036C">
        <w:rPr>
          <w:rFonts w:ascii="Times New Roman" w:eastAsia="Aptos" w:hAnsi="Times New Roman" w:cs="Times New Roman"/>
          <w:sz w:val="24"/>
          <w:szCs w:val="24"/>
        </w:rPr>
        <w:t xml:space="preserve"> e para desenvolverem </w:t>
      </w:r>
      <w:r w:rsidR="00A56556" w:rsidRPr="00A3036C">
        <w:rPr>
          <w:rFonts w:ascii="Times New Roman" w:eastAsia="Aptos" w:hAnsi="Times New Roman" w:cs="Times New Roman"/>
          <w:sz w:val="24"/>
          <w:szCs w:val="24"/>
        </w:rPr>
        <w:t>o projeto, “Consciência, Verdade Absoluta e</w:t>
      </w:r>
      <w:r w:rsidR="00EF7F8F" w:rsidRPr="00A3036C">
        <w:rPr>
          <w:rFonts w:ascii="Times New Roman" w:eastAsia="Aptos" w:hAnsi="Times New Roman" w:cs="Times New Roman"/>
          <w:sz w:val="24"/>
          <w:szCs w:val="24"/>
        </w:rPr>
        <w:t xml:space="preserve"> Prosperidade” </w:t>
      </w:r>
      <w:r w:rsidR="00E63E23" w:rsidRPr="00A3036C">
        <w:rPr>
          <w:rFonts w:ascii="Times New Roman" w:eastAsia="Aptos" w:hAnsi="Times New Roman" w:cs="Times New Roman"/>
          <w:sz w:val="24"/>
          <w:szCs w:val="24"/>
        </w:rPr>
        <w:t>em suas pró</w:t>
      </w:r>
      <w:r w:rsidR="00A56556" w:rsidRPr="00A3036C">
        <w:rPr>
          <w:rFonts w:ascii="Times New Roman" w:eastAsia="Aptos" w:hAnsi="Times New Roman" w:cs="Times New Roman"/>
          <w:sz w:val="24"/>
          <w:szCs w:val="24"/>
        </w:rPr>
        <w:t>p</w:t>
      </w:r>
      <w:r w:rsidR="00E63E23" w:rsidRPr="00A3036C">
        <w:rPr>
          <w:rFonts w:ascii="Times New Roman" w:eastAsia="Aptos" w:hAnsi="Times New Roman" w:cs="Times New Roman"/>
          <w:sz w:val="24"/>
          <w:szCs w:val="24"/>
        </w:rPr>
        <w:t>rias regionalidade</w:t>
      </w:r>
      <w:r w:rsidR="00A56556" w:rsidRPr="00A3036C">
        <w:rPr>
          <w:rFonts w:ascii="Times New Roman" w:eastAsia="Aptos" w:hAnsi="Times New Roman" w:cs="Times New Roman"/>
          <w:sz w:val="24"/>
          <w:szCs w:val="24"/>
        </w:rPr>
        <w:t>s</w:t>
      </w:r>
      <w:r w:rsidR="00EF7F8F" w:rsidRPr="00A3036C">
        <w:rPr>
          <w:rFonts w:ascii="Times New Roman" w:eastAsia="Aptos" w:hAnsi="Times New Roman" w:cs="Times New Roman"/>
          <w:sz w:val="24"/>
          <w:szCs w:val="24"/>
        </w:rPr>
        <w:t xml:space="preserve"> </w:t>
      </w:r>
      <w:r w:rsidR="00EF1E65" w:rsidRPr="00A3036C">
        <w:rPr>
          <w:rFonts w:ascii="Times New Roman" w:eastAsia="Aptos" w:hAnsi="Times New Roman" w:cs="Times New Roman"/>
          <w:sz w:val="24"/>
          <w:szCs w:val="24"/>
        </w:rPr>
        <w:t xml:space="preserve">apoiados pela excelência do </w:t>
      </w:r>
      <w:r w:rsidR="00EF1E65" w:rsidRPr="00A3036C">
        <w:rPr>
          <w:rFonts w:ascii="Times New Roman" w:eastAsia="Aptos" w:hAnsi="Times New Roman" w:cs="Times New Roman"/>
          <w:b/>
          <w:bCs/>
          <w:sz w:val="24"/>
          <w:szCs w:val="24"/>
        </w:rPr>
        <w:t>Green Dream</w:t>
      </w:r>
      <w:r w:rsidR="00EF1E65" w:rsidRPr="00A3036C">
        <w:rPr>
          <w:rFonts w:ascii="Times New Roman" w:eastAsia="Aptos" w:hAnsi="Times New Roman" w:cs="Times New Roman"/>
          <w:sz w:val="24"/>
          <w:szCs w:val="24"/>
        </w:rPr>
        <w:t>.</w:t>
      </w:r>
    </w:p>
    <w:p w14:paraId="20AD47F2" w14:textId="36B281D0" w:rsidR="004C2DF2" w:rsidRPr="00A3036C" w:rsidRDefault="00ED3640" w:rsidP="00431C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Declarações</w:t>
      </w:r>
      <w:r w:rsidR="004C2DF2" w:rsidRPr="00A3036C">
        <w:rPr>
          <w:rFonts w:ascii="Times New Roman" w:eastAsia="Aptos" w:hAnsi="Times New Roman" w:cs="Times New Roman"/>
          <w:sz w:val="24"/>
          <w:szCs w:val="24"/>
        </w:rPr>
        <w:t xml:space="preserve"> da Presidente da UAF —</w:t>
      </w:r>
      <w:r w:rsidR="0044279C" w:rsidRPr="00A3036C">
        <w:rPr>
          <w:rFonts w:ascii="Times New Roman" w:eastAsia="Aptos" w:hAnsi="Times New Roman" w:cs="Times New Roman"/>
          <w:sz w:val="24"/>
          <w:szCs w:val="24"/>
        </w:rPr>
        <w:t xml:space="preserve"> </w:t>
      </w:r>
      <w:r w:rsidR="004C2DF2" w:rsidRPr="00A3036C">
        <w:rPr>
          <w:rFonts w:ascii="Times New Roman" w:eastAsia="Aptos" w:hAnsi="Times New Roman" w:cs="Times New Roman"/>
          <w:sz w:val="24"/>
          <w:szCs w:val="24"/>
        </w:rPr>
        <w:t>União Africana</w:t>
      </w:r>
      <w:r w:rsidR="001D686D" w:rsidRPr="00A3036C">
        <w:rPr>
          <w:rFonts w:ascii="Times New Roman" w:eastAsia="Aptos" w:hAnsi="Times New Roman" w:cs="Times New Roman"/>
          <w:sz w:val="24"/>
          <w:szCs w:val="24"/>
        </w:rPr>
        <w:t xml:space="preserve"> despertam a solidariedade mundia</w:t>
      </w:r>
      <w:r w:rsidR="00AB7923" w:rsidRPr="00A3036C">
        <w:rPr>
          <w:rFonts w:ascii="Times New Roman" w:eastAsia="Aptos" w:hAnsi="Times New Roman" w:cs="Times New Roman"/>
          <w:sz w:val="24"/>
          <w:szCs w:val="24"/>
        </w:rPr>
        <w:t>l</w:t>
      </w:r>
      <w:r w:rsidR="00BF1121" w:rsidRPr="00A3036C">
        <w:rPr>
          <w:rFonts w:ascii="Times New Roman" w:eastAsia="Aptos" w:hAnsi="Times New Roman" w:cs="Times New Roman"/>
          <w:sz w:val="24"/>
          <w:szCs w:val="24"/>
        </w:rPr>
        <w:t xml:space="preserve">, indicando </w:t>
      </w:r>
      <w:r w:rsidR="008B6340" w:rsidRPr="00A3036C">
        <w:rPr>
          <w:rFonts w:ascii="Times New Roman" w:eastAsia="Aptos" w:hAnsi="Times New Roman" w:cs="Times New Roman"/>
          <w:sz w:val="24"/>
          <w:szCs w:val="24"/>
        </w:rPr>
        <w:t>ser ela uma grande Estadista</w:t>
      </w:r>
      <w:r w:rsidR="0044279C" w:rsidRPr="00A3036C">
        <w:rPr>
          <w:rFonts w:ascii="Times New Roman" w:eastAsia="Aptos" w:hAnsi="Times New Roman" w:cs="Times New Roman"/>
          <w:sz w:val="24"/>
          <w:szCs w:val="24"/>
        </w:rPr>
        <w:t>,</w:t>
      </w:r>
      <w:r w:rsidR="008B6340" w:rsidRPr="00A3036C">
        <w:rPr>
          <w:rFonts w:ascii="Times New Roman" w:eastAsia="Aptos" w:hAnsi="Times New Roman" w:cs="Times New Roman"/>
          <w:sz w:val="24"/>
          <w:szCs w:val="24"/>
        </w:rPr>
        <w:t xml:space="preserve"> pronta</w:t>
      </w:r>
      <w:r w:rsidR="0044279C" w:rsidRPr="00A3036C">
        <w:rPr>
          <w:rFonts w:ascii="Times New Roman" w:eastAsia="Aptos" w:hAnsi="Times New Roman" w:cs="Times New Roman"/>
          <w:sz w:val="24"/>
          <w:szCs w:val="24"/>
        </w:rPr>
        <w:t>,</w:t>
      </w:r>
      <w:r w:rsidR="008B6340" w:rsidRPr="00A3036C">
        <w:rPr>
          <w:rFonts w:ascii="Times New Roman" w:eastAsia="Aptos" w:hAnsi="Times New Roman" w:cs="Times New Roman"/>
          <w:sz w:val="24"/>
          <w:szCs w:val="24"/>
        </w:rPr>
        <w:t xml:space="preserve"> para </w:t>
      </w:r>
      <w:r w:rsidR="007318D6" w:rsidRPr="00A3036C">
        <w:rPr>
          <w:rFonts w:ascii="Times New Roman" w:eastAsia="Aptos" w:hAnsi="Times New Roman" w:cs="Times New Roman"/>
          <w:sz w:val="24"/>
          <w:szCs w:val="24"/>
        </w:rPr>
        <w:t>gerir</w:t>
      </w:r>
      <w:r w:rsidR="00475BAA" w:rsidRPr="00A3036C">
        <w:rPr>
          <w:rFonts w:ascii="Times New Roman" w:eastAsia="Aptos" w:hAnsi="Times New Roman" w:cs="Times New Roman"/>
          <w:sz w:val="24"/>
          <w:szCs w:val="24"/>
        </w:rPr>
        <w:t xml:space="preserve"> </w:t>
      </w:r>
      <w:r w:rsidR="00163C2E" w:rsidRPr="00A3036C">
        <w:rPr>
          <w:rFonts w:ascii="Times New Roman" w:eastAsia="Aptos" w:hAnsi="Times New Roman" w:cs="Times New Roman"/>
          <w:sz w:val="24"/>
          <w:szCs w:val="24"/>
        </w:rPr>
        <w:t xml:space="preserve">o </w:t>
      </w:r>
      <w:r w:rsidR="00475BAA" w:rsidRPr="00A3036C">
        <w:rPr>
          <w:rFonts w:ascii="Times New Roman" w:eastAsia="Aptos" w:hAnsi="Times New Roman" w:cs="Times New Roman"/>
          <w:i/>
          <w:iCs/>
          <w:sz w:val="24"/>
          <w:szCs w:val="24"/>
        </w:rPr>
        <w:t>novo mundo</w:t>
      </w:r>
      <w:r w:rsidR="00BF1121" w:rsidRPr="00A3036C">
        <w:rPr>
          <w:rFonts w:ascii="Times New Roman" w:eastAsia="Aptos" w:hAnsi="Times New Roman" w:cs="Times New Roman"/>
          <w:sz w:val="24"/>
          <w:szCs w:val="24"/>
        </w:rPr>
        <w:t xml:space="preserve"> </w:t>
      </w:r>
      <w:r w:rsidR="00163C2E" w:rsidRPr="00A3036C">
        <w:rPr>
          <w:rFonts w:ascii="Times New Roman" w:eastAsia="Aptos" w:hAnsi="Times New Roman" w:cs="Times New Roman"/>
          <w:sz w:val="24"/>
          <w:szCs w:val="24"/>
        </w:rPr>
        <w:t>como Presidente do Universo.</w:t>
      </w:r>
    </w:p>
    <w:p w14:paraId="4786C66D" w14:textId="77777777" w:rsidR="00701DAA" w:rsidRPr="00A3036C" w:rsidRDefault="00334004" w:rsidP="00431C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Inaugurações de sedes do </w:t>
      </w:r>
      <w:r w:rsidRPr="00A3036C">
        <w:rPr>
          <w:rFonts w:ascii="Times New Roman" w:eastAsia="Aptos" w:hAnsi="Times New Roman" w:cs="Times New Roman"/>
          <w:b/>
          <w:bCs/>
          <w:sz w:val="24"/>
          <w:szCs w:val="24"/>
        </w:rPr>
        <w:t>Green Dream</w:t>
      </w:r>
      <w:r w:rsidR="00F64F8C" w:rsidRPr="00A3036C">
        <w:rPr>
          <w:rFonts w:ascii="Times New Roman" w:eastAsia="Aptos" w:hAnsi="Times New Roman" w:cs="Times New Roman"/>
          <w:sz w:val="24"/>
          <w:szCs w:val="24"/>
        </w:rPr>
        <w:t xml:space="preserve"> </w:t>
      </w:r>
      <w:r w:rsidR="00922072" w:rsidRPr="00A3036C">
        <w:rPr>
          <w:rFonts w:ascii="Times New Roman" w:eastAsia="Aptos" w:hAnsi="Times New Roman" w:cs="Times New Roman"/>
          <w:sz w:val="24"/>
          <w:szCs w:val="24"/>
        </w:rPr>
        <w:t xml:space="preserve">com </w:t>
      </w:r>
      <w:r w:rsidR="00AE3CD8" w:rsidRPr="00A3036C">
        <w:rPr>
          <w:rFonts w:ascii="Times New Roman" w:eastAsia="Aptos" w:hAnsi="Times New Roman" w:cs="Times New Roman"/>
          <w:sz w:val="24"/>
          <w:szCs w:val="24"/>
        </w:rPr>
        <w:t xml:space="preserve">planejamentos de </w:t>
      </w:r>
      <w:r w:rsidR="00F377C4" w:rsidRPr="00A3036C">
        <w:rPr>
          <w:rFonts w:ascii="Times New Roman" w:eastAsia="Aptos" w:hAnsi="Times New Roman" w:cs="Times New Roman"/>
          <w:sz w:val="24"/>
          <w:szCs w:val="24"/>
        </w:rPr>
        <w:t xml:space="preserve">melhoria das </w:t>
      </w:r>
      <w:r w:rsidR="00AE3CD8" w:rsidRPr="00A3036C">
        <w:rPr>
          <w:rFonts w:ascii="Times New Roman" w:eastAsia="Aptos" w:hAnsi="Times New Roman" w:cs="Times New Roman"/>
          <w:sz w:val="24"/>
          <w:szCs w:val="24"/>
        </w:rPr>
        <w:t>ocupações</w:t>
      </w:r>
      <w:r w:rsidR="00F377C4" w:rsidRPr="00A3036C">
        <w:rPr>
          <w:rFonts w:ascii="Times New Roman" w:eastAsia="Aptos" w:hAnsi="Times New Roman" w:cs="Times New Roman"/>
          <w:sz w:val="24"/>
          <w:szCs w:val="24"/>
        </w:rPr>
        <w:t xml:space="preserve"> habitacionais</w:t>
      </w:r>
      <w:r w:rsidR="00137521" w:rsidRPr="00A3036C">
        <w:rPr>
          <w:rFonts w:ascii="Times New Roman" w:eastAsia="Aptos" w:hAnsi="Times New Roman" w:cs="Times New Roman"/>
          <w:sz w:val="24"/>
          <w:szCs w:val="24"/>
        </w:rPr>
        <w:t>, postos de saúde</w:t>
      </w:r>
      <w:r w:rsidR="00507EB1" w:rsidRPr="00A3036C">
        <w:rPr>
          <w:rFonts w:ascii="Times New Roman" w:eastAsia="Aptos" w:hAnsi="Times New Roman" w:cs="Times New Roman"/>
          <w:sz w:val="24"/>
          <w:szCs w:val="24"/>
        </w:rPr>
        <w:t>,</w:t>
      </w:r>
      <w:r w:rsidR="00252D2A" w:rsidRPr="00A3036C">
        <w:rPr>
          <w:rFonts w:ascii="Times New Roman" w:eastAsia="Aptos" w:hAnsi="Times New Roman" w:cs="Times New Roman"/>
          <w:sz w:val="24"/>
          <w:szCs w:val="24"/>
        </w:rPr>
        <w:t xml:space="preserve"> qualificações trabalhistas</w:t>
      </w:r>
      <w:r w:rsidR="001A184C" w:rsidRPr="00A3036C">
        <w:rPr>
          <w:rFonts w:ascii="Times New Roman" w:eastAsia="Aptos" w:hAnsi="Times New Roman" w:cs="Times New Roman"/>
          <w:sz w:val="24"/>
          <w:szCs w:val="24"/>
        </w:rPr>
        <w:t xml:space="preserve"> e esportivas,</w:t>
      </w:r>
      <w:r w:rsidR="004B4A72" w:rsidRPr="00A3036C">
        <w:rPr>
          <w:rFonts w:ascii="Times New Roman" w:eastAsia="Aptos" w:hAnsi="Times New Roman" w:cs="Times New Roman"/>
          <w:sz w:val="24"/>
          <w:szCs w:val="24"/>
        </w:rPr>
        <w:t xml:space="preserve"> </w:t>
      </w:r>
      <w:r w:rsidR="002E05D7" w:rsidRPr="00A3036C">
        <w:rPr>
          <w:rFonts w:ascii="Times New Roman" w:eastAsia="Aptos" w:hAnsi="Times New Roman" w:cs="Times New Roman"/>
          <w:sz w:val="24"/>
          <w:szCs w:val="24"/>
        </w:rPr>
        <w:t xml:space="preserve">além de </w:t>
      </w:r>
      <w:r w:rsidR="006D6A06" w:rsidRPr="00A3036C">
        <w:rPr>
          <w:rFonts w:ascii="Times New Roman" w:eastAsia="Aptos" w:hAnsi="Times New Roman" w:cs="Times New Roman"/>
          <w:sz w:val="24"/>
          <w:szCs w:val="24"/>
        </w:rPr>
        <w:t xml:space="preserve">participação das comunidades em </w:t>
      </w:r>
      <w:r w:rsidR="002E05D7" w:rsidRPr="00A3036C">
        <w:rPr>
          <w:rFonts w:ascii="Times New Roman" w:eastAsia="Aptos" w:hAnsi="Times New Roman" w:cs="Times New Roman"/>
          <w:sz w:val="24"/>
          <w:szCs w:val="24"/>
        </w:rPr>
        <w:t>açõe</w:t>
      </w:r>
      <w:r w:rsidR="006D6A06" w:rsidRPr="00A3036C">
        <w:rPr>
          <w:rFonts w:ascii="Times New Roman" w:eastAsia="Aptos" w:hAnsi="Times New Roman" w:cs="Times New Roman"/>
          <w:sz w:val="24"/>
          <w:szCs w:val="24"/>
        </w:rPr>
        <w:t>s sociais</w:t>
      </w:r>
      <w:r w:rsidR="00DE2099" w:rsidRPr="00A3036C">
        <w:rPr>
          <w:rFonts w:ascii="Times New Roman" w:eastAsia="Aptos" w:hAnsi="Times New Roman" w:cs="Times New Roman"/>
          <w:sz w:val="24"/>
          <w:szCs w:val="24"/>
        </w:rPr>
        <w:t xml:space="preserve"> solidárias</w:t>
      </w:r>
      <w:r w:rsidR="00892B39" w:rsidRPr="00A3036C">
        <w:rPr>
          <w:rFonts w:ascii="Times New Roman" w:eastAsia="Aptos" w:hAnsi="Times New Roman" w:cs="Times New Roman"/>
          <w:sz w:val="24"/>
          <w:szCs w:val="24"/>
        </w:rPr>
        <w:t xml:space="preserve"> visando</w:t>
      </w:r>
      <w:r w:rsidR="004C492E" w:rsidRPr="00A3036C">
        <w:rPr>
          <w:rFonts w:ascii="Times New Roman" w:eastAsia="Aptos" w:hAnsi="Times New Roman" w:cs="Times New Roman"/>
          <w:sz w:val="24"/>
          <w:szCs w:val="24"/>
        </w:rPr>
        <w:t xml:space="preserve"> a qualidade de vida</w:t>
      </w:r>
      <w:r w:rsidR="00B86399" w:rsidRPr="00A3036C">
        <w:rPr>
          <w:rFonts w:ascii="Times New Roman" w:eastAsia="Aptos" w:hAnsi="Times New Roman" w:cs="Times New Roman"/>
          <w:sz w:val="24"/>
          <w:szCs w:val="24"/>
        </w:rPr>
        <w:t xml:space="preserve"> de africanos </w:t>
      </w:r>
      <w:r w:rsidR="00701DAA" w:rsidRPr="00A3036C">
        <w:rPr>
          <w:rFonts w:ascii="Times New Roman" w:eastAsia="Aptos" w:hAnsi="Times New Roman" w:cs="Times New Roman"/>
          <w:sz w:val="24"/>
          <w:szCs w:val="24"/>
        </w:rPr>
        <w:t>onde reside a pobreza.</w:t>
      </w:r>
    </w:p>
    <w:p w14:paraId="4F8E46A6" w14:textId="31DCC090" w:rsidR="00F845DF" w:rsidRPr="00A3036C" w:rsidRDefault="00142260" w:rsidP="00F845D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Tendência de crescimento exponencia</w:t>
      </w:r>
      <w:r w:rsidR="00287070" w:rsidRPr="00A3036C">
        <w:rPr>
          <w:rFonts w:ascii="Times New Roman" w:eastAsia="Aptos" w:hAnsi="Times New Roman" w:cs="Times New Roman"/>
          <w:sz w:val="24"/>
          <w:szCs w:val="24"/>
        </w:rPr>
        <w:t>l do projeto “Consciência, Verdade Absoluta e Prosperidade”</w:t>
      </w:r>
      <w:r w:rsidR="00AA529D" w:rsidRPr="00A3036C">
        <w:rPr>
          <w:rFonts w:ascii="Times New Roman" w:eastAsia="Aptos" w:hAnsi="Times New Roman" w:cs="Times New Roman"/>
          <w:sz w:val="24"/>
          <w:szCs w:val="24"/>
        </w:rPr>
        <w:t xml:space="preserve"> merece atenção redobrada do SPA —</w:t>
      </w:r>
      <w:r w:rsidR="00B30F76" w:rsidRPr="00A3036C">
        <w:rPr>
          <w:rFonts w:ascii="Times New Roman" w:eastAsia="Aptos" w:hAnsi="Times New Roman" w:cs="Times New Roman"/>
          <w:sz w:val="24"/>
          <w:szCs w:val="24"/>
        </w:rPr>
        <w:t xml:space="preserve"> </w:t>
      </w:r>
      <w:r w:rsidR="00AA529D" w:rsidRPr="00A3036C">
        <w:rPr>
          <w:rFonts w:ascii="Times New Roman" w:eastAsia="Aptos" w:hAnsi="Times New Roman" w:cs="Times New Roman"/>
          <w:sz w:val="24"/>
          <w:szCs w:val="24"/>
        </w:rPr>
        <w:t>Supremo Poder Anônimo</w:t>
      </w:r>
      <w:r w:rsidR="00B30F76" w:rsidRPr="00A3036C">
        <w:rPr>
          <w:rFonts w:ascii="Times New Roman" w:eastAsia="Aptos" w:hAnsi="Times New Roman" w:cs="Times New Roman"/>
          <w:sz w:val="24"/>
          <w:szCs w:val="24"/>
        </w:rPr>
        <w:t>.</w:t>
      </w:r>
      <w:r w:rsidR="00BE16F2" w:rsidRPr="00A3036C">
        <w:rPr>
          <w:rFonts w:ascii="Times New Roman" w:eastAsia="Aptos" w:hAnsi="Times New Roman" w:cs="Times New Roman"/>
          <w:sz w:val="24"/>
          <w:szCs w:val="24"/>
        </w:rPr>
        <w:t xml:space="preserve"> Resposta de </w:t>
      </w:r>
      <w:r w:rsidR="00A071C0" w:rsidRPr="00A3036C">
        <w:rPr>
          <w:rFonts w:ascii="Times New Roman" w:eastAsia="Aptos" w:hAnsi="Times New Roman" w:cs="Times New Roman"/>
          <w:i/>
          <w:iCs/>
          <w:sz w:val="24"/>
          <w:szCs w:val="24"/>
        </w:rPr>
        <w:t>malenirus</w:t>
      </w:r>
      <w:r w:rsidR="00A071C0" w:rsidRPr="00A3036C">
        <w:rPr>
          <w:rFonts w:ascii="Times New Roman" w:eastAsia="Aptos" w:hAnsi="Times New Roman" w:cs="Times New Roman"/>
          <w:sz w:val="24"/>
          <w:szCs w:val="24"/>
        </w:rPr>
        <w:t xml:space="preserve">, </w:t>
      </w:r>
      <w:r w:rsidR="00A071C0" w:rsidRPr="00A3036C">
        <w:rPr>
          <w:rFonts w:ascii="Times New Roman" w:eastAsia="Aptos" w:hAnsi="Times New Roman" w:cs="Times New Roman"/>
          <w:i/>
          <w:iCs/>
          <w:sz w:val="24"/>
          <w:szCs w:val="24"/>
        </w:rPr>
        <w:t xml:space="preserve">reinonaques </w:t>
      </w:r>
      <w:r w:rsidR="00A071C0" w:rsidRPr="00A3036C">
        <w:rPr>
          <w:rFonts w:ascii="Times New Roman" w:eastAsia="Aptos" w:hAnsi="Times New Roman" w:cs="Times New Roman"/>
          <w:sz w:val="24"/>
          <w:szCs w:val="24"/>
        </w:rPr>
        <w:t xml:space="preserve">e </w:t>
      </w:r>
      <w:r w:rsidR="00A071C0" w:rsidRPr="00A3036C">
        <w:rPr>
          <w:rFonts w:ascii="Times New Roman" w:eastAsia="Aptos" w:hAnsi="Times New Roman" w:cs="Times New Roman"/>
          <w:i/>
          <w:iCs/>
          <w:sz w:val="24"/>
          <w:szCs w:val="24"/>
        </w:rPr>
        <w:t>dominitilianos</w:t>
      </w:r>
      <w:r w:rsidR="00D76EFD" w:rsidRPr="00A3036C">
        <w:rPr>
          <w:rFonts w:ascii="Times New Roman" w:eastAsia="Aptos" w:hAnsi="Times New Roman" w:cs="Times New Roman"/>
          <w:sz w:val="24"/>
          <w:szCs w:val="24"/>
        </w:rPr>
        <w:t xml:space="preserve">, através </w:t>
      </w:r>
      <w:r w:rsidR="00B77BCF" w:rsidRPr="00A3036C">
        <w:rPr>
          <w:rFonts w:ascii="Times New Roman" w:eastAsia="Aptos" w:hAnsi="Times New Roman" w:cs="Times New Roman"/>
          <w:sz w:val="24"/>
          <w:szCs w:val="24"/>
        </w:rPr>
        <w:t xml:space="preserve">do </w:t>
      </w:r>
      <w:r w:rsidR="00B77BCF" w:rsidRPr="00A3036C">
        <w:rPr>
          <w:rFonts w:ascii="Times New Roman" w:eastAsia="Aptos" w:hAnsi="Times New Roman" w:cs="Times New Roman"/>
          <w:i/>
          <w:iCs/>
          <w:sz w:val="24"/>
          <w:szCs w:val="24"/>
        </w:rPr>
        <w:t xml:space="preserve">pacote de maldades </w:t>
      </w:r>
      <w:r w:rsidR="00B77BCF" w:rsidRPr="00A3036C">
        <w:rPr>
          <w:rFonts w:ascii="Times New Roman" w:eastAsia="Aptos" w:hAnsi="Times New Roman" w:cs="Times New Roman"/>
          <w:sz w:val="24"/>
          <w:szCs w:val="24"/>
        </w:rPr>
        <w:t>pr</w:t>
      </w:r>
      <w:r w:rsidR="00E22EE2" w:rsidRPr="00A3036C">
        <w:rPr>
          <w:rFonts w:ascii="Times New Roman" w:eastAsia="Aptos" w:hAnsi="Times New Roman" w:cs="Times New Roman"/>
          <w:sz w:val="24"/>
          <w:szCs w:val="24"/>
        </w:rPr>
        <w:t xml:space="preserve">omete desviar a atenção </w:t>
      </w:r>
      <w:r w:rsidR="00592DB0" w:rsidRPr="00A3036C">
        <w:rPr>
          <w:rFonts w:ascii="Times New Roman" w:eastAsia="Aptos" w:hAnsi="Times New Roman" w:cs="Times New Roman"/>
          <w:sz w:val="24"/>
          <w:szCs w:val="24"/>
        </w:rPr>
        <w:t xml:space="preserve">e participação </w:t>
      </w:r>
      <w:r w:rsidR="00E22EE2" w:rsidRPr="00A3036C">
        <w:rPr>
          <w:rFonts w:ascii="Times New Roman" w:eastAsia="Aptos" w:hAnsi="Times New Roman" w:cs="Times New Roman"/>
          <w:sz w:val="24"/>
          <w:szCs w:val="24"/>
        </w:rPr>
        <w:t xml:space="preserve">do </w:t>
      </w:r>
      <w:r w:rsidR="00592DB0" w:rsidRPr="00A3036C">
        <w:rPr>
          <w:rFonts w:ascii="Times New Roman" w:eastAsia="Aptos" w:hAnsi="Times New Roman" w:cs="Times New Roman"/>
          <w:sz w:val="24"/>
          <w:szCs w:val="24"/>
        </w:rPr>
        <w:t>terráqueo nesta onda de solidariedad</w:t>
      </w:r>
      <w:r w:rsidR="00A71C75" w:rsidRPr="00A3036C">
        <w:rPr>
          <w:rFonts w:ascii="Times New Roman" w:eastAsia="Aptos" w:hAnsi="Times New Roman" w:cs="Times New Roman"/>
          <w:sz w:val="24"/>
          <w:szCs w:val="24"/>
        </w:rPr>
        <w:t>e</w:t>
      </w:r>
      <w:r w:rsidR="00DB2C9B" w:rsidRPr="00A3036C">
        <w:rPr>
          <w:rFonts w:ascii="Times New Roman" w:eastAsia="Aptos" w:hAnsi="Times New Roman" w:cs="Times New Roman"/>
          <w:sz w:val="24"/>
          <w:szCs w:val="24"/>
        </w:rPr>
        <w:t xml:space="preserve">, </w:t>
      </w:r>
      <w:r w:rsidR="00F845DF" w:rsidRPr="00A3036C">
        <w:rPr>
          <w:rFonts w:ascii="Times New Roman" w:eastAsia="Aptos" w:hAnsi="Times New Roman" w:cs="Times New Roman"/>
          <w:sz w:val="24"/>
          <w:szCs w:val="24"/>
        </w:rPr>
        <w:t>a fim</w:t>
      </w:r>
      <w:r w:rsidR="00DB2C9B" w:rsidRPr="00A3036C">
        <w:rPr>
          <w:rFonts w:ascii="Times New Roman" w:eastAsia="Aptos" w:hAnsi="Times New Roman" w:cs="Times New Roman"/>
          <w:sz w:val="24"/>
          <w:szCs w:val="24"/>
        </w:rPr>
        <w:t xml:space="preserve"> de evitar </w:t>
      </w:r>
      <w:r w:rsidR="00566AB6" w:rsidRPr="00A3036C">
        <w:rPr>
          <w:rFonts w:ascii="Times New Roman" w:eastAsia="Aptos" w:hAnsi="Times New Roman" w:cs="Times New Roman"/>
          <w:sz w:val="24"/>
          <w:szCs w:val="24"/>
        </w:rPr>
        <w:t>o despertar em massa do terrícola.</w:t>
      </w:r>
    </w:p>
    <w:p w14:paraId="27AA9A54" w14:textId="0715F0FD" w:rsidR="003216CD" w:rsidRPr="00A3036C" w:rsidRDefault="00F845DF" w:rsidP="00F845D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Religião</w:t>
      </w:r>
      <w:r w:rsidR="009E4E6F" w:rsidRPr="00A3036C">
        <w:rPr>
          <w:rFonts w:ascii="Times New Roman" w:eastAsia="Aptos" w:hAnsi="Times New Roman" w:cs="Times New Roman"/>
          <w:sz w:val="24"/>
          <w:szCs w:val="24"/>
        </w:rPr>
        <w:t xml:space="preserve"> da IMSD — Inde</w:t>
      </w:r>
      <w:r w:rsidR="00FE6D73" w:rsidRPr="00A3036C">
        <w:rPr>
          <w:rFonts w:ascii="Times New Roman" w:eastAsia="Aptos" w:hAnsi="Times New Roman" w:cs="Times New Roman"/>
          <w:sz w:val="24"/>
          <w:szCs w:val="24"/>
        </w:rPr>
        <w:t>pendência Mundial dos Servos de Deus</w:t>
      </w:r>
      <w:r w:rsidRPr="00A3036C">
        <w:rPr>
          <w:rFonts w:ascii="Times New Roman" w:eastAsia="Aptos" w:hAnsi="Times New Roman" w:cs="Times New Roman"/>
          <w:sz w:val="24"/>
          <w:szCs w:val="24"/>
        </w:rPr>
        <w:t xml:space="preserve">, </w:t>
      </w:r>
      <w:r w:rsidR="000255F4" w:rsidRPr="00A3036C">
        <w:rPr>
          <w:rFonts w:ascii="Times New Roman" w:eastAsia="Aptos" w:hAnsi="Times New Roman" w:cs="Times New Roman"/>
          <w:sz w:val="24"/>
          <w:szCs w:val="24"/>
        </w:rPr>
        <w:t>apesar da Resistência Dimensional,</w:t>
      </w:r>
      <w:r w:rsidR="001A184C" w:rsidRPr="00A3036C">
        <w:rPr>
          <w:rFonts w:ascii="Times New Roman" w:eastAsia="Aptos" w:hAnsi="Times New Roman" w:cs="Times New Roman"/>
          <w:sz w:val="24"/>
          <w:szCs w:val="24"/>
        </w:rPr>
        <w:t xml:space="preserve"> </w:t>
      </w:r>
      <w:r w:rsidR="00507EB1" w:rsidRPr="00A3036C">
        <w:rPr>
          <w:rFonts w:ascii="Times New Roman" w:eastAsia="Aptos" w:hAnsi="Times New Roman" w:cs="Times New Roman"/>
          <w:sz w:val="24"/>
          <w:szCs w:val="24"/>
        </w:rPr>
        <w:t xml:space="preserve"> </w:t>
      </w:r>
      <w:r w:rsidR="00FE6D73" w:rsidRPr="00A3036C">
        <w:rPr>
          <w:rFonts w:ascii="Times New Roman" w:eastAsia="Aptos" w:hAnsi="Times New Roman" w:cs="Times New Roman"/>
          <w:sz w:val="24"/>
          <w:szCs w:val="24"/>
        </w:rPr>
        <w:t xml:space="preserve">e </w:t>
      </w:r>
      <w:r w:rsidR="00F86020" w:rsidRPr="00A3036C">
        <w:rPr>
          <w:rFonts w:ascii="Times New Roman" w:eastAsia="Aptos" w:hAnsi="Times New Roman" w:cs="Times New Roman"/>
          <w:sz w:val="24"/>
          <w:szCs w:val="24"/>
        </w:rPr>
        <w:t>a moeda</w:t>
      </w:r>
      <w:r w:rsidR="00B767EF" w:rsidRPr="00A3036C">
        <w:rPr>
          <w:rFonts w:ascii="Times New Roman" w:eastAsia="Aptos" w:hAnsi="Times New Roman" w:cs="Times New Roman"/>
          <w:sz w:val="24"/>
          <w:szCs w:val="24"/>
        </w:rPr>
        <w:t xml:space="preserve"> brasileira</w:t>
      </w:r>
      <w:r w:rsidR="00F86020" w:rsidRPr="00A3036C">
        <w:rPr>
          <w:rFonts w:ascii="Times New Roman" w:eastAsia="Aptos" w:hAnsi="Times New Roman" w:cs="Times New Roman"/>
          <w:sz w:val="24"/>
          <w:szCs w:val="24"/>
        </w:rPr>
        <w:t xml:space="preserve"> UNA — União Nacional Americana</w:t>
      </w:r>
      <w:r w:rsidR="00B767EF" w:rsidRPr="00A3036C">
        <w:rPr>
          <w:rFonts w:ascii="Times New Roman" w:eastAsia="Aptos" w:hAnsi="Times New Roman" w:cs="Times New Roman"/>
          <w:sz w:val="24"/>
          <w:szCs w:val="24"/>
        </w:rPr>
        <w:t>, únicas no orbe</w:t>
      </w:r>
      <w:r w:rsidR="00337EBC" w:rsidRPr="00A3036C">
        <w:rPr>
          <w:rFonts w:ascii="Times New Roman" w:eastAsia="Aptos" w:hAnsi="Times New Roman" w:cs="Times New Roman"/>
          <w:sz w:val="24"/>
          <w:szCs w:val="24"/>
        </w:rPr>
        <w:t>, controle de poderio bélico existente</w:t>
      </w:r>
      <w:r w:rsidR="001D76D2" w:rsidRPr="00A3036C">
        <w:rPr>
          <w:rFonts w:ascii="Times New Roman" w:eastAsia="Aptos" w:hAnsi="Times New Roman" w:cs="Times New Roman"/>
          <w:sz w:val="24"/>
          <w:szCs w:val="24"/>
        </w:rPr>
        <w:t xml:space="preserve"> e</w:t>
      </w:r>
      <w:r w:rsidR="00091897" w:rsidRPr="00A3036C">
        <w:rPr>
          <w:rFonts w:ascii="Times New Roman" w:eastAsia="Aptos" w:hAnsi="Times New Roman" w:cs="Times New Roman"/>
          <w:sz w:val="24"/>
          <w:szCs w:val="24"/>
        </w:rPr>
        <w:t xml:space="preserve"> redução da população do orbe</w:t>
      </w:r>
      <w:r w:rsidR="001D76D2" w:rsidRPr="00A3036C">
        <w:rPr>
          <w:rFonts w:ascii="Times New Roman" w:eastAsia="Aptos" w:hAnsi="Times New Roman" w:cs="Times New Roman"/>
          <w:sz w:val="24"/>
          <w:szCs w:val="24"/>
        </w:rPr>
        <w:t xml:space="preserve"> são vitórias incontestáveis do Sistema Terra</w:t>
      </w:r>
      <w:r w:rsidR="005F23BF" w:rsidRPr="00A3036C">
        <w:rPr>
          <w:rFonts w:ascii="Times New Roman" w:eastAsia="Aptos" w:hAnsi="Times New Roman" w:cs="Times New Roman"/>
          <w:sz w:val="24"/>
          <w:szCs w:val="24"/>
        </w:rPr>
        <w:t>.</w:t>
      </w:r>
    </w:p>
    <w:p w14:paraId="50225890" w14:textId="7CDF0030" w:rsidR="005F23BF" w:rsidRPr="00A3036C" w:rsidRDefault="005F23BF" w:rsidP="00F845D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Convocação de eleições globai</w:t>
      </w:r>
      <w:r w:rsidR="00086CD8" w:rsidRPr="00A3036C">
        <w:rPr>
          <w:rFonts w:ascii="Times New Roman" w:eastAsia="Aptos" w:hAnsi="Times New Roman" w:cs="Times New Roman"/>
          <w:sz w:val="24"/>
          <w:szCs w:val="24"/>
        </w:rPr>
        <w:t xml:space="preserve">s mascaradas pela Democracia mudará os atores, mas não </w:t>
      </w:r>
      <w:r w:rsidR="00D670C1" w:rsidRPr="00A3036C">
        <w:rPr>
          <w:rFonts w:ascii="Times New Roman" w:eastAsia="Aptos" w:hAnsi="Times New Roman" w:cs="Times New Roman"/>
          <w:sz w:val="24"/>
          <w:szCs w:val="24"/>
        </w:rPr>
        <w:t>a engrenagem sistemática</w:t>
      </w:r>
      <w:r w:rsidR="00966CEC" w:rsidRPr="00A3036C">
        <w:rPr>
          <w:rFonts w:ascii="Times New Roman" w:eastAsia="Aptos" w:hAnsi="Times New Roman" w:cs="Times New Roman"/>
          <w:sz w:val="24"/>
          <w:szCs w:val="24"/>
        </w:rPr>
        <w:t xml:space="preserve"> para manutenção</w:t>
      </w:r>
      <w:r w:rsidR="00F41D68" w:rsidRPr="00A3036C">
        <w:rPr>
          <w:rFonts w:ascii="Times New Roman" w:eastAsia="Aptos" w:hAnsi="Times New Roman" w:cs="Times New Roman"/>
          <w:sz w:val="24"/>
          <w:szCs w:val="24"/>
        </w:rPr>
        <w:t xml:space="preserve"> de energias negativas</w:t>
      </w:r>
      <w:r w:rsidR="008E6FDC" w:rsidRPr="00A3036C">
        <w:rPr>
          <w:rFonts w:ascii="Times New Roman" w:eastAsia="Aptos" w:hAnsi="Times New Roman" w:cs="Times New Roman"/>
          <w:sz w:val="24"/>
          <w:szCs w:val="24"/>
        </w:rPr>
        <w:t>,</w:t>
      </w:r>
      <w:r w:rsidR="00F41D68" w:rsidRPr="00A3036C">
        <w:rPr>
          <w:rFonts w:ascii="Times New Roman" w:eastAsia="Aptos" w:hAnsi="Times New Roman" w:cs="Times New Roman"/>
          <w:sz w:val="24"/>
          <w:szCs w:val="24"/>
        </w:rPr>
        <w:t xml:space="preserve"> impeditivas</w:t>
      </w:r>
      <w:r w:rsidR="008E6FDC" w:rsidRPr="00A3036C">
        <w:rPr>
          <w:rFonts w:ascii="Times New Roman" w:eastAsia="Aptos" w:hAnsi="Times New Roman" w:cs="Times New Roman"/>
          <w:sz w:val="24"/>
          <w:szCs w:val="24"/>
        </w:rPr>
        <w:t>,</w:t>
      </w:r>
      <w:r w:rsidR="00636F06" w:rsidRPr="00A3036C">
        <w:rPr>
          <w:rFonts w:ascii="Times New Roman" w:eastAsia="Aptos" w:hAnsi="Times New Roman" w:cs="Times New Roman"/>
          <w:sz w:val="24"/>
          <w:szCs w:val="24"/>
        </w:rPr>
        <w:t xml:space="preserve"> para o ser humano alcançar o Eu Superior e o poder de ter e ser Deus.</w:t>
      </w:r>
      <w:r w:rsidR="00517ECD" w:rsidRPr="00A3036C">
        <w:rPr>
          <w:rFonts w:ascii="Times New Roman" w:eastAsia="Aptos" w:hAnsi="Times New Roman" w:cs="Times New Roman"/>
          <w:sz w:val="24"/>
          <w:szCs w:val="24"/>
        </w:rPr>
        <w:t xml:space="preserve"> Po</w:t>
      </w:r>
      <w:r w:rsidR="000E20E9" w:rsidRPr="00A3036C">
        <w:rPr>
          <w:rFonts w:ascii="Times New Roman" w:eastAsia="Aptos" w:hAnsi="Times New Roman" w:cs="Times New Roman"/>
          <w:sz w:val="24"/>
          <w:szCs w:val="24"/>
        </w:rPr>
        <w:t xml:space="preserve">stergar por tempo indeterminado </w:t>
      </w:r>
      <w:r w:rsidR="00D72BD7" w:rsidRPr="00A3036C">
        <w:rPr>
          <w:rFonts w:ascii="Times New Roman" w:eastAsia="Aptos" w:hAnsi="Times New Roman" w:cs="Times New Roman"/>
          <w:sz w:val="24"/>
          <w:szCs w:val="24"/>
        </w:rPr>
        <w:t xml:space="preserve">e direcionar </w:t>
      </w:r>
      <w:r w:rsidR="000E20E9" w:rsidRPr="00A3036C">
        <w:rPr>
          <w:rFonts w:ascii="Times New Roman" w:eastAsia="Aptos" w:hAnsi="Times New Roman" w:cs="Times New Roman"/>
          <w:sz w:val="24"/>
          <w:szCs w:val="24"/>
        </w:rPr>
        <w:t>o mal</w:t>
      </w:r>
      <w:r w:rsidR="00D72BD7" w:rsidRPr="00A3036C">
        <w:rPr>
          <w:rFonts w:ascii="Times New Roman" w:eastAsia="Aptos" w:hAnsi="Times New Roman" w:cs="Times New Roman"/>
          <w:sz w:val="24"/>
          <w:szCs w:val="24"/>
        </w:rPr>
        <w:t xml:space="preserve"> uso do livre arbítrio humano</w:t>
      </w:r>
      <w:r w:rsidR="00996F39" w:rsidRPr="00A3036C">
        <w:rPr>
          <w:rFonts w:ascii="Times New Roman" w:eastAsia="Aptos" w:hAnsi="Times New Roman" w:cs="Times New Roman"/>
          <w:sz w:val="24"/>
          <w:szCs w:val="24"/>
        </w:rPr>
        <w:t xml:space="preserve"> continua ser </w:t>
      </w:r>
      <w:r w:rsidR="0086649A" w:rsidRPr="00A3036C">
        <w:rPr>
          <w:rFonts w:ascii="Times New Roman" w:eastAsia="Aptos" w:hAnsi="Times New Roman" w:cs="Times New Roman"/>
          <w:sz w:val="24"/>
          <w:szCs w:val="24"/>
        </w:rPr>
        <w:t xml:space="preserve">a </w:t>
      </w:r>
      <w:r w:rsidR="00996F39" w:rsidRPr="00A3036C">
        <w:rPr>
          <w:rFonts w:ascii="Times New Roman" w:eastAsia="Aptos" w:hAnsi="Times New Roman" w:cs="Times New Roman"/>
          <w:sz w:val="24"/>
          <w:szCs w:val="24"/>
        </w:rPr>
        <w:t>prioridade</w:t>
      </w:r>
      <w:r w:rsidR="0086649A" w:rsidRPr="00A3036C">
        <w:rPr>
          <w:rFonts w:ascii="Times New Roman" w:eastAsia="Aptos" w:hAnsi="Times New Roman" w:cs="Times New Roman"/>
          <w:sz w:val="24"/>
          <w:szCs w:val="24"/>
        </w:rPr>
        <w:t xml:space="preserve"> destes escravocratas.</w:t>
      </w:r>
    </w:p>
    <w:p w14:paraId="39FFE617" w14:textId="51D63C63" w:rsidR="00357089" w:rsidRPr="00A3036C" w:rsidRDefault="00357089" w:rsidP="00F845D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Conceito da pobreza</w:t>
      </w:r>
      <w:r w:rsidR="0079753F" w:rsidRPr="00A3036C">
        <w:rPr>
          <w:rFonts w:ascii="Times New Roman" w:eastAsia="Aptos" w:hAnsi="Times New Roman" w:cs="Times New Roman"/>
          <w:sz w:val="24"/>
          <w:szCs w:val="24"/>
        </w:rPr>
        <w:t xml:space="preserve"> de muitos</w:t>
      </w:r>
      <w:r w:rsidRPr="00A3036C">
        <w:rPr>
          <w:rFonts w:ascii="Times New Roman" w:eastAsia="Aptos" w:hAnsi="Times New Roman" w:cs="Times New Roman"/>
          <w:sz w:val="24"/>
          <w:szCs w:val="24"/>
        </w:rPr>
        <w:t xml:space="preserve"> </w:t>
      </w:r>
      <w:r w:rsidR="00AD09B3" w:rsidRPr="00A3036C">
        <w:rPr>
          <w:rFonts w:ascii="Times New Roman" w:eastAsia="Aptos" w:hAnsi="Times New Roman" w:cs="Times New Roman"/>
          <w:sz w:val="24"/>
          <w:szCs w:val="24"/>
        </w:rPr>
        <w:t>gerar e sustentar</w:t>
      </w:r>
      <w:r w:rsidR="0079753F" w:rsidRPr="00A3036C">
        <w:rPr>
          <w:rFonts w:ascii="Times New Roman" w:eastAsia="Aptos" w:hAnsi="Times New Roman" w:cs="Times New Roman"/>
          <w:sz w:val="24"/>
          <w:szCs w:val="24"/>
        </w:rPr>
        <w:t xml:space="preserve"> a riqueza de poucos evidenciada</w:t>
      </w:r>
      <w:r w:rsidR="00492A6E" w:rsidRPr="00A3036C">
        <w:rPr>
          <w:rFonts w:ascii="Times New Roman" w:eastAsia="Aptos" w:hAnsi="Times New Roman" w:cs="Times New Roman"/>
          <w:sz w:val="24"/>
          <w:szCs w:val="24"/>
        </w:rPr>
        <w:t xml:space="preserve"> na África</w:t>
      </w:r>
      <w:r w:rsidR="0001544D" w:rsidRPr="00A3036C">
        <w:rPr>
          <w:rFonts w:ascii="Times New Roman" w:eastAsia="Aptos" w:hAnsi="Times New Roman" w:cs="Times New Roman"/>
          <w:sz w:val="24"/>
          <w:szCs w:val="24"/>
        </w:rPr>
        <w:t>,</w:t>
      </w:r>
      <w:r w:rsidR="00492A6E" w:rsidRPr="00A3036C">
        <w:rPr>
          <w:rFonts w:ascii="Times New Roman" w:eastAsia="Aptos" w:hAnsi="Times New Roman" w:cs="Times New Roman"/>
          <w:sz w:val="24"/>
          <w:szCs w:val="24"/>
        </w:rPr>
        <w:t xml:space="preserve"> e com meno</w:t>
      </w:r>
      <w:r w:rsidR="0001544D" w:rsidRPr="00A3036C">
        <w:rPr>
          <w:rFonts w:ascii="Times New Roman" w:eastAsia="Aptos" w:hAnsi="Times New Roman" w:cs="Times New Roman"/>
          <w:sz w:val="24"/>
          <w:szCs w:val="24"/>
        </w:rPr>
        <w:t>r</w:t>
      </w:r>
      <w:r w:rsidR="00492A6E" w:rsidRPr="00A3036C">
        <w:rPr>
          <w:rFonts w:ascii="Times New Roman" w:eastAsia="Aptos" w:hAnsi="Times New Roman" w:cs="Times New Roman"/>
          <w:sz w:val="24"/>
          <w:szCs w:val="24"/>
        </w:rPr>
        <w:t xml:space="preserve"> incidência nos demais continente</w:t>
      </w:r>
      <w:r w:rsidR="0001544D" w:rsidRPr="00A3036C">
        <w:rPr>
          <w:rFonts w:ascii="Times New Roman" w:eastAsia="Aptos" w:hAnsi="Times New Roman" w:cs="Times New Roman"/>
          <w:sz w:val="24"/>
          <w:szCs w:val="24"/>
        </w:rPr>
        <w:t>s</w:t>
      </w:r>
      <w:r w:rsidR="007622DD" w:rsidRPr="00A3036C">
        <w:rPr>
          <w:rFonts w:ascii="Times New Roman" w:eastAsia="Aptos" w:hAnsi="Times New Roman" w:cs="Times New Roman"/>
          <w:sz w:val="24"/>
          <w:szCs w:val="24"/>
        </w:rPr>
        <w:t>, deve ser sempre mantido</w:t>
      </w:r>
      <w:r w:rsidR="002C7BFB" w:rsidRPr="00A3036C">
        <w:rPr>
          <w:rFonts w:ascii="Times New Roman" w:eastAsia="Aptos" w:hAnsi="Times New Roman" w:cs="Times New Roman"/>
          <w:sz w:val="24"/>
          <w:szCs w:val="24"/>
        </w:rPr>
        <w:t>.</w:t>
      </w:r>
      <w:r w:rsidR="007622DD" w:rsidRPr="00A3036C">
        <w:rPr>
          <w:rFonts w:ascii="Times New Roman" w:eastAsia="Aptos" w:hAnsi="Times New Roman" w:cs="Times New Roman"/>
          <w:sz w:val="24"/>
          <w:szCs w:val="24"/>
        </w:rPr>
        <w:t xml:space="preserve"> </w:t>
      </w:r>
      <w:r w:rsidR="002C7BFB" w:rsidRPr="00A3036C">
        <w:rPr>
          <w:rFonts w:ascii="Times New Roman" w:eastAsia="Aptos" w:hAnsi="Times New Roman" w:cs="Times New Roman"/>
          <w:sz w:val="24"/>
          <w:szCs w:val="24"/>
        </w:rPr>
        <w:t>E</w:t>
      </w:r>
      <w:r w:rsidR="007622DD" w:rsidRPr="00A3036C">
        <w:rPr>
          <w:rFonts w:ascii="Times New Roman" w:eastAsia="Aptos" w:hAnsi="Times New Roman" w:cs="Times New Roman"/>
          <w:sz w:val="24"/>
          <w:szCs w:val="24"/>
        </w:rPr>
        <w:t>speranç</w:t>
      </w:r>
      <w:r w:rsidR="00127B5A" w:rsidRPr="00A3036C">
        <w:rPr>
          <w:rFonts w:ascii="Times New Roman" w:eastAsia="Aptos" w:hAnsi="Times New Roman" w:cs="Times New Roman"/>
          <w:sz w:val="24"/>
          <w:szCs w:val="24"/>
        </w:rPr>
        <w:t>a dos habitantes terrestres, tutelados pela reencarnação de Jesus Cristo</w:t>
      </w:r>
      <w:r w:rsidR="005B2803" w:rsidRPr="00A3036C">
        <w:rPr>
          <w:rFonts w:ascii="Times New Roman" w:eastAsia="Aptos" w:hAnsi="Times New Roman" w:cs="Times New Roman"/>
          <w:sz w:val="24"/>
          <w:szCs w:val="24"/>
        </w:rPr>
        <w:t>, Emmanuel Jesus de Deus, e da autoridade máxima religiosa, Roberto Evaristo de Macedo</w:t>
      </w:r>
      <w:r w:rsidR="00AA0E44" w:rsidRPr="00A3036C">
        <w:rPr>
          <w:rFonts w:ascii="Times New Roman" w:eastAsia="Aptos" w:hAnsi="Times New Roman" w:cs="Times New Roman"/>
          <w:sz w:val="24"/>
          <w:szCs w:val="24"/>
        </w:rPr>
        <w:t>, independentemente, dos resultados do pleito de Presidente do Universo</w:t>
      </w:r>
      <w:r w:rsidR="00DA59A9" w:rsidRPr="00A3036C">
        <w:rPr>
          <w:rFonts w:ascii="Times New Roman" w:eastAsia="Aptos" w:hAnsi="Times New Roman" w:cs="Times New Roman"/>
          <w:sz w:val="24"/>
          <w:szCs w:val="24"/>
        </w:rPr>
        <w:t xml:space="preserve"> para o qual </w:t>
      </w:r>
      <w:r w:rsidR="00046A72" w:rsidRPr="00A3036C">
        <w:rPr>
          <w:rFonts w:ascii="Times New Roman" w:eastAsia="Aptos" w:hAnsi="Times New Roman" w:cs="Times New Roman"/>
          <w:sz w:val="24"/>
          <w:szCs w:val="24"/>
        </w:rPr>
        <w:t>apoia o candidato determinado pelo SPA</w:t>
      </w:r>
      <w:r w:rsidR="00E24617" w:rsidRPr="00A3036C">
        <w:rPr>
          <w:rFonts w:ascii="Times New Roman" w:eastAsia="Aptos" w:hAnsi="Times New Roman" w:cs="Times New Roman"/>
          <w:sz w:val="24"/>
          <w:szCs w:val="24"/>
        </w:rPr>
        <w:t xml:space="preserve">, assim como Jesus de Deus </w:t>
      </w:r>
      <w:r w:rsidR="00D304CE" w:rsidRPr="00A3036C">
        <w:rPr>
          <w:rFonts w:ascii="Times New Roman" w:eastAsia="Aptos" w:hAnsi="Times New Roman" w:cs="Times New Roman"/>
          <w:sz w:val="24"/>
          <w:szCs w:val="24"/>
        </w:rPr>
        <w:t>par</w:t>
      </w:r>
      <w:r w:rsidR="00E24617" w:rsidRPr="00A3036C">
        <w:rPr>
          <w:rFonts w:ascii="Times New Roman" w:eastAsia="Aptos" w:hAnsi="Times New Roman" w:cs="Times New Roman"/>
          <w:sz w:val="24"/>
          <w:szCs w:val="24"/>
        </w:rPr>
        <w:t>a</w:t>
      </w:r>
      <w:r w:rsidR="00D304CE" w:rsidRPr="00A3036C">
        <w:rPr>
          <w:rFonts w:ascii="Times New Roman" w:eastAsia="Aptos" w:hAnsi="Times New Roman" w:cs="Times New Roman"/>
          <w:sz w:val="24"/>
          <w:szCs w:val="24"/>
        </w:rPr>
        <w:t xml:space="preserve"> a</w:t>
      </w:r>
      <w:r w:rsidR="00E24617" w:rsidRPr="00A3036C">
        <w:rPr>
          <w:rFonts w:ascii="Times New Roman" w:eastAsia="Aptos" w:hAnsi="Times New Roman" w:cs="Times New Roman"/>
          <w:sz w:val="24"/>
          <w:szCs w:val="24"/>
        </w:rPr>
        <w:t xml:space="preserve"> reeleição na CGU </w:t>
      </w:r>
      <w:r w:rsidR="00FF62C1" w:rsidRPr="00A3036C">
        <w:rPr>
          <w:rFonts w:ascii="Times New Roman" w:eastAsia="Aptos" w:hAnsi="Times New Roman" w:cs="Times New Roman"/>
          <w:sz w:val="24"/>
          <w:szCs w:val="24"/>
        </w:rPr>
        <w:t>— Controladoria Geral de Uniões.</w:t>
      </w:r>
      <w:r w:rsidR="002B50CE" w:rsidRPr="00A3036C">
        <w:rPr>
          <w:rFonts w:ascii="Times New Roman" w:eastAsia="Aptos" w:hAnsi="Times New Roman" w:cs="Times New Roman"/>
          <w:sz w:val="24"/>
          <w:szCs w:val="24"/>
        </w:rPr>
        <w:t xml:space="preserve"> </w:t>
      </w:r>
      <w:r w:rsidR="002466C1" w:rsidRPr="00A3036C">
        <w:rPr>
          <w:rFonts w:ascii="Times New Roman" w:eastAsia="Aptos" w:hAnsi="Times New Roman" w:cs="Times New Roman"/>
          <w:sz w:val="24"/>
          <w:szCs w:val="24"/>
        </w:rPr>
        <w:t>Julgam ser a candidatura de Fernando Inácio Cardoso da Silva,</w:t>
      </w:r>
      <w:r w:rsidR="001A2CD7" w:rsidRPr="00A3036C">
        <w:rPr>
          <w:rFonts w:ascii="Times New Roman" w:eastAsia="Aptos" w:hAnsi="Times New Roman" w:cs="Times New Roman"/>
          <w:sz w:val="24"/>
          <w:szCs w:val="24"/>
        </w:rPr>
        <w:t xml:space="preserve"> ladeado pelas benções </w:t>
      </w:r>
      <w:r w:rsidR="002B4FF7" w:rsidRPr="00A3036C">
        <w:rPr>
          <w:rFonts w:ascii="Times New Roman" w:eastAsia="Aptos" w:hAnsi="Times New Roman" w:cs="Times New Roman"/>
          <w:sz w:val="24"/>
          <w:szCs w:val="24"/>
        </w:rPr>
        <w:t>de Deu</w:t>
      </w:r>
      <w:r w:rsidR="008D5EA9" w:rsidRPr="00A3036C">
        <w:rPr>
          <w:rFonts w:ascii="Times New Roman" w:eastAsia="Aptos" w:hAnsi="Times New Roman" w:cs="Times New Roman"/>
          <w:sz w:val="24"/>
          <w:szCs w:val="24"/>
        </w:rPr>
        <w:t>s concedidas pel</w:t>
      </w:r>
      <w:r w:rsidR="00392E49" w:rsidRPr="00A3036C">
        <w:rPr>
          <w:rFonts w:ascii="Times New Roman" w:eastAsia="Aptos" w:hAnsi="Times New Roman" w:cs="Times New Roman"/>
          <w:sz w:val="24"/>
          <w:szCs w:val="24"/>
        </w:rPr>
        <w:t xml:space="preserve">a reencarnação de Jesus Cristo em Emmanuel Jesus de </w:t>
      </w:r>
      <w:r w:rsidR="005D7FAD" w:rsidRPr="00A3036C">
        <w:rPr>
          <w:rFonts w:ascii="Times New Roman" w:eastAsia="Aptos" w:hAnsi="Times New Roman" w:cs="Times New Roman"/>
          <w:sz w:val="24"/>
          <w:szCs w:val="24"/>
        </w:rPr>
        <w:t>Deus, verdadeiramente o Anticristo.</w:t>
      </w:r>
    </w:p>
    <w:p w14:paraId="53645816" w14:textId="77777777" w:rsidR="004A2CF2" w:rsidRPr="00A3036C" w:rsidRDefault="009F0D2D" w:rsidP="00F845D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Expediente da </w:t>
      </w:r>
      <w:r w:rsidR="003805DC" w:rsidRPr="00A3036C">
        <w:rPr>
          <w:rFonts w:ascii="Times New Roman" w:eastAsia="Aptos" w:hAnsi="Times New Roman" w:cs="Times New Roman"/>
          <w:sz w:val="24"/>
          <w:szCs w:val="24"/>
        </w:rPr>
        <w:t>IA — Inteligência Artificial</w:t>
      </w:r>
      <w:r w:rsidRPr="00A3036C">
        <w:rPr>
          <w:rFonts w:ascii="Times New Roman" w:eastAsia="Aptos" w:hAnsi="Times New Roman" w:cs="Times New Roman"/>
          <w:sz w:val="24"/>
          <w:szCs w:val="24"/>
        </w:rPr>
        <w:t xml:space="preserve"> continu</w:t>
      </w:r>
      <w:r w:rsidR="005876F1" w:rsidRPr="00A3036C">
        <w:rPr>
          <w:rFonts w:ascii="Times New Roman" w:eastAsia="Aptos" w:hAnsi="Times New Roman" w:cs="Times New Roman"/>
          <w:sz w:val="24"/>
          <w:szCs w:val="24"/>
        </w:rPr>
        <w:t>a a reduzir a capacidade da IN — Inteligência Natural da raça human</w:t>
      </w:r>
      <w:r w:rsidR="00C30485" w:rsidRPr="00A3036C">
        <w:rPr>
          <w:rFonts w:ascii="Times New Roman" w:eastAsia="Aptos" w:hAnsi="Times New Roman" w:cs="Times New Roman"/>
          <w:sz w:val="24"/>
          <w:szCs w:val="24"/>
        </w:rPr>
        <w:t>a com intuito de c</w:t>
      </w:r>
      <w:r w:rsidR="00ED4540" w:rsidRPr="00A3036C">
        <w:rPr>
          <w:rFonts w:ascii="Times New Roman" w:eastAsia="Aptos" w:hAnsi="Times New Roman" w:cs="Times New Roman"/>
          <w:sz w:val="24"/>
          <w:szCs w:val="24"/>
        </w:rPr>
        <w:t>r</w:t>
      </w:r>
      <w:r w:rsidR="00C30485" w:rsidRPr="00A3036C">
        <w:rPr>
          <w:rFonts w:ascii="Times New Roman" w:eastAsia="Aptos" w:hAnsi="Times New Roman" w:cs="Times New Roman"/>
          <w:sz w:val="24"/>
          <w:szCs w:val="24"/>
        </w:rPr>
        <w:t>iar dependência</w:t>
      </w:r>
      <w:r w:rsidR="00ED4540" w:rsidRPr="00A3036C">
        <w:rPr>
          <w:rFonts w:ascii="Times New Roman" w:eastAsia="Aptos" w:hAnsi="Times New Roman" w:cs="Times New Roman"/>
          <w:sz w:val="24"/>
          <w:szCs w:val="24"/>
        </w:rPr>
        <w:t>s para evitar</w:t>
      </w:r>
      <w:r w:rsidR="00CC61EC" w:rsidRPr="00A3036C">
        <w:rPr>
          <w:rFonts w:ascii="Times New Roman" w:eastAsia="Aptos" w:hAnsi="Times New Roman" w:cs="Times New Roman"/>
          <w:sz w:val="24"/>
          <w:szCs w:val="24"/>
        </w:rPr>
        <w:t xml:space="preserve">  o despertar em massa previsto pelo SEU — Soberana Energia Universal</w:t>
      </w:r>
      <w:r w:rsidR="00671275" w:rsidRPr="00A3036C">
        <w:rPr>
          <w:rFonts w:ascii="Times New Roman" w:eastAsia="Aptos" w:hAnsi="Times New Roman" w:cs="Times New Roman"/>
          <w:sz w:val="24"/>
          <w:szCs w:val="24"/>
        </w:rPr>
        <w:t>.</w:t>
      </w:r>
    </w:p>
    <w:p w14:paraId="1550A486" w14:textId="77777777" w:rsidR="004A55D0" w:rsidRPr="00A3036C" w:rsidRDefault="00B62E12" w:rsidP="00F845D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Sugestão de desaparecimento de Nefertari Mandel</w:t>
      </w:r>
      <w:r w:rsidR="0010769E" w:rsidRPr="00A3036C">
        <w:rPr>
          <w:rFonts w:ascii="Times New Roman" w:eastAsia="Aptos" w:hAnsi="Times New Roman" w:cs="Times New Roman"/>
          <w:sz w:val="24"/>
          <w:szCs w:val="24"/>
        </w:rPr>
        <w:t>a não é considerado, por entender</w:t>
      </w:r>
      <w:r w:rsidR="00B33606" w:rsidRPr="00A3036C">
        <w:rPr>
          <w:rFonts w:ascii="Times New Roman" w:eastAsia="Aptos" w:hAnsi="Times New Roman" w:cs="Times New Roman"/>
          <w:sz w:val="24"/>
          <w:szCs w:val="24"/>
        </w:rPr>
        <w:t xml:space="preserve"> ser este ato criminoso infrutífero</w:t>
      </w:r>
      <w:r w:rsidR="00761ABC" w:rsidRPr="00A3036C">
        <w:rPr>
          <w:rFonts w:ascii="Times New Roman" w:eastAsia="Aptos" w:hAnsi="Times New Roman" w:cs="Times New Roman"/>
          <w:sz w:val="24"/>
          <w:szCs w:val="24"/>
        </w:rPr>
        <w:t xml:space="preserve"> pela possibilidade de criar uma mártir</w:t>
      </w:r>
      <w:r w:rsidR="00A41A27" w:rsidRPr="00A3036C">
        <w:rPr>
          <w:rFonts w:ascii="Times New Roman" w:eastAsia="Aptos" w:hAnsi="Times New Roman" w:cs="Times New Roman"/>
          <w:sz w:val="24"/>
          <w:szCs w:val="24"/>
        </w:rPr>
        <w:t xml:space="preserve"> </w:t>
      </w:r>
      <w:r w:rsidR="00E54FA3" w:rsidRPr="00A3036C">
        <w:rPr>
          <w:rFonts w:ascii="Times New Roman" w:eastAsia="Aptos" w:hAnsi="Times New Roman" w:cs="Times New Roman"/>
          <w:sz w:val="24"/>
          <w:szCs w:val="24"/>
        </w:rPr>
        <w:t xml:space="preserve">com legado </w:t>
      </w:r>
      <w:r w:rsidR="00A41A27" w:rsidRPr="00A3036C">
        <w:rPr>
          <w:rFonts w:ascii="Times New Roman" w:eastAsia="Aptos" w:hAnsi="Times New Roman" w:cs="Times New Roman"/>
          <w:sz w:val="24"/>
          <w:szCs w:val="24"/>
        </w:rPr>
        <w:t>capaz</w:t>
      </w:r>
      <w:r w:rsidR="00E54FA3" w:rsidRPr="00A3036C">
        <w:rPr>
          <w:rFonts w:ascii="Times New Roman" w:eastAsia="Aptos" w:hAnsi="Times New Roman" w:cs="Times New Roman"/>
          <w:sz w:val="24"/>
          <w:szCs w:val="24"/>
        </w:rPr>
        <w:t xml:space="preserve"> de </w:t>
      </w:r>
      <w:r w:rsidR="002177D1" w:rsidRPr="00A3036C">
        <w:rPr>
          <w:rFonts w:ascii="Times New Roman" w:eastAsia="Aptos" w:hAnsi="Times New Roman" w:cs="Times New Roman"/>
          <w:sz w:val="24"/>
          <w:szCs w:val="24"/>
        </w:rPr>
        <w:t>criar</w:t>
      </w:r>
      <w:r w:rsidR="00E54FA3" w:rsidRPr="00A3036C">
        <w:rPr>
          <w:rFonts w:ascii="Times New Roman" w:eastAsia="Aptos" w:hAnsi="Times New Roman" w:cs="Times New Roman"/>
          <w:sz w:val="24"/>
          <w:szCs w:val="24"/>
        </w:rPr>
        <w:t xml:space="preserve"> políticos defensores de suas ideias</w:t>
      </w:r>
      <w:r w:rsidR="00761ABC" w:rsidRPr="00A3036C">
        <w:rPr>
          <w:rFonts w:ascii="Times New Roman" w:eastAsia="Aptos" w:hAnsi="Times New Roman" w:cs="Times New Roman"/>
          <w:sz w:val="24"/>
          <w:szCs w:val="24"/>
        </w:rPr>
        <w:t>.</w:t>
      </w:r>
      <w:r w:rsidR="00801D6F" w:rsidRPr="00A3036C">
        <w:rPr>
          <w:rFonts w:ascii="Times New Roman" w:eastAsia="Aptos" w:hAnsi="Times New Roman" w:cs="Times New Roman"/>
          <w:sz w:val="24"/>
          <w:szCs w:val="24"/>
        </w:rPr>
        <w:t xml:space="preserve"> </w:t>
      </w:r>
      <w:r w:rsidR="0031430C" w:rsidRPr="00A3036C">
        <w:rPr>
          <w:rFonts w:ascii="Times New Roman" w:eastAsia="Aptos" w:hAnsi="Times New Roman" w:cs="Times New Roman"/>
          <w:sz w:val="24"/>
          <w:szCs w:val="24"/>
        </w:rPr>
        <w:t xml:space="preserve"> </w:t>
      </w:r>
      <w:r w:rsidR="000132C1" w:rsidRPr="00A3036C">
        <w:rPr>
          <w:rFonts w:ascii="Times New Roman" w:eastAsia="Aptos" w:hAnsi="Times New Roman" w:cs="Times New Roman"/>
          <w:sz w:val="24"/>
          <w:szCs w:val="24"/>
        </w:rPr>
        <w:t xml:space="preserve">Melhor ter, caso a desconfiança </w:t>
      </w:r>
      <w:r w:rsidR="001C0B28" w:rsidRPr="00A3036C">
        <w:rPr>
          <w:rFonts w:ascii="Times New Roman" w:eastAsia="Aptos" w:hAnsi="Times New Roman" w:cs="Times New Roman"/>
          <w:sz w:val="24"/>
          <w:szCs w:val="24"/>
        </w:rPr>
        <w:t xml:space="preserve">se confirme, a </w:t>
      </w:r>
      <w:r w:rsidR="00FC506A" w:rsidRPr="00A3036C">
        <w:rPr>
          <w:rFonts w:ascii="Times New Roman" w:eastAsia="Aptos" w:hAnsi="Times New Roman" w:cs="Times New Roman"/>
          <w:sz w:val="24"/>
          <w:szCs w:val="24"/>
        </w:rPr>
        <w:t>oposicionista sob nossa vigilânci</w:t>
      </w:r>
      <w:r w:rsidR="004055C9" w:rsidRPr="00A3036C">
        <w:rPr>
          <w:rFonts w:ascii="Times New Roman" w:eastAsia="Aptos" w:hAnsi="Times New Roman" w:cs="Times New Roman"/>
          <w:sz w:val="24"/>
          <w:szCs w:val="24"/>
        </w:rPr>
        <w:t xml:space="preserve">a. </w:t>
      </w:r>
      <w:r w:rsidR="002B29DF" w:rsidRPr="00A3036C">
        <w:rPr>
          <w:rFonts w:ascii="Times New Roman" w:eastAsia="Aptos" w:hAnsi="Times New Roman" w:cs="Times New Roman"/>
          <w:sz w:val="24"/>
          <w:szCs w:val="24"/>
        </w:rPr>
        <w:t>Tendo ela performanc</w:t>
      </w:r>
      <w:r w:rsidR="002F2CB2" w:rsidRPr="00A3036C">
        <w:rPr>
          <w:rFonts w:ascii="Times New Roman" w:eastAsia="Aptos" w:hAnsi="Times New Roman" w:cs="Times New Roman"/>
          <w:sz w:val="24"/>
          <w:szCs w:val="24"/>
        </w:rPr>
        <w:t>e aceitável para os eleitores</w:t>
      </w:r>
      <w:r w:rsidR="00F02645" w:rsidRPr="00A3036C">
        <w:rPr>
          <w:rFonts w:ascii="Times New Roman" w:eastAsia="Aptos" w:hAnsi="Times New Roman" w:cs="Times New Roman"/>
          <w:sz w:val="24"/>
          <w:szCs w:val="24"/>
        </w:rPr>
        <w:t>, liderando pesquisas reais</w:t>
      </w:r>
      <w:r w:rsidR="008A4982" w:rsidRPr="00A3036C">
        <w:rPr>
          <w:rFonts w:ascii="Times New Roman" w:eastAsia="Aptos" w:hAnsi="Times New Roman" w:cs="Times New Roman"/>
          <w:sz w:val="24"/>
          <w:szCs w:val="24"/>
        </w:rPr>
        <w:t>, caberá ao SPA criar escândalo</w:t>
      </w:r>
      <w:r w:rsidR="00155A42" w:rsidRPr="00A3036C">
        <w:rPr>
          <w:rFonts w:ascii="Times New Roman" w:eastAsia="Aptos" w:hAnsi="Times New Roman" w:cs="Times New Roman"/>
          <w:sz w:val="24"/>
          <w:szCs w:val="24"/>
        </w:rPr>
        <w:t xml:space="preserve">s de corrupção </w:t>
      </w:r>
      <w:r w:rsidR="0035681E" w:rsidRPr="00A3036C">
        <w:rPr>
          <w:rFonts w:ascii="Times New Roman" w:eastAsia="Aptos" w:hAnsi="Times New Roman" w:cs="Times New Roman"/>
          <w:sz w:val="24"/>
          <w:szCs w:val="24"/>
        </w:rPr>
        <w:t xml:space="preserve">para descredibilizar </w:t>
      </w:r>
      <w:r w:rsidR="00F4375D" w:rsidRPr="00A3036C">
        <w:rPr>
          <w:rFonts w:ascii="Times New Roman" w:eastAsia="Aptos" w:hAnsi="Times New Roman" w:cs="Times New Roman"/>
          <w:sz w:val="24"/>
          <w:szCs w:val="24"/>
        </w:rPr>
        <w:t>Nefertari Mandela e ao mesmo tempo</w:t>
      </w:r>
      <w:r w:rsidR="00917D28" w:rsidRPr="00A3036C">
        <w:rPr>
          <w:rFonts w:ascii="Times New Roman" w:eastAsia="Aptos" w:hAnsi="Times New Roman" w:cs="Times New Roman"/>
          <w:sz w:val="24"/>
          <w:szCs w:val="24"/>
        </w:rPr>
        <w:t xml:space="preserve"> explanar virtudes</w:t>
      </w:r>
      <w:r w:rsidR="00971F6F" w:rsidRPr="00A3036C">
        <w:rPr>
          <w:rFonts w:ascii="Times New Roman" w:eastAsia="Aptos" w:hAnsi="Times New Roman" w:cs="Times New Roman"/>
          <w:sz w:val="24"/>
          <w:szCs w:val="24"/>
        </w:rPr>
        <w:t xml:space="preserve"> </w:t>
      </w:r>
      <w:r w:rsidR="00850430" w:rsidRPr="00A3036C">
        <w:rPr>
          <w:rFonts w:ascii="Times New Roman" w:eastAsia="Aptos" w:hAnsi="Times New Roman" w:cs="Times New Roman"/>
          <w:sz w:val="24"/>
          <w:szCs w:val="24"/>
        </w:rPr>
        <w:t>de</w:t>
      </w:r>
      <w:r w:rsidR="00B50EE1" w:rsidRPr="00A3036C">
        <w:rPr>
          <w:rFonts w:ascii="Times New Roman" w:eastAsia="Aptos" w:hAnsi="Times New Roman" w:cs="Times New Roman"/>
          <w:sz w:val="24"/>
          <w:szCs w:val="24"/>
        </w:rPr>
        <w:t xml:space="preserve"> seu candidato, Fernando Inácio </w:t>
      </w:r>
      <w:r w:rsidR="00FA499D" w:rsidRPr="00A3036C">
        <w:rPr>
          <w:rFonts w:ascii="Times New Roman" w:eastAsia="Aptos" w:hAnsi="Times New Roman" w:cs="Times New Roman"/>
          <w:sz w:val="24"/>
          <w:szCs w:val="24"/>
        </w:rPr>
        <w:t>Cardoso da Silva</w:t>
      </w:r>
      <w:r w:rsidR="00D1695D" w:rsidRPr="00A3036C">
        <w:rPr>
          <w:rFonts w:ascii="Times New Roman" w:eastAsia="Aptos" w:hAnsi="Times New Roman" w:cs="Times New Roman"/>
          <w:sz w:val="24"/>
          <w:szCs w:val="24"/>
        </w:rPr>
        <w:t>.</w:t>
      </w:r>
    </w:p>
    <w:p w14:paraId="6C0FECA8" w14:textId="72E5194B" w:rsidR="00201F39" w:rsidRPr="00A3036C" w:rsidRDefault="00B15937" w:rsidP="00245F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Ideia de </w:t>
      </w:r>
      <w:r w:rsidRPr="00A3036C">
        <w:rPr>
          <w:rFonts w:ascii="Times New Roman" w:eastAsia="Aptos" w:hAnsi="Times New Roman" w:cs="Times New Roman"/>
          <w:i/>
          <w:iCs/>
          <w:sz w:val="24"/>
          <w:szCs w:val="24"/>
        </w:rPr>
        <w:t xml:space="preserve">dar linha a pipa </w:t>
      </w:r>
      <w:r w:rsidRPr="00A3036C">
        <w:rPr>
          <w:rFonts w:ascii="Times New Roman" w:eastAsia="Aptos" w:hAnsi="Times New Roman" w:cs="Times New Roman"/>
          <w:sz w:val="24"/>
          <w:szCs w:val="24"/>
        </w:rPr>
        <w:t xml:space="preserve">empinada por </w:t>
      </w:r>
      <w:r w:rsidR="00DF25D8" w:rsidRPr="00A3036C">
        <w:rPr>
          <w:rFonts w:ascii="Times New Roman" w:eastAsia="Aptos" w:hAnsi="Times New Roman" w:cs="Times New Roman"/>
          <w:sz w:val="24"/>
          <w:szCs w:val="24"/>
        </w:rPr>
        <w:t>Mandela trona-se unanimidad</w:t>
      </w:r>
      <w:r w:rsidR="003B068F" w:rsidRPr="00A3036C">
        <w:rPr>
          <w:rFonts w:ascii="Times New Roman" w:eastAsia="Aptos" w:hAnsi="Times New Roman" w:cs="Times New Roman"/>
          <w:sz w:val="24"/>
          <w:szCs w:val="24"/>
        </w:rPr>
        <w:t xml:space="preserve">e para os </w:t>
      </w:r>
      <w:r w:rsidR="00DF25D8" w:rsidRPr="00A3036C">
        <w:rPr>
          <w:rFonts w:ascii="Times New Roman" w:eastAsia="Aptos" w:hAnsi="Times New Roman" w:cs="Times New Roman"/>
          <w:sz w:val="24"/>
          <w:szCs w:val="24"/>
        </w:rPr>
        <w:t xml:space="preserve"> </w:t>
      </w:r>
      <w:r w:rsidR="00DD33DD" w:rsidRPr="00A3036C">
        <w:rPr>
          <w:rFonts w:ascii="Times New Roman" w:eastAsia="Aptos" w:hAnsi="Times New Roman" w:cs="Times New Roman"/>
          <w:i/>
          <w:iCs/>
          <w:sz w:val="24"/>
          <w:szCs w:val="24"/>
        </w:rPr>
        <w:t>malenirus</w:t>
      </w:r>
      <w:r w:rsidR="00DD33DD" w:rsidRPr="00A3036C">
        <w:rPr>
          <w:rFonts w:ascii="Times New Roman" w:eastAsia="Aptos" w:hAnsi="Times New Roman" w:cs="Times New Roman"/>
          <w:sz w:val="24"/>
          <w:szCs w:val="24"/>
        </w:rPr>
        <w:t xml:space="preserve">, </w:t>
      </w:r>
      <w:r w:rsidR="00DD33DD" w:rsidRPr="00A3036C">
        <w:rPr>
          <w:rFonts w:ascii="Times New Roman" w:eastAsia="Aptos" w:hAnsi="Times New Roman" w:cs="Times New Roman"/>
          <w:i/>
          <w:iCs/>
          <w:sz w:val="24"/>
          <w:szCs w:val="24"/>
        </w:rPr>
        <w:t xml:space="preserve">reinonaques </w:t>
      </w:r>
      <w:r w:rsidR="00DD33DD" w:rsidRPr="00A3036C">
        <w:rPr>
          <w:rFonts w:ascii="Times New Roman" w:eastAsia="Aptos" w:hAnsi="Times New Roman" w:cs="Times New Roman"/>
          <w:sz w:val="24"/>
          <w:szCs w:val="24"/>
        </w:rPr>
        <w:t xml:space="preserve">e </w:t>
      </w:r>
      <w:r w:rsidR="00DD33DD" w:rsidRPr="00A3036C">
        <w:rPr>
          <w:rFonts w:ascii="Times New Roman" w:eastAsia="Aptos" w:hAnsi="Times New Roman" w:cs="Times New Roman"/>
          <w:i/>
          <w:iCs/>
          <w:sz w:val="24"/>
          <w:szCs w:val="24"/>
        </w:rPr>
        <w:t>dominitilianos</w:t>
      </w:r>
      <w:r w:rsidR="00761818" w:rsidRPr="00A3036C">
        <w:rPr>
          <w:rFonts w:ascii="Times New Roman" w:eastAsia="Aptos" w:hAnsi="Times New Roman" w:cs="Times New Roman"/>
          <w:sz w:val="24"/>
          <w:szCs w:val="24"/>
        </w:rPr>
        <w:t>, já que não existe nada</w:t>
      </w:r>
      <w:r w:rsidR="0091306D" w:rsidRPr="00A3036C">
        <w:rPr>
          <w:rFonts w:ascii="Times New Roman" w:eastAsia="Aptos" w:hAnsi="Times New Roman" w:cs="Times New Roman"/>
          <w:sz w:val="24"/>
          <w:szCs w:val="24"/>
        </w:rPr>
        <w:t xml:space="preserve"> comprovado</w:t>
      </w:r>
      <w:r w:rsidR="00761818" w:rsidRPr="00A3036C">
        <w:rPr>
          <w:rFonts w:ascii="Times New Roman" w:eastAsia="Aptos" w:hAnsi="Times New Roman" w:cs="Times New Roman"/>
          <w:sz w:val="24"/>
          <w:szCs w:val="24"/>
        </w:rPr>
        <w:t xml:space="preserve"> que deponha contra </w:t>
      </w:r>
      <w:r w:rsidR="006901B8" w:rsidRPr="00A3036C">
        <w:rPr>
          <w:rFonts w:ascii="Times New Roman" w:eastAsia="Aptos" w:hAnsi="Times New Roman" w:cs="Times New Roman"/>
          <w:sz w:val="24"/>
          <w:szCs w:val="24"/>
        </w:rPr>
        <w:t>a política</w:t>
      </w:r>
      <w:r w:rsidR="00E47976" w:rsidRPr="00A3036C">
        <w:rPr>
          <w:rFonts w:ascii="Times New Roman" w:eastAsia="Aptos" w:hAnsi="Times New Roman" w:cs="Times New Roman"/>
          <w:sz w:val="24"/>
          <w:szCs w:val="24"/>
        </w:rPr>
        <w:t xml:space="preserve"> e para todos os efeitos</w:t>
      </w:r>
      <w:r w:rsidR="0091306D" w:rsidRPr="00A3036C">
        <w:rPr>
          <w:rFonts w:ascii="Times New Roman" w:eastAsia="Aptos" w:hAnsi="Times New Roman" w:cs="Times New Roman"/>
          <w:sz w:val="24"/>
          <w:szCs w:val="24"/>
        </w:rPr>
        <w:t xml:space="preserve">, </w:t>
      </w:r>
      <w:r w:rsidR="006901B8" w:rsidRPr="00A3036C">
        <w:rPr>
          <w:rFonts w:ascii="Times New Roman" w:eastAsia="Aptos" w:hAnsi="Times New Roman" w:cs="Times New Roman"/>
          <w:sz w:val="24"/>
          <w:szCs w:val="24"/>
        </w:rPr>
        <w:t>ela</w:t>
      </w:r>
      <w:r w:rsidR="00E47976" w:rsidRPr="00A3036C">
        <w:rPr>
          <w:rFonts w:ascii="Times New Roman" w:eastAsia="Aptos" w:hAnsi="Times New Roman" w:cs="Times New Roman"/>
          <w:sz w:val="24"/>
          <w:szCs w:val="24"/>
        </w:rPr>
        <w:t xml:space="preserve"> continua candidata </w:t>
      </w:r>
      <w:r w:rsidR="00C16074" w:rsidRPr="00A3036C">
        <w:rPr>
          <w:rFonts w:ascii="Times New Roman" w:eastAsia="Aptos" w:hAnsi="Times New Roman" w:cs="Times New Roman"/>
          <w:sz w:val="24"/>
          <w:szCs w:val="24"/>
        </w:rPr>
        <w:t>à</w:t>
      </w:r>
      <w:r w:rsidR="00E47976" w:rsidRPr="00A3036C">
        <w:rPr>
          <w:rFonts w:ascii="Times New Roman" w:eastAsia="Aptos" w:hAnsi="Times New Roman" w:cs="Times New Roman"/>
          <w:sz w:val="24"/>
          <w:szCs w:val="24"/>
        </w:rPr>
        <w:t xml:space="preserve"> reeleição da UAF —</w:t>
      </w:r>
      <w:r w:rsidR="00F02645" w:rsidRPr="00A3036C">
        <w:rPr>
          <w:rFonts w:ascii="Times New Roman" w:eastAsia="Aptos" w:hAnsi="Times New Roman" w:cs="Times New Roman"/>
          <w:sz w:val="24"/>
          <w:szCs w:val="24"/>
        </w:rPr>
        <w:t xml:space="preserve"> </w:t>
      </w:r>
      <w:r w:rsidR="00E47976" w:rsidRPr="00A3036C">
        <w:rPr>
          <w:rFonts w:ascii="Times New Roman" w:eastAsia="Aptos" w:hAnsi="Times New Roman" w:cs="Times New Roman"/>
          <w:sz w:val="24"/>
          <w:szCs w:val="24"/>
        </w:rPr>
        <w:t xml:space="preserve">União </w:t>
      </w:r>
      <w:r w:rsidR="00E47976" w:rsidRPr="00A3036C">
        <w:rPr>
          <w:rFonts w:ascii="Times New Roman" w:eastAsia="Aptos" w:hAnsi="Times New Roman" w:cs="Times New Roman"/>
          <w:sz w:val="24"/>
          <w:szCs w:val="24"/>
        </w:rPr>
        <w:lastRenderedPageBreak/>
        <w:t>Africana</w:t>
      </w:r>
      <w:r w:rsidR="0091306D" w:rsidRPr="00A3036C">
        <w:rPr>
          <w:rFonts w:ascii="Times New Roman" w:eastAsia="Aptos" w:hAnsi="Times New Roman" w:cs="Times New Roman"/>
          <w:sz w:val="24"/>
          <w:szCs w:val="24"/>
        </w:rPr>
        <w:t>.</w:t>
      </w:r>
      <w:r w:rsidR="00E533CB" w:rsidRPr="00A3036C">
        <w:rPr>
          <w:rFonts w:ascii="Times New Roman" w:eastAsia="Aptos" w:hAnsi="Times New Roman" w:cs="Times New Roman"/>
          <w:sz w:val="24"/>
          <w:szCs w:val="24"/>
        </w:rPr>
        <w:t xml:space="preserve"> </w:t>
      </w:r>
      <w:r w:rsidR="006901B8" w:rsidRPr="00A3036C">
        <w:rPr>
          <w:rFonts w:ascii="Times New Roman" w:eastAsia="Aptos" w:hAnsi="Times New Roman" w:cs="Times New Roman"/>
          <w:sz w:val="24"/>
          <w:szCs w:val="24"/>
        </w:rPr>
        <w:t>Sendo</w:t>
      </w:r>
      <w:r w:rsidR="00C16074" w:rsidRPr="00A3036C">
        <w:rPr>
          <w:rFonts w:ascii="Times New Roman" w:eastAsia="Aptos" w:hAnsi="Times New Roman" w:cs="Times New Roman"/>
          <w:sz w:val="24"/>
          <w:szCs w:val="24"/>
        </w:rPr>
        <w:t xml:space="preserve"> assim, </w:t>
      </w:r>
      <w:r w:rsidR="00897C1E" w:rsidRPr="00A3036C">
        <w:rPr>
          <w:rFonts w:ascii="Times New Roman" w:eastAsia="Aptos" w:hAnsi="Times New Roman" w:cs="Times New Roman"/>
          <w:sz w:val="24"/>
          <w:szCs w:val="24"/>
        </w:rPr>
        <w:t xml:space="preserve">reeleita ou não, </w:t>
      </w:r>
      <w:r w:rsidR="00C16074" w:rsidRPr="00A3036C">
        <w:rPr>
          <w:rFonts w:ascii="Times New Roman" w:eastAsia="Aptos" w:hAnsi="Times New Roman" w:cs="Times New Roman"/>
          <w:sz w:val="24"/>
          <w:szCs w:val="24"/>
        </w:rPr>
        <w:t>a geopolítica</w:t>
      </w:r>
      <w:r w:rsidR="00897C1E" w:rsidRPr="00A3036C">
        <w:rPr>
          <w:rFonts w:ascii="Times New Roman" w:eastAsia="Aptos" w:hAnsi="Times New Roman" w:cs="Times New Roman"/>
          <w:sz w:val="24"/>
          <w:szCs w:val="24"/>
        </w:rPr>
        <w:t xml:space="preserve"> desejada pelo SPA estará assegurada</w:t>
      </w:r>
      <w:r w:rsidR="00AE29C6" w:rsidRPr="00A3036C">
        <w:rPr>
          <w:rFonts w:ascii="Times New Roman" w:eastAsia="Aptos" w:hAnsi="Times New Roman" w:cs="Times New Roman"/>
          <w:sz w:val="24"/>
          <w:szCs w:val="24"/>
        </w:rPr>
        <w:t xml:space="preserve"> com o continente africano e suas desigualdades, observadas </w:t>
      </w:r>
      <w:r w:rsidR="00DD3A50" w:rsidRPr="00A3036C">
        <w:rPr>
          <w:rFonts w:ascii="Times New Roman" w:eastAsia="Aptos" w:hAnsi="Times New Roman" w:cs="Times New Roman"/>
          <w:sz w:val="24"/>
          <w:szCs w:val="24"/>
        </w:rPr>
        <w:t>noutros continentes em menor escala</w:t>
      </w:r>
      <w:r w:rsidR="00D039A3" w:rsidRPr="00A3036C">
        <w:rPr>
          <w:rFonts w:ascii="Times New Roman" w:eastAsia="Aptos" w:hAnsi="Times New Roman" w:cs="Times New Roman"/>
          <w:sz w:val="24"/>
          <w:szCs w:val="24"/>
        </w:rPr>
        <w:t>, emitindo ondas eletromagnéticas</w:t>
      </w:r>
      <w:r w:rsidR="00176CD3" w:rsidRPr="00A3036C">
        <w:rPr>
          <w:rFonts w:ascii="Times New Roman" w:eastAsia="Aptos" w:hAnsi="Times New Roman" w:cs="Times New Roman"/>
          <w:sz w:val="24"/>
          <w:szCs w:val="24"/>
        </w:rPr>
        <w:t xml:space="preserve"> negativas</w:t>
      </w:r>
      <w:r w:rsidR="00FE34D4" w:rsidRPr="00A3036C">
        <w:rPr>
          <w:rFonts w:ascii="Times New Roman" w:eastAsia="Aptos" w:hAnsi="Times New Roman" w:cs="Times New Roman"/>
          <w:sz w:val="24"/>
          <w:szCs w:val="24"/>
        </w:rPr>
        <w:t>.</w:t>
      </w:r>
      <w:r w:rsidR="00176CD3" w:rsidRPr="00A3036C">
        <w:rPr>
          <w:rFonts w:ascii="Times New Roman" w:eastAsia="Aptos" w:hAnsi="Times New Roman" w:cs="Times New Roman"/>
          <w:sz w:val="24"/>
          <w:szCs w:val="24"/>
        </w:rPr>
        <w:t xml:space="preserve"> </w:t>
      </w:r>
      <w:r w:rsidR="005768D9" w:rsidRPr="00A3036C">
        <w:rPr>
          <w:rFonts w:ascii="Times New Roman" w:eastAsia="Aptos" w:hAnsi="Times New Roman" w:cs="Times New Roman"/>
          <w:sz w:val="24"/>
          <w:szCs w:val="24"/>
        </w:rPr>
        <w:t>Energias</w:t>
      </w:r>
      <w:r w:rsidR="004211B8" w:rsidRPr="00A3036C">
        <w:rPr>
          <w:rFonts w:ascii="Times New Roman" w:eastAsia="Aptos" w:hAnsi="Times New Roman" w:cs="Times New Roman"/>
          <w:sz w:val="24"/>
          <w:szCs w:val="24"/>
        </w:rPr>
        <w:t xml:space="preserve"> </w:t>
      </w:r>
      <w:r w:rsidR="00176CD3" w:rsidRPr="00A3036C">
        <w:rPr>
          <w:rFonts w:ascii="Times New Roman" w:eastAsia="Aptos" w:hAnsi="Times New Roman" w:cs="Times New Roman"/>
          <w:sz w:val="24"/>
          <w:szCs w:val="24"/>
        </w:rPr>
        <w:t>mantenedoras d</w:t>
      </w:r>
      <w:r w:rsidR="004211B8" w:rsidRPr="00A3036C">
        <w:rPr>
          <w:rFonts w:ascii="Times New Roman" w:eastAsia="Aptos" w:hAnsi="Times New Roman" w:cs="Times New Roman"/>
          <w:sz w:val="24"/>
          <w:szCs w:val="24"/>
        </w:rPr>
        <w:t>os</w:t>
      </w:r>
      <w:r w:rsidR="00176CD3" w:rsidRPr="00A3036C">
        <w:rPr>
          <w:rFonts w:ascii="Times New Roman" w:eastAsia="Aptos" w:hAnsi="Times New Roman" w:cs="Times New Roman"/>
          <w:sz w:val="24"/>
          <w:szCs w:val="24"/>
        </w:rPr>
        <w:t xml:space="preserve"> habita</w:t>
      </w:r>
      <w:r w:rsidR="004211B8" w:rsidRPr="00A3036C">
        <w:rPr>
          <w:rFonts w:ascii="Times New Roman" w:eastAsia="Aptos" w:hAnsi="Times New Roman" w:cs="Times New Roman"/>
          <w:sz w:val="24"/>
          <w:szCs w:val="24"/>
        </w:rPr>
        <w:t>ntes terráqueos</w:t>
      </w:r>
      <w:r w:rsidR="001C7E6A" w:rsidRPr="00A3036C">
        <w:rPr>
          <w:rFonts w:ascii="Times New Roman" w:eastAsia="Aptos" w:hAnsi="Times New Roman" w:cs="Times New Roman"/>
          <w:sz w:val="24"/>
          <w:szCs w:val="24"/>
        </w:rPr>
        <w:t xml:space="preserve"> submetidos</w:t>
      </w:r>
      <w:r w:rsidR="00F4371B" w:rsidRPr="00A3036C">
        <w:rPr>
          <w:rFonts w:ascii="Times New Roman" w:eastAsia="Aptos" w:hAnsi="Times New Roman" w:cs="Times New Roman"/>
          <w:sz w:val="24"/>
          <w:szCs w:val="24"/>
        </w:rPr>
        <w:t xml:space="preserve"> a Roda de Sansara</w:t>
      </w:r>
      <w:r w:rsidR="005C764A" w:rsidRPr="00A3036C">
        <w:rPr>
          <w:rFonts w:ascii="Times New Roman" w:eastAsia="Aptos" w:hAnsi="Times New Roman" w:cs="Times New Roman"/>
          <w:sz w:val="24"/>
          <w:szCs w:val="24"/>
        </w:rPr>
        <w:t xml:space="preserve"> </w:t>
      </w:r>
      <w:r w:rsidR="00D33AF6" w:rsidRPr="00A3036C">
        <w:rPr>
          <w:rFonts w:ascii="Times New Roman" w:eastAsia="Aptos" w:hAnsi="Times New Roman" w:cs="Times New Roman"/>
          <w:sz w:val="24"/>
          <w:szCs w:val="24"/>
        </w:rPr>
        <w:t>comandados pelos pilares sistêmicos: governo, religião, mídia e educação</w:t>
      </w:r>
      <w:r w:rsidR="005B43FD" w:rsidRPr="00A3036C">
        <w:rPr>
          <w:rFonts w:ascii="Times New Roman" w:eastAsia="Aptos" w:hAnsi="Times New Roman" w:cs="Times New Roman"/>
          <w:sz w:val="24"/>
          <w:szCs w:val="24"/>
        </w:rPr>
        <w:t xml:space="preserve"> e </w:t>
      </w:r>
      <w:r w:rsidR="00201F39" w:rsidRPr="00A3036C">
        <w:rPr>
          <w:rFonts w:ascii="Times New Roman" w:eastAsia="Aptos" w:hAnsi="Times New Roman" w:cs="Times New Roman"/>
          <w:i/>
          <w:iCs/>
          <w:sz w:val="24"/>
          <w:szCs w:val="24"/>
        </w:rPr>
        <w:t>a tríade da maldade humana</w:t>
      </w:r>
      <w:r w:rsidR="00201F39" w:rsidRPr="00A3036C">
        <w:rPr>
          <w:rFonts w:ascii="Times New Roman" w:eastAsia="Aptos" w:hAnsi="Times New Roman" w:cs="Times New Roman"/>
          <w:sz w:val="24"/>
          <w:szCs w:val="24"/>
        </w:rPr>
        <w:t xml:space="preserve">: </w:t>
      </w:r>
      <w:r w:rsidR="00201F39" w:rsidRPr="00A3036C">
        <w:rPr>
          <w:rFonts w:ascii="Times New Roman" w:eastAsia="Aptos" w:hAnsi="Times New Roman" w:cs="Times New Roman"/>
          <w:i/>
          <w:iCs/>
          <w:sz w:val="24"/>
          <w:szCs w:val="24"/>
        </w:rPr>
        <w:t>ego</w:t>
      </w:r>
      <w:r w:rsidR="00201F39" w:rsidRPr="00A3036C">
        <w:rPr>
          <w:rFonts w:ascii="Times New Roman" w:eastAsia="Aptos" w:hAnsi="Times New Roman" w:cs="Times New Roman"/>
          <w:sz w:val="24"/>
          <w:szCs w:val="24"/>
        </w:rPr>
        <w:t xml:space="preserve">, </w:t>
      </w:r>
      <w:r w:rsidR="00201F39" w:rsidRPr="00A3036C">
        <w:rPr>
          <w:rFonts w:ascii="Times New Roman" w:eastAsia="Aptos" w:hAnsi="Times New Roman" w:cs="Times New Roman"/>
          <w:i/>
          <w:iCs/>
          <w:sz w:val="24"/>
          <w:szCs w:val="24"/>
        </w:rPr>
        <w:t xml:space="preserve">ganância </w:t>
      </w:r>
      <w:r w:rsidR="00201F39" w:rsidRPr="00A3036C">
        <w:rPr>
          <w:rFonts w:ascii="Times New Roman" w:eastAsia="Aptos" w:hAnsi="Times New Roman" w:cs="Times New Roman"/>
          <w:sz w:val="24"/>
          <w:szCs w:val="24"/>
        </w:rPr>
        <w:t xml:space="preserve">e </w:t>
      </w:r>
      <w:r w:rsidR="00201F39" w:rsidRPr="00A3036C">
        <w:rPr>
          <w:rFonts w:ascii="Times New Roman" w:eastAsia="Aptos" w:hAnsi="Times New Roman" w:cs="Times New Roman"/>
          <w:i/>
          <w:iCs/>
          <w:sz w:val="24"/>
          <w:szCs w:val="24"/>
        </w:rPr>
        <w:t>medo</w:t>
      </w:r>
      <w:r w:rsidR="00FA4EF5" w:rsidRPr="00A3036C">
        <w:rPr>
          <w:rFonts w:ascii="Times New Roman" w:eastAsia="Aptos" w:hAnsi="Times New Roman" w:cs="Times New Roman"/>
          <w:sz w:val="24"/>
          <w:szCs w:val="24"/>
        </w:rPr>
        <w:t>.</w:t>
      </w:r>
    </w:p>
    <w:p w14:paraId="2FCE5A6D" w14:textId="10BA1153" w:rsidR="00245F0B" w:rsidRPr="00A3036C" w:rsidRDefault="004079F9" w:rsidP="00245F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Livre arbítrio humano envolto por negatividades</w:t>
      </w:r>
      <w:r w:rsidR="00CE035A" w:rsidRPr="00A3036C">
        <w:rPr>
          <w:rFonts w:ascii="Times New Roman" w:eastAsia="Aptos" w:hAnsi="Times New Roman" w:cs="Times New Roman"/>
          <w:sz w:val="24"/>
          <w:szCs w:val="24"/>
        </w:rPr>
        <w:t>, sucumbe</w:t>
      </w:r>
      <w:r w:rsidR="00B663E5" w:rsidRPr="00A3036C">
        <w:rPr>
          <w:rFonts w:ascii="Times New Roman" w:eastAsia="Aptos" w:hAnsi="Times New Roman" w:cs="Times New Roman"/>
          <w:sz w:val="24"/>
          <w:szCs w:val="24"/>
        </w:rPr>
        <w:t xml:space="preserve"> e não se capacita a descobrir o poder concedido pelo SEU</w:t>
      </w:r>
      <w:r w:rsidR="00760B2B" w:rsidRPr="00A3036C">
        <w:rPr>
          <w:rFonts w:ascii="Times New Roman" w:eastAsia="Aptos" w:hAnsi="Times New Roman" w:cs="Times New Roman"/>
          <w:sz w:val="24"/>
          <w:szCs w:val="24"/>
        </w:rPr>
        <w:t xml:space="preserve"> no encontro do Eu Superior na caminhada ao amor incondiciona</w:t>
      </w:r>
      <w:r w:rsidR="003E32E0" w:rsidRPr="00A3036C">
        <w:rPr>
          <w:rFonts w:ascii="Times New Roman" w:eastAsia="Aptos" w:hAnsi="Times New Roman" w:cs="Times New Roman"/>
          <w:sz w:val="24"/>
          <w:szCs w:val="24"/>
        </w:rPr>
        <w:t xml:space="preserve">l ao evoluir ao </w:t>
      </w:r>
      <w:r w:rsidR="003E32E0" w:rsidRPr="00A3036C">
        <w:rPr>
          <w:rFonts w:ascii="Times New Roman" w:eastAsia="Aptos" w:hAnsi="Times New Roman" w:cs="Times New Roman"/>
          <w:i/>
          <w:iCs/>
          <w:sz w:val="24"/>
          <w:szCs w:val="24"/>
        </w:rPr>
        <w:t>quinto</w:t>
      </w:r>
      <w:r w:rsidR="00323E41" w:rsidRPr="00A3036C">
        <w:rPr>
          <w:rFonts w:ascii="Times New Roman" w:eastAsia="Aptos" w:hAnsi="Times New Roman" w:cs="Times New Roman"/>
          <w:sz w:val="24"/>
          <w:szCs w:val="24"/>
        </w:rPr>
        <w:t xml:space="preserve"> para caminhar até o </w:t>
      </w:r>
      <w:r w:rsidR="00323E41" w:rsidRPr="00A3036C">
        <w:rPr>
          <w:rFonts w:ascii="Times New Roman" w:eastAsia="Aptos" w:hAnsi="Times New Roman" w:cs="Times New Roman"/>
          <w:i/>
          <w:iCs/>
          <w:sz w:val="24"/>
          <w:szCs w:val="24"/>
        </w:rPr>
        <w:t>décimo segundo</w:t>
      </w:r>
      <w:r w:rsidR="003E32E0" w:rsidRPr="00A3036C">
        <w:rPr>
          <w:rFonts w:ascii="Times New Roman" w:eastAsia="Aptos" w:hAnsi="Times New Roman" w:cs="Times New Roman"/>
          <w:i/>
          <w:iCs/>
          <w:sz w:val="24"/>
          <w:szCs w:val="24"/>
        </w:rPr>
        <w:t xml:space="preserve"> plano</w:t>
      </w:r>
      <w:r w:rsidR="00DC4658" w:rsidRPr="00A3036C">
        <w:rPr>
          <w:rFonts w:ascii="Times New Roman" w:eastAsia="Aptos" w:hAnsi="Times New Roman" w:cs="Times New Roman"/>
          <w:i/>
          <w:iCs/>
          <w:sz w:val="24"/>
          <w:szCs w:val="24"/>
        </w:rPr>
        <w:t>s</w:t>
      </w:r>
      <w:r w:rsidR="003E32E0" w:rsidRPr="00A3036C">
        <w:rPr>
          <w:rFonts w:ascii="Times New Roman" w:eastAsia="Aptos" w:hAnsi="Times New Roman" w:cs="Times New Roman"/>
          <w:i/>
          <w:iCs/>
          <w:sz w:val="24"/>
          <w:szCs w:val="24"/>
        </w:rPr>
        <w:t xml:space="preserve"> terráqueo</w:t>
      </w:r>
      <w:r w:rsidR="00DC4658" w:rsidRPr="00A3036C">
        <w:rPr>
          <w:rFonts w:ascii="Times New Roman" w:eastAsia="Aptos" w:hAnsi="Times New Roman" w:cs="Times New Roman"/>
          <w:i/>
          <w:iCs/>
          <w:sz w:val="24"/>
          <w:szCs w:val="24"/>
        </w:rPr>
        <w:t>s</w:t>
      </w:r>
      <w:r w:rsidR="00DC4658" w:rsidRPr="00A3036C">
        <w:rPr>
          <w:rFonts w:ascii="Times New Roman" w:eastAsia="Aptos" w:hAnsi="Times New Roman" w:cs="Times New Roman"/>
          <w:sz w:val="24"/>
          <w:szCs w:val="24"/>
        </w:rPr>
        <w:t>.</w:t>
      </w:r>
    </w:p>
    <w:p w14:paraId="552EDC2A" w14:textId="76E03704" w:rsidR="00135E2D" w:rsidRPr="00A3036C" w:rsidRDefault="000369BA" w:rsidP="00DC4658">
      <w:pPr>
        <w:jc w:val="both"/>
        <w:rPr>
          <w:rFonts w:ascii="Times New Roman" w:eastAsia="Aptos" w:hAnsi="Times New Roman" w:cs="Times New Roman"/>
          <w:i/>
          <w:iCs/>
          <w:sz w:val="24"/>
          <w:szCs w:val="24"/>
        </w:rPr>
      </w:pPr>
      <w:r w:rsidRPr="00A3036C">
        <w:rPr>
          <w:rFonts w:ascii="Times New Roman" w:eastAsia="Aptos" w:hAnsi="Times New Roman" w:cs="Times New Roman"/>
          <w:sz w:val="24"/>
          <w:szCs w:val="24"/>
        </w:rPr>
        <w:t>P</w:t>
      </w:r>
      <w:r w:rsidR="00727E4D" w:rsidRPr="00A3036C">
        <w:rPr>
          <w:rFonts w:ascii="Times New Roman" w:eastAsia="Aptos" w:hAnsi="Times New Roman" w:cs="Times New Roman"/>
          <w:sz w:val="24"/>
          <w:szCs w:val="24"/>
        </w:rPr>
        <w:t>resenças</w:t>
      </w:r>
      <w:r w:rsidRPr="00A3036C">
        <w:rPr>
          <w:rFonts w:ascii="Times New Roman" w:eastAsia="Aptos" w:hAnsi="Times New Roman" w:cs="Times New Roman"/>
          <w:sz w:val="24"/>
          <w:szCs w:val="24"/>
        </w:rPr>
        <w:t xml:space="preserve"> </w:t>
      </w:r>
      <w:r w:rsidR="00F7011A" w:rsidRPr="00A3036C">
        <w:rPr>
          <w:rFonts w:ascii="Times New Roman" w:eastAsia="Aptos" w:hAnsi="Times New Roman" w:cs="Times New Roman"/>
          <w:sz w:val="24"/>
          <w:szCs w:val="24"/>
        </w:rPr>
        <w:t xml:space="preserve">justificáveis </w:t>
      </w:r>
      <w:r w:rsidR="00010623" w:rsidRPr="00A3036C">
        <w:rPr>
          <w:rFonts w:ascii="Times New Roman" w:eastAsia="Aptos" w:hAnsi="Times New Roman" w:cs="Times New Roman"/>
          <w:sz w:val="24"/>
          <w:szCs w:val="24"/>
        </w:rPr>
        <w:t xml:space="preserve">nos eventos </w:t>
      </w:r>
      <w:r w:rsidRPr="00A3036C">
        <w:rPr>
          <w:rFonts w:ascii="Times New Roman" w:eastAsia="Aptos" w:hAnsi="Times New Roman" w:cs="Times New Roman"/>
          <w:sz w:val="24"/>
          <w:szCs w:val="24"/>
        </w:rPr>
        <w:t xml:space="preserve">de Gabriel Cappallatte e Carol Harrison </w:t>
      </w:r>
      <w:r w:rsidR="00F652A4" w:rsidRPr="00A3036C">
        <w:rPr>
          <w:rFonts w:ascii="Times New Roman" w:eastAsia="Aptos" w:hAnsi="Times New Roman" w:cs="Times New Roman"/>
          <w:sz w:val="24"/>
          <w:szCs w:val="24"/>
        </w:rPr>
        <w:t xml:space="preserve">por ocuparem cargos máximos no </w:t>
      </w:r>
      <w:r w:rsidR="00F652A4" w:rsidRPr="00A3036C">
        <w:rPr>
          <w:rFonts w:ascii="Times New Roman" w:eastAsia="Aptos" w:hAnsi="Times New Roman" w:cs="Times New Roman"/>
          <w:b/>
          <w:bCs/>
          <w:sz w:val="24"/>
          <w:szCs w:val="24"/>
        </w:rPr>
        <w:t>Green Dream</w:t>
      </w:r>
      <w:r w:rsidR="00F652A4" w:rsidRPr="00A3036C">
        <w:rPr>
          <w:rFonts w:ascii="Times New Roman" w:eastAsia="Aptos" w:hAnsi="Times New Roman" w:cs="Times New Roman"/>
          <w:sz w:val="24"/>
          <w:szCs w:val="24"/>
        </w:rPr>
        <w:t>, no entanto</w:t>
      </w:r>
      <w:r w:rsidR="00FC3C60" w:rsidRPr="00A3036C">
        <w:rPr>
          <w:rFonts w:ascii="Times New Roman" w:eastAsia="Aptos" w:hAnsi="Times New Roman" w:cs="Times New Roman"/>
          <w:sz w:val="24"/>
          <w:szCs w:val="24"/>
        </w:rPr>
        <w:t xml:space="preserve"> </w:t>
      </w:r>
      <w:r w:rsidR="0008033D" w:rsidRPr="00A3036C">
        <w:rPr>
          <w:rFonts w:ascii="Times New Roman" w:eastAsia="Aptos" w:hAnsi="Times New Roman" w:cs="Times New Roman"/>
          <w:sz w:val="24"/>
          <w:szCs w:val="24"/>
        </w:rPr>
        <w:t>as companhias de Tom Harrison e Liz Taylor</w:t>
      </w:r>
      <w:r w:rsidR="001005B8" w:rsidRPr="00A3036C">
        <w:rPr>
          <w:rFonts w:ascii="Times New Roman" w:eastAsia="Aptos" w:hAnsi="Times New Roman" w:cs="Times New Roman"/>
          <w:sz w:val="24"/>
          <w:szCs w:val="24"/>
        </w:rPr>
        <w:t xml:space="preserve"> motiva</w:t>
      </w:r>
      <w:r w:rsidR="00A715E0" w:rsidRPr="00A3036C">
        <w:rPr>
          <w:rFonts w:ascii="Times New Roman" w:eastAsia="Aptos" w:hAnsi="Times New Roman" w:cs="Times New Roman"/>
          <w:sz w:val="24"/>
          <w:szCs w:val="24"/>
        </w:rPr>
        <w:t>m</w:t>
      </w:r>
      <w:r w:rsidR="001005B8" w:rsidRPr="00A3036C">
        <w:rPr>
          <w:rFonts w:ascii="Times New Roman" w:eastAsia="Aptos" w:hAnsi="Times New Roman" w:cs="Times New Roman"/>
          <w:sz w:val="24"/>
          <w:szCs w:val="24"/>
        </w:rPr>
        <w:t xml:space="preserve"> atenção do SPA, por se sentirem com</w:t>
      </w:r>
      <w:r w:rsidR="0078034D" w:rsidRPr="00A3036C">
        <w:rPr>
          <w:rFonts w:ascii="Times New Roman" w:eastAsia="Aptos" w:hAnsi="Times New Roman" w:cs="Times New Roman"/>
          <w:sz w:val="24"/>
          <w:szCs w:val="24"/>
        </w:rPr>
        <w:t xml:space="preserve"> a </w:t>
      </w:r>
      <w:r w:rsidR="0078034D" w:rsidRPr="00A3036C">
        <w:rPr>
          <w:rFonts w:ascii="Times New Roman" w:eastAsia="Aptos" w:hAnsi="Times New Roman" w:cs="Times New Roman"/>
          <w:i/>
          <w:iCs/>
          <w:sz w:val="24"/>
          <w:szCs w:val="24"/>
        </w:rPr>
        <w:t>pulga atrás da orelha</w:t>
      </w:r>
      <w:r w:rsidR="0078034D" w:rsidRPr="00A3036C">
        <w:rPr>
          <w:rFonts w:ascii="Times New Roman" w:eastAsia="Aptos" w:hAnsi="Times New Roman" w:cs="Times New Roman"/>
          <w:sz w:val="24"/>
          <w:szCs w:val="24"/>
        </w:rPr>
        <w:t>.</w:t>
      </w:r>
      <w:r w:rsidR="00AF0321" w:rsidRPr="00A3036C">
        <w:rPr>
          <w:rFonts w:ascii="Times New Roman" w:eastAsia="Aptos" w:hAnsi="Times New Roman" w:cs="Times New Roman"/>
          <w:sz w:val="24"/>
          <w:szCs w:val="24"/>
        </w:rPr>
        <w:t xml:space="preserve"> </w:t>
      </w:r>
      <w:r w:rsidR="000D568E" w:rsidRPr="00A3036C">
        <w:rPr>
          <w:rFonts w:ascii="Times New Roman" w:eastAsia="Aptos" w:hAnsi="Times New Roman" w:cs="Times New Roman"/>
          <w:sz w:val="24"/>
          <w:szCs w:val="24"/>
        </w:rPr>
        <w:t>Principalmente,</w:t>
      </w:r>
      <w:r w:rsidR="00933252" w:rsidRPr="00A3036C">
        <w:rPr>
          <w:rFonts w:ascii="Times New Roman" w:eastAsia="Aptos" w:hAnsi="Times New Roman" w:cs="Times New Roman"/>
          <w:sz w:val="24"/>
          <w:szCs w:val="24"/>
        </w:rPr>
        <w:t xml:space="preserve"> </w:t>
      </w:r>
      <w:r w:rsidR="00B05A54" w:rsidRPr="00A3036C">
        <w:rPr>
          <w:rFonts w:ascii="Times New Roman" w:eastAsia="Aptos" w:hAnsi="Times New Roman" w:cs="Times New Roman"/>
          <w:sz w:val="24"/>
          <w:szCs w:val="24"/>
        </w:rPr>
        <w:t>pela simpatia</w:t>
      </w:r>
      <w:r w:rsidR="00846010" w:rsidRPr="00A3036C">
        <w:rPr>
          <w:rFonts w:ascii="Times New Roman" w:eastAsia="Aptos" w:hAnsi="Times New Roman" w:cs="Times New Roman"/>
          <w:sz w:val="24"/>
          <w:szCs w:val="24"/>
        </w:rPr>
        <w:t xml:space="preserve"> secular de Harrison, Taylor e Agregados</w:t>
      </w:r>
      <w:r w:rsidR="000D568E" w:rsidRPr="00A3036C">
        <w:rPr>
          <w:rFonts w:ascii="Times New Roman" w:eastAsia="Aptos" w:hAnsi="Times New Roman" w:cs="Times New Roman"/>
          <w:sz w:val="24"/>
          <w:szCs w:val="24"/>
        </w:rPr>
        <w:t xml:space="preserve"> </w:t>
      </w:r>
      <w:r w:rsidR="00AA22A8" w:rsidRPr="00A3036C">
        <w:rPr>
          <w:rFonts w:ascii="Times New Roman" w:eastAsia="Aptos" w:hAnsi="Times New Roman" w:cs="Times New Roman"/>
          <w:sz w:val="24"/>
          <w:szCs w:val="24"/>
        </w:rPr>
        <w:t>a</w:t>
      </w:r>
      <w:r w:rsidR="00436423" w:rsidRPr="00A3036C">
        <w:rPr>
          <w:rFonts w:ascii="Times New Roman" w:eastAsia="Aptos" w:hAnsi="Times New Roman" w:cs="Times New Roman"/>
          <w:sz w:val="24"/>
          <w:szCs w:val="24"/>
        </w:rPr>
        <w:t>s</w:t>
      </w:r>
      <w:r w:rsidR="00AA22A8" w:rsidRPr="00A3036C">
        <w:rPr>
          <w:rFonts w:ascii="Times New Roman" w:eastAsia="Aptos" w:hAnsi="Times New Roman" w:cs="Times New Roman"/>
          <w:sz w:val="24"/>
          <w:szCs w:val="24"/>
        </w:rPr>
        <w:t xml:space="preserve"> causas</w:t>
      </w:r>
      <w:r w:rsidR="00436423" w:rsidRPr="00A3036C">
        <w:rPr>
          <w:rFonts w:ascii="Times New Roman" w:eastAsia="Aptos" w:hAnsi="Times New Roman" w:cs="Times New Roman"/>
          <w:sz w:val="24"/>
          <w:szCs w:val="24"/>
        </w:rPr>
        <w:t xml:space="preserve"> humanistas e em prol</w:t>
      </w:r>
      <w:r w:rsidR="000910AC" w:rsidRPr="00A3036C">
        <w:rPr>
          <w:rFonts w:ascii="Times New Roman" w:eastAsia="Aptos" w:hAnsi="Times New Roman" w:cs="Times New Roman"/>
          <w:sz w:val="24"/>
          <w:szCs w:val="24"/>
        </w:rPr>
        <w:t xml:space="preserve"> da preservação da natureza no</w:t>
      </w:r>
      <w:r w:rsidR="00CE04C2" w:rsidRPr="00A3036C">
        <w:rPr>
          <w:rFonts w:ascii="Times New Roman" w:eastAsia="Aptos" w:hAnsi="Times New Roman" w:cs="Times New Roman"/>
          <w:sz w:val="24"/>
          <w:szCs w:val="24"/>
        </w:rPr>
        <w:t xml:space="preserve"> antigo e</w:t>
      </w:r>
      <w:r w:rsidR="000910AC" w:rsidRPr="00A3036C">
        <w:rPr>
          <w:rFonts w:ascii="Times New Roman" w:eastAsia="Aptos" w:hAnsi="Times New Roman" w:cs="Times New Roman"/>
          <w:sz w:val="24"/>
          <w:szCs w:val="24"/>
        </w:rPr>
        <w:t xml:space="preserve"> </w:t>
      </w:r>
      <w:r w:rsidR="00056386" w:rsidRPr="00A3036C">
        <w:rPr>
          <w:rFonts w:ascii="Times New Roman" w:eastAsia="Aptos" w:hAnsi="Times New Roman" w:cs="Times New Roman"/>
          <w:i/>
          <w:iCs/>
          <w:sz w:val="24"/>
          <w:szCs w:val="24"/>
        </w:rPr>
        <w:t xml:space="preserve">novo mundo </w:t>
      </w:r>
      <w:r w:rsidR="00056386" w:rsidRPr="00A3036C">
        <w:rPr>
          <w:rFonts w:ascii="Times New Roman" w:eastAsia="Aptos" w:hAnsi="Times New Roman" w:cs="Times New Roman"/>
          <w:sz w:val="24"/>
          <w:szCs w:val="24"/>
        </w:rPr>
        <w:t>pós-guerra</w:t>
      </w:r>
      <w:r w:rsidR="00E90CCB" w:rsidRPr="00A3036C">
        <w:rPr>
          <w:rFonts w:ascii="Times New Roman" w:eastAsia="Aptos" w:hAnsi="Times New Roman" w:cs="Times New Roman"/>
          <w:sz w:val="24"/>
          <w:szCs w:val="24"/>
        </w:rPr>
        <w:t xml:space="preserve">. Fatos </w:t>
      </w:r>
      <w:r w:rsidR="00EB1C52" w:rsidRPr="00A3036C">
        <w:rPr>
          <w:rFonts w:ascii="Times New Roman" w:eastAsia="Aptos" w:hAnsi="Times New Roman" w:cs="Times New Roman"/>
          <w:sz w:val="24"/>
          <w:szCs w:val="24"/>
        </w:rPr>
        <w:t>relevantes</w:t>
      </w:r>
      <w:r w:rsidR="00B557D4" w:rsidRPr="00A3036C">
        <w:rPr>
          <w:rFonts w:ascii="Times New Roman" w:eastAsia="Aptos" w:hAnsi="Times New Roman" w:cs="Times New Roman"/>
          <w:sz w:val="24"/>
          <w:szCs w:val="24"/>
        </w:rPr>
        <w:t xml:space="preserve"> para influenciar e altear</w:t>
      </w:r>
      <w:r w:rsidR="00304605" w:rsidRPr="00A3036C">
        <w:rPr>
          <w:rFonts w:ascii="Times New Roman" w:eastAsia="Aptos" w:hAnsi="Times New Roman" w:cs="Times New Roman"/>
          <w:sz w:val="24"/>
          <w:szCs w:val="24"/>
        </w:rPr>
        <w:t xml:space="preserve"> pesquisas favoráveis aos candidatos</w:t>
      </w:r>
      <w:r w:rsidR="00E518A3" w:rsidRPr="00A3036C">
        <w:rPr>
          <w:rFonts w:ascii="Times New Roman" w:eastAsia="Aptos" w:hAnsi="Times New Roman" w:cs="Times New Roman"/>
          <w:sz w:val="24"/>
          <w:szCs w:val="24"/>
        </w:rPr>
        <w:t xml:space="preserve"> apoiados pelo Grupo Harrison &amp; Taylor</w:t>
      </w:r>
      <w:r w:rsidR="00F06972" w:rsidRPr="00A3036C">
        <w:rPr>
          <w:rFonts w:ascii="Times New Roman" w:eastAsia="Aptos" w:hAnsi="Times New Roman" w:cs="Times New Roman"/>
          <w:sz w:val="24"/>
          <w:szCs w:val="24"/>
        </w:rPr>
        <w:t>.</w:t>
      </w:r>
      <w:r w:rsidR="00B557D4" w:rsidRPr="00A3036C">
        <w:rPr>
          <w:rFonts w:ascii="Times New Roman" w:eastAsia="Aptos" w:hAnsi="Times New Roman" w:cs="Times New Roman"/>
          <w:sz w:val="24"/>
          <w:szCs w:val="24"/>
        </w:rPr>
        <w:t xml:space="preserve"> </w:t>
      </w:r>
    </w:p>
    <w:p w14:paraId="6DDC1E5E" w14:textId="77777777" w:rsidR="00431C74" w:rsidRPr="00A3036C" w:rsidRDefault="00431C74" w:rsidP="00431C74">
      <w:pPr>
        <w:spacing w:after="0"/>
        <w:jc w:val="both"/>
        <w:rPr>
          <w:rFonts w:ascii="Times New Roman" w:eastAsia="Aptos" w:hAnsi="Times New Roman" w:cs="Times New Roman"/>
          <w:sz w:val="24"/>
          <w:szCs w:val="24"/>
        </w:rPr>
      </w:pPr>
    </w:p>
    <w:p w14:paraId="1351B45B" w14:textId="6A46B086" w:rsidR="00DB0207" w:rsidRPr="00A3036C" w:rsidRDefault="00431C74" w:rsidP="00431C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824AE0" w:rsidRPr="00A3036C">
        <w:rPr>
          <w:rFonts w:ascii="Times New Roman" w:eastAsia="Aptos" w:hAnsi="Times New Roman" w:cs="Times New Roman"/>
          <w:sz w:val="24"/>
          <w:szCs w:val="24"/>
        </w:rPr>
        <w:t xml:space="preserve">O que não pode acontecer é o apoio de </w:t>
      </w:r>
      <w:r w:rsidR="006E17FE" w:rsidRPr="00A3036C">
        <w:rPr>
          <w:rFonts w:ascii="Times New Roman" w:eastAsia="Aptos" w:hAnsi="Times New Roman" w:cs="Times New Roman"/>
          <w:sz w:val="24"/>
          <w:szCs w:val="24"/>
        </w:rPr>
        <w:t xml:space="preserve">Grupo </w:t>
      </w:r>
      <w:r w:rsidR="00824AE0" w:rsidRPr="00A3036C">
        <w:rPr>
          <w:rFonts w:ascii="Times New Roman" w:eastAsia="Aptos" w:hAnsi="Times New Roman" w:cs="Times New Roman"/>
          <w:sz w:val="24"/>
          <w:szCs w:val="24"/>
        </w:rPr>
        <w:t>Harrison</w:t>
      </w:r>
      <w:r w:rsidR="006E17FE" w:rsidRPr="00A3036C">
        <w:rPr>
          <w:rFonts w:ascii="Times New Roman" w:eastAsia="Aptos" w:hAnsi="Times New Roman" w:cs="Times New Roman"/>
          <w:sz w:val="24"/>
          <w:szCs w:val="24"/>
        </w:rPr>
        <w:t xml:space="preserve"> &amp;</w:t>
      </w:r>
      <w:r w:rsidR="00824AE0" w:rsidRPr="00A3036C">
        <w:rPr>
          <w:rFonts w:ascii="Times New Roman" w:eastAsia="Aptos" w:hAnsi="Times New Roman" w:cs="Times New Roman"/>
          <w:sz w:val="24"/>
          <w:szCs w:val="24"/>
        </w:rPr>
        <w:t xml:space="preserve"> Taylor</w:t>
      </w:r>
      <w:r w:rsidR="006E17FE" w:rsidRPr="00A3036C">
        <w:rPr>
          <w:rFonts w:ascii="Times New Roman" w:eastAsia="Aptos" w:hAnsi="Times New Roman" w:cs="Times New Roman"/>
          <w:sz w:val="24"/>
          <w:szCs w:val="24"/>
        </w:rPr>
        <w:t xml:space="preserve"> </w:t>
      </w:r>
      <w:r w:rsidR="001169AB" w:rsidRPr="00A3036C">
        <w:rPr>
          <w:rFonts w:ascii="Times New Roman" w:eastAsia="Aptos" w:hAnsi="Times New Roman" w:cs="Times New Roman"/>
          <w:sz w:val="24"/>
          <w:szCs w:val="24"/>
        </w:rPr>
        <w:t xml:space="preserve">a quaisquer candidatos oposicionistas </w:t>
      </w:r>
      <w:r w:rsidR="006E17FE" w:rsidRPr="00A3036C">
        <w:rPr>
          <w:rFonts w:ascii="Times New Roman" w:eastAsia="Aptos" w:hAnsi="Times New Roman" w:cs="Times New Roman"/>
          <w:sz w:val="24"/>
          <w:szCs w:val="24"/>
        </w:rPr>
        <w:t>―</w:t>
      </w:r>
      <w:r w:rsidR="00535950" w:rsidRPr="00A3036C">
        <w:rPr>
          <w:rFonts w:ascii="Times New Roman" w:eastAsia="Aptos" w:hAnsi="Times New Roman" w:cs="Times New Roman"/>
          <w:sz w:val="24"/>
          <w:szCs w:val="24"/>
        </w:rPr>
        <w:t xml:space="preserve"> Ilusiodiano é taxativo </w:t>
      </w:r>
      <w:r w:rsidR="006E17FE" w:rsidRPr="00A3036C">
        <w:rPr>
          <w:rFonts w:ascii="Times New Roman" w:eastAsia="Aptos" w:hAnsi="Times New Roman" w:cs="Times New Roman"/>
          <w:sz w:val="24"/>
          <w:szCs w:val="24"/>
        </w:rPr>
        <w:t>―</w:t>
      </w:r>
      <w:r w:rsidR="00535950" w:rsidRPr="00A3036C">
        <w:rPr>
          <w:rFonts w:ascii="Times New Roman" w:eastAsia="Aptos" w:hAnsi="Times New Roman" w:cs="Times New Roman"/>
          <w:sz w:val="24"/>
          <w:szCs w:val="24"/>
        </w:rPr>
        <w:t xml:space="preserve"> Força econômic</w:t>
      </w:r>
      <w:r w:rsidR="00483C18" w:rsidRPr="00A3036C">
        <w:rPr>
          <w:rFonts w:ascii="Times New Roman" w:eastAsia="Aptos" w:hAnsi="Times New Roman" w:cs="Times New Roman"/>
          <w:sz w:val="24"/>
          <w:szCs w:val="24"/>
        </w:rPr>
        <w:t xml:space="preserve">a e penetração </w:t>
      </w:r>
      <w:r w:rsidR="003A2E42" w:rsidRPr="00A3036C">
        <w:rPr>
          <w:rFonts w:ascii="Times New Roman" w:eastAsia="Aptos" w:hAnsi="Times New Roman" w:cs="Times New Roman"/>
          <w:sz w:val="24"/>
          <w:szCs w:val="24"/>
        </w:rPr>
        <w:t xml:space="preserve">da organização </w:t>
      </w:r>
      <w:r w:rsidR="00483C18" w:rsidRPr="00A3036C">
        <w:rPr>
          <w:rFonts w:ascii="Times New Roman" w:eastAsia="Aptos" w:hAnsi="Times New Roman" w:cs="Times New Roman"/>
          <w:sz w:val="24"/>
          <w:szCs w:val="24"/>
        </w:rPr>
        <w:t xml:space="preserve">nos continentes do </w:t>
      </w:r>
      <w:r w:rsidR="00483C18" w:rsidRPr="00A3036C">
        <w:rPr>
          <w:rFonts w:ascii="Times New Roman" w:eastAsia="Aptos" w:hAnsi="Times New Roman" w:cs="Times New Roman"/>
          <w:i/>
          <w:iCs/>
          <w:sz w:val="24"/>
          <w:szCs w:val="24"/>
        </w:rPr>
        <w:t>novo mundo</w:t>
      </w:r>
      <w:r w:rsidR="001022E4" w:rsidRPr="00A3036C">
        <w:rPr>
          <w:rFonts w:ascii="Times New Roman" w:eastAsia="Aptos" w:hAnsi="Times New Roman" w:cs="Times New Roman"/>
          <w:sz w:val="24"/>
          <w:szCs w:val="24"/>
        </w:rPr>
        <w:t xml:space="preserve"> são inegáveis e perigosas para nossas intenções eleitoreiras</w:t>
      </w:r>
      <w:r w:rsidR="00DB0207" w:rsidRPr="00A3036C">
        <w:rPr>
          <w:rFonts w:ascii="Times New Roman" w:eastAsia="Aptos" w:hAnsi="Times New Roman" w:cs="Times New Roman"/>
          <w:sz w:val="24"/>
          <w:szCs w:val="24"/>
        </w:rPr>
        <w:t>. ▬ alerta.</w:t>
      </w:r>
    </w:p>
    <w:p w14:paraId="269A9EC5" w14:textId="77777777" w:rsidR="00DB0207" w:rsidRPr="00A3036C" w:rsidRDefault="00DB0207" w:rsidP="00431C74">
      <w:pPr>
        <w:spacing w:after="0"/>
        <w:jc w:val="both"/>
        <w:rPr>
          <w:rFonts w:ascii="Times New Roman" w:eastAsia="Aptos" w:hAnsi="Times New Roman" w:cs="Times New Roman"/>
          <w:sz w:val="24"/>
          <w:szCs w:val="24"/>
        </w:rPr>
      </w:pPr>
    </w:p>
    <w:p w14:paraId="3A7BBCB1" w14:textId="5ADFEEFE" w:rsidR="00431C74" w:rsidRPr="00A3036C" w:rsidRDefault="00DB0207" w:rsidP="00431C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7C3EA4" w:rsidRPr="00A3036C">
        <w:rPr>
          <w:rFonts w:ascii="Times New Roman" w:eastAsia="Aptos" w:hAnsi="Times New Roman" w:cs="Times New Roman"/>
          <w:sz w:val="24"/>
          <w:szCs w:val="24"/>
        </w:rPr>
        <w:t xml:space="preserve">Vale lembrar que desde </w:t>
      </w:r>
      <w:r w:rsidR="00594D37" w:rsidRPr="00A3036C">
        <w:rPr>
          <w:rFonts w:ascii="Times New Roman" w:eastAsia="Aptos" w:hAnsi="Times New Roman" w:cs="Times New Roman"/>
          <w:sz w:val="24"/>
          <w:szCs w:val="24"/>
        </w:rPr>
        <w:t>o</w:t>
      </w:r>
      <w:r w:rsidR="007C3EA4" w:rsidRPr="00A3036C">
        <w:rPr>
          <w:rFonts w:ascii="Times New Roman" w:eastAsia="Aptos" w:hAnsi="Times New Roman" w:cs="Times New Roman"/>
          <w:sz w:val="24"/>
          <w:szCs w:val="24"/>
        </w:rPr>
        <w:t xml:space="preserve"> final da 3ª Guerra Mundial, não existe participações direta ou indireta </w:t>
      </w:r>
      <w:r w:rsidR="003A2E42" w:rsidRPr="00A3036C">
        <w:rPr>
          <w:rFonts w:ascii="Times New Roman" w:eastAsia="Aptos" w:hAnsi="Times New Roman" w:cs="Times New Roman"/>
          <w:sz w:val="24"/>
          <w:szCs w:val="24"/>
        </w:rPr>
        <w:t>do Grupo Harrison &amp; Taylor</w:t>
      </w:r>
      <w:r w:rsidR="004338EB" w:rsidRPr="00A3036C">
        <w:rPr>
          <w:rFonts w:ascii="Times New Roman" w:eastAsia="Aptos" w:hAnsi="Times New Roman" w:cs="Times New Roman"/>
          <w:sz w:val="24"/>
          <w:szCs w:val="24"/>
        </w:rPr>
        <w:t xml:space="preserve"> </w:t>
      </w:r>
      <w:r w:rsidR="007C3EA4" w:rsidRPr="00A3036C">
        <w:rPr>
          <w:rFonts w:ascii="Times New Roman" w:eastAsia="Aptos" w:hAnsi="Times New Roman" w:cs="Times New Roman"/>
          <w:sz w:val="24"/>
          <w:szCs w:val="24"/>
        </w:rPr>
        <w:t xml:space="preserve">em </w:t>
      </w:r>
      <w:r w:rsidR="007C3EA4" w:rsidRPr="00A3036C">
        <w:rPr>
          <w:rFonts w:ascii="Times New Roman" w:eastAsia="Aptos" w:hAnsi="Times New Roman" w:cs="Times New Roman"/>
          <w:sz w:val="24"/>
          <w:szCs w:val="24"/>
        </w:rPr>
        <w:lastRenderedPageBreak/>
        <w:t>quaisquer pleitos ―</w:t>
      </w:r>
      <w:r w:rsidR="00594D37" w:rsidRPr="00A3036C">
        <w:rPr>
          <w:rFonts w:ascii="Times New Roman" w:eastAsia="Aptos" w:hAnsi="Times New Roman" w:cs="Times New Roman"/>
          <w:sz w:val="24"/>
          <w:szCs w:val="24"/>
        </w:rPr>
        <w:t xml:space="preserve"> Reinovil ressalva </w:t>
      </w:r>
      <w:r w:rsidR="007C3EA4" w:rsidRPr="00A3036C">
        <w:rPr>
          <w:rFonts w:ascii="Times New Roman" w:eastAsia="Aptos" w:hAnsi="Times New Roman" w:cs="Times New Roman"/>
          <w:sz w:val="24"/>
          <w:szCs w:val="24"/>
        </w:rPr>
        <w:t>―</w:t>
      </w:r>
      <w:r w:rsidR="001022E4" w:rsidRPr="00A3036C">
        <w:rPr>
          <w:rFonts w:ascii="Times New Roman" w:eastAsia="Aptos" w:hAnsi="Times New Roman" w:cs="Times New Roman"/>
          <w:sz w:val="24"/>
          <w:szCs w:val="24"/>
        </w:rPr>
        <w:t xml:space="preserve"> </w:t>
      </w:r>
      <w:r w:rsidR="00885BD5" w:rsidRPr="00A3036C">
        <w:rPr>
          <w:rFonts w:ascii="Times New Roman" w:eastAsia="Aptos" w:hAnsi="Times New Roman" w:cs="Times New Roman"/>
          <w:sz w:val="24"/>
          <w:szCs w:val="24"/>
        </w:rPr>
        <w:t>Precisamos redobrar nossas atenções nos movimentos da repercussão do projeto “Consciência,</w:t>
      </w:r>
      <w:r w:rsidR="00C50295" w:rsidRPr="00A3036C">
        <w:rPr>
          <w:rFonts w:ascii="Times New Roman" w:eastAsia="Aptos" w:hAnsi="Times New Roman" w:cs="Times New Roman"/>
          <w:sz w:val="24"/>
          <w:szCs w:val="24"/>
        </w:rPr>
        <w:t xml:space="preserve"> Verdade Absoluta e Prosperidade”. ▬ previne.</w:t>
      </w:r>
    </w:p>
    <w:p w14:paraId="491C127C" w14:textId="77777777" w:rsidR="004338EB" w:rsidRPr="00A3036C" w:rsidRDefault="004338EB" w:rsidP="00431C74">
      <w:pPr>
        <w:spacing w:after="0"/>
        <w:jc w:val="both"/>
        <w:rPr>
          <w:rFonts w:ascii="Times New Roman" w:eastAsia="Aptos" w:hAnsi="Times New Roman" w:cs="Times New Roman"/>
          <w:sz w:val="24"/>
          <w:szCs w:val="24"/>
        </w:rPr>
      </w:pPr>
    </w:p>
    <w:p w14:paraId="585DDEA5" w14:textId="6BBF5089" w:rsidR="00CC7E61" w:rsidRPr="00A3036C" w:rsidRDefault="004338EB" w:rsidP="00431C7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5C2602" w:rsidRPr="00A3036C">
        <w:rPr>
          <w:rFonts w:ascii="Times New Roman" w:eastAsia="Aptos" w:hAnsi="Times New Roman" w:cs="Times New Roman"/>
          <w:sz w:val="24"/>
          <w:szCs w:val="24"/>
        </w:rPr>
        <w:t>N</w:t>
      </w:r>
      <w:r w:rsidRPr="00A3036C">
        <w:rPr>
          <w:rFonts w:ascii="Times New Roman" w:eastAsia="Aptos" w:hAnsi="Times New Roman" w:cs="Times New Roman"/>
          <w:sz w:val="24"/>
          <w:szCs w:val="24"/>
        </w:rPr>
        <w:t xml:space="preserve">ão </w:t>
      </w:r>
      <w:r w:rsidR="005C2602" w:rsidRPr="00A3036C">
        <w:rPr>
          <w:rFonts w:ascii="Times New Roman" w:eastAsia="Aptos" w:hAnsi="Times New Roman" w:cs="Times New Roman"/>
          <w:sz w:val="24"/>
          <w:szCs w:val="24"/>
        </w:rPr>
        <w:t xml:space="preserve">justifica a nossa desconfiança ― Algozlenirus contesta ― </w:t>
      </w:r>
      <w:r w:rsidR="00644FC1" w:rsidRPr="00A3036C">
        <w:rPr>
          <w:rFonts w:ascii="Times New Roman" w:eastAsia="Aptos" w:hAnsi="Times New Roman" w:cs="Times New Roman"/>
          <w:sz w:val="24"/>
          <w:szCs w:val="24"/>
        </w:rPr>
        <w:t>E</w:t>
      </w:r>
      <w:r w:rsidR="00704E6A" w:rsidRPr="00A3036C">
        <w:rPr>
          <w:rFonts w:ascii="Times New Roman" w:eastAsia="Aptos" w:hAnsi="Times New Roman" w:cs="Times New Roman"/>
          <w:sz w:val="24"/>
          <w:szCs w:val="24"/>
        </w:rPr>
        <w:t xml:space="preserve">leições regionalizadas </w:t>
      </w:r>
      <w:r w:rsidR="002E1990" w:rsidRPr="00A3036C">
        <w:rPr>
          <w:rFonts w:ascii="Times New Roman" w:eastAsia="Aptos" w:hAnsi="Times New Roman" w:cs="Times New Roman"/>
          <w:sz w:val="24"/>
          <w:szCs w:val="24"/>
        </w:rPr>
        <w:t>pós-guerra</w:t>
      </w:r>
      <w:r w:rsidR="00B77A82" w:rsidRPr="00A3036C">
        <w:rPr>
          <w:rFonts w:ascii="Times New Roman" w:eastAsia="Aptos" w:hAnsi="Times New Roman" w:cs="Times New Roman"/>
          <w:sz w:val="24"/>
          <w:szCs w:val="24"/>
        </w:rPr>
        <w:t xml:space="preserve"> apenas </w:t>
      </w:r>
      <w:r w:rsidR="004705A6" w:rsidRPr="00A3036C">
        <w:rPr>
          <w:rFonts w:ascii="Times New Roman" w:eastAsia="Aptos" w:hAnsi="Times New Roman" w:cs="Times New Roman"/>
          <w:sz w:val="24"/>
          <w:szCs w:val="24"/>
        </w:rPr>
        <w:t xml:space="preserve">fora </w:t>
      </w:r>
      <w:r w:rsidR="00B77A82" w:rsidRPr="00A3036C">
        <w:rPr>
          <w:rFonts w:ascii="Times New Roman" w:eastAsia="Aptos" w:hAnsi="Times New Roman" w:cs="Times New Roman"/>
          <w:sz w:val="24"/>
          <w:szCs w:val="24"/>
        </w:rPr>
        <w:t>um</w:t>
      </w:r>
      <w:r w:rsidR="004705A6" w:rsidRPr="00A3036C">
        <w:rPr>
          <w:rFonts w:ascii="Times New Roman" w:eastAsia="Aptos" w:hAnsi="Times New Roman" w:cs="Times New Roman"/>
          <w:sz w:val="24"/>
          <w:szCs w:val="24"/>
        </w:rPr>
        <w:t>a</w:t>
      </w:r>
      <w:r w:rsidR="00B77A82" w:rsidRPr="00A3036C">
        <w:rPr>
          <w:rFonts w:ascii="Times New Roman" w:eastAsia="Aptos" w:hAnsi="Times New Roman" w:cs="Times New Roman"/>
          <w:sz w:val="24"/>
          <w:szCs w:val="24"/>
        </w:rPr>
        <w:t xml:space="preserve"> confirmação da configuração política existente</w:t>
      </w:r>
      <w:r w:rsidR="002E1990" w:rsidRPr="00A3036C">
        <w:rPr>
          <w:rFonts w:ascii="Times New Roman" w:eastAsia="Aptos" w:hAnsi="Times New Roman" w:cs="Times New Roman"/>
          <w:sz w:val="24"/>
          <w:szCs w:val="24"/>
        </w:rPr>
        <w:t>,</w:t>
      </w:r>
      <w:r w:rsidR="00B77A82" w:rsidRPr="00A3036C">
        <w:rPr>
          <w:rFonts w:ascii="Times New Roman" w:eastAsia="Aptos" w:hAnsi="Times New Roman" w:cs="Times New Roman"/>
          <w:sz w:val="24"/>
          <w:szCs w:val="24"/>
        </w:rPr>
        <w:t xml:space="preserve"> à época</w:t>
      </w:r>
      <w:r w:rsidR="002E1990" w:rsidRPr="00A3036C">
        <w:rPr>
          <w:rFonts w:ascii="Times New Roman" w:eastAsia="Aptos" w:hAnsi="Times New Roman" w:cs="Times New Roman"/>
          <w:sz w:val="24"/>
          <w:szCs w:val="24"/>
        </w:rPr>
        <w:t>,</w:t>
      </w:r>
      <w:r w:rsidR="00215FA8" w:rsidRPr="00A3036C">
        <w:rPr>
          <w:rFonts w:ascii="Times New Roman" w:eastAsia="Aptos" w:hAnsi="Times New Roman" w:cs="Times New Roman"/>
          <w:sz w:val="24"/>
          <w:szCs w:val="24"/>
        </w:rPr>
        <w:t xml:space="preserve"> com os cargos eletivos mais importantes já definidos com </w:t>
      </w:r>
      <w:r w:rsidR="00340B7C" w:rsidRPr="00A3036C">
        <w:rPr>
          <w:rFonts w:ascii="Times New Roman" w:eastAsia="Aptos" w:hAnsi="Times New Roman" w:cs="Times New Roman"/>
          <w:sz w:val="24"/>
          <w:szCs w:val="24"/>
        </w:rPr>
        <w:t>o</w:t>
      </w:r>
      <w:r w:rsidR="00215FA8" w:rsidRPr="00A3036C">
        <w:rPr>
          <w:rFonts w:ascii="Times New Roman" w:eastAsia="Aptos" w:hAnsi="Times New Roman" w:cs="Times New Roman"/>
          <w:sz w:val="24"/>
          <w:szCs w:val="24"/>
        </w:rPr>
        <w:t xml:space="preserve">s recentes </w:t>
      </w:r>
      <w:r w:rsidR="004705A6" w:rsidRPr="00A3036C">
        <w:rPr>
          <w:rFonts w:ascii="Times New Roman" w:eastAsia="Aptos" w:hAnsi="Times New Roman" w:cs="Times New Roman"/>
          <w:sz w:val="24"/>
          <w:szCs w:val="24"/>
        </w:rPr>
        <w:t>pleito</w:t>
      </w:r>
      <w:r w:rsidR="00215FA8" w:rsidRPr="00A3036C">
        <w:rPr>
          <w:rFonts w:ascii="Times New Roman" w:eastAsia="Aptos" w:hAnsi="Times New Roman" w:cs="Times New Roman"/>
          <w:sz w:val="24"/>
          <w:szCs w:val="24"/>
        </w:rPr>
        <w:t>s acontecid</w:t>
      </w:r>
      <w:r w:rsidR="00340B7C" w:rsidRPr="00A3036C">
        <w:rPr>
          <w:rFonts w:ascii="Times New Roman" w:eastAsia="Aptos" w:hAnsi="Times New Roman" w:cs="Times New Roman"/>
          <w:sz w:val="24"/>
          <w:szCs w:val="24"/>
        </w:rPr>
        <w:t>o</w:t>
      </w:r>
      <w:r w:rsidR="002E1990" w:rsidRPr="00A3036C">
        <w:rPr>
          <w:rFonts w:ascii="Times New Roman" w:eastAsia="Aptos" w:hAnsi="Times New Roman" w:cs="Times New Roman"/>
          <w:sz w:val="24"/>
          <w:szCs w:val="24"/>
        </w:rPr>
        <w:t>s antes do evento</w:t>
      </w:r>
      <w:r w:rsidR="006213D4" w:rsidRPr="00A3036C">
        <w:rPr>
          <w:rFonts w:ascii="Times New Roman" w:eastAsia="Aptos" w:hAnsi="Times New Roman" w:cs="Times New Roman"/>
          <w:sz w:val="24"/>
          <w:szCs w:val="24"/>
        </w:rPr>
        <w:t xml:space="preserve"> e quando decidimos desaparecer com o Hemisfério Norte ―</w:t>
      </w:r>
      <w:r w:rsidR="00DE7802" w:rsidRPr="00A3036C">
        <w:rPr>
          <w:rFonts w:ascii="Times New Roman" w:eastAsia="Aptos" w:hAnsi="Times New Roman" w:cs="Times New Roman"/>
          <w:sz w:val="24"/>
          <w:szCs w:val="24"/>
        </w:rPr>
        <w:t xml:space="preserve"> Demonstra o poder d</w:t>
      </w:r>
      <w:r w:rsidR="00340B7C" w:rsidRPr="00A3036C">
        <w:rPr>
          <w:rFonts w:ascii="Times New Roman" w:eastAsia="Aptos" w:hAnsi="Times New Roman" w:cs="Times New Roman"/>
          <w:sz w:val="24"/>
          <w:szCs w:val="24"/>
        </w:rPr>
        <w:t>e</w:t>
      </w:r>
      <w:r w:rsidR="00DE7802" w:rsidRPr="00A3036C">
        <w:rPr>
          <w:rFonts w:ascii="Times New Roman" w:eastAsia="Aptos" w:hAnsi="Times New Roman" w:cs="Times New Roman"/>
          <w:sz w:val="24"/>
          <w:szCs w:val="24"/>
        </w:rPr>
        <w:t xml:space="preserve"> Deus </w:t>
      </w:r>
      <w:r w:rsidR="00340B7C" w:rsidRPr="00A3036C">
        <w:rPr>
          <w:rFonts w:ascii="Times New Roman" w:eastAsia="Aptos" w:hAnsi="Times New Roman" w:cs="Times New Roman"/>
          <w:sz w:val="24"/>
          <w:szCs w:val="24"/>
        </w:rPr>
        <w:t>n</w:t>
      </w:r>
      <w:r w:rsidR="00DE7802" w:rsidRPr="00A3036C">
        <w:rPr>
          <w:rFonts w:ascii="Times New Roman" w:eastAsia="Aptos" w:hAnsi="Times New Roman" w:cs="Times New Roman"/>
          <w:sz w:val="24"/>
          <w:szCs w:val="24"/>
        </w:rPr>
        <w:t xml:space="preserve">o Sistema Terra </w:t>
      </w:r>
      <w:r w:rsidR="006213D4" w:rsidRPr="00A3036C">
        <w:rPr>
          <w:rFonts w:ascii="Times New Roman" w:eastAsia="Aptos" w:hAnsi="Times New Roman" w:cs="Times New Roman"/>
          <w:sz w:val="24"/>
          <w:szCs w:val="24"/>
        </w:rPr>
        <w:t>―</w:t>
      </w:r>
      <w:r w:rsidR="00DE7802" w:rsidRPr="00A3036C">
        <w:rPr>
          <w:rFonts w:ascii="Times New Roman" w:eastAsia="Aptos" w:hAnsi="Times New Roman" w:cs="Times New Roman"/>
          <w:sz w:val="24"/>
          <w:szCs w:val="24"/>
        </w:rPr>
        <w:t xml:space="preserve"> Devemos ficar atentos ao continente africano, principalmente</w:t>
      </w:r>
      <w:r w:rsidR="00255A58" w:rsidRPr="00A3036C">
        <w:rPr>
          <w:rFonts w:ascii="Times New Roman" w:eastAsia="Aptos" w:hAnsi="Times New Roman" w:cs="Times New Roman"/>
          <w:sz w:val="24"/>
          <w:szCs w:val="24"/>
        </w:rPr>
        <w:t>, com as presenças e realizações de os Guerreiros Dimensionais</w:t>
      </w:r>
      <w:r w:rsidR="00EB1FA8" w:rsidRPr="00A3036C">
        <w:rPr>
          <w:rFonts w:ascii="Times New Roman" w:eastAsia="Aptos" w:hAnsi="Times New Roman" w:cs="Times New Roman"/>
          <w:sz w:val="24"/>
          <w:szCs w:val="24"/>
        </w:rPr>
        <w:t xml:space="preserve">, </w:t>
      </w:r>
      <w:r w:rsidR="00A91011" w:rsidRPr="00A3036C">
        <w:rPr>
          <w:rFonts w:ascii="Times New Roman" w:eastAsia="Aptos" w:hAnsi="Times New Roman" w:cs="Times New Roman"/>
          <w:sz w:val="24"/>
          <w:szCs w:val="24"/>
        </w:rPr>
        <w:t>oriund</w:t>
      </w:r>
      <w:r w:rsidR="00EB1FA8" w:rsidRPr="00A3036C">
        <w:rPr>
          <w:rFonts w:ascii="Times New Roman" w:eastAsia="Aptos" w:hAnsi="Times New Roman" w:cs="Times New Roman"/>
          <w:sz w:val="24"/>
          <w:szCs w:val="24"/>
        </w:rPr>
        <w:t>os de Harrison, Taylor e Agregados ― Determina a desconfiança</w:t>
      </w:r>
      <w:r w:rsidR="00323411" w:rsidRPr="00A3036C">
        <w:rPr>
          <w:rFonts w:ascii="Times New Roman" w:eastAsia="Aptos" w:hAnsi="Times New Roman" w:cs="Times New Roman"/>
          <w:sz w:val="24"/>
          <w:szCs w:val="24"/>
        </w:rPr>
        <w:t xml:space="preserve"> </w:t>
      </w:r>
      <w:r w:rsidR="00EB1FA8" w:rsidRPr="00A3036C">
        <w:rPr>
          <w:rFonts w:ascii="Times New Roman" w:eastAsia="Aptos" w:hAnsi="Times New Roman" w:cs="Times New Roman"/>
          <w:sz w:val="24"/>
          <w:szCs w:val="24"/>
        </w:rPr>
        <w:t>―</w:t>
      </w:r>
      <w:r w:rsidR="00323411" w:rsidRPr="00A3036C">
        <w:rPr>
          <w:rFonts w:ascii="Times New Roman" w:eastAsia="Aptos" w:hAnsi="Times New Roman" w:cs="Times New Roman"/>
          <w:sz w:val="24"/>
          <w:szCs w:val="24"/>
        </w:rPr>
        <w:t xml:space="preserve"> Como dizem os terrícolas: </w:t>
      </w:r>
      <w:r w:rsidR="00323411" w:rsidRPr="00A3036C">
        <w:rPr>
          <w:rFonts w:ascii="Times New Roman" w:eastAsia="Aptos" w:hAnsi="Times New Roman" w:cs="Times New Roman"/>
          <w:i/>
          <w:iCs/>
          <w:sz w:val="24"/>
          <w:szCs w:val="24"/>
        </w:rPr>
        <w:t xml:space="preserve">onde há fumaça, </w:t>
      </w:r>
      <w:r w:rsidR="00D223E8" w:rsidRPr="00A3036C">
        <w:rPr>
          <w:rFonts w:ascii="Times New Roman" w:eastAsia="Aptos" w:hAnsi="Times New Roman" w:cs="Times New Roman"/>
          <w:i/>
          <w:iCs/>
          <w:sz w:val="24"/>
          <w:szCs w:val="24"/>
        </w:rPr>
        <w:t>existe fogo</w:t>
      </w:r>
      <w:r w:rsidR="00D223E8" w:rsidRPr="00A3036C">
        <w:rPr>
          <w:rFonts w:ascii="Times New Roman" w:eastAsia="Aptos" w:hAnsi="Times New Roman" w:cs="Times New Roman"/>
          <w:sz w:val="24"/>
          <w:szCs w:val="24"/>
        </w:rPr>
        <w:t xml:space="preserve"> ― Descontrai a tensão ―</w:t>
      </w:r>
      <w:r w:rsidR="00A91011" w:rsidRPr="00A3036C">
        <w:rPr>
          <w:rFonts w:ascii="Times New Roman" w:eastAsia="Aptos" w:hAnsi="Times New Roman" w:cs="Times New Roman"/>
          <w:sz w:val="24"/>
          <w:szCs w:val="24"/>
        </w:rPr>
        <w:t xml:space="preserve"> </w:t>
      </w:r>
      <w:r w:rsidR="000503E2" w:rsidRPr="00A3036C">
        <w:rPr>
          <w:rFonts w:ascii="Times New Roman" w:eastAsia="Aptos" w:hAnsi="Times New Roman" w:cs="Times New Roman"/>
          <w:sz w:val="24"/>
          <w:szCs w:val="24"/>
        </w:rPr>
        <w:t>Manutenção de energias negativas</w:t>
      </w:r>
      <w:r w:rsidR="00947F98" w:rsidRPr="00A3036C">
        <w:rPr>
          <w:rFonts w:ascii="Times New Roman" w:eastAsia="Aptos" w:hAnsi="Times New Roman" w:cs="Times New Roman"/>
          <w:sz w:val="24"/>
          <w:szCs w:val="24"/>
        </w:rPr>
        <w:t xml:space="preserve"> em conflitos políticos, comerciais e sociais pontuais devem ser intensificados para este fim ―</w:t>
      </w:r>
      <w:r w:rsidR="003642B4" w:rsidRPr="00A3036C">
        <w:rPr>
          <w:rFonts w:ascii="Times New Roman" w:eastAsia="Aptos" w:hAnsi="Times New Roman" w:cs="Times New Roman"/>
          <w:sz w:val="24"/>
          <w:szCs w:val="24"/>
        </w:rPr>
        <w:t xml:space="preserve"> </w:t>
      </w:r>
      <w:r w:rsidR="00342BDF" w:rsidRPr="00A3036C">
        <w:rPr>
          <w:rFonts w:ascii="Times New Roman" w:eastAsia="Aptos" w:hAnsi="Times New Roman" w:cs="Times New Roman"/>
          <w:sz w:val="24"/>
          <w:szCs w:val="24"/>
        </w:rPr>
        <w:t xml:space="preserve">Reitera criação de ambiências </w:t>
      </w:r>
      <w:r w:rsidR="0013554D" w:rsidRPr="00A3036C">
        <w:rPr>
          <w:rFonts w:ascii="Times New Roman" w:eastAsia="Aptos" w:hAnsi="Times New Roman" w:cs="Times New Roman"/>
          <w:sz w:val="24"/>
          <w:szCs w:val="24"/>
        </w:rPr>
        <w:t>trevosas geradas por seres</w:t>
      </w:r>
      <w:r w:rsidR="00E8442F" w:rsidRPr="00A3036C">
        <w:rPr>
          <w:rFonts w:ascii="Times New Roman" w:eastAsia="Aptos" w:hAnsi="Times New Roman" w:cs="Times New Roman"/>
          <w:sz w:val="24"/>
          <w:szCs w:val="24"/>
        </w:rPr>
        <w:t xml:space="preserve"> apegados e compactuados com o Sistema Terra </w:t>
      </w:r>
      <w:r w:rsidR="00947F98" w:rsidRPr="00A3036C">
        <w:rPr>
          <w:rFonts w:ascii="Times New Roman" w:eastAsia="Aptos" w:hAnsi="Times New Roman" w:cs="Times New Roman"/>
          <w:sz w:val="24"/>
          <w:szCs w:val="24"/>
        </w:rPr>
        <w:t>―</w:t>
      </w:r>
      <w:r w:rsidR="00E8442F" w:rsidRPr="00A3036C">
        <w:rPr>
          <w:rFonts w:ascii="Times New Roman" w:eastAsia="Aptos" w:hAnsi="Times New Roman" w:cs="Times New Roman"/>
          <w:sz w:val="24"/>
          <w:szCs w:val="24"/>
        </w:rPr>
        <w:t xml:space="preserve"> </w:t>
      </w:r>
      <w:r w:rsidR="00843D3C" w:rsidRPr="00A3036C">
        <w:rPr>
          <w:rFonts w:ascii="Times New Roman" w:eastAsia="Aptos" w:hAnsi="Times New Roman" w:cs="Times New Roman"/>
          <w:sz w:val="24"/>
          <w:szCs w:val="24"/>
        </w:rPr>
        <w:t xml:space="preserve">Produziremos milagres </w:t>
      </w:r>
      <w:r w:rsidR="00B26BDC" w:rsidRPr="00A3036C">
        <w:rPr>
          <w:rFonts w:ascii="Times New Roman" w:eastAsia="Aptos" w:hAnsi="Times New Roman" w:cs="Times New Roman"/>
          <w:sz w:val="24"/>
          <w:szCs w:val="24"/>
        </w:rPr>
        <w:t>regionalizados</w:t>
      </w:r>
      <w:r w:rsidR="005C21C4" w:rsidRPr="00A3036C">
        <w:rPr>
          <w:rFonts w:ascii="Times New Roman" w:eastAsia="Aptos" w:hAnsi="Times New Roman" w:cs="Times New Roman"/>
          <w:sz w:val="24"/>
          <w:szCs w:val="24"/>
        </w:rPr>
        <w:t xml:space="preserve"> e oportunistas </w:t>
      </w:r>
      <w:r w:rsidR="00F03BD9" w:rsidRPr="00A3036C">
        <w:rPr>
          <w:rFonts w:ascii="Times New Roman" w:eastAsia="Aptos" w:hAnsi="Times New Roman" w:cs="Times New Roman"/>
          <w:sz w:val="24"/>
          <w:szCs w:val="24"/>
        </w:rPr>
        <w:t>realizados por mim, Deus, através da evocação de Emmanuel Jesus de Deu</w:t>
      </w:r>
      <w:r w:rsidR="00AD17B7" w:rsidRPr="00A3036C">
        <w:rPr>
          <w:rFonts w:ascii="Times New Roman" w:eastAsia="Aptos" w:hAnsi="Times New Roman" w:cs="Times New Roman"/>
          <w:sz w:val="24"/>
          <w:szCs w:val="24"/>
        </w:rPr>
        <w:t>s</w:t>
      </w:r>
      <w:r w:rsidR="00C47857" w:rsidRPr="00A3036C">
        <w:rPr>
          <w:rFonts w:ascii="Times New Roman" w:eastAsia="Aptos" w:hAnsi="Times New Roman" w:cs="Times New Roman"/>
          <w:sz w:val="24"/>
          <w:szCs w:val="24"/>
        </w:rPr>
        <w:t xml:space="preserve"> ― </w:t>
      </w:r>
      <w:r w:rsidR="00BC552B" w:rsidRPr="00A3036C">
        <w:rPr>
          <w:rFonts w:ascii="Times New Roman" w:eastAsia="Aptos" w:hAnsi="Times New Roman" w:cs="Times New Roman"/>
          <w:sz w:val="24"/>
          <w:szCs w:val="24"/>
        </w:rPr>
        <w:t>De</w:t>
      </w:r>
      <w:r w:rsidR="00CE2DC6" w:rsidRPr="00A3036C">
        <w:rPr>
          <w:rFonts w:ascii="Times New Roman" w:eastAsia="Aptos" w:hAnsi="Times New Roman" w:cs="Times New Roman"/>
          <w:sz w:val="24"/>
          <w:szCs w:val="24"/>
        </w:rPr>
        <w:t>cide a arrogância divinal da mentira e ilusão</w:t>
      </w:r>
      <w:r w:rsidR="00B26BDC" w:rsidRPr="00A3036C">
        <w:rPr>
          <w:rFonts w:ascii="Times New Roman" w:eastAsia="Aptos" w:hAnsi="Times New Roman" w:cs="Times New Roman"/>
          <w:sz w:val="24"/>
          <w:szCs w:val="24"/>
        </w:rPr>
        <w:t xml:space="preserve"> sistêmica terrestre </w:t>
      </w:r>
      <w:r w:rsidR="00C47857" w:rsidRPr="00A3036C">
        <w:rPr>
          <w:rFonts w:ascii="Times New Roman" w:eastAsia="Aptos" w:hAnsi="Times New Roman" w:cs="Times New Roman"/>
          <w:sz w:val="24"/>
          <w:szCs w:val="24"/>
        </w:rPr>
        <w:t>―</w:t>
      </w:r>
      <w:r w:rsidR="00B26BDC" w:rsidRPr="00A3036C">
        <w:rPr>
          <w:rFonts w:ascii="Times New Roman" w:eastAsia="Aptos" w:hAnsi="Times New Roman" w:cs="Times New Roman"/>
          <w:sz w:val="24"/>
          <w:szCs w:val="24"/>
        </w:rPr>
        <w:t xml:space="preserve"> </w:t>
      </w:r>
      <w:r w:rsidR="00BF1546" w:rsidRPr="00A3036C">
        <w:rPr>
          <w:rFonts w:ascii="Times New Roman" w:eastAsia="Aptos" w:hAnsi="Times New Roman" w:cs="Times New Roman"/>
          <w:sz w:val="24"/>
          <w:szCs w:val="24"/>
        </w:rPr>
        <w:t>Terrícolas</w:t>
      </w:r>
      <w:r w:rsidR="0025385D" w:rsidRPr="00A3036C">
        <w:rPr>
          <w:rFonts w:ascii="Times New Roman" w:eastAsia="Aptos" w:hAnsi="Times New Roman" w:cs="Times New Roman"/>
          <w:sz w:val="24"/>
          <w:szCs w:val="24"/>
        </w:rPr>
        <w:t>,</w:t>
      </w:r>
      <w:r w:rsidR="00BF1546" w:rsidRPr="00A3036C">
        <w:rPr>
          <w:rFonts w:ascii="Times New Roman" w:eastAsia="Aptos" w:hAnsi="Times New Roman" w:cs="Times New Roman"/>
          <w:sz w:val="24"/>
          <w:szCs w:val="24"/>
        </w:rPr>
        <w:t xml:space="preserve"> envoltos na </w:t>
      </w:r>
      <w:r w:rsidR="00C42B87" w:rsidRPr="00A3036C">
        <w:rPr>
          <w:rFonts w:ascii="Times New Roman" w:eastAsia="Aptos" w:hAnsi="Times New Roman" w:cs="Times New Roman"/>
          <w:sz w:val="24"/>
          <w:szCs w:val="24"/>
        </w:rPr>
        <w:t>religiosidade</w:t>
      </w:r>
      <w:r w:rsidR="00871E79" w:rsidRPr="00A3036C">
        <w:rPr>
          <w:rFonts w:ascii="Times New Roman" w:eastAsia="Aptos" w:hAnsi="Times New Roman" w:cs="Times New Roman"/>
          <w:sz w:val="24"/>
          <w:szCs w:val="24"/>
        </w:rPr>
        <w:t xml:space="preserve"> de exploração da fé humana</w:t>
      </w:r>
      <w:r w:rsidR="0025385D" w:rsidRPr="00A3036C">
        <w:rPr>
          <w:rFonts w:ascii="Times New Roman" w:eastAsia="Aptos" w:hAnsi="Times New Roman" w:cs="Times New Roman"/>
          <w:sz w:val="24"/>
          <w:szCs w:val="24"/>
        </w:rPr>
        <w:t>,</w:t>
      </w:r>
      <w:r w:rsidR="00331F58" w:rsidRPr="00A3036C">
        <w:rPr>
          <w:rFonts w:ascii="Times New Roman" w:eastAsia="Aptos" w:hAnsi="Times New Roman" w:cs="Times New Roman"/>
          <w:sz w:val="24"/>
          <w:szCs w:val="24"/>
        </w:rPr>
        <w:t xml:space="preserve"> oram </w:t>
      </w:r>
      <w:r w:rsidR="006177D8" w:rsidRPr="00A3036C">
        <w:rPr>
          <w:rFonts w:ascii="Times New Roman" w:eastAsia="Aptos" w:hAnsi="Times New Roman" w:cs="Times New Roman"/>
          <w:sz w:val="24"/>
          <w:szCs w:val="24"/>
        </w:rPr>
        <w:t>para o Deus do Sistema Terra conduzidos pelo Anticristo</w:t>
      </w:r>
      <w:r w:rsidR="00A67E25" w:rsidRPr="00A3036C">
        <w:rPr>
          <w:rFonts w:ascii="Times New Roman" w:eastAsia="Aptos" w:hAnsi="Times New Roman" w:cs="Times New Roman"/>
          <w:sz w:val="24"/>
          <w:szCs w:val="24"/>
        </w:rPr>
        <w:t xml:space="preserve"> mascarado</w:t>
      </w:r>
      <w:r w:rsidR="00026DC4" w:rsidRPr="00A3036C">
        <w:rPr>
          <w:rFonts w:ascii="Times New Roman" w:eastAsia="Aptos" w:hAnsi="Times New Roman" w:cs="Times New Roman"/>
          <w:sz w:val="24"/>
          <w:szCs w:val="24"/>
        </w:rPr>
        <w:t xml:space="preserve"> pel</w:t>
      </w:r>
      <w:r w:rsidR="003C462A" w:rsidRPr="00A3036C">
        <w:rPr>
          <w:rFonts w:ascii="Times New Roman" w:eastAsia="Aptos" w:hAnsi="Times New Roman" w:cs="Times New Roman"/>
          <w:sz w:val="24"/>
          <w:szCs w:val="24"/>
        </w:rPr>
        <w:t>o amor incondicional</w:t>
      </w:r>
      <w:r w:rsidR="00444916" w:rsidRPr="00A3036C">
        <w:rPr>
          <w:rFonts w:ascii="Times New Roman" w:eastAsia="Aptos" w:hAnsi="Times New Roman" w:cs="Times New Roman"/>
          <w:sz w:val="24"/>
          <w:szCs w:val="24"/>
        </w:rPr>
        <w:t xml:space="preserve"> de Jesus Cristo reencarnado em Emmanuel Jesus de Deus</w:t>
      </w:r>
      <w:r w:rsidR="00AD17B7" w:rsidRPr="00A3036C">
        <w:rPr>
          <w:rFonts w:ascii="Times New Roman" w:eastAsia="Aptos" w:hAnsi="Times New Roman" w:cs="Times New Roman"/>
          <w:sz w:val="24"/>
          <w:szCs w:val="24"/>
        </w:rPr>
        <w:t xml:space="preserve">. ▬ </w:t>
      </w:r>
      <w:r w:rsidR="009D4534" w:rsidRPr="00A3036C">
        <w:rPr>
          <w:rFonts w:ascii="Times New Roman" w:eastAsia="Aptos" w:hAnsi="Times New Roman" w:cs="Times New Roman"/>
          <w:sz w:val="24"/>
          <w:szCs w:val="24"/>
        </w:rPr>
        <w:t>gargalha</w:t>
      </w:r>
      <w:r w:rsidR="00CC7E61" w:rsidRPr="00A3036C">
        <w:rPr>
          <w:rFonts w:ascii="Times New Roman" w:eastAsia="Aptos" w:hAnsi="Times New Roman" w:cs="Times New Roman"/>
          <w:sz w:val="24"/>
          <w:szCs w:val="24"/>
        </w:rPr>
        <w:t>.</w:t>
      </w:r>
    </w:p>
    <w:p w14:paraId="5F1C5E38" w14:textId="77777777" w:rsidR="00CC7E61" w:rsidRPr="00A3036C" w:rsidRDefault="00CC7E61" w:rsidP="00431C74">
      <w:pPr>
        <w:spacing w:after="0"/>
        <w:jc w:val="both"/>
        <w:rPr>
          <w:rFonts w:ascii="Times New Roman" w:eastAsia="Aptos" w:hAnsi="Times New Roman" w:cs="Times New Roman"/>
          <w:sz w:val="24"/>
          <w:szCs w:val="24"/>
        </w:rPr>
      </w:pPr>
    </w:p>
    <w:p w14:paraId="0B077C7A" w14:textId="2A22992C" w:rsidR="00C140B5" w:rsidRPr="00A3036C" w:rsidRDefault="00CC7E61" w:rsidP="00EA243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843D3C" w:rsidRPr="00A3036C">
        <w:rPr>
          <w:rFonts w:ascii="Times New Roman" w:eastAsia="Aptos" w:hAnsi="Times New Roman" w:cs="Times New Roman"/>
          <w:sz w:val="24"/>
          <w:szCs w:val="24"/>
        </w:rPr>
        <w:t xml:space="preserve"> </w:t>
      </w:r>
      <w:r w:rsidR="004717C2" w:rsidRPr="00A3036C">
        <w:rPr>
          <w:rFonts w:ascii="Times New Roman" w:eastAsia="Aptos" w:hAnsi="Times New Roman" w:cs="Times New Roman"/>
          <w:sz w:val="24"/>
          <w:szCs w:val="24"/>
        </w:rPr>
        <w:t>Procriamos</w:t>
      </w:r>
      <w:r w:rsidR="0093435D" w:rsidRPr="00A3036C">
        <w:rPr>
          <w:rFonts w:ascii="Times New Roman" w:eastAsia="Aptos" w:hAnsi="Times New Roman" w:cs="Times New Roman"/>
          <w:sz w:val="24"/>
          <w:szCs w:val="24"/>
        </w:rPr>
        <w:t xml:space="preserve"> discórdias geradoras de </w:t>
      </w:r>
      <w:r w:rsidR="00881C7F" w:rsidRPr="00A3036C">
        <w:rPr>
          <w:rFonts w:ascii="Times New Roman" w:eastAsia="Aptos" w:hAnsi="Times New Roman" w:cs="Times New Roman"/>
          <w:sz w:val="24"/>
          <w:szCs w:val="24"/>
        </w:rPr>
        <w:t xml:space="preserve">intolerâncias, </w:t>
      </w:r>
      <w:r w:rsidR="0093435D" w:rsidRPr="00A3036C">
        <w:rPr>
          <w:rFonts w:ascii="Times New Roman" w:eastAsia="Aptos" w:hAnsi="Times New Roman" w:cs="Times New Roman"/>
          <w:sz w:val="24"/>
          <w:szCs w:val="24"/>
        </w:rPr>
        <w:t>maldades</w:t>
      </w:r>
      <w:r w:rsidR="00703012" w:rsidRPr="00A3036C">
        <w:rPr>
          <w:rFonts w:ascii="Times New Roman" w:eastAsia="Aptos" w:hAnsi="Times New Roman" w:cs="Times New Roman"/>
          <w:sz w:val="24"/>
          <w:szCs w:val="24"/>
        </w:rPr>
        <w:t>, tragédias</w:t>
      </w:r>
      <w:r w:rsidR="00881C7F" w:rsidRPr="00A3036C">
        <w:rPr>
          <w:rFonts w:ascii="Times New Roman" w:eastAsia="Aptos" w:hAnsi="Times New Roman" w:cs="Times New Roman"/>
          <w:sz w:val="24"/>
          <w:szCs w:val="24"/>
        </w:rPr>
        <w:t xml:space="preserve"> e afins ― Reinódio</w:t>
      </w:r>
      <w:r w:rsidR="00A970EA" w:rsidRPr="00A3036C">
        <w:rPr>
          <w:rFonts w:ascii="Times New Roman" w:eastAsia="Aptos" w:hAnsi="Times New Roman" w:cs="Times New Roman"/>
          <w:sz w:val="24"/>
          <w:szCs w:val="24"/>
        </w:rPr>
        <w:t xml:space="preserve"> resume intensificação do </w:t>
      </w:r>
      <w:r w:rsidR="00A970EA" w:rsidRPr="00A3036C">
        <w:rPr>
          <w:rFonts w:ascii="Times New Roman" w:eastAsia="Aptos" w:hAnsi="Times New Roman" w:cs="Times New Roman"/>
          <w:i/>
          <w:iCs/>
          <w:sz w:val="24"/>
          <w:szCs w:val="24"/>
        </w:rPr>
        <w:t xml:space="preserve">pacote de maldades </w:t>
      </w:r>
      <w:r w:rsidR="00881C7F" w:rsidRPr="00A3036C">
        <w:rPr>
          <w:rFonts w:ascii="Times New Roman" w:eastAsia="Aptos" w:hAnsi="Times New Roman" w:cs="Times New Roman"/>
          <w:sz w:val="24"/>
          <w:szCs w:val="24"/>
        </w:rPr>
        <w:t>―</w:t>
      </w:r>
      <w:r w:rsidR="00A970EA" w:rsidRPr="00A3036C">
        <w:rPr>
          <w:rFonts w:ascii="Times New Roman" w:eastAsia="Aptos" w:hAnsi="Times New Roman" w:cs="Times New Roman"/>
          <w:sz w:val="24"/>
          <w:szCs w:val="24"/>
        </w:rPr>
        <w:t xml:space="preserve"> </w:t>
      </w:r>
      <w:r w:rsidR="00CB283C" w:rsidRPr="00A3036C">
        <w:rPr>
          <w:rFonts w:ascii="Times New Roman" w:eastAsia="Aptos" w:hAnsi="Times New Roman" w:cs="Times New Roman"/>
          <w:sz w:val="24"/>
          <w:szCs w:val="24"/>
        </w:rPr>
        <w:t>Deus</w:t>
      </w:r>
      <w:r w:rsidR="00893AA2" w:rsidRPr="00A3036C">
        <w:rPr>
          <w:rFonts w:ascii="Times New Roman" w:eastAsia="Aptos" w:hAnsi="Times New Roman" w:cs="Times New Roman"/>
          <w:sz w:val="24"/>
          <w:szCs w:val="24"/>
        </w:rPr>
        <w:t>, miraculoso,</w:t>
      </w:r>
      <w:r w:rsidR="00CB283C" w:rsidRPr="00A3036C">
        <w:rPr>
          <w:rFonts w:ascii="Times New Roman" w:eastAsia="Aptos" w:hAnsi="Times New Roman" w:cs="Times New Roman"/>
          <w:sz w:val="24"/>
          <w:szCs w:val="24"/>
        </w:rPr>
        <w:t xml:space="preserve"> evocado por Jesus Crist</w:t>
      </w:r>
      <w:r w:rsidR="00893AA2" w:rsidRPr="00A3036C">
        <w:rPr>
          <w:rFonts w:ascii="Times New Roman" w:eastAsia="Aptos" w:hAnsi="Times New Roman" w:cs="Times New Roman"/>
          <w:sz w:val="24"/>
          <w:szCs w:val="24"/>
        </w:rPr>
        <w:t xml:space="preserve">o </w:t>
      </w:r>
      <w:r w:rsidR="000F00B0" w:rsidRPr="00A3036C">
        <w:rPr>
          <w:rFonts w:ascii="Times New Roman" w:eastAsia="Aptos" w:hAnsi="Times New Roman" w:cs="Times New Roman"/>
          <w:sz w:val="24"/>
          <w:szCs w:val="24"/>
        </w:rPr>
        <w:t>impacta</w:t>
      </w:r>
      <w:r w:rsidR="00E34447" w:rsidRPr="00A3036C">
        <w:rPr>
          <w:rFonts w:ascii="Times New Roman" w:eastAsia="Aptos" w:hAnsi="Times New Roman" w:cs="Times New Roman"/>
          <w:sz w:val="24"/>
          <w:szCs w:val="24"/>
        </w:rPr>
        <w:t xml:space="preserve">, </w:t>
      </w:r>
      <w:r w:rsidR="00E34447" w:rsidRPr="00A3036C">
        <w:rPr>
          <w:rFonts w:ascii="Times New Roman" w:eastAsia="Aptos" w:hAnsi="Times New Roman" w:cs="Times New Roman"/>
          <w:sz w:val="24"/>
          <w:szCs w:val="24"/>
        </w:rPr>
        <w:lastRenderedPageBreak/>
        <w:t>positivamente,</w:t>
      </w:r>
      <w:r w:rsidR="000F00B0" w:rsidRPr="00A3036C">
        <w:rPr>
          <w:rFonts w:ascii="Times New Roman" w:eastAsia="Aptos" w:hAnsi="Times New Roman" w:cs="Times New Roman"/>
          <w:sz w:val="24"/>
          <w:szCs w:val="24"/>
        </w:rPr>
        <w:t xml:space="preserve"> a</w:t>
      </w:r>
      <w:r w:rsidR="00E34447" w:rsidRPr="00A3036C">
        <w:rPr>
          <w:rFonts w:ascii="Times New Roman" w:eastAsia="Aptos" w:hAnsi="Times New Roman" w:cs="Times New Roman"/>
          <w:sz w:val="24"/>
          <w:szCs w:val="24"/>
        </w:rPr>
        <w:t xml:space="preserve"> fé terráquea na IMSD </w:t>
      </w:r>
      <w:r w:rsidR="00FE5AF0" w:rsidRPr="00A3036C">
        <w:rPr>
          <w:rFonts w:ascii="Times New Roman" w:eastAsia="Aptos" w:hAnsi="Times New Roman" w:cs="Times New Roman"/>
          <w:sz w:val="24"/>
          <w:szCs w:val="24"/>
        </w:rPr>
        <w:t>— Independência Mundial dos Servos de Deus</w:t>
      </w:r>
      <w:r w:rsidR="00D2270B" w:rsidRPr="00A3036C">
        <w:rPr>
          <w:rFonts w:ascii="Times New Roman" w:eastAsia="Aptos" w:hAnsi="Times New Roman" w:cs="Times New Roman"/>
          <w:sz w:val="24"/>
          <w:szCs w:val="24"/>
        </w:rPr>
        <w:t xml:space="preserve"> ― Senhor de si ― Vitórias de os </w:t>
      </w:r>
      <w:r w:rsidR="00D2270B" w:rsidRPr="00A3036C">
        <w:rPr>
          <w:rFonts w:ascii="Times New Roman" w:eastAsia="Aptos" w:hAnsi="Times New Roman" w:cs="Times New Roman"/>
          <w:i/>
          <w:iCs/>
          <w:sz w:val="24"/>
          <w:szCs w:val="24"/>
        </w:rPr>
        <w:t xml:space="preserve">donos do mundo </w:t>
      </w:r>
      <w:r w:rsidR="00D2270B" w:rsidRPr="00A3036C">
        <w:rPr>
          <w:rFonts w:ascii="Times New Roman" w:eastAsia="Aptos" w:hAnsi="Times New Roman" w:cs="Times New Roman"/>
          <w:sz w:val="24"/>
          <w:szCs w:val="24"/>
        </w:rPr>
        <w:t xml:space="preserve">se acumulam, prazerosamente, </w:t>
      </w:r>
      <w:r w:rsidR="00F02ED4" w:rsidRPr="00A3036C">
        <w:rPr>
          <w:rFonts w:ascii="Times New Roman" w:eastAsia="Aptos" w:hAnsi="Times New Roman" w:cs="Times New Roman"/>
          <w:sz w:val="24"/>
          <w:szCs w:val="24"/>
        </w:rPr>
        <w:t>assistindo a sucumbência do livre arbítrio humano em prol do Sistema Terra</w:t>
      </w:r>
      <w:r w:rsidR="003A41A0" w:rsidRPr="00A3036C">
        <w:rPr>
          <w:rFonts w:ascii="Times New Roman" w:eastAsia="Aptos" w:hAnsi="Times New Roman" w:cs="Times New Roman"/>
          <w:sz w:val="24"/>
          <w:szCs w:val="24"/>
        </w:rPr>
        <w:t xml:space="preserve"> ▬ </w:t>
      </w:r>
      <w:r w:rsidR="00866C10" w:rsidRPr="00A3036C">
        <w:rPr>
          <w:rFonts w:ascii="Times New Roman" w:eastAsia="Aptos" w:hAnsi="Times New Roman" w:cs="Times New Roman"/>
          <w:sz w:val="24"/>
          <w:szCs w:val="24"/>
        </w:rPr>
        <w:t>satân</w:t>
      </w:r>
      <w:r w:rsidR="001542A6" w:rsidRPr="00A3036C">
        <w:rPr>
          <w:rFonts w:ascii="Times New Roman" w:eastAsia="Aptos" w:hAnsi="Times New Roman" w:cs="Times New Roman"/>
          <w:sz w:val="24"/>
          <w:szCs w:val="24"/>
        </w:rPr>
        <w:t>ico.</w:t>
      </w:r>
      <w:r w:rsidR="00E34447" w:rsidRPr="00A3036C">
        <w:rPr>
          <w:rFonts w:ascii="Times New Roman" w:eastAsia="Aptos" w:hAnsi="Times New Roman" w:cs="Times New Roman"/>
          <w:sz w:val="24"/>
          <w:szCs w:val="24"/>
        </w:rPr>
        <w:t xml:space="preserve"> </w:t>
      </w:r>
      <w:r w:rsidR="00703012" w:rsidRPr="00A3036C">
        <w:rPr>
          <w:rFonts w:ascii="Times New Roman" w:eastAsia="Aptos" w:hAnsi="Times New Roman" w:cs="Times New Roman"/>
          <w:sz w:val="24"/>
          <w:szCs w:val="24"/>
        </w:rPr>
        <w:t xml:space="preserve"> </w:t>
      </w:r>
      <w:r w:rsidR="004717C2" w:rsidRPr="00A3036C">
        <w:rPr>
          <w:rFonts w:ascii="Times New Roman" w:eastAsia="Aptos" w:hAnsi="Times New Roman" w:cs="Times New Roman"/>
          <w:sz w:val="24"/>
          <w:szCs w:val="24"/>
        </w:rPr>
        <w:t xml:space="preserve"> </w:t>
      </w:r>
      <w:r w:rsidR="00B5275F" w:rsidRPr="00A3036C">
        <w:rPr>
          <w:rFonts w:ascii="Times New Roman" w:eastAsia="Aptos" w:hAnsi="Times New Roman" w:cs="Times New Roman"/>
          <w:sz w:val="24"/>
          <w:szCs w:val="24"/>
        </w:rPr>
        <w:t xml:space="preserve"> </w:t>
      </w:r>
    </w:p>
    <w:p w14:paraId="1F50D5A4" w14:textId="77777777" w:rsidR="00EA2435" w:rsidRPr="00A3036C" w:rsidRDefault="00EA2435" w:rsidP="00EA2435">
      <w:pPr>
        <w:spacing w:after="0"/>
        <w:jc w:val="both"/>
        <w:rPr>
          <w:rFonts w:ascii="Times New Roman" w:eastAsia="Aptos" w:hAnsi="Times New Roman" w:cs="Times New Roman"/>
          <w:sz w:val="24"/>
          <w:szCs w:val="24"/>
        </w:rPr>
      </w:pPr>
    </w:p>
    <w:p w14:paraId="45D03BC8" w14:textId="0A6A8993" w:rsidR="00DD145A" w:rsidRPr="00A3036C" w:rsidRDefault="00B707AB" w:rsidP="00EA2435">
      <w:pPr>
        <w:spacing w:after="0"/>
        <w:jc w:val="both"/>
        <w:rPr>
          <w:rFonts w:ascii="Times New Roman" w:eastAsia="Aptos" w:hAnsi="Times New Roman" w:cs="Times New Roman"/>
          <w:color w:val="EE0000"/>
          <w:sz w:val="24"/>
          <w:szCs w:val="24"/>
        </w:rPr>
      </w:pPr>
      <w:r w:rsidRPr="00A3036C">
        <w:rPr>
          <w:rFonts w:ascii="Times New Roman" w:eastAsia="Aptos" w:hAnsi="Times New Roman" w:cs="Times New Roman"/>
          <w:sz w:val="24"/>
          <w:szCs w:val="24"/>
        </w:rPr>
        <w:t>Algozlenirus recepciona parecer da inteligência p</w:t>
      </w:r>
      <w:r w:rsidR="00C140B5" w:rsidRPr="00A3036C">
        <w:rPr>
          <w:rFonts w:ascii="Times New Roman" w:eastAsia="Aptos" w:hAnsi="Times New Roman" w:cs="Times New Roman"/>
          <w:sz w:val="24"/>
          <w:szCs w:val="24"/>
        </w:rPr>
        <w:t>a</w:t>
      </w:r>
      <w:r w:rsidRPr="00A3036C">
        <w:rPr>
          <w:rFonts w:ascii="Times New Roman" w:eastAsia="Aptos" w:hAnsi="Times New Roman" w:cs="Times New Roman"/>
          <w:sz w:val="24"/>
          <w:szCs w:val="24"/>
        </w:rPr>
        <w:t>ra desaparecimento d</w:t>
      </w:r>
      <w:r w:rsidR="007975A3" w:rsidRPr="00A3036C">
        <w:rPr>
          <w:rFonts w:ascii="Times New Roman" w:eastAsia="Aptos" w:hAnsi="Times New Roman" w:cs="Times New Roman"/>
          <w:sz w:val="24"/>
          <w:szCs w:val="24"/>
        </w:rPr>
        <w:t>e</w:t>
      </w:r>
      <w:r w:rsidR="007975A3" w:rsidRPr="00A3036C">
        <w:t xml:space="preserve"> </w:t>
      </w:r>
      <w:r w:rsidR="007975A3" w:rsidRPr="00A3036C">
        <w:rPr>
          <w:rFonts w:ascii="Times New Roman" w:eastAsia="Aptos" w:hAnsi="Times New Roman" w:cs="Times New Roman"/>
          <w:sz w:val="24"/>
          <w:szCs w:val="24"/>
        </w:rPr>
        <w:t xml:space="preserve">Taiguara Kauê Harrison, 77,  </w:t>
      </w:r>
      <w:r w:rsidR="00C140B5" w:rsidRPr="00A3036C">
        <w:rPr>
          <w:rFonts w:ascii="Times New Roman" w:eastAsia="Aptos" w:hAnsi="Times New Roman" w:cs="Times New Roman"/>
          <w:sz w:val="24"/>
          <w:szCs w:val="24"/>
        </w:rPr>
        <w:t xml:space="preserve"> e </w:t>
      </w:r>
      <w:r w:rsidR="007975A3" w:rsidRPr="00A3036C">
        <w:rPr>
          <w:rFonts w:ascii="Times New Roman" w:eastAsia="Aptos" w:hAnsi="Times New Roman" w:cs="Times New Roman"/>
          <w:sz w:val="24"/>
          <w:szCs w:val="24"/>
        </w:rPr>
        <w:t>Anna Márcia Guerra Harrison, 78</w:t>
      </w:r>
      <w:r w:rsidR="000D7B28" w:rsidRPr="00A3036C">
        <w:rPr>
          <w:rFonts w:ascii="Times New Roman" w:eastAsia="Aptos" w:hAnsi="Times New Roman" w:cs="Times New Roman"/>
          <w:sz w:val="24"/>
          <w:szCs w:val="24"/>
        </w:rPr>
        <w:t>. Faz uma leitura dinâmica</w:t>
      </w:r>
      <w:r w:rsidR="00805957" w:rsidRPr="00A3036C">
        <w:rPr>
          <w:rFonts w:ascii="Times New Roman" w:eastAsia="Aptos" w:hAnsi="Times New Roman" w:cs="Times New Roman"/>
          <w:sz w:val="24"/>
          <w:szCs w:val="24"/>
        </w:rPr>
        <w:t xml:space="preserve"> e </w:t>
      </w:r>
      <w:r w:rsidR="00963E35" w:rsidRPr="00A3036C">
        <w:rPr>
          <w:rFonts w:ascii="Times New Roman" w:eastAsia="Aptos" w:hAnsi="Times New Roman" w:cs="Times New Roman"/>
          <w:sz w:val="24"/>
          <w:szCs w:val="24"/>
        </w:rPr>
        <w:t>decide entre</w:t>
      </w:r>
      <w:r w:rsidR="00805957" w:rsidRPr="00A3036C">
        <w:rPr>
          <w:rFonts w:ascii="Times New Roman" w:eastAsia="Aptos" w:hAnsi="Times New Roman" w:cs="Times New Roman"/>
          <w:sz w:val="24"/>
          <w:szCs w:val="24"/>
        </w:rPr>
        <w:t xml:space="preserve"> os planos </w:t>
      </w:r>
      <w:r w:rsidR="00963E35" w:rsidRPr="00A3036C">
        <w:rPr>
          <w:rFonts w:ascii="Times New Roman" w:eastAsia="Aptos" w:hAnsi="Times New Roman" w:cs="Times New Roman"/>
          <w:sz w:val="24"/>
          <w:szCs w:val="24"/>
        </w:rPr>
        <w:t xml:space="preserve">apresentados </w:t>
      </w:r>
      <w:r w:rsidR="00805957" w:rsidRPr="00A3036C">
        <w:rPr>
          <w:rFonts w:ascii="Times New Roman" w:eastAsia="Aptos" w:hAnsi="Times New Roman" w:cs="Times New Roman"/>
          <w:sz w:val="24"/>
          <w:szCs w:val="24"/>
        </w:rPr>
        <w:t>para consumação d</w:t>
      </w:r>
      <w:r w:rsidR="00046C45" w:rsidRPr="00A3036C">
        <w:rPr>
          <w:rFonts w:ascii="Times New Roman" w:eastAsia="Aptos" w:hAnsi="Times New Roman" w:cs="Times New Roman"/>
          <w:sz w:val="24"/>
          <w:szCs w:val="24"/>
        </w:rPr>
        <w:t xml:space="preserve">e </w:t>
      </w:r>
      <w:r w:rsidR="00805957" w:rsidRPr="00A3036C">
        <w:rPr>
          <w:rFonts w:ascii="Times New Roman" w:eastAsia="Aptos" w:hAnsi="Times New Roman" w:cs="Times New Roman"/>
          <w:sz w:val="24"/>
          <w:szCs w:val="24"/>
        </w:rPr>
        <w:t xml:space="preserve"> assassinato do</w:t>
      </w:r>
      <w:r w:rsidR="001231BE" w:rsidRPr="00A3036C">
        <w:rPr>
          <w:rFonts w:ascii="Times New Roman" w:eastAsia="Aptos" w:hAnsi="Times New Roman" w:cs="Times New Roman"/>
          <w:sz w:val="24"/>
          <w:szCs w:val="24"/>
        </w:rPr>
        <w:t>, emblemático, casal da política e da sociedade</w:t>
      </w:r>
      <w:r w:rsidR="001630B7" w:rsidRPr="00A3036C">
        <w:rPr>
          <w:rFonts w:ascii="Times New Roman" w:eastAsia="Aptos" w:hAnsi="Times New Roman" w:cs="Times New Roman"/>
          <w:sz w:val="24"/>
          <w:szCs w:val="24"/>
        </w:rPr>
        <w:t xml:space="preserve"> mundial.</w:t>
      </w:r>
      <w:r w:rsidR="003502C5" w:rsidRPr="00A3036C">
        <w:rPr>
          <w:rFonts w:ascii="Times New Roman" w:eastAsia="Aptos" w:hAnsi="Times New Roman" w:cs="Times New Roman"/>
          <w:sz w:val="24"/>
          <w:szCs w:val="24"/>
        </w:rPr>
        <w:t xml:space="preserve"> </w:t>
      </w:r>
      <w:r w:rsidR="003502C5" w:rsidRPr="00A3036C">
        <w:rPr>
          <w:rFonts w:ascii="Times New Roman" w:eastAsia="Aptos" w:hAnsi="Times New Roman" w:cs="Times New Roman"/>
          <w:color w:val="EE0000"/>
          <w:sz w:val="24"/>
          <w:szCs w:val="24"/>
        </w:rPr>
        <w:t>Chefes de Estado</w:t>
      </w:r>
      <w:r w:rsidR="00FF7CC1" w:rsidRPr="00A3036C">
        <w:rPr>
          <w:rFonts w:ascii="Times New Roman" w:eastAsia="Aptos" w:hAnsi="Times New Roman" w:cs="Times New Roman"/>
          <w:color w:val="EE0000"/>
          <w:sz w:val="24"/>
          <w:szCs w:val="24"/>
        </w:rPr>
        <w:t>, ambos presidiram com excelência o Brasil</w:t>
      </w:r>
      <w:r w:rsidR="008559AA" w:rsidRPr="00A3036C">
        <w:rPr>
          <w:rFonts w:ascii="Times New Roman" w:eastAsia="Aptos" w:hAnsi="Times New Roman" w:cs="Times New Roman"/>
          <w:color w:val="EE0000"/>
          <w:sz w:val="24"/>
          <w:szCs w:val="24"/>
        </w:rPr>
        <w:t xml:space="preserve"> durante  mandatos consecutivos, comprovando</w:t>
      </w:r>
      <w:r w:rsidR="00355B93" w:rsidRPr="00A3036C">
        <w:rPr>
          <w:rFonts w:ascii="Times New Roman" w:eastAsia="Aptos" w:hAnsi="Times New Roman" w:cs="Times New Roman"/>
          <w:color w:val="EE0000"/>
          <w:sz w:val="24"/>
          <w:szCs w:val="24"/>
        </w:rPr>
        <w:t xml:space="preserve"> pelas reeleiçõe</w:t>
      </w:r>
      <w:r w:rsidR="00034508" w:rsidRPr="00A3036C">
        <w:rPr>
          <w:rFonts w:ascii="Times New Roman" w:eastAsia="Aptos" w:hAnsi="Times New Roman" w:cs="Times New Roman"/>
          <w:color w:val="EE0000"/>
          <w:sz w:val="24"/>
          <w:szCs w:val="24"/>
        </w:rPr>
        <w:t>s</w:t>
      </w:r>
      <w:r w:rsidR="00093D36" w:rsidRPr="00A3036C">
        <w:rPr>
          <w:rFonts w:ascii="Times New Roman" w:eastAsia="Aptos" w:hAnsi="Times New Roman" w:cs="Times New Roman"/>
          <w:color w:val="EE0000"/>
          <w:sz w:val="24"/>
          <w:szCs w:val="24"/>
        </w:rPr>
        <w:t xml:space="preserve"> </w:t>
      </w:r>
      <w:r w:rsidR="008559AA" w:rsidRPr="00A3036C">
        <w:rPr>
          <w:rFonts w:ascii="Times New Roman" w:eastAsia="Aptos" w:hAnsi="Times New Roman" w:cs="Times New Roman"/>
          <w:color w:val="EE0000"/>
          <w:sz w:val="24"/>
          <w:szCs w:val="24"/>
        </w:rPr>
        <w:t>a eficácia e popularidade de seus governo</w:t>
      </w:r>
      <w:r w:rsidR="00E26000" w:rsidRPr="00A3036C">
        <w:rPr>
          <w:rFonts w:ascii="Times New Roman" w:eastAsia="Aptos" w:hAnsi="Times New Roman" w:cs="Times New Roman"/>
          <w:color w:val="EE0000"/>
          <w:sz w:val="24"/>
          <w:szCs w:val="24"/>
        </w:rPr>
        <w:t xml:space="preserve">s pautados </w:t>
      </w:r>
      <w:r w:rsidR="009D1F1B" w:rsidRPr="00A3036C">
        <w:rPr>
          <w:rFonts w:ascii="Times New Roman" w:eastAsia="Aptos" w:hAnsi="Times New Roman" w:cs="Times New Roman"/>
          <w:color w:val="EE0000"/>
          <w:sz w:val="24"/>
          <w:szCs w:val="24"/>
        </w:rPr>
        <w:t xml:space="preserve">em possibilitar </w:t>
      </w:r>
      <w:r w:rsidR="00952A9D" w:rsidRPr="00A3036C">
        <w:rPr>
          <w:rFonts w:ascii="Times New Roman" w:eastAsia="Aptos" w:hAnsi="Times New Roman" w:cs="Times New Roman"/>
          <w:color w:val="EE0000"/>
          <w:sz w:val="24"/>
          <w:szCs w:val="24"/>
        </w:rPr>
        <w:t>habitação, alimentação</w:t>
      </w:r>
      <w:r w:rsidR="00AD547C" w:rsidRPr="00A3036C">
        <w:rPr>
          <w:rFonts w:ascii="Times New Roman" w:eastAsia="Aptos" w:hAnsi="Times New Roman" w:cs="Times New Roman"/>
          <w:color w:val="EE0000"/>
          <w:sz w:val="24"/>
          <w:szCs w:val="24"/>
        </w:rPr>
        <w:t xml:space="preserve">, </w:t>
      </w:r>
      <w:r w:rsidR="00952A9D" w:rsidRPr="00A3036C">
        <w:rPr>
          <w:rFonts w:ascii="Times New Roman" w:eastAsia="Aptos" w:hAnsi="Times New Roman" w:cs="Times New Roman"/>
          <w:color w:val="EE0000"/>
          <w:sz w:val="24"/>
          <w:szCs w:val="24"/>
        </w:rPr>
        <w:t>saúde, educação e trabalho</w:t>
      </w:r>
      <w:r w:rsidR="00AD547C" w:rsidRPr="00A3036C">
        <w:rPr>
          <w:rFonts w:ascii="Times New Roman" w:eastAsia="Aptos" w:hAnsi="Times New Roman" w:cs="Times New Roman"/>
          <w:color w:val="EE0000"/>
          <w:sz w:val="24"/>
          <w:szCs w:val="24"/>
        </w:rPr>
        <w:t xml:space="preserve"> e uma</w:t>
      </w:r>
      <w:r w:rsidR="00E26000" w:rsidRPr="00A3036C">
        <w:rPr>
          <w:rFonts w:ascii="Times New Roman" w:eastAsia="Aptos" w:hAnsi="Times New Roman" w:cs="Times New Roman"/>
          <w:color w:val="EE0000"/>
          <w:sz w:val="24"/>
          <w:szCs w:val="24"/>
        </w:rPr>
        <w:t xml:space="preserve"> melhor distribuição de </w:t>
      </w:r>
      <w:r w:rsidR="00AD547C" w:rsidRPr="00A3036C">
        <w:rPr>
          <w:rFonts w:ascii="Times New Roman" w:eastAsia="Aptos" w:hAnsi="Times New Roman" w:cs="Times New Roman"/>
          <w:color w:val="EE0000"/>
          <w:sz w:val="24"/>
          <w:szCs w:val="24"/>
        </w:rPr>
        <w:t>renda</w:t>
      </w:r>
      <w:r w:rsidR="002716DC" w:rsidRPr="00A3036C">
        <w:rPr>
          <w:rFonts w:ascii="Times New Roman" w:eastAsia="Aptos" w:hAnsi="Times New Roman" w:cs="Times New Roman"/>
          <w:color w:val="EE0000"/>
          <w:sz w:val="24"/>
          <w:szCs w:val="24"/>
        </w:rPr>
        <w:t>. P</w:t>
      </w:r>
      <w:r w:rsidR="00AD547C" w:rsidRPr="00A3036C">
        <w:rPr>
          <w:rFonts w:ascii="Times New Roman" w:eastAsia="Aptos" w:hAnsi="Times New Roman" w:cs="Times New Roman"/>
          <w:color w:val="EE0000"/>
          <w:sz w:val="24"/>
          <w:szCs w:val="24"/>
        </w:rPr>
        <w:t>aís marcado po</w:t>
      </w:r>
      <w:r w:rsidR="00BB6A91" w:rsidRPr="00A3036C">
        <w:rPr>
          <w:rFonts w:ascii="Times New Roman" w:eastAsia="Aptos" w:hAnsi="Times New Roman" w:cs="Times New Roman"/>
          <w:color w:val="EE0000"/>
          <w:sz w:val="24"/>
          <w:szCs w:val="24"/>
        </w:rPr>
        <w:t xml:space="preserve">r </w:t>
      </w:r>
      <w:r w:rsidR="00F86769" w:rsidRPr="00A3036C">
        <w:rPr>
          <w:rFonts w:ascii="Times New Roman" w:eastAsia="Aptos" w:hAnsi="Times New Roman" w:cs="Times New Roman"/>
          <w:color w:val="EE0000"/>
          <w:sz w:val="24"/>
          <w:szCs w:val="24"/>
        </w:rPr>
        <w:t>u</w:t>
      </w:r>
      <w:r w:rsidR="002716DC" w:rsidRPr="00A3036C">
        <w:rPr>
          <w:rFonts w:ascii="Times New Roman" w:eastAsia="Aptos" w:hAnsi="Times New Roman" w:cs="Times New Roman"/>
          <w:color w:val="EE0000"/>
          <w:sz w:val="24"/>
          <w:szCs w:val="24"/>
        </w:rPr>
        <w:t xml:space="preserve">ma corrupção </w:t>
      </w:r>
      <w:r w:rsidR="00F86769" w:rsidRPr="00A3036C">
        <w:rPr>
          <w:rFonts w:ascii="Times New Roman" w:eastAsia="Aptos" w:hAnsi="Times New Roman" w:cs="Times New Roman"/>
          <w:color w:val="EE0000"/>
          <w:sz w:val="24"/>
          <w:szCs w:val="24"/>
        </w:rPr>
        <w:t xml:space="preserve">sistêmica geradoras de </w:t>
      </w:r>
      <w:r w:rsidR="00BB6A91" w:rsidRPr="00A3036C">
        <w:rPr>
          <w:rFonts w:ascii="Times New Roman" w:eastAsia="Aptos" w:hAnsi="Times New Roman" w:cs="Times New Roman"/>
          <w:color w:val="EE0000"/>
          <w:sz w:val="24"/>
          <w:szCs w:val="24"/>
        </w:rPr>
        <w:t>desigualdade</w:t>
      </w:r>
      <w:r w:rsidR="00230E2A" w:rsidRPr="00A3036C">
        <w:rPr>
          <w:rFonts w:ascii="Times New Roman" w:eastAsia="Aptos" w:hAnsi="Times New Roman" w:cs="Times New Roman"/>
          <w:color w:val="EE0000"/>
          <w:sz w:val="24"/>
          <w:szCs w:val="24"/>
        </w:rPr>
        <w:t>s retomadas com a política assistencialist</w:t>
      </w:r>
      <w:r w:rsidR="00260B98" w:rsidRPr="00A3036C">
        <w:rPr>
          <w:rFonts w:ascii="Times New Roman" w:eastAsia="Aptos" w:hAnsi="Times New Roman" w:cs="Times New Roman"/>
          <w:color w:val="EE0000"/>
          <w:sz w:val="24"/>
          <w:szCs w:val="24"/>
        </w:rPr>
        <w:t>a praticad</w:t>
      </w:r>
      <w:r w:rsidR="00F86769" w:rsidRPr="00A3036C">
        <w:rPr>
          <w:rFonts w:ascii="Times New Roman" w:eastAsia="Aptos" w:hAnsi="Times New Roman" w:cs="Times New Roman"/>
          <w:color w:val="EE0000"/>
          <w:sz w:val="24"/>
          <w:szCs w:val="24"/>
        </w:rPr>
        <w:t>a</w:t>
      </w:r>
      <w:r w:rsidR="003459FA" w:rsidRPr="00A3036C">
        <w:rPr>
          <w:rFonts w:ascii="Times New Roman" w:eastAsia="Aptos" w:hAnsi="Times New Roman" w:cs="Times New Roman"/>
          <w:color w:val="EE0000"/>
          <w:sz w:val="24"/>
          <w:szCs w:val="24"/>
        </w:rPr>
        <w:t xml:space="preserve"> pelo triste fisiologismo político</w:t>
      </w:r>
      <w:r w:rsidR="006A66A3" w:rsidRPr="00A3036C">
        <w:rPr>
          <w:rFonts w:ascii="Times New Roman" w:eastAsia="Aptos" w:hAnsi="Times New Roman" w:cs="Times New Roman"/>
          <w:color w:val="EE0000"/>
          <w:sz w:val="24"/>
          <w:szCs w:val="24"/>
        </w:rPr>
        <w:t xml:space="preserve"> </w:t>
      </w:r>
      <w:r w:rsidR="00296A7C" w:rsidRPr="00A3036C">
        <w:rPr>
          <w:rFonts w:ascii="Times New Roman" w:eastAsia="Aptos" w:hAnsi="Times New Roman" w:cs="Times New Roman"/>
          <w:color w:val="EE0000"/>
          <w:sz w:val="24"/>
          <w:szCs w:val="24"/>
        </w:rPr>
        <w:t>dos</w:t>
      </w:r>
      <w:r w:rsidR="006A66A3" w:rsidRPr="00A3036C">
        <w:rPr>
          <w:rFonts w:ascii="Times New Roman" w:eastAsia="Aptos" w:hAnsi="Times New Roman" w:cs="Times New Roman"/>
          <w:color w:val="EE0000"/>
          <w:sz w:val="24"/>
          <w:szCs w:val="24"/>
        </w:rPr>
        <w:t xml:space="preserve"> atuais governantes</w:t>
      </w:r>
      <w:r w:rsidR="003459FA" w:rsidRPr="00A3036C">
        <w:rPr>
          <w:rFonts w:ascii="Times New Roman" w:eastAsia="Aptos" w:hAnsi="Times New Roman" w:cs="Times New Roman"/>
          <w:color w:val="EE0000"/>
          <w:sz w:val="24"/>
          <w:szCs w:val="24"/>
        </w:rPr>
        <w:t>.</w:t>
      </w:r>
      <w:r w:rsidR="00F85E0B" w:rsidRPr="00A3036C">
        <w:rPr>
          <w:rFonts w:ascii="Times New Roman" w:eastAsia="Aptos" w:hAnsi="Times New Roman" w:cs="Times New Roman"/>
          <w:color w:val="EE0000"/>
          <w:sz w:val="24"/>
          <w:szCs w:val="24"/>
        </w:rPr>
        <w:t xml:space="preserve"> </w:t>
      </w:r>
    </w:p>
    <w:p w14:paraId="4F8AB528" w14:textId="21E21EC0" w:rsidR="002C2DB5" w:rsidRPr="00A3036C" w:rsidRDefault="00D22971" w:rsidP="00EA243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Deus do Sistema Terra decide </w:t>
      </w:r>
      <w:r w:rsidR="00007F45" w:rsidRPr="00A3036C">
        <w:rPr>
          <w:rFonts w:ascii="Times New Roman" w:eastAsia="Aptos" w:hAnsi="Times New Roman" w:cs="Times New Roman"/>
          <w:sz w:val="24"/>
          <w:szCs w:val="24"/>
        </w:rPr>
        <w:t xml:space="preserve">não deixar para matar </w:t>
      </w:r>
      <w:r w:rsidR="007678B7" w:rsidRPr="00A3036C">
        <w:rPr>
          <w:rFonts w:ascii="Times New Roman" w:eastAsia="Aptos" w:hAnsi="Times New Roman" w:cs="Times New Roman"/>
          <w:sz w:val="24"/>
          <w:szCs w:val="24"/>
        </w:rPr>
        <w:t xml:space="preserve">os alvos </w:t>
      </w:r>
      <w:r w:rsidR="00007F45" w:rsidRPr="00A3036C">
        <w:rPr>
          <w:rFonts w:ascii="Times New Roman" w:eastAsia="Aptos" w:hAnsi="Times New Roman" w:cs="Times New Roman"/>
          <w:sz w:val="24"/>
          <w:szCs w:val="24"/>
        </w:rPr>
        <w:t>no Rio de Janeiro, se pode</w:t>
      </w:r>
      <w:r w:rsidR="00200E6E" w:rsidRPr="00A3036C">
        <w:rPr>
          <w:rFonts w:ascii="Times New Roman" w:eastAsia="Aptos" w:hAnsi="Times New Roman" w:cs="Times New Roman"/>
          <w:sz w:val="24"/>
          <w:szCs w:val="24"/>
        </w:rPr>
        <w:t xml:space="preserve"> realizar os assassinatos na África e ainda</w:t>
      </w:r>
      <w:r w:rsidR="00C7053F" w:rsidRPr="00A3036C">
        <w:rPr>
          <w:rFonts w:ascii="Times New Roman" w:eastAsia="Aptos" w:hAnsi="Times New Roman" w:cs="Times New Roman"/>
          <w:sz w:val="24"/>
          <w:szCs w:val="24"/>
        </w:rPr>
        <w:t xml:space="preserve"> dar um susto em Nefertari Mandela, por ela ser atingida de raspão</w:t>
      </w:r>
      <w:r w:rsidR="00396C4B" w:rsidRPr="00A3036C">
        <w:rPr>
          <w:rFonts w:ascii="Times New Roman" w:eastAsia="Aptos" w:hAnsi="Times New Roman" w:cs="Times New Roman"/>
          <w:sz w:val="24"/>
          <w:szCs w:val="24"/>
        </w:rPr>
        <w:t>. Atiradores de elite com rifles de longa distância</w:t>
      </w:r>
      <w:r w:rsidR="00F86291" w:rsidRPr="00A3036C">
        <w:rPr>
          <w:rFonts w:ascii="Times New Roman" w:eastAsia="Aptos" w:hAnsi="Times New Roman" w:cs="Times New Roman"/>
          <w:sz w:val="24"/>
          <w:szCs w:val="24"/>
        </w:rPr>
        <w:t xml:space="preserve"> executam o casal e ferem a Chefe de Continente</w:t>
      </w:r>
      <w:r w:rsidR="00A57867" w:rsidRPr="00A3036C">
        <w:rPr>
          <w:rFonts w:ascii="Times New Roman" w:eastAsia="Aptos" w:hAnsi="Times New Roman" w:cs="Times New Roman"/>
          <w:sz w:val="24"/>
          <w:szCs w:val="24"/>
        </w:rPr>
        <w:t xml:space="preserve"> durante evento </w:t>
      </w:r>
      <w:r w:rsidR="00773CFE" w:rsidRPr="00A3036C">
        <w:rPr>
          <w:rFonts w:ascii="Times New Roman" w:eastAsia="Aptos" w:hAnsi="Times New Roman" w:cs="Times New Roman"/>
          <w:sz w:val="24"/>
          <w:szCs w:val="24"/>
        </w:rPr>
        <w:t xml:space="preserve">para </w:t>
      </w:r>
      <w:r w:rsidR="00A57867" w:rsidRPr="00A3036C">
        <w:rPr>
          <w:rFonts w:ascii="Times New Roman" w:eastAsia="Aptos" w:hAnsi="Times New Roman" w:cs="Times New Roman"/>
          <w:sz w:val="24"/>
          <w:szCs w:val="24"/>
        </w:rPr>
        <w:t>homenagear os visitante</w:t>
      </w:r>
      <w:r w:rsidR="0041753D" w:rsidRPr="00A3036C">
        <w:rPr>
          <w:rFonts w:ascii="Times New Roman" w:eastAsia="Aptos" w:hAnsi="Times New Roman" w:cs="Times New Roman"/>
          <w:sz w:val="24"/>
          <w:szCs w:val="24"/>
        </w:rPr>
        <w:t>s pelos seus serviços prestados ao continente africano.</w:t>
      </w:r>
      <w:r w:rsidR="000A759F" w:rsidRPr="00A3036C">
        <w:rPr>
          <w:rFonts w:ascii="Times New Roman" w:eastAsia="Aptos" w:hAnsi="Times New Roman" w:cs="Times New Roman"/>
          <w:sz w:val="24"/>
          <w:szCs w:val="24"/>
        </w:rPr>
        <w:t xml:space="preserve"> </w:t>
      </w:r>
      <w:r w:rsidR="001C44D8" w:rsidRPr="00A3036C">
        <w:rPr>
          <w:rFonts w:ascii="Times New Roman" w:eastAsia="Aptos" w:hAnsi="Times New Roman" w:cs="Times New Roman"/>
          <w:sz w:val="24"/>
          <w:szCs w:val="24"/>
        </w:rPr>
        <w:t>Novo g</w:t>
      </w:r>
      <w:r w:rsidR="000A759F" w:rsidRPr="00A3036C">
        <w:rPr>
          <w:rFonts w:ascii="Times New Roman" w:eastAsia="Aptos" w:hAnsi="Times New Roman" w:cs="Times New Roman"/>
          <w:sz w:val="24"/>
          <w:szCs w:val="24"/>
        </w:rPr>
        <w:t xml:space="preserve">rupo terrorista denominado </w:t>
      </w:r>
      <w:r w:rsidR="00943CCF" w:rsidRPr="00A3036C">
        <w:rPr>
          <w:rFonts w:ascii="Times New Roman" w:eastAsia="Aptos" w:hAnsi="Times New Roman" w:cs="Times New Roman"/>
          <w:sz w:val="24"/>
          <w:szCs w:val="24"/>
        </w:rPr>
        <w:t>LM</w:t>
      </w:r>
      <w:r w:rsidR="00752F07" w:rsidRPr="00A3036C">
        <w:rPr>
          <w:rFonts w:ascii="Times New Roman" w:eastAsia="Aptos" w:hAnsi="Times New Roman" w:cs="Times New Roman"/>
          <w:sz w:val="24"/>
          <w:szCs w:val="24"/>
        </w:rPr>
        <w:t>M — Liberdade e Morte de Monopólios</w:t>
      </w:r>
      <w:r w:rsidR="001C44D8" w:rsidRPr="00A3036C">
        <w:rPr>
          <w:rFonts w:ascii="Times New Roman" w:eastAsia="Aptos" w:hAnsi="Times New Roman" w:cs="Times New Roman"/>
          <w:sz w:val="24"/>
          <w:szCs w:val="24"/>
        </w:rPr>
        <w:t xml:space="preserve"> assume os atentados</w:t>
      </w:r>
      <w:r w:rsidR="002D174B" w:rsidRPr="00A3036C">
        <w:rPr>
          <w:rFonts w:ascii="Times New Roman" w:eastAsia="Aptos" w:hAnsi="Times New Roman" w:cs="Times New Roman"/>
          <w:sz w:val="24"/>
          <w:szCs w:val="24"/>
        </w:rPr>
        <w:t>, prometendo novas ações contra</w:t>
      </w:r>
      <w:r w:rsidR="00D27275" w:rsidRPr="00A3036C">
        <w:rPr>
          <w:rFonts w:ascii="Times New Roman" w:eastAsia="Aptos" w:hAnsi="Times New Roman" w:cs="Times New Roman"/>
          <w:sz w:val="24"/>
          <w:szCs w:val="24"/>
        </w:rPr>
        <w:t xml:space="preserve"> os controladores da economia do orbe.</w:t>
      </w:r>
      <w:r w:rsidR="00920E89" w:rsidRPr="00A3036C">
        <w:rPr>
          <w:rFonts w:ascii="Times New Roman" w:eastAsia="Aptos" w:hAnsi="Times New Roman" w:cs="Times New Roman"/>
          <w:sz w:val="24"/>
          <w:szCs w:val="24"/>
        </w:rPr>
        <w:t xml:space="preserve"> </w:t>
      </w:r>
      <w:r w:rsidR="008B7955" w:rsidRPr="00A3036C">
        <w:rPr>
          <w:rFonts w:ascii="Times New Roman" w:eastAsia="Aptos" w:hAnsi="Times New Roman" w:cs="Times New Roman"/>
          <w:sz w:val="24"/>
          <w:szCs w:val="24"/>
        </w:rPr>
        <w:t>L</w:t>
      </w:r>
      <w:r w:rsidR="00320904" w:rsidRPr="00A3036C">
        <w:rPr>
          <w:rFonts w:ascii="Times New Roman" w:eastAsia="Aptos" w:hAnsi="Times New Roman" w:cs="Times New Roman"/>
          <w:sz w:val="24"/>
          <w:szCs w:val="24"/>
        </w:rPr>
        <w:t xml:space="preserve">ogística </w:t>
      </w:r>
      <w:r w:rsidR="008B7955" w:rsidRPr="00A3036C">
        <w:rPr>
          <w:rFonts w:ascii="Times New Roman" w:eastAsia="Aptos" w:hAnsi="Times New Roman" w:cs="Times New Roman"/>
          <w:sz w:val="24"/>
          <w:szCs w:val="24"/>
        </w:rPr>
        <w:t>perfeita permite</w:t>
      </w:r>
      <w:r w:rsidR="00320904" w:rsidRPr="00A3036C">
        <w:rPr>
          <w:rFonts w:ascii="Times New Roman" w:eastAsia="Aptos" w:hAnsi="Times New Roman" w:cs="Times New Roman"/>
          <w:sz w:val="24"/>
          <w:szCs w:val="24"/>
        </w:rPr>
        <w:t xml:space="preserve"> o sucesso</w:t>
      </w:r>
      <w:r w:rsidR="0057240E" w:rsidRPr="00A3036C">
        <w:rPr>
          <w:rFonts w:ascii="Times New Roman" w:eastAsia="Aptos" w:hAnsi="Times New Roman" w:cs="Times New Roman"/>
          <w:sz w:val="24"/>
          <w:szCs w:val="24"/>
        </w:rPr>
        <w:t xml:space="preserve"> da operação assassina.</w:t>
      </w:r>
      <w:r w:rsidR="00631A85" w:rsidRPr="00A3036C">
        <w:rPr>
          <w:rFonts w:ascii="Times New Roman" w:eastAsia="Aptos" w:hAnsi="Times New Roman" w:cs="Times New Roman"/>
          <w:sz w:val="24"/>
          <w:szCs w:val="24"/>
        </w:rPr>
        <w:t xml:space="preserve"> </w:t>
      </w:r>
      <w:r w:rsidR="006450EB" w:rsidRPr="00A3036C">
        <w:rPr>
          <w:rFonts w:ascii="Times New Roman" w:eastAsia="Aptos" w:hAnsi="Times New Roman" w:cs="Times New Roman"/>
          <w:sz w:val="24"/>
          <w:szCs w:val="24"/>
        </w:rPr>
        <w:t>P</w:t>
      </w:r>
      <w:r w:rsidR="00631A85" w:rsidRPr="00A3036C">
        <w:rPr>
          <w:rFonts w:ascii="Times New Roman" w:eastAsia="Aptos" w:hAnsi="Times New Roman" w:cs="Times New Roman"/>
          <w:sz w:val="24"/>
          <w:szCs w:val="24"/>
        </w:rPr>
        <w:t>lano</w:t>
      </w:r>
      <w:r w:rsidR="006450EB" w:rsidRPr="00A3036C">
        <w:rPr>
          <w:rFonts w:ascii="Times New Roman" w:eastAsia="Aptos" w:hAnsi="Times New Roman" w:cs="Times New Roman"/>
          <w:sz w:val="24"/>
          <w:szCs w:val="24"/>
        </w:rPr>
        <w:t xml:space="preserve"> permite a evasão com segurança dos assassinos que abandonam os rifles</w:t>
      </w:r>
      <w:r w:rsidR="002C2BE5" w:rsidRPr="00A3036C">
        <w:rPr>
          <w:rFonts w:ascii="Times New Roman" w:eastAsia="Aptos" w:hAnsi="Times New Roman" w:cs="Times New Roman"/>
          <w:sz w:val="24"/>
          <w:szCs w:val="24"/>
        </w:rPr>
        <w:t xml:space="preserve"> sem procedência no local de onde atiraram a</w:t>
      </w:r>
      <w:r w:rsidR="00862C3E" w:rsidRPr="00A3036C">
        <w:rPr>
          <w:rFonts w:ascii="Times New Roman" w:eastAsia="Aptos" w:hAnsi="Times New Roman" w:cs="Times New Roman"/>
          <w:sz w:val="24"/>
          <w:szCs w:val="24"/>
        </w:rPr>
        <w:t xml:space="preserve"> </w:t>
      </w:r>
      <w:r w:rsidR="00D9782E" w:rsidRPr="00A3036C">
        <w:rPr>
          <w:rFonts w:ascii="Times New Roman" w:eastAsia="Aptos" w:hAnsi="Times New Roman" w:cs="Times New Roman"/>
          <w:sz w:val="24"/>
          <w:szCs w:val="24"/>
        </w:rPr>
        <w:t>três</w:t>
      </w:r>
      <w:r w:rsidR="002C2BE5" w:rsidRPr="00A3036C">
        <w:rPr>
          <w:rFonts w:ascii="Times New Roman" w:eastAsia="Aptos" w:hAnsi="Times New Roman" w:cs="Times New Roman"/>
          <w:sz w:val="24"/>
          <w:szCs w:val="24"/>
        </w:rPr>
        <w:t xml:space="preserve"> quilômetros de distância</w:t>
      </w:r>
      <w:r w:rsidR="004914BA" w:rsidRPr="00A3036C">
        <w:rPr>
          <w:rFonts w:ascii="Times New Roman" w:eastAsia="Aptos" w:hAnsi="Times New Roman" w:cs="Times New Roman"/>
          <w:sz w:val="24"/>
          <w:szCs w:val="24"/>
        </w:rPr>
        <w:t>,</w:t>
      </w:r>
      <w:r w:rsidR="008A2701" w:rsidRPr="00A3036C">
        <w:rPr>
          <w:rFonts w:ascii="Times New Roman" w:eastAsia="Aptos" w:hAnsi="Times New Roman" w:cs="Times New Roman"/>
          <w:sz w:val="24"/>
          <w:szCs w:val="24"/>
        </w:rPr>
        <w:t xml:space="preserve"> causa</w:t>
      </w:r>
      <w:r w:rsidR="004914BA" w:rsidRPr="00A3036C">
        <w:rPr>
          <w:rFonts w:ascii="Times New Roman" w:eastAsia="Aptos" w:hAnsi="Times New Roman" w:cs="Times New Roman"/>
          <w:sz w:val="24"/>
          <w:szCs w:val="24"/>
        </w:rPr>
        <w:t>ndo</w:t>
      </w:r>
      <w:r w:rsidR="008A2701" w:rsidRPr="00A3036C">
        <w:rPr>
          <w:rFonts w:ascii="Times New Roman" w:eastAsia="Aptos" w:hAnsi="Times New Roman" w:cs="Times New Roman"/>
          <w:sz w:val="24"/>
          <w:szCs w:val="24"/>
        </w:rPr>
        <w:t xml:space="preserve"> </w:t>
      </w:r>
      <w:r w:rsidR="008A2701" w:rsidRPr="00A3036C">
        <w:rPr>
          <w:rFonts w:ascii="Times New Roman" w:eastAsia="Aptos" w:hAnsi="Times New Roman" w:cs="Times New Roman"/>
          <w:sz w:val="24"/>
          <w:szCs w:val="24"/>
        </w:rPr>
        <w:lastRenderedPageBreak/>
        <w:t>caos e desespero nest</w:t>
      </w:r>
      <w:r w:rsidR="004D33E5" w:rsidRPr="00A3036C">
        <w:rPr>
          <w:rFonts w:ascii="Times New Roman" w:eastAsia="Aptos" w:hAnsi="Times New Roman" w:cs="Times New Roman"/>
          <w:sz w:val="24"/>
          <w:szCs w:val="24"/>
        </w:rPr>
        <w:t>e evento público.</w:t>
      </w:r>
      <w:r w:rsidR="004914BA" w:rsidRPr="00A3036C">
        <w:rPr>
          <w:rFonts w:ascii="Times New Roman" w:eastAsia="Aptos" w:hAnsi="Times New Roman" w:cs="Times New Roman"/>
          <w:sz w:val="24"/>
          <w:szCs w:val="24"/>
        </w:rPr>
        <w:t xml:space="preserve"> Segurança protege Nefertari Mandela e a retira do local com segurança para </w:t>
      </w:r>
      <w:r w:rsidR="009E587D" w:rsidRPr="00A3036C">
        <w:rPr>
          <w:rFonts w:ascii="Times New Roman" w:eastAsia="Aptos" w:hAnsi="Times New Roman" w:cs="Times New Roman"/>
          <w:sz w:val="24"/>
          <w:szCs w:val="24"/>
        </w:rPr>
        <w:t>ser conduzida a um hospital, mesmo com um ferimento superficial.</w:t>
      </w:r>
      <w:r w:rsidR="00934357" w:rsidRPr="00A3036C">
        <w:rPr>
          <w:rFonts w:ascii="Times New Roman" w:eastAsia="Aptos" w:hAnsi="Times New Roman" w:cs="Times New Roman"/>
          <w:sz w:val="24"/>
          <w:szCs w:val="24"/>
        </w:rPr>
        <w:t xml:space="preserve"> </w:t>
      </w:r>
      <w:r w:rsidR="007729F6" w:rsidRPr="00A3036C">
        <w:rPr>
          <w:rFonts w:ascii="Times New Roman" w:eastAsia="Aptos" w:hAnsi="Times New Roman" w:cs="Times New Roman"/>
          <w:sz w:val="24"/>
          <w:szCs w:val="24"/>
        </w:rPr>
        <w:t xml:space="preserve">Polícia isola o local e entorno do crime numa extensão de cinco quilômetros de distância, tendo sido detectado armas de longo alcance com disparos precisos dos, julgados, atiradores de elite pela perícia e profissionais da segurança pública. </w:t>
      </w:r>
      <w:r w:rsidR="00E670F3" w:rsidRPr="00A3036C">
        <w:rPr>
          <w:rFonts w:ascii="Times New Roman" w:eastAsia="Aptos" w:hAnsi="Times New Roman" w:cs="Times New Roman"/>
          <w:sz w:val="24"/>
          <w:szCs w:val="24"/>
        </w:rPr>
        <w:t xml:space="preserve">Tom, Liz, Gabriel e Carol </w:t>
      </w:r>
      <w:r w:rsidR="00CF305F" w:rsidRPr="00A3036C">
        <w:rPr>
          <w:rFonts w:ascii="Times New Roman" w:eastAsia="Aptos" w:hAnsi="Times New Roman" w:cs="Times New Roman"/>
          <w:sz w:val="24"/>
          <w:szCs w:val="24"/>
        </w:rPr>
        <w:t>também são protegidos pela segurança</w:t>
      </w:r>
      <w:r w:rsidR="00F937E8" w:rsidRPr="00A3036C">
        <w:rPr>
          <w:rFonts w:ascii="Times New Roman" w:eastAsia="Aptos" w:hAnsi="Times New Roman" w:cs="Times New Roman"/>
          <w:sz w:val="24"/>
          <w:szCs w:val="24"/>
        </w:rPr>
        <w:t xml:space="preserve"> e são levados para a sede do governo continental </w:t>
      </w:r>
      <w:r w:rsidR="0004262F" w:rsidRPr="00A3036C">
        <w:rPr>
          <w:rFonts w:ascii="Times New Roman" w:eastAsia="Aptos" w:hAnsi="Times New Roman" w:cs="Times New Roman"/>
          <w:sz w:val="24"/>
          <w:szCs w:val="24"/>
        </w:rPr>
        <w:t>e</w:t>
      </w:r>
      <w:r w:rsidR="00767084" w:rsidRPr="00A3036C">
        <w:rPr>
          <w:rFonts w:ascii="Times New Roman" w:eastAsia="Aptos" w:hAnsi="Times New Roman" w:cs="Times New Roman"/>
          <w:sz w:val="24"/>
          <w:szCs w:val="24"/>
        </w:rPr>
        <w:t xml:space="preserve">m Pretória. </w:t>
      </w:r>
      <w:r w:rsidR="0089309A" w:rsidRPr="00A3036C">
        <w:rPr>
          <w:rFonts w:ascii="Times New Roman" w:eastAsia="Aptos" w:hAnsi="Times New Roman" w:cs="Times New Roman"/>
          <w:sz w:val="24"/>
          <w:szCs w:val="24"/>
        </w:rPr>
        <w:t>Devastados com a perda dos</w:t>
      </w:r>
      <w:r w:rsidR="002F7520" w:rsidRPr="00A3036C">
        <w:rPr>
          <w:rFonts w:ascii="Times New Roman" w:eastAsia="Aptos" w:hAnsi="Times New Roman" w:cs="Times New Roman"/>
          <w:sz w:val="24"/>
          <w:szCs w:val="24"/>
        </w:rPr>
        <w:t xml:space="preserve"> reconhecidos como matriarca e patriarca de Harrison, Taylor e Agregados.</w:t>
      </w:r>
      <w:r w:rsidR="00761527" w:rsidRPr="00A3036C">
        <w:rPr>
          <w:rFonts w:ascii="Times New Roman" w:eastAsia="Aptos" w:hAnsi="Times New Roman" w:cs="Times New Roman"/>
          <w:sz w:val="24"/>
          <w:szCs w:val="24"/>
        </w:rPr>
        <w:t xml:space="preserve"> Especulam </w:t>
      </w:r>
      <w:r w:rsidR="00E50300" w:rsidRPr="00A3036C">
        <w:rPr>
          <w:rFonts w:ascii="Times New Roman" w:eastAsia="Aptos" w:hAnsi="Times New Roman" w:cs="Times New Roman"/>
          <w:sz w:val="24"/>
          <w:szCs w:val="24"/>
        </w:rPr>
        <w:t>a motivação dos assassinatos consumados de seus querido</w:t>
      </w:r>
      <w:r w:rsidR="00E40444" w:rsidRPr="00A3036C">
        <w:rPr>
          <w:rFonts w:ascii="Times New Roman" w:eastAsia="Aptos" w:hAnsi="Times New Roman" w:cs="Times New Roman"/>
          <w:sz w:val="24"/>
          <w:szCs w:val="24"/>
        </w:rPr>
        <w:t>s, preocupados com o novo grupo terrorista, LMM —</w:t>
      </w:r>
      <w:r w:rsidR="00F660F1" w:rsidRPr="00A3036C">
        <w:rPr>
          <w:rFonts w:ascii="Times New Roman" w:eastAsia="Aptos" w:hAnsi="Times New Roman" w:cs="Times New Roman"/>
          <w:sz w:val="24"/>
          <w:szCs w:val="24"/>
        </w:rPr>
        <w:t>Liberdade e Morte de Monopólios, entendendo</w:t>
      </w:r>
      <w:r w:rsidR="00E91DE4" w:rsidRPr="00A3036C">
        <w:rPr>
          <w:rFonts w:ascii="Times New Roman" w:eastAsia="Aptos" w:hAnsi="Times New Roman" w:cs="Times New Roman"/>
          <w:sz w:val="24"/>
          <w:szCs w:val="24"/>
        </w:rPr>
        <w:t xml:space="preserve"> esta barbárie como um recado a</w:t>
      </w:r>
      <w:r w:rsidR="002C2DB5" w:rsidRPr="00A3036C">
        <w:rPr>
          <w:rFonts w:ascii="Times New Roman" w:eastAsia="Aptos" w:hAnsi="Times New Roman" w:cs="Times New Roman"/>
          <w:sz w:val="24"/>
          <w:szCs w:val="24"/>
        </w:rPr>
        <w:t>os Guerreiros</w:t>
      </w:r>
      <w:r w:rsidR="00E91DE4" w:rsidRPr="00A3036C">
        <w:rPr>
          <w:rFonts w:ascii="Times New Roman" w:eastAsia="Aptos" w:hAnsi="Times New Roman" w:cs="Times New Roman"/>
          <w:sz w:val="24"/>
          <w:szCs w:val="24"/>
        </w:rPr>
        <w:t xml:space="preserve"> Dimensiona</w:t>
      </w:r>
      <w:r w:rsidR="002C2DB5" w:rsidRPr="00A3036C">
        <w:rPr>
          <w:rFonts w:ascii="Times New Roman" w:eastAsia="Aptos" w:hAnsi="Times New Roman" w:cs="Times New Roman"/>
          <w:sz w:val="24"/>
          <w:szCs w:val="24"/>
        </w:rPr>
        <w:t>is</w:t>
      </w:r>
      <w:r w:rsidR="00E91DE4" w:rsidRPr="00A3036C">
        <w:rPr>
          <w:rFonts w:ascii="Times New Roman" w:eastAsia="Aptos" w:hAnsi="Times New Roman" w:cs="Times New Roman"/>
          <w:sz w:val="24"/>
          <w:szCs w:val="24"/>
        </w:rPr>
        <w:t xml:space="preserve">. </w:t>
      </w:r>
      <w:r w:rsidR="000968FD" w:rsidRPr="00A3036C">
        <w:rPr>
          <w:rFonts w:ascii="Times New Roman" w:eastAsia="Aptos" w:hAnsi="Times New Roman" w:cs="Times New Roman"/>
          <w:sz w:val="24"/>
          <w:szCs w:val="24"/>
        </w:rPr>
        <w:t>Entretando, conectados, a energia d</w:t>
      </w:r>
      <w:r w:rsidR="00096893" w:rsidRPr="00A3036C">
        <w:rPr>
          <w:rFonts w:ascii="Times New Roman" w:eastAsia="Aptos" w:hAnsi="Times New Roman" w:cs="Times New Roman"/>
          <w:sz w:val="24"/>
          <w:szCs w:val="24"/>
        </w:rPr>
        <w:t xml:space="preserve">o casal </w:t>
      </w:r>
      <w:r w:rsidR="00784014" w:rsidRPr="00A3036C">
        <w:rPr>
          <w:rFonts w:ascii="Times New Roman" w:eastAsia="Aptos" w:hAnsi="Times New Roman" w:cs="Times New Roman"/>
          <w:sz w:val="24"/>
          <w:szCs w:val="24"/>
        </w:rPr>
        <w:t>criador</w:t>
      </w:r>
      <w:r w:rsidR="00096893" w:rsidRPr="00A3036C">
        <w:rPr>
          <w:rFonts w:ascii="Times New Roman" w:eastAsia="Aptos" w:hAnsi="Times New Roman" w:cs="Times New Roman"/>
          <w:sz w:val="24"/>
          <w:szCs w:val="24"/>
        </w:rPr>
        <w:t>, representante do SEU —</w:t>
      </w:r>
      <w:r w:rsidR="00CB3AA6" w:rsidRPr="00A3036C">
        <w:rPr>
          <w:rFonts w:ascii="Times New Roman" w:eastAsia="Aptos" w:hAnsi="Times New Roman" w:cs="Times New Roman"/>
          <w:sz w:val="24"/>
          <w:szCs w:val="24"/>
        </w:rPr>
        <w:t xml:space="preserve"> </w:t>
      </w:r>
      <w:r w:rsidR="00096893" w:rsidRPr="00A3036C">
        <w:rPr>
          <w:rFonts w:ascii="Times New Roman" w:eastAsia="Aptos" w:hAnsi="Times New Roman" w:cs="Times New Roman"/>
          <w:sz w:val="24"/>
          <w:szCs w:val="24"/>
        </w:rPr>
        <w:t>Soberana Energia Universal,</w:t>
      </w:r>
      <w:r w:rsidR="00420DCE" w:rsidRPr="00A3036C">
        <w:rPr>
          <w:rFonts w:ascii="Times New Roman" w:eastAsia="Aptos" w:hAnsi="Times New Roman" w:cs="Times New Roman"/>
          <w:sz w:val="24"/>
          <w:szCs w:val="24"/>
        </w:rPr>
        <w:t xml:space="preserve"> </w:t>
      </w:r>
      <w:r w:rsidR="00CB3AA6" w:rsidRPr="00A3036C">
        <w:rPr>
          <w:rFonts w:ascii="Times New Roman" w:eastAsia="Aptos" w:hAnsi="Times New Roman" w:cs="Times New Roman"/>
          <w:sz w:val="24"/>
          <w:szCs w:val="24"/>
        </w:rPr>
        <w:t>são pacificados</w:t>
      </w:r>
      <w:r w:rsidR="00677EDA" w:rsidRPr="00A3036C">
        <w:rPr>
          <w:rFonts w:ascii="Times New Roman" w:eastAsia="Aptos" w:hAnsi="Times New Roman" w:cs="Times New Roman"/>
          <w:sz w:val="24"/>
          <w:szCs w:val="24"/>
        </w:rPr>
        <w:t xml:space="preserve"> com a notícia da transmutação de Taiguara e Anna Márcia, </w:t>
      </w:r>
      <w:r w:rsidR="009B5318" w:rsidRPr="00A3036C">
        <w:rPr>
          <w:rFonts w:ascii="Times New Roman" w:eastAsia="Aptos" w:hAnsi="Times New Roman" w:cs="Times New Roman"/>
          <w:sz w:val="24"/>
          <w:szCs w:val="24"/>
        </w:rPr>
        <w:t>segundos antes de serem atingidos pelos projéteis</w:t>
      </w:r>
      <w:r w:rsidR="00784014" w:rsidRPr="00A3036C">
        <w:rPr>
          <w:rFonts w:ascii="Times New Roman" w:eastAsia="Aptos" w:hAnsi="Times New Roman" w:cs="Times New Roman"/>
          <w:sz w:val="24"/>
          <w:szCs w:val="24"/>
        </w:rPr>
        <w:t>,</w:t>
      </w:r>
      <w:r w:rsidR="009B5318" w:rsidRPr="00A3036C">
        <w:rPr>
          <w:rFonts w:ascii="Times New Roman" w:eastAsia="Aptos" w:hAnsi="Times New Roman" w:cs="Times New Roman"/>
          <w:sz w:val="24"/>
          <w:szCs w:val="24"/>
        </w:rPr>
        <w:t xml:space="preserve"> ao </w:t>
      </w:r>
      <w:r w:rsidR="009B5318" w:rsidRPr="00A3036C">
        <w:rPr>
          <w:rFonts w:ascii="Times New Roman" w:eastAsia="Aptos" w:hAnsi="Times New Roman" w:cs="Times New Roman"/>
          <w:i/>
          <w:iCs/>
          <w:sz w:val="24"/>
          <w:szCs w:val="24"/>
        </w:rPr>
        <w:t>quinto plano terráqueo</w:t>
      </w:r>
      <w:r w:rsidR="009B5318" w:rsidRPr="00A3036C">
        <w:rPr>
          <w:rFonts w:ascii="Times New Roman" w:eastAsia="Aptos" w:hAnsi="Times New Roman" w:cs="Times New Roman"/>
          <w:sz w:val="24"/>
          <w:szCs w:val="24"/>
        </w:rPr>
        <w:t>.</w:t>
      </w:r>
      <w:r w:rsidR="007A12E2" w:rsidRPr="00A3036C">
        <w:rPr>
          <w:rFonts w:ascii="Times New Roman" w:eastAsia="Aptos" w:hAnsi="Times New Roman" w:cs="Times New Roman"/>
          <w:sz w:val="24"/>
          <w:szCs w:val="24"/>
        </w:rPr>
        <w:t xml:space="preserve"> Resignados </w:t>
      </w:r>
      <w:r w:rsidR="004E5E95" w:rsidRPr="00A3036C">
        <w:rPr>
          <w:rFonts w:ascii="Times New Roman" w:eastAsia="Aptos" w:hAnsi="Times New Roman" w:cs="Times New Roman"/>
          <w:sz w:val="24"/>
          <w:szCs w:val="24"/>
        </w:rPr>
        <w:t>na felicidade, tranquiliza</w:t>
      </w:r>
      <w:r w:rsidR="00784014" w:rsidRPr="00A3036C">
        <w:rPr>
          <w:rFonts w:ascii="Times New Roman" w:eastAsia="Aptos" w:hAnsi="Times New Roman" w:cs="Times New Roman"/>
          <w:sz w:val="24"/>
          <w:szCs w:val="24"/>
        </w:rPr>
        <w:t>m</w:t>
      </w:r>
      <w:r w:rsidR="007729F6" w:rsidRPr="00A3036C">
        <w:rPr>
          <w:rFonts w:ascii="Times New Roman" w:eastAsia="Aptos" w:hAnsi="Times New Roman" w:cs="Times New Roman"/>
          <w:sz w:val="24"/>
          <w:szCs w:val="24"/>
        </w:rPr>
        <w:t xml:space="preserve"> por videochamada </w:t>
      </w:r>
      <w:r w:rsidR="004E5E95" w:rsidRPr="00A3036C">
        <w:rPr>
          <w:rFonts w:ascii="Times New Roman" w:eastAsia="Aptos" w:hAnsi="Times New Roman" w:cs="Times New Roman"/>
          <w:sz w:val="24"/>
          <w:szCs w:val="24"/>
        </w:rPr>
        <w:t>os demais integrantes de Harrison, Taylor e Agregados e da Resistência Dimensional.</w:t>
      </w:r>
    </w:p>
    <w:p w14:paraId="0E02A34A" w14:textId="7BA530FE" w:rsidR="00784014" w:rsidRPr="00A3036C" w:rsidRDefault="007729F6" w:rsidP="00EA243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Nefertari Mandela chega do hospital com um pequeno curativo no seu braço esquerdo para encontrar os Guerreiros Dimensionais na sede governamental</w:t>
      </w:r>
      <w:r w:rsidR="00302EF7" w:rsidRPr="00A3036C">
        <w:rPr>
          <w:rFonts w:ascii="Times New Roman" w:eastAsia="Aptos" w:hAnsi="Times New Roman" w:cs="Times New Roman"/>
          <w:sz w:val="24"/>
          <w:szCs w:val="24"/>
        </w:rPr>
        <w:t>.</w:t>
      </w:r>
      <w:r w:rsidR="00E75CC8" w:rsidRPr="00A3036C">
        <w:rPr>
          <w:rFonts w:ascii="Times New Roman" w:eastAsia="Aptos" w:hAnsi="Times New Roman" w:cs="Times New Roman"/>
          <w:sz w:val="24"/>
          <w:szCs w:val="24"/>
        </w:rPr>
        <w:t xml:space="preserve"> </w:t>
      </w:r>
      <w:r w:rsidR="00302EF7" w:rsidRPr="00A3036C">
        <w:rPr>
          <w:rFonts w:ascii="Times New Roman" w:eastAsia="Aptos" w:hAnsi="Times New Roman" w:cs="Times New Roman"/>
          <w:sz w:val="24"/>
          <w:szCs w:val="24"/>
        </w:rPr>
        <w:t xml:space="preserve">Anfitriã </w:t>
      </w:r>
      <w:r w:rsidR="00E75CC8" w:rsidRPr="00A3036C">
        <w:rPr>
          <w:rFonts w:ascii="Times New Roman" w:eastAsia="Aptos" w:hAnsi="Times New Roman" w:cs="Times New Roman"/>
          <w:sz w:val="24"/>
          <w:szCs w:val="24"/>
        </w:rPr>
        <w:t>conduz</w:t>
      </w:r>
      <w:r w:rsidR="00302EF7" w:rsidRPr="00A3036C">
        <w:rPr>
          <w:rFonts w:ascii="Times New Roman" w:eastAsia="Aptos" w:hAnsi="Times New Roman" w:cs="Times New Roman"/>
          <w:sz w:val="24"/>
          <w:szCs w:val="24"/>
        </w:rPr>
        <w:t xml:space="preserve"> os visitantes</w:t>
      </w:r>
      <w:r w:rsidR="00E75CC8" w:rsidRPr="00A3036C">
        <w:rPr>
          <w:rFonts w:ascii="Times New Roman" w:eastAsia="Aptos" w:hAnsi="Times New Roman" w:cs="Times New Roman"/>
          <w:sz w:val="24"/>
          <w:szCs w:val="24"/>
        </w:rPr>
        <w:t xml:space="preserve"> pela subterraneidade a invisibilidade da casa secreta</w:t>
      </w:r>
      <w:r w:rsidR="00302EF7" w:rsidRPr="00A3036C">
        <w:rPr>
          <w:rFonts w:ascii="Times New Roman" w:eastAsia="Aptos" w:hAnsi="Times New Roman" w:cs="Times New Roman"/>
          <w:sz w:val="24"/>
          <w:szCs w:val="24"/>
        </w:rPr>
        <w:t xml:space="preserve"> e</w:t>
      </w:r>
      <w:r w:rsidR="00E75CC8" w:rsidRPr="00A3036C">
        <w:rPr>
          <w:rFonts w:ascii="Times New Roman" w:eastAsia="Aptos" w:hAnsi="Times New Roman" w:cs="Times New Roman"/>
          <w:sz w:val="24"/>
          <w:szCs w:val="24"/>
        </w:rPr>
        <w:t>ncoberta 270º por vegetação nativa</w:t>
      </w:r>
      <w:r w:rsidR="00302EF7" w:rsidRPr="00A3036C">
        <w:rPr>
          <w:rFonts w:ascii="Times New Roman" w:eastAsia="Aptos" w:hAnsi="Times New Roman" w:cs="Times New Roman"/>
          <w:sz w:val="24"/>
          <w:szCs w:val="24"/>
        </w:rPr>
        <w:t>.</w:t>
      </w:r>
      <w:r w:rsidR="00E75CC8" w:rsidRPr="00A3036C">
        <w:rPr>
          <w:rFonts w:ascii="Times New Roman" w:eastAsia="Aptos" w:hAnsi="Times New Roman" w:cs="Times New Roman"/>
          <w:sz w:val="24"/>
          <w:szCs w:val="24"/>
        </w:rPr>
        <w:t xml:space="preserve"> </w:t>
      </w:r>
      <w:r w:rsidR="00302EF7" w:rsidRPr="00A3036C">
        <w:rPr>
          <w:rFonts w:ascii="Times New Roman" w:eastAsia="Aptos" w:hAnsi="Times New Roman" w:cs="Times New Roman"/>
          <w:sz w:val="24"/>
          <w:szCs w:val="24"/>
        </w:rPr>
        <w:t>Tendo ainda</w:t>
      </w:r>
      <w:r w:rsidR="00E75CC8" w:rsidRPr="00A3036C">
        <w:rPr>
          <w:rFonts w:ascii="Times New Roman" w:eastAsia="Aptos" w:hAnsi="Times New Roman" w:cs="Times New Roman"/>
          <w:sz w:val="24"/>
          <w:szCs w:val="24"/>
        </w:rPr>
        <w:t xml:space="preserve"> 90º de vista</w:t>
      </w:r>
      <w:r w:rsidR="00302EF7" w:rsidRPr="00A3036C">
        <w:rPr>
          <w:rFonts w:ascii="Times New Roman" w:eastAsia="Aptos" w:hAnsi="Times New Roman" w:cs="Times New Roman"/>
          <w:sz w:val="24"/>
          <w:szCs w:val="24"/>
        </w:rPr>
        <w:t xml:space="preserve"> pela parede vitrificada</w:t>
      </w:r>
      <w:r w:rsidR="00E75CC8" w:rsidRPr="00A3036C">
        <w:rPr>
          <w:rFonts w:ascii="Times New Roman" w:eastAsia="Aptos" w:hAnsi="Times New Roman" w:cs="Times New Roman"/>
          <w:sz w:val="24"/>
          <w:szCs w:val="24"/>
        </w:rPr>
        <w:t xml:space="preserve"> </w:t>
      </w:r>
      <w:r w:rsidR="00302EF7" w:rsidRPr="00A3036C">
        <w:rPr>
          <w:rFonts w:ascii="Times New Roman" w:eastAsia="Aptos" w:hAnsi="Times New Roman" w:cs="Times New Roman"/>
          <w:sz w:val="24"/>
          <w:szCs w:val="24"/>
        </w:rPr>
        <w:t>par</w:t>
      </w:r>
      <w:r w:rsidR="00E75CC8" w:rsidRPr="00A3036C">
        <w:rPr>
          <w:rFonts w:ascii="Times New Roman" w:eastAsia="Aptos" w:hAnsi="Times New Roman" w:cs="Times New Roman"/>
          <w:sz w:val="24"/>
          <w:szCs w:val="24"/>
        </w:rPr>
        <w:t>a montanha e mar</w:t>
      </w:r>
      <w:r w:rsidR="00302EF7" w:rsidRPr="00A3036C">
        <w:rPr>
          <w:rFonts w:ascii="Times New Roman" w:eastAsia="Aptos" w:hAnsi="Times New Roman" w:cs="Times New Roman"/>
          <w:sz w:val="24"/>
          <w:szCs w:val="24"/>
        </w:rPr>
        <w:t>,</w:t>
      </w:r>
      <w:r w:rsidR="00E75CC8" w:rsidRPr="00A3036C">
        <w:rPr>
          <w:rFonts w:ascii="Times New Roman" w:eastAsia="Aptos" w:hAnsi="Times New Roman" w:cs="Times New Roman"/>
          <w:sz w:val="24"/>
          <w:szCs w:val="24"/>
        </w:rPr>
        <w:t xml:space="preserve"> protegida por flora diversificada e colorida, invisível a transeuntes da estrada da orla, além  de  aeronaves, asas deltas, balões, helicópteros, </w:t>
      </w:r>
      <w:r w:rsidR="00AC10A9" w:rsidRPr="00A3036C">
        <w:rPr>
          <w:rFonts w:ascii="Times New Roman" w:eastAsia="Aptos" w:hAnsi="Times New Roman" w:cs="Times New Roman"/>
          <w:sz w:val="24"/>
          <w:szCs w:val="24"/>
        </w:rPr>
        <w:t>ultraleves etc.</w:t>
      </w:r>
      <w:r w:rsidR="00302EF7" w:rsidRPr="00A3036C">
        <w:rPr>
          <w:rFonts w:ascii="Times New Roman" w:eastAsia="Aptos" w:hAnsi="Times New Roman" w:cs="Times New Roman"/>
          <w:sz w:val="24"/>
          <w:szCs w:val="24"/>
        </w:rPr>
        <w:t xml:space="preserve"> Sistema de segurança inviolável com bloqueio de sinais de satélites e câmeras que </w:t>
      </w:r>
      <w:r w:rsidR="00302EF7" w:rsidRPr="00A3036C">
        <w:rPr>
          <w:rFonts w:ascii="Times New Roman" w:eastAsia="Aptos" w:hAnsi="Times New Roman" w:cs="Times New Roman"/>
          <w:sz w:val="24"/>
          <w:szCs w:val="24"/>
        </w:rPr>
        <w:lastRenderedPageBreak/>
        <w:t>transmitem imagens do entorno da habitação para a central de monitoramento durante 24 horas. Local onde acontecem decisões encabeçadas pela Chefe de Continente africano e, agora, utilizada como base de os Guerreiros Dimensionais, incluso a própria.</w:t>
      </w:r>
    </w:p>
    <w:p w14:paraId="0F43C2D4" w14:textId="0E7894AD" w:rsidR="007729F6" w:rsidRPr="00A3036C" w:rsidRDefault="00784014" w:rsidP="00EA243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Tom Harrison apoiado pelo </w:t>
      </w:r>
      <w:r w:rsidRPr="00A3036C">
        <w:rPr>
          <w:rFonts w:ascii="Times New Roman" w:eastAsia="Aptos" w:hAnsi="Times New Roman" w:cs="Times New Roman"/>
          <w:b/>
          <w:bCs/>
          <w:sz w:val="24"/>
          <w:szCs w:val="24"/>
        </w:rPr>
        <w:t xml:space="preserve">staff </w:t>
      </w:r>
      <w:r w:rsidRPr="00A3036C">
        <w:rPr>
          <w:rFonts w:ascii="Times New Roman" w:eastAsia="Aptos" w:hAnsi="Times New Roman" w:cs="Times New Roman"/>
          <w:sz w:val="24"/>
          <w:szCs w:val="24"/>
        </w:rPr>
        <w:t>de confiança, convertidos a filosofia do SEU —Soberana Energia Universal, da governante e órgãos competentes, agiliza toda a burocracia de traslado dos corpos de Taiguara e Anna Márcia para o Rio de Janeiro</w:t>
      </w:r>
      <w:r w:rsidR="00671BD5" w:rsidRPr="00A3036C">
        <w:rPr>
          <w:rFonts w:ascii="Times New Roman" w:eastAsia="Aptos" w:hAnsi="Times New Roman" w:cs="Times New Roman"/>
          <w:sz w:val="24"/>
          <w:szCs w:val="24"/>
        </w:rPr>
        <w:t>. P</w:t>
      </w:r>
      <w:r w:rsidRPr="00A3036C">
        <w:rPr>
          <w:rFonts w:ascii="Times New Roman" w:eastAsia="Aptos" w:hAnsi="Times New Roman" w:cs="Times New Roman"/>
          <w:sz w:val="24"/>
          <w:szCs w:val="24"/>
        </w:rPr>
        <w:t>recisamente, destinado</w:t>
      </w:r>
      <w:r w:rsidR="00671BD5" w:rsidRPr="00A3036C">
        <w:rPr>
          <w:rFonts w:ascii="Times New Roman" w:eastAsia="Aptos" w:hAnsi="Times New Roman" w:cs="Times New Roman"/>
          <w:sz w:val="24"/>
          <w:szCs w:val="24"/>
        </w:rPr>
        <w:t>s</w:t>
      </w:r>
      <w:r w:rsidRPr="00A3036C">
        <w:rPr>
          <w:rFonts w:ascii="Times New Roman" w:eastAsia="Aptos" w:hAnsi="Times New Roman" w:cs="Times New Roman"/>
          <w:sz w:val="24"/>
          <w:szCs w:val="24"/>
        </w:rPr>
        <w:t xml:space="preserve"> a mansão de Harrison, Taylor e Agregados para realização de cerimônia na Casa de Repouso n</w:t>
      </w:r>
      <w:r w:rsidR="00671BD5" w:rsidRPr="00A3036C">
        <w:rPr>
          <w:rFonts w:ascii="Times New Roman" w:eastAsia="Aptos" w:hAnsi="Times New Roman" w:cs="Times New Roman"/>
          <w:sz w:val="24"/>
          <w:szCs w:val="24"/>
        </w:rPr>
        <w:t>o</w:t>
      </w:r>
      <w:r w:rsidRPr="00A3036C">
        <w:rPr>
          <w:rFonts w:ascii="Times New Roman" w:eastAsia="Aptos" w:hAnsi="Times New Roman" w:cs="Times New Roman"/>
          <w:sz w:val="24"/>
          <w:szCs w:val="24"/>
        </w:rPr>
        <w:t xml:space="preserve"> jardim suspen</w:t>
      </w:r>
      <w:r w:rsidR="00671BD5" w:rsidRPr="00A3036C">
        <w:rPr>
          <w:rFonts w:ascii="Times New Roman" w:eastAsia="Aptos" w:hAnsi="Times New Roman" w:cs="Times New Roman"/>
          <w:sz w:val="24"/>
          <w:szCs w:val="24"/>
        </w:rPr>
        <w:t>s</w:t>
      </w:r>
      <w:r w:rsidRPr="00A3036C">
        <w:rPr>
          <w:rFonts w:ascii="Times New Roman" w:eastAsia="Aptos" w:hAnsi="Times New Roman" w:cs="Times New Roman"/>
          <w:sz w:val="24"/>
          <w:szCs w:val="24"/>
        </w:rPr>
        <w:t>o</w:t>
      </w:r>
      <w:r w:rsidR="00671BD5" w:rsidRPr="00A3036C">
        <w:rPr>
          <w:rFonts w:ascii="Times New Roman" w:eastAsia="Aptos" w:hAnsi="Times New Roman" w:cs="Times New Roman"/>
          <w:sz w:val="24"/>
          <w:szCs w:val="24"/>
        </w:rPr>
        <w:t xml:space="preserve"> da residência no quadrilátero mais valioso de Ipanema. Providências tomadas para os casais dimensionais acompanharem os amados de volta para casa terrena e, principalmente, para comemorarem a transmutação bem-sucedida de seus corpos e espíritos salutares ao </w:t>
      </w:r>
      <w:r w:rsidR="00671BD5" w:rsidRPr="00A3036C">
        <w:rPr>
          <w:rFonts w:ascii="Times New Roman" w:eastAsia="Aptos" w:hAnsi="Times New Roman" w:cs="Times New Roman"/>
          <w:i/>
          <w:iCs/>
          <w:sz w:val="24"/>
          <w:szCs w:val="24"/>
        </w:rPr>
        <w:t>quinto plano terráqueo</w:t>
      </w:r>
      <w:r w:rsidR="00671BD5" w:rsidRPr="00A3036C">
        <w:rPr>
          <w:rFonts w:ascii="Times New Roman" w:eastAsia="Aptos" w:hAnsi="Times New Roman" w:cs="Times New Roman"/>
          <w:sz w:val="24"/>
          <w:szCs w:val="24"/>
        </w:rPr>
        <w:t>. Ritual dos invólucros</w:t>
      </w:r>
      <w:r w:rsidRPr="00A3036C">
        <w:rPr>
          <w:rFonts w:ascii="Times New Roman" w:eastAsia="Aptos" w:hAnsi="Times New Roman" w:cs="Times New Roman"/>
          <w:sz w:val="24"/>
          <w:szCs w:val="24"/>
        </w:rPr>
        <w:t xml:space="preserve"> </w:t>
      </w:r>
      <w:r w:rsidR="00671BD5" w:rsidRPr="00A3036C">
        <w:rPr>
          <w:rFonts w:ascii="Times New Roman" w:eastAsia="Aptos" w:hAnsi="Times New Roman" w:cs="Times New Roman"/>
          <w:sz w:val="24"/>
          <w:szCs w:val="24"/>
        </w:rPr>
        <w:t xml:space="preserve">baleados, fatalmente, são mera formalidade. Crentes de ser </w:t>
      </w:r>
      <w:r w:rsidR="00671BD5" w:rsidRPr="00A3036C">
        <w:rPr>
          <w:rFonts w:ascii="Times New Roman" w:eastAsia="Aptos" w:hAnsi="Times New Roman" w:cs="Times New Roman"/>
          <w:i/>
          <w:iCs/>
          <w:sz w:val="24"/>
          <w:szCs w:val="24"/>
        </w:rPr>
        <w:t>a morte a única certeza da vida terrena</w:t>
      </w:r>
      <w:r w:rsidR="00671BD5" w:rsidRPr="00A3036C">
        <w:rPr>
          <w:rFonts w:ascii="Times New Roman" w:eastAsia="Aptos" w:hAnsi="Times New Roman" w:cs="Times New Roman"/>
          <w:sz w:val="24"/>
          <w:szCs w:val="24"/>
        </w:rPr>
        <w:t>, Harrison, Taylor e Agregados desde sempre nas suas existências</w:t>
      </w:r>
      <w:r w:rsidR="00D2270B" w:rsidRPr="00A3036C">
        <w:rPr>
          <w:rFonts w:ascii="Times New Roman" w:eastAsia="Aptos" w:hAnsi="Times New Roman" w:cs="Times New Roman"/>
          <w:sz w:val="24"/>
          <w:szCs w:val="24"/>
        </w:rPr>
        <w:t>, a reconhecem como um degrau evolutivo</w:t>
      </w:r>
      <w:r w:rsidR="00671BD5" w:rsidRPr="00A3036C">
        <w:rPr>
          <w:rFonts w:ascii="Times New Roman" w:eastAsia="Aptos" w:hAnsi="Times New Roman" w:cs="Times New Roman"/>
          <w:sz w:val="24"/>
          <w:szCs w:val="24"/>
        </w:rPr>
        <w:t xml:space="preserve"> </w:t>
      </w:r>
      <w:r w:rsidR="00D2270B" w:rsidRPr="00A3036C">
        <w:rPr>
          <w:rFonts w:ascii="Times New Roman" w:eastAsia="Aptos" w:hAnsi="Times New Roman" w:cs="Times New Roman"/>
          <w:sz w:val="24"/>
          <w:szCs w:val="24"/>
        </w:rPr>
        <w:t>para o ser humano, cuja alma para eles sempre fora imortal.</w:t>
      </w:r>
      <w:r w:rsidR="007729F6" w:rsidRPr="00A3036C">
        <w:rPr>
          <w:rFonts w:ascii="Times New Roman" w:eastAsia="Aptos" w:hAnsi="Times New Roman" w:cs="Times New Roman"/>
          <w:sz w:val="24"/>
          <w:szCs w:val="24"/>
        </w:rPr>
        <w:t xml:space="preserve">  </w:t>
      </w:r>
    </w:p>
    <w:p w14:paraId="681DBD54" w14:textId="2DE8CE31" w:rsidR="00DD145A" w:rsidRPr="00A3036C" w:rsidRDefault="00944E4E" w:rsidP="0014263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Representantes da i</w:t>
      </w:r>
      <w:r w:rsidR="00934357" w:rsidRPr="00A3036C">
        <w:rPr>
          <w:rFonts w:ascii="Times New Roman" w:eastAsia="Aptos" w:hAnsi="Times New Roman" w:cs="Times New Roman"/>
          <w:sz w:val="24"/>
          <w:szCs w:val="24"/>
        </w:rPr>
        <w:t xml:space="preserve">mprensa mundial </w:t>
      </w:r>
      <w:r w:rsidRPr="00A3036C">
        <w:rPr>
          <w:rFonts w:ascii="Times New Roman" w:eastAsia="Aptos" w:hAnsi="Times New Roman" w:cs="Times New Roman"/>
          <w:sz w:val="24"/>
          <w:szCs w:val="24"/>
        </w:rPr>
        <w:t>fazem cobertura dos atentados</w:t>
      </w:r>
      <w:r w:rsidR="004B5714" w:rsidRPr="00A3036C">
        <w:rPr>
          <w:rFonts w:ascii="Times New Roman" w:eastAsia="Aptos" w:hAnsi="Times New Roman" w:cs="Times New Roman"/>
          <w:sz w:val="24"/>
          <w:szCs w:val="24"/>
        </w:rPr>
        <w:t xml:space="preserve"> com repercussão que choca</w:t>
      </w:r>
      <w:r w:rsidR="002E7720" w:rsidRPr="00A3036C">
        <w:rPr>
          <w:rFonts w:ascii="Times New Roman" w:eastAsia="Aptos" w:hAnsi="Times New Roman" w:cs="Times New Roman"/>
          <w:sz w:val="24"/>
          <w:szCs w:val="24"/>
        </w:rPr>
        <w:t xml:space="preserve"> a população terráquea, destacando Harrison, Taylor e Agregado</w:t>
      </w:r>
      <w:r w:rsidR="004407E3" w:rsidRPr="00A3036C">
        <w:rPr>
          <w:rFonts w:ascii="Times New Roman" w:eastAsia="Aptos" w:hAnsi="Times New Roman" w:cs="Times New Roman"/>
          <w:sz w:val="24"/>
          <w:szCs w:val="24"/>
        </w:rPr>
        <w:t>s, além de todos os integrantes da Resistência Dimensional.</w:t>
      </w:r>
      <w:r w:rsidR="00872503" w:rsidRPr="00A3036C">
        <w:rPr>
          <w:rFonts w:ascii="Times New Roman" w:eastAsia="Aptos" w:hAnsi="Times New Roman" w:cs="Times New Roman"/>
          <w:sz w:val="24"/>
          <w:szCs w:val="24"/>
        </w:rPr>
        <w:t xml:space="preserve"> Enquanto isto, </w:t>
      </w:r>
      <w:r w:rsidR="00872503" w:rsidRPr="00A3036C">
        <w:rPr>
          <w:rFonts w:ascii="Times New Roman" w:eastAsia="Aptos" w:hAnsi="Times New Roman" w:cs="Times New Roman"/>
          <w:i/>
          <w:iCs/>
          <w:sz w:val="24"/>
          <w:szCs w:val="24"/>
        </w:rPr>
        <w:t xml:space="preserve">os donos do mundo </w:t>
      </w:r>
      <w:r w:rsidR="001E65CC" w:rsidRPr="00A3036C">
        <w:rPr>
          <w:rFonts w:ascii="Times New Roman" w:eastAsia="Aptos" w:hAnsi="Times New Roman" w:cs="Times New Roman"/>
          <w:sz w:val="24"/>
          <w:szCs w:val="24"/>
        </w:rPr>
        <w:t>comemoram o êxito da operação q</w:t>
      </w:r>
      <w:r w:rsidR="003A22F3" w:rsidRPr="00A3036C">
        <w:rPr>
          <w:rFonts w:ascii="Times New Roman" w:eastAsia="Aptos" w:hAnsi="Times New Roman" w:cs="Times New Roman"/>
          <w:sz w:val="24"/>
          <w:szCs w:val="24"/>
        </w:rPr>
        <w:t xml:space="preserve">ue </w:t>
      </w:r>
      <w:r w:rsidR="003A22F3" w:rsidRPr="00A3036C">
        <w:rPr>
          <w:rFonts w:ascii="Times New Roman" w:eastAsia="Aptos" w:hAnsi="Times New Roman" w:cs="Times New Roman"/>
          <w:i/>
          <w:iCs/>
          <w:sz w:val="24"/>
          <w:szCs w:val="24"/>
        </w:rPr>
        <w:t>mata dois coelhos com um só golpe</w:t>
      </w:r>
      <w:r w:rsidR="003A22F3" w:rsidRPr="00A3036C">
        <w:rPr>
          <w:rFonts w:ascii="Times New Roman" w:eastAsia="Aptos" w:hAnsi="Times New Roman" w:cs="Times New Roman"/>
          <w:sz w:val="24"/>
          <w:szCs w:val="24"/>
        </w:rPr>
        <w:t xml:space="preserve">... </w:t>
      </w:r>
      <w:r w:rsidR="00884F4D" w:rsidRPr="00A3036C">
        <w:rPr>
          <w:rFonts w:ascii="Times New Roman" w:eastAsia="Aptos" w:hAnsi="Times New Roman" w:cs="Times New Roman"/>
          <w:sz w:val="24"/>
          <w:szCs w:val="24"/>
        </w:rPr>
        <w:t>impactam os Guerreiros Dimensionais e garante</w:t>
      </w:r>
      <w:r w:rsidR="003822E4" w:rsidRPr="00A3036C">
        <w:rPr>
          <w:rFonts w:ascii="Times New Roman" w:eastAsia="Aptos" w:hAnsi="Times New Roman" w:cs="Times New Roman"/>
          <w:sz w:val="24"/>
          <w:szCs w:val="24"/>
        </w:rPr>
        <w:t>m</w:t>
      </w:r>
      <w:r w:rsidR="003C088E" w:rsidRPr="00A3036C">
        <w:rPr>
          <w:rFonts w:ascii="Times New Roman" w:eastAsia="Aptos" w:hAnsi="Times New Roman" w:cs="Times New Roman"/>
          <w:sz w:val="24"/>
          <w:szCs w:val="24"/>
        </w:rPr>
        <w:t xml:space="preserve"> ondas eletromagnéticas inferiores, favoráveis ao sistema Terra. Sem esquecer, o terror</w:t>
      </w:r>
      <w:r w:rsidR="00227D50" w:rsidRPr="00A3036C">
        <w:rPr>
          <w:rFonts w:ascii="Times New Roman" w:eastAsia="Aptos" w:hAnsi="Times New Roman" w:cs="Times New Roman"/>
          <w:sz w:val="24"/>
          <w:szCs w:val="24"/>
        </w:rPr>
        <w:t xml:space="preserve"> causado pela promessa de novos crimes.</w:t>
      </w:r>
      <w:r w:rsidR="00B34262" w:rsidRPr="00A3036C">
        <w:rPr>
          <w:rFonts w:ascii="Times New Roman" w:eastAsia="Aptos" w:hAnsi="Times New Roman" w:cs="Times New Roman"/>
          <w:sz w:val="24"/>
          <w:szCs w:val="24"/>
        </w:rPr>
        <w:t xml:space="preserve"> Estabelecendo no</w:t>
      </w:r>
      <w:r w:rsidR="00F00B23" w:rsidRPr="00A3036C">
        <w:rPr>
          <w:rFonts w:ascii="Times New Roman" w:eastAsia="Aptos" w:hAnsi="Times New Roman" w:cs="Times New Roman"/>
          <w:sz w:val="24"/>
          <w:szCs w:val="24"/>
        </w:rPr>
        <w:t xml:space="preserve"> </w:t>
      </w:r>
      <w:r w:rsidR="00F00B23" w:rsidRPr="00A3036C">
        <w:rPr>
          <w:rFonts w:ascii="Times New Roman" w:eastAsia="Aptos" w:hAnsi="Times New Roman" w:cs="Times New Roman"/>
          <w:i/>
          <w:iCs/>
          <w:sz w:val="24"/>
          <w:szCs w:val="24"/>
        </w:rPr>
        <w:t>novo mundo</w:t>
      </w:r>
      <w:r w:rsidR="00B34262" w:rsidRPr="00A3036C">
        <w:rPr>
          <w:rFonts w:ascii="Times New Roman" w:eastAsia="Aptos" w:hAnsi="Times New Roman" w:cs="Times New Roman"/>
          <w:sz w:val="24"/>
          <w:szCs w:val="24"/>
        </w:rPr>
        <w:t xml:space="preserve"> </w:t>
      </w:r>
      <w:r w:rsidR="00A845D0" w:rsidRPr="00A3036C">
        <w:rPr>
          <w:rFonts w:ascii="Times New Roman" w:eastAsia="Aptos" w:hAnsi="Times New Roman" w:cs="Times New Roman"/>
          <w:sz w:val="24"/>
          <w:szCs w:val="24"/>
        </w:rPr>
        <w:t xml:space="preserve">a intensificação de conflitos </w:t>
      </w:r>
      <w:r w:rsidR="00AE43EF" w:rsidRPr="00A3036C">
        <w:rPr>
          <w:rFonts w:ascii="Times New Roman" w:eastAsia="Aptos" w:hAnsi="Times New Roman" w:cs="Times New Roman"/>
          <w:sz w:val="24"/>
          <w:szCs w:val="24"/>
        </w:rPr>
        <w:t>civis</w:t>
      </w:r>
      <w:r w:rsidR="00A845D0" w:rsidRPr="00A3036C">
        <w:rPr>
          <w:rFonts w:ascii="Times New Roman" w:eastAsia="Aptos" w:hAnsi="Times New Roman" w:cs="Times New Roman"/>
          <w:sz w:val="24"/>
          <w:szCs w:val="24"/>
        </w:rPr>
        <w:t xml:space="preserve"> pontuais entre </w:t>
      </w:r>
      <w:r w:rsidR="00424315" w:rsidRPr="00A3036C">
        <w:rPr>
          <w:rFonts w:ascii="Times New Roman" w:eastAsia="Aptos" w:hAnsi="Times New Roman" w:cs="Times New Roman"/>
          <w:sz w:val="24"/>
          <w:szCs w:val="24"/>
        </w:rPr>
        <w:t xml:space="preserve">imigrantes e locais das regiões </w:t>
      </w:r>
      <w:r w:rsidR="000B0B8C" w:rsidRPr="00A3036C">
        <w:rPr>
          <w:rFonts w:ascii="Times New Roman" w:eastAsia="Aptos" w:hAnsi="Times New Roman" w:cs="Times New Roman"/>
          <w:sz w:val="24"/>
          <w:szCs w:val="24"/>
        </w:rPr>
        <w:t xml:space="preserve">onde tentam retomar </w:t>
      </w:r>
      <w:r w:rsidR="000B0B8C" w:rsidRPr="00A3036C">
        <w:rPr>
          <w:rFonts w:ascii="Times New Roman" w:eastAsia="Aptos" w:hAnsi="Times New Roman" w:cs="Times New Roman"/>
          <w:sz w:val="24"/>
          <w:szCs w:val="24"/>
        </w:rPr>
        <w:lastRenderedPageBreak/>
        <w:t>suas vidas com o desaparecimento do Hemisfério Norte.</w:t>
      </w:r>
      <w:r w:rsidR="00F222E7" w:rsidRPr="00A3036C">
        <w:rPr>
          <w:rFonts w:ascii="Times New Roman" w:eastAsia="Aptos" w:hAnsi="Times New Roman" w:cs="Times New Roman"/>
          <w:sz w:val="24"/>
          <w:szCs w:val="24"/>
        </w:rPr>
        <w:t xml:space="preserve"> Guerra Dimensional coleciona vitórias de </w:t>
      </w:r>
      <w:r w:rsidR="00F222E7" w:rsidRPr="00A3036C">
        <w:rPr>
          <w:rFonts w:ascii="Times New Roman" w:eastAsia="Aptos" w:hAnsi="Times New Roman" w:cs="Times New Roman"/>
          <w:i/>
          <w:iCs/>
          <w:sz w:val="24"/>
          <w:szCs w:val="24"/>
        </w:rPr>
        <w:t>malenirus</w:t>
      </w:r>
      <w:r w:rsidR="00F222E7" w:rsidRPr="00A3036C">
        <w:rPr>
          <w:rFonts w:ascii="Times New Roman" w:eastAsia="Aptos" w:hAnsi="Times New Roman" w:cs="Times New Roman"/>
          <w:sz w:val="24"/>
          <w:szCs w:val="24"/>
        </w:rPr>
        <w:t xml:space="preserve">, </w:t>
      </w:r>
      <w:r w:rsidR="00F222E7" w:rsidRPr="00A3036C">
        <w:rPr>
          <w:rFonts w:ascii="Times New Roman" w:eastAsia="Aptos" w:hAnsi="Times New Roman" w:cs="Times New Roman"/>
          <w:i/>
          <w:iCs/>
          <w:sz w:val="24"/>
          <w:szCs w:val="24"/>
        </w:rPr>
        <w:t xml:space="preserve">reinonaques </w:t>
      </w:r>
      <w:r w:rsidR="00F222E7" w:rsidRPr="00A3036C">
        <w:rPr>
          <w:rFonts w:ascii="Times New Roman" w:eastAsia="Aptos" w:hAnsi="Times New Roman" w:cs="Times New Roman"/>
          <w:sz w:val="24"/>
          <w:szCs w:val="24"/>
        </w:rPr>
        <w:t xml:space="preserve">e </w:t>
      </w:r>
      <w:r w:rsidR="00F222E7" w:rsidRPr="00A3036C">
        <w:rPr>
          <w:rFonts w:ascii="Times New Roman" w:eastAsia="Aptos" w:hAnsi="Times New Roman" w:cs="Times New Roman"/>
          <w:i/>
          <w:iCs/>
          <w:sz w:val="24"/>
          <w:szCs w:val="24"/>
        </w:rPr>
        <w:t>dominitilianos</w:t>
      </w:r>
      <w:r w:rsidR="00623B38" w:rsidRPr="00A3036C">
        <w:rPr>
          <w:rFonts w:ascii="Times New Roman" w:eastAsia="Aptos" w:hAnsi="Times New Roman" w:cs="Times New Roman"/>
          <w:sz w:val="24"/>
          <w:szCs w:val="24"/>
        </w:rPr>
        <w:t xml:space="preserve"> sobre a Resistência Dimensional</w:t>
      </w:r>
      <w:r w:rsidR="00A2112F" w:rsidRPr="00A3036C">
        <w:rPr>
          <w:rFonts w:ascii="Times New Roman" w:eastAsia="Aptos" w:hAnsi="Times New Roman" w:cs="Times New Roman"/>
          <w:sz w:val="24"/>
          <w:szCs w:val="24"/>
        </w:rPr>
        <w:t>. No entanto, força energética de os Guerreiros Dimensionais</w:t>
      </w:r>
      <w:r w:rsidR="00820889" w:rsidRPr="00A3036C">
        <w:rPr>
          <w:rFonts w:ascii="Times New Roman" w:eastAsia="Aptos" w:hAnsi="Times New Roman" w:cs="Times New Roman"/>
          <w:sz w:val="24"/>
          <w:szCs w:val="24"/>
        </w:rPr>
        <w:t xml:space="preserve"> se multiplica e resiste</w:t>
      </w:r>
      <w:r w:rsidR="007D0EF0" w:rsidRPr="00A3036C">
        <w:rPr>
          <w:rFonts w:ascii="Times New Roman" w:eastAsia="Aptos" w:hAnsi="Times New Roman" w:cs="Times New Roman"/>
          <w:sz w:val="24"/>
          <w:szCs w:val="24"/>
        </w:rPr>
        <w:t xml:space="preserve"> na continuidade de divulgação e conhecimento da filosofia Eu Sou</w:t>
      </w:r>
      <w:r w:rsidR="00D93BD2" w:rsidRPr="00A3036C">
        <w:rPr>
          <w:rFonts w:ascii="Times New Roman" w:eastAsia="Aptos" w:hAnsi="Times New Roman" w:cs="Times New Roman"/>
          <w:sz w:val="24"/>
          <w:szCs w:val="24"/>
        </w:rPr>
        <w:t>, conquistando novos adepto</w:t>
      </w:r>
      <w:r w:rsidR="00661498" w:rsidRPr="00A3036C">
        <w:rPr>
          <w:rFonts w:ascii="Times New Roman" w:eastAsia="Aptos" w:hAnsi="Times New Roman" w:cs="Times New Roman"/>
          <w:sz w:val="24"/>
          <w:szCs w:val="24"/>
        </w:rPr>
        <w:t>s em todo o orbe, ressaltando, a</w:t>
      </w:r>
      <w:r w:rsidR="00CA4630" w:rsidRPr="00A3036C">
        <w:rPr>
          <w:rFonts w:ascii="Times New Roman" w:eastAsia="Aptos" w:hAnsi="Times New Roman" w:cs="Times New Roman"/>
          <w:sz w:val="24"/>
          <w:szCs w:val="24"/>
        </w:rPr>
        <w:t>s</w:t>
      </w:r>
      <w:r w:rsidR="00661498" w:rsidRPr="00A3036C">
        <w:rPr>
          <w:rFonts w:ascii="Times New Roman" w:eastAsia="Aptos" w:hAnsi="Times New Roman" w:cs="Times New Roman"/>
          <w:sz w:val="24"/>
          <w:szCs w:val="24"/>
        </w:rPr>
        <w:t xml:space="preserve"> base</w:t>
      </w:r>
      <w:r w:rsidR="00CA4630" w:rsidRPr="00A3036C">
        <w:rPr>
          <w:rFonts w:ascii="Times New Roman" w:eastAsia="Aptos" w:hAnsi="Times New Roman" w:cs="Times New Roman"/>
          <w:sz w:val="24"/>
          <w:szCs w:val="24"/>
        </w:rPr>
        <w:t>s</w:t>
      </w:r>
      <w:r w:rsidR="00661498" w:rsidRPr="00A3036C">
        <w:rPr>
          <w:rFonts w:ascii="Times New Roman" w:eastAsia="Aptos" w:hAnsi="Times New Roman" w:cs="Times New Roman"/>
          <w:sz w:val="24"/>
          <w:szCs w:val="24"/>
        </w:rPr>
        <w:t xml:space="preserve"> piramida</w:t>
      </w:r>
      <w:r w:rsidR="00CA4630" w:rsidRPr="00A3036C">
        <w:rPr>
          <w:rFonts w:ascii="Times New Roman" w:eastAsia="Aptos" w:hAnsi="Times New Roman" w:cs="Times New Roman"/>
          <w:sz w:val="24"/>
          <w:szCs w:val="24"/>
        </w:rPr>
        <w:t>is</w:t>
      </w:r>
      <w:r w:rsidR="00661498" w:rsidRPr="00A3036C">
        <w:rPr>
          <w:rFonts w:ascii="Times New Roman" w:eastAsia="Aptos" w:hAnsi="Times New Roman" w:cs="Times New Roman"/>
          <w:sz w:val="24"/>
          <w:szCs w:val="24"/>
        </w:rPr>
        <w:t xml:space="preserve"> socia</w:t>
      </w:r>
      <w:r w:rsidR="00CA4630" w:rsidRPr="00A3036C">
        <w:rPr>
          <w:rFonts w:ascii="Times New Roman" w:eastAsia="Aptos" w:hAnsi="Times New Roman" w:cs="Times New Roman"/>
          <w:sz w:val="24"/>
          <w:szCs w:val="24"/>
        </w:rPr>
        <w:t>is</w:t>
      </w:r>
      <w:r w:rsidR="00661498" w:rsidRPr="00A3036C">
        <w:rPr>
          <w:rFonts w:ascii="Times New Roman" w:eastAsia="Aptos" w:hAnsi="Times New Roman" w:cs="Times New Roman"/>
          <w:sz w:val="24"/>
          <w:szCs w:val="24"/>
        </w:rPr>
        <w:t xml:space="preserve"> africana</w:t>
      </w:r>
      <w:r w:rsidR="00CA4630" w:rsidRPr="00A3036C">
        <w:rPr>
          <w:rFonts w:ascii="Times New Roman" w:eastAsia="Aptos" w:hAnsi="Times New Roman" w:cs="Times New Roman"/>
          <w:sz w:val="24"/>
          <w:szCs w:val="24"/>
        </w:rPr>
        <w:t xml:space="preserve"> seguida</w:t>
      </w:r>
      <w:r w:rsidR="009B061A" w:rsidRPr="00A3036C">
        <w:rPr>
          <w:rFonts w:ascii="Times New Roman" w:eastAsia="Aptos" w:hAnsi="Times New Roman" w:cs="Times New Roman"/>
          <w:sz w:val="24"/>
          <w:szCs w:val="24"/>
        </w:rPr>
        <w:t xml:space="preserve"> da sul-americana, </w:t>
      </w:r>
      <w:r w:rsidR="008C3AD4" w:rsidRPr="00A3036C">
        <w:rPr>
          <w:rFonts w:ascii="Times New Roman" w:eastAsia="Aptos" w:hAnsi="Times New Roman" w:cs="Times New Roman"/>
          <w:sz w:val="24"/>
          <w:szCs w:val="24"/>
        </w:rPr>
        <w:t>ambas</w:t>
      </w:r>
      <w:r w:rsidR="009B1E2F" w:rsidRPr="00A3036C">
        <w:rPr>
          <w:rFonts w:ascii="Times New Roman" w:eastAsia="Aptos" w:hAnsi="Times New Roman" w:cs="Times New Roman"/>
          <w:sz w:val="24"/>
          <w:szCs w:val="24"/>
        </w:rPr>
        <w:t xml:space="preserve"> habitadas pela extrema pobreza</w:t>
      </w:r>
      <w:r w:rsidR="00661498" w:rsidRPr="00A3036C">
        <w:rPr>
          <w:rFonts w:ascii="Times New Roman" w:eastAsia="Aptos" w:hAnsi="Times New Roman" w:cs="Times New Roman"/>
          <w:sz w:val="24"/>
          <w:szCs w:val="24"/>
        </w:rPr>
        <w:t>.</w:t>
      </w:r>
    </w:p>
    <w:p w14:paraId="696F1209" w14:textId="19F79624" w:rsidR="008D6AB2" w:rsidRPr="00A3036C" w:rsidRDefault="0014263A"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Pilares sistêmicos: governo, religião, mídia e educação</w:t>
      </w:r>
      <w:r w:rsidR="00014725" w:rsidRPr="00A3036C">
        <w:rPr>
          <w:rFonts w:ascii="Times New Roman" w:eastAsia="Aptos" w:hAnsi="Times New Roman" w:cs="Times New Roman"/>
          <w:sz w:val="24"/>
          <w:szCs w:val="24"/>
        </w:rPr>
        <w:t xml:space="preserve"> cultuam </w:t>
      </w:r>
      <w:r w:rsidR="008D6AB2" w:rsidRPr="00A3036C">
        <w:rPr>
          <w:rFonts w:ascii="Times New Roman" w:eastAsia="Aptos" w:hAnsi="Times New Roman" w:cs="Times New Roman"/>
          <w:i/>
          <w:iCs/>
          <w:sz w:val="24"/>
          <w:szCs w:val="24"/>
        </w:rPr>
        <w:t>a tríade da maldade humana</w:t>
      </w:r>
      <w:r w:rsidR="008D6AB2" w:rsidRPr="00A3036C">
        <w:rPr>
          <w:rFonts w:ascii="Times New Roman" w:eastAsia="Aptos" w:hAnsi="Times New Roman" w:cs="Times New Roman"/>
          <w:sz w:val="24"/>
          <w:szCs w:val="24"/>
        </w:rPr>
        <w:t xml:space="preserve">: </w:t>
      </w:r>
      <w:r w:rsidR="008D6AB2" w:rsidRPr="00A3036C">
        <w:rPr>
          <w:rFonts w:ascii="Times New Roman" w:eastAsia="Aptos" w:hAnsi="Times New Roman" w:cs="Times New Roman"/>
          <w:i/>
          <w:iCs/>
          <w:sz w:val="24"/>
          <w:szCs w:val="24"/>
        </w:rPr>
        <w:t>ego</w:t>
      </w:r>
      <w:r w:rsidR="008D6AB2" w:rsidRPr="00A3036C">
        <w:rPr>
          <w:rFonts w:ascii="Times New Roman" w:eastAsia="Aptos" w:hAnsi="Times New Roman" w:cs="Times New Roman"/>
          <w:sz w:val="24"/>
          <w:szCs w:val="24"/>
        </w:rPr>
        <w:t xml:space="preserve">, </w:t>
      </w:r>
      <w:r w:rsidR="008D6AB2" w:rsidRPr="00A3036C">
        <w:rPr>
          <w:rFonts w:ascii="Times New Roman" w:eastAsia="Aptos" w:hAnsi="Times New Roman" w:cs="Times New Roman"/>
          <w:i/>
          <w:iCs/>
          <w:sz w:val="24"/>
          <w:szCs w:val="24"/>
        </w:rPr>
        <w:t xml:space="preserve">ganância </w:t>
      </w:r>
      <w:r w:rsidR="008D6AB2" w:rsidRPr="00A3036C">
        <w:rPr>
          <w:rFonts w:ascii="Times New Roman" w:eastAsia="Aptos" w:hAnsi="Times New Roman" w:cs="Times New Roman"/>
          <w:sz w:val="24"/>
          <w:szCs w:val="24"/>
        </w:rPr>
        <w:t xml:space="preserve">e </w:t>
      </w:r>
      <w:r w:rsidR="008D6AB2" w:rsidRPr="00A3036C">
        <w:rPr>
          <w:rFonts w:ascii="Times New Roman" w:eastAsia="Aptos" w:hAnsi="Times New Roman" w:cs="Times New Roman"/>
          <w:i/>
          <w:iCs/>
          <w:sz w:val="24"/>
          <w:szCs w:val="24"/>
        </w:rPr>
        <w:t>medo</w:t>
      </w:r>
      <w:r w:rsidR="008D6AB2" w:rsidRPr="00A3036C">
        <w:rPr>
          <w:rFonts w:ascii="Times New Roman" w:eastAsia="Aptos" w:hAnsi="Times New Roman" w:cs="Times New Roman"/>
          <w:sz w:val="24"/>
          <w:szCs w:val="24"/>
        </w:rPr>
        <w:t xml:space="preserve">, mas </w:t>
      </w:r>
      <w:r w:rsidR="008D6AB2" w:rsidRPr="00A3036C">
        <w:rPr>
          <w:rFonts w:ascii="Times New Roman" w:eastAsia="Aptos" w:hAnsi="Times New Roman" w:cs="Times New Roman"/>
          <w:i/>
          <w:iCs/>
          <w:sz w:val="24"/>
          <w:szCs w:val="24"/>
        </w:rPr>
        <w:t xml:space="preserve">nada como um dia </w:t>
      </w:r>
      <w:r w:rsidR="004676A6" w:rsidRPr="00A3036C">
        <w:rPr>
          <w:rFonts w:ascii="Times New Roman" w:eastAsia="Aptos" w:hAnsi="Times New Roman" w:cs="Times New Roman"/>
          <w:i/>
          <w:iCs/>
          <w:sz w:val="24"/>
          <w:szCs w:val="24"/>
        </w:rPr>
        <w:t>após o outro</w:t>
      </w:r>
      <w:r w:rsidR="00B3151F" w:rsidRPr="00A3036C">
        <w:rPr>
          <w:rFonts w:ascii="Times New Roman" w:eastAsia="Aptos" w:hAnsi="Times New Roman" w:cs="Times New Roman"/>
          <w:sz w:val="24"/>
          <w:szCs w:val="24"/>
        </w:rPr>
        <w:t xml:space="preserve"> para evitarem o despertar em massa</w:t>
      </w:r>
      <w:r w:rsidR="005935D3" w:rsidRPr="00A3036C">
        <w:rPr>
          <w:rFonts w:ascii="Times New Roman" w:eastAsia="Aptos" w:hAnsi="Times New Roman" w:cs="Times New Roman"/>
          <w:sz w:val="24"/>
          <w:szCs w:val="24"/>
        </w:rPr>
        <w:t xml:space="preserve"> com </w:t>
      </w:r>
      <w:r w:rsidR="00F056F3" w:rsidRPr="00A3036C">
        <w:rPr>
          <w:rFonts w:ascii="Times New Roman" w:eastAsia="Aptos" w:hAnsi="Times New Roman" w:cs="Times New Roman"/>
          <w:sz w:val="24"/>
          <w:szCs w:val="24"/>
        </w:rPr>
        <w:t xml:space="preserve">as </w:t>
      </w:r>
      <w:r w:rsidR="005935D3" w:rsidRPr="00A3036C">
        <w:rPr>
          <w:rFonts w:ascii="Times New Roman" w:eastAsia="Aptos" w:hAnsi="Times New Roman" w:cs="Times New Roman"/>
          <w:sz w:val="24"/>
          <w:szCs w:val="24"/>
        </w:rPr>
        <w:t xml:space="preserve">intensificações pontuais do </w:t>
      </w:r>
      <w:r w:rsidR="004D1557" w:rsidRPr="00A3036C">
        <w:rPr>
          <w:rFonts w:ascii="Times New Roman" w:eastAsia="Aptos" w:hAnsi="Times New Roman" w:cs="Times New Roman"/>
          <w:i/>
          <w:iCs/>
          <w:sz w:val="24"/>
          <w:szCs w:val="24"/>
        </w:rPr>
        <w:t>pacote de maldades</w:t>
      </w:r>
      <w:r w:rsidR="00A92087" w:rsidRPr="00A3036C">
        <w:rPr>
          <w:rFonts w:ascii="Times New Roman" w:eastAsia="Aptos" w:hAnsi="Times New Roman" w:cs="Times New Roman"/>
          <w:sz w:val="24"/>
          <w:szCs w:val="24"/>
        </w:rPr>
        <w:t xml:space="preserve">, por eles executado e elaborado pelos </w:t>
      </w:r>
      <w:r w:rsidR="00920E89" w:rsidRPr="00A3036C">
        <w:rPr>
          <w:rFonts w:ascii="Times New Roman" w:eastAsia="Aptos" w:hAnsi="Times New Roman" w:cs="Times New Roman"/>
          <w:i/>
          <w:iCs/>
          <w:sz w:val="24"/>
          <w:szCs w:val="24"/>
        </w:rPr>
        <w:t>dono do mundo</w:t>
      </w:r>
      <w:r w:rsidR="00920E89" w:rsidRPr="00A3036C">
        <w:rPr>
          <w:rFonts w:ascii="Times New Roman" w:eastAsia="Aptos" w:hAnsi="Times New Roman" w:cs="Times New Roman"/>
          <w:sz w:val="24"/>
          <w:szCs w:val="24"/>
        </w:rPr>
        <w:t>.</w:t>
      </w:r>
    </w:p>
    <w:p w14:paraId="74730AC7" w14:textId="00F124E7" w:rsidR="00214CEC" w:rsidRPr="00A3036C" w:rsidRDefault="00F02ED4"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Antes de acompanharem os corpos da matriarca e do patriarca de Harrison, Taylor e Agregados, os </w:t>
      </w:r>
      <w:r w:rsidR="00C82F68" w:rsidRPr="00A3036C">
        <w:rPr>
          <w:rFonts w:ascii="Times New Roman" w:eastAsia="Aptos" w:hAnsi="Times New Roman" w:cs="Times New Roman"/>
          <w:sz w:val="24"/>
          <w:szCs w:val="24"/>
        </w:rPr>
        <w:t>G</w:t>
      </w:r>
      <w:r w:rsidRPr="00A3036C">
        <w:rPr>
          <w:rFonts w:ascii="Times New Roman" w:eastAsia="Aptos" w:hAnsi="Times New Roman" w:cs="Times New Roman"/>
          <w:sz w:val="24"/>
          <w:szCs w:val="24"/>
        </w:rPr>
        <w:t xml:space="preserve">uerreiros </w:t>
      </w:r>
      <w:r w:rsidR="00C82F68" w:rsidRPr="00A3036C">
        <w:rPr>
          <w:rFonts w:ascii="Times New Roman" w:eastAsia="Aptos" w:hAnsi="Times New Roman" w:cs="Times New Roman"/>
          <w:sz w:val="24"/>
          <w:szCs w:val="24"/>
        </w:rPr>
        <w:t>D</w:t>
      </w:r>
      <w:r w:rsidRPr="00A3036C">
        <w:rPr>
          <w:rFonts w:ascii="Times New Roman" w:eastAsia="Aptos" w:hAnsi="Times New Roman" w:cs="Times New Roman"/>
          <w:sz w:val="24"/>
          <w:szCs w:val="24"/>
        </w:rPr>
        <w:t xml:space="preserve">imensionais, oriundos desta prole, e a nova adepta, Nefertari Mandela, discutem a estratégia para continuarem o projeto “Consciência, Verdade Absoluta e Prosperidade”, através do </w:t>
      </w:r>
      <w:r w:rsidRPr="00A3036C">
        <w:rPr>
          <w:rFonts w:ascii="Times New Roman" w:eastAsia="Aptos" w:hAnsi="Times New Roman" w:cs="Times New Roman"/>
          <w:b/>
          <w:bCs/>
          <w:sz w:val="24"/>
          <w:szCs w:val="24"/>
        </w:rPr>
        <w:t xml:space="preserve">Green Dream </w:t>
      </w:r>
      <w:r w:rsidRPr="00A3036C">
        <w:rPr>
          <w:rFonts w:ascii="Times New Roman" w:eastAsia="Aptos" w:hAnsi="Times New Roman" w:cs="Times New Roman"/>
          <w:sz w:val="24"/>
          <w:szCs w:val="24"/>
        </w:rPr>
        <w:t>e os braços mercadológicos do Grupo Harrison &amp; Taylor. Pauta, mediante, os atentados, aborda a segurança</w:t>
      </w:r>
      <w:r w:rsidR="00214CEC" w:rsidRPr="00A3036C">
        <w:rPr>
          <w:rFonts w:ascii="Times New Roman" w:eastAsia="Aptos" w:hAnsi="Times New Roman" w:cs="Times New Roman"/>
          <w:sz w:val="24"/>
          <w:szCs w:val="24"/>
        </w:rPr>
        <w:t xml:space="preserve"> dos atores mascarados por uma força tarefa e que, verdadeiramente, são Guerreiros Dimensionais, a serviço do exército armado pelo amor incondicional.</w:t>
      </w:r>
    </w:p>
    <w:p w14:paraId="17A3A68C" w14:textId="5976BCA1" w:rsidR="00F02ED4" w:rsidRPr="00A3036C" w:rsidRDefault="00214CEC"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Passado o choque presencial das referidas perdas terrenas, acomodados, Chefe de Continente e Guerreiros Dimensionais, produtos de Harrison, Taylor e Agregados conseguem aliviar as tensões para continuarem a fazer, o que precisa ser feito.</w:t>
      </w:r>
    </w:p>
    <w:p w14:paraId="1EFA7E14" w14:textId="048EEA3F" w:rsidR="00214CEC" w:rsidRPr="00A3036C" w:rsidRDefault="00214CEC"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Serviçais servem bebidas  e acompanhamentos harmonizados as escolhas dos servidos. </w:t>
      </w:r>
      <w:r w:rsidR="005E2714" w:rsidRPr="00A3036C">
        <w:rPr>
          <w:rFonts w:ascii="Times New Roman" w:eastAsia="Aptos" w:hAnsi="Times New Roman" w:cs="Times New Roman"/>
          <w:sz w:val="24"/>
          <w:szCs w:val="24"/>
        </w:rPr>
        <w:t>Ambiente energizado pela resignação da compreensão</w:t>
      </w:r>
      <w:r w:rsidRPr="00A3036C">
        <w:rPr>
          <w:rFonts w:ascii="Times New Roman" w:eastAsia="Aptos" w:hAnsi="Times New Roman" w:cs="Times New Roman"/>
          <w:sz w:val="24"/>
          <w:szCs w:val="24"/>
        </w:rPr>
        <w:t xml:space="preserve"> </w:t>
      </w:r>
      <w:r w:rsidR="005E2714" w:rsidRPr="00A3036C">
        <w:rPr>
          <w:rFonts w:ascii="Times New Roman" w:eastAsia="Aptos" w:hAnsi="Times New Roman" w:cs="Times New Roman"/>
          <w:sz w:val="24"/>
          <w:szCs w:val="24"/>
        </w:rPr>
        <w:t xml:space="preserve">e fé abalados, mas como fala a sabedoria popular, </w:t>
      </w:r>
      <w:r w:rsidR="005E2714" w:rsidRPr="00A3036C">
        <w:rPr>
          <w:rFonts w:ascii="Times New Roman" w:eastAsia="Aptos" w:hAnsi="Times New Roman" w:cs="Times New Roman"/>
          <w:sz w:val="24"/>
          <w:szCs w:val="24"/>
        </w:rPr>
        <w:lastRenderedPageBreak/>
        <w:t xml:space="preserve">comparáveis a </w:t>
      </w:r>
      <w:r w:rsidR="005E2714" w:rsidRPr="00A3036C">
        <w:rPr>
          <w:rFonts w:ascii="Times New Roman" w:eastAsia="Aptos" w:hAnsi="Times New Roman" w:cs="Times New Roman"/>
          <w:i/>
          <w:iCs/>
          <w:sz w:val="24"/>
          <w:szCs w:val="24"/>
        </w:rPr>
        <w:t>marmelos que envergam, mas não quebram</w:t>
      </w:r>
      <w:r w:rsidR="005E2714" w:rsidRPr="00A3036C">
        <w:rPr>
          <w:rFonts w:ascii="Times New Roman" w:eastAsia="Aptos" w:hAnsi="Times New Roman" w:cs="Times New Roman"/>
          <w:sz w:val="24"/>
          <w:szCs w:val="24"/>
        </w:rPr>
        <w:t xml:space="preserve">. Fortalecidos pelas ondas eletromagnéticas positivistas e certos da </w:t>
      </w:r>
      <w:r w:rsidR="005E2714" w:rsidRPr="00A3036C">
        <w:rPr>
          <w:rFonts w:ascii="Times New Roman" w:eastAsia="Aptos" w:hAnsi="Times New Roman" w:cs="Times New Roman"/>
          <w:i/>
          <w:iCs/>
          <w:sz w:val="24"/>
          <w:szCs w:val="24"/>
        </w:rPr>
        <w:t>missão invisível</w:t>
      </w:r>
      <w:r w:rsidR="005E2714" w:rsidRPr="00A3036C">
        <w:rPr>
          <w:rFonts w:ascii="Times New Roman" w:eastAsia="Aptos" w:hAnsi="Times New Roman" w:cs="Times New Roman"/>
          <w:sz w:val="24"/>
          <w:szCs w:val="24"/>
        </w:rPr>
        <w:t>, a eles confiada pelo SEU, por intermédio de seus representantes, Fértilles e Germano, conseguem captar frequências alteadas de raças universalizadas e afinadas ao amor incondicional.</w:t>
      </w:r>
    </w:p>
    <w:p w14:paraId="69E57EE7" w14:textId="4F35275F" w:rsidR="005E2714" w:rsidRPr="00A3036C" w:rsidRDefault="005E2714"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Descontraídos, resenham, assistidos pela representação do casal criador do universo repousado no SEU, </w:t>
      </w:r>
      <w:r w:rsidR="007D47D5" w:rsidRPr="00A3036C">
        <w:rPr>
          <w:rFonts w:ascii="Times New Roman" w:eastAsia="Aptos" w:hAnsi="Times New Roman" w:cs="Times New Roman"/>
          <w:sz w:val="24"/>
          <w:szCs w:val="24"/>
        </w:rPr>
        <w:t>sobre as atitudes a serem tomadas para disseminação do amor incondicional no globo e, consequentemente, o despertar em massa, para ruir o Sistema Terra</w:t>
      </w:r>
      <w:r w:rsidRPr="00A3036C">
        <w:rPr>
          <w:rFonts w:ascii="Times New Roman" w:eastAsia="Aptos" w:hAnsi="Times New Roman" w:cs="Times New Roman"/>
          <w:sz w:val="24"/>
          <w:szCs w:val="24"/>
        </w:rPr>
        <w:t>.</w:t>
      </w:r>
    </w:p>
    <w:p w14:paraId="0370AC34" w14:textId="0DA55AE1" w:rsidR="007D47D5" w:rsidRPr="00A3036C" w:rsidRDefault="007D47D5"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9F2D57" w:rsidRPr="00A3036C">
        <w:rPr>
          <w:rFonts w:ascii="Times New Roman" w:eastAsia="Aptos" w:hAnsi="Times New Roman" w:cs="Times New Roman"/>
          <w:sz w:val="24"/>
          <w:szCs w:val="24"/>
        </w:rPr>
        <w:t xml:space="preserve"> </w:t>
      </w:r>
      <w:r w:rsidR="00F43F00" w:rsidRPr="00A3036C">
        <w:rPr>
          <w:rFonts w:ascii="Times New Roman" w:eastAsia="Aptos" w:hAnsi="Times New Roman" w:cs="Times New Roman"/>
          <w:sz w:val="24"/>
          <w:szCs w:val="24"/>
        </w:rPr>
        <w:t>A certeza de termos</w:t>
      </w:r>
      <w:r w:rsidR="008B1215" w:rsidRPr="00A3036C">
        <w:rPr>
          <w:rFonts w:ascii="Times New Roman" w:eastAsia="Aptos" w:hAnsi="Times New Roman" w:cs="Times New Roman"/>
          <w:sz w:val="24"/>
          <w:szCs w:val="24"/>
        </w:rPr>
        <w:t xml:space="preserve"> os amados, patriarca e a matriarca, de Harrison, Taylor e Agregados</w:t>
      </w:r>
      <w:r w:rsidR="007B0FDE" w:rsidRPr="00A3036C">
        <w:rPr>
          <w:rFonts w:ascii="Times New Roman" w:eastAsia="Aptos" w:hAnsi="Times New Roman" w:cs="Times New Roman"/>
          <w:sz w:val="24"/>
          <w:szCs w:val="24"/>
        </w:rPr>
        <w:t xml:space="preserve">, transmutados ao </w:t>
      </w:r>
      <w:r w:rsidR="007B0FDE" w:rsidRPr="00A3036C">
        <w:rPr>
          <w:rFonts w:ascii="Times New Roman" w:eastAsia="Aptos" w:hAnsi="Times New Roman" w:cs="Times New Roman"/>
          <w:i/>
          <w:iCs/>
          <w:sz w:val="24"/>
          <w:szCs w:val="24"/>
        </w:rPr>
        <w:t xml:space="preserve">quinto plano terráqueo </w:t>
      </w:r>
      <w:r w:rsidR="00CD43CE" w:rsidRPr="00A3036C">
        <w:rPr>
          <w:rFonts w:ascii="Times New Roman" w:eastAsia="Aptos" w:hAnsi="Times New Roman" w:cs="Times New Roman"/>
          <w:sz w:val="24"/>
          <w:szCs w:val="24"/>
        </w:rPr>
        <w:t>no melhor de sua forma física e de consciência é reconfortante ― Declara o amor de Carol Harrison ―</w:t>
      </w:r>
      <w:r w:rsidR="008B1215" w:rsidRPr="00A3036C">
        <w:rPr>
          <w:rFonts w:ascii="Times New Roman" w:eastAsia="Aptos" w:hAnsi="Times New Roman" w:cs="Times New Roman"/>
          <w:sz w:val="24"/>
          <w:szCs w:val="24"/>
        </w:rPr>
        <w:t xml:space="preserve"> </w:t>
      </w:r>
      <w:r w:rsidR="00772938" w:rsidRPr="00A3036C">
        <w:rPr>
          <w:rFonts w:ascii="Times New Roman" w:eastAsia="Aptos" w:hAnsi="Times New Roman" w:cs="Times New Roman"/>
          <w:b/>
          <w:bCs/>
          <w:sz w:val="24"/>
          <w:szCs w:val="24"/>
        </w:rPr>
        <w:t xml:space="preserve">Evoluirejá </w:t>
      </w:r>
      <w:r w:rsidR="00772938" w:rsidRPr="00A3036C">
        <w:rPr>
          <w:rFonts w:ascii="Times New Roman" w:eastAsia="Aptos" w:hAnsi="Times New Roman" w:cs="Times New Roman"/>
          <w:sz w:val="24"/>
          <w:szCs w:val="24"/>
        </w:rPr>
        <w:t>nos ensinara</w:t>
      </w:r>
      <w:r w:rsidR="00E30EDD" w:rsidRPr="00A3036C">
        <w:rPr>
          <w:rFonts w:ascii="Times New Roman" w:eastAsia="Aptos" w:hAnsi="Times New Roman" w:cs="Times New Roman"/>
          <w:sz w:val="24"/>
          <w:szCs w:val="24"/>
        </w:rPr>
        <w:t xml:space="preserve"> a que viemos e para onde vamos. ▬ emocionada.</w:t>
      </w:r>
    </w:p>
    <w:p w14:paraId="4E9B1E58" w14:textId="77777777" w:rsidR="00E30EDD" w:rsidRPr="00A3036C" w:rsidRDefault="00E30EDD" w:rsidP="00D2270B">
      <w:pPr>
        <w:spacing w:after="0"/>
        <w:jc w:val="both"/>
        <w:rPr>
          <w:rFonts w:ascii="Times New Roman" w:eastAsia="Aptos" w:hAnsi="Times New Roman" w:cs="Times New Roman"/>
          <w:sz w:val="24"/>
          <w:szCs w:val="24"/>
        </w:rPr>
      </w:pPr>
    </w:p>
    <w:p w14:paraId="42261DED" w14:textId="77777777" w:rsidR="0020483F" w:rsidRPr="00A3036C" w:rsidRDefault="00A61BDB"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7C2F7D" w:rsidRPr="00A3036C">
        <w:rPr>
          <w:rFonts w:ascii="Times New Roman" w:eastAsia="Aptos" w:hAnsi="Times New Roman" w:cs="Times New Roman"/>
          <w:sz w:val="24"/>
          <w:szCs w:val="24"/>
        </w:rPr>
        <w:t xml:space="preserve">Verdadeiramente, </w:t>
      </w:r>
      <w:r w:rsidR="007C2F7D" w:rsidRPr="00A3036C">
        <w:rPr>
          <w:rFonts w:ascii="Times New Roman" w:eastAsia="Aptos" w:hAnsi="Times New Roman" w:cs="Times New Roman"/>
          <w:i/>
          <w:iCs/>
          <w:sz w:val="24"/>
          <w:szCs w:val="24"/>
        </w:rPr>
        <w:t xml:space="preserve">nada como uma consciência após a outra </w:t>
      </w:r>
      <w:r w:rsidR="007C2F7D" w:rsidRPr="00A3036C">
        <w:rPr>
          <w:rFonts w:ascii="Times New Roman" w:eastAsia="Aptos" w:hAnsi="Times New Roman" w:cs="Times New Roman"/>
          <w:sz w:val="24"/>
          <w:szCs w:val="24"/>
        </w:rPr>
        <w:t>―</w:t>
      </w:r>
      <w:r w:rsidR="00B350E3" w:rsidRPr="00A3036C">
        <w:rPr>
          <w:rFonts w:ascii="Times New Roman" w:eastAsia="Aptos" w:hAnsi="Times New Roman" w:cs="Times New Roman"/>
          <w:sz w:val="24"/>
          <w:szCs w:val="24"/>
        </w:rPr>
        <w:t xml:space="preserve"> Refere-se ao despertar humano de ter e ser Deus </w:t>
      </w:r>
      <w:r w:rsidR="007C2F7D" w:rsidRPr="00A3036C">
        <w:rPr>
          <w:rFonts w:ascii="Times New Roman" w:eastAsia="Aptos" w:hAnsi="Times New Roman" w:cs="Times New Roman"/>
          <w:sz w:val="24"/>
          <w:szCs w:val="24"/>
        </w:rPr>
        <w:t>―</w:t>
      </w:r>
      <w:r w:rsidR="00950A87" w:rsidRPr="00A3036C">
        <w:rPr>
          <w:rFonts w:ascii="Times New Roman" w:eastAsia="Aptos" w:hAnsi="Times New Roman" w:cs="Times New Roman"/>
          <w:sz w:val="24"/>
          <w:szCs w:val="24"/>
        </w:rPr>
        <w:t xml:space="preserve"> Humano</w:t>
      </w:r>
      <w:r w:rsidR="002A355C" w:rsidRPr="00A3036C">
        <w:rPr>
          <w:rFonts w:ascii="Times New Roman" w:eastAsia="Aptos" w:hAnsi="Times New Roman" w:cs="Times New Roman"/>
          <w:sz w:val="24"/>
          <w:szCs w:val="24"/>
        </w:rPr>
        <w:t>,</w:t>
      </w:r>
      <w:r w:rsidR="00950A87" w:rsidRPr="00A3036C">
        <w:rPr>
          <w:rFonts w:ascii="Times New Roman" w:eastAsia="Aptos" w:hAnsi="Times New Roman" w:cs="Times New Roman"/>
          <w:sz w:val="24"/>
          <w:szCs w:val="24"/>
        </w:rPr>
        <w:t xml:space="preserve"> suscetível às intuições positiva</w:t>
      </w:r>
      <w:r w:rsidR="002A355C" w:rsidRPr="00A3036C">
        <w:rPr>
          <w:rFonts w:ascii="Times New Roman" w:eastAsia="Aptos" w:hAnsi="Times New Roman" w:cs="Times New Roman"/>
          <w:sz w:val="24"/>
          <w:szCs w:val="24"/>
        </w:rPr>
        <w:t>s, exerce seu livre arbítri</w:t>
      </w:r>
      <w:r w:rsidR="00424A6E" w:rsidRPr="00A3036C">
        <w:rPr>
          <w:rFonts w:ascii="Times New Roman" w:eastAsia="Aptos" w:hAnsi="Times New Roman" w:cs="Times New Roman"/>
          <w:sz w:val="24"/>
          <w:szCs w:val="24"/>
        </w:rPr>
        <w:t>o com maestria</w:t>
      </w:r>
      <w:r w:rsidR="00C6310C" w:rsidRPr="00A3036C">
        <w:rPr>
          <w:rFonts w:ascii="Times New Roman" w:eastAsia="Aptos" w:hAnsi="Times New Roman" w:cs="Times New Roman"/>
          <w:sz w:val="24"/>
          <w:szCs w:val="24"/>
        </w:rPr>
        <w:t xml:space="preserve"> </w:t>
      </w:r>
      <w:r w:rsidR="00240181" w:rsidRPr="00A3036C">
        <w:rPr>
          <w:rFonts w:ascii="Times New Roman" w:eastAsia="Aptos" w:hAnsi="Times New Roman" w:cs="Times New Roman"/>
          <w:sz w:val="24"/>
          <w:szCs w:val="24"/>
        </w:rPr>
        <w:t xml:space="preserve">― </w:t>
      </w:r>
      <w:r w:rsidR="00C6310C" w:rsidRPr="00A3036C">
        <w:rPr>
          <w:rFonts w:ascii="Times New Roman" w:eastAsia="Aptos" w:hAnsi="Times New Roman" w:cs="Times New Roman"/>
          <w:sz w:val="24"/>
          <w:szCs w:val="24"/>
        </w:rPr>
        <w:t>Gabriel Cappallatte, convicto, complementa sua mulher</w:t>
      </w:r>
      <w:r w:rsidR="00240181" w:rsidRPr="00A3036C">
        <w:rPr>
          <w:rFonts w:ascii="Times New Roman" w:eastAsia="Aptos" w:hAnsi="Times New Roman" w:cs="Times New Roman"/>
          <w:sz w:val="24"/>
          <w:szCs w:val="24"/>
        </w:rPr>
        <w:t xml:space="preserve"> ―</w:t>
      </w:r>
      <w:r w:rsidR="00AA167A" w:rsidRPr="00A3036C">
        <w:rPr>
          <w:rFonts w:ascii="Times New Roman" w:eastAsia="Aptos" w:hAnsi="Times New Roman" w:cs="Times New Roman"/>
          <w:sz w:val="24"/>
          <w:szCs w:val="24"/>
        </w:rPr>
        <w:t xml:space="preserve"> </w:t>
      </w:r>
      <w:r w:rsidR="00900951" w:rsidRPr="00A3036C">
        <w:rPr>
          <w:rFonts w:ascii="Times New Roman" w:eastAsia="Aptos" w:hAnsi="Times New Roman" w:cs="Times New Roman"/>
          <w:sz w:val="24"/>
          <w:szCs w:val="24"/>
        </w:rPr>
        <w:t xml:space="preserve">Evolução proposta pelo </w:t>
      </w:r>
      <w:r w:rsidR="00900951" w:rsidRPr="00A3036C">
        <w:rPr>
          <w:rFonts w:ascii="Times New Roman" w:eastAsia="Aptos" w:hAnsi="Times New Roman" w:cs="Times New Roman"/>
          <w:i/>
          <w:iCs/>
          <w:sz w:val="24"/>
          <w:szCs w:val="24"/>
        </w:rPr>
        <w:t>aprendizado da delicadez</w:t>
      </w:r>
      <w:r w:rsidR="005A43CA" w:rsidRPr="00A3036C">
        <w:rPr>
          <w:rFonts w:ascii="Times New Roman" w:eastAsia="Aptos" w:hAnsi="Times New Roman" w:cs="Times New Roman"/>
          <w:i/>
          <w:iCs/>
          <w:sz w:val="24"/>
          <w:szCs w:val="24"/>
        </w:rPr>
        <w:t xml:space="preserve">a </w:t>
      </w:r>
      <w:r w:rsidR="005A43CA" w:rsidRPr="00A3036C">
        <w:rPr>
          <w:rFonts w:ascii="Times New Roman" w:eastAsia="Aptos" w:hAnsi="Times New Roman" w:cs="Times New Roman"/>
          <w:sz w:val="24"/>
          <w:szCs w:val="24"/>
        </w:rPr>
        <w:t>significa a liberdade da prisão</w:t>
      </w:r>
      <w:r w:rsidR="00240181" w:rsidRPr="00A3036C">
        <w:rPr>
          <w:rFonts w:ascii="Times New Roman" w:eastAsia="Aptos" w:hAnsi="Times New Roman" w:cs="Times New Roman"/>
          <w:sz w:val="24"/>
          <w:szCs w:val="24"/>
        </w:rPr>
        <w:t>.</w:t>
      </w:r>
      <w:r w:rsidR="007830EF" w:rsidRPr="00A3036C">
        <w:rPr>
          <w:rFonts w:ascii="Times New Roman" w:eastAsia="Aptos" w:hAnsi="Times New Roman" w:cs="Times New Roman"/>
          <w:sz w:val="24"/>
          <w:szCs w:val="24"/>
        </w:rPr>
        <w:t xml:space="preserve"> ▬ </w:t>
      </w:r>
      <w:r w:rsidR="0020483F" w:rsidRPr="00A3036C">
        <w:rPr>
          <w:rFonts w:ascii="Times New Roman" w:eastAsia="Aptos" w:hAnsi="Times New Roman" w:cs="Times New Roman"/>
          <w:sz w:val="24"/>
          <w:szCs w:val="24"/>
        </w:rPr>
        <w:t>afirma.</w:t>
      </w:r>
    </w:p>
    <w:p w14:paraId="61F17F52" w14:textId="77777777" w:rsidR="0020483F" w:rsidRPr="00A3036C" w:rsidRDefault="0020483F" w:rsidP="00D2270B">
      <w:pPr>
        <w:spacing w:after="0"/>
        <w:jc w:val="both"/>
        <w:rPr>
          <w:rFonts w:ascii="Times New Roman" w:eastAsia="Aptos" w:hAnsi="Times New Roman" w:cs="Times New Roman"/>
          <w:sz w:val="24"/>
          <w:szCs w:val="24"/>
        </w:rPr>
      </w:pPr>
    </w:p>
    <w:p w14:paraId="6E43FCC0" w14:textId="43A0AF56" w:rsidR="00E30EDD" w:rsidRPr="00A3036C" w:rsidRDefault="0020483F"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240181"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Liberdade! </w:t>
      </w:r>
      <w:r w:rsidR="005A67E8" w:rsidRPr="00A3036C">
        <w:rPr>
          <w:rFonts w:ascii="Times New Roman" w:eastAsia="Aptos" w:hAnsi="Times New Roman" w:cs="Times New Roman"/>
          <w:sz w:val="24"/>
          <w:szCs w:val="24"/>
        </w:rPr>
        <w:t>H</w:t>
      </w:r>
      <w:r w:rsidR="0077427A" w:rsidRPr="00A3036C">
        <w:rPr>
          <w:rFonts w:ascii="Times New Roman" w:eastAsia="Aptos" w:hAnsi="Times New Roman" w:cs="Times New Roman"/>
          <w:sz w:val="24"/>
          <w:szCs w:val="24"/>
        </w:rPr>
        <w:t>umanos, independentemente de raça, sexo</w:t>
      </w:r>
      <w:r w:rsidR="007C647E" w:rsidRPr="00A3036C">
        <w:rPr>
          <w:rFonts w:ascii="Times New Roman" w:eastAsia="Aptos" w:hAnsi="Times New Roman" w:cs="Times New Roman"/>
          <w:sz w:val="24"/>
          <w:szCs w:val="24"/>
        </w:rPr>
        <w:t xml:space="preserve"> e convicções religiosas, políticas</w:t>
      </w:r>
      <w:r w:rsidR="00E72B5D" w:rsidRPr="00A3036C">
        <w:rPr>
          <w:rFonts w:ascii="Times New Roman" w:eastAsia="Aptos" w:hAnsi="Times New Roman" w:cs="Times New Roman"/>
          <w:sz w:val="24"/>
          <w:szCs w:val="24"/>
        </w:rPr>
        <w:t xml:space="preserve"> e segmentos sociais</w:t>
      </w:r>
      <w:r w:rsidR="00503334" w:rsidRPr="00A3036C">
        <w:rPr>
          <w:rFonts w:ascii="Times New Roman" w:eastAsia="Aptos" w:hAnsi="Times New Roman" w:cs="Times New Roman"/>
          <w:sz w:val="24"/>
          <w:szCs w:val="24"/>
        </w:rPr>
        <w:t>, est</w:t>
      </w:r>
      <w:r w:rsidR="005A67E8" w:rsidRPr="00A3036C">
        <w:rPr>
          <w:rFonts w:ascii="Times New Roman" w:eastAsia="Aptos" w:hAnsi="Times New Roman" w:cs="Times New Roman"/>
          <w:sz w:val="24"/>
          <w:szCs w:val="24"/>
        </w:rPr>
        <w:t>ão adormecidos na mentira e ilusão do Sistema Terra</w:t>
      </w:r>
      <w:r w:rsidR="00087E2A" w:rsidRPr="00A3036C">
        <w:rPr>
          <w:rFonts w:ascii="Times New Roman" w:eastAsia="Aptos" w:hAnsi="Times New Roman" w:cs="Times New Roman"/>
          <w:sz w:val="24"/>
          <w:szCs w:val="24"/>
        </w:rPr>
        <w:t xml:space="preserve"> ― Nefertari M</w:t>
      </w:r>
      <w:r w:rsidR="00546BEA" w:rsidRPr="00A3036C">
        <w:rPr>
          <w:rFonts w:ascii="Times New Roman" w:eastAsia="Aptos" w:hAnsi="Times New Roman" w:cs="Times New Roman"/>
          <w:sz w:val="24"/>
          <w:szCs w:val="24"/>
        </w:rPr>
        <w:t xml:space="preserve">andela reitera dominação de </w:t>
      </w:r>
      <w:r w:rsidR="007B16D2" w:rsidRPr="00A3036C">
        <w:rPr>
          <w:rFonts w:ascii="Times New Roman" w:eastAsia="Aptos" w:hAnsi="Times New Roman" w:cs="Times New Roman"/>
          <w:i/>
          <w:iCs/>
          <w:sz w:val="24"/>
          <w:szCs w:val="24"/>
        </w:rPr>
        <w:t xml:space="preserve">os donos do mundo </w:t>
      </w:r>
      <w:r w:rsidR="00087E2A" w:rsidRPr="00A3036C">
        <w:rPr>
          <w:rFonts w:ascii="Times New Roman" w:eastAsia="Aptos" w:hAnsi="Times New Roman" w:cs="Times New Roman"/>
          <w:sz w:val="24"/>
          <w:szCs w:val="24"/>
        </w:rPr>
        <w:t>―</w:t>
      </w:r>
      <w:r w:rsidR="007B16D2" w:rsidRPr="00A3036C">
        <w:rPr>
          <w:rFonts w:ascii="Times New Roman" w:eastAsia="Aptos" w:hAnsi="Times New Roman" w:cs="Times New Roman"/>
          <w:sz w:val="24"/>
          <w:szCs w:val="24"/>
        </w:rPr>
        <w:t xml:space="preserve"> </w:t>
      </w:r>
      <w:r w:rsidR="004746A0" w:rsidRPr="00A3036C">
        <w:rPr>
          <w:rFonts w:ascii="Times New Roman" w:eastAsia="Aptos" w:hAnsi="Times New Roman" w:cs="Times New Roman"/>
          <w:sz w:val="24"/>
          <w:szCs w:val="24"/>
        </w:rPr>
        <w:t>Salvo, o exército de despertos, trabalhadores como nós</w:t>
      </w:r>
      <w:r w:rsidR="00B073D6" w:rsidRPr="00A3036C">
        <w:rPr>
          <w:rFonts w:ascii="Times New Roman" w:eastAsia="Aptos" w:hAnsi="Times New Roman" w:cs="Times New Roman"/>
          <w:sz w:val="24"/>
          <w:szCs w:val="24"/>
        </w:rPr>
        <w:t xml:space="preserve"> </w:t>
      </w:r>
      <w:r w:rsidR="00FB3350" w:rsidRPr="00A3036C">
        <w:rPr>
          <w:rFonts w:ascii="Times New Roman" w:eastAsia="Aptos" w:hAnsi="Times New Roman" w:cs="Times New Roman"/>
          <w:sz w:val="24"/>
          <w:szCs w:val="24"/>
        </w:rPr>
        <w:t>pelo despertar em mass</w:t>
      </w:r>
      <w:r w:rsidR="00560DAF" w:rsidRPr="00A3036C">
        <w:rPr>
          <w:rFonts w:ascii="Times New Roman" w:eastAsia="Aptos" w:hAnsi="Times New Roman" w:cs="Times New Roman"/>
          <w:sz w:val="24"/>
          <w:szCs w:val="24"/>
        </w:rPr>
        <w:t xml:space="preserve">a </w:t>
      </w:r>
      <w:r w:rsidR="003553E2" w:rsidRPr="00A3036C">
        <w:rPr>
          <w:rFonts w:ascii="Times New Roman" w:eastAsia="Aptos" w:hAnsi="Times New Roman" w:cs="Times New Roman"/>
          <w:sz w:val="24"/>
          <w:szCs w:val="24"/>
        </w:rPr>
        <w:t xml:space="preserve">de </w:t>
      </w:r>
      <w:r w:rsidR="008D01FD" w:rsidRPr="00A3036C">
        <w:rPr>
          <w:rFonts w:ascii="Times New Roman" w:eastAsia="Aptos" w:hAnsi="Times New Roman" w:cs="Times New Roman"/>
          <w:sz w:val="24"/>
          <w:szCs w:val="24"/>
        </w:rPr>
        <w:t>pessoas,</w:t>
      </w:r>
      <w:r w:rsidR="00560DAF" w:rsidRPr="00A3036C">
        <w:rPr>
          <w:rFonts w:ascii="Times New Roman" w:eastAsia="Aptos" w:hAnsi="Times New Roman" w:cs="Times New Roman"/>
          <w:sz w:val="24"/>
          <w:szCs w:val="24"/>
        </w:rPr>
        <w:t xml:space="preserve"> merecedor</w:t>
      </w:r>
      <w:r w:rsidR="008D01FD" w:rsidRPr="00A3036C">
        <w:rPr>
          <w:rFonts w:ascii="Times New Roman" w:eastAsia="Aptos" w:hAnsi="Times New Roman" w:cs="Times New Roman"/>
          <w:sz w:val="24"/>
          <w:szCs w:val="24"/>
        </w:rPr>
        <w:t>a</w:t>
      </w:r>
      <w:r w:rsidR="00560DAF" w:rsidRPr="00A3036C">
        <w:rPr>
          <w:rFonts w:ascii="Times New Roman" w:eastAsia="Aptos" w:hAnsi="Times New Roman" w:cs="Times New Roman"/>
          <w:sz w:val="24"/>
          <w:szCs w:val="24"/>
        </w:rPr>
        <w:t>s</w:t>
      </w:r>
      <w:r w:rsidR="00301B2A" w:rsidRPr="00A3036C">
        <w:rPr>
          <w:rFonts w:ascii="Times New Roman" w:eastAsia="Aptos" w:hAnsi="Times New Roman" w:cs="Times New Roman"/>
          <w:sz w:val="24"/>
          <w:szCs w:val="24"/>
        </w:rPr>
        <w:t xml:space="preserve">, através de seus </w:t>
      </w:r>
      <w:r w:rsidR="001A6387" w:rsidRPr="00A3036C">
        <w:rPr>
          <w:rFonts w:ascii="Times New Roman" w:eastAsia="Aptos" w:hAnsi="Times New Roman" w:cs="Times New Roman"/>
          <w:sz w:val="24"/>
          <w:szCs w:val="24"/>
        </w:rPr>
        <w:t>livres arbítrios</w:t>
      </w:r>
      <w:r w:rsidR="00BC330D" w:rsidRPr="00A3036C">
        <w:rPr>
          <w:rFonts w:ascii="Times New Roman" w:eastAsia="Aptos" w:hAnsi="Times New Roman" w:cs="Times New Roman"/>
          <w:sz w:val="24"/>
          <w:szCs w:val="24"/>
        </w:rPr>
        <w:t>,</w:t>
      </w:r>
      <w:r w:rsidR="00560DAF" w:rsidRPr="00A3036C">
        <w:rPr>
          <w:rFonts w:ascii="Times New Roman" w:eastAsia="Aptos" w:hAnsi="Times New Roman" w:cs="Times New Roman"/>
          <w:sz w:val="24"/>
          <w:szCs w:val="24"/>
        </w:rPr>
        <w:t xml:space="preserve"> </w:t>
      </w:r>
      <w:r w:rsidR="00BC330D" w:rsidRPr="00A3036C">
        <w:rPr>
          <w:rFonts w:ascii="Times New Roman" w:eastAsia="Aptos" w:hAnsi="Times New Roman" w:cs="Times New Roman"/>
          <w:sz w:val="24"/>
          <w:szCs w:val="24"/>
        </w:rPr>
        <w:t>d</w:t>
      </w:r>
      <w:r w:rsidR="00A716B2" w:rsidRPr="00A3036C">
        <w:rPr>
          <w:rFonts w:ascii="Times New Roman" w:eastAsia="Aptos" w:hAnsi="Times New Roman" w:cs="Times New Roman"/>
          <w:sz w:val="24"/>
          <w:szCs w:val="24"/>
        </w:rPr>
        <w:t xml:space="preserve">e evoluírem </w:t>
      </w:r>
      <w:r w:rsidR="00560DAF" w:rsidRPr="00A3036C">
        <w:rPr>
          <w:rFonts w:ascii="Times New Roman" w:eastAsia="Aptos" w:hAnsi="Times New Roman" w:cs="Times New Roman"/>
          <w:sz w:val="24"/>
          <w:szCs w:val="24"/>
        </w:rPr>
        <w:t>a</w:t>
      </w:r>
      <w:r w:rsidR="00A716B2" w:rsidRPr="00A3036C">
        <w:rPr>
          <w:rFonts w:ascii="Times New Roman" w:eastAsia="Aptos" w:hAnsi="Times New Roman" w:cs="Times New Roman"/>
          <w:sz w:val="24"/>
          <w:szCs w:val="24"/>
        </w:rPr>
        <w:t>o</w:t>
      </w:r>
      <w:r w:rsidR="00560DAF" w:rsidRPr="00A3036C">
        <w:rPr>
          <w:rFonts w:ascii="Times New Roman" w:eastAsia="Aptos" w:hAnsi="Times New Roman" w:cs="Times New Roman"/>
          <w:sz w:val="24"/>
          <w:szCs w:val="24"/>
        </w:rPr>
        <w:t xml:space="preserve"> </w:t>
      </w:r>
      <w:r w:rsidR="00560DAF" w:rsidRPr="00A3036C">
        <w:rPr>
          <w:rFonts w:ascii="Times New Roman" w:eastAsia="Aptos" w:hAnsi="Times New Roman" w:cs="Times New Roman"/>
          <w:i/>
          <w:iCs/>
          <w:sz w:val="24"/>
          <w:szCs w:val="24"/>
        </w:rPr>
        <w:t>quinto plano terráqueo</w:t>
      </w:r>
      <w:r w:rsidR="00301B2A" w:rsidRPr="00A3036C">
        <w:rPr>
          <w:rFonts w:ascii="Times New Roman" w:eastAsia="Aptos" w:hAnsi="Times New Roman" w:cs="Times New Roman"/>
          <w:sz w:val="24"/>
          <w:szCs w:val="24"/>
        </w:rPr>
        <w:t>. ▬</w:t>
      </w:r>
      <w:r w:rsidR="00A716B2" w:rsidRPr="00A3036C">
        <w:rPr>
          <w:rFonts w:ascii="Times New Roman" w:eastAsia="Aptos" w:hAnsi="Times New Roman" w:cs="Times New Roman"/>
          <w:sz w:val="24"/>
          <w:szCs w:val="24"/>
        </w:rPr>
        <w:t xml:space="preserve"> </w:t>
      </w:r>
      <w:r w:rsidR="008D01FD" w:rsidRPr="00A3036C">
        <w:rPr>
          <w:rFonts w:ascii="Times New Roman" w:eastAsia="Aptos" w:hAnsi="Times New Roman" w:cs="Times New Roman"/>
          <w:sz w:val="24"/>
          <w:szCs w:val="24"/>
        </w:rPr>
        <w:t>arrebatada.</w:t>
      </w:r>
    </w:p>
    <w:p w14:paraId="0E6CE2FB" w14:textId="77777777" w:rsidR="008D01FD" w:rsidRPr="00A3036C" w:rsidRDefault="008D01FD" w:rsidP="00D2270B">
      <w:pPr>
        <w:spacing w:after="0"/>
        <w:jc w:val="both"/>
        <w:rPr>
          <w:rFonts w:ascii="Times New Roman" w:eastAsia="Aptos" w:hAnsi="Times New Roman" w:cs="Times New Roman"/>
          <w:sz w:val="24"/>
          <w:szCs w:val="24"/>
        </w:rPr>
      </w:pPr>
    </w:p>
    <w:p w14:paraId="76489874" w14:textId="4F4CE3D4" w:rsidR="00BA3C6C" w:rsidRPr="00A3036C" w:rsidRDefault="008D01FD" w:rsidP="00CC239B">
      <w:pPr>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1E23AC" w:rsidRPr="00A3036C">
        <w:rPr>
          <w:rFonts w:ascii="Times New Roman" w:eastAsia="Aptos" w:hAnsi="Times New Roman" w:cs="Times New Roman"/>
          <w:sz w:val="24"/>
          <w:szCs w:val="24"/>
        </w:rPr>
        <w:t xml:space="preserve">Teremos a satisfação de vermos </w:t>
      </w:r>
      <w:r w:rsidR="00E2078A" w:rsidRPr="00A3036C">
        <w:rPr>
          <w:rFonts w:ascii="Times New Roman" w:eastAsia="Aptos" w:hAnsi="Times New Roman" w:cs="Times New Roman"/>
          <w:sz w:val="24"/>
          <w:szCs w:val="24"/>
        </w:rPr>
        <w:t>a maior parte de irmãos terrícolas arrebatados pela filosofia Eu Sou</w:t>
      </w:r>
      <w:r w:rsidR="003878AB" w:rsidRPr="00A3036C">
        <w:rPr>
          <w:rFonts w:ascii="Times New Roman" w:eastAsia="Aptos" w:hAnsi="Times New Roman" w:cs="Times New Roman"/>
          <w:sz w:val="24"/>
          <w:szCs w:val="24"/>
        </w:rPr>
        <w:t>, testemunhando neles</w:t>
      </w:r>
      <w:r w:rsidR="00861CB7" w:rsidRPr="00A3036C">
        <w:rPr>
          <w:rFonts w:ascii="Times New Roman" w:eastAsia="Aptos" w:hAnsi="Times New Roman" w:cs="Times New Roman"/>
          <w:sz w:val="24"/>
          <w:szCs w:val="24"/>
        </w:rPr>
        <w:t xml:space="preserve"> o mesmo amor incondicional pulsante em nossos peitos ― Liz Taylor</w:t>
      </w:r>
      <w:r w:rsidR="00824A3B" w:rsidRPr="00A3036C">
        <w:rPr>
          <w:rFonts w:ascii="Times New Roman" w:eastAsia="Aptos" w:hAnsi="Times New Roman" w:cs="Times New Roman"/>
          <w:sz w:val="24"/>
          <w:szCs w:val="24"/>
        </w:rPr>
        <w:t>, otimista,</w:t>
      </w:r>
      <w:r w:rsidR="00DD250E" w:rsidRPr="00A3036C">
        <w:rPr>
          <w:rFonts w:ascii="Times New Roman" w:eastAsia="Aptos" w:hAnsi="Times New Roman" w:cs="Times New Roman"/>
          <w:sz w:val="24"/>
          <w:szCs w:val="24"/>
        </w:rPr>
        <w:t xml:space="preserve"> o</w:t>
      </w:r>
      <w:r w:rsidR="007348D6" w:rsidRPr="00A3036C">
        <w:rPr>
          <w:rFonts w:ascii="Times New Roman" w:eastAsia="Aptos" w:hAnsi="Times New Roman" w:cs="Times New Roman"/>
          <w:sz w:val="24"/>
          <w:szCs w:val="24"/>
        </w:rPr>
        <w:t>bserva</w:t>
      </w:r>
      <w:r w:rsidR="00DD250E" w:rsidRPr="00A3036C">
        <w:rPr>
          <w:rFonts w:ascii="Times New Roman" w:eastAsia="Aptos" w:hAnsi="Times New Roman" w:cs="Times New Roman"/>
          <w:sz w:val="24"/>
          <w:szCs w:val="24"/>
        </w:rPr>
        <w:t xml:space="preserve"> </w:t>
      </w:r>
      <w:r w:rsidR="007348D6" w:rsidRPr="00A3036C">
        <w:rPr>
          <w:rFonts w:ascii="Times New Roman" w:eastAsia="Aptos" w:hAnsi="Times New Roman" w:cs="Times New Roman"/>
          <w:sz w:val="24"/>
          <w:szCs w:val="24"/>
        </w:rPr>
        <w:t xml:space="preserve">o </w:t>
      </w:r>
      <w:r w:rsidR="00DD250E" w:rsidRPr="00A3036C">
        <w:rPr>
          <w:rFonts w:ascii="Times New Roman" w:eastAsia="Aptos" w:hAnsi="Times New Roman" w:cs="Times New Roman"/>
          <w:sz w:val="24"/>
          <w:szCs w:val="24"/>
        </w:rPr>
        <w:t>sentimento comum</w:t>
      </w:r>
      <w:r w:rsidR="007348D6" w:rsidRPr="00A3036C">
        <w:rPr>
          <w:rFonts w:ascii="Times New Roman" w:eastAsia="Aptos" w:hAnsi="Times New Roman" w:cs="Times New Roman"/>
          <w:sz w:val="24"/>
          <w:szCs w:val="24"/>
        </w:rPr>
        <w:t xml:space="preserve"> aos </w:t>
      </w:r>
      <w:r w:rsidR="005A696C" w:rsidRPr="00A3036C">
        <w:rPr>
          <w:rFonts w:ascii="Times New Roman" w:eastAsia="Aptos" w:hAnsi="Times New Roman" w:cs="Times New Roman"/>
          <w:sz w:val="24"/>
          <w:szCs w:val="24"/>
        </w:rPr>
        <w:t xml:space="preserve">seres humanos </w:t>
      </w:r>
      <w:r w:rsidR="007348D6" w:rsidRPr="00A3036C">
        <w:rPr>
          <w:rFonts w:ascii="Times New Roman" w:eastAsia="Aptos" w:hAnsi="Times New Roman" w:cs="Times New Roman"/>
          <w:sz w:val="24"/>
          <w:szCs w:val="24"/>
        </w:rPr>
        <w:t xml:space="preserve">despertos </w:t>
      </w:r>
      <w:r w:rsidR="00861CB7" w:rsidRPr="00A3036C">
        <w:rPr>
          <w:rFonts w:ascii="Times New Roman" w:eastAsia="Aptos" w:hAnsi="Times New Roman" w:cs="Times New Roman"/>
          <w:sz w:val="24"/>
          <w:szCs w:val="24"/>
        </w:rPr>
        <w:t>―</w:t>
      </w:r>
      <w:r w:rsidR="005A696C" w:rsidRPr="00A3036C">
        <w:rPr>
          <w:rFonts w:ascii="Times New Roman" w:eastAsia="Aptos" w:hAnsi="Times New Roman" w:cs="Times New Roman"/>
          <w:sz w:val="24"/>
          <w:szCs w:val="24"/>
        </w:rPr>
        <w:t xml:space="preserve"> </w:t>
      </w:r>
      <w:r w:rsidR="00D1597A" w:rsidRPr="00A3036C">
        <w:rPr>
          <w:rFonts w:ascii="Times New Roman" w:eastAsia="Aptos" w:hAnsi="Times New Roman" w:cs="Times New Roman"/>
          <w:sz w:val="24"/>
          <w:szCs w:val="24"/>
        </w:rPr>
        <w:t>Testemunhar a história</w:t>
      </w:r>
      <w:r w:rsidR="003D7D9A" w:rsidRPr="00A3036C">
        <w:rPr>
          <w:rFonts w:ascii="Times New Roman" w:eastAsia="Aptos" w:hAnsi="Times New Roman" w:cs="Times New Roman"/>
          <w:sz w:val="24"/>
          <w:szCs w:val="24"/>
        </w:rPr>
        <w:t xml:space="preserve">, sendo </w:t>
      </w:r>
      <w:r w:rsidR="004924E3" w:rsidRPr="00A3036C">
        <w:rPr>
          <w:rFonts w:ascii="Times New Roman" w:eastAsia="Aptos" w:hAnsi="Times New Roman" w:cs="Times New Roman"/>
          <w:sz w:val="24"/>
          <w:szCs w:val="24"/>
        </w:rPr>
        <w:t>coautora da concepção do SEU — Soberana Energia Universal é</w:t>
      </w:r>
      <w:r w:rsidR="00963839" w:rsidRPr="00A3036C">
        <w:rPr>
          <w:rFonts w:ascii="Times New Roman" w:eastAsia="Aptos" w:hAnsi="Times New Roman" w:cs="Times New Roman"/>
          <w:sz w:val="24"/>
          <w:szCs w:val="24"/>
        </w:rPr>
        <w:t xml:space="preserve"> indescritível ― Grata </w:t>
      </w:r>
      <w:r w:rsidR="00A556B8" w:rsidRPr="00A3036C">
        <w:rPr>
          <w:rFonts w:ascii="Times New Roman" w:eastAsia="Aptos" w:hAnsi="Times New Roman" w:cs="Times New Roman"/>
          <w:sz w:val="24"/>
          <w:szCs w:val="24"/>
        </w:rPr>
        <w:t>por estar vivendo e escrevendo, em tempo real</w:t>
      </w:r>
      <w:r w:rsidR="00467D40" w:rsidRPr="00A3036C">
        <w:rPr>
          <w:rFonts w:ascii="Times New Roman" w:eastAsia="Aptos" w:hAnsi="Times New Roman" w:cs="Times New Roman"/>
          <w:sz w:val="24"/>
          <w:szCs w:val="24"/>
        </w:rPr>
        <w:t xml:space="preserve">, </w:t>
      </w:r>
      <w:r w:rsidR="00BA3C6C" w:rsidRPr="00A3036C">
        <w:rPr>
          <w:rFonts w:ascii="Times New Roman" w:eastAsia="Aptos" w:hAnsi="Times New Roman" w:cs="Times New Roman"/>
          <w:b/>
          <w:bCs/>
        </w:rPr>
        <w:t>e</w:t>
      </w:r>
      <w:r w:rsidR="00BA3C6C" w:rsidRPr="00A3036C">
        <w:rPr>
          <w:rFonts w:ascii="Times New Roman" w:eastAsia="Aptos" w:hAnsi="Times New Roman" w:cs="Times New Roman"/>
          <w:b/>
          <w:bCs/>
          <w:color w:val="FF0000"/>
        </w:rPr>
        <w:t>X</w:t>
      </w:r>
      <w:r w:rsidR="00BA3C6C" w:rsidRPr="00A3036C">
        <w:rPr>
          <w:rFonts w:ascii="Times New Roman" w:eastAsia="Aptos" w:hAnsi="Times New Roman" w:cs="Times New Roman"/>
          <w:b/>
          <w:bCs/>
        </w:rPr>
        <w:t xml:space="preserve">ilados da </w:t>
      </w:r>
      <w:r w:rsidR="00BA3C6C" w:rsidRPr="00A3036C">
        <w:rPr>
          <w:rFonts w:ascii="Times New Roman" w:eastAsia="Aptos" w:hAnsi="Times New Roman" w:cs="Times New Roman"/>
          <w:b/>
          <w:bCs/>
          <w:color w:val="7030A0"/>
        </w:rPr>
        <w:t>T</w:t>
      </w:r>
      <w:r w:rsidR="00BA3C6C" w:rsidRPr="00A3036C">
        <w:rPr>
          <w:rFonts w:ascii="Times New Roman" w:eastAsia="Aptos" w:hAnsi="Times New Roman" w:cs="Times New Roman"/>
          <w:b/>
          <w:bCs/>
        </w:rPr>
        <w:t xml:space="preserve">erra </w:t>
      </w:r>
      <w:r w:rsidR="00BA3C6C" w:rsidRPr="00A3036C">
        <w:rPr>
          <w:rFonts w:ascii="Times New Roman" w:eastAsia="Aptos" w:hAnsi="Times New Roman" w:cs="Times New Roman"/>
          <w:b/>
          <w:bCs/>
          <w:sz w:val="24"/>
          <w:szCs w:val="24"/>
        </w:rPr>
        <w:t>─ passado pacto para o futuro</w:t>
      </w:r>
      <w:r w:rsidR="00BA3C6C" w:rsidRPr="00A3036C">
        <w:rPr>
          <w:rFonts w:ascii="Times New Roman" w:eastAsia="Aptos" w:hAnsi="Times New Roman" w:cs="Times New Roman"/>
          <w:sz w:val="24"/>
          <w:szCs w:val="24"/>
        </w:rPr>
        <w:t>. ▬ orgulhosa.</w:t>
      </w:r>
    </w:p>
    <w:p w14:paraId="4882289E" w14:textId="04E5457E" w:rsidR="008D01FD" w:rsidRPr="00A3036C" w:rsidRDefault="00CC239B"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E77031" w:rsidRPr="00A3036C">
        <w:rPr>
          <w:rFonts w:ascii="Times New Roman" w:eastAsia="Aptos" w:hAnsi="Times New Roman" w:cs="Times New Roman"/>
          <w:sz w:val="24"/>
          <w:szCs w:val="24"/>
        </w:rPr>
        <w:t xml:space="preserve"> Gratidão</w:t>
      </w:r>
      <w:r w:rsidR="00EB625B" w:rsidRPr="00A3036C">
        <w:rPr>
          <w:rFonts w:ascii="Times New Roman" w:eastAsia="Aptos" w:hAnsi="Times New Roman" w:cs="Times New Roman"/>
          <w:sz w:val="24"/>
          <w:szCs w:val="24"/>
        </w:rPr>
        <w:t xml:space="preserve">! </w:t>
      </w:r>
      <w:r w:rsidR="00C66AE4" w:rsidRPr="00A3036C">
        <w:rPr>
          <w:rFonts w:ascii="Times New Roman" w:eastAsia="Aptos" w:hAnsi="Times New Roman" w:cs="Times New Roman"/>
          <w:sz w:val="24"/>
          <w:szCs w:val="24"/>
        </w:rPr>
        <w:t>Viver existências amando minha alma gêmea</w:t>
      </w:r>
      <w:r w:rsidR="008528B9" w:rsidRPr="00A3036C">
        <w:rPr>
          <w:rFonts w:ascii="Times New Roman" w:eastAsia="Aptos" w:hAnsi="Times New Roman" w:cs="Times New Roman"/>
          <w:sz w:val="24"/>
          <w:szCs w:val="24"/>
        </w:rPr>
        <w:t xml:space="preserve">, trafegando na estrada de </w:t>
      </w:r>
      <w:r w:rsidR="008528B9" w:rsidRPr="00A3036C">
        <w:rPr>
          <w:rFonts w:ascii="Times New Roman" w:eastAsia="Aptos" w:hAnsi="Times New Roman" w:cs="Times New Roman"/>
          <w:i/>
          <w:iCs/>
          <w:sz w:val="24"/>
          <w:szCs w:val="24"/>
        </w:rPr>
        <w:t xml:space="preserve">o aprendizado da delicadeza </w:t>
      </w:r>
      <w:r w:rsidR="001B2184" w:rsidRPr="00A3036C">
        <w:rPr>
          <w:rFonts w:ascii="Times New Roman" w:eastAsia="Aptos" w:hAnsi="Times New Roman" w:cs="Times New Roman"/>
          <w:sz w:val="24"/>
          <w:szCs w:val="24"/>
        </w:rPr>
        <w:t>é</w:t>
      </w:r>
      <w:r w:rsidR="008528B9" w:rsidRPr="00A3036C">
        <w:rPr>
          <w:rFonts w:ascii="Times New Roman" w:eastAsia="Aptos" w:hAnsi="Times New Roman" w:cs="Times New Roman"/>
          <w:sz w:val="24"/>
          <w:szCs w:val="24"/>
        </w:rPr>
        <w:t xml:space="preserve"> indescritível ― Tom Harrison</w:t>
      </w:r>
      <w:r w:rsidR="001B2184" w:rsidRPr="00A3036C">
        <w:rPr>
          <w:rFonts w:ascii="Times New Roman" w:eastAsia="Aptos" w:hAnsi="Times New Roman" w:cs="Times New Roman"/>
          <w:sz w:val="24"/>
          <w:szCs w:val="24"/>
        </w:rPr>
        <w:t>, tocado,</w:t>
      </w:r>
      <w:r w:rsidR="00D974D6" w:rsidRPr="00A3036C">
        <w:rPr>
          <w:rFonts w:ascii="Times New Roman" w:eastAsia="Aptos" w:hAnsi="Times New Roman" w:cs="Times New Roman"/>
          <w:sz w:val="24"/>
          <w:szCs w:val="24"/>
        </w:rPr>
        <w:t xml:space="preserve"> vibra amor incondicional </w:t>
      </w:r>
      <w:r w:rsidR="008528B9" w:rsidRPr="00A3036C">
        <w:rPr>
          <w:rFonts w:ascii="Times New Roman" w:eastAsia="Aptos" w:hAnsi="Times New Roman" w:cs="Times New Roman"/>
          <w:sz w:val="24"/>
          <w:szCs w:val="24"/>
        </w:rPr>
        <w:t>―</w:t>
      </w:r>
      <w:r w:rsidR="00D974D6" w:rsidRPr="00A3036C">
        <w:rPr>
          <w:rFonts w:ascii="Times New Roman" w:eastAsia="Aptos" w:hAnsi="Times New Roman" w:cs="Times New Roman"/>
          <w:sz w:val="24"/>
          <w:szCs w:val="24"/>
        </w:rPr>
        <w:t xml:space="preserve"> </w:t>
      </w:r>
      <w:r w:rsidR="00515B96" w:rsidRPr="00A3036C">
        <w:rPr>
          <w:rFonts w:ascii="Times New Roman" w:eastAsia="Aptos" w:hAnsi="Times New Roman" w:cs="Times New Roman"/>
          <w:sz w:val="24"/>
          <w:szCs w:val="24"/>
        </w:rPr>
        <w:t>Viver, sentir, escrever, vibrando</w:t>
      </w:r>
      <w:r w:rsidR="001D5C2B" w:rsidRPr="00A3036C">
        <w:rPr>
          <w:rFonts w:ascii="Times New Roman" w:eastAsia="Aptos" w:hAnsi="Times New Roman" w:cs="Times New Roman"/>
          <w:sz w:val="24"/>
          <w:szCs w:val="24"/>
        </w:rPr>
        <w:t xml:space="preserve"> energias</w:t>
      </w:r>
      <w:r w:rsidR="00EE4342" w:rsidRPr="00A3036C">
        <w:rPr>
          <w:rFonts w:ascii="Times New Roman" w:eastAsia="Aptos" w:hAnsi="Times New Roman" w:cs="Times New Roman"/>
          <w:sz w:val="24"/>
          <w:szCs w:val="24"/>
        </w:rPr>
        <w:t xml:space="preserve"> benéficas,</w:t>
      </w:r>
      <w:r w:rsidR="001D5C2B" w:rsidRPr="00A3036C">
        <w:rPr>
          <w:rFonts w:ascii="Times New Roman" w:eastAsia="Aptos" w:hAnsi="Times New Roman" w:cs="Times New Roman"/>
          <w:sz w:val="24"/>
          <w:szCs w:val="24"/>
        </w:rPr>
        <w:t xml:space="preserve"> contagiantes</w:t>
      </w:r>
      <w:r w:rsidR="00EE4342" w:rsidRPr="00A3036C">
        <w:rPr>
          <w:rFonts w:ascii="Times New Roman" w:eastAsia="Aptos" w:hAnsi="Times New Roman" w:cs="Times New Roman"/>
          <w:sz w:val="24"/>
          <w:szCs w:val="24"/>
        </w:rPr>
        <w:t>,</w:t>
      </w:r>
      <w:r w:rsidR="001D5C2B" w:rsidRPr="00A3036C">
        <w:rPr>
          <w:rFonts w:ascii="Times New Roman" w:eastAsia="Aptos" w:hAnsi="Times New Roman" w:cs="Times New Roman"/>
          <w:sz w:val="24"/>
          <w:szCs w:val="24"/>
        </w:rPr>
        <w:t xml:space="preserve"> ao nosso entorno massacrado</w:t>
      </w:r>
      <w:r w:rsidR="00784AA1" w:rsidRPr="00A3036C">
        <w:rPr>
          <w:rFonts w:ascii="Times New Roman" w:eastAsia="Aptos" w:hAnsi="Times New Roman" w:cs="Times New Roman"/>
          <w:sz w:val="24"/>
          <w:szCs w:val="24"/>
        </w:rPr>
        <w:t xml:space="preserve"> por ondas eletromagnéticas maléficas</w:t>
      </w:r>
      <w:r w:rsidR="00EB1C3C" w:rsidRPr="00A3036C">
        <w:rPr>
          <w:rFonts w:ascii="Times New Roman" w:eastAsia="Aptos" w:hAnsi="Times New Roman" w:cs="Times New Roman"/>
          <w:sz w:val="24"/>
          <w:szCs w:val="24"/>
        </w:rPr>
        <w:t xml:space="preserve"> que podem ser</w:t>
      </w:r>
      <w:r w:rsidR="001B627D" w:rsidRPr="00A3036C">
        <w:rPr>
          <w:rFonts w:ascii="Times New Roman" w:eastAsia="Aptos" w:hAnsi="Times New Roman" w:cs="Times New Roman"/>
          <w:sz w:val="24"/>
          <w:szCs w:val="24"/>
        </w:rPr>
        <w:t xml:space="preserve"> expurgadas </w:t>
      </w:r>
      <w:r w:rsidR="00BD6C0A" w:rsidRPr="00A3036C">
        <w:rPr>
          <w:rFonts w:ascii="Times New Roman" w:eastAsia="Aptos" w:hAnsi="Times New Roman" w:cs="Times New Roman"/>
          <w:sz w:val="24"/>
          <w:szCs w:val="24"/>
        </w:rPr>
        <w:t>pela fagulha de luz repousada na essência humana</w:t>
      </w:r>
      <w:r w:rsidR="00694CAF" w:rsidRPr="00A3036C">
        <w:rPr>
          <w:rFonts w:ascii="Times New Roman" w:eastAsia="Aptos" w:hAnsi="Times New Roman" w:cs="Times New Roman"/>
          <w:sz w:val="24"/>
          <w:szCs w:val="24"/>
        </w:rPr>
        <w:t xml:space="preserve">, </w:t>
      </w:r>
      <w:r w:rsidR="00277D3E" w:rsidRPr="00A3036C">
        <w:rPr>
          <w:rFonts w:ascii="Times New Roman" w:eastAsia="Aptos" w:hAnsi="Times New Roman" w:cs="Times New Roman"/>
          <w:sz w:val="24"/>
          <w:szCs w:val="24"/>
        </w:rPr>
        <w:t>observando-se</w:t>
      </w:r>
      <w:r w:rsidR="00BA7611" w:rsidRPr="00A3036C">
        <w:rPr>
          <w:rFonts w:ascii="Times New Roman" w:eastAsia="Aptos" w:hAnsi="Times New Roman" w:cs="Times New Roman"/>
          <w:sz w:val="24"/>
          <w:szCs w:val="24"/>
        </w:rPr>
        <w:t xml:space="preserve"> a esperança concreta</w:t>
      </w:r>
      <w:r w:rsidR="00891A68" w:rsidRPr="00A3036C">
        <w:rPr>
          <w:rFonts w:ascii="Times New Roman" w:eastAsia="Aptos" w:hAnsi="Times New Roman" w:cs="Times New Roman"/>
          <w:sz w:val="24"/>
          <w:szCs w:val="24"/>
        </w:rPr>
        <w:t xml:space="preserve"> que testemunhamos em </w:t>
      </w:r>
    </w:p>
    <w:p w14:paraId="1721F62C" w14:textId="78DDEB57" w:rsidR="00891A68" w:rsidRPr="00A3036C" w:rsidRDefault="00891A68"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b/>
          <w:bCs/>
          <w:sz w:val="24"/>
          <w:szCs w:val="24"/>
        </w:rPr>
        <w:t>Evoluirejá</w:t>
      </w:r>
      <w:r w:rsidRPr="00A3036C">
        <w:rPr>
          <w:rFonts w:ascii="Times New Roman" w:eastAsia="Aptos" w:hAnsi="Times New Roman" w:cs="Times New Roman"/>
          <w:sz w:val="24"/>
          <w:szCs w:val="24"/>
        </w:rPr>
        <w:t xml:space="preserve">. ▬ </w:t>
      </w:r>
      <w:r w:rsidR="00C46B60" w:rsidRPr="00A3036C">
        <w:rPr>
          <w:rFonts w:ascii="Times New Roman" w:eastAsia="Aptos" w:hAnsi="Times New Roman" w:cs="Times New Roman"/>
          <w:sz w:val="24"/>
          <w:szCs w:val="24"/>
        </w:rPr>
        <w:t>crente.</w:t>
      </w:r>
    </w:p>
    <w:p w14:paraId="60049DC7" w14:textId="77777777" w:rsidR="00C46B60" w:rsidRPr="00A3036C" w:rsidRDefault="00C46B60" w:rsidP="00D2270B">
      <w:pPr>
        <w:spacing w:after="0"/>
        <w:jc w:val="both"/>
        <w:rPr>
          <w:rFonts w:ascii="Times New Roman" w:eastAsia="Aptos" w:hAnsi="Times New Roman" w:cs="Times New Roman"/>
          <w:sz w:val="24"/>
          <w:szCs w:val="24"/>
        </w:rPr>
      </w:pPr>
    </w:p>
    <w:p w14:paraId="4173FF0E" w14:textId="3BA538E3" w:rsidR="00C46B60" w:rsidRPr="00A3036C" w:rsidRDefault="00C46B60"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17564D" w:rsidRPr="00A3036C">
        <w:rPr>
          <w:rFonts w:ascii="Times New Roman" w:eastAsia="Aptos" w:hAnsi="Times New Roman" w:cs="Times New Roman"/>
          <w:sz w:val="24"/>
          <w:szCs w:val="24"/>
        </w:rPr>
        <w:t>A resposta</w:t>
      </w:r>
      <w:r w:rsidR="0085243D" w:rsidRPr="00A3036C">
        <w:rPr>
          <w:rFonts w:ascii="Times New Roman" w:eastAsia="Aptos" w:hAnsi="Times New Roman" w:cs="Times New Roman"/>
          <w:sz w:val="24"/>
          <w:szCs w:val="24"/>
        </w:rPr>
        <w:t xml:space="preserve"> de consciências dos populares ao</w:t>
      </w:r>
      <w:r w:rsidR="00937F18" w:rsidRPr="00A3036C">
        <w:rPr>
          <w:rFonts w:ascii="Times New Roman" w:eastAsia="Aptos" w:hAnsi="Times New Roman" w:cs="Times New Roman"/>
          <w:sz w:val="24"/>
          <w:szCs w:val="24"/>
        </w:rPr>
        <w:t xml:space="preserve"> projeto “Consciência, Verdade Absoluta e Prosperidade”</w:t>
      </w:r>
      <w:r w:rsidR="0085243D" w:rsidRPr="00A3036C">
        <w:rPr>
          <w:rFonts w:ascii="Times New Roman" w:eastAsia="Aptos" w:hAnsi="Times New Roman" w:cs="Times New Roman"/>
          <w:sz w:val="24"/>
          <w:szCs w:val="24"/>
        </w:rPr>
        <w:t>, nos</w:t>
      </w:r>
      <w:r w:rsidR="000C073B" w:rsidRPr="00A3036C">
        <w:rPr>
          <w:rFonts w:ascii="Times New Roman" w:eastAsia="Aptos" w:hAnsi="Times New Roman" w:cs="Times New Roman"/>
          <w:sz w:val="24"/>
          <w:szCs w:val="24"/>
        </w:rPr>
        <w:t xml:space="preserve"> tranquiliza por estarmos no</w:t>
      </w:r>
      <w:r w:rsidR="00CB69F3" w:rsidRPr="00A3036C">
        <w:rPr>
          <w:rFonts w:ascii="Times New Roman" w:eastAsia="Aptos" w:hAnsi="Times New Roman" w:cs="Times New Roman"/>
          <w:sz w:val="24"/>
          <w:szCs w:val="24"/>
        </w:rPr>
        <w:t xml:space="preserve"> rumo certo ― Nefertari</w:t>
      </w:r>
      <w:r w:rsidR="001F5FED" w:rsidRPr="00A3036C">
        <w:rPr>
          <w:rFonts w:ascii="Times New Roman" w:eastAsia="Aptos" w:hAnsi="Times New Roman" w:cs="Times New Roman"/>
          <w:sz w:val="24"/>
          <w:szCs w:val="24"/>
        </w:rPr>
        <w:t xml:space="preserve"> vibra sucesso do referido projeto </w:t>
      </w:r>
      <w:r w:rsidR="00CB69F3" w:rsidRPr="00A3036C">
        <w:rPr>
          <w:rFonts w:ascii="Times New Roman" w:eastAsia="Aptos" w:hAnsi="Times New Roman" w:cs="Times New Roman"/>
          <w:sz w:val="24"/>
          <w:szCs w:val="24"/>
        </w:rPr>
        <w:t>―</w:t>
      </w:r>
      <w:r w:rsidR="001F5FED" w:rsidRPr="00A3036C">
        <w:rPr>
          <w:rFonts w:ascii="Times New Roman" w:eastAsia="Aptos" w:hAnsi="Times New Roman" w:cs="Times New Roman"/>
          <w:sz w:val="24"/>
          <w:szCs w:val="24"/>
        </w:rPr>
        <w:t xml:space="preserve"> Expertise do </w:t>
      </w:r>
      <w:r w:rsidR="001F5FED" w:rsidRPr="00A3036C">
        <w:rPr>
          <w:rFonts w:ascii="Times New Roman" w:eastAsia="Aptos" w:hAnsi="Times New Roman" w:cs="Times New Roman"/>
          <w:b/>
          <w:bCs/>
          <w:sz w:val="24"/>
          <w:szCs w:val="24"/>
        </w:rPr>
        <w:t xml:space="preserve">Green Dream </w:t>
      </w:r>
      <w:r w:rsidR="00EF7372" w:rsidRPr="00A3036C">
        <w:rPr>
          <w:rFonts w:ascii="Times New Roman" w:eastAsia="Aptos" w:hAnsi="Times New Roman" w:cs="Times New Roman"/>
          <w:sz w:val="24"/>
          <w:szCs w:val="24"/>
        </w:rPr>
        <w:t>viabiliza êxitos</w:t>
      </w:r>
      <w:r w:rsidR="00833F9E" w:rsidRPr="00A3036C">
        <w:rPr>
          <w:rFonts w:ascii="Times New Roman" w:eastAsia="Aptos" w:hAnsi="Times New Roman" w:cs="Times New Roman"/>
          <w:sz w:val="24"/>
          <w:szCs w:val="24"/>
        </w:rPr>
        <w:t xml:space="preserve"> </w:t>
      </w:r>
      <w:r w:rsidR="002825EC" w:rsidRPr="00A3036C">
        <w:rPr>
          <w:rFonts w:ascii="Times New Roman" w:eastAsia="Aptos" w:hAnsi="Times New Roman" w:cs="Times New Roman"/>
          <w:sz w:val="24"/>
          <w:szCs w:val="24"/>
        </w:rPr>
        <w:t>com</w:t>
      </w:r>
      <w:r w:rsidR="00833F9E" w:rsidRPr="00A3036C">
        <w:rPr>
          <w:rFonts w:ascii="Times New Roman" w:eastAsia="Aptos" w:hAnsi="Times New Roman" w:cs="Times New Roman"/>
          <w:sz w:val="24"/>
          <w:szCs w:val="24"/>
        </w:rPr>
        <w:t xml:space="preserve"> p</w:t>
      </w:r>
      <w:r w:rsidR="002825EC" w:rsidRPr="00A3036C">
        <w:rPr>
          <w:rFonts w:ascii="Times New Roman" w:eastAsia="Aptos" w:hAnsi="Times New Roman" w:cs="Times New Roman"/>
          <w:sz w:val="24"/>
          <w:szCs w:val="24"/>
        </w:rPr>
        <w:t>lanejamento</w:t>
      </w:r>
      <w:r w:rsidR="00833F9E" w:rsidRPr="00A3036C">
        <w:rPr>
          <w:rFonts w:ascii="Times New Roman" w:eastAsia="Aptos" w:hAnsi="Times New Roman" w:cs="Times New Roman"/>
          <w:sz w:val="24"/>
          <w:szCs w:val="24"/>
        </w:rPr>
        <w:t xml:space="preserve">s </w:t>
      </w:r>
      <w:r w:rsidR="009C2A3A" w:rsidRPr="00A3036C">
        <w:rPr>
          <w:rFonts w:ascii="Times New Roman" w:eastAsia="Aptos" w:hAnsi="Times New Roman" w:cs="Times New Roman"/>
          <w:sz w:val="24"/>
          <w:szCs w:val="24"/>
        </w:rPr>
        <w:t xml:space="preserve">de </w:t>
      </w:r>
      <w:r w:rsidR="00833F9E" w:rsidRPr="00A3036C">
        <w:rPr>
          <w:rFonts w:ascii="Times New Roman" w:eastAsia="Aptos" w:hAnsi="Times New Roman" w:cs="Times New Roman"/>
          <w:sz w:val="24"/>
          <w:szCs w:val="24"/>
        </w:rPr>
        <w:t>habita</w:t>
      </w:r>
      <w:r w:rsidR="009C2A3A" w:rsidRPr="00A3036C">
        <w:rPr>
          <w:rFonts w:ascii="Times New Roman" w:eastAsia="Aptos" w:hAnsi="Times New Roman" w:cs="Times New Roman"/>
          <w:sz w:val="24"/>
          <w:szCs w:val="24"/>
        </w:rPr>
        <w:t>ção</w:t>
      </w:r>
      <w:r w:rsidR="00833F9E" w:rsidRPr="00A3036C">
        <w:rPr>
          <w:rFonts w:ascii="Times New Roman" w:eastAsia="Aptos" w:hAnsi="Times New Roman" w:cs="Times New Roman"/>
          <w:sz w:val="24"/>
          <w:szCs w:val="24"/>
        </w:rPr>
        <w:t>, sa</w:t>
      </w:r>
      <w:r w:rsidR="002825EC" w:rsidRPr="00A3036C">
        <w:rPr>
          <w:rFonts w:ascii="Times New Roman" w:eastAsia="Aptos" w:hAnsi="Times New Roman" w:cs="Times New Roman"/>
          <w:sz w:val="24"/>
          <w:szCs w:val="24"/>
        </w:rPr>
        <w:t xml:space="preserve">úde, </w:t>
      </w:r>
      <w:r w:rsidR="00277D3E" w:rsidRPr="00A3036C">
        <w:rPr>
          <w:rFonts w:ascii="Times New Roman" w:eastAsia="Aptos" w:hAnsi="Times New Roman" w:cs="Times New Roman"/>
          <w:sz w:val="24"/>
          <w:szCs w:val="24"/>
        </w:rPr>
        <w:t xml:space="preserve">trabalho, </w:t>
      </w:r>
      <w:r w:rsidR="003634AE" w:rsidRPr="00A3036C">
        <w:rPr>
          <w:rFonts w:ascii="Times New Roman" w:eastAsia="Aptos" w:hAnsi="Times New Roman" w:cs="Times New Roman"/>
          <w:sz w:val="24"/>
          <w:szCs w:val="24"/>
        </w:rPr>
        <w:t>educação,</w:t>
      </w:r>
      <w:r w:rsidR="00277D3E" w:rsidRPr="00A3036C">
        <w:rPr>
          <w:rFonts w:ascii="Times New Roman" w:eastAsia="Aptos" w:hAnsi="Times New Roman" w:cs="Times New Roman"/>
          <w:sz w:val="24"/>
          <w:szCs w:val="24"/>
        </w:rPr>
        <w:t xml:space="preserve"> projeto CE — Cidade de Educação </w:t>
      </w:r>
      <w:r w:rsidR="00AD0F0B" w:rsidRPr="00A3036C">
        <w:rPr>
          <w:rFonts w:ascii="Times New Roman" w:eastAsia="Aptos" w:hAnsi="Times New Roman" w:cs="Times New Roman"/>
          <w:sz w:val="24"/>
          <w:szCs w:val="24"/>
        </w:rPr>
        <w:t>e qualificações esportiva</w:t>
      </w:r>
      <w:r w:rsidR="00164370" w:rsidRPr="00A3036C">
        <w:rPr>
          <w:rFonts w:ascii="Times New Roman" w:eastAsia="Aptos" w:hAnsi="Times New Roman" w:cs="Times New Roman"/>
          <w:sz w:val="24"/>
          <w:szCs w:val="24"/>
        </w:rPr>
        <w:t>s executadas pelo CTOP — Centro de Treinament</w:t>
      </w:r>
      <w:r w:rsidR="00A029E2" w:rsidRPr="00A3036C">
        <w:rPr>
          <w:rFonts w:ascii="Times New Roman" w:eastAsia="Aptos" w:hAnsi="Times New Roman" w:cs="Times New Roman"/>
          <w:sz w:val="24"/>
          <w:szCs w:val="24"/>
        </w:rPr>
        <w:t>o Olímpico e Paralímpico</w:t>
      </w:r>
      <w:r w:rsidR="0055294D" w:rsidRPr="00A3036C">
        <w:rPr>
          <w:rFonts w:ascii="Times New Roman" w:eastAsia="Aptos" w:hAnsi="Times New Roman" w:cs="Times New Roman"/>
          <w:sz w:val="24"/>
          <w:szCs w:val="24"/>
        </w:rPr>
        <w:t>. ▬ valoriza.</w:t>
      </w:r>
    </w:p>
    <w:p w14:paraId="0266610E" w14:textId="77777777" w:rsidR="0055294D" w:rsidRPr="00A3036C" w:rsidRDefault="0055294D" w:rsidP="00D2270B">
      <w:pPr>
        <w:spacing w:after="0"/>
        <w:jc w:val="both"/>
        <w:rPr>
          <w:rFonts w:ascii="Times New Roman" w:eastAsia="Aptos" w:hAnsi="Times New Roman" w:cs="Times New Roman"/>
          <w:sz w:val="24"/>
          <w:szCs w:val="24"/>
        </w:rPr>
      </w:pPr>
    </w:p>
    <w:p w14:paraId="7948254B" w14:textId="0F295570" w:rsidR="0055294D" w:rsidRPr="00A3036C" w:rsidRDefault="0055294D"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B964C9" w:rsidRPr="00A3036C">
        <w:rPr>
          <w:rFonts w:ascii="Times New Roman" w:eastAsia="Aptos" w:hAnsi="Times New Roman" w:cs="Times New Roman"/>
          <w:sz w:val="24"/>
          <w:szCs w:val="24"/>
        </w:rPr>
        <w:t xml:space="preserve"> </w:t>
      </w:r>
      <w:r w:rsidR="002555D0" w:rsidRPr="00A3036C">
        <w:rPr>
          <w:rFonts w:ascii="Times New Roman" w:eastAsia="Aptos" w:hAnsi="Times New Roman" w:cs="Times New Roman"/>
          <w:sz w:val="24"/>
          <w:szCs w:val="24"/>
        </w:rPr>
        <w:t>Precisamos reforçar a segurança, mesmo sabedores de estarmos protegidos pelo véu do</w:t>
      </w:r>
      <w:r w:rsidR="00F3702E" w:rsidRPr="00A3036C">
        <w:rPr>
          <w:rFonts w:ascii="Times New Roman" w:eastAsia="Aptos" w:hAnsi="Times New Roman" w:cs="Times New Roman"/>
          <w:sz w:val="24"/>
          <w:szCs w:val="24"/>
        </w:rPr>
        <w:t xml:space="preserve"> SEU — Soberana Energia Universal ―</w:t>
      </w:r>
      <w:r w:rsidR="00F123C8" w:rsidRPr="00A3036C">
        <w:rPr>
          <w:rFonts w:ascii="Times New Roman" w:eastAsia="Aptos" w:hAnsi="Times New Roman" w:cs="Times New Roman"/>
          <w:sz w:val="24"/>
          <w:szCs w:val="24"/>
        </w:rPr>
        <w:t xml:space="preserve"> Liz </w:t>
      </w:r>
      <w:r w:rsidR="00E9767D" w:rsidRPr="00A3036C">
        <w:rPr>
          <w:rFonts w:ascii="Times New Roman" w:eastAsia="Aptos" w:hAnsi="Times New Roman" w:cs="Times New Roman"/>
          <w:sz w:val="24"/>
          <w:szCs w:val="24"/>
        </w:rPr>
        <w:lastRenderedPageBreak/>
        <w:t xml:space="preserve">lembra atentados </w:t>
      </w:r>
      <w:r w:rsidR="009112F7" w:rsidRPr="00A3036C">
        <w:rPr>
          <w:rFonts w:ascii="Times New Roman" w:eastAsia="Aptos" w:hAnsi="Times New Roman" w:cs="Times New Roman"/>
          <w:sz w:val="24"/>
          <w:szCs w:val="24"/>
        </w:rPr>
        <w:t>sofridos pelo</w:t>
      </w:r>
      <w:r w:rsidR="00E9767D" w:rsidRPr="00A3036C">
        <w:rPr>
          <w:rFonts w:ascii="Times New Roman" w:eastAsia="Aptos" w:hAnsi="Times New Roman" w:cs="Times New Roman"/>
          <w:sz w:val="24"/>
          <w:szCs w:val="24"/>
        </w:rPr>
        <w:t xml:space="preserve">s, queridos, matriarca e patriarca de Harrison, Taylor e Agregados </w:t>
      </w:r>
      <w:r w:rsidR="00F3702E" w:rsidRPr="00A3036C">
        <w:rPr>
          <w:rFonts w:ascii="Times New Roman" w:eastAsia="Aptos" w:hAnsi="Times New Roman" w:cs="Times New Roman"/>
          <w:sz w:val="24"/>
          <w:szCs w:val="24"/>
        </w:rPr>
        <w:t>―</w:t>
      </w:r>
      <w:r w:rsidR="009112F7" w:rsidRPr="00A3036C">
        <w:rPr>
          <w:rFonts w:ascii="Times New Roman" w:eastAsia="Aptos" w:hAnsi="Times New Roman" w:cs="Times New Roman"/>
          <w:sz w:val="24"/>
          <w:szCs w:val="24"/>
        </w:rPr>
        <w:t xml:space="preserve"> </w:t>
      </w:r>
      <w:r w:rsidR="00D87666" w:rsidRPr="00A3036C">
        <w:rPr>
          <w:rFonts w:ascii="Times New Roman" w:eastAsia="Aptos" w:hAnsi="Times New Roman" w:cs="Times New Roman"/>
          <w:sz w:val="24"/>
          <w:szCs w:val="24"/>
        </w:rPr>
        <w:t xml:space="preserve">Somos sabedores de termos a prerrogativa de transmutação física e </w:t>
      </w:r>
      <w:r w:rsidR="003D749D" w:rsidRPr="00A3036C">
        <w:rPr>
          <w:rFonts w:ascii="Times New Roman" w:eastAsia="Aptos" w:hAnsi="Times New Roman" w:cs="Times New Roman"/>
          <w:sz w:val="24"/>
          <w:szCs w:val="24"/>
        </w:rPr>
        <w:t xml:space="preserve">consciencial como ocorrera com Taiguara e Anna Márcia, </w:t>
      </w:r>
      <w:r w:rsidR="00D62051" w:rsidRPr="00A3036C">
        <w:rPr>
          <w:rFonts w:ascii="Times New Roman" w:eastAsia="Aptos" w:hAnsi="Times New Roman" w:cs="Times New Roman"/>
          <w:sz w:val="24"/>
          <w:szCs w:val="24"/>
        </w:rPr>
        <w:t xml:space="preserve">mas a cada guerreiro Dimensional evoluído ao </w:t>
      </w:r>
      <w:r w:rsidR="00D62051" w:rsidRPr="00A3036C">
        <w:rPr>
          <w:rFonts w:ascii="Times New Roman" w:eastAsia="Aptos" w:hAnsi="Times New Roman" w:cs="Times New Roman"/>
          <w:i/>
          <w:iCs/>
          <w:sz w:val="24"/>
          <w:szCs w:val="24"/>
        </w:rPr>
        <w:t>quinto plano terráqueo</w:t>
      </w:r>
      <w:r w:rsidR="00D0216B" w:rsidRPr="00A3036C">
        <w:rPr>
          <w:rFonts w:ascii="Times New Roman" w:eastAsia="Aptos" w:hAnsi="Times New Roman" w:cs="Times New Roman"/>
          <w:sz w:val="24"/>
          <w:szCs w:val="24"/>
        </w:rPr>
        <w:t>, menos um, aqui, para lutar pelo despertar em massa.</w:t>
      </w:r>
      <w:r w:rsidR="00173C89" w:rsidRPr="00A3036C">
        <w:rPr>
          <w:rFonts w:ascii="Times New Roman" w:eastAsia="Aptos" w:hAnsi="Times New Roman" w:cs="Times New Roman"/>
          <w:sz w:val="24"/>
          <w:szCs w:val="24"/>
        </w:rPr>
        <w:t xml:space="preserve"> ▬ previne.</w:t>
      </w:r>
    </w:p>
    <w:p w14:paraId="296EDC90" w14:textId="77777777" w:rsidR="00173C89" w:rsidRPr="00A3036C" w:rsidRDefault="00173C89" w:rsidP="00D2270B">
      <w:pPr>
        <w:spacing w:after="0"/>
        <w:jc w:val="both"/>
        <w:rPr>
          <w:rFonts w:ascii="Times New Roman" w:eastAsia="Aptos" w:hAnsi="Times New Roman" w:cs="Times New Roman"/>
          <w:sz w:val="24"/>
          <w:szCs w:val="24"/>
        </w:rPr>
      </w:pPr>
    </w:p>
    <w:p w14:paraId="162609F0" w14:textId="6D90A034" w:rsidR="00173C89" w:rsidRPr="00A3036C" w:rsidRDefault="00173C89" w:rsidP="00D2270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234936" w:rsidRPr="00A3036C">
        <w:rPr>
          <w:rFonts w:ascii="Times New Roman" w:eastAsia="Aptos" w:hAnsi="Times New Roman" w:cs="Times New Roman"/>
          <w:sz w:val="24"/>
          <w:szCs w:val="24"/>
        </w:rPr>
        <w:t xml:space="preserve"> Vale</w:t>
      </w:r>
      <w:r w:rsidR="00AC1A2F" w:rsidRPr="00A3036C">
        <w:rPr>
          <w:rFonts w:ascii="Times New Roman" w:eastAsia="Aptos" w:hAnsi="Times New Roman" w:cs="Times New Roman"/>
          <w:sz w:val="24"/>
          <w:szCs w:val="24"/>
        </w:rPr>
        <w:t xml:space="preserve"> ressaltar o aumento de forças tarefas atuantes não só no continente africano, como também no sul-americano ―</w:t>
      </w:r>
      <w:r w:rsidR="00BB07AC" w:rsidRPr="00A3036C">
        <w:rPr>
          <w:rFonts w:ascii="Times New Roman" w:eastAsia="Aptos" w:hAnsi="Times New Roman" w:cs="Times New Roman"/>
          <w:sz w:val="24"/>
          <w:szCs w:val="24"/>
        </w:rPr>
        <w:t xml:space="preserve"> Carol opina </w:t>
      </w:r>
      <w:r w:rsidR="00AC1A2F" w:rsidRPr="00A3036C">
        <w:rPr>
          <w:rFonts w:ascii="Times New Roman" w:eastAsia="Aptos" w:hAnsi="Times New Roman" w:cs="Times New Roman"/>
          <w:sz w:val="24"/>
          <w:szCs w:val="24"/>
        </w:rPr>
        <w:t>―</w:t>
      </w:r>
      <w:r w:rsidR="002227F7" w:rsidRPr="00A3036C">
        <w:rPr>
          <w:rFonts w:ascii="Times New Roman" w:eastAsia="Aptos" w:hAnsi="Times New Roman" w:cs="Times New Roman"/>
          <w:sz w:val="24"/>
          <w:szCs w:val="24"/>
        </w:rPr>
        <w:t xml:space="preserve"> Ambos continentes sofrem desigualdade</w:t>
      </w:r>
      <w:r w:rsidR="00A92B35" w:rsidRPr="00A3036C">
        <w:rPr>
          <w:rFonts w:ascii="Times New Roman" w:eastAsia="Aptos" w:hAnsi="Times New Roman" w:cs="Times New Roman"/>
          <w:sz w:val="24"/>
          <w:szCs w:val="24"/>
        </w:rPr>
        <w:t>s e suas populações</w:t>
      </w:r>
      <w:r w:rsidR="008B75B7" w:rsidRPr="00A3036C">
        <w:rPr>
          <w:rFonts w:ascii="Times New Roman" w:eastAsia="Aptos" w:hAnsi="Times New Roman" w:cs="Times New Roman"/>
          <w:sz w:val="24"/>
          <w:szCs w:val="24"/>
        </w:rPr>
        <w:t xml:space="preserve"> carentes, apesar de bombardeadas pelo </w:t>
      </w:r>
      <w:r w:rsidR="008B75B7" w:rsidRPr="00A3036C">
        <w:rPr>
          <w:rFonts w:ascii="Times New Roman" w:eastAsia="Aptos" w:hAnsi="Times New Roman" w:cs="Times New Roman"/>
          <w:i/>
          <w:iCs/>
          <w:sz w:val="24"/>
          <w:szCs w:val="24"/>
        </w:rPr>
        <w:t>pacote de maldades</w:t>
      </w:r>
      <w:r w:rsidR="00796E46" w:rsidRPr="00A3036C">
        <w:rPr>
          <w:rFonts w:ascii="Times New Roman" w:eastAsia="Aptos" w:hAnsi="Times New Roman" w:cs="Times New Roman"/>
          <w:sz w:val="24"/>
          <w:szCs w:val="24"/>
        </w:rPr>
        <w:t xml:space="preserve">, podem, sensibilizadas, descobrirem o poder de ter e ser Deus. ▬ </w:t>
      </w:r>
      <w:r w:rsidR="009F7B8C" w:rsidRPr="00A3036C">
        <w:rPr>
          <w:rFonts w:ascii="Times New Roman" w:eastAsia="Aptos" w:hAnsi="Times New Roman" w:cs="Times New Roman"/>
          <w:sz w:val="24"/>
          <w:szCs w:val="24"/>
        </w:rPr>
        <w:t>otimista.</w:t>
      </w:r>
      <w:r w:rsidR="008B75B7" w:rsidRPr="00A3036C">
        <w:rPr>
          <w:rFonts w:ascii="Times New Roman" w:eastAsia="Aptos" w:hAnsi="Times New Roman" w:cs="Times New Roman"/>
          <w:sz w:val="24"/>
          <w:szCs w:val="24"/>
        </w:rPr>
        <w:t xml:space="preserve"> </w:t>
      </w:r>
    </w:p>
    <w:p w14:paraId="33C9F0EA" w14:textId="77777777" w:rsidR="009F7B8C" w:rsidRPr="00A3036C" w:rsidRDefault="009F7B8C" w:rsidP="00D2270B">
      <w:pPr>
        <w:spacing w:after="0"/>
        <w:jc w:val="both"/>
        <w:rPr>
          <w:rFonts w:ascii="Times New Roman" w:eastAsia="Aptos" w:hAnsi="Times New Roman" w:cs="Times New Roman"/>
          <w:sz w:val="24"/>
          <w:szCs w:val="24"/>
        </w:rPr>
      </w:pPr>
    </w:p>
    <w:p w14:paraId="2859F62C" w14:textId="22BDCCA9" w:rsidR="008F4677" w:rsidRPr="00A3036C" w:rsidRDefault="009F7B8C" w:rsidP="00277D3E">
      <w:pPr>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D8581E" w:rsidRPr="00A3036C">
        <w:rPr>
          <w:rFonts w:ascii="Times New Roman" w:eastAsia="Aptos" w:hAnsi="Times New Roman" w:cs="Times New Roman"/>
          <w:sz w:val="24"/>
          <w:szCs w:val="24"/>
        </w:rPr>
        <w:t xml:space="preserve">Combater </w:t>
      </w:r>
      <w:r w:rsidR="00BC4C11" w:rsidRPr="00A3036C">
        <w:rPr>
          <w:rFonts w:ascii="Times New Roman" w:eastAsia="Aptos" w:hAnsi="Times New Roman" w:cs="Times New Roman"/>
          <w:i/>
          <w:iCs/>
          <w:sz w:val="24"/>
          <w:szCs w:val="24"/>
        </w:rPr>
        <w:t>a tríade da maldade humana</w:t>
      </w:r>
      <w:r w:rsidR="00BC4C11" w:rsidRPr="00A3036C">
        <w:rPr>
          <w:rFonts w:ascii="Times New Roman" w:eastAsia="Aptos" w:hAnsi="Times New Roman" w:cs="Times New Roman"/>
          <w:sz w:val="24"/>
          <w:szCs w:val="24"/>
        </w:rPr>
        <w:t xml:space="preserve">: </w:t>
      </w:r>
      <w:r w:rsidR="00277D3E" w:rsidRPr="00A3036C">
        <w:rPr>
          <w:rFonts w:ascii="Times New Roman" w:eastAsia="Aptos" w:hAnsi="Times New Roman" w:cs="Times New Roman"/>
          <w:i/>
          <w:iCs/>
          <w:sz w:val="24"/>
          <w:szCs w:val="24"/>
        </w:rPr>
        <w:t>ego</w:t>
      </w:r>
      <w:r w:rsidR="00277D3E" w:rsidRPr="00A3036C">
        <w:rPr>
          <w:rFonts w:ascii="Times New Roman" w:eastAsia="Aptos" w:hAnsi="Times New Roman" w:cs="Times New Roman"/>
          <w:sz w:val="24"/>
          <w:szCs w:val="24"/>
        </w:rPr>
        <w:t xml:space="preserve">, </w:t>
      </w:r>
      <w:r w:rsidR="00277D3E" w:rsidRPr="00A3036C">
        <w:rPr>
          <w:rFonts w:ascii="Times New Roman" w:eastAsia="Aptos" w:hAnsi="Times New Roman" w:cs="Times New Roman"/>
          <w:i/>
          <w:iCs/>
          <w:sz w:val="24"/>
          <w:szCs w:val="24"/>
        </w:rPr>
        <w:t xml:space="preserve">ganância </w:t>
      </w:r>
      <w:r w:rsidR="00277D3E" w:rsidRPr="00A3036C">
        <w:rPr>
          <w:rFonts w:ascii="Times New Roman" w:eastAsia="Aptos" w:hAnsi="Times New Roman" w:cs="Times New Roman"/>
          <w:sz w:val="24"/>
          <w:szCs w:val="24"/>
        </w:rPr>
        <w:t xml:space="preserve">e </w:t>
      </w:r>
      <w:r w:rsidR="00277D3E" w:rsidRPr="00A3036C">
        <w:rPr>
          <w:rFonts w:ascii="Times New Roman" w:eastAsia="Aptos" w:hAnsi="Times New Roman" w:cs="Times New Roman"/>
          <w:i/>
          <w:iCs/>
          <w:sz w:val="24"/>
          <w:szCs w:val="24"/>
        </w:rPr>
        <w:t>medo</w:t>
      </w:r>
      <w:r w:rsidR="000F777D" w:rsidRPr="00A3036C">
        <w:rPr>
          <w:rFonts w:ascii="Times New Roman" w:eastAsia="Aptos" w:hAnsi="Times New Roman" w:cs="Times New Roman"/>
          <w:sz w:val="24"/>
          <w:szCs w:val="24"/>
        </w:rPr>
        <w:t>,</w:t>
      </w:r>
      <w:r w:rsidR="00277D3E" w:rsidRPr="00A3036C">
        <w:rPr>
          <w:rFonts w:ascii="Times New Roman" w:eastAsia="Aptos" w:hAnsi="Times New Roman" w:cs="Times New Roman"/>
          <w:i/>
          <w:iCs/>
          <w:sz w:val="24"/>
          <w:szCs w:val="24"/>
        </w:rPr>
        <w:t xml:space="preserve"> </w:t>
      </w:r>
      <w:r w:rsidR="00277D3E" w:rsidRPr="00A3036C">
        <w:rPr>
          <w:rFonts w:ascii="Times New Roman" w:eastAsia="Aptos" w:hAnsi="Times New Roman" w:cs="Times New Roman"/>
          <w:sz w:val="24"/>
          <w:szCs w:val="24"/>
        </w:rPr>
        <w:t>dificulta</w:t>
      </w:r>
      <w:r w:rsidR="00BC4C11" w:rsidRPr="00A3036C">
        <w:rPr>
          <w:rFonts w:ascii="Times New Roman" w:eastAsia="Aptos" w:hAnsi="Times New Roman" w:cs="Times New Roman"/>
          <w:sz w:val="24"/>
          <w:szCs w:val="24"/>
        </w:rPr>
        <w:t>, mas não impossibilit</w:t>
      </w:r>
      <w:r w:rsidR="00C01C99" w:rsidRPr="00A3036C">
        <w:rPr>
          <w:rFonts w:ascii="Times New Roman" w:eastAsia="Aptos" w:hAnsi="Times New Roman" w:cs="Times New Roman"/>
          <w:sz w:val="24"/>
          <w:szCs w:val="24"/>
        </w:rPr>
        <w:t>a nosso sucesso nesta empreitada ― Gabriel</w:t>
      </w:r>
      <w:r w:rsidR="002E7140" w:rsidRPr="00A3036C">
        <w:rPr>
          <w:rFonts w:ascii="Times New Roman" w:eastAsia="Aptos" w:hAnsi="Times New Roman" w:cs="Times New Roman"/>
          <w:sz w:val="24"/>
          <w:szCs w:val="24"/>
        </w:rPr>
        <w:t xml:space="preserve"> </w:t>
      </w:r>
      <w:r w:rsidR="00171223" w:rsidRPr="00A3036C">
        <w:rPr>
          <w:rFonts w:ascii="Times New Roman" w:eastAsia="Aptos" w:hAnsi="Times New Roman" w:cs="Times New Roman"/>
          <w:sz w:val="24"/>
          <w:szCs w:val="24"/>
        </w:rPr>
        <w:t xml:space="preserve">compactua e complementa opinião de Carol </w:t>
      </w:r>
      <w:r w:rsidR="00C01C99" w:rsidRPr="00A3036C">
        <w:rPr>
          <w:rFonts w:ascii="Times New Roman" w:eastAsia="Aptos" w:hAnsi="Times New Roman" w:cs="Times New Roman"/>
          <w:sz w:val="24"/>
          <w:szCs w:val="24"/>
        </w:rPr>
        <w:t>―</w:t>
      </w:r>
      <w:r w:rsidR="00171223" w:rsidRPr="00A3036C">
        <w:rPr>
          <w:rFonts w:ascii="Times New Roman" w:eastAsia="Aptos" w:hAnsi="Times New Roman" w:cs="Times New Roman"/>
          <w:sz w:val="24"/>
          <w:szCs w:val="24"/>
        </w:rPr>
        <w:t xml:space="preserve"> </w:t>
      </w:r>
      <w:r w:rsidR="008F4677" w:rsidRPr="00A3036C">
        <w:rPr>
          <w:rFonts w:ascii="Times New Roman" w:eastAsia="Aptos" w:hAnsi="Times New Roman" w:cs="Times New Roman"/>
          <w:sz w:val="24"/>
          <w:szCs w:val="24"/>
        </w:rPr>
        <w:t>O amor será vitorioso para se tornar incondicional. ▬ poetiza.</w:t>
      </w:r>
    </w:p>
    <w:p w14:paraId="764B6E71" w14:textId="2341DC07" w:rsidR="008F4677" w:rsidRPr="00A3036C" w:rsidRDefault="008F4677" w:rsidP="000F777D">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85001B" w:rsidRPr="00A3036C">
        <w:rPr>
          <w:rFonts w:ascii="Times New Roman" w:eastAsia="Aptos" w:hAnsi="Times New Roman" w:cs="Times New Roman"/>
          <w:sz w:val="24"/>
          <w:szCs w:val="24"/>
        </w:rPr>
        <w:t>Segundo romance,</w:t>
      </w:r>
      <w:r w:rsidR="0085001B" w:rsidRPr="00A3036C">
        <w:rPr>
          <w:rFonts w:ascii="Times New Roman" w:eastAsia="Aptos" w:hAnsi="Times New Roman" w:cs="Times New Roman"/>
          <w:b/>
          <w:bCs/>
        </w:rPr>
        <w:t xml:space="preserve"> e</w:t>
      </w:r>
      <w:r w:rsidR="0085001B" w:rsidRPr="00A3036C">
        <w:rPr>
          <w:rFonts w:ascii="Times New Roman" w:eastAsia="Aptos" w:hAnsi="Times New Roman" w:cs="Times New Roman"/>
          <w:b/>
          <w:bCs/>
          <w:color w:val="FF0000"/>
        </w:rPr>
        <w:t>X</w:t>
      </w:r>
      <w:r w:rsidR="0085001B" w:rsidRPr="00A3036C">
        <w:rPr>
          <w:rFonts w:ascii="Times New Roman" w:eastAsia="Aptos" w:hAnsi="Times New Roman" w:cs="Times New Roman"/>
          <w:b/>
          <w:bCs/>
        </w:rPr>
        <w:t xml:space="preserve">ilados da </w:t>
      </w:r>
      <w:r w:rsidR="0085001B" w:rsidRPr="00A3036C">
        <w:rPr>
          <w:rFonts w:ascii="Times New Roman" w:eastAsia="Aptos" w:hAnsi="Times New Roman" w:cs="Times New Roman"/>
          <w:b/>
          <w:bCs/>
          <w:color w:val="7030A0"/>
        </w:rPr>
        <w:t>T</w:t>
      </w:r>
      <w:r w:rsidR="0085001B" w:rsidRPr="00A3036C">
        <w:rPr>
          <w:rFonts w:ascii="Times New Roman" w:eastAsia="Aptos" w:hAnsi="Times New Roman" w:cs="Times New Roman"/>
          <w:b/>
          <w:bCs/>
        </w:rPr>
        <w:t xml:space="preserve">erra </w:t>
      </w:r>
      <w:r w:rsidR="0085001B" w:rsidRPr="00A3036C">
        <w:rPr>
          <w:rFonts w:ascii="Times New Roman" w:eastAsia="Aptos" w:hAnsi="Times New Roman" w:cs="Times New Roman"/>
          <w:b/>
          <w:bCs/>
          <w:sz w:val="24"/>
          <w:szCs w:val="24"/>
        </w:rPr>
        <w:t>─ passado pacto para o futuro</w:t>
      </w:r>
      <w:r w:rsidR="00323FDB" w:rsidRPr="00A3036C">
        <w:rPr>
          <w:rFonts w:ascii="Times New Roman" w:eastAsia="Aptos" w:hAnsi="Times New Roman" w:cs="Times New Roman"/>
          <w:sz w:val="24"/>
          <w:szCs w:val="24"/>
        </w:rPr>
        <w:t>, da trilogia, nos dará a resposta sobre a evolução ou atraso da humanidade</w:t>
      </w:r>
      <w:r w:rsidR="0035683B" w:rsidRPr="00A3036C">
        <w:rPr>
          <w:rFonts w:ascii="Times New Roman" w:eastAsia="Aptos" w:hAnsi="Times New Roman" w:cs="Times New Roman"/>
          <w:sz w:val="24"/>
          <w:szCs w:val="24"/>
        </w:rPr>
        <w:t xml:space="preserve"> pelo exercício de seu livre arbítrio ― Tom</w:t>
      </w:r>
      <w:r w:rsidR="00DD5678" w:rsidRPr="00A3036C">
        <w:rPr>
          <w:rFonts w:ascii="Times New Roman" w:eastAsia="Aptos" w:hAnsi="Times New Roman" w:cs="Times New Roman"/>
          <w:sz w:val="24"/>
          <w:szCs w:val="24"/>
        </w:rPr>
        <w:t xml:space="preserve"> descreve o que escreve </w:t>
      </w:r>
      <w:r w:rsidR="0035683B" w:rsidRPr="00A3036C">
        <w:rPr>
          <w:rFonts w:ascii="Times New Roman" w:eastAsia="Aptos" w:hAnsi="Times New Roman" w:cs="Times New Roman"/>
          <w:sz w:val="24"/>
          <w:szCs w:val="24"/>
        </w:rPr>
        <w:t>―</w:t>
      </w:r>
      <w:r w:rsidR="0085001B" w:rsidRPr="00A3036C">
        <w:rPr>
          <w:rFonts w:ascii="Times New Roman" w:eastAsia="Aptos" w:hAnsi="Times New Roman" w:cs="Times New Roman"/>
          <w:sz w:val="24"/>
          <w:szCs w:val="24"/>
        </w:rPr>
        <w:t xml:space="preserve"> </w:t>
      </w:r>
      <w:r w:rsidR="00DD5678" w:rsidRPr="00A3036C">
        <w:rPr>
          <w:rFonts w:ascii="Times New Roman" w:eastAsia="Aptos" w:hAnsi="Times New Roman" w:cs="Times New Roman"/>
          <w:sz w:val="24"/>
          <w:szCs w:val="24"/>
        </w:rPr>
        <w:t>Espero</w:t>
      </w:r>
      <w:r w:rsidR="00197818" w:rsidRPr="00A3036C">
        <w:rPr>
          <w:rFonts w:ascii="Times New Roman" w:eastAsia="Aptos" w:hAnsi="Times New Roman" w:cs="Times New Roman"/>
          <w:sz w:val="24"/>
          <w:szCs w:val="24"/>
        </w:rPr>
        <w:t xml:space="preserve"> poder </w:t>
      </w:r>
      <w:r w:rsidR="00C17422" w:rsidRPr="00A3036C">
        <w:rPr>
          <w:rFonts w:ascii="Times New Roman" w:eastAsia="Aptos" w:hAnsi="Times New Roman" w:cs="Times New Roman"/>
          <w:sz w:val="24"/>
          <w:szCs w:val="24"/>
        </w:rPr>
        <w:t xml:space="preserve">comemorar o maior número de terrícolas direcionados </w:t>
      </w:r>
      <w:r w:rsidR="00423465" w:rsidRPr="00A3036C">
        <w:rPr>
          <w:rFonts w:ascii="Times New Roman" w:eastAsia="Aptos" w:hAnsi="Times New Roman" w:cs="Times New Roman"/>
          <w:sz w:val="24"/>
          <w:szCs w:val="24"/>
        </w:rPr>
        <w:t xml:space="preserve">e evoluídos ao </w:t>
      </w:r>
      <w:r w:rsidR="00423465" w:rsidRPr="00A3036C">
        <w:rPr>
          <w:rFonts w:ascii="Times New Roman" w:eastAsia="Aptos" w:hAnsi="Times New Roman" w:cs="Times New Roman"/>
          <w:i/>
          <w:iCs/>
          <w:sz w:val="24"/>
          <w:szCs w:val="24"/>
        </w:rPr>
        <w:t>quinto plano terráqueo</w:t>
      </w:r>
      <w:r w:rsidR="00423465" w:rsidRPr="00A3036C">
        <w:rPr>
          <w:rFonts w:ascii="Times New Roman" w:eastAsia="Aptos" w:hAnsi="Times New Roman" w:cs="Times New Roman"/>
          <w:sz w:val="24"/>
          <w:szCs w:val="24"/>
        </w:rPr>
        <w:t>,</w:t>
      </w:r>
      <w:r w:rsidR="003910CE" w:rsidRPr="00A3036C">
        <w:rPr>
          <w:rFonts w:ascii="Times New Roman" w:eastAsia="Aptos" w:hAnsi="Times New Roman" w:cs="Times New Roman"/>
          <w:sz w:val="24"/>
          <w:szCs w:val="24"/>
        </w:rPr>
        <w:t xml:space="preserve"> aqui, neste orbe, chamada de quinta dimensão</w:t>
      </w:r>
      <w:r w:rsidR="007E7567" w:rsidRPr="00A3036C">
        <w:rPr>
          <w:rFonts w:ascii="Times New Roman" w:eastAsia="Aptos" w:hAnsi="Times New Roman" w:cs="Times New Roman"/>
          <w:sz w:val="24"/>
          <w:szCs w:val="24"/>
        </w:rPr>
        <w:t xml:space="preserve"> ― </w:t>
      </w:r>
      <w:r w:rsidR="008C03DF" w:rsidRPr="00A3036C">
        <w:rPr>
          <w:rFonts w:ascii="Times New Roman" w:eastAsia="Aptos" w:hAnsi="Times New Roman" w:cs="Times New Roman"/>
          <w:sz w:val="24"/>
          <w:szCs w:val="24"/>
        </w:rPr>
        <w:t xml:space="preserve">Confiante na </w:t>
      </w:r>
      <w:r w:rsidR="008C03DF" w:rsidRPr="00A3036C">
        <w:rPr>
          <w:rFonts w:ascii="Times New Roman" w:eastAsia="Aptos" w:hAnsi="Times New Roman" w:cs="Times New Roman"/>
          <w:i/>
          <w:iCs/>
          <w:sz w:val="24"/>
          <w:szCs w:val="24"/>
        </w:rPr>
        <w:t xml:space="preserve">missão invisível </w:t>
      </w:r>
      <w:r w:rsidR="007E7567" w:rsidRPr="00A3036C">
        <w:rPr>
          <w:rFonts w:ascii="Times New Roman" w:eastAsia="Aptos" w:hAnsi="Times New Roman" w:cs="Times New Roman"/>
          <w:sz w:val="24"/>
          <w:szCs w:val="24"/>
        </w:rPr>
        <w:t>―</w:t>
      </w:r>
      <w:r w:rsidR="008C03DF" w:rsidRPr="00A3036C">
        <w:rPr>
          <w:rFonts w:ascii="Times New Roman" w:eastAsia="Aptos" w:hAnsi="Times New Roman" w:cs="Times New Roman"/>
          <w:sz w:val="24"/>
          <w:szCs w:val="24"/>
        </w:rPr>
        <w:t xml:space="preserve"> </w:t>
      </w:r>
      <w:r w:rsidR="002E59DD" w:rsidRPr="00A3036C">
        <w:rPr>
          <w:rFonts w:ascii="Times New Roman" w:eastAsia="Aptos" w:hAnsi="Times New Roman" w:cs="Times New Roman"/>
          <w:sz w:val="24"/>
          <w:szCs w:val="24"/>
        </w:rPr>
        <w:t>Mudando de assunto</w:t>
      </w:r>
      <w:r w:rsidR="00853DCE" w:rsidRPr="00A3036C">
        <w:rPr>
          <w:rFonts w:ascii="Times New Roman" w:eastAsia="Aptos" w:hAnsi="Times New Roman" w:cs="Times New Roman"/>
          <w:sz w:val="24"/>
          <w:szCs w:val="24"/>
        </w:rPr>
        <w:t xml:space="preserve">... </w:t>
      </w:r>
      <w:r w:rsidR="00334DA0" w:rsidRPr="00A3036C">
        <w:rPr>
          <w:rFonts w:ascii="Times New Roman" w:eastAsia="Aptos" w:hAnsi="Times New Roman" w:cs="Times New Roman"/>
          <w:sz w:val="24"/>
          <w:szCs w:val="24"/>
        </w:rPr>
        <w:t xml:space="preserve">quero </w:t>
      </w:r>
      <w:r w:rsidR="00543E40" w:rsidRPr="00A3036C">
        <w:rPr>
          <w:rFonts w:ascii="Times New Roman" w:eastAsia="Aptos" w:hAnsi="Times New Roman" w:cs="Times New Roman"/>
          <w:sz w:val="24"/>
          <w:szCs w:val="24"/>
        </w:rPr>
        <w:t xml:space="preserve">dividir minha </w:t>
      </w:r>
      <w:r w:rsidR="00AF60E8" w:rsidRPr="00A3036C">
        <w:rPr>
          <w:rFonts w:ascii="Times New Roman" w:eastAsia="Aptos" w:hAnsi="Times New Roman" w:cs="Times New Roman"/>
          <w:sz w:val="24"/>
          <w:szCs w:val="24"/>
        </w:rPr>
        <w:t>alegria</w:t>
      </w:r>
      <w:r w:rsidR="00543E40" w:rsidRPr="00A3036C">
        <w:rPr>
          <w:rFonts w:ascii="Times New Roman" w:eastAsia="Aptos" w:hAnsi="Times New Roman" w:cs="Times New Roman"/>
          <w:sz w:val="24"/>
          <w:szCs w:val="24"/>
        </w:rPr>
        <w:t xml:space="preserve"> e de minha mulher por estarmos grávidos</w:t>
      </w:r>
      <w:r w:rsidR="002E3893" w:rsidRPr="00A3036C">
        <w:rPr>
          <w:rFonts w:ascii="Times New Roman" w:eastAsia="Aptos" w:hAnsi="Times New Roman" w:cs="Times New Roman"/>
          <w:sz w:val="24"/>
          <w:szCs w:val="24"/>
        </w:rPr>
        <w:t xml:space="preserve"> </w:t>
      </w:r>
      <w:r w:rsidR="00014A7A" w:rsidRPr="00A3036C">
        <w:rPr>
          <w:rFonts w:ascii="Times New Roman" w:eastAsia="Aptos" w:hAnsi="Times New Roman" w:cs="Times New Roman"/>
          <w:sz w:val="24"/>
          <w:szCs w:val="24"/>
        </w:rPr>
        <w:t xml:space="preserve">― </w:t>
      </w:r>
      <w:r w:rsidR="00AF60E8" w:rsidRPr="00A3036C">
        <w:rPr>
          <w:rFonts w:ascii="Times New Roman" w:eastAsia="Aptos" w:hAnsi="Times New Roman" w:cs="Times New Roman"/>
          <w:sz w:val="24"/>
          <w:szCs w:val="24"/>
        </w:rPr>
        <w:t xml:space="preserve">Extravasa felicidade </w:t>
      </w:r>
      <w:r w:rsidR="00014A7A" w:rsidRPr="00A3036C">
        <w:rPr>
          <w:rFonts w:ascii="Times New Roman" w:eastAsia="Aptos" w:hAnsi="Times New Roman" w:cs="Times New Roman"/>
          <w:sz w:val="24"/>
          <w:szCs w:val="24"/>
        </w:rPr>
        <w:t>―</w:t>
      </w:r>
      <w:r w:rsidR="00B561C0" w:rsidRPr="00A3036C">
        <w:rPr>
          <w:rFonts w:ascii="Times New Roman" w:eastAsia="Aptos" w:hAnsi="Times New Roman" w:cs="Times New Roman"/>
          <w:sz w:val="24"/>
          <w:szCs w:val="24"/>
        </w:rPr>
        <w:t xml:space="preserve"> </w:t>
      </w:r>
      <w:r w:rsidR="00C01A83" w:rsidRPr="00A3036C">
        <w:rPr>
          <w:rFonts w:ascii="Times New Roman" w:eastAsia="Aptos" w:hAnsi="Times New Roman" w:cs="Times New Roman"/>
          <w:sz w:val="24"/>
          <w:szCs w:val="24"/>
        </w:rPr>
        <w:t>Nossos patriarca e matriarca e</w:t>
      </w:r>
      <w:r w:rsidR="00813A88" w:rsidRPr="00A3036C">
        <w:rPr>
          <w:rFonts w:ascii="Times New Roman" w:eastAsia="Aptos" w:hAnsi="Times New Roman" w:cs="Times New Roman"/>
          <w:sz w:val="24"/>
          <w:szCs w:val="24"/>
        </w:rPr>
        <w:t>stão presente</w:t>
      </w:r>
      <w:r w:rsidR="00BA1657" w:rsidRPr="00A3036C">
        <w:rPr>
          <w:rFonts w:ascii="Times New Roman" w:eastAsia="Aptos" w:hAnsi="Times New Roman" w:cs="Times New Roman"/>
          <w:sz w:val="24"/>
          <w:szCs w:val="24"/>
        </w:rPr>
        <w:t>s</w:t>
      </w:r>
      <w:r w:rsidR="00813A88" w:rsidRPr="00A3036C">
        <w:rPr>
          <w:rFonts w:ascii="Times New Roman" w:eastAsia="Aptos" w:hAnsi="Times New Roman" w:cs="Times New Roman"/>
          <w:sz w:val="24"/>
          <w:szCs w:val="24"/>
        </w:rPr>
        <w:t xml:space="preserve"> nos nossos corações</w:t>
      </w:r>
      <w:r w:rsidR="003910CE" w:rsidRPr="00A3036C">
        <w:rPr>
          <w:rFonts w:ascii="Times New Roman" w:eastAsia="Aptos" w:hAnsi="Times New Roman" w:cs="Times New Roman"/>
          <w:sz w:val="24"/>
          <w:szCs w:val="24"/>
        </w:rPr>
        <w:t xml:space="preserve">. ▬ </w:t>
      </w:r>
      <w:r w:rsidR="00BA1657" w:rsidRPr="00A3036C">
        <w:rPr>
          <w:rFonts w:ascii="Times New Roman" w:eastAsia="Aptos" w:hAnsi="Times New Roman" w:cs="Times New Roman"/>
          <w:sz w:val="24"/>
          <w:szCs w:val="24"/>
        </w:rPr>
        <w:t>tocado</w:t>
      </w:r>
      <w:r w:rsidR="00352144" w:rsidRPr="00A3036C">
        <w:rPr>
          <w:rFonts w:ascii="Times New Roman" w:eastAsia="Aptos" w:hAnsi="Times New Roman" w:cs="Times New Roman"/>
          <w:sz w:val="24"/>
          <w:szCs w:val="24"/>
        </w:rPr>
        <w:t>.</w:t>
      </w:r>
    </w:p>
    <w:p w14:paraId="5835BA68" w14:textId="77777777" w:rsidR="00D57F75" w:rsidRPr="00A3036C" w:rsidRDefault="00D57F75" w:rsidP="00D57F75">
      <w:pPr>
        <w:spacing w:after="0"/>
        <w:rPr>
          <w:rFonts w:ascii="Times New Roman" w:eastAsia="Aptos" w:hAnsi="Times New Roman" w:cs="Times New Roman"/>
          <w:sz w:val="24"/>
          <w:szCs w:val="24"/>
        </w:rPr>
      </w:pPr>
    </w:p>
    <w:p w14:paraId="672E0262" w14:textId="77777777" w:rsidR="009C2CBD" w:rsidRPr="00A3036C" w:rsidRDefault="008578F0" w:rsidP="007473B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Felicidade de Harrison, Taylor e Agregados </w:t>
      </w:r>
      <w:r w:rsidR="00552C0A" w:rsidRPr="00A3036C">
        <w:rPr>
          <w:rFonts w:ascii="Times New Roman" w:eastAsia="Aptos" w:hAnsi="Times New Roman" w:cs="Times New Roman"/>
          <w:sz w:val="24"/>
          <w:szCs w:val="24"/>
        </w:rPr>
        <w:t>com a concepção de um ser</w:t>
      </w:r>
      <w:r w:rsidR="007D1B30" w:rsidRPr="00A3036C">
        <w:rPr>
          <w:rFonts w:ascii="Times New Roman" w:eastAsia="Aptos" w:hAnsi="Times New Roman" w:cs="Times New Roman"/>
          <w:sz w:val="24"/>
          <w:szCs w:val="24"/>
        </w:rPr>
        <w:t xml:space="preserve"> humano</w:t>
      </w:r>
      <w:r w:rsidR="00552C0A" w:rsidRPr="00A3036C">
        <w:rPr>
          <w:rFonts w:ascii="Times New Roman" w:eastAsia="Aptos" w:hAnsi="Times New Roman" w:cs="Times New Roman"/>
          <w:sz w:val="24"/>
          <w:szCs w:val="24"/>
        </w:rPr>
        <w:t xml:space="preserve"> Taylor Harrison</w:t>
      </w:r>
      <w:r w:rsidR="007D1B30" w:rsidRPr="00A3036C">
        <w:rPr>
          <w:rFonts w:ascii="Times New Roman" w:eastAsia="Aptos" w:hAnsi="Times New Roman" w:cs="Times New Roman"/>
          <w:sz w:val="24"/>
          <w:szCs w:val="24"/>
        </w:rPr>
        <w:t>, ilustrando</w:t>
      </w:r>
      <w:r w:rsidR="00C37094" w:rsidRPr="00A3036C">
        <w:rPr>
          <w:rFonts w:ascii="Times New Roman" w:eastAsia="Aptos" w:hAnsi="Times New Roman" w:cs="Times New Roman"/>
          <w:sz w:val="24"/>
          <w:szCs w:val="24"/>
        </w:rPr>
        <w:t xml:space="preserve"> </w:t>
      </w:r>
      <w:r w:rsidR="007D1B30" w:rsidRPr="00A3036C">
        <w:rPr>
          <w:rFonts w:ascii="Times New Roman" w:eastAsia="Aptos" w:hAnsi="Times New Roman" w:cs="Times New Roman"/>
          <w:sz w:val="24"/>
          <w:szCs w:val="24"/>
        </w:rPr>
        <w:t>a amizade secu</w:t>
      </w:r>
      <w:r w:rsidR="00CD4CE6" w:rsidRPr="00A3036C">
        <w:rPr>
          <w:rFonts w:ascii="Times New Roman" w:eastAsia="Aptos" w:hAnsi="Times New Roman" w:cs="Times New Roman"/>
          <w:sz w:val="24"/>
          <w:szCs w:val="24"/>
        </w:rPr>
        <w:t>lar entre estas famílias unidas pela filosofia</w:t>
      </w:r>
      <w:r w:rsidR="00BA3EFD" w:rsidRPr="00A3036C">
        <w:rPr>
          <w:rFonts w:ascii="Times New Roman" w:eastAsia="Aptos" w:hAnsi="Times New Roman" w:cs="Times New Roman"/>
          <w:sz w:val="24"/>
          <w:szCs w:val="24"/>
        </w:rPr>
        <w:t xml:space="preserve"> </w:t>
      </w:r>
      <w:r w:rsidR="008313AC" w:rsidRPr="00A3036C">
        <w:rPr>
          <w:rFonts w:ascii="Times New Roman" w:eastAsia="Aptos" w:hAnsi="Times New Roman" w:cs="Times New Roman"/>
          <w:sz w:val="24"/>
          <w:szCs w:val="24"/>
        </w:rPr>
        <w:t>evoluída</w:t>
      </w:r>
      <w:r w:rsidR="00C37094" w:rsidRPr="00A3036C">
        <w:rPr>
          <w:rFonts w:ascii="Times New Roman" w:eastAsia="Aptos" w:hAnsi="Times New Roman" w:cs="Times New Roman"/>
          <w:sz w:val="24"/>
          <w:szCs w:val="24"/>
        </w:rPr>
        <w:t xml:space="preserve"> </w:t>
      </w:r>
      <w:r w:rsidR="009C2CBD" w:rsidRPr="00A3036C">
        <w:rPr>
          <w:rFonts w:ascii="Times New Roman" w:eastAsia="Aptos" w:hAnsi="Times New Roman" w:cs="Times New Roman"/>
          <w:sz w:val="24"/>
          <w:szCs w:val="24"/>
        </w:rPr>
        <w:t>para</w:t>
      </w:r>
      <w:r w:rsidR="00CD4CE6" w:rsidRPr="00A3036C">
        <w:rPr>
          <w:rFonts w:ascii="Times New Roman" w:eastAsia="Aptos" w:hAnsi="Times New Roman" w:cs="Times New Roman"/>
          <w:sz w:val="24"/>
          <w:szCs w:val="24"/>
        </w:rPr>
        <w:t xml:space="preserve"> a minha raç</w:t>
      </w:r>
      <w:r w:rsidR="006341C5" w:rsidRPr="00A3036C">
        <w:rPr>
          <w:rFonts w:ascii="Times New Roman" w:eastAsia="Aptos" w:hAnsi="Times New Roman" w:cs="Times New Roman"/>
          <w:sz w:val="24"/>
          <w:szCs w:val="24"/>
        </w:rPr>
        <w:t>a humana</w:t>
      </w:r>
      <w:r w:rsidR="008313AC" w:rsidRPr="00A3036C">
        <w:rPr>
          <w:rFonts w:ascii="Times New Roman" w:eastAsia="Aptos" w:hAnsi="Times New Roman" w:cs="Times New Roman"/>
          <w:sz w:val="24"/>
          <w:szCs w:val="24"/>
        </w:rPr>
        <w:t xml:space="preserve"> é universal</w:t>
      </w:r>
      <w:r w:rsidR="006341C5" w:rsidRPr="00A3036C">
        <w:rPr>
          <w:rFonts w:ascii="Times New Roman" w:eastAsia="Aptos" w:hAnsi="Times New Roman" w:cs="Times New Roman"/>
          <w:sz w:val="24"/>
          <w:szCs w:val="24"/>
        </w:rPr>
        <w:t>... o meu sexo é o amor... a minha religião é a c</w:t>
      </w:r>
      <w:r w:rsidR="008313AC" w:rsidRPr="00A3036C">
        <w:rPr>
          <w:rFonts w:ascii="Times New Roman" w:eastAsia="Aptos" w:hAnsi="Times New Roman" w:cs="Times New Roman"/>
          <w:sz w:val="24"/>
          <w:szCs w:val="24"/>
        </w:rPr>
        <w:t>onsciência</w:t>
      </w:r>
      <w:r w:rsidR="006341C5" w:rsidRPr="00A3036C">
        <w:rPr>
          <w:rFonts w:ascii="Times New Roman" w:eastAsia="Aptos" w:hAnsi="Times New Roman" w:cs="Times New Roman"/>
          <w:sz w:val="24"/>
          <w:szCs w:val="24"/>
        </w:rPr>
        <w:t>... to</w:t>
      </w:r>
      <w:r w:rsidR="00BA3EFD" w:rsidRPr="00A3036C">
        <w:rPr>
          <w:rFonts w:ascii="Times New Roman" w:eastAsia="Aptos" w:hAnsi="Times New Roman" w:cs="Times New Roman"/>
          <w:sz w:val="24"/>
          <w:szCs w:val="24"/>
        </w:rPr>
        <w:t>dos os homens são iguais</w:t>
      </w:r>
      <w:r w:rsidR="008313AC" w:rsidRPr="00A3036C">
        <w:rPr>
          <w:rFonts w:ascii="Times New Roman" w:eastAsia="Aptos" w:hAnsi="Times New Roman" w:cs="Times New Roman"/>
          <w:sz w:val="24"/>
          <w:szCs w:val="24"/>
        </w:rPr>
        <w:t>.</w:t>
      </w:r>
      <w:r w:rsidR="00552C0A" w:rsidRPr="00A3036C">
        <w:rPr>
          <w:rFonts w:ascii="Times New Roman" w:eastAsia="Aptos" w:hAnsi="Times New Roman" w:cs="Times New Roman"/>
          <w:sz w:val="24"/>
          <w:szCs w:val="24"/>
        </w:rPr>
        <w:t xml:space="preserve"> </w:t>
      </w:r>
    </w:p>
    <w:p w14:paraId="5FBBDF33" w14:textId="7ADD2AB4" w:rsidR="00D57F75" w:rsidRPr="00A3036C" w:rsidRDefault="00D57F75" w:rsidP="007473B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Ainda reunidos</w:t>
      </w:r>
      <w:r w:rsidR="00807D40" w:rsidRPr="00A3036C">
        <w:rPr>
          <w:rFonts w:ascii="Times New Roman" w:eastAsia="Aptos" w:hAnsi="Times New Roman" w:cs="Times New Roman"/>
          <w:sz w:val="24"/>
          <w:szCs w:val="24"/>
        </w:rPr>
        <w:t xml:space="preserve">, telepaticamente, Algozlenirus, </w:t>
      </w:r>
      <w:r w:rsidR="004C1B4A" w:rsidRPr="00A3036C">
        <w:rPr>
          <w:rFonts w:ascii="Times New Roman" w:eastAsia="Aptos" w:hAnsi="Times New Roman" w:cs="Times New Roman"/>
          <w:sz w:val="24"/>
          <w:szCs w:val="24"/>
        </w:rPr>
        <w:t xml:space="preserve">no </w:t>
      </w:r>
      <w:r w:rsidR="004C1B4A" w:rsidRPr="00A3036C">
        <w:rPr>
          <w:rFonts w:ascii="Times New Roman" w:eastAsia="Aptos" w:hAnsi="Times New Roman" w:cs="Times New Roman"/>
          <w:i/>
          <w:iCs/>
          <w:sz w:val="24"/>
          <w:szCs w:val="24"/>
        </w:rPr>
        <w:t>terceiro</w:t>
      </w:r>
      <w:r w:rsidR="004C1B4A" w:rsidRPr="00A3036C">
        <w:rPr>
          <w:rFonts w:ascii="Times New Roman" w:eastAsia="Aptos" w:hAnsi="Times New Roman" w:cs="Times New Roman"/>
          <w:sz w:val="24"/>
          <w:szCs w:val="24"/>
        </w:rPr>
        <w:t xml:space="preserve">, Ilusiodiano, no </w:t>
      </w:r>
      <w:r w:rsidR="004C1B4A" w:rsidRPr="00A3036C">
        <w:rPr>
          <w:rFonts w:ascii="Times New Roman" w:eastAsia="Aptos" w:hAnsi="Times New Roman" w:cs="Times New Roman"/>
          <w:i/>
          <w:iCs/>
          <w:sz w:val="24"/>
          <w:szCs w:val="24"/>
        </w:rPr>
        <w:t>primeiro</w:t>
      </w:r>
      <w:r w:rsidR="004C1B4A" w:rsidRPr="00A3036C">
        <w:rPr>
          <w:rFonts w:ascii="Times New Roman" w:eastAsia="Aptos" w:hAnsi="Times New Roman" w:cs="Times New Roman"/>
          <w:sz w:val="24"/>
          <w:szCs w:val="24"/>
        </w:rPr>
        <w:t xml:space="preserve"> e Reinovil e Reinódio </w:t>
      </w:r>
      <w:r w:rsidR="007473B0" w:rsidRPr="00A3036C">
        <w:rPr>
          <w:rFonts w:ascii="Times New Roman" w:eastAsia="Aptos" w:hAnsi="Times New Roman" w:cs="Times New Roman"/>
          <w:sz w:val="24"/>
          <w:szCs w:val="24"/>
        </w:rPr>
        <w:t>no subterrâneo terrestre</w:t>
      </w:r>
      <w:r w:rsidR="00367449" w:rsidRPr="00A3036C">
        <w:rPr>
          <w:rFonts w:ascii="Times New Roman" w:eastAsia="Aptos" w:hAnsi="Times New Roman" w:cs="Times New Roman"/>
          <w:sz w:val="24"/>
          <w:szCs w:val="24"/>
        </w:rPr>
        <w:t xml:space="preserve">, cujo orbe tem sua configuração original constituída de </w:t>
      </w:r>
      <w:r w:rsidR="00F02837" w:rsidRPr="00A3036C">
        <w:rPr>
          <w:rFonts w:ascii="Times New Roman" w:eastAsia="Aptos" w:hAnsi="Times New Roman" w:cs="Times New Roman"/>
          <w:sz w:val="24"/>
          <w:szCs w:val="24"/>
        </w:rPr>
        <w:t>seis</w:t>
      </w:r>
      <w:r w:rsidR="00367449" w:rsidRPr="00A3036C">
        <w:rPr>
          <w:rFonts w:ascii="Times New Roman" w:eastAsia="Aptos" w:hAnsi="Times New Roman" w:cs="Times New Roman"/>
          <w:sz w:val="24"/>
          <w:szCs w:val="24"/>
        </w:rPr>
        <w:t xml:space="preserve"> continente</w:t>
      </w:r>
      <w:r w:rsidR="006C79B0" w:rsidRPr="00A3036C">
        <w:rPr>
          <w:rFonts w:ascii="Times New Roman" w:eastAsia="Aptos" w:hAnsi="Times New Roman" w:cs="Times New Roman"/>
          <w:sz w:val="24"/>
          <w:szCs w:val="24"/>
        </w:rPr>
        <w:t xml:space="preserve">s e </w:t>
      </w:r>
      <w:r w:rsidR="00FC4188" w:rsidRPr="00A3036C">
        <w:rPr>
          <w:rFonts w:ascii="Times New Roman" w:eastAsia="Aptos" w:hAnsi="Times New Roman" w:cs="Times New Roman"/>
          <w:sz w:val="24"/>
          <w:szCs w:val="24"/>
        </w:rPr>
        <w:t xml:space="preserve">a </w:t>
      </w:r>
      <w:r w:rsidR="006C79B0" w:rsidRPr="00A3036C">
        <w:rPr>
          <w:rFonts w:ascii="Times New Roman" w:eastAsia="Aptos" w:hAnsi="Times New Roman" w:cs="Times New Roman"/>
          <w:sz w:val="24"/>
          <w:szCs w:val="24"/>
        </w:rPr>
        <w:t xml:space="preserve">Antártida, não podem </w:t>
      </w:r>
      <w:r w:rsidR="00A72060" w:rsidRPr="00A3036C">
        <w:rPr>
          <w:rFonts w:ascii="Times New Roman" w:eastAsia="Aptos" w:hAnsi="Times New Roman" w:cs="Times New Roman"/>
          <w:sz w:val="24"/>
          <w:szCs w:val="24"/>
        </w:rPr>
        <w:t>monitorar a resenha</w:t>
      </w:r>
      <w:r w:rsidR="00222B9D" w:rsidRPr="00A3036C">
        <w:rPr>
          <w:rFonts w:ascii="Times New Roman" w:eastAsia="Aptos" w:hAnsi="Times New Roman" w:cs="Times New Roman"/>
          <w:sz w:val="24"/>
          <w:szCs w:val="24"/>
        </w:rPr>
        <w:t>, recentemente, desenvolvida pelos Guerreiros Dimensionai</w:t>
      </w:r>
      <w:r w:rsidR="001A6C07" w:rsidRPr="00A3036C">
        <w:rPr>
          <w:rFonts w:ascii="Times New Roman" w:eastAsia="Aptos" w:hAnsi="Times New Roman" w:cs="Times New Roman"/>
          <w:sz w:val="24"/>
          <w:szCs w:val="24"/>
        </w:rPr>
        <w:t xml:space="preserve">s na casa secreta de Nefertari Mandela. Eles acreditam, conforme simulado pelos </w:t>
      </w:r>
      <w:r w:rsidR="00353901" w:rsidRPr="00A3036C">
        <w:rPr>
          <w:rFonts w:ascii="Times New Roman" w:eastAsia="Aptos" w:hAnsi="Times New Roman" w:cs="Times New Roman"/>
          <w:sz w:val="24"/>
          <w:szCs w:val="24"/>
        </w:rPr>
        <w:t>vigiados, estarem</w:t>
      </w:r>
      <w:r w:rsidR="000F777D" w:rsidRPr="00A3036C">
        <w:rPr>
          <w:rFonts w:ascii="Times New Roman" w:eastAsia="Aptos" w:hAnsi="Times New Roman" w:cs="Times New Roman"/>
          <w:sz w:val="24"/>
          <w:szCs w:val="24"/>
        </w:rPr>
        <w:t>, estes,</w:t>
      </w:r>
      <w:r w:rsidR="00353901" w:rsidRPr="00A3036C">
        <w:rPr>
          <w:rFonts w:ascii="Times New Roman" w:eastAsia="Aptos" w:hAnsi="Times New Roman" w:cs="Times New Roman"/>
          <w:sz w:val="24"/>
          <w:szCs w:val="24"/>
        </w:rPr>
        <w:t xml:space="preserve"> descansando depois de serem vítima e testemunhas </w:t>
      </w:r>
      <w:r w:rsidR="00FC4188" w:rsidRPr="00A3036C">
        <w:rPr>
          <w:rFonts w:ascii="Times New Roman" w:eastAsia="Aptos" w:hAnsi="Times New Roman" w:cs="Times New Roman"/>
          <w:sz w:val="24"/>
          <w:szCs w:val="24"/>
        </w:rPr>
        <w:t>dos</w:t>
      </w:r>
      <w:r w:rsidR="00353901" w:rsidRPr="00A3036C">
        <w:rPr>
          <w:rFonts w:ascii="Times New Roman" w:eastAsia="Aptos" w:hAnsi="Times New Roman" w:cs="Times New Roman"/>
          <w:sz w:val="24"/>
          <w:szCs w:val="24"/>
        </w:rPr>
        <w:t xml:space="preserve"> desaparecimentos de </w:t>
      </w:r>
      <w:r w:rsidR="00BB175C" w:rsidRPr="00A3036C">
        <w:rPr>
          <w:rFonts w:ascii="Times New Roman" w:eastAsia="Aptos" w:hAnsi="Times New Roman" w:cs="Times New Roman"/>
          <w:sz w:val="24"/>
          <w:szCs w:val="24"/>
        </w:rPr>
        <w:t>cidadãos ilustres, conhecidos e reconhecidos no globo.</w:t>
      </w:r>
      <w:r w:rsidR="00A72060" w:rsidRPr="00A3036C">
        <w:rPr>
          <w:rFonts w:ascii="Times New Roman" w:eastAsia="Aptos" w:hAnsi="Times New Roman" w:cs="Times New Roman"/>
          <w:sz w:val="24"/>
          <w:szCs w:val="24"/>
        </w:rPr>
        <w:t xml:space="preserve"> </w:t>
      </w:r>
    </w:p>
    <w:p w14:paraId="433EF305" w14:textId="33AEB742" w:rsidR="00FC4188" w:rsidRPr="00A3036C" w:rsidRDefault="000B615F" w:rsidP="007473B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Literalmente, sentem-se </w:t>
      </w:r>
      <w:r w:rsidRPr="00A3036C">
        <w:rPr>
          <w:rFonts w:ascii="Times New Roman" w:eastAsia="Aptos" w:hAnsi="Times New Roman" w:cs="Times New Roman"/>
          <w:i/>
          <w:iCs/>
          <w:sz w:val="24"/>
          <w:szCs w:val="24"/>
        </w:rPr>
        <w:t>os donos do mundo</w:t>
      </w:r>
      <w:r w:rsidR="00530327" w:rsidRPr="00A3036C">
        <w:rPr>
          <w:rFonts w:ascii="Times New Roman" w:eastAsia="Aptos" w:hAnsi="Times New Roman" w:cs="Times New Roman"/>
          <w:sz w:val="24"/>
          <w:szCs w:val="24"/>
        </w:rPr>
        <w:t xml:space="preserve">, podendo definir o destino da </w:t>
      </w:r>
      <w:r w:rsidR="003D297B" w:rsidRPr="00A3036C">
        <w:rPr>
          <w:rFonts w:ascii="Times New Roman" w:eastAsia="Aptos" w:hAnsi="Times New Roman" w:cs="Times New Roman"/>
          <w:sz w:val="24"/>
          <w:szCs w:val="24"/>
        </w:rPr>
        <w:t>humanidade, através de seu livre arbítrio</w:t>
      </w:r>
      <w:r w:rsidR="00F64724" w:rsidRPr="00A3036C">
        <w:rPr>
          <w:rFonts w:ascii="Times New Roman" w:eastAsia="Aptos" w:hAnsi="Times New Roman" w:cs="Times New Roman"/>
          <w:sz w:val="24"/>
          <w:szCs w:val="24"/>
        </w:rPr>
        <w:t xml:space="preserve"> viciado nas observâncias negacionistas</w:t>
      </w:r>
      <w:r w:rsidR="008859BC" w:rsidRPr="00A3036C">
        <w:rPr>
          <w:rFonts w:ascii="Times New Roman" w:eastAsia="Aptos" w:hAnsi="Times New Roman" w:cs="Times New Roman"/>
          <w:sz w:val="24"/>
          <w:szCs w:val="24"/>
        </w:rPr>
        <w:t xml:space="preserve">, utilizando-se de o </w:t>
      </w:r>
      <w:r w:rsidR="008859BC" w:rsidRPr="00A3036C">
        <w:rPr>
          <w:rFonts w:ascii="Times New Roman" w:eastAsia="Aptos" w:hAnsi="Times New Roman" w:cs="Times New Roman"/>
          <w:i/>
          <w:iCs/>
          <w:sz w:val="24"/>
          <w:szCs w:val="24"/>
        </w:rPr>
        <w:t>pacote de maldades</w:t>
      </w:r>
      <w:r w:rsidR="00AE4570" w:rsidRPr="00A3036C">
        <w:rPr>
          <w:rFonts w:ascii="Times New Roman" w:eastAsia="Aptos" w:hAnsi="Times New Roman" w:cs="Times New Roman"/>
          <w:i/>
          <w:iCs/>
          <w:sz w:val="24"/>
          <w:szCs w:val="24"/>
        </w:rPr>
        <w:t xml:space="preserve"> </w:t>
      </w:r>
      <w:r w:rsidR="00FD614A" w:rsidRPr="00A3036C">
        <w:rPr>
          <w:rFonts w:ascii="Times New Roman" w:eastAsia="Aptos" w:hAnsi="Times New Roman" w:cs="Times New Roman"/>
          <w:sz w:val="24"/>
          <w:szCs w:val="24"/>
        </w:rPr>
        <w:t>como g</w:t>
      </w:r>
      <w:r w:rsidR="00AE4570" w:rsidRPr="00A3036C">
        <w:rPr>
          <w:rFonts w:ascii="Times New Roman" w:eastAsia="Aptos" w:hAnsi="Times New Roman" w:cs="Times New Roman"/>
          <w:sz w:val="24"/>
          <w:szCs w:val="24"/>
        </w:rPr>
        <w:t>aranti</w:t>
      </w:r>
      <w:r w:rsidR="00FD614A" w:rsidRPr="00A3036C">
        <w:rPr>
          <w:rFonts w:ascii="Times New Roman" w:eastAsia="Aptos" w:hAnsi="Times New Roman" w:cs="Times New Roman"/>
          <w:sz w:val="24"/>
          <w:szCs w:val="24"/>
        </w:rPr>
        <w:t>a</w:t>
      </w:r>
      <w:r w:rsidR="00AE4570" w:rsidRPr="00A3036C">
        <w:rPr>
          <w:rFonts w:ascii="Times New Roman" w:eastAsia="Aptos" w:hAnsi="Times New Roman" w:cs="Times New Roman"/>
          <w:sz w:val="24"/>
          <w:szCs w:val="24"/>
        </w:rPr>
        <w:t xml:space="preserve"> da manutenção de energias negativa</w:t>
      </w:r>
      <w:r w:rsidR="00160E0A" w:rsidRPr="00A3036C">
        <w:rPr>
          <w:rFonts w:ascii="Times New Roman" w:eastAsia="Aptos" w:hAnsi="Times New Roman" w:cs="Times New Roman"/>
          <w:sz w:val="24"/>
          <w:szCs w:val="24"/>
        </w:rPr>
        <w:t>s favoráveis a</w:t>
      </w:r>
      <w:r w:rsidR="00D6447B" w:rsidRPr="00A3036C">
        <w:rPr>
          <w:rFonts w:ascii="Times New Roman" w:eastAsia="Aptos" w:hAnsi="Times New Roman" w:cs="Times New Roman"/>
          <w:sz w:val="24"/>
          <w:szCs w:val="24"/>
        </w:rPr>
        <w:t xml:space="preserve"> perpetuação</w:t>
      </w:r>
      <w:r w:rsidR="00DA0D72" w:rsidRPr="00A3036C">
        <w:rPr>
          <w:rFonts w:ascii="Times New Roman" w:eastAsia="Aptos" w:hAnsi="Times New Roman" w:cs="Times New Roman"/>
          <w:sz w:val="24"/>
          <w:szCs w:val="24"/>
        </w:rPr>
        <w:t xml:space="preserve"> do</w:t>
      </w:r>
      <w:r w:rsidR="00160E0A" w:rsidRPr="00A3036C">
        <w:rPr>
          <w:rFonts w:ascii="Times New Roman" w:eastAsia="Aptos" w:hAnsi="Times New Roman" w:cs="Times New Roman"/>
          <w:sz w:val="24"/>
          <w:szCs w:val="24"/>
        </w:rPr>
        <w:t xml:space="preserve"> Sistema Terra.</w:t>
      </w:r>
    </w:p>
    <w:p w14:paraId="0A7E0ABB" w14:textId="7E01A8FD" w:rsidR="00CC69FC" w:rsidRPr="00A3036C" w:rsidRDefault="00FD614A" w:rsidP="00AD558C">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Guerra Dimensional</w:t>
      </w:r>
      <w:r w:rsidR="009E2EC5" w:rsidRPr="00A3036C">
        <w:rPr>
          <w:rFonts w:ascii="Times New Roman" w:eastAsia="Aptos" w:hAnsi="Times New Roman" w:cs="Times New Roman"/>
          <w:sz w:val="24"/>
          <w:szCs w:val="24"/>
        </w:rPr>
        <w:t xml:space="preserve"> acontece entre forças universais</w:t>
      </w:r>
      <w:r w:rsidR="000F7B08" w:rsidRPr="00A3036C">
        <w:rPr>
          <w:rFonts w:ascii="Times New Roman" w:eastAsia="Aptos" w:hAnsi="Times New Roman" w:cs="Times New Roman"/>
          <w:sz w:val="24"/>
          <w:szCs w:val="24"/>
        </w:rPr>
        <w:t xml:space="preserve"> e tecnológicas como a IA — Inteligência Artificial</w:t>
      </w:r>
      <w:r w:rsidR="0074798A" w:rsidRPr="00A3036C">
        <w:rPr>
          <w:rFonts w:ascii="Times New Roman" w:eastAsia="Aptos" w:hAnsi="Times New Roman" w:cs="Times New Roman"/>
          <w:sz w:val="24"/>
          <w:szCs w:val="24"/>
        </w:rPr>
        <w:t xml:space="preserve"> e outros avanços inimagináveis para os humano</w:t>
      </w:r>
      <w:r w:rsidR="001E5E5A" w:rsidRPr="00A3036C">
        <w:rPr>
          <w:rFonts w:ascii="Times New Roman" w:eastAsia="Aptos" w:hAnsi="Times New Roman" w:cs="Times New Roman"/>
          <w:sz w:val="24"/>
          <w:szCs w:val="24"/>
        </w:rPr>
        <w:t>s adormecidos na mentira e ilusão do Sistema Terra</w:t>
      </w:r>
      <w:r w:rsidR="0007010C" w:rsidRPr="00A3036C">
        <w:rPr>
          <w:rFonts w:ascii="Times New Roman" w:eastAsia="Aptos" w:hAnsi="Times New Roman" w:cs="Times New Roman"/>
          <w:sz w:val="24"/>
          <w:szCs w:val="24"/>
        </w:rPr>
        <w:t>.</w:t>
      </w:r>
      <w:r w:rsidR="00B347F2" w:rsidRPr="00A3036C">
        <w:rPr>
          <w:rFonts w:ascii="Times New Roman" w:eastAsia="Aptos" w:hAnsi="Times New Roman" w:cs="Times New Roman"/>
          <w:sz w:val="24"/>
          <w:szCs w:val="24"/>
        </w:rPr>
        <w:t xml:space="preserve"> </w:t>
      </w:r>
      <w:r w:rsidR="0007010C" w:rsidRPr="00A3036C">
        <w:rPr>
          <w:rFonts w:ascii="Times New Roman" w:eastAsia="Aptos" w:hAnsi="Times New Roman" w:cs="Times New Roman"/>
          <w:sz w:val="24"/>
          <w:szCs w:val="24"/>
        </w:rPr>
        <w:t>T</w:t>
      </w:r>
      <w:r w:rsidR="00296614" w:rsidRPr="00A3036C">
        <w:rPr>
          <w:rFonts w:ascii="Times New Roman" w:eastAsia="Aptos" w:hAnsi="Times New Roman" w:cs="Times New Roman"/>
          <w:sz w:val="24"/>
          <w:szCs w:val="24"/>
        </w:rPr>
        <w:t>errícolas</w:t>
      </w:r>
      <w:r w:rsidR="00365A9E" w:rsidRPr="00A3036C">
        <w:rPr>
          <w:rFonts w:ascii="Times New Roman" w:eastAsia="Aptos" w:hAnsi="Times New Roman" w:cs="Times New Roman"/>
          <w:sz w:val="24"/>
          <w:szCs w:val="24"/>
        </w:rPr>
        <w:t>, despertos,</w:t>
      </w:r>
      <w:r w:rsidR="0007010C" w:rsidRPr="00A3036C">
        <w:rPr>
          <w:rFonts w:ascii="Times New Roman" w:eastAsia="Aptos" w:hAnsi="Times New Roman" w:cs="Times New Roman"/>
          <w:sz w:val="24"/>
          <w:szCs w:val="24"/>
        </w:rPr>
        <w:t xml:space="preserve"> </w:t>
      </w:r>
      <w:r w:rsidR="00296614" w:rsidRPr="00A3036C">
        <w:rPr>
          <w:rFonts w:ascii="Times New Roman" w:eastAsia="Aptos" w:hAnsi="Times New Roman" w:cs="Times New Roman"/>
          <w:sz w:val="24"/>
          <w:szCs w:val="24"/>
        </w:rPr>
        <w:t>descobr</w:t>
      </w:r>
      <w:r w:rsidR="00365A9E" w:rsidRPr="00A3036C">
        <w:rPr>
          <w:rFonts w:ascii="Times New Roman" w:eastAsia="Aptos" w:hAnsi="Times New Roman" w:cs="Times New Roman"/>
          <w:sz w:val="24"/>
          <w:szCs w:val="24"/>
        </w:rPr>
        <w:t>em</w:t>
      </w:r>
      <w:r w:rsidR="00296614" w:rsidRPr="00A3036C">
        <w:rPr>
          <w:rFonts w:ascii="Times New Roman" w:eastAsia="Aptos" w:hAnsi="Times New Roman" w:cs="Times New Roman"/>
          <w:sz w:val="24"/>
          <w:szCs w:val="24"/>
        </w:rPr>
        <w:t xml:space="preserve"> pela IN — Inteligência Natural</w:t>
      </w:r>
      <w:r w:rsidR="004F65C3" w:rsidRPr="00A3036C">
        <w:rPr>
          <w:rFonts w:ascii="Times New Roman" w:eastAsia="Aptos" w:hAnsi="Times New Roman" w:cs="Times New Roman"/>
          <w:sz w:val="24"/>
          <w:szCs w:val="24"/>
        </w:rPr>
        <w:t>, o poder de ter e ser Deus</w:t>
      </w:r>
      <w:r w:rsidR="00AD558C" w:rsidRPr="00A3036C">
        <w:rPr>
          <w:rFonts w:ascii="Times New Roman" w:eastAsia="Aptos" w:hAnsi="Times New Roman" w:cs="Times New Roman"/>
          <w:sz w:val="24"/>
          <w:szCs w:val="24"/>
        </w:rPr>
        <w:t>.</w:t>
      </w:r>
      <w:r w:rsidR="00A82B59" w:rsidRPr="00A3036C">
        <w:rPr>
          <w:rFonts w:ascii="Times New Roman" w:eastAsia="Aptos" w:hAnsi="Times New Roman" w:cs="Times New Roman"/>
          <w:sz w:val="24"/>
          <w:szCs w:val="24"/>
        </w:rPr>
        <w:t xml:space="preserve"> </w:t>
      </w:r>
      <w:r w:rsidR="00AD558C" w:rsidRPr="00A3036C">
        <w:rPr>
          <w:rFonts w:ascii="Times New Roman" w:eastAsia="Aptos" w:hAnsi="Times New Roman" w:cs="Times New Roman"/>
          <w:sz w:val="24"/>
          <w:szCs w:val="24"/>
        </w:rPr>
        <w:t>C</w:t>
      </w:r>
      <w:r w:rsidR="00A82B59" w:rsidRPr="00A3036C">
        <w:rPr>
          <w:rFonts w:ascii="Times New Roman" w:eastAsia="Aptos" w:hAnsi="Times New Roman" w:cs="Times New Roman"/>
          <w:sz w:val="24"/>
          <w:szCs w:val="24"/>
        </w:rPr>
        <w:t>abe</w:t>
      </w:r>
      <w:r w:rsidR="00767A5D" w:rsidRPr="00A3036C">
        <w:rPr>
          <w:rFonts w:ascii="Times New Roman" w:eastAsia="Aptos" w:hAnsi="Times New Roman" w:cs="Times New Roman"/>
          <w:sz w:val="24"/>
          <w:szCs w:val="24"/>
        </w:rPr>
        <w:t xml:space="preserve"> aos </w:t>
      </w:r>
      <w:r w:rsidR="0064157F" w:rsidRPr="00A3036C">
        <w:rPr>
          <w:rFonts w:ascii="Times New Roman" w:eastAsia="Aptos" w:hAnsi="Times New Roman" w:cs="Times New Roman"/>
          <w:i/>
          <w:iCs/>
          <w:sz w:val="24"/>
          <w:szCs w:val="24"/>
        </w:rPr>
        <w:t>malenirus</w:t>
      </w:r>
      <w:r w:rsidR="0064157F" w:rsidRPr="00A3036C">
        <w:rPr>
          <w:rFonts w:ascii="Times New Roman" w:eastAsia="Aptos" w:hAnsi="Times New Roman" w:cs="Times New Roman"/>
          <w:sz w:val="24"/>
          <w:szCs w:val="24"/>
        </w:rPr>
        <w:t xml:space="preserve">, </w:t>
      </w:r>
      <w:r w:rsidR="0064157F" w:rsidRPr="00A3036C">
        <w:rPr>
          <w:rFonts w:ascii="Times New Roman" w:eastAsia="Aptos" w:hAnsi="Times New Roman" w:cs="Times New Roman"/>
          <w:i/>
          <w:iCs/>
          <w:sz w:val="24"/>
          <w:szCs w:val="24"/>
        </w:rPr>
        <w:t xml:space="preserve">reinonaques </w:t>
      </w:r>
      <w:r w:rsidR="0064157F" w:rsidRPr="00A3036C">
        <w:rPr>
          <w:rFonts w:ascii="Times New Roman" w:eastAsia="Aptos" w:hAnsi="Times New Roman" w:cs="Times New Roman"/>
          <w:sz w:val="24"/>
          <w:szCs w:val="24"/>
        </w:rPr>
        <w:t xml:space="preserve">e </w:t>
      </w:r>
      <w:r w:rsidR="0064157F" w:rsidRPr="00A3036C">
        <w:rPr>
          <w:rFonts w:ascii="Times New Roman" w:eastAsia="Aptos" w:hAnsi="Times New Roman" w:cs="Times New Roman"/>
          <w:i/>
          <w:iCs/>
          <w:sz w:val="24"/>
          <w:szCs w:val="24"/>
        </w:rPr>
        <w:t xml:space="preserve">dominitilianos </w:t>
      </w:r>
      <w:r w:rsidR="0064157F" w:rsidRPr="00A3036C">
        <w:rPr>
          <w:rFonts w:ascii="Times New Roman" w:eastAsia="Aptos" w:hAnsi="Times New Roman" w:cs="Times New Roman"/>
          <w:sz w:val="24"/>
          <w:szCs w:val="24"/>
        </w:rPr>
        <w:t>impedirem</w:t>
      </w:r>
      <w:r w:rsidR="009C2585" w:rsidRPr="00A3036C">
        <w:rPr>
          <w:rFonts w:ascii="Times New Roman" w:eastAsia="Aptos" w:hAnsi="Times New Roman" w:cs="Times New Roman"/>
          <w:sz w:val="24"/>
          <w:szCs w:val="24"/>
        </w:rPr>
        <w:t xml:space="preserve"> o despertar em massa</w:t>
      </w:r>
      <w:r w:rsidR="001131AA" w:rsidRPr="00A3036C">
        <w:rPr>
          <w:rFonts w:ascii="Times New Roman" w:eastAsia="Aptos" w:hAnsi="Times New Roman" w:cs="Times New Roman"/>
          <w:i/>
          <w:iCs/>
          <w:sz w:val="24"/>
          <w:szCs w:val="24"/>
        </w:rPr>
        <w:t xml:space="preserve">, </w:t>
      </w:r>
      <w:r w:rsidR="00B44512" w:rsidRPr="00A3036C">
        <w:rPr>
          <w:rFonts w:ascii="Times New Roman" w:eastAsia="Aptos" w:hAnsi="Times New Roman" w:cs="Times New Roman"/>
          <w:sz w:val="24"/>
          <w:szCs w:val="24"/>
        </w:rPr>
        <w:t>protege</w:t>
      </w:r>
      <w:r w:rsidR="001131AA" w:rsidRPr="00A3036C">
        <w:rPr>
          <w:rFonts w:ascii="Times New Roman" w:eastAsia="Aptos" w:hAnsi="Times New Roman" w:cs="Times New Roman"/>
          <w:sz w:val="24"/>
          <w:szCs w:val="24"/>
        </w:rPr>
        <w:t>ndo</w:t>
      </w:r>
      <w:r w:rsidR="00B44512" w:rsidRPr="00A3036C">
        <w:rPr>
          <w:rFonts w:ascii="Times New Roman" w:eastAsia="Aptos" w:hAnsi="Times New Roman" w:cs="Times New Roman"/>
          <w:sz w:val="24"/>
          <w:szCs w:val="24"/>
        </w:rPr>
        <w:t xml:space="preserve"> su</w:t>
      </w:r>
      <w:r w:rsidR="001131AA" w:rsidRPr="00A3036C">
        <w:rPr>
          <w:rFonts w:ascii="Times New Roman" w:eastAsia="Aptos" w:hAnsi="Times New Roman" w:cs="Times New Roman"/>
          <w:sz w:val="24"/>
          <w:szCs w:val="24"/>
        </w:rPr>
        <w:t xml:space="preserve">as vigências como </w:t>
      </w:r>
      <w:r w:rsidR="001131AA" w:rsidRPr="00A3036C">
        <w:rPr>
          <w:rFonts w:ascii="Times New Roman" w:eastAsia="Aptos" w:hAnsi="Times New Roman" w:cs="Times New Roman"/>
          <w:i/>
          <w:iCs/>
          <w:sz w:val="24"/>
          <w:szCs w:val="24"/>
        </w:rPr>
        <w:t>os donos do mundo</w:t>
      </w:r>
      <w:r w:rsidR="001131AA" w:rsidRPr="00A3036C">
        <w:rPr>
          <w:rFonts w:ascii="Times New Roman" w:eastAsia="Aptos" w:hAnsi="Times New Roman" w:cs="Times New Roman"/>
          <w:sz w:val="24"/>
          <w:szCs w:val="24"/>
        </w:rPr>
        <w:t>.</w:t>
      </w:r>
    </w:p>
    <w:p w14:paraId="05012853" w14:textId="79BE138E" w:rsidR="008A3623" w:rsidRPr="00A3036C" w:rsidRDefault="001D4422" w:rsidP="00DC5C7C">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Estudos indicam a resposta satisfatória d</w:t>
      </w:r>
      <w:r w:rsidR="008A3623" w:rsidRPr="00A3036C">
        <w:rPr>
          <w:rFonts w:ascii="Times New Roman" w:eastAsia="Aptos" w:hAnsi="Times New Roman" w:cs="Times New Roman"/>
          <w:sz w:val="24"/>
          <w:szCs w:val="24"/>
        </w:rPr>
        <w:t xml:space="preserve">e </w:t>
      </w:r>
      <w:r w:rsidRPr="00A3036C">
        <w:rPr>
          <w:rFonts w:ascii="Times New Roman" w:eastAsia="Aptos" w:hAnsi="Times New Roman" w:cs="Times New Roman"/>
          <w:sz w:val="24"/>
          <w:szCs w:val="24"/>
        </w:rPr>
        <w:t xml:space="preserve"> </w:t>
      </w:r>
      <w:r w:rsidR="008A3623" w:rsidRPr="00A3036C">
        <w:rPr>
          <w:rFonts w:ascii="Times New Roman" w:eastAsia="Aptos" w:hAnsi="Times New Roman" w:cs="Times New Roman"/>
          <w:i/>
          <w:iCs/>
          <w:sz w:val="24"/>
          <w:szCs w:val="24"/>
        </w:rPr>
        <w:t>a tríade da maldade humana</w:t>
      </w:r>
      <w:r w:rsidR="008A3623" w:rsidRPr="00A3036C">
        <w:rPr>
          <w:rFonts w:ascii="Times New Roman" w:eastAsia="Aptos" w:hAnsi="Times New Roman" w:cs="Times New Roman"/>
          <w:sz w:val="24"/>
          <w:szCs w:val="24"/>
        </w:rPr>
        <w:t xml:space="preserve">: </w:t>
      </w:r>
      <w:r w:rsidR="008A3623" w:rsidRPr="00A3036C">
        <w:rPr>
          <w:rFonts w:ascii="Times New Roman" w:eastAsia="Aptos" w:hAnsi="Times New Roman" w:cs="Times New Roman"/>
          <w:i/>
          <w:iCs/>
          <w:sz w:val="24"/>
          <w:szCs w:val="24"/>
        </w:rPr>
        <w:t>ego</w:t>
      </w:r>
      <w:r w:rsidR="008A3623" w:rsidRPr="00A3036C">
        <w:rPr>
          <w:rFonts w:ascii="Times New Roman" w:eastAsia="Aptos" w:hAnsi="Times New Roman" w:cs="Times New Roman"/>
          <w:sz w:val="24"/>
          <w:szCs w:val="24"/>
        </w:rPr>
        <w:t xml:space="preserve">, </w:t>
      </w:r>
      <w:r w:rsidR="008A3623" w:rsidRPr="00A3036C">
        <w:rPr>
          <w:rFonts w:ascii="Times New Roman" w:eastAsia="Aptos" w:hAnsi="Times New Roman" w:cs="Times New Roman"/>
          <w:i/>
          <w:iCs/>
          <w:sz w:val="24"/>
          <w:szCs w:val="24"/>
        </w:rPr>
        <w:t xml:space="preserve">ganância </w:t>
      </w:r>
      <w:r w:rsidR="008A3623" w:rsidRPr="00A3036C">
        <w:rPr>
          <w:rFonts w:ascii="Times New Roman" w:eastAsia="Aptos" w:hAnsi="Times New Roman" w:cs="Times New Roman"/>
          <w:sz w:val="24"/>
          <w:szCs w:val="24"/>
        </w:rPr>
        <w:t xml:space="preserve">e </w:t>
      </w:r>
      <w:r w:rsidR="008A3623" w:rsidRPr="00A3036C">
        <w:rPr>
          <w:rFonts w:ascii="Times New Roman" w:eastAsia="Aptos" w:hAnsi="Times New Roman" w:cs="Times New Roman"/>
          <w:i/>
          <w:iCs/>
          <w:sz w:val="24"/>
          <w:szCs w:val="24"/>
        </w:rPr>
        <w:t>medo</w:t>
      </w:r>
      <w:r w:rsidR="00546C1F" w:rsidRPr="00A3036C">
        <w:rPr>
          <w:rFonts w:ascii="Times New Roman" w:eastAsia="Aptos" w:hAnsi="Times New Roman" w:cs="Times New Roman"/>
          <w:sz w:val="24"/>
          <w:szCs w:val="24"/>
        </w:rPr>
        <w:t>, influenciando o mal exercício do livre arbítrio terráqueo</w:t>
      </w:r>
      <w:r w:rsidR="00966F9D" w:rsidRPr="00A3036C">
        <w:rPr>
          <w:rFonts w:ascii="Times New Roman" w:eastAsia="Aptos" w:hAnsi="Times New Roman" w:cs="Times New Roman"/>
          <w:sz w:val="24"/>
          <w:szCs w:val="24"/>
        </w:rPr>
        <w:t xml:space="preserve">. Pilares sistêmicos: governo, religião, mídia </w:t>
      </w:r>
      <w:r w:rsidR="00966F9D" w:rsidRPr="00A3036C">
        <w:rPr>
          <w:rFonts w:ascii="Times New Roman" w:eastAsia="Aptos" w:hAnsi="Times New Roman" w:cs="Times New Roman"/>
          <w:sz w:val="24"/>
          <w:szCs w:val="24"/>
        </w:rPr>
        <w:lastRenderedPageBreak/>
        <w:t xml:space="preserve">e educação são </w:t>
      </w:r>
      <w:r w:rsidR="00966F9D" w:rsidRPr="00A3036C">
        <w:rPr>
          <w:rFonts w:ascii="Times New Roman" w:eastAsia="Aptos" w:hAnsi="Times New Roman" w:cs="Times New Roman"/>
          <w:i/>
          <w:iCs/>
          <w:sz w:val="24"/>
          <w:szCs w:val="24"/>
        </w:rPr>
        <w:t xml:space="preserve">marionetes </w:t>
      </w:r>
      <w:r w:rsidR="00966F9D" w:rsidRPr="00A3036C">
        <w:rPr>
          <w:rFonts w:ascii="Times New Roman" w:eastAsia="Aptos" w:hAnsi="Times New Roman" w:cs="Times New Roman"/>
          <w:sz w:val="24"/>
          <w:szCs w:val="24"/>
        </w:rPr>
        <w:t>d</w:t>
      </w:r>
      <w:r w:rsidR="00727868" w:rsidRPr="00A3036C">
        <w:rPr>
          <w:rFonts w:ascii="Times New Roman" w:eastAsia="Aptos" w:hAnsi="Times New Roman" w:cs="Times New Roman"/>
          <w:sz w:val="24"/>
          <w:szCs w:val="24"/>
        </w:rPr>
        <w:t>e interesses imperialistas do SPA — Supremo Poder Anônimo</w:t>
      </w:r>
      <w:r w:rsidR="006C411C" w:rsidRPr="00A3036C">
        <w:rPr>
          <w:rFonts w:ascii="Times New Roman" w:eastAsia="Aptos" w:hAnsi="Times New Roman" w:cs="Times New Roman"/>
          <w:sz w:val="24"/>
          <w:szCs w:val="24"/>
        </w:rPr>
        <w:t xml:space="preserve">. Tudo </w:t>
      </w:r>
      <w:r w:rsidR="005E6ED5" w:rsidRPr="00A3036C">
        <w:rPr>
          <w:rFonts w:ascii="Times New Roman" w:eastAsia="Aptos" w:hAnsi="Times New Roman" w:cs="Times New Roman"/>
          <w:sz w:val="24"/>
          <w:szCs w:val="24"/>
        </w:rPr>
        <w:t>está</w:t>
      </w:r>
      <w:r w:rsidR="006C411C" w:rsidRPr="00A3036C">
        <w:rPr>
          <w:rFonts w:ascii="Times New Roman" w:eastAsia="Aptos" w:hAnsi="Times New Roman" w:cs="Times New Roman"/>
          <w:sz w:val="24"/>
          <w:szCs w:val="24"/>
        </w:rPr>
        <w:t xml:space="preserve"> dominado</w:t>
      </w:r>
      <w:r w:rsidR="005E6ED5" w:rsidRPr="00A3036C">
        <w:rPr>
          <w:rFonts w:ascii="Times New Roman" w:eastAsia="Aptos" w:hAnsi="Times New Roman" w:cs="Times New Roman"/>
          <w:sz w:val="24"/>
          <w:szCs w:val="24"/>
        </w:rPr>
        <w:t xml:space="preserve"> e para continuidade deste domínio</w:t>
      </w:r>
      <w:r w:rsidR="001E091B" w:rsidRPr="00A3036C">
        <w:rPr>
          <w:rFonts w:ascii="Times New Roman" w:eastAsia="Aptos" w:hAnsi="Times New Roman" w:cs="Times New Roman"/>
          <w:sz w:val="24"/>
          <w:szCs w:val="24"/>
        </w:rPr>
        <w:t xml:space="preserve"> precisam estar alertas aos movimentos originado</w:t>
      </w:r>
      <w:r w:rsidR="00B71816" w:rsidRPr="00A3036C">
        <w:rPr>
          <w:rFonts w:ascii="Times New Roman" w:eastAsia="Aptos" w:hAnsi="Times New Roman" w:cs="Times New Roman"/>
          <w:sz w:val="24"/>
          <w:szCs w:val="24"/>
        </w:rPr>
        <w:t>s</w:t>
      </w:r>
      <w:r w:rsidR="001E091B" w:rsidRPr="00A3036C">
        <w:rPr>
          <w:rFonts w:ascii="Times New Roman" w:eastAsia="Aptos" w:hAnsi="Times New Roman" w:cs="Times New Roman"/>
          <w:sz w:val="24"/>
          <w:szCs w:val="24"/>
        </w:rPr>
        <w:t xml:space="preserve"> no projeto “Consciência, Verdade Absoluta e Prosperidade”</w:t>
      </w:r>
      <w:r w:rsidR="00B71816" w:rsidRPr="00A3036C">
        <w:rPr>
          <w:rFonts w:ascii="Times New Roman" w:eastAsia="Aptos" w:hAnsi="Times New Roman" w:cs="Times New Roman"/>
          <w:sz w:val="24"/>
          <w:szCs w:val="24"/>
        </w:rPr>
        <w:t xml:space="preserve"> apoiado pelo </w:t>
      </w:r>
      <w:r w:rsidR="00B71816" w:rsidRPr="00A3036C">
        <w:rPr>
          <w:rFonts w:ascii="Times New Roman" w:eastAsia="Aptos" w:hAnsi="Times New Roman" w:cs="Times New Roman"/>
          <w:b/>
          <w:bCs/>
          <w:sz w:val="24"/>
          <w:szCs w:val="24"/>
        </w:rPr>
        <w:t>Green Dream</w:t>
      </w:r>
      <w:r w:rsidR="00B71816" w:rsidRPr="00A3036C">
        <w:rPr>
          <w:rFonts w:ascii="Times New Roman" w:eastAsia="Aptos" w:hAnsi="Times New Roman" w:cs="Times New Roman"/>
          <w:sz w:val="24"/>
          <w:szCs w:val="24"/>
        </w:rPr>
        <w:t xml:space="preserve"> e patrocinado pelo Grupo Harrison &amp; Taylor</w:t>
      </w:r>
      <w:r w:rsidR="00DD2012" w:rsidRPr="00A3036C">
        <w:rPr>
          <w:rFonts w:ascii="Times New Roman" w:eastAsia="Aptos" w:hAnsi="Times New Roman" w:cs="Times New Roman"/>
          <w:sz w:val="24"/>
          <w:szCs w:val="24"/>
        </w:rPr>
        <w:t>.</w:t>
      </w:r>
    </w:p>
    <w:p w14:paraId="343D3A13" w14:textId="30A3FB8E" w:rsidR="00125200" w:rsidRPr="00A3036C" w:rsidRDefault="00DD2012" w:rsidP="002768DD">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Todas as representatividades de sedes governamentais no orbe contam com humanos híbridos comprometidos</w:t>
      </w:r>
      <w:r w:rsidR="00845B78" w:rsidRPr="00A3036C">
        <w:rPr>
          <w:rFonts w:ascii="Times New Roman" w:eastAsia="Aptos" w:hAnsi="Times New Roman" w:cs="Times New Roman"/>
          <w:sz w:val="24"/>
          <w:szCs w:val="24"/>
        </w:rPr>
        <w:t xml:space="preserve"> com o Sistema Terr</w:t>
      </w:r>
      <w:r w:rsidR="003A64BB" w:rsidRPr="00A3036C">
        <w:rPr>
          <w:rFonts w:ascii="Times New Roman" w:eastAsia="Aptos" w:hAnsi="Times New Roman" w:cs="Times New Roman"/>
          <w:sz w:val="24"/>
          <w:szCs w:val="24"/>
        </w:rPr>
        <w:t>a para garantirem, enquanto, burocratas profissionai</w:t>
      </w:r>
      <w:r w:rsidR="00586D76" w:rsidRPr="00A3036C">
        <w:rPr>
          <w:rFonts w:ascii="Times New Roman" w:eastAsia="Aptos" w:hAnsi="Times New Roman" w:cs="Times New Roman"/>
          <w:sz w:val="24"/>
          <w:szCs w:val="24"/>
        </w:rPr>
        <w:t>s em cargos e funções estratégicas</w:t>
      </w:r>
      <w:r w:rsidR="005643E8" w:rsidRPr="00A3036C">
        <w:rPr>
          <w:rFonts w:ascii="Times New Roman" w:eastAsia="Aptos" w:hAnsi="Times New Roman" w:cs="Times New Roman"/>
          <w:sz w:val="24"/>
          <w:szCs w:val="24"/>
        </w:rPr>
        <w:t xml:space="preserve">, </w:t>
      </w:r>
      <w:r w:rsidR="0030654C" w:rsidRPr="00A3036C">
        <w:rPr>
          <w:rFonts w:ascii="Times New Roman" w:eastAsia="Aptos" w:hAnsi="Times New Roman" w:cs="Times New Roman"/>
          <w:sz w:val="24"/>
          <w:szCs w:val="24"/>
        </w:rPr>
        <w:t xml:space="preserve">a perpetuação sistemática do poder de </w:t>
      </w:r>
      <w:r w:rsidR="00DF6751" w:rsidRPr="00A3036C">
        <w:rPr>
          <w:rFonts w:ascii="Times New Roman" w:eastAsia="Aptos" w:hAnsi="Times New Roman" w:cs="Times New Roman"/>
          <w:i/>
          <w:iCs/>
          <w:sz w:val="24"/>
          <w:szCs w:val="24"/>
        </w:rPr>
        <w:t>malenirus</w:t>
      </w:r>
      <w:r w:rsidR="00DF6751" w:rsidRPr="00A3036C">
        <w:rPr>
          <w:rFonts w:ascii="Times New Roman" w:eastAsia="Aptos" w:hAnsi="Times New Roman" w:cs="Times New Roman"/>
          <w:sz w:val="24"/>
          <w:szCs w:val="24"/>
        </w:rPr>
        <w:t xml:space="preserve">, </w:t>
      </w:r>
      <w:r w:rsidR="00DF6751" w:rsidRPr="00A3036C">
        <w:rPr>
          <w:rFonts w:ascii="Times New Roman" w:eastAsia="Aptos" w:hAnsi="Times New Roman" w:cs="Times New Roman"/>
          <w:i/>
          <w:iCs/>
          <w:sz w:val="24"/>
          <w:szCs w:val="24"/>
        </w:rPr>
        <w:t xml:space="preserve">reinonaques </w:t>
      </w:r>
      <w:r w:rsidR="00DF6751" w:rsidRPr="00A3036C">
        <w:rPr>
          <w:rFonts w:ascii="Times New Roman" w:eastAsia="Aptos" w:hAnsi="Times New Roman" w:cs="Times New Roman"/>
          <w:sz w:val="24"/>
          <w:szCs w:val="24"/>
        </w:rPr>
        <w:t xml:space="preserve">e </w:t>
      </w:r>
      <w:r w:rsidR="00DF6751" w:rsidRPr="00A3036C">
        <w:rPr>
          <w:rFonts w:ascii="Times New Roman" w:eastAsia="Aptos" w:hAnsi="Times New Roman" w:cs="Times New Roman"/>
          <w:i/>
          <w:iCs/>
          <w:sz w:val="24"/>
          <w:szCs w:val="24"/>
        </w:rPr>
        <w:t xml:space="preserve">dominitilianos </w:t>
      </w:r>
      <w:r w:rsidR="00DF6751" w:rsidRPr="00A3036C">
        <w:rPr>
          <w:rFonts w:ascii="Times New Roman" w:eastAsia="Aptos" w:hAnsi="Times New Roman" w:cs="Times New Roman"/>
          <w:sz w:val="24"/>
          <w:szCs w:val="24"/>
        </w:rPr>
        <w:t>sobre</w:t>
      </w:r>
      <w:r w:rsidR="00FC723D" w:rsidRPr="00A3036C">
        <w:rPr>
          <w:rFonts w:ascii="Times New Roman" w:eastAsia="Aptos" w:hAnsi="Times New Roman" w:cs="Times New Roman"/>
          <w:sz w:val="24"/>
          <w:szCs w:val="24"/>
        </w:rPr>
        <w:t xml:space="preserve"> o planeta Terra.</w:t>
      </w:r>
      <w:r w:rsidR="007F520F" w:rsidRPr="00A3036C">
        <w:rPr>
          <w:rFonts w:ascii="Times New Roman" w:eastAsia="Aptos" w:hAnsi="Times New Roman" w:cs="Times New Roman"/>
          <w:sz w:val="24"/>
          <w:szCs w:val="24"/>
        </w:rPr>
        <w:t xml:space="preserve"> Milênios passam e tudo continua como </w:t>
      </w:r>
      <w:r w:rsidR="00C377FA" w:rsidRPr="00A3036C">
        <w:rPr>
          <w:rFonts w:ascii="Times New Roman" w:eastAsia="Aptos" w:hAnsi="Times New Roman" w:cs="Times New Roman"/>
          <w:sz w:val="24"/>
          <w:szCs w:val="24"/>
        </w:rPr>
        <w:t>está</w:t>
      </w:r>
      <w:r w:rsidR="00D1042B" w:rsidRPr="00A3036C">
        <w:rPr>
          <w:rFonts w:ascii="Times New Roman" w:eastAsia="Aptos" w:hAnsi="Times New Roman" w:cs="Times New Roman"/>
          <w:sz w:val="24"/>
          <w:szCs w:val="24"/>
        </w:rPr>
        <w:t>. T</w:t>
      </w:r>
      <w:r w:rsidR="00C377FA" w:rsidRPr="00A3036C">
        <w:rPr>
          <w:rFonts w:ascii="Times New Roman" w:eastAsia="Aptos" w:hAnsi="Times New Roman" w:cs="Times New Roman"/>
          <w:sz w:val="24"/>
          <w:szCs w:val="24"/>
        </w:rPr>
        <w:t xml:space="preserve">errícolas escravizados </w:t>
      </w:r>
      <w:r w:rsidR="009B06A6" w:rsidRPr="00A3036C">
        <w:rPr>
          <w:rFonts w:ascii="Times New Roman" w:eastAsia="Aptos" w:hAnsi="Times New Roman" w:cs="Times New Roman"/>
          <w:sz w:val="24"/>
          <w:szCs w:val="24"/>
        </w:rPr>
        <w:t>ao nascerem e viverem numa sociedade de contas e morrer</w:t>
      </w:r>
      <w:r w:rsidR="002768DD" w:rsidRPr="00A3036C">
        <w:rPr>
          <w:rFonts w:ascii="Times New Roman" w:eastAsia="Aptos" w:hAnsi="Times New Roman" w:cs="Times New Roman"/>
          <w:sz w:val="24"/>
          <w:szCs w:val="24"/>
        </w:rPr>
        <w:t>em</w:t>
      </w:r>
      <w:r w:rsidR="009B06A6" w:rsidRPr="00A3036C">
        <w:rPr>
          <w:rFonts w:ascii="Times New Roman" w:eastAsia="Aptos" w:hAnsi="Times New Roman" w:cs="Times New Roman"/>
          <w:sz w:val="24"/>
          <w:szCs w:val="24"/>
        </w:rPr>
        <w:t xml:space="preserve"> para renascer</w:t>
      </w:r>
      <w:r w:rsidR="002768DD" w:rsidRPr="00A3036C">
        <w:rPr>
          <w:rFonts w:ascii="Times New Roman" w:eastAsia="Aptos" w:hAnsi="Times New Roman" w:cs="Times New Roman"/>
          <w:sz w:val="24"/>
          <w:szCs w:val="24"/>
        </w:rPr>
        <w:t>em</w:t>
      </w:r>
      <w:r w:rsidR="005064D1" w:rsidRPr="00A3036C">
        <w:rPr>
          <w:rFonts w:ascii="Times New Roman" w:eastAsia="Aptos" w:hAnsi="Times New Roman" w:cs="Times New Roman"/>
          <w:sz w:val="24"/>
          <w:szCs w:val="24"/>
        </w:rPr>
        <w:t xml:space="preserve"> nesta mesm</w:t>
      </w:r>
      <w:r w:rsidR="00D1042B" w:rsidRPr="00A3036C">
        <w:rPr>
          <w:rFonts w:ascii="Times New Roman" w:eastAsia="Aptos" w:hAnsi="Times New Roman" w:cs="Times New Roman"/>
          <w:sz w:val="24"/>
          <w:szCs w:val="24"/>
        </w:rPr>
        <w:t>a condição social,</w:t>
      </w:r>
      <w:r w:rsidR="00F960EC" w:rsidRPr="00A3036C">
        <w:rPr>
          <w:rFonts w:ascii="Times New Roman" w:eastAsia="Aptos" w:hAnsi="Times New Roman" w:cs="Times New Roman"/>
          <w:sz w:val="24"/>
          <w:szCs w:val="24"/>
        </w:rPr>
        <w:t xml:space="preserve"> alimentado</w:t>
      </w:r>
      <w:r w:rsidR="002768DD" w:rsidRPr="00A3036C">
        <w:rPr>
          <w:rFonts w:ascii="Times New Roman" w:eastAsia="Aptos" w:hAnsi="Times New Roman" w:cs="Times New Roman"/>
          <w:sz w:val="24"/>
          <w:szCs w:val="24"/>
        </w:rPr>
        <w:t>s</w:t>
      </w:r>
      <w:r w:rsidR="00F960EC" w:rsidRPr="00A3036C">
        <w:rPr>
          <w:rFonts w:ascii="Times New Roman" w:eastAsia="Aptos" w:hAnsi="Times New Roman" w:cs="Times New Roman"/>
          <w:sz w:val="24"/>
          <w:szCs w:val="24"/>
        </w:rPr>
        <w:t xml:space="preserve"> com </w:t>
      </w:r>
      <w:r w:rsidR="00125200" w:rsidRPr="00A3036C">
        <w:rPr>
          <w:rFonts w:ascii="Times New Roman" w:eastAsia="Aptos" w:hAnsi="Times New Roman" w:cs="Times New Roman"/>
          <w:i/>
          <w:iCs/>
          <w:sz w:val="24"/>
          <w:szCs w:val="24"/>
        </w:rPr>
        <w:t>a tríade da maldade humana</w:t>
      </w:r>
      <w:r w:rsidR="00125200" w:rsidRPr="00A3036C">
        <w:rPr>
          <w:rFonts w:ascii="Times New Roman" w:eastAsia="Aptos" w:hAnsi="Times New Roman" w:cs="Times New Roman"/>
          <w:sz w:val="24"/>
          <w:szCs w:val="24"/>
        </w:rPr>
        <w:t xml:space="preserve">: </w:t>
      </w:r>
      <w:r w:rsidR="00125200" w:rsidRPr="00A3036C">
        <w:rPr>
          <w:rFonts w:ascii="Times New Roman" w:eastAsia="Aptos" w:hAnsi="Times New Roman" w:cs="Times New Roman"/>
          <w:i/>
          <w:iCs/>
          <w:sz w:val="24"/>
          <w:szCs w:val="24"/>
        </w:rPr>
        <w:t>ego</w:t>
      </w:r>
      <w:r w:rsidR="00125200" w:rsidRPr="00A3036C">
        <w:rPr>
          <w:rFonts w:ascii="Times New Roman" w:eastAsia="Aptos" w:hAnsi="Times New Roman" w:cs="Times New Roman"/>
          <w:sz w:val="24"/>
          <w:szCs w:val="24"/>
        </w:rPr>
        <w:t xml:space="preserve">, </w:t>
      </w:r>
      <w:r w:rsidR="00125200" w:rsidRPr="00A3036C">
        <w:rPr>
          <w:rFonts w:ascii="Times New Roman" w:eastAsia="Aptos" w:hAnsi="Times New Roman" w:cs="Times New Roman"/>
          <w:i/>
          <w:iCs/>
          <w:sz w:val="24"/>
          <w:szCs w:val="24"/>
        </w:rPr>
        <w:t xml:space="preserve">ganância </w:t>
      </w:r>
      <w:r w:rsidR="00125200" w:rsidRPr="00A3036C">
        <w:rPr>
          <w:rFonts w:ascii="Times New Roman" w:eastAsia="Aptos" w:hAnsi="Times New Roman" w:cs="Times New Roman"/>
          <w:sz w:val="24"/>
          <w:szCs w:val="24"/>
        </w:rPr>
        <w:t xml:space="preserve">e </w:t>
      </w:r>
      <w:r w:rsidR="00125200" w:rsidRPr="00A3036C">
        <w:rPr>
          <w:rFonts w:ascii="Times New Roman" w:eastAsia="Aptos" w:hAnsi="Times New Roman" w:cs="Times New Roman"/>
          <w:i/>
          <w:iCs/>
          <w:sz w:val="24"/>
          <w:szCs w:val="24"/>
        </w:rPr>
        <w:t>medo</w:t>
      </w:r>
      <w:r w:rsidR="005620AE" w:rsidRPr="00A3036C">
        <w:rPr>
          <w:rFonts w:ascii="Times New Roman" w:eastAsia="Aptos" w:hAnsi="Times New Roman" w:cs="Times New Roman"/>
          <w:sz w:val="24"/>
          <w:szCs w:val="24"/>
        </w:rPr>
        <w:t xml:space="preserve"> como </w:t>
      </w:r>
      <w:r w:rsidR="00AB6F7C" w:rsidRPr="00A3036C">
        <w:rPr>
          <w:rFonts w:ascii="Times New Roman" w:eastAsia="Aptos" w:hAnsi="Times New Roman" w:cs="Times New Roman"/>
          <w:sz w:val="24"/>
          <w:szCs w:val="24"/>
        </w:rPr>
        <w:t xml:space="preserve">observado numa corrida num circuito oval de Fórmula </w:t>
      </w:r>
      <w:r w:rsidR="00AB6F7C" w:rsidRPr="00A3036C">
        <w:rPr>
          <w:rFonts w:ascii="Times New Roman" w:eastAsia="Aptos" w:hAnsi="Times New Roman" w:cs="Times New Roman"/>
          <w:b/>
          <w:bCs/>
          <w:sz w:val="24"/>
          <w:szCs w:val="24"/>
        </w:rPr>
        <w:t>Indy</w:t>
      </w:r>
      <w:r w:rsidR="00227A25" w:rsidRPr="00A3036C">
        <w:rPr>
          <w:rFonts w:ascii="Times New Roman" w:eastAsia="Aptos" w:hAnsi="Times New Roman" w:cs="Times New Roman"/>
          <w:sz w:val="24"/>
          <w:szCs w:val="24"/>
        </w:rPr>
        <w:t>, quando a largada e chegada começam e findam no mesmo lugar.</w:t>
      </w:r>
    </w:p>
    <w:p w14:paraId="65098B4A" w14:textId="49D93F3A" w:rsidR="009F7B8C" w:rsidRPr="00A3036C" w:rsidRDefault="00311C77" w:rsidP="00C05C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Cenário atual do orbe gratifica </w:t>
      </w:r>
      <w:r w:rsidR="00307CDC" w:rsidRPr="00A3036C">
        <w:rPr>
          <w:rFonts w:ascii="Times New Roman" w:eastAsia="Aptos" w:hAnsi="Times New Roman" w:cs="Times New Roman"/>
          <w:i/>
          <w:iCs/>
          <w:sz w:val="24"/>
          <w:szCs w:val="24"/>
        </w:rPr>
        <w:t>malenirus</w:t>
      </w:r>
      <w:r w:rsidR="00307CDC" w:rsidRPr="00A3036C">
        <w:rPr>
          <w:rFonts w:ascii="Times New Roman" w:eastAsia="Aptos" w:hAnsi="Times New Roman" w:cs="Times New Roman"/>
          <w:sz w:val="24"/>
          <w:szCs w:val="24"/>
        </w:rPr>
        <w:t xml:space="preserve">, </w:t>
      </w:r>
      <w:r w:rsidR="00307CDC" w:rsidRPr="00A3036C">
        <w:rPr>
          <w:rFonts w:ascii="Times New Roman" w:eastAsia="Aptos" w:hAnsi="Times New Roman" w:cs="Times New Roman"/>
          <w:i/>
          <w:iCs/>
          <w:sz w:val="24"/>
          <w:szCs w:val="24"/>
        </w:rPr>
        <w:t xml:space="preserve">reinonaques </w:t>
      </w:r>
      <w:r w:rsidR="00307CDC" w:rsidRPr="00A3036C">
        <w:rPr>
          <w:rFonts w:ascii="Times New Roman" w:eastAsia="Aptos" w:hAnsi="Times New Roman" w:cs="Times New Roman"/>
          <w:sz w:val="24"/>
          <w:szCs w:val="24"/>
        </w:rPr>
        <w:t xml:space="preserve">e </w:t>
      </w:r>
      <w:r w:rsidR="00307CDC" w:rsidRPr="00A3036C">
        <w:rPr>
          <w:rFonts w:ascii="Times New Roman" w:eastAsia="Aptos" w:hAnsi="Times New Roman" w:cs="Times New Roman"/>
          <w:i/>
          <w:iCs/>
          <w:sz w:val="24"/>
          <w:szCs w:val="24"/>
        </w:rPr>
        <w:t>dominitilianos</w:t>
      </w:r>
      <w:r w:rsidR="008A4724" w:rsidRPr="00A3036C">
        <w:rPr>
          <w:rFonts w:ascii="Times New Roman" w:eastAsia="Aptos" w:hAnsi="Times New Roman" w:cs="Times New Roman"/>
          <w:sz w:val="24"/>
          <w:szCs w:val="24"/>
        </w:rPr>
        <w:t>, acostumados as vitórias cotidianas propiciadas pela ignorância da humanidad</w:t>
      </w:r>
      <w:r w:rsidR="00313BD6" w:rsidRPr="00A3036C">
        <w:rPr>
          <w:rFonts w:ascii="Times New Roman" w:eastAsia="Aptos" w:hAnsi="Times New Roman" w:cs="Times New Roman"/>
          <w:sz w:val="24"/>
          <w:szCs w:val="24"/>
        </w:rPr>
        <w:t xml:space="preserve">e para exercitar, favoravelmente, seu livre arbítrio em prol de sua evolução ao </w:t>
      </w:r>
      <w:r w:rsidR="002D215B" w:rsidRPr="00A3036C">
        <w:rPr>
          <w:rFonts w:ascii="Times New Roman" w:eastAsia="Aptos" w:hAnsi="Times New Roman" w:cs="Times New Roman"/>
          <w:i/>
          <w:iCs/>
          <w:sz w:val="24"/>
          <w:szCs w:val="24"/>
        </w:rPr>
        <w:t xml:space="preserve">quinto </w:t>
      </w:r>
      <w:r w:rsidR="002D215B" w:rsidRPr="00A3036C">
        <w:rPr>
          <w:rFonts w:ascii="Times New Roman" w:eastAsia="Aptos" w:hAnsi="Times New Roman" w:cs="Times New Roman"/>
          <w:sz w:val="24"/>
          <w:szCs w:val="24"/>
        </w:rPr>
        <w:t xml:space="preserve">para ascender até o </w:t>
      </w:r>
      <w:r w:rsidR="002D215B" w:rsidRPr="00A3036C">
        <w:rPr>
          <w:rFonts w:ascii="Times New Roman" w:eastAsia="Aptos" w:hAnsi="Times New Roman" w:cs="Times New Roman"/>
          <w:i/>
          <w:iCs/>
          <w:sz w:val="24"/>
          <w:szCs w:val="24"/>
        </w:rPr>
        <w:t>décimo segundo planos terráqueos</w:t>
      </w:r>
      <w:r w:rsidR="002D215B" w:rsidRPr="00A3036C">
        <w:rPr>
          <w:rFonts w:ascii="Times New Roman" w:eastAsia="Aptos" w:hAnsi="Times New Roman" w:cs="Times New Roman"/>
          <w:sz w:val="24"/>
          <w:szCs w:val="24"/>
        </w:rPr>
        <w:t>.</w:t>
      </w:r>
      <w:r w:rsidR="00523D3E" w:rsidRPr="00A3036C">
        <w:rPr>
          <w:rFonts w:ascii="Times New Roman" w:eastAsia="Aptos" w:hAnsi="Times New Roman" w:cs="Times New Roman"/>
          <w:sz w:val="24"/>
          <w:szCs w:val="24"/>
        </w:rPr>
        <w:t xml:space="preserve"> Assim</w:t>
      </w:r>
      <w:r w:rsidR="00D015CD" w:rsidRPr="00A3036C">
        <w:rPr>
          <w:rFonts w:ascii="Times New Roman" w:eastAsia="Aptos" w:hAnsi="Times New Roman" w:cs="Times New Roman"/>
          <w:sz w:val="24"/>
          <w:szCs w:val="24"/>
        </w:rPr>
        <w:t xml:space="preserve">, caminha a humanidade negacionista ao </w:t>
      </w:r>
      <w:r w:rsidR="00D015CD" w:rsidRPr="00A3036C">
        <w:rPr>
          <w:rFonts w:ascii="Times New Roman" w:eastAsia="Aptos" w:hAnsi="Times New Roman" w:cs="Times New Roman"/>
          <w:i/>
          <w:iCs/>
          <w:sz w:val="24"/>
          <w:szCs w:val="24"/>
        </w:rPr>
        <w:t>aprendizado da delicadeza</w:t>
      </w:r>
      <w:r w:rsidR="00F5422E" w:rsidRPr="00A3036C">
        <w:rPr>
          <w:rFonts w:ascii="Times New Roman" w:eastAsia="Aptos" w:hAnsi="Times New Roman" w:cs="Times New Roman"/>
          <w:sz w:val="24"/>
          <w:szCs w:val="24"/>
        </w:rPr>
        <w:t xml:space="preserve"> para alegria de </w:t>
      </w:r>
      <w:r w:rsidR="00F5422E" w:rsidRPr="00A3036C">
        <w:rPr>
          <w:rFonts w:ascii="Times New Roman" w:eastAsia="Aptos" w:hAnsi="Times New Roman" w:cs="Times New Roman"/>
          <w:i/>
          <w:iCs/>
          <w:sz w:val="24"/>
          <w:szCs w:val="24"/>
        </w:rPr>
        <w:t>os donos do mundo</w:t>
      </w:r>
      <w:r w:rsidR="00F5422E" w:rsidRPr="00A3036C">
        <w:rPr>
          <w:rFonts w:ascii="Times New Roman" w:eastAsia="Aptos" w:hAnsi="Times New Roman" w:cs="Times New Roman"/>
          <w:sz w:val="24"/>
          <w:szCs w:val="24"/>
        </w:rPr>
        <w:t>.</w:t>
      </w:r>
    </w:p>
    <w:p w14:paraId="03B2FC67" w14:textId="77777777" w:rsidR="00BE21FF" w:rsidRPr="00A3036C" w:rsidRDefault="00BE21FF" w:rsidP="00C05C5A">
      <w:pPr>
        <w:spacing w:after="0"/>
        <w:jc w:val="both"/>
        <w:rPr>
          <w:rFonts w:ascii="Times New Roman" w:eastAsia="Aptos" w:hAnsi="Times New Roman" w:cs="Times New Roman"/>
          <w:sz w:val="24"/>
          <w:szCs w:val="24"/>
        </w:rPr>
      </w:pPr>
    </w:p>
    <w:p w14:paraId="3BA7614E" w14:textId="77777777" w:rsidR="008B072C" w:rsidRPr="00A3036C" w:rsidRDefault="00BE21FF" w:rsidP="00C05C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CB4BA9" w:rsidRPr="00A3036C">
        <w:rPr>
          <w:rFonts w:ascii="Times New Roman" w:eastAsia="Aptos" w:hAnsi="Times New Roman" w:cs="Times New Roman"/>
          <w:sz w:val="24"/>
          <w:szCs w:val="24"/>
        </w:rPr>
        <w:t xml:space="preserve">O sabor da vitória é </w:t>
      </w:r>
      <w:r w:rsidR="006417DB" w:rsidRPr="00A3036C">
        <w:rPr>
          <w:rFonts w:ascii="Times New Roman" w:eastAsia="Aptos" w:hAnsi="Times New Roman" w:cs="Times New Roman"/>
          <w:sz w:val="24"/>
          <w:szCs w:val="24"/>
        </w:rPr>
        <w:t xml:space="preserve">prazeroso ― Reinódio deleita-se ― </w:t>
      </w:r>
      <w:r w:rsidR="009B7E24" w:rsidRPr="00A3036C">
        <w:rPr>
          <w:rFonts w:ascii="Times New Roman" w:eastAsia="Aptos" w:hAnsi="Times New Roman" w:cs="Times New Roman"/>
          <w:sz w:val="24"/>
          <w:szCs w:val="24"/>
        </w:rPr>
        <w:t>Sensação de decidir o destino do orbe é viciante</w:t>
      </w:r>
      <w:r w:rsidR="00C40A72" w:rsidRPr="00A3036C">
        <w:rPr>
          <w:rFonts w:ascii="Times New Roman" w:eastAsia="Aptos" w:hAnsi="Times New Roman" w:cs="Times New Roman"/>
          <w:sz w:val="24"/>
          <w:szCs w:val="24"/>
        </w:rPr>
        <w:t xml:space="preserve"> ― Exibe poder ― </w:t>
      </w:r>
      <w:r w:rsidR="007C1361" w:rsidRPr="00A3036C">
        <w:rPr>
          <w:rFonts w:ascii="Times New Roman" w:eastAsia="Aptos" w:hAnsi="Times New Roman" w:cs="Times New Roman"/>
          <w:sz w:val="24"/>
          <w:szCs w:val="24"/>
        </w:rPr>
        <w:t>Mal sabem, os terrícolas</w:t>
      </w:r>
      <w:r w:rsidR="008426D3" w:rsidRPr="00A3036C">
        <w:rPr>
          <w:rFonts w:ascii="Times New Roman" w:eastAsia="Aptos" w:hAnsi="Times New Roman" w:cs="Times New Roman"/>
          <w:sz w:val="24"/>
          <w:szCs w:val="24"/>
        </w:rPr>
        <w:t xml:space="preserve"> que a nossa melhor arma é o mal exercício do livre  arbítrio terráqueo</w:t>
      </w:r>
      <w:r w:rsidR="009B7E24" w:rsidRPr="00A3036C">
        <w:rPr>
          <w:rFonts w:ascii="Times New Roman" w:eastAsia="Aptos" w:hAnsi="Times New Roman" w:cs="Times New Roman"/>
          <w:sz w:val="24"/>
          <w:szCs w:val="24"/>
        </w:rPr>
        <w:t>.</w:t>
      </w:r>
      <w:r w:rsidR="008B072C" w:rsidRPr="00A3036C">
        <w:rPr>
          <w:rFonts w:ascii="Times New Roman" w:eastAsia="Aptos" w:hAnsi="Times New Roman" w:cs="Times New Roman"/>
          <w:sz w:val="24"/>
          <w:szCs w:val="24"/>
        </w:rPr>
        <w:t xml:space="preserve"> ▬ ironiza.</w:t>
      </w:r>
    </w:p>
    <w:p w14:paraId="615C25AE" w14:textId="77777777" w:rsidR="008B072C" w:rsidRPr="00A3036C" w:rsidRDefault="008B072C" w:rsidP="00C05C5A">
      <w:pPr>
        <w:spacing w:after="0"/>
        <w:jc w:val="both"/>
        <w:rPr>
          <w:rFonts w:ascii="Times New Roman" w:eastAsia="Aptos" w:hAnsi="Times New Roman" w:cs="Times New Roman"/>
          <w:sz w:val="24"/>
          <w:szCs w:val="24"/>
        </w:rPr>
      </w:pPr>
    </w:p>
    <w:p w14:paraId="2F0D6FA0" w14:textId="7E4F7C10" w:rsidR="00BE21FF" w:rsidRPr="00A3036C" w:rsidRDefault="008B072C" w:rsidP="00C05C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 </w:t>
      </w:r>
      <w:r w:rsidR="00B76753" w:rsidRPr="00A3036C">
        <w:rPr>
          <w:rFonts w:ascii="Times New Roman" w:eastAsia="Aptos" w:hAnsi="Times New Roman" w:cs="Times New Roman"/>
          <w:sz w:val="24"/>
          <w:szCs w:val="24"/>
        </w:rPr>
        <w:t>Estamos</w:t>
      </w:r>
      <w:r w:rsidR="0074211D" w:rsidRPr="00A3036C">
        <w:rPr>
          <w:rFonts w:ascii="Times New Roman" w:eastAsia="Aptos" w:hAnsi="Times New Roman" w:cs="Times New Roman"/>
          <w:sz w:val="24"/>
          <w:szCs w:val="24"/>
        </w:rPr>
        <w:t xml:space="preserve"> sempre perpetuando o Sistema Terr</w:t>
      </w:r>
      <w:r w:rsidR="008107C6" w:rsidRPr="00A3036C">
        <w:rPr>
          <w:rFonts w:ascii="Times New Roman" w:eastAsia="Aptos" w:hAnsi="Times New Roman" w:cs="Times New Roman"/>
          <w:sz w:val="24"/>
          <w:szCs w:val="24"/>
        </w:rPr>
        <w:t xml:space="preserve">a, através de energias negacionistas </w:t>
      </w:r>
      <w:r w:rsidR="008333D7" w:rsidRPr="00A3036C">
        <w:rPr>
          <w:rFonts w:ascii="Times New Roman" w:eastAsia="Aptos" w:hAnsi="Times New Roman" w:cs="Times New Roman"/>
          <w:sz w:val="24"/>
          <w:szCs w:val="24"/>
        </w:rPr>
        <w:t>à</w:t>
      </w:r>
      <w:r w:rsidR="008107C6" w:rsidRPr="00A3036C">
        <w:rPr>
          <w:rFonts w:ascii="Times New Roman" w:eastAsia="Aptos" w:hAnsi="Times New Roman" w:cs="Times New Roman"/>
          <w:sz w:val="24"/>
          <w:szCs w:val="24"/>
        </w:rPr>
        <w:t xml:space="preserve"> verdade absoluta ― Ilusiodiano analisa ―</w:t>
      </w:r>
      <w:r w:rsidR="009B7E24" w:rsidRPr="00A3036C">
        <w:rPr>
          <w:rFonts w:ascii="Times New Roman" w:eastAsia="Aptos" w:hAnsi="Times New Roman" w:cs="Times New Roman"/>
          <w:sz w:val="24"/>
          <w:szCs w:val="24"/>
        </w:rPr>
        <w:t xml:space="preserve"> </w:t>
      </w:r>
      <w:r w:rsidR="00AB5EA0" w:rsidRPr="00A3036C">
        <w:rPr>
          <w:rFonts w:ascii="Times New Roman" w:eastAsia="Aptos" w:hAnsi="Times New Roman" w:cs="Times New Roman"/>
          <w:sz w:val="24"/>
          <w:szCs w:val="24"/>
        </w:rPr>
        <w:t>Materialidades suplantam</w:t>
      </w:r>
      <w:r w:rsidR="00B00829" w:rsidRPr="00A3036C">
        <w:rPr>
          <w:rFonts w:ascii="Times New Roman" w:eastAsia="Aptos" w:hAnsi="Times New Roman" w:cs="Times New Roman"/>
          <w:sz w:val="24"/>
          <w:szCs w:val="24"/>
        </w:rPr>
        <w:t>, em muito, a espiritualidade e assim deve</w:t>
      </w:r>
      <w:r w:rsidR="00A62DC6" w:rsidRPr="00A3036C">
        <w:rPr>
          <w:rFonts w:ascii="Times New Roman" w:eastAsia="Aptos" w:hAnsi="Times New Roman" w:cs="Times New Roman"/>
          <w:sz w:val="24"/>
          <w:szCs w:val="24"/>
        </w:rPr>
        <w:t>m</w:t>
      </w:r>
      <w:r w:rsidR="00B00829" w:rsidRPr="00A3036C">
        <w:rPr>
          <w:rFonts w:ascii="Times New Roman" w:eastAsia="Aptos" w:hAnsi="Times New Roman" w:cs="Times New Roman"/>
          <w:sz w:val="24"/>
          <w:szCs w:val="24"/>
        </w:rPr>
        <w:t xml:space="preserve"> continuar</w:t>
      </w:r>
      <w:r w:rsidR="00A62DC6" w:rsidRPr="00A3036C">
        <w:rPr>
          <w:rFonts w:ascii="Times New Roman" w:eastAsia="Aptos" w:hAnsi="Times New Roman" w:cs="Times New Roman"/>
          <w:sz w:val="24"/>
          <w:szCs w:val="24"/>
        </w:rPr>
        <w:t xml:space="preserve"> com o sucesso d</w:t>
      </w:r>
      <w:r w:rsidR="009E6BB8" w:rsidRPr="00A3036C">
        <w:rPr>
          <w:rFonts w:ascii="Times New Roman" w:eastAsia="Aptos" w:hAnsi="Times New Roman" w:cs="Times New Roman"/>
          <w:sz w:val="24"/>
          <w:szCs w:val="24"/>
        </w:rPr>
        <w:t xml:space="preserve">o </w:t>
      </w:r>
      <w:r w:rsidR="009E6BB8" w:rsidRPr="00A3036C">
        <w:rPr>
          <w:rFonts w:ascii="Times New Roman" w:eastAsia="Aptos" w:hAnsi="Times New Roman" w:cs="Times New Roman"/>
          <w:i/>
          <w:iCs/>
          <w:sz w:val="24"/>
          <w:szCs w:val="24"/>
        </w:rPr>
        <w:t>pacote de maldades</w:t>
      </w:r>
      <w:r w:rsidR="009E6BB8" w:rsidRPr="00A3036C">
        <w:rPr>
          <w:rFonts w:ascii="Times New Roman" w:eastAsia="Aptos" w:hAnsi="Times New Roman" w:cs="Times New Roman"/>
          <w:sz w:val="24"/>
          <w:szCs w:val="24"/>
        </w:rPr>
        <w:t xml:space="preserve">. ▬ </w:t>
      </w:r>
      <w:r w:rsidR="008C126D" w:rsidRPr="00A3036C">
        <w:rPr>
          <w:rFonts w:ascii="Times New Roman" w:eastAsia="Aptos" w:hAnsi="Times New Roman" w:cs="Times New Roman"/>
          <w:sz w:val="24"/>
          <w:szCs w:val="24"/>
        </w:rPr>
        <w:t>resoluto.</w:t>
      </w:r>
    </w:p>
    <w:p w14:paraId="7B54AD6D" w14:textId="77777777" w:rsidR="008C126D" w:rsidRPr="00A3036C" w:rsidRDefault="008C126D" w:rsidP="00C05C5A">
      <w:pPr>
        <w:spacing w:after="0"/>
        <w:jc w:val="both"/>
        <w:rPr>
          <w:rFonts w:ascii="Times New Roman" w:eastAsia="Aptos" w:hAnsi="Times New Roman" w:cs="Times New Roman"/>
          <w:sz w:val="24"/>
          <w:szCs w:val="24"/>
        </w:rPr>
      </w:pPr>
    </w:p>
    <w:p w14:paraId="392AFCE0" w14:textId="3C51620E" w:rsidR="008C126D" w:rsidRPr="00A3036C" w:rsidRDefault="008C126D" w:rsidP="00C05C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B71B0A" w:rsidRPr="00A3036C">
        <w:rPr>
          <w:rFonts w:ascii="Times New Roman" w:eastAsia="Aptos" w:hAnsi="Times New Roman" w:cs="Times New Roman"/>
          <w:sz w:val="24"/>
          <w:szCs w:val="24"/>
        </w:rPr>
        <w:t xml:space="preserve">Eleições globais fortalecerão </w:t>
      </w:r>
      <w:r w:rsidR="00313E21" w:rsidRPr="00A3036C">
        <w:rPr>
          <w:rFonts w:ascii="Times New Roman" w:eastAsia="Aptos" w:hAnsi="Times New Roman" w:cs="Times New Roman"/>
          <w:sz w:val="24"/>
          <w:szCs w:val="24"/>
        </w:rPr>
        <w:t xml:space="preserve">o Sistema Terra ao termos eleitos os candidatos </w:t>
      </w:r>
      <w:r w:rsidR="00E52E0D" w:rsidRPr="00A3036C">
        <w:rPr>
          <w:rFonts w:ascii="Times New Roman" w:eastAsia="Aptos" w:hAnsi="Times New Roman" w:cs="Times New Roman"/>
          <w:sz w:val="24"/>
          <w:szCs w:val="24"/>
        </w:rPr>
        <w:t>afinados e submissos ao SPA — Supremo Poder Anônimo</w:t>
      </w:r>
      <w:r w:rsidR="00643CAF" w:rsidRPr="00A3036C">
        <w:rPr>
          <w:rFonts w:ascii="Times New Roman" w:eastAsia="Aptos" w:hAnsi="Times New Roman" w:cs="Times New Roman"/>
          <w:sz w:val="24"/>
          <w:szCs w:val="24"/>
        </w:rPr>
        <w:t xml:space="preserve"> ― Reinovil</w:t>
      </w:r>
      <w:r w:rsidR="00154636" w:rsidRPr="00A3036C">
        <w:rPr>
          <w:rFonts w:ascii="Times New Roman" w:eastAsia="Aptos" w:hAnsi="Times New Roman" w:cs="Times New Roman"/>
          <w:sz w:val="24"/>
          <w:szCs w:val="24"/>
        </w:rPr>
        <w:t xml:space="preserve"> </w:t>
      </w:r>
      <w:r w:rsidR="00C02516" w:rsidRPr="00A3036C">
        <w:rPr>
          <w:rFonts w:ascii="Times New Roman" w:eastAsia="Aptos" w:hAnsi="Times New Roman" w:cs="Times New Roman"/>
          <w:sz w:val="24"/>
          <w:szCs w:val="24"/>
        </w:rPr>
        <w:t xml:space="preserve">destaca importância das </w:t>
      </w:r>
      <w:r w:rsidR="00C02516" w:rsidRPr="00A3036C">
        <w:rPr>
          <w:rFonts w:ascii="Times New Roman" w:eastAsia="Aptos" w:hAnsi="Times New Roman" w:cs="Times New Roman"/>
          <w:i/>
          <w:iCs/>
          <w:sz w:val="24"/>
          <w:szCs w:val="24"/>
        </w:rPr>
        <w:t xml:space="preserve">cartas marcadas </w:t>
      </w:r>
      <w:r w:rsidR="0025010D" w:rsidRPr="00A3036C">
        <w:rPr>
          <w:rFonts w:ascii="Times New Roman" w:eastAsia="Aptos" w:hAnsi="Times New Roman" w:cs="Times New Roman"/>
          <w:sz w:val="24"/>
          <w:szCs w:val="24"/>
        </w:rPr>
        <w:t xml:space="preserve">no pleito </w:t>
      </w:r>
      <w:r w:rsidR="00643CAF" w:rsidRPr="00A3036C">
        <w:rPr>
          <w:rFonts w:ascii="Times New Roman" w:eastAsia="Aptos" w:hAnsi="Times New Roman" w:cs="Times New Roman"/>
          <w:sz w:val="24"/>
          <w:szCs w:val="24"/>
        </w:rPr>
        <w:t>―</w:t>
      </w:r>
      <w:r w:rsidR="00C444CE" w:rsidRPr="00A3036C">
        <w:rPr>
          <w:rFonts w:ascii="Times New Roman" w:eastAsia="Aptos" w:hAnsi="Times New Roman" w:cs="Times New Roman"/>
          <w:sz w:val="24"/>
          <w:szCs w:val="24"/>
        </w:rPr>
        <w:t xml:space="preserve"> </w:t>
      </w:r>
      <w:r w:rsidR="006E092E" w:rsidRPr="00A3036C">
        <w:rPr>
          <w:rFonts w:ascii="Times New Roman" w:eastAsia="Aptos" w:hAnsi="Times New Roman" w:cs="Times New Roman"/>
          <w:sz w:val="24"/>
          <w:szCs w:val="24"/>
        </w:rPr>
        <w:t>No</w:t>
      </w:r>
      <w:r w:rsidR="00096D92" w:rsidRPr="00A3036C">
        <w:rPr>
          <w:rFonts w:ascii="Times New Roman" w:eastAsia="Aptos" w:hAnsi="Times New Roman" w:cs="Times New Roman"/>
          <w:sz w:val="24"/>
          <w:szCs w:val="24"/>
        </w:rPr>
        <w:t xml:space="preserve">, simbólico, </w:t>
      </w:r>
      <w:r w:rsidR="006E092E" w:rsidRPr="00A3036C">
        <w:rPr>
          <w:rFonts w:ascii="Times New Roman" w:eastAsia="Aptos" w:hAnsi="Times New Roman" w:cs="Times New Roman"/>
          <w:sz w:val="24"/>
          <w:szCs w:val="24"/>
        </w:rPr>
        <w:t xml:space="preserve">dia </w:t>
      </w:r>
      <w:r w:rsidR="00096D92" w:rsidRPr="00A3036C">
        <w:rPr>
          <w:rFonts w:ascii="Times New Roman" w:eastAsia="Aptos" w:hAnsi="Times New Roman" w:cs="Times New Roman"/>
          <w:sz w:val="24"/>
          <w:szCs w:val="24"/>
        </w:rPr>
        <w:t>quatro de julho</w:t>
      </w:r>
      <w:r w:rsidR="002868C6" w:rsidRPr="00A3036C">
        <w:rPr>
          <w:rFonts w:ascii="Times New Roman" w:eastAsia="Aptos" w:hAnsi="Times New Roman" w:cs="Times New Roman"/>
          <w:sz w:val="24"/>
          <w:szCs w:val="24"/>
        </w:rPr>
        <w:t>, quando será realizad</w:t>
      </w:r>
      <w:r w:rsidR="009E19B7" w:rsidRPr="00A3036C">
        <w:rPr>
          <w:rFonts w:ascii="Times New Roman" w:eastAsia="Aptos" w:hAnsi="Times New Roman" w:cs="Times New Roman"/>
          <w:sz w:val="24"/>
          <w:szCs w:val="24"/>
        </w:rPr>
        <w:t>a as eleições, estaremos solidificando</w:t>
      </w:r>
      <w:r w:rsidR="005A10A5" w:rsidRPr="00A3036C">
        <w:rPr>
          <w:rFonts w:ascii="Times New Roman" w:eastAsia="Aptos" w:hAnsi="Times New Roman" w:cs="Times New Roman"/>
          <w:sz w:val="24"/>
          <w:szCs w:val="24"/>
        </w:rPr>
        <w:t xml:space="preserve"> nosso poder sobre a Terra. ▬</w:t>
      </w:r>
      <w:r w:rsidR="00096D92" w:rsidRPr="00A3036C">
        <w:rPr>
          <w:rFonts w:ascii="Times New Roman" w:eastAsia="Aptos" w:hAnsi="Times New Roman" w:cs="Times New Roman"/>
          <w:sz w:val="24"/>
          <w:szCs w:val="24"/>
        </w:rPr>
        <w:t xml:space="preserve"> </w:t>
      </w:r>
      <w:r w:rsidR="00A3424F" w:rsidRPr="00A3036C">
        <w:rPr>
          <w:rFonts w:ascii="Times New Roman" w:eastAsia="Aptos" w:hAnsi="Times New Roman" w:cs="Times New Roman"/>
          <w:sz w:val="24"/>
          <w:szCs w:val="24"/>
        </w:rPr>
        <w:t>idealiza.</w:t>
      </w:r>
    </w:p>
    <w:p w14:paraId="3714EE68" w14:textId="77777777" w:rsidR="00A3424F" w:rsidRPr="00A3036C" w:rsidRDefault="00A3424F" w:rsidP="00C05C5A">
      <w:pPr>
        <w:spacing w:after="0"/>
        <w:jc w:val="both"/>
        <w:rPr>
          <w:rFonts w:ascii="Times New Roman" w:eastAsia="Aptos" w:hAnsi="Times New Roman" w:cs="Times New Roman"/>
          <w:sz w:val="24"/>
          <w:szCs w:val="24"/>
        </w:rPr>
      </w:pPr>
    </w:p>
    <w:p w14:paraId="73374980" w14:textId="6A1F216B" w:rsidR="00A3424F" w:rsidRPr="00A3036C" w:rsidRDefault="00A3424F" w:rsidP="00C05C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AB380B" w:rsidRPr="00A3036C">
        <w:rPr>
          <w:rFonts w:ascii="Times New Roman" w:eastAsia="Aptos" w:hAnsi="Times New Roman" w:cs="Times New Roman"/>
          <w:sz w:val="24"/>
          <w:szCs w:val="24"/>
        </w:rPr>
        <w:t>Não existe poder na Terr</w:t>
      </w:r>
      <w:r w:rsidR="00E97C7C" w:rsidRPr="00A3036C">
        <w:rPr>
          <w:rFonts w:ascii="Times New Roman" w:eastAsia="Aptos" w:hAnsi="Times New Roman" w:cs="Times New Roman"/>
          <w:sz w:val="24"/>
          <w:szCs w:val="24"/>
        </w:rPr>
        <w:t>a sem nossa anuência ― Algozleniru</w:t>
      </w:r>
      <w:r w:rsidR="003D43EC" w:rsidRPr="00A3036C">
        <w:rPr>
          <w:rFonts w:ascii="Times New Roman" w:eastAsia="Aptos" w:hAnsi="Times New Roman" w:cs="Times New Roman"/>
          <w:sz w:val="24"/>
          <w:szCs w:val="24"/>
        </w:rPr>
        <w:t xml:space="preserve">s ostenta dominação escravocrata </w:t>
      </w:r>
      <w:r w:rsidR="00E97C7C" w:rsidRPr="00A3036C">
        <w:rPr>
          <w:rFonts w:ascii="Times New Roman" w:eastAsia="Aptos" w:hAnsi="Times New Roman" w:cs="Times New Roman"/>
          <w:sz w:val="24"/>
          <w:szCs w:val="24"/>
        </w:rPr>
        <w:t>―</w:t>
      </w:r>
      <w:r w:rsidR="003D43EC" w:rsidRPr="00A3036C">
        <w:rPr>
          <w:rFonts w:ascii="Times New Roman" w:eastAsia="Aptos" w:hAnsi="Times New Roman" w:cs="Times New Roman"/>
          <w:sz w:val="24"/>
          <w:szCs w:val="24"/>
        </w:rPr>
        <w:t xml:space="preserve"> Independentemente</w:t>
      </w:r>
      <w:r w:rsidR="00D60332" w:rsidRPr="00A3036C">
        <w:rPr>
          <w:rFonts w:ascii="Times New Roman" w:eastAsia="Aptos" w:hAnsi="Times New Roman" w:cs="Times New Roman"/>
          <w:sz w:val="24"/>
          <w:szCs w:val="24"/>
        </w:rPr>
        <w:t xml:space="preserve">, </w:t>
      </w:r>
      <w:r w:rsidR="0019504B" w:rsidRPr="00A3036C">
        <w:rPr>
          <w:rFonts w:ascii="Times New Roman" w:eastAsia="Aptos" w:hAnsi="Times New Roman" w:cs="Times New Roman"/>
          <w:sz w:val="24"/>
          <w:szCs w:val="24"/>
        </w:rPr>
        <w:t>de candidatos e seus projetos de governo</w:t>
      </w:r>
      <w:r w:rsidR="00837327" w:rsidRPr="00A3036C">
        <w:rPr>
          <w:rFonts w:ascii="Times New Roman" w:eastAsia="Aptos" w:hAnsi="Times New Roman" w:cs="Times New Roman"/>
          <w:sz w:val="24"/>
          <w:szCs w:val="24"/>
        </w:rPr>
        <w:t xml:space="preserve">, somos </w:t>
      </w:r>
      <w:r w:rsidR="00837327" w:rsidRPr="00A3036C">
        <w:rPr>
          <w:rFonts w:ascii="Times New Roman" w:eastAsia="Aptos" w:hAnsi="Times New Roman" w:cs="Times New Roman"/>
          <w:i/>
          <w:iCs/>
          <w:sz w:val="24"/>
          <w:szCs w:val="24"/>
        </w:rPr>
        <w:t xml:space="preserve">os </w:t>
      </w:r>
      <w:r w:rsidR="00B100A0" w:rsidRPr="00A3036C">
        <w:rPr>
          <w:rFonts w:ascii="Times New Roman" w:eastAsia="Aptos" w:hAnsi="Times New Roman" w:cs="Times New Roman"/>
          <w:i/>
          <w:iCs/>
          <w:sz w:val="24"/>
          <w:szCs w:val="24"/>
        </w:rPr>
        <w:t xml:space="preserve">donos do mundo ― </w:t>
      </w:r>
      <w:r w:rsidR="00806437" w:rsidRPr="00A3036C">
        <w:rPr>
          <w:rFonts w:ascii="Times New Roman" w:eastAsia="Aptos" w:hAnsi="Times New Roman" w:cs="Times New Roman"/>
          <w:sz w:val="24"/>
          <w:szCs w:val="24"/>
        </w:rPr>
        <w:t xml:space="preserve">Esgoela imperialismo </w:t>
      </w:r>
      <w:r w:rsidR="00B100A0" w:rsidRPr="00A3036C">
        <w:rPr>
          <w:rFonts w:ascii="Times New Roman" w:eastAsia="Aptos" w:hAnsi="Times New Roman" w:cs="Times New Roman"/>
          <w:i/>
          <w:iCs/>
          <w:sz w:val="24"/>
          <w:szCs w:val="24"/>
        </w:rPr>
        <w:t>―</w:t>
      </w:r>
      <w:r w:rsidR="00781927" w:rsidRPr="00A3036C">
        <w:rPr>
          <w:rFonts w:ascii="Times New Roman" w:eastAsia="Aptos" w:hAnsi="Times New Roman" w:cs="Times New Roman"/>
          <w:sz w:val="24"/>
          <w:szCs w:val="24"/>
        </w:rPr>
        <w:t xml:space="preserve"> </w:t>
      </w:r>
      <w:r w:rsidR="008A4120" w:rsidRPr="00A3036C">
        <w:rPr>
          <w:rFonts w:ascii="Times New Roman" w:eastAsia="Aptos" w:hAnsi="Times New Roman" w:cs="Times New Roman"/>
          <w:sz w:val="24"/>
          <w:szCs w:val="24"/>
        </w:rPr>
        <w:t>Roberto Evaristo de Macedo Soares</w:t>
      </w:r>
      <w:r w:rsidR="00EC1DA4" w:rsidRPr="00A3036C">
        <w:rPr>
          <w:rFonts w:ascii="Times New Roman" w:eastAsia="Aptos" w:hAnsi="Times New Roman" w:cs="Times New Roman"/>
          <w:sz w:val="24"/>
          <w:szCs w:val="24"/>
        </w:rPr>
        <w:t xml:space="preserve"> deve ser assassinado</w:t>
      </w:r>
      <w:r w:rsidR="00D81C03" w:rsidRPr="00A3036C">
        <w:rPr>
          <w:rFonts w:ascii="Times New Roman" w:eastAsia="Aptos" w:hAnsi="Times New Roman" w:cs="Times New Roman"/>
          <w:sz w:val="24"/>
          <w:szCs w:val="24"/>
        </w:rPr>
        <w:t xml:space="preserve"> e colocaremos a culpa em um Guerreiro Dimensional ― Ma</w:t>
      </w:r>
      <w:r w:rsidR="001F2F4F" w:rsidRPr="00A3036C">
        <w:rPr>
          <w:rFonts w:ascii="Times New Roman" w:eastAsia="Aptos" w:hAnsi="Times New Roman" w:cs="Times New Roman"/>
          <w:sz w:val="24"/>
          <w:szCs w:val="24"/>
        </w:rPr>
        <w:t>ldos</w:t>
      </w:r>
      <w:r w:rsidR="00D81C03" w:rsidRPr="00A3036C">
        <w:rPr>
          <w:rFonts w:ascii="Times New Roman" w:eastAsia="Aptos" w:hAnsi="Times New Roman" w:cs="Times New Roman"/>
          <w:sz w:val="24"/>
          <w:szCs w:val="24"/>
        </w:rPr>
        <w:t xml:space="preserve">o ― </w:t>
      </w:r>
      <w:r w:rsidR="00AE602B" w:rsidRPr="00A3036C">
        <w:rPr>
          <w:rFonts w:ascii="Times New Roman" w:eastAsia="Aptos" w:hAnsi="Times New Roman" w:cs="Times New Roman"/>
          <w:sz w:val="24"/>
          <w:szCs w:val="24"/>
        </w:rPr>
        <w:t>Melhor, ele deve ser sequestrado e depois</w:t>
      </w:r>
      <w:r w:rsidR="00D158CB" w:rsidRPr="00A3036C">
        <w:rPr>
          <w:rFonts w:ascii="Times New Roman" w:eastAsia="Aptos" w:hAnsi="Times New Roman" w:cs="Times New Roman"/>
          <w:sz w:val="24"/>
          <w:szCs w:val="24"/>
        </w:rPr>
        <w:t xml:space="preserve"> </w:t>
      </w:r>
      <w:r w:rsidR="00566E35" w:rsidRPr="00A3036C">
        <w:rPr>
          <w:rFonts w:ascii="Times New Roman" w:eastAsia="Aptos" w:hAnsi="Times New Roman" w:cs="Times New Roman"/>
          <w:sz w:val="24"/>
          <w:szCs w:val="24"/>
        </w:rPr>
        <w:t>encontrado morto por morte matada</w:t>
      </w:r>
      <w:r w:rsidR="00161BF2" w:rsidRPr="00A3036C">
        <w:rPr>
          <w:rFonts w:ascii="Times New Roman" w:eastAsia="Aptos" w:hAnsi="Times New Roman" w:cs="Times New Roman"/>
          <w:sz w:val="24"/>
          <w:szCs w:val="24"/>
        </w:rPr>
        <w:t xml:space="preserve"> ― Imagina repercussão ―</w:t>
      </w:r>
      <w:r w:rsidR="00AE602B" w:rsidRPr="00A3036C">
        <w:rPr>
          <w:rFonts w:ascii="Times New Roman" w:eastAsia="Aptos" w:hAnsi="Times New Roman" w:cs="Times New Roman"/>
          <w:sz w:val="24"/>
          <w:szCs w:val="24"/>
        </w:rPr>
        <w:t xml:space="preserve"> </w:t>
      </w:r>
      <w:r w:rsidR="00216A85" w:rsidRPr="00A3036C">
        <w:rPr>
          <w:rFonts w:ascii="Times New Roman" w:eastAsia="Aptos" w:hAnsi="Times New Roman" w:cs="Times New Roman"/>
          <w:sz w:val="24"/>
          <w:szCs w:val="24"/>
        </w:rPr>
        <w:t>Mídia dramatiza agonia</w:t>
      </w:r>
      <w:r w:rsidR="00F01A9C" w:rsidRPr="00A3036C">
        <w:rPr>
          <w:rFonts w:ascii="Times New Roman" w:eastAsia="Aptos" w:hAnsi="Times New Roman" w:cs="Times New Roman"/>
          <w:sz w:val="24"/>
          <w:szCs w:val="24"/>
        </w:rPr>
        <w:t xml:space="preserve"> causada pelo sumiço </w:t>
      </w:r>
      <w:r w:rsidR="007A3AEB" w:rsidRPr="00A3036C">
        <w:rPr>
          <w:rFonts w:ascii="Times New Roman" w:eastAsia="Aptos" w:hAnsi="Times New Roman" w:cs="Times New Roman"/>
          <w:sz w:val="24"/>
          <w:szCs w:val="24"/>
        </w:rPr>
        <w:t>e falta de notícias sobr</w:t>
      </w:r>
      <w:r w:rsidR="00F01A9C" w:rsidRPr="00A3036C">
        <w:rPr>
          <w:rFonts w:ascii="Times New Roman" w:eastAsia="Aptos" w:hAnsi="Times New Roman" w:cs="Times New Roman"/>
          <w:sz w:val="24"/>
          <w:szCs w:val="24"/>
        </w:rPr>
        <w:t>e Macedo Soare</w:t>
      </w:r>
      <w:r w:rsidR="007A3AEB" w:rsidRPr="00A3036C">
        <w:rPr>
          <w:rFonts w:ascii="Times New Roman" w:eastAsia="Aptos" w:hAnsi="Times New Roman" w:cs="Times New Roman"/>
          <w:sz w:val="24"/>
          <w:szCs w:val="24"/>
        </w:rPr>
        <w:t xml:space="preserve">s ― </w:t>
      </w:r>
      <w:r w:rsidR="000F777D" w:rsidRPr="00A3036C">
        <w:rPr>
          <w:rFonts w:ascii="Times New Roman" w:eastAsia="Aptos" w:hAnsi="Times New Roman" w:cs="Times New Roman"/>
          <w:sz w:val="24"/>
          <w:szCs w:val="24"/>
        </w:rPr>
        <w:t>Articula</w:t>
      </w:r>
      <w:r w:rsidR="007A3AEB" w:rsidRPr="00A3036C">
        <w:rPr>
          <w:rFonts w:ascii="Times New Roman" w:eastAsia="Aptos" w:hAnsi="Times New Roman" w:cs="Times New Roman"/>
          <w:sz w:val="24"/>
          <w:szCs w:val="24"/>
        </w:rPr>
        <w:t xml:space="preserve"> ―</w:t>
      </w:r>
      <w:r w:rsidR="000A39DD" w:rsidRPr="00A3036C">
        <w:rPr>
          <w:rFonts w:ascii="Times New Roman" w:eastAsia="Aptos" w:hAnsi="Times New Roman" w:cs="Times New Roman"/>
          <w:sz w:val="24"/>
          <w:szCs w:val="24"/>
        </w:rPr>
        <w:t xml:space="preserve"> </w:t>
      </w:r>
      <w:r w:rsidR="005470D8" w:rsidRPr="00A3036C">
        <w:rPr>
          <w:rFonts w:ascii="Times New Roman" w:eastAsia="Aptos" w:hAnsi="Times New Roman" w:cs="Times New Roman"/>
          <w:sz w:val="24"/>
          <w:szCs w:val="24"/>
        </w:rPr>
        <w:t>Expertises de segurança públic</w:t>
      </w:r>
      <w:r w:rsidR="00793052" w:rsidRPr="00A3036C">
        <w:rPr>
          <w:rFonts w:ascii="Times New Roman" w:eastAsia="Aptos" w:hAnsi="Times New Roman" w:cs="Times New Roman"/>
          <w:sz w:val="24"/>
          <w:szCs w:val="24"/>
        </w:rPr>
        <w:t>a desvendam o sequestro</w:t>
      </w:r>
      <w:r w:rsidR="006F398E" w:rsidRPr="00A3036C">
        <w:rPr>
          <w:rFonts w:ascii="Times New Roman" w:eastAsia="Aptos" w:hAnsi="Times New Roman" w:cs="Times New Roman"/>
          <w:sz w:val="24"/>
          <w:szCs w:val="24"/>
        </w:rPr>
        <w:t xml:space="preserve">... prendem os responsáveis plantados </w:t>
      </w:r>
      <w:r w:rsidR="00557817" w:rsidRPr="00A3036C">
        <w:rPr>
          <w:rFonts w:ascii="Times New Roman" w:eastAsia="Aptos" w:hAnsi="Times New Roman" w:cs="Times New Roman"/>
          <w:sz w:val="24"/>
          <w:szCs w:val="24"/>
        </w:rPr>
        <w:t>como</w:t>
      </w:r>
      <w:r w:rsidR="006F398E" w:rsidRPr="00A3036C">
        <w:rPr>
          <w:rFonts w:ascii="Times New Roman" w:eastAsia="Aptos" w:hAnsi="Times New Roman" w:cs="Times New Roman"/>
          <w:sz w:val="24"/>
          <w:szCs w:val="24"/>
        </w:rPr>
        <w:t xml:space="preserve"> integrantes da Resistência Dimensional</w:t>
      </w:r>
      <w:r w:rsidR="00C94DA9" w:rsidRPr="00A3036C">
        <w:rPr>
          <w:rFonts w:ascii="Times New Roman" w:eastAsia="Aptos" w:hAnsi="Times New Roman" w:cs="Times New Roman"/>
          <w:sz w:val="24"/>
          <w:szCs w:val="24"/>
        </w:rPr>
        <w:t>, mas infelizmente encontram o Presi</w:t>
      </w:r>
      <w:r w:rsidR="001F2F4F" w:rsidRPr="00A3036C">
        <w:rPr>
          <w:rFonts w:ascii="Times New Roman" w:eastAsia="Aptos" w:hAnsi="Times New Roman" w:cs="Times New Roman"/>
          <w:sz w:val="24"/>
          <w:szCs w:val="24"/>
        </w:rPr>
        <w:t>dente do Universo morto. ▬ maquiavélico.</w:t>
      </w:r>
    </w:p>
    <w:p w14:paraId="33963AA9" w14:textId="77777777" w:rsidR="006E501A" w:rsidRPr="00A3036C" w:rsidRDefault="006E501A" w:rsidP="00C05C5A">
      <w:pPr>
        <w:spacing w:after="0"/>
        <w:jc w:val="both"/>
        <w:rPr>
          <w:rFonts w:ascii="Times New Roman" w:eastAsia="Aptos" w:hAnsi="Times New Roman" w:cs="Times New Roman"/>
          <w:sz w:val="24"/>
          <w:szCs w:val="24"/>
        </w:rPr>
      </w:pPr>
    </w:p>
    <w:p w14:paraId="682AEFA7" w14:textId="77777777" w:rsidR="00551404" w:rsidRPr="00A3036C" w:rsidRDefault="006E501A" w:rsidP="00C05C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9D6C31" w:rsidRPr="00A3036C">
        <w:rPr>
          <w:rFonts w:ascii="Times New Roman" w:eastAsia="Aptos" w:hAnsi="Times New Roman" w:cs="Times New Roman"/>
          <w:sz w:val="24"/>
          <w:szCs w:val="24"/>
        </w:rPr>
        <w:t>Podemos eternizar</w:t>
      </w:r>
      <w:r w:rsidR="00D33854" w:rsidRPr="00A3036C">
        <w:rPr>
          <w:rFonts w:ascii="Times New Roman" w:eastAsia="Aptos" w:hAnsi="Times New Roman" w:cs="Times New Roman"/>
          <w:sz w:val="24"/>
          <w:szCs w:val="24"/>
        </w:rPr>
        <w:t xml:space="preserve"> Roberto Evaristo de Macedo Soares, através de um </w:t>
      </w:r>
      <w:r w:rsidR="004A3ACB" w:rsidRPr="00A3036C">
        <w:rPr>
          <w:rFonts w:ascii="Times New Roman" w:eastAsia="Aptos" w:hAnsi="Times New Roman" w:cs="Times New Roman"/>
          <w:sz w:val="24"/>
          <w:szCs w:val="24"/>
        </w:rPr>
        <w:t xml:space="preserve">longa-metragem para ser vencedor do Oscar em diversas categorias, destacando </w:t>
      </w:r>
      <w:r w:rsidR="00ED6937" w:rsidRPr="00A3036C">
        <w:rPr>
          <w:rFonts w:ascii="Times New Roman" w:eastAsia="Aptos" w:hAnsi="Times New Roman" w:cs="Times New Roman"/>
          <w:sz w:val="24"/>
          <w:szCs w:val="24"/>
        </w:rPr>
        <w:t xml:space="preserve">melhor filme, </w:t>
      </w:r>
      <w:r w:rsidR="004A3ACB" w:rsidRPr="00A3036C">
        <w:rPr>
          <w:rFonts w:ascii="Times New Roman" w:eastAsia="Aptos" w:hAnsi="Times New Roman" w:cs="Times New Roman"/>
          <w:sz w:val="24"/>
          <w:szCs w:val="24"/>
        </w:rPr>
        <w:t>atores</w:t>
      </w:r>
      <w:r w:rsidR="00ED6937" w:rsidRPr="00A3036C">
        <w:rPr>
          <w:rFonts w:ascii="Times New Roman" w:eastAsia="Aptos" w:hAnsi="Times New Roman" w:cs="Times New Roman"/>
          <w:sz w:val="24"/>
          <w:szCs w:val="24"/>
        </w:rPr>
        <w:t xml:space="preserve"> e direção ― Ilusiodiano</w:t>
      </w:r>
      <w:r w:rsidR="00B45EDF" w:rsidRPr="00A3036C">
        <w:rPr>
          <w:rFonts w:ascii="Times New Roman" w:eastAsia="Aptos" w:hAnsi="Times New Roman" w:cs="Times New Roman"/>
          <w:sz w:val="24"/>
          <w:szCs w:val="24"/>
        </w:rPr>
        <w:t xml:space="preserve"> poetiza articulação assassina </w:t>
      </w:r>
      <w:r w:rsidR="00ED6937" w:rsidRPr="00A3036C">
        <w:rPr>
          <w:rFonts w:ascii="Times New Roman" w:eastAsia="Aptos" w:hAnsi="Times New Roman" w:cs="Times New Roman"/>
          <w:sz w:val="24"/>
          <w:szCs w:val="24"/>
        </w:rPr>
        <w:t>―</w:t>
      </w:r>
      <w:r w:rsidR="00D33854" w:rsidRPr="00A3036C">
        <w:rPr>
          <w:rFonts w:ascii="Times New Roman" w:eastAsia="Aptos" w:hAnsi="Times New Roman" w:cs="Times New Roman"/>
          <w:sz w:val="24"/>
          <w:szCs w:val="24"/>
        </w:rPr>
        <w:t xml:space="preserve"> </w:t>
      </w:r>
      <w:r w:rsidR="00816A73" w:rsidRPr="00A3036C">
        <w:rPr>
          <w:rFonts w:ascii="Times New Roman" w:eastAsia="Aptos" w:hAnsi="Times New Roman" w:cs="Times New Roman"/>
          <w:sz w:val="24"/>
          <w:szCs w:val="24"/>
        </w:rPr>
        <w:t xml:space="preserve">Produzindo a história </w:t>
      </w:r>
      <w:r w:rsidR="00254FD4" w:rsidRPr="00A3036C">
        <w:rPr>
          <w:rFonts w:ascii="Times New Roman" w:eastAsia="Aptos" w:hAnsi="Times New Roman" w:cs="Times New Roman"/>
          <w:sz w:val="24"/>
          <w:szCs w:val="24"/>
        </w:rPr>
        <w:t>heroica</w:t>
      </w:r>
      <w:r w:rsidR="00816A73" w:rsidRPr="00A3036C">
        <w:rPr>
          <w:rFonts w:ascii="Times New Roman" w:eastAsia="Aptos" w:hAnsi="Times New Roman" w:cs="Times New Roman"/>
          <w:sz w:val="24"/>
          <w:szCs w:val="24"/>
        </w:rPr>
        <w:t xml:space="preserve"> de um </w:t>
      </w:r>
      <w:r w:rsidR="00816A73" w:rsidRPr="00A3036C">
        <w:rPr>
          <w:rFonts w:ascii="Times New Roman" w:eastAsia="Aptos" w:hAnsi="Times New Roman" w:cs="Times New Roman"/>
          <w:sz w:val="24"/>
          <w:szCs w:val="24"/>
        </w:rPr>
        <w:lastRenderedPageBreak/>
        <w:t>homem dedicado</w:t>
      </w:r>
      <w:r w:rsidR="00254FD4" w:rsidRPr="00A3036C">
        <w:rPr>
          <w:rFonts w:ascii="Times New Roman" w:eastAsia="Aptos" w:hAnsi="Times New Roman" w:cs="Times New Roman"/>
          <w:sz w:val="24"/>
          <w:szCs w:val="24"/>
        </w:rPr>
        <w:t xml:space="preserve"> </w:t>
      </w:r>
      <w:r w:rsidR="003F3AF3" w:rsidRPr="00A3036C">
        <w:rPr>
          <w:rFonts w:ascii="Times New Roman" w:eastAsia="Aptos" w:hAnsi="Times New Roman" w:cs="Times New Roman"/>
          <w:sz w:val="24"/>
          <w:szCs w:val="24"/>
        </w:rPr>
        <w:t>e</w:t>
      </w:r>
      <w:r w:rsidR="003F3AF3" w:rsidRPr="00A3036C">
        <w:rPr>
          <w:rFonts w:ascii="Times New Roman" w:eastAsia="Aptos" w:hAnsi="Times New Roman" w:cs="Times New Roman"/>
          <w:i/>
          <w:iCs/>
          <w:sz w:val="24"/>
          <w:szCs w:val="24"/>
        </w:rPr>
        <w:t xml:space="preserve"> escolhido</w:t>
      </w:r>
      <w:r w:rsidR="00254FD4" w:rsidRPr="00A3036C">
        <w:rPr>
          <w:rFonts w:ascii="Times New Roman" w:eastAsia="Aptos" w:hAnsi="Times New Roman" w:cs="Times New Roman"/>
          <w:sz w:val="24"/>
          <w:szCs w:val="24"/>
        </w:rPr>
        <w:t xml:space="preserve"> </w:t>
      </w:r>
      <w:r w:rsidR="00A1797A" w:rsidRPr="00A3036C">
        <w:rPr>
          <w:rFonts w:ascii="Times New Roman" w:eastAsia="Aptos" w:hAnsi="Times New Roman" w:cs="Times New Roman"/>
          <w:sz w:val="24"/>
          <w:szCs w:val="24"/>
        </w:rPr>
        <w:t xml:space="preserve">por </w:t>
      </w:r>
      <w:r w:rsidR="00254FD4" w:rsidRPr="00A3036C">
        <w:rPr>
          <w:rFonts w:ascii="Times New Roman" w:eastAsia="Aptos" w:hAnsi="Times New Roman" w:cs="Times New Roman"/>
          <w:sz w:val="24"/>
          <w:szCs w:val="24"/>
        </w:rPr>
        <w:t>Deu</w:t>
      </w:r>
      <w:r w:rsidR="003F3AF3" w:rsidRPr="00A3036C">
        <w:rPr>
          <w:rFonts w:ascii="Times New Roman" w:eastAsia="Aptos" w:hAnsi="Times New Roman" w:cs="Times New Roman"/>
          <w:sz w:val="24"/>
          <w:szCs w:val="24"/>
        </w:rPr>
        <w:t>s par</w:t>
      </w:r>
      <w:r w:rsidR="0078179B" w:rsidRPr="00A3036C">
        <w:rPr>
          <w:rFonts w:ascii="Times New Roman" w:eastAsia="Aptos" w:hAnsi="Times New Roman" w:cs="Times New Roman"/>
          <w:sz w:val="24"/>
          <w:szCs w:val="24"/>
        </w:rPr>
        <w:t>a fundar e tornar a IMSD — Independência Mundial dos Servos de Deus</w:t>
      </w:r>
      <w:r w:rsidR="00A1797A" w:rsidRPr="00A3036C">
        <w:rPr>
          <w:rFonts w:ascii="Times New Roman" w:eastAsia="Aptos" w:hAnsi="Times New Roman" w:cs="Times New Roman"/>
          <w:sz w:val="24"/>
          <w:szCs w:val="24"/>
        </w:rPr>
        <w:t xml:space="preserve"> a única religião do globo. ▬ </w:t>
      </w:r>
      <w:r w:rsidR="00551404" w:rsidRPr="00A3036C">
        <w:rPr>
          <w:rFonts w:ascii="Times New Roman" w:eastAsia="Aptos" w:hAnsi="Times New Roman" w:cs="Times New Roman"/>
          <w:sz w:val="24"/>
          <w:szCs w:val="24"/>
        </w:rPr>
        <w:t>eloquente.</w:t>
      </w:r>
    </w:p>
    <w:p w14:paraId="682267AB" w14:textId="77777777" w:rsidR="00551404" w:rsidRPr="00A3036C" w:rsidRDefault="00551404" w:rsidP="00C05C5A">
      <w:pPr>
        <w:spacing w:after="0"/>
        <w:jc w:val="both"/>
        <w:rPr>
          <w:rFonts w:ascii="Times New Roman" w:eastAsia="Aptos" w:hAnsi="Times New Roman" w:cs="Times New Roman"/>
          <w:sz w:val="24"/>
          <w:szCs w:val="24"/>
        </w:rPr>
      </w:pPr>
    </w:p>
    <w:p w14:paraId="532569EF" w14:textId="1A408CCC" w:rsidR="006E501A" w:rsidRPr="00A3036C" w:rsidRDefault="00551404" w:rsidP="00C05C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EC0930" w:rsidRPr="00A3036C">
        <w:rPr>
          <w:rFonts w:ascii="Times New Roman" w:eastAsia="Aptos" w:hAnsi="Times New Roman" w:cs="Times New Roman"/>
          <w:sz w:val="24"/>
          <w:szCs w:val="24"/>
        </w:rPr>
        <w:t xml:space="preserve"> </w:t>
      </w:r>
      <w:r w:rsidR="002122CA" w:rsidRPr="00A3036C">
        <w:rPr>
          <w:rFonts w:ascii="Times New Roman" w:eastAsia="Aptos" w:hAnsi="Times New Roman" w:cs="Times New Roman"/>
          <w:sz w:val="24"/>
          <w:szCs w:val="24"/>
        </w:rPr>
        <w:t>Movimentos religiosos clamam pela vid</w:t>
      </w:r>
      <w:r w:rsidR="002F6BC3" w:rsidRPr="00A3036C">
        <w:rPr>
          <w:rFonts w:ascii="Times New Roman" w:eastAsia="Aptos" w:hAnsi="Times New Roman" w:cs="Times New Roman"/>
          <w:sz w:val="24"/>
          <w:szCs w:val="24"/>
        </w:rPr>
        <w:t>a do Presidente do Universo ― Reinódio especula ―</w:t>
      </w:r>
      <w:r w:rsidR="00254FD4" w:rsidRPr="00A3036C">
        <w:rPr>
          <w:rFonts w:ascii="Times New Roman" w:eastAsia="Aptos" w:hAnsi="Times New Roman" w:cs="Times New Roman"/>
          <w:sz w:val="24"/>
          <w:szCs w:val="24"/>
        </w:rPr>
        <w:t xml:space="preserve"> </w:t>
      </w:r>
      <w:r w:rsidR="0067006B" w:rsidRPr="00A3036C">
        <w:rPr>
          <w:rFonts w:ascii="Times New Roman" w:eastAsia="Aptos" w:hAnsi="Times New Roman" w:cs="Times New Roman"/>
          <w:sz w:val="24"/>
          <w:szCs w:val="24"/>
        </w:rPr>
        <w:t xml:space="preserve">Deus </w:t>
      </w:r>
      <w:r w:rsidR="00D50577" w:rsidRPr="00A3036C">
        <w:rPr>
          <w:rFonts w:ascii="Times New Roman" w:eastAsia="Aptos" w:hAnsi="Times New Roman" w:cs="Times New Roman"/>
          <w:sz w:val="24"/>
          <w:szCs w:val="24"/>
        </w:rPr>
        <w:t>do Sistema Terra</w:t>
      </w:r>
      <w:r w:rsidR="007034A5" w:rsidRPr="00A3036C">
        <w:rPr>
          <w:rFonts w:ascii="Times New Roman" w:eastAsia="Aptos" w:hAnsi="Times New Roman" w:cs="Times New Roman"/>
          <w:sz w:val="24"/>
          <w:szCs w:val="24"/>
        </w:rPr>
        <w:t xml:space="preserve"> </w:t>
      </w:r>
      <w:r w:rsidR="0067006B" w:rsidRPr="00A3036C">
        <w:rPr>
          <w:rFonts w:ascii="Times New Roman" w:eastAsia="Aptos" w:hAnsi="Times New Roman" w:cs="Times New Roman"/>
          <w:sz w:val="24"/>
          <w:szCs w:val="24"/>
        </w:rPr>
        <w:t>não atende aos fiéis, mas</w:t>
      </w:r>
      <w:r w:rsidR="00D50577" w:rsidRPr="00A3036C">
        <w:rPr>
          <w:rFonts w:ascii="Times New Roman" w:eastAsia="Aptos" w:hAnsi="Times New Roman" w:cs="Times New Roman"/>
          <w:sz w:val="24"/>
          <w:szCs w:val="24"/>
        </w:rPr>
        <w:t xml:space="preserve"> pune inocentes, os fazendo culpados</w:t>
      </w:r>
      <w:r w:rsidR="007034A5" w:rsidRPr="00A3036C">
        <w:rPr>
          <w:rFonts w:ascii="Times New Roman" w:eastAsia="Aptos" w:hAnsi="Times New Roman" w:cs="Times New Roman"/>
          <w:sz w:val="24"/>
          <w:szCs w:val="24"/>
        </w:rPr>
        <w:t>. ▬ sugestiona.</w:t>
      </w:r>
    </w:p>
    <w:p w14:paraId="22399A17" w14:textId="77777777" w:rsidR="007034A5" w:rsidRPr="00A3036C" w:rsidRDefault="007034A5" w:rsidP="00C05C5A">
      <w:pPr>
        <w:spacing w:after="0"/>
        <w:jc w:val="both"/>
        <w:rPr>
          <w:rFonts w:ascii="Times New Roman" w:eastAsia="Aptos" w:hAnsi="Times New Roman" w:cs="Times New Roman"/>
          <w:sz w:val="24"/>
          <w:szCs w:val="24"/>
        </w:rPr>
      </w:pPr>
    </w:p>
    <w:p w14:paraId="6FEDE7D7" w14:textId="77777777" w:rsidR="00323A68" w:rsidRPr="00A3036C" w:rsidRDefault="007034A5" w:rsidP="00C05C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8C5D5D" w:rsidRPr="00A3036C">
        <w:rPr>
          <w:rFonts w:ascii="Times New Roman" w:eastAsia="Aptos" w:hAnsi="Times New Roman" w:cs="Times New Roman"/>
          <w:sz w:val="24"/>
          <w:szCs w:val="24"/>
        </w:rPr>
        <w:t>Todos os elementos dramáticos propiciarão energias</w:t>
      </w:r>
      <w:r w:rsidR="0080048B" w:rsidRPr="00A3036C">
        <w:rPr>
          <w:rFonts w:ascii="Times New Roman" w:eastAsia="Aptos" w:hAnsi="Times New Roman" w:cs="Times New Roman"/>
          <w:sz w:val="24"/>
          <w:szCs w:val="24"/>
        </w:rPr>
        <w:t xml:space="preserve"> para entristecerem o orbe ― Reinovil imagina ― </w:t>
      </w:r>
      <w:r w:rsidR="004D3793" w:rsidRPr="00A3036C">
        <w:rPr>
          <w:rFonts w:ascii="Times New Roman" w:eastAsia="Aptos" w:hAnsi="Times New Roman" w:cs="Times New Roman"/>
          <w:sz w:val="24"/>
          <w:szCs w:val="24"/>
        </w:rPr>
        <w:t>Mídia divulga corpo dilacerado</w:t>
      </w:r>
      <w:r w:rsidR="00D43D8A" w:rsidRPr="00A3036C">
        <w:rPr>
          <w:rFonts w:ascii="Times New Roman" w:eastAsia="Aptos" w:hAnsi="Times New Roman" w:cs="Times New Roman"/>
          <w:sz w:val="24"/>
          <w:szCs w:val="24"/>
        </w:rPr>
        <w:t xml:space="preserve"> pela maldade </w:t>
      </w:r>
      <w:r w:rsidR="00DE2420" w:rsidRPr="00A3036C">
        <w:rPr>
          <w:rFonts w:ascii="Times New Roman" w:eastAsia="Aptos" w:hAnsi="Times New Roman" w:cs="Times New Roman"/>
          <w:sz w:val="24"/>
          <w:szCs w:val="24"/>
        </w:rPr>
        <w:t>chocante de torturas condutoras</w:t>
      </w:r>
      <w:r w:rsidR="00323A68" w:rsidRPr="00A3036C">
        <w:rPr>
          <w:rFonts w:ascii="Times New Roman" w:eastAsia="Aptos" w:hAnsi="Times New Roman" w:cs="Times New Roman"/>
          <w:sz w:val="24"/>
          <w:szCs w:val="24"/>
        </w:rPr>
        <w:t xml:space="preserve"> a morte matada. ▬ imagina.</w:t>
      </w:r>
    </w:p>
    <w:p w14:paraId="0ED80346" w14:textId="77777777" w:rsidR="00323A68" w:rsidRPr="00A3036C" w:rsidRDefault="00323A68" w:rsidP="00C05C5A">
      <w:pPr>
        <w:spacing w:after="0"/>
        <w:jc w:val="both"/>
        <w:rPr>
          <w:rFonts w:ascii="Times New Roman" w:eastAsia="Aptos" w:hAnsi="Times New Roman" w:cs="Times New Roman"/>
          <w:sz w:val="24"/>
          <w:szCs w:val="24"/>
        </w:rPr>
      </w:pPr>
    </w:p>
    <w:p w14:paraId="268D1D57" w14:textId="01C02C5E" w:rsidR="007034A5" w:rsidRPr="00A3036C" w:rsidRDefault="00323A68" w:rsidP="00C05C5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A44BDA" w:rsidRPr="00A3036C">
        <w:rPr>
          <w:rFonts w:ascii="Times New Roman" w:eastAsia="Aptos" w:hAnsi="Times New Roman" w:cs="Times New Roman"/>
          <w:sz w:val="24"/>
          <w:szCs w:val="24"/>
        </w:rPr>
        <w:t>Roberto Evaristo de Macedo Soares</w:t>
      </w:r>
      <w:r w:rsidR="000C1850" w:rsidRPr="00A3036C">
        <w:rPr>
          <w:rFonts w:ascii="Times New Roman" w:eastAsia="Aptos" w:hAnsi="Times New Roman" w:cs="Times New Roman"/>
          <w:sz w:val="24"/>
          <w:szCs w:val="24"/>
        </w:rPr>
        <w:t xml:space="preserve"> fica na história e Emmanuel Jesus de Deu</w:t>
      </w:r>
      <w:r w:rsidR="00911DE7" w:rsidRPr="00A3036C">
        <w:rPr>
          <w:rFonts w:ascii="Times New Roman" w:eastAsia="Aptos" w:hAnsi="Times New Roman" w:cs="Times New Roman"/>
          <w:sz w:val="24"/>
          <w:szCs w:val="24"/>
        </w:rPr>
        <w:t xml:space="preserve">s assume o topo da geopolítica do </w:t>
      </w:r>
      <w:r w:rsidR="00911DE7" w:rsidRPr="00A3036C">
        <w:rPr>
          <w:rFonts w:ascii="Times New Roman" w:eastAsia="Aptos" w:hAnsi="Times New Roman" w:cs="Times New Roman"/>
          <w:i/>
          <w:iCs/>
          <w:sz w:val="24"/>
          <w:szCs w:val="24"/>
        </w:rPr>
        <w:t xml:space="preserve">novo mundo </w:t>
      </w:r>
      <w:r w:rsidR="00911DE7" w:rsidRPr="00A3036C">
        <w:rPr>
          <w:rFonts w:ascii="Times New Roman" w:eastAsia="Aptos" w:hAnsi="Times New Roman" w:cs="Times New Roman"/>
          <w:sz w:val="24"/>
          <w:szCs w:val="24"/>
        </w:rPr>
        <w:t>como maior autoridade religios</w:t>
      </w:r>
      <w:r w:rsidR="00025EBE" w:rsidRPr="00A3036C">
        <w:rPr>
          <w:rFonts w:ascii="Times New Roman" w:eastAsia="Aptos" w:hAnsi="Times New Roman" w:cs="Times New Roman"/>
          <w:sz w:val="24"/>
          <w:szCs w:val="24"/>
        </w:rPr>
        <w:t>a do planet</w:t>
      </w:r>
      <w:r w:rsidR="007448F9" w:rsidRPr="00A3036C">
        <w:rPr>
          <w:rFonts w:ascii="Times New Roman" w:eastAsia="Aptos" w:hAnsi="Times New Roman" w:cs="Times New Roman"/>
          <w:sz w:val="24"/>
          <w:szCs w:val="24"/>
        </w:rPr>
        <w:t>a, sendo respeitado e ouvido pelo futuro Presidente do Universo</w:t>
      </w:r>
      <w:r w:rsidR="002E6091" w:rsidRPr="00A3036C">
        <w:rPr>
          <w:rFonts w:ascii="Times New Roman" w:eastAsia="Aptos" w:hAnsi="Times New Roman" w:cs="Times New Roman"/>
          <w:sz w:val="24"/>
          <w:szCs w:val="24"/>
        </w:rPr>
        <w:t xml:space="preserve"> ― Determina o poder de Deus do Sistema Terra ―</w:t>
      </w:r>
      <w:r w:rsidRPr="00A3036C">
        <w:rPr>
          <w:rFonts w:ascii="Times New Roman" w:eastAsia="Aptos" w:hAnsi="Times New Roman" w:cs="Times New Roman"/>
          <w:sz w:val="24"/>
          <w:szCs w:val="24"/>
        </w:rPr>
        <w:t xml:space="preserve"> </w:t>
      </w:r>
      <w:r w:rsidR="002A41DE" w:rsidRPr="00A3036C">
        <w:rPr>
          <w:rFonts w:ascii="Times New Roman" w:eastAsia="Aptos" w:hAnsi="Times New Roman" w:cs="Times New Roman"/>
          <w:sz w:val="24"/>
          <w:szCs w:val="24"/>
        </w:rPr>
        <w:t>Ele será, verdadeiramente, através de nossa anuência,</w:t>
      </w:r>
      <w:r w:rsidR="00B916E9" w:rsidRPr="00A3036C">
        <w:rPr>
          <w:rFonts w:ascii="Times New Roman" w:eastAsia="Aptos" w:hAnsi="Times New Roman" w:cs="Times New Roman"/>
          <w:sz w:val="24"/>
          <w:szCs w:val="24"/>
        </w:rPr>
        <w:t xml:space="preserve"> o homem mais poderoso do orbe</w:t>
      </w:r>
      <w:r w:rsidR="002C6673" w:rsidRPr="00A3036C">
        <w:rPr>
          <w:rFonts w:ascii="Times New Roman" w:eastAsia="Aptos" w:hAnsi="Times New Roman" w:cs="Times New Roman"/>
          <w:sz w:val="24"/>
          <w:szCs w:val="24"/>
        </w:rPr>
        <w:t>, definindo</w:t>
      </w:r>
      <w:r w:rsidR="007F2B88" w:rsidRPr="00A3036C">
        <w:rPr>
          <w:rFonts w:ascii="Times New Roman" w:eastAsia="Aptos" w:hAnsi="Times New Roman" w:cs="Times New Roman"/>
          <w:sz w:val="24"/>
          <w:szCs w:val="24"/>
        </w:rPr>
        <w:t xml:space="preserve"> com nossas orientações o</w:t>
      </w:r>
      <w:r w:rsidR="009034F6" w:rsidRPr="00A3036C">
        <w:rPr>
          <w:rFonts w:ascii="Times New Roman" w:eastAsia="Aptos" w:hAnsi="Times New Roman" w:cs="Times New Roman"/>
          <w:sz w:val="24"/>
          <w:szCs w:val="24"/>
        </w:rPr>
        <w:t xml:space="preserve"> destino </w:t>
      </w:r>
      <w:r w:rsidR="006D43A4" w:rsidRPr="00A3036C">
        <w:rPr>
          <w:rFonts w:ascii="Times New Roman" w:eastAsia="Aptos" w:hAnsi="Times New Roman" w:cs="Times New Roman"/>
          <w:sz w:val="24"/>
          <w:szCs w:val="24"/>
        </w:rPr>
        <w:t xml:space="preserve">do </w:t>
      </w:r>
      <w:r w:rsidR="009034F6" w:rsidRPr="00A3036C">
        <w:rPr>
          <w:rFonts w:ascii="Times New Roman" w:eastAsia="Aptos" w:hAnsi="Times New Roman" w:cs="Times New Roman"/>
          <w:sz w:val="24"/>
          <w:szCs w:val="24"/>
        </w:rPr>
        <w:t>terráqueo</w:t>
      </w:r>
      <w:r w:rsidR="008B4937" w:rsidRPr="00A3036C">
        <w:rPr>
          <w:rFonts w:ascii="Times New Roman" w:eastAsia="Aptos" w:hAnsi="Times New Roman" w:cs="Times New Roman"/>
          <w:sz w:val="24"/>
          <w:szCs w:val="24"/>
        </w:rPr>
        <w:t>, crent</w:t>
      </w:r>
      <w:r w:rsidR="00EC753C" w:rsidRPr="00A3036C">
        <w:rPr>
          <w:rFonts w:ascii="Times New Roman" w:eastAsia="Aptos" w:hAnsi="Times New Roman" w:cs="Times New Roman"/>
          <w:sz w:val="24"/>
          <w:szCs w:val="24"/>
        </w:rPr>
        <w:t xml:space="preserve">e de que </w:t>
      </w:r>
      <w:r w:rsidR="00DF376D" w:rsidRPr="00A3036C">
        <w:rPr>
          <w:rFonts w:ascii="Times New Roman" w:eastAsia="Aptos" w:hAnsi="Times New Roman" w:cs="Times New Roman"/>
          <w:i/>
          <w:iCs/>
          <w:sz w:val="24"/>
          <w:szCs w:val="24"/>
        </w:rPr>
        <w:t xml:space="preserve">o melhor das coisas </w:t>
      </w:r>
      <w:r w:rsidR="00790026" w:rsidRPr="00A3036C">
        <w:rPr>
          <w:rFonts w:ascii="Times New Roman" w:eastAsia="Aptos" w:hAnsi="Times New Roman" w:cs="Times New Roman"/>
          <w:i/>
          <w:iCs/>
          <w:sz w:val="24"/>
          <w:szCs w:val="24"/>
        </w:rPr>
        <w:t>consiste em ter</w:t>
      </w:r>
      <w:r w:rsidR="00DF376D" w:rsidRPr="00A3036C">
        <w:rPr>
          <w:rFonts w:ascii="Times New Roman" w:eastAsia="Aptos" w:hAnsi="Times New Roman" w:cs="Times New Roman"/>
          <w:i/>
          <w:iCs/>
          <w:sz w:val="24"/>
          <w:szCs w:val="24"/>
        </w:rPr>
        <w:t xml:space="preserve"> mais coisas</w:t>
      </w:r>
      <w:r w:rsidR="006D43A4" w:rsidRPr="00A3036C">
        <w:rPr>
          <w:rFonts w:ascii="Times New Roman" w:eastAsia="Aptos" w:hAnsi="Times New Roman" w:cs="Times New Roman"/>
          <w:sz w:val="24"/>
          <w:szCs w:val="24"/>
        </w:rPr>
        <w:t>.</w:t>
      </w:r>
    </w:p>
    <w:p w14:paraId="1B938DDE" w14:textId="77777777" w:rsidR="00EA4061" w:rsidRPr="00A3036C" w:rsidRDefault="00EA4061" w:rsidP="00C05C5A">
      <w:pPr>
        <w:spacing w:after="0"/>
        <w:jc w:val="both"/>
        <w:rPr>
          <w:rFonts w:ascii="Times New Roman" w:eastAsia="Aptos" w:hAnsi="Times New Roman" w:cs="Times New Roman"/>
          <w:sz w:val="24"/>
          <w:szCs w:val="24"/>
        </w:rPr>
      </w:pPr>
    </w:p>
    <w:p w14:paraId="1750A13F" w14:textId="11B60C21" w:rsidR="00EA4061" w:rsidRPr="00A3036C" w:rsidRDefault="00EA4061" w:rsidP="00C05C5A">
      <w:pPr>
        <w:spacing w:after="0"/>
        <w:jc w:val="both"/>
        <w:rPr>
          <w:rFonts w:ascii="Times New Roman" w:hAnsi="Times New Roman" w:cs="Times New Roman"/>
          <w:sz w:val="24"/>
          <w:szCs w:val="24"/>
        </w:rPr>
      </w:pPr>
      <w:r w:rsidRPr="00A3036C">
        <w:rPr>
          <w:rFonts w:ascii="Times New Roman" w:eastAsia="Aptos" w:hAnsi="Times New Roman" w:cs="Times New Roman"/>
          <w:sz w:val="24"/>
          <w:szCs w:val="24"/>
        </w:rPr>
        <w:t>Mídia exibe</w:t>
      </w:r>
      <w:r w:rsidR="0094383F" w:rsidRPr="00A3036C">
        <w:rPr>
          <w:rFonts w:ascii="Times New Roman" w:eastAsia="Aptos" w:hAnsi="Times New Roman" w:cs="Times New Roman"/>
          <w:sz w:val="24"/>
          <w:szCs w:val="24"/>
        </w:rPr>
        <w:t xml:space="preserve"> prisão de sequestradores de Roberto Evaristo de Macedo Soare</w:t>
      </w:r>
      <w:r w:rsidR="008024E5" w:rsidRPr="00A3036C">
        <w:rPr>
          <w:rFonts w:ascii="Times New Roman" w:eastAsia="Aptos" w:hAnsi="Times New Roman" w:cs="Times New Roman"/>
          <w:sz w:val="24"/>
          <w:szCs w:val="24"/>
        </w:rPr>
        <w:t>s, divulgando</w:t>
      </w:r>
      <w:r w:rsidR="00BB3ADA" w:rsidRPr="00A3036C">
        <w:rPr>
          <w:rFonts w:ascii="Times New Roman" w:eastAsia="Aptos" w:hAnsi="Times New Roman" w:cs="Times New Roman"/>
          <w:sz w:val="24"/>
          <w:szCs w:val="24"/>
        </w:rPr>
        <w:t xml:space="preserve"> seu corpo dilacerado por torturas</w:t>
      </w:r>
      <w:r w:rsidR="00D414FA" w:rsidRPr="00A3036C">
        <w:rPr>
          <w:rFonts w:ascii="Times New Roman" w:eastAsia="Aptos" w:hAnsi="Times New Roman" w:cs="Times New Roman"/>
          <w:sz w:val="24"/>
          <w:szCs w:val="24"/>
        </w:rPr>
        <w:t xml:space="preserve"> responsáveis pela morte matad</w:t>
      </w:r>
      <w:r w:rsidR="00BF1CED" w:rsidRPr="00A3036C">
        <w:rPr>
          <w:rFonts w:ascii="Times New Roman" w:eastAsia="Aptos" w:hAnsi="Times New Roman" w:cs="Times New Roman"/>
          <w:sz w:val="24"/>
          <w:szCs w:val="24"/>
        </w:rPr>
        <w:t>a do homem mais poderoso do orbe</w:t>
      </w:r>
      <w:r w:rsidR="008C329E" w:rsidRPr="00A3036C">
        <w:rPr>
          <w:rFonts w:ascii="Times New Roman" w:eastAsia="Aptos" w:hAnsi="Times New Roman" w:cs="Times New Roman"/>
          <w:sz w:val="24"/>
          <w:szCs w:val="24"/>
        </w:rPr>
        <w:t>, leia-se IMSD —</w:t>
      </w:r>
      <w:r w:rsidR="00BF1CED" w:rsidRPr="00A3036C">
        <w:rPr>
          <w:rFonts w:ascii="Times New Roman" w:eastAsia="Aptos" w:hAnsi="Times New Roman" w:cs="Times New Roman"/>
          <w:sz w:val="24"/>
          <w:szCs w:val="24"/>
        </w:rPr>
        <w:t xml:space="preserve"> </w:t>
      </w:r>
      <w:r w:rsidR="008C329E" w:rsidRPr="00A3036C">
        <w:rPr>
          <w:rFonts w:ascii="Times New Roman" w:eastAsia="Aptos" w:hAnsi="Times New Roman" w:cs="Times New Roman"/>
          <w:sz w:val="24"/>
          <w:szCs w:val="24"/>
        </w:rPr>
        <w:t>Independência Mundial dos Servos de Deus</w:t>
      </w:r>
      <w:r w:rsidR="0088561D" w:rsidRPr="00A3036C">
        <w:rPr>
          <w:rFonts w:ascii="Times New Roman" w:eastAsia="Aptos" w:hAnsi="Times New Roman" w:cs="Times New Roman"/>
          <w:sz w:val="24"/>
          <w:szCs w:val="24"/>
        </w:rPr>
        <w:t>. Polícia atribui a</w:t>
      </w:r>
      <w:r w:rsidR="00872A33" w:rsidRPr="00A3036C">
        <w:rPr>
          <w:rFonts w:ascii="Times New Roman" w:eastAsia="Aptos" w:hAnsi="Times New Roman" w:cs="Times New Roman"/>
          <w:sz w:val="24"/>
          <w:szCs w:val="24"/>
        </w:rPr>
        <w:t xml:space="preserve"> </w:t>
      </w:r>
      <w:r w:rsidR="00412532" w:rsidRPr="00A3036C">
        <w:rPr>
          <w:rFonts w:ascii="Times New Roman" w:eastAsia="Aptos" w:hAnsi="Times New Roman" w:cs="Times New Roman"/>
          <w:sz w:val="24"/>
          <w:szCs w:val="24"/>
        </w:rPr>
        <w:t>selvageri</w:t>
      </w:r>
      <w:r w:rsidR="00E47ADB" w:rsidRPr="00A3036C">
        <w:rPr>
          <w:rFonts w:ascii="Times New Roman" w:eastAsia="Aptos" w:hAnsi="Times New Roman" w:cs="Times New Roman"/>
          <w:sz w:val="24"/>
          <w:szCs w:val="24"/>
        </w:rPr>
        <w:t>a criminosa a Resistência Dimensional</w:t>
      </w:r>
      <w:r w:rsidR="00921546" w:rsidRPr="00A3036C">
        <w:rPr>
          <w:rFonts w:ascii="Times New Roman" w:eastAsia="Aptos" w:hAnsi="Times New Roman" w:cs="Times New Roman"/>
          <w:sz w:val="24"/>
          <w:szCs w:val="24"/>
        </w:rPr>
        <w:t>.</w:t>
      </w:r>
      <w:r w:rsidR="0083377D" w:rsidRPr="00A3036C">
        <w:rPr>
          <w:rFonts w:ascii="Times New Roman" w:eastAsia="Aptos" w:hAnsi="Times New Roman" w:cs="Times New Roman"/>
          <w:sz w:val="24"/>
          <w:szCs w:val="24"/>
        </w:rPr>
        <w:t xml:space="preserve"> </w:t>
      </w:r>
      <w:r w:rsidR="004923FB" w:rsidRPr="00A3036C">
        <w:rPr>
          <w:rFonts w:ascii="Times New Roman" w:eastAsia="Aptos" w:hAnsi="Times New Roman" w:cs="Times New Roman"/>
          <w:sz w:val="24"/>
          <w:szCs w:val="24"/>
        </w:rPr>
        <w:t>Assassinos, julgados, de viés idealist</w:t>
      </w:r>
      <w:r w:rsidR="007412CD" w:rsidRPr="00A3036C">
        <w:rPr>
          <w:rFonts w:ascii="Times New Roman" w:eastAsia="Aptos" w:hAnsi="Times New Roman" w:cs="Times New Roman"/>
          <w:sz w:val="24"/>
          <w:szCs w:val="24"/>
        </w:rPr>
        <w:t>a são encontrados mortos na manhã, após</w:t>
      </w:r>
      <w:r w:rsidR="007A7D71" w:rsidRPr="00A3036C">
        <w:rPr>
          <w:rFonts w:ascii="Times New Roman" w:eastAsia="Aptos" w:hAnsi="Times New Roman" w:cs="Times New Roman"/>
          <w:sz w:val="24"/>
          <w:szCs w:val="24"/>
        </w:rPr>
        <w:t xml:space="preserve"> </w:t>
      </w:r>
      <w:r w:rsidR="007412CD" w:rsidRPr="00A3036C">
        <w:rPr>
          <w:rFonts w:ascii="Times New Roman" w:eastAsia="Aptos" w:hAnsi="Times New Roman" w:cs="Times New Roman"/>
          <w:sz w:val="24"/>
          <w:szCs w:val="24"/>
        </w:rPr>
        <w:t>as</w:t>
      </w:r>
      <w:r w:rsidR="00512D86" w:rsidRPr="00A3036C">
        <w:rPr>
          <w:rFonts w:ascii="Times New Roman" w:eastAsia="Aptos" w:hAnsi="Times New Roman" w:cs="Times New Roman"/>
          <w:sz w:val="24"/>
          <w:szCs w:val="24"/>
        </w:rPr>
        <w:t xml:space="preserve"> suas</w:t>
      </w:r>
      <w:r w:rsidR="007412CD" w:rsidRPr="00A3036C">
        <w:rPr>
          <w:rFonts w:ascii="Times New Roman" w:eastAsia="Aptos" w:hAnsi="Times New Roman" w:cs="Times New Roman"/>
          <w:sz w:val="24"/>
          <w:szCs w:val="24"/>
        </w:rPr>
        <w:t xml:space="preserve"> primeiras noites na prisão</w:t>
      </w:r>
      <w:r w:rsidR="00BC40C6" w:rsidRPr="00A3036C">
        <w:rPr>
          <w:rFonts w:ascii="Times New Roman" w:eastAsia="Aptos" w:hAnsi="Times New Roman" w:cs="Times New Roman"/>
          <w:sz w:val="24"/>
          <w:szCs w:val="24"/>
        </w:rPr>
        <w:t xml:space="preserve"> preventiva.</w:t>
      </w:r>
      <w:r w:rsidR="00775189" w:rsidRPr="00A3036C">
        <w:rPr>
          <w:rFonts w:ascii="Times New Roman" w:eastAsia="Aptos" w:hAnsi="Times New Roman" w:cs="Times New Roman"/>
          <w:sz w:val="24"/>
          <w:szCs w:val="24"/>
        </w:rPr>
        <w:t xml:space="preserve"> </w:t>
      </w:r>
      <w:r w:rsidR="00775189" w:rsidRPr="00A3036C">
        <w:rPr>
          <w:rFonts w:ascii="Times New Roman" w:eastAsia="Aptos" w:hAnsi="Times New Roman" w:cs="Times New Roman"/>
          <w:sz w:val="24"/>
          <w:szCs w:val="24"/>
        </w:rPr>
        <w:lastRenderedPageBreak/>
        <w:t>Criminosos</w:t>
      </w:r>
      <w:r w:rsidR="00E60816" w:rsidRPr="00A3036C">
        <w:rPr>
          <w:rFonts w:ascii="Times New Roman" w:eastAsia="Aptos" w:hAnsi="Times New Roman" w:cs="Times New Roman"/>
          <w:sz w:val="24"/>
          <w:szCs w:val="24"/>
        </w:rPr>
        <w:t>,</w:t>
      </w:r>
      <w:r w:rsidR="00775189" w:rsidRPr="00A3036C">
        <w:rPr>
          <w:rFonts w:ascii="Times New Roman" w:eastAsia="Aptos" w:hAnsi="Times New Roman" w:cs="Times New Roman"/>
          <w:sz w:val="24"/>
          <w:szCs w:val="24"/>
        </w:rPr>
        <w:t xml:space="preserve"> fidelizados a IMSD —</w:t>
      </w:r>
      <w:r w:rsidR="00E60816" w:rsidRPr="00A3036C">
        <w:rPr>
          <w:rFonts w:ascii="Times New Roman" w:eastAsia="Aptos" w:hAnsi="Times New Roman" w:cs="Times New Roman"/>
          <w:sz w:val="24"/>
          <w:szCs w:val="24"/>
        </w:rPr>
        <w:t xml:space="preserve"> Independência Mundial dos Servos de Deus</w:t>
      </w:r>
      <w:r w:rsidR="00785858" w:rsidRPr="00A3036C">
        <w:rPr>
          <w:rFonts w:ascii="Times New Roman" w:eastAsia="Aptos" w:hAnsi="Times New Roman" w:cs="Times New Roman"/>
          <w:sz w:val="24"/>
          <w:szCs w:val="24"/>
        </w:rPr>
        <w:t>, vingam</w:t>
      </w:r>
      <w:r w:rsidR="00BE18A6" w:rsidRPr="00A3036C">
        <w:rPr>
          <w:rFonts w:ascii="Times New Roman" w:eastAsia="Aptos" w:hAnsi="Times New Roman" w:cs="Times New Roman"/>
          <w:sz w:val="24"/>
          <w:szCs w:val="24"/>
        </w:rPr>
        <w:t xml:space="preserve">, acobertados </w:t>
      </w:r>
      <w:r w:rsidR="002D1C74" w:rsidRPr="00A3036C">
        <w:rPr>
          <w:rFonts w:ascii="Times New Roman" w:eastAsia="Aptos" w:hAnsi="Times New Roman" w:cs="Times New Roman"/>
          <w:sz w:val="24"/>
          <w:szCs w:val="24"/>
        </w:rPr>
        <w:t>por policiais,</w:t>
      </w:r>
      <w:r w:rsidR="00785858" w:rsidRPr="00A3036C">
        <w:rPr>
          <w:rFonts w:ascii="Times New Roman" w:eastAsia="Aptos" w:hAnsi="Times New Roman" w:cs="Times New Roman"/>
          <w:sz w:val="24"/>
          <w:szCs w:val="24"/>
        </w:rPr>
        <w:t xml:space="preserve"> seu líder</w:t>
      </w:r>
      <w:r w:rsidR="004B6223" w:rsidRPr="00A3036C">
        <w:rPr>
          <w:rFonts w:ascii="Times New Roman" w:eastAsia="Aptos" w:hAnsi="Times New Roman" w:cs="Times New Roman"/>
          <w:sz w:val="24"/>
          <w:szCs w:val="24"/>
        </w:rPr>
        <w:t xml:space="preserve">, </w:t>
      </w:r>
      <w:r w:rsidR="00775E3B" w:rsidRPr="00A3036C">
        <w:rPr>
          <w:rFonts w:ascii="Times New Roman" w:eastAsia="Aptos" w:hAnsi="Times New Roman" w:cs="Times New Roman"/>
          <w:sz w:val="24"/>
          <w:szCs w:val="24"/>
        </w:rPr>
        <w:t>cujo legado para estes é</w:t>
      </w:r>
      <w:r w:rsidR="000146FC" w:rsidRPr="00A3036C">
        <w:rPr>
          <w:rFonts w:ascii="Times New Roman" w:eastAsia="Aptos" w:hAnsi="Times New Roman" w:cs="Times New Roman"/>
          <w:sz w:val="24"/>
          <w:szCs w:val="24"/>
        </w:rPr>
        <w:t xml:space="preserve"> serem qualificados para o </w:t>
      </w:r>
      <w:r w:rsidR="00541995" w:rsidRPr="00A3036C">
        <w:rPr>
          <w:rFonts w:ascii="Times New Roman" w:eastAsia="Aptos" w:hAnsi="Times New Roman" w:cs="Times New Roman"/>
          <w:sz w:val="24"/>
          <w:szCs w:val="24"/>
        </w:rPr>
        <w:t xml:space="preserve">programa </w:t>
      </w:r>
      <w:r w:rsidR="00541995" w:rsidRPr="00A3036C">
        <w:rPr>
          <w:rFonts w:ascii="Times New Roman" w:hAnsi="Times New Roman" w:cs="Times New Roman"/>
          <w:sz w:val="24"/>
          <w:szCs w:val="24"/>
        </w:rPr>
        <w:t>PREPARADO ─ Presídio do Pecador Restaurado Dotado do Onicriador.</w:t>
      </w:r>
    </w:p>
    <w:p w14:paraId="03DDD82D" w14:textId="638E790D" w:rsidR="00B874D3" w:rsidRPr="00A3036C" w:rsidRDefault="006D14FE" w:rsidP="00C05C5A">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População terráquea, chocada, </w:t>
      </w:r>
      <w:r w:rsidR="00433273" w:rsidRPr="00A3036C">
        <w:rPr>
          <w:rFonts w:ascii="Times New Roman" w:hAnsi="Times New Roman" w:cs="Times New Roman"/>
          <w:sz w:val="24"/>
          <w:szCs w:val="24"/>
        </w:rPr>
        <w:t>com as repercussões midiáticas, condena a Resistência Dimensional</w:t>
      </w:r>
      <w:r w:rsidR="009D642D" w:rsidRPr="00A3036C">
        <w:rPr>
          <w:rFonts w:ascii="Times New Roman" w:hAnsi="Times New Roman" w:cs="Times New Roman"/>
          <w:sz w:val="24"/>
          <w:szCs w:val="24"/>
        </w:rPr>
        <w:t xml:space="preserve">, taxando </w:t>
      </w:r>
      <w:r w:rsidR="00C909E6" w:rsidRPr="00A3036C">
        <w:rPr>
          <w:rFonts w:ascii="Times New Roman" w:hAnsi="Times New Roman" w:cs="Times New Roman"/>
          <w:sz w:val="24"/>
          <w:szCs w:val="24"/>
        </w:rPr>
        <w:t xml:space="preserve">seus integrantes </w:t>
      </w:r>
      <w:r w:rsidR="009D642D" w:rsidRPr="00A3036C">
        <w:rPr>
          <w:rFonts w:ascii="Times New Roman" w:hAnsi="Times New Roman" w:cs="Times New Roman"/>
          <w:sz w:val="24"/>
          <w:szCs w:val="24"/>
        </w:rPr>
        <w:t xml:space="preserve">como terroristas e </w:t>
      </w:r>
      <w:r w:rsidR="009D642D" w:rsidRPr="00A3036C">
        <w:rPr>
          <w:rFonts w:ascii="Times New Roman" w:hAnsi="Times New Roman" w:cs="Times New Roman"/>
          <w:i/>
          <w:iCs/>
          <w:sz w:val="24"/>
          <w:szCs w:val="24"/>
        </w:rPr>
        <w:t>falsos profetas</w:t>
      </w:r>
      <w:r w:rsidR="00222C5F" w:rsidRPr="00A3036C">
        <w:rPr>
          <w:rFonts w:ascii="Times New Roman" w:hAnsi="Times New Roman" w:cs="Times New Roman"/>
          <w:sz w:val="24"/>
          <w:szCs w:val="24"/>
        </w:rPr>
        <w:t>. Massificação</w:t>
      </w:r>
      <w:r w:rsidR="008429E4" w:rsidRPr="00A3036C">
        <w:rPr>
          <w:rFonts w:ascii="Times New Roman" w:hAnsi="Times New Roman" w:cs="Times New Roman"/>
          <w:sz w:val="24"/>
          <w:szCs w:val="24"/>
        </w:rPr>
        <w:t xml:space="preserve"> de matérias dramatizadas</w:t>
      </w:r>
      <w:r w:rsidR="00CD37E7" w:rsidRPr="00A3036C">
        <w:rPr>
          <w:rFonts w:ascii="Times New Roman" w:hAnsi="Times New Roman" w:cs="Times New Roman"/>
          <w:sz w:val="24"/>
          <w:szCs w:val="24"/>
        </w:rPr>
        <w:t xml:space="preserve"> no heroísmo de um</w:t>
      </w:r>
      <w:r w:rsidR="00CD37E7" w:rsidRPr="00A3036C">
        <w:rPr>
          <w:rFonts w:ascii="Times New Roman" w:hAnsi="Times New Roman" w:cs="Times New Roman"/>
          <w:i/>
          <w:iCs/>
          <w:sz w:val="24"/>
          <w:szCs w:val="24"/>
        </w:rPr>
        <w:t xml:space="preserve"> </w:t>
      </w:r>
      <w:r w:rsidR="00AA7DA9" w:rsidRPr="00A3036C">
        <w:rPr>
          <w:rFonts w:ascii="Times New Roman" w:hAnsi="Times New Roman" w:cs="Times New Roman"/>
          <w:i/>
          <w:iCs/>
          <w:sz w:val="24"/>
          <w:szCs w:val="24"/>
        </w:rPr>
        <w:t xml:space="preserve">escolhido </w:t>
      </w:r>
      <w:r w:rsidR="00AA7DA9" w:rsidRPr="00A3036C">
        <w:rPr>
          <w:rFonts w:ascii="Times New Roman" w:hAnsi="Times New Roman" w:cs="Times New Roman"/>
          <w:sz w:val="24"/>
          <w:szCs w:val="24"/>
        </w:rPr>
        <w:t xml:space="preserve">por Deus </w:t>
      </w:r>
      <w:r w:rsidR="00145529" w:rsidRPr="00A3036C">
        <w:rPr>
          <w:rFonts w:ascii="Times New Roman" w:hAnsi="Times New Roman" w:cs="Times New Roman"/>
          <w:sz w:val="24"/>
          <w:szCs w:val="24"/>
        </w:rPr>
        <w:t>para conduzir a fé  humana</w:t>
      </w:r>
      <w:r w:rsidR="00252BCA" w:rsidRPr="00A3036C">
        <w:rPr>
          <w:rFonts w:ascii="Times New Roman" w:hAnsi="Times New Roman" w:cs="Times New Roman"/>
          <w:sz w:val="24"/>
          <w:szCs w:val="24"/>
        </w:rPr>
        <w:t xml:space="preserve"> </w:t>
      </w:r>
      <w:r w:rsidR="00C65532" w:rsidRPr="00A3036C">
        <w:rPr>
          <w:rFonts w:ascii="Times New Roman" w:hAnsi="Times New Roman" w:cs="Times New Roman"/>
          <w:sz w:val="24"/>
          <w:szCs w:val="24"/>
        </w:rPr>
        <w:t>n</w:t>
      </w:r>
      <w:r w:rsidR="007B547C" w:rsidRPr="00A3036C">
        <w:rPr>
          <w:rFonts w:ascii="Times New Roman" w:hAnsi="Times New Roman" w:cs="Times New Roman"/>
          <w:sz w:val="24"/>
          <w:szCs w:val="24"/>
        </w:rPr>
        <w:t>o caminho da prosperidade materializad</w:t>
      </w:r>
      <w:r w:rsidR="00BE1D48" w:rsidRPr="00A3036C">
        <w:rPr>
          <w:rFonts w:ascii="Times New Roman" w:hAnsi="Times New Roman" w:cs="Times New Roman"/>
          <w:sz w:val="24"/>
          <w:szCs w:val="24"/>
        </w:rPr>
        <w:t>a</w:t>
      </w:r>
      <w:r w:rsidR="00C65532" w:rsidRPr="00A3036C">
        <w:rPr>
          <w:rFonts w:ascii="Times New Roman" w:hAnsi="Times New Roman" w:cs="Times New Roman"/>
          <w:sz w:val="24"/>
          <w:szCs w:val="24"/>
        </w:rPr>
        <w:t>,</w:t>
      </w:r>
      <w:r w:rsidR="00130FF0" w:rsidRPr="00A3036C">
        <w:rPr>
          <w:rFonts w:ascii="Times New Roman" w:hAnsi="Times New Roman" w:cs="Times New Roman"/>
          <w:sz w:val="24"/>
          <w:szCs w:val="24"/>
        </w:rPr>
        <w:t xml:space="preserve"> através do </w:t>
      </w:r>
      <w:r w:rsidR="00130FF0" w:rsidRPr="00A3036C">
        <w:rPr>
          <w:rFonts w:ascii="Times New Roman" w:hAnsi="Times New Roman" w:cs="Times New Roman"/>
          <w:i/>
          <w:iCs/>
          <w:sz w:val="24"/>
          <w:szCs w:val="24"/>
        </w:rPr>
        <w:t xml:space="preserve">espírito santo </w:t>
      </w:r>
      <w:r w:rsidR="00C34AE2" w:rsidRPr="00A3036C">
        <w:rPr>
          <w:rFonts w:ascii="Times New Roman" w:hAnsi="Times New Roman" w:cs="Times New Roman"/>
          <w:sz w:val="24"/>
          <w:szCs w:val="24"/>
        </w:rPr>
        <w:t>cultuado na IMSD</w:t>
      </w:r>
      <w:r w:rsidR="00C65532" w:rsidRPr="00A3036C">
        <w:rPr>
          <w:rFonts w:ascii="Times New Roman" w:hAnsi="Times New Roman" w:cs="Times New Roman"/>
          <w:sz w:val="24"/>
          <w:szCs w:val="24"/>
        </w:rPr>
        <w:t>, invadem os veículos de comunicação.</w:t>
      </w:r>
      <w:r w:rsidR="00B63EEB" w:rsidRPr="00A3036C">
        <w:rPr>
          <w:rFonts w:ascii="Times New Roman" w:hAnsi="Times New Roman" w:cs="Times New Roman"/>
          <w:sz w:val="24"/>
          <w:szCs w:val="24"/>
        </w:rPr>
        <w:t xml:space="preserve"> </w:t>
      </w:r>
      <w:r w:rsidR="00C65532" w:rsidRPr="00A3036C">
        <w:rPr>
          <w:rFonts w:ascii="Times New Roman" w:hAnsi="Times New Roman" w:cs="Times New Roman"/>
          <w:sz w:val="24"/>
          <w:szCs w:val="24"/>
        </w:rPr>
        <w:t>O</w:t>
      </w:r>
      <w:r w:rsidR="00B63EEB" w:rsidRPr="00A3036C">
        <w:rPr>
          <w:rFonts w:ascii="Times New Roman" w:hAnsi="Times New Roman" w:cs="Times New Roman"/>
          <w:sz w:val="24"/>
          <w:szCs w:val="24"/>
        </w:rPr>
        <w:t>pinião pública favorável</w:t>
      </w:r>
      <w:r w:rsidR="0056580A" w:rsidRPr="00A3036C">
        <w:rPr>
          <w:rFonts w:ascii="Times New Roman" w:hAnsi="Times New Roman" w:cs="Times New Roman"/>
          <w:sz w:val="24"/>
          <w:szCs w:val="24"/>
        </w:rPr>
        <w:t xml:space="preserve"> ao conhecido Presidente do Universo</w:t>
      </w:r>
      <w:r w:rsidR="008F25D1" w:rsidRPr="00A3036C">
        <w:rPr>
          <w:rFonts w:ascii="Times New Roman" w:hAnsi="Times New Roman" w:cs="Times New Roman"/>
          <w:sz w:val="24"/>
          <w:szCs w:val="24"/>
        </w:rPr>
        <w:t>, retratado pós-morte</w:t>
      </w:r>
      <w:r w:rsidR="001E1EA6" w:rsidRPr="00A3036C">
        <w:rPr>
          <w:rFonts w:ascii="Times New Roman" w:hAnsi="Times New Roman" w:cs="Times New Roman"/>
          <w:sz w:val="24"/>
          <w:szCs w:val="24"/>
        </w:rPr>
        <w:t xml:space="preserve"> como um homem santificado pela vontade divinal</w:t>
      </w:r>
      <w:r w:rsidR="001E7FE1" w:rsidRPr="00A3036C">
        <w:rPr>
          <w:rFonts w:ascii="Times New Roman" w:hAnsi="Times New Roman" w:cs="Times New Roman"/>
          <w:sz w:val="24"/>
          <w:szCs w:val="24"/>
        </w:rPr>
        <w:t xml:space="preserve">, capaz de prevê </w:t>
      </w:r>
      <w:r w:rsidR="006D03F3" w:rsidRPr="00A3036C">
        <w:rPr>
          <w:rFonts w:ascii="Times New Roman" w:hAnsi="Times New Roman" w:cs="Times New Roman"/>
          <w:sz w:val="24"/>
          <w:szCs w:val="24"/>
        </w:rPr>
        <w:t xml:space="preserve">a reencarnação de Jesus Cristo no seu </w:t>
      </w:r>
      <w:r w:rsidR="006D03F3" w:rsidRPr="00A3036C">
        <w:rPr>
          <w:rFonts w:ascii="Times New Roman" w:hAnsi="Times New Roman" w:cs="Times New Roman"/>
          <w:i/>
          <w:iCs/>
          <w:sz w:val="24"/>
          <w:szCs w:val="24"/>
        </w:rPr>
        <w:t>fiel escudeiro</w:t>
      </w:r>
      <w:r w:rsidR="00ED3611" w:rsidRPr="00A3036C">
        <w:rPr>
          <w:rFonts w:ascii="Times New Roman" w:hAnsi="Times New Roman" w:cs="Times New Roman"/>
          <w:sz w:val="24"/>
          <w:szCs w:val="24"/>
        </w:rPr>
        <w:t xml:space="preserve">, Jesus de Deus, </w:t>
      </w:r>
      <w:r w:rsidR="008E7C76" w:rsidRPr="00A3036C">
        <w:rPr>
          <w:rFonts w:ascii="Times New Roman" w:hAnsi="Times New Roman" w:cs="Times New Roman"/>
          <w:sz w:val="24"/>
          <w:szCs w:val="24"/>
        </w:rPr>
        <w:t>praticamente, unanimidade religiosa, ovacionado</w:t>
      </w:r>
      <w:r w:rsidR="00911B7D" w:rsidRPr="00A3036C">
        <w:rPr>
          <w:rFonts w:ascii="Times New Roman" w:hAnsi="Times New Roman" w:cs="Times New Roman"/>
          <w:sz w:val="24"/>
          <w:szCs w:val="24"/>
        </w:rPr>
        <w:t xml:space="preserve"> como Emmanuel Jesus de Deus</w:t>
      </w:r>
      <w:r w:rsidR="00C34AE2" w:rsidRPr="00A3036C">
        <w:rPr>
          <w:rFonts w:ascii="Times New Roman" w:hAnsi="Times New Roman" w:cs="Times New Roman"/>
          <w:sz w:val="24"/>
          <w:szCs w:val="24"/>
        </w:rPr>
        <w:t>.</w:t>
      </w:r>
      <w:r w:rsidR="003174D0" w:rsidRPr="00A3036C">
        <w:rPr>
          <w:rFonts w:ascii="Times New Roman" w:hAnsi="Times New Roman" w:cs="Times New Roman"/>
          <w:sz w:val="24"/>
          <w:szCs w:val="24"/>
        </w:rPr>
        <w:t xml:space="preserve"> </w:t>
      </w:r>
      <w:r w:rsidR="00C65532" w:rsidRPr="00A3036C">
        <w:rPr>
          <w:rFonts w:ascii="Times New Roman" w:hAnsi="Times New Roman" w:cs="Times New Roman"/>
          <w:sz w:val="24"/>
          <w:szCs w:val="24"/>
        </w:rPr>
        <w:t>Ele, n</w:t>
      </w:r>
      <w:r w:rsidR="003174D0" w:rsidRPr="00A3036C">
        <w:rPr>
          <w:rFonts w:ascii="Times New Roman" w:hAnsi="Times New Roman" w:cs="Times New Roman"/>
          <w:sz w:val="24"/>
          <w:szCs w:val="24"/>
        </w:rPr>
        <w:t xml:space="preserve">aturalmente, assume </w:t>
      </w:r>
      <w:r w:rsidR="008E3D74" w:rsidRPr="00A3036C">
        <w:rPr>
          <w:rFonts w:ascii="Times New Roman" w:hAnsi="Times New Roman" w:cs="Times New Roman"/>
          <w:sz w:val="24"/>
          <w:szCs w:val="24"/>
        </w:rPr>
        <w:t>o topo da IMSD</w:t>
      </w:r>
      <w:r w:rsidR="002B174A" w:rsidRPr="00A3036C">
        <w:rPr>
          <w:rFonts w:ascii="Times New Roman" w:hAnsi="Times New Roman" w:cs="Times New Roman"/>
          <w:sz w:val="24"/>
          <w:szCs w:val="24"/>
        </w:rPr>
        <w:t xml:space="preserve">, solidificando-se como autoridade máxima da religiosidade </w:t>
      </w:r>
      <w:r w:rsidR="002D74CB" w:rsidRPr="00A3036C">
        <w:rPr>
          <w:rFonts w:ascii="Times New Roman" w:hAnsi="Times New Roman" w:cs="Times New Roman"/>
          <w:sz w:val="24"/>
          <w:szCs w:val="24"/>
        </w:rPr>
        <w:t>única vigente no planeta Terra.</w:t>
      </w:r>
      <w:r w:rsidR="00B56674" w:rsidRPr="00A3036C">
        <w:rPr>
          <w:rFonts w:ascii="Times New Roman" w:hAnsi="Times New Roman" w:cs="Times New Roman"/>
          <w:sz w:val="24"/>
          <w:szCs w:val="24"/>
        </w:rPr>
        <w:t xml:space="preserve"> </w:t>
      </w:r>
      <w:r w:rsidR="00F712C7" w:rsidRPr="00A3036C">
        <w:rPr>
          <w:rFonts w:ascii="Times New Roman" w:hAnsi="Times New Roman" w:cs="Times New Roman"/>
          <w:sz w:val="24"/>
          <w:szCs w:val="24"/>
        </w:rPr>
        <w:t xml:space="preserve">Sendo na nova configuração geopolítica do </w:t>
      </w:r>
      <w:r w:rsidR="00F712C7" w:rsidRPr="00A3036C">
        <w:rPr>
          <w:rFonts w:ascii="Times New Roman" w:hAnsi="Times New Roman" w:cs="Times New Roman"/>
          <w:i/>
          <w:iCs/>
          <w:sz w:val="24"/>
          <w:szCs w:val="24"/>
        </w:rPr>
        <w:t>novo mundo</w:t>
      </w:r>
      <w:r w:rsidR="002B5E46" w:rsidRPr="00A3036C">
        <w:rPr>
          <w:rFonts w:ascii="Times New Roman" w:hAnsi="Times New Roman" w:cs="Times New Roman"/>
          <w:sz w:val="24"/>
          <w:szCs w:val="24"/>
        </w:rPr>
        <w:t>, a ser instaurada após as eleições globai</w:t>
      </w:r>
      <w:r w:rsidR="00BE4F68" w:rsidRPr="00A3036C">
        <w:rPr>
          <w:rFonts w:ascii="Times New Roman" w:hAnsi="Times New Roman" w:cs="Times New Roman"/>
          <w:sz w:val="24"/>
          <w:szCs w:val="24"/>
        </w:rPr>
        <w:t>s, o homem mais poderoso do orbe</w:t>
      </w:r>
      <w:r w:rsidR="00190F4F" w:rsidRPr="00A3036C">
        <w:rPr>
          <w:rFonts w:ascii="Times New Roman" w:hAnsi="Times New Roman" w:cs="Times New Roman"/>
          <w:sz w:val="24"/>
          <w:szCs w:val="24"/>
        </w:rPr>
        <w:t xml:space="preserve"> para decidir o destino terrícola</w:t>
      </w:r>
      <w:r w:rsidR="00FD7C6D" w:rsidRPr="00A3036C">
        <w:rPr>
          <w:rFonts w:ascii="Times New Roman" w:hAnsi="Times New Roman" w:cs="Times New Roman"/>
          <w:sz w:val="24"/>
          <w:szCs w:val="24"/>
        </w:rPr>
        <w:t>.</w:t>
      </w:r>
      <w:r w:rsidR="00F16FA8" w:rsidRPr="00A3036C">
        <w:rPr>
          <w:rFonts w:ascii="Times New Roman" w:hAnsi="Times New Roman" w:cs="Times New Roman"/>
          <w:sz w:val="24"/>
          <w:szCs w:val="24"/>
        </w:rPr>
        <w:t xml:space="preserve"> </w:t>
      </w:r>
    </w:p>
    <w:p w14:paraId="17597F19" w14:textId="466DE8EC" w:rsidR="00F16FA8" w:rsidRPr="00A3036C" w:rsidRDefault="00F16FA8" w:rsidP="00C05C5A">
      <w:pPr>
        <w:spacing w:after="0"/>
        <w:jc w:val="both"/>
        <w:rPr>
          <w:rFonts w:ascii="Times New Roman" w:hAnsi="Times New Roman" w:cs="Times New Roman"/>
          <w:sz w:val="24"/>
          <w:szCs w:val="24"/>
        </w:rPr>
      </w:pPr>
      <w:r w:rsidRPr="00A3036C">
        <w:rPr>
          <w:rFonts w:ascii="Times New Roman" w:hAnsi="Times New Roman" w:cs="Times New Roman"/>
          <w:sz w:val="24"/>
          <w:szCs w:val="24"/>
        </w:rPr>
        <w:t>População terrestre está sob</w:t>
      </w:r>
      <w:r w:rsidR="004B564B" w:rsidRPr="00A3036C">
        <w:rPr>
          <w:rFonts w:ascii="Times New Roman" w:hAnsi="Times New Roman" w:cs="Times New Roman"/>
          <w:sz w:val="24"/>
          <w:szCs w:val="24"/>
        </w:rPr>
        <w:t xml:space="preserve"> intensa massificação midiática</w:t>
      </w:r>
      <w:r w:rsidR="0041180E" w:rsidRPr="00A3036C">
        <w:rPr>
          <w:rFonts w:ascii="Times New Roman" w:hAnsi="Times New Roman" w:cs="Times New Roman"/>
          <w:sz w:val="24"/>
          <w:szCs w:val="24"/>
        </w:rPr>
        <w:t xml:space="preserve"> para culpabilizar, mesmo sem provas, a Resistência Dimensional</w:t>
      </w:r>
      <w:r w:rsidR="00DD3FC6" w:rsidRPr="00A3036C">
        <w:rPr>
          <w:rFonts w:ascii="Times New Roman" w:hAnsi="Times New Roman" w:cs="Times New Roman"/>
          <w:sz w:val="24"/>
          <w:szCs w:val="24"/>
        </w:rPr>
        <w:t xml:space="preserve"> pela </w:t>
      </w:r>
      <w:r w:rsidR="00520E77" w:rsidRPr="00A3036C">
        <w:rPr>
          <w:rFonts w:ascii="Times New Roman" w:hAnsi="Times New Roman" w:cs="Times New Roman"/>
          <w:sz w:val="24"/>
          <w:szCs w:val="24"/>
        </w:rPr>
        <w:t>tortura e morte de Roberto Evaristo Macedo Soare</w:t>
      </w:r>
      <w:r w:rsidR="00493A0B" w:rsidRPr="00A3036C">
        <w:rPr>
          <w:rFonts w:ascii="Times New Roman" w:hAnsi="Times New Roman" w:cs="Times New Roman"/>
          <w:sz w:val="24"/>
          <w:szCs w:val="24"/>
        </w:rPr>
        <w:t>s. Mundo está de luto</w:t>
      </w:r>
      <w:r w:rsidR="00D104AC" w:rsidRPr="00A3036C">
        <w:rPr>
          <w:rFonts w:ascii="Times New Roman" w:hAnsi="Times New Roman" w:cs="Times New Roman"/>
          <w:sz w:val="24"/>
          <w:szCs w:val="24"/>
        </w:rPr>
        <w:t xml:space="preserve"> e sensibilizado com a vida de realizações</w:t>
      </w:r>
      <w:r w:rsidR="00CE2482" w:rsidRPr="00A3036C">
        <w:rPr>
          <w:rFonts w:ascii="Times New Roman" w:hAnsi="Times New Roman" w:cs="Times New Roman"/>
          <w:sz w:val="24"/>
          <w:szCs w:val="24"/>
        </w:rPr>
        <w:t xml:space="preserve"> </w:t>
      </w:r>
      <w:r w:rsidR="0072046C" w:rsidRPr="00A3036C">
        <w:rPr>
          <w:rFonts w:ascii="Times New Roman" w:hAnsi="Times New Roman" w:cs="Times New Roman"/>
          <w:sz w:val="24"/>
          <w:szCs w:val="24"/>
        </w:rPr>
        <w:t>deste</w:t>
      </w:r>
      <w:r w:rsidR="0072046C" w:rsidRPr="00A3036C">
        <w:rPr>
          <w:rFonts w:ascii="Times New Roman" w:hAnsi="Times New Roman" w:cs="Times New Roman"/>
          <w:i/>
          <w:iCs/>
          <w:sz w:val="24"/>
          <w:szCs w:val="24"/>
        </w:rPr>
        <w:t xml:space="preserve"> </w:t>
      </w:r>
      <w:r w:rsidR="00586B23" w:rsidRPr="00A3036C">
        <w:rPr>
          <w:rFonts w:ascii="Times New Roman" w:hAnsi="Times New Roman" w:cs="Times New Roman"/>
          <w:i/>
          <w:iCs/>
          <w:sz w:val="24"/>
          <w:szCs w:val="24"/>
        </w:rPr>
        <w:t>santo</w:t>
      </w:r>
      <w:r w:rsidR="00586B23" w:rsidRPr="00A3036C">
        <w:rPr>
          <w:rFonts w:ascii="Times New Roman" w:hAnsi="Times New Roman" w:cs="Times New Roman"/>
          <w:sz w:val="24"/>
          <w:szCs w:val="24"/>
        </w:rPr>
        <w:t xml:space="preserve"> </w:t>
      </w:r>
      <w:r w:rsidR="00CE2482" w:rsidRPr="00A3036C">
        <w:rPr>
          <w:rFonts w:ascii="Times New Roman" w:hAnsi="Times New Roman" w:cs="Times New Roman"/>
          <w:sz w:val="24"/>
          <w:szCs w:val="24"/>
        </w:rPr>
        <w:t>em prol d</w:t>
      </w:r>
      <w:r w:rsidR="00530EAE" w:rsidRPr="00A3036C">
        <w:rPr>
          <w:rFonts w:ascii="Times New Roman" w:hAnsi="Times New Roman" w:cs="Times New Roman"/>
          <w:sz w:val="24"/>
          <w:szCs w:val="24"/>
        </w:rPr>
        <w:t>o ser humano encontrar o verdadeiro Deus.</w:t>
      </w:r>
      <w:r w:rsidR="00586B23" w:rsidRPr="00A3036C">
        <w:rPr>
          <w:rFonts w:ascii="Times New Roman" w:hAnsi="Times New Roman" w:cs="Times New Roman"/>
          <w:sz w:val="24"/>
          <w:szCs w:val="24"/>
        </w:rPr>
        <w:t xml:space="preserve"> Próximo passo será canonizar</w:t>
      </w:r>
      <w:r w:rsidR="00923994" w:rsidRPr="00A3036C">
        <w:rPr>
          <w:rFonts w:ascii="Times New Roman" w:hAnsi="Times New Roman" w:cs="Times New Roman"/>
          <w:sz w:val="24"/>
          <w:szCs w:val="24"/>
        </w:rPr>
        <w:t xml:space="preserve"> o homem de fé e socorrista</w:t>
      </w:r>
      <w:r w:rsidR="006C0669" w:rsidRPr="00A3036C">
        <w:rPr>
          <w:rFonts w:ascii="Times New Roman" w:hAnsi="Times New Roman" w:cs="Times New Roman"/>
          <w:sz w:val="24"/>
          <w:szCs w:val="24"/>
        </w:rPr>
        <w:t xml:space="preserve"> das desilusões humana</w:t>
      </w:r>
      <w:r w:rsidR="004B27EB" w:rsidRPr="00A3036C">
        <w:rPr>
          <w:rFonts w:ascii="Times New Roman" w:hAnsi="Times New Roman" w:cs="Times New Roman"/>
          <w:sz w:val="24"/>
          <w:szCs w:val="24"/>
        </w:rPr>
        <w:t>s para torná-las, através da IMSD,</w:t>
      </w:r>
      <w:r w:rsidR="00BA329C" w:rsidRPr="00A3036C">
        <w:rPr>
          <w:rFonts w:ascii="Times New Roman" w:hAnsi="Times New Roman" w:cs="Times New Roman"/>
          <w:sz w:val="24"/>
          <w:szCs w:val="24"/>
        </w:rPr>
        <w:t xml:space="preserve"> em seres otimistas capazes de </w:t>
      </w:r>
      <w:r w:rsidR="00E61789" w:rsidRPr="00A3036C">
        <w:rPr>
          <w:rFonts w:ascii="Times New Roman" w:hAnsi="Times New Roman" w:cs="Times New Roman"/>
          <w:sz w:val="24"/>
          <w:szCs w:val="24"/>
        </w:rPr>
        <w:t>construírem a prosperidade material em suas vidas.</w:t>
      </w:r>
    </w:p>
    <w:p w14:paraId="01D41314" w14:textId="79B9FA54" w:rsidR="00C65532" w:rsidRPr="00A3036C" w:rsidRDefault="00C65532" w:rsidP="00240102">
      <w:pPr>
        <w:spacing w:after="0"/>
        <w:jc w:val="both"/>
        <w:rPr>
          <w:rFonts w:ascii="Times New Roman" w:eastAsia="Aptos" w:hAnsi="Times New Roman" w:cs="Times New Roman"/>
          <w:sz w:val="24"/>
          <w:szCs w:val="24"/>
        </w:rPr>
      </w:pPr>
      <w:r w:rsidRPr="00A3036C">
        <w:rPr>
          <w:rFonts w:ascii="Times New Roman" w:hAnsi="Times New Roman" w:cs="Times New Roman"/>
          <w:sz w:val="24"/>
          <w:szCs w:val="24"/>
        </w:rPr>
        <w:lastRenderedPageBreak/>
        <w:t>Corpo de Roberto Evaristo de Macedo Soares</w:t>
      </w:r>
      <w:r w:rsidR="004F60C4" w:rsidRPr="00A3036C">
        <w:rPr>
          <w:rFonts w:ascii="Times New Roman" w:hAnsi="Times New Roman" w:cs="Times New Roman"/>
          <w:sz w:val="24"/>
          <w:szCs w:val="24"/>
        </w:rPr>
        <w:t>,</w:t>
      </w:r>
      <w:r w:rsidRPr="00A3036C">
        <w:rPr>
          <w:rFonts w:ascii="Times New Roman" w:hAnsi="Times New Roman" w:cs="Times New Roman"/>
          <w:sz w:val="24"/>
          <w:szCs w:val="24"/>
        </w:rPr>
        <w:t xml:space="preserve"> velado n</w:t>
      </w:r>
      <w:r w:rsidR="000B091A" w:rsidRPr="00A3036C">
        <w:rPr>
          <w:rFonts w:ascii="Times New Roman" w:hAnsi="Times New Roman" w:cs="Times New Roman"/>
          <w:sz w:val="24"/>
          <w:szCs w:val="24"/>
        </w:rPr>
        <w:t xml:space="preserve">uma reprodução </w:t>
      </w:r>
      <w:r w:rsidR="00A20955" w:rsidRPr="00A3036C">
        <w:rPr>
          <w:rFonts w:ascii="Times New Roman" w:hAnsi="Times New Roman" w:cs="Times New Roman"/>
          <w:sz w:val="24"/>
          <w:szCs w:val="24"/>
        </w:rPr>
        <w:t xml:space="preserve">fiel </w:t>
      </w:r>
      <w:r w:rsidR="000B091A" w:rsidRPr="00A3036C">
        <w:rPr>
          <w:rFonts w:ascii="Times New Roman" w:hAnsi="Times New Roman" w:cs="Times New Roman"/>
          <w:sz w:val="24"/>
          <w:szCs w:val="24"/>
        </w:rPr>
        <w:t>do</w:t>
      </w:r>
      <w:r w:rsidRPr="00A3036C">
        <w:rPr>
          <w:rFonts w:ascii="Times New Roman" w:hAnsi="Times New Roman" w:cs="Times New Roman"/>
          <w:sz w:val="24"/>
          <w:szCs w:val="24"/>
        </w:rPr>
        <w:t xml:space="preserve"> Vaticano</w:t>
      </w:r>
      <w:r w:rsidR="006E4C85" w:rsidRPr="00A3036C">
        <w:rPr>
          <w:rFonts w:ascii="Times New Roman" w:hAnsi="Times New Roman" w:cs="Times New Roman"/>
          <w:sz w:val="24"/>
          <w:szCs w:val="24"/>
        </w:rPr>
        <w:t xml:space="preserve"> em Foz de </w:t>
      </w:r>
      <w:r w:rsidR="00A57539" w:rsidRPr="00A3036C">
        <w:rPr>
          <w:rFonts w:ascii="Times New Roman" w:hAnsi="Times New Roman" w:cs="Times New Roman"/>
          <w:sz w:val="24"/>
          <w:szCs w:val="24"/>
        </w:rPr>
        <w:t>Iguaçu</w:t>
      </w:r>
      <w:r w:rsidR="004F60C4" w:rsidRPr="00A3036C">
        <w:rPr>
          <w:rFonts w:ascii="Times New Roman" w:hAnsi="Times New Roman" w:cs="Times New Roman"/>
          <w:sz w:val="24"/>
          <w:szCs w:val="24"/>
        </w:rPr>
        <w:t>,</w:t>
      </w:r>
      <w:r w:rsidR="00A20955" w:rsidRPr="00A3036C">
        <w:rPr>
          <w:rFonts w:ascii="Times New Roman" w:hAnsi="Times New Roman" w:cs="Times New Roman"/>
          <w:sz w:val="24"/>
          <w:szCs w:val="24"/>
        </w:rPr>
        <w:t xml:space="preserve"> cerceado de</w:t>
      </w:r>
      <w:r w:rsidR="00A57539" w:rsidRPr="00A3036C">
        <w:rPr>
          <w:rFonts w:ascii="Times New Roman" w:hAnsi="Times New Roman" w:cs="Times New Roman"/>
          <w:sz w:val="24"/>
          <w:szCs w:val="24"/>
        </w:rPr>
        <w:t xml:space="preserve"> quedas d’água</w:t>
      </w:r>
      <w:r w:rsidR="00255F66" w:rsidRPr="00A3036C">
        <w:rPr>
          <w:rFonts w:ascii="Times New Roman" w:hAnsi="Times New Roman" w:cs="Times New Roman"/>
          <w:sz w:val="24"/>
          <w:szCs w:val="24"/>
        </w:rPr>
        <w:t xml:space="preserve">, </w:t>
      </w:r>
      <w:r w:rsidR="00692555" w:rsidRPr="00A3036C">
        <w:rPr>
          <w:rFonts w:ascii="Times New Roman" w:hAnsi="Times New Roman" w:cs="Times New Roman"/>
          <w:sz w:val="24"/>
          <w:szCs w:val="24"/>
        </w:rPr>
        <w:t>rio doce</w:t>
      </w:r>
      <w:r w:rsidR="005F097F" w:rsidRPr="00A3036C">
        <w:rPr>
          <w:rFonts w:ascii="Times New Roman" w:hAnsi="Times New Roman" w:cs="Times New Roman"/>
          <w:sz w:val="24"/>
          <w:szCs w:val="24"/>
        </w:rPr>
        <w:t xml:space="preserve">, rochas acasaladas, </w:t>
      </w:r>
      <w:r w:rsidR="00255F66" w:rsidRPr="00A3036C">
        <w:rPr>
          <w:rFonts w:ascii="Times New Roman" w:hAnsi="Times New Roman" w:cs="Times New Roman"/>
          <w:sz w:val="24"/>
          <w:szCs w:val="24"/>
        </w:rPr>
        <w:t>verde exuberante</w:t>
      </w:r>
      <w:r w:rsidR="009C7841" w:rsidRPr="00A3036C">
        <w:rPr>
          <w:rFonts w:ascii="Times New Roman" w:hAnsi="Times New Roman" w:cs="Times New Roman"/>
          <w:sz w:val="24"/>
          <w:szCs w:val="24"/>
        </w:rPr>
        <w:t>, sob a trilha sonora de manifestações naturais</w:t>
      </w:r>
      <w:r w:rsidR="00255F66" w:rsidRPr="00A3036C">
        <w:rPr>
          <w:rFonts w:ascii="Times New Roman" w:hAnsi="Times New Roman" w:cs="Times New Roman"/>
          <w:sz w:val="24"/>
          <w:szCs w:val="24"/>
        </w:rPr>
        <w:t xml:space="preserve"> </w:t>
      </w:r>
      <w:r w:rsidR="002F1616" w:rsidRPr="00A3036C">
        <w:rPr>
          <w:rFonts w:ascii="Times New Roman" w:hAnsi="Times New Roman" w:cs="Times New Roman"/>
          <w:sz w:val="24"/>
          <w:szCs w:val="24"/>
        </w:rPr>
        <w:t>num dia ensolarado</w:t>
      </w:r>
      <w:r w:rsidR="009C7841" w:rsidRPr="00A3036C">
        <w:rPr>
          <w:rFonts w:ascii="Times New Roman" w:hAnsi="Times New Roman" w:cs="Times New Roman"/>
          <w:sz w:val="24"/>
          <w:szCs w:val="24"/>
        </w:rPr>
        <w:t xml:space="preserve">, </w:t>
      </w:r>
      <w:r w:rsidRPr="00A3036C">
        <w:rPr>
          <w:rFonts w:ascii="Times New Roman" w:hAnsi="Times New Roman" w:cs="Times New Roman"/>
          <w:sz w:val="24"/>
          <w:szCs w:val="24"/>
        </w:rPr>
        <w:t>recepciona populares para o último adeus ao presidente do Universo. Findada a visitação de fiéis</w:t>
      </w:r>
      <w:r w:rsidR="00240102" w:rsidRPr="00A3036C">
        <w:rPr>
          <w:rFonts w:ascii="Times New Roman" w:hAnsi="Times New Roman" w:cs="Times New Roman"/>
          <w:sz w:val="24"/>
          <w:szCs w:val="24"/>
        </w:rPr>
        <w:t>.</w:t>
      </w:r>
      <w:r w:rsidRPr="00A3036C">
        <w:rPr>
          <w:rFonts w:ascii="Times New Roman" w:hAnsi="Times New Roman" w:cs="Times New Roman"/>
          <w:sz w:val="24"/>
          <w:szCs w:val="24"/>
        </w:rPr>
        <w:t xml:space="preserve"> cabe a Emmanuel Jesus de Deus, o discurso de despedida, conforme orientado pelos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Pr="00A3036C">
        <w:rPr>
          <w:rFonts w:ascii="Times New Roman" w:eastAsia="Aptos" w:hAnsi="Times New Roman" w:cs="Times New Roman"/>
          <w:sz w:val="24"/>
          <w:szCs w:val="24"/>
        </w:rPr>
        <w:t xml:space="preserve">. </w:t>
      </w:r>
      <w:r w:rsidR="00240102" w:rsidRPr="00A3036C">
        <w:rPr>
          <w:rFonts w:ascii="Times New Roman" w:eastAsia="Aptos" w:hAnsi="Times New Roman" w:cs="Times New Roman"/>
          <w:sz w:val="24"/>
          <w:szCs w:val="24"/>
        </w:rPr>
        <w:t>Anticristo inaugura estátua do líder religioso e político, sob aplausos do povo</w:t>
      </w:r>
      <w:r w:rsidR="00D94401" w:rsidRPr="00A3036C">
        <w:rPr>
          <w:rFonts w:ascii="Times New Roman" w:eastAsia="Aptos" w:hAnsi="Times New Roman" w:cs="Times New Roman"/>
          <w:sz w:val="24"/>
          <w:szCs w:val="24"/>
        </w:rPr>
        <w:t>, sensibilizado,</w:t>
      </w:r>
      <w:r w:rsidR="00240102" w:rsidRPr="00A3036C">
        <w:rPr>
          <w:rFonts w:ascii="Times New Roman" w:eastAsia="Aptos" w:hAnsi="Times New Roman" w:cs="Times New Roman"/>
          <w:sz w:val="24"/>
          <w:szCs w:val="24"/>
        </w:rPr>
        <w:t xml:space="preserve"> presente e telespectador da transmissão ao vivo no globo. </w:t>
      </w:r>
      <w:r w:rsidR="00240102" w:rsidRPr="00A3036C">
        <w:rPr>
          <w:rFonts w:ascii="Times New Roman" w:hAnsi="Times New Roman" w:cs="Times New Roman"/>
          <w:sz w:val="24"/>
          <w:szCs w:val="24"/>
        </w:rPr>
        <w:t xml:space="preserve">Cabe a Emmanuel Jesus de Deus, o discurso de despedida do </w:t>
      </w:r>
      <w:r w:rsidR="00240102" w:rsidRPr="00A3036C">
        <w:rPr>
          <w:rFonts w:ascii="Times New Roman" w:hAnsi="Times New Roman" w:cs="Times New Roman"/>
          <w:i/>
          <w:iCs/>
          <w:sz w:val="24"/>
          <w:szCs w:val="24"/>
        </w:rPr>
        <w:t>rei morto</w:t>
      </w:r>
      <w:r w:rsidR="00240102" w:rsidRPr="00A3036C">
        <w:rPr>
          <w:rFonts w:ascii="Times New Roman" w:hAnsi="Times New Roman" w:cs="Times New Roman"/>
          <w:sz w:val="24"/>
          <w:szCs w:val="24"/>
        </w:rPr>
        <w:t xml:space="preserve"> e </w:t>
      </w:r>
      <w:r w:rsidR="00485434" w:rsidRPr="00A3036C">
        <w:rPr>
          <w:rFonts w:ascii="Times New Roman" w:hAnsi="Times New Roman" w:cs="Times New Roman"/>
          <w:sz w:val="24"/>
          <w:szCs w:val="24"/>
        </w:rPr>
        <w:t xml:space="preserve">de </w:t>
      </w:r>
      <w:r w:rsidR="00240102" w:rsidRPr="00A3036C">
        <w:rPr>
          <w:rFonts w:ascii="Times New Roman" w:hAnsi="Times New Roman" w:cs="Times New Roman"/>
          <w:sz w:val="24"/>
          <w:szCs w:val="24"/>
        </w:rPr>
        <w:t xml:space="preserve">sua posse de </w:t>
      </w:r>
      <w:r w:rsidR="00240102" w:rsidRPr="00A3036C">
        <w:rPr>
          <w:rFonts w:ascii="Times New Roman" w:hAnsi="Times New Roman" w:cs="Times New Roman"/>
          <w:i/>
          <w:iCs/>
          <w:sz w:val="24"/>
          <w:szCs w:val="24"/>
        </w:rPr>
        <w:t>rei posto</w:t>
      </w:r>
      <w:r w:rsidR="00240102" w:rsidRPr="00A3036C">
        <w:rPr>
          <w:rFonts w:ascii="Times New Roman" w:hAnsi="Times New Roman" w:cs="Times New Roman"/>
          <w:sz w:val="24"/>
          <w:szCs w:val="24"/>
        </w:rPr>
        <w:t xml:space="preserve">, conforme orientado pelos </w:t>
      </w:r>
      <w:r w:rsidR="00240102" w:rsidRPr="00A3036C">
        <w:rPr>
          <w:rFonts w:ascii="Times New Roman" w:eastAsia="Aptos" w:hAnsi="Times New Roman" w:cs="Times New Roman"/>
          <w:i/>
          <w:iCs/>
          <w:sz w:val="24"/>
          <w:szCs w:val="24"/>
        </w:rPr>
        <w:t>malenirus</w:t>
      </w:r>
      <w:r w:rsidR="00240102" w:rsidRPr="00A3036C">
        <w:rPr>
          <w:rFonts w:ascii="Times New Roman" w:eastAsia="Aptos" w:hAnsi="Times New Roman" w:cs="Times New Roman"/>
          <w:sz w:val="24"/>
          <w:szCs w:val="24"/>
        </w:rPr>
        <w:t xml:space="preserve">, </w:t>
      </w:r>
      <w:r w:rsidR="00240102" w:rsidRPr="00A3036C">
        <w:rPr>
          <w:rFonts w:ascii="Times New Roman" w:eastAsia="Aptos" w:hAnsi="Times New Roman" w:cs="Times New Roman"/>
          <w:i/>
          <w:iCs/>
          <w:sz w:val="24"/>
          <w:szCs w:val="24"/>
        </w:rPr>
        <w:t xml:space="preserve">reinonaques </w:t>
      </w:r>
      <w:r w:rsidR="00240102" w:rsidRPr="00A3036C">
        <w:rPr>
          <w:rFonts w:ascii="Times New Roman" w:eastAsia="Aptos" w:hAnsi="Times New Roman" w:cs="Times New Roman"/>
          <w:sz w:val="24"/>
          <w:szCs w:val="24"/>
        </w:rPr>
        <w:t xml:space="preserve">e </w:t>
      </w:r>
      <w:r w:rsidR="00240102" w:rsidRPr="00A3036C">
        <w:rPr>
          <w:rFonts w:ascii="Times New Roman" w:eastAsia="Aptos" w:hAnsi="Times New Roman" w:cs="Times New Roman"/>
          <w:i/>
          <w:iCs/>
          <w:sz w:val="24"/>
          <w:szCs w:val="24"/>
        </w:rPr>
        <w:t>dominitilianos</w:t>
      </w:r>
      <w:r w:rsidR="00240102" w:rsidRPr="00A3036C">
        <w:rPr>
          <w:rFonts w:ascii="Times New Roman" w:eastAsia="Aptos" w:hAnsi="Times New Roman" w:cs="Times New Roman"/>
          <w:sz w:val="24"/>
          <w:szCs w:val="24"/>
        </w:rPr>
        <w:t>. Presença de líderes dos pilares sistêmicos: governo, religião, mídia e educação e candidatos as eleições globais</w:t>
      </w:r>
      <w:r w:rsidR="00576568" w:rsidRPr="00A3036C">
        <w:rPr>
          <w:rFonts w:ascii="Times New Roman" w:eastAsia="Aptos" w:hAnsi="Times New Roman" w:cs="Times New Roman"/>
          <w:sz w:val="24"/>
          <w:szCs w:val="24"/>
        </w:rPr>
        <w:t xml:space="preserve">, </w:t>
      </w:r>
      <w:r w:rsidR="008E0ACE" w:rsidRPr="00A3036C">
        <w:rPr>
          <w:rFonts w:ascii="Times New Roman" w:eastAsia="Aptos" w:hAnsi="Times New Roman" w:cs="Times New Roman"/>
          <w:sz w:val="24"/>
          <w:szCs w:val="24"/>
        </w:rPr>
        <w:t>inclusos</w:t>
      </w:r>
      <w:r w:rsidR="00835E55" w:rsidRPr="00A3036C">
        <w:rPr>
          <w:rFonts w:ascii="Times New Roman" w:eastAsia="Aptos" w:hAnsi="Times New Roman" w:cs="Times New Roman"/>
          <w:sz w:val="24"/>
          <w:szCs w:val="24"/>
        </w:rPr>
        <w:t>, mesmo sob suspeição de traição,</w:t>
      </w:r>
      <w:r w:rsidR="008E0ACE" w:rsidRPr="00A3036C">
        <w:rPr>
          <w:rFonts w:ascii="Times New Roman" w:eastAsia="Aptos" w:hAnsi="Times New Roman" w:cs="Times New Roman"/>
          <w:sz w:val="24"/>
          <w:szCs w:val="24"/>
        </w:rPr>
        <w:t xml:space="preserve"> </w:t>
      </w:r>
      <w:r w:rsidR="003B4489" w:rsidRPr="00A3036C">
        <w:rPr>
          <w:rFonts w:ascii="Times New Roman" w:eastAsia="Aptos" w:hAnsi="Times New Roman" w:cs="Times New Roman"/>
          <w:sz w:val="24"/>
          <w:szCs w:val="24"/>
        </w:rPr>
        <w:t>os apóstolos</w:t>
      </w:r>
      <w:r w:rsidR="00191297" w:rsidRPr="00A3036C">
        <w:rPr>
          <w:rFonts w:ascii="Times New Roman" w:eastAsia="Aptos" w:hAnsi="Times New Roman" w:cs="Times New Roman"/>
          <w:sz w:val="24"/>
          <w:szCs w:val="24"/>
        </w:rPr>
        <w:t xml:space="preserve"> da IMSD e atuais gestores das Torres Governamentai</w:t>
      </w:r>
      <w:r w:rsidR="00835E55" w:rsidRPr="00A3036C">
        <w:rPr>
          <w:rFonts w:ascii="Times New Roman" w:eastAsia="Aptos" w:hAnsi="Times New Roman" w:cs="Times New Roman"/>
          <w:sz w:val="24"/>
          <w:szCs w:val="24"/>
        </w:rPr>
        <w:t xml:space="preserve">s, </w:t>
      </w:r>
      <w:r w:rsidR="00576568" w:rsidRPr="00A3036C">
        <w:rPr>
          <w:rFonts w:ascii="Times New Roman" w:eastAsia="Aptos" w:hAnsi="Times New Roman" w:cs="Times New Roman"/>
          <w:sz w:val="24"/>
          <w:szCs w:val="24"/>
        </w:rPr>
        <w:t>além d</w:t>
      </w:r>
      <w:r w:rsidR="00835E55" w:rsidRPr="00A3036C">
        <w:rPr>
          <w:rFonts w:ascii="Times New Roman" w:eastAsia="Aptos" w:hAnsi="Times New Roman" w:cs="Times New Roman"/>
          <w:sz w:val="24"/>
          <w:szCs w:val="24"/>
        </w:rPr>
        <w:t>o</w:t>
      </w:r>
      <w:r w:rsidR="00576568" w:rsidRPr="00A3036C">
        <w:rPr>
          <w:rFonts w:ascii="Times New Roman" w:eastAsia="Aptos" w:hAnsi="Times New Roman" w:cs="Times New Roman"/>
          <w:sz w:val="24"/>
          <w:szCs w:val="24"/>
        </w:rPr>
        <w:t xml:space="preserve"> público fidelizado a IMSD</w:t>
      </w:r>
      <w:r w:rsidR="009E6E06" w:rsidRPr="00A3036C">
        <w:rPr>
          <w:rFonts w:ascii="Times New Roman" w:eastAsia="Aptos" w:hAnsi="Times New Roman" w:cs="Times New Roman"/>
          <w:sz w:val="24"/>
          <w:szCs w:val="24"/>
        </w:rPr>
        <w:t xml:space="preserve">, pontuam a magnitude </w:t>
      </w:r>
      <w:r w:rsidR="006713F3" w:rsidRPr="00A3036C">
        <w:rPr>
          <w:rFonts w:ascii="Times New Roman" w:eastAsia="Aptos" w:hAnsi="Times New Roman" w:cs="Times New Roman"/>
          <w:sz w:val="24"/>
          <w:szCs w:val="24"/>
        </w:rPr>
        <w:t>do acontecimento</w:t>
      </w:r>
      <w:r w:rsidR="00576568" w:rsidRPr="00A3036C">
        <w:rPr>
          <w:rFonts w:ascii="Times New Roman" w:eastAsia="Aptos" w:hAnsi="Times New Roman" w:cs="Times New Roman"/>
          <w:sz w:val="24"/>
          <w:szCs w:val="24"/>
        </w:rPr>
        <w:t>.</w:t>
      </w:r>
    </w:p>
    <w:p w14:paraId="193C89F2" w14:textId="77777777" w:rsidR="00240102" w:rsidRPr="00A3036C" w:rsidRDefault="00240102" w:rsidP="00240102">
      <w:pPr>
        <w:spacing w:after="0"/>
        <w:jc w:val="both"/>
        <w:rPr>
          <w:rFonts w:ascii="Times New Roman" w:eastAsia="Aptos" w:hAnsi="Times New Roman" w:cs="Times New Roman"/>
          <w:sz w:val="24"/>
          <w:szCs w:val="24"/>
        </w:rPr>
      </w:pPr>
    </w:p>
    <w:p w14:paraId="7BABDDEF" w14:textId="68CC076F" w:rsidR="00240102" w:rsidRPr="00A3036C" w:rsidRDefault="00240102" w:rsidP="0024010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576568" w:rsidRPr="00A3036C">
        <w:rPr>
          <w:rFonts w:ascii="Times New Roman" w:eastAsia="Aptos" w:hAnsi="Times New Roman" w:cs="Times New Roman"/>
          <w:sz w:val="24"/>
          <w:szCs w:val="24"/>
        </w:rPr>
        <w:t xml:space="preserve">Céu está em festa ― Emmanuel evoca invisibilidade ― Não à toa, </w:t>
      </w:r>
      <w:r w:rsidR="00576568" w:rsidRPr="00A3036C">
        <w:rPr>
          <w:rFonts w:ascii="Times New Roman" w:eastAsia="Aptos" w:hAnsi="Times New Roman" w:cs="Times New Roman"/>
          <w:i/>
          <w:iCs/>
          <w:sz w:val="24"/>
          <w:szCs w:val="24"/>
        </w:rPr>
        <w:t>muitos são os chamados</w:t>
      </w:r>
      <w:r w:rsidR="00B6097D" w:rsidRPr="00A3036C">
        <w:rPr>
          <w:rFonts w:ascii="Times New Roman" w:eastAsia="Aptos" w:hAnsi="Times New Roman" w:cs="Times New Roman"/>
          <w:i/>
          <w:iCs/>
          <w:sz w:val="24"/>
          <w:szCs w:val="24"/>
        </w:rPr>
        <w:t>...</w:t>
      </w:r>
      <w:r w:rsidR="00576568" w:rsidRPr="00A3036C">
        <w:rPr>
          <w:rFonts w:ascii="Times New Roman" w:eastAsia="Aptos" w:hAnsi="Times New Roman" w:cs="Times New Roman"/>
          <w:i/>
          <w:iCs/>
          <w:sz w:val="24"/>
          <w:szCs w:val="24"/>
        </w:rPr>
        <w:t xml:space="preserve"> poucos são os escolhidos ― </w:t>
      </w:r>
      <w:r w:rsidR="00576568" w:rsidRPr="00A3036C">
        <w:rPr>
          <w:rFonts w:ascii="Times New Roman" w:eastAsia="Aptos" w:hAnsi="Times New Roman" w:cs="Times New Roman"/>
          <w:sz w:val="24"/>
          <w:szCs w:val="24"/>
        </w:rPr>
        <w:t xml:space="preserve">Edifica a passagem terrena do homenageado </w:t>
      </w:r>
      <w:r w:rsidR="00576568" w:rsidRPr="00A3036C">
        <w:rPr>
          <w:rFonts w:ascii="Times New Roman" w:eastAsia="Aptos" w:hAnsi="Times New Roman" w:cs="Times New Roman"/>
          <w:i/>
          <w:iCs/>
          <w:sz w:val="24"/>
          <w:szCs w:val="24"/>
        </w:rPr>
        <w:t>―</w:t>
      </w:r>
      <w:r w:rsidR="00576568" w:rsidRPr="00A3036C">
        <w:rPr>
          <w:rFonts w:ascii="Times New Roman" w:eastAsia="Aptos" w:hAnsi="Times New Roman" w:cs="Times New Roman"/>
          <w:sz w:val="24"/>
          <w:szCs w:val="24"/>
        </w:rPr>
        <w:t xml:space="preserve"> Hoje, depois de preparado pela IMSD, sinto Jesus Cristo pulsando no meu coração ―</w:t>
      </w:r>
      <w:r w:rsidR="0088382A" w:rsidRPr="00A3036C">
        <w:rPr>
          <w:rFonts w:ascii="Times New Roman" w:eastAsia="Aptos" w:hAnsi="Times New Roman" w:cs="Times New Roman"/>
          <w:sz w:val="24"/>
          <w:szCs w:val="24"/>
        </w:rPr>
        <w:t xml:space="preserve"> Anticristo remete-se a farsa de reencarnação do filho de Deus </w:t>
      </w:r>
      <w:r w:rsidR="00576568" w:rsidRPr="00A3036C">
        <w:rPr>
          <w:rFonts w:ascii="Times New Roman" w:eastAsia="Aptos" w:hAnsi="Times New Roman" w:cs="Times New Roman"/>
          <w:sz w:val="24"/>
          <w:szCs w:val="24"/>
        </w:rPr>
        <w:t>―</w:t>
      </w:r>
      <w:r w:rsidR="0088382A" w:rsidRPr="00A3036C">
        <w:rPr>
          <w:rFonts w:ascii="Times New Roman" w:eastAsia="Aptos" w:hAnsi="Times New Roman" w:cs="Times New Roman"/>
          <w:sz w:val="24"/>
          <w:szCs w:val="24"/>
        </w:rPr>
        <w:t xml:space="preserve"> Roberto Evaristo de Macedo Soares no mundo de dualidades pregara e conseguira plantar no coração terrícola a unicidade ― Valoriza a IMSD como religião única do planeta ― Fizera da moeda vigente, UNA — União Nacional Americana </w:t>
      </w:r>
      <w:r w:rsidR="00D34F2F" w:rsidRPr="00A3036C">
        <w:rPr>
          <w:rFonts w:ascii="Times New Roman" w:eastAsia="Aptos" w:hAnsi="Times New Roman" w:cs="Times New Roman"/>
          <w:sz w:val="24"/>
          <w:szCs w:val="24"/>
        </w:rPr>
        <w:t xml:space="preserve">a mais valorosa do mercado financeiro ― Jesus de Deus </w:t>
      </w:r>
      <w:r w:rsidR="00D34F2F" w:rsidRPr="00A3036C">
        <w:rPr>
          <w:rFonts w:ascii="Times New Roman" w:eastAsia="Aptos" w:hAnsi="Times New Roman" w:cs="Times New Roman"/>
          <w:i/>
          <w:iCs/>
          <w:sz w:val="24"/>
          <w:szCs w:val="24"/>
        </w:rPr>
        <w:t xml:space="preserve">surfa </w:t>
      </w:r>
      <w:r w:rsidR="00D34F2F" w:rsidRPr="00A3036C">
        <w:rPr>
          <w:rFonts w:ascii="Times New Roman" w:eastAsia="Aptos" w:hAnsi="Times New Roman" w:cs="Times New Roman"/>
          <w:sz w:val="24"/>
          <w:szCs w:val="24"/>
        </w:rPr>
        <w:t>nas gestões presidenciais brasileiras de Harrison, Taylor e Agregados ― Solidificada pós-</w:t>
      </w:r>
      <w:r w:rsidR="00D34F2F" w:rsidRPr="00A3036C">
        <w:rPr>
          <w:rFonts w:ascii="Times New Roman" w:eastAsia="Aptos" w:hAnsi="Times New Roman" w:cs="Times New Roman"/>
          <w:sz w:val="24"/>
          <w:szCs w:val="24"/>
        </w:rPr>
        <w:lastRenderedPageBreak/>
        <w:t xml:space="preserve">guerra em todo o mundo com o Brasil sendo a maior economia do </w:t>
      </w:r>
      <w:r w:rsidR="00D34F2F" w:rsidRPr="00A3036C">
        <w:rPr>
          <w:rFonts w:ascii="Times New Roman" w:eastAsia="Aptos" w:hAnsi="Times New Roman" w:cs="Times New Roman"/>
          <w:i/>
          <w:iCs/>
          <w:sz w:val="24"/>
          <w:szCs w:val="24"/>
        </w:rPr>
        <w:t>novo mundo</w:t>
      </w:r>
      <w:r w:rsidR="00D34F2F" w:rsidRPr="00A3036C">
        <w:rPr>
          <w:rFonts w:ascii="Times New Roman" w:eastAsia="Aptos" w:hAnsi="Times New Roman" w:cs="Times New Roman"/>
          <w:sz w:val="24"/>
          <w:szCs w:val="24"/>
        </w:rPr>
        <w:t xml:space="preserve"> ― Esgoela gestão do</w:t>
      </w:r>
      <w:r w:rsidR="00C921F4" w:rsidRPr="00A3036C">
        <w:rPr>
          <w:rFonts w:ascii="Times New Roman" w:eastAsia="Aptos" w:hAnsi="Times New Roman" w:cs="Times New Roman"/>
          <w:sz w:val="24"/>
          <w:szCs w:val="24"/>
        </w:rPr>
        <w:t xml:space="preserve"> brasileiro e</w:t>
      </w:r>
      <w:r w:rsidR="00D34F2F" w:rsidRPr="00A3036C">
        <w:rPr>
          <w:rFonts w:ascii="Times New Roman" w:eastAsia="Aptos" w:hAnsi="Times New Roman" w:cs="Times New Roman"/>
          <w:sz w:val="24"/>
          <w:szCs w:val="24"/>
        </w:rPr>
        <w:t xml:space="preserve"> Presidente do Universo ― Aproximando países do Hemisfério Sul preocupado com uma justa distribuição de renda ― Valoriza luta </w:t>
      </w:r>
      <w:r w:rsidR="00746492" w:rsidRPr="00A3036C">
        <w:rPr>
          <w:rFonts w:ascii="Times New Roman" w:eastAsia="Aptos" w:hAnsi="Times New Roman" w:cs="Times New Roman"/>
          <w:sz w:val="24"/>
          <w:szCs w:val="24"/>
        </w:rPr>
        <w:t xml:space="preserve">contra a desigualdade social </w:t>
      </w:r>
      <w:r w:rsidR="00D34F2F" w:rsidRPr="00A3036C">
        <w:rPr>
          <w:rFonts w:ascii="Times New Roman" w:eastAsia="Aptos" w:hAnsi="Times New Roman" w:cs="Times New Roman"/>
          <w:sz w:val="24"/>
          <w:szCs w:val="24"/>
        </w:rPr>
        <w:t>―</w:t>
      </w:r>
      <w:r w:rsidR="00746492" w:rsidRPr="00A3036C">
        <w:rPr>
          <w:rFonts w:ascii="Times New Roman" w:eastAsia="Aptos" w:hAnsi="Times New Roman" w:cs="Times New Roman"/>
          <w:sz w:val="24"/>
          <w:szCs w:val="24"/>
        </w:rPr>
        <w:t xml:space="preserve"> Não bastasse isto, a IMSD formara, forma e continuará formando homens para a construção de um mundo melhor ― Destaca projetos educacionais e sociais ― Roberto Evaristo de Macedo Soares cumprira sua missão terrestre com louvor, sendo merecedor de estar, neste momento, afagado no berço divinal</w:t>
      </w:r>
      <w:r w:rsidR="0023589A" w:rsidRPr="00A3036C">
        <w:rPr>
          <w:rFonts w:ascii="Times New Roman" w:eastAsia="Aptos" w:hAnsi="Times New Roman" w:cs="Times New Roman"/>
          <w:sz w:val="24"/>
          <w:szCs w:val="24"/>
        </w:rPr>
        <w:t xml:space="preserve"> ―</w:t>
      </w:r>
      <w:r w:rsidR="000921E3" w:rsidRPr="00A3036C">
        <w:rPr>
          <w:rFonts w:ascii="Times New Roman" w:eastAsia="Aptos" w:hAnsi="Times New Roman" w:cs="Times New Roman"/>
          <w:sz w:val="24"/>
          <w:szCs w:val="24"/>
        </w:rPr>
        <w:t xml:space="preserve"> </w:t>
      </w:r>
      <w:r w:rsidR="00794616" w:rsidRPr="00A3036C">
        <w:rPr>
          <w:rFonts w:ascii="Times New Roman" w:eastAsia="Aptos" w:hAnsi="Times New Roman" w:cs="Times New Roman"/>
          <w:sz w:val="24"/>
          <w:szCs w:val="24"/>
        </w:rPr>
        <w:t>Evoca</w:t>
      </w:r>
      <w:r w:rsidR="00ED481B" w:rsidRPr="00A3036C">
        <w:rPr>
          <w:rFonts w:ascii="Times New Roman" w:eastAsia="Aptos" w:hAnsi="Times New Roman" w:cs="Times New Roman"/>
          <w:sz w:val="24"/>
          <w:szCs w:val="24"/>
        </w:rPr>
        <w:t xml:space="preserve"> o Altíssimo </w:t>
      </w:r>
      <w:r w:rsidR="000921E3" w:rsidRPr="00A3036C">
        <w:rPr>
          <w:rFonts w:ascii="Times New Roman" w:eastAsia="Aptos" w:hAnsi="Times New Roman" w:cs="Times New Roman"/>
          <w:sz w:val="24"/>
          <w:szCs w:val="24"/>
        </w:rPr>
        <w:t>―</w:t>
      </w:r>
      <w:r w:rsidR="0023589A" w:rsidRPr="00A3036C">
        <w:rPr>
          <w:rFonts w:ascii="Times New Roman" w:eastAsia="Aptos" w:hAnsi="Times New Roman" w:cs="Times New Roman"/>
          <w:sz w:val="24"/>
          <w:szCs w:val="24"/>
        </w:rPr>
        <w:t xml:space="preserve"> </w:t>
      </w:r>
      <w:r w:rsidR="001A783F" w:rsidRPr="00A3036C">
        <w:rPr>
          <w:rFonts w:ascii="Times New Roman" w:eastAsia="Aptos" w:hAnsi="Times New Roman" w:cs="Times New Roman"/>
          <w:sz w:val="24"/>
          <w:szCs w:val="24"/>
        </w:rPr>
        <w:t>Monumento em tamanho natural</w:t>
      </w:r>
      <w:r w:rsidR="00B043A2" w:rsidRPr="00A3036C">
        <w:rPr>
          <w:rFonts w:ascii="Times New Roman" w:eastAsia="Aptos" w:hAnsi="Times New Roman" w:cs="Times New Roman"/>
          <w:sz w:val="24"/>
          <w:szCs w:val="24"/>
        </w:rPr>
        <w:t xml:space="preserve"> </w:t>
      </w:r>
      <w:r w:rsidR="0012385E" w:rsidRPr="00A3036C">
        <w:rPr>
          <w:rFonts w:ascii="Times New Roman" w:eastAsia="Aptos" w:hAnsi="Times New Roman" w:cs="Times New Roman"/>
          <w:sz w:val="24"/>
          <w:szCs w:val="24"/>
        </w:rPr>
        <w:t>significa a humildade deste homem virtuoso</w:t>
      </w:r>
      <w:r w:rsidR="001804EC" w:rsidRPr="00A3036C">
        <w:rPr>
          <w:rFonts w:ascii="Times New Roman" w:eastAsia="Aptos" w:hAnsi="Times New Roman" w:cs="Times New Roman"/>
          <w:sz w:val="24"/>
          <w:szCs w:val="24"/>
        </w:rPr>
        <w:t>, verdadeiramente um santo a serviço de Deus</w:t>
      </w:r>
      <w:r w:rsidR="00A43938" w:rsidRPr="00A3036C">
        <w:rPr>
          <w:rFonts w:ascii="Times New Roman" w:eastAsia="Aptos" w:hAnsi="Times New Roman" w:cs="Times New Roman"/>
          <w:sz w:val="24"/>
          <w:szCs w:val="24"/>
        </w:rPr>
        <w:t xml:space="preserve"> e dos terráqueos</w:t>
      </w:r>
      <w:r w:rsidR="00A84D86" w:rsidRPr="00A3036C">
        <w:rPr>
          <w:rFonts w:ascii="Times New Roman" w:eastAsia="Aptos" w:hAnsi="Times New Roman" w:cs="Times New Roman"/>
          <w:sz w:val="24"/>
          <w:szCs w:val="24"/>
        </w:rPr>
        <w:t xml:space="preserve"> ― Contundente ―</w:t>
      </w:r>
      <w:r w:rsidR="00784938" w:rsidRPr="00A3036C">
        <w:rPr>
          <w:rFonts w:ascii="Times New Roman" w:eastAsia="Aptos" w:hAnsi="Times New Roman" w:cs="Times New Roman"/>
          <w:sz w:val="24"/>
          <w:szCs w:val="24"/>
        </w:rPr>
        <w:t xml:space="preserve"> Fiéis </w:t>
      </w:r>
      <w:r w:rsidR="00F53B43" w:rsidRPr="00A3036C">
        <w:rPr>
          <w:rFonts w:ascii="Times New Roman" w:eastAsia="Aptos" w:hAnsi="Times New Roman" w:cs="Times New Roman"/>
          <w:sz w:val="24"/>
          <w:szCs w:val="24"/>
        </w:rPr>
        <w:t xml:space="preserve">podem </w:t>
      </w:r>
      <w:r w:rsidR="00F00B0C" w:rsidRPr="00A3036C">
        <w:rPr>
          <w:rFonts w:ascii="Times New Roman" w:eastAsia="Aptos" w:hAnsi="Times New Roman" w:cs="Times New Roman"/>
          <w:sz w:val="24"/>
          <w:szCs w:val="24"/>
        </w:rPr>
        <w:t>orar e cultuar a estátu</w:t>
      </w:r>
      <w:r w:rsidR="00E51E55" w:rsidRPr="00A3036C">
        <w:rPr>
          <w:rFonts w:ascii="Times New Roman" w:eastAsia="Aptos" w:hAnsi="Times New Roman" w:cs="Times New Roman"/>
          <w:sz w:val="24"/>
          <w:szCs w:val="24"/>
        </w:rPr>
        <w:t>a deste líder impagável</w:t>
      </w:r>
      <w:r w:rsidR="002D7F78" w:rsidRPr="00A3036C">
        <w:rPr>
          <w:rFonts w:ascii="Times New Roman" w:eastAsia="Aptos" w:hAnsi="Times New Roman" w:cs="Times New Roman"/>
          <w:sz w:val="24"/>
          <w:szCs w:val="24"/>
        </w:rPr>
        <w:t xml:space="preserve"> </w:t>
      </w:r>
      <w:r w:rsidR="008B60C3" w:rsidRPr="00A3036C">
        <w:rPr>
          <w:rFonts w:ascii="Times New Roman" w:eastAsia="Aptos" w:hAnsi="Times New Roman" w:cs="Times New Roman"/>
          <w:sz w:val="24"/>
          <w:szCs w:val="24"/>
        </w:rPr>
        <w:t>sem precisarem se curvar</w:t>
      </w:r>
      <w:r w:rsidR="009E141B" w:rsidRPr="00A3036C">
        <w:rPr>
          <w:rFonts w:ascii="Times New Roman" w:eastAsia="Aptos" w:hAnsi="Times New Roman" w:cs="Times New Roman"/>
          <w:sz w:val="24"/>
          <w:szCs w:val="24"/>
        </w:rPr>
        <w:t xml:space="preserve"> </w:t>
      </w:r>
      <w:r w:rsidR="003A6F24" w:rsidRPr="00A3036C">
        <w:rPr>
          <w:rFonts w:ascii="Times New Roman" w:eastAsia="Aptos" w:hAnsi="Times New Roman" w:cs="Times New Roman"/>
          <w:sz w:val="24"/>
          <w:szCs w:val="24"/>
        </w:rPr>
        <w:t>para</w:t>
      </w:r>
      <w:r w:rsidR="009E141B" w:rsidRPr="00A3036C">
        <w:rPr>
          <w:rFonts w:ascii="Times New Roman" w:eastAsia="Aptos" w:hAnsi="Times New Roman" w:cs="Times New Roman"/>
          <w:sz w:val="24"/>
          <w:szCs w:val="24"/>
        </w:rPr>
        <w:t xml:space="preserve"> </w:t>
      </w:r>
      <w:r w:rsidR="00EF79A0" w:rsidRPr="00A3036C">
        <w:rPr>
          <w:rFonts w:ascii="Times New Roman" w:eastAsia="Aptos" w:hAnsi="Times New Roman" w:cs="Times New Roman"/>
          <w:sz w:val="24"/>
          <w:szCs w:val="24"/>
        </w:rPr>
        <w:t>in</w:t>
      </w:r>
      <w:r w:rsidR="009E141B" w:rsidRPr="00A3036C">
        <w:rPr>
          <w:rFonts w:ascii="Times New Roman" w:eastAsia="Aptos" w:hAnsi="Times New Roman" w:cs="Times New Roman"/>
          <w:sz w:val="24"/>
          <w:szCs w:val="24"/>
        </w:rPr>
        <w:t>vocar</w:t>
      </w:r>
      <w:r w:rsidR="00396C11" w:rsidRPr="00A3036C">
        <w:rPr>
          <w:rFonts w:ascii="Times New Roman" w:eastAsia="Aptos" w:hAnsi="Times New Roman" w:cs="Times New Roman"/>
          <w:sz w:val="24"/>
          <w:szCs w:val="24"/>
        </w:rPr>
        <w:t xml:space="preserve"> Deus</w:t>
      </w:r>
      <w:r w:rsidR="009678B9" w:rsidRPr="00A3036C">
        <w:rPr>
          <w:rFonts w:ascii="Times New Roman" w:eastAsia="Aptos" w:hAnsi="Times New Roman" w:cs="Times New Roman"/>
          <w:sz w:val="24"/>
          <w:szCs w:val="24"/>
        </w:rPr>
        <w:t xml:space="preserve"> ― </w:t>
      </w:r>
      <w:r w:rsidR="00156582" w:rsidRPr="00A3036C">
        <w:rPr>
          <w:rFonts w:ascii="Times New Roman" w:eastAsia="Aptos" w:hAnsi="Times New Roman" w:cs="Times New Roman"/>
          <w:sz w:val="24"/>
          <w:szCs w:val="24"/>
        </w:rPr>
        <w:t>Reverencia o monumento</w:t>
      </w:r>
      <w:r w:rsidR="003A6F24" w:rsidRPr="00A3036C">
        <w:rPr>
          <w:rFonts w:ascii="Times New Roman" w:eastAsia="Aptos" w:hAnsi="Times New Roman" w:cs="Times New Roman"/>
          <w:sz w:val="24"/>
          <w:szCs w:val="24"/>
        </w:rPr>
        <w:t xml:space="preserve"> </w:t>
      </w:r>
      <w:r w:rsidR="00A84D86" w:rsidRPr="00A3036C">
        <w:rPr>
          <w:rFonts w:ascii="Times New Roman" w:eastAsia="Aptos" w:hAnsi="Times New Roman" w:cs="Times New Roman"/>
          <w:sz w:val="24"/>
          <w:szCs w:val="24"/>
        </w:rPr>
        <w:t>―</w:t>
      </w:r>
      <w:r w:rsidR="00F04D1E" w:rsidRPr="00A3036C">
        <w:rPr>
          <w:rFonts w:ascii="Times New Roman" w:eastAsia="Aptos" w:hAnsi="Times New Roman" w:cs="Times New Roman"/>
          <w:sz w:val="24"/>
          <w:szCs w:val="24"/>
        </w:rPr>
        <w:t xml:space="preserve"> Roberto Evaristo de Macedo Soares fora, é e continuará sendo</w:t>
      </w:r>
      <w:r w:rsidR="000F7D4A" w:rsidRPr="00A3036C">
        <w:rPr>
          <w:rFonts w:ascii="Times New Roman" w:eastAsia="Aptos" w:hAnsi="Times New Roman" w:cs="Times New Roman"/>
          <w:sz w:val="24"/>
          <w:szCs w:val="24"/>
        </w:rPr>
        <w:t xml:space="preserve"> o intermediário entre os aflitos</w:t>
      </w:r>
      <w:r w:rsidR="008A7CF7" w:rsidRPr="00A3036C">
        <w:rPr>
          <w:rFonts w:ascii="Times New Roman" w:eastAsia="Aptos" w:hAnsi="Times New Roman" w:cs="Times New Roman"/>
          <w:sz w:val="24"/>
          <w:szCs w:val="24"/>
        </w:rPr>
        <w:t xml:space="preserve"> e o divin</w:t>
      </w:r>
      <w:r w:rsidR="00FB7630" w:rsidRPr="00A3036C">
        <w:rPr>
          <w:rFonts w:ascii="Times New Roman" w:eastAsia="Aptos" w:hAnsi="Times New Roman" w:cs="Times New Roman"/>
          <w:sz w:val="24"/>
          <w:szCs w:val="24"/>
        </w:rPr>
        <w:t>o realizador</w:t>
      </w:r>
      <w:r w:rsidR="00BC3AFD" w:rsidRPr="00A3036C">
        <w:rPr>
          <w:rFonts w:ascii="Times New Roman" w:eastAsia="Aptos" w:hAnsi="Times New Roman" w:cs="Times New Roman"/>
          <w:sz w:val="24"/>
          <w:szCs w:val="24"/>
        </w:rPr>
        <w:t xml:space="preserve"> de pedido</w:t>
      </w:r>
      <w:r w:rsidR="00CE12E0" w:rsidRPr="00A3036C">
        <w:rPr>
          <w:rFonts w:ascii="Times New Roman" w:eastAsia="Aptos" w:hAnsi="Times New Roman" w:cs="Times New Roman"/>
          <w:sz w:val="24"/>
          <w:szCs w:val="24"/>
        </w:rPr>
        <w:t>s agoniados</w:t>
      </w:r>
      <w:r w:rsidR="00F82130" w:rsidRPr="00A3036C">
        <w:rPr>
          <w:rFonts w:ascii="Times New Roman" w:eastAsia="Aptos" w:hAnsi="Times New Roman" w:cs="Times New Roman"/>
          <w:sz w:val="24"/>
          <w:szCs w:val="24"/>
        </w:rPr>
        <w:t xml:space="preserve"> </w:t>
      </w:r>
      <w:r w:rsidR="001A05E1" w:rsidRPr="00A3036C">
        <w:rPr>
          <w:rFonts w:ascii="Times New Roman" w:eastAsia="Aptos" w:hAnsi="Times New Roman" w:cs="Times New Roman"/>
          <w:sz w:val="24"/>
          <w:szCs w:val="24"/>
        </w:rPr>
        <w:t xml:space="preserve">concedidos pela fé dos pedintes ― </w:t>
      </w:r>
      <w:r w:rsidR="00C9100C" w:rsidRPr="00A3036C">
        <w:rPr>
          <w:rFonts w:ascii="Times New Roman" w:eastAsia="Aptos" w:hAnsi="Times New Roman" w:cs="Times New Roman"/>
          <w:sz w:val="24"/>
          <w:szCs w:val="24"/>
        </w:rPr>
        <w:t xml:space="preserve">Santifica o </w:t>
      </w:r>
      <w:r w:rsidR="00D07F68" w:rsidRPr="00A3036C">
        <w:rPr>
          <w:rFonts w:ascii="Times New Roman" w:eastAsia="Aptos" w:hAnsi="Times New Roman" w:cs="Times New Roman"/>
          <w:sz w:val="24"/>
          <w:szCs w:val="24"/>
        </w:rPr>
        <w:t>líder religioso e político</w:t>
      </w:r>
      <w:r w:rsidR="00324C1C" w:rsidRPr="00A3036C">
        <w:rPr>
          <w:rFonts w:ascii="Times New Roman" w:eastAsia="Aptos" w:hAnsi="Times New Roman" w:cs="Times New Roman"/>
          <w:sz w:val="24"/>
          <w:szCs w:val="24"/>
        </w:rPr>
        <w:t xml:space="preserve"> </w:t>
      </w:r>
      <w:r w:rsidR="001A05E1" w:rsidRPr="00A3036C">
        <w:rPr>
          <w:rFonts w:ascii="Times New Roman" w:eastAsia="Aptos" w:hAnsi="Times New Roman" w:cs="Times New Roman"/>
          <w:sz w:val="24"/>
          <w:szCs w:val="24"/>
        </w:rPr>
        <w:t>―</w:t>
      </w:r>
      <w:r w:rsidR="00A84D86" w:rsidRPr="00A3036C">
        <w:rPr>
          <w:rFonts w:ascii="Times New Roman" w:eastAsia="Aptos" w:hAnsi="Times New Roman" w:cs="Times New Roman"/>
          <w:sz w:val="24"/>
          <w:szCs w:val="24"/>
        </w:rPr>
        <w:t xml:space="preserve"> Ventos velozes</w:t>
      </w:r>
      <w:r w:rsidR="00CA52E3" w:rsidRPr="00A3036C">
        <w:rPr>
          <w:rFonts w:ascii="Times New Roman" w:eastAsia="Aptos" w:hAnsi="Times New Roman" w:cs="Times New Roman"/>
          <w:sz w:val="24"/>
          <w:szCs w:val="24"/>
        </w:rPr>
        <w:t xml:space="preserve">, </w:t>
      </w:r>
      <w:r w:rsidR="000C5B25" w:rsidRPr="00A3036C">
        <w:rPr>
          <w:rFonts w:ascii="Times New Roman" w:eastAsia="Aptos" w:hAnsi="Times New Roman" w:cs="Times New Roman"/>
          <w:sz w:val="24"/>
          <w:szCs w:val="24"/>
        </w:rPr>
        <w:t xml:space="preserve"> </w:t>
      </w:r>
      <w:r w:rsidR="0023589A" w:rsidRPr="00A3036C">
        <w:rPr>
          <w:rFonts w:ascii="Times New Roman" w:eastAsia="Aptos" w:hAnsi="Times New Roman" w:cs="Times New Roman"/>
          <w:sz w:val="24"/>
          <w:szCs w:val="24"/>
        </w:rPr>
        <w:t>Relâmpagos e trovoadas anunciam tempestade</w:t>
      </w:r>
      <w:r w:rsidR="00C87B4F" w:rsidRPr="00A3036C">
        <w:rPr>
          <w:rFonts w:ascii="Times New Roman" w:eastAsia="Aptos" w:hAnsi="Times New Roman" w:cs="Times New Roman"/>
          <w:sz w:val="24"/>
          <w:szCs w:val="24"/>
        </w:rPr>
        <w:t xml:space="preserve"> e inspiram improviso do orador</w:t>
      </w:r>
      <w:r w:rsidR="0023589A" w:rsidRPr="00A3036C">
        <w:rPr>
          <w:rFonts w:ascii="Times New Roman" w:eastAsia="Aptos" w:hAnsi="Times New Roman" w:cs="Times New Roman"/>
          <w:sz w:val="24"/>
          <w:szCs w:val="24"/>
        </w:rPr>
        <w:t xml:space="preserve"> ― Pai lave as almas de todos os terráqueos e nos guie, santificados, assim como guiara nosso saudoso irmão, sob sua tutela para continuar nos tutelando para encontrarmos, como ele, paz a seu lado e a certeza de vivermos dedicados a Deus. ▬ emocionado.</w:t>
      </w:r>
    </w:p>
    <w:p w14:paraId="0785891C" w14:textId="77777777" w:rsidR="0023589A" w:rsidRPr="00A3036C" w:rsidRDefault="0023589A" w:rsidP="00240102">
      <w:pPr>
        <w:spacing w:after="0"/>
        <w:jc w:val="both"/>
        <w:rPr>
          <w:rFonts w:ascii="Times New Roman" w:eastAsia="Aptos" w:hAnsi="Times New Roman" w:cs="Times New Roman"/>
          <w:sz w:val="24"/>
          <w:szCs w:val="24"/>
        </w:rPr>
      </w:pPr>
    </w:p>
    <w:p w14:paraId="28BD0309" w14:textId="1DA956D5" w:rsidR="0023589A" w:rsidRPr="00A3036C" w:rsidRDefault="0023589A" w:rsidP="0024010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Céu </w:t>
      </w:r>
      <w:r w:rsidR="00102A4C" w:rsidRPr="00A3036C">
        <w:rPr>
          <w:rFonts w:ascii="Times New Roman" w:eastAsia="Aptos" w:hAnsi="Times New Roman" w:cs="Times New Roman"/>
          <w:sz w:val="24"/>
          <w:szCs w:val="24"/>
        </w:rPr>
        <w:t>negro</w:t>
      </w:r>
      <w:r w:rsidRPr="00A3036C">
        <w:rPr>
          <w:rFonts w:ascii="Times New Roman" w:eastAsia="Aptos" w:hAnsi="Times New Roman" w:cs="Times New Roman"/>
          <w:sz w:val="24"/>
          <w:szCs w:val="24"/>
        </w:rPr>
        <w:t xml:space="preserve">. Tempestade dissipa populares em busca de abrigos. </w:t>
      </w:r>
      <w:r w:rsidR="00771683" w:rsidRPr="00A3036C">
        <w:rPr>
          <w:rFonts w:ascii="Times New Roman" w:eastAsia="Aptos" w:hAnsi="Times New Roman" w:cs="Times New Roman"/>
          <w:sz w:val="24"/>
          <w:szCs w:val="24"/>
        </w:rPr>
        <w:t>Ventos velozes, r</w:t>
      </w:r>
      <w:r w:rsidRPr="00A3036C">
        <w:rPr>
          <w:rFonts w:ascii="Times New Roman" w:eastAsia="Aptos" w:hAnsi="Times New Roman" w:cs="Times New Roman"/>
          <w:sz w:val="24"/>
          <w:szCs w:val="24"/>
        </w:rPr>
        <w:t>elâmpagos</w:t>
      </w:r>
      <w:r w:rsidR="00102A4C" w:rsidRPr="00A3036C">
        <w:rPr>
          <w:rFonts w:ascii="Times New Roman" w:eastAsia="Aptos" w:hAnsi="Times New Roman" w:cs="Times New Roman"/>
          <w:sz w:val="24"/>
          <w:szCs w:val="24"/>
        </w:rPr>
        <w:t>, raios</w:t>
      </w:r>
      <w:r w:rsidRPr="00A3036C">
        <w:rPr>
          <w:rFonts w:ascii="Times New Roman" w:eastAsia="Aptos" w:hAnsi="Times New Roman" w:cs="Times New Roman"/>
          <w:sz w:val="24"/>
          <w:szCs w:val="24"/>
        </w:rPr>
        <w:t xml:space="preserve"> e trovoadas ensurdecedores e chuva torrencial obrigam encerramento do evento.</w:t>
      </w:r>
    </w:p>
    <w:p w14:paraId="03967529" w14:textId="77777777" w:rsidR="00771683" w:rsidRPr="00A3036C" w:rsidRDefault="0023589A" w:rsidP="0024010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Intensidade do fenômeno natural é assustador, comparável a ira divinal</w:t>
      </w:r>
      <w:r w:rsidR="00771683" w:rsidRPr="00A3036C">
        <w:rPr>
          <w:rFonts w:ascii="Times New Roman" w:eastAsia="Aptos" w:hAnsi="Times New Roman" w:cs="Times New Roman"/>
          <w:sz w:val="24"/>
          <w:szCs w:val="24"/>
        </w:rPr>
        <w:t xml:space="preserve"> pelo mal exercício do livre arbítrio humano.</w:t>
      </w:r>
    </w:p>
    <w:p w14:paraId="097AB4BB" w14:textId="77777777" w:rsidR="00887E76" w:rsidRPr="00A3036C" w:rsidRDefault="00771683" w:rsidP="0024010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Correria causa acidentes com raios atingindo, fatalmente, algumas pessoas. Desespero! Milhares de homens, mulheres e crianças pisoteiam ou são pisoteados na busca de proteção de descargas elétricas fatais aos seres humanos. </w:t>
      </w:r>
    </w:p>
    <w:p w14:paraId="4461E749" w14:textId="7D59798F" w:rsidR="0074387D" w:rsidRPr="00A3036C" w:rsidRDefault="00887E76" w:rsidP="0024010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Estátua de Roberto Evaristo de Macedo Soare</w:t>
      </w:r>
      <w:r w:rsidR="005B39FE" w:rsidRPr="00A3036C">
        <w:rPr>
          <w:rFonts w:ascii="Times New Roman" w:eastAsia="Aptos" w:hAnsi="Times New Roman" w:cs="Times New Roman"/>
          <w:sz w:val="24"/>
          <w:szCs w:val="24"/>
        </w:rPr>
        <w:t>s não resiste a ventania e tomba</w:t>
      </w:r>
      <w:r w:rsidR="00A9309E" w:rsidRPr="00A3036C">
        <w:rPr>
          <w:rFonts w:ascii="Times New Roman" w:eastAsia="Aptos" w:hAnsi="Times New Roman" w:cs="Times New Roman"/>
          <w:sz w:val="24"/>
          <w:szCs w:val="24"/>
        </w:rPr>
        <w:t>, enquanto o orador</w:t>
      </w:r>
      <w:r w:rsidR="00D4215A" w:rsidRPr="00A3036C">
        <w:rPr>
          <w:rFonts w:ascii="Times New Roman" w:eastAsia="Aptos" w:hAnsi="Times New Roman" w:cs="Times New Roman"/>
          <w:sz w:val="24"/>
          <w:szCs w:val="24"/>
        </w:rPr>
        <w:t>,</w:t>
      </w:r>
      <w:r w:rsidR="00A9309E" w:rsidRPr="00A3036C">
        <w:rPr>
          <w:rFonts w:ascii="Times New Roman" w:eastAsia="Aptos" w:hAnsi="Times New Roman" w:cs="Times New Roman"/>
          <w:sz w:val="24"/>
          <w:szCs w:val="24"/>
        </w:rPr>
        <w:t xml:space="preserve"> ladeado por personalidades dos pilares sistêmicos: governo, religião, mídia e educação</w:t>
      </w:r>
      <w:r w:rsidR="00D4215A" w:rsidRPr="00A3036C">
        <w:rPr>
          <w:rFonts w:ascii="Times New Roman" w:eastAsia="Aptos" w:hAnsi="Times New Roman" w:cs="Times New Roman"/>
          <w:sz w:val="24"/>
          <w:szCs w:val="24"/>
        </w:rPr>
        <w:t>,</w:t>
      </w:r>
      <w:r w:rsidR="00834C8C" w:rsidRPr="00A3036C">
        <w:rPr>
          <w:rFonts w:ascii="Times New Roman" w:eastAsia="Aptos" w:hAnsi="Times New Roman" w:cs="Times New Roman"/>
          <w:sz w:val="24"/>
          <w:szCs w:val="24"/>
        </w:rPr>
        <w:t xml:space="preserve"> </w:t>
      </w:r>
      <w:r w:rsidR="00670B7F" w:rsidRPr="00A3036C">
        <w:rPr>
          <w:rFonts w:ascii="Times New Roman" w:eastAsia="Aptos" w:hAnsi="Times New Roman" w:cs="Times New Roman"/>
          <w:sz w:val="24"/>
          <w:szCs w:val="24"/>
        </w:rPr>
        <w:t>se abriga com segurança</w:t>
      </w:r>
      <w:r w:rsidR="00D4215A" w:rsidRPr="00A3036C">
        <w:rPr>
          <w:rFonts w:ascii="Times New Roman" w:eastAsia="Aptos" w:hAnsi="Times New Roman" w:cs="Times New Roman"/>
          <w:sz w:val="24"/>
          <w:szCs w:val="24"/>
        </w:rPr>
        <w:t>, ve</w:t>
      </w:r>
      <w:r w:rsidR="00E61BA9" w:rsidRPr="00A3036C">
        <w:rPr>
          <w:rFonts w:ascii="Times New Roman" w:eastAsia="Aptos" w:hAnsi="Times New Roman" w:cs="Times New Roman"/>
          <w:sz w:val="24"/>
          <w:szCs w:val="24"/>
        </w:rPr>
        <w:t>ndo</w:t>
      </w:r>
      <w:r w:rsidR="00D4215A" w:rsidRPr="00A3036C">
        <w:rPr>
          <w:rFonts w:ascii="Times New Roman" w:eastAsia="Aptos" w:hAnsi="Times New Roman" w:cs="Times New Roman"/>
          <w:sz w:val="24"/>
          <w:szCs w:val="24"/>
        </w:rPr>
        <w:t xml:space="preserve"> o </w:t>
      </w:r>
      <w:r w:rsidR="005F1544" w:rsidRPr="00A3036C">
        <w:rPr>
          <w:rFonts w:ascii="Times New Roman" w:eastAsia="Aptos" w:hAnsi="Times New Roman" w:cs="Times New Roman"/>
          <w:sz w:val="24"/>
          <w:szCs w:val="24"/>
        </w:rPr>
        <w:t>desespero d</w:t>
      </w:r>
      <w:r w:rsidR="005027FE" w:rsidRPr="00A3036C">
        <w:rPr>
          <w:rFonts w:ascii="Times New Roman" w:eastAsia="Aptos" w:hAnsi="Times New Roman" w:cs="Times New Roman"/>
          <w:sz w:val="24"/>
          <w:szCs w:val="24"/>
        </w:rPr>
        <w:t>o povo na busca</w:t>
      </w:r>
      <w:r w:rsidR="002212E7" w:rsidRPr="00A3036C">
        <w:rPr>
          <w:rFonts w:ascii="Times New Roman" w:eastAsia="Aptos" w:hAnsi="Times New Roman" w:cs="Times New Roman"/>
          <w:sz w:val="24"/>
          <w:szCs w:val="24"/>
        </w:rPr>
        <w:t xml:space="preserve"> de</w:t>
      </w:r>
      <w:r w:rsidR="005A5FD6" w:rsidRPr="00A3036C">
        <w:rPr>
          <w:rFonts w:ascii="Times New Roman" w:eastAsia="Aptos" w:hAnsi="Times New Roman" w:cs="Times New Roman"/>
          <w:sz w:val="24"/>
          <w:szCs w:val="24"/>
        </w:rPr>
        <w:t xml:space="preserve"> abrigamento</w:t>
      </w:r>
      <w:r w:rsidR="00EC1655" w:rsidRPr="00A3036C">
        <w:rPr>
          <w:rFonts w:ascii="Times New Roman" w:eastAsia="Aptos" w:hAnsi="Times New Roman" w:cs="Times New Roman"/>
          <w:sz w:val="24"/>
          <w:szCs w:val="24"/>
        </w:rPr>
        <w:t>. Chocados, testemunham a força da naturez</w:t>
      </w:r>
      <w:r w:rsidR="00C307FA" w:rsidRPr="00A3036C">
        <w:rPr>
          <w:rFonts w:ascii="Times New Roman" w:eastAsia="Aptos" w:hAnsi="Times New Roman" w:cs="Times New Roman"/>
          <w:sz w:val="24"/>
          <w:szCs w:val="24"/>
        </w:rPr>
        <w:t>a submetida por eles a ganância exploratória</w:t>
      </w:r>
      <w:r w:rsidR="008F1CCC" w:rsidRPr="00A3036C">
        <w:rPr>
          <w:rFonts w:ascii="Times New Roman" w:eastAsia="Aptos" w:hAnsi="Times New Roman" w:cs="Times New Roman"/>
          <w:sz w:val="24"/>
          <w:szCs w:val="24"/>
        </w:rPr>
        <w:t>.</w:t>
      </w:r>
      <w:r w:rsidR="00670B7F" w:rsidRPr="00A3036C">
        <w:rPr>
          <w:rFonts w:ascii="Times New Roman" w:eastAsia="Aptos" w:hAnsi="Times New Roman" w:cs="Times New Roman"/>
          <w:sz w:val="24"/>
          <w:szCs w:val="24"/>
        </w:rPr>
        <w:t xml:space="preserve"> </w:t>
      </w:r>
      <w:r w:rsidR="00D7675B" w:rsidRPr="00A3036C">
        <w:rPr>
          <w:rFonts w:ascii="Times New Roman" w:eastAsia="Aptos" w:hAnsi="Times New Roman" w:cs="Times New Roman"/>
          <w:sz w:val="24"/>
          <w:szCs w:val="24"/>
        </w:rPr>
        <w:t>Entreolhares receoso</w:t>
      </w:r>
      <w:r w:rsidR="00B51B2E" w:rsidRPr="00A3036C">
        <w:rPr>
          <w:rFonts w:ascii="Times New Roman" w:eastAsia="Aptos" w:hAnsi="Times New Roman" w:cs="Times New Roman"/>
          <w:sz w:val="24"/>
          <w:szCs w:val="24"/>
        </w:rPr>
        <w:t>s</w:t>
      </w:r>
      <w:r w:rsidR="00DE4754" w:rsidRPr="00A3036C">
        <w:rPr>
          <w:rFonts w:ascii="Times New Roman" w:eastAsia="Aptos" w:hAnsi="Times New Roman" w:cs="Times New Roman"/>
          <w:sz w:val="24"/>
          <w:szCs w:val="24"/>
        </w:rPr>
        <w:t>,</w:t>
      </w:r>
      <w:r w:rsidR="00D70C53" w:rsidRPr="00A3036C">
        <w:rPr>
          <w:rFonts w:ascii="Times New Roman" w:eastAsia="Aptos" w:hAnsi="Times New Roman" w:cs="Times New Roman"/>
          <w:sz w:val="24"/>
          <w:szCs w:val="24"/>
        </w:rPr>
        <w:t xml:space="preserve"> acompanham </w:t>
      </w:r>
      <w:r w:rsidR="000A234D" w:rsidRPr="00A3036C">
        <w:rPr>
          <w:rFonts w:ascii="Times New Roman" w:eastAsia="Aptos" w:hAnsi="Times New Roman" w:cs="Times New Roman"/>
          <w:sz w:val="24"/>
          <w:szCs w:val="24"/>
        </w:rPr>
        <w:t>por um</w:t>
      </w:r>
      <w:r w:rsidR="00081E41" w:rsidRPr="00A3036C">
        <w:rPr>
          <w:rFonts w:ascii="Times New Roman" w:eastAsia="Aptos" w:hAnsi="Times New Roman" w:cs="Times New Roman"/>
          <w:sz w:val="24"/>
          <w:szCs w:val="24"/>
        </w:rPr>
        <w:t xml:space="preserve">a janela blindada </w:t>
      </w:r>
      <w:r w:rsidR="00D70C53" w:rsidRPr="00A3036C">
        <w:rPr>
          <w:rFonts w:ascii="Times New Roman" w:eastAsia="Aptos" w:hAnsi="Times New Roman" w:cs="Times New Roman"/>
          <w:sz w:val="24"/>
          <w:szCs w:val="24"/>
        </w:rPr>
        <w:t>o caos estabelecido</w:t>
      </w:r>
      <w:r w:rsidR="00B96F44" w:rsidRPr="00A3036C">
        <w:rPr>
          <w:rFonts w:ascii="Times New Roman" w:eastAsia="Aptos" w:hAnsi="Times New Roman" w:cs="Times New Roman"/>
          <w:sz w:val="24"/>
          <w:szCs w:val="24"/>
        </w:rPr>
        <w:t>, rezando p</w:t>
      </w:r>
      <w:r w:rsidR="001301EC" w:rsidRPr="00A3036C">
        <w:rPr>
          <w:rFonts w:ascii="Times New Roman" w:eastAsia="Aptos" w:hAnsi="Times New Roman" w:cs="Times New Roman"/>
          <w:sz w:val="24"/>
          <w:szCs w:val="24"/>
        </w:rPr>
        <w:t>or suas vida</w:t>
      </w:r>
      <w:r w:rsidR="006655C6" w:rsidRPr="00A3036C">
        <w:rPr>
          <w:rFonts w:ascii="Times New Roman" w:eastAsia="Aptos" w:hAnsi="Times New Roman" w:cs="Times New Roman"/>
          <w:sz w:val="24"/>
          <w:szCs w:val="24"/>
        </w:rPr>
        <w:t>s ameaçadas pela violência do fenômeno natural</w:t>
      </w:r>
      <w:r w:rsidR="000355B5" w:rsidRPr="00A3036C">
        <w:rPr>
          <w:rFonts w:ascii="Times New Roman" w:eastAsia="Aptos" w:hAnsi="Times New Roman" w:cs="Times New Roman"/>
          <w:sz w:val="24"/>
          <w:szCs w:val="24"/>
        </w:rPr>
        <w:t xml:space="preserve"> demolidor, apesar de estarem</w:t>
      </w:r>
      <w:r w:rsidR="006668E9" w:rsidRPr="00A3036C">
        <w:rPr>
          <w:rFonts w:ascii="Times New Roman" w:eastAsia="Aptos" w:hAnsi="Times New Roman" w:cs="Times New Roman"/>
          <w:sz w:val="24"/>
          <w:szCs w:val="24"/>
        </w:rPr>
        <w:t xml:space="preserve"> protegidos em um </w:t>
      </w:r>
      <w:r w:rsidR="006668E9" w:rsidRPr="00A3036C">
        <w:rPr>
          <w:rFonts w:ascii="Times New Roman" w:eastAsia="Aptos" w:hAnsi="Times New Roman" w:cs="Times New Roman"/>
          <w:b/>
          <w:bCs/>
          <w:sz w:val="24"/>
          <w:szCs w:val="24"/>
        </w:rPr>
        <w:t>búnquer</w:t>
      </w:r>
      <w:r w:rsidR="005F10F5" w:rsidRPr="00A3036C">
        <w:rPr>
          <w:rFonts w:ascii="Times New Roman" w:eastAsia="Aptos" w:hAnsi="Times New Roman" w:cs="Times New Roman"/>
          <w:sz w:val="24"/>
          <w:szCs w:val="24"/>
        </w:rPr>
        <w:t>.</w:t>
      </w:r>
    </w:p>
    <w:p w14:paraId="1DA32041" w14:textId="77777777" w:rsidR="000A2A9E" w:rsidRPr="00A3036C" w:rsidRDefault="004B163F" w:rsidP="003E5D1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Destruição atinge </w:t>
      </w:r>
      <w:r w:rsidR="00F12E1C" w:rsidRPr="00A3036C">
        <w:rPr>
          <w:rFonts w:ascii="Times New Roman" w:eastAsia="Aptos" w:hAnsi="Times New Roman" w:cs="Times New Roman"/>
          <w:sz w:val="24"/>
          <w:szCs w:val="24"/>
        </w:rPr>
        <w:t xml:space="preserve">algumas </w:t>
      </w:r>
      <w:r w:rsidRPr="00A3036C">
        <w:rPr>
          <w:rFonts w:ascii="Times New Roman" w:eastAsia="Aptos" w:hAnsi="Times New Roman" w:cs="Times New Roman"/>
          <w:sz w:val="24"/>
          <w:szCs w:val="24"/>
        </w:rPr>
        <w:t>estruturas edificada</w:t>
      </w:r>
      <w:r w:rsidR="003637B6" w:rsidRPr="00A3036C">
        <w:rPr>
          <w:rFonts w:ascii="Times New Roman" w:eastAsia="Aptos" w:hAnsi="Times New Roman" w:cs="Times New Roman"/>
          <w:sz w:val="24"/>
          <w:szCs w:val="24"/>
        </w:rPr>
        <w:t>s, soterrando populare</w:t>
      </w:r>
      <w:r w:rsidR="00F12E1C" w:rsidRPr="00A3036C">
        <w:rPr>
          <w:rFonts w:ascii="Times New Roman" w:eastAsia="Aptos" w:hAnsi="Times New Roman" w:cs="Times New Roman"/>
          <w:sz w:val="24"/>
          <w:szCs w:val="24"/>
        </w:rPr>
        <w:t xml:space="preserve">s, ali, </w:t>
      </w:r>
      <w:r w:rsidR="008452F8" w:rsidRPr="00A3036C">
        <w:rPr>
          <w:rFonts w:ascii="Times New Roman" w:eastAsia="Aptos" w:hAnsi="Times New Roman" w:cs="Times New Roman"/>
          <w:sz w:val="24"/>
          <w:szCs w:val="24"/>
        </w:rPr>
        <w:t>protegidos.</w:t>
      </w:r>
      <w:r w:rsidR="000E1029" w:rsidRPr="00A3036C">
        <w:rPr>
          <w:rFonts w:ascii="Times New Roman" w:eastAsia="Aptos" w:hAnsi="Times New Roman" w:cs="Times New Roman"/>
          <w:sz w:val="24"/>
          <w:szCs w:val="24"/>
        </w:rPr>
        <w:t xml:space="preserve"> Intensificação d</w:t>
      </w:r>
      <w:r w:rsidR="00081E41" w:rsidRPr="00A3036C">
        <w:rPr>
          <w:rFonts w:ascii="Times New Roman" w:eastAsia="Aptos" w:hAnsi="Times New Roman" w:cs="Times New Roman"/>
          <w:sz w:val="24"/>
          <w:szCs w:val="24"/>
        </w:rPr>
        <w:t>o</w:t>
      </w:r>
      <w:r w:rsidR="000E1029" w:rsidRPr="00A3036C">
        <w:rPr>
          <w:rFonts w:ascii="Times New Roman" w:eastAsia="Aptos" w:hAnsi="Times New Roman" w:cs="Times New Roman"/>
          <w:sz w:val="24"/>
          <w:szCs w:val="24"/>
        </w:rPr>
        <w:t xml:space="preserve"> vento</w:t>
      </w:r>
      <w:r w:rsidR="00672261" w:rsidRPr="00A3036C">
        <w:rPr>
          <w:rFonts w:ascii="Times New Roman" w:eastAsia="Aptos" w:hAnsi="Times New Roman" w:cs="Times New Roman"/>
          <w:sz w:val="24"/>
          <w:szCs w:val="24"/>
        </w:rPr>
        <w:t xml:space="preserve"> </w:t>
      </w:r>
      <w:r w:rsidR="00CF341E" w:rsidRPr="00A3036C">
        <w:rPr>
          <w:rFonts w:ascii="Times New Roman" w:eastAsia="Aptos" w:hAnsi="Times New Roman" w:cs="Times New Roman"/>
          <w:sz w:val="24"/>
          <w:szCs w:val="24"/>
        </w:rPr>
        <w:t>arrasta c</w:t>
      </w:r>
      <w:r w:rsidR="00C03450" w:rsidRPr="00A3036C">
        <w:rPr>
          <w:rFonts w:ascii="Times New Roman" w:eastAsia="Aptos" w:hAnsi="Times New Roman" w:cs="Times New Roman"/>
          <w:sz w:val="24"/>
          <w:szCs w:val="24"/>
        </w:rPr>
        <w:t xml:space="preserve">orpos </w:t>
      </w:r>
      <w:r w:rsidR="00A81A8E" w:rsidRPr="00A3036C">
        <w:rPr>
          <w:rFonts w:ascii="Times New Roman" w:eastAsia="Aptos" w:hAnsi="Times New Roman" w:cs="Times New Roman"/>
          <w:sz w:val="24"/>
          <w:szCs w:val="24"/>
        </w:rPr>
        <w:t>correndo a céu aberto para se refugiarem</w:t>
      </w:r>
      <w:r w:rsidR="00081E41" w:rsidRPr="00A3036C">
        <w:rPr>
          <w:rFonts w:ascii="Times New Roman" w:eastAsia="Aptos" w:hAnsi="Times New Roman" w:cs="Times New Roman"/>
          <w:sz w:val="24"/>
          <w:szCs w:val="24"/>
        </w:rPr>
        <w:t>. M</w:t>
      </w:r>
      <w:r w:rsidR="00B73148" w:rsidRPr="00A3036C">
        <w:rPr>
          <w:rFonts w:ascii="Times New Roman" w:eastAsia="Aptos" w:hAnsi="Times New Roman" w:cs="Times New Roman"/>
          <w:sz w:val="24"/>
          <w:szCs w:val="24"/>
        </w:rPr>
        <w:t>uito d</w:t>
      </w:r>
      <w:r w:rsidR="00154B8B" w:rsidRPr="00A3036C">
        <w:rPr>
          <w:rFonts w:ascii="Times New Roman" w:eastAsia="Aptos" w:hAnsi="Times New Roman" w:cs="Times New Roman"/>
          <w:sz w:val="24"/>
          <w:szCs w:val="24"/>
        </w:rPr>
        <w:t>estes</w:t>
      </w:r>
      <w:r w:rsidR="00A649D7" w:rsidRPr="00A3036C">
        <w:rPr>
          <w:rFonts w:ascii="Times New Roman" w:eastAsia="Aptos" w:hAnsi="Times New Roman" w:cs="Times New Roman"/>
          <w:sz w:val="24"/>
          <w:szCs w:val="24"/>
        </w:rPr>
        <w:t>,</w:t>
      </w:r>
      <w:r w:rsidR="00154B8B" w:rsidRPr="00A3036C">
        <w:rPr>
          <w:rFonts w:ascii="Times New Roman" w:eastAsia="Aptos" w:hAnsi="Times New Roman" w:cs="Times New Roman"/>
          <w:sz w:val="24"/>
          <w:szCs w:val="24"/>
        </w:rPr>
        <w:t xml:space="preserve"> atingidos</w:t>
      </w:r>
      <w:r w:rsidR="00B73148" w:rsidRPr="00A3036C">
        <w:rPr>
          <w:rFonts w:ascii="Times New Roman" w:eastAsia="Aptos" w:hAnsi="Times New Roman" w:cs="Times New Roman"/>
          <w:sz w:val="24"/>
          <w:szCs w:val="24"/>
        </w:rPr>
        <w:t xml:space="preserve"> por escombros</w:t>
      </w:r>
      <w:r w:rsidR="009022C6" w:rsidRPr="00A3036C">
        <w:rPr>
          <w:rFonts w:ascii="Times New Roman" w:eastAsia="Aptos" w:hAnsi="Times New Roman" w:cs="Times New Roman"/>
          <w:sz w:val="24"/>
          <w:szCs w:val="24"/>
        </w:rPr>
        <w:t xml:space="preserve"> de edificações</w:t>
      </w:r>
      <w:r w:rsidR="00973A80" w:rsidRPr="00A3036C">
        <w:rPr>
          <w:rFonts w:ascii="Times New Roman" w:eastAsia="Aptos" w:hAnsi="Times New Roman" w:cs="Times New Roman"/>
          <w:sz w:val="24"/>
          <w:szCs w:val="24"/>
        </w:rPr>
        <w:t xml:space="preserve"> derrubada</w:t>
      </w:r>
      <w:r w:rsidR="004B69A9" w:rsidRPr="00A3036C">
        <w:rPr>
          <w:rFonts w:ascii="Times New Roman" w:eastAsia="Aptos" w:hAnsi="Times New Roman" w:cs="Times New Roman"/>
          <w:sz w:val="24"/>
          <w:szCs w:val="24"/>
        </w:rPr>
        <w:t>s p</w:t>
      </w:r>
      <w:r w:rsidR="00DA3591" w:rsidRPr="00A3036C">
        <w:rPr>
          <w:rFonts w:ascii="Times New Roman" w:eastAsia="Aptos" w:hAnsi="Times New Roman" w:cs="Times New Roman"/>
          <w:sz w:val="24"/>
          <w:szCs w:val="24"/>
        </w:rPr>
        <w:t>o</w:t>
      </w:r>
      <w:r w:rsidR="00BB22D3" w:rsidRPr="00A3036C">
        <w:rPr>
          <w:rFonts w:ascii="Times New Roman" w:eastAsia="Aptos" w:hAnsi="Times New Roman" w:cs="Times New Roman"/>
          <w:sz w:val="24"/>
          <w:szCs w:val="24"/>
        </w:rPr>
        <w:t>r este triste episódio, ceifador de vida</w:t>
      </w:r>
      <w:r w:rsidR="0074427A" w:rsidRPr="00A3036C">
        <w:rPr>
          <w:rFonts w:ascii="Times New Roman" w:eastAsia="Aptos" w:hAnsi="Times New Roman" w:cs="Times New Roman"/>
          <w:sz w:val="24"/>
          <w:szCs w:val="24"/>
        </w:rPr>
        <w:t>s</w:t>
      </w:r>
      <w:r w:rsidR="009C4A92" w:rsidRPr="00A3036C">
        <w:rPr>
          <w:rFonts w:ascii="Times New Roman" w:eastAsia="Aptos" w:hAnsi="Times New Roman" w:cs="Times New Roman"/>
          <w:sz w:val="24"/>
          <w:szCs w:val="24"/>
        </w:rPr>
        <w:t xml:space="preserve"> </w:t>
      </w:r>
      <w:r w:rsidR="00650702" w:rsidRPr="00A3036C">
        <w:rPr>
          <w:rFonts w:ascii="Times New Roman" w:eastAsia="Aptos" w:hAnsi="Times New Roman" w:cs="Times New Roman"/>
          <w:sz w:val="24"/>
          <w:szCs w:val="24"/>
        </w:rPr>
        <w:t xml:space="preserve">dedicadas e submissas a adoração </w:t>
      </w:r>
      <w:r w:rsidR="006B7F2D" w:rsidRPr="00A3036C">
        <w:rPr>
          <w:rFonts w:ascii="Times New Roman" w:eastAsia="Aptos" w:hAnsi="Times New Roman" w:cs="Times New Roman"/>
          <w:sz w:val="24"/>
          <w:szCs w:val="24"/>
        </w:rPr>
        <w:t>pel</w:t>
      </w:r>
      <w:r w:rsidR="00650702" w:rsidRPr="00A3036C">
        <w:rPr>
          <w:rFonts w:ascii="Times New Roman" w:eastAsia="Aptos" w:hAnsi="Times New Roman" w:cs="Times New Roman"/>
          <w:sz w:val="24"/>
          <w:szCs w:val="24"/>
        </w:rPr>
        <w:t>a IMSD</w:t>
      </w:r>
      <w:r w:rsidR="006B7F2D" w:rsidRPr="00A3036C">
        <w:rPr>
          <w:rFonts w:ascii="Times New Roman" w:eastAsia="Aptos" w:hAnsi="Times New Roman" w:cs="Times New Roman"/>
          <w:sz w:val="24"/>
          <w:szCs w:val="24"/>
        </w:rPr>
        <w:t xml:space="preserve"> — Independência Mundial dos Servos de Deus.</w:t>
      </w:r>
      <w:r w:rsidR="00222D17" w:rsidRPr="00A3036C">
        <w:rPr>
          <w:rFonts w:ascii="Times New Roman" w:eastAsia="Aptos" w:hAnsi="Times New Roman" w:cs="Times New Roman"/>
          <w:sz w:val="24"/>
          <w:szCs w:val="24"/>
        </w:rPr>
        <w:t xml:space="preserve"> Depois de uma hora</w:t>
      </w:r>
      <w:r w:rsidR="008208E7" w:rsidRPr="00A3036C">
        <w:rPr>
          <w:rFonts w:ascii="Times New Roman" w:eastAsia="Aptos" w:hAnsi="Times New Roman" w:cs="Times New Roman"/>
          <w:sz w:val="24"/>
          <w:szCs w:val="24"/>
        </w:rPr>
        <w:t xml:space="preserve">, jamais vista, </w:t>
      </w:r>
      <w:r w:rsidR="007868E7" w:rsidRPr="00A3036C">
        <w:rPr>
          <w:rFonts w:ascii="Times New Roman" w:eastAsia="Aptos" w:hAnsi="Times New Roman" w:cs="Times New Roman"/>
          <w:sz w:val="24"/>
          <w:szCs w:val="24"/>
        </w:rPr>
        <w:t>e</w:t>
      </w:r>
      <w:r w:rsidR="00C26406" w:rsidRPr="00A3036C">
        <w:rPr>
          <w:rFonts w:ascii="Times New Roman" w:eastAsia="Aptos" w:hAnsi="Times New Roman" w:cs="Times New Roman"/>
          <w:sz w:val="24"/>
          <w:szCs w:val="24"/>
        </w:rPr>
        <w:t>sta ocorrênci</w:t>
      </w:r>
      <w:r w:rsidR="00D36EA1" w:rsidRPr="00A3036C">
        <w:rPr>
          <w:rFonts w:ascii="Times New Roman" w:eastAsia="Aptos" w:hAnsi="Times New Roman" w:cs="Times New Roman"/>
          <w:sz w:val="24"/>
          <w:szCs w:val="24"/>
        </w:rPr>
        <w:t>a respon</w:t>
      </w:r>
      <w:r w:rsidR="000A2A9E" w:rsidRPr="00A3036C">
        <w:rPr>
          <w:rFonts w:ascii="Times New Roman" w:eastAsia="Aptos" w:hAnsi="Times New Roman" w:cs="Times New Roman"/>
          <w:sz w:val="24"/>
          <w:szCs w:val="24"/>
        </w:rPr>
        <w:t>de</w:t>
      </w:r>
      <w:r w:rsidR="00D36EA1" w:rsidRPr="00A3036C">
        <w:rPr>
          <w:rFonts w:ascii="Times New Roman" w:eastAsia="Aptos" w:hAnsi="Times New Roman" w:cs="Times New Roman"/>
          <w:sz w:val="24"/>
          <w:szCs w:val="24"/>
        </w:rPr>
        <w:t xml:space="preserve"> por</w:t>
      </w:r>
      <w:r w:rsidR="00C86CB7" w:rsidRPr="00A3036C">
        <w:rPr>
          <w:rFonts w:ascii="Times New Roman" w:eastAsia="Aptos" w:hAnsi="Times New Roman" w:cs="Times New Roman"/>
          <w:sz w:val="24"/>
          <w:szCs w:val="24"/>
        </w:rPr>
        <w:t xml:space="preserve"> </w:t>
      </w:r>
      <w:r w:rsidR="0016580C" w:rsidRPr="00A3036C">
        <w:rPr>
          <w:rFonts w:ascii="Times New Roman" w:eastAsia="Aptos" w:hAnsi="Times New Roman" w:cs="Times New Roman"/>
          <w:sz w:val="24"/>
          <w:szCs w:val="24"/>
        </w:rPr>
        <w:t>um desencarne coletivo</w:t>
      </w:r>
      <w:r w:rsidR="00820F5F" w:rsidRPr="00A3036C">
        <w:rPr>
          <w:rFonts w:ascii="Times New Roman" w:eastAsia="Aptos" w:hAnsi="Times New Roman" w:cs="Times New Roman"/>
          <w:sz w:val="24"/>
          <w:szCs w:val="24"/>
        </w:rPr>
        <w:t xml:space="preserve"> indi</w:t>
      </w:r>
      <w:r w:rsidR="000A2A9E" w:rsidRPr="00A3036C">
        <w:rPr>
          <w:rFonts w:ascii="Times New Roman" w:eastAsia="Aptos" w:hAnsi="Times New Roman" w:cs="Times New Roman"/>
          <w:sz w:val="24"/>
          <w:szCs w:val="24"/>
        </w:rPr>
        <w:t>cativo</w:t>
      </w:r>
      <w:r w:rsidR="00820F5F" w:rsidRPr="00A3036C">
        <w:rPr>
          <w:rFonts w:ascii="Times New Roman" w:eastAsia="Aptos" w:hAnsi="Times New Roman" w:cs="Times New Roman"/>
          <w:sz w:val="24"/>
          <w:szCs w:val="24"/>
        </w:rPr>
        <w:t xml:space="preserve"> </w:t>
      </w:r>
      <w:r w:rsidR="000A2A9E" w:rsidRPr="00A3036C">
        <w:rPr>
          <w:rFonts w:ascii="Times New Roman" w:eastAsia="Aptos" w:hAnsi="Times New Roman" w:cs="Times New Roman"/>
          <w:sz w:val="24"/>
          <w:szCs w:val="24"/>
        </w:rPr>
        <w:t>d</w:t>
      </w:r>
      <w:r w:rsidR="00820F5F" w:rsidRPr="00A3036C">
        <w:rPr>
          <w:rFonts w:ascii="Times New Roman" w:eastAsia="Aptos" w:hAnsi="Times New Roman" w:cs="Times New Roman"/>
          <w:sz w:val="24"/>
          <w:szCs w:val="24"/>
        </w:rPr>
        <w:t>o juízo final</w:t>
      </w:r>
      <w:r w:rsidR="00B61413" w:rsidRPr="00A3036C">
        <w:rPr>
          <w:rFonts w:ascii="Times New Roman" w:eastAsia="Aptos" w:hAnsi="Times New Roman" w:cs="Times New Roman"/>
          <w:sz w:val="24"/>
          <w:szCs w:val="24"/>
        </w:rPr>
        <w:t xml:space="preserve"> para aqueles apegados</w:t>
      </w:r>
      <w:r w:rsidR="000A2A9E" w:rsidRPr="00A3036C">
        <w:rPr>
          <w:rFonts w:ascii="Times New Roman" w:eastAsia="Aptos" w:hAnsi="Times New Roman" w:cs="Times New Roman"/>
          <w:sz w:val="24"/>
          <w:szCs w:val="24"/>
        </w:rPr>
        <w:t xml:space="preserve">, irreversivelmente, </w:t>
      </w:r>
      <w:r w:rsidR="00B61413" w:rsidRPr="00A3036C">
        <w:rPr>
          <w:rFonts w:ascii="Times New Roman" w:eastAsia="Aptos" w:hAnsi="Times New Roman" w:cs="Times New Roman"/>
          <w:sz w:val="24"/>
          <w:szCs w:val="24"/>
        </w:rPr>
        <w:t xml:space="preserve"> ao Sistema Terra estabelecido no orbe</w:t>
      </w:r>
      <w:r w:rsidR="0015422D" w:rsidRPr="00A3036C">
        <w:rPr>
          <w:rFonts w:ascii="Times New Roman" w:eastAsia="Aptos" w:hAnsi="Times New Roman" w:cs="Times New Roman"/>
          <w:sz w:val="24"/>
          <w:szCs w:val="24"/>
        </w:rPr>
        <w:t>. T</w:t>
      </w:r>
      <w:r w:rsidR="006E65C5" w:rsidRPr="00A3036C">
        <w:rPr>
          <w:rFonts w:ascii="Times New Roman" w:eastAsia="Aptos" w:hAnsi="Times New Roman" w:cs="Times New Roman"/>
          <w:sz w:val="24"/>
          <w:szCs w:val="24"/>
        </w:rPr>
        <w:t>empestade cessa</w:t>
      </w:r>
      <w:r w:rsidR="007665A3" w:rsidRPr="00A3036C">
        <w:rPr>
          <w:rFonts w:ascii="Times New Roman" w:eastAsia="Aptos" w:hAnsi="Times New Roman" w:cs="Times New Roman"/>
          <w:sz w:val="24"/>
          <w:szCs w:val="24"/>
        </w:rPr>
        <w:t xml:space="preserve"> dando lugar ao Sol </w:t>
      </w:r>
      <w:r w:rsidR="007665A3" w:rsidRPr="00A3036C">
        <w:rPr>
          <w:rFonts w:ascii="Times New Roman" w:eastAsia="Aptos" w:hAnsi="Times New Roman" w:cs="Times New Roman"/>
          <w:i/>
          <w:iCs/>
          <w:sz w:val="24"/>
          <w:szCs w:val="24"/>
        </w:rPr>
        <w:t xml:space="preserve">aurado </w:t>
      </w:r>
      <w:r w:rsidR="007665A3" w:rsidRPr="00A3036C">
        <w:rPr>
          <w:rFonts w:ascii="Times New Roman" w:eastAsia="Aptos" w:hAnsi="Times New Roman" w:cs="Times New Roman"/>
          <w:sz w:val="24"/>
          <w:szCs w:val="24"/>
        </w:rPr>
        <w:t>pelas matizes violeta</w:t>
      </w:r>
      <w:r w:rsidR="001E7687" w:rsidRPr="00A3036C">
        <w:rPr>
          <w:rFonts w:ascii="Times New Roman" w:eastAsia="Aptos" w:hAnsi="Times New Roman" w:cs="Times New Roman"/>
          <w:sz w:val="24"/>
          <w:szCs w:val="24"/>
        </w:rPr>
        <w:t>, masculino,</w:t>
      </w:r>
      <w:r w:rsidR="007665A3" w:rsidRPr="00A3036C">
        <w:rPr>
          <w:rFonts w:ascii="Times New Roman" w:eastAsia="Aptos" w:hAnsi="Times New Roman" w:cs="Times New Roman"/>
          <w:sz w:val="24"/>
          <w:szCs w:val="24"/>
        </w:rPr>
        <w:t xml:space="preserve"> e lilá</w:t>
      </w:r>
      <w:r w:rsidR="001E7687" w:rsidRPr="00A3036C">
        <w:rPr>
          <w:rFonts w:ascii="Times New Roman" w:eastAsia="Aptos" w:hAnsi="Times New Roman" w:cs="Times New Roman"/>
          <w:sz w:val="24"/>
          <w:szCs w:val="24"/>
        </w:rPr>
        <w:t>s, feminino</w:t>
      </w:r>
      <w:r w:rsidR="0015422D" w:rsidRPr="00A3036C">
        <w:rPr>
          <w:rFonts w:ascii="Times New Roman" w:eastAsia="Aptos" w:hAnsi="Times New Roman" w:cs="Times New Roman"/>
          <w:sz w:val="24"/>
          <w:szCs w:val="24"/>
        </w:rPr>
        <w:t>, representantes d</w:t>
      </w:r>
      <w:r w:rsidR="008E2DB0" w:rsidRPr="00A3036C">
        <w:rPr>
          <w:rFonts w:ascii="Times New Roman" w:eastAsia="Aptos" w:hAnsi="Times New Roman" w:cs="Times New Roman"/>
          <w:sz w:val="24"/>
          <w:szCs w:val="24"/>
        </w:rPr>
        <w:t>o SEU — Soberana Energia Universal</w:t>
      </w:r>
      <w:r w:rsidR="00FF6C74" w:rsidRPr="00A3036C">
        <w:rPr>
          <w:rFonts w:ascii="Times New Roman" w:eastAsia="Aptos" w:hAnsi="Times New Roman" w:cs="Times New Roman"/>
          <w:sz w:val="24"/>
          <w:szCs w:val="24"/>
        </w:rPr>
        <w:t xml:space="preserve">. Equipes </w:t>
      </w:r>
      <w:r w:rsidR="000B7D87" w:rsidRPr="00A3036C">
        <w:rPr>
          <w:rFonts w:ascii="Times New Roman" w:eastAsia="Aptos" w:hAnsi="Times New Roman" w:cs="Times New Roman"/>
          <w:sz w:val="24"/>
          <w:szCs w:val="24"/>
        </w:rPr>
        <w:t xml:space="preserve">multidisciplinares trabalham para mitigar os </w:t>
      </w:r>
      <w:r w:rsidR="00E07E15" w:rsidRPr="00A3036C">
        <w:rPr>
          <w:rFonts w:ascii="Times New Roman" w:eastAsia="Aptos" w:hAnsi="Times New Roman" w:cs="Times New Roman"/>
          <w:sz w:val="24"/>
          <w:szCs w:val="24"/>
        </w:rPr>
        <w:t>ânimos e socorrer ferido</w:t>
      </w:r>
      <w:r w:rsidR="004109DE" w:rsidRPr="00A3036C">
        <w:rPr>
          <w:rFonts w:ascii="Times New Roman" w:eastAsia="Aptos" w:hAnsi="Times New Roman" w:cs="Times New Roman"/>
          <w:sz w:val="24"/>
          <w:szCs w:val="24"/>
        </w:rPr>
        <w:t>s</w:t>
      </w:r>
      <w:r w:rsidR="00577DA2" w:rsidRPr="00A3036C">
        <w:rPr>
          <w:rFonts w:ascii="Times New Roman" w:eastAsia="Aptos" w:hAnsi="Times New Roman" w:cs="Times New Roman"/>
          <w:sz w:val="24"/>
          <w:szCs w:val="24"/>
        </w:rPr>
        <w:t xml:space="preserve"> e</w:t>
      </w:r>
      <w:r w:rsidR="004109DE" w:rsidRPr="00A3036C">
        <w:rPr>
          <w:rFonts w:ascii="Times New Roman" w:eastAsia="Aptos" w:hAnsi="Times New Roman" w:cs="Times New Roman"/>
          <w:sz w:val="24"/>
          <w:szCs w:val="24"/>
        </w:rPr>
        <w:t xml:space="preserve"> soterrado</w:t>
      </w:r>
      <w:r w:rsidR="00577DA2" w:rsidRPr="00A3036C">
        <w:rPr>
          <w:rFonts w:ascii="Times New Roman" w:eastAsia="Aptos" w:hAnsi="Times New Roman" w:cs="Times New Roman"/>
          <w:sz w:val="24"/>
          <w:szCs w:val="24"/>
        </w:rPr>
        <w:t xml:space="preserve">s, encontrando </w:t>
      </w:r>
      <w:r w:rsidR="00DF0669" w:rsidRPr="00A3036C">
        <w:rPr>
          <w:rFonts w:ascii="Times New Roman" w:eastAsia="Aptos" w:hAnsi="Times New Roman" w:cs="Times New Roman"/>
          <w:sz w:val="24"/>
          <w:szCs w:val="24"/>
        </w:rPr>
        <w:t>mortos</w:t>
      </w:r>
      <w:r w:rsidR="0097106C" w:rsidRPr="00A3036C">
        <w:rPr>
          <w:rFonts w:ascii="Times New Roman" w:eastAsia="Aptos" w:hAnsi="Times New Roman" w:cs="Times New Roman"/>
          <w:sz w:val="24"/>
          <w:szCs w:val="24"/>
        </w:rPr>
        <w:t xml:space="preserve"> e vivos, sob </w:t>
      </w:r>
      <w:r w:rsidR="009B30A6" w:rsidRPr="00A3036C">
        <w:rPr>
          <w:rFonts w:ascii="Times New Roman" w:eastAsia="Aptos" w:hAnsi="Times New Roman" w:cs="Times New Roman"/>
          <w:sz w:val="24"/>
          <w:szCs w:val="24"/>
        </w:rPr>
        <w:t>estruturas demolida</w:t>
      </w:r>
      <w:r w:rsidR="00745234" w:rsidRPr="00A3036C">
        <w:rPr>
          <w:rFonts w:ascii="Times New Roman" w:eastAsia="Aptos" w:hAnsi="Times New Roman" w:cs="Times New Roman"/>
          <w:sz w:val="24"/>
          <w:szCs w:val="24"/>
        </w:rPr>
        <w:t xml:space="preserve">s com </w:t>
      </w:r>
      <w:r w:rsidR="003B5A74" w:rsidRPr="00A3036C">
        <w:rPr>
          <w:rFonts w:ascii="Times New Roman" w:eastAsia="Aptos" w:hAnsi="Times New Roman" w:cs="Times New Roman"/>
          <w:sz w:val="24"/>
          <w:szCs w:val="24"/>
        </w:rPr>
        <w:t xml:space="preserve">a ventania qualificada como ciclone </w:t>
      </w:r>
      <w:r w:rsidR="005135D6" w:rsidRPr="00A3036C">
        <w:rPr>
          <w:rFonts w:ascii="Times New Roman" w:eastAsia="Aptos" w:hAnsi="Times New Roman" w:cs="Times New Roman"/>
          <w:sz w:val="24"/>
          <w:szCs w:val="24"/>
        </w:rPr>
        <w:t>n</w:t>
      </w:r>
      <w:r w:rsidR="003B5A74" w:rsidRPr="00A3036C">
        <w:rPr>
          <w:rFonts w:ascii="Times New Roman" w:eastAsia="Aptos" w:hAnsi="Times New Roman" w:cs="Times New Roman"/>
          <w:sz w:val="24"/>
          <w:szCs w:val="24"/>
        </w:rPr>
        <w:t>uma velocidade de mais de 1</w:t>
      </w:r>
      <w:r w:rsidR="005135D6" w:rsidRPr="00A3036C">
        <w:rPr>
          <w:rFonts w:ascii="Times New Roman" w:eastAsia="Aptos" w:hAnsi="Times New Roman" w:cs="Times New Roman"/>
          <w:sz w:val="24"/>
          <w:szCs w:val="24"/>
        </w:rPr>
        <w:t>50 Km/h.</w:t>
      </w:r>
      <w:r w:rsidR="00892989" w:rsidRPr="00A3036C">
        <w:rPr>
          <w:rFonts w:ascii="Times New Roman" w:eastAsia="Aptos" w:hAnsi="Times New Roman" w:cs="Times New Roman"/>
          <w:sz w:val="24"/>
          <w:szCs w:val="24"/>
        </w:rPr>
        <w:t xml:space="preserve"> </w:t>
      </w:r>
    </w:p>
    <w:p w14:paraId="7CC96982" w14:textId="758CCFCA" w:rsidR="003E5D12" w:rsidRPr="00A3036C" w:rsidRDefault="00DA348C" w:rsidP="003E5D1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População terráquea presente </w:t>
      </w:r>
      <w:r w:rsidR="00302B45" w:rsidRPr="00A3036C">
        <w:rPr>
          <w:rFonts w:ascii="Times New Roman" w:eastAsia="Aptos" w:hAnsi="Times New Roman" w:cs="Times New Roman"/>
          <w:sz w:val="24"/>
          <w:szCs w:val="24"/>
        </w:rPr>
        <w:t>ou telespectadora deste evento</w:t>
      </w:r>
      <w:r w:rsidR="00FF7D1A" w:rsidRPr="00A3036C">
        <w:rPr>
          <w:rFonts w:ascii="Times New Roman" w:eastAsia="Aptos" w:hAnsi="Times New Roman" w:cs="Times New Roman"/>
          <w:sz w:val="24"/>
          <w:szCs w:val="24"/>
        </w:rPr>
        <w:t xml:space="preserve"> formam uma rede de solidariedad</w:t>
      </w:r>
      <w:r w:rsidR="004A7F3C" w:rsidRPr="00A3036C">
        <w:rPr>
          <w:rFonts w:ascii="Times New Roman" w:eastAsia="Aptos" w:hAnsi="Times New Roman" w:cs="Times New Roman"/>
          <w:sz w:val="24"/>
          <w:szCs w:val="24"/>
        </w:rPr>
        <w:t>e alavancada pelo amor incondicional inconsciente</w:t>
      </w:r>
      <w:r w:rsidR="00840816" w:rsidRPr="00A3036C">
        <w:rPr>
          <w:rFonts w:ascii="Times New Roman" w:eastAsia="Aptos" w:hAnsi="Times New Roman" w:cs="Times New Roman"/>
          <w:sz w:val="24"/>
          <w:szCs w:val="24"/>
        </w:rPr>
        <w:t xml:space="preserve"> da maioria dos terrícolas</w:t>
      </w:r>
      <w:r w:rsidR="001E1484" w:rsidRPr="00A3036C">
        <w:rPr>
          <w:rFonts w:ascii="Times New Roman" w:eastAsia="Aptos" w:hAnsi="Times New Roman" w:cs="Times New Roman"/>
          <w:sz w:val="24"/>
          <w:szCs w:val="24"/>
        </w:rPr>
        <w:t>. Assim,</w:t>
      </w:r>
      <w:r w:rsidR="00BD16D3" w:rsidRPr="00A3036C">
        <w:rPr>
          <w:rFonts w:ascii="Times New Roman" w:eastAsia="Aptos" w:hAnsi="Times New Roman" w:cs="Times New Roman"/>
          <w:sz w:val="24"/>
          <w:szCs w:val="24"/>
        </w:rPr>
        <w:t xml:space="preserve"> </w:t>
      </w:r>
      <w:r w:rsidR="000E2FC9" w:rsidRPr="00A3036C">
        <w:rPr>
          <w:rFonts w:ascii="Times New Roman" w:eastAsia="Aptos" w:hAnsi="Times New Roman" w:cs="Times New Roman"/>
          <w:sz w:val="24"/>
          <w:szCs w:val="24"/>
        </w:rPr>
        <w:t>alteiam</w:t>
      </w:r>
      <w:r w:rsidR="00BD16D3" w:rsidRPr="00A3036C">
        <w:rPr>
          <w:rFonts w:ascii="Times New Roman" w:eastAsia="Aptos" w:hAnsi="Times New Roman" w:cs="Times New Roman"/>
          <w:sz w:val="24"/>
          <w:szCs w:val="24"/>
        </w:rPr>
        <w:t xml:space="preserve"> as </w:t>
      </w:r>
      <w:r w:rsidR="003C4E1B" w:rsidRPr="00A3036C">
        <w:rPr>
          <w:rFonts w:ascii="Times New Roman" w:eastAsia="Aptos" w:hAnsi="Times New Roman" w:cs="Times New Roman"/>
          <w:sz w:val="24"/>
          <w:szCs w:val="24"/>
        </w:rPr>
        <w:t xml:space="preserve">frequências de </w:t>
      </w:r>
      <w:r w:rsidR="00BD16D3" w:rsidRPr="00A3036C">
        <w:rPr>
          <w:rFonts w:ascii="Times New Roman" w:eastAsia="Aptos" w:hAnsi="Times New Roman" w:cs="Times New Roman"/>
          <w:sz w:val="24"/>
          <w:szCs w:val="24"/>
        </w:rPr>
        <w:t>ondas eletromagnéticas</w:t>
      </w:r>
      <w:r w:rsidR="000E2FC9" w:rsidRPr="00A3036C">
        <w:rPr>
          <w:rFonts w:ascii="Times New Roman" w:eastAsia="Aptos" w:hAnsi="Times New Roman" w:cs="Times New Roman"/>
          <w:sz w:val="24"/>
          <w:szCs w:val="24"/>
        </w:rPr>
        <w:t xml:space="preserve">, </w:t>
      </w:r>
      <w:r w:rsidR="000B60E1" w:rsidRPr="00A3036C">
        <w:rPr>
          <w:rFonts w:ascii="Times New Roman" w:eastAsia="Aptos" w:hAnsi="Times New Roman" w:cs="Times New Roman"/>
          <w:sz w:val="24"/>
          <w:szCs w:val="24"/>
        </w:rPr>
        <w:t>sendo candidatos</w:t>
      </w:r>
      <w:r w:rsidR="00BE76C8" w:rsidRPr="00A3036C">
        <w:rPr>
          <w:rFonts w:ascii="Times New Roman" w:eastAsia="Aptos" w:hAnsi="Times New Roman" w:cs="Times New Roman"/>
          <w:sz w:val="24"/>
          <w:szCs w:val="24"/>
        </w:rPr>
        <w:t xml:space="preserve"> a alcançarem a consciência plena</w:t>
      </w:r>
      <w:r w:rsidR="006E6A47" w:rsidRPr="00A3036C">
        <w:rPr>
          <w:rFonts w:ascii="Times New Roman" w:eastAsia="Aptos" w:hAnsi="Times New Roman" w:cs="Times New Roman"/>
          <w:sz w:val="24"/>
          <w:szCs w:val="24"/>
        </w:rPr>
        <w:t>, praticando a filosofia Eu Sou</w:t>
      </w:r>
      <w:r w:rsidR="00086360" w:rsidRPr="00A3036C">
        <w:rPr>
          <w:rFonts w:ascii="Times New Roman" w:eastAsia="Aptos" w:hAnsi="Times New Roman" w:cs="Times New Roman"/>
          <w:sz w:val="24"/>
          <w:szCs w:val="24"/>
        </w:rPr>
        <w:t>.</w:t>
      </w:r>
      <w:r w:rsidR="007A1424" w:rsidRPr="00A3036C">
        <w:rPr>
          <w:rFonts w:ascii="Times New Roman" w:eastAsia="Aptos" w:hAnsi="Times New Roman" w:cs="Times New Roman"/>
          <w:sz w:val="24"/>
          <w:szCs w:val="24"/>
        </w:rPr>
        <w:t xml:space="preserve"> Eu Sou a consciência... Eu Sou a energia... Eu Sou a Luz... Eu Sou o coração</w:t>
      </w:r>
      <w:r w:rsidR="00E17936" w:rsidRPr="00A3036C">
        <w:rPr>
          <w:rFonts w:ascii="Times New Roman" w:eastAsia="Aptos" w:hAnsi="Times New Roman" w:cs="Times New Roman"/>
          <w:sz w:val="24"/>
          <w:szCs w:val="24"/>
        </w:rPr>
        <w:t xml:space="preserve">... Eu Sou o amor... Eu Sou a evolução... Eu Sou </w:t>
      </w:r>
      <w:r w:rsidR="00D7486C" w:rsidRPr="00A3036C">
        <w:rPr>
          <w:rFonts w:ascii="Times New Roman" w:eastAsia="Aptos" w:hAnsi="Times New Roman" w:cs="Times New Roman"/>
          <w:sz w:val="24"/>
          <w:szCs w:val="24"/>
        </w:rPr>
        <w:t>o escritor da existência humana... Eu Sou o perfeito equilíbrio da mente, do corpo e de espírito</w:t>
      </w:r>
      <w:r w:rsidR="00BA02B5" w:rsidRPr="00A3036C">
        <w:rPr>
          <w:rFonts w:ascii="Times New Roman" w:eastAsia="Aptos" w:hAnsi="Times New Roman" w:cs="Times New Roman"/>
          <w:sz w:val="24"/>
          <w:szCs w:val="24"/>
        </w:rPr>
        <w:t>... Eu Sou a conexão com o Eu Superior... Eu Sou o amor incondicional</w:t>
      </w:r>
      <w:r w:rsidR="0075766B" w:rsidRPr="00A3036C">
        <w:rPr>
          <w:rFonts w:ascii="Times New Roman" w:eastAsia="Aptos" w:hAnsi="Times New Roman" w:cs="Times New Roman"/>
          <w:sz w:val="24"/>
          <w:szCs w:val="24"/>
        </w:rPr>
        <w:t xml:space="preserve">. Convencidos, </w:t>
      </w:r>
      <w:r w:rsidR="00C02F6B" w:rsidRPr="00A3036C">
        <w:rPr>
          <w:rFonts w:ascii="Times New Roman" w:eastAsia="Aptos" w:hAnsi="Times New Roman" w:cs="Times New Roman"/>
          <w:sz w:val="24"/>
          <w:szCs w:val="24"/>
        </w:rPr>
        <w:t>individualizados, praticam</w:t>
      </w:r>
      <w:r w:rsidR="001E1484" w:rsidRPr="00A3036C">
        <w:rPr>
          <w:rFonts w:ascii="Times New Roman" w:eastAsia="Aptos" w:hAnsi="Times New Roman" w:cs="Times New Roman"/>
          <w:sz w:val="24"/>
          <w:szCs w:val="24"/>
        </w:rPr>
        <w:t xml:space="preserve">, </w:t>
      </w:r>
      <w:r w:rsidR="00C02F6B" w:rsidRPr="00A3036C">
        <w:rPr>
          <w:rFonts w:ascii="Times New Roman" w:eastAsia="Aptos" w:hAnsi="Times New Roman" w:cs="Times New Roman"/>
          <w:sz w:val="24"/>
          <w:szCs w:val="24"/>
        </w:rPr>
        <w:t>no cotidiano: a minha raça humana é universal... o meu sexo é o amor... a minha religião é a consciência... todo</w:t>
      </w:r>
      <w:r w:rsidR="001E1484" w:rsidRPr="00A3036C">
        <w:rPr>
          <w:rFonts w:ascii="Times New Roman" w:eastAsia="Aptos" w:hAnsi="Times New Roman" w:cs="Times New Roman"/>
          <w:sz w:val="24"/>
          <w:szCs w:val="24"/>
        </w:rPr>
        <w:t>s</w:t>
      </w:r>
      <w:r w:rsidR="00C02F6B" w:rsidRPr="00A3036C">
        <w:rPr>
          <w:rFonts w:ascii="Times New Roman" w:eastAsia="Aptos" w:hAnsi="Times New Roman" w:cs="Times New Roman"/>
          <w:sz w:val="24"/>
          <w:szCs w:val="24"/>
        </w:rPr>
        <w:t xml:space="preserve"> os homens são iguais</w:t>
      </w:r>
      <w:r w:rsidR="00840816" w:rsidRPr="00A3036C">
        <w:rPr>
          <w:rFonts w:ascii="Times New Roman" w:eastAsia="Aptos" w:hAnsi="Times New Roman" w:cs="Times New Roman"/>
          <w:sz w:val="24"/>
          <w:szCs w:val="24"/>
        </w:rPr>
        <w:t>.</w:t>
      </w:r>
      <w:r w:rsidR="00BD16D3" w:rsidRPr="00A3036C">
        <w:rPr>
          <w:rFonts w:ascii="Times New Roman" w:eastAsia="Aptos" w:hAnsi="Times New Roman" w:cs="Times New Roman"/>
          <w:sz w:val="24"/>
          <w:szCs w:val="24"/>
        </w:rPr>
        <w:t xml:space="preserve"> </w:t>
      </w:r>
      <w:r w:rsidR="00013C7C" w:rsidRPr="00A3036C">
        <w:rPr>
          <w:rFonts w:ascii="Times New Roman" w:eastAsia="Aptos" w:hAnsi="Times New Roman" w:cs="Times New Roman"/>
          <w:sz w:val="24"/>
          <w:szCs w:val="24"/>
        </w:rPr>
        <w:t>Resistência Dimensional</w:t>
      </w:r>
      <w:r w:rsidR="003B7881" w:rsidRPr="00A3036C">
        <w:rPr>
          <w:rFonts w:ascii="Times New Roman" w:eastAsia="Aptos" w:hAnsi="Times New Roman" w:cs="Times New Roman"/>
          <w:sz w:val="24"/>
          <w:szCs w:val="24"/>
        </w:rPr>
        <w:t xml:space="preserve"> </w:t>
      </w:r>
      <w:r w:rsidR="009D13D6" w:rsidRPr="00A3036C">
        <w:rPr>
          <w:rFonts w:ascii="Times New Roman" w:eastAsia="Aptos" w:hAnsi="Times New Roman" w:cs="Times New Roman"/>
          <w:sz w:val="24"/>
          <w:szCs w:val="24"/>
        </w:rPr>
        <w:t>compreende</w:t>
      </w:r>
      <w:r w:rsidR="000A2A9E" w:rsidRPr="00A3036C">
        <w:rPr>
          <w:rFonts w:ascii="Times New Roman" w:eastAsia="Aptos" w:hAnsi="Times New Roman" w:cs="Times New Roman"/>
          <w:sz w:val="24"/>
          <w:szCs w:val="24"/>
        </w:rPr>
        <w:t xml:space="preserve"> a</w:t>
      </w:r>
      <w:r w:rsidR="00C217AE" w:rsidRPr="00A3036C">
        <w:rPr>
          <w:rFonts w:ascii="Times New Roman" w:eastAsia="Aptos" w:hAnsi="Times New Roman" w:cs="Times New Roman"/>
          <w:sz w:val="24"/>
          <w:szCs w:val="24"/>
        </w:rPr>
        <w:t xml:space="preserve"> tragédia</w:t>
      </w:r>
      <w:r w:rsidR="00C739A1" w:rsidRPr="00A3036C">
        <w:rPr>
          <w:rFonts w:ascii="Times New Roman" w:eastAsia="Aptos" w:hAnsi="Times New Roman" w:cs="Times New Roman"/>
          <w:sz w:val="24"/>
          <w:szCs w:val="24"/>
        </w:rPr>
        <w:t xml:space="preserve">, </w:t>
      </w:r>
      <w:r w:rsidR="003B7881" w:rsidRPr="00A3036C">
        <w:rPr>
          <w:rFonts w:ascii="Times New Roman" w:eastAsia="Aptos" w:hAnsi="Times New Roman" w:cs="Times New Roman"/>
          <w:sz w:val="24"/>
          <w:szCs w:val="24"/>
        </w:rPr>
        <w:t>observando-se</w:t>
      </w:r>
      <w:r w:rsidR="00790E63" w:rsidRPr="00A3036C">
        <w:rPr>
          <w:rFonts w:ascii="Times New Roman" w:eastAsia="Aptos" w:hAnsi="Times New Roman" w:cs="Times New Roman"/>
          <w:sz w:val="24"/>
          <w:szCs w:val="24"/>
        </w:rPr>
        <w:t xml:space="preserve"> a onda solidária e de sentimentos piedosos e caridosos aproximados da consciênci</w:t>
      </w:r>
      <w:r w:rsidR="009919C6" w:rsidRPr="00A3036C">
        <w:rPr>
          <w:rFonts w:ascii="Times New Roman" w:eastAsia="Aptos" w:hAnsi="Times New Roman" w:cs="Times New Roman"/>
          <w:sz w:val="24"/>
          <w:szCs w:val="24"/>
        </w:rPr>
        <w:t>a, pelo dito popular</w:t>
      </w:r>
      <w:r w:rsidR="003B7881" w:rsidRPr="00A3036C">
        <w:rPr>
          <w:rFonts w:ascii="Times New Roman" w:eastAsia="Aptos" w:hAnsi="Times New Roman" w:cs="Times New Roman"/>
          <w:sz w:val="24"/>
          <w:szCs w:val="24"/>
        </w:rPr>
        <w:t>:</w:t>
      </w:r>
      <w:r w:rsidR="009919C6" w:rsidRPr="00A3036C">
        <w:rPr>
          <w:rFonts w:ascii="Times New Roman" w:eastAsia="Aptos" w:hAnsi="Times New Roman" w:cs="Times New Roman"/>
          <w:sz w:val="24"/>
          <w:szCs w:val="24"/>
        </w:rPr>
        <w:t xml:space="preserve"> </w:t>
      </w:r>
      <w:r w:rsidR="009919C6" w:rsidRPr="00A3036C">
        <w:rPr>
          <w:rFonts w:ascii="Times New Roman" w:eastAsia="Aptos" w:hAnsi="Times New Roman" w:cs="Times New Roman"/>
          <w:i/>
          <w:iCs/>
          <w:sz w:val="24"/>
          <w:szCs w:val="24"/>
        </w:rPr>
        <w:t>Deus escreve certo</w:t>
      </w:r>
      <w:r w:rsidR="0013049D" w:rsidRPr="00A3036C">
        <w:rPr>
          <w:rFonts w:ascii="Times New Roman" w:eastAsia="Aptos" w:hAnsi="Times New Roman" w:cs="Times New Roman"/>
          <w:i/>
          <w:iCs/>
          <w:sz w:val="24"/>
          <w:szCs w:val="24"/>
        </w:rPr>
        <w:t xml:space="preserve"> por linhas tortas</w:t>
      </w:r>
      <w:r w:rsidR="003B7881" w:rsidRPr="00A3036C">
        <w:rPr>
          <w:rFonts w:ascii="Times New Roman" w:eastAsia="Aptos" w:hAnsi="Times New Roman" w:cs="Times New Roman"/>
          <w:sz w:val="24"/>
          <w:szCs w:val="24"/>
        </w:rPr>
        <w:t>, o</w:t>
      </w:r>
      <w:r w:rsidR="00EC4E45" w:rsidRPr="00A3036C">
        <w:rPr>
          <w:rFonts w:ascii="Times New Roman" w:eastAsia="Aptos" w:hAnsi="Times New Roman" w:cs="Times New Roman"/>
          <w:sz w:val="24"/>
          <w:szCs w:val="24"/>
        </w:rPr>
        <w:t xml:space="preserve"> desencarne coletivo de seres humanos</w:t>
      </w:r>
      <w:r w:rsidR="00086CC8" w:rsidRPr="00A3036C">
        <w:rPr>
          <w:rFonts w:ascii="Times New Roman" w:eastAsia="Aptos" w:hAnsi="Times New Roman" w:cs="Times New Roman"/>
          <w:sz w:val="24"/>
          <w:szCs w:val="24"/>
        </w:rPr>
        <w:t xml:space="preserve"> optantes</w:t>
      </w:r>
      <w:r w:rsidR="00172F4F" w:rsidRPr="00A3036C">
        <w:rPr>
          <w:rFonts w:ascii="Times New Roman" w:eastAsia="Aptos" w:hAnsi="Times New Roman" w:cs="Times New Roman"/>
          <w:sz w:val="24"/>
          <w:szCs w:val="24"/>
        </w:rPr>
        <w:t xml:space="preserve"> e praticantes</w:t>
      </w:r>
      <w:r w:rsidR="00380B70" w:rsidRPr="00A3036C">
        <w:rPr>
          <w:rFonts w:ascii="Times New Roman" w:eastAsia="Aptos" w:hAnsi="Times New Roman" w:cs="Times New Roman"/>
          <w:sz w:val="24"/>
          <w:szCs w:val="24"/>
        </w:rPr>
        <w:t xml:space="preserve"> d</w:t>
      </w:r>
      <w:r w:rsidR="00FB7BDA" w:rsidRPr="00A3036C">
        <w:rPr>
          <w:rFonts w:ascii="Times New Roman" w:eastAsia="Aptos" w:hAnsi="Times New Roman" w:cs="Times New Roman"/>
          <w:sz w:val="24"/>
          <w:szCs w:val="24"/>
        </w:rPr>
        <w:t>o apego, irreversível, ao Sistema Terra.</w:t>
      </w:r>
      <w:r w:rsidR="0013049D" w:rsidRPr="00A3036C">
        <w:rPr>
          <w:rFonts w:ascii="Times New Roman" w:eastAsia="Aptos" w:hAnsi="Times New Roman" w:cs="Times New Roman"/>
          <w:sz w:val="24"/>
          <w:szCs w:val="24"/>
        </w:rPr>
        <w:t xml:space="preserve"> </w:t>
      </w:r>
      <w:r w:rsidR="003C6E68" w:rsidRPr="00A3036C">
        <w:rPr>
          <w:rFonts w:ascii="Times New Roman" w:eastAsia="Aptos" w:hAnsi="Times New Roman" w:cs="Times New Roman"/>
          <w:sz w:val="24"/>
          <w:szCs w:val="24"/>
        </w:rPr>
        <w:t>Guerreiros Dimensionais c</w:t>
      </w:r>
      <w:r w:rsidR="00BF6C0C" w:rsidRPr="00A3036C">
        <w:rPr>
          <w:rFonts w:ascii="Times New Roman" w:eastAsia="Aptos" w:hAnsi="Times New Roman" w:cs="Times New Roman"/>
          <w:sz w:val="24"/>
          <w:szCs w:val="24"/>
        </w:rPr>
        <w:t>onfia</w:t>
      </w:r>
      <w:r w:rsidR="003C6E68" w:rsidRPr="00A3036C">
        <w:rPr>
          <w:rFonts w:ascii="Times New Roman" w:eastAsia="Aptos" w:hAnsi="Times New Roman" w:cs="Times New Roman"/>
          <w:sz w:val="24"/>
          <w:szCs w:val="24"/>
        </w:rPr>
        <w:t>m</w:t>
      </w:r>
      <w:r w:rsidR="00BF6C0C" w:rsidRPr="00A3036C">
        <w:rPr>
          <w:rFonts w:ascii="Times New Roman" w:eastAsia="Aptos" w:hAnsi="Times New Roman" w:cs="Times New Roman"/>
          <w:sz w:val="24"/>
          <w:szCs w:val="24"/>
        </w:rPr>
        <w:t xml:space="preserve"> e trabalha</w:t>
      </w:r>
      <w:r w:rsidR="003C6E68" w:rsidRPr="00A3036C">
        <w:rPr>
          <w:rFonts w:ascii="Times New Roman" w:eastAsia="Aptos" w:hAnsi="Times New Roman" w:cs="Times New Roman"/>
          <w:sz w:val="24"/>
          <w:szCs w:val="24"/>
        </w:rPr>
        <w:t>m</w:t>
      </w:r>
      <w:r w:rsidR="00FB7BDA" w:rsidRPr="00A3036C">
        <w:rPr>
          <w:rFonts w:ascii="Times New Roman" w:eastAsia="Aptos" w:hAnsi="Times New Roman" w:cs="Times New Roman"/>
          <w:sz w:val="24"/>
          <w:szCs w:val="24"/>
        </w:rPr>
        <w:t xml:space="preserve"> pelo despertar em massa</w:t>
      </w:r>
      <w:r w:rsidR="001F4BC2" w:rsidRPr="00A3036C">
        <w:rPr>
          <w:rFonts w:ascii="Times New Roman" w:eastAsia="Aptos" w:hAnsi="Times New Roman" w:cs="Times New Roman"/>
          <w:sz w:val="24"/>
          <w:szCs w:val="24"/>
        </w:rPr>
        <w:t xml:space="preserve"> </w:t>
      </w:r>
      <w:r w:rsidR="00DB1433" w:rsidRPr="00A3036C">
        <w:rPr>
          <w:rFonts w:ascii="Times New Roman" w:eastAsia="Aptos" w:hAnsi="Times New Roman" w:cs="Times New Roman"/>
          <w:sz w:val="24"/>
          <w:szCs w:val="24"/>
        </w:rPr>
        <w:t xml:space="preserve">de terrícolas </w:t>
      </w:r>
      <w:r w:rsidR="00EB555B" w:rsidRPr="00A3036C">
        <w:rPr>
          <w:rFonts w:ascii="Times New Roman" w:eastAsia="Aptos" w:hAnsi="Times New Roman" w:cs="Times New Roman"/>
          <w:sz w:val="24"/>
          <w:szCs w:val="24"/>
        </w:rPr>
        <w:t>das blindagens do SPA — Supremo Poder Anônimo</w:t>
      </w:r>
      <w:r w:rsidR="00553E80" w:rsidRPr="00A3036C">
        <w:rPr>
          <w:rFonts w:ascii="Times New Roman" w:eastAsia="Aptos" w:hAnsi="Times New Roman" w:cs="Times New Roman"/>
          <w:sz w:val="24"/>
          <w:szCs w:val="24"/>
        </w:rPr>
        <w:t>, escancarando as portas das celas</w:t>
      </w:r>
      <w:r w:rsidR="00DB1433" w:rsidRPr="00A3036C">
        <w:rPr>
          <w:rFonts w:ascii="Times New Roman" w:eastAsia="Aptos" w:hAnsi="Times New Roman" w:cs="Times New Roman"/>
          <w:sz w:val="24"/>
          <w:szCs w:val="24"/>
        </w:rPr>
        <w:t xml:space="preserve"> para conquistarem a liberd</w:t>
      </w:r>
      <w:r w:rsidR="002E0206" w:rsidRPr="00A3036C">
        <w:rPr>
          <w:rFonts w:ascii="Times New Roman" w:eastAsia="Aptos" w:hAnsi="Times New Roman" w:cs="Times New Roman"/>
          <w:sz w:val="24"/>
          <w:szCs w:val="24"/>
        </w:rPr>
        <w:t>ade da prisão imposta pela dominância</w:t>
      </w:r>
      <w:r w:rsidR="00966765" w:rsidRPr="00A3036C">
        <w:rPr>
          <w:rFonts w:ascii="Times New Roman" w:eastAsia="Aptos" w:hAnsi="Times New Roman" w:cs="Times New Roman"/>
          <w:sz w:val="24"/>
          <w:szCs w:val="24"/>
        </w:rPr>
        <w:t xml:space="preserve"> de </w:t>
      </w:r>
      <w:r w:rsidR="00966765" w:rsidRPr="00A3036C">
        <w:rPr>
          <w:rFonts w:ascii="Times New Roman" w:eastAsia="Aptos" w:hAnsi="Times New Roman" w:cs="Times New Roman"/>
          <w:i/>
          <w:iCs/>
          <w:sz w:val="24"/>
          <w:szCs w:val="24"/>
        </w:rPr>
        <w:t>malenirus</w:t>
      </w:r>
      <w:r w:rsidR="00966765" w:rsidRPr="00A3036C">
        <w:rPr>
          <w:rFonts w:ascii="Times New Roman" w:eastAsia="Aptos" w:hAnsi="Times New Roman" w:cs="Times New Roman"/>
          <w:sz w:val="24"/>
          <w:szCs w:val="24"/>
        </w:rPr>
        <w:t xml:space="preserve">, </w:t>
      </w:r>
      <w:r w:rsidR="00966765" w:rsidRPr="00A3036C">
        <w:rPr>
          <w:rFonts w:ascii="Times New Roman" w:eastAsia="Aptos" w:hAnsi="Times New Roman" w:cs="Times New Roman"/>
          <w:i/>
          <w:iCs/>
          <w:sz w:val="24"/>
          <w:szCs w:val="24"/>
        </w:rPr>
        <w:t xml:space="preserve">reinonaques </w:t>
      </w:r>
      <w:r w:rsidR="00966765" w:rsidRPr="00A3036C">
        <w:rPr>
          <w:rFonts w:ascii="Times New Roman" w:eastAsia="Aptos" w:hAnsi="Times New Roman" w:cs="Times New Roman"/>
          <w:sz w:val="24"/>
          <w:szCs w:val="24"/>
        </w:rPr>
        <w:t xml:space="preserve">e </w:t>
      </w:r>
      <w:r w:rsidR="00966765" w:rsidRPr="00A3036C">
        <w:rPr>
          <w:rFonts w:ascii="Times New Roman" w:eastAsia="Aptos" w:hAnsi="Times New Roman" w:cs="Times New Roman"/>
          <w:i/>
          <w:iCs/>
          <w:sz w:val="24"/>
          <w:szCs w:val="24"/>
        </w:rPr>
        <w:t>dominitilianos</w:t>
      </w:r>
      <w:r w:rsidR="00966765" w:rsidRPr="00A3036C">
        <w:rPr>
          <w:rFonts w:ascii="Times New Roman" w:eastAsia="Aptos" w:hAnsi="Times New Roman" w:cs="Times New Roman"/>
          <w:sz w:val="24"/>
          <w:szCs w:val="24"/>
        </w:rPr>
        <w:t>.</w:t>
      </w:r>
    </w:p>
    <w:p w14:paraId="67B529F3" w14:textId="4A92CCD8" w:rsidR="00D2270B" w:rsidRPr="00A3036C" w:rsidRDefault="00D2270B" w:rsidP="003E5D12">
      <w:pPr>
        <w:jc w:val="center"/>
        <w:rPr>
          <w:rFonts w:ascii="Times New Roman" w:eastAsia="Aptos"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14E5C7B2" w14:textId="4CA63778" w:rsidR="00B23345" w:rsidRPr="00A3036C" w:rsidRDefault="00A0298A" w:rsidP="00E6624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Longe dali, </w:t>
      </w:r>
      <w:r w:rsidR="004A2D0F" w:rsidRPr="00A3036C">
        <w:rPr>
          <w:rFonts w:ascii="Times New Roman" w:eastAsia="Aptos" w:hAnsi="Times New Roman" w:cs="Times New Roman"/>
          <w:i/>
          <w:iCs/>
          <w:sz w:val="24"/>
          <w:szCs w:val="24"/>
        </w:rPr>
        <w:t>malenirus</w:t>
      </w:r>
      <w:r w:rsidR="004A2D0F" w:rsidRPr="00A3036C">
        <w:rPr>
          <w:rFonts w:ascii="Times New Roman" w:eastAsia="Aptos" w:hAnsi="Times New Roman" w:cs="Times New Roman"/>
          <w:sz w:val="24"/>
          <w:szCs w:val="24"/>
        </w:rPr>
        <w:t xml:space="preserve">, </w:t>
      </w:r>
      <w:r w:rsidR="004A2D0F" w:rsidRPr="00A3036C">
        <w:rPr>
          <w:rFonts w:ascii="Times New Roman" w:eastAsia="Aptos" w:hAnsi="Times New Roman" w:cs="Times New Roman"/>
          <w:i/>
          <w:iCs/>
          <w:sz w:val="24"/>
          <w:szCs w:val="24"/>
        </w:rPr>
        <w:t xml:space="preserve">reinonaques </w:t>
      </w:r>
      <w:r w:rsidR="004A2D0F" w:rsidRPr="00A3036C">
        <w:rPr>
          <w:rFonts w:ascii="Times New Roman" w:eastAsia="Aptos" w:hAnsi="Times New Roman" w:cs="Times New Roman"/>
          <w:sz w:val="24"/>
          <w:szCs w:val="24"/>
        </w:rPr>
        <w:t xml:space="preserve">e </w:t>
      </w:r>
      <w:r w:rsidR="004A2D0F" w:rsidRPr="00A3036C">
        <w:rPr>
          <w:rFonts w:ascii="Times New Roman" w:eastAsia="Aptos" w:hAnsi="Times New Roman" w:cs="Times New Roman"/>
          <w:i/>
          <w:iCs/>
          <w:sz w:val="24"/>
          <w:szCs w:val="24"/>
        </w:rPr>
        <w:t xml:space="preserve">dominitilianos </w:t>
      </w:r>
      <w:r w:rsidR="009B48D4" w:rsidRPr="00A3036C">
        <w:rPr>
          <w:rFonts w:ascii="Times New Roman" w:eastAsia="Aptos" w:hAnsi="Times New Roman" w:cs="Times New Roman"/>
          <w:sz w:val="24"/>
          <w:szCs w:val="24"/>
        </w:rPr>
        <w:t xml:space="preserve">acompanham </w:t>
      </w:r>
      <w:r w:rsidR="003C3076" w:rsidRPr="00A3036C">
        <w:rPr>
          <w:rFonts w:ascii="Times New Roman" w:eastAsia="Aptos" w:hAnsi="Times New Roman" w:cs="Times New Roman"/>
          <w:sz w:val="24"/>
          <w:szCs w:val="24"/>
        </w:rPr>
        <w:t>o acontecimento,</w:t>
      </w:r>
      <w:r w:rsidR="00213A6D" w:rsidRPr="00A3036C">
        <w:rPr>
          <w:rFonts w:ascii="Times New Roman" w:eastAsia="Aptos" w:hAnsi="Times New Roman" w:cs="Times New Roman"/>
          <w:sz w:val="24"/>
          <w:szCs w:val="24"/>
        </w:rPr>
        <w:t xml:space="preserve"> reunidos no </w:t>
      </w:r>
      <w:r w:rsidR="00213A6D" w:rsidRPr="00A3036C">
        <w:rPr>
          <w:rFonts w:ascii="Times New Roman" w:eastAsia="Aptos" w:hAnsi="Times New Roman" w:cs="Times New Roman"/>
          <w:i/>
          <w:iCs/>
          <w:sz w:val="24"/>
          <w:szCs w:val="24"/>
        </w:rPr>
        <w:t>terceiro plano terráqueo</w:t>
      </w:r>
      <w:r w:rsidR="00B23D5E" w:rsidRPr="00A3036C">
        <w:rPr>
          <w:rFonts w:ascii="Times New Roman" w:eastAsia="Aptos" w:hAnsi="Times New Roman" w:cs="Times New Roman"/>
          <w:sz w:val="24"/>
          <w:szCs w:val="24"/>
        </w:rPr>
        <w:t>,</w:t>
      </w:r>
      <w:r w:rsidR="003C3076" w:rsidRPr="00A3036C">
        <w:rPr>
          <w:rFonts w:ascii="Times New Roman" w:eastAsia="Aptos" w:hAnsi="Times New Roman" w:cs="Times New Roman"/>
          <w:sz w:val="24"/>
          <w:szCs w:val="24"/>
        </w:rPr>
        <w:t xml:space="preserve"> através do </w:t>
      </w:r>
      <w:r w:rsidR="003C3076" w:rsidRPr="00A3036C">
        <w:rPr>
          <w:rFonts w:ascii="Times New Roman" w:eastAsia="Aptos" w:hAnsi="Times New Roman" w:cs="Times New Roman"/>
          <w:i/>
          <w:iCs/>
          <w:sz w:val="24"/>
          <w:szCs w:val="24"/>
        </w:rPr>
        <w:t>túnel do tempo</w:t>
      </w:r>
      <w:r w:rsidR="00B23D5E" w:rsidRPr="00A3036C">
        <w:rPr>
          <w:rFonts w:ascii="Times New Roman" w:eastAsia="Aptos" w:hAnsi="Times New Roman" w:cs="Times New Roman"/>
          <w:sz w:val="24"/>
          <w:szCs w:val="24"/>
        </w:rPr>
        <w:t>.</w:t>
      </w:r>
      <w:r w:rsidR="00462D1F" w:rsidRPr="00A3036C">
        <w:rPr>
          <w:rFonts w:ascii="Times New Roman" w:eastAsia="Aptos" w:hAnsi="Times New Roman" w:cs="Times New Roman"/>
          <w:sz w:val="24"/>
          <w:szCs w:val="24"/>
        </w:rPr>
        <w:t xml:space="preserve"> </w:t>
      </w:r>
      <w:r w:rsidR="004B2A70" w:rsidRPr="00A3036C">
        <w:rPr>
          <w:rFonts w:ascii="Times New Roman" w:eastAsia="Aptos" w:hAnsi="Times New Roman" w:cs="Times New Roman"/>
          <w:sz w:val="24"/>
          <w:szCs w:val="24"/>
        </w:rPr>
        <w:t>Ressabiado</w:t>
      </w:r>
      <w:r w:rsidR="006F2759" w:rsidRPr="00A3036C">
        <w:rPr>
          <w:rFonts w:ascii="Times New Roman" w:eastAsia="Aptos" w:hAnsi="Times New Roman" w:cs="Times New Roman"/>
          <w:sz w:val="24"/>
          <w:szCs w:val="24"/>
        </w:rPr>
        <w:t>s com a ocorrência testemunhada em tempo real</w:t>
      </w:r>
      <w:r w:rsidR="004C58F0" w:rsidRPr="00A3036C">
        <w:rPr>
          <w:rFonts w:ascii="Times New Roman" w:eastAsia="Aptos" w:hAnsi="Times New Roman" w:cs="Times New Roman"/>
          <w:sz w:val="24"/>
          <w:szCs w:val="24"/>
        </w:rPr>
        <w:t>, especulam movimentos energético</w:t>
      </w:r>
      <w:r w:rsidR="00844149" w:rsidRPr="00A3036C">
        <w:rPr>
          <w:rFonts w:ascii="Times New Roman" w:eastAsia="Aptos" w:hAnsi="Times New Roman" w:cs="Times New Roman"/>
          <w:sz w:val="24"/>
          <w:szCs w:val="24"/>
        </w:rPr>
        <w:t>s de raças universalizadas afinadas ao SEU —</w:t>
      </w:r>
      <w:r w:rsidR="00301245" w:rsidRPr="00A3036C">
        <w:rPr>
          <w:rFonts w:ascii="Times New Roman" w:eastAsia="Aptos" w:hAnsi="Times New Roman" w:cs="Times New Roman"/>
          <w:sz w:val="24"/>
          <w:szCs w:val="24"/>
        </w:rPr>
        <w:t xml:space="preserve"> </w:t>
      </w:r>
      <w:r w:rsidR="00844149" w:rsidRPr="00A3036C">
        <w:rPr>
          <w:rFonts w:ascii="Times New Roman" w:eastAsia="Aptos" w:hAnsi="Times New Roman" w:cs="Times New Roman"/>
          <w:sz w:val="24"/>
          <w:szCs w:val="24"/>
        </w:rPr>
        <w:t>Soberana Energia Universal</w:t>
      </w:r>
      <w:r w:rsidR="001D2C82" w:rsidRPr="00A3036C">
        <w:rPr>
          <w:rFonts w:ascii="Times New Roman" w:eastAsia="Aptos" w:hAnsi="Times New Roman" w:cs="Times New Roman"/>
          <w:sz w:val="24"/>
          <w:szCs w:val="24"/>
        </w:rPr>
        <w:t xml:space="preserve"> como </w:t>
      </w:r>
      <w:r w:rsidR="0084010F" w:rsidRPr="00A3036C">
        <w:rPr>
          <w:rFonts w:ascii="Times New Roman" w:eastAsia="Aptos" w:hAnsi="Times New Roman" w:cs="Times New Roman"/>
          <w:sz w:val="24"/>
          <w:szCs w:val="24"/>
        </w:rPr>
        <w:t>coautoras desta tragédia aos olho</w:t>
      </w:r>
      <w:r w:rsidR="0015208A" w:rsidRPr="00A3036C">
        <w:rPr>
          <w:rFonts w:ascii="Times New Roman" w:eastAsia="Aptos" w:hAnsi="Times New Roman" w:cs="Times New Roman"/>
          <w:sz w:val="24"/>
          <w:szCs w:val="24"/>
        </w:rPr>
        <w:t>s humanos adormecido</w:t>
      </w:r>
      <w:r w:rsidR="00963CBC" w:rsidRPr="00A3036C">
        <w:rPr>
          <w:rFonts w:ascii="Times New Roman" w:eastAsia="Aptos" w:hAnsi="Times New Roman" w:cs="Times New Roman"/>
          <w:sz w:val="24"/>
          <w:szCs w:val="24"/>
        </w:rPr>
        <w:t xml:space="preserve">s na </w:t>
      </w:r>
      <w:r w:rsidR="00963CBC" w:rsidRPr="00A3036C">
        <w:rPr>
          <w:rFonts w:ascii="Times New Roman" w:eastAsia="Aptos" w:hAnsi="Times New Roman" w:cs="Times New Roman"/>
          <w:sz w:val="24"/>
          <w:szCs w:val="24"/>
        </w:rPr>
        <w:lastRenderedPageBreak/>
        <w:t>mentira e ilusão do Sistema Terra.</w:t>
      </w:r>
      <w:r w:rsidR="00A60137" w:rsidRPr="00A3036C">
        <w:rPr>
          <w:rFonts w:ascii="Times New Roman" w:eastAsia="Aptos" w:hAnsi="Times New Roman" w:cs="Times New Roman"/>
          <w:sz w:val="24"/>
          <w:szCs w:val="24"/>
        </w:rPr>
        <w:t xml:space="preserve"> </w:t>
      </w:r>
      <w:r w:rsidR="000C6C63" w:rsidRPr="00A3036C">
        <w:rPr>
          <w:rFonts w:ascii="Times New Roman" w:eastAsia="Aptos" w:hAnsi="Times New Roman" w:cs="Times New Roman"/>
          <w:sz w:val="24"/>
          <w:szCs w:val="24"/>
        </w:rPr>
        <w:t>Guerr</w:t>
      </w:r>
      <w:r w:rsidR="001A07C3" w:rsidRPr="00A3036C">
        <w:rPr>
          <w:rFonts w:ascii="Times New Roman" w:eastAsia="Aptos" w:hAnsi="Times New Roman" w:cs="Times New Roman"/>
          <w:sz w:val="24"/>
          <w:szCs w:val="24"/>
        </w:rPr>
        <w:t>a</w:t>
      </w:r>
      <w:r w:rsidR="000C6C63" w:rsidRPr="00A3036C">
        <w:rPr>
          <w:rFonts w:ascii="Times New Roman" w:eastAsia="Aptos" w:hAnsi="Times New Roman" w:cs="Times New Roman"/>
          <w:sz w:val="24"/>
          <w:szCs w:val="24"/>
        </w:rPr>
        <w:t xml:space="preserve"> Dimensional travada no universo</w:t>
      </w:r>
      <w:r w:rsidR="00CD536B" w:rsidRPr="00A3036C">
        <w:rPr>
          <w:rFonts w:ascii="Times New Roman" w:eastAsia="Aptos" w:hAnsi="Times New Roman" w:cs="Times New Roman"/>
          <w:sz w:val="24"/>
          <w:szCs w:val="24"/>
        </w:rPr>
        <w:t xml:space="preserve"> entre raças universais</w:t>
      </w:r>
      <w:r w:rsidR="003564D8" w:rsidRPr="00A3036C">
        <w:rPr>
          <w:rFonts w:ascii="Times New Roman" w:eastAsia="Aptos" w:hAnsi="Times New Roman" w:cs="Times New Roman"/>
          <w:sz w:val="24"/>
          <w:szCs w:val="24"/>
        </w:rPr>
        <w:t xml:space="preserve"> e</w:t>
      </w:r>
      <w:r w:rsidR="00144545" w:rsidRPr="00A3036C">
        <w:rPr>
          <w:rFonts w:ascii="Times New Roman" w:eastAsia="Aptos" w:hAnsi="Times New Roman" w:cs="Times New Roman"/>
          <w:sz w:val="24"/>
          <w:szCs w:val="24"/>
        </w:rPr>
        <w:t xml:space="preserve"> seres humanos</w:t>
      </w:r>
      <w:r w:rsidR="003564D8" w:rsidRPr="00A3036C">
        <w:rPr>
          <w:rFonts w:ascii="Times New Roman" w:eastAsia="Aptos" w:hAnsi="Times New Roman" w:cs="Times New Roman"/>
          <w:sz w:val="24"/>
          <w:szCs w:val="24"/>
        </w:rPr>
        <w:t>, aqui</w:t>
      </w:r>
      <w:r w:rsidR="00144545" w:rsidRPr="00A3036C">
        <w:rPr>
          <w:rFonts w:ascii="Times New Roman" w:eastAsia="Aptos" w:hAnsi="Times New Roman" w:cs="Times New Roman"/>
          <w:sz w:val="24"/>
          <w:szCs w:val="24"/>
        </w:rPr>
        <w:t>,</w:t>
      </w:r>
      <w:r w:rsidR="00CD536B" w:rsidRPr="00A3036C">
        <w:rPr>
          <w:rFonts w:ascii="Times New Roman" w:eastAsia="Aptos" w:hAnsi="Times New Roman" w:cs="Times New Roman"/>
          <w:sz w:val="24"/>
          <w:szCs w:val="24"/>
        </w:rPr>
        <w:t xml:space="preserve"> de moral e inteligência equ</w:t>
      </w:r>
      <w:r w:rsidR="00DA407D" w:rsidRPr="00A3036C">
        <w:rPr>
          <w:rFonts w:ascii="Times New Roman" w:eastAsia="Aptos" w:hAnsi="Times New Roman" w:cs="Times New Roman"/>
          <w:sz w:val="24"/>
          <w:szCs w:val="24"/>
        </w:rPr>
        <w:t>ilibradas combatem, energeticamente, o desequilíbrio</w:t>
      </w:r>
      <w:r w:rsidR="005741AC" w:rsidRPr="00A3036C">
        <w:rPr>
          <w:rFonts w:ascii="Times New Roman" w:eastAsia="Aptos" w:hAnsi="Times New Roman" w:cs="Times New Roman"/>
          <w:sz w:val="24"/>
          <w:szCs w:val="24"/>
        </w:rPr>
        <w:t xml:space="preserve"> destas virtudes</w:t>
      </w:r>
      <w:r w:rsidR="002C57A7" w:rsidRPr="00A3036C">
        <w:rPr>
          <w:rFonts w:ascii="Times New Roman" w:eastAsia="Aptos" w:hAnsi="Times New Roman" w:cs="Times New Roman"/>
          <w:sz w:val="24"/>
          <w:szCs w:val="24"/>
        </w:rPr>
        <w:t>.</w:t>
      </w:r>
      <w:r w:rsidR="005741AC" w:rsidRPr="00A3036C">
        <w:rPr>
          <w:rFonts w:ascii="Times New Roman" w:eastAsia="Aptos" w:hAnsi="Times New Roman" w:cs="Times New Roman"/>
          <w:sz w:val="24"/>
          <w:szCs w:val="24"/>
        </w:rPr>
        <w:t xml:space="preserve"> </w:t>
      </w:r>
      <w:r w:rsidR="002C57A7" w:rsidRPr="00A3036C">
        <w:rPr>
          <w:rFonts w:ascii="Times New Roman" w:eastAsia="Aptos" w:hAnsi="Times New Roman" w:cs="Times New Roman"/>
          <w:sz w:val="24"/>
          <w:szCs w:val="24"/>
        </w:rPr>
        <w:t>M</w:t>
      </w:r>
      <w:r w:rsidR="005741AC" w:rsidRPr="00A3036C">
        <w:rPr>
          <w:rFonts w:ascii="Times New Roman" w:eastAsia="Aptos" w:hAnsi="Times New Roman" w:cs="Times New Roman"/>
          <w:sz w:val="24"/>
          <w:szCs w:val="24"/>
        </w:rPr>
        <w:t>oralidade</w:t>
      </w:r>
      <w:r w:rsidR="00C9029A" w:rsidRPr="00A3036C">
        <w:rPr>
          <w:rFonts w:ascii="Times New Roman" w:eastAsia="Aptos" w:hAnsi="Times New Roman" w:cs="Times New Roman"/>
          <w:sz w:val="24"/>
          <w:szCs w:val="24"/>
        </w:rPr>
        <w:t xml:space="preserve"> atrasada</w:t>
      </w:r>
      <w:r w:rsidR="0075456E" w:rsidRPr="00A3036C">
        <w:rPr>
          <w:rFonts w:ascii="Times New Roman" w:eastAsia="Aptos" w:hAnsi="Times New Roman" w:cs="Times New Roman"/>
          <w:sz w:val="24"/>
          <w:szCs w:val="24"/>
        </w:rPr>
        <w:t xml:space="preserve"> convive com a inteligência avançada, pronta, </w:t>
      </w:r>
      <w:r w:rsidR="00646FD1" w:rsidRPr="00A3036C">
        <w:rPr>
          <w:rFonts w:ascii="Times New Roman" w:eastAsia="Aptos" w:hAnsi="Times New Roman" w:cs="Times New Roman"/>
          <w:sz w:val="24"/>
          <w:szCs w:val="24"/>
        </w:rPr>
        <w:t>para</w:t>
      </w:r>
      <w:r w:rsidR="00B23345" w:rsidRPr="00A3036C">
        <w:rPr>
          <w:rFonts w:ascii="Times New Roman" w:eastAsia="Aptos" w:hAnsi="Times New Roman" w:cs="Times New Roman"/>
          <w:sz w:val="24"/>
          <w:szCs w:val="24"/>
        </w:rPr>
        <w:t>,</w:t>
      </w:r>
      <w:r w:rsidR="00646FD1" w:rsidRPr="00A3036C">
        <w:rPr>
          <w:rFonts w:ascii="Times New Roman" w:eastAsia="Aptos" w:hAnsi="Times New Roman" w:cs="Times New Roman"/>
          <w:sz w:val="24"/>
          <w:szCs w:val="24"/>
        </w:rPr>
        <w:t xml:space="preserve"> </w:t>
      </w:r>
      <w:r w:rsidR="00B23345" w:rsidRPr="00A3036C">
        <w:rPr>
          <w:rFonts w:ascii="Times New Roman" w:eastAsia="Aptos" w:hAnsi="Times New Roman" w:cs="Times New Roman"/>
          <w:sz w:val="24"/>
          <w:szCs w:val="24"/>
        </w:rPr>
        <w:t>n</w:t>
      </w:r>
      <w:r w:rsidR="000D2BD1" w:rsidRPr="00A3036C">
        <w:rPr>
          <w:rFonts w:ascii="Times New Roman" w:eastAsia="Aptos" w:hAnsi="Times New Roman" w:cs="Times New Roman"/>
          <w:sz w:val="24"/>
          <w:szCs w:val="24"/>
        </w:rPr>
        <w:t>a</w:t>
      </w:r>
      <w:r w:rsidR="00B23345" w:rsidRPr="00A3036C">
        <w:rPr>
          <w:rFonts w:ascii="Times New Roman" w:eastAsia="Aptos" w:hAnsi="Times New Roman" w:cs="Times New Roman"/>
          <w:sz w:val="24"/>
          <w:szCs w:val="24"/>
        </w:rPr>
        <w:t>,</w:t>
      </w:r>
      <w:r w:rsidR="00646FD1" w:rsidRPr="00A3036C">
        <w:rPr>
          <w:rFonts w:ascii="Times New Roman" w:eastAsia="Aptos" w:hAnsi="Times New Roman" w:cs="Times New Roman"/>
          <w:sz w:val="24"/>
          <w:szCs w:val="24"/>
        </w:rPr>
        <w:t xml:space="preserve"> </w:t>
      </w:r>
      <w:r w:rsidR="00646FD1" w:rsidRPr="00A3036C">
        <w:rPr>
          <w:rFonts w:ascii="Times New Roman" w:eastAsia="Aptos" w:hAnsi="Times New Roman" w:cs="Times New Roman"/>
          <w:i/>
          <w:iCs/>
          <w:sz w:val="24"/>
          <w:szCs w:val="24"/>
        </w:rPr>
        <w:t>prepotência de sua vaidade</w:t>
      </w:r>
      <w:r w:rsidR="005F1E00" w:rsidRPr="00A3036C">
        <w:rPr>
          <w:rFonts w:ascii="Times New Roman" w:eastAsia="Aptos" w:hAnsi="Times New Roman" w:cs="Times New Roman"/>
          <w:sz w:val="24"/>
          <w:szCs w:val="24"/>
        </w:rPr>
        <w:t>, cultuar frequências energéticas improdutiva</w:t>
      </w:r>
      <w:r w:rsidR="00C94663" w:rsidRPr="00A3036C">
        <w:rPr>
          <w:rFonts w:ascii="Times New Roman" w:eastAsia="Aptos" w:hAnsi="Times New Roman" w:cs="Times New Roman"/>
          <w:sz w:val="24"/>
          <w:szCs w:val="24"/>
        </w:rPr>
        <w:t>s à sua prevista</w:t>
      </w:r>
      <w:r w:rsidR="00B07146" w:rsidRPr="00A3036C">
        <w:rPr>
          <w:rFonts w:ascii="Times New Roman" w:eastAsia="Aptos" w:hAnsi="Times New Roman" w:cs="Times New Roman"/>
          <w:sz w:val="24"/>
          <w:szCs w:val="24"/>
        </w:rPr>
        <w:t>, caso</w:t>
      </w:r>
      <w:r w:rsidR="00E43803" w:rsidRPr="00A3036C">
        <w:rPr>
          <w:rFonts w:ascii="Times New Roman" w:eastAsia="Aptos" w:hAnsi="Times New Roman" w:cs="Times New Roman"/>
          <w:sz w:val="24"/>
          <w:szCs w:val="24"/>
        </w:rPr>
        <w:t xml:space="preserve"> o terráqueo</w:t>
      </w:r>
      <w:r w:rsidR="00B07146" w:rsidRPr="00A3036C">
        <w:rPr>
          <w:rFonts w:ascii="Times New Roman" w:eastAsia="Aptos" w:hAnsi="Times New Roman" w:cs="Times New Roman"/>
          <w:sz w:val="24"/>
          <w:szCs w:val="24"/>
        </w:rPr>
        <w:t xml:space="preserve"> queira, evolução ao </w:t>
      </w:r>
      <w:r w:rsidR="00B07146" w:rsidRPr="00A3036C">
        <w:rPr>
          <w:rFonts w:ascii="Times New Roman" w:eastAsia="Aptos" w:hAnsi="Times New Roman" w:cs="Times New Roman"/>
          <w:i/>
          <w:iCs/>
          <w:sz w:val="24"/>
          <w:szCs w:val="24"/>
        </w:rPr>
        <w:t>quinto</w:t>
      </w:r>
      <w:r w:rsidR="00C6092B" w:rsidRPr="00A3036C">
        <w:rPr>
          <w:rFonts w:ascii="Times New Roman" w:eastAsia="Aptos" w:hAnsi="Times New Roman" w:cs="Times New Roman"/>
          <w:sz w:val="24"/>
          <w:szCs w:val="24"/>
        </w:rPr>
        <w:t>, ponto de partida</w:t>
      </w:r>
      <w:r w:rsidR="00437A8B" w:rsidRPr="00A3036C">
        <w:rPr>
          <w:rFonts w:ascii="Times New Roman" w:eastAsia="Aptos" w:hAnsi="Times New Roman" w:cs="Times New Roman"/>
          <w:sz w:val="24"/>
          <w:szCs w:val="24"/>
        </w:rPr>
        <w:t>,</w:t>
      </w:r>
      <w:r w:rsidR="00871B0F" w:rsidRPr="00A3036C">
        <w:rPr>
          <w:rFonts w:ascii="Times New Roman" w:eastAsia="Aptos" w:hAnsi="Times New Roman" w:cs="Times New Roman"/>
          <w:sz w:val="24"/>
          <w:szCs w:val="24"/>
        </w:rPr>
        <w:t xml:space="preserve"> até o </w:t>
      </w:r>
      <w:r w:rsidR="00C6092B" w:rsidRPr="00A3036C">
        <w:rPr>
          <w:rFonts w:ascii="Times New Roman" w:eastAsia="Aptos" w:hAnsi="Times New Roman" w:cs="Times New Roman"/>
          <w:i/>
          <w:iCs/>
          <w:sz w:val="24"/>
          <w:szCs w:val="24"/>
        </w:rPr>
        <w:t xml:space="preserve"> </w:t>
      </w:r>
      <w:r w:rsidR="00871B0F" w:rsidRPr="00A3036C">
        <w:rPr>
          <w:rFonts w:ascii="Times New Roman" w:eastAsia="Aptos" w:hAnsi="Times New Roman" w:cs="Times New Roman"/>
          <w:i/>
          <w:iCs/>
          <w:sz w:val="24"/>
          <w:szCs w:val="24"/>
        </w:rPr>
        <w:t xml:space="preserve">décimo segundo </w:t>
      </w:r>
      <w:r w:rsidR="00C6092B" w:rsidRPr="00A3036C">
        <w:rPr>
          <w:rFonts w:ascii="Times New Roman" w:eastAsia="Aptos" w:hAnsi="Times New Roman" w:cs="Times New Roman"/>
          <w:i/>
          <w:iCs/>
          <w:sz w:val="24"/>
          <w:szCs w:val="24"/>
        </w:rPr>
        <w:t>plano</w:t>
      </w:r>
      <w:r w:rsidR="00871B0F" w:rsidRPr="00A3036C">
        <w:rPr>
          <w:rFonts w:ascii="Times New Roman" w:eastAsia="Aptos" w:hAnsi="Times New Roman" w:cs="Times New Roman"/>
          <w:i/>
          <w:iCs/>
          <w:sz w:val="24"/>
          <w:szCs w:val="24"/>
        </w:rPr>
        <w:t>s</w:t>
      </w:r>
      <w:r w:rsidR="00C6092B" w:rsidRPr="00A3036C">
        <w:rPr>
          <w:rFonts w:ascii="Times New Roman" w:eastAsia="Aptos" w:hAnsi="Times New Roman" w:cs="Times New Roman"/>
          <w:i/>
          <w:iCs/>
          <w:sz w:val="24"/>
          <w:szCs w:val="24"/>
        </w:rPr>
        <w:t xml:space="preserve"> terráqueo</w:t>
      </w:r>
      <w:r w:rsidR="00871B0F" w:rsidRPr="00A3036C">
        <w:rPr>
          <w:rFonts w:ascii="Times New Roman" w:eastAsia="Aptos" w:hAnsi="Times New Roman" w:cs="Times New Roman"/>
          <w:i/>
          <w:iCs/>
          <w:sz w:val="24"/>
          <w:szCs w:val="24"/>
        </w:rPr>
        <w:t>s</w:t>
      </w:r>
      <w:r w:rsidR="000B67FD" w:rsidRPr="00A3036C">
        <w:rPr>
          <w:rFonts w:ascii="Times New Roman" w:eastAsia="Aptos" w:hAnsi="Times New Roman" w:cs="Times New Roman"/>
          <w:sz w:val="24"/>
          <w:szCs w:val="24"/>
        </w:rPr>
        <w:t>.</w:t>
      </w:r>
      <w:r w:rsidR="00E43803" w:rsidRPr="00A3036C">
        <w:rPr>
          <w:rFonts w:ascii="Times New Roman" w:eastAsia="Aptos" w:hAnsi="Times New Roman" w:cs="Times New Roman"/>
          <w:sz w:val="24"/>
          <w:szCs w:val="24"/>
        </w:rPr>
        <w:t xml:space="preserve"> </w:t>
      </w:r>
      <w:r w:rsidR="00CC04DC" w:rsidRPr="00A3036C">
        <w:rPr>
          <w:rFonts w:ascii="Times New Roman" w:eastAsia="Aptos" w:hAnsi="Times New Roman" w:cs="Times New Roman"/>
          <w:sz w:val="24"/>
          <w:szCs w:val="24"/>
        </w:rPr>
        <w:t>Caminhada</w:t>
      </w:r>
      <w:r w:rsidR="00675B2C" w:rsidRPr="00A3036C">
        <w:rPr>
          <w:rFonts w:ascii="Times New Roman" w:eastAsia="Aptos" w:hAnsi="Times New Roman" w:cs="Times New Roman"/>
          <w:sz w:val="24"/>
          <w:szCs w:val="24"/>
        </w:rPr>
        <w:t xml:space="preserve"> explora</w:t>
      </w:r>
      <w:r w:rsidR="00DF62B0" w:rsidRPr="00A3036C">
        <w:rPr>
          <w:rFonts w:ascii="Times New Roman" w:eastAsia="Aptos" w:hAnsi="Times New Roman" w:cs="Times New Roman"/>
          <w:sz w:val="24"/>
          <w:szCs w:val="24"/>
        </w:rPr>
        <w:t xml:space="preserve"> </w:t>
      </w:r>
      <w:r w:rsidR="00DF62B0" w:rsidRPr="00A3036C">
        <w:rPr>
          <w:rFonts w:ascii="Times New Roman" w:eastAsia="Aptos" w:hAnsi="Times New Roman" w:cs="Times New Roman"/>
          <w:i/>
          <w:iCs/>
          <w:sz w:val="24"/>
          <w:szCs w:val="24"/>
        </w:rPr>
        <w:t xml:space="preserve">o aprendizado da delicadeza </w:t>
      </w:r>
      <w:r w:rsidR="00DF62B0" w:rsidRPr="00A3036C">
        <w:rPr>
          <w:rFonts w:ascii="Times New Roman" w:eastAsia="Aptos" w:hAnsi="Times New Roman" w:cs="Times New Roman"/>
          <w:sz w:val="24"/>
          <w:szCs w:val="24"/>
        </w:rPr>
        <w:t>ensinado nesta longa</w:t>
      </w:r>
      <w:r w:rsidR="00E205B6" w:rsidRPr="00A3036C">
        <w:rPr>
          <w:rFonts w:ascii="Times New Roman" w:eastAsia="Aptos" w:hAnsi="Times New Roman" w:cs="Times New Roman"/>
          <w:sz w:val="24"/>
          <w:szCs w:val="24"/>
        </w:rPr>
        <w:t xml:space="preserve"> e prazerosa estrada</w:t>
      </w:r>
      <w:r w:rsidR="00184E85" w:rsidRPr="00A3036C">
        <w:rPr>
          <w:rFonts w:ascii="Times New Roman" w:eastAsia="Aptos" w:hAnsi="Times New Roman" w:cs="Times New Roman"/>
          <w:sz w:val="24"/>
          <w:szCs w:val="24"/>
        </w:rPr>
        <w:t>.</w:t>
      </w:r>
      <w:r w:rsidR="00E205B6" w:rsidRPr="00A3036C">
        <w:rPr>
          <w:rFonts w:ascii="Times New Roman" w:eastAsia="Aptos" w:hAnsi="Times New Roman" w:cs="Times New Roman"/>
          <w:sz w:val="24"/>
          <w:szCs w:val="24"/>
        </w:rPr>
        <w:t xml:space="preserve"> </w:t>
      </w:r>
      <w:r w:rsidR="00184E85" w:rsidRPr="00A3036C">
        <w:rPr>
          <w:rFonts w:ascii="Times New Roman" w:eastAsia="Aptos" w:hAnsi="Times New Roman" w:cs="Times New Roman"/>
          <w:sz w:val="24"/>
          <w:szCs w:val="24"/>
        </w:rPr>
        <w:t>C</w:t>
      </w:r>
      <w:r w:rsidR="00530CB7" w:rsidRPr="00A3036C">
        <w:rPr>
          <w:rFonts w:ascii="Times New Roman" w:eastAsia="Aptos" w:hAnsi="Times New Roman" w:cs="Times New Roman"/>
          <w:sz w:val="24"/>
          <w:szCs w:val="24"/>
        </w:rPr>
        <w:t>hega</w:t>
      </w:r>
      <w:r w:rsidR="00184E85" w:rsidRPr="00A3036C">
        <w:rPr>
          <w:rFonts w:ascii="Times New Roman" w:eastAsia="Aptos" w:hAnsi="Times New Roman" w:cs="Times New Roman"/>
          <w:sz w:val="24"/>
          <w:szCs w:val="24"/>
        </w:rPr>
        <w:t xml:space="preserve">da </w:t>
      </w:r>
      <w:r w:rsidR="00772CCF" w:rsidRPr="00A3036C">
        <w:rPr>
          <w:rFonts w:ascii="Times New Roman" w:eastAsia="Aptos" w:hAnsi="Times New Roman" w:cs="Times New Roman"/>
          <w:sz w:val="24"/>
          <w:szCs w:val="24"/>
        </w:rPr>
        <w:t>n</w:t>
      </w:r>
      <w:r w:rsidR="00530CB7" w:rsidRPr="00A3036C">
        <w:rPr>
          <w:rFonts w:ascii="Times New Roman" w:eastAsia="Aptos" w:hAnsi="Times New Roman" w:cs="Times New Roman"/>
          <w:sz w:val="24"/>
          <w:szCs w:val="24"/>
        </w:rPr>
        <w:t>o cume desta trilha</w:t>
      </w:r>
      <w:r w:rsidR="005634D7" w:rsidRPr="00A3036C">
        <w:rPr>
          <w:rFonts w:ascii="Times New Roman" w:eastAsia="Aptos" w:hAnsi="Times New Roman" w:cs="Times New Roman"/>
          <w:sz w:val="24"/>
          <w:szCs w:val="24"/>
        </w:rPr>
        <w:t>,</w:t>
      </w:r>
      <w:r w:rsidR="006F3DC0" w:rsidRPr="00A3036C">
        <w:rPr>
          <w:rFonts w:ascii="Times New Roman" w:eastAsia="Aptos" w:hAnsi="Times New Roman" w:cs="Times New Roman"/>
          <w:sz w:val="24"/>
          <w:szCs w:val="24"/>
        </w:rPr>
        <w:t xml:space="preserve"> </w:t>
      </w:r>
      <w:r w:rsidR="006F3DC0" w:rsidRPr="00A3036C">
        <w:rPr>
          <w:rFonts w:ascii="Times New Roman" w:eastAsia="Aptos" w:hAnsi="Times New Roman" w:cs="Times New Roman"/>
          <w:i/>
          <w:iCs/>
          <w:sz w:val="24"/>
          <w:szCs w:val="24"/>
        </w:rPr>
        <w:t>íngrimada</w:t>
      </w:r>
      <w:r w:rsidR="006F3DC0" w:rsidRPr="00A3036C">
        <w:rPr>
          <w:rFonts w:ascii="Times New Roman" w:eastAsia="Aptos" w:hAnsi="Times New Roman" w:cs="Times New Roman"/>
          <w:sz w:val="24"/>
          <w:szCs w:val="24"/>
        </w:rPr>
        <w:t xml:space="preserve"> pelo </w:t>
      </w:r>
      <w:r w:rsidR="00ED35D1" w:rsidRPr="00A3036C">
        <w:rPr>
          <w:rFonts w:ascii="Times New Roman" w:eastAsia="Aptos" w:hAnsi="Times New Roman" w:cs="Times New Roman"/>
          <w:sz w:val="24"/>
          <w:szCs w:val="24"/>
        </w:rPr>
        <w:t xml:space="preserve">sentimento mais nobre a pulsar nos </w:t>
      </w:r>
      <w:r w:rsidR="006F3DC0" w:rsidRPr="00A3036C">
        <w:rPr>
          <w:rFonts w:ascii="Times New Roman" w:eastAsia="Aptos" w:hAnsi="Times New Roman" w:cs="Times New Roman"/>
          <w:sz w:val="24"/>
          <w:szCs w:val="24"/>
        </w:rPr>
        <w:t>coraç</w:t>
      </w:r>
      <w:r w:rsidR="00ED35D1" w:rsidRPr="00A3036C">
        <w:rPr>
          <w:rFonts w:ascii="Times New Roman" w:eastAsia="Aptos" w:hAnsi="Times New Roman" w:cs="Times New Roman"/>
          <w:sz w:val="24"/>
          <w:szCs w:val="24"/>
        </w:rPr>
        <w:t xml:space="preserve">ões dos </w:t>
      </w:r>
      <w:r w:rsidR="00ED35D1" w:rsidRPr="00A3036C">
        <w:rPr>
          <w:rFonts w:ascii="Times New Roman" w:eastAsia="Aptos" w:hAnsi="Times New Roman" w:cs="Times New Roman"/>
          <w:i/>
          <w:iCs/>
          <w:sz w:val="24"/>
          <w:szCs w:val="24"/>
        </w:rPr>
        <w:t>alpinista</w:t>
      </w:r>
      <w:r w:rsidR="00234D1B" w:rsidRPr="00A3036C">
        <w:rPr>
          <w:rFonts w:ascii="Times New Roman" w:eastAsia="Aptos" w:hAnsi="Times New Roman" w:cs="Times New Roman"/>
          <w:i/>
          <w:iCs/>
          <w:sz w:val="24"/>
          <w:szCs w:val="24"/>
        </w:rPr>
        <w:t>s da evolução</w:t>
      </w:r>
      <w:r w:rsidR="005634D7" w:rsidRPr="00A3036C">
        <w:rPr>
          <w:rFonts w:ascii="Times New Roman" w:eastAsia="Aptos" w:hAnsi="Times New Roman" w:cs="Times New Roman"/>
          <w:sz w:val="24"/>
          <w:szCs w:val="24"/>
        </w:rPr>
        <w:t xml:space="preserve">, </w:t>
      </w:r>
      <w:r w:rsidR="00772CCF" w:rsidRPr="00A3036C">
        <w:rPr>
          <w:rFonts w:ascii="Times New Roman" w:eastAsia="Aptos" w:hAnsi="Times New Roman" w:cs="Times New Roman"/>
          <w:sz w:val="24"/>
          <w:szCs w:val="24"/>
        </w:rPr>
        <w:t xml:space="preserve">encontra </w:t>
      </w:r>
      <w:r w:rsidR="00234D1B" w:rsidRPr="00A3036C">
        <w:rPr>
          <w:rFonts w:ascii="Times New Roman" w:eastAsia="Aptos" w:hAnsi="Times New Roman" w:cs="Times New Roman"/>
          <w:sz w:val="24"/>
          <w:szCs w:val="24"/>
        </w:rPr>
        <w:t>o amor incondicional.</w:t>
      </w:r>
      <w:r w:rsidR="00A60137" w:rsidRPr="00A3036C">
        <w:rPr>
          <w:rFonts w:ascii="Times New Roman" w:eastAsia="Aptos" w:hAnsi="Times New Roman" w:cs="Times New Roman"/>
          <w:sz w:val="24"/>
          <w:szCs w:val="24"/>
        </w:rPr>
        <w:t xml:space="preserve"> </w:t>
      </w:r>
    </w:p>
    <w:p w14:paraId="16E4F2D3" w14:textId="2FA1F63E" w:rsidR="00A60137" w:rsidRPr="00A3036C" w:rsidRDefault="00C177A5" w:rsidP="00E6624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Sabedores de que </w:t>
      </w:r>
      <w:r w:rsidRPr="00A3036C">
        <w:rPr>
          <w:rFonts w:ascii="Times New Roman" w:eastAsia="Aptos" w:hAnsi="Times New Roman" w:cs="Times New Roman"/>
          <w:i/>
          <w:iCs/>
          <w:sz w:val="24"/>
          <w:szCs w:val="24"/>
        </w:rPr>
        <w:t>o jogo só termina quando acaba</w:t>
      </w:r>
      <w:r w:rsidRPr="00A3036C">
        <w:rPr>
          <w:rFonts w:ascii="Times New Roman" w:eastAsia="Aptos" w:hAnsi="Times New Roman" w:cs="Times New Roman"/>
          <w:sz w:val="24"/>
          <w:szCs w:val="24"/>
        </w:rPr>
        <w:t>, o SPA — Supremo Poder Anônimo</w:t>
      </w:r>
      <w:r w:rsidR="003D0355" w:rsidRPr="00A3036C">
        <w:rPr>
          <w:rFonts w:ascii="Times New Roman" w:eastAsia="Aptos" w:hAnsi="Times New Roman" w:cs="Times New Roman"/>
          <w:sz w:val="24"/>
          <w:szCs w:val="24"/>
        </w:rPr>
        <w:t xml:space="preserve"> </w:t>
      </w:r>
      <w:r w:rsidR="003D0355" w:rsidRPr="00A3036C">
        <w:rPr>
          <w:rFonts w:ascii="Times New Roman" w:eastAsia="Aptos" w:hAnsi="Times New Roman" w:cs="Times New Roman"/>
          <w:i/>
          <w:iCs/>
          <w:sz w:val="24"/>
          <w:szCs w:val="24"/>
        </w:rPr>
        <w:t>não se faz de rogado</w:t>
      </w:r>
      <w:r w:rsidR="003D0355" w:rsidRPr="00A3036C">
        <w:rPr>
          <w:rFonts w:ascii="Times New Roman" w:eastAsia="Aptos" w:hAnsi="Times New Roman" w:cs="Times New Roman"/>
          <w:sz w:val="24"/>
          <w:szCs w:val="24"/>
        </w:rPr>
        <w:t xml:space="preserve"> </w:t>
      </w:r>
      <w:r w:rsidR="003E56E4" w:rsidRPr="00A3036C">
        <w:rPr>
          <w:rFonts w:ascii="Times New Roman" w:eastAsia="Aptos" w:hAnsi="Times New Roman" w:cs="Times New Roman"/>
          <w:sz w:val="24"/>
          <w:szCs w:val="24"/>
        </w:rPr>
        <w:t xml:space="preserve">e resolve </w:t>
      </w:r>
      <w:r w:rsidR="00BE1FE5" w:rsidRPr="00A3036C">
        <w:rPr>
          <w:rFonts w:ascii="Times New Roman" w:eastAsia="Aptos" w:hAnsi="Times New Roman" w:cs="Times New Roman"/>
          <w:sz w:val="24"/>
          <w:szCs w:val="24"/>
        </w:rPr>
        <w:t>pela estimulação de conflitos</w:t>
      </w:r>
      <w:r w:rsidR="00ED4F5B" w:rsidRPr="00A3036C">
        <w:rPr>
          <w:rFonts w:ascii="Times New Roman" w:eastAsia="Aptos" w:hAnsi="Times New Roman" w:cs="Times New Roman"/>
          <w:sz w:val="24"/>
          <w:szCs w:val="24"/>
        </w:rPr>
        <w:t xml:space="preserve"> pontuais entre imigrantes </w:t>
      </w:r>
      <w:r w:rsidR="00762208" w:rsidRPr="00A3036C">
        <w:rPr>
          <w:rFonts w:ascii="Times New Roman" w:eastAsia="Aptos" w:hAnsi="Times New Roman" w:cs="Times New Roman"/>
          <w:sz w:val="24"/>
          <w:szCs w:val="24"/>
        </w:rPr>
        <w:t xml:space="preserve">do Hemisfério Norte </w:t>
      </w:r>
      <w:r w:rsidR="00ED4F5B" w:rsidRPr="00A3036C">
        <w:rPr>
          <w:rFonts w:ascii="Times New Roman" w:eastAsia="Aptos" w:hAnsi="Times New Roman" w:cs="Times New Roman"/>
          <w:sz w:val="24"/>
          <w:szCs w:val="24"/>
        </w:rPr>
        <w:t>e locais</w:t>
      </w:r>
      <w:r w:rsidR="00762208" w:rsidRPr="00A3036C">
        <w:rPr>
          <w:rFonts w:ascii="Times New Roman" w:eastAsia="Aptos" w:hAnsi="Times New Roman" w:cs="Times New Roman"/>
          <w:sz w:val="24"/>
          <w:szCs w:val="24"/>
        </w:rPr>
        <w:t xml:space="preserve"> do Hemisfério Sul</w:t>
      </w:r>
      <w:r w:rsidR="000730FC" w:rsidRPr="00A3036C">
        <w:rPr>
          <w:rFonts w:ascii="Times New Roman" w:eastAsia="Aptos" w:hAnsi="Times New Roman" w:cs="Times New Roman"/>
          <w:sz w:val="24"/>
          <w:szCs w:val="24"/>
        </w:rPr>
        <w:t xml:space="preserve"> motivados </w:t>
      </w:r>
      <w:r w:rsidR="0055116E" w:rsidRPr="00A3036C">
        <w:rPr>
          <w:rFonts w:ascii="Times New Roman" w:eastAsia="Aptos" w:hAnsi="Times New Roman" w:cs="Times New Roman"/>
          <w:sz w:val="24"/>
          <w:szCs w:val="24"/>
        </w:rPr>
        <w:t>pela prática de</w:t>
      </w:r>
      <w:r w:rsidR="000730FC" w:rsidRPr="00A3036C">
        <w:rPr>
          <w:rFonts w:ascii="Times New Roman" w:eastAsia="Aptos" w:hAnsi="Times New Roman" w:cs="Times New Roman"/>
          <w:sz w:val="24"/>
          <w:szCs w:val="24"/>
        </w:rPr>
        <w:t xml:space="preserve"> </w:t>
      </w:r>
      <w:r w:rsidR="000D084E" w:rsidRPr="00A3036C">
        <w:rPr>
          <w:rFonts w:ascii="Times New Roman" w:eastAsia="Aptos" w:hAnsi="Times New Roman" w:cs="Times New Roman"/>
          <w:i/>
          <w:iCs/>
          <w:sz w:val="24"/>
          <w:szCs w:val="24"/>
        </w:rPr>
        <w:t>a tríade da maldade humana</w:t>
      </w:r>
      <w:r w:rsidR="000D084E" w:rsidRPr="00A3036C">
        <w:rPr>
          <w:rFonts w:ascii="Times New Roman" w:eastAsia="Aptos" w:hAnsi="Times New Roman" w:cs="Times New Roman"/>
          <w:sz w:val="24"/>
          <w:szCs w:val="24"/>
        </w:rPr>
        <w:t xml:space="preserve">: </w:t>
      </w:r>
      <w:r w:rsidR="000D084E" w:rsidRPr="00A3036C">
        <w:rPr>
          <w:rFonts w:ascii="Times New Roman" w:eastAsia="Aptos" w:hAnsi="Times New Roman" w:cs="Times New Roman"/>
          <w:i/>
          <w:iCs/>
          <w:sz w:val="24"/>
          <w:szCs w:val="24"/>
        </w:rPr>
        <w:t>ego</w:t>
      </w:r>
      <w:r w:rsidR="000D084E" w:rsidRPr="00A3036C">
        <w:rPr>
          <w:rFonts w:ascii="Times New Roman" w:eastAsia="Aptos" w:hAnsi="Times New Roman" w:cs="Times New Roman"/>
          <w:sz w:val="24"/>
          <w:szCs w:val="24"/>
        </w:rPr>
        <w:t xml:space="preserve">, </w:t>
      </w:r>
      <w:r w:rsidR="000D084E" w:rsidRPr="00A3036C">
        <w:rPr>
          <w:rFonts w:ascii="Times New Roman" w:eastAsia="Aptos" w:hAnsi="Times New Roman" w:cs="Times New Roman"/>
          <w:i/>
          <w:iCs/>
          <w:sz w:val="24"/>
          <w:szCs w:val="24"/>
        </w:rPr>
        <w:t>ganância e</w:t>
      </w:r>
      <w:r w:rsidR="000D084E" w:rsidRPr="00A3036C">
        <w:rPr>
          <w:rFonts w:ascii="Times New Roman" w:eastAsia="Aptos" w:hAnsi="Times New Roman" w:cs="Times New Roman"/>
          <w:sz w:val="24"/>
          <w:szCs w:val="24"/>
        </w:rPr>
        <w:t xml:space="preserve"> </w:t>
      </w:r>
      <w:r w:rsidR="000D084E" w:rsidRPr="00A3036C">
        <w:rPr>
          <w:rFonts w:ascii="Times New Roman" w:eastAsia="Aptos" w:hAnsi="Times New Roman" w:cs="Times New Roman"/>
          <w:i/>
          <w:iCs/>
          <w:sz w:val="24"/>
          <w:szCs w:val="24"/>
        </w:rPr>
        <w:t>medo</w:t>
      </w:r>
      <w:r w:rsidR="001771BF" w:rsidRPr="00A3036C">
        <w:rPr>
          <w:rFonts w:ascii="Times New Roman" w:eastAsia="Aptos" w:hAnsi="Times New Roman" w:cs="Times New Roman"/>
          <w:sz w:val="24"/>
          <w:szCs w:val="24"/>
        </w:rPr>
        <w:t>. Pilares sistêmicos: governo, religião, mídia e educação</w:t>
      </w:r>
      <w:r w:rsidR="005E271F" w:rsidRPr="00A3036C">
        <w:rPr>
          <w:rFonts w:ascii="Times New Roman" w:eastAsia="Aptos" w:hAnsi="Times New Roman" w:cs="Times New Roman"/>
          <w:sz w:val="24"/>
          <w:szCs w:val="24"/>
        </w:rPr>
        <w:t xml:space="preserve"> estimulam o mal exercício do livre arbítrio</w:t>
      </w:r>
      <w:r w:rsidR="005D11E5" w:rsidRPr="00A3036C">
        <w:rPr>
          <w:rFonts w:ascii="Times New Roman" w:eastAsia="Aptos" w:hAnsi="Times New Roman" w:cs="Times New Roman"/>
          <w:sz w:val="24"/>
          <w:szCs w:val="24"/>
        </w:rPr>
        <w:t xml:space="preserve"> numa sociedade mundial de contas.</w:t>
      </w:r>
      <w:r w:rsidR="00D751EF" w:rsidRPr="00A3036C">
        <w:rPr>
          <w:rFonts w:ascii="Times New Roman" w:eastAsia="Aptos" w:hAnsi="Times New Roman" w:cs="Times New Roman"/>
          <w:sz w:val="24"/>
          <w:szCs w:val="24"/>
        </w:rPr>
        <w:t xml:space="preserve"> </w:t>
      </w:r>
      <w:r w:rsidR="003B7881" w:rsidRPr="00A3036C">
        <w:rPr>
          <w:rFonts w:ascii="Times New Roman" w:eastAsia="Aptos" w:hAnsi="Times New Roman" w:cs="Times New Roman"/>
          <w:sz w:val="24"/>
          <w:szCs w:val="24"/>
        </w:rPr>
        <w:t>J</w:t>
      </w:r>
      <w:r w:rsidR="00D41311" w:rsidRPr="00A3036C">
        <w:rPr>
          <w:rFonts w:ascii="Times New Roman" w:eastAsia="Aptos" w:hAnsi="Times New Roman" w:cs="Times New Roman"/>
          <w:sz w:val="24"/>
          <w:szCs w:val="24"/>
        </w:rPr>
        <w:t>ulgam</w:t>
      </w:r>
      <w:r w:rsidR="000774B8" w:rsidRPr="00A3036C">
        <w:rPr>
          <w:rFonts w:ascii="Times New Roman" w:eastAsia="Aptos" w:hAnsi="Times New Roman" w:cs="Times New Roman"/>
          <w:sz w:val="24"/>
          <w:szCs w:val="24"/>
        </w:rPr>
        <w:t xml:space="preserve"> - se</w:t>
      </w:r>
      <w:r w:rsidR="00D41311" w:rsidRPr="00A3036C">
        <w:rPr>
          <w:rFonts w:ascii="Times New Roman" w:eastAsia="Aptos" w:hAnsi="Times New Roman" w:cs="Times New Roman"/>
          <w:sz w:val="24"/>
          <w:szCs w:val="24"/>
        </w:rPr>
        <w:t>,</w:t>
      </w:r>
      <w:r w:rsidR="00E66249" w:rsidRPr="00A3036C">
        <w:rPr>
          <w:rFonts w:ascii="Times New Roman" w:eastAsia="Aptos" w:hAnsi="Times New Roman" w:cs="Times New Roman"/>
          <w:sz w:val="24"/>
          <w:szCs w:val="24"/>
        </w:rPr>
        <w:t xml:space="preserve"> na arrogância do pode</w:t>
      </w:r>
      <w:r w:rsidR="00D41311" w:rsidRPr="00A3036C">
        <w:rPr>
          <w:rFonts w:ascii="Times New Roman" w:eastAsia="Aptos" w:hAnsi="Times New Roman" w:cs="Times New Roman"/>
          <w:sz w:val="24"/>
          <w:szCs w:val="24"/>
        </w:rPr>
        <w:t xml:space="preserve">r, </w:t>
      </w:r>
      <w:r w:rsidR="000774B8" w:rsidRPr="00A3036C">
        <w:rPr>
          <w:rFonts w:ascii="Times New Roman" w:eastAsia="Aptos" w:hAnsi="Times New Roman" w:cs="Times New Roman"/>
          <w:sz w:val="24"/>
          <w:szCs w:val="24"/>
        </w:rPr>
        <w:t xml:space="preserve">por </w:t>
      </w:r>
      <w:r w:rsidR="00D41311" w:rsidRPr="00A3036C">
        <w:rPr>
          <w:rFonts w:ascii="Times New Roman" w:eastAsia="Aptos" w:hAnsi="Times New Roman" w:cs="Times New Roman"/>
          <w:sz w:val="24"/>
          <w:szCs w:val="24"/>
        </w:rPr>
        <w:t xml:space="preserve">terem perdido uma e ganho </w:t>
      </w:r>
      <w:r w:rsidR="00FE210A" w:rsidRPr="00A3036C">
        <w:rPr>
          <w:rFonts w:ascii="Times New Roman" w:eastAsia="Aptos" w:hAnsi="Times New Roman" w:cs="Times New Roman"/>
          <w:sz w:val="24"/>
          <w:szCs w:val="24"/>
        </w:rPr>
        <w:t>diversas batalhas</w:t>
      </w:r>
      <w:r w:rsidR="00AF649E" w:rsidRPr="00A3036C">
        <w:rPr>
          <w:rFonts w:ascii="Times New Roman" w:eastAsia="Aptos" w:hAnsi="Times New Roman" w:cs="Times New Roman"/>
          <w:sz w:val="24"/>
          <w:szCs w:val="24"/>
        </w:rPr>
        <w:t>,</w:t>
      </w:r>
      <w:r w:rsidR="00952A36" w:rsidRPr="00A3036C">
        <w:rPr>
          <w:rFonts w:ascii="Times New Roman" w:eastAsia="Aptos" w:hAnsi="Times New Roman" w:cs="Times New Roman"/>
          <w:sz w:val="24"/>
          <w:szCs w:val="24"/>
        </w:rPr>
        <w:t xml:space="preserve"> </w:t>
      </w:r>
      <w:r w:rsidR="000774B8" w:rsidRPr="00A3036C">
        <w:rPr>
          <w:rFonts w:ascii="Times New Roman" w:eastAsia="Aptos" w:hAnsi="Times New Roman" w:cs="Times New Roman"/>
          <w:sz w:val="24"/>
          <w:szCs w:val="24"/>
        </w:rPr>
        <w:t>vitorioso</w:t>
      </w:r>
      <w:r w:rsidR="005505C7" w:rsidRPr="00A3036C">
        <w:rPr>
          <w:rFonts w:ascii="Times New Roman" w:eastAsia="Aptos" w:hAnsi="Times New Roman" w:cs="Times New Roman"/>
          <w:sz w:val="24"/>
          <w:szCs w:val="24"/>
        </w:rPr>
        <w:t>s</w:t>
      </w:r>
      <w:r w:rsidR="009A6D21" w:rsidRPr="00A3036C">
        <w:rPr>
          <w:rFonts w:ascii="Times New Roman" w:eastAsia="Aptos" w:hAnsi="Times New Roman" w:cs="Times New Roman"/>
          <w:sz w:val="24"/>
          <w:szCs w:val="24"/>
        </w:rPr>
        <w:t>.</w:t>
      </w:r>
      <w:r w:rsidR="005505C7" w:rsidRPr="00A3036C">
        <w:rPr>
          <w:rFonts w:ascii="Times New Roman" w:eastAsia="Aptos" w:hAnsi="Times New Roman" w:cs="Times New Roman"/>
          <w:sz w:val="24"/>
          <w:szCs w:val="24"/>
        </w:rPr>
        <w:t xml:space="preserve"> </w:t>
      </w:r>
      <w:r w:rsidR="009A6D21" w:rsidRPr="00A3036C">
        <w:rPr>
          <w:rFonts w:ascii="Times New Roman" w:eastAsia="Aptos" w:hAnsi="Times New Roman" w:cs="Times New Roman"/>
          <w:sz w:val="24"/>
          <w:szCs w:val="24"/>
        </w:rPr>
        <w:t>A</w:t>
      </w:r>
      <w:r w:rsidR="005505C7" w:rsidRPr="00A3036C">
        <w:rPr>
          <w:rFonts w:ascii="Times New Roman" w:eastAsia="Aptos" w:hAnsi="Times New Roman" w:cs="Times New Roman"/>
          <w:sz w:val="24"/>
          <w:szCs w:val="24"/>
        </w:rPr>
        <w:t>mostragem</w:t>
      </w:r>
      <w:r w:rsidR="00E8543B" w:rsidRPr="00A3036C">
        <w:rPr>
          <w:rFonts w:ascii="Times New Roman" w:eastAsia="Aptos" w:hAnsi="Times New Roman" w:cs="Times New Roman"/>
          <w:sz w:val="24"/>
          <w:szCs w:val="24"/>
        </w:rPr>
        <w:t xml:space="preserve"> de que o</w:t>
      </w:r>
      <w:r w:rsidR="00C55710" w:rsidRPr="00A3036C">
        <w:rPr>
          <w:rFonts w:ascii="Times New Roman" w:eastAsia="Aptos" w:hAnsi="Times New Roman" w:cs="Times New Roman"/>
          <w:sz w:val="24"/>
          <w:szCs w:val="24"/>
        </w:rPr>
        <w:t>s</w:t>
      </w:r>
      <w:r w:rsidR="00E8543B" w:rsidRPr="00A3036C">
        <w:rPr>
          <w:rFonts w:ascii="Times New Roman" w:eastAsia="Aptos" w:hAnsi="Times New Roman" w:cs="Times New Roman"/>
          <w:sz w:val="24"/>
          <w:szCs w:val="24"/>
        </w:rPr>
        <w:t xml:space="preserve"> exército</w:t>
      </w:r>
      <w:r w:rsidR="001A6E75" w:rsidRPr="00A3036C">
        <w:rPr>
          <w:rFonts w:ascii="Times New Roman" w:eastAsia="Aptos" w:hAnsi="Times New Roman" w:cs="Times New Roman"/>
          <w:sz w:val="24"/>
          <w:szCs w:val="24"/>
        </w:rPr>
        <w:t>s</w:t>
      </w:r>
      <w:r w:rsidR="00E8543B" w:rsidRPr="00A3036C">
        <w:rPr>
          <w:rFonts w:ascii="Times New Roman" w:eastAsia="Aptos" w:hAnsi="Times New Roman" w:cs="Times New Roman"/>
          <w:sz w:val="24"/>
          <w:szCs w:val="24"/>
        </w:rPr>
        <w:t xml:space="preserve"> dimensiona</w:t>
      </w:r>
      <w:r w:rsidR="001A6E75" w:rsidRPr="00A3036C">
        <w:rPr>
          <w:rFonts w:ascii="Times New Roman" w:eastAsia="Aptos" w:hAnsi="Times New Roman" w:cs="Times New Roman"/>
          <w:sz w:val="24"/>
          <w:szCs w:val="24"/>
        </w:rPr>
        <w:t>is</w:t>
      </w:r>
      <w:r w:rsidR="00E8543B" w:rsidRPr="00A3036C">
        <w:rPr>
          <w:rFonts w:ascii="Times New Roman" w:eastAsia="Aptos" w:hAnsi="Times New Roman" w:cs="Times New Roman"/>
          <w:sz w:val="24"/>
          <w:szCs w:val="24"/>
        </w:rPr>
        <w:t xml:space="preserve"> terráqueo e universal</w:t>
      </w:r>
      <w:r w:rsidR="001A6E75" w:rsidRPr="00A3036C">
        <w:rPr>
          <w:rFonts w:ascii="Times New Roman" w:eastAsia="Aptos" w:hAnsi="Times New Roman" w:cs="Times New Roman"/>
          <w:sz w:val="24"/>
          <w:szCs w:val="24"/>
        </w:rPr>
        <w:t xml:space="preserve"> podem fazer</w:t>
      </w:r>
      <w:r w:rsidR="009B48D4" w:rsidRPr="00A3036C">
        <w:rPr>
          <w:rFonts w:ascii="Times New Roman" w:eastAsia="Aptos" w:hAnsi="Times New Roman" w:cs="Times New Roman"/>
          <w:sz w:val="24"/>
          <w:szCs w:val="24"/>
        </w:rPr>
        <w:t xml:space="preserve"> pel</w:t>
      </w:r>
      <w:r w:rsidR="001A6E75" w:rsidRPr="00A3036C">
        <w:rPr>
          <w:rFonts w:ascii="Times New Roman" w:eastAsia="Aptos" w:hAnsi="Times New Roman" w:cs="Times New Roman"/>
          <w:sz w:val="24"/>
          <w:szCs w:val="24"/>
        </w:rPr>
        <w:t>o despertar em massa para ruir o</w:t>
      </w:r>
      <w:r w:rsidR="002B491F" w:rsidRPr="00A3036C">
        <w:rPr>
          <w:rFonts w:ascii="Times New Roman" w:eastAsia="Aptos" w:hAnsi="Times New Roman" w:cs="Times New Roman"/>
          <w:sz w:val="24"/>
          <w:szCs w:val="24"/>
        </w:rPr>
        <w:t xml:space="preserve"> Sistema Terra</w:t>
      </w:r>
      <w:r w:rsidR="003060E1" w:rsidRPr="00A3036C">
        <w:rPr>
          <w:rFonts w:ascii="Times New Roman" w:eastAsia="Aptos" w:hAnsi="Times New Roman" w:cs="Times New Roman"/>
          <w:sz w:val="24"/>
          <w:szCs w:val="24"/>
        </w:rPr>
        <w:t>,</w:t>
      </w:r>
      <w:r w:rsidR="002B491F" w:rsidRPr="00A3036C">
        <w:rPr>
          <w:rFonts w:ascii="Times New Roman" w:eastAsia="Aptos" w:hAnsi="Times New Roman" w:cs="Times New Roman"/>
          <w:sz w:val="24"/>
          <w:szCs w:val="24"/>
        </w:rPr>
        <w:t xml:space="preserve"> vigente, graças ao livre arbítrio humano</w:t>
      </w:r>
      <w:r w:rsidR="00A1702D" w:rsidRPr="00A3036C">
        <w:rPr>
          <w:rFonts w:ascii="Times New Roman" w:eastAsia="Aptos" w:hAnsi="Times New Roman" w:cs="Times New Roman"/>
          <w:sz w:val="24"/>
          <w:szCs w:val="24"/>
        </w:rPr>
        <w:t xml:space="preserve"> e a eficiência do renovado </w:t>
      </w:r>
      <w:r w:rsidR="00A1702D" w:rsidRPr="00A3036C">
        <w:rPr>
          <w:rFonts w:ascii="Times New Roman" w:eastAsia="Aptos" w:hAnsi="Times New Roman" w:cs="Times New Roman"/>
          <w:i/>
          <w:iCs/>
          <w:sz w:val="24"/>
          <w:szCs w:val="24"/>
        </w:rPr>
        <w:t xml:space="preserve">pacote de maldades </w:t>
      </w:r>
      <w:r w:rsidR="00A1702D" w:rsidRPr="00A3036C">
        <w:rPr>
          <w:rFonts w:ascii="Times New Roman" w:eastAsia="Aptos" w:hAnsi="Times New Roman" w:cs="Times New Roman"/>
          <w:sz w:val="24"/>
          <w:szCs w:val="24"/>
        </w:rPr>
        <w:t>concebido pelo SPA</w:t>
      </w:r>
      <w:r w:rsidR="009B48D4" w:rsidRPr="00A3036C">
        <w:rPr>
          <w:rFonts w:ascii="Times New Roman" w:eastAsia="Aptos" w:hAnsi="Times New Roman" w:cs="Times New Roman"/>
          <w:sz w:val="24"/>
          <w:szCs w:val="24"/>
        </w:rPr>
        <w:t xml:space="preserve"> não os intimida</w:t>
      </w:r>
      <w:r w:rsidR="00A1702D" w:rsidRPr="00A3036C">
        <w:rPr>
          <w:rFonts w:ascii="Times New Roman" w:eastAsia="Aptos" w:hAnsi="Times New Roman" w:cs="Times New Roman"/>
          <w:sz w:val="24"/>
          <w:szCs w:val="24"/>
        </w:rPr>
        <w:t>.</w:t>
      </w:r>
      <w:r w:rsidR="00A17867" w:rsidRPr="00A3036C">
        <w:rPr>
          <w:rFonts w:ascii="Times New Roman" w:eastAsia="Aptos" w:hAnsi="Times New Roman" w:cs="Times New Roman"/>
          <w:sz w:val="24"/>
          <w:szCs w:val="24"/>
        </w:rPr>
        <w:t xml:space="preserve"> </w:t>
      </w:r>
      <w:r w:rsidR="003060E1" w:rsidRPr="00A3036C">
        <w:rPr>
          <w:rFonts w:ascii="Times New Roman" w:eastAsia="Aptos" w:hAnsi="Times New Roman" w:cs="Times New Roman"/>
          <w:sz w:val="24"/>
          <w:szCs w:val="24"/>
        </w:rPr>
        <w:t xml:space="preserve">Preocupação de </w:t>
      </w:r>
      <w:r w:rsidR="003060E1" w:rsidRPr="00A3036C">
        <w:rPr>
          <w:rFonts w:ascii="Times New Roman" w:eastAsia="Aptos" w:hAnsi="Times New Roman" w:cs="Times New Roman"/>
          <w:i/>
          <w:iCs/>
          <w:sz w:val="24"/>
          <w:szCs w:val="24"/>
        </w:rPr>
        <w:t xml:space="preserve">os donos do mundo </w:t>
      </w:r>
      <w:r w:rsidR="003060E1" w:rsidRPr="00A3036C">
        <w:rPr>
          <w:rFonts w:ascii="Times New Roman" w:eastAsia="Aptos" w:hAnsi="Times New Roman" w:cs="Times New Roman"/>
          <w:sz w:val="24"/>
          <w:szCs w:val="24"/>
        </w:rPr>
        <w:t>convoca raças universais de seres trevosos dotados como eles de inteligibilidades admiráveis e moralidades maléficas. Interesses comuns aproximam o desequilíbrio da inteligência e a moral para não permitirem ao terrícola ascender ao</w:t>
      </w:r>
      <w:r w:rsidR="00C22478" w:rsidRPr="00A3036C">
        <w:rPr>
          <w:rFonts w:ascii="Times New Roman" w:eastAsia="Aptos" w:hAnsi="Times New Roman" w:cs="Times New Roman"/>
          <w:sz w:val="24"/>
          <w:szCs w:val="24"/>
        </w:rPr>
        <w:t xml:space="preserve"> </w:t>
      </w:r>
      <w:r w:rsidR="00C22478" w:rsidRPr="00A3036C">
        <w:rPr>
          <w:rFonts w:ascii="Times New Roman" w:eastAsia="Aptos" w:hAnsi="Times New Roman" w:cs="Times New Roman"/>
          <w:i/>
          <w:iCs/>
          <w:sz w:val="24"/>
          <w:szCs w:val="24"/>
        </w:rPr>
        <w:t>quinto plano terráqueo</w:t>
      </w:r>
      <w:r w:rsidR="00C22478" w:rsidRPr="00A3036C">
        <w:rPr>
          <w:rFonts w:ascii="Times New Roman" w:eastAsia="Aptos" w:hAnsi="Times New Roman" w:cs="Times New Roman"/>
          <w:sz w:val="24"/>
          <w:szCs w:val="24"/>
        </w:rPr>
        <w:t xml:space="preserve"> pelo,</w:t>
      </w:r>
      <w:r w:rsidR="003060E1" w:rsidRPr="00A3036C">
        <w:rPr>
          <w:rFonts w:ascii="Times New Roman" w:eastAsia="Aptos" w:hAnsi="Times New Roman" w:cs="Times New Roman"/>
          <w:sz w:val="24"/>
          <w:szCs w:val="24"/>
        </w:rPr>
        <w:t xml:space="preserve"> notório, equilíbrio </w:t>
      </w:r>
      <w:r w:rsidR="003060E1" w:rsidRPr="00A3036C">
        <w:rPr>
          <w:rFonts w:ascii="Times New Roman" w:eastAsia="Aptos" w:hAnsi="Times New Roman" w:cs="Times New Roman"/>
          <w:sz w:val="24"/>
          <w:szCs w:val="24"/>
        </w:rPr>
        <w:lastRenderedPageBreak/>
        <w:t>destas virtudes</w:t>
      </w:r>
      <w:r w:rsidR="00C22478" w:rsidRPr="00A3036C">
        <w:rPr>
          <w:rFonts w:ascii="Times New Roman" w:eastAsia="Aptos" w:hAnsi="Times New Roman" w:cs="Times New Roman"/>
          <w:sz w:val="24"/>
          <w:szCs w:val="24"/>
        </w:rPr>
        <w:t>, objetivando se alimentar destas baixas frequências energéticas produzidas pelo livre arbítrio humano.</w:t>
      </w:r>
      <w:r w:rsidR="00A17867" w:rsidRPr="00A3036C">
        <w:rPr>
          <w:rFonts w:ascii="Times New Roman" w:eastAsia="Aptos" w:hAnsi="Times New Roman" w:cs="Times New Roman"/>
          <w:sz w:val="24"/>
          <w:szCs w:val="24"/>
        </w:rPr>
        <w:t xml:space="preserve"> </w:t>
      </w:r>
      <w:r w:rsidR="00C22478" w:rsidRPr="00A3036C">
        <w:rPr>
          <w:rFonts w:ascii="Times New Roman" w:eastAsia="Aptos" w:hAnsi="Times New Roman" w:cs="Times New Roman"/>
          <w:sz w:val="24"/>
          <w:szCs w:val="24"/>
        </w:rPr>
        <w:t>Destruição de grande parte da reprodução real do Vaticano em Foz de Iguaçu, pro</w:t>
      </w:r>
      <w:r w:rsidR="00967A72" w:rsidRPr="00A3036C">
        <w:rPr>
          <w:rFonts w:ascii="Times New Roman" w:eastAsia="Aptos" w:hAnsi="Times New Roman" w:cs="Times New Roman"/>
          <w:sz w:val="24"/>
          <w:szCs w:val="24"/>
        </w:rPr>
        <w:t>movendo os</w:t>
      </w:r>
      <w:r w:rsidR="00C22478" w:rsidRPr="00A3036C">
        <w:rPr>
          <w:rFonts w:ascii="Times New Roman" w:eastAsia="Aptos" w:hAnsi="Times New Roman" w:cs="Times New Roman"/>
          <w:sz w:val="24"/>
          <w:szCs w:val="24"/>
        </w:rPr>
        <w:t xml:space="preserve"> </w:t>
      </w:r>
      <w:r w:rsidR="00967A72" w:rsidRPr="00A3036C">
        <w:rPr>
          <w:rFonts w:ascii="Times New Roman" w:eastAsia="Aptos" w:hAnsi="Times New Roman" w:cs="Times New Roman"/>
          <w:b/>
          <w:bCs/>
        </w:rPr>
        <w:t>e</w:t>
      </w:r>
      <w:r w:rsidR="00967A72" w:rsidRPr="00A3036C">
        <w:rPr>
          <w:rFonts w:ascii="Times New Roman" w:eastAsia="Aptos" w:hAnsi="Times New Roman" w:cs="Times New Roman"/>
          <w:b/>
          <w:bCs/>
          <w:color w:val="FF0000"/>
        </w:rPr>
        <w:t>X</w:t>
      </w:r>
      <w:r w:rsidR="00967A72" w:rsidRPr="00A3036C">
        <w:rPr>
          <w:rFonts w:ascii="Times New Roman" w:eastAsia="Aptos" w:hAnsi="Times New Roman" w:cs="Times New Roman"/>
          <w:b/>
          <w:bCs/>
        </w:rPr>
        <w:t xml:space="preserve">ilados da </w:t>
      </w:r>
      <w:r w:rsidR="00967A72" w:rsidRPr="00A3036C">
        <w:rPr>
          <w:rFonts w:ascii="Times New Roman" w:eastAsia="Aptos" w:hAnsi="Times New Roman" w:cs="Times New Roman"/>
          <w:b/>
          <w:bCs/>
          <w:color w:val="7030A0"/>
        </w:rPr>
        <w:t>T</w:t>
      </w:r>
      <w:r w:rsidR="00967A72" w:rsidRPr="00A3036C">
        <w:rPr>
          <w:rFonts w:ascii="Times New Roman" w:eastAsia="Aptos" w:hAnsi="Times New Roman" w:cs="Times New Roman"/>
          <w:b/>
          <w:bCs/>
        </w:rPr>
        <w:t xml:space="preserve">erra </w:t>
      </w:r>
      <w:r w:rsidR="00967A72" w:rsidRPr="00A3036C">
        <w:rPr>
          <w:rFonts w:ascii="Times New Roman" w:eastAsia="Aptos" w:hAnsi="Times New Roman" w:cs="Times New Roman"/>
          <w:b/>
          <w:bCs/>
          <w:sz w:val="24"/>
          <w:szCs w:val="24"/>
        </w:rPr>
        <w:t>─ passado pacto para o futuro</w:t>
      </w:r>
      <w:r w:rsidR="00967A72" w:rsidRPr="00A3036C">
        <w:rPr>
          <w:rFonts w:ascii="Times New Roman" w:eastAsia="Aptos" w:hAnsi="Times New Roman" w:cs="Times New Roman"/>
          <w:sz w:val="24"/>
          <w:szCs w:val="24"/>
        </w:rPr>
        <w:t xml:space="preserve"> não inibe </w:t>
      </w:r>
      <w:r w:rsidR="00967A72" w:rsidRPr="00A3036C">
        <w:rPr>
          <w:rFonts w:ascii="Times New Roman" w:eastAsia="Aptos" w:hAnsi="Times New Roman" w:cs="Times New Roman"/>
          <w:i/>
          <w:iCs/>
          <w:sz w:val="24"/>
          <w:szCs w:val="24"/>
        </w:rPr>
        <w:t>malenirus</w:t>
      </w:r>
      <w:r w:rsidR="00967A72" w:rsidRPr="00A3036C">
        <w:rPr>
          <w:rFonts w:ascii="Times New Roman" w:eastAsia="Aptos" w:hAnsi="Times New Roman" w:cs="Times New Roman"/>
          <w:sz w:val="24"/>
          <w:szCs w:val="24"/>
        </w:rPr>
        <w:t xml:space="preserve">, </w:t>
      </w:r>
      <w:r w:rsidR="00967A72" w:rsidRPr="00A3036C">
        <w:rPr>
          <w:rFonts w:ascii="Times New Roman" w:eastAsia="Aptos" w:hAnsi="Times New Roman" w:cs="Times New Roman"/>
          <w:i/>
          <w:iCs/>
          <w:sz w:val="24"/>
          <w:szCs w:val="24"/>
        </w:rPr>
        <w:t xml:space="preserve">reinonaques </w:t>
      </w:r>
      <w:r w:rsidR="00967A72" w:rsidRPr="00A3036C">
        <w:rPr>
          <w:rFonts w:ascii="Times New Roman" w:eastAsia="Aptos" w:hAnsi="Times New Roman" w:cs="Times New Roman"/>
          <w:sz w:val="24"/>
          <w:szCs w:val="24"/>
        </w:rPr>
        <w:t xml:space="preserve">e </w:t>
      </w:r>
      <w:r w:rsidR="00967A72" w:rsidRPr="00A3036C">
        <w:rPr>
          <w:rFonts w:ascii="Times New Roman" w:eastAsia="Aptos" w:hAnsi="Times New Roman" w:cs="Times New Roman"/>
          <w:i/>
          <w:iCs/>
          <w:sz w:val="24"/>
          <w:szCs w:val="24"/>
        </w:rPr>
        <w:t>dominitilianos</w:t>
      </w:r>
      <w:r w:rsidR="00967A72" w:rsidRPr="00A3036C">
        <w:rPr>
          <w:rFonts w:ascii="Times New Roman" w:eastAsia="Aptos" w:hAnsi="Times New Roman" w:cs="Times New Roman"/>
          <w:sz w:val="24"/>
          <w:szCs w:val="24"/>
        </w:rPr>
        <w:t xml:space="preserve">. Integrantes, presentes, dos pilares sistêmicos: governo, religião, mídia e educação, no cenário da catástrofe estão vivos, saudáveis e seguros nos seus respectivos países </w:t>
      </w:r>
      <w:r w:rsidR="00204C2E" w:rsidRPr="00A3036C">
        <w:rPr>
          <w:rFonts w:ascii="Times New Roman" w:eastAsia="Aptos" w:hAnsi="Times New Roman" w:cs="Times New Roman"/>
          <w:sz w:val="24"/>
          <w:szCs w:val="24"/>
        </w:rPr>
        <w:t>tutelados pelas Torres Governamentais e, consequentemente, pelo SPA — Supremo Poder Anônimo</w:t>
      </w:r>
      <w:r w:rsidR="00A17867" w:rsidRPr="00A3036C">
        <w:rPr>
          <w:rFonts w:ascii="Times New Roman" w:eastAsia="Aptos" w:hAnsi="Times New Roman" w:cs="Times New Roman"/>
          <w:sz w:val="24"/>
          <w:szCs w:val="24"/>
        </w:rPr>
        <w:t>.</w:t>
      </w:r>
      <w:r w:rsidR="00204C2E" w:rsidRPr="00A3036C">
        <w:rPr>
          <w:rFonts w:ascii="Times New Roman" w:eastAsia="Aptos" w:hAnsi="Times New Roman" w:cs="Times New Roman"/>
          <w:sz w:val="24"/>
          <w:szCs w:val="24"/>
        </w:rPr>
        <w:t xml:space="preserve"> </w:t>
      </w:r>
      <w:r w:rsidR="009A6D21" w:rsidRPr="00A3036C">
        <w:rPr>
          <w:rFonts w:ascii="Times New Roman" w:eastAsia="Aptos" w:hAnsi="Times New Roman" w:cs="Times New Roman"/>
          <w:sz w:val="24"/>
          <w:szCs w:val="24"/>
        </w:rPr>
        <w:t xml:space="preserve">Lembrando </w:t>
      </w:r>
      <w:r w:rsidR="00204C2E" w:rsidRPr="00A3036C">
        <w:rPr>
          <w:rFonts w:ascii="Times New Roman" w:eastAsia="Aptos" w:hAnsi="Times New Roman" w:cs="Times New Roman"/>
          <w:sz w:val="24"/>
          <w:szCs w:val="24"/>
        </w:rPr>
        <w:t>a</w:t>
      </w:r>
      <w:r w:rsidR="009A6D21" w:rsidRPr="00A3036C">
        <w:rPr>
          <w:rFonts w:ascii="Times New Roman" w:eastAsia="Aptos" w:hAnsi="Times New Roman" w:cs="Times New Roman"/>
          <w:sz w:val="24"/>
          <w:szCs w:val="24"/>
        </w:rPr>
        <w:t>inda, a</w:t>
      </w:r>
      <w:r w:rsidR="00204C2E" w:rsidRPr="00A3036C">
        <w:rPr>
          <w:rFonts w:ascii="Times New Roman" w:eastAsia="Aptos" w:hAnsi="Times New Roman" w:cs="Times New Roman"/>
          <w:sz w:val="24"/>
          <w:szCs w:val="24"/>
        </w:rPr>
        <w:t xml:space="preserve"> maioria esmagadora de terráqueos apegados e submissos a mentira e ilusão impostas pelo Sistema Terra. Aprisionamento humano no estacionamento da alma repercute e reverbera</w:t>
      </w:r>
      <w:r w:rsidR="00061DAA" w:rsidRPr="00A3036C">
        <w:rPr>
          <w:rFonts w:ascii="Times New Roman" w:eastAsia="Aptos" w:hAnsi="Times New Roman" w:cs="Times New Roman"/>
          <w:sz w:val="24"/>
          <w:szCs w:val="24"/>
        </w:rPr>
        <w:t xml:space="preserve"> frequências eletromagnéticas favoráveis a dominação milenar da Terra, através de </w:t>
      </w:r>
      <w:r w:rsidR="00061DAA" w:rsidRPr="00A3036C">
        <w:rPr>
          <w:rFonts w:ascii="Times New Roman" w:eastAsia="Aptos" w:hAnsi="Times New Roman" w:cs="Times New Roman"/>
          <w:i/>
          <w:iCs/>
          <w:sz w:val="24"/>
          <w:szCs w:val="24"/>
        </w:rPr>
        <w:t>os donos do mundo</w:t>
      </w:r>
      <w:r w:rsidR="00061DAA" w:rsidRPr="00A3036C">
        <w:rPr>
          <w:rFonts w:ascii="Times New Roman" w:eastAsia="Aptos" w:hAnsi="Times New Roman" w:cs="Times New Roman"/>
          <w:sz w:val="24"/>
          <w:szCs w:val="24"/>
        </w:rPr>
        <w:t>.</w:t>
      </w:r>
      <w:r w:rsidR="009A6D21" w:rsidRPr="00A3036C">
        <w:rPr>
          <w:rFonts w:ascii="Times New Roman" w:eastAsia="Aptos" w:hAnsi="Times New Roman" w:cs="Times New Roman"/>
          <w:sz w:val="24"/>
          <w:szCs w:val="24"/>
        </w:rPr>
        <w:t xml:space="preserve"> </w:t>
      </w:r>
      <w:r w:rsidR="00061DAA" w:rsidRPr="00A3036C">
        <w:rPr>
          <w:rFonts w:ascii="Times New Roman" w:eastAsia="Aptos" w:hAnsi="Times New Roman" w:cs="Times New Roman"/>
          <w:sz w:val="24"/>
          <w:szCs w:val="24"/>
        </w:rPr>
        <w:t xml:space="preserve">Guerra Dimensional não tem vencedor ou vencido e, sim, vitoriosos por alçarem a caminhada do </w:t>
      </w:r>
      <w:r w:rsidR="00061DAA" w:rsidRPr="00A3036C">
        <w:rPr>
          <w:rFonts w:ascii="Times New Roman" w:eastAsia="Aptos" w:hAnsi="Times New Roman" w:cs="Times New Roman"/>
          <w:i/>
          <w:iCs/>
          <w:sz w:val="24"/>
          <w:szCs w:val="24"/>
        </w:rPr>
        <w:t xml:space="preserve">quinto </w:t>
      </w:r>
      <w:r w:rsidR="00061DAA" w:rsidRPr="00A3036C">
        <w:rPr>
          <w:rFonts w:ascii="Times New Roman" w:eastAsia="Aptos" w:hAnsi="Times New Roman" w:cs="Times New Roman"/>
          <w:sz w:val="24"/>
          <w:szCs w:val="24"/>
        </w:rPr>
        <w:t xml:space="preserve">até o </w:t>
      </w:r>
      <w:r w:rsidR="00061DAA" w:rsidRPr="00A3036C">
        <w:rPr>
          <w:rFonts w:ascii="Times New Roman" w:eastAsia="Aptos" w:hAnsi="Times New Roman" w:cs="Times New Roman"/>
          <w:i/>
          <w:iCs/>
          <w:sz w:val="24"/>
          <w:szCs w:val="24"/>
        </w:rPr>
        <w:t>décimo segundo planos terráqueos</w:t>
      </w:r>
      <w:r w:rsidR="00061DAA" w:rsidRPr="00A3036C">
        <w:rPr>
          <w:rFonts w:ascii="Times New Roman" w:eastAsia="Aptos" w:hAnsi="Times New Roman" w:cs="Times New Roman"/>
          <w:sz w:val="24"/>
          <w:szCs w:val="24"/>
        </w:rPr>
        <w:t xml:space="preserve"> pelo amor incondicional</w:t>
      </w:r>
      <w:r w:rsidR="009A6D21" w:rsidRPr="00A3036C">
        <w:rPr>
          <w:rFonts w:ascii="Times New Roman" w:eastAsia="Aptos" w:hAnsi="Times New Roman" w:cs="Times New Roman"/>
          <w:sz w:val="24"/>
          <w:szCs w:val="24"/>
        </w:rPr>
        <w:t xml:space="preserve"> ou perdoados com novas oportunidades para evoluírem.</w:t>
      </w:r>
      <w:r w:rsidR="00061DAA" w:rsidRPr="00A3036C">
        <w:rPr>
          <w:rFonts w:ascii="Times New Roman" w:eastAsia="Aptos" w:hAnsi="Times New Roman" w:cs="Times New Roman"/>
          <w:sz w:val="24"/>
          <w:szCs w:val="24"/>
        </w:rPr>
        <w:t xml:space="preserve"> </w:t>
      </w:r>
      <w:r w:rsidR="007A703E" w:rsidRPr="00A3036C">
        <w:rPr>
          <w:rFonts w:ascii="Times New Roman" w:eastAsia="Aptos" w:hAnsi="Times New Roman" w:cs="Times New Roman"/>
          <w:sz w:val="24"/>
          <w:szCs w:val="24"/>
        </w:rPr>
        <w:t xml:space="preserve">Filosofia Eu Sou propicia evolução </w:t>
      </w:r>
      <w:r w:rsidR="00061DAA" w:rsidRPr="00A3036C">
        <w:rPr>
          <w:rFonts w:ascii="Times New Roman" w:eastAsia="Aptos" w:hAnsi="Times New Roman" w:cs="Times New Roman"/>
          <w:sz w:val="24"/>
          <w:szCs w:val="24"/>
        </w:rPr>
        <w:t xml:space="preserve">na estrada de </w:t>
      </w:r>
      <w:r w:rsidR="00061DAA" w:rsidRPr="00A3036C">
        <w:rPr>
          <w:rFonts w:ascii="Times New Roman" w:eastAsia="Aptos" w:hAnsi="Times New Roman" w:cs="Times New Roman"/>
          <w:i/>
          <w:iCs/>
          <w:sz w:val="24"/>
          <w:szCs w:val="24"/>
        </w:rPr>
        <w:t>o aprendizado da delicadeza</w:t>
      </w:r>
      <w:r w:rsidR="007A703E" w:rsidRPr="00A3036C">
        <w:rPr>
          <w:rFonts w:ascii="Times New Roman" w:eastAsia="Aptos" w:hAnsi="Times New Roman" w:cs="Times New Roman"/>
          <w:sz w:val="24"/>
          <w:szCs w:val="24"/>
        </w:rPr>
        <w:t xml:space="preserve"> construída em </w:t>
      </w:r>
      <w:r w:rsidR="007A703E" w:rsidRPr="00A3036C">
        <w:rPr>
          <w:rFonts w:ascii="Times New Roman" w:eastAsia="Aptos" w:hAnsi="Times New Roman" w:cs="Times New Roman"/>
          <w:b/>
          <w:bCs/>
          <w:sz w:val="24"/>
          <w:szCs w:val="24"/>
        </w:rPr>
        <w:t>Evoluirejá</w:t>
      </w:r>
      <w:r w:rsidR="007A703E" w:rsidRPr="00A3036C">
        <w:rPr>
          <w:rFonts w:ascii="Times New Roman" w:eastAsia="Aptos" w:hAnsi="Times New Roman" w:cs="Times New Roman"/>
          <w:sz w:val="24"/>
          <w:szCs w:val="24"/>
        </w:rPr>
        <w:t xml:space="preserve">. Mal exercício do livre arbítrio humano define os </w:t>
      </w:r>
      <w:r w:rsidR="007A703E" w:rsidRPr="00A3036C">
        <w:rPr>
          <w:rFonts w:ascii="Times New Roman" w:eastAsia="Aptos" w:hAnsi="Times New Roman" w:cs="Times New Roman"/>
          <w:b/>
          <w:bCs/>
        </w:rPr>
        <w:t>e</w:t>
      </w:r>
      <w:r w:rsidR="007A703E" w:rsidRPr="00A3036C">
        <w:rPr>
          <w:rFonts w:ascii="Times New Roman" w:eastAsia="Aptos" w:hAnsi="Times New Roman" w:cs="Times New Roman"/>
          <w:b/>
          <w:bCs/>
          <w:color w:val="FF0000"/>
        </w:rPr>
        <w:t>X</w:t>
      </w:r>
      <w:r w:rsidR="007A703E" w:rsidRPr="00A3036C">
        <w:rPr>
          <w:rFonts w:ascii="Times New Roman" w:eastAsia="Aptos" w:hAnsi="Times New Roman" w:cs="Times New Roman"/>
          <w:b/>
          <w:bCs/>
        </w:rPr>
        <w:t xml:space="preserve">ilados da </w:t>
      </w:r>
      <w:r w:rsidR="007A703E" w:rsidRPr="00A3036C">
        <w:rPr>
          <w:rFonts w:ascii="Times New Roman" w:eastAsia="Aptos" w:hAnsi="Times New Roman" w:cs="Times New Roman"/>
          <w:b/>
          <w:bCs/>
          <w:color w:val="7030A0"/>
        </w:rPr>
        <w:t>T</w:t>
      </w:r>
      <w:r w:rsidR="007A703E" w:rsidRPr="00A3036C">
        <w:rPr>
          <w:rFonts w:ascii="Times New Roman" w:eastAsia="Aptos" w:hAnsi="Times New Roman" w:cs="Times New Roman"/>
          <w:b/>
          <w:bCs/>
        </w:rPr>
        <w:t xml:space="preserve">erra </w:t>
      </w:r>
      <w:r w:rsidR="007A703E" w:rsidRPr="00A3036C">
        <w:rPr>
          <w:rFonts w:ascii="Times New Roman" w:eastAsia="Aptos" w:hAnsi="Times New Roman" w:cs="Times New Roman"/>
          <w:b/>
          <w:bCs/>
          <w:sz w:val="24"/>
          <w:szCs w:val="24"/>
        </w:rPr>
        <w:t>─ passado pacto para o futuro</w:t>
      </w:r>
      <w:r w:rsidR="007A703E" w:rsidRPr="00A3036C">
        <w:rPr>
          <w:rFonts w:ascii="Times New Roman" w:eastAsia="Aptos" w:hAnsi="Times New Roman" w:cs="Times New Roman"/>
          <w:sz w:val="24"/>
          <w:szCs w:val="24"/>
        </w:rPr>
        <w:t xml:space="preserve"> para encontrar</w:t>
      </w:r>
      <w:r w:rsidR="00A17867" w:rsidRPr="00A3036C">
        <w:rPr>
          <w:rFonts w:ascii="Times New Roman" w:eastAsia="Aptos" w:hAnsi="Times New Roman" w:cs="Times New Roman"/>
          <w:sz w:val="24"/>
          <w:szCs w:val="24"/>
        </w:rPr>
        <w:t>em</w:t>
      </w:r>
      <w:r w:rsidR="007A703E" w:rsidRPr="00A3036C">
        <w:rPr>
          <w:rFonts w:ascii="Times New Roman" w:eastAsia="Aptos" w:hAnsi="Times New Roman" w:cs="Times New Roman"/>
          <w:sz w:val="24"/>
          <w:szCs w:val="24"/>
        </w:rPr>
        <w:t xml:space="preserve"> em mundos inferiores o caminho do equilíbrio da moralidade e a inteligibilidade como determinado pelo SEU. </w:t>
      </w:r>
      <w:r w:rsidR="00A17867" w:rsidRPr="00A3036C">
        <w:rPr>
          <w:rFonts w:ascii="Times New Roman" w:eastAsia="Aptos" w:hAnsi="Times New Roman" w:cs="Times New Roman"/>
          <w:sz w:val="24"/>
          <w:szCs w:val="24"/>
        </w:rPr>
        <w:t>Opção sempre é do terrícola para, desperto, descobrir seu poder de ter e ser Deus, ou, para permanecer adormecido na mentira e ilusão do Sistema Terra como desejado</w:t>
      </w:r>
      <w:r w:rsidR="009B48D4" w:rsidRPr="00A3036C">
        <w:rPr>
          <w:rFonts w:ascii="Times New Roman" w:eastAsia="Aptos" w:hAnsi="Times New Roman" w:cs="Times New Roman"/>
          <w:sz w:val="24"/>
          <w:szCs w:val="24"/>
        </w:rPr>
        <w:t xml:space="preserve"> e trabalhado durante milênios</w:t>
      </w:r>
      <w:r w:rsidR="00A17867" w:rsidRPr="00A3036C">
        <w:rPr>
          <w:rFonts w:ascii="Times New Roman" w:eastAsia="Aptos" w:hAnsi="Times New Roman" w:cs="Times New Roman"/>
          <w:sz w:val="24"/>
          <w:szCs w:val="24"/>
        </w:rPr>
        <w:t xml:space="preserve"> pelo SPA — Supremo Poder Anônimo.</w:t>
      </w:r>
    </w:p>
    <w:p w14:paraId="6D95BB35" w14:textId="77777777" w:rsidR="009A6D21" w:rsidRPr="00A3036C" w:rsidRDefault="009A6D21" w:rsidP="00E66249">
      <w:pPr>
        <w:spacing w:after="0"/>
        <w:jc w:val="both"/>
        <w:rPr>
          <w:rFonts w:ascii="Times New Roman" w:eastAsia="Aptos" w:hAnsi="Times New Roman" w:cs="Times New Roman"/>
          <w:sz w:val="24"/>
          <w:szCs w:val="24"/>
        </w:rPr>
      </w:pPr>
    </w:p>
    <w:p w14:paraId="1C5EF430" w14:textId="2C26DBB7" w:rsidR="00A60137" w:rsidRPr="00A3036C" w:rsidRDefault="00A60137" w:rsidP="00E6624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9B48D4" w:rsidRPr="00A3036C">
        <w:rPr>
          <w:rFonts w:ascii="Times New Roman" w:eastAsia="Aptos" w:hAnsi="Times New Roman" w:cs="Times New Roman"/>
          <w:sz w:val="24"/>
          <w:szCs w:val="24"/>
        </w:rPr>
        <w:t xml:space="preserve"> O SEU — Soberana Energia Universal </w:t>
      </w:r>
      <w:r w:rsidR="00CE68B2" w:rsidRPr="00A3036C">
        <w:rPr>
          <w:rFonts w:ascii="Times New Roman" w:eastAsia="Aptos" w:hAnsi="Times New Roman" w:cs="Times New Roman"/>
          <w:sz w:val="24"/>
          <w:szCs w:val="24"/>
        </w:rPr>
        <w:t xml:space="preserve">nos manda um recado de que o nosso tempo de dominação terrestre está acabando ― </w:t>
      </w:r>
      <w:r w:rsidR="00CE68B2" w:rsidRPr="00A3036C">
        <w:rPr>
          <w:rFonts w:ascii="Times New Roman" w:eastAsia="Aptos" w:hAnsi="Times New Roman" w:cs="Times New Roman"/>
          <w:sz w:val="24"/>
          <w:szCs w:val="24"/>
        </w:rPr>
        <w:lastRenderedPageBreak/>
        <w:t>Ilusiodiano afirma ― Convocação de raças universais  com sede de energias trevosas postergam, mas não resolve. ▬ receoso.</w:t>
      </w:r>
    </w:p>
    <w:p w14:paraId="303034E8" w14:textId="77777777" w:rsidR="00CE68B2" w:rsidRPr="00A3036C" w:rsidRDefault="00CE68B2" w:rsidP="00E66249">
      <w:pPr>
        <w:spacing w:after="0"/>
        <w:jc w:val="both"/>
        <w:rPr>
          <w:rFonts w:ascii="Times New Roman" w:eastAsia="Aptos" w:hAnsi="Times New Roman" w:cs="Times New Roman"/>
          <w:sz w:val="24"/>
          <w:szCs w:val="24"/>
        </w:rPr>
      </w:pPr>
    </w:p>
    <w:p w14:paraId="40FB3FE1" w14:textId="67A270A8" w:rsidR="00CE68B2" w:rsidRPr="00A3036C" w:rsidRDefault="00CE68B2" w:rsidP="00E6624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Nosso tempo, aqui, é definido pelo próprio terráqueo ― Reinódio contesta com veemência ― Continuemos a fazer o dever de casa com a intensificação do </w:t>
      </w:r>
      <w:r w:rsidRPr="00A3036C">
        <w:rPr>
          <w:rFonts w:ascii="Times New Roman" w:eastAsia="Aptos" w:hAnsi="Times New Roman" w:cs="Times New Roman"/>
          <w:i/>
          <w:iCs/>
          <w:sz w:val="24"/>
          <w:szCs w:val="24"/>
        </w:rPr>
        <w:t>pacote de maldades</w:t>
      </w:r>
      <w:r w:rsidR="00093A28" w:rsidRPr="00A3036C">
        <w:rPr>
          <w:rFonts w:ascii="Times New Roman" w:eastAsia="Aptos" w:hAnsi="Times New Roman" w:cs="Times New Roman"/>
          <w:sz w:val="24"/>
          <w:szCs w:val="24"/>
        </w:rPr>
        <w:t xml:space="preserve"> e permaneceremos como </w:t>
      </w:r>
      <w:r w:rsidR="00093A28" w:rsidRPr="00A3036C">
        <w:rPr>
          <w:rFonts w:ascii="Times New Roman" w:eastAsia="Aptos" w:hAnsi="Times New Roman" w:cs="Times New Roman"/>
          <w:i/>
          <w:iCs/>
          <w:sz w:val="24"/>
          <w:szCs w:val="24"/>
        </w:rPr>
        <w:t xml:space="preserve">os donos do mundo </w:t>
      </w:r>
      <w:r w:rsidR="00093A28" w:rsidRPr="00A3036C">
        <w:rPr>
          <w:rFonts w:ascii="Times New Roman" w:eastAsia="Aptos" w:hAnsi="Times New Roman" w:cs="Times New Roman"/>
          <w:sz w:val="24"/>
          <w:szCs w:val="24"/>
        </w:rPr>
        <w:t>por novos milênios, ou melhor, por toda a eternidade.</w:t>
      </w:r>
      <w:r w:rsidRPr="00A3036C">
        <w:rPr>
          <w:rFonts w:ascii="Times New Roman" w:eastAsia="Aptos" w:hAnsi="Times New Roman" w:cs="Times New Roman"/>
          <w:sz w:val="24"/>
          <w:szCs w:val="24"/>
        </w:rPr>
        <w:t xml:space="preserve"> ▬ sugestiona.</w:t>
      </w:r>
    </w:p>
    <w:p w14:paraId="750A1899" w14:textId="77777777" w:rsidR="00CE68B2" w:rsidRPr="00A3036C" w:rsidRDefault="00CE68B2" w:rsidP="00E66249">
      <w:pPr>
        <w:spacing w:after="0"/>
        <w:jc w:val="both"/>
        <w:rPr>
          <w:rFonts w:ascii="Times New Roman" w:eastAsia="Aptos" w:hAnsi="Times New Roman" w:cs="Times New Roman"/>
          <w:sz w:val="24"/>
          <w:szCs w:val="24"/>
        </w:rPr>
      </w:pPr>
    </w:p>
    <w:p w14:paraId="0A813EFF" w14:textId="2F97BC24" w:rsidR="00CE68B2" w:rsidRPr="00A3036C" w:rsidRDefault="00CE68B2" w:rsidP="00E6624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Devemos estar atentos aos movimentos da Resistência Dimensional ― Reinovil expressa preocupação ― </w:t>
      </w:r>
      <w:r w:rsidR="00FE2F5A" w:rsidRPr="00A3036C">
        <w:rPr>
          <w:rFonts w:ascii="Times New Roman" w:eastAsia="Aptos" w:hAnsi="Times New Roman" w:cs="Times New Roman"/>
          <w:sz w:val="24"/>
          <w:szCs w:val="24"/>
        </w:rPr>
        <w:t xml:space="preserve">Como dizem os terrícolas: </w:t>
      </w:r>
      <w:r w:rsidR="00FE2F5A" w:rsidRPr="00A3036C">
        <w:rPr>
          <w:rFonts w:ascii="Times New Roman" w:eastAsia="Aptos" w:hAnsi="Times New Roman" w:cs="Times New Roman"/>
          <w:i/>
          <w:iCs/>
          <w:sz w:val="24"/>
          <w:szCs w:val="24"/>
        </w:rPr>
        <w:t>água mole em pedra dura</w:t>
      </w:r>
      <w:r w:rsidR="00FE2F5A" w:rsidRPr="00A3036C">
        <w:rPr>
          <w:rFonts w:ascii="Times New Roman" w:eastAsia="Aptos" w:hAnsi="Times New Roman" w:cs="Times New Roman"/>
          <w:sz w:val="24"/>
          <w:szCs w:val="24"/>
        </w:rPr>
        <w:t xml:space="preserve">, </w:t>
      </w:r>
      <w:r w:rsidR="00FE2F5A" w:rsidRPr="00A3036C">
        <w:rPr>
          <w:rFonts w:ascii="Times New Roman" w:eastAsia="Aptos" w:hAnsi="Times New Roman" w:cs="Times New Roman"/>
          <w:i/>
          <w:iCs/>
          <w:sz w:val="24"/>
          <w:szCs w:val="24"/>
        </w:rPr>
        <w:t xml:space="preserve">tanto bate até que fura ― </w:t>
      </w:r>
      <w:r w:rsidR="00FE2F5A" w:rsidRPr="00A3036C">
        <w:rPr>
          <w:rFonts w:ascii="Times New Roman" w:eastAsia="Aptos" w:hAnsi="Times New Roman" w:cs="Times New Roman"/>
          <w:sz w:val="24"/>
          <w:szCs w:val="24"/>
        </w:rPr>
        <w:t xml:space="preserve">Previne sobre o crescimento da filosofia Eu Sou </w:t>
      </w:r>
      <w:r w:rsidR="00FE2F5A" w:rsidRPr="00A3036C">
        <w:rPr>
          <w:rFonts w:ascii="Times New Roman" w:eastAsia="Aptos" w:hAnsi="Times New Roman" w:cs="Times New Roman"/>
          <w:i/>
          <w:iCs/>
          <w:sz w:val="24"/>
          <w:szCs w:val="24"/>
        </w:rPr>
        <w:t xml:space="preserve">― </w:t>
      </w:r>
      <w:r w:rsidR="00FE2F5A" w:rsidRPr="00A3036C">
        <w:rPr>
          <w:rFonts w:ascii="Times New Roman" w:eastAsia="Aptos" w:hAnsi="Times New Roman" w:cs="Times New Roman"/>
          <w:sz w:val="24"/>
          <w:szCs w:val="24"/>
        </w:rPr>
        <w:t>Acho que o desaparecimento de Roberto Evaristo de Macedo Soares deve ser mais explorado como forma de deixarmos a população terrícola com opinião negativa formada</w:t>
      </w:r>
      <w:r w:rsidR="00C122A6" w:rsidRPr="00A3036C">
        <w:rPr>
          <w:rFonts w:ascii="Times New Roman" w:eastAsia="Aptos" w:hAnsi="Times New Roman" w:cs="Times New Roman"/>
          <w:sz w:val="24"/>
          <w:szCs w:val="24"/>
        </w:rPr>
        <w:t xml:space="preserve"> e reforçada</w:t>
      </w:r>
      <w:r w:rsidR="00FE2F5A" w:rsidRPr="00A3036C">
        <w:rPr>
          <w:rFonts w:ascii="Times New Roman" w:eastAsia="Aptos" w:hAnsi="Times New Roman" w:cs="Times New Roman"/>
          <w:sz w:val="24"/>
          <w:szCs w:val="24"/>
        </w:rPr>
        <w:t xml:space="preserve"> sobre os Guerreiros Dimensionais. ▬ mensura.</w:t>
      </w:r>
    </w:p>
    <w:p w14:paraId="22579241" w14:textId="77777777" w:rsidR="00FE2F5A" w:rsidRPr="00A3036C" w:rsidRDefault="00FE2F5A" w:rsidP="00E66249">
      <w:pPr>
        <w:spacing w:after="0"/>
        <w:jc w:val="both"/>
        <w:rPr>
          <w:rFonts w:ascii="Times New Roman" w:eastAsia="Aptos" w:hAnsi="Times New Roman" w:cs="Times New Roman"/>
          <w:sz w:val="24"/>
          <w:szCs w:val="24"/>
        </w:rPr>
      </w:pPr>
    </w:p>
    <w:p w14:paraId="630CDF98" w14:textId="2B3F3DF0" w:rsidR="00C122A6" w:rsidRPr="00A3036C" w:rsidRDefault="00FE2F5A" w:rsidP="00C122A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O </w:t>
      </w:r>
      <w:r w:rsidRPr="00A3036C">
        <w:rPr>
          <w:rFonts w:ascii="Times New Roman" w:eastAsia="Aptos" w:hAnsi="Times New Roman" w:cs="Times New Roman"/>
          <w:i/>
          <w:iCs/>
          <w:sz w:val="24"/>
          <w:szCs w:val="24"/>
        </w:rPr>
        <w:t xml:space="preserve">pacote de maldades </w:t>
      </w:r>
      <w:r w:rsidRPr="00A3036C">
        <w:rPr>
          <w:rFonts w:ascii="Times New Roman" w:eastAsia="Aptos" w:hAnsi="Times New Roman" w:cs="Times New Roman"/>
          <w:sz w:val="24"/>
          <w:szCs w:val="24"/>
        </w:rPr>
        <w:t xml:space="preserve">se encarrega pela manutenção de frequências energéticas maléficas à evolução humana ― Algozlenirus exerce a arrogância do poder de ser o Deus do Sistema Terra ― SEU — Soberana Energia Universal </w:t>
      </w:r>
      <w:r w:rsidR="00093A28" w:rsidRPr="00A3036C">
        <w:rPr>
          <w:rFonts w:ascii="Times New Roman" w:eastAsia="Aptos" w:hAnsi="Times New Roman" w:cs="Times New Roman"/>
          <w:sz w:val="24"/>
          <w:szCs w:val="24"/>
        </w:rPr>
        <w:t>terá nossa resposta com o apoio do livre arbítrio terráqueo... ele e seu exército de Guerreiros Dimensionais, não perdem por esperar ▬ enigmático.</w:t>
      </w:r>
    </w:p>
    <w:p w14:paraId="483A523F" w14:textId="363F08BE" w:rsidR="00093A28" w:rsidRPr="00A3036C" w:rsidRDefault="00C122A6" w:rsidP="00C122A6">
      <w:pPr>
        <w:spacing w:after="0"/>
        <w:jc w:val="center"/>
        <w:rPr>
          <w:rFonts w:ascii="Times New Roman" w:eastAsia="Aptos"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775D47FF" w14:textId="77777777" w:rsidR="00F417D7" w:rsidRPr="00A3036C" w:rsidRDefault="00272162" w:rsidP="008E2F2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Tempo passa com o </w:t>
      </w:r>
      <w:r w:rsidRPr="00A3036C">
        <w:rPr>
          <w:rFonts w:ascii="Times New Roman" w:eastAsia="Aptos" w:hAnsi="Times New Roman" w:cs="Times New Roman"/>
          <w:i/>
          <w:iCs/>
          <w:sz w:val="24"/>
          <w:szCs w:val="24"/>
        </w:rPr>
        <w:t xml:space="preserve">pacote de maldades </w:t>
      </w:r>
      <w:r w:rsidRPr="00A3036C">
        <w:rPr>
          <w:rFonts w:ascii="Times New Roman" w:eastAsia="Aptos" w:hAnsi="Times New Roman" w:cs="Times New Roman"/>
          <w:sz w:val="24"/>
          <w:szCs w:val="24"/>
        </w:rPr>
        <w:t>reinando no globo</w:t>
      </w:r>
      <w:r w:rsidR="00F417D7"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produ</w:t>
      </w:r>
      <w:r w:rsidR="00F417D7" w:rsidRPr="00A3036C">
        <w:rPr>
          <w:rFonts w:ascii="Times New Roman" w:eastAsia="Aptos" w:hAnsi="Times New Roman" w:cs="Times New Roman"/>
          <w:sz w:val="24"/>
          <w:szCs w:val="24"/>
        </w:rPr>
        <w:t>zindo</w:t>
      </w:r>
      <w:r w:rsidRPr="00A3036C">
        <w:rPr>
          <w:rFonts w:ascii="Times New Roman" w:eastAsia="Aptos" w:hAnsi="Times New Roman" w:cs="Times New Roman"/>
          <w:sz w:val="24"/>
          <w:szCs w:val="24"/>
        </w:rPr>
        <w:t xml:space="preserve"> eventos</w:t>
      </w:r>
      <w:r w:rsidR="00F417D7" w:rsidRPr="00A3036C">
        <w:rPr>
          <w:rFonts w:ascii="Times New Roman" w:eastAsia="Aptos" w:hAnsi="Times New Roman" w:cs="Times New Roman"/>
          <w:sz w:val="24"/>
          <w:szCs w:val="24"/>
        </w:rPr>
        <w:t xml:space="preserve">, pontuais, </w:t>
      </w:r>
      <w:r w:rsidRPr="00A3036C">
        <w:rPr>
          <w:rFonts w:ascii="Times New Roman" w:eastAsia="Aptos" w:hAnsi="Times New Roman" w:cs="Times New Roman"/>
          <w:sz w:val="24"/>
          <w:szCs w:val="24"/>
        </w:rPr>
        <w:t xml:space="preserve"> bárbaros e chocantes</w:t>
      </w:r>
      <w:r w:rsidR="00F417D7" w:rsidRPr="00A3036C">
        <w:rPr>
          <w:rFonts w:ascii="Times New Roman" w:eastAsia="Aptos" w:hAnsi="Times New Roman" w:cs="Times New Roman"/>
          <w:sz w:val="24"/>
          <w:szCs w:val="24"/>
        </w:rPr>
        <w:t>. Capazes de estimularem a s</w:t>
      </w:r>
      <w:r w:rsidRPr="00A3036C">
        <w:rPr>
          <w:rFonts w:ascii="Times New Roman" w:eastAsia="Aptos" w:hAnsi="Times New Roman" w:cs="Times New Roman"/>
          <w:sz w:val="24"/>
          <w:szCs w:val="24"/>
        </w:rPr>
        <w:t>ociedade mundial</w:t>
      </w:r>
      <w:r w:rsidR="00F417D7" w:rsidRPr="00A3036C">
        <w:rPr>
          <w:rFonts w:ascii="Times New Roman" w:eastAsia="Aptos" w:hAnsi="Times New Roman" w:cs="Times New Roman"/>
          <w:sz w:val="24"/>
          <w:szCs w:val="24"/>
        </w:rPr>
        <w:t xml:space="preserve"> na </w:t>
      </w:r>
      <w:r w:rsidRPr="00A3036C">
        <w:rPr>
          <w:rFonts w:ascii="Times New Roman" w:eastAsia="Aptos" w:hAnsi="Times New Roman" w:cs="Times New Roman"/>
          <w:sz w:val="24"/>
          <w:szCs w:val="24"/>
        </w:rPr>
        <w:t>descren</w:t>
      </w:r>
      <w:r w:rsidR="00F417D7" w:rsidRPr="00A3036C">
        <w:rPr>
          <w:rFonts w:ascii="Times New Roman" w:eastAsia="Aptos" w:hAnsi="Times New Roman" w:cs="Times New Roman"/>
          <w:sz w:val="24"/>
          <w:szCs w:val="24"/>
        </w:rPr>
        <w:t>ça</w:t>
      </w:r>
      <w:r w:rsidRPr="00A3036C">
        <w:rPr>
          <w:rFonts w:ascii="Times New Roman" w:eastAsia="Aptos" w:hAnsi="Times New Roman" w:cs="Times New Roman"/>
          <w:sz w:val="24"/>
          <w:szCs w:val="24"/>
        </w:rPr>
        <w:t xml:space="preserve"> </w:t>
      </w:r>
      <w:r w:rsidR="00755155" w:rsidRPr="00A3036C">
        <w:rPr>
          <w:rFonts w:ascii="Times New Roman" w:eastAsia="Aptos" w:hAnsi="Times New Roman" w:cs="Times New Roman"/>
          <w:sz w:val="24"/>
          <w:szCs w:val="24"/>
        </w:rPr>
        <w:t xml:space="preserve">do </w:t>
      </w:r>
      <w:r w:rsidRPr="00A3036C">
        <w:rPr>
          <w:rFonts w:ascii="Times New Roman" w:eastAsia="Aptos" w:hAnsi="Times New Roman" w:cs="Times New Roman"/>
          <w:sz w:val="24"/>
          <w:szCs w:val="24"/>
        </w:rPr>
        <w:t>ser humano</w:t>
      </w:r>
      <w:r w:rsidR="00755155" w:rsidRPr="00A3036C">
        <w:rPr>
          <w:rFonts w:ascii="Times New Roman" w:eastAsia="Aptos" w:hAnsi="Times New Roman" w:cs="Times New Roman"/>
          <w:sz w:val="24"/>
          <w:szCs w:val="24"/>
        </w:rPr>
        <w:t xml:space="preserve"> de amar ao próximo</w:t>
      </w:r>
      <w:r w:rsidR="00F417D7" w:rsidRPr="00A3036C">
        <w:rPr>
          <w:rFonts w:ascii="Times New Roman" w:eastAsia="Aptos" w:hAnsi="Times New Roman" w:cs="Times New Roman"/>
          <w:sz w:val="24"/>
          <w:szCs w:val="24"/>
        </w:rPr>
        <w:t>.</w:t>
      </w:r>
      <w:r w:rsidR="00755155" w:rsidRPr="00A3036C">
        <w:rPr>
          <w:rFonts w:ascii="Times New Roman" w:eastAsia="Aptos" w:hAnsi="Times New Roman" w:cs="Times New Roman"/>
          <w:sz w:val="24"/>
          <w:szCs w:val="24"/>
        </w:rPr>
        <w:t xml:space="preserve"> </w:t>
      </w:r>
      <w:r w:rsidR="00F417D7" w:rsidRPr="00A3036C">
        <w:rPr>
          <w:rFonts w:ascii="Times New Roman" w:eastAsia="Aptos" w:hAnsi="Times New Roman" w:cs="Times New Roman"/>
          <w:sz w:val="24"/>
          <w:szCs w:val="24"/>
        </w:rPr>
        <w:t xml:space="preserve">Negando </w:t>
      </w:r>
      <w:r w:rsidR="00755155" w:rsidRPr="00A3036C">
        <w:rPr>
          <w:rFonts w:ascii="Times New Roman" w:eastAsia="Aptos" w:hAnsi="Times New Roman" w:cs="Times New Roman"/>
          <w:sz w:val="24"/>
          <w:szCs w:val="24"/>
        </w:rPr>
        <w:t>orienta</w:t>
      </w:r>
      <w:r w:rsidR="00F417D7" w:rsidRPr="00A3036C">
        <w:rPr>
          <w:rFonts w:ascii="Times New Roman" w:eastAsia="Aptos" w:hAnsi="Times New Roman" w:cs="Times New Roman"/>
          <w:sz w:val="24"/>
          <w:szCs w:val="24"/>
        </w:rPr>
        <w:t>ção de</w:t>
      </w:r>
      <w:r w:rsidR="00755155" w:rsidRPr="00A3036C">
        <w:rPr>
          <w:rFonts w:ascii="Times New Roman" w:eastAsia="Aptos" w:hAnsi="Times New Roman" w:cs="Times New Roman"/>
          <w:sz w:val="24"/>
          <w:szCs w:val="24"/>
        </w:rPr>
        <w:t xml:space="preserve"> </w:t>
      </w:r>
      <w:r w:rsidR="00755155" w:rsidRPr="00A3036C">
        <w:rPr>
          <w:rFonts w:ascii="Times New Roman" w:eastAsia="Aptos" w:hAnsi="Times New Roman" w:cs="Times New Roman"/>
          <w:b/>
          <w:bCs/>
          <w:sz w:val="24"/>
          <w:szCs w:val="24"/>
        </w:rPr>
        <w:t>Yeshua</w:t>
      </w:r>
      <w:r w:rsidR="00755155" w:rsidRPr="00A3036C">
        <w:rPr>
          <w:rFonts w:ascii="Times New Roman" w:eastAsia="Aptos" w:hAnsi="Times New Roman" w:cs="Times New Roman"/>
          <w:sz w:val="24"/>
          <w:szCs w:val="24"/>
        </w:rPr>
        <w:t xml:space="preserve">, também </w:t>
      </w:r>
      <w:r w:rsidR="00755155" w:rsidRPr="00A3036C">
        <w:rPr>
          <w:rFonts w:ascii="Times New Roman" w:eastAsia="Aptos" w:hAnsi="Times New Roman" w:cs="Times New Roman"/>
          <w:sz w:val="24"/>
          <w:szCs w:val="24"/>
        </w:rPr>
        <w:lastRenderedPageBreak/>
        <w:t xml:space="preserve">conhecido como Jesus Cristo, na sua passagem de alta relevância filosófica na existência do planeta Terra. </w:t>
      </w:r>
    </w:p>
    <w:p w14:paraId="64FFA0DD" w14:textId="3BE27205" w:rsidR="008E2F22" w:rsidRPr="00A3036C" w:rsidRDefault="00755155" w:rsidP="008E2F2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Interpretaç</w:t>
      </w:r>
      <w:r w:rsidR="00B5588B" w:rsidRPr="00A3036C">
        <w:rPr>
          <w:rFonts w:ascii="Times New Roman" w:eastAsia="Aptos" w:hAnsi="Times New Roman" w:cs="Times New Roman"/>
          <w:sz w:val="24"/>
          <w:szCs w:val="24"/>
        </w:rPr>
        <w:t>ões</w:t>
      </w:r>
      <w:r w:rsidRPr="00A3036C">
        <w:rPr>
          <w:rFonts w:ascii="Times New Roman" w:eastAsia="Aptos" w:hAnsi="Times New Roman" w:cs="Times New Roman"/>
          <w:sz w:val="24"/>
          <w:szCs w:val="24"/>
        </w:rPr>
        <w:t xml:space="preserve"> errônea</w:t>
      </w:r>
      <w:r w:rsidR="00B5588B" w:rsidRPr="00A3036C">
        <w:rPr>
          <w:rFonts w:ascii="Times New Roman" w:eastAsia="Aptos" w:hAnsi="Times New Roman" w:cs="Times New Roman"/>
          <w:sz w:val="24"/>
          <w:szCs w:val="24"/>
        </w:rPr>
        <w:t>s</w:t>
      </w:r>
      <w:r w:rsidRPr="00A3036C">
        <w:rPr>
          <w:rFonts w:ascii="Times New Roman" w:eastAsia="Aptos" w:hAnsi="Times New Roman" w:cs="Times New Roman"/>
          <w:sz w:val="24"/>
          <w:szCs w:val="24"/>
        </w:rPr>
        <w:t xml:space="preserve"> d</w:t>
      </w:r>
      <w:r w:rsidR="00B5588B" w:rsidRPr="00A3036C">
        <w:rPr>
          <w:rFonts w:ascii="Times New Roman" w:eastAsia="Aptos" w:hAnsi="Times New Roman" w:cs="Times New Roman"/>
          <w:sz w:val="24"/>
          <w:szCs w:val="24"/>
        </w:rPr>
        <w:t>os terrícolas de conceitos filosóficos jesuítas, motivadas pelas ações manipulatórias do SPA — Supremo Poder Anônimo, faz a história</w:t>
      </w:r>
      <w:r w:rsidR="008E2F22" w:rsidRPr="00A3036C">
        <w:rPr>
          <w:rFonts w:ascii="Times New Roman" w:eastAsia="Aptos" w:hAnsi="Times New Roman" w:cs="Times New Roman"/>
          <w:sz w:val="24"/>
          <w:szCs w:val="24"/>
        </w:rPr>
        <w:t>.</w:t>
      </w:r>
      <w:r w:rsidR="00B5588B" w:rsidRPr="00A3036C">
        <w:rPr>
          <w:rFonts w:ascii="Times New Roman" w:eastAsia="Aptos" w:hAnsi="Times New Roman" w:cs="Times New Roman"/>
          <w:sz w:val="24"/>
          <w:szCs w:val="24"/>
        </w:rPr>
        <w:t xml:space="preserve"> </w:t>
      </w:r>
      <w:r w:rsidR="008E2F22" w:rsidRPr="00A3036C">
        <w:rPr>
          <w:rFonts w:ascii="Times New Roman" w:eastAsia="Aptos" w:hAnsi="Times New Roman" w:cs="Times New Roman"/>
          <w:sz w:val="24"/>
          <w:szCs w:val="24"/>
        </w:rPr>
        <w:t xml:space="preserve">Fatos </w:t>
      </w:r>
      <w:r w:rsidR="00B5588B" w:rsidRPr="00A3036C">
        <w:rPr>
          <w:rFonts w:ascii="Times New Roman" w:eastAsia="Aptos" w:hAnsi="Times New Roman" w:cs="Times New Roman"/>
          <w:sz w:val="24"/>
          <w:szCs w:val="24"/>
        </w:rPr>
        <w:t>construíd</w:t>
      </w:r>
      <w:r w:rsidR="008E2F22" w:rsidRPr="00A3036C">
        <w:rPr>
          <w:rFonts w:ascii="Times New Roman" w:eastAsia="Aptos" w:hAnsi="Times New Roman" w:cs="Times New Roman"/>
          <w:sz w:val="24"/>
          <w:szCs w:val="24"/>
        </w:rPr>
        <w:t>os</w:t>
      </w:r>
      <w:r w:rsidR="00B5588B" w:rsidRPr="00A3036C">
        <w:rPr>
          <w:rFonts w:ascii="Times New Roman" w:eastAsia="Aptos" w:hAnsi="Times New Roman" w:cs="Times New Roman"/>
          <w:sz w:val="24"/>
          <w:szCs w:val="24"/>
        </w:rPr>
        <w:t xml:space="preserve"> pelos pilares sistêmicos: governo, religião, mídia e educação afagados com </w:t>
      </w:r>
      <w:r w:rsidR="00B5588B" w:rsidRPr="00A3036C">
        <w:rPr>
          <w:rFonts w:ascii="Times New Roman" w:eastAsia="Aptos" w:hAnsi="Times New Roman" w:cs="Times New Roman"/>
          <w:i/>
          <w:iCs/>
          <w:sz w:val="24"/>
          <w:szCs w:val="24"/>
        </w:rPr>
        <w:t>a tríade da maldade humana</w:t>
      </w:r>
      <w:r w:rsidR="00B5588B" w:rsidRPr="00A3036C">
        <w:rPr>
          <w:rFonts w:ascii="Times New Roman" w:eastAsia="Aptos" w:hAnsi="Times New Roman" w:cs="Times New Roman"/>
          <w:sz w:val="24"/>
          <w:szCs w:val="24"/>
        </w:rPr>
        <w:t xml:space="preserve">: </w:t>
      </w:r>
      <w:r w:rsidR="00B5588B" w:rsidRPr="00A3036C">
        <w:rPr>
          <w:rFonts w:ascii="Times New Roman" w:eastAsia="Aptos" w:hAnsi="Times New Roman" w:cs="Times New Roman"/>
          <w:i/>
          <w:iCs/>
          <w:sz w:val="24"/>
          <w:szCs w:val="24"/>
        </w:rPr>
        <w:t>ego</w:t>
      </w:r>
      <w:r w:rsidR="00B5588B" w:rsidRPr="00A3036C">
        <w:rPr>
          <w:rFonts w:ascii="Times New Roman" w:eastAsia="Aptos" w:hAnsi="Times New Roman" w:cs="Times New Roman"/>
          <w:sz w:val="24"/>
          <w:szCs w:val="24"/>
        </w:rPr>
        <w:t xml:space="preserve">, </w:t>
      </w:r>
      <w:r w:rsidR="00B5588B" w:rsidRPr="00A3036C">
        <w:rPr>
          <w:rFonts w:ascii="Times New Roman" w:eastAsia="Aptos" w:hAnsi="Times New Roman" w:cs="Times New Roman"/>
          <w:i/>
          <w:iCs/>
          <w:sz w:val="24"/>
          <w:szCs w:val="24"/>
        </w:rPr>
        <w:t>ganância e</w:t>
      </w:r>
      <w:r w:rsidR="00B5588B" w:rsidRPr="00A3036C">
        <w:rPr>
          <w:rFonts w:ascii="Times New Roman" w:eastAsia="Aptos" w:hAnsi="Times New Roman" w:cs="Times New Roman"/>
          <w:sz w:val="24"/>
          <w:szCs w:val="24"/>
        </w:rPr>
        <w:t xml:space="preserve"> </w:t>
      </w:r>
      <w:r w:rsidR="00B5588B" w:rsidRPr="00A3036C">
        <w:rPr>
          <w:rFonts w:ascii="Times New Roman" w:eastAsia="Aptos" w:hAnsi="Times New Roman" w:cs="Times New Roman"/>
          <w:i/>
          <w:iCs/>
          <w:sz w:val="24"/>
          <w:szCs w:val="24"/>
        </w:rPr>
        <w:t>medo</w:t>
      </w:r>
      <w:r w:rsidR="00F417D7" w:rsidRPr="00A3036C">
        <w:rPr>
          <w:rFonts w:ascii="Times New Roman" w:eastAsia="Aptos" w:hAnsi="Times New Roman" w:cs="Times New Roman"/>
          <w:sz w:val="24"/>
          <w:szCs w:val="24"/>
        </w:rPr>
        <w:t xml:space="preserve">, </w:t>
      </w:r>
      <w:r w:rsidR="008E2F22" w:rsidRPr="00A3036C">
        <w:rPr>
          <w:rFonts w:ascii="Times New Roman" w:eastAsia="Aptos" w:hAnsi="Times New Roman" w:cs="Times New Roman"/>
          <w:sz w:val="24"/>
          <w:szCs w:val="24"/>
        </w:rPr>
        <w:t>constituem o alimento processado pelo mal exercício do livre arbítrio humano para manutenção</w:t>
      </w:r>
      <w:r w:rsidR="00B5588B" w:rsidRPr="00A3036C">
        <w:rPr>
          <w:rFonts w:ascii="Times New Roman" w:eastAsia="Aptos" w:hAnsi="Times New Roman" w:cs="Times New Roman"/>
          <w:sz w:val="24"/>
          <w:szCs w:val="24"/>
        </w:rPr>
        <w:t xml:space="preserve"> </w:t>
      </w:r>
      <w:r w:rsidR="008E2F22" w:rsidRPr="00A3036C">
        <w:rPr>
          <w:rFonts w:ascii="Times New Roman" w:eastAsia="Aptos" w:hAnsi="Times New Roman" w:cs="Times New Roman"/>
          <w:sz w:val="24"/>
          <w:szCs w:val="24"/>
        </w:rPr>
        <w:t>d</w:t>
      </w:r>
      <w:r w:rsidR="00B5588B" w:rsidRPr="00A3036C">
        <w:rPr>
          <w:rFonts w:ascii="Times New Roman" w:eastAsia="Aptos" w:hAnsi="Times New Roman" w:cs="Times New Roman"/>
          <w:sz w:val="24"/>
          <w:szCs w:val="24"/>
        </w:rPr>
        <w:t>o Sistema Terra</w:t>
      </w:r>
      <w:r w:rsidR="008E2F22" w:rsidRPr="00A3036C">
        <w:rPr>
          <w:rFonts w:ascii="Times New Roman" w:eastAsia="Aptos" w:hAnsi="Times New Roman" w:cs="Times New Roman"/>
          <w:sz w:val="24"/>
          <w:szCs w:val="24"/>
        </w:rPr>
        <w:t xml:space="preserve"> gerido por </w:t>
      </w:r>
      <w:r w:rsidR="008E2F22" w:rsidRPr="00A3036C">
        <w:rPr>
          <w:rFonts w:ascii="Times New Roman" w:eastAsia="Aptos" w:hAnsi="Times New Roman" w:cs="Times New Roman"/>
          <w:i/>
          <w:iCs/>
          <w:sz w:val="24"/>
          <w:szCs w:val="24"/>
        </w:rPr>
        <w:t>malenirus</w:t>
      </w:r>
      <w:r w:rsidR="008E2F22" w:rsidRPr="00A3036C">
        <w:rPr>
          <w:rFonts w:ascii="Times New Roman" w:eastAsia="Aptos" w:hAnsi="Times New Roman" w:cs="Times New Roman"/>
          <w:sz w:val="24"/>
          <w:szCs w:val="24"/>
        </w:rPr>
        <w:t xml:space="preserve">, </w:t>
      </w:r>
      <w:r w:rsidR="008E2F22" w:rsidRPr="00A3036C">
        <w:rPr>
          <w:rFonts w:ascii="Times New Roman" w:eastAsia="Aptos" w:hAnsi="Times New Roman" w:cs="Times New Roman"/>
          <w:i/>
          <w:iCs/>
          <w:sz w:val="24"/>
          <w:szCs w:val="24"/>
        </w:rPr>
        <w:t xml:space="preserve">reinonaques </w:t>
      </w:r>
      <w:r w:rsidR="008E2F22" w:rsidRPr="00A3036C">
        <w:rPr>
          <w:rFonts w:ascii="Times New Roman" w:eastAsia="Aptos" w:hAnsi="Times New Roman" w:cs="Times New Roman"/>
          <w:sz w:val="24"/>
          <w:szCs w:val="24"/>
        </w:rPr>
        <w:t xml:space="preserve">e </w:t>
      </w:r>
      <w:r w:rsidR="008E2F22" w:rsidRPr="00A3036C">
        <w:rPr>
          <w:rFonts w:ascii="Times New Roman" w:eastAsia="Aptos" w:hAnsi="Times New Roman" w:cs="Times New Roman"/>
          <w:i/>
          <w:iCs/>
          <w:sz w:val="24"/>
          <w:szCs w:val="24"/>
        </w:rPr>
        <w:t>dominitilianos</w:t>
      </w:r>
      <w:r w:rsidR="008E2F22" w:rsidRPr="00A3036C">
        <w:rPr>
          <w:rFonts w:ascii="Times New Roman" w:eastAsia="Aptos" w:hAnsi="Times New Roman" w:cs="Times New Roman"/>
          <w:sz w:val="24"/>
          <w:szCs w:val="24"/>
        </w:rPr>
        <w:t>.</w:t>
      </w:r>
    </w:p>
    <w:p w14:paraId="148EAC01" w14:textId="7216B2C2" w:rsidR="00B5588B" w:rsidRPr="00A3036C" w:rsidRDefault="00B75273" w:rsidP="008E2F2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F</w:t>
      </w:r>
      <w:r w:rsidR="008E2F22" w:rsidRPr="00A3036C">
        <w:rPr>
          <w:rFonts w:ascii="Times New Roman" w:eastAsia="Aptos" w:hAnsi="Times New Roman" w:cs="Times New Roman"/>
          <w:sz w:val="24"/>
          <w:szCs w:val="24"/>
        </w:rPr>
        <w:t>ilho de Tom Harrison e Liz Taylor</w:t>
      </w:r>
      <w:r w:rsidRPr="00A3036C">
        <w:rPr>
          <w:rFonts w:ascii="Times New Roman" w:eastAsia="Aptos" w:hAnsi="Times New Roman" w:cs="Times New Roman"/>
          <w:sz w:val="24"/>
          <w:szCs w:val="24"/>
        </w:rPr>
        <w:t xml:space="preserve"> nasce com a saúde perfeita e como não poderia de ser, recepciona o nome, escolhido em comum acordo pelos pais, de Joseph Taylor Harrison.</w:t>
      </w:r>
    </w:p>
    <w:p w14:paraId="573E003C" w14:textId="4ED35748" w:rsidR="00B75273" w:rsidRPr="00A3036C" w:rsidRDefault="00B75273" w:rsidP="008E2F2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Harrison, Taylor e Agregados compartilham a felicidade de união matrimonial celebrada pela oficialização</w:t>
      </w:r>
      <w:r w:rsidR="00686BA8"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da pureza de uma amizade secular, agora, cristalizada</w:t>
      </w:r>
      <w:r w:rsidR="00686BA8"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F417D7" w:rsidRPr="00A3036C">
        <w:rPr>
          <w:rFonts w:ascii="Times New Roman" w:eastAsia="Aptos" w:hAnsi="Times New Roman" w:cs="Times New Roman"/>
          <w:sz w:val="24"/>
          <w:szCs w:val="24"/>
        </w:rPr>
        <w:t>pel</w:t>
      </w:r>
      <w:r w:rsidRPr="00A3036C">
        <w:rPr>
          <w:rFonts w:ascii="Times New Roman" w:eastAsia="Aptos" w:hAnsi="Times New Roman" w:cs="Times New Roman"/>
          <w:sz w:val="24"/>
          <w:szCs w:val="24"/>
        </w:rPr>
        <w:t xml:space="preserve">a família Taylor Harrison. </w:t>
      </w:r>
    </w:p>
    <w:p w14:paraId="5046EBA4" w14:textId="59F13AB8" w:rsidR="00686BA8" w:rsidRPr="00A3036C" w:rsidRDefault="00686BA8" w:rsidP="008E2F22">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Mansão no quadrilátero mais valoroso de Ipanema está em festa com a chegada, seja presencial ou virtualmente do novo herdeiro do Grupo Harrison &amp; Taylor e, principalmente, uma nova voz para divulgação da filosofia Eu Sou. Isto é, se a população terráquea persisti</w:t>
      </w:r>
      <w:r w:rsidR="00C91A9B" w:rsidRPr="00A3036C">
        <w:rPr>
          <w:rFonts w:ascii="Times New Roman" w:eastAsia="Aptos" w:hAnsi="Times New Roman" w:cs="Times New Roman"/>
          <w:sz w:val="24"/>
          <w:szCs w:val="24"/>
        </w:rPr>
        <w:t xml:space="preserve">r no apego de sua consciência a mentira e ilusão vigentes no Sistema Terra. </w:t>
      </w:r>
    </w:p>
    <w:p w14:paraId="36EAF997" w14:textId="77777777" w:rsidR="000D2BD1" w:rsidRPr="00A3036C" w:rsidRDefault="00C91A9B" w:rsidP="0082661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Guerreiros Dimensionais lutam armados pelo amor incondicional afim de acordar o máximo de humanos do encarceramento sistemático, estimulando o despertar em massa da humanidade. Cada ser humano desperto, contagia</w:t>
      </w:r>
      <w:r w:rsidR="0082661F"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o seu entorno </w:t>
      </w:r>
      <w:r w:rsidR="0082661F" w:rsidRPr="00A3036C">
        <w:rPr>
          <w:rFonts w:ascii="Times New Roman" w:eastAsia="Aptos" w:hAnsi="Times New Roman" w:cs="Times New Roman"/>
          <w:sz w:val="24"/>
          <w:szCs w:val="24"/>
        </w:rPr>
        <w:t xml:space="preserve">com </w:t>
      </w:r>
      <w:r w:rsidRPr="00A3036C">
        <w:rPr>
          <w:rFonts w:ascii="Times New Roman" w:eastAsia="Aptos" w:hAnsi="Times New Roman" w:cs="Times New Roman"/>
          <w:sz w:val="24"/>
          <w:szCs w:val="24"/>
        </w:rPr>
        <w:t>a compreensão d</w:t>
      </w:r>
      <w:r w:rsidR="0082661F" w:rsidRPr="00A3036C">
        <w:rPr>
          <w:rFonts w:ascii="Times New Roman" w:eastAsia="Aptos" w:hAnsi="Times New Roman" w:cs="Times New Roman"/>
          <w:sz w:val="24"/>
          <w:szCs w:val="24"/>
        </w:rPr>
        <w:t>o</w:t>
      </w:r>
    </w:p>
    <w:p w14:paraId="175A236A" w14:textId="7A129BAB" w:rsidR="0082661F" w:rsidRPr="00A3036C" w:rsidRDefault="0082661F" w:rsidP="0082661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ser humano</w:t>
      </w:r>
      <w:r w:rsidR="00C91A9B" w:rsidRPr="00A3036C">
        <w:rPr>
          <w:rFonts w:ascii="Times New Roman" w:eastAsia="Aptos" w:hAnsi="Times New Roman" w:cs="Times New Roman"/>
          <w:sz w:val="24"/>
          <w:szCs w:val="24"/>
        </w:rPr>
        <w:t xml:space="preserve"> poder ter e ser Deus ao descobrir o amor incondicional abrigado na sua essência.</w:t>
      </w:r>
      <w:r w:rsidRPr="00A3036C">
        <w:rPr>
          <w:rFonts w:ascii="Times New Roman" w:eastAsia="Aptos" w:hAnsi="Times New Roman" w:cs="Times New Roman"/>
          <w:sz w:val="24"/>
          <w:szCs w:val="24"/>
        </w:rPr>
        <w:t xml:space="preserve"> Feito isto, a massificação conceitual filosófica se encarregará de propiciar a liberdade da prisão </w:t>
      </w:r>
      <w:r w:rsidRPr="00A3036C">
        <w:rPr>
          <w:rFonts w:ascii="Times New Roman" w:eastAsia="Aptos" w:hAnsi="Times New Roman" w:cs="Times New Roman"/>
          <w:sz w:val="24"/>
          <w:szCs w:val="24"/>
        </w:rPr>
        <w:lastRenderedPageBreak/>
        <w:t xml:space="preserve">construída e solidificada pela mentira e ilusão, ruindo a dominação planetária de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 xml:space="preserve">dominitilianos </w:t>
      </w:r>
      <w:r w:rsidRPr="00A3036C">
        <w:rPr>
          <w:rFonts w:ascii="Times New Roman" w:eastAsia="Aptos" w:hAnsi="Times New Roman" w:cs="Times New Roman"/>
          <w:sz w:val="24"/>
          <w:szCs w:val="24"/>
        </w:rPr>
        <w:t>e, consequentemente</w:t>
      </w:r>
      <w:r w:rsidR="00E752A1"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E752A1" w:rsidRPr="00A3036C">
        <w:rPr>
          <w:rFonts w:ascii="Times New Roman" w:eastAsia="Aptos" w:hAnsi="Times New Roman" w:cs="Times New Roman"/>
          <w:sz w:val="24"/>
          <w:szCs w:val="24"/>
        </w:rPr>
        <w:t>d</w:t>
      </w:r>
      <w:r w:rsidRPr="00A3036C">
        <w:rPr>
          <w:rFonts w:ascii="Times New Roman" w:eastAsia="Aptos" w:hAnsi="Times New Roman" w:cs="Times New Roman"/>
          <w:sz w:val="24"/>
          <w:szCs w:val="24"/>
        </w:rPr>
        <w:t>o Sistema Terra.</w:t>
      </w:r>
    </w:p>
    <w:p w14:paraId="48D8168F" w14:textId="77777777" w:rsidR="006E17FB" w:rsidRPr="00A3036C" w:rsidRDefault="0082661F" w:rsidP="0082661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Resistência Dimensional, incansável, lança</w:t>
      </w:r>
      <w:r w:rsidR="006E17FB" w:rsidRPr="00A3036C">
        <w:rPr>
          <w:rFonts w:ascii="Times New Roman" w:eastAsia="Aptos" w:hAnsi="Times New Roman" w:cs="Times New Roman"/>
          <w:sz w:val="24"/>
          <w:szCs w:val="24"/>
        </w:rPr>
        <w:t xml:space="preserve">, conforme orientado pelos representantes do casal criador do SEU — Soberana Energia Universal, </w:t>
      </w:r>
      <w:r w:rsidRPr="00A3036C">
        <w:rPr>
          <w:rFonts w:ascii="Times New Roman" w:eastAsia="Aptos" w:hAnsi="Times New Roman" w:cs="Times New Roman"/>
          <w:sz w:val="24"/>
          <w:szCs w:val="24"/>
        </w:rPr>
        <w:t xml:space="preserve"> há </w:t>
      </w:r>
      <w:r w:rsidR="006E17FB" w:rsidRPr="00A3036C">
        <w:rPr>
          <w:rFonts w:ascii="Times New Roman" w:eastAsia="Aptos" w:hAnsi="Times New Roman" w:cs="Times New Roman"/>
          <w:sz w:val="24"/>
          <w:szCs w:val="24"/>
        </w:rPr>
        <w:t>seis meses</w:t>
      </w:r>
      <w:r w:rsidRPr="00A3036C">
        <w:rPr>
          <w:rFonts w:ascii="Times New Roman" w:eastAsia="Aptos" w:hAnsi="Times New Roman" w:cs="Times New Roman"/>
          <w:sz w:val="24"/>
          <w:szCs w:val="24"/>
        </w:rPr>
        <w:t xml:space="preserve"> das eleições globais</w:t>
      </w:r>
      <w:r w:rsidR="006E17FB" w:rsidRPr="00A3036C">
        <w:rPr>
          <w:rFonts w:ascii="Times New Roman" w:eastAsia="Aptos" w:hAnsi="Times New Roman" w:cs="Times New Roman"/>
          <w:sz w:val="24"/>
          <w:szCs w:val="24"/>
        </w:rPr>
        <w:t>, as candidaturas de Nefertari Mandela e Gabriel Cappallatte, respectivamente, de Presidente do Universo e Controladoria Geral de Uniões.</w:t>
      </w:r>
    </w:p>
    <w:p w14:paraId="73097BD9" w14:textId="5778EE9F" w:rsidR="00DA32E5" w:rsidRPr="00A3036C" w:rsidRDefault="006E17FB" w:rsidP="0082661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Chefe de Continente africano contraria as ordens do SPA — Supremo Poder Anônimo executadas pelos pilares sistêmicos, </w:t>
      </w:r>
      <w:r w:rsidRPr="00A3036C">
        <w:rPr>
          <w:rFonts w:ascii="Times New Roman" w:eastAsia="Aptos" w:hAnsi="Times New Roman" w:cs="Times New Roman"/>
          <w:i/>
          <w:iCs/>
          <w:sz w:val="24"/>
          <w:szCs w:val="24"/>
        </w:rPr>
        <w:t>marionetes</w:t>
      </w:r>
      <w:r w:rsidRPr="00A3036C">
        <w:rPr>
          <w:rFonts w:ascii="Times New Roman" w:eastAsia="Aptos" w:hAnsi="Times New Roman" w:cs="Times New Roman"/>
          <w:sz w:val="24"/>
          <w:szCs w:val="24"/>
        </w:rPr>
        <w:t xml:space="preserve">, do Sistema Terra, com lançamento de sua candidatura afinada a candidato, velado,  da Resistência Dimensional. Ousadia de Nefertari Mandela terá resposta </w:t>
      </w:r>
      <w:r w:rsidR="00E752A1" w:rsidRPr="00A3036C">
        <w:rPr>
          <w:rFonts w:ascii="Times New Roman" w:eastAsia="Aptos" w:hAnsi="Times New Roman" w:cs="Times New Roman"/>
          <w:sz w:val="24"/>
          <w:szCs w:val="24"/>
        </w:rPr>
        <w:t>à</w:t>
      </w:r>
      <w:r w:rsidRPr="00A3036C">
        <w:rPr>
          <w:rFonts w:ascii="Times New Roman" w:eastAsia="Aptos" w:hAnsi="Times New Roman" w:cs="Times New Roman"/>
          <w:sz w:val="24"/>
          <w:szCs w:val="24"/>
        </w:rPr>
        <w:t xml:space="preserve"> altura</w:t>
      </w:r>
      <w:r w:rsidR="00DA32E5" w:rsidRPr="00A3036C">
        <w:rPr>
          <w:rFonts w:ascii="Times New Roman" w:eastAsia="Aptos" w:hAnsi="Times New Roman" w:cs="Times New Roman"/>
          <w:sz w:val="24"/>
          <w:szCs w:val="24"/>
        </w:rPr>
        <w:t xml:space="preserve"> da ira do SPA</w:t>
      </w:r>
      <w:r w:rsidR="00E752A1" w:rsidRPr="00A3036C">
        <w:rPr>
          <w:rFonts w:ascii="Times New Roman" w:eastAsia="Aptos" w:hAnsi="Times New Roman" w:cs="Times New Roman"/>
          <w:sz w:val="24"/>
          <w:szCs w:val="24"/>
        </w:rPr>
        <w:t>.</w:t>
      </w:r>
      <w:r w:rsidR="00DA32E5" w:rsidRPr="00A3036C">
        <w:rPr>
          <w:rFonts w:ascii="Times New Roman" w:eastAsia="Aptos" w:hAnsi="Times New Roman" w:cs="Times New Roman"/>
          <w:sz w:val="24"/>
          <w:szCs w:val="24"/>
        </w:rPr>
        <w:t xml:space="preserve"> </w:t>
      </w:r>
      <w:r w:rsidR="00E752A1" w:rsidRPr="00A3036C">
        <w:rPr>
          <w:rFonts w:ascii="Times New Roman" w:eastAsia="Aptos" w:hAnsi="Times New Roman" w:cs="Times New Roman"/>
          <w:sz w:val="24"/>
          <w:szCs w:val="24"/>
        </w:rPr>
        <w:t>P</w:t>
      </w:r>
      <w:r w:rsidR="00DA32E5" w:rsidRPr="00A3036C">
        <w:rPr>
          <w:rFonts w:ascii="Times New Roman" w:eastAsia="Aptos" w:hAnsi="Times New Roman" w:cs="Times New Roman"/>
          <w:sz w:val="24"/>
          <w:szCs w:val="24"/>
        </w:rPr>
        <w:t>olítica, neste caso, respeita o processo</w:t>
      </w:r>
      <w:r w:rsidR="00E752A1" w:rsidRPr="00A3036C">
        <w:rPr>
          <w:rFonts w:ascii="Times New Roman" w:eastAsia="Aptos" w:hAnsi="Times New Roman" w:cs="Times New Roman"/>
          <w:sz w:val="24"/>
          <w:szCs w:val="24"/>
        </w:rPr>
        <w:t>, dito,</w:t>
      </w:r>
      <w:r w:rsidR="00DA32E5" w:rsidRPr="00A3036C">
        <w:rPr>
          <w:rFonts w:ascii="Times New Roman" w:eastAsia="Aptos" w:hAnsi="Times New Roman" w:cs="Times New Roman"/>
          <w:sz w:val="24"/>
          <w:szCs w:val="24"/>
        </w:rPr>
        <w:t xml:space="preserve"> democrático instaurado no orbe</w:t>
      </w:r>
      <w:r w:rsidR="00E752A1" w:rsidRPr="00A3036C">
        <w:rPr>
          <w:rFonts w:ascii="Times New Roman" w:eastAsia="Aptos" w:hAnsi="Times New Roman" w:cs="Times New Roman"/>
          <w:sz w:val="24"/>
          <w:szCs w:val="24"/>
        </w:rPr>
        <w:t>,</w:t>
      </w:r>
      <w:r w:rsidR="00DA32E5" w:rsidRPr="00A3036C">
        <w:rPr>
          <w:rFonts w:ascii="Times New Roman" w:eastAsia="Aptos" w:hAnsi="Times New Roman" w:cs="Times New Roman"/>
          <w:sz w:val="24"/>
          <w:szCs w:val="24"/>
        </w:rPr>
        <w:t xml:space="preserve"> verdadeiramente, submisso ao Sistema Terra</w:t>
      </w:r>
      <w:r w:rsidR="00E752A1" w:rsidRPr="00A3036C">
        <w:rPr>
          <w:rFonts w:ascii="Times New Roman" w:eastAsia="Aptos" w:hAnsi="Times New Roman" w:cs="Times New Roman"/>
          <w:sz w:val="24"/>
          <w:szCs w:val="24"/>
        </w:rPr>
        <w:t>,</w:t>
      </w:r>
      <w:r w:rsidR="00DA32E5" w:rsidRPr="00A3036C">
        <w:rPr>
          <w:rFonts w:ascii="Times New Roman" w:eastAsia="Aptos" w:hAnsi="Times New Roman" w:cs="Times New Roman"/>
          <w:sz w:val="24"/>
          <w:szCs w:val="24"/>
        </w:rPr>
        <w:t xml:space="preserve"> </w:t>
      </w:r>
      <w:r w:rsidR="00E752A1" w:rsidRPr="00A3036C">
        <w:rPr>
          <w:rFonts w:ascii="Times New Roman" w:eastAsia="Aptos" w:hAnsi="Times New Roman" w:cs="Times New Roman"/>
          <w:sz w:val="24"/>
          <w:szCs w:val="24"/>
        </w:rPr>
        <w:t>responsável, pela</w:t>
      </w:r>
      <w:r w:rsidR="00DA32E5" w:rsidRPr="00A3036C">
        <w:rPr>
          <w:rFonts w:ascii="Times New Roman" w:eastAsia="Aptos" w:hAnsi="Times New Roman" w:cs="Times New Roman"/>
          <w:sz w:val="24"/>
          <w:szCs w:val="24"/>
        </w:rPr>
        <w:t xml:space="preserve"> ele</w:t>
      </w:r>
      <w:r w:rsidR="00E752A1" w:rsidRPr="00A3036C">
        <w:rPr>
          <w:rFonts w:ascii="Times New Roman" w:eastAsia="Aptos" w:hAnsi="Times New Roman" w:cs="Times New Roman"/>
          <w:sz w:val="24"/>
          <w:szCs w:val="24"/>
        </w:rPr>
        <w:t>ição de</w:t>
      </w:r>
      <w:r w:rsidR="00DA32E5" w:rsidRPr="00A3036C">
        <w:rPr>
          <w:rFonts w:ascii="Times New Roman" w:eastAsia="Aptos" w:hAnsi="Times New Roman" w:cs="Times New Roman"/>
          <w:sz w:val="24"/>
          <w:szCs w:val="24"/>
        </w:rPr>
        <w:t xml:space="preserve"> seus serviçais para evitarem, utilizando-se do </w:t>
      </w:r>
      <w:r w:rsidR="00DA32E5" w:rsidRPr="00A3036C">
        <w:rPr>
          <w:rFonts w:ascii="Times New Roman" w:eastAsia="Aptos" w:hAnsi="Times New Roman" w:cs="Times New Roman"/>
          <w:i/>
          <w:iCs/>
          <w:sz w:val="24"/>
          <w:szCs w:val="24"/>
        </w:rPr>
        <w:t>pacote de maldades</w:t>
      </w:r>
      <w:r w:rsidR="00E752A1" w:rsidRPr="00A3036C">
        <w:rPr>
          <w:rFonts w:ascii="Times New Roman" w:eastAsia="Aptos" w:hAnsi="Times New Roman" w:cs="Times New Roman"/>
          <w:sz w:val="24"/>
          <w:szCs w:val="24"/>
        </w:rPr>
        <w:t xml:space="preserve">, </w:t>
      </w:r>
      <w:r w:rsidR="00DA32E5" w:rsidRPr="00A3036C">
        <w:rPr>
          <w:rFonts w:ascii="Times New Roman" w:eastAsia="Aptos" w:hAnsi="Times New Roman" w:cs="Times New Roman"/>
          <w:sz w:val="24"/>
          <w:szCs w:val="24"/>
        </w:rPr>
        <w:t>o despertar em massa da humanidade.</w:t>
      </w:r>
    </w:p>
    <w:p w14:paraId="0C1D2788" w14:textId="323C29EC" w:rsidR="00475ADB" w:rsidRPr="00A3036C" w:rsidRDefault="00DA32E5" w:rsidP="0082661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SPA conclui ser necessário abalar a Resistência Dimensional, leia-se SEU — Soberana Energia Universal</w:t>
      </w:r>
      <w:r w:rsidR="00E752A1" w:rsidRPr="00A3036C">
        <w:rPr>
          <w:rFonts w:ascii="Times New Roman" w:eastAsia="Aptos" w:hAnsi="Times New Roman" w:cs="Times New Roman"/>
          <w:sz w:val="24"/>
          <w:szCs w:val="24"/>
        </w:rPr>
        <w:t>.</w:t>
      </w:r>
      <w:r w:rsidR="00475ADB" w:rsidRPr="00A3036C">
        <w:rPr>
          <w:rFonts w:ascii="Times New Roman" w:eastAsia="Aptos" w:hAnsi="Times New Roman" w:cs="Times New Roman"/>
          <w:sz w:val="24"/>
          <w:szCs w:val="24"/>
        </w:rPr>
        <w:t xml:space="preserve"> </w:t>
      </w:r>
      <w:r w:rsidR="00E752A1" w:rsidRPr="00A3036C">
        <w:rPr>
          <w:rFonts w:ascii="Times New Roman" w:eastAsia="Aptos" w:hAnsi="Times New Roman" w:cs="Times New Roman"/>
          <w:sz w:val="24"/>
          <w:szCs w:val="24"/>
        </w:rPr>
        <w:t>A</w:t>
      </w:r>
      <w:r w:rsidR="00475ADB" w:rsidRPr="00A3036C">
        <w:rPr>
          <w:rFonts w:ascii="Times New Roman" w:eastAsia="Aptos" w:hAnsi="Times New Roman" w:cs="Times New Roman"/>
          <w:sz w:val="24"/>
          <w:szCs w:val="24"/>
        </w:rPr>
        <w:t>proveita-se da proibição de interferência direta de raças universais afinadas a</w:t>
      </w:r>
      <w:r w:rsidR="00AE2B12" w:rsidRPr="00A3036C">
        <w:rPr>
          <w:rFonts w:ascii="Times New Roman" w:eastAsia="Aptos" w:hAnsi="Times New Roman" w:cs="Times New Roman"/>
          <w:sz w:val="24"/>
          <w:szCs w:val="24"/>
        </w:rPr>
        <w:t xml:space="preserve"> causa evolutiva da Terra</w:t>
      </w:r>
      <w:r w:rsidR="00475ADB" w:rsidRPr="00A3036C">
        <w:rPr>
          <w:rFonts w:ascii="Times New Roman" w:eastAsia="Aptos" w:hAnsi="Times New Roman" w:cs="Times New Roman"/>
          <w:sz w:val="24"/>
          <w:szCs w:val="24"/>
        </w:rPr>
        <w:t xml:space="preserve">, excetuando-se os </w:t>
      </w:r>
      <w:r w:rsidR="00475ADB" w:rsidRPr="00A3036C">
        <w:rPr>
          <w:rFonts w:ascii="Times New Roman" w:eastAsia="Aptos" w:hAnsi="Times New Roman" w:cs="Times New Roman"/>
          <w:i/>
          <w:iCs/>
          <w:sz w:val="24"/>
          <w:szCs w:val="24"/>
        </w:rPr>
        <w:t>morcturianos</w:t>
      </w:r>
      <w:r w:rsidR="00475ADB" w:rsidRPr="00A3036C">
        <w:rPr>
          <w:rFonts w:ascii="Times New Roman" w:eastAsia="Aptos" w:hAnsi="Times New Roman" w:cs="Times New Roman"/>
          <w:sz w:val="24"/>
          <w:szCs w:val="24"/>
        </w:rPr>
        <w:t>, Fértilles e Germano, representantes do SEU</w:t>
      </w:r>
      <w:r w:rsidR="00E752A1" w:rsidRPr="00A3036C">
        <w:rPr>
          <w:rFonts w:ascii="Times New Roman" w:eastAsia="Aptos" w:hAnsi="Times New Roman" w:cs="Times New Roman"/>
          <w:sz w:val="24"/>
          <w:szCs w:val="24"/>
        </w:rPr>
        <w:t>,</w:t>
      </w:r>
      <w:r w:rsidR="00475ADB" w:rsidRPr="00A3036C">
        <w:rPr>
          <w:rFonts w:ascii="Times New Roman" w:eastAsia="Aptos" w:hAnsi="Times New Roman" w:cs="Times New Roman"/>
          <w:sz w:val="24"/>
          <w:szCs w:val="24"/>
        </w:rPr>
        <w:t xml:space="preserve"> com permissão, não para interferir, mas para conscientizar, através de orientações</w:t>
      </w:r>
      <w:r w:rsidR="00E752A1" w:rsidRPr="00A3036C">
        <w:rPr>
          <w:rFonts w:ascii="Times New Roman" w:eastAsia="Aptos" w:hAnsi="Times New Roman" w:cs="Times New Roman"/>
          <w:sz w:val="24"/>
          <w:szCs w:val="24"/>
        </w:rPr>
        <w:t>,</w:t>
      </w:r>
      <w:r w:rsidR="00475ADB" w:rsidRPr="00A3036C">
        <w:rPr>
          <w:rFonts w:ascii="Times New Roman" w:eastAsia="Aptos" w:hAnsi="Times New Roman" w:cs="Times New Roman"/>
          <w:sz w:val="24"/>
          <w:szCs w:val="24"/>
        </w:rPr>
        <w:t xml:space="preserve"> a Resistência Dimensional,</w:t>
      </w:r>
      <w:r w:rsidR="00E752A1" w:rsidRPr="00A3036C">
        <w:rPr>
          <w:rFonts w:ascii="Times New Roman" w:eastAsia="Aptos" w:hAnsi="Times New Roman" w:cs="Times New Roman"/>
          <w:sz w:val="24"/>
          <w:szCs w:val="24"/>
        </w:rPr>
        <w:t xml:space="preserve"> e, naturalmente,</w:t>
      </w:r>
      <w:r w:rsidR="00475ADB" w:rsidRPr="00A3036C">
        <w:rPr>
          <w:rFonts w:ascii="Times New Roman" w:eastAsia="Aptos" w:hAnsi="Times New Roman" w:cs="Times New Roman"/>
          <w:sz w:val="24"/>
          <w:szCs w:val="24"/>
        </w:rPr>
        <w:t xml:space="preserve"> o </w:t>
      </w:r>
      <w:r w:rsidR="00E752A1" w:rsidRPr="00A3036C">
        <w:rPr>
          <w:rFonts w:ascii="Times New Roman" w:eastAsia="Aptos" w:hAnsi="Times New Roman" w:cs="Times New Roman"/>
          <w:sz w:val="24"/>
          <w:szCs w:val="24"/>
        </w:rPr>
        <w:t xml:space="preserve">ser </w:t>
      </w:r>
      <w:r w:rsidR="00475ADB" w:rsidRPr="00A3036C">
        <w:rPr>
          <w:rFonts w:ascii="Times New Roman" w:eastAsia="Aptos" w:hAnsi="Times New Roman" w:cs="Times New Roman"/>
          <w:sz w:val="24"/>
          <w:szCs w:val="24"/>
        </w:rPr>
        <w:t>humano de seu poder de ter e ser Deus ao descobrir sua essência repousada no amor incondicional.</w:t>
      </w:r>
    </w:p>
    <w:p w14:paraId="4B2AE031" w14:textId="77777777" w:rsidR="00B76B33" w:rsidRPr="00A3036C" w:rsidRDefault="00475ADB" w:rsidP="00E93E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Candidaturas de Nefertari Mandela e Gabriel Cappallatte</w:t>
      </w:r>
      <w:r w:rsidR="00AE2B12" w:rsidRPr="00A3036C">
        <w:rPr>
          <w:rFonts w:ascii="Times New Roman" w:eastAsia="Aptos" w:hAnsi="Times New Roman" w:cs="Times New Roman"/>
          <w:sz w:val="24"/>
          <w:szCs w:val="24"/>
        </w:rPr>
        <w:t xml:space="preserve"> envergam a bandeira: “Consciência, Verdade Absoluta e Prosperidade” e </w:t>
      </w:r>
      <w:r w:rsidRPr="00A3036C">
        <w:rPr>
          <w:rFonts w:ascii="Times New Roman" w:eastAsia="Aptos" w:hAnsi="Times New Roman" w:cs="Times New Roman"/>
          <w:sz w:val="24"/>
          <w:szCs w:val="24"/>
        </w:rPr>
        <w:t>desafiam o SPA</w:t>
      </w:r>
      <w:r w:rsidR="00AE2B12" w:rsidRPr="00A3036C">
        <w:rPr>
          <w:rFonts w:ascii="Times New Roman" w:eastAsia="Aptos" w:hAnsi="Times New Roman" w:cs="Times New Roman"/>
          <w:sz w:val="24"/>
          <w:szCs w:val="24"/>
        </w:rPr>
        <w:t>. O</w:t>
      </w:r>
      <w:r w:rsidRPr="00A3036C">
        <w:rPr>
          <w:rFonts w:ascii="Times New Roman" w:eastAsia="Aptos" w:hAnsi="Times New Roman" w:cs="Times New Roman"/>
          <w:sz w:val="24"/>
          <w:szCs w:val="24"/>
        </w:rPr>
        <w:t xml:space="preserve">s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 xml:space="preserve">dominitilianos </w:t>
      </w:r>
      <w:r w:rsidRPr="00A3036C">
        <w:rPr>
          <w:rFonts w:ascii="Times New Roman" w:eastAsia="Aptos" w:hAnsi="Times New Roman" w:cs="Times New Roman"/>
          <w:sz w:val="24"/>
          <w:szCs w:val="24"/>
        </w:rPr>
        <w:t>prometem punir a</w:t>
      </w:r>
      <w:r w:rsidRPr="00A3036C">
        <w:rPr>
          <w:rFonts w:ascii="Times New Roman" w:eastAsia="Aptos" w:hAnsi="Times New Roman" w:cs="Times New Roman"/>
          <w:i/>
          <w:iCs/>
          <w:sz w:val="24"/>
          <w:szCs w:val="24"/>
        </w:rPr>
        <w:t xml:space="preserve"> ovelha desgarrada</w:t>
      </w:r>
      <w:r w:rsidR="00AE2B12" w:rsidRPr="00A3036C">
        <w:rPr>
          <w:rFonts w:ascii="Times New Roman" w:eastAsia="Aptos" w:hAnsi="Times New Roman" w:cs="Times New Roman"/>
          <w:sz w:val="24"/>
          <w:szCs w:val="24"/>
        </w:rPr>
        <w:t xml:space="preserve">, abalando, emocionalmente, a </w:t>
      </w:r>
      <w:r w:rsidR="00AE2B12" w:rsidRPr="00A3036C">
        <w:rPr>
          <w:rFonts w:ascii="Times New Roman" w:eastAsia="Aptos" w:hAnsi="Times New Roman" w:cs="Times New Roman"/>
          <w:sz w:val="24"/>
          <w:szCs w:val="24"/>
        </w:rPr>
        <w:lastRenderedPageBreak/>
        <w:t>Resistência Dimensional</w:t>
      </w:r>
      <w:r w:rsidR="004077A1" w:rsidRPr="00A3036C">
        <w:rPr>
          <w:rFonts w:ascii="Times New Roman" w:eastAsia="Aptos" w:hAnsi="Times New Roman" w:cs="Times New Roman"/>
          <w:sz w:val="24"/>
          <w:szCs w:val="24"/>
        </w:rPr>
        <w:t>, valendo-se da subtração para fomentar a divisão de opinião, pela dor das perdas irreversíveis daqueles destinados a divulgarem o conhecimento missionário.</w:t>
      </w:r>
      <w:r w:rsidR="00AE2B12" w:rsidRPr="00A3036C">
        <w:rPr>
          <w:rFonts w:ascii="Times New Roman" w:eastAsia="Aptos" w:hAnsi="Times New Roman" w:cs="Times New Roman"/>
          <w:sz w:val="24"/>
          <w:szCs w:val="24"/>
        </w:rPr>
        <w:t xml:space="preserve"> </w:t>
      </w:r>
      <w:r w:rsidR="00B23345" w:rsidRPr="00A3036C">
        <w:rPr>
          <w:rFonts w:ascii="Times New Roman" w:eastAsia="Aptos" w:hAnsi="Times New Roman" w:cs="Times New Roman"/>
          <w:sz w:val="24"/>
          <w:szCs w:val="24"/>
        </w:rPr>
        <w:t>Perguntas não se calam e, ainda sem respostas, não elaboram a forma para atingir o objetivo de causar ambiência para difusão de ondas eletromagnéticas maléficas</w:t>
      </w:r>
      <w:r w:rsidR="00B76B33" w:rsidRPr="00A3036C">
        <w:rPr>
          <w:rFonts w:ascii="Times New Roman" w:eastAsia="Aptos" w:hAnsi="Times New Roman" w:cs="Times New Roman"/>
          <w:sz w:val="24"/>
          <w:szCs w:val="24"/>
        </w:rPr>
        <w:t xml:space="preserve"> nos Guerreiros Dimensionais, a fim de evitar o despertar em massa previsto pelo SEU. Para tal, a ofensiva deve ser geradora, imediata, de energias negativas e plantar dúvidas na humanidade sobre aprimorar e solidificar o equilíbrio de sua inteligibilidade com a sua moralidade, descobrindo a redescoberta na sua essência de ter e ser Deus.</w:t>
      </w:r>
    </w:p>
    <w:p w14:paraId="19470AF9" w14:textId="3B250ABC" w:rsidR="00AE2B12" w:rsidRPr="00A3036C" w:rsidRDefault="00B76B33" w:rsidP="009171B5">
      <w:pPr>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Sabedoria, silenciosa, do Deus do Sistema Terra, Algozlenirus, e</w:t>
      </w:r>
      <w:r w:rsidR="0046393A" w:rsidRPr="00A3036C">
        <w:rPr>
          <w:rFonts w:ascii="Times New Roman" w:eastAsia="Aptos" w:hAnsi="Times New Roman" w:cs="Times New Roman"/>
          <w:sz w:val="24"/>
          <w:szCs w:val="24"/>
        </w:rPr>
        <w:t>specula quem, como, onde e quando este evento deve acontecer. Processa as confabulações de seus pares, ávidos, em vão, por uma ideia relevante para atender as expectativas da soberana manutenção do Sistema Terra.</w:t>
      </w:r>
      <w:r w:rsidRPr="00A3036C">
        <w:rPr>
          <w:rFonts w:ascii="Times New Roman" w:eastAsia="Aptos" w:hAnsi="Times New Roman" w:cs="Times New Roman"/>
          <w:sz w:val="24"/>
          <w:szCs w:val="24"/>
        </w:rPr>
        <w:t xml:space="preserve"> </w:t>
      </w:r>
      <w:r w:rsidR="0046393A" w:rsidRPr="00A3036C">
        <w:rPr>
          <w:rFonts w:ascii="Times New Roman" w:eastAsia="Aptos" w:hAnsi="Times New Roman" w:cs="Times New Roman"/>
          <w:sz w:val="24"/>
          <w:szCs w:val="24"/>
        </w:rPr>
        <w:t xml:space="preserve">Falas compreendem o objetivo de pairar uma </w:t>
      </w:r>
      <w:r w:rsidR="0046393A" w:rsidRPr="00A3036C">
        <w:rPr>
          <w:rFonts w:ascii="Times New Roman" w:eastAsia="Aptos" w:hAnsi="Times New Roman" w:cs="Times New Roman"/>
          <w:i/>
          <w:iCs/>
          <w:sz w:val="24"/>
          <w:szCs w:val="24"/>
        </w:rPr>
        <w:t xml:space="preserve">sombra negra </w:t>
      </w:r>
      <w:r w:rsidR="0046393A" w:rsidRPr="00A3036C">
        <w:rPr>
          <w:rFonts w:ascii="Times New Roman" w:eastAsia="Aptos" w:hAnsi="Times New Roman" w:cs="Times New Roman"/>
          <w:sz w:val="24"/>
          <w:szCs w:val="24"/>
        </w:rPr>
        <w:t>sobre as consciências dimensionais, mas não sabem como podem ter êxito nesta empreitada.</w:t>
      </w:r>
      <w:r w:rsidR="00862EE9" w:rsidRPr="00A3036C">
        <w:rPr>
          <w:rFonts w:ascii="Times New Roman" w:eastAsia="Aptos" w:hAnsi="Times New Roman" w:cs="Times New Roman"/>
          <w:sz w:val="24"/>
          <w:szCs w:val="24"/>
        </w:rPr>
        <w:t xml:space="preserve"> Especulações reforçam o fim, mas não definem o meio. Além da concordância de </w:t>
      </w:r>
      <w:r w:rsidRPr="00A3036C">
        <w:rPr>
          <w:rFonts w:ascii="Times New Roman" w:eastAsia="Aptos" w:hAnsi="Times New Roman" w:cs="Times New Roman"/>
          <w:sz w:val="24"/>
          <w:szCs w:val="24"/>
        </w:rPr>
        <w:t xml:space="preserve"> </w:t>
      </w:r>
      <w:r w:rsidR="00862EE9" w:rsidRPr="00A3036C">
        <w:rPr>
          <w:rFonts w:ascii="Times New Roman" w:eastAsia="Aptos" w:hAnsi="Times New Roman" w:cs="Times New Roman"/>
          <w:i/>
          <w:iCs/>
          <w:sz w:val="24"/>
          <w:szCs w:val="24"/>
        </w:rPr>
        <w:t>malenirus</w:t>
      </w:r>
      <w:r w:rsidR="00862EE9" w:rsidRPr="00A3036C">
        <w:rPr>
          <w:rFonts w:ascii="Times New Roman" w:eastAsia="Aptos" w:hAnsi="Times New Roman" w:cs="Times New Roman"/>
          <w:sz w:val="24"/>
          <w:szCs w:val="24"/>
        </w:rPr>
        <w:t xml:space="preserve">, </w:t>
      </w:r>
      <w:r w:rsidR="00862EE9" w:rsidRPr="00A3036C">
        <w:rPr>
          <w:rFonts w:ascii="Times New Roman" w:eastAsia="Aptos" w:hAnsi="Times New Roman" w:cs="Times New Roman"/>
          <w:i/>
          <w:iCs/>
          <w:sz w:val="24"/>
          <w:szCs w:val="24"/>
        </w:rPr>
        <w:t xml:space="preserve">reinonaques </w:t>
      </w:r>
      <w:r w:rsidR="00862EE9" w:rsidRPr="00A3036C">
        <w:rPr>
          <w:rFonts w:ascii="Times New Roman" w:eastAsia="Aptos" w:hAnsi="Times New Roman" w:cs="Times New Roman"/>
          <w:sz w:val="24"/>
          <w:szCs w:val="24"/>
        </w:rPr>
        <w:t xml:space="preserve">e </w:t>
      </w:r>
      <w:r w:rsidR="00862EE9" w:rsidRPr="00A3036C">
        <w:rPr>
          <w:rFonts w:ascii="Times New Roman" w:eastAsia="Aptos" w:hAnsi="Times New Roman" w:cs="Times New Roman"/>
          <w:i/>
          <w:iCs/>
          <w:sz w:val="24"/>
          <w:szCs w:val="24"/>
        </w:rPr>
        <w:t>dominitilianos</w:t>
      </w:r>
      <w:r w:rsidR="00862EE9" w:rsidRPr="00A3036C">
        <w:rPr>
          <w:rFonts w:ascii="Times New Roman" w:eastAsia="Aptos" w:hAnsi="Times New Roman" w:cs="Times New Roman"/>
          <w:sz w:val="24"/>
          <w:szCs w:val="24"/>
        </w:rPr>
        <w:t xml:space="preserve"> de serem bastante</w:t>
      </w:r>
      <w:r w:rsidR="00FF2538" w:rsidRPr="00A3036C">
        <w:rPr>
          <w:rFonts w:ascii="Times New Roman" w:eastAsia="Aptos" w:hAnsi="Times New Roman" w:cs="Times New Roman"/>
          <w:sz w:val="24"/>
          <w:szCs w:val="24"/>
        </w:rPr>
        <w:t>s</w:t>
      </w:r>
      <w:r w:rsidR="00862EE9" w:rsidRPr="00A3036C">
        <w:rPr>
          <w:rFonts w:ascii="Times New Roman" w:eastAsia="Aptos" w:hAnsi="Times New Roman" w:cs="Times New Roman"/>
          <w:sz w:val="24"/>
          <w:szCs w:val="24"/>
        </w:rPr>
        <w:t xml:space="preserve"> meticulosos na elaboração deste conceito impeditivo do despertar em massa da humanidade</w:t>
      </w:r>
      <w:r w:rsidR="00FF2538" w:rsidRPr="00A3036C">
        <w:rPr>
          <w:rFonts w:ascii="Times New Roman" w:eastAsia="Aptos" w:hAnsi="Times New Roman" w:cs="Times New Roman"/>
          <w:sz w:val="24"/>
          <w:szCs w:val="24"/>
        </w:rPr>
        <w:t>.</w:t>
      </w:r>
      <w:r w:rsidR="00862EE9" w:rsidRPr="00A3036C">
        <w:rPr>
          <w:rFonts w:ascii="Times New Roman" w:eastAsia="Aptos" w:hAnsi="Times New Roman" w:cs="Times New Roman"/>
          <w:sz w:val="24"/>
          <w:szCs w:val="24"/>
        </w:rPr>
        <w:t xml:space="preserve"> </w:t>
      </w:r>
      <w:r w:rsidR="00FF2538" w:rsidRPr="00A3036C">
        <w:rPr>
          <w:rFonts w:ascii="Times New Roman" w:eastAsia="Aptos" w:hAnsi="Times New Roman" w:cs="Times New Roman"/>
          <w:sz w:val="24"/>
          <w:szCs w:val="24"/>
        </w:rPr>
        <w:t>P</w:t>
      </w:r>
      <w:r w:rsidR="00862EE9" w:rsidRPr="00A3036C">
        <w:rPr>
          <w:rFonts w:ascii="Times New Roman" w:eastAsia="Aptos" w:hAnsi="Times New Roman" w:cs="Times New Roman"/>
          <w:sz w:val="24"/>
          <w:szCs w:val="24"/>
        </w:rPr>
        <w:t>ostergando por anos, décadas, séculos, quiçá, pela eternidade, a soberania do Sistema Terra</w:t>
      </w:r>
      <w:r w:rsidR="00FF2538" w:rsidRPr="00A3036C">
        <w:rPr>
          <w:rFonts w:ascii="Times New Roman" w:eastAsia="Aptos" w:hAnsi="Times New Roman" w:cs="Times New Roman"/>
          <w:sz w:val="24"/>
          <w:szCs w:val="24"/>
        </w:rPr>
        <w:t>.</w:t>
      </w:r>
      <w:r w:rsidR="00862EE9" w:rsidRPr="00A3036C">
        <w:rPr>
          <w:rFonts w:ascii="Times New Roman" w:eastAsia="Aptos" w:hAnsi="Times New Roman" w:cs="Times New Roman"/>
          <w:sz w:val="24"/>
          <w:szCs w:val="24"/>
        </w:rPr>
        <w:t xml:space="preserve"> </w:t>
      </w:r>
      <w:r w:rsidR="00FF2538" w:rsidRPr="00A3036C">
        <w:rPr>
          <w:rFonts w:ascii="Times New Roman" w:eastAsia="Aptos" w:hAnsi="Times New Roman" w:cs="Times New Roman"/>
          <w:sz w:val="24"/>
          <w:szCs w:val="24"/>
        </w:rPr>
        <w:t>Manutenção orquestrada pelas</w:t>
      </w:r>
      <w:r w:rsidR="00862EE9" w:rsidRPr="00A3036C">
        <w:rPr>
          <w:rFonts w:ascii="Times New Roman" w:eastAsia="Aptos" w:hAnsi="Times New Roman" w:cs="Times New Roman"/>
          <w:sz w:val="24"/>
          <w:szCs w:val="24"/>
        </w:rPr>
        <w:t xml:space="preserve"> </w:t>
      </w:r>
      <w:r w:rsidR="00862EE9" w:rsidRPr="00A3036C">
        <w:rPr>
          <w:rFonts w:ascii="Times New Roman" w:eastAsia="Aptos" w:hAnsi="Times New Roman" w:cs="Times New Roman"/>
          <w:i/>
          <w:iCs/>
          <w:sz w:val="24"/>
          <w:szCs w:val="24"/>
        </w:rPr>
        <w:t>marionetes</w:t>
      </w:r>
      <w:r w:rsidR="00862EE9" w:rsidRPr="00A3036C">
        <w:rPr>
          <w:rFonts w:ascii="Times New Roman" w:eastAsia="Aptos" w:hAnsi="Times New Roman" w:cs="Times New Roman"/>
          <w:sz w:val="24"/>
          <w:szCs w:val="24"/>
        </w:rPr>
        <w:t xml:space="preserve"> dos pilares sistêmicos: governo, religião, mídia e educação e </w:t>
      </w:r>
      <w:r w:rsidR="00FF2538" w:rsidRPr="00A3036C">
        <w:rPr>
          <w:rFonts w:ascii="Times New Roman" w:eastAsia="Aptos" w:hAnsi="Times New Roman" w:cs="Times New Roman"/>
          <w:sz w:val="24"/>
          <w:szCs w:val="24"/>
        </w:rPr>
        <w:t>p</w:t>
      </w:r>
      <w:r w:rsidR="00862EE9" w:rsidRPr="00A3036C">
        <w:rPr>
          <w:rFonts w:ascii="Times New Roman" w:eastAsia="Aptos" w:hAnsi="Times New Roman" w:cs="Times New Roman"/>
          <w:sz w:val="24"/>
          <w:szCs w:val="24"/>
        </w:rPr>
        <w:t>o</w:t>
      </w:r>
      <w:r w:rsidR="00FF2538" w:rsidRPr="00A3036C">
        <w:rPr>
          <w:rFonts w:ascii="Times New Roman" w:eastAsia="Aptos" w:hAnsi="Times New Roman" w:cs="Times New Roman"/>
          <w:sz w:val="24"/>
          <w:szCs w:val="24"/>
        </w:rPr>
        <w:t>r</w:t>
      </w:r>
      <w:r w:rsidR="00862EE9" w:rsidRPr="00A3036C">
        <w:rPr>
          <w:rFonts w:ascii="Times New Roman" w:eastAsia="Aptos" w:hAnsi="Times New Roman" w:cs="Times New Roman"/>
          <w:sz w:val="24"/>
          <w:szCs w:val="24"/>
        </w:rPr>
        <w:t xml:space="preserve"> seu, determinante, combustível</w:t>
      </w:r>
      <w:r w:rsidR="00FF2538" w:rsidRPr="00A3036C">
        <w:rPr>
          <w:rFonts w:ascii="Times New Roman" w:eastAsia="Aptos" w:hAnsi="Times New Roman" w:cs="Times New Roman"/>
          <w:sz w:val="24"/>
          <w:szCs w:val="24"/>
        </w:rPr>
        <w:t>,</w:t>
      </w:r>
      <w:r w:rsidR="00862EE9" w:rsidRPr="00A3036C">
        <w:rPr>
          <w:rFonts w:ascii="Times New Roman" w:eastAsia="Aptos" w:hAnsi="Times New Roman" w:cs="Times New Roman"/>
          <w:sz w:val="24"/>
          <w:szCs w:val="24"/>
        </w:rPr>
        <w:t xml:space="preserve"> </w:t>
      </w:r>
      <w:r w:rsidR="00FF2538" w:rsidRPr="00A3036C">
        <w:rPr>
          <w:rFonts w:ascii="Times New Roman" w:eastAsia="Aptos" w:hAnsi="Times New Roman" w:cs="Times New Roman"/>
          <w:sz w:val="24"/>
          <w:szCs w:val="24"/>
        </w:rPr>
        <w:t>abastecido pel</w:t>
      </w:r>
      <w:r w:rsidR="00862EE9" w:rsidRPr="00A3036C">
        <w:rPr>
          <w:rFonts w:ascii="Times New Roman" w:eastAsia="Aptos" w:hAnsi="Times New Roman" w:cs="Times New Roman"/>
          <w:sz w:val="24"/>
          <w:szCs w:val="24"/>
        </w:rPr>
        <w:t>o mal exercício do livre arbítrio terrícola destinado</w:t>
      </w:r>
      <w:r w:rsidR="00FF2538" w:rsidRPr="00A3036C">
        <w:rPr>
          <w:rFonts w:ascii="Times New Roman" w:eastAsia="Aptos" w:hAnsi="Times New Roman" w:cs="Times New Roman"/>
          <w:sz w:val="24"/>
          <w:szCs w:val="24"/>
        </w:rPr>
        <w:t xml:space="preserve"> ao atraso de sua evolução, ao praticar, reiteradamente,</w:t>
      </w:r>
      <w:r w:rsidR="00862EE9" w:rsidRPr="00A3036C">
        <w:rPr>
          <w:rFonts w:ascii="Times New Roman" w:eastAsia="Aptos" w:hAnsi="Times New Roman" w:cs="Times New Roman"/>
          <w:sz w:val="24"/>
          <w:szCs w:val="24"/>
        </w:rPr>
        <w:t xml:space="preserve"> </w:t>
      </w:r>
      <w:r w:rsidR="00862EE9" w:rsidRPr="00A3036C">
        <w:rPr>
          <w:rFonts w:ascii="Times New Roman" w:eastAsia="Aptos" w:hAnsi="Times New Roman" w:cs="Times New Roman"/>
          <w:i/>
          <w:iCs/>
          <w:sz w:val="24"/>
          <w:szCs w:val="24"/>
        </w:rPr>
        <w:t>a tríade da maldade humana</w:t>
      </w:r>
      <w:r w:rsidR="00862EE9" w:rsidRPr="00A3036C">
        <w:rPr>
          <w:rFonts w:ascii="Times New Roman" w:eastAsia="Aptos" w:hAnsi="Times New Roman" w:cs="Times New Roman"/>
          <w:sz w:val="24"/>
          <w:szCs w:val="24"/>
        </w:rPr>
        <w:t xml:space="preserve">: </w:t>
      </w:r>
      <w:r w:rsidR="00862EE9" w:rsidRPr="00A3036C">
        <w:rPr>
          <w:rFonts w:ascii="Times New Roman" w:eastAsia="Aptos" w:hAnsi="Times New Roman" w:cs="Times New Roman"/>
          <w:i/>
          <w:iCs/>
          <w:sz w:val="24"/>
          <w:szCs w:val="24"/>
        </w:rPr>
        <w:t>ego</w:t>
      </w:r>
      <w:r w:rsidR="00862EE9" w:rsidRPr="00A3036C">
        <w:rPr>
          <w:rFonts w:ascii="Times New Roman" w:eastAsia="Aptos" w:hAnsi="Times New Roman" w:cs="Times New Roman"/>
          <w:sz w:val="24"/>
          <w:szCs w:val="24"/>
        </w:rPr>
        <w:t xml:space="preserve">, </w:t>
      </w:r>
      <w:r w:rsidR="00862EE9" w:rsidRPr="00A3036C">
        <w:rPr>
          <w:rFonts w:ascii="Times New Roman" w:eastAsia="Aptos" w:hAnsi="Times New Roman" w:cs="Times New Roman"/>
          <w:i/>
          <w:iCs/>
          <w:sz w:val="24"/>
          <w:szCs w:val="24"/>
        </w:rPr>
        <w:t>ganância e</w:t>
      </w:r>
      <w:r w:rsidR="00862EE9" w:rsidRPr="00A3036C">
        <w:rPr>
          <w:rFonts w:ascii="Times New Roman" w:eastAsia="Aptos" w:hAnsi="Times New Roman" w:cs="Times New Roman"/>
          <w:sz w:val="24"/>
          <w:szCs w:val="24"/>
        </w:rPr>
        <w:t xml:space="preserve"> </w:t>
      </w:r>
      <w:r w:rsidR="00862EE9" w:rsidRPr="00A3036C">
        <w:rPr>
          <w:rFonts w:ascii="Times New Roman" w:eastAsia="Aptos" w:hAnsi="Times New Roman" w:cs="Times New Roman"/>
          <w:i/>
          <w:iCs/>
          <w:sz w:val="24"/>
          <w:szCs w:val="24"/>
        </w:rPr>
        <w:t>medo</w:t>
      </w:r>
      <w:r w:rsidR="00FF2538" w:rsidRPr="00A3036C">
        <w:rPr>
          <w:rFonts w:ascii="Times New Roman" w:eastAsia="Aptos" w:hAnsi="Times New Roman" w:cs="Times New Roman"/>
          <w:sz w:val="24"/>
          <w:szCs w:val="24"/>
        </w:rPr>
        <w:t>.</w:t>
      </w:r>
    </w:p>
    <w:p w14:paraId="3FF60E5D" w14:textId="77777777" w:rsidR="00E93E38" w:rsidRPr="00A3036C" w:rsidRDefault="00E93E38" w:rsidP="00E93E38">
      <w:pPr>
        <w:spacing w:after="0"/>
        <w:jc w:val="both"/>
        <w:rPr>
          <w:rFonts w:ascii="Times New Roman" w:eastAsia="Aptos" w:hAnsi="Times New Roman" w:cs="Times New Roman"/>
          <w:sz w:val="24"/>
          <w:szCs w:val="24"/>
        </w:rPr>
      </w:pPr>
    </w:p>
    <w:p w14:paraId="194865BA" w14:textId="717F3889" w:rsidR="00AE2B12" w:rsidRPr="00A3036C" w:rsidRDefault="00AE2B12" w:rsidP="00E93E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 </w:t>
      </w:r>
      <w:r w:rsidR="004077A1" w:rsidRPr="00A3036C">
        <w:rPr>
          <w:rFonts w:ascii="Times New Roman" w:eastAsia="Aptos" w:hAnsi="Times New Roman" w:cs="Times New Roman"/>
          <w:sz w:val="24"/>
          <w:szCs w:val="24"/>
        </w:rPr>
        <w:t xml:space="preserve">Precisamos ser mais contundentes com uma ação direta para desestabilizar a Resistência Dimensional ― Reinódio destila </w:t>
      </w:r>
      <w:r w:rsidR="00E93E38" w:rsidRPr="00A3036C">
        <w:rPr>
          <w:rFonts w:ascii="Times New Roman" w:eastAsia="Aptos" w:hAnsi="Times New Roman" w:cs="Times New Roman"/>
          <w:sz w:val="24"/>
          <w:szCs w:val="24"/>
        </w:rPr>
        <w:t xml:space="preserve">o </w:t>
      </w:r>
      <w:r w:rsidR="004077A1" w:rsidRPr="00A3036C">
        <w:rPr>
          <w:rFonts w:ascii="Times New Roman" w:eastAsia="Aptos" w:hAnsi="Times New Roman" w:cs="Times New Roman"/>
          <w:sz w:val="24"/>
          <w:szCs w:val="24"/>
        </w:rPr>
        <w:t>ódio</w:t>
      </w:r>
      <w:r w:rsidR="00E93E38" w:rsidRPr="00A3036C">
        <w:rPr>
          <w:rFonts w:ascii="Times New Roman" w:eastAsia="Aptos" w:hAnsi="Times New Roman" w:cs="Times New Roman"/>
          <w:sz w:val="24"/>
          <w:szCs w:val="24"/>
        </w:rPr>
        <w:t xml:space="preserve"> da vingança</w:t>
      </w:r>
      <w:r w:rsidR="004077A1" w:rsidRPr="00A3036C">
        <w:rPr>
          <w:rFonts w:ascii="Times New Roman" w:eastAsia="Aptos" w:hAnsi="Times New Roman" w:cs="Times New Roman"/>
          <w:sz w:val="24"/>
          <w:szCs w:val="24"/>
        </w:rPr>
        <w:t xml:space="preserve"> ―</w:t>
      </w:r>
      <w:r w:rsidR="00E93E38" w:rsidRPr="00A3036C">
        <w:rPr>
          <w:rFonts w:ascii="Times New Roman" w:eastAsia="Aptos" w:hAnsi="Times New Roman" w:cs="Times New Roman"/>
          <w:sz w:val="24"/>
          <w:szCs w:val="24"/>
        </w:rPr>
        <w:t xml:space="preserve"> Não podemos deixar esta </w:t>
      </w:r>
      <w:r w:rsidR="00E93E38" w:rsidRPr="00A3036C">
        <w:rPr>
          <w:rFonts w:ascii="Times New Roman" w:eastAsia="Aptos" w:hAnsi="Times New Roman" w:cs="Times New Roman"/>
          <w:i/>
          <w:iCs/>
          <w:sz w:val="24"/>
          <w:szCs w:val="24"/>
        </w:rPr>
        <w:t xml:space="preserve">ovelha desgarrada </w:t>
      </w:r>
      <w:r w:rsidR="00E93E38" w:rsidRPr="00A3036C">
        <w:rPr>
          <w:rFonts w:ascii="Times New Roman" w:eastAsia="Aptos" w:hAnsi="Times New Roman" w:cs="Times New Roman"/>
          <w:sz w:val="24"/>
          <w:szCs w:val="24"/>
        </w:rPr>
        <w:t>sem uma resposta a altura de sua ousadia de contrariar as determinações dos pilares sistêmicos. ▬ irado.</w:t>
      </w:r>
    </w:p>
    <w:p w14:paraId="21D94114" w14:textId="77777777" w:rsidR="00E93E38" w:rsidRPr="00A3036C" w:rsidRDefault="00E93E38" w:rsidP="00E93E38">
      <w:pPr>
        <w:spacing w:after="0"/>
        <w:rPr>
          <w:rFonts w:ascii="Times New Roman" w:eastAsia="Aptos" w:hAnsi="Times New Roman" w:cs="Times New Roman"/>
          <w:sz w:val="24"/>
          <w:szCs w:val="24"/>
        </w:rPr>
      </w:pPr>
    </w:p>
    <w:p w14:paraId="3F0D2301" w14:textId="07B90DB2" w:rsidR="00E93E38" w:rsidRPr="00A3036C" w:rsidRDefault="00E93E38" w:rsidP="00E93E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Concordo em gênero, número e grau ― Ilusiodiano apoia Reinódio ― Porém, devemos ser cirúrgicos nesta ação </w:t>
      </w:r>
      <w:r w:rsidR="009171B5" w:rsidRPr="00A3036C">
        <w:rPr>
          <w:rFonts w:ascii="Times New Roman" w:eastAsia="Aptos" w:hAnsi="Times New Roman" w:cs="Times New Roman"/>
          <w:sz w:val="24"/>
          <w:szCs w:val="24"/>
        </w:rPr>
        <w:t>para</w:t>
      </w:r>
      <w:r w:rsidRPr="00A3036C">
        <w:rPr>
          <w:rFonts w:ascii="Times New Roman" w:eastAsia="Aptos" w:hAnsi="Times New Roman" w:cs="Times New Roman"/>
          <w:sz w:val="24"/>
          <w:szCs w:val="24"/>
        </w:rPr>
        <w:t xml:space="preserve"> abalarmos a Resistência Dimensional com um </w:t>
      </w:r>
      <w:r w:rsidRPr="00A3036C">
        <w:rPr>
          <w:rFonts w:ascii="Times New Roman" w:eastAsia="Aptos" w:hAnsi="Times New Roman" w:cs="Times New Roman"/>
          <w:i/>
          <w:iCs/>
          <w:sz w:val="24"/>
          <w:szCs w:val="24"/>
        </w:rPr>
        <w:t>tiro de misericórdia</w:t>
      </w:r>
      <w:r w:rsidRPr="00A3036C">
        <w:rPr>
          <w:rFonts w:ascii="Times New Roman" w:eastAsia="Aptos" w:hAnsi="Times New Roman" w:cs="Times New Roman"/>
          <w:sz w:val="24"/>
          <w:szCs w:val="24"/>
        </w:rPr>
        <w:t>. ▬ alerta.</w:t>
      </w:r>
    </w:p>
    <w:p w14:paraId="378FB386" w14:textId="77777777" w:rsidR="00E93E38" w:rsidRPr="00A3036C" w:rsidRDefault="00E93E38" w:rsidP="009171B5">
      <w:pPr>
        <w:spacing w:after="0"/>
        <w:jc w:val="right"/>
        <w:rPr>
          <w:rFonts w:ascii="Times New Roman" w:eastAsia="Aptos" w:hAnsi="Times New Roman" w:cs="Times New Roman"/>
          <w:sz w:val="24"/>
          <w:szCs w:val="24"/>
        </w:rPr>
      </w:pPr>
    </w:p>
    <w:p w14:paraId="23960D45" w14:textId="77777777" w:rsidR="00E93E38" w:rsidRPr="00A3036C" w:rsidRDefault="00E93E38" w:rsidP="00E93E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Resta saber, como alcançaremos este objetivo ― Reinovil questiona ― Nada, por ora, me passa pela cabeça. ▬ desanimado.</w:t>
      </w:r>
    </w:p>
    <w:p w14:paraId="4CD7F577" w14:textId="77777777" w:rsidR="00E93E38" w:rsidRPr="00A3036C" w:rsidRDefault="00E93E38" w:rsidP="00E93E38">
      <w:pPr>
        <w:spacing w:after="0"/>
        <w:jc w:val="both"/>
        <w:rPr>
          <w:rFonts w:ascii="Times New Roman" w:eastAsia="Aptos" w:hAnsi="Times New Roman" w:cs="Times New Roman"/>
          <w:sz w:val="24"/>
          <w:szCs w:val="24"/>
        </w:rPr>
      </w:pPr>
    </w:p>
    <w:p w14:paraId="05AE23C8" w14:textId="0CF39EEF" w:rsidR="009171B5" w:rsidRPr="00A3036C" w:rsidRDefault="00E93E38" w:rsidP="009171B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O maior e melhor golpe para desestabilizarmos a Resistência Dimensional</w:t>
      </w:r>
      <w:r w:rsidR="009171B5" w:rsidRPr="00A3036C">
        <w:rPr>
          <w:rFonts w:ascii="Times New Roman" w:eastAsia="Aptos" w:hAnsi="Times New Roman" w:cs="Times New Roman"/>
          <w:sz w:val="24"/>
          <w:szCs w:val="24"/>
        </w:rPr>
        <w:t xml:space="preserve"> e</w:t>
      </w:r>
      <w:r w:rsidR="00D239A2" w:rsidRPr="00A3036C">
        <w:rPr>
          <w:rFonts w:ascii="Times New Roman" w:eastAsia="Aptos" w:hAnsi="Times New Roman" w:cs="Times New Roman"/>
          <w:sz w:val="24"/>
          <w:szCs w:val="24"/>
        </w:rPr>
        <w:t>stá em atingirmos o coração</w:t>
      </w:r>
      <w:r w:rsidR="00610486" w:rsidRPr="00A3036C">
        <w:rPr>
          <w:rFonts w:ascii="Times New Roman" w:eastAsia="Aptos" w:hAnsi="Times New Roman" w:cs="Times New Roman"/>
          <w:sz w:val="24"/>
          <w:szCs w:val="24"/>
        </w:rPr>
        <w:t xml:space="preserve"> </w:t>
      </w:r>
      <w:r w:rsidR="00D239A2" w:rsidRPr="00A3036C">
        <w:rPr>
          <w:rFonts w:ascii="Times New Roman" w:eastAsia="Aptos" w:hAnsi="Times New Roman" w:cs="Times New Roman"/>
          <w:sz w:val="24"/>
          <w:szCs w:val="24"/>
        </w:rPr>
        <w:t>da causa ― Algozlenirus afirma ―</w:t>
      </w:r>
      <w:r w:rsidRPr="00A3036C">
        <w:rPr>
          <w:rFonts w:ascii="Times New Roman" w:eastAsia="Aptos" w:hAnsi="Times New Roman" w:cs="Times New Roman"/>
          <w:sz w:val="24"/>
          <w:szCs w:val="24"/>
        </w:rPr>
        <w:t xml:space="preserve"> </w:t>
      </w:r>
      <w:r w:rsidR="00D239A2" w:rsidRPr="00A3036C">
        <w:rPr>
          <w:rFonts w:ascii="Times New Roman" w:eastAsia="Aptos" w:hAnsi="Times New Roman" w:cs="Times New Roman"/>
          <w:sz w:val="24"/>
          <w:szCs w:val="24"/>
        </w:rPr>
        <w:t xml:space="preserve">O casal criador, intuído, pelo Escritor, Tom Harrison, por sua alma gêmea e coautora, Liz Taylor, desaparecidos, postergarão o Sistema Terra ― Articula a maldade ― Incerteza de vida ou morte propiciará uma agonia coletiva e desviará os dimensionais para uma, infindável, busca </w:t>
      </w:r>
      <w:r w:rsidR="000D2BD1" w:rsidRPr="00A3036C">
        <w:rPr>
          <w:rFonts w:ascii="Times New Roman" w:eastAsia="Aptos" w:hAnsi="Times New Roman" w:cs="Times New Roman"/>
          <w:sz w:val="24"/>
          <w:szCs w:val="24"/>
        </w:rPr>
        <w:t>pela</w:t>
      </w:r>
      <w:r w:rsidR="00D239A2" w:rsidRPr="00A3036C">
        <w:rPr>
          <w:rFonts w:ascii="Times New Roman" w:eastAsia="Aptos" w:hAnsi="Times New Roman" w:cs="Times New Roman"/>
          <w:sz w:val="24"/>
          <w:szCs w:val="24"/>
        </w:rPr>
        <w:t xml:space="preserve"> resposta</w:t>
      </w:r>
      <w:r w:rsidR="000D2BD1" w:rsidRPr="00A3036C">
        <w:rPr>
          <w:rFonts w:ascii="Times New Roman" w:eastAsia="Aptos" w:hAnsi="Times New Roman" w:cs="Times New Roman"/>
          <w:sz w:val="24"/>
          <w:szCs w:val="24"/>
        </w:rPr>
        <w:t xml:space="preserve"> de estas vítimas estarem vivas ou mortas ― Vibra a dúvida gerida pelo sofrimento ― Além disto, o segundo livro da trilogia, </w:t>
      </w:r>
      <w:r w:rsidR="000D2BD1" w:rsidRPr="00A3036C">
        <w:rPr>
          <w:rFonts w:ascii="Times New Roman" w:eastAsia="Aptos" w:hAnsi="Times New Roman" w:cs="Times New Roman"/>
          <w:b/>
          <w:bCs/>
        </w:rPr>
        <w:t>e</w:t>
      </w:r>
      <w:r w:rsidR="000D2BD1" w:rsidRPr="00A3036C">
        <w:rPr>
          <w:rFonts w:ascii="Times New Roman" w:eastAsia="Aptos" w:hAnsi="Times New Roman" w:cs="Times New Roman"/>
          <w:b/>
          <w:bCs/>
          <w:color w:val="FF0000"/>
        </w:rPr>
        <w:t>X</w:t>
      </w:r>
      <w:r w:rsidR="000D2BD1" w:rsidRPr="00A3036C">
        <w:rPr>
          <w:rFonts w:ascii="Times New Roman" w:eastAsia="Aptos" w:hAnsi="Times New Roman" w:cs="Times New Roman"/>
          <w:b/>
          <w:bCs/>
        </w:rPr>
        <w:t xml:space="preserve">ilados da </w:t>
      </w:r>
      <w:r w:rsidR="000D2BD1" w:rsidRPr="00A3036C">
        <w:rPr>
          <w:rFonts w:ascii="Times New Roman" w:eastAsia="Aptos" w:hAnsi="Times New Roman" w:cs="Times New Roman"/>
          <w:b/>
          <w:bCs/>
          <w:color w:val="7030A0"/>
        </w:rPr>
        <w:t>T</w:t>
      </w:r>
      <w:r w:rsidR="000D2BD1" w:rsidRPr="00A3036C">
        <w:rPr>
          <w:rFonts w:ascii="Times New Roman" w:eastAsia="Aptos" w:hAnsi="Times New Roman" w:cs="Times New Roman"/>
          <w:b/>
          <w:bCs/>
        </w:rPr>
        <w:t xml:space="preserve">erra </w:t>
      </w:r>
      <w:r w:rsidR="000D2BD1" w:rsidRPr="00A3036C">
        <w:rPr>
          <w:rFonts w:ascii="Times New Roman" w:eastAsia="Aptos" w:hAnsi="Times New Roman" w:cs="Times New Roman"/>
          <w:b/>
          <w:bCs/>
          <w:sz w:val="24"/>
          <w:szCs w:val="24"/>
        </w:rPr>
        <w:t>─ passado pacto para o futuro</w:t>
      </w:r>
      <w:r w:rsidR="000D2BD1" w:rsidRPr="00A3036C">
        <w:rPr>
          <w:rFonts w:ascii="Times New Roman" w:eastAsia="Aptos" w:hAnsi="Times New Roman" w:cs="Times New Roman"/>
          <w:sz w:val="24"/>
          <w:szCs w:val="24"/>
        </w:rPr>
        <w:t xml:space="preserve">, escrito por Tom com coautoria de Liz, será interrompido, dificultando o planejamento do SEU — Soberana Energia Universal... como dizem os terráqueos: </w:t>
      </w:r>
      <w:r w:rsidR="000D2BD1" w:rsidRPr="00A3036C">
        <w:rPr>
          <w:rFonts w:ascii="Times New Roman" w:eastAsia="Aptos" w:hAnsi="Times New Roman" w:cs="Times New Roman"/>
          <w:i/>
          <w:iCs/>
          <w:sz w:val="24"/>
          <w:szCs w:val="24"/>
        </w:rPr>
        <w:t>matamos dois coelhos com um só golpe</w:t>
      </w:r>
      <w:r w:rsidR="00ED6F0D" w:rsidRPr="00A3036C">
        <w:rPr>
          <w:rFonts w:ascii="Times New Roman" w:eastAsia="Aptos" w:hAnsi="Times New Roman" w:cs="Times New Roman"/>
          <w:sz w:val="24"/>
          <w:szCs w:val="24"/>
        </w:rPr>
        <w:t xml:space="preserve"> ― Maquiavélico ―</w:t>
      </w:r>
      <w:r w:rsidR="007056FC" w:rsidRPr="00A3036C">
        <w:rPr>
          <w:rFonts w:ascii="Times New Roman" w:eastAsia="Aptos" w:hAnsi="Times New Roman" w:cs="Times New Roman"/>
          <w:sz w:val="24"/>
          <w:szCs w:val="24"/>
        </w:rPr>
        <w:t xml:space="preserve"> A minha reunião secular, enquanto Deus do Sistema Terr</w:t>
      </w:r>
      <w:r w:rsidR="00314B57" w:rsidRPr="00A3036C">
        <w:rPr>
          <w:rFonts w:ascii="Times New Roman" w:eastAsia="Aptos" w:hAnsi="Times New Roman" w:cs="Times New Roman"/>
          <w:sz w:val="24"/>
          <w:szCs w:val="24"/>
        </w:rPr>
        <w:t xml:space="preserve">a, com o SUTA — </w:t>
      </w:r>
      <w:r w:rsidR="002B3253" w:rsidRPr="00A3036C">
        <w:rPr>
          <w:rFonts w:ascii="Times New Roman" w:eastAsia="Aptos" w:hAnsi="Times New Roman" w:cs="Times New Roman"/>
          <w:sz w:val="24"/>
          <w:szCs w:val="24"/>
        </w:rPr>
        <w:t>Senhor Universal das Trevas</w:t>
      </w:r>
      <w:r w:rsidR="00C55A60" w:rsidRPr="00A3036C">
        <w:rPr>
          <w:rFonts w:ascii="Times New Roman" w:eastAsia="Aptos" w:hAnsi="Times New Roman" w:cs="Times New Roman"/>
          <w:sz w:val="24"/>
          <w:szCs w:val="24"/>
        </w:rPr>
        <w:t xml:space="preserve"> deve ser julgada vitorios</w:t>
      </w:r>
      <w:r w:rsidR="005F3947" w:rsidRPr="00A3036C">
        <w:rPr>
          <w:rFonts w:ascii="Times New Roman" w:eastAsia="Aptos" w:hAnsi="Times New Roman" w:cs="Times New Roman"/>
          <w:sz w:val="24"/>
          <w:szCs w:val="24"/>
        </w:rPr>
        <w:t xml:space="preserve">a para o reinado </w:t>
      </w:r>
      <w:r w:rsidR="00A34318" w:rsidRPr="00A3036C">
        <w:rPr>
          <w:rFonts w:ascii="Times New Roman" w:eastAsia="Aptos" w:hAnsi="Times New Roman" w:cs="Times New Roman"/>
          <w:sz w:val="24"/>
          <w:szCs w:val="24"/>
        </w:rPr>
        <w:t xml:space="preserve">de baixas frequências </w:t>
      </w:r>
      <w:r w:rsidR="00A34318" w:rsidRPr="00A3036C">
        <w:rPr>
          <w:rFonts w:ascii="Times New Roman" w:eastAsia="Aptos" w:hAnsi="Times New Roman" w:cs="Times New Roman"/>
          <w:sz w:val="24"/>
          <w:szCs w:val="24"/>
        </w:rPr>
        <w:lastRenderedPageBreak/>
        <w:t>energéticas produzidas pelo desequilíbrio da inteligibilidade e a moralidade</w:t>
      </w:r>
      <w:r w:rsidR="000D2BD1" w:rsidRPr="00A3036C">
        <w:rPr>
          <w:rFonts w:ascii="Times New Roman" w:eastAsia="Aptos" w:hAnsi="Times New Roman" w:cs="Times New Roman"/>
          <w:sz w:val="24"/>
          <w:szCs w:val="24"/>
        </w:rPr>
        <w:t xml:space="preserve"> ▬ </w:t>
      </w:r>
      <w:r w:rsidR="00A34318" w:rsidRPr="00A3036C">
        <w:rPr>
          <w:rFonts w:ascii="Times New Roman" w:eastAsia="Aptos" w:hAnsi="Times New Roman" w:cs="Times New Roman"/>
          <w:sz w:val="24"/>
          <w:szCs w:val="24"/>
        </w:rPr>
        <w:t>cirúrg</w:t>
      </w:r>
      <w:r w:rsidR="000D2BD1" w:rsidRPr="00A3036C">
        <w:rPr>
          <w:rFonts w:ascii="Times New Roman" w:eastAsia="Aptos" w:hAnsi="Times New Roman" w:cs="Times New Roman"/>
          <w:sz w:val="24"/>
          <w:szCs w:val="24"/>
        </w:rPr>
        <w:t>ic</w:t>
      </w:r>
      <w:r w:rsidR="009171B5" w:rsidRPr="00A3036C">
        <w:rPr>
          <w:rFonts w:ascii="Times New Roman" w:eastAsia="Aptos" w:hAnsi="Times New Roman" w:cs="Times New Roman"/>
          <w:sz w:val="24"/>
          <w:szCs w:val="24"/>
        </w:rPr>
        <w:t>o.</w:t>
      </w:r>
    </w:p>
    <w:p w14:paraId="7E7508D4" w14:textId="20657C91" w:rsidR="0014263A" w:rsidRPr="00A3036C" w:rsidRDefault="0014263A" w:rsidP="0014263A">
      <w:pPr>
        <w:spacing w:after="0"/>
        <w:jc w:val="both"/>
        <w:rPr>
          <w:rFonts w:ascii="Times New Roman" w:eastAsia="Aptos" w:hAnsi="Times New Roman" w:cs="Times New Roman"/>
          <w:sz w:val="24"/>
          <w:szCs w:val="24"/>
        </w:rPr>
      </w:pPr>
    </w:p>
    <w:p w14:paraId="0EFC0F7D" w14:textId="50D3F888" w:rsidR="00B3529F" w:rsidRPr="00A3036C" w:rsidRDefault="009171B5" w:rsidP="00B3529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Campanhas eleitorais de Nefertari Mandela e Gabriel Cappallatte, respectivamente, para Presidente do Universo e a CGU — Controladoria Geral de Uniões, estão repercutindo no globo, os garantindo como líderes nas pesquisas do pleito global imposto </w:t>
      </w:r>
      <w:r w:rsidR="004707A5" w:rsidRPr="00A3036C">
        <w:rPr>
          <w:rFonts w:ascii="Times New Roman" w:eastAsia="Aptos" w:hAnsi="Times New Roman" w:cs="Times New Roman"/>
          <w:sz w:val="24"/>
          <w:szCs w:val="24"/>
        </w:rPr>
        <w:t xml:space="preserve">aos terráqueos </w:t>
      </w:r>
      <w:r w:rsidRPr="00A3036C">
        <w:rPr>
          <w:rFonts w:ascii="Times New Roman" w:eastAsia="Aptos" w:hAnsi="Times New Roman" w:cs="Times New Roman"/>
          <w:sz w:val="24"/>
          <w:szCs w:val="24"/>
        </w:rPr>
        <w:t>pelo SPA — Supremo Poder Anônimo</w:t>
      </w:r>
      <w:r w:rsidR="004707A5" w:rsidRPr="00A3036C">
        <w:rPr>
          <w:rFonts w:ascii="Times New Roman" w:eastAsia="Aptos" w:hAnsi="Times New Roman" w:cs="Times New Roman"/>
          <w:sz w:val="24"/>
          <w:szCs w:val="24"/>
        </w:rPr>
        <w:t xml:space="preserve">. Crescimento exponencial destas candidaturas preocupa </w:t>
      </w:r>
      <w:r w:rsidR="004707A5" w:rsidRPr="00A3036C">
        <w:rPr>
          <w:rFonts w:ascii="Times New Roman" w:eastAsia="Aptos" w:hAnsi="Times New Roman" w:cs="Times New Roman"/>
          <w:i/>
          <w:iCs/>
          <w:sz w:val="24"/>
          <w:szCs w:val="24"/>
        </w:rPr>
        <w:t>malenirus</w:t>
      </w:r>
      <w:r w:rsidR="004707A5" w:rsidRPr="00A3036C">
        <w:rPr>
          <w:rFonts w:ascii="Times New Roman" w:eastAsia="Aptos" w:hAnsi="Times New Roman" w:cs="Times New Roman"/>
          <w:sz w:val="24"/>
          <w:szCs w:val="24"/>
        </w:rPr>
        <w:t xml:space="preserve">, </w:t>
      </w:r>
      <w:r w:rsidR="004707A5" w:rsidRPr="00A3036C">
        <w:rPr>
          <w:rFonts w:ascii="Times New Roman" w:eastAsia="Aptos" w:hAnsi="Times New Roman" w:cs="Times New Roman"/>
          <w:i/>
          <w:iCs/>
          <w:sz w:val="24"/>
          <w:szCs w:val="24"/>
        </w:rPr>
        <w:t xml:space="preserve">reinonaques </w:t>
      </w:r>
      <w:r w:rsidR="004707A5" w:rsidRPr="00A3036C">
        <w:rPr>
          <w:rFonts w:ascii="Times New Roman" w:eastAsia="Aptos" w:hAnsi="Times New Roman" w:cs="Times New Roman"/>
          <w:sz w:val="24"/>
          <w:szCs w:val="24"/>
        </w:rPr>
        <w:t xml:space="preserve">e </w:t>
      </w:r>
      <w:r w:rsidR="004707A5" w:rsidRPr="00A3036C">
        <w:rPr>
          <w:rFonts w:ascii="Times New Roman" w:eastAsia="Aptos" w:hAnsi="Times New Roman" w:cs="Times New Roman"/>
          <w:i/>
          <w:iCs/>
          <w:sz w:val="24"/>
          <w:szCs w:val="24"/>
        </w:rPr>
        <w:t>dominitilianos</w:t>
      </w:r>
      <w:r w:rsidR="004707A5" w:rsidRPr="00A3036C">
        <w:rPr>
          <w:rFonts w:ascii="Times New Roman" w:eastAsia="Aptos" w:hAnsi="Times New Roman" w:cs="Times New Roman"/>
          <w:sz w:val="24"/>
          <w:szCs w:val="24"/>
        </w:rPr>
        <w:t>, apesar de terem controle dos futuros resultados com a manipulação das urnas eletrônicas. Porém, questionamentos sobre prováveis fraudes no processo eleitoral não devem e não podem acontecer pela condensação do Sistema Terra.</w:t>
      </w:r>
      <w:r w:rsidR="00FF0D9D" w:rsidRPr="00A3036C">
        <w:rPr>
          <w:rFonts w:ascii="Times New Roman" w:eastAsia="Aptos" w:hAnsi="Times New Roman" w:cs="Times New Roman"/>
          <w:sz w:val="24"/>
          <w:szCs w:val="24"/>
        </w:rPr>
        <w:t xml:space="preserve"> C</w:t>
      </w:r>
      <w:r w:rsidR="004707A5" w:rsidRPr="00A3036C">
        <w:rPr>
          <w:rFonts w:ascii="Times New Roman" w:eastAsia="Aptos" w:hAnsi="Times New Roman" w:cs="Times New Roman"/>
          <w:sz w:val="24"/>
          <w:szCs w:val="24"/>
        </w:rPr>
        <w:t>ampanhas publicitárias em todo orbe, reiteram a honestidade sistêmica das eleições realizadas</w:t>
      </w:r>
      <w:r w:rsidR="0056542C" w:rsidRPr="00A3036C">
        <w:rPr>
          <w:rFonts w:ascii="Times New Roman" w:eastAsia="Aptos" w:hAnsi="Times New Roman" w:cs="Times New Roman"/>
          <w:sz w:val="24"/>
          <w:szCs w:val="24"/>
        </w:rPr>
        <w:t xml:space="preserve"> e apuradas pela informatização, adicionadas de pesquisas manipulatórias favoráveis aos candidatos</w:t>
      </w:r>
      <w:r w:rsidR="004707A5" w:rsidRPr="00A3036C">
        <w:rPr>
          <w:rFonts w:ascii="Times New Roman" w:eastAsia="Aptos" w:hAnsi="Times New Roman" w:cs="Times New Roman"/>
          <w:sz w:val="24"/>
          <w:szCs w:val="24"/>
        </w:rPr>
        <w:t xml:space="preserve"> </w:t>
      </w:r>
      <w:r w:rsidR="0056542C" w:rsidRPr="00A3036C">
        <w:rPr>
          <w:rFonts w:ascii="Times New Roman" w:eastAsia="Aptos" w:hAnsi="Times New Roman" w:cs="Times New Roman"/>
          <w:sz w:val="24"/>
          <w:szCs w:val="24"/>
        </w:rPr>
        <w:t xml:space="preserve">dos pilares sistêmicos: governo, religião, mídia e educação, fomentados com </w:t>
      </w:r>
      <w:r w:rsidR="0056542C" w:rsidRPr="00A3036C">
        <w:rPr>
          <w:rFonts w:ascii="Times New Roman" w:eastAsia="Aptos" w:hAnsi="Times New Roman" w:cs="Times New Roman"/>
          <w:i/>
          <w:iCs/>
          <w:sz w:val="24"/>
          <w:szCs w:val="24"/>
        </w:rPr>
        <w:t>a tríade da maldade humana</w:t>
      </w:r>
      <w:r w:rsidR="0056542C" w:rsidRPr="00A3036C">
        <w:rPr>
          <w:rFonts w:ascii="Times New Roman" w:eastAsia="Aptos" w:hAnsi="Times New Roman" w:cs="Times New Roman"/>
          <w:sz w:val="24"/>
          <w:szCs w:val="24"/>
        </w:rPr>
        <w:t xml:space="preserve">: </w:t>
      </w:r>
      <w:r w:rsidR="0056542C" w:rsidRPr="00A3036C">
        <w:rPr>
          <w:rFonts w:ascii="Times New Roman" w:eastAsia="Aptos" w:hAnsi="Times New Roman" w:cs="Times New Roman"/>
          <w:i/>
          <w:iCs/>
          <w:sz w:val="24"/>
          <w:szCs w:val="24"/>
        </w:rPr>
        <w:t>ego</w:t>
      </w:r>
      <w:r w:rsidR="0056542C" w:rsidRPr="00A3036C">
        <w:rPr>
          <w:rFonts w:ascii="Times New Roman" w:eastAsia="Aptos" w:hAnsi="Times New Roman" w:cs="Times New Roman"/>
          <w:sz w:val="24"/>
          <w:szCs w:val="24"/>
        </w:rPr>
        <w:t xml:space="preserve">, </w:t>
      </w:r>
      <w:r w:rsidR="0056542C" w:rsidRPr="00A3036C">
        <w:rPr>
          <w:rFonts w:ascii="Times New Roman" w:eastAsia="Aptos" w:hAnsi="Times New Roman" w:cs="Times New Roman"/>
          <w:i/>
          <w:iCs/>
          <w:sz w:val="24"/>
          <w:szCs w:val="24"/>
        </w:rPr>
        <w:t>ganância e</w:t>
      </w:r>
      <w:r w:rsidR="0056542C" w:rsidRPr="00A3036C">
        <w:rPr>
          <w:rFonts w:ascii="Times New Roman" w:eastAsia="Aptos" w:hAnsi="Times New Roman" w:cs="Times New Roman"/>
          <w:sz w:val="24"/>
          <w:szCs w:val="24"/>
        </w:rPr>
        <w:t xml:space="preserve"> </w:t>
      </w:r>
      <w:r w:rsidR="0056542C" w:rsidRPr="00A3036C">
        <w:rPr>
          <w:rFonts w:ascii="Times New Roman" w:eastAsia="Aptos" w:hAnsi="Times New Roman" w:cs="Times New Roman"/>
          <w:i/>
          <w:iCs/>
          <w:sz w:val="24"/>
          <w:szCs w:val="24"/>
        </w:rPr>
        <w:t>medo</w:t>
      </w:r>
      <w:r w:rsidR="0056542C" w:rsidRPr="00A3036C">
        <w:rPr>
          <w:rFonts w:ascii="Times New Roman" w:eastAsia="Aptos" w:hAnsi="Times New Roman" w:cs="Times New Roman"/>
          <w:sz w:val="24"/>
          <w:szCs w:val="24"/>
        </w:rPr>
        <w:t>.</w:t>
      </w:r>
      <w:r w:rsidR="00FF0D9D" w:rsidRPr="00A3036C">
        <w:rPr>
          <w:rFonts w:ascii="Times New Roman" w:eastAsia="Aptos" w:hAnsi="Times New Roman" w:cs="Times New Roman"/>
          <w:sz w:val="24"/>
          <w:szCs w:val="24"/>
        </w:rPr>
        <w:t xml:space="preserve"> </w:t>
      </w:r>
      <w:r w:rsidR="0056542C" w:rsidRPr="00A3036C">
        <w:rPr>
          <w:rFonts w:ascii="Times New Roman" w:eastAsia="Aptos" w:hAnsi="Times New Roman" w:cs="Times New Roman"/>
          <w:sz w:val="24"/>
          <w:szCs w:val="24"/>
        </w:rPr>
        <w:t>Sistema Terra está ameaçado com as tendências políticas oposicionistas comandadas, energeticamente, pela Resistência Dimensional, através do casal criador, Fértilles e Germano, a serviço</w:t>
      </w:r>
      <w:r w:rsidR="00B3529F" w:rsidRPr="00A3036C">
        <w:rPr>
          <w:rFonts w:ascii="Times New Roman" w:eastAsia="Aptos" w:hAnsi="Times New Roman" w:cs="Times New Roman"/>
          <w:sz w:val="24"/>
          <w:szCs w:val="24"/>
        </w:rPr>
        <w:t xml:space="preserve"> do SEU — Soberana Energia Universal.</w:t>
      </w:r>
      <w:r w:rsidR="00FF0D9D" w:rsidRPr="00A3036C">
        <w:rPr>
          <w:rFonts w:ascii="Times New Roman" w:eastAsia="Aptos" w:hAnsi="Times New Roman" w:cs="Times New Roman"/>
          <w:sz w:val="24"/>
          <w:szCs w:val="24"/>
        </w:rPr>
        <w:t xml:space="preserve"> </w:t>
      </w:r>
      <w:r w:rsidR="00B3529F" w:rsidRPr="00A3036C">
        <w:rPr>
          <w:rFonts w:ascii="Times New Roman" w:eastAsia="Aptos" w:hAnsi="Times New Roman" w:cs="Times New Roman"/>
          <w:sz w:val="24"/>
          <w:szCs w:val="24"/>
        </w:rPr>
        <w:t>Raças universais afinadas ao amor incondicional e outras, praticantes do desequilíbrio da inteligência e moral, travam batalha no universo</w:t>
      </w:r>
      <w:r w:rsidR="00F10264" w:rsidRPr="00A3036C">
        <w:rPr>
          <w:rFonts w:ascii="Times New Roman" w:eastAsia="Aptos" w:hAnsi="Times New Roman" w:cs="Times New Roman"/>
          <w:sz w:val="24"/>
          <w:szCs w:val="24"/>
        </w:rPr>
        <w:t xml:space="preserve">. </w:t>
      </w:r>
      <w:r w:rsidR="006A0AFF" w:rsidRPr="00A3036C">
        <w:rPr>
          <w:rFonts w:ascii="Times New Roman" w:eastAsia="Aptos" w:hAnsi="Times New Roman" w:cs="Times New Roman"/>
          <w:sz w:val="24"/>
          <w:szCs w:val="24"/>
        </w:rPr>
        <w:t>Terrícola</w:t>
      </w:r>
      <w:r w:rsidR="00B3529F" w:rsidRPr="00A3036C">
        <w:rPr>
          <w:rFonts w:ascii="Times New Roman" w:eastAsia="Aptos" w:hAnsi="Times New Roman" w:cs="Times New Roman"/>
          <w:sz w:val="24"/>
          <w:szCs w:val="24"/>
        </w:rPr>
        <w:t xml:space="preserve"> intui energias benéficas ou maléficas, opcionalmente, pelo </w:t>
      </w:r>
      <w:r w:rsidR="006A0AFF" w:rsidRPr="00A3036C">
        <w:rPr>
          <w:rFonts w:ascii="Times New Roman" w:eastAsia="Aptos" w:hAnsi="Times New Roman" w:cs="Times New Roman"/>
          <w:sz w:val="24"/>
          <w:szCs w:val="24"/>
        </w:rPr>
        <w:t xml:space="preserve">exercício de </w:t>
      </w:r>
      <w:r w:rsidR="00B3529F" w:rsidRPr="00A3036C">
        <w:rPr>
          <w:rFonts w:ascii="Times New Roman" w:eastAsia="Aptos" w:hAnsi="Times New Roman" w:cs="Times New Roman"/>
          <w:sz w:val="24"/>
          <w:szCs w:val="24"/>
        </w:rPr>
        <w:t xml:space="preserve">seu livre arbítrio, </w:t>
      </w:r>
      <w:r w:rsidR="006A0AFF" w:rsidRPr="00A3036C">
        <w:rPr>
          <w:rFonts w:ascii="Times New Roman" w:eastAsia="Aptos" w:hAnsi="Times New Roman" w:cs="Times New Roman"/>
          <w:sz w:val="24"/>
          <w:szCs w:val="24"/>
        </w:rPr>
        <w:t>quando</w:t>
      </w:r>
      <w:r w:rsidR="00491232" w:rsidRPr="00A3036C">
        <w:rPr>
          <w:rFonts w:ascii="Times New Roman" w:eastAsia="Aptos" w:hAnsi="Times New Roman" w:cs="Times New Roman"/>
          <w:sz w:val="24"/>
          <w:szCs w:val="24"/>
        </w:rPr>
        <w:t xml:space="preserve"> escolh</w:t>
      </w:r>
      <w:r w:rsidR="002E75C5" w:rsidRPr="00A3036C">
        <w:rPr>
          <w:rFonts w:ascii="Times New Roman" w:eastAsia="Aptos" w:hAnsi="Times New Roman" w:cs="Times New Roman"/>
          <w:sz w:val="24"/>
          <w:szCs w:val="24"/>
        </w:rPr>
        <w:t>e</w:t>
      </w:r>
      <w:r w:rsidR="00491232" w:rsidRPr="00A3036C">
        <w:rPr>
          <w:rFonts w:ascii="Times New Roman" w:eastAsia="Aptos" w:hAnsi="Times New Roman" w:cs="Times New Roman"/>
          <w:sz w:val="24"/>
          <w:szCs w:val="24"/>
        </w:rPr>
        <w:t xml:space="preserve"> </w:t>
      </w:r>
      <w:r w:rsidR="00B3529F" w:rsidRPr="00A3036C">
        <w:rPr>
          <w:rFonts w:ascii="Times New Roman" w:eastAsia="Aptos" w:hAnsi="Times New Roman" w:cs="Times New Roman"/>
          <w:sz w:val="24"/>
          <w:szCs w:val="24"/>
        </w:rPr>
        <w:t>avançar ou atrasar sua evolução, defini</w:t>
      </w:r>
      <w:r w:rsidR="002E75C5" w:rsidRPr="00A3036C">
        <w:rPr>
          <w:rFonts w:ascii="Times New Roman" w:eastAsia="Aptos" w:hAnsi="Times New Roman" w:cs="Times New Roman"/>
          <w:sz w:val="24"/>
          <w:szCs w:val="24"/>
        </w:rPr>
        <w:t>ndo</w:t>
      </w:r>
      <w:r w:rsidR="00B3529F" w:rsidRPr="00A3036C">
        <w:rPr>
          <w:rFonts w:ascii="Times New Roman" w:eastAsia="Aptos" w:hAnsi="Times New Roman" w:cs="Times New Roman"/>
          <w:sz w:val="24"/>
          <w:szCs w:val="24"/>
        </w:rPr>
        <w:t xml:space="preserve"> ser ou não, parte de os </w:t>
      </w:r>
      <w:r w:rsidR="00B3529F" w:rsidRPr="00A3036C">
        <w:rPr>
          <w:rFonts w:ascii="Times New Roman" w:eastAsia="Aptos" w:hAnsi="Times New Roman" w:cs="Times New Roman"/>
          <w:b/>
          <w:bCs/>
        </w:rPr>
        <w:t>e</w:t>
      </w:r>
      <w:r w:rsidR="00B3529F" w:rsidRPr="00A3036C">
        <w:rPr>
          <w:rFonts w:ascii="Times New Roman" w:eastAsia="Aptos" w:hAnsi="Times New Roman" w:cs="Times New Roman"/>
          <w:b/>
          <w:bCs/>
          <w:color w:val="FF0000"/>
        </w:rPr>
        <w:t>X</w:t>
      </w:r>
      <w:r w:rsidR="00B3529F" w:rsidRPr="00A3036C">
        <w:rPr>
          <w:rFonts w:ascii="Times New Roman" w:eastAsia="Aptos" w:hAnsi="Times New Roman" w:cs="Times New Roman"/>
          <w:b/>
          <w:bCs/>
        </w:rPr>
        <w:t xml:space="preserve">ilados da </w:t>
      </w:r>
      <w:r w:rsidR="00B3529F" w:rsidRPr="00A3036C">
        <w:rPr>
          <w:rFonts w:ascii="Times New Roman" w:eastAsia="Aptos" w:hAnsi="Times New Roman" w:cs="Times New Roman"/>
          <w:b/>
          <w:bCs/>
          <w:color w:val="7030A0"/>
        </w:rPr>
        <w:t>T</w:t>
      </w:r>
      <w:r w:rsidR="00B3529F" w:rsidRPr="00A3036C">
        <w:rPr>
          <w:rFonts w:ascii="Times New Roman" w:eastAsia="Aptos" w:hAnsi="Times New Roman" w:cs="Times New Roman"/>
          <w:b/>
          <w:bCs/>
        </w:rPr>
        <w:t xml:space="preserve">erra </w:t>
      </w:r>
      <w:r w:rsidR="00B3529F" w:rsidRPr="00A3036C">
        <w:rPr>
          <w:rFonts w:ascii="Times New Roman" w:eastAsia="Aptos" w:hAnsi="Times New Roman" w:cs="Times New Roman"/>
          <w:b/>
          <w:bCs/>
          <w:sz w:val="24"/>
          <w:szCs w:val="24"/>
        </w:rPr>
        <w:t>─ passado pacto para o futuro</w:t>
      </w:r>
      <w:r w:rsidR="00B3529F" w:rsidRPr="00A3036C">
        <w:rPr>
          <w:rFonts w:ascii="Times New Roman" w:eastAsia="Aptos" w:hAnsi="Times New Roman" w:cs="Times New Roman"/>
          <w:sz w:val="24"/>
          <w:szCs w:val="24"/>
        </w:rPr>
        <w:t>.</w:t>
      </w:r>
      <w:r w:rsidR="00FF0D9D" w:rsidRPr="00A3036C">
        <w:rPr>
          <w:rFonts w:ascii="Times New Roman" w:eastAsia="Aptos" w:hAnsi="Times New Roman" w:cs="Times New Roman"/>
          <w:sz w:val="24"/>
          <w:szCs w:val="24"/>
        </w:rPr>
        <w:t xml:space="preserve"> </w:t>
      </w:r>
      <w:r w:rsidR="00FF2F75" w:rsidRPr="00A3036C">
        <w:rPr>
          <w:rFonts w:ascii="Times New Roman" w:eastAsia="Aptos" w:hAnsi="Times New Roman" w:cs="Times New Roman"/>
          <w:sz w:val="24"/>
          <w:szCs w:val="24"/>
        </w:rPr>
        <w:t>F</w:t>
      </w:r>
      <w:r w:rsidR="00E32E5E" w:rsidRPr="00A3036C">
        <w:rPr>
          <w:rFonts w:ascii="Times New Roman" w:eastAsia="Aptos" w:hAnsi="Times New Roman" w:cs="Times New Roman"/>
          <w:sz w:val="24"/>
          <w:szCs w:val="24"/>
        </w:rPr>
        <w:t>requências energéticas</w:t>
      </w:r>
      <w:r w:rsidR="00575DE3" w:rsidRPr="00A3036C">
        <w:rPr>
          <w:rFonts w:ascii="Times New Roman" w:eastAsia="Aptos" w:hAnsi="Times New Roman" w:cs="Times New Roman"/>
          <w:sz w:val="24"/>
          <w:szCs w:val="24"/>
        </w:rPr>
        <w:t xml:space="preserve">, </w:t>
      </w:r>
      <w:r w:rsidR="00A75E43" w:rsidRPr="00A3036C">
        <w:rPr>
          <w:rFonts w:ascii="Times New Roman" w:eastAsia="Aptos" w:hAnsi="Times New Roman" w:cs="Times New Roman"/>
          <w:sz w:val="24"/>
          <w:szCs w:val="24"/>
        </w:rPr>
        <w:t>pontuais</w:t>
      </w:r>
      <w:r w:rsidR="00575DE3" w:rsidRPr="00A3036C">
        <w:rPr>
          <w:rFonts w:ascii="Times New Roman" w:eastAsia="Aptos" w:hAnsi="Times New Roman" w:cs="Times New Roman"/>
          <w:sz w:val="24"/>
          <w:szCs w:val="24"/>
        </w:rPr>
        <w:t>,</w:t>
      </w:r>
      <w:r w:rsidR="00A75E43" w:rsidRPr="00A3036C">
        <w:rPr>
          <w:rFonts w:ascii="Times New Roman" w:eastAsia="Aptos" w:hAnsi="Times New Roman" w:cs="Times New Roman"/>
          <w:sz w:val="24"/>
          <w:szCs w:val="24"/>
        </w:rPr>
        <w:t xml:space="preserve"> </w:t>
      </w:r>
      <w:r w:rsidR="00E32E5E" w:rsidRPr="00A3036C">
        <w:rPr>
          <w:rFonts w:ascii="Times New Roman" w:eastAsia="Aptos" w:hAnsi="Times New Roman" w:cs="Times New Roman"/>
          <w:sz w:val="24"/>
          <w:szCs w:val="24"/>
        </w:rPr>
        <w:t>inferiore</w:t>
      </w:r>
      <w:r w:rsidR="00F015A2" w:rsidRPr="00A3036C">
        <w:rPr>
          <w:rFonts w:ascii="Times New Roman" w:eastAsia="Aptos" w:hAnsi="Times New Roman" w:cs="Times New Roman"/>
          <w:sz w:val="24"/>
          <w:szCs w:val="24"/>
        </w:rPr>
        <w:t>s produzidas pel</w:t>
      </w:r>
      <w:r w:rsidR="00E32E5E" w:rsidRPr="00A3036C">
        <w:rPr>
          <w:rFonts w:ascii="Times New Roman" w:eastAsia="Aptos" w:hAnsi="Times New Roman" w:cs="Times New Roman"/>
          <w:sz w:val="24"/>
          <w:szCs w:val="24"/>
        </w:rPr>
        <w:t xml:space="preserve">o </w:t>
      </w:r>
      <w:r w:rsidR="00E32E5E" w:rsidRPr="00A3036C">
        <w:rPr>
          <w:rFonts w:ascii="Times New Roman" w:eastAsia="Aptos" w:hAnsi="Times New Roman" w:cs="Times New Roman"/>
          <w:i/>
          <w:iCs/>
          <w:sz w:val="24"/>
          <w:szCs w:val="24"/>
        </w:rPr>
        <w:t>pacote de maldades</w:t>
      </w:r>
      <w:r w:rsidR="00575DE3" w:rsidRPr="00A3036C">
        <w:rPr>
          <w:rFonts w:ascii="Times New Roman" w:eastAsia="Aptos" w:hAnsi="Times New Roman" w:cs="Times New Roman"/>
          <w:sz w:val="24"/>
          <w:szCs w:val="24"/>
        </w:rPr>
        <w:t>,</w:t>
      </w:r>
      <w:r w:rsidR="00E32E5E" w:rsidRPr="00A3036C">
        <w:rPr>
          <w:rFonts w:ascii="Times New Roman" w:eastAsia="Aptos" w:hAnsi="Times New Roman" w:cs="Times New Roman"/>
          <w:sz w:val="24"/>
          <w:szCs w:val="24"/>
        </w:rPr>
        <w:t xml:space="preserve"> </w:t>
      </w:r>
      <w:r w:rsidR="00575DE3" w:rsidRPr="00A3036C">
        <w:rPr>
          <w:rFonts w:ascii="Times New Roman" w:eastAsia="Aptos" w:hAnsi="Times New Roman" w:cs="Times New Roman"/>
          <w:sz w:val="24"/>
          <w:szCs w:val="24"/>
        </w:rPr>
        <w:t xml:space="preserve">são </w:t>
      </w:r>
      <w:r w:rsidR="00E32E5E" w:rsidRPr="00A3036C">
        <w:rPr>
          <w:rFonts w:ascii="Times New Roman" w:eastAsia="Aptos" w:hAnsi="Times New Roman" w:cs="Times New Roman"/>
          <w:sz w:val="24"/>
          <w:szCs w:val="24"/>
        </w:rPr>
        <w:t>divulgadas pela mídia em todo o planeta</w:t>
      </w:r>
      <w:r w:rsidR="001C75D7" w:rsidRPr="00A3036C">
        <w:rPr>
          <w:rFonts w:ascii="Times New Roman" w:eastAsia="Aptos" w:hAnsi="Times New Roman" w:cs="Times New Roman"/>
          <w:sz w:val="24"/>
          <w:szCs w:val="24"/>
        </w:rPr>
        <w:t>, sen</w:t>
      </w:r>
      <w:r w:rsidR="00E32E5E" w:rsidRPr="00A3036C">
        <w:rPr>
          <w:rFonts w:ascii="Times New Roman" w:eastAsia="Aptos" w:hAnsi="Times New Roman" w:cs="Times New Roman"/>
          <w:sz w:val="24"/>
          <w:szCs w:val="24"/>
        </w:rPr>
        <w:t xml:space="preserve">do </w:t>
      </w:r>
      <w:r w:rsidR="00E32E5E" w:rsidRPr="00A3036C">
        <w:rPr>
          <w:rFonts w:ascii="Times New Roman" w:eastAsia="Aptos" w:hAnsi="Times New Roman" w:cs="Times New Roman"/>
          <w:sz w:val="24"/>
          <w:szCs w:val="24"/>
        </w:rPr>
        <w:lastRenderedPageBreak/>
        <w:t xml:space="preserve">aliado do Sistema Terra alimentado com </w:t>
      </w:r>
      <w:r w:rsidR="00E32E5E" w:rsidRPr="00A3036C">
        <w:rPr>
          <w:rFonts w:ascii="Times New Roman" w:eastAsia="Aptos" w:hAnsi="Times New Roman" w:cs="Times New Roman"/>
          <w:i/>
          <w:iCs/>
          <w:sz w:val="24"/>
          <w:szCs w:val="24"/>
        </w:rPr>
        <w:t>a tríade da maldade humana</w:t>
      </w:r>
      <w:r w:rsidR="00E32E5E" w:rsidRPr="00A3036C">
        <w:rPr>
          <w:rFonts w:ascii="Times New Roman" w:eastAsia="Aptos" w:hAnsi="Times New Roman" w:cs="Times New Roman"/>
          <w:sz w:val="24"/>
          <w:szCs w:val="24"/>
        </w:rPr>
        <w:t xml:space="preserve">: </w:t>
      </w:r>
      <w:r w:rsidR="00E32E5E" w:rsidRPr="00A3036C">
        <w:rPr>
          <w:rFonts w:ascii="Times New Roman" w:eastAsia="Aptos" w:hAnsi="Times New Roman" w:cs="Times New Roman"/>
          <w:i/>
          <w:iCs/>
          <w:sz w:val="24"/>
          <w:szCs w:val="24"/>
        </w:rPr>
        <w:t>ego</w:t>
      </w:r>
      <w:r w:rsidR="00E32E5E" w:rsidRPr="00A3036C">
        <w:rPr>
          <w:rFonts w:ascii="Times New Roman" w:eastAsia="Aptos" w:hAnsi="Times New Roman" w:cs="Times New Roman"/>
          <w:sz w:val="24"/>
          <w:szCs w:val="24"/>
        </w:rPr>
        <w:t xml:space="preserve">, </w:t>
      </w:r>
      <w:r w:rsidR="00E32E5E" w:rsidRPr="00A3036C">
        <w:rPr>
          <w:rFonts w:ascii="Times New Roman" w:eastAsia="Aptos" w:hAnsi="Times New Roman" w:cs="Times New Roman"/>
          <w:i/>
          <w:iCs/>
          <w:sz w:val="24"/>
          <w:szCs w:val="24"/>
        </w:rPr>
        <w:t>ganância e</w:t>
      </w:r>
      <w:r w:rsidR="00E32E5E" w:rsidRPr="00A3036C">
        <w:rPr>
          <w:rFonts w:ascii="Times New Roman" w:eastAsia="Aptos" w:hAnsi="Times New Roman" w:cs="Times New Roman"/>
          <w:sz w:val="24"/>
          <w:szCs w:val="24"/>
        </w:rPr>
        <w:t xml:space="preserve"> </w:t>
      </w:r>
      <w:r w:rsidR="00E32E5E" w:rsidRPr="00A3036C">
        <w:rPr>
          <w:rFonts w:ascii="Times New Roman" w:eastAsia="Aptos" w:hAnsi="Times New Roman" w:cs="Times New Roman"/>
          <w:i/>
          <w:iCs/>
          <w:sz w:val="24"/>
          <w:szCs w:val="24"/>
        </w:rPr>
        <w:t>medo</w:t>
      </w:r>
      <w:r w:rsidR="00E32E5E" w:rsidRPr="00A3036C">
        <w:rPr>
          <w:rFonts w:ascii="Times New Roman" w:eastAsia="Aptos" w:hAnsi="Times New Roman" w:cs="Times New Roman"/>
          <w:sz w:val="24"/>
          <w:szCs w:val="24"/>
        </w:rPr>
        <w:t>.</w:t>
      </w:r>
    </w:p>
    <w:p w14:paraId="22807170" w14:textId="0B18CE57" w:rsidR="00BA2E39" w:rsidRPr="00A3036C" w:rsidRDefault="00E32E5E" w:rsidP="00057B2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Guerra Dimensional está longe do fim para definir vencedores e vencidos, sendo os primeiros, aptos, a evoluírem </w:t>
      </w:r>
      <w:r w:rsidR="003E2470" w:rsidRPr="00A3036C">
        <w:rPr>
          <w:rFonts w:ascii="Times New Roman" w:eastAsia="Aptos" w:hAnsi="Times New Roman" w:cs="Times New Roman"/>
          <w:sz w:val="24"/>
          <w:szCs w:val="24"/>
        </w:rPr>
        <w:t>d</w:t>
      </w:r>
      <w:r w:rsidRPr="00A3036C">
        <w:rPr>
          <w:rFonts w:ascii="Times New Roman" w:eastAsia="Aptos" w:hAnsi="Times New Roman" w:cs="Times New Roman"/>
          <w:sz w:val="24"/>
          <w:szCs w:val="24"/>
        </w:rPr>
        <w:t xml:space="preserve">o </w:t>
      </w:r>
      <w:r w:rsidRPr="00A3036C">
        <w:rPr>
          <w:rFonts w:ascii="Times New Roman" w:eastAsia="Aptos" w:hAnsi="Times New Roman" w:cs="Times New Roman"/>
          <w:i/>
          <w:iCs/>
          <w:sz w:val="24"/>
          <w:szCs w:val="24"/>
        </w:rPr>
        <w:t xml:space="preserve">quinto </w:t>
      </w:r>
      <w:r w:rsidR="00BA2E39" w:rsidRPr="00A3036C">
        <w:rPr>
          <w:rFonts w:ascii="Times New Roman" w:eastAsia="Aptos" w:hAnsi="Times New Roman" w:cs="Times New Roman"/>
          <w:sz w:val="24"/>
          <w:szCs w:val="24"/>
        </w:rPr>
        <w:t>até</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d</w:t>
      </w:r>
      <w:r w:rsidR="003E2470" w:rsidRPr="00A3036C">
        <w:rPr>
          <w:rFonts w:ascii="Times New Roman" w:eastAsia="Aptos" w:hAnsi="Times New Roman" w:cs="Times New Roman"/>
          <w:i/>
          <w:iCs/>
          <w:sz w:val="24"/>
          <w:szCs w:val="24"/>
        </w:rPr>
        <w:t>écimo segundo</w:t>
      </w:r>
      <w:r w:rsidRPr="00A3036C">
        <w:rPr>
          <w:rFonts w:ascii="Times New Roman" w:eastAsia="Aptos" w:hAnsi="Times New Roman" w:cs="Times New Roman"/>
          <w:i/>
          <w:iCs/>
          <w:sz w:val="24"/>
          <w:szCs w:val="24"/>
        </w:rPr>
        <w:t xml:space="preserve">  planos terráqueos</w:t>
      </w:r>
      <w:r w:rsidR="00BA2E39" w:rsidRPr="00A3036C">
        <w:rPr>
          <w:rFonts w:ascii="Times New Roman" w:eastAsia="Aptos" w:hAnsi="Times New Roman" w:cs="Times New Roman"/>
          <w:sz w:val="24"/>
          <w:szCs w:val="24"/>
        </w:rPr>
        <w:t xml:space="preserve">, explorando a verdade absoluta na estrada de </w:t>
      </w:r>
      <w:r w:rsidR="00BA2E39" w:rsidRPr="00A3036C">
        <w:rPr>
          <w:rFonts w:ascii="Times New Roman" w:eastAsia="Aptos" w:hAnsi="Times New Roman" w:cs="Times New Roman"/>
          <w:b/>
          <w:bCs/>
          <w:sz w:val="24"/>
          <w:szCs w:val="24"/>
        </w:rPr>
        <w:t>Evoluirejá</w:t>
      </w:r>
      <w:r w:rsidR="00BA2E39" w:rsidRPr="00A3036C">
        <w:rPr>
          <w:rFonts w:ascii="Times New Roman" w:eastAsia="Aptos" w:hAnsi="Times New Roman" w:cs="Times New Roman"/>
          <w:sz w:val="24"/>
          <w:szCs w:val="24"/>
        </w:rPr>
        <w:t>, enquanto os últimos, oportunizarão nova chance de evoluir, habitando mundos inferiores, sendo parte</w:t>
      </w:r>
      <w:r w:rsidR="00057B28" w:rsidRPr="00A3036C">
        <w:rPr>
          <w:rFonts w:ascii="Times New Roman" w:eastAsia="Aptos" w:hAnsi="Times New Roman" w:cs="Times New Roman"/>
          <w:sz w:val="24"/>
          <w:szCs w:val="24"/>
        </w:rPr>
        <w:t xml:space="preserve"> de os</w:t>
      </w:r>
      <w:r w:rsidR="00BA2E39" w:rsidRPr="00A3036C">
        <w:rPr>
          <w:rFonts w:ascii="Times New Roman" w:eastAsia="Aptos" w:hAnsi="Times New Roman" w:cs="Times New Roman"/>
          <w:sz w:val="24"/>
          <w:szCs w:val="24"/>
        </w:rPr>
        <w:t xml:space="preserve"> </w:t>
      </w:r>
      <w:r w:rsidR="00BA2E39" w:rsidRPr="00A3036C">
        <w:rPr>
          <w:rFonts w:ascii="Times New Roman" w:eastAsia="Aptos" w:hAnsi="Times New Roman" w:cs="Times New Roman"/>
          <w:b/>
          <w:bCs/>
        </w:rPr>
        <w:t>e</w:t>
      </w:r>
      <w:r w:rsidR="00BA2E39" w:rsidRPr="00A3036C">
        <w:rPr>
          <w:rFonts w:ascii="Times New Roman" w:eastAsia="Aptos" w:hAnsi="Times New Roman" w:cs="Times New Roman"/>
          <w:b/>
          <w:bCs/>
          <w:color w:val="FF0000"/>
        </w:rPr>
        <w:t>X</w:t>
      </w:r>
      <w:r w:rsidR="00BA2E39" w:rsidRPr="00A3036C">
        <w:rPr>
          <w:rFonts w:ascii="Times New Roman" w:eastAsia="Aptos" w:hAnsi="Times New Roman" w:cs="Times New Roman"/>
          <w:b/>
          <w:bCs/>
        </w:rPr>
        <w:t xml:space="preserve">ilados da </w:t>
      </w:r>
      <w:r w:rsidR="00BA2E39" w:rsidRPr="00A3036C">
        <w:rPr>
          <w:rFonts w:ascii="Times New Roman" w:eastAsia="Aptos" w:hAnsi="Times New Roman" w:cs="Times New Roman"/>
          <w:b/>
          <w:bCs/>
          <w:color w:val="7030A0"/>
        </w:rPr>
        <w:t>T</w:t>
      </w:r>
      <w:r w:rsidR="00BA2E39" w:rsidRPr="00A3036C">
        <w:rPr>
          <w:rFonts w:ascii="Times New Roman" w:eastAsia="Aptos" w:hAnsi="Times New Roman" w:cs="Times New Roman"/>
          <w:b/>
          <w:bCs/>
        </w:rPr>
        <w:t xml:space="preserve">erra </w:t>
      </w:r>
      <w:r w:rsidR="00BA2E39" w:rsidRPr="00A3036C">
        <w:rPr>
          <w:rFonts w:ascii="Times New Roman" w:eastAsia="Aptos" w:hAnsi="Times New Roman" w:cs="Times New Roman"/>
          <w:b/>
          <w:bCs/>
          <w:sz w:val="24"/>
          <w:szCs w:val="24"/>
        </w:rPr>
        <w:t>─ passado pacto para o futuro</w:t>
      </w:r>
      <w:r w:rsidR="00BA2E39" w:rsidRPr="00A3036C">
        <w:rPr>
          <w:rFonts w:ascii="Times New Roman" w:eastAsia="Aptos" w:hAnsi="Times New Roman" w:cs="Times New Roman"/>
          <w:sz w:val="24"/>
          <w:szCs w:val="24"/>
        </w:rPr>
        <w:t>.</w:t>
      </w:r>
    </w:p>
    <w:p w14:paraId="042F343B" w14:textId="752BF916" w:rsidR="00057B28" w:rsidRPr="00A3036C" w:rsidRDefault="00057B28" w:rsidP="00057B2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Gestores da</w:t>
      </w:r>
      <w:r w:rsidR="00797F4D" w:rsidRPr="00A3036C">
        <w:rPr>
          <w:rFonts w:ascii="Times New Roman" w:eastAsia="Aptos" w:hAnsi="Times New Roman" w:cs="Times New Roman"/>
          <w:sz w:val="24"/>
          <w:szCs w:val="24"/>
        </w:rPr>
        <w:t xml:space="preserve">s </w:t>
      </w:r>
      <w:r w:rsidRPr="00A3036C">
        <w:rPr>
          <w:rFonts w:ascii="Times New Roman" w:eastAsia="Aptos" w:hAnsi="Times New Roman" w:cs="Times New Roman"/>
          <w:sz w:val="24"/>
          <w:szCs w:val="24"/>
        </w:rPr>
        <w:t>UAS — União Asiática</w:t>
      </w:r>
      <w:r w:rsidR="00717879"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UO — União da Oceania</w:t>
      </w:r>
      <w:r w:rsidR="00610486"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UASU — União da América do Sul e Antártida</w:t>
      </w:r>
      <w:r w:rsidR="00F10E85" w:rsidRPr="00A3036C">
        <w:rPr>
          <w:rFonts w:ascii="Times New Roman" w:eastAsia="Aptos" w:hAnsi="Times New Roman" w:cs="Times New Roman"/>
          <w:sz w:val="24"/>
          <w:szCs w:val="24"/>
        </w:rPr>
        <w:t xml:space="preserve"> consideram </w:t>
      </w:r>
      <w:r w:rsidR="005C56EA" w:rsidRPr="00A3036C">
        <w:rPr>
          <w:rFonts w:ascii="Times New Roman" w:eastAsia="Aptos" w:hAnsi="Times New Roman" w:cs="Times New Roman"/>
          <w:sz w:val="24"/>
          <w:szCs w:val="24"/>
        </w:rPr>
        <w:t>a opinião popular crescente no planeta Terr</w:t>
      </w:r>
      <w:r w:rsidR="007F3B93" w:rsidRPr="00A3036C">
        <w:rPr>
          <w:rFonts w:ascii="Times New Roman" w:eastAsia="Aptos" w:hAnsi="Times New Roman" w:cs="Times New Roman"/>
          <w:sz w:val="24"/>
          <w:szCs w:val="24"/>
        </w:rPr>
        <w:t>a, digamos, simpática</w:t>
      </w:r>
      <w:r w:rsidR="00F629B7" w:rsidRPr="00A3036C">
        <w:rPr>
          <w:rFonts w:ascii="Times New Roman" w:eastAsia="Aptos" w:hAnsi="Times New Roman" w:cs="Times New Roman"/>
          <w:sz w:val="24"/>
          <w:szCs w:val="24"/>
        </w:rPr>
        <w:t>,</w:t>
      </w:r>
      <w:r w:rsidR="007F3B93" w:rsidRPr="00A3036C">
        <w:rPr>
          <w:rFonts w:ascii="Times New Roman" w:eastAsia="Aptos" w:hAnsi="Times New Roman" w:cs="Times New Roman"/>
          <w:sz w:val="24"/>
          <w:szCs w:val="24"/>
        </w:rPr>
        <w:t xml:space="preserve"> d</w:t>
      </w:r>
      <w:r w:rsidR="00E72E33" w:rsidRPr="00A3036C">
        <w:rPr>
          <w:rFonts w:ascii="Times New Roman" w:eastAsia="Aptos" w:hAnsi="Times New Roman" w:cs="Times New Roman"/>
          <w:sz w:val="24"/>
          <w:szCs w:val="24"/>
        </w:rPr>
        <w:t xml:space="preserve">e </w:t>
      </w:r>
      <w:r w:rsidR="0092770F" w:rsidRPr="00A3036C">
        <w:rPr>
          <w:rFonts w:ascii="Times New Roman" w:eastAsia="Aptos" w:hAnsi="Times New Roman" w:cs="Times New Roman"/>
          <w:sz w:val="24"/>
          <w:szCs w:val="24"/>
        </w:rPr>
        <w:t xml:space="preserve">uma boa </w:t>
      </w:r>
      <w:r w:rsidR="00E72E33" w:rsidRPr="00A3036C">
        <w:rPr>
          <w:rFonts w:ascii="Times New Roman" w:eastAsia="Aptos" w:hAnsi="Times New Roman" w:cs="Times New Roman"/>
          <w:sz w:val="24"/>
          <w:szCs w:val="24"/>
        </w:rPr>
        <w:t>parte do</w:t>
      </w:r>
      <w:r w:rsidR="0092770F" w:rsidRPr="00A3036C">
        <w:rPr>
          <w:rFonts w:ascii="Times New Roman" w:eastAsia="Aptos" w:hAnsi="Times New Roman" w:cs="Times New Roman"/>
          <w:sz w:val="24"/>
          <w:szCs w:val="24"/>
        </w:rPr>
        <w:t>s</w:t>
      </w:r>
      <w:r w:rsidR="00E72E33" w:rsidRPr="00A3036C">
        <w:rPr>
          <w:rFonts w:ascii="Times New Roman" w:eastAsia="Aptos" w:hAnsi="Times New Roman" w:cs="Times New Roman"/>
          <w:sz w:val="24"/>
          <w:szCs w:val="24"/>
        </w:rPr>
        <w:t xml:space="preserve"> terráqueos</w:t>
      </w:r>
      <w:r w:rsidR="0092770F" w:rsidRPr="00A3036C">
        <w:rPr>
          <w:rFonts w:ascii="Times New Roman" w:eastAsia="Aptos" w:hAnsi="Times New Roman" w:cs="Times New Roman"/>
          <w:sz w:val="24"/>
          <w:szCs w:val="24"/>
        </w:rPr>
        <w:t xml:space="preserve"> aos discursos proclamados</w:t>
      </w:r>
      <w:r w:rsidR="00F629B7" w:rsidRPr="00A3036C">
        <w:rPr>
          <w:rFonts w:ascii="Times New Roman" w:eastAsia="Aptos" w:hAnsi="Times New Roman" w:cs="Times New Roman"/>
          <w:sz w:val="24"/>
          <w:szCs w:val="24"/>
        </w:rPr>
        <w:t xml:space="preserve"> pelos declarados Guerreiros Dimensionais</w:t>
      </w:r>
      <w:r w:rsidR="007326FF" w:rsidRPr="00A3036C">
        <w:rPr>
          <w:rFonts w:ascii="Times New Roman" w:eastAsia="Aptos" w:hAnsi="Times New Roman" w:cs="Times New Roman"/>
          <w:sz w:val="24"/>
          <w:szCs w:val="24"/>
        </w:rPr>
        <w:t>, Nefertari e Gabriel.</w:t>
      </w:r>
      <w:r w:rsidR="00D10E2C" w:rsidRPr="00A3036C">
        <w:rPr>
          <w:rFonts w:ascii="Times New Roman" w:eastAsia="Aptos" w:hAnsi="Times New Roman" w:cs="Times New Roman"/>
          <w:sz w:val="24"/>
          <w:szCs w:val="24"/>
        </w:rPr>
        <w:t xml:space="preserve"> </w:t>
      </w:r>
      <w:r w:rsidR="00692DB9" w:rsidRPr="00A3036C">
        <w:rPr>
          <w:rFonts w:ascii="Times New Roman" w:eastAsia="Aptos" w:hAnsi="Times New Roman" w:cs="Times New Roman"/>
          <w:sz w:val="24"/>
          <w:szCs w:val="24"/>
        </w:rPr>
        <w:t>Caçadores de votos</w:t>
      </w:r>
      <w:r w:rsidR="00D40DC3" w:rsidRPr="00A3036C">
        <w:rPr>
          <w:rFonts w:ascii="Times New Roman" w:eastAsia="Aptos" w:hAnsi="Times New Roman" w:cs="Times New Roman"/>
          <w:sz w:val="24"/>
          <w:szCs w:val="24"/>
        </w:rPr>
        <w:t>,</w:t>
      </w:r>
      <w:r w:rsidR="009D5DB1" w:rsidRPr="00A3036C">
        <w:rPr>
          <w:rFonts w:ascii="Times New Roman" w:eastAsia="Aptos" w:hAnsi="Times New Roman" w:cs="Times New Roman"/>
          <w:sz w:val="24"/>
          <w:szCs w:val="24"/>
        </w:rPr>
        <w:t xml:space="preserve"> pelo exercício do poder</w:t>
      </w:r>
      <w:r w:rsidR="00D40DC3" w:rsidRPr="00A3036C">
        <w:rPr>
          <w:rFonts w:ascii="Times New Roman" w:eastAsia="Aptos" w:hAnsi="Times New Roman" w:cs="Times New Roman"/>
          <w:sz w:val="24"/>
          <w:szCs w:val="24"/>
        </w:rPr>
        <w:t>,</w:t>
      </w:r>
      <w:r w:rsidR="009D5DB1" w:rsidRPr="00A3036C">
        <w:rPr>
          <w:rFonts w:ascii="Times New Roman" w:eastAsia="Aptos" w:hAnsi="Times New Roman" w:cs="Times New Roman"/>
          <w:sz w:val="24"/>
          <w:szCs w:val="24"/>
        </w:rPr>
        <w:t xml:space="preserve"> não descartam</w:t>
      </w:r>
      <w:r w:rsidR="00B148C3" w:rsidRPr="00A3036C">
        <w:rPr>
          <w:rFonts w:ascii="Times New Roman" w:eastAsia="Aptos" w:hAnsi="Times New Roman" w:cs="Times New Roman"/>
          <w:sz w:val="24"/>
          <w:szCs w:val="24"/>
        </w:rPr>
        <w:t xml:space="preserve"> futuras alianças com oposicionistas</w:t>
      </w:r>
      <w:r w:rsidR="00D40DC3" w:rsidRPr="00A3036C">
        <w:rPr>
          <w:rFonts w:ascii="Times New Roman" w:eastAsia="Aptos" w:hAnsi="Times New Roman" w:cs="Times New Roman"/>
          <w:sz w:val="24"/>
          <w:szCs w:val="24"/>
        </w:rPr>
        <w:t xml:space="preserve"> de tudo que representam</w:t>
      </w:r>
      <w:r w:rsidR="00D14D6F" w:rsidRPr="00A3036C">
        <w:rPr>
          <w:rFonts w:ascii="Times New Roman" w:eastAsia="Aptos" w:hAnsi="Times New Roman" w:cs="Times New Roman"/>
          <w:sz w:val="24"/>
          <w:szCs w:val="24"/>
        </w:rPr>
        <w:t xml:space="preserve"> para prosseguirem com a mentira e ilusão</w:t>
      </w:r>
      <w:r w:rsidR="008F36F7" w:rsidRPr="00A3036C">
        <w:rPr>
          <w:rFonts w:ascii="Times New Roman" w:eastAsia="Aptos" w:hAnsi="Times New Roman" w:cs="Times New Roman"/>
          <w:sz w:val="24"/>
          <w:szCs w:val="24"/>
        </w:rPr>
        <w:t>, vigentes, no Sistema Terra.</w:t>
      </w:r>
    </w:p>
    <w:p w14:paraId="4C9C5BC6" w14:textId="1439CF69" w:rsidR="006B0995" w:rsidRPr="00A3036C" w:rsidRDefault="006B0995" w:rsidP="00057B2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Protegidos</w:t>
      </w:r>
      <w:r w:rsidR="00717879" w:rsidRPr="00A3036C">
        <w:rPr>
          <w:rFonts w:ascii="Times New Roman" w:eastAsia="Aptos" w:hAnsi="Times New Roman" w:cs="Times New Roman"/>
          <w:sz w:val="24"/>
          <w:szCs w:val="24"/>
        </w:rPr>
        <w:t xml:space="preserve"> pelo véu do SEU — Soberana Energia Universal</w:t>
      </w:r>
      <w:r w:rsidR="005B580B" w:rsidRPr="00A3036C">
        <w:rPr>
          <w:rFonts w:ascii="Times New Roman" w:eastAsia="Aptos" w:hAnsi="Times New Roman" w:cs="Times New Roman"/>
          <w:sz w:val="24"/>
          <w:szCs w:val="24"/>
        </w:rPr>
        <w:t xml:space="preserve"> contra ondas eletromagnéticas</w:t>
      </w:r>
      <w:r w:rsidR="00447658" w:rsidRPr="00A3036C">
        <w:rPr>
          <w:rFonts w:ascii="Times New Roman" w:eastAsia="Aptos" w:hAnsi="Times New Roman" w:cs="Times New Roman"/>
          <w:sz w:val="24"/>
          <w:szCs w:val="24"/>
        </w:rPr>
        <w:t xml:space="preserve"> emitidas pelas inteligências desprovidas de moral</w:t>
      </w:r>
      <w:r w:rsidR="00FA4BDA" w:rsidRPr="00A3036C">
        <w:rPr>
          <w:rFonts w:ascii="Times New Roman" w:eastAsia="Aptos" w:hAnsi="Times New Roman" w:cs="Times New Roman"/>
          <w:sz w:val="24"/>
          <w:szCs w:val="24"/>
        </w:rPr>
        <w:t xml:space="preserve">, </w:t>
      </w:r>
      <w:r w:rsidR="00FA4BDA" w:rsidRPr="00A3036C">
        <w:rPr>
          <w:rFonts w:ascii="Times New Roman" w:eastAsia="Aptos" w:hAnsi="Times New Roman" w:cs="Times New Roman"/>
          <w:i/>
          <w:iCs/>
          <w:sz w:val="24"/>
          <w:szCs w:val="24"/>
        </w:rPr>
        <w:t>exército dimensional</w:t>
      </w:r>
      <w:r w:rsidR="00415087" w:rsidRPr="00A3036C">
        <w:rPr>
          <w:rFonts w:ascii="Times New Roman" w:eastAsia="Aptos" w:hAnsi="Times New Roman" w:cs="Times New Roman"/>
          <w:sz w:val="24"/>
          <w:szCs w:val="24"/>
        </w:rPr>
        <w:t xml:space="preserve"> não se faz de rogado</w:t>
      </w:r>
      <w:r w:rsidR="00491011" w:rsidRPr="00A3036C">
        <w:rPr>
          <w:rFonts w:ascii="Times New Roman" w:eastAsia="Aptos" w:hAnsi="Times New Roman" w:cs="Times New Roman"/>
          <w:sz w:val="24"/>
          <w:szCs w:val="24"/>
        </w:rPr>
        <w:t xml:space="preserve"> e segue com o árduo trabalho de conscientização da população terráquea</w:t>
      </w:r>
      <w:r w:rsidR="00393F1D" w:rsidRPr="00A3036C">
        <w:rPr>
          <w:rFonts w:ascii="Times New Roman" w:eastAsia="Aptos" w:hAnsi="Times New Roman" w:cs="Times New Roman"/>
          <w:sz w:val="24"/>
          <w:szCs w:val="24"/>
        </w:rPr>
        <w:t xml:space="preserve"> pela provocação do </w:t>
      </w:r>
      <w:r w:rsidR="00393F1D" w:rsidRPr="00A3036C">
        <w:rPr>
          <w:rFonts w:ascii="Times New Roman" w:eastAsia="Aptos" w:hAnsi="Times New Roman" w:cs="Times New Roman"/>
          <w:i/>
          <w:iCs/>
          <w:sz w:val="24"/>
          <w:szCs w:val="24"/>
        </w:rPr>
        <w:t>despertar</w:t>
      </w:r>
      <w:r w:rsidR="00393F1D" w:rsidRPr="00A3036C">
        <w:rPr>
          <w:rFonts w:ascii="Times New Roman" w:eastAsia="Aptos" w:hAnsi="Times New Roman" w:cs="Times New Roman"/>
          <w:sz w:val="24"/>
          <w:szCs w:val="24"/>
        </w:rPr>
        <w:t xml:space="preserve"> </w:t>
      </w:r>
      <w:r w:rsidR="00393F1D" w:rsidRPr="00A3036C">
        <w:rPr>
          <w:rFonts w:ascii="Times New Roman" w:eastAsia="Aptos" w:hAnsi="Times New Roman" w:cs="Times New Roman"/>
          <w:i/>
          <w:iCs/>
          <w:sz w:val="24"/>
          <w:szCs w:val="24"/>
        </w:rPr>
        <w:t>em massa</w:t>
      </w:r>
      <w:r w:rsidR="005B6DFF" w:rsidRPr="00A3036C">
        <w:rPr>
          <w:rFonts w:ascii="Times New Roman" w:eastAsia="Aptos" w:hAnsi="Times New Roman" w:cs="Times New Roman"/>
          <w:sz w:val="24"/>
          <w:szCs w:val="24"/>
        </w:rPr>
        <w:t xml:space="preserve">, </w:t>
      </w:r>
      <w:r w:rsidR="001515D1" w:rsidRPr="00A3036C">
        <w:rPr>
          <w:rFonts w:ascii="Times New Roman" w:eastAsia="Aptos" w:hAnsi="Times New Roman" w:cs="Times New Roman"/>
          <w:sz w:val="24"/>
          <w:szCs w:val="24"/>
        </w:rPr>
        <w:t xml:space="preserve">previsto na agenda </w:t>
      </w:r>
      <w:r w:rsidR="00717879" w:rsidRPr="00A3036C">
        <w:rPr>
          <w:rFonts w:ascii="Times New Roman" w:eastAsia="Aptos" w:hAnsi="Times New Roman" w:cs="Times New Roman"/>
          <w:sz w:val="24"/>
          <w:szCs w:val="24"/>
        </w:rPr>
        <w:t>d</w:t>
      </w:r>
      <w:r w:rsidR="00DC76BC" w:rsidRPr="00A3036C">
        <w:rPr>
          <w:rFonts w:ascii="Times New Roman" w:eastAsia="Aptos" w:hAnsi="Times New Roman" w:cs="Times New Roman"/>
          <w:sz w:val="24"/>
          <w:szCs w:val="24"/>
        </w:rPr>
        <w:t xml:space="preserve">o SEU </w:t>
      </w:r>
      <w:r w:rsidR="00AF4242" w:rsidRPr="00A3036C">
        <w:rPr>
          <w:rFonts w:ascii="Times New Roman" w:eastAsia="Aptos" w:hAnsi="Times New Roman" w:cs="Times New Roman"/>
          <w:sz w:val="24"/>
          <w:szCs w:val="24"/>
        </w:rPr>
        <w:t xml:space="preserve">para </w:t>
      </w:r>
      <w:r w:rsidR="005B6DFF" w:rsidRPr="00A3036C">
        <w:rPr>
          <w:rFonts w:ascii="Times New Roman" w:eastAsia="Aptos" w:hAnsi="Times New Roman" w:cs="Times New Roman"/>
          <w:sz w:val="24"/>
          <w:szCs w:val="24"/>
        </w:rPr>
        <w:t>rui</w:t>
      </w:r>
      <w:r w:rsidR="00AF4242" w:rsidRPr="00A3036C">
        <w:rPr>
          <w:rFonts w:ascii="Times New Roman" w:eastAsia="Aptos" w:hAnsi="Times New Roman" w:cs="Times New Roman"/>
          <w:sz w:val="24"/>
          <w:szCs w:val="24"/>
        </w:rPr>
        <w:t>r, definitivamente, o Sistema Terra</w:t>
      </w:r>
      <w:r w:rsidR="000D1E43" w:rsidRPr="00A3036C">
        <w:rPr>
          <w:rFonts w:ascii="Times New Roman" w:eastAsia="Aptos" w:hAnsi="Times New Roman" w:cs="Times New Roman"/>
          <w:sz w:val="24"/>
          <w:szCs w:val="24"/>
        </w:rPr>
        <w:t>.</w:t>
      </w:r>
    </w:p>
    <w:p w14:paraId="2C6C4652" w14:textId="53797DD5" w:rsidR="000D1E43" w:rsidRPr="00A3036C" w:rsidRDefault="000D1E43" w:rsidP="00057B2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Guerreiros Dimensionais </w:t>
      </w:r>
      <w:r w:rsidR="00EA49D7" w:rsidRPr="00A3036C">
        <w:rPr>
          <w:rFonts w:ascii="Times New Roman" w:eastAsia="Aptos" w:hAnsi="Times New Roman" w:cs="Times New Roman"/>
          <w:sz w:val="24"/>
          <w:szCs w:val="24"/>
        </w:rPr>
        <w:t>emitem</w:t>
      </w:r>
      <w:r w:rsidR="00E658FC" w:rsidRPr="00A3036C">
        <w:rPr>
          <w:rFonts w:ascii="Times New Roman" w:eastAsia="Aptos" w:hAnsi="Times New Roman" w:cs="Times New Roman"/>
          <w:sz w:val="24"/>
          <w:szCs w:val="24"/>
        </w:rPr>
        <w:t>, timidamente</w:t>
      </w:r>
      <w:r w:rsidR="00D4232E" w:rsidRPr="00A3036C">
        <w:rPr>
          <w:rFonts w:ascii="Times New Roman" w:eastAsia="Aptos" w:hAnsi="Times New Roman" w:cs="Times New Roman"/>
          <w:sz w:val="24"/>
          <w:szCs w:val="24"/>
        </w:rPr>
        <w:t>,</w:t>
      </w:r>
      <w:r w:rsidR="00EA49D7" w:rsidRPr="00A3036C">
        <w:rPr>
          <w:rFonts w:ascii="Times New Roman" w:eastAsia="Aptos" w:hAnsi="Times New Roman" w:cs="Times New Roman"/>
          <w:sz w:val="24"/>
          <w:szCs w:val="24"/>
        </w:rPr>
        <w:t xml:space="preserve"> frequências eletromagnéticas </w:t>
      </w:r>
      <w:r w:rsidR="00D4232E" w:rsidRPr="00A3036C">
        <w:rPr>
          <w:rFonts w:ascii="Times New Roman" w:eastAsia="Aptos" w:hAnsi="Times New Roman" w:cs="Times New Roman"/>
          <w:sz w:val="24"/>
          <w:szCs w:val="24"/>
        </w:rPr>
        <w:t xml:space="preserve">evolutivas </w:t>
      </w:r>
      <w:r w:rsidR="00E658FC" w:rsidRPr="00A3036C">
        <w:rPr>
          <w:rFonts w:ascii="Times New Roman" w:eastAsia="Aptos" w:hAnsi="Times New Roman" w:cs="Times New Roman"/>
          <w:sz w:val="24"/>
          <w:szCs w:val="24"/>
        </w:rPr>
        <w:t>por todo o globo</w:t>
      </w:r>
      <w:r w:rsidR="006E0C27" w:rsidRPr="00A3036C">
        <w:rPr>
          <w:rFonts w:ascii="Times New Roman" w:eastAsia="Aptos" w:hAnsi="Times New Roman" w:cs="Times New Roman"/>
          <w:sz w:val="24"/>
          <w:szCs w:val="24"/>
        </w:rPr>
        <w:t>, r</w:t>
      </w:r>
      <w:r w:rsidR="00AD6B87" w:rsidRPr="00A3036C">
        <w:rPr>
          <w:rFonts w:ascii="Times New Roman" w:eastAsia="Aptos" w:hAnsi="Times New Roman" w:cs="Times New Roman"/>
          <w:sz w:val="24"/>
          <w:szCs w:val="24"/>
        </w:rPr>
        <w:t>eforçadas pela repercussão</w:t>
      </w:r>
      <w:r w:rsidR="00AE69AD" w:rsidRPr="00A3036C">
        <w:rPr>
          <w:rFonts w:ascii="Times New Roman" w:eastAsia="Aptos" w:hAnsi="Times New Roman" w:cs="Times New Roman"/>
          <w:sz w:val="24"/>
          <w:szCs w:val="24"/>
        </w:rPr>
        <w:t xml:space="preserve"> de seus pares</w:t>
      </w:r>
      <w:r w:rsidR="006E0C27" w:rsidRPr="00A3036C">
        <w:rPr>
          <w:rFonts w:ascii="Times New Roman" w:eastAsia="Aptos" w:hAnsi="Times New Roman" w:cs="Times New Roman"/>
          <w:sz w:val="24"/>
          <w:szCs w:val="24"/>
        </w:rPr>
        <w:t>,</w:t>
      </w:r>
      <w:r w:rsidR="00AE69AD" w:rsidRPr="00A3036C">
        <w:rPr>
          <w:rFonts w:ascii="Times New Roman" w:eastAsia="Aptos" w:hAnsi="Times New Roman" w:cs="Times New Roman"/>
          <w:sz w:val="24"/>
          <w:szCs w:val="24"/>
        </w:rPr>
        <w:t xml:space="preserve"> representados</w:t>
      </w:r>
      <w:r w:rsidR="006E0C27" w:rsidRPr="00A3036C">
        <w:rPr>
          <w:rFonts w:ascii="Times New Roman" w:eastAsia="Aptos" w:hAnsi="Times New Roman" w:cs="Times New Roman"/>
          <w:sz w:val="24"/>
          <w:szCs w:val="24"/>
        </w:rPr>
        <w:t>,</w:t>
      </w:r>
      <w:r w:rsidR="00AE69AD" w:rsidRPr="00A3036C">
        <w:rPr>
          <w:rFonts w:ascii="Times New Roman" w:eastAsia="Aptos" w:hAnsi="Times New Roman" w:cs="Times New Roman"/>
          <w:sz w:val="24"/>
          <w:szCs w:val="24"/>
        </w:rPr>
        <w:t xml:space="preserve"> na geopolítica</w:t>
      </w:r>
      <w:r w:rsidR="00330414" w:rsidRPr="00A3036C">
        <w:rPr>
          <w:rFonts w:ascii="Times New Roman" w:eastAsia="Aptos" w:hAnsi="Times New Roman" w:cs="Times New Roman"/>
          <w:sz w:val="24"/>
          <w:szCs w:val="24"/>
        </w:rPr>
        <w:t>, vislumbra</w:t>
      </w:r>
      <w:r w:rsidR="006E0C27" w:rsidRPr="00A3036C">
        <w:rPr>
          <w:rFonts w:ascii="Times New Roman" w:eastAsia="Aptos" w:hAnsi="Times New Roman" w:cs="Times New Roman"/>
          <w:sz w:val="24"/>
          <w:szCs w:val="24"/>
        </w:rPr>
        <w:t>ndo</w:t>
      </w:r>
      <w:r w:rsidR="00BB1B3F" w:rsidRPr="00A3036C">
        <w:rPr>
          <w:rFonts w:ascii="Times New Roman" w:eastAsia="Aptos" w:hAnsi="Times New Roman" w:cs="Times New Roman"/>
          <w:sz w:val="24"/>
          <w:szCs w:val="24"/>
        </w:rPr>
        <w:t xml:space="preserve"> a real perspectiva de alca</w:t>
      </w:r>
      <w:r w:rsidR="00F9316C" w:rsidRPr="00A3036C">
        <w:rPr>
          <w:rFonts w:ascii="Times New Roman" w:eastAsia="Aptos" w:hAnsi="Times New Roman" w:cs="Times New Roman"/>
          <w:sz w:val="24"/>
          <w:szCs w:val="24"/>
        </w:rPr>
        <w:t>n</w:t>
      </w:r>
      <w:r w:rsidR="00BB1B3F" w:rsidRPr="00A3036C">
        <w:rPr>
          <w:rFonts w:ascii="Times New Roman" w:eastAsia="Aptos" w:hAnsi="Times New Roman" w:cs="Times New Roman"/>
          <w:sz w:val="24"/>
          <w:szCs w:val="24"/>
        </w:rPr>
        <w:t>çarem sucesso</w:t>
      </w:r>
      <w:r w:rsidR="00F9316C" w:rsidRPr="00A3036C">
        <w:rPr>
          <w:rFonts w:ascii="Times New Roman" w:eastAsia="Aptos" w:hAnsi="Times New Roman" w:cs="Times New Roman"/>
          <w:sz w:val="24"/>
          <w:szCs w:val="24"/>
        </w:rPr>
        <w:t xml:space="preserve"> na </w:t>
      </w:r>
      <w:r w:rsidR="00F9316C" w:rsidRPr="00A3036C">
        <w:rPr>
          <w:rFonts w:ascii="Times New Roman" w:eastAsia="Aptos" w:hAnsi="Times New Roman" w:cs="Times New Roman"/>
          <w:i/>
          <w:iCs/>
          <w:sz w:val="24"/>
          <w:szCs w:val="24"/>
        </w:rPr>
        <w:t>missão invisível</w:t>
      </w:r>
      <w:r w:rsidR="006E2C82" w:rsidRPr="00A3036C">
        <w:rPr>
          <w:rFonts w:ascii="Times New Roman" w:eastAsia="Aptos" w:hAnsi="Times New Roman" w:cs="Times New Roman"/>
          <w:sz w:val="24"/>
          <w:szCs w:val="24"/>
        </w:rPr>
        <w:t>, a que foram destinados</w:t>
      </w:r>
      <w:r w:rsidR="006E0C27" w:rsidRPr="00A3036C">
        <w:rPr>
          <w:rFonts w:ascii="Times New Roman" w:eastAsia="Aptos" w:hAnsi="Times New Roman" w:cs="Times New Roman"/>
          <w:sz w:val="24"/>
          <w:szCs w:val="24"/>
        </w:rPr>
        <w:t>, ou seja</w:t>
      </w:r>
      <w:r w:rsidR="005256D3" w:rsidRPr="00A3036C">
        <w:rPr>
          <w:rFonts w:ascii="Times New Roman" w:eastAsia="Aptos" w:hAnsi="Times New Roman" w:cs="Times New Roman"/>
          <w:sz w:val="24"/>
          <w:szCs w:val="24"/>
        </w:rPr>
        <w:t>, o despertar da consciência humana</w:t>
      </w:r>
      <w:r w:rsidR="006F2A3E" w:rsidRPr="00A3036C">
        <w:rPr>
          <w:rFonts w:ascii="Times New Roman" w:eastAsia="Aptos" w:hAnsi="Times New Roman" w:cs="Times New Roman"/>
          <w:sz w:val="24"/>
          <w:szCs w:val="24"/>
        </w:rPr>
        <w:t xml:space="preserve"> preparada à transição</w:t>
      </w:r>
      <w:r w:rsidR="00282D71" w:rsidRPr="00A3036C">
        <w:rPr>
          <w:rFonts w:ascii="Times New Roman" w:eastAsia="Aptos" w:hAnsi="Times New Roman" w:cs="Times New Roman"/>
          <w:sz w:val="24"/>
          <w:szCs w:val="24"/>
        </w:rPr>
        <w:t xml:space="preserve"> planetária em curso</w:t>
      </w:r>
      <w:r w:rsidR="006E0C27" w:rsidRPr="00A3036C">
        <w:rPr>
          <w:rFonts w:ascii="Times New Roman" w:eastAsia="Aptos" w:hAnsi="Times New Roman" w:cs="Times New Roman"/>
          <w:sz w:val="24"/>
          <w:szCs w:val="24"/>
        </w:rPr>
        <w:t>.</w:t>
      </w:r>
      <w:r w:rsidR="00BB1B3F" w:rsidRPr="00A3036C">
        <w:rPr>
          <w:rFonts w:ascii="Times New Roman" w:eastAsia="Aptos" w:hAnsi="Times New Roman" w:cs="Times New Roman"/>
          <w:sz w:val="24"/>
          <w:szCs w:val="24"/>
        </w:rPr>
        <w:t xml:space="preserve"> </w:t>
      </w:r>
    </w:p>
    <w:p w14:paraId="7159BB13" w14:textId="132F0669" w:rsidR="00E721F5" w:rsidRPr="00A3036C" w:rsidRDefault="00282D71" w:rsidP="00182E07">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Por outo lado, Algozlenirus, ocupante do topo piramidal do Sistema Terr</w:t>
      </w:r>
      <w:r w:rsidR="00771EEF" w:rsidRPr="00A3036C">
        <w:rPr>
          <w:rFonts w:ascii="Times New Roman" w:eastAsia="Aptos" w:hAnsi="Times New Roman" w:cs="Times New Roman"/>
          <w:sz w:val="24"/>
          <w:szCs w:val="24"/>
        </w:rPr>
        <w:t>a, reúne-se com iguais de outras civilizações universai</w:t>
      </w:r>
      <w:r w:rsidR="00DC050D" w:rsidRPr="00A3036C">
        <w:rPr>
          <w:rFonts w:ascii="Times New Roman" w:eastAsia="Aptos" w:hAnsi="Times New Roman" w:cs="Times New Roman"/>
          <w:sz w:val="24"/>
          <w:szCs w:val="24"/>
        </w:rPr>
        <w:t>s, caracterizadas por inteligibilidade</w:t>
      </w:r>
      <w:r w:rsidR="00642B22" w:rsidRPr="00A3036C">
        <w:rPr>
          <w:rFonts w:ascii="Times New Roman" w:eastAsia="Aptos" w:hAnsi="Times New Roman" w:cs="Times New Roman"/>
          <w:sz w:val="24"/>
          <w:szCs w:val="24"/>
        </w:rPr>
        <w:t>s, inimagináveis ao padrão humano</w:t>
      </w:r>
      <w:r w:rsidR="002009CC" w:rsidRPr="00A3036C">
        <w:rPr>
          <w:rFonts w:ascii="Times New Roman" w:eastAsia="Aptos" w:hAnsi="Times New Roman" w:cs="Times New Roman"/>
          <w:sz w:val="24"/>
          <w:szCs w:val="24"/>
        </w:rPr>
        <w:t>, e moralidades, minimamente, duvidosa</w:t>
      </w:r>
      <w:r w:rsidR="00E242BD" w:rsidRPr="00A3036C">
        <w:rPr>
          <w:rFonts w:ascii="Times New Roman" w:eastAsia="Aptos" w:hAnsi="Times New Roman" w:cs="Times New Roman"/>
          <w:sz w:val="24"/>
          <w:szCs w:val="24"/>
        </w:rPr>
        <w:t xml:space="preserve">s que personificam </w:t>
      </w:r>
      <w:r w:rsidR="00717879" w:rsidRPr="00A3036C">
        <w:rPr>
          <w:rFonts w:ascii="Times New Roman" w:eastAsia="Aptos" w:hAnsi="Times New Roman" w:cs="Times New Roman"/>
          <w:sz w:val="24"/>
          <w:szCs w:val="24"/>
        </w:rPr>
        <w:t>atraso</w:t>
      </w:r>
      <w:r w:rsidR="008F2F95" w:rsidRPr="00A3036C">
        <w:rPr>
          <w:rFonts w:ascii="Times New Roman" w:eastAsia="Aptos" w:hAnsi="Times New Roman" w:cs="Times New Roman"/>
          <w:sz w:val="24"/>
          <w:szCs w:val="24"/>
        </w:rPr>
        <w:t>, no que se diz respeito</w:t>
      </w:r>
      <w:r w:rsidR="00577C56" w:rsidRPr="00A3036C">
        <w:rPr>
          <w:rFonts w:ascii="Times New Roman" w:eastAsia="Aptos" w:hAnsi="Times New Roman" w:cs="Times New Roman"/>
          <w:sz w:val="24"/>
          <w:szCs w:val="24"/>
        </w:rPr>
        <w:t xml:space="preserve"> a</w:t>
      </w:r>
      <w:r w:rsidR="00717879" w:rsidRPr="00A3036C">
        <w:rPr>
          <w:rFonts w:ascii="Times New Roman" w:eastAsia="Aptos" w:hAnsi="Times New Roman" w:cs="Times New Roman"/>
          <w:sz w:val="24"/>
          <w:szCs w:val="24"/>
        </w:rPr>
        <w:t>s</w:t>
      </w:r>
      <w:r w:rsidR="00D9591F" w:rsidRPr="00A3036C">
        <w:rPr>
          <w:rFonts w:ascii="Times New Roman" w:eastAsia="Aptos" w:hAnsi="Times New Roman" w:cs="Times New Roman"/>
          <w:sz w:val="24"/>
          <w:szCs w:val="24"/>
        </w:rPr>
        <w:t>, irreversíve</w:t>
      </w:r>
      <w:r w:rsidR="00717879" w:rsidRPr="00A3036C">
        <w:rPr>
          <w:rFonts w:ascii="Times New Roman" w:eastAsia="Aptos" w:hAnsi="Times New Roman" w:cs="Times New Roman"/>
          <w:sz w:val="24"/>
          <w:szCs w:val="24"/>
        </w:rPr>
        <w:t>is</w:t>
      </w:r>
      <w:r w:rsidR="00D9591F" w:rsidRPr="00A3036C">
        <w:rPr>
          <w:rFonts w:ascii="Times New Roman" w:eastAsia="Aptos" w:hAnsi="Times New Roman" w:cs="Times New Roman"/>
          <w:sz w:val="24"/>
          <w:szCs w:val="24"/>
        </w:rPr>
        <w:t>,</w:t>
      </w:r>
      <w:r w:rsidR="00577C56" w:rsidRPr="00A3036C">
        <w:rPr>
          <w:rFonts w:ascii="Times New Roman" w:eastAsia="Aptos" w:hAnsi="Times New Roman" w:cs="Times New Roman"/>
          <w:sz w:val="24"/>
          <w:szCs w:val="24"/>
        </w:rPr>
        <w:t xml:space="preserve"> evoluç</w:t>
      </w:r>
      <w:r w:rsidR="00717879" w:rsidRPr="00A3036C">
        <w:rPr>
          <w:rFonts w:ascii="Times New Roman" w:eastAsia="Aptos" w:hAnsi="Times New Roman" w:cs="Times New Roman"/>
          <w:sz w:val="24"/>
          <w:szCs w:val="24"/>
        </w:rPr>
        <w:t>ões</w:t>
      </w:r>
      <w:r w:rsidR="00577C56" w:rsidRPr="00A3036C">
        <w:rPr>
          <w:rFonts w:ascii="Times New Roman" w:eastAsia="Aptos" w:hAnsi="Times New Roman" w:cs="Times New Roman"/>
          <w:sz w:val="24"/>
          <w:szCs w:val="24"/>
        </w:rPr>
        <w:t xml:space="preserve"> transicional planetári</w:t>
      </w:r>
      <w:r w:rsidR="00D9591F" w:rsidRPr="00A3036C">
        <w:rPr>
          <w:rFonts w:ascii="Times New Roman" w:eastAsia="Aptos" w:hAnsi="Times New Roman" w:cs="Times New Roman"/>
          <w:sz w:val="24"/>
          <w:szCs w:val="24"/>
        </w:rPr>
        <w:t>a</w:t>
      </w:r>
      <w:r w:rsidR="00717879" w:rsidRPr="00A3036C">
        <w:rPr>
          <w:rFonts w:ascii="Times New Roman" w:eastAsia="Aptos" w:hAnsi="Times New Roman" w:cs="Times New Roman"/>
          <w:sz w:val="24"/>
          <w:szCs w:val="24"/>
        </w:rPr>
        <w:t xml:space="preserve"> da  Terra e, consequentemente, do universo</w:t>
      </w:r>
      <w:r w:rsidR="00D9591F" w:rsidRPr="00A3036C">
        <w:rPr>
          <w:rFonts w:ascii="Times New Roman" w:eastAsia="Aptos" w:hAnsi="Times New Roman" w:cs="Times New Roman"/>
          <w:sz w:val="24"/>
          <w:szCs w:val="24"/>
        </w:rPr>
        <w:t>.</w:t>
      </w:r>
      <w:r w:rsidR="00DB03AC" w:rsidRPr="00A3036C">
        <w:rPr>
          <w:rFonts w:ascii="Times New Roman" w:eastAsia="Aptos" w:hAnsi="Times New Roman" w:cs="Times New Roman"/>
          <w:sz w:val="24"/>
          <w:szCs w:val="24"/>
        </w:rPr>
        <w:t xml:space="preserve"> Conscientes de seus, irrevogáveis, destinos</w:t>
      </w:r>
      <w:r w:rsidR="00F96229" w:rsidRPr="00A3036C">
        <w:rPr>
          <w:rFonts w:ascii="Times New Roman" w:eastAsia="Aptos" w:hAnsi="Times New Roman" w:cs="Times New Roman"/>
          <w:sz w:val="24"/>
          <w:szCs w:val="24"/>
        </w:rPr>
        <w:t xml:space="preserve"> para serem integrantes de os </w:t>
      </w:r>
      <w:r w:rsidR="00CF06F2" w:rsidRPr="00A3036C">
        <w:rPr>
          <w:rFonts w:ascii="Times New Roman" w:eastAsia="Aptos" w:hAnsi="Times New Roman" w:cs="Times New Roman"/>
          <w:b/>
          <w:bCs/>
        </w:rPr>
        <w:t>e</w:t>
      </w:r>
      <w:r w:rsidR="00CF06F2" w:rsidRPr="00A3036C">
        <w:rPr>
          <w:rFonts w:ascii="Times New Roman" w:eastAsia="Aptos" w:hAnsi="Times New Roman" w:cs="Times New Roman"/>
          <w:b/>
          <w:bCs/>
          <w:color w:val="FF0000"/>
        </w:rPr>
        <w:t>X</w:t>
      </w:r>
      <w:r w:rsidR="00CF06F2" w:rsidRPr="00A3036C">
        <w:rPr>
          <w:rFonts w:ascii="Times New Roman" w:eastAsia="Aptos" w:hAnsi="Times New Roman" w:cs="Times New Roman"/>
          <w:b/>
          <w:bCs/>
        </w:rPr>
        <w:t xml:space="preserve">ilados da </w:t>
      </w:r>
      <w:r w:rsidR="00CF06F2" w:rsidRPr="00A3036C">
        <w:rPr>
          <w:rFonts w:ascii="Times New Roman" w:eastAsia="Aptos" w:hAnsi="Times New Roman" w:cs="Times New Roman"/>
          <w:b/>
          <w:bCs/>
          <w:color w:val="7030A0"/>
        </w:rPr>
        <w:t>T</w:t>
      </w:r>
      <w:r w:rsidR="00CF06F2" w:rsidRPr="00A3036C">
        <w:rPr>
          <w:rFonts w:ascii="Times New Roman" w:eastAsia="Aptos" w:hAnsi="Times New Roman" w:cs="Times New Roman"/>
          <w:b/>
          <w:bCs/>
        </w:rPr>
        <w:t xml:space="preserve">erra </w:t>
      </w:r>
      <w:r w:rsidR="00CF06F2" w:rsidRPr="00A3036C">
        <w:rPr>
          <w:rFonts w:ascii="Times New Roman" w:eastAsia="Aptos" w:hAnsi="Times New Roman" w:cs="Times New Roman"/>
          <w:b/>
          <w:bCs/>
          <w:sz w:val="24"/>
          <w:szCs w:val="24"/>
        </w:rPr>
        <w:t>─ passado pacto para o futuro</w:t>
      </w:r>
      <w:r w:rsidR="007527B3" w:rsidRPr="00A3036C">
        <w:rPr>
          <w:rFonts w:ascii="Times New Roman" w:eastAsia="Aptos" w:hAnsi="Times New Roman" w:cs="Times New Roman"/>
          <w:sz w:val="24"/>
          <w:szCs w:val="24"/>
        </w:rPr>
        <w:t xml:space="preserve">, </w:t>
      </w:r>
      <w:r w:rsidR="00D83BB3" w:rsidRPr="00A3036C">
        <w:rPr>
          <w:rFonts w:ascii="Times New Roman" w:eastAsia="Aptos" w:hAnsi="Times New Roman" w:cs="Times New Roman"/>
          <w:sz w:val="24"/>
          <w:szCs w:val="24"/>
        </w:rPr>
        <w:t>fortalecem</w:t>
      </w:r>
      <w:r w:rsidR="009774E1" w:rsidRPr="00A3036C">
        <w:rPr>
          <w:rFonts w:ascii="Times New Roman" w:eastAsia="Aptos" w:hAnsi="Times New Roman" w:cs="Times New Roman"/>
          <w:sz w:val="24"/>
          <w:szCs w:val="24"/>
        </w:rPr>
        <w:t xml:space="preserve"> suas defesas, atacando</w:t>
      </w:r>
      <w:r w:rsidR="0066459D" w:rsidRPr="00A3036C">
        <w:rPr>
          <w:rFonts w:ascii="Times New Roman" w:eastAsia="Aptos" w:hAnsi="Times New Roman" w:cs="Times New Roman"/>
          <w:sz w:val="24"/>
          <w:szCs w:val="24"/>
        </w:rPr>
        <w:t xml:space="preserve">, armados pelo </w:t>
      </w:r>
      <w:r w:rsidR="0066459D" w:rsidRPr="00A3036C">
        <w:rPr>
          <w:rFonts w:ascii="Times New Roman" w:eastAsia="Aptos" w:hAnsi="Times New Roman" w:cs="Times New Roman"/>
          <w:i/>
          <w:iCs/>
          <w:sz w:val="24"/>
          <w:szCs w:val="24"/>
        </w:rPr>
        <w:t>pacote de maldades</w:t>
      </w:r>
      <w:r w:rsidR="00345DFA" w:rsidRPr="00A3036C">
        <w:rPr>
          <w:rFonts w:ascii="Times New Roman" w:eastAsia="Aptos" w:hAnsi="Times New Roman" w:cs="Times New Roman"/>
          <w:sz w:val="24"/>
          <w:szCs w:val="24"/>
        </w:rPr>
        <w:t xml:space="preserve">, as consciências </w:t>
      </w:r>
      <w:r w:rsidR="00D04F4B" w:rsidRPr="00A3036C">
        <w:rPr>
          <w:rFonts w:ascii="Times New Roman" w:eastAsia="Aptos" w:hAnsi="Times New Roman" w:cs="Times New Roman"/>
          <w:sz w:val="24"/>
          <w:szCs w:val="24"/>
        </w:rPr>
        <w:t>terrícol</w:t>
      </w:r>
      <w:r w:rsidR="00345DFA" w:rsidRPr="00A3036C">
        <w:rPr>
          <w:rFonts w:ascii="Times New Roman" w:eastAsia="Aptos" w:hAnsi="Times New Roman" w:cs="Times New Roman"/>
          <w:sz w:val="24"/>
          <w:szCs w:val="24"/>
        </w:rPr>
        <w:t>as</w:t>
      </w:r>
      <w:r w:rsidR="008475BF" w:rsidRPr="00A3036C">
        <w:rPr>
          <w:rFonts w:ascii="Times New Roman" w:eastAsia="Aptos" w:hAnsi="Times New Roman" w:cs="Times New Roman"/>
          <w:sz w:val="24"/>
          <w:szCs w:val="24"/>
        </w:rPr>
        <w:t xml:space="preserve"> entregues</w:t>
      </w:r>
      <w:r w:rsidR="00717879" w:rsidRPr="00A3036C">
        <w:rPr>
          <w:rFonts w:ascii="Times New Roman" w:eastAsia="Aptos" w:hAnsi="Times New Roman" w:cs="Times New Roman"/>
          <w:sz w:val="24"/>
          <w:szCs w:val="24"/>
        </w:rPr>
        <w:t>, por livre escolha,</w:t>
      </w:r>
      <w:r w:rsidR="008475BF" w:rsidRPr="00A3036C">
        <w:rPr>
          <w:rFonts w:ascii="Times New Roman" w:eastAsia="Aptos" w:hAnsi="Times New Roman" w:cs="Times New Roman"/>
          <w:sz w:val="24"/>
          <w:szCs w:val="24"/>
        </w:rPr>
        <w:t xml:space="preserve"> </w:t>
      </w:r>
      <w:r w:rsidR="00E721F5" w:rsidRPr="00A3036C">
        <w:rPr>
          <w:rFonts w:ascii="Times New Roman" w:eastAsia="Aptos" w:hAnsi="Times New Roman" w:cs="Times New Roman"/>
          <w:i/>
          <w:iCs/>
          <w:sz w:val="24"/>
          <w:szCs w:val="24"/>
        </w:rPr>
        <w:t>a tríade da maldade humana</w:t>
      </w:r>
      <w:r w:rsidR="00E721F5" w:rsidRPr="00A3036C">
        <w:rPr>
          <w:rFonts w:ascii="Times New Roman" w:eastAsia="Aptos" w:hAnsi="Times New Roman" w:cs="Times New Roman"/>
          <w:sz w:val="24"/>
          <w:szCs w:val="24"/>
        </w:rPr>
        <w:t xml:space="preserve">: </w:t>
      </w:r>
      <w:r w:rsidR="00E721F5" w:rsidRPr="00A3036C">
        <w:rPr>
          <w:rFonts w:ascii="Times New Roman" w:eastAsia="Aptos" w:hAnsi="Times New Roman" w:cs="Times New Roman"/>
          <w:i/>
          <w:iCs/>
          <w:sz w:val="24"/>
          <w:szCs w:val="24"/>
        </w:rPr>
        <w:t>ego</w:t>
      </w:r>
      <w:r w:rsidR="00E721F5" w:rsidRPr="00A3036C">
        <w:rPr>
          <w:rFonts w:ascii="Times New Roman" w:eastAsia="Aptos" w:hAnsi="Times New Roman" w:cs="Times New Roman"/>
          <w:sz w:val="24"/>
          <w:szCs w:val="24"/>
        </w:rPr>
        <w:t xml:space="preserve">, </w:t>
      </w:r>
      <w:r w:rsidR="00E721F5" w:rsidRPr="00A3036C">
        <w:rPr>
          <w:rFonts w:ascii="Times New Roman" w:eastAsia="Aptos" w:hAnsi="Times New Roman" w:cs="Times New Roman"/>
          <w:i/>
          <w:iCs/>
          <w:sz w:val="24"/>
          <w:szCs w:val="24"/>
        </w:rPr>
        <w:t>ganância e</w:t>
      </w:r>
      <w:r w:rsidR="00E721F5" w:rsidRPr="00A3036C">
        <w:rPr>
          <w:rFonts w:ascii="Times New Roman" w:eastAsia="Aptos" w:hAnsi="Times New Roman" w:cs="Times New Roman"/>
          <w:sz w:val="24"/>
          <w:szCs w:val="24"/>
        </w:rPr>
        <w:t xml:space="preserve"> </w:t>
      </w:r>
      <w:r w:rsidR="00E721F5" w:rsidRPr="00A3036C">
        <w:rPr>
          <w:rFonts w:ascii="Times New Roman" w:eastAsia="Aptos" w:hAnsi="Times New Roman" w:cs="Times New Roman"/>
          <w:i/>
          <w:iCs/>
          <w:sz w:val="24"/>
          <w:szCs w:val="24"/>
        </w:rPr>
        <w:t>medo</w:t>
      </w:r>
      <w:r w:rsidR="00D04F4B" w:rsidRPr="00A3036C">
        <w:rPr>
          <w:rFonts w:ascii="Times New Roman" w:eastAsia="Aptos" w:hAnsi="Times New Roman" w:cs="Times New Roman"/>
          <w:sz w:val="24"/>
          <w:szCs w:val="24"/>
        </w:rPr>
        <w:t>.</w:t>
      </w:r>
      <w:r w:rsidR="00182E07" w:rsidRPr="00A3036C">
        <w:rPr>
          <w:rFonts w:ascii="Times New Roman" w:eastAsia="Aptos" w:hAnsi="Times New Roman" w:cs="Times New Roman"/>
          <w:sz w:val="24"/>
          <w:szCs w:val="24"/>
        </w:rPr>
        <w:t xml:space="preserve"> </w:t>
      </w:r>
    </w:p>
    <w:p w14:paraId="30264D1D" w14:textId="2AC4D1F9" w:rsidR="00C76FB9" w:rsidRPr="00A3036C" w:rsidRDefault="00847F1C" w:rsidP="00E4640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Ponto comum na reunião dos esc</w:t>
      </w:r>
      <w:r w:rsidR="00CD56BF" w:rsidRPr="00A3036C">
        <w:rPr>
          <w:rFonts w:ascii="Times New Roman" w:eastAsia="Aptos" w:hAnsi="Times New Roman" w:cs="Times New Roman"/>
          <w:sz w:val="24"/>
          <w:szCs w:val="24"/>
        </w:rPr>
        <w:t>ravagistas de civilizações de</w:t>
      </w:r>
      <w:r w:rsidR="00B25E74" w:rsidRPr="00A3036C">
        <w:rPr>
          <w:rFonts w:ascii="Times New Roman" w:eastAsia="Aptos" w:hAnsi="Times New Roman" w:cs="Times New Roman"/>
          <w:sz w:val="24"/>
          <w:szCs w:val="24"/>
        </w:rPr>
        <w:t xml:space="preserve"> </w:t>
      </w:r>
      <w:r w:rsidR="00CD56BF" w:rsidRPr="00A3036C">
        <w:rPr>
          <w:rFonts w:ascii="Times New Roman" w:eastAsia="Aptos" w:hAnsi="Times New Roman" w:cs="Times New Roman"/>
          <w:sz w:val="24"/>
          <w:szCs w:val="24"/>
        </w:rPr>
        <w:t>recursos</w:t>
      </w:r>
      <w:r w:rsidR="00B25E74" w:rsidRPr="00A3036C">
        <w:rPr>
          <w:rFonts w:ascii="Times New Roman" w:eastAsia="Aptos" w:hAnsi="Times New Roman" w:cs="Times New Roman"/>
          <w:sz w:val="24"/>
          <w:szCs w:val="24"/>
        </w:rPr>
        <w:t xml:space="preserve"> tecnológicos atrasados, incluso </w:t>
      </w:r>
      <w:r w:rsidR="00B13F68" w:rsidRPr="00A3036C">
        <w:rPr>
          <w:rFonts w:ascii="Times New Roman" w:eastAsia="Aptos" w:hAnsi="Times New Roman" w:cs="Times New Roman"/>
          <w:sz w:val="24"/>
          <w:szCs w:val="24"/>
        </w:rPr>
        <w:t>o cobiçado planeta Terra, resid</w:t>
      </w:r>
      <w:r w:rsidR="00295050" w:rsidRPr="00A3036C">
        <w:rPr>
          <w:rFonts w:ascii="Times New Roman" w:eastAsia="Aptos" w:hAnsi="Times New Roman" w:cs="Times New Roman"/>
          <w:sz w:val="24"/>
          <w:szCs w:val="24"/>
        </w:rPr>
        <w:t>e nas riquezas minerais</w:t>
      </w:r>
      <w:r w:rsidR="009B2BE6" w:rsidRPr="00A3036C">
        <w:rPr>
          <w:rFonts w:ascii="Times New Roman" w:eastAsia="Aptos" w:hAnsi="Times New Roman" w:cs="Times New Roman"/>
          <w:sz w:val="24"/>
          <w:szCs w:val="24"/>
        </w:rPr>
        <w:t xml:space="preserve">, </w:t>
      </w:r>
      <w:r w:rsidR="00A20D77" w:rsidRPr="00A3036C">
        <w:rPr>
          <w:rFonts w:ascii="Times New Roman" w:eastAsia="Aptos" w:hAnsi="Times New Roman" w:cs="Times New Roman"/>
          <w:sz w:val="24"/>
          <w:szCs w:val="24"/>
        </w:rPr>
        <w:t>notoriamente, o ouro,</w:t>
      </w:r>
      <w:r w:rsidR="00295050" w:rsidRPr="00A3036C">
        <w:rPr>
          <w:rFonts w:ascii="Times New Roman" w:eastAsia="Aptos" w:hAnsi="Times New Roman" w:cs="Times New Roman"/>
          <w:sz w:val="24"/>
          <w:szCs w:val="24"/>
        </w:rPr>
        <w:t xml:space="preserve"> do</w:t>
      </w:r>
      <w:r w:rsidR="00F85E09" w:rsidRPr="00A3036C">
        <w:rPr>
          <w:rFonts w:ascii="Times New Roman" w:eastAsia="Aptos" w:hAnsi="Times New Roman" w:cs="Times New Roman"/>
          <w:sz w:val="24"/>
          <w:szCs w:val="24"/>
        </w:rPr>
        <w:t>s</w:t>
      </w:r>
      <w:r w:rsidR="00295050" w:rsidRPr="00A3036C">
        <w:rPr>
          <w:rFonts w:ascii="Times New Roman" w:eastAsia="Aptos" w:hAnsi="Times New Roman" w:cs="Times New Roman"/>
          <w:sz w:val="24"/>
          <w:szCs w:val="24"/>
        </w:rPr>
        <w:t xml:space="preserve"> orbe</w:t>
      </w:r>
      <w:r w:rsidR="00F85E09" w:rsidRPr="00A3036C">
        <w:rPr>
          <w:rFonts w:ascii="Times New Roman" w:eastAsia="Aptos" w:hAnsi="Times New Roman" w:cs="Times New Roman"/>
          <w:sz w:val="24"/>
          <w:szCs w:val="24"/>
        </w:rPr>
        <w:t>s</w:t>
      </w:r>
      <w:r w:rsidR="009B2BE6" w:rsidRPr="00A3036C">
        <w:rPr>
          <w:rFonts w:ascii="Times New Roman" w:eastAsia="Aptos" w:hAnsi="Times New Roman" w:cs="Times New Roman"/>
          <w:sz w:val="24"/>
          <w:szCs w:val="24"/>
        </w:rPr>
        <w:t>, destacando, as brasileiras, no que se diz respeito</w:t>
      </w:r>
      <w:r w:rsidR="00A20D77" w:rsidRPr="00A3036C">
        <w:rPr>
          <w:rFonts w:ascii="Times New Roman" w:eastAsia="Aptos" w:hAnsi="Times New Roman" w:cs="Times New Roman"/>
          <w:sz w:val="24"/>
          <w:szCs w:val="24"/>
        </w:rPr>
        <w:t xml:space="preserve"> </w:t>
      </w:r>
      <w:r w:rsidR="00A83B5B" w:rsidRPr="00A3036C">
        <w:rPr>
          <w:rFonts w:ascii="Times New Roman" w:eastAsia="Aptos" w:hAnsi="Times New Roman" w:cs="Times New Roman"/>
          <w:sz w:val="24"/>
          <w:szCs w:val="24"/>
        </w:rPr>
        <w:t>a utilização destes no constante desenvolvimento</w:t>
      </w:r>
      <w:r w:rsidR="000E45DF" w:rsidRPr="00A3036C">
        <w:rPr>
          <w:rFonts w:ascii="Times New Roman" w:eastAsia="Aptos" w:hAnsi="Times New Roman" w:cs="Times New Roman"/>
          <w:sz w:val="24"/>
          <w:szCs w:val="24"/>
        </w:rPr>
        <w:t xml:space="preserve"> tecnológico destas raças universais</w:t>
      </w:r>
      <w:r w:rsidR="00A61D56" w:rsidRPr="00A3036C">
        <w:rPr>
          <w:rFonts w:ascii="Times New Roman" w:eastAsia="Aptos" w:hAnsi="Times New Roman" w:cs="Times New Roman"/>
          <w:sz w:val="24"/>
          <w:szCs w:val="24"/>
        </w:rPr>
        <w:t>.</w:t>
      </w:r>
      <w:r w:rsidR="00025C7F" w:rsidRPr="00A3036C">
        <w:rPr>
          <w:rFonts w:ascii="Times New Roman" w:eastAsia="Aptos" w:hAnsi="Times New Roman" w:cs="Times New Roman"/>
          <w:sz w:val="24"/>
          <w:szCs w:val="24"/>
        </w:rPr>
        <w:t xml:space="preserve"> Teletransportes, telepatia</w:t>
      </w:r>
      <w:r w:rsidR="00110231" w:rsidRPr="00A3036C">
        <w:rPr>
          <w:rFonts w:ascii="Times New Roman" w:eastAsia="Aptos" w:hAnsi="Times New Roman" w:cs="Times New Roman"/>
          <w:sz w:val="24"/>
          <w:szCs w:val="24"/>
        </w:rPr>
        <w:t>s, poder de</w:t>
      </w:r>
      <w:r w:rsidR="00C355A2" w:rsidRPr="00A3036C">
        <w:rPr>
          <w:rFonts w:ascii="Times New Roman" w:eastAsia="Aptos" w:hAnsi="Times New Roman" w:cs="Times New Roman"/>
          <w:sz w:val="24"/>
          <w:szCs w:val="24"/>
        </w:rPr>
        <w:t xml:space="preserve"> não</w:t>
      </w:r>
      <w:r w:rsidR="00110231" w:rsidRPr="00A3036C">
        <w:rPr>
          <w:rFonts w:ascii="Times New Roman" w:eastAsia="Aptos" w:hAnsi="Times New Roman" w:cs="Times New Roman"/>
          <w:sz w:val="24"/>
          <w:szCs w:val="24"/>
        </w:rPr>
        <w:t xml:space="preserve"> ter e</w:t>
      </w:r>
      <w:r w:rsidR="005B6B8E" w:rsidRPr="00A3036C">
        <w:rPr>
          <w:rFonts w:ascii="Times New Roman" w:eastAsia="Aptos" w:hAnsi="Times New Roman" w:cs="Times New Roman"/>
          <w:sz w:val="24"/>
          <w:szCs w:val="24"/>
        </w:rPr>
        <w:t xml:space="preserve"> querer</w:t>
      </w:r>
      <w:r w:rsidR="00110231" w:rsidRPr="00A3036C">
        <w:rPr>
          <w:rFonts w:ascii="Times New Roman" w:eastAsia="Aptos" w:hAnsi="Times New Roman" w:cs="Times New Roman"/>
          <w:sz w:val="24"/>
          <w:szCs w:val="24"/>
        </w:rPr>
        <w:t xml:space="preserve"> ser Deus</w:t>
      </w:r>
      <w:r w:rsidR="005B6B8E" w:rsidRPr="00A3036C">
        <w:rPr>
          <w:rFonts w:ascii="Times New Roman" w:eastAsia="Aptos" w:hAnsi="Times New Roman" w:cs="Times New Roman"/>
          <w:sz w:val="24"/>
          <w:szCs w:val="24"/>
        </w:rPr>
        <w:t>, explorando fragilidade</w:t>
      </w:r>
      <w:r w:rsidR="00E31793" w:rsidRPr="00A3036C">
        <w:rPr>
          <w:rFonts w:ascii="Times New Roman" w:eastAsia="Aptos" w:hAnsi="Times New Roman" w:cs="Times New Roman"/>
          <w:sz w:val="24"/>
          <w:szCs w:val="24"/>
        </w:rPr>
        <w:t xml:space="preserve">s de </w:t>
      </w:r>
      <w:r w:rsidR="00550F92" w:rsidRPr="00A3036C">
        <w:rPr>
          <w:rFonts w:ascii="Times New Roman" w:eastAsia="Aptos" w:hAnsi="Times New Roman" w:cs="Times New Roman"/>
          <w:sz w:val="24"/>
          <w:szCs w:val="24"/>
        </w:rPr>
        <w:t>sociedades</w:t>
      </w:r>
      <w:r w:rsidR="00BB73E7" w:rsidRPr="00A3036C">
        <w:rPr>
          <w:rFonts w:ascii="Times New Roman" w:eastAsia="Aptos" w:hAnsi="Times New Roman" w:cs="Times New Roman"/>
          <w:sz w:val="24"/>
          <w:szCs w:val="24"/>
        </w:rPr>
        <w:t xml:space="preserve"> experimentais</w:t>
      </w:r>
      <w:r w:rsidR="009E72F3" w:rsidRPr="00A3036C">
        <w:rPr>
          <w:rFonts w:ascii="Times New Roman" w:eastAsia="Aptos" w:hAnsi="Times New Roman" w:cs="Times New Roman"/>
          <w:sz w:val="24"/>
          <w:szCs w:val="24"/>
        </w:rPr>
        <w:t xml:space="preserve"> apegad</w:t>
      </w:r>
      <w:r w:rsidR="00287ED9" w:rsidRPr="00A3036C">
        <w:rPr>
          <w:rFonts w:ascii="Times New Roman" w:eastAsia="Aptos" w:hAnsi="Times New Roman" w:cs="Times New Roman"/>
          <w:sz w:val="24"/>
          <w:szCs w:val="24"/>
        </w:rPr>
        <w:t>a</w:t>
      </w:r>
      <w:r w:rsidR="00D10321" w:rsidRPr="00A3036C">
        <w:rPr>
          <w:rFonts w:ascii="Times New Roman" w:eastAsia="Aptos" w:hAnsi="Times New Roman" w:cs="Times New Roman"/>
          <w:sz w:val="24"/>
          <w:szCs w:val="24"/>
        </w:rPr>
        <w:t>s na</w:t>
      </w:r>
      <w:r w:rsidR="00287ED9" w:rsidRPr="00A3036C">
        <w:rPr>
          <w:rFonts w:ascii="Times New Roman" w:eastAsia="Aptos" w:hAnsi="Times New Roman" w:cs="Times New Roman"/>
          <w:sz w:val="24"/>
          <w:szCs w:val="24"/>
        </w:rPr>
        <w:t xml:space="preserve"> </w:t>
      </w:r>
      <w:r w:rsidR="00287ED9" w:rsidRPr="00A3036C">
        <w:rPr>
          <w:rFonts w:ascii="Times New Roman" w:eastAsia="Aptos" w:hAnsi="Times New Roman" w:cs="Times New Roman"/>
          <w:i/>
          <w:iCs/>
          <w:sz w:val="24"/>
          <w:szCs w:val="24"/>
        </w:rPr>
        <w:t>mentira e ilusão</w:t>
      </w:r>
      <w:r w:rsidR="00287ED9" w:rsidRPr="00A3036C">
        <w:rPr>
          <w:rFonts w:ascii="Times New Roman" w:eastAsia="Aptos" w:hAnsi="Times New Roman" w:cs="Times New Roman"/>
          <w:sz w:val="24"/>
          <w:szCs w:val="24"/>
        </w:rPr>
        <w:t xml:space="preserve">, </w:t>
      </w:r>
      <w:r w:rsidR="001F68FC" w:rsidRPr="00A3036C">
        <w:rPr>
          <w:rFonts w:ascii="Times New Roman" w:eastAsia="Aptos" w:hAnsi="Times New Roman" w:cs="Times New Roman"/>
          <w:sz w:val="24"/>
          <w:szCs w:val="24"/>
        </w:rPr>
        <w:t>observadas</w:t>
      </w:r>
      <w:r w:rsidR="00287ED9" w:rsidRPr="00A3036C">
        <w:rPr>
          <w:rFonts w:ascii="Times New Roman" w:eastAsia="Aptos" w:hAnsi="Times New Roman" w:cs="Times New Roman"/>
          <w:sz w:val="24"/>
          <w:szCs w:val="24"/>
        </w:rPr>
        <w:t xml:space="preserve"> </w:t>
      </w:r>
      <w:r w:rsidR="001E3173" w:rsidRPr="00A3036C">
        <w:rPr>
          <w:rFonts w:ascii="Times New Roman" w:eastAsia="Aptos" w:hAnsi="Times New Roman" w:cs="Times New Roman"/>
          <w:sz w:val="24"/>
          <w:szCs w:val="24"/>
        </w:rPr>
        <w:t>nestes regimes promovidos pelo desequilíbrio da inteligibili</w:t>
      </w:r>
      <w:r w:rsidR="00762D4F" w:rsidRPr="00A3036C">
        <w:rPr>
          <w:rFonts w:ascii="Times New Roman" w:eastAsia="Aptos" w:hAnsi="Times New Roman" w:cs="Times New Roman"/>
          <w:sz w:val="24"/>
          <w:szCs w:val="24"/>
        </w:rPr>
        <w:t>dade e a moralidade</w:t>
      </w:r>
      <w:r w:rsidR="0028519A" w:rsidRPr="00A3036C">
        <w:rPr>
          <w:rFonts w:ascii="Times New Roman" w:eastAsia="Aptos" w:hAnsi="Times New Roman" w:cs="Times New Roman"/>
          <w:sz w:val="24"/>
          <w:szCs w:val="24"/>
        </w:rPr>
        <w:t xml:space="preserve">, exemplificam a obsessão </w:t>
      </w:r>
      <w:r w:rsidR="00EB564A" w:rsidRPr="00A3036C">
        <w:rPr>
          <w:rFonts w:ascii="Times New Roman" w:eastAsia="Aptos" w:hAnsi="Times New Roman" w:cs="Times New Roman"/>
          <w:sz w:val="24"/>
          <w:szCs w:val="24"/>
        </w:rPr>
        <w:t xml:space="preserve">de </w:t>
      </w:r>
      <w:r w:rsidR="00C76FB9" w:rsidRPr="00A3036C">
        <w:rPr>
          <w:rFonts w:ascii="Times New Roman" w:eastAsia="Aptos" w:hAnsi="Times New Roman" w:cs="Times New Roman"/>
          <w:i/>
          <w:iCs/>
          <w:sz w:val="24"/>
          <w:szCs w:val="24"/>
        </w:rPr>
        <w:t>malenirus</w:t>
      </w:r>
      <w:r w:rsidR="00C76FB9" w:rsidRPr="00A3036C">
        <w:rPr>
          <w:rFonts w:ascii="Times New Roman" w:eastAsia="Aptos" w:hAnsi="Times New Roman" w:cs="Times New Roman"/>
          <w:sz w:val="24"/>
          <w:szCs w:val="24"/>
        </w:rPr>
        <w:t xml:space="preserve">, </w:t>
      </w:r>
      <w:r w:rsidR="00C76FB9" w:rsidRPr="00A3036C">
        <w:rPr>
          <w:rFonts w:ascii="Times New Roman" w:eastAsia="Aptos" w:hAnsi="Times New Roman" w:cs="Times New Roman"/>
          <w:i/>
          <w:iCs/>
          <w:sz w:val="24"/>
          <w:szCs w:val="24"/>
        </w:rPr>
        <w:t xml:space="preserve">reinonaques </w:t>
      </w:r>
      <w:r w:rsidR="00C76FB9" w:rsidRPr="00A3036C">
        <w:rPr>
          <w:rFonts w:ascii="Times New Roman" w:eastAsia="Aptos" w:hAnsi="Times New Roman" w:cs="Times New Roman"/>
          <w:sz w:val="24"/>
          <w:szCs w:val="24"/>
        </w:rPr>
        <w:t xml:space="preserve">e </w:t>
      </w:r>
      <w:r w:rsidR="00C76FB9" w:rsidRPr="00A3036C">
        <w:rPr>
          <w:rFonts w:ascii="Times New Roman" w:eastAsia="Aptos" w:hAnsi="Times New Roman" w:cs="Times New Roman"/>
          <w:i/>
          <w:iCs/>
          <w:sz w:val="24"/>
          <w:szCs w:val="24"/>
        </w:rPr>
        <w:t xml:space="preserve">dominitilianos </w:t>
      </w:r>
      <w:r w:rsidR="00610486" w:rsidRPr="00A3036C">
        <w:rPr>
          <w:rFonts w:ascii="Times New Roman" w:eastAsia="Aptos" w:hAnsi="Times New Roman" w:cs="Times New Roman"/>
          <w:sz w:val="24"/>
          <w:szCs w:val="24"/>
        </w:rPr>
        <w:t>à</w:t>
      </w:r>
      <w:r w:rsidR="00C76FB9" w:rsidRPr="00A3036C">
        <w:rPr>
          <w:rFonts w:ascii="Times New Roman" w:eastAsia="Aptos" w:hAnsi="Times New Roman" w:cs="Times New Roman"/>
          <w:sz w:val="24"/>
          <w:szCs w:val="24"/>
        </w:rPr>
        <w:t xml:space="preserve"> dominância</w:t>
      </w:r>
      <w:r w:rsidR="0078192C" w:rsidRPr="00A3036C">
        <w:rPr>
          <w:rFonts w:ascii="Times New Roman" w:eastAsia="Aptos" w:hAnsi="Times New Roman" w:cs="Times New Roman"/>
          <w:sz w:val="24"/>
          <w:szCs w:val="24"/>
        </w:rPr>
        <w:t xml:space="preserve"> e escravização de coirmãos universais</w:t>
      </w:r>
      <w:r w:rsidR="00E003A0" w:rsidRPr="00A3036C">
        <w:rPr>
          <w:rFonts w:ascii="Times New Roman" w:eastAsia="Aptos" w:hAnsi="Times New Roman" w:cs="Times New Roman"/>
          <w:sz w:val="24"/>
          <w:szCs w:val="24"/>
        </w:rPr>
        <w:t>.</w:t>
      </w:r>
      <w:r w:rsidR="004C3474" w:rsidRPr="00A3036C">
        <w:rPr>
          <w:rFonts w:ascii="Times New Roman" w:eastAsia="Aptos" w:hAnsi="Times New Roman" w:cs="Times New Roman"/>
          <w:sz w:val="24"/>
          <w:szCs w:val="24"/>
        </w:rPr>
        <w:t xml:space="preserve"> </w:t>
      </w:r>
      <w:r w:rsidR="00E003A0" w:rsidRPr="00A3036C">
        <w:rPr>
          <w:rFonts w:ascii="Times New Roman" w:eastAsia="Aptos" w:hAnsi="Times New Roman" w:cs="Times New Roman"/>
          <w:sz w:val="24"/>
          <w:szCs w:val="24"/>
        </w:rPr>
        <w:t>T</w:t>
      </w:r>
      <w:r w:rsidR="004C3474" w:rsidRPr="00A3036C">
        <w:rPr>
          <w:rFonts w:ascii="Times New Roman" w:eastAsia="Aptos" w:hAnsi="Times New Roman" w:cs="Times New Roman"/>
          <w:sz w:val="24"/>
          <w:szCs w:val="24"/>
        </w:rPr>
        <w:t>errestres</w:t>
      </w:r>
      <w:r w:rsidR="00E74871" w:rsidRPr="00A3036C">
        <w:rPr>
          <w:rFonts w:ascii="Times New Roman" w:eastAsia="Aptos" w:hAnsi="Times New Roman" w:cs="Times New Roman"/>
          <w:sz w:val="24"/>
          <w:szCs w:val="24"/>
        </w:rPr>
        <w:t xml:space="preserve"> </w:t>
      </w:r>
      <w:r w:rsidR="00AA14C7" w:rsidRPr="00A3036C">
        <w:rPr>
          <w:rFonts w:ascii="Times New Roman" w:eastAsia="Aptos" w:hAnsi="Times New Roman" w:cs="Times New Roman"/>
          <w:sz w:val="24"/>
          <w:szCs w:val="24"/>
        </w:rPr>
        <w:t xml:space="preserve">desapegados estão </w:t>
      </w:r>
      <w:r w:rsidR="0078192C" w:rsidRPr="00A3036C">
        <w:rPr>
          <w:rFonts w:ascii="Times New Roman" w:eastAsia="Aptos" w:hAnsi="Times New Roman" w:cs="Times New Roman"/>
          <w:sz w:val="24"/>
          <w:szCs w:val="24"/>
        </w:rPr>
        <w:t>destinados</w:t>
      </w:r>
      <w:r w:rsidR="006F1EFB" w:rsidRPr="00A3036C">
        <w:rPr>
          <w:rFonts w:ascii="Times New Roman" w:eastAsia="Aptos" w:hAnsi="Times New Roman" w:cs="Times New Roman"/>
          <w:sz w:val="24"/>
          <w:szCs w:val="24"/>
        </w:rPr>
        <w:t xml:space="preserve"> a caminhada do </w:t>
      </w:r>
      <w:r w:rsidR="006F1EFB" w:rsidRPr="00A3036C">
        <w:rPr>
          <w:rFonts w:ascii="Times New Roman" w:eastAsia="Aptos" w:hAnsi="Times New Roman" w:cs="Times New Roman"/>
          <w:i/>
          <w:iCs/>
          <w:sz w:val="24"/>
          <w:szCs w:val="24"/>
        </w:rPr>
        <w:t xml:space="preserve">quinto </w:t>
      </w:r>
      <w:r w:rsidR="006F1EFB" w:rsidRPr="00A3036C">
        <w:rPr>
          <w:rFonts w:ascii="Times New Roman" w:eastAsia="Aptos" w:hAnsi="Times New Roman" w:cs="Times New Roman"/>
          <w:sz w:val="24"/>
          <w:szCs w:val="24"/>
        </w:rPr>
        <w:t xml:space="preserve">ao </w:t>
      </w:r>
      <w:r w:rsidR="006F1EFB" w:rsidRPr="00A3036C">
        <w:rPr>
          <w:rFonts w:ascii="Times New Roman" w:eastAsia="Aptos" w:hAnsi="Times New Roman" w:cs="Times New Roman"/>
          <w:i/>
          <w:iCs/>
          <w:sz w:val="24"/>
          <w:szCs w:val="24"/>
        </w:rPr>
        <w:t>décimo segundo planos terráqueos</w:t>
      </w:r>
      <w:r w:rsidR="00105A90" w:rsidRPr="00A3036C">
        <w:rPr>
          <w:rFonts w:ascii="Times New Roman" w:eastAsia="Aptos" w:hAnsi="Times New Roman" w:cs="Times New Roman"/>
          <w:i/>
          <w:iCs/>
          <w:sz w:val="24"/>
          <w:szCs w:val="24"/>
        </w:rPr>
        <w:t xml:space="preserve"> </w:t>
      </w:r>
      <w:r w:rsidR="00105A90" w:rsidRPr="00A3036C">
        <w:rPr>
          <w:rFonts w:ascii="Times New Roman" w:eastAsia="Aptos" w:hAnsi="Times New Roman" w:cs="Times New Roman"/>
          <w:sz w:val="24"/>
          <w:szCs w:val="24"/>
        </w:rPr>
        <w:t xml:space="preserve">de </w:t>
      </w:r>
      <w:r w:rsidR="00105A90" w:rsidRPr="00A3036C">
        <w:rPr>
          <w:rFonts w:ascii="Times New Roman" w:eastAsia="Aptos" w:hAnsi="Times New Roman" w:cs="Times New Roman"/>
          <w:b/>
          <w:bCs/>
          <w:sz w:val="24"/>
          <w:szCs w:val="24"/>
        </w:rPr>
        <w:t xml:space="preserve">Evoluirejá </w:t>
      </w:r>
      <w:r w:rsidR="00FA6DED" w:rsidRPr="00A3036C">
        <w:rPr>
          <w:rFonts w:ascii="Times New Roman" w:eastAsia="Aptos" w:hAnsi="Times New Roman" w:cs="Times New Roman"/>
          <w:sz w:val="24"/>
          <w:szCs w:val="24"/>
        </w:rPr>
        <w:t xml:space="preserve">para conquistarem, através de </w:t>
      </w:r>
      <w:r w:rsidR="00FA6DED" w:rsidRPr="00A3036C">
        <w:rPr>
          <w:rFonts w:ascii="Times New Roman" w:eastAsia="Aptos" w:hAnsi="Times New Roman" w:cs="Times New Roman"/>
          <w:i/>
          <w:iCs/>
          <w:sz w:val="24"/>
          <w:szCs w:val="24"/>
        </w:rPr>
        <w:t>o aprendizado da delicadeza</w:t>
      </w:r>
      <w:r w:rsidR="00864B75" w:rsidRPr="00A3036C">
        <w:rPr>
          <w:rFonts w:ascii="Times New Roman" w:eastAsia="Aptos" w:hAnsi="Times New Roman" w:cs="Times New Roman"/>
          <w:sz w:val="24"/>
          <w:szCs w:val="24"/>
        </w:rPr>
        <w:t xml:space="preserve">, o </w:t>
      </w:r>
      <w:r w:rsidR="00864B75" w:rsidRPr="00A3036C">
        <w:rPr>
          <w:rFonts w:ascii="Times New Roman" w:eastAsia="Aptos" w:hAnsi="Times New Roman" w:cs="Times New Roman"/>
          <w:i/>
          <w:iCs/>
          <w:sz w:val="24"/>
          <w:szCs w:val="24"/>
        </w:rPr>
        <w:t xml:space="preserve">amor </w:t>
      </w:r>
      <w:r w:rsidR="00864B75" w:rsidRPr="00A3036C">
        <w:rPr>
          <w:rFonts w:ascii="Times New Roman" w:eastAsia="Aptos" w:hAnsi="Times New Roman" w:cs="Times New Roman"/>
          <w:sz w:val="24"/>
          <w:szCs w:val="24"/>
        </w:rPr>
        <w:t>incondicional.</w:t>
      </w:r>
    </w:p>
    <w:p w14:paraId="236A0554" w14:textId="4151A0EE" w:rsidR="006F7C4C" w:rsidRPr="00A3036C" w:rsidRDefault="00E46409" w:rsidP="00E4640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O chamado </w:t>
      </w:r>
      <w:r w:rsidRPr="00A3036C">
        <w:rPr>
          <w:rFonts w:ascii="Times New Roman" w:eastAsia="Aptos" w:hAnsi="Times New Roman" w:cs="Times New Roman"/>
          <w:i/>
          <w:iCs/>
          <w:sz w:val="24"/>
          <w:szCs w:val="24"/>
        </w:rPr>
        <w:t xml:space="preserve">golpe de mestre </w:t>
      </w:r>
      <w:r w:rsidR="004F73AE" w:rsidRPr="00A3036C">
        <w:rPr>
          <w:rFonts w:ascii="Times New Roman" w:eastAsia="Aptos" w:hAnsi="Times New Roman" w:cs="Times New Roman"/>
          <w:sz w:val="24"/>
          <w:szCs w:val="24"/>
        </w:rPr>
        <w:t>elaborado por Algozlenirus para desaparecimento do autor e coautora</w:t>
      </w:r>
      <w:r w:rsidR="004648AD" w:rsidRPr="00A3036C">
        <w:rPr>
          <w:rFonts w:ascii="Times New Roman" w:eastAsia="Aptos" w:hAnsi="Times New Roman" w:cs="Times New Roman"/>
          <w:sz w:val="24"/>
          <w:szCs w:val="24"/>
        </w:rPr>
        <w:t xml:space="preserve"> de os </w:t>
      </w:r>
      <w:r w:rsidR="00533F9A" w:rsidRPr="00A3036C">
        <w:rPr>
          <w:rFonts w:ascii="Times New Roman" w:eastAsia="Aptos" w:hAnsi="Times New Roman" w:cs="Times New Roman"/>
          <w:b/>
          <w:bCs/>
        </w:rPr>
        <w:t>e</w:t>
      </w:r>
      <w:r w:rsidR="00533F9A" w:rsidRPr="00A3036C">
        <w:rPr>
          <w:rFonts w:ascii="Times New Roman" w:eastAsia="Aptos" w:hAnsi="Times New Roman" w:cs="Times New Roman"/>
          <w:b/>
          <w:bCs/>
          <w:color w:val="FF0000"/>
        </w:rPr>
        <w:t>X</w:t>
      </w:r>
      <w:r w:rsidR="00533F9A" w:rsidRPr="00A3036C">
        <w:rPr>
          <w:rFonts w:ascii="Times New Roman" w:eastAsia="Aptos" w:hAnsi="Times New Roman" w:cs="Times New Roman"/>
          <w:b/>
          <w:bCs/>
        </w:rPr>
        <w:t xml:space="preserve">ilados da </w:t>
      </w:r>
      <w:r w:rsidR="00533F9A" w:rsidRPr="00A3036C">
        <w:rPr>
          <w:rFonts w:ascii="Times New Roman" w:eastAsia="Aptos" w:hAnsi="Times New Roman" w:cs="Times New Roman"/>
          <w:b/>
          <w:bCs/>
          <w:color w:val="7030A0"/>
        </w:rPr>
        <w:t>T</w:t>
      </w:r>
      <w:r w:rsidR="00533F9A" w:rsidRPr="00A3036C">
        <w:rPr>
          <w:rFonts w:ascii="Times New Roman" w:eastAsia="Aptos" w:hAnsi="Times New Roman" w:cs="Times New Roman"/>
          <w:b/>
          <w:bCs/>
        </w:rPr>
        <w:t xml:space="preserve">erra </w:t>
      </w:r>
      <w:r w:rsidR="00533F9A" w:rsidRPr="00A3036C">
        <w:rPr>
          <w:rFonts w:ascii="Times New Roman" w:eastAsia="Aptos" w:hAnsi="Times New Roman" w:cs="Times New Roman"/>
          <w:b/>
          <w:bCs/>
          <w:sz w:val="24"/>
          <w:szCs w:val="24"/>
        </w:rPr>
        <w:t xml:space="preserve">─ passado pacto para o futuro </w:t>
      </w:r>
      <w:r w:rsidR="00D37B34" w:rsidRPr="00A3036C">
        <w:rPr>
          <w:rFonts w:ascii="Times New Roman" w:eastAsia="Aptos" w:hAnsi="Times New Roman" w:cs="Times New Roman"/>
          <w:sz w:val="24"/>
          <w:szCs w:val="24"/>
        </w:rPr>
        <w:t xml:space="preserve">é recebido com </w:t>
      </w:r>
      <w:r w:rsidR="005A0722" w:rsidRPr="00A3036C">
        <w:rPr>
          <w:rFonts w:ascii="Times New Roman" w:eastAsia="Aptos" w:hAnsi="Times New Roman" w:cs="Times New Roman"/>
          <w:sz w:val="24"/>
          <w:szCs w:val="24"/>
        </w:rPr>
        <w:t>adesão de todos os convocados para esta reunião.</w:t>
      </w:r>
      <w:r w:rsidR="00F030E3" w:rsidRPr="00A3036C">
        <w:rPr>
          <w:rFonts w:ascii="Times New Roman" w:eastAsia="Aptos" w:hAnsi="Times New Roman" w:cs="Times New Roman"/>
          <w:sz w:val="24"/>
          <w:szCs w:val="24"/>
        </w:rPr>
        <w:t xml:space="preserve"> Participantes agregam valo</w:t>
      </w:r>
      <w:r w:rsidR="00AA0984" w:rsidRPr="00A3036C">
        <w:rPr>
          <w:rFonts w:ascii="Times New Roman" w:eastAsia="Aptos" w:hAnsi="Times New Roman" w:cs="Times New Roman"/>
          <w:sz w:val="24"/>
          <w:szCs w:val="24"/>
        </w:rPr>
        <w:t xml:space="preserve">r no que </w:t>
      </w:r>
      <w:r w:rsidR="00AA0984" w:rsidRPr="00A3036C">
        <w:rPr>
          <w:rFonts w:ascii="Times New Roman" w:eastAsia="Aptos" w:hAnsi="Times New Roman" w:cs="Times New Roman"/>
          <w:sz w:val="24"/>
          <w:szCs w:val="24"/>
        </w:rPr>
        <w:lastRenderedPageBreak/>
        <w:t>deve se constituir numa saga</w:t>
      </w:r>
      <w:r w:rsidR="003B6BFC" w:rsidRPr="00A3036C">
        <w:rPr>
          <w:rFonts w:ascii="Times New Roman" w:eastAsia="Aptos" w:hAnsi="Times New Roman" w:cs="Times New Roman"/>
          <w:sz w:val="24"/>
          <w:szCs w:val="24"/>
        </w:rPr>
        <w:t xml:space="preserve"> de busca dos desaparecidos</w:t>
      </w:r>
      <w:r w:rsidR="00584157" w:rsidRPr="00A3036C">
        <w:rPr>
          <w:rFonts w:ascii="Times New Roman" w:eastAsia="Aptos" w:hAnsi="Times New Roman" w:cs="Times New Roman"/>
          <w:sz w:val="24"/>
          <w:szCs w:val="24"/>
        </w:rPr>
        <w:t xml:space="preserve">. </w:t>
      </w:r>
      <w:r w:rsidR="00584157" w:rsidRPr="00A3036C">
        <w:rPr>
          <w:rFonts w:ascii="Times New Roman" w:eastAsia="Aptos" w:hAnsi="Times New Roman" w:cs="Times New Roman"/>
          <w:b/>
          <w:bCs/>
          <w:sz w:val="24"/>
          <w:szCs w:val="24"/>
        </w:rPr>
        <w:t xml:space="preserve">Fake News </w:t>
      </w:r>
      <w:r w:rsidR="00584157" w:rsidRPr="00A3036C">
        <w:rPr>
          <w:rFonts w:ascii="Times New Roman" w:eastAsia="Aptos" w:hAnsi="Times New Roman" w:cs="Times New Roman"/>
          <w:sz w:val="24"/>
          <w:szCs w:val="24"/>
        </w:rPr>
        <w:t>midi</w:t>
      </w:r>
      <w:r w:rsidR="00A507B8" w:rsidRPr="00A3036C">
        <w:rPr>
          <w:rFonts w:ascii="Times New Roman" w:eastAsia="Aptos" w:hAnsi="Times New Roman" w:cs="Times New Roman"/>
          <w:sz w:val="24"/>
          <w:szCs w:val="24"/>
        </w:rPr>
        <w:t>áticas encarregam-se de municiar o imaginário humano d</w:t>
      </w:r>
      <w:r w:rsidR="001054C2" w:rsidRPr="00A3036C">
        <w:rPr>
          <w:rFonts w:ascii="Times New Roman" w:eastAsia="Aptos" w:hAnsi="Times New Roman" w:cs="Times New Roman"/>
          <w:sz w:val="24"/>
          <w:szCs w:val="24"/>
        </w:rPr>
        <w:t>o</w:t>
      </w:r>
      <w:r w:rsidR="00A507B8" w:rsidRPr="00A3036C">
        <w:rPr>
          <w:rFonts w:ascii="Times New Roman" w:eastAsia="Aptos" w:hAnsi="Times New Roman" w:cs="Times New Roman"/>
          <w:sz w:val="24"/>
          <w:szCs w:val="24"/>
        </w:rPr>
        <w:t xml:space="preserve"> que aconte</w:t>
      </w:r>
      <w:r w:rsidR="000A7949" w:rsidRPr="00A3036C">
        <w:rPr>
          <w:rFonts w:ascii="Times New Roman" w:eastAsia="Aptos" w:hAnsi="Times New Roman" w:cs="Times New Roman"/>
          <w:sz w:val="24"/>
          <w:szCs w:val="24"/>
        </w:rPr>
        <w:t>cera e está acontecendo com os conhecidos, respeitados e reconhecidos</w:t>
      </w:r>
      <w:r w:rsidR="00B84CDB" w:rsidRPr="00A3036C">
        <w:rPr>
          <w:rFonts w:ascii="Times New Roman" w:eastAsia="Aptos" w:hAnsi="Times New Roman" w:cs="Times New Roman"/>
          <w:sz w:val="24"/>
          <w:szCs w:val="24"/>
        </w:rPr>
        <w:t xml:space="preserve"> integrantes da Resistência Dimensional</w:t>
      </w:r>
      <w:r w:rsidR="001054C2" w:rsidRPr="00A3036C">
        <w:rPr>
          <w:rFonts w:ascii="Times New Roman" w:eastAsia="Aptos" w:hAnsi="Times New Roman" w:cs="Times New Roman"/>
          <w:sz w:val="24"/>
          <w:szCs w:val="24"/>
        </w:rPr>
        <w:t>.</w:t>
      </w:r>
      <w:r w:rsidR="00D07E44" w:rsidRPr="00A3036C">
        <w:rPr>
          <w:rFonts w:ascii="Times New Roman" w:eastAsia="Aptos" w:hAnsi="Times New Roman" w:cs="Times New Roman"/>
          <w:sz w:val="24"/>
          <w:szCs w:val="24"/>
        </w:rPr>
        <w:t xml:space="preserve"> Novela acompanhada diariamente pela massificação midiática, enquanto pilar sistêmico,</w:t>
      </w:r>
      <w:r w:rsidR="00821E71" w:rsidRPr="00A3036C">
        <w:rPr>
          <w:rFonts w:ascii="Times New Roman" w:eastAsia="Aptos" w:hAnsi="Times New Roman" w:cs="Times New Roman"/>
          <w:sz w:val="24"/>
          <w:szCs w:val="24"/>
        </w:rPr>
        <w:t xml:space="preserve"> reporta factíveis situações </w:t>
      </w:r>
      <w:r w:rsidR="002674CC" w:rsidRPr="00A3036C">
        <w:rPr>
          <w:rFonts w:ascii="Times New Roman" w:eastAsia="Aptos" w:hAnsi="Times New Roman" w:cs="Times New Roman"/>
          <w:sz w:val="24"/>
          <w:szCs w:val="24"/>
        </w:rPr>
        <w:t xml:space="preserve">comparáveis as melhores </w:t>
      </w:r>
      <w:r w:rsidR="00457C19" w:rsidRPr="00A3036C">
        <w:rPr>
          <w:rFonts w:ascii="Times New Roman" w:eastAsia="Aptos" w:hAnsi="Times New Roman" w:cs="Times New Roman"/>
          <w:sz w:val="24"/>
          <w:szCs w:val="24"/>
        </w:rPr>
        <w:t>obras de suspense vistas na sétima arte</w:t>
      </w:r>
      <w:r w:rsidR="006F7C4C" w:rsidRPr="00A3036C">
        <w:rPr>
          <w:rFonts w:ascii="Times New Roman" w:eastAsia="Aptos" w:hAnsi="Times New Roman" w:cs="Times New Roman"/>
          <w:sz w:val="24"/>
          <w:szCs w:val="24"/>
        </w:rPr>
        <w:t>.</w:t>
      </w:r>
    </w:p>
    <w:p w14:paraId="50900F60" w14:textId="32D7EEC0" w:rsidR="00E46409" w:rsidRPr="00A3036C" w:rsidRDefault="006F7C4C" w:rsidP="00E4640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Joseph Taylor Harrison completa o primeiro ano de vida sem a companhia d</w:t>
      </w:r>
      <w:r w:rsidR="00B81162" w:rsidRPr="00A3036C">
        <w:rPr>
          <w:rFonts w:ascii="Times New Roman" w:eastAsia="Aptos" w:hAnsi="Times New Roman" w:cs="Times New Roman"/>
          <w:sz w:val="24"/>
          <w:szCs w:val="24"/>
        </w:rPr>
        <w:t>os pais</w:t>
      </w:r>
      <w:r w:rsidR="0044280D" w:rsidRPr="00A3036C">
        <w:rPr>
          <w:rFonts w:ascii="Times New Roman" w:eastAsia="Aptos" w:hAnsi="Times New Roman" w:cs="Times New Roman"/>
          <w:sz w:val="24"/>
          <w:szCs w:val="24"/>
        </w:rPr>
        <w:t xml:space="preserve"> desaparecidos,</w:t>
      </w:r>
      <w:r w:rsidR="00B81162" w:rsidRPr="00A3036C">
        <w:rPr>
          <w:rFonts w:ascii="Times New Roman" w:eastAsia="Aptos" w:hAnsi="Times New Roman" w:cs="Times New Roman"/>
          <w:sz w:val="24"/>
          <w:szCs w:val="24"/>
        </w:rPr>
        <w:t xml:space="preserve"> no entanto, cercado pelo amor de Harrison, Taylor e Agregados habitantes, como ele, da</w:t>
      </w:r>
      <w:r w:rsidR="00F17659" w:rsidRPr="00A3036C">
        <w:rPr>
          <w:rFonts w:ascii="Times New Roman" w:eastAsia="Aptos" w:hAnsi="Times New Roman" w:cs="Times New Roman"/>
          <w:sz w:val="24"/>
          <w:szCs w:val="24"/>
        </w:rPr>
        <w:t>,</w:t>
      </w:r>
      <w:r w:rsidR="00A22AF5" w:rsidRPr="00A3036C">
        <w:rPr>
          <w:rFonts w:ascii="Times New Roman" w:eastAsia="Aptos" w:hAnsi="Times New Roman" w:cs="Times New Roman"/>
          <w:sz w:val="24"/>
          <w:szCs w:val="24"/>
        </w:rPr>
        <w:t xml:space="preserve"> emblemática</w:t>
      </w:r>
      <w:r w:rsidR="00F17659" w:rsidRPr="00A3036C">
        <w:rPr>
          <w:rFonts w:ascii="Times New Roman" w:eastAsia="Aptos" w:hAnsi="Times New Roman" w:cs="Times New Roman"/>
          <w:sz w:val="24"/>
          <w:szCs w:val="24"/>
        </w:rPr>
        <w:t>,</w:t>
      </w:r>
      <w:r w:rsidR="00B81162" w:rsidRPr="00A3036C">
        <w:rPr>
          <w:rFonts w:ascii="Times New Roman" w:eastAsia="Aptos" w:hAnsi="Times New Roman" w:cs="Times New Roman"/>
          <w:sz w:val="24"/>
          <w:szCs w:val="24"/>
        </w:rPr>
        <w:t xml:space="preserve"> mansão</w:t>
      </w:r>
      <w:r w:rsidR="00A22AF5" w:rsidRPr="00A3036C">
        <w:rPr>
          <w:rFonts w:ascii="Times New Roman" w:eastAsia="Aptos" w:hAnsi="Times New Roman" w:cs="Times New Roman"/>
          <w:sz w:val="24"/>
          <w:szCs w:val="24"/>
        </w:rPr>
        <w:t xml:space="preserve"> no quadrilátero mais valoroso de Ipanema.</w:t>
      </w:r>
      <w:r w:rsidR="00FF0D9D" w:rsidRPr="00A3036C">
        <w:rPr>
          <w:rFonts w:ascii="Times New Roman" w:eastAsia="Aptos" w:hAnsi="Times New Roman" w:cs="Times New Roman"/>
          <w:sz w:val="24"/>
          <w:szCs w:val="24"/>
        </w:rPr>
        <w:t xml:space="preserve"> </w:t>
      </w:r>
      <w:r w:rsidR="00784C03" w:rsidRPr="00A3036C">
        <w:rPr>
          <w:rFonts w:ascii="Times New Roman" w:eastAsia="Aptos" w:hAnsi="Times New Roman" w:cs="Times New Roman"/>
          <w:sz w:val="24"/>
          <w:szCs w:val="24"/>
        </w:rPr>
        <w:t xml:space="preserve">Mais uma vez, o Sistema Terra e seus aliados universais </w:t>
      </w:r>
      <w:r w:rsidR="00F52C65" w:rsidRPr="00A3036C">
        <w:rPr>
          <w:rFonts w:ascii="Times New Roman" w:eastAsia="Aptos" w:hAnsi="Times New Roman" w:cs="Times New Roman"/>
          <w:sz w:val="24"/>
          <w:szCs w:val="24"/>
        </w:rPr>
        <w:t>prosseguem a dominânci</w:t>
      </w:r>
      <w:r w:rsidR="0050611F" w:rsidRPr="00A3036C">
        <w:rPr>
          <w:rFonts w:ascii="Times New Roman" w:eastAsia="Aptos" w:hAnsi="Times New Roman" w:cs="Times New Roman"/>
          <w:sz w:val="24"/>
          <w:szCs w:val="24"/>
        </w:rPr>
        <w:t>a</w:t>
      </w:r>
      <w:r w:rsidR="006048B3" w:rsidRPr="00A3036C">
        <w:rPr>
          <w:rFonts w:ascii="Times New Roman" w:eastAsia="Aptos" w:hAnsi="Times New Roman" w:cs="Times New Roman"/>
          <w:sz w:val="24"/>
          <w:szCs w:val="24"/>
        </w:rPr>
        <w:t xml:space="preserve">, postergando </w:t>
      </w:r>
      <w:r w:rsidR="0050611F" w:rsidRPr="00A3036C">
        <w:rPr>
          <w:rFonts w:ascii="Times New Roman" w:eastAsia="Aptos" w:hAnsi="Times New Roman" w:cs="Times New Roman"/>
          <w:sz w:val="24"/>
          <w:szCs w:val="24"/>
        </w:rPr>
        <w:t xml:space="preserve">a </w:t>
      </w:r>
      <w:r w:rsidR="008B0605" w:rsidRPr="00A3036C">
        <w:rPr>
          <w:rFonts w:ascii="Times New Roman" w:eastAsia="Aptos" w:hAnsi="Times New Roman" w:cs="Times New Roman"/>
          <w:sz w:val="24"/>
          <w:szCs w:val="24"/>
        </w:rPr>
        <w:t>mentira e ilusão</w:t>
      </w:r>
      <w:r w:rsidR="006048B3" w:rsidRPr="00A3036C">
        <w:rPr>
          <w:rFonts w:ascii="Times New Roman" w:eastAsia="Aptos" w:hAnsi="Times New Roman" w:cs="Times New Roman"/>
          <w:sz w:val="24"/>
          <w:szCs w:val="24"/>
        </w:rPr>
        <w:t xml:space="preserve"> </w:t>
      </w:r>
      <w:r w:rsidR="002651F1" w:rsidRPr="00A3036C">
        <w:rPr>
          <w:rFonts w:ascii="Times New Roman" w:eastAsia="Aptos" w:hAnsi="Times New Roman" w:cs="Times New Roman"/>
          <w:sz w:val="24"/>
          <w:szCs w:val="24"/>
        </w:rPr>
        <w:t>apoiados</w:t>
      </w:r>
      <w:r w:rsidR="006048B3" w:rsidRPr="00A3036C">
        <w:rPr>
          <w:rFonts w:ascii="Times New Roman" w:eastAsia="Aptos" w:hAnsi="Times New Roman" w:cs="Times New Roman"/>
          <w:sz w:val="24"/>
          <w:szCs w:val="24"/>
        </w:rPr>
        <w:t xml:space="preserve"> </w:t>
      </w:r>
      <w:r w:rsidR="002651F1" w:rsidRPr="00A3036C">
        <w:rPr>
          <w:rFonts w:ascii="Times New Roman" w:eastAsia="Aptos" w:hAnsi="Times New Roman" w:cs="Times New Roman"/>
          <w:sz w:val="24"/>
          <w:szCs w:val="24"/>
        </w:rPr>
        <w:t>pel</w:t>
      </w:r>
      <w:r w:rsidR="006048B3" w:rsidRPr="00A3036C">
        <w:rPr>
          <w:rFonts w:ascii="Times New Roman" w:eastAsia="Aptos" w:hAnsi="Times New Roman" w:cs="Times New Roman"/>
          <w:sz w:val="24"/>
          <w:szCs w:val="24"/>
        </w:rPr>
        <w:t xml:space="preserve">a prática </w:t>
      </w:r>
      <w:r w:rsidR="00D02552" w:rsidRPr="00A3036C">
        <w:rPr>
          <w:rFonts w:ascii="Times New Roman" w:eastAsia="Aptos" w:hAnsi="Times New Roman" w:cs="Times New Roman"/>
          <w:sz w:val="24"/>
          <w:szCs w:val="24"/>
        </w:rPr>
        <w:t xml:space="preserve">terráquea de </w:t>
      </w:r>
      <w:r w:rsidR="00D02552" w:rsidRPr="00A3036C">
        <w:rPr>
          <w:rFonts w:ascii="Times New Roman" w:eastAsia="Aptos" w:hAnsi="Times New Roman" w:cs="Times New Roman"/>
          <w:i/>
          <w:iCs/>
          <w:sz w:val="24"/>
          <w:szCs w:val="24"/>
        </w:rPr>
        <w:t>a tríade da maldade humana</w:t>
      </w:r>
      <w:r w:rsidR="00D02552" w:rsidRPr="00A3036C">
        <w:rPr>
          <w:rFonts w:ascii="Times New Roman" w:eastAsia="Aptos" w:hAnsi="Times New Roman" w:cs="Times New Roman"/>
          <w:sz w:val="24"/>
          <w:szCs w:val="24"/>
        </w:rPr>
        <w:t xml:space="preserve">: </w:t>
      </w:r>
      <w:r w:rsidR="00D02552" w:rsidRPr="00A3036C">
        <w:rPr>
          <w:rFonts w:ascii="Times New Roman" w:eastAsia="Aptos" w:hAnsi="Times New Roman" w:cs="Times New Roman"/>
          <w:i/>
          <w:iCs/>
          <w:sz w:val="24"/>
          <w:szCs w:val="24"/>
        </w:rPr>
        <w:t>ego</w:t>
      </w:r>
      <w:r w:rsidR="00D02552" w:rsidRPr="00A3036C">
        <w:rPr>
          <w:rFonts w:ascii="Times New Roman" w:eastAsia="Aptos" w:hAnsi="Times New Roman" w:cs="Times New Roman"/>
          <w:sz w:val="24"/>
          <w:szCs w:val="24"/>
        </w:rPr>
        <w:t>,</w:t>
      </w:r>
      <w:r w:rsidR="001767FC" w:rsidRPr="00A3036C">
        <w:rPr>
          <w:rFonts w:ascii="Times New Roman" w:eastAsia="Aptos" w:hAnsi="Times New Roman" w:cs="Times New Roman"/>
          <w:i/>
          <w:iCs/>
          <w:sz w:val="24"/>
          <w:szCs w:val="24"/>
        </w:rPr>
        <w:t xml:space="preserve"> ganância</w:t>
      </w:r>
      <w:r w:rsidR="00D02552" w:rsidRPr="00A3036C">
        <w:rPr>
          <w:rFonts w:ascii="Times New Roman" w:eastAsia="Aptos" w:hAnsi="Times New Roman" w:cs="Times New Roman"/>
          <w:sz w:val="24"/>
          <w:szCs w:val="24"/>
        </w:rPr>
        <w:t xml:space="preserve"> </w:t>
      </w:r>
      <w:r w:rsidR="001767FC" w:rsidRPr="00A3036C">
        <w:rPr>
          <w:rFonts w:ascii="Times New Roman" w:eastAsia="Aptos" w:hAnsi="Times New Roman" w:cs="Times New Roman"/>
          <w:sz w:val="24"/>
          <w:szCs w:val="24"/>
        </w:rPr>
        <w:t xml:space="preserve">e </w:t>
      </w:r>
      <w:r w:rsidR="001767FC" w:rsidRPr="00A3036C">
        <w:rPr>
          <w:rFonts w:ascii="Times New Roman" w:eastAsia="Aptos" w:hAnsi="Times New Roman" w:cs="Times New Roman"/>
          <w:i/>
          <w:iCs/>
          <w:sz w:val="24"/>
          <w:szCs w:val="24"/>
        </w:rPr>
        <w:t>medo</w:t>
      </w:r>
      <w:r w:rsidR="001767FC" w:rsidRPr="00A3036C">
        <w:rPr>
          <w:rFonts w:ascii="Times New Roman" w:eastAsia="Aptos" w:hAnsi="Times New Roman" w:cs="Times New Roman"/>
          <w:sz w:val="24"/>
          <w:szCs w:val="24"/>
        </w:rPr>
        <w:t>.</w:t>
      </w:r>
      <w:r w:rsidR="000A7949" w:rsidRPr="00A3036C">
        <w:rPr>
          <w:rFonts w:ascii="Times New Roman" w:eastAsia="Aptos" w:hAnsi="Times New Roman" w:cs="Times New Roman"/>
          <w:sz w:val="24"/>
          <w:szCs w:val="24"/>
        </w:rPr>
        <w:t xml:space="preserve"> </w:t>
      </w:r>
    </w:p>
    <w:p w14:paraId="4922A258" w14:textId="3C981016" w:rsidR="002F1961" w:rsidRPr="00A3036C" w:rsidRDefault="000E4B2A" w:rsidP="00E4640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Ano</w:t>
      </w:r>
      <w:r w:rsidR="000A75B3"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passa</w:t>
      </w:r>
      <w:r w:rsidR="00261A32" w:rsidRPr="00A3036C">
        <w:rPr>
          <w:rFonts w:ascii="Times New Roman" w:eastAsia="Aptos" w:hAnsi="Times New Roman" w:cs="Times New Roman"/>
          <w:sz w:val="24"/>
          <w:szCs w:val="24"/>
        </w:rPr>
        <w:t xml:space="preserve"> e Guerreiros Dimensionais sentem-se, proferindo </w:t>
      </w:r>
      <w:r w:rsidR="00261A32" w:rsidRPr="00A3036C">
        <w:rPr>
          <w:rFonts w:ascii="Times New Roman" w:eastAsia="Aptos" w:hAnsi="Times New Roman" w:cs="Times New Roman"/>
          <w:i/>
          <w:iCs/>
          <w:sz w:val="24"/>
          <w:szCs w:val="24"/>
        </w:rPr>
        <w:t>murros em pontas de faca</w:t>
      </w:r>
      <w:r w:rsidR="00884DDB" w:rsidRPr="00A3036C">
        <w:rPr>
          <w:rFonts w:ascii="Times New Roman" w:eastAsia="Aptos" w:hAnsi="Times New Roman" w:cs="Times New Roman"/>
          <w:sz w:val="24"/>
          <w:szCs w:val="24"/>
        </w:rPr>
        <w:t>. Mesmo assim, não se dão por vencidos e palestra</w:t>
      </w:r>
      <w:r w:rsidR="005A12DF" w:rsidRPr="00A3036C">
        <w:rPr>
          <w:rFonts w:ascii="Times New Roman" w:eastAsia="Aptos" w:hAnsi="Times New Roman" w:cs="Times New Roman"/>
          <w:sz w:val="24"/>
          <w:szCs w:val="24"/>
        </w:rPr>
        <w:t>m</w:t>
      </w:r>
      <w:r w:rsidR="0083713D" w:rsidRPr="00A3036C">
        <w:rPr>
          <w:rFonts w:ascii="Times New Roman" w:eastAsia="Aptos" w:hAnsi="Times New Roman" w:cs="Times New Roman"/>
          <w:sz w:val="24"/>
          <w:szCs w:val="24"/>
        </w:rPr>
        <w:t xml:space="preserve"> a causa</w:t>
      </w:r>
      <w:r w:rsidR="002E3180" w:rsidRPr="00A3036C">
        <w:rPr>
          <w:rFonts w:ascii="Times New Roman" w:eastAsia="Aptos" w:hAnsi="Times New Roman" w:cs="Times New Roman"/>
          <w:sz w:val="24"/>
          <w:szCs w:val="24"/>
        </w:rPr>
        <w:t xml:space="preserve"> pelo </w:t>
      </w:r>
      <w:r w:rsidR="00461C0D" w:rsidRPr="00A3036C">
        <w:rPr>
          <w:rFonts w:ascii="Times New Roman" w:eastAsia="Aptos" w:hAnsi="Times New Roman" w:cs="Times New Roman"/>
          <w:sz w:val="24"/>
          <w:szCs w:val="24"/>
        </w:rPr>
        <w:t>planeta</w:t>
      </w:r>
      <w:r w:rsidR="002E3180" w:rsidRPr="00A3036C">
        <w:rPr>
          <w:rFonts w:ascii="Times New Roman" w:eastAsia="Aptos" w:hAnsi="Times New Roman" w:cs="Times New Roman"/>
          <w:sz w:val="24"/>
          <w:szCs w:val="24"/>
        </w:rPr>
        <w:t>, aproveitando-se, até</w:t>
      </w:r>
      <w:r w:rsidR="0083713D" w:rsidRPr="00A3036C">
        <w:rPr>
          <w:rFonts w:ascii="Times New Roman" w:eastAsia="Aptos" w:hAnsi="Times New Roman" w:cs="Times New Roman"/>
          <w:sz w:val="24"/>
          <w:szCs w:val="24"/>
        </w:rPr>
        <w:t>,</w:t>
      </w:r>
      <w:r w:rsidR="002E3180" w:rsidRPr="00A3036C">
        <w:rPr>
          <w:rFonts w:ascii="Times New Roman" w:eastAsia="Aptos" w:hAnsi="Times New Roman" w:cs="Times New Roman"/>
          <w:sz w:val="24"/>
          <w:szCs w:val="24"/>
        </w:rPr>
        <w:t xml:space="preserve"> dos eventos públicos</w:t>
      </w:r>
      <w:r w:rsidR="00A8610A" w:rsidRPr="00A3036C">
        <w:rPr>
          <w:rFonts w:ascii="Times New Roman" w:eastAsia="Aptos" w:hAnsi="Times New Roman" w:cs="Times New Roman"/>
          <w:sz w:val="24"/>
          <w:szCs w:val="24"/>
        </w:rPr>
        <w:t xml:space="preserve"> </w:t>
      </w:r>
      <w:r w:rsidR="00166630" w:rsidRPr="00A3036C">
        <w:rPr>
          <w:rFonts w:ascii="Times New Roman" w:eastAsia="Aptos" w:hAnsi="Times New Roman" w:cs="Times New Roman"/>
          <w:sz w:val="24"/>
          <w:szCs w:val="24"/>
        </w:rPr>
        <w:t>programados pelas campanhas eleitorais de Nefertari Mandela e Gabriel Cappallatte</w:t>
      </w:r>
      <w:r w:rsidR="00041390" w:rsidRPr="00A3036C">
        <w:rPr>
          <w:rFonts w:ascii="Times New Roman" w:eastAsia="Aptos" w:hAnsi="Times New Roman" w:cs="Times New Roman"/>
          <w:sz w:val="24"/>
          <w:szCs w:val="24"/>
        </w:rPr>
        <w:t xml:space="preserve">. Fato relevante para a fé inabalável </w:t>
      </w:r>
      <w:r w:rsidR="00A44903" w:rsidRPr="00A3036C">
        <w:rPr>
          <w:rFonts w:ascii="Times New Roman" w:eastAsia="Aptos" w:hAnsi="Times New Roman" w:cs="Times New Roman"/>
          <w:sz w:val="24"/>
          <w:szCs w:val="24"/>
        </w:rPr>
        <w:t xml:space="preserve">na </w:t>
      </w:r>
      <w:r w:rsidR="00A44903" w:rsidRPr="00A3036C">
        <w:rPr>
          <w:rFonts w:ascii="Times New Roman" w:eastAsia="Aptos" w:hAnsi="Times New Roman" w:cs="Times New Roman"/>
          <w:i/>
          <w:iCs/>
          <w:sz w:val="24"/>
          <w:szCs w:val="24"/>
        </w:rPr>
        <w:t>missão invisível</w:t>
      </w:r>
      <w:r w:rsidR="004802F1" w:rsidRPr="00A3036C">
        <w:rPr>
          <w:rFonts w:ascii="Times New Roman" w:eastAsia="Aptos" w:hAnsi="Times New Roman" w:cs="Times New Roman"/>
          <w:i/>
          <w:iCs/>
          <w:sz w:val="24"/>
          <w:szCs w:val="24"/>
        </w:rPr>
        <w:t xml:space="preserve"> </w:t>
      </w:r>
      <w:r w:rsidR="004802F1" w:rsidRPr="00A3036C">
        <w:rPr>
          <w:rFonts w:ascii="Times New Roman" w:eastAsia="Aptos" w:hAnsi="Times New Roman" w:cs="Times New Roman"/>
          <w:sz w:val="24"/>
          <w:szCs w:val="24"/>
        </w:rPr>
        <w:t>vivenciada pelos Guerreiros Dimensionais</w:t>
      </w:r>
      <w:r w:rsidR="00CC0A51" w:rsidRPr="00A3036C">
        <w:rPr>
          <w:rFonts w:ascii="Times New Roman" w:eastAsia="Aptos" w:hAnsi="Times New Roman" w:cs="Times New Roman"/>
          <w:sz w:val="24"/>
          <w:szCs w:val="24"/>
        </w:rPr>
        <w:t>, ao perceberem a cada dia</w:t>
      </w:r>
      <w:r w:rsidR="002716FB" w:rsidRPr="00A3036C">
        <w:rPr>
          <w:rFonts w:ascii="Times New Roman" w:eastAsia="Aptos" w:hAnsi="Times New Roman" w:cs="Times New Roman"/>
          <w:sz w:val="24"/>
          <w:szCs w:val="24"/>
        </w:rPr>
        <w:t>, o crescimento de adeptos, veladamente, a Resistência Dimensional</w:t>
      </w:r>
      <w:r w:rsidR="001769F1" w:rsidRPr="00A3036C">
        <w:rPr>
          <w:rFonts w:ascii="Times New Roman" w:eastAsia="Aptos" w:hAnsi="Times New Roman" w:cs="Times New Roman"/>
          <w:sz w:val="24"/>
          <w:szCs w:val="24"/>
        </w:rPr>
        <w:t>.</w:t>
      </w:r>
      <w:r w:rsidR="00B74383" w:rsidRPr="00A3036C">
        <w:rPr>
          <w:rFonts w:ascii="Times New Roman" w:eastAsia="Aptos" w:hAnsi="Times New Roman" w:cs="Times New Roman"/>
          <w:sz w:val="24"/>
          <w:szCs w:val="24"/>
        </w:rPr>
        <w:t xml:space="preserve"> Força sistêmica da máquina absorve todos os movimentos </w:t>
      </w:r>
      <w:r w:rsidR="00EF72F2" w:rsidRPr="00A3036C">
        <w:rPr>
          <w:rFonts w:ascii="Times New Roman" w:eastAsia="Aptos" w:hAnsi="Times New Roman" w:cs="Times New Roman"/>
          <w:sz w:val="24"/>
          <w:szCs w:val="24"/>
        </w:rPr>
        <w:t>contrários ao Sistema Terra e os transforma</w:t>
      </w:r>
      <w:r w:rsidR="007C766B" w:rsidRPr="00A3036C">
        <w:rPr>
          <w:rFonts w:ascii="Times New Roman" w:eastAsia="Aptos" w:hAnsi="Times New Roman" w:cs="Times New Roman"/>
          <w:sz w:val="24"/>
          <w:szCs w:val="24"/>
        </w:rPr>
        <w:t>m</w:t>
      </w:r>
      <w:r w:rsidR="00EF72F2" w:rsidRPr="00A3036C">
        <w:rPr>
          <w:rFonts w:ascii="Times New Roman" w:eastAsia="Aptos" w:hAnsi="Times New Roman" w:cs="Times New Roman"/>
          <w:sz w:val="24"/>
          <w:szCs w:val="24"/>
        </w:rPr>
        <w:t xml:space="preserve"> e</w:t>
      </w:r>
      <w:r w:rsidR="00095274" w:rsidRPr="00A3036C">
        <w:rPr>
          <w:rFonts w:ascii="Times New Roman" w:eastAsia="Aptos" w:hAnsi="Times New Roman" w:cs="Times New Roman"/>
          <w:sz w:val="24"/>
          <w:szCs w:val="24"/>
        </w:rPr>
        <w:t>m notícias sensacionalistas apagadas</w:t>
      </w:r>
      <w:r w:rsidR="007C766B" w:rsidRPr="00A3036C">
        <w:rPr>
          <w:rFonts w:ascii="Times New Roman" w:eastAsia="Aptos" w:hAnsi="Times New Roman" w:cs="Times New Roman"/>
          <w:sz w:val="24"/>
          <w:szCs w:val="24"/>
        </w:rPr>
        <w:t xml:space="preserve"> e esquecidas com a divulgação, reiterada</w:t>
      </w:r>
      <w:r w:rsidR="006A1921" w:rsidRPr="00A3036C">
        <w:rPr>
          <w:rFonts w:ascii="Times New Roman" w:eastAsia="Aptos" w:hAnsi="Times New Roman" w:cs="Times New Roman"/>
          <w:sz w:val="24"/>
          <w:szCs w:val="24"/>
        </w:rPr>
        <w:t xml:space="preserve">, de fatos promovidos pelo </w:t>
      </w:r>
      <w:r w:rsidR="006A1921" w:rsidRPr="00A3036C">
        <w:rPr>
          <w:rFonts w:ascii="Times New Roman" w:eastAsia="Aptos" w:hAnsi="Times New Roman" w:cs="Times New Roman"/>
          <w:i/>
          <w:iCs/>
          <w:sz w:val="24"/>
          <w:szCs w:val="24"/>
        </w:rPr>
        <w:t>pacote de maldade</w:t>
      </w:r>
      <w:r w:rsidR="005934BE" w:rsidRPr="00A3036C">
        <w:rPr>
          <w:rFonts w:ascii="Times New Roman" w:eastAsia="Aptos" w:hAnsi="Times New Roman" w:cs="Times New Roman"/>
          <w:i/>
          <w:iCs/>
          <w:sz w:val="24"/>
          <w:szCs w:val="24"/>
        </w:rPr>
        <w:t>s</w:t>
      </w:r>
      <w:r w:rsidR="005934BE" w:rsidRPr="00A3036C">
        <w:rPr>
          <w:rFonts w:ascii="Times New Roman" w:eastAsia="Aptos" w:hAnsi="Times New Roman" w:cs="Times New Roman"/>
          <w:sz w:val="24"/>
          <w:szCs w:val="24"/>
        </w:rPr>
        <w:t>, responsável, pela manutenção</w:t>
      </w:r>
      <w:r w:rsidR="005A1C82" w:rsidRPr="00A3036C">
        <w:rPr>
          <w:rFonts w:ascii="Times New Roman" w:eastAsia="Aptos" w:hAnsi="Times New Roman" w:cs="Times New Roman"/>
          <w:sz w:val="24"/>
          <w:szCs w:val="24"/>
        </w:rPr>
        <w:t xml:space="preserve"> de baixas energias eletromagnéticas</w:t>
      </w:r>
      <w:r w:rsidR="00DE0844" w:rsidRPr="00A3036C">
        <w:rPr>
          <w:rFonts w:ascii="Times New Roman" w:eastAsia="Aptos" w:hAnsi="Times New Roman" w:cs="Times New Roman"/>
          <w:sz w:val="24"/>
          <w:szCs w:val="24"/>
        </w:rPr>
        <w:t xml:space="preserve"> na </w:t>
      </w:r>
      <w:r w:rsidR="00744647" w:rsidRPr="00A3036C">
        <w:rPr>
          <w:rFonts w:ascii="Times New Roman" w:eastAsia="Aptos" w:hAnsi="Times New Roman" w:cs="Times New Roman"/>
          <w:sz w:val="24"/>
          <w:szCs w:val="24"/>
        </w:rPr>
        <w:t>habitação terr</w:t>
      </w:r>
      <w:r w:rsidR="008E629C" w:rsidRPr="00A3036C">
        <w:rPr>
          <w:rFonts w:ascii="Times New Roman" w:eastAsia="Aptos" w:hAnsi="Times New Roman" w:cs="Times New Roman"/>
          <w:sz w:val="24"/>
          <w:szCs w:val="24"/>
        </w:rPr>
        <w:t>ícol</w:t>
      </w:r>
      <w:r w:rsidR="00744647" w:rsidRPr="00A3036C">
        <w:rPr>
          <w:rFonts w:ascii="Times New Roman" w:eastAsia="Aptos" w:hAnsi="Times New Roman" w:cs="Times New Roman"/>
          <w:sz w:val="24"/>
          <w:szCs w:val="24"/>
        </w:rPr>
        <w:t>a</w:t>
      </w:r>
      <w:r w:rsidR="005A1C82" w:rsidRPr="00A3036C">
        <w:rPr>
          <w:rFonts w:ascii="Times New Roman" w:eastAsia="Aptos" w:hAnsi="Times New Roman" w:cs="Times New Roman"/>
          <w:sz w:val="24"/>
          <w:szCs w:val="24"/>
        </w:rPr>
        <w:t>, das quais</w:t>
      </w:r>
      <w:r w:rsidR="00DE0844" w:rsidRPr="00A3036C">
        <w:rPr>
          <w:rFonts w:ascii="Times New Roman" w:eastAsia="Aptos" w:hAnsi="Times New Roman" w:cs="Times New Roman"/>
          <w:sz w:val="24"/>
          <w:szCs w:val="24"/>
        </w:rPr>
        <w:t xml:space="preserve"> os escravocratas se alimentam</w:t>
      </w:r>
      <w:r w:rsidR="00744647" w:rsidRPr="00A3036C">
        <w:rPr>
          <w:rFonts w:ascii="Times New Roman" w:eastAsia="Aptos" w:hAnsi="Times New Roman" w:cs="Times New Roman"/>
          <w:sz w:val="24"/>
          <w:szCs w:val="24"/>
        </w:rPr>
        <w:t>.</w:t>
      </w:r>
    </w:p>
    <w:p w14:paraId="4FE50192" w14:textId="0286C116" w:rsidR="00B3529F" w:rsidRPr="00A3036C" w:rsidRDefault="00F86279" w:rsidP="00B3529F">
      <w:pPr>
        <w:spacing w:after="0"/>
        <w:jc w:val="both"/>
        <w:rPr>
          <w:rFonts w:ascii="Times New Roman" w:eastAsia="Aptos" w:hAnsi="Times New Roman" w:cs="Times New Roman"/>
          <w:sz w:val="23"/>
          <w:szCs w:val="23"/>
        </w:rPr>
      </w:pPr>
      <w:r w:rsidRPr="00A3036C">
        <w:rPr>
          <w:rFonts w:ascii="Times New Roman" w:eastAsia="Aptos" w:hAnsi="Times New Roman" w:cs="Times New Roman"/>
          <w:sz w:val="24"/>
          <w:szCs w:val="24"/>
        </w:rPr>
        <w:t xml:space="preserve">Apuração das eleições no, simbólico, dia 4 de julho do corrente ano de 2026 é divulgada. </w:t>
      </w:r>
      <w:r w:rsidR="00E72978" w:rsidRPr="00A3036C">
        <w:rPr>
          <w:rFonts w:ascii="Times New Roman" w:eastAsia="Aptos" w:hAnsi="Times New Roman" w:cs="Times New Roman"/>
          <w:sz w:val="24"/>
          <w:szCs w:val="24"/>
        </w:rPr>
        <w:t xml:space="preserve">Candidatos do Sistema Terra, às </w:t>
      </w:r>
      <w:r w:rsidR="00FF1553" w:rsidRPr="00A3036C">
        <w:rPr>
          <w:rFonts w:ascii="Times New Roman" w:eastAsia="Aptos" w:hAnsi="Times New Roman" w:cs="Times New Roman"/>
          <w:sz w:val="24"/>
          <w:szCs w:val="24"/>
        </w:rPr>
        <w:t xml:space="preserve">Presidência do </w:t>
      </w:r>
      <w:r w:rsidR="00FF1553" w:rsidRPr="00A3036C">
        <w:rPr>
          <w:rFonts w:ascii="Times New Roman" w:eastAsia="Aptos" w:hAnsi="Times New Roman" w:cs="Times New Roman"/>
          <w:sz w:val="24"/>
          <w:szCs w:val="24"/>
        </w:rPr>
        <w:lastRenderedPageBreak/>
        <w:t xml:space="preserve">Universo, </w:t>
      </w:r>
      <w:r w:rsidR="00E72978" w:rsidRPr="00A3036C">
        <w:rPr>
          <w:rFonts w:ascii="Times New Roman" w:eastAsia="Aptos" w:hAnsi="Times New Roman" w:cs="Times New Roman"/>
          <w:sz w:val="24"/>
          <w:szCs w:val="24"/>
        </w:rPr>
        <w:t>Uniões Continentais, Controladoria Geral de Uniões, GCMA — Gestão de Comissão Mista Antártida, Torres Governamentais, Primeiros-Ministros e Gestores de Regiões, Estados e Municípios... todos tutelados pel</w:t>
      </w:r>
      <w:r w:rsidR="00FF1553" w:rsidRPr="00A3036C">
        <w:rPr>
          <w:rFonts w:ascii="Times New Roman" w:eastAsia="Aptos" w:hAnsi="Times New Roman" w:cs="Times New Roman"/>
          <w:sz w:val="24"/>
          <w:szCs w:val="24"/>
        </w:rPr>
        <w:t>a autoridade máxima religiosa do orbe</w:t>
      </w:r>
      <w:r w:rsidR="00E72978" w:rsidRPr="00A3036C">
        <w:rPr>
          <w:rFonts w:ascii="Times New Roman" w:eastAsia="Aptos" w:hAnsi="Times New Roman" w:cs="Times New Roman"/>
          <w:sz w:val="24"/>
          <w:szCs w:val="24"/>
        </w:rPr>
        <w:t>,</w:t>
      </w:r>
      <w:r w:rsidR="00FF1553" w:rsidRPr="00A3036C">
        <w:rPr>
          <w:rFonts w:ascii="Times New Roman" w:eastAsia="Aptos" w:hAnsi="Times New Roman" w:cs="Times New Roman"/>
          <w:sz w:val="24"/>
          <w:szCs w:val="24"/>
        </w:rPr>
        <w:t xml:space="preserve"> Emmanuel Jesus de Deus,</w:t>
      </w:r>
      <w:r w:rsidR="00E72978" w:rsidRPr="00A3036C">
        <w:rPr>
          <w:rFonts w:ascii="Times New Roman" w:eastAsia="Aptos" w:hAnsi="Times New Roman" w:cs="Times New Roman"/>
          <w:sz w:val="24"/>
          <w:szCs w:val="24"/>
        </w:rPr>
        <w:t xml:space="preserve"> estão eleitos. </w:t>
      </w:r>
      <w:r w:rsidR="00FF1553" w:rsidRPr="00A3036C">
        <w:rPr>
          <w:rFonts w:ascii="Times New Roman" w:eastAsia="Aptos" w:hAnsi="Times New Roman" w:cs="Times New Roman"/>
          <w:sz w:val="24"/>
          <w:szCs w:val="24"/>
        </w:rPr>
        <w:t>Estratégia, deste</w:t>
      </w:r>
      <w:r w:rsidR="00794C24" w:rsidRPr="00A3036C">
        <w:rPr>
          <w:rFonts w:ascii="Times New Roman" w:eastAsia="Aptos" w:hAnsi="Times New Roman" w:cs="Times New Roman"/>
          <w:sz w:val="24"/>
          <w:szCs w:val="24"/>
        </w:rPr>
        <w:t xml:space="preserve"> peregrinar pelo mundo, debelando conflitos, pontuais, devidamente veiculados na mídia, corrobora, decisivamente, pela manutenção da mentira e ilusão do Sistema Terra</w:t>
      </w:r>
      <w:r w:rsidR="00837A37" w:rsidRPr="00A3036C">
        <w:rPr>
          <w:rFonts w:ascii="Times New Roman" w:eastAsia="Aptos" w:hAnsi="Times New Roman" w:cs="Times New Roman"/>
          <w:sz w:val="24"/>
          <w:szCs w:val="24"/>
        </w:rPr>
        <w:t>,</w:t>
      </w:r>
      <w:r w:rsidR="00794C24" w:rsidRPr="00A3036C">
        <w:rPr>
          <w:rFonts w:ascii="Times New Roman" w:eastAsia="Aptos" w:hAnsi="Times New Roman" w:cs="Times New Roman"/>
          <w:sz w:val="24"/>
          <w:szCs w:val="24"/>
        </w:rPr>
        <w:t xml:space="preserve"> vigente</w:t>
      </w:r>
      <w:r w:rsidR="00837A37" w:rsidRPr="00A3036C">
        <w:rPr>
          <w:rFonts w:ascii="Times New Roman" w:eastAsia="Aptos" w:hAnsi="Times New Roman" w:cs="Times New Roman"/>
          <w:sz w:val="24"/>
          <w:szCs w:val="24"/>
        </w:rPr>
        <w:t xml:space="preserve">, para o </w:t>
      </w:r>
      <w:r w:rsidR="00837A37" w:rsidRPr="00A3036C">
        <w:rPr>
          <w:rFonts w:ascii="Times New Roman" w:eastAsia="Aptos" w:hAnsi="Times New Roman" w:cs="Times New Roman"/>
          <w:sz w:val="23"/>
          <w:szCs w:val="23"/>
        </w:rPr>
        <w:t>qual é subserviente</w:t>
      </w:r>
      <w:r w:rsidR="00794C24" w:rsidRPr="00A3036C">
        <w:rPr>
          <w:rFonts w:ascii="Times New Roman" w:eastAsia="Aptos" w:hAnsi="Times New Roman" w:cs="Times New Roman"/>
          <w:sz w:val="23"/>
          <w:szCs w:val="23"/>
        </w:rPr>
        <w:t xml:space="preserve">. </w:t>
      </w:r>
      <w:r w:rsidR="00E72978" w:rsidRPr="00A3036C">
        <w:rPr>
          <w:rFonts w:ascii="Times New Roman" w:eastAsia="Aptos" w:hAnsi="Times New Roman" w:cs="Times New Roman"/>
          <w:sz w:val="23"/>
          <w:szCs w:val="23"/>
        </w:rPr>
        <w:t>D</w:t>
      </w:r>
      <w:r w:rsidR="00837A37" w:rsidRPr="00A3036C">
        <w:rPr>
          <w:rFonts w:ascii="Times New Roman" w:eastAsia="Aptos" w:hAnsi="Times New Roman" w:cs="Times New Roman"/>
          <w:sz w:val="23"/>
          <w:szCs w:val="23"/>
        </w:rPr>
        <w:t xml:space="preserve">iscursos inflamados descredibilizam os chamados </w:t>
      </w:r>
      <w:r w:rsidR="00837A37" w:rsidRPr="00A3036C">
        <w:rPr>
          <w:rFonts w:ascii="Times New Roman" w:eastAsia="Aptos" w:hAnsi="Times New Roman" w:cs="Times New Roman"/>
          <w:i/>
          <w:iCs/>
          <w:sz w:val="24"/>
          <w:szCs w:val="24"/>
        </w:rPr>
        <w:t>falsos profetas</w:t>
      </w:r>
      <w:r w:rsidR="00837A37" w:rsidRPr="00A3036C">
        <w:rPr>
          <w:rFonts w:ascii="Times New Roman" w:eastAsia="Aptos" w:hAnsi="Times New Roman" w:cs="Times New Roman"/>
          <w:sz w:val="24"/>
          <w:szCs w:val="24"/>
        </w:rPr>
        <w:t xml:space="preserve"> da Resistência Dimensional, desconstruindo a filosofia do Eu Sou</w:t>
      </w:r>
      <w:r w:rsidR="003E764B" w:rsidRPr="00A3036C">
        <w:rPr>
          <w:rFonts w:ascii="Times New Roman" w:eastAsia="Aptos" w:hAnsi="Times New Roman" w:cs="Times New Roman"/>
          <w:sz w:val="24"/>
          <w:szCs w:val="24"/>
        </w:rPr>
        <w:t>.</w:t>
      </w:r>
      <w:r w:rsidR="00837A37" w:rsidRPr="00A3036C">
        <w:rPr>
          <w:rFonts w:ascii="Times New Roman" w:eastAsia="Aptos" w:hAnsi="Times New Roman" w:cs="Times New Roman"/>
          <w:sz w:val="24"/>
          <w:szCs w:val="24"/>
        </w:rPr>
        <w:t xml:space="preserve"> </w:t>
      </w:r>
      <w:r w:rsidR="003E764B" w:rsidRPr="00A3036C">
        <w:rPr>
          <w:rFonts w:ascii="Times New Roman" w:eastAsia="Aptos" w:hAnsi="Times New Roman" w:cs="Times New Roman"/>
          <w:sz w:val="24"/>
          <w:szCs w:val="24"/>
        </w:rPr>
        <w:t>B</w:t>
      </w:r>
      <w:r w:rsidR="00837A37" w:rsidRPr="00A3036C">
        <w:rPr>
          <w:rFonts w:ascii="Times New Roman" w:eastAsia="Aptos" w:hAnsi="Times New Roman" w:cs="Times New Roman"/>
          <w:sz w:val="24"/>
          <w:szCs w:val="24"/>
        </w:rPr>
        <w:t>andeira “Consciência, Verdade Absoluta e Liberdade”</w:t>
      </w:r>
      <w:r w:rsidR="003E764B" w:rsidRPr="00A3036C">
        <w:rPr>
          <w:rFonts w:ascii="Times New Roman" w:eastAsia="Aptos" w:hAnsi="Times New Roman" w:cs="Times New Roman"/>
          <w:sz w:val="24"/>
          <w:szCs w:val="24"/>
        </w:rPr>
        <w:t>,</w:t>
      </w:r>
      <w:r w:rsidR="00837A37" w:rsidRPr="00A3036C">
        <w:rPr>
          <w:rFonts w:ascii="Times New Roman" w:eastAsia="Aptos" w:hAnsi="Times New Roman" w:cs="Times New Roman"/>
          <w:sz w:val="24"/>
          <w:szCs w:val="24"/>
        </w:rPr>
        <w:t xml:space="preserve">  </w:t>
      </w:r>
      <w:r w:rsidR="003E764B" w:rsidRPr="00A3036C">
        <w:rPr>
          <w:rFonts w:ascii="Times New Roman" w:eastAsia="Aptos" w:hAnsi="Times New Roman" w:cs="Times New Roman"/>
          <w:sz w:val="24"/>
          <w:szCs w:val="24"/>
        </w:rPr>
        <w:t>do</w:t>
      </w:r>
      <w:r w:rsidR="00837A37" w:rsidRPr="00A3036C">
        <w:rPr>
          <w:rFonts w:ascii="Times New Roman" w:eastAsia="Aptos" w:hAnsi="Times New Roman" w:cs="Times New Roman"/>
          <w:sz w:val="24"/>
          <w:szCs w:val="24"/>
        </w:rPr>
        <w:t>s candidatos, Nefertari e Gabriel</w:t>
      </w:r>
      <w:r w:rsidR="003E764B" w:rsidRPr="00A3036C">
        <w:rPr>
          <w:rFonts w:ascii="Times New Roman" w:eastAsia="Aptos" w:hAnsi="Times New Roman" w:cs="Times New Roman"/>
          <w:sz w:val="24"/>
          <w:szCs w:val="24"/>
        </w:rPr>
        <w:t>,</w:t>
      </w:r>
      <w:r w:rsidR="00837A37" w:rsidRPr="00A3036C">
        <w:rPr>
          <w:rFonts w:ascii="Times New Roman" w:eastAsia="Aptos" w:hAnsi="Times New Roman" w:cs="Times New Roman"/>
          <w:sz w:val="24"/>
          <w:szCs w:val="24"/>
        </w:rPr>
        <w:t xml:space="preserve"> </w:t>
      </w:r>
      <w:r w:rsidR="003E764B" w:rsidRPr="00A3036C">
        <w:rPr>
          <w:rFonts w:ascii="Times New Roman" w:eastAsia="Aptos" w:hAnsi="Times New Roman" w:cs="Times New Roman"/>
          <w:sz w:val="24"/>
          <w:szCs w:val="24"/>
        </w:rPr>
        <w:t xml:space="preserve">esvazia-se </w:t>
      </w:r>
      <w:r w:rsidR="00837A37" w:rsidRPr="00A3036C">
        <w:rPr>
          <w:rFonts w:ascii="Times New Roman" w:eastAsia="Aptos" w:hAnsi="Times New Roman" w:cs="Times New Roman"/>
          <w:sz w:val="24"/>
          <w:szCs w:val="24"/>
        </w:rPr>
        <w:t>com a ideia</w:t>
      </w:r>
      <w:r w:rsidR="003E764B" w:rsidRPr="00A3036C">
        <w:rPr>
          <w:rFonts w:ascii="Times New Roman" w:eastAsia="Aptos" w:hAnsi="Times New Roman" w:cs="Times New Roman"/>
          <w:sz w:val="24"/>
          <w:szCs w:val="24"/>
        </w:rPr>
        <w:t>,</w:t>
      </w:r>
      <w:r w:rsidR="00837A37" w:rsidRPr="00A3036C">
        <w:rPr>
          <w:rFonts w:ascii="Times New Roman" w:eastAsia="Aptos" w:hAnsi="Times New Roman" w:cs="Times New Roman"/>
          <w:sz w:val="24"/>
          <w:szCs w:val="24"/>
        </w:rPr>
        <w:t xml:space="preserve">  </w:t>
      </w:r>
      <w:r w:rsidR="00837A37" w:rsidRPr="00A3036C">
        <w:rPr>
          <w:rFonts w:ascii="Times New Roman" w:eastAsia="Aptos" w:hAnsi="Times New Roman" w:cs="Times New Roman"/>
          <w:i/>
          <w:iCs/>
          <w:sz w:val="24"/>
          <w:szCs w:val="24"/>
        </w:rPr>
        <w:t>nós somos</w:t>
      </w:r>
      <w:r w:rsidR="003E764B" w:rsidRPr="00A3036C">
        <w:rPr>
          <w:rFonts w:ascii="Times New Roman" w:eastAsia="Aptos" w:hAnsi="Times New Roman" w:cs="Times New Roman"/>
          <w:sz w:val="24"/>
          <w:szCs w:val="24"/>
        </w:rPr>
        <w:t xml:space="preserve">, verbalizada, globalmente, pela autoridade máxima do planeta, enquanto opera ações miraculosas e pacificadoras que mitigam o </w:t>
      </w:r>
      <w:r w:rsidR="003E764B" w:rsidRPr="00A3036C">
        <w:rPr>
          <w:rFonts w:ascii="Times New Roman" w:eastAsia="Aptos" w:hAnsi="Times New Roman" w:cs="Times New Roman"/>
          <w:i/>
          <w:iCs/>
          <w:sz w:val="24"/>
          <w:szCs w:val="24"/>
        </w:rPr>
        <w:t>pacote de maldades</w:t>
      </w:r>
      <w:r w:rsidR="003E764B" w:rsidRPr="00A3036C">
        <w:rPr>
          <w:rFonts w:ascii="Times New Roman" w:eastAsia="Aptos" w:hAnsi="Times New Roman" w:cs="Times New Roman"/>
          <w:sz w:val="24"/>
          <w:szCs w:val="24"/>
        </w:rPr>
        <w:t xml:space="preserve">. “Filho pródigo volta ao lar” oferta espetáculo irretocável na sua propositura de angariar votos para </w:t>
      </w:r>
      <w:r w:rsidR="00610486" w:rsidRPr="00A3036C">
        <w:rPr>
          <w:rFonts w:ascii="Times New Roman" w:eastAsia="Aptos" w:hAnsi="Times New Roman" w:cs="Times New Roman"/>
          <w:sz w:val="24"/>
          <w:szCs w:val="24"/>
        </w:rPr>
        <w:t>a vitória</w:t>
      </w:r>
      <w:r w:rsidR="00F17659" w:rsidRPr="00A3036C">
        <w:rPr>
          <w:rFonts w:ascii="Times New Roman" w:eastAsia="Aptos" w:hAnsi="Times New Roman" w:cs="Times New Roman"/>
          <w:sz w:val="24"/>
          <w:szCs w:val="24"/>
        </w:rPr>
        <w:t>, incontestável,</w:t>
      </w:r>
      <w:r w:rsidR="00610486" w:rsidRPr="00A3036C">
        <w:rPr>
          <w:rFonts w:ascii="Times New Roman" w:eastAsia="Aptos" w:hAnsi="Times New Roman" w:cs="Times New Roman"/>
          <w:sz w:val="24"/>
          <w:szCs w:val="24"/>
        </w:rPr>
        <w:t xml:space="preserve"> do Projeto de Perpetuação do Poder gerido pelo, por ora, invencível,</w:t>
      </w:r>
      <w:r w:rsidR="003E764B" w:rsidRPr="00A3036C">
        <w:rPr>
          <w:rFonts w:ascii="Times New Roman" w:eastAsia="Aptos" w:hAnsi="Times New Roman" w:cs="Times New Roman"/>
          <w:sz w:val="24"/>
          <w:szCs w:val="24"/>
        </w:rPr>
        <w:t xml:space="preserve"> Sistema Terra</w:t>
      </w:r>
      <w:r w:rsidR="00610486" w:rsidRPr="00A3036C">
        <w:rPr>
          <w:rFonts w:ascii="Times New Roman" w:eastAsia="Aptos" w:hAnsi="Times New Roman" w:cs="Times New Roman"/>
          <w:sz w:val="24"/>
          <w:szCs w:val="24"/>
        </w:rPr>
        <w:t xml:space="preserve">. </w:t>
      </w:r>
      <w:r w:rsidR="00F17659" w:rsidRPr="00A3036C">
        <w:rPr>
          <w:rFonts w:ascii="Times New Roman" w:eastAsia="Aptos" w:hAnsi="Times New Roman" w:cs="Times New Roman"/>
          <w:sz w:val="24"/>
          <w:szCs w:val="24"/>
        </w:rPr>
        <w:t>Paralelamente, terráqueos acompanham a saga de busca dos desaparecidos, Tom Harrison e Liz Taylor. Especialmente, os integrantes da Resistência Dimensional abalados e receosos com as retaliações sistemáticas sofridas pelos, declarados, Guerreiros Dimensionais</w:t>
      </w:r>
      <w:r w:rsidR="00D9584E" w:rsidRPr="00A3036C">
        <w:rPr>
          <w:rFonts w:ascii="Times New Roman" w:eastAsia="Aptos" w:hAnsi="Times New Roman" w:cs="Times New Roman"/>
          <w:sz w:val="24"/>
          <w:szCs w:val="24"/>
        </w:rPr>
        <w:t>.</w:t>
      </w:r>
      <w:r w:rsidR="00C123F8" w:rsidRPr="00A3036C">
        <w:rPr>
          <w:rFonts w:ascii="Times New Roman" w:eastAsia="Aptos" w:hAnsi="Times New Roman" w:cs="Times New Roman"/>
          <w:sz w:val="24"/>
          <w:szCs w:val="24"/>
        </w:rPr>
        <w:t xml:space="preserve"> Resultando no</w:t>
      </w:r>
      <w:r w:rsidR="00D9584E" w:rsidRPr="00A3036C">
        <w:rPr>
          <w:rFonts w:ascii="Times New Roman" w:eastAsia="Aptos" w:hAnsi="Times New Roman" w:cs="Times New Roman"/>
          <w:sz w:val="24"/>
          <w:szCs w:val="24"/>
        </w:rPr>
        <w:t xml:space="preserve"> </w:t>
      </w:r>
      <w:r w:rsidR="00F17659" w:rsidRPr="00A3036C">
        <w:rPr>
          <w:rFonts w:ascii="Times New Roman" w:eastAsia="Aptos" w:hAnsi="Times New Roman" w:cs="Times New Roman"/>
          <w:sz w:val="24"/>
          <w:szCs w:val="24"/>
        </w:rPr>
        <w:t>afasta</w:t>
      </w:r>
      <w:r w:rsidR="00C123F8" w:rsidRPr="00A3036C">
        <w:rPr>
          <w:rFonts w:ascii="Times New Roman" w:eastAsia="Aptos" w:hAnsi="Times New Roman" w:cs="Times New Roman"/>
          <w:sz w:val="24"/>
          <w:szCs w:val="24"/>
        </w:rPr>
        <w:t>mento de</w:t>
      </w:r>
      <w:r w:rsidR="00F17659" w:rsidRPr="00A3036C">
        <w:rPr>
          <w:rFonts w:ascii="Times New Roman" w:eastAsia="Aptos" w:hAnsi="Times New Roman" w:cs="Times New Roman"/>
          <w:sz w:val="24"/>
          <w:szCs w:val="24"/>
        </w:rPr>
        <w:t xml:space="preserve"> novos adeptos</w:t>
      </w:r>
      <w:r w:rsidR="00EA0BD8" w:rsidRPr="00A3036C">
        <w:rPr>
          <w:rFonts w:ascii="Times New Roman" w:eastAsia="Aptos" w:hAnsi="Times New Roman" w:cs="Times New Roman"/>
          <w:sz w:val="24"/>
          <w:szCs w:val="24"/>
        </w:rPr>
        <w:t>, incapazes de prosseguirem na descoberta de sua essência</w:t>
      </w:r>
      <w:r w:rsidR="00C123F8" w:rsidRPr="00A3036C">
        <w:rPr>
          <w:rFonts w:ascii="Times New Roman" w:eastAsia="Aptos" w:hAnsi="Times New Roman" w:cs="Times New Roman"/>
          <w:sz w:val="24"/>
          <w:szCs w:val="24"/>
        </w:rPr>
        <w:t xml:space="preserve"> e</w:t>
      </w:r>
      <w:r w:rsidR="00EA0BD8" w:rsidRPr="00A3036C">
        <w:rPr>
          <w:rFonts w:ascii="Times New Roman" w:eastAsia="Aptos" w:hAnsi="Times New Roman" w:cs="Times New Roman"/>
          <w:sz w:val="24"/>
          <w:szCs w:val="24"/>
        </w:rPr>
        <w:t>,</w:t>
      </w:r>
      <w:r w:rsidR="00C123F8" w:rsidRPr="00A3036C">
        <w:rPr>
          <w:rFonts w:ascii="Times New Roman" w:eastAsia="Aptos" w:hAnsi="Times New Roman" w:cs="Times New Roman"/>
          <w:sz w:val="24"/>
          <w:szCs w:val="24"/>
        </w:rPr>
        <w:t xml:space="preserve"> consequentemente,</w:t>
      </w:r>
      <w:r w:rsidR="00EA0BD8" w:rsidRPr="00A3036C">
        <w:rPr>
          <w:rFonts w:ascii="Times New Roman" w:eastAsia="Aptos" w:hAnsi="Times New Roman" w:cs="Times New Roman"/>
          <w:sz w:val="24"/>
          <w:szCs w:val="24"/>
        </w:rPr>
        <w:t xml:space="preserve"> do </w:t>
      </w:r>
      <w:r w:rsidR="00EA0BD8" w:rsidRPr="00A3036C">
        <w:rPr>
          <w:rFonts w:ascii="Times New Roman" w:eastAsia="Aptos" w:hAnsi="Times New Roman" w:cs="Times New Roman"/>
          <w:i/>
          <w:iCs/>
          <w:sz w:val="24"/>
          <w:szCs w:val="24"/>
        </w:rPr>
        <w:t>despertar em massa</w:t>
      </w:r>
      <w:r w:rsidR="00EA0BD8" w:rsidRPr="00A3036C">
        <w:rPr>
          <w:rFonts w:ascii="Times New Roman" w:eastAsia="Aptos" w:hAnsi="Times New Roman" w:cs="Times New Roman"/>
          <w:sz w:val="24"/>
          <w:szCs w:val="24"/>
        </w:rPr>
        <w:t>.</w:t>
      </w:r>
      <w:r w:rsidR="00FF0D9D" w:rsidRPr="00A3036C">
        <w:rPr>
          <w:rFonts w:ascii="Times New Roman" w:eastAsia="Aptos" w:hAnsi="Times New Roman" w:cs="Times New Roman"/>
          <w:sz w:val="24"/>
          <w:szCs w:val="24"/>
        </w:rPr>
        <w:t xml:space="preserve"> </w:t>
      </w:r>
      <w:r w:rsidR="00EA0BD8" w:rsidRPr="00A3036C">
        <w:rPr>
          <w:rFonts w:ascii="Times New Roman" w:eastAsia="Aptos" w:hAnsi="Times New Roman" w:cs="Times New Roman"/>
          <w:sz w:val="24"/>
          <w:szCs w:val="24"/>
        </w:rPr>
        <w:t>Tudo está dominado. Arestas do Sistema Terra aparadas. Renovação geopolítica não poupa nem os apóstolos da IMSD — Independência Mundial dos Servos de Deus, substituídos pela, relevante, desconfiança, não comprovada, de traição.</w:t>
      </w:r>
      <w:r w:rsidR="00FF0D9D" w:rsidRPr="00A3036C">
        <w:rPr>
          <w:rFonts w:ascii="Times New Roman" w:eastAsia="Aptos" w:hAnsi="Times New Roman" w:cs="Times New Roman"/>
          <w:sz w:val="23"/>
          <w:szCs w:val="23"/>
        </w:rPr>
        <w:t xml:space="preserve"> </w:t>
      </w:r>
      <w:r w:rsidR="002F1961" w:rsidRPr="00A3036C">
        <w:rPr>
          <w:rFonts w:ascii="Times New Roman" w:eastAsia="Aptos" w:hAnsi="Times New Roman" w:cs="Times New Roman"/>
          <w:sz w:val="23"/>
          <w:szCs w:val="23"/>
        </w:rPr>
        <w:t xml:space="preserve">SPA </w:t>
      </w:r>
      <w:r w:rsidR="009C07B3" w:rsidRPr="00A3036C">
        <w:rPr>
          <w:rFonts w:ascii="Times New Roman" w:eastAsia="Aptos" w:hAnsi="Times New Roman" w:cs="Times New Roman"/>
          <w:sz w:val="23"/>
          <w:szCs w:val="23"/>
        </w:rPr>
        <w:t>e</w:t>
      </w:r>
      <w:r w:rsidR="002F1961" w:rsidRPr="00A3036C">
        <w:rPr>
          <w:rFonts w:ascii="Times New Roman" w:eastAsia="Aptos" w:hAnsi="Times New Roman" w:cs="Times New Roman"/>
          <w:sz w:val="23"/>
          <w:szCs w:val="23"/>
        </w:rPr>
        <w:t xml:space="preserve"> SEU </w:t>
      </w:r>
      <w:r w:rsidR="007A2522" w:rsidRPr="00A3036C">
        <w:rPr>
          <w:rFonts w:ascii="Times New Roman" w:eastAsia="Aptos" w:hAnsi="Times New Roman" w:cs="Times New Roman"/>
          <w:sz w:val="23"/>
          <w:szCs w:val="23"/>
        </w:rPr>
        <w:t>defini</w:t>
      </w:r>
      <w:r w:rsidR="00003ECF" w:rsidRPr="00A3036C">
        <w:rPr>
          <w:rFonts w:ascii="Times New Roman" w:eastAsia="Aptos" w:hAnsi="Times New Roman" w:cs="Times New Roman"/>
          <w:sz w:val="23"/>
          <w:szCs w:val="23"/>
        </w:rPr>
        <w:t>rão</w:t>
      </w:r>
      <w:r w:rsidR="007A2522" w:rsidRPr="00A3036C">
        <w:rPr>
          <w:rFonts w:ascii="Times New Roman" w:eastAsia="Aptos" w:hAnsi="Times New Roman" w:cs="Times New Roman"/>
          <w:sz w:val="23"/>
          <w:szCs w:val="23"/>
        </w:rPr>
        <w:t xml:space="preserve"> o futuro do universo, a partir da transição</w:t>
      </w:r>
      <w:r w:rsidR="005F66D6" w:rsidRPr="00A3036C">
        <w:rPr>
          <w:rFonts w:ascii="Times New Roman" w:eastAsia="Aptos" w:hAnsi="Times New Roman" w:cs="Times New Roman"/>
          <w:sz w:val="23"/>
          <w:szCs w:val="23"/>
        </w:rPr>
        <w:t xml:space="preserve">, </w:t>
      </w:r>
      <w:r w:rsidR="00C56794" w:rsidRPr="00A3036C">
        <w:rPr>
          <w:rFonts w:ascii="Times New Roman" w:eastAsia="Aptos" w:hAnsi="Times New Roman" w:cs="Times New Roman"/>
          <w:sz w:val="23"/>
          <w:szCs w:val="23"/>
        </w:rPr>
        <w:t>opcional</w:t>
      </w:r>
      <w:r w:rsidR="005F66D6" w:rsidRPr="00A3036C">
        <w:rPr>
          <w:rFonts w:ascii="Times New Roman" w:eastAsia="Aptos" w:hAnsi="Times New Roman" w:cs="Times New Roman"/>
          <w:sz w:val="23"/>
          <w:szCs w:val="23"/>
        </w:rPr>
        <w:t>,</w:t>
      </w:r>
      <w:r w:rsidR="007A2522" w:rsidRPr="00A3036C">
        <w:rPr>
          <w:rFonts w:ascii="Times New Roman" w:eastAsia="Aptos" w:hAnsi="Times New Roman" w:cs="Times New Roman"/>
          <w:sz w:val="23"/>
          <w:szCs w:val="23"/>
        </w:rPr>
        <w:t xml:space="preserve"> </w:t>
      </w:r>
      <w:r w:rsidR="00025473" w:rsidRPr="00A3036C">
        <w:rPr>
          <w:rFonts w:ascii="Times New Roman" w:eastAsia="Aptos" w:hAnsi="Times New Roman" w:cs="Times New Roman"/>
          <w:sz w:val="23"/>
          <w:szCs w:val="23"/>
        </w:rPr>
        <w:t xml:space="preserve">de habitantes </w:t>
      </w:r>
      <w:r w:rsidR="007A2522" w:rsidRPr="00A3036C">
        <w:rPr>
          <w:rFonts w:ascii="Times New Roman" w:eastAsia="Aptos" w:hAnsi="Times New Roman" w:cs="Times New Roman"/>
          <w:sz w:val="23"/>
          <w:szCs w:val="23"/>
        </w:rPr>
        <w:t>do planeta Terr</w:t>
      </w:r>
      <w:r w:rsidR="008E629C" w:rsidRPr="00A3036C">
        <w:rPr>
          <w:rFonts w:ascii="Times New Roman" w:eastAsia="Aptos" w:hAnsi="Times New Roman" w:cs="Times New Roman"/>
          <w:sz w:val="23"/>
          <w:szCs w:val="23"/>
        </w:rPr>
        <w:t>a para percorrer</w:t>
      </w:r>
      <w:r w:rsidR="003E73C2" w:rsidRPr="00A3036C">
        <w:rPr>
          <w:rFonts w:ascii="Times New Roman" w:eastAsia="Aptos" w:hAnsi="Times New Roman" w:cs="Times New Roman"/>
          <w:sz w:val="23"/>
          <w:szCs w:val="23"/>
        </w:rPr>
        <w:t>em</w:t>
      </w:r>
      <w:r w:rsidR="008E629C" w:rsidRPr="00A3036C">
        <w:rPr>
          <w:rFonts w:ascii="Times New Roman" w:eastAsia="Aptos" w:hAnsi="Times New Roman" w:cs="Times New Roman"/>
          <w:sz w:val="23"/>
          <w:szCs w:val="23"/>
        </w:rPr>
        <w:t xml:space="preserve"> a estrada </w:t>
      </w:r>
      <w:r w:rsidR="006A18FB" w:rsidRPr="00A3036C">
        <w:rPr>
          <w:rFonts w:ascii="Times New Roman" w:eastAsia="Aptos" w:hAnsi="Times New Roman" w:cs="Times New Roman"/>
          <w:sz w:val="23"/>
          <w:szCs w:val="23"/>
        </w:rPr>
        <w:t xml:space="preserve">de </w:t>
      </w:r>
      <w:r w:rsidR="00F022B8" w:rsidRPr="00A3036C">
        <w:rPr>
          <w:rFonts w:ascii="Times New Roman" w:eastAsia="Aptos" w:hAnsi="Times New Roman" w:cs="Times New Roman"/>
          <w:b/>
          <w:bCs/>
          <w:sz w:val="23"/>
          <w:szCs w:val="23"/>
        </w:rPr>
        <w:t xml:space="preserve">Evoluirejá </w:t>
      </w:r>
      <w:r w:rsidR="008E629C" w:rsidRPr="00A3036C">
        <w:rPr>
          <w:rFonts w:ascii="Times New Roman" w:eastAsia="Aptos" w:hAnsi="Times New Roman" w:cs="Times New Roman"/>
          <w:sz w:val="23"/>
          <w:szCs w:val="23"/>
        </w:rPr>
        <w:t xml:space="preserve">do </w:t>
      </w:r>
      <w:r w:rsidR="008E629C" w:rsidRPr="00A3036C">
        <w:rPr>
          <w:rFonts w:ascii="Times New Roman" w:eastAsia="Aptos" w:hAnsi="Times New Roman" w:cs="Times New Roman"/>
          <w:i/>
          <w:iCs/>
          <w:sz w:val="23"/>
          <w:szCs w:val="23"/>
        </w:rPr>
        <w:t xml:space="preserve">quinto </w:t>
      </w:r>
      <w:r w:rsidR="008E629C" w:rsidRPr="00A3036C">
        <w:rPr>
          <w:rFonts w:ascii="Times New Roman" w:eastAsia="Aptos" w:hAnsi="Times New Roman" w:cs="Times New Roman"/>
          <w:sz w:val="23"/>
          <w:szCs w:val="23"/>
        </w:rPr>
        <w:t xml:space="preserve">ao </w:t>
      </w:r>
      <w:r w:rsidR="008E629C" w:rsidRPr="00A3036C">
        <w:rPr>
          <w:rFonts w:ascii="Times New Roman" w:eastAsia="Aptos" w:hAnsi="Times New Roman" w:cs="Times New Roman"/>
          <w:i/>
          <w:iCs/>
          <w:sz w:val="23"/>
          <w:szCs w:val="23"/>
        </w:rPr>
        <w:lastRenderedPageBreak/>
        <w:t>décimo segundo planos terráqueos</w:t>
      </w:r>
      <w:r w:rsidR="00F022B8" w:rsidRPr="00A3036C">
        <w:rPr>
          <w:rFonts w:ascii="Times New Roman" w:eastAsia="Aptos" w:hAnsi="Times New Roman" w:cs="Times New Roman"/>
          <w:sz w:val="23"/>
          <w:szCs w:val="23"/>
        </w:rPr>
        <w:t>. B</w:t>
      </w:r>
      <w:r w:rsidR="008E629C" w:rsidRPr="00A3036C">
        <w:rPr>
          <w:rFonts w:ascii="Times New Roman" w:eastAsia="Aptos" w:hAnsi="Times New Roman" w:cs="Times New Roman"/>
          <w:sz w:val="23"/>
          <w:szCs w:val="23"/>
        </w:rPr>
        <w:t>ifurcaçõe</w:t>
      </w:r>
      <w:r w:rsidR="005C0FB1" w:rsidRPr="00A3036C">
        <w:rPr>
          <w:rFonts w:ascii="Times New Roman" w:eastAsia="Aptos" w:hAnsi="Times New Roman" w:cs="Times New Roman"/>
          <w:sz w:val="23"/>
          <w:szCs w:val="23"/>
        </w:rPr>
        <w:t xml:space="preserve">s causadas pelo </w:t>
      </w:r>
      <w:r w:rsidR="005C0FB1" w:rsidRPr="00A3036C">
        <w:rPr>
          <w:rFonts w:ascii="Times New Roman" w:eastAsia="Aptos" w:hAnsi="Times New Roman" w:cs="Times New Roman"/>
          <w:i/>
          <w:iCs/>
          <w:sz w:val="23"/>
          <w:szCs w:val="23"/>
        </w:rPr>
        <w:t>aprendizado da delicadeza</w:t>
      </w:r>
      <w:r w:rsidR="00874AA5" w:rsidRPr="00A3036C">
        <w:rPr>
          <w:rFonts w:ascii="Times New Roman" w:eastAsia="Aptos" w:hAnsi="Times New Roman" w:cs="Times New Roman"/>
          <w:sz w:val="23"/>
          <w:szCs w:val="23"/>
        </w:rPr>
        <w:t xml:space="preserve">, </w:t>
      </w:r>
      <w:r w:rsidR="005E3702" w:rsidRPr="00A3036C">
        <w:rPr>
          <w:rFonts w:ascii="Times New Roman" w:eastAsia="Aptos" w:hAnsi="Times New Roman" w:cs="Times New Roman"/>
          <w:sz w:val="23"/>
          <w:szCs w:val="23"/>
        </w:rPr>
        <w:t>os</w:t>
      </w:r>
      <w:r w:rsidR="00874AA5" w:rsidRPr="00A3036C">
        <w:rPr>
          <w:rFonts w:ascii="Times New Roman" w:eastAsia="Aptos" w:hAnsi="Times New Roman" w:cs="Times New Roman"/>
          <w:sz w:val="23"/>
          <w:szCs w:val="23"/>
        </w:rPr>
        <w:t xml:space="preserve"> sentencia</w:t>
      </w:r>
      <w:r w:rsidR="005E3702" w:rsidRPr="00A3036C">
        <w:rPr>
          <w:rFonts w:ascii="Times New Roman" w:eastAsia="Aptos" w:hAnsi="Times New Roman" w:cs="Times New Roman"/>
          <w:sz w:val="23"/>
          <w:szCs w:val="23"/>
        </w:rPr>
        <w:t>m</w:t>
      </w:r>
      <w:r w:rsidR="00874AA5" w:rsidRPr="00A3036C">
        <w:rPr>
          <w:rFonts w:ascii="Times New Roman" w:eastAsia="Aptos" w:hAnsi="Times New Roman" w:cs="Times New Roman"/>
          <w:sz w:val="23"/>
          <w:szCs w:val="23"/>
        </w:rPr>
        <w:t xml:space="preserve"> a encontrarem, descobrirem e praticarem o amor incondicional, conforme previ</w:t>
      </w:r>
      <w:r w:rsidR="006A18FB" w:rsidRPr="00A3036C">
        <w:rPr>
          <w:rFonts w:ascii="Times New Roman" w:eastAsia="Aptos" w:hAnsi="Times New Roman" w:cs="Times New Roman"/>
          <w:sz w:val="23"/>
          <w:szCs w:val="23"/>
        </w:rPr>
        <w:t>sto pel</w:t>
      </w:r>
      <w:r w:rsidR="008B6BCA" w:rsidRPr="00A3036C">
        <w:rPr>
          <w:rFonts w:ascii="Times New Roman" w:eastAsia="Aptos" w:hAnsi="Times New Roman" w:cs="Times New Roman"/>
          <w:sz w:val="23"/>
          <w:szCs w:val="23"/>
        </w:rPr>
        <w:t>a</w:t>
      </w:r>
      <w:r w:rsidR="006A18FB" w:rsidRPr="00A3036C">
        <w:rPr>
          <w:rFonts w:ascii="Times New Roman" w:eastAsia="Aptos" w:hAnsi="Times New Roman" w:cs="Times New Roman"/>
          <w:sz w:val="23"/>
          <w:szCs w:val="23"/>
        </w:rPr>
        <w:t xml:space="preserve"> Fonte de Criação Universal</w:t>
      </w:r>
      <w:r w:rsidR="00AA5983" w:rsidRPr="00A3036C">
        <w:rPr>
          <w:rFonts w:ascii="Times New Roman" w:eastAsia="Aptos" w:hAnsi="Times New Roman" w:cs="Times New Roman"/>
          <w:sz w:val="23"/>
          <w:szCs w:val="23"/>
        </w:rPr>
        <w:t>.</w:t>
      </w:r>
      <w:r w:rsidR="00FF0D9D" w:rsidRPr="00A3036C">
        <w:rPr>
          <w:rFonts w:ascii="Times New Roman" w:eastAsia="Aptos" w:hAnsi="Times New Roman" w:cs="Times New Roman"/>
          <w:sz w:val="23"/>
          <w:szCs w:val="23"/>
        </w:rPr>
        <w:t xml:space="preserve"> Isto é, se o livre arbítrio humano corresponder as intuições proferidas pelo SEU e, não pelo SPA, como vem acontecendo nos milênios próximos passados</w:t>
      </w:r>
      <w:r w:rsidR="00003ECF" w:rsidRPr="00A3036C">
        <w:rPr>
          <w:rFonts w:ascii="Times New Roman" w:eastAsia="Aptos" w:hAnsi="Times New Roman" w:cs="Times New Roman"/>
          <w:sz w:val="23"/>
          <w:szCs w:val="23"/>
        </w:rPr>
        <w:t xml:space="preserve"> com </w:t>
      </w:r>
      <w:r w:rsidR="009C07B3" w:rsidRPr="00A3036C">
        <w:rPr>
          <w:rFonts w:ascii="Times New Roman" w:eastAsia="Aptos" w:hAnsi="Times New Roman" w:cs="Times New Roman"/>
          <w:sz w:val="23"/>
          <w:szCs w:val="23"/>
        </w:rPr>
        <w:t xml:space="preserve">as </w:t>
      </w:r>
      <w:r w:rsidR="00003ECF" w:rsidRPr="00A3036C">
        <w:rPr>
          <w:rFonts w:ascii="Times New Roman" w:eastAsia="Aptos" w:hAnsi="Times New Roman" w:cs="Times New Roman"/>
          <w:sz w:val="23"/>
          <w:szCs w:val="23"/>
        </w:rPr>
        <w:t xml:space="preserve">recorrentes derrotas </w:t>
      </w:r>
      <w:r w:rsidR="00977F0B" w:rsidRPr="00A3036C">
        <w:rPr>
          <w:rFonts w:ascii="Times New Roman" w:eastAsia="Aptos" w:hAnsi="Times New Roman" w:cs="Times New Roman"/>
          <w:sz w:val="23"/>
          <w:szCs w:val="23"/>
        </w:rPr>
        <w:t>nas</w:t>
      </w:r>
      <w:r w:rsidR="00003ECF" w:rsidRPr="00A3036C">
        <w:rPr>
          <w:rFonts w:ascii="Times New Roman" w:eastAsia="Aptos" w:hAnsi="Times New Roman" w:cs="Times New Roman"/>
          <w:sz w:val="23"/>
          <w:szCs w:val="23"/>
        </w:rPr>
        <w:t xml:space="preserve"> batalhas </w:t>
      </w:r>
      <w:r w:rsidR="009C07B3" w:rsidRPr="00A3036C">
        <w:rPr>
          <w:rFonts w:ascii="Times New Roman" w:eastAsia="Aptos" w:hAnsi="Times New Roman" w:cs="Times New Roman"/>
          <w:sz w:val="23"/>
          <w:szCs w:val="23"/>
        </w:rPr>
        <w:t>d</w:t>
      </w:r>
      <w:r w:rsidR="00003ECF" w:rsidRPr="00A3036C">
        <w:rPr>
          <w:rFonts w:ascii="Times New Roman" w:eastAsia="Aptos" w:hAnsi="Times New Roman" w:cs="Times New Roman"/>
          <w:sz w:val="23"/>
          <w:szCs w:val="23"/>
        </w:rPr>
        <w:t>a Guerra Dimensional.</w:t>
      </w:r>
      <w:r w:rsidR="00FF0D9D" w:rsidRPr="00A3036C">
        <w:rPr>
          <w:rFonts w:ascii="Times New Roman" w:eastAsia="Aptos" w:hAnsi="Times New Roman" w:cs="Times New Roman"/>
          <w:sz w:val="23"/>
          <w:szCs w:val="23"/>
        </w:rPr>
        <w:t xml:space="preserve"> </w:t>
      </w:r>
    </w:p>
    <w:p w14:paraId="7459DE02" w14:textId="35EBE7D9" w:rsidR="009C07B3" w:rsidRPr="00A3036C" w:rsidRDefault="00E92115" w:rsidP="009C07B3">
      <w:pPr>
        <w:spacing w:after="0"/>
        <w:jc w:val="center"/>
        <w:rPr>
          <w:rFonts w:ascii="Times New Roman" w:eastAsiaTheme="minorEastAsia" w:hAnsi="Times New Roman" w:cs="Times New Roman"/>
          <w:color w:val="6600FF"/>
          <w:kern w:val="0"/>
          <w:sz w:val="36"/>
          <w:szCs w:val="36"/>
          <w14:ligatures w14:val="none"/>
        </w:rPr>
      </w:pPr>
      <w:r w:rsidRPr="00A3036C">
        <w:rPr>
          <w:rFonts w:ascii="Times New Roman" w:eastAsiaTheme="minorEastAsia" w:hAnsi="Times New Roman" w:cs="Times New Roman"/>
          <w:color w:val="6600FF"/>
          <w:kern w:val="0"/>
          <w:sz w:val="36"/>
          <w:szCs w:val="36"/>
          <w14:ligatures w14:val="none"/>
        </w:rPr>
        <w:t>*******</w:t>
      </w:r>
    </w:p>
    <w:p w14:paraId="781834F8" w14:textId="77777777" w:rsidR="00077D8A" w:rsidRPr="00A3036C" w:rsidRDefault="00077D8A" w:rsidP="009C07B3">
      <w:pPr>
        <w:spacing w:after="0"/>
        <w:jc w:val="center"/>
        <w:rPr>
          <w:rFonts w:ascii="Times New Roman" w:eastAsia="Aptos" w:hAnsi="Times New Roman" w:cs="Times New Roman"/>
          <w:sz w:val="24"/>
          <w:szCs w:val="24"/>
        </w:rPr>
      </w:pPr>
    </w:p>
    <w:p w14:paraId="658A85EB" w14:textId="77777777" w:rsidR="009C07B3" w:rsidRPr="00A3036C" w:rsidRDefault="009C07B3" w:rsidP="009C07B3">
      <w:pPr>
        <w:keepNext/>
        <w:framePr w:dropCap="drop" w:lines="3" w:wrap="around" w:vAnchor="text" w:hAnchor="text"/>
        <w:spacing w:after="0" w:line="1373" w:lineRule="exact"/>
        <w:jc w:val="both"/>
        <w:textAlignment w:val="baseline"/>
        <w:rPr>
          <w:rFonts w:ascii="Times New Roman" w:eastAsiaTheme="minorEastAsia" w:hAnsi="Times New Roman" w:cs="Times New Roman"/>
          <w:b/>
          <w:color w:val="FFC000"/>
          <w:kern w:val="0"/>
          <w:position w:val="-2"/>
          <w:sz w:val="28"/>
          <w:szCs w:val="28"/>
          <w14:ligatures w14:val="none"/>
        </w:rPr>
      </w:pPr>
      <w:r w:rsidRPr="00A3036C">
        <w:rPr>
          <w:rFonts w:ascii="Times New Roman" w:eastAsiaTheme="minorEastAsia" w:hAnsi="Times New Roman" w:cs="Times New Roman"/>
          <w:b/>
          <w:color w:val="7030A0"/>
          <w:kern w:val="0"/>
          <w:position w:val="-2"/>
          <w:sz w:val="159"/>
          <w:szCs w:val="24"/>
          <w14:ligatures w14:val="none"/>
        </w:rPr>
        <w:t>C</w:t>
      </w:r>
    </w:p>
    <w:p w14:paraId="0E4072B3" w14:textId="77777777" w:rsidR="009C07B3" w:rsidRPr="00A3036C" w:rsidRDefault="009C07B3" w:rsidP="009C07B3">
      <w:pPr>
        <w:tabs>
          <w:tab w:val="right" w:pos="4804"/>
        </w:tabs>
        <w:spacing w:line="276" w:lineRule="auto"/>
        <w:rPr>
          <w:rFonts w:ascii="Times New Roman" w:eastAsiaTheme="minorEastAsia" w:hAnsi="Times New Roman" w:cs="Times New Roman"/>
          <w:b/>
          <w:kern w:val="0"/>
          <w:sz w:val="24"/>
          <w:szCs w:val="24"/>
          <w14:ligatures w14:val="none"/>
        </w:rPr>
      </w:pPr>
      <w:r w:rsidRPr="00A3036C">
        <w:rPr>
          <w:rFonts w:ascii="Times New Roman" w:eastAsiaTheme="minorEastAsia" w:hAnsi="Times New Roman" w:cs="Times New Roman"/>
          <w:b/>
          <w:color w:val="FFC000"/>
          <w:kern w:val="0"/>
          <w:sz w:val="28"/>
          <w:szCs w:val="28"/>
          <w:highlight w:val="blue"/>
          <w14:ligatures w14:val="none"/>
        </w:rPr>
        <w:t>A</w:t>
      </w:r>
      <w:r w:rsidRPr="00A3036C">
        <w:rPr>
          <w:rFonts w:ascii="Times New Roman" w:eastAsiaTheme="minorEastAsia" w:hAnsi="Times New Roman" w:cs="Times New Roman"/>
          <w:b/>
          <w:color w:val="262626" w:themeColor="text1" w:themeTint="D9"/>
          <w:kern w:val="0"/>
          <w:sz w:val="28"/>
          <w:szCs w:val="28"/>
          <w14:ligatures w14:val="none"/>
        </w:rPr>
        <w:t xml:space="preserve">pítulo </w:t>
      </w:r>
      <w:r w:rsidRPr="00A3036C">
        <w:rPr>
          <w:rFonts w:ascii="Times New Roman" w:eastAsiaTheme="minorEastAsia" w:hAnsi="Times New Roman" w:cs="Times New Roman"/>
          <w:b/>
          <w:color w:val="000000" w:themeColor="text1"/>
          <w:kern w:val="0"/>
          <w:sz w:val="28"/>
          <w:szCs w:val="28"/>
          <w14:ligatures w14:val="none"/>
        </w:rPr>
        <w:t>5</w:t>
      </w:r>
      <w:r w:rsidRPr="00A3036C">
        <w:rPr>
          <w:rFonts w:ascii="Times New Roman" w:eastAsiaTheme="minorEastAsia" w:hAnsi="Times New Roman" w:cs="Times New Roman"/>
          <w:b/>
          <w:kern w:val="0"/>
          <w:sz w:val="28"/>
          <w:szCs w:val="28"/>
          <w14:ligatures w14:val="none"/>
        </w:rPr>
        <w:t xml:space="preserve">: </w:t>
      </w:r>
      <w:r w:rsidRPr="00A3036C">
        <w:rPr>
          <w:rFonts w:ascii="Times New Roman" w:eastAsiaTheme="minorEastAsia" w:hAnsi="Times New Roman" w:cs="Times New Roman"/>
          <w:b/>
          <w:color w:val="7030A0"/>
          <w:kern w:val="0"/>
          <w:sz w:val="28"/>
          <w:szCs w:val="28"/>
          <w14:ligatures w14:val="none"/>
        </w:rPr>
        <w:t>e</w:t>
      </w:r>
      <w:r w:rsidRPr="00A3036C">
        <w:rPr>
          <w:rFonts w:ascii="Times New Roman" w:eastAsiaTheme="minorEastAsia" w:hAnsi="Times New Roman" w:cs="Times New Roman"/>
          <w:b/>
          <w:color w:val="FF0000"/>
          <w:kern w:val="0"/>
          <w:sz w:val="52"/>
          <w:szCs w:val="52"/>
          <w14:ligatures w14:val="none"/>
        </w:rPr>
        <w:t>X</w:t>
      </w:r>
      <w:r w:rsidRPr="00A3036C">
        <w:rPr>
          <w:rFonts w:ascii="Times New Roman" w:eastAsiaTheme="minorEastAsia" w:hAnsi="Times New Roman" w:cs="Times New Roman"/>
          <w:b/>
          <w:color w:val="7030A0"/>
          <w:kern w:val="0"/>
          <w:sz w:val="28"/>
          <w:szCs w:val="28"/>
          <w14:ligatures w14:val="none"/>
        </w:rPr>
        <w:t>ilados da Terra</w:t>
      </w:r>
      <w:r w:rsidRPr="00A3036C">
        <w:rPr>
          <w:rFonts w:ascii="Times New Roman" w:eastAsiaTheme="minorEastAsia" w:hAnsi="Times New Roman" w:cs="Times New Roman"/>
          <w:b/>
          <w:kern w:val="0"/>
          <w:sz w:val="28"/>
          <w:szCs w:val="28"/>
          <w14:ligatures w14:val="none"/>
        </w:rPr>
        <w:t>.</w:t>
      </w:r>
      <w:r w:rsidRPr="00A3036C">
        <w:rPr>
          <w:rFonts w:ascii="Times New Roman" w:eastAsiaTheme="minorEastAsia" w:hAnsi="Times New Roman" w:cs="Times New Roman"/>
          <w:b/>
          <w:kern w:val="0"/>
          <w:sz w:val="24"/>
          <w:szCs w:val="24"/>
          <w14:ligatures w14:val="none"/>
        </w:rPr>
        <w:tab/>
      </w:r>
    </w:p>
    <w:p w14:paraId="597CE6D6" w14:textId="77777777" w:rsidR="009C07B3" w:rsidRPr="00A3036C" w:rsidRDefault="009C07B3" w:rsidP="009C07B3">
      <w:pPr>
        <w:tabs>
          <w:tab w:val="right" w:pos="4804"/>
        </w:tabs>
        <w:spacing w:line="276" w:lineRule="auto"/>
        <w:rPr>
          <w:rFonts w:ascii="Times New Roman" w:eastAsiaTheme="minorEastAsia" w:hAnsi="Times New Roman" w:cs="Times New Roman"/>
          <w:b/>
          <w:kern w:val="0"/>
          <w:sz w:val="24"/>
          <w:szCs w:val="24"/>
          <w14:ligatures w14:val="none"/>
        </w:rPr>
      </w:pPr>
      <w:r w:rsidRPr="00A3036C">
        <w:rPr>
          <w:rFonts w:ascii="Times New Roman" w:eastAsiaTheme="minorEastAsia" w:hAnsi="Times New Roman" w:cs="Times New Roman"/>
          <w:b/>
          <w:kern w:val="0"/>
          <w:sz w:val="24"/>
          <w:szCs w:val="24"/>
          <w14:ligatures w14:val="none"/>
        </w:rPr>
        <w:tab/>
      </w:r>
    </w:p>
    <w:p w14:paraId="6EFA48F2" w14:textId="44888470" w:rsidR="009C07B3" w:rsidRPr="00A3036C" w:rsidRDefault="009C07B3" w:rsidP="009C07B3">
      <w:pPr>
        <w:spacing w:line="276" w:lineRule="auto"/>
        <w:rPr>
          <w:rFonts w:ascii="Times New Roman" w:eastAsiaTheme="minorEastAsia" w:hAnsi="Times New Roman" w:cs="Times New Roman"/>
          <w:b/>
          <w:kern w:val="0"/>
          <w:sz w:val="24"/>
          <w:szCs w:val="24"/>
          <w14:ligatures w14:val="none"/>
        </w:rPr>
      </w:pPr>
      <w:bookmarkStart w:id="100" w:name="_Hlk216779975"/>
      <w:r w:rsidRPr="00A3036C">
        <w:rPr>
          <w:rFonts w:ascii="Times New Roman" w:eastAsiaTheme="minorEastAsia" w:hAnsi="Times New Roman" w:cs="Times New Roman"/>
          <w:b/>
          <w:kern w:val="0"/>
          <w:sz w:val="24"/>
          <w:szCs w:val="24"/>
          <w14:ligatures w14:val="none"/>
        </w:rPr>
        <w:t>Século XXI. P</w:t>
      </w:r>
      <w:r w:rsidR="00250C0E" w:rsidRPr="00A3036C">
        <w:rPr>
          <w:rFonts w:ascii="Times New Roman" w:eastAsiaTheme="minorEastAsia" w:hAnsi="Times New Roman" w:cs="Times New Roman"/>
          <w:b/>
          <w:kern w:val="0"/>
          <w:sz w:val="24"/>
          <w:szCs w:val="24"/>
          <w14:ligatures w14:val="none"/>
        </w:rPr>
        <w:t>lanos do</w:t>
      </w:r>
      <w:r w:rsidRPr="00A3036C">
        <w:rPr>
          <w:rFonts w:ascii="Times New Roman" w:eastAsiaTheme="minorEastAsia" w:hAnsi="Times New Roman" w:cs="Times New Roman"/>
          <w:b/>
          <w:kern w:val="0"/>
          <w:sz w:val="24"/>
          <w:szCs w:val="24"/>
          <w14:ligatures w14:val="none"/>
        </w:rPr>
        <w:t xml:space="preserve"> Planeta Terra. </w:t>
      </w:r>
    </w:p>
    <w:bookmarkEnd w:id="100"/>
    <w:p w14:paraId="57797415" w14:textId="47861150" w:rsidR="009C07B3" w:rsidRPr="00A3036C" w:rsidRDefault="009C07B3" w:rsidP="009C07B3">
      <w:pPr>
        <w:spacing w:line="276" w:lineRule="auto"/>
        <w:jc w:val="right"/>
        <w:rPr>
          <w:rFonts w:ascii="Times New Roman" w:eastAsiaTheme="minorEastAsia" w:hAnsi="Times New Roman" w:cs="Times New Roman"/>
          <w:b/>
          <w:kern w:val="0"/>
          <w:sz w:val="24"/>
          <w:szCs w:val="24"/>
          <w14:ligatures w14:val="none"/>
        </w:rPr>
      </w:pPr>
      <w:r w:rsidRPr="00A3036C">
        <w:rPr>
          <w:rFonts w:ascii="Times New Roman" w:eastAsiaTheme="minorEastAsia" w:hAnsi="Times New Roman" w:cs="Times New Roman"/>
          <w:b/>
          <w:kern w:val="0"/>
          <w:sz w:val="24"/>
          <w:szCs w:val="24"/>
          <w14:ligatures w14:val="none"/>
        </w:rPr>
        <w:t xml:space="preserve">Ano de </w:t>
      </w:r>
      <w:r w:rsidRPr="00A3036C">
        <w:rPr>
          <w:rFonts w:ascii="Times New Roman" w:eastAsiaTheme="minorEastAsia" w:hAnsi="Times New Roman" w:cs="Times New Roman"/>
          <w:b/>
          <w:color w:val="7030A0"/>
          <w:kern w:val="0"/>
          <w:sz w:val="24"/>
          <w:szCs w:val="24"/>
          <w14:ligatures w14:val="none"/>
        </w:rPr>
        <w:t>20</w:t>
      </w:r>
      <w:r w:rsidR="00CD5557" w:rsidRPr="00A3036C">
        <w:rPr>
          <w:rFonts w:ascii="Times New Roman" w:eastAsiaTheme="minorEastAsia" w:hAnsi="Times New Roman" w:cs="Times New Roman"/>
          <w:b/>
          <w:color w:val="7030A0"/>
          <w:kern w:val="0"/>
          <w:sz w:val="24"/>
          <w:szCs w:val="24"/>
          <w14:ligatures w14:val="none"/>
        </w:rPr>
        <w:t>40</w:t>
      </w:r>
      <w:r w:rsidRPr="00A3036C">
        <w:rPr>
          <w:rFonts w:ascii="Times New Roman" w:eastAsiaTheme="minorEastAsia" w:hAnsi="Times New Roman" w:cs="Times New Roman"/>
          <w:b/>
          <w:kern w:val="0"/>
          <w:sz w:val="24"/>
          <w:szCs w:val="24"/>
          <w14:ligatures w14:val="none"/>
        </w:rPr>
        <w:t>.</w:t>
      </w:r>
      <w:r w:rsidRPr="00A3036C">
        <w:rPr>
          <w:rFonts w:ascii="Times New Roman" w:hAnsi="Times New Roman" w:cs="Times New Roman"/>
          <w:bCs/>
          <w:sz w:val="20"/>
          <w:szCs w:val="20"/>
          <w:lang w:eastAsia="pt-BR"/>
        </w:rPr>
        <w:drawing>
          <wp:anchor distT="0" distB="0" distL="114300" distR="114300" simplePos="0" relativeHeight="251658243" behindDoc="0" locked="0" layoutInCell="1" allowOverlap="1" wp14:anchorId="6BB9A5B3" wp14:editId="4C16A4D6">
            <wp:simplePos x="0" y="0"/>
            <wp:positionH relativeFrom="column">
              <wp:posOffset>0</wp:posOffset>
            </wp:positionH>
            <wp:positionV relativeFrom="paragraph">
              <wp:posOffset>1194435</wp:posOffset>
            </wp:positionV>
            <wp:extent cx="1120140" cy="1610497"/>
            <wp:effectExtent l="323850" t="190500" r="0" b="256540"/>
            <wp:wrapSquare wrapText="bothSides"/>
            <wp:docPr id="1535657954" name="Imagem 1535657954" descr="Uma imagem contendo foto, mesa, comida,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63680" name="Imagem 2134963680" descr="Uma imagem contendo foto, mesa, comida, computador&#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20140" cy="1610497"/>
                    </a:xfrm>
                    <a:prstGeom prst="rect">
                      <a:avLst/>
                    </a:prstGeom>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anchor>
        </w:drawing>
      </w:r>
    </w:p>
    <w:p w14:paraId="69673287" w14:textId="5867D354" w:rsidR="009C07B3" w:rsidRPr="00A3036C" w:rsidRDefault="009C07B3" w:rsidP="00FE72C6">
      <w:pPr>
        <w:spacing w:after="0"/>
        <w:jc w:val="both"/>
        <w:rPr>
          <w:rFonts w:ascii="Times New Roman" w:hAnsi="Times New Roman" w:cs="Times New Roman"/>
          <w:sz w:val="24"/>
          <w:szCs w:val="24"/>
        </w:rPr>
      </w:pPr>
      <w:r w:rsidRPr="00A3036C">
        <w:rPr>
          <w:rFonts w:ascii="Times New Roman" w:hAnsi="Times New Roman" w:cs="Times New Roman"/>
          <w:sz w:val="24"/>
          <w:szCs w:val="24"/>
        </w:rPr>
        <w:t xml:space="preserve">Sistema Terra </w:t>
      </w:r>
      <w:r w:rsidR="00243C2F" w:rsidRPr="00A3036C">
        <w:rPr>
          <w:rFonts w:ascii="Times New Roman" w:hAnsi="Times New Roman" w:cs="Times New Roman"/>
          <w:sz w:val="24"/>
          <w:szCs w:val="24"/>
        </w:rPr>
        <w:t xml:space="preserve">é </w:t>
      </w:r>
      <w:r w:rsidR="00FE72C6" w:rsidRPr="00A3036C">
        <w:rPr>
          <w:rFonts w:ascii="Times New Roman" w:hAnsi="Times New Roman" w:cs="Times New Roman"/>
          <w:sz w:val="24"/>
          <w:szCs w:val="24"/>
        </w:rPr>
        <w:t xml:space="preserve">postergado por 14 anos com as ações </w:t>
      </w:r>
      <w:r w:rsidRPr="00A3036C">
        <w:rPr>
          <w:rFonts w:ascii="Times New Roman" w:hAnsi="Times New Roman" w:cs="Times New Roman"/>
          <w:sz w:val="24"/>
          <w:szCs w:val="24"/>
        </w:rPr>
        <w:t xml:space="preserve"> </w:t>
      </w:r>
      <w:r w:rsidR="00FE72C6" w:rsidRPr="00A3036C">
        <w:rPr>
          <w:rFonts w:ascii="Times New Roman" w:hAnsi="Times New Roman" w:cs="Times New Roman"/>
          <w:sz w:val="24"/>
          <w:szCs w:val="24"/>
        </w:rPr>
        <w:t>elaboradas pelas</w:t>
      </w:r>
      <w:r w:rsidRPr="00A3036C">
        <w:rPr>
          <w:rFonts w:ascii="Times New Roman" w:hAnsi="Times New Roman" w:cs="Times New Roman"/>
          <w:sz w:val="24"/>
          <w:szCs w:val="24"/>
        </w:rPr>
        <w:t xml:space="preserve"> raças </w:t>
      </w:r>
      <w:r w:rsidRPr="00A3036C">
        <w:rPr>
          <w:rFonts w:ascii="Times New Roman" w:hAnsi="Times New Roman" w:cs="Times New Roman"/>
          <w:i/>
          <w:iCs/>
          <w:sz w:val="24"/>
          <w:szCs w:val="24"/>
        </w:rPr>
        <w:t>malenirus</w:t>
      </w:r>
      <w:r w:rsidRPr="00A3036C">
        <w:rPr>
          <w:rFonts w:ascii="Times New Roman" w:hAnsi="Times New Roman" w:cs="Times New Roman"/>
          <w:sz w:val="24"/>
          <w:szCs w:val="24"/>
        </w:rPr>
        <w:t xml:space="preserve">, </w:t>
      </w:r>
      <w:r w:rsidRPr="00A3036C">
        <w:rPr>
          <w:rFonts w:ascii="Times New Roman" w:hAnsi="Times New Roman" w:cs="Times New Roman"/>
          <w:i/>
          <w:iCs/>
          <w:sz w:val="24"/>
          <w:szCs w:val="24"/>
        </w:rPr>
        <w:t>reinonaques</w:t>
      </w:r>
      <w:r w:rsidRPr="00A3036C">
        <w:rPr>
          <w:rFonts w:ascii="Times New Roman" w:hAnsi="Times New Roman" w:cs="Times New Roman"/>
          <w:sz w:val="24"/>
          <w:szCs w:val="24"/>
        </w:rPr>
        <w:t xml:space="preserve"> e </w:t>
      </w:r>
      <w:r w:rsidRPr="00A3036C">
        <w:rPr>
          <w:rFonts w:ascii="Times New Roman" w:hAnsi="Times New Roman" w:cs="Times New Roman"/>
          <w:i/>
          <w:iCs/>
          <w:sz w:val="24"/>
          <w:szCs w:val="24"/>
        </w:rPr>
        <w:t>dominitiliano</w:t>
      </w:r>
      <w:r w:rsidR="00EB4B40" w:rsidRPr="00A3036C">
        <w:rPr>
          <w:rFonts w:ascii="Times New Roman" w:hAnsi="Times New Roman" w:cs="Times New Roman"/>
          <w:i/>
          <w:iCs/>
          <w:sz w:val="24"/>
          <w:szCs w:val="24"/>
        </w:rPr>
        <w:t>s</w:t>
      </w:r>
      <w:r w:rsidR="00EB4B40" w:rsidRPr="00A3036C">
        <w:rPr>
          <w:rFonts w:ascii="Times New Roman" w:hAnsi="Times New Roman" w:cs="Times New Roman"/>
          <w:sz w:val="24"/>
          <w:szCs w:val="24"/>
        </w:rPr>
        <w:t>, devidamente</w:t>
      </w:r>
      <w:r w:rsidR="00DF54D6" w:rsidRPr="00A3036C">
        <w:rPr>
          <w:rFonts w:ascii="Times New Roman" w:hAnsi="Times New Roman" w:cs="Times New Roman"/>
          <w:sz w:val="24"/>
          <w:szCs w:val="24"/>
        </w:rPr>
        <w:t>,</w:t>
      </w:r>
      <w:r w:rsidR="00FE72C6" w:rsidRPr="00A3036C">
        <w:rPr>
          <w:rFonts w:ascii="Times New Roman" w:hAnsi="Times New Roman" w:cs="Times New Roman"/>
          <w:sz w:val="24"/>
          <w:szCs w:val="24"/>
        </w:rPr>
        <w:t xml:space="preserve"> executadas pelos pilares sistêmicos: governo, religião, mídia e educação, respaldados pela </w:t>
      </w:r>
      <w:r w:rsidR="00FE72C6" w:rsidRPr="00A3036C">
        <w:rPr>
          <w:rFonts w:ascii="Times New Roman" w:hAnsi="Times New Roman" w:cs="Times New Roman"/>
          <w:i/>
          <w:iCs/>
          <w:sz w:val="24"/>
          <w:szCs w:val="24"/>
        </w:rPr>
        <w:t>tríade da maldade humana</w:t>
      </w:r>
      <w:r w:rsidR="00FE72C6" w:rsidRPr="00A3036C">
        <w:rPr>
          <w:rFonts w:ascii="Times New Roman" w:hAnsi="Times New Roman" w:cs="Times New Roman"/>
          <w:sz w:val="24"/>
          <w:szCs w:val="24"/>
        </w:rPr>
        <w:t xml:space="preserve">: </w:t>
      </w:r>
      <w:r w:rsidR="00FE72C6" w:rsidRPr="00A3036C">
        <w:rPr>
          <w:rFonts w:ascii="Times New Roman" w:hAnsi="Times New Roman" w:cs="Times New Roman"/>
          <w:i/>
          <w:iCs/>
          <w:sz w:val="24"/>
          <w:szCs w:val="24"/>
        </w:rPr>
        <w:t>ego</w:t>
      </w:r>
      <w:r w:rsidR="00FE72C6" w:rsidRPr="00A3036C">
        <w:rPr>
          <w:rFonts w:ascii="Times New Roman" w:hAnsi="Times New Roman" w:cs="Times New Roman"/>
          <w:sz w:val="24"/>
          <w:szCs w:val="24"/>
        </w:rPr>
        <w:t xml:space="preserve">, </w:t>
      </w:r>
      <w:r w:rsidR="00FE72C6" w:rsidRPr="00A3036C">
        <w:rPr>
          <w:rFonts w:ascii="Times New Roman" w:hAnsi="Times New Roman" w:cs="Times New Roman"/>
          <w:i/>
          <w:iCs/>
          <w:sz w:val="24"/>
          <w:szCs w:val="24"/>
        </w:rPr>
        <w:t xml:space="preserve">ganância </w:t>
      </w:r>
      <w:r w:rsidR="00FE72C6" w:rsidRPr="00A3036C">
        <w:rPr>
          <w:rFonts w:ascii="Times New Roman" w:hAnsi="Times New Roman" w:cs="Times New Roman"/>
          <w:sz w:val="24"/>
          <w:szCs w:val="24"/>
        </w:rPr>
        <w:t xml:space="preserve">e </w:t>
      </w:r>
      <w:r w:rsidR="00FE72C6" w:rsidRPr="00A3036C">
        <w:rPr>
          <w:rFonts w:ascii="Times New Roman" w:hAnsi="Times New Roman" w:cs="Times New Roman"/>
          <w:i/>
          <w:iCs/>
          <w:sz w:val="24"/>
          <w:szCs w:val="24"/>
        </w:rPr>
        <w:t>medo</w:t>
      </w:r>
      <w:r w:rsidR="00A84689" w:rsidRPr="00A3036C">
        <w:rPr>
          <w:rFonts w:ascii="Times New Roman" w:hAnsi="Times New Roman" w:cs="Times New Roman"/>
          <w:i/>
          <w:iCs/>
          <w:sz w:val="24"/>
          <w:szCs w:val="24"/>
        </w:rPr>
        <w:t xml:space="preserve"> </w:t>
      </w:r>
      <w:r w:rsidR="00A84689" w:rsidRPr="00A3036C">
        <w:rPr>
          <w:rFonts w:ascii="Times New Roman" w:hAnsi="Times New Roman" w:cs="Times New Roman"/>
          <w:sz w:val="24"/>
          <w:szCs w:val="24"/>
        </w:rPr>
        <w:t>cultuada</w:t>
      </w:r>
      <w:r w:rsidR="00284657" w:rsidRPr="00A3036C">
        <w:rPr>
          <w:rFonts w:ascii="Times New Roman" w:hAnsi="Times New Roman" w:cs="Times New Roman"/>
          <w:sz w:val="24"/>
          <w:szCs w:val="24"/>
        </w:rPr>
        <w:t xml:space="preserve"> </w:t>
      </w:r>
      <w:r w:rsidR="00754720" w:rsidRPr="00A3036C">
        <w:rPr>
          <w:rFonts w:ascii="Times New Roman" w:hAnsi="Times New Roman" w:cs="Times New Roman"/>
          <w:sz w:val="24"/>
          <w:szCs w:val="24"/>
        </w:rPr>
        <w:t>pelo</w:t>
      </w:r>
      <w:r w:rsidR="00284657" w:rsidRPr="00A3036C">
        <w:rPr>
          <w:rFonts w:ascii="Times New Roman" w:hAnsi="Times New Roman" w:cs="Times New Roman"/>
          <w:sz w:val="24"/>
          <w:szCs w:val="24"/>
        </w:rPr>
        <w:t xml:space="preserve">  mal exercício d</w:t>
      </w:r>
      <w:r w:rsidR="00EB4B40" w:rsidRPr="00A3036C">
        <w:rPr>
          <w:rFonts w:ascii="Times New Roman" w:hAnsi="Times New Roman" w:cs="Times New Roman"/>
          <w:sz w:val="24"/>
          <w:szCs w:val="24"/>
        </w:rPr>
        <w:t>o</w:t>
      </w:r>
      <w:r w:rsidR="00284657" w:rsidRPr="00A3036C">
        <w:rPr>
          <w:rFonts w:ascii="Times New Roman" w:hAnsi="Times New Roman" w:cs="Times New Roman"/>
          <w:sz w:val="24"/>
          <w:szCs w:val="24"/>
        </w:rPr>
        <w:t xml:space="preserve"> livre arbítrio</w:t>
      </w:r>
      <w:r w:rsidR="00EB4B40" w:rsidRPr="00A3036C">
        <w:rPr>
          <w:rFonts w:ascii="Times New Roman" w:hAnsi="Times New Roman" w:cs="Times New Roman"/>
          <w:sz w:val="24"/>
          <w:szCs w:val="24"/>
        </w:rPr>
        <w:t xml:space="preserve"> de seres humanos</w:t>
      </w:r>
      <w:r w:rsidR="00284657" w:rsidRPr="00A3036C">
        <w:rPr>
          <w:rFonts w:ascii="Times New Roman" w:hAnsi="Times New Roman" w:cs="Times New Roman"/>
          <w:sz w:val="24"/>
          <w:szCs w:val="24"/>
        </w:rPr>
        <w:t>.</w:t>
      </w:r>
      <w:r w:rsidR="00FE72C6" w:rsidRPr="00A3036C">
        <w:rPr>
          <w:rFonts w:ascii="Times New Roman" w:hAnsi="Times New Roman" w:cs="Times New Roman"/>
          <w:sz w:val="24"/>
          <w:szCs w:val="24"/>
        </w:rPr>
        <w:t xml:space="preserve"> </w:t>
      </w:r>
    </w:p>
    <w:p w14:paraId="0A4AC4EB" w14:textId="23B6D2CD" w:rsidR="00850ABD" w:rsidRPr="00A3036C" w:rsidRDefault="00FE72C6" w:rsidP="00850ABD">
      <w:pPr>
        <w:spacing w:after="0"/>
        <w:jc w:val="both"/>
        <w:rPr>
          <w:rFonts w:ascii="Times New Roman" w:eastAsia="Aptos" w:hAnsi="Times New Roman" w:cs="Times New Roman"/>
          <w:bCs/>
          <w:sz w:val="24"/>
          <w:szCs w:val="24"/>
        </w:rPr>
      </w:pPr>
      <w:r w:rsidRPr="00A3036C">
        <w:rPr>
          <w:rFonts w:ascii="Times New Roman" w:hAnsi="Times New Roman" w:cs="Times New Roman"/>
          <w:sz w:val="24"/>
          <w:szCs w:val="24"/>
        </w:rPr>
        <w:t>Joseph Taylor Harrison, 14,</w:t>
      </w:r>
      <w:r w:rsidR="00A61064" w:rsidRPr="00A3036C">
        <w:rPr>
          <w:rFonts w:ascii="Times New Roman" w:hAnsi="Times New Roman" w:cs="Times New Roman"/>
          <w:sz w:val="24"/>
          <w:szCs w:val="24"/>
        </w:rPr>
        <w:t xml:space="preserve"> </w:t>
      </w:r>
      <w:r w:rsidR="004D4596" w:rsidRPr="00A3036C">
        <w:rPr>
          <w:rFonts w:ascii="Times New Roman" w:hAnsi="Times New Roman" w:cs="Times New Roman"/>
          <w:sz w:val="24"/>
          <w:szCs w:val="24"/>
        </w:rPr>
        <w:t xml:space="preserve">apresenta </w:t>
      </w:r>
      <w:r w:rsidR="00A61064" w:rsidRPr="00A3036C">
        <w:rPr>
          <w:rFonts w:ascii="Times New Roman" w:hAnsi="Times New Roman" w:cs="Times New Roman"/>
          <w:sz w:val="24"/>
          <w:szCs w:val="24"/>
        </w:rPr>
        <w:t>adolescência maturada</w:t>
      </w:r>
      <w:r w:rsidR="00E80F00" w:rsidRPr="00A3036C">
        <w:rPr>
          <w:rFonts w:ascii="Times New Roman" w:hAnsi="Times New Roman" w:cs="Times New Roman"/>
          <w:sz w:val="24"/>
          <w:szCs w:val="24"/>
        </w:rPr>
        <w:t xml:space="preserve"> num jovem desenvolvido com altura de</w:t>
      </w:r>
      <w:r w:rsidRPr="00A3036C">
        <w:rPr>
          <w:rFonts w:ascii="Times New Roman" w:hAnsi="Times New Roman" w:cs="Times New Roman"/>
          <w:sz w:val="24"/>
          <w:szCs w:val="24"/>
        </w:rPr>
        <w:t xml:space="preserve"> </w:t>
      </w:r>
      <w:r w:rsidR="007934B2" w:rsidRPr="00A3036C">
        <w:rPr>
          <w:rFonts w:ascii="Times New Roman" w:hAnsi="Times New Roman" w:cs="Times New Roman"/>
          <w:sz w:val="24"/>
          <w:szCs w:val="24"/>
        </w:rPr>
        <w:t>1e 88, porte atlético, pele cor de jambo,</w:t>
      </w:r>
      <w:r w:rsidR="00E30BDB" w:rsidRPr="00A3036C">
        <w:rPr>
          <w:rFonts w:ascii="Times New Roman" w:hAnsi="Times New Roman" w:cs="Times New Roman"/>
          <w:sz w:val="24"/>
          <w:szCs w:val="24"/>
        </w:rPr>
        <w:t xml:space="preserve"> bela face com</w:t>
      </w:r>
      <w:r w:rsidR="007934B2" w:rsidRPr="00A3036C">
        <w:t xml:space="preserve"> </w:t>
      </w:r>
      <w:r w:rsidR="007934B2" w:rsidRPr="00A3036C">
        <w:rPr>
          <w:rFonts w:ascii="Times New Roman" w:hAnsi="Times New Roman" w:cs="Times New Roman"/>
          <w:sz w:val="24"/>
          <w:szCs w:val="24"/>
        </w:rPr>
        <w:t>traços másculos</w:t>
      </w:r>
      <w:r w:rsidR="00E30BDB" w:rsidRPr="00A3036C">
        <w:rPr>
          <w:rFonts w:ascii="Times New Roman" w:hAnsi="Times New Roman" w:cs="Times New Roman"/>
          <w:sz w:val="24"/>
          <w:szCs w:val="24"/>
        </w:rPr>
        <w:t xml:space="preserve"> </w:t>
      </w:r>
      <w:r w:rsidR="007934B2" w:rsidRPr="00A3036C">
        <w:rPr>
          <w:rFonts w:ascii="Times New Roman" w:hAnsi="Times New Roman" w:cs="Times New Roman"/>
          <w:sz w:val="24"/>
          <w:szCs w:val="24"/>
        </w:rPr>
        <w:t xml:space="preserve">emoldurada por cabelos negros, longos e lisos. Ele </w:t>
      </w:r>
      <w:r w:rsidRPr="00A3036C">
        <w:rPr>
          <w:rFonts w:ascii="Times New Roman" w:hAnsi="Times New Roman" w:cs="Times New Roman"/>
          <w:sz w:val="24"/>
          <w:szCs w:val="24"/>
        </w:rPr>
        <w:t xml:space="preserve">continua sem conhecer seus </w:t>
      </w:r>
      <w:r w:rsidRPr="00A3036C">
        <w:rPr>
          <w:rFonts w:ascii="Times New Roman" w:hAnsi="Times New Roman" w:cs="Times New Roman"/>
          <w:sz w:val="24"/>
          <w:szCs w:val="24"/>
        </w:rPr>
        <w:lastRenderedPageBreak/>
        <w:t>pais desaparecidos e procurados, incansavelmente, em vão, pelos seus pares dimensionais</w:t>
      </w:r>
      <w:r w:rsidR="00480464" w:rsidRPr="00A3036C">
        <w:rPr>
          <w:rFonts w:ascii="Times New Roman" w:hAnsi="Times New Roman" w:cs="Times New Roman"/>
          <w:sz w:val="24"/>
          <w:szCs w:val="24"/>
        </w:rPr>
        <w:t>. Ele desenvolvera, intuitivamente, o dom literário,</w:t>
      </w:r>
      <w:r w:rsidR="00513E72" w:rsidRPr="00A3036C">
        <w:rPr>
          <w:rFonts w:ascii="Times New Roman" w:hAnsi="Times New Roman" w:cs="Times New Roman"/>
          <w:sz w:val="24"/>
          <w:szCs w:val="24"/>
        </w:rPr>
        <w:t xml:space="preserve"> como ocorrera com seus progenitores</w:t>
      </w:r>
      <w:r w:rsidR="006E2E23" w:rsidRPr="00A3036C">
        <w:rPr>
          <w:rFonts w:ascii="Times New Roman" w:hAnsi="Times New Roman" w:cs="Times New Roman"/>
          <w:sz w:val="24"/>
          <w:szCs w:val="24"/>
        </w:rPr>
        <w:t>,</w:t>
      </w:r>
      <w:r w:rsidR="00480464" w:rsidRPr="00A3036C">
        <w:rPr>
          <w:rFonts w:ascii="Times New Roman" w:hAnsi="Times New Roman" w:cs="Times New Roman"/>
          <w:sz w:val="24"/>
          <w:szCs w:val="24"/>
        </w:rPr>
        <w:t xml:space="preserve"> através de frequências eletromagnéticas emitidas pelo casal, Fértilles e Germano, em nome do SEU — Soberana Energia Universal. Intelectualmente, preparado, apresenta conhecimentos precoces sobre a existência humana</w:t>
      </w:r>
      <w:r w:rsidR="0042298E" w:rsidRPr="00A3036C">
        <w:rPr>
          <w:rFonts w:ascii="Times New Roman" w:hAnsi="Times New Roman" w:cs="Times New Roman"/>
          <w:sz w:val="24"/>
          <w:szCs w:val="24"/>
        </w:rPr>
        <w:t>.</w:t>
      </w:r>
      <w:r w:rsidR="00480464" w:rsidRPr="00A3036C">
        <w:rPr>
          <w:rFonts w:ascii="Times New Roman" w:hAnsi="Times New Roman" w:cs="Times New Roman"/>
          <w:sz w:val="24"/>
          <w:szCs w:val="24"/>
        </w:rPr>
        <w:t xml:space="preserve"> </w:t>
      </w:r>
      <w:r w:rsidR="0042298E" w:rsidRPr="00A3036C">
        <w:rPr>
          <w:rFonts w:ascii="Times New Roman" w:hAnsi="Times New Roman" w:cs="Times New Roman"/>
          <w:sz w:val="24"/>
          <w:szCs w:val="24"/>
        </w:rPr>
        <w:t>E</w:t>
      </w:r>
      <w:r w:rsidR="00480464" w:rsidRPr="00A3036C">
        <w:rPr>
          <w:rFonts w:ascii="Times New Roman" w:hAnsi="Times New Roman" w:cs="Times New Roman"/>
          <w:sz w:val="24"/>
          <w:szCs w:val="24"/>
        </w:rPr>
        <w:t>nverga a filosofia da Resistência Dimensional e</w:t>
      </w:r>
      <w:r w:rsidR="00391A43" w:rsidRPr="00A3036C">
        <w:rPr>
          <w:rFonts w:ascii="Times New Roman" w:hAnsi="Times New Roman" w:cs="Times New Roman"/>
          <w:sz w:val="24"/>
          <w:szCs w:val="24"/>
        </w:rPr>
        <w:t>, obviamente do</w:t>
      </w:r>
      <w:r w:rsidR="00296FC3" w:rsidRPr="00A3036C">
        <w:rPr>
          <w:rFonts w:ascii="Times New Roman" w:hAnsi="Times New Roman" w:cs="Times New Roman"/>
          <w:sz w:val="24"/>
          <w:szCs w:val="24"/>
        </w:rPr>
        <w:t xml:space="preserve"> exército de</w:t>
      </w:r>
      <w:r w:rsidR="00391A43" w:rsidRPr="00A3036C">
        <w:rPr>
          <w:rFonts w:ascii="Times New Roman" w:hAnsi="Times New Roman" w:cs="Times New Roman"/>
          <w:sz w:val="24"/>
          <w:szCs w:val="24"/>
        </w:rPr>
        <w:t xml:space="preserve"> Guerreiro</w:t>
      </w:r>
      <w:r w:rsidR="00296FC3" w:rsidRPr="00A3036C">
        <w:rPr>
          <w:rFonts w:ascii="Times New Roman" w:hAnsi="Times New Roman" w:cs="Times New Roman"/>
          <w:sz w:val="24"/>
          <w:szCs w:val="24"/>
        </w:rPr>
        <w:t>s</w:t>
      </w:r>
      <w:r w:rsidR="00391A43" w:rsidRPr="00A3036C">
        <w:rPr>
          <w:rFonts w:ascii="Times New Roman" w:hAnsi="Times New Roman" w:cs="Times New Roman"/>
          <w:sz w:val="24"/>
          <w:szCs w:val="24"/>
        </w:rPr>
        <w:t xml:space="preserve"> Dimensionais</w:t>
      </w:r>
      <w:r w:rsidR="0042298E" w:rsidRPr="00A3036C">
        <w:rPr>
          <w:rFonts w:ascii="Times New Roman" w:hAnsi="Times New Roman" w:cs="Times New Roman"/>
          <w:sz w:val="24"/>
          <w:szCs w:val="24"/>
        </w:rPr>
        <w:t>, de onde fazem parte</w:t>
      </w:r>
      <w:r w:rsidR="00480464" w:rsidRPr="00A3036C">
        <w:rPr>
          <w:rFonts w:ascii="Times New Roman" w:hAnsi="Times New Roman" w:cs="Times New Roman"/>
          <w:sz w:val="24"/>
          <w:szCs w:val="24"/>
        </w:rPr>
        <w:t xml:space="preserve"> Harrison, Taylor e Agregados, sob a premissa: a minha raça humana é universal... o meu sexo é o amor... a minha religião é a consciência... todos os homens são iguais. Afagado pelos </w:t>
      </w:r>
      <w:r w:rsidR="00E0724C" w:rsidRPr="00A3036C">
        <w:rPr>
          <w:rFonts w:ascii="Times New Roman" w:hAnsi="Times New Roman" w:cs="Times New Roman"/>
          <w:sz w:val="24"/>
          <w:szCs w:val="24"/>
        </w:rPr>
        <w:t>seus pares na Guerra Dimensional</w:t>
      </w:r>
      <w:r w:rsidR="0001465E" w:rsidRPr="00A3036C">
        <w:rPr>
          <w:rFonts w:ascii="Times New Roman" w:hAnsi="Times New Roman" w:cs="Times New Roman"/>
          <w:sz w:val="24"/>
          <w:szCs w:val="24"/>
        </w:rPr>
        <w:t xml:space="preserve"> e</w:t>
      </w:r>
      <w:r w:rsidR="00480464" w:rsidRPr="00A3036C">
        <w:rPr>
          <w:rFonts w:ascii="Times New Roman" w:hAnsi="Times New Roman" w:cs="Times New Roman"/>
          <w:sz w:val="24"/>
          <w:szCs w:val="24"/>
        </w:rPr>
        <w:t xml:space="preserve">, destacadamente, </w:t>
      </w:r>
      <w:r w:rsidR="0001465E" w:rsidRPr="00A3036C">
        <w:rPr>
          <w:rFonts w:ascii="Times New Roman" w:hAnsi="Times New Roman" w:cs="Times New Roman"/>
          <w:sz w:val="24"/>
          <w:szCs w:val="24"/>
        </w:rPr>
        <w:t>pel</w:t>
      </w:r>
      <w:r w:rsidR="00480464" w:rsidRPr="00A3036C">
        <w:rPr>
          <w:rFonts w:ascii="Times New Roman" w:hAnsi="Times New Roman" w:cs="Times New Roman"/>
          <w:sz w:val="24"/>
          <w:szCs w:val="24"/>
        </w:rPr>
        <w:t>os</w:t>
      </w:r>
      <w:r w:rsidR="00284657" w:rsidRPr="00A3036C">
        <w:rPr>
          <w:rFonts w:ascii="Times New Roman" w:hAnsi="Times New Roman" w:cs="Times New Roman"/>
          <w:sz w:val="24"/>
          <w:szCs w:val="24"/>
        </w:rPr>
        <w:t xml:space="preserve"> familiares p</w:t>
      </w:r>
      <w:r w:rsidR="00451E66" w:rsidRPr="00A3036C">
        <w:rPr>
          <w:rFonts w:ascii="Times New Roman" w:hAnsi="Times New Roman" w:cs="Times New Roman"/>
          <w:sz w:val="24"/>
          <w:szCs w:val="24"/>
        </w:rPr>
        <w:t>or</w:t>
      </w:r>
      <w:r w:rsidR="00284657" w:rsidRPr="00A3036C">
        <w:rPr>
          <w:rFonts w:ascii="Times New Roman" w:hAnsi="Times New Roman" w:cs="Times New Roman"/>
          <w:sz w:val="24"/>
          <w:szCs w:val="24"/>
        </w:rPr>
        <w:t xml:space="preserve"> laços de sangue e consideração, recepciona o livro, inacabado, escrito pelos seus pais, com a </w:t>
      </w:r>
      <w:r w:rsidR="00284657" w:rsidRPr="00A3036C">
        <w:rPr>
          <w:rFonts w:ascii="Times New Roman" w:hAnsi="Times New Roman" w:cs="Times New Roman"/>
          <w:i/>
          <w:iCs/>
          <w:sz w:val="24"/>
          <w:szCs w:val="24"/>
        </w:rPr>
        <w:t xml:space="preserve">missão invisível </w:t>
      </w:r>
      <w:r w:rsidR="00284657" w:rsidRPr="00A3036C">
        <w:rPr>
          <w:rFonts w:ascii="Times New Roman" w:hAnsi="Times New Roman" w:cs="Times New Roman"/>
          <w:sz w:val="24"/>
          <w:szCs w:val="24"/>
        </w:rPr>
        <w:t>de terminar o romance</w:t>
      </w:r>
      <w:r w:rsidR="00850ABD" w:rsidRPr="00A3036C">
        <w:rPr>
          <w:rFonts w:ascii="Times New Roman" w:hAnsi="Times New Roman" w:cs="Times New Roman"/>
          <w:sz w:val="24"/>
          <w:szCs w:val="24"/>
        </w:rPr>
        <w:t>,</w:t>
      </w:r>
      <w:r w:rsidR="00284657" w:rsidRPr="00A3036C">
        <w:rPr>
          <w:rFonts w:ascii="Times New Roman" w:hAnsi="Times New Roman" w:cs="Times New Roman"/>
          <w:sz w:val="24"/>
          <w:szCs w:val="24"/>
        </w:rPr>
        <w:t xml:space="preserve"> </w:t>
      </w:r>
      <w:r w:rsidR="00451E66" w:rsidRPr="00A3036C">
        <w:rPr>
          <w:rFonts w:ascii="Times New Roman" w:hAnsi="Times New Roman" w:cs="Times New Roman"/>
          <w:sz w:val="24"/>
          <w:szCs w:val="24"/>
        </w:rPr>
        <w:t>por eles</w:t>
      </w:r>
      <w:r w:rsidR="00401FA0" w:rsidRPr="00A3036C">
        <w:rPr>
          <w:rFonts w:ascii="Times New Roman" w:hAnsi="Times New Roman" w:cs="Times New Roman"/>
          <w:sz w:val="24"/>
          <w:szCs w:val="24"/>
        </w:rPr>
        <w:t xml:space="preserve">, </w:t>
      </w:r>
      <w:r w:rsidR="00284657" w:rsidRPr="00A3036C">
        <w:rPr>
          <w:rFonts w:ascii="Times New Roman" w:hAnsi="Times New Roman" w:cs="Times New Roman"/>
          <w:sz w:val="24"/>
          <w:szCs w:val="24"/>
        </w:rPr>
        <w:t xml:space="preserve">iniciado , </w:t>
      </w:r>
      <w:r w:rsidR="00284657" w:rsidRPr="00A3036C">
        <w:rPr>
          <w:rFonts w:ascii="Times New Roman" w:eastAsia="Aptos" w:hAnsi="Times New Roman" w:cs="Times New Roman"/>
          <w:b/>
          <w:bCs/>
        </w:rPr>
        <w:t>e</w:t>
      </w:r>
      <w:r w:rsidR="00284657" w:rsidRPr="00A3036C">
        <w:rPr>
          <w:rFonts w:ascii="Times New Roman" w:eastAsia="Aptos" w:hAnsi="Times New Roman" w:cs="Times New Roman"/>
          <w:b/>
          <w:bCs/>
          <w:color w:val="FF0000"/>
        </w:rPr>
        <w:t>X</w:t>
      </w:r>
      <w:r w:rsidR="00284657" w:rsidRPr="00A3036C">
        <w:rPr>
          <w:rFonts w:ascii="Times New Roman" w:eastAsia="Aptos" w:hAnsi="Times New Roman" w:cs="Times New Roman"/>
          <w:b/>
          <w:bCs/>
        </w:rPr>
        <w:t xml:space="preserve">ilados da </w:t>
      </w:r>
      <w:r w:rsidR="00284657" w:rsidRPr="00A3036C">
        <w:rPr>
          <w:rFonts w:ascii="Times New Roman" w:eastAsia="Aptos" w:hAnsi="Times New Roman" w:cs="Times New Roman"/>
          <w:b/>
          <w:bCs/>
          <w:color w:val="7030A0"/>
        </w:rPr>
        <w:t>T</w:t>
      </w:r>
      <w:r w:rsidR="00284657" w:rsidRPr="00A3036C">
        <w:rPr>
          <w:rFonts w:ascii="Times New Roman" w:eastAsia="Aptos" w:hAnsi="Times New Roman" w:cs="Times New Roman"/>
          <w:b/>
          <w:bCs/>
        </w:rPr>
        <w:t xml:space="preserve">erra </w:t>
      </w:r>
      <w:r w:rsidR="00284657" w:rsidRPr="00A3036C">
        <w:rPr>
          <w:rFonts w:ascii="Times New Roman" w:eastAsia="Aptos" w:hAnsi="Times New Roman" w:cs="Times New Roman"/>
          <w:b/>
          <w:bCs/>
          <w:sz w:val="24"/>
          <w:szCs w:val="24"/>
        </w:rPr>
        <w:t>─ passado pacto para o futuro</w:t>
      </w:r>
      <w:r w:rsidR="00284657" w:rsidRPr="00A3036C">
        <w:rPr>
          <w:rFonts w:ascii="Times New Roman" w:eastAsia="Aptos" w:hAnsi="Times New Roman" w:cs="Times New Roman"/>
          <w:sz w:val="24"/>
          <w:szCs w:val="24"/>
        </w:rPr>
        <w:t>.</w:t>
      </w:r>
      <w:r w:rsidR="007934B2" w:rsidRPr="00A3036C">
        <w:rPr>
          <w:rFonts w:ascii="Times New Roman" w:eastAsia="Aptos" w:hAnsi="Times New Roman" w:cs="Times New Roman"/>
          <w:sz w:val="24"/>
          <w:szCs w:val="24"/>
        </w:rPr>
        <w:t xml:space="preserve"> Paralelamente desenvolve seu dom futebolístico no Clube de Regatas do Flamengo e não nega sua genética de futebolista </w:t>
      </w:r>
      <w:r w:rsidR="007934B2" w:rsidRPr="00A3036C">
        <w:rPr>
          <w:rFonts w:ascii="Times New Roman" w:eastAsia="Aptos" w:hAnsi="Times New Roman" w:cs="Times New Roman"/>
          <w:i/>
          <w:iCs/>
          <w:sz w:val="24"/>
          <w:szCs w:val="24"/>
        </w:rPr>
        <w:t>fora de série</w:t>
      </w:r>
      <w:r w:rsidR="007934B2" w:rsidRPr="00A3036C">
        <w:rPr>
          <w:rFonts w:ascii="Times New Roman" w:eastAsia="Aptos" w:hAnsi="Times New Roman" w:cs="Times New Roman"/>
          <w:sz w:val="24"/>
          <w:szCs w:val="24"/>
        </w:rPr>
        <w:t xml:space="preserve">, considerando a idolatria observada nos laços </w:t>
      </w:r>
      <w:r w:rsidR="00401FA0" w:rsidRPr="00A3036C">
        <w:rPr>
          <w:rFonts w:ascii="Times New Roman" w:eastAsia="Aptos" w:hAnsi="Times New Roman" w:cs="Times New Roman"/>
          <w:sz w:val="24"/>
          <w:szCs w:val="24"/>
        </w:rPr>
        <w:t>familiares</w:t>
      </w:r>
      <w:r w:rsidR="007934B2" w:rsidRPr="00A3036C">
        <w:rPr>
          <w:rFonts w:ascii="Times New Roman" w:eastAsia="Aptos" w:hAnsi="Times New Roman" w:cs="Times New Roman"/>
          <w:sz w:val="24"/>
          <w:szCs w:val="24"/>
        </w:rPr>
        <w:t xml:space="preserve"> do mundo futebolístico à André Paiva de Carvalho Harrison, “Deco”, ovacionado como o “Garoto da Gávea</w:t>
      </w:r>
      <w:r w:rsidR="00D26851" w:rsidRPr="00A3036C">
        <w:rPr>
          <w:rFonts w:ascii="Times New Roman" w:eastAsia="Aptos" w:hAnsi="Times New Roman" w:cs="Times New Roman"/>
          <w:sz w:val="24"/>
          <w:szCs w:val="24"/>
        </w:rPr>
        <w:t xml:space="preserve"> desde sua estreia no futebol profissional em 1996, ladeado pelo </w:t>
      </w:r>
      <w:r w:rsidR="00D26851" w:rsidRPr="00A3036C">
        <w:rPr>
          <w:rFonts w:ascii="Times New Roman" w:eastAsia="Aptos" w:hAnsi="Times New Roman" w:cs="Times New Roman"/>
          <w:i/>
          <w:iCs/>
          <w:sz w:val="24"/>
          <w:szCs w:val="24"/>
        </w:rPr>
        <w:t>gênio da grande área</w:t>
      </w:r>
      <w:r w:rsidR="00D26851" w:rsidRPr="00A3036C">
        <w:rPr>
          <w:rFonts w:ascii="Times New Roman" w:eastAsia="Aptos" w:hAnsi="Times New Roman" w:cs="Times New Roman"/>
          <w:sz w:val="24"/>
          <w:szCs w:val="24"/>
        </w:rPr>
        <w:t>, Romário</w:t>
      </w:r>
      <w:r w:rsidR="007934B2" w:rsidRPr="00A3036C">
        <w:rPr>
          <w:rFonts w:ascii="Times New Roman" w:eastAsia="Aptos" w:hAnsi="Times New Roman" w:cs="Times New Roman"/>
          <w:sz w:val="24"/>
          <w:szCs w:val="24"/>
        </w:rPr>
        <w:t>.</w:t>
      </w:r>
      <w:r w:rsidR="00D26851" w:rsidRPr="00A3036C">
        <w:rPr>
          <w:rFonts w:ascii="Times New Roman" w:eastAsia="Aptos" w:hAnsi="Times New Roman" w:cs="Times New Roman"/>
          <w:sz w:val="24"/>
          <w:szCs w:val="24"/>
        </w:rPr>
        <w:t xml:space="preserve"> Convocado para Seleção Brasileira desde 1998, participa da conquista do pentacampeonato de 2002 e protagoniza o hexacampeonato na primeira Copa do Mundo realizada no continente africano</w:t>
      </w:r>
      <w:r w:rsidR="00FC7B67" w:rsidRPr="00A3036C">
        <w:rPr>
          <w:rFonts w:ascii="Times New Roman" w:eastAsia="Aptos" w:hAnsi="Times New Roman" w:cs="Times New Roman"/>
          <w:sz w:val="24"/>
          <w:szCs w:val="24"/>
        </w:rPr>
        <w:t xml:space="preserve"> em 2010</w:t>
      </w:r>
      <w:r w:rsidR="00D26851" w:rsidRPr="00A3036C">
        <w:rPr>
          <w:rFonts w:ascii="Times New Roman" w:eastAsia="Aptos" w:hAnsi="Times New Roman" w:cs="Times New Roman"/>
          <w:sz w:val="24"/>
          <w:szCs w:val="24"/>
        </w:rPr>
        <w:t xml:space="preserve">, sendo bicampeão mundial depois de uma séria leão no ano de 2006. Volta aos campos em 2007 e salva o Flamengo do rebaixamento no campeonato brasileiro. </w:t>
      </w:r>
      <w:r w:rsidR="007934B2" w:rsidRPr="00A3036C">
        <w:rPr>
          <w:rFonts w:ascii="Times New Roman" w:eastAsia="Aptos" w:hAnsi="Times New Roman" w:cs="Times New Roman"/>
          <w:sz w:val="24"/>
          <w:szCs w:val="24"/>
        </w:rPr>
        <w:t xml:space="preserve"> </w:t>
      </w:r>
      <w:r w:rsidR="00D26851" w:rsidRPr="00A3036C">
        <w:rPr>
          <w:rFonts w:ascii="Times New Roman" w:eastAsia="Aptos" w:hAnsi="Times New Roman" w:cs="Times New Roman"/>
          <w:sz w:val="24"/>
          <w:szCs w:val="24"/>
        </w:rPr>
        <w:t xml:space="preserve">Amantes do futebol são privados do talento </w:t>
      </w:r>
      <w:r w:rsidR="00BC313B" w:rsidRPr="00A3036C">
        <w:rPr>
          <w:rFonts w:ascii="Times New Roman" w:eastAsia="Aptos" w:hAnsi="Times New Roman" w:cs="Times New Roman"/>
          <w:sz w:val="24"/>
          <w:szCs w:val="24"/>
        </w:rPr>
        <w:t>extraclasse</w:t>
      </w:r>
      <w:r w:rsidR="00D26851" w:rsidRPr="00A3036C">
        <w:rPr>
          <w:rFonts w:ascii="Times New Roman" w:eastAsia="Aptos" w:hAnsi="Times New Roman" w:cs="Times New Roman"/>
          <w:sz w:val="24"/>
          <w:szCs w:val="24"/>
        </w:rPr>
        <w:t xml:space="preserve"> de André Paiva de Carvalho Harrison, filho da ciência, produto de duas mulheres </w:t>
      </w:r>
      <w:r w:rsidR="00D26851" w:rsidRPr="00A3036C">
        <w:rPr>
          <w:rFonts w:ascii="Times New Roman" w:eastAsia="Aptos" w:hAnsi="Times New Roman" w:cs="Times New Roman"/>
          <w:sz w:val="24"/>
          <w:szCs w:val="24"/>
        </w:rPr>
        <w:lastRenderedPageBreak/>
        <w:t>dedicadas as maternidades paternais</w:t>
      </w:r>
      <w:r w:rsidR="00DD486B" w:rsidRPr="00A3036C">
        <w:rPr>
          <w:rFonts w:ascii="Times New Roman" w:eastAsia="Aptos" w:hAnsi="Times New Roman" w:cs="Times New Roman"/>
          <w:sz w:val="24"/>
          <w:szCs w:val="24"/>
        </w:rPr>
        <w:t xml:space="preserve">, </w:t>
      </w:r>
      <w:r w:rsidR="006022D0" w:rsidRPr="00A3036C">
        <w:rPr>
          <w:rFonts w:ascii="Times New Roman" w:eastAsia="Aptos" w:hAnsi="Times New Roman" w:cs="Times New Roman"/>
          <w:sz w:val="24"/>
          <w:szCs w:val="24"/>
        </w:rPr>
        <w:t xml:space="preserve">pois o futebolista </w:t>
      </w:r>
      <w:r w:rsidR="00DD486B" w:rsidRPr="00A3036C">
        <w:rPr>
          <w:rFonts w:ascii="Times New Roman" w:eastAsia="Aptos" w:hAnsi="Times New Roman" w:cs="Times New Roman"/>
          <w:sz w:val="24"/>
          <w:szCs w:val="24"/>
        </w:rPr>
        <w:t>anuncia</w:t>
      </w:r>
      <w:r w:rsidR="006022D0" w:rsidRPr="00A3036C">
        <w:rPr>
          <w:rFonts w:ascii="Times New Roman" w:eastAsia="Aptos" w:hAnsi="Times New Roman" w:cs="Times New Roman"/>
          <w:sz w:val="24"/>
          <w:szCs w:val="24"/>
        </w:rPr>
        <w:t>,</w:t>
      </w:r>
      <w:r w:rsidR="00DD486B" w:rsidRPr="00A3036C">
        <w:rPr>
          <w:rFonts w:ascii="Times New Roman" w:eastAsia="Aptos" w:hAnsi="Times New Roman" w:cs="Times New Roman"/>
          <w:sz w:val="24"/>
          <w:szCs w:val="24"/>
        </w:rPr>
        <w:t xml:space="preserve"> após o feito no mundial de futebol da África, a sua aposentadoria para se dedicar as mães, anteriormente, negadas por ele, e ao </w:t>
      </w:r>
      <w:r w:rsidR="00DD486B" w:rsidRPr="00A3036C">
        <w:rPr>
          <w:rFonts w:ascii="Times New Roman" w:eastAsia="Aptos" w:hAnsi="Times New Roman" w:cs="Times New Roman"/>
          <w:b/>
          <w:sz w:val="24"/>
          <w:szCs w:val="24"/>
        </w:rPr>
        <w:t>Green Dream</w:t>
      </w:r>
      <w:r w:rsidR="00DD486B" w:rsidRPr="00A3036C">
        <w:rPr>
          <w:rFonts w:ascii="Times New Roman" w:eastAsia="Aptos" w:hAnsi="Times New Roman" w:cs="Times New Roman"/>
          <w:bCs/>
          <w:sz w:val="24"/>
          <w:szCs w:val="24"/>
        </w:rPr>
        <w:t>, enquanto Embaixador da Caridade.</w:t>
      </w:r>
      <w:r w:rsidR="00BC313B" w:rsidRPr="00A3036C">
        <w:rPr>
          <w:rFonts w:ascii="Times New Roman" w:eastAsia="Aptos" w:hAnsi="Times New Roman" w:cs="Times New Roman"/>
          <w:bCs/>
          <w:sz w:val="24"/>
          <w:szCs w:val="24"/>
        </w:rPr>
        <w:t xml:space="preserve"> “Garoto da Gávea” despede-se</w:t>
      </w:r>
      <w:r w:rsidR="00592363" w:rsidRPr="00A3036C">
        <w:rPr>
          <w:rFonts w:ascii="Times New Roman" w:eastAsia="Aptos" w:hAnsi="Times New Roman" w:cs="Times New Roman"/>
          <w:bCs/>
          <w:sz w:val="24"/>
          <w:szCs w:val="24"/>
        </w:rPr>
        <w:t xml:space="preserve"> do </w:t>
      </w:r>
      <w:r w:rsidR="00592363" w:rsidRPr="00A3036C">
        <w:rPr>
          <w:rFonts w:ascii="Times New Roman" w:eastAsia="Aptos" w:hAnsi="Times New Roman" w:cs="Times New Roman"/>
          <w:bCs/>
          <w:i/>
          <w:iCs/>
          <w:sz w:val="24"/>
          <w:szCs w:val="24"/>
        </w:rPr>
        <w:t>planeta soccer</w:t>
      </w:r>
      <w:r w:rsidR="00592363" w:rsidRPr="00A3036C">
        <w:rPr>
          <w:rFonts w:ascii="Times New Roman" w:eastAsia="Aptos" w:hAnsi="Times New Roman" w:cs="Times New Roman"/>
          <w:bCs/>
          <w:sz w:val="24"/>
          <w:szCs w:val="24"/>
        </w:rPr>
        <w:t xml:space="preserve"> ostentando</w:t>
      </w:r>
      <w:r w:rsidR="001A1B13" w:rsidRPr="00A3036C">
        <w:rPr>
          <w:rFonts w:ascii="Times New Roman" w:eastAsia="Aptos" w:hAnsi="Times New Roman" w:cs="Times New Roman"/>
          <w:bCs/>
          <w:sz w:val="24"/>
          <w:szCs w:val="24"/>
        </w:rPr>
        <w:t xml:space="preserve"> a Bola de Ouro,</w:t>
      </w:r>
      <w:r w:rsidR="00592363" w:rsidRPr="00A3036C">
        <w:rPr>
          <w:rFonts w:ascii="Times New Roman" w:eastAsia="Aptos" w:hAnsi="Times New Roman" w:cs="Times New Roman"/>
          <w:bCs/>
          <w:sz w:val="24"/>
          <w:szCs w:val="24"/>
        </w:rPr>
        <w:t xml:space="preserve"> o maior pr</w:t>
      </w:r>
      <w:r w:rsidR="00F95583" w:rsidRPr="00A3036C">
        <w:rPr>
          <w:rFonts w:ascii="Times New Roman" w:eastAsia="Aptos" w:hAnsi="Times New Roman" w:cs="Times New Roman"/>
          <w:bCs/>
          <w:sz w:val="24"/>
          <w:szCs w:val="24"/>
        </w:rPr>
        <w:t>ê</w:t>
      </w:r>
      <w:r w:rsidR="00592363" w:rsidRPr="00A3036C">
        <w:rPr>
          <w:rFonts w:ascii="Times New Roman" w:eastAsia="Aptos" w:hAnsi="Times New Roman" w:cs="Times New Roman"/>
          <w:bCs/>
          <w:sz w:val="24"/>
          <w:szCs w:val="24"/>
        </w:rPr>
        <w:t>mio</w:t>
      </w:r>
      <w:r w:rsidR="001A1B13" w:rsidRPr="00A3036C">
        <w:rPr>
          <w:rFonts w:ascii="Times New Roman" w:eastAsia="Aptos" w:hAnsi="Times New Roman" w:cs="Times New Roman"/>
          <w:bCs/>
          <w:sz w:val="24"/>
          <w:szCs w:val="24"/>
        </w:rPr>
        <w:t xml:space="preserve"> mundial outorgado a um </w:t>
      </w:r>
      <w:r w:rsidR="004D4596" w:rsidRPr="00A3036C">
        <w:rPr>
          <w:rFonts w:ascii="Times New Roman" w:eastAsia="Aptos" w:hAnsi="Times New Roman" w:cs="Times New Roman"/>
          <w:bCs/>
          <w:sz w:val="24"/>
          <w:szCs w:val="24"/>
        </w:rPr>
        <w:t>jogador de futebol</w:t>
      </w:r>
      <w:r w:rsidR="00FB072F" w:rsidRPr="00A3036C">
        <w:rPr>
          <w:rFonts w:ascii="Times New Roman" w:eastAsia="Aptos" w:hAnsi="Times New Roman" w:cs="Times New Roman"/>
          <w:bCs/>
          <w:sz w:val="24"/>
          <w:szCs w:val="24"/>
        </w:rPr>
        <w:t>.</w:t>
      </w:r>
      <w:r w:rsidR="00E34B7F" w:rsidRPr="00A3036C">
        <w:rPr>
          <w:rFonts w:ascii="Times New Roman" w:eastAsia="Aptos" w:hAnsi="Times New Roman" w:cs="Times New Roman"/>
          <w:bCs/>
          <w:sz w:val="24"/>
          <w:szCs w:val="24"/>
        </w:rPr>
        <w:t xml:space="preserve"> Atua ainda como comentarista da Copa do Mundo </w:t>
      </w:r>
      <w:r w:rsidR="005B3603" w:rsidRPr="00A3036C">
        <w:rPr>
          <w:rFonts w:ascii="Times New Roman" w:eastAsia="Aptos" w:hAnsi="Times New Roman" w:cs="Times New Roman"/>
          <w:bCs/>
          <w:sz w:val="24"/>
          <w:szCs w:val="24"/>
        </w:rPr>
        <w:t xml:space="preserve">no ano de 2014 e das Olimpíadas </w:t>
      </w:r>
      <w:r w:rsidR="00A17FD1" w:rsidRPr="00A3036C">
        <w:rPr>
          <w:rFonts w:ascii="Times New Roman" w:eastAsia="Aptos" w:hAnsi="Times New Roman" w:cs="Times New Roman"/>
          <w:bCs/>
          <w:sz w:val="24"/>
          <w:szCs w:val="24"/>
        </w:rPr>
        <w:t xml:space="preserve">em </w:t>
      </w:r>
      <w:r w:rsidR="005B3603" w:rsidRPr="00A3036C">
        <w:rPr>
          <w:rFonts w:ascii="Times New Roman" w:eastAsia="Aptos" w:hAnsi="Times New Roman" w:cs="Times New Roman"/>
          <w:bCs/>
          <w:sz w:val="24"/>
          <w:szCs w:val="24"/>
        </w:rPr>
        <w:t>2016</w:t>
      </w:r>
      <w:r w:rsidR="00A17FD1" w:rsidRPr="00A3036C">
        <w:rPr>
          <w:rFonts w:ascii="Times New Roman" w:eastAsia="Aptos" w:hAnsi="Times New Roman" w:cs="Times New Roman"/>
          <w:bCs/>
          <w:sz w:val="24"/>
          <w:szCs w:val="24"/>
        </w:rPr>
        <w:t xml:space="preserve"> </w:t>
      </w:r>
      <w:r w:rsidR="005B3603" w:rsidRPr="00A3036C">
        <w:rPr>
          <w:rFonts w:ascii="Times New Roman" w:eastAsia="Aptos" w:hAnsi="Times New Roman" w:cs="Times New Roman"/>
          <w:bCs/>
          <w:sz w:val="24"/>
          <w:szCs w:val="24"/>
        </w:rPr>
        <w:t>no Brasil</w:t>
      </w:r>
      <w:r w:rsidR="00A17FD1" w:rsidRPr="00A3036C">
        <w:rPr>
          <w:rFonts w:ascii="Times New Roman" w:eastAsia="Aptos" w:hAnsi="Times New Roman" w:cs="Times New Roman"/>
          <w:bCs/>
          <w:sz w:val="24"/>
          <w:szCs w:val="24"/>
        </w:rPr>
        <w:t>, sendo a cidade sede do</w:t>
      </w:r>
      <w:r w:rsidR="00F463B5" w:rsidRPr="00A3036C">
        <w:rPr>
          <w:rFonts w:ascii="Times New Roman" w:eastAsia="Aptos" w:hAnsi="Times New Roman" w:cs="Times New Roman"/>
          <w:bCs/>
          <w:sz w:val="24"/>
          <w:szCs w:val="24"/>
        </w:rPr>
        <w:t xml:space="preserve"> </w:t>
      </w:r>
      <w:r w:rsidR="00A17FD1" w:rsidRPr="00A3036C">
        <w:rPr>
          <w:rFonts w:ascii="Times New Roman" w:eastAsia="Aptos" w:hAnsi="Times New Roman" w:cs="Times New Roman"/>
          <w:bCs/>
          <w:sz w:val="24"/>
          <w:szCs w:val="24"/>
        </w:rPr>
        <w:t xml:space="preserve">último </w:t>
      </w:r>
      <w:r w:rsidR="00F463B5" w:rsidRPr="00A3036C">
        <w:rPr>
          <w:rFonts w:ascii="Times New Roman" w:eastAsia="Aptos" w:hAnsi="Times New Roman" w:cs="Times New Roman"/>
          <w:bCs/>
          <w:sz w:val="24"/>
          <w:szCs w:val="24"/>
        </w:rPr>
        <w:t xml:space="preserve">evento </w:t>
      </w:r>
      <w:r w:rsidR="00A17FD1" w:rsidRPr="00A3036C">
        <w:rPr>
          <w:rFonts w:ascii="Times New Roman" w:eastAsia="Aptos" w:hAnsi="Times New Roman" w:cs="Times New Roman"/>
          <w:bCs/>
          <w:sz w:val="24"/>
          <w:szCs w:val="24"/>
        </w:rPr>
        <w:t>no Rio de Janeiro</w:t>
      </w:r>
      <w:r w:rsidR="004D4596" w:rsidRPr="00A3036C">
        <w:rPr>
          <w:rFonts w:ascii="Times New Roman" w:eastAsia="Aptos" w:hAnsi="Times New Roman" w:cs="Times New Roman"/>
          <w:bCs/>
          <w:sz w:val="24"/>
          <w:szCs w:val="24"/>
        </w:rPr>
        <w:t>.</w:t>
      </w:r>
      <w:r w:rsidR="005B3603" w:rsidRPr="00A3036C">
        <w:rPr>
          <w:rFonts w:ascii="Times New Roman" w:eastAsia="Aptos" w:hAnsi="Times New Roman" w:cs="Times New Roman"/>
          <w:bCs/>
          <w:sz w:val="24"/>
          <w:szCs w:val="24"/>
        </w:rPr>
        <w:t xml:space="preserve"> </w:t>
      </w:r>
      <w:r w:rsidR="00395CD9" w:rsidRPr="00A3036C">
        <w:rPr>
          <w:rFonts w:ascii="Times New Roman" w:eastAsia="Aptos" w:hAnsi="Times New Roman" w:cs="Times New Roman"/>
          <w:bCs/>
          <w:sz w:val="24"/>
          <w:szCs w:val="24"/>
        </w:rPr>
        <w:t xml:space="preserve"> Comparações são in</w:t>
      </w:r>
      <w:r w:rsidR="00F463B5" w:rsidRPr="00A3036C">
        <w:rPr>
          <w:rFonts w:ascii="Times New Roman" w:eastAsia="Aptos" w:hAnsi="Times New Roman" w:cs="Times New Roman"/>
          <w:bCs/>
          <w:sz w:val="24"/>
          <w:szCs w:val="24"/>
        </w:rPr>
        <w:t>e</w:t>
      </w:r>
      <w:r w:rsidR="00395CD9" w:rsidRPr="00A3036C">
        <w:rPr>
          <w:rFonts w:ascii="Times New Roman" w:eastAsia="Aptos" w:hAnsi="Times New Roman" w:cs="Times New Roman"/>
          <w:bCs/>
          <w:sz w:val="24"/>
          <w:szCs w:val="24"/>
        </w:rPr>
        <w:t>vitáveis entre Joseph e o “Garoto da Gávea”</w:t>
      </w:r>
      <w:r w:rsidR="004D4596" w:rsidRPr="00A3036C">
        <w:rPr>
          <w:rFonts w:ascii="Times New Roman" w:eastAsia="Aptos" w:hAnsi="Times New Roman" w:cs="Times New Roman"/>
          <w:bCs/>
          <w:sz w:val="24"/>
          <w:szCs w:val="24"/>
        </w:rPr>
        <w:t>.</w:t>
      </w:r>
      <w:r w:rsidR="00B51A3E" w:rsidRPr="00A3036C">
        <w:rPr>
          <w:rFonts w:ascii="Times New Roman" w:eastAsia="Aptos" w:hAnsi="Times New Roman" w:cs="Times New Roman"/>
          <w:bCs/>
          <w:sz w:val="24"/>
          <w:szCs w:val="24"/>
        </w:rPr>
        <w:t xml:space="preserve"> </w:t>
      </w:r>
      <w:r w:rsidR="004D4596" w:rsidRPr="00A3036C">
        <w:rPr>
          <w:rFonts w:ascii="Times New Roman" w:eastAsia="Aptos" w:hAnsi="Times New Roman" w:cs="Times New Roman"/>
          <w:bCs/>
          <w:sz w:val="24"/>
          <w:szCs w:val="24"/>
        </w:rPr>
        <w:t>N</w:t>
      </w:r>
      <w:r w:rsidR="00E06178" w:rsidRPr="00A3036C">
        <w:rPr>
          <w:rFonts w:ascii="Times New Roman" w:eastAsia="Aptos" w:hAnsi="Times New Roman" w:cs="Times New Roman"/>
          <w:bCs/>
          <w:sz w:val="24"/>
          <w:szCs w:val="24"/>
        </w:rPr>
        <w:t>arrador</w:t>
      </w:r>
      <w:r w:rsidR="00466480" w:rsidRPr="00A3036C">
        <w:rPr>
          <w:rFonts w:ascii="Times New Roman" w:eastAsia="Aptos" w:hAnsi="Times New Roman" w:cs="Times New Roman"/>
          <w:bCs/>
          <w:sz w:val="24"/>
          <w:szCs w:val="24"/>
        </w:rPr>
        <w:t xml:space="preserve">, reforçado por um </w:t>
      </w:r>
      <w:r w:rsidR="00B51A3E" w:rsidRPr="00A3036C">
        <w:rPr>
          <w:rFonts w:ascii="Times New Roman" w:eastAsia="Aptos" w:hAnsi="Times New Roman" w:cs="Times New Roman"/>
          <w:bCs/>
          <w:sz w:val="24"/>
          <w:szCs w:val="24"/>
        </w:rPr>
        <w:t>comentarista</w:t>
      </w:r>
      <w:r w:rsidR="00466480" w:rsidRPr="00A3036C">
        <w:rPr>
          <w:rFonts w:ascii="Times New Roman" w:eastAsia="Aptos" w:hAnsi="Times New Roman" w:cs="Times New Roman"/>
          <w:bCs/>
          <w:sz w:val="24"/>
          <w:szCs w:val="24"/>
        </w:rPr>
        <w:t>, ambos</w:t>
      </w:r>
      <w:r w:rsidR="00B51A3E" w:rsidRPr="00A3036C">
        <w:rPr>
          <w:rFonts w:ascii="Times New Roman" w:eastAsia="Aptos" w:hAnsi="Times New Roman" w:cs="Times New Roman"/>
          <w:bCs/>
          <w:sz w:val="24"/>
          <w:szCs w:val="24"/>
        </w:rPr>
        <w:t xml:space="preserve"> renomado</w:t>
      </w:r>
      <w:r w:rsidR="00466480" w:rsidRPr="00A3036C">
        <w:rPr>
          <w:rFonts w:ascii="Times New Roman" w:eastAsia="Aptos" w:hAnsi="Times New Roman" w:cs="Times New Roman"/>
          <w:bCs/>
          <w:sz w:val="24"/>
          <w:szCs w:val="24"/>
        </w:rPr>
        <w:t>s</w:t>
      </w:r>
      <w:r w:rsidR="00B51A3E" w:rsidRPr="00A3036C">
        <w:rPr>
          <w:rFonts w:ascii="Times New Roman" w:eastAsia="Aptos" w:hAnsi="Times New Roman" w:cs="Times New Roman"/>
          <w:bCs/>
          <w:sz w:val="24"/>
          <w:szCs w:val="24"/>
        </w:rPr>
        <w:t xml:space="preserve"> do </w:t>
      </w:r>
      <w:r w:rsidR="00E06178" w:rsidRPr="00A3036C">
        <w:rPr>
          <w:rFonts w:ascii="Times New Roman" w:eastAsia="Aptos" w:hAnsi="Times New Roman" w:cs="Times New Roman"/>
          <w:bCs/>
          <w:sz w:val="24"/>
          <w:szCs w:val="24"/>
        </w:rPr>
        <w:t>futebol</w:t>
      </w:r>
      <w:r w:rsidR="00F463B5" w:rsidRPr="00A3036C">
        <w:rPr>
          <w:rFonts w:ascii="Times New Roman" w:eastAsia="Aptos" w:hAnsi="Times New Roman" w:cs="Times New Roman"/>
          <w:bCs/>
          <w:sz w:val="24"/>
          <w:szCs w:val="24"/>
        </w:rPr>
        <w:t>,</w:t>
      </w:r>
      <w:r w:rsidR="008077CF" w:rsidRPr="00A3036C">
        <w:rPr>
          <w:rFonts w:ascii="Times New Roman" w:eastAsia="Aptos" w:hAnsi="Times New Roman" w:cs="Times New Roman"/>
          <w:bCs/>
          <w:sz w:val="24"/>
          <w:szCs w:val="24"/>
        </w:rPr>
        <w:t xml:space="preserve"> </w:t>
      </w:r>
      <w:r w:rsidR="004D4596" w:rsidRPr="00A3036C">
        <w:rPr>
          <w:rFonts w:ascii="Times New Roman" w:eastAsia="Aptos" w:hAnsi="Times New Roman" w:cs="Times New Roman"/>
          <w:bCs/>
          <w:sz w:val="24"/>
          <w:szCs w:val="24"/>
        </w:rPr>
        <w:t>lhe  decreta o</w:t>
      </w:r>
      <w:r w:rsidR="008077CF" w:rsidRPr="00A3036C">
        <w:rPr>
          <w:rFonts w:ascii="Times New Roman" w:eastAsia="Aptos" w:hAnsi="Times New Roman" w:cs="Times New Roman"/>
          <w:bCs/>
          <w:sz w:val="24"/>
          <w:szCs w:val="24"/>
        </w:rPr>
        <w:t xml:space="preserve"> mesmo apelido, a partir de sua estreia</w:t>
      </w:r>
      <w:r w:rsidR="00B62E9D" w:rsidRPr="00A3036C">
        <w:rPr>
          <w:rFonts w:ascii="Times New Roman" w:eastAsia="Aptos" w:hAnsi="Times New Roman" w:cs="Times New Roman"/>
          <w:bCs/>
          <w:sz w:val="24"/>
          <w:szCs w:val="24"/>
        </w:rPr>
        <w:t>. Eles vão mais longe e transformam o nome Joseph em Joph</w:t>
      </w:r>
      <w:r w:rsidR="00CF4B27" w:rsidRPr="00A3036C">
        <w:rPr>
          <w:rFonts w:ascii="Times New Roman" w:eastAsia="Aptos" w:hAnsi="Times New Roman" w:cs="Times New Roman"/>
          <w:bCs/>
          <w:sz w:val="24"/>
          <w:szCs w:val="24"/>
        </w:rPr>
        <w:t>, relembrando as proezas</w:t>
      </w:r>
      <w:r w:rsidR="004E3FA9" w:rsidRPr="00A3036C">
        <w:rPr>
          <w:rFonts w:ascii="Times New Roman" w:eastAsia="Aptos" w:hAnsi="Times New Roman" w:cs="Times New Roman"/>
          <w:bCs/>
          <w:sz w:val="24"/>
          <w:szCs w:val="24"/>
        </w:rPr>
        <w:t xml:space="preserve"> de</w:t>
      </w:r>
      <w:r w:rsidR="00CA5D4C" w:rsidRPr="00A3036C">
        <w:rPr>
          <w:rFonts w:ascii="Times New Roman" w:eastAsia="Aptos" w:hAnsi="Times New Roman" w:cs="Times New Roman"/>
          <w:bCs/>
          <w:sz w:val="24"/>
          <w:szCs w:val="24"/>
        </w:rPr>
        <w:t xml:space="preserve">ste </w:t>
      </w:r>
      <w:r w:rsidR="00874292" w:rsidRPr="00A3036C">
        <w:rPr>
          <w:rFonts w:ascii="Times New Roman" w:eastAsia="Aptos" w:hAnsi="Times New Roman" w:cs="Times New Roman"/>
          <w:bCs/>
          <w:sz w:val="24"/>
          <w:szCs w:val="24"/>
        </w:rPr>
        <w:t>ao lado de Lotech,</w:t>
      </w:r>
      <w:r w:rsidR="004E3FA9" w:rsidRPr="00A3036C">
        <w:rPr>
          <w:rFonts w:ascii="Times New Roman" w:eastAsia="Aptos" w:hAnsi="Times New Roman" w:cs="Times New Roman"/>
          <w:bCs/>
          <w:sz w:val="24"/>
          <w:szCs w:val="24"/>
        </w:rPr>
        <w:t xml:space="preserve"> out</w:t>
      </w:r>
      <w:r w:rsidR="00874292" w:rsidRPr="00A3036C">
        <w:rPr>
          <w:rFonts w:ascii="Times New Roman" w:eastAsia="Aptos" w:hAnsi="Times New Roman" w:cs="Times New Roman"/>
          <w:bCs/>
          <w:sz w:val="24"/>
          <w:szCs w:val="24"/>
        </w:rPr>
        <w:t>r</w:t>
      </w:r>
      <w:r w:rsidR="004E3FA9" w:rsidRPr="00A3036C">
        <w:rPr>
          <w:rFonts w:ascii="Times New Roman" w:eastAsia="Aptos" w:hAnsi="Times New Roman" w:cs="Times New Roman"/>
          <w:bCs/>
          <w:sz w:val="24"/>
          <w:szCs w:val="24"/>
        </w:rPr>
        <w:t>o</w:t>
      </w:r>
      <w:r w:rsidR="00874292" w:rsidRPr="00A3036C">
        <w:rPr>
          <w:rFonts w:ascii="Times New Roman" w:eastAsia="Aptos" w:hAnsi="Times New Roman" w:cs="Times New Roman"/>
          <w:bCs/>
          <w:sz w:val="24"/>
          <w:szCs w:val="24"/>
        </w:rPr>
        <w:t>s</w:t>
      </w:r>
      <w:r w:rsidR="004E3FA9" w:rsidRPr="00A3036C">
        <w:rPr>
          <w:rFonts w:ascii="Times New Roman" w:eastAsia="Aptos" w:hAnsi="Times New Roman" w:cs="Times New Roman"/>
          <w:bCs/>
          <w:sz w:val="24"/>
          <w:szCs w:val="24"/>
        </w:rPr>
        <w:t xml:space="preserve"> familiar</w:t>
      </w:r>
      <w:r w:rsidR="0010485E" w:rsidRPr="00A3036C">
        <w:rPr>
          <w:rFonts w:ascii="Times New Roman" w:eastAsia="Aptos" w:hAnsi="Times New Roman" w:cs="Times New Roman"/>
          <w:bCs/>
          <w:sz w:val="24"/>
          <w:szCs w:val="24"/>
        </w:rPr>
        <w:t>es defensores d</w:t>
      </w:r>
      <w:r w:rsidR="004E3FA9" w:rsidRPr="00A3036C">
        <w:rPr>
          <w:rFonts w:ascii="Times New Roman" w:eastAsia="Aptos" w:hAnsi="Times New Roman" w:cs="Times New Roman"/>
          <w:bCs/>
          <w:sz w:val="24"/>
          <w:szCs w:val="24"/>
        </w:rPr>
        <w:t xml:space="preserve">o </w:t>
      </w:r>
      <w:r w:rsidR="004E3FA9" w:rsidRPr="00A3036C">
        <w:rPr>
          <w:rFonts w:ascii="Times New Roman" w:eastAsia="Aptos" w:hAnsi="Times New Roman" w:cs="Times New Roman"/>
          <w:bCs/>
          <w:i/>
          <w:iCs/>
          <w:sz w:val="24"/>
          <w:szCs w:val="24"/>
        </w:rPr>
        <w:t xml:space="preserve">manto sagrado </w:t>
      </w:r>
      <w:r w:rsidR="004E3FA9" w:rsidRPr="00A3036C">
        <w:rPr>
          <w:rFonts w:ascii="Times New Roman" w:eastAsia="Aptos" w:hAnsi="Times New Roman" w:cs="Times New Roman"/>
          <w:bCs/>
          <w:sz w:val="24"/>
          <w:szCs w:val="24"/>
        </w:rPr>
        <w:t>n</w:t>
      </w:r>
      <w:r w:rsidR="004D4596" w:rsidRPr="00A3036C">
        <w:rPr>
          <w:rFonts w:ascii="Times New Roman" w:eastAsia="Aptos" w:hAnsi="Times New Roman" w:cs="Times New Roman"/>
          <w:bCs/>
          <w:sz w:val="24"/>
          <w:szCs w:val="24"/>
        </w:rPr>
        <w:t>os triunfos d</w:t>
      </w:r>
      <w:r w:rsidR="004E3FA9" w:rsidRPr="00A3036C">
        <w:rPr>
          <w:rFonts w:ascii="Times New Roman" w:eastAsia="Aptos" w:hAnsi="Times New Roman" w:cs="Times New Roman"/>
          <w:bCs/>
          <w:sz w:val="24"/>
          <w:szCs w:val="24"/>
        </w:rPr>
        <w:t>os tricampeonatos</w:t>
      </w:r>
      <w:r w:rsidR="004D4596" w:rsidRPr="00A3036C">
        <w:rPr>
          <w:rFonts w:ascii="Times New Roman" w:eastAsia="Aptos" w:hAnsi="Times New Roman" w:cs="Times New Roman"/>
          <w:bCs/>
          <w:sz w:val="24"/>
          <w:szCs w:val="24"/>
        </w:rPr>
        <w:t xml:space="preserve"> cariocas</w:t>
      </w:r>
      <w:r w:rsidR="004E3FA9" w:rsidRPr="00A3036C">
        <w:rPr>
          <w:rFonts w:ascii="Times New Roman" w:eastAsia="Aptos" w:hAnsi="Times New Roman" w:cs="Times New Roman"/>
          <w:bCs/>
          <w:sz w:val="24"/>
          <w:szCs w:val="24"/>
        </w:rPr>
        <w:t xml:space="preserve"> de </w:t>
      </w:r>
      <w:r w:rsidR="0010485E" w:rsidRPr="00A3036C">
        <w:rPr>
          <w:rFonts w:ascii="Times New Roman" w:eastAsia="Aptos" w:hAnsi="Times New Roman" w:cs="Times New Roman"/>
          <w:bCs/>
          <w:sz w:val="24"/>
          <w:szCs w:val="24"/>
        </w:rPr>
        <w:t>19</w:t>
      </w:r>
      <w:r w:rsidR="004E3FA9" w:rsidRPr="00A3036C">
        <w:rPr>
          <w:rFonts w:ascii="Times New Roman" w:eastAsia="Aptos" w:hAnsi="Times New Roman" w:cs="Times New Roman"/>
          <w:bCs/>
          <w:sz w:val="24"/>
          <w:szCs w:val="24"/>
        </w:rPr>
        <w:t>43/44</w:t>
      </w:r>
      <w:r w:rsidR="00CA5D4C" w:rsidRPr="00A3036C">
        <w:rPr>
          <w:rFonts w:ascii="Times New Roman" w:eastAsia="Aptos" w:hAnsi="Times New Roman" w:cs="Times New Roman"/>
          <w:bCs/>
          <w:sz w:val="24"/>
          <w:szCs w:val="24"/>
        </w:rPr>
        <w:t xml:space="preserve">/45 e </w:t>
      </w:r>
      <w:r w:rsidR="0010485E" w:rsidRPr="00A3036C">
        <w:rPr>
          <w:rFonts w:ascii="Times New Roman" w:eastAsia="Aptos" w:hAnsi="Times New Roman" w:cs="Times New Roman"/>
          <w:bCs/>
          <w:sz w:val="24"/>
          <w:szCs w:val="24"/>
        </w:rPr>
        <w:t>19</w:t>
      </w:r>
      <w:r w:rsidR="00CA5D4C" w:rsidRPr="00A3036C">
        <w:rPr>
          <w:rFonts w:ascii="Times New Roman" w:eastAsia="Aptos" w:hAnsi="Times New Roman" w:cs="Times New Roman"/>
          <w:bCs/>
          <w:sz w:val="24"/>
          <w:szCs w:val="24"/>
        </w:rPr>
        <w:t>53/54/55</w:t>
      </w:r>
      <w:r w:rsidR="0010485E" w:rsidRPr="00A3036C">
        <w:rPr>
          <w:rFonts w:ascii="Times New Roman" w:eastAsia="Aptos" w:hAnsi="Times New Roman" w:cs="Times New Roman"/>
          <w:bCs/>
          <w:sz w:val="24"/>
          <w:szCs w:val="24"/>
        </w:rPr>
        <w:t>.</w:t>
      </w:r>
      <w:r w:rsidR="00592363" w:rsidRPr="00A3036C">
        <w:rPr>
          <w:rFonts w:ascii="Times New Roman" w:eastAsia="Aptos" w:hAnsi="Times New Roman" w:cs="Times New Roman"/>
          <w:bCs/>
          <w:sz w:val="24"/>
          <w:szCs w:val="24"/>
        </w:rPr>
        <w:t xml:space="preserve"> </w:t>
      </w:r>
      <w:r w:rsidR="00FD2806" w:rsidRPr="00A3036C">
        <w:rPr>
          <w:rFonts w:ascii="Times New Roman" w:eastAsia="Aptos" w:hAnsi="Times New Roman" w:cs="Times New Roman"/>
          <w:bCs/>
          <w:sz w:val="24"/>
          <w:szCs w:val="24"/>
        </w:rPr>
        <w:t>Fatos explorados pela imprensa especializada</w:t>
      </w:r>
      <w:r w:rsidR="009216F0" w:rsidRPr="00A3036C">
        <w:rPr>
          <w:rFonts w:ascii="Times New Roman" w:eastAsia="Aptos" w:hAnsi="Times New Roman" w:cs="Times New Roman"/>
          <w:bCs/>
          <w:sz w:val="24"/>
          <w:szCs w:val="24"/>
        </w:rPr>
        <w:t xml:space="preserve"> e eternizados na história mundial do futebol.</w:t>
      </w:r>
    </w:p>
    <w:p w14:paraId="0D503403" w14:textId="3A7DA6C4" w:rsidR="002519EA" w:rsidRPr="00A3036C" w:rsidRDefault="009E7696" w:rsidP="00850ABD">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Guerreiros Dimensionais encontram na prolixidade uma forma de incutir os conceitos filosóficos nos terrícolas dispostos a descobrirem sua</w:t>
      </w:r>
      <w:r w:rsidR="000355C9"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verdadeira essência divinal repousada no seu interior e ávida para emergir o poder </w:t>
      </w:r>
      <w:r w:rsidR="004168A3" w:rsidRPr="00A3036C">
        <w:rPr>
          <w:rFonts w:ascii="Times New Roman" w:eastAsia="Aptos" w:hAnsi="Times New Roman" w:cs="Times New Roman"/>
          <w:sz w:val="24"/>
          <w:szCs w:val="24"/>
        </w:rPr>
        <w:t xml:space="preserve">do terráqueo </w:t>
      </w:r>
      <w:r w:rsidRPr="00A3036C">
        <w:rPr>
          <w:rFonts w:ascii="Times New Roman" w:eastAsia="Aptos" w:hAnsi="Times New Roman" w:cs="Times New Roman"/>
          <w:sz w:val="24"/>
          <w:szCs w:val="24"/>
        </w:rPr>
        <w:t>de ter e ser Deus.</w:t>
      </w:r>
    </w:p>
    <w:p w14:paraId="2503DDBD" w14:textId="376016E9" w:rsidR="00D575F7" w:rsidRPr="00A3036C" w:rsidRDefault="0099005E" w:rsidP="00850ABD">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Batalhas perdidas pela Resistência Dimensional não são impeditivas para continuidade do processo ev</w:t>
      </w:r>
      <w:r w:rsidR="008176BB" w:rsidRPr="00A3036C">
        <w:rPr>
          <w:rFonts w:ascii="Times New Roman" w:eastAsia="Aptos" w:hAnsi="Times New Roman" w:cs="Times New Roman"/>
          <w:sz w:val="24"/>
          <w:szCs w:val="24"/>
        </w:rPr>
        <w:t>o</w:t>
      </w:r>
      <w:r w:rsidRPr="00A3036C">
        <w:rPr>
          <w:rFonts w:ascii="Times New Roman" w:eastAsia="Aptos" w:hAnsi="Times New Roman" w:cs="Times New Roman"/>
          <w:sz w:val="24"/>
          <w:szCs w:val="24"/>
        </w:rPr>
        <w:t>lutivo human</w:t>
      </w:r>
      <w:r w:rsidR="008176BB" w:rsidRPr="00A3036C">
        <w:rPr>
          <w:rFonts w:ascii="Times New Roman" w:eastAsia="Aptos" w:hAnsi="Times New Roman" w:cs="Times New Roman"/>
          <w:sz w:val="24"/>
          <w:szCs w:val="24"/>
        </w:rPr>
        <w:t>o</w:t>
      </w:r>
      <w:r w:rsidR="008A2DDE" w:rsidRPr="00A3036C">
        <w:rPr>
          <w:rFonts w:ascii="Times New Roman" w:eastAsia="Aptos" w:hAnsi="Times New Roman" w:cs="Times New Roman"/>
          <w:sz w:val="24"/>
          <w:szCs w:val="24"/>
        </w:rPr>
        <w:t xml:space="preserve"> e da </w:t>
      </w:r>
      <w:r w:rsidR="001F1B81" w:rsidRPr="00A3036C">
        <w:rPr>
          <w:rFonts w:ascii="Times New Roman" w:eastAsia="Aptos" w:hAnsi="Times New Roman" w:cs="Times New Roman"/>
          <w:sz w:val="24"/>
          <w:szCs w:val="24"/>
        </w:rPr>
        <w:t xml:space="preserve">transição do planeta ao </w:t>
      </w:r>
      <w:r w:rsidR="001F1B81" w:rsidRPr="00A3036C">
        <w:rPr>
          <w:rFonts w:ascii="Times New Roman" w:eastAsia="Aptos" w:hAnsi="Times New Roman" w:cs="Times New Roman"/>
          <w:i/>
          <w:iCs/>
          <w:sz w:val="24"/>
          <w:szCs w:val="24"/>
        </w:rPr>
        <w:t xml:space="preserve">quinto </w:t>
      </w:r>
      <w:r w:rsidR="00E90BD0" w:rsidRPr="00A3036C">
        <w:rPr>
          <w:rFonts w:ascii="Times New Roman" w:eastAsia="Aptos" w:hAnsi="Times New Roman" w:cs="Times New Roman"/>
          <w:sz w:val="24"/>
          <w:szCs w:val="24"/>
        </w:rPr>
        <w:t xml:space="preserve">para trafegar até o </w:t>
      </w:r>
      <w:r w:rsidR="00E90BD0" w:rsidRPr="00A3036C">
        <w:rPr>
          <w:rFonts w:ascii="Times New Roman" w:eastAsia="Aptos" w:hAnsi="Times New Roman" w:cs="Times New Roman"/>
          <w:i/>
          <w:iCs/>
          <w:sz w:val="24"/>
          <w:szCs w:val="24"/>
        </w:rPr>
        <w:t xml:space="preserve">décimo segundo </w:t>
      </w:r>
      <w:r w:rsidR="001F1B81" w:rsidRPr="00A3036C">
        <w:rPr>
          <w:rFonts w:ascii="Times New Roman" w:eastAsia="Aptos" w:hAnsi="Times New Roman" w:cs="Times New Roman"/>
          <w:i/>
          <w:iCs/>
          <w:sz w:val="24"/>
          <w:szCs w:val="24"/>
        </w:rPr>
        <w:t>plano</w:t>
      </w:r>
      <w:r w:rsidR="00E90BD0" w:rsidRPr="00A3036C">
        <w:rPr>
          <w:rFonts w:ascii="Times New Roman" w:eastAsia="Aptos" w:hAnsi="Times New Roman" w:cs="Times New Roman"/>
          <w:i/>
          <w:iCs/>
          <w:sz w:val="24"/>
          <w:szCs w:val="24"/>
        </w:rPr>
        <w:t>s</w:t>
      </w:r>
      <w:r w:rsidR="001F1B81" w:rsidRPr="00A3036C">
        <w:rPr>
          <w:rFonts w:ascii="Times New Roman" w:eastAsia="Aptos" w:hAnsi="Times New Roman" w:cs="Times New Roman"/>
          <w:i/>
          <w:iCs/>
          <w:sz w:val="24"/>
          <w:szCs w:val="24"/>
        </w:rPr>
        <w:t xml:space="preserve"> terráqueo</w:t>
      </w:r>
      <w:r w:rsidR="00E90BD0" w:rsidRPr="00A3036C">
        <w:rPr>
          <w:rFonts w:ascii="Times New Roman" w:eastAsia="Aptos" w:hAnsi="Times New Roman" w:cs="Times New Roman"/>
          <w:i/>
          <w:iCs/>
          <w:sz w:val="24"/>
          <w:szCs w:val="24"/>
        </w:rPr>
        <w:t>s</w:t>
      </w:r>
      <w:r w:rsidR="00377E89" w:rsidRPr="00A3036C">
        <w:rPr>
          <w:rFonts w:ascii="Times New Roman" w:eastAsia="Aptos" w:hAnsi="Times New Roman" w:cs="Times New Roman"/>
          <w:i/>
          <w:iCs/>
          <w:sz w:val="24"/>
          <w:szCs w:val="24"/>
        </w:rPr>
        <w:t xml:space="preserve"> </w:t>
      </w:r>
      <w:r w:rsidR="00377E89" w:rsidRPr="00A3036C">
        <w:rPr>
          <w:rFonts w:ascii="Times New Roman" w:eastAsia="Aptos" w:hAnsi="Times New Roman" w:cs="Times New Roman"/>
          <w:sz w:val="24"/>
          <w:szCs w:val="24"/>
        </w:rPr>
        <w:t>na estrada do</w:t>
      </w:r>
      <w:r w:rsidR="002A2FF6" w:rsidRPr="00A3036C">
        <w:rPr>
          <w:rFonts w:ascii="Times New Roman" w:eastAsia="Aptos" w:hAnsi="Times New Roman" w:cs="Times New Roman"/>
          <w:sz w:val="24"/>
          <w:szCs w:val="24"/>
        </w:rPr>
        <w:t xml:space="preserve"> </w:t>
      </w:r>
      <w:r w:rsidR="002A2FF6" w:rsidRPr="00A3036C">
        <w:rPr>
          <w:rFonts w:ascii="Times New Roman" w:eastAsia="Aptos" w:hAnsi="Times New Roman" w:cs="Times New Roman"/>
          <w:i/>
          <w:iCs/>
          <w:sz w:val="24"/>
          <w:szCs w:val="24"/>
        </w:rPr>
        <w:t>aprendizado da delicadeza</w:t>
      </w:r>
      <w:r w:rsidR="00A9097C" w:rsidRPr="00A3036C">
        <w:rPr>
          <w:rFonts w:ascii="Times New Roman" w:eastAsia="Aptos" w:hAnsi="Times New Roman" w:cs="Times New Roman"/>
          <w:sz w:val="24"/>
          <w:szCs w:val="24"/>
        </w:rPr>
        <w:t xml:space="preserve"> para</w:t>
      </w:r>
      <w:r w:rsidR="007226D9" w:rsidRPr="00A3036C">
        <w:rPr>
          <w:rFonts w:ascii="Times New Roman" w:eastAsia="Aptos" w:hAnsi="Times New Roman" w:cs="Times New Roman"/>
          <w:sz w:val="24"/>
          <w:szCs w:val="24"/>
        </w:rPr>
        <w:t>, desperto</w:t>
      </w:r>
      <w:r w:rsidR="004168A3" w:rsidRPr="00A3036C">
        <w:rPr>
          <w:rFonts w:ascii="Times New Roman" w:eastAsia="Aptos" w:hAnsi="Times New Roman" w:cs="Times New Roman"/>
          <w:sz w:val="24"/>
          <w:szCs w:val="24"/>
        </w:rPr>
        <w:t>s</w:t>
      </w:r>
      <w:r w:rsidR="007226D9" w:rsidRPr="00A3036C">
        <w:rPr>
          <w:rFonts w:ascii="Times New Roman" w:eastAsia="Aptos" w:hAnsi="Times New Roman" w:cs="Times New Roman"/>
          <w:sz w:val="24"/>
          <w:szCs w:val="24"/>
        </w:rPr>
        <w:t>, encontrar</w:t>
      </w:r>
      <w:r w:rsidR="004168A3" w:rsidRPr="00A3036C">
        <w:rPr>
          <w:rFonts w:ascii="Times New Roman" w:eastAsia="Aptos" w:hAnsi="Times New Roman" w:cs="Times New Roman"/>
          <w:sz w:val="24"/>
          <w:szCs w:val="24"/>
        </w:rPr>
        <w:t>em</w:t>
      </w:r>
      <w:r w:rsidR="007226D9" w:rsidRPr="00A3036C">
        <w:rPr>
          <w:rFonts w:ascii="Times New Roman" w:eastAsia="Aptos" w:hAnsi="Times New Roman" w:cs="Times New Roman"/>
          <w:sz w:val="24"/>
          <w:szCs w:val="24"/>
        </w:rPr>
        <w:t xml:space="preserve"> o amor incondicional.</w:t>
      </w:r>
    </w:p>
    <w:p w14:paraId="40004693" w14:textId="094E1F59" w:rsidR="00197CAC" w:rsidRPr="00A3036C" w:rsidRDefault="00FE3D94" w:rsidP="0014263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Processo reencarnatório</w:t>
      </w:r>
      <w:r w:rsidR="0060211E" w:rsidRPr="00A3036C">
        <w:rPr>
          <w:rFonts w:ascii="Times New Roman" w:eastAsia="Aptos" w:hAnsi="Times New Roman" w:cs="Times New Roman"/>
          <w:sz w:val="24"/>
          <w:szCs w:val="24"/>
        </w:rPr>
        <w:t xml:space="preserve"> </w:t>
      </w:r>
      <w:r w:rsidR="007B4D08" w:rsidRPr="00A3036C">
        <w:rPr>
          <w:rFonts w:ascii="Times New Roman" w:eastAsia="Aptos" w:hAnsi="Times New Roman" w:cs="Times New Roman"/>
          <w:sz w:val="24"/>
          <w:szCs w:val="24"/>
        </w:rPr>
        <w:t>decid</w:t>
      </w:r>
      <w:r w:rsidR="0060211E" w:rsidRPr="00A3036C">
        <w:rPr>
          <w:rFonts w:ascii="Times New Roman" w:eastAsia="Aptos" w:hAnsi="Times New Roman" w:cs="Times New Roman"/>
          <w:sz w:val="24"/>
          <w:szCs w:val="24"/>
        </w:rPr>
        <w:t>ido pelo</w:t>
      </w:r>
      <w:r w:rsidR="007B4D08" w:rsidRPr="00A3036C">
        <w:rPr>
          <w:rFonts w:ascii="Times New Roman" w:eastAsia="Aptos" w:hAnsi="Times New Roman" w:cs="Times New Roman"/>
          <w:sz w:val="24"/>
          <w:szCs w:val="24"/>
        </w:rPr>
        <w:t xml:space="preserve"> livre arbítrio humano no </w:t>
      </w:r>
      <w:r w:rsidR="007B4D08" w:rsidRPr="00A3036C">
        <w:rPr>
          <w:rFonts w:ascii="Times New Roman" w:eastAsia="Aptos" w:hAnsi="Times New Roman" w:cs="Times New Roman"/>
          <w:i/>
          <w:iCs/>
          <w:sz w:val="24"/>
          <w:szCs w:val="24"/>
        </w:rPr>
        <w:t xml:space="preserve">quarto </w:t>
      </w:r>
      <w:r w:rsidR="007B4D08" w:rsidRPr="00A3036C">
        <w:rPr>
          <w:rFonts w:ascii="Times New Roman" w:eastAsia="Aptos" w:hAnsi="Times New Roman" w:cs="Times New Roman"/>
          <w:sz w:val="24"/>
          <w:szCs w:val="24"/>
        </w:rPr>
        <w:t xml:space="preserve">depois </w:t>
      </w:r>
      <w:r w:rsidR="00F37ED0" w:rsidRPr="00A3036C">
        <w:rPr>
          <w:rFonts w:ascii="Times New Roman" w:eastAsia="Aptos" w:hAnsi="Times New Roman" w:cs="Times New Roman"/>
          <w:sz w:val="24"/>
          <w:szCs w:val="24"/>
        </w:rPr>
        <w:t xml:space="preserve">de cumprir estágio no </w:t>
      </w:r>
      <w:r w:rsidR="00F37ED0" w:rsidRPr="00A3036C">
        <w:rPr>
          <w:rFonts w:ascii="Times New Roman" w:eastAsia="Aptos" w:hAnsi="Times New Roman" w:cs="Times New Roman"/>
          <w:i/>
          <w:iCs/>
          <w:sz w:val="24"/>
          <w:szCs w:val="24"/>
        </w:rPr>
        <w:t>segundo planos terráqueos</w:t>
      </w:r>
      <w:r w:rsidR="007D60B5" w:rsidRPr="00A3036C">
        <w:rPr>
          <w:rFonts w:ascii="Times New Roman" w:eastAsia="Aptos" w:hAnsi="Times New Roman" w:cs="Times New Roman"/>
          <w:sz w:val="24"/>
          <w:szCs w:val="24"/>
        </w:rPr>
        <w:t xml:space="preserve"> </w:t>
      </w:r>
      <w:r w:rsidR="0020783E" w:rsidRPr="00A3036C">
        <w:rPr>
          <w:rFonts w:ascii="Times New Roman" w:eastAsia="Aptos" w:hAnsi="Times New Roman" w:cs="Times New Roman"/>
          <w:sz w:val="24"/>
          <w:szCs w:val="24"/>
        </w:rPr>
        <w:t>está</w:t>
      </w:r>
      <w:r w:rsidR="00311009" w:rsidRPr="00A3036C">
        <w:rPr>
          <w:rFonts w:ascii="Times New Roman" w:eastAsia="Aptos" w:hAnsi="Times New Roman" w:cs="Times New Roman"/>
          <w:sz w:val="24"/>
          <w:szCs w:val="24"/>
        </w:rPr>
        <w:t xml:space="preserve"> condenando</w:t>
      </w:r>
      <w:r w:rsidR="00AC76B3" w:rsidRPr="00A3036C">
        <w:rPr>
          <w:rFonts w:ascii="Times New Roman" w:eastAsia="Aptos" w:hAnsi="Times New Roman" w:cs="Times New Roman"/>
          <w:sz w:val="24"/>
          <w:szCs w:val="24"/>
        </w:rPr>
        <w:t xml:space="preserve"> seres trevosos à habitação</w:t>
      </w:r>
      <w:r w:rsidR="00506682" w:rsidRPr="00A3036C">
        <w:rPr>
          <w:rFonts w:ascii="Times New Roman" w:eastAsia="Aptos" w:hAnsi="Times New Roman" w:cs="Times New Roman"/>
          <w:sz w:val="24"/>
          <w:szCs w:val="24"/>
        </w:rPr>
        <w:t xml:space="preserve"> de mundos inferiores, </w:t>
      </w:r>
      <w:r w:rsidR="00EE1DDC" w:rsidRPr="00A3036C">
        <w:rPr>
          <w:rFonts w:ascii="Times New Roman" w:eastAsia="Aptos" w:hAnsi="Times New Roman" w:cs="Times New Roman"/>
          <w:sz w:val="24"/>
          <w:szCs w:val="24"/>
        </w:rPr>
        <w:t>independentemente</w:t>
      </w:r>
      <w:r w:rsidR="00472F22" w:rsidRPr="00A3036C">
        <w:rPr>
          <w:rFonts w:ascii="Times New Roman" w:eastAsia="Aptos" w:hAnsi="Times New Roman" w:cs="Times New Roman"/>
          <w:sz w:val="24"/>
          <w:szCs w:val="24"/>
        </w:rPr>
        <w:t xml:space="preserve"> de terem inteligências avançadas</w:t>
      </w:r>
      <w:r w:rsidR="007F2C1E" w:rsidRPr="00A3036C">
        <w:rPr>
          <w:rFonts w:ascii="Times New Roman" w:eastAsia="Aptos" w:hAnsi="Times New Roman" w:cs="Times New Roman"/>
          <w:sz w:val="24"/>
          <w:szCs w:val="24"/>
        </w:rPr>
        <w:t xml:space="preserve"> ou não, como </w:t>
      </w:r>
      <w:r w:rsidR="007F2C1E" w:rsidRPr="00A3036C">
        <w:rPr>
          <w:rFonts w:ascii="Times New Roman" w:eastAsia="Aptos" w:hAnsi="Times New Roman" w:cs="Times New Roman"/>
          <w:sz w:val="24"/>
          <w:szCs w:val="24"/>
        </w:rPr>
        <w:lastRenderedPageBreak/>
        <w:t>é o caso dos terrícolas</w:t>
      </w:r>
      <w:r w:rsidR="008A52CB" w:rsidRPr="00A3036C">
        <w:rPr>
          <w:rFonts w:ascii="Times New Roman" w:eastAsia="Aptos" w:hAnsi="Times New Roman" w:cs="Times New Roman"/>
          <w:sz w:val="24"/>
          <w:szCs w:val="24"/>
        </w:rPr>
        <w:t xml:space="preserve"> adormecidos na mentira e ilusão impostas pelo Sistema Terra</w:t>
      </w:r>
      <w:r w:rsidR="007F2C1E" w:rsidRPr="00A3036C">
        <w:rPr>
          <w:rFonts w:ascii="Times New Roman" w:eastAsia="Aptos" w:hAnsi="Times New Roman" w:cs="Times New Roman"/>
          <w:sz w:val="24"/>
          <w:szCs w:val="24"/>
        </w:rPr>
        <w:t>.</w:t>
      </w:r>
      <w:r w:rsidR="00551EA1" w:rsidRPr="00A3036C">
        <w:rPr>
          <w:rFonts w:ascii="Times New Roman" w:eastAsia="Aptos" w:hAnsi="Times New Roman" w:cs="Times New Roman"/>
          <w:sz w:val="24"/>
          <w:szCs w:val="24"/>
        </w:rPr>
        <w:t xml:space="preserve"> </w:t>
      </w:r>
      <w:r w:rsidR="003D36E4" w:rsidRPr="00A3036C">
        <w:rPr>
          <w:rFonts w:ascii="Times New Roman" w:eastAsia="Aptos" w:hAnsi="Times New Roman" w:cs="Times New Roman"/>
          <w:sz w:val="24"/>
          <w:szCs w:val="24"/>
        </w:rPr>
        <w:t>Terráqueos</w:t>
      </w:r>
      <w:r w:rsidR="003E7886" w:rsidRPr="00A3036C">
        <w:rPr>
          <w:rFonts w:ascii="Times New Roman" w:eastAsia="Aptos" w:hAnsi="Times New Roman" w:cs="Times New Roman"/>
          <w:sz w:val="24"/>
          <w:szCs w:val="24"/>
        </w:rPr>
        <w:t xml:space="preserve">, despertos, </w:t>
      </w:r>
      <w:r w:rsidR="007F1582" w:rsidRPr="00A3036C">
        <w:rPr>
          <w:rFonts w:ascii="Times New Roman" w:eastAsia="Aptos" w:hAnsi="Times New Roman" w:cs="Times New Roman"/>
          <w:sz w:val="24"/>
          <w:szCs w:val="24"/>
        </w:rPr>
        <w:t>experienciam a liberdade da prisão</w:t>
      </w:r>
      <w:r w:rsidR="00EB78B8" w:rsidRPr="00A3036C">
        <w:rPr>
          <w:rFonts w:ascii="Times New Roman" w:eastAsia="Aptos" w:hAnsi="Times New Roman" w:cs="Times New Roman"/>
          <w:sz w:val="24"/>
          <w:szCs w:val="24"/>
        </w:rPr>
        <w:t xml:space="preserve"> para iniciarem</w:t>
      </w:r>
      <w:r w:rsidR="00FA3F36" w:rsidRPr="00A3036C">
        <w:rPr>
          <w:rFonts w:ascii="Times New Roman" w:eastAsia="Aptos" w:hAnsi="Times New Roman" w:cs="Times New Roman"/>
          <w:sz w:val="24"/>
          <w:szCs w:val="24"/>
        </w:rPr>
        <w:t xml:space="preserve"> suas trajetórias</w:t>
      </w:r>
      <w:r w:rsidR="00DC0F07" w:rsidRPr="00A3036C">
        <w:rPr>
          <w:rFonts w:ascii="Times New Roman" w:eastAsia="Aptos" w:hAnsi="Times New Roman" w:cs="Times New Roman"/>
          <w:sz w:val="24"/>
          <w:szCs w:val="24"/>
        </w:rPr>
        <w:t>, dotados do equilíbrio de suas inteligibilidades e moralidades</w:t>
      </w:r>
      <w:r w:rsidR="00484AB1" w:rsidRPr="00A3036C">
        <w:rPr>
          <w:rFonts w:ascii="Times New Roman" w:eastAsia="Aptos" w:hAnsi="Times New Roman" w:cs="Times New Roman"/>
          <w:sz w:val="24"/>
          <w:szCs w:val="24"/>
        </w:rPr>
        <w:t xml:space="preserve">, </w:t>
      </w:r>
      <w:r w:rsidR="00A111C9" w:rsidRPr="00A3036C">
        <w:rPr>
          <w:rFonts w:ascii="Times New Roman" w:eastAsia="Aptos" w:hAnsi="Times New Roman" w:cs="Times New Roman"/>
          <w:sz w:val="24"/>
          <w:szCs w:val="24"/>
        </w:rPr>
        <w:t xml:space="preserve"> em </w:t>
      </w:r>
      <w:r w:rsidR="00A111C9" w:rsidRPr="00A3036C">
        <w:rPr>
          <w:rFonts w:ascii="Times New Roman" w:eastAsia="Aptos" w:hAnsi="Times New Roman" w:cs="Times New Roman"/>
          <w:b/>
          <w:bCs/>
          <w:sz w:val="24"/>
          <w:szCs w:val="24"/>
        </w:rPr>
        <w:t>Evoluirejá</w:t>
      </w:r>
      <w:r w:rsidR="00A111C9" w:rsidRPr="00A3036C">
        <w:rPr>
          <w:rFonts w:ascii="Times New Roman" w:eastAsia="Aptos" w:hAnsi="Times New Roman" w:cs="Times New Roman"/>
          <w:sz w:val="24"/>
          <w:szCs w:val="24"/>
        </w:rPr>
        <w:t xml:space="preserve"> </w:t>
      </w:r>
      <w:r w:rsidR="00515DEC" w:rsidRPr="00A3036C">
        <w:rPr>
          <w:rFonts w:ascii="Times New Roman" w:eastAsia="Aptos" w:hAnsi="Times New Roman" w:cs="Times New Roman"/>
          <w:sz w:val="24"/>
          <w:szCs w:val="24"/>
        </w:rPr>
        <w:t>par</w:t>
      </w:r>
      <w:r w:rsidR="00A111C9" w:rsidRPr="00A3036C">
        <w:rPr>
          <w:rFonts w:ascii="Times New Roman" w:eastAsia="Aptos" w:hAnsi="Times New Roman" w:cs="Times New Roman"/>
          <w:sz w:val="24"/>
          <w:szCs w:val="24"/>
        </w:rPr>
        <w:t xml:space="preserve">a </w:t>
      </w:r>
      <w:r w:rsidR="00515DEC" w:rsidRPr="00A3036C">
        <w:rPr>
          <w:rFonts w:ascii="Times New Roman" w:eastAsia="Aptos" w:hAnsi="Times New Roman" w:cs="Times New Roman"/>
          <w:sz w:val="24"/>
          <w:szCs w:val="24"/>
        </w:rPr>
        <w:t>encontrar</w:t>
      </w:r>
      <w:r w:rsidR="004C0C1D" w:rsidRPr="00A3036C">
        <w:rPr>
          <w:rFonts w:ascii="Times New Roman" w:eastAsia="Aptos" w:hAnsi="Times New Roman" w:cs="Times New Roman"/>
          <w:sz w:val="24"/>
          <w:szCs w:val="24"/>
        </w:rPr>
        <w:t>em</w:t>
      </w:r>
      <w:r w:rsidR="00515DEC" w:rsidRPr="00A3036C">
        <w:rPr>
          <w:rFonts w:ascii="Times New Roman" w:eastAsia="Aptos" w:hAnsi="Times New Roman" w:cs="Times New Roman"/>
          <w:sz w:val="24"/>
          <w:szCs w:val="24"/>
        </w:rPr>
        <w:t xml:space="preserve"> a </w:t>
      </w:r>
      <w:r w:rsidR="00A111C9" w:rsidRPr="00A3036C">
        <w:rPr>
          <w:rFonts w:ascii="Times New Roman" w:eastAsia="Aptos" w:hAnsi="Times New Roman" w:cs="Times New Roman"/>
          <w:sz w:val="24"/>
          <w:szCs w:val="24"/>
        </w:rPr>
        <w:t>felicidade plena ao praticarem o amor incondicional.</w:t>
      </w:r>
      <w:r w:rsidR="004E6B64" w:rsidRPr="00A3036C">
        <w:rPr>
          <w:rFonts w:ascii="Times New Roman" w:eastAsia="Aptos" w:hAnsi="Times New Roman" w:cs="Times New Roman"/>
          <w:sz w:val="24"/>
          <w:szCs w:val="24"/>
        </w:rPr>
        <w:t xml:space="preserve"> </w:t>
      </w:r>
      <w:bookmarkStart w:id="101" w:name="_Hlk202431675"/>
    </w:p>
    <w:p w14:paraId="2D49483E" w14:textId="7C561E40" w:rsidR="0075541D" w:rsidRPr="00A3036C" w:rsidRDefault="008F1CCC" w:rsidP="0075541D">
      <w:pPr>
        <w:spacing w:after="0"/>
        <w:jc w:val="center"/>
        <w:rPr>
          <w:rFonts w:ascii="Times New Roman" w:eastAsia="Aptos"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bookmarkEnd w:id="101"/>
    </w:p>
    <w:p w14:paraId="67199AC2" w14:textId="03DC86C6" w:rsidR="00F3042E" w:rsidRPr="00A3036C" w:rsidRDefault="004223CC" w:rsidP="00F3042E">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Poder de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 xml:space="preserve">dominitilianos </w:t>
      </w:r>
      <w:r w:rsidR="00B464CA" w:rsidRPr="00A3036C">
        <w:rPr>
          <w:rFonts w:ascii="Times New Roman" w:eastAsia="Aptos" w:hAnsi="Times New Roman" w:cs="Times New Roman"/>
          <w:sz w:val="24"/>
          <w:szCs w:val="24"/>
        </w:rPr>
        <w:t xml:space="preserve">continua sendo exercido, além </w:t>
      </w:r>
      <w:r w:rsidR="00AF77AE" w:rsidRPr="00A3036C">
        <w:rPr>
          <w:rFonts w:ascii="Times New Roman" w:eastAsia="Aptos" w:hAnsi="Times New Roman" w:cs="Times New Roman"/>
          <w:sz w:val="24"/>
          <w:szCs w:val="24"/>
        </w:rPr>
        <w:t xml:space="preserve">da observada </w:t>
      </w:r>
      <w:r w:rsidR="00AF77AE" w:rsidRPr="00A3036C">
        <w:rPr>
          <w:rFonts w:ascii="Times New Roman" w:eastAsia="Aptos" w:hAnsi="Times New Roman" w:cs="Times New Roman"/>
          <w:i/>
          <w:iCs/>
          <w:sz w:val="24"/>
          <w:szCs w:val="24"/>
        </w:rPr>
        <w:t>separação do</w:t>
      </w:r>
      <w:r w:rsidR="00AF77AE" w:rsidRPr="00A3036C">
        <w:rPr>
          <w:rFonts w:ascii="Times New Roman" w:eastAsia="Aptos" w:hAnsi="Times New Roman" w:cs="Times New Roman"/>
          <w:sz w:val="24"/>
          <w:szCs w:val="24"/>
        </w:rPr>
        <w:t xml:space="preserve"> </w:t>
      </w:r>
      <w:r w:rsidR="00AF77AE" w:rsidRPr="00A3036C">
        <w:rPr>
          <w:rFonts w:ascii="Times New Roman" w:eastAsia="Aptos" w:hAnsi="Times New Roman" w:cs="Times New Roman"/>
          <w:i/>
          <w:iCs/>
          <w:sz w:val="24"/>
          <w:szCs w:val="24"/>
        </w:rPr>
        <w:t>joio e do trigo</w:t>
      </w:r>
      <w:r w:rsidR="00F73692" w:rsidRPr="00A3036C">
        <w:rPr>
          <w:rFonts w:ascii="Times New Roman" w:eastAsia="Aptos" w:hAnsi="Times New Roman" w:cs="Times New Roman"/>
          <w:sz w:val="24"/>
          <w:szCs w:val="24"/>
        </w:rPr>
        <w:t xml:space="preserve">. </w:t>
      </w:r>
      <w:r w:rsidR="00CD6D7F" w:rsidRPr="00A3036C">
        <w:rPr>
          <w:rFonts w:ascii="Times New Roman" w:eastAsia="Aptos" w:hAnsi="Times New Roman" w:cs="Times New Roman"/>
          <w:sz w:val="24"/>
          <w:szCs w:val="24"/>
        </w:rPr>
        <w:t>Nascimento, vivência, sob o véu do esquecimento</w:t>
      </w:r>
      <w:r w:rsidR="00A45EDD" w:rsidRPr="00A3036C">
        <w:rPr>
          <w:rFonts w:ascii="Times New Roman" w:eastAsia="Aptos" w:hAnsi="Times New Roman" w:cs="Times New Roman"/>
          <w:sz w:val="24"/>
          <w:szCs w:val="24"/>
        </w:rPr>
        <w:t xml:space="preserve"> numa sociedade de contas, </w:t>
      </w:r>
      <w:r w:rsidR="00F3042E" w:rsidRPr="00A3036C">
        <w:rPr>
          <w:rFonts w:ascii="Times New Roman" w:eastAsia="Aptos" w:hAnsi="Times New Roman" w:cs="Times New Roman"/>
          <w:sz w:val="24"/>
          <w:szCs w:val="24"/>
        </w:rPr>
        <w:t>onde</w:t>
      </w:r>
      <w:r w:rsidR="00A45EDD" w:rsidRPr="00A3036C">
        <w:rPr>
          <w:rFonts w:ascii="Times New Roman" w:eastAsia="Aptos" w:hAnsi="Times New Roman" w:cs="Times New Roman"/>
          <w:sz w:val="24"/>
          <w:szCs w:val="24"/>
        </w:rPr>
        <w:t xml:space="preserve"> o medo da morte é a única certeza da vida</w:t>
      </w:r>
      <w:r w:rsidR="00F3042E" w:rsidRPr="00A3036C">
        <w:rPr>
          <w:rFonts w:ascii="Times New Roman" w:eastAsia="Aptos" w:hAnsi="Times New Roman" w:cs="Times New Roman"/>
          <w:sz w:val="24"/>
          <w:szCs w:val="24"/>
        </w:rPr>
        <w:t>.</w:t>
      </w:r>
      <w:r w:rsidR="00C75A9D" w:rsidRPr="00A3036C">
        <w:rPr>
          <w:rFonts w:ascii="Times New Roman" w:eastAsia="Aptos" w:hAnsi="Times New Roman" w:cs="Times New Roman"/>
          <w:sz w:val="24"/>
          <w:szCs w:val="24"/>
        </w:rPr>
        <w:t xml:space="preserve"> </w:t>
      </w:r>
      <w:r w:rsidR="00F3042E" w:rsidRPr="00A3036C">
        <w:rPr>
          <w:rFonts w:ascii="Times New Roman" w:eastAsia="Aptos" w:hAnsi="Times New Roman" w:cs="Times New Roman"/>
          <w:sz w:val="24"/>
          <w:szCs w:val="24"/>
        </w:rPr>
        <w:t>E,</w:t>
      </w:r>
      <w:r w:rsidR="00C75A9D" w:rsidRPr="00A3036C">
        <w:rPr>
          <w:rFonts w:ascii="Times New Roman" w:eastAsia="Aptos" w:hAnsi="Times New Roman" w:cs="Times New Roman"/>
          <w:sz w:val="24"/>
          <w:szCs w:val="24"/>
        </w:rPr>
        <w:t xml:space="preserve"> </w:t>
      </w:r>
      <w:r w:rsidR="00ED7E1B" w:rsidRPr="00A3036C">
        <w:rPr>
          <w:rFonts w:ascii="Times New Roman" w:eastAsia="Aptos" w:hAnsi="Times New Roman" w:cs="Times New Roman"/>
          <w:sz w:val="24"/>
          <w:szCs w:val="24"/>
        </w:rPr>
        <w:t xml:space="preserve">o </w:t>
      </w:r>
      <w:r w:rsidR="00C75A9D" w:rsidRPr="00A3036C">
        <w:rPr>
          <w:rFonts w:ascii="Times New Roman" w:eastAsia="Aptos" w:hAnsi="Times New Roman" w:cs="Times New Roman"/>
          <w:sz w:val="24"/>
          <w:szCs w:val="24"/>
        </w:rPr>
        <w:t>renascimento ne</w:t>
      </w:r>
      <w:r w:rsidR="00ED7E1B" w:rsidRPr="00A3036C">
        <w:rPr>
          <w:rFonts w:ascii="Times New Roman" w:eastAsia="Aptos" w:hAnsi="Times New Roman" w:cs="Times New Roman"/>
          <w:sz w:val="24"/>
          <w:szCs w:val="24"/>
        </w:rPr>
        <w:t>s</w:t>
      </w:r>
      <w:r w:rsidR="00C75A9D" w:rsidRPr="00A3036C">
        <w:rPr>
          <w:rFonts w:ascii="Times New Roman" w:eastAsia="Aptos" w:hAnsi="Times New Roman" w:cs="Times New Roman"/>
          <w:sz w:val="24"/>
          <w:szCs w:val="24"/>
        </w:rPr>
        <w:t>te</w:t>
      </w:r>
      <w:r w:rsidR="00ED7E1B" w:rsidRPr="00A3036C">
        <w:rPr>
          <w:rFonts w:ascii="Times New Roman" w:eastAsia="Aptos" w:hAnsi="Times New Roman" w:cs="Times New Roman"/>
          <w:sz w:val="24"/>
          <w:szCs w:val="24"/>
        </w:rPr>
        <w:t xml:space="preserve"> orbe</w:t>
      </w:r>
      <w:r w:rsidR="00F3042E" w:rsidRPr="00A3036C">
        <w:rPr>
          <w:rFonts w:ascii="Times New Roman" w:eastAsia="Aptos" w:hAnsi="Times New Roman" w:cs="Times New Roman"/>
          <w:sz w:val="24"/>
          <w:szCs w:val="24"/>
        </w:rPr>
        <w:t xml:space="preserve"> </w:t>
      </w:r>
      <w:r w:rsidR="00D43ED7" w:rsidRPr="00A3036C">
        <w:rPr>
          <w:rFonts w:ascii="Times New Roman" w:eastAsia="Aptos" w:hAnsi="Times New Roman" w:cs="Times New Roman"/>
          <w:sz w:val="24"/>
          <w:szCs w:val="24"/>
        </w:rPr>
        <w:t>construído com guerras e conflitos</w:t>
      </w:r>
      <w:r w:rsidR="00102E8E" w:rsidRPr="00A3036C">
        <w:rPr>
          <w:rFonts w:ascii="Times New Roman" w:eastAsia="Aptos" w:hAnsi="Times New Roman" w:cs="Times New Roman"/>
          <w:sz w:val="24"/>
          <w:szCs w:val="24"/>
        </w:rPr>
        <w:t xml:space="preserve"> segmentados que nunca se encerram</w:t>
      </w:r>
      <w:r w:rsidR="00FB3725" w:rsidRPr="00A3036C">
        <w:rPr>
          <w:rFonts w:ascii="Times New Roman" w:eastAsia="Aptos" w:hAnsi="Times New Roman" w:cs="Times New Roman"/>
          <w:sz w:val="24"/>
          <w:szCs w:val="24"/>
        </w:rPr>
        <w:t>, está rareando</w:t>
      </w:r>
      <w:r w:rsidR="008A1555" w:rsidRPr="00A3036C">
        <w:rPr>
          <w:rFonts w:ascii="Times New Roman" w:eastAsia="Aptos" w:hAnsi="Times New Roman" w:cs="Times New Roman"/>
          <w:sz w:val="24"/>
          <w:szCs w:val="24"/>
        </w:rPr>
        <w:t xml:space="preserve"> com</w:t>
      </w:r>
      <w:r w:rsidR="00AC3C9A" w:rsidRPr="00A3036C">
        <w:rPr>
          <w:rFonts w:ascii="Times New Roman" w:eastAsia="Aptos" w:hAnsi="Times New Roman" w:cs="Times New Roman"/>
          <w:sz w:val="24"/>
          <w:szCs w:val="24"/>
        </w:rPr>
        <w:t xml:space="preserve"> a maioria de</w:t>
      </w:r>
      <w:r w:rsidR="001A3031" w:rsidRPr="00A3036C">
        <w:rPr>
          <w:rFonts w:ascii="Times New Roman" w:eastAsia="Aptos" w:hAnsi="Times New Roman" w:cs="Times New Roman"/>
          <w:sz w:val="24"/>
          <w:szCs w:val="24"/>
        </w:rPr>
        <w:t xml:space="preserve"> terrícolas</w:t>
      </w:r>
      <w:r w:rsidR="00A532E7" w:rsidRPr="00A3036C">
        <w:rPr>
          <w:rFonts w:ascii="Times New Roman" w:eastAsia="Aptos" w:hAnsi="Times New Roman" w:cs="Times New Roman"/>
          <w:sz w:val="24"/>
          <w:szCs w:val="24"/>
        </w:rPr>
        <w:t xml:space="preserve"> </w:t>
      </w:r>
      <w:r w:rsidR="00AC3C9A" w:rsidRPr="00A3036C">
        <w:rPr>
          <w:rFonts w:ascii="Times New Roman" w:eastAsia="Aptos" w:hAnsi="Times New Roman" w:cs="Times New Roman"/>
          <w:sz w:val="24"/>
          <w:szCs w:val="24"/>
        </w:rPr>
        <w:t>desencarnados</w:t>
      </w:r>
      <w:r w:rsidR="00C77EB1" w:rsidRPr="00A3036C">
        <w:rPr>
          <w:rFonts w:ascii="Times New Roman" w:eastAsia="Aptos" w:hAnsi="Times New Roman" w:cs="Times New Roman"/>
          <w:sz w:val="24"/>
          <w:szCs w:val="24"/>
        </w:rPr>
        <w:t>,</w:t>
      </w:r>
      <w:r w:rsidR="00AC3C9A" w:rsidRPr="00A3036C">
        <w:rPr>
          <w:rFonts w:ascii="Times New Roman" w:eastAsia="Aptos" w:hAnsi="Times New Roman" w:cs="Times New Roman"/>
          <w:sz w:val="24"/>
          <w:szCs w:val="24"/>
        </w:rPr>
        <w:t xml:space="preserve"> fazendo parte de os </w:t>
      </w:r>
      <w:r w:rsidR="00953193" w:rsidRPr="00A3036C">
        <w:rPr>
          <w:rFonts w:ascii="Times New Roman" w:eastAsia="Aptos" w:hAnsi="Times New Roman" w:cs="Times New Roman"/>
          <w:b/>
          <w:bCs/>
        </w:rPr>
        <w:t>e</w:t>
      </w:r>
      <w:r w:rsidR="00953193" w:rsidRPr="00A3036C">
        <w:rPr>
          <w:rFonts w:ascii="Times New Roman" w:eastAsia="Aptos" w:hAnsi="Times New Roman" w:cs="Times New Roman"/>
          <w:b/>
          <w:bCs/>
          <w:color w:val="FF0000"/>
        </w:rPr>
        <w:t>X</w:t>
      </w:r>
      <w:r w:rsidR="00953193" w:rsidRPr="00A3036C">
        <w:rPr>
          <w:rFonts w:ascii="Times New Roman" w:eastAsia="Aptos" w:hAnsi="Times New Roman" w:cs="Times New Roman"/>
          <w:b/>
          <w:bCs/>
        </w:rPr>
        <w:t xml:space="preserve">ilados da </w:t>
      </w:r>
      <w:r w:rsidR="00953193" w:rsidRPr="00A3036C">
        <w:rPr>
          <w:rFonts w:ascii="Times New Roman" w:eastAsia="Aptos" w:hAnsi="Times New Roman" w:cs="Times New Roman"/>
          <w:b/>
          <w:bCs/>
          <w:color w:val="7030A0"/>
        </w:rPr>
        <w:t>T</w:t>
      </w:r>
      <w:r w:rsidR="00953193" w:rsidRPr="00A3036C">
        <w:rPr>
          <w:rFonts w:ascii="Times New Roman" w:eastAsia="Aptos" w:hAnsi="Times New Roman" w:cs="Times New Roman"/>
          <w:b/>
          <w:bCs/>
        </w:rPr>
        <w:t xml:space="preserve">erra </w:t>
      </w:r>
      <w:r w:rsidR="00953193" w:rsidRPr="00A3036C">
        <w:rPr>
          <w:rFonts w:ascii="Times New Roman" w:eastAsia="Aptos" w:hAnsi="Times New Roman" w:cs="Times New Roman"/>
          <w:b/>
          <w:bCs/>
          <w:sz w:val="24"/>
          <w:szCs w:val="24"/>
        </w:rPr>
        <w:t>─ passado pacto para o futuro</w:t>
      </w:r>
      <w:r w:rsidR="00953193" w:rsidRPr="00A3036C">
        <w:rPr>
          <w:rFonts w:ascii="Times New Roman" w:eastAsia="Aptos" w:hAnsi="Times New Roman" w:cs="Times New Roman"/>
          <w:sz w:val="24"/>
          <w:szCs w:val="24"/>
        </w:rPr>
        <w:t>.</w:t>
      </w:r>
      <w:r w:rsidR="00DC1F96" w:rsidRPr="00A3036C">
        <w:rPr>
          <w:rFonts w:ascii="Times New Roman" w:eastAsia="Aptos" w:hAnsi="Times New Roman" w:cs="Times New Roman"/>
          <w:sz w:val="24"/>
          <w:szCs w:val="24"/>
        </w:rPr>
        <w:t xml:space="preserve"> </w:t>
      </w:r>
      <w:r w:rsidR="002D2F38" w:rsidRPr="00A3036C">
        <w:rPr>
          <w:rFonts w:ascii="Times New Roman" w:eastAsia="Aptos" w:hAnsi="Times New Roman" w:cs="Times New Roman"/>
          <w:sz w:val="24"/>
          <w:szCs w:val="24"/>
        </w:rPr>
        <w:t>População terrestre reduz</w:t>
      </w:r>
      <w:r w:rsidR="00DE4FA8" w:rsidRPr="00A3036C">
        <w:rPr>
          <w:rFonts w:ascii="Times New Roman" w:eastAsia="Aptos" w:hAnsi="Times New Roman" w:cs="Times New Roman"/>
          <w:sz w:val="24"/>
          <w:szCs w:val="24"/>
        </w:rPr>
        <w:t>i</w:t>
      </w:r>
      <w:r w:rsidR="002D2F38" w:rsidRPr="00A3036C">
        <w:rPr>
          <w:rFonts w:ascii="Times New Roman" w:eastAsia="Aptos" w:hAnsi="Times New Roman" w:cs="Times New Roman"/>
          <w:sz w:val="24"/>
          <w:szCs w:val="24"/>
        </w:rPr>
        <w:t>da</w:t>
      </w:r>
      <w:r w:rsidR="008D63C6" w:rsidRPr="00A3036C">
        <w:rPr>
          <w:rFonts w:ascii="Times New Roman" w:eastAsia="Aptos" w:hAnsi="Times New Roman" w:cs="Times New Roman"/>
          <w:sz w:val="24"/>
          <w:szCs w:val="24"/>
        </w:rPr>
        <w:t xml:space="preserve"> facilita o controle dos pilares sistêmicos: governo, religião, mídia e educação</w:t>
      </w:r>
      <w:r w:rsidR="00BF5495" w:rsidRPr="00A3036C">
        <w:rPr>
          <w:rFonts w:ascii="Times New Roman" w:eastAsia="Aptos" w:hAnsi="Times New Roman" w:cs="Times New Roman"/>
          <w:sz w:val="24"/>
          <w:szCs w:val="24"/>
        </w:rPr>
        <w:t>, a serviço do Sistema Terra</w:t>
      </w:r>
      <w:r w:rsidR="001510E3" w:rsidRPr="00A3036C">
        <w:rPr>
          <w:rFonts w:ascii="Times New Roman" w:eastAsia="Aptos" w:hAnsi="Times New Roman" w:cs="Times New Roman"/>
          <w:sz w:val="24"/>
          <w:szCs w:val="24"/>
        </w:rPr>
        <w:t xml:space="preserve"> alimentado </w:t>
      </w:r>
      <w:r w:rsidR="004C2C49" w:rsidRPr="00A3036C">
        <w:rPr>
          <w:rFonts w:ascii="Times New Roman" w:eastAsia="Aptos" w:hAnsi="Times New Roman" w:cs="Times New Roman"/>
          <w:sz w:val="24"/>
          <w:szCs w:val="24"/>
        </w:rPr>
        <w:t xml:space="preserve">pelo livre arbítrio </w:t>
      </w:r>
      <w:r w:rsidR="00F3042E" w:rsidRPr="00A3036C">
        <w:rPr>
          <w:rFonts w:ascii="Times New Roman" w:eastAsia="Aptos" w:hAnsi="Times New Roman" w:cs="Times New Roman"/>
          <w:sz w:val="24"/>
          <w:szCs w:val="24"/>
        </w:rPr>
        <w:t>individualizado</w:t>
      </w:r>
      <w:r w:rsidR="004C2C49" w:rsidRPr="00A3036C">
        <w:rPr>
          <w:rFonts w:ascii="Times New Roman" w:eastAsia="Aptos" w:hAnsi="Times New Roman" w:cs="Times New Roman"/>
          <w:sz w:val="24"/>
          <w:szCs w:val="24"/>
        </w:rPr>
        <w:t xml:space="preserve"> </w:t>
      </w:r>
      <w:r w:rsidR="00504011" w:rsidRPr="00A3036C">
        <w:rPr>
          <w:rFonts w:ascii="Times New Roman" w:eastAsia="Aptos" w:hAnsi="Times New Roman" w:cs="Times New Roman"/>
          <w:sz w:val="24"/>
          <w:szCs w:val="24"/>
        </w:rPr>
        <w:t>com</w:t>
      </w:r>
      <w:r w:rsidR="001510E3" w:rsidRPr="00A3036C">
        <w:rPr>
          <w:rFonts w:ascii="Times New Roman" w:eastAsia="Aptos" w:hAnsi="Times New Roman" w:cs="Times New Roman"/>
          <w:sz w:val="24"/>
          <w:szCs w:val="24"/>
        </w:rPr>
        <w:t xml:space="preserve"> </w:t>
      </w:r>
      <w:r w:rsidR="00504011" w:rsidRPr="00A3036C">
        <w:rPr>
          <w:rFonts w:ascii="Times New Roman" w:eastAsia="Aptos" w:hAnsi="Times New Roman" w:cs="Times New Roman"/>
          <w:i/>
          <w:iCs/>
          <w:sz w:val="24"/>
          <w:szCs w:val="24"/>
        </w:rPr>
        <w:t>a tríade da maldade humana</w:t>
      </w:r>
      <w:r w:rsidR="00504011" w:rsidRPr="00A3036C">
        <w:rPr>
          <w:rFonts w:ascii="Times New Roman" w:eastAsia="Aptos" w:hAnsi="Times New Roman" w:cs="Times New Roman"/>
          <w:sz w:val="24"/>
          <w:szCs w:val="24"/>
        </w:rPr>
        <w:t xml:space="preserve">: </w:t>
      </w:r>
      <w:r w:rsidR="00504011" w:rsidRPr="00A3036C">
        <w:rPr>
          <w:rFonts w:ascii="Times New Roman" w:eastAsia="Aptos" w:hAnsi="Times New Roman" w:cs="Times New Roman"/>
          <w:i/>
          <w:iCs/>
          <w:sz w:val="24"/>
          <w:szCs w:val="24"/>
        </w:rPr>
        <w:t>ego</w:t>
      </w:r>
      <w:r w:rsidR="00504011" w:rsidRPr="00A3036C">
        <w:rPr>
          <w:rFonts w:ascii="Times New Roman" w:eastAsia="Aptos" w:hAnsi="Times New Roman" w:cs="Times New Roman"/>
          <w:sz w:val="24"/>
          <w:szCs w:val="24"/>
        </w:rPr>
        <w:t xml:space="preserve">, </w:t>
      </w:r>
      <w:r w:rsidR="00504011" w:rsidRPr="00A3036C">
        <w:rPr>
          <w:rFonts w:ascii="Times New Roman" w:eastAsia="Aptos" w:hAnsi="Times New Roman" w:cs="Times New Roman"/>
          <w:i/>
          <w:iCs/>
          <w:sz w:val="24"/>
          <w:szCs w:val="24"/>
        </w:rPr>
        <w:t>ganância e</w:t>
      </w:r>
      <w:r w:rsidR="00504011" w:rsidRPr="00A3036C">
        <w:rPr>
          <w:rFonts w:ascii="Times New Roman" w:eastAsia="Aptos" w:hAnsi="Times New Roman" w:cs="Times New Roman"/>
          <w:sz w:val="24"/>
          <w:szCs w:val="24"/>
        </w:rPr>
        <w:t xml:space="preserve"> </w:t>
      </w:r>
      <w:r w:rsidR="00504011" w:rsidRPr="00A3036C">
        <w:rPr>
          <w:rFonts w:ascii="Times New Roman" w:eastAsia="Aptos" w:hAnsi="Times New Roman" w:cs="Times New Roman"/>
          <w:i/>
          <w:iCs/>
          <w:sz w:val="24"/>
          <w:szCs w:val="24"/>
        </w:rPr>
        <w:t>medo</w:t>
      </w:r>
      <w:r w:rsidR="00560935" w:rsidRPr="00A3036C">
        <w:rPr>
          <w:rFonts w:ascii="Times New Roman" w:eastAsia="Aptos" w:hAnsi="Times New Roman" w:cs="Times New Roman"/>
          <w:sz w:val="24"/>
          <w:szCs w:val="24"/>
        </w:rPr>
        <w:t>.</w:t>
      </w:r>
      <w:r w:rsidR="00E322E5" w:rsidRPr="00A3036C">
        <w:rPr>
          <w:rFonts w:ascii="Times New Roman" w:eastAsia="Aptos" w:hAnsi="Times New Roman" w:cs="Times New Roman"/>
          <w:sz w:val="24"/>
          <w:szCs w:val="24"/>
        </w:rPr>
        <w:t xml:space="preserve"> </w:t>
      </w:r>
      <w:r w:rsidR="004E6F15" w:rsidRPr="00A3036C">
        <w:rPr>
          <w:rFonts w:ascii="Times New Roman" w:eastAsia="Aptos" w:hAnsi="Times New Roman" w:cs="Times New Roman"/>
          <w:sz w:val="24"/>
          <w:szCs w:val="24"/>
        </w:rPr>
        <w:t>N</w:t>
      </w:r>
      <w:r w:rsidR="00B310FD" w:rsidRPr="00A3036C">
        <w:rPr>
          <w:rFonts w:ascii="Times New Roman" w:eastAsia="Aptos" w:hAnsi="Times New Roman" w:cs="Times New Roman"/>
          <w:sz w:val="24"/>
          <w:szCs w:val="24"/>
        </w:rPr>
        <w:t>otória interferência do SEU — Soberana Energia Universal</w:t>
      </w:r>
      <w:r w:rsidR="00683FA7" w:rsidRPr="00A3036C">
        <w:rPr>
          <w:rFonts w:ascii="Times New Roman" w:eastAsia="Aptos" w:hAnsi="Times New Roman" w:cs="Times New Roman"/>
          <w:sz w:val="24"/>
          <w:szCs w:val="24"/>
        </w:rPr>
        <w:t xml:space="preserve"> deixa claro</w:t>
      </w:r>
      <w:r w:rsidR="00973B06" w:rsidRPr="00A3036C">
        <w:rPr>
          <w:rFonts w:ascii="Times New Roman" w:eastAsia="Aptos" w:hAnsi="Times New Roman" w:cs="Times New Roman"/>
          <w:sz w:val="24"/>
          <w:szCs w:val="24"/>
        </w:rPr>
        <w:t xml:space="preserve"> </w:t>
      </w:r>
      <w:r w:rsidR="00CA5B2E" w:rsidRPr="00A3036C">
        <w:rPr>
          <w:rFonts w:ascii="Times New Roman" w:eastAsia="Aptos" w:hAnsi="Times New Roman" w:cs="Times New Roman"/>
          <w:sz w:val="24"/>
          <w:szCs w:val="24"/>
        </w:rPr>
        <w:t>para o Sistema Terra a necessidade</w:t>
      </w:r>
      <w:r w:rsidR="00165D25" w:rsidRPr="00A3036C">
        <w:rPr>
          <w:rFonts w:ascii="Times New Roman" w:eastAsia="Aptos" w:hAnsi="Times New Roman" w:cs="Times New Roman"/>
          <w:sz w:val="24"/>
          <w:szCs w:val="24"/>
        </w:rPr>
        <w:t xml:space="preserve"> de povoar a</w:t>
      </w:r>
      <w:r w:rsidR="005D4974" w:rsidRPr="00A3036C">
        <w:rPr>
          <w:rFonts w:ascii="Times New Roman" w:eastAsia="Aptos" w:hAnsi="Times New Roman" w:cs="Times New Roman"/>
          <w:sz w:val="24"/>
          <w:szCs w:val="24"/>
        </w:rPr>
        <w:t>s mentes de seres humanos de culpas</w:t>
      </w:r>
      <w:r w:rsidR="00EB2760" w:rsidRPr="00A3036C">
        <w:rPr>
          <w:rFonts w:ascii="Times New Roman" w:eastAsia="Aptos" w:hAnsi="Times New Roman" w:cs="Times New Roman"/>
          <w:sz w:val="24"/>
          <w:szCs w:val="24"/>
        </w:rPr>
        <w:t xml:space="preserve"> em vida e</w:t>
      </w:r>
      <w:r w:rsidR="001266F6" w:rsidRPr="00A3036C">
        <w:rPr>
          <w:rFonts w:ascii="Times New Roman" w:eastAsia="Aptos" w:hAnsi="Times New Roman" w:cs="Times New Roman"/>
          <w:sz w:val="24"/>
          <w:szCs w:val="24"/>
        </w:rPr>
        <w:t>, principalmente,</w:t>
      </w:r>
      <w:r w:rsidR="00EB2760" w:rsidRPr="00A3036C">
        <w:rPr>
          <w:rFonts w:ascii="Times New Roman" w:eastAsia="Aptos" w:hAnsi="Times New Roman" w:cs="Times New Roman"/>
          <w:sz w:val="24"/>
          <w:szCs w:val="24"/>
        </w:rPr>
        <w:t xml:space="preserve"> pós-mort</w:t>
      </w:r>
      <w:r w:rsidR="001266F6" w:rsidRPr="00A3036C">
        <w:rPr>
          <w:rFonts w:ascii="Times New Roman" w:eastAsia="Aptos" w:hAnsi="Times New Roman" w:cs="Times New Roman"/>
          <w:sz w:val="24"/>
          <w:szCs w:val="24"/>
        </w:rPr>
        <w:t>e</w:t>
      </w:r>
      <w:r w:rsidR="00EC0C30" w:rsidRPr="00A3036C">
        <w:rPr>
          <w:rFonts w:ascii="Times New Roman" w:eastAsia="Aptos" w:hAnsi="Times New Roman" w:cs="Times New Roman"/>
          <w:sz w:val="24"/>
          <w:szCs w:val="24"/>
        </w:rPr>
        <w:t xml:space="preserve"> com o intuito</w:t>
      </w:r>
      <w:r w:rsidR="00607A47" w:rsidRPr="00A3036C">
        <w:rPr>
          <w:rFonts w:ascii="Times New Roman" w:eastAsia="Aptos" w:hAnsi="Times New Roman" w:cs="Times New Roman"/>
          <w:sz w:val="24"/>
          <w:szCs w:val="24"/>
        </w:rPr>
        <w:t xml:space="preserve">, destes persistirem </w:t>
      </w:r>
      <w:r w:rsidR="00EF78F3" w:rsidRPr="00A3036C">
        <w:rPr>
          <w:rFonts w:ascii="Times New Roman" w:eastAsia="Aptos" w:hAnsi="Times New Roman" w:cs="Times New Roman"/>
          <w:sz w:val="24"/>
          <w:szCs w:val="24"/>
        </w:rPr>
        <w:t>a</w:t>
      </w:r>
      <w:r w:rsidR="006D2EB8" w:rsidRPr="00A3036C">
        <w:rPr>
          <w:rFonts w:ascii="Times New Roman" w:eastAsia="Aptos" w:hAnsi="Times New Roman" w:cs="Times New Roman"/>
          <w:sz w:val="24"/>
          <w:szCs w:val="24"/>
        </w:rPr>
        <w:t xml:space="preserve"> reencarnare</w:t>
      </w:r>
      <w:r w:rsidR="002E0DAB" w:rsidRPr="00A3036C">
        <w:rPr>
          <w:rFonts w:ascii="Times New Roman" w:eastAsia="Aptos" w:hAnsi="Times New Roman" w:cs="Times New Roman"/>
          <w:sz w:val="24"/>
          <w:szCs w:val="24"/>
        </w:rPr>
        <w:t>m, por ainda estarem apegados a</w:t>
      </w:r>
      <w:r w:rsidR="00635311" w:rsidRPr="00A3036C">
        <w:rPr>
          <w:rFonts w:ascii="Times New Roman" w:eastAsia="Aptos" w:hAnsi="Times New Roman" w:cs="Times New Roman"/>
          <w:sz w:val="24"/>
          <w:szCs w:val="24"/>
        </w:rPr>
        <w:t xml:space="preserve"> mentira e ilusão do </w:t>
      </w:r>
      <w:r w:rsidR="00603A9F" w:rsidRPr="00A3036C">
        <w:rPr>
          <w:rFonts w:ascii="Times New Roman" w:eastAsia="Aptos" w:hAnsi="Times New Roman" w:cs="Times New Roman"/>
          <w:sz w:val="24"/>
          <w:szCs w:val="24"/>
        </w:rPr>
        <w:t>Sistema Terra.</w:t>
      </w:r>
      <w:r w:rsidR="00255827" w:rsidRPr="00A3036C">
        <w:rPr>
          <w:rFonts w:ascii="Times New Roman" w:eastAsia="Aptos" w:hAnsi="Times New Roman" w:cs="Times New Roman"/>
          <w:sz w:val="24"/>
          <w:szCs w:val="24"/>
        </w:rPr>
        <w:t xml:space="preserve"> </w:t>
      </w:r>
      <w:r w:rsidR="00BB1B12" w:rsidRPr="00A3036C">
        <w:rPr>
          <w:rFonts w:ascii="Times New Roman" w:eastAsia="Aptos" w:hAnsi="Times New Roman" w:cs="Times New Roman"/>
          <w:sz w:val="24"/>
          <w:szCs w:val="24"/>
        </w:rPr>
        <w:t>Guerra Dimensional está intensificada no universo entre ondas eletromagnéticas benéficas</w:t>
      </w:r>
      <w:r w:rsidR="00C10F8C" w:rsidRPr="00A3036C">
        <w:rPr>
          <w:rFonts w:ascii="Times New Roman" w:eastAsia="Aptos" w:hAnsi="Times New Roman" w:cs="Times New Roman"/>
          <w:sz w:val="24"/>
          <w:szCs w:val="24"/>
        </w:rPr>
        <w:t xml:space="preserve"> e maléficas</w:t>
      </w:r>
      <w:r w:rsidR="00F3042E" w:rsidRPr="00A3036C">
        <w:rPr>
          <w:rFonts w:ascii="Times New Roman" w:eastAsia="Aptos" w:hAnsi="Times New Roman" w:cs="Times New Roman"/>
          <w:sz w:val="24"/>
          <w:szCs w:val="24"/>
        </w:rPr>
        <w:t>.</w:t>
      </w:r>
      <w:r w:rsidR="00C10F8C" w:rsidRPr="00A3036C">
        <w:rPr>
          <w:rFonts w:ascii="Times New Roman" w:eastAsia="Aptos" w:hAnsi="Times New Roman" w:cs="Times New Roman"/>
          <w:sz w:val="24"/>
          <w:szCs w:val="24"/>
        </w:rPr>
        <w:t xml:space="preserve"> </w:t>
      </w:r>
      <w:r w:rsidR="00F3042E" w:rsidRPr="00A3036C">
        <w:rPr>
          <w:rFonts w:ascii="Times New Roman" w:eastAsia="Aptos" w:hAnsi="Times New Roman" w:cs="Times New Roman"/>
          <w:sz w:val="24"/>
          <w:szCs w:val="24"/>
        </w:rPr>
        <w:t>C</w:t>
      </w:r>
      <w:r w:rsidR="00C10F8C" w:rsidRPr="00A3036C">
        <w:rPr>
          <w:rFonts w:ascii="Times New Roman" w:eastAsia="Aptos" w:hAnsi="Times New Roman" w:cs="Times New Roman"/>
          <w:sz w:val="24"/>
          <w:szCs w:val="24"/>
        </w:rPr>
        <w:t>abe ao ser humano</w:t>
      </w:r>
      <w:r w:rsidR="008555E0" w:rsidRPr="00A3036C">
        <w:rPr>
          <w:rFonts w:ascii="Times New Roman" w:eastAsia="Aptos" w:hAnsi="Times New Roman" w:cs="Times New Roman"/>
          <w:sz w:val="24"/>
          <w:szCs w:val="24"/>
        </w:rPr>
        <w:t xml:space="preserve"> intuir as compatívei</w:t>
      </w:r>
      <w:r w:rsidR="00115A95" w:rsidRPr="00A3036C">
        <w:rPr>
          <w:rFonts w:ascii="Times New Roman" w:eastAsia="Aptos" w:hAnsi="Times New Roman" w:cs="Times New Roman"/>
          <w:sz w:val="24"/>
          <w:szCs w:val="24"/>
        </w:rPr>
        <w:t>s ao desequilíbrio</w:t>
      </w:r>
      <w:r w:rsidR="00F71448" w:rsidRPr="00A3036C">
        <w:rPr>
          <w:rFonts w:ascii="Times New Roman" w:eastAsia="Aptos" w:hAnsi="Times New Roman" w:cs="Times New Roman"/>
          <w:sz w:val="24"/>
          <w:szCs w:val="24"/>
        </w:rPr>
        <w:t>, por entender a felicidad</w:t>
      </w:r>
      <w:r w:rsidR="00BC2296" w:rsidRPr="00A3036C">
        <w:rPr>
          <w:rFonts w:ascii="Times New Roman" w:eastAsia="Aptos" w:hAnsi="Times New Roman" w:cs="Times New Roman"/>
          <w:sz w:val="24"/>
          <w:szCs w:val="24"/>
        </w:rPr>
        <w:t>e em conquistas efêmeras,</w:t>
      </w:r>
      <w:r w:rsidR="00E32702" w:rsidRPr="00A3036C">
        <w:rPr>
          <w:rFonts w:ascii="Times New Roman" w:eastAsia="Aptos" w:hAnsi="Times New Roman" w:cs="Times New Roman"/>
          <w:sz w:val="24"/>
          <w:szCs w:val="24"/>
        </w:rPr>
        <w:t xml:space="preserve"> ou</w:t>
      </w:r>
      <w:r w:rsidR="00990BCE" w:rsidRPr="00A3036C">
        <w:rPr>
          <w:rFonts w:ascii="Times New Roman" w:eastAsia="Aptos" w:hAnsi="Times New Roman" w:cs="Times New Roman"/>
          <w:sz w:val="24"/>
          <w:szCs w:val="24"/>
        </w:rPr>
        <w:t xml:space="preserve"> do</w:t>
      </w:r>
      <w:r w:rsidR="00E32702" w:rsidRPr="00A3036C">
        <w:rPr>
          <w:rFonts w:ascii="Times New Roman" w:eastAsia="Aptos" w:hAnsi="Times New Roman" w:cs="Times New Roman"/>
          <w:sz w:val="24"/>
          <w:szCs w:val="24"/>
        </w:rPr>
        <w:t xml:space="preserve"> equilíbrio</w:t>
      </w:r>
      <w:r w:rsidR="00DE4FA8" w:rsidRPr="00A3036C">
        <w:rPr>
          <w:rFonts w:ascii="Times New Roman" w:eastAsia="Aptos" w:hAnsi="Times New Roman" w:cs="Times New Roman"/>
          <w:sz w:val="24"/>
          <w:szCs w:val="24"/>
        </w:rPr>
        <w:t xml:space="preserve">, desapegado das materialidades, </w:t>
      </w:r>
      <w:r w:rsidR="00E32702" w:rsidRPr="00A3036C">
        <w:rPr>
          <w:rFonts w:ascii="Times New Roman" w:eastAsia="Aptos" w:hAnsi="Times New Roman" w:cs="Times New Roman"/>
          <w:sz w:val="24"/>
          <w:szCs w:val="24"/>
        </w:rPr>
        <w:t xml:space="preserve"> conquistado ou a conquistar</w:t>
      </w:r>
      <w:r w:rsidR="00312978" w:rsidRPr="00A3036C">
        <w:rPr>
          <w:rFonts w:ascii="Times New Roman" w:eastAsia="Aptos" w:hAnsi="Times New Roman" w:cs="Times New Roman"/>
          <w:sz w:val="24"/>
          <w:szCs w:val="24"/>
        </w:rPr>
        <w:t xml:space="preserve"> </w:t>
      </w:r>
      <w:r w:rsidR="006E147D" w:rsidRPr="00A3036C">
        <w:rPr>
          <w:rFonts w:ascii="Times New Roman" w:eastAsia="Aptos" w:hAnsi="Times New Roman" w:cs="Times New Roman"/>
          <w:sz w:val="24"/>
          <w:szCs w:val="24"/>
        </w:rPr>
        <w:t>de sua inteligibilidade e moralidade.</w:t>
      </w:r>
      <w:r w:rsidR="00255827" w:rsidRPr="00A3036C">
        <w:rPr>
          <w:rFonts w:ascii="Times New Roman" w:eastAsia="Aptos" w:hAnsi="Times New Roman" w:cs="Times New Roman"/>
          <w:sz w:val="24"/>
          <w:szCs w:val="24"/>
        </w:rPr>
        <w:t xml:space="preserve"> </w:t>
      </w:r>
      <w:r w:rsidR="00090651" w:rsidRPr="00A3036C">
        <w:rPr>
          <w:rFonts w:ascii="Times New Roman" w:eastAsia="Aptos" w:hAnsi="Times New Roman" w:cs="Times New Roman"/>
          <w:sz w:val="24"/>
          <w:szCs w:val="24"/>
        </w:rPr>
        <w:t>Guerreiros Dimensionais lutam</w:t>
      </w:r>
      <w:r w:rsidR="00E13EBD" w:rsidRPr="00A3036C">
        <w:rPr>
          <w:rFonts w:ascii="Times New Roman" w:eastAsia="Aptos" w:hAnsi="Times New Roman" w:cs="Times New Roman"/>
          <w:sz w:val="24"/>
          <w:szCs w:val="24"/>
        </w:rPr>
        <w:t xml:space="preserve"> pelo </w:t>
      </w:r>
      <w:r w:rsidR="00E13EBD" w:rsidRPr="00A3036C">
        <w:rPr>
          <w:rFonts w:ascii="Times New Roman" w:eastAsia="Aptos" w:hAnsi="Times New Roman" w:cs="Times New Roman"/>
          <w:i/>
          <w:iCs/>
          <w:sz w:val="24"/>
          <w:szCs w:val="24"/>
        </w:rPr>
        <w:t xml:space="preserve">despertar em massa </w:t>
      </w:r>
      <w:r w:rsidR="00E13EBD" w:rsidRPr="00A3036C">
        <w:rPr>
          <w:rFonts w:ascii="Times New Roman" w:eastAsia="Aptos" w:hAnsi="Times New Roman" w:cs="Times New Roman"/>
          <w:sz w:val="24"/>
          <w:szCs w:val="24"/>
        </w:rPr>
        <w:t xml:space="preserve">da população terráquea, apesar da eficiência do </w:t>
      </w:r>
      <w:r w:rsidR="00E13EBD" w:rsidRPr="00A3036C">
        <w:rPr>
          <w:rFonts w:ascii="Times New Roman" w:eastAsia="Aptos" w:hAnsi="Times New Roman" w:cs="Times New Roman"/>
          <w:i/>
          <w:iCs/>
          <w:sz w:val="24"/>
          <w:szCs w:val="24"/>
        </w:rPr>
        <w:t>pacote de maldades</w:t>
      </w:r>
      <w:r w:rsidR="008C1799" w:rsidRPr="00A3036C">
        <w:rPr>
          <w:rFonts w:ascii="Times New Roman" w:eastAsia="Aptos" w:hAnsi="Times New Roman" w:cs="Times New Roman"/>
          <w:sz w:val="24"/>
          <w:szCs w:val="24"/>
        </w:rPr>
        <w:t xml:space="preserve"> </w:t>
      </w:r>
      <w:r w:rsidR="004175F6" w:rsidRPr="00A3036C">
        <w:rPr>
          <w:rFonts w:ascii="Times New Roman" w:eastAsia="Aptos" w:hAnsi="Times New Roman" w:cs="Times New Roman"/>
          <w:sz w:val="24"/>
          <w:szCs w:val="24"/>
        </w:rPr>
        <w:t xml:space="preserve">acomodando </w:t>
      </w:r>
      <w:r w:rsidR="004175F6" w:rsidRPr="00A3036C">
        <w:rPr>
          <w:rFonts w:ascii="Times New Roman" w:eastAsia="Aptos" w:hAnsi="Times New Roman" w:cs="Times New Roman"/>
          <w:sz w:val="24"/>
          <w:szCs w:val="24"/>
        </w:rPr>
        <w:lastRenderedPageBreak/>
        <w:t>conflitos sociais</w:t>
      </w:r>
      <w:r w:rsidR="00F00986" w:rsidRPr="00A3036C">
        <w:rPr>
          <w:rFonts w:ascii="Times New Roman" w:eastAsia="Aptos" w:hAnsi="Times New Roman" w:cs="Times New Roman"/>
          <w:sz w:val="24"/>
          <w:szCs w:val="24"/>
        </w:rPr>
        <w:t xml:space="preserve"> divulgados, incessantemente, pela mídi</w:t>
      </w:r>
      <w:r w:rsidR="006F5AA8" w:rsidRPr="00A3036C">
        <w:rPr>
          <w:rFonts w:ascii="Times New Roman" w:eastAsia="Aptos" w:hAnsi="Times New Roman" w:cs="Times New Roman"/>
          <w:sz w:val="24"/>
          <w:szCs w:val="24"/>
        </w:rPr>
        <w:t>a global.</w:t>
      </w:r>
      <w:r w:rsidR="00FB7F33" w:rsidRPr="00A3036C">
        <w:rPr>
          <w:rFonts w:ascii="Times New Roman" w:eastAsia="Aptos" w:hAnsi="Times New Roman" w:cs="Times New Roman"/>
          <w:sz w:val="24"/>
          <w:szCs w:val="24"/>
        </w:rPr>
        <w:t xml:space="preserve"> </w:t>
      </w:r>
      <w:r w:rsidR="005A2181" w:rsidRPr="00A3036C">
        <w:rPr>
          <w:rFonts w:ascii="Times New Roman" w:eastAsia="Aptos" w:hAnsi="Times New Roman" w:cs="Times New Roman"/>
          <w:sz w:val="24"/>
          <w:szCs w:val="24"/>
        </w:rPr>
        <w:t>Histórias de sucesso</w:t>
      </w:r>
      <w:r w:rsidR="00D32A97" w:rsidRPr="00A3036C">
        <w:rPr>
          <w:rFonts w:ascii="Times New Roman" w:eastAsia="Aptos" w:hAnsi="Times New Roman" w:cs="Times New Roman"/>
          <w:sz w:val="24"/>
          <w:szCs w:val="24"/>
        </w:rPr>
        <w:t xml:space="preserve"> </w:t>
      </w:r>
      <w:r w:rsidR="005A2181" w:rsidRPr="00A3036C">
        <w:rPr>
          <w:rFonts w:ascii="Times New Roman" w:eastAsia="Aptos" w:hAnsi="Times New Roman" w:cs="Times New Roman"/>
          <w:sz w:val="24"/>
          <w:szCs w:val="24"/>
        </w:rPr>
        <w:t>antagonizam</w:t>
      </w:r>
      <w:r w:rsidR="00BE2B62" w:rsidRPr="00A3036C">
        <w:rPr>
          <w:rFonts w:ascii="Times New Roman" w:eastAsia="Aptos" w:hAnsi="Times New Roman" w:cs="Times New Roman"/>
          <w:sz w:val="24"/>
          <w:szCs w:val="24"/>
        </w:rPr>
        <w:t xml:space="preserve"> </w:t>
      </w:r>
      <w:r w:rsidR="00A237DC" w:rsidRPr="00A3036C">
        <w:rPr>
          <w:rFonts w:ascii="Times New Roman" w:eastAsia="Aptos" w:hAnsi="Times New Roman" w:cs="Times New Roman"/>
          <w:sz w:val="24"/>
          <w:szCs w:val="24"/>
        </w:rPr>
        <w:t>o protagonismo</w:t>
      </w:r>
      <w:r w:rsidR="00D63640" w:rsidRPr="00A3036C">
        <w:rPr>
          <w:rFonts w:ascii="Times New Roman" w:eastAsia="Aptos" w:hAnsi="Times New Roman" w:cs="Times New Roman"/>
          <w:sz w:val="24"/>
          <w:szCs w:val="24"/>
        </w:rPr>
        <w:t xml:space="preserve"> de</w:t>
      </w:r>
      <w:r w:rsidR="003D577E" w:rsidRPr="00A3036C">
        <w:rPr>
          <w:rFonts w:ascii="Times New Roman" w:eastAsia="Aptos" w:hAnsi="Times New Roman" w:cs="Times New Roman"/>
          <w:sz w:val="24"/>
          <w:szCs w:val="24"/>
        </w:rPr>
        <w:t>, majorit</w:t>
      </w:r>
      <w:r w:rsidR="00FE59E3" w:rsidRPr="00A3036C">
        <w:rPr>
          <w:rFonts w:ascii="Times New Roman" w:eastAsia="Aptos" w:hAnsi="Times New Roman" w:cs="Times New Roman"/>
          <w:sz w:val="24"/>
          <w:szCs w:val="24"/>
        </w:rPr>
        <w:t>ariamente,</w:t>
      </w:r>
      <w:r w:rsidR="00D63640" w:rsidRPr="00A3036C">
        <w:rPr>
          <w:rFonts w:ascii="Times New Roman" w:eastAsia="Aptos" w:hAnsi="Times New Roman" w:cs="Times New Roman"/>
          <w:sz w:val="24"/>
          <w:szCs w:val="24"/>
        </w:rPr>
        <w:t xml:space="preserve"> </w:t>
      </w:r>
      <w:r w:rsidR="0035146B" w:rsidRPr="00A3036C">
        <w:rPr>
          <w:rFonts w:ascii="Times New Roman" w:eastAsia="Aptos" w:hAnsi="Times New Roman" w:cs="Times New Roman"/>
          <w:sz w:val="24"/>
          <w:szCs w:val="24"/>
        </w:rPr>
        <w:t>ondas eletromagnéticas inferiores</w:t>
      </w:r>
      <w:r w:rsidR="00FE59E3" w:rsidRPr="00A3036C">
        <w:rPr>
          <w:rFonts w:ascii="Times New Roman" w:eastAsia="Aptos" w:hAnsi="Times New Roman" w:cs="Times New Roman"/>
          <w:sz w:val="24"/>
          <w:szCs w:val="24"/>
        </w:rPr>
        <w:t xml:space="preserve"> </w:t>
      </w:r>
      <w:r w:rsidR="006D663E" w:rsidRPr="00A3036C">
        <w:rPr>
          <w:rFonts w:ascii="Times New Roman" w:eastAsia="Aptos" w:hAnsi="Times New Roman" w:cs="Times New Roman"/>
          <w:sz w:val="24"/>
          <w:szCs w:val="24"/>
        </w:rPr>
        <w:t>repousadas</w:t>
      </w:r>
      <w:r w:rsidR="00CC4BD0" w:rsidRPr="00A3036C">
        <w:rPr>
          <w:rFonts w:ascii="Times New Roman" w:eastAsia="Aptos" w:hAnsi="Times New Roman" w:cs="Times New Roman"/>
          <w:sz w:val="24"/>
          <w:szCs w:val="24"/>
        </w:rPr>
        <w:t xml:space="preserve"> onde deveriam estar as superiore</w:t>
      </w:r>
      <w:r w:rsidR="009848BE" w:rsidRPr="00A3036C">
        <w:rPr>
          <w:rFonts w:ascii="Times New Roman" w:eastAsia="Aptos" w:hAnsi="Times New Roman" w:cs="Times New Roman"/>
          <w:sz w:val="24"/>
          <w:szCs w:val="24"/>
        </w:rPr>
        <w:t>s para alimentarem</w:t>
      </w:r>
      <w:r w:rsidR="009258E5" w:rsidRPr="00A3036C">
        <w:rPr>
          <w:rFonts w:ascii="Times New Roman" w:eastAsia="Aptos" w:hAnsi="Times New Roman" w:cs="Times New Roman"/>
          <w:sz w:val="24"/>
          <w:szCs w:val="24"/>
        </w:rPr>
        <w:t xml:space="preserve"> a verdadeira essência divinal da humanidade</w:t>
      </w:r>
      <w:r w:rsidR="00F3042E" w:rsidRPr="00A3036C">
        <w:rPr>
          <w:rFonts w:ascii="Times New Roman" w:eastAsia="Aptos" w:hAnsi="Times New Roman" w:cs="Times New Roman"/>
          <w:sz w:val="24"/>
          <w:szCs w:val="24"/>
        </w:rPr>
        <w:t>.</w:t>
      </w:r>
      <w:r w:rsidR="00F85F64" w:rsidRPr="00A3036C">
        <w:rPr>
          <w:rFonts w:ascii="Times New Roman" w:eastAsia="Aptos" w:hAnsi="Times New Roman" w:cs="Times New Roman"/>
          <w:sz w:val="24"/>
          <w:szCs w:val="24"/>
        </w:rPr>
        <w:t xml:space="preserve"> </w:t>
      </w:r>
      <w:r w:rsidR="00F3042E" w:rsidRPr="00A3036C">
        <w:rPr>
          <w:rFonts w:ascii="Times New Roman" w:eastAsia="Aptos" w:hAnsi="Times New Roman" w:cs="Times New Roman"/>
          <w:sz w:val="24"/>
          <w:szCs w:val="24"/>
        </w:rPr>
        <w:t>Esta, destin</w:t>
      </w:r>
      <w:r w:rsidR="00F85F64" w:rsidRPr="00A3036C">
        <w:rPr>
          <w:rFonts w:ascii="Times New Roman" w:eastAsia="Aptos" w:hAnsi="Times New Roman" w:cs="Times New Roman"/>
          <w:sz w:val="24"/>
          <w:szCs w:val="24"/>
        </w:rPr>
        <w:t>ada</w:t>
      </w:r>
      <w:r w:rsidR="00CE51FC" w:rsidRPr="00A3036C">
        <w:rPr>
          <w:rFonts w:ascii="Times New Roman" w:eastAsia="Aptos" w:hAnsi="Times New Roman" w:cs="Times New Roman"/>
          <w:sz w:val="24"/>
          <w:szCs w:val="24"/>
        </w:rPr>
        <w:t>, pelo exercício de seu livre arbítrio</w:t>
      </w:r>
      <w:r w:rsidR="00C20A06" w:rsidRPr="00A3036C">
        <w:rPr>
          <w:rFonts w:ascii="Times New Roman" w:eastAsia="Aptos" w:hAnsi="Times New Roman" w:cs="Times New Roman"/>
          <w:sz w:val="24"/>
          <w:szCs w:val="24"/>
        </w:rPr>
        <w:t xml:space="preserve">, a explorar </w:t>
      </w:r>
      <w:r w:rsidR="008071D2" w:rsidRPr="00A3036C">
        <w:rPr>
          <w:rFonts w:ascii="Times New Roman" w:eastAsia="Aptos" w:hAnsi="Times New Roman" w:cs="Times New Roman"/>
          <w:b/>
          <w:bCs/>
          <w:sz w:val="24"/>
          <w:szCs w:val="24"/>
        </w:rPr>
        <w:t xml:space="preserve">Evoluirejá </w:t>
      </w:r>
      <w:r w:rsidR="008071D2" w:rsidRPr="00A3036C">
        <w:rPr>
          <w:rFonts w:ascii="Times New Roman" w:eastAsia="Aptos" w:hAnsi="Times New Roman" w:cs="Times New Roman"/>
          <w:sz w:val="24"/>
          <w:szCs w:val="24"/>
        </w:rPr>
        <w:t>ou o</w:t>
      </w:r>
      <w:r w:rsidR="00941E26" w:rsidRPr="00A3036C">
        <w:rPr>
          <w:rFonts w:ascii="Times New Roman" w:eastAsia="Aptos" w:hAnsi="Times New Roman" w:cs="Times New Roman"/>
          <w:sz w:val="24"/>
          <w:szCs w:val="24"/>
        </w:rPr>
        <w:t xml:space="preserve">utros destinos </w:t>
      </w:r>
      <w:r w:rsidR="00622461" w:rsidRPr="00A3036C">
        <w:rPr>
          <w:rFonts w:ascii="Times New Roman" w:eastAsia="Aptos" w:hAnsi="Times New Roman" w:cs="Times New Roman"/>
          <w:sz w:val="24"/>
          <w:szCs w:val="24"/>
        </w:rPr>
        <w:t>harmonizáveis</w:t>
      </w:r>
      <w:r w:rsidR="00AA0255" w:rsidRPr="00A3036C">
        <w:rPr>
          <w:rFonts w:ascii="Times New Roman" w:eastAsia="Aptos" w:hAnsi="Times New Roman" w:cs="Times New Roman"/>
          <w:sz w:val="24"/>
          <w:szCs w:val="24"/>
        </w:rPr>
        <w:t xml:space="preserve"> </w:t>
      </w:r>
      <w:r w:rsidR="005D49E5" w:rsidRPr="00A3036C">
        <w:rPr>
          <w:rFonts w:ascii="Times New Roman" w:eastAsia="Aptos" w:hAnsi="Times New Roman" w:cs="Times New Roman"/>
          <w:sz w:val="24"/>
          <w:szCs w:val="24"/>
        </w:rPr>
        <w:t>as</w:t>
      </w:r>
      <w:r w:rsidR="00990BCE" w:rsidRPr="00A3036C">
        <w:rPr>
          <w:rFonts w:ascii="Times New Roman" w:eastAsia="Aptos" w:hAnsi="Times New Roman" w:cs="Times New Roman"/>
          <w:sz w:val="24"/>
          <w:szCs w:val="24"/>
        </w:rPr>
        <w:t xml:space="preserve"> suas</w:t>
      </w:r>
      <w:r w:rsidR="00D32A97" w:rsidRPr="00A3036C">
        <w:rPr>
          <w:rFonts w:ascii="Times New Roman" w:eastAsia="Aptos" w:hAnsi="Times New Roman" w:cs="Times New Roman"/>
          <w:sz w:val="24"/>
          <w:szCs w:val="24"/>
        </w:rPr>
        <w:t xml:space="preserve">, respectivas, moralidades </w:t>
      </w:r>
      <w:r w:rsidR="00AA0255" w:rsidRPr="00A3036C">
        <w:rPr>
          <w:rFonts w:ascii="Times New Roman" w:eastAsia="Aptos" w:hAnsi="Times New Roman" w:cs="Times New Roman"/>
          <w:sz w:val="24"/>
          <w:szCs w:val="24"/>
        </w:rPr>
        <w:t>para sua evolução</w:t>
      </w:r>
      <w:r w:rsidR="00DA41C5" w:rsidRPr="00A3036C">
        <w:rPr>
          <w:rFonts w:ascii="Times New Roman" w:eastAsia="Aptos" w:hAnsi="Times New Roman" w:cs="Times New Roman"/>
          <w:sz w:val="24"/>
          <w:szCs w:val="24"/>
        </w:rPr>
        <w:t>.</w:t>
      </w:r>
      <w:r w:rsidR="006D663E" w:rsidRPr="00A3036C">
        <w:rPr>
          <w:rFonts w:ascii="Times New Roman" w:eastAsia="Aptos" w:hAnsi="Times New Roman" w:cs="Times New Roman"/>
          <w:sz w:val="24"/>
          <w:szCs w:val="24"/>
        </w:rPr>
        <w:t xml:space="preserve"> </w:t>
      </w:r>
      <w:r w:rsidR="006631EA" w:rsidRPr="00A3036C">
        <w:rPr>
          <w:rFonts w:ascii="Times New Roman" w:eastAsia="Aptos" w:hAnsi="Times New Roman" w:cs="Times New Roman"/>
          <w:sz w:val="24"/>
          <w:szCs w:val="24"/>
        </w:rPr>
        <w:t xml:space="preserve"> </w:t>
      </w:r>
    </w:p>
    <w:p w14:paraId="44EFACDA" w14:textId="50A407FC" w:rsidR="007A3D1D" w:rsidRPr="00A3036C" w:rsidRDefault="00BB774B" w:rsidP="008148B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Ser </w:t>
      </w:r>
      <w:r w:rsidR="006C68CE" w:rsidRPr="00A3036C">
        <w:rPr>
          <w:rFonts w:ascii="Times New Roman" w:eastAsia="Aptos" w:hAnsi="Times New Roman" w:cs="Times New Roman"/>
          <w:sz w:val="24"/>
          <w:szCs w:val="24"/>
        </w:rPr>
        <w:t xml:space="preserve">humano fazer </w:t>
      </w:r>
      <w:r w:rsidRPr="00A3036C">
        <w:rPr>
          <w:rFonts w:ascii="Times New Roman" w:eastAsia="Aptos" w:hAnsi="Times New Roman" w:cs="Times New Roman"/>
          <w:sz w:val="24"/>
          <w:szCs w:val="24"/>
        </w:rPr>
        <w:t xml:space="preserve">parte de os </w:t>
      </w:r>
      <w:r w:rsidRPr="00A3036C">
        <w:rPr>
          <w:rFonts w:ascii="Times New Roman" w:eastAsia="Aptos" w:hAnsi="Times New Roman" w:cs="Times New Roman"/>
          <w:b/>
          <w:bCs/>
        </w:rPr>
        <w:t>e</w:t>
      </w:r>
      <w:r w:rsidRPr="00A3036C">
        <w:rPr>
          <w:rFonts w:ascii="Times New Roman" w:eastAsia="Aptos" w:hAnsi="Times New Roman" w:cs="Times New Roman"/>
          <w:b/>
          <w:bCs/>
          <w:color w:val="FF0000"/>
        </w:rPr>
        <w:t>X</w:t>
      </w:r>
      <w:r w:rsidRPr="00A3036C">
        <w:rPr>
          <w:rFonts w:ascii="Times New Roman" w:eastAsia="Aptos" w:hAnsi="Times New Roman" w:cs="Times New Roman"/>
          <w:b/>
          <w:bCs/>
        </w:rPr>
        <w:t xml:space="preserve">ilados da </w:t>
      </w:r>
      <w:r w:rsidRPr="00A3036C">
        <w:rPr>
          <w:rFonts w:ascii="Times New Roman" w:eastAsia="Aptos" w:hAnsi="Times New Roman" w:cs="Times New Roman"/>
          <w:b/>
          <w:bCs/>
          <w:color w:val="7030A0"/>
        </w:rPr>
        <w:t>T</w:t>
      </w:r>
      <w:r w:rsidRPr="00A3036C">
        <w:rPr>
          <w:rFonts w:ascii="Times New Roman" w:eastAsia="Aptos" w:hAnsi="Times New Roman" w:cs="Times New Roman"/>
          <w:b/>
          <w:bCs/>
        </w:rPr>
        <w:t xml:space="preserve">erra </w:t>
      </w:r>
      <w:r w:rsidRPr="00A3036C">
        <w:rPr>
          <w:rFonts w:ascii="Times New Roman" w:eastAsia="Aptos" w:hAnsi="Times New Roman" w:cs="Times New Roman"/>
          <w:b/>
          <w:bCs/>
          <w:sz w:val="24"/>
          <w:szCs w:val="24"/>
        </w:rPr>
        <w:t>─ passado pacto para o futuro</w:t>
      </w:r>
      <w:r w:rsidR="002E7EC4" w:rsidRPr="00A3036C">
        <w:rPr>
          <w:rFonts w:ascii="Times New Roman" w:eastAsia="Aptos" w:hAnsi="Times New Roman" w:cs="Times New Roman"/>
          <w:sz w:val="24"/>
          <w:szCs w:val="24"/>
        </w:rPr>
        <w:t xml:space="preserve"> e hab</w:t>
      </w:r>
      <w:r w:rsidR="006C1EA4" w:rsidRPr="00A3036C">
        <w:rPr>
          <w:rFonts w:ascii="Times New Roman" w:eastAsia="Aptos" w:hAnsi="Times New Roman" w:cs="Times New Roman"/>
          <w:sz w:val="24"/>
          <w:szCs w:val="24"/>
        </w:rPr>
        <w:t>itar mundos inferiores ao, já, atrasado planeta Terra</w:t>
      </w:r>
      <w:r w:rsidR="00B822EC" w:rsidRPr="00A3036C">
        <w:rPr>
          <w:rFonts w:ascii="Times New Roman" w:eastAsia="Aptos" w:hAnsi="Times New Roman" w:cs="Times New Roman"/>
          <w:sz w:val="24"/>
          <w:szCs w:val="24"/>
        </w:rPr>
        <w:t xml:space="preserve">, </w:t>
      </w:r>
      <w:r w:rsidR="00862FF2" w:rsidRPr="00A3036C">
        <w:rPr>
          <w:rFonts w:ascii="Times New Roman" w:eastAsia="Aptos" w:hAnsi="Times New Roman" w:cs="Times New Roman"/>
          <w:sz w:val="24"/>
          <w:szCs w:val="24"/>
        </w:rPr>
        <w:t>res</w:t>
      </w:r>
      <w:r w:rsidR="00EE3C33" w:rsidRPr="00A3036C">
        <w:rPr>
          <w:rFonts w:ascii="Times New Roman" w:eastAsia="Aptos" w:hAnsi="Times New Roman" w:cs="Times New Roman"/>
          <w:sz w:val="24"/>
          <w:szCs w:val="24"/>
        </w:rPr>
        <w:t>ide</w:t>
      </w:r>
      <w:r w:rsidR="00835218" w:rsidRPr="00A3036C">
        <w:rPr>
          <w:rFonts w:ascii="Times New Roman" w:eastAsia="Aptos" w:hAnsi="Times New Roman" w:cs="Times New Roman"/>
          <w:sz w:val="24"/>
          <w:szCs w:val="24"/>
        </w:rPr>
        <w:t xml:space="preserve"> na </w:t>
      </w:r>
      <w:r w:rsidR="009D19B6" w:rsidRPr="00A3036C">
        <w:rPr>
          <w:rFonts w:ascii="Times New Roman" w:eastAsia="Aptos" w:hAnsi="Times New Roman" w:cs="Times New Roman"/>
          <w:sz w:val="24"/>
          <w:szCs w:val="24"/>
        </w:rPr>
        <w:t xml:space="preserve">sua </w:t>
      </w:r>
      <w:r w:rsidR="00835218" w:rsidRPr="00A3036C">
        <w:rPr>
          <w:rFonts w:ascii="Times New Roman" w:eastAsia="Aptos" w:hAnsi="Times New Roman" w:cs="Times New Roman"/>
          <w:sz w:val="24"/>
          <w:szCs w:val="24"/>
        </w:rPr>
        <w:t>disponibilidade</w:t>
      </w:r>
      <w:r w:rsidR="009D19B6" w:rsidRPr="00A3036C">
        <w:rPr>
          <w:rFonts w:ascii="Times New Roman" w:eastAsia="Aptos" w:hAnsi="Times New Roman" w:cs="Times New Roman"/>
          <w:sz w:val="24"/>
          <w:szCs w:val="24"/>
        </w:rPr>
        <w:t xml:space="preserve"> para despertar ou permanecer adormecido</w:t>
      </w:r>
      <w:r w:rsidR="00CF7AA1" w:rsidRPr="00A3036C">
        <w:rPr>
          <w:rFonts w:ascii="Times New Roman" w:eastAsia="Aptos" w:hAnsi="Times New Roman" w:cs="Times New Roman"/>
          <w:sz w:val="24"/>
          <w:szCs w:val="24"/>
        </w:rPr>
        <w:t xml:space="preserve"> e subserviente</w:t>
      </w:r>
      <w:r w:rsidR="00974638" w:rsidRPr="00A3036C">
        <w:rPr>
          <w:rFonts w:ascii="Times New Roman" w:eastAsia="Aptos" w:hAnsi="Times New Roman" w:cs="Times New Roman"/>
          <w:sz w:val="24"/>
          <w:szCs w:val="24"/>
        </w:rPr>
        <w:t xml:space="preserve"> ao Sistema Terra, por ele estabelecido</w:t>
      </w:r>
      <w:r w:rsidR="00A018EF" w:rsidRPr="00A3036C">
        <w:rPr>
          <w:rFonts w:ascii="Times New Roman" w:eastAsia="Aptos" w:hAnsi="Times New Roman" w:cs="Times New Roman"/>
          <w:sz w:val="24"/>
          <w:szCs w:val="24"/>
        </w:rPr>
        <w:t>.</w:t>
      </w:r>
      <w:r w:rsidR="00E968B4" w:rsidRPr="00A3036C">
        <w:rPr>
          <w:rFonts w:ascii="Times New Roman" w:eastAsia="Aptos" w:hAnsi="Times New Roman" w:cs="Times New Roman"/>
          <w:sz w:val="24"/>
          <w:szCs w:val="24"/>
        </w:rPr>
        <w:t xml:space="preserve"> Favorável a dominância de </w:t>
      </w:r>
      <w:r w:rsidR="000A23D6" w:rsidRPr="00A3036C">
        <w:rPr>
          <w:rFonts w:ascii="Times New Roman" w:eastAsia="Aptos" w:hAnsi="Times New Roman" w:cs="Times New Roman"/>
          <w:i/>
          <w:iCs/>
          <w:sz w:val="24"/>
          <w:szCs w:val="24"/>
        </w:rPr>
        <w:t>malenirus</w:t>
      </w:r>
      <w:r w:rsidR="000A23D6" w:rsidRPr="00A3036C">
        <w:rPr>
          <w:rFonts w:ascii="Times New Roman" w:eastAsia="Aptos" w:hAnsi="Times New Roman" w:cs="Times New Roman"/>
          <w:sz w:val="24"/>
          <w:szCs w:val="24"/>
        </w:rPr>
        <w:t xml:space="preserve">, </w:t>
      </w:r>
      <w:r w:rsidR="000A23D6" w:rsidRPr="00A3036C">
        <w:rPr>
          <w:rFonts w:ascii="Times New Roman" w:eastAsia="Aptos" w:hAnsi="Times New Roman" w:cs="Times New Roman"/>
          <w:i/>
          <w:iCs/>
          <w:sz w:val="24"/>
          <w:szCs w:val="24"/>
        </w:rPr>
        <w:t xml:space="preserve">reinonaques </w:t>
      </w:r>
      <w:r w:rsidR="000A23D6" w:rsidRPr="00A3036C">
        <w:rPr>
          <w:rFonts w:ascii="Times New Roman" w:eastAsia="Aptos" w:hAnsi="Times New Roman" w:cs="Times New Roman"/>
          <w:sz w:val="24"/>
          <w:szCs w:val="24"/>
        </w:rPr>
        <w:t xml:space="preserve">e </w:t>
      </w:r>
      <w:r w:rsidR="000A23D6" w:rsidRPr="00A3036C">
        <w:rPr>
          <w:rFonts w:ascii="Times New Roman" w:eastAsia="Aptos" w:hAnsi="Times New Roman" w:cs="Times New Roman"/>
          <w:i/>
          <w:iCs/>
          <w:sz w:val="24"/>
          <w:szCs w:val="24"/>
        </w:rPr>
        <w:t xml:space="preserve">dominitilianos </w:t>
      </w:r>
      <w:r w:rsidR="00AD2A6F" w:rsidRPr="00A3036C">
        <w:rPr>
          <w:rFonts w:ascii="Times New Roman" w:eastAsia="Aptos" w:hAnsi="Times New Roman" w:cs="Times New Roman"/>
          <w:sz w:val="24"/>
          <w:szCs w:val="24"/>
        </w:rPr>
        <w:t xml:space="preserve">figura </w:t>
      </w:r>
      <w:r w:rsidR="00F1111B" w:rsidRPr="00A3036C">
        <w:rPr>
          <w:rFonts w:ascii="Times New Roman" w:eastAsia="Aptos" w:hAnsi="Times New Roman" w:cs="Times New Roman"/>
          <w:sz w:val="24"/>
          <w:szCs w:val="24"/>
        </w:rPr>
        <w:t>o livre arbítrio humano</w:t>
      </w:r>
      <w:r w:rsidR="00B76C4A" w:rsidRPr="00A3036C">
        <w:rPr>
          <w:rFonts w:ascii="Times New Roman" w:eastAsia="Aptos" w:hAnsi="Times New Roman" w:cs="Times New Roman"/>
          <w:sz w:val="24"/>
          <w:szCs w:val="24"/>
        </w:rPr>
        <w:t xml:space="preserve"> e para os Guerreiros Dimensionais</w:t>
      </w:r>
      <w:r w:rsidR="001D5547" w:rsidRPr="00A3036C">
        <w:rPr>
          <w:rFonts w:ascii="Times New Roman" w:eastAsia="Aptos" w:hAnsi="Times New Roman" w:cs="Times New Roman"/>
          <w:sz w:val="24"/>
          <w:szCs w:val="24"/>
        </w:rPr>
        <w:t>, a esperança e a fé de promov</w:t>
      </w:r>
      <w:r w:rsidR="008E65B3" w:rsidRPr="00A3036C">
        <w:rPr>
          <w:rFonts w:ascii="Times New Roman" w:eastAsia="Aptos" w:hAnsi="Times New Roman" w:cs="Times New Roman"/>
          <w:sz w:val="24"/>
          <w:szCs w:val="24"/>
        </w:rPr>
        <w:t>e</w:t>
      </w:r>
      <w:r w:rsidR="001D5547" w:rsidRPr="00A3036C">
        <w:rPr>
          <w:rFonts w:ascii="Times New Roman" w:eastAsia="Aptos" w:hAnsi="Times New Roman" w:cs="Times New Roman"/>
          <w:sz w:val="24"/>
          <w:szCs w:val="24"/>
        </w:rPr>
        <w:t xml:space="preserve">rem o </w:t>
      </w:r>
      <w:r w:rsidR="001D5547" w:rsidRPr="00A3036C">
        <w:rPr>
          <w:rFonts w:ascii="Times New Roman" w:eastAsia="Aptos" w:hAnsi="Times New Roman" w:cs="Times New Roman"/>
          <w:i/>
          <w:iCs/>
          <w:sz w:val="24"/>
          <w:szCs w:val="24"/>
        </w:rPr>
        <w:t>despertar em</w:t>
      </w:r>
      <w:r w:rsidR="008E65B3" w:rsidRPr="00A3036C">
        <w:rPr>
          <w:rFonts w:ascii="Times New Roman" w:eastAsia="Aptos" w:hAnsi="Times New Roman" w:cs="Times New Roman"/>
          <w:i/>
          <w:iCs/>
          <w:sz w:val="24"/>
          <w:szCs w:val="24"/>
        </w:rPr>
        <w:t xml:space="preserve"> massa</w:t>
      </w:r>
      <w:r w:rsidR="008E65B3" w:rsidRPr="00A3036C">
        <w:rPr>
          <w:rFonts w:ascii="Times New Roman" w:eastAsia="Aptos" w:hAnsi="Times New Roman" w:cs="Times New Roman"/>
          <w:sz w:val="24"/>
          <w:szCs w:val="24"/>
        </w:rPr>
        <w:t xml:space="preserve"> para ruir, conforme previsto pelo SEU</w:t>
      </w:r>
      <w:r w:rsidR="00892953" w:rsidRPr="00A3036C">
        <w:rPr>
          <w:rFonts w:ascii="Times New Roman" w:eastAsia="Aptos" w:hAnsi="Times New Roman" w:cs="Times New Roman"/>
          <w:sz w:val="24"/>
          <w:szCs w:val="24"/>
        </w:rPr>
        <w:t>, o Sistema Terra.</w:t>
      </w:r>
      <w:r w:rsidR="008E65B3" w:rsidRPr="00A3036C">
        <w:rPr>
          <w:rFonts w:ascii="Times New Roman" w:eastAsia="Aptos" w:hAnsi="Times New Roman" w:cs="Times New Roman"/>
          <w:sz w:val="24"/>
          <w:szCs w:val="24"/>
        </w:rPr>
        <w:t xml:space="preserve"> </w:t>
      </w:r>
      <w:r w:rsidR="003F7DBD" w:rsidRPr="00A3036C">
        <w:rPr>
          <w:rFonts w:ascii="Times New Roman" w:eastAsia="Aptos" w:hAnsi="Times New Roman" w:cs="Times New Roman"/>
          <w:sz w:val="24"/>
          <w:szCs w:val="24"/>
        </w:rPr>
        <w:t xml:space="preserve">Nesta direção segue o </w:t>
      </w:r>
      <w:r w:rsidR="003F7DBD" w:rsidRPr="00A3036C">
        <w:rPr>
          <w:rFonts w:ascii="Times New Roman" w:eastAsia="Aptos" w:hAnsi="Times New Roman" w:cs="Times New Roman"/>
          <w:b/>
          <w:bCs/>
          <w:sz w:val="24"/>
          <w:szCs w:val="24"/>
        </w:rPr>
        <w:t xml:space="preserve">Green Dream </w:t>
      </w:r>
      <w:r w:rsidR="003F7DBD" w:rsidRPr="00A3036C">
        <w:rPr>
          <w:rFonts w:ascii="Times New Roman" w:eastAsia="Aptos" w:hAnsi="Times New Roman" w:cs="Times New Roman"/>
          <w:sz w:val="24"/>
          <w:szCs w:val="24"/>
        </w:rPr>
        <w:t xml:space="preserve">com trabalho irretocável de Carol Harrison, 50, Gabriel Cappallatte, 48, e Nefertari Mandela, 63. Últimos derrotados desde </w:t>
      </w:r>
      <w:r w:rsidR="004C0C1D" w:rsidRPr="00A3036C">
        <w:rPr>
          <w:rFonts w:ascii="Times New Roman" w:eastAsia="Aptos" w:hAnsi="Times New Roman" w:cs="Times New Roman"/>
          <w:sz w:val="24"/>
          <w:szCs w:val="24"/>
        </w:rPr>
        <w:t>os</w:t>
      </w:r>
      <w:r w:rsidR="003F7DBD" w:rsidRPr="00A3036C">
        <w:rPr>
          <w:rFonts w:ascii="Times New Roman" w:eastAsia="Aptos" w:hAnsi="Times New Roman" w:cs="Times New Roman"/>
          <w:sz w:val="24"/>
          <w:szCs w:val="24"/>
        </w:rPr>
        <w:t xml:space="preserve"> pleitos globais nos anos de 2026, 2030, 2034 e 2038. Candidatos bem avaliados nas pesquisas, persistem em disputar, orientados pelo casal, Fértilles e Germano, representante do SEU — Soberana Energia Universal, as cadeiras da CGU — Controladoria Geral de Uniões e Presidente </w:t>
      </w:r>
      <w:r w:rsidR="008B527F" w:rsidRPr="00A3036C">
        <w:rPr>
          <w:rFonts w:ascii="Times New Roman" w:eastAsia="Aptos" w:hAnsi="Times New Roman" w:cs="Times New Roman"/>
          <w:sz w:val="24"/>
          <w:szCs w:val="24"/>
        </w:rPr>
        <w:t>do Globo nas eleições globais no exercício de 2042</w:t>
      </w:r>
      <w:r w:rsidR="003F7DBD" w:rsidRPr="00A3036C">
        <w:rPr>
          <w:rFonts w:ascii="Times New Roman" w:eastAsia="Aptos" w:hAnsi="Times New Roman" w:cs="Times New Roman"/>
          <w:sz w:val="24"/>
          <w:szCs w:val="24"/>
        </w:rPr>
        <w:t>.</w:t>
      </w:r>
      <w:r w:rsidR="008B527F" w:rsidRPr="00A3036C">
        <w:rPr>
          <w:rFonts w:ascii="Times New Roman" w:eastAsia="Aptos" w:hAnsi="Times New Roman" w:cs="Times New Roman"/>
          <w:sz w:val="24"/>
          <w:szCs w:val="24"/>
        </w:rPr>
        <w:t xml:space="preserve"> Atuação do </w:t>
      </w:r>
      <w:r w:rsidR="008B527F" w:rsidRPr="00A3036C">
        <w:rPr>
          <w:rFonts w:ascii="Times New Roman" w:eastAsia="Aptos" w:hAnsi="Times New Roman" w:cs="Times New Roman"/>
          <w:b/>
          <w:bCs/>
          <w:sz w:val="24"/>
          <w:szCs w:val="24"/>
        </w:rPr>
        <w:t xml:space="preserve">Green Dream </w:t>
      </w:r>
      <w:r w:rsidR="008B527F" w:rsidRPr="00A3036C">
        <w:rPr>
          <w:rFonts w:ascii="Times New Roman" w:eastAsia="Aptos" w:hAnsi="Times New Roman" w:cs="Times New Roman"/>
          <w:sz w:val="24"/>
          <w:szCs w:val="24"/>
        </w:rPr>
        <w:t xml:space="preserve">em todos os países da África e da América do Sul envergando a bandeira “Consciência, Verdade Absoluta e Liberdade” propaga a filosofia do Eu Sou. Eu Sou a consciência... Eu Sou a energia... Eu Sou a Luz... Eu Sou o coração... Eu Sou o amor... Eu Sou a </w:t>
      </w:r>
      <w:r w:rsidR="004C0C1D" w:rsidRPr="00A3036C">
        <w:rPr>
          <w:rFonts w:ascii="Times New Roman" w:eastAsia="Aptos" w:hAnsi="Times New Roman" w:cs="Times New Roman"/>
          <w:sz w:val="24"/>
          <w:szCs w:val="24"/>
        </w:rPr>
        <w:t>e</w:t>
      </w:r>
      <w:r w:rsidR="008B527F" w:rsidRPr="00A3036C">
        <w:rPr>
          <w:rFonts w:ascii="Times New Roman" w:eastAsia="Aptos" w:hAnsi="Times New Roman" w:cs="Times New Roman"/>
          <w:sz w:val="24"/>
          <w:szCs w:val="24"/>
        </w:rPr>
        <w:t>volução... Eu Sou o Escritor da existência humana... Eu Sou o perfeito equilíbrio d</w:t>
      </w:r>
      <w:r w:rsidR="00D0384A" w:rsidRPr="00A3036C">
        <w:rPr>
          <w:rFonts w:ascii="Times New Roman" w:eastAsia="Aptos" w:hAnsi="Times New Roman" w:cs="Times New Roman"/>
          <w:sz w:val="24"/>
          <w:szCs w:val="24"/>
        </w:rPr>
        <w:t>a</w:t>
      </w:r>
      <w:r w:rsidR="008B527F" w:rsidRPr="00A3036C">
        <w:rPr>
          <w:rFonts w:ascii="Times New Roman" w:eastAsia="Aptos" w:hAnsi="Times New Roman" w:cs="Times New Roman"/>
          <w:sz w:val="24"/>
          <w:szCs w:val="24"/>
        </w:rPr>
        <w:t xml:space="preserve"> mente</w:t>
      </w:r>
      <w:r w:rsidR="00D0384A" w:rsidRPr="00A3036C">
        <w:rPr>
          <w:rFonts w:ascii="Times New Roman" w:eastAsia="Aptos" w:hAnsi="Times New Roman" w:cs="Times New Roman"/>
          <w:sz w:val="24"/>
          <w:szCs w:val="24"/>
        </w:rPr>
        <w:t xml:space="preserve">, do corpo e de espírito... Eu Sou a conexão com o Eu Superior... Eu Sou </w:t>
      </w:r>
      <w:r w:rsidR="00D0384A" w:rsidRPr="00A3036C">
        <w:rPr>
          <w:rFonts w:ascii="Times New Roman" w:eastAsia="Aptos" w:hAnsi="Times New Roman" w:cs="Times New Roman"/>
          <w:sz w:val="24"/>
          <w:szCs w:val="24"/>
        </w:rPr>
        <w:lastRenderedPageBreak/>
        <w:t>o amor incondicional. Conceito também é considerado pelas populações da Ásia e Oceania. Propagação da ideia de ter e ser Deus</w:t>
      </w:r>
      <w:r w:rsidR="00BF6DCC" w:rsidRPr="00A3036C">
        <w:rPr>
          <w:rFonts w:ascii="Times New Roman" w:eastAsia="Aptos" w:hAnsi="Times New Roman" w:cs="Times New Roman"/>
          <w:sz w:val="24"/>
          <w:szCs w:val="24"/>
        </w:rPr>
        <w:t xml:space="preserve"> para o terrícola disposto a despertar da mentira e ilusão sistêmicas, observadas na história conhecida da humanidade, devidamente, monitorada e sob o controle do Sistema Terra</w:t>
      </w:r>
      <w:r w:rsidR="005C20B5" w:rsidRPr="00A3036C">
        <w:rPr>
          <w:rFonts w:ascii="Times New Roman" w:eastAsia="Aptos" w:hAnsi="Times New Roman" w:cs="Times New Roman"/>
          <w:sz w:val="24"/>
          <w:szCs w:val="24"/>
        </w:rPr>
        <w:t>,</w:t>
      </w:r>
      <w:r w:rsidR="00D0384A" w:rsidRPr="00A3036C">
        <w:rPr>
          <w:rFonts w:ascii="Times New Roman" w:eastAsia="Aptos" w:hAnsi="Times New Roman" w:cs="Times New Roman"/>
          <w:sz w:val="24"/>
          <w:szCs w:val="24"/>
        </w:rPr>
        <w:t xml:space="preserve"> </w:t>
      </w:r>
      <w:r w:rsidR="00BF6DCC" w:rsidRPr="00A3036C">
        <w:rPr>
          <w:rFonts w:ascii="Times New Roman" w:eastAsia="Aptos" w:hAnsi="Times New Roman" w:cs="Times New Roman"/>
          <w:sz w:val="24"/>
          <w:szCs w:val="24"/>
        </w:rPr>
        <w:t xml:space="preserve">não consegue o desejado </w:t>
      </w:r>
      <w:r w:rsidR="00BF6DCC" w:rsidRPr="00A3036C">
        <w:rPr>
          <w:rFonts w:ascii="Times New Roman" w:eastAsia="Aptos" w:hAnsi="Times New Roman" w:cs="Times New Roman"/>
          <w:i/>
          <w:iCs/>
          <w:sz w:val="24"/>
          <w:szCs w:val="24"/>
        </w:rPr>
        <w:t>despertar em massa</w:t>
      </w:r>
      <w:r w:rsidR="007A3D1D" w:rsidRPr="00A3036C">
        <w:rPr>
          <w:rFonts w:ascii="Times New Roman" w:eastAsia="Aptos" w:hAnsi="Times New Roman" w:cs="Times New Roman"/>
          <w:sz w:val="24"/>
          <w:szCs w:val="24"/>
        </w:rPr>
        <w:t>.</w:t>
      </w:r>
      <w:r w:rsidR="00BF6DCC" w:rsidRPr="00A3036C">
        <w:rPr>
          <w:rFonts w:ascii="Times New Roman" w:eastAsia="Aptos" w:hAnsi="Times New Roman" w:cs="Times New Roman"/>
          <w:sz w:val="24"/>
          <w:szCs w:val="24"/>
        </w:rPr>
        <w:t xml:space="preserve"> </w:t>
      </w:r>
      <w:r w:rsidR="007A3D1D" w:rsidRPr="00A3036C">
        <w:rPr>
          <w:rFonts w:ascii="Times New Roman" w:eastAsia="Aptos" w:hAnsi="Times New Roman" w:cs="Times New Roman"/>
          <w:sz w:val="24"/>
          <w:szCs w:val="24"/>
        </w:rPr>
        <w:t>Porém</w:t>
      </w:r>
      <w:r w:rsidR="00BF6DCC" w:rsidRPr="00A3036C">
        <w:rPr>
          <w:rFonts w:ascii="Times New Roman" w:eastAsia="Aptos" w:hAnsi="Times New Roman" w:cs="Times New Roman"/>
          <w:sz w:val="24"/>
          <w:szCs w:val="24"/>
        </w:rPr>
        <w:t>, minimamente, planta</w:t>
      </w:r>
      <w:r w:rsidR="007A3D1D" w:rsidRPr="00A3036C">
        <w:rPr>
          <w:rFonts w:ascii="Times New Roman" w:eastAsia="Aptos" w:hAnsi="Times New Roman" w:cs="Times New Roman"/>
          <w:sz w:val="24"/>
          <w:szCs w:val="24"/>
        </w:rPr>
        <w:t>m</w:t>
      </w:r>
      <w:r w:rsidR="00BF6DCC" w:rsidRPr="00A3036C">
        <w:rPr>
          <w:rFonts w:ascii="Times New Roman" w:eastAsia="Aptos" w:hAnsi="Times New Roman" w:cs="Times New Roman"/>
          <w:sz w:val="24"/>
          <w:szCs w:val="24"/>
        </w:rPr>
        <w:t xml:space="preserve"> um</w:t>
      </w:r>
      <w:r w:rsidR="007A3D1D" w:rsidRPr="00A3036C">
        <w:rPr>
          <w:rFonts w:ascii="Times New Roman" w:eastAsia="Aptos" w:hAnsi="Times New Roman" w:cs="Times New Roman"/>
          <w:sz w:val="24"/>
          <w:szCs w:val="24"/>
        </w:rPr>
        <w:t>a</w:t>
      </w:r>
      <w:r w:rsidR="00BF6DCC" w:rsidRPr="00A3036C">
        <w:rPr>
          <w:rFonts w:ascii="Times New Roman" w:eastAsia="Aptos" w:hAnsi="Times New Roman" w:cs="Times New Roman"/>
          <w:sz w:val="24"/>
          <w:szCs w:val="24"/>
        </w:rPr>
        <w:t xml:space="preserve"> semente nas mentes terráqueas espectadoras, através das palestras executadas pelos Guerreiros Dimensionais</w:t>
      </w:r>
      <w:r w:rsidR="007A3D1D" w:rsidRPr="00A3036C">
        <w:rPr>
          <w:rFonts w:ascii="Times New Roman" w:eastAsia="Aptos" w:hAnsi="Times New Roman" w:cs="Times New Roman"/>
          <w:sz w:val="24"/>
          <w:szCs w:val="24"/>
        </w:rPr>
        <w:t xml:space="preserve"> e das relevantes ações do </w:t>
      </w:r>
      <w:r w:rsidR="007A3D1D" w:rsidRPr="00A3036C">
        <w:rPr>
          <w:rFonts w:ascii="Times New Roman" w:eastAsia="Aptos" w:hAnsi="Times New Roman" w:cs="Times New Roman"/>
          <w:b/>
          <w:bCs/>
          <w:sz w:val="24"/>
          <w:szCs w:val="24"/>
        </w:rPr>
        <w:t xml:space="preserve">Green Dream </w:t>
      </w:r>
      <w:r w:rsidR="007A3D1D" w:rsidRPr="00A3036C">
        <w:rPr>
          <w:rFonts w:ascii="Times New Roman" w:eastAsia="Aptos" w:hAnsi="Times New Roman" w:cs="Times New Roman"/>
          <w:sz w:val="24"/>
          <w:szCs w:val="24"/>
        </w:rPr>
        <w:t xml:space="preserve">no Hemisfério Sul. Ressaltando a criação deste </w:t>
      </w:r>
      <w:r w:rsidR="007A3D1D" w:rsidRPr="00A3036C">
        <w:rPr>
          <w:rFonts w:ascii="Times New Roman" w:eastAsia="Aptos" w:hAnsi="Times New Roman" w:cs="Times New Roman"/>
          <w:i/>
          <w:iCs/>
          <w:sz w:val="24"/>
          <w:szCs w:val="24"/>
        </w:rPr>
        <w:t>novo mundo</w:t>
      </w:r>
      <w:r w:rsidR="007A3D1D" w:rsidRPr="00A3036C">
        <w:rPr>
          <w:rFonts w:ascii="Times New Roman" w:eastAsia="Aptos" w:hAnsi="Times New Roman" w:cs="Times New Roman"/>
          <w:sz w:val="24"/>
          <w:szCs w:val="24"/>
        </w:rPr>
        <w:t xml:space="preserve"> por </w:t>
      </w:r>
      <w:r w:rsidR="007A3D1D" w:rsidRPr="00A3036C">
        <w:rPr>
          <w:rFonts w:ascii="Times New Roman" w:eastAsia="Aptos" w:hAnsi="Times New Roman" w:cs="Times New Roman"/>
          <w:i/>
          <w:iCs/>
          <w:sz w:val="24"/>
          <w:szCs w:val="24"/>
        </w:rPr>
        <w:t>malenirus</w:t>
      </w:r>
      <w:r w:rsidR="007A3D1D" w:rsidRPr="00A3036C">
        <w:rPr>
          <w:rFonts w:ascii="Times New Roman" w:eastAsia="Aptos" w:hAnsi="Times New Roman" w:cs="Times New Roman"/>
          <w:sz w:val="24"/>
          <w:szCs w:val="24"/>
        </w:rPr>
        <w:t xml:space="preserve">, </w:t>
      </w:r>
      <w:r w:rsidR="007A3D1D" w:rsidRPr="00A3036C">
        <w:rPr>
          <w:rFonts w:ascii="Times New Roman" w:eastAsia="Aptos" w:hAnsi="Times New Roman" w:cs="Times New Roman"/>
          <w:i/>
          <w:iCs/>
          <w:sz w:val="24"/>
          <w:szCs w:val="24"/>
        </w:rPr>
        <w:t xml:space="preserve">reinonaques </w:t>
      </w:r>
      <w:r w:rsidR="007A3D1D" w:rsidRPr="00A3036C">
        <w:rPr>
          <w:rFonts w:ascii="Times New Roman" w:eastAsia="Aptos" w:hAnsi="Times New Roman" w:cs="Times New Roman"/>
          <w:sz w:val="24"/>
          <w:szCs w:val="24"/>
        </w:rPr>
        <w:t xml:space="preserve">e </w:t>
      </w:r>
      <w:r w:rsidR="007A3D1D" w:rsidRPr="00A3036C">
        <w:rPr>
          <w:rFonts w:ascii="Times New Roman" w:eastAsia="Aptos" w:hAnsi="Times New Roman" w:cs="Times New Roman"/>
          <w:i/>
          <w:iCs/>
          <w:sz w:val="24"/>
          <w:szCs w:val="24"/>
        </w:rPr>
        <w:t>dominitilianos</w:t>
      </w:r>
      <w:r w:rsidR="007A3D1D" w:rsidRPr="00A3036C">
        <w:rPr>
          <w:rFonts w:ascii="Times New Roman" w:eastAsia="Aptos" w:hAnsi="Times New Roman" w:cs="Times New Roman"/>
          <w:sz w:val="24"/>
          <w:szCs w:val="24"/>
        </w:rPr>
        <w:t xml:space="preserve"> que, a exemplo do </w:t>
      </w:r>
      <w:r w:rsidR="007A3D1D" w:rsidRPr="00A3036C">
        <w:rPr>
          <w:rFonts w:ascii="Times New Roman" w:eastAsia="Aptos" w:hAnsi="Times New Roman" w:cs="Times New Roman"/>
          <w:i/>
          <w:iCs/>
          <w:sz w:val="24"/>
          <w:szCs w:val="24"/>
        </w:rPr>
        <w:t>velh</w:t>
      </w:r>
      <w:r w:rsidR="008148B8" w:rsidRPr="00A3036C">
        <w:rPr>
          <w:rFonts w:ascii="Times New Roman" w:eastAsia="Aptos" w:hAnsi="Times New Roman" w:cs="Times New Roman"/>
          <w:i/>
          <w:iCs/>
          <w:sz w:val="24"/>
          <w:szCs w:val="24"/>
        </w:rPr>
        <w:t>o mundo</w:t>
      </w:r>
      <w:r w:rsidR="007A3D1D" w:rsidRPr="00A3036C">
        <w:rPr>
          <w:rFonts w:ascii="Times New Roman" w:eastAsia="Aptos" w:hAnsi="Times New Roman" w:cs="Times New Roman"/>
          <w:sz w:val="24"/>
          <w:szCs w:val="24"/>
        </w:rPr>
        <w:t xml:space="preserve">, está dominado pelos pilares sistêmicos: governo, religião, mídia e educação alimentado pelo livre arbítrio pessoal </w:t>
      </w:r>
      <w:r w:rsidR="005C20B5" w:rsidRPr="00A3036C">
        <w:rPr>
          <w:rFonts w:ascii="Times New Roman" w:eastAsia="Aptos" w:hAnsi="Times New Roman" w:cs="Times New Roman"/>
          <w:sz w:val="24"/>
          <w:szCs w:val="24"/>
        </w:rPr>
        <w:t>na</w:t>
      </w:r>
      <w:r w:rsidR="007A3D1D" w:rsidRPr="00A3036C">
        <w:rPr>
          <w:rFonts w:ascii="Times New Roman" w:eastAsia="Aptos" w:hAnsi="Times New Roman" w:cs="Times New Roman"/>
          <w:sz w:val="24"/>
          <w:szCs w:val="24"/>
        </w:rPr>
        <w:t xml:space="preserve"> pr</w:t>
      </w:r>
      <w:r w:rsidR="005C20B5" w:rsidRPr="00A3036C">
        <w:rPr>
          <w:rFonts w:ascii="Times New Roman" w:eastAsia="Aptos" w:hAnsi="Times New Roman" w:cs="Times New Roman"/>
          <w:sz w:val="24"/>
          <w:szCs w:val="24"/>
        </w:rPr>
        <w:t>á</w:t>
      </w:r>
      <w:r w:rsidR="007A3D1D" w:rsidRPr="00A3036C">
        <w:rPr>
          <w:rFonts w:ascii="Times New Roman" w:eastAsia="Aptos" w:hAnsi="Times New Roman" w:cs="Times New Roman"/>
          <w:sz w:val="24"/>
          <w:szCs w:val="24"/>
        </w:rPr>
        <w:t>tica</w:t>
      </w:r>
      <w:r w:rsidR="005C20B5" w:rsidRPr="00A3036C">
        <w:rPr>
          <w:rFonts w:ascii="Times New Roman" w:eastAsia="Aptos" w:hAnsi="Times New Roman" w:cs="Times New Roman"/>
          <w:sz w:val="24"/>
          <w:szCs w:val="24"/>
        </w:rPr>
        <w:t xml:space="preserve"> de</w:t>
      </w:r>
      <w:r w:rsidR="007A3D1D" w:rsidRPr="00A3036C">
        <w:rPr>
          <w:rFonts w:ascii="Times New Roman" w:eastAsia="Aptos" w:hAnsi="Times New Roman" w:cs="Times New Roman"/>
          <w:sz w:val="24"/>
          <w:szCs w:val="24"/>
        </w:rPr>
        <w:t xml:space="preserve"> </w:t>
      </w:r>
      <w:r w:rsidR="007A3D1D" w:rsidRPr="00A3036C">
        <w:rPr>
          <w:rFonts w:ascii="Times New Roman" w:eastAsia="Aptos" w:hAnsi="Times New Roman" w:cs="Times New Roman"/>
          <w:i/>
          <w:iCs/>
          <w:sz w:val="24"/>
          <w:szCs w:val="24"/>
        </w:rPr>
        <w:t xml:space="preserve"> a tríade da maldade humana</w:t>
      </w:r>
      <w:r w:rsidR="007A3D1D" w:rsidRPr="00A3036C">
        <w:rPr>
          <w:rFonts w:ascii="Times New Roman" w:eastAsia="Aptos" w:hAnsi="Times New Roman" w:cs="Times New Roman"/>
          <w:sz w:val="24"/>
          <w:szCs w:val="24"/>
        </w:rPr>
        <w:t xml:space="preserve">: </w:t>
      </w:r>
      <w:r w:rsidR="007A3D1D" w:rsidRPr="00A3036C">
        <w:rPr>
          <w:rFonts w:ascii="Times New Roman" w:eastAsia="Aptos" w:hAnsi="Times New Roman" w:cs="Times New Roman"/>
          <w:i/>
          <w:iCs/>
          <w:sz w:val="24"/>
          <w:szCs w:val="24"/>
        </w:rPr>
        <w:t>ego</w:t>
      </w:r>
      <w:r w:rsidR="007A3D1D" w:rsidRPr="00A3036C">
        <w:rPr>
          <w:rFonts w:ascii="Times New Roman" w:eastAsia="Aptos" w:hAnsi="Times New Roman" w:cs="Times New Roman"/>
          <w:sz w:val="24"/>
          <w:szCs w:val="24"/>
        </w:rPr>
        <w:t xml:space="preserve">, </w:t>
      </w:r>
      <w:r w:rsidR="007A3D1D" w:rsidRPr="00A3036C">
        <w:rPr>
          <w:rFonts w:ascii="Times New Roman" w:eastAsia="Aptos" w:hAnsi="Times New Roman" w:cs="Times New Roman"/>
          <w:i/>
          <w:iCs/>
          <w:sz w:val="24"/>
          <w:szCs w:val="24"/>
        </w:rPr>
        <w:t>ganância e</w:t>
      </w:r>
      <w:r w:rsidR="007A3D1D" w:rsidRPr="00A3036C">
        <w:rPr>
          <w:rFonts w:ascii="Times New Roman" w:eastAsia="Aptos" w:hAnsi="Times New Roman" w:cs="Times New Roman"/>
          <w:sz w:val="24"/>
          <w:szCs w:val="24"/>
        </w:rPr>
        <w:t xml:space="preserve"> </w:t>
      </w:r>
      <w:r w:rsidR="007A3D1D" w:rsidRPr="00A3036C">
        <w:rPr>
          <w:rFonts w:ascii="Times New Roman" w:eastAsia="Aptos" w:hAnsi="Times New Roman" w:cs="Times New Roman"/>
          <w:i/>
          <w:iCs/>
          <w:sz w:val="24"/>
          <w:szCs w:val="24"/>
        </w:rPr>
        <w:t>medo</w:t>
      </w:r>
      <w:r w:rsidR="008148B8" w:rsidRPr="00A3036C">
        <w:rPr>
          <w:rFonts w:ascii="Times New Roman" w:eastAsia="Aptos" w:hAnsi="Times New Roman" w:cs="Times New Roman"/>
          <w:sz w:val="24"/>
          <w:szCs w:val="24"/>
        </w:rPr>
        <w:t>.</w:t>
      </w:r>
    </w:p>
    <w:p w14:paraId="3FBA8B63" w14:textId="7673337E" w:rsidR="00EE012D" w:rsidRPr="00A3036C" w:rsidRDefault="008148B8" w:rsidP="008148B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Algozlenirus, Deus do Sistema Terra, amante dos ditos populares terráqueos, está em alerta, pois </w:t>
      </w:r>
      <w:r w:rsidRPr="00A3036C">
        <w:rPr>
          <w:rFonts w:ascii="Times New Roman" w:eastAsia="Aptos" w:hAnsi="Times New Roman" w:cs="Times New Roman"/>
          <w:i/>
          <w:iCs/>
          <w:sz w:val="24"/>
          <w:szCs w:val="24"/>
        </w:rPr>
        <w:t>água mole em pedra dura, tanto bate até que fura</w:t>
      </w:r>
      <w:r w:rsidRPr="00A3036C">
        <w:rPr>
          <w:rFonts w:ascii="Times New Roman" w:eastAsia="Aptos" w:hAnsi="Times New Roman" w:cs="Times New Roman"/>
          <w:sz w:val="24"/>
          <w:szCs w:val="24"/>
        </w:rPr>
        <w:t xml:space="preserve">. </w:t>
      </w:r>
      <w:r w:rsidR="00184580" w:rsidRPr="00A3036C">
        <w:rPr>
          <w:rFonts w:ascii="Times New Roman" w:eastAsia="Aptos" w:hAnsi="Times New Roman" w:cs="Times New Roman"/>
          <w:sz w:val="24"/>
          <w:szCs w:val="24"/>
        </w:rPr>
        <w:t>P</w:t>
      </w:r>
      <w:r w:rsidRPr="00A3036C">
        <w:rPr>
          <w:rFonts w:ascii="Times New Roman" w:eastAsia="Aptos" w:hAnsi="Times New Roman" w:cs="Times New Roman"/>
          <w:sz w:val="24"/>
          <w:szCs w:val="24"/>
        </w:rPr>
        <w:t xml:space="preserve">revista possibilidade do </w:t>
      </w:r>
      <w:r w:rsidRPr="00A3036C">
        <w:rPr>
          <w:rFonts w:ascii="Times New Roman" w:eastAsia="Aptos" w:hAnsi="Times New Roman" w:cs="Times New Roman"/>
          <w:i/>
          <w:iCs/>
          <w:sz w:val="24"/>
          <w:szCs w:val="24"/>
        </w:rPr>
        <w:t xml:space="preserve">despertar em massa </w:t>
      </w:r>
      <w:r w:rsidRPr="00A3036C">
        <w:rPr>
          <w:rFonts w:ascii="Times New Roman" w:eastAsia="Aptos" w:hAnsi="Times New Roman" w:cs="Times New Roman"/>
          <w:sz w:val="24"/>
          <w:szCs w:val="24"/>
        </w:rPr>
        <w:t xml:space="preserve">da humanidade e, consequentemente, </w:t>
      </w:r>
      <w:r w:rsidR="00C17B96" w:rsidRPr="00A3036C">
        <w:rPr>
          <w:rFonts w:ascii="Times New Roman" w:eastAsia="Aptos" w:hAnsi="Times New Roman" w:cs="Times New Roman"/>
          <w:sz w:val="24"/>
          <w:szCs w:val="24"/>
        </w:rPr>
        <w:t>d</w:t>
      </w:r>
      <w:r w:rsidRPr="00A3036C">
        <w:rPr>
          <w:rFonts w:ascii="Times New Roman" w:eastAsia="Aptos" w:hAnsi="Times New Roman" w:cs="Times New Roman"/>
          <w:sz w:val="24"/>
          <w:szCs w:val="24"/>
        </w:rPr>
        <w:t>a derrocada do Sistema Terra,</w:t>
      </w:r>
      <w:r w:rsidR="00184580" w:rsidRPr="00A3036C">
        <w:rPr>
          <w:rFonts w:ascii="Times New Roman" w:eastAsia="Aptos" w:hAnsi="Times New Roman" w:cs="Times New Roman"/>
          <w:sz w:val="24"/>
          <w:szCs w:val="24"/>
        </w:rPr>
        <w:t xml:space="preserve"> ele</w:t>
      </w:r>
      <w:r w:rsidRPr="00A3036C">
        <w:rPr>
          <w:rFonts w:ascii="Times New Roman" w:eastAsia="Aptos" w:hAnsi="Times New Roman" w:cs="Times New Roman"/>
          <w:sz w:val="24"/>
          <w:szCs w:val="24"/>
        </w:rPr>
        <w:t xml:space="preserve"> </w:t>
      </w:r>
      <w:r w:rsidR="00E53C64" w:rsidRPr="00A3036C">
        <w:rPr>
          <w:rFonts w:ascii="Times New Roman" w:eastAsia="Aptos" w:hAnsi="Times New Roman" w:cs="Times New Roman"/>
          <w:sz w:val="24"/>
          <w:szCs w:val="24"/>
        </w:rPr>
        <w:t>deposita</w:t>
      </w:r>
      <w:r w:rsidR="00A51830" w:rsidRPr="00A3036C">
        <w:rPr>
          <w:rFonts w:ascii="Times New Roman" w:eastAsia="Aptos" w:hAnsi="Times New Roman" w:cs="Times New Roman"/>
          <w:sz w:val="24"/>
          <w:szCs w:val="24"/>
        </w:rPr>
        <w:t xml:space="preserve"> </w:t>
      </w:r>
      <w:r w:rsidR="000A5388" w:rsidRPr="00A3036C">
        <w:rPr>
          <w:rFonts w:ascii="Times New Roman" w:eastAsia="Aptos" w:hAnsi="Times New Roman" w:cs="Times New Roman"/>
          <w:sz w:val="24"/>
          <w:szCs w:val="24"/>
        </w:rPr>
        <w:t xml:space="preserve">esperança </w:t>
      </w:r>
      <w:r w:rsidR="00A51830" w:rsidRPr="00A3036C">
        <w:rPr>
          <w:rFonts w:ascii="Times New Roman" w:eastAsia="Aptos" w:hAnsi="Times New Roman" w:cs="Times New Roman"/>
          <w:sz w:val="24"/>
          <w:szCs w:val="24"/>
        </w:rPr>
        <w:t>na resenha</w:t>
      </w:r>
      <w:r w:rsidR="009B11DB" w:rsidRPr="00A3036C">
        <w:rPr>
          <w:rFonts w:ascii="Times New Roman" w:eastAsia="Aptos" w:hAnsi="Times New Roman" w:cs="Times New Roman"/>
          <w:sz w:val="24"/>
          <w:szCs w:val="24"/>
        </w:rPr>
        <w:t xml:space="preserve"> secular</w:t>
      </w:r>
      <w:r w:rsidRPr="00A3036C">
        <w:rPr>
          <w:rFonts w:ascii="Times New Roman" w:eastAsia="Aptos" w:hAnsi="Times New Roman" w:cs="Times New Roman"/>
          <w:sz w:val="24"/>
          <w:szCs w:val="24"/>
        </w:rPr>
        <w:t xml:space="preserve"> </w:t>
      </w:r>
      <w:r w:rsidR="00A51830" w:rsidRPr="00A3036C">
        <w:rPr>
          <w:rFonts w:ascii="Times New Roman" w:eastAsia="Aptos" w:hAnsi="Times New Roman" w:cs="Times New Roman"/>
          <w:sz w:val="24"/>
          <w:szCs w:val="24"/>
        </w:rPr>
        <w:t>com o</w:t>
      </w:r>
      <w:r w:rsidRPr="00A3036C">
        <w:rPr>
          <w:rFonts w:ascii="Times New Roman" w:eastAsia="Aptos" w:hAnsi="Times New Roman" w:cs="Times New Roman"/>
          <w:sz w:val="24"/>
          <w:szCs w:val="24"/>
        </w:rPr>
        <w:t xml:space="preserve"> SUT</w:t>
      </w:r>
      <w:r w:rsidR="00E53C64" w:rsidRPr="00A3036C">
        <w:rPr>
          <w:rFonts w:ascii="Times New Roman" w:eastAsia="Aptos" w:hAnsi="Times New Roman" w:cs="Times New Roman"/>
          <w:sz w:val="24"/>
          <w:szCs w:val="24"/>
        </w:rPr>
        <w:t>A</w:t>
      </w:r>
      <w:r w:rsidRPr="00A3036C">
        <w:rPr>
          <w:rFonts w:ascii="Times New Roman" w:eastAsia="Aptos" w:hAnsi="Times New Roman" w:cs="Times New Roman"/>
          <w:sz w:val="24"/>
          <w:szCs w:val="24"/>
        </w:rPr>
        <w:t xml:space="preserve"> — Senhor Universal das Trevas, por </w:t>
      </w:r>
      <w:r w:rsidR="004C0C1D" w:rsidRPr="00A3036C">
        <w:rPr>
          <w:rFonts w:ascii="Times New Roman" w:eastAsia="Aptos" w:hAnsi="Times New Roman" w:cs="Times New Roman"/>
          <w:sz w:val="24"/>
          <w:szCs w:val="24"/>
        </w:rPr>
        <w:t>ach</w:t>
      </w:r>
      <w:r w:rsidRPr="00A3036C">
        <w:rPr>
          <w:rFonts w:ascii="Times New Roman" w:eastAsia="Aptos" w:hAnsi="Times New Roman" w:cs="Times New Roman"/>
          <w:sz w:val="24"/>
          <w:szCs w:val="24"/>
        </w:rPr>
        <w:t>á-lo capaz de combater as frequências energéticas emitidas pel</w:t>
      </w:r>
      <w:r w:rsidR="00EE012D" w:rsidRPr="00A3036C">
        <w:rPr>
          <w:rFonts w:ascii="Times New Roman" w:eastAsia="Aptos" w:hAnsi="Times New Roman" w:cs="Times New Roman"/>
          <w:sz w:val="24"/>
          <w:szCs w:val="24"/>
        </w:rPr>
        <w:t>o SEU, através de Fértilles e Germano aos</w:t>
      </w:r>
      <w:r w:rsidRPr="00A3036C">
        <w:rPr>
          <w:rFonts w:ascii="Times New Roman" w:eastAsia="Aptos" w:hAnsi="Times New Roman" w:cs="Times New Roman"/>
          <w:sz w:val="24"/>
          <w:szCs w:val="24"/>
        </w:rPr>
        <w:t xml:space="preserve"> Guerreiros Dimensionai</w:t>
      </w:r>
      <w:r w:rsidR="00EE012D" w:rsidRPr="00A3036C">
        <w:rPr>
          <w:rFonts w:ascii="Times New Roman" w:eastAsia="Aptos" w:hAnsi="Times New Roman" w:cs="Times New Roman"/>
          <w:sz w:val="24"/>
          <w:szCs w:val="24"/>
        </w:rPr>
        <w:t>s e terrícolas de corações abertos.</w:t>
      </w:r>
      <w:r w:rsidR="00BC18A8" w:rsidRPr="00A3036C">
        <w:rPr>
          <w:rFonts w:ascii="Times New Roman" w:eastAsia="Aptos" w:hAnsi="Times New Roman" w:cs="Times New Roman"/>
          <w:sz w:val="24"/>
          <w:szCs w:val="24"/>
        </w:rPr>
        <w:t xml:space="preserve"> Reunidos no </w:t>
      </w:r>
      <w:r w:rsidR="00BC18A8" w:rsidRPr="00A3036C">
        <w:rPr>
          <w:rFonts w:ascii="Times New Roman" w:eastAsia="Aptos" w:hAnsi="Times New Roman" w:cs="Times New Roman"/>
          <w:i/>
          <w:iCs/>
          <w:sz w:val="24"/>
          <w:szCs w:val="24"/>
        </w:rPr>
        <w:t xml:space="preserve">terceiro plano terráqueo </w:t>
      </w:r>
      <w:r w:rsidR="00BC18A8" w:rsidRPr="00A3036C">
        <w:rPr>
          <w:rFonts w:ascii="Times New Roman" w:eastAsia="Aptos" w:hAnsi="Times New Roman" w:cs="Times New Roman"/>
          <w:sz w:val="24"/>
          <w:szCs w:val="24"/>
        </w:rPr>
        <w:t>ostentado</w:t>
      </w:r>
      <w:r w:rsidR="00031276" w:rsidRPr="00A3036C">
        <w:rPr>
          <w:rFonts w:ascii="Times New Roman" w:eastAsia="Aptos" w:hAnsi="Times New Roman" w:cs="Times New Roman"/>
          <w:sz w:val="24"/>
          <w:szCs w:val="24"/>
        </w:rPr>
        <w:t xml:space="preserve"> pelo ouro e minerais preciosos</w:t>
      </w:r>
      <w:r w:rsidR="00FD5D3C" w:rsidRPr="00A3036C">
        <w:rPr>
          <w:rFonts w:ascii="Times New Roman" w:eastAsia="Aptos" w:hAnsi="Times New Roman" w:cs="Times New Roman"/>
          <w:sz w:val="24"/>
          <w:szCs w:val="24"/>
        </w:rPr>
        <w:t>,</w:t>
      </w:r>
      <w:r w:rsidR="006C5918" w:rsidRPr="00A3036C">
        <w:rPr>
          <w:rFonts w:ascii="Times New Roman" w:eastAsia="Aptos" w:hAnsi="Times New Roman" w:cs="Times New Roman"/>
          <w:sz w:val="24"/>
          <w:szCs w:val="24"/>
        </w:rPr>
        <w:t xml:space="preserve"> </w:t>
      </w:r>
      <w:r w:rsidR="00D26753" w:rsidRPr="00A3036C">
        <w:rPr>
          <w:rFonts w:ascii="Times New Roman" w:eastAsia="Aptos" w:hAnsi="Times New Roman" w:cs="Times New Roman"/>
          <w:sz w:val="24"/>
          <w:szCs w:val="24"/>
        </w:rPr>
        <w:t xml:space="preserve">estão </w:t>
      </w:r>
      <w:r w:rsidR="006C5918" w:rsidRPr="00A3036C">
        <w:rPr>
          <w:rFonts w:ascii="Times New Roman" w:eastAsia="Aptos" w:hAnsi="Times New Roman" w:cs="Times New Roman"/>
          <w:sz w:val="24"/>
          <w:szCs w:val="24"/>
        </w:rPr>
        <w:t>acomodados em verdadeiras</w:t>
      </w:r>
      <w:r w:rsidR="003D1DE8" w:rsidRPr="00A3036C">
        <w:rPr>
          <w:rFonts w:ascii="Times New Roman" w:eastAsia="Aptos" w:hAnsi="Times New Roman" w:cs="Times New Roman"/>
          <w:sz w:val="24"/>
          <w:szCs w:val="24"/>
        </w:rPr>
        <w:t xml:space="preserve"> joias ornamentadas</w:t>
      </w:r>
      <w:r w:rsidR="005F2CCF" w:rsidRPr="00A3036C">
        <w:rPr>
          <w:rFonts w:ascii="Times New Roman" w:eastAsia="Aptos" w:hAnsi="Times New Roman" w:cs="Times New Roman"/>
          <w:sz w:val="24"/>
          <w:szCs w:val="24"/>
        </w:rPr>
        <w:t xml:space="preserve"> pelo luxo da beleza de valor </w:t>
      </w:r>
      <w:r w:rsidR="00AC4947" w:rsidRPr="00A3036C">
        <w:rPr>
          <w:rFonts w:ascii="Times New Roman" w:eastAsia="Aptos" w:hAnsi="Times New Roman" w:cs="Times New Roman"/>
          <w:sz w:val="24"/>
          <w:szCs w:val="24"/>
        </w:rPr>
        <w:t>imensurável para a realidade terrestre. Bebidas de eterna procedência molham as palavra</w:t>
      </w:r>
      <w:r w:rsidR="00AB355E" w:rsidRPr="00A3036C">
        <w:rPr>
          <w:rFonts w:ascii="Times New Roman" w:eastAsia="Aptos" w:hAnsi="Times New Roman" w:cs="Times New Roman"/>
          <w:sz w:val="24"/>
          <w:szCs w:val="24"/>
        </w:rPr>
        <w:t>s deste encontro</w:t>
      </w:r>
      <w:r w:rsidR="00403277" w:rsidRPr="00A3036C">
        <w:rPr>
          <w:rFonts w:ascii="Times New Roman" w:eastAsia="Aptos" w:hAnsi="Times New Roman" w:cs="Times New Roman"/>
          <w:sz w:val="24"/>
          <w:szCs w:val="24"/>
        </w:rPr>
        <w:t xml:space="preserve"> de culto a </w:t>
      </w:r>
      <w:r w:rsidR="009F03A1" w:rsidRPr="00A3036C">
        <w:rPr>
          <w:rFonts w:ascii="Times New Roman" w:eastAsia="Aptos" w:hAnsi="Times New Roman" w:cs="Times New Roman"/>
          <w:sz w:val="24"/>
          <w:szCs w:val="24"/>
        </w:rPr>
        <w:t>proliferação de</w:t>
      </w:r>
      <w:r w:rsidR="00F35F67" w:rsidRPr="00A3036C">
        <w:rPr>
          <w:rFonts w:ascii="Times New Roman" w:eastAsia="Aptos" w:hAnsi="Times New Roman" w:cs="Times New Roman"/>
          <w:sz w:val="24"/>
          <w:szCs w:val="24"/>
        </w:rPr>
        <w:t xml:space="preserve"> frequências </w:t>
      </w:r>
      <w:r w:rsidR="007D0B48" w:rsidRPr="00A3036C">
        <w:rPr>
          <w:rFonts w:ascii="Times New Roman" w:eastAsia="Aptos" w:hAnsi="Times New Roman" w:cs="Times New Roman"/>
          <w:sz w:val="24"/>
          <w:szCs w:val="24"/>
        </w:rPr>
        <w:t>e vibrações produzidas</w:t>
      </w:r>
      <w:r w:rsidR="00575462" w:rsidRPr="00A3036C">
        <w:rPr>
          <w:rFonts w:ascii="Times New Roman" w:eastAsia="Aptos" w:hAnsi="Times New Roman" w:cs="Times New Roman"/>
          <w:sz w:val="24"/>
          <w:szCs w:val="24"/>
        </w:rPr>
        <w:t xml:space="preserve"> por energias impeditivas do </w:t>
      </w:r>
      <w:r w:rsidR="00575462" w:rsidRPr="00A3036C">
        <w:rPr>
          <w:rFonts w:ascii="Times New Roman" w:eastAsia="Aptos" w:hAnsi="Times New Roman" w:cs="Times New Roman"/>
          <w:i/>
          <w:iCs/>
          <w:sz w:val="24"/>
          <w:szCs w:val="24"/>
        </w:rPr>
        <w:t xml:space="preserve">despertar em massa </w:t>
      </w:r>
      <w:r w:rsidR="00575462" w:rsidRPr="00A3036C">
        <w:rPr>
          <w:rFonts w:ascii="Times New Roman" w:eastAsia="Aptos" w:hAnsi="Times New Roman" w:cs="Times New Roman"/>
          <w:sz w:val="24"/>
          <w:szCs w:val="24"/>
        </w:rPr>
        <w:t>da humanidade</w:t>
      </w:r>
      <w:r w:rsidR="00575462" w:rsidRPr="00A3036C">
        <w:rPr>
          <w:rFonts w:ascii="Times New Roman" w:eastAsia="Aptos" w:hAnsi="Times New Roman" w:cs="Times New Roman"/>
          <w:i/>
          <w:iCs/>
          <w:sz w:val="24"/>
          <w:szCs w:val="24"/>
        </w:rPr>
        <w:t xml:space="preserve"> </w:t>
      </w:r>
      <w:r w:rsidR="00575462" w:rsidRPr="00A3036C">
        <w:rPr>
          <w:rFonts w:ascii="Times New Roman" w:eastAsia="Aptos" w:hAnsi="Times New Roman" w:cs="Times New Roman"/>
          <w:sz w:val="24"/>
          <w:szCs w:val="24"/>
        </w:rPr>
        <w:t>na Terra</w:t>
      </w:r>
      <w:r w:rsidR="00D26753" w:rsidRPr="00A3036C">
        <w:rPr>
          <w:rFonts w:ascii="Times New Roman" w:eastAsia="Aptos" w:hAnsi="Times New Roman" w:cs="Times New Roman"/>
          <w:sz w:val="24"/>
          <w:szCs w:val="24"/>
        </w:rPr>
        <w:t xml:space="preserve"> e</w:t>
      </w:r>
      <w:r w:rsidR="0085725D" w:rsidRPr="00A3036C">
        <w:rPr>
          <w:rFonts w:ascii="Times New Roman" w:eastAsia="Aptos" w:hAnsi="Times New Roman" w:cs="Times New Roman"/>
          <w:sz w:val="24"/>
          <w:szCs w:val="24"/>
        </w:rPr>
        <w:t xml:space="preserve"> até</w:t>
      </w:r>
      <w:r w:rsidR="00575462" w:rsidRPr="00A3036C">
        <w:rPr>
          <w:rFonts w:ascii="Times New Roman" w:eastAsia="Aptos" w:hAnsi="Times New Roman" w:cs="Times New Roman"/>
          <w:sz w:val="24"/>
          <w:szCs w:val="24"/>
        </w:rPr>
        <w:t xml:space="preserve"> </w:t>
      </w:r>
      <w:r w:rsidR="0085725D" w:rsidRPr="00A3036C">
        <w:rPr>
          <w:rFonts w:ascii="Times New Roman" w:eastAsia="Aptos" w:hAnsi="Times New Roman" w:cs="Times New Roman"/>
          <w:sz w:val="24"/>
          <w:szCs w:val="24"/>
        </w:rPr>
        <w:t>d</w:t>
      </w:r>
      <w:r w:rsidR="00575462" w:rsidRPr="00A3036C">
        <w:rPr>
          <w:rFonts w:ascii="Times New Roman" w:eastAsia="Aptos" w:hAnsi="Times New Roman" w:cs="Times New Roman"/>
          <w:sz w:val="24"/>
          <w:szCs w:val="24"/>
        </w:rPr>
        <w:t xml:space="preserve">e outros mundos dominados </w:t>
      </w:r>
      <w:r w:rsidR="005B764E" w:rsidRPr="00A3036C">
        <w:rPr>
          <w:rFonts w:ascii="Times New Roman" w:eastAsia="Aptos" w:hAnsi="Times New Roman" w:cs="Times New Roman"/>
          <w:sz w:val="24"/>
          <w:szCs w:val="24"/>
        </w:rPr>
        <w:t>e escravizados pelo desequilíbrio da inteligência e moral.</w:t>
      </w:r>
    </w:p>
    <w:p w14:paraId="08C5D571" w14:textId="77777777" w:rsidR="00EE012D" w:rsidRPr="00A3036C" w:rsidRDefault="00EE012D" w:rsidP="008148B8">
      <w:pPr>
        <w:spacing w:after="0"/>
        <w:jc w:val="both"/>
        <w:rPr>
          <w:rFonts w:ascii="Times New Roman" w:eastAsia="Aptos" w:hAnsi="Times New Roman" w:cs="Times New Roman"/>
          <w:sz w:val="24"/>
          <w:szCs w:val="24"/>
        </w:rPr>
      </w:pPr>
    </w:p>
    <w:p w14:paraId="115D8691" w14:textId="6040B073" w:rsidR="008148B8" w:rsidRPr="00A3036C" w:rsidRDefault="00EE012D" w:rsidP="008148B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8148B8" w:rsidRPr="00A3036C">
        <w:rPr>
          <w:rFonts w:ascii="Times New Roman" w:eastAsia="Aptos" w:hAnsi="Times New Roman" w:cs="Times New Roman"/>
          <w:sz w:val="24"/>
          <w:szCs w:val="24"/>
        </w:rPr>
        <w:t xml:space="preserve"> </w:t>
      </w:r>
      <w:r w:rsidR="00D56260" w:rsidRPr="00A3036C">
        <w:rPr>
          <w:rFonts w:ascii="Times New Roman" w:eastAsia="Aptos" w:hAnsi="Times New Roman" w:cs="Times New Roman"/>
          <w:sz w:val="24"/>
          <w:szCs w:val="24"/>
        </w:rPr>
        <w:t>Soberano SUTA — Senhor Universal das Trevas ―</w:t>
      </w:r>
      <w:r w:rsidR="00766340" w:rsidRPr="00A3036C">
        <w:rPr>
          <w:rFonts w:ascii="Times New Roman" w:eastAsia="Aptos" w:hAnsi="Times New Roman" w:cs="Times New Roman"/>
          <w:sz w:val="24"/>
          <w:szCs w:val="24"/>
        </w:rPr>
        <w:t xml:space="preserve"> Deus do Sistema Terra</w:t>
      </w:r>
      <w:r w:rsidR="009D3FCE" w:rsidRPr="00A3036C">
        <w:rPr>
          <w:rFonts w:ascii="Times New Roman" w:eastAsia="Aptos" w:hAnsi="Times New Roman" w:cs="Times New Roman"/>
          <w:sz w:val="24"/>
          <w:szCs w:val="24"/>
        </w:rPr>
        <w:t xml:space="preserve"> </w:t>
      </w:r>
      <w:r w:rsidR="00766340" w:rsidRPr="00A3036C">
        <w:rPr>
          <w:rFonts w:ascii="Times New Roman" w:eastAsia="Aptos" w:hAnsi="Times New Roman" w:cs="Times New Roman"/>
          <w:sz w:val="24"/>
          <w:szCs w:val="24"/>
        </w:rPr>
        <w:t xml:space="preserve">reverencia </w:t>
      </w:r>
      <w:r w:rsidR="00CC54B8" w:rsidRPr="00A3036C">
        <w:rPr>
          <w:rFonts w:ascii="Times New Roman" w:eastAsia="Aptos" w:hAnsi="Times New Roman" w:cs="Times New Roman"/>
          <w:sz w:val="24"/>
          <w:szCs w:val="24"/>
        </w:rPr>
        <w:t xml:space="preserve">a soberania maléfica </w:t>
      </w:r>
      <w:r w:rsidR="00D56260" w:rsidRPr="00A3036C">
        <w:rPr>
          <w:rFonts w:ascii="Times New Roman" w:eastAsia="Aptos" w:hAnsi="Times New Roman" w:cs="Times New Roman"/>
          <w:sz w:val="24"/>
          <w:szCs w:val="24"/>
        </w:rPr>
        <w:t>―</w:t>
      </w:r>
      <w:r w:rsidR="00985637" w:rsidRPr="00A3036C">
        <w:rPr>
          <w:rFonts w:ascii="Times New Roman" w:eastAsia="Aptos" w:hAnsi="Times New Roman" w:cs="Times New Roman"/>
          <w:sz w:val="24"/>
          <w:szCs w:val="24"/>
        </w:rPr>
        <w:t xml:space="preserve"> Espero estar contribuindo</w:t>
      </w:r>
      <w:r w:rsidR="009D3FCE" w:rsidRPr="00A3036C">
        <w:rPr>
          <w:rFonts w:ascii="Times New Roman" w:eastAsia="Aptos" w:hAnsi="Times New Roman" w:cs="Times New Roman"/>
          <w:sz w:val="24"/>
          <w:szCs w:val="24"/>
        </w:rPr>
        <w:t>, apesar dos pesares, com o fortalecimento da eternidade de seu reino. ▬</w:t>
      </w:r>
      <w:r w:rsidR="006747B2" w:rsidRPr="00A3036C">
        <w:rPr>
          <w:rFonts w:ascii="Times New Roman" w:eastAsia="Aptos" w:hAnsi="Times New Roman" w:cs="Times New Roman"/>
          <w:sz w:val="24"/>
          <w:szCs w:val="24"/>
        </w:rPr>
        <w:t xml:space="preserve"> submisso.</w:t>
      </w:r>
    </w:p>
    <w:p w14:paraId="1120ED9E" w14:textId="77777777" w:rsidR="006747B2" w:rsidRPr="00A3036C" w:rsidRDefault="006747B2" w:rsidP="008148B8">
      <w:pPr>
        <w:spacing w:after="0"/>
        <w:jc w:val="both"/>
        <w:rPr>
          <w:rFonts w:ascii="Times New Roman" w:eastAsia="Aptos" w:hAnsi="Times New Roman" w:cs="Times New Roman"/>
          <w:sz w:val="24"/>
          <w:szCs w:val="24"/>
        </w:rPr>
      </w:pPr>
    </w:p>
    <w:p w14:paraId="722ABB89" w14:textId="059A73F9" w:rsidR="006747B2" w:rsidRPr="00A3036C" w:rsidRDefault="006747B2" w:rsidP="008148B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Algozlenirus</w:t>
      </w:r>
      <w:r w:rsidR="00B678A8" w:rsidRPr="00A3036C">
        <w:rPr>
          <w:rFonts w:ascii="Times New Roman" w:eastAsia="Aptos" w:hAnsi="Times New Roman" w:cs="Times New Roman"/>
          <w:sz w:val="24"/>
          <w:szCs w:val="24"/>
        </w:rPr>
        <w:t>, súdito dedicado a causa</w:t>
      </w:r>
      <w:r w:rsidR="001C105E" w:rsidRPr="00A3036C">
        <w:rPr>
          <w:rFonts w:ascii="Times New Roman" w:eastAsia="Aptos" w:hAnsi="Times New Roman" w:cs="Times New Roman"/>
          <w:sz w:val="24"/>
          <w:szCs w:val="24"/>
        </w:rPr>
        <w:t xml:space="preserve"> de enfrentamento, opcionalmente, ao SEU — Soberana Energia Universa</w:t>
      </w:r>
      <w:r w:rsidR="0033104C" w:rsidRPr="00A3036C">
        <w:rPr>
          <w:rFonts w:ascii="Times New Roman" w:eastAsia="Aptos" w:hAnsi="Times New Roman" w:cs="Times New Roman"/>
          <w:sz w:val="24"/>
          <w:szCs w:val="24"/>
        </w:rPr>
        <w:t>l ― SUTA elogia</w:t>
      </w:r>
      <w:r w:rsidR="007E5CF1" w:rsidRPr="00A3036C">
        <w:rPr>
          <w:rFonts w:ascii="Times New Roman" w:eastAsia="Aptos" w:hAnsi="Times New Roman" w:cs="Times New Roman"/>
          <w:sz w:val="24"/>
          <w:szCs w:val="24"/>
        </w:rPr>
        <w:t xml:space="preserve"> a fidelidade de Algozlenirus </w:t>
      </w:r>
      <w:r w:rsidR="0033104C" w:rsidRPr="00A3036C">
        <w:rPr>
          <w:rFonts w:ascii="Times New Roman" w:eastAsia="Aptos" w:hAnsi="Times New Roman" w:cs="Times New Roman"/>
          <w:sz w:val="24"/>
          <w:szCs w:val="24"/>
        </w:rPr>
        <w:t>―</w:t>
      </w:r>
      <w:r w:rsidR="007E5CF1" w:rsidRPr="00A3036C">
        <w:rPr>
          <w:rFonts w:ascii="Times New Roman" w:eastAsia="Aptos" w:hAnsi="Times New Roman" w:cs="Times New Roman"/>
          <w:sz w:val="24"/>
          <w:szCs w:val="24"/>
        </w:rPr>
        <w:t xml:space="preserve"> </w:t>
      </w:r>
      <w:r w:rsidR="000253ED" w:rsidRPr="00A3036C">
        <w:rPr>
          <w:rFonts w:ascii="Times New Roman" w:eastAsia="Aptos" w:hAnsi="Times New Roman" w:cs="Times New Roman"/>
          <w:sz w:val="24"/>
          <w:szCs w:val="24"/>
        </w:rPr>
        <w:t xml:space="preserve">Nosso tempo </w:t>
      </w:r>
      <w:r w:rsidR="00E72FD7" w:rsidRPr="00A3036C">
        <w:rPr>
          <w:rFonts w:ascii="Times New Roman" w:eastAsia="Aptos" w:hAnsi="Times New Roman" w:cs="Times New Roman"/>
          <w:sz w:val="24"/>
          <w:szCs w:val="24"/>
        </w:rPr>
        <w:t xml:space="preserve">determinado pela Fonte de Criação Universal </w:t>
      </w:r>
      <w:r w:rsidR="006A3883" w:rsidRPr="00A3036C">
        <w:rPr>
          <w:rFonts w:ascii="Times New Roman" w:eastAsia="Aptos" w:hAnsi="Times New Roman" w:cs="Times New Roman"/>
          <w:sz w:val="24"/>
          <w:szCs w:val="24"/>
        </w:rPr>
        <w:t>está com dias, semanas, meses, anos, décadas, séculos, milênios</w:t>
      </w:r>
      <w:r w:rsidR="00FA4E11" w:rsidRPr="00A3036C">
        <w:rPr>
          <w:rFonts w:ascii="Times New Roman" w:eastAsia="Aptos" w:hAnsi="Times New Roman" w:cs="Times New Roman"/>
          <w:sz w:val="24"/>
          <w:szCs w:val="24"/>
        </w:rPr>
        <w:t>, de acordo com o livre arbítrio humano, contados</w:t>
      </w:r>
      <w:r w:rsidR="00245E55" w:rsidRPr="00A3036C">
        <w:rPr>
          <w:rFonts w:ascii="Times New Roman" w:eastAsia="Aptos" w:hAnsi="Times New Roman" w:cs="Times New Roman"/>
          <w:sz w:val="24"/>
          <w:szCs w:val="24"/>
        </w:rPr>
        <w:t xml:space="preserve"> ― Decreta a sabedoria</w:t>
      </w:r>
      <w:r w:rsidR="006627A6" w:rsidRPr="00A3036C">
        <w:rPr>
          <w:rFonts w:ascii="Times New Roman" w:eastAsia="Aptos" w:hAnsi="Times New Roman" w:cs="Times New Roman"/>
          <w:sz w:val="24"/>
          <w:szCs w:val="24"/>
        </w:rPr>
        <w:t xml:space="preserve"> d</w:t>
      </w:r>
      <w:r w:rsidR="00515125" w:rsidRPr="00A3036C">
        <w:rPr>
          <w:rFonts w:ascii="Times New Roman" w:eastAsia="Aptos" w:hAnsi="Times New Roman" w:cs="Times New Roman"/>
          <w:sz w:val="24"/>
          <w:szCs w:val="24"/>
        </w:rPr>
        <w:t>a</w:t>
      </w:r>
      <w:r w:rsidR="006627A6" w:rsidRPr="00A3036C">
        <w:rPr>
          <w:rFonts w:ascii="Times New Roman" w:eastAsia="Aptos" w:hAnsi="Times New Roman" w:cs="Times New Roman"/>
          <w:sz w:val="24"/>
          <w:szCs w:val="24"/>
        </w:rPr>
        <w:t xml:space="preserve"> inteligênci</w:t>
      </w:r>
      <w:r w:rsidR="006F1CAA" w:rsidRPr="00A3036C">
        <w:rPr>
          <w:rFonts w:ascii="Times New Roman" w:eastAsia="Aptos" w:hAnsi="Times New Roman" w:cs="Times New Roman"/>
          <w:sz w:val="24"/>
          <w:szCs w:val="24"/>
        </w:rPr>
        <w:t>a</w:t>
      </w:r>
      <w:r w:rsidR="00515125" w:rsidRPr="00A3036C">
        <w:rPr>
          <w:rFonts w:ascii="Times New Roman" w:eastAsia="Aptos" w:hAnsi="Times New Roman" w:cs="Times New Roman"/>
          <w:sz w:val="24"/>
          <w:szCs w:val="24"/>
        </w:rPr>
        <w:t>, insólita,</w:t>
      </w:r>
      <w:r w:rsidR="000F0DE1" w:rsidRPr="00A3036C">
        <w:rPr>
          <w:rFonts w:ascii="Times New Roman" w:eastAsia="Aptos" w:hAnsi="Times New Roman" w:cs="Times New Roman"/>
          <w:sz w:val="24"/>
          <w:szCs w:val="24"/>
        </w:rPr>
        <w:t xml:space="preserve"> de avanço sup</w:t>
      </w:r>
      <w:r w:rsidR="00515125" w:rsidRPr="00A3036C">
        <w:rPr>
          <w:rFonts w:ascii="Times New Roman" w:eastAsia="Aptos" w:hAnsi="Times New Roman" w:cs="Times New Roman"/>
          <w:sz w:val="24"/>
          <w:szCs w:val="24"/>
        </w:rPr>
        <w:t>erestimado</w:t>
      </w:r>
      <w:r w:rsidR="00D066C4" w:rsidRPr="00A3036C">
        <w:rPr>
          <w:rFonts w:ascii="Times New Roman" w:eastAsia="Aptos" w:hAnsi="Times New Roman" w:cs="Times New Roman"/>
          <w:sz w:val="24"/>
          <w:szCs w:val="24"/>
        </w:rPr>
        <w:t xml:space="preserve"> e moralidad</w:t>
      </w:r>
      <w:r w:rsidR="00A510BB" w:rsidRPr="00A3036C">
        <w:rPr>
          <w:rFonts w:ascii="Times New Roman" w:eastAsia="Aptos" w:hAnsi="Times New Roman" w:cs="Times New Roman"/>
          <w:sz w:val="24"/>
          <w:szCs w:val="24"/>
        </w:rPr>
        <w:t>e focada na ganância exploratória de poder dominante</w:t>
      </w:r>
      <w:r w:rsidR="008D647D" w:rsidRPr="00A3036C">
        <w:rPr>
          <w:rFonts w:ascii="Times New Roman" w:eastAsia="Aptos" w:hAnsi="Times New Roman" w:cs="Times New Roman"/>
          <w:sz w:val="24"/>
          <w:szCs w:val="24"/>
        </w:rPr>
        <w:t xml:space="preserve"> de tantos orbes no universo </w:t>
      </w:r>
      <w:r w:rsidR="00245E55" w:rsidRPr="00A3036C">
        <w:rPr>
          <w:rFonts w:ascii="Times New Roman" w:eastAsia="Aptos" w:hAnsi="Times New Roman" w:cs="Times New Roman"/>
          <w:sz w:val="24"/>
          <w:szCs w:val="24"/>
        </w:rPr>
        <w:t>―</w:t>
      </w:r>
      <w:r w:rsidR="007938E4" w:rsidRPr="00A3036C">
        <w:rPr>
          <w:rFonts w:ascii="Times New Roman" w:eastAsia="Aptos" w:hAnsi="Times New Roman" w:cs="Times New Roman"/>
          <w:sz w:val="24"/>
          <w:szCs w:val="24"/>
        </w:rPr>
        <w:t xml:space="preserve"> Temos frequências energéticas influenciadora</w:t>
      </w:r>
      <w:r w:rsidR="00835041" w:rsidRPr="00A3036C">
        <w:rPr>
          <w:rFonts w:ascii="Times New Roman" w:eastAsia="Aptos" w:hAnsi="Times New Roman" w:cs="Times New Roman"/>
          <w:sz w:val="24"/>
          <w:szCs w:val="24"/>
        </w:rPr>
        <w:t>s e favoráveis a nossa dominância</w:t>
      </w:r>
      <w:r w:rsidR="00E978D3" w:rsidRPr="00A3036C">
        <w:rPr>
          <w:rFonts w:ascii="Times New Roman" w:eastAsia="Aptos" w:hAnsi="Times New Roman" w:cs="Times New Roman"/>
          <w:sz w:val="24"/>
          <w:szCs w:val="24"/>
        </w:rPr>
        <w:t>, sendo emitidas constantemente para</w:t>
      </w:r>
      <w:r w:rsidR="007F6468" w:rsidRPr="00A3036C">
        <w:rPr>
          <w:rFonts w:ascii="Times New Roman" w:eastAsia="Aptos" w:hAnsi="Times New Roman" w:cs="Times New Roman"/>
          <w:sz w:val="24"/>
          <w:szCs w:val="24"/>
        </w:rPr>
        <w:t xml:space="preserve"> impedir o </w:t>
      </w:r>
      <w:r w:rsidR="007F6468" w:rsidRPr="00A3036C">
        <w:rPr>
          <w:rFonts w:ascii="Times New Roman" w:eastAsia="Aptos" w:hAnsi="Times New Roman" w:cs="Times New Roman"/>
          <w:i/>
          <w:iCs/>
          <w:sz w:val="24"/>
          <w:szCs w:val="24"/>
        </w:rPr>
        <w:t>despertar em massa</w:t>
      </w:r>
      <w:r w:rsidR="007F6468" w:rsidRPr="00A3036C">
        <w:rPr>
          <w:rFonts w:ascii="Times New Roman" w:eastAsia="Aptos" w:hAnsi="Times New Roman" w:cs="Times New Roman"/>
          <w:sz w:val="24"/>
          <w:szCs w:val="24"/>
        </w:rPr>
        <w:t xml:space="preserve"> d</w:t>
      </w:r>
      <w:r w:rsidR="007E29E5" w:rsidRPr="00A3036C">
        <w:rPr>
          <w:rFonts w:ascii="Times New Roman" w:eastAsia="Aptos" w:hAnsi="Times New Roman" w:cs="Times New Roman"/>
          <w:sz w:val="24"/>
          <w:szCs w:val="24"/>
        </w:rPr>
        <w:t xml:space="preserve">a humanidade no planeta Terra ― Reitera </w:t>
      </w:r>
      <w:r w:rsidR="004F7496" w:rsidRPr="00A3036C">
        <w:rPr>
          <w:rFonts w:ascii="Times New Roman" w:eastAsia="Aptos" w:hAnsi="Times New Roman" w:cs="Times New Roman"/>
          <w:sz w:val="24"/>
          <w:szCs w:val="24"/>
        </w:rPr>
        <w:t>a participação de raças universais</w:t>
      </w:r>
      <w:r w:rsidR="006C12FF" w:rsidRPr="00A3036C">
        <w:rPr>
          <w:rFonts w:ascii="Times New Roman" w:eastAsia="Aptos" w:hAnsi="Times New Roman" w:cs="Times New Roman"/>
          <w:sz w:val="24"/>
          <w:szCs w:val="24"/>
        </w:rPr>
        <w:t xml:space="preserve"> afinadas</w:t>
      </w:r>
      <w:r w:rsidR="00963B89" w:rsidRPr="00A3036C">
        <w:rPr>
          <w:rFonts w:ascii="Times New Roman" w:eastAsia="Aptos" w:hAnsi="Times New Roman" w:cs="Times New Roman"/>
          <w:sz w:val="24"/>
          <w:szCs w:val="24"/>
        </w:rPr>
        <w:t xml:space="preserve"> a sua gestão magnânima </w:t>
      </w:r>
      <w:r w:rsidR="007E29E5" w:rsidRPr="00A3036C">
        <w:rPr>
          <w:rFonts w:ascii="Times New Roman" w:eastAsia="Aptos" w:hAnsi="Times New Roman" w:cs="Times New Roman"/>
          <w:sz w:val="24"/>
          <w:szCs w:val="24"/>
        </w:rPr>
        <w:t>―</w:t>
      </w:r>
      <w:r w:rsidR="00963B89" w:rsidRPr="00A3036C">
        <w:rPr>
          <w:rFonts w:ascii="Times New Roman" w:eastAsia="Aptos" w:hAnsi="Times New Roman" w:cs="Times New Roman"/>
          <w:sz w:val="24"/>
          <w:szCs w:val="24"/>
        </w:rPr>
        <w:t xml:space="preserve"> </w:t>
      </w:r>
      <w:r w:rsidR="00153F89" w:rsidRPr="00A3036C">
        <w:rPr>
          <w:rFonts w:ascii="Times New Roman" w:eastAsia="Aptos" w:hAnsi="Times New Roman" w:cs="Times New Roman"/>
          <w:sz w:val="24"/>
          <w:szCs w:val="24"/>
        </w:rPr>
        <w:t xml:space="preserve">Impedir a ascensão do terrícola </w:t>
      </w:r>
      <w:r w:rsidR="00515125" w:rsidRPr="00A3036C">
        <w:rPr>
          <w:rFonts w:ascii="Times New Roman" w:eastAsia="Aptos" w:hAnsi="Times New Roman" w:cs="Times New Roman"/>
          <w:sz w:val="24"/>
          <w:szCs w:val="24"/>
        </w:rPr>
        <w:t>n</w:t>
      </w:r>
      <w:r w:rsidR="00153F89" w:rsidRPr="00A3036C">
        <w:rPr>
          <w:rFonts w:ascii="Times New Roman" w:eastAsia="Aptos" w:hAnsi="Times New Roman" w:cs="Times New Roman"/>
          <w:sz w:val="24"/>
          <w:szCs w:val="24"/>
        </w:rPr>
        <w:t>a</w:t>
      </w:r>
      <w:r w:rsidR="00A404D7" w:rsidRPr="00A3036C">
        <w:rPr>
          <w:rFonts w:ascii="Times New Roman" w:eastAsia="Aptos" w:hAnsi="Times New Roman" w:cs="Times New Roman"/>
          <w:sz w:val="24"/>
          <w:szCs w:val="24"/>
        </w:rPr>
        <w:t xml:space="preserve"> caminhada do </w:t>
      </w:r>
      <w:r w:rsidR="00A404D7" w:rsidRPr="00A3036C">
        <w:rPr>
          <w:rFonts w:ascii="Times New Roman" w:eastAsia="Aptos" w:hAnsi="Times New Roman" w:cs="Times New Roman"/>
          <w:i/>
          <w:iCs/>
          <w:sz w:val="24"/>
          <w:szCs w:val="24"/>
        </w:rPr>
        <w:t xml:space="preserve">quinto </w:t>
      </w:r>
      <w:r w:rsidR="00A404D7" w:rsidRPr="00A3036C">
        <w:rPr>
          <w:rFonts w:ascii="Times New Roman" w:eastAsia="Aptos" w:hAnsi="Times New Roman" w:cs="Times New Roman"/>
          <w:sz w:val="24"/>
          <w:szCs w:val="24"/>
        </w:rPr>
        <w:t xml:space="preserve">ao </w:t>
      </w:r>
      <w:r w:rsidR="00A404D7" w:rsidRPr="00A3036C">
        <w:rPr>
          <w:rFonts w:ascii="Times New Roman" w:eastAsia="Aptos" w:hAnsi="Times New Roman" w:cs="Times New Roman"/>
          <w:i/>
          <w:iCs/>
          <w:sz w:val="24"/>
          <w:szCs w:val="24"/>
        </w:rPr>
        <w:t>décimo segundo planos terráqueos</w:t>
      </w:r>
      <w:r w:rsidR="0087675E" w:rsidRPr="00A3036C">
        <w:rPr>
          <w:rFonts w:ascii="Times New Roman" w:eastAsia="Aptos" w:hAnsi="Times New Roman" w:cs="Times New Roman"/>
          <w:i/>
          <w:iCs/>
          <w:sz w:val="24"/>
          <w:szCs w:val="24"/>
        </w:rPr>
        <w:t xml:space="preserve"> </w:t>
      </w:r>
      <w:r w:rsidR="00D61BBF" w:rsidRPr="00A3036C">
        <w:rPr>
          <w:rFonts w:ascii="Times New Roman" w:eastAsia="Aptos" w:hAnsi="Times New Roman" w:cs="Times New Roman"/>
          <w:sz w:val="24"/>
          <w:szCs w:val="24"/>
        </w:rPr>
        <w:t>é fundamental</w:t>
      </w:r>
      <w:r w:rsidR="00DA0236" w:rsidRPr="00A3036C">
        <w:rPr>
          <w:rFonts w:ascii="Times New Roman" w:eastAsia="Aptos" w:hAnsi="Times New Roman" w:cs="Times New Roman"/>
          <w:sz w:val="24"/>
          <w:szCs w:val="24"/>
        </w:rPr>
        <w:t xml:space="preserve"> para manutenção do Sistema Terra ― Eloquente</w:t>
      </w:r>
      <w:r w:rsidR="00636787" w:rsidRPr="00A3036C">
        <w:rPr>
          <w:rFonts w:ascii="Times New Roman" w:eastAsia="Aptos" w:hAnsi="Times New Roman" w:cs="Times New Roman"/>
          <w:sz w:val="24"/>
          <w:szCs w:val="24"/>
        </w:rPr>
        <w:t xml:space="preserve"> </w:t>
      </w:r>
      <w:r w:rsidR="00DA0236" w:rsidRPr="00A3036C">
        <w:rPr>
          <w:rFonts w:ascii="Times New Roman" w:eastAsia="Aptos" w:hAnsi="Times New Roman" w:cs="Times New Roman"/>
          <w:sz w:val="24"/>
          <w:szCs w:val="24"/>
        </w:rPr>
        <w:t>―</w:t>
      </w:r>
      <w:r w:rsidR="00636787" w:rsidRPr="00A3036C">
        <w:rPr>
          <w:rFonts w:ascii="Times New Roman" w:eastAsia="Aptos" w:hAnsi="Times New Roman" w:cs="Times New Roman"/>
          <w:sz w:val="24"/>
          <w:szCs w:val="24"/>
        </w:rPr>
        <w:t xml:space="preserve"> </w:t>
      </w:r>
      <w:r w:rsidR="00352817" w:rsidRPr="00A3036C">
        <w:rPr>
          <w:rFonts w:ascii="Times New Roman" w:eastAsia="Aptos" w:hAnsi="Times New Roman" w:cs="Times New Roman"/>
          <w:sz w:val="24"/>
          <w:szCs w:val="24"/>
        </w:rPr>
        <w:t>A estrada do amor incondicional deve continuar a ter atalhos significativ</w:t>
      </w:r>
      <w:r w:rsidR="001F11BA" w:rsidRPr="00A3036C">
        <w:rPr>
          <w:rFonts w:ascii="Times New Roman" w:eastAsia="Aptos" w:hAnsi="Times New Roman" w:cs="Times New Roman"/>
          <w:sz w:val="24"/>
          <w:szCs w:val="24"/>
        </w:rPr>
        <w:t>os para o terráqueo continu</w:t>
      </w:r>
      <w:r w:rsidR="00892727" w:rsidRPr="00A3036C">
        <w:rPr>
          <w:rFonts w:ascii="Times New Roman" w:eastAsia="Aptos" w:hAnsi="Times New Roman" w:cs="Times New Roman"/>
          <w:sz w:val="24"/>
          <w:szCs w:val="24"/>
        </w:rPr>
        <w:t xml:space="preserve">ar apegado as conquistas efêmeras </w:t>
      </w:r>
      <w:r w:rsidR="00463CC8" w:rsidRPr="00A3036C">
        <w:rPr>
          <w:rFonts w:ascii="Times New Roman" w:eastAsia="Aptos" w:hAnsi="Times New Roman" w:cs="Times New Roman"/>
          <w:sz w:val="24"/>
          <w:szCs w:val="24"/>
        </w:rPr>
        <w:t xml:space="preserve">e na mentira e ilusão do Sistema Terra. ▬ </w:t>
      </w:r>
      <w:r w:rsidR="00D26753" w:rsidRPr="00A3036C">
        <w:rPr>
          <w:rFonts w:ascii="Times New Roman" w:eastAsia="Aptos" w:hAnsi="Times New Roman" w:cs="Times New Roman"/>
          <w:sz w:val="24"/>
          <w:szCs w:val="24"/>
        </w:rPr>
        <w:t>determina</w:t>
      </w:r>
      <w:r w:rsidR="00515125" w:rsidRPr="00A3036C">
        <w:rPr>
          <w:rFonts w:ascii="Times New Roman" w:eastAsia="Aptos" w:hAnsi="Times New Roman" w:cs="Times New Roman"/>
          <w:sz w:val="24"/>
          <w:szCs w:val="24"/>
        </w:rPr>
        <w:t>.</w:t>
      </w:r>
    </w:p>
    <w:p w14:paraId="3ACD3897" w14:textId="77777777" w:rsidR="00515125" w:rsidRPr="00A3036C" w:rsidRDefault="00515125" w:rsidP="008148B8">
      <w:pPr>
        <w:spacing w:after="0"/>
        <w:jc w:val="both"/>
        <w:rPr>
          <w:rFonts w:ascii="Times New Roman" w:eastAsia="Aptos" w:hAnsi="Times New Roman" w:cs="Times New Roman"/>
          <w:sz w:val="24"/>
          <w:szCs w:val="24"/>
        </w:rPr>
      </w:pPr>
    </w:p>
    <w:p w14:paraId="15E32CEA" w14:textId="260A03A2" w:rsidR="00515125" w:rsidRPr="00A3036C" w:rsidRDefault="00515125" w:rsidP="0051512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Pilares sistêmicos: governo, religião, mídia e educação vêm garantindo nossa hegemonia ― Algozlenirus defende sua gestão ― Fomento </w:t>
      </w:r>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ganância e</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medo </w:t>
      </w:r>
      <w:r w:rsidRPr="00A3036C">
        <w:rPr>
          <w:rFonts w:ascii="Times New Roman" w:eastAsia="Aptos" w:hAnsi="Times New Roman" w:cs="Times New Roman"/>
          <w:sz w:val="24"/>
          <w:szCs w:val="24"/>
        </w:rPr>
        <w:t xml:space="preserve">com energias produzidas pelo </w:t>
      </w:r>
      <w:r w:rsidRPr="00A3036C">
        <w:rPr>
          <w:rFonts w:ascii="Times New Roman" w:eastAsia="Aptos" w:hAnsi="Times New Roman" w:cs="Times New Roman"/>
          <w:i/>
          <w:iCs/>
          <w:sz w:val="24"/>
          <w:szCs w:val="24"/>
        </w:rPr>
        <w:t>pacote de maldades</w:t>
      </w:r>
      <w:r w:rsidRPr="00A3036C">
        <w:rPr>
          <w:rFonts w:ascii="Times New Roman" w:eastAsia="Aptos" w:hAnsi="Times New Roman" w:cs="Times New Roman"/>
          <w:sz w:val="24"/>
          <w:szCs w:val="24"/>
        </w:rPr>
        <w:t xml:space="preserve"> têm frustrado o </w:t>
      </w:r>
      <w:r w:rsidRPr="00A3036C">
        <w:rPr>
          <w:rFonts w:ascii="Times New Roman" w:eastAsia="Aptos" w:hAnsi="Times New Roman" w:cs="Times New Roman"/>
          <w:i/>
          <w:iCs/>
          <w:sz w:val="24"/>
          <w:szCs w:val="24"/>
        </w:rPr>
        <w:lastRenderedPageBreak/>
        <w:t xml:space="preserve">despertar em massa </w:t>
      </w:r>
      <w:r w:rsidRPr="00A3036C">
        <w:rPr>
          <w:rFonts w:ascii="Times New Roman" w:eastAsia="Aptos" w:hAnsi="Times New Roman" w:cs="Times New Roman"/>
          <w:sz w:val="24"/>
          <w:szCs w:val="24"/>
        </w:rPr>
        <w:t>pregado pela Resistência Dimensional ▬ orgulhoso.</w:t>
      </w:r>
    </w:p>
    <w:p w14:paraId="24C8EEAC" w14:textId="77777777" w:rsidR="00515125" w:rsidRPr="00A3036C" w:rsidRDefault="00515125" w:rsidP="00515125">
      <w:pPr>
        <w:spacing w:after="0"/>
        <w:rPr>
          <w:rFonts w:ascii="Times New Roman" w:eastAsia="Aptos" w:hAnsi="Times New Roman" w:cs="Times New Roman"/>
          <w:sz w:val="24"/>
          <w:szCs w:val="24"/>
        </w:rPr>
      </w:pPr>
    </w:p>
    <w:p w14:paraId="639C4320" w14:textId="1FA8B992" w:rsidR="00515125" w:rsidRPr="00A3036C" w:rsidRDefault="00515125" w:rsidP="00DA3CE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Não faz mais de que sua obrigação para manter o orbe preferido do SEU, sob o Sistema Terra e,</w:t>
      </w:r>
      <w:r w:rsidR="00DA3CE8" w:rsidRPr="00A3036C">
        <w:rPr>
          <w:rFonts w:ascii="Times New Roman" w:eastAsia="Aptos" w:hAnsi="Times New Roman" w:cs="Times New Roman"/>
          <w:sz w:val="24"/>
          <w:szCs w:val="24"/>
        </w:rPr>
        <w:t xml:space="preserve"> por conseguinte, </w:t>
      </w:r>
      <w:r w:rsidR="00D26753" w:rsidRPr="00A3036C">
        <w:rPr>
          <w:rFonts w:ascii="Times New Roman" w:eastAsia="Aptos" w:hAnsi="Times New Roman" w:cs="Times New Roman"/>
          <w:sz w:val="24"/>
          <w:szCs w:val="24"/>
        </w:rPr>
        <w:t>a</w:t>
      </w:r>
      <w:r w:rsidR="00DA3CE8" w:rsidRPr="00A3036C">
        <w:rPr>
          <w:rFonts w:ascii="Times New Roman" w:eastAsia="Aptos" w:hAnsi="Times New Roman" w:cs="Times New Roman"/>
          <w:sz w:val="24"/>
          <w:szCs w:val="24"/>
        </w:rPr>
        <w:t>o meu reino vigente por milênios incontáveis ― SUTA vangloria-se de ter angariado planetas para produzir baixas ondas eletromagnéticas, alimentadoras de seu poder maléfico reinante no universo ― Temos um adversário responsável pela nossa criação ― Reconhece a soberania da Fonte de Criação Universal ―</w:t>
      </w:r>
      <w:r w:rsidRPr="00A3036C">
        <w:rPr>
          <w:rFonts w:ascii="Times New Roman" w:eastAsia="Aptos" w:hAnsi="Times New Roman" w:cs="Times New Roman"/>
          <w:sz w:val="24"/>
          <w:szCs w:val="24"/>
        </w:rPr>
        <w:t xml:space="preserve"> </w:t>
      </w:r>
      <w:r w:rsidR="00DA3CE8" w:rsidRPr="00A3036C">
        <w:rPr>
          <w:rFonts w:ascii="Times New Roman" w:eastAsia="Aptos" w:hAnsi="Times New Roman" w:cs="Times New Roman"/>
          <w:sz w:val="24"/>
          <w:szCs w:val="24"/>
        </w:rPr>
        <w:t>No entanto, somos dotados de inteligibilidades produtoras de avanços tecnológicos concedidos pelo criador</w:t>
      </w:r>
      <w:r w:rsidR="00BA51C6" w:rsidRPr="00A3036C">
        <w:rPr>
          <w:rFonts w:ascii="Times New Roman" w:eastAsia="Aptos" w:hAnsi="Times New Roman" w:cs="Times New Roman"/>
          <w:sz w:val="24"/>
          <w:szCs w:val="24"/>
        </w:rPr>
        <w:t xml:space="preserve"> ― Reconhece o SEU como o mestre do universo ―</w:t>
      </w:r>
      <w:r w:rsidR="00DA3CE8" w:rsidRPr="00A3036C">
        <w:rPr>
          <w:rFonts w:ascii="Times New Roman" w:eastAsia="Aptos" w:hAnsi="Times New Roman" w:cs="Times New Roman"/>
          <w:sz w:val="24"/>
          <w:szCs w:val="24"/>
        </w:rPr>
        <w:t xml:space="preserve"> </w:t>
      </w:r>
      <w:r w:rsidR="00BA51C6" w:rsidRPr="00A3036C">
        <w:rPr>
          <w:rFonts w:ascii="Times New Roman" w:eastAsia="Aptos" w:hAnsi="Times New Roman" w:cs="Times New Roman"/>
          <w:sz w:val="24"/>
          <w:szCs w:val="24"/>
        </w:rPr>
        <w:t>O</w:t>
      </w:r>
      <w:r w:rsidR="00DA3CE8" w:rsidRPr="00A3036C">
        <w:rPr>
          <w:rFonts w:ascii="Times New Roman" w:eastAsia="Aptos" w:hAnsi="Times New Roman" w:cs="Times New Roman"/>
          <w:sz w:val="24"/>
          <w:szCs w:val="24"/>
        </w:rPr>
        <w:t>pcionalmente, preferimos alimentar nossas moralidades com as ganâncias exploratórias</w:t>
      </w:r>
      <w:r w:rsidR="00BA51C6" w:rsidRPr="00A3036C">
        <w:rPr>
          <w:rFonts w:ascii="Times New Roman" w:eastAsia="Aptos" w:hAnsi="Times New Roman" w:cs="Times New Roman"/>
          <w:sz w:val="24"/>
          <w:szCs w:val="24"/>
        </w:rPr>
        <w:t xml:space="preserve"> ― Consciente de sua escolha contrária ao processo evolutivo universal ―</w:t>
      </w:r>
      <w:r w:rsidR="00DA3CE8" w:rsidRPr="00A3036C">
        <w:rPr>
          <w:rFonts w:ascii="Times New Roman" w:eastAsia="Aptos" w:hAnsi="Times New Roman" w:cs="Times New Roman"/>
          <w:sz w:val="24"/>
          <w:szCs w:val="24"/>
        </w:rPr>
        <w:t xml:space="preserve"> </w:t>
      </w:r>
      <w:r w:rsidR="00BA51C6" w:rsidRPr="00A3036C">
        <w:rPr>
          <w:rFonts w:ascii="Times New Roman" w:eastAsia="Aptos" w:hAnsi="Times New Roman" w:cs="Times New Roman"/>
          <w:sz w:val="24"/>
          <w:szCs w:val="24"/>
        </w:rPr>
        <w:t>O</w:t>
      </w:r>
      <w:r w:rsidR="00DA3CE8" w:rsidRPr="00A3036C">
        <w:rPr>
          <w:rFonts w:ascii="Times New Roman" w:eastAsia="Aptos" w:hAnsi="Times New Roman" w:cs="Times New Roman"/>
          <w:sz w:val="24"/>
          <w:szCs w:val="24"/>
        </w:rPr>
        <w:t>bjetivando o Projeto de Perpetuação do Poder, no meu caso, dos orbes universais afinados a minha gestão, inclusa, especialmente, a Terra</w:t>
      </w:r>
      <w:r w:rsidR="00BA51C6" w:rsidRPr="00A3036C">
        <w:rPr>
          <w:rFonts w:ascii="Times New Roman" w:eastAsia="Aptos" w:hAnsi="Times New Roman" w:cs="Times New Roman"/>
          <w:sz w:val="24"/>
          <w:szCs w:val="24"/>
        </w:rPr>
        <w:t xml:space="preserve"> ― Exibe a prepotência de sua vaidade ―</w:t>
      </w:r>
      <w:r w:rsidR="00DA3CE8" w:rsidRPr="00A3036C">
        <w:rPr>
          <w:rFonts w:ascii="Times New Roman" w:eastAsia="Aptos" w:hAnsi="Times New Roman" w:cs="Times New Roman"/>
          <w:sz w:val="24"/>
          <w:szCs w:val="24"/>
        </w:rPr>
        <w:t xml:space="preserve"> </w:t>
      </w:r>
      <w:r w:rsidR="00BA51C6" w:rsidRPr="00A3036C">
        <w:rPr>
          <w:rFonts w:ascii="Times New Roman" w:eastAsia="Aptos" w:hAnsi="Times New Roman" w:cs="Times New Roman"/>
          <w:sz w:val="24"/>
          <w:szCs w:val="24"/>
        </w:rPr>
        <w:t>E</w:t>
      </w:r>
      <w:r w:rsidR="00DA3CE8" w:rsidRPr="00A3036C">
        <w:rPr>
          <w:rFonts w:ascii="Times New Roman" w:eastAsia="Aptos" w:hAnsi="Times New Roman" w:cs="Times New Roman"/>
          <w:sz w:val="24"/>
          <w:szCs w:val="24"/>
        </w:rPr>
        <w:t>, no seu, a honra de ser o Deus d</w:t>
      </w:r>
      <w:r w:rsidR="00BA51C6" w:rsidRPr="00A3036C">
        <w:rPr>
          <w:rFonts w:ascii="Times New Roman" w:eastAsia="Aptos" w:hAnsi="Times New Roman" w:cs="Times New Roman"/>
          <w:sz w:val="24"/>
          <w:szCs w:val="24"/>
        </w:rPr>
        <w:t>o</w:t>
      </w:r>
      <w:r w:rsidR="00DA3CE8" w:rsidRPr="00A3036C">
        <w:rPr>
          <w:rFonts w:ascii="Times New Roman" w:eastAsia="Aptos" w:hAnsi="Times New Roman" w:cs="Times New Roman"/>
          <w:sz w:val="24"/>
          <w:szCs w:val="24"/>
        </w:rPr>
        <w:t xml:space="preserve"> </w:t>
      </w:r>
      <w:r w:rsidR="00BA51C6" w:rsidRPr="00A3036C">
        <w:rPr>
          <w:rFonts w:ascii="Times New Roman" w:eastAsia="Aptos" w:hAnsi="Times New Roman" w:cs="Times New Roman"/>
          <w:sz w:val="24"/>
          <w:szCs w:val="24"/>
        </w:rPr>
        <w:t>S</w:t>
      </w:r>
      <w:r w:rsidR="00DA3CE8" w:rsidRPr="00A3036C">
        <w:rPr>
          <w:rFonts w:ascii="Times New Roman" w:eastAsia="Aptos" w:hAnsi="Times New Roman" w:cs="Times New Roman"/>
          <w:sz w:val="24"/>
          <w:szCs w:val="24"/>
        </w:rPr>
        <w:t>istema</w:t>
      </w:r>
      <w:r w:rsidR="00BA51C6" w:rsidRPr="00A3036C">
        <w:rPr>
          <w:rFonts w:ascii="Times New Roman" w:eastAsia="Aptos" w:hAnsi="Times New Roman" w:cs="Times New Roman"/>
          <w:sz w:val="24"/>
          <w:szCs w:val="24"/>
        </w:rPr>
        <w:t xml:space="preserve"> Terra</w:t>
      </w:r>
      <w:r w:rsidR="00DA3CE8" w:rsidRPr="00A3036C">
        <w:rPr>
          <w:rFonts w:ascii="Times New Roman" w:eastAsia="Aptos" w:hAnsi="Times New Roman" w:cs="Times New Roman"/>
          <w:sz w:val="24"/>
          <w:szCs w:val="24"/>
        </w:rPr>
        <w:t xml:space="preserve">, </w:t>
      </w:r>
      <w:r w:rsidR="00C0091F" w:rsidRPr="00A3036C">
        <w:rPr>
          <w:rFonts w:ascii="Times New Roman" w:eastAsia="Aptos" w:hAnsi="Times New Roman" w:cs="Times New Roman"/>
          <w:sz w:val="24"/>
          <w:szCs w:val="24"/>
        </w:rPr>
        <w:t xml:space="preserve">sendo </w:t>
      </w:r>
      <w:r w:rsidR="00DA3CE8" w:rsidRPr="00A3036C">
        <w:rPr>
          <w:rFonts w:ascii="Times New Roman" w:eastAsia="Aptos" w:hAnsi="Times New Roman" w:cs="Times New Roman"/>
          <w:sz w:val="24"/>
          <w:szCs w:val="24"/>
        </w:rPr>
        <w:t>receptador de orações de terrícolas abarroados pelas próprias energias que produzem com nossa influência. ▬ definitivo.</w:t>
      </w:r>
    </w:p>
    <w:p w14:paraId="04B920EA" w14:textId="77777777" w:rsidR="00134E78" w:rsidRPr="00A3036C" w:rsidRDefault="00134E78" w:rsidP="00DA3CE8">
      <w:pPr>
        <w:spacing w:after="0"/>
        <w:jc w:val="both"/>
        <w:rPr>
          <w:rFonts w:ascii="Times New Roman" w:eastAsia="Aptos" w:hAnsi="Times New Roman" w:cs="Times New Roman"/>
          <w:sz w:val="24"/>
          <w:szCs w:val="24"/>
        </w:rPr>
      </w:pPr>
    </w:p>
    <w:p w14:paraId="08CB72B8" w14:textId="6DC7530B" w:rsidR="002F1EF8" w:rsidRPr="00A3036C" w:rsidRDefault="008F7EE1" w:rsidP="00DA3CE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Mulheres </w:t>
      </w:r>
      <w:r w:rsidR="00434557" w:rsidRPr="00A3036C">
        <w:rPr>
          <w:rFonts w:ascii="Times New Roman" w:eastAsia="Aptos" w:hAnsi="Times New Roman" w:cs="Times New Roman"/>
          <w:sz w:val="24"/>
          <w:szCs w:val="24"/>
        </w:rPr>
        <w:t xml:space="preserve">e homens </w:t>
      </w:r>
      <w:r w:rsidRPr="00A3036C">
        <w:rPr>
          <w:rFonts w:ascii="Times New Roman" w:eastAsia="Aptos" w:hAnsi="Times New Roman" w:cs="Times New Roman"/>
          <w:sz w:val="24"/>
          <w:szCs w:val="24"/>
        </w:rPr>
        <w:t>de belezas ímpares</w:t>
      </w:r>
      <w:r w:rsidR="00166727" w:rsidRPr="00A3036C">
        <w:rPr>
          <w:rFonts w:ascii="Times New Roman" w:eastAsia="Aptos" w:hAnsi="Times New Roman" w:cs="Times New Roman"/>
          <w:sz w:val="24"/>
          <w:szCs w:val="24"/>
        </w:rPr>
        <w:t xml:space="preserve">, extrapolam </w:t>
      </w:r>
      <w:r w:rsidR="00434557" w:rsidRPr="00A3036C">
        <w:rPr>
          <w:rFonts w:ascii="Times New Roman" w:eastAsia="Aptos" w:hAnsi="Times New Roman" w:cs="Times New Roman"/>
          <w:sz w:val="24"/>
          <w:szCs w:val="24"/>
        </w:rPr>
        <w:t>o desfrute</w:t>
      </w:r>
      <w:r w:rsidR="00166727" w:rsidRPr="00A3036C">
        <w:rPr>
          <w:rFonts w:ascii="Times New Roman" w:eastAsia="Aptos" w:hAnsi="Times New Roman" w:cs="Times New Roman"/>
          <w:sz w:val="24"/>
          <w:szCs w:val="24"/>
        </w:rPr>
        <w:t xml:space="preserve"> da se</w:t>
      </w:r>
      <w:r w:rsidR="00434557" w:rsidRPr="00A3036C">
        <w:rPr>
          <w:rFonts w:ascii="Times New Roman" w:eastAsia="Aptos" w:hAnsi="Times New Roman" w:cs="Times New Roman"/>
          <w:sz w:val="24"/>
          <w:szCs w:val="24"/>
        </w:rPr>
        <w:t>xu</w:t>
      </w:r>
      <w:r w:rsidR="00166727" w:rsidRPr="00A3036C">
        <w:rPr>
          <w:rFonts w:ascii="Times New Roman" w:eastAsia="Aptos" w:hAnsi="Times New Roman" w:cs="Times New Roman"/>
          <w:sz w:val="24"/>
          <w:szCs w:val="24"/>
        </w:rPr>
        <w:t>alidade</w:t>
      </w:r>
      <w:r w:rsidR="008C289A" w:rsidRPr="00A3036C">
        <w:rPr>
          <w:rFonts w:ascii="Times New Roman" w:eastAsia="Aptos" w:hAnsi="Times New Roman" w:cs="Times New Roman"/>
          <w:sz w:val="24"/>
          <w:szCs w:val="24"/>
        </w:rPr>
        <w:t xml:space="preserve"> para servirem seus senhores. SUTA, </w:t>
      </w:r>
      <w:r w:rsidR="008C289A" w:rsidRPr="00A3036C">
        <w:rPr>
          <w:rFonts w:ascii="Times New Roman" w:eastAsia="Aptos" w:hAnsi="Times New Roman" w:cs="Times New Roman"/>
          <w:i/>
          <w:iCs/>
          <w:sz w:val="24"/>
          <w:szCs w:val="24"/>
        </w:rPr>
        <w:t>paparicado</w:t>
      </w:r>
      <w:r w:rsidR="00896BE9" w:rsidRPr="00A3036C">
        <w:rPr>
          <w:rFonts w:ascii="Times New Roman" w:eastAsia="Aptos" w:hAnsi="Times New Roman" w:cs="Times New Roman"/>
          <w:sz w:val="24"/>
          <w:szCs w:val="24"/>
        </w:rPr>
        <w:t xml:space="preserve">, apresenta beleza contagiante e forma física invejáveis </w:t>
      </w:r>
      <w:r w:rsidR="00DB20C0" w:rsidRPr="00A3036C">
        <w:rPr>
          <w:rFonts w:ascii="Times New Roman" w:eastAsia="Aptos" w:hAnsi="Times New Roman" w:cs="Times New Roman"/>
          <w:sz w:val="24"/>
          <w:szCs w:val="24"/>
        </w:rPr>
        <w:t>para os padrões humanos</w:t>
      </w:r>
      <w:r w:rsidR="00954073" w:rsidRPr="00A3036C">
        <w:rPr>
          <w:rFonts w:ascii="Times New Roman" w:eastAsia="Aptos" w:hAnsi="Times New Roman" w:cs="Times New Roman"/>
          <w:sz w:val="24"/>
          <w:szCs w:val="24"/>
        </w:rPr>
        <w:t>, despertando desejos libidinosos nos</w:t>
      </w:r>
      <w:r w:rsidR="00134EC0" w:rsidRPr="00A3036C">
        <w:rPr>
          <w:rFonts w:ascii="Times New Roman" w:eastAsia="Aptos" w:hAnsi="Times New Roman" w:cs="Times New Roman"/>
          <w:sz w:val="24"/>
          <w:szCs w:val="24"/>
        </w:rPr>
        <w:t xml:space="preserve"> seus serviçais e admiradores. O Senhor </w:t>
      </w:r>
      <w:r w:rsidR="00434557" w:rsidRPr="00A3036C">
        <w:rPr>
          <w:rFonts w:ascii="Times New Roman" w:eastAsia="Aptos" w:hAnsi="Times New Roman" w:cs="Times New Roman"/>
          <w:sz w:val="24"/>
          <w:szCs w:val="24"/>
        </w:rPr>
        <w:t xml:space="preserve">Universal </w:t>
      </w:r>
      <w:r w:rsidR="00134EC0" w:rsidRPr="00A3036C">
        <w:rPr>
          <w:rFonts w:ascii="Times New Roman" w:eastAsia="Aptos" w:hAnsi="Times New Roman" w:cs="Times New Roman"/>
          <w:sz w:val="24"/>
          <w:szCs w:val="24"/>
        </w:rPr>
        <w:t xml:space="preserve">das Trevas tem o poder de se adaptar </w:t>
      </w:r>
      <w:r w:rsidR="00535863" w:rsidRPr="00A3036C">
        <w:rPr>
          <w:rFonts w:ascii="Times New Roman" w:eastAsia="Aptos" w:hAnsi="Times New Roman" w:cs="Times New Roman"/>
          <w:sz w:val="24"/>
          <w:szCs w:val="24"/>
        </w:rPr>
        <w:t xml:space="preserve"> as estruturas física</w:t>
      </w:r>
      <w:r w:rsidR="00225B36" w:rsidRPr="00A3036C">
        <w:rPr>
          <w:rFonts w:ascii="Times New Roman" w:eastAsia="Aptos" w:hAnsi="Times New Roman" w:cs="Times New Roman"/>
          <w:sz w:val="24"/>
          <w:szCs w:val="24"/>
        </w:rPr>
        <w:t>s</w:t>
      </w:r>
      <w:r w:rsidR="00535863" w:rsidRPr="00A3036C">
        <w:rPr>
          <w:rFonts w:ascii="Times New Roman" w:eastAsia="Aptos" w:hAnsi="Times New Roman" w:cs="Times New Roman"/>
          <w:sz w:val="24"/>
          <w:szCs w:val="24"/>
        </w:rPr>
        <w:t xml:space="preserve"> das civilizações</w:t>
      </w:r>
      <w:r w:rsidR="00225B36" w:rsidRPr="00A3036C">
        <w:rPr>
          <w:rFonts w:ascii="Times New Roman" w:eastAsia="Aptos" w:hAnsi="Times New Roman" w:cs="Times New Roman"/>
          <w:sz w:val="24"/>
          <w:szCs w:val="24"/>
        </w:rPr>
        <w:t xml:space="preserve"> trevosas</w:t>
      </w:r>
      <w:r w:rsidR="00C3634E" w:rsidRPr="00A3036C">
        <w:rPr>
          <w:rFonts w:ascii="Times New Roman" w:eastAsia="Aptos" w:hAnsi="Times New Roman" w:cs="Times New Roman"/>
          <w:sz w:val="24"/>
          <w:szCs w:val="24"/>
        </w:rPr>
        <w:t>, sempre do</w:t>
      </w:r>
      <w:r w:rsidR="00673EA0" w:rsidRPr="00A3036C">
        <w:rPr>
          <w:rFonts w:ascii="Times New Roman" w:eastAsia="Aptos" w:hAnsi="Times New Roman" w:cs="Times New Roman"/>
          <w:sz w:val="24"/>
          <w:szCs w:val="24"/>
        </w:rPr>
        <w:t>tado de</w:t>
      </w:r>
      <w:r w:rsidR="000D6E77" w:rsidRPr="00A3036C">
        <w:rPr>
          <w:rFonts w:ascii="Times New Roman" w:eastAsia="Aptos" w:hAnsi="Times New Roman" w:cs="Times New Roman"/>
          <w:sz w:val="24"/>
          <w:szCs w:val="24"/>
        </w:rPr>
        <w:t xml:space="preserve"> belos</w:t>
      </w:r>
      <w:r w:rsidR="00673EA0" w:rsidRPr="00A3036C">
        <w:rPr>
          <w:rFonts w:ascii="Times New Roman" w:eastAsia="Aptos" w:hAnsi="Times New Roman" w:cs="Times New Roman"/>
          <w:sz w:val="24"/>
          <w:szCs w:val="24"/>
        </w:rPr>
        <w:t xml:space="preserve"> atributos físicos</w:t>
      </w:r>
      <w:r w:rsidR="00832A3D" w:rsidRPr="00A3036C">
        <w:rPr>
          <w:rFonts w:ascii="Times New Roman" w:eastAsia="Aptos" w:hAnsi="Times New Roman" w:cs="Times New Roman"/>
          <w:sz w:val="24"/>
          <w:szCs w:val="24"/>
        </w:rPr>
        <w:t xml:space="preserve"> </w:t>
      </w:r>
      <w:r w:rsidR="00773A43" w:rsidRPr="00A3036C">
        <w:rPr>
          <w:rFonts w:ascii="Times New Roman" w:eastAsia="Aptos" w:hAnsi="Times New Roman" w:cs="Times New Roman"/>
          <w:sz w:val="24"/>
          <w:szCs w:val="24"/>
        </w:rPr>
        <w:t xml:space="preserve">superadores da </w:t>
      </w:r>
      <w:r w:rsidR="005B457E" w:rsidRPr="00A3036C">
        <w:rPr>
          <w:rFonts w:ascii="Times New Roman" w:eastAsia="Aptos" w:hAnsi="Times New Roman" w:cs="Times New Roman"/>
          <w:sz w:val="24"/>
          <w:szCs w:val="24"/>
        </w:rPr>
        <w:t>excelência</w:t>
      </w:r>
      <w:r w:rsidR="00773A43" w:rsidRPr="00A3036C">
        <w:rPr>
          <w:rFonts w:ascii="Times New Roman" w:eastAsia="Aptos" w:hAnsi="Times New Roman" w:cs="Times New Roman"/>
          <w:sz w:val="24"/>
          <w:szCs w:val="24"/>
        </w:rPr>
        <w:t xml:space="preserve"> da</w:t>
      </w:r>
      <w:r w:rsidR="00A10D57" w:rsidRPr="00A3036C">
        <w:rPr>
          <w:rFonts w:ascii="Times New Roman" w:eastAsia="Aptos" w:hAnsi="Times New Roman" w:cs="Times New Roman"/>
          <w:sz w:val="24"/>
          <w:szCs w:val="24"/>
        </w:rPr>
        <w:t xml:space="preserve">s </w:t>
      </w:r>
      <w:r w:rsidR="00A10D57" w:rsidRPr="00A3036C">
        <w:rPr>
          <w:rFonts w:ascii="Times New Roman" w:eastAsia="Aptos" w:hAnsi="Times New Roman" w:cs="Times New Roman"/>
          <w:sz w:val="24"/>
          <w:szCs w:val="24"/>
        </w:rPr>
        <w:lastRenderedPageBreak/>
        <w:t>características</w:t>
      </w:r>
      <w:r w:rsidR="00D514F7" w:rsidRPr="00A3036C">
        <w:rPr>
          <w:rFonts w:ascii="Times New Roman" w:eastAsia="Aptos" w:hAnsi="Times New Roman" w:cs="Times New Roman"/>
          <w:sz w:val="24"/>
          <w:szCs w:val="24"/>
        </w:rPr>
        <w:t xml:space="preserve"> </w:t>
      </w:r>
      <w:r w:rsidR="007B5178" w:rsidRPr="00A3036C">
        <w:rPr>
          <w:rFonts w:ascii="Times New Roman" w:eastAsia="Aptos" w:hAnsi="Times New Roman" w:cs="Times New Roman"/>
          <w:sz w:val="24"/>
          <w:szCs w:val="24"/>
        </w:rPr>
        <w:t xml:space="preserve">faciais e </w:t>
      </w:r>
      <w:r w:rsidR="00D514F7" w:rsidRPr="00A3036C">
        <w:rPr>
          <w:rFonts w:ascii="Times New Roman" w:eastAsia="Aptos" w:hAnsi="Times New Roman" w:cs="Times New Roman"/>
          <w:sz w:val="24"/>
          <w:szCs w:val="24"/>
        </w:rPr>
        <w:t>corpo</w:t>
      </w:r>
      <w:r w:rsidR="007B5178" w:rsidRPr="00A3036C">
        <w:rPr>
          <w:rFonts w:ascii="Times New Roman" w:eastAsia="Aptos" w:hAnsi="Times New Roman" w:cs="Times New Roman"/>
          <w:sz w:val="24"/>
          <w:szCs w:val="24"/>
        </w:rPr>
        <w:t>rais</w:t>
      </w:r>
      <w:r w:rsidR="00A10D57" w:rsidRPr="00A3036C">
        <w:rPr>
          <w:rFonts w:ascii="Times New Roman" w:eastAsia="Aptos" w:hAnsi="Times New Roman" w:cs="Times New Roman"/>
          <w:sz w:val="24"/>
          <w:szCs w:val="24"/>
        </w:rPr>
        <w:t xml:space="preserve"> dos habitantes destes planetas</w:t>
      </w:r>
      <w:r w:rsidR="00D514F7" w:rsidRPr="00A3036C">
        <w:rPr>
          <w:rFonts w:ascii="Times New Roman" w:eastAsia="Aptos" w:hAnsi="Times New Roman" w:cs="Times New Roman"/>
          <w:sz w:val="24"/>
          <w:szCs w:val="24"/>
        </w:rPr>
        <w:t>, sob seu domínio.</w:t>
      </w:r>
      <w:r w:rsidR="00CA66F3" w:rsidRPr="00A3036C">
        <w:rPr>
          <w:rFonts w:ascii="Times New Roman" w:eastAsia="Aptos" w:hAnsi="Times New Roman" w:cs="Times New Roman"/>
          <w:sz w:val="24"/>
          <w:szCs w:val="24"/>
        </w:rPr>
        <w:t xml:space="preserve"> Algozlenirus </w:t>
      </w:r>
      <w:r w:rsidR="008E390F" w:rsidRPr="00A3036C">
        <w:rPr>
          <w:rFonts w:ascii="Times New Roman" w:eastAsia="Aptos" w:hAnsi="Times New Roman" w:cs="Times New Roman"/>
          <w:sz w:val="24"/>
          <w:szCs w:val="24"/>
        </w:rPr>
        <w:t>justifica</w:t>
      </w:r>
      <w:r w:rsidR="00434557" w:rsidRPr="00A3036C">
        <w:rPr>
          <w:rFonts w:ascii="Times New Roman" w:eastAsia="Aptos" w:hAnsi="Times New Roman" w:cs="Times New Roman"/>
          <w:sz w:val="24"/>
          <w:szCs w:val="24"/>
        </w:rPr>
        <w:t>...</w:t>
      </w:r>
      <w:r w:rsidR="008E390F" w:rsidRPr="00A3036C">
        <w:rPr>
          <w:rFonts w:ascii="Times New Roman" w:eastAsia="Aptos" w:hAnsi="Times New Roman" w:cs="Times New Roman"/>
          <w:sz w:val="24"/>
          <w:szCs w:val="24"/>
        </w:rPr>
        <w:t xml:space="preserve"> </w:t>
      </w:r>
      <w:r w:rsidR="008E390F" w:rsidRPr="00A3036C">
        <w:rPr>
          <w:rFonts w:ascii="Times New Roman" w:eastAsia="Aptos" w:hAnsi="Times New Roman" w:cs="Times New Roman"/>
          <w:i/>
          <w:iCs/>
          <w:sz w:val="24"/>
          <w:szCs w:val="24"/>
        </w:rPr>
        <w:t>filho de peixe</w:t>
      </w:r>
      <w:r w:rsidR="008E390F" w:rsidRPr="00A3036C">
        <w:rPr>
          <w:rFonts w:ascii="Times New Roman" w:eastAsia="Aptos" w:hAnsi="Times New Roman" w:cs="Times New Roman"/>
          <w:sz w:val="24"/>
          <w:szCs w:val="24"/>
        </w:rPr>
        <w:t xml:space="preserve">, </w:t>
      </w:r>
      <w:r w:rsidR="008E390F" w:rsidRPr="00A3036C">
        <w:rPr>
          <w:rFonts w:ascii="Times New Roman" w:eastAsia="Aptos" w:hAnsi="Times New Roman" w:cs="Times New Roman"/>
          <w:i/>
          <w:iCs/>
          <w:sz w:val="24"/>
          <w:szCs w:val="24"/>
        </w:rPr>
        <w:t>peixinho é</w:t>
      </w:r>
      <w:r w:rsidR="00E84289" w:rsidRPr="00A3036C">
        <w:rPr>
          <w:rFonts w:ascii="Times New Roman" w:eastAsia="Aptos" w:hAnsi="Times New Roman" w:cs="Times New Roman"/>
          <w:sz w:val="24"/>
          <w:szCs w:val="24"/>
        </w:rPr>
        <w:t>, causando fantasias eróticas</w:t>
      </w:r>
      <w:r w:rsidR="003A79F4" w:rsidRPr="00A3036C">
        <w:rPr>
          <w:rFonts w:ascii="Times New Roman" w:eastAsia="Aptos" w:hAnsi="Times New Roman" w:cs="Times New Roman"/>
          <w:sz w:val="24"/>
          <w:szCs w:val="24"/>
        </w:rPr>
        <w:t>, a exemplo de SUTA, nos seus</w:t>
      </w:r>
      <w:r w:rsidR="00434557" w:rsidRPr="00A3036C">
        <w:rPr>
          <w:rFonts w:ascii="Times New Roman" w:eastAsia="Aptos" w:hAnsi="Times New Roman" w:cs="Times New Roman"/>
          <w:sz w:val="24"/>
          <w:szCs w:val="24"/>
        </w:rPr>
        <w:t xml:space="preserve"> </w:t>
      </w:r>
      <w:r w:rsidR="003A79F4" w:rsidRPr="00A3036C">
        <w:rPr>
          <w:rFonts w:ascii="Times New Roman" w:eastAsia="Aptos" w:hAnsi="Times New Roman" w:cs="Times New Roman"/>
          <w:sz w:val="24"/>
          <w:szCs w:val="24"/>
        </w:rPr>
        <w:t>comandados</w:t>
      </w:r>
      <w:r w:rsidR="00434557" w:rsidRPr="00A3036C">
        <w:rPr>
          <w:rFonts w:ascii="Times New Roman" w:eastAsia="Aptos" w:hAnsi="Times New Roman" w:cs="Times New Roman"/>
          <w:sz w:val="24"/>
          <w:szCs w:val="24"/>
        </w:rPr>
        <w:t xml:space="preserve"> maravilhados e masturbados por desejos</w:t>
      </w:r>
      <w:r w:rsidR="00507C7A" w:rsidRPr="00A3036C">
        <w:rPr>
          <w:rFonts w:ascii="Times New Roman" w:eastAsia="Aptos" w:hAnsi="Times New Roman" w:cs="Times New Roman"/>
          <w:sz w:val="24"/>
          <w:szCs w:val="24"/>
        </w:rPr>
        <w:t>.</w:t>
      </w:r>
    </w:p>
    <w:p w14:paraId="3D7732EF" w14:textId="3C12CF7D" w:rsidR="00EB28A7" w:rsidRPr="00A3036C" w:rsidRDefault="002F1EF8" w:rsidP="00DA3CE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Servidos pelas beldades desfrutáveis</w:t>
      </w:r>
      <w:r w:rsidR="002F776E" w:rsidRPr="00A3036C">
        <w:rPr>
          <w:rFonts w:ascii="Times New Roman" w:eastAsia="Aptos" w:hAnsi="Times New Roman" w:cs="Times New Roman"/>
          <w:sz w:val="24"/>
          <w:szCs w:val="24"/>
        </w:rPr>
        <w:t xml:space="preserve"> que transpiram sexualidades,</w:t>
      </w:r>
      <w:r w:rsidR="00C91E64" w:rsidRPr="00A3036C">
        <w:rPr>
          <w:rFonts w:ascii="Times New Roman" w:eastAsia="Aptos" w:hAnsi="Times New Roman" w:cs="Times New Roman"/>
          <w:sz w:val="24"/>
          <w:szCs w:val="24"/>
        </w:rPr>
        <w:t xml:space="preserve"> chegam</w:t>
      </w:r>
      <w:r w:rsidR="00225B36" w:rsidRPr="00A3036C">
        <w:rPr>
          <w:rFonts w:ascii="Times New Roman" w:eastAsia="Aptos" w:hAnsi="Times New Roman" w:cs="Times New Roman"/>
          <w:sz w:val="24"/>
          <w:szCs w:val="24"/>
        </w:rPr>
        <w:t xml:space="preserve"> pensar</w:t>
      </w:r>
      <w:r w:rsidR="00C91E64" w:rsidRPr="00A3036C">
        <w:rPr>
          <w:rFonts w:ascii="Times New Roman" w:eastAsia="Aptos" w:hAnsi="Times New Roman" w:cs="Times New Roman"/>
          <w:sz w:val="24"/>
          <w:szCs w:val="24"/>
        </w:rPr>
        <w:t>, entreolhares, em promoverem uma orgia, ma</w:t>
      </w:r>
      <w:r w:rsidR="00AE6AB6" w:rsidRPr="00A3036C">
        <w:rPr>
          <w:rFonts w:ascii="Times New Roman" w:eastAsia="Aptos" w:hAnsi="Times New Roman" w:cs="Times New Roman"/>
          <w:sz w:val="24"/>
          <w:szCs w:val="24"/>
        </w:rPr>
        <w:t>s desistem e voltam a discutir</w:t>
      </w:r>
      <w:r w:rsidR="00B90612" w:rsidRPr="00A3036C">
        <w:rPr>
          <w:rFonts w:ascii="Times New Roman" w:eastAsia="Aptos" w:hAnsi="Times New Roman" w:cs="Times New Roman"/>
          <w:sz w:val="24"/>
          <w:szCs w:val="24"/>
        </w:rPr>
        <w:t xml:space="preserve"> o preocupante assunto relacionado ao </w:t>
      </w:r>
      <w:r w:rsidR="00B90612" w:rsidRPr="00A3036C">
        <w:rPr>
          <w:rFonts w:ascii="Times New Roman" w:eastAsia="Aptos" w:hAnsi="Times New Roman" w:cs="Times New Roman"/>
          <w:i/>
          <w:iCs/>
          <w:sz w:val="24"/>
          <w:szCs w:val="24"/>
        </w:rPr>
        <w:t xml:space="preserve">despertar em massa </w:t>
      </w:r>
      <w:r w:rsidR="00B90612" w:rsidRPr="00A3036C">
        <w:rPr>
          <w:rFonts w:ascii="Times New Roman" w:eastAsia="Aptos" w:hAnsi="Times New Roman" w:cs="Times New Roman"/>
          <w:sz w:val="24"/>
          <w:szCs w:val="24"/>
        </w:rPr>
        <w:t>da humanidade</w:t>
      </w:r>
      <w:r w:rsidR="00EB28A7" w:rsidRPr="00A3036C">
        <w:rPr>
          <w:rFonts w:ascii="Times New Roman" w:eastAsia="Aptos" w:hAnsi="Times New Roman" w:cs="Times New Roman"/>
          <w:sz w:val="24"/>
          <w:szCs w:val="24"/>
        </w:rPr>
        <w:t>.</w:t>
      </w:r>
    </w:p>
    <w:p w14:paraId="749DD7F1" w14:textId="735BBFE5" w:rsidR="002A6697" w:rsidRPr="00A3036C" w:rsidRDefault="00EB28A7" w:rsidP="00DA3CE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Novas ações do </w:t>
      </w:r>
      <w:r w:rsidRPr="00A3036C">
        <w:rPr>
          <w:rFonts w:ascii="Times New Roman" w:eastAsia="Aptos" w:hAnsi="Times New Roman" w:cs="Times New Roman"/>
          <w:i/>
          <w:iCs/>
          <w:sz w:val="24"/>
          <w:szCs w:val="24"/>
        </w:rPr>
        <w:t xml:space="preserve">pacote de maldades </w:t>
      </w:r>
      <w:r w:rsidRPr="00A3036C">
        <w:rPr>
          <w:rFonts w:ascii="Times New Roman" w:eastAsia="Aptos" w:hAnsi="Times New Roman" w:cs="Times New Roman"/>
          <w:sz w:val="24"/>
          <w:szCs w:val="24"/>
        </w:rPr>
        <w:t xml:space="preserve">devem ser elaboradas e </w:t>
      </w:r>
      <w:r w:rsidR="000C27BF" w:rsidRPr="00A3036C">
        <w:rPr>
          <w:rFonts w:ascii="Times New Roman" w:eastAsia="Aptos" w:hAnsi="Times New Roman" w:cs="Times New Roman"/>
          <w:sz w:val="24"/>
          <w:szCs w:val="24"/>
        </w:rPr>
        <w:t>executadas imediatamente</w:t>
      </w:r>
      <w:r w:rsidR="00C91E64" w:rsidRPr="00A3036C">
        <w:rPr>
          <w:rFonts w:ascii="Times New Roman" w:eastAsia="Aptos" w:hAnsi="Times New Roman" w:cs="Times New Roman"/>
          <w:sz w:val="24"/>
          <w:szCs w:val="24"/>
        </w:rPr>
        <w:t xml:space="preserve"> </w:t>
      </w:r>
      <w:r w:rsidR="00053956" w:rsidRPr="00A3036C">
        <w:rPr>
          <w:rFonts w:ascii="Times New Roman" w:eastAsia="Aptos" w:hAnsi="Times New Roman" w:cs="Times New Roman"/>
          <w:sz w:val="24"/>
          <w:szCs w:val="24"/>
        </w:rPr>
        <w:t xml:space="preserve">pelos </w:t>
      </w:r>
      <w:r w:rsidR="00053956" w:rsidRPr="00A3036C">
        <w:rPr>
          <w:rFonts w:ascii="Times New Roman" w:eastAsia="Aptos" w:hAnsi="Times New Roman" w:cs="Times New Roman"/>
          <w:i/>
          <w:iCs/>
          <w:sz w:val="24"/>
          <w:szCs w:val="24"/>
        </w:rPr>
        <w:t>malenirus</w:t>
      </w:r>
      <w:r w:rsidR="00053956" w:rsidRPr="00A3036C">
        <w:rPr>
          <w:rFonts w:ascii="Times New Roman" w:eastAsia="Aptos" w:hAnsi="Times New Roman" w:cs="Times New Roman"/>
          <w:sz w:val="24"/>
          <w:szCs w:val="24"/>
        </w:rPr>
        <w:t xml:space="preserve">, </w:t>
      </w:r>
      <w:r w:rsidR="00053956" w:rsidRPr="00A3036C">
        <w:rPr>
          <w:rFonts w:ascii="Times New Roman" w:eastAsia="Aptos" w:hAnsi="Times New Roman" w:cs="Times New Roman"/>
          <w:i/>
          <w:iCs/>
          <w:sz w:val="24"/>
          <w:szCs w:val="24"/>
        </w:rPr>
        <w:t xml:space="preserve">reinonaques </w:t>
      </w:r>
      <w:r w:rsidR="00053956" w:rsidRPr="00A3036C">
        <w:rPr>
          <w:rFonts w:ascii="Times New Roman" w:eastAsia="Aptos" w:hAnsi="Times New Roman" w:cs="Times New Roman"/>
          <w:sz w:val="24"/>
          <w:szCs w:val="24"/>
        </w:rPr>
        <w:t xml:space="preserve">e </w:t>
      </w:r>
      <w:r w:rsidR="00053956" w:rsidRPr="00A3036C">
        <w:rPr>
          <w:rFonts w:ascii="Times New Roman" w:eastAsia="Aptos" w:hAnsi="Times New Roman" w:cs="Times New Roman"/>
          <w:i/>
          <w:iCs/>
          <w:sz w:val="24"/>
          <w:szCs w:val="24"/>
        </w:rPr>
        <w:t>dominitilianos</w:t>
      </w:r>
      <w:r w:rsidR="00053956" w:rsidRPr="00A3036C">
        <w:rPr>
          <w:rFonts w:ascii="Times New Roman" w:eastAsia="Aptos" w:hAnsi="Times New Roman" w:cs="Times New Roman"/>
          <w:sz w:val="24"/>
          <w:szCs w:val="24"/>
        </w:rPr>
        <w:t>.</w:t>
      </w:r>
      <w:r w:rsidR="00E74410" w:rsidRPr="00A3036C">
        <w:rPr>
          <w:rFonts w:ascii="Times New Roman" w:eastAsia="Aptos" w:hAnsi="Times New Roman" w:cs="Times New Roman"/>
          <w:sz w:val="24"/>
          <w:szCs w:val="24"/>
        </w:rPr>
        <w:t xml:space="preserve"> </w:t>
      </w:r>
      <w:r w:rsidR="00B4061E" w:rsidRPr="00A3036C">
        <w:rPr>
          <w:rFonts w:ascii="Times New Roman" w:eastAsia="Aptos" w:hAnsi="Times New Roman" w:cs="Times New Roman"/>
          <w:sz w:val="24"/>
          <w:szCs w:val="24"/>
        </w:rPr>
        <w:t xml:space="preserve">SUTA exige uma verdadeira </w:t>
      </w:r>
      <w:r w:rsidR="00B4061E" w:rsidRPr="00A3036C">
        <w:rPr>
          <w:rFonts w:ascii="Times New Roman" w:eastAsia="Aptos" w:hAnsi="Times New Roman" w:cs="Times New Roman"/>
          <w:b/>
          <w:bCs/>
          <w:sz w:val="24"/>
          <w:szCs w:val="24"/>
        </w:rPr>
        <w:t xml:space="preserve">blitz </w:t>
      </w:r>
      <w:r w:rsidR="00EF61AA" w:rsidRPr="00A3036C">
        <w:rPr>
          <w:rFonts w:ascii="Times New Roman" w:eastAsia="Aptos" w:hAnsi="Times New Roman" w:cs="Times New Roman"/>
          <w:sz w:val="24"/>
          <w:szCs w:val="24"/>
        </w:rPr>
        <w:t>nas estruturas da Resistência Dimensional</w:t>
      </w:r>
      <w:r w:rsidR="00C809CC" w:rsidRPr="00A3036C">
        <w:rPr>
          <w:rFonts w:ascii="Times New Roman" w:eastAsia="Aptos" w:hAnsi="Times New Roman" w:cs="Times New Roman"/>
          <w:sz w:val="24"/>
          <w:szCs w:val="24"/>
        </w:rPr>
        <w:t xml:space="preserve">. </w:t>
      </w:r>
      <w:r w:rsidR="005A7979" w:rsidRPr="00A3036C">
        <w:rPr>
          <w:rFonts w:ascii="Times New Roman" w:eastAsia="Aptos" w:hAnsi="Times New Roman" w:cs="Times New Roman"/>
          <w:sz w:val="24"/>
          <w:szCs w:val="24"/>
        </w:rPr>
        <w:t>Meta é a</w:t>
      </w:r>
      <w:r w:rsidR="00C809CC" w:rsidRPr="00A3036C">
        <w:rPr>
          <w:rFonts w:ascii="Times New Roman" w:eastAsia="Aptos" w:hAnsi="Times New Roman" w:cs="Times New Roman"/>
          <w:sz w:val="24"/>
          <w:szCs w:val="24"/>
        </w:rPr>
        <w:t>balar os Guerreiros Dimensionai</w:t>
      </w:r>
      <w:r w:rsidR="003C5E07" w:rsidRPr="00A3036C">
        <w:rPr>
          <w:rFonts w:ascii="Times New Roman" w:eastAsia="Aptos" w:hAnsi="Times New Roman" w:cs="Times New Roman"/>
          <w:sz w:val="24"/>
          <w:szCs w:val="24"/>
        </w:rPr>
        <w:t>s, desestabilizando os</w:t>
      </w:r>
      <w:r w:rsidR="00C809CC" w:rsidRPr="00A3036C">
        <w:rPr>
          <w:rFonts w:ascii="Times New Roman" w:eastAsia="Aptos" w:hAnsi="Times New Roman" w:cs="Times New Roman"/>
          <w:sz w:val="24"/>
          <w:szCs w:val="24"/>
        </w:rPr>
        <w:t xml:space="preserve"> Harrison,</w:t>
      </w:r>
      <w:r w:rsidR="003C5E07" w:rsidRPr="00A3036C">
        <w:rPr>
          <w:rFonts w:ascii="Times New Roman" w:eastAsia="Aptos" w:hAnsi="Times New Roman" w:cs="Times New Roman"/>
          <w:sz w:val="24"/>
          <w:szCs w:val="24"/>
        </w:rPr>
        <w:t xml:space="preserve"> Taylor e Agregados</w:t>
      </w:r>
      <w:r w:rsidR="00FB1A8C" w:rsidRPr="00A3036C">
        <w:rPr>
          <w:rFonts w:ascii="Times New Roman" w:eastAsia="Aptos" w:hAnsi="Times New Roman" w:cs="Times New Roman"/>
          <w:sz w:val="24"/>
          <w:szCs w:val="24"/>
        </w:rPr>
        <w:t xml:space="preserve">, tendo como alvos principais, o </w:t>
      </w:r>
      <w:r w:rsidR="00FB1A8C" w:rsidRPr="00A3036C">
        <w:rPr>
          <w:rFonts w:ascii="Times New Roman" w:eastAsia="Aptos" w:hAnsi="Times New Roman" w:cs="Times New Roman"/>
          <w:b/>
          <w:bCs/>
          <w:sz w:val="24"/>
          <w:szCs w:val="24"/>
        </w:rPr>
        <w:t xml:space="preserve">Green Dream </w:t>
      </w:r>
      <w:r w:rsidR="00C809CC" w:rsidRPr="00A3036C">
        <w:rPr>
          <w:rFonts w:ascii="Times New Roman" w:eastAsia="Aptos" w:hAnsi="Times New Roman" w:cs="Times New Roman"/>
          <w:sz w:val="24"/>
          <w:szCs w:val="24"/>
        </w:rPr>
        <w:t xml:space="preserve"> </w:t>
      </w:r>
      <w:r w:rsidR="00B54724" w:rsidRPr="00A3036C">
        <w:rPr>
          <w:rFonts w:ascii="Times New Roman" w:eastAsia="Aptos" w:hAnsi="Times New Roman" w:cs="Times New Roman"/>
          <w:sz w:val="24"/>
          <w:szCs w:val="24"/>
        </w:rPr>
        <w:t>e Joseph Taylor Harrison</w:t>
      </w:r>
      <w:r w:rsidR="00434557" w:rsidRPr="00A3036C">
        <w:rPr>
          <w:rFonts w:ascii="Times New Roman" w:eastAsia="Aptos" w:hAnsi="Times New Roman" w:cs="Times New Roman"/>
          <w:sz w:val="24"/>
          <w:szCs w:val="24"/>
        </w:rPr>
        <w:t>.</w:t>
      </w:r>
      <w:r w:rsidR="004A7E60" w:rsidRPr="00A3036C">
        <w:rPr>
          <w:rFonts w:ascii="Times New Roman" w:eastAsia="Aptos" w:hAnsi="Times New Roman" w:cs="Times New Roman"/>
          <w:sz w:val="24"/>
          <w:szCs w:val="24"/>
        </w:rPr>
        <w:t xml:space="preserve"> </w:t>
      </w:r>
      <w:r w:rsidR="00434557" w:rsidRPr="00A3036C">
        <w:rPr>
          <w:rFonts w:ascii="Times New Roman" w:eastAsia="Aptos" w:hAnsi="Times New Roman" w:cs="Times New Roman"/>
          <w:sz w:val="24"/>
          <w:szCs w:val="24"/>
        </w:rPr>
        <w:t>Interrompendo sua</w:t>
      </w:r>
      <w:r w:rsidR="004A7E60" w:rsidRPr="00A3036C">
        <w:rPr>
          <w:rFonts w:ascii="Times New Roman" w:eastAsia="Aptos" w:hAnsi="Times New Roman" w:cs="Times New Roman"/>
          <w:sz w:val="24"/>
          <w:szCs w:val="24"/>
        </w:rPr>
        <w:t xml:space="preserve"> </w:t>
      </w:r>
      <w:r w:rsidR="004A7E60" w:rsidRPr="00A3036C">
        <w:rPr>
          <w:rFonts w:ascii="Times New Roman" w:eastAsia="Aptos" w:hAnsi="Times New Roman" w:cs="Times New Roman"/>
          <w:i/>
          <w:iCs/>
          <w:sz w:val="24"/>
          <w:szCs w:val="24"/>
        </w:rPr>
        <w:t xml:space="preserve">missão invisível </w:t>
      </w:r>
      <w:r w:rsidR="003012CE" w:rsidRPr="00A3036C">
        <w:rPr>
          <w:rFonts w:ascii="Times New Roman" w:eastAsia="Aptos" w:hAnsi="Times New Roman" w:cs="Times New Roman"/>
          <w:sz w:val="24"/>
          <w:szCs w:val="24"/>
        </w:rPr>
        <w:t>literári</w:t>
      </w:r>
      <w:r w:rsidR="00434557" w:rsidRPr="00A3036C">
        <w:rPr>
          <w:rFonts w:ascii="Times New Roman" w:eastAsia="Aptos" w:hAnsi="Times New Roman" w:cs="Times New Roman"/>
          <w:sz w:val="24"/>
          <w:szCs w:val="24"/>
        </w:rPr>
        <w:t>a</w:t>
      </w:r>
      <w:r w:rsidR="003012CE" w:rsidRPr="00A3036C">
        <w:rPr>
          <w:rFonts w:ascii="Times New Roman" w:eastAsia="Aptos" w:hAnsi="Times New Roman" w:cs="Times New Roman"/>
          <w:sz w:val="24"/>
          <w:szCs w:val="24"/>
        </w:rPr>
        <w:t xml:space="preserve"> conce</w:t>
      </w:r>
      <w:r w:rsidR="00434557" w:rsidRPr="00A3036C">
        <w:rPr>
          <w:rFonts w:ascii="Times New Roman" w:eastAsia="Aptos" w:hAnsi="Times New Roman" w:cs="Times New Roman"/>
          <w:sz w:val="24"/>
          <w:szCs w:val="24"/>
        </w:rPr>
        <w:t>b</w:t>
      </w:r>
      <w:r w:rsidR="003012CE" w:rsidRPr="00A3036C">
        <w:rPr>
          <w:rFonts w:ascii="Times New Roman" w:eastAsia="Aptos" w:hAnsi="Times New Roman" w:cs="Times New Roman"/>
          <w:sz w:val="24"/>
          <w:szCs w:val="24"/>
        </w:rPr>
        <w:t>id</w:t>
      </w:r>
      <w:r w:rsidR="00434557" w:rsidRPr="00A3036C">
        <w:rPr>
          <w:rFonts w:ascii="Times New Roman" w:eastAsia="Aptos" w:hAnsi="Times New Roman" w:cs="Times New Roman"/>
          <w:sz w:val="24"/>
          <w:szCs w:val="24"/>
        </w:rPr>
        <w:t>a</w:t>
      </w:r>
      <w:r w:rsidR="008114EA" w:rsidRPr="00A3036C">
        <w:rPr>
          <w:rFonts w:ascii="Times New Roman" w:eastAsia="Aptos" w:hAnsi="Times New Roman" w:cs="Times New Roman"/>
          <w:sz w:val="24"/>
          <w:szCs w:val="24"/>
        </w:rPr>
        <w:t xml:space="preserve"> pelo SEU, por intermédio de Germano e Fértilles</w:t>
      </w:r>
      <w:r w:rsidR="002A6697" w:rsidRPr="00A3036C">
        <w:rPr>
          <w:rFonts w:ascii="Times New Roman" w:eastAsia="Aptos" w:hAnsi="Times New Roman" w:cs="Times New Roman"/>
          <w:sz w:val="24"/>
          <w:szCs w:val="24"/>
        </w:rPr>
        <w:t>, torna-se prioridade máxima.</w:t>
      </w:r>
    </w:p>
    <w:p w14:paraId="6FFC6D1D" w14:textId="6A96F53D" w:rsidR="00DA3CE8" w:rsidRPr="00A3036C" w:rsidRDefault="002A6697" w:rsidP="000F571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Fortalecimento do </w:t>
      </w:r>
      <w:r w:rsidRPr="00A3036C">
        <w:rPr>
          <w:rFonts w:ascii="Times New Roman" w:eastAsia="Aptos" w:hAnsi="Times New Roman" w:cs="Times New Roman"/>
          <w:i/>
          <w:iCs/>
          <w:sz w:val="24"/>
          <w:szCs w:val="24"/>
        </w:rPr>
        <w:t xml:space="preserve">pacote de maldades </w:t>
      </w:r>
      <w:r w:rsidR="000E1729" w:rsidRPr="00A3036C">
        <w:rPr>
          <w:rFonts w:ascii="Times New Roman" w:eastAsia="Aptos" w:hAnsi="Times New Roman" w:cs="Times New Roman"/>
          <w:sz w:val="24"/>
          <w:szCs w:val="24"/>
        </w:rPr>
        <w:t xml:space="preserve">respaldado pela santificação </w:t>
      </w:r>
      <w:r w:rsidR="00E63F58" w:rsidRPr="00A3036C">
        <w:rPr>
          <w:rFonts w:ascii="Times New Roman" w:eastAsia="Aptos" w:hAnsi="Times New Roman" w:cs="Times New Roman"/>
          <w:sz w:val="24"/>
          <w:szCs w:val="24"/>
        </w:rPr>
        <w:t>de “O Filho Pródigo Volta ao Lar”</w:t>
      </w:r>
      <w:r w:rsidR="00894EE6" w:rsidRPr="00A3036C">
        <w:rPr>
          <w:rFonts w:ascii="Times New Roman" w:eastAsia="Aptos" w:hAnsi="Times New Roman" w:cs="Times New Roman"/>
          <w:sz w:val="24"/>
          <w:szCs w:val="24"/>
        </w:rPr>
        <w:t>, utilizando-se de exploração da fé do terrícol</w:t>
      </w:r>
      <w:r w:rsidR="00A4769E" w:rsidRPr="00A3036C">
        <w:rPr>
          <w:rFonts w:ascii="Times New Roman" w:eastAsia="Aptos" w:hAnsi="Times New Roman" w:cs="Times New Roman"/>
          <w:sz w:val="24"/>
          <w:szCs w:val="24"/>
        </w:rPr>
        <w:t>a</w:t>
      </w:r>
      <w:r w:rsidR="00A24624" w:rsidRPr="00A3036C">
        <w:rPr>
          <w:rFonts w:ascii="Times New Roman" w:eastAsia="Aptos" w:hAnsi="Times New Roman" w:cs="Times New Roman"/>
          <w:sz w:val="24"/>
          <w:szCs w:val="24"/>
        </w:rPr>
        <w:t xml:space="preserve"> é outro</w:t>
      </w:r>
      <w:r w:rsidR="00DE1974" w:rsidRPr="00A3036C">
        <w:rPr>
          <w:rFonts w:ascii="Times New Roman" w:eastAsia="Aptos" w:hAnsi="Times New Roman" w:cs="Times New Roman"/>
          <w:sz w:val="24"/>
          <w:szCs w:val="24"/>
        </w:rPr>
        <w:t xml:space="preserve"> caminho</w:t>
      </w:r>
      <w:r w:rsidR="00EB210A" w:rsidRPr="00A3036C">
        <w:rPr>
          <w:rFonts w:ascii="Times New Roman" w:eastAsia="Aptos" w:hAnsi="Times New Roman" w:cs="Times New Roman"/>
          <w:sz w:val="24"/>
          <w:szCs w:val="24"/>
        </w:rPr>
        <w:t xml:space="preserve">. </w:t>
      </w:r>
      <w:r w:rsidR="00217018" w:rsidRPr="00A3036C">
        <w:rPr>
          <w:rFonts w:ascii="Times New Roman" w:eastAsia="Aptos" w:hAnsi="Times New Roman" w:cs="Times New Roman"/>
          <w:sz w:val="24"/>
          <w:szCs w:val="24"/>
        </w:rPr>
        <w:t xml:space="preserve">Emmanuel Jesus de Deus, autoridade </w:t>
      </w:r>
      <w:r w:rsidR="004714CA" w:rsidRPr="00A3036C">
        <w:rPr>
          <w:rFonts w:ascii="Times New Roman" w:eastAsia="Aptos" w:hAnsi="Times New Roman" w:cs="Times New Roman"/>
          <w:sz w:val="24"/>
          <w:szCs w:val="24"/>
        </w:rPr>
        <w:t xml:space="preserve">religiosa </w:t>
      </w:r>
      <w:r w:rsidR="00217018" w:rsidRPr="00A3036C">
        <w:rPr>
          <w:rFonts w:ascii="Times New Roman" w:eastAsia="Aptos" w:hAnsi="Times New Roman" w:cs="Times New Roman"/>
          <w:sz w:val="24"/>
          <w:szCs w:val="24"/>
        </w:rPr>
        <w:t>máxima da IMSD —</w:t>
      </w:r>
      <w:r w:rsidR="00E74410" w:rsidRPr="00A3036C">
        <w:rPr>
          <w:rFonts w:ascii="Times New Roman" w:eastAsia="Aptos" w:hAnsi="Times New Roman" w:cs="Times New Roman"/>
          <w:sz w:val="24"/>
          <w:szCs w:val="24"/>
        </w:rPr>
        <w:t xml:space="preserve"> </w:t>
      </w:r>
      <w:r w:rsidR="00253717" w:rsidRPr="00A3036C">
        <w:rPr>
          <w:rFonts w:ascii="Times New Roman" w:eastAsia="Aptos" w:hAnsi="Times New Roman" w:cs="Times New Roman"/>
          <w:sz w:val="24"/>
          <w:szCs w:val="24"/>
        </w:rPr>
        <w:t xml:space="preserve"> </w:t>
      </w:r>
      <w:r w:rsidR="00217018" w:rsidRPr="00A3036C">
        <w:rPr>
          <w:rFonts w:ascii="Times New Roman" w:eastAsia="Aptos" w:hAnsi="Times New Roman" w:cs="Times New Roman"/>
          <w:sz w:val="24"/>
          <w:szCs w:val="24"/>
        </w:rPr>
        <w:t>Independência Mundial dos Servos de Deus</w:t>
      </w:r>
      <w:r w:rsidR="004714CA" w:rsidRPr="00A3036C">
        <w:rPr>
          <w:rFonts w:ascii="Times New Roman" w:eastAsia="Aptos" w:hAnsi="Times New Roman" w:cs="Times New Roman"/>
          <w:sz w:val="24"/>
          <w:szCs w:val="24"/>
        </w:rPr>
        <w:t xml:space="preserve"> e do </w:t>
      </w:r>
      <w:r w:rsidR="004714CA" w:rsidRPr="00A3036C">
        <w:rPr>
          <w:rFonts w:ascii="Times New Roman" w:eastAsia="Aptos" w:hAnsi="Times New Roman" w:cs="Times New Roman"/>
          <w:i/>
          <w:iCs/>
          <w:sz w:val="24"/>
          <w:szCs w:val="24"/>
        </w:rPr>
        <w:t>novo mundo</w:t>
      </w:r>
      <w:r w:rsidR="009513F7" w:rsidRPr="00A3036C">
        <w:rPr>
          <w:rFonts w:ascii="Times New Roman" w:eastAsia="Aptos" w:hAnsi="Times New Roman" w:cs="Times New Roman"/>
          <w:sz w:val="24"/>
          <w:szCs w:val="24"/>
        </w:rPr>
        <w:t xml:space="preserve"> deve ser idolatrado pela mídia global</w:t>
      </w:r>
      <w:r w:rsidR="006A11BF" w:rsidRPr="00A3036C">
        <w:rPr>
          <w:rFonts w:ascii="Times New Roman" w:eastAsia="Aptos" w:hAnsi="Times New Roman" w:cs="Times New Roman"/>
          <w:sz w:val="24"/>
          <w:szCs w:val="24"/>
        </w:rPr>
        <w:t xml:space="preserve"> divulgadora de seus feitos miraculosos</w:t>
      </w:r>
      <w:r w:rsidR="008C662A" w:rsidRPr="00A3036C">
        <w:rPr>
          <w:rFonts w:ascii="Times New Roman" w:eastAsia="Aptos" w:hAnsi="Times New Roman" w:cs="Times New Roman"/>
          <w:sz w:val="24"/>
          <w:szCs w:val="24"/>
        </w:rPr>
        <w:t xml:space="preserve"> confrontados</w:t>
      </w:r>
      <w:r w:rsidR="0056215D" w:rsidRPr="00A3036C">
        <w:rPr>
          <w:rFonts w:ascii="Times New Roman" w:eastAsia="Aptos" w:hAnsi="Times New Roman" w:cs="Times New Roman"/>
          <w:sz w:val="24"/>
          <w:szCs w:val="24"/>
        </w:rPr>
        <w:t xml:space="preserve"> aos ch</w:t>
      </w:r>
      <w:r w:rsidR="00225B36" w:rsidRPr="00A3036C">
        <w:rPr>
          <w:rFonts w:ascii="Times New Roman" w:eastAsia="Aptos" w:hAnsi="Times New Roman" w:cs="Times New Roman"/>
          <w:sz w:val="24"/>
          <w:szCs w:val="24"/>
        </w:rPr>
        <w:t>amados</w:t>
      </w:r>
      <w:r w:rsidR="0056215D" w:rsidRPr="00A3036C">
        <w:rPr>
          <w:rFonts w:ascii="Times New Roman" w:eastAsia="Aptos" w:hAnsi="Times New Roman" w:cs="Times New Roman"/>
          <w:sz w:val="24"/>
          <w:szCs w:val="24"/>
        </w:rPr>
        <w:t xml:space="preserve"> </w:t>
      </w:r>
      <w:r w:rsidR="0056215D" w:rsidRPr="00A3036C">
        <w:rPr>
          <w:rFonts w:ascii="Times New Roman" w:eastAsia="Aptos" w:hAnsi="Times New Roman" w:cs="Times New Roman"/>
          <w:i/>
          <w:iCs/>
          <w:sz w:val="24"/>
          <w:szCs w:val="24"/>
        </w:rPr>
        <w:t>falsos profetas</w:t>
      </w:r>
      <w:r w:rsidR="00225B36" w:rsidRPr="00A3036C">
        <w:rPr>
          <w:rFonts w:ascii="Times New Roman" w:eastAsia="Aptos" w:hAnsi="Times New Roman" w:cs="Times New Roman"/>
          <w:i/>
          <w:iCs/>
          <w:sz w:val="24"/>
          <w:szCs w:val="24"/>
        </w:rPr>
        <w:t xml:space="preserve"> </w:t>
      </w:r>
      <w:r w:rsidR="00225B36" w:rsidRPr="00A3036C">
        <w:rPr>
          <w:rFonts w:ascii="Times New Roman" w:eastAsia="Aptos" w:hAnsi="Times New Roman" w:cs="Times New Roman"/>
          <w:sz w:val="24"/>
          <w:szCs w:val="24"/>
        </w:rPr>
        <w:t>com o intuito de descontruir toda a narrativa da Resistência Dimensional.</w:t>
      </w:r>
      <w:r w:rsidR="00F15503" w:rsidRPr="00A3036C">
        <w:rPr>
          <w:rFonts w:ascii="Times New Roman" w:eastAsia="Aptos" w:hAnsi="Times New Roman" w:cs="Times New Roman"/>
          <w:sz w:val="24"/>
          <w:szCs w:val="24"/>
        </w:rPr>
        <w:t xml:space="preserve"> Influenciadores de redes sociais com postagens estimuladoras da </w:t>
      </w:r>
      <w:r w:rsidR="00F15503" w:rsidRPr="00A3036C">
        <w:rPr>
          <w:rFonts w:ascii="Times New Roman" w:eastAsia="Aptos" w:hAnsi="Times New Roman" w:cs="Times New Roman"/>
          <w:i/>
          <w:iCs/>
          <w:sz w:val="24"/>
          <w:szCs w:val="24"/>
        </w:rPr>
        <w:t>ostentação pandêmica de prosperidade</w:t>
      </w:r>
      <w:r w:rsidR="00F15503" w:rsidRPr="00A3036C">
        <w:rPr>
          <w:rFonts w:ascii="Times New Roman" w:eastAsia="Aptos" w:hAnsi="Times New Roman" w:cs="Times New Roman"/>
          <w:sz w:val="24"/>
          <w:szCs w:val="24"/>
        </w:rPr>
        <w:t xml:space="preserve"> reúnem milhões de seguidores. Aviões, carros e casas luxuosos, iates, lanchas, barcos, viagens paradisíacas estimulam imaginários de jovens crentes de a felicidade estar diretamente ligada as conquistas </w:t>
      </w:r>
      <w:r w:rsidR="00A24624" w:rsidRPr="00A3036C">
        <w:rPr>
          <w:rFonts w:ascii="Times New Roman" w:eastAsia="Aptos" w:hAnsi="Times New Roman" w:cs="Times New Roman"/>
          <w:sz w:val="24"/>
          <w:szCs w:val="24"/>
        </w:rPr>
        <w:t xml:space="preserve">de bens materiais como pregado pelo Sistema Terra. </w:t>
      </w:r>
      <w:r w:rsidR="00A24624" w:rsidRPr="00A3036C">
        <w:rPr>
          <w:rFonts w:ascii="Times New Roman" w:eastAsia="Aptos" w:hAnsi="Times New Roman" w:cs="Times New Roman"/>
          <w:sz w:val="24"/>
          <w:szCs w:val="24"/>
        </w:rPr>
        <w:lastRenderedPageBreak/>
        <w:t xml:space="preserve">Difusão do sucesso de pessoas comuns, a partir de </w:t>
      </w:r>
      <w:r w:rsidR="00A24624" w:rsidRPr="00A3036C">
        <w:rPr>
          <w:rFonts w:ascii="Times New Roman" w:eastAsia="Aptos" w:hAnsi="Times New Roman" w:cs="Times New Roman"/>
          <w:b/>
          <w:bCs/>
          <w:sz w:val="24"/>
          <w:szCs w:val="24"/>
        </w:rPr>
        <w:t xml:space="preserve">posts </w:t>
      </w:r>
      <w:r w:rsidR="00A24624" w:rsidRPr="00A3036C">
        <w:rPr>
          <w:rFonts w:ascii="Times New Roman" w:eastAsia="Aptos" w:hAnsi="Times New Roman" w:cs="Times New Roman"/>
          <w:sz w:val="24"/>
          <w:szCs w:val="24"/>
        </w:rPr>
        <w:t>inusitados, desafiadores, vendedores de ilusões materializadas e de corpos esculturai</w:t>
      </w:r>
      <w:r w:rsidR="00BC79B7" w:rsidRPr="00A3036C">
        <w:rPr>
          <w:rFonts w:ascii="Times New Roman" w:eastAsia="Aptos" w:hAnsi="Times New Roman" w:cs="Times New Roman"/>
          <w:sz w:val="24"/>
          <w:szCs w:val="24"/>
        </w:rPr>
        <w:t>s sexualizados para obterem visualizações, comentários e curtidas são grandes contribuidores dos p</w:t>
      </w:r>
      <w:r w:rsidR="005A7979" w:rsidRPr="00A3036C">
        <w:rPr>
          <w:rFonts w:ascii="Times New Roman" w:eastAsia="Aptos" w:hAnsi="Times New Roman" w:cs="Times New Roman"/>
          <w:sz w:val="24"/>
          <w:szCs w:val="24"/>
        </w:rPr>
        <w:t>i</w:t>
      </w:r>
      <w:r w:rsidR="00BC79B7" w:rsidRPr="00A3036C">
        <w:rPr>
          <w:rFonts w:ascii="Times New Roman" w:eastAsia="Aptos" w:hAnsi="Times New Roman" w:cs="Times New Roman"/>
          <w:sz w:val="24"/>
          <w:szCs w:val="24"/>
        </w:rPr>
        <w:t xml:space="preserve">lares sistêmicos: governo, religião, mídia e educação. </w:t>
      </w:r>
      <w:r w:rsidR="00BC79B7" w:rsidRPr="00A3036C">
        <w:rPr>
          <w:rFonts w:ascii="Times New Roman" w:eastAsia="Aptos" w:hAnsi="Times New Roman" w:cs="Times New Roman"/>
          <w:b/>
          <w:bCs/>
          <w:sz w:val="24"/>
          <w:szCs w:val="24"/>
        </w:rPr>
        <w:t xml:space="preserve">Internet </w:t>
      </w:r>
      <w:r w:rsidR="00BC79B7" w:rsidRPr="00A3036C">
        <w:rPr>
          <w:rFonts w:ascii="Times New Roman" w:eastAsia="Aptos" w:hAnsi="Times New Roman" w:cs="Times New Roman"/>
          <w:sz w:val="24"/>
          <w:szCs w:val="24"/>
        </w:rPr>
        <w:t xml:space="preserve">com seus personagens sistêmicos apegados </w:t>
      </w:r>
      <w:r w:rsidR="00BC79B7" w:rsidRPr="00A3036C">
        <w:rPr>
          <w:rFonts w:ascii="Times New Roman" w:eastAsia="Aptos" w:hAnsi="Times New Roman" w:cs="Times New Roman"/>
          <w:i/>
          <w:iCs/>
          <w:sz w:val="24"/>
          <w:szCs w:val="24"/>
        </w:rPr>
        <w:t>a tríade da maldade humana</w:t>
      </w:r>
      <w:r w:rsidR="00BC79B7" w:rsidRPr="00A3036C">
        <w:rPr>
          <w:rFonts w:ascii="Times New Roman" w:eastAsia="Aptos" w:hAnsi="Times New Roman" w:cs="Times New Roman"/>
          <w:sz w:val="24"/>
          <w:szCs w:val="24"/>
        </w:rPr>
        <w:t xml:space="preserve">: </w:t>
      </w:r>
      <w:r w:rsidR="00BC79B7" w:rsidRPr="00A3036C">
        <w:rPr>
          <w:rFonts w:ascii="Times New Roman" w:eastAsia="Aptos" w:hAnsi="Times New Roman" w:cs="Times New Roman"/>
          <w:i/>
          <w:iCs/>
          <w:sz w:val="24"/>
          <w:szCs w:val="24"/>
        </w:rPr>
        <w:t>ego</w:t>
      </w:r>
      <w:r w:rsidR="00BC79B7" w:rsidRPr="00A3036C">
        <w:rPr>
          <w:rFonts w:ascii="Times New Roman" w:eastAsia="Aptos" w:hAnsi="Times New Roman" w:cs="Times New Roman"/>
          <w:sz w:val="24"/>
          <w:szCs w:val="24"/>
        </w:rPr>
        <w:t xml:space="preserve">, </w:t>
      </w:r>
      <w:r w:rsidR="00BC79B7" w:rsidRPr="00A3036C">
        <w:rPr>
          <w:rFonts w:ascii="Times New Roman" w:eastAsia="Aptos" w:hAnsi="Times New Roman" w:cs="Times New Roman"/>
          <w:i/>
          <w:iCs/>
          <w:sz w:val="24"/>
          <w:szCs w:val="24"/>
        </w:rPr>
        <w:t>ganância e</w:t>
      </w:r>
      <w:r w:rsidR="00BC79B7" w:rsidRPr="00A3036C">
        <w:rPr>
          <w:rFonts w:ascii="Times New Roman" w:eastAsia="Aptos" w:hAnsi="Times New Roman" w:cs="Times New Roman"/>
          <w:sz w:val="24"/>
          <w:szCs w:val="24"/>
        </w:rPr>
        <w:t xml:space="preserve"> </w:t>
      </w:r>
      <w:r w:rsidR="00BC79B7" w:rsidRPr="00A3036C">
        <w:rPr>
          <w:rFonts w:ascii="Times New Roman" w:eastAsia="Aptos" w:hAnsi="Times New Roman" w:cs="Times New Roman"/>
          <w:i/>
          <w:iCs/>
          <w:sz w:val="24"/>
          <w:szCs w:val="24"/>
        </w:rPr>
        <w:t>medo</w:t>
      </w:r>
      <w:r w:rsidR="00BC79B7" w:rsidRPr="00A3036C">
        <w:rPr>
          <w:rFonts w:ascii="Times New Roman" w:eastAsia="Aptos" w:hAnsi="Times New Roman" w:cs="Times New Roman"/>
          <w:sz w:val="24"/>
          <w:szCs w:val="24"/>
        </w:rPr>
        <w:t xml:space="preserve"> não só propaga o Sistema Terra, como também a Resistência Dimensional, perseguida, no seu subterrâneo. Guerreiros Dimensionais conectam-se e conquistam, através da filosofia Eu Sou, novos adeptos dispostos a despertarem da mentira e ilusão do Sistema Terra. </w:t>
      </w:r>
      <w:r w:rsidR="000F571B" w:rsidRPr="00A3036C">
        <w:rPr>
          <w:rFonts w:ascii="Times New Roman" w:eastAsia="Aptos" w:hAnsi="Times New Roman" w:cs="Times New Roman"/>
          <w:sz w:val="24"/>
          <w:szCs w:val="24"/>
        </w:rPr>
        <w:t xml:space="preserve">Porém, tentações terrenas propiciadas pelo </w:t>
      </w:r>
      <w:r w:rsidR="000F571B" w:rsidRPr="00A3036C">
        <w:rPr>
          <w:rFonts w:ascii="Times New Roman" w:eastAsia="Aptos" w:hAnsi="Times New Roman" w:cs="Times New Roman"/>
          <w:b/>
          <w:bCs/>
          <w:sz w:val="24"/>
          <w:szCs w:val="24"/>
        </w:rPr>
        <w:t xml:space="preserve">glamour </w:t>
      </w:r>
      <w:r w:rsidR="000F571B" w:rsidRPr="00A3036C">
        <w:rPr>
          <w:rFonts w:ascii="Times New Roman" w:eastAsia="Aptos" w:hAnsi="Times New Roman" w:cs="Times New Roman"/>
          <w:sz w:val="24"/>
          <w:szCs w:val="24"/>
        </w:rPr>
        <w:t>das paixões materiais estão mais vivas do que nunca nos seres humanos</w:t>
      </w:r>
      <w:r w:rsidR="005A7979" w:rsidRPr="00A3036C">
        <w:rPr>
          <w:rFonts w:ascii="Times New Roman" w:eastAsia="Aptos" w:hAnsi="Times New Roman" w:cs="Times New Roman"/>
          <w:sz w:val="24"/>
          <w:szCs w:val="24"/>
        </w:rPr>
        <w:t>. I</w:t>
      </w:r>
      <w:r w:rsidR="000F571B" w:rsidRPr="00A3036C">
        <w:rPr>
          <w:rFonts w:ascii="Times New Roman" w:eastAsia="Aptos" w:hAnsi="Times New Roman" w:cs="Times New Roman"/>
          <w:sz w:val="24"/>
          <w:szCs w:val="24"/>
        </w:rPr>
        <w:t xml:space="preserve">gnorantes, despreparados para entenderem,  por ora, na sua maioria, a verdade absoluta, inquestionável, da Fonte de Criação Universal, leia-se SEU — Soberana Energia Universal, ofertada pela representação do casal criador, Fértilles e Germano, nas cores lilás, feminina, e, violeta, masculino.  </w:t>
      </w:r>
    </w:p>
    <w:p w14:paraId="00C0AA64" w14:textId="77777777" w:rsidR="000F571B" w:rsidRPr="00A3036C" w:rsidRDefault="000F571B" w:rsidP="000F571B">
      <w:pPr>
        <w:spacing w:after="0"/>
        <w:jc w:val="both"/>
        <w:rPr>
          <w:rFonts w:ascii="Times New Roman" w:eastAsia="Aptos" w:hAnsi="Times New Roman" w:cs="Times New Roman"/>
          <w:sz w:val="24"/>
          <w:szCs w:val="24"/>
        </w:rPr>
      </w:pPr>
    </w:p>
    <w:p w14:paraId="1EB262AF" w14:textId="422E0595" w:rsidR="00DA3CE8" w:rsidRPr="00A3036C" w:rsidRDefault="00DA3CE8" w:rsidP="000F571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A Resistência Dimensional recepciona ondas eletromagnéticas do SEU, por intermédio da representação do casal criador nas matizes violeta, masculino, e lilás, feminino ― </w:t>
      </w:r>
      <w:r w:rsidR="00C0091F" w:rsidRPr="00A3036C">
        <w:rPr>
          <w:rFonts w:ascii="Times New Roman" w:eastAsia="Aptos" w:hAnsi="Times New Roman" w:cs="Times New Roman"/>
          <w:sz w:val="24"/>
          <w:szCs w:val="24"/>
        </w:rPr>
        <w:t xml:space="preserve">Algozlenirus expressa conhecimento de causa </w:t>
      </w:r>
      <w:r w:rsidRPr="00A3036C">
        <w:rPr>
          <w:rFonts w:ascii="Times New Roman" w:eastAsia="Aptos" w:hAnsi="Times New Roman" w:cs="Times New Roman"/>
          <w:sz w:val="24"/>
          <w:szCs w:val="24"/>
        </w:rPr>
        <w:t>―</w:t>
      </w:r>
      <w:r w:rsidR="00C0091F" w:rsidRPr="00A3036C">
        <w:rPr>
          <w:rFonts w:ascii="Times New Roman" w:eastAsia="Aptos" w:hAnsi="Times New Roman" w:cs="Times New Roman"/>
          <w:sz w:val="24"/>
          <w:szCs w:val="24"/>
        </w:rPr>
        <w:t xml:space="preserve"> A saga midiática do  desaparecimento de T</w:t>
      </w:r>
      <w:r w:rsidR="00A2215C" w:rsidRPr="00A3036C">
        <w:rPr>
          <w:rFonts w:ascii="Times New Roman" w:eastAsia="Aptos" w:hAnsi="Times New Roman" w:cs="Times New Roman"/>
          <w:sz w:val="24"/>
          <w:szCs w:val="24"/>
        </w:rPr>
        <w:t xml:space="preserve">om </w:t>
      </w:r>
      <w:r w:rsidR="00C0091F" w:rsidRPr="00A3036C">
        <w:rPr>
          <w:rFonts w:ascii="Times New Roman" w:eastAsia="Aptos" w:hAnsi="Times New Roman" w:cs="Times New Roman"/>
          <w:sz w:val="24"/>
          <w:szCs w:val="24"/>
        </w:rPr>
        <w:t>Harrison</w:t>
      </w:r>
      <w:r w:rsidR="00F36D72" w:rsidRPr="00A3036C">
        <w:rPr>
          <w:rFonts w:ascii="Times New Roman" w:eastAsia="Aptos" w:hAnsi="Times New Roman" w:cs="Times New Roman"/>
          <w:sz w:val="24"/>
          <w:szCs w:val="24"/>
        </w:rPr>
        <w:t xml:space="preserve"> e</w:t>
      </w:r>
      <w:r w:rsidR="00C0091F" w:rsidRPr="00A3036C">
        <w:rPr>
          <w:rFonts w:ascii="Times New Roman" w:eastAsia="Aptos" w:hAnsi="Times New Roman" w:cs="Times New Roman"/>
          <w:sz w:val="24"/>
          <w:szCs w:val="24"/>
        </w:rPr>
        <w:t xml:space="preserve"> </w:t>
      </w:r>
      <w:r w:rsidR="00A2215C" w:rsidRPr="00A3036C">
        <w:rPr>
          <w:rFonts w:ascii="Times New Roman" w:eastAsia="Aptos" w:hAnsi="Times New Roman" w:cs="Times New Roman"/>
          <w:sz w:val="24"/>
          <w:szCs w:val="24"/>
        </w:rPr>
        <w:t>Liz Taylor</w:t>
      </w:r>
      <w:r w:rsidR="00C0091F" w:rsidRPr="00A3036C">
        <w:rPr>
          <w:rFonts w:ascii="Times New Roman" w:eastAsia="Aptos" w:hAnsi="Times New Roman" w:cs="Times New Roman"/>
          <w:sz w:val="24"/>
          <w:szCs w:val="24"/>
        </w:rPr>
        <w:t xml:space="preserve"> </w:t>
      </w:r>
      <w:r w:rsidR="00DF3E66" w:rsidRPr="00A3036C">
        <w:rPr>
          <w:rFonts w:ascii="Times New Roman" w:eastAsia="Aptos" w:hAnsi="Times New Roman" w:cs="Times New Roman"/>
          <w:sz w:val="24"/>
          <w:szCs w:val="24"/>
        </w:rPr>
        <w:t>está contribuindo para nossa hegemonia. ▬ analisa.</w:t>
      </w:r>
    </w:p>
    <w:p w14:paraId="69433A39" w14:textId="77777777" w:rsidR="00DF3E66" w:rsidRPr="00A3036C" w:rsidRDefault="00DF3E66" w:rsidP="00C0091F">
      <w:pPr>
        <w:spacing w:after="0"/>
        <w:jc w:val="both"/>
        <w:rPr>
          <w:rFonts w:ascii="Times New Roman" w:eastAsia="Aptos" w:hAnsi="Times New Roman" w:cs="Times New Roman"/>
          <w:sz w:val="24"/>
          <w:szCs w:val="24"/>
        </w:rPr>
      </w:pPr>
    </w:p>
    <w:p w14:paraId="17CE3145" w14:textId="61F4BAEF" w:rsidR="00C41A30" w:rsidRPr="00A3036C" w:rsidRDefault="00DF3E66"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O seu maior trunfo é a credibilidade de Emmanuel Jesus de Deus perante os terráqueos ― SUTA </w:t>
      </w:r>
      <w:r w:rsidR="00C41A30" w:rsidRPr="00A3036C">
        <w:rPr>
          <w:rFonts w:ascii="Times New Roman" w:eastAsia="Aptos" w:hAnsi="Times New Roman" w:cs="Times New Roman"/>
          <w:sz w:val="24"/>
          <w:szCs w:val="24"/>
        </w:rPr>
        <w:t xml:space="preserve">sugestiona </w:t>
      </w:r>
      <w:r w:rsidRPr="00A3036C">
        <w:rPr>
          <w:rFonts w:ascii="Times New Roman" w:eastAsia="Aptos" w:hAnsi="Times New Roman" w:cs="Times New Roman"/>
          <w:sz w:val="24"/>
          <w:szCs w:val="24"/>
        </w:rPr>
        <w:t>―</w:t>
      </w:r>
      <w:r w:rsidR="00C41A30" w:rsidRPr="00A3036C">
        <w:rPr>
          <w:rFonts w:ascii="Times New Roman" w:eastAsia="Aptos" w:hAnsi="Times New Roman" w:cs="Times New Roman"/>
          <w:sz w:val="24"/>
          <w:szCs w:val="24"/>
        </w:rPr>
        <w:t xml:space="preserve"> Produza um documentário com os feitos de “O Filho Pródigo Volta ao Lar” </w:t>
      </w:r>
      <w:r w:rsidR="00D87941" w:rsidRPr="00A3036C">
        <w:rPr>
          <w:rFonts w:ascii="Times New Roman" w:eastAsia="Aptos" w:hAnsi="Times New Roman" w:cs="Times New Roman"/>
          <w:sz w:val="24"/>
          <w:szCs w:val="24"/>
        </w:rPr>
        <w:t>para ser</w:t>
      </w:r>
      <w:r w:rsidR="009736AC" w:rsidRPr="00A3036C">
        <w:rPr>
          <w:rFonts w:ascii="Times New Roman" w:eastAsia="Aptos" w:hAnsi="Times New Roman" w:cs="Times New Roman"/>
          <w:sz w:val="24"/>
          <w:szCs w:val="24"/>
        </w:rPr>
        <w:t xml:space="preserve"> </w:t>
      </w:r>
      <w:r w:rsidR="00C41A30" w:rsidRPr="00A3036C">
        <w:rPr>
          <w:rFonts w:ascii="Times New Roman" w:eastAsia="Aptos" w:hAnsi="Times New Roman" w:cs="Times New Roman"/>
          <w:sz w:val="24"/>
          <w:szCs w:val="24"/>
        </w:rPr>
        <w:t xml:space="preserve">veiculado na mídia </w:t>
      </w:r>
      <w:r w:rsidR="00284981" w:rsidRPr="00A3036C">
        <w:rPr>
          <w:rFonts w:ascii="Times New Roman" w:eastAsia="Aptos" w:hAnsi="Times New Roman" w:cs="Times New Roman"/>
          <w:sz w:val="24"/>
          <w:szCs w:val="24"/>
        </w:rPr>
        <w:t xml:space="preserve">de cobertura mundial </w:t>
      </w:r>
      <w:r w:rsidR="005A7979" w:rsidRPr="00A3036C">
        <w:rPr>
          <w:rFonts w:ascii="Times New Roman" w:eastAsia="Aptos" w:hAnsi="Times New Roman" w:cs="Times New Roman"/>
          <w:sz w:val="24"/>
          <w:szCs w:val="24"/>
        </w:rPr>
        <w:t xml:space="preserve">― Autoritário ― </w:t>
      </w:r>
      <w:r w:rsidR="005A7979" w:rsidRPr="00A3036C">
        <w:rPr>
          <w:rFonts w:ascii="Times New Roman" w:eastAsia="Aptos" w:hAnsi="Times New Roman" w:cs="Times New Roman"/>
          <w:sz w:val="24"/>
          <w:szCs w:val="24"/>
        </w:rPr>
        <w:lastRenderedPageBreak/>
        <w:t>D</w:t>
      </w:r>
      <w:r w:rsidR="00C41A30" w:rsidRPr="00A3036C">
        <w:rPr>
          <w:rFonts w:ascii="Times New Roman" w:eastAsia="Aptos" w:hAnsi="Times New Roman" w:cs="Times New Roman"/>
          <w:sz w:val="24"/>
          <w:szCs w:val="24"/>
        </w:rPr>
        <w:t xml:space="preserve">epois da estreia, Emmanuel Jesus de Deus deve discursar em rede global confrontando os </w:t>
      </w:r>
      <w:r w:rsidR="00C41A30" w:rsidRPr="00A3036C">
        <w:rPr>
          <w:rFonts w:ascii="Times New Roman" w:eastAsia="Aptos" w:hAnsi="Times New Roman" w:cs="Times New Roman"/>
          <w:i/>
          <w:iCs/>
          <w:sz w:val="24"/>
          <w:szCs w:val="24"/>
        </w:rPr>
        <w:t xml:space="preserve">falsos profetas </w:t>
      </w:r>
      <w:r w:rsidR="00C41A30" w:rsidRPr="00A3036C">
        <w:rPr>
          <w:rFonts w:ascii="Times New Roman" w:eastAsia="Aptos" w:hAnsi="Times New Roman" w:cs="Times New Roman"/>
          <w:sz w:val="24"/>
          <w:szCs w:val="24"/>
        </w:rPr>
        <w:t>da Resistência Dimensional</w:t>
      </w:r>
      <w:r w:rsidR="005A7979" w:rsidRPr="00A3036C">
        <w:rPr>
          <w:rFonts w:ascii="Times New Roman" w:eastAsia="Aptos" w:hAnsi="Times New Roman" w:cs="Times New Roman"/>
          <w:sz w:val="24"/>
          <w:szCs w:val="24"/>
        </w:rPr>
        <w:t xml:space="preserve"> ― </w:t>
      </w:r>
      <w:r w:rsidR="00D71C5A" w:rsidRPr="00A3036C">
        <w:rPr>
          <w:rFonts w:ascii="Times New Roman" w:eastAsia="Aptos" w:hAnsi="Times New Roman" w:cs="Times New Roman"/>
          <w:sz w:val="24"/>
          <w:szCs w:val="24"/>
        </w:rPr>
        <w:t>I</w:t>
      </w:r>
      <w:r w:rsidR="005A7979" w:rsidRPr="00A3036C">
        <w:rPr>
          <w:rFonts w:ascii="Times New Roman" w:eastAsia="Aptos" w:hAnsi="Times New Roman" w:cs="Times New Roman"/>
          <w:sz w:val="24"/>
          <w:szCs w:val="24"/>
        </w:rPr>
        <w:t>ndica o teor do pronunciamento ―</w:t>
      </w:r>
      <w:r w:rsidR="00C41A30" w:rsidRPr="00A3036C">
        <w:rPr>
          <w:rFonts w:ascii="Times New Roman" w:eastAsia="Aptos" w:hAnsi="Times New Roman" w:cs="Times New Roman"/>
          <w:sz w:val="24"/>
          <w:szCs w:val="24"/>
        </w:rPr>
        <w:t xml:space="preserve"> </w:t>
      </w:r>
      <w:r w:rsidR="005A7979" w:rsidRPr="00A3036C">
        <w:rPr>
          <w:rFonts w:ascii="Times New Roman" w:eastAsia="Aptos" w:hAnsi="Times New Roman" w:cs="Times New Roman"/>
          <w:sz w:val="24"/>
          <w:szCs w:val="24"/>
        </w:rPr>
        <w:t>I</w:t>
      </w:r>
      <w:r w:rsidR="00C41A30" w:rsidRPr="00A3036C">
        <w:rPr>
          <w:rFonts w:ascii="Times New Roman" w:eastAsia="Aptos" w:hAnsi="Times New Roman" w:cs="Times New Roman"/>
          <w:sz w:val="24"/>
          <w:szCs w:val="24"/>
        </w:rPr>
        <w:t>ncluso</w:t>
      </w:r>
      <w:r w:rsidR="005A7979" w:rsidRPr="00A3036C">
        <w:rPr>
          <w:rFonts w:ascii="Times New Roman" w:eastAsia="Aptos" w:hAnsi="Times New Roman" w:cs="Times New Roman"/>
          <w:sz w:val="24"/>
          <w:szCs w:val="24"/>
        </w:rPr>
        <w:t>s</w:t>
      </w:r>
      <w:r w:rsidR="00C41A30" w:rsidRPr="00A3036C">
        <w:rPr>
          <w:rFonts w:ascii="Times New Roman" w:eastAsia="Aptos" w:hAnsi="Times New Roman" w:cs="Times New Roman"/>
          <w:sz w:val="24"/>
          <w:szCs w:val="24"/>
        </w:rPr>
        <w:t xml:space="preserve"> Harrison, Taylor e Agregados, destacando Joseph Taylor Harrison, incumbido de prosseguir a escrita do romance </w:t>
      </w:r>
      <w:r w:rsidR="00C41A30" w:rsidRPr="00A3036C">
        <w:rPr>
          <w:rFonts w:ascii="Times New Roman" w:eastAsia="Aptos" w:hAnsi="Times New Roman" w:cs="Times New Roman"/>
          <w:b/>
          <w:bCs/>
        </w:rPr>
        <w:t>e</w:t>
      </w:r>
      <w:r w:rsidR="00C41A30" w:rsidRPr="00A3036C">
        <w:rPr>
          <w:rFonts w:ascii="Times New Roman" w:eastAsia="Aptos" w:hAnsi="Times New Roman" w:cs="Times New Roman"/>
          <w:b/>
          <w:bCs/>
          <w:color w:val="FF0000"/>
        </w:rPr>
        <w:t>X</w:t>
      </w:r>
      <w:r w:rsidR="00C41A30" w:rsidRPr="00A3036C">
        <w:rPr>
          <w:rFonts w:ascii="Times New Roman" w:eastAsia="Aptos" w:hAnsi="Times New Roman" w:cs="Times New Roman"/>
          <w:b/>
          <w:bCs/>
        </w:rPr>
        <w:t xml:space="preserve">ilados da </w:t>
      </w:r>
      <w:r w:rsidR="00C41A30" w:rsidRPr="00A3036C">
        <w:rPr>
          <w:rFonts w:ascii="Times New Roman" w:eastAsia="Aptos" w:hAnsi="Times New Roman" w:cs="Times New Roman"/>
          <w:b/>
          <w:bCs/>
          <w:color w:val="7030A0"/>
        </w:rPr>
        <w:t>T</w:t>
      </w:r>
      <w:r w:rsidR="00C41A30" w:rsidRPr="00A3036C">
        <w:rPr>
          <w:rFonts w:ascii="Times New Roman" w:eastAsia="Aptos" w:hAnsi="Times New Roman" w:cs="Times New Roman"/>
          <w:b/>
          <w:bCs/>
        </w:rPr>
        <w:t xml:space="preserve">erra </w:t>
      </w:r>
      <w:r w:rsidR="00C41A30" w:rsidRPr="00A3036C">
        <w:rPr>
          <w:rFonts w:ascii="Times New Roman" w:eastAsia="Aptos" w:hAnsi="Times New Roman" w:cs="Times New Roman"/>
          <w:b/>
          <w:bCs/>
          <w:sz w:val="24"/>
          <w:szCs w:val="24"/>
        </w:rPr>
        <w:t>─ passado pacto para o futuro</w:t>
      </w:r>
      <w:r w:rsidR="00C41A30" w:rsidRPr="00A3036C">
        <w:rPr>
          <w:rFonts w:ascii="Times New Roman" w:eastAsia="Aptos" w:hAnsi="Times New Roman" w:cs="Times New Roman"/>
          <w:sz w:val="24"/>
          <w:szCs w:val="24"/>
        </w:rPr>
        <w:t xml:space="preserve">. ▬ </w:t>
      </w:r>
      <w:r w:rsidR="00EB1340" w:rsidRPr="00A3036C">
        <w:rPr>
          <w:rFonts w:ascii="Times New Roman" w:eastAsia="Aptos" w:hAnsi="Times New Roman" w:cs="Times New Roman"/>
          <w:sz w:val="24"/>
          <w:szCs w:val="24"/>
        </w:rPr>
        <w:t>ordena</w:t>
      </w:r>
      <w:r w:rsidR="00C41A30" w:rsidRPr="00A3036C">
        <w:rPr>
          <w:rFonts w:ascii="Times New Roman" w:eastAsia="Aptos" w:hAnsi="Times New Roman" w:cs="Times New Roman"/>
          <w:sz w:val="24"/>
          <w:szCs w:val="24"/>
        </w:rPr>
        <w:t>.</w:t>
      </w:r>
    </w:p>
    <w:p w14:paraId="747B095C" w14:textId="77777777" w:rsidR="00C41A30" w:rsidRPr="00A3036C" w:rsidRDefault="00C41A30" w:rsidP="00C41A30">
      <w:pPr>
        <w:spacing w:after="0"/>
        <w:jc w:val="both"/>
        <w:rPr>
          <w:rFonts w:ascii="Times New Roman" w:eastAsia="Aptos" w:hAnsi="Times New Roman" w:cs="Times New Roman"/>
          <w:sz w:val="24"/>
          <w:szCs w:val="24"/>
        </w:rPr>
      </w:pPr>
    </w:p>
    <w:p w14:paraId="6B432C7E" w14:textId="1749F98A" w:rsidR="00C41A30" w:rsidRPr="00A3036C" w:rsidRDefault="00C41A30"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4E6D20" w:rsidRPr="00A3036C">
        <w:rPr>
          <w:rFonts w:ascii="Times New Roman" w:eastAsia="Aptos" w:hAnsi="Times New Roman" w:cs="Times New Roman"/>
          <w:sz w:val="24"/>
          <w:szCs w:val="24"/>
        </w:rPr>
        <w:t xml:space="preserve">A peregrinação de Emmanuel Jesus de Deus debelando conflitos sociais fora determinante para elegermos nossos candidatos no pleito terrestre global ― </w:t>
      </w:r>
      <w:r w:rsidR="002661D7" w:rsidRPr="00A3036C">
        <w:rPr>
          <w:rFonts w:ascii="Times New Roman" w:eastAsia="Aptos" w:hAnsi="Times New Roman" w:cs="Times New Roman"/>
          <w:sz w:val="24"/>
          <w:szCs w:val="24"/>
        </w:rPr>
        <w:t xml:space="preserve">Destaca a estratégia eleitoreira </w:t>
      </w:r>
      <w:r w:rsidR="004E6D20" w:rsidRPr="00A3036C">
        <w:rPr>
          <w:rFonts w:ascii="Times New Roman" w:eastAsia="Aptos" w:hAnsi="Times New Roman" w:cs="Times New Roman"/>
          <w:sz w:val="24"/>
          <w:szCs w:val="24"/>
        </w:rPr>
        <w:t>―</w:t>
      </w:r>
      <w:r w:rsidR="002661D7" w:rsidRPr="00A3036C">
        <w:rPr>
          <w:rFonts w:ascii="Times New Roman" w:eastAsia="Aptos" w:hAnsi="Times New Roman" w:cs="Times New Roman"/>
          <w:sz w:val="24"/>
          <w:szCs w:val="24"/>
        </w:rPr>
        <w:t xml:space="preserve"> Eleitores, ignorantes, decidiram pelo Sistema Terra, Nerfetari Mandela e Gabriel Cappallatte são perdedores nos três últimos pleitos, mas não desistem e são candidatos nas eleições do ano de 2042. ▬ alerta.</w:t>
      </w:r>
    </w:p>
    <w:p w14:paraId="1657BE93" w14:textId="77777777" w:rsidR="002661D7" w:rsidRPr="00A3036C" w:rsidRDefault="002661D7" w:rsidP="00C41A30">
      <w:pPr>
        <w:spacing w:after="0"/>
        <w:jc w:val="both"/>
        <w:rPr>
          <w:rFonts w:ascii="Times New Roman" w:eastAsia="Aptos" w:hAnsi="Times New Roman" w:cs="Times New Roman"/>
          <w:sz w:val="24"/>
          <w:szCs w:val="24"/>
        </w:rPr>
      </w:pPr>
    </w:p>
    <w:p w14:paraId="3172D658" w14:textId="27BB3296" w:rsidR="002661D7" w:rsidRPr="00A3036C" w:rsidRDefault="002661D7"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No nosso jogo de enfrentamento ao SEU, você é sabedor de que não podemos impedir o livre arbítrio humano, apenas influenciá-lo e criar situações, como as executadas pelo </w:t>
      </w:r>
      <w:r w:rsidRPr="00A3036C">
        <w:rPr>
          <w:rFonts w:ascii="Times New Roman" w:eastAsia="Aptos" w:hAnsi="Times New Roman" w:cs="Times New Roman"/>
          <w:i/>
          <w:iCs/>
          <w:sz w:val="24"/>
          <w:szCs w:val="24"/>
        </w:rPr>
        <w:t>pacote de maldades</w:t>
      </w:r>
      <w:r w:rsidRPr="00A3036C">
        <w:rPr>
          <w:rFonts w:ascii="Times New Roman" w:eastAsia="Aptos" w:hAnsi="Times New Roman" w:cs="Times New Roman"/>
          <w:sz w:val="24"/>
          <w:szCs w:val="24"/>
        </w:rPr>
        <w:t xml:space="preserve"> para eles continuarem apegados a mentira e ilusão do Sistema Terra ― SUTA </w:t>
      </w:r>
      <w:r w:rsidR="00C965DC" w:rsidRPr="00A3036C">
        <w:rPr>
          <w:rFonts w:ascii="Times New Roman" w:eastAsia="Aptos" w:hAnsi="Times New Roman" w:cs="Times New Roman"/>
          <w:sz w:val="24"/>
          <w:szCs w:val="24"/>
        </w:rPr>
        <w:t xml:space="preserve">reforça a necessidade de produzir baixas frequências energéticas impeditivas para </w:t>
      </w:r>
      <w:r w:rsidR="00C8571F" w:rsidRPr="00A3036C">
        <w:rPr>
          <w:rFonts w:ascii="Times New Roman" w:eastAsia="Aptos" w:hAnsi="Times New Roman" w:cs="Times New Roman"/>
          <w:sz w:val="24"/>
          <w:szCs w:val="24"/>
        </w:rPr>
        <w:t xml:space="preserve">o </w:t>
      </w:r>
      <w:r w:rsidR="00C965DC" w:rsidRPr="00A3036C">
        <w:rPr>
          <w:rFonts w:ascii="Times New Roman" w:eastAsia="Aptos" w:hAnsi="Times New Roman" w:cs="Times New Roman"/>
          <w:sz w:val="24"/>
          <w:szCs w:val="24"/>
        </w:rPr>
        <w:t xml:space="preserve">humano se conectar ao seu Eu Superior </w:t>
      </w:r>
      <w:r w:rsidRPr="00A3036C">
        <w:rPr>
          <w:rFonts w:ascii="Times New Roman" w:eastAsia="Aptos" w:hAnsi="Times New Roman" w:cs="Times New Roman"/>
          <w:sz w:val="24"/>
          <w:szCs w:val="24"/>
        </w:rPr>
        <w:t>―</w:t>
      </w:r>
      <w:r w:rsidR="00C965DC" w:rsidRPr="00A3036C">
        <w:rPr>
          <w:rFonts w:ascii="Times New Roman" w:eastAsia="Aptos" w:hAnsi="Times New Roman" w:cs="Times New Roman"/>
          <w:sz w:val="24"/>
          <w:szCs w:val="24"/>
        </w:rPr>
        <w:t xml:space="preserve"> Seres trevosos existem e continuarão existindo para prover o Projeto de Perpetuação do Poder nos planetas de habitantes com moralidades duvidosas e inteligências</w:t>
      </w:r>
      <w:r w:rsidR="00A2215C" w:rsidRPr="00A3036C">
        <w:rPr>
          <w:rFonts w:ascii="Times New Roman" w:eastAsia="Aptos" w:hAnsi="Times New Roman" w:cs="Times New Roman"/>
          <w:sz w:val="24"/>
          <w:szCs w:val="24"/>
        </w:rPr>
        <w:t xml:space="preserve"> atrasadas</w:t>
      </w:r>
      <w:r w:rsidR="00307998" w:rsidRPr="00A3036C">
        <w:rPr>
          <w:rFonts w:ascii="Times New Roman" w:eastAsia="Aptos" w:hAnsi="Times New Roman" w:cs="Times New Roman"/>
          <w:sz w:val="24"/>
          <w:szCs w:val="24"/>
        </w:rPr>
        <w:t xml:space="preserve"> ou</w:t>
      </w:r>
      <w:r w:rsidR="00C965DC" w:rsidRPr="00A3036C">
        <w:rPr>
          <w:rFonts w:ascii="Times New Roman" w:eastAsia="Aptos" w:hAnsi="Times New Roman" w:cs="Times New Roman"/>
          <w:sz w:val="24"/>
          <w:szCs w:val="24"/>
        </w:rPr>
        <w:t xml:space="preserve"> geniais, do</w:t>
      </w:r>
      <w:r w:rsidR="00307998" w:rsidRPr="00A3036C">
        <w:rPr>
          <w:rFonts w:ascii="Times New Roman" w:eastAsia="Aptos" w:hAnsi="Times New Roman" w:cs="Times New Roman"/>
          <w:sz w:val="24"/>
          <w:szCs w:val="24"/>
        </w:rPr>
        <w:t>s</w:t>
      </w:r>
      <w:r w:rsidR="00C965DC" w:rsidRPr="00A3036C">
        <w:rPr>
          <w:rFonts w:ascii="Times New Roman" w:eastAsia="Aptos" w:hAnsi="Times New Roman" w:cs="Times New Roman"/>
          <w:sz w:val="24"/>
          <w:szCs w:val="24"/>
        </w:rPr>
        <w:t xml:space="preserve"> qua</w:t>
      </w:r>
      <w:r w:rsidR="00307998" w:rsidRPr="00A3036C">
        <w:rPr>
          <w:rFonts w:ascii="Times New Roman" w:eastAsia="Aptos" w:hAnsi="Times New Roman" w:cs="Times New Roman"/>
          <w:sz w:val="24"/>
          <w:szCs w:val="24"/>
        </w:rPr>
        <w:t>is</w:t>
      </w:r>
      <w:r w:rsidR="00C965DC" w:rsidRPr="00A3036C">
        <w:rPr>
          <w:rFonts w:ascii="Times New Roman" w:eastAsia="Aptos" w:hAnsi="Times New Roman" w:cs="Times New Roman"/>
          <w:sz w:val="24"/>
          <w:szCs w:val="24"/>
        </w:rPr>
        <w:t xml:space="preserve"> sou o Senhor Universal das Trevas. ▬ seguro.</w:t>
      </w:r>
    </w:p>
    <w:p w14:paraId="239917B7" w14:textId="77777777" w:rsidR="008919A9" w:rsidRPr="00A3036C" w:rsidRDefault="008919A9" w:rsidP="00C41A30">
      <w:pPr>
        <w:spacing w:after="0"/>
        <w:jc w:val="both"/>
        <w:rPr>
          <w:rFonts w:ascii="Times New Roman" w:eastAsia="Aptos" w:hAnsi="Times New Roman" w:cs="Times New Roman"/>
          <w:sz w:val="24"/>
          <w:szCs w:val="24"/>
        </w:rPr>
      </w:pPr>
    </w:p>
    <w:p w14:paraId="1491C0DF" w14:textId="17FB322F" w:rsidR="008919A9" w:rsidRPr="00A3036C" w:rsidRDefault="000F6C1D"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Convocação de seres de civilizações trevosas está vigente e todos têm s</w:t>
      </w:r>
      <w:r w:rsidR="000124FA" w:rsidRPr="00A3036C">
        <w:rPr>
          <w:rFonts w:ascii="Times New Roman" w:eastAsia="Aptos" w:hAnsi="Times New Roman" w:cs="Times New Roman"/>
          <w:sz w:val="24"/>
          <w:szCs w:val="24"/>
        </w:rPr>
        <w:t xml:space="preserve">uas atenções voltadas para o planeta Terra. </w:t>
      </w:r>
      <w:r w:rsidR="00C372FF" w:rsidRPr="00A3036C">
        <w:rPr>
          <w:rFonts w:ascii="Times New Roman" w:eastAsia="Aptos" w:hAnsi="Times New Roman" w:cs="Times New Roman"/>
          <w:sz w:val="24"/>
          <w:szCs w:val="24"/>
        </w:rPr>
        <w:t>Comunhão de ondas eletromagnéticas maléfica</w:t>
      </w:r>
      <w:r w:rsidR="005761E3" w:rsidRPr="00A3036C">
        <w:rPr>
          <w:rFonts w:ascii="Times New Roman" w:eastAsia="Aptos" w:hAnsi="Times New Roman" w:cs="Times New Roman"/>
          <w:sz w:val="24"/>
          <w:szCs w:val="24"/>
        </w:rPr>
        <w:t>s atinge a maioria da população terráquea</w:t>
      </w:r>
      <w:r w:rsidR="004D6A09" w:rsidRPr="00A3036C">
        <w:rPr>
          <w:rFonts w:ascii="Times New Roman" w:eastAsia="Aptos" w:hAnsi="Times New Roman" w:cs="Times New Roman"/>
          <w:sz w:val="24"/>
          <w:szCs w:val="24"/>
        </w:rPr>
        <w:t xml:space="preserve"> apegada </w:t>
      </w:r>
      <w:r w:rsidR="00AD44E6" w:rsidRPr="00A3036C">
        <w:rPr>
          <w:rFonts w:ascii="Times New Roman" w:eastAsia="Aptos" w:hAnsi="Times New Roman" w:cs="Times New Roman"/>
          <w:sz w:val="24"/>
          <w:szCs w:val="24"/>
        </w:rPr>
        <w:t>e</w:t>
      </w:r>
      <w:r w:rsidR="004D6A09" w:rsidRPr="00A3036C">
        <w:rPr>
          <w:rFonts w:ascii="Times New Roman" w:eastAsia="Aptos" w:hAnsi="Times New Roman" w:cs="Times New Roman"/>
          <w:sz w:val="24"/>
          <w:szCs w:val="24"/>
        </w:rPr>
        <w:t xml:space="preserve"> adormecida</w:t>
      </w:r>
      <w:r w:rsidR="000F571B" w:rsidRPr="00A3036C">
        <w:rPr>
          <w:rFonts w:ascii="Times New Roman" w:eastAsia="Aptos" w:hAnsi="Times New Roman" w:cs="Times New Roman"/>
          <w:sz w:val="24"/>
          <w:szCs w:val="24"/>
        </w:rPr>
        <w:t xml:space="preserve">, antes no </w:t>
      </w:r>
      <w:r w:rsidR="000F571B" w:rsidRPr="00A3036C">
        <w:rPr>
          <w:rFonts w:ascii="Times New Roman" w:eastAsia="Aptos" w:hAnsi="Times New Roman" w:cs="Times New Roman"/>
          <w:i/>
          <w:iCs/>
          <w:sz w:val="24"/>
          <w:szCs w:val="24"/>
        </w:rPr>
        <w:t>velho</w:t>
      </w:r>
      <w:r w:rsidR="000F571B" w:rsidRPr="00A3036C">
        <w:rPr>
          <w:rFonts w:ascii="Times New Roman" w:eastAsia="Aptos" w:hAnsi="Times New Roman" w:cs="Times New Roman"/>
          <w:sz w:val="24"/>
          <w:szCs w:val="24"/>
        </w:rPr>
        <w:t xml:space="preserve"> e hoje, </w:t>
      </w:r>
      <w:r w:rsidR="004D6A09" w:rsidRPr="00A3036C">
        <w:rPr>
          <w:rFonts w:ascii="Times New Roman" w:eastAsia="Aptos" w:hAnsi="Times New Roman" w:cs="Times New Roman"/>
          <w:sz w:val="24"/>
          <w:szCs w:val="24"/>
        </w:rPr>
        <w:t xml:space="preserve"> </w:t>
      </w:r>
      <w:r w:rsidR="005761E3" w:rsidRPr="00A3036C">
        <w:rPr>
          <w:rFonts w:ascii="Times New Roman" w:eastAsia="Aptos" w:hAnsi="Times New Roman" w:cs="Times New Roman"/>
          <w:sz w:val="24"/>
          <w:szCs w:val="24"/>
        </w:rPr>
        <w:t xml:space="preserve"> </w:t>
      </w:r>
      <w:r w:rsidR="000F571B" w:rsidRPr="00A3036C">
        <w:rPr>
          <w:rFonts w:ascii="Times New Roman" w:eastAsia="Aptos" w:hAnsi="Times New Roman" w:cs="Times New Roman"/>
          <w:sz w:val="24"/>
          <w:szCs w:val="24"/>
        </w:rPr>
        <w:t>n</w:t>
      </w:r>
      <w:r w:rsidR="005761E3" w:rsidRPr="00A3036C">
        <w:rPr>
          <w:rFonts w:ascii="Times New Roman" w:eastAsia="Aptos" w:hAnsi="Times New Roman" w:cs="Times New Roman"/>
          <w:sz w:val="24"/>
          <w:szCs w:val="24"/>
        </w:rPr>
        <w:t xml:space="preserve">o </w:t>
      </w:r>
      <w:r w:rsidR="005761E3" w:rsidRPr="00A3036C">
        <w:rPr>
          <w:rFonts w:ascii="Times New Roman" w:eastAsia="Aptos" w:hAnsi="Times New Roman" w:cs="Times New Roman"/>
          <w:i/>
          <w:iCs/>
          <w:sz w:val="24"/>
          <w:szCs w:val="24"/>
        </w:rPr>
        <w:t>novo mundo</w:t>
      </w:r>
      <w:r w:rsidR="00AD44E6" w:rsidRPr="00A3036C">
        <w:rPr>
          <w:rFonts w:ascii="Times New Roman" w:eastAsia="Aptos" w:hAnsi="Times New Roman" w:cs="Times New Roman"/>
          <w:sz w:val="24"/>
          <w:szCs w:val="24"/>
        </w:rPr>
        <w:t>.</w:t>
      </w:r>
    </w:p>
    <w:p w14:paraId="1ECD72C3" w14:textId="6D56C87D" w:rsidR="00785DC6" w:rsidRPr="00A3036C" w:rsidRDefault="000E05D7"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Condensação</w:t>
      </w:r>
      <w:r w:rsidR="00785DC6" w:rsidRPr="00A3036C">
        <w:rPr>
          <w:rFonts w:ascii="Times New Roman" w:eastAsia="Aptos" w:hAnsi="Times New Roman" w:cs="Times New Roman"/>
          <w:sz w:val="24"/>
          <w:szCs w:val="24"/>
        </w:rPr>
        <w:t xml:space="preserve"> da mentira e ilusão</w:t>
      </w:r>
      <w:r w:rsidRPr="00A3036C">
        <w:rPr>
          <w:rFonts w:ascii="Times New Roman" w:eastAsia="Aptos" w:hAnsi="Times New Roman" w:cs="Times New Roman"/>
          <w:sz w:val="24"/>
          <w:szCs w:val="24"/>
        </w:rPr>
        <w:t xml:space="preserve"> do Sistema Terra</w:t>
      </w:r>
      <w:r w:rsidR="00C07AF4" w:rsidRPr="00A3036C">
        <w:rPr>
          <w:rFonts w:ascii="Times New Roman" w:eastAsia="Aptos" w:hAnsi="Times New Roman" w:cs="Times New Roman"/>
          <w:sz w:val="24"/>
          <w:szCs w:val="24"/>
        </w:rPr>
        <w:t xml:space="preserve"> está intimamente ligada ao </w:t>
      </w:r>
      <w:r w:rsidR="001813E0" w:rsidRPr="00A3036C">
        <w:rPr>
          <w:rFonts w:ascii="Times New Roman" w:eastAsia="Aptos" w:hAnsi="Times New Roman" w:cs="Times New Roman"/>
          <w:sz w:val="24"/>
          <w:szCs w:val="24"/>
        </w:rPr>
        <w:t>mal exercício do livre arbítrio humano</w:t>
      </w:r>
      <w:r w:rsidR="0022282C" w:rsidRPr="00A3036C">
        <w:rPr>
          <w:rFonts w:ascii="Times New Roman" w:eastAsia="Aptos" w:hAnsi="Times New Roman" w:cs="Times New Roman"/>
          <w:sz w:val="24"/>
          <w:szCs w:val="24"/>
        </w:rPr>
        <w:t xml:space="preserve">. </w:t>
      </w:r>
    </w:p>
    <w:p w14:paraId="2628EB6B" w14:textId="40164D1C" w:rsidR="00FD0398" w:rsidRPr="00A3036C" w:rsidRDefault="00FD0398"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O jogo de </w:t>
      </w:r>
      <w:r w:rsidRPr="00A3036C">
        <w:rPr>
          <w:rFonts w:ascii="Times New Roman" w:eastAsia="Aptos" w:hAnsi="Times New Roman" w:cs="Times New Roman"/>
          <w:i/>
          <w:iCs/>
          <w:sz w:val="24"/>
          <w:szCs w:val="24"/>
        </w:rPr>
        <w:t xml:space="preserve">gato e rato </w:t>
      </w:r>
      <w:r w:rsidRPr="00A3036C">
        <w:rPr>
          <w:rFonts w:ascii="Times New Roman" w:eastAsia="Aptos" w:hAnsi="Times New Roman" w:cs="Times New Roman"/>
          <w:sz w:val="24"/>
          <w:szCs w:val="24"/>
        </w:rPr>
        <w:t xml:space="preserve">continua </w:t>
      </w:r>
      <w:r w:rsidR="00C05A44" w:rsidRPr="00A3036C">
        <w:rPr>
          <w:rFonts w:ascii="Times New Roman" w:eastAsia="Aptos" w:hAnsi="Times New Roman" w:cs="Times New Roman"/>
          <w:sz w:val="24"/>
          <w:szCs w:val="24"/>
        </w:rPr>
        <w:t xml:space="preserve">favorecendo </w:t>
      </w:r>
      <w:r w:rsidR="00C05A44" w:rsidRPr="00A3036C">
        <w:rPr>
          <w:rFonts w:ascii="Times New Roman" w:eastAsia="Aptos" w:hAnsi="Times New Roman" w:cs="Times New Roman"/>
          <w:i/>
          <w:iCs/>
          <w:sz w:val="24"/>
          <w:szCs w:val="24"/>
        </w:rPr>
        <w:t>malenirus</w:t>
      </w:r>
      <w:r w:rsidR="00C05A44" w:rsidRPr="00A3036C">
        <w:rPr>
          <w:rFonts w:ascii="Times New Roman" w:eastAsia="Aptos" w:hAnsi="Times New Roman" w:cs="Times New Roman"/>
          <w:sz w:val="24"/>
          <w:szCs w:val="24"/>
        </w:rPr>
        <w:t xml:space="preserve">, </w:t>
      </w:r>
      <w:r w:rsidR="00C05A44" w:rsidRPr="00A3036C">
        <w:rPr>
          <w:rFonts w:ascii="Times New Roman" w:eastAsia="Aptos" w:hAnsi="Times New Roman" w:cs="Times New Roman"/>
          <w:i/>
          <w:iCs/>
          <w:sz w:val="24"/>
          <w:szCs w:val="24"/>
        </w:rPr>
        <w:t xml:space="preserve">reinonaques </w:t>
      </w:r>
      <w:r w:rsidR="00C05A44" w:rsidRPr="00A3036C">
        <w:rPr>
          <w:rFonts w:ascii="Times New Roman" w:eastAsia="Aptos" w:hAnsi="Times New Roman" w:cs="Times New Roman"/>
          <w:sz w:val="24"/>
          <w:szCs w:val="24"/>
        </w:rPr>
        <w:t xml:space="preserve">e </w:t>
      </w:r>
      <w:r w:rsidR="00C05A44" w:rsidRPr="00A3036C">
        <w:rPr>
          <w:rFonts w:ascii="Times New Roman" w:eastAsia="Aptos" w:hAnsi="Times New Roman" w:cs="Times New Roman"/>
          <w:i/>
          <w:iCs/>
          <w:sz w:val="24"/>
          <w:szCs w:val="24"/>
        </w:rPr>
        <w:t>dominitilianos</w:t>
      </w:r>
      <w:r w:rsidR="00822D74" w:rsidRPr="00A3036C">
        <w:rPr>
          <w:rFonts w:ascii="Times New Roman" w:eastAsia="Aptos" w:hAnsi="Times New Roman" w:cs="Times New Roman"/>
          <w:sz w:val="24"/>
          <w:szCs w:val="24"/>
        </w:rPr>
        <w:t>. Apego do ser humano a materialidade</w:t>
      </w:r>
      <w:r w:rsidR="00117EBA" w:rsidRPr="00A3036C">
        <w:rPr>
          <w:rFonts w:ascii="Times New Roman" w:eastAsia="Aptos" w:hAnsi="Times New Roman" w:cs="Times New Roman"/>
          <w:sz w:val="24"/>
          <w:szCs w:val="24"/>
        </w:rPr>
        <w:t xml:space="preserve"> é determinante para o sucesso do </w:t>
      </w:r>
      <w:r w:rsidR="00117EBA" w:rsidRPr="00A3036C">
        <w:rPr>
          <w:rFonts w:ascii="Times New Roman" w:eastAsia="Aptos" w:hAnsi="Times New Roman" w:cs="Times New Roman"/>
          <w:i/>
          <w:iCs/>
          <w:sz w:val="24"/>
          <w:szCs w:val="24"/>
        </w:rPr>
        <w:t>pacote de maldades</w:t>
      </w:r>
      <w:r w:rsidR="00117EBA" w:rsidRPr="00A3036C">
        <w:rPr>
          <w:rFonts w:ascii="Times New Roman" w:eastAsia="Aptos" w:hAnsi="Times New Roman" w:cs="Times New Roman"/>
          <w:sz w:val="24"/>
          <w:szCs w:val="24"/>
        </w:rPr>
        <w:t>.</w:t>
      </w:r>
      <w:r w:rsidR="00AF0955" w:rsidRPr="00A3036C">
        <w:rPr>
          <w:rFonts w:ascii="Times New Roman" w:eastAsia="Aptos" w:hAnsi="Times New Roman" w:cs="Times New Roman"/>
          <w:sz w:val="24"/>
          <w:szCs w:val="24"/>
        </w:rPr>
        <w:t xml:space="preserve"> Blasfêmias contra a verdadeira Fonte de Criação Universal, reclamações</w:t>
      </w:r>
      <w:r w:rsidR="00AE4056" w:rsidRPr="00A3036C">
        <w:rPr>
          <w:rFonts w:ascii="Times New Roman" w:eastAsia="Aptos" w:hAnsi="Times New Roman" w:cs="Times New Roman"/>
          <w:sz w:val="24"/>
          <w:szCs w:val="24"/>
        </w:rPr>
        <w:t>, mágoas, rancores, invejas</w:t>
      </w:r>
      <w:r w:rsidR="005C6BCC" w:rsidRPr="00A3036C">
        <w:rPr>
          <w:rFonts w:ascii="Times New Roman" w:eastAsia="Aptos" w:hAnsi="Times New Roman" w:cs="Times New Roman"/>
          <w:sz w:val="24"/>
          <w:szCs w:val="24"/>
        </w:rPr>
        <w:t xml:space="preserve"> e tantos outros sentimentos ruins proferidos </w:t>
      </w:r>
      <w:r w:rsidR="00461757" w:rsidRPr="00A3036C">
        <w:rPr>
          <w:rFonts w:ascii="Times New Roman" w:eastAsia="Aptos" w:hAnsi="Times New Roman" w:cs="Times New Roman"/>
          <w:sz w:val="24"/>
          <w:szCs w:val="24"/>
        </w:rPr>
        <w:t>pelos terrestres atrasam o processo evolutivo da humanidade</w:t>
      </w:r>
      <w:r w:rsidR="00DE206A" w:rsidRPr="00A3036C">
        <w:rPr>
          <w:rFonts w:ascii="Times New Roman" w:eastAsia="Aptos" w:hAnsi="Times New Roman" w:cs="Times New Roman"/>
          <w:sz w:val="24"/>
          <w:szCs w:val="24"/>
        </w:rPr>
        <w:t xml:space="preserve">, </w:t>
      </w:r>
      <w:r w:rsidR="004A1B2B" w:rsidRPr="00A3036C">
        <w:rPr>
          <w:rFonts w:ascii="Times New Roman" w:eastAsia="Aptos" w:hAnsi="Times New Roman" w:cs="Times New Roman"/>
          <w:sz w:val="24"/>
          <w:szCs w:val="24"/>
        </w:rPr>
        <w:t>por</w:t>
      </w:r>
      <w:r w:rsidR="00DE206A" w:rsidRPr="00A3036C">
        <w:rPr>
          <w:rFonts w:ascii="Times New Roman" w:eastAsia="Aptos" w:hAnsi="Times New Roman" w:cs="Times New Roman"/>
          <w:sz w:val="24"/>
          <w:szCs w:val="24"/>
        </w:rPr>
        <w:t xml:space="preserve"> propagarem as energias esperadas para o sucesso do </w:t>
      </w:r>
      <w:r w:rsidR="00DE206A" w:rsidRPr="00A3036C">
        <w:rPr>
          <w:rFonts w:ascii="Times New Roman" w:eastAsia="Aptos" w:hAnsi="Times New Roman" w:cs="Times New Roman"/>
          <w:i/>
          <w:iCs/>
          <w:sz w:val="24"/>
          <w:szCs w:val="24"/>
        </w:rPr>
        <w:t>pacote de maldades</w:t>
      </w:r>
      <w:r w:rsidR="004A1B2B" w:rsidRPr="00A3036C">
        <w:rPr>
          <w:rFonts w:ascii="Times New Roman" w:eastAsia="Aptos" w:hAnsi="Times New Roman" w:cs="Times New Roman"/>
          <w:i/>
          <w:iCs/>
          <w:sz w:val="24"/>
          <w:szCs w:val="24"/>
        </w:rPr>
        <w:t xml:space="preserve"> </w:t>
      </w:r>
      <w:r w:rsidR="004A1B2B" w:rsidRPr="00A3036C">
        <w:rPr>
          <w:rFonts w:ascii="Times New Roman" w:eastAsia="Aptos" w:hAnsi="Times New Roman" w:cs="Times New Roman"/>
          <w:sz w:val="24"/>
          <w:szCs w:val="24"/>
        </w:rPr>
        <w:t>elabora</w:t>
      </w:r>
      <w:r w:rsidR="000F571B" w:rsidRPr="00A3036C">
        <w:rPr>
          <w:rFonts w:ascii="Times New Roman" w:eastAsia="Aptos" w:hAnsi="Times New Roman" w:cs="Times New Roman"/>
          <w:sz w:val="24"/>
          <w:szCs w:val="24"/>
        </w:rPr>
        <w:t>do</w:t>
      </w:r>
      <w:r w:rsidR="004A1B2B" w:rsidRPr="00A3036C">
        <w:rPr>
          <w:rFonts w:ascii="Times New Roman" w:eastAsia="Aptos" w:hAnsi="Times New Roman" w:cs="Times New Roman"/>
          <w:sz w:val="24"/>
          <w:szCs w:val="24"/>
        </w:rPr>
        <w:t xml:space="preserve"> e gerido</w:t>
      </w:r>
      <w:r w:rsidR="00724CE0" w:rsidRPr="00A3036C">
        <w:rPr>
          <w:rFonts w:ascii="Times New Roman" w:eastAsia="Aptos" w:hAnsi="Times New Roman" w:cs="Times New Roman"/>
          <w:sz w:val="24"/>
          <w:szCs w:val="24"/>
        </w:rPr>
        <w:t xml:space="preserve"> pelo Sistema Terra. Intensidade destas ações pontuais na sociedade mundial</w:t>
      </w:r>
      <w:r w:rsidR="000D6B2D" w:rsidRPr="00A3036C">
        <w:rPr>
          <w:rFonts w:ascii="Times New Roman" w:eastAsia="Aptos" w:hAnsi="Times New Roman" w:cs="Times New Roman"/>
          <w:sz w:val="24"/>
          <w:szCs w:val="24"/>
        </w:rPr>
        <w:t xml:space="preserve"> propicia causas e efeitos </w:t>
      </w:r>
      <w:r w:rsidR="00D71C5A" w:rsidRPr="00A3036C">
        <w:rPr>
          <w:rFonts w:ascii="Times New Roman" w:eastAsia="Aptos" w:hAnsi="Times New Roman" w:cs="Times New Roman"/>
          <w:sz w:val="24"/>
          <w:szCs w:val="24"/>
        </w:rPr>
        <w:t>corroborados</w:t>
      </w:r>
      <w:r w:rsidR="00743D89" w:rsidRPr="00A3036C">
        <w:rPr>
          <w:rFonts w:ascii="Times New Roman" w:eastAsia="Aptos" w:hAnsi="Times New Roman" w:cs="Times New Roman"/>
          <w:sz w:val="24"/>
          <w:szCs w:val="24"/>
        </w:rPr>
        <w:t xml:space="preserve"> para a postergação da transição planetária </w:t>
      </w:r>
      <w:r w:rsidR="00D71C5A" w:rsidRPr="00A3036C">
        <w:rPr>
          <w:rFonts w:ascii="Times New Roman" w:eastAsia="Aptos" w:hAnsi="Times New Roman" w:cs="Times New Roman"/>
          <w:sz w:val="24"/>
          <w:szCs w:val="24"/>
        </w:rPr>
        <w:t>d</w:t>
      </w:r>
      <w:r w:rsidR="00743D89" w:rsidRPr="00A3036C">
        <w:rPr>
          <w:rFonts w:ascii="Times New Roman" w:eastAsia="Aptos" w:hAnsi="Times New Roman" w:cs="Times New Roman"/>
          <w:sz w:val="24"/>
          <w:szCs w:val="24"/>
        </w:rPr>
        <w:t xml:space="preserve">o </w:t>
      </w:r>
      <w:r w:rsidR="00743D89" w:rsidRPr="00A3036C">
        <w:rPr>
          <w:rFonts w:ascii="Times New Roman" w:eastAsia="Aptos" w:hAnsi="Times New Roman" w:cs="Times New Roman"/>
          <w:i/>
          <w:iCs/>
          <w:sz w:val="24"/>
          <w:szCs w:val="24"/>
        </w:rPr>
        <w:t xml:space="preserve">quinto </w:t>
      </w:r>
      <w:r w:rsidR="00D71C5A" w:rsidRPr="00A3036C">
        <w:rPr>
          <w:rFonts w:ascii="Times New Roman" w:eastAsia="Aptos" w:hAnsi="Times New Roman" w:cs="Times New Roman"/>
          <w:sz w:val="24"/>
          <w:szCs w:val="24"/>
        </w:rPr>
        <w:t xml:space="preserve">ao </w:t>
      </w:r>
      <w:r w:rsidR="00D71C5A" w:rsidRPr="00A3036C">
        <w:rPr>
          <w:rFonts w:ascii="Times New Roman" w:eastAsia="Aptos" w:hAnsi="Times New Roman" w:cs="Times New Roman"/>
          <w:i/>
          <w:iCs/>
          <w:sz w:val="24"/>
          <w:szCs w:val="24"/>
        </w:rPr>
        <w:t xml:space="preserve">décimo segundo </w:t>
      </w:r>
      <w:r w:rsidR="00743D89" w:rsidRPr="00A3036C">
        <w:rPr>
          <w:rFonts w:ascii="Times New Roman" w:eastAsia="Aptos" w:hAnsi="Times New Roman" w:cs="Times New Roman"/>
          <w:i/>
          <w:iCs/>
          <w:sz w:val="24"/>
          <w:szCs w:val="24"/>
        </w:rPr>
        <w:t>plano</w:t>
      </w:r>
      <w:r w:rsidR="00D71C5A" w:rsidRPr="00A3036C">
        <w:rPr>
          <w:rFonts w:ascii="Times New Roman" w:eastAsia="Aptos" w:hAnsi="Times New Roman" w:cs="Times New Roman"/>
          <w:i/>
          <w:iCs/>
          <w:sz w:val="24"/>
          <w:szCs w:val="24"/>
        </w:rPr>
        <w:t>s</w:t>
      </w:r>
      <w:r w:rsidR="00743D89" w:rsidRPr="00A3036C">
        <w:rPr>
          <w:rFonts w:ascii="Times New Roman" w:eastAsia="Aptos" w:hAnsi="Times New Roman" w:cs="Times New Roman"/>
          <w:i/>
          <w:iCs/>
          <w:sz w:val="24"/>
          <w:szCs w:val="24"/>
        </w:rPr>
        <w:t xml:space="preserve"> terráqueo</w:t>
      </w:r>
      <w:r w:rsidR="00D71C5A" w:rsidRPr="00A3036C">
        <w:rPr>
          <w:rFonts w:ascii="Times New Roman" w:eastAsia="Aptos" w:hAnsi="Times New Roman" w:cs="Times New Roman"/>
          <w:i/>
          <w:iCs/>
          <w:sz w:val="24"/>
          <w:szCs w:val="24"/>
        </w:rPr>
        <w:t>s</w:t>
      </w:r>
      <w:r w:rsidR="00743D89" w:rsidRPr="00A3036C">
        <w:rPr>
          <w:rFonts w:ascii="Times New Roman" w:eastAsia="Aptos" w:hAnsi="Times New Roman" w:cs="Times New Roman"/>
          <w:i/>
          <w:iCs/>
          <w:sz w:val="24"/>
          <w:szCs w:val="24"/>
        </w:rPr>
        <w:t xml:space="preserve">. </w:t>
      </w:r>
      <w:r w:rsidR="00667FAF" w:rsidRPr="00A3036C">
        <w:rPr>
          <w:rFonts w:ascii="Times New Roman" w:eastAsia="Aptos" w:hAnsi="Times New Roman" w:cs="Times New Roman"/>
          <w:sz w:val="24"/>
          <w:szCs w:val="24"/>
        </w:rPr>
        <w:t xml:space="preserve">Caminhada na estrada do </w:t>
      </w:r>
      <w:r w:rsidR="00667FAF" w:rsidRPr="00A3036C">
        <w:rPr>
          <w:rFonts w:ascii="Times New Roman" w:eastAsia="Aptos" w:hAnsi="Times New Roman" w:cs="Times New Roman"/>
          <w:i/>
          <w:iCs/>
          <w:sz w:val="24"/>
          <w:szCs w:val="24"/>
        </w:rPr>
        <w:t xml:space="preserve">aprendizado da delicadeza </w:t>
      </w:r>
      <w:r w:rsidR="009F7876" w:rsidRPr="00A3036C">
        <w:rPr>
          <w:rFonts w:ascii="Times New Roman" w:eastAsia="Aptos" w:hAnsi="Times New Roman" w:cs="Times New Roman"/>
          <w:sz w:val="24"/>
          <w:szCs w:val="24"/>
        </w:rPr>
        <w:t xml:space="preserve">pela felicidade plena </w:t>
      </w:r>
      <w:r w:rsidR="00221C24" w:rsidRPr="00A3036C">
        <w:rPr>
          <w:rFonts w:ascii="Times New Roman" w:eastAsia="Aptos" w:hAnsi="Times New Roman" w:cs="Times New Roman"/>
          <w:sz w:val="24"/>
          <w:szCs w:val="24"/>
        </w:rPr>
        <w:t>ao alcançar o amor incondicional</w:t>
      </w:r>
      <w:r w:rsidR="008348B8" w:rsidRPr="00A3036C">
        <w:rPr>
          <w:rFonts w:ascii="Times New Roman" w:eastAsia="Aptos" w:hAnsi="Times New Roman" w:cs="Times New Roman"/>
          <w:sz w:val="24"/>
          <w:szCs w:val="24"/>
        </w:rPr>
        <w:t xml:space="preserve">, </w:t>
      </w:r>
      <w:r w:rsidR="00667475" w:rsidRPr="00A3036C">
        <w:rPr>
          <w:rFonts w:ascii="Times New Roman" w:eastAsia="Aptos" w:hAnsi="Times New Roman" w:cs="Times New Roman"/>
          <w:sz w:val="24"/>
          <w:szCs w:val="24"/>
        </w:rPr>
        <w:t>está na descoberta de cada ser humano</w:t>
      </w:r>
      <w:r w:rsidR="00A03F74" w:rsidRPr="00A3036C">
        <w:rPr>
          <w:rFonts w:ascii="Times New Roman" w:eastAsia="Aptos" w:hAnsi="Times New Roman" w:cs="Times New Roman"/>
          <w:sz w:val="24"/>
          <w:szCs w:val="24"/>
        </w:rPr>
        <w:t xml:space="preserve"> mergulh</w:t>
      </w:r>
      <w:r w:rsidR="000F571B" w:rsidRPr="00A3036C">
        <w:rPr>
          <w:rFonts w:ascii="Times New Roman" w:eastAsia="Aptos" w:hAnsi="Times New Roman" w:cs="Times New Roman"/>
          <w:sz w:val="24"/>
          <w:szCs w:val="24"/>
        </w:rPr>
        <w:t>ar no seu</w:t>
      </w:r>
      <w:r w:rsidR="00A03F74" w:rsidRPr="00A3036C">
        <w:rPr>
          <w:rFonts w:ascii="Times New Roman" w:eastAsia="Aptos" w:hAnsi="Times New Roman" w:cs="Times New Roman"/>
          <w:sz w:val="24"/>
          <w:szCs w:val="24"/>
        </w:rPr>
        <w:t xml:space="preserve"> interior</w:t>
      </w:r>
      <w:r w:rsidR="003B1461" w:rsidRPr="00A3036C">
        <w:rPr>
          <w:rFonts w:ascii="Times New Roman" w:eastAsia="Aptos" w:hAnsi="Times New Roman" w:cs="Times New Roman"/>
          <w:sz w:val="24"/>
          <w:szCs w:val="24"/>
        </w:rPr>
        <w:t xml:space="preserve"> para flertar, namorar, noivar e casar com o</w:t>
      </w:r>
      <w:r w:rsidR="007A1485" w:rsidRPr="00A3036C">
        <w:rPr>
          <w:rFonts w:ascii="Times New Roman" w:eastAsia="Aptos" w:hAnsi="Times New Roman" w:cs="Times New Roman"/>
          <w:sz w:val="24"/>
          <w:szCs w:val="24"/>
        </w:rPr>
        <w:t xml:space="preserve"> </w:t>
      </w:r>
      <w:r w:rsidR="00D71C5A" w:rsidRPr="00A3036C">
        <w:rPr>
          <w:rFonts w:ascii="Times New Roman" w:eastAsia="Aptos" w:hAnsi="Times New Roman" w:cs="Times New Roman"/>
          <w:sz w:val="24"/>
          <w:szCs w:val="24"/>
        </w:rPr>
        <w:t>poder</w:t>
      </w:r>
      <w:r w:rsidR="007A1485" w:rsidRPr="00A3036C">
        <w:rPr>
          <w:rFonts w:ascii="Times New Roman" w:eastAsia="Aptos" w:hAnsi="Times New Roman" w:cs="Times New Roman"/>
          <w:sz w:val="24"/>
          <w:szCs w:val="24"/>
        </w:rPr>
        <w:t xml:space="preserve"> de ter e ser Deus </w:t>
      </w:r>
      <w:r w:rsidR="00D71C5A" w:rsidRPr="00A3036C">
        <w:rPr>
          <w:rFonts w:ascii="Times New Roman" w:eastAsia="Aptos" w:hAnsi="Times New Roman" w:cs="Times New Roman"/>
          <w:sz w:val="24"/>
          <w:szCs w:val="24"/>
        </w:rPr>
        <w:t>pel</w:t>
      </w:r>
      <w:r w:rsidR="007A1485" w:rsidRPr="00A3036C">
        <w:rPr>
          <w:rFonts w:ascii="Times New Roman" w:eastAsia="Aptos" w:hAnsi="Times New Roman" w:cs="Times New Roman"/>
          <w:sz w:val="24"/>
          <w:szCs w:val="24"/>
        </w:rPr>
        <w:t>o</w:t>
      </w:r>
      <w:r w:rsidR="003B1461" w:rsidRPr="00A3036C">
        <w:rPr>
          <w:rFonts w:ascii="Times New Roman" w:eastAsia="Aptos" w:hAnsi="Times New Roman" w:cs="Times New Roman"/>
          <w:sz w:val="24"/>
          <w:szCs w:val="24"/>
        </w:rPr>
        <w:t xml:space="preserve"> Eu Superior</w:t>
      </w:r>
      <w:r w:rsidR="007A1485" w:rsidRPr="00A3036C">
        <w:rPr>
          <w:rFonts w:ascii="Times New Roman" w:eastAsia="Aptos" w:hAnsi="Times New Roman" w:cs="Times New Roman"/>
          <w:sz w:val="24"/>
          <w:szCs w:val="24"/>
        </w:rPr>
        <w:t>.</w:t>
      </w:r>
      <w:r w:rsidR="0070459E" w:rsidRPr="00A3036C">
        <w:rPr>
          <w:rFonts w:ascii="Times New Roman" w:eastAsia="Aptos" w:hAnsi="Times New Roman" w:cs="Times New Roman"/>
          <w:sz w:val="24"/>
          <w:szCs w:val="24"/>
        </w:rPr>
        <w:t xml:space="preserve"> Avisos estelares s</w:t>
      </w:r>
      <w:r w:rsidR="00581A42" w:rsidRPr="00A3036C">
        <w:rPr>
          <w:rFonts w:ascii="Times New Roman" w:eastAsia="Aptos" w:hAnsi="Times New Roman" w:cs="Times New Roman"/>
          <w:sz w:val="24"/>
          <w:szCs w:val="24"/>
        </w:rPr>
        <w:t>obre esta força interior estão exemplificados nas arte</w:t>
      </w:r>
      <w:r w:rsidR="000B4AA3" w:rsidRPr="00A3036C">
        <w:rPr>
          <w:rFonts w:ascii="Times New Roman" w:eastAsia="Aptos" w:hAnsi="Times New Roman" w:cs="Times New Roman"/>
          <w:sz w:val="24"/>
          <w:szCs w:val="24"/>
        </w:rPr>
        <w:t xml:space="preserve">s e </w:t>
      </w:r>
      <w:r w:rsidR="00A61FF0" w:rsidRPr="00A3036C">
        <w:rPr>
          <w:rFonts w:ascii="Times New Roman" w:eastAsia="Aptos" w:hAnsi="Times New Roman" w:cs="Times New Roman"/>
          <w:sz w:val="24"/>
          <w:szCs w:val="24"/>
        </w:rPr>
        <w:t xml:space="preserve">de diversas maneiras em todos os </w:t>
      </w:r>
      <w:r w:rsidR="000B4AA3" w:rsidRPr="00A3036C">
        <w:rPr>
          <w:rFonts w:ascii="Times New Roman" w:eastAsia="Aptos" w:hAnsi="Times New Roman" w:cs="Times New Roman"/>
          <w:sz w:val="24"/>
          <w:szCs w:val="24"/>
        </w:rPr>
        <w:t>segmentos sociais</w:t>
      </w:r>
      <w:r w:rsidR="00082FDB" w:rsidRPr="00A3036C">
        <w:rPr>
          <w:rFonts w:ascii="Times New Roman" w:eastAsia="Aptos" w:hAnsi="Times New Roman" w:cs="Times New Roman"/>
          <w:sz w:val="24"/>
          <w:szCs w:val="24"/>
        </w:rPr>
        <w:t>, notabilizando situações inusitadas</w:t>
      </w:r>
      <w:r w:rsidR="00286D70" w:rsidRPr="00A3036C">
        <w:rPr>
          <w:rFonts w:ascii="Times New Roman" w:eastAsia="Aptos" w:hAnsi="Times New Roman" w:cs="Times New Roman"/>
          <w:sz w:val="24"/>
          <w:szCs w:val="24"/>
        </w:rPr>
        <w:t xml:space="preserve"> e as vidas de homens e mulhere</w:t>
      </w:r>
      <w:r w:rsidR="00673628" w:rsidRPr="00A3036C">
        <w:rPr>
          <w:rFonts w:ascii="Times New Roman" w:eastAsia="Aptos" w:hAnsi="Times New Roman" w:cs="Times New Roman"/>
          <w:sz w:val="24"/>
          <w:szCs w:val="24"/>
        </w:rPr>
        <w:t>s dedicados a</w:t>
      </w:r>
      <w:r w:rsidR="00D71C5A" w:rsidRPr="00A3036C">
        <w:rPr>
          <w:rFonts w:ascii="Times New Roman" w:eastAsia="Aptos" w:hAnsi="Times New Roman" w:cs="Times New Roman"/>
          <w:sz w:val="24"/>
          <w:szCs w:val="24"/>
        </w:rPr>
        <w:t>s</w:t>
      </w:r>
      <w:r w:rsidR="00673628" w:rsidRPr="00A3036C">
        <w:rPr>
          <w:rFonts w:ascii="Times New Roman" w:eastAsia="Aptos" w:hAnsi="Times New Roman" w:cs="Times New Roman"/>
          <w:sz w:val="24"/>
          <w:szCs w:val="24"/>
        </w:rPr>
        <w:t xml:space="preserve"> causas fidedigna</w:t>
      </w:r>
      <w:r w:rsidR="00C73AE9" w:rsidRPr="00A3036C">
        <w:rPr>
          <w:rFonts w:ascii="Times New Roman" w:eastAsia="Aptos" w:hAnsi="Times New Roman" w:cs="Times New Roman"/>
          <w:sz w:val="24"/>
          <w:szCs w:val="24"/>
        </w:rPr>
        <w:t>s, cria</w:t>
      </w:r>
      <w:r w:rsidR="00D71C5A" w:rsidRPr="00A3036C">
        <w:rPr>
          <w:rFonts w:ascii="Times New Roman" w:eastAsia="Aptos" w:hAnsi="Times New Roman" w:cs="Times New Roman"/>
          <w:sz w:val="24"/>
          <w:szCs w:val="24"/>
        </w:rPr>
        <w:t>do</w:t>
      </w:r>
      <w:r w:rsidR="00C73AE9" w:rsidRPr="00A3036C">
        <w:rPr>
          <w:rFonts w:ascii="Times New Roman" w:eastAsia="Aptos" w:hAnsi="Times New Roman" w:cs="Times New Roman"/>
          <w:sz w:val="24"/>
          <w:szCs w:val="24"/>
        </w:rPr>
        <w:t>r</w:t>
      </w:r>
      <w:r w:rsidR="00D71C5A" w:rsidRPr="00A3036C">
        <w:rPr>
          <w:rFonts w:ascii="Times New Roman" w:eastAsia="Aptos" w:hAnsi="Times New Roman" w:cs="Times New Roman"/>
          <w:sz w:val="24"/>
          <w:szCs w:val="24"/>
        </w:rPr>
        <w:t>as de</w:t>
      </w:r>
      <w:r w:rsidR="00C73AE9" w:rsidRPr="00A3036C">
        <w:rPr>
          <w:rFonts w:ascii="Times New Roman" w:eastAsia="Aptos" w:hAnsi="Times New Roman" w:cs="Times New Roman"/>
          <w:sz w:val="24"/>
          <w:szCs w:val="24"/>
        </w:rPr>
        <w:t xml:space="preserve"> comoções sociais.</w:t>
      </w:r>
      <w:r w:rsidR="00052B40" w:rsidRPr="00A3036C">
        <w:rPr>
          <w:rFonts w:ascii="Times New Roman" w:eastAsia="Aptos" w:hAnsi="Times New Roman" w:cs="Times New Roman"/>
          <w:sz w:val="24"/>
          <w:szCs w:val="24"/>
        </w:rPr>
        <w:t xml:space="preserve"> No entanto, </w:t>
      </w:r>
      <w:r w:rsidR="00646A5E" w:rsidRPr="00A3036C">
        <w:rPr>
          <w:rFonts w:ascii="Times New Roman" w:eastAsia="Aptos" w:hAnsi="Times New Roman" w:cs="Times New Roman"/>
          <w:sz w:val="24"/>
          <w:szCs w:val="24"/>
        </w:rPr>
        <w:t xml:space="preserve">a máxima de que </w:t>
      </w:r>
      <w:r w:rsidR="00646A5E" w:rsidRPr="00A3036C">
        <w:rPr>
          <w:rFonts w:ascii="Times New Roman" w:eastAsia="Aptos" w:hAnsi="Times New Roman" w:cs="Times New Roman"/>
          <w:i/>
          <w:iCs/>
          <w:sz w:val="24"/>
          <w:szCs w:val="24"/>
        </w:rPr>
        <w:t>mais se pode aprender pelos ouvidos de que pelos olhos</w:t>
      </w:r>
      <w:r w:rsidR="00646A5E" w:rsidRPr="00A3036C">
        <w:rPr>
          <w:rFonts w:ascii="Times New Roman" w:eastAsia="Aptos" w:hAnsi="Times New Roman" w:cs="Times New Roman"/>
          <w:sz w:val="24"/>
          <w:szCs w:val="24"/>
        </w:rPr>
        <w:t xml:space="preserve"> não proced</w:t>
      </w:r>
      <w:r w:rsidR="007518AC" w:rsidRPr="00A3036C">
        <w:rPr>
          <w:rFonts w:ascii="Times New Roman" w:eastAsia="Aptos" w:hAnsi="Times New Roman" w:cs="Times New Roman"/>
          <w:sz w:val="24"/>
          <w:szCs w:val="24"/>
        </w:rPr>
        <w:t xml:space="preserve">e nesta existência humana. Verdadeiramente, </w:t>
      </w:r>
      <w:r w:rsidR="007518AC" w:rsidRPr="00A3036C">
        <w:rPr>
          <w:rFonts w:ascii="Times New Roman" w:eastAsia="Aptos" w:hAnsi="Times New Roman" w:cs="Times New Roman"/>
          <w:i/>
          <w:iCs/>
          <w:sz w:val="24"/>
          <w:szCs w:val="24"/>
        </w:rPr>
        <w:t>muitos são os chamados</w:t>
      </w:r>
      <w:r w:rsidR="005C0232" w:rsidRPr="00A3036C">
        <w:rPr>
          <w:rFonts w:ascii="Times New Roman" w:eastAsia="Aptos" w:hAnsi="Times New Roman" w:cs="Times New Roman"/>
          <w:i/>
          <w:iCs/>
          <w:sz w:val="24"/>
          <w:szCs w:val="24"/>
        </w:rPr>
        <w:t>... poucos são os escolhidos</w:t>
      </w:r>
      <w:r w:rsidR="00A34E55" w:rsidRPr="00A3036C">
        <w:rPr>
          <w:rFonts w:ascii="Times New Roman" w:eastAsia="Aptos" w:hAnsi="Times New Roman" w:cs="Times New Roman"/>
          <w:sz w:val="24"/>
          <w:szCs w:val="24"/>
        </w:rPr>
        <w:t>, justamente</w:t>
      </w:r>
      <w:r w:rsidR="00053845" w:rsidRPr="00A3036C">
        <w:rPr>
          <w:rFonts w:ascii="Times New Roman" w:eastAsia="Aptos" w:hAnsi="Times New Roman" w:cs="Times New Roman"/>
          <w:sz w:val="24"/>
          <w:szCs w:val="24"/>
        </w:rPr>
        <w:t xml:space="preserve"> pelos humanos preferirem</w:t>
      </w:r>
      <w:r w:rsidR="00937A65" w:rsidRPr="00A3036C">
        <w:rPr>
          <w:rFonts w:ascii="Times New Roman" w:eastAsia="Aptos" w:hAnsi="Times New Roman" w:cs="Times New Roman"/>
          <w:sz w:val="24"/>
          <w:szCs w:val="24"/>
        </w:rPr>
        <w:t>,</w:t>
      </w:r>
      <w:r w:rsidR="00053845" w:rsidRPr="00A3036C">
        <w:rPr>
          <w:rFonts w:ascii="Times New Roman" w:eastAsia="Aptos" w:hAnsi="Times New Roman" w:cs="Times New Roman"/>
          <w:sz w:val="24"/>
          <w:szCs w:val="24"/>
        </w:rPr>
        <w:t xml:space="preserve"> na </w:t>
      </w:r>
      <w:r w:rsidR="00053845" w:rsidRPr="00A3036C">
        <w:rPr>
          <w:rFonts w:ascii="Times New Roman" w:eastAsia="Aptos" w:hAnsi="Times New Roman" w:cs="Times New Roman"/>
          <w:i/>
          <w:iCs/>
          <w:sz w:val="24"/>
          <w:szCs w:val="24"/>
        </w:rPr>
        <w:t>prepotência de sua vaidade</w:t>
      </w:r>
      <w:r w:rsidR="00937A65" w:rsidRPr="00A3036C">
        <w:rPr>
          <w:rFonts w:ascii="Times New Roman" w:eastAsia="Aptos" w:hAnsi="Times New Roman" w:cs="Times New Roman"/>
          <w:sz w:val="24"/>
          <w:szCs w:val="24"/>
        </w:rPr>
        <w:t xml:space="preserve"> alimentadora de seu ego, </w:t>
      </w:r>
      <w:r w:rsidR="00B46868" w:rsidRPr="00A3036C">
        <w:rPr>
          <w:rFonts w:ascii="Times New Roman" w:eastAsia="Aptos" w:hAnsi="Times New Roman" w:cs="Times New Roman"/>
          <w:sz w:val="24"/>
          <w:szCs w:val="24"/>
        </w:rPr>
        <w:t>experimentarem com seus próprios olhos</w:t>
      </w:r>
      <w:r w:rsidR="007502CB" w:rsidRPr="00A3036C">
        <w:rPr>
          <w:rFonts w:ascii="Times New Roman" w:eastAsia="Aptos" w:hAnsi="Times New Roman" w:cs="Times New Roman"/>
          <w:sz w:val="24"/>
          <w:szCs w:val="24"/>
        </w:rPr>
        <w:t>, em vez</w:t>
      </w:r>
      <w:r w:rsidR="002A4AB8" w:rsidRPr="00A3036C">
        <w:rPr>
          <w:rFonts w:ascii="Times New Roman" w:eastAsia="Aptos" w:hAnsi="Times New Roman" w:cs="Times New Roman"/>
          <w:sz w:val="24"/>
          <w:szCs w:val="24"/>
        </w:rPr>
        <w:t xml:space="preserve"> de utilizarem os atalhos apresentados nas suas relações interpessoais e parentais.</w:t>
      </w:r>
    </w:p>
    <w:p w14:paraId="702461B0" w14:textId="1C497FFA" w:rsidR="00107AD1" w:rsidRPr="00A3036C" w:rsidRDefault="00107AD1"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Assim caminha a humanidade... entregue as paixões materiais</w:t>
      </w:r>
      <w:r w:rsidR="00F97D83" w:rsidRPr="00A3036C">
        <w:rPr>
          <w:rFonts w:ascii="Times New Roman" w:eastAsia="Aptos" w:hAnsi="Times New Roman" w:cs="Times New Roman"/>
          <w:sz w:val="24"/>
          <w:szCs w:val="24"/>
        </w:rPr>
        <w:t xml:space="preserve"> e a </w:t>
      </w:r>
      <w:r w:rsidR="00F97D83" w:rsidRPr="00A3036C">
        <w:rPr>
          <w:rFonts w:ascii="Times New Roman" w:eastAsia="Aptos" w:hAnsi="Times New Roman" w:cs="Times New Roman"/>
          <w:i/>
          <w:iCs/>
          <w:sz w:val="24"/>
          <w:szCs w:val="24"/>
        </w:rPr>
        <w:t>tríade da maldade humana</w:t>
      </w:r>
      <w:r w:rsidR="00F97D83" w:rsidRPr="00A3036C">
        <w:rPr>
          <w:rFonts w:ascii="Times New Roman" w:eastAsia="Aptos" w:hAnsi="Times New Roman" w:cs="Times New Roman"/>
          <w:sz w:val="24"/>
          <w:szCs w:val="24"/>
        </w:rPr>
        <w:t xml:space="preserve">: </w:t>
      </w:r>
      <w:r w:rsidR="00F97D83" w:rsidRPr="00A3036C">
        <w:rPr>
          <w:rFonts w:ascii="Times New Roman" w:eastAsia="Aptos" w:hAnsi="Times New Roman" w:cs="Times New Roman"/>
          <w:i/>
          <w:iCs/>
          <w:sz w:val="24"/>
          <w:szCs w:val="24"/>
        </w:rPr>
        <w:t>ego</w:t>
      </w:r>
      <w:r w:rsidR="00F97D83" w:rsidRPr="00A3036C">
        <w:rPr>
          <w:rFonts w:ascii="Times New Roman" w:eastAsia="Aptos" w:hAnsi="Times New Roman" w:cs="Times New Roman"/>
          <w:sz w:val="24"/>
          <w:szCs w:val="24"/>
        </w:rPr>
        <w:t xml:space="preserve">, </w:t>
      </w:r>
      <w:r w:rsidR="00F97D83" w:rsidRPr="00A3036C">
        <w:rPr>
          <w:rFonts w:ascii="Times New Roman" w:eastAsia="Aptos" w:hAnsi="Times New Roman" w:cs="Times New Roman"/>
          <w:i/>
          <w:iCs/>
          <w:sz w:val="24"/>
          <w:szCs w:val="24"/>
        </w:rPr>
        <w:t xml:space="preserve">ganância </w:t>
      </w:r>
      <w:r w:rsidR="00F97D83" w:rsidRPr="00A3036C">
        <w:rPr>
          <w:rFonts w:ascii="Times New Roman" w:eastAsia="Aptos" w:hAnsi="Times New Roman" w:cs="Times New Roman"/>
          <w:sz w:val="24"/>
          <w:szCs w:val="24"/>
        </w:rPr>
        <w:t xml:space="preserve">e </w:t>
      </w:r>
      <w:r w:rsidR="00F97D83" w:rsidRPr="00A3036C">
        <w:rPr>
          <w:rFonts w:ascii="Times New Roman" w:eastAsia="Aptos" w:hAnsi="Times New Roman" w:cs="Times New Roman"/>
          <w:i/>
          <w:iCs/>
          <w:sz w:val="24"/>
          <w:szCs w:val="24"/>
        </w:rPr>
        <w:t>medo</w:t>
      </w:r>
      <w:r w:rsidR="00F97D83" w:rsidRPr="00A3036C">
        <w:rPr>
          <w:rFonts w:ascii="Times New Roman" w:eastAsia="Aptos" w:hAnsi="Times New Roman" w:cs="Times New Roman"/>
          <w:sz w:val="24"/>
          <w:szCs w:val="24"/>
        </w:rPr>
        <w:t>.</w:t>
      </w:r>
    </w:p>
    <w:p w14:paraId="7BA244DC" w14:textId="35B1569B" w:rsidR="00724CE0" w:rsidRPr="00A3036C" w:rsidRDefault="00F97D83"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Pilares sistêmicos: governo, religião, mídia e educação</w:t>
      </w:r>
      <w:r w:rsidR="00221917" w:rsidRPr="00A3036C">
        <w:rPr>
          <w:rFonts w:ascii="Times New Roman" w:eastAsia="Aptos" w:hAnsi="Times New Roman" w:cs="Times New Roman"/>
          <w:sz w:val="24"/>
          <w:szCs w:val="24"/>
        </w:rPr>
        <w:t xml:space="preserve"> </w:t>
      </w:r>
      <w:r w:rsidR="003C10F5" w:rsidRPr="00A3036C">
        <w:rPr>
          <w:rFonts w:ascii="Times New Roman" w:eastAsia="Aptos" w:hAnsi="Times New Roman" w:cs="Times New Roman"/>
          <w:sz w:val="24"/>
          <w:szCs w:val="24"/>
        </w:rPr>
        <w:t>são</w:t>
      </w:r>
      <w:r w:rsidR="003C10F5" w:rsidRPr="00A3036C">
        <w:rPr>
          <w:rFonts w:ascii="Times New Roman" w:eastAsia="Aptos" w:hAnsi="Times New Roman" w:cs="Times New Roman"/>
          <w:i/>
          <w:iCs/>
          <w:sz w:val="24"/>
          <w:szCs w:val="24"/>
        </w:rPr>
        <w:t xml:space="preserve"> marionetes</w:t>
      </w:r>
      <w:r w:rsidR="003C10F5" w:rsidRPr="00A3036C">
        <w:rPr>
          <w:rFonts w:ascii="Times New Roman" w:eastAsia="Aptos" w:hAnsi="Times New Roman" w:cs="Times New Roman"/>
          <w:sz w:val="24"/>
          <w:szCs w:val="24"/>
        </w:rPr>
        <w:t xml:space="preserve"> do regime estabelecido</w:t>
      </w:r>
      <w:r w:rsidR="00B00429" w:rsidRPr="00A3036C">
        <w:rPr>
          <w:rFonts w:ascii="Times New Roman" w:eastAsia="Aptos" w:hAnsi="Times New Roman" w:cs="Times New Roman"/>
          <w:sz w:val="24"/>
          <w:szCs w:val="24"/>
        </w:rPr>
        <w:t xml:space="preserve"> pelo, agora, sabido SUTA —</w:t>
      </w:r>
      <w:r w:rsidRPr="00A3036C">
        <w:rPr>
          <w:rFonts w:ascii="Times New Roman" w:eastAsia="Aptos" w:hAnsi="Times New Roman" w:cs="Times New Roman"/>
          <w:sz w:val="24"/>
          <w:szCs w:val="24"/>
        </w:rPr>
        <w:t xml:space="preserve"> </w:t>
      </w:r>
      <w:r w:rsidR="00B00429" w:rsidRPr="00A3036C">
        <w:rPr>
          <w:rFonts w:ascii="Times New Roman" w:eastAsia="Aptos" w:hAnsi="Times New Roman" w:cs="Times New Roman"/>
          <w:sz w:val="24"/>
          <w:szCs w:val="24"/>
        </w:rPr>
        <w:t xml:space="preserve">Senho </w:t>
      </w:r>
      <w:r w:rsidR="000F571B" w:rsidRPr="00A3036C">
        <w:rPr>
          <w:rFonts w:ascii="Times New Roman" w:eastAsia="Aptos" w:hAnsi="Times New Roman" w:cs="Times New Roman"/>
          <w:sz w:val="24"/>
          <w:szCs w:val="24"/>
        </w:rPr>
        <w:t xml:space="preserve">Universal </w:t>
      </w:r>
      <w:r w:rsidR="00B00429" w:rsidRPr="00A3036C">
        <w:rPr>
          <w:rFonts w:ascii="Times New Roman" w:eastAsia="Aptos" w:hAnsi="Times New Roman" w:cs="Times New Roman"/>
          <w:sz w:val="24"/>
          <w:szCs w:val="24"/>
        </w:rPr>
        <w:t>das Trevas.</w:t>
      </w:r>
      <w:r w:rsidR="009D3B88" w:rsidRPr="00A3036C">
        <w:rPr>
          <w:rFonts w:ascii="Times New Roman" w:eastAsia="Aptos" w:hAnsi="Times New Roman" w:cs="Times New Roman"/>
          <w:sz w:val="24"/>
          <w:szCs w:val="24"/>
        </w:rPr>
        <w:t xml:space="preserve"> Este, seguro</w:t>
      </w:r>
      <w:r w:rsidR="00C71884" w:rsidRPr="00A3036C">
        <w:rPr>
          <w:rFonts w:ascii="Times New Roman" w:eastAsia="Aptos" w:hAnsi="Times New Roman" w:cs="Times New Roman"/>
          <w:sz w:val="24"/>
          <w:szCs w:val="24"/>
        </w:rPr>
        <w:t xml:space="preserve"> da ignorância terráquea em relação a verdade autêntica </w:t>
      </w:r>
      <w:r w:rsidR="008767F6" w:rsidRPr="00A3036C">
        <w:rPr>
          <w:rFonts w:ascii="Times New Roman" w:eastAsia="Aptos" w:hAnsi="Times New Roman" w:cs="Times New Roman"/>
          <w:sz w:val="24"/>
          <w:szCs w:val="24"/>
        </w:rPr>
        <w:t>de sua existência</w:t>
      </w:r>
      <w:r w:rsidR="00F14117" w:rsidRPr="00A3036C">
        <w:rPr>
          <w:rFonts w:ascii="Times New Roman" w:eastAsia="Aptos" w:hAnsi="Times New Roman" w:cs="Times New Roman"/>
          <w:sz w:val="24"/>
          <w:szCs w:val="24"/>
        </w:rPr>
        <w:t xml:space="preserve">, </w:t>
      </w:r>
      <w:r w:rsidR="001428DD" w:rsidRPr="00A3036C">
        <w:rPr>
          <w:rFonts w:ascii="Times New Roman" w:eastAsia="Aptos" w:hAnsi="Times New Roman" w:cs="Times New Roman"/>
          <w:sz w:val="24"/>
          <w:szCs w:val="24"/>
        </w:rPr>
        <w:t xml:space="preserve">aproveita-se </w:t>
      </w:r>
      <w:r w:rsidR="007B0C86" w:rsidRPr="00A3036C">
        <w:rPr>
          <w:rFonts w:ascii="Times New Roman" w:eastAsia="Aptos" w:hAnsi="Times New Roman" w:cs="Times New Roman"/>
          <w:sz w:val="24"/>
          <w:szCs w:val="24"/>
        </w:rPr>
        <w:t>do sentimento comum, atualmente, dos terrícola</w:t>
      </w:r>
      <w:r w:rsidR="0013058D" w:rsidRPr="00A3036C">
        <w:rPr>
          <w:rFonts w:ascii="Times New Roman" w:eastAsia="Aptos" w:hAnsi="Times New Roman" w:cs="Times New Roman"/>
          <w:sz w:val="24"/>
          <w:szCs w:val="24"/>
        </w:rPr>
        <w:t xml:space="preserve">s nas suas interpelações pessoais, profissionais e, destacadamente, amorosas, quando </w:t>
      </w:r>
      <w:r w:rsidR="0013058D" w:rsidRPr="00A3036C">
        <w:rPr>
          <w:rFonts w:ascii="Times New Roman" w:eastAsia="Aptos" w:hAnsi="Times New Roman" w:cs="Times New Roman"/>
          <w:i/>
          <w:iCs/>
          <w:sz w:val="24"/>
          <w:szCs w:val="24"/>
        </w:rPr>
        <w:t>a paixão é o prazo de validade do amor</w:t>
      </w:r>
      <w:r w:rsidR="00A930FC" w:rsidRPr="00A3036C">
        <w:rPr>
          <w:rFonts w:ascii="Times New Roman" w:eastAsia="Aptos" w:hAnsi="Times New Roman" w:cs="Times New Roman"/>
          <w:sz w:val="24"/>
          <w:szCs w:val="24"/>
        </w:rPr>
        <w:t>.</w:t>
      </w:r>
      <w:r w:rsidR="000F571B" w:rsidRPr="00A3036C">
        <w:rPr>
          <w:rFonts w:ascii="Times New Roman" w:eastAsia="Aptos" w:hAnsi="Times New Roman" w:cs="Times New Roman"/>
          <w:sz w:val="24"/>
          <w:szCs w:val="24"/>
        </w:rPr>
        <w:t xml:space="preserve"> </w:t>
      </w:r>
      <w:r w:rsidR="00417312" w:rsidRPr="00A3036C">
        <w:rPr>
          <w:rFonts w:ascii="Times New Roman" w:eastAsia="Aptos" w:hAnsi="Times New Roman" w:cs="Times New Roman"/>
          <w:sz w:val="24"/>
          <w:szCs w:val="24"/>
        </w:rPr>
        <w:t>Resta a Resistência Dimensional e seus Guerreiros Dimensionais</w:t>
      </w:r>
      <w:r w:rsidR="00BD258D" w:rsidRPr="00A3036C">
        <w:rPr>
          <w:rFonts w:ascii="Times New Roman" w:eastAsia="Aptos" w:hAnsi="Times New Roman" w:cs="Times New Roman"/>
          <w:sz w:val="24"/>
          <w:szCs w:val="24"/>
        </w:rPr>
        <w:t xml:space="preserve"> acreditarem e eles acreditam de que </w:t>
      </w:r>
      <w:r w:rsidR="00BD258D" w:rsidRPr="00A3036C">
        <w:rPr>
          <w:rFonts w:ascii="Times New Roman" w:eastAsia="Aptos" w:hAnsi="Times New Roman" w:cs="Times New Roman"/>
          <w:i/>
          <w:iCs/>
          <w:sz w:val="24"/>
          <w:szCs w:val="24"/>
        </w:rPr>
        <w:t>nada como um dia após o outro</w:t>
      </w:r>
      <w:r w:rsidR="00BD258D" w:rsidRPr="00A3036C">
        <w:rPr>
          <w:rFonts w:ascii="Times New Roman" w:eastAsia="Aptos" w:hAnsi="Times New Roman" w:cs="Times New Roman"/>
          <w:sz w:val="24"/>
          <w:szCs w:val="24"/>
        </w:rPr>
        <w:t>.</w:t>
      </w:r>
    </w:p>
    <w:p w14:paraId="24EBE0AE" w14:textId="77777777" w:rsidR="00C965DC" w:rsidRPr="00A3036C" w:rsidRDefault="00C965DC" w:rsidP="00C41A30">
      <w:pPr>
        <w:spacing w:after="0"/>
        <w:jc w:val="both"/>
        <w:rPr>
          <w:rFonts w:ascii="Times New Roman" w:eastAsia="Aptos" w:hAnsi="Times New Roman" w:cs="Times New Roman"/>
          <w:sz w:val="24"/>
          <w:szCs w:val="24"/>
        </w:rPr>
      </w:pPr>
    </w:p>
    <w:p w14:paraId="7C143585" w14:textId="0DDCE416" w:rsidR="00C965DC" w:rsidRPr="00A3036C" w:rsidRDefault="00C965DC"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O apoio de energias do desequilíbrio da inteligibilidade e a moralidade de nossos coirmãos espalhados pelo universo são de suma importância para mantermos seu reinado, através de minha gestão, na Terra ― Algozlenirus esgoela exército de seres trevosos universais ― O globo terrestre tem minerais importante para desenvolvimento de muitas destas civilizações e </w:t>
      </w:r>
      <w:r w:rsidR="000F571B" w:rsidRPr="00A3036C">
        <w:rPr>
          <w:rFonts w:ascii="Times New Roman" w:eastAsia="Aptos" w:hAnsi="Times New Roman" w:cs="Times New Roman"/>
          <w:sz w:val="24"/>
          <w:szCs w:val="24"/>
        </w:rPr>
        <w:t>os</w:t>
      </w:r>
      <w:r w:rsidRPr="00A3036C">
        <w:rPr>
          <w:rFonts w:ascii="Times New Roman" w:eastAsia="Aptos" w:hAnsi="Times New Roman" w:cs="Times New Roman"/>
          <w:sz w:val="24"/>
          <w:szCs w:val="24"/>
        </w:rPr>
        <w:t xml:space="preserve"> tenho usado como moeda de troca. ▬ explana.</w:t>
      </w:r>
    </w:p>
    <w:p w14:paraId="63553541" w14:textId="77777777" w:rsidR="00863328" w:rsidRPr="00A3036C" w:rsidRDefault="00863328" w:rsidP="00C41A30">
      <w:pPr>
        <w:spacing w:after="0"/>
        <w:jc w:val="both"/>
        <w:rPr>
          <w:rFonts w:ascii="Times New Roman" w:eastAsia="Aptos" w:hAnsi="Times New Roman" w:cs="Times New Roman"/>
          <w:sz w:val="24"/>
          <w:szCs w:val="24"/>
        </w:rPr>
      </w:pPr>
    </w:p>
    <w:p w14:paraId="426AB646" w14:textId="687D0BF8" w:rsidR="00863328" w:rsidRPr="00A3036C" w:rsidRDefault="00863328"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D22E6C" w:rsidRPr="00A3036C">
        <w:rPr>
          <w:rFonts w:ascii="Times New Roman" w:eastAsia="Aptos" w:hAnsi="Times New Roman" w:cs="Times New Roman"/>
          <w:sz w:val="24"/>
          <w:szCs w:val="24"/>
        </w:rPr>
        <w:t>Fama,</w:t>
      </w:r>
      <w:r w:rsidR="00247A1E" w:rsidRPr="00A3036C">
        <w:rPr>
          <w:rFonts w:ascii="Times New Roman" w:eastAsia="Aptos" w:hAnsi="Times New Roman" w:cs="Times New Roman"/>
          <w:sz w:val="24"/>
          <w:szCs w:val="24"/>
        </w:rPr>
        <w:t xml:space="preserve"> noites, drogas lícita</w:t>
      </w:r>
      <w:r w:rsidR="00576122" w:rsidRPr="00A3036C">
        <w:rPr>
          <w:rFonts w:ascii="Times New Roman" w:eastAsia="Aptos" w:hAnsi="Times New Roman" w:cs="Times New Roman"/>
          <w:sz w:val="24"/>
          <w:szCs w:val="24"/>
        </w:rPr>
        <w:t>s</w:t>
      </w:r>
      <w:r w:rsidR="00247A1E" w:rsidRPr="00A3036C">
        <w:rPr>
          <w:rFonts w:ascii="Times New Roman" w:eastAsia="Aptos" w:hAnsi="Times New Roman" w:cs="Times New Roman"/>
          <w:sz w:val="24"/>
          <w:szCs w:val="24"/>
        </w:rPr>
        <w:t xml:space="preserve"> e ilícitas e</w:t>
      </w:r>
      <w:r w:rsidR="00D22E6C" w:rsidRPr="00A3036C">
        <w:rPr>
          <w:rFonts w:ascii="Times New Roman" w:eastAsia="Aptos" w:hAnsi="Times New Roman" w:cs="Times New Roman"/>
          <w:sz w:val="24"/>
          <w:szCs w:val="24"/>
        </w:rPr>
        <w:t xml:space="preserve"> mulheres</w:t>
      </w:r>
      <w:r w:rsidR="00247A1E" w:rsidRPr="00A3036C">
        <w:rPr>
          <w:rFonts w:ascii="Times New Roman" w:eastAsia="Aptos" w:hAnsi="Times New Roman" w:cs="Times New Roman"/>
          <w:sz w:val="24"/>
          <w:szCs w:val="24"/>
        </w:rPr>
        <w:t xml:space="preserve">, </w:t>
      </w:r>
      <w:r w:rsidR="006D0FD7" w:rsidRPr="00A3036C">
        <w:rPr>
          <w:rFonts w:ascii="Times New Roman" w:eastAsia="Aptos" w:hAnsi="Times New Roman" w:cs="Times New Roman"/>
          <w:sz w:val="24"/>
          <w:szCs w:val="24"/>
        </w:rPr>
        <w:t>são as ambiências a serem criad</w:t>
      </w:r>
      <w:r w:rsidR="00C00B93" w:rsidRPr="00A3036C">
        <w:rPr>
          <w:rFonts w:ascii="Times New Roman" w:eastAsia="Aptos" w:hAnsi="Times New Roman" w:cs="Times New Roman"/>
          <w:sz w:val="24"/>
          <w:szCs w:val="24"/>
        </w:rPr>
        <w:t>as por influências malignas para desviarmos o foco de Joseph Taylor Harrison d</w:t>
      </w:r>
      <w:r w:rsidR="00701FDC" w:rsidRPr="00A3036C">
        <w:rPr>
          <w:rFonts w:ascii="Times New Roman" w:eastAsia="Aptos" w:hAnsi="Times New Roman" w:cs="Times New Roman"/>
          <w:sz w:val="24"/>
          <w:szCs w:val="24"/>
        </w:rPr>
        <w:t xml:space="preserve">e seu dom literário ― </w:t>
      </w:r>
      <w:r w:rsidR="00DA2A38" w:rsidRPr="00A3036C">
        <w:rPr>
          <w:rFonts w:ascii="Times New Roman" w:eastAsia="Aptos" w:hAnsi="Times New Roman" w:cs="Times New Roman"/>
          <w:sz w:val="24"/>
          <w:szCs w:val="24"/>
        </w:rPr>
        <w:t xml:space="preserve">Articula a maldade de SUTA </w:t>
      </w:r>
      <w:r w:rsidR="00701FDC" w:rsidRPr="00A3036C">
        <w:rPr>
          <w:rFonts w:ascii="Times New Roman" w:eastAsia="Aptos" w:hAnsi="Times New Roman" w:cs="Times New Roman"/>
          <w:sz w:val="24"/>
          <w:szCs w:val="24"/>
        </w:rPr>
        <w:t>―</w:t>
      </w:r>
      <w:r w:rsidR="00DA2A38" w:rsidRPr="00A3036C">
        <w:rPr>
          <w:rFonts w:ascii="Times New Roman" w:eastAsia="Aptos" w:hAnsi="Times New Roman" w:cs="Times New Roman"/>
          <w:sz w:val="24"/>
          <w:szCs w:val="24"/>
        </w:rPr>
        <w:t xml:space="preserve"> </w:t>
      </w:r>
      <w:r w:rsidR="00992C25" w:rsidRPr="00A3036C">
        <w:rPr>
          <w:rFonts w:ascii="Times New Roman" w:eastAsia="Aptos" w:hAnsi="Times New Roman" w:cs="Times New Roman"/>
          <w:sz w:val="24"/>
          <w:szCs w:val="24"/>
        </w:rPr>
        <w:t>O restante Emmanuel Jesus de Deus se encarregará de desc</w:t>
      </w:r>
      <w:r w:rsidR="0094723B" w:rsidRPr="00A3036C">
        <w:rPr>
          <w:rFonts w:ascii="Times New Roman" w:eastAsia="Aptos" w:hAnsi="Times New Roman" w:cs="Times New Roman"/>
          <w:sz w:val="24"/>
          <w:szCs w:val="24"/>
        </w:rPr>
        <w:t>redibilizar os Guerreiros Dimensionais. ▬ cr</w:t>
      </w:r>
      <w:r w:rsidR="008919A9" w:rsidRPr="00A3036C">
        <w:rPr>
          <w:rFonts w:ascii="Times New Roman" w:eastAsia="Aptos" w:hAnsi="Times New Roman" w:cs="Times New Roman"/>
          <w:sz w:val="24"/>
          <w:szCs w:val="24"/>
        </w:rPr>
        <w:t>edo</w:t>
      </w:r>
      <w:r w:rsidR="0094723B" w:rsidRPr="00A3036C">
        <w:rPr>
          <w:rFonts w:ascii="Times New Roman" w:eastAsia="Aptos" w:hAnsi="Times New Roman" w:cs="Times New Roman"/>
          <w:sz w:val="24"/>
          <w:szCs w:val="24"/>
        </w:rPr>
        <w:t>.</w:t>
      </w:r>
    </w:p>
    <w:p w14:paraId="7DAC47DB" w14:textId="77777777" w:rsidR="008919A9" w:rsidRPr="00A3036C" w:rsidRDefault="008919A9" w:rsidP="00C41A30">
      <w:pPr>
        <w:spacing w:after="0"/>
        <w:jc w:val="both"/>
        <w:rPr>
          <w:rFonts w:ascii="Times New Roman" w:eastAsia="Aptos" w:hAnsi="Times New Roman" w:cs="Times New Roman"/>
          <w:sz w:val="24"/>
          <w:szCs w:val="24"/>
        </w:rPr>
      </w:pPr>
    </w:p>
    <w:p w14:paraId="1F0D84CC" w14:textId="1C664E6B" w:rsidR="008919A9" w:rsidRPr="00A3036C" w:rsidRDefault="008919A9" w:rsidP="00C41A3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8C1D80" w:rsidRPr="00A3036C">
        <w:rPr>
          <w:rFonts w:ascii="Times New Roman" w:eastAsia="Aptos" w:hAnsi="Times New Roman" w:cs="Times New Roman"/>
          <w:sz w:val="24"/>
          <w:szCs w:val="24"/>
        </w:rPr>
        <w:t>S</w:t>
      </w:r>
      <w:r w:rsidR="009A0049" w:rsidRPr="00A3036C">
        <w:rPr>
          <w:rFonts w:ascii="Times New Roman" w:eastAsia="Aptos" w:hAnsi="Times New Roman" w:cs="Times New Roman"/>
          <w:sz w:val="24"/>
          <w:szCs w:val="24"/>
        </w:rPr>
        <w:t>UTA, s</w:t>
      </w:r>
      <w:r w:rsidR="008C1D80" w:rsidRPr="00A3036C">
        <w:rPr>
          <w:rFonts w:ascii="Times New Roman" w:eastAsia="Aptos" w:hAnsi="Times New Roman" w:cs="Times New Roman"/>
          <w:sz w:val="24"/>
          <w:szCs w:val="24"/>
        </w:rPr>
        <w:t xml:space="preserve">into-me honrado </w:t>
      </w:r>
      <w:r w:rsidR="0053089F" w:rsidRPr="00A3036C">
        <w:rPr>
          <w:rFonts w:ascii="Times New Roman" w:eastAsia="Aptos" w:hAnsi="Times New Roman" w:cs="Times New Roman"/>
          <w:sz w:val="24"/>
          <w:szCs w:val="24"/>
        </w:rPr>
        <w:t>de o</w:t>
      </w:r>
      <w:r w:rsidR="006D0B44" w:rsidRPr="00A3036C">
        <w:rPr>
          <w:rFonts w:ascii="Times New Roman" w:eastAsia="Aptos" w:hAnsi="Times New Roman" w:cs="Times New Roman"/>
          <w:sz w:val="24"/>
          <w:szCs w:val="24"/>
        </w:rPr>
        <w:t xml:space="preserve"> Sistema Terra</w:t>
      </w:r>
      <w:r w:rsidR="008C1D80" w:rsidRPr="00A3036C">
        <w:rPr>
          <w:rFonts w:ascii="Times New Roman" w:eastAsia="Aptos" w:hAnsi="Times New Roman" w:cs="Times New Roman"/>
          <w:sz w:val="24"/>
          <w:szCs w:val="24"/>
        </w:rPr>
        <w:t xml:space="preserve"> ser </w:t>
      </w:r>
      <w:r w:rsidR="006D0B44" w:rsidRPr="00A3036C">
        <w:rPr>
          <w:rFonts w:ascii="Times New Roman" w:eastAsia="Aptos" w:hAnsi="Times New Roman" w:cs="Times New Roman"/>
          <w:sz w:val="24"/>
          <w:szCs w:val="24"/>
        </w:rPr>
        <w:t>de extrema relevância</w:t>
      </w:r>
      <w:r w:rsidR="00363D40" w:rsidRPr="00A3036C">
        <w:rPr>
          <w:rFonts w:ascii="Times New Roman" w:eastAsia="Aptos" w:hAnsi="Times New Roman" w:cs="Times New Roman"/>
          <w:sz w:val="24"/>
          <w:szCs w:val="24"/>
        </w:rPr>
        <w:t xml:space="preserve"> para manutenção de nossos reinos, guardadas as devidas</w:t>
      </w:r>
      <w:r w:rsidR="009A0049" w:rsidRPr="00A3036C">
        <w:rPr>
          <w:rFonts w:ascii="Times New Roman" w:eastAsia="Aptos" w:hAnsi="Times New Roman" w:cs="Times New Roman"/>
          <w:sz w:val="24"/>
          <w:szCs w:val="24"/>
        </w:rPr>
        <w:t xml:space="preserve"> </w:t>
      </w:r>
      <w:r w:rsidR="009A0049" w:rsidRPr="00A3036C">
        <w:rPr>
          <w:rFonts w:ascii="Times New Roman" w:eastAsia="Aptos" w:hAnsi="Times New Roman" w:cs="Times New Roman"/>
          <w:sz w:val="24"/>
          <w:szCs w:val="24"/>
        </w:rPr>
        <w:lastRenderedPageBreak/>
        <w:t>proporções ― Algozlenirus adula</w:t>
      </w:r>
      <w:r w:rsidR="00236484" w:rsidRPr="00A3036C">
        <w:rPr>
          <w:rFonts w:ascii="Times New Roman" w:eastAsia="Aptos" w:hAnsi="Times New Roman" w:cs="Times New Roman"/>
          <w:sz w:val="24"/>
          <w:szCs w:val="24"/>
        </w:rPr>
        <w:t xml:space="preserve"> o Senhor</w:t>
      </w:r>
      <w:r w:rsidR="000F571B" w:rsidRPr="00A3036C">
        <w:rPr>
          <w:rFonts w:ascii="Times New Roman" w:eastAsia="Aptos" w:hAnsi="Times New Roman" w:cs="Times New Roman"/>
          <w:sz w:val="24"/>
          <w:szCs w:val="24"/>
        </w:rPr>
        <w:t xml:space="preserve"> Universal</w:t>
      </w:r>
      <w:r w:rsidR="00236484" w:rsidRPr="00A3036C">
        <w:rPr>
          <w:rFonts w:ascii="Times New Roman" w:eastAsia="Aptos" w:hAnsi="Times New Roman" w:cs="Times New Roman"/>
          <w:sz w:val="24"/>
          <w:szCs w:val="24"/>
        </w:rPr>
        <w:t xml:space="preserve"> das Trevas</w:t>
      </w:r>
      <w:r w:rsidR="009A0049" w:rsidRPr="00A3036C">
        <w:rPr>
          <w:rFonts w:ascii="Times New Roman" w:eastAsia="Aptos" w:hAnsi="Times New Roman" w:cs="Times New Roman"/>
          <w:sz w:val="24"/>
          <w:szCs w:val="24"/>
        </w:rPr>
        <w:t xml:space="preserve"> ―</w:t>
      </w:r>
      <w:r w:rsidR="006D0B44" w:rsidRPr="00A3036C">
        <w:rPr>
          <w:rFonts w:ascii="Times New Roman" w:eastAsia="Aptos" w:hAnsi="Times New Roman" w:cs="Times New Roman"/>
          <w:sz w:val="24"/>
          <w:szCs w:val="24"/>
        </w:rPr>
        <w:t xml:space="preserve"> </w:t>
      </w:r>
      <w:r w:rsidR="00236484" w:rsidRPr="00A3036C">
        <w:rPr>
          <w:rFonts w:ascii="Times New Roman" w:eastAsia="Aptos" w:hAnsi="Times New Roman" w:cs="Times New Roman"/>
          <w:sz w:val="24"/>
          <w:szCs w:val="24"/>
        </w:rPr>
        <w:t xml:space="preserve">Nós, </w:t>
      </w:r>
      <w:r w:rsidR="00236484" w:rsidRPr="00A3036C">
        <w:rPr>
          <w:rFonts w:ascii="Times New Roman" w:eastAsia="Aptos" w:hAnsi="Times New Roman" w:cs="Times New Roman"/>
          <w:i/>
          <w:iCs/>
          <w:sz w:val="24"/>
          <w:szCs w:val="24"/>
        </w:rPr>
        <w:t>malenirus</w:t>
      </w:r>
      <w:r w:rsidR="00236484" w:rsidRPr="00A3036C">
        <w:rPr>
          <w:rFonts w:ascii="Times New Roman" w:eastAsia="Aptos" w:hAnsi="Times New Roman" w:cs="Times New Roman"/>
          <w:sz w:val="24"/>
          <w:szCs w:val="24"/>
        </w:rPr>
        <w:t xml:space="preserve">, </w:t>
      </w:r>
      <w:r w:rsidR="00236484" w:rsidRPr="00A3036C">
        <w:rPr>
          <w:rFonts w:ascii="Times New Roman" w:eastAsia="Aptos" w:hAnsi="Times New Roman" w:cs="Times New Roman"/>
          <w:i/>
          <w:iCs/>
          <w:sz w:val="24"/>
          <w:szCs w:val="24"/>
        </w:rPr>
        <w:t>reinonaques</w:t>
      </w:r>
      <w:r w:rsidR="00236484" w:rsidRPr="00A3036C">
        <w:rPr>
          <w:rFonts w:ascii="Times New Roman" w:eastAsia="Aptos" w:hAnsi="Times New Roman" w:cs="Times New Roman"/>
          <w:sz w:val="24"/>
          <w:szCs w:val="24"/>
        </w:rPr>
        <w:t xml:space="preserve"> e </w:t>
      </w:r>
      <w:r w:rsidR="00236484" w:rsidRPr="00A3036C">
        <w:rPr>
          <w:rFonts w:ascii="Times New Roman" w:eastAsia="Aptos" w:hAnsi="Times New Roman" w:cs="Times New Roman"/>
          <w:i/>
          <w:iCs/>
          <w:sz w:val="24"/>
          <w:szCs w:val="24"/>
        </w:rPr>
        <w:t>dominitilianos</w:t>
      </w:r>
      <w:r w:rsidR="00236484" w:rsidRPr="00A3036C">
        <w:rPr>
          <w:rFonts w:ascii="Times New Roman" w:eastAsia="Aptos" w:hAnsi="Times New Roman" w:cs="Times New Roman"/>
          <w:sz w:val="24"/>
          <w:szCs w:val="24"/>
        </w:rPr>
        <w:t>, apoiados pelos coirmãos trevosos</w:t>
      </w:r>
      <w:r w:rsidR="00EE1167" w:rsidRPr="00A3036C">
        <w:rPr>
          <w:rFonts w:ascii="Times New Roman" w:eastAsia="Aptos" w:hAnsi="Times New Roman" w:cs="Times New Roman"/>
          <w:sz w:val="24"/>
          <w:szCs w:val="24"/>
        </w:rPr>
        <w:t>, não pouparemos esforços para</w:t>
      </w:r>
      <w:r w:rsidR="00B637FB" w:rsidRPr="00A3036C">
        <w:rPr>
          <w:rFonts w:ascii="Times New Roman" w:eastAsia="Aptos" w:hAnsi="Times New Roman" w:cs="Times New Roman"/>
          <w:sz w:val="24"/>
          <w:szCs w:val="24"/>
        </w:rPr>
        <w:t xml:space="preserve"> nosso sucesso. ▬ </w:t>
      </w:r>
      <w:r w:rsidR="0053089F" w:rsidRPr="00A3036C">
        <w:rPr>
          <w:rFonts w:ascii="Times New Roman" w:eastAsia="Aptos" w:hAnsi="Times New Roman" w:cs="Times New Roman"/>
          <w:sz w:val="24"/>
          <w:szCs w:val="24"/>
        </w:rPr>
        <w:t>submisso.</w:t>
      </w:r>
    </w:p>
    <w:p w14:paraId="53208E5E" w14:textId="77777777" w:rsidR="00C965DC" w:rsidRPr="00A3036C" w:rsidRDefault="00C965DC" w:rsidP="00C41A30">
      <w:pPr>
        <w:spacing w:after="0"/>
        <w:jc w:val="both"/>
        <w:rPr>
          <w:rFonts w:ascii="Times New Roman" w:eastAsia="Aptos" w:hAnsi="Times New Roman" w:cs="Times New Roman"/>
          <w:sz w:val="24"/>
          <w:szCs w:val="24"/>
        </w:rPr>
      </w:pPr>
    </w:p>
    <w:p w14:paraId="016A7338" w14:textId="2E290A00" w:rsidR="000A23D6" w:rsidRPr="00A3036C" w:rsidRDefault="00C965DC" w:rsidP="00077D8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A Guerra Dimensional está longe de terminar e com ela, alimentamos nosso ego e, se for preciso colonizaremos os mundos inferiores para onde estão indo e irão os </w:t>
      </w:r>
      <w:r w:rsidRPr="00A3036C">
        <w:rPr>
          <w:rFonts w:ascii="Times New Roman" w:eastAsia="Aptos" w:hAnsi="Times New Roman" w:cs="Times New Roman"/>
          <w:b/>
          <w:bCs/>
        </w:rPr>
        <w:t>e</w:t>
      </w:r>
      <w:r w:rsidRPr="00A3036C">
        <w:rPr>
          <w:rFonts w:ascii="Times New Roman" w:eastAsia="Aptos" w:hAnsi="Times New Roman" w:cs="Times New Roman"/>
          <w:b/>
          <w:bCs/>
          <w:color w:val="FF0000"/>
        </w:rPr>
        <w:t>X</w:t>
      </w:r>
      <w:r w:rsidRPr="00A3036C">
        <w:rPr>
          <w:rFonts w:ascii="Times New Roman" w:eastAsia="Aptos" w:hAnsi="Times New Roman" w:cs="Times New Roman"/>
          <w:b/>
          <w:bCs/>
        </w:rPr>
        <w:t xml:space="preserve">ilados da </w:t>
      </w:r>
      <w:r w:rsidRPr="00A3036C">
        <w:rPr>
          <w:rFonts w:ascii="Times New Roman" w:eastAsia="Aptos" w:hAnsi="Times New Roman" w:cs="Times New Roman"/>
          <w:b/>
          <w:bCs/>
          <w:color w:val="7030A0"/>
        </w:rPr>
        <w:t>T</w:t>
      </w:r>
      <w:r w:rsidRPr="00A3036C">
        <w:rPr>
          <w:rFonts w:ascii="Times New Roman" w:eastAsia="Aptos" w:hAnsi="Times New Roman" w:cs="Times New Roman"/>
          <w:b/>
          <w:bCs/>
        </w:rPr>
        <w:t xml:space="preserve">erra </w:t>
      </w:r>
      <w:r w:rsidRPr="00A3036C">
        <w:rPr>
          <w:rFonts w:ascii="Times New Roman" w:eastAsia="Aptos" w:hAnsi="Times New Roman" w:cs="Times New Roman"/>
          <w:b/>
          <w:bCs/>
          <w:sz w:val="24"/>
          <w:szCs w:val="24"/>
        </w:rPr>
        <w:t>─ passado pacto para o futuro</w:t>
      </w:r>
      <w:r w:rsidRPr="00A3036C">
        <w:rPr>
          <w:rFonts w:ascii="Times New Roman" w:eastAsia="Aptos" w:hAnsi="Times New Roman" w:cs="Times New Roman"/>
          <w:sz w:val="24"/>
          <w:szCs w:val="24"/>
        </w:rPr>
        <w:t xml:space="preserve"> ― SUTA na </w:t>
      </w:r>
      <w:r w:rsidRPr="00A3036C">
        <w:rPr>
          <w:rFonts w:ascii="Times New Roman" w:eastAsia="Aptos" w:hAnsi="Times New Roman" w:cs="Times New Roman"/>
          <w:i/>
          <w:iCs/>
          <w:sz w:val="24"/>
          <w:szCs w:val="24"/>
        </w:rPr>
        <w:t>prepotência de sua vaidade</w:t>
      </w:r>
      <w:r w:rsidRPr="00A3036C">
        <w:rPr>
          <w:rFonts w:ascii="Times New Roman" w:eastAsia="Aptos" w:hAnsi="Times New Roman" w:cs="Times New Roman"/>
          <w:sz w:val="24"/>
          <w:szCs w:val="24"/>
        </w:rPr>
        <w:t>, deixa claro que, se for o caso, não se dará por vencido ― As trevas continuarão vivas por existirem seres trevosos, por nós produzidos pelo mal exercício de seus livres arbítrios ― Glorioso ― A Terra receptora de raças universais para experenciarem</w:t>
      </w:r>
      <w:r w:rsidR="00077D8A" w:rsidRPr="00A3036C">
        <w:rPr>
          <w:rFonts w:ascii="Times New Roman" w:eastAsia="Aptos" w:hAnsi="Times New Roman" w:cs="Times New Roman"/>
          <w:sz w:val="24"/>
          <w:szCs w:val="24"/>
        </w:rPr>
        <w:t xml:space="preserve"> a mentira e ilusão do Sistema Terra estão perdidos no véu do esquecimento e não podem lembrar da </w:t>
      </w:r>
      <w:r w:rsidR="00077D8A" w:rsidRPr="00A3036C">
        <w:rPr>
          <w:rFonts w:ascii="Times New Roman" w:eastAsia="Aptos" w:hAnsi="Times New Roman" w:cs="Times New Roman"/>
          <w:i/>
          <w:iCs/>
          <w:sz w:val="24"/>
          <w:szCs w:val="24"/>
        </w:rPr>
        <w:t>missão invisível</w:t>
      </w:r>
      <w:r w:rsidR="00077D8A" w:rsidRPr="00A3036C">
        <w:rPr>
          <w:rFonts w:ascii="Times New Roman" w:eastAsia="Aptos" w:hAnsi="Times New Roman" w:cs="Times New Roman"/>
          <w:sz w:val="24"/>
          <w:szCs w:val="24"/>
        </w:rPr>
        <w:t xml:space="preserve">, a que foram destinados, como </w:t>
      </w:r>
      <w:r w:rsidR="00F169FD" w:rsidRPr="00A3036C">
        <w:rPr>
          <w:rFonts w:ascii="Times New Roman" w:eastAsia="Aptos" w:hAnsi="Times New Roman" w:cs="Times New Roman"/>
          <w:sz w:val="24"/>
          <w:szCs w:val="24"/>
        </w:rPr>
        <w:t>lembram</w:t>
      </w:r>
      <w:r w:rsidR="00C00BD9" w:rsidRPr="00A3036C">
        <w:rPr>
          <w:rFonts w:ascii="Times New Roman" w:eastAsia="Aptos" w:hAnsi="Times New Roman" w:cs="Times New Roman"/>
          <w:sz w:val="24"/>
          <w:szCs w:val="24"/>
        </w:rPr>
        <w:t xml:space="preserve"> </w:t>
      </w:r>
      <w:r w:rsidR="00077D8A" w:rsidRPr="00A3036C">
        <w:rPr>
          <w:rFonts w:ascii="Times New Roman" w:eastAsia="Aptos" w:hAnsi="Times New Roman" w:cs="Times New Roman"/>
          <w:sz w:val="24"/>
          <w:szCs w:val="24"/>
        </w:rPr>
        <w:t xml:space="preserve">os integrantes da Resistência Dimensional ― </w:t>
      </w:r>
      <w:r w:rsidR="00D71C5A" w:rsidRPr="00A3036C">
        <w:rPr>
          <w:rFonts w:ascii="Times New Roman" w:eastAsia="Aptos" w:hAnsi="Times New Roman" w:cs="Times New Roman"/>
          <w:sz w:val="24"/>
          <w:szCs w:val="24"/>
        </w:rPr>
        <w:t>Analisa</w:t>
      </w:r>
      <w:r w:rsidR="00077D8A" w:rsidRPr="00A3036C">
        <w:rPr>
          <w:rFonts w:ascii="Times New Roman" w:eastAsia="Aptos" w:hAnsi="Times New Roman" w:cs="Times New Roman"/>
          <w:sz w:val="24"/>
          <w:szCs w:val="24"/>
        </w:rPr>
        <w:t xml:space="preserve"> o soberano das trevas ― SEU não interfere no livre arbítrio humano que continua se constituindo na nossa melhor arma para mantermos o Sistema Terra. ▬ decreta.</w:t>
      </w:r>
    </w:p>
    <w:p w14:paraId="23FF52A5" w14:textId="77777777" w:rsidR="0053089F" w:rsidRPr="00A3036C" w:rsidRDefault="0053089F" w:rsidP="00077D8A">
      <w:pPr>
        <w:spacing w:after="0"/>
        <w:jc w:val="both"/>
        <w:rPr>
          <w:rFonts w:ascii="Times New Roman" w:eastAsia="Aptos" w:hAnsi="Times New Roman" w:cs="Times New Roman"/>
          <w:sz w:val="24"/>
          <w:szCs w:val="24"/>
        </w:rPr>
      </w:pPr>
    </w:p>
    <w:p w14:paraId="7CE9F470" w14:textId="7A7A8C82" w:rsidR="003706B6" w:rsidRPr="00A3036C" w:rsidRDefault="0053089F" w:rsidP="00077D8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Joph, “Garoto da Gávea”</w:t>
      </w:r>
      <w:r w:rsidR="0044204D" w:rsidRPr="00A3036C">
        <w:rPr>
          <w:rFonts w:ascii="Times New Roman" w:eastAsia="Aptos" w:hAnsi="Times New Roman" w:cs="Times New Roman"/>
          <w:sz w:val="24"/>
          <w:szCs w:val="24"/>
        </w:rPr>
        <w:t xml:space="preserve">, performa excelência </w:t>
      </w:r>
      <w:r w:rsidR="0042675E" w:rsidRPr="00A3036C">
        <w:rPr>
          <w:rFonts w:ascii="Times New Roman" w:eastAsia="Aptos" w:hAnsi="Times New Roman" w:cs="Times New Roman"/>
          <w:sz w:val="24"/>
          <w:szCs w:val="24"/>
        </w:rPr>
        <w:t>do futebol arte</w:t>
      </w:r>
      <w:r w:rsidR="00C716CC" w:rsidRPr="00A3036C">
        <w:rPr>
          <w:rFonts w:ascii="Times New Roman" w:eastAsia="Aptos" w:hAnsi="Times New Roman" w:cs="Times New Roman"/>
          <w:sz w:val="24"/>
          <w:szCs w:val="24"/>
        </w:rPr>
        <w:t xml:space="preserve"> adicionado da intensidade física atual do jogo</w:t>
      </w:r>
      <w:r w:rsidR="0042675E" w:rsidRPr="00A3036C">
        <w:rPr>
          <w:rFonts w:ascii="Times New Roman" w:eastAsia="Aptos" w:hAnsi="Times New Roman" w:cs="Times New Roman"/>
          <w:sz w:val="24"/>
          <w:szCs w:val="24"/>
        </w:rPr>
        <w:t xml:space="preserve">, </w:t>
      </w:r>
      <w:r w:rsidR="00C716CC" w:rsidRPr="00A3036C">
        <w:rPr>
          <w:rFonts w:ascii="Times New Roman" w:eastAsia="Aptos" w:hAnsi="Times New Roman" w:cs="Times New Roman"/>
          <w:sz w:val="24"/>
          <w:szCs w:val="24"/>
        </w:rPr>
        <w:t xml:space="preserve">sendo </w:t>
      </w:r>
      <w:r w:rsidR="0042675E" w:rsidRPr="00A3036C">
        <w:rPr>
          <w:rFonts w:ascii="Times New Roman" w:eastAsia="Aptos" w:hAnsi="Times New Roman" w:cs="Times New Roman"/>
          <w:sz w:val="24"/>
          <w:szCs w:val="24"/>
        </w:rPr>
        <w:t>considerado um jogador completo</w:t>
      </w:r>
      <w:r w:rsidR="001718DF" w:rsidRPr="00A3036C">
        <w:rPr>
          <w:rFonts w:ascii="Times New Roman" w:eastAsia="Aptos" w:hAnsi="Times New Roman" w:cs="Times New Roman"/>
          <w:sz w:val="24"/>
          <w:szCs w:val="24"/>
        </w:rPr>
        <w:t>, goza de unanimidade como melhor futebolista</w:t>
      </w:r>
      <w:r w:rsidR="00FB4D46" w:rsidRPr="00A3036C">
        <w:rPr>
          <w:rFonts w:ascii="Times New Roman" w:eastAsia="Aptos" w:hAnsi="Times New Roman" w:cs="Times New Roman"/>
          <w:sz w:val="24"/>
          <w:szCs w:val="24"/>
        </w:rPr>
        <w:t xml:space="preserve"> do </w:t>
      </w:r>
      <w:r w:rsidR="00FB4D46" w:rsidRPr="00A3036C">
        <w:rPr>
          <w:rFonts w:ascii="Times New Roman" w:eastAsia="Aptos" w:hAnsi="Times New Roman" w:cs="Times New Roman"/>
          <w:i/>
          <w:iCs/>
          <w:sz w:val="24"/>
          <w:szCs w:val="24"/>
        </w:rPr>
        <w:t>novo mundo</w:t>
      </w:r>
      <w:r w:rsidR="00FB4D46" w:rsidRPr="00A3036C">
        <w:rPr>
          <w:rFonts w:ascii="Times New Roman" w:eastAsia="Aptos" w:hAnsi="Times New Roman" w:cs="Times New Roman"/>
          <w:sz w:val="24"/>
          <w:szCs w:val="24"/>
        </w:rPr>
        <w:t xml:space="preserve">. </w:t>
      </w:r>
      <w:r w:rsidR="00A64013" w:rsidRPr="00A3036C">
        <w:rPr>
          <w:rFonts w:ascii="Times New Roman" w:eastAsia="Aptos" w:hAnsi="Times New Roman" w:cs="Times New Roman"/>
          <w:sz w:val="24"/>
          <w:szCs w:val="24"/>
        </w:rPr>
        <w:t>Convocado para Seleção Brasileira e com atuaçõe</w:t>
      </w:r>
      <w:r w:rsidR="00FB13F6" w:rsidRPr="00A3036C">
        <w:rPr>
          <w:rFonts w:ascii="Times New Roman" w:eastAsia="Aptos" w:hAnsi="Times New Roman" w:cs="Times New Roman"/>
          <w:sz w:val="24"/>
          <w:szCs w:val="24"/>
        </w:rPr>
        <w:t>s dignas dos melhores jogadores de todos os tempos, constitui-se na esperança de milhões de torcedore</w:t>
      </w:r>
      <w:r w:rsidR="005A15E1" w:rsidRPr="00A3036C">
        <w:rPr>
          <w:rFonts w:ascii="Times New Roman" w:eastAsia="Aptos" w:hAnsi="Times New Roman" w:cs="Times New Roman"/>
          <w:sz w:val="24"/>
          <w:szCs w:val="24"/>
        </w:rPr>
        <w:t>s para o Brasil retomar a hegemonia do futebol mundial</w:t>
      </w:r>
      <w:r w:rsidR="00CF70CD" w:rsidRPr="00A3036C">
        <w:rPr>
          <w:rFonts w:ascii="Times New Roman" w:eastAsia="Aptos" w:hAnsi="Times New Roman" w:cs="Times New Roman"/>
          <w:sz w:val="24"/>
          <w:szCs w:val="24"/>
        </w:rPr>
        <w:t>, ocupada, atualmente, p</w:t>
      </w:r>
      <w:r w:rsidR="007234C1" w:rsidRPr="00A3036C">
        <w:rPr>
          <w:rFonts w:ascii="Times New Roman" w:eastAsia="Aptos" w:hAnsi="Times New Roman" w:cs="Times New Roman"/>
          <w:sz w:val="24"/>
          <w:szCs w:val="24"/>
        </w:rPr>
        <w:t>or</w:t>
      </w:r>
      <w:r w:rsidR="00CF70CD" w:rsidRPr="00A3036C">
        <w:rPr>
          <w:rFonts w:ascii="Times New Roman" w:eastAsia="Aptos" w:hAnsi="Times New Roman" w:cs="Times New Roman"/>
          <w:sz w:val="24"/>
          <w:szCs w:val="24"/>
        </w:rPr>
        <w:t xml:space="preserve"> sua maior rival,  </w:t>
      </w:r>
      <w:r w:rsidR="009D63D9" w:rsidRPr="00A3036C">
        <w:rPr>
          <w:rFonts w:ascii="Times New Roman" w:eastAsia="Aptos" w:hAnsi="Times New Roman" w:cs="Times New Roman"/>
          <w:sz w:val="24"/>
          <w:szCs w:val="24"/>
        </w:rPr>
        <w:t>historicamente</w:t>
      </w:r>
      <w:r w:rsidR="00D80598" w:rsidRPr="00A3036C">
        <w:rPr>
          <w:rFonts w:ascii="Times New Roman" w:eastAsia="Aptos" w:hAnsi="Times New Roman" w:cs="Times New Roman"/>
          <w:sz w:val="24"/>
          <w:szCs w:val="24"/>
        </w:rPr>
        <w:t xml:space="preserve">, </w:t>
      </w:r>
      <w:r w:rsidR="007234C1" w:rsidRPr="00A3036C">
        <w:rPr>
          <w:rFonts w:ascii="Times New Roman" w:eastAsia="Aptos" w:hAnsi="Times New Roman" w:cs="Times New Roman"/>
          <w:sz w:val="24"/>
          <w:szCs w:val="24"/>
        </w:rPr>
        <w:t xml:space="preserve">a </w:t>
      </w:r>
      <w:r w:rsidR="00CF70CD" w:rsidRPr="00A3036C">
        <w:rPr>
          <w:rFonts w:ascii="Times New Roman" w:eastAsia="Aptos" w:hAnsi="Times New Roman" w:cs="Times New Roman"/>
          <w:sz w:val="24"/>
          <w:szCs w:val="24"/>
        </w:rPr>
        <w:t>Argentina.</w:t>
      </w:r>
      <w:r w:rsidR="0014650F" w:rsidRPr="00A3036C">
        <w:rPr>
          <w:rFonts w:ascii="Times New Roman" w:eastAsia="Aptos" w:hAnsi="Times New Roman" w:cs="Times New Roman"/>
          <w:sz w:val="24"/>
          <w:szCs w:val="24"/>
        </w:rPr>
        <w:t xml:space="preserve"> </w:t>
      </w:r>
      <w:r w:rsidR="00062859" w:rsidRPr="00A3036C">
        <w:rPr>
          <w:rFonts w:ascii="Times New Roman" w:eastAsia="Aptos" w:hAnsi="Times New Roman" w:cs="Times New Roman"/>
          <w:sz w:val="24"/>
          <w:szCs w:val="24"/>
        </w:rPr>
        <w:t>Fato agoniante para os torcedore</w:t>
      </w:r>
      <w:r w:rsidR="00542843" w:rsidRPr="00A3036C">
        <w:rPr>
          <w:rFonts w:ascii="Times New Roman" w:eastAsia="Aptos" w:hAnsi="Times New Roman" w:cs="Times New Roman"/>
          <w:sz w:val="24"/>
          <w:szCs w:val="24"/>
        </w:rPr>
        <w:t xml:space="preserve">s brasileiros submetidos as gozações dos </w:t>
      </w:r>
      <w:r w:rsidR="00542843" w:rsidRPr="00A3036C">
        <w:rPr>
          <w:rFonts w:ascii="Times New Roman" w:eastAsia="Aptos" w:hAnsi="Times New Roman" w:cs="Times New Roman"/>
          <w:i/>
          <w:iCs/>
          <w:sz w:val="24"/>
          <w:szCs w:val="24"/>
        </w:rPr>
        <w:t>hermanos</w:t>
      </w:r>
      <w:r w:rsidR="00B630BB" w:rsidRPr="00A3036C">
        <w:rPr>
          <w:rFonts w:ascii="Times New Roman" w:eastAsia="Aptos" w:hAnsi="Times New Roman" w:cs="Times New Roman"/>
          <w:sz w:val="24"/>
          <w:szCs w:val="24"/>
        </w:rPr>
        <w:t xml:space="preserve"> com os seguidos </w:t>
      </w:r>
      <w:r w:rsidR="00B630BB" w:rsidRPr="00A3036C">
        <w:rPr>
          <w:rFonts w:ascii="Times New Roman" w:eastAsia="Aptos" w:hAnsi="Times New Roman" w:cs="Times New Roman"/>
          <w:sz w:val="24"/>
          <w:szCs w:val="24"/>
        </w:rPr>
        <w:lastRenderedPageBreak/>
        <w:t>fracassos nas últimas competições mundiais</w:t>
      </w:r>
      <w:r w:rsidR="00563CBF" w:rsidRPr="00A3036C">
        <w:rPr>
          <w:rFonts w:ascii="Times New Roman" w:eastAsia="Aptos" w:hAnsi="Times New Roman" w:cs="Times New Roman"/>
          <w:sz w:val="24"/>
          <w:szCs w:val="24"/>
        </w:rPr>
        <w:t>. “Garoto da Gávea”, tranquilo, não sente o peso da responsabilidade depositada</w:t>
      </w:r>
      <w:r w:rsidR="001C182B" w:rsidRPr="00A3036C">
        <w:rPr>
          <w:rFonts w:ascii="Times New Roman" w:eastAsia="Aptos" w:hAnsi="Times New Roman" w:cs="Times New Roman"/>
          <w:sz w:val="24"/>
          <w:szCs w:val="24"/>
        </w:rPr>
        <w:t xml:space="preserve"> no seu talento futebolístico</w:t>
      </w:r>
      <w:r w:rsidR="00CF1215" w:rsidRPr="00A3036C">
        <w:rPr>
          <w:rFonts w:ascii="Times New Roman" w:eastAsia="Aptos" w:hAnsi="Times New Roman" w:cs="Times New Roman"/>
          <w:sz w:val="24"/>
          <w:szCs w:val="24"/>
        </w:rPr>
        <w:t>, reconhecido e temido por seus adversário</w:t>
      </w:r>
      <w:r w:rsidR="00A33B7F" w:rsidRPr="00A3036C">
        <w:rPr>
          <w:rFonts w:ascii="Times New Roman" w:eastAsia="Aptos" w:hAnsi="Times New Roman" w:cs="Times New Roman"/>
          <w:sz w:val="24"/>
          <w:szCs w:val="24"/>
        </w:rPr>
        <w:t>s, inclus</w:t>
      </w:r>
      <w:r w:rsidR="00C716CC" w:rsidRPr="00A3036C">
        <w:rPr>
          <w:rFonts w:ascii="Times New Roman" w:eastAsia="Aptos" w:hAnsi="Times New Roman" w:cs="Times New Roman"/>
          <w:sz w:val="24"/>
          <w:szCs w:val="24"/>
        </w:rPr>
        <w:t>ive</w:t>
      </w:r>
      <w:r w:rsidR="00A33B7F" w:rsidRPr="00A3036C">
        <w:rPr>
          <w:rFonts w:ascii="Times New Roman" w:eastAsia="Aptos" w:hAnsi="Times New Roman" w:cs="Times New Roman"/>
          <w:sz w:val="24"/>
          <w:szCs w:val="24"/>
        </w:rPr>
        <w:t xml:space="preserve"> os argentinos</w:t>
      </w:r>
      <w:r w:rsidR="003706B6" w:rsidRPr="00A3036C">
        <w:rPr>
          <w:rFonts w:ascii="Times New Roman" w:eastAsia="Aptos" w:hAnsi="Times New Roman" w:cs="Times New Roman"/>
          <w:sz w:val="24"/>
          <w:szCs w:val="24"/>
        </w:rPr>
        <w:t>.</w:t>
      </w:r>
    </w:p>
    <w:p w14:paraId="45D51B5E" w14:textId="55AE6C77" w:rsidR="000F571B" w:rsidRPr="00A3036C" w:rsidRDefault="00203B77" w:rsidP="00077D8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Joph</w:t>
      </w:r>
      <w:r w:rsidR="004904C2"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solteiro</w:t>
      </w:r>
      <w:r w:rsidR="004904C2" w:rsidRPr="00A3036C">
        <w:rPr>
          <w:rFonts w:ascii="Times New Roman" w:eastAsia="Aptos" w:hAnsi="Times New Roman" w:cs="Times New Roman"/>
          <w:sz w:val="24"/>
          <w:szCs w:val="24"/>
        </w:rPr>
        <w:t xml:space="preserve">, desperta paixões </w:t>
      </w:r>
      <w:r w:rsidR="000F571B" w:rsidRPr="00A3036C">
        <w:rPr>
          <w:rFonts w:ascii="Times New Roman" w:eastAsia="Aptos" w:hAnsi="Times New Roman" w:cs="Times New Roman"/>
          <w:sz w:val="24"/>
          <w:szCs w:val="24"/>
        </w:rPr>
        <w:t xml:space="preserve">nas </w:t>
      </w:r>
      <w:r w:rsidR="00DC5757" w:rsidRPr="00A3036C">
        <w:rPr>
          <w:rFonts w:ascii="Times New Roman" w:eastAsia="Aptos" w:hAnsi="Times New Roman" w:cs="Times New Roman"/>
          <w:sz w:val="24"/>
          <w:szCs w:val="24"/>
        </w:rPr>
        <w:t>divers</w:t>
      </w:r>
      <w:r w:rsidR="00A6543A" w:rsidRPr="00A3036C">
        <w:rPr>
          <w:rFonts w:ascii="Times New Roman" w:eastAsia="Aptos" w:hAnsi="Times New Roman" w:cs="Times New Roman"/>
          <w:sz w:val="24"/>
          <w:szCs w:val="24"/>
        </w:rPr>
        <w:t xml:space="preserve">as ramificações sociais, pois é um grande partido não só pela fama e reconhecimento no </w:t>
      </w:r>
      <w:r w:rsidR="00A6543A" w:rsidRPr="00A3036C">
        <w:rPr>
          <w:rFonts w:ascii="Times New Roman" w:eastAsia="Aptos" w:hAnsi="Times New Roman" w:cs="Times New Roman"/>
          <w:i/>
          <w:iCs/>
          <w:sz w:val="24"/>
          <w:szCs w:val="24"/>
        </w:rPr>
        <w:t>planeta soccer</w:t>
      </w:r>
      <w:r w:rsidR="00A6543A" w:rsidRPr="00A3036C">
        <w:rPr>
          <w:rFonts w:ascii="Times New Roman" w:eastAsia="Aptos" w:hAnsi="Times New Roman" w:cs="Times New Roman"/>
          <w:sz w:val="24"/>
          <w:szCs w:val="24"/>
        </w:rPr>
        <w:t>, mas, principalmente, por ser herdeiro do Grupo Harrison &amp; Taylor</w:t>
      </w:r>
      <w:r w:rsidR="00937261" w:rsidRPr="00A3036C">
        <w:rPr>
          <w:rFonts w:ascii="Times New Roman" w:eastAsia="Aptos" w:hAnsi="Times New Roman" w:cs="Times New Roman"/>
          <w:sz w:val="24"/>
          <w:szCs w:val="24"/>
        </w:rPr>
        <w:t xml:space="preserve">, conhecido na sua atividade principal como </w:t>
      </w:r>
      <w:r w:rsidR="00937261" w:rsidRPr="00A3036C">
        <w:rPr>
          <w:rFonts w:ascii="Times New Roman" w:eastAsia="Aptos" w:hAnsi="Times New Roman" w:cs="Times New Roman"/>
          <w:i/>
          <w:iCs/>
          <w:sz w:val="24"/>
          <w:szCs w:val="24"/>
        </w:rPr>
        <w:t>a cozinha do mundo</w:t>
      </w:r>
      <w:r w:rsidR="00C716CC" w:rsidRPr="00A3036C">
        <w:rPr>
          <w:rFonts w:ascii="Times New Roman" w:eastAsia="Aptos" w:hAnsi="Times New Roman" w:cs="Times New Roman"/>
          <w:sz w:val="24"/>
          <w:szCs w:val="24"/>
        </w:rPr>
        <w:t xml:space="preserve">, devido </w:t>
      </w:r>
      <w:r w:rsidR="002D50E6" w:rsidRPr="00A3036C">
        <w:rPr>
          <w:rFonts w:ascii="Times New Roman" w:eastAsia="Aptos" w:hAnsi="Times New Roman" w:cs="Times New Roman"/>
          <w:sz w:val="24"/>
          <w:szCs w:val="24"/>
        </w:rPr>
        <w:t xml:space="preserve">a plantação, colheita, distribuição e comercialização de gêneros alimentícios. </w:t>
      </w:r>
      <w:r w:rsidR="003D176D" w:rsidRPr="00A3036C">
        <w:rPr>
          <w:rFonts w:ascii="Times New Roman" w:eastAsia="Aptos" w:hAnsi="Times New Roman" w:cs="Times New Roman"/>
          <w:sz w:val="24"/>
          <w:szCs w:val="24"/>
        </w:rPr>
        <w:t xml:space="preserve">Além </w:t>
      </w:r>
      <w:r w:rsidR="002D6CAE" w:rsidRPr="00A3036C">
        <w:rPr>
          <w:rFonts w:ascii="Times New Roman" w:eastAsia="Aptos" w:hAnsi="Times New Roman" w:cs="Times New Roman"/>
          <w:sz w:val="24"/>
          <w:szCs w:val="24"/>
        </w:rPr>
        <w:t>das Empresas: Três Semanas de Embrião</w:t>
      </w:r>
      <w:r w:rsidR="002D6CAE" w:rsidRPr="00A3036C">
        <w:rPr>
          <w:rFonts w:ascii="Times New Roman" w:eastAsia="Aptos" w:hAnsi="Times New Roman" w:cs="Times New Roman"/>
          <w:b/>
          <w:bCs/>
          <w:sz w:val="24"/>
          <w:szCs w:val="24"/>
        </w:rPr>
        <w:t>, You on the Battery, Roast Beef D’Avó, Market Harrison e Green Dream</w:t>
      </w:r>
      <w:r w:rsidR="00AB50BD" w:rsidRPr="00A3036C">
        <w:rPr>
          <w:rFonts w:ascii="Times New Roman" w:eastAsia="Aptos" w:hAnsi="Times New Roman" w:cs="Times New Roman"/>
          <w:b/>
          <w:bCs/>
          <w:sz w:val="24"/>
          <w:szCs w:val="24"/>
        </w:rPr>
        <w:t>,</w:t>
      </w:r>
      <w:r w:rsidR="00AB50BD" w:rsidRPr="00A3036C">
        <w:rPr>
          <w:rFonts w:ascii="Comic Sans MS" w:eastAsia="Aptos" w:hAnsi="Comic Sans MS" w:cs="Times New Roman"/>
          <w:b/>
          <w:bCs/>
          <w:sz w:val="24"/>
          <w:szCs w:val="24"/>
        </w:rPr>
        <w:t xml:space="preserve"> </w:t>
      </w:r>
      <w:r w:rsidR="00AB50BD" w:rsidRPr="00A3036C">
        <w:rPr>
          <w:rFonts w:ascii="Times New Roman" w:eastAsia="Aptos" w:hAnsi="Times New Roman" w:cs="Times New Roman"/>
          <w:sz w:val="24"/>
          <w:szCs w:val="24"/>
        </w:rPr>
        <w:t>atuantes</w:t>
      </w:r>
      <w:r w:rsidR="002D50E6" w:rsidRPr="00A3036C">
        <w:rPr>
          <w:rFonts w:ascii="Times New Roman" w:eastAsia="Aptos" w:hAnsi="Times New Roman" w:cs="Times New Roman"/>
          <w:sz w:val="24"/>
          <w:szCs w:val="24"/>
        </w:rPr>
        <w:t>, respectivamente,</w:t>
      </w:r>
      <w:r w:rsidR="00AB50BD" w:rsidRPr="00A3036C">
        <w:rPr>
          <w:rFonts w:ascii="Times New Roman" w:eastAsia="Aptos" w:hAnsi="Times New Roman" w:cs="Times New Roman"/>
          <w:sz w:val="24"/>
          <w:szCs w:val="24"/>
        </w:rPr>
        <w:t xml:space="preserve"> nos mercados</w:t>
      </w:r>
      <w:r w:rsidR="00563CBF" w:rsidRPr="00A3036C">
        <w:rPr>
          <w:rFonts w:ascii="Times New Roman" w:eastAsia="Aptos" w:hAnsi="Times New Roman" w:cs="Times New Roman"/>
          <w:sz w:val="24"/>
          <w:szCs w:val="24"/>
        </w:rPr>
        <w:t xml:space="preserve"> </w:t>
      </w:r>
      <w:r w:rsidR="00BB677D" w:rsidRPr="00A3036C">
        <w:rPr>
          <w:rFonts w:ascii="Times New Roman" w:eastAsia="Aptos" w:hAnsi="Times New Roman" w:cs="Times New Roman"/>
          <w:sz w:val="24"/>
          <w:szCs w:val="24"/>
        </w:rPr>
        <w:t>cultura</w:t>
      </w:r>
      <w:r w:rsidR="002D50E6" w:rsidRPr="00A3036C">
        <w:rPr>
          <w:rFonts w:ascii="Times New Roman" w:eastAsia="Aptos" w:hAnsi="Times New Roman" w:cs="Times New Roman"/>
          <w:sz w:val="24"/>
          <w:szCs w:val="24"/>
        </w:rPr>
        <w:t>l</w:t>
      </w:r>
      <w:r w:rsidR="00C46C85" w:rsidRPr="00A3036C">
        <w:rPr>
          <w:rFonts w:ascii="Times New Roman" w:eastAsia="Aptos" w:hAnsi="Times New Roman" w:cs="Times New Roman"/>
          <w:sz w:val="24"/>
          <w:szCs w:val="24"/>
        </w:rPr>
        <w:t xml:space="preserve">, </w:t>
      </w:r>
      <w:r w:rsidR="00C46C85" w:rsidRPr="00A3036C">
        <w:rPr>
          <w:rFonts w:ascii="Times New Roman" w:eastAsia="Aptos" w:hAnsi="Times New Roman" w:cs="Times New Roman"/>
          <w:b/>
          <w:bCs/>
          <w:sz w:val="24"/>
          <w:szCs w:val="24"/>
        </w:rPr>
        <w:t>Fast Food</w:t>
      </w:r>
      <w:r w:rsidR="000F571B" w:rsidRPr="00A3036C">
        <w:rPr>
          <w:rFonts w:ascii="Times New Roman" w:eastAsia="Aptos" w:hAnsi="Times New Roman" w:cs="Times New Roman"/>
          <w:sz w:val="24"/>
          <w:szCs w:val="24"/>
        </w:rPr>
        <w:t xml:space="preserve">, </w:t>
      </w:r>
      <w:r w:rsidR="002D50E6" w:rsidRPr="00A3036C">
        <w:rPr>
          <w:rFonts w:ascii="Times New Roman" w:eastAsia="Aptos" w:hAnsi="Times New Roman" w:cs="Times New Roman"/>
          <w:sz w:val="24"/>
          <w:szCs w:val="24"/>
        </w:rPr>
        <w:t xml:space="preserve">comercialização </w:t>
      </w:r>
      <w:r w:rsidR="00D1377A" w:rsidRPr="00A3036C">
        <w:rPr>
          <w:rFonts w:ascii="Times New Roman" w:eastAsia="Aptos" w:hAnsi="Times New Roman" w:cs="Times New Roman"/>
          <w:sz w:val="24"/>
          <w:szCs w:val="24"/>
        </w:rPr>
        <w:t xml:space="preserve">dos alimentos produzidos com excelentes </w:t>
      </w:r>
      <w:r w:rsidR="00157BA3" w:rsidRPr="00A3036C">
        <w:rPr>
          <w:rFonts w:ascii="Times New Roman" w:eastAsia="Aptos" w:hAnsi="Times New Roman" w:cs="Times New Roman"/>
          <w:sz w:val="24"/>
          <w:szCs w:val="24"/>
        </w:rPr>
        <w:t>custos-benefícios</w:t>
      </w:r>
      <w:r w:rsidR="00014D58" w:rsidRPr="00A3036C">
        <w:rPr>
          <w:rFonts w:ascii="Times New Roman" w:eastAsia="Aptos" w:hAnsi="Times New Roman" w:cs="Times New Roman"/>
          <w:sz w:val="24"/>
          <w:szCs w:val="24"/>
        </w:rPr>
        <w:t>, viabiliza</w:t>
      </w:r>
      <w:r w:rsidR="000F571B" w:rsidRPr="00A3036C">
        <w:rPr>
          <w:rFonts w:ascii="Times New Roman" w:eastAsia="Aptos" w:hAnsi="Times New Roman" w:cs="Times New Roman"/>
          <w:sz w:val="24"/>
          <w:szCs w:val="24"/>
        </w:rPr>
        <w:t>ndo,</w:t>
      </w:r>
      <w:r w:rsidR="00014D58" w:rsidRPr="00A3036C">
        <w:rPr>
          <w:rFonts w:ascii="Times New Roman" w:eastAsia="Aptos" w:hAnsi="Times New Roman" w:cs="Times New Roman"/>
          <w:sz w:val="24"/>
          <w:szCs w:val="24"/>
        </w:rPr>
        <w:t xml:space="preserve"> ainda</w:t>
      </w:r>
      <w:r w:rsidR="000F571B" w:rsidRPr="00A3036C">
        <w:rPr>
          <w:rFonts w:ascii="Times New Roman" w:eastAsia="Aptos" w:hAnsi="Times New Roman" w:cs="Times New Roman"/>
          <w:sz w:val="24"/>
          <w:szCs w:val="24"/>
        </w:rPr>
        <w:t>,</w:t>
      </w:r>
      <w:r w:rsidR="00014D58" w:rsidRPr="00A3036C">
        <w:rPr>
          <w:rFonts w:ascii="Times New Roman" w:eastAsia="Aptos" w:hAnsi="Times New Roman" w:cs="Times New Roman"/>
          <w:sz w:val="24"/>
          <w:szCs w:val="24"/>
        </w:rPr>
        <w:t xml:space="preserve"> as ações sociais mundiais </w:t>
      </w:r>
      <w:r w:rsidR="00C716CC" w:rsidRPr="00A3036C">
        <w:rPr>
          <w:rFonts w:ascii="Times New Roman" w:eastAsia="Aptos" w:hAnsi="Times New Roman" w:cs="Times New Roman"/>
          <w:sz w:val="24"/>
          <w:szCs w:val="24"/>
        </w:rPr>
        <w:t xml:space="preserve">com recursos próprios </w:t>
      </w:r>
      <w:r w:rsidR="00014D58" w:rsidRPr="00A3036C">
        <w:rPr>
          <w:rFonts w:ascii="Times New Roman" w:eastAsia="Aptos" w:hAnsi="Times New Roman" w:cs="Times New Roman"/>
          <w:sz w:val="24"/>
          <w:szCs w:val="24"/>
        </w:rPr>
        <w:t>envergadas</w:t>
      </w:r>
      <w:r w:rsidR="003E06C7" w:rsidRPr="00A3036C">
        <w:rPr>
          <w:rFonts w:ascii="Times New Roman" w:eastAsia="Aptos" w:hAnsi="Times New Roman" w:cs="Times New Roman"/>
          <w:sz w:val="24"/>
          <w:szCs w:val="24"/>
        </w:rPr>
        <w:t xml:space="preserve"> pelo </w:t>
      </w:r>
      <w:r w:rsidR="003E06C7" w:rsidRPr="00A3036C">
        <w:rPr>
          <w:rFonts w:ascii="Times New Roman" w:eastAsia="Aptos" w:hAnsi="Times New Roman" w:cs="Times New Roman"/>
          <w:b/>
          <w:bCs/>
          <w:sz w:val="24"/>
          <w:szCs w:val="24"/>
        </w:rPr>
        <w:t>Green Dream.</w:t>
      </w:r>
      <w:r w:rsidR="00157BA3" w:rsidRPr="00A3036C">
        <w:rPr>
          <w:rFonts w:ascii="Times New Roman" w:eastAsia="Aptos" w:hAnsi="Times New Roman" w:cs="Times New Roman"/>
          <w:b/>
          <w:bCs/>
          <w:sz w:val="24"/>
          <w:szCs w:val="24"/>
        </w:rPr>
        <w:t xml:space="preserve"> </w:t>
      </w:r>
      <w:r w:rsidR="005216F7" w:rsidRPr="00A3036C">
        <w:rPr>
          <w:rFonts w:ascii="Times New Roman" w:eastAsia="Aptos" w:hAnsi="Times New Roman" w:cs="Times New Roman"/>
          <w:sz w:val="24"/>
          <w:szCs w:val="24"/>
        </w:rPr>
        <w:t xml:space="preserve"> </w:t>
      </w:r>
      <w:r w:rsidR="00157BA3" w:rsidRPr="00A3036C">
        <w:rPr>
          <w:rFonts w:ascii="Times New Roman" w:eastAsia="Aptos" w:hAnsi="Times New Roman" w:cs="Times New Roman"/>
          <w:sz w:val="24"/>
          <w:szCs w:val="24"/>
        </w:rPr>
        <w:t xml:space="preserve">Assédio de </w:t>
      </w:r>
      <w:r w:rsidR="000C08FF" w:rsidRPr="00A3036C">
        <w:rPr>
          <w:rFonts w:ascii="Times New Roman" w:eastAsia="Aptos" w:hAnsi="Times New Roman" w:cs="Times New Roman"/>
          <w:sz w:val="24"/>
          <w:szCs w:val="24"/>
        </w:rPr>
        <w:t>populares, torcedores ou não da agremiação</w:t>
      </w:r>
      <w:r w:rsidR="000D37B3" w:rsidRPr="00A3036C">
        <w:rPr>
          <w:rFonts w:ascii="Times New Roman" w:eastAsia="Aptos" w:hAnsi="Times New Roman" w:cs="Times New Roman"/>
          <w:sz w:val="24"/>
          <w:szCs w:val="24"/>
        </w:rPr>
        <w:t xml:space="preserve">, da qual é jogador, </w:t>
      </w:r>
      <w:r w:rsidR="005F1FCC" w:rsidRPr="00A3036C">
        <w:rPr>
          <w:rFonts w:ascii="Times New Roman" w:eastAsia="Aptos" w:hAnsi="Times New Roman" w:cs="Times New Roman"/>
          <w:sz w:val="24"/>
          <w:szCs w:val="24"/>
        </w:rPr>
        <w:t>ultrapassa as fronteiras nacionais</w:t>
      </w:r>
      <w:r w:rsidR="004E22CD" w:rsidRPr="00A3036C">
        <w:rPr>
          <w:rFonts w:ascii="Times New Roman" w:eastAsia="Aptos" w:hAnsi="Times New Roman" w:cs="Times New Roman"/>
          <w:sz w:val="24"/>
          <w:szCs w:val="24"/>
        </w:rPr>
        <w:t>. Atencioso, simpático, bonito, inteligente e rico</w:t>
      </w:r>
      <w:r w:rsidR="000D4223" w:rsidRPr="00A3036C">
        <w:rPr>
          <w:rFonts w:ascii="Times New Roman" w:eastAsia="Aptos" w:hAnsi="Times New Roman" w:cs="Times New Roman"/>
          <w:sz w:val="24"/>
          <w:szCs w:val="24"/>
        </w:rPr>
        <w:t>. Muitos se aproximam fingindo-se de amigos para desfrutare</w:t>
      </w:r>
      <w:r w:rsidR="00875B16" w:rsidRPr="00A3036C">
        <w:rPr>
          <w:rFonts w:ascii="Times New Roman" w:eastAsia="Aptos" w:hAnsi="Times New Roman" w:cs="Times New Roman"/>
          <w:sz w:val="24"/>
          <w:szCs w:val="24"/>
        </w:rPr>
        <w:t xml:space="preserve">m de seu desapego </w:t>
      </w:r>
      <w:r w:rsidR="00E17127" w:rsidRPr="00A3036C">
        <w:rPr>
          <w:rFonts w:ascii="Times New Roman" w:eastAsia="Aptos" w:hAnsi="Times New Roman" w:cs="Times New Roman"/>
          <w:sz w:val="24"/>
          <w:szCs w:val="24"/>
        </w:rPr>
        <w:t>d</w:t>
      </w:r>
      <w:r w:rsidR="00875B16" w:rsidRPr="00A3036C">
        <w:rPr>
          <w:rFonts w:ascii="Times New Roman" w:eastAsia="Aptos" w:hAnsi="Times New Roman" w:cs="Times New Roman"/>
          <w:sz w:val="24"/>
          <w:szCs w:val="24"/>
        </w:rPr>
        <w:t>os bens materiais</w:t>
      </w:r>
      <w:r w:rsidR="00E17127" w:rsidRPr="00A3036C">
        <w:rPr>
          <w:rFonts w:ascii="Times New Roman" w:eastAsia="Aptos" w:hAnsi="Times New Roman" w:cs="Times New Roman"/>
          <w:sz w:val="24"/>
          <w:szCs w:val="24"/>
        </w:rPr>
        <w:t>. Generoso, ajuda colegas de profissão</w:t>
      </w:r>
      <w:r w:rsidR="00C716CC" w:rsidRPr="00A3036C">
        <w:rPr>
          <w:rFonts w:ascii="Times New Roman" w:eastAsia="Aptos" w:hAnsi="Times New Roman" w:cs="Times New Roman"/>
          <w:sz w:val="24"/>
          <w:szCs w:val="24"/>
        </w:rPr>
        <w:t xml:space="preserve"> e</w:t>
      </w:r>
      <w:r w:rsidR="00E17127" w:rsidRPr="00A3036C">
        <w:rPr>
          <w:rFonts w:ascii="Times New Roman" w:eastAsia="Aptos" w:hAnsi="Times New Roman" w:cs="Times New Roman"/>
          <w:sz w:val="24"/>
          <w:szCs w:val="24"/>
        </w:rPr>
        <w:t xml:space="preserve"> funcionários do clube em dificuldade</w:t>
      </w:r>
      <w:r w:rsidR="00C716CC" w:rsidRPr="00A3036C">
        <w:rPr>
          <w:rFonts w:ascii="Times New Roman" w:eastAsia="Aptos" w:hAnsi="Times New Roman" w:cs="Times New Roman"/>
          <w:sz w:val="24"/>
          <w:szCs w:val="24"/>
        </w:rPr>
        <w:t>s. D</w:t>
      </w:r>
      <w:r w:rsidR="00860CEF" w:rsidRPr="00A3036C">
        <w:rPr>
          <w:rFonts w:ascii="Times New Roman" w:eastAsia="Aptos" w:hAnsi="Times New Roman" w:cs="Times New Roman"/>
          <w:sz w:val="24"/>
          <w:szCs w:val="24"/>
        </w:rPr>
        <w:t>oa, ainda, todo seu salário astronômico para causas fidedigna</w:t>
      </w:r>
      <w:r w:rsidR="00DE5313" w:rsidRPr="00A3036C">
        <w:rPr>
          <w:rFonts w:ascii="Times New Roman" w:eastAsia="Aptos" w:hAnsi="Times New Roman" w:cs="Times New Roman"/>
          <w:sz w:val="24"/>
          <w:szCs w:val="24"/>
        </w:rPr>
        <w:t>s elaboradas</w:t>
      </w:r>
      <w:r w:rsidR="00C716CC" w:rsidRPr="00A3036C">
        <w:rPr>
          <w:rFonts w:ascii="Times New Roman" w:eastAsia="Aptos" w:hAnsi="Times New Roman" w:cs="Times New Roman"/>
          <w:sz w:val="24"/>
          <w:szCs w:val="24"/>
        </w:rPr>
        <w:t xml:space="preserve"> e</w:t>
      </w:r>
      <w:r w:rsidR="00DE5313" w:rsidRPr="00A3036C">
        <w:rPr>
          <w:rFonts w:ascii="Times New Roman" w:eastAsia="Aptos" w:hAnsi="Times New Roman" w:cs="Times New Roman"/>
          <w:sz w:val="24"/>
          <w:szCs w:val="24"/>
        </w:rPr>
        <w:t xml:space="preserve"> executadas pelo</w:t>
      </w:r>
      <w:r w:rsidR="00C716CC" w:rsidRPr="00A3036C">
        <w:rPr>
          <w:rFonts w:ascii="Times New Roman" w:eastAsia="Aptos" w:hAnsi="Times New Roman" w:cs="Times New Roman"/>
          <w:sz w:val="24"/>
          <w:szCs w:val="24"/>
        </w:rPr>
        <w:t>s projetos: Cidade da Educação, CTOP —</w:t>
      </w:r>
      <w:r w:rsidR="00DE5313" w:rsidRPr="00A3036C">
        <w:rPr>
          <w:rFonts w:ascii="Times New Roman" w:eastAsia="Aptos" w:hAnsi="Times New Roman" w:cs="Times New Roman"/>
          <w:sz w:val="24"/>
          <w:szCs w:val="24"/>
        </w:rPr>
        <w:t xml:space="preserve"> </w:t>
      </w:r>
      <w:r w:rsidR="00C716CC" w:rsidRPr="00A3036C">
        <w:rPr>
          <w:rFonts w:ascii="Times New Roman" w:eastAsia="Aptos" w:hAnsi="Times New Roman" w:cs="Times New Roman"/>
          <w:b/>
          <w:bCs/>
          <w:sz w:val="24"/>
          <w:szCs w:val="24"/>
        </w:rPr>
        <w:t xml:space="preserve"> </w:t>
      </w:r>
      <w:r w:rsidR="00C716CC" w:rsidRPr="00A3036C">
        <w:rPr>
          <w:rFonts w:ascii="Times New Roman" w:eastAsia="Aptos" w:hAnsi="Times New Roman" w:cs="Times New Roman"/>
          <w:sz w:val="24"/>
          <w:szCs w:val="24"/>
        </w:rPr>
        <w:t>Centro de Treinamento Olímpico e Paralímpico e o</w:t>
      </w:r>
      <w:r w:rsidR="00DE5313" w:rsidRPr="00A3036C">
        <w:rPr>
          <w:rFonts w:ascii="Times New Roman" w:eastAsia="Aptos" w:hAnsi="Times New Roman" w:cs="Times New Roman"/>
          <w:sz w:val="24"/>
          <w:szCs w:val="24"/>
        </w:rPr>
        <w:t xml:space="preserve"> </w:t>
      </w:r>
      <w:r w:rsidR="00C716CC" w:rsidRPr="00A3036C">
        <w:rPr>
          <w:rFonts w:ascii="Times New Roman" w:eastAsia="Aptos" w:hAnsi="Times New Roman" w:cs="Times New Roman"/>
          <w:b/>
          <w:bCs/>
          <w:sz w:val="24"/>
          <w:szCs w:val="24"/>
        </w:rPr>
        <w:t xml:space="preserve">Green </w:t>
      </w:r>
      <w:r w:rsidR="00B1456E" w:rsidRPr="00A3036C">
        <w:rPr>
          <w:rFonts w:ascii="Times New Roman" w:eastAsia="Aptos" w:hAnsi="Times New Roman" w:cs="Times New Roman"/>
          <w:b/>
          <w:bCs/>
          <w:sz w:val="24"/>
          <w:szCs w:val="24"/>
        </w:rPr>
        <w:t>D</w:t>
      </w:r>
      <w:r w:rsidR="00DE5313" w:rsidRPr="00A3036C">
        <w:rPr>
          <w:rFonts w:ascii="Times New Roman" w:eastAsia="Aptos" w:hAnsi="Times New Roman" w:cs="Times New Roman"/>
          <w:b/>
          <w:bCs/>
          <w:sz w:val="24"/>
          <w:szCs w:val="24"/>
        </w:rPr>
        <w:t>ream</w:t>
      </w:r>
      <w:r w:rsidR="00D33258" w:rsidRPr="00A3036C">
        <w:rPr>
          <w:rFonts w:ascii="Times New Roman" w:eastAsia="Aptos" w:hAnsi="Times New Roman" w:cs="Times New Roman"/>
          <w:sz w:val="24"/>
          <w:szCs w:val="24"/>
        </w:rPr>
        <w:t xml:space="preserve"> no </w:t>
      </w:r>
      <w:r w:rsidR="00D33258" w:rsidRPr="00A3036C">
        <w:rPr>
          <w:rFonts w:ascii="Times New Roman" w:eastAsia="Aptos" w:hAnsi="Times New Roman" w:cs="Times New Roman"/>
          <w:i/>
          <w:iCs/>
          <w:sz w:val="24"/>
          <w:szCs w:val="24"/>
        </w:rPr>
        <w:t>novo mundo</w:t>
      </w:r>
      <w:r w:rsidR="00D33258" w:rsidRPr="00A3036C">
        <w:rPr>
          <w:rFonts w:ascii="Times New Roman" w:eastAsia="Aptos" w:hAnsi="Times New Roman" w:cs="Times New Roman"/>
          <w:sz w:val="24"/>
          <w:szCs w:val="24"/>
        </w:rPr>
        <w:t>.</w:t>
      </w:r>
    </w:p>
    <w:p w14:paraId="0233B80F" w14:textId="74304865" w:rsidR="000F571B" w:rsidRPr="00A3036C" w:rsidRDefault="000F571B" w:rsidP="00077D8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Noticiários mundiais notabilizam fatos produtores de energias com frequências baixíssimas</w:t>
      </w:r>
      <w:r w:rsidR="008B48FB"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para os terrícolas receptores das intenções de ondas eletromagnéticas maléficas</w:t>
      </w:r>
      <w:r w:rsidR="008B48FB"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não permi</w:t>
      </w:r>
      <w:r w:rsidR="008B48FB" w:rsidRPr="00A3036C">
        <w:rPr>
          <w:rFonts w:ascii="Times New Roman" w:eastAsia="Aptos" w:hAnsi="Times New Roman" w:cs="Times New Roman"/>
          <w:sz w:val="24"/>
          <w:szCs w:val="24"/>
        </w:rPr>
        <w:t>ssíveis</w:t>
      </w:r>
      <w:r w:rsidRPr="00A3036C">
        <w:rPr>
          <w:rFonts w:ascii="Times New Roman" w:eastAsia="Aptos" w:hAnsi="Times New Roman" w:cs="Times New Roman"/>
          <w:sz w:val="24"/>
          <w:szCs w:val="24"/>
        </w:rPr>
        <w:t xml:space="preserve"> a verdade absoluta repousada na s</w:t>
      </w:r>
      <w:r w:rsidR="008B48FB" w:rsidRPr="00A3036C">
        <w:rPr>
          <w:rFonts w:ascii="Times New Roman" w:eastAsia="Aptos" w:hAnsi="Times New Roman" w:cs="Times New Roman"/>
          <w:sz w:val="24"/>
          <w:szCs w:val="24"/>
        </w:rPr>
        <w:t>ua</w:t>
      </w:r>
      <w:r w:rsidRPr="00A3036C">
        <w:rPr>
          <w:rFonts w:ascii="Times New Roman" w:eastAsia="Aptos" w:hAnsi="Times New Roman" w:cs="Times New Roman"/>
          <w:sz w:val="24"/>
          <w:szCs w:val="24"/>
        </w:rPr>
        <w:t xml:space="preserve"> essência divinal interior. Culpabilizados por suas vidas vividas na Terra</w:t>
      </w:r>
      <w:r w:rsidR="008B48FB" w:rsidRPr="00A3036C">
        <w:rPr>
          <w:rFonts w:ascii="Times New Roman" w:eastAsia="Aptos" w:hAnsi="Times New Roman" w:cs="Times New Roman"/>
          <w:sz w:val="24"/>
          <w:szCs w:val="24"/>
        </w:rPr>
        <w:t xml:space="preserve"> são</w:t>
      </w:r>
      <w:r w:rsidRPr="00A3036C">
        <w:rPr>
          <w:rFonts w:ascii="Times New Roman" w:eastAsia="Aptos" w:hAnsi="Times New Roman" w:cs="Times New Roman"/>
          <w:sz w:val="24"/>
          <w:szCs w:val="24"/>
        </w:rPr>
        <w:t xml:space="preserve"> manipulados para assumirem </w:t>
      </w:r>
      <w:r w:rsidRPr="00A3036C">
        <w:rPr>
          <w:rFonts w:ascii="Times New Roman" w:eastAsia="Aptos" w:hAnsi="Times New Roman" w:cs="Times New Roman"/>
          <w:sz w:val="24"/>
          <w:szCs w:val="24"/>
        </w:rPr>
        <w:lastRenderedPageBreak/>
        <w:t xml:space="preserve">suas culpas no </w:t>
      </w:r>
      <w:r w:rsidRPr="00A3036C">
        <w:rPr>
          <w:rFonts w:ascii="Times New Roman" w:eastAsia="Aptos" w:hAnsi="Times New Roman" w:cs="Times New Roman"/>
          <w:i/>
          <w:iCs/>
          <w:sz w:val="24"/>
          <w:szCs w:val="24"/>
        </w:rPr>
        <w:t>segundo</w:t>
      </w:r>
      <w:r w:rsidR="008B48FB" w:rsidRPr="00A3036C">
        <w:rPr>
          <w:rFonts w:ascii="Times New Roman" w:eastAsia="Aptos" w:hAnsi="Times New Roman" w:cs="Times New Roman"/>
          <w:i/>
          <w:iCs/>
          <w:sz w:val="24"/>
          <w:szCs w:val="24"/>
        </w:rPr>
        <w:t>,</w:t>
      </w:r>
      <w:r w:rsidRPr="00A3036C">
        <w:rPr>
          <w:rFonts w:ascii="Times New Roman" w:eastAsia="Aptos" w:hAnsi="Times New Roman" w:cs="Times New Roman"/>
          <w:sz w:val="24"/>
          <w:szCs w:val="24"/>
        </w:rPr>
        <w:t xml:space="preserve"> para aceitarem reencarnar, sob o véu do esquecimento, </w:t>
      </w:r>
      <w:r w:rsidR="008B48FB" w:rsidRPr="00A3036C">
        <w:rPr>
          <w:rFonts w:ascii="Times New Roman" w:eastAsia="Aptos" w:hAnsi="Times New Roman" w:cs="Times New Roman"/>
          <w:sz w:val="24"/>
          <w:szCs w:val="24"/>
        </w:rPr>
        <w:t xml:space="preserve">e </w:t>
      </w:r>
      <w:r w:rsidRPr="00A3036C">
        <w:rPr>
          <w:rFonts w:ascii="Times New Roman" w:eastAsia="Aptos" w:hAnsi="Times New Roman" w:cs="Times New Roman"/>
          <w:sz w:val="24"/>
          <w:szCs w:val="24"/>
        </w:rPr>
        <w:t xml:space="preserve">no </w:t>
      </w:r>
      <w:r w:rsidRPr="00A3036C">
        <w:rPr>
          <w:rFonts w:ascii="Times New Roman" w:eastAsia="Aptos" w:hAnsi="Times New Roman" w:cs="Times New Roman"/>
          <w:i/>
          <w:iCs/>
          <w:sz w:val="24"/>
          <w:szCs w:val="24"/>
        </w:rPr>
        <w:t>quarto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planos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terráqueos</w:t>
      </w:r>
      <w:r w:rsidRPr="00A3036C">
        <w:rPr>
          <w:rFonts w:ascii="Times New Roman" w:eastAsia="Aptos" w:hAnsi="Times New Roman" w:cs="Times New Roman"/>
          <w:sz w:val="24"/>
          <w:szCs w:val="24"/>
        </w:rPr>
        <w:t>, continua</w:t>
      </w:r>
      <w:r w:rsidR="008B48FB" w:rsidRPr="00A3036C">
        <w:rPr>
          <w:rFonts w:ascii="Times New Roman" w:eastAsia="Aptos" w:hAnsi="Times New Roman" w:cs="Times New Roman"/>
          <w:sz w:val="24"/>
          <w:szCs w:val="24"/>
        </w:rPr>
        <w:t>ndo, assi</w:t>
      </w:r>
      <w:r w:rsidRPr="00A3036C">
        <w:rPr>
          <w:rFonts w:ascii="Times New Roman" w:eastAsia="Aptos" w:hAnsi="Times New Roman" w:cs="Times New Roman"/>
          <w:sz w:val="24"/>
          <w:szCs w:val="24"/>
        </w:rPr>
        <w:t>m</w:t>
      </w:r>
      <w:r w:rsidR="008B48FB"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submetidos a mentira e ilusão do Sistema Terra.</w:t>
      </w:r>
    </w:p>
    <w:p w14:paraId="7B03C614" w14:textId="03E2BEB3" w:rsidR="0053089F" w:rsidRPr="00A3036C" w:rsidRDefault="000F571B" w:rsidP="00077D8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Propositura de SUTA — Senhor Universal das Trevas de influenciar o “Garoto da Gávea”</w:t>
      </w:r>
      <w:r w:rsidR="00B1456E"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para se entregar as </w:t>
      </w:r>
      <w:r w:rsidRPr="00A3036C">
        <w:rPr>
          <w:rFonts w:ascii="Times New Roman" w:eastAsia="Aptos" w:hAnsi="Times New Roman" w:cs="Times New Roman"/>
          <w:i/>
          <w:iCs/>
          <w:sz w:val="24"/>
          <w:szCs w:val="24"/>
        </w:rPr>
        <w:t>paixões materiais</w:t>
      </w:r>
      <w:r w:rsidRPr="00A3036C">
        <w:rPr>
          <w:rFonts w:ascii="Times New Roman" w:eastAsia="Aptos" w:hAnsi="Times New Roman" w:cs="Times New Roman"/>
          <w:sz w:val="24"/>
          <w:szCs w:val="24"/>
        </w:rPr>
        <w:t xml:space="preserve"> não funciona. Joseph Taylor Harrison, Guerreiro Dimensional, apesar de jovem adolescente, tem total consciência de sua </w:t>
      </w:r>
      <w:r w:rsidRPr="00A3036C">
        <w:rPr>
          <w:rFonts w:ascii="Times New Roman" w:eastAsia="Aptos" w:hAnsi="Times New Roman" w:cs="Times New Roman"/>
          <w:i/>
          <w:iCs/>
          <w:sz w:val="24"/>
          <w:szCs w:val="24"/>
        </w:rPr>
        <w:t xml:space="preserve">missão invisível </w:t>
      </w:r>
      <w:r w:rsidRPr="00A3036C">
        <w:rPr>
          <w:rFonts w:ascii="Times New Roman" w:eastAsia="Aptos" w:hAnsi="Times New Roman" w:cs="Times New Roman"/>
          <w:sz w:val="24"/>
          <w:szCs w:val="24"/>
        </w:rPr>
        <w:t xml:space="preserve">e a cumpre com excelência. Título de jogador mais novo a estrear no futebol profissional mundial nos </w:t>
      </w:r>
      <w:r w:rsidRPr="00A3036C">
        <w:rPr>
          <w:rFonts w:ascii="Times New Roman" w:eastAsia="Aptos" w:hAnsi="Times New Roman" w:cs="Times New Roman"/>
          <w:i/>
          <w:iCs/>
          <w:sz w:val="24"/>
          <w:szCs w:val="24"/>
        </w:rPr>
        <w:t xml:space="preserve">velho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novo mundo</w:t>
      </w:r>
      <w:r w:rsidR="008B48FB"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aos 14 anos, não lhe subira a cabeça, nem mesmo a qualificação de futebolista </w:t>
      </w:r>
      <w:r w:rsidRPr="00A3036C">
        <w:rPr>
          <w:rFonts w:ascii="Times New Roman" w:eastAsia="Aptos" w:hAnsi="Times New Roman" w:cs="Times New Roman"/>
          <w:i/>
          <w:iCs/>
          <w:sz w:val="24"/>
          <w:szCs w:val="24"/>
        </w:rPr>
        <w:t>fora de série</w:t>
      </w:r>
      <w:r w:rsidRPr="00A3036C">
        <w:rPr>
          <w:rFonts w:ascii="Times New Roman" w:eastAsia="Aptos" w:hAnsi="Times New Roman" w:cs="Times New Roman"/>
          <w:sz w:val="24"/>
          <w:szCs w:val="24"/>
        </w:rPr>
        <w:t xml:space="preserve"> concedido pela imprensa e torcedores.</w:t>
      </w:r>
      <w:r w:rsidR="00B1456E"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Ele é um profissional dedicado e não aceita regalias por ser o principal jogador do Flamengo e da Seleção Brasileira. Passados dois anos no futebol profissional,</w:t>
      </w:r>
      <w:r w:rsidR="00D019AC" w:rsidRPr="00A3036C">
        <w:rPr>
          <w:rFonts w:ascii="Times New Roman" w:eastAsia="Aptos" w:hAnsi="Times New Roman" w:cs="Times New Roman"/>
          <w:sz w:val="24"/>
          <w:szCs w:val="24"/>
        </w:rPr>
        <w:t xml:space="preserve"> Joph, 16,</w:t>
      </w:r>
      <w:r w:rsidRPr="00A3036C">
        <w:rPr>
          <w:rFonts w:ascii="Times New Roman" w:eastAsia="Aptos" w:hAnsi="Times New Roman" w:cs="Times New Roman"/>
          <w:sz w:val="24"/>
          <w:szCs w:val="24"/>
        </w:rPr>
        <w:t xml:space="preserve"> vem colecionando títulos nacionais e internacionais pelo </w:t>
      </w:r>
      <w:r w:rsidRPr="00A3036C">
        <w:rPr>
          <w:rFonts w:ascii="Times New Roman" w:eastAsia="Aptos" w:hAnsi="Times New Roman" w:cs="Times New Roman"/>
          <w:i/>
          <w:iCs/>
          <w:sz w:val="24"/>
          <w:szCs w:val="24"/>
        </w:rPr>
        <w:t>mais querido do Brasil e do mundo</w:t>
      </w:r>
      <w:r w:rsidRPr="00A3036C">
        <w:rPr>
          <w:rFonts w:ascii="Times New Roman" w:eastAsia="Aptos" w:hAnsi="Times New Roman" w:cs="Times New Roman"/>
          <w:sz w:val="24"/>
          <w:szCs w:val="24"/>
        </w:rPr>
        <w:t>, constituindo-se na esperança da Seleção Brasileira voltar a brilhar na Copa do Mundo de 2042, a ser realizada na Argentina. Performances admiráveis de Joph, “Garoto da Gávea” são esperadas nesta competição mundial e sua estreia confirma o futebolista extraclasse numa goleada aplicada no Uruguai de 6 X 0, quando marca todos os gols, disparando na artilharia para, dificilmente, ser alcançado. Brasil é vitorioso em todos os seus jogos. Destaque para final contra os donos da casa, quando vence por 3 X 0 . “Garoto da Gávea” marca os gols desta decisão mundial. Arremata os prêmios de melhor jogador e artilheiro</w:t>
      </w:r>
      <w:r w:rsidR="00F066AE" w:rsidRPr="00A3036C">
        <w:rPr>
          <w:rFonts w:ascii="Times New Roman" w:eastAsia="Aptos" w:hAnsi="Times New Roman" w:cs="Times New Roman"/>
          <w:sz w:val="24"/>
          <w:szCs w:val="24"/>
        </w:rPr>
        <w:t>,</w:t>
      </w:r>
      <w:r w:rsidR="008B48FB" w:rsidRPr="00A3036C">
        <w:rPr>
          <w:rFonts w:ascii="Times New Roman" w:eastAsia="Aptos" w:hAnsi="Times New Roman" w:cs="Times New Roman"/>
          <w:sz w:val="24"/>
          <w:szCs w:val="24"/>
        </w:rPr>
        <w:t xml:space="preserve"> com incríveis 14 gols marcados em sete jogos</w:t>
      </w:r>
      <w:r w:rsidR="00F066AE" w:rsidRPr="00A3036C">
        <w:rPr>
          <w:rFonts w:ascii="Times New Roman" w:eastAsia="Aptos" w:hAnsi="Times New Roman" w:cs="Times New Roman"/>
          <w:sz w:val="24"/>
          <w:szCs w:val="24"/>
        </w:rPr>
        <w:t>,</w:t>
      </w:r>
      <w:r w:rsidR="008B48FB" w:rsidRPr="00A3036C">
        <w:rPr>
          <w:rFonts w:ascii="Times New Roman" w:eastAsia="Aptos" w:hAnsi="Times New Roman" w:cs="Times New Roman"/>
          <w:sz w:val="24"/>
          <w:szCs w:val="24"/>
        </w:rPr>
        <w:t xml:space="preserve"> da Copa do Mundo do ano de 2042.</w:t>
      </w:r>
      <w:r w:rsidR="001671FA" w:rsidRPr="00A3036C">
        <w:rPr>
          <w:rFonts w:ascii="Times New Roman" w:eastAsia="Aptos" w:hAnsi="Times New Roman" w:cs="Times New Roman"/>
          <w:sz w:val="24"/>
          <w:szCs w:val="24"/>
        </w:rPr>
        <w:t xml:space="preserve"> </w:t>
      </w:r>
      <w:r w:rsidR="008B48FB" w:rsidRPr="00A3036C">
        <w:rPr>
          <w:rFonts w:ascii="Times New Roman" w:eastAsia="Aptos" w:hAnsi="Times New Roman" w:cs="Times New Roman"/>
          <w:sz w:val="24"/>
          <w:szCs w:val="24"/>
        </w:rPr>
        <w:t xml:space="preserve">A </w:t>
      </w:r>
      <w:r w:rsidRPr="00A3036C">
        <w:rPr>
          <w:rFonts w:ascii="Times New Roman" w:eastAsia="Aptos" w:hAnsi="Times New Roman" w:cs="Times New Roman"/>
          <w:sz w:val="24"/>
          <w:szCs w:val="24"/>
        </w:rPr>
        <w:t xml:space="preserve">Seleção Brasileira retoma a hegemonia do futebol mundial, para desespero dos </w:t>
      </w:r>
      <w:r w:rsidRPr="00A3036C">
        <w:rPr>
          <w:rFonts w:ascii="Times New Roman" w:eastAsia="Aptos" w:hAnsi="Times New Roman" w:cs="Times New Roman"/>
          <w:i/>
          <w:iCs/>
          <w:sz w:val="24"/>
          <w:szCs w:val="24"/>
        </w:rPr>
        <w:t>hermanos</w:t>
      </w:r>
      <w:r w:rsidRPr="00A3036C">
        <w:rPr>
          <w:rFonts w:ascii="Times New Roman" w:eastAsia="Aptos" w:hAnsi="Times New Roman" w:cs="Times New Roman"/>
          <w:sz w:val="24"/>
          <w:szCs w:val="24"/>
        </w:rPr>
        <w:t>, tristes, mas, conformados com o reconhecimento da superioridade brasileira capitaneada pelo melhor futebolista do mundo.</w:t>
      </w:r>
    </w:p>
    <w:p w14:paraId="7B91F616" w14:textId="41168A12" w:rsidR="000F571B" w:rsidRPr="00A3036C" w:rsidRDefault="000F571B" w:rsidP="000F571B">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Conquistas, prêmios e fama a parte, o futebolista nunca esquecera o Escritor e todo tempo permitido no seu cotidiano de treinos, viagens, concentrações e jogos, sempre estivera concebendo, em tempo real, conectado a verdade absoluta existencial, o complemento do segundo romance,  </w:t>
      </w:r>
      <w:r w:rsidRPr="00A3036C">
        <w:rPr>
          <w:rFonts w:ascii="Times New Roman" w:eastAsia="Aptos" w:hAnsi="Times New Roman" w:cs="Times New Roman"/>
          <w:b/>
          <w:bCs/>
        </w:rPr>
        <w:t>e</w:t>
      </w:r>
      <w:r w:rsidRPr="00A3036C">
        <w:rPr>
          <w:rFonts w:ascii="Times New Roman" w:eastAsia="Aptos" w:hAnsi="Times New Roman" w:cs="Times New Roman"/>
          <w:b/>
          <w:bCs/>
          <w:color w:val="FF0000"/>
        </w:rPr>
        <w:t>X</w:t>
      </w:r>
      <w:r w:rsidRPr="00A3036C">
        <w:rPr>
          <w:rFonts w:ascii="Times New Roman" w:eastAsia="Aptos" w:hAnsi="Times New Roman" w:cs="Times New Roman"/>
          <w:b/>
          <w:bCs/>
        </w:rPr>
        <w:t xml:space="preserve">ilados da </w:t>
      </w:r>
      <w:r w:rsidRPr="00A3036C">
        <w:rPr>
          <w:rFonts w:ascii="Times New Roman" w:eastAsia="Aptos" w:hAnsi="Times New Roman" w:cs="Times New Roman"/>
          <w:b/>
          <w:bCs/>
          <w:color w:val="7030A0"/>
        </w:rPr>
        <w:t>T</w:t>
      </w:r>
      <w:r w:rsidRPr="00A3036C">
        <w:rPr>
          <w:rFonts w:ascii="Times New Roman" w:eastAsia="Aptos" w:hAnsi="Times New Roman" w:cs="Times New Roman"/>
          <w:b/>
          <w:bCs/>
        </w:rPr>
        <w:t xml:space="preserve">erra </w:t>
      </w:r>
      <w:r w:rsidRPr="00A3036C">
        <w:rPr>
          <w:rFonts w:ascii="Times New Roman" w:eastAsia="Aptos" w:hAnsi="Times New Roman" w:cs="Times New Roman"/>
          <w:b/>
          <w:bCs/>
          <w:sz w:val="24"/>
          <w:szCs w:val="24"/>
        </w:rPr>
        <w:t>─ passado pacto para o futuro</w:t>
      </w:r>
      <w:r w:rsidRPr="00A3036C">
        <w:rPr>
          <w:rFonts w:ascii="Times New Roman" w:eastAsia="Aptos" w:hAnsi="Times New Roman" w:cs="Times New Roman"/>
          <w:sz w:val="24"/>
          <w:szCs w:val="24"/>
        </w:rPr>
        <w:t>, da trilogia. Conexões com os Guerreiros Dimensionais intuem a sua escrita, sendo mais intensas as realizadas com seus pais desaparecidos, Tom Harrison e Liz Taylor. Fato arrebatador para o filho, esperançoso, de encontrá-los</w:t>
      </w:r>
      <w:r w:rsidR="00F066AE"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pessoalmente. Esperança factível, pois o Sistema Terra precisa dar uma resposta a sociedade mundial depois de 14 anos do desaparecimento.</w:t>
      </w:r>
    </w:p>
    <w:p w14:paraId="0EB1DE30" w14:textId="1960E063" w:rsidR="00E63306" w:rsidRPr="00A3036C" w:rsidRDefault="000F571B" w:rsidP="00E63306">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Documentário com as proezas miraculosas de Emmanuel Jesus de Deus afere 100% de audiência</w:t>
      </w:r>
      <w:r w:rsidR="005D60AB" w:rsidRPr="00A3036C">
        <w:rPr>
          <w:rFonts w:ascii="Times New Roman" w:eastAsia="Aptos" w:hAnsi="Times New Roman" w:cs="Times New Roman"/>
          <w:sz w:val="24"/>
          <w:szCs w:val="24"/>
        </w:rPr>
        <w:t xml:space="preserve">. Ambiência social mundial está </w:t>
      </w:r>
      <w:r w:rsidR="002075E6" w:rsidRPr="00A3036C">
        <w:rPr>
          <w:rFonts w:ascii="Times New Roman" w:eastAsia="Aptos" w:hAnsi="Times New Roman" w:cs="Times New Roman"/>
          <w:sz w:val="24"/>
          <w:szCs w:val="24"/>
        </w:rPr>
        <w:t>tom</w:t>
      </w:r>
      <w:r w:rsidR="0009226B" w:rsidRPr="00A3036C">
        <w:rPr>
          <w:rFonts w:ascii="Times New Roman" w:eastAsia="Aptos" w:hAnsi="Times New Roman" w:cs="Times New Roman"/>
          <w:sz w:val="24"/>
          <w:szCs w:val="24"/>
        </w:rPr>
        <w:t>a</w:t>
      </w:r>
      <w:r w:rsidR="002075E6" w:rsidRPr="00A3036C">
        <w:rPr>
          <w:rFonts w:ascii="Times New Roman" w:eastAsia="Aptos" w:hAnsi="Times New Roman" w:cs="Times New Roman"/>
          <w:sz w:val="24"/>
          <w:szCs w:val="24"/>
        </w:rPr>
        <w:t>d</w:t>
      </w:r>
      <w:r w:rsidR="0009226B" w:rsidRPr="00A3036C">
        <w:rPr>
          <w:rFonts w:ascii="Times New Roman" w:eastAsia="Aptos" w:hAnsi="Times New Roman" w:cs="Times New Roman"/>
          <w:sz w:val="24"/>
          <w:szCs w:val="24"/>
        </w:rPr>
        <w:t>a</w:t>
      </w:r>
      <w:r w:rsidRPr="00A3036C">
        <w:rPr>
          <w:rFonts w:ascii="Times New Roman" w:eastAsia="Aptos" w:hAnsi="Times New Roman" w:cs="Times New Roman"/>
          <w:sz w:val="24"/>
          <w:szCs w:val="24"/>
        </w:rPr>
        <w:t xml:space="preserve"> </w:t>
      </w:r>
      <w:r w:rsidR="00C8732C" w:rsidRPr="00A3036C">
        <w:rPr>
          <w:rFonts w:ascii="Times New Roman" w:eastAsia="Aptos" w:hAnsi="Times New Roman" w:cs="Times New Roman"/>
          <w:sz w:val="24"/>
          <w:szCs w:val="24"/>
        </w:rPr>
        <w:t>pela certeza de Emmanuel</w:t>
      </w:r>
      <w:r w:rsidR="00B25A73" w:rsidRPr="00A3036C">
        <w:rPr>
          <w:rFonts w:ascii="Times New Roman" w:eastAsia="Aptos" w:hAnsi="Times New Roman" w:cs="Times New Roman"/>
          <w:sz w:val="24"/>
          <w:szCs w:val="24"/>
        </w:rPr>
        <w:t xml:space="preserve"> ser a reencarnação de Jesus Cristo</w:t>
      </w:r>
      <w:r w:rsidR="009E61B5" w:rsidRPr="00A3036C">
        <w:rPr>
          <w:rFonts w:ascii="Times New Roman" w:eastAsia="Aptos" w:hAnsi="Times New Roman" w:cs="Times New Roman"/>
          <w:sz w:val="24"/>
          <w:szCs w:val="24"/>
        </w:rPr>
        <w:t xml:space="preserve">. </w:t>
      </w:r>
      <w:r w:rsidR="0088223B" w:rsidRPr="00A3036C">
        <w:rPr>
          <w:rFonts w:ascii="Times New Roman" w:eastAsia="Aptos" w:hAnsi="Times New Roman" w:cs="Times New Roman"/>
          <w:sz w:val="24"/>
          <w:szCs w:val="24"/>
        </w:rPr>
        <w:t>Obra audiovisual</w:t>
      </w:r>
      <w:r w:rsidR="004A19E6" w:rsidRPr="00A3036C">
        <w:rPr>
          <w:rFonts w:ascii="Times New Roman" w:eastAsia="Aptos" w:hAnsi="Times New Roman" w:cs="Times New Roman"/>
          <w:sz w:val="24"/>
          <w:szCs w:val="24"/>
        </w:rPr>
        <w:t xml:space="preserve"> revive o surgimento espetaculoso do chamado Governador Espiritual</w:t>
      </w:r>
      <w:r w:rsidR="00C63070" w:rsidRPr="00A3036C">
        <w:rPr>
          <w:rFonts w:ascii="Times New Roman" w:eastAsia="Aptos" w:hAnsi="Times New Roman" w:cs="Times New Roman"/>
          <w:sz w:val="24"/>
          <w:szCs w:val="24"/>
        </w:rPr>
        <w:t xml:space="preserve"> </w:t>
      </w:r>
      <w:r w:rsidR="00F066AE" w:rsidRPr="00A3036C">
        <w:rPr>
          <w:rFonts w:ascii="Times New Roman" w:eastAsia="Aptos" w:hAnsi="Times New Roman" w:cs="Times New Roman"/>
          <w:sz w:val="24"/>
          <w:szCs w:val="24"/>
        </w:rPr>
        <w:t>na farsa de o</w:t>
      </w:r>
      <w:r w:rsidR="00C63070" w:rsidRPr="00A3036C">
        <w:rPr>
          <w:rFonts w:ascii="Times New Roman" w:eastAsia="Aptos" w:hAnsi="Times New Roman" w:cs="Times New Roman"/>
          <w:sz w:val="24"/>
          <w:szCs w:val="24"/>
        </w:rPr>
        <w:t xml:space="preserve"> “Filho Pródigo Volta ao Lar”</w:t>
      </w:r>
      <w:r w:rsidR="006E5192" w:rsidRPr="00A3036C">
        <w:rPr>
          <w:rFonts w:ascii="Times New Roman" w:eastAsia="Aptos" w:hAnsi="Times New Roman" w:cs="Times New Roman"/>
          <w:sz w:val="24"/>
          <w:szCs w:val="24"/>
        </w:rPr>
        <w:t>, pacificando o planeta Terr</w:t>
      </w:r>
      <w:r w:rsidR="00F75734" w:rsidRPr="00A3036C">
        <w:rPr>
          <w:rFonts w:ascii="Times New Roman" w:eastAsia="Aptos" w:hAnsi="Times New Roman" w:cs="Times New Roman"/>
          <w:sz w:val="24"/>
          <w:szCs w:val="24"/>
        </w:rPr>
        <w:t>a</w:t>
      </w:r>
      <w:r w:rsidR="00010C45" w:rsidRPr="00A3036C">
        <w:rPr>
          <w:rFonts w:ascii="Times New Roman" w:eastAsia="Aptos" w:hAnsi="Times New Roman" w:cs="Times New Roman"/>
          <w:sz w:val="24"/>
          <w:szCs w:val="24"/>
        </w:rPr>
        <w:t>. Pura emoção! Caos estabelecido à época</w:t>
      </w:r>
      <w:r w:rsidR="00A40E24" w:rsidRPr="00A3036C">
        <w:rPr>
          <w:rFonts w:ascii="Times New Roman" w:eastAsia="Aptos" w:hAnsi="Times New Roman" w:cs="Times New Roman"/>
          <w:sz w:val="24"/>
          <w:szCs w:val="24"/>
        </w:rPr>
        <w:t xml:space="preserve"> com </w:t>
      </w:r>
      <w:r w:rsidR="00616B27" w:rsidRPr="00A3036C">
        <w:rPr>
          <w:rFonts w:ascii="Times New Roman" w:eastAsia="Aptos" w:hAnsi="Times New Roman" w:cs="Times New Roman"/>
          <w:sz w:val="24"/>
          <w:szCs w:val="24"/>
        </w:rPr>
        <w:t xml:space="preserve">a submersão do Hemisfério Norte e a </w:t>
      </w:r>
      <w:r w:rsidR="00A40E24" w:rsidRPr="00A3036C">
        <w:rPr>
          <w:rFonts w:ascii="Times New Roman" w:eastAsia="Aptos" w:hAnsi="Times New Roman" w:cs="Times New Roman"/>
          <w:sz w:val="24"/>
          <w:szCs w:val="24"/>
        </w:rPr>
        <w:t>migração</w:t>
      </w:r>
      <w:r w:rsidR="00D27DBC" w:rsidRPr="00A3036C">
        <w:rPr>
          <w:rFonts w:ascii="Times New Roman" w:eastAsia="Aptos" w:hAnsi="Times New Roman" w:cs="Times New Roman"/>
          <w:sz w:val="24"/>
          <w:szCs w:val="24"/>
        </w:rPr>
        <w:t xml:space="preserve"> </w:t>
      </w:r>
      <w:r w:rsidR="00A768FA" w:rsidRPr="00A3036C">
        <w:rPr>
          <w:rFonts w:ascii="Times New Roman" w:eastAsia="Aptos" w:hAnsi="Times New Roman" w:cs="Times New Roman"/>
          <w:sz w:val="24"/>
          <w:szCs w:val="24"/>
        </w:rPr>
        <w:t xml:space="preserve">anterior </w:t>
      </w:r>
      <w:r w:rsidR="00D27DBC" w:rsidRPr="00A3036C">
        <w:rPr>
          <w:rFonts w:ascii="Times New Roman" w:eastAsia="Aptos" w:hAnsi="Times New Roman" w:cs="Times New Roman"/>
          <w:sz w:val="24"/>
          <w:szCs w:val="24"/>
        </w:rPr>
        <w:t>de parte de seus</w:t>
      </w:r>
      <w:r w:rsidR="00A768FA" w:rsidRPr="00A3036C">
        <w:rPr>
          <w:rFonts w:ascii="Times New Roman" w:eastAsia="Aptos" w:hAnsi="Times New Roman" w:cs="Times New Roman"/>
          <w:sz w:val="24"/>
          <w:szCs w:val="24"/>
        </w:rPr>
        <w:t xml:space="preserve"> prevenidos</w:t>
      </w:r>
      <w:r w:rsidR="00D27DBC" w:rsidRPr="00A3036C">
        <w:rPr>
          <w:rFonts w:ascii="Times New Roman" w:eastAsia="Aptos" w:hAnsi="Times New Roman" w:cs="Times New Roman"/>
          <w:sz w:val="24"/>
          <w:szCs w:val="24"/>
        </w:rPr>
        <w:t xml:space="preserve"> habitantes</w:t>
      </w:r>
      <w:r w:rsidRPr="00A3036C">
        <w:rPr>
          <w:rFonts w:ascii="Times New Roman" w:eastAsia="Aptos" w:hAnsi="Times New Roman" w:cs="Times New Roman"/>
          <w:sz w:val="24"/>
          <w:szCs w:val="24"/>
        </w:rPr>
        <w:t xml:space="preserve">  </w:t>
      </w:r>
      <w:r w:rsidR="00D27DBC" w:rsidRPr="00A3036C">
        <w:rPr>
          <w:rFonts w:ascii="Times New Roman" w:eastAsia="Aptos" w:hAnsi="Times New Roman" w:cs="Times New Roman"/>
          <w:sz w:val="24"/>
          <w:szCs w:val="24"/>
        </w:rPr>
        <w:t>para o Hemisfério Sul</w:t>
      </w:r>
      <w:r w:rsidR="00FA287D" w:rsidRPr="00A3036C">
        <w:rPr>
          <w:rFonts w:ascii="Times New Roman" w:eastAsia="Aptos" w:hAnsi="Times New Roman" w:cs="Times New Roman"/>
          <w:sz w:val="24"/>
          <w:szCs w:val="24"/>
        </w:rPr>
        <w:t xml:space="preserve"> são mitigado</w:t>
      </w:r>
      <w:r w:rsidR="00F7091C" w:rsidRPr="00A3036C">
        <w:rPr>
          <w:rFonts w:ascii="Times New Roman" w:eastAsia="Aptos" w:hAnsi="Times New Roman" w:cs="Times New Roman"/>
          <w:sz w:val="24"/>
          <w:szCs w:val="24"/>
        </w:rPr>
        <w:t>s com a divulgação sistêmica de ações miraculosa</w:t>
      </w:r>
      <w:r w:rsidR="000B3E9C" w:rsidRPr="00A3036C">
        <w:rPr>
          <w:rFonts w:ascii="Times New Roman" w:eastAsia="Aptos" w:hAnsi="Times New Roman" w:cs="Times New Roman"/>
          <w:sz w:val="24"/>
          <w:szCs w:val="24"/>
        </w:rPr>
        <w:t xml:space="preserve">s concebidas pelo filho do </w:t>
      </w:r>
      <w:r w:rsidR="00DC4804" w:rsidRPr="00A3036C">
        <w:rPr>
          <w:rFonts w:ascii="Times New Roman" w:eastAsia="Aptos" w:hAnsi="Times New Roman" w:cs="Times New Roman"/>
          <w:sz w:val="24"/>
          <w:szCs w:val="24"/>
        </w:rPr>
        <w:t>todo-</w:t>
      </w:r>
      <w:r w:rsidR="003657CD" w:rsidRPr="00A3036C">
        <w:rPr>
          <w:rFonts w:ascii="Times New Roman" w:eastAsia="Aptos" w:hAnsi="Times New Roman" w:cs="Times New Roman"/>
          <w:sz w:val="24"/>
          <w:szCs w:val="24"/>
        </w:rPr>
        <w:t>p</w:t>
      </w:r>
      <w:r w:rsidR="000B3E9C" w:rsidRPr="00A3036C">
        <w:rPr>
          <w:rFonts w:ascii="Times New Roman" w:eastAsia="Aptos" w:hAnsi="Times New Roman" w:cs="Times New Roman"/>
          <w:sz w:val="24"/>
          <w:szCs w:val="24"/>
        </w:rPr>
        <w:t>oderoso</w:t>
      </w:r>
      <w:r w:rsidR="00F066AE" w:rsidRPr="00A3036C">
        <w:rPr>
          <w:rFonts w:ascii="Times New Roman" w:eastAsia="Aptos" w:hAnsi="Times New Roman" w:cs="Times New Roman"/>
          <w:sz w:val="24"/>
          <w:szCs w:val="24"/>
        </w:rPr>
        <w:t>. Ele, santificado,</w:t>
      </w:r>
      <w:r w:rsidR="00480AE4" w:rsidRPr="00A3036C">
        <w:rPr>
          <w:rFonts w:ascii="Times New Roman" w:eastAsia="Aptos" w:hAnsi="Times New Roman" w:cs="Times New Roman"/>
          <w:sz w:val="24"/>
          <w:szCs w:val="24"/>
        </w:rPr>
        <w:t xml:space="preserve"> demonstra a</w:t>
      </w:r>
      <w:r w:rsidR="00F17D92" w:rsidRPr="00A3036C">
        <w:rPr>
          <w:rFonts w:ascii="Times New Roman" w:eastAsia="Aptos" w:hAnsi="Times New Roman" w:cs="Times New Roman"/>
          <w:sz w:val="24"/>
          <w:szCs w:val="24"/>
        </w:rPr>
        <w:t xml:space="preserve"> </w:t>
      </w:r>
      <w:r w:rsidR="00373BF1" w:rsidRPr="00A3036C">
        <w:rPr>
          <w:rFonts w:ascii="Times New Roman" w:eastAsia="Aptos" w:hAnsi="Times New Roman" w:cs="Times New Roman"/>
          <w:sz w:val="24"/>
          <w:szCs w:val="24"/>
        </w:rPr>
        <w:t>solidariedade</w:t>
      </w:r>
      <w:r w:rsidR="00EF178F" w:rsidRPr="00A3036C">
        <w:rPr>
          <w:rFonts w:ascii="Times New Roman" w:eastAsia="Aptos" w:hAnsi="Times New Roman" w:cs="Times New Roman"/>
          <w:sz w:val="24"/>
          <w:szCs w:val="24"/>
        </w:rPr>
        <w:t xml:space="preserve"> e a prática do amor ao próximo.</w:t>
      </w:r>
      <w:r w:rsidR="00D87DFA" w:rsidRPr="00A3036C">
        <w:rPr>
          <w:rFonts w:ascii="Times New Roman" w:eastAsia="Aptos" w:hAnsi="Times New Roman" w:cs="Times New Roman"/>
          <w:sz w:val="24"/>
          <w:szCs w:val="24"/>
        </w:rPr>
        <w:t xml:space="preserve"> Estima-se</w:t>
      </w:r>
      <w:r w:rsidR="00C9391D" w:rsidRPr="00A3036C">
        <w:rPr>
          <w:rFonts w:ascii="Times New Roman" w:eastAsia="Aptos" w:hAnsi="Times New Roman" w:cs="Times New Roman"/>
          <w:sz w:val="24"/>
          <w:szCs w:val="24"/>
        </w:rPr>
        <w:t xml:space="preserve"> mais de 1.50</w:t>
      </w:r>
      <w:r w:rsidR="001E6415" w:rsidRPr="00A3036C">
        <w:rPr>
          <w:rFonts w:ascii="Times New Roman" w:eastAsia="Aptos" w:hAnsi="Times New Roman" w:cs="Times New Roman"/>
          <w:sz w:val="24"/>
          <w:szCs w:val="24"/>
        </w:rPr>
        <w:t xml:space="preserve"> bilhões</w:t>
      </w:r>
      <w:r w:rsidR="0052785E" w:rsidRPr="00A3036C">
        <w:rPr>
          <w:rFonts w:ascii="Times New Roman" w:eastAsia="Aptos" w:hAnsi="Times New Roman" w:cs="Times New Roman"/>
          <w:sz w:val="24"/>
          <w:szCs w:val="24"/>
        </w:rPr>
        <w:t xml:space="preserve"> de </w:t>
      </w:r>
      <w:r w:rsidR="000F2A79" w:rsidRPr="00A3036C">
        <w:rPr>
          <w:rFonts w:ascii="Times New Roman" w:eastAsia="Aptos" w:hAnsi="Times New Roman" w:cs="Times New Roman"/>
          <w:sz w:val="24"/>
          <w:szCs w:val="24"/>
        </w:rPr>
        <w:t>imigrantes espalhados</w:t>
      </w:r>
      <w:r w:rsidR="00EA61D7" w:rsidRPr="00A3036C">
        <w:rPr>
          <w:rFonts w:ascii="Times New Roman" w:eastAsia="Aptos" w:hAnsi="Times New Roman" w:cs="Times New Roman"/>
          <w:sz w:val="24"/>
          <w:szCs w:val="24"/>
        </w:rPr>
        <w:t xml:space="preserve"> em 47 países</w:t>
      </w:r>
      <w:r w:rsidR="00D868CD" w:rsidRPr="00A3036C">
        <w:rPr>
          <w:rFonts w:ascii="Times New Roman" w:eastAsia="Aptos" w:hAnsi="Times New Roman" w:cs="Times New Roman"/>
          <w:sz w:val="24"/>
          <w:szCs w:val="24"/>
        </w:rPr>
        <w:t xml:space="preserve"> das </w:t>
      </w:r>
      <w:r w:rsidR="002E4398" w:rsidRPr="00A3036C">
        <w:rPr>
          <w:rFonts w:ascii="Times New Roman" w:eastAsia="Aptos" w:hAnsi="Times New Roman" w:cs="Times New Roman"/>
          <w:sz w:val="24"/>
          <w:szCs w:val="24"/>
        </w:rPr>
        <w:t xml:space="preserve">uniões continentais: </w:t>
      </w:r>
      <w:r w:rsidR="00085A1F" w:rsidRPr="00A3036C">
        <w:rPr>
          <w:rFonts w:ascii="Times New Roman" w:eastAsia="Aptos" w:hAnsi="Times New Roman" w:cs="Times New Roman"/>
          <w:sz w:val="24"/>
          <w:szCs w:val="24"/>
        </w:rPr>
        <w:t>UAF — União Africana, UAS — União Asiática e da UO — União da Oceania e  UASU — União da América do Sul</w:t>
      </w:r>
      <w:r w:rsidR="006E78C3" w:rsidRPr="00A3036C">
        <w:rPr>
          <w:rFonts w:ascii="Times New Roman" w:eastAsia="Aptos" w:hAnsi="Times New Roman" w:cs="Times New Roman"/>
          <w:sz w:val="24"/>
          <w:szCs w:val="24"/>
        </w:rPr>
        <w:t xml:space="preserve">. </w:t>
      </w:r>
      <w:r w:rsidR="003269A5" w:rsidRPr="00A3036C">
        <w:rPr>
          <w:rFonts w:ascii="Times New Roman" w:eastAsia="Aptos" w:hAnsi="Times New Roman" w:cs="Times New Roman"/>
          <w:sz w:val="24"/>
          <w:szCs w:val="24"/>
        </w:rPr>
        <w:t>Destacando a preferênci</w:t>
      </w:r>
      <w:r w:rsidR="0097635D" w:rsidRPr="00A3036C">
        <w:rPr>
          <w:rFonts w:ascii="Times New Roman" w:eastAsia="Aptos" w:hAnsi="Times New Roman" w:cs="Times New Roman"/>
          <w:sz w:val="24"/>
          <w:szCs w:val="24"/>
        </w:rPr>
        <w:t xml:space="preserve">a para </w:t>
      </w:r>
      <w:r w:rsidR="00FA40C8" w:rsidRPr="00A3036C">
        <w:rPr>
          <w:rFonts w:ascii="Times New Roman" w:eastAsia="Aptos" w:hAnsi="Times New Roman" w:cs="Times New Roman"/>
          <w:sz w:val="24"/>
          <w:szCs w:val="24"/>
        </w:rPr>
        <w:t>a</w:t>
      </w:r>
      <w:r w:rsidR="0097635D" w:rsidRPr="00A3036C">
        <w:rPr>
          <w:rFonts w:ascii="Times New Roman" w:eastAsia="Aptos" w:hAnsi="Times New Roman" w:cs="Times New Roman"/>
          <w:sz w:val="24"/>
          <w:szCs w:val="24"/>
        </w:rPr>
        <w:t>s d</w:t>
      </w:r>
      <w:r w:rsidR="00FA40C8" w:rsidRPr="00A3036C">
        <w:rPr>
          <w:rFonts w:ascii="Times New Roman" w:eastAsia="Aptos" w:hAnsi="Times New Roman" w:cs="Times New Roman"/>
          <w:sz w:val="24"/>
          <w:szCs w:val="24"/>
        </w:rPr>
        <w:t>ua</w:t>
      </w:r>
      <w:r w:rsidR="0097635D" w:rsidRPr="00A3036C">
        <w:rPr>
          <w:rFonts w:ascii="Times New Roman" w:eastAsia="Aptos" w:hAnsi="Times New Roman" w:cs="Times New Roman"/>
          <w:sz w:val="24"/>
          <w:szCs w:val="24"/>
        </w:rPr>
        <w:t>s últim</w:t>
      </w:r>
      <w:r w:rsidR="00FA40C8" w:rsidRPr="00A3036C">
        <w:rPr>
          <w:rFonts w:ascii="Times New Roman" w:eastAsia="Aptos" w:hAnsi="Times New Roman" w:cs="Times New Roman"/>
          <w:sz w:val="24"/>
          <w:szCs w:val="24"/>
        </w:rPr>
        <w:t>a</w:t>
      </w:r>
      <w:r w:rsidR="0097635D" w:rsidRPr="00A3036C">
        <w:rPr>
          <w:rFonts w:ascii="Times New Roman" w:eastAsia="Aptos" w:hAnsi="Times New Roman" w:cs="Times New Roman"/>
          <w:sz w:val="24"/>
          <w:szCs w:val="24"/>
        </w:rPr>
        <w:t>s</w:t>
      </w:r>
      <w:r w:rsidR="00FA40C8" w:rsidRPr="00A3036C">
        <w:rPr>
          <w:rFonts w:ascii="Times New Roman" w:eastAsia="Aptos" w:hAnsi="Times New Roman" w:cs="Times New Roman"/>
          <w:sz w:val="24"/>
          <w:szCs w:val="24"/>
        </w:rPr>
        <w:t xml:space="preserve">. </w:t>
      </w:r>
      <w:r w:rsidR="003E5A09" w:rsidRPr="00A3036C">
        <w:rPr>
          <w:rFonts w:ascii="Times New Roman" w:eastAsia="Aptos" w:hAnsi="Times New Roman" w:cs="Times New Roman"/>
          <w:sz w:val="24"/>
          <w:szCs w:val="24"/>
        </w:rPr>
        <w:t>Países sul-americanos</w:t>
      </w:r>
      <w:r w:rsidR="009C7161" w:rsidRPr="00A3036C">
        <w:rPr>
          <w:rFonts w:ascii="Times New Roman" w:eastAsia="Aptos" w:hAnsi="Times New Roman" w:cs="Times New Roman"/>
          <w:sz w:val="24"/>
          <w:szCs w:val="24"/>
        </w:rPr>
        <w:t xml:space="preserve"> recepciona</w:t>
      </w:r>
      <w:r w:rsidR="003E5A09" w:rsidRPr="00A3036C">
        <w:rPr>
          <w:rFonts w:ascii="Times New Roman" w:eastAsia="Aptos" w:hAnsi="Times New Roman" w:cs="Times New Roman"/>
          <w:sz w:val="24"/>
          <w:szCs w:val="24"/>
        </w:rPr>
        <w:t>m</w:t>
      </w:r>
      <w:r w:rsidR="00C82F01" w:rsidRPr="00A3036C">
        <w:rPr>
          <w:rFonts w:ascii="Times New Roman" w:eastAsia="Aptos" w:hAnsi="Times New Roman" w:cs="Times New Roman"/>
          <w:sz w:val="24"/>
          <w:szCs w:val="24"/>
        </w:rPr>
        <w:t xml:space="preserve"> </w:t>
      </w:r>
      <w:r w:rsidR="00DC5388" w:rsidRPr="00A3036C">
        <w:rPr>
          <w:rFonts w:ascii="Times New Roman" w:eastAsia="Aptos" w:hAnsi="Times New Roman" w:cs="Times New Roman"/>
          <w:sz w:val="24"/>
          <w:szCs w:val="24"/>
        </w:rPr>
        <w:t>mai</w:t>
      </w:r>
      <w:r w:rsidR="00B54456" w:rsidRPr="00A3036C">
        <w:rPr>
          <w:rFonts w:ascii="Times New Roman" w:eastAsia="Aptos" w:hAnsi="Times New Roman" w:cs="Times New Roman"/>
          <w:sz w:val="24"/>
          <w:szCs w:val="24"/>
        </w:rPr>
        <w:t>s de</w:t>
      </w:r>
      <w:r w:rsidR="00A43C8E" w:rsidRPr="00A3036C">
        <w:rPr>
          <w:rFonts w:ascii="Times New Roman" w:eastAsia="Aptos" w:hAnsi="Times New Roman" w:cs="Times New Roman"/>
          <w:sz w:val="24"/>
          <w:szCs w:val="24"/>
        </w:rPr>
        <w:t xml:space="preserve"> </w:t>
      </w:r>
      <w:r w:rsidR="00F066AE" w:rsidRPr="00A3036C">
        <w:rPr>
          <w:rFonts w:ascii="Times New Roman" w:eastAsia="Aptos" w:hAnsi="Times New Roman" w:cs="Times New Roman"/>
          <w:sz w:val="24"/>
          <w:szCs w:val="24"/>
        </w:rPr>
        <w:t>75</w:t>
      </w:r>
      <w:r w:rsidR="000403FF" w:rsidRPr="00A3036C">
        <w:rPr>
          <w:rFonts w:ascii="Times New Roman" w:eastAsia="Aptos" w:hAnsi="Times New Roman" w:cs="Times New Roman"/>
          <w:sz w:val="24"/>
          <w:szCs w:val="24"/>
        </w:rPr>
        <w:t>0</w:t>
      </w:r>
      <w:r w:rsidR="003E5A09" w:rsidRPr="00A3036C">
        <w:rPr>
          <w:rFonts w:ascii="Times New Roman" w:eastAsia="Aptos" w:hAnsi="Times New Roman" w:cs="Times New Roman"/>
          <w:sz w:val="24"/>
          <w:szCs w:val="24"/>
        </w:rPr>
        <w:t>.000.000</w:t>
      </w:r>
      <w:r w:rsidR="000403FF" w:rsidRPr="00A3036C">
        <w:rPr>
          <w:rFonts w:ascii="Times New Roman" w:eastAsia="Aptos" w:hAnsi="Times New Roman" w:cs="Times New Roman"/>
          <w:sz w:val="24"/>
          <w:szCs w:val="24"/>
        </w:rPr>
        <w:t xml:space="preserve"> </w:t>
      </w:r>
      <w:r w:rsidR="003E5A09" w:rsidRPr="00A3036C">
        <w:rPr>
          <w:rFonts w:ascii="Times New Roman" w:eastAsia="Aptos" w:hAnsi="Times New Roman" w:cs="Times New Roman"/>
          <w:sz w:val="24"/>
          <w:szCs w:val="24"/>
        </w:rPr>
        <w:t xml:space="preserve">de </w:t>
      </w:r>
      <w:r w:rsidR="000403FF" w:rsidRPr="00A3036C">
        <w:rPr>
          <w:rFonts w:ascii="Times New Roman" w:eastAsia="Aptos" w:hAnsi="Times New Roman" w:cs="Times New Roman"/>
          <w:sz w:val="24"/>
          <w:szCs w:val="24"/>
        </w:rPr>
        <w:t>pessoa</w:t>
      </w:r>
      <w:r w:rsidR="007007C3" w:rsidRPr="00A3036C">
        <w:rPr>
          <w:rFonts w:ascii="Times New Roman" w:eastAsia="Aptos" w:hAnsi="Times New Roman" w:cs="Times New Roman"/>
          <w:sz w:val="24"/>
          <w:szCs w:val="24"/>
        </w:rPr>
        <w:t>s</w:t>
      </w:r>
      <w:r w:rsidR="00F13570" w:rsidRPr="00A3036C">
        <w:rPr>
          <w:rFonts w:ascii="Times New Roman" w:eastAsia="Aptos" w:hAnsi="Times New Roman" w:cs="Times New Roman"/>
          <w:sz w:val="24"/>
          <w:szCs w:val="24"/>
        </w:rPr>
        <w:t>.</w:t>
      </w:r>
      <w:r w:rsidR="003E5A09" w:rsidRPr="00A3036C">
        <w:rPr>
          <w:rFonts w:ascii="Times New Roman" w:eastAsia="Aptos" w:hAnsi="Times New Roman" w:cs="Times New Roman"/>
          <w:sz w:val="24"/>
          <w:szCs w:val="24"/>
        </w:rPr>
        <w:t xml:space="preserve"> Brasil é o</w:t>
      </w:r>
      <w:r w:rsidR="00447139" w:rsidRPr="00A3036C">
        <w:rPr>
          <w:rFonts w:ascii="Times New Roman" w:eastAsia="Aptos" w:hAnsi="Times New Roman" w:cs="Times New Roman"/>
          <w:sz w:val="24"/>
          <w:szCs w:val="24"/>
        </w:rPr>
        <w:t xml:space="preserve"> país </w:t>
      </w:r>
      <w:r w:rsidR="00830EC4" w:rsidRPr="00A3036C">
        <w:rPr>
          <w:rFonts w:ascii="Times New Roman" w:eastAsia="Aptos" w:hAnsi="Times New Roman" w:cs="Times New Roman"/>
          <w:sz w:val="24"/>
          <w:szCs w:val="24"/>
        </w:rPr>
        <w:t xml:space="preserve">com </w:t>
      </w:r>
      <w:r w:rsidR="00C82F01" w:rsidRPr="00A3036C">
        <w:rPr>
          <w:rFonts w:ascii="Times New Roman" w:eastAsia="Aptos" w:hAnsi="Times New Roman" w:cs="Times New Roman"/>
          <w:sz w:val="24"/>
          <w:szCs w:val="24"/>
        </w:rPr>
        <w:t>a maior parte</w:t>
      </w:r>
      <w:r w:rsidR="003E5A09" w:rsidRPr="00A3036C">
        <w:rPr>
          <w:rFonts w:ascii="Times New Roman" w:eastAsia="Aptos" w:hAnsi="Times New Roman" w:cs="Times New Roman"/>
          <w:sz w:val="24"/>
          <w:szCs w:val="24"/>
        </w:rPr>
        <w:t xml:space="preserve"> deste contingente</w:t>
      </w:r>
      <w:r w:rsidR="00F066AE" w:rsidRPr="00A3036C">
        <w:rPr>
          <w:rFonts w:ascii="Times New Roman" w:eastAsia="Aptos" w:hAnsi="Times New Roman" w:cs="Times New Roman"/>
          <w:sz w:val="24"/>
          <w:szCs w:val="24"/>
        </w:rPr>
        <w:t xml:space="preserve"> de</w:t>
      </w:r>
      <w:r w:rsidR="00C82F01" w:rsidRPr="00A3036C">
        <w:rPr>
          <w:rFonts w:ascii="Times New Roman" w:eastAsia="Aptos" w:hAnsi="Times New Roman" w:cs="Times New Roman"/>
          <w:sz w:val="24"/>
          <w:szCs w:val="24"/>
        </w:rPr>
        <w:t xml:space="preserve"> </w:t>
      </w:r>
      <w:r w:rsidR="003A0F40" w:rsidRPr="00A3036C">
        <w:rPr>
          <w:rFonts w:ascii="Times New Roman" w:eastAsia="Aptos" w:hAnsi="Times New Roman" w:cs="Times New Roman"/>
          <w:sz w:val="24"/>
          <w:szCs w:val="24"/>
        </w:rPr>
        <w:t>novos habitantes</w:t>
      </w:r>
      <w:r w:rsidR="0058631B" w:rsidRPr="00A3036C">
        <w:rPr>
          <w:rFonts w:ascii="Times New Roman" w:eastAsia="Aptos" w:hAnsi="Times New Roman" w:cs="Times New Roman"/>
          <w:sz w:val="24"/>
          <w:szCs w:val="24"/>
        </w:rPr>
        <w:t xml:space="preserve"> </w:t>
      </w:r>
      <w:r w:rsidR="00F066AE" w:rsidRPr="00A3036C">
        <w:rPr>
          <w:rFonts w:ascii="Times New Roman" w:eastAsia="Aptos" w:hAnsi="Times New Roman" w:cs="Times New Roman"/>
          <w:sz w:val="24"/>
          <w:szCs w:val="24"/>
        </w:rPr>
        <w:t xml:space="preserve">locados </w:t>
      </w:r>
      <w:r w:rsidR="0058631B" w:rsidRPr="00A3036C">
        <w:rPr>
          <w:rFonts w:ascii="Times New Roman" w:eastAsia="Aptos" w:hAnsi="Times New Roman" w:cs="Times New Roman"/>
          <w:sz w:val="24"/>
          <w:szCs w:val="24"/>
        </w:rPr>
        <w:t>nas regiões</w:t>
      </w:r>
      <w:r w:rsidR="0007202D" w:rsidRPr="00A3036C">
        <w:rPr>
          <w:rFonts w:ascii="Times New Roman" w:eastAsia="Aptos" w:hAnsi="Times New Roman" w:cs="Times New Roman"/>
          <w:sz w:val="24"/>
          <w:szCs w:val="24"/>
        </w:rPr>
        <w:t xml:space="preserve"> </w:t>
      </w:r>
      <w:r w:rsidR="008728FE" w:rsidRPr="00A3036C">
        <w:rPr>
          <w:rFonts w:ascii="Times New Roman" w:eastAsia="Aptos" w:hAnsi="Times New Roman" w:cs="Times New Roman"/>
          <w:sz w:val="24"/>
          <w:szCs w:val="24"/>
        </w:rPr>
        <w:t>S</w:t>
      </w:r>
      <w:r w:rsidR="0007202D" w:rsidRPr="00A3036C">
        <w:rPr>
          <w:rFonts w:ascii="Times New Roman" w:eastAsia="Aptos" w:hAnsi="Times New Roman" w:cs="Times New Roman"/>
          <w:sz w:val="24"/>
          <w:szCs w:val="24"/>
        </w:rPr>
        <w:t xml:space="preserve">ul, </w:t>
      </w:r>
      <w:r w:rsidR="008728FE" w:rsidRPr="00A3036C">
        <w:rPr>
          <w:rFonts w:ascii="Times New Roman" w:eastAsia="Aptos" w:hAnsi="Times New Roman" w:cs="Times New Roman"/>
          <w:sz w:val="24"/>
          <w:szCs w:val="24"/>
        </w:rPr>
        <w:t>S</w:t>
      </w:r>
      <w:r w:rsidR="0007202D" w:rsidRPr="00A3036C">
        <w:rPr>
          <w:rFonts w:ascii="Times New Roman" w:eastAsia="Aptos" w:hAnsi="Times New Roman" w:cs="Times New Roman"/>
          <w:sz w:val="24"/>
          <w:szCs w:val="24"/>
        </w:rPr>
        <w:t xml:space="preserve">udeste, </w:t>
      </w:r>
      <w:r w:rsidR="008728FE" w:rsidRPr="00A3036C">
        <w:rPr>
          <w:rFonts w:ascii="Times New Roman" w:eastAsia="Aptos" w:hAnsi="Times New Roman" w:cs="Times New Roman"/>
          <w:sz w:val="24"/>
          <w:szCs w:val="24"/>
        </w:rPr>
        <w:t>N</w:t>
      </w:r>
      <w:r w:rsidR="0007202D" w:rsidRPr="00A3036C">
        <w:rPr>
          <w:rFonts w:ascii="Times New Roman" w:eastAsia="Aptos" w:hAnsi="Times New Roman" w:cs="Times New Roman"/>
          <w:sz w:val="24"/>
          <w:szCs w:val="24"/>
        </w:rPr>
        <w:t xml:space="preserve">orte, </w:t>
      </w:r>
      <w:r w:rsidR="008728FE" w:rsidRPr="00A3036C">
        <w:rPr>
          <w:rFonts w:ascii="Times New Roman" w:eastAsia="Aptos" w:hAnsi="Times New Roman" w:cs="Times New Roman"/>
          <w:sz w:val="24"/>
          <w:szCs w:val="24"/>
        </w:rPr>
        <w:t>N</w:t>
      </w:r>
      <w:r w:rsidR="00B60B10" w:rsidRPr="00A3036C">
        <w:rPr>
          <w:rFonts w:ascii="Times New Roman" w:eastAsia="Aptos" w:hAnsi="Times New Roman" w:cs="Times New Roman"/>
          <w:sz w:val="24"/>
          <w:szCs w:val="24"/>
        </w:rPr>
        <w:t>ordeste e em menor escala</w:t>
      </w:r>
      <w:r w:rsidR="008728FE" w:rsidRPr="00A3036C">
        <w:rPr>
          <w:rFonts w:ascii="Times New Roman" w:eastAsia="Aptos" w:hAnsi="Times New Roman" w:cs="Times New Roman"/>
          <w:sz w:val="24"/>
          <w:szCs w:val="24"/>
        </w:rPr>
        <w:t xml:space="preserve"> na Centro-Oeste</w:t>
      </w:r>
      <w:r w:rsidR="00F066AE" w:rsidRPr="00A3036C">
        <w:rPr>
          <w:rFonts w:ascii="Times New Roman" w:eastAsia="Aptos" w:hAnsi="Times New Roman" w:cs="Times New Roman"/>
          <w:sz w:val="24"/>
          <w:szCs w:val="24"/>
        </w:rPr>
        <w:t>,</w:t>
      </w:r>
      <w:r w:rsidR="00A73489" w:rsidRPr="00A3036C">
        <w:rPr>
          <w:rFonts w:ascii="Times New Roman" w:eastAsia="Aptos" w:hAnsi="Times New Roman" w:cs="Times New Roman"/>
          <w:sz w:val="24"/>
          <w:szCs w:val="24"/>
        </w:rPr>
        <w:t xml:space="preserve"> torna</w:t>
      </w:r>
      <w:r w:rsidR="00F066AE" w:rsidRPr="00A3036C">
        <w:rPr>
          <w:rFonts w:ascii="Times New Roman" w:eastAsia="Aptos" w:hAnsi="Times New Roman" w:cs="Times New Roman"/>
          <w:sz w:val="24"/>
          <w:szCs w:val="24"/>
        </w:rPr>
        <w:t>ndo</w:t>
      </w:r>
      <w:r w:rsidR="00A73489" w:rsidRPr="00A3036C">
        <w:rPr>
          <w:rFonts w:ascii="Times New Roman" w:eastAsia="Aptos" w:hAnsi="Times New Roman" w:cs="Times New Roman"/>
          <w:sz w:val="24"/>
          <w:szCs w:val="24"/>
        </w:rPr>
        <w:t>-se o pais mais populoso</w:t>
      </w:r>
      <w:r w:rsidR="003E5A09" w:rsidRPr="00A3036C">
        <w:rPr>
          <w:rFonts w:ascii="Times New Roman" w:eastAsia="Aptos" w:hAnsi="Times New Roman" w:cs="Times New Roman"/>
          <w:sz w:val="24"/>
          <w:szCs w:val="24"/>
        </w:rPr>
        <w:t xml:space="preserve"> </w:t>
      </w:r>
      <w:r w:rsidR="00830EC4" w:rsidRPr="00A3036C">
        <w:rPr>
          <w:rFonts w:ascii="Times New Roman" w:eastAsia="Aptos" w:hAnsi="Times New Roman" w:cs="Times New Roman"/>
          <w:sz w:val="24"/>
          <w:szCs w:val="24"/>
        </w:rPr>
        <w:lastRenderedPageBreak/>
        <w:t>dentre os 47 do Hemisfério Sul</w:t>
      </w:r>
      <w:r w:rsidR="007007C3" w:rsidRPr="00A3036C">
        <w:rPr>
          <w:rFonts w:ascii="Times New Roman" w:eastAsia="Aptos" w:hAnsi="Times New Roman" w:cs="Times New Roman"/>
          <w:sz w:val="24"/>
          <w:szCs w:val="24"/>
        </w:rPr>
        <w:t xml:space="preserve">, ou melhor, </w:t>
      </w:r>
      <w:r w:rsidR="007007C3" w:rsidRPr="00A3036C">
        <w:rPr>
          <w:rFonts w:ascii="Times New Roman" w:eastAsia="Aptos" w:hAnsi="Times New Roman" w:cs="Times New Roman"/>
          <w:i/>
          <w:iCs/>
          <w:sz w:val="24"/>
          <w:szCs w:val="24"/>
        </w:rPr>
        <w:t>novo mundo</w:t>
      </w:r>
      <w:r w:rsidR="008728FE" w:rsidRPr="00A3036C">
        <w:rPr>
          <w:rFonts w:ascii="Times New Roman" w:eastAsia="Aptos" w:hAnsi="Times New Roman" w:cs="Times New Roman"/>
          <w:sz w:val="24"/>
          <w:szCs w:val="24"/>
        </w:rPr>
        <w:t>.</w:t>
      </w:r>
      <w:r w:rsidR="0000215C" w:rsidRPr="00A3036C">
        <w:rPr>
          <w:rFonts w:ascii="Times New Roman" w:eastAsia="Aptos" w:hAnsi="Times New Roman" w:cs="Times New Roman"/>
          <w:sz w:val="24"/>
          <w:szCs w:val="24"/>
        </w:rPr>
        <w:t xml:space="preserve"> </w:t>
      </w:r>
      <w:r w:rsidR="008728FE" w:rsidRPr="00A3036C">
        <w:rPr>
          <w:rFonts w:ascii="Times New Roman" w:eastAsia="Aptos" w:hAnsi="Times New Roman" w:cs="Times New Roman"/>
          <w:sz w:val="24"/>
          <w:szCs w:val="24"/>
        </w:rPr>
        <w:t xml:space="preserve"> </w:t>
      </w:r>
      <w:r w:rsidR="000B0D0A" w:rsidRPr="00A3036C">
        <w:rPr>
          <w:rFonts w:ascii="Times New Roman" w:eastAsia="Aptos" w:hAnsi="Times New Roman" w:cs="Times New Roman"/>
          <w:sz w:val="24"/>
          <w:szCs w:val="24"/>
        </w:rPr>
        <w:t>Acomodados os ânimo</w:t>
      </w:r>
      <w:r w:rsidR="001A017B" w:rsidRPr="00A3036C">
        <w:rPr>
          <w:rFonts w:ascii="Times New Roman" w:eastAsia="Aptos" w:hAnsi="Times New Roman" w:cs="Times New Roman"/>
          <w:sz w:val="24"/>
          <w:szCs w:val="24"/>
        </w:rPr>
        <w:t>s de locais e visitantes</w:t>
      </w:r>
      <w:r w:rsidR="00C53DD6" w:rsidRPr="00A3036C">
        <w:rPr>
          <w:rFonts w:ascii="Times New Roman" w:eastAsia="Aptos" w:hAnsi="Times New Roman" w:cs="Times New Roman"/>
          <w:sz w:val="24"/>
          <w:szCs w:val="24"/>
        </w:rPr>
        <w:t>, vida segue</w:t>
      </w:r>
      <w:r w:rsidR="00521A94" w:rsidRPr="00A3036C">
        <w:rPr>
          <w:rFonts w:ascii="Times New Roman" w:eastAsia="Aptos" w:hAnsi="Times New Roman" w:cs="Times New Roman"/>
          <w:sz w:val="24"/>
          <w:szCs w:val="24"/>
        </w:rPr>
        <w:t>,</w:t>
      </w:r>
      <w:r w:rsidR="00C67C86" w:rsidRPr="00A3036C">
        <w:rPr>
          <w:rFonts w:ascii="Times New Roman" w:eastAsia="Aptos" w:hAnsi="Times New Roman" w:cs="Times New Roman"/>
          <w:sz w:val="24"/>
          <w:szCs w:val="24"/>
        </w:rPr>
        <w:t xml:space="preserve"> conceitualmente</w:t>
      </w:r>
      <w:r w:rsidR="00A73489" w:rsidRPr="00A3036C">
        <w:rPr>
          <w:rFonts w:ascii="Times New Roman" w:eastAsia="Aptos" w:hAnsi="Times New Roman" w:cs="Times New Roman"/>
          <w:sz w:val="24"/>
          <w:szCs w:val="24"/>
        </w:rPr>
        <w:t>, imposta pelo Sistema Terra</w:t>
      </w:r>
      <w:r w:rsidR="00521A94" w:rsidRPr="00A3036C">
        <w:rPr>
          <w:rFonts w:ascii="Times New Roman" w:eastAsia="Aptos" w:hAnsi="Times New Roman" w:cs="Times New Roman"/>
          <w:sz w:val="24"/>
          <w:szCs w:val="24"/>
        </w:rPr>
        <w:t>.</w:t>
      </w:r>
      <w:r w:rsidR="00C67C86" w:rsidRPr="00A3036C">
        <w:rPr>
          <w:rFonts w:ascii="Times New Roman" w:eastAsia="Aptos" w:hAnsi="Times New Roman" w:cs="Times New Roman"/>
          <w:sz w:val="24"/>
          <w:szCs w:val="24"/>
        </w:rPr>
        <w:t xml:space="preserve"> </w:t>
      </w:r>
      <w:r w:rsidR="00A73489" w:rsidRPr="00A3036C">
        <w:rPr>
          <w:rFonts w:ascii="Times New Roman" w:eastAsia="Aptos" w:hAnsi="Times New Roman" w:cs="Times New Roman"/>
          <w:sz w:val="24"/>
          <w:szCs w:val="24"/>
        </w:rPr>
        <w:t>Terráqueos n</w:t>
      </w:r>
      <w:r w:rsidR="00C67C86" w:rsidRPr="00A3036C">
        <w:rPr>
          <w:rFonts w:ascii="Times New Roman" w:eastAsia="Aptos" w:hAnsi="Times New Roman" w:cs="Times New Roman"/>
          <w:sz w:val="24"/>
          <w:szCs w:val="24"/>
        </w:rPr>
        <w:t>asc</w:t>
      </w:r>
      <w:r w:rsidR="009E02BC" w:rsidRPr="00A3036C">
        <w:rPr>
          <w:rFonts w:ascii="Times New Roman" w:eastAsia="Aptos" w:hAnsi="Times New Roman" w:cs="Times New Roman"/>
          <w:sz w:val="24"/>
          <w:szCs w:val="24"/>
        </w:rPr>
        <w:t>e</w:t>
      </w:r>
      <w:r w:rsidR="00A73489" w:rsidRPr="00A3036C">
        <w:rPr>
          <w:rFonts w:ascii="Times New Roman" w:eastAsia="Aptos" w:hAnsi="Times New Roman" w:cs="Times New Roman"/>
          <w:sz w:val="24"/>
          <w:szCs w:val="24"/>
        </w:rPr>
        <w:t>m</w:t>
      </w:r>
      <w:r w:rsidR="009E02BC" w:rsidRPr="00A3036C">
        <w:rPr>
          <w:rFonts w:ascii="Times New Roman" w:eastAsia="Aptos" w:hAnsi="Times New Roman" w:cs="Times New Roman"/>
          <w:sz w:val="24"/>
          <w:szCs w:val="24"/>
        </w:rPr>
        <w:t xml:space="preserve"> </w:t>
      </w:r>
      <w:r w:rsidR="00B10B84" w:rsidRPr="00A3036C">
        <w:rPr>
          <w:rFonts w:ascii="Times New Roman" w:eastAsia="Aptos" w:hAnsi="Times New Roman" w:cs="Times New Roman"/>
          <w:sz w:val="24"/>
          <w:szCs w:val="24"/>
        </w:rPr>
        <w:t xml:space="preserve">para </w:t>
      </w:r>
      <w:r w:rsidR="009E02BC" w:rsidRPr="00A3036C">
        <w:rPr>
          <w:rFonts w:ascii="Times New Roman" w:eastAsia="Aptos" w:hAnsi="Times New Roman" w:cs="Times New Roman"/>
          <w:sz w:val="24"/>
          <w:szCs w:val="24"/>
        </w:rPr>
        <w:t>vive</w:t>
      </w:r>
      <w:r w:rsidR="00B10B84" w:rsidRPr="00A3036C">
        <w:rPr>
          <w:rFonts w:ascii="Times New Roman" w:eastAsia="Aptos" w:hAnsi="Times New Roman" w:cs="Times New Roman"/>
          <w:sz w:val="24"/>
          <w:szCs w:val="24"/>
        </w:rPr>
        <w:t>r</w:t>
      </w:r>
      <w:r w:rsidR="009E02BC" w:rsidRPr="00A3036C">
        <w:rPr>
          <w:rFonts w:ascii="Times New Roman" w:eastAsia="Aptos" w:hAnsi="Times New Roman" w:cs="Times New Roman"/>
          <w:sz w:val="24"/>
          <w:szCs w:val="24"/>
        </w:rPr>
        <w:t xml:space="preserve"> numa sociedade de contas</w:t>
      </w:r>
      <w:r w:rsidR="00A60FB6" w:rsidRPr="00A3036C">
        <w:rPr>
          <w:rFonts w:ascii="Times New Roman" w:eastAsia="Aptos" w:hAnsi="Times New Roman" w:cs="Times New Roman"/>
          <w:sz w:val="24"/>
          <w:szCs w:val="24"/>
        </w:rPr>
        <w:t>,</w:t>
      </w:r>
      <w:r w:rsidR="009E02BC" w:rsidRPr="00A3036C">
        <w:rPr>
          <w:rFonts w:ascii="Times New Roman" w:eastAsia="Aptos" w:hAnsi="Times New Roman" w:cs="Times New Roman"/>
          <w:sz w:val="24"/>
          <w:szCs w:val="24"/>
        </w:rPr>
        <w:t xml:space="preserve"> assombrado pelo medo </w:t>
      </w:r>
      <w:r w:rsidR="00A60FB6" w:rsidRPr="00A3036C">
        <w:rPr>
          <w:rFonts w:ascii="Times New Roman" w:eastAsia="Aptos" w:hAnsi="Times New Roman" w:cs="Times New Roman"/>
          <w:sz w:val="24"/>
          <w:szCs w:val="24"/>
        </w:rPr>
        <w:t>da única certeza da vida</w:t>
      </w:r>
      <w:r w:rsidR="00B10B84" w:rsidRPr="00A3036C">
        <w:rPr>
          <w:rFonts w:ascii="Times New Roman" w:eastAsia="Aptos" w:hAnsi="Times New Roman" w:cs="Times New Roman"/>
          <w:sz w:val="24"/>
          <w:szCs w:val="24"/>
        </w:rPr>
        <w:t>:</w:t>
      </w:r>
      <w:r w:rsidR="00A60FB6" w:rsidRPr="00A3036C">
        <w:rPr>
          <w:rFonts w:ascii="Times New Roman" w:eastAsia="Aptos" w:hAnsi="Times New Roman" w:cs="Times New Roman"/>
          <w:sz w:val="24"/>
          <w:szCs w:val="24"/>
        </w:rPr>
        <w:t xml:space="preserve"> a morte</w:t>
      </w:r>
      <w:r w:rsidR="00B10B84" w:rsidRPr="00A3036C">
        <w:rPr>
          <w:rFonts w:ascii="Times New Roman" w:eastAsia="Aptos" w:hAnsi="Times New Roman" w:cs="Times New Roman"/>
          <w:sz w:val="24"/>
          <w:szCs w:val="24"/>
        </w:rPr>
        <w:t>.</w:t>
      </w:r>
      <w:r w:rsidR="0058631B" w:rsidRPr="00A3036C">
        <w:rPr>
          <w:rFonts w:ascii="Times New Roman" w:eastAsia="Aptos" w:hAnsi="Times New Roman" w:cs="Times New Roman"/>
          <w:sz w:val="24"/>
          <w:szCs w:val="24"/>
        </w:rPr>
        <w:t xml:space="preserve"> </w:t>
      </w:r>
      <w:r w:rsidR="00B10B84" w:rsidRPr="00A3036C">
        <w:rPr>
          <w:rFonts w:ascii="Times New Roman" w:eastAsia="Aptos" w:hAnsi="Times New Roman" w:cs="Times New Roman"/>
          <w:sz w:val="24"/>
          <w:szCs w:val="24"/>
        </w:rPr>
        <w:t>R</w:t>
      </w:r>
      <w:r w:rsidR="009B18A3" w:rsidRPr="00A3036C">
        <w:rPr>
          <w:rFonts w:ascii="Times New Roman" w:eastAsia="Aptos" w:hAnsi="Times New Roman" w:cs="Times New Roman"/>
          <w:sz w:val="24"/>
          <w:szCs w:val="24"/>
        </w:rPr>
        <w:t xml:space="preserve">enascendo, </w:t>
      </w:r>
      <w:r w:rsidR="00097DBB" w:rsidRPr="00A3036C">
        <w:rPr>
          <w:rFonts w:ascii="Times New Roman" w:eastAsia="Aptos" w:hAnsi="Times New Roman" w:cs="Times New Roman"/>
          <w:sz w:val="24"/>
          <w:szCs w:val="24"/>
        </w:rPr>
        <w:t xml:space="preserve">culpabilizado, </w:t>
      </w:r>
      <w:r w:rsidR="009B18A3" w:rsidRPr="00A3036C">
        <w:rPr>
          <w:rFonts w:ascii="Times New Roman" w:eastAsia="Aptos" w:hAnsi="Times New Roman" w:cs="Times New Roman"/>
          <w:sz w:val="24"/>
          <w:szCs w:val="24"/>
        </w:rPr>
        <w:t>sob o véu do esquecimento</w:t>
      </w:r>
      <w:r w:rsidR="00097DBB" w:rsidRPr="00A3036C">
        <w:rPr>
          <w:rFonts w:ascii="Times New Roman" w:eastAsia="Aptos" w:hAnsi="Times New Roman" w:cs="Times New Roman"/>
          <w:sz w:val="24"/>
          <w:szCs w:val="24"/>
        </w:rPr>
        <w:t>,</w:t>
      </w:r>
      <w:r w:rsidR="00A36F2B" w:rsidRPr="00A3036C">
        <w:rPr>
          <w:rFonts w:ascii="Times New Roman" w:eastAsia="Aptos" w:hAnsi="Times New Roman" w:cs="Times New Roman"/>
          <w:sz w:val="24"/>
          <w:szCs w:val="24"/>
        </w:rPr>
        <w:t xml:space="preserve"> para</w:t>
      </w:r>
      <w:r w:rsidR="00097DBB" w:rsidRPr="00A3036C">
        <w:rPr>
          <w:rFonts w:ascii="Times New Roman" w:eastAsia="Aptos" w:hAnsi="Times New Roman" w:cs="Times New Roman"/>
          <w:sz w:val="24"/>
          <w:szCs w:val="24"/>
        </w:rPr>
        <w:t xml:space="preserve"> revive</w:t>
      </w:r>
      <w:r w:rsidR="00A36F2B" w:rsidRPr="00A3036C">
        <w:rPr>
          <w:rFonts w:ascii="Times New Roman" w:eastAsia="Aptos" w:hAnsi="Times New Roman" w:cs="Times New Roman"/>
          <w:sz w:val="24"/>
          <w:szCs w:val="24"/>
        </w:rPr>
        <w:t>r</w:t>
      </w:r>
      <w:r w:rsidR="00097DBB" w:rsidRPr="00A3036C">
        <w:rPr>
          <w:rFonts w:ascii="Times New Roman" w:eastAsia="Aptos" w:hAnsi="Times New Roman" w:cs="Times New Roman"/>
          <w:sz w:val="24"/>
          <w:szCs w:val="24"/>
        </w:rPr>
        <w:t xml:space="preserve"> vidas vividas</w:t>
      </w:r>
      <w:r w:rsidR="00EA71B5" w:rsidRPr="00A3036C">
        <w:rPr>
          <w:rFonts w:ascii="Times New Roman" w:eastAsia="Aptos" w:hAnsi="Times New Roman" w:cs="Times New Roman"/>
          <w:sz w:val="24"/>
          <w:szCs w:val="24"/>
        </w:rPr>
        <w:t>, sob os pilares sistêmicos: governo, religião, mídia e educação</w:t>
      </w:r>
      <w:r w:rsidR="0011162A" w:rsidRPr="00A3036C">
        <w:rPr>
          <w:rFonts w:ascii="Times New Roman" w:eastAsia="Aptos" w:hAnsi="Times New Roman" w:cs="Times New Roman"/>
          <w:sz w:val="24"/>
          <w:szCs w:val="24"/>
        </w:rPr>
        <w:t xml:space="preserve">, alavancados com </w:t>
      </w:r>
      <w:r w:rsidR="0011162A" w:rsidRPr="00A3036C">
        <w:rPr>
          <w:rFonts w:ascii="Times New Roman" w:eastAsia="Aptos" w:hAnsi="Times New Roman" w:cs="Times New Roman"/>
          <w:i/>
          <w:iCs/>
          <w:sz w:val="24"/>
          <w:szCs w:val="24"/>
        </w:rPr>
        <w:t>a tríade da maldade humana</w:t>
      </w:r>
      <w:r w:rsidR="0011162A" w:rsidRPr="00A3036C">
        <w:rPr>
          <w:rFonts w:ascii="Times New Roman" w:eastAsia="Aptos" w:hAnsi="Times New Roman" w:cs="Times New Roman"/>
          <w:sz w:val="24"/>
          <w:szCs w:val="24"/>
        </w:rPr>
        <w:t xml:space="preserve">: </w:t>
      </w:r>
      <w:r w:rsidR="0011162A" w:rsidRPr="00A3036C">
        <w:rPr>
          <w:rFonts w:ascii="Times New Roman" w:eastAsia="Aptos" w:hAnsi="Times New Roman" w:cs="Times New Roman"/>
          <w:i/>
          <w:iCs/>
          <w:sz w:val="24"/>
          <w:szCs w:val="24"/>
        </w:rPr>
        <w:t>ego</w:t>
      </w:r>
      <w:r w:rsidR="0011162A" w:rsidRPr="00A3036C">
        <w:rPr>
          <w:rFonts w:ascii="Times New Roman" w:eastAsia="Aptos" w:hAnsi="Times New Roman" w:cs="Times New Roman"/>
          <w:sz w:val="24"/>
          <w:szCs w:val="24"/>
        </w:rPr>
        <w:t xml:space="preserve">, </w:t>
      </w:r>
      <w:r w:rsidR="0011162A" w:rsidRPr="00A3036C">
        <w:rPr>
          <w:rFonts w:ascii="Times New Roman" w:eastAsia="Aptos" w:hAnsi="Times New Roman" w:cs="Times New Roman"/>
          <w:i/>
          <w:iCs/>
          <w:sz w:val="24"/>
          <w:szCs w:val="24"/>
        </w:rPr>
        <w:t>ganância e</w:t>
      </w:r>
      <w:r w:rsidR="0011162A" w:rsidRPr="00A3036C">
        <w:rPr>
          <w:rFonts w:ascii="Times New Roman" w:eastAsia="Aptos" w:hAnsi="Times New Roman" w:cs="Times New Roman"/>
          <w:sz w:val="24"/>
          <w:szCs w:val="24"/>
        </w:rPr>
        <w:t xml:space="preserve"> </w:t>
      </w:r>
      <w:r w:rsidR="0011162A" w:rsidRPr="00A3036C">
        <w:rPr>
          <w:rFonts w:ascii="Times New Roman" w:eastAsia="Aptos" w:hAnsi="Times New Roman" w:cs="Times New Roman"/>
          <w:i/>
          <w:iCs/>
          <w:sz w:val="24"/>
          <w:szCs w:val="24"/>
        </w:rPr>
        <w:t>medo</w:t>
      </w:r>
      <w:r w:rsidR="00663280" w:rsidRPr="00A3036C">
        <w:rPr>
          <w:rFonts w:ascii="Times New Roman" w:eastAsia="Aptos" w:hAnsi="Times New Roman" w:cs="Times New Roman"/>
          <w:sz w:val="24"/>
          <w:szCs w:val="24"/>
        </w:rPr>
        <w:t>. Estacionado</w:t>
      </w:r>
      <w:r w:rsidR="00A73489" w:rsidRPr="00A3036C">
        <w:rPr>
          <w:rFonts w:ascii="Times New Roman" w:eastAsia="Aptos" w:hAnsi="Times New Roman" w:cs="Times New Roman"/>
          <w:sz w:val="24"/>
          <w:szCs w:val="24"/>
        </w:rPr>
        <w:t xml:space="preserve">, </w:t>
      </w:r>
      <w:r w:rsidR="00194A83" w:rsidRPr="00A3036C">
        <w:rPr>
          <w:rFonts w:ascii="Times New Roman" w:eastAsia="Aptos" w:hAnsi="Times New Roman" w:cs="Times New Roman"/>
          <w:sz w:val="24"/>
          <w:szCs w:val="24"/>
        </w:rPr>
        <w:t>adormecido e apegado no Sistema Terra</w:t>
      </w:r>
      <w:r w:rsidR="001C4D1A" w:rsidRPr="00A3036C">
        <w:rPr>
          <w:rFonts w:ascii="Times New Roman" w:eastAsia="Aptos" w:hAnsi="Times New Roman" w:cs="Times New Roman"/>
          <w:sz w:val="24"/>
          <w:szCs w:val="24"/>
        </w:rPr>
        <w:t>, propositadamente, materializado</w:t>
      </w:r>
      <w:r w:rsidR="00AC37B9" w:rsidRPr="00A3036C">
        <w:rPr>
          <w:rFonts w:ascii="Times New Roman" w:eastAsia="Aptos" w:hAnsi="Times New Roman" w:cs="Times New Roman"/>
          <w:sz w:val="24"/>
          <w:szCs w:val="24"/>
        </w:rPr>
        <w:t xml:space="preserve"> </w:t>
      </w:r>
      <w:r w:rsidR="00AB0207" w:rsidRPr="00A3036C">
        <w:rPr>
          <w:rFonts w:ascii="Times New Roman" w:eastAsia="Aptos" w:hAnsi="Times New Roman" w:cs="Times New Roman"/>
          <w:sz w:val="24"/>
          <w:szCs w:val="24"/>
        </w:rPr>
        <w:t>para</w:t>
      </w:r>
      <w:r w:rsidR="00E87131" w:rsidRPr="00A3036C">
        <w:rPr>
          <w:rFonts w:ascii="Times New Roman" w:eastAsia="Aptos" w:hAnsi="Times New Roman" w:cs="Times New Roman"/>
          <w:sz w:val="24"/>
          <w:szCs w:val="24"/>
        </w:rPr>
        <w:t xml:space="preserve"> gerar ondas energéticas vazias e de baixíssimas frequências</w:t>
      </w:r>
      <w:r w:rsidR="00607233" w:rsidRPr="00A3036C">
        <w:rPr>
          <w:rFonts w:ascii="Times New Roman" w:eastAsia="Aptos" w:hAnsi="Times New Roman" w:cs="Times New Roman"/>
          <w:sz w:val="24"/>
          <w:szCs w:val="24"/>
        </w:rPr>
        <w:t xml:space="preserve">, impedindo, opcionalmente, pelo mal exercício </w:t>
      </w:r>
      <w:r w:rsidR="008D55B2" w:rsidRPr="00A3036C">
        <w:rPr>
          <w:rFonts w:ascii="Times New Roman" w:eastAsia="Aptos" w:hAnsi="Times New Roman" w:cs="Times New Roman"/>
          <w:sz w:val="24"/>
          <w:szCs w:val="24"/>
        </w:rPr>
        <w:t xml:space="preserve">do livre arbítrio terrícola, o </w:t>
      </w:r>
      <w:r w:rsidR="008D55B2" w:rsidRPr="00A3036C">
        <w:rPr>
          <w:rFonts w:ascii="Times New Roman" w:eastAsia="Aptos" w:hAnsi="Times New Roman" w:cs="Times New Roman"/>
          <w:i/>
          <w:iCs/>
          <w:sz w:val="24"/>
          <w:szCs w:val="24"/>
        </w:rPr>
        <w:t xml:space="preserve">despertar em massa </w:t>
      </w:r>
      <w:r w:rsidR="00FC3E5E" w:rsidRPr="00A3036C">
        <w:rPr>
          <w:rFonts w:ascii="Times New Roman" w:eastAsia="Aptos" w:hAnsi="Times New Roman" w:cs="Times New Roman"/>
          <w:sz w:val="24"/>
          <w:szCs w:val="24"/>
        </w:rPr>
        <w:t>da humanidade</w:t>
      </w:r>
      <w:r w:rsidR="00A73489" w:rsidRPr="00A3036C">
        <w:rPr>
          <w:rFonts w:ascii="Times New Roman" w:eastAsia="Aptos" w:hAnsi="Times New Roman" w:cs="Times New Roman"/>
          <w:sz w:val="24"/>
          <w:szCs w:val="24"/>
        </w:rPr>
        <w:t>. Terrícolas despertos</w:t>
      </w:r>
      <w:r w:rsidR="00FC3E5E" w:rsidRPr="00A3036C">
        <w:rPr>
          <w:rFonts w:ascii="Times New Roman" w:eastAsia="Aptos" w:hAnsi="Times New Roman" w:cs="Times New Roman"/>
          <w:sz w:val="24"/>
          <w:szCs w:val="24"/>
        </w:rPr>
        <w:t xml:space="preserve"> experencia</w:t>
      </w:r>
      <w:r w:rsidR="00A73489" w:rsidRPr="00A3036C">
        <w:rPr>
          <w:rFonts w:ascii="Times New Roman" w:eastAsia="Aptos" w:hAnsi="Times New Roman" w:cs="Times New Roman"/>
          <w:sz w:val="24"/>
          <w:szCs w:val="24"/>
        </w:rPr>
        <w:t>m</w:t>
      </w:r>
      <w:r w:rsidR="00FC3E5E" w:rsidRPr="00A3036C">
        <w:rPr>
          <w:rFonts w:ascii="Times New Roman" w:eastAsia="Aptos" w:hAnsi="Times New Roman" w:cs="Times New Roman"/>
          <w:sz w:val="24"/>
          <w:szCs w:val="24"/>
        </w:rPr>
        <w:t xml:space="preserve"> a escalada do </w:t>
      </w:r>
      <w:r w:rsidR="00FC3E5E" w:rsidRPr="00A3036C">
        <w:rPr>
          <w:rFonts w:ascii="Times New Roman" w:eastAsia="Aptos" w:hAnsi="Times New Roman" w:cs="Times New Roman"/>
          <w:i/>
          <w:iCs/>
          <w:sz w:val="24"/>
          <w:szCs w:val="24"/>
        </w:rPr>
        <w:t xml:space="preserve">quinto </w:t>
      </w:r>
      <w:r w:rsidR="00FC3E5E" w:rsidRPr="00A3036C">
        <w:rPr>
          <w:rFonts w:ascii="Times New Roman" w:eastAsia="Aptos" w:hAnsi="Times New Roman" w:cs="Times New Roman"/>
          <w:sz w:val="24"/>
          <w:szCs w:val="24"/>
        </w:rPr>
        <w:t xml:space="preserve">ao </w:t>
      </w:r>
      <w:r w:rsidR="00FC3E5E" w:rsidRPr="00A3036C">
        <w:rPr>
          <w:rFonts w:ascii="Times New Roman" w:eastAsia="Aptos" w:hAnsi="Times New Roman" w:cs="Times New Roman"/>
          <w:i/>
          <w:iCs/>
          <w:sz w:val="24"/>
          <w:szCs w:val="24"/>
        </w:rPr>
        <w:t xml:space="preserve">décimo segundo planos terráqueos </w:t>
      </w:r>
      <w:r w:rsidR="00FC3E5E" w:rsidRPr="00A3036C">
        <w:rPr>
          <w:rFonts w:ascii="Times New Roman" w:eastAsia="Aptos" w:hAnsi="Times New Roman" w:cs="Times New Roman"/>
          <w:sz w:val="24"/>
          <w:szCs w:val="24"/>
        </w:rPr>
        <w:t xml:space="preserve">de </w:t>
      </w:r>
      <w:r w:rsidR="00FC3E5E" w:rsidRPr="00A3036C">
        <w:rPr>
          <w:rFonts w:ascii="Times New Roman" w:eastAsia="Aptos" w:hAnsi="Times New Roman" w:cs="Times New Roman"/>
          <w:b/>
          <w:bCs/>
          <w:sz w:val="24"/>
          <w:szCs w:val="24"/>
        </w:rPr>
        <w:t xml:space="preserve">Evoluirejá </w:t>
      </w:r>
      <w:r w:rsidR="00BA252E" w:rsidRPr="00A3036C">
        <w:rPr>
          <w:rFonts w:ascii="Times New Roman" w:eastAsia="Aptos" w:hAnsi="Times New Roman" w:cs="Times New Roman"/>
          <w:sz w:val="24"/>
          <w:szCs w:val="24"/>
        </w:rPr>
        <w:t>para ser</w:t>
      </w:r>
      <w:r w:rsidR="00A73489" w:rsidRPr="00A3036C">
        <w:rPr>
          <w:rFonts w:ascii="Times New Roman" w:eastAsia="Aptos" w:hAnsi="Times New Roman" w:cs="Times New Roman"/>
          <w:sz w:val="24"/>
          <w:szCs w:val="24"/>
        </w:rPr>
        <w:t>em</w:t>
      </w:r>
      <w:r w:rsidR="00BA252E" w:rsidRPr="00A3036C">
        <w:rPr>
          <w:rFonts w:ascii="Times New Roman" w:eastAsia="Aptos" w:hAnsi="Times New Roman" w:cs="Times New Roman"/>
          <w:sz w:val="24"/>
          <w:szCs w:val="24"/>
        </w:rPr>
        <w:t>, totalmente, invadi</w:t>
      </w:r>
      <w:r w:rsidR="004C1A8B" w:rsidRPr="00A3036C">
        <w:rPr>
          <w:rFonts w:ascii="Times New Roman" w:eastAsia="Aptos" w:hAnsi="Times New Roman" w:cs="Times New Roman"/>
          <w:sz w:val="24"/>
          <w:szCs w:val="24"/>
        </w:rPr>
        <w:t>do</w:t>
      </w:r>
      <w:r w:rsidR="00A73489" w:rsidRPr="00A3036C">
        <w:rPr>
          <w:rFonts w:ascii="Times New Roman" w:eastAsia="Aptos" w:hAnsi="Times New Roman" w:cs="Times New Roman"/>
          <w:sz w:val="24"/>
          <w:szCs w:val="24"/>
        </w:rPr>
        <w:t>s</w:t>
      </w:r>
      <w:r w:rsidR="004C1A8B" w:rsidRPr="00A3036C">
        <w:rPr>
          <w:rFonts w:ascii="Times New Roman" w:eastAsia="Aptos" w:hAnsi="Times New Roman" w:cs="Times New Roman"/>
          <w:sz w:val="24"/>
          <w:szCs w:val="24"/>
        </w:rPr>
        <w:t xml:space="preserve"> pelo amor incondicional.</w:t>
      </w:r>
    </w:p>
    <w:p w14:paraId="29A03323" w14:textId="4DE7AC10" w:rsidR="0011162A" w:rsidRPr="00A3036C" w:rsidRDefault="00E63306" w:rsidP="00E63306">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Emmanuel Jesus de Deus</w:t>
      </w:r>
      <w:r w:rsidR="001C4D1A" w:rsidRPr="00A3036C">
        <w:rPr>
          <w:rFonts w:ascii="Times New Roman" w:eastAsia="Aptos" w:hAnsi="Times New Roman" w:cs="Times New Roman"/>
          <w:sz w:val="24"/>
          <w:szCs w:val="24"/>
        </w:rPr>
        <w:t xml:space="preserve"> </w:t>
      </w:r>
      <w:r w:rsidR="00A73489" w:rsidRPr="00A3036C">
        <w:rPr>
          <w:rFonts w:ascii="Times New Roman" w:eastAsia="Aptos" w:hAnsi="Times New Roman" w:cs="Times New Roman"/>
          <w:sz w:val="24"/>
          <w:szCs w:val="24"/>
        </w:rPr>
        <w:t>cumpre agenda mandatória de SUTA — Senhor Universal da Trevas e discursa em rede global com audiência totalizada de terrícolas ávidos para verem e ouvirem a</w:t>
      </w:r>
      <w:r w:rsidR="00D43C16" w:rsidRPr="00A3036C">
        <w:rPr>
          <w:rFonts w:ascii="Times New Roman" w:eastAsia="Aptos" w:hAnsi="Times New Roman" w:cs="Times New Roman"/>
          <w:sz w:val="24"/>
          <w:szCs w:val="24"/>
        </w:rPr>
        <w:t xml:space="preserve"> </w:t>
      </w:r>
      <w:r w:rsidR="00A73489" w:rsidRPr="00A3036C">
        <w:rPr>
          <w:rFonts w:ascii="Times New Roman" w:eastAsia="Aptos" w:hAnsi="Times New Roman" w:cs="Times New Roman"/>
          <w:sz w:val="24"/>
          <w:szCs w:val="24"/>
        </w:rPr>
        <w:t>reencarnação de Jesus Cristo</w:t>
      </w:r>
      <w:r w:rsidR="00EE3CE8" w:rsidRPr="00A3036C">
        <w:rPr>
          <w:rFonts w:ascii="Times New Roman" w:eastAsia="Aptos" w:hAnsi="Times New Roman" w:cs="Times New Roman"/>
          <w:sz w:val="24"/>
          <w:szCs w:val="24"/>
        </w:rPr>
        <w:t>, discursando da fiel reprodução do Vaticano, pós-guerra, submerso, em Foz de Iguaçu</w:t>
      </w:r>
      <w:r w:rsidR="00A73489" w:rsidRPr="00A3036C">
        <w:rPr>
          <w:rFonts w:ascii="Times New Roman" w:eastAsia="Aptos" w:hAnsi="Times New Roman" w:cs="Times New Roman"/>
          <w:sz w:val="24"/>
          <w:szCs w:val="24"/>
        </w:rPr>
        <w:t>.</w:t>
      </w:r>
      <w:r w:rsidR="00D43C16" w:rsidRPr="00A3036C">
        <w:rPr>
          <w:rFonts w:ascii="Times New Roman" w:eastAsia="Aptos" w:hAnsi="Times New Roman" w:cs="Times New Roman"/>
          <w:sz w:val="24"/>
          <w:szCs w:val="24"/>
        </w:rPr>
        <w:t xml:space="preserve"> </w:t>
      </w:r>
    </w:p>
    <w:p w14:paraId="3077D97E" w14:textId="77777777" w:rsidR="00D43C16" w:rsidRPr="00A3036C" w:rsidRDefault="00D43C16" w:rsidP="00E63306">
      <w:pPr>
        <w:spacing w:after="0" w:line="256" w:lineRule="auto"/>
        <w:jc w:val="both"/>
        <w:rPr>
          <w:rFonts w:ascii="Times New Roman" w:eastAsia="Aptos" w:hAnsi="Times New Roman" w:cs="Times New Roman"/>
          <w:sz w:val="24"/>
          <w:szCs w:val="24"/>
        </w:rPr>
      </w:pPr>
    </w:p>
    <w:p w14:paraId="3FD9AA07" w14:textId="6B921E78" w:rsidR="00A06E29" w:rsidRPr="00A3036C" w:rsidRDefault="00D43C16" w:rsidP="00E63306">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Irmãos! Terráqueos... nós estamos ameaçados por </w:t>
      </w:r>
      <w:r w:rsidRPr="00A3036C">
        <w:rPr>
          <w:rFonts w:ascii="Times New Roman" w:eastAsia="Aptos" w:hAnsi="Times New Roman" w:cs="Times New Roman"/>
          <w:i/>
          <w:iCs/>
          <w:sz w:val="24"/>
          <w:szCs w:val="24"/>
        </w:rPr>
        <w:t xml:space="preserve">falsos profetas </w:t>
      </w:r>
      <w:r w:rsidRPr="00A3036C">
        <w:rPr>
          <w:rFonts w:ascii="Times New Roman" w:eastAsia="Aptos" w:hAnsi="Times New Roman" w:cs="Times New Roman"/>
          <w:sz w:val="24"/>
          <w:szCs w:val="24"/>
        </w:rPr>
        <w:t>dispostos a abalarem as estruturas de nossos valorosos pilares</w:t>
      </w:r>
      <w:r w:rsidR="005954AB" w:rsidRPr="00A3036C">
        <w:rPr>
          <w:rFonts w:ascii="Times New Roman" w:eastAsia="Aptos" w:hAnsi="Times New Roman" w:cs="Times New Roman"/>
          <w:sz w:val="24"/>
          <w:szCs w:val="24"/>
        </w:rPr>
        <w:t xml:space="preserve"> ― Emmanuel vibra o Sistema Terra ―</w:t>
      </w:r>
      <w:r w:rsidRPr="00A3036C">
        <w:rPr>
          <w:rFonts w:ascii="Times New Roman" w:eastAsia="Aptos" w:hAnsi="Times New Roman" w:cs="Times New Roman"/>
          <w:sz w:val="24"/>
          <w:szCs w:val="24"/>
        </w:rPr>
        <w:t xml:space="preserve"> </w:t>
      </w:r>
      <w:r w:rsidR="005954AB" w:rsidRPr="00A3036C">
        <w:rPr>
          <w:rFonts w:ascii="Times New Roman" w:eastAsia="Aptos" w:hAnsi="Times New Roman" w:cs="Times New Roman"/>
          <w:sz w:val="24"/>
          <w:szCs w:val="24"/>
        </w:rPr>
        <w:t>G</w:t>
      </w:r>
      <w:r w:rsidRPr="00A3036C">
        <w:rPr>
          <w:rFonts w:ascii="Times New Roman" w:eastAsia="Aptos" w:hAnsi="Times New Roman" w:cs="Times New Roman"/>
          <w:sz w:val="24"/>
          <w:szCs w:val="24"/>
        </w:rPr>
        <w:t>overnabilidade d</w:t>
      </w:r>
      <w:r w:rsidR="005954AB" w:rsidRPr="00A3036C">
        <w:rPr>
          <w:rFonts w:ascii="Times New Roman" w:eastAsia="Aptos" w:hAnsi="Times New Roman" w:cs="Times New Roman"/>
          <w:sz w:val="24"/>
          <w:szCs w:val="24"/>
        </w:rPr>
        <w:t>o Estado Democrático de Direito em todo orbe ― Esgoela regime político ―</w:t>
      </w:r>
      <w:r w:rsidRPr="00A3036C">
        <w:rPr>
          <w:rFonts w:ascii="Times New Roman" w:eastAsia="Aptos" w:hAnsi="Times New Roman" w:cs="Times New Roman"/>
          <w:sz w:val="24"/>
          <w:szCs w:val="24"/>
        </w:rPr>
        <w:t xml:space="preserve">  </w:t>
      </w:r>
      <w:r w:rsidR="005954AB" w:rsidRPr="00A3036C">
        <w:rPr>
          <w:rFonts w:ascii="Times New Roman" w:eastAsia="Aptos" w:hAnsi="Times New Roman" w:cs="Times New Roman"/>
          <w:sz w:val="24"/>
          <w:szCs w:val="24"/>
        </w:rPr>
        <w:t>U</w:t>
      </w:r>
      <w:r w:rsidRPr="00A3036C">
        <w:rPr>
          <w:rFonts w:ascii="Times New Roman" w:eastAsia="Aptos" w:hAnsi="Times New Roman" w:cs="Times New Roman"/>
          <w:sz w:val="24"/>
          <w:szCs w:val="24"/>
        </w:rPr>
        <w:t>nicidade de religiosidade concedida a IMSD — Independência Mundial dos Servos de Deus</w:t>
      </w:r>
      <w:r w:rsidR="005954AB" w:rsidRPr="00A3036C">
        <w:rPr>
          <w:rFonts w:ascii="Times New Roman" w:eastAsia="Aptos" w:hAnsi="Times New Roman" w:cs="Times New Roman"/>
          <w:sz w:val="24"/>
          <w:szCs w:val="24"/>
        </w:rPr>
        <w:t xml:space="preserve"> pelo altíssimo ― Jesus de Deus apoia e reafirma a IMSD como única religião a ser seguida na Terra ―</w:t>
      </w:r>
      <w:r w:rsidRPr="00A3036C">
        <w:rPr>
          <w:rFonts w:ascii="Times New Roman" w:eastAsia="Aptos" w:hAnsi="Times New Roman" w:cs="Times New Roman"/>
          <w:sz w:val="24"/>
          <w:szCs w:val="24"/>
        </w:rPr>
        <w:t xml:space="preserve"> </w:t>
      </w:r>
      <w:r w:rsidR="005954AB" w:rsidRPr="00A3036C">
        <w:rPr>
          <w:rFonts w:ascii="Times New Roman" w:eastAsia="Aptos" w:hAnsi="Times New Roman" w:cs="Times New Roman"/>
          <w:sz w:val="24"/>
          <w:szCs w:val="24"/>
        </w:rPr>
        <w:t>V</w:t>
      </w:r>
      <w:r w:rsidRPr="00A3036C">
        <w:rPr>
          <w:rFonts w:ascii="Times New Roman" w:eastAsia="Aptos" w:hAnsi="Times New Roman" w:cs="Times New Roman"/>
          <w:sz w:val="24"/>
          <w:szCs w:val="24"/>
        </w:rPr>
        <w:t xml:space="preserve">eículos de comunicação comprometidos com a ética e a transparência de fatos </w:t>
      </w:r>
      <w:r w:rsidR="005954AB" w:rsidRPr="00A3036C">
        <w:rPr>
          <w:rFonts w:ascii="Times New Roman" w:eastAsia="Aptos" w:hAnsi="Times New Roman" w:cs="Times New Roman"/>
          <w:sz w:val="24"/>
          <w:szCs w:val="24"/>
        </w:rPr>
        <w:t xml:space="preserve">nos garantem a verdade absoluta ― Expressa </w:t>
      </w:r>
      <w:r w:rsidR="005954AB" w:rsidRPr="00A3036C">
        <w:rPr>
          <w:rFonts w:ascii="Times New Roman" w:eastAsia="Aptos" w:hAnsi="Times New Roman" w:cs="Times New Roman"/>
          <w:sz w:val="24"/>
          <w:szCs w:val="24"/>
        </w:rPr>
        <w:lastRenderedPageBreak/>
        <w:t>a eloquência do convencimento ―</w:t>
      </w:r>
      <w:r w:rsidRPr="00A3036C">
        <w:rPr>
          <w:rFonts w:ascii="Times New Roman" w:eastAsia="Aptos" w:hAnsi="Times New Roman" w:cs="Times New Roman"/>
          <w:sz w:val="24"/>
          <w:szCs w:val="24"/>
        </w:rPr>
        <w:t xml:space="preserve"> </w:t>
      </w:r>
      <w:r w:rsidR="005954AB" w:rsidRPr="00A3036C">
        <w:rPr>
          <w:rFonts w:ascii="Times New Roman" w:eastAsia="Aptos" w:hAnsi="Times New Roman" w:cs="Times New Roman"/>
          <w:sz w:val="24"/>
          <w:szCs w:val="24"/>
        </w:rPr>
        <w:t>P</w:t>
      </w:r>
      <w:r w:rsidRPr="00A3036C">
        <w:rPr>
          <w:rFonts w:ascii="Times New Roman" w:eastAsia="Aptos" w:hAnsi="Times New Roman" w:cs="Times New Roman"/>
          <w:sz w:val="24"/>
          <w:szCs w:val="24"/>
        </w:rPr>
        <w:t>or fim</w:t>
      </w:r>
      <w:r w:rsidR="00AB73FA" w:rsidRPr="00A3036C">
        <w:rPr>
          <w:rFonts w:ascii="Times New Roman" w:eastAsia="Aptos" w:hAnsi="Times New Roman" w:cs="Times New Roman"/>
          <w:sz w:val="24"/>
          <w:szCs w:val="24"/>
        </w:rPr>
        <w:t xml:space="preserve">, o conhecimento está ao alcance de todos, por intermédio </w:t>
      </w:r>
      <w:r w:rsidRPr="00A3036C">
        <w:rPr>
          <w:rFonts w:ascii="Times New Roman" w:eastAsia="Aptos" w:hAnsi="Times New Roman" w:cs="Times New Roman"/>
          <w:sz w:val="24"/>
          <w:szCs w:val="24"/>
        </w:rPr>
        <w:t>do ensino educacional preparatório</w:t>
      </w:r>
      <w:r w:rsidR="005954AB" w:rsidRPr="00A3036C">
        <w:rPr>
          <w:rFonts w:ascii="Times New Roman" w:eastAsia="Aptos" w:hAnsi="Times New Roman" w:cs="Times New Roman"/>
          <w:sz w:val="24"/>
          <w:szCs w:val="24"/>
        </w:rPr>
        <w:t xml:space="preserve"> para</w:t>
      </w:r>
      <w:r w:rsidR="00AB73FA" w:rsidRPr="00A3036C">
        <w:rPr>
          <w:rFonts w:ascii="Times New Roman" w:eastAsia="Aptos" w:hAnsi="Times New Roman" w:cs="Times New Roman"/>
          <w:sz w:val="24"/>
          <w:szCs w:val="24"/>
        </w:rPr>
        <w:t xml:space="preserve"> o terráqueo ser, independentemente de sua origem, doutor na</w:t>
      </w:r>
      <w:r w:rsidR="005954AB" w:rsidRPr="00A3036C">
        <w:rPr>
          <w:rFonts w:ascii="Times New Roman" w:eastAsia="Aptos" w:hAnsi="Times New Roman" w:cs="Times New Roman"/>
          <w:sz w:val="24"/>
          <w:szCs w:val="24"/>
        </w:rPr>
        <w:t xml:space="preserve"> existência humana</w:t>
      </w:r>
      <w:r w:rsidR="00AB73FA" w:rsidRPr="00A3036C">
        <w:rPr>
          <w:rFonts w:ascii="Times New Roman" w:eastAsia="Aptos" w:hAnsi="Times New Roman" w:cs="Times New Roman"/>
          <w:sz w:val="24"/>
          <w:szCs w:val="24"/>
        </w:rPr>
        <w:t xml:space="preserve"> ― Responsabiliza o terrestre pela vida conquistada ― Os últimos de corações abertos serão os primeiros no reino do céu ― </w:t>
      </w:r>
      <w:r w:rsidR="008A1C95" w:rsidRPr="00A3036C">
        <w:rPr>
          <w:rFonts w:ascii="Times New Roman" w:eastAsia="Aptos" w:hAnsi="Times New Roman" w:cs="Times New Roman"/>
          <w:sz w:val="24"/>
          <w:szCs w:val="24"/>
        </w:rPr>
        <w:t>Felicit</w:t>
      </w:r>
      <w:r w:rsidR="00AB73FA" w:rsidRPr="00A3036C">
        <w:rPr>
          <w:rFonts w:ascii="Times New Roman" w:eastAsia="Aptos" w:hAnsi="Times New Roman" w:cs="Times New Roman"/>
          <w:sz w:val="24"/>
          <w:szCs w:val="24"/>
        </w:rPr>
        <w:t>a os desafortunados ―</w:t>
      </w:r>
      <w:r w:rsidR="008A1C95" w:rsidRPr="00A3036C">
        <w:rPr>
          <w:rFonts w:ascii="Times New Roman" w:eastAsia="Aptos" w:hAnsi="Times New Roman" w:cs="Times New Roman"/>
          <w:sz w:val="24"/>
          <w:szCs w:val="24"/>
        </w:rPr>
        <w:t xml:space="preserve"> Daqui nada se leva, a não ser nossos defeitos, para transformá-los, oportunamente, em qualidades no processo reencarnatório, e virtudes ― Faz apologia a reencarnação ― Até Jesus Cristo, através de meu invólucro, reencarnara e reencarna para nos lembrar de nosso Deus-Pai, pelo meio de nosso irmão mais velho ― Remete-se ao Redentor ― Viver é uma dádiva e devemos gratidão por termos oportunidades de</w:t>
      </w:r>
      <w:r w:rsidR="00C3664C" w:rsidRPr="00A3036C">
        <w:rPr>
          <w:rFonts w:ascii="Times New Roman" w:eastAsia="Aptos" w:hAnsi="Times New Roman" w:cs="Times New Roman"/>
          <w:sz w:val="24"/>
          <w:szCs w:val="24"/>
        </w:rPr>
        <w:t xml:space="preserve"> </w:t>
      </w:r>
      <w:r w:rsidR="008A1C95" w:rsidRPr="00A3036C">
        <w:rPr>
          <w:rFonts w:ascii="Times New Roman" w:eastAsia="Aptos" w:hAnsi="Times New Roman" w:cs="Times New Roman"/>
          <w:sz w:val="24"/>
          <w:szCs w:val="24"/>
        </w:rPr>
        <w:t>repararmos nossas faltas d</w:t>
      </w:r>
      <w:r w:rsidR="00C3664C" w:rsidRPr="00A3036C">
        <w:rPr>
          <w:rFonts w:ascii="Times New Roman" w:eastAsia="Aptos" w:hAnsi="Times New Roman" w:cs="Times New Roman"/>
          <w:sz w:val="24"/>
          <w:szCs w:val="24"/>
        </w:rPr>
        <w:t>as</w:t>
      </w:r>
      <w:r w:rsidR="008A1C95" w:rsidRPr="00A3036C">
        <w:rPr>
          <w:rFonts w:ascii="Times New Roman" w:eastAsia="Aptos" w:hAnsi="Times New Roman" w:cs="Times New Roman"/>
          <w:sz w:val="24"/>
          <w:szCs w:val="24"/>
        </w:rPr>
        <w:t xml:space="preserve"> vidas próximas passadas </w:t>
      </w:r>
      <w:r w:rsidR="00C3664C" w:rsidRPr="00A3036C">
        <w:rPr>
          <w:rFonts w:ascii="Times New Roman" w:eastAsia="Aptos" w:hAnsi="Times New Roman" w:cs="Times New Roman"/>
          <w:sz w:val="24"/>
          <w:szCs w:val="24"/>
        </w:rPr>
        <w:t xml:space="preserve">com nossas idas e vindas neste orbe </w:t>
      </w:r>
      <w:r w:rsidR="008A1C95" w:rsidRPr="00A3036C">
        <w:rPr>
          <w:rFonts w:ascii="Times New Roman" w:eastAsia="Aptos" w:hAnsi="Times New Roman" w:cs="Times New Roman"/>
          <w:sz w:val="24"/>
          <w:szCs w:val="24"/>
        </w:rPr>
        <w:t xml:space="preserve">― </w:t>
      </w:r>
      <w:r w:rsidR="00C3664C" w:rsidRPr="00A3036C">
        <w:rPr>
          <w:rFonts w:ascii="Times New Roman" w:eastAsia="Aptos" w:hAnsi="Times New Roman" w:cs="Times New Roman"/>
          <w:sz w:val="24"/>
          <w:szCs w:val="24"/>
        </w:rPr>
        <w:t xml:space="preserve">Ressalta a necessidade de depuração da alma e do espírito pela reencarnação </w:t>
      </w:r>
      <w:r w:rsidR="008A1C95" w:rsidRPr="00A3036C">
        <w:rPr>
          <w:rFonts w:ascii="Times New Roman" w:eastAsia="Aptos" w:hAnsi="Times New Roman" w:cs="Times New Roman"/>
          <w:sz w:val="24"/>
          <w:szCs w:val="24"/>
        </w:rPr>
        <w:t>―</w:t>
      </w:r>
      <w:r w:rsidR="00C3664C" w:rsidRPr="00A3036C">
        <w:rPr>
          <w:rFonts w:ascii="Times New Roman" w:eastAsia="Aptos" w:hAnsi="Times New Roman" w:cs="Times New Roman"/>
          <w:sz w:val="24"/>
          <w:szCs w:val="24"/>
        </w:rPr>
        <w:t xml:space="preserve"> Fé! Irmãos... não a deixem fugir do seu coração ― Evoca Algozlenirus, o Deus da Terra para quem, o terrícola, ignorante, ora ― Elevemos nossos pensamentos ao Senhor de nossa criação ― </w:t>
      </w:r>
      <w:r w:rsidR="00EE3CE8" w:rsidRPr="00A3036C">
        <w:rPr>
          <w:rFonts w:ascii="Times New Roman" w:eastAsia="Aptos" w:hAnsi="Times New Roman" w:cs="Times New Roman"/>
          <w:sz w:val="24"/>
          <w:szCs w:val="24"/>
        </w:rPr>
        <w:t>Convoca</w:t>
      </w:r>
      <w:r w:rsidR="00C3664C" w:rsidRPr="00A3036C">
        <w:rPr>
          <w:rFonts w:ascii="Times New Roman" w:eastAsia="Aptos" w:hAnsi="Times New Roman" w:cs="Times New Roman"/>
          <w:sz w:val="24"/>
          <w:szCs w:val="24"/>
        </w:rPr>
        <w:t xml:space="preserve"> ―</w:t>
      </w:r>
      <w:r w:rsidR="00EE3CE8" w:rsidRPr="00A3036C">
        <w:rPr>
          <w:rFonts w:ascii="Times New Roman" w:eastAsia="Aptos" w:hAnsi="Times New Roman" w:cs="Times New Roman"/>
          <w:sz w:val="24"/>
          <w:szCs w:val="24"/>
        </w:rPr>
        <w:t xml:space="preserve"> Oremos..</w:t>
      </w:r>
      <w:r w:rsidR="005954AB" w:rsidRPr="00A3036C">
        <w:rPr>
          <w:rFonts w:ascii="Times New Roman" w:eastAsia="Aptos" w:hAnsi="Times New Roman" w:cs="Times New Roman"/>
          <w:sz w:val="24"/>
          <w:szCs w:val="24"/>
        </w:rPr>
        <w:t>.</w:t>
      </w:r>
      <w:r w:rsidR="00EE3CE8" w:rsidRPr="00A3036C">
        <w:rPr>
          <w:rFonts w:ascii="Times New Roman" w:eastAsia="Aptos" w:hAnsi="Times New Roman" w:cs="Times New Roman"/>
          <w:sz w:val="24"/>
          <w:szCs w:val="24"/>
        </w:rPr>
        <w:t xml:space="preserve"> ― Plateia presencial e espectadores de todas as mídias locais, regionais, nacionais e globalizadas, acompanham a oração ― Pai-nosso que estais nos Céus / Santificado seja o vosso nome / Venha a nós o vosso reino / Seja feita a vossa vontade / Assim na Terra, como no mar e nos céus / O pão nosso de cada dia / Dai-nos hoje, Senhor / Perdoai as nossas dívidas e faltas / Como perdoamos nossos devedores / E não nos deixe</w:t>
      </w:r>
      <w:r w:rsidR="00E1583F" w:rsidRPr="00A3036C">
        <w:rPr>
          <w:rFonts w:ascii="Times New Roman" w:eastAsia="Aptos" w:hAnsi="Times New Roman" w:cs="Times New Roman"/>
          <w:sz w:val="24"/>
          <w:szCs w:val="24"/>
        </w:rPr>
        <w:t>is</w:t>
      </w:r>
      <w:r w:rsidR="00EE3CE8" w:rsidRPr="00A3036C">
        <w:rPr>
          <w:rFonts w:ascii="Times New Roman" w:eastAsia="Aptos" w:hAnsi="Times New Roman" w:cs="Times New Roman"/>
          <w:sz w:val="24"/>
          <w:szCs w:val="24"/>
        </w:rPr>
        <w:t xml:space="preserve"> cair em tentaçã</w:t>
      </w:r>
      <w:r w:rsidR="00E1583F" w:rsidRPr="00A3036C">
        <w:rPr>
          <w:rFonts w:ascii="Times New Roman" w:eastAsia="Aptos" w:hAnsi="Times New Roman" w:cs="Times New Roman"/>
          <w:sz w:val="24"/>
          <w:szCs w:val="24"/>
        </w:rPr>
        <w:t xml:space="preserve">o / E livrai-nos do mal, de todos os males / Assim seja, com Jesus e por Jesus Cristo! </w:t>
      </w:r>
      <w:r w:rsidR="00DD4776" w:rsidRPr="00A3036C">
        <w:rPr>
          <w:rFonts w:ascii="Times New Roman" w:eastAsia="Aptos" w:hAnsi="Times New Roman" w:cs="Times New Roman"/>
          <w:sz w:val="24"/>
          <w:szCs w:val="24"/>
        </w:rPr>
        <w:t xml:space="preserve">Viva Bezerra de Menezes, Chico Xavier e Jesus Cristo ― Homenageia o espiritismo </w:t>
      </w:r>
      <w:r w:rsidR="00E1583F" w:rsidRPr="00A3036C">
        <w:rPr>
          <w:rFonts w:ascii="Times New Roman" w:eastAsia="Aptos" w:hAnsi="Times New Roman" w:cs="Times New Roman"/>
          <w:sz w:val="24"/>
          <w:szCs w:val="24"/>
        </w:rPr>
        <w:t xml:space="preserve">― Continuemos cultuando a maternidade divinal com a oração brotando de nossos corações ― Ave-Maria ― Convoca ― Ave-Maria / Mãe de Jesus / Cheia de Graças / Bendita sejas entre as </w:t>
      </w:r>
      <w:r w:rsidR="00E1583F" w:rsidRPr="00A3036C">
        <w:rPr>
          <w:rFonts w:ascii="Times New Roman" w:eastAsia="Aptos" w:hAnsi="Times New Roman" w:cs="Times New Roman"/>
          <w:sz w:val="24"/>
          <w:szCs w:val="24"/>
        </w:rPr>
        <w:lastRenderedPageBreak/>
        <w:t xml:space="preserve">mulheres / Bendito seja o fruto divino do vosso divino ventre / Que nos trouxe Jesus / Assim seja, com Jesus e por Jesus / O Senhor abençoe as nossas orações / Pela tranquilidade de nossas legiões / Assim seja! ― Emocionado ― Gratidão pela audiência e lembrem-se de não deixarem os </w:t>
      </w:r>
      <w:r w:rsidR="00E1583F" w:rsidRPr="00A3036C">
        <w:rPr>
          <w:rFonts w:ascii="Times New Roman" w:eastAsia="Aptos" w:hAnsi="Times New Roman" w:cs="Times New Roman"/>
          <w:i/>
          <w:iCs/>
          <w:sz w:val="24"/>
          <w:szCs w:val="24"/>
        </w:rPr>
        <w:t xml:space="preserve">falsos profetas </w:t>
      </w:r>
      <w:r w:rsidR="00E1583F" w:rsidRPr="00A3036C">
        <w:rPr>
          <w:rFonts w:ascii="Times New Roman" w:eastAsia="Aptos" w:hAnsi="Times New Roman" w:cs="Times New Roman"/>
          <w:sz w:val="24"/>
          <w:szCs w:val="24"/>
        </w:rPr>
        <w:t>ludibriarem a fé humana construída a duras penas e, hoje, estável pela unicidade da IMSD</w:t>
      </w:r>
      <w:r w:rsidR="00A06E29" w:rsidRPr="00A3036C">
        <w:rPr>
          <w:rFonts w:ascii="Times New Roman" w:eastAsia="Aptos" w:hAnsi="Times New Roman" w:cs="Times New Roman"/>
          <w:sz w:val="24"/>
          <w:szCs w:val="24"/>
        </w:rPr>
        <w:t>... Boa noite. ▬ encerra.</w:t>
      </w:r>
    </w:p>
    <w:p w14:paraId="29332F18" w14:textId="77777777" w:rsidR="00A06E29" w:rsidRPr="00A3036C" w:rsidRDefault="00A06E29" w:rsidP="00E63306">
      <w:pPr>
        <w:spacing w:after="0" w:line="256" w:lineRule="auto"/>
        <w:jc w:val="both"/>
        <w:rPr>
          <w:rFonts w:ascii="Times New Roman" w:eastAsia="Aptos" w:hAnsi="Times New Roman" w:cs="Times New Roman"/>
          <w:sz w:val="24"/>
          <w:szCs w:val="24"/>
        </w:rPr>
      </w:pPr>
    </w:p>
    <w:p w14:paraId="4B3EA799" w14:textId="77777777" w:rsidR="00A06E29" w:rsidRPr="00A3036C" w:rsidRDefault="00A06E29" w:rsidP="00E63306">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Repercussão imediata do depoimento de Emmanuel Jesus de Deus, para muitos, entendido como um discurso do próprio Jesus Cristo, satisfaz o Sistema Terra. </w:t>
      </w:r>
    </w:p>
    <w:p w14:paraId="2E400BFB" w14:textId="694661A9" w:rsidR="001A0540" w:rsidRPr="00A3036C" w:rsidRDefault="00A06E29" w:rsidP="001A054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SUTA — Senhor Universal das Trevas conseguira interferir, enquanto tutor, positivamente, para manutenção do Sistema Terra e, por conseguinte</w:t>
      </w:r>
      <w:r w:rsidR="00DD4776"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a maioria esmagadora de terráqueos adormecidos na mentira e ilusão sistêmicas produzidas pelos </w:t>
      </w:r>
      <w:r w:rsidR="00D43C16" w:rsidRPr="00A3036C">
        <w:rPr>
          <w:rFonts w:ascii="Times New Roman" w:eastAsia="Aptos" w:hAnsi="Times New Roman" w:cs="Times New Roman"/>
          <w:i/>
          <w:iCs/>
          <w:sz w:val="24"/>
          <w:szCs w:val="24"/>
        </w:rPr>
        <w:t xml:space="preserve">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001A0540" w:rsidRPr="00A3036C">
        <w:rPr>
          <w:rFonts w:ascii="Times New Roman" w:eastAsia="Aptos" w:hAnsi="Times New Roman" w:cs="Times New Roman"/>
          <w:sz w:val="24"/>
          <w:szCs w:val="24"/>
        </w:rPr>
        <w:t>.</w:t>
      </w:r>
    </w:p>
    <w:p w14:paraId="62C0E3A1" w14:textId="3BA7BF91" w:rsidR="001A0540" w:rsidRPr="00A3036C" w:rsidRDefault="001A0540" w:rsidP="001A054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Guerreiros Dimensionais experimentam a Resistência Dimensional fragilizada com adeptos se afastando e poucas novas adesões para provocarem o </w:t>
      </w:r>
      <w:r w:rsidRPr="00A3036C">
        <w:rPr>
          <w:rFonts w:ascii="Times New Roman" w:eastAsia="Aptos" w:hAnsi="Times New Roman" w:cs="Times New Roman"/>
          <w:i/>
          <w:iCs/>
          <w:sz w:val="24"/>
          <w:szCs w:val="24"/>
        </w:rPr>
        <w:t>despertar em massa</w:t>
      </w:r>
      <w:r w:rsidRPr="00A3036C">
        <w:rPr>
          <w:rFonts w:ascii="Times New Roman" w:eastAsia="Aptos" w:hAnsi="Times New Roman" w:cs="Times New Roman"/>
          <w:sz w:val="24"/>
          <w:szCs w:val="24"/>
        </w:rPr>
        <w:t xml:space="preserve">. Não por isto, a transição planetária ao, inicialmente, </w:t>
      </w:r>
      <w:r w:rsidRPr="00A3036C">
        <w:rPr>
          <w:rFonts w:ascii="Times New Roman" w:eastAsia="Aptos" w:hAnsi="Times New Roman" w:cs="Times New Roman"/>
          <w:i/>
          <w:iCs/>
          <w:sz w:val="24"/>
          <w:szCs w:val="24"/>
        </w:rPr>
        <w:t xml:space="preserve">quinto plano terráqueo </w:t>
      </w:r>
      <w:r w:rsidRPr="00A3036C">
        <w:rPr>
          <w:rFonts w:ascii="Times New Roman" w:eastAsia="Aptos" w:hAnsi="Times New Roman" w:cs="Times New Roman"/>
          <w:sz w:val="24"/>
          <w:szCs w:val="24"/>
        </w:rPr>
        <w:t>está deixando de acontecer neste e a cada momento de vida no planeta Terra.</w:t>
      </w:r>
    </w:p>
    <w:p w14:paraId="08506A97" w14:textId="52C5690C" w:rsidR="001A0540" w:rsidRPr="00A3036C" w:rsidRDefault="001A0540" w:rsidP="001A054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Fértilles e Germano irradiam vibrações eletromagnéticas poderosas nutridas de energias positivas das dezenas de raças universais afinadas ao amor incondicional para </w:t>
      </w:r>
      <w:r w:rsidR="00743900" w:rsidRPr="00A3036C">
        <w:rPr>
          <w:rFonts w:ascii="Times New Roman" w:eastAsia="Aptos" w:hAnsi="Times New Roman" w:cs="Times New Roman"/>
          <w:sz w:val="24"/>
          <w:szCs w:val="24"/>
        </w:rPr>
        <w:t xml:space="preserve">alimentarem </w:t>
      </w:r>
      <w:r w:rsidRPr="00A3036C">
        <w:rPr>
          <w:rFonts w:ascii="Times New Roman" w:eastAsia="Aptos" w:hAnsi="Times New Roman" w:cs="Times New Roman"/>
          <w:sz w:val="24"/>
          <w:szCs w:val="24"/>
        </w:rPr>
        <w:t>o</w:t>
      </w:r>
      <w:r w:rsidR="00743900" w:rsidRPr="00A3036C">
        <w:rPr>
          <w:rFonts w:ascii="Times New Roman" w:eastAsia="Aptos" w:hAnsi="Times New Roman" w:cs="Times New Roman"/>
          <w:sz w:val="24"/>
          <w:szCs w:val="24"/>
        </w:rPr>
        <w:t>s corações dos soldados do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exército dimensional</w:t>
      </w:r>
      <w:r w:rsidR="00743900" w:rsidRPr="00A3036C">
        <w:rPr>
          <w:rFonts w:ascii="Times New Roman" w:eastAsia="Aptos" w:hAnsi="Times New Roman" w:cs="Times New Roman"/>
          <w:sz w:val="24"/>
          <w:szCs w:val="24"/>
        </w:rPr>
        <w:t>.</w:t>
      </w:r>
    </w:p>
    <w:p w14:paraId="56A7CB7C" w14:textId="77777777" w:rsidR="00743900" w:rsidRPr="00A3036C" w:rsidRDefault="00743900" w:rsidP="001A054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Compreensão de o livre arbítrio humano ser a chave para a </w:t>
      </w:r>
      <w:r w:rsidRPr="00A3036C">
        <w:rPr>
          <w:rFonts w:ascii="Times New Roman" w:eastAsia="Aptos" w:hAnsi="Times New Roman" w:cs="Times New Roman"/>
          <w:i/>
          <w:iCs/>
          <w:sz w:val="24"/>
          <w:szCs w:val="24"/>
        </w:rPr>
        <w:t>liberdade da prisão</w:t>
      </w:r>
      <w:r w:rsidRPr="00A3036C">
        <w:rPr>
          <w:rFonts w:ascii="Times New Roman" w:eastAsia="Aptos" w:hAnsi="Times New Roman" w:cs="Times New Roman"/>
          <w:sz w:val="24"/>
          <w:szCs w:val="24"/>
        </w:rPr>
        <w:t xml:space="preserve"> e de que nada como tempo para se ter tempo para construir um novo tempo para humanidade, estimula os Guerreiros Dimensionais a continuarem na luta, apesar de todos os pesares humanizados, pelo </w:t>
      </w:r>
      <w:r w:rsidRPr="00A3036C">
        <w:rPr>
          <w:rFonts w:ascii="Times New Roman" w:eastAsia="Aptos" w:hAnsi="Times New Roman" w:cs="Times New Roman"/>
          <w:i/>
          <w:iCs/>
          <w:sz w:val="24"/>
          <w:szCs w:val="24"/>
        </w:rPr>
        <w:t>despertar em massa</w:t>
      </w:r>
      <w:r w:rsidRPr="00A3036C">
        <w:rPr>
          <w:rFonts w:ascii="Times New Roman" w:eastAsia="Aptos" w:hAnsi="Times New Roman" w:cs="Times New Roman"/>
          <w:sz w:val="24"/>
          <w:szCs w:val="24"/>
        </w:rPr>
        <w:t>.</w:t>
      </w:r>
    </w:p>
    <w:p w14:paraId="015E8FAF" w14:textId="2925A454" w:rsidR="00743900" w:rsidRPr="00A3036C" w:rsidRDefault="00743900" w:rsidP="001A054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Algozlenirus, não satisfeito, quer produzir mais frequências energéticas maléficas para serem receptadas pel</w:t>
      </w:r>
      <w:r w:rsidR="00A3755D" w:rsidRPr="00A3036C">
        <w:rPr>
          <w:rFonts w:ascii="Times New Roman" w:eastAsia="Aptos" w:hAnsi="Times New Roman" w:cs="Times New Roman"/>
          <w:sz w:val="24"/>
          <w:szCs w:val="24"/>
        </w:rPr>
        <w:t>os</w:t>
      </w:r>
      <w:r w:rsidRPr="00A3036C">
        <w:rPr>
          <w:rFonts w:ascii="Times New Roman" w:eastAsia="Aptos" w:hAnsi="Times New Roman" w:cs="Times New Roman"/>
          <w:sz w:val="24"/>
          <w:szCs w:val="24"/>
        </w:rPr>
        <w:t xml:space="preserve"> human</w:t>
      </w:r>
      <w:r w:rsidR="00A3755D" w:rsidRPr="00A3036C">
        <w:rPr>
          <w:rFonts w:ascii="Times New Roman" w:eastAsia="Aptos" w:hAnsi="Times New Roman" w:cs="Times New Roman"/>
          <w:sz w:val="24"/>
          <w:szCs w:val="24"/>
        </w:rPr>
        <w:t>os</w:t>
      </w:r>
      <w:r w:rsidRPr="00A3036C">
        <w:rPr>
          <w:rFonts w:ascii="Times New Roman" w:eastAsia="Aptos" w:hAnsi="Times New Roman" w:cs="Times New Roman"/>
          <w:sz w:val="24"/>
          <w:szCs w:val="24"/>
        </w:rPr>
        <w:t>. Apresentar o Escritor da existência humana, Tom Harrison, e sua mulher e coautora, Liz Taylor</w:t>
      </w:r>
      <w:r w:rsidR="00A3755D" w:rsidRPr="00A3036C">
        <w:rPr>
          <w:rFonts w:ascii="Times New Roman" w:eastAsia="Aptos" w:hAnsi="Times New Roman" w:cs="Times New Roman"/>
          <w:sz w:val="24"/>
          <w:szCs w:val="24"/>
        </w:rPr>
        <w:t xml:space="preserve">, salvos depois de </w:t>
      </w:r>
      <w:r w:rsidR="00AD1052" w:rsidRPr="00A3036C">
        <w:rPr>
          <w:rFonts w:ascii="Times New Roman" w:eastAsia="Aptos" w:hAnsi="Times New Roman" w:cs="Times New Roman"/>
          <w:sz w:val="24"/>
          <w:szCs w:val="24"/>
        </w:rPr>
        <w:t>16</w:t>
      </w:r>
      <w:r w:rsidR="00A3755D" w:rsidRPr="00A3036C">
        <w:rPr>
          <w:rFonts w:ascii="Times New Roman" w:eastAsia="Aptos" w:hAnsi="Times New Roman" w:cs="Times New Roman"/>
          <w:sz w:val="24"/>
          <w:szCs w:val="24"/>
        </w:rPr>
        <w:t xml:space="preserve"> anos, graças a inteligência e as buscas dos órgãos de segurança, resultará em comoções coletivas pelo heroísmo da persistência e pela penalização do público ao ver as péssimas condições físicas dos desaparecidos após catorze anos. Magros, cabelos longos, olheiras e vestimentas desgastadas pelo tempo. Durante este período estiveram presos em ambientes separados e sem comunicação entre eles</w:t>
      </w:r>
      <w:r w:rsidR="00371594" w:rsidRPr="00A3036C">
        <w:rPr>
          <w:rFonts w:ascii="Times New Roman" w:eastAsia="Aptos" w:hAnsi="Times New Roman" w:cs="Times New Roman"/>
          <w:sz w:val="24"/>
          <w:szCs w:val="24"/>
        </w:rPr>
        <w:t>. Comparáveis as celas solitárias de penitenciárias de segurança máxima</w:t>
      </w:r>
      <w:r w:rsidR="009A5C2F" w:rsidRPr="00A3036C">
        <w:rPr>
          <w:rFonts w:ascii="Times New Roman" w:eastAsia="Aptos" w:hAnsi="Times New Roman" w:cs="Times New Roman"/>
          <w:sz w:val="24"/>
          <w:szCs w:val="24"/>
        </w:rPr>
        <w:t xml:space="preserve"> </w:t>
      </w:r>
      <w:r w:rsidR="00354E71" w:rsidRPr="00A3036C">
        <w:rPr>
          <w:rFonts w:ascii="Times New Roman" w:eastAsia="Aptos" w:hAnsi="Times New Roman" w:cs="Times New Roman"/>
          <w:sz w:val="24"/>
          <w:szCs w:val="24"/>
        </w:rPr>
        <w:t>com</w:t>
      </w:r>
      <w:r w:rsidR="00371594" w:rsidRPr="00A3036C">
        <w:rPr>
          <w:rFonts w:ascii="Times New Roman" w:eastAsia="Aptos" w:hAnsi="Times New Roman" w:cs="Times New Roman"/>
          <w:sz w:val="24"/>
          <w:szCs w:val="24"/>
        </w:rPr>
        <w:t xml:space="preserve"> janelas gradeadas </w:t>
      </w:r>
      <w:r w:rsidR="00354E71" w:rsidRPr="00A3036C">
        <w:rPr>
          <w:rFonts w:ascii="Times New Roman" w:eastAsia="Aptos" w:hAnsi="Times New Roman" w:cs="Times New Roman"/>
          <w:sz w:val="24"/>
          <w:szCs w:val="24"/>
        </w:rPr>
        <w:t>e</w:t>
      </w:r>
      <w:r w:rsidR="00371594" w:rsidRPr="00A3036C">
        <w:rPr>
          <w:rFonts w:ascii="Times New Roman" w:eastAsia="Aptos" w:hAnsi="Times New Roman" w:cs="Times New Roman"/>
          <w:sz w:val="24"/>
          <w:szCs w:val="24"/>
        </w:rPr>
        <w:t xml:space="preserve"> vista para mata selvagem</w:t>
      </w:r>
      <w:r w:rsidR="009A5C2F" w:rsidRPr="00A3036C">
        <w:rPr>
          <w:rFonts w:ascii="Times New Roman" w:eastAsia="Aptos" w:hAnsi="Times New Roman" w:cs="Times New Roman"/>
          <w:sz w:val="24"/>
          <w:szCs w:val="24"/>
        </w:rPr>
        <w:t>,</w:t>
      </w:r>
      <w:r w:rsidR="00A3755D"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 </w:t>
      </w:r>
      <w:r w:rsidR="00371594" w:rsidRPr="00A3036C">
        <w:rPr>
          <w:rFonts w:ascii="Times New Roman" w:eastAsia="Aptos" w:hAnsi="Times New Roman" w:cs="Times New Roman"/>
          <w:sz w:val="24"/>
          <w:szCs w:val="24"/>
        </w:rPr>
        <w:t>num espaço reduzido com cama, mesa, cadeira</w:t>
      </w:r>
      <w:r w:rsidR="00DD4776" w:rsidRPr="00A3036C">
        <w:rPr>
          <w:rFonts w:ascii="Times New Roman" w:eastAsia="Aptos" w:hAnsi="Times New Roman" w:cs="Times New Roman"/>
          <w:sz w:val="24"/>
          <w:szCs w:val="24"/>
        </w:rPr>
        <w:t xml:space="preserve">, pia, </w:t>
      </w:r>
      <w:r w:rsidR="00F0361E" w:rsidRPr="00A3036C">
        <w:rPr>
          <w:rFonts w:ascii="Times New Roman" w:eastAsia="Aptos" w:hAnsi="Times New Roman" w:cs="Times New Roman"/>
          <w:sz w:val="24"/>
          <w:szCs w:val="24"/>
        </w:rPr>
        <w:t xml:space="preserve">sabonete, </w:t>
      </w:r>
      <w:r w:rsidR="00DD4776" w:rsidRPr="00A3036C">
        <w:rPr>
          <w:rFonts w:ascii="Times New Roman" w:eastAsia="Aptos" w:hAnsi="Times New Roman" w:cs="Times New Roman"/>
          <w:sz w:val="24"/>
          <w:szCs w:val="24"/>
        </w:rPr>
        <w:t>armarinho com</w:t>
      </w:r>
      <w:r w:rsidR="00F0361E" w:rsidRPr="00A3036C">
        <w:rPr>
          <w:rFonts w:ascii="Times New Roman" w:eastAsia="Aptos" w:hAnsi="Times New Roman" w:cs="Times New Roman"/>
          <w:sz w:val="24"/>
          <w:szCs w:val="24"/>
        </w:rPr>
        <w:t xml:space="preserve"> barbeador,</w:t>
      </w:r>
      <w:r w:rsidR="00DD4776" w:rsidRPr="00A3036C">
        <w:rPr>
          <w:rFonts w:ascii="Times New Roman" w:eastAsia="Aptos" w:hAnsi="Times New Roman" w:cs="Times New Roman"/>
          <w:sz w:val="24"/>
          <w:szCs w:val="24"/>
        </w:rPr>
        <w:t xml:space="preserve"> escova e pasta de dentes</w:t>
      </w:r>
      <w:r w:rsidR="009A5C2F" w:rsidRPr="00A3036C">
        <w:rPr>
          <w:rFonts w:ascii="Times New Roman" w:eastAsia="Aptos" w:hAnsi="Times New Roman" w:cs="Times New Roman"/>
          <w:sz w:val="24"/>
          <w:szCs w:val="24"/>
        </w:rPr>
        <w:t xml:space="preserve">, </w:t>
      </w:r>
      <w:r w:rsidR="00DD4776" w:rsidRPr="00A3036C">
        <w:rPr>
          <w:rFonts w:ascii="Times New Roman" w:eastAsia="Aptos" w:hAnsi="Times New Roman" w:cs="Times New Roman"/>
          <w:sz w:val="24"/>
          <w:szCs w:val="24"/>
        </w:rPr>
        <w:t>chuveiro</w:t>
      </w:r>
      <w:r w:rsidR="009A5C2F" w:rsidRPr="00A3036C">
        <w:rPr>
          <w:rFonts w:ascii="Times New Roman" w:eastAsia="Aptos" w:hAnsi="Times New Roman" w:cs="Times New Roman"/>
          <w:sz w:val="24"/>
          <w:szCs w:val="24"/>
        </w:rPr>
        <w:t>,</w:t>
      </w:r>
      <w:r w:rsidR="00BE00F6" w:rsidRPr="00A3036C">
        <w:rPr>
          <w:rFonts w:ascii="Times New Roman" w:eastAsia="Aptos" w:hAnsi="Times New Roman" w:cs="Times New Roman"/>
          <w:sz w:val="24"/>
          <w:szCs w:val="24"/>
        </w:rPr>
        <w:t xml:space="preserve"> </w:t>
      </w:r>
      <w:r w:rsidR="00F003E0" w:rsidRPr="00A3036C">
        <w:rPr>
          <w:rFonts w:ascii="Times New Roman" w:eastAsia="Aptos" w:hAnsi="Times New Roman" w:cs="Times New Roman"/>
          <w:sz w:val="24"/>
          <w:szCs w:val="24"/>
        </w:rPr>
        <w:t>xampu,</w:t>
      </w:r>
      <w:r w:rsidR="009A5C2F" w:rsidRPr="00A3036C">
        <w:rPr>
          <w:rFonts w:ascii="Times New Roman" w:eastAsia="Aptos" w:hAnsi="Times New Roman" w:cs="Times New Roman"/>
          <w:sz w:val="24"/>
          <w:szCs w:val="24"/>
        </w:rPr>
        <w:t xml:space="preserve"> toalhas</w:t>
      </w:r>
      <w:r w:rsidR="00371594" w:rsidRPr="00A3036C">
        <w:rPr>
          <w:rFonts w:ascii="Times New Roman" w:eastAsia="Aptos" w:hAnsi="Times New Roman" w:cs="Times New Roman"/>
          <w:sz w:val="24"/>
          <w:szCs w:val="24"/>
        </w:rPr>
        <w:t xml:space="preserve"> e uma biblioteca com literatura sobre a IMSD — Independência Mundial dos Servos de Deus</w:t>
      </w:r>
      <w:r w:rsidR="009A5C2F" w:rsidRPr="00A3036C">
        <w:rPr>
          <w:rFonts w:ascii="Times New Roman" w:eastAsia="Aptos" w:hAnsi="Times New Roman" w:cs="Times New Roman"/>
          <w:sz w:val="24"/>
          <w:szCs w:val="24"/>
        </w:rPr>
        <w:t>. Móvel condiciona livros de</w:t>
      </w:r>
      <w:r w:rsidR="00371594" w:rsidRPr="00A3036C">
        <w:rPr>
          <w:rFonts w:ascii="Times New Roman" w:eastAsia="Aptos" w:hAnsi="Times New Roman" w:cs="Times New Roman"/>
          <w:sz w:val="24"/>
          <w:szCs w:val="24"/>
        </w:rPr>
        <w:t xml:space="preserve"> seus maiores expoentes: Roberto Evaristo de Macedo Soares e Jesus de Deus convertido em Emmanuel Jesus de Deus ao recepcionar no seu invólucro corporal, a</w:t>
      </w:r>
      <w:r w:rsidR="009A5C2F" w:rsidRPr="00A3036C">
        <w:rPr>
          <w:rFonts w:ascii="Times New Roman" w:eastAsia="Aptos" w:hAnsi="Times New Roman" w:cs="Times New Roman"/>
          <w:sz w:val="24"/>
          <w:szCs w:val="24"/>
        </w:rPr>
        <w:t xml:space="preserve"> farsante</w:t>
      </w:r>
      <w:r w:rsidR="00371594" w:rsidRPr="00A3036C">
        <w:rPr>
          <w:rFonts w:ascii="Times New Roman" w:eastAsia="Aptos" w:hAnsi="Times New Roman" w:cs="Times New Roman"/>
          <w:sz w:val="24"/>
          <w:szCs w:val="24"/>
        </w:rPr>
        <w:t xml:space="preserve"> reencarnação de Jesus Cristo. Consumo obrigatório destes livros, não muda nada na concepção dimensional de Tom e Liz</w:t>
      </w:r>
      <w:r w:rsidR="00C772E8" w:rsidRPr="00A3036C">
        <w:rPr>
          <w:rFonts w:ascii="Times New Roman" w:eastAsia="Aptos" w:hAnsi="Times New Roman" w:cs="Times New Roman"/>
          <w:sz w:val="24"/>
          <w:szCs w:val="24"/>
        </w:rPr>
        <w:t>. Pelo contrário, a leitura atenta dos manuscritos, os fazem perceber o Projeto de Perpetuação do Poder em curso no orbe. Fisicamente, o casal fora torturado com uma alimentação, propositalmente, deficitária, mesmo com acompanhamento médico, justamente, para o Sistema Terra contabilizar mais ondas eletromagnéticas maléficas captadas pel</w:t>
      </w:r>
      <w:r w:rsidR="009A5C2F" w:rsidRPr="00A3036C">
        <w:rPr>
          <w:rFonts w:ascii="Times New Roman" w:eastAsia="Aptos" w:hAnsi="Times New Roman" w:cs="Times New Roman"/>
          <w:sz w:val="24"/>
          <w:szCs w:val="24"/>
        </w:rPr>
        <w:t>a</w:t>
      </w:r>
      <w:r w:rsidR="00C772E8" w:rsidRPr="00A3036C">
        <w:rPr>
          <w:rFonts w:ascii="Times New Roman" w:eastAsia="Aptos" w:hAnsi="Times New Roman" w:cs="Times New Roman"/>
          <w:sz w:val="24"/>
          <w:szCs w:val="24"/>
        </w:rPr>
        <w:t>s</w:t>
      </w:r>
      <w:r w:rsidR="009A5C2F" w:rsidRPr="00A3036C">
        <w:rPr>
          <w:rFonts w:ascii="Times New Roman" w:eastAsia="Aptos" w:hAnsi="Times New Roman" w:cs="Times New Roman"/>
          <w:sz w:val="24"/>
          <w:szCs w:val="24"/>
        </w:rPr>
        <w:t xml:space="preserve"> tristezas de</w:t>
      </w:r>
      <w:r w:rsidR="00C772E8" w:rsidRPr="00A3036C">
        <w:rPr>
          <w:rFonts w:ascii="Times New Roman" w:eastAsia="Aptos" w:hAnsi="Times New Roman" w:cs="Times New Roman"/>
          <w:sz w:val="24"/>
          <w:szCs w:val="24"/>
        </w:rPr>
        <w:t xml:space="preserve"> seres humanos</w:t>
      </w:r>
      <w:r w:rsidR="00371594" w:rsidRPr="00A3036C">
        <w:rPr>
          <w:rFonts w:ascii="Times New Roman" w:eastAsia="Aptos" w:hAnsi="Times New Roman" w:cs="Times New Roman"/>
          <w:sz w:val="24"/>
          <w:szCs w:val="24"/>
        </w:rPr>
        <w:t xml:space="preserve"> </w:t>
      </w:r>
      <w:r w:rsidR="00C772E8" w:rsidRPr="00A3036C">
        <w:rPr>
          <w:rFonts w:ascii="Times New Roman" w:eastAsia="Aptos" w:hAnsi="Times New Roman" w:cs="Times New Roman"/>
          <w:sz w:val="24"/>
          <w:szCs w:val="24"/>
        </w:rPr>
        <w:t>com as aparências dos desaparecidos. Nada nem ninguém são responsabilizados pelo sequestro sem pedido de resgate</w:t>
      </w:r>
      <w:r w:rsidR="00FE6FCE" w:rsidRPr="00A3036C">
        <w:rPr>
          <w:rFonts w:ascii="Times New Roman" w:eastAsia="Aptos" w:hAnsi="Times New Roman" w:cs="Times New Roman"/>
          <w:sz w:val="24"/>
          <w:szCs w:val="24"/>
        </w:rPr>
        <w:t xml:space="preserve"> pela liberdade de Tom e Liz. Livres, voltam ao lar em Ipanema e são recebidos pela alegria da felicidade de Harrison, Taylor e Agregados.</w:t>
      </w:r>
    </w:p>
    <w:p w14:paraId="6771BF76" w14:textId="11507F67" w:rsidR="00FE6FCE" w:rsidRPr="00A3036C" w:rsidRDefault="00FE6FCE" w:rsidP="001A054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Protagonizam momentos emocionantes no reencontro com o filho</w:t>
      </w:r>
      <w:r w:rsidR="00354E71"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famoso futebolista, Joph, “Garoto da Gávea”, para eles, simplesmente, Joseph... Joseph Taylor Harrison.</w:t>
      </w:r>
    </w:p>
    <w:p w14:paraId="7E8251E2" w14:textId="77777777" w:rsidR="00F0361E" w:rsidRPr="00A3036C" w:rsidRDefault="009A5C2F" w:rsidP="001A054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Imprensa mundial está de plantão nas entradas e saídas da mansão nas Ruas Garcia D’ Ávila, Prudente de Moraes, Maria Quitéria e as principais na Avenida Vieira Souto. </w:t>
      </w:r>
      <w:r w:rsidR="00F0361E" w:rsidRPr="00A3036C">
        <w:rPr>
          <w:rFonts w:ascii="Times New Roman" w:eastAsia="Aptos" w:hAnsi="Times New Roman" w:cs="Times New Roman"/>
          <w:sz w:val="24"/>
          <w:szCs w:val="24"/>
        </w:rPr>
        <w:t xml:space="preserve">Assessoria de Joph acalma os jornalistas, divulgando uma nota explicitando a necessidade de privacidade para família equacionar emoções deste esperado reencontro familiar. Comunicado também avisa sobre a convocação, em breve, de uma entrevista coletiva com todos os atores deste drama com final feliz. </w:t>
      </w:r>
    </w:p>
    <w:p w14:paraId="5F0CA518" w14:textId="5C2ADFA0" w:rsidR="009A5C2F" w:rsidRPr="00A3036C" w:rsidRDefault="00F0361E" w:rsidP="009B3C9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Alheios aos acontecimentos externos, Harrison, Taylor e Agregados estão reunidos à pérgola da piscina, servidos pelos funcionários com bebidas de eterna procedência harmonizadas as comidinhas maravilhosa</w:t>
      </w:r>
      <w:r w:rsidR="00B32363" w:rsidRPr="00A3036C">
        <w:rPr>
          <w:rFonts w:ascii="Times New Roman" w:eastAsia="Aptos" w:hAnsi="Times New Roman" w:cs="Times New Roman"/>
          <w:sz w:val="24"/>
          <w:szCs w:val="24"/>
        </w:rPr>
        <w:t>s</w:t>
      </w:r>
      <w:r w:rsidRPr="00A3036C">
        <w:rPr>
          <w:rFonts w:ascii="Times New Roman" w:eastAsia="Aptos" w:hAnsi="Times New Roman" w:cs="Times New Roman"/>
          <w:sz w:val="24"/>
          <w:szCs w:val="24"/>
        </w:rPr>
        <w:t xml:space="preserve"> e saudosas aos</w:t>
      </w:r>
      <w:r w:rsidR="003038B4" w:rsidRPr="00A3036C">
        <w:rPr>
          <w:rFonts w:ascii="Times New Roman" w:eastAsia="Aptos" w:hAnsi="Times New Roman" w:cs="Times New Roman"/>
          <w:sz w:val="24"/>
          <w:szCs w:val="24"/>
        </w:rPr>
        <w:t xml:space="preserve"> desaparecidos</w:t>
      </w:r>
      <w:r w:rsidR="00DA482A" w:rsidRPr="00A3036C">
        <w:rPr>
          <w:rFonts w:ascii="Times New Roman" w:eastAsia="Aptos" w:hAnsi="Times New Roman" w:cs="Times New Roman"/>
          <w:sz w:val="24"/>
          <w:szCs w:val="24"/>
        </w:rPr>
        <w:t>,</w:t>
      </w:r>
      <w:r w:rsidR="000A20FE" w:rsidRPr="00A3036C">
        <w:rPr>
          <w:rFonts w:ascii="Times New Roman" w:eastAsia="Aptos" w:hAnsi="Times New Roman" w:cs="Times New Roman"/>
          <w:sz w:val="24"/>
          <w:szCs w:val="24"/>
        </w:rPr>
        <w:t xml:space="preserve"> depois de</w:t>
      </w:r>
      <w:r w:rsidR="0032410F" w:rsidRPr="00A3036C">
        <w:rPr>
          <w:rFonts w:ascii="Times New Roman" w:eastAsia="Aptos" w:hAnsi="Times New Roman" w:cs="Times New Roman"/>
          <w:sz w:val="24"/>
          <w:szCs w:val="24"/>
        </w:rPr>
        <w:t xml:space="preserve"> se higienizarem, cortar os cabelo</w:t>
      </w:r>
      <w:r w:rsidR="007A7250" w:rsidRPr="00A3036C">
        <w:rPr>
          <w:rFonts w:ascii="Times New Roman" w:eastAsia="Aptos" w:hAnsi="Times New Roman" w:cs="Times New Roman"/>
          <w:sz w:val="24"/>
          <w:szCs w:val="24"/>
        </w:rPr>
        <w:t>s</w:t>
      </w:r>
      <w:r w:rsidR="00354E71" w:rsidRPr="00A3036C">
        <w:rPr>
          <w:rFonts w:ascii="Times New Roman" w:eastAsia="Aptos" w:hAnsi="Times New Roman" w:cs="Times New Roman"/>
          <w:sz w:val="24"/>
          <w:szCs w:val="24"/>
        </w:rPr>
        <w:t xml:space="preserve"> com a cabelereira da família</w:t>
      </w:r>
      <w:r w:rsidR="00733085" w:rsidRPr="00A3036C">
        <w:rPr>
          <w:rFonts w:ascii="Times New Roman" w:eastAsia="Aptos" w:hAnsi="Times New Roman" w:cs="Times New Roman"/>
          <w:sz w:val="24"/>
          <w:szCs w:val="24"/>
        </w:rPr>
        <w:t xml:space="preserve"> e vestirem roupas confortávei</w:t>
      </w:r>
      <w:r w:rsidR="003373AC" w:rsidRPr="00A3036C">
        <w:rPr>
          <w:rFonts w:ascii="Times New Roman" w:eastAsia="Aptos" w:hAnsi="Times New Roman" w:cs="Times New Roman"/>
          <w:sz w:val="24"/>
          <w:szCs w:val="24"/>
        </w:rPr>
        <w:t>s</w:t>
      </w:r>
      <w:r w:rsidR="003038B4" w:rsidRPr="00A3036C">
        <w:rPr>
          <w:rFonts w:ascii="Times New Roman" w:eastAsia="Aptos" w:hAnsi="Times New Roman" w:cs="Times New Roman"/>
          <w:sz w:val="24"/>
          <w:szCs w:val="24"/>
        </w:rPr>
        <w:t xml:space="preserve">. Corações pulsam a felicidade de terem todos familiares e agregados reunidos para comemorarem a volta dos que nunca foram, por estarem sempre sendo </w:t>
      </w:r>
      <w:r w:rsidR="00DE5C30" w:rsidRPr="00A3036C">
        <w:rPr>
          <w:rFonts w:ascii="Times New Roman" w:eastAsia="Aptos" w:hAnsi="Times New Roman" w:cs="Times New Roman"/>
          <w:sz w:val="24"/>
          <w:szCs w:val="24"/>
        </w:rPr>
        <w:t xml:space="preserve">lembrados e </w:t>
      </w:r>
      <w:r w:rsidR="003038B4" w:rsidRPr="00A3036C">
        <w:rPr>
          <w:rFonts w:ascii="Times New Roman" w:eastAsia="Aptos" w:hAnsi="Times New Roman" w:cs="Times New Roman"/>
          <w:sz w:val="24"/>
          <w:szCs w:val="24"/>
        </w:rPr>
        <w:t>procurados. Faculdades despertas</w:t>
      </w:r>
      <w:r w:rsidR="00DE5C30" w:rsidRPr="00A3036C">
        <w:rPr>
          <w:rFonts w:ascii="Times New Roman" w:eastAsia="Aptos" w:hAnsi="Times New Roman" w:cs="Times New Roman"/>
          <w:sz w:val="24"/>
          <w:szCs w:val="24"/>
        </w:rPr>
        <w:t xml:space="preserve"> não surtem efeito</w:t>
      </w:r>
      <w:r w:rsidR="00DD6C5D" w:rsidRPr="00A3036C">
        <w:rPr>
          <w:rFonts w:ascii="Times New Roman" w:eastAsia="Aptos" w:hAnsi="Times New Roman" w:cs="Times New Roman"/>
          <w:sz w:val="24"/>
          <w:szCs w:val="24"/>
        </w:rPr>
        <w:t xml:space="preserve"> </w:t>
      </w:r>
      <w:r w:rsidR="00DE5C30" w:rsidRPr="00A3036C">
        <w:rPr>
          <w:rFonts w:ascii="Times New Roman" w:eastAsia="Aptos" w:hAnsi="Times New Roman" w:cs="Times New Roman"/>
          <w:sz w:val="24"/>
          <w:szCs w:val="24"/>
        </w:rPr>
        <w:t>de teletransporte</w:t>
      </w:r>
      <w:r w:rsidR="00354E71" w:rsidRPr="00A3036C">
        <w:rPr>
          <w:rFonts w:ascii="Times New Roman" w:eastAsia="Aptos" w:hAnsi="Times New Roman" w:cs="Times New Roman"/>
          <w:sz w:val="24"/>
          <w:szCs w:val="24"/>
        </w:rPr>
        <w:t>.</w:t>
      </w:r>
      <w:r w:rsidR="00DE5C30" w:rsidRPr="00A3036C">
        <w:rPr>
          <w:rFonts w:ascii="Times New Roman" w:eastAsia="Aptos" w:hAnsi="Times New Roman" w:cs="Times New Roman"/>
          <w:sz w:val="24"/>
          <w:szCs w:val="24"/>
        </w:rPr>
        <w:t xml:space="preserve"> </w:t>
      </w:r>
      <w:r w:rsidR="00354E71" w:rsidRPr="00A3036C">
        <w:rPr>
          <w:rFonts w:ascii="Times New Roman" w:eastAsia="Aptos" w:hAnsi="Times New Roman" w:cs="Times New Roman"/>
          <w:sz w:val="24"/>
          <w:szCs w:val="24"/>
        </w:rPr>
        <w:t xml:space="preserve">Eles </w:t>
      </w:r>
      <w:r w:rsidR="00DE5C30" w:rsidRPr="00A3036C">
        <w:rPr>
          <w:rFonts w:ascii="Times New Roman" w:eastAsia="Aptos" w:hAnsi="Times New Roman" w:cs="Times New Roman"/>
          <w:sz w:val="24"/>
          <w:szCs w:val="24"/>
        </w:rPr>
        <w:t>submetid</w:t>
      </w:r>
      <w:r w:rsidR="00354E71" w:rsidRPr="00A3036C">
        <w:rPr>
          <w:rFonts w:ascii="Times New Roman" w:eastAsia="Aptos" w:hAnsi="Times New Roman" w:cs="Times New Roman"/>
          <w:sz w:val="24"/>
          <w:szCs w:val="24"/>
        </w:rPr>
        <w:t>o</w:t>
      </w:r>
      <w:r w:rsidR="00DE5C30" w:rsidRPr="00A3036C">
        <w:rPr>
          <w:rFonts w:ascii="Times New Roman" w:eastAsia="Aptos" w:hAnsi="Times New Roman" w:cs="Times New Roman"/>
          <w:sz w:val="24"/>
          <w:szCs w:val="24"/>
        </w:rPr>
        <w:t xml:space="preserve">s as gravações de orações diárias proclamadas pela IMSD, minimamente, </w:t>
      </w:r>
      <w:r w:rsidR="00354E71" w:rsidRPr="00A3036C">
        <w:rPr>
          <w:rFonts w:ascii="Times New Roman" w:eastAsia="Aptos" w:hAnsi="Times New Roman" w:cs="Times New Roman"/>
          <w:sz w:val="24"/>
          <w:szCs w:val="24"/>
        </w:rPr>
        <w:t>6</w:t>
      </w:r>
      <w:r w:rsidR="00DE5C30" w:rsidRPr="00A3036C">
        <w:rPr>
          <w:rFonts w:ascii="Times New Roman" w:eastAsia="Aptos" w:hAnsi="Times New Roman" w:cs="Times New Roman"/>
          <w:sz w:val="24"/>
          <w:szCs w:val="24"/>
        </w:rPr>
        <w:t xml:space="preserve"> vezes ao dia durante 60 minutos por vez, totalizando 240 minutos de narrações enfadonhas </w:t>
      </w:r>
      <w:r w:rsidR="00E1702B" w:rsidRPr="00A3036C">
        <w:rPr>
          <w:rFonts w:ascii="Times New Roman" w:eastAsia="Aptos" w:hAnsi="Times New Roman" w:cs="Times New Roman"/>
          <w:sz w:val="24"/>
          <w:szCs w:val="24"/>
        </w:rPr>
        <w:t>e bloqueadoras de poder</w:t>
      </w:r>
      <w:r w:rsidR="00DE5C30" w:rsidRPr="00A3036C">
        <w:rPr>
          <w:rFonts w:ascii="Times New Roman" w:eastAsia="Aptos" w:hAnsi="Times New Roman" w:cs="Times New Roman"/>
          <w:sz w:val="24"/>
          <w:szCs w:val="24"/>
        </w:rPr>
        <w:t xml:space="preserve"> dos Guerreiros Dimensionais.</w:t>
      </w:r>
      <w:r w:rsidR="00A035C7" w:rsidRPr="00A3036C">
        <w:rPr>
          <w:rFonts w:ascii="Times New Roman" w:eastAsia="Aptos" w:hAnsi="Times New Roman" w:cs="Times New Roman"/>
          <w:sz w:val="24"/>
          <w:szCs w:val="24"/>
        </w:rPr>
        <w:t xml:space="preserve"> </w:t>
      </w:r>
      <w:r w:rsidR="00051725" w:rsidRPr="00A3036C">
        <w:rPr>
          <w:rFonts w:ascii="Times New Roman" w:eastAsia="Aptos" w:hAnsi="Times New Roman" w:cs="Times New Roman"/>
          <w:sz w:val="24"/>
          <w:szCs w:val="24"/>
        </w:rPr>
        <w:t>Despertos</w:t>
      </w:r>
      <w:r w:rsidR="00E1702B" w:rsidRPr="00A3036C">
        <w:rPr>
          <w:rFonts w:ascii="Times New Roman" w:eastAsia="Aptos" w:hAnsi="Times New Roman" w:cs="Times New Roman"/>
          <w:sz w:val="24"/>
          <w:szCs w:val="24"/>
        </w:rPr>
        <w:t>,</w:t>
      </w:r>
      <w:r w:rsidR="005C5CE9" w:rsidRPr="00A3036C">
        <w:rPr>
          <w:rFonts w:ascii="Times New Roman" w:eastAsia="Aptos" w:hAnsi="Times New Roman" w:cs="Times New Roman"/>
          <w:sz w:val="24"/>
          <w:szCs w:val="24"/>
        </w:rPr>
        <w:t xml:space="preserve"> </w:t>
      </w:r>
      <w:r w:rsidR="00E1702B" w:rsidRPr="00A3036C">
        <w:rPr>
          <w:rFonts w:ascii="Times New Roman" w:eastAsia="Aptos" w:hAnsi="Times New Roman" w:cs="Times New Roman"/>
          <w:sz w:val="24"/>
          <w:szCs w:val="24"/>
        </w:rPr>
        <w:t>praticam</w:t>
      </w:r>
      <w:r w:rsidR="005C5CE9" w:rsidRPr="00A3036C">
        <w:rPr>
          <w:rFonts w:ascii="Times New Roman" w:eastAsia="Aptos" w:hAnsi="Times New Roman" w:cs="Times New Roman"/>
          <w:sz w:val="24"/>
          <w:szCs w:val="24"/>
        </w:rPr>
        <w:t xml:space="preserve"> culto diário </w:t>
      </w:r>
      <w:r w:rsidR="00E1702B" w:rsidRPr="00A3036C">
        <w:rPr>
          <w:rFonts w:ascii="Times New Roman" w:eastAsia="Aptos" w:hAnsi="Times New Roman" w:cs="Times New Roman"/>
          <w:sz w:val="24"/>
          <w:szCs w:val="24"/>
        </w:rPr>
        <w:t>à</w:t>
      </w:r>
      <w:r w:rsidR="005C5CE9" w:rsidRPr="00A3036C">
        <w:rPr>
          <w:rFonts w:ascii="Times New Roman" w:eastAsia="Aptos" w:hAnsi="Times New Roman" w:cs="Times New Roman"/>
          <w:sz w:val="24"/>
          <w:szCs w:val="24"/>
        </w:rPr>
        <w:t xml:space="preserve"> filosofia do Eu Sou</w:t>
      </w:r>
      <w:r w:rsidR="00467191" w:rsidRPr="00A3036C">
        <w:rPr>
          <w:rFonts w:ascii="Times New Roman" w:eastAsia="Aptos" w:hAnsi="Times New Roman" w:cs="Times New Roman"/>
          <w:sz w:val="24"/>
          <w:szCs w:val="24"/>
        </w:rPr>
        <w:t xml:space="preserve">... Eu Sou a energia... Eu Sou a Luz... Eu Sou </w:t>
      </w:r>
      <w:r w:rsidR="00ED2C6B" w:rsidRPr="00A3036C">
        <w:rPr>
          <w:rFonts w:ascii="Times New Roman" w:eastAsia="Aptos" w:hAnsi="Times New Roman" w:cs="Times New Roman"/>
          <w:sz w:val="24"/>
          <w:szCs w:val="24"/>
        </w:rPr>
        <w:t>o coração... Eu Sou o amor... Eu Sou a evolução... Eu Sou o Escritor da existência humana... Eu Sou o perfeito equilíbrio d</w:t>
      </w:r>
      <w:r w:rsidR="00481B97" w:rsidRPr="00A3036C">
        <w:rPr>
          <w:rFonts w:ascii="Times New Roman" w:eastAsia="Aptos" w:hAnsi="Times New Roman" w:cs="Times New Roman"/>
          <w:sz w:val="24"/>
          <w:szCs w:val="24"/>
        </w:rPr>
        <w:t>a mente, do corpo e de espírito... Eu Sou a conexão com o Eu Superior... Eu Sou o amor incondicional</w:t>
      </w:r>
      <w:r w:rsidR="00D249FC" w:rsidRPr="00A3036C">
        <w:rPr>
          <w:rFonts w:ascii="Times New Roman" w:eastAsia="Aptos" w:hAnsi="Times New Roman" w:cs="Times New Roman"/>
          <w:sz w:val="24"/>
          <w:szCs w:val="24"/>
        </w:rPr>
        <w:t>. Assim,</w:t>
      </w:r>
      <w:r w:rsidR="00E1702B" w:rsidRPr="00A3036C">
        <w:rPr>
          <w:rFonts w:ascii="Times New Roman" w:eastAsia="Aptos" w:hAnsi="Times New Roman" w:cs="Times New Roman"/>
          <w:sz w:val="24"/>
          <w:szCs w:val="24"/>
        </w:rPr>
        <w:t xml:space="preserve"> equilibrados,</w:t>
      </w:r>
      <w:r w:rsidR="00AD1052" w:rsidRPr="00A3036C">
        <w:rPr>
          <w:rFonts w:ascii="Times New Roman" w:eastAsia="Aptos" w:hAnsi="Times New Roman" w:cs="Times New Roman"/>
          <w:sz w:val="24"/>
          <w:szCs w:val="24"/>
        </w:rPr>
        <w:t xml:space="preserve"> mesmo encarcerados,</w:t>
      </w:r>
      <w:r w:rsidR="0054790C" w:rsidRPr="00A3036C">
        <w:rPr>
          <w:rFonts w:ascii="Times New Roman" w:eastAsia="Aptos" w:hAnsi="Times New Roman" w:cs="Times New Roman"/>
          <w:sz w:val="24"/>
          <w:szCs w:val="24"/>
        </w:rPr>
        <w:t xml:space="preserve"> conseguem emitir e</w:t>
      </w:r>
      <w:r w:rsidR="00420AFF" w:rsidRPr="00A3036C">
        <w:rPr>
          <w:rFonts w:ascii="Times New Roman" w:eastAsia="Aptos" w:hAnsi="Times New Roman" w:cs="Times New Roman"/>
          <w:sz w:val="24"/>
          <w:szCs w:val="24"/>
        </w:rPr>
        <w:t>nergias intuitivas</w:t>
      </w:r>
      <w:r w:rsidR="00E55C59" w:rsidRPr="00A3036C">
        <w:rPr>
          <w:rFonts w:ascii="Times New Roman" w:eastAsia="Aptos" w:hAnsi="Times New Roman" w:cs="Times New Roman"/>
          <w:sz w:val="24"/>
          <w:szCs w:val="24"/>
        </w:rPr>
        <w:t xml:space="preserve"> e inspiradoras</w:t>
      </w:r>
      <w:r w:rsidR="00420AFF" w:rsidRPr="00A3036C">
        <w:rPr>
          <w:rFonts w:ascii="Times New Roman" w:eastAsia="Aptos" w:hAnsi="Times New Roman" w:cs="Times New Roman"/>
          <w:sz w:val="24"/>
          <w:szCs w:val="24"/>
        </w:rPr>
        <w:t xml:space="preserve"> para o filho, </w:t>
      </w:r>
      <w:r w:rsidR="00420AFF" w:rsidRPr="00A3036C">
        <w:rPr>
          <w:rFonts w:ascii="Times New Roman" w:eastAsia="Aptos" w:hAnsi="Times New Roman" w:cs="Times New Roman"/>
          <w:sz w:val="24"/>
          <w:szCs w:val="24"/>
        </w:rPr>
        <w:lastRenderedPageBreak/>
        <w:t>Joseph Taylor Harrison,</w:t>
      </w:r>
      <w:r w:rsidR="00E55C59" w:rsidRPr="00A3036C">
        <w:rPr>
          <w:rFonts w:ascii="Times New Roman" w:eastAsia="Aptos" w:hAnsi="Times New Roman" w:cs="Times New Roman"/>
          <w:sz w:val="24"/>
          <w:szCs w:val="24"/>
        </w:rPr>
        <w:t xml:space="preserve"> continuar a escrita do segundo romance</w:t>
      </w:r>
      <w:r w:rsidR="00BF6A53" w:rsidRPr="00A3036C">
        <w:rPr>
          <w:rFonts w:ascii="Times New Roman" w:eastAsia="Aptos" w:hAnsi="Times New Roman" w:cs="Times New Roman"/>
          <w:sz w:val="24"/>
          <w:szCs w:val="24"/>
        </w:rPr>
        <w:t xml:space="preserve">, </w:t>
      </w:r>
      <w:r w:rsidR="00BF6A53" w:rsidRPr="00A3036C">
        <w:rPr>
          <w:rFonts w:ascii="Times New Roman" w:eastAsia="Aptos" w:hAnsi="Times New Roman" w:cs="Times New Roman"/>
          <w:b/>
          <w:bCs/>
        </w:rPr>
        <w:t>e</w:t>
      </w:r>
      <w:r w:rsidR="00BF6A53" w:rsidRPr="00A3036C">
        <w:rPr>
          <w:rFonts w:ascii="Times New Roman" w:eastAsia="Aptos" w:hAnsi="Times New Roman" w:cs="Times New Roman"/>
          <w:b/>
          <w:bCs/>
          <w:color w:val="FF0000"/>
        </w:rPr>
        <w:t>X</w:t>
      </w:r>
      <w:r w:rsidR="00BF6A53" w:rsidRPr="00A3036C">
        <w:rPr>
          <w:rFonts w:ascii="Times New Roman" w:eastAsia="Aptos" w:hAnsi="Times New Roman" w:cs="Times New Roman"/>
          <w:b/>
          <w:bCs/>
        </w:rPr>
        <w:t xml:space="preserve">ilados da </w:t>
      </w:r>
      <w:r w:rsidR="00BF6A53" w:rsidRPr="00A3036C">
        <w:rPr>
          <w:rFonts w:ascii="Times New Roman" w:eastAsia="Aptos" w:hAnsi="Times New Roman" w:cs="Times New Roman"/>
          <w:b/>
          <w:bCs/>
          <w:color w:val="7030A0"/>
        </w:rPr>
        <w:t>T</w:t>
      </w:r>
      <w:r w:rsidR="00BF6A53" w:rsidRPr="00A3036C">
        <w:rPr>
          <w:rFonts w:ascii="Times New Roman" w:eastAsia="Aptos" w:hAnsi="Times New Roman" w:cs="Times New Roman"/>
          <w:b/>
          <w:bCs/>
        </w:rPr>
        <w:t xml:space="preserve">erra </w:t>
      </w:r>
      <w:r w:rsidR="00BF6A53" w:rsidRPr="00A3036C">
        <w:rPr>
          <w:rFonts w:ascii="Times New Roman" w:eastAsia="Aptos" w:hAnsi="Times New Roman" w:cs="Times New Roman"/>
          <w:b/>
          <w:bCs/>
          <w:sz w:val="24"/>
          <w:szCs w:val="24"/>
        </w:rPr>
        <w:t>─ passado pacto para o futuro</w:t>
      </w:r>
      <w:r w:rsidR="0014014E" w:rsidRPr="00A3036C">
        <w:rPr>
          <w:rFonts w:ascii="Times New Roman" w:eastAsia="Aptos" w:hAnsi="Times New Roman" w:cs="Times New Roman"/>
          <w:sz w:val="24"/>
          <w:szCs w:val="24"/>
        </w:rPr>
        <w:t>,</w:t>
      </w:r>
      <w:r w:rsidR="003A5175" w:rsidRPr="00A3036C">
        <w:rPr>
          <w:rFonts w:ascii="Times New Roman" w:eastAsia="Aptos" w:hAnsi="Times New Roman" w:cs="Times New Roman"/>
          <w:sz w:val="24"/>
          <w:szCs w:val="24"/>
        </w:rPr>
        <w:t xml:space="preserve"> </w:t>
      </w:r>
      <w:r w:rsidR="00E55C59" w:rsidRPr="00A3036C">
        <w:rPr>
          <w:rFonts w:ascii="Times New Roman" w:eastAsia="Aptos" w:hAnsi="Times New Roman" w:cs="Times New Roman"/>
          <w:sz w:val="24"/>
          <w:szCs w:val="24"/>
        </w:rPr>
        <w:t>da trilogia</w:t>
      </w:r>
      <w:r w:rsidR="00E1702B" w:rsidRPr="00A3036C">
        <w:rPr>
          <w:rFonts w:ascii="Times New Roman" w:eastAsia="Aptos" w:hAnsi="Times New Roman" w:cs="Times New Roman"/>
          <w:sz w:val="24"/>
          <w:szCs w:val="24"/>
        </w:rPr>
        <w:t>.</w:t>
      </w:r>
      <w:r w:rsidR="00D40AFA" w:rsidRPr="00A3036C">
        <w:rPr>
          <w:rFonts w:ascii="Times New Roman" w:eastAsia="Aptos" w:hAnsi="Times New Roman" w:cs="Times New Roman"/>
          <w:sz w:val="24"/>
          <w:szCs w:val="24"/>
        </w:rPr>
        <w:t xml:space="preserve"> </w:t>
      </w:r>
      <w:r w:rsidR="00E1702B" w:rsidRPr="00A3036C">
        <w:rPr>
          <w:rFonts w:ascii="Times New Roman" w:eastAsia="Aptos" w:hAnsi="Times New Roman" w:cs="Times New Roman"/>
          <w:sz w:val="24"/>
          <w:szCs w:val="24"/>
        </w:rPr>
        <w:t>Manuscrito a</w:t>
      </w:r>
      <w:r w:rsidR="00CE1302" w:rsidRPr="00A3036C">
        <w:rPr>
          <w:rFonts w:ascii="Times New Roman" w:eastAsia="Aptos" w:hAnsi="Times New Roman" w:cs="Times New Roman"/>
          <w:sz w:val="24"/>
          <w:szCs w:val="24"/>
        </w:rPr>
        <w:t>borda</w:t>
      </w:r>
      <w:r w:rsidR="00E1702B" w:rsidRPr="00A3036C">
        <w:rPr>
          <w:rFonts w:ascii="Times New Roman" w:eastAsia="Aptos" w:hAnsi="Times New Roman" w:cs="Times New Roman"/>
          <w:sz w:val="24"/>
          <w:szCs w:val="24"/>
        </w:rPr>
        <w:t xml:space="preserve"> a evolução</w:t>
      </w:r>
      <w:r w:rsidR="00DF2563" w:rsidRPr="00A3036C">
        <w:rPr>
          <w:rFonts w:ascii="Times New Roman" w:eastAsia="Aptos" w:hAnsi="Times New Roman" w:cs="Times New Roman"/>
          <w:sz w:val="24"/>
          <w:szCs w:val="24"/>
        </w:rPr>
        <w:t xml:space="preserve"> </w:t>
      </w:r>
      <w:r w:rsidR="00E1702B" w:rsidRPr="00A3036C">
        <w:rPr>
          <w:rFonts w:ascii="Times New Roman" w:eastAsia="Aptos" w:hAnsi="Times New Roman" w:cs="Times New Roman"/>
          <w:sz w:val="24"/>
          <w:szCs w:val="24"/>
        </w:rPr>
        <w:t>d</w:t>
      </w:r>
      <w:r w:rsidR="00DF2563" w:rsidRPr="00A3036C">
        <w:rPr>
          <w:rFonts w:ascii="Times New Roman" w:eastAsia="Aptos" w:hAnsi="Times New Roman" w:cs="Times New Roman"/>
          <w:sz w:val="24"/>
          <w:szCs w:val="24"/>
        </w:rPr>
        <w:t>o conceito filosófico</w:t>
      </w:r>
      <w:r w:rsidR="00E1702B" w:rsidRPr="00A3036C">
        <w:rPr>
          <w:rFonts w:ascii="Times New Roman" w:eastAsia="Aptos" w:hAnsi="Times New Roman" w:cs="Times New Roman"/>
          <w:sz w:val="24"/>
          <w:szCs w:val="24"/>
        </w:rPr>
        <w:t xml:space="preserve"> secular de Harrison, Taylor e Agregados</w:t>
      </w:r>
      <w:r w:rsidR="000F13DA" w:rsidRPr="00A3036C">
        <w:rPr>
          <w:rFonts w:ascii="Times New Roman" w:eastAsia="Aptos" w:hAnsi="Times New Roman" w:cs="Times New Roman"/>
          <w:sz w:val="24"/>
          <w:szCs w:val="24"/>
        </w:rPr>
        <w:t xml:space="preserve"> textualizada no primeiro romance</w:t>
      </w:r>
      <w:r w:rsidR="000F13DA" w:rsidRPr="00A3036C">
        <w:rPr>
          <w:rFonts w:ascii="Times New Roman" w:eastAsia="Aptos" w:hAnsi="Times New Roman" w:cs="Times New Roman"/>
          <w:b/>
          <w:bCs/>
        </w:rPr>
        <w:t xml:space="preserve"> e</w:t>
      </w:r>
      <w:r w:rsidR="000F13DA" w:rsidRPr="00A3036C">
        <w:rPr>
          <w:rFonts w:ascii="Times New Roman" w:eastAsia="Aptos" w:hAnsi="Times New Roman" w:cs="Times New Roman"/>
          <w:b/>
          <w:bCs/>
          <w:color w:val="FF0000"/>
        </w:rPr>
        <w:t>X</w:t>
      </w:r>
      <w:r w:rsidR="000F13DA" w:rsidRPr="00A3036C">
        <w:rPr>
          <w:rFonts w:ascii="Times New Roman" w:eastAsia="Aptos" w:hAnsi="Times New Roman" w:cs="Times New Roman"/>
          <w:b/>
          <w:bCs/>
        </w:rPr>
        <w:t xml:space="preserve">ilados da </w:t>
      </w:r>
      <w:r w:rsidR="000F13DA" w:rsidRPr="00A3036C">
        <w:rPr>
          <w:rFonts w:ascii="Times New Roman" w:eastAsia="Aptos" w:hAnsi="Times New Roman" w:cs="Times New Roman"/>
          <w:b/>
          <w:bCs/>
          <w:color w:val="7030A0"/>
        </w:rPr>
        <w:t>T</w:t>
      </w:r>
      <w:r w:rsidR="000F13DA" w:rsidRPr="00A3036C">
        <w:rPr>
          <w:rFonts w:ascii="Times New Roman" w:eastAsia="Aptos" w:hAnsi="Times New Roman" w:cs="Times New Roman"/>
          <w:b/>
          <w:bCs/>
        </w:rPr>
        <w:t>erra</w:t>
      </w:r>
      <w:r w:rsidR="00CE1302" w:rsidRPr="00A3036C">
        <w:rPr>
          <w:rFonts w:ascii="Times New Roman" w:eastAsia="Aptos" w:hAnsi="Times New Roman" w:cs="Times New Roman"/>
          <w:sz w:val="24"/>
          <w:szCs w:val="24"/>
        </w:rPr>
        <w:t xml:space="preserve">: </w:t>
      </w:r>
      <w:r w:rsidR="00CE1302" w:rsidRPr="00A3036C">
        <w:rPr>
          <w:rFonts w:ascii="Times New Roman" w:eastAsia="Aptos" w:hAnsi="Times New Roman" w:cs="Times New Roman"/>
          <w:b/>
          <w:bCs/>
          <w:sz w:val="24"/>
          <w:szCs w:val="24"/>
        </w:rPr>
        <w:t>a minha raça</w:t>
      </w:r>
      <w:r w:rsidR="00E1702B" w:rsidRPr="00A3036C">
        <w:rPr>
          <w:rFonts w:ascii="Times New Roman" w:eastAsia="Aptos" w:hAnsi="Times New Roman" w:cs="Times New Roman"/>
          <w:b/>
          <w:bCs/>
          <w:sz w:val="24"/>
          <w:szCs w:val="24"/>
        </w:rPr>
        <w:t xml:space="preserve"> é</w:t>
      </w:r>
      <w:r w:rsidR="00CE1302" w:rsidRPr="00A3036C">
        <w:rPr>
          <w:rFonts w:ascii="Times New Roman" w:eastAsia="Aptos" w:hAnsi="Times New Roman" w:cs="Times New Roman"/>
          <w:b/>
          <w:bCs/>
          <w:sz w:val="24"/>
          <w:szCs w:val="24"/>
        </w:rPr>
        <w:t xml:space="preserve"> humana</w:t>
      </w:r>
      <w:r w:rsidR="00CE1302" w:rsidRPr="00A3036C">
        <w:rPr>
          <w:rFonts w:ascii="Times New Roman" w:eastAsia="Aptos" w:hAnsi="Times New Roman" w:cs="Times New Roman"/>
          <w:sz w:val="24"/>
          <w:szCs w:val="24"/>
        </w:rPr>
        <w:t xml:space="preserve">... </w:t>
      </w:r>
      <w:r w:rsidR="00CE1302" w:rsidRPr="00A3036C">
        <w:rPr>
          <w:rFonts w:ascii="Times New Roman" w:eastAsia="Aptos" w:hAnsi="Times New Roman" w:cs="Times New Roman"/>
          <w:b/>
          <w:bCs/>
          <w:sz w:val="24"/>
          <w:szCs w:val="24"/>
        </w:rPr>
        <w:t>o meu sexo é o amor</w:t>
      </w:r>
      <w:r w:rsidR="00CE1302" w:rsidRPr="00A3036C">
        <w:rPr>
          <w:rFonts w:ascii="Times New Roman" w:eastAsia="Aptos" w:hAnsi="Times New Roman" w:cs="Times New Roman"/>
          <w:sz w:val="24"/>
          <w:szCs w:val="24"/>
        </w:rPr>
        <w:t xml:space="preserve">... </w:t>
      </w:r>
      <w:r w:rsidR="00CE1302" w:rsidRPr="00A3036C">
        <w:rPr>
          <w:rFonts w:ascii="Times New Roman" w:eastAsia="Aptos" w:hAnsi="Times New Roman" w:cs="Times New Roman"/>
          <w:b/>
          <w:bCs/>
          <w:sz w:val="24"/>
          <w:szCs w:val="24"/>
        </w:rPr>
        <w:t>a minha religião é a c</w:t>
      </w:r>
      <w:r w:rsidR="00E1702B" w:rsidRPr="00A3036C">
        <w:rPr>
          <w:rFonts w:ascii="Times New Roman" w:eastAsia="Aptos" w:hAnsi="Times New Roman" w:cs="Times New Roman"/>
          <w:b/>
          <w:bCs/>
          <w:sz w:val="24"/>
          <w:szCs w:val="24"/>
        </w:rPr>
        <w:t>aridade</w:t>
      </w:r>
      <w:r w:rsidR="00CE1302" w:rsidRPr="00A3036C">
        <w:rPr>
          <w:rFonts w:ascii="Times New Roman" w:eastAsia="Aptos" w:hAnsi="Times New Roman" w:cs="Times New Roman"/>
          <w:sz w:val="24"/>
          <w:szCs w:val="24"/>
        </w:rPr>
        <w:t xml:space="preserve">... </w:t>
      </w:r>
      <w:r w:rsidR="00CE1302" w:rsidRPr="00A3036C">
        <w:rPr>
          <w:rFonts w:ascii="Times New Roman" w:eastAsia="Aptos" w:hAnsi="Times New Roman" w:cs="Times New Roman"/>
          <w:b/>
          <w:bCs/>
          <w:sz w:val="24"/>
          <w:szCs w:val="24"/>
        </w:rPr>
        <w:t>todos os homens são iguais</w:t>
      </w:r>
      <w:r w:rsidR="00E1702B" w:rsidRPr="00A3036C">
        <w:rPr>
          <w:rFonts w:ascii="Times New Roman" w:eastAsia="Aptos" w:hAnsi="Times New Roman" w:cs="Times New Roman"/>
          <w:sz w:val="24"/>
          <w:szCs w:val="24"/>
        </w:rPr>
        <w:t xml:space="preserve"> para </w:t>
      </w:r>
      <w:r w:rsidR="00E1702B" w:rsidRPr="00A3036C">
        <w:rPr>
          <w:rFonts w:ascii="Times New Roman" w:eastAsia="Aptos" w:hAnsi="Times New Roman" w:cs="Times New Roman"/>
          <w:i/>
          <w:iCs/>
          <w:sz w:val="24"/>
          <w:szCs w:val="24"/>
        </w:rPr>
        <w:t>a minha raça humana é universal</w:t>
      </w:r>
      <w:r w:rsidR="00E1702B" w:rsidRPr="00A3036C">
        <w:rPr>
          <w:rFonts w:ascii="Times New Roman" w:eastAsia="Aptos" w:hAnsi="Times New Roman" w:cs="Times New Roman"/>
          <w:sz w:val="24"/>
          <w:szCs w:val="24"/>
        </w:rPr>
        <w:t xml:space="preserve">... </w:t>
      </w:r>
      <w:r w:rsidR="00E1702B" w:rsidRPr="00A3036C">
        <w:rPr>
          <w:rFonts w:ascii="Times New Roman" w:eastAsia="Aptos" w:hAnsi="Times New Roman" w:cs="Times New Roman"/>
          <w:i/>
          <w:iCs/>
          <w:sz w:val="24"/>
          <w:szCs w:val="24"/>
        </w:rPr>
        <w:t>o meu sexo é o amor</w:t>
      </w:r>
      <w:r w:rsidR="00E1702B" w:rsidRPr="00A3036C">
        <w:rPr>
          <w:rFonts w:ascii="Times New Roman" w:eastAsia="Aptos" w:hAnsi="Times New Roman" w:cs="Times New Roman"/>
          <w:sz w:val="24"/>
          <w:szCs w:val="24"/>
        </w:rPr>
        <w:t xml:space="preserve">... </w:t>
      </w:r>
      <w:r w:rsidR="00E1702B" w:rsidRPr="00A3036C">
        <w:rPr>
          <w:rFonts w:ascii="Times New Roman" w:eastAsia="Aptos" w:hAnsi="Times New Roman" w:cs="Times New Roman"/>
          <w:i/>
          <w:iCs/>
          <w:sz w:val="24"/>
          <w:szCs w:val="24"/>
        </w:rPr>
        <w:t>a minha religião é a consciência</w:t>
      </w:r>
      <w:r w:rsidR="00E1702B" w:rsidRPr="00A3036C">
        <w:rPr>
          <w:rFonts w:ascii="Times New Roman" w:eastAsia="Aptos" w:hAnsi="Times New Roman" w:cs="Times New Roman"/>
          <w:sz w:val="24"/>
          <w:szCs w:val="24"/>
        </w:rPr>
        <w:t xml:space="preserve">... </w:t>
      </w:r>
      <w:r w:rsidR="00E1702B" w:rsidRPr="00A3036C">
        <w:rPr>
          <w:rFonts w:ascii="Times New Roman" w:eastAsia="Aptos" w:hAnsi="Times New Roman" w:cs="Times New Roman"/>
          <w:i/>
          <w:iCs/>
          <w:sz w:val="24"/>
          <w:szCs w:val="24"/>
        </w:rPr>
        <w:t>todos os homens são iguais</w:t>
      </w:r>
      <w:r w:rsidR="00E1702B" w:rsidRPr="00A3036C">
        <w:rPr>
          <w:rFonts w:ascii="Times New Roman" w:eastAsia="Aptos" w:hAnsi="Times New Roman" w:cs="Times New Roman"/>
          <w:sz w:val="24"/>
          <w:szCs w:val="24"/>
        </w:rPr>
        <w:t>.</w:t>
      </w:r>
      <w:r w:rsidR="000F13DA" w:rsidRPr="00A3036C">
        <w:rPr>
          <w:rFonts w:ascii="Times New Roman" w:eastAsia="Aptos" w:hAnsi="Times New Roman" w:cs="Times New Roman"/>
          <w:sz w:val="24"/>
          <w:szCs w:val="24"/>
        </w:rPr>
        <w:t xml:space="preserve"> Valores inalienáveis</w:t>
      </w:r>
      <w:r w:rsidR="00E1702B" w:rsidRPr="00A3036C">
        <w:rPr>
          <w:rFonts w:ascii="Times New Roman" w:eastAsia="Aptos" w:hAnsi="Times New Roman" w:cs="Times New Roman"/>
          <w:sz w:val="24"/>
          <w:szCs w:val="24"/>
        </w:rPr>
        <w:t xml:space="preserve"> armad</w:t>
      </w:r>
      <w:r w:rsidR="000F13DA" w:rsidRPr="00A3036C">
        <w:rPr>
          <w:rFonts w:ascii="Times New Roman" w:eastAsia="Aptos" w:hAnsi="Times New Roman" w:cs="Times New Roman"/>
          <w:sz w:val="24"/>
          <w:szCs w:val="24"/>
        </w:rPr>
        <w:t>os</w:t>
      </w:r>
      <w:r w:rsidR="00E1702B" w:rsidRPr="00A3036C">
        <w:rPr>
          <w:rFonts w:ascii="Times New Roman" w:eastAsia="Aptos" w:hAnsi="Times New Roman" w:cs="Times New Roman"/>
          <w:sz w:val="24"/>
          <w:szCs w:val="24"/>
        </w:rPr>
        <w:t xml:space="preserve"> pelo amor nos próximos 3 séculos passados</w:t>
      </w:r>
      <w:r w:rsidR="00AD1052" w:rsidRPr="00A3036C">
        <w:rPr>
          <w:rFonts w:ascii="Times New Roman" w:eastAsia="Aptos" w:hAnsi="Times New Roman" w:cs="Times New Roman"/>
          <w:sz w:val="24"/>
          <w:szCs w:val="24"/>
        </w:rPr>
        <w:t>,</w:t>
      </w:r>
      <w:r w:rsidR="00E1702B" w:rsidRPr="00A3036C">
        <w:rPr>
          <w:rFonts w:ascii="Times New Roman" w:eastAsia="Aptos" w:hAnsi="Times New Roman" w:cs="Times New Roman"/>
          <w:sz w:val="24"/>
          <w:szCs w:val="24"/>
        </w:rPr>
        <w:t xml:space="preserve"> desde Cleveland nos Estados Unidos da Améri</w:t>
      </w:r>
      <w:r w:rsidR="000F13DA" w:rsidRPr="00A3036C">
        <w:rPr>
          <w:rFonts w:ascii="Times New Roman" w:eastAsia="Aptos" w:hAnsi="Times New Roman" w:cs="Times New Roman"/>
          <w:sz w:val="24"/>
          <w:szCs w:val="24"/>
        </w:rPr>
        <w:t>ca até o Rio de Janeiro no Brasil, conforme descrito no livro inaugural, ainda ecoa na formação dos corações dimensionai</w:t>
      </w:r>
      <w:r w:rsidR="00AD1052" w:rsidRPr="00A3036C">
        <w:rPr>
          <w:rFonts w:ascii="Times New Roman" w:eastAsia="Aptos" w:hAnsi="Times New Roman" w:cs="Times New Roman"/>
          <w:sz w:val="24"/>
          <w:szCs w:val="24"/>
        </w:rPr>
        <w:t xml:space="preserve">s espalhados pelo </w:t>
      </w:r>
      <w:r w:rsidR="00AD1052" w:rsidRPr="00A3036C">
        <w:rPr>
          <w:rFonts w:ascii="Times New Roman" w:eastAsia="Aptos" w:hAnsi="Times New Roman" w:cs="Times New Roman"/>
          <w:i/>
          <w:iCs/>
          <w:sz w:val="24"/>
          <w:szCs w:val="24"/>
        </w:rPr>
        <w:t>novo mundo</w:t>
      </w:r>
      <w:r w:rsidR="00AD1052" w:rsidRPr="00A3036C">
        <w:rPr>
          <w:rFonts w:ascii="Times New Roman" w:eastAsia="Aptos" w:hAnsi="Times New Roman" w:cs="Times New Roman"/>
          <w:sz w:val="24"/>
          <w:szCs w:val="24"/>
        </w:rPr>
        <w:t>.</w:t>
      </w:r>
    </w:p>
    <w:p w14:paraId="618CC02A" w14:textId="243EE383" w:rsidR="00663B3D" w:rsidRPr="00A3036C" w:rsidRDefault="009B3C9C" w:rsidP="009B3C9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Harrison, Taylor e Agregados </w:t>
      </w:r>
      <w:r w:rsidR="003C7C89" w:rsidRPr="00A3036C">
        <w:rPr>
          <w:rFonts w:ascii="Times New Roman" w:eastAsia="Aptos" w:hAnsi="Times New Roman" w:cs="Times New Roman"/>
          <w:sz w:val="24"/>
          <w:szCs w:val="24"/>
        </w:rPr>
        <w:t>colocam a conversa em dia, degustando as entradas</w:t>
      </w:r>
      <w:r w:rsidR="00A36F1C" w:rsidRPr="00A3036C">
        <w:rPr>
          <w:rFonts w:ascii="Times New Roman" w:eastAsia="Aptos" w:hAnsi="Times New Roman" w:cs="Times New Roman"/>
          <w:sz w:val="24"/>
          <w:szCs w:val="24"/>
        </w:rPr>
        <w:t>, enquanto</w:t>
      </w:r>
      <w:r w:rsidR="00B7476F" w:rsidRPr="00A3036C">
        <w:rPr>
          <w:rFonts w:ascii="Times New Roman" w:eastAsia="Aptos" w:hAnsi="Times New Roman" w:cs="Times New Roman"/>
          <w:sz w:val="24"/>
          <w:szCs w:val="24"/>
        </w:rPr>
        <w:t xml:space="preserve"> o</w:t>
      </w:r>
      <w:r w:rsidR="00E47B69" w:rsidRPr="00A3036C">
        <w:rPr>
          <w:rFonts w:ascii="Times New Roman" w:eastAsia="Aptos" w:hAnsi="Times New Roman" w:cs="Times New Roman"/>
          <w:sz w:val="24"/>
          <w:szCs w:val="24"/>
        </w:rPr>
        <w:t xml:space="preserve"> Chef </w:t>
      </w:r>
      <w:r w:rsidR="00FC356C" w:rsidRPr="00A3036C">
        <w:rPr>
          <w:rFonts w:ascii="Times New Roman" w:eastAsia="Aptos" w:hAnsi="Times New Roman" w:cs="Times New Roman"/>
          <w:sz w:val="24"/>
          <w:szCs w:val="24"/>
        </w:rPr>
        <w:t xml:space="preserve"> e equipe, </w:t>
      </w:r>
      <w:r w:rsidR="00E47B69" w:rsidRPr="00A3036C">
        <w:rPr>
          <w:rFonts w:ascii="Times New Roman" w:eastAsia="Aptos" w:hAnsi="Times New Roman" w:cs="Times New Roman"/>
          <w:sz w:val="24"/>
          <w:szCs w:val="24"/>
        </w:rPr>
        <w:t>expertise</w:t>
      </w:r>
      <w:r w:rsidR="00FC356C" w:rsidRPr="00A3036C">
        <w:rPr>
          <w:rFonts w:ascii="Times New Roman" w:eastAsia="Aptos" w:hAnsi="Times New Roman" w:cs="Times New Roman"/>
          <w:sz w:val="24"/>
          <w:szCs w:val="24"/>
        </w:rPr>
        <w:t>s,</w:t>
      </w:r>
      <w:r w:rsidR="00B7476F" w:rsidRPr="00A3036C">
        <w:rPr>
          <w:rFonts w:ascii="Times New Roman" w:eastAsia="Aptos" w:hAnsi="Times New Roman" w:cs="Times New Roman"/>
          <w:sz w:val="24"/>
          <w:szCs w:val="24"/>
        </w:rPr>
        <w:t xml:space="preserve"> preparam o churrasco</w:t>
      </w:r>
      <w:r w:rsidR="00663B3D" w:rsidRPr="00A3036C">
        <w:rPr>
          <w:rFonts w:ascii="Times New Roman" w:eastAsia="Aptos" w:hAnsi="Times New Roman" w:cs="Times New Roman"/>
          <w:sz w:val="24"/>
          <w:szCs w:val="24"/>
        </w:rPr>
        <w:t xml:space="preserve"> com carnes nobres</w:t>
      </w:r>
      <w:r w:rsidR="00E1702B" w:rsidRPr="00A3036C">
        <w:rPr>
          <w:rFonts w:ascii="Times New Roman" w:eastAsia="Aptos" w:hAnsi="Times New Roman" w:cs="Times New Roman"/>
          <w:sz w:val="24"/>
          <w:szCs w:val="24"/>
        </w:rPr>
        <w:t xml:space="preserve"> no espaço</w:t>
      </w:r>
      <w:r w:rsidR="001A1ED8" w:rsidRPr="00A3036C">
        <w:rPr>
          <w:rFonts w:ascii="Times New Roman" w:eastAsia="Aptos" w:hAnsi="Times New Roman" w:cs="Times New Roman"/>
          <w:sz w:val="24"/>
          <w:szCs w:val="24"/>
        </w:rPr>
        <w:t>,</w:t>
      </w:r>
      <w:r w:rsidR="00E1702B" w:rsidRPr="00A3036C">
        <w:rPr>
          <w:rFonts w:ascii="Times New Roman" w:eastAsia="Aptos" w:hAnsi="Times New Roman" w:cs="Times New Roman"/>
          <w:sz w:val="24"/>
          <w:szCs w:val="24"/>
        </w:rPr>
        <w:t xml:space="preserve"> </w:t>
      </w:r>
      <w:r w:rsidR="00E1702B" w:rsidRPr="00A3036C">
        <w:rPr>
          <w:rFonts w:ascii="Times New Roman" w:eastAsia="Aptos" w:hAnsi="Times New Roman" w:cs="Times New Roman"/>
          <w:b/>
          <w:bCs/>
          <w:sz w:val="24"/>
          <w:szCs w:val="24"/>
        </w:rPr>
        <w:t>gourmet</w:t>
      </w:r>
      <w:r w:rsidR="001A1ED8" w:rsidRPr="00A3036C">
        <w:rPr>
          <w:rFonts w:ascii="Times New Roman" w:eastAsia="Aptos" w:hAnsi="Times New Roman" w:cs="Times New Roman"/>
          <w:sz w:val="24"/>
          <w:szCs w:val="24"/>
        </w:rPr>
        <w:t>,</w:t>
      </w:r>
      <w:r w:rsidR="00E1702B" w:rsidRPr="00A3036C">
        <w:rPr>
          <w:rFonts w:ascii="Times New Roman" w:eastAsia="Aptos" w:hAnsi="Times New Roman" w:cs="Times New Roman"/>
          <w:b/>
          <w:bCs/>
          <w:sz w:val="24"/>
          <w:szCs w:val="24"/>
        </w:rPr>
        <w:t xml:space="preserve"> </w:t>
      </w:r>
      <w:r w:rsidR="001A1ED8" w:rsidRPr="00A3036C">
        <w:rPr>
          <w:rFonts w:ascii="Times New Roman" w:eastAsia="Aptos" w:hAnsi="Times New Roman" w:cs="Times New Roman"/>
          <w:sz w:val="24"/>
          <w:szCs w:val="24"/>
        </w:rPr>
        <w:t>agraciado por uma</w:t>
      </w:r>
      <w:r w:rsidR="00E1702B" w:rsidRPr="00A3036C">
        <w:rPr>
          <w:rFonts w:ascii="Times New Roman" w:eastAsia="Aptos" w:hAnsi="Times New Roman" w:cs="Times New Roman"/>
          <w:sz w:val="24"/>
          <w:szCs w:val="24"/>
        </w:rPr>
        <w:t xml:space="preserve"> vista panorâmica da orla carioca</w:t>
      </w:r>
      <w:r w:rsidR="00663B3D" w:rsidRPr="00A3036C">
        <w:rPr>
          <w:rFonts w:ascii="Times New Roman" w:eastAsia="Aptos" w:hAnsi="Times New Roman" w:cs="Times New Roman"/>
          <w:sz w:val="24"/>
          <w:szCs w:val="24"/>
        </w:rPr>
        <w:t>.</w:t>
      </w:r>
    </w:p>
    <w:p w14:paraId="0EA8B2C2" w14:textId="77777777" w:rsidR="00F003E0" w:rsidRPr="00A3036C" w:rsidRDefault="00F003E0" w:rsidP="009B3C9C">
      <w:pPr>
        <w:spacing w:after="0" w:line="256" w:lineRule="auto"/>
        <w:jc w:val="both"/>
        <w:rPr>
          <w:rFonts w:ascii="Times New Roman" w:eastAsia="Aptos" w:hAnsi="Times New Roman" w:cs="Times New Roman"/>
          <w:sz w:val="24"/>
          <w:szCs w:val="24"/>
        </w:rPr>
      </w:pPr>
    </w:p>
    <w:p w14:paraId="74B83101" w14:textId="415D10CC" w:rsidR="008D41EC" w:rsidRPr="00A3036C" w:rsidRDefault="00F003E0" w:rsidP="009B3C9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8D41EC" w:rsidRPr="00A3036C">
        <w:rPr>
          <w:rFonts w:ascii="Times New Roman" w:eastAsia="Aptos" w:hAnsi="Times New Roman" w:cs="Times New Roman"/>
          <w:sz w:val="24"/>
          <w:szCs w:val="24"/>
        </w:rPr>
        <w:t>Hoje é um dia muito especial ― Declara Tom Harrison, 50, ladeado pela mulher, Liz Taylor, 48, e o filho Joseph Taylor Harrison</w:t>
      </w:r>
      <w:r w:rsidR="003219A1" w:rsidRPr="00A3036C">
        <w:rPr>
          <w:rFonts w:ascii="Times New Roman" w:eastAsia="Aptos" w:hAnsi="Times New Roman" w:cs="Times New Roman"/>
          <w:sz w:val="24"/>
          <w:szCs w:val="24"/>
        </w:rPr>
        <w:t>, 16</w:t>
      </w:r>
      <w:r w:rsidR="008D41EC" w:rsidRPr="00A3036C">
        <w:rPr>
          <w:rFonts w:ascii="Times New Roman" w:eastAsia="Aptos" w:hAnsi="Times New Roman" w:cs="Times New Roman"/>
          <w:sz w:val="24"/>
          <w:szCs w:val="24"/>
        </w:rPr>
        <w:t xml:space="preserve"> ― Harrison, Taylor e Agregados reunidos como nos áureos tempos da mansão ― Remete-se a harmonia familiar ― A felicidade de abraçar e beijar nosso filho, depois de 16 anos, é indescritível. ▬ emocionado.</w:t>
      </w:r>
    </w:p>
    <w:p w14:paraId="135E67BB" w14:textId="77777777" w:rsidR="008D41EC" w:rsidRPr="00A3036C" w:rsidRDefault="008D41EC" w:rsidP="009B3C9C">
      <w:pPr>
        <w:spacing w:after="0" w:line="256" w:lineRule="auto"/>
        <w:jc w:val="both"/>
        <w:rPr>
          <w:rFonts w:ascii="Times New Roman" w:eastAsia="Aptos" w:hAnsi="Times New Roman" w:cs="Times New Roman"/>
          <w:sz w:val="24"/>
          <w:szCs w:val="24"/>
        </w:rPr>
      </w:pPr>
    </w:p>
    <w:p w14:paraId="0942EC43" w14:textId="7CB00C92" w:rsidR="00F003E0" w:rsidRPr="00A3036C" w:rsidRDefault="008D41EC" w:rsidP="009B3C9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A distância nunca impedira nossa conexão</w:t>
      </w:r>
      <w:r w:rsidR="000A1D5C" w:rsidRPr="00A3036C">
        <w:rPr>
          <w:rFonts w:ascii="Times New Roman" w:eastAsia="Aptos" w:hAnsi="Times New Roman" w:cs="Times New Roman"/>
          <w:sz w:val="24"/>
          <w:szCs w:val="24"/>
        </w:rPr>
        <w:t>, apesar dos pesares</w:t>
      </w:r>
      <w:r w:rsidRPr="00A3036C">
        <w:rPr>
          <w:rFonts w:ascii="Times New Roman" w:eastAsia="Aptos" w:hAnsi="Times New Roman" w:cs="Times New Roman"/>
          <w:sz w:val="24"/>
          <w:szCs w:val="24"/>
        </w:rPr>
        <w:t xml:space="preserve"> ― Liz lacrimeja</w:t>
      </w:r>
      <w:r w:rsidR="000A1D5C" w:rsidRPr="00A3036C">
        <w:rPr>
          <w:rFonts w:ascii="Times New Roman" w:eastAsia="Aptos" w:hAnsi="Times New Roman" w:cs="Times New Roman"/>
          <w:sz w:val="24"/>
          <w:szCs w:val="24"/>
        </w:rPr>
        <w:t xml:space="preserve"> a saudade </w:t>
      </w:r>
      <w:r w:rsidRPr="00A3036C">
        <w:rPr>
          <w:rFonts w:ascii="Times New Roman" w:eastAsia="Aptos" w:hAnsi="Times New Roman" w:cs="Times New Roman"/>
          <w:sz w:val="24"/>
          <w:szCs w:val="24"/>
        </w:rPr>
        <w:t>―</w:t>
      </w:r>
      <w:r w:rsidR="000A1D5C" w:rsidRPr="00A3036C">
        <w:rPr>
          <w:rFonts w:ascii="Times New Roman" w:eastAsia="Aptos" w:hAnsi="Times New Roman" w:cs="Times New Roman"/>
          <w:sz w:val="24"/>
          <w:szCs w:val="24"/>
        </w:rPr>
        <w:t xml:space="preserve"> Carregamos o amor conosco e o irradiamos, incondicionalmente ― Avalia a Guerreira Dimensional ― Assim como, recepcionamos</w:t>
      </w:r>
      <w:r w:rsidR="00DD6C5D" w:rsidRPr="00A3036C">
        <w:rPr>
          <w:rFonts w:ascii="Times New Roman" w:eastAsia="Aptos" w:hAnsi="Times New Roman" w:cs="Times New Roman"/>
          <w:sz w:val="24"/>
          <w:szCs w:val="24"/>
        </w:rPr>
        <w:t>, mesmo com a faculdade de teletransporte bloqueada,</w:t>
      </w:r>
      <w:r w:rsidR="000A1D5C" w:rsidRPr="00A3036C">
        <w:rPr>
          <w:rFonts w:ascii="Times New Roman" w:eastAsia="Aptos" w:hAnsi="Times New Roman" w:cs="Times New Roman"/>
          <w:sz w:val="24"/>
          <w:szCs w:val="24"/>
        </w:rPr>
        <w:t xml:space="preserve"> as onda</w:t>
      </w:r>
      <w:r w:rsidR="00AD1052" w:rsidRPr="00A3036C">
        <w:rPr>
          <w:rFonts w:ascii="Times New Roman" w:eastAsia="Aptos" w:hAnsi="Times New Roman" w:cs="Times New Roman"/>
          <w:sz w:val="24"/>
          <w:szCs w:val="24"/>
        </w:rPr>
        <w:t>s</w:t>
      </w:r>
      <w:r w:rsidR="000A1D5C" w:rsidRPr="00A3036C">
        <w:rPr>
          <w:rFonts w:ascii="Times New Roman" w:eastAsia="Aptos" w:hAnsi="Times New Roman" w:cs="Times New Roman"/>
          <w:sz w:val="24"/>
          <w:szCs w:val="24"/>
        </w:rPr>
        <w:t xml:space="preserve"> eletromagnéticas amorosas, não </w:t>
      </w:r>
      <w:r w:rsidR="000A1D5C" w:rsidRPr="00A3036C">
        <w:rPr>
          <w:rFonts w:ascii="Times New Roman" w:eastAsia="Aptos" w:hAnsi="Times New Roman" w:cs="Times New Roman"/>
          <w:sz w:val="24"/>
          <w:szCs w:val="24"/>
        </w:rPr>
        <w:lastRenderedPageBreak/>
        <w:t>só de nossa cria, como também de toda a Resistência Dimensional. ▬ comovida.</w:t>
      </w:r>
    </w:p>
    <w:p w14:paraId="7DD8238C" w14:textId="77777777" w:rsidR="000A1D5C" w:rsidRPr="00A3036C" w:rsidRDefault="000A1D5C" w:rsidP="009B3C9C">
      <w:pPr>
        <w:spacing w:after="0" w:line="256" w:lineRule="auto"/>
        <w:jc w:val="both"/>
        <w:rPr>
          <w:rFonts w:ascii="Times New Roman" w:eastAsia="Aptos" w:hAnsi="Times New Roman" w:cs="Times New Roman"/>
          <w:sz w:val="24"/>
          <w:szCs w:val="24"/>
        </w:rPr>
      </w:pPr>
    </w:p>
    <w:p w14:paraId="7C6821D5" w14:textId="1F28C505" w:rsidR="000A1D5C" w:rsidRPr="00A3036C" w:rsidRDefault="000A1D5C" w:rsidP="009B3C9C">
      <w:pPr>
        <w:spacing w:after="0" w:line="256" w:lineRule="auto"/>
        <w:jc w:val="both"/>
        <w:rPr>
          <w:rFonts w:ascii="Times New Roman" w:eastAsiaTheme="minorEastAsia" w:hAnsi="Times New Roman" w:cs="Times New Roman"/>
          <w:kern w:val="0"/>
          <w:sz w:val="24"/>
          <w:szCs w:val="24"/>
          <w14:ligatures w14:val="none"/>
        </w:rPr>
      </w:pPr>
      <w:r w:rsidRPr="00A3036C">
        <w:rPr>
          <w:rFonts w:ascii="Times New Roman" w:eastAsia="Aptos" w:hAnsi="Times New Roman" w:cs="Times New Roman"/>
          <w:sz w:val="24"/>
          <w:szCs w:val="24"/>
        </w:rPr>
        <w:t>▬  Mamãe, não tenho dúvida sobre esta avaliação ― Joseph, terno, ladeado pelos pais ― Diariamente, no período do desapareci</w:t>
      </w:r>
      <w:r w:rsidR="00AE0FA0" w:rsidRPr="00A3036C">
        <w:rPr>
          <w:rFonts w:ascii="Times New Roman" w:eastAsia="Aptos" w:hAnsi="Times New Roman" w:cs="Times New Roman"/>
          <w:sz w:val="24"/>
          <w:szCs w:val="24"/>
        </w:rPr>
        <w:t xml:space="preserve">mento de vocês, o meu coração sempre soube e recepcionara inspiração intuitiva para conceber o segundo livro da trilogia </w:t>
      </w:r>
      <w:r w:rsidR="00AE0FA0" w:rsidRPr="00A3036C">
        <w:rPr>
          <w:rFonts w:ascii="Times New Roman" w:eastAsiaTheme="minorEastAsia" w:hAnsi="Times New Roman" w:cs="Times New Roman"/>
          <w:b/>
          <w:bCs/>
          <w:kern w:val="0"/>
          <w:sz w:val="24"/>
          <w:szCs w:val="24"/>
          <w14:ligatures w14:val="none"/>
        </w:rPr>
        <w:t>e</w:t>
      </w:r>
      <w:r w:rsidR="00AE0FA0" w:rsidRPr="00A3036C">
        <w:rPr>
          <w:rFonts w:ascii="Times New Roman" w:eastAsiaTheme="minorEastAsia" w:hAnsi="Times New Roman" w:cs="Times New Roman"/>
          <w:b/>
          <w:bCs/>
          <w:color w:val="FF0000"/>
          <w:kern w:val="0"/>
          <w:sz w:val="24"/>
          <w:szCs w:val="24"/>
          <w14:ligatures w14:val="none"/>
        </w:rPr>
        <w:t>X</w:t>
      </w:r>
      <w:r w:rsidR="00AE0FA0" w:rsidRPr="00A3036C">
        <w:rPr>
          <w:rFonts w:ascii="Times New Roman" w:eastAsiaTheme="minorEastAsia" w:hAnsi="Times New Roman" w:cs="Times New Roman"/>
          <w:b/>
          <w:bCs/>
          <w:kern w:val="0"/>
          <w:sz w:val="24"/>
          <w:szCs w:val="24"/>
          <w14:ligatures w14:val="none"/>
        </w:rPr>
        <w:t xml:space="preserve">ilados da </w:t>
      </w:r>
      <w:r w:rsidR="00AE0FA0" w:rsidRPr="00A3036C">
        <w:rPr>
          <w:rFonts w:ascii="Times New Roman" w:eastAsiaTheme="minorEastAsia" w:hAnsi="Times New Roman" w:cs="Times New Roman"/>
          <w:b/>
          <w:bCs/>
          <w:color w:val="7030A0"/>
          <w:kern w:val="0"/>
          <w:sz w:val="24"/>
          <w:szCs w:val="24"/>
          <w14:ligatures w14:val="none"/>
        </w:rPr>
        <w:t>T</w:t>
      </w:r>
      <w:r w:rsidR="00AE0FA0" w:rsidRPr="00A3036C">
        <w:rPr>
          <w:rFonts w:ascii="Times New Roman" w:eastAsiaTheme="minorEastAsia" w:hAnsi="Times New Roman" w:cs="Times New Roman"/>
          <w:b/>
          <w:bCs/>
          <w:kern w:val="0"/>
          <w:sz w:val="24"/>
          <w:szCs w:val="24"/>
          <w14:ligatures w14:val="none"/>
        </w:rPr>
        <w:t>erra</w:t>
      </w:r>
      <w:r w:rsidR="00AE0FA0" w:rsidRPr="00A3036C">
        <w:rPr>
          <w:rFonts w:ascii="Times New Roman" w:eastAsiaTheme="minorEastAsia" w:hAnsi="Times New Roman" w:cs="Times New Roman"/>
          <w:kern w:val="0"/>
          <w:sz w:val="24"/>
          <w:szCs w:val="24"/>
          <w14:ligatures w14:val="none"/>
        </w:rPr>
        <w:t>, tendo a certeza de viver este momento que estamos vivendo hoje. ▬ tocado.</w:t>
      </w:r>
    </w:p>
    <w:p w14:paraId="7A8EB6C2" w14:textId="77777777" w:rsidR="00AE0FA0" w:rsidRPr="00A3036C" w:rsidRDefault="00AE0FA0" w:rsidP="009B3C9C">
      <w:pPr>
        <w:spacing w:after="0" w:line="256" w:lineRule="auto"/>
        <w:jc w:val="both"/>
        <w:rPr>
          <w:rFonts w:ascii="Times New Roman" w:eastAsiaTheme="minorEastAsia" w:hAnsi="Times New Roman" w:cs="Times New Roman"/>
          <w:kern w:val="0"/>
          <w:sz w:val="24"/>
          <w:szCs w:val="24"/>
          <w14:ligatures w14:val="none"/>
        </w:rPr>
      </w:pPr>
    </w:p>
    <w:p w14:paraId="17E55C34" w14:textId="08DF39A6" w:rsidR="00AE0FA0" w:rsidRPr="00A3036C" w:rsidRDefault="00AE0FA0" w:rsidP="009B3C9C">
      <w:pPr>
        <w:spacing w:after="0" w:line="256" w:lineRule="auto"/>
        <w:jc w:val="both"/>
        <w:rPr>
          <w:rFonts w:ascii="Times New Roman" w:eastAsiaTheme="minorEastAsia" w:hAnsi="Times New Roman" w:cs="Times New Roman"/>
          <w:kern w:val="0"/>
          <w:sz w:val="24"/>
          <w:szCs w:val="24"/>
          <w14:ligatures w14:val="none"/>
        </w:rPr>
      </w:pPr>
      <w:r w:rsidRPr="00A3036C">
        <w:rPr>
          <w:rFonts w:ascii="Times New Roman" w:eastAsiaTheme="minorEastAsia" w:hAnsi="Times New Roman" w:cs="Times New Roman"/>
          <w:kern w:val="0"/>
          <w:sz w:val="24"/>
          <w:szCs w:val="24"/>
          <w14:ligatures w14:val="none"/>
        </w:rPr>
        <w:t>▬ Sinto-me privilegiada em poder testemunha</w:t>
      </w:r>
      <w:r w:rsidR="00DD6C5D" w:rsidRPr="00A3036C">
        <w:rPr>
          <w:rFonts w:ascii="Times New Roman" w:eastAsiaTheme="minorEastAsia" w:hAnsi="Times New Roman" w:cs="Times New Roman"/>
          <w:kern w:val="0"/>
          <w:sz w:val="24"/>
          <w:szCs w:val="24"/>
          <w14:ligatures w14:val="none"/>
        </w:rPr>
        <w:t>r</w:t>
      </w:r>
      <w:r w:rsidRPr="00A3036C">
        <w:rPr>
          <w:rFonts w:ascii="Times New Roman" w:eastAsiaTheme="minorEastAsia" w:hAnsi="Times New Roman" w:cs="Times New Roman"/>
          <w:kern w:val="0"/>
          <w:sz w:val="24"/>
          <w:szCs w:val="24"/>
          <w14:ligatures w14:val="none"/>
        </w:rPr>
        <w:t xml:space="preserve"> o reencontro de pais e filho, após 16 anos ― Nefertari Mandela</w:t>
      </w:r>
      <w:r w:rsidR="006B6AF0" w:rsidRPr="00A3036C">
        <w:rPr>
          <w:rFonts w:ascii="Times New Roman" w:eastAsiaTheme="minorEastAsia" w:hAnsi="Times New Roman" w:cs="Times New Roman"/>
          <w:kern w:val="0"/>
          <w:sz w:val="24"/>
          <w:szCs w:val="24"/>
          <w14:ligatures w14:val="none"/>
        </w:rPr>
        <w:t>, 65, declara sua alegria</w:t>
      </w:r>
      <w:r w:rsidRPr="00A3036C">
        <w:rPr>
          <w:rFonts w:ascii="Times New Roman" w:eastAsiaTheme="minorEastAsia" w:hAnsi="Times New Roman" w:cs="Times New Roman"/>
          <w:kern w:val="0"/>
          <w:sz w:val="24"/>
          <w:szCs w:val="24"/>
          <w14:ligatures w14:val="none"/>
        </w:rPr>
        <w:t xml:space="preserve"> ―</w:t>
      </w:r>
      <w:r w:rsidR="006B6AF0" w:rsidRPr="00A3036C">
        <w:rPr>
          <w:rFonts w:ascii="Times New Roman" w:eastAsiaTheme="minorEastAsia" w:hAnsi="Times New Roman" w:cs="Times New Roman"/>
          <w:kern w:val="0"/>
          <w:sz w:val="24"/>
          <w:szCs w:val="24"/>
          <w14:ligatures w14:val="none"/>
        </w:rPr>
        <w:t xml:space="preserve"> Ser parte da Resistência Dimensional é uma honra. ▬ grata.</w:t>
      </w:r>
    </w:p>
    <w:p w14:paraId="6D6857C2" w14:textId="77777777" w:rsidR="006B6AF0" w:rsidRPr="00A3036C" w:rsidRDefault="006B6AF0" w:rsidP="009B3C9C">
      <w:pPr>
        <w:spacing w:after="0" w:line="256" w:lineRule="auto"/>
        <w:jc w:val="both"/>
        <w:rPr>
          <w:rFonts w:ascii="Times New Roman" w:eastAsiaTheme="minorEastAsia" w:hAnsi="Times New Roman" w:cs="Times New Roman"/>
          <w:kern w:val="0"/>
          <w:sz w:val="24"/>
          <w:szCs w:val="24"/>
          <w14:ligatures w14:val="none"/>
        </w:rPr>
      </w:pPr>
    </w:p>
    <w:p w14:paraId="0FCCE357" w14:textId="3699D5C0" w:rsidR="006B6AF0" w:rsidRPr="00A3036C" w:rsidRDefault="006B6AF0" w:rsidP="009B3C9C">
      <w:pPr>
        <w:spacing w:after="0" w:line="256" w:lineRule="auto"/>
        <w:jc w:val="both"/>
        <w:rPr>
          <w:rFonts w:ascii="Times New Roman" w:eastAsiaTheme="minorEastAsia" w:hAnsi="Times New Roman" w:cs="Times New Roman"/>
          <w:kern w:val="0"/>
          <w:sz w:val="24"/>
          <w:szCs w:val="24"/>
          <w14:ligatures w14:val="none"/>
        </w:rPr>
      </w:pPr>
      <w:r w:rsidRPr="00A3036C">
        <w:rPr>
          <w:rFonts w:ascii="Times New Roman" w:eastAsiaTheme="minorEastAsia" w:hAnsi="Times New Roman" w:cs="Times New Roman"/>
          <w:kern w:val="0"/>
          <w:sz w:val="24"/>
          <w:szCs w:val="24"/>
          <w14:ligatures w14:val="none"/>
        </w:rPr>
        <w:t>Nefertari Mandela acompanhara Gabriel Cappallatte, 50, e Carol Harrison, 52, para ficar uma temporada na mansão de Harrison, Taylor e Agregados em Ipanema. Projeto “Consciência, Verdade Absoluta e Liberdade” é um sucesso</w:t>
      </w:r>
      <w:r w:rsidR="00DD6C5D" w:rsidRPr="00A3036C">
        <w:rPr>
          <w:rFonts w:ascii="Times New Roman" w:eastAsiaTheme="minorEastAsia" w:hAnsi="Times New Roman" w:cs="Times New Roman"/>
          <w:kern w:val="0"/>
          <w:sz w:val="24"/>
          <w:szCs w:val="24"/>
          <w14:ligatures w14:val="none"/>
        </w:rPr>
        <w:t xml:space="preserve">, monitorado por videochamadas diárias para as centrais continentais do </w:t>
      </w:r>
      <w:r w:rsidR="00DD6C5D" w:rsidRPr="00A3036C">
        <w:rPr>
          <w:rFonts w:ascii="Times New Roman" w:eastAsiaTheme="minorEastAsia" w:hAnsi="Times New Roman" w:cs="Times New Roman"/>
          <w:b/>
          <w:bCs/>
          <w:kern w:val="0"/>
          <w:sz w:val="24"/>
          <w:szCs w:val="24"/>
          <w14:ligatures w14:val="none"/>
        </w:rPr>
        <w:t>Green Dream</w:t>
      </w:r>
      <w:r w:rsidR="00937748" w:rsidRPr="00A3036C">
        <w:rPr>
          <w:rFonts w:ascii="Times New Roman" w:eastAsiaTheme="minorEastAsia" w:hAnsi="Times New Roman" w:cs="Times New Roman"/>
          <w:kern w:val="0"/>
          <w:sz w:val="24"/>
          <w:szCs w:val="24"/>
          <w14:ligatures w14:val="none"/>
        </w:rPr>
        <w:t xml:space="preserve">. Parceria com o </w:t>
      </w:r>
      <w:bookmarkStart w:id="102" w:name="_Hlk206237880"/>
      <w:r w:rsidR="00937748" w:rsidRPr="00A3036C">
        <w:rPr>
          <w:rFonts w:ascii="Times New Roman" w:eastAsiaTheme="minorEastAsia" w:hAnsi="Times New Roman" w:cs="Times New Roman"/>
          <w:b/>
          <w:bCs/>
          <w:kern w:val="0"/>
          <w:sz w:val="24"/>
          <w:szCs w:val="24"/>
          <w14:ligatures w14:val="none"/>
        </w:rPr>
        <w:t xml:space="preserve">Green Dream </w:t>
      </w:r>
      <w:bookmarkEnd w:id="102"/>
      <w:r w:rsidR="00937748" w:rsidRPr="00A3036C">
        <w:rPr>
          <w:rFonts w:ascii="Times New Roman" w:eastAsiaTheme="minorEastAsia" w:hAnsi="Times New Roman" w:cs="Times New Roman"/>
          <w:kern w:val="0"/>
          <w:sz w:val="24"/>
          <w:szCs w:val="24"/>
          <w14:ligatures w14:val="none"/>
        </w:rPr>
        <w:t>desenvolvera a ação social denominada FACE — Formações acadêmica, cultural</w:t>
      </w:r>
      <w:r w:rsidR="00DD6C5D" w:rsidRPr="00A3036C">
        <w:rPr>
          <w:rFonts w:ascii="Times New Roman" w:eastAsiaTheme="minorEastAsia" w:hAnsi="Times New Roman" w:cs="Times New Roman"/>
          <w:kern w:val="0"/>
          <w:sz w:val="24"/>
          <w:szCs w:val="24"/>
          <w14:ligatures w14:val="none"/>
        </w:rPr>
        <w:t xml:space="preserve"> </w:t>
      </w:r>
      <w:r w:rsidR="00937748" w:rsidRPr="00A3036C">
        <w:rPr>
          <w:rFonts w:ascii="Times New Roman" w:eastAsiaTheme="minorEastAsia" w:hAnsi="Times New Roman" w:cs="Times New Roman"/>
          <w:kern w:val="0"/>
          <w:sz w:val="24"/>
          <w:szCs w:val="24"/>
          <w14:ligatures w14:val="none"/>
        </w:rPr>
        <w:t xml:space="preserve">e esportiva, conscientizando populações da base piramidal social do </w:t>
      </w:r>
      <w:r w:rsidR="00937748" w:rsidRPr="00A3036C">
        <w:rPr>
          <w:rFonts w:ascii="Times New Roman" w:eastAsiaTheme="minorEastAsia" w:hAnsi="Times New Roman" w:cs="Times New Roman"/>
          <w:i/>
          <w:iCs/>
          <w:kern w:val="0"/>
          <w:sz w:val="24"/>
          <w:szCs w:val="24"/>
          <w14:ligatures w14:val="none"/>
        </w:rPr>
        <w:t>novo mundo</w:t>
      </w:r>
      <w:r w:rsidR="00937748" w:rsidRPr="00A3036C">
        <w:rPr>
          <w:rFonts w:ascii="Times New Roman" w:eastAsiaTheme="minorEastAsia" w:hAnsi="Times New Roman" w:cs="Times New Roman"/>
          <w:kern w:val="0"/>
          <w:sz w:val="24"/>
          <w:szCs w:val="24"/>
          <w14:ligatures w14:val="none"/>
        </w:rPr>
        <w:t xml:space="preserve"> de cultuar, respeitar e proteger a natureza da </w:t>
      </w:r>
      <w:r w:rsidR="00937748" w:rsidRPr="00A3036C">
        <w:rPr>
          <w:rFonts w:ascii="Times New Roman" w:eastAsiaTheme="minorEastAsia" w:hAnsi="Times New Roman" w:cs="Times New Roman"/>
          <w:i/>
          <w:iCs/>
          <w:kern w:val="0"/>
          <w:sz w:val="24"/>
          <w:szCs w:val="24"/>
          <w14:ligatures w14:val="none"/>
        </w:rPr>
        <w:t xml:space="preserve">ganância exploratória </w:t>
      </w:r>
      <w:r w:rsidR="00937748" w:rsidRPr="00A3036C">
        <w:rPr>
          <w:rFonts w:ascii="Times New Roman" w:eastAsiaTheme="minorEastAsia" w:hAnsi="Times New Roman" w:cs="Times New Roman"/>
          <w:kern w:val="0"/>
          <w:sz w:val="24"/>
          <w:szCs w:val="24"/>
          <w14:ligatures w14:val="none"/>
        </w:rPr>
        <w:t>da humanidade.</w:t>
      </w:r>
      <w:r w:rsidR="00DD6C5D" w:rsidRPr="00A3036C">
        <w:rPr>
          <w:rFonts w:ascii="Times New Roman" w:eastAsiaTheme="minorEastAsia" w:hAnsi="Times New Roman" w:cs="Times New Roman"/>
          <w:kern w:val="0"/>
          <w:sz w:val="24"/>
          <w:szCs w:val="24"/>
          <w14:ligatures w14:val="none"/>
        </w:rPr>
        <w:t xml:space="preserve"> Capacita</w:t>
      </w:r>
      <w:r w:rsidR="00673145" w:rsidRPr="00A3036C">
        <w:rPr>
          <w:rFonts w:ascii="Times New Roman" w:eastAsiaTheme="minorEastAsia" w:hAnsi="Times New Roman" w:cs="Times New Roman"/>
          <w:kern w:val="0"/>
          <w:sz w:val="24"/>
          <w:szCs w:val="24"/>
          <w14:ligatures w14:val="none"/>
        </w:rPr>
        <w:t>ção</w:t>
      </w:r>
      <w:r w:rsidR="00DD6C5D" w:rsidRPr="00A3036C">
        <w:rPr>
          <w:rFonts w:ascii="Times New Roman" w:eastAsiaTheme="minorEastAsia" w:hAnsi="Times New Roman" w:cs="Times New Roman"/>
          <w:kern w:val="0"/>
          <w:sz w:val="24"/>
          <w:szCs w:val="24"/>
          <w14:ligatures w14:val="none"/>
        </w:rPr>
        <w:t xml:space="preserve"> </w:t>
      </w:r>
      <w:r w:rsidR="00673145" w:rsidRPr="00A3036C">
        <w:rPr>
          <w:rFonts w:ascii="Times New Roman" w:eastAsiaTheme="minorEastAsia" w:hAnsi="Times New Roman" w:cs="Times New Roman"/>
          <w:kern w:val="0"/>
          <w:sz w:val="24"/>
          <w:szCs w:val="24"/>
          <w14:ligatures w14:val="none"/>
        </w:rPr>
        <w:t>d</w:t>
      </w:r>
      <w:r w:rsidR="00DD6C5D" w:rsidRPr="00A3036C">
        <w:rPr>
          <w:rFonts w:ascii="Times New Roman" w:eastAsiaTheme="minorEastAsia" w:hAnsi="Times New Roman" w:cs="Times New Roman"/>
          <w:kern w:val="0"/>
          <w:sz w:val="24"/>
          <w:szCs w:val="24"/>
          <w14:ligatures w14:val="none"/>
        </w:rPr>
        <w:t>as famílias de comunidades carentes</w:t>
      </w:r>
      <w:r w:rsidR="00673145" w:rsidRPr="00A3036C">
        <w:rPr>
          <w:rFonts w:ascii="Times New Roman" w:eastAsiaTheme="minorEastAsia" w:hAnsi="Times New Roman" w:cs="Times New Roman"/>
          <w:kern w:val="0"/>
          <w:sz w:val="24"/>
          <w:szCs w:val="24"/>
          <w14:ligatures w14:val="none"/>
        </w:rPr>
        <w:t xml:space="preserve"> para agropecuária familiar, os tornam pequenos agricultores com produções sustentáveis e fornecedor</w:t>
      </w:r>
      <w:r w:rsidR="00DF6EAA" w:rsidRPr="00A3036C">
        <w:rPr>
          <w:rFonts w:ascii="Times New Roman" w:eastAsiaTheme="minorEastAsia" w:hAnsi="Times New Roman" w:cs="Times New Roman"/>
          <w:kern w:val="0"/>
          <w:sz w:val="24"/>
          <w:szCs w:val="24"/>
          <w14:ligatures w14:val="none"/>
        </w:rPr>
        <w:t>a</w:t>
      </w:r>
      <w:r w:rsidR="00673145" w:rsidRPr="00A3036C">
        <w:rPr>
          <w:rFonts w:ascii="Times New Roman" w:eastAsiaTheme="minorEastAsia" w:hAnsi="Times New Roman" w:cs="Times New Roman"/>
          <w:kern w:val="0"/>
          <w:sz w:val="24"/>
          <w:szCs w:val="24"/>
          <w14:ligatures w14:val="none"/>
        </w:rPr>
        <w:t>s do Grupo Harrison &amp; Taylor.</w:t>
      </w:r>
      <w:r w:rsidR="00DD6C5D" w:rsidRPr="00A3036C">
        <w:rPr>
          <w:rFonts w:ascii="Times New Roman" w:eastAsiaTheme="minorEastAsia" w:hAnsi="Times New Roman" w:cs="Times New Roman"/>
          <w:kern w:val="0"/>
          <w:sz w:val="24"/>
          <w:szCs w:val="24"/>
          <w14:ligatures w14:val="none"/>
        </w:rPr>
        <w:t xml:space="preserve"> A</w:t>
      </w:r>
      <w:r w:rsidR="00673145" w:rsidRPr="00A3036C">
        <w:rPr>
          <w:rFonts w:ascii="Times New Roman" w:eastAsiaTheme="minorEastAsia" w:hAnsi="Times New Roman" w:cs="Times New Roman"/>
          <w:kern w:val="0"/>
          <w:sz w:val="24"/>
          <w:szCs w:val="24"/>
          <w14:ligatures w14:val="none"/>
        </w:rPr>
        <w:t>ções fidedignas a</w:t>
      </w:r>
      <w:r w:rsidR="00DD6C5D" w:rsidRPr="00A3036C">
        <w:rPr>
          <w:rFonts w:ascii="Times New Roman" w:eastAsiaTheme="minorEastAsia" w:hAnsi="Times New Roman" w:cs="Times New Roman"/>
          <w:kern w:val="0"/>
          <w:sz w:val="24"/>
          <w:szCs w:val="24"/>
          <w14:ligatures w14:val="none"/>
        </w:rPr>
        <w:t>lavanca</w:t>
      </w:r>
      <w:r w:rsidR="00673145" w:rsidRPr="00A3036C">
        <w:rPr>
          <w:rFonts w:ascii="Times New Roman" w:eastAsiaTheme="minorEastAsia" w:hAnsi="Times New Roman" w:cs="Times New Roman"/>
          <w:kern w:val="0"/>
          <w:sz w:val="24"/>
          <w:szCs w:val="24"/>
          <w14:ligatures w14:val="none"/>
        </w:rPr>
        <w:t>m</w:t>
      </w:r>
      <w:r w:rsidR="00DD6C5D" w:rsidRPr="00A3036C">
        <w:rPr>
          <w:rFonts w:ascii="Times New Roman" w:eastAsiaTheme="minorEastAsia" w:hAnsi="Times New Roman" w:cs="Times New Roman"/>
          <w:kern w:val="0"/>
          <w:sz w:val="24"/>
          <w:szCs w:val="24"/>
          <w14:ligatures w14:val="none"/>
        </w:rPr>
        <w:t xml:space="preserve"> a chapa</w:t>
      </w:r>
      <w:r w:rsidR="00673145" w:rsidRPr="00A3036C">
        <w:rPr>
          <w:rFonts w:ascii="Times New Roman" w:eastAsiaTheme="minorEastAsia" w:hAnsi="Times New Roman" w:cs="Times New Roman"/>
          <w:kern w:val="0"/>
          <w:sz w:val="24"/>
          <w:szCs w:val="24"/>
          <w14:ligatures w14:val="none"/>
        </w:rPr>
        <w:t xml:space="preserve"> para o pelito global do ano de 2042,</w:t>
      </w:r>
      <w:r w:rsidR="00DD6C5D" w:rsidRPr="00A3036C">
        <w:rPr>
          <w:rFonts w:ascii="Times New Roman" w:eastAsiaTheme="minorEastAsia" w:hAnsi="Times New Roman" w:cs="Times New Roman"/>
          <w:kern w:val="0"/>
          <w:sz w:val="24"/>
          <w:szCs w:val="24"/>
          <w14:ligatures w14:val="none"/>
        </w:rPr>
        <w:t xml:space="preserve"> “Consciência, Verdade Absoluta e Liberdade” com </w:t>
      </w:r>
      <w:r w:rsidR="00673145" w:rsidRPr="00A3036C">
        <w:rPr>
          <w:rFonts w:ascii="Times New Roman" w:eastAsiaTheme="minorEastAsia" w:hAnsi="Times New Roman" w:cs="Times New Roman"/>
          <w:kern w:val="0"/>
          <w:sz w:val="24"/>
          <w:szCs w:val="24"/>
          <w14:ligatures w14:val="none"/>
        </w:rPr>
        <w:t>Mandela, candidata a Presidente do Globo</w:t>
      </w:r>
      <w:r w:rsidR="00DD6C5D" w:rsidRPr="00A3036C">
        <w:rPr>
          <w:rFonts w:ascii="Times New Roman" w:eastAsiaTheme="minorEastAsia" w:hAnsi="Times New Roman" w:cs="Times New Roman"/>
          <w:kern w:val="0"/>
          <w:sz w:val="24"/>
          <w:szCs w:val="24"/>
          <w14:ligatures w14:val="none"/>
        </w:rPr>
        <w:t xml:space="preserve"> e Gabriel Cappallatte, candidato a CGU —Controladoria Geral de Uniões.</w:t>
      </w:r>
    </w:p>
    <w:p w14:paraId="761AEA55" w14:textId="66265F7C" w:rsidR="00937748" w:rsidRPr="00A3036C" w:rsidRDefault="00937748" w:rsidP="009B3C9C">
      <w:pPr>
        <w:spacing w:after="0" w:line="256" w:lineRule="auto"/>
        <w:jc w:val="both"/>
        <w:rPr>
          <w:rFonts w:ascii="Times New Roman" w:eastAsiaTheme="minorEastAsia" w:hAnsi="Times New Roman" w:cs="Times New Roman"/>
          <w:kern w:val="0"/>
          <w:sz w:val="24"/>
          <w:szCs w:val="24"/>
          <w14:ligatures w14:val="none"/>
        </w:rPr>
      </w:pPr>
      <w:r w:rsidRPr="00A3036C">
        <w:rPr>
          <w:rFonts w:ascii="Times New Roman" w:eastAsiaTheme="minorEastAsia" w:hAnsi="Times New Roman" w:cs="Times New Roman"/>
          <w:kern w:val="0"/>
          <w:sz w:val="24"/>
          <w:szCs w:val="24"/>
          <w14:ligatures w14:val="none"/>
        </w:rPr>
        <w:lastRenderedPageBreak/>
        <w:t>Afinidades pessoais facilitam a convivência d</w:t>
      </w:r>
      <w:r w:rsidR="00C34F8F" w:rsidRPr="00A3036C">
        <w:rPr>
          <w:rFonts w:ascii="Times New Roman" w:eastAsiaTheme="minorEastAsia" w:hAnsi="Times New Roman" w:cs="Times New Roman"/>
          <w:kern w:val="0"/>
          <w:sz w:val="24"/>
          <w:szCs w:val="24"/>
          <w14:ligatures w14:val="none"/>
        </w:rPr>
        <w:t>os Guerreiros Dimensionais na, incessante, busca por um mundo melhor. Para tal, o</w:t>
      </w:r>
      <w:r w:rsidR="00673145" w:rsidRPr="00A3036C">
        <w:rPr>
          <w:rFonts w:ascii="Times New Roman" w:eastAsiaTheme="minorEastAsia" w:hAnsi="Times New Roman" w:cs="Times New Roman"/>
          <w:kern w:val="0"/>
          <w:sz w:val="24"/>
          <w:szCs w:val="24"/>
          <w14:ligatures w14:val="none"/>
        </w:rPr>
        <w:t xml:space="preserve"> </w:t>
      </w:r>
      <w:r w:rsidR="00C34F8F" w:rsidRPr="00A3036C">
        <w:rPr>
          <w:rFonts w:ascii="Times New Roman" w:eastAsiaTheme="minorEastAsia" w:hAnsi="Times New Roman" w:cs="Times New Roman"/>
          <w:b/>
          <w:bCs/>
          <w:kern w:val="0"/>
          <w:sz w:val="24"/>
          <w:szCs w:val="24"/>
          <w14:ligatures w14:val="none"/>
        </w:rPr>
        <w:t xml:space="preserve">Green Dream </w:t>
      </w:r>
      <w:r w:rsidR="00C34F8F" w:rsidRPr="00A3036C">
        <w:rPr>
          <w:rFonts w:ascii="Times New Roman" w:eastAsiaTheme="minorEastAsia" w:hAnsi="Times New Roman" w:cs="Times New Roman"/>
          <w:kern w:val="0"/>
          <w:sz w:val="24"/>
          <w:szCs w:val="24"/>
          <w14:ligatures w14:val="none"/>
        </w:rPr>
        <w:t>cria condições favoráveis de habitação, alimentação, qualificações educacionais, esportivas e técnicas, consequentemente, trabalho digno e lazer para as populações beneficiadas</w:t>
      </w:r>
      <w:r w:rsidR="00673145" w:rsidRPr="00A3036C">
        <w:rPr>
          <w:rFonts w:ascii="Times New Roman" w:eastAsiaTheme="minorEastAsia" w:hAnsi="Times New Roman" w:cs="Times New Roman"/>
          <w:kern w:val="0"/>
          <w:sz w:val="24"/>
          <w:szCs w:val="24"/>
          <w14:ligatures w14:val="none"/>
        </w:rPr>
        <w:t xml:space="preserve"> </w:t>
      </w:r>
      <w:r w:rsidR="00960B75" w:rsidRPr="00A3036C">
        <w:rPr>
          <w:rFonts w:ascii="Times New Roman" w:eastAsiaTheme="minorEastAsia" w:hAnsi="Times New Roman" w:cs="Times New Roman"/>
          <w:kern w:val="0"/>
          <w:sz w:val="24"/>
          <w:szCs w:val="24"/>
          <w14:ligatures w14:val="none"/>
        </w:rPr>
        <w:t>por um trabalho conhecido e reconhecido no orbe</w:t>
      </w:r>
      <w:r w:rsidR="00C34F8F" w:rsidRPr="00A3036C">
        <w:rPr>
          <w:rFonts w:ascii="Times New Roman" w:eastAsiaTheme="minorEastAsia" w:hAnsi="Times New Roman" w:cs="Times New Roman"/>
          <w:kern w:val="0"/>
          <w:sz w:val="24"/>
          <w:szCs w:val="24"/>
          <w14:ligatures w14:val="none"/>
        </w:rPr>
        <w:t>.</w:t>
      </w:r>
    </w:p>
    <w:p w14:paraId="544EBB15" w14:textId="2F0D62E3" w:rsidR="00C34F8F" w:rsidRPr="00A3036C" w:rsidRDefault="00C34F8F" w:rsidP="009B3C9C">
      <w:pPr>
        <w:spacing w:after="0" w:line="256" w:lineRule="auto"/>
        <w:jc w:val="both"/>
        <w:rPr>
          <w:rFonts w:ascii="Times New Roman" w:eastAsiaTheme="minorEastAsia" w:hAnsi="Times New Roman" w:cs="Times New Roman"/>
          <w:kern w:val="0"/>
          <w:sz w:val="24"/>
          <w:szCs w:val="24"/>
          <w14:ligatures w14:val="none"/>
        </w:rPr>
      </w:pPr>
      <w:r w:rsidRPr="00A3036C">
        <w:rPr>
          <w:rFonts w:ascii="Times New Roman" w:eastAsiaTheme="minorEastAsia" w:hAnsi="Times New Roman" w:cs="Times New Roman"/>
          <w:kern w:val="0"/>
          <w:sz w:val="24"/>
          <w:szCs w:val="24"/>
          <w14:ligatures w14:val="none"/>
        </w:rPr>
        <w:t>Modelos da Cidade de Educação e o CTOP — Centro de Treinamento Olímpico e Paralímpico</w:t>
      </w:r>
      <w:r w:rsidR="00AC69D3" w:rsidRPr="00A3036C">
        <w:rPr>
          <w:rFonts w:ascii="Times New Roman" w:eastAsiaTheme="minorEastAsia" w:hAnsi="Times New Roman" w:cs="Times New Roman"/>
          <w:kern w:val="0"/>
          <w:sz w:val="24"/>
          <w:szCs w:val="24"/>
          <w14:ligatures w14:val="none"/>
        </w:rPr>
        <w:t xml:space="preserve"> na Zona Oeste do Rio de Janeiro são utilizados em diversas regiões do </w:t>
      </w:r>
      <w:r w:rsidR="00AC69D3" w:rsidRPr="00A3036C">
        <w:rPr>
          <w:rFonts w:ascii="Times New Roman" w:eastAsiaTheme="minorEastAsia" w:hAnsi="Times New Roman" w:cs="Times New Roman"/>
          <w:i/>
          <w:iCs/>
          <w:kern w:val="0"/>
          <w:sz w:val="24"/>
          <w:szCs w:val="24"/>
          <w14:ligatures w14:val="none"/>
        </w:rPr>
        <w:t>novo mundo</w:t>
      </w:r>
      <w:r w:rsidR="00AC69D3" w:rsidRPr="00A3036C">
        <w:rPr>
          <w:rFonts w:ascii="Times New Roman" w:eastAsiaTheme="minorEastAsia" w:hAnsi="Times New Roman" w:cs="Times New Roman"/>
          <w:kern w:val="0"/>
          <w:sz w:val="24"/>
          <w:szCs w:val="24"/>
          <w14:ligatures w14:val="none"/>
        </w:rPr>
        <w:t xml:space="preserve">. Sem esquecer, a atuação do </w:t>
      </w:r>
      <w:r w:rsidR="00AC69D3" w:rsidRPr="00A3036C">
        <w:rPr>
          <w:rFonts w:ascii="Times New Roman" w:eastAsiaTheme="minorEastAsia" w:hAnsi="Times New Roman" w:cs="Times New Roman"/>
          <w:b/>
          <w:bCs/>
          <w:kern w:val="0"/>
          <w:sz w:val="24"/>
          <w:szCs w:val="24"/>
          <w14:ligatures w14:val="none"/>
        </w:rPr>
        <w:t xml:space="preserve">Green Dream </w:t>
      </w:r>
      <w:r w:rsidR="00AC69D3" w:rsidRPr="00A3036C">
        <w:rPr>
          <w:rFonts w:ascii="Times New Roman" w:eastAsiaTheme="minorEastAsia" w:hAnsi="Times New Roman" w:cs="Times New Roman"/>
          <w:kern w:val="0"/>
          <w:sz w:val="24"/>
          <w:szCs w:val="24"/>
          <w14:ligatures w14:val="none"/>
        </w:rPr>
        <w:t>nos biomas brasileiros, destacadamente na Amazônia, quando se tornara referência mundial.</w:t>
      </w:r>
    </w:p>
    <w:p w14:paraId="1B063A57" w14:textId="76C41B74" w:rsidR="00D4797C" w:rsidRPr="00A3036C" w:rsidRDefault="00AC69D3" w:rsidP="00D4797C">
      <w:pPr>
        <w:spacing w:after="0" w:line="256" w:lineRule="auto"/>
        <w:jc w:val="both"/>
        <w:rPr>
          <w:rFonts w:ascii="Times New Roman" w:eastAsia="Aptos" w:hAnsi="Times New Roman" w:cs="Times New Roman"/>
          <w:sz w:val="24"/>
          <w:szCs w:val="24"/>
        </w:rPr>
      </w:pPr>
      <w:r w:rsidRPr="00A3036C">
        <w:rPr>
          <w:rFonts w:ascii="Times New Roman" w:eastAsiaTheme="minorEastAsia" w:hAnsi="Times New Roman" w:cs="Times New Roman"/>
          <w:kern w:val="0"/>
          <w:sz w:val="24"/>
          <w:szCs w:val="24"/>
          <w14:ligatures w14:val="none"/>
        </w:rPr>
        <w:t>Farsa do “Filho Pródigo Volta ao Lar” continuada com o discurso de Emmanuel Jesus de Deus, considerado a reencarnação de Jesus Cristo, afastara a maioria de terrícolas participantes e beneficiários</w:t>
      </w:r>
      <w:r w:rsidR="00D4797C" w:rsidRPr="00A3036C">
        <w:rPr>
          <w:rFonts w:ascii="Times New Roman" w:eastAsiaTheme="minorEastAsia" w:hAnsi="Times New Roman" w:cs="Times New Roman"/>
          <w:kern w:val="0"/>
          <w:sz w:val="24"/>
          <w:szCs w:val="24"/>
          <w14:ligatures w14:val="none"/>
        </w:rPr>
        <w:t xml:space="preserve"> desta nobre ação social. Assistencialismo do Sistema Terra, afagado com </w:t>
      </w:r>
      <w:r w:rsidR="00D4797C" w:rsidRPr="00A3036C">
        <w:rPr>
          <w:rFonts w:ascii="Times New Roman" w:eastAsia="Aptos" w:hAnsi="Times New Roman" w:cs="Times New Roman"/>
          <w:i/>
          <w:iCs/>
          <w:sz w:val="24"/>
          <w:szCs w:val="24"/>
        </w:rPr>
        <w:t>a tríade da maldade humana</w:t>
      </w:r>
      <w:r w:rsidR="00D4797C" w:rsidRPr="00A3036C">
        <w:rPr>
          <w:rFonts w:ascii="Times New Roman" w:eastAsia="Aptos" w:hAnsi="Times New Roman" w:cs="Times New Roman"/>
          <w:sz w:val="24"/>
          <w:szCs w:val="24"/>
        </w:rPr>
        <w:t xml:space="preserve">: </w:t>
      </w:r>
      <w:r w:rsidR="00D4797C" w:rsidRPr="00A3036C">
        <w:rPr>
          <w:rFonts w:ascii="Times New Roman" w:eastAsia="Aptos" w:hAnsi="Times New Roman" w:cs="Times New Roman"/>
          <w:i/>
          <w:iCs/>
          <w:sz w:val="24"/>
          <w:szCs w:val="24"/>
        </w:rPr>
        <w:t>ego</w:t>
      </w:r>
      <w:r w:rsidR="00D4797C" w:rsidRPr="00A3036C">
        <w:rPr>
          <w:rFonts w:ascii="Times New Roman" w:eastAsia="Aptos" w:hAnsi="Times New Roman" w:cs="Times New Roman"/>
          <w:sz w:val="24"/>
          <w:szCs w:val="24"/>
        </w:rPr>
        <w:t xml:space="preserve">, </w:t>
      </w:r>
      <w:r w:rsidR="00D4797C" w:rsidRPr="00A3036C">
        <w:rPr>
          <w:rFonts w:ascii="Times New Roman" w:eastAsia="Aptos" w:hAnsi="Times New Roman" w:cs="Times New Roman"/>
          <w:i/>
          <w:iCs/>
          <w:sz w:val="24"/>
          <w:szCs w:val="24"/>
        </w:rPr>
        <w:t>ganância e</w:t>
      </w:r>
      <w:r w:rsidR="00D4797C" w:rsidRPr="00A3036C">
        <w:rPr>
          <w:rFonts w:ascii="Times New Roman" w:eastAsia="Aptos" w:hAnsi="Times New Roman" w:cs="Times New Roman"/>
          <w:sz w:val="24"/>
          <w:szCs w:val="24"/>
        </w:rPr>
        <w:t xml:space="preserve"> </w:t>
      </w:r>
      <w:r w:rsidR="00D4797C" w:rsidRPr="00A3036C">
        <w:rPr>
          <w:rFonts w:ascii="Times New Roman" w:eastAsia="Aptos" w:hAnsi="Times New Roman" w:cs="Times New Roman"/>
          <w:i/>
          <w:iCs/>
          <w:sz w:val="24"/>
          <w:szCs w:val="24"/>
        </w:rPr>
        <w:t>medo</w:t>
      </w:r>
      <w:r w:rsidR="00D4797C" w:rsidRPr="00A3036C">
        <w:rPr>
          <w:rFonts w:ascii="Times New Roman" w:eastAsia="Aptos" w:hAnsi="Times New Roman" w:cs="Times New Roman"/>
          <w:sz w:val="24"/>
          <w:szCs w:val="24"/>
        </w:rPr>
        <w:t xml:space="preserve">, ilude terráqueos pelas atuações de suas </w:t>
      </w:r>
      <w:r w:rsidR="00D4797C" w:rsidRPr="00A3036C">
        <w:rPr>
          <w:rFonts w:ascii="Times New Roman" w:eastAsia="Aptos" w:hAnsi="Times New Roman" w:cs="Times New Roman"/>
          <w:i/>
          <w:iCs/>
          <w:sz w:val="24"/>
          <w:szCs w:val="24"/>
        </w:rPr>
        <w:t xml:space="preserve">marionetes </w:t>
      </w:r>
      <w:r w:rsidR="00162E66" w:rsidRPr="00A3036C">
        <w:rPr>
          <w:rFonts w:ascii="Times New Roman" w:eastAsia="Aptos" w:hAnsi="Times New Roman" w:cs="Times New Roman"/>
          <w:sz w:val="24"/>
          <w:szCs w:val="24"/>
        </w:rPr>
        <w:t>n</w:t>
      </w:r>
      <w:r w:rsidR="00D4797C" w:rsidRPr="00A3036C">
        <w:rPr>
          <w:rFonts w:ascii="Times New Roman" w:eastAsia="Aptos" w:hAnsi="Times New Roman" w:cs="Times New Roman"/>
          <w:sz w:val="24"/>
          <w:szCs w:val="24"/>
        </w:rPr>
        <w:t>os pilares sistêmicos: governo, religião, mídia e educação.</w:t>
      </w:r>
    </w:p>
    <w:p w14:paraId="65ACF335" w14:textId="5F772560" w:rsidR="00C34F8F" w:rsidRPr="00A3036C" w:rsidRDefault="00D4797C" w:rsidP="009B3C9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Semente filosófica plantada frutifica, veladamente, em uma minoria de habitantes terrestres, mas não o suficiente para deflagar o, pretenso, </w:t>
      </w:r>
      <w:r w:rsidRPr="00A3036C">
        <w:rPr>
          <w:rFonts w:ascii="Times New Roman" w:eastAsia="Aptos" w:hAnsi="Times New Roman" w:cs="Times New Roman"/>
          <w:i/>
          <w:iCs/>
          <w:sz w:val="24"/>
          <w:szCs w:val="24"/>
        </w:rPr>
        <w:t xml:space="preserve">despertar em massa </w:t>
      </w:r>
      <w:r w:rsidRPr="00A3036C">
        <w:rPr>
          <w:rFonts w:ascii="Times New Roman" w:eastAsia="Aptos" w:hAnsi="Times New Roman" w:cs="Times New Roman"/>
          <w:sz w:val="24"/>
          <w:szCs w:val="24"/>
        </w:rPr>
        <w:t>previsto pelo SEU — Soberana Energia Universal</w:t>
      </w:r>
      <w:r w:rsidR="00162E66" w:rsidRPr="00A3036C">
        <w:rPr>
          <w:rFonts w:ascii="Times New Roman" w:eastAsia="Aptos" w:hAnsi="Times New Roman" w:cs="Times New Roman"/>
          <w:sz w:val="24"/>
          <w:szCs w:val="24"/>
        </w:rPr>
        <w:t xml:space="preserve"> e trabalhado pelos Guerreiros Dimensionais.</w:t>
      </w:r>
      <w:r w:rsidR="00960B75" w:rsidRPr="00A3036C">
        <w:rPr>
          <w:rFonts w:ascii="Times New Roman" w:eastAsia="Aptos" w:hAnsi="Times New Roman" w:cs="Times New Roman"/>
          <w:sz w:val="24"/>
          <w:szCs w:val="24"/>
        </w:rPr>
        <w:t xml:space="preserve"> Terrícolas deveriam autoproclamar: Eu Tenho... Eu Sou... Eu Agradeço. Despertos compreendem o poder de ter e ser Deus capacitados pela gratidão. Prontos para gozarem a </w:t>
      </w:r>
      <w:r w:rsidR="00960B75" w:rsidRPr="00A3036C">
        <w:rPr>
          <w:rFonts w:ascii="Times New Roman" w:eastAsia="Aptos" w:hAnsi="Times New Roman" w:cs="Times New Roman"/>
          <w:i/>
          <w:iCs/>
          <w:sz w:val="24"/>
          <w:szCs w:val="24"/>
        </w:rPr>
        <w:t>liberdade da prisão</w:t>
      </w:r>
      <w:r w:rsidR="00960B75" w:rsidRPr="00A3036C">
        <w:rPr>
          <w:rFonts w:ascii="Times New Roman" w:eastAsia="Aptos" w:hAnsi="Times New Roman" w:cs="Times New Roman"/>
          <w:sz w:val="24"/>
          <w:szCs w:val="24"/>
        </w:rPr>
        <w:t xml:space="preserve"> do Sistema Terra</w:t>
      </w:r>
      <w:r w:rsidR="00235A24" w:rsidRPr="00A3036C">
        <w:rPr>
          <w:rFonts w:ascii="Times New Roman" w:eastAsia="Aptos" w:hAnsi="Times New Roman" w:cs="Times New Roman"/>
          <w:sz w:val="24"/>
          <w:szCs w:val="24"/>
        </w:rPr>
        <w:t xml:space="preserve">, contagiam pessoas de seu entorno para fazerem parte do </w:t>
      </w:r>
      <w:r w:rsidR="00235A24" w:rsidRPr="00A3036C">
        <w:rPr>
          <w:rFonts w:ascii="Times New Roman" w:eastAsia="Aptos" w:hAnsi="Times New Roman" w:cs="Times New Roman"/>
          <w:i/>
          <w:iCs/>
          <w:sz w:val="24"/>
          <w:szCs w:val="24"/>
        </w:rPr>
        <w:t>despertar em massa</w:t>
      </w:r>
      <w:r w:rsidR="00235A24" w:rsidRPr="00A3036C">
        <w:rPr>
          <w:rFonts w:ascii="Times New Roman" w:eastAsia="Aptos" w:hAnsi="Times New Roman" w:cs="Times New Roman"/>
          <w:sz w:val="24"/>
          <w:szCs w:val="24"/>
        </w:rPr>
        <w:t>.</w:t>
      </w:r>
    </w:p>
    <w:p w14:paraId="09AEC2CB" w14:textId="77777777" w:rsidR="00663B3D" w:rsidRPr="00A3036C" w:rsidRDefault="00663B3D" w:rsidP="009B3C9C">
      <w:pPr>
        <w:spacing w:after="0" w:line="256" w:lineRule="auto"/>
        <w:jc w:val="both"/>
        <w:rPr>
          <w:rFonts w:ascii="Times New Roman" w:eastAsia="Aptos" w:hAnsi="Times New Roman" w:cs="Times New Roman"/>
          <w:sz w:val="24"/>
          <w:szCs w:val="24"/>
        </w:rPr>
      </w:pPr>
    </w:p>
    <w:p w14:paraId="274B351B" w14:textId="6E7587D8" w:rsidR="009B3C9C" w:rsidRPr="00A3036C" w:rsidRDefault="00663B3D" w:rsidP="009B3C9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756844" w:rsidRPr="00A3036C">
        <w:rPr>
          <w:rFonts w:ascii="Times New Roman" w:eastAsia="Aptos" w:hAnsi="Times New Roman" w:cs="Times New Roman"/>
          <w:sz w:val="24"/>
          <w:szCs w:val="24"/>
        </w:rPr>
        <w:t xml:space="preserve">A convergência de nossas energias positivas deve ter aliviado o sofrimento de vocês ― Pablo Guerra Kauê Harrison, </w:t>
      </w:r>
      <w:r w:rsidR="000B5EB1" w:rsidRPr="00A3036C">
        <w:rPr>
          <w:rFonts w:ascii="Times New Roman" w:eastAsia="Aptos" w:hAnsi="Times New Roman" w:cs="Times New Roman"/>
          <w:sz w:val="24"/>
          <w:szCs w:val="24"/>
        </w:rPr>
        <w:t>6</w:t>
      </w:r>
      <w:r w:rsidR="00AE0FA0" w:rsidRPr="00A3036C">
        <w:rPr>
          <w:rFonts w:ascii="Times New Roman" w:eastAsia="Aptos" w:hAnsi="Times New Roman" w:cs="Times New Roman"/>
          <w:sz w:val="24"/>
          <w:szCs w:val="24"/>
        </w:rPr>
        <w:t>8</w:t>
      </w:r>
      <w:r w:rsidR="000B5EB1" w:rsidRPr="00A3036C">
        <w:rPr>
          <w:rFonts w:ascii="Times New Roman" w:eastAsia="Aptos" w:hAnsi="Times New Roman" w:cs="Times New Roman"/>
          <w:sz w:val="24"/>
          <w:szCs w:val="24"/>
        </w:rPr>
        <w:t>, mensura</w:t>
      </w:r>
      <w:r w:rsidR="00756844" w:rsidRPr="00A3036C">
        <w:rPr>
          <w:rFonts w:ascii="Times New Roman" w:eastAsia="Aptos" w:hAnsi="Times New Roman" w:cs="Times New Roman"/>
          <w:sz w:val="24"/>
          <w:szCs w:val="24"/>
        </w:rPr>
        <w:t xml:space="preserve"> ―</w:t>
      </w:r>
      <w:r w:rsidR="003C7C89" w:rsidRPr="00A3036C">
        <w:rPr>
          <w:rFonts w:ascii="Times New Roman" w:eastAsia="Aptos" w:hAnsi="Times New Roman" w:cs="Times New Roman"/>
          <w:sz w:val="24"/>
          <w:szCs w:val="24"/>
        </w:rPr>
        <w:t xml:space="preserve"> </w:t>
      </w:r>
      <w:r w:rsidR="004C4C9E" w:rsidRPr="00A3036C">
        <w:rPr>
          <w:rFonts w:ascii="Times New Roman" w:eastAsia="Aptos" w:hAnsi="Times New Roman" w:cs="Times New Roman"/>
          <w:sz w:val="24"/>
          <w:szCs w:val="24"/>
        </w:rPr>
        <w:lastRenderedPageBreak/>
        <w:t>Enquanto, Guerreiros Dimensionais, nunca deixamos de</w:t>
      </w:r>
      <w:r w:rsidR="006B3D10" w:rsidRPr="00A3036C">
        <w:rPr>
          <w:rFonts w:ascii="Times New Roman" w:eastAsia="Aptos" w:hAnsi="Times New Roman" w:cs="Times New Roman"/>
          <w:sz w:val="24"/>
          <w:szCs w:val="24"/>
        </w:rPr>
        <w:t xml:space="preserve"> emitir ondas eletromagnéticas de amor incondicional</w:t>
      </w:r>
      <w:r w:rsidR="00DA17B2" w:rsidRPr="00A3036C">
        <w:rPr>
          <w:rFonts w:ascii="Times New Roman" w:eastAsia="Aptos" w:hAnsi="Times New Roman" w:cs="Times New Roman"/>
          <w:sz w:val="24"/>
          <w:szCs w:val="24"/>
        </w:rPr>
        <w:t xml:space="preserve"> para aliviarmos</w:t>
      </w:r>
      <w:r w:rsidR="007B6F4F" w:rsidRPr="00A3036C">
        <w:rPr>
          <w:rFonts w:ascii="Times New Roman" w:eastAsia="Aptos" w:hAnsi="Times New Roman" w:cs="Times New Roman"/>
          <w:sz w:val="24"/>
          <w:szCs w:val="24"/>
        </w:rPr>
        <w:t xml:space="preserve"> </w:t>
      </w:r>
      <w:r w:rsidR="00235A24" w:rsidRPr="00A3036C">
        <w:rPr>
          <w:rFonts w:ascii="Times New Roman" w:eastAsia="Aptos" w:hAnsi="Times New Roman" w:cs="Times New Roman"/>
          <w:sz w:val="24"/>
          <w:szCs w:val="24"/>
        </w:rPr>
        <w:t>submissão do</w:t>
      </w:r>
      <w:r w:rsidR="007B6F4F" w:rsidRPr="00A3036C">
        <w:rPr>
          <w:rFonts w:ascii="Times New Roman" w:eastAsia="Aptos" w:hAnsi="Times New Roman" w:cs="Times New Roman"/>
          <w:sz w:val="24"/>
          <w:szCs w:val="24"/>
        </w:rPr>
        <w:t xml:space="preserve"> cárcere privado</w:t>
      </w:r>
      <w:r w:rsidR="00504502" w:rsidRPr="00A3036C">
        <w:rPr>
          <w:rFonts w:ascii="Times New Roman" w:eastAsia="Aptos" w:hAnsi="Times New Roman" w:cs="Times New Roman"/>
          <w:sz w:val="24"/>
          <w:szCs w:val="24"/>
        </w:rPr>
        <w:t>. ▬ convicto.</w:t>
      </w:r>
    </w:p>
    <w:p w14:paraId="1F726A39" w14:textId="77777777" w:rsidR="004D1B7C" w:rsidRPr="00A3036C" w:rsidRDefault="004D1B7C" w:rsidP="009B3C9C">
      <w:pPr>
        <w:spacing w:after="0" w:line="256" w:lineRule="auto"/>
        <w:jc w:val="both"/>
        <w:rPr>
          <w:rFonts w:ascii="Times New Roman" w:eastAsia="Aptos" w:hAnsi="Times New Roman" w:cs="Times New Roman"/>
          <w:sz w:val="24"/>
          <w:szCs w:val="24"/>
        </w:rPr>
      </w:pPr>
    </w:p>
    <w:p w14:paraId="5B1BD9F5" w14:textId="181ECA4B" w:rsidR="004D1B7C" w:rsidRPr="00A3036C" w:rsidRDefault="004D1B7C" w:rsidP="009B3C9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DF44C8" w:rsidRPr="00A3036C">
        <w:rPr>
          <w:rFonts w:ascii="Times New Roman" w:eastAsia="Aptos" w:hAnsi="Times New Roman" w:cs="Times New Roman"/>
          <w:sz w:val="24"/>
          <w:szCs w:val="24"/>
        </w:rPr>
        <w:t xml:space="preserve">Convergência </w:t>
      </w:r>
      <w:r w:rsidR="002B717F" w:rsidRPr="00A3036C">
        <w:rPr>
          <w:rFonts w:ascii="Times New Roman" w:eastAsia="Aptos" w:hAnsi="Times New Roman" w:cs="Times New Roman"/>
          <w:sz w:val="24"/>
          <w:szCs w:val="24"/>
        </w:rPr>
        <w:t>dimensional</w:t>
      </w:r>
      <w:r w:rsidR="00F15FB2" w:rsidRPr="00A3036C">
        <w:rPr>
          <w:rFonts w:ascii="Times New Roman" w:eastAsia="Aptos" w:hAnsi="Times New Roman" w:cs="Times New Roman"/>
          <w:sz w:val="24"/>
          <w:szCs w:val="24"/>
        </w:rPr>
        <w:t>,</w:t>
      </w:r>
      <w:r w:rsidR="002B717F" w:rsidRPr="00A3036C">
        <w:rPr>
          <w:rFonts w:ascii="Times New Roman" w:eastAsia="Aptos" w:hAnsi="Times New Roman" w:cs="Times New Roman"/>
          <w:sz w:val="24"/>
          <w:szCs w:val="24"/>
        </w:rPr>
        <w:t xml:space="preserve"> </w:t>
      </w:r>
      <w:r w:rsidR="00F15FB2" w:rsidRPr="00A3036C">
        <w:rPr>
          <w:rFonts w:ascii="Times New Roman" w:eastAsia="Aptos" w:hAnsi="Times New Roman" w:cs="Times New Roman"/>
          <w:sz w:val="24"/>
          <w:szCs w:val="24"/>
        </w:rPr>
        <w:t>os protegera</w:t>
      </w:r>
      <w:r w:rsidR="003A27D0" w:rsidRPr="00A3036C">
        <w:rPr>
          <w:rFonts w:ascii="Times New Roman" w:eastAsia="Aptos" w:hAnsi="Times New Roman" w:cs="Times New Roman"/>
          <w:sz w:val="24"/>
          <w:szCs w:val="24"/>
        </w:rPr>
        <w:t xml:space="preserve"> com Fértilles e Germano</w:t>
      </w:r>
      <w:r w:rsidR="003C142C" w:rsidRPr="00A3036C">
        <w:rPr>
          <w:rFonts w:ascii="Times New Roman" w:eastAsia="Aptos" w:hAnsi="Times New Roman" w:cs="Times New Roman"/>
          <w:sz w:val="24"/>
          <w:szCs w:val="24"/>
        </w:rPr>
        <w:t xml:space="preserve"> nos orientando a manter o alteamento de nossas frequência</w:t>
      </w:r>
      <w:r w:rsidR="00191595" w:rsidRPr="00A3036C">
        <w:rPr>
          <w:rFonts w:ascii="Times New Roman" w:eastAsia="Aptos" w:hAnsi="Times New Roman" w:cs="Times New Roman"/>
          <w:sz w:val="24"/>
          <w:szCs w:val="24"/>
        </w:rPr>
        <w:t>s</w:t>
      </w:r>
      <w:r w:rsidR="00D463CF" w:rsidRPr="00A3036C">
        <w:rPr>
          <w:rFonts w:ascii="Times New Roman" w:eastAsia="Aptos" w:hAnsi="Times New Roman" w:cs="Times New Roman"/>
          <w:sz w:val="24"/>
          <w:szCs w:val="24"/>
        </w:rPr>
        <w:t xml:space="preserve"> ―</w:t>
      </w:r>
      <w:r w:rsidR="00D463CF" w:rsidRPr="00A3036C">
        <w:t xml:space="preserve"> </w:t>
      </w:r>
      <w:r w:rsidR="00D463CF" w:rsidRPr="00A3036C">
        <w:rPr>
          <w:rFonts w:ascii="Times New Roman" w:eastAsia="Aptos" w:hAnsi="Times New Roman" w:cs="Times New Roman"/>
          <w:sz w:val="24"/>
          <w:szCs w:val="24"/>
        </w:rPr>
        <w:t>Marion Patrícia Paiva de Carvalho Harrison, 8</w:t>
      </w:r>
      <w:r w:rsidR="00AE0FA0" w:rsidRPr="00A3036C">
        <w:rPr>
          <w:rFonts w:ascii="Times New Roman" w:eastAsia="Aptos" w:hAnsi="Times New Roman" w:cs="Times New Roman"/>
          <w:sz w:val="24"/>
          <w:szCs w:val="24"/>
        </w:rPr>
        <w:t>8</w:t>
      </w:r>
      <w:r w:rsidR="00D463CF" w:rsidRPr="00A3036C">
        <w:rPr>
          <w:rFonts w:ascii="Times New Roman" w:eastAsia="Aptos" w:hAnsi="Times New Roman" w:cs="Times New Roman"/>
          <w:sz w:val="24"/>
          <w:szCs w:val="24"/>
        </w:rPr>
        <w:t>,</w:t>
      </w:r>
      <w:r w:rsidR="00BB5CEF" w:rsidRPr="00A3036C">
        <w:rPr>
          <w:rFonts w:ascii="Times New Roman" w:eastAsia="Aptos" w:hAnsi="Times New Roman" w:cs="Times New Roman"/>
          <w:sz w:val="24"/>
          <w:szCs w:val="24"/>
        </w:rPr>
        <w:t xml:space="preserve"> emocionada,</w:t>
      </w:r>
      <w:r w:rsidR="006C4B1A" w:rsidRPr="00A3036C">
        <w:rPr>
          <w:rFonts w:ascii="Times New Roman" w:eastAsia="Aptos" w:hAnsi="Times New Roman" w:cs="Times New Roman"/>
          <w:sz w:val="24"/>
          <w:szCs w:val="24"/>
        </w:rPr>
        <w:t xml:space="preserve">  </w:t>
      </w:r>
      <w:r w:rsidR="008E692F" w:rsidRPr="00A3036C">
        <w:rPr>
          <w:rFonts w:ascii="Times New Roman" w:eastAsia="Aptos" w:hAnsi="Times New Roman" w:cs="Times New Roman"/>
          <w:sz w:val="24"/>
          <w:szCs w:val="24"/>
        </w:rPr>
        <w:t>valoriz</w:t>
      </w:r>
      <w:r w:rsidR="006C4B1A" w:rsidRPr="00A3036C">
        <w:rPr>
          <w:rFonts w:ascii="Times New Roman" w:eastAsia="Aptos" w:hAnsi="Times New Roman" w:cs="Times New Roman"/>
          <w:sz w:val="24"/>
          <w:szCs w:val="24"/>
        </w:rPr>
        <w:t>a</w:t>
      </w:r>
      <w:r w:rsidR="008E692F" w:rsidRPr="00A3036C">
        <w:rPr>
          <w:rFonts w:ascii="Times New Roman" w:eastAsia="Aptos" w:hAnsi="Times New Roman" w:cs="Times New Roman"/>
          <w:sz w:val="24"/>
          <w:szCs w:val="24"/>
        </w:rPr>
        <w:t xml:space="preserve"> a</w:t>
      </w:r>
      <w:r w:rsidR="006C4B1A" w:rsidRPr="00A3036C">
        <w:rPr>
          <w:rFonts w:ascii="Times New Roman" w:eastAsia="Aptos" w:hAnsi="Times New Roman" w:cs="Times New Roman"/>
          <w:sz w:val="24"/>
          <w:szCs w:val="24"/>
        </w:rPr>
        <w:t xml:space="preserve"> Resistência </w:t>
      </w:r>
      <w:r w:rsidR="00A72B1D" w:rsidRPr="00A3036C">
        <w:rPr>
          <w:rFonts w:ascii="Times New Roman" w:eastAsia="Aptos" w:hAnsi="Times New Roman" w:cs="Times New Roman"/>
          <w:sz w:val="24"/>
          <w:szCs w:val="24"/>
        </w:rPr>
        <w:t>Dimensional</w:t>
      </w:r>
      <w:r w:rsidR="00D463CF" w:rsidRPr="00A3036C">
        <w:rPr>
          <w:rFonts w:ascii="Times New Roman" w:eastAsia="Aptos" w:hAnsi="Times New Roman" w:cs="Times New Roman"/>
          <w:sz w:val="24"/>
          <w:szCs w:val="24"/>
        </w:rPr>
        <w:t xml:space="preserve"> ―</w:t>
      </w:r>
      <w:r w:rsidR="00191595" w:rsidRPr="00A3036C">
        <w:rPr>
          <w:rFonts w:ascii="Times New Roman" w:eastAsia="Aptos" w:hAnsi="Times New Roman" w:cs="Times New Roman"/>
          <w:sz w:val="24"/>
          <w:szCs w:val="24"/>
        </w:rPr>
        <w:t xml:space="preserve"> </w:t>
      </w:r>
      <w:r w:rsidR="00A72B1D" w:rsidRPr="00A3036C">
        <w:rPr>
          <w:rFonts w:ascii="Times New Roman" w:eastAsia="Aptos" w:hAnsi="Times New Roman" w:cs="Times New Roman"/>
          <w:sz w:val="24"/>
          <w:szCs w:val="24"/>
        </w:rPr>
        <w:t>E</w:t>
      </w:r>
      <w:r w:rsidR="00191595" w:rsidRPr="00A3036C">
        <w:rPr>
          <w:rFonts w:ascii="Times New Roman" w:eastAsia="Aptos" w:hAnsi="Times New Roman" w:cs="Times New Roman"/>
          <w:sz w:val="24"/>
          <w:szCs w:val="24"/>
        </w:rPr>
        <w:t>stas ondas eletromagnéticas</w:t>
      </w:r>
      <w:r w:rsidR="00A72B1D" w:rsidRPr="00A3036C">
        <w:rPr>
          <w:rFonts w:ascii="Times New Roman" w:eastAsia="Aptos" w:hAnsi="Times New Roman" w:cs="Times New Roman"/>
          <w:sz w:val="24"/>
          <w:szCs w:val="24"/>
        </w:rPr>
        <w:t xml:space="preserve"> benéficas</w:t>
      </w:r>
      <w:r w:rsidR="00A7392D" w:rsidRPr="00A3036C">
        <w:rPr>
          <w:rFonts w:ascii="Times New Roman" w:eastAsia="Aptos" w:hAnsi="Times New Roman" w:cs="Times New Roman"/>
          <w:sz w:val="24"/>
          <w:szCs w:val="24"/>
        </w:rPr>
        <w:t>, os mantiveram despertos. ▬ crente.</w:t>
      </w:r>
      <w:r w:rsidR="00A72B1D" w:rsidRPr="00A3036C">
        <w:rPr>
          <w:rFonts w:ascii="Times New Roman" w:eastAsia="Aptos" w:hAnsi="Times New Roman" w:cs="Times New Roman"/>
          <w:sz w:val="24"/>
          <w:szCs w:val="24"/>
        </w:rPr>
        <w:t xml:space="preserve"> </w:t>
      </w:r>
    </w:p>
    <w:p w14:paraId="65262312" w14:textId="77777777" w:rsidR="008E692F" w:rsidRPr="00A3036C" w:rsidRDefault="008E692F" w:rsidP="009B3C9C">
      <w:pPr>
        <w:spacing w:after="0" w:line="256" w:lineRule="auto"/>
        <w:jc w:val="both"/>
        <w:rPr>
          <w:rFonts w:ascii="Times New Roman" w:eastAsia="Aptos" w:hAnsi="Times New Roman" w:cs="Times New Roman"/>
          <w:sz w:val="24"/>
          <w:szCs w:val="24"/>
        </w:rPr>
      </w:pPr>
    </w:p>
    <w:p w14:paraId="73061BB8" w14:textId="62DA6897" w:rsidR="008E692F" w:rsidRPr="00A3036C" w:rsidRDefault="008E692F" w:rsidP="009B3C9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635A2C" w:rsidRPr="00A3036C">
        <w:rPr>
          <w:rFonts w:ascii="Times New Roman" w:eastAsia="Aptos" w:hAnsi="Times New Roman" w:cs="Times New Roman"/>
          <w:sz w:val="24"/>
          <w:szCs w:val="24"/>
        </w:rPr>
        <w:t xml:space="preserve">Todos nós, Guerreiros Dimensionais, </w:t>
      </w:r>
      <w:r w:rsidR="00836FDB" w:rsidRPr="00A3036C">
        <w:rPr>
          <w:rFonts w:ascii="Times New Roman" w:eastAsia="Aptos" w:hAnsi="Times New Roman" w:cs="Times New Roman"/>
          <w:sz w:val="24"/>
          <w:szCs w:val="24"/>
        </w:rPr>
        <w:t>vivemos o amor incondiciona</w:t>
      </w:r>
      <w:r w:rsidR="003863D3" w:rsidRPr="00A3036C">
        <w:rPr>
          <w:rFonts w:ascii="Times New Roman" w:eastAsia="Aptos" w:hAnsi="Times New Roman" w:cs="Times New Roman"/>
          <w:sz w:val="24"/>
          <w:szCs w:val="24"/>
        </w:rPr>
        <w:t>l ― Viviane Oliveira, 8</w:t>
      </w:r>
      <w:r w:rsidR="00AE0FA0" w:rsidRPr="00A3036C">
        <w:rPr>
          <w:rFonts w:ascii="Times New Roman" w:eastAsia="Aptos" w:hAnsi="Times New Roman" w:cs="Times New Roman"/>
          <w:sz w:val="24"/>
          <w:szCs w:val="24"/>
        </w:rPr>
        <w:t>8</w:t>
      </w:r>
      <w:r w:rsidR="003863D3" w:rsidRPr="00A3036C">
        <w:rPr>
          <w:rFonts w:ascii="Times New Roman" w:eastAsia="Aptos" w:hAnsi="Times New Roman" w:cs="Times New Roman"/>
          <w:sz w:val="24"/>
          <w:szCs w:val="24"/>
        </w:rPr>
        <w:t>,</w:t>
      </w:r>
      <w:r w:rsidR="00F704CF" w:rsidRPr="00A3036C">
        <w:rPr>
          <w:rFonts w:ascii="Times New Roman" w:eastAsia="Aptos" w:hAnsi="Times New Roman" w:cs="Times New Roman"/>
          <w:sz w:val="24"/>
          <w:szCs w:val="24"/>
        </w:rPr>
        <w:t xml:space="preserve"> companheira de </w:t>
      </w:r>
      <w:r w:rsidR="00F86978" w:rsidRPr="00A3036C">
        <w:rPr>
          <w:rFonts w:ascii="Times New Roman" w:eastAsia="Aptos" w:hAnsi="Times New Roman" w:cs="Times New Roman"/>
          <w:sz w:val="24"/>
          <w:szCs w:val="24"/>
        </w:rPr>
        <w:t>M</w:t>
      </w:r>
      <w:r w:rsidR="00F704CF" w:rsidRPr="00A3036C">
        <w:rPr>
          <w:rFonts w:ascii="Times New Roman" w:eastAsia="Aptos" w:hAnsi="Times New Roman" w:cs="Times New Roman"/>
          <w:sz w:val="24"/>
          <w:szCs w:val="24"/>
        </w:rPr>
        <w:t>arion</w:t>
      </w:r>
      <w:r w:rsidR="00F86978" w:rsidRPr="00A3036C">
        <w:rPr>
          <w:rFonts w:ascii="Times New Roman" w:eastAsia="Aptos" w:hAnsi="Times New Roman" w:cs="Times New Roman"/>
          <w:sz w:val="24"/>
          <w:szCs w:val="24"/>
        </w:rPr>
        <w:t>,</w:t>
      </w:r>
      <w:r w:rsidR="003863D3" w:rsidRPr="00A3036C">
        <w:rPr>
          <w:rFonts w:ascii="Times New Roman" w:eastAsia="Aptos" w:hAnsi="Times New Roman" w:cs="Times New Roman"/>
          <w:sz w:val="24"/>
          <w:szCs w:val="24"/>
        </w:rPr>
        <w:t xml:space="preserve"> esgoela</w:t>
      </w:r>
      <w:r w:rsidR="00577CAA" w:rsidRPr="00A3036C">
        <w:rPr>
          <w:rFonts w:ascii="Times New Roman" w:eastAsia="Aptos" w:hAnsi="Times New Roman" w:cs="Times New Roman"/>
          <w:sz w:val="24"/>
          <w:szCs w:val="24"/>
        </w:rPr>
        <w:t xml:space="preserve"> a evolução de humanos desperto</w:t>
      </w:r>
      <w:r w:rsidR="001658F1" w:rsidRPr="00A3036C">
        <w:rPr>
          <w:rFonts w:ascii="Times New Roman" w:eastAsia="Aptos" w:hAnsi="Times New Roman" w:cs="Times New Roman"/>
          <w:sz w:val="24"/>
          <w:szCs w:val="24"/>
        </w:rPr>
        <w:t xml:space="preserve">s para este nobre sentimento </w:t>
      </w:r>
      <w:r w:rsidR="003863D3" w:rsidRPr="00A3036C">
        <w:rPr>
          <w:rFonts w:ascii="Times New Roman" w:eastAsia="Aptos" w:hAnsi="Times New Roman" w:cs="Times New Roman"/>
          <w:sz w:val="24"/>
          <w:szCs w:val="24"/>
        </w:rPr>
        <w:t>―</w:t>
      </w:r>
      <w:r w:rsidR="001658F1" w:rsidRPr="00A3036C">
        <w:rPr>
          <w:rFonts w:ascii="Times New Roman" w:eastAsia="Aptos" w:hAnsi="Times New Roman" w:cs="Times New Roman"/>
          <w:sz w:val="24"/>
          <w:szCs w:val="24"/>
        </w:rPr>
        <w:t xml:space="preserve"> </w:t>
      </w:r>
      <w:r w:rsidR="00D3277C" w:rsidRPr="00A3036C">
        <w:rPr>
          <w:rFonts w:ascii="Times New Roman" w:eastAsia="Aptos" w:hAnsi="Times New Roman" w:cs="Times New Roman"/>
          <w:sz w:val="24"/>
          <w:szCs w:val="24"/>
        </w:rPr>
        <w:t>Cada segundo</w:t>
      </w:r>
      <w:r w:rsidR="006D3264" w:rsidRPr="00A3036C">
        <w:rPr>
          <w:rFonts w:ascii="Times New Roman" w:eastAsia="Aptos" w:hAnsi="Times New Roman" w:cs="Times New Roman"/>
          <w:sz w:val="24"/>
          <w:szCs w:val="24"/>
        </w:rPr>
        <w:t xml:space="preserve">, minuto, hora, dia, semana, mês e ano, a transição </w:t>
      </w:r>
      <w:r w:rsidR="004D1F0B" w:rsidRPr="00A3036C">
        <w:rPr>
          <w:rFonts w:ascii="Times New Roman" w:eastAsia="Aptos" w:hAnsi="Times New Roman" w:cs="Times New Roman"/>
          <w:sz w:val="24"/>
          <w:szCs w:val="24"/>
        </w:rPr>
        <w:t xml:space="preserve">planetária está em curso ― Afirma a fé dimensional ― Cabe ao terrícola despertar ou continuar </w:t>
      </w:r>
      <w:r w:rsidR="00F1109F" w:rsidRPr="00A3036C">
        <w:rPr>
          <w:rFonts w:ascii="Times New Roman" w:eastAsia="Aptos" w:hAnsi="Times New Roman" w:cs="Times New Roman"/>
          <w:sz w:val="24"/>
          <w:szCs w:val="24"/>
        </w:rPr>
        <w:t xml:space="preserve">adormecido. ▬ </w:t>
      </w:r>
      <w:r w:rsidR="00FA1544" w:rsidRPr="00A3036C">
        <w:rPr>
          <w:rFonts w:ascii="Times New Roman" w:eastAsia="Aptos" w:hAnsi="Times New Roman" w:cs="Times New Roman"/>
          <w:sz w:val="24"/>
          <w:szCs w:val="24"/>
        </w:rPr>
        <w:t>avalia.</w:t>
      </w:r>
    </w:p>
    <w:p w14:paraId="1E3878FD" w14:textId="77777777" w:rsidR="00FA1544" w:rsidRPr="00A3036C" w:rsidRDefault="00FA1544" w:rsidP="009B3C9C">
      <w:pPr>
        <w:spacing w:after="0" w:line="256" w:lineRule="auto"/>
        <w:jc w:val="both"/>
        <w:rPr>
          <w:rFonts w:ascii="Times New Roman" w:eastAsia="Aptos" w:hAnsi="Times New Roman" w:cs="Times New Roman"/>
          <w:sz w:val="24"/>
          <w:szCs w:val="24"/>
        </w:rPr>
      </w:pPr>
    </w:p>
    <w:p w14:paraId="7510CDBC" w14:textId="5DD3CEC5" w:rsidR="00FA1544" w:rsidRPr="00A3036C" w:rsidRDefault="00FA1544" w:rsidP="009B3C9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38768D" w:rsidRPr="00A3036C">
        <w:rPr>
          <w:rFonts w:ascii="Times New Roman" w:eastAsia="Aptos" w:hAnsi="Times New Roman" w:cs="Times New Roman"/>
          <w:sz w:val="24"/>
          <w:szCs w:val="24"/>
        </w:rPr>
        <w:t>Cabe ao terráqueo desapegar da mentira e ilusão impostas pelo Sistema Terra ―</w:t>
      </w:r>
      <w:r w:rsidR="00F50AE5" w:rsidRPr="00A3036C">
        <w:rPr>
          <w:rFonts w:ascii="Times New Roman" w:eastAsia="Aptos" w:hAnsi="Times New Roman" w:cs="Times New Roman"/>
          <w:sz w:val="24"/>
          <w:szCs w:val="24"/>
        </w:rPr>
        <w:t xml:space="preserve"> Miguel Araruama, </w:t>
      </w:r>
      <w:r w:rsidR="00AE0FA0" w:rsidRPr="00A3036C">
        <w:rPr>
          <w:rFonts w:ascii="Times New Roman" w:eastAsia="Aptos" w:hAnsi="Times New Roman" w:cs="Times New Roman"/>
          <w:sz w:val="24"/>
          <w:szCs w:val="24"/>
        </w:rPr>
        <w:t>90</w:t>
      </w:r>
      <w:r w:rsidR="00A479A7" w:rsidRPr="00A3036C">
        <w:rPr>
          <w:rFonts w:ascii="Times New Roman" w:eastAsia="Aptos" w:hAnsi="Times New Roman" w:cs="Times New Roman"/>
          <w:sz w:val="24"/>
          <w:szCs w:val="24"/>
        </w:rPr>
        <w:t xml:space="preserve">, decreta </w:t>
      </w:r>
      <w:r w:rsidR="0038768D" w:rsidRPr="00A3036C">
        <w:rPr>
          <w:rFonts w:ascii="Times New Roman" w:eastAsia="Aptos" w:hAnsi="Times New Roman" w:cs="Times New Roman"/>
          <w:sz w:val="24"/>
          <w:szCs w:val="24"/>
        </w:rPr>
        <w:t>―</w:t>
      </w:r>
      <w:r w:rsidR="00A479A7" w:rsidRPr="00A3036C">
        <w:rPr>
          <w:rFonts w:ascii="Times New Roman" w:eastAsia="Aptos" w:hAnsi="Times New Roman" w:cs="Times New Roman"/>
          <w:sz w:val="24"/>
          <w:szCs w:val="24"/>
        </w:rPr>
        <w:t xml:space="preserve"> Difícil tem si</w:t>
      </w:r>
      <w:r w:rsidR="00040496" w:rsidRPr="00A3036C">
        <w:rPr>
          <w:rFonts w:ascii="Times New Roman" w:eastAsia="Aptos" w:hAnsi="Times New Roman" w:cs="Times New Roman"/>
          <w:sz w:val="24"/>
          <w:szCs w:val="24"/>
        </w:rPr>
        <w:t>do, o ser humano entender</w:t>
      </w:r>
      <w:r w:rsidR="00D04B04" w:rsidRPr="00A3036C">
        <w:rPr>
          <w:rFonts w:ascii="Times New Roman" w:eastAsia="Aptos" w:hAnsi="Times New Roman" w:cs="Times New Roman"/>
          <w:sz w:val="24"/>
          <w:szCs w:val="24"/>
        </w:rPr>
        <w:t xml:space="preserve"> o seu poder de ter e ser Deus</w:t>
      </w:r>
      <w:r w:rsidR="0045045F" w:rsidRPr="00A3036C">
        <w:rPr>
          <w:rFonts w:ascii="Times New Roman" w:eastAsia="Aptos" w:hAnsi="Times New Roman" w:cs="Times New Roman"/>
          <w:sz w:val="24"/>
          <w:szCs w:val="24"/>
        </w:rPr>
        <w:t xml:space="preserve"> ― Lamenta ―</w:t>
      </w:r>
      <w:r w:rsidR="00D04B04" w:rsidRPr="00A3036C">
        <w:rPr>
          <w:rFonts w:ascii="Times New Roman" w:eastAsia="Aptos" w:hAnsi="Times New Roman" w:cs="Times New Roman"/>
          <w:sz w:val="24"/>
          <w:szCs w:val="24"/>
        </w:rPr>
        <w:t xml:space="preserve"> </w:t>
      </w:r>
      <w:r w:rsidR="0045045F" w:rsidRPr="00A3036C">
        <w:rPr>
          <w:rFonts w:ascii="Times New Roman" w:eastAsia="Aptos" w:hAnsi="Times New Roman" w:cs="Times New Roman"/>
          <w:sz w:val="24"/>
          <w:szCs w:val="24"/>
        </w:rPr>
        <w:t>Como a vida nos ensina que tudo tem seu tempo</w:t>
      </w:r>
      <w:r w:rsidR="002D1FB2" w:rsidRPr="00A3036C">
        <w:rPr>
          <w:rFonts w:ascii="Times New Roman" w:eastAsia="Aptos" w:hAnsi="Times New Roman" w:cs="Times New Roman"/>
          <w:sz w:val="24"/>
          <w:szCs w:val="24"/>
        </w:rPr>
        <w:t>, esperemos e lutemos para</w:t>
      </w:r>
      <w:r w:rsidR="0087174B" w:rsidRPr="00A3036C">
        <w:rPr>
          <w:rFonts w:ascii="Times New Roman" w:eastAsia="Aptos" w:hAnsi="Times New Roman" w:cs="Times New Roman"/>
          <w:sz w:val="24"/>
          <w:szCs w:val="24"/>
        </w:rPr>
        <w:t xml:space="preserve"> contribuirmos para um novo tempo </w:t>
      </w:r>
      <w:r w:rsidR="00D04B04" w:rsidRPr="00A3036C">
        <w:rPr>
          <w:rFonts w:ascii="Times New Roman" w:eastAsia="Aptos" w:hAnsi="Times New Roman" w:cs="Times New Roman"/>
          <w:sz w:val="24"/>
          <w:szCs w:val="24"/>
        </w:rPr>
        <w:t xml:space="preserve">▬ </w:t>
      </w:r>
      <w:r w:rsidR="0087174B" w:rsidRPr="00A3036C">
        <w:rPr>
          <w:rFonts w:ascii="Times New Roman" w:eastAsia="Aptos" w:hAnsi="Times New Roman" w:cs="Times New Roman"/>
          <w:sz w:val="24"/>
          <w:szCs w:val="24"/>
        </w:rPr>
        <w:t>otimis</w:t>
      </w:r>
      <w:r w:rsidR="00D04B04" w:rsidRPr="00A3036C">
        <w:rPr>
          <w:rFonts w:ascii="Times New Roman" w:eastAsia="Aptos" w:hAnsi="Times New Roman" w:cs="Times New Roman"/>
          <w:sz w:val="24"/>
          <w:szCs w:val="24"/>
        </w:rPr>
        <w:t>ta.</w:t>
      </w:r>
    </w:p>
    <w:p w14:paraId="75AD486C" w14:textId="77777777" w:rsidR="00F704CF" w:rsidRPr="00A3036C" w:rsidRDefault="00F704CF" w:rsidP="009B3C9C">
      <w:pPr>
        <w:spacing w:after="0" w:line="256" w:lineRule="auto"/>
        <w:jc w:val="both"/>
        <w:rPr>
          <w:rFonts w:ascii="Times New Roman" w:eastAsia="Aptos" w:hAnsi="Times New Roman" w:cs="Times New Roman"/>
          <w:sz w:val="24"/>
          <w:szCs w:val="24"/>
        </w:rPr>
      </w:pPr>
    </w:p>
    <w:p w14:paraId="46A61AB8" w14:textId="76B47C2E" w:rsidR="000C6176" w:rsidRPr="00A3036C" w:rsidRDefault="00F704CF"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F86978" w:rsidRPr="00A3036C">
        <w:rPr>
          <w:rFonts w:ascii="Times New Roman" w:eastAsia="Aptos" w:hAnsi="Times New Roman" w:cs="Times New Roman"/>
          <w:sz w:val="24"/>
          <w:szCs w:val="24"/>
        </w:rPr>
        <w:t>A Casa de Vidro vibra</w:t>
      </w:r>
      <w:r w:rsidR="00EE7D21" w:rsidRPr="00A3036C">
        <w:rPr>
          <w:rFonts w:ascii="Times New Roman" w:eastAsia="Aptos" w:hAnsi="Times New Roman" w:cs="Times New Roman"/>
          <w:sz w:val="24"/>
          <w:szCs w:val="24"/>
        </w:rPr>
        <w:t xml:space="preserve"> positivamente desde a visita de Germano e Fértilles</w:t>
      </w:r>
      <w:r w:rsidR="00171516" w:rsidRPr="00A3036C">
        <w:rPr>
          <w:rFonts w:ascii="Times New Roman" w:eastAsia="Aptos" w:hAnsi="Times New Roman" w:cs="Times New Roman"/>
          <w:sz w:val="24"/>
          <w:szCs w:val="24"/>
        </w:rPr>
        <w:t xml:space="preserve"> ―</w:t>
      </w:r>
      <w:r w:rsidR="00171516" w:rsidRPr="00A3036C">
        <w:t xml:space="preserve"> </w:t>
      </w:r>
      <w:r w:rsidR="00171516" w:rsidRPr="00A3036C">
        <w:rPr>
          <w:rFonts w:ascii="Times New Roman" w:eastAsia="Aptos" w:hAnsi="Times New Roman" w:cs="Times New Roman"/>
          <w:sz w:val="24"/>
          <w:szCs w:val="24"/>
        </w:rPr>
        <w:t>Luiza Fontes Madeira, 4</w:t>
      </w:r>
      <w:r w:rsidR="00AE0FA0" w:rsidRPr="00A3036C">
        <w:rPr>
          <w:rFonts w:ascii="Times New Roman" w:eastAsia="Aptos" w:hAnsi="Times New Roman" w:cs="Times New Roman"/>
          <w:sz w:val="24"/>
          <w:szCs w:val="24"/>
        </w:rPr>
        <w:t>4</w:t>
      </w:r>
      <w:r w:rsidR="00171516" w:rsidRPr="00A3036C">
        <w:rPr>
          <w:rFonts w:ascii="Times New Roman" w:eastAsia="Aptos" w:hAnsi="Times New Roman" w:cs="Times New Roman"/>
          <w:sz w:val="24"/>
          <w:szCs w:val="24"/>
        </w:rPr>
        <w:t>, mulher de Miguel</w:t>
      </w:r>
      <w:r w:rsidR="00511E57" w:rsidRPr="00A3036C">
        <w:rPr>
          <w:rFonts w:ascii="Times New Roman" w:eastAsia="Aptos" w:hAnsi="Times New Roman" w:cs="Times New Roman"/>
          <w:sz w:val="24"/>
          <w:szCs w:val="24"/>
        </w:rPr>
        <w:t>, lembra o encontro com o casal</w:t>
      </w:r>
      <w:r w:rsidR="00061F53" w:rsidRPr="00A3036C">
        <w:rPr>
          <w:rFonts w:ascii="Times New Roman" w:eastAsia="Aptos" w:hAnsi="Times New Roman" w:cs="Times New Roman"/>
          <w:sz w:val="24"/>
          <w:szCs w:val="24"/>
        </w:rPr>
        <w:t xml:space="preserve"> </w:t>
      </w:r>
      <w:r w:rsidR="00171516" w:rsidRPr="00A3036C">
        <w:rPr>
          <w:rFonts w:ascii="Times New Roman" w:eastAsia="Aptos" w:hAnsi="Times New Roman" w:cs="Times New Roman"/>
          <w:sz w:val="24"/>
          <w:szCs w:val="24"/>
        </w:rPr>
        <w:t>―</w:t>
      </w:r>
      <w:r w:rsidR="00061F53" w:rsidRPr="00A3036C">
        <w:rPr>
          <w:rFonts w:ascii="Times New Roman" w:eastAsia="Aptos" w:hAnsi="Times New Roman" w:cs="Times New Roman"/>
          <w:sz w:val="24"/>
          <w:szCs w:val="24"/>
        </w:rPr>
        <w:t xml:space="preserve"> Eu, Miguel, Liz e Tom ficamos maravilhado</w:t>
      </w:r>
      <w:r w:rsidR="00F34B36" w:rsidRPr="00A3036C">
        <w:rPr>
          <w:rFonts w:ascii="Times New Roman" w:eastAsia="Aptos" w:hAnsi="Times New Roman" w:cs="Times New Roman"/>
          <w:sz w:val="24"/>
          <w:szCs w:val="24"/>
        </w:rPr>
        <w:t>s</w:t>
      </w:r>
      <w:r w:rsidR="000C6176" w:rsidRPr="00A3036C">
        <w:rPr>
          <w:rFonts w:ascii="Times New Roman" w:eastAsia="Aptos" w:hAnsi="Times New Roman" w:cs="Times New Roman"/>
          <w:sz w:val="24"/>
          <w:szCs w:val="24"/>
        </w:rPr>
        <w:t xml:space="preserve"> com a descoberta do Eu Superior. ▬ comovida.</w:t>
      </w:r>
    </w:p>
    <w:p w14:paraId="16615167" w14:textId="77777777" w:rsidR="00162E66" w:rsidRPr="00A3036C" w:rsidRDefault="00162E66" w:rsidP="000C6176">
      <w:pPr>
        <w:spacing w:after="0"/>
        <w:jc w:val="both"/>
        <w:rPr>
          <w:rFonts w:ascii="Times New Roman" w:eastAsia="Aptos" w:hAnsi="Times New Roman" w:cs="Times New Roman"/>
          <w:sz w:val="24"/>
          <w:szCs w:val="24"/>
        </w:rPr>
      </w:pPr>
    </w:p>
    <w:p w14:paraId="1331250D" w14:textId="033195D5" w:rsidR="00AB530C" w:rsidRPr="00A3036C" w:rsidRDefault="00162E66"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Neste momento, surge Michelle </w:t>
      </w:r>
      <w:r w:rsidR="006D3D7A" w:rsidRPr="00A3036C">
        <w:rPr>
          <w:rFonts w:ascii="Times New Roman" w:eastAsia="Aptos" w:hAnsi="Times New Roman" w:cs="Times New Roman"/>
          <w:sz w:val="24"/>
          <w:szCs w:val="24"/>
        </w:rPr>
        <w:t>A</w:t>
      </w:r>
      <w:r w:rsidRPr="00A3036C">
        <w:rPr>
          <w:rFonts w:ascii="Times New Roman" w:eastAsia="Aptos" w:hAnsi="Times New Roman" w:cs="Times New Roman"/>
          <w:sz w:val="24"/>
          <w:szCs w:val="24"/>
        </w:rPr>
        <w:t>nt</w:t>
      </w:r>
      <w:r w:rsidR="006D3D7A" w:rsidRPr="00A3036C">
        <w:rPr>
          <w:rFonts w:ascii="Times New Roman" w:eastAsia="Aptos" w:hAnsi="Times New Roman" w:cs="Times New Roman"/>
          <w:sz w:val="24"/>
          <w:szCs w:val="24"/>
        </w:rPr>
        <w:t>o</w:t>
      </w:r>
      <w:r w:rsidRPr="00A3036C">
        <w:rPr>
          <w:rFonts w:ascii="Times New Roman" w:eastAsia="Aptos" w:hAnsi="Times New Roman" w:cs="Times New Roman"/>
          <w:sz w:val="24"/>
          <w:szCs w:val="24"/>
        </w:rPr>
        <w:t xml:space="preserve">nelle, 21, </w:t>
      </w:r>
      <w:r w:rsidR="00CA2830" w:rsidRPr="00A3036C">
        <w:rPr>
          <w:rFonts w:ascii="Times New Roman" w:eastAsia="Aptos" w:hAnsi="Times New Roman" w:cs="Times New Roman"/>
          <w:sz w:val="24"/>
          <w:szCs w:val="24"/>
        </w:rPr>
        <w:t xml:space="preserve">1 e 78 de altura, </w:t>
      </w:r>
      <w:r w:rsidRPr="00A3036C">
        <w:rPr>
          <w:rFonts w:ascii="Times New Roman" w:eastAsia="Aptos" w:hAnsi="Times New Roman" w:cs="Times New Roman"/>
          <w:sz w:val="24"/>
          <w:szCs w:val="24"/>
        </w:rPr>
        <w:t>ruiva de cabelos longos e sedosos</w:t>
      </w:r>
      <w:r w:rsidR="00CA2830" w:rsidRPr="00A3036C">
        <w:rPr>
          <w:rFonts w:ascii="Times New Roman" w:eastAsia="Aptos" w:hAnsi="Times New Roman" w:cs="Times New Roman"/>
          <w:sz w:val="24"/>
          <w:szCs w:val="24"/>
        </w:rPr>
        <w:t xml:space="preserve"> emolduram sua </w:t>
      </w:r>
      <w:r w:rsidR="003366BA" w:rsidRPr="00A3036C">
        <w:rPr>
          <w:rFonts w:ascii="Times New Roman" w:eastAsia="Aptos" w:hAnsi="Times New Roman" w:cs="Times New Roman"/>
          <w:sz w:val="24"/>
          <w:szCs w:val="24"/>
        </w:rPr>
        <w:t xml:space="preserve">linda </w:t>
      </w:r>
      <w:r w:rsidR="00CA2830" w:rsidRPr="00A3036C">
        <w:rPr>
          <w:rFonts w:ascii="Times New Roman" w:eastAsia="Aptos" w:hAnsi="Times New Roman" w:cs="Times New Roman"/>
          <w:sz w:val="24"/>
          <w:szCs w:val="24"/>
        </w:rPr>
        <w:t>fac</w:t>
      </w:r>
      <w:r w:rsidR="003366BA" w:rsidRPr="00A3036C">
        <w:rPr>
          <w:rFonts w:ascii="Times New Roman" w:eastAsia="Aptos" w:hAnsi="Times New Roman" w:cs="Times New Roman"/>
          <w:sz w:val="24"/>
          <w:szCs w:val="24"/>
        </w:rPr>
        <w:t xml:space="preserve">e iluminada </w:t>
      </w:r>
      <w:r w:rsidR="003366BA" w:rsidRPr="00A3036C">
        <w:rPr>
          <w:rFonts w:ascii="Times New Roman" w:eastAsia="Aptos" w:hAnsi="Times New Roman" w:cs="Times New Roman"/>
          <w:sz w:val="24"/>
          <w:szCs w:val="24"/>
        </w:rPr>
        <w:lastRenderedPageBreak/>
        <w:t>pelos olhos azuis</w:t>
      </w:r>
      <w:r w:rsidRPr="00A3036C">
        <w:rPr>
          <w:rFonts w:ascii="Times New Roman" w:eastAsia="Aptos" w:hAnsi="Times New Roman" w:cs="Times New Roman"/>
          <w:sz w:val="24"/>
          <w:szCs w:val="24"/>
        </w:rPr>
        <w:t>, corpo escultural</w:t>
      </w:r>
      <w:r w:rsidR="00235A24" w:rsidRPr="00A3036C">
        <w:rPr>
          <w:rFonts w:ascii="Times New Roman" w:eastAsia="Aptos" w:hAnsi="Times New Roman" w:cs="Times New Roman"/>
          <w:sz w:val="24"/>
          <w:szCs w:val="24"/>
        </w:rPr>
        <w:t xml:space="preserve"> e</w:t>
      </w:r>
      <w:r w:rsidR="00A02F88" w:rsidRPr="00A3036C">
        <w:rPr>
          <w:rFonts w:ascii="Times New Roman" w:eastAsia="Aptos" w:hAnsi="Times New Roman" w:cs="Times New Roman"/>
          <w:sz w:val="24"/>
          <w:szCs w:val="24"/>
        </w:rPr>
        <w:t xml:space="preserve"> simpática</w:t>
      </w:r>
      <w:r w:rsidR="00235A24" w:rsidRPr="00A3036C">
        <w:rPr>
          <w:rFonts w:ascii="Times New Roman" w:eastAsia="Aptos" w:hAnsi="Times New Roman" w:cs="Times New Roman"/>
          <w:sz w:val="24"/>
          <w:szCs w:val="24"/>
        </w:rPr>
        <w:t>.</w:t>
      </w:r>
      <w:r w:rsidR="00A02F88" w:rsidRPr="00A3036C">
        <w:rPr>
          <w:rFonts w:ascii="Times New Roman" w:eastAsia="Aptos" w:hAnsi="Times New Roman" w:cs="Times New Roman"/>
          <w:sz w:val="24"/>
          <w:szCs w:val="24"/>
        </w:rPr>
        <w:t xml:space="preserve"> </w:t>
      </w:r>
      <w:r w:rsidR="00235A24" w:rsidRPr="00A3036C">
        <w:rPr>
          <w:rFonts w:ascii="Times New Roman" w:eastAsia="Aptos" w:hAnsi="Times New Roman" w:cs="Times New Roman"/>
          <w:sz w:val="24"/>
          <w:szCs w:val="24"/>
        </w:rPr>
        <w:t xml:space="preserve">Ela </w:t>
      </w:r>
      <w:r w:rsidR="00A02F88" w:rsidRPr="00A3036C">
        <w:rPr>
          <w:rFonts w:ascii="Times New Roman" w:eastAsia="Aptos" w:hAnsi="Times New Roman" w:cs="Times New Roman"/>
          <w:sz w:val="24"/>
          <w:szCs w:val="24"/>
        </w:rPr>
        <w:t xml:space="preserve">é a </w:t>
      </w:r>
      <w:r w:rsidRPr="00A3036C">
        <w:rPr>
          <w:rFonts w:ascii="Times New Roman" w:eastAsia="Aptos" w:hAnsi="Times New Roman" w:cs="Times New Roman"/>
          <w:sz w:val="24"/>
          <w:szCs w:val="24"/>
        </w:rPr>
        <w:t xml:space="preserve">nova contratada pela assessoria de imprensa do Grupo Harrison &amp; Taylor. </w:t>
      </w:r>
      <w:r w:rsidR="00A02F88" w:rsidRPr="00A3036C">
        <w:rPr>
          <w:rFonts w:ascii="Times New Roman" w:eastAsia="Aptos" w:hAnsi="Times New Roman" w:cs="Times New Roman"/>
          <w:sz w:val="24"/>
          <w:szCs w:val="24"/>
        </w:rPr>
        <w:t>Cabe a ela organizar a coletiva com jornalistas de todo orbe para registrarem o</w:t>
      </w:r>
      <w:r w:rsidR="00CC46B1" w:rsidRPr="00A3036C">
        <w:rPr>
          <w:rFonts w:ascii="Times New Roman" w:eastAsia="Aptos" w:hAnsi="Times New Roman" w:cs="Times New Roman"/>
          <w:sz w:val="24"/>
          <w:szCs w:val="24"/>
        </w:rPr>
        <w:t xml:space="preserve"> </w:t>
      </w:r>
      <w:r w:rsidR="00A02F88" w:rsidRPr="00A3036C">
        <w:rPr>
          <w:rFonts w:ascii="Times New Roman" w:eastAsia="Aptos" w:hAnsi="Times New Roman" w:cs="Times New Roman"/>
          <w:sz w:val="24"/>
          <w:szCs w:val="24"/>
        </w:rPr>
        <w:t xml:space="preserve">reencontro do futebolista famoso com seus pais desaparecidos nos 16 anos próximos passados. </w:t>
      </w:r>
    </w:p>
    <w:p w14:paraId="258C4188" w14:textId="2A164F70" w:rsidR="00CC46B1" w:rsidRPr="00A3036C" w:rsidRDefault="00A02F88"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Presença da beleza irretocável da jovem chama a atenção de Harrison, Taylor e Agregados, especialmente, do “Garoto da Gávea”. Ele, a convida para se acomodar e participar da resenha, depois de comunicar a imprensa o horário da entrevista coletiva, a ser realizada em espaço produzido na própria mansão.</w:t>
      </w:r>
      <w:r w:rsidR="00AB530C"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Joph e Michelle</w:t>
      </w:r>
      <w:r w:rsidR="00FE6D19" w:rsidRPr="00A3036C">
        <w:rPr>
          <w:rFonts w:ascii="Times New Roman" w:eastAsia="Aptos" w:hAnsi="Times New Roman" w:cs="Times New Roman"/>
          <w:sz w:val="24"/>
          <w:szCs w:val="24"/>
        </w:rPr>
        <w:t>, acomodada e servida,</w:t>
      </w:r>
      <w:r w:rsidRPr="00A3036C">
        <w:rPr>
          <w:rFonts w:ascii="Times New Roman" w:eastAsia="Aptos" w:hAnsi="Times New Roman" w:cs="Times New Roman"/>
          <w:sz w:val="24"/>
          <w:szCs w:val="24"/>
        </w:rPr>
        <w:t xml:space="preserve"> trocam olhares penetrantes nas suas almas eletrificad</w:t>
      </w:r>
      <w:r w:rsidR="00FE6D19" w:rsidRPr="00A3036C">
        <w:rPr>
          <w:rFonts w:ascii="Times New Roman" w:eastAsia="Aptos" w:hAnsi="Times New Roman" w:cs="Times New Roman"/>
          <w:sz w:val="24"/>
          <w:szCs w:val="24"/>
        </w:rPr>
        <w:t>a</w:t>
      </w:r>
      <w:r w:rsidRPr="00A3036C">
        <w:rPr>
          <w:rFonts w:ascii="Times New Roman" w:eastAsia="Aptos" w:hAnsi="Times New Roman" w:cs="Times New Roman"/>
          <w:sz w:val="24"/>
          <w:szCs w:val="24"/>
        </w:rPr>
        <w:t>s por sentimentos n</w:t>
      </w:r>
      <w:r w:rsidR="00FE6D19" w:rsidRPr="00A3036C">
        <w:rPr>
          <w:rFonts w:ascii="Times New Roman" w:eastAsia="Aptos" w:hAnsi="Times New Roman" w:cs="Times New Roman"/>
          <w:sz w:val="24"/>
          <w:szCs w:val="24"/>
        </w:rPr>
        <w:t xml:space="preserve">obres pulsantes nos seus corações. Empatia natural observada e factível com o pronto entrosamento filosófico, perceptível, dos enamorados. Ela, questionada, revela ser </w:t>
      </w:r>
      <w:r w:rsidR="005B5C8D" w:rsidRPr="00A3036C">
        <w:rPr>
          <w:rFonts w:ascii="Times New Roman" w:eastAsia="Aptos" w:hAnsi="Times New Roman" w:cs="Times New Roman"/>
          <w:sz w:val="24"/>
          <w:szCs w:val="24"/>
        </w:rPr>
        <w:t>filha única</w:t>
      </w:r>
      <w:r w:rsidR="00970894" w:rsidRPr="00A3036C">
        <w:rPr>
          <w:rFonts w:ascii="Times New Roman" w:eastAsia="Aptos" w:hAnsi="Times New Roman" w:cs="Times New Roman"/>
          <w:sz w:val="24"/>
          <w:szCs w:val="24"/>
        </w:rPr>
        <w:t xml:space="preserve"> </w:t>
      </w:r>
      <w:r w:rsidR="00FE6D19" w:rsidRPr="00A3036C">
        <w:rPr>
          <w:rFonts w:ascii="Times New Roman" w:eastAsia="Aptos" w:hAnsi="Times New Roman" w:cs="Times New Roman"/>
          <w:sz w:val="24"/>
          <w:szCs w:val="24"/>
        </w:rPr>
        <w:t>de uma família de classe média</w:t>
      </w:r>
      <w:r w:rsidR="00526AB4" w:rsidRPr="00A3036C">
        <w:rPr>
          <w:rFonts w:ascii="Times New Roman" w:eastAsia="Aptos" w:hAnsi="Times New Roman" w:cs="Times New Roman"/>
          <w:sz w:val="24"/>
          <w:szCs w:val="24"/>
        </w:rPr>
        <w:t xml:space="preserve"> alta</w:t>
      </w:r>
      <w:r w:rsidR="00FE6D19" w:rsidRPr="00A3036C">
        <w:rPr>
          <w:rFonts w:ascii="Times New Roman" w:eastAsia="Aptos" w:hAnsi="Times New Roman" w:cs="Times New Roman"/>
          <w:sz w:val="24"/>
          <w:szCs w:val="24"/>
        </w:rPr>
        <w:t xml:space="preserve">, mora </w:t>
      </w:r>
      <w:r w:rsidR="006D3D7A" w:rsidRPr="00A3036C">
        <w:rPr>
          <w:rFonts w:ascii="Times New Roman" w:eastAsia="Aptos" w:hAnsi="Times New Roman" w:cs="Times New Roman"/>
          <w:sz w:val="24"/>
          <w:szCs w:val="24"/>
        </w:rPr>
        <w:t xml:space="preserve">com os pais, publicitários e donos de uma agência de conteúdo audiovisual, </w:t>
      </w:r>
      <w:r w:rsidR="008D6229" w:rsidRPr="00A3036C">
        <w:rPr>
          <w:rFonts w:ascii="Times New Roman" w:eastAsia="Aptos" w:hAnsi="Times New Roman" w:cs="Times New Roman"/>
          <w:sz w:val="24"/>
          <w:szCs w:val="24"/>
        </w:rPr>
        <w:t>n</w:t>
      </w:r>
      <w:r w:rsidR="00FE6D19" w:rsidRPr="00A3036C">
        <w:rPr>
          <w:rFonts w:ascii="Times New Roman" w:eastAsia="Aptos" w:hAnsi="Times New Roman" w:cs="Times New Roman"/>
          <w:sz w:val="24"/>
          <w:szCs w:val="24"/>
        </w:rPr>
        <w:t>a</w:t>
      </w:r>
      <w:r w:rsidR="00526AB4" w:rsidRPr="00A3036C">
        <w:rPr>
          <w:rFonts w:ascii="Times New Roman" w:eastAsia="Aptos" w:hAnsi="Times New Roman" w:cs="Times New Roman"/>
          <w:sz w:val="24"/>
          <w:szCs w:val="24"/>
        </w:rPr>
        <w:t xml:space="preserve"> Urca, bairro </w:t>
      </w:r>
      <w:r w:rsidR="00445E74" w:rsidRPr="00A3036C">
        <w:rPr>
          <w:rFonts w:ascii="Times New Roman" w:eastAsia="Aptos" w:hAnsi="Times New Roman" w:cs="Times New Roman"/>
          <w:sz w:val="24"/>
          <w:szCs w:val="24"/>
        </w:rPr>
        <w:t>nobre da Z</w:t>
      </w:r>
      <w:r w:rsidR="00203250" w:rsidRPr="00A3036C">
        <w:rPr>
          <w:rFonts w:ascii="Times New Roman" w:eastAsia="Aptos" w:hAnsi="Times New Roman" w:cs="Times New Roman"/>
          <w:sz w:val="24"/>
          <w:szCs w:val="24"/>
        </w:rPr>
        <w:t xml:space="preserve">ona Sul do Rio de </w:t>
      </w:r>
      <w:r w:rsidR="001E21AB" w:rsidRPr="00A3036C">
        <w:rPr>
          <w:rFonts w:ascii="Times New Roman" w:eastAsia="Aptos" w:hAnsi="Times New Roman" w:cs="Times New Roman"/>
          <w:sz w:val="24"/>
          <w:szCs w:val="24"/>
        </w:rPr>
        <w:t>J</w:t>
      </w:r>
      <w:r w:rsidR="00203250" w:rsidRPr="00A3036C">
        <w:rPr>
          <w:rFonts w:ascii="Times New Roman" w:eastAsia="Aptos" w:hAnsi="Times New Roman" w:cs="Times New Roman"/>
          <w:sz w:val="24"/>
          <w:szCs w:val="24"/>
        </w:rPr>
        <w:t>aneiro</w:t>
      </w:r>
      <w:r w:rsidR="009414D0" w:rsidRPr="00A3036C">
        <w:rPr>
          <w:rFonts w:ascii="Times New Roman" w:eastAsia="Aptos" w:hAnsi="Times New Roman" w:cs="Times New Roman"/>
          <w:sz w:val="24"/>
          <w:szCs w:val="24"/>
        </w:rPr>
        <w:t>,</w:t>
      </w:r>
      <w:r w:rsidR="001E21AB" w:rsidRPr="00A3036C">
        <w:rPr>
          <w:rFonts w:ascii="Times New Roman" w:eastAsia="Aptos" w:hAnsi="Times New Roman" w:cs="Times New Roman"/>
          <w:sz w:val="24"/>
          <w:szCs w:val="24"/>
        </w:rPr>
        <w:t>.</w:t>
      </w:r>
      <w:r w:rsidR="00FE6D19" w:rsidRPr="00A3036C">
        <w:rPr>
          <w:rFonts w:ascii="Times New Roman" w:eastAsia="Aptos" w:hAnsi="Times New Roman" w:cs="Times New Roman"/>
          <w:sz w:val="24"/>
          <w:szCs w:val="24"/>
        </w:rPr>
        <w:t xml:space="preserve"> </w:t>
      </w:r>
      <w:r w:rsidR="001E21AB" w:rsidRPr="00A3036C">
        <w:rPr>
          <w:rFonts w:ascii="Times New Roman" w:eastAsia="Aptos" w:hAnsi="Times New Roman" w:cs="Times New Roman"/>
          <w:sz w:val="24"/>
          <w:szCs w:val="24"/>
        </w:rPr>
        <w:t>Expressa</w:t>
      </w:r>
      <w:r w:rsidR="00FE6D19" w:rsidRPr="00A3036C">
        <w:rPr>
          <w:rFonts w:ascii="Times New Roman" w:eastAsia="Aptos" w:hAnsi="Times New Roman" w:cs="Times New Roman"/>
          <w:sz w:val="24"/>
          <w:szCs w:val="24"/>
        </w:rPr>
        <w:t xml:space="preserve"> sua paixão pelo jornalismo, quando, humildemente, agradece a oportunidade única de trabalhar no Grupo Harrison &amp; Taylor.</w:t>
      </w:r>
      <w:r w:rsidR="00A81812" w:rsidRPr="00A3036C">
        <w:rPr>
          <w:rFonts w:ascii="Times New Roman" w:eastAsia="Aptos" w:hAnsi="Times New Roman" w:cs="Times New Roman"/>
          <w:sz w:val="24"/>
          <w:szCs w:val="24"/>
        </w:rPr>
        <w:t xml:space="preserve"> </w:t>
      </w:r>
      <w:r w:rsidR="00FE6D19" w:rsidRPr="00A3036C">
        <w:rPr>
          <w:rFonts w:ascii="Times New Roman" w:eastAsia="Aptos" w:hAnsi="Times New Roman" w:cs="Times New Roman"/>
          <w:sz w:val="24"/>
          <w:szCs w:val="24"/>
        </w:rPr>
        <w:t>Harrison, Taylor e Agregados estão maravilhados com a desenvoltura da nova contratada. Joseph não lhe poupa elogios e a convoca para a Resistência Dimensional</w:t>
      </w:r>
      <w:r w:rsidR="00A81812" w:rsidRPr="00A3036C">
        <w:rPr>
          <w:rFonts w:ascii="Times New Roman" w:eastAsia="Aptos" w:hAnsi="Times New Roman" w:cs="Times New Roman"/>
          <w:sz w:val="24"/>
          <w:szCs w:val="24"/>
        </w:rPr>
        <w:t xml:space="preserve">, fazendo um </w:t>
      </w:r>
      <w:r w:rsidR="00A81812" w:rsidRPr="00A3036C">
        <w:rPr>
          <w:rFonts w:ascii="Times New Roman" w:eastAsia="Aptos" w:hAnsi="Times New Roman" w:cs="Times New Roman"/>
          <w:b/>
          <w:bCs/>
          <w:sz w:val="24"/>
          <w:szCs w:val="24"/>
        </w:rPr>
        <w:t xml:space="preserve">story line </w:t>
      </w:r>
      <w:r w:rsidR="00A81812" w:rsidRPr="00A3036C">
        <w:rPr>
          <w:rFonts w:ascii="Times New Roman" w:eastAsia="Aptos" w:hAnsi="Times New Roman" w:cs="Times New Roman"/>
          <w:sz w:val="24"/>
          <w:szCs w:val="24"/>
        </w:rPr>
        <w:t xml:space="preserve">da filosofia Eu Sou, depois de narrar, resumidamente, a filosofia familiar praticada nos séculos XIX, XX e XXI. Ela, inebriada, identifica-se e participa da resenha como, provável, nova Guerreira Dimensional. Adepta da máxima de que </w:t>
      </w:r>
      <w:r w:rsidR="00A81812" w:rsidRPr="00A3036C">
        <w:rPr>
          <w:rFonts w:ascii="Times New Roman" w:eastAsia="Aptos" w:hAnsi="Times New Roman" w:cs="Times New Roman"/>
          <w:i/>
          <w:iCs/>
          <w:sz w:val="24"/>
          <w:szCs w:val="24"/>
        </w:rPr>
        <w:t>mais se pode aprender pelos ouvidos de que pelos olhos</w:t>
      </w:r>
      <w:r w:rsidR="00A81812" w:rsidRPr="00A3036C">
        <w:rPr>
          <w:rFonts w:ascii="Times New Roman" w:eastAsia="Aptos" w:hAnsi="Times New Roman" w:cs="Times New Roman"/>
          <w:sz w:val="24"/>
          <w:szCs w:val="24"/>
        </w:rPr>
        <w:t xml:space="preserve"> e atenta aos testemunhais, tem a certeza de estar vivendo um mergulho profundo no seu interior para com o </w:t>
      </w:r>
      <w:r w:rsidR="00A81812" w:rsidRPr="00A3036C">
        <w:rPr>
          <w:rFonts w:ascii="Times New Roman" w:eastAsia="Aptos" w:hAnsi="Times New Roman" w:cs="Times New Roman"/>
          <w:i/>
          <w:iCs/>
          <w:sz w:val="24"/>
          <w:szCs w:val="24"/>
        </w:rPr>
        <w:t xml:space="preserve">aprendizado da delicadeza </w:t>
      </w:r>
      <w:r w:rsidR="00A81812" w:rsidRPr="00A3036C">
        <w:rPr>
          <w:rFonts w:ascii="Times New Roman" w:eastAsia="Aptos" w:hAnsi="Times New Roman" w:cs="Times New Roman"/>
          <w:sz w:val="24"/>
          <w:szCs w:val="24"/>
        </w:rPr>
        <w:t>descobrir o amor incondicional.</w:t>
      </w:r>
    </w:p>
    <w:p w14:paraId="208F038A" w14:textId="1B450BB1" w:rsidR="00A8585D" w:rsidRPr="00A3036C" w:rsidRDefault="000D2DF2"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Conversa prossegu</w:t>
      </w:r>
      <w:r w:rsidR="0080333A" w:rsidRPr="00A3036C">
        <w:rPr>
          <w:rFonts w:ascii="Times New Roman" w:eastAsia="Aptos" w:hAnsi="Times New Roman" w:cs="Times New Roman"/>
          <w:sz w:val="24"/>
          <w:szCs w:val="24"/>
        </w:rPr>
        <w:t>e</w:t>
      </w:r>
      <w:r w:rsidR="00674791" w:rsidRPr="00A3036C">
        <w:rPr>
          <w:rFonts w:ascii="Times New Roman" w:eastAsia="Aptos" w:hAnsi="Times New Roman" w:cs="Times New Roman"/>
          <w:sz w:val="24"/>
          <w:szCs w:val="24"/>
        </w:rPr>
        <w:t xml:space="preserve"> abordando </w:t>
      </w:r>
      <w:r w:rsidR="002B6911" w:rsidRPr="00A3036C">
        <w:rPr>
          <w:rFonts w:ascii="Times New Roman" w:eastAsia="Aptos" w:hAnsi="Times New Roman" w:cs="Times New Roman"/>
          <w:sz w:val="24"/>
          <w:szCs w:val="24"/>
        </w:rPr>
        <w:t xml:space="preserve">o </w:t>
      </w:r>
      <w:r w:rsidR="00674791" w:rsidRPr="00A3036C">
        <w:rPr>
          <w:rFonts w:ascii="Times New Roman" w:eastAsia="Aptos" w:hAnsi="Times New Roman" w:cs="Times New Roman"/>
          <w:sz w:val="24"/>
          <w:szCs w:val="24"/>
        </w:rPr>
        <w:t>conceito</w:t>
      </w:r>
      <w:r w:rsidR="00763931" w:rsidRPr="00A3036C">
        <w:rPr>
          <w:rFonts w:ascii="Times New Roman" w:eastAsia="Aptos" w:hAnsi="Times New Roman" w:cs="Times New Roman"/>
          <w:sz w:val="24"/>
          <w:szCs w:val="24"/>
        </w:rPr>
        <w:t xml:space="preserve"> filosófico</w:t>
      </w:r>
      <w:r w:rsidR="002B6911" w:rsidRPr="00A3036C">
        <w:rPr>
          <w:rFonts w:ascii="Times New Roman" w:eastAsia="Aptos" w:hAnsi="Times New Roman" w:cs="Times New Roman"/>
          <w:sz w:val="24"/>
          <w:szCs w:val="24"/>
        </w:rPr>
        <w:t xml:space="preserve"> da Resistência Dimensional</w:t>
      </w:r>
      <w:r w:rsidR="006127DD" w:rsidRPr="00A3036C">
        <w:rPr>
          <w:rFonts w:ascii="Times New Roman" w:eastAsia="Aptos" w:hAnsi="Times New Roman" w:cs="Times New Roman"/>
          <w:sz w:val="24"/>
          <w:szCs w:val="24"/>
        </w:rPr>
        <w:t xml:space="preserve"> para ruir o Sistema Terra.</w:t>
      </w:r>
      <w:r w:rsidR="00674791" w:rsidRPr="00A3036C">
        <w:rPr>
          <w:rFonts w:ascii="Times New Roman" w:eastAsia="Aptos" w:hAnsi="Times New Roman" w:cs="Times New Roman"/>
          <w:sz w:val="24"/>
          <w:szCs w:val="24"/>
        </w:rPr>
        <w:t xml:space="preserve"> </w:t>
      </w:r>
    </w:p>
    <w:p w14:paraId="52498F5F" w14:textId="77777777" w:rsidR="00A8585D" w:rsidRPr="00A3036C" w:rsidRDefault="00A8585D" w:rsidP="000C6176">
      <w:pPr>
        <w:spacing w:after="0"/>
        <w:jc w:val="both"/>
        <w:rPr>
          <w:rFonts w:ascii="Times New Roman" w:eastAsia="Aptos" w:hAnsi="Times New Roman" w:cs="Times New Roman"/>
          <w:sz w:val="24"/>
          <w:szCs w:val="24"/>
        </w:rPr>
      </w:pPr>
    </w:p>
    <w:p w14:paraId="42BB869D" w14:textId="7ADF5620" w:rsidR="00FE6D19" w:rsidRPr="00A3036C" w:rsidRDefault="00AA5880"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A81812" w:rsidRPr="00A3036C">
        <w:rPr>
          <w:rFonts w:ascii="Times New Roman" w:eastAsia="Aptos" w:hAnsi="Times New Roman" w:cs="Times New Roman"/>
          <w:b/>
          <w:bCs/>
          <w:sz w:val="24"/>
          <w:szCs w:val="24"/>
        </w:rPr>
        <w:t xml:space="preserve"> </w:t>
      </w:r>
      <w:r w:rsidR="00324E0C" w:rsidRPr="00A3036C">
        <w:rPr>
          <w:rFonts w:ascii="Times New Roman" w:eastAsia="Aptos" w:hAnsi="Times New Roman" w:cs="Times New Roman"/>
          <w:sz w:val="24"/>
          <w:szCs w:val="24"/>
        </w:rPr>
        <w:t>Sinto-me arrebatada ― Michelle</w:t>
      </w:r>
      <w:r w:rsidR="00C30327" w:rsidRPr="00A3036C">
        <w:rPr>
          <w:rFonts w:ascii="Times New Roman" w:eastAsia="Aptos" w:hAnsi="Times New Roman" w:cs="Times New Roman"/>
          <w:sz w:val="24"/>
          <w:szCs w:val="24"/>
        </w:rPr>
        <w:t xml:space="preserve"> maravilhada </w:t>
      </w:r>
      <w:r w:rsidR="00324E0C" w:rsidRPr="00A3036C">
        <w:rPr>
          <w:rFonts w:ascii="Times New Roman" w:eastAsia="Aptos" w:hAnsi="Times New Roman" w:cs="Times New Roman"/>
          <w:sz w:val="24"/>
          <w:szCs w:val="24"/>
        </w:rPr>
        <w:t>―</w:t>
      </w:r>
      <w:r w:rsidR="00BA7E05" w:rsidRPr="00A3036C">
        <w:rPr>
          <w:rFonts w:ascii="Times New Roman" w:eastAsia="Aptos" w:hAnsi="Times New Roman" w:cs="Times New Roman"/>
          <w:sz w:val="24"/>
          <w:szCs w:val="24"/>
        </w:rPr>
        <w:t xml:space="preserve"> Tenho a nítida sensação de estar me descobrindo neste</w:t>
      </w:r>
      <w:r w:rsidR="00D03F2B" w:rsidRPr="00A3036C">
        <w:rPr>
          <w:rFonts w:ascii="Times New Roman" w:eastAsia="Aptos" w:hAnsi="Times New Roman" w:cs="Times New Roman"/>
          <w:sz w:val="24"/>
          <w:szCs w:val="24"/>
        </w:rPr>
        <w:t xml:space="preserve"> momento ― Revela</w:t>
      </w:r>
      <w:r w:rsidR="0063435C" w:rsidRPr="00A3036C">
        <w:rPr>
          <w:rFonts w:ascii="Times New Roman" w:eastAsia="Aptos" w:hAnsi="Times New Roman" w:cs="Times New Roman"/>
          <w:sz w:val="24"/>
          <w:szCs w:val="24"/>
        </w:rPr>
        <w:t xml:space="preserve"> empatia com a Resi</w:t>
      </w:r>
      <w:r w:rsidR="005B41C8" w:rsidRPr="00A3036C">
        <w:rPr>
          <w:rFonts w:ascii="Times New Roman" w:eastAsia="Aptos" w:hAnsi="Times New Roman" w:cs="Times New Roman"/>
          <w:sz w:val="24"/>
          <w:szCs w:val="24"/>
        </w:rPr>
        <w:t>s</w:t>
      </w:r>
      <w:r w:rsidR="0063435C" w:rsidRPr="00A3036C">
        <w:rPr>
          <w:rFonts w:ascii="Times New Roman" w:eastAsia="Aptos" w:hAnsi="Times New Roman" w:cs="Times New Roman"/>
          <w:sz w:val="24"/>
          <w:szCs w:val="24"/>
        </w:rPr>
        <w:t>tência Dimensional</w:t>
      </w:r>
      <w:r w:rsidR="005B41C8" w:rsidRPr="00A3036C">
        <w:rPr>
          <w:rFonts w:ascii="Times New Roman" w:eastAsia="Aptos" w:hAnsi="Times New Roman" w:cs="Times New Roman"/>
          <w:sz w:val="24"/>
          <w:szCs w:val="24"/>
        </w:rPr>
        <w:t xml:space="preserve"> </w:t>
      </w:r>
      <w:r w:rsidR="00D03F2B" w:rsidRPr="00A3036C">
        <w:rPr>
          <w:rFonts w:ascii="Times New Roman" w:eastAsia="Aptos" w:hAnsi="Times New Roman" w:cs="Times New Roman"/>
          <w:sz w:val="24"/>
          <w:szCs w:val="24"/>
        </w:rPr>
        <w:t>―</w:t>
      </w:r>
      <w:r w:rsidR="005B41C8" w:rsidRPr="00A3036C">
        <w:rPr>
          <w:rFonts w:ascii="Times New Roman" w:eastAsia="Aptos" w:hAnsi="Times New Roman" w:cs="Times New Roman"/>
          <w:sz w:val="24"/>
          <w:szCs w:val="24"/>
        </w:rPr>
        <w:t xml:space="preserve"> </w:t>
      </w:r>
      <w:r w:rsidR="007D1F7F" w:rsidRPr="00A3036C">
        <w:rPr>
          <w:rFonts w:ascii="Times New Roman" w:eastAsia="Aptos" w:hAnsi="Times New Roman" w:cs="Times New Roman"/>
          <w:sz w:val="24"/>
          <w:szCs w:val="24"/>
        </w:rPr>
        <w:t xml:space="preserve">Acredito na energia divinal e como </w:t>
      </w:r>
      <w:r w:rsidR="007D1F7F" w:rsidRPr="00A3036C">
        <w:rPr>
          <w:rFonts w:ascii="Times New Roman" w:eastAsia="Aptos" w:hAnsi="Times New Roman" w:cs="Times New Roman"/>
          <w:i/>
          <w:iCs/>
          <w:sz w:val="24"/>
          <w:szCs w:val="24"/>
        </w:rPr>
        <w:t>nada acontece por acaso</w:t>
      </w:r>
      <w:r w:rsidR="007E6A7F" w:rsidRPr="00A3036C">
        <w:rPr>
          <w:rFonts w:ascii="Times New Roman" w:eastAsia="Aptos" w:hAnsi="Times New Roman" w:cs="Times New Roman"/>
          <w:sz w:val="24"/>
          <w:szCs w:val="24"/>
        </w:rPr>
        <w:t xml:space="preserve">, </w:t>
      </w:r>
      <w:r w:rsidR="0037136A" w:rsidRPr="00A3036C">
        <w:rPr>
          <w:rFonts w:ascii="Times New Roman" w:eastAsia="Aptos" w:hAnsi="Times New Roman" w:cs="Times New Roman"/>
          <w:sz w:val="24"/>
          <w:szCs w:val="24"/>
        </w:rPr>
        <w:t>quero colaborar</w:t>
      </w:r>
      <w:r w:rsidR="00E02775" w:rsidRPr="00A3036C">
        <w:rPr>
          <w:rFonts w:ascii="Times New Roman" w:eastAsia="Aptos" w:hAnsi="Times New Roman" w:cs="Times New Roman"/>
          <w:sz w:val="24"/>
          <w:szCs w:val="24"/>
        </w:rPr>
        <w:t xml:space="preserve"> e me tornar uma Guerreira Dimensional. ▬ convencida</w:t>
      </w:r>
      <w:r w:rsidR="009E7D73" w:rsidRPr="00A3036C">
        <w:rPr>
          <w:rFonts w:ascii="Times New Roman" w:eastAsia="Aptos" w:hAnsi="Times New Roman" w:cs="Times New Roman"/>
          <w:sz w:val="24"/>
          <w:szCs w:val="24"/>
        </w:rPr>
        <w:t>.</w:t>
      </w:r>
    </w:p>
    <w:p w14:paraId="6C703128" w14:textId="77777777" w:rsidR="00C32609" w:rsidRPr="00A3036C" w:rsidRDefault="00C32609" w:rsidP="000C6176">
      <w:pPr>
        <w:spacing w:after="0"/>
        <w:jc w:val="both"/>
        <w:rPr>
          <w:rFonts w:ascii="Times New Roman" w:eastAsia="Aptos" w:hAnsi="Times New Roman" w:cs="Times New Roman"/>
          <w:sz w:val="24"/>
          <w:szCs w:val="24"/>
        </w:rPr>
      </w:pPr>
    </w:p>
    <w:p w14:paraId="48E749FA" w14:textId="5569148F" w:rsidR="00C32609" w:rsidRPr="00A3036C" w:rsidRDefault="002407A9"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816B8B" w:rsidRPr="00A3036C">
        <w:rPr>
          <w:rFonts w:ascii="Times New Roman" w:eastAsia="Aptos" w:hAnsi="Times New Roman" w:cs="Times New Roman"/>
          <w:sz w:val="24"/>
          <w:szCs w:val="24"/>
        </w:rPr>
        <w:t>Você sempre fora uma Guerreira Dimensional inconsciente ― Joseph a</w:t>
      </w:r>
      <w:r w:rsidR="0003351D" w:rsidRPr="00A3036C">
        <w:rPr>
          <w:rFonts w:ascii="Times New Roman" w:eastAsia="Aptos" w:hAnsi="Times New Roman" w:cs="Times New Roman"/>
          <w:sz w:val="24"/>
          <w:szCs w:val="24"/>
        </w:rPr>
        <w:t>nalis</w:t>
      </w:r>
      <w:r w:rsidR="00B83FBA" w:rsidRPr="00A3036C">
        <w:rPr>
          <w:rFonts w:ascii="Times New Roman" w:eastAsia="Aptos" w:hAnsi="Times New Roman" w:cs="Times New Roman"/>
          <w:sz w:val="24"/>
          <w:szCs w:val="24"/>
        </w:rPr>
        <w:t xml:space="preserve">a </w:t>
      </w:r>
      <w:r w:rsidR="00816B8B" w:rsidRPr="00A3036C">
        <w:rPr>
          <w:rFonts w:ascii="Times New Roman" w:eastAsia="Aptos" w:hAnsi="Times New Roman" w:cs="Times New Roman"/>
          <w:sz w:val="24"/>
          <w:szCs w:val="24"/>
        </w:rPr>
        <w:t>―</w:t>
      </w:r>
      <w:r w:rsidR="00B83FBA" w:rsidRPr="00A3036C">
        <w:rPr>
          <w:rFonts w:ascii="Times New Roman" w:eastAsia="Aptos" w:hAnsi="Times New Roman" w:cs="Times New Roman"/>
          <w:sz w:val="24"/>
          <w:szCs w:val="24"/>
        </w:rPr>
        <w:t xml:space="preserve"> Agora, conscientizando-se para ser parte da Res</w:t>
      </w:r>
      <w:r w:rsidR="004C1180" w:rsidRPr="00A3036C">
        <w:rPr>
          <w:rFonts w:ascii="Times New Roman" w:eastAsia="Aptos" w:hAnsi="Times New Roman" w:cs="Times New Roman"/>
          <w:sz w:val="24"/>
          <w:szCs w:val="24"/>
        </w:rPr>
        <w:t>istência Dimensional</w:t>
      </w:r>
      <w:r w:rsidR="00F82FA9" w:rsidRPr="00A3036C">
        <w:rPr>
          <w:rFonts w:ascii="Times New Roman" w:eastAsia="Aptos" w:hAnsi="Times New Roman" w:cs="Times New Roman"/>
          <w:sz w:val="24"/>
          <w:szCs w:val="24"/>
        </w:rPr>
        <w:t xml:space="preserve"> ― </w:t>
      </w:r>
      <w:r w:rsidR="008B307A" w:rsidRPr="00A3036C">
        <w:rPr>
          <w:rFonts w:ascii="Times New Roman" w:eastAsia="Aptos" w:hAnsi="Times New Roman" w:cs="Times New Roman"/>
          <w:sz w:val="24"/>
          <w:szCs w:val="24"/>
        </w:rPr>
        <w:t>Afirma</w:t>
      </w:r>
      <w:r w:rsidR="00F82FA9" w:rsidRPr="00A3036C">
        <w:rPr>
          <w:rFonts w:ascii="Times New Roman" w:eastAsia="Aptos" w:hAnsi="Times New Roman" w:cs="Times New Roman"/>
          <w:sz w:val="24"/>
          <w:szCs w:val="24"/>
        </w:rPr>
        <w:t xml:space="preserve"> o apaixonado ― </w:t>
      </w:r>
      <w:r w:rsidR="00B60A5F" w:rsidRPr="00A3036C">
        <w:rPr>
          <w:rFonts w:ascii="Times New Roman" w:eastAsia="Aptos" w:hAnsi="Times New Roman" w:cs="Times New Roman"/>
          <w:sz w:val="24"/>
          <w:szCs w:val="24"/>
        </w:rPr>
        <w:t>Nossas trajetórias estarão entrelaçadas</w:t>
      </w:r>
      <w:r w:rsidR="00C03FF1" w:rsidRPr="00A3036C">
        <w:rPr>
          <w:rFonts w:ascii="Times New Roman" w:eastAsia="Aptos" w:hAnsi="Times New Roman" w:cs="Times New Roman"/>
          <w:sz w:val="24"/>
          <w:szCs w:val="24"/>
        </w:rPr>
        <w:t xml:space="preserve"> na transição planetária</w:t>
      </w:r>
      <w:r w:rsidR="00546F0D" w:rsidRPr="00A3036C">
        <w:rPr>
          <w:rFonts w:ascii="Times New Roman" w:eastAsia="Aptos" w:hAnsi="Times New Roman" w:cs="Times New Roman"/>
          <w:sz w:val="24"/>
          <w:szCs w:val="24"/>
        </w:rPr>
        <w:t xml:space="preserve"> como previsto pelo SEU —Soberana Energia Universal</w:t>
      </w:r>
      <w:r w:rsidR="00CD7B4C" w:rsidRPr="00A3036C">
        <w:rPr>
          <w:rFonts w:ascii="Times New Roman" w:eastAsia="Aptos" w:hAnsi="Times New Roman" w:cs="Times New Roman"/>
          <w:sz w:val="24"/>
          <w:szCs w:val="24"/>
        </w:rPr>
        <w:t xml:space="preserve"> e </w:t>
      </w:r>
      <w:r w:rsidR="00CD7B4C" w:rsidRPr="00A3036C">
        <w:rPr>
          <w:rFonts w:ascii="Times New Roman" w:eastAsia="Aptos" w:hAnsi="Times New Roman" w:cs="Times New Roman"/>
          <w:i/>
          <w:iCs/>
          <w:sz w:val="24"/>
          <w:szCs w:val="24"/>
        </w:rPr>
        <w:t>muita água irá rolar por debaixo da ponte</w:t>
      </w:r>
      <w:r w:rsidR="004C1180" w:rsidRPr="00A3036C">
        <w:rPr>
          <w:rFonts w:ascii="Times New Roman" w:eastAsia="Aptos" w:hAnsi="Times New Roman" w:cs="Times New Roman"/>
          <w:sz w:val="24"/>
          <w:szCs w:val="24"/>
        </w:rPr>
        <w:t xml:space="preserve">. ▬ </w:t>
      </w:r>
      <w:r w:rsidR="000A16DA" w:rsidRPr="00A3036C">
        <w:rPr>
          <w:rFonts w:ascii="Times New Roman" w:eastAsia="Aptos" w:hAnsi="Times New Roman" w:cs="Times New Roman"/>
          <w:sz w:val="24"/>
          <w:szCs w:val="24"/>
        </w:rPr>
        <w:t>projeta.</w:t>
      </w:r>
    </w:p>
    <w:p w14:paraId="2976565D" w14:textId="77777777" w:rsidR="00A02F88" w:rsidRPr="00A3036C" w:rsidRDefault="00A02F88" w:rsidP="000C6176">
      <w:pPr>
        <w:spacing w:after="0"/>
        <w:jc w:val="both"/>
        <w:rPr>
          <w:rFonts w:ascii="Times New Roman" w:eastAsia="Aptos" w:hAnsi="Times New Roman" w:cs="Times New Roman"/>
          <w:sz w:val="24"/>
          <w:szCs w:val="24"/>
        </w:rPr>
      </w:pPr>
    </w:p>
    <w:p w14:paraId="197A609D" w14:textId="5B6F1F2B" w:rsidR="000C6176" w:rsidRPr="00A3036C" w:rsidRDefault="000C6176"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3E0DA4" w:rsidRPr="00A3036C">
        <w:rPr>
          <w:rFonts w:ascii="Times New Roman" w:eastAsia="Aptos" w:hAnsi="Times New Roman" w:cs="Times New Roman"/>
          <w:sz w:val="24"/>
          <w:szCs w:val="24"/>
        </w:rPr>
        <w:t xml:space="preserve"> </w:t>
      </w:r>
      <w:r w:rsidR="006C247B" w:rsidRPr="00A3036C">
        <w:rPr>
          <w:rFonts w:ascii="Times New Roman" w:eastAsia="Aptos" w:hAnsi="Times New Roman" w:cs="Times New Roman"/>
          <w:sz w:val="24"/>
          <w:szCs w:val="24"/>
        </w:rPr>
        <w:t>Graças a meu querido, Lauro</w:t>
      </w:r>
      <w:r w:rsidR="009B62DC" w:rsidRPr="00A3036C">
        <w:rPr>
          <w:rFonts w:ascii="Times New Roman" w:eastAsia="Aptos" w:hAnsi="Times New Roman" w:cs="Times New Roman"/>
          <w:sz w:val="24"/>
          <w:szCs w:val="24"/>
        </w:rPr>
        <w:t>, vivo esta viagem ― Judas Escariotes, 3</w:t>
      </w:r>
      <w:r w:rsidR="00AE0FA0" w:rsidRPr="00A3036C">
        <w:rPr>
          <w:rFonts w:ascii="Times New Roman" w:eastAsia="Aptos" w:hAnsi="Times New Roman" w:cs="Times New Roman"/>
          <w:sz w:val="24"/>
          <w:szCs w:val="24"/>
        </w:rPr>
        <w:t>7</w:t>
      </w:r>
      <w:r w:rsidR="009B62DC" w:rsidRPr="00A3036C">
        <w:rPr>
          <w:rFonts w:ascii="Times New Roman" w:eastAsia="Aptos" w:hAnsi="Times New Roman" w:cs="Times New Roman"/>
          <w:sz w:val="24"/>
          <w:szCs w:val="24"/>
        </w:rPr>
        <w:t xml:space="preserve">, </w:t>
      </w:r>
      <w:r w:rsidR="007C7C99" w:rsidRPr="00A3036C">
        <w:rPr>
          <w:rFonts w:ascii="Times New Roman" w:eastAsia="Aptos" w:hAnsi="Times New Roman" w:cs="Times New Roman"/>
          <w:sz w:val="24"/>
          <w:szCs w:val="24"/>
        </w:rPr>
        <w:t xml:space="preserve">edifica seu relacionamento afetivo </w:t>
      </w:r>
      <w:r w:rsidR="009B62DC" w:rsidRPr="00A3036C">
        <w:rPr>
          <w:rFonts w:ascii="Times New Roman" w:eastAsia="Aptos" w:hAnsi="Times New Roman" w:cs="Times New Roman"/>
          <w:sz w:val="24"/>
          <w:szCs w:val="24"/>
        </w:rPr>
        <w:t>―</w:t>
      </w:r>
      <w:r w:rsidR="007C7C99" w:rsidRPr="00A3036C">
        <w:rPr>
          <w:rFonts w:ascii="Times New Roman" w:eastAsia="Aptos" w:hAnsi="Times New Roman" w:cs="Times New Roman"/>
          <w:sz w:val="24"/>
          <w:szCs w:val="24"/>
        </w:rPr>
        <w:t xml:space="preserve"> </w:t>
      </w:r>
      <w:r w:rsidR="003A6437" w:rsidRPr="00A3036C">
        <w:rPr>
          <w:rFonts w:ascii="Times New Roman" w:eastAsia="Aptos" w:hAnsi="Times New Roman" w:cs="Times New Roman"/>
          <w:sz w:val="24"/>
          <w:szCs w:val="24"/>
        </w:rPr>
        <w:t>A minha raça humana é universal... o meu sexo é o amor... a minha religião é a consciência... todos os homens são iguais. ▬ convencido.</w:t>
      </w:r>
    </w:p>
    <w:p w14:paraId="20035EF5" w14:textId="77777777" w:rsidR="003A6437" w:rsidRPr="00A3036C" w:rsidRDefault="003A6437" w:rsidP="000C6176">
      <w:pPr>
        <w:spacing w:after="0"/>
        <w:jc w:val="both"/>
        <w:rPr>
          <w:rFonts w:ascii="Times New Roman" w:eastAsia="Aptos" w:hAnsi="Times New Roman" w:cs="Times New Roman"/>
          <w:sz w:val="24"/>
          <w:szCs w:val="24"/>
        </w:rPr>
      </w:pPr>
    </w:p>
    <w:p w14:paraId="143E0052" w14:textId="640C8745" w:rsidR="003A6437" w:rsidRPr="00A3036C" w:rsidRDefault="003A6437"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Sinto-me envaidecido</w:t>
      </w:r>
      <w:r w:rsidR="0047434B" w:rsidRPr="00A3036C">
        <w:rPr>
          <w:rFonts w:ascii="Times New Roman" w:eastAsia="Aptos" w:hAnsi="Times New Roman" w:cs="Times New Roman"/>
          <w:sz w:val="24"/>
          <w:szCs w:val="24"/>
        </w:rPr>
        <w:t xml:space="preserve"> com esta declaração ― Lauro Cesar Muniz, 4</w:t>
      </w:r>
      <w:r w:rsidR="00AE0FA0" w:rsidRPr="00A3036C">
        <w:rPr>
          <w:rFonts w:ascii="Times New Roman" w:eastAsia="Aptos" w:hAnsi="Times New Roman" w:cs="Times New Roman"/>
          <w:sz w:val="24"/>
          <w:szCs w:val="24"/>
        </w:rPr>
        <w:t>6</w:t>
      </w:r>
      <w:r w:rsidR="0047434B" w:rsidRPr="00A3036C">
        <w:rPr>
          <w:rFonts w:ascii="Times New Roman" w:eastAsia="Aptos" w:hAnsi="Times New Roman" w:cs="Times New Roman"/>
          <w:sz w:val="24"/>
          <w:szCs w:val="24"/>
        </w:rPr>
        <w:t>,</w:t>
      </w:r>
      <w:r w:rsidR="002A2BAB" w:rsidRPr="00A3036C">
        <w:rPr>
          <w:rFonts w:ascii="Times New Roman" w:eastAsia="Aptos" w:hAnsi="Times New Roman" w:cs="Times New Roman"/>
          <w:sz w:val="24"/>
          <w:szCs w:val="24"/>
        </w:rPr>
        <w:t xml:space="preserve"> acaricia seu companheiro</w:t>
      </w:r>
      <w:r w:rsidR="0047434B" w:rsidRPr="00A3036C">
        <w:rPr>
          <w:rFonts w:ascii="Times New Roman" w:eastAsia="Aptos" w:hAnsi="Times New Roman" w:cs="Times New Roman"/>
          <w:sz w:val="24"/>
          <w:szCs w:val="24"/>
        </w:rPr>
        <w:t xml:space="preserve"> ―</w:t>
      </w:r>
      <w:r w:rsidR="00030CFD" w:rsidRPr="00A3036C">
        <w:rPr>
          <w:rFonts w:ascii="Times New Roman" w:eastAsia="Aptos" w:hAnsi="Times New Roman" w:cs="Times New Roman"/>
          <w:sz w:val="24"/>
          <w:szCs w:val="24"/>
        </w:rPr>
        <w:t xml:space="preserve"> </w:t>
      </w:r>
      <w:r w:rsidR="00C15FB4" w:rsidRPr="00A3036C">
        <w:rPr>
          <w:rFonts w:ascii="Times New Roman" w:eastAsia="Aptos" w:hAnsi="Times New Roman" w:cs="Times New Roman"/>
          <w:sz w:val="24"/>
          <w:szCs w:val="24"/>
        </w:rPr>
        <w:t xml:space="preserve">Nossa sintonia dimensional fora capaz de despertar não só o </w:t>
      </w:r>
      <w:r w:rsidR="000D2DF2" w:rsidRPr="00A3036C">
        <w:rPr>
          <w:rFonts w:ascii="Times New Roman" w:eastAsia="Aptos" w:hAnsi="Times New Roman" w:cs="Times New Roman"/>
          <w:sz w:val="24"/>
          <w:szCs w:val="24"/>
        </w:rPr>
        <w:t>nosso</w:t>
      </w:r>
      <w:r w:rsidR="00C15FB4" w:rsidRPr="00A3036C">
        <w:rPr>
          <w:rFonts w:ascii="Times New Roman" w:eastAsia="Aptos" w:hAnsi="Times New Roman" w:cs="Times New Roman"/>
          <w:sz w:val="24"/>
          <w:szCs w:val="24"/>
        </w:rPr>
        <w:t xml:space="preserve"> amor</w:t>
      </w:r>
      <w:r w:rsidR="000D2DF2" w:rsidRPr="00A3036C">
        <w:rPr>
          <w:rFonts w:ascii="Times New Roman" w:eastAsia="Aptos" w:hAnsi="Times New Roman" w:cs="Times New Roman"/>
          <w:sz w:val="24"/>
          <w:szCs w:val="24"/>
        </w:rPr>
        <w:t xml:space="preserve"> pela causa</w:t>
      </w:r>
      <w:r w:rsidR="00C15FB4" w:rsidRPr="00A3036C">
        <w:rPr>
          <w:rFonts w:ascii="Times New Roman" w:eastAsia="Aptos" w:hAnsi="Times New Roman" w:cs="Times New Roman"/>
          <w:sz w:val="24"/>
          <w:szCs w:val="24"/>
        </w:rPr>
        <w:t>, mas</w:t>
      </w:r>
      <w:r w:rsidR="000D2DF2" w:rsidRPr="00A3036C">
        <w:rPr>
          <w:rFonts w:ascii="Times New Roman" w:eastAsia="Aptos" w:hAnsi="Times New Roman" w:cs="Times New Roman"/>
          <w:sz w:val="24"/>
          <w:szCs w:val="24"/>
        </w:rPr>
        <w:t xml:space="preserve"> de</w:t>
      </w:r>
      <w:r w:rsidR="00C15FB4" w:rsidRPr="00A3036C">
        <w:rPr>
          <w:rFonts w:ascii="Times New Roman" w:eastAsia="Aptos" w:hAnsi="Times New Roman" w:cs="Times New Roman"/>
          <w:sz w:val="24"/>
          <w:szCs w:val="24"/>
        </w:rPr>
        <w:t xml:space="preserve"> todos os apóstolos da IMSD</w:t>
      </w:r>
      <w:r w:rsidR="00D2019B" w:rsidRPr="00A3036C">
        <w:rPr>
          <w:rFonts w:ascii="Times New Roman" w:eastAsia="Aptos" w:hAnsi="Times New Roman" w:cs="Times New Roman"/>
          <w:sz w:val="24"/>
          <w:szCs w:val="24"/>
        </w:rPr>
        <w:t xml:space="preserve"> — Independência Mundial dos Servos de Deus. ▬ vitorioso.</w:t>
      </w:r>
    </w:p>
    <w:p w14:paraId="3B4C6DDA" w14:textId="77777777" w:rsidR="000A16DA" w:rsidRPr="00A3036C" w:rsidRDefault="000A16DA" w:rsidP="000C6176">
      <w:pPr>
        <w:spacing w:after="0"/>
        <w:jc w:val="both"/>
        <w:rPr>
          <w:rFonts w:ascii="Times New Roman" w:eastAsia="Aptos" w:hAnsi="Times New Roman" w:cs="Times New Roman"/>
          <w:sz w:val="24"/>
          <w:szCs w:val="24"/>
        </w:rPr>
      </w:pPr>
    </w:p>
    <w:p w14:paraId="3FAF606B" w14:textId="7EF48516" w:rsidR="00100B1D" w:rsidRPr="00A3036C" w:rsidRDefault="00BE3326"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Tempo passa</w:t>
      </w:r>
      <w:r w:rsidR="00B465D5" w:rsidRPr="00A3036C">
        <w:rPr>
          <w:rFonts w:ascii="Times New Roman" w:eastAsia="Aptos" w:hAnsi="Times New Roman" w:cs="Times New Roman"/>
          <w:sz w:val="24"/>
          <w:szCs w:val="24"/>
        </w:rPr>
        <w:t>. Michelle percebe o avançar da hora</w:t>
      </w:r>
      <w:r w:rsidR="00CE59CA" w:rsidRPr="00A3036C">
        <w:rPr>
          <w:rFonts w:ascii="Times New Roman" w:eastAsia="Aptos" w:hAnsi="Times New Roman" w:cs="Times New Roman"/>
          <w:sz w:val="24"/>
          <w:szCs w:val="24"/>
        </w:rPr>
        <w:t>. Preocupada</w:t>
      </w:r>
      <w:r w:rsidR="009B6BD3" w:rsidRPr="00A3036C">
        <w:rPr>
          <w:rFonts w:ascii="Times New Roman" w:eastAsia="Aptos" w:hAnsi="Times New Roman" w:cs="Times New Roman"/>
          <w:sz w:val="24"/>
          <w:szCs w:val="24"/>
        </w:rPr>
        <w:t xml:space="preserve">, resolve se despedir, mas Joseph a convida </w:t>
      </w:r>
      <w:r w:rsidR="007C0C20" w:rsidRPr="00A3036C">
        <w:rPr>
          <w:rFonts w:ascii="Times New Roman" w:eastAsia="Aptos" w:hAnsi="Times New Roman" w:cs="Times New Roman"/>
          <w:sz w:val="24"/>
          <w:szCs w:val="24"/>
        </w:rPr>
        <w:t xml:space="preserve">para ficar e dormir em um </w:t>
      </w:r>
      <w:r w:rsidR="007C0C20" w:rsidRPr="00A3036C">
        <w:rPr>
          <w:rFonts w:ascii="Times New Roman" w:eastAsia="Aptos" w:hAnsi="Times New Roman" w:cs="Times New Roman"/>
          <w:sz w:val="24"/>
          <w:szCs w:val="24"/>
        </w:rPr>
        <w:lastRenderedPageBreak/>
        <w:t>dos quartos de hóspedes</w:t>
      </w:r>
      <w:r w:rsidR="001F6F60" w:rsidRPr="00A3036C">
        <w:rPr>
          <w:rFonts w:ascii="Times New Roman" w:eastAsia="Aptos" w:hAnsi="Times New Roman" w:cs="Times New Roman"/>
          <w:sz w:val="24"/>
          <w:szCs w:val="24"/>
        </w:rPr>
        <w:t>. Pressionada, educadamente, por Harrison, Taylor e Agregados</w:t>
      </w:r>
      <w:r w:rsidR="00E26ED7" w:rsidRPr="00A3036C">
        <w:rPr>
          <w:rFonts w:ascii="Times New Roman" w:eastAsia="Aptos" w:hAnsi="Times New Roman" w:cs="Times New Roman"/>
          <w:sz w:val="24"/>
          <w:szCs w:val="24"/>
        </w:rPr>
        <w:t xml:space="preserve">, decide aceitar o convite. Não, sem antes </w:t>
      </w:r>
      <w:r w:rsidR="00980BD9" w:rsidRPr="00A3036C">
        <w:rPr>
          <w:rFonts w:ascii="Times New Roman" w:eastAsia="Aptos" w:hAnsi="Times New Roman" w:cs="Times New Roman"/>
          <w:sz w:val="24"/>
          <w:szCs w:val="24"/>
        </w:rPr>
        <w:t xml:space="preserve">entrar em contato </w:t>
      </w:r>
      <w:r w:rsidR="00E047CC" w:rsidRPr="00A3036C">
        <w:rPr>
          <w:rFonts w:ascii="Times New Roman" w:eastAsia="Aptos" w:hAnsi="Times New Roman" w:cs="Times New Roman"/>
          <w:sz w:val="24"/>
          <w:szCs w:val="24"/>
        </w:rPr>
        <w:t xml:space="preserve">com </w:t>
      </w:r>
      <w:r w:rsidR="00980BD9" w:rsidRPr="00A3036C">
        <w:rPr>
          <w:rFonts w:ascii="Times New Roman" w:eastAsia="Aptos" w:hAnsi="Times New Roman" w:cs="Times New Roman"/>
          <w:sz w:val="24"/>
          <w:szCs w:val="24"/>
        </w:rPr>
        <w:t>os pais para ter suas anuências. Relação de confiança</w:t>
      </w:r>
      <w:r w:rsidR="005F766F" w:rsidRPr="00A3036C">
        <w:rPr>
          <w:rFonts w:ascii="Times New Roman" w:eastAsia="Aptos" w:hAnsi="Times New Roman" w:cs="Times New Roman"/>
          <w:sz w:val="24"/>
          <w:szCs w:val="24"/>
        </w:rPr>
        <w:t xml:space="preserve"> </w:t>
      </w:r>
      <w:r w:rsidR="00C916E9" w:rsidRPr="00A3036C">
        <w:rPr>
          <w:rFonts w:ascii="Times New Roman" w:eastAsia="Aptos" w:hAnsi="Times New Roman" w:cs="Times New Roman"/>
          <w:sz w:val="24"/>
          <w:szCs w:val="24"/>
        </w:rPr>
        <w:t>de p</w:t>
      </w:r>
      <w:r w:rsidR="00E047CC" w:rsidRPr="00A3036C">
        <w:rPr>
          <w:rFonts w:ascii="Times New Roman" w:eastAsia="Aptos" w:hAnsi="Times New Roman" w:cs="Times New Roman"/>
          <w:sz w:val="24"/>
          <w:szCs w:val="24"/>
        </w:rPr>
        <w:t>rogenitores</w:t>
      </w:r>
      <w:r w:rsidR="00C916E9" w:rsidRPr="00A3036C">
        <w:rPr>
          <w:rFonts w:ascii="Times New Roman" w:eastAsia="Aptos" w:hAnsi="Times New Roman" w:cs="Times New Roman"/>
          <w:sz w:val="24"/>
          <w:szCs w:val="24"/>
        </w:rPr>
        <w:t xml:space="preserve"> e filha</w:t>
      </w:r>
      <w:r w:rsidR="005F766F" w:rsidRPr="00A3036C">
        <w:rPr>
          <w:rFonts w:ascii="Times New Roman" w:eastAsia="Aptos" w:hAnsi="Times New Roman" w:cs="Times New Roman"/>
          <w:sz w:val="24"/>
          <w:szCs w:val="24"/>
        </w:rPr>
        <w:t xml:space="preserve"> entende</w:t>
      </w:r>
      <w:r w:rsidR="00B117C5" w:rsidRPr="00A3036C">
        <w:rPr>
          <w:rFonts w:ascii="Times New Roman" w:eastAsia="Aptos" w:hAnsi="Times New Roman" w:cs="Times New Roman"/>
          <w:sz w:val="24"/>
          <w:szCs w:val="24"/>
        </w:rPr>
        <w:t xml:space="preserve"> ser inadequado recusar </w:t>
      </w:r>
      <w:r w:rsidR="00C378A0" w:rsidRPr="00A3036C">
        <w:rPr>
          <w:rFonts w:ascii="Times New Roman" w:eastAsia="Aptos" w:hAnsi="Times New Roman" w:cs="Times New Roman"/>
          <w:sz w:val="24"/>
          <w:szCs w:val="24"/>
        </w:rPr>
        <w:t xml:space="preserve">a invocação de </w:t>
      </w:r>
      <w:r w:rsidR="00E95FA3" w:rsidRPr="00A3036C">
        <w:rPr>
          <w:rFonts w:ascii="Times New Roman" w:eastAsia="Aptos" w:hAnsi="Times New Roman" w:cs="Times New Roman"/>
          <w:sz w:val="24"/>
          <w:szCs w:val="24"/>
        </w:rPr>
        <w:t>Harrison, Taylor e Agregados</w:t>
      </w:r>
      <w:r w:rsidR="008E6E26" w:rsidRPr="00A3036C">
        <w:rPr>
          <w:rFonts w:ascii="Times New Roman" w:eastAsia="Aptos" w:hAnsi="Times New Roman" w:cs="Times New Roman"/>
          <w:sz w:val="24"/>
          <w:szCs w:val="24"/>
        </w:rPr>
        <w:t>. P</w:t>
      </w:r>
      <w:r w:rsidR="00DB4778" w:rsidRPr="00A3036C">
        <w:rPr>
          <w:rFonts w:ascii="Times New Roman" w:eastAsia="Aptos" w:hAnsi="Times New Roman" w:cs="Times New Roman"/>
          <w:sz w:val="24"/>
          <w:szCs w:val="24"/>
        </w:rPr>
        <w:t>rincipalmente por</w:t>
      </w:r>
      <w:r w:rsidR="00C916E9" w:rsidRPr="00A3036C">
        <w:rPr>
          <w:rFonts w:ascii="Times New Roman" w:eastAsia="Aptos" w:hAnsi="Times New Roman" w:cs="Times New Roman"/>
          <w:sz w:val="24"/>
          <w:szCs w:val="24"/>
        </w:rPr>
        <w:t>, estes,</w:t>
      </w:r>
      <w:r w:rsidR="00DB4778" w:rsidRPr="00A3036C">
        <w:rPr>
          <w:rFonts w:ascii="Times New Roman" w:eastAsia="Aptos" w:hAnsi="Times New Roman" w:cs="Times New Roman"/>
          <w:sz w:val="24"/>
          <w:szCs w:val="24"/>
        </w:rPr>
        <w:t xml:space="preserve"> tere</w:t>
      </w:r>
      <w:r w:rsidR="00A573F1" w:rsidRPr="00A3036C">
        <w:rPr>
          <w:rFonts w:ascii="Times New Roman" w:eastAsia="Aptos" w:hAnsi="Times New Roman" w:cs="Times New Roman"/>
          <w:sz w:val="24"/>
          <w:szCs w:val="24"/>
        </w:rPr>
        <w:t>m interesse e</w:t>
      </w:r>
      <w:r w:rsidR="007A13D6" w:rsidRPr="00A3036C">
        <w:rPr>
          <w:rFonts w:ascii="Times New Roman" w:eastAsia="Aptos" w:hAnsi="Times New Roman" w:cs="Times New Roman"/>
          <w:sz w:val="24"/>
          <w:szCs w:val="24"/>
        </w:rPr>
        <w:t>m estreitar, oportunamente, laços pessoais e profissionais</w:t>
      </w:r>
      <w:r w:rsidR="006F120E" w:rsidRPr="00A3036C">
        <w:rPr>
          <w:rFonts w:ascii="Times New Roman" w:eastAsia="Aptos" w:hAnsi="Times New Roman" w:cs="Times New Roman"/>
          <w:sz w:val="24"/>
          <w:szCs w:val="24"/>
        </w:rPr>
        <w:t xml:space="preserve"> com a agência de conteúdo</w:t>
      </w:r>
      <w:r w:rsidR="00F01D2C" w:rsidRPr="00A3036C">
        <w:rPr>
          <w:rFonts w:ascii="Times New Roman" w:eastAsia="Aptos" w:hAnsi="Times New Roman" w:cs="Times New Roman"/>
          <w:sz w:val="24"/>
          <w:szCs w:val="24"/>
        </w:rPr>
        <w:t xml:space="preserve"> audiovisual dos</w:t>
      </w:r>
      <w:r w:rsidR="009D00B9" w:rsidRPr="00A3036C">
        <w:rPr>
          <w:rFonts w:ascii="Times New Roman" w:eastAsia="Aptos" w:hAnsi="Times New Roman" w:cs="Times New Roman"/>
          <w:sz w:val="24"/>
          <w:szCs w:val="24"/>
        </w:rPr>
        <w:t xml:space="preserve"> publicitário</w:t>
      </w:r>
      <w:r w:rsidR="00F01D2C" w:rsidRPr="00A3036C">
        <w:rPr>
          <w:rFonts w:ascii="Times New Roman" w:eastAsia="Aptos" w:hAnsi="Times New Roman" w:cs="Times New Roman"/>
          <w:sz w:val="24"/>
          <w:szCs w:val="24"/>
        </w:rPr>
        <w:t>s</w:t>
      </w:r>
      <w:r w:rsidR="00404523" w:rsidRPr="00A3036C">
        <w:rPr>
          <w:rFonts w:ascii="Times New Roman" w:eastAsia="Aptos" w:hAnsi="Times New Roman" w:cs="Times New Roman"/>
          <w:sz w:val="24"/>
          <w:szCs w:val="24"/>
        </w:rPr>
        <w:t>.</w:t>
      </w:r>
      <w:r w:rsidR="00B846AF" w:rsidRPr="00A3036C">
        <w:rPr>
          <w:rFonts w:ascii="Times New Roman" w:eastAsia="Aptos" w:hAnsi="Times New Roman" w:cs="Times New Roman"/>
          <w:sz w:val="24"/>
          <w:szCs w:val="24"/>
        </w:rPr>
        <w:t xml:space="preserve"> Tom</w:t>
      </w:r>
      <w:r w:rsidR="00120662" w:rsidRPr="00A3036C">
        <w:rPr>
          <w:rFonts w:ascii="Times New Roman" w:eastAsia="Aptos" w:hAnsi="Times New Roman" w:cs="Times New Roman"/>
          <w:sz w:val="24"/>
          <w:szCs w:val="24"/>
        </w:rPr>
        <w:t>,</w:t>
      </w:r>
      <w:r w:rsidR="001B171C" w:rsidRPr="00A3036C">
        <w:rPr>
          <w:rFonts w:ascii="Times New Roman" w:eastAsia="Aptos" w:hAnsi="Times New Roman" w:cs="Times New Roman"/>
          <w:sz w:val="24"/>
          <w:szCs w:val="24"/>
        </w:rPr>
        <w:t xml:space="preserve"> os convida para </w:t>
      </w:r>
      <w:r w:rsidR="0007502E" w:rsidRPr="00A3036C">
        <w:rPr>
          <w:rFonts w:ascii="Times New Roman" w:eastAsia="Aptos" w:hAnsi="Times New Roman" w:cs="Times New Roman"/>
          <w:sz w:val="24"/>
          <w:szCs w:val="24"/>
        </w:rPr>
        <w:t>pass</w:t>
      </w:r>
      <w:r w:rsidR="001B171C" w:rsidRPr="00A3036C">
        <w:rPr>
          <w:rFonts w:ascii="Times New Roman" w:eastAsia="Aptos" w:hAnsi="Times New Roman" w:cs="Times New Roman"/>
          <w:sz w:val="24"/>
          <w:szCs w:val="24"/>
        </w:rPr>
        <w:t>arem</w:t>
      </w:r>
      <w:r w:rsidR="00D755C2" w:rsidRPr="00A3036C">
        <w:rPr>
          <w:rFonts w:ascii="Times New Roman" w:eastAsia="Aptos" w:hAnsi="Times New Roman" w:cs="Times New Roman"/>
          <w:sz w:val="24"/>
          <w:szCs w:val="24"/>
        </w:rPr>
        <w:t xml:space="preserve"> </w:t>
      </w:r>
      <w:r w:rsidR="00B81567" w:rsidRPr="00A3036C">
        <w:rPr>
          <w:rFonts w:ascii="Times New Roman" w:eastAsia="Aptos" w:hAnsi="Times New Roman" w:cs="Times New Roman"/>
          <w:sz w:val="24"/>
          <w:szCs w:val="24"/>
        </w:rPr>
        <w:t>o</w:t>
      </w:r>
      <w:r w:rsidR="0007502E" w:rsidRPr="00A3036C">
        <w:rPr>
          <w:rFonts w:ascii="Times New Roman" w:eastAsia="Aptos" w:hAnsi="Times New Roman" w:cs="Times New Roman"/>
          <w:sz w:val="24"/>
          <w:szCs w:val="24"/>
        </w:rPr>
        <w:t xml:space="preserve"> sábado</w:t>
      </w:r>
      <w:r w:rsidR="00B81567" w:rsidRPr="00A3036C">
        <w:rPr>
          <w:rFonts w:ascii="Times New Roman" w:eastAsia="Aptos" w:hAnsi="Times New Roman" w:cs="Times New Roman"/>
          <w:sz w:val="24"/>
          <w:szCs w:val="24"/>
        </w:rPr>
        <w:t xml:space="preserve"> </w:t>
      </w:r>
      <w:r w:rsidR="00684787" w:rsidRPr="00A3036C">
        <w:rPr>
          <w:rFonts w:ascii="Times New Roman" w:eastAsia="Aptos" w:hAnsi="Times New Roman" w:cs="Times New Roman"/>
          <w:sz w:val="24"/>
          <w:szCs w:val="24"/>
        </w:rPr>
        <w:t>na mansão</w:t>
      </w:r>
      <w:r w:rsidR="004536E3" w:rsidRPr="00A3036C">
        <w:rPr>
          <w:rFonts w:ascii="Times New Roman" w:eastAsia="Aptos" w:hAnsi="Times New Roman" w:cs="Times New Roman"/>
          <w:sz w:val="24"/>
          <w:szCs w:val="24"/>
        </w:rPr>
        <w:t xml:space="preserve"> par</w:t>
      </w:r>
      <w:r w:rsidR="00760F8A" w:rsidRPr="00A3036C">
        <w:rPr>
          <w:rFonts w:ascii="Times New Roman" w:eastAsia="Aptos" w:hAnsi="Times New Roman" w:cs="Times New Roman"/>
          <w:sz w:val="24"/>
          <w:szCs w:val="24"/>
        </w:rPr>
        <w:t xml:space="preserve">a </w:t>
      </w:r>
      <w:r w:rsidR="00B81567" w:rsidRPr="00A3036C">
        <w:rPr>
          <w:rFonts w:ascii="Times New Roman" w:eastAsia="Aptos" w:hAnsi="Times New Roman" w:cs="Times New Roman"/>
          <w:sz w:val="24"/>
          <w:szCs w:val="24"/>
        </w:rPr>
        <w:t>usufruírem</w:t>
      </w:r>
      <w:r w:rsidR="00760F8A" w:rsidRPr="00A3036C">
        <w:rPr>
          <w:rFonts w:ascii="Times New Roman" w:eastAsia="Aptos" w:hAnsi="Times New Roman" w:cs="Times New Roman"/>
          <w:sz w:val="24"/>
          <w:szCs w:val="24"/>
        </w:rPr>
        <w:t xml:space="preserve"> </w:t>
      </w:r>
      <w:r w:rsidR="00B81567" w:rsidRPr="00A3036C">
        <w:rPr>
          <w:rFonts w:ascii="Times New Roman" w:eastAsia="Aptos" w:hAnsi="Times New Roman" w:cs="Times New Roman"/>
          <w:sz w:val="24"/>
          <w:szCs w:val="24"/>
        </w:rPr>
        <w:t>da</w:t>
      </w:r>
      <w:r w:rsidR="00760F8A" w:rsidRPr="00A3036C">
        <w:rPr>
          <w:rFonts w:ascii="Times New Roman" w:eastAsia="Aptos" w:hAnsi="Times New Roman" w:cs="Times New Roman"/>
          <w:sz w:val="24"/>
          <w:szCs w:val="24"/>
        </w:rPr>
        <w:t xml:space="preserve"> piscina e</w:t>
      </w:r>
      <w:r w:rsidR="001B3B1C" w:rsidRPr="00A3036C">
        <w:rPr>
          <w:rFonts w:ascii="Times New Roman" w:eastAsia="Aptos" w:hAnsi="Times New Roman" w:cs="Times New Roman"/>
          <w:sz w:val="24"/>
          <w:szCs w:val="24"/>
        </w:rPr>
        <w:t xml:space="preserve"> deste dia previsto de Sol</w:t>
      </w:r>
      <w:r w:rsidR="00A06728" w:rsidRPr="00A3036C">
        <w:rPr>
          <w:rFonts w:ascii="Times New Roman" w:eastAsia="Aptos" w:hAnsi="Times New Roman" w:cs="Times New Roman"/>
          <w:sz w:val="24"/>
          <w:szCs w:val="24"/>
        </w:rPr>
        <w:t xml:space="preserve"> com </w:t>
      </w:r>
      <w:r w:rsidR="00A06728" w:rsidRPr="00A3036C">
        <w:rPr>
          <w:rFonts w:ascii="Times New Roman" w:eastAsia="Aptos" w:hAnsi="Times New Roman" w:cs="Times New Roman"/>
          <w:i/>
          <w:iCs/>
          <w:sz w:val="24"/>
          <w:szCs w:val="24"/>
        </w:rPr>
        <w:t>céu de brigadeiro</w:t>
      </w:r>
      <w:r w:rsidR="007A13D6" w:rsidRPr="00A3036C">
        <w:rPr>
          <w:rFonts w:ascii="Times New Roman" w:eastAsia="Aptos" w:hAnsi="Times New Roman" w:cs="Times New Roman"/>
          <w:sz w:val="24"/>
          <w:szCs w:val="24"/>
        </w:rPr>
        <w:t>.</w:t>
      </w:r>
      <w:r w:rsidR="00DA46D1" w:rsidRPr="00A3036C">
        <w:rPr>
          <w:rFonts w:ascii="Times New Roman" w:eastAsia="Aptos" w:hAnsi="Times New Roman" w:cs="Times New Roman"/>
          <w:sz w:val="24"/>
          <w:szCs w:val="24"/>
        </w:rPr>
        <w:t xml:space="preserve"> Convite </w:t>
      </w:r>
      <w:r w:rsidR="00D94B40" w:rsidRPr="00A3036C">
        <w:rPr>
          <w:rFonts w:ascii="Times New Roman" w:eastAsia="Aptos" w:hAnsi="Times New Roman" w:cs="Times New Roman"/>
          <w:sz w:val="24"/>
          <w:szCs w:val="24"/>
        </w:rPr>
        <w:t>irrecusável</w:t>
      </w:r>
      <w:r w:rsidR="00A06728" w:rsidRPr="00A3036C">
        <w:rPr>
          <w:rFonts w:ascii="Times New Roman" w:eastAsia="Aptos" w:hAnsi="Times New Roman" w:cs="Times New Roman"/>
          <w:sz w:val="24"/>
          <w:szCs w:val="24"/>
        </w:rPr>
        <w:t xml:space="preserve"> para o casal</w:t>
      </w:r>
      <w:r w:rsidR="002F2C2D" w:rsidRPr="00A3036C">
        <w:rPr>
          <w:rFonts w:ascii="Times New Roman" w:eastAsia="Aptos" w:hAnsi="Times New Roman" w:cs="Times New Roman"/>
          <w:sz w:val="24"/>
          <w:szCs w:val="24"/>
        </w:rPr>
        <w:t>,</w:t>
      </w:r>
      <w:r w:rsidR="00D94B40" w:rsidRPr="00A3036C">
        <w:rPr>
          <w:rFonts w:ascii="Times New Roman" w:eastAsia="Aptos" w:hAnsi="Times New Roman" w:cs="Times New Roman"/>
          <w:sz w:val="24"/>
          <w:szCs w:val="24"/>
        </w:rPr>
        <w:t xml:space="preserve"> tratando-se d</w:t>
      </w:r>
      <w:r w:rsidR="006759FD" w:rsidRPr="00A3036C">
        <w:rPr>
          <w:rFonts w:ascii="Times New Roman" w:eastAsia="Aptos" w:hAnsi="Times New Roman" w:cs="Times New Roman"/>
          <w:sz w:val="24"/>
          <w:szCs w:val="24"/>
        </w:rPr>
        <w:t>e oportunizar novos negócios, assim como</w:t>
      </w:r>
      <w:r w:rsidR="00F82FA9" w:rsidRPr="00A3036C">
        <w:rPr>
          <w:rFonts w:ascii="Times New Roman" w:eastAsia="Aptos" w:hAnsi="Times New Roman" w:cs="Times New Roman"/>
          <w:sz w:val="24"/>
          <w:szCs w:val="24"/>
        </w:rPr>
        <w:t xml:space="preserve"> conhecer os responsáveis pelo Grupo Harrison &amp; Taylor</w:t>
      </w:r>
      <w:r w:rsidR="00F900A1" w:rsidRPr="00A3036C">
        <w:rPr>
          <w:rFonts w:ascii="Times New Roman" w:eastAsia="Aptos" w:hAnsi="Times New Roman" w:cs="Times New Roman"/>
          <w:sz w:val="24"/>
          <w:szCs w:val="24"/>
        </w:rPr>
        <w:t xml:space="preserve">, </w:t>
      </w:r>
      <w:r w:rsidR="000F1B42" w:rsidRPr="00A3036C">
        <w:rPr>
          <w:rFonts w:ascii="Times New Roman" w:eastAsia="Aptos" w:hAnsi="Times New Roman" w:cs="Times New Roman"/>
          <w:sz w:val="24"/>
          <w:szCs w:val="24"/>
        </w:rPr>
        <w:t xml:space="preserve">onde sua filha </w:t>
      </w:r>
      <w:r w:rsidR="00120662" w:rsidRPr="00A3036C">
        <w:rPr>
          <w:rFonts w:ascii="Times New Roman" w:eastAsia="Aptos" w:hAnsi="Times New Roman" w:cs="Times New Roman"/>
          <w:sz w:val="24"/>
          <w:szCs w:val="24"/>
        </w:rPr>
        <w:t>trabalha</w:t>
      </w:r>
      <w:r w:rsidR="00F82FA9" w:rsidRPr="00A3036C">
        <w:rPr>
          <w:rFonts w:ascii="Times New Roman" w:eastAsia="Aptos" w:hAnsi="Times New Roman" w:cs="Times New Roman"/>
          <w:sz w:val="24"/>
          <w:szCs w:val="24"/>
        </w:rPr>
        <w:t>.</w:t>
      </w:r>
    </w:p>
    <w:p w14:paraId="0CBB98C3" w14:textId="4A895EEE" w:rsidR="00934EF8" w:rsidRPr="00A3036C" w:rsidRDefault="006D3D7A"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A</w:t>
      </w:r>
      <w:r w:rsidR="00271DBA" w:rsidRPr="00A3036C">
        <w:rPr>
          <w:rFonts w:ascii="Times New Roman" w:eastAsia="Aptos" w:hAnsi="Times New Roman" w:cs="Times New Roman"/>
          <w:sz w:val="24"/>
          <w:szCs w:val="24"/>
        </w:rPr>
        <w:t>nt</w:t>
      </w:r>
      <w:r w:rsidRPr="00A3036C">
        <w:rPr>
          <w:rFonts w:ascii="Times New Roman" w:eastAsia="Aptos" w:hAnsi="Times New Roman" w:cs="Times New Roman"/>
          <w:sz w:val="24"/>
          <w:szCs w:val="24"/>
        </w:rPr>
        <w:t>o</w:t>
      </w:r>
      <w:r w:rsidR="00271DBA" w:rsidRPr="00A3036C">
        <w:rPr>
          <w:rFonts w:ascii="Times New Roman" w:eastAsia="Aptos" w:hAnsi="Times New Roman" w:cs="Times New Roman"/>
          <w:sz w:val="24"/>
          <w:szCs w:val="24"/>
        </w:rPr>
        <w:t>nelle</w:t>
      </w:r>
      <w:r w:rsidR="00FC0BD0" w:rsidRPr="00A3036C">
        <w:rPr>
          <w:rFonts w:ascii="Times New Roman" w:eastAsia="Aptos" w:hAnsi="Times New Roman" w:cs="Times New Roman"/>
          <w:sz w:val="24"/>
          <w:szCs w:val="24"/>
        </w:rPr>
        <w:t>,</w:t>
      </w:r>
      <w:r w:rsidR="00B839E9" w:rsidRPr="00A3036C">
        <w:rPr>
          <w:rFonts w:ascii="Times New Roman" w:eastAsia="Aptos" w:hAnsi="Times New Roman" w:cs="Times New Roman"/>
          <w:sz w:val="24"/>
          <w:szCs w:val="24"/>
        </w:rPr>
        <w:t xml:space="preserve"> despreocupada</w:t>
      </w:r>
      <w:r w:rsidR="00FC0BD0" w:rsidRPr="00A3036C">
        <w:rPr>
          <w:rFonts w:ascii="Times New Roman" w:eastAsia="Aptos" w:hAnsi="Times New Roman" w:cs="Times New Roman"/>
          <w:sz w:val="24"/>
          <w:szCs w:val="24"/>
        </w:rPr>
        <w:t xml:space="preserve">, se sente </w:t>
      </w:r>
      <w:r w:rsidR="001879C2" w:rsidRPr="00A3036C">
        <w:rPr>
          <w:rFonts w:ascii="Times New Roman" w:eastAsia="Aptos" w:hAnsi="Times New Roman" w:cs="Times New Roman"/>
          <w:sz w:val="24"/>
          <w:szCs w:val="24"/>
        </w:rPr>
        <w:t xml:space="preserve">à vontade </w:t>
      </w:r>
      <w:r w:rsidR="0073553A" w:rsidRPr="00A3036C">
        <w:rPr>
          <w:rFonts w:ascii="Times New Roman" w:eastAsia="Aptos" w:hAnsi="Times New Roman" w:cs="Times New Roman"/>
          <w:sz w:val="24"/>
          <w:szCs w:val="24"/>
        </w:rPr>
        <w:t xml:space="preserve">para continuar a </w:t>
      </w:r>
      <w:r w:rsidR="002F2C2D" w:rsidRPr="00A3036C">
        <w:rPr>
          <w:rFonts w:ascii="Times New Roman" w:eastAsia="Aptos" w:hAnsi="Times New Roman" w:cs="Times New Roman"/>
          <w:sz w:val="24"/>
          <w:szCs w:val="24"/>
        </w:rPr>
        <w:t>compre</w:t>
      </w:r>
      <w:r w:rsidR="0073553A" w:rsidRPr="00A3036C">
        <w:rPr>
          <w:rFonts w:ascii="Times New Roman" w:eastAsia="Aptos" w:hAnsi="Times New Roman" w:cs="Times New Roman"/>
          <w:sz w:val="24"/>
          <w:szCs w:val="24"/>
        </w:rPr>
        <w:t xml:space="preserve">ender </w:t>
      </w:r>
      <w:r w:rsidR="0073553A" w:rsidRPr="00A3036C">
        <w:rPr>
          <w:rFonts w:ascii="Times New Roman" w:eastAsia="Aptos" w:hAnsi="Times New Roman" w:cs="Times New Roman"/>
          <w:i/>
          <w:iCs/>
          <w:sz w:val="24"/>
          <w:szCs w:val="24"/>
        </w:rPr>
        <w:t>o aprendizado da delicadeza</w:t>
      </w:r>
      <w:r w:rsidR="0073553A" w:rsidRPr="00A3036C">
        <w:rPr>
          <w:rFonts w:ascii="Times New Roman" w:eastAsia="Aptos" w:hAnsi="Times New Roman" w:cs="Times New Roman"/>
          <w:sz w:val="24"/>
          <w:szCs w:val="24"/>
        </w:rPr>
        <w:t>.</w:t>
      </w:r>
    </w:p>
    <w:p w14:paraId="102D4AAD" w14:textId="441FA64E" w:rsidR="001A1F5A" w:rsidRPr="00A3036C" w:rsidRDefault="00934EF8"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Todos</w:t>
      </w:r>
      <w:r w:rsidR="004371CE" w:rsidRPr="00A3036C">
        <w:rPr>
          <w:rFonts w:ascii="Times New Roman" w:eastAsia="Aptos" w:hAnsi="Times New Roman" w:cs="Times New Roman"/>
          <w:sz w:val="24"/>
          <w:szCs w:val="24"/>
        </w:rPr>
        <w:t xml:space="preserve"> no espaço </w:t>
      </w:r>
      <w:r w:rsidR="004371CE" w:rsidRPr="00A3036C">
        <w:rPr>
          <w:rFonts w:ascii="Times New Roman" w:eastAsia="Aptos" w:hAnsi="Times New Roman" w:cs="Times New Roman"/>
          <w:b/>
          <w:bCs/>
          <w:sz w:val="24"/>
          <w:szCs w:val="24"/>
        </w:rPr>
        <w:t xml:space="preserve">gourmet </w:t>
      </w:r>
      <w:r w:rsidR="004371CE" w:rsidRPr="00A3036C">
        <w:rPr>
          <w:rFonts w:ascii="Times New Roman" w:eastAsia="Aptos" w:hAnsi="Times New Roman" w:cs="Times New Roman"/>
          <w:sz w:val="24"/>
          <w:szCs w:val="24"/>
        </w:rPr>
        <w:t xml:space="preserve">apreciam as carnes nobres e bebidas de </w:t>
      </w:r>
      <w:r w:rsidR="006D3D7A" w:rsidRPr="00A3036C">
        <w:rPr>
          <w:rFonts w:ascii="Times New Roman" w:eastAsia="Aptos" w:hAnsi="Times New Roman" w:cs="Times New Roman"/>
          <w:sz w:val="24"/>
          <w:szCs w:val="24"/>
        </w:rPr>
        <w:t>eternas</w:t>
      </w:r>
      <w:r w:rsidR="004371CE" w:rsidRPr="00A3036C">
        <w:rPr>
          <w:rFonts w:ascii="Times New Roman" w:eastAsia="Aptos" w:hAnsi="Times New Roman" w:cs="Times New Roman"/>
          <w:sz w:val="24"/>
          <w:szCs w:val="24"/>
        </w:rPr>
        <w:t xml:space="preserve"> procedência</w:t>
      </w:r>
      <w:r w:rsidR="006D3D7A" w:rsidRPr="00A3036C">
        <w:rPr>
          <w:rFonts w:ascii="Times New Roman" w:eastAsia="Aptos" w:hAnsi="Times New Roman" w:cs="Times New Roman"/>
          <w:sz w:val="24"/>
          <w:szCs w:val="24"/>
        </w:rPr>
        <w:t>s</w:t>
      </w:r>
      <w:r w:rsidR="009B36CD" w:rsidRPr="00A3036C">
        <w:rPr>
          <w:rFonts w:ascii="Times New Roman" w:eastAsia="Aptos" w:hAnsi="Times New Roman" w:cs="Times New Roman"/>
          <w:sz w:val="24"/>
          <w:szCs w:val="24"/>
        </w:rPr>
        <w:t xml:space="preserve"> quando os apaixonados, Joph e Michelle</w:t>
      </w:r>
      <w:r w:rsidR="00AF20F1" w:rsidRPr="00A3036C">
        <w:rPr>
          <w:rFonts w:ascii="Times New Roman" w:eastAsia="Aptos" w:hAnsi="Times New Roman" w:cs="Times New Roman"/>
          <w:sz w:val="24"/>
          <w:szCs w:val="24"/>
        </w:rPr>
        <w:t xml:space="preserve">, tomam </w:t>
      </w:r>
      <w:r w:rsidR="00AF20F1" w:rsidRPr="00A3036C">
        <w:rPr>
          <w:rFonts w:ascii="Times New Roman" w:eastAsia="Aptos" w:hAnsi="Times New Roman" w:cs="Times New Roman"/>
          <w:b/>
          <w:bCs/>
          <w:sz w:val="24"/>
          <w:szCs w:val="24"/>
        </w:rPr>
        <w:t xml:space="preserve">drinks </w:t>
      </w:r>
      <w:r w:rsidR="00AF20F1" w:rsidRPr="00A3036C">
        <w:rPr>
          <w:rFonts w:ascii="Times New Roman" w:eastAsia="Aptos" w:hAnsi="Times New Roman" w:cs="Times New Roman"/>
          <w:sz w:val="24"/>
          <w:szCs w:val="24"/>
        </w:rPr>
        <w:t xml:space="preserve">sem </w:t>
      </w:r>
      <w:r w:rsidR="00DA0303" w:rsidRPr="00A3036C">
        <w:rPr>
          <w:rFonts w:ascii="Times New Roman" w:eastAsia="Aptos" w:hAnsi="Times New Roman" w:cs="Times New Roman"/>
          <w:sz w:val="24"/>
          <w:szCs w:val="24"/>
        </w:rPr>
        <w:t>álcool, determinando mais um ponto em comum entre</w:t>
      </w:r>
      <w:r w:rsidR="00D35D03" w:rsidRPr="00A3036C">
        <w:rPr>
          <w:rFonts w:ascii="Times New Roman" w:eastAsia="Aptos" w:hAnsi="Times New Roman" w:cs="Times New Roman"/>
          <w:sz w:val="24"/>
          <w:szCs w:val="24"/>
        </w:rPr>
        <w:t>,</w:t>
      </w:r>
      <w:r w:rsidR="00DA0303" w:rsidRPr="00A3036C">
        <w:rPr>
          <w:rFonts w:ascii="Times New Roman" w:eastAsia="Aptos" w:hAnsi="Times New Roman" w:cs="Times New Roman"/>
          <w:sz w:val="24"/>
          <w:szCs w:val="24"/>
        </w:rPr>
        <w:t xml:space="preserve"> os, prováveis, fut</w:t>
      </w:r>
      <w:r w:rsidR="00762126" w:rsidRPr="00A3036C">
        <w:rPr>
          <w:rFonts w:ascii="Times New Roman" w:eastAsia="Aptos" w:hAnsi="Times New Roman" w:cs="Times New Roman"/>
          <w:sz w:val="24"/>
          <w:szCs w:val="24"/>
        </w:rPr>
        <w:t>uros namorados.</w:t>
      </w:r>
    </w:p>
    <w:p w14:paraId="16A7A5CD" w14:textId="72C43855" w:rsidR="00BD79F1" w:rsidRPr="00A3036C" w:rsidRDefault="005458D7"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Aura</w:t>
      </w:r>
      <w:r w:rsidR="00D85477" w:rsidRPr="00A3036C">
        <w:rPr>
          <w:rFonts w:ascii="Times New Roman" w:eastAsia="Aptos" w:hAnsi="Times New Roman" w:cs="Times New Roman"/>
          <w:sz w:val="24"/>
          <w:szCs w:val="24"/>
        </w:rPr>
        <w:t>s</w:t>
      </w:r>
      <w:r w:rsidRPr="00A3036C">
        <w:rPr>
          <w:rFonts w:ascii="Times New Roman" w:eastAsia="Aptos" w:hAnsi="Times New Roman" w:cs="Times New Roman"/>
          <w:sz w:val="24"/>
          <w:szCs w:val="24"/>
        </w:rPr>
        <w:t xml:space="preserve"> lunar</w:t>
      </w:r>
      <w:r w:rsidR="00D85477" w:rsidRPr="00A3036C">
        <w:rPr>
          <w:rFonts w:ascii="Times New Roman" w:eastAsia="Aptos" w:hAnsi="Times New Roman" w:cs="Times New Roman"/>
          <w:sz w:val="24"/>
          <w:szCs w:val="24"/>
        </w:rPr>
        <w:t>es</w:t>
      </w:r>
      <w:r w:rsidRPr="00A3036C">
        <w:rPr>
          <w:rFonts w:ascii="Times New Roman" w:eastAsia="Aptos" w:hAnsi="Times New Roman" w:cs="Times New Roman"/>
          <w:sz w:val="24"/>
          <w:szCs w:val="24"/>
        </w:rPr>
        <w:t xml:space="preserve"> nas matizes violeta e lilás</w:t>
      </w:r>
      <w:r w:rsidR="00D85477" w:rsidRPr="00A3036C">
        <w:rPr>
          <w:rFonts w:ascii="Times New Roman" w:eastAsia="Aptos" w:hAnsi="Times New Roman" w:cs="Times New Roman"/>
          <w:sz w:val="24"/>
          <w:szCs w:val="24"/>
        </w:rPr>
        <w:t xml:space="preserve"> são perceptíveis</w:t>
      </w:r>
      <w:r w:rsidR="00646173" w:rsidRPr="00A3036C">
        <w:rPr>
          <w:rFonts w:ascii="Times New Roman" w:eastAsia="Aptos" w:hAnsi="Times New Roman" w:cs="Times New Roman"/>
          <w:sz w:val="24"/>
          <w:szCs w:val="24"/>
        </w:rPr>
        <w:t xml:space="preserve"> e chamam a atenção de todos</w:t>
      </w:r>
      <w:r w:rsidR="008764F9" w:rsidRPr="00A3036C">
        <w:rPr>
          <w:rFonts w:ascii="Times New Roman" w:eastAsia="Aptos" w:hAnsi="Times New Roman" w:cs="Times New Roman"/>
          <w:sz w:val="24"/>
          <w:szCs w:val="24"/>
        </w:rPr>
        <w:t xml:space="preserve"> com a recepção de ondas eletromagnéticas</w:t>
      </w:r>
      <w:r w:rsidR="0081086E" w:rsidRPr="00A3036C">
        <w:rPr>
          <w:rFonts w:ascii="Times New Roman" w:eastAsia="Aptos" w:hAnsi="Times New Roman" w:cs="Times New Roman"/>
          <w:sz w:val="24"/>
          <w:szCs w:val="24"/>
        </w:rPr>
        <w:t xml:space="preserve"> benéficas, invadindo seus corações</w:t>
      </w:r>
      <w:r w:rsidR="0089090C" w:rsidRPr="00A3036C">
        <w:rPr>
          <w:rFonts w:ascii="Times New Roman" w:eastAsia="Aptos" w:hAnsi="Times New Roman" w:cs="Times New Roman"/>
          <w:sz w:val="24"/>
          <w:szCs w:val="24"/>
        </w:rPr>
        <w:t xml:space="preserve"> despertos</w:t>
      </w:r>
      <w:r w:rsidR="00FD5F39" w:rsidRPr="00A3036C">
        <w:rPr>
          <w:rFonts w:ascii="Times New Roman" w:eastAsia="Aptos" w:hAnsi="Times New Roman" w:cs="Times New Roman"/>
          <w:sz w:val="24"/>
          <w:szCs w:val="24"/>
        </w:rPr>
        <w:t xml:space="preserve"> e dando </w:t>
      </w:r>
      <w:r w:rsidR="00574D2D" w:rsidRPr="00A3036C">
        <w:rPr>
          <w:rFonts w:ascii="Times New Roman" w:eastAsia="Aptos" w:hAnsi="Times New Roman" w:cs="Times New Roman"/>
          <w:sz w:val="24"/>
          <w:szCs w:val="24"/>
        </w:rPr>
        <w:t>boas-vindas</w:t>
      </w:r>
      <w:r w:rsidR="00FD5F39" w:rsidRPr="00A3036C">
        <w:rPr>
          <w:rFonts w:ascii="Times New Roman" w:eastAsia="Aptos" w:hAnsi="Times New Roman" w:cs="Times New Roman"/>
          <w:sz w:val="24"/>
          <w:szCs w:val="24"/>
        </w:rPr>
        <w:t xml:space="preserve"> para nova Guerreira Dimensional</w:t>
      </w:r>
      <w:r w:rsidR="0089090C" w:rsidRPr="00A3036C">
        <w:rPr>
          <w:rFonts w:ascii="Times New Roman" w:eastAsia="Aptos" w:hAnsi="Times New Roman" w:cs="Times New Roman"/>
          <w:sz w:val="24"/>
          <w:szCs w:val="24"/>
        </w:rPr>
        <w:t>.</w:t>
      </w:r>
      <w:r w:rsidR="00A0558C" w:rsidRPr="00A3036C">
        <w:rPr>
          <w:rFonts w:ascii="Times New Roman" w:eastAsia="Aptos" w:hAnsi="Times New Roman" w:cs="Times New Roman"/>
          <w:sz w:val="24"/>
          <w:szCs w:val="24"/>
        </w:rPr>
        <w:t xml:space="preserve"> </w:t>
      </w:r>
    </w:p>
    <w:p w14:paraId="5CE3F9D4" w14:textId="45A5D194" w:rsidR="00271DBA" w:rsidRPr="00A3036C" w:rsidRDefault="00A0558C"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Michelle</w:t>
      </w:r>
      <w:r w:rsidR="00DA0303" w:rsidRPr="00A3036C">
        <w:rPr>
          <w:rFonts w:ascii="Times New Roman" w:eastAsia="Aptos" w:hAnsi="Times New Roman" w:cs="Times New Roman"/>
          <w:sz w:val="24"/>
          <w:szCs w:val="24"/>
        </w:rPr>
        <w:t xml:space="preserve"> </w:t>
      </w:r>
      <w:r w:rsidR="00663CE6" w:rsidRPr="00A3036C">
        <w:rPr>
          <w:rFonts w:ascii="Times New Roman" w:eastAsia="Aptos" w:hAnsi="Times New Roman" w:cs="Times New Roman"/>
          <w:sz w:val="24"/>
          <w:szCs w:val="24"/>
        </w:rPr>
        <w:t>experenci</w:t>
      </w:r>
      <w:r w:rsidR="005913E9" w:rsidRPr="00A3036C">
        <w:rPr>
          <w:rFonts w:ascii="Times New Roman" w:eastAsia="Aptos" w:hAnsi="Times New Roman" w:cs="Times New Roman"/>
          <w:sz w:val="24"/>
          <w:szCs w:val="24"/>
        </w:rPr>
        <w:t xml:space="preserve">a, </w:t>
      </w:r>
      <w:r w:rsidR="001F00C0" w:rsidRPr="00A3036C">
        <w:rPr>
          <w:rFonts w:ascii="Times New Roman" w:eastAsia="Aptos" w:hAnsi="Times New Roman" w:cs="Times New Roman"/>
          <w:sz w:val="24"/>
          <w:szCs w:val="24"/>
        </w:rPr>
        <w:t>invadida pela energia da Fonte</w:t>
      </w:r>
      <w:r w:rsidR="00663CE6" w:rsidRPr="00A3036C">
        <w:rPr>
          <w:rFonts w:ascii="Times New Roman" w:eastAsia="Aptos" w:hAnsi="Times New Roman" w:cs="Times New Roman"/>
          <w:sz w:val="24"/>
          <w:szCs w:val="24"/>
        </w:rPr>
        <w:t xml:space="preserve"> de Criação Universal</w:t>
      </w:r>
      <w:r w:rsidR="005913E9" w:rsidRPr="00A3036C">
        <w:rPr>
          <w:rFonts w:ascii="Times New Roman" w:eastAsia="Aptos" w:hAnsi="Times New Roman" w:cs="Times New Roman"/>
          <w:sz w:val="24"/>
          <w:szCs w:val="24"/>
        </w:rPr>
        <w:t xml:space="preserve">, </w:t>
      </w:r>
      <w:r w:rsidR="009C4BEF" w:rsidRPr="00A3036C">
        <w:rPr>
          <w:rFonts w:ascii="Times New Roman" w:eastAsia="Aptos" w:hAnsi="Times New Roman" w:cs="Times New Roman"/>
          <w:sz w:val="24"/>
          <w:szCs w:val="24"/>
        </w:rPr>
        <w:t>sensações indescritívei</w:t>
      </w:r>
      <w:r w:rsidR="00C85771" w:rsidRPr="00A3036C">
        <w:rPr>
          <w:rFonts w:ascii="Times New Roman" w:eastAsia="Aptos" w:hAnsi="Times New Roman" w:cs="Times New Roman"/>
          <w:sz w:val="24"/>
          <w:szCs w:val="24"/>
        </w:rPr>
        <w:t xml:space="preserve">s </w:t>
      </w:r>
      <w:r w:rsidR="00DE33F5" w:rsidRPr="00A3036C">
        <w:rPr>
          <w:rFonts w:ascii="Times New Roman" w:eastAsia="Aptos" w:hAnsi="Times New Roman" w:cs="Times New Roman"/>
          <w:sz w:val="24"/>
          <w:szCs w:val="24"/>
        </w:rPr>
        <w:t>pelas frequências</w:t>
      </w:r>
      <w:r w:rsidR="005E71E8" w:rsidRPr="00A3036C">
        <w:rPr>
          <w:rFonts w:ascii="Times New Roman" w:eastAsia="Aptos" w:hAnsi="Times New Roman" w:cs="Times New Roman"/>
          <w:sz w:val="24"/>
          <w:szCs w:val="24"/>
        </w:rPr>
        <w:t xml:space="preserve"> energéticas alteadas</w:t>
      </w:r>
      <w:r w:rsidR="00177ED0" w:rsidRPr="00A3036C">
        <w:rPr>
          <w:rFonts w:ascii="Times New Roman" w:eastAsia="Aptos" w:hAnsi="Times New Roman" w:cs="Times New Roman"/>
          <w:sz w:val="24"/>
          <w:szCs w:val="24"/>
        </w:rPr>
        <w:t>, responsáveis pela imersão de seu Eu Superior</w:t>
      </w:r>
      <w:r w:rsidR="00243B0A" w:rsidRPr="00A3036C">
        <w:rPr>
          <w:rFonts w:ascii="Times New Roman" w:eastAsia="Aptos" w:hAnsi="Times New Roman" w:cs="Times New Roman"/>
          <w:sz w:val="24"/>
          <w:szCs w:val="24"/>
        </w:rPr>
        <w:t xml:space="preserve">. </w:t>
      </w:r>
      <w:r w:rsidR="006D3D7A" w:rsidRPr="00A3036C">
        <w:rPr>
          <w:rFonts w:ascii="Times New Roman" w:eastAsia="Aptos" w:hAnsi="Times New Roman" w:cs="Times New Roman"/>
          <w:sz w:val="24"/>
          <w:szCs w:val="24"/>
        </w:rPr>
        <w:t>A</w:t>
      </w:r>
      <w:r w:rsidR="008C0003" w:rsidRPr="00A3036C">
        <w:rPr>
          <w:rFonts w:ascii="Times New Roman" w:eastAsia="Aptos" w:hAnsi="Times New Roman" w:cs="Times New Roman"/>
          <w:sz w:val="24"/>
          <w:szCs w:val="24"/>
        </w:rPr>
        <w:t>nt</w:t>
      </w:r>
      <w:r w:rsidR="006D3D7A" w:rsidRPr="00A3036C">
        <w:rPr>
          <w:rFonts w:ascii="Times New Roman" w:eastAsia="Aptos" w:hAnsi="Times New Roman" w:cs="Times New Roman"/>
          <w:sz w:val="24"/>
          <w:szCs w:val="24"/>
        </w:rPr>
        <w:t>o</w:t>
      </w:r>
      <w:r w:rsidR="008C0003" w:rsidRPr="00A3036C">
        <w:rPr>
          <w:rFonts w:ascii="Times New Roman" w:eastAsia="Aptos" w:hAnsi="Times New Roman" w:cs="Times New Roman"/>
          <w:sz w:val="24"/>
          <w:szCs w:val="24"/>
        </w:rPr>
        <w:t>nelle tem a certeza de estar com as pessoas</w:t>
      </w:r>
      <w:r w:rsidR="008F3B44" w:rsidRPr="00A3036C">
        <w:rPr>
          <w:rFonts w:ascii="Times New Roman" w:eastAsia="Aptos" w:hAnsi="Times New Roman" w:cs="Times New Roman"/>
          <w:sz w:val="24"/>
          <w:szCs w:val="24"/>
        </w:rPr>
        <w:t xml:space="preserve"> e</w:t>
      </w:r>
      <w:r w:rsidR="002458FC" w:rsidRPr="00A3036C">
        <w:rPr>
          <w:rFonts w:ascii="Times New Roman" w:eastAsia="Aptos" w:hAnsi="Times New Roman" w:cs="Times New Roman"/>
          <w:sz w:val="24"/>
          <w:szCs w:val="24"/>
        </w:rPr>
        <w:t xml:space="preserve"> no lugar certo</w:t>
      </w:r>
      <w:r w:rsidR="000821FE" w:rsidRPr="00A3036C">
        <w:rPr>
          <w:rFonts w:ascii="Times New Roman" w:eastAsia="Aptos" w:hAnsi="Times New Roman" w:cs="Times New Roman"/>
          <w:sz w:val="24"/>
          <w:szCs w:val="24"/>
        </w:rPr>
        <w:t>s</w:t>
      </w:r>
      <w:r w:rsidR="00760EFD" w:rsidRPr="00A3036C">
        <w:rPr>
          <w:rFonts w:ascii="Times New Roman" w:eastAsia="Aptos" w:hAnsi="Times New Roman" w:cs="Times New Roman"/>
          <w:sz w:val="24"/>
          <w:szCs w:val="24"/>
        </w:rPr>
        <w:t xml:space="preserve"> para compreender o processo evolutivo da humanidade</w:t>
      </w:r>
      <w:r w:rsidR="009D4415" w:rsidRPr="00A3036C">
        <w:rPr>
          <w:rFonts w:ascii="Times New Roman" w:eastAsia="Aptos" w:hAnsi="Times New Roman" w:cs="Times New Roman"/>
          <w:sz w:val="24"/>
          <w:szCs w:val="24"/>
        </w:rPr>
        <w:t xml:space="preserve"> na</w:t>
      </w:r>
      <w:r w:rsidR="00D21EF8" w:rsidRPr="00A3036C">
        <w:rPr>
          <w:rFonts w:ascii="Times New Roman" w:eastAsia="Aptos" w:hAnsi="Times New Roman" w:cs="Times New Roman"/>
          <w:sz w:val="24"/>
          <w:szCs w:val="24"/>
        </w:rPr>
        <w:t>, irreversível</w:t>
      </w:r>
      <w:r w:rsidR="0059581A" w:rsidRPr="00A3036C">
        <w:rPr>
          <w:rFonts w:ascii="Times New Roman" w:eastAsia="Aptos" w:hAnsi="Times New Roman" w:cs="Times New Roman"/>
          <w:sz w:val="24"/>
          <w:szCs w:val="24"/>
        </w:rPr>
        <w:t>,</w:t>
      </w:r>
      <w:r w:rsidR="009D4415" w:rsidRPr="00A3036C">
        <w:rPr>
          <w:rFonts w:ascii="Times New Roman" w:eastAsia="Aptos" w:hAnsi="Times New Roman" w:cs="Times New Roman"/>
          <w:sz w:val="24"/>
          <w:szCs w:val="24"/>
        </w:rPr>
        <w:t xml:space="preserve"> transição </w:t>
      </w:r>
      <w:r w:rsidR="00D21EF8" w:rsidRPr="00A3036C">
        <w:rPr>
          <w:rFonts w:ascii="Times New Roman" w:eastAsia="Aptos" w:hAnsi="Times New Roman" w:cs="Times New Roman"/>
          <w:sz w:val="24"/>
          <w:szCs w:val="24"/>
        </w:rPr>
        <w:t>do orbe</w:t>
      </w:r>
      <w:r w:rsidR="005E71E8" w:rsidRPr="00A3036C">
        <w:rPr>
          <w:rFonts w:ascii="Times New Roman" w:eastAsia="Aptos" w:hAnsi="Times New Roman" w:cs="Times New Roman"/>
          <w:sz w:val="24"/>
          <w:szCs w:val="24"/>
        </w:rPr>
        <w:t xml:space="preserve"> </w:t>
      </w:r>
      <w:r w:rsidR="0059581A" w:rsidRPr="00A3036C">
        <w:rPr>
          <w:rFonts w:ascii="Times New Roman" w:eastAsia="Aptos" w:hAnsi="Times New Roman" w:cs="Times New Roman"/>
          <w:sz w:val="24"/>
          <w:szCs w:val="24"/>
        </w:rPr>
        <w:t xml:space="preserve">para caminhada do </w:t>
      </w:r>
      <w:r w:rsidR="0059581A" w:rsidRPr="00A3036C">
        <w:rPr>
          <w:rFonts w:ascii="Times New Roman" w:eastAsia="Aptos" w:hAnsi="Times New Roman" w:cs="Times New Roman"/>
          <w:i/>
          <w:iCs/>
          <w:sz w:val="24"/>
          <w:szCs w:val="24"/>
        </w:rPr>
        <w:t xml:space="preserve">quinto </w:t>
      </w:r>
      <w:r w:rsidR="0059581A" w:rsidRPr="00A3036C">
        <w:rPr>
          <w:rFonts w:ascii="Times New Roman" w:eastAsia="Aptos" w:hAnsi="Times New Roman" w:cs="Times New Roman"/>
          <w:sz w:val="24"/>
          <w:szCs w:val="24"/>
        </w:rPr>
        <w:t xml:space="preserve">ao </w:t>
      </w:r>
      <w:r w:rsidR="00713396" w:rsidRPr="00A3036C">
        <w:rPr>
          <w:rFonts w:ascii="Times New Roman" w:eastAsia="Aptos" w:hAnsi="Times New Roman" w:cs="Times New Roman"/>
          <w:i/>
          <w:iCs/>
          <w:sz w:val="24"/>
          <w:szCs w:val="24"/>
        </w:rPr>
        <w:t>décimo segundo planos terráqueos</w:t>
      </w:r>
      <w:r w:rsidR="000F6004" w:rsidRPr="00A3036C">
        <w:rPr>
          <w:rFonts w:ascii="Times New Roman" w:eastAsia="Aptos" w:hAnsi="Times New Roman" w:cs="Times New Roman"/>
          <w:sz w:val="24"/>
          <w:szCs w:val="24"/>
        </w:rPr>
        <w:t>, a ser e</w:t>
      </w:r>
      <w:r w:rsidR="004E5F85" w:rsidRPr="00A3036C">
        <w:rPr>
          <w:rFonts w:ascii="Times New Roman" w:eastAsia="Aptos" w:hAnsi="Times New Roman" w:cs="Times New Roman"/>
          <w:sz w:val="24"/>
          <w:szCs w:val="24"/>
        </w:rPr>
        <w:t xml:space="preserve">xperenciada em </w:t>
      </w:r>
      <w:r w:rsidR="004E5F85" w:rsidRPr="00A3036C">
        <w:rPr>
          <w:rFonts w:ascii="Times New Roman" w:eastAsia="Aptos" w:hAnsi="Times New Roman" w:cs="Times New Roman"/>
          <w:b/>
          <w:bCs/>
          <w:sz w:val="24"/>
          <w:szCs w:val="24"/>
        </w:rPr>
        <w:t>Evoluirejá</w:t>
      </w:r>
      <w:r w:rsidR="00074FA0" w:rsidRPr="00A3036C">
        <w:rPr>
          <w:rFonts w:ascii="Times New Roman" w:eastAsia="Aptos" w:hAnsi="Times New Roman" w:cs="Times New Roman"/>
          <w:sz w:val="24"/>
          <w:szCs w:val="24"/>
        </w:rPr>
        <w:t>.</w:t>
      </w:r>
    </w:p>
    <w:p w14:paraId="39135474" w14:textId="2DBE0F60" w:rsidR="00CD6813" w:rsidRPr="00A3036C" w:rsidRDefault="00FA299C" w:rsidP="007A416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Intensidade das cores lilás, feminino</w:t>
      </w:r>
      <w:r w:rsidR="00F36D24"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e violeta, masculino, </w:t>
      </w:r>
      <w:r w:rsidR="00F36D24" w:rsidRPr="00A3036C">
        <w:rPr>
          <w:rFonts w:ascii="Times New Roman" w:eastAsia="Aptos" w:hAnsi="Times New Roman" w:cs="Times New Roman"/>
          <w:sz w:val="24"/>
          <w:szCs w:val="24"/>
        </w:rPr>
        <w:t>vistas pelos presente</w:t>
      </w:r>
      <w:r w:rsidR="00941AFF" w:rsidRPr="00A3036C">
        <w:rPr>
          <w:rFonts w:ascii="Times New Roman" w:eastAsia="Aptos" w:hAnsi="Times New Roman" w:cs="Times New Roman"/>
          <w:sz w:val="24"/>
          <w:szCs w:val="24"/>
        </w:rPr>
        <w:t>s, invadem seus corações e anunciam</w:t>
      </w:r>
      <w:r w:rsidR="00BB2A9E" w:rsidRPr="00A3036C">
        <w:rPr>
          <w:rFonts w:ascii="Times New Roman" w:eastAsia="Aptos" w:hAnsi="Times New Roman" w:cs="Times New Roman"/>
          <w:sz w:val="24"/>
          <w:szCs w:val="24"/>
        </w:rPr>
        <w:t xml:space="preserve"> </w:t>
      </w:r>
      <w:r w:rsidR="00BB2A9E" w:rsidRPr="00A3036C">
        <w:rPr>
          <w:rFonts w:ascii="Times New Roman" w:eastAsia="Aptos" w:hAnsi="Times New Roman" w:cs="Times New Roman"/>
          <w:i/>
          <w:iCs/>
          <w:sz w:val="24"/>
          <w:szCs w:val="24"/>
        </w:rPr>
        <w:t>telepatizações</w:t>
      </w:r>
      <w:r w:rsidR="00013A21" w:rsidRPr="00A3036C">
        <w:rPr>
          <w:rFonts w:ascii="Times New Roman" w:eastAsia="Aptos" w:hAnsi="Times New Roman" w:cs="Times New Roman"/>
          <w:sz w:val="24"/>
          <w:szCs w:val="24"/>
        </w:rPr>
        <w:t xml:space="preserve"> d</w:t>
      </w:r>
      <w:r w:rsidR="006D3D7A" w:rsidRPr="00A3036C">
        <w:rPr>
          <w:rFonts w:ascii="Times New Roman" w:eastAsia="Aptos" w:hAnsi="Times New Roman" w:cs="Times New Roman"/>
          <w:sz w:val="24"/>
          <w:szCs w:val="24"/>
        </w:rPr>
        <w:t>e</w:t>
      </w:r>
      <w:r w:rsidR="00013A21" w:rsidRPr="00A3036C">
        <w:rPr>
          <w:rFonts w:ascii="Times New Roman" w:eastAsia="Aptos" w:hAnsi="Times New Roman" w:cs="Times New Roman"/>
          <w:sz w:val="24"/>
          <w:szCs w:val="24"/>
        </w:rPr>
        <w:t xml:space="preserve"> representantes, Fértilles e Germanos,</w:t>
      </w:r>
      <w:r w:rsidR="00A43254" w:rsidRPr="00A3036C">
        <w:rPr>
          <w:rFonts w:ascii="Times New Roman" w:eastAsia="Aptos" w:hAnsi="Times New Roman" w:cs="Times New Roman"/>
          <w:sz w:val="24"/>
          <w:szCs w:val="24"/>
        </w:rPr>
        <w:t xml:space="preserve"> do casal criador</w:t>
      </w:r>
      <w:r w:rsidR="00DA029C" w:rsidRPr="00A3036C">
        <w:rPr>
          <w:rFonts w:ascii="Times New Roman" w:eastAsia="Aptos" w:hAnsi="Times New Roman" w:cs="Times New Roman"/>
          <w:sz w:val="24"/>
          <w:szCs w:val="24"/>
        </w:rPr>
        <w:t>, aqui, conhecido como SEU — Soberana Energia Universal.</w:t>
      </w:r>
      <w:r w:rsidR="00E9351A" w:rsidRPr="00A3036C">
        <w:rPr>
          <w:rFonts w:ascii="Times New Roman" w:eastAsia="Aptos" w:hAnsi="Times New Roman" w:cs="Times New Roman"/>
          <w:sz w:val="24"/>
          <w:szCs w:val="24"/>
        </w:rPr>
        <w:t xml:space="preserve"> Impacto </w:t>
      </w:r>
      <w:r w:rsidR="002C0984" w:rsidRPr="00A3036C">
        <w:rPr>
          <w:rFonts w:ascii="Times New Roman" w:eastAsia="Aptos" w:hAnsi="Times New Roman" w:cs="Times New Roman"/>
          <w:sz w:val="24"/>
          <w:szCs w:val="24"/>
        </w:rPr>
        <w:t xml:space="preserve">sensorial </w:t>
      </w:r>
      <w:r w:rsidR="00AB6149" w:rsidRPr="00A3036C">
        <w:rPr>
          <w:rFonts w:ascii="Times New Roman" w:eastAsia="Aptos" w:hAnsi="Times New Roman" w:cs="Times New Roman"/>
          <w:sz w:val="24"/>
          <w:szCs w:val="24"/>
        </w:rPr>
        <w:t>n</w:t>
      </w:r>
      <w:r w:rsidR="00E9351A" w:rsidRPr="00A3036C">
        <w:rPr>
          <w:rFonts w:ascii="Times New Roman" w:eastAsia="Aptos" w:hAnsi="Times New Roman" w:cs="Times New Roman"/>
          <w:sz w:val="24"/>
          <w:szCs w:val="24"/>
        </w:rPr>
        <w:t xml:space="preserve">os Guerreiros Dimensionais </w:t>
      </w:r>
      <w:r w:rsidR="00AB6149" w:rsidRPr="00A3036C">
        <w:rPr>
          <w:rFonts w:ascii="Times New Roman" w:eastAsia="Aptos" w:hAnsi="Times New Roman" w:cs="Times New Roman"/>
          <w:sz w:val="24"/>
          <w:szCs w:val="24"/>
        </w:rPr>
        <w:t>testemunha uma realidade</w:t>
      </w:r>
      <w:r w:rsidR="00E9351A" w:rsidRPr="00A3036C">
        <w:rPr>
          <w:rFonts w:ascii="Times New Roman" w:eastAsia="Aptos" w:hAnsi="Times New Roman" w:cs="Times New Roman"/>
          <w:sz w:val="24"/>
          <w:szCs w:val="24"/>
        </w:rPr>
        <w:t xml:space="preserve"> </w:t>
      </w:r>
      <w:r w:rsidR="00C96E86" w:rsidRPr="00A3036C">
        <w:rPr>
          <w:rFonts w:ascii="Times New Roman" w:eastAsia="Aptos" w:hAnsi="Times New Roman" w:cs="Times New Roman"/>
          <w:sz w:val="24"/>
          <w:szCs w:val="24"/>
        </w:rPr>
        <w:t>insólit</w:t>
      </w:r>
      <w:r w:rsidR="00AB6149" w:rsidRPr="00A3036C">
        <w:rPr>
          <w:rFonts w:ascii="Times New Roman" w:eastAsia="Aptos" w:hAnsi="Times New Roman" w:cs="Times New Roman"/>
          <w:sz w:val="24"/>
          <w:szCs w:val="24"/>
        </w:rPr>
        <w:t>a</w:t>
      </w:r>
      <w:r w:rsidR="00F029AC" w:rsidRPr="00A3036C">
        <w:rPr>
          <w:rFonts w:ascii="Times New Roman" w:eastAsia="Aptos" w:hAnsi="Times New Roman" w:cs="Times New Roman"/>
          <w:sz w:val="24"/>
          <w:szCs w:val="24"/>
        </w:rPr>
        <w:t xml:space="preserve"> </w:t>
      </w:r>
      <w:r w:rsidR="008B4DE8" w:rsidRPr="00A3036C">
        <w:rPr>
          <w:rFonts w:ascii="Times New Roman" w:eastAsia="Aptos" w:hAnsi="Times New Roman" w:cs="Times New Roman"/>
          <w:sz w:val="24"/>
          <w:szCs w:val="24"/>
        </w:rPr>
        <w:t xml:space="preserve">ao serem </w:t>
      </w:r>
      <w:r w:rsidR="00F029AC" w:rsidRPr="00A3036C">
        <w:rPr>
          <w:rFonts w:ascii="Times New Roman" w:eastAsia="Aptos" w:hAnsi="Times New Roman" w:cs="Times New Roman"/>
          <w:sz w:val="24"/>
          <w:szCs w:val="24"/>
        </w:rPr>
        <w:t>t</w:t>
      </w:r>
      <w:r w:rsidR="00DE73D3" w:rsidRPr="00A3036C">
        <w:rPr>
          <w:rFonts w:ascii="Times New Roman" w:eastAsia="Aptos" w:hAnsi="Times New Roman" w:cs="Times New Roman"/>
          <w:sz w:val="24"/>
          <w:szCs w:val="24"/>
        </w:rPr>
        <w:t>eletransportad</w:t>
      </w:r>
      <w:r w:rsidR="00C91A13" w:rsidRPr="00A3036C">
        <w:rPr>
          <w:rFonts w:ascii="Times New Roman" w:eastAsia="Aptos" w:hAnsi="Times New Roman" w:cs="Times New Roman"/>
          <w:sz w:val="24"/>
          <w:szCs w:val="24"/>
        </w:rPr>
        <w:t>os</w:t>
      </w:r>
      <w:r w:rsidR="00DE73D3" w:rsidRPr="00A3036C">
        <w:rPr>
          <w:rFonts w:ascii="Times New Roman" w:eastAsia="Aptos" w:hAnsi="Times New Roman" w:cs="Times New Roman"/>
          <w:sz w:val="24"/>
          <w:szCs w:val="24"/>
        </w:rPr>
        <w:t xml:space="preserve"> para a Casa de Vidro na Fazenda Araruama</w:t>
      </w:r>
      <w:r w:rsidR="001704B0" w:rsidRPr="00A3036C">
        <w:rPr>
          <w:rFonts w:ascii="Times New Roman" w:eastAsia="Aptos" w:hAnsi="Times New Roman" w:cs="Times New Roman"/>
          <w:sz w:val="24"/>
          <w:szCs w:val="24"/>
        </w:rPr>
        <w:t>.</w:t>
      </w:r>
      <w:r w:rsidR="00DE73D3" w:rsidRPr="00A3036C">
        <w:rPr>
          <w:rFonts w:ascii="Times New Roman" w:eastAsia="Aptos" w:hAnsi="Times New Roman" w:cs="Times New Roman"/>
          <w:sz w:val="24"/>
          <w:szCs w:val="24"/>
        </w:rPr>
        <w:t xml:space="preserve"> </w:t>
      </w:r>
      <w:r w:rsidR="001704B0" w:rsidRPr="00A3036C">
        <w:rPr>
          <w:rFonts w:ascii="Times New Roman" w:eastAsia="Aptos" w:hAnsi="Times New Roman" w:cs="Times New Roman"/>
          <w:sz w:val="24"/>
          <w:szCs w:val="24"/>
        </w:rPr>
        <w:t xml:space="preserve">Local </w:t>
      </w:r>
      <w:r w:rsidR="00DE73D3" w:rsidRPr="00A3036C">
        <w:rPr>
          <w:rFonts w:ascii="Times New Roman" w:eastAsia="Aptos" w:hAnsi="Times New Roman" w:cs="Times New Roman"/>
          <w:sz w:val="24"/>
          <w:szCs w:val="24"/>
        </w:rPr>
        <w:t>onde e</w:t>
      </w:r>
      <w:r w:rsidR="00336D4E" w:rsidRPr="00A3036C">
        <w:rPr>
          <w:rFonts w:ascii="Times New Roman" w:eastAsia="Aptos" w:hAnsi="Times New Roman" w:cs="Times New Roman"/>
          <w:sz w:val="24"/>
          <w:szCs w:val="24"/>
        </w:rPr>
        <w:t>stas conexões estelares se iniciaram</w:t>
      </w:r>
      <w:r w:rsidR="001704B0" w:rsidRPr="00A3036C">
        <w:rPr>
          <w:rFonts w:ascii="Times New Roman" w:eastAsia="Aptos" w:hAnsi="Times New Roman" w:cs="Times New Roman"/>
          <w:sz w:val="24"/>
          <w:szCs w:val="24"/>
        </w:rPr>
        <w:t>,</w:t>
      </w:r>
      <w:r w:rsidR="00104418" w:rsidRPr="00A3036C">
        <w:rPr>
          <w:rFonts w:ascii="Times New Roman" w:eastAsia="Aptos" w:hAnsi="Times New Roman" w:cs="Times New Roman"/>
          <w:sz w:val="24"/>
          <w:szCs w:val="24"/>
        </w:rPr>
        <w:t xml:space="preserve"> melhor, se concretizaram </w:t>
      </w:r>
      <w:r w:rsidR="008D5A28" w:rsidRPr="00A3036C">
        <w:rPr>
          <w:rFonts w:ascii="Times New Roman" w:eastAsia="Aptos" w:hAnsi="Times New Roman" w:cs="Times New Roman"/>
          <w:sz w:val="24"/>
          <w:szCs w:val="24"/>
        </w:rPr>
        <w:t>durante</w:t>
      </w:r>
      <w:r w:rsidR="00104418" w:rsidRPr="00A3036C">
        <w:rPr>
          <w:rFonts w:ascii="Times New Roman" w:eastAsia="Aptos" w:hAnsi="Times New Roman" w:cs="Times New Roman"/>
          <w:sz w:val="24"/>
          <w:szCs w:val="24"/>
        </w:rPr>
        <w:t xml:space="preserve"> os tr</w:t>
      </w:r>
      <w:r w:rsidR="00DA6704" w:rsidRPr="00A3036C">
        <w:rPr>
          <w:rFonts w:ascii="Times New Roman" w:eastAsia="Aptos" w:hAnsi="Times New Roman" w:cs="Times New Roman"/>
          <w:sz w:val="24"/>
          <w:szCs w:val="24"/>
        </w:rPr>
        <w:t>ê</w:t>
      </w:r>
      <w:r w:rsidR="00104418" w:rsidRPr="00A3036C">
        <w:rPr>
          <w:rFonts w:ascii="Times New Roman" w:eastAsia="Aptos" w:hAnsi="Times New Roman" w:cs="Times New Roman"/>
          <w:sz w:val="24"/>
          <w:szCs w:val="24"/>
        </w:rPr>
        <w:t>s séculos próximos passado</w:t>
      </w:r>
      <w:r w:rsidR="00DA6704" w:rsidRPr="00A3036C">
        <w:rPr>
          <w:rFonts w:ascii="Times New Roman" w:eastAsia="Aptos" w:hAnsi="Times New Roman" w:cs="Times New Roman"/>
          <w:sz w:val="24"/>
          <w:szCs w:val="24"/>
        </w:rPr>
        <w:t>s</w:t>
      </w:r>
      <w:r w:rsidR="005970CC" w:rsidRPr="00A3036C">
        <w:rPr>
          <w:rFonts w:ascii="Times New Roman" w:eastAsia="Aptos" w:hAnsi="Times New Roman" w:cs="Times New Roman"/>
          <w:sz w:val="24"/>
          <w:szCs w:val="24"/>
        </w:rPr>
        <w:t>.</w:t>
      </w:r>
      <w:r w:rsidR="00C91A13" w:rsidRPr="00A3036C">
        <w:rPr>
          <w:rFonts w:ascii="Times New Roman" w:eastAsia="Aptos" w:hAnsi="Times New Roman" w:cs="Times New Roman"/>
          <w:sz w:val="24"/>
          <w:szCs w:val="24"/>
        </w:rPr>
        <w:t xml:space="preserve"> Harrison, Taylor e Agregados enverga</w:t>
      </w:r>
      <w:r w:rsidR="003B2B00" w:rsidRPr="00A3036C">
        <w:rPr>
          <w:rFonts w:ascii="Times New Roman" w:eastAsia="Aptos" w:hAnsi="Times New Roman" w:cs="Times New Roman"/>
          <w:sz w:val="24"/>
          <w:szCs w:val="24"/>
        </w:rPr>
        <w:t>m</w:t>
      </w:r>
      <w:r w:rsidR="008B4DE8" w:rsidRPr="00A3036C">
        <w:rPr>
          <w:rFonts w:ascii="Times New Roman" w:eastAsia="Aptos" w:hAnsi="Times New Roman" w:cs="Times New Roman"/>
          <w:sz w:val="24"/>
          <w:szCs w:val="24"/>
        </w:rPr>
        <w:t>, à</w:t>
      </w:r>
      <w:r w:rsidR="001704B0" w:rsidRPr="00A3036C">
        <w:rPr>
          <w:rFonts w:ascii="Times New Roman" w:eastAsia="Aptos" w:hAnsi="Times New Roman" w:cs="Times New Roman"/>
          <w:sz w:val="24"/>
          <w:szCs w:val="24"/>
        </w:rPr>
        <w:t>s</w:t>
      </w:r>
      <w:r w:rsidR="008B4DE8" w:rsidRPr="00A3036C">
        <w:rPr>
          <w:rFonts w:ascii="Times New Roman" w:eastAsia="Aptos" w:hAnsi="Times New Roman" w:cs="Times New Roman"/>
          <w:sz w:val="24"/>
          <w:szCs w:val="24"/>
        </w:rPr>
        <w:t xml:space="preserve"> época</w:t>
      </w:r>
      <w:r w:rsidR="001704B0" w:rsidRPr="00A3036C">
        <w:rPr>
          <w:rFonts w:ascii="Times New Roman" w:eastAsia="Aptos" w:hAnsi="Times New Roman" w:cs="Times New Roman"/>
          <w:sz w:val="24"/>
          <w:szCs w:val="24"/>
        </w:rPr>
        <w:t>s</w:t>
      </w:r>
      <w:r w:rsidR="008F3B44" w:rsidRPr="00A3036C">
        <w:rPr>
          <w:rFonts w:ascii="Times New Roman" w:eastAsia="Aptos" w:hAnsi="Times New Roman" w:cs="Times New Roman"/>
          <w:sz w:val="24"/>
          <w:szCs w:val="24"/>
        </w:rPr>
        <w:t>,</w:t>
      </w:r>
      <w:r w:rsidR="00B234DA" w:rsidRPr="00A3036C">
        <w:rPr>
          <w:rFonts w:ascii="Times New Roman" w:eastAsia="Aptos" w:hAnsi="Times New Roman" w:cs="Times New Roman"/>
          <w:sz w:val="24"/>
          <w:szCs w:val="24"/>
        </w:rPr>
        <w:t xml:space="preserve"> a </w:t>
      </w:r>
      <w:r w:rsidR="001565EB" w:rsidRPr="00A3036C">
        <w:rPr>
          <w:rFonts w:ascii="Times New Roman" w:eastAsia="Aptos" w:hAnsi="Times New Roman" w:cs="Times New Roman"/>
          <w:sz w:val="24"/>
          <w:szCs w:val="24"/>
        </w:rPr>
        <w:t>filosofi</w:t>
      </w:r>
      <w:r w:rsidR="00B234DA" w:rsidRPr="00A3036C">
        <w:rPr>
          <w:rFonts w:ascii="Times New Roman" w:eastAsia="Aptos" w:hAnsi="Times New Roman" w:cs="Times New Roman"/>
          <w:sz w:val="24"/>
          <w:szCs w:val="24"/>
        </w:rPr>
        <w:t>a</w:t>
      </w:r>
      <w:r w:rsidR="00DC1ECA" w:rsidRPr="00A3036C">
        <w:rPr>
          <w:rFonts w:ascii="Times New Roman" w:eastAsia="Aptos" w:hAnsi="Times New Roman" w:cs="Times New Roman"/>
          <w:sz w:val="24"/>
          <w:szCs w:val="24"/>
        </w:rPr>
        <w:t xml:space="preserve"> </w:t>
      </w:r>
      <w:r w:rsidR="00B234DA" w:rsidRPr="00A3036C">
        <w:rPr>
          <w:rFonts w:ascii="Times New Roman" w:eastAsia="Aptos" w:hAnsi="Times New Roman" w:cs="Times New Roman"/>
          <w:sz w:val="24"/>
          <w:szCs w:val="24"/>
        </w:rPr>
        <w:t>explicitada no primeiro livro</w:t>
      </w:r>
      <w:r w:rsidR="00DC1ECA" w:rsidRPr="00A3036C">
        <w:rPr>
          <w:rFonts w:ascii="Times New Roman" w:eastAsia="Aptos" w:hAnsi="Times New Roman" w:cs="Times New Roman"/>
          <w:sz w:val="24"/>
          <w:szCs w:val="24"/>
        </w:rPr>
        <w:t>:</w:t>
      </w:r>
      <w:r w:rsidR="00B234DA" w:rsidRPr="00A3036C">
        <w:rPr>
          <w:rFonts w:ascii="Times New Roman" w:eastAsia="Aptos" w:hAnsi="Times New Roman" w:cs="Times New Roman"/>
          <w:sz w:val="24"/>
          <w:szCs w:val="24"/>
        </w:rPr>
        <w:t xml:space="preserve"> </w:t>
      </w:r>
      <w:r w:rsidR="00900B29" w:rsidRPr="00A3036C">
        <w:rPr>
          <w:rFonts w:ascii="Times New Roman" w:eastAsia="Aptos" w:hAnsi="Times New Roman" w:cs="Times New Roman"/>
          <w:b/>
          <w:bCs/>
        </w:rPr>
        <w:t>e</w:t>
      </w:r>
      <w:r w:rsidR="00900B29" w:rsidRPr="00A3036C">
        <w:rPr>
          <w:rFonts w:ascii="Times New Roman" w:eastAsia="Aptos" w:hAnsi="Times New Roman" w:cs="Times New Roman"/>
          <w:b/>
          <w:bCs/>
          <w:color w:val="FF0000"/>
        </w:rPr>
        <w:t>X</w:t>
      </w:r>
      <w:r w:rsidR="00900B29" w:rsidRPr="00A3036C">
        <w:rPr>
          <w:rFonts w:ascii="Times New Roman" w:eastAsia="Aptos" w:hAnsi="Times New Roman" w:cs="Times New Roman"/>
          <w:b/>
          <w:bCs/>
        </w:rPr>
        <w:t xml:space="preserve">ilados da </w:t>
      </w:r>
      <w:r w:rsidR="00900B29" w:rsidRPr="00A3036C">
        <w:rPr>
          <w:rFonts w:ascii="Times New Roman" w:eastAsia="Aptos" w:hAnsi="Times New Roman" w:cs="Times New Roman"/>
          <w:b/>
          <w:bCs/>
          <w:color w:val="7030A0"/>
        </w:rPr>
        <w:t>T</w:t>
      </w:r>
      <w:r w:rsidR="00900B29" w:rsidRPr="00A3036C">
        <w:rPr>
          <w:rFonts w:ascii="Times New Roman" w:eastAsia="Aptos" w:hAnsi="Times New Roman" w:cs="Times New Roman"/>
          <w:b/>
          <w:bCs/>
        </w:rPr>
        <w:t xml:space="preserve">erra </w:t>
      </w:r>
      <w:r w:rsidR="00900B29" w:rsidRPr="00A3036C">
        <w:rPr>
          <w:rFonts w:ascii="Times New Roman" w:eastAsia="Aptos" w:hAnsi="Times New Roman" w:cs="Times New Roman"/>
          <w:b/>
          <w:bCs/>
          <w:sz w:val="24"/>
          <w:szCs w:val="24"/>
        </w:rPr>
        <w:t>─</w:t>
      </w:r>
      <w:r w:rsidR="009133FA" w:rsidRPr="00A3036C">
        <w:rPr>
          <w:rFonts w:ascii="Times New Roman" w:eastAsia="Aptos" w:hAnsi="Times New Roman" w:cs="Times New Roman"/>
          <w:b/>
          <w:bCs/>
          <w:sz w:val="24"/>
          <w:szCs w:val="24"/>
        </w:rPr>
        <w:t xml:space="preserve"> a minha raça e humana</w:t>
      </w:r>
      <w:r w:rsidR="00900B29" w:rsidRPr="00A3036C">
        <w:rPr>
          <w:rFonts w:ascii="Times New Roman" w:eastAsia="Aptos" w:hAnsi="Times New Roman" w:cs="Times New Roman"/>
          <w:sz w:val="24"/>
          <w:szCs w:val="24"/>
        </w:rPr>
        <w:t>.</w:t>
      </w:r>
      <w:r w:rsidR="009133FA" w:rsidRPr="00A3036C">
        <w:rPr>
          <w:rFonts w:ascii="Times New Roman" w:eastAsia="Aptos" w:hAnsi="Times New Roman" w:cs="Times New Roman"/>
          <w:sz w:val="24"/>
          <w:szCs w:val="24"/>
        </w:rPr>
        <w:t xml:space="preserve">.. </w:t>
      </w:r>
      <w:r w:rsidR="009133FA" w:rsidRPr="00A3036C">
        <w:rPr>
          <w:rFonts w:ascii="Times New Roman" w:eastAsia="Aptos" w:hAnsi="Times New Roman" w:cs="Times New Roman"/>
          <w:b/>
          <w:bCs/>
          <w:sz w:val="24"/>
          <w:szCs w:val="24"/>
        </w:rPr>
        <w:t>o meu sexo é o amor</w:t>
      </w:r>
      <w:r w:rsidR="009133FA" w:rsidRPr="00A3036C">
        <w:rPr>
          <w:rFonts w:ascii="Times New Roman" w:eastAsia="Aptos" w:hAnsi="Times New Roman" w:cs="Times New Roman"/>
          <w:sz w:val="24"/>
          <w:szCs w:val="24"/>
        </w:rPr>
        <w:t>.</w:t>
      </w:r>
      <w:r w:rsidR="00A33A40" w:rsidRPr="00A3036C">
        <w:rPr>
          <w:rFonts w:ascii="Times New Roman" w:eastAsia="Aptos" w:hAnsi="Times New Roman" w:cs="Times New Roman"/>
          <w:sz w:val="24"/>
          <w:szCs w:val="24"/>
        </w:rPr>
        <w:t xml:space="preserve">.. </w:t>
      </w:r>
      <w:r w:rsidR="00A33A40" w:rsidRPr="00A3036C">
        <w:rPr>
          <w:rFonts w:ascii="Times New Roman" w:eastAsia="Aptos" w:hAnsi="Times New Roman" w:cs="Times New Roman"/>
          <w:b/>
          <w:bCs/>
          <w:sz w:val="24"/>
          <w:szCs w:val="24"/>
        </w:rPr>
        <w:t>a minha religião é a caridade</w:t>
      </w:r>
      <w:r w:rsidR="009133FA" w:rsidRPr="00A3036C">
        <w:rPr>
          <w:rFonts w:ascii="Times New Roman" w:eastAsia="Aptos" w:hAnsi="Times New Roman" w:cs="Times New Roman"/>
          <w:sz w:val="24"/>
          <w:szCs w:val="24"/>
        </w:rPr>
        <w:t>.</w:t>
      </w:r>
      <w:r w:rsidR="00A33A40" w:rsidRPr="00A3036C">
        <w:rPr>
          <w:rFonts w:ascii="Times New Roman" w:eastAsia="Aptos" w:hAnsi="Times New Roman" w:cs="Times New Roman"/>
          <w:sz w:val="24"/>
          <w:szCs w:val="24"/>
        </w:rPr>
        <w:t xml:space="preserve">.. </w:t>
      </w:r>
      <w:r w:rsidR="00A33A40" w:rsidRPr="00A3036C">
        <w:rPr>
          <w:rFonts w:ascii="Times New Roman" w:eastAsia="Aptos" w:hAnsi="Times New Roman" w:cs="Times New Roman"/>
          <w:b/>
          <w:bCs/>
          <w:sz w:val="24"/>
          <w:szCs w:val="24"/>
        </w:rPr>
        <w:t>todos os homens são iguais</w:t>
      </w:r>
      <w:r w:rsidR="000D4250" w:rsidRPr="00A3036C">
        <w:rPr>
          <w:rFonts w:ascii="Times New Roman" w:eastAsia="Aptos" w:hAnsi="Times New Roman" w:cs="Times New Roman"/>
          <w:sz w:val="24"/>
          <w:szCs w:val="24"/>
        </w:rPr>
        <w:t xml:space="preserve">. </w:t>
      </w:r>
      <w:r w:rsidR="00E41D87" w:rsidRPr="00A3036C">
        <w:rPr>
          <w:rFonts w:ascii="Times New Roman" w:eastAsia="Aptos" w:hAnsi="Times New Roman" w:cs="Times New Roman"/>
          <w:sz w:val="24"/>
          <w:szCs w:val="24"/>
        </w:rPr>
        <w:t>Sequencialmente, e</w:t>
      </w:r>
      <w:r w:rsidR="00DC1ECA" w:rsidRPr="00A3036C">
        <w:rPr>
          <w:rFonts w:ascii="Times New Roman" w:eastAsia="Aptos" w:hAnsi="Times New Roman" w:cs="Times New Roman"/>
          <w:sz w:val="24"/>
          <w:szCs w:val="24"/>
        </w:rPr>
        <w:t>volui</w:t>
      </w:r>
      <w:r w:rsidR="007D5611" w:rsidRPr="00A3036C">
        <w:rPr>
          <w:rFonts w:ascii="Times New Roman" w:eastAsia="Aptos" w:hAnsi="Times New Roman" w:cs="Times New Roman"/>
          <w:sz w:val="24"/>
          <w:szCs w:val="24"/>
        </w:rPr>
        <w:t xml:space="preserve"> </w:t>
      </w:r>
      <w:r w:rsidR="00D473F3" w:rsidRPr="00A3036C">
        <w:rPr>
          <w:rFonts w:ascii="Times New Roman" w:eastAsia="Aptos" w:hAnsi="Times New Roman" w:cs="Times New Roman"/>
          <w:sz w:val="24"/>
          <w:szCs w:val="24"/>
        </w:rPr>
        <w:t xml:space="preserve">para </w:t>
      </w:r>
      <w:r w:rsidR="007D5611" w:rsidRPr="00A3036C">
        <w:rPr>
          <w:rFonts w:ascii="Times New Roman" w:eastAsia="Aptos" w:hAnsi="Times New Roman" w:cs="Times New Roman"/>
          <w:sz w:val="24"/>
          <w:szCs w:val="24"/>
        </w:rPr>
        <w:t xml:space="preserve"> </w:t>
      </w:r>
      <w:r w:rsidR="00D473F3" w:rsidRPr="00A3036C">
        <w:rPr>
          <w:rFonts w:ascii="Times New Roman" w:eastAsia="Aptos" w:hAnsi="Times New Roman" w:cs="Times New Roman"/>
          <w:i/>
          <w:iCs/>
          <w:sz w:val="24"/>
          <w:szCs w:val="24"/>
        </w:rPr>
        <w:t>a minha raça humana é universal</w:t>
      </w:r>
      <w:r w:rsidR="00D473F3" w:rsidRPr="00A3036C">
        <w:rPr>
          <w:rFonts w:ascii="Times New Roman" w:eastAsia="Aptos" w:hAnsi="Times New Roman" w:cs="Times New Roman"/>
          <w:sz w:val="24"/>
          <w:szCs w:val="24"/>
        </w:rPr>
        <w:t xml:space="preserve">... </w:t>
      </w:r>
      <w:r w:rsidR="00D473F3" w:rsidRPr="00A3036C">
        <w:rPr>
          <w:rFonts w:ascii="Times New Roman" w:eastAsia="Aptos" w:hAnsi="Times New Roman" w:cs="Times New Roman"/>
          <w:i/>
          <w:iCs/>
          <w:sz w:val="24"/>
          <w:szCs w:val="24"/>
        </w:rPr>
        <w:t>o meu sexo é o amor</w:t>
      </w:r>
      <w:r w:rsidR="00D473F3" w:rsidRPr="00A3036C">
        <w:rPr>
          <w:rFonts w:ascii="Times New Roman" w:eastAsia="Aptos" w:hAnsi="Times New Roman" w:cs="Times New Roman"/>
          <w:sz w:val="24"/>
          <w:szCs w:val="24"/>
        </w:rPr>
        <w:t xml:space="preserve">... </w:t>
      </w:r>
      <w:r w:rsidR="00D473F3" w:rsidRPr="00A3036C">
        <w:rPr>
          <w:rFonts w:ascii="Times New Roman" w:eastAsia="Aptos" w:hAnsi="Times New Roman" w:cs="Times New Roman"/>
          <w:i/>
          <w:iCs/>
          <w:sz w:val="24"/>
          <w:szCs w:val="24"/>
        </w:rPr>
        <w:t>a minha religião é a consciência</w:t>
      </w:r>
      <w:r w:rsidR="00D473F3" w:rsidRPr="00A3036C">
        <w:rPr>
          <w:rFonts w:ascii="Times New Roman" w:eastAsia="Aptos" w:hAnsi="Times New Roman" w:cs="Times New Roman"/>
          <w:sz w:val="24"/>
          <w:szCs w:val="24"/>
        </w:rPr>
        <w:t xml:space="preserve">... </w:t>
      </w:r>
      <w:r w:rsidR="00D473F3" w:rsidRPr="00A3036C">
        <w:rPr>
          <w:rFonts w:ascii="Times New Roman" w:eastAsia="Aptos" w:hAnsi="Times New Roman" w:cs="Times New Roman"/>
          <w:i/>
          <w:iCs/>
          <w:sz w:val="24"/>
          <w:szCs w:val="24"/>
        </w:rPr>
        <w:t>todos os homens são iguais</w:t>
      </w:r>
      <w:r w:rsidR="00B02278" w:rsidRPr="00A3036C">
        <w:rPr>
          <w:rFonts w:ascii="Times New Roman" w:eastAsia="Aptos" w:hAnsi="Times New Roman" w:cs="Times New Roman"/>
          <w:sz w:val="24"/>
          <w:szCs w:val="24"/>
        </w:rPr>
        <w:t xml:space="preserve"> </w:t>
      </w:r>
      <w:r w:rsidR="001253C5" w:rsidRPr="00A3036C">
        <w:rPr>
          <w:rFonts w:ascii="Times New Roman" w:eastAsia="Aptos" w:hAnsi="Times New Roman" w:cs="Times New Roman"/>
          <w:sz w:val="24"/>
          <w:szCs w:val="24"/>
        </w:rPr>
        <w:t xml:space="preserve">no segundo </w:t>
      </w:r>
      <w:r w:rsidR="00424777" w:rsidRPr="00A3036C">
        <w:rPr>
          <w:rFonts w:ascii="Times New Roman" w:eastAsia="Aptos" w:hAnsi="Times New Roman" w:cs="Times New Roman"/>
          <w:sz w:val="24"/>
          <w:szCs w:val="24"/>
        </w:rPr>
        <w:t xml:space="preserve">manuscrito da trilogia: </w:t>
      </w:r>
      <w:r w:rsidR="00424777" w:rsidRPr="00A3036C">
        <w:rPr>
          <w:rFonts w:ascii="Times New Roman" w:eastAsia="Aptos" w:hAnsi="Times New Roman" w:cs="Times New Roman"/>
          <w:b/>
          <w:bCs/>
        </w:rPr>
        <w:t>e</w:t>
      </w:r>
      <w:r w:rsidR="00424777" w:rsidRPr="00A3036C">
        <w:rPr>
          <w:rFonts w:ascii="Times New Roman" w:eastAsia="Aptos" w:hAnsi="Times New Roman" w:cs="Times New Roman"/>
          <w:b/>
          <w:bCs/>
          <w:color w:val="FF0000"/>
        </w:rPr>
        <w:t>X</w:t>
      </w:r>
      <w:r w:rsidR="00424777" w:rsidRPr="00A3036C">
        <w:rPr>
          <w:rFonts w:ascii="Times New Roman" w:eastAsia="Aptos" w:hAnsi="Times New Roman" w:cs="Times New Roman"/>
          <w:b/>
          <w:bCs/>
        </w:rPr>
        <w:t xml:space="preserve">ilados da </w:t>
      </w:r>
      <w:r w:rsidR="00424777" w:rsidRPr="00A3036C">
        <w:rPr>
          <w:rFonts w:ascii="Times New Roman" w:eastAsia="Aptos" w:hAnsi="Times New Roman" w:cs="Times New Roman"/>
          <w:b/>
          <w:bCs/>
          <w:color w:val="7030A0"/>
        </w:rPr>
        <w:t>T</w:t>
      </w:r>
      <w:r w:rsidR="00424777" w:rsidRPr="00A3036C">
        <w:rPr>
          <w:rFonts w:ascii="Times New Roman" w:eastAsia="Aptos" w:hAnsi="Times New Roman" w:cs="Times New Roman"/>
          <w:b/>
          <w:bCs/>
        </w:rPr>
        <w:t xml:space="preserve">erra </w:t>
      </w:r>
      <w:r w:rsidR="00424777" w:rsidRPr="00A3036C">
        <w:rPr>
          <w:rFonts w:ascii="Times New Roman" w:eastAsia="Aptos" w:hAnsi="Times New Roman" w:cs="Times New Roman"/>
          <w:b/>
          <w:bCs/>
          <w:sz w:val="24"/>
          <w:szCs w:val="24"/>
        </w:rPr>
        <w:t>─ passado pacto para o futuro</w:t>
      </w:r>
      <w:r w:rsidR="00B02278" w:rsidRPr="00A3036C">
        <w:rPr>
          <w:rFonts w:ascii="Times New Roman" w:eastAsia="Aptos" w:hAnsi="Times New Roman" w:cs="Times New Roman"/>
          <w:sz w:val="24"/>
          <w:szCs w:val="24"/>
        </w:rPr>
        <w:t>.</w:t>
      </w:r>
      <w:r w:rsidR="000A232D" w:rsidRPr="00A3036C">
        <w:rPr>
          <w:rFonts w:ascii="Times New Roman" w:eastAsia="Aptos" w:hAnsi="Times New Roman" w:cs="Times New Roman"/>
          <w:sz w:val="24"/>
          <w:szCs w:val="24"/>
        </w:rPr>
        <w:t xml:space="preserve"> </w:t>
      </w:r>
      <w:r w:rsidR="00C67ECB" w:rsidRPr="00A3036C">
        <w:rPr>
          <w:rFonts w:ascii="Times New Roman" w:eastAsia="Aptos" w:hAnsi="Times New Roman" w:cs="Times New Roman"/>
          <w:sz w:val="24"/>
          <w:szCs w:val="24"/>
        </w:rPr>
        <w:t>Lembrando ser sua textualiz</w:t>
      </w:r>
      <w:r w:rsidR="009F10E5" w:rsidRPr="00A3036C">
        <w:rPr>
          <w:rFonts w:ascii="Times New Roman" w:eastAsia="Aptos" w:hAnsi="Times New Roman" w:cs="Times New Roman"/>
          <w:sz w:val="24"/>
          <w:szCs w:val="24"/>
        </w:rPr>
        <w:t>ação das almas gêmeas, Tom Harrison</w:t>
      </w:r>
      <w:r w:rsidR="00424777" w:rsidRPr="00A3036C">
        <w:rPr>
          <w:rFonts w:ascii="Times New Roman" w:eastAsia="Aptos" w:hAnsi="Times New Roman" w:cs="Times New Roman"/>
          <w:sz w:val="24"/>
          <w:szCs w:val="24"/>
        </w:rPr>
        <w:t xml:space="preserve"> </w:t>
      </w:r>
      <w:r w:rsidR="009F10E5" w:rsidRPr="00A3036C">
        <w:rPr>
          <w:rFonts w:ascii="Times New Roman" w:eastAsia="Aptos" w:hAnsi="Times New Roman" w:cs="Times New Roman"/>
          <w:sz w:val="24"/>
          <w:szCs w:val="24"/>
        </w:rPr>
        <w:t>e Liz Taylor</w:t>
      </w:r>
      <w:r w:rsidR="002C0C2F" w:rsidRPr="00A3036C">
        <w:rPr>
          <w:rFonts w:ascii="Times New Roman" w:eastAsia="Aptos" w:hAnsi="Times New Roman" w:cs="Times New Roman"/>
          <w:sz w:val="24"/>
          <w:szCs w:val="24"/>
        </w:rPr>
        <w:t xml:space="preserve">, </w:t>
      </w:r>
      <w:r w:rsidR="00B34786" w:rsidRPr="00A3036C">
        <w:rPr>
          <w:rFonts w:ascii="Times New Roman" w:eastAsia="Aptos" w:hAnsi="Times New Roman" w:cs="Times New Roman"/>
          <w:sz w:val="24"/>
          <w:szCs w:val="24"/>
        </w:rPr>
        <w:t>a exemplo de Joseph Harrison e Ana Carolina</w:t>
      </w:r>
      <w:r w:rsidR="00F01DB6" w:rsidRPr="00A3036C">
        <w:rPr>
          <w:rFonts w:ascii="Times New Roman" w:eastAsia="Aptos" w:hAnsi="Times New Roman" w:cs="Times New Roman"/>
          <w:sz w:val="24"/>
          <w:szCs w:val="24"/>
        </w:rPr>
        <w:t xml:space="preserve">, </w:t>
      </w:r>
      <w:r w:rsidR="00033258" w:rsidRPr="00A3036C">
        <w:rPr>
          <w:rFonts w:ascii="Times New Roman" w:eastAsia="Aptos" w:hAnsi="Times New Roman" w:cs="Times New Roman"/>
          <w:sz w:val="24"/>
          <w:szCs w:val="24"/>
        </w:rPr>
        <w:t xml:space="preserve"> </w:t>
      </w:r>
      <w:r w:rsidR="00254549" w:rsidRPr="00A3036C">
        <w:rPr>
          <w:rFonts w:ascii="Times New Roman" w:eastAsia="Aptos" w:hAnsi="Times New Roman" w:cs="Times New Roman"/>
          <w:sz w:val="24"/>
          <w:szCs w:val="24"/>
        </w:rPr>
        <w:t>espíritos ocupantes de seus invólucros corporais</w:t>
      </w:r>
      <w:r w:rsidR="00D463C5" w:rsidRPr="00A3036C">
        <w:rPr>
          <w:rFonts w:ascii="Times New Roman" w:eastAsia="Aptos" w:hAnsi="Times New Roman" w:cs="Times New Roman"/>
          <w:sz w:val="24"/>
          <w:szCs w:val="24"/>
        </w:rPr>
        <w:t>.</w:t>
      </w:r>
      <w:r w:rsidR="00B16D57" w:rsidRPr="00A3036C">
        <w:rPr>
          <w:rFonts w:ascii="Times New Roman" w:eastAsia="Aptos" w:hAnsi="Times New Roman" w:cs="Times New Roman"/>
          <w:sz w:val="24"/>
          <w:szCs w:val="24"/>
        </w:rPr>
        <w:t xml:space="preserve"> </w:t>
      </w:r>
      <w:r w:rsidR="00D463C5" w:rsidRPr="00A3036C">
        <w:rPr>
          <w:rFonts w:ascii="Times New Roman" w:eastAsia="Aptos" w:hAnsi="Times New Roman" w:cs="Times New Roman"/>
          <w:sz w:val="24"/>
          <w:szCs w:val="24"/>
        </w:rPr>
        <w:t>Estes,</w:t>
      </w:r>
      <w:r w:rsidR="0050205F" w:rsidRPr="00A3036C">
        <w:rPr>
          <w:rFonts w:ascii="Times New Roman" w:eastAsia="Aptos" w:hAnsi="Times New Roman" w:cs="Times New Roman"/>
          <w:sz w:val="24"/>
          <w:szCs w:val="24"/>
        </w:rPr>
        <w:t xml:space="preserve"> </w:t>
      </w:r>
      <w:r w:rsidR="00BD0A95" w:rsidRPr="00A3036C">
        <w:rPr>
          <w:rFonts w:ascii="Times New Roman" w:eastAsia="Aptos" w:hAnsi="Times New Roman" w:cs="Times New Roman"/>
          <w:sz w:val="24"/>
          <w:szCs w:val="24"/>
        </w:rPr>
        <w:t>nas suas vidas passadas conceber</w:t>
      </w:r>
      <w:r w:rsidR="00F5705A" w:rsidRPr="00A3036C">
        <w:rPr>
          <w:rFonts w:ascii="Times New Roman" w:eastAsia="Aptos" w:hAnsi="Times New Roman" w:cs="Times New Roman"/>
          <w:sz w:val="24"/>
          <w:szCs w:val="24"/>
        </w:rPr>
        <w:t xml:space="preserve">am o livro </w:t>
      </w:r>
      <w:r w:rsidR="00537A60" w:rsidRPr="00A3036C">
        <w:rPr>
          <w:rFonts w:ascii="Times New Roman" w:eastAsia="Aptos" w:hAnsi="Times New Roman" w:cs="Times New Roman"/>
          <w:sz w:val="24"/>
          <w:szCs w:val="24"/>
        </w:rPr>
        <w:t>inaugural</w:t>
      </w:r>
      <w:r w:rsidR="00F5705A" w:rsidRPr="00A3036C">
        <w:rPr>
          <w:rFonts w:ascii="Times New Roman" w:eastAsia="Aptos" w:hAnsi="Times New Roman" w:cs="Times New Roman"/>
          <w:sz w:val="24"/>
          <w:szCs w:val="24"/>
        </w:rPr>
        <w:t>, e hoje,</w:t>
      </w:r>
      <w:r w:rsidR="007D28D5" w:rsidRPr="00A3036C">
        <w:rPr>
          <w:rFonts w:ascii="Times New Roman" w:eastAsia="Aptos" w:hAnsi="Times New Roman" w:cs="Times New Roman"/>
          <w:sz w:val="24"/>
          <w:szCs w:val="24"/>
        </w:rPr>
        <w:t xml:space="preserve"> </w:t>
      </w:r>
      <w:r w:rsidR="00A852D9" w:rsidRPr="00A3036C">
        <w:rPr>
          <w:rFonts w:ascii="Times New Roman" w:eastAsia="Aptos" w:hAnsi="Times New Roman" w:cs="Times New Roman"/>
          <w:sz w:val="24"/>
          <w:szCs w:val="24"/>
        </w:rPr>
        <w:t>reencarnados</w:t>
      </w:r>
      <w:r w:rsidR="002674E9" w:rsidRPr="00A3036C">
        <w:rPr>
          <w:rFonts w:ascii="Times New Roman" w:eastAsia="Aptos" w:hAnsi="Times New Roman" w:cs="Times New Roman"/>
          <w:sz w:val="24"/>
          <w:szCs w:val="24"/>
        </w:rPr>
        <w:t xml:space="preserve"> nos escritores supracitados concebem</w:t>
      </w:r>
      <w:r w:rsidR="00C668C9" w:rsidRPr="00A3036C">
        <w:rPr>
          <w:rFonts w:ascii="Times New Roman" w:eastAsia="Aptos" w:hAnsi="Times New Roman" w:cs="Times New Roman"/>
          <w:sz w:val="24"/>
          <w:szCs w:val="24"/>
        </w:rPr>
        <w:t xml:space="preserve"> a penúltima</w:t>
      </w:r>
      <w:r w:rsidR="003262F4" w:rsidRPr="00A3036C">
        <w:rPr>
          <w:rFonts w:ascii="Times New Roman" w:eastAsia="Aptos" w:hAnsi="Times New Roman" w:cs="Times New Roman"/>
          <w:sz w:val="24"/>
          <w:szCs w:val="24"/>
        </w:rPr>
        <w:t xml:space="preserve"> </w:t>
      </w:r>
      <w:r w:rsidR="00AD4703" w:rsidRPr="00A3036C">
        <w:rPr>
          <w:rFonts w:ascii="Times New Roman" w:eastAsia="Aptos" w:hAnsi="Times New Roman" w:cs="Times New Roman"/>
          <w:sz w:val="24"/>
          <w:szCs w:val="24"/>
        </w:rPr>
        <w:t xml:space="preserve">obra </w:t>
      </w:r>
      <w:r w:rsidR="003262F4" w:rsidRPr="00A3036C">
        <w:rPr>
          <w:rFonts w:ascii="Times New Roman" w:eastAsia="Aptos" w:hAnsi="Times New Roman" w:cs="Times New Roman"/>
          <w:sz w:val="24"/>
          <w:szCs w:val="24"/>
        </w:rPr>
        <w:t xml:space="preserve">da tríade literária de uma </w:t>
      </w:r>
      <w:r w:rsidR="003262F4" w:rsidRPr="00A3036C">
        <w:rPr>
          <w:rFonts w:ascii="Times New Roman" w:eastAsia="Aptos" w:hAnsi="Times New Roman" w:cs="Times New Roman"/>
          <w:i/>
          <w:iCs/>
          <w:sz w:val="24"/>
          <w:szCs w:val="24"/>
        </w:rPr>
        <w:t>missão invisível</w:t>
      </w:r>
      <w:r w:rsidR="00D32420" w:rsidRPr="00A3036C">
        <w:rPr>
          <w:rFonts w:ascii="Times New Roman" w:eastAsia="Aptos" w:hAnsi="Times New Roman" w:cs="Times New Roman"/>
          <w:sz w:val="24"/>
          <w:szCs w:val="24"/>
        </w:rPr>
        <w:t xml:space="preserve">. </w:t>
      </w:r>
      <w:r w:rsidR="002E5436" w:rsidRPr="00A3036C">
        <w:rPr>
          <w:rFonts w:ascii="Times New Roman" w:eastAsia="Aptos" w:hAnsi="Times New Roman" w:cs="Times New Roman"/>
          <w:sz w:val="24"/>
          <w:szCs w:val="24"/>
        </w:rPr>
        <w:t>Publicação aborda c</w:t>
      </w:r>
      <w:r w:rsidR="00D32420" w:rsidRPr="00A3036C">
        <w:rPr>
          <w:rFonts w:ascii="Times New Roman" w:eastAsia="Aptos" w:hAnsi="Times New Roman" w:cs="Times New Roman"/>
          <w:sz w:val="24"/>
          <w:szCs w:val="24"/>
        </w:rPr>
        <w:t xml:space="preserve">onquistas </w:t>
      </w:r>
      <w:r w:rsidR="00B51263" w:rsidRPr="00A3036C">
        <w:rPr>
          <w:rFonts w:ascii="Times New Roman" w:eastAsia="Aptos" w:hAnsi="Times New Roman" w:cs="Times New Roman"/>
          <w:sz w:val="24"/>
          <w:szCs w:val="24"/>
        </w:rPr>
        <w:t>suplantadas pelas derrotas</w:t>
      </w:r>
      <w:r w:rsidR="00254549" w:rsidRPr="00A3036C">
        <w:rPr>
          <w:rFonts w:ascii="Times New Roman" w:eastAsia="Aptos" w:hAnsi="Times New Roman" w:cs="Times New Roman"/>
          <w:sz w:val="24"/>
          <w:szCs w:val="24"/>
        </w:rPr>
        <w:t xml:space="preserve"> </w:t>
      </w:r>
      <w:r w:rsidR="00424777" w:rsidRPr="00A3036C">
        <w:rPr>
          <w:rFonts w:ascii="Times New Roman" w:eastAsia="Aptos" w:hAnsi="Times New Roman" w:cs="Times New Roman"/>
          <w:sz w:val="24"/>
          <w:szCs w:val="24"/>
        </w:rPr>
        <w:t>em tempo real</w:t>
      </w:r>
      <w:r w:rsidR="00BA216D" w:rsidRPr="00A3036C">
        <w:rPr>
          <w:rFonts w:ascii="Times New Roman" w:eastAsia="Aptos" w:hAnsi="Times New Roman" w:cs="Times New Roman"/>
          <w:sz w:val="24"/>
          <w:szCs w:val="24"/>
        </w:rPr>
        <w:t xml:space="preserve"> determinadas pe</w:t>
      </w:r>
      <w:r w:rsidR="00845472" w:rsidRPr="00A3036C">
        <w:rPr>
          <w:rFonts w:ascii="Times New Roman" w:eastAsia="Aptos" w:hAnsi="Times New Roman" w:cs="Times New Roman"/>
          <w:sz w:val="24"/>
          <w:szCs w:val="24"/>
        </w:rPr>
        <w:t xml:space="preserve">lo </w:t>
      </w:r>
      <w:r w:rsidR="002E5436" w:rsidRPr="00A3036C">
        <w:rPr>
          <w:rFonts w:ascii="Times New Roman" w:eastAsia="Aptos" w:hAnsi="Times New Roman" w:cs="Times New Roman"/>
          <w:sz w:val="24"/>
          <w:szCs w:val="24"/>
        </w:rPr>
        <w:t>des</w:t>
      </w:r>
      <w:r w:rsidR="00845472" w:rsidRPr="00A3036C">
        <w:rPr>
          <w:rFonts w:ascii="Times New Roman" w:eastAsia="Aptos" w:hAnsi="Times New Roman" w:cs="Times New Roman"/>
          <w:sz w:val="24"/>
          <w:szCs w:val="24"/>
        </w:rPr>
        <w:t>equilíbrio da inteligibilidade e a moralidade</w:t>
      </w:r>
      <w:r w:rsidR="00047AE3" w:rsidRPr="00A3036C">
        <w:rPr>
          <w:rFonts w:ascii="Times New Roman" w:eastAsia="Aptos" w:hAnsi="Times New Roman" w:cs="Times New Roman"/>
          <w:sz w:val="24"/>
          <w:szCs w:val="24"/>
        </w:rPr>
        <w:t xml:space="preserve"> do terráqueo.</w:t>
      </w:r>
      <w:r w:rsidR="00BE426A" w:rsidRPr="00A3036C">
        <w:rPr>
          <w:rFonts w:ascii="Times New Roman" w:eastAsia="Aptos" w:hAnsi="Times New Roman" w:cs="Times New Roman"/>
          <w:sz w:val="24"/>
          <w:szCs w:val="24"/>
        </w:rPr>
        <w:t xml:space="preserve"> </w:t>
      </w:r>
      <w:r w:rsidR="00047AE3" w:rsidRPr="00A3036C">
        <w:rPr>
          <w:rFonts w:ascii="Times New Roman" w:eastAsia="Aptos" w:hAnsi="Times New Roman" w:cs="Times New Roman"/>
          <w:sz w:val="24"/>
          <w:szCs w:val="24"/>
        </w:rPr>
        <w:t xml:space="preserve">O </w:t>
      </w:r>
      <w:r w:rsidR="00BE426A" w:rsidRPr="00A3036C">
        <w:rPr>
          <w:rFonts w:ascii="Times New Roman" w:eastAsia="Aptos" w:hAnsi="Times New Roman" w:cs="Times New Roman"/>
          <w:i/>
          <w:iCs/>
          <w:sz w:val="24"/>
          <w:szCs w:val="24"/>
        </w:rPr>
        <w:t>despertar em massa</w:t>
      </w:r>
      <w:r w:rsidR="007D5611" w:rsidRPr="00A3036C">
        <w:rPr>
          <w:rFonts w:ascii="Times New Roman" w:eastAsia="Aptos" w:hAnsi="Times New Roman" w:cs="Times New Roman"/>
          <w:sz w:val="24"/>
          <w:szCs w:val="24"/>
        </w:rPr>
        <w:t xml:space="preserve"> </w:t>
      </w:r>
      <w:r w:rsidR="00CD2F53" w:rsidRPr="00A3036C">
        <w:rPr>
          <w:rFonts w:ascii="Times New Roman" w:eastAsia="Aptos" w:hAnsi="Times New Roman" w:cs="Times New Roman"/>
          <w:sz w:val="24"/>
          <w:szCs w:val="24"/>
        </w:rPr>
        <w:t>consciencial</w:t>
      </w:r>
      <w:r w:rsidR="007D5611" w:rsidRPr="00A3036C">
        <w:rPr>
          <w:rFonts w:ascii="Times New Roman" w:eastAsia="Aptos" w:hAnsi="Times New Roman" w:cs="Times New Roman"/>
          <w:sz w:val="24"/>
          <w:szCs w:val="24"/>
        </w:rPr>
        <w:t xml:space="preserve"> </w:t>
      </w:r>
      <w:r w:rsidR="00CD2F53" w:rsidRPr="00A3036C">
        <w:rPr>
          <w:rFonts w:ascii="Times New Roman" w:eastAsia="Aptos" w:hAnsi="Times New Roman" w:cs="Times New Roman"/>
          <w:sz w:val="24"/>
          <w:szCs w:val="24"/>
        </w:rPr>
        <w:t xml:space="preserve">da </w:t>
      </w:r>
      <w:r w:rsidR="007D5611" w:rsidRPr="00A3036C">
        <w:rPr>
          <w:rFonts w:ascii="Times New Roman" w:eastAsia="Aptos" w:hAnsi="Times New Roman" w:cs="Times New Roman"/>
          <w:sz w:val="24"/>
          <w:szCs w:val="24"/>
        </w:rPr>
        <w:t>human</w:t>
      </w:r>
      <w:r w:rsidR="00CD2F53" w:rsidRPr="00A3036C">
        <w:rPr>
          <w:rFonts w:ascii="Times New Roman" w:eastAsia="Aptos" w:hAnsi="Times New Roman" w:cs="Times New Roman"/>
          <w:sz w:val="24"/>
          <w:szCs w:val="24"/>
        </w:rPr>
        <w:t>id</w:t>
      </w:r>
      <w:r w:rsidR="007D5611" w:rsidRPr="00A3036C">
        <w:rPr>
          <w:rFonts w:ascii="Times New Roman" w:eastAsia="Aptos" w:hAnsi="Times New Roman" w:cs="Times New Roman"/>
          <w:sz w:val="24"/>
          <w:szCs w:val="24"/>
        </w:rPr>
        <w:t>a</w:t>
      </w:r>
      <w:r w:rsidR="00CD2F53" w:rsidRPr="00A3036C">
        <w:rPr>
          <w:rFonts w:ascii="Times New Roman" w:eastAsia="Aptos" w:hAnsi="Times New Roman" w:cs="Times New Roman"/>
          <w:sz w:val="24"/>
          <w:szCs w:val="24"/>
        </w:rPr>
        <w:t>de</w:t>
      </w:r>
      <w:r w:rsidR="007D5611" w:rsidRPr="00A3036C">
        <w:rPr>
          <w:rFonts w:ascii="Times New Roman" w:eastAsia="Aptos" w:hAnsi="Times New Roman" w:cs="Times New Roman"/>
          <w:sz w:val="24"/>
          <w:szCs w:val="24"/>
        </w:rPr>
        <w:t xml:space="preserve"> </w:t>
      </w:r>
      <w:r w:rsidR="0018524B" w:rsidRPr="00A3036C">
        <w:rPr>
          <w:rFonts w:ascii="Times New Roman" w:eastAsia="Aptos" w:hAnsi="Times New Roman" w:cs="Times New Roman"/>
          <w:sz w:val="24"/>
          <w:szCs w:val="24"/>
        </w:rPr>
        <w:t>destinada</w:t>
      </w:r>
      <w:r w:rsidR="006E1B35" w:rsidRPr="00A3036C">
        <w:rPr>
          <w:rFonts w:ascii="Times New Roman" w:eastAsia="Aptos" w:hAnsi="Times New Roman" w:cs="Times New Roman"/>
          <w:sz w:val="24"/>
          <w:szCs w:val="24"/>
        </w:rPr>
        <w:t>, opcionalmente, mediante seu livre arbítrio</w:t>
      </w:r>
      <w:r w:rsidR="00CD2F53" w:rsidRPr="00A3036C">
        <w:rPr>
          <w:rFonts w:ascii="Times New Roman" w:eastAsia="Aptos" w:hAnsi="Times New Roman" w:cs="Times New Roman"/>
          <w:sz w:val="24"/>
          <w:szCs w:val="24"/>
        </w:rPr>
        <w:t>, ao amor incondicional</w:t>
      </w:r>
      <w:r w:rsidR="00262EA5" w:rsidRPr="00A3036C">
        <w:rPr>
          <w:rFonts w:ascii="Times New Roman" w:eastAsia="Aptos" w:hAnsi="Times New Roman" w:cs="Times New Roman"/>
          <w:sz w:val="24"/>
          <w:szCs w:val="24"/>
        </w:rPr>
        <w:t xml:space="preserve"> é uma questão </w:t>
      </w:r>
      <w:r w:rsidR="009D1650" w:rsidRPr="00A3036C">
        <w:rPr>
          <w:rFonts w:ascii="Times New Roman" w:eastAsia="Aptos" w:hAnsi="Times New Roman" w:cs="Times New Roman"/>
          <w:sz w:val="24"/>
          <w:szCs w:val="24"/>
        </w:rPr>
        <w:t>de tempo</w:t>
      </w:r>
      <w:r w:rsidR="001C374D" w:rsidRPr="00A3036C">
        <w:rPr>
          <w:rFonts w:ascii="Times New Roman" w:eastAsia="Aptos" w:hAnsi="Times New Roman" w:cs="Times New Roman"/>
          <w:sz w:val="24"/>
          <w:szCs w:val="24"/>
        </w:rPr>
        <w:t xml:space="preserve"> para os desapegados do Sistema Terra</w:t>
      </w:r>
      <w:r w:rsidR="00CD2F53" w:rsidRPr="00A3036C">
        <w:rPr>
          <w:rFonts w:ascii="Times New Roman" w:eastAsia="Aptos" w:hAnsi="Times New Roman" w:cs="Times New Roman"/>
          <w:sz w:val="24"/>
          <w:szCs w:val="24"/>
        </w:rPr>
        <w:t>.</w:t>
      </w:r>
    </w:p>
    <w:p w14:paraId="54DE59E2" w14:textId="77777777" w:rsidR="00DC598A" w:rsidRPr="00A3036C" w:rsidRDefault="007A4162" w:rsidP="007C6ED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Lua cheia</w:t>
      </w:r>
      <w:r w:rsidR="00E35135" w:rsidRPr="00A3036C">
        <w:rPr>
          <w:rFonts w:ascii="Times New Roman" w:eastAsia="Aptos" w:hAnsi="Times New Roman" w:cs="Times New Roman"/>
          <w:sz w:val="24"/>
          <w:szCs w:val="24"/>
        </w:rPr>
        <w:t xml:space="preserve"> emite frequências </w:t>
      </w:r>
      <w:r w:rsidR="000B4659" w:rsidRPr="00A3036C">
        <w:rPr>
          <w:rFonts w:ascii="Times New Roman" w:eastAsia="Aptos" w:hAnsi="Times New Roman" w:cs="Times New Roman"/>
          <w:sz w:val="24"/>
          <w:szCs w:val="24"/>
        </w:rPr>
        <w:t xml:space="preserve">de amor incondicional </w:t>
      </w:r>
      <w:r w:rsidR="009A6C3D" w:rsidRPr="00A3036C">
        <w:rPr>
          <w:rFonts w:ascii="Times New Roman" w:eastAsia="Aptos" w:hAnsi="Times New Roman" w:cs="Times New Roman"/>
          <w:sz w:val="24"/>
          <w:szCs w:val="24"/>
        </w:rPr>
        <w:t>da Fonte de Criação Universal</w:t>
      </w:r>
      <w:r w:rsidR="00176593" w:rsidRPr="00A3036C">
        <w:rPr>
          <w:rFonts w:ascii="Times New Roman" w:eastAsia="Aptos" w:hAnsi="Times New Roman" w:cs="Times New Roman"/>
          <w:sz w:val="24"/>
          <w:szCs w:val="24"/>
        </w:rPr>
        <w:t>.</w:t>
      </w:r>
      <w:r w:rsidR="000B4659" w:rsidRPr="00A3036C">
        <w:rPr>
          <w:rFonts w:ascii="Times New Roman" w:eastAsia="Aptos" w:hAnsi="Times New Roman" w:cs="Times New Roman"/>
          <w:sz w:val="24"/>
          <w:szCs w:val="24"/>
        </w:rPr>
        <w:t xml:space="preserve"> </w:t>
      </w:r>
      <w:r w:rsidR="00BB219D" w:rsidRPr="00A3036C">
        <w:rPr>
          <w:rFonts w:ascii="Times New Roman" w:eastAsia="Aptos" w:hAnsi="Times New Roman" w:cs="Times New Roman"/>
          <w:sz w:val="24"/>
          <w:szCs w:val="24"/>
        </w:rPr>
        <w:t>Todos</w:t>
      </w:r>
      <w:r w:rsidR="00862692" w:rsidRPr="00A3036C">
        <w:rPr>
          <w:rFonts w:ascii="Times New Roman" w:eastAsia="Aptos" w:hAnsi="Times New Roman" w:cs="Times New Roman"/>
          <w:sz w:val="24"/>
          <w:szCs w:val="24"/>
        </w:rPr>
        <w:t>, entreolhares,</w:t>
      </w:r>
      <w:r w:rsidR="00BB219D" w:rsidRPr="00A3036C">
        <w:rPr>
          <w:rFonts w:ascii="Times New Roman" w:eastAsia="Aptos" w:hAnsi="Times New Roman" w:cs="Times New Roman"/>
          <w:sz w:val="24"/>
          <w:szCs w:val="24"/>
        </w:rPr>
        <w:t xml:space="preserve"> magnetizado</w:t>
      </w:r>
      <w:r w:rsidR="00862692" w:rsidRPr="00A3036C">
        <w:rPr>
          <w:rFonts w:ascii="Times New Roman" w:eastAsia="Aptos" w:hAnsi="Times New Roman" w:cs="Times New Roman"/>
          <w:sz w:val="24"/>
          <w:szCs w:val="24"/>
        </w:rPr>
        <w:t>s</w:t>
      </w:r>
      <w:r w:rsidR="000E3714" w:rsidRPr="00A3036C">
        <w:rPr>
          <w:rFonts w:ascii="Times New Roman" w:eastAsia="Aptos" w:hAnsi="Times New Roman" w:cs="Times New Roman"/>
          <w:sz w:val="24"/>
          <w:szCs w:val="24"/>
        </w:rPr>
        <w:t>, vivenciam</w:t>
      </w:r>
      <w:r w:rsidR="005A7B4D" w:rsidRPr="00A3036C">
        <w:rPr>
          <w:rFonts w:ascii="Times New Roman" w:eastAsia="Aptos" w:hAnsi="Times New Roman" w:cs="Times New Roman"/>
          <w:sz w:val="24"/>
          <w:szCs w:val="24"/>
        </w:rPr>
        <w:t xml:space="preserve"> conexões telepáticas com Fértilles e Germano.</w:t>
      </w:r>
      <w:r w:rsidR="002A319E" w:rsidRPr="00A3036C">
        <w:rPr>
          <w:rFonts w:ascii="Times New Roman" w:eastAsia="Aptos" w:hAnsi="Times New Roman" w:cs="Times New Roman"/>
          <w:sz w:val="24"/>
          <w:szCs w:val="24"/>
        </w:rPr>
        <w:t xml:space="preserve"> </w:t>
      </w:r>
      <w:r w:rsidR="007C06CD" w:rsidRPr="00A3036C">
        <w:rPr>
          <w:rFonts w:ascii="Times New Roman" w:eastAsia="Aptos" w:hAnsi="Times New Roman" w:cs="Times New Roman"/>
          <w:sz w:val="24"/>
          <w:szCs w:val="24"/>
        </w:rPr>
        <w:t xml:space="preserve">Degradê </w:t>
      </w:r>
      <w:r w:rsidR="001A560A" w:rsidRPr="00A3036C">
        <w:rPr>
          <w:rFonts w:ascii="Times New Roman" w:eastAsia="Aptos" w:hAnsi="Times New Roman" w:cs="Times New Roman"/>
          <w:sz w:val="24"/>
          <w:szCs w:val="24"/>
        </w:rPr>
        <w:t xml:space="preserve">de luzes reconfortantes </w:t>
      </w:r>
      <w:r w:rsidR="007C06CD" w:rsidRPr="00A3036C">
        <w:rPr>
          <w:rFonts w:ascii="Times New Roman" w:eastAsia="Aptos" w:hAnsi="Times New Roman" w:cs="Times New Roman"/>
          <w:sz w:val="24"/>
          <w:szCs w:val="24"/>
        </w:rPr>
        <w:t>das m</w:t>
      </w:r>
      <w:r w:rsidR="002A319E" w:rsidRPr="00A3036C">
        <w:rPr>
          <w:rFonts w:ascii="Times New Roman" w:eastAsia="Aptos" w:hAnsi="Times New Roman" w:cs="Times New Roman"/>
          <w:sz w:val="24"/>
          <w:szCs w:val="24"/>
        </w:rPr>
        <w:t xml:space="preserve">atizes </w:t>
      </w:r>
      <w:r w:rsidR="007C6EDF" w:rsidRPr="00A3036C">
        <w:rPr>
          <w:rFonts w:ascii="Times New Roman" w:eastAsia="Aptos" w:hAnsi="Times New Roman" w:cs="Times New Roman"/>
          <w:sz w:val="24"/>
          <w:szCs w:val="24"/>
        </w:rPr>
        <w:t xml:space="preserve">lilás, feminino, e violeta, masculino, </w:t>
      </w:r>
      <w:r w:rsidR="00744762" w:rsidRPr="00A3036C">
        <w:rPr>
          <w:rFonts w:ascii="Times New Roman" w:eastAsia="Aptos" w:hAnsi="Times New Roman" w:cs="Times New Roman"/>
          <w:sz w:val="24"/>
          <w:szCs w:val="24"/>
        </w:rPr>
        <w:t xml:space="preserve">de </w:t>
      </w:r>
      <w:r w:rsidR="00744762" w:rsidRPr="00A3036C">
        <w:rPr>
          <w:rFonts w:ascii="Times New Roman" w:eastAsia="Aptos" w:hAnsi="Times New Roman" w:cs="Times New Roman"/>
          <w:sz w:val="24"/>
          <w:szCs w:val="24"/>
        </w:rPr>
        <w:lastRenderedPageBreak/>
        <w:t xml:space="preserve">frequências amorosas </w:t>
      </w:r>
      <w:r w:rsidR="004B022A" w:rsidRPr="00A3036C">
        <w:rPr>
          <w:rFonts w:ascii="Times New Roman" w:eastAsia="Aptos" w:hAnsi="Times New Roman" w:cs="Times New Roman"/>
          <w:sz w:val="24"/>
          <w:szCs w:val="24"/>
        </w:rPr>
        <w:t>ilum</w:t>
      </w:r>
      <w:r w:rsidR="009D4F88" w:rsidRPr="00A3036C">
        <w:rPr>
          <w:rFonts w:ascii="Times New Roman" w:eastAsia="Aptos" w:hAnsi="Times New Roman" w:cs="Times New Roman"/>
          <w:sz w:val="24"/>
          <w:szCs w:val="24"/>
        </w:rPr>
        <w:t>in</w:t>
      </w:r>
      <w:r w:rsidR="00212054" w:rsidRPr="00A3036C">
        <w:rPr>
          <w:rFonts w:ascii="Times New Roman" w:eastAsia="Aptos" w:hAnsi="Times New Roman" w:cs="Times New Roman"/>
          <w:sz w:val="24"/>
          <w:szCs w:val="24"/>
        </w:rPr>
        <w:t xml:space="preserve">am o espaço da área externa </w:t>
      </w:r>
      <w:r w:rsidR="009D4F88" w:rsidRPr="00A3036C">
        <w:rPr>
          <w:rFonts w:ascii="Times New Roman" w:eastAsia="Aptos" w:hAnsi="Times New Roman" w:cs="Times New Roman"/>
          <w:sz w:val="24"/>
          <w:szCs w:val="24"/>
        </w:rPr>
        <w:t xml:space="preserve">da propriedade </w:t>
      </w:r>
      <w:r w:rsidR="00212054" w:rsidRPr="00A3036C">
        <w:rPr>
          <w:rFonts w:ascii="Times New Roman" w:eastAsia="Aptos" w:hAnsi="Times New Roman" w:cs="Times New Roman"/>
          <w:sz w:val="24"/>
          <w:szCs w:val="24"/>
        </w:rPr>
        <w:t xml:space="preserve">e de toda praia </w:t>
      </w:r>
      <w:r w:rsidR="00E213BD" w:rsidRPr="00A3036C">
        <w:rPr>
          <w:rFonts w:ascii="Times New Roman" w:eastAsia="Aptos" w:hAnsi="Times New Roman" w:cs="Times New Roman"/>
          <w:sz w:val="24"/>
          <w:szCs w:val="24"/>
        </w:rPr>
        <w:t>cerceada de vegetação virge</w:t>
      </w:r>
      <w:r w:rsidR="0051522D" w:rsidRPr="00A3036C">
        <w:rPr>
          <w:rFonts w:ascii="Times New Roman" w:eastAsia="Aptos" w:hAnsi="Times New Roman" w:cs="Times New Roman"/>
          <w:sz w:val="24"/>
          <w:szCs w:val="24"/>
        </w:rPr>
        <w:t>m</w:t>
      </w:r>
      <w:r w:rsidR="00E213BD" w:rsidRPr="00A3036C">
        <w:rPr>
          <w:rFonts w:ascii="Times New Roman" w:eastAsia="Aptos" w:hAnsi="Times New Roman" w:cs="Times New Roman"/>
          <w:sz w:val="24"/>
          <w:szCs w:val="24"/>
        </w:rPr>
        <w:t xml:space="preserve"> e</w:t>
      </w:r>
      <w:r w:rsidR="0051522D" w:rsidRPr="00A3036C">
        <w:rPr>
          <w:rFonts w:ascii="Times New Roman" w:eastAsia="Aptos" w:hAnsi="Times New Roman" w:cs="Times New Roman"/>
          <w:sz w:val="24"/>
          <w:szCs w:val="24"/>
        </w:rPr>
        <w:t xml:space="preserve"> pedras formadoras</w:t>
      </w:r>
      <w:r w:rsidR="00756C6A" w:rsidRPr="00A3036C">
        <w:rPr>
          <w:rFonts w:ascii="Times New Roman" w:eastAsia="Aptos" w:hAnsi="Times New Roman" w:cs="Times New Roman"/>
          <w:sz w:val="24"/>
          <w:szCs w:val="24"/>
        </w:rPr>
        <w:t xml:space="preserve"> de</w:t>
      </w:r>
      <w:r w:rsidR="00963A2F" w:rsidRPr="00A3036C">
        <w:rPr>
          <w:rFonts w:ascii="Times New Roman" w:eastAsia="Aptos" w:hAnsi="Times New Roman" w:cs="Times New Roman"/>
          <w:sz w:val="24"/>
          <w:szCs w:val="24"/>
        </w:rPr>
        <w:t xml:space="preserve"> montes petrificados nas suas ext</w:t>
      </w:r>
      <w:r w:rsidR="006C7521" w:rsidRPr="00A3036C">
        <w:rPr>
          <w:rFonts w:ascii="Times New Roman" w:eastAsia="Aptos" w:hAnsi="Times New Roman" w:cs="Times New Roman"/>
          <w:sz w:val="24"/>
          <w:szCs w:val="24"/>
        </w:rPr>
        <w:t>re</w:t>
      </w:r>
      <w:r w:rsidR="00963A2F" w:rsidRPr="00A3036C">
        <w:rPr>
          <w:rFonts w:ascii="Times New Roman" w:eastAsia="Aptos" w:hAnsi="Times New Roman" w:cs="Times New Roman"/>
          <w:sz w:val="24"/>
          <w:szCs w:val="24"/>
        </w:rPr>
        <w:t>midades</w:t>
      </w:r>
      <w:r w:rsidR="006C7521" w:rsidRPr="00A3036C">
        <w:rPr>
          <w:rFonts w:ascii="Times New Roman" w:eastAsia="Aptos" w:hAnsi="Times New Roman" w:cs="Times New Roman"/>
          <w:sz w:val="24"/>
          <w:szCs w:val="24"/>
        </w:rPr>
        <w:t>.</w:t>
      </w:r>
    </w:p>
    <w:p w14:paraId="51E0E0CA" w14:textId="150A788C" w:rsidR="007A0500" w:rsidRPr="00A3036C" w:rsidRDefault="0000183F" w:rsidP="007C6ED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Michelle</w:t>
      </w:r>
      <w:r w:rsidR="004F3188" w:rsidRPr="00A3036C">
        <w:rPr>
          <w:rFonts w:ascii="Times New Roman" w:eastAsia="Aptos" w:hAnsi="Times New Roman" w:cs="Times New Roman"/>
          <w:sz w:val="24"/>
          <w:szCs w:val="24"/>
        </w:rPr>
        <w:t>,</w:t>
      </w:r>
      <w:r w:rsidR="009601B8" w:rsidRPr="00A3036C">
        <w:rPr>
          <w:rFonts w:ascii="Times New Roman" w:eastAsia="Aptos" w:hAnsi="Times New Roman" w:cs="Times New Roman"/>
          <w:sz w:val="24"/>
          <w:szCs w:val="24"/>
        </w:rPr>
        <w:t xml:space="preserve"> desperta</w:t>
      </w:r>
      <w:r w:rsidR="004F3188" w:rsidRPr="00A3036C">
        <w:rPr>
          <w:rFonts w:ascii="Times New Roman" w:eastAsia="Aptos" w:hAnsi="Times New Roman" w:cs="Times New Roman"/>
          <w:sz w:val="24"/>
          <w:szCs w:val="24"/>
        </w:rPr>
        <w:t xml:space="preserve">, alcança </w:t>
      </w:r>
      <w:r w:rsidR="006D7628" w:rsidRPr="00A3036C">
        <w:rPr>
          <w:rFonts w:ascii="Times New Roman" w:eastAsia="Aptos" w:hAnsi="Times New Roman" w:cs="Times New Roman"/>
          <w:sz w:val="24"/>
          <w:szCs w:val="24"/>
        </w:rPr>
        <w:t>a consciência plena</w:t>
      </w:r>
      <w:r w:rsidR="0026162C" w:rsidRPr="00A3036C">
        <w:rPr>
          <w:rFonts w:ascii="Times New Roman" w:eastAsia="Aptos" w:hAnsi="Times New Roman" w:cs="Times New Roman"/>
          <w:sz w:val="24"/>
          <w:szCs w:val="24"/>
        </w:rPr>
        <w:t xml:space="preserve">, motivada pela filosofia do Eu Sou. </w:t>
      </w:r>
      <w:r w:rsidR="006A2A40" w:rsidRPr="00A3036C">
        <w:rPr>
          <w:rFonts w:ascii="Times New Roman" w:eastAsia="Aptos" w:hAnsi="Times New Roman" w:cs="Times New Roman"/>
          <w:i/>
          <w:iCs/>
          <w:sz w:val="24"/>
          <w:szCs w:val="24"/>
        </w:rPr>
        <w:t>Eu Sou a consciência... Eu Sou a energia... Eu Sou a luz... Eu Sou o amor... Eu Sou o coração... Eu Sou a evolução... Eu Sou o Escritor da existência humana... Eu Sou o perfeito equilíbrio do corpo, da mente e de espírito..., Eu Sou a conexão com o Eu Superior... Eu Sou o amor incondicional... Eu Tenho... Eu Sou... Eu Agradeço</w:t>
      </w:r>
      <w:r w:rsidR="006A2A40" w:rsidRPr="00A3036C">
        <w:rPr>
          <w:rFonts w:ascii="Times New Roman" w:eastAsia="Aptos" w:hAnsi="Times New Roman" w:cs="Times New Roman"/>
          <w:sz w:val="24"/>
          <w:szCs w:val="24"/>
        </w:rPr>
        <w:t>.</w:t>
      </w:r>
      <w:r w:rsidR="000C4E50" w:rsidRPr="00A3036C">
        <w:rPr>
          <w:rFonts w:ascii="Times New Roman" w:eastAsia="Aptos" w:hAnsi="Times New Roman" w:cs="Times New Roman"/>
          <w:sz w:val="24"/>
          <w:szCs w:val="24"/>
        </w:rPr>
        <w:t>.</w:t>
      </w:r>
      <w:r w:rsidR="00AD17F5" w:rsidRPr="00A3036C">
        <w:rPr>
          <w:rFonts w:ascii="Times New Roman" w:eastAsia="Aptos" w:hAnsi="Times New Roman" w:cs="Times New Roman"/>
          <w:sz w:val="24"/>
          <w:szCs w:val="24"/>
        </w:rPr>
        <w:t xml:space="preserve"> </w:t>
      </w:r>
      <w:r w:rsidR="007A13D6" w:rsidRPr="00A3036C">
        <w:rPr>
          <w:rFonts w:ascii="Times New Roman" w:eastAsia="Aptos" w:hAnsi="Times New Roman" w:cs="Times New Roman"/>
          <w:sz w:val="24"/>
          <w:szCs w:val="24"/>
        </w:rPr>
        <w:t xml:space="preserve"> </w:t>
      </w:r>
      <w:r w:rsidR="00C015FD" w:rsidRPr="00A3036C">
        <w:rPr>
          <w:rFonts w:ascii="Times New Roman" w:eastAsia="Aptos" w:hAnsi="Times New Roman" w:cs="Times New Roman"/>
          <w:sz w:val="24"/>
          <w:szCs w:val="24"/>
        </w:rPr>
        <w:t>Ladeada pela paixão</w:t>
      </w:r>
      <w:r w:rsidR="009910BF" w:rsidRPr="00A3036C">
        <w:rPr>
          <w:rFonts w:ascii="Times New Roman" w:eastAsia="Aptos" w:hAnsi="Times New Roman" w:cs="Times New Roman"/>
          <w:sz w:val="24"/>
          <w:szCs w:val="24"/>
        </w:rPr>
        <w:t xml:space="preserve"> e</w:t>
      </w:r>
      <w:r w:rsidR="00D8748A" w:rsidRPr="00A3036C">
        <w:rPr>
          <w:rFonts w:ascii="Times New Roman" w:eastAsia="Aptos" w:hAnsi="Times New Roman" w:cs="Times New Roman"/>
          <w:sz w:val="24"/>
          <w:szCs w:val="24"/>
        </w:rPr>
        <w:t xml:space="preserve"> </w:t>
      </w:r>
      <w:r w:rsidR="007B69BF" w:rsidRPr="00A3036C">
        <w:rPr>
          <w:rFonts w:ascii="Times New Roman" w:eastAsia="Aptos" w:hAnsi="Times New Roman" w:cs="Times New Roman"/>
          <w:sz w:val="24"/>
          <w:szCs w:val="24"/>
        </w:rPr>
        <w:t>o</w:t>
      </w:r>
      <w:r w:rsidR="006E2A9B" w:rsidRPr="00A3036C">
        <w:rPr>
          <w:rFonts w:ascii="Times New Roman" w:eastAsia="Aptos" w:hAnsi="Times New Roman" w:cs="Times New Roman"/>
          <w:sz w:val="24"/>
          <w:szCs w:val="24"/>
        </w:rPr>
        <w:t xml:space="preserve"> amor do “Garoto da Gávea”</w:t>
      </w:r>
      <w:r w:rsidR="009910BF" w:rsidRPr="00A3036C">
        <w:rPr>
          <w:rFonts w:ascii="Times New Roman" w:eastAsia="Aptos" w:hAnsi="Times New Roman" w:cs="Times New Roman"/>
          <w:sz w:val="24"/>
          <w:szCs w:val="24"/>
        </w:rPr>
        <w:t xml:space="preserve">, compreende, como ele, </w:t>
      </w:r>
      <w:r w:rsidR="009910BF" w:rsidRPr="00A3036C">
        <w:rPr>
          <w:rFonts w:ascii="Times New Roman" w:eastAsia="Aptos" w:hAnsi="Times New Roman" w:cs="Times New Roman"/>
          <w:i/>
          <w:iCs/>
          <w:sz w:val="24"/>
          <w:szCs w:val="24"/>
        </w:rPr>
        <w:t xml:space="preserve">a inocência da pureza do prazer </w:t>
      </w:r>
      <w:r w:rsidR="000B33CC" w:rsidRPr="00A3036C">
        <w:rPr>
          <w:rFonts w:ascii="Times New Roman" w:eastAsia="Aptos" w:hAnsi="Times New Roman" w:cs="Times New Roman"/>
          <w:sz w:val="24"/>
          <w:szCs w:val="24"/>
        </w:rPr>
        <w:t>nas relações parentais, interpessoais, profissionais</w:t>
      </w:r>
      <w:r w:rsidR="00B53081" w:rsidRPr="00A3036C">
        <w:rPr>
          <w:rFonts w:ascii="Times New Roman" w:eastAsia="Aptos" w:hAnsi="Times New Roman" w:cs="Times New Roman"/>
          <w:sz w:val="24"/>
          <w:szCs w:val="24"/>
        </w:rPr>
        <w:t xml:space="preserve"> e, agora</w:t>
      </w:r>
      <w:r w:rsidR="000D0E64" w:rsidRPr="00A3036C">
        <w:rPr>
          <w:rFonts w:ascii="Times New Roman" w:eastAsia="Aptos" w:hAnsi="Times New Roman" w:cs="Times New Roman"/>
          <w:sz w:val="24"/>
          <w:szCs w:val="24"/>
        </w:rPr>
        <w:t xml:space="preserve">, </w:t>
      </w:r>
      <w:r w:rsidR="009D0430" w:rsidRPr="00A3036C">
        <w:rPr>
          <w:rFonts w:ascii="Times New Roman" w:eastAsia="Aptos" w:hAnsi="Times New Roman" w:cs="Times New Roman"/>
          <w:i/>
          <w:iCs/>
          <w:sz w:val="24"/>
          <w:szCs w:val="24"/>
        </w:rPr>
        <w:t>pelo andar da carruagem</w:t>
      </w:r>
      <w:r w:rsidR="009D0430" w:rsidRPr="00A3036C">
        <w:rPr>
          <w:rFonts w:ascii="Times New Roman" w:eastAsia="Aptos" w:hAnsi="Times New Roman" w:cs="Times New Roman"/>
          <w:sz w:val="24"/>
          <w:szCs w:val="24"/>
        </w:rPr>
        <w:t>, amorosa</w:t>
      </w:r>
      <w:r w:rsidR="007E265A" w:rsidRPr="00A3036C">
        <w:rPr>
          <w:rFonts w:ascii="Times New Roman" w:eastAsia="Aptos" w:hAnsi="Times New Roman" w:cs="Times New Roman"/>
          <w:sz w:val="24"/>
          <w:szCs w:val="24"/>
        </w:rPr>
        <w:t>s</w:t>
      </w:r>
      <w:r w:rsidR="002B305F" w:rsidRPr="00A3036C">
        <w:rPr>
          <w:rFonts w:ascii="Times New Roman" w:eastAsia="Aptos" w:hAnsi="Times New Roman" w:cs="Times New Roman"/>
          <w:sz w:val="24"/>
          <w:szCs w:val="24"/>
        </w:rPr>
        <w:t>.</w:t>
      </w:r>
      <w:r w:rsidR="00A52910" w:rsidRPr="00A3036C">
        <w:rPr>
          <w:rFonts w:ascii="Times New Roman" w:eastAsia="Aptos" w:hAnsi="Times New Roman" w:cs="Times New Roman"/>
          <w:sz w:val="24"/>
          <w:szCs w:val="24"/>
        </w:rPr>
        <w:t xml:space="preserve"> com o encontro</w:t>
      </w:r>
      <w:r w:rsidR="00AF6E51" w:rsidRPr="00A3036C">
        <w:rPr>
          <w:rFonts w:ascii="Times New Roman" w:eastAsia="Aptos" w:hAnsi="Times New Roman" w:cs="Times New Roman"/>
          <w:sz w:val="24"/>
          <w:szCs w:val="24"/>
        </w:rPr>
        <w:t xml:space="preserve"> arrebatador entre ambos.</w:t>
      </w:r>
      <w:r w:rsidR="000B33CC" w:rsidRPr="00A3036C">
        <w:rPr>
          <w:rFonts w:ascii="Times New Roman" w:eastAsia="Aptos" w:hAnsi="Times New Roman" w:cs="Times New Roman"/>
          <w:sz w:val="24"/>
          <w:szCs w:val="24"/>
        </w:rPr>
        <w:t xml:space="preserve"> </w:t>
      </w:r>
    </w:p>
    <w:p w14:paraId="7A4D488A" w14:textId="6F6099D5" w:rsidR="00201FFD" w:rsidRPr="00A3036C" w:rsidRDefault="004C304C" w:rsidP="007C6ED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Nefertari Mandela e João Carlos Lessa</w:t>
      </w:r>
      <w:r w:rsidR="00134E8C" w:rsidRPr="00A3036C">
        <w:rPr>
          <w:rFonts w:ascii="Times New Roman" w:eastAsia="Aptos" w:hAnsi="Times New Roman" w:cs="Times New Roman"/>
          <w:sz w:val="24"/>
          <w:szCs w:val="24"/>
        </w:rPr>
        <w:t xml:space="preserve"> revelam</w:t>
      </w:r>
      <w:r w:rsidR="00821523" w:rsidRPr="00A3036C">
        <w:rPr>
          <w:rFonts w:ascii="Times New Roman" w:eastAsia="Aptos" w:hAnsi="Times New Roman" w:cs="Times New Roman"/>
          <w:sz w:val="24"/>
          <w:szCs w:val="24"/>
        </w:rPr>
        <w:t>, entre si, interesses libidinosos</w:t>
      </w:r>
      <w:r w:rsidR="00B36983" w:rsidRPr="00A3036C">
        <w:rPr>
          <w:rFonts w:ascii="Times New Roman" w:eastAsia="Aptos" w:hAnsi="Times New Roman" w:cs="Times New Roman"/>
          <w:sz w:val="24"/>
          <w:szCs w:val="24"/>
        </w:rPr>
        <w:t xml:space="preserve"> com olhares</w:t>
      </w:r>
      <w:r w:rsidR="00A01A53" w:rsidRPr="00A3036C">
        <w:rPr>
          <w:rFonts w:ascii="Times New Roman" w:eastAsia="Aptos" w:hAnsi="Times New Roman" w:cs="Times New Roman"/>
          <w:sz w:val="24"/>
          <w:szCs w:val="24"/>
        </w:rPr>
        <w:t xml:space="preserve"> e sentimentos</w:t>
      </w:r>
      <w:r w:rsidR="003060BE" w:rsidRPr="00A3036C">
        <w:rPr>
          <w:rFonts w:ascii="Times New Roman" w:eastAsia="Aptos" w:hAnsi="Times New Roman" w:cs="Times New Roman"/>
          <w:sz w:val="24"/>
          <w:szCs w:val="24"/>
        </w:rPr>
        <w:t>, por ora,</w:t>
      </w:r>
      <w:r w:rsidR="00A01A53" w:rsidRPr="00A3036C">
        <w:rPr>
          <w:rFonts w:ascii="Times New Roman" w:eastAsia="Aptos" w:hAnsi="Times New Roman" w:cs="Times New Roman"/>
          <w:sz w:val="24"/>
          <w:szCs w:val="24"/>
        </w:rPr>
        <w:t xml:space="preserve"> desviados</w:t>
      </w:r>
      <w:r w:rsidR="006D3D7A" w:rsidRPr="00A3036C">
        <w:rPr>
          <w:rFonts w:ascii="Times New Roman" w:eastAsia="Aptos" w:hAnsi="Times New Roman" w:cs="Times New Roman"/>
          <w:sz w:val="24"/>
          <w:szCs w:val="24"/>
        </w:rPr>
        <w:t>,</w:t>
      </w:r>
      <w:r w:rsidR="003060BE" w:rsidRPr="00A3036C">
        <w:rPr>
          <w:rFonts w:ascii="Times New Roman" w:eastAsia="Aptos" w:hAnsi="Times New Roman" w:cs="Times New Roman"/>
          <w:sz w:val="24"/>
          <w:szCs w:val="24"/>
        </w:rPr>
        <w:t xml:space="preserve"> como acontece com o fut</w:t>
      </w:r>
      <w:r w:rsidR="002D186B" w:rsidRPr="00A3036C">
        <w:rPr>
          <w:rFonts w:ascii="Times New Roman" w:eastAsia="Aptos" w:hAnsi="Times New Roman" w:cs="Times New Roman"/>
          <w:sz w:val="24"/>
          <w:szCs w:val="24"/>
        </w:rPr>
        <w:t>uro jovem casal, para o bem maior</w:t>
      </w:r>
      <w:r w:rsidR="00856920" w:rsidRPr="00A3036C">
        <w:rPr>
          <w:rFonts w:ascii="Times New Roman" w:eastAsia="Aptos" w:hAnsi="Times New Roman" w:cs="Times New Roman"/>
          <w:sz w:val="24"/>
          <w:szCs w:val="24"/>
        </w:rPr>
        <w:t xml:space="preserve"> propiciado por este fenômeno lunar</w:t>
      </w:r>
      <w:r w:rsidR="006B1854" w:rsidRPr="00A3036C">
        <w:rPr>
          <w:rFonts w:ascii="Times New Roman" w:eastAsia="Aptos" w:hAnsi="Times New Roman" w:cs="Times New Roman"/>
          <w:sz w:val="24"/>
          <w:szCs w:val="24"/>
        </w:rPr>
        <w:t xml:space="preserve"> programado pelo SEU.</w:t>
      </w:r>
    </w:p>
    <w:p w14:paraId="1C8C1610" w14:textId="77777777" w:rsidR="004C0748" w:rsidRPr="00A3036C" w:rsidRDefault="00201FFD" w:rsidP="007C6ED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Desejos </w:t>
      </w:r>
      <w:r w:rsidR="00567D0F" w:rsidRPr="00A3036C">
        <w:rPr>
          <w:rFonts w:ascii="Times New Roman" w:eastAsia="Aptos" w:hAnsi="Times New Roman" w:cs="Times New Roman"/>
          <w:sz w:val="24"/>
          <w:szCs w:val="24"/>
        </w:rPr>
        <w:t xml:space="preserve">sexualizados </w:t>
      </w:r>
      <w:r w:rsidRPr="00A3036C">
        <w:rPr>
          <w:rFonts w:ascii="Times New Roman" w:eastAsia="Aptos" w:hAnsi="Times New Roman" w:cs="Times New Roman"/>
          <w:sz w:val="24"/>
          <w:szCs w:val="24"/>
        </w:rPr>
        <w:t>a parte</w:t>
      </w:r>
      <w:r w:rsidR="00567D0F" w:rsidRPr="00A3036C">
        <w:rPr>
          <w:rFonts w:ascii="Times New Roman" w:eastAsia="Aptos" w:hAnsi="Times New Roman" w:cs="Times New Roman"/>
          <w:sz w:val="24"/>
          <w:szCs w:val="24"/>
        </w:rPr>
        <w:t>,</w:t>
      </w:r>
      <w:r w:rsidR="008254AD" w:rsidRPr="00A3036C">
        <w:rPr>
          <w:rFonts w:ascii="Times New Roman" w:eastAsia="Aptos" w:hAnsi="Times New Roman" w:cs="Times New Roman"/>
          <w:sz w:val="24"/>
          <w:szCs w:val="24"/>
        </w:rPr>
        <w:t xml:space="preserve"> os recém-enamorados voltam à Terra</w:t>
      </w:r>
      <w:r w:rsidR="00756CFD" w:rsidRPr="00A3036C">
        <w:rPr>
          <w:rFonts w:ascii="Times New Roman" w:eastAsia="Aptos" w:hAnsi="Times New Roman" w:cs="Times New Roman"/>
          <w:sz w:val="24"/>
          <w:szCs w:val="24"/>
        </w:rPr>
        <w:t xml:space="preserve"> e as ligações extrassensoriais em curso</w:t>
      </w:r>
      <w:r w:rsidR="008A009D" w:rsidRPr="00A3036C">
        <w:rPr>
          <w:rFonts w:ascii="Times New Roman" w:eastAsia="Aptos" w:hAnsi="Times New Roman" w:cs="Times New Roman"/>
          <w:sz w:val="24"/>
          <w:szCs w:val="24"/>
        </w:rPr>
        <w:t xml:space="preserve"> </w:t>
      </w:r>
      <w:r w:rsidR="000609C8" w:rsidRPr="00A3036C">
        <w:rPr>
          <w:rFonts w:ascii="Times New Roman" w:eastAsia="Aptos" w:hAnsi="Times New Roman" w:cs="Times New Roman"/>
          <w:sz w:val="24"/>
          <w:szCs w:val="24"/>
        </w:rPr>
        <w:t xml:space="preserve">junto </w:t>
      </w:r>
      <w:r w:rsidR="0031641B" w:rsidRPr="00A3036C">
        <w:rPr>
          <w:rFonts w:ascii="Times New Roman" w:eastAsia="Aptos" w:hAnsi="Times New Roman" w:cs="Times New Roman"/>
          <w:sz w:val="24"/>
          <w:szCs w:val="24"/>
        </w:rPr>
        <w:t>com os demais Guerreiros Dimensionais</w:t>
      </w:r>
      <w:r w:rsidR="003442B1" w:rsidRPr="00A3036C">
        <w:rPr>
          <w:rFonts w:ascii="Times New Roman" w:eastAsia="Aptos" w:hAnsi="Times New Roman" w:cs="Times New Roman"/>
          <w:sz w:val="24"/>
          <w:szCs w:val="24"/>
        </w:rPr>
        <w:t>.</w:t>
      </w:r>
      <w:r w:rsidR="0031641B" w:rsidRPr="00A3036C">
        <w:rPr>
          <w:rFonts w:ascii="Times New Roman" w:eastAsia="Aptos" w:hAnsi="Times New Roman" w:cs="Times New Roman"/>
          <w:sz w:val="24"/>
          <w:szCs w:val="24"/>
        </w:rPr>
        <w:t xml:space="preserve"> </w:t>
      </w:r>
      <w:r w:rsidR="0024793E" w:rsidRPr="00A3036C">
        <w:rPr>
          <w:rFonts w:ascii="Times New Roman" w:eastAsia="Aptos" w:hAnsi="Times New Roman" w:cs="Times New Roman"/>
          <w:sz w:val="24"/>
          <w:szCs w:val="24"/>
        </w:rPr>
        <w:t>C</w:t>
      </w:r>
      <w:r w:rsidR="00857D56" w:rsidRPr="00A3036C">
        <w:rPr>
          <w:rFonts w:ascii="Times New Roman" w:eastAsia="Aptos" w:hAnsi="Times New Roman" w:cs="Times New Roman"/>
          <w:sz w:val="24"/>
          <w:szCs w:val="24"/>
        </w:rPr>
        <w:t>onectados</w:t>
      </w:r>
      <w:r w:rsidR="0034728F" w:rsidRPr="00A3036C">
        <w:rPr>
          <w:rFonts w:ascii="Times New Roman" w:eastAsia="Aptos" w:hAnsi="Times New Roman" w:cs="Times New Roman"/>
          <w:sz w:val="24"/>
          <w:szCs w:val="24"/>
        </w:rPr>
        <w:t xml:space="preserve"> e concentrados</w:t>
      </w:r>
      <w:r w:rsidR="0024793E" w:rsidRPr="00A3036C">
        <w:rPr>
          <w:rFonts w:ascii="Times New Roman" w:eastAsia="Aptos" w:hAnsi="Times New Roman" w:cs="Times New Roman"/>
          <w:sz w:val="24"/>
          <w:szCs w:val="24"/>
        </w:rPr>
        <w:t xml:space="preserve"> </w:t>
      </w:r>
      <w:r w:rsidR="008B3645" w:rsidRPr="00A3036C">
        <w:rPr>
          <w:rFonts w:ascii="Times New Roman" w:eastAsia="Aptos" w:hAnsi="Times New Roman" w:cs="Times New Roman"/>
          <w:sz w:val="24"/>
          <w:szCs w:val="24"/>
        </w:rPr>
        <w:t>n</w:t>
      </w:r>
      <w:r w:rsidR="00857D56" w:rsidRPr="00A3036C">
        <w:rPr>
          <w:rFonts w:ascii="Times New Roman" w:eastAsia="Aptos" w:hAnsi="Times New Roman" w:cs="Times New Roman"/>
          <w:sz w:val="24"/>
          <w:szCs w:val="24"/>
        </w:rPr>
        <w:t xml:space="preserve">a </w:t>
      </w:r>
      <w:r w:rsidR="00857D56" w:rsidRPr="00A3036C">
        <w:rPr>
          <w:rFonts w:ascii="Times New Roman" w:eastAsia="Aptos" w:hAnsi="Times New Roman" w:cs="Times New Roman"/>
          <w:i/>
          <w:iCs/>
          <w:sz w:val="24"/>
          <w:szCs w:val="24"/>
        </w:rPr>
        <w:t>missão invisível</w:t>
      </w:r>
      <w:r w:rsidR="00746CC8" w:rsidRPr="00A3036C">
        <w:rPr>
          <w:rFonts w:ascii="Times New Roman" w:eastAsia="Aptos" w:hAnsi="Times New Roman" w:cs="Times New Roman"/>
          <w:sz w:val="24"/>
          <w:szCs w:val="24"/>
        </w:rPr>
        <w:t xml:space="preserve">, </w:t>
      </w:r>
      <w:r w:rsidR="00AD5490" w:rsidRPr="00A3036C">
        <w:rPr>
          <w:rFonts w:ascii="Times New Roman" w:eastAsia="Aptos" w:hAnsi="Times New Roman" w:cs="Times New Roman"/>
          <w:sz w:val="24"/>
          <w:szCs w:val="24"/>
        </w:rPr>
        <w:t xml:space="preserve">captam </w:t>
      </w:r>
      <w:r w:rsidR="008B3645" w:rsidRPr="00A3036C">
        <w:rPr>
          <w:rFonts w:ascii="Times New Roman" w:eastAsia="Aptos" w:hAnsi="Times New Roman" w:cs="Times New Roman"/>
          <w:sz w:val="24"/>
          <w:szCs w:val="24"/>
        </w:rPr>
        <w:t>orientações valiosas</w:t>
      </w:r>
      <w:r w:rsidR="003255F2" w:rsidRPr="00A3036C">
        <w:rPr>
          <w:rFonts w:ascii="Times New Roman" w:eastAsia="Aptos" w:hAnsi="Times New Roman" w:cs="Times New Roman"/>
          <w:sz w:val="24"/>
          <w:szCs w:val="24"/>
        </w:rPr>
        <w:t>, extensivas a outros</w:t>
      </w:r>
      <w:r w:rsidR="00A833AF" w:rsidRPr="00A3036C">
        <w:rPr>
          <w:rFonts w:ascii="Times New Roman" w:eastAsia="Aptos" w:hAnsi="Times New Roman" w:cs="Times New Roman"/>
          <w:sz w:val="24"/>
          <w:szCs w:val="24"/>
        </w:rPr>
        <w:t xml:space="preserve"> dimensionais espalhados pelo </w:t>
      </w:r>
      <w:r w:rsidR="00A833AF" w:rsidRPr="00A3036C">
        <w:rPr>
          <w:rFonts w:ascii="Times New Roman" w:eastAsia="Aptos" w:hAnsi="Times New Roman" w:cs="Times New Roman"/>
          <w:i/>
          <w:iCs/>
          <w:sz w:val="24"/>
          <w:szCs w:val="24"/>
        </w:rPr>
        <w:t>novo mundo</w:t>
      </w:r>
      <w:r w:rsidR="000609C8" w:rsidRPr="00A3036C">
        <w:rPr>
          <w:rFonts w:ascii="Times New Roman" w:eastAsia="Aptos" w:hAnsi="Times New Roman" w:cs="Times New Roman"/>
          <w:sz w:val="24"/>
          <w:szCs w:val="24"/>
        </w:rPr>
        <w:t xml:space="preserve"> p</w:t>
      </w:r>
      <w:r w:rsidR="00AD5490" w:rsidRPr="00A3036C">
        <w:rPr>
          <w:rFonts w:ascii="Times New Roman" w:eastAsia="Aptos" w:hAnsi="Times New Roman" w:cs="Times New Roman"/>
          <w:sz w:val="24"/>
          <w:szCs w:val="24"/>
        </w:rPr>
        <w:t>a</w:t>
      </w:r>
      <w:r w:rsidR="000609C8" w:rsidRPr="00A3036C">
        <w:rPr>
          <w:rFonts w:ascii="Times New Roman" w:eastAsia="Aptos" w:hAnsi="Times New Roman" w:cs="Times New Roman"/>
          <w:sz w:val="24"/>
          <w:szCs w:val="24"/>
        </w:rPr>
        <w:t>ra prosseguire</w:t>
      </w:r>
      <w:r w:rsidR="00746CC8" w:rsidRPr="00A3036C">
        <w:rPr>
          <w:rFonts w:ascii="Times New Roman" w:eastAsia="Aptos" w:hAnsi="Times New Roman" w:cs="Times New Roman"/>
          <w:sz w:val="24"/>
          <w:szCs w:val="24"/>
        </w:rPr>
        <w:t>m</w:t>
      </w:r>
      <w:r w:rsidR="001E175E" w:rsidRPr="00A3036C">
        <w:rPr>
          <w:rFonts w:ascii="Times New Roman" w:eastAsia="Aptos" w:hAnsi="Times New Roman" w:cs="Times New Roman"/>
          <w:sz w:val="24"/>
          <w:szCs w:val="24"/>
        </w:rPr>
        <w:t xml:space="preserve"> a</w:t>
      </w:r>
      <w:r w:rsidR="00A50C94" w:rsidRPr="00A3036C">
        <w:rPr>
          <w:rFonts w:ascii="Times New Roman" w:eastAsia="Aptos" w:hAnsi="Times New Roman" w:cs="Times New Roman"/>
          <w:sz w:val="24"/>
          <w:szCs w:val="24"/>
        </w:rPr>
        <w:t xml:space="preserve"> contagiar</w:t>
      </w:r>
      <w:r w:rsidR="001E175E" w:rsidRPr="00A3036C">
        <w:rPr>
          <w:rFonts w:ascii="Times New Roman" w:eastAsia="Aptos" w:hAnsi="Times New Roman" w:cs="Times New Roman"/>
          <w:sz w:val="24"/>
          <w:szCs w:val="24"/>
        </w:rPr>
        <w:t xml:space="preserve"> </w:t>
      </w:r>
      <w:r w:rsidR="00ED02C6" w:rsidRPr="00A3036C">
        <w:rPr>
          <w:rFonts w:ascii="Times New Roman" w:eastAsia="Aptos" w:hAnsi="Times New Roman" w:cs="Times New Roman"/>
          <w:sz w:val="24"/>
          <w:szCs w:val="24"/>
        </w:rPr>
        <w:t>os seres humanos propensos</w:t>
      </w:r>
      <w:r w:rsidR="005E0E71" w:rsidRPr="00A3036C">
        <w:rPr>
          <w:rFonts w:ascii="Times New Roman" w:eastAsia="Aptos" w:hAnsi="Times New Roman" w:cs="Times New Roman"/>
          <w:sz w:val="24"/>
          <w:szCs w:val="24"/>
        </w:rPr>
        <w:t xml:space="preserve"> e estimulados</w:t>
      </w:r>
      <w:r w:rsidR="001F706F" w:rsidRPr="00A3036C">
        <w:rPr>
          <w:rFonts w:ascii="Times New Roman" w:eastAsia="Aptos" w:hAnsi="Times New Roman" w:cs="Times New Roman"/>
          <w:sz w:val="24"/>
          <w:szCs w:val="24"/>
        </w:rPr>
        <w:t xml:space="preserve"> a terem e serem Deus, sendo parte do </w:t>
      </w:r>
      <w:r w:rsidR="001F706F" w:rsidRPr="00A3036C">
        <w:rPr>
          <w:rFonts w:ascii="Times New Roman" w:eastAsia="Aptos" w:hAnsi="Times New Roman" w:cs="Times New Roman"/>
          <w:i/>
          <w:iCs/>
          <w:sz w:val="24"/>
          <w:szCs w:val="24"/>
        </w:rPr>
        <w:t>despertar em massa</w:t>
      </w:r>
      <w:r w:rsidR="003442B1" w:rsidRPr="00A3036C">
        <w:rPr>
          <w:rFonts w:ascii="Times New Roman" w:eastAsia="Aptos" w:hAnsi="Times New Roman" w:cs="Times New Roman"/>
          <w:sz w:val="24"/>
          <w:szCs w:val="24"/>
        </w:rPr>
        <w:t>.</w:t>
      </w:r>
    </w:p>
    <w:p w14:paraId="0A31F80F" w14:textId="0CBE0428" w:rsidR="000A16DA" w:rsidRPr="00A3036C" w:rsidRDefault="004C0748" w:rsidP="007C6ED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Ondas eletromagnética</w:t>
      </w:r>
      <w:r w:rsidR="004F7771" w:rsidRPr="00A3036C">
        <w:rPr>
          <w:rFonts w:ascii="Times New Roman" w:eastAsia="Aptos" w:hAnsi="Times New Roman" w:cs="Times New Roman"/>
          <w:sz w:val="24"/>
          <w:szCs w:val="24"/>
        </w:rPr>
        <w:t>s</w:t>
      </w:r>
      <w:r w:rsidRPr="00A3036C">
        <w:rPr>
          <w:rFonts w:ascii="Times New Roman" w:eastAsia="Aptos" w:hAnsi="Times New Roman" w:cs="Times New Roman"/>
          <w:sz w:val="24"/>
          <w:szCs w:val="24"/>
        </w:rPr>
        <w:t xml:space="preserve"> de representantes</w:t>
      </w:r>
      <w:r w:rsidR="004F7771" w:rsidRPr="00A3036C">
        <w:rPr>
          <w:rFonts w:ascii="Times New Roman" w:eastAsia="Aptos" w:hAnsi="Times New Roman" w:cs="Times New Roman"/>
          <w:sz w:val="24"/>
          <w:szCs w:val="24"/>
        </w:rPr>
        <w:t>, Fértilles e Germano,</w:t>
      </w:r>
      <w:r w:rsidRPr="00A3036C">
        <w:rPr>
          <w:rFonts w:ascii="Times New Roman" w:eastAsia="Aptos" w:hAnsi="Times New Roman" w:cs="Times New Roman"/>
          <w:sz w:val="24"/>
          <w:szCs w:val="24"/>
        </w:rPr>
        <w:t xml:space="preserve"> do casal criador do universo</w:t>
      </w:r>
      <w:r w:rsidR="00B61E3F" w:rsidRPr="00A3036C">
        <w:rPr>
          <w:rFonts w:ascii="Times New Roman" w:eastAsia="Aptos" w:hAnsi="Times New Roman" w:cs="Times New Roman"/>
          <w:sz w:val="24"/>
          <w:szCs w:val="24"/>
        </w:rPr>
        <w:t xml:space="preserve">, </w:t>
      </w:r>
      <w:r w:rsidR="00A13669" w:rsidRPr="00A3036C">
        <w:rPr>
          <w:rFonts w:ascii="Times New Roman" w:eastAsia="Aptos" w:hAnsi="Times New Roman" w:cs="Times New Roman"/>
          <w:sz w:val="24"/>
          <w:szCs w:val="24"/>
        </w:rPr>
        <w:t>são</w:t>
      </w:r>
      <w:r w:rsidR="00F719C4" w:rsidRPr="00A3036C">
        <w:rPr>
          <w:rFonts w:ascii="Times New Roman" w:eastAsia="Aptos" w:hAnsi="Times New Roman" w:cs="Times New Roman"/>
          <w:sz w:val="24"/>
          <w:szCs w:val="24"/>
        </w:rPr>
        <w:t xml:space="preserve"> penetrantes nas almas </w:t>
      </w:r>
      <w:r w:rsidR="00B5065F" w:rsidRPr="00A3036C">
        <w:rPr>
          <w:rFonts w:ascii="Times New Roman" w:eastAsia="Aptos" w:hAnsi="Times New Roman" w:cs="Times New Roman"/>
          <w:sz w:val="24"/>
          <w:szCs w:val="24"/>
        </w:rPr>
        <w:t>conscienciais dos dimensionais</w:t>
      </w:r>
      <w:r w:rsidR="00420C9C" w:rsidRPr="00A3036C">
        <w:rPr>
          <w:rFonts w:ascii="Times New Roman" w:eastAsia="Aptos" w:hAnsi="Times New Roman" w:cs="Times New Roman"/>
          <w:sz w:val="24"/>
          <w:szCs w:val="24"/>
        </w:rPr>
        <w:t>, prontas para as mensagens estelare</w:t>
      </w:r>
      <w:r w:rsidR="0060309B" w:rsidRPr="00A3036C">
        <w:rPr>
          <w:rFonts w:ascii="Times New Roman" w:eastAsia="Aptos" w:hAnsi="Times New Roman" w:cs="Times New Roman"/>
          <w:sz w:val="24"/>
          <w:szCs w:val="24"/>
        </w:rPr>
        <w:t>s se tornarem audíveis</w:t>
      </w:r>
      <w:r w:rsidR="00E84728" w:rsidRPr="00A3036C">
        <w:rPr>
          <w:rFonts w:ascii="Times New Roman" w:eastAsia="Aptos" w:hAnsi="Times New Roman" w:cs="Times New Roman"/>
          <w:sz w:val="24"/>
          <w:szCs w:val="24"/>
        </w:rPr>
        <w:t>, como, neste segundo, acontece.</w:t>
      </w:r>
      <w:r w:rsidR="00A9243A" w:rsidRPr="00A3036C">
        <w:rPr>
          <w:rFonts w:ascii="Times New Roman" w:eastAsia="Aptos" w:hAnsi="Times New Roman" w:cs="Times New Roman"/>
          <w:sz w:val="24"/>
          <w:szCs w:val="24"/>
        </w:rPr>
        <w:t xml:space="preserve"> </w:t>
      </w:r>
      <w:r w:rsidR="004C304C" w:rsidRPr="00A3036C">
        <w:rPr>
          <w:rFonts w:ascii="Times New Roman" w:eastAsia="Aptos" w:hAnsi="Times New Roman" w:cs="Times New Roman"/>
          <w:sz w:val="24"/>
          <w:szCs w:val="24"/>
        </w:rPr>
        <w:t xml:space="preserve">  </w:t>
      </w:r>
      <w:r w:rsidR="000A16DA" w:rsidRPr="00A3036C">
        <w:rPr>
          <w:rFonts w:ascii="Times New Roman" w:eastAsia="Aptos" w:hAnsi="Times New Roman" w:cs="Times New Roman"/>
          <w:sz w:val="24"/>
          <w:szCs w:val="24"/>
        </w:rPr>
        <w:t xml:space="preserve"> </w:t>
      </w:r>
    </w:p>
    <w:p w14:paraId="6B23DA77" w14:textId="77777777" w:rsidR="00D2019B" w:rsidRPr="00A3036C" w:rsidRDefault="00D2019B" w:rsidP="000C6176">
      <w:pPr>
        <w:spacing w:after="0"/>
        <w:jc w:val="both"/>
        <w:rPr>
          <w:rFonts w:ascii="Times New Roman" w:eastAsia="Aptos" w:hAnsi="Times New Roman" w:cs="Times New Roman"/>
          <w:sz w:val="24"/>
          <w:szCs w:val="24"/>
        </w:rPr>
      </w:pPr>
    </w:p>
    <w:p w14:paraId="465D3B31" w14:textId="7588857D" w:rsidR="00D2019B" w:rsidRPr="00A3036C" w:rsidRDefault="00D2019B"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b/>
          <w:bCs/>
          <w:sz w:val="24"/>
          <w:szCs w:val="24"/>
        </w:rPr>
        <w:lastRenderedPageBreak/>
        <w:t>▬</w:t>
      </w:r>
      <w:r w:rsidR="00346E5E" w:rsidRPr="00A3036C">
        <w:rPr>
          <w:rFonts w:ascii="Times New Roman" w:eastAsia="Aptos" w:hAnsi="Times New Roman" w:cs="Times New Roman"/>
          <w:b/>
          <w:bCs/>
          <w:sz w:val="24"/>
          <w:szCs w:val="24"/>
        </w:rPr>
        <w:t xml:space="preserve"> </w:t>
      </w:r>
      <w:r w:rsidR="00956D03" w:rsidRPr="00A3036C">
        <w:rPr>
          <w:rFonts w:ascii="Times New Roman" w:eastAsia="Aptos" w:hAnsi="Times New Roman" w:cs="Times New Roman"/>
          <w:b/>
          <w:bCs/>
          <w:sz w:val="24"/>
          <w:szCs w:val="24"/>
        </w:rPr>
        <w:t xml:space="preserve"> </w:t>
      </w:r>
      <w:r w:rsidR="00BA3994" w:rsidRPr="00A3036C">
        <w:rPr>
          <w:rFonts w:ascii="Times New Roman" w:eastAsia="Aptos" w:hAnsi="Times New Roman" w:cs="Times New Roman"/>
          <w:sz w:val="24"/>
          <w:szCs w:val="24"/>
        </w:rPr>
        <w:t xml:space="preserve">Guerreiros Dimensionais ― Fértilles ecoa chamado global ― Nos três séculos próximos passados, o SEU lançara sementes estelares frutificadas nas proles de Harrison, Taylor e Agregados ―  Destaca raças universais afinadas ao amor incondicional da Fonte de Criação Universal ― Origens raciais afinadas a </w:t>
      </w:r>
      <w:r w:rsidR="00BA3994" w:rsidRPr="00A3036C">
        <w:rPr>
          <w:rFonts w:ascii="Times New Roman" w:eastAsia="Aptos" w:hAnsi="Times New Roman" w:cs="Times New Roman"/>
          <w:i/>
          <w:iCs/>
          <w:sz w:val="24"/>
          <w:szCs w:val="24"/>
        </w:rPr>
        <w:t xml:space="preserve">missão invisível </w:t>
      </w:r>
      <w:r w:rsidR="00BA3994" w:rsidRPr="00A3036C">
        <w:rPr>
          <w:rFonts w:ascii="Times New Roman" w:eastAsia="Aptos" w:hAnsi="Times New Roman" w:cs="Times New Roman"/>
          <w:sz w:val="24"/>
          <w:szCs w:val="24"/>
        </w:rPr>
        <w:t>do SEU, encarnam para experenciar</w:t>
      </w:r>
      <w:r w:rsidR="00580003" w:rsidRPr="00A3036C">
        <w:rPr>
          <w:rFonts w:ascii="Times New Roman" w:eastAsia="Aptos" w:hAnsi="Times New Roman" w:cs="Times New Roman"/>
          <w:sz w:val="24"/>
          <w:szCs w:val="24"/>
        </w:rPr>
        <w:t xml:space="preserve"> a condução do terrícola pelo </w:t>
      </w:r>
      <w:r w:rsidR="00580003" w:rsidRPr="00A3036C">
        <w:rPr>
          <w:rFonts w:ascii="Times New Roman" w:eastAsia="Aptos" w:hAnsi="Times New Roman" w:cs="Times New Roman"/>
          <w:i/>
          <w:iCs/>
          <w:sz w:val="24"/>
          <w:szCs w:val="24"/>
        </w:rPr>
        <w:t>aprendizado da delicadeza</w:t>
      </w:r>
      <w:r w:rsidR="00580003" w:rsidRPr="00A3036C">
        <w:rPr>
          <w:rFonts w:ascii="Times New Roman" w:eastAsia="Aptos" w:hAnsi="Times New Roman" w:cs="Times New Roman"/>
          <w:sz w:val="24"/>
          <w:szCs w:val="24"/>
        </w:rPr>
        <w:t xml:space="preserve"> à transição planetária pela escalada do </w:t>
      </w:r>
      <w:r w:rsidR="00580003" w:rsidRPr="00A3036C">
        <w:rPr>
          <w:rFonts w:ascii="Times New Roman" w:eastAsia="Aptos" w:hAnsi="Times New Roman" w:cs="Times New Roman"/>
          <w:i/>
          <w:iCs/>
          <w:sz w:val="24"/>
          <w:szCs w:val="24"/>
        </w:rPr>
        <w:t xml:space="preserve">quinto </w:t>
      </w:r>
      <w:r w:rsidR="00580003" w:rsidRPr="00A3036C">
        <w:rPr>
          <w:rFonts w:ascii="Times New Roman" w:eastAsia="Aptos" w:hAnsi="Times New Roman" w:cs="Times New Roman"/>
          <w:sz w:val="24"/>
          <w:szCs w:val="24"/>
        </w:rPr>
        <w:t xml:space="preserve">ao </w:t>
      </w:r>
      <w:r w:rsidR="00580003" w:rsidRPr="00A3036C">
        <w:rPr>
          <w:rFonts w:ascii="Times New Roman" w:eastAsia="Aptos" w:hAnsi="Times New Roman" w:cs="Times New Roman"/>
          <w:i/>
          <w:iCs/>
          <w:sz w:val="24"/>
          <w:szCs w:val="24"/>
        </w:rPr>
        <w:t>décimo segundo planos terráqueos</w:t>
      </w:r>
      <w:r w:rsidR="00580003" w:rsidRPr="00A3036C">
        <w:rPr>
          <w:rFonts w:ascii="Times New Roman" w:eastAsia="Aptos" w:hAnsi="Times New Roman" w:cs="Times New Roman"/>
          <w:sz w:val="24"/>
          <w:szCs w:val="24"/>
        </w:rPr>
        <w:t xml:space="preserve"> para usufruírem a </w:t>
      </w:r>
      <w:r w:rsidR="00580003" w:rsidRPr="00A3036C">
        <w:rPr>
          <w:rFonts w:ascii="Times New Roman" w:eastAsia="Aptos" w:hAnsi="Times New Roman" w:cs="Times New Roman"/>
          <w:i/>
          <w:iCs/>
          <w:sz w:val="24"/>
          <w:szCs w:val="24"/>
        </w:rPr>
        <w:t xml:space="preserve">liberdade da prisão </w:t>
      </w:r>
      <w:r w:rsidR="00580003" w:rsidRPr="00A3036C">
        <w:rPr>
          <w:rFonts w:ascii="Times New Roman" w:eastAsia="Aptos" w:hAnsi="Times New Roman" w:cs="Times New Roman"/>
          <w:sz w:val="24"/>
          <w:szCs w:val="24"/>
        </w:rPr>
        <w:t xml:space="preserve">ao encontrarem o amor incondicional ― Resume processo evolutivo ― Encontros e reencontros acontecem durante encarnações e reencarnações nos milênios passados ― </w:t>
      </w:r>
      <w:r w:rsidR="0061464D" w:rsidRPr="00A3036C">
        <w:rPr>
          <w:rFonts w:ascii="Times New Roman" w:eastAsia="Aptos" w:hAnsi="Times New Roman" w:cs="Times New Roman"/>
          <w:sz w:val="24"/>
          <w:szCs w:val="24"/>
        </w:rPr>
        <w:t xml:space="preserve">projeta exemplos de espíritos como os de Joseph Harrison e Ana Carolina reencarnados em Tom Harrison e Liz Taylor </w:t>
      </w:r>
      <w:r w:rsidR="00580003" w:rsidRPr="00A3036C">
        <w:rPr>
          <w:rFonts w:ascii="Times New Roman" w:eastAsia="Aptos" w:hAnsi="Times New Roman" w:cs="Times New Roman"/>
          <w:sz w:val="24"/>
          <w:szCs w:val="24"/>
        </w:rPr>
        <w:t xml:space="preserve">― </w:t>
      </w:r>
      <w:r w:rsidR="0061464D" w:rsidRPr="00A3036C">
        <w:rPr>
          <w:rFonts w:ascii="Times New Roman" w:eastAsia="Aptos" w:hAnsi="Times New Roman" w:cs="Times New Roman"/>
          <w:sz w:val="24"/>
          <w:szCs w:val="24"/>
        </w:rPr>
        <w:t xml:space="preserve">Almas gêmeas atravessam eras existenciais da humanidade cultuando  </w:t>
      </w:r>
      <w:r w:rsidR="0061464D" w:rsidRPr="00A3036C">
        <w:rPr>
          <w:rFonts w:ascii="Times New Roman" w:eastAsia="Aptos" w:hAnsi="Times New Roman" w:cs="Times New Roman"/>
          <w:i/>
          <w:iCs/>
          <w:sz w:val="24"/>
          <w:szCs w:val="24"/>
        </w:rPr>
        <w:t>o aprendizado da delicadeza</w:t>
      </w:r>
      <w:r w:rsidR="0061464D" w:rsidRPr="00A3036C">
        <w:rPr>
          <w:rFonts w:ascii="Times New Roman" w:eastAsia="Aptos" w:hAnsi="Times New Roman" w:cs="Times New Roman"/>
          <w:sz w:val="24"/>
          <w:szCs w:val="24"/>
        </w:rPr>
        <w:t xml:space="preserve"> como o jovem casal, Joseph e Michelle, espíritos antigos de relevância histórica, ela, enquanto jornalista, </w:t>
      </w:r>
      <w:r w:rsidR="009A4EED" w:rsidRPr="00A3036C">
        <w:rPr>
          <w:rFonts w:ascii="Times New Roman" w:eastAsia="Aptos" w:hAnsi="Times New Roman" w:cs="Times New Roman"/>
          <w:sz w:val="24"/>
          <w:szCs w:val="24"/>
        </w:rPr>
        <w:t xml:space="preserve">Joana Manuela Harrison, </w:t>
      </w:r>
      <w:r w:rsidR="0061464D" w:rsidRPr="00A3036C">
        <w:rPr>
          <w:rFonts w:ascii="Times New Roman" w:eastAsia="Aptos" w:hAnsi="Times New Roman" w:cs="Times New Roman"/>
          <w:sz w:val="24"/>
          <w:szCs w:val="24"/>
        </w:rPr>
        <w:t>fundadora</w:t>
      </w:r>
      <w:r w:rsidR="009A4EED" w:rsidRPr="00A3036C">
        <w:rPr>
          <w:rFonts w:ascii="Times New Roman" w:eastAsia="Aptos" w:hAnsi="Times New Roman" w:cs="Times New Roman"/>
          <w:sz w:val="24"/>
          <w:szCs w:val="24"/>
        </w:rPr>
        <w:t xml:space="preserve"> do</w:t>
      </w:r>
      <w:r w:rsidR="0061464D" w:rsidRPr="00A3036C">
        <w:rPr>
          <w:rFonts w:ascii="Times New Roman" w:eastAsia="Aptos" w:hAnsi="Times New Roman" w:cs="Times New Roman"/>
          <w:sz w:val="24"/>
          <w:szCs w:val="24"/>
        </w:rPr>
        <w:t xml:space="preserve"> </w:t>
      </w:r>
      <w:r w:rsidR="0061464D" w:rsidRPr="00A3036C">
        <w:rPr>
          <w:rFonts w:ascii="Times New Roman" w:eastAsia="Aptos" w:hAnsi="Times New Roman" w:cs="Times New Roman"/>
          <w:b/>
          <w:bCs/>
          <w:sz w:val="24"/>
          <w:szCs w:val="24"/>
        </w:rPr>
        <w:t xml:space="preserve">Green Dream </w:t>
      </w:r>
      <w:r w:rsidR="0061464D" w:rsidRPr="00A3036C">
        <w:rPr>
          <w:rFonts w:ascii="Times New Roman" w:eastAsia="Aptos" w:hAnsi="Times New Roman" w:cs="Times New Roman"/>
          <w:sz w:val="24"/>
          <w:szCs w:val="24"/>
        </w:rPr>
        <w:t xml:space="preserve">e </w:t>
      </w:r>
      <w:r w:rsidR="009A4EED" w:rsidRPr="00A3036C">
        <w:rPr>
          <w:rFonts w:ascii="Times New Roman" w:eastAsia="Aptos" w:hAnsi="Times New Roman" w:cs="Times New Roman"/>
          <w:sz w:val="24"/>
          <w:szCs w:val="24"/>
        </w:rPr>
        <w:t>e</w:t>
      </w:r>
      <w:r w:rsidR="0061464D" w:rsidRPr="00A3036C">
        <w:rPr>
          <w:rFonts w:ascii="Times New Roman" w:eastAsia="Aptos" w:hAnsi="Times New Roman" w:cs="Times New Roman"/>
          <w:sz w:val="24"/>
          <w:szCs w:val="24"/>
        </w:rPr>
        <w:t>le</w:t>
      </w:r>
      <w:r w:rsidR="00982D42" w:rsidRPr="00A3036C">
        <w:rPr>
          <w:rFonts w:ascii="Times New Roman" w:eastAsia="Aptos" w:hAnsi="Times New Roman" w:cs="Times New Roman"/>
          <w:sz w:val="24"/>
          <w:szCs w:val="24"/>
        </w:rPr>
        <w:t xml:space="preserve">, </w:t>
      </w:r>
      <w:r w:rsidR="009A4EED" w:rsidRPr="00A3036C">
        <w:rPr>
          <w:rFonts w:ascii="Times New Roman" w:eastAsia="Aptos" w:hAnsi="Times New Roman" w:cs="Times New Roman"/>
          <w:sz w:val="24"/>
          <w:szCs w:val="24"/>
        </w:rPr>
        <w:t xml:space="preserve">Paulo Caruso, </w:t>
      </w:r>
      <w:r w:rsidR="0061464D" w:rsidRPr="00A3036C">
        <w:rPr>
          <w:rFonts w:ascii="Times New Roman" w:eastAsia="Aptos" w:hAnsi="Times New Roman" w:cs="Times New Roman"/>
          <w:sz w:val="24"/>
          <w:szCs w:val="24"/>
        </w:rPr>
        <w:t>médico</w:t>
      </w:r>
      <w:r w:rsidR="00982D42" w:rsidRPr="00A3036C">
        <w:rPr>
          <w:rFonts w:ascii="Times New Roman" w:eastAsia="Aptos" w:hAnsi="Times New Roman" w:cs="Times New Roman"/>
          <w:sz w:val="24"/>
          <w:szCs w:val="24"/>
        </w:rPr>
        <w:t xml:space="preserve"> que salvara sua vida, pós atentado praticado pela </w:t>
      </w:r>
      <w:r w:rsidR="00982D42" w:rsidRPr="00A3036C">
        <w:rPr>
          <w:rFonts w:ascii="Times New Roman" w:eastAsia="Aptos" w:hAnsi="Times New Roman" w:cs="Times New Roman"/>
          <w:i/>
          <w:iCs/>
          <w:sz w:val="24"/>
          <w:szCs w:val="24"/>
        </w:rPr>
        <w:t>ganância exploratória</w:t>
      </w:r>
      <w:r w:rsidR="00982D42" w:rsidRPr="00A3036C">
        <w:rPr>
          <w:rFonts w:ascii="Times New Roman" w:eastAsia="Aptos" w:hAnsi="Times New Roman" w:cs="Times New Roman"/>
          <w:sz w:val="24"/>
          <w:szCs w:val="24"/>
        </w:rPr>
        <w:t xml:space="preserve"> na Amazônia e, se tornara seu homem e parceiro ― Joph e Antonelle compreendem a força interior do comum sentimento ―</w:t>
      </w:r>
      <w:r w:rsidR="0061464D" w:rsidRPr="00A3036C">
        <w:rPr>
          <w:rFonts w:ascii="Times New Roman" w:eastAsia="Aptos" w:hAnsi="Times New Roman" w:cs="Times New Roman"/>
          <w:sz w:val="24"/>
          <w:szCs w:val="24"/>
        </w:rPr>
        <w:t xml:space="preserve"> </w:t>
      </w:r>
      <w:r w:rsidR="00982D42" w:rsidRPr="00A3036C">
        <w:rPr>
          <w:rFonts w:ascii="Times New Roman" w:eastAsia="Aptos" w:hAnsi="Times New Roman" w:cs="Times New Roman"/>
          <w:sz w:val="24"/>
          <w:szCs w:val="24"/>
        </w:rPr>
        <w:t>Defeitos e virtudes são o que sempre levamos conosco para evoluirmos ao amor incondicional ― Refere-se ao processo reencarnatório que aprisiona o terráqueo</w:t>
      </w:r>
      <w:r w:rsidR="00DB5F6F" w:rsidRPr="00A3036C">
        <w:rPr>
          <w:rFonts w:ascii="Times New Roman" w:eastAsia="Aptos" w:hAnsi="Times New Roman" w:cs="Times New Roman"/>
          <w:sz w:val="24"/>
          <w:szCs w:val="24"/>
        </w:rPr>
        <w:t>, produto de raças universais afinadas ao SEU,</w:t>
      </w:r>
      <w:r w:rsidR="00982D42" w:rsidRPr="00A3036C">
        <w:rPr>
          <w:rFonts w:ascii="Times New Roman" w:eastAsia="Aptos" w:hAnsi="Times New Roman" w:cs="Times New Roman"/>
          <w:sz w:val="24"/>
          <w:szCs w:val="24"/>
        </w:rPr>
        <w:t xml:space="preserve"> na terceira dimensão ― </w:t>
      </w:r>
      <w:r w:rsidR="00DB5F6F" w:rsidRPr="00A3036C">
        <w:rPr>
          <w:rFonts w:ascii="Times New Roman" w:eastAsia="Aptos" w:hAnsi="Times New Roman" w:cs="Times New Roman"/>
          <w:sz w:val="24"/>
          <w:szCs w:val="24"/>
        </w:rPr>
        <w:t xml:space="preserve">Tudo tem seu tempo e o tempo determinado para o terrícola explorar </w:t>
      </w:r>
      <w:r w:rsidR="00DB5F6F" w:rsidRPr="00A3036C">
        <w:rPr>
          <w:rFonts w:ascii="Times New Roman" w:eastAsia="Aptos" w:hAnsi="Times New Roman" w:cs="Times New Roman"/>
          <w:b/>
          <w:bCs/>
          <w:sz w:val="24"/>
          <w:szCs w:val="24"/>
        </w:rPr>
        <w:t xml:space="preserve">Evoluirejá </w:t>
      </w:r>
      <w:r w:rsidR="00DB5F6F" w:rsidRPr="00A3036C">
        <w:rPr>
          <w:rFonts w:ascii="Times New Roman" w:eastAsia="Aptos" w:hAnsi="Times New Roman" w:cs="Times New Roman"/>
          <w:sz w:val="24"/>
          <w:szCs w:val="24"/>
        </w:rPr>
        <w:t xml:space="preserve">está próximo dos dispostos, pelo seu livre arbítrio, a serem integrantes do </w:t>
      </w:r>
      <w:r w:rsidR="00DB5F6F" w:rsidRPr="00A3036C">
        <w:rPr>
          <w:rFonts w:ascii="Times New Roman" w:eastAsia="Aptos" w:hAnsi="Times New Roman" w:cs="Times New Roman"/>
          <w:i/>
          <w:iCs/>
          <w:sz w:val="24"/>
          <w:szCs w:val="24"/>
        </w:rPr>
        <w:t>despertar em massa</w:t>
      </w:r>
      <w:r w:rsidR="00DB5F6F" w:rsidRPr="00A3036C">
        <w:rPr>
          <w:rFonts w:ascii="Times New Roman" w:eastAsia="Aptos" w:hAnsi="Times New Roman" w:cs="Times New Roman"/>
          <w:sz w:val="24"/>
          <w:szCs w:val="24"/>
        </w:rPr>
        <w:t>. ▬ contundente.</w:t>
      </w:r>
    </w:p>
    <w:p w14:paraId="00A313C7" w14:textId="77777777" w:rsidR="00DB5F6F" w:rsidRPr="00A3036C" w:rsidRDefault="00DB5F6F" w:rsidP="000C6176">
      <w:pPr>
        <w:spacing w:after="0"/>
        <w:jc w:val="both"/>
        <w:rPr>
          <w:rFonts w:ascii="Times New Roman" w:eastAsia="Aptos" w:hAnsi="Times New Roman" w:cs="Times New Roman"/>
          <w:sz w:val="24"/>
          <w:szCs w:val="24"/>
        </w:rPr>
      </w:pPr>
    </w:p>
    <w:p w14:paraId="59CAC5FE" w14:textId="716C04B0" w:rsidR="00DB5F6F" w:rsidRPr="00A3036C" w:rsidRDefault="00DB5F6F"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Não à toa, sou acompanhada pela nítida sensação de ter saudade de algo não identificado ― Michelle sussurra no ouvido de Joseph ― Sentimento de minha origem não ser terrena. ▬ mensura.</w:t>
      </w:r>
    </w:p>
    <w:p w14:paraId="191DDD3B" w14:textId="77777777" w:rsidR="00FE3590" w:rsidRPr="00A3036C" w:rsidRDefault="00FE3590" w:rsidP="000C6176">
      <w:pPr>
        <w:spacing w:after="0"/>
        <w:jc w:val="both"/>
        <w:rPr>
          <w:rFonts w:ascii="Times New Roman" w:eastAsia="Aptos" w:hAnsi="Times New Roman" w:cs="Times New Roman"/>
          <w:sz w:val="24"/>
          <w:szCs w:val="24"/>
        </w:rPr>
      </w:pPr>
    </w:p>
    <w:p w14:paraId="2E470BBE" w14:textId="77777777" w:rsidR="008D6C65" w:rsidRPr="00A3036C" w:rsidRDefault="00DB5F6F" w:rsidP="000C6176">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Sentimento comum aos Guerreiros Dimensionais ― “Garoto da Gávea” reitera</w:t>
      </w:r>
      <w:r w:rsidR="008D6C65"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w:t>
      </w:r>
      <w:r w:rsidR="008D6C65" w:rsidRPr="00A3036C">
        <w:rPr>
          <w:rFonts w:ascii="Times New Roman" w:eastAsia="Aptos" w:hAnsi="Times New Roman" w:cs="Times New Roman"/>
          <w:sz w:val="24"/>
          <w:szCs w:val="24"/>
        </w:rPr>
        <w:t xml:space="preserve"> Nós somos almas gêmeas e termos estas sensações de nos conhecermos são</w:t>
      </w:r>
      <w:r w:rsidR="008D6C65" w:rsidRPr="00A3036C">
        <w:rPr>
          <w:rFonts w:ascii="Times New Roman" w:eastAsia="Aptos" w:hAnsi="Times New Roman" w:cs="Times New Roman"/>
          <w:b/>
          <w:bCs/>
          <w:sz w:val="24"/>
          <w:szCs w:val="24"/>
        </w:rPr>
        <w:t xml:space="preserve"> </w:t>
      </w:r>
      <w:r w:rsidR="008D6C65" w:rsidRPr="00A3036C">
        <w:rPr>
          <w:rFonts w:ascii="Times New Roman" w:eastAsia="Aptos" w:hAnsi="Times New Roman" w:cs="Times New Roman"/>
          <w:sz w:val="24"/>
          <w:szCs w:val="24"/>
        </w:rPr>
        <w:t>naturais. ▬ explana.</w:t>
      </w:r>
    </w:p>
    <w:p w14:paraId="14B45177" w14:textId="77777777" w:rsidR="008D6C65" w:rsidRPr="00A3036C" w:rsidRDefault="008D6C65" w:rsidP="000C6176">
      <w:pPr>
        <w:spacing w:after="0"/>
        <w:jc w:val="both"/>
        <w:rPr>
          <w:rFonts w:ascii="Times New Roman" w:eastAsia="Aptos" w:hAnsi="Times New Roman" w:cs="Times New Roman"/>
          <w:sz w:val="24"/>
          <w:szCs w:val="24"/>
        </w:rPr>
      </w:pPr>
    </w:p>
    <w:p w14:paraId="5F153F86" w14:textId="65EB840D" w:rsidR="0090648D" w:rsidRPr="00A3036C" w:rsidRDefault="008D6C65" w:rsidP="0090648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Jesus Cristo,  mentor espiritual do planeta Terra, me concedera a honra de, ladeado por, Fértilles, energizar</w:t>
      </w:r>
      <w:r w:rsidR="00FA4F06" w:rsidRPr="00A3036C">
        <w:rPr>
          <w:rFonts w:ascii="Times New Roman" w:eastAsia="Aptos" w:hAnsi="Times New Roman" w:cs="Times New Roman"/>
          <w:sz w:val="24"/>
          <w:szCs w:val="24"/>
        </w:rPr>
        <w:t xml:space="preserve">, através do </w:t>
      </w:r>
      <w:r w:rsidR="00FA4F06" w:rsidRPr="00A3036C">
        <w:rPr>
          <w:rFonts w:ascii="Times New Roman" w:eastAsia="Aptos" w:hAnsi="Times New Roman" w:cs="Times New Roman"/>
          <w:i/>
          <w:iCs/>
          <w:sz w:val="24"/>
          <w:szCs w:val="24"/>
        </w:rPr>
        <w:t>exército dimensional</w:t>
      </w:r>
      <w:r w:rsidR="00FA4F06"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FA4F06" w:rsidRPr="00A3036C">
        <w:rPr>
          <w:rFonts w:ascii="Times New Roman" w:eastAsia="Aptos" w:hAnsi="Times New Roman" w:cs="Times New Roman"/>
          <w:sz w:val="24"/>
          <w:szCs w:val="24"/>
        </w:rPr>
        <w:t xml:space="preserve">as </w:t>
      </w:r>
      <w:r w:rsidRPr="00A3036C">
        <w:rPr>
          <w:rFonts w:ascii="Times New Roman" w:eastAsia="Aptos" w:hAnsi="Times New Roman" w:cs="Times New Roman"/>
          <w:sz w:val="24"/>
          <w:szCs w:val="24"/>
        </w:rPr>
        <w:t xml:space="preserve">mentes terráqueas dispostas </w:t>
      </w:r>
      <w:r w:rsidR="00FA4F06" w:rsidRPr="00A3036C">
        <w:rPr>
          <w:rFonts w:ascii="Times New Roman" w:eastAsia="Aptos" w:hAnsi="Times New Roman" w:cs="Times New Roman"/>
          <w:sz w:val="24"/>
          <w:szCs w:val="24"/>
        </w:rPr>
        <w:t xml:space="preserve">a despertarem da mentira e ilusão do Sistema Terra ― Germano brada </w:t>
      </w:r>
      <w:r w:rsidR="00FA4F06" w:rsidRPr="00A3036C">
        <w:rPr>
          <w:rFonts w:ascii="Times New Roman" w:eastAsia="Aptos" w:hAnsi="Times New Roman" w:cs="Times New Roman"/>
          <w:i/>
          <w:iCs/>
          <w:sz w:val="24"/>
          <w:szCs w:val="24"/>
        </w:rPr>
        <w:t xml:space="preserve">missão invisível </w:t>
      </w:r>
      <w:r w:rsidR="00FA4F06"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b/>
          <w:bCs/>
          <w:sz w:val="24"/>
          <w:szCs w:val="24"/>
        </w:rPr>
        <w:t xml:space="preserve"> </w:t>
      </w:r>
      <w:r w:rsidR="00FA4F06" w:rsidRPr="00A3036C">
        <w:rPr>
          <w:rFonts w:ascii="Times New Roman" w:eastAsia="Aptos" w:hAnsi="Times New Roman" w:cs="Times New Roman"/>
          <w:sz w:val="24"/>
          <w:szCs w:val="24"/>
        </w:rPr>
        <w:t xml:space="preserve">Almas gêmeas atravessam séculos, sob, incialmente, a filosofia: </w:t>
      </w:r>
      <w:r w:rsidR="0090648D" w:rsidRPr="00A3036C">
        <w:rPr>
          <w:rFonts w:ascii="Times New Roman" w:eastAsia="Aptos" w:hAnsi="Times New Roman" w:cs="Times New Roman"/>
          <w:sz w:val="24"/>
          <w:szCs w:val="24"/>
        </w:rPr>
        <w:t>“</w:t>
      </w:r>
      <w:r w:rsidR="00FA4F06" w:rsidRPr="00A3036C">
        <w:rPr>
          <w:rFonts w:ascii="Times New Roman" w:eastAsia="Aptos" w:hAnsi="Times New Roman" w:cs="Times New Roman"/>
          <w:sz w:val="24"/>
          <w:szCs w:val="24"/>
        </w:rPr>
        <w:t>a minha raça é humana... o meu sexo é o amor... a minha religião é a caridade... todos os homens são iguais</w:t>
      </w:r>
      <w:r w:rsidR="0090648D" w:rsidRPr="00A3036C">
        <w:rPr>
          <w:rFonts w:ascii="Times New Roman" w:eastAsia="Aptos" w:hAnsi="Times New Roman" w:cs="Times New Roman"/>
          <w:sz w:val="24"/>
          <w:szCs w:val="24"/>
        </w:rPr>
        <w:t>”</w:t>
      </w:r>
      <w:r w:rsidR="00FA4F06" w:rsidRPr="00A3036C">
        <w:rPr>
          <w:rFonts w:ascii="Times New Roman" w:eastAsia="Aptos" w:hAnsi="Times New Roman" w:cs="Times New Roman"/>
          <w:sz w:val="24"/>
          <w:szCs w:val="24"/>
        </w:rPr>
        <w:t xml:space="preserve"> ― Lembra conceito praticado por Harrison, Taylor e Agregados desde o século XIX ― Hoje, evoluído para </w:t>
      </w:r>
      <w:r w:rsidR="0090648D" w:rsidRPr="00A3036C">
        <w:rPr>
          <w:rFonts w:ascii="Times New Roman" w:eastAsia="Aptos" w:hAnsi="Times New Roman" w:cs="Times New Roman"/>
          <w:sz w:val="24"/>
          <w:szCs w:val="24"/>
        </w:rPr>
        <w:t>“</w:t>
      </w:r>
      <w:r w:rsidR="00FA4F06" w:rsidRPr="00A3036C">
        <w:rPr>
          <w:rFonts w:ascii="Times New Roman" w:eastAsia="Aptos" w:hAnsi="Times New Roman" w:cs="Times New Roman"/>
          <w:sz w:val="24"/>
          <w:szCs w:val="24"/>
        </w:rPr>
        <w:t>a minha raça humana é universal... o meu sexo é o amor... a minha religião é a consciência... todos os homens são iguais”</w:t>
      </w:r>
      <w:r w:rsidR="0090648D" w:rsidRPr="00A3036C">
        <w:rPr>
          <w:rFonts w:ascii="Times New Roman" w:eastAsia="Aptos" w:hAnsi="Times New Roman" w:cs="Times New Roman"/>
          <w:sz w:val="24"/>
          <w:szCs w:val="24"/>
        </w:rPr>
        <w:t xml:space="preserve"> ― Destaca universalidade consciencial ― Nossos maiores adversários não são os </w:t>
      </w:r>
      <w:r w:rsidR="0090648D" w:rsidRPr="00A3036C">
        <w:rPr>
          <w:rFonts w:ascii="Times New Roman" w:eastAsia="Aptos" w:hAnsi="Times New Roman" w:cs="Times New Roman"/>
          <w:i/>
          <w:iCs/>
          <w:sz w:val="24"/>
          <w:szCs w:val="24"/>
        </w:rPr>
        <w:t>malenirus</w:t>
      </w:r>
      <w:r w:rsidR="0090648D" w:rsidRPr="00A3036C">
        <w:rPr>
          <w:rFonts w:ascii="Times New Roman" w:eastAsia="Aptos" w:hAnsi="Times New Roman" w:cs="Times New Roman"/>
          <w:sz w:val="24"/>
          <w:szCs w:val="24"/>
        </w:rPr>
        <w:t xml:space="preserve">, </w:t>
      </w:r>
      <w:r w:rsidR="0090648D" w:rsidRPr="00A3036C">
        <w:rPr>
          <w:rFonts w:ascii="Times New Roman" w:eastAsia="Aptos" w:hAnsi="Times New Roman" w:cs="Times New Roman"/>
          <w:i/>
          <w:iCs/>
          <w:sz w:val="24"/>
          <w:szCs w:val="24"/>
        </w:rPr>
        <w:t xml:space="preserve">reinonaques </w:t>
      </w:r>
      <w:r w:rsidR="0090648D" w:rsidRPr="00A3036C">
        <w:rPr>
          <w:rFonts w:ascii="Times New Roman" w:eastAsia="Aptos" w:hAnsi="Times New Roman" w:cs="Times New Roman"/>
          <w:sz w:val="24"/>
          <w:szCs w:val="24"/>
        </w:rPr>
        <w:t xml:space="preserve">e </w:t>
      </w:r>
      <w:r w:rsidR="0090648D" w:rsidRPr="00A3036C">
        <w:rPr>
          <w:rFonts w:ascii="Times New Roman" w:eastAsia="Aptos" w:hAnsi="Times New Roman" w:cs="Times New Roman"/>
          <w:i/>
          <w:iCs/>
          <w:sz w:val="24"/>
          <w:szCs w:val="24"/>
        </w:rPr>
        <w:t xml:space="preserve">dominitilianos </w:t>
      </w:r>
      <w:r w:rsidR="0090648D" w:rsidRPr="00A3036C">
        <w:rPr>
          <w:rFonts w:ascii="Times New Roman" w:eastAsia="Aptos" w:hAnsi="Times New Roman" w:cs="Times New Roman"/>
          <w:sz w:val="24"/>
          <w:szCs w:val="24"/>
        </w:rPr>
        <w:t>e sim, o SUTA — Senhor Universal das Trevas. ▬ revela.</w:t>
      </w:r>
    </w:p>
    <w:p w14:paraId="3EEF262C" w14:textId="77777777" w:rsidR="0090648D" w:rsidRPr="00A3036C" w:rsidRDefault="0090648D" w:rsidP="0090648D">
      <w:pPr>
        <w:spacing w:after="0" w:line="256" w:lineRule="auto"/>
        <w:jc w:val="both"/>
        <w:rPr>
          <w:rFonts w:ascii="Times New Roman" w:eastAsia="Aptos" w:hAnsi="Times New Roman" w:cs="Times New Roman"/>
          <w:sz w:val="24"/>
          <w:szCs w:val="24"/>
        </w:rPr>
      </w:pPr>
    </w:p>
    <w:p w14:paraId="0CB0572E" w14:textId="5C93E78B" w:rsidR="00FA416A" w:rsidRPr="00A3036C" w:rsidRDefault="0090648D" w:rsidP="00FA416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Geral, perplexa, com esta revelação de existir uma força maligna de enfrentamento as ondulações energéticas benéficas evolutivas do SEU</w:t>
      </w:r>
      <w:r w:rsidR="009A4EED" w:rsidRPr="00A3036C">
        <w:rPr>
          <w:rFonts w:ascii="Times New Roman" w:eastAsia="Aptos" w:hAnsi="Times New Roman" w:cs="Times New Roman"/>
          <w:sz w:val="24"/>
          <w:szCs w:val="24"/>
        </w:rPr>
        <w:t>. E, contraditoriamente, ser, ela, alimentada pelo mal exercício do livre arbítrio humano manipulado pelos pilares sistêmicos: governo, religião, mídia e educação,</w:t>
      </w:r>
      <w:r w:rsidR="00FA416A" w:rsidRPr="00A3036C">
        <w:rPr>
          <w:rFonts w:ascii="Times New Roman" w:eastAsia="Aptos" w:hAnsi="Times New Roman" w:cs="Times New Roman"/>
          <w:sz w:val="24"/>
          <w:szCs w:val="24"/>
        </w:rPr>
        <w:t xml:space="preserve"> </w:t>
      </w:r>
      <w:r w:rsidR="009A4EED" w:rsidRPr="00A3036C">
        <w:rPr>
          <w:rFonts w:ascii="Times New Roman" w:eastAsia="Aptos" w:hAnsi="Times New Roman" w:cs="Times New Roman"/>
          <w:sz w:val="24"/>
          <w:szCs w:val="24"/>
        </w:rPr>
        <w:t>fomentado</w:t>
      </w:r>
      <w:r w:rsidR="00FA416A" w:rsidRPr="00A3036C">
        <w:rPr>
          <w:rFonts w:ascii="Times New Roman" w:eastAsia="Aptos" w:hAnsi="Times New Roman" w:cs="Times New Roman"/>
          <w:sz w:val="24"/>
          <w:szCs w:val="24"/>
        </w:rPr>
        <w:t>s</w:t>
      </w:r>
      <w:r w:rsidR="009A4EED" w:rsidRPr="00A3036C">
        <w:rPr>
          <w:rFonts w:ascii="Times New Roman" w:eastAsia="Aptos" w:hAnsi="Times New Roman" w:cs="Times New Roman"/>
          <w:sz w:val="24"/>
          <w:szCs w:val="24"/>
        </w:rPr>
        <w:t xml:space="preserve"> com </w:t>
      </w:r>
      <w:r w:rsidR="009A4EED" w:rsidRPr="00A3036C">
        <w:rPr>
          <w:rFonts w:ascii="Times New Roman" w:eastAsia="Aptos" w:hAnsi="Times New Roman" w:cs="Times New Roman"/>
          <w:i/>
          <w:iCs/>
          <w:sz w:val="24"/>
          <w:szCs w:val="24"/>
        </w:rPr>
        <w:t>a tríade da maldade humana</w:t>
      </w:r>
      <w:r w:rsidR="009A4EED" w:rsidRPr="00A3036C">
        <w:rPr>
          <w:rFonts w:ascii="Times New Roman" w:eastAsia="Aptos" w:hAnsi="Times New Roman" w:cs="Times New Roman"/>
          <w:sz w:val="24"/>
          <w:szCs w:val="24"/>
        </w:rPr>
        <w:t xml:space="preserve">: </w:t>
      </w:r>
      <w:r w:rsidR="009A4EED" w:rsidRPr="00A3036C">
        <w:rPr>
          <w:rFonts w:ascii="Times New Roman" w:eastAsia="Aptos" w:hAnsi="Times New Roman" w:cs="Times New Roman"/>
          <w:i/>
          <w:iCs/>
          <w:sz w:val="24"/>
          <w:szCs w:val="24"/>
        </w:rPr>
        <w:t>ego</w:t>
      </w:r>
      <w:r w:rsidR="009A4EED" w:rsidRPr="00A3036C">
        <w:rPr>
          <w:rFonts w:ascii="Times New Roman" w:eastAsia="Aptos" w:hAnsi="Times New Roman" w:cs="Times New Roman"/>
          <w:sz w:val="24"/>
          <w:szCs w:val="24"/>
        </w:rPr>
        <w:t xml:space="preserve">, </w:t>
      </w:r>
      <w:r w:rsidR="009A4EED" w:rsidRPr="00A3036C">
        <w:rPr>
          <w:rFonts w:ascii="Times New Roman" w:eastAsia="Aptos" w:hAnsi="Times New Roman" w:cs="Times New Roman"/>
          <w:i/>
          <w:iCs/>
          <w:sz w:val="24"/>
          <w:szCs w:val="24"/>
        </w:rPr>
        <w:t>ganância e</w:t>
      </w:r>
      <w:r w:rsidR="009A4EED" w:rsidRPr="00A3036C">
        <w:rPr>
          <w:rFonts w:ascii="Times New Roman" w:eastAsia="Aptos" w:hAnsi="Times New Roman" w:cs="Times New Roman"/>
          <w:sz w:val="24"/>
          <w:szCs w:val="24"/>
        </w:rPr>
        <w:t xml:space="preserve"> </w:t>
      </w:r>
      <w:r w:rsidR="009A4EED" w:rsidRPr="00A3036C">
        <w:rPr>
          <w:rFonts w:ascii="Times New Roman" w:eastAsia="Aptos" w:hAnsi="Times New Roman" w:cs="Times New Roman"/>
          <w:i/>
          <w:iCs/>
          <w:sz w:val="24"/>
          <w:szCs w:val="24"/>
        </w:rPr>
        <w:t>medo</w:t>
      </w:r>
      <w:r w:rsidR="009A4EED" w:rsidRPr="00A3036C">
        <w:rPr>
          <w:rFonts w:ascii="Times New Roman" w:eastAsia="Aptos" w:hAnsi="Times New Roman" w:cs="Times New Roman"/>
          <w:sz w:val="24"/>
          <w:szCs w:val="24"/>
        </w:rPr>
        <w:t>.</w:t>
      </w:r>
    </w:p>
    <w:p w14:paraId="1603F4F9" w14:textId="3749A4D9" w:rsidR="00FA416A" w:rsidRPr="00A3036C" w:rsidRDefault="00FA416A" w:rsidP="00FA416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Sthephano Lessa, 46, filho de João Carlos Lessa, </w:t>
      </w:r>
      <w:r w:rsidR="00A66888" w:rsidRPr="00A3036C">
        <w:rPr>
          <w:rFonts w:ascii="Times New Roman" w:eastAsia="Aptos" w:hAnsi="Times New Roman" w:cs="Times New Roman"/>
          <w:sz w:val="24"/>
          <w:szCs w:val="24"/>
        </w:rPr>
        <w:t xml:space="preserve">anônimo, até este momento, atrás de uma pilastra de sustentação de cobertura do </w:t>
      </w:r>
      <w:r w:rsidR="00A66888" w:rsidRPr="00A3036C">
        <w:rPr>
          <w:rFonts w:ascii="Times New Roman" w:eastAsia="Aptos" w:hAnsi="Times New Roman" w:cs="Times New Roman"/>
          <w:sz w:val="24"/>
          <w:szCs w:val="24"/>
        </w:rPr>
        <w:lastRenderedPageBreak/>
        <w:t xml:space="preserve">espaço </w:t>
      </w:r>
      <w:r w:rsidR="00A66888" w:rsidRPr="00A3036C">
        <w:rPr>
          <w:rFonts w:ascii="Times New Roman" w:eastAsia="Aptos" w:hAnsi="Times New Roman" w:cs="Times New Roman"/>
          <w:b/>
          <w:bCs/>
          <w:sz w:val="24"/>
          <w:szCs w:val="24"/>
        </w:rPr>
        <w:t xml:space="preserve">gourmet </w:t>
      </w:r>
      <w:r w:rsidR="00A66888" w:rsidRPr="00A3036C">
        <w:rPr>
          <w:rFonts w:ascii="Times New Roman" w:eastAsia="Aptos" w:hAnsi="Times New Roman" w:cs="Times New Roman"/>
          <w:sz w:val="24"/>
          <w:szCs w:val="24"/>
        </w:rPr>
        <w:t xml:space="preserve">da área externa da Casa de Vidro na Fazenda Araruama, apresenta-se. Ele tem 1 e 85 de altura, cabelos lisos e negros, </w:t>
      </w:r>
      <w:r w:rsidR="00BF497E" w:rsidRPr="00A3036C">
        <w:rPr>
          <w:rFonts w:ascii="Times New Roman" w:eastAsia="Aptos" w:hAnsi="Times New Roman" w:cs="Times New Roman"/>
          <w:sz w:val="24"/>
          <w:szCs w:val="24"/>
        </w:rPr>
        <w:t xml:space="preserve">moreno e </w:t>
      </w:r>
      <w:r w:rsidR="00A66888" w:rsidRPr="00A3036C">
        <w:rPr>
          <w:rFonts w:ascii="Times New Roman" w:eastAsia="Aptos" w:hAnsi="Times New Roman" w:cs="Times New Roman"/>
          <w:sz w:val="24"/>
          <w:szCs w:val="24"/>
        </w:rPr>
        <w:t>olhos verdes esmeralda</w:t>
      </w:r>
      <w:r w:rsidR="00BF497E" w:rsidRPr="00A3036C">
        <w:rPr>
          <w:rFonts w:ascii="Times New Roman" w:eastAsia="Aptos" w:hAnsi="Times New Roman" w:cs="Times New Roman"/>
          <w:sz w:val="24"/>
          <w:szCs w:val="24"/>
        </w:rPr>
        <w:t xml:space="preserve"> iluminando o rosto másculo de</w:t>
      </w:r>
      <w:r w:rsidR="00A66888" w:rsidRPr="00A3036C">
        <w:rPr>
          <w:rFonts w:ascii="Times New Roman" w:eastAsia="Aptos" w:hAnsi="Times New Roman" w:cs="Times New Roman"/>
          <w:sz w:val="24"/>
          <w:szCs w:val="24"/>
        </w:rPr>
        <w:t xml:space="preserve"> beleza e forma física invejáveis</w:t>
      </w:r>
      <w:r w:rsidR="00BF497E" w:rsidRPr="00A3036C">
        <w:rPr>
          <w:rFonts w:ascii="Times New Roman" w:eastAsia="Aptos" w:hAnsi="Times New Roman" w:cs="Times New Roman"/>
          <w:sz w:val="24"/>
          <w:szCs w:val="24"/>
        </w:rPr>
        <w:t>. C</w:t>
      </w:r>
      <w:r w:rsidRPr="00A3036C">
        <w:rPr>
          <w:rFonts w:ascii="Times New Roman" w:eastAsia="Aptos" w:hAnsi="Times New Roman" w:cs="Times New Roman"/>
          <w:sz w:val="24"/>
          <w:szCs w:val="24"/>
        </w:rPr>
        <w:t>onduzido</w:t>
      </w:r>
      <w:r w:rsidR="00A66888"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pelo pai</w:t>
      </w:r>
      <w:r w:rsidR="00BF497E"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senta- se ao lado de Pablo </w:t>
      </w:r>
      <w:r w:rsidR="007A60E3" w:rsidRPr="00A3036C">
        <w:rPr>
          <w:rFonts w:ascii="Times New Roman" w:eastAsia="Aptos" w:hAnsi="Times New Roman" w:cs="Times New Roman"/>
          <w:sz w:val="24"/>
          <w:szCs w:val="24"/>
        </w:rPr>
        <w:t xml:space="preserve">Guerra Kauê Harrison, quando </w:t>
      </w:r>
      <w:r w:rsidR="00BF497E" w:rsidRPr="00A3036C">
        <w:rPr>
          <w:rFonts w:ascii="Times New Roman" w:eastAsia="Aptos" w:hAnsi="Times New Roman" w:cs="Times New Roman"/>
          <w:sz w:val="24"/>
          <w:szCs w:val="24"/>
        </w:rPr>
        <w:t>sent</w:t>
      </w:r>
      <w:r w:rsidR="007A60E3" w:rsidRPr="00A3036C">
        <w:rPr>
          <w:rFonts w:ascii="Times New Roman" w:eastAsia="Aptos" w:hAnsi="Times New Roman" w:cs="Times New Roman"/>
          <w:sz w:val="24"/>
          <w:szCs w:val="24"/>
        </w:rPr>
        <w:t>em</w:t>
      </w:r>
      <w:r w:rsidR="00A84CFD" w:rsidRPr="00A3036C">
        <w:rPr>
          <w:rFonts w:ascii="Times New Roman" w:eastAsia="Aptos" w:hAnsi="Times New Roman" w:cs="Times New Roman"/>
          <w:sz w:val="24"/>
          <w:szCs w:val="24"/>
        </w:rPr>
        <w:t>,</w:t>
      </w:r>
      <w:r w:rsidR="007A60E3" w:rsidRPr="00A3036C">
        <w:rPr>
          <w:rFonts w:ascii="Times New Roman" w:eastAsia="Aptos" w:hAnsi="Times New Roman" w:cs="Times New Roman"/>
          <w:sz w:val="24"/>
          <w:szCs w:val="24"/>
        </w:rPr>
        <w:t xml:space="preserve"> entreolhares</w:t>
      </w:r>
      <w:r w:rsidR="00A84CFD" w:rsidRPr="00A3036C">
        <w:rPr>
          <w:rFonts w:ascii="Times New Roman" w:eastAsia="Aptos" w:hAnsi="Times New Roman" w:cs="Times New Roman"/>
          <w:sz w:val="24"/>
          <w:szCs w:val="24"/>
        </w:rPr>
        <w:t>,</w:t>
      </w:r>
      <w:r w:rsidR="00BF497E" w:rsidRPr="00A3036C">
        <w:rPr>
          <w:rFonts w:ascii="Times New Roman" w:eastAsia="Aptos" w:hAnsi="Times New Roman" w:cs="Times New Roman"/>
          <w:sz w:val="24"/>
          <w:szCs w:val="24"/>
        </w:rPr>
        <w:t xml:space="preserve"> suas</w:t>
      </w:r>
      <w:r w:rsidR="007A60E3" w:rsidRPr="00A3036C">
        <w:rPr>
          <w:rFonts w:ascii="Times New Roman" w:eastAsia="Aptos" w:hAnsi="Times New Roman" w:cs="Times New Roman"/>
          <w:sz w:val="24"/>
          <w:szCs w:val="24"/>
        </w:rPr>
        <w:t xml:space="preserve"> almas imantadas por uma atração</w:t>
      </w:r>
      <w:r w:rsidR="00A84CFD" w:rsidRPr="00A3036C">
        <w:rPr>
          <w:rFonts w:ascii="Times New Roman" w:eastAsia="Aptos" w:hAnsi="Times New Roman" w:cs="Times New Roman"/>
          <w:sz w:val="24"/>
          <w:szCs w:val="24"/>
        </w:rPr>
        <w:t>, definitivamente,</w:t>
      </w:r>
      <w:r w:rsidR="007A60E3" w:rsidRPr="00A3036C">
        <w:rPr>
          <w:rFonts w:ascii="Times New Roman" w:eastAsia="Aptos" w:hAnsi="Times New Roman" w:cs="Times New Roman"/>
          <w:sz w:val="24"/>
          <w:szCs w:val="24"/>
        </w:rPr>
        <w:t xml:space="preserve"> arrebatadora.</w:t>
      </w:r>
    </w:p>
    <w:p w14:paraId="16550867" w14:textId="254F412D" w:rsidR="007A60E3" w:rsidRPr="00A3036C" w:rsidRDefault="007A60E3" w:rsidP="00FA416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Sthephano é veterinário e como todos sabem, Pablo, fora Presidente do Brasil, honrando o legado de seus pa</w:t>
      </w:r>
      <w:r w:rsidR="00A84CFD" w:rsidRPr="00A3036C">
        <w:rPr>
          <w:rFonts w:ascii="Times New Roman" w:eastAsia="Aptos" w:hAnsi="Times New Roman" w:cs="Times New Roman"/>
          <w:sz w:val="24"/>
          <w:szCs w:val="24"/>
        </w:rPr>
        <w:t>i</w:t>
      </w:r>
      <w:r w:rsidRPr="00A3036C">
        <w:rPr>
          <w:rFonts w:ascii="Times New Roman" w:eastAsia="Aptos" w:hAnsi="Times New Roman" w:cs="Times New Roman"/>
          <w:sz w:val="24"/>
          <w:szCs w:val="24"/>
        </w:rPr>
        <w:t>s,</w:t>
      </w:r>
      <w:r w:rsidR="00A84CFD" w:rsidRPr="00A3036C">
        <w:rPr>
          <w:rFonts w:ascii="Times New Roman" w:eastAsia="Aptos" w:hAnsi="Times New Roman" w:cs="Times New Roman"/>
          <w:sz w:val="24"/>
          <w:szCs w:val="24"/>
        </w:rPr>
        <w:t xml:space="preserve"> Taiguara Kauê Harrisson e Anna Maria Guerra Harrison</w:t>
      </w:r>
      <w:r w:rsidR="000D037C" w:rsidRPr="00A3036C">
        <w:rPr>
          <w:rFonts w:ascii="Times New Roman" w:eastAsia="Aptos" w:hAnsi="Times New Roman" w:cs="Times New Roman"/>
          <w:sz w:val="24"/>
          <w:szCs w:val="24"/>
        </w:rPr>
        <w:t>.</w:t>
      </w:r>
      <w:r w:rsidR="00A84CFD" w:rsidRPr="00A3036C">
        <w:rPr>
          <w:rFonts w:ascii="Times New Roman" w:eastAsia="Aptos" w:hAnsi="Times New Roman" w:cs="Times New Roman"/>
          <w:sz w:val="24"/>
          <w:szCs w:val="24"/>
        </w:rPr>
        <w:t xml:space="preserve"> </w:t>
      </w:r>
      <w:r w:rsidR="00BF497E" w:rsidRPr="00A3036C">
        <w:rPr>
          <w:rFonts w:ascii="Times New Roman" w:eastAsia="Aptos" w:hAnsi="Times New Roman" w:cs="Times New Roman"/>
          <w:sz w:val="24"/>
          <w:szCs w:val="24"/>
        </w:rPr>
        <w:t>Estes, v</w:t>
      </w:r>
      <w:r w:rsidR="00A84CFD" w:rsidRPr="00A3036C">
        <w:rPr>
          <w:rFonts w:ascii="Times New Roman" w:eastAsia="Aptos" w:hAnsi="Times New Roman" w:cs="Times New Roman"/>
          <w:sz w:val="24"/>
          <w:szCs w:val="24"/>
        </w:rPr>
        <w:t xml:space="preserve">erdadeiramente, transmutados para a caminhada de </w:t>
      </w:r>
      <w:r w:rsidR="00A84CFD" w:rsidRPr="00A3036C">
        <w:rPr>
          <w:rFonts w:ascii="Times New Roman" w:eastAsia="Aptos" w:hAnsi="Times New Roman" w:cs="Times New Roman"/>
          <w:b/>
          <w:bCs/>
          <w:sz w:val="24"/>
          <w:szCs w:val="24"/>
        </w:rPr>
        <w:t>Evoluirejá</w:t>
      </w:r>
      <w:r w:rsidRPr="00A3036C">
        <w:rPr>
          <w:rFonts w:ascii="Times New Roman" w:eastAsia="Aptos" w:hAnsi="Times New Roman" w:cs="Times New Roman"/>
          <w:sz w:val="24"/>
          <w:szCs w:val="24"/>
        </w:rPr>
        <w:t xml:space="preserve">, gestores </w:t>
      </w:r>
      <w:r w:rsidR="00A84CFD" w:rsidRPr="00A3036C">
        <w:rPr>
          <w:rFonts w:ascii="Times New Roman" w:eastAsia="Aptos" w:hAnsi="Times New Roman" w:cs="Times New Roman"/>
          <w:sz w:val="24"/>
          <w:szCs w:val="24"/>
        </w:rPr>
        <w:t xml:space="preserve">presidenciais </w:t>
      </w:r>
      <w:r w:rsidRPr="00A3036C">
        <w:rPr>
          <w:rFonts w:ascii="Times New Roman" w:eastAsia="Aptos" w:hAnsi="Times New Roman" w:cs="Times New Roman"/>
          <w:sz w:val="24"/>
          <w:szCs w:val="24"/>
        </w:rPr>
        <w:t xml:space="preserve">de excelência do Brasil, veem seus trabalhos esvaziados pela </w:t>
      </w:r>
      <w:r w:rsidR="00A84CFD" w:rsidRPr="00A3036C">
        <w:rPr>
          <w:rFonts w:ascii="Times New Roman" w:eastAsia="Aptos" w:hAnsi="Times New Roman" w:cs="Times New Roman"/>
          <w:sz w:val="24"/>
          <w:szCs w:val="24"/>
        </w:rPr>
        <w:t xml:space="preserve">atuação dos pilares sistêmicos: governo, religião, mídia e educação, sob a dominância mundial  </w:t>
      </w:r>
      <w:r w:rsidRPr="00A3036C">
        <w:rPr>
          <w:rFonts w:ascii="Times New Roman" w:eastAsia="Aptos" w:hAnsi="Times New Roman" w:cs="Times New Roman"/>
          <w:sz w:val="24"/>
          <w:szCs w:val="24"/>
        </w:rPr>
        <w:t>da IMSD — Independência Mundial dos Servos de Deus.</w:t>
      </w:r>
    </w:p>
    <w:p w14:paraId="47D47686" w14:textId="5F8B4A50" w:rsidR="000D037C" w:rsidRPr="00A3036C" w:rsidRDefault="000D037C" w:rsidP="00FA416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Tempos difíceis perdurados até hoje são confrontados com a adesão secular de Harrison, Taylor e Agregados à Resistência Dimensional. Inconscientes ou conscientes sempre tiveram o coração como a melhor arma para enfrentarem as forças malignas atuantes para manutenção do Sistema Terra. </w:t>
      </w:r>
    </w:p>
    <w:p w14:paraId="5717ADE4" w14:textId="202F4FB1" w:rsidR="000D037C" w:rsidRPr="00A3036C" w:rsidRDefault="000D037C" w:rsidP="002F276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Guerras pontuais e mundiais são construtoras com </w:t>
      </w:r>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ganância e</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medo </w:t>
      </w:r>
      <w:r w:rsidRPr="00A3036C">
        <w:rPr>
          <w:rFonts w:ascii="Times New Roman" w:eastAsia="Aptos" w:hAnsi="Times New Roman" w:cs="Times New Roman"/>
          <w:sz w:val="24"/>
          <w:szCs w:val="24"/>
        </w:rPr>
        <w:t>de um mundo recheados de conflitos que nunca se encerram.</w:t>
      </w:r>
    </w:p>
    <w:p w14:paraId="410C6513" w14:textId="5F502176" w:rsidR="00B45479" w:rsidRPr="00A3036C" w:rsidRDefault="002F276B" w:rsidP="002F276B">
      <w:pPr>
        <w:spacing w:line="256" w:lineRule="auto"/>
        <w:jc w:val="both"/>
        <w:rPr>
          <w:rFonts w:ascii="Times New Roman" w:eastAsia="Aptos" w:hAnsi="Times New Roman" w:cs="Times New Roman"/>
          <w:sz w:val="24"/>
          <w:szCs w:val="24"/>
        </w:rPr>
      </w:pPr>
      <w:r w:rsidRPr="00A3036C">
        <w:rPr>
          <w:rFonts w:ascii="Times New Roman" w:eastAsia="Aptos" w:hAnsi="Times New Roman" w:cs="Times New Roman"/>
          <w:b/>
          <w:bCs/>
          <w:sz w:val="24"/>
          <w:szCs w:val="24"/>
        </w:rPr>
        <w:t>Yeshua</w:t>
      </w:r>
      <w:r w:rsidRPr="00A3036C">
        <w:rPr>
          <w:rFonts w:ascii="Times New Roman" w:eastAsia="Aptos" w:hAnsi="Times New Roman" w:cs="Times New Roman"/>
          <w:sz w:val="24"/>
          <w:szCs w:val="24"/>
        </w:rPr>
        <w:t xml:space="preserve">, aqui, conhecido como Jesus Cristo, está preparando mundos inferiores receptores dos terráqueos, integrantes de os </w:t>
      </w:r>
      <w:r w:rsidRPr="00A3036C">
        <w:rPr>
          <w:rFonts w:ascii="Times New Roman" w:eastAsia="Aptos" w:hAnsi="Times New Roman" w:cs="Times New Roman"/>
          <w:b/>
          <w:bCs/>
        </w:rPr>
        <w:t>e</w:t>
      </w:r>
      <w:r w:rsidRPr="00A3036C">
        <w:rPr>
          <w:rFonts w:ascii="Times New Roman" w:eastAsia="Aptos" w:hAnsi="Times New Roman" w:cs="Times New Roman"/>
          <w:b/>
          <w:bCs/>
          <w:color w:val="FF0000"/>
        </w:rPr>
        <w:t>X</w:t>
      </w:r>
      <w:r w:rsidRPr="00A3036C">
        <w:rPr>
          <w:rFonts w:ascii="Times New Roman" w:eastAsia="Aptos" w:hAnsi="Times New Roman" w:cs="Times New Roman"/>
          <w:b/>
          <w:bCs/>
        </w:rPr>
        <w:t xml:space="preserve">ilados da </w:t>
      </w:r>
      <w:r w:rsidRPr="00A3036C">
        <w:rPr>
          <w:rFonts w:ascii="Times New Roman" w:eastAsia="Aptos" w:hAnsi="Times New Roman" w:cs="Times New Roman"/>
          <w:b/>
          <w:bCs/>
          <w:color w:val="7030A0"/>
        </w:rPr>
        <w:t>T</w:t>
      </w:r>
      <w:r w:rsidRPr="00A3036C">
        <w:rPr>
          <w:rFonts w:ascii="Times New Roman" w:eastAsia="Aptos" w:hAnsi="Times New Roman" w:cs="Times New Roman"/>
          <w:b/>
          <w:bCs/>
        </w:rPr>
        <w:t xml:space="preserve">erra </w:t>
      </w:r>
      <w:r w:rsidRPr="00A3036C">
        <w:rPr>
          <w:rFonts w:ascii="Times New Roman" w:eastAsia="Aptos" w:hAnsi="Times New Roman" w:cs="Times New Roman"/>
          <w:b/>
          <w:bCs/>
          <w:sz w:val="24"/>
          <w:szCs w:val="24"/>
        </w:rPr>
        <w:t>─ passado pacto para o futuro</w:t>
      </w:r>
      <w:r w:rsidRPr="00A3036C">
        <w:rPr>
          <w:rFonts w:ascii="Times New Roman" w:eastAsia="Aptos" w:hAnsi="Times New Roman" w:cs="Times New Roman"/>
          <w:sz w:val="24"/>
          <w:szCs w:val="24"/>
        </w:rPr>
        <w:t xml:space="preserve">, oportunizando a estes, a possibilidade de alcançarem </w:t>
      </w:r>
      <w:r w:rsidRPr="00A3036C">
        <w:rPr>
          <w:rFonts w:ascii="Times New Roman" w:eastAsia="Aptos" w:hAnsi="Times New Roman" w:cs="Times New Roman"/>
          <w:i/>
          <w:iCs/>
          <w:sz w:val="24"/>
          <w:szCs w:val="24"/>
        </w:rPr>
        <w:t>o equilíbrio da inteligibilidade e a moralidade</w:t>
      </w:r>
      <w:r w:rsidRPr="00A3036C">
        <w:rPr>
          <w:rFonts w:ascii="Times New Roman" w:eastAsia="Aptos" w:hAnsi="Times New Roman" w:cs="Times New Roman"/>
          <w:sz w:val="24"/>
          <w:szCs w:val="24"/>
        </w:rPr>
        <w:t xml:space="preserve"> para vislumbrarem a caminhada evolutiva de </w:t>
      </w:r>
      <w:r w:rsidRPr="00A3036C">
        <w:rPr>
          <w:rFonts w:ascii="Times New Roman" w:eastAsia="Aptos" w:hAnsi="Times New Roman" w:cs="Times New Roman"/>
          <w:b/>
          <w:bCs/>
          <w:sz w:val="24"/>
          <w:szCs w:val="24"/>
        </w:rPr>
        <w:t>Evoluirejá</w:t>
      </w:r>
      <w:r w:rsidRPr="00A3036C">
        <w:rPr>
          <w:rFonts w:ascii="Times New Roman" w:eastAsia="Aptos" w:hAnsi="Times New Roman" w:cs="Times New Roman"/>
          <w:sz w:val="24"/>
          <w:szCs w:val="24"/>
        </w:rPr>
        <w:t xml:space="preserve">. No fim a generosidade do SEU não desiste de suas </w:t>
      </w:r>
      <w:r w:rsidRPr="00A3036C">
        <w:rPr>
          <w:rFonts w:ascii="Times New Roman" w:eastAsia="Aptos" w:hAnsi="Times New Roman" w:cs="Times New Roman"/>
          <w:sz w:val="24"/>
          <w:szCs w:val="24"/>
        </w:rPr>
        <w:lastRenderedPageBreak/>
        <w:t xml:space="preserve">criaturas e dependendo de seus livres arbítrios... </w:t>
      </w:r>
      <w:r w:rsidRPr="00A3036C">
        <w:rPr>
          <w:rFonts w:ascii="Times New Roman" w:eastAsia="Aptos" w:hAnsi="Times New Roman" w:cs="Times New Roman"/>
          <w:i/>
          <w:iCs/>
          <w:sz w:val="24"/>
          <w:szCs w:val="24"/>
        </w:rPr>
        <w:t>entre mortos e feridos todos estarão salvos</w:t>
      </w:r>
      <w:r w:rsidR="00BF497E" w:rsidRPr="00A3036C">
        <w:rPr>
          <w:rFonts w:ascii="Times New Roman" w:eastAsia="Aptos" w:hAnsi="Times New Roman" w:cs="Times New Roman"/>
          <w:sz w:val="24"/>
          <w:szCs w:val="24"/>
        </w:rPr>
        <w:t>.</w:t>
      </w:r>
    </w:p>
    <w:p w14:paraId="6784243B" w14:textId="479076F6" w:rsidR="00006ECA" w:rsidRPr="00A3036C" w:rsidRDefault="00B45479" w:rsidP="00006EC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BF497E" w:rsidRPr="00A3036C">
        <w:rPr>
          <w:rFonts w:ascii="Times New Roman" w:eastAsia="Aptos" w:hAnsi="Times New Roman" w:cs="Times New Roman"/>
          <w:sz w:val="24"/>
          <w:szCs w:val="24"/>
        </w:rPr>
        <w:t xml:space="preserve">Perdoe-me o incomodo ― Sthephano, educadamente, senta-se ― Não precisaria ter me deslocado </w:t>
      </w:r>
      <w:r w:rsidR="00006ECA" w:rsidRPr="00A3036C">
        <w:rPr>
          <w:rFonts w:ascii="Times New Roman" w:eastAsia="Aptos" w:hAnsi="Times New Roman" w:cs="Times New Roman"/>
          <w:sz w:val="24"/>
          <w:szCs w:val="24"/>
        </w:rPr>
        <w:t xml:space="preserve">para deslocá-lo </w:t>
      </w:r>
      <w:r w:rsidR="00BF497E" w:rsidRPr="00A3036C">
        <w:rPr>
          <w:rFonts w:ascii="Times New Roman" w:eastAsia="Aptos" w:hAnsi="Times New Roman" w:cs="Times New Roman"/>
          <w:sz w:val="24"/>
          <w:szCs w:val="24"/>
        </w:rPr>
        <w:t>―</w:t>
      </w:r>
      <w:r w:rsidR="00006ECA" w:rsidRPr="00A3036C">
        <w:rPr>
          <w:rFonts w:ascii="Times New Roman" w:eastAsia="Aptos" w:hAnsi="Times New Roman" w:cs="Times New Roman"/>
          <w:sz w:val="24"/>
          <w:szCs w:val="24"/>
        </w:rPr>
        <w:t xml:space="preserve"> Lamenta </w:t>
      </w:r>
      <w:r w:rsidR="00BF497E" w:rsidRPr="00A3036C">
        <w:rPr>
          <w:rFonts w:ascii="Times New Roman" w:eastAsia="Aptos" w:hAnsi="Times New Roman" w:cs="Times New Roman"/>
          <w:sz w:val="24"/>
          <w:szCs w:val="24"/>
        </w:rPr>
        <w:t>―</w:t>
      </w:r>
      <w:r w:rsidR="00006ECA" w:rsidRPr="00A3036C">
        <w:rPr>
          <w:rFonts w:ascii="Times New Roman" w:eastAsia="Aptos" w:hAnsi="Times New Roman" w:cs="Times New Roman"/>
          <w:sz w:val="24"/>
          <w:szCs w:val="24"/>
        </w:rPr>
        <w:t xml:space="preserve"> deixe-me apresentar, Sthephano Lessa, prazer. ▬ amável.</w:t>
      </w:r>
    </w:p>
    <w:p w14:paraId="7CDF00AD" w14:textId="77777777" w:rsidR="00006ECA" w:rsidRPr="00A3036C" w:rsidRDefault="00006ECA" w:rsidP="00006ECA">
      <w:pPr>
        <w:spacing w:after="0" w:line="256" w:lineRule="auto"/>
        <w:jc w:val="both"/>
        <w:rPr>
          <w:rFonts w:ascii="Times New Roman" w:eastAsia="Aptos" w:hAnsi="Times New Roman" w:cs="Times New Roman"/>
          <w:sz w:val="24"/>
          <w:szCs w:val="24"/>
        </w:rPr>
      </w:pPr>
    </w:p>
    <w:p w14:paraId="6EE4ED1E" w14:textId="44B5AEE2" w:rsidR="00006ECA" w:rsidRPr="00A3036C" w:rsidRDefault="00006ECA" w:rsidP="00006EC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Todo meu ― </w:t>
      </w:r>
      <w:r w:rsidR="0051660C" w:rsidRPr="00A3036C">
        <w:rPr>
          <w:rFonts w:ascii="Times New Roman" w:eastAsia="Aptos" w:hAnsi="Times New Roman" w:cs="Times New Roman"/>
          <w:sz w:val="24"/>
          <w:szCs w:val="24"/>
        </w:rPr>
        <w:t>A</w:t>
      </w:r>
      <w:r w:rsidRPr="00A3036C">
        <w:rPr>
          <w:rFonts w:ascii="Times New Roman" w:eastAsia="Aptos" w:hAnsi="Times New Roman" w:cs="Times New Roman"/>
          <w:sz w:val="24"/>
          <w:szCs w:val="24"/>
        </w:rPr>
        <w:t xml:space="preserve">pertam as mãos com olhares aprofundados nas almas reveladoras de suas, comuns, preferências sexuais ― Fique </w:t>
      </w:r>
      <w:r w:rsidR="00FE3590" w:rsidRPr="00A3036C">
        <w:rPr>
          <w:rFonts w:ascii="Times New Roman" w:eastAsia="Aptos" w:hAnsi="Times New Roman" w:cs="Times New Roman"/>
          <w:sz w:val="24"/>
          <w:szCs w:val="24"/>
        </w:rPr>
        <w:t>à</w:t>
      </w:r>
      <w:r w:rsidRPr="00A3036C">
        <w:rPr>
          <w:rFonts w:ascii="Times New Roman" w:eastAsia="Aptos" w:hAnsi="Times New Roman" w:cs="Times New Roman"/>
          <w:sz w:val="24"/>
          <w:szCs w:val="24"/>
        </w:rPr>
        <w:t xml:space="preserve"> vontade e voltemos a Terra ― </w:t>
      </w:r>
      <w:r w:rsidR="0051660C" w:rsidRPr="00A3036C">
        <w:rPr>
          <w:rFonts w:ascii="Times New Roman" w:eastAsia="Aptos" w:hAnsi="Times New Roman" w:cs="Times New Roman"/>
          <w:sz w:val="24"/>
          <w:szCs w:val="24"/>
        </w:rPr>
        <w:t>Pablo, i</w:t>
      </w:r>
      <w:r w:rsidRPr="00A3036C">
        <w:rPr>
          <w:rFonts w:ascii="Times New Roman" w:eastAsia="Aptos" w:hAnsi="Times New Roman" w:cs="Times New Roman"/>
          <w:sz w:val="24"/>
          <w:szCs w:val="24"/>
        </w:rPr>
        <w:t>nsinuante ― Prestemos atenção. ▬ convoca.</w:t>
      </w:r>
    </w:p>
    <w:p w14:paraId="26525F4B" w14:textId="77777777" w:rsidR="00006ECA" w:rsidRPr="00A3036C" w:rsidRDefault="00006ECA" w:rsidP="00006ECA">
      <w:pPr>
        <w:spacing w:after="0" w:line="256" w:lineRule="auto"/>
        <w:jc w:val="both"/>
        <w:rPr>
          <w:rFonts w:ascii="Times New Roman" w:eastAsia="Aptos" w:hAnsi="Times New Roman" w:cs="Times New Roman"/>
          <w:sz w:val="24"/>
          <w:szCs w:val="24"/>
        </w:rPr>
      </w:pPr>
    </w:p>
    <w:p w14:paraId="4D40D8B7" w14:textId="382D520F" w:rsidR="00006ECA" w:rsidRPr="00A3036C" w:rsidRDefault="00006ECA" w:rsidP="00006EC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FE3590" w:rsidRPr="00A3036C">
        <w:rPr>
          <w:rFonts w:ascii="Times New Roman" w:eastAsia="Aptos" w:hAnsi="Times New Roman" w:cs="Times New Roman"/>
          <w:sz w:val="24"/>
          <w:szCs w:val="24"/>
        </w:rPr>
        <w:t xml:space="preserve">Encontros e reencontros acontecem em todo </w:t>
      </w:r>
      <w:r w:rsidR="00FE3590" w:rsidRPr="00A3036C">
        <w:rPr>
          <w:rFonts w:ascii="Times New Roman" w:eastAsia="Aptos" w:hAnsi="Times New Roman" w:cs="Times New Roman"/>
          <w:i/>
          <w:iCs/>
          <w:sz w:val="24"/>
          <w:szCs w:val="24"/>
        </w:rPr>
        <w:t xml:space="preserve">novo mundo </w:t>
      </w:r>
      <w:r w:rsidR="00FE3590" w:rsidRPr="00A3036C">
        <w:rPr>
          <w:rFonts w:ascii="Times New Roman" w:eastAsia="Aptos" w:hAnsi="Times New Roman" w:cs="Times New Roman"/>
          <w:sz w:val="24"/>
          <w:szCs w:val="24"/>
        </w:rPr>
        <w:t xml:space="preserve">pelo </w:t>
      </w:r>
      <w:r w:rsidR="00FE3590" w:rsidRPr="00A3036C">
        <w:rPr>
          <w:rFonts w:ascii="Times New Roman" w:eastAsia="Aptos" w:hAnsi="Times New Roman" w:cs="Times New Roman"/>
          <w:i/>
          <w:iCs/>
          <w:sz w:val="24"/>
          <w:szCs w:val="24"/>
        </w:rPr>
        <w:t xml:space="preserve">despertar em massa ― </w:t>
      </w:r>
      <w:r w:rsidR="00FE3590" w:rsidRPr="00A3036C">
        <w:rPr>
          <w:rFonts w:ascii="Times New Roman" w:eastAsia="Aptos" w:hAnsi="Times New Roman" w:cs="Times New Roman"/>
          <w:sz w:val="24"/>
          <w:szCs w:val="24"/>
        </w:rPr>
        <w:t xml:space="preserve">João Carlos analisa, enquanto fita, ternamente, Nefertari Mandela </w:t>
      </w:r>
      <w:r w:rsidR="00FE3590" w:rsidRPr="00A3036C">
        <w:rPr>
          <w:rFonts w:ascii="Times New Roman" w:eastAsia="Aptos" w:hAnsi="Times New Roman" w:cs="Times New Roman"/>
          <w:i/>
          <w:iCs/>
          <w:sz w:val="24"/>
          <w:szCs w:val="24"/>
        </w:rPr>
        <w:t xml:space="preserve">― </w:t>
      </w:r>
      <w:r w:rsidR="00FE3590" w:rsidRPr="00A3036C">
        <w:rPr>
          <w:rFonts w:ascii="Times New Roman" w:eastAsia="Aptos" w:hAnsi="Times New Roman" w:cs="Times New Roman"/>
          <w:sz w:val="24"/>
          <w:szCs w:val="24"/>
        </w:rPr>
        <w:t>Eu tenho... Eu Sou... Eu agradeço. ▬ convicto.</w:t>
      </w:r>
    </w:p>
    <w:p w14:paraId="6A4CF7DE" w14:textId="77777777" w:rsidR="00FE3590" w:rsidRPr="00A3036C" w:rsidRDefault="00FE3590" w:rsidP="00006ECA">
      <w:pPr>
        <w:spacing w:after="0" w:line="256" w:lineRule="auto"/>
        <w:jc w:val="both"/>
        <w:rPr>
          <w:rFonts w:ascii="Times New Roman" w:eastAsia="Aptos" w:hAnsi="Times New Roman" w:cs="Times New Roman"/>
          <w:sz w:val="24"/>
          <w:szCs w:val="24"/>
        </w:rPr>
      </w:pPr>
    </w:p>
    <w:p w14:paraId="662B95EC" w14:textId="7DF4AEAC" w:rsidR="00FE3590" w:rsidRPr="00A3036C" w:rsidRDefault="00FE3590" w:rsidP="00006EC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Dentre as expressões hereditárias de Harrison, Taylor e Agregados, talvez, a mais esclarecedora sobre a existência humana seja </w:t>
      </w:r>
      <w:r w:rsidRPr="00A3036C">
        <w:rPr>
          <w:rFonts w:ascii="Times New Roman" w:eastAsia="Aptos" w:hAnsi="Times New Roman" w:cs="Times New Roman"/>
          <w:i/>
          <w:iCs/>
          <w:sz w:val="24"/>
          <w:szCs w:val="24"/>
        </w:rPr>
        <w:t>a vida é uma contradição em tudo, para tudo e por tudo ―</w:t>
      </w:r>
      <w:r w:rsidR="00346A4E" w:rsidRPr="00A3036C">
        <w:rPr>
          <w:rFonts w:ascii="Times New Roman" w:eastAsia="Aptos" w:hAnsi="Times New Roman" w:cs="Times New Roman"/>
          <w:i/>
          <w:iCs/>
          <w:sz w:val="24"/>
          <w:szCs w:val="24"/>
        </w:rPr>
        <w:t xml:space="preserve"> </w:t>
      </w:r>
      <w:r w:rsidR="00346A4E" w:rsidRPr="00A3036C">
        <w:rPr>
          <w:rFonts w:ascii="Times New Roman" w:eastAsia="Aptos" w:hAnsi="Times New Roman" w:cs="Times New Roman"/>
          <w:sz w:val="24"/>
          <w:szCs w:val="24"/>
        </w:rPr>
        <w:t xml:space="preserve">Miguel mensura </w:t>
      </w:r>
      <w:r w:rsidRPr="00A3036C">
        <w:rPr>
          <w:rFonts w:ascii="Times New Roman" w:eastAsia="Aptos" w:hAnsi="Times New Roman" w:cs="Times New Roman"/>
          <w:i/>
          <w:iCs/>
          <w:sz w:val="24"/>
          <w:szCs w:val="24"/>
        </w:rPr>
        <w:t>―</w:t>
      </w:r>
      <w:r w:rsidR="00346A4E" w:rsidRPr="00A3036C">
        <w:rPr>
          <w:rFonts w:ascii="Times New Roman" w:eastAsia="Aptos" w:hAnsi="Times New Roman" w:cs="Times New Roman"/>
          <w:i/>
          <w:iCs/>
          <w:sz w:val="24"/>
          <w:szCs w:val="24"/>
        </w:rPr>
        <w:t xml:space="preserve"> </w:t>
      </w:r>
      <w:r w:rsidR="00346A4E" w:rsidRPr="00A3036C">
        <w:rPr>
          <w:rFonts w:ascii="Times New Roman" w:eastAsia="Aptos" w:hAnsi="Times New Roman" w:cs="Times New Roman"/>
          <w:sz w:val="24"/>
          <w:szCs w:val="24"/>
        </w:rPr>
        <w:t>Difícil é fazer as pessoas verem e entenderem estas contradições. ▬ lamenta.</w:t>
      </w:r>
    </w:p>
    <w:p w14:paraId="15843A11" w14:textId="77777777" w:rsidR="00346A4E" w:rsidRPr="00A3036C" w:rsidRDefault="00346A4E" w:rsidP="00006ECA">
      <w:pPr>
        <w:spacing w:after="0" w:line="256" w:lineRule="auto"/>
        <w:jc w:val="both"/>
        <w:rPr>
          <w:rFonts w:ascii="Times New Roman" w:eastAsia="Aptos" w:hAnsi="Times New Roman" w:cs="Times New Roman"/>
          <w:sz w:val="24"/>
          <w:szCs w:val="24"/>
        </w:rPr>
      </w:pPr>
    </w:p>
    <w:p w14:paraId="64E36FDD" w14:textId="77777777" w:rsidR="00346A4E" w:rsidRPr="00A3036C" w:rsidRDefault="00346A4E" w:rsidP="00006EC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Ondas eletromagnéticas nas matizes violeta, masculino, e, lilás, feminino se entrelaçam e refletem luzes sobre o mar, vegetação, pedras e a, própria, Casa de Vidro.</w:t>
      </w:r>
    </w:p>
    <w:p w14:paraId="32289B3E" w14:textId="77777777" w:rsidR="00FA1153" w:rsidRPr="00A3036C" w:rsidRDefault="00346A4E" w:rsidP="00006EC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Todos os presentes estão magnetizados e conscientes de suas essências divinais capazes de terem e serem Deus.</w:t>
      </w:r>
      <w:r w:rsidR="00FA1153" w:rsidRPr="00A3036C">
        <w:rPr>
          <w:rFonts w:ascii="Times New Roman" w:eastAsia="Aptos" w:hAnsi="Times New Roman" w:cs="Times New Roman"/>
          <w:sz w:val="24"/>
          <w:szCs w:val="24"/>
        </w:rPr>
        <w:t xml:space="preserve"> Concentram-se, sob a Fonte de Criação Universal do </w:t>
      </w:r>
      <w:r w:rsidR="00FA1153" w:rsidRPr="00A3036C">
        <w:rPr>
          <w:rFonts w:ascii="Times New Roman" w:eastAsia="Aptos" w:hAnsi="Times New Roman" w:cs="Times New Roman"/>
          <w:i/>
          <w:iCs/>
          <w:sz w:val="24"/>
          <w:szCs w:val="24"/>
        </w:rPr>
        <w:t>casal criador</w:t>
      </w:r>
      <w:r w:rsidR="00FA1153" w:rsidRPr="00A3036C">
        <w:rPr>
          <w:rFonts w:ascii="Times New Roman" w:eastAsia="Aptos" w:hAnsi="Times New Roman" w:cs="Times New Roman"/>
          <w:sz w:val="24"/>
          <w:szCs w:val="24"/>
        </w:rPr>
        <w:t xml:space="preserve">, representado por </w:t>
      </w:r>
      <w:r w:rsidR="00FA1153" w:rsidRPr="00A3036C">
        <w:rPr>
          <w:rFonts w:ascii="Times New Roman" w:eastAsia="Aptos" w:hAnsi="Times New Roman" w:cs="Times New Roman"/>
          <w:sz w:val="24"/>
          <w:szCs w:val="24"/>
        </w:rPr>
        <w:lastRenderedPageBreak/>
        <w:t>Fértilles e Germano, para emitirem frequências alteadas pelo amor incondicional a todos prontos para as receberem.</w:t>
      </w:r>
    </w:p>
    <w:p w14:paraId="7B29F7C1" w14:textId="6D1CFE2F" w:rsidR="0051660C" w:rsidRPr="00A3036C" w:rsidRDefault="00FA1153" w:rsidP="00006EC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Guerreiros Dimensionais constatam o cuidado extremo tomado para angariar novos adeptos para Resistência Dimensional. A verdade absoluta é impactante e </w:t>
      </w:r>
      <w:r w:rsidR="005E0247" w:rsidRPr="00A3036C">
        <w:rPr>
          <w:rFonts w:ascii="Times New Roman" w:eastAsia="Aptos" w:hAnsi="Times New Roman" w:cs="Times New Roman"/>
          <w:sz w:val="24"/>
          <w:szCs w:val="24"/>
        </w:rPr>
        <w:t xml:space="preserve">desconstrói toda a construção existencial da mentira e ilusão do Sistema Terra apegado as </w:t>
      </w:r>
      <w:r w:rsidR="005E0247" w:rsidRPr="00A3036C">
        <w:rPr>
          <w:rFonts w:ascii="Times New Roman" w:eastAsia="Aptos" w:hAnsi="Times New Roman" w:cs="Times New Roman"/>
          <w:i/>
          <w:iCs/>
          <w:sz w:val="24"/>
          <w:szCs w:val="24"/>
        </w:rPr>
        <w:t>paixões materiais</w:t>
      </w:r>
      <w:r w:rsidR="005E0247" w:rsidRPr="00A3036C">
        <w:rPr>
          <w:rFonts w:ascii="Times New Roman" w:eastAsia="Aptos" w:hAnsi="Times New Roman" w:cs="Times New Roman"/>
          <w:sz w:val="24"/>
          <w:szCs w:val="24"/>
        </w:rPr>
        <w:t xml:space="preserve">. Desapego é a porta de entrada para vislumbrar </w:t>
      </w:r>
      <w:r w:rsidR="008F43B7" w:rsidRPr="00A3036C">
        <w:rPr>
          <w:rFonts w:ascii="Times New Roman" w:eastAsia="Aptos" w:hAnsi="Times New Roman" w:cs="Times New Roman"/>
          <w:sz w:val="24"/>
          <w:szCs w:val="24"/>
        </w:rPr>
        <w:t xml:space="preserve">o </w:t>
      </w:r>
      <w:r w:rsidR="005E0247" w:rsidRPr="00A3036C">
        <w:rPr>
          <w:rFonts w:ascii="Times New Roman" w:eastAsia="Aptos" w:hAnsi="Times New Roman" w:cs="Times New Roman"/>
          <w:sz w:val="24"/>
          <w:szCs w:val="24"/>
        </w:rPr>
        <w:t xml:space="preserve">poder de ter e ser Deus, através da transição planetária em curso, invisível, mas, sensível, aos terrícolas, despertos e aptos para transmutarem e explorarem do </w:t>
      </w:r>
      <w:r w:rsidR="005E0247" w:rsidRPr="00A3036C">
        <w:rPr>
          <w:rFonts w:ascii="Times New Roman" w:eastAsia="Aptos" w:hAnsi="Times New Roman" w:cs="Times New Roman"/>
          <w:i/>
          <w:iCs/>
          <w:sz w:val="24"/>
          <w:szCs w:val="24"/>
        </w:rPr>
        <w:t xml:space="preserve">quinto </w:t>
      </w:r>
      <w:r w:rsidR="005E0247" w:rsidRPr="00A3036C">
        <w:rPr>
          <w:rFonts w:ascii="Times New Roman" w:eastAsia="Aptos" w:hAnsi="Times New Roman" w:cs="Times New Roman"/>
          <w:sz w:val="24"/>
          <w:szCs w:val="24"/>
        </w:rPr>
        <w:t xml:space="preserve">ao </w:t>
      </w:r>
      <w:r w:rsidR="005E0247" w:rsidRPr="00A3036C">
        <w:rPr>
          <w:rFonts w:ascii="Times New Roman" w:eastAsia="Aptos" w:hAnsi="Times New Roman" w:cs="Times New Roman"/>
          <w:i/>
          <w:iCs/>
          <w:sz w:val="24"/>
          <w:szCs w:val="24"/>
        </w:rPr>
        <w:t>décimo segundo planos terráqueos</w:t>
      </w:r>
      <w:r w:rsidR="005E0247" w:rsidRPr="00A3036C">
        <w:rPr>
          <w:rFonts w:ascii="Times New Roman" w:eastAsia="Aptos" w:hAnsi="Times New Roman" w:cs="Times New Roman"/>
          <w:sz w:val="24"/>
          <w:szCs w:val="24"/>
        </w:rPr>
        <w:t xml:space="preserve">, </w:t>
      </w:r>
      <w:r w:rsidR="005E0247" w:rsidRPr="00A3036C">
        <w:rPr>
          <w:rFonts w:ascii="Times New Roman" w:eastAsia="Aptos" w:hAnsi="Times New Roman" w:cs="Times New Roman"/>
          <w:i/>
          <w:iCs/>
          <w:sz w:val="24"/>
          <w:szCs w:val="24"/>
        </w:rPr>
        <w:t>o aprendizado da delicadeza</w:t>
      </w:r>
      <w:r w:rsidR="0051660C" w:rsidRPr="00A3036C">
        <w:rPr>
          <w:rFonts w:ascii="Times New Roman" w:eastAsia="Aptos" w:hAnsi="Times New Roman" w:cs="Times New Roman"/>
          <w:sz w:val="24"/>
          <w:szCs w:val="24"/>
        </w:rPr>
        <w:t xml:space="preserve"> em </w:t>
      </w:r>
      <w:r w:rsidR="0051660C" w:rsidRPr="00A3036C">
        <w:rPr>
          <w:rFonts w:ascii="Times New Roman" w:eastAsia="Aptos" w:hAnsi="Times New Roman" w:cs="Times New Roman"/>
          <w:b/>
          <w:bCs/>
          <w:sz w:val="24"/>
          <w:szCs w:val="24"/>
        </w:rPr>
        <w:t xml:space="preserve">Evoluirejá </w:t>
      </w:r>
      <w:r w:rsidR="0051660C" w:rsidRPr="00A3036C">
        <w:rPr>
          <w:rFonts w:ascii="Times New Roman" w:eastAsia="Aptos" w:hAnsi="Times New Roman" w:cs="Times New Roman"/>
          <w:sz w:val="24"/>
          <w:szCs w:val="24"/>
        </w:rPr>
        <w:t xml:space="preserve">e, consequentemente, </w:t>
      </w:r>
      <w:r w:rsidR="008F43B7" w:rsidRPr="00A3036C">
        <w:rPr>
          <w:rFonts w:ascii="Times New Roman" w:eastAsia="Aptos" w:hAnsi="Times New Roman" w:cs="Times New Roman"/>
          <w:sz w:val="24"/>
          <w:szCs w:val="24"/>
        </w:rPr>
        <w:t>evoluírem</w:t>
      </w:r>
      <w:r w:rsidR="0051660C" w:rsidRPr="00A3036C">
        <w:rPr>
          <w:rFonts w:ascii="Times New Roman" w:eastAsia="Aptos" w:hAnsi="Times New Roman" w:cs="Times New Roman"/>
          <w:sz w:val="24"/>
          <w:szCs w:val="24"/>
        </w:rPr>
        <w:t xml:space="preserve"> para praticar</w:t>
      </w:r>
      <w:r w:rsidR="00342CE6" w:rsidRPr="00A3036C">
        <w:rPr>
          <w:rFonts w:ascii="Times New Roman" w:eastAsia="Aptos" w:hAnsi="Times New Roman" w:cs="Times New Roman"/>
          <w:sz w:val="24"/>
          <w:szCs w:val="24"/>
        </w:rPr>
        <w:t>em</w:t>
      </w:r>
      <w:r w:rsidR="0051660C" w:rsidRPr="00A3036C">
        <w:rPr>
          <w:rFonts w:ascii="Times New Roman" w:eastAsia="Aptos" w:hAnsi="Times New Roman" w:cs="Times New Roman"/>
          <w:sz w:val="24"/>
          <w:szCs w:val="24"/>
        </w:rPr>
        <w:t xml:space="preserve"> o amor incondicional.</w:t>
      </w:r>
    </w:p>
    <w:p w14:paraId="1F1B6401" w14:textId="7D9061E3" w:rsidR="0006536B" w:rsidRPr="00A3036C" w:rsidRDefault="00342CE6" w:rsidP="00BE082E">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Sabedores desta força humana divinal com origem na Fonte de Criação Universal, os </w:t>
      </w:r>
      <w:r w:rsidRPr="00A3036C">
        <w:rPr>
          <w:rFonts w:ascii="Times New Roman" w:eastAsia="Aptos" w:hAnsi="Times New Roman" w:cs="Times New Roman"/>
          <w:i/>
          <w:iCs/>
          <w:sz w:val="24"/>
          <w:szCs w:val="24"/>
        </w:rPr>
        <w:t xml:space="preserve">donos do mundo </w:t>
      </w:r>
      <w:r w:rsidR="00582C2F" w:rsidRPr="00A3036C">
        <w:rPr>
          <w:rFonts w:ascii="Times New Roman" w:eastAsia="Aptos" w:hAnsi="Times New Roman" w:cs="Times New Roman"/>
          <w:sz w:val="24"/>
          <w:szCs w:val="24"/>
        </w:rPr>
        <w:t xml:space="preserve">investem pesado no </w:t>
      </w:r>
      <w:r w:rsidR="00582C2F" w:rsidRPr="00A3036C">
        <w:rPr>
          <w:rFonts w:ascii="Times New Roman" w:eastAsia="Aptos" w:hAnsi="Times New Roman" w:cs="Times New Roman"/>
          <w:i/>
          <w:iCs/>
          <w:sz w:val="24"/>
          <w:szCs w:val="24"/>
        </w:rPr>
        <w:t xml:space="preserve">pacote de maldades </w:t>
      </w:r>
      <w:r w:rsidR="00582C2F" w:rsidRPr="00A3036C">
        <w:rPr>
          <w:rFonts w:ascii="Times New Roman" w:eastAsia="Aptos" w:hAnsi="Times New Roman" w:cs="Times New Roman"/>
          <w:sz w:val="24"/>
          <w:szCs w:val="24"/>
        </w:rPr>
        <w:t>causador de energias maléficas divulgadas pelos pilares sistêmicos: governo, religião, mídia e educação. Adicionado de aparições e depoimentos de Emmanuel Jesus de Deus,</w:t>
      </w:r>
      <w:r w:rsidR="008F43B7" w:rsidRPr="00A3036C">
        <w:rPr>
          <w:rFonts w:ascii="Times New Roman" w:eastAsia="Aptos" w:hAnsi="Times New Roman" w:cs="Times New Roman"/>
          <w:sz w:val="24"/>
          <w:szCs w:val="24"/>
        </w:rPr>
        <w:t xml:space="preserve"> o Anticristo,</w:t>
      </w:r>
      <w:r w:rsidR="00582C2F" w:rsidRPr="00A3036C">
        <w:rPr>
          <w:rFonts w:ascii="Times New Roman" w:eastAsia="Aptos" w:hAnsi="Times New Roman" w:cs="Times New Roman"/>
          <w:sz w:val="24"/>
          <w:szCs w:val="24"/>
        </w:rPr>
        <w:t xml:space="preserve"> ovacionado como a reencarnação de Jesus Cristo</w:t>
      </w:r>
      <w:r w:rsidR="0006536B" w:rsidRPr="00A3036C">
        <w:rPr>
          <w:rFonts w:ascii="Times New Roman" w:eastAsia="Aptos" w:hAnsi="Times New Roman" w:cs="Times New Roman"/>
          <w:sz w:val="24"/>
          <w:szCs w:val="24"/>
        </w:rPr>
        <w:t xml:space="preserve">, ostentando o cargo máximo religioso </w:t>
      </w:r>
      <w:r w:rsidR="00431339" w:rsidRPr="00A3036C">
        <w:rPr>
          <w:rFonts w:ascii="Times New Roman" w:eastAsia="Aptos" w:hAnsi="Times New Roman" w:cs="Times New Roman"/>
          <w:sz w:val="24"/>
          <w:szCs w:val="24"/>
        </w:rPr>
        <w:t xml:space="preserve">no orbe </w:t>
      </w:r>
      <w:r w:rsidR="0006536B" w:rsidRPr="00A3036C">
        <w:rPr>
          <w:rFonts w:ascii="Times New Roman" w:eastAsia="Aptos" w:hAnsi="Times New Roman" w:cs="Times New Roman"/>
          <w:sz w:val="24"/>
          <w:szCs w:val="24"/>
        </w:rPr>
        <w:t xml:space="preserve">de uma só religião, a IMSD — Independência Mundial dos Servos de Deus. Assim caminha a humanidade negacionista a sua essência e apegada as materialidades impeditivas de lhe propiciarem </w:t>
      </w:r>
      <w:r w:rsidR="0006536B" w:rsidRPr="00A3036C">
        <w:rPr>
          <w:rFonts w:ascii="Times New Roman" w:eastAsia="Aptos" w:hAnsi="Times New Roman" w:cs="Times New Roman"/>
          <w:i/>
          <w:iCs/>
          <w:sz w:val="24"/>
          <w:szCs w:val="24"/>
        </w:rPr>
        <w:t xml:space="preserve">a liberdade da prisão </w:t>
      </w:r>
      <w:r w:rsidR="0006536B" w:rsidRPr="00A3036C">
        <w:rPr>
          <w:rFonts w:ascii="Times New Roman" w:eastAsia="Aptos" w:hAnsi="Times New Roman" w:cs="Times New Roman"/>
          <w:sz w:val="24"/>
          <w:szCs w:val="24"/>
        </w:rPr>
        <w:t>imposta por</w:t>
      </w:r>
      <w:r w:rsidRPr="00A3036C">
        <w:rPr>
          <w:rFonts w:ascii="Times New Roman" w:eastAsia="Aptos" w:hAnsi="Times New Roman" w:cs="Times New Roman"/>
          <w:i/>
          <w:iCs/>
          <w:sz w:val="24"/>
          <w:szCs w:val="24"/>
        </w:rPr>
        <w:t xml:space="preserve"> </w:t>
      </w:r>
      <w:r w:rsidR="0006536B" w:rsidRPr="00A3036C">
        <w:rPr>
          <w:rFonts w:ascii="Times New Roman" w:eastAsia="Aptos" w:hAnsi="Times New Roman" w:cs="Times New Roman"/>
          <w:i/>
          <w:iCs/>
          <w:sz w:val="24"/>
          <w:szCs w:val="24"/>
        </w:rPr>
        <w:t>malenirus</w:t>
      </w:r>
      <w:r w:rsidR="0006536B" w:rsidRPr="00A3036C">
        <w:rPr>
          <w:rFonts w:ascii="Times New Roman" w:eastAsia="Aptos" w:hAnsi="Times New Roman" w:cs="Times New Roman"/>
          <w:sz w:val="24"/>
          <w:szCs w:val="24"/>
        </w:rPr>
        <w:t xml:space="preserve">, </w:t>
      </w:r>
      <w:r w:rsidR="0006536B" w:rsidRPr="00A3036C">
        <w:rPr>
          <w:rFonts w:ascii="Times New Roman" w:eastAsia="Aptos" w:hAnsi="Times New Roman" w:cs="Times New Roman"/>
          <w:i/>
          <w:iCs/>
          <w:sz w:val="24"/>
          <w:szCs w:val="24"/>
        </w:rPr>
        <w:t xml:space="preserve">reinonaques </w:t>
      </w:r>
      <w:r w:rsidR="0006536B" w:rsidRPr="00A3036C">
        <w:rPr>
          <w:rFonts w:ascii="Times New Roman" w:eastAsia="Aptos" w:hAnsi="Times New Roman" w:cs="Times New Roman"/>
          <w:sz w:val="24"/>
          <w:szCs w:val="24"/>
        </w:rPr>
        <w:t xml:space="preserve">e </w:t>
      </w:r>
      <w:r w:rsidR="0006536B" w:rsidRPr="00A3036C">
        <w:rPr>
          <w:rFonts w:ascii="Times New Roman" w:eastAsia="Aptos" w:hAnsi="Times New Roman" w:cs="Times New Roman"/>
          <w:i/>
          <w:iCs/>
          <w:sz w:val="24"/>
          <w:szCs w:val="24"/>
        </w:rPr>
        <w:t>dominitilianos</w:t>
      </w:r>
      <w:r w:rsidR="0006536B" w:rsidRPr="00A3036C">
        <w:rPr>
          <w:rFonts w:ascii="Times New Roman" w:eastAsia="Aptos" w:hAnsi="Times New Roman" w:cs="Times New Roman"/>
          <w:sz w:val="24"/>
          <w:szCs w:val="24"/>
        </w:rPr>
        <w:t>.</w:t>
      </w:r>
    </w:p>
    <w:p w14:paraId="55B73125" w14:textId="77777777" w:rsidR="00BE082E" w:rsidRPr="00A3036C" w:rsidRDefault="0006536B" w:rsidP="00BE082E">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Guerreiros Dimensionais, conscientes e desprovidos do véu de esquecimento imposto aos encarnados no planeta Terra, trabalham o alteamento de frequências</w:t>
      </w:r>
      <w:r w:rsidR="00BE082E" w:rsidRPr="00A3036C">
        <w:rPr>
          <w:rFonts w:ascii="Times New Roman" w:eastAsia="Aptos" w:hAnsi="Times New Roman" w:cs="Times New Roman"/>
          <w:sz w:val="24"/>
          <w:szCs w:val="24"/>
        </w:rPr>
        <w:t xml:space="preserve"> eletromagnéticas para serem difundidas nos corações terráqueos apegados ao Sistema Terra.</w:t>
      </w:r>
    </w:p>
    <w:p w14:paraId="7C6831C5" w14:textId="44529BC3" w:rsidR="0006536B" w:rsidRPr="00A3036C" w:rsidRDefault="00BE082E" w:rsidP="00BE082E">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Raios violeta e lilás na área externa da Casa de Vidro na Fazenda Araruama, materializam-se em, respectivamente, Germano e Fértilles para encantamento dos Guerreiros Dimensionais presentes, </w:t>
      </w:r>
      <w:r w:rsidRPr="00A3036C">
        <w:rPr>
          <w:rFonts w:ascii="Times New Roman" w:eastAsia="Aptos" w:hAnsi="Times New Roman" w:cs="Times New Roman"/>
          <w:sz w:val="24"/>
          <w:szCs w:val="24"/>
        </w:rPr>
        <w:lastRenderedPageBreak/>
        <w:t xml:space="preserve">especialmente, os debutantes neste tipo de aparição da representação do </w:t>
      </w:r>
      <w:r w:rsidRPr="00A3036C">
        <w:rPr>
          <w:rFonts w:ascii="Times New Roman" w:eastAsia="Aptos" w:hAnsi="Times New Roman" w:cs="Times New Roman"/>
          <w:i/>
          <w:iCs/>
          <w:sz w:val="24"/>
          <w:szCs w:val="24"/>
        </w:rPr>
        <w:t>casal criador</w:t>
      </w:r>
      <w:r w:rsidRPr="00A3036C">
        <w:rPr>
          <w:rFonts w:ascii="Times New Roman" w:eastAsia="Aptos" w:hAnsi="Times New Roman" w:cs="Times New Roman"/>
          <w:sz w:val="24"/>
          <w:szCs w:val="24"/>
        </w:rPr>
        <w:t xml:space="preserve"> </w:t>
      </w:r>
      <w:r w:rsidR="0006536B" w:rsidRPr="00A3036C">
        <w:rPr>
          <w:rFonts w:ascii="Times New Roman" w:eastAsia="Aptos" w:hAnsi="Times New Roman" w:cs="Times New Roman"/>
          <w:i/>
          <w:iCs/>
          <w:sz w:val="24"/>
          <w:szCs w:val="24"/>
        </w:rPr>
        <w:t xml:space="preserve"> </w:t>
      </w:r>
      <w:r w:rsidRPr="00A3036C">
        <w:rPr>
          <w:rFonts w:ascii="Times New Roman" w:eastAsia="Aptos" w:hAnsi="Times New Roman" w:cs="Times New Roman"/>
          <w:sz w:val="24"/>
          <w:szCs w:val="24"/>
        </w:rPr>
        <w:t>do SEU — Soberana Energia Universal.</w:t>
      </w:r>
    </w:p>
    <w:p w14:paraId="7EA55F09" w14:textId="41A3AA58" w:rsidR="00BE082E" w:rsidRPr="00A3036C" w:rsidRDefault="00BE082E" w:rsidP="00BE082E">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Energias condensadas no mais puro amor incondicional</w:t>
      </w:r>
      <w:r w:rsidR="002C544F" w:rsidRPr="00A3036C">
        <w:rPr>
          <w:rFonts w:ascii="Times New Roman" w:eastAsia="Aptos" w:hAnsi="Times New Roman" w:cs="Times New Roman"/>
          <w:sz w:val="24"/>
          <w:szCs w:val="24"/>
        </w:rPr>
        <w:t xml:space="preserve"> inspiram e transpiram a felicidade plena nos Guerreiros Dimensionais, vencedores nas derrotas sofridas com a tentativa de gerar o </w:t>
      </w:r>
      <w:r w:rsidR="002C544F" w:rsidRPr="00A3036C">
        <w:rPr>
          <w:rFonts w:ascii="Times New Roman" w:eastAsia="Aptos" w:hAnsi="Times New Roman" w:cs="Times New Roman"/>
          <w:i/>
          <w:iCs/>
          <w:sz w:val="24"/>
          <w:szCs w:val="24"/>
        </w:rPr>
        <w:t xml:space="preserve">despertar em massa </w:t>
      </w:r>
      <w:r w:rsidR="002C544F" w:rsidRPr="00A3036C">
        <w:rPr>
          <w:rFonts w:ascii="Times New Roman" w:eastAsia="Aptos" w:hAnsi="Times New Roman" w:cs="Times New Roman"/>
          <w:sz w:val="24"/>
          <w:szCs w:val="24"/>
        </w:rPr>
        <w:t>para ruir o Sistema Terra.</w:t>
      </w:r>
    </w:p>
    <w:p w14:paraId="368303D3" w14:textId="77777777" w:rsidR="0083067F" w:rsidRPr="00A3036C" w:rsidRDefault="00026A5F" w:rsidP="00BE082E">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DD2499" w:rsidRPr="00A3036C">
        <w:rPr>
          <w:rFonts w:ascii="Times New Roman" w:eastAsia="Aptos" w:hAnsi="Times New Roman" w:cs="Times New Roman"/>
          <w:sz w:val="24"/>
          <w:szCs w:val="24"/>
        </w:rPr>
        <w:t>Queridos</w:t>
      </w:r>
      <w:r w:rsidR="00056568" w:rsidRPr="00A3036C">
        <w:rPr>
          <w:rFonts w:ascii="Times New Roman" w:eastAsia="Aptos" w:hAnsi="Times New Roman" w:cs="Times New Roman"/>
          <w:sz w:val="24"/>
          <w:szCs w:val="24"/>
        </w:rPr>
        <w:t xml:space="preserve"> dimensionais ― Germano chama atenção</w:t>
      </w:r>
      <w:r w:rsidR="000E77D7" w:rsidRPr="00A3036C">
        <w:rPr>
          <w:rFonts w:ascii="Times New Roman" w:eastAsia="Aptos" w:hAnsi="Times New Roman" w:cs="Times New Roman"/>
          <w:sz w:val="24"/>
          <w:szCs w:val="24"/>
        </w:rPr>
        <w:t xml:space="preserve"> </w:t>
      </w:r>
      <w:r w:rsidR="00056568" w:rsidRPr="00A3036C">
        <w:rPr>
          <w:rFonts w:ascii="Times New Roman" w:eastAsia="Aptos" w:hAnsi="Times New Roman" w:cs="Times New Roman"/>
          <w:sz w:val="24"/>
          <w:szCs w:val="24"/>
        </w:rPr>
        <w:t>―</w:t>
      </w:r>
      <w:r w:rsidR="000E77D7" w:rsidRPr="00A3036C">
        <w:rPr>
          <w:rFonts w:ascii="Times New Roman" w:eastAsia="Aptos" w:hAnsi="Times New Roman" w:cs="Times New Roman"/>
          <w:sz w:val="24"/>
          <w:szCs w:val="24"/>
        </w:rPr>
        <w:t xml:space="preserve"> </w:t>
      </w:r>
      <w:r w:rsidR="00D9784F" w:rsidRPr="00A3036C">
        <w:rPr>
          <w:rFonts w:ascii="Times New Roman" w:eastAsia="Aptos" w:hAnsi="Times New Roman" w:cs="Times New Roman"/>
          <w:sz w:val="24"/>
          <w:szCs w:val="24"/>
        </w:rPr>
        <w:t xml:space="preserve">Prática de </w:t>
      </w:r>
      <w:r w:rsidR="00D9784F" w:rsidRPr="00A3036C">
        <w:rPr>
          <w:rFonts w:ascii="Times New Roman" w:eastAsia="Aptos" w:hAnsi="Times New Roman" w:cs="Times New Roman"/>
          <w:i/>
          <w:iCs/>
          <w:sz w:val="24"/>
          <w:szCs w:val="24"/>
        </w:rPr>
        <w:t>a</w:t>
      </w:r>
      <w:r w:rsidR="000E77D7" w:rsidRPr="00A3036C">
        <w:rPr>
          <w:rFonts w:ascii="Times New Roman" w:eastAsia="Aptos" w:hAnsi="Times New Roman" w:cs="Times New Roman"/>
          <w:i/>
          <w:iCs/>
          <w:sz w:val="24"/>
          <w:szCs w:val="24"/>
        </w:rPr>
        <w:t xml:space="preserve"> tríade da evolução humana</w:t>
      </w:r>
      <w:r w:rsidR="000E77D7" w:rsidRPr="00A3036C">
        <w:rPr>
          <w:rFonts w:ascii="Times New Roman" w:eastAsia="Aptos" w:hAnsi="Times New Roman" w:cs="Times New Roman"/>
          <w:sz w:val="24"/>
          <w:szCs w:val="24"/>
        </w:rPr>
        <w:t>:</w:t>
      </w:r>
      <w:r w:rsidR="000E77D7" w:rsidRPr="00A3036C">
        <w:rPr>
          <w:rFonts w:ascii="Times New Roman" w:eastAsia="Aptos" w:hAnsi="Times New Roman" w:cs="Times New Roman"/>
          <w:i/>
          <w:iCs/>
          <w:sz w:val="24"/>
          <w:szCs w:val="24"/>
        </w:rPr>
        <w:t xml:space="preserve"> ter, ser e agradecer</w:t>
      </w:r>
      <w:r w:rsidR="0087461A" w:rsidRPr="00A3036C">
        <w:rPr>
          <w:rFonts w:ascii="Times New Roman" w:eastAsia="Aptos" w:hAnsi="Times New Roman" w:cs="Times New Roman"/>
          <w:sz w:val="24"/>
          <w:szCs w:val="24"/>
        </w:rPr>
        <w:t>, inconsciente ou conscientemente</w:t>
      </w:r>
      <w:r w:rsidR="00E90D53" w:rsidRPr="00A3036C">
        <w:rPr>
          <w:rFonts w:ascii="Times New Roman" w:eastAsia="Aptos" w:hAnsi="Times New Roman" w:cs="Times New Roman"/>
          <w:sz w:val="24"/>
          <w:szCs w:val="24"/>
        </w:rPr>
        <w:t xml:space="preserve">, </w:t>
      </w:r>
      <w:r w:rsidR="00604C09" w:rsidRPr="00A3036C">
        <w:rPr>
          <w:rFonts w:ascii="Times New Roman" w:eastAsia="Aptos" w:hAnsi="Times New Roman" w:cs="Times New Roman"/>
          <w:sz w:val="24"/>
          <w:szCs w:val="24"/>
        </w:rPr>
        <w:t xml:space="preserve">planta sementes pelo </w:t>
      </w:r>
      <w:r w:rsidR="00604C09" w:rsidRPr="00A3036C">
        <w:rPr>
          <w:rFonts w:ascii="Times New Roman" w:eastAsia="Aptos" w:hAnsi="Times New Roman" w:cs="Times New Roman"/>
          <w:i/>
          <w:iCs/>
          <w:sz w:val="24"/>
          <w:szCs w:val="24"/>
        </w:rPr>
        <w:t xml:space="preserve">despertar em massa </w:t>
      </w:r>
      <w:r w:rsidR="00604C09" w:rsidRPr="00A3036C">
        <w:rPr>
          <w:rFonts w:ascii="Times New Roman" w:eastAsia="Aptos" w:hAnsi="Times New Roman" w:cs="Times New Roman"/>
          <w:sz w:val="24"/>
          <w:szCs w:val="24"/>
        </w:rPr>
        <w:t>da humanidade ―</w:t>
      </w:r>
      <w:r w:rsidR="00352C1F" w:rsidRPr="00A3036C">
        <w:rPr>
          <w:rFonts w:ascii="Times New Roman" w:eastAsia="Aptos" w:hAnsi="Times New Roman" w:cs="Times New Roman"/>
          <w:sz w:val="24"/>
          <w:szCs w:val="24"/>
        </w:rPr>
        <w:t xml:space="preserve"> Afirma </w:t>
      </w:r>
      <w:r w:rsidR="00604C09" w:rsidRPr="00A3036C">
        <w:rPr>
          <w:rFonts w:ascii="Times New Roman" w:eastAsia="Aptos" w:hAnsi="Times New Roman" w:cs="Times New Roman"/>
          <w:sz w:val="24"/>
          <w:szCs w:val="24"/>
        </w:rPr>
        <w:t>―</w:t>
      </w:r>
      <w:r w:rsidR="00D9784F" w:rsidRPr="00A3036C">
        <w:rPr>
          <w:rFonts w:ascii="Times New Roman" w:eastAsia="Aptos" w:hAnsi="Times New Roman" w:cs="Times New Roman"/>
          <w:sz w:val="24"/>
          <w:szCs w:val="24"/>
        </w:rPr>
        <w:t xml:space="preserve"> </w:t>
      </w:r>
      <w:r w:rsidR="004A70BA" w:rsidRPr="00A3036C">
        <w:rPr>
          <w:rFonts w:ascii="Times New Roman" w:eastAsia="Aptos" w:hAnsi="Times New Roman" w:cs="Times New Roman"/>
          <w:sz w:val="24"/>
          <w:szCs w:val="24"/>
        </w:rPr>
        <w:t xml:space="preserve">Aqui, </w:t>
      </w:r>
      <w:r w:rsidR="00317B3B" w:rsidRPr="00A3036C">
        <w:rPr>
          <w:rFonts w:ascii="Times New Roman" w:eastAsia="Aptos" w:hAnsi="Times New Roman" w:cs="Times New Roman"/>
          <w:sz w:val="24"/>
          <w:szCs w:val="24"/>
        </w:rPr>
        <w:t>muitas raças universais afinadas ao SEU — Soberana Energia Universal</w:t>
      </w:r>
      <w:r w:rsidR="006101C9" w:rsidRPr="00A3036C">
        <w:rPr>
          <w:rFonts w:ascii="Times New Roman" w:eastAsia="Aptos" w:hAnsi="Times New Roman" w:cs="Times New Roman"/>
          <w:sz w:val="24"/>
          <w:szCs w:val="24"/>
        </w:rPr>
        <w:t>, encarnaram e sucumbiram</w:t>
      </w:r>
      <w:r w:rsidR="00627588" w:rsidRPr="00A3036C">
        <w:rPr>
          <w:rFonts w:ascii="Times New Roman" w:eastAsia="Aptos" w:hAnsi="Times New Roman" w:cs="Times New Roman"/>
          <w:sz w:val="24"/>
          <w:szCs w:val="24"/>
        </w:rPr>
        <w:t>,</w:t>
      </w:r>
      <w:r w:rsidR="006101C9" w:rsidRPr="00A3036C">
        <w:rPr>
          <w:rFonts w:ascii="Times New Roman" w:eastAsia="Aptos" w:hAnsi="Times New Roman" w:cs="Times New Roman"/>
          <w:sz w:val="24"/>
          <w:szCs w:val="24"/>
        </w:rPr>
        <w:t xml:space="preserve"> envoltos no véu do esquecimento</w:t>
      </w:r>
      <w:r w:rsidR="00627588" w:rsidRPr="00A3036C">
        <w:rPr>
          <w:rFonts w:ascii="Times New Roman" w:eastAsia="Aptos" w:hAnsi="Times New Roman" w:cs="Times New Roman"/>
          <w:sz w:val="24"/>
          <w:szCs w:val="24"/>
        </w:rPr>
        <w:t xml:space="preserve">, à </w:t>
      </w:r>
      <w:r w:rsidR="00627588" w:rsidRPr="00A3036C">
        <w:rPr>
          <w:rFonts w:ascii="Times New Roman" w:eastAsia="Aptos" w:hAnsi="Times New Roman" w:cs="Times New Roman"/>
          <w:i/>
          <w:iCs/>
          <w:sz w:val="24"/>
          <w:szCs w:val="24"/>
        </w:rPr>
        <w:t xml:space="preserve">missão invisível  </w:t>
      </w:r>
      <w:r w:rsidR="00EC3DF3" w:rsidRPr="00A3036C">
        <w:rPr>
          <w:rFonts w:ascii="Times New Roman" w:eastAsia="Aptos" w:hAnsi="Times New Roman" w:cs="Times New Roman"/>
          <w:sz w:val="24"/>
          <w:szCs w:val="24"/>
        </w:rPr>
        <w:t>de ruírem com a mentira e ilusão do Sistema Terra</w:t>
      </w:r>
      <w:r w:rsidR="00DE0585" w:rsidRPr="00A3036C">
        <w:rPr>
          <w:rFonts w:ascii="Times New Roman" w:eastAsia="Aptos" w:hAnsi="Times New Roman" w:cs="Times New Roman"/>
          <w:sz w:val="24"/>
          <w:szCs w:val="24"/>
        </w:rPr>
        <w:t xml:space="preserve"> ― Reitera a Guerra Dimensional ― </w:t>
      </w:r>
      <w:r w:rsidR="008746FD" w:rsidRPr="00A3036C">
        <w:rPr>
          <w:rFonts w:ascii="Times New Roman" w:eastAsia="Aptos" w:hAnsi="Times New Roman" w:cs="Times New Roman"/>
          <w:sz w:val="24"/>
          <w:szCs w:val="24"/>
        </w:rPr>
        <w:t>Todo terrícola</w:t>
      </w:r>
      <w:r w:rsidR="008B646F" w:rsidRPr="00A3036C">
        <w:rPr>
          <w:rFonts w:ascii="Times New Roman" w:eastAsia="Aptos" w:hAnsi="Times New Roman" w:cs="Times New Roman"/>
          <w:sz w:val="24"/>
          <w:szCs w:val="24"/>
        </w:rPr>
        <w:t>, i</w:t>
      </w:r>
      <w:r w:rsidR="008746FD" w:rsidRPr="00A3036C">
        <w:rPr>
          <w:rFonts w:ascii="Times New Roman" w:eastAsia="Aptos" w:hAnsi="Times New Roman" w:cs="Times New Roman"/>
          <w:sz w:val="24"/>
          <w:szCs w:val="24"/>
        </w:rPr>
        <w:t>ndependentemente de sua orige</w:t>
      </w:r>
      <w:r w:rsidR="008B646F" w:rsidRPr="00A3036C">
        <w:rPr>
          <w:rFonts w:ascii="Times New Roman" w:eastAsia="Aptos" w:hAnsi="Times New Roman" w:cs="Times New Roman"/>
          <w:sz w:val="24"/>
          <w:szCs w:val="24"/>
        </w:rPr>
        <w:t>m universal, pode e deve</w:t>
      </w:r>
      <w:r w:rsidR="00447E11" w:rsidRPr="00A3036C">
        <w:rPr>
          <w:rFonts w:ascii="Times New Roman" w:eastAsia="Aptos" w:hAnsi="Times New Roman" w:cs="Times New Roman"/>
          <w:sz w:val="24"/>
          <w:szCs w:val="24"/>
        </w:rPr>
        <w:t xml:space="preserve"> descobrir o poder de ter e ser Deus</w:t>
      </w:r>
      <w:r w:rsidR="00EC3DF3" w:rsidRPr="00A3036C">
        <w:rPr>
          <w:rFonts w:ascii="Times New Roman" w:eastAsia="Aptos" w:hAnsi="Times New Roman" w:cs="Times New Roman"/>
          <w:sz w:val="24"/>
          <w:szCs w:val="24"/>
        </w:rPr>
        <w:t xml:space="preserve">. ▬ </w:t>
      </w:r>
      <w:r w:rsidR="00447E11" w:rsidRPr="00A3036C">
        <w:rPr>
          <w:rFonts w:ascii="Times New Roman" w:eastAsia="Aptos" w:hAnsi="Times New Roman" w:cs="Times New Roman"/>
          <w:sz w:val="24"/>
          <w:szCs w:val="24"/>
        </w:rPr>
        <w:t>definitivo</w:t>
      </w:r>
      <w:r w:rsidR="0083067F" w:rsidRPr="00A3036C">
        <w:rPr>
          <w:rFonts w:ascii="Times New Roman" w:eastAsia="Aptos" w:hAnsi="Times New Roman" w:cs="Times New Roman"/>
          <w:sz w:val="24"/>
          <w:szCs w:val="24"/>
        </w:rPr>
        <w:t>.</w:t>
      </w:r>
    </w:p>
    <w:p w14:paraId="574E24E4" w14:textId="77777777" w:rsidR="0083067F" w:rsidRPr="00A3036C" w:rsidRDefault="0083067F" w:rsidP="00BE082E">
      <w:pPr>
        <w:spacing w:after="0" w:line="256" w:lineRule="auto"/>
        <w:jc w:val="both"/>
        <w:rPr>
          <w:rFonts w:ascii="Times New Roman" w:eastAsia="Aptos" w:hAnsi="Times New Roman" w:cs="Times New Roman"/>
          <w:sz w:val="24"/>
          <w:szCs w:val="24"/>
        </w:rPr>
      </w:pPr>
    </w:p>
    <w:p w14:paraId="1EBD80F3" w14:textId="1277F04E" w:rsidR="00026A5F" w:rsidRPr="00A3036C" w:rsidRDefault="0083067F" w:rsidP="00BE082E">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A</w:t>
      </w:r>
      <w:r w:rsidR="00731920"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minha raça humana é universal... o meu sexo é o amor... a minha religião é a consciência... todos os homens são iguais ―</w:t>
      </w:r>
      <w:r w:rsidR="00E97B5A" w:rsidRPr="00A3036C">
        <w:rPr>
          <w:rFonts w:ascii="Times New Roman" w:eastAsia="Aptos" w:hAnsi="Times New Roman" w:cs="Times New Roman"/>
          <w:sz w:val="24"/>
          <w:szCs w:val="24"/>
        </w:rPr>
        <w:t xml:space="preserve"> Marion Patrícia declama </w:t>
      </w:r>
      <w:r w:rsidRPr="00A3036C">
        <w:rPr>
          <w:rFonts w:ascii="Times New Roman" w:eastAsia="Aptos" w:hAnsi="Times New Roman" w:cs="Times New Roman"/>
          <w:sz w:val="24"/>
          <w:szCs w:val="24"/>
        </w:rPr>
        <w:t>―</w:t>
      </w:r>
      <w:r w:rsidR="004A70BA" w:rsidRPr="00A3036C">
        <w:rPr>
          <w:rFonts w:ascii="Times New Roman" w:eastAsia="Aptos" w:hAnsi="Times New Roman" w:cs="Times New Roman"/>
          <w:sz w:val="24"/>
          <w:szCs w:val="24"/>
        </w:rPr>
        <w:t xml:space="preserve"> </w:t>
      </w:r>
      <w:r w:rsidR="00E97B5A" w:rsidRPr="00A3036C">
        <w:rPr>
          <w:rFonts w:ascii="Times New Roman" w:eastAsia="Aptos" w:hAnsi="Times New Roman" w:cs="Times New Roman"/>
          <w:sz w:val="24"/>
          <w:szCs w:val="24"/>
        </w:rPr>
        <w:t>Municiados desta premiss</w:t>
      </w:r>
      <w:r w:rsidR="00A346D5" w:rsidRPr="00A3036C">
        <w:rPr>
          <w:rFonts w:ascii="Times New Roman" w:eastAsia="Aptos" w:hAnsi="Times New Roman" w:cs="Times New Roman"/>
          <w:sz w:val="24"/>
          <w:szCs w:val="24"/>
        </w:rPr>
        <w:t>a oriunda</w:t>
      </w:r>
      <w:r w:rsidR="009728EA" w:rsidRPr="00A3036C">
        <w:rPr>
          <w:rFonts w:ascii="Times New Roman" w:eastAsia="Aptos" w:hAnsi="Times New Roman" w:cs="Times New Roman"/>
          <w:sz w:val="24"/>
          <w:szCs w:val="24"/>
        </w:rPr>
        <w:t xml:space="preserve"> da filosofia de vida de Harrison, Taylor e Agregados: a minha raça é humana... o meu sexo é o amor... a minha religião é a caridade... todos os homens são iguais</w:t>
      </w:r>
      <w:r w:rsidR="009A7BEF" w:rsidRPr="00A3036C">
        <w:rPr>
          <w:rFonts w:ascii="Times New Roman" w:eastAsia="Aptos" w:hAnsi="Times New Roman" w:cs="Times New Roman"/>
          <w:sz w:val="24"/>
          <w:szCs w:val="24"/>
        </w:rPr>
        <w:t xml:space="preserve">, </w:t>
      </w:r>
      <w:r w:rsidR="00E15880" w:rsidRPr="00A3036C">
        <w:rPr>
          <w:rFonts w:ascii="Times New Roman" w:eastAsia="Aptos" w:hAnsi="Times New Roman" w:cs="Times New Roman"/>
          <w:sz w:val="24"/>
          <w:szCs w:val="24"/>
        </w:rPr>
        <w:t xml:space="preserve">nossos corações </w:t>
      </w:r>
      <w:r w:rsidR="00606BFC" w:rsidRPr="00A3036C">
        <w:rPr>
          <w:rFonts w:ascii="Times New Roman" w:eastAsia="Aptos" w:hAnsi="Times New Roman" w:cs="Times New Roman"/>
          <w:sz w:val="24"/>
          <w:szCs w:val="24"/>
        </w:rPr>
        <w:t>estão prontos para contagiarmos terráqueos dispostos</w:t>
      </w:r>
      <w:r w:rsidR="009E54E0" w:rsidRPr="00A3036C">
        <w:rPr>
          <w:rFonts w:ascii="Times New Roman" w:eastAsia="Aptos" w:hAnsi="Times New Roman" w:cs="Times New Roman"/>
          <w:sz w:val="24"/>
          <w:szCs w:val="24"/>
        </w:rPr>
        <w:t xml:space="preserve"> a </w:t>
      </w:r>
      <w:r w:rsidR="002F5B43" w:rsidRPr="00A3036C">
        <w:rPr>
          <w:rFonts w:ascii="Times New Roman" w:eastAsia="Aptos" w:hAnsi="Times New Roman" w:cs="Times New Roman"/>
          <w:sz w:val="24"/>
          <w:szCs w:val="24"/>
        </w:rPr>
        <w:t xml:space="preserve">descobrirem a verdade absoluta. ▬ </w:t>
      </w:r>
      <w:r w:rsidR="00731920" w:rsidRPr="00A3036C">
        <w:rPr>
          <w:rFonts w:ascii="Times New Roman" w:eastAsia="Aptos" w:hAnsi="Times New Roman" w:cs="Times New Roman"/>
          <w:sz w:val="24"/>
          <w:szCs w:val="24"/>
        </w:rPr>
        <w:t>convicta.</w:t>
      </w:r>
    </w:p>
    <w:p w14:paraId="5B6EC712" w14:textId="77777777" w:rsidR="00731920" w:rsidRPr="00A3036C" w:rsidRDefault="00731920" w:rsidP="00BE082E">
      <w:pPr>
        <w:spacing w:after="0" w:line="256" w:lineRule="auto"/>
        <w:jc w:val="both"/>
        <w:rPr>
          <w:rFonts w:ascii="Times New Roman" w:eastAsia="Aptos" w:hAnsi="Times New Roman" w:cs="Times New Roman"/>
          <w:sz w:val="24"/>
          <w:szCs w:val="24"/>
        </w:rPr>
      </w:pPr>
    </w:p>
    <w:p w14:paraId="4E56C8E7" w14:textId="681E9DD5" w:rsidR="00731920" w:rsidRPr="00A3036C" w:rsidRDefault="00731920" w:rsidP="007977E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CA088B" w:rsidRPr="00A3036C">
        <w:rPr>
          <w:rFonts w:ascii="Times New Roman" w:eastAsia="Aptos" w:hAnsi="Times New Roman" w:cs="Times New Roman"/>
          <w:sz w:val="24"/>
          <w:szCs w:val="24"/>
        </w:rPr>
        <w:t>Investir no ser humano</w:t>
      </w:r>
      <w:r w:rsidR="004C1172" w:rsidRPr="00A3036C">
        <w:rPr>
          <w:rFonts w:ascii="Times New Roman" w:eastAsia="Aptos" w:hAnsi="Times New Roman" w:cs="Times New Roman"/>
          <w:sz w:val="24"/>
          <w:szCs w:val="24"/>
        </w:rPr>
        <w:t xml:space="preserve">, o inspirando a </w:t>
      </w:r>
      <w:r w:rsidR="005F0231" w:rsidRPr="00A3036C">
        <w:rPr>
          <w:rFonts w:ascii="Times New Roman" w:eastAsia="Aptos" w:hAnsi="Times New Roman" w:cs="Times New Roman"/>
          <w:sz w:val="24"/>
          <w:szCs w:val="24"/>
        </w:rPr>
        <w:t xml:space="preserve">se </w:t>
      </w:r>
      <w:r w:rsidR="004C1172" w:rsidRPr="00A3036C">
        <w:rPr>
          <w:rFonts w:ascii="Times New Roman" w:eastAsia="Aptos" w:hAnsi="Times New Roman" w:cs="Times New Roman"/>
          <w:sz w:val="24"/>
          <w:szCs w:val="24"/>
        </w:rPr>
        <w:t>descobrir</w:t>
      </w:r>
      <w:r w:rsidR="005F0231" w:rsidRPr="00A3036C">
        <w:rPr>
          <w:rFonts w:ascii="Times New Roman" w:eastAsia="Aptos" w:hAnsi="Times New Roman" w:cs="Times New Roman"/>
          <w:sz w:val="24"/>
          <w:szCs w:val="24"/>
        </w:rPr>
        <w:t xml:space="preserve"> por si só</w:t>
      </w:r>
      <w:r w:rsidR="00536855" w:rsidRPr="00A3036C">
        <w:rPr>
          <w:rFonts w:ascii="Times New Roman" w:eastAsia="Aptos" w:hAnsi="Times New Roman" w:cs="Times New Roman"/>
          <w:sz w:val="24"/>
          <w:szCs w:val="24"/>
        </w:rPr>
        <w:t xml:space="preserve">, faz parte de nossa </w:t>
      </w:r>
      <w:r w:rsidR="00536855" w:rsidRPr="00A3036C">
        <w:rPr>
          <w:rFonts w:ascii="Times New Roman" w:eastAsia="Aptos" w:hAnsi="Times New Roman" w:cs="Times New Roman"/>
          <w:i/>
          <w:iCs/>
          <w:sz w:val="24"/>
          <w:szCs w:val="24"/>
        </w:rPr>
        <w:t xml:space="preserve">missão invisível </w:t>
      </w:r>
      <w:r w:rsidR="00536855" w:rsidRPr="00A3036C">
        <w:rPr>
          <w:rFonts w:ascii="Times New Roman" w:eastAsia="Aptos" w:hAnsi="Times New Roman" w:cs="Times New Roman"/>
          <w:sz w:val="24"/>
          <w:szCs w:val="24"/>
        </w:rPr>
        <w:t>―</w:t>
      </w:r>
      <w:r w:rsidR="002B0729" w:rsidRPr="00A3036C">
        <w:rPr>
          <w:rFonts w:ascii="Times New Roman" w:eastAsia="Aptos" w:hAnsi="Times New Roman" w:cs="Times New Roman"/>
          <w:sz w:val="24"/>
          <w:szCs w:val="24"/>
        </w:rPr>
        <w:t xml:space="preserve"> Viviane atesta </w:t>
      </w:r>
      <w:r w:rsidR="00536855" w:rsidRPr="00A3036C">
        <w:rPr>
          <w:rFonts w:ascii="Times New Roman" w:eastAsia="Aptos" w:hAnsi="Times New Roman" w:cs="Times New Roman"/>
          <w:sz w:val="24"/>
          <w:szCs w:val="24"/>
        </w:rPr>
        <w:t>―</w:t>
      </w:r>
      <w:r w:rsidR="002B0729" w:rsidRPr="00A3036C">
        <w:rPr>
          <w:rFonts w:ascii="Times New Roman" w:eastAsia="Aptos" w:hAnsi="Times New Roman" w:cs="Times New Roman"/>
          <w:sz w:val="24"/>
          <w:szCs w:val="24"/>
        </w:rPr>
        <w:t xml:space="preserve"> </w:t>
      </w:r>
      <w:r w:rsidR="007B6FFB" w:rsidRPr="00A3036C">
        <w:rPr>
          <w:rFonts w:ascii="Times New Roman" w:eastAsia="Aptos" w:hAnsi="Times New Roman" w:cs="Times New Roman"/>
          <w:sz w:val="24"/>
          <w:szCs w:val="24"/>
        </w:rPr>
        <w:t>Utilizarmos da idolatria do “Garoto da Gávea”</w:t>
      </w:r>
      <w:r w:rsidR="00487CAE" w:rsidRPr="00A3036C">
        <w:rPr>
          <w:rFonts w:ascii="Times New Roman" w:eastAsia="Aptos" w:hAnsi="Times New Roman" w:cs="Times New Roman"/>
          <w:sz w:val="24"/>
          <w:szCs w:val="24"/>
        </w:rPr>
        <w:t xml:space="preserve"> pode frutificar sementes plantadas</w:t>
      </w:r>
      <w:r w:rsidR="00090C9C" w:rsidRPr="00A3036C">
        <w:rPr>
          <w:rFonts w:ascii="Times New Roman" w:eastAsia="Aptos" w:hAnsi="Times New Roman" w:cs="Times New Roman"/>
          <w:sz w:val="24"/>
          <w:szCs w:val="24"/>
        </w:rPr>
        <w:t xml:space="preserve"> </w:t>
      </w:r>
      <w:r w:rsidR="00480E2A" w:rsidRPr="00A3036C">
        <w:rPr>
          <w:rFonts w:ascii="Times New Roman" w:eastAsia="Aptos" w:hAnsi="Times New Roman" w:cs="Times New Roman"/>
          <w:sz w:val="24"/>
          <w:szCs w:val="24"/>
        </w:rPr>
        <w:t>nas consciências terráqueas, evitando</w:t>
      </w:r>
      <w:r w:rsidR="00E8387B" w:rsidRPr="00A3036C">
        <w:rPr>
          <w:rFonts w:ascii="Times New Roman" w:eastAsia="Aptos" w:hAnsi="Times New Roman" w:cs="Times New Roman"/>
          <w:sz w:val="24"/>
          <w:szCs w:val="24"/>
        </w:rPr>
        <w:t xml:space="preserve"> </w:t>
      </w:r>
      <w:r w:rsidR="00D00371" w:rsidRPr="00A3036C">
        <w:rPr>
          <w:rFonts w:ascii="Times New Roman" w:eastAsia="Aptos" w:hAnsi="Times New Roman" w:cs="Times New Roman"/>
          <w:sz w:val="24"/>
          <w:szCs w:val="24"/>
        </w:rPr>
        <w:t xml:space="preserve">a integração de terrícolas aos </w:t>
      </w:r>
      <w:r w:rsidR="00D00371" w:rsidRPr="00A3036C">
        <w:rPr>
          <w:rFonts w:ascii="Times New Roman" w:eastAsia="Aptos" w:hAnsi="Times New Roman" w:cs="Times New Roman"/>
          <w:b/>
          <w:bCs/>
        </w:rPr>
        <w:t>e</w:t>
      </w:r>
      <w:r w:rsidR="00D00371" w:rsidRPr="00A3036C">
        <w:rPr>
          <w:rFonts w:ascii="Times New Roman" w:eastAsia="Aptos" w:hAnsi="Times New Roman" w:cs="Times New Roman"/>
          <w:b/>
          <w:bCs/>
          <w:color w:val="FF0000"/>
        </w:rPr>
        <w:t>X</w:t>
      </w:r>
      <w:r w:rsidR="00D00371" w:rsidRPr="00A3036C">
        <w:rPr>
          <w:rFonts w:ascii="Times New Roman" w:eastAsia="Aptos" w:hAnsi="Times New Roman" w:cs="Times New Roman"/>
          <w:b/>
          <w:bCs/>
        </w:rPr>
        <w:t xml:space="preserve">ilados da </w:t>
      </w:r>
      <w:r w:rsidR="00D00371" w:rsidRPr="00A3036C">
        <w:rPr>
          <w:rFonts w:ascii="Times New Roman" w:eastAsia="Aptos" w:hAnsi="Times New Roman" w:cs="Times New Roman"/>
          <w:b/>
          <w:bCs/>
          <w:color w:val="7030A0"/>
        </w:rPr>
        <w:t>T</w:t>
      </w:r>
      <w:r w:rsidR="00D00371" w:rsidRPr="00A3036C">
        <w:rPr>
          <w:rFonts w:ascii="Times New Roman" w:eastAsia="Aptos" w:hAnsi="Times New Roman" w:cs="Times New Roman"/>
          <w:b/>
          <w:bCs/>
        </w:rPr>
        <w:t xml:space="preserve">erra </w:t>
      </w:r>
      <w:r w:rsidR="00D00371" w:rsidRPr="00A3036C">
        <w:rPr>
          <w:rFonts w:ascii="Times New Roman" w:eastAsia="Aptos" w:hAnsi="Times New Roman" w:cs="Times New Roman"/>
          <w:b/>
          <w:bCs/>
          <w:sz w:val="24"/>
          <w:szCs w:val="24"/>
        </w:rPr>
        <w:t>─ passado pacto para o futuro</w:t>
      </w:r>
      <w:r w:rsidR="00D00371" w:rsidRPr="00A3036C">
        <w:rPr>
          <w:rFonts w:ascii="Times New Roman" w:eastAsia="Aptos" w:hAnsi="Times New Roman" w:cs="Times New Roman"/>
          <w:sz w:val="24"/>
          <w:szCs w:val="24"/>
        </w:rPr>
        <w:t>.</w:t>
      </w:r>
    </w:p>
    <w:p w14:paraId="3DD1DC75" w14:textId="77777777" w:rsidR="007977EB" w:rsidRPr="00A3036C" w:rsidRDefault="007977EB" w:rsidP="007977EB">
      <w:pPr>
        <w:spacing w:after="0" w:line="256" w:lineRule="auto"/>
        <w:jc w:val="both"/>
        <w:rPr>
          <w:rFonts w:ascii="Times New Roman" w:eastAsia="Aptos" w:hAnsi="Times New Roman" w:cs="Times New Roman"/>
          <w:sz w:val="24"/>
          <w:szCs w:val="24"/>
        </w:rPr>
      </w:pPr>
    </w:p>
    <w:p w14:paraId="6DC215A3" w14:textId="3F8A9474" w:rsidR="00342CE6" w:rsidRPr="00A3036C" w:rsidRDefault="00D00371" w:rsidP="007977E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w:t>
      </w:r>
      <w:r w:rsidR="006D4389" w:rsidRPr="00A3036C">
        <w:rPr>
          <w:rFonts w:ascii="Times New Roman" w:eastAsia="Aptos" w:hAnsi="Times New Roman" w:cs="Times New Roman"/>
          <w:sz w:val="24"/>
          <w:szCs w:val="24"/>
        </w:rPr>
        <w:t xml:space="preserve"> </w:t>
      </w:r>
      <w:r w:rsidR="002C55A0" w:rsidRPr="00A3036C">
        <w:rPr>
          <w:rFonts w:ascii="Times New Roman" w:eastAsia="Aptos" w:hAnsi="Times New Roman" w:cs="Times New Roman"/>
          <w:sz w:val="24"/>
          <w:szCs w:val="24"/>
        </w:rPr>
        <w:t>Insistirmos na iniciação do terrestre</w:t>
      </w:r>
      <w:r w:rsidR="00D846FD" w:rsidRPr="00A3036C">
        <w:rPr>
          <w:rFonts w:ascii="Times New Roman" w:eastAsia="Aptos" w:hAnsi="Times New Roman" w:cs="Times New Roman"/>
          <w:sz w:val="24"/>
          <w:szCs w:val="24"/>
        </w:rPr>
        <w:t xml:space="preserve"> é o caminho</w:t>
      </w:r>
      <w:r w:rsidR="008F5D18" w:rsidRPr="00A3036C">
        <w:rPr>
          <w:rFonts w:ascii="Times New Roman" w:eastAsia="Aptos" w:hAnsi="Times New Roman" w:cs="Times New Roman"/>
          <w:sz w:val="24"/>
          <w:szCs w:val="24"/>
        </w:rPr>
        <w:t xml:space="preserve"> para rumar</w:t>
      </w:r>
      <w:r w:rsidR="00D846FD" w:rsidRPr="00A3036C">
        <w:rPr>
          <w:rFonts w:ascii="Times New Roman" w:eastAsia="Aptos" w:hAnsi="Times New Roman" w:cs="Times New Roman"/>
          <w:sz w:val="24"/>
          <w:szCs w:val="24"/>
        </w:rPr>
        <w:t>mos</w:t>
      </w:r>
      <w:r w:rsidR="00077550" w:rsidRPr="00A3036C">
        <w:rPr>
          <w:rFonts w:ascii="Times New Roman" w:eastAsia="Aptos" w:hAnsi="Times New Roman" w:cs="Times New Roman"/>
          <w:sz w:val="24"/>
          <w:szCs w:val="24"/>
        </w:rPr>
        <w:t xml:space="preserve"> na direção de </w:t>
      </w:r>
      <w:r w:rsidR="00077550" w:rsidRPr="00A3036C">
        <w:rPr>
          <w:rFonts w:ascii="Times New Roman" w:eastAsia="Aptos" w:hAnsi="Times New Roman" w:cs="Times New Roman"/>
          <w:i/>
          <w:iCs/>
          <w:sz w:val="24"/>
          <w:szCs w:val="24"/>
        </w:rPr>
        <w:t xml:space="preserve">o aprendizado da delicadeza </w:t>
      </w:r>
      <w:r w:rsidR="00092F2C" w:rsidRPr="00A3036C">
        <w:rPr>
          <w:rFonts w:ascii="Times New Roman" w:eastAsia="Aptos" w:hAnsi="Times New Roman" w:cs="Times New Roman"/>
          <w:sz w:val="24"/>
          <w:szCs w:val="24"/>
        </w:rPr>
        <w:t xml:space="preserve">na estrada de </w:t>
      </w:r>
      <w:r w:rsidR="00092F2C" w:rsidRPr="00A3036C">
        <w:rPr>
          <w:rFonts w:ascii="Times New Roman" w:eastAsia="Aptos" w:hAnsi="Times New Roman" w:cs="Times New Roman"/>
          <w:b/>
          <w:bCs/>
          <w:sz w:val="24"/>
          <w:szCs w:val="24"/>
        </w:rPr>
        <w:t>Evoluirejá</w:t>
      </w:r>
      <w:r w:rsidR="00D846FD" w:rsidRPr="00A3036C">
        <w:rPr>
          <w:rFonts w:ascii="Times New Roman" w:eastAsia="Aptos" w:hAnsi="Times New Roman" w:cs="Times New Roman"/>
          <w:sz w:val="24"/>
          <w:szCs w:val="24"/>
        </w:rPr>
        <w:t xml:space="preserve"> </w:t>
      </w:r>
      <w:r w:rsidR="00F065AD" w:rsidRPr="00A3036C">
        <w:rPr>
          <w:rFonts w:ascii="Times New Roman" w:eastAsia="Aptos" w:hAnsi="Times New Roman" w:cs="Times New Roman"/>
          <w:sz w:val="24"/>
          <w:szCs w:val="24"/>
        </w:rPr>
        <w:t xml:space="preserve">― </w:t>
      </w:r>
      <w:r w:rsidR="007977EB" w:rsidRPr="00A3036C">
        <w:rPr>
          <w:rFonts w:ascii="Times New Roman" w:eastAsia="Aptos" w:hAnsi="Times New Roman" w:cs="Times New Roman"/>
          <w:sz w:val="24"/>
          <w:szCs w:val="24"/>
        </w:rPr>
        <w:t>Carol</w:t>
      </w:r>
      <w:r w:rsidR="00F065AD" w:rsidRPr="00A3036C">
        <w:rPr>
          <w:rFonts w:ascii="Times New Roman" w:eastAsia="Aptos" w:hAnsi="Times New Roman" w:cs="Times New Roman"/>
          <w:sz w:val="24"/>
          <w:szCs w:val="24"/>
        </w:rPr>
        <w:t xml:space="preserve"> </w:t>
      </w:r>
      <w:r w:rsidR="006D1B29" w:rsidRPr="00A3036C">
        <w:rPr>
          <w:rFonts w:ascii="Times New Roman" w:eastAsia="Aptos" w:hAnsi="Times New Roman" w:cs="Times New Roman"/>
          <w:sz w:val="24"/>
          <w:szCs w:val="24"/>
        </w:rPr>
        <w:t xml:space="preserve">deduz </w:t>
      </w:r>
      <w:r w:rsidR="00F065AD" w:rsidRPr="00A3036C">
        <w:rPr>
          <w:rFonts w:ascii="Times New Roman" w:eastAsia="Aptos" w:hAnsi="Times New Roman" w:cs="Times New Roman"/>
          <w:sz w:val="24"/>
          <w:szCs w:val="24"/>
        </w:rPr>
        <w:t>―</w:t>
      </w:r>
      <w:r w:rsidR="001B30CA" w:rsidRPr="00A3036C">
        <w:rPr>
          <w:rFonts w:ascii="Times New Roman" w:eastAsia="Aptos" w:hAnsi="Times New Roman" w:cs="Times New Roman"/>
          <w:sz w:val="24"/>
          <w:szCs w:val="24"/>
        </w:rPr>
        <w:t xml:space="preserve"> </w:t>
      </w:r>
      <w:r w:rsidR="006D1B29" w:rsidRPr="00A3036C">
        <w:rPr>
          <w:rFonts w:ascii="Times New Roman" w:eastAsia="Aptos" w:hAnsi="Times New Roman" w:cs="Times New Roman"/>
          <w:sz w:val="24"/>
          <w:szCs w:val="24"/>
        </w:rPr>
        <w:t>N</w:t>
      </w:r>
      <w:r w:rsidR="001B30CA" w:rsidRPr="00A3036C">
        <w:rPr>
          <w:rFonts w:ascii="Times New Roman" w:eastAsia="Aptos" w:hAnsi="Times New Roman" w:cs="Times New Roman"/>
          <w:sz w:val="24"/>
          <w:szCs w:val="24"/>
        </w:rPr>
        <w:t>os permit</w:t>
      </w:r>
      <w:r w:rsidR="006D1B29" w:rsidRPr="00A3036C">
        <w:rPr>
          <w:rFonts w:ascii="Times New Roman" w:eastAsia="Aptos" w:hAnsi="Times New Roman" w:cs="Times New Roman"/>
          <w:sz w:val="24"/>
          <w:szCs w:val="24"/>
        </w:rPr>
        <w:t>indo</w:t>
      </w:r>
      <w:r w:rsidR="00C03FB8" w:rsidRPr="00A3036C">
        <w:rPr>
          <w:rFonts w:ascii="Times New Roman" w:eastAsia="Aptos" w:hAnsi="Times New Roman" w:cs="Times New Roman"/>
          <w:sz w:val="24"/>
          <w:szCs w:val="24"/>
        </w:rPr>
        <w:t xml:space="preserve"> alertar </w:t>
      </w:r>
      <w:r w:rsidR="006E0F4B" w:rsidRPr="00A3036C">
        <w:rPr>
          <w:rFonts w:ascii="Times New Roman" w:eastAsia="Aptos" w:hAnsi="Times New Roman" w:cs="Times New Roman"/>
          <w:sz w:val="24"/>
          <w:szCs w:val="24"/>
        </w:rPr>
        <w:t>os</w:t>
      </w:r>
      <w:r w:rsidR="00C03FB8" w:rsidRPr="00A3036C">
        <w:rPr>
          <w:rFonts w:ascii="Times New Roman" w:eastAsia="Aptos" w:hAnsi="Times New Roman" w:cs="Times New Roman"/>
          <w:sz w:val="24"/>
          <w:szCs w:val="24"/>
        </w:rPr>
        <w:t xml:space="preserve"> crentes</w:t>
      </w:r>
      <w:r w:rsidR="001F2C23" w:rsidRPr="00A3036C">
        <w:rPr>
          <w:rFonts w:ascii="Times New Roman" w:eastAsia="Aptos" w:hAnsi="Times New Roman" w:cs="Times New Roman"/>
          <w:sz w:val="24"/>
          <w:szCs w:val="24"/>
        </w:rPr>
        <w:t xml:space="preserve"> </w:t>
      </w:r>
      <w:r w:rsidR="006E0F4B" w:rsidRPr="00A3036C">
        <w:rPr>
          <w:rFonts w:ascii="Times New Roman" w:eastAsia="Aptos" w:hAnsi="Times New Roman" w:cs="Times New Roman"/>
          <w:sz w:val="24"/>
          <w:szCs w:val="24"/>
        </w:rPr>
        <w:t>que</w:t>
      </w:r>
      <w:r w:rsidR="001F2C23" w:rsidRPr="00A3036C">
        <w:rPr>
          <w:rFonts w:ascii="Times New Roman" w:eastAsia="Aptos" w:hAnsi="Times New Roman" w:cs="Times New Roman"/>
          <w:sz w:val="24"/>
          <w:szCs w:val="24"/>
        </w:rPr>
        <w:t xml:space="preserve"> </w:t>
      </w:r>
      <w:r w:rsidR="006E0F4B" w:rsidRPr="00A3036C">
        <w:rPr>
          <w:rFonts w:ascii="Times New Roman" w:eastAsia="Aptos" w:hAnsi="Times New Roman" w:cs="Times New Roman"/>
          <w:sz w:val="24"/>
          <w:szCs w:val="24"/>
        </w:rPr>
        <w:t>qui</w:t>
      </w:r>
      <w:r w:rsidR="001F2C23" w:rsidRPr="00A3036C">
        <w:rPr>
          <w:rFonts w:ascii="Times New Roman" w:eastAsia="Aptos" w:hAnsi="Times New Roman" w:cs="Times New Roman"/>
          <w:sz w:val="24"/>
          <w:szCs w:val="24"/>
        </w:rPr>
        <w:t>serem</w:t>
      </w:r>
      <w:r w:rsidR="00294626" w:rsidRPr="00A3036C">
        <w:rPr>
          <w:rFonts w:ascii="Times New Roman" w:eastAsia="Aptos" w:hAnsi="Times New Roman" w:cs="Times New Roman"/>
          <w:sz w:val="24"/>
          <w:szCs w:val="24"/>
        </w:rPr>
        <w:t xml:space="preserve"> e estiverem prontos para serem</w:t>
      </w:r>
      <w:r w:rsidR="001F2C23" w:rsidRPr="00A3036C">
        <w:rPr>
          <w:rFonts w:ascii="Times New Roman" w:eastAsia="Aptos" w:hAnsi="Times New Roman" w:cs="Times New Roman"/>
          <w:sz w:val="24"/>
          <w:szCs w:val="24"/>
        </w:rPr>
        <w:t xml:space="preserve"> alertados. ▬ </w:t>
      </w:r>
      <w:r w:rsidR="00092F2C" w:rsidRPr="00A3036C">
        <w:rPr>
          <w:rFonts w:ascii="Times New Roman" w:eastAsia="Aptos" w:hAnsi="Times New Roman" w:cs="Times New Roman"/>
          <w:b/>
          <w:bCs/>
          <w:sz w:val="24"/>
          <w:szCs w:val="24"/>
        </w:rPr>
        <w:t xml:space="preserve"> </w:t>
      </w:r>
      <w:r w:rsidR="006E0F4B" w:rsidRPr="00A3036C">
        <w:rPr>
          <w:rFonts w:ascii="Times New Roman" w:eastAsia="Aptos" w:hAnsi="Times New Roman" w:cs="Times New Roman"/>
          <w:sz w:val="24"/>
          <w:szCs w:val="24"/>
        </w:rPr>
        <w:t>condiciona.</w:t>
      </w:r>
    </w:p>
    <w:p w14:paraId="69310CA5" w14:textId="77777777" w:rsidR="00A47E27" w:rsidRPr="00A3036C" w:rsidRDefault="00A47E27" w:rsidP="007977EB">
      <w:pPr>
        <w:spacing w:after="0" w:line="256" w:lineRule="auto"/>
        <w:jc w:val="both"/>
        <w:rPr>
          <w:rFonts w:ascii="Times New Roman" w:eastAsia="Aptos" w:hAnsi="Times New Roman" w:cs="Times New Roman"/>
          <w:sz w:val="24"/>
          <w:szCs w:val="24"/>
        </w:rPr>
      </w:pPr>
    </w:p>
    <w:p w14:paraId="52068385" w14:textId="63AADE39" w:rsidR="00A47E27" w:rsidRPr="00A3036C" w:rsidRDefault="00A47E27" w:rsidP="007977E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7D2BA1" w:rsidRPr="00A3036C">
        <w:rPr>
          <w:rFonts w:ascii="Times New Roman" w:eastAsia="Aptos" w:hAnsi="Times New Roman" w:cs="Times New Roman"/>
          <w:sz w:val="24"/>
          <w:szCs w:val="24"/>
        </w:rPr>
        <w:t xml:space="preserve">Eu e Nefertari estamos fazendo, diariamente, o dever de casa ― Gabriel refere-se </w:t>
      </w:r>
      <w:r w:rsidR="00CA5730" w:rsidRPr="00A3036C">
        <w:rPr>
          <w:rFonts w:ascii="Times New Roman" w:eastAsia="Aptos" w:hAnsi="Times New Roman" w:cs="Times New Roman"/>
          <w:sz w:val="24"/>
          <w:szCs w:val="24"/>
        </w:rPr>
        <w:t>as campanhas eleitorais no pleito</w:t>
      </w:r>
      <w:r w:rsidR="00DA5289" w:rsidRPr="00A3036C">
        <w:rPr>
          <w:rFonts w:ascii="Times New Roman" w:eastAsia="Aptos" w:hAnsi="Times New Roman" w:cs="Times New Roman"/>
          <w:sz w:val="24"/>
          <w:szCs w:val="24"/>
        </w:rPr>
        <w:t xml:space="preserve"> </w:t>
      </w:r>
      <w:r w:rsidR="00B91FE1" w:rsidRPr="00A3036C">
        <w:rPr>
          <w:rFonts w:ascii="Times New Roman" w:eastAsia="Aptos" w:hAnsi="Times New Roman" w:cs="Times New Roman"/>
          <w:sz w:val="24"/>
          <w:szCs w:val="24"/>
        </w:rPr>
        <w:t xml:space="preserve">global aproximado </w:t>
      </w:r>
      <w:r w:rsidR="007D2BA1" w:rsidRPr="00A3036C">
        <w:rPr>
          <w:rFonts w:ascii="Times New Roman" w:eastAsia="Aptos" w:hAnsi="Times New Roman" w:cs="Times New Roman"/>
          <w:sz w:val="24"/>
          <w:szCs w:val="24"/>
        </w:rPr>
        <w:t>―</w:t>
      </w:r>
      <w:r w:rsidR="00B91FE1" w:rsidRPr="00A3036C">
        <w:rPr>
          <w:rFonts w:ascii="Times New Roman" w:eastAsia="Aptos" w:hAnsi="Times New Roman" w:cs="Times New Roman"/>
          <w:sz w:val="24"/>
          <w:szCs w:val="24"/>
        </w:rPr>
        <w:t xml:space="preserve"> Adicionando o nosso trabalho no </w:t>
      </w:r>
      <w:r w:rsidR="00B91FE1" w:rsidRPr="00A3036C">
        <w:rPr>
          <w:rFonts w:ascii="Times New Roman" w:eastAsia="Aptos" w:hAnsi="Times New Roman" w:cs="Times New Roman"/>
          <w:b/>
          <w:bCs/>
          <w:sz w:val="24"/>
          <w:szCs w:val="24"/>
        </w:rPr>
        <w:t>Green Dream</w:t>
      </w:r>
      <w:r w:rsidR="00775D87" w:rsidRPr="00A3036C">
        <w:rPr>
          <w:rFonts w:ascii="Times New Roman" w:eastAsia="Aptos" w:hAnsi="Times New Roman" w:cs="Times New Roman"/>
          <w:sz w:val="24"/>
          <w:szCs w:val="24"/>
        </w:rPr>
        <w:t>, acredito</w:t>
      </w:r>
      <w:r w:rsidR="00E44682" w:rsidRPr="00A3036C">
        <w:rPr>
          <w:rFonts w:ascii="Times New Roman" w:eastAsia="Aptos" w:hAnsi="Times New Roman" w:cs="Times New Roman"/>
          <w:sz w:val="24"/>
          <w:szCs w:val="24"/>
        </w:rPr>
        <w:t xml:space="preserve"> estarmos próximos do triunfo nestas eleições. ▬ otimista.</w:t>
      </w:r>
    </w:p>
    <w:p w14:paraId="5D86532E" w14:textId="77777777" w:rsidR="002960EB" w:rsidRPr="00A3036C" w:rsidRDefault="002960EB" w:rsidP="007977EB">
      <w:pPr>
        <w:spacing w:after="0" w:line="256" w:lineRule="auto"/>
        <w:jc w:val="both"/>
        <w:rPr>
          <w:rFonts w:ascii="Times New Roman" w:eastAsia="Aptos" w:hAnsi="Times New Roman" w:cs="Times New Roman"/>
          <w:sz w:val="24"/>
          <w:szCs w:val="24"/>
        </w:rPr>
      </w:pPr>
    </w:p>
    <w:p w14:paraId="29F555B4" w14:textId="07821DA2" w:rsidR="00E44682" w:rsidRPr="00A3036C" w:rsidRDefault="00CA6AB7" w:rsidP="007977E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Fértilles e Germano direcionam uma rede de ondas energéticas</w:t>
      </w:r>
      <w:r w:rsidR="00887659" w:rsidRPr="00A3036C">
        <w:rPr>
          <w:rFonts w:ascii="Times New Roman" w:eastAsia="Aptos" w:hAnsi="Times New Roman" w:cs="Times New Roman"/>
          <w:sz w:val="24"/>
          <w:szCs w:val="24"/>
        </w:rPr>
        <w:t xml:space="preserve"> nas cores violeta e lilás</w:t>
      </w:r>
      <w:r w:rsidRPr="00A3036C">
        <w:rPr>
          <w:rFonts w:ascii="Times New Roman" w:eastAsia="Aptos" w:hAnsi="Times New Roman" w:cs="Times New Roman"/>
          <w:sz w:val="24"/>
          <w:szCs w:val="24"/>
        </w:rPr>
        <w:t xml:space="preserve"> para </w:t>
      </w:r>
      <w:r w:rsidR="00802049" w:rsidRPr="00A3036C">
        <w:rPr>
          <w:rFonts w:ascii="Times New Roman" w:eastAsia="Aptos" w:hAnsi="Times New Roman" w:cs="Times New Roman"/>
          <w:sz w:val="24"/>
          <w:szCs w:val="24"/>
        </w:rPr>
        <w:t>energiz</w:t>
      </w:r>
      <w:r w:rsidRPr="00A3036C">
        <w:rPr>
          <w:rFonts w:ascii="Times New Roman" w:eastAsia="Aptos" w:hAnsi="Times New Roman" w:cs="Times New Roman"/>
          <w:sz w:val="24"/>
          <w:szCs w:val="24"/>
        </w:rPr>
        <w:t>arem todos os Guerreiros Dimensionais presentes, assim como</w:t>
      </w:r>
      <w:r w:rsidR="001D50EA" w:rsidRPr="00A3036C">
        <w:rPr>
          <w:rFonts w:ascii="Times New Roman" w:eastAsia="Aptos" w:hAnsi="Times New Roman" w:cs="Times New Roman"/>
          <w:sz w:val="24"/>
          <w:szCs w:val="24"/>
        </w:rPr>
        <w:t>,</w:t>
      </w:r>
      <w:r w:rsidR="00802049"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demais despertos</w:t>
      </w:r>
      <w:r w:rsidR="006B05AE" w:rsidRPr="00A3036C">
        <w:rPr>
          <w:rFonts w:ascii="Times New Roman" w:eastAsia="Aptos" w:hAnsi="Times New Roman" w:cs="Times New Roman"/>
          <w:sz w:val="24"/>
          <w:szCs w:val="24"/>
        </w:rPr>
        <w:t xml:space="preserve"> ou próximos de despertarem</w:t>
      </w:r>
      <w:r w:rsidRPr="00A3036C">
        <w:rPr>
          <w:rFonts w:ascii="Times New Roman" w:eastAsia="Aptos" w:hAnsi="Times New Roman" w:cs="Times New Roman"/>
          <w:sz w:val="24"/>
          <w:szCs w:val="24"/>
        </w:rPr>
        <w:t xml:space="preserve">, espalhados pelo </w:t>
      </w:r>
      <w:r w:rsidRPr="00A3036C">
        <w:rPr>
          <w:rFonts w:ascii="Times New Roman" w:eastAsia="Aptos" w:hAnsi="Times New Roman" w:cs="Times New Roman"/>
          <w:i/>
          <w:iCs/>
          <w:sz w:val="24"/>
          <w:szCs w:val="24"/>
        </w:rPr>
        <w:t>novo mundo</w:t>
      </w:r>
      <w:r w:rsidRPr="00A3036C">
        <w:rPr>
          <w:rFonts w:ascii="Times New Roman" w:eastAsia="Aptos" w:hAnsi="Times New Roman" w:cs="Times New Roman"/>
          <w:sz w:val="24"/>
          <w:szCs w:val="24"/>
        </w:rPr>
        <w:t>. Comandam uma concentração</w:t>
      </w:r>
      <w:r w:rsidR="006B05AE"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para Michelle</w:t>
      </w:r>
      <w:r w:rsidR="00250B0D" w:rsidRPr="00A3036C">
        <w:rPr>
          <w:rFonts w:ascii="Times New Roman" w:eastAsia="Aptos" w:hAnsi="Times New Roman" w:cs="Times New Roman"/>
          <w:sz w:val="24"/>
          <w:szCs w:val="24"/>
        </w:rPr>
        <w:t xml:space="preserve"> e Joseph serem conduzidos a experenciarem suas existências passadas, enquanto,</w:t>
      </w:r>
      <w:r w:rsidR="006B05AE" w:rsidRPr="00A3036C">
        <w:rPr>
          <w:rFonts w:ascii="Times New Roman" w:eastAsia="Aptos" w:hAnsi="Times New Roman" w:cs="Times New Roman"/>
          <w:sz w:val="24"/>
          <w:szCs w:val="24"/>
        </w:rPr>
        <w:t xml:space="preserve"> espectadores, de seus espíritos como</w:t>
      </w:r>
      <w:r w:rsidR="00250B0D" w:rsidRPr="00A3036C">
        <w:rPr>
          <w:rFonts w:ascii="Times New Roman" w:eastAsia="Aptos" w:hAnsi="Times New Roman" w:cs="Times New Roman"/>
          <w:sz w:val="24"/>
          <w:szCs w:val="24"/>
        </w:rPr>
        <w:t xml:space="preserve"> Joana Manoela Harrison, </w:t>
      </w:r>
      <w:r w:rsidR="008F36E1" w:rsidRPr="00A3036C">
        <w:rPr>
          <w:rFonts w:ascii="Times New Roman" w:eastAsia="Aptos" w:hAnsi="Times New Roman" w:cs="Times New Roman"/>
          <w:sz w:val="24"/>
          <w:szCs w:val="24"/>
        </w:rPr>
        <w:t>J</w:t>
      </w:r>
      <w:r w:rsidR="00250B0D" w:rsidRPr="00A3036C">
        <w:rPr>
          <w:rFonts w:ascii="Times New Roman" w:eastAsia="Aptos" w:hAnsi="Times New Roman" w:cs="Times New Roman"/>
          <w:sz w:val="24"/>
          <w:szCs w:val="24"/>
        </w:rPr>
        <w:t xml:space="preserve">ornalista e </w:t>
      </w:r>
      <w:r w:rsidR="008F36E1" w:rsidRPr="00A3036C">
        <w:rPr>
          <w:rFonts w:ascii="Times New Roman" w:eastAsia="Aptos" w:hAnsi="Times New Roman" w:cs="Times New Roman"/>
          <w:sz w:val="24"/>
          <w:szCs w:val="24"/>
        </w:rPr>
        <w:t>A</w:t>
      </w:r>
      <w:r w:rsidR="00250B0D" w:rsidRPr="00A3036C">
        <w:rPr>
          <w:rFonts w:ascii="Times New Roman" w:eastAsia="Aptos" w:hAnsi="Times New Roman" w:cs="Times New Roman"/>
          <w:sz w:val="24"/>
          <w:szCs w:val="24"/>
        </w:rPr>
        <w:t xml:space="preserve">tivista, e Paulo Caruso, </w:t>
      </w:r>
      <w:r w:rsidR="009C02E6" w:rsidRPr="00A3036C">
        <w:rPr>
          <w:rFonts w:ascii="Times New Roman" w:eastAsia="Aptos" w:hAnsi="Times New Roman" w:cs="Times New Roman"/>
          <w:sz w:val="24"/>
          <w:szCs w:val="24"/>
        </w:rPr>
        <w:t>M</w:t>
      </w:r>
      <w:r w:rsidR="00250B0D" w:rsidRPr="00A3036C">
        <w:rPr>
          <w:rFonts w:ascii="Times New Roman" w:eastAsia="Aptos" w:hAnsi="Times New Roman" w:cs="Times New Roman"/>
          <w:sz w:val="24"/>
          <w:szCs w:val="24"/>
        </w:rPr>
        <w:t xml:space="preserve">édico, antes, durante e depois de se conhecerem para se </w:t>
      </w:r>
      <w:r w:rsidR="008F36E1" w:rsidRPr="00A3036C">
        <w:rPr>
          <w:rFonts w:ascii="Times New Roman" w:eastAsia="Aptos" w:hAnsi="Times New Roman" w:cs="Times New Roman"/>
          <w:sz w:val="24"/>
          <w:szCs w:val="24"/>
        </w:rPr>
        <w:t>casarem. Ela expressa, desde a pré-adolescência, sua preocupação com a saúde</w:t>
      </w:r>
      <w:r w:rsidR="00250B0D" w:rsidRPr="00A3036C">
        <w:rPr>
          <w:rFonts w:ascii="Times New Roman" w:eastAsia="Aptos" w:hAnsi="Times New Roman" w:cs="Times New Roman"/>
          <w:sz w:val="24"/>
          <w:szCs w:val="24"/>
        </w:rPr>
        <w:t xml:space="preserve"> </w:t>
      </w:r>
      <w:r w:rsidR="008F36E1" w:rsidRPr="00A3036C">
        <w:rPr>
          <w:rFonts w:ascii="Times New Roman" w:eastAsia="Aptos" w:hAnsi="Times New Roman" w:cs="Times New Roman"/>
          <w:sz w:val="24"/>
          <w:szCs w:val="24"/>
        </w:rPr>
        <w:t xml:space="preserve">do planeta, revelando um ativismo inato vivenciado na gestão sustentável do Grupo Harrison &amp; Taylor. Ele poderia  ter sido um futebolista, mas a pressão paterna para seguir a tradição familiar de militantes na medicina fala mais alto e o talento futebolístico fica resumido as </w:t>
      </w:r>
      <w:r w:rsidR="008F36E1" w:rsidRPr="00A3036C">
        <w:rPr>
          <w:rFonts w:ascii="Times New Roman" w:eastAsia="Aptos" w:hAnsi="Times New Roman" w:cs="Times New Roman"/>
          <w:i/>
          <w:iCs/>
          <w:sz w:val="24"/>
          <w:szCs w:val="24"/>
        </w:rPr>
        <w:t xml:space="preserve">peladas </w:t>
      </w:r>
      <w:r w:rsidR="008F36E1" w:rsidRPr="00A3036C">
        <w:rPr>
          <w:rFonts w:ascii="Times New Roman" w:eastAsia="Aptos" w:hAnsi="Times New Roman" w:cs="Times New Roman"/>
          <w:sz w:val="24"/>
          <w:szCs w:val="24"/>
        </w:rPr>
        <w:t>nos fins de semana</w:t>
      </w:r>
      <w:r w:rsidR="006B05AE" w:rsidRPr="00A3036C">
        <w:rPr>
          <w:rFonts w:ascii="Times New Roman" w:eastAsia="Aptos" w:hAnsi="Times New Roman" w:cs="Times New Roman"/>
          <w:sz w:val="24"/>
          <w:szCs w:val="24"/>
        </w:rPr>
        <w:t xml:space="preserve">, quando a dedicação a profissão lhe permite relaxar o renomado cirurgião. </w:t>
      </w:r>
    </w:p>
    <w:p w14:paraId="1E291F8C" w14:textId="1B0A21A3" w:rsidR="006B05AE" w:rsidRPr="00A3036C" w:rsidRDefault="00131980" w:rsidP="007977E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Joseph e Miche</w:t>
      </w:r>
      <w:r w:rsidR="006B05AE" w:rsidRPr="00A3036C">
        <w:rPr>
          <w:rFonts w:ascii="Times New Roman" w:eastAsia="Aptos" w:hAnsi="Times New Roman" w:cs="Times New Roman"/>
          <w:sz w:val="24"/>
          <w:szCs w:val="24"/>
        </w:rPr>
        <w:t>lle, extasiad</w:t>
      </w:r>
      <w:r w:rsidRPr="00A3036C">
        <w:rPr>
          <w:rFonts w:ascii="Times New Roman" w:eastAsia="Aptos" w:hAnsi="Times New Roman" w:cs="Times New Roman"/>
          <w:sz w:val="24"/>
          <w:szCs w:val="24"/>
        </w:rPr>
        <w:t>os</w:t>
      </w:r>
      <w:r w:rsidR="006B05AE"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veem</w:t>
      </w:r>
      <w:r w:rsidR="006B05AE" w:rsidRPr="00A3036C">
        <w:rPr>
          <w:rFonts w:ascii="Times New Roman" w:eastAsia="Aptos" w:hAnsi="Times New Roman" w:cs="Times New Roman"/>
          <w:sz w:val="24"/>
          <w:szCs w:val="24"/>
        </w:rPr>
        <w:t xml:space="preserve"> a luta de Joana Manoela, pós fundação do </w:t>
      </w:r>
      <w:r w:rsidR="006B05AE" w:rsidRPr="00A3036C">
        <w:rPr>
          <w:rFonts w:ascii="Times New Roman" w:eastAsia="Aptos" w:hAnsi="Times New Roman" w:cs="Times New Roman"/>
          <w:b/>
          <w:bCs/>
          <w:sz w:val="24"/>
          <w:szCs w:val="24"/>
        </w:rPr>
        <w:t>Green Dream</w:t>
      </w:r>
      <w:r w:rsidR="006B05AE" w:rsidRPr="00A3036C">
        <w:rPr>
          <w:rFonts w:ascii="Times New Roman" w:eastAsia="Aptos" w:hAnsi="Times New Roman" w:cs="Times New Roman"/>
          <w:sz w:val="24"/>
          <w:szCs w:val="24"/>
        </w:rPr>
        <w:t xml:space="preserve">, enfrentando a </w:t>
      </w:r>
      <w:r w:rsidR="006B05AE" w:rsidRPr="00A3036C">
        <w:rPr>
          <w:rFonts w:ascii="Times New Roman" w:eastAsia="Aptos" w:hAnsi="Times New Roman" w:cs="Times New Roman"/>
          <w:i/>
          <w:iCs/>
          <w:sz w:val="24"/>
          <w:szCs w:val="24"/>
        </w:rPr>
        <w:t xml:space="preserve">ganância exploratória </w:t>
      </w:r>
      <w:r w:rsidR="006B05AE" w:rsidRPr="00A3036C">
        <w:rPr>
          <w:rFonts w:ascii="Times New Roman" w:eastAsia="Aptos" w:hAnsi="Times New Roman" w:cs="Times New Roman"/>
          <w:sz w:val="24"/>
          <w:szCs w:val="24"/>
        </w:rPr>
        <w:t>nos biomas, especialmente a Amazônia, brasileiros</w:t>
      </w:r>
      <w:r w:rsidRPr="00A3036C">
        <w:rPr>
          <w:rFonts w:ascii="Times New Roman" w:eastAsia="Aptos" w:hAnsi="Times New Roman" w:cs="Times New Roman"/>
          <w:sz w:val="24"/>
          <w:szCs w:val="24"/>
        </w:rPr>
        <w:t>. Emocionados, testemunham os algozes da natureza comandados por Jair Salles, atentando contra a vida d</w:t>
      </w:r>
      <w:r w:rsidR="00A20009" w:rsidRPr="00A3036C">
        <w:rPr>
          <w:rFonts w:ascii="Times New Roman" w:eastAsia="Aptos" w:hAnsi="Times New Roman" w:cs="Times New Roman"/>
          <w:sz w:val="24"/>
          <w:szCs w:val="24"/>
        </w:rPr>
        <w:t>a</w:t>
      </w:r>
      <w:r w:rsidRPr="00A3036C">
        <w:rPr>
          <w:rFonts w:ascii="Times New Roman" w:eastAsia="Aptos" w:hAnsi="Times New Roman" w:cs="Times New Roman"/>
          <w:sz w:val="24"/>
          <w:szCs w:val="24"/>
        </w:rPr>
        <w:t xml:space="preserve"> Ativista. Entre a vida e a morte, Joana </w:t>
      </w:r>
      <w:r w:rsidRPr="00A3036C">
        <w:rPr>
          <w:rFonts w:ascii="Times New Roman" w:eastAsia="Aptos" w:hAnsi="Times New Roman" w:cs="Times New Roman"/>
          <w:sz w:val="24"/>
          <w:szCs w:val="24"/>
        </w:rPr>
        <w:lastRenderedPageBreak/>
        <w:t>Manoela é transportada para o Hospital Luciana Harrison, quando, desenganada, sofre intervenções cirúrgicas praticadas por quem seria o amor de sua vida. Sentimento instantâneo compartilhado entre o doutor e a paciente, imediatamente, após</w:t>
      </w:r>
      <w:r w:rsidR="009B6BD0" w:rsidRPr="00A3036C">
        <w:rPr>
          <w:rFonts w:ascii="Times New Roman" w:eastAsia="Aptos" w:hAnsi="Times New Roman" w:cs="Times New Roman"/>
          <w:sz w:val="24"/>
          <w:szCs w:val="24"/>
        </w:rPr>
        <w:t>, esta, acordar do coma e se deparar com o salvador e guardião de sua vida. Maravilhados, sentem pulsar emoções nos seus peitos, observando a trajetória de um relacionamento amoroso apaixonado pela saúde da natureza e do ser humano. Acompanham as retaliações sofridas p</w:t>
      </w:r>
      <w:r w:rsidR="00A1384A" w:rsidRPr="00A3036C">
        <w:rPr>
          <w:rFonts w:ascii="Times New Roman" w:eastAsia="Aptos" w:hAnsi="Times New Roman" w:cs="Times New Roman"/>
          <w:sz w:val="24"/>
          <w:szCs w:val="24"/>
        </w:rPr>
        <w:t>or suas almas ao</w:t>
      </w:r>
      <w:r w:rsidR="009B6BD0" w:rsidRPr="00A3036C">
        <w:rPr>
          <w:rFonts w:ascii="Times New Roman" w:eastAsia="Aptos" w:hAnsi="Times New Roman" w:cs="Times New Roman"/>
          <w:sz w:val="24"/>
          <w:szCs w:val="24"/>
        </w:rPr>
        <w:t xml:space="preserve"> implantarem o </w:t>
      </w:r>
      <w:r w:rsidR="009B6BD0" w:rsidRPr="00A3036C">
        <w:rPr>
          <w:rFonts w:ascii="Times New Roman" w:eastAsia="Aptos" w:hAnsi="Times New Roman" w:cs="Times New Roman"/>
          <w:b/>
          <w:bCs/>
          <w:sz w:val="24"/>
          <w:szCs w:val="24"/>
        </w:rPr>
        <w:t>Green</w:t>
      </w:r>
      <w:r w:rsidR="009A5120" w:rsidRPr="00A3036C">
        <w:rPr>
          <w:rFonts w:ascii="Times New Roman" w:eastAsia="Aptos" w:hAnsi="Times New Roman" w:cs="Times New Roman"/>
          <w:b/>
          <w:bCs/>
          <w:sz w:val="24"/>
          <w:szCs w:val="24"/>
        </w:rPr>
        <w:t xml:space="preserve"> Dream</w:t>
      </w:r>
      <w:r w:rsidR="009B6BD0" w:rsidRPr="00A3036C">
        <w:rPr>
          <w:rFonts w:ascii="Times New Roman" w:eastAsia="Aptos" w:hAnsi="Times New Roman" w:cs="Times New Roman"/>
          <w:sz w:val="24"/>
          <w:szCs w:val="24"/>
        </w:rPr>
        <w:t xml:space="preserve"> em comunidades indígenas, a fim de </w:t>
      </w:r>
      <w:r w:rsidR="00A1384A" w:rsidRPr="00A3036C">
        <w:rPr>
          <w:rFonts w:ascii="Times New Roman" w:eastAsia="Aptos" w:hAnsi="Times New Roman" w:cs="Times New Roman"/>
          <w:sz w:val="24"/>
          <w:szCs w:val="24"/>
        </w:rPr>
        <w:t>protegê-las</w:t>
      </w:r>
      <w:r w:rsidR="009B6BD0" w:rsidRPr="00A3036C">
        <w:rPr>
          <w:rFonts w:ascii="Times New Roman" w:eastAsia="Aptos" w:hAnsi="Times New Roman" w:cs="Times New Roman"/>
          <w:sz w:val="24"/>
          <w:szCs w:val="24"/>
        </w:rPr>
        <w:t xml:space="preserve"> e </w:t>
      </w:r>
      <w:r w:rsidR="00A1384A" w:rsidRPr="00A3036C">
        <w:rPr>
          <w:rFonts w:ascii="Times New Roman" w:eastAsia="Aptos" w:hAnsi="Times New Roman" w:cs="Times New Roman"/>
          <w:sz w:val="24"/>
          <w:szCs w:val="24"/>
        </w:rPr>
        <w:t>qualificá-las</w:t>
      </w:r>
      <w:r w:rsidR="009B6BD0" w:rsidRPr="00A3036C">
        <w:rPr>
          <w:rFonts w:ascii="Times New Roman" w:eastAsia="Aptos" w:hAnsi="Times New Roman" w:cs="Times New Roman"/>
          <w:sz w:val="24"/>
          <w:szCs w:val="24"/>
        </w:rPr>
        <w:t xml:space="preserve"> para exploração sustentável de seus domínios territoriais, recorrentemente invadidos pela </w:t>
      </w:r>
      <w:r w:rsidR="009B6BD0" w:rsidRPr="00A3036C">
        <w:rPr>
          <w:rFonts w:ascii="Times New Roman" w:eastAsia="Aptos" w:hAnsi="Times New Roman" w:cs="Times New Roman"/>
          <w:i/>
          <w:iCs/>
          <w:sz w:val="24"/>
          <w:szCs w:val="24"/>
        </w:rPr>
        <w:t xml:space="preserve">ganância exploratória </w:t>
      </w:r>
      <w:r w:rsidR="001A28AA" w:rsidRPr="00A3036C">
        <w:rPr>
          <w:rFonts w:ascii="Times New Roman" w:eastAsia="Aptos" w:hAnsi="Times New Roman" w:cs="Times New Roman"/>
          <w:sz w:val="24"/>
          <w:szCs w:val="24"/>
        </w:rPr>
        <w:t>por</w:t>
      </w:r>
      <w:r w:rsidR="00A1384A" w:rsidRPr="00A3036C">
        <w:rPr>
          <w:rFonts w:ascii="Times New Roman" w:eastAsia="Aptos" w:hAnsi="Times New Roman" w:cs="Times New Roman"/>
          <w:sz w:val="24"/>
          <w:szCs w:val="24"/>
        </w:rPr>
        <w:t xml:space="preserve"> riquezas naturais e minerais observadas nestes biomas, sobretudo na Amazônia. Habitação, alimentação, saúde, educação, trabalho e lazer são ofertados pelo </w:t>
      </w:r>
      <w:r w:rsidR="00A1384A" w:rsidRPr="00A3036C">
        <w:rPr>
          <w:rFonts w:ascii="Times New Roman" w:eastAsia="Aptos" w:hAnsi="Times New Roman" w:cs="Times New Roman"/>
          <w:b/>
          <w:bCs/>
          <w:sz w:val="24"/>
          <w:szCs w:val="24"/>
        </w:rPr>
        <w:t>Green Dream</w:t>
      </w:r>
      <w:r w:rsidR="00A1384A" w:rsidRPr="00A3036C">
        <w:rPr>
          <w:rFonts w:ascii="Times New Roman" w:eastAsia="Aptos" w:hAnsi="Times New Roman" w:cs="Times New Roman"/>
          <w:sz w:val="24"/>
          <w:szCs w:val="24"/>
        </w:rPr>
        <w:t xml:space="preserve">, a esta altura reconhecido mundialmente pelo trabalho, irretocável, pela preservação e integração sustentável e lucrativa do homem </w:t>
      </w:r>
      <w:r w:rsidR="004F35FC" w:rsidRPr="00A3036C">
        <w:rPr>
          <w:rFonts w:ascii="Times New Roman" w:eastAsia="Aptos" w:hAnsi="Times New Roman" w:cs="Times New Roman"/>
          <w:sz w:val="24"/>
          <w:szCs w:val="24"/>
        </w:rPr>
        <w:t xml:space="preserve">com </w:t>
      </w:r>
      <w:r w:rsidR="00A1384A" w:rsidRPr="00A3036C">
        <w:rPr>
          <w:rFonts w:ascii="Times New Roman" w:eastAsia="Aptos" w:hAnsi="Times New Roman" w:cs="Times New Roman"/>
          <w:sz w:val="24"/>
          <w:szCs w:val="24"/>
        </w:rPr>
        <w:t>a natureza. Orgulhosos, observam suas almas gêmeas, se amando</w:t>
      </w:r>
      <w:r w:rsidR="001A28AA" w:rsidRPr="00A3036C">
        <w:rPr>
          <w:rFonts w:ascii="Times New Roman" w:eastAsia="Aptos" w:hAnsi="Times New Roman" w:cs="Times New Roman"/>
          <w:sz w:val="24"/>
          <w:szCs w:val="24"/>
        </w:rPr>
        <w:t>,</w:t>
      </w:r>
      <w:r w:rsidR="00A1384A" w:rsidRPr="00A3036C">
        <w:rPr>
          <w:rFonts w:ascii="Times New Roman" w:eastAsia="Aptos" w:hAnsi="Times New Roman" w:cs="Times New Roman"/>
          <w:sz w:val="24"/>
          <w:szCs w:val="24"/>
        </w:rPr>
        <w:t xml:space="preserve"> sendo amad</w:t>
      </w:r>
      <w:r w:rsidR="00E02B29" w:rsidRPr="00A3036C">
        <w:rPr>
          <w:rFonts w:ascii="Times New Roman" w:eastAsia="Aptos" w:hAnsi="Times New Roman" w:cs="Times New Roman"/>
          <w:sz w:val="24"/>
          <w:szCs w:val="24"/>
        </w:rPr>
        <w:t>a</w:t>
      </w:r>
      <w:r w:rsidR="00A1384A" w:rsidRPr="00A3036C">
        <w:rPr>
          <w:rFonts w:ascii="Times New Roman" w:eastAsia="Aptos" w:hAnsi="Times New Roman" w:cs="Times New Roman"/>
          <w:sz w:val="24"/>
          <w:szCs w:val="24"/>
        </w:rPr>
        <w:t>s</w:t>
      </w:r>
      <w:r w:rsidR="00E02B29" w:rsidRPr="00A3036C">
        <w:rPr>
          <w:rFonts w:ascii="Times New Roman" w:eastAsia="Aptos" w:hAnsi="Times New Roman" w:cs="Times New Roman"/>
          <w:sz w:val="24"/>
          <w:szCs w:val="24"/>
        </w:rPr>
        <w:t xml:space="preserve"> e reconhecidas, ladeadas por seus pares,</w:t>
      </w:r>
      <w:r w:rsidR="00A240A3" w:rsidRPr="00A3036C">
        <w:rPr>
          <w:rFonts w:ascii="Times New Roman" w:eastAsia="Aptos" w:hAnsi="Times New Roman" w:cs="Times New Roman"/>
          <w:sz w:val="24"/>
          <w:szCs w:val="24"/>
        </w:rPr>
        <w:t xml:space="preserve"> nas inter</w:t>
      </w:r>
      <w:r w:rsidR="00445A86" w:rsidRPr="00A3036C">
        <w:rPr>
          <w:rFonts w:ascii="Times New Roman" w:eastAsia="Aptos" w:hAnsi="Times New Roman" w:cs="Times New Roman"/>
          <w:sz w:val="24"/>
          <w:szCs w:val="24"/>
        </w:rPr>
        <w:t xml:space="preserve">relações </w:t>
      </w:r>
      <w:r w:rsidR="008D5985" w:rsidRPr="00A3036C">
        <w:rPr>
          <w:rFonts w:ascii="Times New Roman" w:eastAsia="Aptos" w:hAnsi="Times New Roman" w:cs="Times New Roman"/>
          <w:sz w:val="24"/>
          <w:szCs w:val="24"/>
        </w:rPr>
        <w:t xml:space="preserve">profissionais, </w:t>
      </w:r>
      <w:r w:rsidR="00445A86" w:rsidRPr="00A3036C">
        <w:rPr>
          <w:rFonts w:ascii="Times New Roman" w:eastAsia="Aptos" w:hAnsi="Times New Roman" w:cs="Times New Roman"/>
          <w:sz w:val="24"/>
          <w:szCs w:val="24"/>
        </w:rPr>
        <w:t>parentai</w:t>
      </w:r>
      <w:r w:rsidR="008D5985" w:rsidRPr="00A3036C">
        <w:rPr>
          <w:rFonts w:ascii="Times New Roman" w:eastAsia="Aptos" w:hAnsi="Times New Roman" w:cs="Times New Roman"/>
          <w:sz w:val="24"/>
          <w:szCs w:val="24"/>
        </w:rPr>
        <w:t xml:space="preserve">s </w:t>
      </w:r>
      <w:r w:rsidR="00984137" w:rsidRPr="00A3036C">
        <w:rPr>
          <w:rFonts w:ascii="Times New Roman" w:eastAsia="Aptos" w:hAnsi="Times New Roman" w:cs="Times New Roman"/>
          <w:sz w:val="24"/>
          <w:szCs w:val="24"/>
        </w:rPr>
        <w:t xml:space="preserve">e </w:t>
      </w:r>
      <w:r w:rsidR="0057585D" w:rsidRPr="00A3036C">
        <w:rPr>
          <w:rFonts w:ascii="Times New Roman" w:eastAsia="Aptos" w:hAnsi="Times New Roman" w:cs="Times New Roman"/>
          <w:sz w:val="24"/>
          <w:szCs w:val="24"/>
        </w:rPr>
        <w:t xml:space="preserve">de </w:t>
      </w:r>
      <w:r w:rsidR="00984137" w:rsidRPr="00A3036C">
        <w:rPr>
          <w:rFonts w:ascii="Times New Roman" w:eastAsia="Aptos" w:hAnsi="Times New Roman" w:cs="Times New Roman"/>
          <w:sz w:val="24"/>
          <w:szCs w:val="24"/>
        </w:rPr>
        <w:t>considerações</w:t>
      </w:r>
      <w:r w:rsidR="0057585D" w:rsidRPr="00A3036C">
        <w:rPr>
          <w:rFonts w:ascii="Times New Roman" w:eastAsia="Aptos" w:hAnsi="Times New Roman" w:cs="Times New Roman"/>
          <w:sz w:val="24"/>
          <w:szCs w:val="24"/>
        </w:rPr>
        <w:t xml:space="preserve"> pe</w:t>
      </w:r>
      <w:r w:rsidR="00566404" w:rsidRPr="00A3036C">
        <w:rPr>
          <w:rFonts w:ascii="Times New Roman" w:eastAsia="Aptos" w:hAnsi="Times New Roman" w:cs="Times New Roman"/>
          <w:sz w:val="24"/>
          <w:szCs w:val="24"/>
        </w:rPr>
        <w:t>rsonalizadas</w:t>
      </w:r>
      <w:r w:rsidR="001A28AA" w:rsidRPr="00A3036C">
        <w:rPr>
          <w:rFonts w:ascii="Times New Roman" w:eastAsia="Aptos" w:hAnsi="Times New Roman" w:cs="Times New Roman"/>
          <w:sz w:val="24"/>
          <w:szCs w:val="24"/>
        </w:rPr>
        <w:t>, a</w:t>
      </w:r>
      <w:r w:rsidR="00E02B29" w:rsidRPr="00A3036C">
        <w:rPr>
          <w:rFonts w:ascii="Times New Roman" w:eastAsia="Aptos" w:hAnsi="Times New Roman" w:cs="Times New Roman"/>
          <w:sz w:val="24"/>
          <w:szCs w:val="24"/>
        </w:rPr>
        <w:t>pesar dos pesares a</w:t>
      </w:r>
      <w:r w:rsidR="00984137" w:rsidRPr="00A3036C">
        <w:rPr>
          <w:rFonts w:ascii="Times New Roman" w:eastAsia="Aptos" w:hAnsi="Times New Roman" w:cs="Times New Roman"/>
          <w:sz w:val="24"/>
          <w:szCs w:val="24"/>
        </w:rPr>
        <w:t>rticul</w:t>
      </w:r>
      <w:r w:rsidR="00E02B29" w:rsidRPr="00A3036C">
        <w:rPr>
          <w:rFonts w:ascii="Times New Roman" w:eastAsia="Aptos" w:hAnsi="Times New Roman" w:cs="Times New Roman"/>
          <w:sz w:val="24"/>
          <w:szCs w:val="24"/>
        </w:rPr>
        <w:t xml:space="preserve">ados nos </w:t>
      </w:r>
      <w:r w:rsidR="00E02B29" w:rsidRPr="00A3036C">
        <w:rPr>
          <w:rFonts w:ascii="Times New Roman" w:eastAsia="Aptos" w:hAnsi="Times New Roman" w:cs="Times New Roman"/>
          <w:i/>
          <w:iCs/>
          <w:sz w:val="24"/>
          <w:szCs w:val="24"/>
        </w:rPr>
        <w:t>porões governamentais palacianos</w:t>
      </w:r>
      <w:r w:rsidR="00E02B29" w:rsidRPr="00A3036C">
        <w:rPr>
          <w:rFonts w:ascii="Times New Roman" w:eastAsia="Aptos" w:hAnsi="Times New Roman" w:cs="Times New Roman"/>
          <w:sz w:val="24"/>
          <w:szCs w:val="24"/>
        </w:rPr>
        <w:t xml:space="preserve"> motivados p</w:t>
      </w:r>
      <w:r w:rsidR="00410824" w:rsidRPr="00A3036C">
        <w:rPr>
          <w:rFonts w:ascii="Times New Roman" w:eastAsia="Aptos" w:hAnsi="Times New Roman" w:cs="Times New Roman"/>
          <w:sz w:val="24"/>
          <w:szCs w:val="24"/>
        </w:rPr>
        <w:t>el</w:t>
      </w:r>
      <w:r w:rsidR="00E02B29" w:rsidRPr="00A3036C">
        <w:rPr>
          <w:rFonts w:ascii="Times New Roman" w:eastAsia="Aptos" w:hAnsi="Times New Roman" w:cs="Times New Roman"/>
          <w:sz w:val="24"/>
          <w:szCs w:val="24"/>
        </w:rPr>
        <w:t>o Projeto de Perpetuação do Poder, vigente até os dias atuais. Vibram as adesões da maioria de tribos indígenas ao projeto garantidor de propiciar todos os subsídios para exploração sustentável de suas terras. Choram a devastação da natureza</w:t>
      </w:r>
      <w:r w:rsidR="00DE0405" w:rsidRPr="00A3036C">
        <w:rPr>
          <w:rFonts w:ascii="Times New Roman" w:eastAsia="Aptos" w:hAnsi="Times New Roman" w:cs="Times New Roman"/>
          <w:sz w:val="24"/>
          <w:szCs w:val="24"/>
        </w:rPr>
        <w:t>, a</w:t>
      </w:r>
      <w:r w:rsidR="001A28AA" w:rsidRPr="00A3036C">
        <w:rPr>
          <w:rFonts w:ascii="Times New Roman" w:eastAsia="Aptos" w:hAnsi="Times New Roman" w:cs="Times New Roman"/>
          <w:sz w:val="24"/>
          <w:szCs w:val="24"/>
        </w:rPr>
        <w:t>dicionada</w:t>
      </w:r>
      <w:r w:rsidR="00DE0405" w:rsidRPr="00A3036C">
        <w:rPr>
          <w:rFonts w:ascii="Times New Roman" w:eastAsia="Aptos" w:hAnsi="Times New Roman" w:cs="Times New Roman"/>
          <w:sz w:val="24"/>
          <w:szCs w:val="24"/>
        </w:rPr>
        <w:t xml:space="preserve"> de</w:t>
      </w:r>
      <w:r w:rsidR="00E02B29" w:rsidRPr="00A3036C">
        <w:rPr>
          <w:rFonts w:ascii="Times New Roman" w:eastAsia="Aptos" w:hAnsi="Times New Roman" w:cs="Times New Roman"/>
          <w:sz w:val="24"/>
          <w:szCs w:val="24"/>
        </w:rPr>
        <w:t xml:space="preserve"> ataques </w:t>
      </w:r>
      <w:r w:rsidR="00DE0405" w:rsidRPr="00A3036C">
        <w:rPr>
          <w:rFonts w:ascii="Times New Roman" w:eastAsia="Aptos" w:hAnsi="Times New Roman" w:cs="Times New Roman"/>
          <w:sz w:val="24"/>
          <w:szCs w:val="24"/>
        </w:rPr>
        <w:t xml:space="preserve">e assassinatos </w:t>
      </w:r>
      <w:r w:rsidR="00E02B29" w:rsidRPr="00A3036C">
        <w:rPr>
          <w:rFonts w:ascii="Times New Roman" w:eastAsia="Aptos" w:hAnsi="Times New Roman" w:cs="Times New Roman"/>
          <w:sz w:val="24"/>
          <w:szCs w:val="24"/>
        </w:rPr>
        <w:t>orquestrados contra</w:t>
      </w:r>
      <w:r w:rsidR="00DE0405" w:rsidRPr="00A3036C">
        <w:rPr>
          <w:rFonts w:ascii="Times New Roman" w:eastAsia="Aptos" w:hAnsi="Times New Roman" w:cs="Times New Roman"/>
          <w:sz w:val="24"/>
          <w:szCs w:val="24"/>
        </w:rPr>
        <w:t xml:space="preserve"> as comunidades adeptas ao </w:t>
      </w:r>
      <w:r w:rsidR="00DE0405" w:rsidRPr="00A3036C">
        <w:rPr>
          <w:rFonts w:ascii="Times New Roman" w:eastAsia="Aptos" w:hAnsi="Times New Roman" w:cs="Times New Roman"/>
          <w:b/>
          <w:bCs/>
          <w:sz w:val="24"/>
          <w:szCs w:val="24"/>
        </w:rPr>
        <w:t>Green Dream</w:t>
      </w:r>
      <w:r w:rsidR="00DE0405" w:rsidRPr="00A3036C">
        <w:rPr>
          <w:rFonts w:ascii="Times New Roman" w:eastAsia="Aptos" w:hAnsi="Times New Roman" w:cs="Times New Roman"/>
          <w:sz w:val="24"/>
          <w:szCs w:val="24"/>
        </w:rPr>
        <w:t xml:space="preserve">. Felizes, apreciam vitórias relevantes contra a </w:t>
      </w:r>
      <w:r w:rsidR="00DE0405" w:rsidRPr="00A3036C">
        <w:rPr>
          <w:rFonts w:ascii="Times New Roman" w:eastAsia="Aptos" w:hAnsi="Times New Roman" w:cs="Times New Roman"/>
          <w:i/>
          <w:iCs/>
          <w:sz w:val="24"/>
          <w:szCs w:val="24"/>
        </w:rPr>
        <w:t>ganância exploratória</w:t>
      </w:r>
      <w:r w:rsidR="00DE0405" w:rsidRPr="00A3036C">
        <w:rPr>
          <w:rFonts w:ascii="Times New Roman" w:eastAsia="Aptos" w:hAnsi="Times New Roman" w:cs="Times New Roman"/>
          <w:sz w:val="24"/>
          <w:szCs w:val="24"/>
        </w:rPr>
        <w:t xml:space="preserve"> vencidas pela restauração divinal da natureza com a conscientização humana da colheita ser compatível com o que se planta. </w:t>
      </w:r>
      <w:r w:rsidR="008165FA" w:rsidRPr="00A3036C">
        <w:rPr>
          <w:rFonts w:ascii="Times New Roman" w:eastAsia="Aptos" w:hAnsi="Times New Roman" w:cs="Times New Roman"/>
          <w:sz w:val="24"/>
          <w:szCs w:val="24"/>
        </w:rPr>
        <w:t xml:space="preserve">Inebriados, percebem a inconsciência consciente do amor incondicional ao </w:t>
      </w:r>
      <w:r w:rsidR="008165FA" w:rsidRPr="00A3036C">
        <w:rPr>
          <w:rFonts w:ascii="Times New Roman" w:eastAsia="Aptos" w:hAnsi="Times New Roman" w:cs="Times New Roman"/>
          <w:sz w:val="24"/>
          <w:szCs w:val="24"/>
        </w:rPr>
        <w:lastRenderedPageBreak/>
        <w:t>verem seus espíritos vivenciarem no cotidiano</w:t>
      </w:r>
      <w:r w:rsidR="005E354F" w:rsidRPr="00A3036C">
        <w:rPr>
          <w:rFonts w:ascii="Times New Roman" w:eastAsia="Aptos" w:hAnsi="Times New Roman" w:cs="Times New Roman"/>
          <w:sz w:val="24"/>
          <w:szCs w:val="24"/>
        </w:rPr>
        <w:t xml:space="preserve"> </w:t>
      </w:r>
      <w:r w:rsidR="008165FA" w:rsidRPr="00A3036C">
        <w:rPr>
          <w:rFonts w:ascii="Times New Roman" w:eastAsia="Aptos" w:hAnsi="Times New Roman" w:cs="Times New Roman"/>
          <w:sz w:val="24"/>
          <w:szCs w:val="24"/>
        </w:rPr>
        <w:t>com todos os Harrison, Taylor e Agregados</w:t>
      </w:r>
      <w:r w:rsidR="009A211D" w:rsidRPr="00A3036C">
        <w:rPr>
          <w:rFonts w:ascii="Times New Roman" w:eastAsia="Aptos" w:hAnsi="Times New Roman" w:cs="Times New Roman"/>
          <w:sz w:val="24"/>
          <w:szCs w:val="24"/>
        </w:rPr>
        <w:t>,</w:t>
      </w:r>
      <w:r w:rsidR="008165FA" w:rsidRPr="00A3036C">
        <w:rPr>
          <w:rFonts w:ascii="Times New Roman" w:eastAsia="Aptos" w:hAnsi="Times New Roman" w:cs="Times New Roman"/>
          <w:sz w:val="24"/>
          <w:szCs w:val="24"/>
        </w:rPr>
        <w:t xml:space="preserve"> </w:t>
      </w:r>
      <w:r w:rsidR="008165FA" w:rsidRPr="00A3036C">
        <w:rPr>
          <w:rFonts w:ascii="Times New Roman" w:eastAsia="Aptos" w:hAnsi="Times New Roman" w:cs="Times New Roman"/>
          <w:i/>
          <w:iCs/>
          <w:sz w:val="24"/>
          <w:szCs w:val="24"/>
        </w:rPr>
        <w:t>a tríade da evolução humana</w:t>
      </w:r>
      <w:r w:rsidR="008165FA" w:rsidRPr="00A3036C">
        <w:rPr>
          <w:rFonts w:ascii="Times New Roman" w:eastAsia="Aptos" w:hAnsi="Times New Roman" w:cs="Times New Roman"/>
          <w:sz w:val="24"/>
          <w:szCs w:val="24"/>
        </w:rPr>
        <w:t xml:space="preserve">: </w:t>
      </w:r>
      <w:r w:rsidR="008165FA" w:rsidRPr="00A3036C">
        <w:rPr>
          <w:rFonts w:ascii="Times New Roman" w:eastAsia="Aptos" w:hAnsi="Times New Roman" w:cs="Times New Roman"/>
          <w:i/>
          <w:iCs/>
          <w:sz w:val="24"/>
          <w:szCs w:val="24"/>
        </w:rPr>
        <w:t>ter</w:t>
      </w:r>
      <w:r w:rsidR="008165FA" w:rsidRPr="00A3036C">
        <w:rPr>
          <w:rFonts w:ascii="Times New Roman" w:eastAsia="Aptos" w:hAnsi="Times New Roman" w:cs="Times New Roman"/>
          <w:sz w:val="24"/>
          <w:szCs w:val="24"/>
        </w:rPr>
        <w:t xml:space="preserve">, </w:t>
      </w:r>
      <w:r w:rsidR="008165FA" w:rsidRPr="00A3036C">
        <w:rPr>
          <w:rFonts w:ascii="Times New Roman" w:eastAsia="Aptos" w:hAnsi="Times New Roman" w:cs="Times New Roman"/>
          <w:i/>
          <w:iCs/>
          <w:sz w:val="24"/>
          <w:szCs w:val="24"/>
        </w:rPr>
        <w:t xml:space="preserve">ser </w:t>
      </w:r>
      <w:r w:rsidR="008165FA" w:rsidRPr="00A3036C">
        <w:rPr>
          <w:rFonts w:ascii="Times New Roman" w:eastAsia="Aptos" w:hAnsi="Times New Roman" w:cs="Times New Roman"/>
          <w:sz w:val="24"/>
          <w:szCs w:val="24"/>
        </w:rPr>
        <w:t xml:space="preserve">e </w:t>
      </w:r>
      <w:r w:rsidR="008165FA" w:rsidRPr="00A3036C">
        <w:rPr>
          <w:rFonts w:ascii="Times New Roman" w:eastAsia="Aptos" w:hAnsi="Times New Roman" w:cs="Times New Roman"/>
          <w:i/>
          <w:iCs/>
          <w:sz w:val="24"/>
          <w:szCs w:val="24"/>
        </w:rPr>
        <w:t>agradecer</w:t>
      </w:r>
      <w:r w:rsidR="008165FA" w:rsidRPr="00A3036C">
        <w:rPr>
          <w:rFonts w:ascii="Times New Roman" w:eastAsia="Aptos" w:hAnsi="Times New Roman" w:cs="Times New Roman"/>
          <w:sz w:val="24"/>
          <w:szCs w:val="24"/>
        </w:rPr>
        <w:t>.</w:t>
      </w:r>
      <w:r w:rsidR="009A211D" w:rsidRPr="00A3036C">
        <w:rPr>
          <w:rFonts w:ascii="Times New Roman" w:eastAsia="Aptos" w:hAnsi="Times New Roman" w:cs="Times New Roman"/>
          <w:sz w:val="24"/>
          <w:szCs w:val="24"/>
        </w:rPr>
        <w:t xml:space="preserve"> Conscientes, admiram a premissa filosófica de Harrison, Taylor e Agregados durante os três séculos próximos passados...  </w:t>
      </w:r>
      <w:r w:rsidR="009A211D" w:rsidRPr="00A3036C">
        <w:rPr>
          <w:rFonts w:ascii="Times New Roman" w:eastAsia="Aptos" w:hAnsi="Times New Roman" w:cs="Times New Roman"/>
          <w:i/>
          <w:iCs/>
          <w:sz w:val="24"/>
          <w:szCs w:val="24"/>
        </w:rPr>
        <w:t>a minha raça é humana</w:t>
      </w:r>
      <w:r w:rsidR="009A211D" w:rsidRPr="00A3036C">
        <w:rPr>
          <w:rFonts w:ascii="Times New Roman" w:eastAsia="Aptos" w:hAnsi="Times New Roman" w:cs="Times New Roman"/>
          <w:sz w:val="24"/>
          <w:szCs w:val="24"/>
        </w:rPr>
        <w:t xml:space="preserve">... </w:t>
      </w:r>
      <w:r w:rsidR="009A211D" w:rsidRPr="00A3036C">
        <w:rPr>
          <w:rFonts w:ascii="Times New Roman" w:eastAsia="Aptos" w:hAnsi="Times New Roman" w:cs="Times New Roman"/>
          <w:i/>
          <w:iCs/>
          <w:sz w:val="24"/>
          <w:szCs w:val="24"/>
        </w:rPr>
        <w:t>o meu sexo é o amor</w:t>
      </w:r>
      <w:r w:rsidR="009A211D" w:rsidRPr="00A3036C">
        <w:rPr>
          <w:rFonts w:ascii="Times New Roman" w:eastAsia="Aptos" w:hAnsi="Times New Roman" w:cs="Times New Roman"/>
          <w:sz w:val="24"/>
          <w:szCs w:val="24"/>
        </w:rPr>
        <w:t xml:space="preserve">... </w:t>
      </w:r>
      <w:r w:rsidR="009A211D" w:rsidRPr="00A3036C">
        <w:rPr>
          <w:rFonts w:ascii="Times New Roman" w:eastAsia="Aptos" w:hAnsi="Times New Roman" w:cs="Times New Roman"/>
          <w:i/>
          <w:iCs/>
          <w:sz w:val="24"/>
          <w:szCs w:val="24"/>
        </w:rPr>
        <w:t>a minha religião é a caridade</w:t>
      </w:r>
      <w:r w:rsidR="009A211D" w:rsidRPr="00A3036C">
        <w:rPr>
          <w:rFonts w:ascii="Times New Roman" w:eastAsia="Aptos" w:hAnsi="Times New Roman" w:cs="Times New Roman"/>
          <w:sz w:val="24"/>
          <w:szCs w:val="24"/>
        </w:rPr>
        <w:t xml:space="preserve">... </w:t>
      </w:r>
      <w:r w:rsidR="009A211D" w:rsidRPr="00A3036C">
        <w:rPr>
          <w:rFonts w:ascii="Times New Roman" w:eastAsia="Aptos" w:hAnsi="Times New Roman" w:cs="Times New Roman"/>
          <w:i/>
          <w:iCs/>
          <w:sz w:val="24"/>
          <w:szCs w:val="24"/>
        </w:rPr>
        <w:t>todos os homens são iguais</w:t>
      </w:r>
      <w:r w:rsidR="009A211D" w:rsidRPr="00A3036C">
        <w:rPr>
          <w:rFonts w:ascii="Times New Roman" w:eastAsia="Aptos" w:hAnsi="Times New Roman" w:cs="Times New Roman"/>
          <w:sz w:val="24"/>
          <w:szCs w:val="24"/>
        </w:rPr>
        <w:t xml:space="preserve">. Compreendem a evolução desta referida premissa de Harrison, Taylor e Agregados, enquanto Guerreiros Dimensionais para </w:t>
      </w:r>
      <w:r w:rsidR="009A211D" w:rsidRPr="00A3036C">
        <w:rPr>
          <w:rFonts w:ascii="Times New Roman" w:eastAsia="Aptos" w:hAnsi="Times New Roman" w:cs="Times New Roman"/>
          <w:i/>
          <w:iCs/>
          <w:sz w:val="24"/>
          <w:szCs w:val="24"/>
        </w:rPr>
        <w:t>a minha raça humana é universal</w:t>
      </w:r>
      <w:r w:rsidR="009A211D" w:rsidRPr="00A3036C">
        <w:rPr>
          <w:rFonts w:ascii="Times New Roman" w:eastAsia="Aptos" w:hAnsi="Times New Roman" w:cs="Times New Roman"/>
          <w:sz w:val="24"/>
          <w:szCs w:val="24"/>
        </w:rPr>
        <w:t>...</w:t>
      </w:r>
      <w:r w:rsidR="009A211D" w:rsidRPr="00A3036C">
        <w:rPr>
          <w:rFonts w:ascii="Times New Roman" w:eastAsia="Aptos" w:hAnsi="Times New Roman" w:cs="Times New Roman"/>
          <w:i/>
          <w:iCs/>
          <w:sz w:val="24"/>
          <w:szCs w:val="24"/>
        </w:rPr>
        <w:t xml:space="preserve"> o</w:t>
      </w:r>
      <w:r w:rsidR="009A211D" w:rsidRPr="00A3036C">
        <w:rPr>
          <w:rFonts w:ascii="Times New Roman" w:eastAsia="Aptos" w:hAnsi="Times New Roman" w:cs="Times New Roman"/>
          <w:sz w:val="24"/>
          <w:szCs w:val="24"/>
        </w:rPr>
        <w:t xml:space="preserve"> </w:t>
      </w:r>
      <w:r w:rsidR="009A211D" w:rsidRPr="00A3036C">
        <w:rPr>
          <w:rFonts w:ascii="Times New Roman" w:eastAsia="Aptos" w:hAnsi="Times New Roman" w:cs="Times New Roman"/>
          <w:i/>
          <w:iCs/>
          <w:sz w:val="24"/>
          <w:szCs w:val="24"/>
        </w:rPr>
        <w:t>meu sexo é o amor</w:t>
      </w:r>
      <w:r w:rsidR="009A211D" w:rsidRPr="00A3036C">
        <w:rPr>
          <w:rFonts w:ascii="Times New Roman" w:eastAsia="Aptos" w:hAnsi="Times New Roman" w:cs="Times New Roman"/>
          <w:sz w:val="24"/>
          <w:szCs w:val="24"/>
        </w:rPr>
        <w:t xml:space="preserve">... </w:t>
      </w:r>
      <w:r w:rsidR="009A211D" w:rsidRPr="00A3036C">
        <w:rPr>
          <w:rFonts w:ascii="Times New Roman" w:eastAsia="Aptos" w:hAnsi="Times New Roman" w:cs="Times New Roman"/>
          <w:i/>
          <w:iCs/>
          <w:sz w:val="24"/>
          <w:szCs w:val="24"/>
        </w:rPr>
        <w:t>a minha religião é a consciência</w:t>
      </w:r>
      <w:r w:rsidR="009A211D" w:rsidRPr="00A3036C">
        <w:rPr>
          <w:rFonts w:ascii="Times New Roman" w:eastAsia="Aptos" w:hAnsi="Times New Roman" w:cs="Times New Roman"/>
          <w:sz w:val="24"/>
          <w:szCs w:val="24"/>
        </w:rPr>
        <w:t xml:space="preserve">,,, </w:t>
      </w:r>
      <w:r w:rsidR="009A211D" w:rsidRPr="00A3036C">
        <w:rPr>
          <w:rFonts w:ascii="Times New Roman" w:eastAsia="Aptos" w:hAnsi="Times New Roman" w:cs="Times New Roman"/>
          <w:i/>
          <w:iCs/>
          <w:sz w:val="24"/>
          <w:szCs w:val="24"/>
        </w:rPr>
        <w:t>todos os homens são iguais</w:t>
      </w:r>
      <w:r w:rsidR="009A211D" w:rsidRPr="00A3036C">
        <w:rPr>
          <w:rFonts w:ascii="Times New Roman" w:eastAsia="Aptos" w:hAnsi="Times New Roman" w:cs="Times New Roman"/>
          <w:sz w:val="24"/>
          <w:szCs w:val="24"/>
        </w:rPr>
        <w:t>.</w:t>
      </w:r>
      <w:r w:rsidR="008165FA" w:rsidRPr="00A3036C">
        <w:rPr>
          <w:rFonts w:ascii="Times New Roman" w:eastAsia="Aptos" w:hAnsi="Times New Roman" w:cs="Times New Roman"/>
          <w:sz w:val="24"/>
          <w:szCs w:val="24"/>
        </w:rPr>
        <w:t xml:space="preserve"> Passado a limpo as vidas passadas de Michelle Fontenelle e Joseph Harrison nos invólucros corporais de Joana Manoela Harrison e Paulo Caruso, todos voltam a Terra e a resenha continua na Casa de Vidro </w:t>
      </w:r>
      <w:r w:rsidR="00212866" w:rsidRPr="00A3036C">
        <w:rPr>
          <w:rFonts w:ascii="Times New Roman" w:eastAsia="Aptos" w:hAnsi="Times New Roman" w:cs="Times New Roman"/>
          <w:sz w:val="24"/>
          <w:szCs w:val="24"/>
        </w:rPr>
        <w:t>da</w:t>
      </w:r>
      <w:r w:rsidR="008165FA" w:rsidRPr="00A3036C">
        <w:rPr>
          <w:rFonts w:ascii="Times New Roman" w:eastAsia="Aptos" w:hAnsi="Times New Roman" w:cs="Times New Roman"/>
          <w:sz w:val="24"/>
          <w:szCs w:val="24"/>
        </w:rPr>
        <w:t xml:space="preserve"> Fazenda Araruama, ecoando nos ouvidos dimensionais</w:t>
      </w:r>
      <w:r w:rsidR="00212866" w:rsidRPr="00A3036C">
        <w:rPr>
          <w:rFonts w:ascii="Times New Roman" w:eastAsia="Aptos" w:hAnsi="Times New Roman" w:cs="Times New Roman"/>
          <w:sz w:val="24"/>
          <w:szCs w:val="24"/>
        </w:rPr>
        <w:t xml:space="preserve"> despertos</w:t>
      </w:r>
      <w:r w:rsidR="008165FA" w:rsidRPr="00A3036C">
        <w:rPr>
          <w:rFonts w:ascii="Times New Roman" w:eastAsia="Aptos" w:hAnsi="Times New Roman" w:cs="Times New Roman"/>
          <w:sz w:val="24"/>
          <w:szCs w:val="24"/>
        </w:rPr>
        <w:t xml:space="preserve"> </w:t>
      </w:r>
      <w:r w:rsidR="00AA2D56" w:rsidRPr="00A3036C">
        <w:rPr>
          <w:rFonts w:ascii="Times New Roman" w:eastAsia="Aptos" w:hAnsi="Times New Roman" w:cs="Times New Roman"/>
          <w:sz w:val="24"/>
          <w:szCs w:val="24"/>
        </w:rPr>
        <w:t>em</w:t>
      </w:r>
      <w:r w:rsidR="008165FA" w:rsidRPr="00A3036C">
        <w:rPr>
          <w:rFonts w:ascii="Times New Roman" w:eastAsia="Aptos" w:hAnsi="Times New Roman" w:cs="Times New Roman"/>
          <w:sz w:val="24"/>
          <w:szCs w:val="24"/>
        </w:rPr>
        <w:t xml:space="preserve"> todo o orbe.</w:t>
      </w:r>
    </w:p>
    <w:p w14:paraId="30880E2D" w14:textId="77777777" w:rsidR="00212866" w:rsidRPr="00A3036C" w:rsidRDefault="00212866" w:rsidP="007977EB">
      <w:pPr>
        <w:spacing w:after="0" w:line="256" w:lineRule="auto"/>
        <w:jc w:val="both"/>
        <w:rPr>
          <w:rFonts w:ascii="Times New Roman" w:eastAsia="Aptos" w:hAnsi="Times New Roman" w:cs="Times New Roman"/>
          <w:sz w:val="24"/>
          <w:szCs w:val="24"/>
        </w:rPr>
      </w:pPr>
    </w:p>
    <w:p w14:paraId="38627435" w14:textId="604A96E5" w:rsidR="00D14411" w:rsidRPr="00A3036C" w:rsidRDefault="00212866" w:rsidP="007977E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6D35AC" w:rsidRPr="00A3036C">
        <w:rPr>
          <w:rFonts w:ascii="Times New Roman" w:eastAsia="Aptos" w:hAnsi="Times New Roman" w:cs="Times New Roman"/>
          <w:sz w:val="24"/>
          <w:szCs w:val="24"/>
        </w:rPr>
        <w:t>Certamente</w:t>
      </w:r>
      <w:r w:rsidR="004F35FC" w:rsidRPr="00A3036C">
        <w:rPr>
          <w:rFonts w:ascii="Times New Roman" w:eastAsia="Aptos" w:hAnsi="Times New Roman" w:cs="Times New Roman"/>
          <w:sz w:val="24"/>
          <w:szCs w:val="24"/>
        </w:rPr>
        <w:t xml:space="preserve">, acabo de </w:t>
      </w:r>
      <w:r w:rsidR="001A28AA" w:rsidRPr="00A3036C">
        <w:rPr>
          <w:rFonts w:ascii="Times New Roman" w:eastAsia="Aptos" w:hAnsi="Times New Roman" w:cs="Times New Roman"/>
          <w:sz w:val="24"/>
          <w:szCs w:val="24"/>
        </w:rPr>
        <w:t xml:space="preserve">ter a </w:t>
      </w:r>
      <w:r w:rsidR="003123A0" w:rsidRPr="00A3036C">
        <w:rPr>
          <w:rFonts w:ascii="Times New Roman" w:eastAsia="Aptos" w:hAnsi="Times New Roman" w:cs="Times New Roman"/>
          <w:sz w:val="24"/>
          <w:szCs w:val="24"/>
        </w:rPr>
        <w:t>experiência mais impactante e esclarecedora de minha vida ― Michelle, tocada,</w:t>
      </w:r>
      <w:r w:rsidR="00432BF5" w:rsidRPr="00A3036C">
        <w:rPr>
          <w:rFonts w:ascii="Times New Roman" w:eastAsia="Aptos" w:hAnsi="Times New Roman" w:cs="Times New Roman"/>
          <w:sz w:val="24"/>
          <w:szCs w:val="24"/>
        </w:rPr>
        <w:t xml:space="preserve"> manifesta compreensão</w:t>
      </w:r>
      <w:r w:rsidR="004237F2" w:rsidRPr="00A3036C">
        <w:rPr>
          <w:rFonts w:ascii="Times New Roman" w:eastAsia="Aptos" w:hAnsi="Times New Roman" w:cs="Times New Roman"/>
          <w:sz w:val="24"/>
          <w:szCs w:val="24"/>
        </w:rPr>
        <w:t xml:space="preserve"> à existência humana </w:t>
      </w:r>
      <w:r w:rsidR="003123A0" w:rsidRPr="00A3036C">
        <w:rPr>
          <w:rFonts w:ascii="Times New Roman" w:eastAsia="Aptos" w:hAnsi="Times New Roman" w:cs="Times New Roman"/>
          <w:sz w:val="24"/>
          <w:szCs w:val="24"/>
        </w:rPr>
        <w:t>―</w:t>
      </w:r>
      <w:r w:rsidR="004237F2" w:rsidRPr="00A3036C">
        <w:rPr>
          <w:rFonts w:ascii="Times New Roman" w:eastAsia="Aptos" w:hAnsi="Times New Roman" w:cs="Times New Roman"/>
          <w:sz w:val="24"/>
          <w:szCs w:val="24"/>
        </w:rPr>
        <w:t xml:space="preserve"> </w:t>
      </w:r>
      <w:r w:rsidR="00D14411" w:rsidRPr="00A3036C">
        <w:rPr>
          <w:rFonts w:ascii="Times New Roman" w:eastAsia="Aptos" w:hAnsi="Times New Roman" w:cs="Times New Roman"/>
          <w:sz w:val="24"/>
          <w:szCs w:val="24"/>
        </w:rPr>
        <w:t>H</w:t>
      </w:r>
      <w:r w:rsidR="00FF26B2" w:rsidRPr="00A3036C">
        <w:rPr>
          <w:rFonts w:ascii="Times New Roman" w:eastAsia="Aptos" w:hAnsi="Times New Roman" w:cs="Times New Roman"/>
          <w:sz w:val="24"/>
          <w:szCs w:val="24"/>
        </w:rPr>
        <w:t>onrar</w:t>
      </w:r>
      <w:r w:rsidR="00D14411" w:rsidRPr="00A3036C">
        <w:rPr>
          <w:rFonts w:ascii="Times New Roman" w:eastAsia="Aptos" w:hAnsi="Times New Roman" w:cs="Times New Roman"/>
          <w:sz w:val="24"/>
          <w:szCs w:val="24"/>
        </w:rPr>
        <w:t>emos</w:t>
      </w:r>
      <w:r w:rsidR="001A28AA" w:rsidRPr="00A3036C">
        <w:rPr>
          <w:rFonts w:ascii="Times New Roman" w:eastAsia="Aptos" w:hAnsi="Times New Roman" w:cs="Times New Roman"/>
          <w:sz w:val="24"/>
          <w:szCs w:val="24"/>
        </w:rPr>
        <w:t xml:space="preserve">... </w:t>
      </w:r>
      <w:r w:rsidR="00A62B2F" w:rsidRPr="00A3036C">
        <w:rPr>
          <w:rFonts w:ascii="Times New Roman" w:eastAsia="Aptos" w:hAnsi="Times New Roman" w:cs="Times New Roman"/>
          <w:sz w:val="24"/>
          <w:szCs w:val="24"/>
        </w:rPr>
        <w:t>dar</w:t>
      </w:r>
      <w:r w:rsidR="00D14411" w:rsidRPr="00A3036C">
        <w:rPr>
          <w:rFonts w:ascii="Times New Roman" w:eastAsia="Aptos" w:hAnsi="Times New Roman" w:cs="Times New Roman"/>
          <w:sz w:val="24"/>
          <w:szCs w:val="24"/>
        </w:rPr>
        <w:t>emos</w:t>
      </w:r>
      <w:r w:rsidR="00A62B2F" w:rsidRPr="00A3036C">
        <w:rPr>
          <w:rFonts w:ascii="Times New Roman" w:eastAsia="Aptos" w:hAnsi="Times New Roman" w:cs="Times New Roman"/>
          <w:sz w:val="24"/>
          <w:szCs w:val="24"/>
        </w:rPr>
        <w:t xml:space="preserve"> continuidade </w:t>
      </w:r>
      <w:r w:rsidR="00242A34" w:rsidRPr="00A3036C">
        <w:rPr>
          <w:rFonts w:ascii="Times New Roman" w:eastAsia="Aptos" w:hAnsi="Times New Roman" w:cs="Times New Roman"/>
          <w:sz w:val="24"/>
          <w:szCs w:val="24"/>
        </w:rPr>
        <w:t>e ter</w:t>
      </w:r>
      <w:r w:rsidR="00D14411" w:rsidRPr="00A3036C">
        <w:rPr>
          <w:rFonts w:ascii="Times New Roman" w:eastAsia="Aptos" w:hAnsi="Times New Roman" w:cs="Times New Roman"/>
          <w:sz w:val="24"/>
          <w:szCs w:val="24"/>
        </w:rPr>
        <w:t>emos</w:t>
      </w:r>
      <w:r w:rsidR="00242A34" w:rsidRPr="00A3036C">
        <w:rPr>
          <w:rFonts w:ascii="Times New Roman" w:eastAsia="Aptos" w:hAnsi="Times New Roman" w:cs="Times New Roman"/>
          <w:sz w:val="24"/>
          <w:szCs w:val="24"/>
        </w:rPr>
        <w:t xml:space="preserve"> sucesso no convencimento da humanidade pelo </w:t>
      </w:r>
      <w:r w:rsidR="00242A34" w:rsidRPr="00A3036C">
        <w:rPr>
          <w:rFonts w:ascii="Times New Roman" w:eastAsia="Aptos" w:hAnsi="Times New Roman" w:cs="Times New Roman"/>
          <w:i/>
          <w:iCs/>
          <w:sz w:val="24"/>
          <w:szCs w:val="24"/>
        </w:rPr>
        <w:t>despertar em massa</w:t>
      </w:r>
      <w:r w:rsidR="00242A34" w:rsidRPr="00A3036C">
        <w:rPr>
          <w:rFonts w:ascii="Times New Roman" w:eastAsia="Aptos" w:hAnsi="Times New Roman" w:cs="Times New Roman"/>
          <w:sz w:val="24"/>
          <w:szCs w:val="24"/>
        </w:rPr>
        <w:t xml:space="preserve">. ▬ </w:t>
      </w:r>
      <w:r w:rsidR="003D0960" w:rsidRPr="00A3036C">
        <w:rPr>
          <w:rFonts w:ascii="Times New Roman" w:eastAsia="Aptos" w:hAnsi="Times New Roman" w:cs="Times New Roman"/>
          <w:sz w:val="24"/>
          <w:szCs w:val="24"/>
        </w:rPr>
        <w:t>convencida</w:t>
      </w:r>
      <w:r w:rsidR="00D14411" w:rsidRPr="00A3036C">
        <w:rPr>
          <w:rFonts w:ascii="Times New Roman" w:eastAsia="Aptos" w:hAnsi="Times New Roman" w:cs="Times New Roman"/>
          <w:sz w:val="24"/>
          <w:szCs w:val="24"/>
        </w:rPr>
        <w:t>.</w:t>
      </w:r>
    </w:p>
    <w:p w14:paraId="0638D9D9" w14:textId="77777777" w:rsidR="00D14411" w:rsidRPr="00A3036C" w:rsidRDefault="00D14411" w:rsidP="007977EB">
      <w:pPr>
        <w:spacing w:after="0" w:line="256" w:lineRule="auto"/>
        <w:jc w:val="both"/>
        <w:rPr>
          <w:rFonts w:ascii="Times New Roman" w:eastAsia="Aptos" w:hAnsi="Times New Roman" w:cs="Times New Roman"/>
          <w:sz w:val="24"/>
          <w:szCs w:val="24"/>
        </w:rPr>
      </w:pPr>
    </w:p>
    <w:p w14:paraId="5578C0D0" w14:textId="66F9729C" w:rsidR="00212866" w:rsidRPr="00A3036C" w:rsidRDefault="00D14411" w:rsidP="007977E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FF26B2" w:rsidRPr="00A3036C">
        <w:rPr>
          <w:rFonts w:ascii="Times New Roman" w:eastAsia="Aptos" w:hAnsi="Times New Roman" w:cs="Times New Roman"/>
          <w:sz w:val="24"/>
          <w:szCs w:val="24"/>
        </w:rPr>
        <w:t xml:space="preserve"> </w:t>
      </w:r>
      <w:r w:rsidR="00CB31C3" w:rsidRPr="00A3036C">
        <w:rPr>
          <w:rFonts w:ascii="Times New Roman" w:eastAsia="Aptos" w:hAnsi="Times New Roman" w:cs="Times New Roman"/>
          <w:sz w:val="24"/>
          <w:szCs w:val="24"/>
        </w:rPr>
        <w:t xml:space="preserve">Estamos juntos e misturados nesta empreitada ― </w:t>
      </w:r>
      <w:r w:rsidR="00781438" w:rsidRPr="00A3036C">
        <w:rPr>
          <w:rFonts w:ascii="Times New Roman" w:eastAsia="Aptos" w:hAnsi="Times New Roman" w:cs="Times New Roman"/>
          <w:sz w:val="24"/>
          <w:szCs w:val="24"/>
        </w:rPr>
        <w:t xml:space="preserve">Joseph descontrai ambiência </w:t>
      </w:r>
      <w:r w:rsidR="00CB31C3" w:rsidRPr="00A3036C">
        <w:rPr>
          <w:rFonts w:ascii="Times New Roman" w:eastAsia="Aptos" w:hAnsi="Times New Roman" w:cs="Times New Roman"/>
          <w:sz w:val="24"/>
          <w:szCs w:val="24"/>
        </w:rPr>
        <w:t>―</w:t>
      </w:r>
      <w:r w:rsidR="00781438" w:rsidRPr="00A3036C">
        <w:rPr>
          <w:rFonts w:ascii="Times New Roman" w:eastAsia="Aptos" w:hAnsi="Times New Roman" w:cs="Times New Roman"/>
          <w:sz w:val="24"/>
          <w:szCs w:val="24"/>
        </w:rPr>
        <w:t xml:space="preserve"> O futebol</w:t>
      </w:r>
      <w:r w:rsidR="00A60C11" w:rsidRPr="00A3036C">
        <w:rPr>
          <w:rFonts w:ascii="Times New Roman" w:eastAsia="Aptos" w:hAnsi="Times New Roman" w:cs="Times New Roman"/>
          <w:sz w:val="24"/>
          <w:szCs w:val="24"/>
        </w:rPr>
        <w:t xml:space="preserve"> pode angariar novos adeptos a filosofia de Eu Sou e, consequentemente</w:t>
      </w:r>
      <w:r w:rsidR="00974ABF" w:rsidRPr="00A3036C">
        <w:rPr>
          <w:rFonts w:ascii="Times New Roman" w:eastAsia="Aptos" w:hAnsi="Times New Roman" w:cs="Times New Roman"/>
          <w:sz w:val="24"/>
          <w:szCs w:val="24"/>
        </w:rPr>
        <w:t xml:space="preserve">, </w:t>
      </w:r>
      <w:r w:rsidR="00CE1E66" w:rsidRPr="00A3036C">
        <w:rPr>
          <w:rFonts w:ascii="Times New Roman" w:eastAsia="Aptos" w:hAnsi="Times New Roman" w:cs="Times New Roman"/>
          <w:sz w:val="24"/>
          <w:szCs w:val="24"/>
        </w:rPr>
        <w:t xml:space="preserve">soldados do </w:t>
      </w:r>
      <w:r w:rsidR="00CE1E66" w:rsidRPr="00A3036C">
        <w:rPr>
          <w:rFonts w:ascii="Times New Roman" w:eastAsia="Aptos" w:hAnsi="Times New Roman" w:cs="Times New Roman"/>
          <w:i/>
          <w:iCs/>
          <w:sz w:val="24"/>
          <w:szCs w:val="24"/>
        </w:rPr>
        <w:t>exército dimensional</w:t>
      </w:r>
      <w:r w:rsidR="00D073DA" w:rsidRPr="00A3036C">
        <w:rPr>
          <w:rFonts w:ascii="Times New Roman" w:eastAsia="Aptos" w:hAnsi="Times New Roman" w:cs="Times New Roman"/>
          <w:sz w:val="24"/>
          <w:szCs w:val="24"/>
        </w:rPr>
        <w:t xml:space="preserve">, provocadores do </w:t>
      </w:r>
      <w:r w:rsidR="00D073DA" w:rsidRPr="00A3036C">
        <w:rPr>
          <w:rFonts w:ascii="Times New Roman" w:eastAsia="Aptos" w:hAnsi="Times New Roman" w:cs="Times New Roman"/>
          <w:i/>
          <w:iCs/>
          <w:sz w:val="24"/>
          <w:szCs w:val="24"/>
        </w:rPr>
        <w:t>despertar em massa</w:t>
      </w:r>
      <w:r w:rsidR="00D073DA" w:rsidRPr="00A3036C">
        <w:rPr>
          <w:rFonts w:ascii="Times New Roman" w:eastAsia="Aptos" w:hAnsi="Times New Roman" w:cs="Times New Roman"/>
          <w:sz w:val="24"/>
          <w:szCs w:val="24"/>
        </w:rPr>
        <w:t xml:space="preserve">. ▬ </w:t>
      </w:r>
      <w:r w:rsidR="00E508B7" w:rsidRPr="00A3036C">
        <w:rPr>
          <w:rFonts w:ascii="Times New Roman" w:eastAsia="Aptos" w:hAnsi="Times New Roman" w:cs="Times New Roman"/>
          <w:sz w:val="24"/>
          <w:szCs w:val="24"/>
        </w:rPr>
        <w:t>projeta.</w:t>
      </w:r>
    </w:p>
    <w:p w14:paraId="6C34415E" w14:textId="77777777" w:rsidR="00E508B7" w:rsidRPr="00A3036C" w:rsidRDefault="00E508B7" w:rsidP="007977EB">
      <w:pPr>
        <w:spacing w:after="0" w:line="256" w:lineRule="auto"/>
        <w:jc w:val="both"/>
        <w:rPr>
          <w:rFonts w:ascii="Times New Roman" w:eastAsia="Aptos" w:hAnsi="Times New Roman" w:cs="Times New Roman"/>
          <w:sz w:val="24"/>
          <w:szCs w:val="24"/>
        </w:rPr>
      </w:pPr>
    </w:p>
    <w:p w14:paraId="141C742B" w14:textId="563D3B6B" w:rsidR="006E4ED8" w:rsidRPr="00A3036C" w:rsidRDefault="00E508B7"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EF7ABC" w:rsidRPr="00A3036C">
        <w:rPr>
          <w:rFonts w:ascii="Times New Roman" w:eastAsia="Aptos" w:hAnsi="Times New Roman" w:cs="Times New Roman"/>
          <w:sz w:val="24"/>
          <w:szCs w:val="24"/>
        </w:rPr>
        <w:t>Esta viagem coletiva</w:t>
      </w:r>
      <w:r w:rsidR="005B3009" w:rsidRPr="00A3036C">
        <w:rPr>
          <w:rFonts w:ascii="Times New Roman" w:eastAsia="Aptos" w:hAnsi="Times New Roman" w:cs="Times New Roman"/>
          <w:sz w:val="24"/>
          <w:szCs w:val="24"/>
        </w:rPr>
        <w:t xml:space="preserve"> </w:t>
      </w:r>
      <w:r w:rsidR="00AE3435" w:rsidRPr="00A3036C">
        <w:rPr>
          <w:rFonts w:ascii="Times New Roman" w:eastAsia="Aptos" w:hAnsi="Times New Roman" w:cs="Times New Roman"/>
          <w:sz w:val="24"/>
          <w:szCs w:val="24"/>
        </w:rPr>
        <w:t xml:space="preserve">pela </w:t>
      </w:r>
      <w:r w:rsidR="00AE3435" w:rsidRPr="00A3036C">
        <w:rPr>
          <w:rFonts w:ascii="Times New Roman" w:eastAsia="Aptos" w:hAnsi="Times New Roman" w:cs="Times New Roman"/>
          <w:i/>
          <w:iCs/>
          <w:sz w:val="24"/>
          <w:szCs w:val="24"/>
        </w:rPr>
        <w:t>verdade absolu</w:t>
      </w:r>
      <w:r w:rsidR="00E43468" w:rsidRPr="00A3036C">
        <w:rPr>
          <w:rFonts w:ascii="Times New Roman" w:eastAsia="Aptos" w:hAnsi="Times New Roman" w:cs="Times New Roman"/>
          <w:i/>
          <w:iCs/>
          <w:sz w:val="24"/>
          <w:szCs w:val="24"/>
        </w:rPr>
        <w:t>ta</w:t>
      </w:r>
      <w:r w:rsidR="00E43468" w:rsidRPr="00A3036C">
        <w:rPr>
          <w:rFonts w:ascii="Times New Roman" w:eastAsia="Aptos" w:hAnsi="Times New Roman" w:cs="Times New Roman"/>
          <w:sz w:val="24"/>
          <w:szCs w:val="24"/>
        </w:rPr>
        <w:t xml:space="preserve"> </w:t>
      </w:r>
      <w:r w:rsidR="008F24AE" w:rsidRPr="00A3036C">
        <w:rPr>
          <w:rFonts w:ascii="Times New Roman" w:eastAsia="Aptos" w:hAnsi="Times New Roman" w:cs="Times New Roman"/>
          <w:sz w:val="24"/>
          <w:szCs w:val="24"/>
        </w:rPr>
        <w:t>reiter</w:t>
      </w:r>
      <w:r w:rsidR="005A08E4" w:rsidRPr="00A3036C">
        <w:rPr>
          <w:rFonts w:ascii="Times New Roman" w:eastAsia="Aptos" w:hAnsi="Times New Roman" w:cs="Times New Roman"/>
          <w:sz w:val="24"/>
          <w:szCs w:val="24"/>
        </w:rPr>
        <w:t>a a essência divinal repousada</w:t>
      </w:r>
      <w:r w:rsidR="00593EE6" w:rsidRPr="00A3036C">
        <w:rPr>
          <w:rFonts w:ascii="Times New Roman" w:eastAsia="Aptos" w:hAnsi="Times New Roman" w:cs="Times New Roman"/>
          <w:sz w:val="24"/>
          <w:szCs w:val="24"/>
        </w:rPr>
        <w:t xml:space="preserve"> na imortalidade do espírito ― Nefertari</w:t>
      </w:r>
      <w:r w:rsidR="009A1828" w:rsidRPr="00A3036C">
        <w:rPr>
          <w:rFonts w:ascii="Times New Roman" w:eastAsia="Aptos" w:hAnsi="Times New Roman" w:cs="Times New Roman"/>
          <w:sz w:val="24"/>
          <w:szCs w:val="24"/>
        </w:rPr>
        <w:t xml:space="preserve"> alimenta a ambiência de compreensão</w:t>
      </w:r>
      <w:r w:rsidR="00C4590A" w:rsidRPr="00A3036C">
        <w:rPr>
          <w:rFonts w:ascii="Times New Roman" w:eastAsia="Aptos" w:hAnsi="Times New Roman" w:cs="Times New Roman"/>
          <w:sz w:val="24"/>
          <w:szCs w:val="24"/>
        </w:rPr>
        <w:t xml:space="preserve"> existencial da humanidade</w:t>
      </w:r>
      <w:r w:rsidR="00761112" w:rsidRPr="00A3036C">
        <w:rPr>
          <w:rFonts w:ascii="Times New Roman" w:eastAsia="Aptos" w:hAnsi="Times New Roman" w:cs="Times New Roman"/>
          <w:sz w:val="24"/>
          <w:szCs w:val="24"/>
        </w:rPr>
        <w:t xml:space="preserve"> </w:t>
      </w:r>
      <w:r w:rsidR="00593EE6" w:rsidRPr="00A3036C">
        <w:rPr>
          <w:rFonts w:ascii="Times New Roman" w:eastAsia="Aptos" w:hAnsi="Times New Roman" w:cs="Times New Roman"/>
          <w:sz w:val="24"/>
          <w:szCs w:val="24"/>
        </w:rPr>
        <w:t>―</w:t>
      </w:r>
      <w:r w:rsidR="00C4590A" w:rsidRPr="00A3036C">
        <w:rPr>
          <w:rFonts w:ascii="Times New Roman" w:eastAsia="Aptos" w:hAnsi="Times New Roman" w:cs="Times New Roman"/>
          <w:sz w:val="24"/>
          <w:szCs w:val="24"/>
        </w:rPr>
        <w:t xml:space="preserve"> </w:t>
      </w:r>
      <w:r w:rsidR="002F09A5" w:rsidRPr="00A3036C">
        <w:rPr>
          <w:rFonts w:ascii="Times New Roman" w:eastAsia="Aptos" w:hAnsi="Times New Roman" w:cs="Times New Roman"/>
          <w:sz w:val="24"/>
          <w:szCs w:val="24"/>
        </w:rPr>
        <w:t xml:space="preserve">Na busca </w:t>
      </w:r>
      <w:r w:rsidR="006E4ED8" w:rsidRPr="00A3036C">
        <w:rPr>
          <w:rFonts w:ascii="Times New Roman" w:eastAsia="Aptos" w:hAnsi="Times New Roman" w:cs="Times New Roman"/>
          <w:sz w:val="24"/>
          <w:szCs w:val="24"/>
        </w:rPr>
        <w:t xml:space="preserve">de </w:t>
      </w:r>
      <w:r w:rsidR="006E4ED8" w:rsidRPr="00A3036C">
        <w:rPr>
          <w:rFonts w:ascii="Times New Roman" w:eastAsia="Aptos" w:hAnsi="Times New Roman" w:cs="Times New Roman"/>
          <w:i/>
          <w:iCs/>
          <w:sz w:val="24"/>
          <w:szCs w:val="24"/>
        </w:rPr>
        <w:t>a tríade da evolução humana</w:t>
      </w:r>
      <w:r w:rsidR="006E4ED8" w:rsidRPr="00A3036C">
        <w:rPr>
          <w:rFonts w:ascii="Times New Roman" w:eastAsia="Aptos" w:hAnsi="Times New Roman" w:cs="Times New Roman"/>
          <w:sz w:val="24"/>
          <w:szCs w:val="24"/>
        </w:rPr>
        <w:t xml:space="preserve">: </w:t>
      </w:r>
      <w:r w:rsidR="006E4ED8" w:rsidRPr="00A3036C">
        <w:rPr>
          <w:rFonts w:ascii="Times New Roman" w:eastAsia="Aptos" w:hAnsi="Times New Roman" w:cs="Times New Roman"/>
          <w:i/>
          <w:iCs/>
          <w:sz w:val="24"/>
          <w:szCs w:val="24"/>
        </w:rPr>
        <w:t>ter</w:t>
      </w:r>
      <w:r w:rsidR="006E4ED8" w:rsidRPr="00A3036C">
        <w:rPr>
          <w:rFonts w:ascii="Times New Roman" w:eastAsia="Aptos" w:hAnsi="Times New Roman" w:cs="Times New Roman"/>
          <w:sz w:val="24"/>
          <w:szCs w:val="24"/>
        </w:rPr>
        <w:t xml:space="preserve">, </w:t>
      </w:r>
      <w:r w:rsidR="006E4ED8" w:rsidRPr="00A3036C">
        <w:rPr>
          <w:rFonts w:ascii="Times New Roman" w:eastAsia="Aptos" w:hAnsi="Times New Roman" w:cs="Times New Roman"/>
          <w:i/>
          <w:iCs/>
          <w:sz w:val="24"/>
          <w:szCs w:val="24"/>
        </w:rPr>
        <w:t>ser e</w:t>
      </w:r>
      <w:r w:rsidR="006E4ED8" w:rsidRPr="00A3036C">
        <w:rPr>
          <w:rFonts w:ascii="Times New Roman" w:eastAsia="Aptos" w:hAnsi="Times New Roman" w:cs="Times New Roman"/>
          <w:sz w:val="24"/>
          <w:szCs w:val="24"/>
        </w:rPr>
        <w:t xml:space="preserve"> </w:t>
      </w:r>
      <w:r w:rsidR="006E4ED8" w:rsidRPr="00A3036C">
        <w:rPr>
          <w:rFonts w:ascii="Times New Roman" w:eastAsia="Aptos" w:hAnsi="Times New Roman" w:cs="Times New Roman"/>
          <w:i/>
          <w:iCs/>
          <w:sz w:val="24"/>
          <w:szCs w:val="24"/>
        </w:rPr>
        <w:t>agradecer</w:t>
      </w:r>
      <w:r w:rsidR="00FA430F" w:rsidRPr="00A3036C">
        <w:rPr>
          <w:rFonts w:ascii="Times New Roman" w:eastAsia="Aptos" w:hAnsi="Times New Roman" w:cs="Times New Roman"/>
          <w:sz w:val="24"/>
          <w:szCs w:val="24"/>
        </w:rPr>
        <w:t>. ▬ constata.</w:t>
      </w:r>
    </w:p>
    <w:p w14:paraId="2C957325" w14:textId="77777777" w:rsidR="00FA430F" w:rsidRPr="00A3036C" w:rsidRDefault="00FA430F" w:rsidP="006E4ED8">
      <w:pPr>
        <w:spacing w:after="0"/>
        <w:jc w:val="both"/>
        <w:rPr>
          <w:rFonts w:ascii="Times New Roman" w:eastAsia="Aptos" w:hAnsi="Times New Roman" w:cs="Times New Roman"/>
          <w:sz w:val="24"/>
          <w:szCs w:val="24"/>
        </w:rPr>
      </w:pPr>
    </w:p>
    <w:p w14:paraId="4F813DA6" w14:textId="42443240" w:rsidR="00FA430F" w:rsidRPr="00A3036C" w:rsidRDefault="00FA430F"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ED1280" w:rsidRPr="00A3036C">
        <w:rPr>
          <w:rFonts w:ascii="Times New Roman" w:eastAsia="Aptos" w:hAnsi="Times New Roman" w:cs="Times New Roman"/>
          <w:sz w:val="24"/>
          <w:szCs w:val="24"/>
        </w:rPr>
        <w:t>Estabelecer uma energia favorável</w:t>
      </w:r>
      <w:r w:rsidR="0044644D" w:rsidRPr="00A3036C">
        <w:rPr>
          <w:rFonts w:ascii="Times New Roman" w:eastAsia="Aptos" w:hAnsi="Times New Roman" w:cs="Times New Roman"/>
          <w:sz w:val="24"/>
          <w:szCs w:val="24"/>
        </w:rPr>
        <w:t xml:space="preserve"> para mitigar o choque do ser humano </w:t>
      </w:r>
      <w:r w:rsidR="00B36FE0" w:rsidRPr="00A3036C">
        <w:rPr>
          <w:rFonts w:ascii="Times New Roman" w:eastAsia="Aptos" w:hAnsi="Times New Roman" w:cs="Times New Roman"/>
          <w:sz w:val="24"/>
          <w:szCs w:val="24"/>
        </w:rPr>
        <w:t>ao compreender</w:t>
      </w:r>
      <w:r w:rsidR="00A3622F" w:rsidRPr="00A3036C">
        <w:rPr>
          <w:rFonts w:ascii="Times New Roman" w:eastAsia="Aptos" w:hAnsi="Times New Roman" w:cs="Times New Roman"/>
          <w:sz w:val="24"/>
          <w:szCs w:val="24"/>
        </w:rPr>
        <w:t xml:space="preserve"> a </w:t>
      </w:r>
      <w:r w:rsidR="00A3622F" w:rsidRPr="00A3036C">
        <w:rPr>
          <w:rFonts w:ascii="Times New Roman" w:eastAsia="Aptos" w:hAnsi="Times New Roman" w:cs="Times New Roman"/>
          <w:i/>
          <w:iCs/>
          <w:sz w:val="24"/>
          <w:szCs w:val="24"/>
        </w:rPr>
        <w:t>mentira e ilusão</w:t>
      </w:r>
      <w:r w:rsidR="00A3622F" w:rsidRPr="00A3036C">
        <w:rPr>
          <w:rFonts w:ascii="Times New Roman" w:eastAsia="Aptos" w:hAnsi="Times New Roman" w:cs="Times New Roman"/>
          <w:sz w:val="24"/>
          <w:szCs w:val="24"/>
        </w:rPr>
        <w:t xml:space="preserve"> do Sistema Terr</w:t>
      </w:r>
      <w:r w:rsidR="00827E3F" w:rsidRPr="00A3036C">
        <w:rPr>
          <w:rFonts w:ascii="Times New Roman" w:eastAsia="Aptos" w:hAnsi="Times New Roman" w:cs="Times New Roman"/>
          <w:sz w:val="24"/>
          <w:szCs w:val="24"/>
        </w:rPr>
        <w:t xml:space="preserve">a ― </w:t>
      </w:r>
      <w:r w:rsidR="00C8179F" w:rsidRPr="00A3036C">
        <w:rPr>
          <w:rFonts w:ascii="Times New Roman" w:eastAsia="Aptos" w:hAnsi="Times New Roman" w:cs="Times New Roman"/>
          <w:sz w:val="24"/>
          <w:szCs w:val="24"/>
        </w:rPr>
        <w:t xml:space="preserve">Luiza opina </w:t>
      </w:r>
      <w:r w:rsidR="00827E3F" w:rsidRPr="00A3036C">
        <w:rPr>
          <w:rFonts w:ascii="Times New Roman" w:eastAsia="Aptos" w:hAnsi="Times New Roman" w:cs="Times New Roman"/>
          <w:sz w:val="24"/>
          <w:szCs w:val="24"/>
        </w:rPr>
        <w:t>―</w:t>
      </w:r>
      <w:r w:rsidR="00F90EE7" w:rsidRPr="00A3036C">
        <w:rPr>
          <w:rFonts w:ascii="Times New Roman" w:eastAsia="Aptos" w:hAnsi="Times New Roman" w:cs="Times New Roman"/>
          <w:sz w:val="24"/>
          <w:szCs w:val="24"/>
        </w:rPr>
        <w:t xml:space="preserve"> </w:t>
      </w:r>
      <w:r w:rsidR="00A90A70" w:rsidRPr="00A3036C">
        <w:rPr>
          <w:rFonts w:ascii="Times New Roman" w:eastAsia="Aptos" w:hAnsi="Times New Roman" w:cs="Times New Roman"/>
          <w:sz w:val="24"/>
          <w:szCs w:val="24"/>
        </w:rPr>
        <w:t>É o nosso maior desafio</w:t>
      </w:r>
      <w:r w:rsidR="00C30D4C" w:rsidRPr="00A3036C">
        <w:rPr>
          <w:rFonts w:ascii="Times New Roman" w:eastAsia="Aptos" w:hAnsi="Times New Roman" w:cs="Times New Roman"/>
          <w:sz w:val="24"/>
          <w:szCs w:val="24"/>
        </w:rPr>
        <w:t xml:space="preserve"> e estamos conseguindo</w:t>
      </w:r>
      <w:r w:rsidR="00AC3607" w:rsidRPr="00A3036C">
        <w:rPr>
          <w:rFonts w:ascii="Times New Roman" w:eastAsia="Aptos" w:hAnsi="Times New Roman" w:cs="Times New Roman"/>
          <w:sz w:val="24"/>
          <w:szCs w:val="24"/>
        </w:rPr>
        <w:t xml:space="preserve"> excelência. ▬ </w:t>
      </w:r>
      <w:r w:rsidR="00886C02" w:rsidRPr="00A3036C">
        <w:rPr>
          <w:rFonts w:ascii="Times New Roman" w:eastAsia="Aptos" w:hAnsi="Times New Roman" w:cs="Times New Roman"/>
          <w:sz w:val="24"/>
          <w:szCs w:val="24"/>
        </w:rPr>
        <w:t>conclui.</w:t>
      </w:r>
    </w:p>
    <w:p w14:paraId="75A93091" w14:textId="77777777" w:rsidR="00886C02" w:rsidRPr="00A3036C" w:rsidRDefault="00886C02" w:rsidP="006E4ED8">
      <w:pPr>
        <w:spacing w:after="0"/>
        <w:jc w:val="both"/>
        <w:rPr>
          <w:rFonts w:ascii="Times New Roman" w:eastAsia="Aptos" w:hAnsi="Times New Roman" w:cs="Times New Roman"/>
          <w:sz w:val="24"/>
          <w:szCs w:val="24"/>
        </w:rPr>
      </w:pPr>
    </w:p>
    <w:p w14:paraId="4AD68EE8" w14:textId="32A6BCE7" w:rsidR="00286703" w:rsidRPr="00A3036C" w:rsidRDefault="00F96ECF" w:rsidP="006E4ED8">
      <w:pPr>
        <w:spacing w:after="0"/>
        <w:jc w:val="both"/>
        <w:rPr>
          <w:rFonts w:ascii="Times New Roman" w:eastAsia="Aptos" w:hAnsi="Times New Roman" w:cs="Times New Roman"/>
          <w:bCs/>
          <w:sz w:val="24"/>
          <w:szCs w:val="24"/>
        </w:rPr>
      </w:pPr>
      <w:r w:rsidRPr="00A3036C">
        <w:rPr>
          <w:rFonts w:ascii="Times New Roman" w:eastAsia="Aptos" w:hAnsi="Times New Roman" w:cs="Times New Roman"/>
          <w:sz w:val="24"/>
          <w:szCs w:val="24"/>
        </w:rPr>
        <w:t xml:space="preserve">Lua cheia substituída pelo Sol também </w:t>
      </w:r>
      <w:r w:rsidR="0035588D" w:rsidRPr="00A3036C">
        <w:rPr>
          <w:rFonts w:ascii="Times New Roman" w:eastAsia="Aptos" w:hAnsi="Times New Roman" w:cs="Times New Roman"/>
          <w:sz w:val="24"/>
          <w:szCs w:val="24"/>
        </w:rPr>
        <w:t>com auras</w:t>
      </w:r>
      <w:r w:rsidRPr="00A3036C">
        <w:rPr>
          <w:rFonts w:ascii="Times New Roman" w:eastAsia="Aptos" w:hAnsi="Times New Roman" w:cs="Times New Roman"/>
          <w:sz w:val="24"/>
          <w:szCs w:val="24"/>
        </w:rPr>
        <w:t xml:space="preserve"> </w:t>
      </w:r>
      <w:r w:rsidR="0035588D" w:rsidRPr="00A3036C">
        <w:rPr>
          <w:rFonts w:ascii="Times New Roman" w:eastAsia="Aptos" w:hAnsi="Times New Roman" w:cs="Times New Roman"/>
          <w:sz w:val="24"/>
          <w:szCs w:val="24"/>
        </w:rPr>
        <w:t>de</w:t>
      </w:r>
      <w:r w:rsidRPr="00A3036C">
        <w:rPr>
          <w:rFonts w:ascii="Times New Roman" w:eastAsia="Aptos" w:hAnsi="Times New Roman" w:cs="Times New Roman"/>
          <w:sz w:val="24"/>
          <w:szCs w:val="24"/>
        </w:rPr>
        <w:t xml:space="preserve"> matizes lilás</w:t>
      </w:r>
      <w:r w:rsidR="00C6495A" w:rsidRPr="00A3036C">
        <w:rPr>
          <w:rFonts w:ascii="Times New Roman" w:eastAsia="Aptos" w:hAnsi="Times New Roman" w:cs="Times New Roman"/>
          <w:sz w:val="24"/>
          <w:szCs w:val="24"/>
        </w:rPr>
        <w:t xml:space="preserve"> e violeta</w:t>
      </w:r>
      <w:r w:rsidR="00D130AE" w:rsidRPr="00A3036C">
        <w:rPr>
          <w:rFonts w:ascii="Times New Roman" w:eastAsia="Aptos" w:hAnsi="Times New Roman" w:cs="Times New Roman"/>
          <w:sz w:val="24"/>
          <w:szCs w:val="24"/>
        </w:rPr>
        <w:t xml:space="preserve"> anuncia o dia aos Guerreiros Dimensionais com este fenômeno natural</w:t>
      </w:r>
      <w:r w:rsidR="001C3DFA" w:rsidRPr="00A3036C">
        <w:rPr>
          <w:rFonts w:ascii="Times New Roman" w:eastAsia="Aptos" w:hAnsi="Times New Roman" w:cs="Times New Roman"/>
          <w:sz w:val="24"/>
          <w:szCs w:val="24"/>
        </w:rPr>
        <w:t xml:space="preserve"> observado em todo o </w:t>
      </w:r>
      <w:r w:rsidR="001C3DFA" w:rsidRPr="00A3036C">
        <w:rPr>
          <w:rFonts w:ascii="Times New Roman" w:eastAsia="Aptos" w:hAnsi="Times New Roman" w:cs="Times New Roman"/>
          <w:i/>
          <w:iCs/>
          <w:sz w:val="24"/>
          <w:szCs w:val="24"/>
        </w:rPr>
        <w:t>novo mundo</w:t>
      </w:r>
      <w:r w:rsidR="001C3DFA" w:rsidRPr="00A3036C">
        <w:rPr>
          <w:rFonts w:ascii="Times New Roman" w:eastAsia="Aptos" w:hAnsi="Times New Roman" w:cs="Times New Roman"/>
          <w:sz w:val="24"/>
          <w:szCs w:val="24"/>
        </w:rPr>
        <w:t>.</w:t>
      </w:r>
      <w:r w:rsidR="00EB4259" w:rsidRPr="00A3036C">
        <w:rPr>
          <w:rFonts w:ascii="Times New Roman" w:eastAsia="Aptos" w:hAnsi="Times New Roman" w:cs="Times New Roman"/>
          <w:sz w:val="24"/>
          <w:szCs w:val="24"/>
        </w:rPr>
        <w:t xml:space="preserve"> </w:t>
      </w:r>
      <w:r w:rsidR="0014769E" w:rsidRPr="00A3036C">
        <w:rPr>
          <w:rFonts w:ascii="Times New Roman" w:eastAsia="Aptos" w:hAnsi="Times New Roman" w:cs="Times New Roman"/>
          <w:sz w:val="24"/>
          <w:szCs w:val="24"/>
        </w:rPr>
        <w:t>(</w:t>
      </w:r>
      <w:r w:rsidR="00233034" w:rsidRPr="00A3036C">
        <w:rPr>
          <w:rFonts w:ascii="Times New Roman" w:eastAsia="Aptos" w:hAnsi="Times New Roman" w:cs="Times New Roman"/>
          <w:b/>
          <w:bCs/>
          <w:color w:val="7030A0"/>
          <w:sz w:val="24"/>
          <w:szCs w:val="24"/>
        </w:rPr>
        <w:t>*</w:t>
      </w:r>
      <w:r w:rsidR="0014769E" w:rsidRPr="00A3036C">
        <w:rPr>
          <w:rFonts w:ascii="Times New Roman" w:eastAsia="Aptos" w:hAnsi="Times New Roman" w:cs="Times New Roman"/>
          <w:b/>
          <w:bCs/>
          <w:color w:val="7030A0"/>
          <w:sz w:val="24"/>
          <w:szCs w:val="24"/>
        </w:rPr>
        <w:t xml:space="preserve">) </w:t>
      </w:r>
      <w:r w:rsidR="00EB4259" w:rsidRPr="00A3036C">
        <w:rPr>
          <w:rFonts w:ascii="Times New Roman" w:eastAsia="Aptos" w:hAnsi="Times New Roman" w:cs="Times New Roman"/>
          <w:sz w:val="24"/>
          <w:szCs w:val="24"/>
        </w:rPr>
        <w:t xml:space="preserve">Neste momento, os </w:t>
      </w:r>
      <w:r w:rsidR="00233DD5" w:rsidRPr="00A3036C">
        <w:rPr>
          <w:rFonts w:ascii="Times New Roman" w:eastAsia="Aptos" w:hAnsi="Times New Roman" w:cs="Times New Roman"/>
          <w:sz w:val="24"/>
          <w:szCs w:val="24"/>
        </w:rPr>
        <w:t>espíritos viajantes de Michelle e Joseph</w:t>
      </w:r>
      <w:r w:rsidR="009D1D5D" w:rsidRPr="00A3036C">
        <w:rPr>
          <w:rFonts w:ascii="Times New Roman" w:eastAsia="Aptos" w:hAnsi="Times New Roman" w:cs="Times New Roman"/>
          <w:sz w:val="24"/>
          <w:szCs w:val="24"/>
        </w:rPr>
        <w:t xml:space="preserve"> são acompanhados pelas almas de </w:t>
      </w:r>
      <w:r w:rsidR="00BE29B5" w:rsidRPr="00A3036C">
        <w:rPr>
          <w:rFonts w:ascii="Times New Roman" w:eastAsia="Aptos" w:hAnsi="Times New Roman" w:cs="Times New Roman"/>
          <w:sz w:val="24"/>
          <w:szCs w:val="24"/>
        </w:rPr>
        <w:t xml:space="preserve">Tom e Liz </w:t>
      </w:r>
      <w:r w:rsidR="00F565A9" w:rsidRPr="00A3036C">
        <w:rPr>
          <w:rFonts w:ascii="Times New Roman" w:eastAsia="Aptos" w:hAnsi="Times New Roman" w:cs="Times New Roman"/>
          <w:sz w:val="24"/>
          <w:szCs w:val="24"/>
        </w:rPr>
        <w:t>para vivenciarem a saga destas almas gêmeas nos invólucros corporais de Joseph Harriso</w:t>
      </w:r>
      <w:r w:rsidR="00465B8F" w:rsidRPr="00A3036C">
        <w:rPr>
          <w:rFonts w:ascii="Times New Roman" w:eastAsia="Aptos" w:hAnsi="Times New Roman" w:cs="Times New Roman"/>
          <w:sz w:val="24"/>
          <w:szCs w:val="24"/>
        </w:rPr>
        <w:t>n e Ana Carolina</w:t>
      </w:r>
      <w:r w:rsidR="00A21986" w:rsidRPr="00A3036C">
        <w:rPr>
          <w:rFonts w:ascii="Times New Roman" w:eastAsia="Aptos" w:hAnsi="Times New Roman" w:cs="Times New Roman"/>
          <w:sz w:val="24"/>
          <w:szCs w:val="24"/>
        </w:rPr>
        <w:t>.</w:t>
      </w:r>
      <w:r w:rsidR="004F0687" w:rsidRPr="00A3036C">
        <w:rPr>
          <w:rFonts w:ascii="Times New Roman" w:eastAsia="Aptos" w:hAnsi="Times New Roman" w:cs="Times New Roman"/>
          <w:sz w:val="24"/>
          <w:szCs w:val="24"/>
        </w:rPr>
        <w:t xml:space="preserve"> Oriundos de classes</w:t>
      </w:r>
      <w:r w:rsidR="008F4019" w:rsidRPr="00A3036C">
        <w:rPr>
          <w:rFonts w:ascii="Times New Roman" w:eastAsia="Aptos" w:hAnsi="Times New Roman" w:cs="Times New Roman"/>
          <w:sz w:val="24"/>
          <w:szCs w:val="24"/>
        </w:rPr>
        <w:t xml:space="preserve"> </w:t>
      </w:r>
      <w:r w:rsidR="004F0687" w:rsidRPr="00A3036C">
        <w:rPr>
          <w:rFonts w:ascii="Times New Roman" w:eastAsia="Aptos" w:hAnsi="Times New Roman" w:cs="Times New Roman"/>
          <w:sz w:val="24"/>
          <w:szCs w:val="24"/>
        </w:rPr>
        <w:t>separadas p</w:t>
      </w:r>
      <w:r w:rsidR="008F4019" w:rsidRPr="00A3036C">
        <w:rPr>
          <w:rFonts w:ascii="Times New Roman" w:eastAsia="Aptos" w:hAnsi="Times New Roman" w:cs="Times New Roman"/>
          <w:sz w:val="24"/>
          <w:szCs w:val="24"/>
        </w:rPr>
        <w:t>elo abismo social</w:t>
      </w:r>
      <w:r w:rsidR="00C87670" w:rsidRPr="00A3036C">
        <w:rPr>
          <w:rFonts w:ascii="Times New Roman" w:eastAsia="Aptos" w:hAnsi="Times New Roman" w:cs="Times New Roman"/>
          <w:sz w:val="24"/>
          <w:szCs w:val="24"/>
        </w:rPr>
        <w:t xml:space="preserve">, </w:t>
      </w:r>
      <w:r w:rsidR="00B0114D" w:rsidRPr="00A3036C">
        <w:rPr>
          <w:rFonts w:ascii="Times New Roman" w:eastAsia="Aptos" w:hAnsi="Times New Roman" w:cs="Times New Roman"/>
          <w:sz w:val="24"/>
          <w:szCs w:val="24"/>
        </w:rPr>
        <w:t>são</w:t>
      </w:r>
      <w:r w:rsidR="00180117" w:rsidRPr="00A3036C">
        <w:rPr>
          <w:rFonts w:ascii="Times New Roman" w:eastAsia="Aptos" w:hAnsi="Times New Roman" w:cs="Times New Roman"/>
          <w:sz w:val="24"/>
          <w:szCs w:val="24"/>
        </w:rPr>
        <w:t xml:space="preserve"> unidos por dons artísticos</w:t>
      </w:r>
      <w:r w:rsidR="008D2E02" w:rsidRPr="00A3036C">
        <w:rPr>
          <w:rFonts w:ascii="Times New Roman" w:eastAsia="Aptos" w:hAnsi="Times New Roman" w:cs="Times New Roman"/>
          <w:sz w:val="24"/>
          <w:szCs w:val="24"/>
        </w:rPr>
        <w:t xml:space="preserve"> </w:t>
      </w:r>
      <w:r w:rsidR="007F60C0" w:rsidRPr="00A3036C">
        <w:rPr>
          <w:rFonts w:ascii="Times New Roman" w:eastAsia="Aptos" w:hAnsi="Times New Roman" w:cs="Times New Roman"/>
          <w:sz w:val="24"/>
          <w:szCs w:val="24"/>
        </w:rPr>
        <w:t>na</w:t>
      </w:r>
      <w:r w:rsidR="008D2E02" w:rsidRPr="00A3036C">
        <w:rPr>
          <w:rFonts w:ascii="Times New Roman" w:eastAsia="Aptos" w:hAnsi="Times New Roman" w:cs="Times New Roman"/>
          <w:sz w:val="24"/>
          <w:szCs w:val="24"/>
        </w:rPr>
        <w:t xml:space="preserve"> criação</w:t>
      </w:r>
      <w:r w:rsidR="009B2386" w:rsidRPr="00A3036C">
        <w:rPr>
          <w:rFonts w:ascii="Times New Roman" w:eastAsia="Aptos" w:hAnsi="Times New Roman" w:cs="Times New Roman"/>
          <w:sz w:val="24"/>
          <w:szCs w:val="24"/>
        </w:rPr>
        <w:t xml:space="preserve"> d</w:t>
      </w:r>
      <w:r w:rsidR="007F60C0" w:rsidRPr="00A3036C">
        <w:rPr>
          <w:rFonts w:ascii="Times New Roman" w:eastAsia="Aptos" w:hAnsi="Times New Roman" w:cs="Times New Roman"/>
          <w:sz w:val="24"/>
          <w:szCs w:val="24"/>
        </w:rPr>
        <w:t>e</w:t>
      </w:r>
      <w:r w:rsidR="009B2386" w:rsidRPr="00A3036C">
        <w:rPr>
          <w:rFonts w:ascii="Times New Roman" w:eastAsia="Aptos" w:hAnsi="Times New Roman" w:cs="Times New Roman"/>
          <w:sz w:val="24"/>
          <w:szCs w:val="24"/>
        </w:rPr>
        <w:t xml:space="preserve"> cri</w:t>
      </w:r>
      <w:r w:rsidR="00B0114D" w:rsidRPr="00A3036C">
        <w:rPr>
          <w:rFonts w:ascii="Times New Roman" w:eastAsia="Aptos" w:hAnsi="Times New Roman" w:cs="Times New Roman"/>
          <w:sz w:val="24"/>
          <w:szCs w:val="24"/>
        </w:rPr>
        <w:t>a</w:t>
      </w:r>
      <w:r w:rsidR="009B2386" w:rsidRPr="00A3036C">
        <w:rPr>
          <w:rFonts w:ascii="Times New Roman" w:eastAsia="Aptos" w:hAnsi="Times New Roman" w:cs="Times New Roman"/>
          <w:sz w:val="24"/>
          <w:szCs w:val="24"/>
        </w:rPr>
        <w:t>turas</w:t>
      </w:r>
      <w:r w:rsidR="00740F4A" w:rsidRPr="00A3036C">
        <w:rPr>
          <w:rFonts w:ascii="Times New Roman" w:eastAsia="Aptos" w:hAnsi="Times New Roman" w:cs="Times New Roman"/>
          <w:sz w:val="24"/>
          <w:szCs w:val="24"/>
        </w:rPr>
        <w:t xml:space="preserve"> representadas no espetáculo</w:t>
      </w:r>
      <w:r w:rsidR="0062202D" w:rsidRPr="00A3036C">
        <w:rPr>
          <w:rFonts w:ascii="Times New Roman" w:eastAsia="Aptos" w:hAnsi="Times New Roman" w:cs="Times New Roman"/>
          <w:sz w:val="24"/>
          <w:szCs w:val="24"/>
        </w:rPr>
        <w:t xml:space="preserve"> teatral</w:t>
      </w:r>
      <w:r w:rsidR="007F1468" w:rsidRPr="00A3036C">
        <w:rPr>
          <w:rFonts w:ascii="Times New Roman" w:eastAsia="Aptos" w:hAnsi="Times New Roman" w:cs="Times New Roman"/>
          <w:sz w:val="24"/>
          <w:szCs w:val="24"/>
        </w:rPr>
        <w:t xml:space="preserve"> “Todos os </w:t>
      </w:r>
      <w:r w:rsidR="009D50CA" w:rsidRPr="00A3036C">
        <w:rPr>
          <w:rFonts w:ascii="Times New Roman" w:eastAsia="Aptos" w:hAnsi="Times New Roman" w:cs="Times New Roman"/>
          <w:sz w:val="24"/>
          <w:szCs w:val="24"/>
        </w:rPr>
        <w:t>h</w:t>
      </w:r>
      <w:r w:rsidR="007F1468" w:rsidRPr="00A3036C">
        <w:rPr>
          <w:rFonts w:ascii="Times New Roman" w:eastAsia="Aptos" w:hAnsi="Times New Roman" w:cs="Times New Roman"/>
          <w:sz w:val="24"/>
          <w:szCs w:val="24"/>
        </w:rPr>
        <w:t xml:space="preserve">omens no </w:t>
      </w:r>
      <w:r w:rsidR="009D50CA" w:rsidRPr="00A3036C">
        <w:rPr>
          <w:rFonts w:ascii="Times New Roman" w:eastAsia="Aptos" w:hAnsi="Times New Roman" w:cs="Times New Roman"/>
          <w:sz w:val="24"/>
          <w:szCs w:val="24"/>
        </w:rPr>
        <w:t>s</w:t>
      </w:r>
      <w:r w:rsidR="007F1468" w:rsidRPr="00A3036C">
        <w:rPr>
          <w:rFonts w:ascii="Times New Roman" w:eastAsia="Aptos" w:hAnsi="Times New Roman" w:cs="Times New Roman"/>
          <w:sz w:val="24"/>
          <w:szCs w:val="24"/>
        </w:rPr>
        <w:t xml:space="preserve">amba são </w:t>
      </w:r>
      <w:r w:rsidR="009D50CA" w:rsidRPr="00A3036C">
        <w:rPr>
          <w:rFonts w:ascii="Times New Roman" w:eastAsia="Aptos" w:hAnsi="Times New Roman" w:cs="Times New Roman"/>
          <w:sz w:val="24"/>
          <w:szCs w:val="24"/>
        </w:rPr>
        <w:t>i</w:t>
      </w:r>
      <w:r w:rsidR="007F1468" w:rsidRPr="00A3036C">
        <w:rPr>
          <w:rFonts w:ascii="Times New Roman" w:eastAsia="Aptos" w:hAnsi="Times New Roman" w:cs="Times New Roman"/>
          <w:sz w:val="24"/>
          <w:szCs w:val="24"/>
        </w:rPr>
        <w:t>guais” concebido por ele e protagonizado por ela.</w:t>
      </w:r>
      <w:r w:rsidR="00244497" w:rsidRPr="00A3036C">
        <w:rPr>
          <w:rFonts w:ascii="Times New Roman" w:eastAsia="Aptos" w:hAnsi="Times New Roman" w:cs="Times New Roman"/>
          <w:sz w:val="24"/>
          <w:szCs w:val="24"/>
        </w:rPr>
        <w:t xml:space="preserve"> Reconhecimento e conquistas de pr</w:t>
      </w:r>
      <w:r w:rsidR="00A911EE" w:rsidRPr="00A3036C">
        <w:rPr>
          <w:rFonts w:ascii="Times New Roman" w:eastAsia="Aptos" w:hAnsi="Times New Roman" w:cs="Times New Roman"/>
          <w:sz w:val="24"/>
          <w:szCs w:val="24"/>
        </w:rPr>
        <w:t xml:space="preserve">êmios no circuito teatral brasileiro, os </w:t>
      </w:r>
      <w:r w:rsidR="00FE0228" w:rsidRPr="00A3036C">
        <w:rPr>
          <w:rFonts w:ascii="Times New Roman" w:eastAsia="Aptos" w:hAnsi="Times New Roman" w:cs="Times New Roman"/>
          <w:sz w:val="24"/>
          <w:szCs w:val="24"/>
        </w:rPr>
        <w:t>levam a</w:t>
      </w:r>
      <w:r w:rsidR="0024513C" w:rsidRPr="00A3036C">
        <w:rPr>
          <w:rFonts w:ascii="Times New Roman" w:eastAsia="Aptos" w:hAnsi="Times New Roman" w:cs="Times New Roman"/>
          <w:sz w:val="24"/>
          <w:szCs w:val="24"/>
        </w:rPr>
        <w:t xml:space="preserve"> encenar </w:t>
      </w:r>
      <w:r w:rsidR="009D50CA" w:rsidRPr="00A3036C">
        <w:rPr>
          <w:rFonts w:ascii="Times New Roman" w:eastAsia="Aptos" w:hAnsi="Times New Roman" w:cs="Times New Roman"/>
          <w:sz w:val="24"/>
          <w:szCs w:val="24"/>
        </w:rPr>
        <w:t>o</w:t>
      </w:r>
      <w:r w:rsidR="0024513C" w:rsidRPr="00A3036C">
        <w:rPr>
          <w:rFonts w:ascii="Times New Roman" w:eastAsia="Aptos" w:hAnsi="Times New Roman" w:cs="Times New Roman"/>
          <w:sz w:val="24"/>
          <w:szCs w:val="24"/>
        </w:rPr>
        <w:t xml:space="preserve"> </w:t>
      </w:r>
      <w:r w:rsidR="009D50CA" w:rsidRPr="00A3036C">
        <w:rPr>
          <w:rFonts w:ascii="Times New Roman" w:eastAsia="Aptos" w:hAnsi="Times New Roman" w:cs="Times New Roman"/>
          <w:sz w:val="24"/>
          <w:szCs w:val="24"/>
        </w:rPr>
        <w:t>espetáculo</w:t>
      </w:r>
      <w:r w:rsidR="0024513C" w:rsidRPr="00A3036C">
        <w:rPr>
          <w:rFonts w:ascii="Times New Roman" w:eastAsia="Aptos" w:hAnsi="Times New Roman" w:cs="Times New Roman"/>
          <w:sz w:val="24"/>
          <w:szCs w:val="24"/>
        </w:rPr>
        <w:t xml:space="preserve"> na </w:t>
      </w:r>
      <w:r w:rsidR="0024513C" w:rsidRPr="00A3036C">
        <w:rPr>
          <w:rFonts w:ascii="Times New Roman" w:eastAsia="Aptos" w:hAnsi="Times New Roman" w:cs="Times New Roman"/>
          <w:b/>
          <w:sz w:val="24"/>
          <w:szCs w:val="24"/>
        </w:rPr>
        <w:t>Broadway</w:t>
      </w:r>
      <w:r w:rsidR="0062202D" w:rsidRPr="00A3036C">
        <w:rPr>
          <w:rFonts w:ascii="Times New Roman" w:eastAsia="Aptos" w:hAnsi="Times New Roman" w:cs="Times New Roman"/>
          <w:bCs/>
          <w:sz w:val="24"/>
          <w:szCs w:val="24"/>
        </w:rPr>
        <w:t>, onde fazem um sucesso estrondoso</w:t>
      </w:r>
      <w:r w:rsidR="00F76B6F" w:rsidRPr="00A3036C">
        <w:rPr>
          <w:rFonts w:ascii="Times New Roman" w:eastAsia="Aptos" w:hAnsi="Times New Roman" w:cs="Times New Roman"/>
          <w:bCs/>
          <w:sz w:val="24"/>
          <w:szCs w:val="24"/>
        </w:rPr>
        <w:t xml:space="preserve"> p</w:t>
      </w:r>
      <w:r w:rsidR="003C1134" w:rsidRPr="00A3036C">
        <w:rPr>
          <w:rFonts w:ascii="Times New Roman" w:eastAsia="Aptos" w:hAnsi="Times New Roman" w:cs="Times New Roman"/>
          <w:bCs/>
          <w:sz w:val="24"/>
          <w:szCs w:val="24"/>
        </w:rPr>
        <w:t>ara estrearem com repercussão</w:t>
      </w:r>
      <w:r w:rsidR="00681A06" w:rsidRPr="00A3036C">
        <w:rPr>
          <w:rFonts w:ascii="Times New Roman" w:eastAsia="Aptos" w:hAnsi="Times New Roman" w:cs="Times New Roman"/>
          <w:bCs/>
          <w:sz w:val="24"/>
          <w:szCs w:val="24"/>
        </w:rPr>
        <w:t xml:space="preserve"> mundial na </w:t>
      </w:r>
      <w:r w:rsidR="00681A06" w:rsidRPr="00A3036C">
        <w:rPr>
          <w:rFonts w:ascii="Times New Roman" w:eastAsia="Aptos" w:hAnsi="Times New Roman" w:cs="Times New Roman"/>
          <w:bCs/>
          <w:i/>
          <w:iCs/>
          <w:sz w:val="24"/>
          <w:szCs w:val="24"/>
        </w:rPr>
        <w:t>sétima arte</w:t>
      </w:r>
      <w:r w:rsidR="0024513C" w:rsidRPr="00A3036C">
        <w:rPr>
          <w:rFonts w:ascii="Times New Roman" w:eastAsia="Aptos" w:hAnsi="Times New Roman" w:cs="Times New Roman"/>
          <w:b/>
          <w:sz w:val="24"/>
          <w:szCs w:val="24"/>
        </w:rPr>
        <w:t xml:space="preserve"> </w:t>
      </w:r>
      <w:r w:rsidR="0019054F" w:rsidRPr="00A3036C">
        <w:rPr>
          <w:rFonts w:ascii="Times New Roman" w:eastAsia="Aptos" w:hAnsi="Times New Roman" w:cs="Times New Roman"/>
          <w:bCs/>
          <w:sz w:val="24"/>
          <w:szCs w:val="24"/>
        </w:rPr>
        <w:t>conduzidos pelos estúdio</w:t>
      </w:r>
      <w:r w:rsidR="00DC5F7A" w:rsidRPr="00A3036C">
        <w:rPr>
          <w:rFonts w:ascii="Times New Roman" w:eastAsia="Aptos" w:hAnsi="Times New Roman" w:cs="Times New Roman"/>
          <w:bCs/>
          <w:sz w:val="24"/>
          <w:szCs w:val="24"/>
        </w:rPr>
        <w:t xml:space="preserve">s </w:t>
      </w:r>
      <w:r w:rsidR="00DC5F7A" w:rsidRPr="00A3036C">
        <w:rPr>
          <w:rFonts w:ascii="Times New Roman" w:eastAsia="Aptos" w:hAnsi="Times New Roman" w:cs="Times New Roman"/>
          <w:bCs/>
          <w:i/>
          <w:iCs/>
          <w:sz w:val="24"/>
          <w:szCs w:val="24"/>
        </w:rPr>
        <w:t>hollywoodianos</w:t>
      </w:r>
      <w:r w:rsidR="00DC5F7A" w:rsidRPr="00A3036C">
        <w:rPr>
          <w:rFonts w:ascii="Times New Roman" w:eastAsia="Aptos" w:hAnsi="Times New Roman" w:cs="Times New Roman"/>
          <w:bCs/>
          <w:sz w:val="24"/>
          <w:szCs w:val="24"/>
        </w:rPr>
        <w:t>.</w:t>
      </w:r>
      <w:r w:rsidR="008A6FC5" w:rsidRPr="00A3036C">
        <w:rPr>
          <w:rFonts w:ascii="Times New Roman" w:eastAsia="Aptos" w:hAnsi="Times New Roman" w:cs="Times New Roman"/>
          <w:bCs/>
          <w:sz w:val="24"/>
          <w:szCs w:val="24"/>
        </w:rPr>
        <w:t xml:space="preserve"> </w:t>
      </w:r>
      <w:r w:rsidR="00212C22" w:rsidRPr="00A3036C">
        <w:rPr>
          <w:rFonts w:ascii="Times New Roman" w:eastAsia="Aptos" w:hAnsi="Times New Roman" w:cs="Times New Roman"/>
          <w:bCs/>
          <w:sz w:val="24"/>
          <w:szCs w:val="24"/>
        </w:rPr>
        <w:t xml:space="preserve">Casal </w:t>
      </w:r>
      <w:r w:rsidR="00D567B6" w:rsidRPr="00A3036C">
        <w:rPr>
          <w:rFonts w:ascii="Times New Roman" w:eastAsia="Aptos" w:hAnsi="Times New Roman" w:cs="Times New Roman"/>
          <w:bCs/>
          <w:sz w:val="24"/>
          <w:szCs w:val="24"/>
        </w:rPr>
        <w:t>fadado ao sucesso tem</w:t>
      </w:r>
      <w:r w:rsidR="00300039" w:rsidRPr="00A3036C">
        <w:rPr>
          <w:rFonts w:ascii="Times New Roman" w:eastAsia="Aptos" w:hAnsi="Times New Roman" w:cs="Times New Roman"/>
          <w:bCs/>
          <w:sz w:val="24"/>
          <w:szCs w:val="24"/>
        </w:rPr>
        <w:t xml:space="preserve"> </w:t>
      </w:r>
      <w:r w:rsidR="00C949A6" w:rsidRPr="00A3036C">
        <w:rPr>
          <w:rFonts w:ascii="Times New Roman" w:eastAsia="Aptos" w:hAnsi="Times New Roman" w:cs="Times New Roman"/>
          <w:bCs/>
          <w:sz w:val="24"/>
          <w:szCs w:val="24"/>
        </w:rPr>
        <w:t>as carreiras e o</w:t>
      </w:r>
      <w:r w:rsidR="00300039" w:rsidRPr="00A3036C">
        <w:rPr>
          <w:rFonts w:ascii="Times New Roman" w:eastAsia="Aptos" w:hAnsi="Times New Roman" w:cs="Times New Roman"/>
          <w:bCs/>
          <w:sz w:val="24"/>
          <w:szCs w:val="24"/>
        </w:rPr>
        <w:t xml:space="preserve"> romance</w:t>
      </w:r>
      <w:r w:rsidR="00C949A6" w:rsidRPr="00A3036C">
        <w:rPr>
          <w:rFonts w:ascii="Times New Roman" w:eastAsia="Aptos" w:hAnsi="Times New Roman" w:cs="Times New Roman"/>
          <w:bCs/>
          <w:sz w:val="24"/>
          <w:szCs w:val="24"/>
        </w:rPr>
        <w:t xml:space="preserve"> </w:t>
      </w:r>
      <w:r w:rsidR="00300039" w:rsidRPr="00A3036C">
        <w:rPr>
          <w:rFonts w:ascii="Times New Roman" w:eastAsia="Aptos" w:hAnsi="Times New Roman" w:cs="Times New Roman"/>
          <w:bCs/>
          <w:sz w:val="24"/>
          <w:szCs w:val="24"/>
        </w:rPr>
        <w:t xml:space="preserve"> interrompido</w:t>
      </w:r>
      <w:r w:rsidR="00C949A6" w:rsidRPr="00A3036C">
        <w:rPr>
          <w:rFonts w:ascii="Times New Roman" w:eastAsia="Aptos" w:hAnsi="Times New Roman" w:cs="Times New Roman"/>
          <w:bCs/>
          <w:sz w:val="24"/>
          <w:szCs w:val="24"/>
        </w:rPr>
        <w:t>s</w:t>
      </w:r>
      <w:r w:rsidR="00300039" w:rsidRPr="00A3036C">
        <w:rPr>
          <w:rFonts w:ascii="Times New Roman" w:eastAsia="Aptos" w:hAnsi="Times New Roman" w:cs="Times New Roman"/>
          <w:bCs/>
          <w:sz w:val="24"/>
          <w:szCs w:val="24"/>
        </w:rPr>
        <w:t xml:space="preserve">, abruptamente, com </w:t>
      </w:r>
      <w:r w:rsidR="00F44A66" w:rsidRPr="00A3036C">
        <w:rPr>
          <w:rFonts w:ascii="Times New Roman" w:eastAsia="Aptos" w:hAnsi="Times New Roman" w:cs="Times New Roman"/>
          <w:bCs/>
          <w:sz w:val="24"/>
          <w:szCs w:val="24"/>
        </w:rPr>
        <w:t>o assassinato de Ana Carolina</w:t>
      </w:r>
      <w:r w:rsidR="00C949A6" w:rsidRPr="00A3036C">
        <w:rPr>
          <w:rFonts w:ascii="Times New Roman" w:eastAsia="Aptos" w:hAnsi="Times New Roman" w:cs="Times New Roman"/>
          <w:bCs/>
          <w:sz w:val="24"/>
          <w:szCs w:val="24"/>
        </w:rPr>
        <w:t xml:space="preserve"> cometido por quem</w:t>
      </w:r>
      <w:r w:rsidR="008E7C7F" w:rsidRPr="00A3036C">
        <w:rPr>
          <w:rFonts w:ascii="Times New Roman" w:eastAsia="Aptos" w:hAnsi="Times New Roman" w:cs="Times New Roman"/>
          <w:bCs/>
          <w:sz w:val="24"/>
          <w:szCs w:val="24"/>
        </w:rPr>
        <w:t>, ela</w:t>
      </w:r>
      <w:r w:rsidR="00C949A6" w:rsidRPr="00A3036C">
        <w:rPr>
          <w:rFonts w:ascii="Times New Roman" w:eastAsia="Aptos" w:hAnsi="Times New Roman" w:cs="Times New Roman"/>
          <w:bCs/>
          <w:sz w:val="24"/>
          <w:szCs w:val="24"/>
        </w:rPr>
        <w:t xml:space="preserve"> </w:t>
      </w:r>
      <w:r w:rsidR="00391277" w:rsidRPr="00A3036C">
        <w:rPr>
          <w:rFonts w:ascii="Times New Roman" w:eastAsia="Aptos" w:hAnsi="Times New Roman" w:cs="Times New Roman"/>
          <w:bCs/>
          <w:sz w:val="24"/>
          <w:szCs w:val="24"/>
        </w:rPr>
        <w:t>considerara seu melhor amigo</w:t>
      </w:r>
      <w:r w:rsidR="001A28AA" w:rsidRPr="00A3036C">
        <w:rPr>
          <w:rFonts w:ascii="Times New Roman" w:eastAsia="Aptos" w:hAnsi="Times New Roman" w:cs="Times New Roman"/>
          <w:bCs/>
          <w:sz w:val="24"/>
          <w:szCs w:val="24"/>
        </w:rPr>
        <w:t>.</w:t>
      </w:r>
      <w:r w:rsidR="001A04F1" w:rsidRPr="00A3036C">
        <w:rPr>
          <w:rFonts w:ascii="Times New Roman" w:eastAsia="Aptos" w:hAnsi="Times New Roman" w:cs="Times New Roman"/>
          <w:bCs/>
          <w:sz w:val="24"/>
          <w:szCs w:val="24"/>
        </w:rPr>
        <w:t xml:space="preserve"> </w:t>
      </w:r>
      <w:r w:rsidR="001A28AA" w:rsidRPr="00A3036C">
        <w:rPr>
          <w:rFonts w:ascii="Times New Roman" w:eastAsia="Aptos" w:hAnsi="Times New Roman" w:cs="Times New Roman"/>
          <w:bCs/>
          <w:sz w:val="24"/>
          <w:szCs w:val="24"/>
        </w:rPr>
        <w:t>N</w:t>
      </w:r>
      <w:r w:rsidR="001A04F1" w:rsidRPr="00A3036C">
        <w:rPr>
          <w:rFonts w:ascii="Times New Roman" w:eastAsia="Aptos" w:hAnsi="Times New Roman" w:cs="Times New Roman"/>
          <w:bCs/>
          <w:sz w:val="24"/>
          <w:szCs w:val="24"/>
        </w:rPr>
        <w:t>a verdade,</w:t>
      </w:r>
      <w:r w:rsidR="001A28AA" w:rsidRPr="00A3036C">
        <w:rPr>
          <w:rFonts w:ascii="Times New Roman" w:eastAsia="Aptos" w:hAnsi="Times New Roman" w:cs="Times New Roman"/>
          <w:bCs/>
          <w:sz w:val="24"/>
          <w:szCs w:val="24"/>
        </w:rPr>
        <w:t xml:space="preserve"> </w:t>
      </w:r>
      <w:r w:rsidR="001A04F1" w:rsidRPr="00A3036C">
        <w:rPr>
          <w:rFonts w:ascii="Times New Roman" w:eastAsia="Aptos" w:hAnsi="Times New Roman" w:cs="Times New Roman"/>
          <w:bCs/>
          <w:sz w:val="24"/>
          <w:szCs w:val="24"/>
        </w:rPr>
        <w:t xml:space="preserve">um homem </w:t>
      </w:r>
      <w:r w:rsidR="008132B2" w:rsidRPr="00A3036C">
        <w:rPr>
          <w:rFonts w:ascii="Times New Roman" w:eastAsia="Aptos" w:hAnsi="Times New Roman" w:cs="Times New Roman"/>
          <w:bCs/>
          <w:sz w:val="24"/>
          <w:szCs w:val="24"/>
        </w:rPr>
        <w:t>arrebat</w:t>
      </w:r>
      <w:r w:rsidR="001A04F1" w:rsidRPr="00A3036C">
        <w:rPr>
          <w:rFonts w:ascii="Times New Roman" w:eastAsia="Aptos" w:hAnsi="Times New Roman" w:cs="Times New Roman"/>
          <w:bCs/>
          <w:sz w:val="24"/>
          <w:szCs w:val="24"/>
        </w:rPr>
        <w:t>ado p</w:t>
      </w:r>
      <w:r w:rsidR="008132B2" w:rsidRPr="00A3036C">
        <w:rPr>
          <w:rFonts w:ascii="Times New Roman" w:eastAsia="Aptos" w:hAnsi="Times New Roman" w:cs="Times New Roman"/>
          <w:bCs/>
          <w:sz w:val="24"/>
          <w:szCs w:val="24"/>
        </w:rPr>
        <w:t>or uma paixão</w:t>
      </w:r>
      <w:r w:rsidR="00EA2ECA" w:rsidRPr="00A3036C">
        <w:rPr>
          <w:rFonts w:ascii="Times New Roman" w:eastAsia="Aptos" w:hAnsi="Times New Roman" w:cs="Times New Roman"/>
          <w:bCs/>
          <w:sz w:val="24"/>
          <w:szCs w:val="24"/>
        </w:rPr>
        <w:t xml:space="preserve"> devastadora </w:t>
      </w:r>
      <w:r w:rsidR="008132B2" w:rsidRPr="00A3036C">
        <w:rPr>
          <w:rFonts w:ascii="Times New Roman" w:eastAsia="Aptos" w:hAnsi="Times New Roman" w:cs="Times New Roman"/>
          <w:bCs/>
          <w:sz w:val="24"/>
          <w:szCs w:val="24"/>
        </w:rPr>
        <w:t xml:space="preserve">desde </w:t>
      </w:r>
      <w:r w:rsidR="00736A9D" w:rsidRPr="00A3036C">
        <w:rPr>
          <w:rFonts w:ascii="Times New Roman" w:eastAsia="Aptos" w:hAnsi="Times New Roman" w:cs="Times New Roman"/>
          <w:bCs/>
          <w:sz w:val="24"/>
          <w:szCs w:val="24"/>
        </w:rPr>
        <w:t>a</w:t>
      </w:r>
      <w:r w:rsidR="0055413D" w:rsidRPr="00A3036C">
        <w:rPr>
          <w:rFonts w:ascii="Times New Roman" w:eastAsia="Aptos" w:hAnsi="Times New Roman" w:cs="Times New Roman"/>
          <w:bCs/>
          <w:sz w:val="24"/>
          <w:szCs w:val="24"/>
        </w:rPr>
        <w:t xml:space="preserve"> comum convivência na infância</w:t>
      </w:r>
      <w:r w:rsidR="00EA2ECA" w:rsidRPr="00A3036C">
        <w:rPr>
          <w:rFonts w:ascii="Times New Roman" w:eastAsia="Aptos" w:hAnsi="Times New Roman" w:cs="Times New Roman"/>
          <w:bCs/>
          <w:sz w:val="24"/>
          <w:szCs w:val="24"/>
        </w:rPr>
        <w:t>.</w:t>
      </w:r>
      <w:r w:rsidR="00736A9D" w:rsidRPr="00A3036C">
        <w:rPr>
          <w:rFonts w:ascii="Times New Roman" w:eastAsia="Aptos" w:hAnsi="Times New Roman" w:cs="Times New Roman"/>
          <w:bCs/>
          <w:sz w:val="24"/>
          <w:szCs w:val="24"/>
        </w:rPr>
        <w:t xml:space="preserve"> Carlinhos da Cuíca como é conhecido </w:t>
      </w:r>
      <w:r w:rsidR="00E5028D" w:rsidRPr="00A3036C">
        <w:rPr>
          <w:rFonts w:ascii="Times New Roman" w:eastAsia="Aptos" w:hAnsi="Times New Roman" w:cs="Times New Roman"/>
          <w:bCs/>
          <w:sz w:val="24"/>
          <w:szCs w:val="24"/>
        </w:rPr>
        <w:t>e reconhecido na Estação Primeira de Mangueira</w:t>
      </w:r>
      <w:r w:rsidR="001C13E8" w:rsidRPr="00A3036C">
        <w:rPr>
          <w:rFonts w:ascii="Times New Roman" w:eastAsia="Aptos" w:hAnsi="Times New Roman" w:cs="Times New Roman"/>
          <w:bCs/>
          <w:sz w:val="24"/>
          <w:szCs w:val="24"/>
        </w:rPr>
        <w:t>, onde Ana Carolina brilha como Rainha de Bateria</w:t>
      </w:r>
      <w:r w:rsidR="00F46251" w:rsidRPr="00A3036C">
        <w:rPr>
          <w:rFonts w:ascii="Times New Roman" w:eastAsia="Aptos" w:hAnsi="Times New Roman" w:cs="Times New Roman"/>
          <w:bCs/>
          <w:sz w:val="24"/>
          <w:szCs w:val="24"/>
        </w:rPr>
        <w:t>.</w:t>
      </w:r>
      <w:r w:rsidR="0054412E" w:rsidRPr="00A3036C">
        <w:rPr>
          <w:rFonts w:ascii="Times New Roman" w:eastAsia="Aptos" w:hAnsi="Times New Roman" w:cs="Times New Roman"/>
          <w:bCs/>
          <w:sz w:val="24"/>
          <w:szCs w:val="24"/>
        </w:rPr>
        <w:t xml:space="preserve"> </w:t>
      </w:r>
      <w:r w:rsidR="00F46251" w:rsidRPr="00A3036C">
        <w:rPr>
          <w:rFonts w:ascii="Times New Roman" w:eastAsia="Aptos" w:hAnsi="Times New Roman" w:cs="Times New Roman"/>
          <w:bCs/>
          <w:sz w:val="24"/>
          <w:szCs w:val="24"/>
        </w:rPr>
        <w:t>N</w:t>
      </w:r>
      <w:r w:rsidR="0054412E" w:rsidRPr="00A3036C">
        <w:rPr>
          <w:rFonts w:ascii="Times New Roman" w:eastAsia="Aptos" w:hAnsi="Times New Roman" w:cs="Times New Roman"/>
          <w:bCs/>
          <w:sz w:val="24"/>
          <w:szCs w:val="24"/>
        </w:rPr>
        <w:t>ão correspondido</w:t>
      </w:r>
      <w:r w:rsidR="003E67CD" w:rsidRPr="00A3036C">
        <w:rPr>
          <w:rFonts w:ascii="Times New Roman" w:eastAsia="Aptos" w:hAnsi="Times New Roman" w:cs="Times New Roman"/>
          <w:bCs/>
          <w:sz w:val="24"/>
          <w:szCs w:val="24"/>
        </w:rPr>
        <w:t xml:space="preserve"> nos seus sentimentos</w:t>
      </w:r>
      <w:r w:rsidR="00A2422A" w:rsidRPr="00A3036C">
        <w:rPr>
          <w:rFonts w:ascii="Times New Roman" w:eastAsia="Aptos" w:hAnsi="Times New Roman" w:cs="Times New Roman"/>
          <w:bCs/>
          <w:sz w:val="24"/>
          <w:szCs w:val="24"/>
        </w:rPr>
        <w:t xml:space="preserve"> e motivado por uma </w:t>
      </w:r>
      <w:r w:rsidR="00A96A5C" w:rsidRPr="00A3036C">
        <w:rPr>
          <w:rFonts w:ascii="Times New Roman" w:eastAsia="Aptos" w:hAnsi="Times New Roman" w:cs="Times New Roman"/>
          <w:bCs/>
          <w:sz w:val="24"/>
          <w:szCs w:val="24"/>
        </w:rPr>
        <w:t>obsessão de possuir o seu desejo</w:t>
      </w:r>
      <w:r w:rsidR="00F46251" w:rsidRPr="00A3036C">
        <w:rPr>
          <w:rFonts w:ascii="Times New Roman" w:eastAsia="Aptos" w:hAnsi="Times New Roman" w:cs="Times New Roman"/>
          <w:bCs/>
          <w:sz w:val="24"/>
          <w:szCs w:val="24"/>
        </w:rPr>
        <w:t>,</w:t>
      </w:r>
      <w:r w:rsidR="00A96A5C" w:rsidRPr="00A3036C">
        <w:rPr>
          <w:rFonts w:ascii="Times New Roman" w:eastAsia="Aptos" w:hAnsi="Times New Roman" w:cs="Times New Roman"/>
          <w:bCs/>
          <w:sz w:val="24"/>
          <w:szCs w:val="24"/>
        </w:rPr>
        <w:t xml:space="preserve"> custe o que custar</w:t>
      </w:r>
      <w:r w:rsidR="0072591A" w:rsidRPr="00A3036C">
        <w:rPr>
          <w:rFonts w:ascii="Times New Roman" w:eastAsia="Aptos" w:hAnsi="Times New Roman" w:cs="Times New Roman"/>
          <w:bCs/>
          <w:sz w:val="24"/>
          <w:szCs w:val="24"/>
        </w:rPr>
        <w:t xml:space="preserve">, </w:t>
      </w:r>
      <w:r w:rsidR="00F85247" w:rsidRPr="00A3036C">
        <w:rPr>
          <w:rFonts w:ascii="Times New Roman" w:eastAsia="Aptos" w:hAnsi="Times New Roman" w:cs="Times New Roman"/>
          <w:bCs/>
          <w:sz w:val="24"/>
          <w:szCs w:val="24"/>
        </w:rPr>
        <w:t>a estrupa</w:t>
      </w:r>
      <w:r w:rsidR="005C2A86" w:rsidRPr="00A3036C">
        <w:rPr>
          <w:rFonts w:ascii="Times New Roman" w:eastAsia="Aptos" w:hAnsi="Times New Roman" w:cs="Times New Roman"/>
          <w:bCs/>
          <w:sz w:val="24"/>
          <w:szCs w:val="24"/>
        </w:rPr>
        <w:t xml:space="preserve"> e </w:t>
      </w:r>
      <w:r w:rsidR="00567B6A" w:rsidRPr="00A3036C">
        <w:rPr>
          <w:rFonts w:ascii="Times New Roman" w:eastAsia="Aptos" w:hAnsi="Times New Roman" w:cs="Times New Roman"/>
          <w:bCs/>
          <w:sz w:val="24"/>
          <w:szCs w:val="24"/>
        </w:rPr>
        <w:t>provoca a morte</w:t>
      </w:r>
      <w:r w:rsidR="005A2266" w:rsidRPr="00A3036C">
        <w:rPr>
          <w:rFonts w:ascii="Times New Roman" w:eastAsia="Aptos" w:hAnsi="Times New Roman" w:cs="Times New Roman"/>
          <w:bCs/>
          <w:sz w:val="24"/>
          <w:szCs w:val="24"/>
        </w:rPr>
        <w:t xml:space="preserve"> de sua desejada</w:t>
      </w:r>
      <w:r w:rsidR="00A00449" w:rsidRPr="00A3036C">
        <w:rPr>
          <w:rFonts w:ascii="Times New Roman" w:eastAsia="Aptos" w:hAnsi="Times New Roman" w:cs="Times New Roman"/>
          <w:bCs/>
          <w:sz w:val="24"/>
          <w:szCs w:val="24"/>
        </w:rPr>
        <w:t xml:space="preserve"> </w:t>
      </w:r>
      <w:r w:rsidR="00B14BAD" w:rsidRPr="00A3036C">
        <w:rPr>
          <w:rFonts w:ascii="Times New Roman" w:eastAsia="Aptos" w:hAnsi="Times New Roman" w:cs="Times New Roman"/>
          <w:bCs/>
          <w:sz w:val="24"/>
          <w:szCs w:val="24"/>
        </w:rPr>
        <w:t>ao</w:t>
      </w:r>
      <w:r w:rsidR="004A32D8" w:rsidRPr="00A3036C">
        <w:rPr>
          <w:rFonts w:ascii="Times New Roman" w:eastAsia="Aptos" w:hAnsi="Times New Roman" w:cs="Times New Roman"/>
          <w:bCs/>
          <w:sz w:val="24"/>
          <w:szCs w:val="24"/>
        </w:rPr>
        <w:t xml:space="preserve"> </w:t>
      </w:r>
      <w:r w:rsidR="00E35EAA" w:rsidRPr="00A3036C">
        <w:rPr>
          <w:rFonts w:ascii="Times New Roman" w:eastAsia="Aptos" w:hAnsi="Times New Roman" w:cs="Times New Roman"/>
          <w:bCs/>
          <w:sz w:val="24"/>
          <w:szCs w:val="24"/>
        </w:rPr>
        <w:t xml:space="preserve">se </w:t>
      </w:r>
      <w:r w:rsidR="004A32D8" w:rsidRPr="00A3036C">
        <w:rPr>
          <w:rFonts w:ascii="Times New Roman" w:eastAsia="Aptos" w:hAnsi="Times New Roman" w:cs="Times New Roman"/>
          <w:bCs/>
          <w:sz w:val="24"/>
          <w:szCs w:val="24"/>
        </w:rPr>
        <w:t>satisfazer</w:t>
      </w:r>
      <w:r w:rsidR="00F46251" w:rsidRPr="00A3036C">
        <w:rPr>
          <w:rFonts w:ascii="Times New Roman" w:eastAsia="Aptos" w:hAnsi="Times New Roman" w:cs="Times New Roman"/>
          <w:bCs/>
          <w:sz w:val="24"/>
          <w:szCs w:val="24"/>
        </w:rPr>
        <w:t>.</w:t>
      </w:r>
      <w:r w:rsidR="000B3A98" w:rsidRPr="00A3036C">
        <w:rPr>
          <w:rFonts w:ascii="Times New Roman" w:eastAsia="Aptos" w:hAnsi="Times New Roman" w:cs="Times New Roman"/>
          <w:bCs/>
          <w:sz w:val="24"/>
          <w:szCs w:val="24"/>
        </w:rPr>
        <w:t xml:space="preserve"> </w:t>
      </w:r>
      <w:r w:rsidR="00F46251" w:rsidRPr="00A3036C">
        <w:rPr>
          <w:rFonts w:ascii="Times New Roman" w:eastAsia="Aptos" w:hAnsi="Times New Roman" w:cs="Times New Roman"/>
          <w:bCs/>
          <w:sz w:val="24"/>
          <w:szCs w:val="24"/>
        </w:rPr>
        <w:t xml:space="preserve">Ele </w:t>
      </w:r>
      <w:r w:rsidR="000B3A98" w:rsidRPr="00A3036C">
        <w:rPr>
          <w:rFonts w:ascii="Times New Roman" w:eastAsia="Aptos" w:hAnsi="Times New Roman" w:cs="Times New Roman"/>
          <w:bCs/>
          <w:sz w:val="24"/>
          <w:szCs w:val="24"/>
        </w:rPr>
        <w:t>cria uma trama</w:t>
      </w:r>
      <w:r w:rsidR="00F46251" w:rsidRPr="00A3036C">
        <w:rPr>
          <w:rFonts w:ascii="Times New Roman" w:eastAsia="Aptos" w:hAnsi="Times New Roman" w:cs="Times New Roman"/>
          <w:bCs/>
          <w:sz w:val="24"/>
          <w:szCs w:val="24"/>
        </w:rPr>
        <w:t xml:space="preserve"> convincente</w:t>
      </w:r>
      <w:r w:rsidR="002025AC" w:rsidRPr="00A3036C">
        <w:rPr>
          <w:rFonts w:ascii="Times New Roman" w:eastAsia="Aptos" w:hAnsi="Times New Roman" w:cs="Times New Roman"/>
          <w:bCs/>
          <w:sz w:val="24"/>
          <w:szCs w:val="24"/>
        </w:rPr>
        <w:t xml:space="preserve"> ao produzir </w:t>
      </w:r>
      <w:r w:rsidR="002025AC" w:rsidRPr="00A3036C">
        <w:rPr>
          <w:rFonts w:ascii="Times New Roman" w:eastAsia="Aptos" w:hAnsi="Times New Roman" w:cs="Times New Roman"/>
          <w:bCs/>
          <w:sz w:val="24"/>
          <w:szCs w:val="24"/>
        </w:rPr>
        <w:lastRenderedPageBreak/>
        <w:t>um cenário</w:t>
      </w:r>
      <w:r w:rsidR="005577F7" w:rsidRPr="00A3036C">
        <w:rPr>
          <w:rFonts w:ascii="Times New Roman" w:eastAsia="Aptos" w:hAnsi="Times New Roman" w:cs="Times New Roman"/>
          <w:bCs/>
          <w:sz w:val="24"/>
          <w:szCs w:val="24"/>
        </w:rPr>
        <w:t xml:space="preserve"> </w:t>
      </w:r>
      <w:r w:rsidR="007D0B01" w:rsidRPr="00A3036C">
        <w:rPr>
          <w:rFonts w:ascii="Times New Roman" w:eastAsia="Aptos" w:hAnsi="Times New Roman" w:cs="Times New Roman"/>
          <w:bCs/>
          <w:sz w:val="24"/>
          <w:szCs w:val="24"/>
        </w:rPr>
        <w:t>para sua absolvição</w:t>
      </w:r>
      <w:r w:rsidR="006A2089" w:rsidRPr="00A3036C">
        <w:rPr>
          <w:rFonts w:ascii="Times New Roman" w:eastAsia="Aptos" w:hAnsi="Times New Roman" w:cs="Times New Roman"/>
          <w:bCs/>
          <w:sz w:val="24"/>
          <w:szCs w:val="24"/>
        </w:rPr>
        <w:t>.</w:t>
      </w:r>
      <w:r w:rsidR="002037A7" w:rsidRPr="00A3036C">
        <w:rPr>
          <w:rFonts w:ascii="Times New Roman" w:eastAsia="Aptos" w:hAnsi="Times New Roman" w:cs="Times New Roman"/>
          <w:bCs/>
          <w:sz w:val="24"/>
          <w:szCs w:val="24"/>
        </w:rPr>
        <w:t xml:space="preserve"> Autoridades competentes reconstituem todos os passos da vítima e depois de muita investigação concluem</w:t>
      </w:r>
      <w:r w:rsidR="008F1001" w:rsidRPr="00A3036C">
        <w:rPr>
          <w:rFonts w:ascii="Times New Roman" w:eastAsia="Aptos" w:hAnsi="Times New Roman" w:cs="Times New Roman"/>
          <w:bCs/>
          <w:sz w:val="24"/>
          <w:szCs w:val="24"/>
        </w:rPr>
        <w:t xml:space="preserve"> ter sido Ana Carolina vítima de </w:t>
      </w:r>
      <w:r w:rsidR="00A96510" w:rsidRPr="00A3036C">
        <w:rPr>
          <w:rFonts w:ascii="Times New Roman" w:eastAsia="Aptos" w:hAnsi="Times New Roman" w:cs="Times New Roman"/>
          <w:bCs/>
          <w:sz w:val="24"/>
          <w:szCs w:val="24"/>
        </w:rPr>
        <w:t>estupro seguido de morte, mesmo com todas as provas planta</w:t>
      </w:r>
      <w:r w:rsidR="00B47967" w:rsidRPr="00A3036C">
        <w:rPr>
          <w:rFonts w:ascii="Times New Roman" w:eastAsia="Aptos" w:hAnsi="Times New Roman" w:cs="Times New Roman"/>
          <w:bCs/>
          <w:sz w:val="24"/>
          <w:szCs w:val="24"/>
        </w:rPr>
        <w:t>das pelo assassino</w:t>
      </w:r>
      <w:r w:rsidR="00481652" w:rsidRPr="00A3036C">
        <w:rPr>
          <w:rFonts w:ascii="Times New Roman" w:eastAsia="Aptos" w:hAnsi="Times New Roman" w:cs="Times New Roman"/>
          <w:bCs/>
          <w:sz w:val="24"/>
          <w:szCs w:val="24"/>
        </w:rPr>
        <w:t xml:space="preserve"> para não chegarem a esta sentença</w:t>
      </w:r>
      <w:r w:rsidR="001322EC" w:rsidRPr="00A3036C">
        <w:rPr>
          <w:rFonts w:ascii="Times New Roman" w:eastAsia="Aptos" w:hAnsi="Times New Roman" w:cs="Times New Roman"/>
          <w:bCs/>
          <w:sz w:val="24"/>
          <w:szCs w:val="24"/>
        </w:rPr>
        <w:t>.</w:t>
      </w:r>
    </w:p>
    <w:p w14:paraId="4AC3AB5D" w14:textId="63B144E3" w:rsidR="00AD5FC0" w:rsidRPr="00A3036C" w:rsidRDefault="001322EC"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bCs/>
          <w:sz w:val="24"/>
          <w:szCs w:val="24"/>
        </w:rPr>
        <w:t>Qu</w:t>
      </w:r>
      <w:r w:rsidR="00F46521" w:rsidRPr="00A3036C">
        <w:rPr>
          <w:rFonts w:ascii="Times New Roman" w:eastAsia="Aptos" w:hAnsi="Times New Roman" w:cs="Times New Roman"/>
          <w:bCs/>
          <w:sz w:val="24"/>
          <w:szCs w:val="24"/>
        </w:rPr>
        <w:t>arteto espiritual, emocionado, acompanha todo o sofrimento</w:t>
      </w:r>
      <w:r w:rsidR="009E36B0" w:rsidRPr="00A3036C">
        <w:rPr>
          <w:rFonts w:ascii="Times New Roman" w:eastAsia="Aptos" w:hAnsi="Times New Roman" w:cs="Times New Roman"/>
          <w:bCs/>
          <w:sz w:val="24"/>
          <w:szCs w:val="24"/>
        </w:rPr>
        <w:t xml:space="preserve"> desta perda para Joseph Harrison</w:t>
      </w:r>
      <w:r w:rsidR="00660953" w:rsidRPr="00A3036C">
        <w:rPr>
          <w:rFonts w:ascii="Times New Roman" w:eastAsia="Aptos" w:hAnsi="Times New Roman" w:cs="Times New Roman"/>
          <w:bCs/>
          <w:sz w:val="24"/>
          <w:szCs w:val="24"/>
        </w:rPr>
        <w:t xml:space="preserve"> até </w:t>
      </w:r>
      <w:r w:rsidR="00CD11E6" w:rsidRPr="00A3036C">
        <w:rPr>
          <w:rFonts w:ascii="Times New Roman" w:eastAsia="Aptos" w:hAnsi="Times New Roman" w:cs="Times New Roman"/>
          <w:bCs/>
          <w:sz w:val="24"/>
          <w:szCs w:val="24"/>
        </w:rPr>
        <w:t>projet</w:t>
      </w:r>
      <w:r w:rsidR="00660953" w:rsidRPr="00A3036C">
        <w:rPr>
          <w:rFonts w:ascii="Times New Roman" w:eastAsia="Aptos" w:hAnsi="Times New Roman" w:cs="Times New Roman"/>
          <w:bCs/>
          <w:sz w:val="24"/>
          <w:szCs w:val="24"/>
        </w:rPr>
        <w:t>ar</w:t>
      </w:r>
      <w:r w:rsidR="00881E3F" w:rsidRPr="00A3036C">
        <w:rPr>
          <w:rFonts w:ascii="Times New Roman" w:eastAsia="Aptos" w:hAnsi="Times New Roman" w:cs="Times New Roman"/>
          <w:bCs/>
          <w:sz w:val="24"/>
          <w:szCs w:val="24"/>
        </w:rPr>
        <w:t xml:space="preserve">, enquanto, Rei da </w:t>
      </w:r>
      <w:r w:rsidR="00881E3F" w:rsidRPr="00A3036C">
        <w:rPr>
          <w:rFonts w:ascii="Times New Roman" w:eastAsia="Aptos" w:hAnsi="Times New Roman" w:cs="Times New Roman"/>
          <w:b/>
          <w:sz w:val="24"/>
          <w:szCs w:val="24"/>
        </w:rPr>
        <w:t>Nigth</w:t>
      </w:r>
      <w:r w:rsidR="00CD11E6" w:rsidRPr="00A3036C">
        <w:rPr>
          <w:rFonts w:ascii="Times New Roman" w:eastAsia="Aptos" w:hAnsi="Times New Roman" w:cs="Times New Roman"/>
          <w:bCs/>
          <w:sz w:val="24"/>
          <w:szCs w:val="24"/>
        </w:rPr>
        <w:t>, o amor</w:t>
      </w:r>
      <w:r w:rsidR="00660953" w:rsidRPr="00A3036C">
        <w:rPr>
          <w:rFonts w:ascii="Times New Roman" w:eastAsia="Aptos" w:hAnsi="Times New Roman" w:cs="Times New Roman"/>
          <w:bCs/>
          <w:sz w:val="24"/>
          <w:szCs w:val="24"/>
        </w:rPr>
        <w:t xml:space="preserve"> </w:t>
      </w:r>
      <w:r w:rsidR="00800AC7" w:rsidRPr="00A3036C">
        <w:rPr>
          <w:rFonts w:ascii="Times New Roman" w:eastAsia="Aptos" w:hAnsi="Times New Roman" w:cs="Times New Roman"/>
          <w:bCs/>
          <w:sz w:val="24"/>
          <w:szCs w:val="24"/>
        </w:rPr>
        <w:t>de sua alma gême</w:t>
      </w:r>
      <w:r w:rsidR="006F6A43" w:rsidRPr="00A3036C">
        <w:rPr>
          <w:rFonts w:ascii="Times New Roman" w:eastAsia="Aptos" w:hAnsi="Times New Roman" w:cs="Times New Roman"/>
          <w:bCs/>
          <w:sz w:val="24"/>
          <w:szCs w:val="24"/>
        </w:rPr>
        <w:t>a ao formar um triângulo amoroso com Bia e Lola</w:t>
      </w:r>
      <w:r w:rsidR="009F22F1" w:rsidRPr="00A3036C">
        <w:rPr>
          <w:rFonts w:ascii="Times New Roman" w:eastAsia="Aptos" w:hAnsi="Times New Roman" w:cs="Times New Roman"/>
          <w:bCs/>
          <w:sz w:val="24"/>
          <w:szCs w:val="24"/>
        </w:rPr>
        <w:t xml:space="preserve">, quando desenvolve </w:t>
      </w:r>
      <w:r w:rsidR="00202DEE" w:rsidRPr="00A3036C">
        <w:rPr>
          <w:rFonts w:ascii="Times New Roman" w:eastAsia="Aptos" w:hAnsi="Times New Roman" w:cs="Times New Roman"/>
          <w:bCs/>
          <w:sz w:val="24"/>
          <w:szCs w:val="24"/>
        </w:rPr>
        <w:t>com suas companheiras</w:t>
      </w:r>
      <w:r w:rsidR="00F03478" w:rsidRPr="00A3036C">
        <w:rPr>
          <w:rFonts w:ascii="Times New Roman" w:eastAsia="Aptos" w:hAnsi="Times New Roman" w:cs="Times New Roman"/>
          <w:bCs/>
          <w:sz w:val="24"/>
          <w:szCs w:val="24"/>
        </w:rPr>
        <w:t xml:space="preserve"> projetos televisivos e cinematográficos, experenciando</w:t>
      </w:r>
      <w:r w:rsidR="00E61D0A" w:rsidRPr="00A3036C">
        <w:rPr>
          <w:rFonts w:ascii="Times New Roman" w:eastAsia="Aptos" w:hAnsi="Times New Roman" w:cs="Times New Roman"/>
          <w:bCs/>
          <w:sz w:val="24"/>
          <w:szCs w:val="24"/>
        </w:rPr>
        <w:t xml:space="preserve"> </w:t>
      </w:r>
      <w:r w:rsidR="0020122A" w:rsidRPr="00A3036C">
        <w:rPr>
          <w:rFonts w:ascii="Times New Roman" w:eastAsia="Aptos" w:hAnsi="Times New Roman" w:cs="Times New Roman"/>
          <w:bCs/>
          <w:sz w:val="24"/>
          <w:szCs w:val="24"/>
        </w:rPr>
        <w:t xml:space="preserve">o fracasso comparável ao inferno e o </w:t>
      </w:r>
      <w:r w:rsidR="00E61D0A" w:rsidRPr="00A3036C">
        <w:rPr>
          <w:rFonts w:ascii="Times New Roman" w:eastAsia="Aptos" w:hAnsi="Times New Roman" w:cs="Times New Roman"/>
          <w:bCs/>
          <w:sz w:val="24"/>
          <w:szCs w:val="24"/>
        </w:rPr>
        <w:t xml:space="preserve">sucesso </w:t>
      </w:r>
      <w:r w:rsidR="0020122A" w:rsidRPr="00A3036C">
        <w:rPr>
          <w:rFonts w:ascii="Times New Roman" w:eastAsia="Aptos" w:hAnsi="Times New Roman" w:cs="Times New Roman"/>
          <w:bCs/>
          <w:sz w:val="24"/>
          <w:szCs w:val="24"/>
        </w:rPr>
        <w:t>a</w:t>
      </w:r>
      <w:r w:rsidR="00E61D0A" w:rsidRPr="00A3036C">
        <w:rPr>
          <w:rFonts w:ascii="Times New Roman" w:eastAsia="Aptos" w:hAnsi="Times New Roman" w:cs="Times New Roman"/>
          <w:bCs/>
          <w:sz w:val="24"/>
          <w:szCs w:val="24"/>
        </w:rPr>
        <w:t>o céu</w:t>
      </w:r>
      <w:r w:rsidR="002E0ED3" w:rsidRPr="00A3036C">
        <w:rPr>
          <w:rFonts w:ascii="Times New Roman" w:eastAsia="Aptos" w:hAnsi="Times New Roman" w:cs="Times New Roman"/>
          <w:bCs/>
          <w:sz w:val="24"/>
          <w:szCs w:val="24"/>
        </w:rPr>
        <w:t>. Sempre ladeado por seu amigo,</w:t>
      </w:r>
      <w:r w:rsidR="00A243B6" w:rsidRPr="00A3036C">
        <w:rPr>
          <w:rFonts w:ascii="Times New Roman" w:eastAsia="Aptos" w:hAnsi="Times New Roman" w:cs="Times New Roman"/>
          <w:bCs/>
          <w:sz w:val="24"/>
          <w:szCs w:val="24"/>
        </w:rPr>
        <w:t xml:space="preserve"> considerado irmão,</w:t>
      </w:r>
      <w:r w:rsidR="003130C8" w:rsidRPr="00A3036C">
        <w:rPr>
          <w:rFonts w:ascii="Times New Roman" w:eastAsia="Aptos" w:hAnsi="Times New Roman" w:cs="Times New Roman"/>
          <w:bCs/>
          <w:sz w:val="24"/>
          <w:szCs w:val="24"/>
        </w:rPr>
        <w:t xml:space="preserve"> cunhado</w:t>
      </w:r>
      <w:r w:rsidR="00A243B6" w:rsidRPr="00A3036C">
        <w:rPr>
          <w:rFonts w:ascii="Times New Roman" w:eastAsia="Aptos" w:hAnsi="Times New Roman" w:cs="Times New Roman"/>
          <w:bCs/>
          <w:sz w:val="24"/>
          <w:szCs w:val="24"/>
        </w:rPr>
        <w:t xml:space="preserve"> e Diretor de Produção de todos seus projetos, Lilico da Mangueira</w:t>
      </w:r>
      <w:r w:rsidR="003130C8" w:rsidRPr="00A3036C">
        <w:rPr>
          <w:rFonts w:ascii="Times New Roman" w:eastAsia="Aptos" w:hAnsi="Times New Roman" w:cs="Times New Roman"/>
          <w:bCs/>
          <w:sz w:val="24"/>
          <w:szCs w:val="24"/>
        </w:rPr>
        <w:t>. Ambos</w:t>
      </w:r>
      <w:r w:rsidR="00660FD1" w:rsidRPr="00A3036C">
        <w:rPr>
          <w:rFonts w:ascii="Times New Roman" w:eastAsia="Aptos" w:hAnsi="Times New Roman" w:cs="Times New Roman"/>
          <w:bCs/>
          <w:sz w:val="24"/>
          <w:szCs w:val="24"/>
        </w:rPr>
        <w:t xml:space="preserve"> perdem</w:t>
      </w:r>
      <w:r w:rsidR="00122B5D" w:rsidRPr="00A3036C">
        <w:rPr>
          <w:rFonts w:ascii="Times New Roman" w:eastAsia="Aptos" w:hAnsi="Times New Roman" w:cs="Times New Roman"/>
          <w:bCs/>
          <w:sz w:val="24"/>
          <w:szCs w:val="24"/>
        </w:rPr>
        <w:t xml:space="preserve"> suas mulheres e filhos</w:t>
      </w:r>
      <w:r w:rsidR="00660FD1" w:rsidRPr="00A3036C">
        <w:rPr>
          <w:rFonts w:ascii="Times New Roman" w:eastAsia="Aptos" w:hAnsi="Times New Roman" w:cs="Times New Roman"/>
          <w:bCs/>
          <w:sz w:val="24"/>
          <w:szCs w:val="24"/>
        </w:rPr>
        <w:t xml:space="preserve"> para a violência urbana do Rio de Janeiro</w:t>
      </w:r>
      <w:r w:rsidR="00122B5D" w:rsidRPr="00A3036C">
        <w:rPr>
          <w:rFonts w:ascii="Times New Roman" w:eastAsia="Aptos" w:hAnsi="Times New Roman" w:cs="Times New Roman"/>
          <w:bCs/>
          <w:sz w:val="24"/>
          <w:szCs w:val="24"/>
        </w:rPr>
        <w:t>.</w:t>
      </w:r>
      <w:r w:rsidR="00E60307" w:rsidRPr="00A3036C">
        <w:rPr>
          <w:rFonts w:ascii="Times New Roman" w:eastAsia="Aptos" w:hAnsi="Times New Roman" w:cs="Times New Roman"/>
          <w:bCs/>
          <w:sz w:val="24"/>
          <w:szCs w:val="24"/>
        </w:rPr>
        <w:t xml:space="preserve"> Sofridos, </w:t>
      </w:r>
      <w:r w:rsidR="00421AC4" w:rsidRPr="00A3036C">
        <w:rPr>
          <w:rFonts w:ascii="Times New Roman" w:eastAsia="Aptos" w:hAnsi="Times New Roman" w:cs="Times New Roman"/>
          <w:bCs/>
          <w:sz w:val="24"/>
          <w:szCs w:val="24"/>
        </w:rPr>
        <w:t>navegam durante uma décad</w:t>
      </w:r>
      <w:r w:rsidR="00557029" w:rsidRPr="00A3036C">
        <w:rPr>
          <w:rFonts w:ascii="Times New Roman" w:eastAsia="Aptos" w:hAnsi="Times New Roman" w:cs="Times New Roman"/>
          <w:bCs/>
          <w:sz w:val="24"/>
          <w:szCs w:val="24"/>
        </w:rPr>
        <w:t xml:space="preserve">a para praticarem </w:t>
      </w:r>
      <w:r w:rsidR="001C034B" w:rsidRPr="00A3036C">
        <w:rPr>
          <w:rFonts w:ascii="Times New Roman" w:eastAsia="Aptos" w:hAnsi="Times New Roman" w:cs="Times New Roman"/>
          <w:bCs/>
          <w:sz w:val="24"/>
          <w:szCs w:val="24"/>
        </w:rPr>
        <w:t xml:space="preserve">a </w:t>
      </w:r>
      <w:r w:rsidR="00557029" w:rsidRPr="00A3036C">
        <w:rPr>
          <w:rFonts w:ascii="Times New Roman" w:eastAsia="Aptos" w:hAnsi="Times New Roman" w:cs="Times New Roman"/>
          <w:bCs/>
          <w:sz w:val="24"/>
          <w:szCs w:val="24"/>
        </w:rPr>
        <w:t xml:space="preserve">caridade </w:t>
      </w:r>
      <w:r w:rsidR="00242F0B" w:rsidRPr="00A3036C">
        <w:rPr>
          <w:rFonts w:ascii="Times New Roman" w:eastAsia="Aptos" w:hAnsi="Times New Roman" w:cs="Times New Roman"/>
          <w:bCs/>
          <w:sz w:val="24"/>
          <w:szCs w:val="24"/>
        </w:rPr>
        <w:t>em comunidades desfavorecidas espalhadas pelo globo</w:t>
      </w:r>
      <w:r w:rsidR="001C034B" w:rsidRPr="00A3036C">
        <w:rPr>
          <w:rFonts w:ascii="Times New Roman" w:eastAsia="Aptos" w:hAnsi="Times New Roman" w:cs="Times New Roman"/>
          <w:bCs/>
          <w:sz w:val="24"/>
          <w:szCs w:val="24"/>
        </w:rPr>
        <w:t xml:space="preserve"> terrestre</w:t>
      </w:r>
      <w:r w:rsidR="000E3BC8" w:rsidRPr="00A3036C">
        <w:rPr>
          <w:rFonts w:ascii="Times New Roman" w:eastAsia="Aptos" w:hAnsi="Times New Roman" w:cs="Times New Roman"/>
          <w:bCs/>
          <w:sz w:val="24"/>
          <w:szCs w:val="24"/>
        </w:rPr>
        <w:t xml:space="preserve">, envergando a bandeira do </w:t>
      </w:r>
      <w:r w:rsidR="000E3BC8" w:rsidRPr="00A3036C">
        <w:rPr>
          <w:rFonts w:ascii="Times New Roman" w:eastAsia="Aptos" w:hAnsi="Times New Roman" w:cs="Times New Roman"/>
          <w:b/>
          <w:sz w:val="24"/>
          <w:szCs w:val="24"/>
        </w:rPr>
        <w:t>Green Dream</w:t>
      </w:r>
      <w:r w:rsidR="009F22F1" w:rsidRPr="00A3036C">
        <w:rPr>
          <w:rFonts w:ascii="Times New Roman" w:eastAsia="Aptos" w:hAnsi="Times New Roman" w:cs="Times New Roman"/>
          <w:bCs/>
          <w:sz w:val="24"/>
          <w:szCs w:val="24"/>
        </w:rPr>
        <w:t xml:space="preserve"> </w:t>
      </w:r>
      <w:r w:rsidR="007A724E" w:rsidRPr="00A3036C">
        <w:rPr>
          <w:rFonts w:ascii="Times New Roman" w:eastAsia="Aptos" w:hAnsi="Times New Roman" w:cs="Times New Roman"/>
          <w:bCs/>
          <w:sz w:val="24"/>
          <w:szCs w:val="24"/>
        </w:rPr>
        <w:t>com</w:t>
      </w:r>
      <w:r w:rsidR="009C3AF6" w:rsidRPr="00A3036C">
        <w:rPr>
          <w:rFonts w:ascii="Times New Roman" w:eastAsia="Aptos" w:hAnsi="Times New Roman" w:cs="Times New Roman"/>
          <w:bCs/>
          <w:sz w:val="24"/>
          <w:szCs w:val="24"/>
        </w:rPr>
        <w:t xml:space="preserve"> a filosofia</w:t>
      </w:r>
      <w:r w:rsidR="00233034" w:rsidRPr="00A3036C">
        <w:rPr>
          <w:rFonts w:ascii="Times New Roman" w:eastAsia="Aptos" w:hAnsi="Times New Roman" w:cs="Times New Roman"/>
          <w:bCs/>
          <w:sz w:val="24"/>
          <w:szCs w:val="24"/>
        </w:rPr>
        <w:t xml:space="preserve"> secular de Harrison, Taylor e Agregados</w:t>
      </w:r>
      <w:r w:rsidR="00AD5FC0" w:rsidRPr="00A3036C">
        <w:rPr>
          <w:rFonts w:ascii="Times New Roman" w:eastAsia="Aptos" w:hAnsi="Times New Roman" w:cs="Times New Roman"/>
          <w:bCs/>
          <w:sz w:val="24"/>
          <w:szCs w:val="24"/>
        </w:rPr>
        <w:t xml:space="preserve">: </w:t>
      </w:r>
      <w:r w:rsidR="00AD5FC0" w:rsidRPr="00A3036C">
        <w:rPr>
          <w:rFonts w:ascii="Times New Roman" w:eastAsia="Aptos" w:hAnsi="Times New Roman" w:cs="Times New Roman"/>
          <w:i/>
          <w:iCs/>
          <w:sz w:val="24"/>
          <w:szCs w:val="24"/>
        </w:rPr>
        <w:t>a minha raça é humana</w:t>
      </w:r>
      <w:r w:rsidR="00AD5FC0" w:rsidRPr="00A3036C">
        <w:rPr>
          <w:rFonts w:ascii="Times New Roman" w:eastAsia="Aptos" w:hAnsi="Times New Roman" w:cs="Times New Roman"/>
          <w:sz w:val="24"/>
          <w:szCs w:val="24"/>
        </w:rPr>
        <w:t xml:space="preserve">... </w:t>
      </w:r>
      <w:r w:rsidR="00AD5FC0" w:rsidRPr="00A3036C">
        <w:rPr>
          <w:rFonts w:ascii="Times New Roman" w:eastAsia="Aptos" w:hAnsi="Times New Roman" w:cs="Times New Roman"/>
          <w:i/>
          <w:iCs/>
          <w:sz w:val="24"/>
          <w:szCs w:val="24"/>
        </w:rPr>
        <w:t>o meu sexo é o amo</w:t>
      </w:r>
      <w:r w:rsidR="007A724E" w:rsidRPr="00A3036C">
        <w:rPr>
          <w:rFonts w:ascii="Times New Roman" w:eastAsia="Aptos" w:hAnsi="Times New Roman" w:cs="Times New Roman"/>
          <w:i/>
          <w:iCs/>
          <w:sz w:val="24"/>
          <w:szCs w:val="24"/>
        </w:rPr>
        <w:t>r</w:t>
      </w:r>
      <w:r w:rsidR="00AD5FC0" w:rsidRPr="00A3036C">
        <w:rPr>
          <w:rFonts w:ascii="Times New Roman" w:eastAsia="Aptos" w:hAnsi="Times New Roman" w:cs="Times New Roman"/>
          <w:sz w:val="24"/>
          <w:szCs w:val="24"/>
        </w:rPr>
        <w:t xml:space="preserve">... </w:t>
      </w:r>
      <w:r w:rsidR="00AD5FC0" w:rsidRPr="00A3036C">
        <w:rPr>
          <w:rFonts w:ascii="Times New Roman" w:eastAsia="Aptos" w:hAnsi="Times New Roman" w:cs="Times New Roman"/>
          <w:i/>
          <w:iCs/>
          <w:sz w:val="24"/>
          <w:szCs w:val="24"/>
        </w:rPr>
        <w:t>a minha religião é a c</w:t>
      </w:r>
      <w:r w:rsidR="007A724E" w:rsidRPr="00A3036C">
        <w:rPr>
          <w:rFonts w:ascii="Times New Roman" w:eastAsia="Aptos" w:hAnsi="Times New Roman" w:cs="Times New Roman"/>
          <w:i/>
          <w:iCs/>
          <w:sz w:val="24"/>
          <w:szCs w:val="24"/>
        </w:rPr>
        <w:t>aridade</w:t>
      </w:r>
      <w:r w:rsidR="00AD5FC0" w:rsidRPr="00A3036C">
        <w:rPr>
          <w:rFonts w:ascii="Times New Roman" w:eastAsia="Aptos" w:hAnsi="Times New Roman" w:cs="Times New Roman"/>
          <w:sz w:val="24"/>
          <w:szCs w:val="24"/>
        </w:rPr>
        <w:t xml:space="preserve">... </w:t>
      </w:r>
      <w:r w:rsidR="00AD5FC0" w:rsidRPr="00A3036C">
        <w:rPr>
          <w:rFonts w:ascii="Times New Roman" w:eastAsia="Aptos" w:hAnsi="Times New Roman" w:cs="Times New Roman"/>
          <w:i/>
          <w:iCs/>
          <w:sz w:val="24"/>
          <w:szCs w:val="24"/>
        </w:rPr>
        <w:t>todos os homens são iguais</w:t>
      </w:r>
      <w:r w:rsidR="00AD5FC0" w:rsidRPr="00A3036C">
        <w:rPr>
          <w:rFonts w:ascii="Times New Roman" w:eastAsia="Aptos" w:hAnsi="Times New Roman" w:cs="Times New Roman"/>
          <w:sz w:val="24"/>
          <w:szCs w:val="24"/>
        </w:rPr>
        <w:t>.</w:t>
      </w:r>
      <w:r w:rsidR="006D2B22" w:rsidRPr="00A3036C">
        <w:rPr>
          <w:rFonts w:ascii="Times New Roman" w:eastAsia="Aptos" w:hAnsi="Times New Roman" w:cs="Times New Roman"/>
          <w:sz w:val="24"/>
          <w:szCs w:val="24"/>
        </w:rPr>
        <w:t xml:space="preserve"> </w:t>
      </w:r>
      <w:r w:rsidR="00161545" w:rsidRPr="00A3036C">
        <w:rPr>
          <w:rFonts w:ascii="Times New Roman" w:eastAsia="Aptos" w:hAnsi="Times New Roman" w:cs="Times New Roman"/>
          <w:sz w:val="24"/>
          <w:szCs w:val="24"/>
        </w:rPr>
        <w:t>Fenômeno natural, os deixa</w:t>
      </w:r>
      <w:r w:rsidR="00233034" w:rsidRPr="00A3036C">
        <w:rPr>
          <w:rFonts w:ascii="Times New Roman" w:eastAsia="Aptos" w:hAnsi="Times New Roman" w:cs="Times New Roman"/>
          <w:sz w:val="24"/>
          <w:szCs w:val="24"/>
        </w:rPr>
        <w:t>m</w:t>
      </w:r>
      <w:r w:rsidR="00161545" w:rsidRPr="00A3036C">
        <w:rPr>
          <w:rFonts w:ascii="Times New Roman" w:eastAsia="Aptos" w:hAnsi="Times New Roman" w:cs="Times New Roman"/>
          <w:sz w:val="24"/>
          <w:szCs w:val="24"/>
        </w:rPr>
        <w:t xml:space="preserve"> a deriva até desembarcarem </w:t>
      </w:r>
      <w:r w:rsidR="009615F0" w:rsidRPr="00A3036C">
        <w:rPr>
          <w:rFonts w:ascii="Times New Roman" w:eastAsia="Aptos" w:hAnsi="Times New Roman" w:cs="Times New Roman"/>
          <w:sz w:val="24"/>
          <w:szCs w:val="24"/>
        </w:rPr>
        <w:t xml:space="preserve">com suas pranchas de surf </w:t>
      </w:r>
      <w:r w:rsidR="00F46251" w:rsidRPr="00A3036C">
        <w:rPr>
          <w:rFonts w:ascii="Times New Roman" w:eastAsia="Aptos" w:hAnsi="Times New Roman" w:cs="Times New Roman"/>
          <w:sz w:val="24"/>
          <w:szCs w:val="24"/>
        </w:rPr>
        <w:t xml:space="preserve">e mochilas impermeáveis </w:t>
      </w:r>
      <w:r w:rsidR="00B1777F" w:rsidRPr="00A3036C">
        <w:rPr>
          <w:rFonts w:ascii="Times New Roman" w:eastAsia="Aptos" w:hAnsi="Times New Roman" w:cs="Times New Roman"/>
          <w:sz w:val="24"/>
          <w:szCs w:val="24"/>
        </w:rPr>
        <w:t>na Ilha de Gravatás identificada por uma plac</w:t>
      </w:r>
      <w:r w:rsidR="00DA0721" w:rsidRPr="00A3036C">
        <w:rPr>
          <w:rFonts w:ascii="Times New Roman" w:eastAsia="Aptos" w:hAnsi="Times New Roman" w:cs="Times New Roman"/>
          <w:sz w:val="24"/>
          <w:szCs w:val="24"/>
        </w:rPr>
        <w:t xml:space="preserve">a esculpida no tronco de uma </w:t>
      </w:r>
      <w:r w:rsidR="00A8534E" w:rsidRPr="00A3036C">
        <w:rPr>
          <w:rFonts w:ascii="Times New Roman" w:eastAsia="Aptos" w:hAnsi="Times New Roman" w:cs="Times New Roman"/>
          <w:sz w:val="24"/>
          <w:szCs w:val="24"/>
        </w:rPr>
        <w:t xml:space="preserve">árvore imensa e </w:t>
      </w:r>
      <w:r w:rsidR="00F46251" w:rsidRPr="00A3036C">
        <w:rPr>
          <w:rFonts w:ascii="Times New Roman" w:eastAsia="Aptos" w:hAnsi="Times New Roman" w:cs="Times New Roman"/>
          <w:sz w:val="24"/>
          <w:szCs w:val="24"/>
        </w:rPr>
        <w:t xml:space="preserve">de </w:t>
      </w:r>
      <w:r w:rsidR="00A8534E" w:rsidRPr="00A3036C">
        <w:rPr>
          <w:rFonts w:ascii="Times New Roman" w:eastAsia="Aptos" w:hAnsi="Times New Roman" w:cs="Times New Roman"/>
          <w:sz w:val="24"/>
          <w:szCs w:val="24"/>
        </w:rPr>
        <w:t>secular</w:t>
      </w:r>
      <w:r w:rsidR="00244C1B" w:rsidRPr="00A3036C">
        <w:rPr>
          <w:rFonts w:ascii="Times New Roman" w:eastAsia="Aptos" w:hAnsi="Times New Roman" w:cs="Times New Roman"/>
          <w:sz w:val="24"/>
          <w:szCs w:val="24"/>
        </w:rPr>
        <w:t xml:space="preserve"> imponência</w:t>
      </w:r>
      <w:r w:rsidR="00672E02" w:rsidRPr="00A3036C">
        <w:rPr>
          <w:rFonts w:ascii="Times New Roman" w:eastAsia="Aptos" w:hAnsi="Times New Roman" w:cs="Times New Roman"/>
          <w:sz w:val="24"/>
          <w:szCs w:val="24"/>
        </w:rPr>
        <w:t xml:space="preserve">. </w:t>
      </w:r>
      <w:r w:rsidR="00244C1B" w:rsidRPr="00A3036C">
        <w:rPr>
          <w:rFonts w:ascii="Times New Roman" w:eastAsia="Aptos" w:hAnsi="Times New Roman" w:cs="Times New Roman"/>
          <w:sz w:val="24"/>
          <w:szCs w:val="24"/>
        </w:rPr>
        <w:t>Eles p</w:t>
      </w:r>
      <w:r w:rsidR="00645B71" w:rsidRPr="00A3036C">
        <w:rPr>
          <w:rFonts w:ascii="Times New Roman" w:eastAsia="Aptos" w:hAnsi="Times New Roman" w:cs="Times New Roman"/>
          <w:sz w:val="24"/>
          <w:szCs w:val="24"/>
        </w:rPr>
        <w:t>egam ondas perfeitas e conseguem adequar esp</w:t>
      </w:r>
      <w:r w:rsidR="00465A7B" w:rsidRPr="00A3036C">
        <w:rPr>
          <w:rFonts w:ascii="Times New Roman" w:eastAsia="Aptos" w:hAnsi="Times New Roman" w:cs="Times New Roman"/>
          <w:sz w:val="24"/>
          <w:szCs w:val="24"/>
        </w:rPr>
        <w:t xml:space="preserve">aço com os </w:t>
      </w:r>
      <w:r w:rsidR="00465A7B" w:rsidRPr="00A3036C">
        <w:rPr>
          <w:rFonts w:ascii="Times New Roman" w:eastAsia="Aptos" w:hAnsi="Times New Roman" w:cs="Times New Roman"/>
          <w:b/>
          <w:bCs/>
          <w:sz w:val="24"/>
          <w:szCs w:val="24"/>
        </w:rPr>
        <w:t>kits</w:t>
      </w:r>
      <w:r w:rsidR="00465A7B" w:rsidRPr="00A3036C">
        <w:rPr>
          <w:rFonts w:ascii="Times New Roman" w:eastAsia="Aptos" w:hAnsi="Times New Roman" w:cs="Times New Roman"/>
          <w:sz w:val="24"/>
          <w:szCs w:val="24"/>
        </w:rPr>
        <w:t xml:space="preserve"> de sobrevivências </w:t>
      </w:r>
      <w:r w:rsidR="00F46251" w:rsidRPr="00A3036C">
        <w:rPr>
          <w:rFonts w:ascii="Times New Roman" w:eastAsia="Aptos" w:hAnsi="Times New Roman" w:cs="Times New Roman"/>
          <w:sz w:val="24"/>
          <w:szCs w:val="24"/>
        </w:rPr>
        <w:t>condicion</w:t>
      </w:r>
      <w:r w:rsidR="00465A7B" w:rsidRPr="00A3036C">
        <w:rPr>
          <w:rFonts w:ascii="Times New Roman" w:eastAsia="Aptos" w:hAnsi="Times New Roman" w:cs="Times New Roman"/>
          <w:sz w:val="24"/>
          <w:szCs w:val="24"/>
        </w:rPr>
        <w:t xml:space="preserve">ados nas </w:t>
      </w:r>
      <w:r w:rsidR="006340A8" w:rsidRPr="00A3036C">
        <w:rPr>
          <w:rFonts w:ascii="Times New Roman" w:eastAsia="Aptos" w:hAnsi="Times New Roman" w:cs="Times New Roman"/>
          <w:sz w:val="24"/>
          <w:szCs w:val="24"/>
        </w:rPr>
        <w:t>suas</w:t>
      </w:r>
      <w:r w:rsidR="00465A7B" w:rsidRPr="00A3036C">
        <w:rPr>
          <w:rFonts w:ascii="Times New Roman" w:eastAsia="Aptos" w:hAnsi="Times New Roman" w:cs="Times New Roman"/>
          <w:sz w:val="24"/>
          <w:szCs w:val="24"/>
        </w:rPr>
        <w:t xml:space="preserve"> mochil</w:t>
      </w:r>
      <w:r w:rsidR="00F46251" w:rsidRPr="00A3036C">
        <w:rPr>
          <w:rFonts w:ascii="Times New Roman" w:eastAsia="Aptos" w:hAnsi="Times New Roman" w:cs="Times New Roman"/>
          <w:sz w:val="24"/>
          <w:szCs w:val="24"/>
        </w:rPr>
        <w:t>as</w:t>
      </w:r>
      <w:r w:rsidR="0046603C" w:rsidRPr="00A3036C">
        <w:rPr>
          <w:rFonts w:ascii="Times New Roman" w:eastAsia="Aptos" w:hAnsi="Times New Roman" w:cs="Times New Roman"/>
          <w:sz w:val="24"/>
          <w:szCs w:val="24"/>
        </w:rPr>
        <w:t xml:space="preserve"> impermeáveis</w:t>
      </w:r>
      <w:r w:rsidR="00195E7D" w:rsidRPr="00A3036C">
        <w:rPr>
          <w:rFonts w:ascii="Times New Roman" w:eastAsia="Aptos" w:hAnsi="Times New Roman" w:cs="Times New Roman"/>
          <w:sz w:val="24"/>
          <w:szCs w:val="24"/>
        </w:rPr>
        <w:t>.</w:t>
      </w:r>
      <w:r w:rsidR="00135D57" w:rsidRPr="00A3036C">
        <w:rPr>
          <w:rFonts w:ascii="Times New Roman" w:eastAsia="Aptos" w:hAnsi="Times New Roman" w:cs="Times New Roman"/>
          <w:sz w:val="24"/>
          <w:szCs w:val="24"/>
        </w:rPr>
        <w:t xml:space="preserve"> A</w:t>
      </w:r>
      <w:r w:rsidR="00F46251" w:rsidRPr="00A3036C">
        <w:rPr>
          <w:rFonts w:ascii="Times New Roman" w:eastAsia="Aptos" w:hAnsi="Times New Roman" w:cs="Times New Roman"/>
          <w:sz w:val="24"/>
          <w:szCs w:val="24"/>
        </w:rPr>
        <w:t>inda são</w:t>
      </w:r>
      <w:r w:rsidR="00135D57" w:rsidRPr="00A3036C">
        <w:rPr>
          <w:rFonts w:ascii="Times New Roman" w:eastAsia="Aptos" w:hAnsi="Times New Roman" w:cs="Times New Roman"/>
          <w:sz w:val="24"/>
          <w:szCs w:val="24"/>
        </w:rPr>
        <w:t xml:space="preserve"> contemplados com a</w:t>
      </w:r>
      <w:r w:rsidR="00DE02B8" w:rsidRPr="00A3036C">
        <w:rPr>
          <w:rFonts w:ascii="Times New Roman" w:eastAsia="Aptos" w:hAnsi="Times New Roman" w:cs="Times New Roman"/>
          <w:sz w:val="24"/>
          <w:szCs w:val="24"/>
        </w:rPr>
        <w:t>s</w:t>
      </w:r>
      <w:r w:rsidR="00135D57" w:rsidRPr="00A3036C">
        <w:rPr>
          <w:rFonts w:ascii="Times New Roman" w:eastAsia="Aptos" w:hAnsi="Times New Roman" w:cs="Times New Roman"/>
          <w:sz w:val="24"/>
          <w:szCs w:val="24"/>
        </w:rPr>
        <w:t xml:space="preserve"> captura</w:t>
      </w:r>
      <w:r w:rsidR="00DE02B8" w:rsidRPr="00A3036C">
        <w:rPr>
          <w:rFonts w:ascii="Times New Roman" w:eastAsia="Aptos" w:hAnsi="Times New Roman" w:cs="Times New Roman"/>
          <w:sz w:val="24"/>
          <w:szCs w:val="24"/>
        </w:rPr>
        <w:t>s</w:t>
      </w:r>
      <w:r w:rsidR="00135D57" w:rsidRPr="00A3036C">
        <w:rPr>
          <w:rFonts w:ascii="Times New Roman" w:eastAsia="Aptos" w:hAnsi="Times New Roman" w:cs="Times New Roman"/>
          <w:sz w:val="24"/>
          <w:szCs w:val="24"/>
        </w:rPr>
        <w:t xml:space="preserve"> de peix</w:t>
      </w:r>
      <w:r w:rsidR="00DE02B8" w:rsidRPr="00A3036C">
        <w:rPr>
          <w:rFonts w:ascii="Times New Roman" w:eastAsia="Aptos" w:hAnsi="Times New Roman" w:cs="Times New Roman"/>
          <w:sz w:val="24"/>
          <w:szCs w:val="24"/>
        </w:rPr>
        <w:t>es, camarões e lagostas</w:t>
      </w:r>
      <w:r w:rsidR="00847DAD" w:rsidRPr="00A3036C">
        <w:rPr>
          <w:rFonts w:ascii="Times New Roman" w:eastAsia="Aptos" w:hAnsi="Times New Roman" w:cs="Times New Roman"/>
          <w:sz w:val="24"/>
          <w:szCs w:val="24"/>
        </w:rPr>
        <w:t xml:space="preserve"> para se alimentarem e depois dormirem para no dia seguinte explorarem</w:t>
      </w:r>
      <w:r w:rsidR="005F4630" w:rsidRPr="00A3036C">
        <w:rPr>
          <w:rFonts w:ascii="Times New Roman" w:eastAsia="Aptos" w:hAnsi="Times New Roman" w:cs="Times New Roman"/>
          <w:sz w:val="24"/>
          <w:szCs w:val="24"/>
        </w:rPr>
        <w:t xml:space="preserve"> a região</w:t>
      </w:r>
      <w:r w:rsidR="00B7632E" w:rsidRPr="00A3036C">
        <w:rPr>
          <w:rFonts w:ascii="Times New Roman" w:eastAsia="Aptos" w:hAnsi="Times New Roman" w:cs="Times New Roman"/>
          <w:sz w:val="24"/>
          <w:szCs w:val="24"/>
        </w:rPr>
        <w:t xml:space="preserve"> e descobrirem o que ela tem a oferecer para suas comuns sobrevivência</w:t>
      </w:r>
      <w:r w:rsidR="001E501A" w:rsidRPr="00A3036C">
        <w:rPr>
          <w:rFonts w:ascii="Times New Roman" w:eastAsia="Aptos" w:hAnsi="Times New Roman" w:cs="Times New Roman"/>
          <w:sz w:val="24"/>
          <w:szCs w:val="24"/>
        </w:rPr>
        <w:t>s.</w:t>
      </w:r>
    </w:p>
    <w:p w14:paraId="3B62DEF1" w14:textId="08CB9E25" w:rsidR="000E30CF" w:rsidRPr="00A3036C" w:rsidRDefault="000E30CF"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b/>
          <w:bCs/>
          <w:sz w:val="24"/>
          <w:szCs w:val="24"/>
        </w:rPr>
        <w:lastRenderedPageBreak/>
        <w:t>Day after</w:t>
      </w:r>
      <w:r w:rsidRPr="00A3036C">
        <w:rPr>
          <w:rFonts w:ascii="Times New Roman" w:eastAsia="Aptos" w:hAnsi="Times New Roman" w:cs="Times New Roman"/>
          <w:sz w:val="24"/>
          <w:szCs w:val="24"/>
        </w:rPr>
        <w:t xml:space="preserve">. </w:t>
      </w:r>
      <w:r w:rsidR="00110B6D" w:rsidRPr="00A3036C">
        <w:rPr>
          <w:rFonts w:ascii="Times New Roman" w:eastAsia="Aptos" w:hAnsi="Times New Roman" w:cs="Times New Roman"/>
          <w:sz w:val="24"/>
          <w:szCs w:val="24"/>
        </w:rPr>
        <w:t xml:space="preserve">Os náufragos exploram a ilha e </w:t>
      </w:r>
      <w:r w:rsidR="00A269E2" w:rsidRPr="00A3036C">
        <w:rPr>
          <w:rFonts w:ascii="Times New Roman" w:eastAsia="Aptos" w:hAnsi="Times New Roman" w:cs="Times New Roman"/>
          <w:sz w:val="24"/>
          <w:szCs w:val="24"/>
        </w:rPr>
        <w:t xml:space="preserve">se deparam com árvores frutíferas e um rio com água </w:t>
      </w:r>
      <w:r w:rsidR="0021041A" w:rsidRPr="00A3036C">
        <w:rPr>
          <w:rFonts w:ascii="Times New Roman" w:eastAsia="Aptos" w:hAnsi="Times New Roman" w:cs="Times New Roman"/>
          <w:sz w:val="24"/>
          <w:szCs w:val="24"/>
        </w:rPr>
        <w:t>límpida e própria para consumo.</w:t>
      </w:r>
      <w:r w:rsidR="00FD1AEA" w:rsidRPr="00A3036C">
        <w:rPr>
          <w:rFonts w:ascii="Times New Roman" w:eastAsia="Aptos" w:hAnsi="Times New Roman" w:cs="Times New Roman"/>
          <w:sz w:val="24"/>
          <w:szCs w:val="24"/>
        </w:rPr>
        <w:t xml:space="preserve"> Depois de</w:t>
      </w:r>
      <w:r w:rsidR="005C5C1D" w:rsidRPr="00A3036C">
        <w:rPr>
          <w:rFonts w:ascii="Times New Roman" w:eastAsia="Aptos" w:hAnsi="Times New Roman" w:cs="Times New Roman"/>
          <w:sz w:val="24"/>
          <w:szCs w:val="24"/>
        </w:rPr>
        <w:t xml:space="preserve"> se abastecerem </w:t>
      </w:r>
      <w:r w:rsidR="00A12C3B" w:rsidRPr="00A3036C">
        <w:rPr>
          <w:rFonts w:ascii="Times New Roman" w:eastAsia="Aptos" w:hAnsi="Times New Roman" w:cs="Times New Roman"/>
          <w:sz w:val="24"/>
          <w:szCs w:val="24"/>
        </w:rPr>
        <w:t>com a natureza voltam para o acampamento</w:t>
      </w:r>
      <w:r w:rsidR="00AB5A24" w:rsidRPr="00A3036C">
        <w:rPr>
          <w:rFonts w:ascii="Times New Roman" w:eastAsia="Aptos" w:hAnsi="Times New Roman" w:cs="Times New Roman"/>
          <w:sz w:val="24"/>
          <w:szCs w:val="24"/>
        </w:rPr>
        <w:t xml:space="preserve"> para enfrentarem situações diversa</w:t>
      </w:r>
      <w:r w:rsidR="00872264" w:rsidRPr="00A3036C">
        <w:rPr>
          <w:rFonts w:ascii="Times New Roman" w:eastAsia="Aptos" w:hAnsi="Times New Roman" w:cs="Times New Roman"/>
          <w:sz w:val="24"/>
          <w:szCs w:val="24"/>
        </w:rPr>
        <w:t>s, reforçando</w:t>
      </w:r>
      <w:r w:rsidR="00204282" w:rsidRPr="00A3036C">
        <w:rPr>
          <w:rFonts w:ascii="Times New Roman" w:eastAsia="Aptos" w:hAnsi="Times New Roman" w:cs="Times New Roman"/>
          <w:sz w:val="24"/>
          <w:szCs w:val="24"/>
        </w:rPr>
        <w:t xml:space="preserve"> os laços de consideração</w:t>
      </w:r>
      <w:r w:rsidR="00F43B9B" w:rsidRPr="00A3036C">
        <w:rPr>
          <w:rFonts w:ascii="Times New Roman" w:eastAsia="Aptos" w:hAnsi="Times New Roman" w:cs="Times New Roman"/>
          <w:sz w:val="24"/>
          <w:szCs w:val="24"/>
        </w:rPr>
        <w:t xml:space="preserve"> da mais pura e verdadeira amizade.</w:t>
      </w:r>
      <w:r w:rsidR="00C30E34" w:rsidRPr="00A3036C">
        <w:rPr>
          <w:rFonts w:ascii="Times New Roman" w:eastAsia="Aptos" w:hAnsi="Times New Roman" w:cs="Times New Roman"/>
          <w:sz w:val="24"/>
          <w:szCs w:val="24"/>
        </w:rPr>
        <w:t xml:space="preserve"> </w:t>
      </w:r>
    </w:p>
    <w:p w14:paraId="4D0DE024" w14:textId="44AC422F" w:rsidR="005A0BD0" w:rsidRPr="00A3036C" w:rsidRDefault="00C30E34"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Amigos superam obstáculos propiciados e resolvidos pela própria natureza</w:t>
      </w:r>
      <w:r w:rsidR="001A0AAE" w:rsidRPr="00A3036C">
        <w:rPr>
          <w:rFonts w:ascii="Times New Roman" w:eastAsia="Aptos" w:hAnsi="Times New Roman" w:cs="Times New Roman"/>
          <w:sz w:val="24"/>
          <w:szCs w:val="24"/>
        </w:rPr>
        <w:t xml:space="preserve"> e afinados </w:t>
      </w:r>
      <w:r w:rsidR="007C691D" w:rsidRPr="00A3036C">
        <w:rPr>
          <w:rFonts w:ascii="Times New Roman" w:eastAsia="Aptos" w:hAnsi="Times New Roman" w:cs="Times New Roman"/>
          <w:sz w:val="24"/>
          <w:szCs w:val="24"/>
        </w:rPr>
        <w:t xml:space="preserve">filosoficamente na </w:t>
      </w:r>
      <w:r w:rsidR="007C691D" w:rsidRPr="00A3036C">
        <w:rPr>
          <w:rFonts w:ascii="Times New Roman" w:eastAsia="Aptos" w:hAnsi="Times New Roman" w:cs="Times New Roman"/>
          <w:i/>
          <w:iCs/>
          <w:sz w:val="24"/>
          <w:szCs w:val="24"/>
        </w:rPr>
        <w:t xml:space="preserve">missão invisível </w:t>
      </w:r>
      <w:r w:rsidR="007C691D" w:rsidRPr="00A3036C">
        <w:rPr>
          <w:rFonts w:ascii="Times New Roman" w:eastAsia="Aptos" w:hAnsi="Times New Roman" w:cs="Times New Roman"/>
          <w:sz w:val="24"/>
          <w:szCs w:val="24"/>
        </w:rPr>
        <w:t>que os une</w:t>
      </w:r>
      <w:r w:rsidR="00FE57A3" w:rsidRPr="00A3036C">
        <w:rPr>
          <w:rFonts w:ascii="Times New Roman" w:eastAsia="Aptos" w:hAnsi="Times New Roman" w:cs="Times New Roman"/>
          <w:sz w:val="24"/>
          <w:szCs w:val="24"/>
        </w:rPr>
        <w:t>, se despedem com o desaparecimento</w:t>
      </w:r>
      <w:r w:rsidR="00F03E9C" w:rsidRPr="00A3036C">
        <w:rPr>
          <w:rFonts w:ascii="Times New Roman" w:eastAsia="Aptos" w:hAnsi="Times New Roman" w:cs="Times New Roman"/>
          <w:sz w:val="24"/>
          <w:szCs w:val="24"/>
        </w:rPr>
        <w:t xml:space="preserve"> de Lilico da Mangueira expressando felicidade e satisfação com o tempo que lhe fora permitido</w:t>
      </w:r>
      <w:r w:rsidR="00951938" w:rsidRPr="00A3036C">
        <w:rPr>
          <w:rFonts w:ascii="Times New Roman" w:eastAsia="Aptos" w:hAnsi="Times New Roman" w:cs="Times New Roman"/>
          <w:sz w:val="24"/>
          <w:szCs w:val="24"/>
        </w:rPr>
        <w:t xml:space="preserve"> para sua existência humana. Fato consolador para </w:t>
      </w:r>
      <w:r w:rsidR="00C9470C" w:rsidRPr="00A3036C">
        <w:rPr>
          <w:rFonts w:ascii="Times New Roman" w:eastAsia="Aptos" w:hAnsi="Times New Roman" w:cs="Times New Roman"/>
          <w:sz w:val="24"/>
          <w:szCs w:val="24"/>
        </w:rPr>
        <w:t>Joseph,</w:t>
      </w:r>
      <w:r w:rsidR="00233034" w:rsidRPr="00A3036C">
        <w:rPr>
          <w:rFonts w:ascii="Times New Roman" w:eastAsia="Aptos" w:hAnsi="Times New Roman" w:cs="Times New Roman"/>
          <w:sz w:val="24"/>
          <w:szCs w:val="24"/>
        </w:rPr>
        <w:t xml:space="preserve"> toc</w:t>
      </w:r>
      <w:r w:rsidR="00C9470C" w:rsidRPr="00A3036C">
        <w:rPr>
          <w:rFonts w:ascii="Times New Roman" w:eastAsia="Aptos" w:hAnsi="Times New Roman" w:cs="Times New Roman"/>
          <w:sz w:val="24"/>
          <w:szCs w:val="24"/>
        </w:rPr>
        <w:t xml:space="preserve">ado, improvisar </w:t>
      </w:r>
      <w:r w:rsidR="007E2E01" w:rsidRPr="00A3036C">
        <w:rPr>
          <w:rFonts w:ascii="Times New Roman" w:eastAsia="Aptos" w:hAnsi="Times New Roman" w:cs="Times New Roman"/>
          <w:sz w:val="24"/>
          <w:szCs w:val="24"/>
        </w:rPr>
        <w:t>um funeral</w:t>
      </w:r>
      <w:r w:rsidR="00B117A1" w:rsidRPr="00A3036C">
        <w:rPr>
          <w:rFonts w:ascii="Times New Roman" w:eastAsia="Aptos" w:hAnsi="Times New Roman" w:cs="Times New Roman"/>
          <w:sz w:val="24"/>
          <w:szCs w:val="24"/>
        </w:rPr>
        <w:t xml:space="preserve"> utilizando-se da prancha de surf</w:t>
      </w:r>
      <w:r w:rsidR="00345D61" w:rsidRPr="00A3036C">
        <w:rPr>
          <w:rFonts w:ascii="Times New Roman" w:eastAsia="Aptos" w:hAnsi="Times New Roman" w:cs="Times New Roman"/>
          <w:sz w:val="24"/>
          <w:szCs w:val="24"/>
        </w:rPr>
        <w:t>e</w:t>
      </w:r>
      <w:r w:rsidR="00B117A1" w:rsidRPr="00A3036C">
        <w:rPr>
          <w:rFonts w:ascii="Times New Roman" w:eastAsia="Aptos" w:hAnsi="Times New Roman" w:cs="Times New Roman"/>
          <w:sz w:val="24"/>
          <w:szCs w:val="24"/>
        </w:rPr>
        <w:t xml:space="preserve"> </w:t>
      </w:r>
      <w:r w:rsidR="00233034" w:rsidRPr="00A3036C">
        <w:rPr>
          <w:rFonts w:ascii="Times New Roman" w:eastAsia="Aptos" w:hAnsi="Times New Roman" w:cs="Times New Roman"/>
          <w:sz w:val="24"/>
          <w:szCs w:val="24"/>
        </w:rPr>
        <w:t xml:space="preserve">do amigo </w:t>
      </w:r>
      <w:r w:rsidR="00B117A1" w:rsidRPr="00A3036C">
        <w:rPr>
          <w:rFonts w:ascii="Times New Roman" w:eastAsia="Aptos" w:hAnsi="Times New Roman" w:cs="Times New Roman"/>
          <w:sz w:val="24"/>
          <w:szCs w:val="24"/>
        </w:rPr>
        <w:t>como</w:t>
      </w:r>
      <w:r w:rsidR="00345D61" w:rsidRPr="00A3036C">
        <w:rPr>
          <w:rFonts w:ascii="Times New Roman" w:eastAsia="Aptos" w:hAnsi="Times New Roman" w:cs="Times New Roman"/>
          <w:sz w:val="24"/>
          <w:szCs w:val="24"/>
        </w:rPr>
        <w:t xml:space="preserve"> caixão e o mar como cemitério.</w:t>
      </w:r>
      <w:r w:rsidR="00B117A1" w:rsidRPr="00A3036C">
        <w:rPr>
          <w:rFonts w:ascii="Times New Roman" w:eastAsia="Aptos" w:hAnsi="Times New Roman" w:cs="Times New Roman"/>
          <w:sz w:val="24"/>
          <w:szCs w:val="24"/>
        </w:rPr>
        <w:t xml:space="preserve"> </w:t>
      </w:r>
      <w:r w:rsidR="009F0B63" w:rsidRPr="00A3036C">
        <w:rPr>
          <w:rFonts w:ascii="Times New Roman" w:eastAsia="Aptos" w:hAnsi="Times New Roman" w:cs="Times New Roman"/>
          <w:sz w:val="24"/>
          <w:szCs w:val="24"/>
        </w:rPr>
        <w:t>Emocionado, acompanha a pran</w:t>
      </w:r>
      <w:r w:rsidR="00923AE5" w:rsidRPr="00A3036C">
        <w:rPr>
          <w:rFonts w:ascii="Times New Roman" w:eastAsia="Aptos" w:hAnsi="Times New Roman" w:cs="Times New Roman"/>
          <w:sz w:val="24"/>
          <w:szCs w:val="24"/>
        </w:rPr>
        <w:t>cha</w:t>
      </w:r>
      <w:r w:rsidR="00233034" w:rsidRPr="00A3036C">
        <w:rPr>
          <w:rFonts w:ascii="Times New Roman" w:eastAsia="Aptos" w:hAnsi="Times New Roman" w:cs="Times New Roman"/>
          <w:sz w:val="24"/>
          <w:szCs w:val="24"/>
        </w:rPr>
        <w:t xml:space="preserve"> </w:t>
      </w:r>
      <w:r w:rsidR="00923AE5" w:rsidRPr="00A3036C">
        <w:rPr>
          <w:rFonts w:ascii="Times New Roman" w:eastAsia="Aptos" w:hAnsi="Times New Roman" w:cs="Times New Roman"/>
          <w:sz w:val="24"/>
          <w:szCs w:val="24"/>
        </w:rPr>
        <w:t>levando pela correnteza do mar</w:t>
      </w:r>
      <w:r w:rsidR="00C61ECC" w:rsidRPr="00A3036C">
        <w:rPr>
          <w:rFonts w:ascii="Times New Roman" w:eastAsia="Aptos" w:hAnsi="Times New Roman" w:cs="Times New Roman"/>
          <w:sz w:val="24"/>
          <w:szCs w:val="24"/>
        </w:rPr>
        <w:t xml:space="preserve">, </w:t>
      </w:r>
      <w:r w:rsidR="00923AE5" w:rsidRPr="00A3036C">
        <w:rPr>
          <w:rFonts w:ascii="Times New Roman" w:eastAsia="Aptos" w:hAnsi="Times New Roman" w:cs="Times New Roman"/>
          <w:sz w:val="24"/>
          <w:szCs w:val="24"/>
        </w:rPr>
        <w:t>o corpo de seu irmão</w:t>
      </w:r>
      <w:r w:rsidR="00C61ECC" w:rsidRPr="00A3036C">
        <w:rPr>
          <w:rFonts w:ascii="Times New Roman" w:eastAsia="Aptos" w:hAnsi="Times New Roman" w:cs="Times New Roman"/>
          <w:sz w:val="24"/>
          <w:szCs w:val="24"/>
        </w:rPr>
        <w:t xml:space="preserve"> tatuado para todo o sempre no seu coraçã</w:t>
      </w:r>
      <w:r w:rsidR="00386F19" w:rsidRPr="00A3036C">
        <w:rPr>
          <w:rFonts w:ascii="Times New Roman" w:eastAsia="Aptos" w:hAnsi="Times New Roman" w:cs="Times New Roman"/>
          <w:sz w:val="24"/>
          <w:szCs w:val="24"/>
        </w:rPr>
        <w:t>o</w:t>
      </w:r>
      <w:r w:rsidR="008327AD" w:rsidRPr="00A3036C">
        <w:rPr>
          <w:rFonts w:ascii="Times New Roman" w:eastAsia="Aptos" w:hAnsi="Times New Roman" w:cs="Times New Roman"/>
          <w:sz w:val="24"/>
          <w:szCs w:val="24"/>
        </w:rPr>
        <w:t>,</w:t>
      </w:r>
      <w:r w:rsidR="00386F19" w:rsidRPr="00A3036C">
        <w:rPr>
          <w:rFonts w:ascii="Times New Roman" w:eastAsia="Aptos" w:hAnsi="Times New Roman" w:cs="Times New Roman"/>
          <w:sz w:val="24"/>
          <w:szCs w:val="24"/>
        </w:rPr>
        <w:t xml:space="preserve"> esperançoso de reencontrar não só ele, mas todos os amore</w:t>
      </w:r>
      <w:r w:rsidR="0015029C" w:rsidRPr="00A3036C">
        <w:rPr>
          <w:rFonts w:ascii="Times New Roman" w:eastAsia="Aptos" w:hAnsi="Times New Roman" w:cs="Times New Roman"/>
          <w:sz w:val="24"/>
          <w:szCs w:val="24"/>
        </w:rPr>
        <w:t>s</w:t>
      </w:r>
      <w:r w:rsidR="00B06AE4" w:rsidRPr="00A3036C">
        <w:rPr>
          <w:rFonts w:ascii="Times New Roman" w:eastAsia="Aptos" w:hAnsi="Times New Roman" w:cs="Times New Roman"/>
          <w:sz w:val="24"/>
          <w:szCs w:val="24"/>
        </w:rPr>
        <w:t xml:space="preserve"> de laços sanguíneos</w:t>
      </w:r>
      <w:r w:rsidR="007A436A" w:rsidRPr="00A3036C">
        <w:rPr>
          <w:rFonts w:ascii="Times New Roman" w:eastAsia="Aptos" w:hAnsi="Times New Roman" w:cs="Times New Roman"/>
          <w:sz w:val="24"/>
          <w:szCs w:val="24"/>
        </w:rPr>
        <w:t>, românticos</w:t>
      </w:r>
      <w:r w:rsidR="00B06AE4" w:rsidRPr="00A3036C">
        <w:rPr>
          <w:rFonts w:ascii="Times New Roman" w:eastAsia="Aptos" w:hAnsi="Times New Roman" w:cs="Times New Roman"/>
          <w:sz w:val="24"/>
          <w:szCs w:val="24"/>
        </w:rPr>
        <w:t xml:space="preserve"> e de consideração</w:t>
      </w:r>
      <w:r w:rsidR="0015029C" w:rsidRPr="00A3036C">
        <w:rPr>
          <w:rFonts w:ascii="Times New Roman" w:eastAsia="Aptos" w:hAnsi="Times New Roman" w:cs="Times New Roman"/>
          <w:sz w:val="24"/>
          <w:szCs w:val="24"/>
        </w:rPr>
        <w:t xml:space="preserve"> noutra dimensão.</w:t>
      </w:r>
    </w:p>
    <w:p w14:paraId="715BB6F9" w14:textId="619502D4" w:rsidR="007A436A" w:rsidRPr="00A3036C" w:rsidRDefault="00BE2451"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Joseph Harrison inicia uma saga </w:t>
      </w:r>
      <w:r w:rsidR="0012446C" w:rsidRPr="00A3036C">
        <w:rPr>
          <w:rFonts w:ascii="Times New Roman" w:eastAsia="Aptos" w:hAnsi="Times New Roman" w:cs="Times New Roman"/>
          <w:sz w:val="24"/>
          <w:szCs w:val="24"/>
        </w:rPr>
        <w:t>estimulada por uma luz intens</w:t>
      </w:r>
      <w:r w:rsidR="00831CB4" w:rsidRPr="00A3036C">
        <w:rPr>
          <w:rFonts w:ascii="Times New Roman" w:eastAsia="Aptos" w:hAnsi="Times New Roman" w:cs="Times New Roman"/>
          <w:sz w:val="24"/>
          <w:szCs w:val="24"/>
        </w:rPr>
        <w:t>a, onde imagina ter civilização</w:t>
      </w:r>
      <w:r w:rsidR="00A35E0F" w:rsidRPr="00A3036C">
        <w:rPr>
          <w:rFonts w:ascii="Times New Roman" w:eastAsia="Aptos" w:hAnsi="Times New Roman" w:cs="Times New Roman"/>
          <w:sz w:val="24"/>
          <w:szCs w:val="24"/>
        </w:rPr>
        <w:t>. Durante a caminhada encontra uma macaca ferid</w:t>
      </w:r>
      <w:r w:rsidR="00E82CD9" w:rsidRPr="00A3036C">
        <w:rPr>
          <w:rFonts w:ascii="Times New Roman" w:eastAsia="Aptos" w:hAnsi="Times New Roman" w:cs="Times New Roman"/>
          <w:sz w:val="24"/>
          <w:szCs w:val="24"/>
        </w:rPr>
        <w:t>a</w:t>
      </w:r>
      <w:r w:rsidR="00882D74" w:rsidRPr="00A3036C">
        <w:rPr>
          <w:rFonts w:ascii="Times New Roman" w:eastAsia="Aptos" w:hAnsi="Times New Roman" w:cs="Times New Roman"/>
          <w:sz w:val="24"/>
          <w:szCs w:val="24"/>
        </w:rPr>
        <w:t xml:space="preserve"> de quem cuida</w:t>
      </w:r>
      <w:r w:rsidR="00F46251" w:rsidRPr="00A3036C">
        <w:rPr>
          <w:rFonts w:ascii="Times New Roman" w:eastAsia="Aptos" w:hAnsi="Times New Roman" w:cs="Times New Roman"/>
          <w:sz w:val="24"/>
          <w:szCs w:val="24"/>
        </w:rPr>
        <w:t xml:space="preserve"> e</w:t>
      </w:r>
      <w:r w:rsidR="00E82CD9" w:rsidRPr="00A3036C">
        <w:rPr>
          <w:rFonts w:ascii="Times New Roman" w:eastAsia="Aptos" w:hAnsi="Times New Roman" w:cs="Times New Roman"/>
          <w:sz w:val="24"/>
          <w:szCs w:val="24"/>
        </w:rPr>
        <w:t xml:space="preserve"> batiza de “Fofinha”</w:t>
      </w:r>
      <w:r w:rsidR="00F46251" w:rsidRPr="00A3036C">
        <w:rPr>
          <w:rFonts w:ascii="Times New Roman" w:eastAsia="Aptos" w:hAnsi="Times New Roman" w:cs="Times New Roman"/>
          <w:sz w:val="24"/>
          <w:szCs w:val="24"/>
        </w:rPr>
        <w:t>. Ela</w:t>
      </w:r>
      <w:r w:rsidR="00186BAB" w:rsidRPr="00A3036C">
        <w:rPr>
          <w:rFonts w:ascii="Times New Roman" w:eastAsia="Aptos" w:hAnsi="Times New Roman" w:cs="Times New Roman"/>
          <w:sz w:val="24"/>
          <w:szCs w:val="24"/>
        </w:rPr>
        <w:t xml:space="preserve"> passa </w:t>
      </w:r>
      <w:r w:rsidR="00C415CA" w:rsidRPr="00A3036C">
        <w:rPr>
          <w:rFonts w:ascii="Times New Roman" w:eastAsia="Aptos" w:hAnsi="Times New Roman" w:cs="Times New Roman"/>
          <w:sz w:val="24"/>
          <w:szCs w:val="24"/>
        </w:rPr>
        <w:t>acompanhá-lo</w:t>
      </w:r>
      <w:r w:rsidR="004C3A57" w:rsidRPr="00A3036C">
        <w:rPr>
          <w:rFonts w:ascii="Times New Roman" w:eastAsia="Aptos" w:hAnsi="Times New Roman" w:cs="Times New Roman"/>
          <w:sz w:val="24"/>
          <w:szCs w:val="24"/>
        </w:rPr>
        <w:t xml:space="preserve"> durante a caminhada até a luz</w:t>
      </w:r>
      <w:r w:rsidR="00C415CA" w:rsidRPr="00A3036C">
        <w:rPr>
          <w:rFonts w:ascii="Times New Roman" w:eastAsia="Aptos" w:hAnsi="Times New Roman" w:cs="Times New Roman"/>
          <w:sz w:val="24"/>
          <w:szCs w:val="24"/>
        </w:rPr>
        <w:t>. Assim como uma vaca leiteira denominada “Malhada”</w:t>
      </w:r>
      <w:r w:rsidR="00F46251" w:rsidRPr="00A3036C">
        <w:rPr>
          <w:rFonts w:ascii="Times New Roman" w:eastAsia="Aptos" w:hAnsi="Times New Roman" w:cs="Times New Roman"/>
          <w:sz w:val="24"/>
          <w:szCs w:val="24"/>
        </w:rPr>
        <w:t xml:space="preserve">, </w:t>
      </w:r>
      <w:r w:rsidR="0030225C" w:rsidRPr="00A3036C">
        <w:rPr>
          <w:rFonts w:ascii="Times New Roman" w:eastAsia="Aptos" w:hAnsi="Times New Roman" w:cs="Times New Roman"/>
          <w:sz w:val="24"/>
          <w:szCs w:val="24"/>
        </w:rPr>
        <w:t>um cavalo</w:t>
      </w:r>
      <w:r w:rsidR="004D4142" w:rsidRPr="00A3036C">
        <w:rPr>
          <w:rFonts w:ascii="Times New Roman" w:eastAsia="Aptos" w:hAnsi="Times New Roman" w:cs="Times New Roman"/>
          <w:sz w:val="24"/>
          <w:szCs w:val="24"/>
        </w:rPr>
        <w:t xml:space="preserve"> negro</w:t>
      </w:r>
      <w:r w:rsidR="0030225C" w:rsidRPr="00A3036C">
        <w:rPr>
          <w:rFonts w:ascii="Times New Roman" w:eastAsia="Aptos" w:hAnsi="Times New Roman" w:cs="Times New Roman"/>
          <w:sz w:val="24"/>
          <w:szCs w:val="24"/>
        </w:rPr>
        <w:t xml:space="preserve"> e uma égua</w:t>
      </w:r>
      <w:r w:rsidR="004D4142" w:rsidRPr="00A3036C">
        <w:rPr>
          <w:rFonts w:ascii="Times New Roman" w:eastAsia="Aptos" w:hAnsi="Times New Roman" w:cs="Times New Roman"/>
          <w:sz w:val="24"/>
          <w:szCs w:val="24"/>
        </w:rPr>
        <w:t xml:space="preserve"> branca</w:t>
      </w:r>
      <w:r w:rsidR="003F7881" w:rsidRPr="00A3036C">
        <w:rPr>
          <w:rFonts w:ascii="Times New Roman" w:eastAsia="Aptos" w:hAnsi="Times New Roman" w:cs="Times New Roman"/>
          <w:sz w:val="24"/>
          <w:szCs w:val="24"/>
        </w:rPr>
        <w:t xml:space="preserve">, respectivamente, chamados por ele de </w:t>
      </w:r>
      <w:r w:rsidR="00933F32" w:rsidRPr="00A3036C">
        <w:rPr>
          <w:rFonts w:ascii="Times New Roman" w:eastAsia="Aptos" w:hAnsi="Times New Roman" w:cs="Times New Roman"/>
          <w:sz w:val="24"/>
          <w:szCs w:val="24"/>
        </w:rPr>
        <w:t>“</w:t>
      </w:r>
      <w:r w:rsidR="003F7881" w:rsidRPr="00A3036C">
        <w:rPr>
          <w:rFonts w:ascii="Times New Roman" w:eastAsia="Aptos" w:hAnsi="Times New Roman" w:cs="Times New Roman"/>
          <w:sz w:val="24"/>
          <w:szCs w:val="24"/>
        </w:rPr>
        <w:t>Pégasus</w:t>
      </w:r>
      <w:r w:rsidR="00933F32" w:rsidRPr="00A3036C">
        <w:rPr>
          <w:rFonts w:ascii="Times New Roman" w:eastAsia="Aptos" w:hAnsi="Times New Roman" w:cs="Times New Roman"/>
          <w:sz w:val="24"/>
          <w:szCs w:val="24"/>
        </w:rPr>
        <w:t>”</w:t>
      </w:r>
      <w:r w:rsidR="003F7881" w:rsidRPr="00A3036C">
        <w:rPr>
          <w:rFonts w:ascii="Times New Roman" w:eastAsia="Aptos" w:hAnsi="Times New Roman" w:cs="Times New Roman"/>
          <w:sz w:val="24"/>
          <w:szCs w:val="24"/>
        </w:rPr>
        <w:t xml:space="preserve"> e </w:t>
      </w:r>
      <w:r w:rsidR="00933F32" w:rsidRPr="00A3036C">
        <w:rPr>
          <w:rFonts w:ascii="Times New Roman" w:eastAsia="Aptos" w:hAnsi="Times New Roman" w:cs="Times New Roman"/>
          <w:sz w:val="24"/>
          <w:szCs w:val="24"/>
        </w:rPr>
        <w:t>“</w:t>
      </w:r>
      <w:r w:rsidR="003F7881" w:rsidRPr="00A3036C">
        <w:rPr>
          <w:rFonts w:ascii="Times New Roman" w:eastAsia="Aptos" w:hAnsi="Times New Roman" w:cs="Times New Roman"/>
          <w:sz w:val="24"/>
          <w:szCs w:val="24"/>
        </w:rPr>
        <w:t>Luz</w:t>
      </w:r>
      <w:r w:rsidR="00933F32" w:rsidRPr="00A3036C">
        <w:rPr>
          <w:rFonts w:ascii="Times New Roman" w:eastAsia="Aptos" w:hAnsi="Times New Roman" w:cs="Times New Roman"/>
          <w:sz w:val="24"/>
          <w:szCs w:val="24"/>
        </w:rPr>
        <w:t>”</w:t>
      </w:r>
      <w:r w:rsidR="00A26D7D" w:rsidRPr="00A3036C">
        <w:rPr>
          <w:rFonts w:ascii="Times New Roman" w:eastAsia="Aptos" w:hAnsi="Times New Roman" w:cs="Times New Roman"/>
          <w:sz w:val="24"/>
          <w:szCs w:val="24"/>
        </w:rPr>
        <w:t>.</w:t>
      </w:r>
    </w:p>
    <w:p w14:paraId="019302A7" w14:textId="66A0D267" w:rsidR="00A26D7D" w:rsidRPr="00A3036C" w:rsidRDefault="00A26D7D"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“Fofinha” recuperada</w:t>
      </w:r>
      <w:r w:rsidR="003702B8" w:rsidRPr="00A3036C">
        <w:rPr>
          <w:rFonts w:ascii="Times New Roman" w:eastAsia="Aptos" w:hAnsi="Times New Roman" w:cs="Times New Roman"/>
          <w:sz w:val="24"/>
          <w:szCs w:val="24"/>
        </w:rPr>
        <w:t>.</w:t>
      </w:r>
      <w:r w:rsidR="00D06742" w:rsidRPr="00A3036C">
        <w:rPr>
          <w:rFonts w:ascii="Times New Roman" w:eastAsia="Aptos" w:hAnsi="Times New Roman" w:cs="Times New Roman"/>
          <w:sz w:val="24"/>
          <w:szCs w:val="24"/>
        </w:rPr>
        <w:t xml:space="preserve"> </w:t>
      </w:r>
      <w:r w:rsidR="003702B8" w:rsidRPr="00A3036C">
        <w:rPr>
          <w:rFonts w:ascii="Times New Roman" w:eastAsia="Aptos" w:hAnsi="Times New Roman" w:cs="Times New Roman"/>
          <w:sz w:val="24"/>
          <w:szCs w:val="24"/>
        </w:rPr>
        <w:t>C</w:t>
      </w:r>
      <w:r w:rsidR="00D06742" w:rsidRPr="00A3036C">
        <w:rPr>
          <w:rFonts w:ascii="Times New Roman" w:eastAsia="Aptos" w:hAnsi="Times New Roman" w:cs="Times New Roman"/>
          <w:sz w:val="24"/>
          <w:szCs w:val="24"/>
        </w:rPr>
        <w:t>aminho até a luz continua sendo</w:t>
      </w:r>
      <w:r w:rsidR="009847FF" w:rsidRPr="00A3036C">
        <w:rPr>
          <w:rFonts w:ascii="Times New Roman" w:eastAsia="Aptos" w:hAnsi="Times New Roman" w:cs="Times New Roman"/>
          <w:sz w:val="24"/>
          <w:szCs w:val="24"/>
        </w:rPr>
        <w:t xml:space="preserve"> desbravado com a natureza oferecendo aos viajantes todos os subsídios necessários para cumprirem a meta de chegarem a</w:t>
      </w:r>
      <w:r w:rsidR="003702B8" w:rsidRPr="00A3036C">
        <w:rPr>
          <w:rFonts w:ascii="Times New Roman" w:eastAsia="Aptos" w:hAnsi="Times New Roman" w:cs="Times New Roman"/>
          <w:sz w:val="24"/>
          <w:szCs w:val="24"/>
        </w:rPr>
        <w:t>o objetivo</w:t>
      </w:r>
      <w:r w:rsidR="009847FF" w:rsidRPr="00A3036C">
        <w:rPr>
          <w:rFonts w:ascii="Times New Roman" w:eastAsia="Aptos" w:hAnsi="Times New Roman" w:cs="Times New Roman"/>
          <w:sz w:val="24"/>
          <w:szCs w:val="24"/>
        </w:rPr>
        <w:t>.</w:t>
      </w:r>
    </w:p>
    <w:p w14:paraId="2315FF0D" w14:textId="5D02C4A1" w:rsidR="00DB77B5" w:rsidRPr="00A3036C" w:rsidRDefault="00DB77B5"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Chegando lá, são recepcionados por uma </w:t>
      </w:r>
      <w:r w:rsidR="007534D0" w:rsidRPr="00A3036C">
        <w:rPr>
          <w:rFonts w:ascii="Times New Roman" w:eastAsia="Aptos" w:hAnsi="Times New Roman" w:cs="Times New Roman"/>
          <w:sz w:val="24"/>
          <w:szCs w:val="24"/>
        </w:rPr>
        <w:t xml:space="preserve">linda </w:t>
      </w:r>
      <w:r w:rsidR="00543C20" w:rsidRPr="00A3036C">
        <w:rPr>
          <w:rFonts w:ascii="Times New Roman" w:eastAsia="Aptos" w:hAnsi="Times New Roman" w:cs="Times New Roman"/>
          <w:sz w:val="24"/>
          <w:szCs w:val="24"/>
        </w:rPr>
        <w:t>Í</w:t>
      </w:r>
      <w:r w:rsidRPr="00A3036C">
        <w:rPr>
          <w:rFonts w:ascii="Times New Roman" w:eastAsia="Aptos" w:hAnsi="Times New Roman" w:cs="Times New Roman"/>
          <w:sz w:val="24"/>
          <w:szCs w:val="24"/>
        </w:rPr>
        <w:t>ndia</w:t>
      </w:r>
      <w:r w:rsidR="00543C20" w:rsidRPr="00A3036C">
        <w:rPr>
          <w:rFonts w:ascii="Times New Roman" w:eastAsia="Aptos" w:hAnsi="Times New Roman" w:cs="Times New Roman"/>
          <w:sz w:val="24"/>
          <w:szCs w:val="24"/>
        </w:rPr>
        <w:t>, 17,</w:t>
      </w:r>
      <w:r w:rsidR="007534D0" w:rsidRPr="00A3036C">
        <w:rPr>
          <w:rFonts w:ascii="Times New Roman" w:eastAsia="Aptos" w:hAnsi="Times New Roman" w:cs="Times New Roman"/>
          <w:sz w:val="24"/>
          <w:szCs w:val="24"/>
        </w:rPr>
        <w:t xml:space="preserve"> de atributos físicos perfeitos, </w:t>
      </w:r>
      <w:r w:rsidR="004C211E" w:rsidRPr="00A3036C">
        <w:rPr>
          <w:rFonts w:ascii="Times New Roman" w:eastAsia="Aptos" w:hAnsi="Times New Roman" w:cs="Times New Roman"/>
          <w:sz w:val="24"/>
          <w:szCs w:val="24"/>
        </w:rPr>
        <w:t xml:space="preserve">admirados pelo Rei da </w:t>
      </w:r>
      <w:r w:rsidR="004C211E" w:rsidRPr="00A3036C">
        <w:rPr>
          <w:rFonts w:ascii="Times New Roman" w:eastAsia="Aptos" w:hAnsi="Times New Roman" w:cs="Times New Roman"/>
          <w:b/>
          <w:bCs/>
          <w:sz w:val="24"/>
          <w:szCs w:val="24"/>
        </w:rPr>
        <w:t>Nigth</w:t>
      </w:r>
      <w:r w:rsidR="00BD50CB" w:rsidRPr="00A3036C">
        <w:rPr>
          <w:rFonts w:ascii="Times New Roman" w:eastAsia="Aptos" w:hAnsi="Times New Roman" w:cs="Times New Roman"/>
          <w:sz w:val="24"/>
          <w:szCs w:val="24"/>
        </w:rPr>
        <w:t>, porém</w:t>
      </w:r>
      <w:r w:rsidR="003B3703" w:rsidRPr="00A3036C">
        <w:rPr>
          <w:rFonts w:ascii="Times New Roman" w:eastAsia="Aptos" w:hAnsi="Times New Roman" w:cs="Times New Roman"/>
          <w:sz w:val="24"/>
          <w:szCs w:val="24"/>
        </w:rPr>
        <w:t xml:space="preserve"> sem lhe despertar a libido, como seria natural</w:t>
      </w:r>
      <w:r w:rsidR="007306A9" w:rsidRPr="00A3036C">
        <w:rPr>
          <w:rFonts w:ascii="Times New Roman" w:eastAsia="Aptos" w:hAnsi="Times New Roman" w:cs="Times New Roman"/>
          <w:sz w:val="24"/>
          <w:szCs w:val="24"/>
        </w:rPr>
        <w:t xml:space="preserve"> a tempos atrás. </w:t>
      </w:r>
      <w:r w:rsidR="00707F5D" w:rsidRPr="00A3036C">
        <w:rPr>
          <w:rFonts w:ascii="Times New Roman" w:eastAsia="Aptos" w:hAnsi="Times New Roman" w:cs="Times New Roman"/>
          <w:sz w:val="24"/>
          <w:szCs w:val="24"/>
        </w:rPr>
        <w:t>Mesa esculpida numa pedra</w:t>
      </w:r>
      <w:r w:rsidR="00C938D9" w:rsidRPr="00A3036C">
        <w:rPr>
          <w:rFonts w:ascii="Times New Roman" w:eastAsia="Aptos" w:hAnsi="Times New Roman" w:cs="Times New Roman"/>
          <w:sz w:val="24"/>
          <w:szCs w:val="24"/>
        </w:rPr>
        <w:t xml:space="preserve"> apresenta alimentação e bebida</w:t>
      </w:r>
      <w:r w:rsidR="0054031B" w:rsidRPr="00A3036C">
        <w:rPr>
          <w:rFonts w:ascii="Times New Roman" w:eastAsia="Aptos" w:hAnsi="Times New Roman" w:cs="Times New Roman"/>
          <w:sz w:val="24"/>
          <w:szCs w:val="24"/>
        </w:rPr>
        <w:t xml:space="preserve">s produzidas pela </w:t>
      </w:r>
      <w:r w:rsidR="0054031B" w:rsidRPr="00A3036C">
        <w:rPr>
          <w:rFonts w:ascii="Times New Roman" w:eastAsia="Aptos" w:hAnsi="Times New Roman" w:cs="Times New Roman"/>
          <w:sz w:val="24"/>
          <w:szCs w:val="24"/>
        </w:rPr>
        <w:lastRenderedPageBreak/>
        <w:t>natureza para os viajantes se fart</w:t>
      </w:r>
      <w:r w:rsidR="00C75B5C" w:rsidRPr="00A3036C">
        <w:rPr>
          <w:rFonts w:ascii="Times New Roman" w:eastAsia="Aptos" w:hAnsi="Times New Roman" w:cs="Times New Roman"/>
          <w:sz w:val="24"/>
          <w:szCs w:val="24"/>
        </w:rPr>
        <w:t>arem, acordados as suas preferência</w:t>
      </w:r>
      <w:r w:rsidR="00E71526" w:rsidRPr="00A3036C">
        <w:rPr>
          <w:rFonts w:ascii="Times New Roman" w:eastAsia="Aptos" w:hAnsi="Times New Roman" w:cs="Times New Roman"/>
          <w:sz w:val="24"/>
          <w:szCs w:val="24"/>
        </w:rPr>
        <w:t xml:space="preserve">s gastronômicas naturais. </w:t>
      </w:r>
    </w:p>
    <w:p w14:paraId="7BE3C1C8" w14:textId="6509FA8D" w:rsidR="00E71526" w:rsidRPr="00A3036C" w:rsidRDefault="00E71526"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“Fofinha” conhece </w:t>
      </w:r>
      <w:r w:rsidR="003702B8" w:rsidRPr="00A3036C">
        <w:rPr>
          <w:rFonts w:ascii="Times New Roman" w:eastAsia="Aptos" w:hAnsi="Times New Roman" w:cs="Times New Roman"/>
          <w:sz w:val="24"/>
          <w:szCs w:val="24"/>
        </w:rPr>
        <w:t xml:space="preserve">um </w:t>
      </w:r>
      <w:r w:rsidRPr="00A3036C">
        <w:rPr>
          <w:rFonts w:ascii="Times New Roman" w:eastAsia="Aptos" w:hAnsi="Times New Roman" w:cs="Times New Roman"/>
          <w:sz w:val="24"/>
          <w:szCs w:val="24"/>
        </w:rPr>
        <w:t>macho de sua es</w:t>
      </w:r>
      <w:r w:rsidR="007C09B3" w:rsidRPr="00A3036C">
        <w:rPr>
          <w:rFonts w:ascii="Times New Roman" w:eastAsia="Aptos" w:hAnsi="Times New Roman" w:cs="Times New Roman"/>
          <w:sz w:val="24"/>
          <w:szCs w:val="24"/>
        </w:rPr>
        <w:t>p</w:t>
      </w:r>
      <w:r w:rsidRPr="00A3036C">
        <w:rPr>
          <w:rFonts w:ascii="Times New Roman" w:eastAsia="Aptos" w:hAnsi="Times New Roman" w:cs="Times New Roman"/>
          <w:sz w:val="24"/>
          <w:szCs w:val="24"/>
        </w:rPr>
        <w:t>écie</w:t>
      </w:r>
      <w:r w:rsidR="007C09B3" w:rsidRPr="00A3036C">
        <w:rPr>
          <w:rFonts w:ascii="Times New Roman" w:eastAsia="Aptos" w:hAnsi="Times New Roman" w:cs="Times New Roman"/>
          <w:sz w:val="24"/>
          <w:szCs w:val="24"/>
        </w:rPr>
        <w:t xml:space="preserve"> e depois de uma despedida emocionada de Joseph</w:t>
      </w:r>
      <w:r w:rsidR="00056F46" w:rsidRPr="00A3036C">
        <w:rPr>
          <w:rFonts w:ascii="Times New Roman" w:eastAsia="Aptos" w:hAnsi="Times New Roman" w:cs="Times New Roman"/>
          <w:sz w:val="24"/>
          <w:szCs w:val="24"/>
        </w:rPr>
        <w:t>, acompanha</w:t>
      </w:r>
      <w:r w:rsidR="007F5ABB" w:rsidRPr="00A3036C">
        <w:rPr>
          <w:rFonts w:ascii="Times New Roman" w:eastAsia="Aptos" w:hAnsi="Times New Roman" w:cs="Times New Roman"/>
          <w:sz w:val="24"/>
          <w:szCs w:val="24"/>
        </w:rPr>
        <w:t xml:space="preserve"> seu novo parceiro para formar sua família.</w:t>
      </w:r>
    </w:p>
    <w:p w14:paraId="1C6DF171" w14:textId="7200E456" w:rsidR="00EB162D" w:rsidRPr="00A3036C" w:rsidRDefault="00EB162D"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Joseph</w:t>
      </w:r>
      <w:r w:rsidR="00243777"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acolhido pela Índia</w:t>
      </w:r>
      <w:r w:rsidR="00243777" w:rsidRPr="00A3036C">
        <w:rPr>
          <w:rFonts w:ascii="Times New Roman" w:eastAsia="Aptos" w:hAnsi="Times New Roman" w:cs="Times New Roman"/>
          <w:sz w:val="24"/>
          <w:szCs w:val="24"/>
        </w:rPr>
        <w:t>, aborda a existência humana</w:t>
      </w:r>
      <w:r w:rsidR="00F23A9E" w:rsidRPr="00A3036C">
        <w:rPr>
          <w:rFonts w:ascii="Times New Roman" w:eastAsia="Aptos" w:hAnsi="Times New Roman" w:cs="Times New Roman"/>
          <w:sz w:val="24"/>
          <w:szCs w:val="24"/>
        </w:rPr>
        <w:t xml:space="preserve"> e sua descrença divinal, devido a todas as perda</w:t>
      </w:r>
      <w:r w:rsidR="00EE2EB9" w:rsidRPr="00A3036C">
        <w:rPr>
          <w:rFonts w:ascii="Times New Roman" w:eastAsia="Aptos" w:hAnsi="Times New Roman" w:cs="Times New Roman"/>
          <w:sz w:val="24"/>
          <w:szCs w:val="24"/>
        </w:rPr>
        <w:t>s de amores de mulheres, filhos</w:t>
      </w:r>
      <w:r w:rsidR="004E5487" w:rsidRPr="00A3036C">
        <w:rPr>
          <w:rFonts w:ascii="Times New Roman" w:eastAsia="Aptos" w:hAnsi="Times New Roman" w:cs="Times New Roman"/>
          <w:sz w:val="24"/>
          <w:szCs w:val="24"/>
        </w:rPr>
        <w:t>, amigos</w:t>
      </w:r>
      <w:r w:rsidR="00EE2EB9" w:rsidRPr="00A3036C">
        <w:rPr>
          <w:rFonts w:ascii="Times New Roman" w:eastAsia="Aptos" w:hAnsi="Times New Roman" w:cs="Times New Roman"/>
          <w:sz w:val="24"/>
          <w:szCs w:val="24"/>
        </w:rPr>
        <w:t xml:space="preserve"> e </w:t>
      </w:r>
      <w:r w:rsidR="004E5487" w:rsidRPr="00A3036C">
        <w:rPr>
          <w:rFonts w:ascii="Times New Roman" w:eastAsia="Aptos" w:hAnsi="Times New Roman" w:cs="Times New Roman"/>
          <w:sz w:val="24"/>
          <w:szCs w:val="24"/>
        </w:rPr>
        <w:t>parentes</w:t>
      </w:r>
      <w:r w:rsidR="00243777" w:rsidRPr="00A3036C">
        <w:rPr>
          <w:rFonts w:ascii="Times New Roman" w:eastAsia="Aptos" w:hAnsi="Times New Roman" w:cs="Times New Roman"/>
          <w:sz w:val="24"/>
          <w:szCs w:val="24"/>
        </w:rPr>
        <w:t xml:space="preserve"> </w:t>
      </w:r>
      <w:r w:rsidR="004E5487" w:rsidRPr="00A3036C">
        <w:rPr>
          <w:rFonts w:ascii="Times New Roman" w:eastAsia="Aptos" w:hAnsi="Times New Roman" w:cs="Times New Roman"/>
          <w:sz w:val="24"/>
          <w:szCs w:val="24"/>
        </w:rPr>
        <w:t>em situações</w:t>
      </w:r>
      <w:r w:rsidR="007051BC" w:rsidRPr="00A3036C">
        <w:rPr>
          <w:rFonts w:ascii="Times New Roman" w:eastAsia="Aptos" w:hAnsi="Times New Roman" w:cs="Times New Roman"/>
          <w:sz w:val="24"/>
          <w:szCs w:val="24"/>
        </w:rPr>
        <w:t xml:space="preserve"> chocantes e </w:t>
      </w:r>
      <w:r w:rsidR="00F64BC4" w:rsidRPr="00A3036C">
        <w:rPr>
          <w:rFonts w:ascii="Times New Roman" w:eastAsia="Aptos" w:hAnsi="Times New Roman" w:cs="Times New Roman"/>
          <w:sz w:val="24"/>
          <w:szCs w:val="24"/>
        </w:rPr>
        <w:t>inadmissíveis.</w:t>
      </w:r>
      <w:r w:rsidR="00794723" w:rsidRPr="00A3036C">
        <w:rPr>
          <w:rFonts w:ascii="Times New Roman" w:eastAsia="Aptos" w:hAnsi="Times New Roman" w:cs="Times New Roman"/>
          <w:sz w:val="24"/>
          <w:szCs w:val="24"/>
        </w:rPr>
        <w:t xml:space="preserve"> Duvida de Deus e se posiciona como </w:t>
      </w:r>
      <w:r w:rsidR="00584F0D" w:rsidRPr="00A3036C">
        <w:rPr>
          <w:rFonts w:ascii="Times New Roman" w:eastAsia="Aptos" w:hAnsi="Times New Roman" w:cs="Times New Roman"/>
          <w:sz w:val="24"/>
          <w:szCs w:val="24"/>
        </w:rPr>
        <w:t xml:space="preserve">o </w:t>
      </w:r>
      <w:r w:rsidR="003702B8" w:rsidRPr="00A3036C">
        <w:rPr>
          <w:rFonts w:ascii="Times New Roman" w:eastAsia="Aptos" w:hAnsi="Times New Roman" w:cs="Times New Roman"/>
          <w:i/>
          <w:iCs/>
          <w:sz w:val="24"/>
          <w:szCs w:val="24"/>
        </w:rPr>
        <w:t>a</w:t>
      </w:r>
      <w:r w:rsidR="00794723" w:rsidRPr="00A3036C">
        <w:rPr>
          <w:rFonts w:ascii="Times New Roman" w:eastAsia="Aptos" w:hAnsi="Times New Roman" w:cs="Times New Roman"/>
          <w:i/>
          <w:iCs/>
          <w:sz w:val="24"/>
          <w:szCs w:val="24"/>
        </w:rPr>
        <w:t>teu</w:t>
      </w:r>
      <w:r w:rsidR="00584F0D" w:rsidRPr="00A3036C">
        <w:rPr>
          <w:rFonts w:ascii="Times New Roman" w:eastAsia="Aptos" w:hAnsi="Times New Roman" w:cs="Times New Roman"/>
          <w:i/>
          <w:iCs/>
          <w:sz w:val="24"/>
          <w:szCs w:val="24"/>
        </w:rPr>
        <w:t xml:space="preserve"> do </w:t>
      </w:r>
      <w:r w:rsidR="003702B8" w:rsidRPr="00A3036C">
        <w:rPr>
          <w:rFonts w:ascii="Times New Roman" w:eastAsia="Aptos" w:hAnsi="Times New Roman" w:cs="Times New Roman"/>
          <w:i/>
          <w:iCs/>
          <w:sz w:val="24"/>
          <w:szCs w:val="24"/>
        </w:rPr>
        <w:t>m</w:t>
      </w:r>
      <w:r w:rsidR="00584F0D" w:rsidRPr="00A3036C">
        <w:rPr>
          <w:rFonts w:ascii="Times New Roman" w:eastAsia="Aptos" w:hAnsi="Times New Roman" w:cs="Times New Roman"/>
          <w:i/>
          <w:iCs/>
          <w:sz w:val="24"/>
          <w:szCs w:val="24"/>
        </w:rPr>
        <w:t xml:space="preserve">undo </w:t>
      </w:r>
      <w:r w:rsidR="003702B8" w:rsidRPr="00A3036C">
        <w:rPr>
          <w:rFonts w:ascii="Times New Roman" w:eastAsia="Aptos" w:hAnsi="Times New Roman" w:cs="Times New Roman"/>
          <w:i/>
          <w:iCs/>
          <w:sz w:val="24"/>
          <w:szCs w:val="24"/>
        </w:rPr>
        <w:t>i</w:t>
      </w:r>
      <w:r w:rsidR="00584F0D" w:rsidRPr="00A3036C">
        <w:rPr>
          <w:rFonts w:ascii="Times New Roman" w:eastAsia="Aptos" w:hAnsi="Times New Roman" w:cs="Times New Roman"/>
          <w:i/>
          <w:iCs/>
          <w:sz w:val="24"/>
          <w:szCs w:val="24"/>
        </w:rPr>
        <w:t>nvisível</w:t>
      </w:r>
      <w:r w:rsidR="00584F0D" w:rsidRPr="00A3036C">
        <w:rPr>
          <w:rFonts w:ascii="Times New Roman" w:eastAsia="Aptos" w:hAnsi="Times New Roman" w:cs="Times New Roman"/>
          <w:sz w:val="24"/>
          <w:szCs w:val="24"/>
        </w:rPr>
        <w:t xml:space="preserve">. Ateu por não acreditar </w:t>
      </w:r>
      <w:r w:rsidR="00924313" w:rsidRPr="00A3036C">
        <w:rPr>
          <w:rFonts w:ascii="Times New Roman" w:eastAsia="Aptos" w:hAnsi="Times New Roman" w:cs="Times New Roman"/>
          <w:sz w:val="24"/>
          <w:szCs w:val="24"/>
        </w:rPr>
        <w:t>nas religiões terrenas criadas pelos homens e do mundo invisível por ser crente na existência de</w:t>
      </w:r>
      <w:r w:rsidR="002751B6" w:rsidRPr="00A3036C">
        <w:rPr>
          <w:rFonts w:ascii="Times New Roman" w:eastAsia="Aptos" w:hAnsi="Times New Roman" w:cs="Times New Roman"/>
          <w:sz w:val="24"/>
          <w:szCs w:val="24"/>
        </w:rPr>
        <w:t xml:space="preserve"> uma </w:t>
      </w:r>
      <w:r w:rsidR="003702B8" w:rsidRPr="00A3036C">
        <w:rPr>
          <w:rFonts w:ascii="Times New Roman" w:eastAsia="Aptos" w:hAnsi="Times New Roman" w:cs="Times New Roman"/>
          <w:sz w:val="24"/>
          <w:szCs w:val="24"/>
        </w:rPr>
        <w:t xml:space="preserve">suprema </w:t>
      </w:r>
      <w:r w:rsidR="002751B6" w:rsidRPr="00A3036C">
        <w:rPr>
          <w:rFonts w:ascii="Times New Roman" w:eastAsia="Aptos" w:hAnsi="Times New Roman" w:cs="Times New Roman"/>
          <w:sz w:val="24"/>
          <w:szCs w:val="24"/>
        </w:rPr>
        <w:t>Fonte de Energia Universal</w:t>
      </w:r>
      <w:r w:rsidR="00430228" w:rsidRPr="00A3036C">
        <w:rPr>
          <w:rFonts w:ascii="Times New Roman" w:eastAsia="Aptos" w:hAnsi="Times New Roman" w:cs="Times New Roman"/>
          <w:sz w:val="24"/>
          <w:szCs w:val="24"/>
        </w:rPr>
        <w:t>. Expressa revolta e incompreensão com as</w:t>
      </w:r>
      <w:r w:rsidR="006754F1" w:rsidRPr="00A3036C">
        <w:rPr>
          <w:rFonts w:ascii="Times New Roman" w:eastAsia="Aptos" w:hAnsi="Times New Roman" w:cs="Times New Roman"/>
          <w:sz w:val="24"/>
          <w:szCs w:val="24"/>
        </w:rPr>
        <w:t xml:space="preserve"> mortes de queridos, especialmente, de Ana Carolina e de suas mul</w:t>
      </w:r>
      <w:r w:rsidR="00144B82" w:rsidRPr="00A3036C">
        <w:rPr>
          <w:rFonts w:ascii="Times New Roman" w:eastAsia="Aptos" w:hAnsi="Times New Roman" w:cs="Times New Roman"/>
          <w:sz w:val="24"/>
          <w:szCs w:val="24"/>
        </w:rPr>
        <w:t>heres, Bia e Lola, além de seus filhos, Joseph e Ana Carolin</w:t>
      </w:r>
      <w:r w:rsidR="005A399C" w:rsidRPr="00A3036C">
        <w:rPr>
          <w:rFonts w:ascii="Times New Roman" w:eastAsia="Aptos" w:hAnsi="Times New Roman" w:cs="Times New Roman"/>
          <w:sz w:val="24"/>
          <w:szCs w:val="24"/>
        </w:rPr>
        <w:t>a</w:t>
      </w:r>
      <w:r w:rsidR="0013307B" w:rsidRPr="00A3036C">
        <w:rPr>
          <w:rFonts w:ascii="Times New Roman" w:eastAsia="Aptos" w:hAnsi="Times New Roman" w:cs="Times New Roman"/>
          <w:sz w:val="24"/>
          <w:szCs w:val="24"/>
        </w:rPr>
        <w:t>. No entanto, no que se diz respeito ao amigo e irmão, Lilico da Mangueir</w:t>
      </w:r>
      <w:r w:rsidR="004C0789" w:rsidRPr="00A3036C">
        <w:rPr>
          <w:rFonts w:ascii="Times New Roman" w:eastAsia="Aptos" w:hAnsi="Times New Roman" w:cs="Times New Roman"/>
          <w:sz w:val="24"/>
          <w:szCs w:val="24"/>
        </w:rPr>
        <w:t>a, demonstra resignação por ter testemunhado</w:t>
      </w:r>
      <w:r w:rsidR="00C97B6D" w:rsidRPr="00A3036C">
        <w:rPr>
          <w:rFonts w:ascii="Times New Roman" w:eastAsia="Aptos" w:hAnsi="Times New Roman" w:cs="Times New Roman"/>
          <w:sz w:val="24"/>
          <w:szCs w:val="24"/>
        </w:rPr>
        <w:t xml:space="preserve"> a felicidade dele</w:t>
      </w:r>
      <w:r w:rsidR="001F41CD" w:rsidRPr="00A3036C">
        <w:rPr>
          <w:rFonts w:ascii="Times New Roman" w:eastAsia="Aptos" w:hAnsi="Times New Roman" w:cs="Times New Roman"/>
          <w:sz w:val="24"/>
          <w:szCs w:val="24"/>
        </w:rPr>
        <w:t>, crente,</w:t>
      </w:r>
      <w:r w:rsidR="00C97B6D" w:rsidRPr="00A3036C">
        <w:rPr>
          <w:rFonts w:ascii="Times New Roman" w:eastAsia="Aptos" w:hAnsi="Times New Roman" w:cs="Times New Roman"/>
          <w:sz w:val="24"/>
          <w:szCs w:val="24"/>
        </w:rPr>
        <w:t xml:space="preserve"> em poder reencontrar sua mulher que é sua irmã e os filhos que são seus sobrinhos.</w:t>
      </w:r>
    </w:p>
    <w:p w14:paraId="158C6915" w14:textId="2A791FD1" w:rsidR="00543C20" w:rsidRPr="00A3036C" w:rsidRDefault="00543C20"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Tom, Liz, Joseph e Michelle, fascinados, continuam observando a saga do espírito de Joseph Harrison na Ilha de Gravatás para compreender a máxima de</w:t>
      </w:r>
      <w:r w:rsidR="00A12F3C" w:rsidRPr="00A3036C">
        <w:rPr>
          <w:rFonts w:ascii="Times New Roman" w:eastAsia="Aptos" w:hAnsi="Times New Roman" w:cs="Times New Roman"/>
          <w:sz w:val="24"/>
          <w:szCs w:val="24"/>
        </w:rPr>
        <w:t xml:space="preserve"> que</w:t>
      </w:r>
      <w:r w:rsidRPr="00A3036C">
        <w:rPr>
          <w:rFonts w:ascii="Times New Roman" w:eastAsia="Aptos" w:hAnsi="Times New Roman" w:cs="Times New Roman"/>
          <w:sz w:val="24"/>
          <w:szCs w:val="24"/>
        </w:rPr>
        <w:t xml:space="preserve"> Deus </w:t>
      </w:r>
      <w:r w:rsidRPr="00A3036C">
        <w:rPr>
          <w:rFonts w:ascii="Times New Roman" w:eastAsia="Aptos" w:hAnsi="Times New Roman" w:cs="Times New Roman"/>
          <w:i/>
          <w:iCs/>
          <w:sz w:val="24"/>
          <w:szCs w:val="24"/>
        </w:rPr>
        <w:t>escreve certo por linhas tortas</w:t>
      </w:r>
      <w:r w:rsidRPr="00A3036C">
        <w:rPr>
          <w:rFonts w:ascii="Times New Roman" w:eastAsia="Aptos" w:hAnsi="Times New Roman" w:cs="Times New Roman"/>
          <w:sz w:val="24"/>
          <w:szCs w:val="24"/>
        </w:rPr>
        <w:t xml:space="preserve">. </w:t>
      </w:r>
    </w:p>
    <w:p w14:paraId="635334AC" w14:textId="5D4E3B1E" w:rsidR="003702B8" w:rsidRPr="00A3036C" w:rsidRDefault="003702B8"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Maturidade evolutiva da</w:t>
      </w:r>
      <w:r w:rsidR="00543C20" w:rsidRPr="00A3036C">
        <w:rPr>
          <w:rFonts w:ascii="Times New Roman" w:eastAsia="Aptos" w:hAnsi="Times New Roman" w:cs="Times New Roman"/>
          <w:sz w:val="24"/>
          <w:szCs w:val="24"/>
        </w:rPr>
        <w:t xml:space="preserve"> jovem</w:t>
      </w:r>
      <w:r w:rsidRPr="00A3036C">
        <w:rPr>
          <w:rFonts w:ascii="Times New Roman" w:eastAsia="Aptos" w:hAnsi="Times New Roman" w:cs="Times New Roman"/>
          <w:sz w:val="24"/>
          <w:szCs w:val="24"/>
        </w:rPr>
        <w:t xml:space="preserve"> Índia tem respostas para todas a perguntas de um homem revoltado e descrente da existência humana. Minimamente, ela o faz considerar conceitos inadmissíveis para ele neste momento.</w:t>
      </w:r>
      <w:r w:rsidR="00543C20" w:rsidRPr="00A3036C">
        <w:rPr>
          <w:rFonts w:ascii="Times New Roman" w:eastAsia="Aptos" w:hAnsi="Times New Roman" w:cs="Times New Roman"/>
          <w:sz w:val="24"/>
          <w:szCs w:val="24"/>
        </w:rPr>
        <w:t xml:space="preserve"> Ela direciona uma resenha abordando conceitos estudados e divulgados pelas intuições mediúnicas de Alan Kardec, Bezerra de Menezes, Chico Xavier e Jesus Cristo. Ele, contestador, </w:t>
      </w:r>
      <w:r w:rsidR="000F39B4" w:rsidRPr="00A3036C">
        <w:rPr>
          <w:rFonts w:ascii="Times New Roman" w:eastAsia="Aptos" w:hAnsi="Times New Roman" w:cs="Times New Roman"/>
          <w:sz w:val="24"/>
          <w:szCs w:val="24"/>
        </w:rPr>
        <w:t xml:space="preserve">com </w:t>
      </w:r>
      <w:r w:rsidR="007C1999" w:rsidRPr="00A3036C">
        <w:rPr>
          <w:rFonts w:ascii="Times New Roman" w:eastAsia="Aptos" w:hAnsi="Times New Roman" w:cs="Times New Roman"/>
          <w:sz w:val="24"/>
          <w:szCs w:val="24"/>
        </w:rPr>
        <w:t>uma vida de perdas irreversíveis, não aceita os argumentos de sua anfitriã</w:t>
      </w:r>
      <w:r w:rsidR="009D50CA" w:rsidRPr="00A3036C">
        <w:rPr>
          <w:rFonts w:ascii="Times New Roman" w:eastAsia="Aptos" w:hAnsi="Times New Roman" w:cs="Times New Roman"/>
          <w:sz w:val="24"/>
          <w:szCs w:val="24"/>
        </w:rPr>
        <w:t xml:space="preserve">. Destaca </w:t>
      </w:r>
      <w:r w:rsidR="000F39B4" w:rsidRPr="00A3036C">
        <w:rPr>
          <w:rFonts w:ascii="Times New Roman" w:eastAsia="Aptos" w:hAnsi="Times New Roman" w:cs="Times New Roman"/>
          <w:sz w:val="24"/>
          <w:szCs w:val="24"/>
        </w:rPr>
        <w:t xml:space="preserve">a prática filosófica de Harrison, Taylor e </w:t>
      </w:r>
      <w:r w:rsidR="000F39B4" w:rsidRPr="00A3036C">
        <w:rPr>
          <w:rFonts w:ascii="Times New Roman" w:eastAsia="Aptos" w:hAnsi="Times New Roman" w:cs="Times New Roman"/>
          <w:sz w:val="24"/>
          <w:szCs w:val="24"/>
        </w:rPr>
        <w:lastRenderedPageBreak/>
        <w:t xml:space="preserve">Agregados: </w:t>
      </w:r>
      <w:bookmarkStart w:id="103" w:name="_Hlk212210322"/>
      <w:r w:rsidR="000F39B4" w:rsidRPr="00A3036C">
        <w:rPr>
          <w:rFonts w:ascii="Times New Roman" w:eastAsia="Aptos" w:hAnsi="Times New Roman" w:cs="Times New Roman"/>
          <w:i/>
          <w:iCs/>
          <w:sz w:val="24"/>
          <w:szCs w:val="24"/>
        </w:rPr>
        <w:t>a minha raça é humana</w:t>
      </w:r>
      <w:r w:rsidR="000F39B4" w:rsidRPr="00A3036C">
        <w:rPr>
          <w:rFonts w:ascii="Times New Roman" w:eastAsia="Aptos" w:hAnsi="Times New Roman" w:cs="Times New Roman"/>
          <w:sz w:val="24"/>
          <w:szCs w:val="24"/>
        </w:rPr>
        <w:t xml:space="preserve">... </w:t>
      </w:r>
      <w:r w:rsidR="000F39B4" w:rsidRPr="00A3036C">
        <w:rPr>
          <w:rFonts w:ascii="Times New Roman" w:eastAsia="Aptos" w:hAnsi="Times New Roman" w:cs="Times New Roman"/>
          <w:i/>
          <w:iCs/>
          <w:sz w:val="24"/>
          <w:szCs w:val="24"/>
        </w:rPr>
        <w:t>o meu sexo é o amor</w:t>
      </w:r>
      <w:r w:rsidR="000F39B4" w:rsidRPr="00A3036C">
        <w:rPr>
          <w:rFonts w:ascii="Times New Roman" w:eastAsia="Aptos" w:hAnsi="Times New Roman" w:cs="Times New Roman"/>
          <w:sz w:val="24"/>
          <w:szCs w:val="24"/>
        </w:rPr>
        <w:t xml:space="preserve">... </w:t>
      </w:r>
      <w:r w:rsidR="000F39B4" w:rsidRPr="00A3036C">
        <w:rPr>
          <w:rFonts w:ascii="Times New Roman" w:eastAsia="Aptos" w:hAnsi="Times New Roman" w:cs="Times New Roman"/>
          <w:i/>
          <w:iCs/>
          <w:sz w:val="24"/>
          <w:szCs w:val="24"/>
        </w:rPr>
        <w:t>a minha religião é a caridade</w:t>
      </w:r>
      <w:r w:rsidR="000F39B4" w:rsidRPr="00A3036C">
        <w:rPr>
          <w:rFonts w:ascii="Times New Roman" w:eastAsia="Aptos" w:hAnsi="Times New Roman" w:cs="Times New Roman"/>
          <w:sz w:val="24"/>
          <w:szCs w:val="24"/>
        </w:rPr>
        <w:t xml:space="preserve">... </w:t>
      </w:r>
      <w:r w:rsidR="000F39B4" w:rsidRPr="00A3036C">
        <w:rPr>
          <w:rFonts w:ascii="Times New Roman" w:eastAsia="Aptos" w:hAnsi="Times New Roman" w:cs="Times New Roman"/>
          <w:i/>
          <w:iCs/>
          <w:sz w:val="24"/>
          <w:szCs w:val="24"/>
        </w:rPr>
        <w:t>todos os homens são iguais</w:t>
      </w:r>
      <w:r w:rsidR="008B6731" w:rsidRPr="00A3036C">
        <w:rPr>
          <w:rFonts w:ascii="Times New Roman" w:eastAsia="Aptos" w:hAnsi="Times New Roman" w:cs="Times New Roman"/>
          <w:sz w:val="24"/>
          <w:szCs w:val="24"/>
        </w:rPr>
        <w:t xml:space="preserve"> como sua única crença.</w:t>
      </w:r>
      <w:r w:rsidR="000F39B4" w:rsidRPr="00A3036C">
        <w:rPr>
          <w:rFonts w:ascii="Times New Roman" w:eastAsia="Aptos" w:hAnsi="Times New Roman" w:cs="Times New Roman"/>
          <w:sz w:val="24"/>
          <w:szCs w:val="24"/>
        </w:rPr>
        <w:t xml:space="preserve"> </w:t>
      </w:r>
      <w:bookmarkEnd w:id="103"/>
      <w:r w:rsidR="003E6C3F" w:rsidRPr="00A3036C">
        <w:rPr>
          <w:rFonts w:ascii="Times New Roman" w:eastAsia="Aptos" w:hAnsi="Times New Roman" w:cs="Times New Roman"/>
          <w:sz w:val="24"/>
          <w:szCs w:val="24"/>
        </w:rPr>
        <w:t>Alega as represálias políticas, religiosas, midiáticas e educacionais contra a atuação secular de seus pares</w:t>
      </w:r>
      <w:r w:rsidR="009D50CA" w:rsidRPr="00A3036C">
        <w:rPr>
          <w:rFonts w:ascii="Times New Roman" w:eastAsia="Aptos" w:hAnsi="Times New Roman" w:cs="Times New Roman"/>
          <w:sz w:val="24"/>
          <w:szCs w:val="24"/>
        </w:rPr>
        <w:t xml:space="preserve"> familiares e de eterna consideração</w:t>
      </w:r>
      <w:r w:rsidR="003E6C3F" w:rsidRPr="00A3036C">
        <w:rPr>
          <w:rFonts w:ascii="Times New Roman" w:eastAsia="Aptos" w:hAnsi="Times New Roman" w:cs="Times New Roman"/>
          <w:sz w:val="24"/>
          <w:szCs w:val="24"/>
        </w:rPr>
        <w:t>, defensores desta filosofia por um mundo melhor.</w:t>
      </w:r>
      <w:r w:rsidR="009D50CA" w:rsidRPr="00A3036C">
        <w:rPr>
          <w:rFonts w:ascii="Times New Roman" w:eastAsia="Aptos" w:hAnsi="Times New Roman" w:cs="Times New Roman"/>
          <w:sz w:val="24"/>
          <w:szCs w:val="24"/>
        </w:rPr>
        <w:t xml:space="preserve"> </w:t>
      </w:r>
      <w:r w:rsidR="007C1999" w:rsidRPr="00A3036C">
        <w:rPr>
          <w:rFonts w:ascii="Times New Roman" w:eastAsia="Aptos" w:hAnsi="Times New Roman" w:cs="Times New Roman"/>
          <w:sz w:val="24"/>
          <w:szCs w:val="24"/>
        </w:rPr>
        <w:t>Esta, por sua vez, enquanto a noite oferta uma trilha sonora orquestrada pelas manifestações da natureza soberana, sob uma Lua cheia de aura degradê  do violeta ao lilás</w:t>
      </w:r>
      <w:r w:rsidR="009D50CA" w:rsidRPr="00A3036C">
        <w:rPr>
          <w:rFonts w:ascii="Times New Roman" w:eastAsia="Aptos" w:hAnsi="Times New Roman" w:cs="Times New Roman"/>
          <w:sz w:val="24"/>
          <w:szCs w:val="24"/>
        </w:rPr>
        <w:t>, afaga a divergência</w:t>
      </w:r>
      <w:r w:rsidR="007C1999" w:rsidRPr="00A3036C">
        <w:rPr>
          <w:rFonts w:ascii="Times New Roman" w:eastAsia="Aptos" w:hAnsi="Times New Roman" w:cs="Times New Roman"/>
          <w:sz w:val="24"/>
          <w:szCs w:val="24"/>
        </w:rPr>
        <w:t>.</w:t>
      </w:r>
    </w:p>
    <w:p w14:paraId="18B39C09" w14:textId="09B8AC03" w:rsidR="004C3D84" w:rsidRPr="00A3036C" w:rsidRDefault="007C1999"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Desenvolvimento de uma conversa civilizada de opiniões divergentes não intimidam a juventude indígena, surpreendentemente</w:t>
      </w:r>
      <w:r w:rsidR="001A546B"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1A546B" w:rsidRPr="00A3036C">
        <w:rPr>
          <w:rFonts w:ascii="Times New Roman" w:eastAsia="Aptos" w:hAnsi="Times New Roman" w:cs="Times New Roman"/>
          <w:sz w:val="24"/>
          <w:szCs w:val="24"/>
        </w:rPr>
        <w:t>com</w:t>
      </w:r>
      <w:r w:rsidRPr="00A3036C">
        <w:rPr>
          <w:rFonts w:ascii="Times New Roman" w:eastAsia="Aptos" w:hAnsi="Times New Roman" w:cs="Times New Roman"/>
          <w:sz w:val="24"/>
          <w:szCs w:val="24"/>
        </w:rPr>
        <w:t xml:space="preserve"> vasto conhecimento da existência humana.</w:t>
      </w:r>
      <w:r w:rsidR="001A546B" w:rsidRPr="00A3036C">
        <w:rPr>
          <w:rFonts w:ascii="Times New Roman" w:eastAsia="Aptos" w:hAnsi="Times New Roman" w:cs="Times New Roman"/>
          <w:sz w:val="24"/>
          <w:szCs w:val="24"/>
        </w:rPr>
        <w:t xml:space="preserve"> Suas convicções respaldadas pelo </w:t>
      </w:r>
      <w:r w:rsidR="001A546B" w:rsidRPr="00A3036C">
        <w:rPr>
          <w:rFonts w:ascii="Times New Roman" w:eastAsia="Aptos" w:hAnsi="Times New Roman" w:cs="Times New Roman"/>
          <w:i/>
          <w:iCs/>
          <w:sz w:val="24"/>
          <w:szCs w:val="24"/>
        </w:rPr>
        <w:t xml:space="preserve">amor incondicional </w:t>
      </w:r>
      <w:r w:rsidR="001A546B" w:rsidRPr="00A3036C">
        <w:rPr>
          <w:rFonts w:ascii="Times New Roman" w:eastAsia="Aptos" w:hAnsi="Times New Roman" w:cs="Times New Roman"/>
          <w:sz w:val="24"/>
          <w:szCs w:val="24"/>
        </w:rPr>
        <w:t xml:space="preserve">reverberam na inteligibilidade de seu interlocutor. Porém, Joseph Harrison questiona por não acontecer uma interferência divinal para evitar todos os males humanos, culpabilizando a inexistência de Deus pelos infortúnios experenciados no planeta Terra. Índia, paciente, </w:t>
      </w:r>
      <w:r w:rsidR="003A7411" w:rsidRPr="00A3036C">
        <w:rPr>
          <w:rFonts w:ascii="Times New Roman" w:eastAsia="Aptos" w:hAnsi="Times New Roman" w:cs="Times New Roman"/>
          <w:sz w:val="24"/>
          <w:szCs w:val="24"/>
        </w:rPr>
        <w:t>exemplifica relevantes ações humanas causadoras de sofrimentos, demonstrando a inocência divinal, simplesmente, p</w:t>
      </w:r>
      <w:r w:rsidR="00DA6728" w:rsidRPr="00A3036C">
        <w:rPr>
          <w:rFonts w:ascii="Times New Roman" w:eastAsia="Aptos" w:hAnsi="Times New Roman" w:cs="Times New Roman"/>
          <w:sz w:val="24"/>
          <w:szCs w:val="24"/>
        </w:rPr>
        <w:t>ontuando o livre arbítrio d</w:t>
      </w:r>
      <w:r w:rsidR="003A7411" w:rsidRPr="00A3036C">
        <w:rPr>
          <w:rFonts w:ascii="Times New Roman" w:eastAsia="Aptos" w:hAnsi="Times New Roman" w:cs="Times New Roman"/>
          <w:sz w:val="24"/>
          <w:szCs w:val="24"/>
        </w:rPr>
        <w:t>o</w:t>
      </w:r>
      <w:r w:rsidR="00DA6728" w:rsidRPr="00A3036C">
        <w:rPr>
          <w:rFonts w:ascii="Times New Roman" w:eastAsia="Aptos" w:hAnsi="Times New Roman" w:cs="Times New Roman"/>
          <w:sz w:val="24"/>
          <w:szCs w:val="24"/>
        </w:rPr>
        <w:t xml:space="preserve"> ser</w:t>
      </w:r>
      <w:r w:rsidR="003A7411" w:rsidRPr="00A3036C">
        <w:rPr>
          <w:rFonts w:ascii="Times New Roman" w:eastAsia="Aptos" w:hAnsi="Times New Roman" w:cs="Times New Roman"/>
          <w:sz w:val="24"/>
          <w:szCs w:val="24"/>
        </w:rPr>
        <w:t xml:space="preserve"> humano </w:t>
      </w:r>
      <w:r w:rsidR="00DA6728" w:rsidRPr="00A3036C">
        <w:rPr>
          <w:rFonts w:ascii="Times New Roman" w:eastAsia="Aptos" w:hAnsi="Times New Roman" w:cs="Times New Roman"/>
          <w:sz w:val="24"/>
          <w:szCs w:val="24"/>
        </w:rPr>
        <w:t>como</w:t>
      </w:r>
      <w:r w:rsidR="003A7411" w:rsidRPr="00A3036C">
        <w:rPr>
          <w:rFonts w:ascii="Times New Roman" w:eastAsia="Aptos" w:hAnsi="Times New Roman" w:cs="Times New Roman"/>
          <w:sz w:val="24"/>
          <w:szCs w:val="24"/>
        </w:rPr>
        <w:t xml:space="preserve"> responsável pelas causas e efeitos de seus atos.</w:t>
      </w:r>
      <w:r w:rsidR="009609F6" w:rsidRPr="00A3036C">
        <w:rPr>
          <w:rFonts w:ascii="Times New Roman" w:eastAsia="Aptos" w:hAnsi="Times New Roman" w:cs="Times New Roman"/>
          <w:sz w:val="24"/>
          <w:szCs w:val="24"/>
        </w:rPr>
        <w:t xml:space="preserve"> </w:t>
      </w:r>
    </w:p>
    <w:p w14:paraId="1DC11760" w14:textId="46492D0B" w:rsidR="007C1999" w:rsidRPr="00A3036C" w:rsidRDefault="004C3D84"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Índia aborda </w:t>
      </w:r>
      <w:r w:rsidR="009609F6" w:rsidRPr="00A3036C">
        <w:rPr>
          <w:rFonts w:ascii="Times New Roman" w:eastAsia="Aptos" w:hAnsi="Times New Roman" w:cs="Times New Roman"/>
          <w:sz w:val="24"/>
          <w:szCs w:val="24"/>
        </w:rPr>
        <w:t>Alan Kardec, Bezerra de Menezes, Chico Xavier e Jesus Cristo nas suas passagens terrenas</w:t>
      </w:r>
      <w:r w:rsidRPr="00A3036C">
        <w:rPr>
          <w:rFonts w:ascii="Times New Roman" w:eastAsia="Aptos" w:hAnsi="Times New Roman" w:cs="Times New Roman"/>
          <w:sz w:val="24"/>
          <w:szCs w:val="24"/>
        </w:rPr>
        <w:t>,</w:t>
      </w:r>
      <w:r w:rsidR="009609F6" w:rsidRPr="00A3036C">
        <w:rPr>
          <w:rFonts w:ascii="Times New Roman" w:eastAsia="Aptos" w:hAnsi="Times New Roman" w:cs="Times New Roman"/>
          <w:sz w:val="24"/>
          <w:szCs w:val="24"/>
        </w:rPr>
        <w:t xml:space="preserve"> </w:t>
      </w:r>
      <w:r w:rsidR="00DA6728" w:rsidRPr="00A3036C">
        <w:rPr>
          <w:rFonts w:ascii="Times New Roman" w:eastAsia="Aptos" w:hAnsi="Times New Roman" w:cs="Times New Roman"/>
          <w:sz w:val="24"/>
          <w:szCs w:val="24"/>
        </w:rPr>
        <w:t>observ</w:t>
      </w:r>
      <w:r w:rsidR="009609F6" w:rsidRPr="00A3036C">
        <w:rPr>
          <w:rFonts w:ascii="Times New Roman" w:eastAsia="Aptos" w:hAnsi="Times New Roman" w:cs="Times New Roman"/>
          <w:sz w:val="24"/>
          <w:szCs w:val="24"/>
        </w:rPr>
        <w:t>a</w:t>
      </w:r>
      <w:r w:rsidRPr="00A3036C">
        <w:rPr>
          <w:rFonts w:ascii="Times New Roman" w:eastAsia="Aptos" w:hAnsi="Times New Roman" w:cs="Times New Roman"/>
          <w:sz w:val="24"/>
          <w:szCs w:val="24"/>
        </w:rPr>
        <w:t>ndo</w:t>
      </w:r>
      <w:r w:rsidR="009609F6" w:rsidRPr="00A3036C">
        <w:rPr>
          <w:rFonts w:ascii="Times New Roman" w:eastAsia="Aptos" w:hAnsi="Times New Roman" w:cs="Times New Roman"/>
          <w:sz w:val="24"/>
          <w:szCs w:val="24"/>
        </w:rPr>
        <w:t xml:space="preserve"> um ponto em comum nas suas respectivas personalidades</w:t>
      </w:r>
      <w:r w:rsidR="00DA6728" w:rsidRPr="00A3036C">
        <w:rPr>
          <w:rFonts w:ascii="Times New Roman" w:eastAsia="Aptos" w:hAnsi="Times New Roman" w:cs="Times New Roman"/>
          <w:sz w:val="24"/>
          <w:szCs w:val="24"/>
        </w:rPr>
        <w:t xml:space="preserve">, ou seja, o equilíbrio de suas inteligibilidades e moralidades. </w:t>
      </w:r>
    </w:p>
    <w:p w14:paraId="2974EF1C" w14:textId="5745E10F" w:rsidR="003A7411" w:rsidRPr="00A3036C" w:rsidRDefault="003A7411"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Ambiência energética de raios violeta e lilás transmutam para o nascimento do Sol</w:t>
      </w:r>
      <w:r w:rsidR="00467B3F" w:rsidRPr="00A3036C">
        <w:rPr>
          <w:rFonts w:ascii="Times New Roman" w:eastAsia="Aptos" w:hAnsi="Times New Roman" w:cs="Times New Roman"/>
          <w:sz w:val="24"/>
          <w:szCs w:val="24"/>
        </w:rPr>
        <w:t xml:space="preserve">. Índia, durante o fenômeno natural, orienta e indica a Joseph o caminho a ser seguido, acompanhado de Pégasus, Luz, Malhada e casais de toda a fauna, excetuando-se “Fofinha” em </w:t>
      </w:r>
      <w:r w:rsidR="00467B3F" w:rsidRPr="00A3036C">
        <w:rPr>
          <w:rFonts w:ascii="Times New Roman" w:eastAsia="Aptos" w:hAnsi="Times New Roman" w:cs="Times New Roman"/>
          <w:i/>
          <w:iCs/>
          <w:sz w:val="24"/>
          <w:szCs w:val="24"/>
        </w:rPr>
        <w:t xml:space="preserve">lua de mel </w:t>
      </w:r>
      <w:r w:rsidR="00467B3F" w:rsidRPr="00A3036C">
        <w:rPr>
          <w:rFonts w:ascii="Times New Roman" w:eastAsia="Aptos" w:hAnsi="Times New Roman" w:cs="Times New Roman"/>
          <w:sz w:val="24"/>
          <w:szCs w:val="24"/>
        </w:rPr>
        <w:t xml:space="preserve">com seu novo companheiro. Ela, o alerta sobre obstáculos </w:t>
      </w:r>
      <w:r w:rsidR="00467B3F" w:rsidRPr="00A3036C">
        <w:rPr>
          <w:rFonts w:ascii="Times New Roman" w:eastAsia="Aptos" w:hAnsi="Times New Roman" w:cs="Times New Roman"/>
          <w:sz w:val="24"/>
          <w:szCs w:val="24"/>
        </w:rPr>
        <w:lastRenderedPageBreak/>
        <w:t xml:space="preserve">a serem ultrapassados para </w:t>
      </w:r>
      <w:r w:rsidR="00143162" w:rsidRPr="00A3036C">
        <w:rPr>
          <w:rFonts w:ascii="Times New Roman" w:eastAsia="Aptos" w:hAnsi="Times New Roman" w:cs="Times New Roman"/>
          <w:sz w:val="24"/>
          <w:szCs w:val="24"/>
        </w:rPr>
        <w:t xml:space="preserve">ter </w:t>
      </w:r>
      <w:r w:rsidR="00467B3F" w:rsidRPr="00A3036C">
        <w:rPr>
          <w:rFonts w:ascii="Times New Roman" w:eastAsia="Aptos" w:hAnsi="Times New Roman" w:cs="Times New Roman"/>
          <w:sz w:val="24"/>
          <w:szCs w:val="24"/>
        </w:rPr>
        <w:t xml:space="preserve">novos </w:t>
      </w:r>
      <w:r w:rsidR="00143162" w:rsidRPr="00A3036C">
        <w:rPr>
          <w:rFonts w:ascii="Times New Roman" w:eastAsia="Aptos" w:hAnsi="Times New Roman" w:cs="Times New Roman"/>
          <w:sz w:val="24"/>
          <w:szCs w:val="24"/>
        </w:rPr>
        <w:t xml:space="preserve">e relevantes </w:t>
      </w:r>
      <w:r w:rsidR="00467B3F" w:rsidRPr="00A3036C">
        <w:rPr>
          <w:rFonts w:ascii="Times New Roman" w:eastAsia="Aptos" w:hAnsi="Times New Roman" w:cs="Times New Roman"/>
          <w:sz w:val="24"/>
          <w:szCs w:val="24"/>
        </w:rPr>
        <w:t>encontros durante sua caminhada</w:t>
      </w:r>
      <w:r w:rsidR="004C3D84" w:rsidRPr="00A3036C">
        <w:rPr>
          <w:rFonts w:ascii="Times New Roman" w:eastAsia="Aptos" w:hAnsi="Times New Roman" w:cs="Times New Roman"/>
          <w:sz w:val="24"/>
          <w:szCs w:val="24"/>
        </w:rPr>
        <w:t xml:space="preserve"> </w:t>
      </w:r>
      <w:r w:rsidR="00AA6932" w:rsidRPr="00A3036C">
        <w:rPr>
          <w:rFonts w:ascii="Times New Roman" w:eastAsia="Aptos" w:hAnsi="Times New Roman" w:cs="Times New Roman"/>
          <w:sz w:val="24"/>
          <w:szCs w:val="24"/>
        </w:rPr>
        <w:t>de</w:t>
      </w:r>
      <w:r w:rsidR="004C3D84" w:rsidRPr="00A3036C">
        <w:rPr>
          <w:rFonts w:ascii="Times New Roman" w:eastAsia="Aptos" w:hAnsi="Times New Roman" w:cs="Times New Roman"/>
          <w:sz w:val="24"/>
          <w:szCs w:val="24"/>
        </w:rPr>
        <w:t xml:space="preserve"> volta ao lar</w:t>
      </w:r>
      <w:r w:rsidR="00143162"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p>
    <w:p w14:paraId="2934566D" w14:textId="04F679F3" w:rsidR="00143162" w:rsidRPr="00A3036C" w:rsidRDefault="00143162" w:rsidP="00AD5FC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Joseph Harrison segue, vencendo adversidades, sem deixar de pensar no conceito proferido pela Índia de que Deus </w:t>
      </w:r>
      <w:r w:rsidRPr="00A3036C">
        <w:rPr>
          <w:rFonts w:ascii="Times New Roman" w:eastAsia="Aptos" w:hAnsi="Times New Roman" w:cs="Times New Roman"/>
          <w:i/>
          <w:iCs/>
          <w:sz w:val="24"/>
          <w:szCs w:val="24"/>
        </w:rPr>
        <w:t>escreve certo por linhas tortas</w:t>
      </w:r>
      <w:r w:rsidRPr="00A3036C">
        <w:rPr>
          <w:rFonts w:ascii="Times New Roman" w:eastAsia="Aptos" w:hAnsi="Times New Roman" w:cs="Times New Roman"/>
          <w:sz w:val="24"/>
          <w:szCs w:val="24"/>
        </w:rPr>
        <w:t>, até encontrar uma mulher de raça branca de beleza facial e corporal irretocáveis</w:t>
      </w:r>
      <w:r w:rsidR="000F39B4" w:rsidRPr="00A3036C">
        <w:rPr>
          <w:rFonts w:ascii="Times New Roman" w:eastAsia="Aptos" w:hAnsi="Times New Roman" w:cs="Times New Roman"/>
          <w:sz w:val="24"/>
          <w:szCs w:val="24"/>
        </w:rPr>
        <w:t>. Joseph admira o belo, mas não tem sua libido ativada e, sim, a circulação de ondas eletromagnéticas</w:t>
      </w:r>
      <w:r w:rsidR="00AA6932" w:rsidRPr="00A3036C">
        <w:rPr>
          <w:rFonts w:ascii="Times New Roman" w:eastAsia="Aptos" w:hAnsi="Times New Roman" w:cs="Times New Roman"/>
          <w:sz w:val="24"/>
          <w:szCs w:val="24"/>
        </w:rPr>
        <w:t xml:space="preserve"> benéficas</w:t>
      </w:r>
      <w:r w:rsidRPr="00A3036C">
        <w:rPr>
          <w:rFonts w:ascii="Times New Roman" w:eastAsia="Aptos" w:hAnsi="Times New Roman" w:cs="Times New Roman"/>
          <w:sz w:val="24"/>
          <w:szCs w:val="24"/>
        </w:rPr>
        <w:t xml:space="preserve"> </w:t>
      </w:r>
      <w:r w:rsidR="000F39B4" w:rsidRPr="00A3036C">
        <w:rPr>
          <w:rFonts w:ascii="Times New Roman" w:eastAsia="Aptos" w:hAnsi="Times New Roman" w:cs="Times New Roman"/>
          <w:sz w:val="24"/>
          <w:szCs w:val="24"/>
        </w:rPr>
        <w:t>com</w:t>
      </w:r>
      <w:r w:rsidR="009609F6" w:rsidRPr="00A3036C">
        <w:rPr>
          <w:rFonts w:ascii="Times New Roman" w:eastAsia="Aptos" w:hAnsi="Times New Roman" w:cs="Times New Roman"/>
          <w:sz w:val="24"/>
          <w:szCs w:val="24"/>
        </w:rPr>
        <w:t>o</w:t>
      </w:r>
      <w:r w:rsidR="000F39B4" w:rsidRPr="00A3036C">
        <w:rPr>
          <w:rFonts w:ascii="Times New Roman" w:eastAsia="Aptos" w:hAnsi="Times New Roman" w:cs="Times New Roman"/>
          <w:sz w:val="24"/>
          <w:szCs w:val="24"/>
        </w:rPr>
        <w:t xml:space="preserve"> observara no encontro com a Índia. Branca, 21, se apresenta e, imediatamente, estimula debate sobre a obra literária de Alan Kardec</w:t>
      </w:r>
      <w:r w:rsidR="003E6C3F" w:rsidRPr="00A3036C">
        <w:rPr>
          <w:rFonts w:ascii="Times New Roman" w:eastAsia="Aptos" w:hAnsi="Times New Roman" w:cs="Times New Roman"/>
          <w:sz w:val="24"/>
          <w:szCs w:val="24"/>
        </w:rPr>
        <w:t xml:space="preserve"> </w:t>
      </w:r>
      <w:r w:rsidR="004C3D84" w:rsidRPr="00A3036C">
        <w:rPr>
          <w:rFonts w:ascii="Times New Roman" w:eastAsia="Aptos" w:hAnsi="Times New Roman" w:cs="Times New Roman"/>
          <w:sz w:val="24"/>
          <w:szCs w:val="24"/>
        </w:rPr>
        <w:t>na</w:t>
      </w:r>
      <w:r w:rsidR="003E6C3F" w:rsidRPr="00A3036C">
        <w:rPr>
          <w:rFonts w:ascii="Times New Roman" w:eastAsia="Aptos" w:hAnsi="Times New Roman" w:cs="Times New Roman"/>
          <w:sz w:val="24"/>
          <w:szCs w:val="24"/>
        </w:rPr>
        <w:t xml:space="preserve"> sua comunicação e interpretação </w:t>
      </w:r>
      <w:r w:rsidR="004C3D84" w:rsidRPr="00A3036C">
        <w:rPr>
          <w:rFonts w:ascii="Times New Roman" w:eastAsia="Aptos" w:hAnsi="Times New Roman" w:cs="Times New Roman"/>
          <w:sz w:val="24"/>
          <w:szCs w:val="24"/>
        </w:rPr>
        <w:t>d</w:t>
      </w:r>
      <w:r w:rsidR="003E6C3F" w:rsidRPr="00A3036C">
        <w:rPr>
          <w:rFonts w:ascii="Times New Roman" w:eastAsia="Aptos" w:hAnsi="Times New Roman" w:cs="Times New Roman"/>
          <w:sz w:val="24"/>
          <w:szCs w:val="24"/>
        </w:rPr>
        <w:t xml:space="preserve">o </w:t>
      </w:r>
      <w:r w:rsidR="003E6C3F" w:rsidRPr="00A3036C">
        <w:rPr>
          <w:rFonts w:ascii="Times New Roman" w:eastAsia="Aptos" w:hAnsi="Times New Roman" w:cs="Times New Roman"/>
          <w:i/>
          <w:iCs/>
          <w:sz w:val="24"/>
          <w:szCs w:val="24"/>
        </w:rPr>
        <w:t>mundo invisível</w:t>
      </w:r>
      <w:r w:rsidR="003E6C3F" w:rsidRPr="00A3036C">
        <w:rPr>
          <w:rFonts w:ascii="Times New Roman" w:eastAsia="Aptos" w:hAnsi="Times New Roman" w:cs="Times New Roman"/>
          <w:sz w:val="24"/>
          <w:szCs w:val="24"/>
        </w:rPr>
        <w:t xml:space="preserve">. </w:t>
      </w:r>
    </w:p>
    <w:p w14:paraId="2AD4FBA3" w14:textId="7A5B20D9" w:rsidR="00286703" w:rsidRPr="00A3036C" w:rsidRDefault="003E6C3F" w:rsidP="004C3D8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Joseph na </w:t>
      </w:r>
      <w:r w:rsidRPr="00A3036C">
        <w:rPr>
          <w:rFonts w:ascii="Times New Roman" w:eastAsia="Aptos" w:hAnsi="Times New Roman" w:cs="Times New Roman"/>
          <w:i/>
          <w:iCs/>
          <w:sz w:val="24"/>
          <w:szCs w:val="24"/>
        </w:rPr>
        <w:t xml:space="preserve">prepotência de sua vaidade </w:t>
      </w:r>
      <w:r w:rsidRPr="00A3036C">
        <w:rPr>
          <w:rFonts w:ascii="Times New Roman" w:eastAsia="Aptos" w:hAnsi="Times New Roman" w:cs="Times New Roman"/>
          <w:sz w:val="24"/>
          <w:szCs w:val="24"/>
        </w:rPr>
        <w:t>contesta conceitualização de sua interlocutora. Ela, convicta, argumenta com propriedade sobre a ignorância humana na utilização errônea de seu livre arbítrio motivado pelo desequilíbrio da inteligência e moral humanos. Ele diverge</w:t>
      </w:r>
      <w:r w:rsidR="00DB6330" w:rsidRPr="00A3036C">
        <w:rPr>
          <w:rFonts w:ascii="Times New Roman" w:eastAsia="Aptos" w:hAnsi="Times New Roman" w:cs="Times New Roman"/>
          <w:sz w:val="24"/>
          <w:szCs w:val="24"/>
        </w:rPr>
        <w:t xml:space="preserve">, qualificando a existência humana numa expressão utilizada por Harrison, Taylor e Agregados: </w:t>
      </w:r>
      <w:bookmarkStart w:id="104" w:name="_Hlk212109048"/>
      <w:r w:rsidR="00DB6330" w:rsidRPr="00A3036C">
        <w:rPr>
          <w:rFonts w:ascii="Times New Roman" w:eastAsia="Aptos" w:hAnsi="Times New Roman" w:cs="Times New Roman"/>
          <w:i/>
          <w:iCs/>
          <w:sz w:val="24"/>
          <w:szCs w:val="24"/>
        </w:rPr>
        <w:t>a vida é uma contradição em tudo, para tudo e por tudo</w:t>
      </w:r>
      <w:r w:rsidR="00DB6330" w:rsidRPr="00A3036C">
        <w:rPr>
          <w:rFonts w:ascii="Times New Roman" w:eastAsia="Aptos" w:hAnsi="Times New Roman" w:cs="Times New Roman"/>
          <w:sz w:val="24"/>
          <w:szCs w:val="24"/>
        </w:rPr>
        <w:t xml:space="preserve">. </w:t>
      </w:r>
      <w:bookmarkEnd w:id="104"/>
      <w:r w:rsidR="00DB6330" w:rsidRPr="00A3036C">
        <w:rPr>
          <w:rFonts w:ascii="Times New Roman" w:eastAsia="Aptos" w:hAnsi="Times New Roman" w:cs="Times New Roman"/>
          <w:sz w:val="24"/>
          <w:szCs w:val="24"/>
        </w:rPr>
        <w:t xml:space="preserve">Aproveitando-se desta convicção de seu conversador, Branca reforça a filosofia espiritual </w:t>
      </w:r>
      <w:r w:rsidR="00DB6330" w:rsidRPr="00A3036C">
        <w:rPr>
          <w:rFonts w:ascii="Times New Roman" w:eastAsia="Aptos" w:hAnsi="Times New Roman" w:cs="Times New Roman"/>
          <w:i/>
          <w:iCs/>
          <w:sz w:val="24"/>
          <w:szCs w:val="24"/>
        </w:rPr>
        <w:t>kardecista</w:t>
      </w:r>
      <w:r w:rsidR="00DB6330" w:rsidRPr="00A3036C">
        <w:rPr>
          <w:rFonts w:ascii="Times New Roman" w:eastAsia="Aptos" w:hAnsi="Times New Roman" w:cs="Times New Roman"/>
          <w:sz w:val="24"/>
          <w:szCs w:val="24"/>
        </w:rPr>
        <w:t xml:space="preserve"> com argumentos convincentes, considerados, mas não admitidos pelo </w:t>
      </w:r>
      <w:r w:rsidR="009F01B1" w:rsidRPr="00A3036C">
        <w:rPr>
          <w:rFonts w:ascii="Times New Roman" w:eastAsia="Aptos" w:hAnsi="Times New Roman" w:cs="Times New Roman"/>
          <w:sz w:val="24"/>
          <w:szCs w:val="24"/>
        </w:rPr>
        <w:t>seu</w:t>
      </w:r>
      <w:r w:rsidR="001619C6" w:rsidRPr="00A3036C">
        <w:rPr>
          <w:rFonts w:ascii="Times New Roman" w:eastAsia="Aptos" w:hAnsi="Times New Roman" w:cs="Times New Roman"/>
          <w:sz w:val="24"/>
          <w:szCs w:val="24"/>
        </w:rPr>
        <w:t xml:space="preserve"> </w:t>
      </w:r>
      <w:r w:rsidR="00DB6330" w:rsidRPr="00A3036C">
        <w:rPr>
          <w:rFonts w:ascii="Times New Roman" w:eastAsia="Aptos" w:hAnsi="Times New Roman" w:cs="Times New Roman"/>
          <w:sz w:val="24"/>
          <w:szCs w:val="24"/>
        </w:rPr>
        <w:t>orgulho, pai de todos os pecados,</w:t>
      </w:r>
      <w:r w:rsidR="009F01B1" w:rsidRPr="00A3036C">
        <w:rPr>
          <w:rFonts w:ascii="Times New Roman" w:eastAsia="Aptos" w:hAnsi="Times New Roman" w:cs="Times New Roman"/>
          <w:sz w:val="24"/>
          <w:szCs w:val="24"/>
        </w:rPr>
        <w:t xml:space="preserve"> e </w:t>
      </w:r>
      <w:r w:rsidR="00DB6330" w:rsidRPr="00A3036C">
        <w:rPr>
          <w:rFonts w:ascii="Times New Roman" w:eastAsia="Aptos" w:hAnsi="Times New Roman" w:cs="Times New Roman"/>
          <w:sz w:val="24"/>
          <w:szCs w:val="24"/>
        </w:rPr>
        <w:t xml:space="preserve">gerador da resistência aos ensinamentos divinais </w:t>
      </w:r>
      <w:r w:rsidR="009F01B1" w:rsidRPr="00A3036C">
        <w:rPr>
          <w:rFonts w:ascii="Times New Roman" w:eastAsia="Aptos" w:hAnsi="Times New Roman" w:cs="Times New Roman"/>
          <w:sz w:val="24"/>
          <w:szCs w:val="24"/>
        </w:rPr>
        <w:t xml:space="preserve">a ele </w:t>
      </w:r>
      <w:r w:rsidR="00DB6330" w:rsidRPr="00A3036C">
        <w:rPr>
          <w:rFonts w:ascii="Times New Roman" w:eastAsia="Aptos" w:hAnsi="Times New Roman" w:cs="Times New Roman"/>
          <w:sz w:val="24"/>
          <w:szCs w:val="24"/>
        </w:rPr>
        <w:t xml:space="preserve">propiciados pelo seu destino.  </w:t>
      </w:r>
    </w:p>
    <w:p w14:paraId="73F05001" w14:textId="70162B61" w:rsidR="004C3D84" w:rsidRPr="00A3036C" w:rsidRDefault="004C3D84" w:rsidP="004C3D8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Argumentos de Joseph baseados nas suas perdas irreversíveis são </w:t>
      </w:r>
      <w:r w:rsidR="00EC0E03" w:rsidRPr="00A3036C">
        <w:rPr>
          <w:rFonts w:ascii="Times New Roman" w:eastAsia="Aptos" w:hAnsi="Times New Roman" w:cs="Times New Roman"/>
          <w:sz w:val="24"/>
          <w:szCs w:val="24"/>
        </w:rPr>
        <w:t>contest</w:t>
      </w:r>
      <w:r w:rsidRPr="00A3036C">
        <w:rPr>
          <w:rFonts w:ascii="Times New Roman" w:eastAsia="Aptos" w:hAnsi="Times New Roman" w:cs="Times New Roman"/>
          <w:sz w:val="24"/>
          <w:szCs w:val="24"/>
        </w:rPr>
        <w:t xml:space="preserve">ados </w:t>
      </w:r>
      <w:r w:rsidR="00EC0E03" w:rsidRPr="00A3036C">
        <w:rPr>
          <w:rFonts w:ascii="Times New Roman" w:eastAsia="Aptos" w:hAnsi="Times New Roman" w:cs="Times New Roman"/>
          <w:sz w:val="24"/>
          <w:szCs w:val="24"/>
        </w:rPr>
        <w:t xml:space="preserve">com a utilização do conceito de Harrison, Taylor e Agregados: </w:t>
      </w:r>
      <w:r w:rsidR="00EC0E03" w:rsidRPr="00A3036C">
        <w:rPr>
          <w:rFonts w:ascii="Times New Roman" w:eastAsia="Aptos" w:hAnsi="Times New Roman" w:cs="Times New Roman"/>
          <w:i/>
          <w:iCs/>
          <w:sz w:val="24"/>
          <w:szCs w:val="24"/>
        </w:rPr>
        <w:t>a vida é uma contradição em tudo, para tudo e por tudo</w:t>
      </w:r>
      <w:r w:rsidR="00EC0E03" w:rsidRPr="00A3036C">
        <w:rPr>
          <w:rFonts w:ascii="Times New Roman" w:eastAsia="Aptos" w:hAnsi="Times New Roman" w:cs="Times New Roman"/>
          <w:sz w:val="24"/>
          <w:szCs w:val="24"/>
        </w:rPr>
        <w:t xml:space="preserve">. </w:t>
      </w:r>
      <w:r w:rsidR="001619C6" w:rsidRPr="00A3036C">
        <w:rPr>
          <w:rFonts w:ascii="Times New Roman" w:eastAsia="Aptos" w:hAnsi="Times New Roman" w:cs="Times New Roman"/>
          <w:sz w:val="24"/>
          <w:szCs w:val="24"/>
        </w:rPr>
        <w:t>Ela, p</w:t>
      </w:r>
      <w:r w:rsidR="00EC0E03" w:rsidRPr="00A3036C">
        <w:rPr>
          <w:rFonts w:ascii="Times New Roman" w:eastAsia="Aptos" w:hAnsi="Times New Roman" w:cs="Times New Roman"/>
          <w:sz w:val="24"/>
          <w:szCs w:val="24"/>
        </w:rPr>
        <w:t xml:space="preserve">acientemente, esboça situações comuns aos terrícolas definidas sempre pelo livre arbítrio concedido pelo SEU — Soberana Energia Universal ao ser humano. Significando, total responsabilidade do terráqueo pelo seu destino ao experenciar sua vitalidade terrestre.  </w:t>
      </w:r>
    </w:p>
    <w:p w14:paraId="232990A7" w14:textId="67F2BB23" w:rsidR="00D22CD0" w:rsidRPr="00A3036C" w:rsidRDefault="00EC0E03" w:rsidP="004C3D84">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Divergências a parte, Joseph considera os posicionamentos irreversíveis de sua interlocutora, admitindo, sem aceitar, esta filosofia divinal, declara</w:t>
      </w:r>
      <w:r w:rsidR="001619C6" w:rsidRPr="00A3036C">
        <w:rPr>
          <w:rFonts w:ascii="Times New Roman" w:eastAsia="Aptos" w:hAnsi="Times New Roman" w:cs="Times New Roman"/>
          <w:sz w:val="24"/>
          <w:szCs w:val="24"/>
        </w:rPr>
        <w:t>ndo</w:t>
      </w:r>
      <w:r w:rsidRPr="00A3036C">
        <w:rPr>
          <w:rFonts w:ascii="Times New Roman" w:eastAsia="Aptos" w:hAnsi="Times New Roman" w:cs="Times New Roman"/>
          <w:sz w:val="24"/>
          <w:szCs w:val="24"/>
        </w:rPr>
        <w:t xml:space="preserve">-se </w:t>
      </w:r>
      <w:r w:rsidR="00B20C36" w:rsidRPr="00A3036C">
        <w:rPr>
          <w:rFonts w:ascii="Times New Roman" w:eastAsia="Aptos" w:hAnsi="Times New Roman" w:cs="Times New Roman"/>
          <w:sz w:val="24"/>
          <w:szCs w:val="24"/>
        </w:rPr>
        <w:t xml:space="preserve">um </w:t>
      </w:r>
      <w:r w:rsidR="00B20C36" w:rsidRPr="00A3036C">
        <w:rPr>
          <w:rFonts w:ascii="Times New Roman" w:eastAsia="Aptos" w:hAnsi="Times New Roman" w:cs="Times New Roman"/>
          <w:i/>
          <w:iCs/>
          <w:sz w:val="24"/>
          <w:szCs w:val="24"/>
        </w:rPr>
        <w:t>ateu do mundo invisível</w:t>
      </w:r>
      <w:r w:rsidR="00B20C36" w:rsidRPr="00A3036C">
        <w:rPr>
          <w:rFonts w:ascii="Times New Roman" w:eastAsia="Aptos" w:hAnsi="Times New Roman" w:cs="Times New Roman"/>
          <w:sz w:val="24"/>
          <w:szCs w:val="24"/>
        </w:rPr>
        <w:t xml:space="preserve">. Ateu, por não compactuar com nenhuma religião terrena, só tendo frequentado reunião </w:t>
      </w:r>
      <w:r w:rsidR="00B20C36" w:rsidRPr="00A3036C">
        <w:rPr>
          <w:rFonts w:ascii="Times New Roman" w:eastAsia="Aptos" w:hAnsi="Times New Roman" w:cs="Times New Roman"/>
          <w:i/>
          <w:iCs/>
          <w:sz w:val="24"/>
          <w:szCs w:val="24"/>
        </w:rPr>
        <w:t>kardecista</w:t>
      </w:r>
      <w:r w:rsidR="00B20C36" w:rsidRPr="00A3036C">
        <w:rPr>
          <w:rFonts w:ascii="Times New Roman" w:eastAsia="Aptos" w:hAnsi="Times New Roman" w:cs="Times New Roman"/>
          <w:sz w:val="24"/>
          <w:szCs w:val="24"/>
        </w:rPr>
        <w:t>,  não considera</w:t>
      </w:r>
      <w:r w:rsidR="00DE7115" w:rsidRPr="00A3036C">
        <w:rPr>
          <w:rFonts w:ascii="Times New Roman" w:eastAsia="Aptos" w:hAnsi="Times New Roman" w:cs="Times New Roman"/>
          <w:sz w:val="24"/>
          <w:szCs w:val="24"/>
        </w:rPr>
        <w:t>da</w:t>
      </w:r>
      <w:r w:rsidR="00B20C36" w:rsidRPr="00A3036C">
        <w:rPr>
          <w:rFonts w:ascii="Times New Roman" w:eastAsia="Aptos" w:hAnsi="Times New Roman" w:cs="Times New Roman"/>
          <w:sz w:val="24"/>
          <w:szCs w:val="24"/>
        </w:rPr>
        <w:t xml:space="preserve"> por ele e muitos como religião</w:t>
      </w:r>
      <w:r w:rsidRPr="00A3036C">
        <w:rPr>
          <w:rFonts w:ascii="Times New Roman" w:eastAsia="Aptos" w:hAnsi="Times New Roman" w:cs="Times New Roman"/>
          <w:sz w:val="24"/>
          <w:szCs w:val="24"/>
        </w:rPr>
        <w:t xml:space="preserve"> </w:t>
      </w:r>
      <w:r w:rsidR="00B20C36" w:rsidRPr="00A3036C">
        <w:rPr>
          <w:rFonts w:ascii="Times New Roman" w:eastAsia="Aptos" w:hAnsi="Times New Roman" w:cs="Times New Roman"/>
          <w:sz w:val="24"/>
          <w:szCs w:val="24"/>
        </w:rPr>
        <w:t>e, sim, filosofia. E, do mundo invisível ao sentir pulsar ondas eletromagnéticas no seu coração aprendiz do amor incondicional</w:t>
      </w:r>
      <w:r w:rsidR="00DE7115" w:rsidRPr="00A3036C">
        <w:rPr>
          <w:rFonts w:ascii="Times New Roman" w:eastAsia="Aptos" w:hAnsi="Times New Roman" w:cs="Times New Roman"/>
          <w:sz w:val="24"/>
          <w:szCs w:val="24"/>
        </w:rPr>
        <w:t>.</w:t>
      </w:r>
      <w:r w:rsidR="00B20C36" w:rsidRPr="00A3036C">
        <w:rPr>
          <w:rFonts w:ascii="Times New Roman" w:eastAsia="Aptos" w:hAnsi="Times New Roman" w:cs="Times New Roman"/>
          <w:sz w:val="24"/>
          <w:szCs w:val="24"/>
        </w:rPr>
        <w:t xml:space="preserve"> </w:t>
      </w:r>
      <w:r w:rsidR="00DE7115" w:rsidRPr="00A3036C">
        <w:rPr>
          <w:rFonts w:ascii="Times New Roman" w:eastAsia="Aptos" w:hAnsi="Times New Roman" w:cs="Times New Roman"/>
          <w:sz w:val="24"/>
          <w:szCs w:val="24"/>
        </w:rPr>
        <w:t>D</w:t>
      </w:r>
      <w:r w:rsidR="00B20C36" w:rsidRPr="00A3036C">
        <w:rPr>
          <w:rFonts w:ascii="Times New Roman" w:eastAsia="Aptos" w:hAnsi="Times New Roman" w:cs="Times New Roman"/>
          <w:sz w:val="24"/>
          <w:szCs w:val="24"/>
        </w:rPr>
        <w:t xml:space="preserve">esperto, percebe a </w:t>
      </w:r>
      <w:r w:rsidR="00B20C36" w:rsidRPr="00A3036C">
        <w:rPr>
          <w:rFonts w:ascii="Times New Roman" w:eastAsia="Aptos" w:hAnsi="Times New Roman" w:cs="Times New Roman"/>
          <w:i/>
          <w:iCs/>
          <w:sz w:val="24"/>
          <w:szCs w:val="24"/>
        </w:rPr>
        <w:t>mentira e ilusão</w:t>
      </w:r>
      <w:r w:rsidR="00B20C36" w:rsidRPr="00A3036C">
        <w:rPr>
          <w:rFonts w:ascii="Times New Roman" w:eastAsia="Aptos" w:hAnsi="Times New Roman" w:cs="Times New Roman"/>
          <w:sz w:val="24"/>
          <w:szCs w:val="24"/>
        </w:rPr>
        <w:t xml:space="preserve"> vigentes no Sistema Terra e sente a </w:t>
      </w:r>
      <w:r w:rsidR="00B20C36" w:rsidRPr="00A3036C">
        <w:rPr>
          <w:rFonts w:ascii="Times New Roman" w:eastAsia="Aptos" w:hAnsi="Times New Roman" w:cs="Times New Roman"/>
          <w:i/>
          <w:iCs/>
          <w:sz w:val="24"/>
          <w:szCs w:val="24"/>
        </w:rPr>
        <w:t xml:space="preserve">missão invisível </w:t>
      </w:r>
      <w:r w:rsidR="00B20C36" w:rsidRPr="00A3036C">
        <w:rPr>
          <w:rFonts w:ascii="Times New Roman" w:eastAsia="Aptos" w:hAnsi="Times New Roman" w:cs="Times New Roman"/>
          <w:sz w:val="24"/>
          <w:szCs w:val="24"/>
        </w:rPr>
        <w:t>de terrícolas destinados, pela compreensão de seu livre arbítrio</w:t>
      </w:r>
      <w:r w:rsidR="00DE7115" w:rsidRPr="00A3036C">
        <w:rPr>
          <w:rFonts w:ascii="Times New Roman" w:eastAsia="Aptos" w:hAnsi="Times New Roman" w:cs="Times New Roman"/>
          <w:sz w:val="24"/>
          <w:szCs w:val="24"/>
        </w:rPr>
        <w:t>,</w:t>
      </w:r>
      <w:r w:rsidR="00B20C36" w:rsidRPr="00A3036C">
        <w:rPr>
          <w:rFonts w:ascii="Times New Roman" w:eastAsia="Aptos" w:hAnsi="Times New Roman" w:cs="Times New Roman"/>
          <w:sz w:val="24"/>
          <w:szCs w:val="24"/>
        </w:rPr>
        <w:t xml:space="preserve"> </w:t>
      </w:r>
      <w:r w:rsidR="00DE7115" w:rsidRPr="00A3036C">
        <w:rPr>
          <w:rFonts w:ascii="Times New Roman" w:eastAsia="Aptos" w:hAnsi="Times New Roman" w:cs="Times New Roman"/>
          <w:sz w:val="24"/>
          <w:szCs w:val="24"/>
        </w:rPr>
        <w:t>a</w:t>
      </w:r>
      <w:r w:rsidR="00B20C36" w:rsidRPr="00A3036C">
        <w:rPr>
          <w:rFonts w:ascii="Times New Roman" w:eastAsia="Aptos" w:hAnsi="Times New Roman" w:cs="Times New Roman"/>
          <w:sz w:val="24"/>
          <w:szCs w:val="24"/>
        </w:rPr>
        <w:t>o processo evolutivo d</w:t>
      </w:r>
      <w:r w:rsidR="00D22CD0" w:rsidRPr="00A3036C">
        <w:rPr>
          <w:rFonts w:ascii="Times New Roman" w:eastAsia="Aptos" w:hAnsi="Times New Roman" w:cs="Times New Roman"/>
          <w:sz w:val="24"/>
          <w:szCs w:val="24"/>
        </w:rPr>
        <w:t xml:space="preserve">a humanidade, experenciando </w:t>
      </w:r>
      <w:r w:rsidR="00D22CD0" w:rsidRPr="00A3036C">
        <w:rPr>
          <w:rFonts w:ascii="Times New Roman" w:eastAsia="Aptos" w:hAnsi="Times New Roman" w:cs="Times New Roman"/>
          <w:i/>
          <w:iCs/>
          <w:sz w:val="24"/>
          <w:szCs w:val="24"/>
        </w:rPr>
        <w:t>o aprendizado da delicadeza</w:t>
      </w:r>
      <w:r w:rsidR="00D22CD0" w:rsidRPr="00A3036C">
        <w:rPr>
          <w:rFonts w:ascii="Times New Roman" w:eastAsia="Aptos" w:hAnsi="Times New Roman" w:cs="Times New Roman"/>
          <w:sz w:val="24"/>
          <w:szCs w:val="24"/>
        </w:rPr>
        <w:t xml:space="preserve">. Intuição relevante do contestador usada pelo conhecimento de causa de Branca sobre o </w:t>
      </w:r>
      <w:r w:rsidR="00D22CD0" w:rsidRPr="00A3036C">
        <w:rPr>
          <w:rFonts w:ascii="Times New Roman" w:eastAsia="Aptos" w:hAnsi="Times New Roman" w:cs="Times New Roman"/>
          <w:i/>
          <w:iCs/>
          <w:sz w:val="24"/>
          <w:szCs w:val="24"/>
        </w:rPr>
        <w:t>kardecismo</w:t>
      </w:r>
      <w:r w:rsidR="00D22CD0" w:rsidRPr="00A3036C">
        <w:rPr>
          <w:rFonts w:ascii="Times New Roman" w:eastAsia="Aptos" w:hAnsi="Times New Roman" w:cs="Times New Roman"/>
          <w:sz w:val="24"/>
          <w:szCs w:val="24"/>
        </w:rPr>
        <w:t xml:space="preserve">, enriquece ainda mais a resenha de opiniões divergentes, porém, convergentes na construção de um mundo melhor, através da conquista humana do </w:t>
      </w:r>
      <w:r w:rsidR="00D22CD0" w:rsidRPr="00A3036C">
        <w:rPr>
          <w:rFonts w:ascii="Times New Roman" w:eastAsia="Aptos" w:hAnsi="Times New Roman" w:cs="Times New Roman"/>
          <w:i/>
          <w:iCs/>
          <w:sz w:val="24"/>
          <w:szCs w:val="24"/>
        </w:rPr>
        <w:t>amor incondicional</w:t>
      </w:r>
      <w:r w:rsidR="00D22CD0" w:rsidRPr="00A3036C">
        <w:rPr>
          <w:rFonts w:ascii="Times New Roman" w:eastAsia="Aptos" w:hAnsi="Times New Roman" w:cs="Times New Roman"/>
          <w:sz w:val="24"/>
          <w:szCs w:val="24"/>
        </w:rPr>
        <w:t>.</w:t>
      </w:r>
    </w:p>
    <w:p w14:paraId="15B31A38" w14:textId="6925097D" w:rsidR="00DE7115" w:rsidRPr="00A3036C" w:rsidRDefault="00D22CD0"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Fato suficiente para Joseph, mesmo, irredutível</w:t>
      </w:r>
      <w:r w:rsidR="00B81EE8" w:rsidRPr="00A3036C">
        <w:rPr>
          <w:rFonts w:ascii="Times New Roman" w:eastAsia="Aptos" w:hAnsi="Times New Roman" w:cs="Times New Roman"/>
          <w:sz w:val="24"/>
          <w:szCs w:val="24"/>
        </w:rPr>
        <w:t xml:space="preserve"> no seu posicionamento radical contra Deus</w:t>
      </w:r>
      <w:r w:rsidRPr="00A3036C">
        <w:rPr>
          <w:rFonts w:ascii="Times New Roman" w:eastAsia="Aptos" w:hAnsi="Times New Roman" w:cs="Times New Roman"/>
          <w:sz w:val="24"/>
          <w:szCs w:val="24"/>
        </w:rPr>
        <w:t xml:space="preserve">, ter fé </w:t>
      </w:r>
      <w:r w:rsidR="00B81EE8" w:rsidRPr="00A3036C">
        <w:rPr>
          <w:rFonts w:ascii="Times New Roman" w:eastAsia="Aptos" w:hAnsi="Times New Roman" w:cs="Times New Roman"/>
          <w:sz w:val="24"/>
          <w:szCs w:val="24"/>
        </w:rPr>
        <w:t xml:space="preserve">de que o livre arbítrio humano pode trafegar na estrada de </w:t>
      </w:r>
      <w:r w:rsidR="00B81EE8" w:rsidRPr="00A3036C">
        <w:rPr>
          <w:rFonts w:ascii="Times New Roman" w:eastAsia="Aptos" w:hAnsi="Times New Roman" w:cs="Times New Roman"/>
          <w:i/>
          <w:iCs/>
          <w:sz w:val="24"/>
          <w:szCs w:val="24"/>
        </w:rPr>
        <w:t>o aprendizado da delicadeza</w:t>
      </w:r>
      <w:r w:rsidR="001619C6" w:rsidRPr="00A3036C">
        <w:rPr>
          <w:rFonts w:ascii="Times New Roman" w:eastAsia="Aptos" w:hAnsi="Times New Roman" w:cs="Times New Roman"/>
          <w:sz w:val="24"/>
          <w:szCs w:val="24"/>
        </w:rPr>
        <w:t xml:space="preserve"> de </w:t>
      </w:r>
      <w:r w:rsidR="001619C6" w:rsidRPr="00A3036C">
        <w:rPr>
          <w:rFonts w:ascii="Times New Roman" w:eastAsia="Aptos" w:hAnsi="Times New Roman" w:cs="Times New Roman"/>
          <w:b/>
          <w:bCs/>
          <w:sz w:val="24"/>
          <w:szCs w:val="24"/>
        </w:rPr>
        <w:t>Evoluirejá</w:t>
      </w:r>
      <w:r w:rsidR="001619C6" w:rsidRPr="00A3036C">
        <w:rPr>
          <w:rFonts w:ascii="Times New Roman" w:eastAsia="Aptos" w:hAnsi="Times New Roman" w:cs="Times New Roman"/>
          <w:sz w:val="24"/>
          <w:szCs w:val="24"/>
        </w:rPr>
        <w:t>.</w:t>
      </w:r>
      <w:r w:rsidR="00DE7115" w:rsidRPr="00A3036C">
        <w:rPr>
          <w:rFonts w:ascii="Times New Roman" w:eastAsia="Aptos" w:hAnsi="Times New Roman" w:cs="Times New Roman"/>
          <w:sz w:val="24"/>
          <w:szCs w:val="24"/>
        </w:rPr>
        <w:t xml:space="preserve"> Orientado por Branca segue sua</w:t>
      </w:r>
      <w:r w:rsidR="00AA6932" w:rsidRPr="00A3036C">
        <w:rPr>
          <w:rFonts w:ascii="Times New Roman" w:eastAsia="Aptos" w:hAnsi="Times New Roman" w:cs="Times New Roman"/>
          <w:sz w:val="24"/>
          <w:szCs w:val="24"/>
        </w:rPr>
        <w:t xml:space="preserve"> sag</w:t>
      </w:r>
      <w:r w:rsidR="00DE7115" w:rsidRPr="00A3036C">
        <w:rPr>
          <w:rFonts w:ascii="Times New Roman" w:eastAsia="Aptos" w:hAnsi="Times New Roman" w:cs="Times New Roman"/>
          <w:sz w:val="24"/>
          <w:szCs w:val="24"/>
        </w:rPr>
        <w:t>a de volta ao lar e encontra uma linda e irretocável mulher, 25, de raça amarela. Ela se apresenta como Amarela e desenvolve resenha abordando o chamado, “Médico dos Pobres”, conhecido</w:t>
      </w:r>
      <w:r w:rsidR="001F6366" w:rsidRPr="00A3036C">
        <w:rPr>
          <w:rFonts w:ascii="Times New Roman" w:eastAsia="Aptos" w:hAnsi="Times New Roman" w:cs="Times New Roman"/>
          <w:sz w:val="24"/>
          <w:szCs w:val="24"/>
        </w:rPr>
        <w:t>,</w:t>
      </w:r>
      <w:r w:rsidR="00DE7115" w:rsidRPr="00A3036C">
        <w:rPr>
          <w:rFonts w:ascii="Times New Roman" w:eastAsia="Aptos" w:hAnsi="Times New Roman" w:cs="Times New Roman"/>
          <w:sz w:val="24"/>
          <w:szCs w:val="24"/>
        </w:rPr>
        <w:t xml:space="preserve"> </w:t>
      </w:r>
      <w:r w:rsidR="001F6366" w:rsidRPr="00A3036C">
        <w:rPr>
          <w:rFonts w:ascii="Times New Roman" w:eastAsia="Aptos" w:hAnsi="Times New Roman" w:cs="Times New Roman"/>
          <w:sz w:val="24"/>
          <w:szCs w:val="24"/>
        </w:rPr>
        <w:t xml:space="preserve">na sua, relevante, passagem terrena </w:t>
      </w:r>
      <w:r w:rsidR="00DE7115" w:rsidRPr="00A3036C">
        <w:rPr>
          <w:rFonts w:ascii="Times New Roman" w:eastAsia="Aptos" w:hAnsi="Times New Roman" w:cs="Times New Roman"/>
          <w:sz w:val="24"/>
          <w:szCs w:val="24"/>
        </w:rPr>
        <w:t xml:space="preserve">como Bezerra de Menezes. </w:t>
      </w:r>
    </w:p>
    <w:p w14:paraId="0E7B3D9E" w14:textId="0617D6FB" w:rsidR="006B3DBE" w:rsidRPr="00A3036C" w:rsidRDefault="006B3DBE"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Joseph Harrison respeita e admira as passagens filosóficas de Kardec e Bezerra de Menezes, porém continua não acreditando em religiões terrenas, mas, sim, nas energias captadas no SEU — Soberana Energia Universal, a quem credita toda a criação do universo.</w:t>
      </w:r>
    </w:p>
    <w:p w14:paraId="0069B66A" w14:textId="198AAF4C" w:rsidR="006B3DBE" w:rsidRPr="00A3036C" w:rsidRDefault="006B3DBE"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Questionamentos sobre a origem humana</w:t>
      </w:r>
      <w:r w:rsidR="002414DB" w:rsidRPr="00A3036C">
        <w:rPr>
          <w:rFonts w:ascii="Times New Roman" w:eastAsia="Aptos" w:hAnsi="Times New Roman" w:cs="Times New Roman"/>
          <w:sz w:val="24"/>
          <w:szCs w:val="24"/>
        </w:rPr>
        <w:t xml:space="preserve">, sua experiência e onde isto o levará é discutido, quando Branca utiliza-se da vida dedicada </w:t>
      </w:r>
      <w:r w:rsidR="002414DB" w:rsidRPr="00A3036C">
        <w:rPr>
          <w:rFonts w:ascii="Times New Roman" w:eastAsia="Aptos" w:hAnsi="Times New Roman" w:cs="Times New Roman"/>
          <w:sz w:val="24"/>
          <w:szCs w:val="24"/>
        </w:rPr>
        <w:lastRenderedPageBreak/>
        <w:t xml:space="preserve">a caridade de Bezerra de Menezes para, minimamente, criar questões para o </w:t>
      </w:r>
      <w:r w:rsidR="002414DB" w:rsidRPr="00A3036C">
        <w:rPr>
          <w:rFonts w:ascii="Times New Roman" w:eastAsia="Aptos" w:hAnsi="Times New Roman" w:cs="Times New Roman"/>
          <w:i/>
          <w:iCs/>
          <w:sz w:val="24"/>
          <w:szCs w:val="24"/>
        </w:rPr>
        <w:t>ateu do mundo invisível</w:t>
      </w:r>
      <w:r w:rsidR="002414DB" w:rsidRPr="00A3036C">
        <w:rPr>
          <w:rFonts w:ascii="Times New Roman" w:eastAsia="Aptos" w:hAnsi="Times New Roman" w:cs="Times New Roman"/>
          <w:sz w:val="24"/>
          <w:szCs w:val="24"/>
        </w:rPr>
        <w:t xml:space="preserve">.  Ele resiste, argumentando sobre a </w:t>
      </w:r>
      <w:r w:rsidR="002414DB" w:rsidRPr="00A3036C">
        <w:rPr>
          <w:rFonts w:ascii="Times New Roman" w:eastAsia="Aptos" w:hAnsi="Times New Roman" w:cs="Times New Roman"/>
          <w:i/>
          <w:iCs/>
          <w:sz w:val="24"/>
          <w:szCs w:val="24"/>
        </w:rPr>
        <w:t xml:space="preserve">ganância exploratória </w:t>
      </w:r>
      <w:r w:rsidR="002414DB" w:rsidRPr="00A3036C">
        <w:rPr>
          <w:rFonts w:ascii="Times New Roman" w:eastAsia="Aptos" w:hAnsi="Times New Roman" w:cs="Times New Roman"/>
          <w:sz w:val="24"/>
          <w:szCs w:val="24"/>
        </w:rPr>
        <w:t xml:space="preserve">existente no planeta e </w:t>
      </w:r>
      <w:r w:rsidR="00F87BE2" w:rsidRPr="00A3036C">
        <w:rPr>
          <w:rFonts w:ascii="Times New Roman" w:eastAsia="Aptos" w:hAnsi="Times New Roman" w:cs="Times New Roman"/>
          <w:sz w:val="24"/>
          <w:szCs w:val="24"/>
        </w:rPr>
        <w:t xml:space="preserve">o </w:t>
      </w:r>
      <w:r w:rsidR="00F87BE2" w:rsidRPr="00A3036C">
        <w:rPr>
          <w:rFonts w:ascii="Times New Roman" w:eastAsia="Aptos" w:hAnsi="Times New Roman" w:cs="Times New Roman"/>
          <w:i/>
          <w:iCs/>
          <w:sz w:val="24"/>
          <w:szCs w:val="24"/>
        </w:rPr>
        <w:t xml:space="preserve">apego </w:t>
      </w:r>
      <w:r w:rsidR="00F87BE2" w:rsidRPr="00A3036C">
        <w:rPr>
          <w:rFonts w:ascii="Times New Roman" w:eastAsia="Aptos" w:hAnsi="Times New Roman" w:cs="Times New Roman"/>
          <w:sz w:val="24"/>
          <w:szCs w:val="24"/>
        </w:rPr>
        <w:t>do ser humano a materialidade efêmera sem contribuição no processo evolutivo da humanidade. Vai mais longe, desqualificando religiões terrestres, mas enaltecendo religiosos dedicados a promoverem o bem para populações menos favorecidas entregues à própria sorte.</w:t>
      </w:r>
    </w:p>
    <w:p w14:paraId="02843281" w14:textId="1F8BB4D3" w:rsidR="00F87BE2" w:rsidRPr="00A3036C" w:rsidRDefault="00F87BE2"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Joseph, emocionado, com a trajetória de Bezerra de Menezes, o considera, assim como Alan Kardec, um </w:t>
      </w:r>
      <w:r w:rsidRPr="00A3036C">
        <w:rPr>
          <w:rFonts w:ascii="Times New Roman" w:eastAsia="Aptos" w:hAnsi="Times New Roman" w:cs="Times New Roman"/>
          <w:i/>
          <w:iCs/>
          <w:sz w:val="24"/>
          <w:szCs w:val="24"/>
        </w:rPr>
        <w:t>fora de série</w:t>
      </w:r>
      <w:r w:rsidRPr="00A3036C">
        <w:rPr>
          <w:rFonts w:ascii="Times New Roman" w:eastAsia="Aptos" w:hAnsi="Times New Roman" w:cs="Times New Roman"/>
          <w:sz w:val="24"/>
          <w:szCs w:val="24"/>
        </w:rPr>
        <w:t>, admitindo a importância destes para compreensão da existência humana</w:t>
      </w:r>
      <w:r w:rsidR="00AA6932"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AA6932" w:rsidRPr="00A3036C">
        <w:rPr>
          <w:rFonts w:ascii="Times New Roman" w:eastAsia="Aptos" w:hAnsi="Times New Roman" w:cs="Times New Roman"/>
          <w:sz w:val="24"/>
          <w:szCs w:val="24"/>
        </w:rPr>
        <w:t>R</w:t>
      </w:r>
      <w:r w:rsidRPr="00A3036C">
        <w:rPr>
          <w:rFonts w:ascii="Times New Roman" w:eastAsia="Aptos" w:hAnsi="Times New Roman" w:cs="Times New Roman"/>
          <w:sz w:val="24"/>
          <w:szCs w:val="24"/>
        </w:rPr>
        <w:t>essaltando interpretações errôneas dos homens</w:t>
      </w:r>
      <w:r w:rsidR="00496DAA" w:rsidRPr="00A3036C">
        <w:rPr>
          <w:rFonts w:ascii="Times New Roman" w:eastAsia="Aptos" w:hAnsi="Times New Roman" w:cs="Times New Roman"/>
          <w:sz w:val="24"/>
          <w:szCs w:val="24"/>
        </w:rPr>
        <w:t xml:space="preserve"> em relação a esta filosofia, muitas vezes subjugada pela história religiosa fundamentada em Jesus Cristo </w:t>
      </w:r>
      <w:r w:rsidR="00AA6932" w:rsidRPr="00A3036C">
        <w:rPr>
          <w:rFonts w:ascii="Times New Roman" w:eastAsia="Aptos" w:hAnsi="Times New Roman" w:cs="Times New Roman"/>
          <w:sz w:val="24"/>
          <w:szCs w:val="24"/>
        </w:rPr>
        <w:t xml:space="preserve">e </w:t>
      </w:r>
      <w:r w:rsidR="00496DAA" w:rsidRPr="00A3036C">
        <w:rPr>
          <w:rFonts w:ascii="Times New Roman" w:eastAsia="Aptos" w:hAnsi="Times New Roman" w:cs="Times New Roman"/>
          <w:sz w:val="24"/>
          <w:szCs w:val="24"/>
        </w:rPr>
        <w:t xml:space="preserve">manipulada pelos  interessados no fomento da </w:t>
      </w:r>
      <w:r w:rsidR="00496DAA" w:rsidRPr="00A3036C">
        <w:rPr>
          <w:rFonts w:ascii="Times New Roman" w:eastAsia="Aptos" w:hAnsi="Times New Roman" w:cs="Times New Roman"/>
          <w:i/>
          <w:iCs/>
          <w:sz w:val="24"/>
          <w:szCs w:val="24"/>
        </w:rPr>
        <w:t xml:space="preserve">mentira e ilusão </w:t>
      </w:r>
      <w:r w:rsidR="00E11CAC" w:rsidRPr="00A3036C">
        <w:rPr>
          <w:rFonts w:ascii="Times New Roman" w:eastAsia="Aptos" w:hAnsi="Times New Roman" w:cs="Times New Roman"/>
          <w:sz w:val="24"/>
          <w:szCs w:val="24"/>
        </w:rPr>
        <w:t>do Sistema Terra. Negacionista</w:t>
      </w:r>
      <w:r w:rsidR="00496DAA" w:rsidRPr="00A3036C">
        <w:rPr>
          <w:rFonts w:ascii="Times New Roman" w:eastAsia="Aptos" w:hAnsi="Times New Roman" w:cs="Times New Roman"/>
          <w:sz w:val="24"/>
          <w:szCs w:val="24"/>
        </w:rPr>
        <w:t xml:space="preserve"> da </w:t>
      </w:r>
      <w:r w:rsidR="00496DAA" w:rsidRPr="00A3036C">
        <w:rPr>
          <w:rFonts w:ascii="Times New Roman" w:eastAsia="Aptos" w:hAnsi="Times New Roman" w:cs="Times New Roman"/>
          <w:i/>
          <w:iCs/>
          <w:sz w:val="24"/>
          <w:szCs w:val="24"/>
        </w:rPr>
        <w:t>verdade absoluta</w:t>
      </w:r>
      <w:r w:rsidR="00496DAA" w:rsidRPr="00A3036C">
        <w:rPr>
          <w:rFonts w:ascii="Times New Roman" w:eastAsia="Aptos" w:hAnsi="Times New Roman" w:cs="Times New Roman"/>
          <w:sz w:val="24"/>
          <w:szCs w:val="24"/>
        </w:rPr>
        <w:t xml:space="preserve"> para manutenção do poder estabelecido, quando muitos injustiçados garantem a prosperidade material de poucos.</w:t>
      </w:r>
    </w:p>
    <w:p w14:paraId="5EDAE6ED" w14:textId="14BD64BA" w:rsidR="00496DAA" w:rsidRPr="00A3036C" w:rsidRDefault="00496DAA"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Debate entre Branca e Joseph não é suficiente para o </w:t>
      </w:r>
      <w:r w:rsidRPr="00A3036C">
        <w:rPr>
          <w:rFonts w:ascii="Times New Roman" w:eastAsia="Aptos" w:hAnsi="Times New Roman" w:cs="Times New Roman"/>
          <w:i/>
          <w:iCs/>
          <w:sz w:val="24"/>
          <w:szCs w:val="24"/>
        </w:rPr>
        <w:t xml:space="preserve">ateu do mundo invisível </w:t>
      </w:r>
      <w:r w:rsidRPr="00A3036C">
        <w:rPr>
          <w:rFonts w:ascii="Times New Roman" w:eastAsia="Aptos" w:hAnsi="Times New Roman" w:cs="Times New Roman"/>
          <w:sz w:val="24"/>
          <w:szCs w:val="24"/>
        </w:rPr>
        <w:t xml:space="preserve">comprender a máxima: </w:t>
      </w:r>
      <w:r w:rsidRPr="00A3036C">
        <w:rPr>
          <w:rFonts w:ascii="Times New Roman" w:eastAsia="Aptos" w:hAnsi="Times New Roman" w:cs="Times New Roman"/>
          <w:i/>
          <w:iCs/>
          <w:sz w:val="24"/>
          <w:szCs w:val="24"/>
        </w:rPr>
        <w:t>Deus escreve certo por linhas tortas</w:t>
      </w:r>
      <w:r w:rsidR="009C1B64" w:rsidRPr="00A3036C">
        <w:rPr>
          <w:rFonts w:ascii="Times New Roman" w:eastAsia="Aptos" w:hAnsi="Times New Roman" w:cs="Times New Roman"/>
          <w:sz w:val="24"/>
          <w:szCs w:val="24"/>
        </w:rPr>
        <w:t xml:space="preserve"> abordada pel</w:t>
      </w:r>
      <w:r w:rsidR="00F17A53" w:rsidRPr="00A3036C">
        <w:rPr>
          <w:rFonts w:ascii="Times New Roman" w:eastAsia="Aptos" w:hAnsi="Times New Roman" w:cs="Times New Roman"/>
          <w:sz w:val="24"/>
          <w:szCs w:val="24"/>
        </w:rPr>
        <w:t>as sua</w:t>
      </w:r>
      <w:r w:rsidR="009C1B64" w:rsidRPr="00A3036C">
        <w:rPr>
          <w:rFonts w:ascii="Times New Roman" w:eastAsia="Aptos" w:hAnsi="Times New Roman" w:cs="Times New Roman"/>
          <w:sz w:val="24"/>
          <w:szCs w:val="24"/>
        </w:rPr>
        <w:t>s conversador</w:t>
      </w:r>
      <w:r w:rsidR="00E11CAC" w:rsidRPr="00A3036C">
        <w:rPr>
          <w:rFonts w:ascii="Times New Roman" w:eastAsia="Aptos" w:hAnsi="Times New Roman" w:cs="Times New Roman"/>
          <w:sz w:val="24"/>
          <w:szCs w:val="24"/>
        </w:rPr>
        <w:t>a</w:t>
      </w:r>
      <w:r w:rsidR="009C1B64" w:rsidRPr="00A3036C">
        <w:rPr>
          <w:rFonts w:ascii="Times New Roman" w:eastAsia="Aptos" w:hAnsi="Times New Roman" w:cs="Times New Roman"/>
          <w:sz w:val="24"/>
          <w:szCs w:val="24"/>
        </w:rPr>
        <w:t>s.</w:t>
      </w:r>
    </w:p>
    <w:p w14:paraId="4C703B5F" w14:textId="3314CF38" w:rsidR="00496DAA" w:rsidRPr="00A3036C" w:rsidRDefault="009C1B64"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Joseph segue, orientado por Branca, o caminho de volta para casa para desta vez encontrar uma mulher de raça preta com atributos facial e físico de belezas </w:t>
      </w:r>
      <w:r w:rsidRPr="00A3036C">
        <w:rPr>
          <w:rFonts w:ascii="Times New Roman" w:eastAsia="Aptos" w:hAnsi="Times New Roman" w:cs="Times New Roman"/>
          <w:i/>
          <w:iCs/>
          <w:sz w:val="24"/>
          <w:szCs w:val="24"/>
        </w:rPr>
        <w:t>suigeneris</w:t>
      </w:r>
      <w:r w:rsidRPr="00A3036C">
        <w:rPr>
          <w:rFonts w:ascii="Times New Roman" w:eastAsia="Aptos" w:hAnsi="Times New Roman" w:cs="Times New Roman"/>
          <w:sz w:val="24"/>
          <w:szCs w:val="24"/>
        </w:rPr>
        <w:t>. Preta e Joseph cumprem formalidade para se apresentarem. Não demora muito para iniciarem conversa sobre Chico Xavier</w:t>
      </w:r>
      <w:r w:rsidR="00E11CAC" w:rsidRPr="00A3036C">
        <w:rPr>
          <w:rFonts w:ascii="Times New Roman" w:eastAsia="Aptos" w:hAnsi="Times New Roman" w:cs="Times New Roman"/>
          <w:sz w:val="24"/>
          <w:szCs w:val="24"/>
        </w:rPr>
        <w:t>, c</w:t>
      </w:r>
      <w:r w:rsidRPr="00A3036C">
        <w:rPr>
          <w:rFonts w:ascii="Times New Roman" w:eastAsia="Aptos" w:hAnsi="Times New Roman" w:cs="Times New Roman"/>
          <w:sz w:val="24"/>
          <w:szCs w:val="24"/>
        </w:rPr>
        <w:t>onsiderado um dos expoentes do espiritismo</w:t>
      </w:r>
      <w:r w:rsidR="00E11CAC"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E11CAC" w:rsidRPr="00A3036C">
        <w:rPr>
          <w:rFonts w:ascii="Times New Roman" w:eastAsia="Aptos" w:hAnsi="Times New Roman" w:cs="Times New Roman"/>
          <w:sz w:val="24"/>
          <w:szCs w:val="24"/>
        </w:rPr>
        <w:t>D</w:t>
      </w:r>
      <w:r w:rsidRPr="00A3036C">
        <w:rPr>
          <w:rFonts w:ascii="Times New Roman" w:eastAsia="Aptos" w:hAnsi="Times New Roman" w:cs="Times New Roman"/>
          <w:sz w:val="24"/>
          <w:szCs w:val="24"/>
        </w:rPr>
        <w:t>otado de dons mediúnicos universais</w:t>
      </w:r>
      <w:r w:rsidR="003E6E74" w:rsidRPr="00A3036C">
        <w:rPr>
          <w:rFonts w:ascii="Times New Roman" w:eastAsia="Aptos" w:hAnsi="Times New Roman" w:cs="Times New Roman"/>
          <w:sz w:val="24"/>
          <w:szCs w:val="24"/>
        </w:rPr>
        <w:t xml:space="preserve"> cientes da universalidade da criação do SEU — Soberana Energia Universal</w:t>
      </w:r>
      <w:r w:rsidR="00AC79C0" w:rsidRPr="00A3036C">
        <w:rPr>
          <w:rFonts w:ascii="Times New Roman" w:eastAsia="Aptos" w:hAnsi="Times New Roman" w:cs="Times New Roman"/>
          <w:sz w:val="24"/>
          <w:szCs w:val="24"/>
        </w:rPr>
        <w:t>, o</w:t>
      </w:r>
      <w:r w:rsidR="003E6E74" w:rsidRPr="00A3036C">
        <w:rPr>
          <w:rFonts w:ascii="Times New Roman" w:eastAsia="Aptos" w:hAnsi="Times New Roman" w:cs="Times New Roman"/>
          <w:sz w:val="24"/>
          <w:szCs w:val="24"/>
        </w:rPr>
        <w:t xml:space="preserve"> </w:t>
      </w:r>
      <w:r w:rsidR="00AC79C0" w:rsidRPr="00A3036C">
        <w:rPr>
          <w:rFonts w:ascii="Times New Roman" w:eastAsia="Aptos" w:hAnsi="Times New Roman" w:cs="Times New Roman"/>
          <w:sz w:val="24"/>
          <w:szCs w:val="24"/>
        </w:rPr>
        <w:t>r</w:t>
      </w:r>
      <w:r w:rsidR="003E6E74" w:rsidRPr="00A3036C">
        <w:rPr>
          <w:rFonts w:ascii="Times New Roman" w:eastAsia="Aptos" w:hAnsi="Times New Roman" w:cs="Times New Roman"/>
          <w:sz w:val="24"/>
          <w:szCs w:val="24"/>
        </w:rPr>
        <w:t>econhece e visita outros mundos afinados</w:t>
      </w:r>
      <w:r w:rsidR="00C22A94" w:rsidRPr="00A3036C">
        <w:rPr>
          <w:rFonts w:ascii="Times New Roman" w:eastAsia="Aptos" w:hAnsi="Times New Roman" w:cs="Times New Roman"/>
          <w:sz w:val="24"/>
          <w:szCs w:val="24"/>
        </w:rPr>
        <w:t xml:space="preserve"> à</w:t>
      </w:r>
      <w:r w:rsidR="003E6E74" w:rsidRPr="00A3036C">
        <w:rPr>
          <w:rFonts w:ascii="Times New Roman" w:eastAsia="Aptos" w:hAnsi="Times New Roman" w:cs="Times New Roman"/>
          <w:sz w:val="24"/>
          <w:szCs w:val="24"/>
        </w:rPr>
        <w:t xml:space="preserve"> estrada de </w:t>
      </w:r>
      <w:r w:rsidR="003E6E74" w:rsidRPr="00A3036C">
        <w:rPr>
          <w:rFonts w:ascii="Times New Roman" w:eastAsia="Aptos" w:hAnsi="Times New Roman" w:cs="Times New Roman"/>
          <w:i/>
          <w:iCs/>
          <w:sz w:val="24"/>
          <w:szCs w:val="24"/>
        </w:rPr>
        <w:t>o aprendizado da delicadeza</w:t>
      </w:r>
      <w:r w:rsidR="003E6E74" w:rsidRPr="00A3036C">
        <w:rPr>
          <w:rFonts w:ascii="Times New Roman" w:eastAsia="Aptos" w:hAnsi="Times New Roman" w:cs="Times New Roman"/>
          <w:sz w:val="24"/>
          <w:szCs w:val="24"/>
        </w:rPr>
        <w:t xml:space="preserve"> </w:t>
      </w:r>
      <w:r w:rsidR="00C22A94" w:rsidRPr="00A3036C">
        <w:rPr>
          <w:rFonts w:ascii="Times New Roman" w:eastAsia="Aptos" w:hAnsi="Times New Roman" w:cs="Times New Roman"/>
          <w:sz w:val="24"/>
          <w:szCs w:val="24"/>
        </w:rPr>
        <w:t xml:space="preserve">ministrado em </w:t>
      </w:r>
      <w:r w:rsidR="00C22A94" w:rsidRPr="00A3036C">
        <w:rPr>
          <w:rFonts w:ascii="Times New Roman" w:eastAsia="Aptos" w:hAnsi="Times New Roman" w:cs="Times New Roman"/>
          <w:b/>
          <w:bCs/>
          <w:sz w:val="24"/>
          <w:szCs w:val="24"/>
        </w:rPr>
        <w:t>Evolui</w:t>
      </w:r>
      <w:r w:rsidR="0004210B" w:rsidRPr="00A3036C">
        <w:rPr>
          <w:rFonts w:ascii="Times New Roman" w:eastAsia="Aptos" w:hAnsi="Times New Roman" w:cs="Times New Roman"/>
          <w:b/>
          <w:bCs/>
          <w:sz w:val="24"/>
          <w:szCs w:val="24"/>
        </w:rPr>
        <w:t>r</w:t>
      </w:r>
      <w:r w:rsidR="00C22A94" w:rsidRPr="00A3036C">
        <w:rPr>
          <w:rFonts w:ascii="Times New Roman" w:eastAsia="Aptos" w:hAnsi="Times New Roman" w:cs="Times New Roman"/>
          <w:b/>
          <w:bCs/>
          <w:sz w:val="24"/>
          <w:szCs w:val="24"/>
        </w:rPr>
        <w:t>ejá</w:t>
      </w:r>
      <w:r w:rsidR="0004210B" w:rsidRPr="00A3036C">
        <w:rPr>
          <w:rFonts w:ascii="Times New Roman" w:eastAsia="Aptos" w:hAnsi="Times New Roman" w:cs="Times New Roman"/>
          <w:b/>
          <w:bCs/>
          <w:sz w:val="24"/>
          <w:szCs w:val="24"/>
        </w:rPr>
        <w:t xml:space="preserve"> </w:t>
      </w:r>
      <w:r w:rsidR="003E6E74" w:rsidRPr="00A3036C">
        <w:rPr>
          <w:rFonts w:ascii="Times New Roman" w:eastAsia="Aptos" w:hAnsi="Times New Roman" w:cs="Times New Roman"/>
          <w:sz w:val="24"/>
          <w:szCs w:val="24"/>
        </w:rPr>
        <w:t xml:space="preserve">pela conquista e prática indiscriminada do </w:t>
      </w:r>
      <w:r w:rsidR="003E6E74" w:rsidRPr="00A3036C">
        <w:rPr>
          <w:rFonts w:ascii="Times New Roman" w:eastAsia="Aptos" w:hAnsi="Times New Roman" w:cs="Times New Roman"/>
          <w:i/>
          <w:iCs/>
          <w:sz w:val="24"/>
          <w:szCs w:val="24"/>
        </w:rPr>
        <w:t>amor incondicional</w:t>
      </w:r>
      <w:r w:rsidR="003E6E74" w:rsidRPr="00A3036C">
        <w:rPr>
          <w:rFonts w:ascii="Times New Roman" w:eastAsia="Aptos" w:hAnsi="Times New Roman" w:cs="Times New Roman"/>
          <w:sz w:val="24"/>
          <w:szCs w:val="24"/>
        </w:rPr>
        <w:t>.</w:t>
      </w:r>
    </w:p>
    <w:p w14:paraId="26C0460C" w14:textId="1970D962" w:rsidR="003E6E74" w:rsidRPr="00A3036C" w:rsidRDefault="003E6E74"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Perseguido como um </w:t>
      </w:r>
      <w:r w:rsidRPr="00A3036C">
        <w:rPr>
          <w:rFonts w:ascii="Times New Roman" w:eastAsia="Aptos" w:hAnsi="Times New Roman" w:cs="Times New Roman"/>
          <w:i/>
          <w:iCs/>
          <w:sz w:val="24"/>
          <w:szCs w:val="24"/>
        </w:rPr>
        <w:t xml:space="preserve">falso profeta </w:t>
      </w:r>
      <w:r w:rsidRPr="00A3036C">
        <w:rPr>
          <w:rFonts w:ascii="Times New Roman" w:eastAsia="Aptos" w:hAnsi="Times New Roman" w:cs="Times New Roman"/>
          <w:sz w:val="24"/>
          <w:szCs w:val="24"/>
        </w:rPr>
        <w:t xml:space="preserve">e considerado um perigo para os bons costumes sociais, não tem sua fé abalada e assistido pelo espirito de Emmanuel </w:t>
      </w:r>
      <w:r w:rsidR="00CD1A26" w:rsidRPr="00A3036C">
        <w:rPr>
          <w:rFonts w:ascii="Times New Roman" w:eastAsia="Aptos" w:hAnsi="Times New Roman" w:cs="Times New Roman"/>
          <w:sz w:val="24"/>
          <w:szCs w:val="24"/>
        </w:rPr>
        <w:t>ultrapassa</w:t>
      </w:r>
      <w:r w:rsidRPr="00A3036C">
        <w:rPr>
          <w:rFonts w:ascii="Times New Roman" w:eastAsia="Aptos" w:hAnsi="Times New Roman" w:cs="Times New Roman"/>
          <w:sz w:val="24"/>
          <w:szCs w:val="24"/>
        </w:rPr>
        <w:t xml:space="preserve"> as barreiras impostas pela descrença e se torna ícone desta filosofia longe do entendimento da maioria dos humanos. Personalidades segmentadas da pirâmide social</w:t>
      </w:r>
      <w:r w:rsidR="008B2162" w:rsidRPr="00A3036C">
        <w:rPr>
          <w:rFonts w:ascii="Times New Roman" w:eastAsia="Aptos" w:hAnsi="Times New Roman" w:cs="Times New Roman"/>
          <w:sz w:val="24"/>
          <w:szCs w:val="24"/>
        </w:rPr>
        <w:t xml:space="preserve">, independentemente de suas posições, o procuram para encontrarem alívio com </w:t>
      </w:r>
      <w:r w:rsidR="00CD1A26" w:rsidRPr="00A3036C">
        <w:rPr>
          <w:rFonts w:ascii="Times New Roman" w:eastAsia="Aptos" w:hAnsi="Times New Roman" w:cs="Times New Roman"/>
          <w:sz w:val="24"/>
          <w:szCs w:val="24"/>
        </w:rPr>
        <w:t>su</w:t>
      </w:r>
      <w:r w:rsidR="008B2162" w:rsidRPr="00A3036C">
        <w:rPr>
          <w:rFonts w:ascii="Times New Roman" w:eastAsia="Aptos" w:hAnsi="Times New Roman" w:cs="Times New Roman"/>
          <w:sz w:val="24"/>
          <w:szCs w:val="24"/>
        </w:rPr>
        <w:t>as comunicações com os considerados mortos, apresentados mais vivos de que nunca, através de psicografias concebidas por ele.</w:t>
      </w:r>
    </w:p>
    <w:p w14:paraId="537674D5" w14:textId="2576EE40" w:rsidR="008B2162" w:rsidRPr="00A3036C" w:rsidRDefault="008B2162"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Comunicações com o </w:t>
      </w:r>
      <w:r w:rsidRPr="00A3036C">
        <w:rPr>
          <w:rFonts w:ascii="Times New Roman" w:eastAsia="Aptos" w:hAnsi="Times New Roman" w:cs="Times New Roman"/>
          <w:i/>
          <w:iCs/>
          <w:sz w:val="24"/>
          <w:szCs w:val="24"/>
        </w:rPr>
        <w:t xml:space="preserve">mundo invisível </w:t>
      </w:r>
      <w:r w:rsidRPr="00A3036C">
        <w:rPr>
          <w:rFonts w:ascii="Times New Roman" w:eastAsia="Aptos" w:hAnsi="Times New Roman" w:cs="Times New Roman"/>
          <w:sz w:val="24"/>
          <w:szCs w:val="24"/>
        </w:rPr>
        <w:t xml:space="preserve">reforçam o conceito de existir </w:t>
      </w:r>
      <w:r w:rsidRPr="00A3036C">
        <w:rPr>
          <w:rFonts w:ascii="Times New Roman" w:eastAsia="Aptos" w:hAnsi="Times New Roman" w:cs="Times New Roman"/>
          <w:i/>
          <w:iCs/>
          <w:sz w:val="24"/>
          <w:szCs w:val="24"/>
        </w:rPr>
        <w:t>vida após a morte</w:t>
      </w:r>
      <w:r w:rsidRPr="00A3036C">
        <w:rPr>
          <w:rFonts w:ascii="Times New Roman" w:eastAsia="Aptos" w:hAnsi="Times New Roman" w:cs="Times New Roman"/>
          <w:sz w:val="24"/>
          <w:szCs w:val="24"/>
        </w:rPr>
        <w:t xml:space="preserve">. Joseph vale-se de outra máxima de Harrison, Taylor e Agregados: </w:t>
      </w:r>
      <w:r w:rsidRPr="00A3036C">
        <w:rPr>
          <w:rFonts w:ascii="Times New Roman" w:eastAsia="Aptos" w:hAnsi="Times New Roman" w:cs="Times New Roman"/>
          <w:i/>
          <w:iCs/>
          <w:sz w:val="24"/>
          <w:szCs w:val="24"/>
        </w:rPr>
        <w:t>a morte é a única certeza da vida</w:t>
      </w:r>
      <w:r w:rsidRPr="00A3036C">
        <w:rPr>
          <w:rFonts w:ascii="Times New Roman" w:eastAsia="Aptos" w:hAnsi="Times New Roman" w:cs="Times New Roman"/>
          <w:sz w:val="24"/>
          <w:szCs w:val="24"/>
        </w:rPr>
        <w:t>, alegando a probabilidade desta certeza ser o início, acordado ao merecimento energético</w:t>
      </w:r>
      <w:r w:rsidR="00FD5527" w:rsidRPr="00A3036C">
        <w:rPr>
          <w:rFonts w:ascii="Times New Roman" w:eastAsia="Aptos" w:hAnsi="Times New Roman" w:cs="Times New Roman"/>
          <w:sz w:val="24"/>
          <w:szCs w:val="24"/>
        </w:rPr>
        <w:t xml:space="preserve"> de cada ser</w:t>
      </w:r>
      <w:r w:rsidRPr="00A3036C">
        <w:rPr>
          <w:rFonts w:ascii="Times New Roman" w:eastAsia="Aptos" w:hAnsi="Times New Roman" w:cs="Times New Roman"/>
          <w:sz w:val="24"/>
          <w:szCs w:val="24"/>
        </w:rPr>
        <w:t xml:space="preserve">, da evolução humana para encontrar, compreender e praticar o </w:t>
      </w:r>
      <w:r w:rsidRPr="00A3036C">
        <w:rPr>
          <w:rFonts w:ascii="Times New Roman" w:eastAsia="Aptos" w:hAnsi="Times New Roman" w:cs="Times New Roman"/>
          <w:i/>
          <w:iCs/>
          <w:sz w:val="24"/>
          <w:szCs w:val="24"/>
        </w:rPr>
        <w:t>amor incondicional</w:t>
      </w:r>
      <w:r w:rsidRPr="00A3036C">
        <w:rPr>
          <w:rFonts w:ascii="Times New Roman" w:eastAsia="Aptos" w:hAnsi="Times New Roman" w:cs="Times New Roman"/>
          <w:sz w:val="24"/>
          <w:szCs w:val="24"/>
        </w:rPr>
        <w:t>.</w:t>
      </w:r>
    </w:p>
    <w:p w14:paraId="0DFFB36C" w14:textId="4C01F0D6" w:rsidR="0088632D" w:rsidRPr="00A3036C" w:rsidRDefault="008B2162"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O encontro de Joseph com Amarela não cura o coração partido d</w:t>
      </w:r>
      <w:r w:rsidR="0088632D" w:rsidRPr="00A3036C">
        <w:rPr>
          <w:rFonts w:ascii="Times New Roman" w:eastAsia="Aptos" w:hAnsi="Times New Roman" w:cs="Times New Roman"/>
          <w:sz w:val="24"/>
          <w:szCs w:val="24"/>
        </w:rPr>
        <w:t>o</w:t>
      </w:r>
      <w:r w:rsidRPr="00A3036C">
        <w:rPr>
          <w:rFonts w:ascii="Times New Roman" w:eastAsia="Aptos" w:hAnsi="Times New Roman" w:cs="Times New Roman"/>
          <w:sz w:val="24"/>
          <w:szCs w:val="24"/>
        </w:rPr>
        <w:t xml:space="preserve"> </w:t>
      </w:r>
      <w:r w:rsidR="0088632D" w:rsidRPr="00A3036C">
        <w:rPr>
          <w:rFonts w:ascii="Times New Roman" w:eastAsia="Aptos" w:hAnsi="Times New Roman" w:cs="Times New Roman"/>
          <w:i/>
          <w:iCs/>
          <w:sz w:val="24"/>
          <w:szCs w:val="24"/>
        </w:rPr>
        <w:t>ateu do mundo invisível</w:t>
      </w:r>
      <w:r w:rsidRPr="00A3036C">
        <w:rPr>
          <w:rFonts w:ascii="Times New Roman" w:eastAsia="Aptos" w:hAnsi="Times New Roman" w:cs="Times New Roman"/>
          <w:sz w:val="24"/>
          <w:szCs w:val="24"/>
        </w:rPr>
        <w:t xml:space="preserve"> com as perdas irreversíveis e chocantes</w:t>
      </w:r>
      <w:r w:rsidR="00CD1A26" w:rsidRPr="00A3036C">
        <w:rPr>
          <w:rFonts w:ascii="Times New Roman" w:eastAsia="Aptos" w:hAnsi="Times New Roman" w:cs="Times New Roman"/>
          <w:sz w:val="24"/>
          <w:szCs w:val="24"/>
        </w:rPr>
        <w:t xml:space="preserve"> de s</w:t>
      </w:r>
      <w:r w:rsidR="00E11CAC" w:rsidRPr="00A3036C">
        <w:rPr>
          <w:rFonts w:ascii="Times New Roman" w:eastAsia="Aptos" w:hAnsi="Times New Roman" w:cs="Times New Roman"/>
          <w:sz w:val="24"/>
          <w:szCs w:val="24"/>
        </w:rPr>
        <w:t>e</w:t>
      </w:r>
      <w:r w:rsidR="00CD1A26" w:rsidRPr="00A3036C">
        <w:rPr>
          <w:rFonts w:ascii="Times New Roman" w:eastAsia="Aptos" w:hAnsi="Times New Roman" w:cs="Times New Roman"/>
          <w:sz w:val="24"/>
          <w:szCs w:val="24"/>
        </w:rPr>
        <w:t>us entes queridos, destacando mulheres e filhos,</w:t>
      </w:r>
      <w:r w:rsidRPr="00A3036C">
        <w:rPr>
          <w:rFonts w:ascii="Times New Roman" w:eastAsia="Aptos" w:hAnsi="Times New Roman" w:cs="Times New Roman"/>
          <w:sz w:val="24"/>
          <w:szCs w:val="24"/>
        </w:rPr>
        <w:t xml:space="preserve"> </w:t>
      </w:r>
      <w:r w:rsidR="0088632D" w:rsidRPr="00A3036C">
        <w:rPr>
          <w:rFonts w:ascii="Times New Roman" w:eastAsia="Aptos" w:hAnsi="Times New Roman" w:cs="Times New Roman"/>
          <w:sz w:val="24"/>
          <w:szCs w:val="24"/>
        </w:rPr>
        <w:t>provocadas pelos males que assombram a sociedade mundial</w:t>
      </w:r>
      <w:r w:rsidR="00CD1A26" w:rsidRPr="00A3036C">
        <w:rPr>
          <w:rFonts w:ascii="Times New Roman" w:eastAsia="Aptos" w:hAnsi="Times New Roman" w:cs="Times New Roman"/>
          <w:sz w:val="24"/>
          <w:szCs w:val="24"/>
        </w:rPr>
        <w:t>. E</w:t>
      </w:r>
      <w:r w:rsidR="0088632D" w:rsidRPr="00A3036C">
        <w:rPr>
          <w:rFonts w:ascii="Times New Roman" w:eastAsia="Aptos" w:hAnsi="Times New Roman" w:cs="Times New Roman"/>
          <w:sz w:val="24"/>
          <w:szCs w:val="24"/>
        </w:rPr>
        <w:t>specialmente</w:t>
      </w:r>
      <w:r w:rsidR="00E11CAC" w:rsidRPr="00A3036C">
        <w:rPr>
          <w:rFonts w:ascii="Times New Roman" w:eastAsia="Aptos" w:hAnsi="Times New Roman" w:cs="Times New Roman"/>
          <w:sz w:val="24"/>
          <w:szCs w:val="24"/>
        </w:rPr>
        <w:t>,</w:t>
      </w:r>
      <w:r w:rsidR="0088632D" w:rsidRPr="00A3036C">
        <w:rPr>
          <w:rFonts w:ascii="Times New Roman" w:eastAsia="Aptos" w:hAnsi="Times New Roman" w:cs="Times New Roman"/>
          <w:sz w:val="24"/>
          <w:szCs w:val="24"/>
        </w:rPr>
        <w:t xml:space="preserve"> pela violência urbana e atuação dos pilares sistêmicos: governo, religião, mídia e educação em prol do Sistema Terra estabelecido durante milênios no planeta.</w:t>
      </w:r>
      <w:r w:rsidR="00CD1A26" w:rsidRPr="00A3036C">
        <w:rPr>
          <w:rFonts w:ascii="Times New Roman" w:eastAsia="Aptos" w:hAnsi="Times New Roman" w:cs="Times New Roman"/>
          <w:sz w:val="24"/>
          <w:szCs w:val="24"/>
        </w:rPr>
        <w:t xml:space="preserve"> Irredutível, reitera seu posicionamento e de Harrison, Taylor e Agregados de praticarem no cotidiano a filosofia: </w:t>
      </w:r>
      <w:r w:rsidR="00CD1A26" w:rsidRPr="00A3036C">
        <w:rPr>
          <w:rFonts w:ascii="Times New Roman" w:eastAsia="Aptos" w:hAnsi="Times New Roman" w:cs="Times New Roman"/>
          <w:i/>
          <w:iCs/>
          <w:sz w:val="24"/>
          <w:szCs w:val="24"/>
        </w:rPr>
        <w:t>a minha raça é humana</w:t>
      </w:r>
      <w:r w:rsidR="00CD1A26" w:rsidRPr="00A3036C">
        <w:rPr>
          <w:rFonts w:ascii="Times New Roman" w:eastAsia="Aptos" w:hAnsi="Times New Roman" w:cs="Times New Roman"/>
          <w:sz w:val="24"/>
          <w:szCs w:val="24"/>
        </w:rPr>
        <w:t xml:space="preserve">... </w:t>
      </w:r>
      <w:r w:rsidR="00CD1A26" w:rsidRPr="00A3036C">
        <w:rPr>
          <w:rFonts w:ascii="Times New Roman" w:eastAsia="Aptos" w:hAnsi="Times New Roman" w:cs="Times New Roman"/>
          <w:i/>
          <w:iCs/>
          <w:sz w:val="24"/>
          <w:szCs w:val="24"/>
        </w:rPr>
        <w:t>o meu sexo é o amor</w:t>
      </w:r>
      <w:r w:rsidR="00CD1A26" w:rsidRPr="00A3036C">
        <w:rPr>
          <w:rFonts w:ascii="Times New Roman" w:eastAsia="Aptos" w:hAnsi="Times New Roman" w:cs="Times New Roman"/>
          <w:sz w:val="24"/>
          <w:szCs w:val="24"/>
        </w:rPr>
        <w:t xml:space="preserve">... </w:t>
      </w:r>
      <w:r w:rsidR="00CD1A26" w:rsidRPr="00A3036C">
        <w:rPr>
          <w:rFonts w:ascii="Times New Roman" w:eastAsia="Aptos" w:hAnsi="Times New Roman" w:cs="Times New Roman"/>
          <w:i/>
          <w:iCs/>
          <w:sz w:val="24"/>
          <w:szCs w:val="24"/>
        </w:rPr>
        <w:t>a minha religião é a caridade</w:t>
      </w:r>
      <w:r w:rsidR="00CD1A26" w:rsidRPr="00A3036C">
        <w:rPr>
          <w:rFonts w:ascii="Times New Roman" w:eastAsia="Aptos" w:hAnsi="Times New Roman" w:cs="Times New Roman"/>
          <w:sz w:val="24"/>
          <w:szCs w:val="24"/>
        </w:rPr>
        <w:t xml:space="preserve">... </w:t>
      </w:r>
      <w:r w:rsidR="00CD1A26" w:rsidRPr="00A3036C">
        <w:rPr>
          <w:rFonts w:ascii="Times New Roman" w:eastAsia="Aptos" w:hAnsi="Times New Roman" w:cs="Times New Roman"/>
          <w:i/>
          <w:iCs/>
          <w:sz w:val="24"/>
          <w:szCs w:val="24"/>
        </w:rPr>
        <w:t>todos os homens são iguais</w:t>
      </w:r>
      <w:r w:rsidR="00CD1A26" w:rsidRPr="00A3036C">
        <w:rPr>
          <w:rFonts w:ascii="Times New Roman" w:eastAsia="Aptos" w:hAnsi="Times New Roman" w:cs="Times New Roman"/>
          <w:sz w:val="24"/>
          <w:szCs w:val="24"/>
        </w:rPr>
        <w:t>. Posição filosófica estimulada por todas suas conversadoras</w:t>
      </w:r>
      <w:r w:rsidR="00F020E7" w:rsidRPr="00A3036C">
        <w:rPr>
          <w:rFonts w:ascii="Times New Roman" w:eastAsia="Aptos" w:hAnsi="Times New Roman" w:cs="Times New Roman"/>
          <w:sz w:val="24"/>
          <w:szCs w:val="24"/>
        </w:rPr>
        <w:t xml:space="preserve"> sobre a existência humana pelos feitos dos espíritos de Alan Kardec, Bezerra de Menezes e Chico Xavier. No entanto, as resenhas confortam o </w:t>
      </w:r>
      <w:r w:rsidR="00F020E7" w:rsidRPr="00A3036C">
        <w:rPr>
          <w:rFonts w:ascii="Times New Roman" w:eastAsia="Aptos" w:hAnsi="Times New Roman" w:cs="Times New Roman"/>
          <w:i/>
          <w:iCs/>
          <w:sz w:val="24"/>
          <w:szCs w:val="24"/>
        </w:rPr>
        <w:t>ateu do mundo invisível</w:t>
      </w:r>
      <w:r w:rsidR="00F020E7" w:rsidRPr="00A3036C">
        <w:rPr>
          <w:rFonts w:ascii="Times New Roman" w:eastAsia="Aptos" w:hAnsi="Times New Roman" w:cs="Times New Roman"/>
          <w:sz w:val="24"/>
          <w:szCs w:val="24"/>
        </w:rPr>
        <w:t xml:space="preserve">, sem curar seu inconformismo com o destino de seus </w:t>
      </w:r>
      <w:r w:rsidR="00F020E7" w:rsidRPr="00A3036C">
        <w:rPr>
          <w:rFonts w:ascii="Times New Roman" w:eastAsia="Aptos" w:hAnsi="Times New Roman" w:cs="Times New Roman"/>
          <w:sz w:val="24"/>
          <w:szCs w:val="24"/>
        </w:rPr>
        <w:lastRenderedPageBreak/>
        <w:t>queridos tatuados no seu sofrido coração. Ele segue a última etapa orientada</w:t>
      </w:r>
      <w:r w:rsidR="005B21A0" w:rsidRPr="00A3036C">
        <w:rPr>
          <w:rFonts w:ascii="Times New Roman" w:eastAsia="Aptos" w:hAnsi="Times New Roman" w:cs="Times New Roman"/>
          <w:sz w:val="24"/>
          <w:szCs w:val="24"/>
        </w:rPr>
        <w:t xml:space="preserve">, dotado de ensinamentos concedidos por mulheres das raças indígena, branca, amarela e preta sobre a humanidade. </w:t>
      </w:r>
      <w:r w:rsidR="00F020E7" w:rsidRPr="00A3036C">
        <w:rPr>
          <w:rFonts w:ascii="Times New Roman" w:eastAsia="Aptos" w:hAnsi="Times New Roman" w:cs="Times New Roman"/>
          <w:sz w:val="24"/>
          <w:szCs w:val="24"/>
        </w:rPr>
        <w:t xml:space="preserve"> </w:t>
      </w:r>
    </w:p>
    <w:p w14:paraId="4DB908AD" w14:textId="303CFF25" w:rsidR="00B81EE8" w:rsidRPr="00A3036C" w:rsidRDefault="005B21A0"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Depois de resenhar, sempre acompanhado por casais da fauna,  numa mata virgem com a Índia... numa praia paradisíaca com Branca... em terreno montanhoso com Amarela e, por fim, com Preta no campo</w:t>
      </w:r>
      <w:r w:rsidR="00E27E0C"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Joseph segue uma travessia desértica, quando questiona</w:t>
      </w:r>
      <w:r w:rsidR="00E11CAC" w:rsidRPr="00A3036C">
        <w:rPr>
          <w:rFonts w:ascii="Times New Roman" w:eastAsia="Aptos" w:hAnsi="Times New Roman" w:cs="Times New Roman"/>
          <w:sz w:val="24"/>
          <w:szCs w:val="24"/>
        </w:rPr>
        <w:t>ndo</w:t>
      </w:r>
      <w:r w:rsidRPr="00A3036C">
        <w:rPr>
          <w:rFonts w:ascii="Times New Roman" w:eastAsia="Aptos" w:hAnsi="Times New Roman" w:cs="Times New Roman"/>
          <w:sz w:val="24"/>
          <w:szCs w:val="24"/>
        </w:rPr>
        <w:t xml:space="preserve"> a tudo e a todos, obtém respostas em tempo real, através da voz da Índia ecoando durante sua travessia pelo deserto indicado por Preta. Ele lembra </w:t>
      </w:r>
      <w:r w:rsidR="00B013EE" w:rsidRPr="00A3036C">
        <w:rPr>
          <w:rFonts w:ascii="Times New Roman" w:eastAsia="Aptos" w:hAnsi="Times New Roman" w:cs="Times New Roman"/>
          <w:sz w:val="24"/>
          <w:szCs w:val="24"/>
        </w:rPr>
        <w:t>o conselho desta para economizar água e que o cantil ofertado por ela poderia debelar sua sede, se bem usado, até o seu destino, quando, segundo, cada uma das mulheres encontraria a compreensão da governança espiritual.</w:t>
      </w:r>
    </w:p>
    <w:p w14:paraId="1D184F71" w14:textId="09542D48" w:rsidR="00B013EE" w:rsidRPr="00A3036C" w:rsidRDefault="00B013EE"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Chama de luz que o guiara até a Índia reaparece como guia para sua saga de volta ao lar. Obstáculos físicos são vencidos, paulatinamente, apesar de debilitarem</w:t>
      </w:r>
      <w:r w:rsidR="00E11CAC" w:rsidRPr="00A3036C">
        <w:rPr>
          <w:rFonts w:ascii="Times New Roman" w:eastAsia="Aptos" w:hAnsi="Times New Roman" w:cs="Times New Roman"/>
          <w:sz w:val="24"/>
          <w:szCs w:val="24"/>
        </w:rPr>
        <w:t xml:space="preserve"> as condições físicas</w:t>
      </w:r>
      <w:r w:rsidRPr="00A3036C">
        <w:rPr>
          <w:rFonts w:ascii="Times New Roman" w:eastAsia="Aptos" w:hAnsi="Times New Roman" w:cs="Times New Roman"/>
          <w:sz w:val="24"/>
          <w:szCs w:val="24"/>
        </w:rPr>
        <w:t xml:space="preserve"> </w:t>
      </w:r>
      <w:r w:rsidR="00EC5FEB" w:rsidRPr="00A3036C">
        <w:rPr>
          <w:rFonts w:ascii="Times New Roman" w:eastAsia="Aptos" w:hAnsi="Times New Roman" w:cs="Times New Roman"/>
          <w:sz w:val="24"/>
          <w:szCs w:val="24"/>
        </w:rPr>
        <w:t>d</w:t>
      </w:r>
      <w:r w:rsidRPr="00A3036C">
        <w:rPr>
          <w:rFonts w:ascii="Times New Roman" w:eastAsia="Aptos" w:hAnsi="Times New Roman" w:cs="Times New Roman"/>
          <w:sz w:val="24"/>
          <w:szCs w:val="24"/>
        </w:rPr>
        <w:t>o, inconsciente, Guerreiro de Luz na sua caminhada</w:t>
      </w:r>
      <w:r w:rsidR="00726BB6" w:rsidRPr="00A3036C">
        <w:rPr>
          <w:rFonts w:ascii="Times New Roman" w:eastAsia="Aptos" w:hAnsi="Times New Roman" w:cs="Times New Roman"/>
          <w:sz w:val="24"/>
          <w:szCs w:val="24"/>
        </w:rPr>
        <w:t xml:space="preserve">. </w:t>
      </w:r>
    </w:p>
    <w:p w14:paraId="606879BF" w14:textId="68049C09" w:rsidR="00864655" w:rsidRPr="00A3036C" w:rsidRDefault="00726BB6" w:rsidP="00864655">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Diuturnamente discute com a voz da Índia, ecoando na sua trajetória guiada pela luz. Efeitos físicos gritam com as condições desérticas de calor insuportável, criador de lesões pelo corpo de Joseph Harrisson. Estafado, não desiste de </w:t>
      </w:r>
      <w:r w:rsidR="00DC7F3E" w:rsidRPr="00A3036C">
        <w:rPr>
          <w:rFonts w:ascii="Times New Roman" w:eastAsia="Aptos" w:hAnsi="Times New Roman" w:cs="Times New Roman"/>
          <w:sz w:val="24"/>
          <w:szCs w:val="24"/>
        </w:rPr>
        <w:t>seguir</w:t>
      </w:r>
      <w:r w:rsidRPr="00A3036C">
        <w:rPr>
          <w:rFonts w:ascii="Times New Roman" w:eastAsia="Aptos" w:hAnsi="Times New Roman" w:cs="Times New Roman"/>
          <w:sz w:val="24"/>
          <w:szCs w:val="24"/>
        </w:rPr>
        <w:t xml:space="preserve"> a chama de luz, mesmo em condições físicas não salutares e com a água se findando. Visão turva não indica a</w:t>
      </w:r>
      <w:r w:rsidR="00EC5FEB"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real distância de seu objetivo</w:t>
      </w:r>
      <w:r w:rsidR="00DC7F3E"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DC7F3E" w:rsidRPr="00A3036C">
        <w:rPr>
          <w:rFonts w:ascii="Times New Roman" w:eastAsia="Aptos" w:hAnsi="Times New Roman" w:cs="Times New Roman"/>
          <w:sz w:val="24"/>
          <w:szCs w:val="24"/>
        </w:rPr>
        <w:t>M</w:t>
      </w:r>
      <w:r w:rsidRPr="00A3036C">
        <w:rPr>
          <w:rFonts w:ascii="Times New Roman" w:eastAsia="Aptos" w:hAnsi="Times New Roman" w:cs="Times New Roman"/>
          <w:sz w:val="24"/>
          <w:szCs w:val="24"/>
        </w:rPr>
        <w:t>altratado pelo deserto, desfalece. Acorda, sob olhar iluminado de aparência multirracial do Governado</w:t>
      </w:r>
      <w:r w:rsidR="00EC5FEB" w:rsidRPr="00A3036C">
        <w:rPr>
          <w:rFonts w:ascii="Times New Roman" w:eastAsia="Aptos" w:hAnsi="Times New Roman" w:cs="Times New Roman"/>
          <w:sz w:val="24"/>
          <w:szCs w:val="24"/>
        </w:rPr>
        <w:t>r</w:t>
      </w:r>
      <w:r w:rsidRPr="00A3036C">
        <w:rPr>
          <w:rFonts w:ascii="Times New Roman" w:eastAsia="Aptos" w:hAnsi="Times New Roman" w:cs="Times New Roman"/>
          <w:sz w:val="24"/>
          <w:szCs w:val="24"/>
        </w:rPr>
        <w:t xml:space="preserve"> Espiritual do universo, conhecido no planeta Terra como Jesus Cristo</w:t>
      </w:r>
      <w:r w:rsidR="00864655" w:rsidRPr="00A3036C">
        <w:rPr>
          <w:rFonts w:ascii="Times New Roman" w:eastAsia="Aptos" w:hAnsi="Times New Roman" w:cs="Times New Roman"/>
          <w:sz w:val="24"/>
          <w:szCs w:val="24"/>
        </w:rPr>
        <w:t xml:space="preserve"> ou </w:t>
      </w:r>
      <w:r w:rsidR="00864655" w:rsidRPr="00A3036C">
        <w:rPr>
          <w:rFonts w:ascii="Times New Roman" w:eastAsia="Aptos" w:hAnsi="Times New Roman" w:cs="Times New Roman"/>
          <w:b/>
          <w:bCs/>
          <w:sz w:val="24"/>
          <w:szCs w:val="24"/>
        </w:rPr>
        <w:t>Yeshua</w:t>
      </w:r>
      <w:r w:rsidRPr="00A3036C">
        <w:rPr>
          <w:rFonts w:ascii="Times New Roman" w:eastAsia="Aptos" w:hAnsi="Times New Roman" w:cs="Times New Roman"/>
          <w:sz w:val="24"/>
          <w:szCs w:val="24"/>
        </w:rPr>
        <w:t xml:space="preserve">. </w:t>
      </w:r>
      <w:r w:rsidR="00864655" w:rsidRPr="00A3036C">
        <w:rPr>
          <w:rFonts w:ascii="Times New Roman" w:eastAsia="Aptos" w:hAnsi="Times New Roman" w:cs="Times New Roman"/>
          <w:sz w:val="24"/>
          <w:szCs w:val="24"/>
        </w:rPr>
        <w:t>Diante desta aura de luz</w:t>
      </w:r>
      <w:r w:rsidR="00EC5FEB" w:rsidRPr="00A3036C">
        <w:rPr>
          <w:rFonts w:ascii="Times New Roman" w:eastAsia="Aptos" w:hAnsi="Times New Roman" w:cs="Times New Roman"/>
          <w:sz w:val="24"/>
          <w:szCs w:val="24"/>
        </w:rPr>
        <w:t xml:space="preserve"> </w:t>
      </w:r>
      <w:r w:rsidR="00EC5FEB" w:rsidRPr="00A3036C">
        <w:rPr>
          <w:rFonts w:ascii="Times New Roman" w:eastAsia="Aptos" w:hAnsi="Times New Roman" w:cs="Times New Roman"/>
          <w:b/>
          <w:bCs/>
          <w:sz w:val="24"/>
          <w:szCs w:val="24"/>
        </w:rPr>
        <w:t xml:space="preserve">degradê </w:t>
      </w:r>
      <w:r w:rsidR="00EC5FEB" w:rsidRPr="00A3036C">
        <w:rPr>
          <w:rFonts w:ascii="Times New Roman" w:eastAsia="Aptos" w:hAnsi="Times New Roman" w:cs="Times New Roman"/>
          <w:sz w:val="24"/>
          <w:szCs w:val="24"/>
        </w:rPr>
        <w:t xml:space="preserve">de violeta a lilás, </w:t>
      </w:r>
      <w:r w:rsidR="00864655" w:rsidRPr="00A3036C">
        <w:rPr>
          <w:rFonts w:ascii="Times New Roman" w:eastAsia="Aptos" w:hAnsi="Times New Roman" w:cs="Times New Roman"/>
          <w:sz w:val="24"/>
          <w:szCs w:val="24"/>
        </w:rPr>
        <w:t xml:space="preserve"> lhe verbalizando o conceito secular de Harrison, Taylor e Agregados:</w:t>
      </w:r>
      <w:r w:rsidR="00864655" w:rsidRPr="00A3036C">
        <w:rPr>
          <w:rFonts w:ascii="Times New Roman" w:eastAsia="Aptos" w:hAnsi="Times New Roman" w:cs="Times New Roman"/>
          <w:i/>
          <w:iCs/>
          <w:sz w:val="24"/>
          <w:szCs w:val="24"/>
        </w:rPr>
        <w:t xml:space="preserve"> a minha raça é humana</w:t>
      </w:r>
      <w:r w:rsidR="00864655" w:rsidRPr="00A3036C">
        <w:rPr>
          <w:rFonts w:ascii="Times New Roman" w:eastAsia="Aptos" w:hAnsi="Times New Roman" w:cs="Times New Roman"/>
          <w:sz w:val="24"/>
          <w:szCs w:val="24"/>
        </w:rPr>
        <w:t xml:space="preserve">... </w:t>
      </w:r>
      <w:r w:rsidR="00864655" w:rsidRPr="00A3036C">
        <w:rPr>
          <w:rFonts w:ascii="Times New Roman" w:eastAsia="Aptos" w:hAnsi="Times New Roman" w:cs="Times New Roman"/>
          <w:i/>
          <w:iCs/>
          <w:sz w:val="24"/>
          <w:szCs w:val="24"/>
        </w:rPr>
        <w:t>o meu sexo é o amor</w:t>
      </w:r>
      <w:r w:rsidR="00864655" w:rsidRPr="00A3036C">
        <w:rPr>
          <w:rFonts w:ascii="Times New Roman" w:eastAsia="Aptos" w:hAnsi="Times New Roman" w:cs="Times New Roman"/>
          <w:sz w:val="24"/>
          <w:szCs w:val="24"/>
        </w:rPr>
        <w:t xml:space="preserve">... </w:t>
      </w:r>
      <w:r w:rsidR="00864655" w:rsidRPr="00A3036C">
        <w:rPr>
          <w:rFonts w:ascii="Times New Roman" w:eastAsia="Aptos" w:hAnsi="Times New Roman" w:cs="Times New Roman"/>
          <w:i/>
          <w:iCs/>
          <w:sz w:val="24"/>
          <w:szCs w:val="24"/>
        </w:rPr>
        <w:t>a minha religião é a caridade</w:t>
      </w:r>
      <w:r w:rsidR="00864655" w:rsidRPr="00A3036C">
        <w:rPr>
          <w:rFonts w:ascii="Times New Roman" w:eastAsia="Aptos" w:hAnsi="Times New Roman" w:cs="Times New Roman"/>
          <w:sz w:val="24"/>
          <w:szCs w:val="24"/>
        </w:rPr>
        <w:t xml:space="preserve">... </w:t>
      </w:r>
      <w:r w:rsidR="00864655" w:rsidRPr="00A3036C">
        <w:rPr>
          <w:rFonts w:ascii="Times New Roman" w:eastAsia="Aptos" w:hAnsi="Times New Roman" w:cs="Times New Roman"/>
          <w:i/>
          <w:iCs/>
          <w:sz w:val="24"/>
          <w:szCs w:val="24"/>
        </w:rPr>
        <w:t xml:space="preserve">todos os homens são </w:t>
      </w:r>
      <w:r w:rsidR="00864655" w:rsidRPr="00A3036C">
        <w:rPr>
          <w:rFonts w:ascii="Times New Roman" w:eastAsia="Aptos" w:hAnsi="Times New Roman" w:cs="Times New Roman"/>
          <w:i/>
          <w:iCs/>
          <w:sz w:val="24"/>
          <w:szCs w:val="24"/>
        </w:rPr>
        <w:lastRenderedPageBreak/>
        <w:t>iguais</w:t>
      </w:r>
      <w:r w:rsidR="00864655" w:rsidRPr="00A3036C">
        <w:rPr>
          <w:rFonts w:ascii="Times New Roman" w:eastAsia="Aptos" w:hAnsi="Times New Roman" w:cs="Times New Roman"/>
          <w:sz w:val="24"/>
          <w:szCs w:val="24"/>
        </w:rPr>
        <w:t xml:space="preserve">, Joseph, emocionado, compreende que </w:t>
      </w:r>
      <w:r w:rsidR="00864655" w:rsidRPr="00A3036C">
        <w:rPr>
          <w:rFonts w:ascii="Times New Roman" w:eastAsia="Aptos" w:hAnsi="Times New Roman" w:cs="Times New Roman"/>
          <w:i/>
          <w:iCs/>
          <w:sz w:val="24"/>
          <w:szCs w:val="24"/>
        </w:rPr>
        <w:t>nada acontece por acaso</w:t>
      </w:r>
      <w:r w:rsidR="00864655" w:rsidRPr="00A3036C">
        <w:rPr>
          <w:rFonts w:ascii="Times New Roman" w:eastAsia="Aptos" w:hAnsi="Times New Roman" w:cs="Times New Roman"/>
          <w:sz w:val="24"/>
          <w:szCs w:val="24"/>
        </w:rPr>
        <w:t xml:space="preserve">. Fato confirmado, quando o Governador Espiritual demonstra conhecimento sobre o </w:t>
      </w:r>
      <w:r w:rsidR="00DC7F3E" w:rsidRPr="00A3036C">
        <w:rPr>
          <w:rFonts w:ascii="Times New Roman" w:eastAsia="Aptos" w:hAnsi="Times New Roman" w:cs="Times New Roman"/>
          <w:sz w:val="24"/>
          <w:szCs w:val="24"/>
        </w:rPr>
        <w:t xml:space="preserve">seu </w:t>
      </w:r>
      <w:r w:rsidR="00864655" w:rsidRPr="00A3036C">
        <w:rPr>
          <w:rFonts w:ascii="Times New Roman" w:eastAsia="Aptos" w:hAnsi="Times New Roman" w:cs="Times New Roman"/>
          <w:sz w:val="24"/>
          <w:szCs w:val="24"/>
        </w:rPr>
        <w:t>livro</w:t>
      </w:r>
      <w:r w:rsidR="00DC7F3E" w:rsidRPr="00A3036C">
        <w:rPr>
          <w:rFonts w:ascii="Times New Roman" w:eastAsia="Aptos" w:hAnsi="Times New Roman" w:cs="Times New Roman"/>
          <w:sz w:val="24"/>
          <w:szCs w:val="24"/>
        </w:rPr>
        <w:t>,</w:t>
      </w:r>
      <w:r w:rsidR="00864655" w:rsidRPr="00A3036C">
        <w:rPr>
          <w:rFonts w:ascii="Times New Roman" w:eastAsia="Aptos" w:hAnsi="Times New Roman" w:cs="Times New Roman"/>
          <w:sz w:val="24"/>
          <w:szCs w:val="24"/>
        </w:rPr>
        <w:t xml:space="preserve"> em concepção, perdido no naufrágio. E, vai mais além ao qualificá-lo como a </w:t>
      </w:r>
      <w:r w:rsidR="00864655" w:rsidRPr="00A3036C">
        <w:rPr>
          <w:rFonts w:ascii="Times New Roman" w:eastAsia="Aptos" w:hAnsi="Times New Roman" w:cs="Times New Roman"/>
          <w:i/>
          <w:iCs/>
          <w:sz w:val="24"/>
          <w:szCs w:val="24"/>
        </w:rPr>
        <w:t>bíblia contemporânea</w:t>
      </w:r>
      <w:r w:rsidR="00864655" w:rsidRPr="00A3036C">
        <w:rPr>
          <w:rFonts w:ascii="Times New Roman" w:eastAsia="Aptos" w:hAnsi="Times New Roman" w:cs="Times New Roman"/>
          <w:sz w:val="24"/>
          <w:szCs w:val="24"/>
        </w:rPr>
        <w:t xml:space="preserve"> e seu autor como o </w:t>
      </w:r>
      <w:r w:rsidR="00864655" w:rsidRPr="00A3036C">
        <w:rPr>
          <w:rFonts w:ascii="Times New Roman" w:eastAsia="Aptos" w:hAnsi="Times New Roman" w:cs="Times New Roman"/>
          <w:i/>
          <w:iCs/>
          <w:sz w:val="24"/>
          <w:szCs w:val="24"/>
        </w:rPr>
        <w:t xml:space="preserve">escolhido </w:t>
      </w:r>
      <w:r w:rsidR="00864655" w:rsidRPr="00A3036C">
        <w:rPr>
          <w:rFonts w:ascii="Times New Roman" w:eastAsia="Aptos" w:hAnsi="Times New Roman" w:cs="Times New Roman"/>
          <w:sz w:val="24"/>
          <w:szCs w:val="24"/>
        </w:rPr>
        <w:t>para codificar o que irá se tornar o livro 1 da trilogia</w:t>
      </w:r>
      <w:r w:rsidR="00864655" w:rsidRPr="00A3036C">
        <w:rPr>
          <w:rFonts w:ascii="Times New Roman" w:eastAsia="Aptos" w:hAnsi="Times New Roman" w:cs="Times New Roman"/>
          <w:b/>
          <w:bCs/>
        </w:rPr>
        <w:t xml:space="preserve"> e</w:t>
      </w:r>
      <w:r w:rsidR="00864655" w:rsidRPr="00A3036C">
        <w:rPr>
          <w:rFonts w:ascii="Times New Roman" w:eastAsia="Aptos" w:hAnsi="Times New Roman" w:cs="Times New Roman"/>
          <w:b/>
          <w:bCs/>
          <w:color w:val="FF0000"/>
        </w:rPr>
        <w:t>X</w:t>
      </w:r>
      <w:r w:rsidR="00864655" w:rsidRPr="00A3036C">
        <w:rPr>
          <w:rFonts w:ascii="Times New Roman" w:eastAsia="Aptos" w:hAnsi="Times New Roman" w:cs="Times New Roman"/>
          <w:b/>
          <w:bCs/>
        </w:rPr>
        <w:t xml:space="preserve">ilados da </w:t>
      </w:r>
      <w:r w:rsidR="00864655" w:rsidRPr="00A3036C">
        <w:rPr>
          <w:rFonts w:ascii="Times New Roman" w:eastAsia="Aptos" w:hAnsi="Times New Roman" w:cs="Times New Roman"/>
          <w:b/>
          <w:bCs/>
          <w:color w:val="7030A0"/>
        </w:rPr>
        <w:t>T</w:t>
      </w:r>
      <w:r w:rsidR="00864655" w:rsidRPr="00A3036C">
        <w:rPr>
          <w:rFonts w:ascii="Times New Roman" w:eastAsia="Aptos" w:hAnsi="Times New Roman" w:cs="Times New Roman"/>
          <w:b/>
          <w:bCs/>
        </w:rPr>
        <w:t xml:space="preserve">erra </w:t>
      </w:r>
      <w:r w:rsidR="00864655" w:rsidRPr="00A3036C">
        <w:rPr>
          <w:rFonts w:ascii="Times New Roman" w:eastAsia="Aptos" w:hAnsi="Times New Roman" w:cs="Times New Roman"/>
        </w:rPr>
        <w:t xml:space="preserve">com </w:t>
      </w:r>
      <w:r w:rsidR="00DC7F3E" w:rsidRPr="00A3036C">
        <w:rPr>
          <w:rFonts w:ascii="Times New Roman" w:eastAsia="Aptos" w:hAnsi="Times New Roman" w:cs="Times New Roman"/>
        </w:rPr>
        <w:t xml:space="preserve">o </w:t>
      </w:r>
      <w:r w:rsidR="00864655" w:rsidRPr="00A3036C">
        <w:rPr>
          <w:rFonts w:ascii="Times New Roman" w:eastAsia="Aptos" w:hAnsi="Times New Roman" w:cs="Times New Roman"/>
        </w:rPr>
        <w:t xml:space="preserve">subtítulo: </w:t>
      </w:r>
      <w:r w:rsidR="00864655" w:rsidRPr="00A3036C">
        <w:rPr>
          <w:rFonts w:ascii="Times New Roman" w:eastAsia="Aptos" w:hAnsi="Times New Roman" w:cs="Times New Roman"/>
          <w:i/>
          <w:iCs/>
          <w:sz w:val="24"/>
          <w:szCs w:val="24"/>
        </w:rPr>
        <w:t>a minha raça é humana</w:t>
      </w:r>
      <w:r w:rsidR="00864655" w:rsidRPr="00A3036C">
        <w:rPr>
          <w:rFonts w:ascii="Times New Roman" w:eastAsia="Aptos" w:hAnsi="Times New Roman" w:cs="Times New Roman"/>
          <w:sz w:val="24"/>
          <w:szCs w:val="24"/>
        </w:rPr>
        <w:t xml:space="preserve">... </w:t>
      </w:r>
      <w:r w:rsidR="00864655" w:rsidRPr="00A3036C">
        <w:rPr>
          <w:rFonts w:ascii="Times New Roman" w:eastAsia="Aptos" w:hAnsi="Times New Roman" w:cs="Times New Roman"/>
          <w:i/>
          <w:iCs/>
          <w:sz w:val="24"/>
          <w:szCs w:val="24"/>
        </w:rPr>
        <w:t>o meu sexo é o amor</w:t>
      </w:r>
      <w:r w:rsidR="00864655" w:rsidRPr="00A3036C">
        <w:rPr>
          <w:rFonts w:ascii="Times New Roman" w:eastAsia="Aptos" w:hAnsi="Times New Roman" w:cs="Times New Roman"/>
          <w:sz w:val="24"/>
          <w:szCs w:val="24"/>
        </w:rPr>
        <w:t xml:space="preserve">... </w:t>
      </w:r>
      <w:r w:rsidR="00864655" w:rsidRPr="00A3036C">
        <w:rPr>
          <w:rFonts w:ascii="Times New Roman" w:eastAsia="Aptos" w:hAnsi="Times New Roman" w:cs="Times New Roman"/>
          <w:i/>
          <w:iCs/>
          <w:sz w:val="24"/>
          <w:szCs w:val="24"/>
        </w:rPr>
        <w:t>a minha religião é a caridade</w:t>
      </w:r>
      <w:r w:rsidR="00864655" w:rsidRPr="00A3036C">
        <w:rPr>
          <w:rFonts w:ascii="Times New Roman" w:eastAsia="Aptos" w:hAnsi="Times New Roman" w:cs="Times New Roman"/>
          <w:sz w:val="24"/>
          <w:szCs w:val="24"/>
        </w:rPr>
        <w:t xml:space="preserve">... </w:t>
      </w:r>
      <w:r w:rsidR="00864655" w:rsidRPr="00A3036C">
        <w:rPr>
          <w:rFonts w:ascii="Times New Roman" w:eastAsia="Aptos" w:hAnsi="Times New Roman" w:cs="Times New Roman"/>
          <w:i/>
          <w:iCs/>
          <w:sz w:val="24"/>
          <w:szCs w:val="24"/>
        </w:rPr>
        <w:t>todos os homens são iguais</w:t>
      </w:r>
      <w:r w:rsidR="00864655" w:rsidRPr="00A3036C">
        <w:rPr>
          <w:rFonts w:ascii="Times New Roman" w:eastAsia="Aptos" w:hAnsi="Times New Roman" w:cs="Times New Roman"/>
          <w:sz w:val="24"/>
          <w:szCs w:val="24"/>
        </w:rPr>
        <w:t xml:space="preserve">. Inebriado, torna-se perceptível </w:t>
      </w:r>
      <w:r w:rsidR="00EB5AB3" w:rsidRPr="00A3036C">
        <w:rPr>
          <w:rFonts w:ascii="Times New Roman" w:eastAsia="Aptos" w:hAnsi="Times New Roman" w:cs="Times New Roman"/>
          <w:sz w:val="24"/>
          <w:szCs w:val="24"/>
        </w:rPr>
        <w:t xml:space="preserve">para ele que os dias de caminhada, na verdade são anos ao ver o reflexo de seus cabelos brancos no pote de água ofertado para debelar sua sede. Neste momento, percebe estar diante da </w:t>
      </w:r>
      <w:r w:rsidR="00EB5AB3" w:rsidRPr="00A3036C">
        <w:rPr>
          <w:rFonts w:ascii="Times New Roman" w:eastAsia="Aptos" w:hAnsi="Times New Roman" w:cs="Times New Roman"/>
          <w:i/>
          <w:iCs/>
          <w:sz w:val="24"/>
          <w:szCs w:val="24"/>
        </w:rPr>
        <w:t xml:space="preserve">verdade absoluta </w:t>
      </w:r>
      <w:r w:rsidR="00EB5AB3" w:rsidRPr="00A3036C">
        <w:rPr>
          <w:rFonts w:ascii="Times New Roman" w:eastAsia="Aptos" w:hAnsi="Times New Roman" w:cs="Times New Roman"/>
          <w:sz w:val="24"/>
          <w:szCs w:val="24"/>
        </w:rPr>
        <w:t>sobre a existência humana</w:t>
      </w:r>
      <w:r w:rsidR="00EC5FEB" w:rsidRPr="00A3036C">
        <w:rPr>
          <w:rFonts w:ascii="Times New Roman" w:eastAsia="Aptos" w:hAnsi="Times New Roman" w:cs="Times New Roman"/>
          <w:sz w:val="24"/>
          <w:szCs w:val="24"/>
        </w:rPr>
        <w:t>.</w:t>
      </w:r>
      <w:r w:rsidR="00EB5AB3" w:rsidRPr="00A3036C">
        <w:rPr>
          <w:rFonts w:ascii="Times New Roman" w:eastAsia="Aptos" w:hAnsi="Times New Roman" w:cs="Times New Roman"/>
          <w:sz w:val="24"/>
          <w:szCs w:val="24"/>
        </w:rPr>
        <w:t xml:space="preserve"> </w:t>
      </w:r>
      <w:r w:rsidR="00DC7F3E" w:rsidRPr="00A3036C">
        <w:rPr>
          <w:rFonts w:ascii="Times New Roman" w:eastAsia="Aptos" w:hAnsi="Times New Roman" w:cs="Times New Roman"/>
          <w:sz w:val="24"/>
          <w:szCs w:val="24"/>
        </w:rPr>
        <w:t>Compre</w:t>
      </w:r>
      <w:r w:rsidR="009D24A9" w:rsidRPr="00A3036C">
        <w:rPr>
          <w:rFonts w:ascii="Times New Roman" w:eastAsia="Aptos" w:hAnsi="Times New Roman" w:cs="Times New Roman"/>
          <w:sz w:val="24"/>
          <w:szCs w:val="24"/>
        </w:rPr>
        <w:t>e</w:t>
      </w:r>
      <w:r w:rsidR="00DC7F3E" w:rsidRPr="00A3036C">
        <w:rPr>
          <w:rFonts w:ascii="Times New Roman" w:eastAsia="Aptos" w:hAnsi="Times New Roman" w:cs="Times New Roman"/>
          <w:sz w:val="24"/>
          <w:szCs w:val="24"/>
        </w:rPr>
        <w:t>nd</w:t>
      </w:r>
      <w:r w:rsidR="009D24A9" w:rsidRPr="00A3036C">
        <w:rPr>
          <w:rFonts w:ascii="Times New Roman" w:eastAsia="Aptos" w:hAnsi="Times New Roman" w:cs="Times New Roman"/>
          <w:sz w:val="24"/>
          <w:szCs w:val="24"/>
        </w:rPr>
        <w:t xml:space="preserve">e a saga filosófica ministrada pelos espíritos de Alan Kardec, Bezerra de Menezes e Chico Xavier encarnados em Branca, Amarela e Preta. Conclui, ainda pelos conceitos emitidos por  </w:t>
      </w:r>
      <w:r w:rsidR="009D24A9" w:rsidRPr="00A3036C">
        <w:rPr>
          <w:rFonts w:ascii="Times New Roman" w:eastAsia="Aptos" w:hAnsi="Times New Roman" w:cs="Times New Roman"/>
          <w:b/>
          <w:bCs/>
          <w:sz w:val="24"/>
          <w:szCs w:val="24"/>
        </w:rPr>
        <w:t>Yeshua</w:t>
      </w:r>
      <w:r w:rsidR="009D24A9" w:rsidRPr="00A3036C">
        <w:rPr>
          <w:rFonts w:ascii="Times New Roman" w:eastAsia="Aptos" w:hAnsi="Times New Roman" w:cs="Times New Roman"/>
          <w:sz w:val="24"/>
          <w:szCs w:val="24"/>
        </w:rPr>
        <w:t xml:space="preserve"> e pelo vasto conhecimento da Índia sobre a humanidade, ser ela a encarnação de Deus. </w:t>
      </w:r>
      <w:r w:rsidR="00A849D9" w:rsidRPr="00A3036C">
        <w:rPr>
          <w:rFonts w:ascii="Times New Roman" w:eastAsia="Aptos" w:hAnsi="Times New Roman" w:cs="Times New Roman"/>
          <w:sz w:val="24"/>
          <w:szCs w:val="24"/>
        </w:rPr>
        <w:t>Assume</w:t>
      </w:r>
      <w:r w:rsidR="00EB5AB3" w:rsidRPr="00A3036C">
        <w:rPr>
          <w:rFonts w:ascii="Times New Roman" w:eastAsia="Aptos" w:hAnsi="Times New Roman" w:cs="Times New Roman"/>
          <w:sz w:val="24"/>
          <w:szCs w:val="24"/>
        </w:rPr>
        <w:t xml:space="preserve"> ser um veículo do SEU — Soberana Energia Universal p</w:t>
      </w:r>
      <w:r w:rsidR="00A849D9" w:rsidRPr="00A3036C">
        <w:rPr>
          <w:rFonts w:ascii="Times New Roman" w:eastAsia="Aptos" w:hAnsi="Times New Roman" w:cs="Times New Roman"/>
          <w:sz w:val="24"/>
          <w:szCs w:val="24"/>
        </w:rPr>
        <w:t>el</w:t>
      </w:r>
      <w:r w:rsidR="00EB5AB3" w:rsidRPr="00A3036C">
        <w:rPr>
          <w:rFonts w:ascii="Times New Roman" w:eastAsia="Aptos" w:hAnsi="Times New Roman" w:cs="Times New Roman"/>
          <w:sz w:val="24"/>
          <w:szCs w:val="24"/>
        </w:rPr>
        <w:t xml:space="preserve">o </w:t>
      </w:r>
      <w:r w:rsidR="00EB5AB3" w:rsidRPr="00A3036C">
        <w:rPr>
          <w:rFonts w:ascii="Times New Roman" w:eastAsia="Aptos" w:hAnsi="Times New Roman" w:cs="Times New Roman"/>
          <w:i/>
          <w:iCs/>
          <w:sz w:val="24"/>
          <w:szCs w:val="24"/>
        </w:rPr>
        <w:t xml:space="preserve">despertar em massa </w:t>
      </w:r>
      <w:r w:rsidR="00EB5AB3" w:rsidRPr="00A3036C">
        <w:rPr>
          <w:rFonts w:ascii="Times New Roman" w:eastAsia="Aptos" w:hAnsi="Times New Roman" w:cs="Times New Roman"/>
          <w:sz w:val="24"/>
          <w:szCs w:val="24"/>
        </w:rPr>
        <w:t xml:space="preserve">da humanidade </w:t>
      </w:r>
      <w:r w:rsidR="000E1488" w:rsidRPr="00A3036C">
        <w:rPr>
          <w:rFonts w:ascii="Times New Roman" w:eastAsia="Aptos" w:hAnsi="Times New Roman" w:cs="Times New Roman"/>
          <w:sz w:val="24"/>
          <w:szCs w:val="24"/>
        </w:rPr>
        <w:t>para</w:t>
      </w:r>
      <w:r w:rsidR="00EB5AB3" w:rsidRPr="00A3036C">
        <w:rPr>
          <w:rFonts w:ascii="Times New Roman" w:eastAsia="Aptos" w:hAnsi="Times New Roman" w:cs="Times New Roman"/>
          <w:sz w:val="24"/>
          <w:szCs w:val="24"/>
        </w:rPr>
        <w:t xml:space="preserve"> ruir com o Sistema Terra</w:t>
      </w:r>
      <w:r w:rsidR="009D24A9" w:rsidRPr="00A3036C">
        <w:rPr>
          <w:rFonts w:ascii="Times New Roman" w:eastAsia="Aptos" w:hAnsi="Times New Roman" w:cs="Times New Roman"/>
          <w:sz w:val="24"/>
          <w:szCs w:val="24"/>
        </w:rPr>
        <w:t>,</w:t>
      </w:r>
      <w:r w:rsidR="00EB5AB3" w:rsidRPr="00A3036C">
        <w:rPr>
          <w:rFonts w:ascii="Times New Roman" w:eastAsia="Aptos" w:hAnsi="Times New Roman" w:cs="Times New Roman"/>
          <w:sz w:val="24"/>
          <w:szCs w:val="24"/>
        </w:rPr>
        <w:t xml:space="preserve"> </w:t>
      </w:r>
      <w:r w:rsidR="009D24A9" w:rsidRPr="00A3036C">
        <w:rPr>
          <w:rFonts w:ascii="Times New Roman" w:eastAsia="Aptos" w:hAnsi="Times New Roman" w:cs="Times New Roman"/>
          <w:sz w:val="24"/>
          <w:szCs w:val="24"/>
        </w:rPr>
        <w:t>p</w:t>
      </w:r>
      <w:r w:rsidR="00EC5FEB" w:rsidRPr="00A3036C">
        <w:rPr>
          <w:rFonts w:ascii="Times New Roman" w:eastAsia="Aptos" w:hAnsi="Times New Roman" w:cs="Times New Roman"/>
          <w:sz w:val="24"/>
          <w:szCs w:val="24"/>
        </w:rPr>
        <w:t>ermitindo, opcionalmente, aos terrícolas</w:t>
      </w:r>
      <w:r w:rsidR="00EB5AB3" w:rsidRPr="00A3036C">
        <w:rPr>
          <w:rFonts w:ascii="Times New Roman" w:eastAsia="Aptos" w:hAnsi="Times New Roman" w:cs="Times New Roman"/>
          <w:sz w:val="24"/>
          <w:szCs w:val="24"/>
        </w:rPr>
        <w:t xml:space="preserve"> </w:t>
      </w:r>
      <w:r w:rsidR="00EC5FEB" w:rsidRPr="00A3036C">
        <w:rPr>
          <w:rFonts w:ascii="Times New Roman" w:eastAsia="Aptos" w:hAnsi="Times New Roman" w:cs="Times New Roman"/>
          <w:sz w:val="24"/>
          <w:szCs w:val="24"/>
        </w:rPr>
        <w:t>evoluírem</w:t>
      </w:r>
      <w:r w:rsidR="00EB5AB3" w:rsidRPr="00A3036C">
        <w:rPr>
          <w:rFonts w:ascii="Times New Roman" w:eastAsia="Aptos" w:hAnsi="Times New Roman" w:cs="Times New Roman"/>
          <w:sz w:val="24"/>
          <w:szCs w:val="24"/>
        </w:rPr>
        <w:t xml:space="preserve"> do </w:t>
      </w:r>
      <w:r w:rsidR="00EB5AB3" w:rsidRPr="00A3036C">
        <w:rPr>
          <w:rFonts w:ascii="Times New Roman" w:eastAsia="Aptos" w:hAnsi="Times New Roman" w:cs="Times New Roman"/>
          <w:i/>
          <w:iCs/>
          <w:sz w:val="24"/>
          <w:szCs w:val="24"/>
        </w:rPr>
        <w:t xml:space="preserve">quinto </w:t>
      </w:r>
      <w:r w:rsidR="00EB5AB3" w:rsidRPr="00A3036C">
        <w:rPr>
          <w:rFonts w:ascii="Times New Roman" w:eastAsia="Aptos" w:hAnsi="Times New Roman" w:cs="Times New Roman"/>
          <w:sz w:val="24"/>
          <w:szCs w:val="24"/>
        </w:rPr>
        <w:t xml:space="preserve">ao </w:t>
      </w:r>
      <w:r w:rsidR="00EB5AB3" w:rsidRPr="00A3036C">
        <w:rPr>
          <w:rFonts w:ascii="Times New Roman" w:eastAsia="Aptos" w:hAnsi="Times New Roman" w:cs="Times New Roman"/>
          <w:i/>
          <w:iCs/>
          <w:sz w:val="24"/>
          <w:szCs w:val="24"/>
        </w:rPr>
        <w:t xml:space="preserve">décimo segundo planos terráqueos </w:t>
      </w:r>
      <w:r w:rsidR="00EB5AB3" w:rsidRPr="00A3036C">
        <w:rPr>
          <w:rFonts w:ascii="Times New Roman" w:eastAsia="Aptos" w:hAnsi="Times New Roman" w:cs="Times New Roman"/>
          <w:sz w:val="24"/>
          <w:szCs w:val="24"/>
        </w:rPr>
        <w:t>pela estrada d</w:t>
      </w:r>
      <w:r w:rsidR="00EC5FEB" w:rsidRPr="00A3036C">
        <w:rPr>
          <w:rFonts w:ascii="Times New Roman" w:eastAsia="Aptos" w:hAnsi="Times New Roman" w:cs="Times New Roman"/>
          <w:sz w:val="24"/>
          <w:szCs w:val="24"/>
        </w:rPr>
        <w:t xml:space="preserve">e </w:t>
      </w:r>
      <w:r w:rsidR="00EB5AB3" w:rsidRPr="00A3036C">
        <w:rPr>
          <w:rFonts w:ascii="Times New Roman" w:eastAsia="Aptos" w:hAnsi="Times New Roman" w:cs="Times New Roman"/>
          <w:i/>
          <w:iCs/>
          <w:sz w:val="24"/>
          <w:szCs w:val="24"/>
        </w:rPr>
        <w:t>o</w:t>
      </w:r>
      <w:r w:rsidR="00EB5AB3" w:rsidRPr="00A3036C">
        <w:rPr>
          <w:rFonts w:ascii="Times New Roman" w:eastAsia="Aptos" w:hAnsi="Times New Roman" w:cs="Times New Roman"/>
          <w:sz w:val="24"/>
          <w:szCs w:val="24"/>
        </w:rPr>
        <w:t xml:space="preserve"> </w:t>
      </w:r>
      <w:r w:rsidR="00EB5AB3" w:rsidRPr="00A3036C">
        <w:rPr>
          <w:rFonts w:ascii="Times New Roman" w:eastAsia="Aptos" w:hAnsi="Times New Roman" w:cs="Times New Roman"/>
          <w:i/>
          <w:iCs/>
          <w:sz w:val="24"/>
          <w:szCs w:val="24"/>
        </w:rPr>
        <w:t>aprendizado da delicadeza</w:t>
      </w:r>
      <w:r w:rsidR="00EC5FEB" w:rsidRPr="00A3036C">
        <w:rPr>
          <w:rFonts w:ascii="Times New Roman" w:eastAsia="Aptos" w:hAnsi="Times New Roman" w:cs="Times New Roman"/>
          <w:sz w:val="24"/>
          <w:szCs w:val="24"/>
        </w:rPr>
        <w:t xml:space="preserve"> </w:t>
      </w:r>
      <w:r w:rsidR="00D34821" w:rsidRPr="00A3036C">
        <w:rPr>
          <w:rFonts w:ascii="Times New Roman" w:eastAsia="Aptos" w:hAnsi="Times New Roman" w:cs="Times New Roman"/>
          <w:sz w:val="24"/>
          <w:szCs w:val="24"/>
        </w:rPr>
        <w:t xml:space="preserve">de </w:t>
      </w:r>
      <w:r w:rsidR="00D34821" w:rsidRPr="00A3036C">
        <w:rPr>
          <w:rFonts w:ascii="Times New Roman" w:eastAsia="Aptos" w:hAnsi="Times New Roman" w:cs="Times New Roman"/>
          <w:b/>
          <w:sz w:val="24"/>
          <w:szCs w:val="24"/>
        </w:rPr>
        <w:t xml:space="preserve">Evoluirejá </w:t>
      </w:r>
      <w:r w:rsidR="00EC5FEB" w:rsidRPr="00A3036C">
        <w:rPr>
          <w:rFonts w:ascii="Times New Roman" w:eastAsia="Aptos" w:hAnsi="Times New Roman" w:cs="Times New Roman"/>
          <w:sz w:val="24"/>
          <w:szCs w:val="24"/>
        </w:rPr>
        <w:t>para</w:t>
      </w:r>
      <w:r w:rsidR="00EB5AB3" w:rsidRPr="00A3036C">
        <w:rPr>
          <w:rFonts w:ascii="Times New Roman" w:eastAsia="Aptos" w:hAnsi="Times New Roman" w:cs="Times New Roman"/>
          <w:sz w:val="24"/>
          <w:szCs w:val="24"/>
        </w:rPr>
        <w:t xml:space="preserve"> desemboca</w:t>
      </w:r>
      <w:r w:rsidR="00EC5FEB" w:rsidRPr="00A3036C">
        <w:rPr>
          <w:rFonts w:ascii="Times New Roman" w:eastAsia="Aptos" w:hAnsi="Times New Roman" w:cs="Times New Roman"/>
          <w:sz w:val="24"/>
          <w:szCs w:val="24"/>
        </w:rPr>
        <w:t>r</w:t>
      </w:r>
      <w:r w:rsidR="00D34821" w:rsidRPr="00A3036C">
        <w:rPr>
          <w:rFonts w:ascii="Times New Roman" w:eastAsia="Aptos" w:hAnsi="Times New Roman" w:cs="Times New Roman"/>
          <w:sz w:val="24"/>
          <w:szCs w:val="24"/>
        </w:rPr>
        <w:t>em</w:t>
      </w:r>
      <w:r w:rsidR="00EB5AB3" w:rsidRPr="00A3036C">
        <w:rPr>
          <w:rFonts w:ascii="Times New Roman" w:eastAsia="Aptos" w:hAnsi="Times New Roman" w:cs="Times New Roman"/>
          <w:sz w:val="24"/>
          <w:szCs w:val="24"/>
        </w:rPr>
        <w:t xml:space="preserve"> no</w:t>
      </w:r>
      <w:r w:rsidR="00E7782A" w:rsidRPr="00A3036C">
        <w:rPr>
          <w:rFonts w:ascii="Times New Roman" w:eastAsia="Aptos" w:hAnsi="Times New Roman" w:cs="Times New Roman"/>
          <w:sz w:val="24"/>
          <w:szCs w:val="24"/>
        </w:rPr>
        <w:t xml:space="preserve"> desejado</w:t>
      </w:r>
      <w:r w:rsidR="00EB5AB3" w:rsidRPr="00A3036C">
        <w:rPr>
          <w:rFonts w:ascii="Times New Roman" w:eastAsia="Aptos" w:hAnsi="Times New Roman" w:cs="Times New Roman"/>
          <w:sz w:val="24"/>
          <w:szCs w:val="24"/>
        </w:rPr>
        <w:t xml:space="preserve"> </w:t>
      </w:r>
      <w:r w:rsidR="00EB5AB3" w:rsidRPr="00A3036C">
        <w:rPr>
          <w:rFonts w:ascii="Times New Roman" w:eastAsia="Aptos" w:hAnsi="Times New Roman" w:cs="Times New Roman"/>
          <w:i/>
          <w:iCs/>
          <w:sz w:val="24"/>
          <w:szCs w:val="24"/>
        </w:rPr>
        <w:t>amor incondicional</w:t>
      </w:r>
      <w:r w:rsidR="00EB5AB3" w:rsidRPr="00A3036C">
        <w:rPr>
          <w:rFonts w:ascii="Times New Roman" w:eastAsia="Aptos" w:hAnsi="Times New Roman" w:cs="Times New Roman"/>
          <w:sz w:val="24"/>
          <w:szCs w:val="24"/>
        </w:rPr>
        <w:t>.</w:t>
      </w:r>
    </w:p>
    <w:p w14:paraId="4A0AA505" w14:textId="5183FFA1" w:rsidR="00764801" w:rsidRPr="00A3036C" w:rsidRDefault="0000600D" w:rsidP="00835756">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Primeiro livro da trilogia</w:t>
      </w:r>
      <w:r w:rsidR="000119BF" w:rsidRPr="00A3036C">
        <w:rPr>
          <w:rFonts w:ascii="Times New Roman" w:eastAsia="Aptos" w:hAnsi="Times New Roman" w:cs="Times New Roman"/>
          <w:sz w:val="24"/>
          <w:szCs w:val="24"/>
        </w:rPr>
        <w:t>,</w:t>
      </w:r>
      <w:r w:rsidR="000119BF" w:rsidRPr="00A3036C">
        <w:rPr>
          <w:rFonts w:ascii="Times New Roman" w:eastAsia="Aptos" w:hAnsi="Times New Roman" w:cs="Times New Roman"/>
          <w:b/>
          <w:bCs/>
          <w:sz w:val="24"/>
          <w:szCs w:val="24"/>
        </w:rPr>
        <w:t xml:space="preserve"> e</w:t>
      </w:r>
      <w:r w:rsidR="000119BF" w:rsidRPr="00A3036C">
        <w:rPr>
          <w:rFonts w:ascii="Times New Roman" w:eastAsia="Aptos" w:hAnsi="Times New Roman" w:cs="Times New Roman"/>
          <w:b/>
          <w:bCs/>
          <w:color w:val="FF0000"/>
          <w:sz w:val="24"/>
          <w:szCs w:val="24"/>
        </w:rPr>
        <w:t>X</w:t>
      </w:r>
      <w:r w:rsidR="000119BF" w:rsidRPr="00A3036C">
        <w:rPr>
          <w:rFonts w:ascii="Times New Roman" w:eastAsia="Aptos" w:hAnsi="Times New Roman" w:cs="Times New Roman"/>
          <w:b/>
          <w:bCs/>
          <w:sz w:val="24"/>
          <w:szCs w:val="24"/>
        </w:rPr>
        <w:t xml:space="preserve">ilados da </w:t>
      </w:r>
      <w:r w:rsidR="000119BF" w:rsidRPr="00A3036C">
        <w:rPr>
          <w:rFonts w:ascii="Times New Roman" w:eastAsia="Aptos" w:hAnsi="Times New Roman" w:cs="Times New Roman"/>
          <w:b/>
          <w:bCs/>
          <w:color w:val="7030A0"/>
          <w:sz w:val="24"/>
          <w:szCs w:val="24"/>
        </w:rPr>
        <w:t>T</w:t>
      </w:r>
      <w:r w:rsidR="000119BF" w:rsidRPr="00A3036C">
        <w:rPr>
          <w:rFonts w:ascii="Times New Roman" w:eastAsia="Aptos" w:hAnsi="Times New Roman" w:cs="Times New Roman"/>
          <w:b/>
          <w:bCs/>
          <w:sz w:val="24"/>
          <w:szCs w:val="24"/>
        </w:rPr>
        <w:t>erra</w:t>
      </w:r>
      <w:r w:rsidR="000119BF"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9D24A9" w:rsidRPr="00A3036C">
        <w:rPr>
          <w:rFonts w:ascii="Times New Roman" w:eastAsia="Aptos" w:hAnsi="Times New Roman" w:cs="Times New Roman"/>
          <w:sz w:val="24"/>
          <w:szCs w:val="24"/>
        </w:rPr>
        <w:t xml:space="preserve"> </w:t>
      </w:r>
      <w:r w:rsidR="00EB5AB3" w:rsidRPr="00A3036C">
        <w:rPr>
          <w:rFonts w:ascii="Times New Roman" w:eastAsia="Aptos" w:hAnsi="Times New Roman" w:cs="Times New Roman"/>
          <w:sz w:val="24"/>
          <w:szCs w:val="24"/>
        </w:rPr>
        <w:t>concebido. Joseph</w:t>
      </w:r>
      <w:r w:rsidR="00D72EC3" w:rsidRPr="00A3036C">
        <w:rPr>
          <w:rFonts w:ascii="Times New Roman" w:eastAsia="Aptos" w:hAnsi="Times New Roman" w:cs="Times New Roman"/>
          <w:sz w:val="24"/>
          <w:szCs w:val="24"/>
        </w:rPr>
        <w:t xml:space="preserve">, </w:t>
      </w:r>
      <w:r w:rsidR="00EB5AB3" w:rsidRPr="00A3036C">
        <w:rPr>
          <w:rFonts w:ascii="Times New Roman" w:eastAsia="Aptos" w:hAnsi="Times New Roman" w:cs="Times New Roman"/>
          <w:sz w:val="24"/>
          <w:szCs w:val="24"/>
        </w:rPr>
        <w:t>ladeado por casais da fauna</w:t>
      </w:r>
      <w:r w:rsidR="00D72EC3" w:rsidRPr="00A3036C">
        <w:rPr>
          <w:rFonts w:ascii="Times New Roman" w:eastAsia="Aptos" w:hAnsi="Times New Roman" w:cs="Times New Roman"/>
          <w:sz w:val="24"/>
          <w:szCs w:val="24"/>
        </w:rPr>
        <w:t>,</w:t>
      </w:r>
      <w:r w:rsidR="00EB5AB3" w:rsidRPr="00A3036C">
        <w:rPr>
          <w:rFonts w:ascii="Times New Roman" w:eastAsia="Aptos" w:hAnsi="Times New Roman" w:cs="Times New Roman"/>
          <w:sz w:val="24"/>
          <w:szCs w:val="24"/>
        </w:rPr>
        <w:t xml:space="preserve"> volta ao lar com a </w:t>
      </w:r>
      <w:r w:rsidR="00EB5AB3" w:rsidRPr="00A3036C">
        <w:rPr>
          <w:rFonts w:ascii="Times New Roman" w:eastAsia="Aptos" w:hAnsi="Times New Roman" w:cs="Times New Roman"/>
          <w:i/>
          <w:iCs/>
          <w:sz w:val="24"/>
          <w:szCs w:val="24"/>
        </w:rPr>
        <w:t>missão invisível</w:t>
      </w:r>
      <w:r w:rsidR="00835756" w:rsidRPr="00A3036C">
        <w:rPr>
          <w:rFonts w:ascii="Times New Roman" w:eastAsia="Aptos" w:hAnsi="Times New Roman" w:cs="Times New Roman"/>
          <w:sz w:val="24"/>
          <w:szCs w:val="24"/>
        </w:rPr>
        <w:t xml:space="preserve"> de provocar pela literatura o </w:t>
      </w:r>
      <w:r w:rsidR="00835756" w:rsidRPr="00A3036C">
        <w:rPr>
          <w:rFonts w:ascii="Times New Roman" w:eastAsia="Aptos" w:hAnsi="Times New Roman" w:cs="Times New Roman"/>
          <w:i/>
          <w:iCs/>
          <w:sz w:val="24"/>
          <w:szCs w:val="24"/>
        </w:rPr>
        <w:t>despertar em massa</w:t>
      </w:r>
      <w:r w:rsidR="00835756" w:rsidRPr="00A3036C">
        <w:rPr>
          <w:rFonts w:ascii="Times New Roman" w:eastAsia="Aptos" w:hAnsi="Times New Roman" w:cs="Times New Roman"/>
          <w:sz w:val="24"/>
          <w:szCs w:val="24"/>
        </w:rPr>
        <w:t>. Isto, se conseguir neutraliza</w:t>
      </w:r>
      <w:r w:rsidR="000460B2" w:rsidRPr="00A3036C">
        <w:rPr>
          <w:rFonts w:ascii="Times New Roman" w:eastAsia="Aptos" w:hAnsi="Times New Roman" w:cs="Times New Roman"/>
          <w:sz w:val="24"/>
          <w:szCs w:val="24"/>
        </w:rPr>
        <w:t>r</w:t>
      </w:r>
      <w:r w:rsidR="00835756" w:rsidRPr="00A3036C">
        <w:rPr>
          <w:rFonts w:ascii="Times New Roman" w:eastAsia="Aptos" w:hAnsi="Times New Roman" w:cs="Times New Roman"/>
          <w:sz w:val="24"/>
          <w:szCs w:val="24"/>
        </w:rPr>
        <w:t xml:space="preserve"> o poder estabelecido da IMSD — Independência Mundial dos Servos de Deus, assim como </w:t>
      </w:r>
      <w:r w:rsidR="00D72EC3" w:rsidRPr="00A3036C">
        <w:rPr>
          <w:rFonts w:ascii="Times New Roman" w:eastAsia="Aptos" w:hAnsi="Times New Roman" w:cs="Times New Roman"/>
          <w:sz w:val="24"/>
          <w:szCs w:val="24"/>
        </w:rPr>
        <w:t>d</w:t>
      </w:r>
      <w:r w:rsidR="00835756" w:rsidRPr="00A3036C">
        <w:rPr>
          <w:rFonts w:ascii="Times New Roman" w:eastAsia="Aptos" w:hAnsi="Times New Roman" w:cs="Times New Roman"/>
          <w:sz w:val="24"/>
          <w:szCs w:val="24"/>
        </w:rPr>
        <w:t>os pilares sistêmicos</w:t>
      </w:r>
      <w:r w:rsidR="000460B2" w:rsidRPr="00A3036C">
        <w:rPr>
          <w:rFonts w:ascii="Times New Roman" w:eastAsia="Aptos" w:hAnsi="Times New Roman" w:cs="Times New Roman"/>
          <w:sz w:val="24"/>
          <w:szCs w:val="24"/>
        </w:rPr>
        <w:t>: governo, religião, mídia e educação</w:t>
      </w:r>
      <w:r w:rsidR="00835756" w:rsidRPr="00A3036C">
        <w:rPr>
          <w:rFonts w:ascii="Times New Roman" w:eastAsia="Aptos" w:hAnsi="Times New Roman" w:cs="Times New Roman"/>
          <w:sz w:val="24"/>
          <w:szCs w:val="24"/>
        </w:rPr>
        <w:t xml:space="preserve">, </w:t>
      </w:r>
      <w:r w:rsidR="00835756" w:rsidRPr="00A3036C">
        <w:rPr>
          <w:rFonts w:ascii="Times New Roman" w:eastAsia="Aptos" w:hAnsi="Times New Roman" w:cs="Times New Roman"/>
          <w:i/>
          <w:iCs/>
          <w:sz w:val="24"/>
          <w:szCs w:val="24"/>
        </w:rPr>
        <w:t>marionetes</w:t>
      </w:r>
      <w:r w:rsidR="00835756" w:rsidRPr="00A3036C">
        <w:rPr>
          <w:rFonts w:ascii="Times New Roman" w:eastAsia="Aptos" w:hAnsi="Times New Roman" w:cs="Times New Roman"/>
          <w:sz w:val="24"/>
          <w:szCs w:val="24"/>
        </w:rPr>
        <w:t xml:space="preserve"> de </w:t>
      </w:r>
      <w:r w:rsidR="00835756" w:rsidRPr="00A3036C">
        <w:rPr>
          <w:rFonts w:ascii="Times New Roman" w:eastAsia="Aptos" w:hAnsi="Times New Roman" w:cs="Times New Roman"/>
          <w:i/>
          <w:iCs/>
          <w:sz w:val="24"/>
          <w:szCs w:val="24"/>
        </w:rPr>
        <w:t>malenirus</w:t>
      </w:r>
      <w:r w:rsidR="00835756" w:rsidRPr="00A3036C">
        <w:rPr>
          <w:rFonts w:ascii="Times New Roman" w:eastAsia="Aptos" w:hAnsi="Times New Roman" w:cs="Times New Roman"/>
          <w:sz w:val="24"/>
          <w:szCs w:val="24"/>
        </w:rPr>
        <w:t xml:space="preserve">, </w:t>
      </w:r>
      <w:r w:rsidR="00835756" w:rsidRPr="00A3036C">
        <w:rPr>
          <w:rFonts w:ascii="Times New Roman" w:eastAsia="Aptos" w:hAnsi="Times New Roman" w:cs="Times New Roman"/>
          <w:i/>
          <w:iCs/>
          <w:sz w:val="24"/>
          <w:szCs w:val="24"/>
        </w:rPr>
        <w:t xml:space="preserve">reinonaques </w:t>
      </w:r>
      <w:r w:rsidR="00835756" w:rsidRPr="00A3036C">
        <w:rPr>
          <w:rFonts w:ascii="Times New Roman" w:eastAsia="Aptos" w:hAnsi="Times New Roman" w:cs="Times New Roman"/>
          <w:sz w:val="24"/>
          <w:szCs w:val="24"/>
        </w:rPr>
        <w:t xml:space="preserve">e </w:t>
      </w:r>
      <w:r w:rsidR="00835756" w:rsidRPr="00A3036C">
        <w:rPr>
          <w:rFonts w:ascii="Times New Roman" w:eastAsia="Aptos" w:hAnsi="Times New Roman" w:cs="Times New Roman"/>
          <w:i/>
          <w:iCs/>
          <w:sz w:val="24"/>
          <w:szCs w:val="24"/>
        </w:rPr>
        <w:t>dominitilianos</w:t>
      </w:r>
      <w:r w:rsidR="00835756" w:rsidRPr="00A3036C">
        <w:rPr>
          <w:rFonts w:ascii="Times New Roman" w:eastAsia="Aptos" w:hAnsi="Times New Roman" w:cs="Times New Roman"/>
          <w:sz w:val="24"/>
          <w:szCs w:val="24"/>
        </w:rPr>
        <w:t xml:space="preserve"> </w:t>
      </w:r>
      <w:r w:rsidR="00835756" w:rsidRPr="00A3036C">
        <w:rPr>
          <w:rFonts w:ascii="Times New Roman" w:eastAsia="Aptos" w:hAnsi="Times New Roman" w:cs="Times New Roman"/>
          <w:i/>
          <w:iCs/>
          <w:sz w:val="24"/>
          <w:szCs w:val="24"/>
        </w:rPr>
        <w:t xml:space="preserve"> </w:t>
      </w:r>
      <w:r w:rsidR="00835756" w:rsidRPr="00A3036C">
        <w:rPr>
          <w:rFonts w:ascii="Times New Roman" w:eastAsia="Aptos" w:hAnsi="Times New Roman" w:cs="Times New Roman"/>
          <w:sz w:val="24"/>
          <w:szCs w:val="24"/>
        </w:rPr>
        <w:t>solidificados como os</w:t>
      </w:r>
      <w:r w:rsidR="00D72EC3" w:rsidRPr="00A3036C">
        <w:rPr>
          <w:rFonts w:ascii="Times New Roman" w:eastAsia="Aptos" w:hAnsi="Times New Roman" w:cs="Times New Roman"/>
          <w:sz w:val="24"/>
          <w:szCs w:val="24"/>
        </w:rPr>
        <w:t xml:space="preserve"> verdadeiros</w:t>
      </w:r>
      <w:r w:rsidR="00835756" w:rsidRPr="00A3036C">
        <w:rPr>
          <w:rFonts w:ascii="Times New Roman" w:eastAsia="Aptos" w:hAnsi="Times New Roman" w:cs="Times New Roman"/>
          <w:i/>
          <w:iCs/>
          <w:sz w:val="24"/>
          <w:szCs w:val="24"/>
        </w:rPr>
        <w:t xml:space="preserve"> dono</w:t>
      </w:r>
      <w:r w:rsidR="00301ADB" w:rsidRPr="00A3036C">
        <w:rPr>
          <w:rFonts w:ascii="Times New Roman" w:eastAsia="Aptos" w:hAnsi="Times New Roman" w:cs="Times New Roman"/>
          <w:i/>
          <w:iCs/>
          <w:sz w:val="24"/>
          <w:szCs w:val="24"/>
        </w:rPr>
        <w:t>s</w:t>
      </w:r>
      <w:r w:rsidR="00835756" w:rsidRPr="00A3036C">
        <w:rPr>
          <w:rFonts w:ascii="Times New Roman" w:eastAsia="Aptos" w:hAnsi="Times New Roman" w:cs="Times New Roman"/>
          <w:i/>
          <w:iCs/>
          <w:sz w:val="24"/>
          <w:szCs w:val="24"/>
        </w:rPr>
        <w:t xml:space="preserve"> do mundo</w:t>
      </w:r>
      <w:r w:rsidR="0014769E" w:rsidRPr="00A3036C">
        <w:rPr>
          <w:rFonts w:ascii="Times New Roman" w:eastAsia="Aptos" w:hAnsi="Times New Roman" w:cs="Times New Roman"/>
          <w:i/>
          <w:iCs/>
          <w:sz w:val="24"/>
          <w:szCs w:val="24"/>
        </w:rPr>
        <w:t xml:space="preserve"> </w:t>
      </w:r>
      <w:r w:rsidR="0014769E" w:rsidRPr="00A3036C">
        <w:rPr>
          <w:rFonts w:ascii="Times New Roman" w:eastAsia="Aptos" w:hAnsi="Times New Roman" w:cs="Times New Roman"/>
          <w:sz w:val="24"/>
          <w:szCs w:val="24"/>
        </w:rPr>
        <w:t>(</w:t>
      </w:r>
      <w:r w:rsidR="00276488" w:rsidRPr="00A3036C">
        <w:rPr>
          <w:rFonts w:ascii="Times New Roman" w:eastAsia="Aptos" w:hAnsi="Times New Roman" w:cs="Times New Roman"/>
          <w:b/>
          <w:bCs/>
          <w:color w:val="7030A0"/>
          <w:sz w:val="24"/>
          <w:szCs w:val="24"/>
        </w:rPr>
        <w:t>*</w:t>
      </w:r>
      <w:r w:rsidR="0014769E" w:rsidRPr="00A3036C">
        <w:rPr>
          <w:rFonts w:ascii="Times New Roman" w:eastAsia="Aptos" w:hAnsi="Times New Roman" w:cs="Times New Roman"/>
          <w:b/>
          <w:bCs/>
          <w:color w:val="7030A0"/>
          <w:sz w:val="24"/>
          <w:szCs w:val="24"/>
        </w:rPr>
        <w:t>)</w:t>
      </w:r>
      <w:r w:rsidR="00835756" w:rsidRPr="00A3036C">
        <w:rPr>
          <w:rFonts w:ascii="Times New Roman" w:eastAsia="Aptos" w:hAnsi="Times New Roman" w:cs="Times New Roman"/>
          <w:sz w:val="24"/>
          <w:szCs w:val="24"/>
        </w:rPr>
        <w:t xml:space="preserve">. Neste caso, responsáveis pela prisão de terrícolas ao Sistema </w:t>
      </w:r>
      <w:r w:rsidR="00835756" w:rsidRPr="00A3036C">
        <w:rPr>
          <w:rFonts w:ascii="Times New Roman" w:eastAsia="Aptos" w:hAnsi="Times New Roman" w:cs="Times New Roman"/>
          <w:sz w:val="24"/>
          <w:szCs w:val="24"/>
        </w:rPr>
        <w:lastRenderedPageBreak/>
        <w:t>Terra, impeditivo para o ser humano cumprir a evolução espiritual prevista e, por incrível que pareça, em andamento com supervisão do SEU — Soberana Energia Universal, por intermédio dos Guerreiros Dimensionais.</w:t>
      </w:r>
      <w:r w:rsidR="00276488" w:rsidRPr="00A3036C">
        <w:rPr>
          <w:rFonts w:ascii="Times New Roman" w:eastAsia="Aptos" w:hAnsi="Times New Roman" w:cs="Times New Roman"/>
          <w:sz w:val="24"/>
          <w:szCs w:val="24"/>
        </w:rPr>
        <w:t xml:space="preserve"> </w:t>
      </w:r>
      <w:r w:rsidR="00835756" w:rsidRPr="00A3036C">
        <w:rPr>
          <w:rFonts w:ascii="Times New Roman" w:eastAsia="Aptos" w:hAnsi="Times New Roman" w:cs="Times New Roman"/>
          <w:sz w:val="24"/>
          <w:szCs w:val="24"/>
        </w:rPr>
        <w:t>Liz, Joseph</w:t>
      </w:r>
      <w:r w:rsidR="00764801" w:rsidRPr="00A3036C">
        <w:rPr>
          <w:rFonts w:ascii="Times New Roman" w:eastAsia="Aptos" w:hAnsi="Times New Roman" w:cs="Times New Roman"/>
          <w:sz w:val="24"/>
          <w:szCs w:val="24"/>
        </w:rPr>
        <w:t>, Michelle e</w:t>
      </w:r>
      <w:r w:rsidR="00D72EC3" w:rsidRPr="00A3036C">
        <w:rPr>
          <w:rFonts w:ascii="Times New Roman" w:eastAsia="Aptos" w:hAnsi="Times New Roman" w:cs="Times New Roman"/>
          <w:sz w:val="24"/>
          <w:szCs w:val="24"/>
        </w:rPr>
        <w:t xml:space="preserve"> </w:t>
      </w:r>
      <w:r w:rsidR="00764801" w:rsidRPr="00A3036C">
        <w:rPr>
          <w:rFonts w:ascii="Times New Roman" w:eastAsia="Aptos" w:hAnsi="Times New Roman" w:cs="Times New Roman"/>
          <w:sz w:val="24"/>
          <w:szCs w:val="24"/>
        </w:rPr>
        <w:t xml:space="preserve">Tom, cujo </w:t>
      </w:r>
      <w:r w:rsidR="00DC7F3E" w:rsidRPr="00A3036C">
        <w:rPr>
          <w:rFonts w:ascii="Times New Roman" w:eastAsia="Aptos" w:hAnsi="Times New Roman" w:cs="Times New Roman"/>
          <w:sz w:val="24"/>
          <w:szCs w:val="24"/>
        </w:rPr>
        <w:t>corpo</w:t>
      </w:r>
      <w:r w:rsidR="00764801" w:rsidRPr="00A3036C">
        <w:rPr>
          <w:rFonts w:ascii="Times New Roman" w:eastAsia="Aptos" w:hAnsi="Times New Roman" w:cs="Times New Roman"/>
          <w:sz w:val="24"/>
          <w:szCs w:val="24"/>
        </w:rPr>
        <w:t xml:space="preserve"> é habitado pelo espírito de Joseph Harrison, a quem acabam de acompanhar na sua saga de compreensão da existência humana, estão maravilhados com a energia </w:t>
      </w:r>
      <w:r w:rsidR="00D72EC3" w:rsidRPr="00A3036C">
        <w:rPr>
          <w:rFonts w:ascii="Times New Roman" w:eastAsia="Aptos" w:hAnsi="Times New Roman" w:cs="Times New Roman"/>
          <w:sz w:val="24"/>
          <w:szCs w:val="24"/>
        </w:rPr>
        <w:t>d</w:t>
      </w:r>
      <w:r w:rsidR="00764801" w:rsidRPr="00A3036C">
        <w:rPr>
          <w:rFonts w:ascii="Times New Roman" w:eastAsia="Aptos" w:hAnsi="Times New Roman" w:cs="Times New Roman"/>
          <w:sz w:val="24"/>
          <w:szCs w:val="24"/>
        </w:rPr>
        <w:t>este evento metafísico e real para os Guerreiros Dimensionais</w:t>
      </w:r>
      <w:r w:rsidR="00B266EE" w:rsidRPr="00A3036C">
        <w:rPr>
          <w:rFonts w:ascii="Times New Roman" w:eastAsia="Aptos" w:hAnsi="Times New Roman" w:cs="Times New Roman"/>
          <w:sz w:val="24"/>
          <w:szCs w:val="24"/>
        </w:rPr>
        <w:t>.</w:t>
      </w:r>
      <w:r w:rsidR="00764801" w:rsidRPr="00A3036C">
        <w:rPr>
          <w:rFonts w:ascii="Times New Roman" w:eastAsia="Aptos" w:hAnsi="Times New Roman" w:cs="Times New Roman"/>
          <w:sz w:val="24"/>
          <w:szCs w:val="24"/>
        </w:rPr>
        <w:t xml:space="preserve"> </w:t>
      </w:r>
      <w:r w:rsidR="00ED28C7" w:rsidRPr="00A3036C">
        <w:rPr>
          <w:rFonts w:ascii="Times New Roman" w:eastAsia="Aptos" w:hAnsi="Times New Roman" w:cs="Times New Roman"/>
          <w:sz w:val="24"/>
          <w:szCs w:val="24"/>
        </w:rPr>
        <w:t>E</w:t>
      </w:r>
      <w:r w:rsidR="00764801" w:rsidRPr="00A3036C">
        <w:rPr>
          <w:rFonts w:ascii="Times New Roman" w:eastAsia="Aptos" w:hAnsi="Times New Roman" w:cs="Times New Roman"/>
          <w:sz w:val="24"/>
          <w:szCs w:val="24"/>
        </w:rPr>
        <w:t>mocionados, mensuram a força de ondas eletromagnéticas, a serem cultuadas pelos humanos para descobrirem a essência divinal adormecida no seu interior, pronta para emergir o poder de ter e ser Deus</w:t>
      </w:r>
      <w:r w:rsidR="00252763" w:rsidRPr="00A3036C">
        <w:rPr>
          <w:rFonts w:ascii="Times New Roman" w:eastAsia="Aptos" w:hAnsi="Times New Roman" w:cs="Times New Roman"/>
          <w:sz w:val="24"/>
          <w:szCs w:val="24"/>
        </w:rPr>
        <w:t xml:space="preserve"> em cada pessoa disposta a ser parte d</w:t>
      </w:r>
      <w:r w:rsidR="00ED28C7" w:rsidRPr="00A3036C">
        <w:rPr>
          <w:rFonts w:ascii="Times New Roman" w:eastAsia="Aptos" w:hAnsi="Times New Roman" w:cs="Times New Roman"/>
          <w:sz w:val="24"/>
          <w:szCs w:val="24"/>
        </w:rPr>
        <w:t>o</w:t>
      </w:r>
      <w:r w:rsidR="00252763" w:rsidRPr="00A3036C">
        <w:rPr>
          <w:rFonts w:ascii="Times New Roman" w:eastAsia="Aptos" w:hAnsi="Times New Roman" w:cs="Times New Roman"/>
          <w:sz w:val="24"/>
          <w:szCs w:val="24"/>
        </w:rPr>
        <w:t xml:space="preserve"> </w:t>
      </w:r>
      <w:r w:rsidR="00252763" w:rsidRPr="00A3036C">
        <w:rPr>
          <w:rFonts w:ascii="Times New Roman" w:eastAsia="Aptos" w:hAnsi="Times New Roman" w:cs="Times New Roman"/>
          <w:i/>
          <w:iCs/>
          <w:sz w:val="24"/>
          <w:szCs w:val="24"/>
        </w:rPr>
        <w:t>despertar em massa</w:t>
      </w:r>
      <w:r w:rsidR="00252763" w:rsidRPr="00A3036C">
        <w:rPr>
          <w:rFonts w:ascii="Times New Roman" w:eastAsia="Aptos" w:hAnsi="Times New Roman" w:cs="Times New Roman"/>
          <w:sz w:val="24"/>
          <w:szCs w:val="24"/>
        </w:rPr>
        <w:t xml:space="preserve">. Profecia de </w:t>
      </w:r>
      <w:r w:rsidR="00252763" w:rsidRPr="00A3036C">
        <w:rPr>
          <w:rFonts w:ascii="Times New Roman" w:eastAsia="Aptos" w:hAnsi="Times New Roman" w:cs="Times New Roman"/>
          <w:i/>
          <w:iCs/>
          <w:sz w:val="24"/>
          <w:szCs w:val="24"/>
        </w:rPr>
        <w:t xml:space="preserve">muitos chamados e poucos escolhidos </w:t>
      </w:r>
      <w:r w:rsidR="00252763" w:rsidRPr="00A3036C">
        <w:rPr>
          <w:rFonts w:ascii="Times New Roman" w:eastAsia="Aptos" w:hAnsi="Times New Roman" w:cs="Times New Roman"/>
          <w:sz w:val="24"/>
          <w:szCs w:val="24"/>
        </w:rPr>
        <w:t xml:space="preserve">pode se </w:t>
      </w:r>
      <w:r w:rsidR="000460B2" w:rsidRPr="00A3036C">
        <w:rPr>
          <w:rFonts w:ascii="Times New Roman" w:eastAsia="Aptos" w:hAnsi="Times New Roman" w:cs="Times New Roman"/>
          <w:sz w:val="24"/>
          <w:szCs w:val="24"/>
        </w:rPr>
        <w:t>cristaliz</w:t>
      </w:r>
      <w:r w:rsidR="00252763" w:rsidRPr="00A3036C">
        <w:rPr>
          <w:rFonts w:ascii="Times New Roman" w:eastAsia="Aptos" w:hAnsi="Times New Roman" w:cs="Times New Roman"/>
          <w:sz w:val="24"/>
          <w:szCs w:val="24"/>
        </w:rPr>
        <w:t xml:space="preserve">ar como </w:t>
      </w:r>
      <w:r w:rsidR="00252763" w:rsidRPr="00A3036C">
        <w:rPr>
          <w:rFonts w:ascii="Times New Roman" w:eastAsia="Aptos" w:hAnsi="Times New Roman" w:cs="Times New Roman"/>
          <w:i/>
          <w:iCs/>
          <w:sz w:val="24"/>
          <w:szCs w:val="24"/>
        </w:rPr>
        <w:t>muitos chamados atendidos pelo livre arbítrio humano define os escolhidos</w:t>
      </w:r>
      <w:r w:rsidR="00252763" w:rsidRPr="00A3036C">
        <w:rPr>
          <w:rFonts w:ascii="Times New Roman" w:eastAsia="Aptos" w:hAnsi="Times New Roman" w:cs="Times New Roman"/>
          <w:sz w:val="24"/>
          <w:szCs w:val="24"/>
        </w:rPr>
        <w:t xml:space="preserve">. No final das contas, os terrícolas definirão por sua livre e espontânea vontade, explorarem, possuídos pela </w:t>
      </w:r>
      <w:r w:rsidR="00252763" w:rsidRPr="00A3036C">
        <w:rPr>
          <w:rFonts w:ascii="Times New Roman" w:eastAsia="Aptos" w:hAnsi="Times New Roman" w:cs="Times New Roman"/>
          <w:i/>
          <w:iCs/>
          <w:sz w:val="24"/>
          <w:szCs w:val="24"/>
        </w:rPr>
        <w:t>verdade absoluta</w:t>
      </w:r>
      <w:r w:rsidR="00252763" w:rsidRPr="00A3036C">
        <w:rPr>
          <w:rFonts w:ascii="Times New Roman" w:eastAsia="Aptos" w:hAnsi="Times New Roman" w:cs="Times New Roman"/>
          <w:sz w:val="24"/>
          <w:szCs w:val="24"/>
        </w:rPr>
        <w:t xml:space="preserve">, </w:t>
      </w:r>
      <w:r w:rsidR="00252763" w:rsidRPr="00A3036C">
        <w:rPr>
          <w:rFonts w:ascii="Times New Roman" w:eastAsia="Aptos" w:hAnsi="Times New Roman" w:cs="Times New Roman"/>
          <w:i/>
          <w:iCs/>
          <w:sz w:val="24"/>
          <w:szCs w:val="24"/>
        </w:rPr>
        <w:t xml:space="preserve">o aprendizado da delicadeza </w:t>
      </w:r>
      <w:r w:rsidR="00252763" w:rsidRPr="00A3036C">
        <w:rPr>
          <w:rFonts w:ascii="Times New Roman" w:eastAsia="Aptos" w:hAnsi="Times New Roman" w:cs="Times New Roman"/>
          <w:sz w:val="24"/>
          <w:szCs w:val="24"/>
        </w:rPr>
        <w:t xml:space="preserve">na caminhada do </w:t>
      </w:r>
      <w:r w:rsidR="00252763" w:rsidRPr="00A3036C">
        <w:rPr>
          <w:rFonts w:ascii="Times New Roman" w:eastAsia="Aptos" w:hAnsi="Times New Roman" w:cs="Times New Roman"/>
          <w:i/>
          <w:iCs/>
          <w:sz w:val="24"/>
          <w:szCs w:val="24"/>
        </w:rPr>
        <w:t xml:space="preserve">quinto </w:t>
      </w:r>
      <w:r w:rsidR="00252763" w:rsidRPr="00A3036C">
        <w:rPr>
          <w:rFonts w:ascii="Times New Roman" w:eastAsia="Aptos" w:hAnsi="Times New Roman" w:cs="Times New Roman"/>
          <w:sz w:val="24"/>
          <w:szCs w:val="24"/>
        </w:rPr>
        <w:t xml:space="preserve">ao </w:t>
      </w:r>
      <w:r w:rsidR="00252763" w:rsidRPr="00A3036C">
        <w:rPr>
          <w:rFonts w:ascii="Times New Roman" w:eastAsia="Aptos" w:hAnsi="Times New Roman" w:cs="Times New Roman"/>
          <w:i/>
          <w:iCs/>
          <w:sz w:val="24"/>
          <w:szCs w:val="24"/>
        </w:rPr>
        <w:t xml:space="preserve">décimo segundo planos terráqueos </w:t>
      </w:r>
      <w:r w:rsidR="00252763" w:rsidRPr="00A3036C">
        <w:rPr>
          <w:rFonts w:ascii="Times New Roman" w:eastAsia="Aptos" w:hAnsi="Times New Roman" w:cs="Times New Roman"/>
          <w:sz w:val="24"/>
          <w:szCs w:val="24"/>
        </w:rPr>
        <w:t>para conquistar</w:t>
      </w:r>
      <w:r w:rsidR="00276488" w:rsidRPr="00A3036C">
        <w:rPr>
          <w:rFonts w:ascii="Times New Roman" w:eastAsia="Aptos" w:hAnsi="Times New Roman" w:cs="Times New Roman"/>
          <w:sz w:val="24"/>
          <w:szCs w:val="24"/>
        </w:rPr>
        <w:t>em</w:t>
      </w:r>
      <w:r w:rsidR="00252763" w:rsidRPr="00A3036C">
        <w:rPr>
          <w:rFonts w:ascii="Times New Roman" w:eastAsia="Aptos" w:hAnsi="Times New Roman" w:cs="Times New Roman"/>
          <w:sz w:val="24"/>
          <w:szCs w:val="24"/>
        </w:rPr>
        <w:t xml:space="preserve"> o </w:t>
      </w:r>
      <w:r w:rsidR="00252763" w:rsidRPr="00A3036C">
        <w:rPr>
          <w:rFonts w:ascii="Times New Roman" w:eastAsia="Aptos" w:hAnsi="Times New Roman" w:cs="Times New Roman"/>
          <w:i/>
          <w:iCs/>
          <w:sz w:val="24"/>
          <w:szCs w:val="24"/>
        </w:rPr>
        <w:t xml:space="preserve">amor incondicional </w:t>
      </w:r>
      <w:r w:rsidR="00252763" w:rsidRPr="00A3036C">
        <w:rPr>
          <w:rFonts w:ascii="Times New Roman" w:eastAsia="Aptos" w:hAnsi="Times New Roman" w:cs="Times New Roman"/>
          <w:sz w:val="24"/>
          <w:szCs w:val="24"/>
        </w:rPr>
        <w:t xml:space="preserve">em </w:t>
      </w:r>
      <w:r w:rsidR="00252763" w:rsidRPr="00A3036C">
        <w:rPr>
          <w:rFonts w:ascii="Times New Roman" w:eastAsia="Aptos" w:hAnsi="Times New Roman" w:cs="Times New Roman"/>
          <w:b/>
          <w:bCs/>
          <w:sz w:val="24"/>
          <w:szCs w:val="24"/>
        </w:rPr>
        <w:t>Evoluirejá</w:t>
      </w:r>
      <w:r w:rsidR="00276488" w:rsidRPr="00A3036C">
        <w:rPr>
          <w:rFonts w:ascii="Times New Roman" w:eastAsia="Aptos" w:hAnsi="Times New Roman" w:cs="Times New Roman"/>
          <w:b/>
          <w:bCs/>
          <w:sz w:val="24"/>
          <w:szCs w:val="24"/>
        </w:rPr>
        <w:t xml:space="preserve"> </w:t>
      </w:r>
      <w:r w:rsidR="00276488" w:rsidRPr="00A3036C">
        <w:rPr>
          <w:rFonts w:ascii="Times New Roman" w:eastAsia="Aptos" w:hAnsi="Times New Roman" w:cs="Times New Roman"/>
          <w:sz w:val="24"/>
          <w:szCs w:val="24"/>
        </w:rPr>
        <w:t>ou</w:t>
      </w:r>
      <w:r w:rsidR="00252763" w:rsidRPr="00A3036C">
        <w:rPr>
          <w:rFonts w:ascii="Times New Roman" w:eastAsia="Aptos" w:hAnsi="Times New Roman" w:cs="Times New Roman"/>
          <w:sz w:val="24"/>
          <w:szCs w:val="24"/>
        </w:rPr>
        <w:t xml:space="preserve"> serem parte de os </w:t>
      </w:r>
      <w:bookmarkStart w:id="105" w:name="_Hlk212547437"/>
      <w:r w:rsidR="00252763" w:rsidRPr="00A3036C">
        <w:rPr>
          <w:rFonts w:ascii="Times New Roman" w:eastAsia="Aptos" w:hAnsi="Times New Roman" w:cs="Times New Roman"/>
          <w:b/>
          <w:bCs/>
          <w:sz w:val="24"/>
          <w:szCs w:val="24"/>
        </w:rPr>
        <w:t>e</w:t>
      </w:r>
      <w:r w:rsidR="00252763" w:rsidRPr="00A3036C">
        <w:rPr>
          <w:rFonts w:ascii="Times New Roman" w:eastAsia="Aptos" w:hAnsi="Times New Roman" w:cs="Times New Roman"/>
          <w:b/>
          <w:bCs/>
          <w:color w:val="FF0000"/>
          <w:sz w:val="24"/>
          <w:szCs w:val="24"/>
        </w:rPr>
        <w:t>X</w:t>
      </w:r>
      <w:r w:rsidR="00252763" w:rsidRPr="00A3036C">
        <w:rPr>
          <w:rFonts w:ascii="Times New Roman" w:eastAsia="Aptos" w:hAnsi="Times New Roman" w:cs="Times New Roman"/>
          <w:b/>
          <w:bCs/>
          <w:sz w:val="24"/>
          <w:szCs w:val="24"/>
        </w:rPr>
        <w:t xml:space="preserve">ilados da </w:t>
      </w:r>
      <w:r w:rsidR="00252763" w:rsidRPr="00A3036C">
        <w:rPr>
          <w:rFonts w:ascii="Times New Roman" w:eastAsia="Aptos" w:hAnsi="Times New Roman" w:cs="Times New Roman"/>
          <w:b/>
          <w:bCs/>
          <w:color w:val="7030A0"/>
          <w:sz w:val="24"/>
          <w:szCs w:val="24"/>
        </w:rPr>
        <w:t>T</w:t>
      </w:r>
      <w:r w:rsidR="00252763" w:rsidRPr="00A3036C">
        <w:rPr>
          <w:rFonts w:ascii="Times New Roman" w:eastAsia="Aptos" w:hAnsi="Times New Roman" w:cs="Times New Roman"/>
          <w:b/>
          <w:bCs/>
          <w:sz w:val="24"/>
          <w:szCs w:val="24"/>
        </w:rPr>
        <w:t>erra</w:t>
      </w:r>
      <w:bookmarkEnd w:id="105"/>
      <w:r w:rsidR="00276488" w:rsidRPr="00A3036C">
        <w:rPr>
          <w:rFonts w:ascii="Times New Roman" w:eastAsia="Aptos" w:hAnsi="Times New Roman" w:cs="Times New Roman"/>
          <w:sz w:val="24"/>
          <w:szCs w:val="24"/>
        </w:rPr>
        <w:t>.</w:t>
      </w:r>
      <w:r w:rsidR="00252763" w:rsidRPr="00A3036C">
        <w:rPr>
          <w:rFonts w:ascii="Times New Roman" w:eastAsia="Aptos" w:hAnsi="Times New Roman" w:cs="Times New Roman"/>
          <w:sz w:val="24"/>
          <w:szCs w:val="24"/>
        </w:rPr>
        <w:t xml:space="preserve"> </w:t>
      </w:r>
      <w:r w:rsidR="00042D12" w:rsidRPr="00A3036C">
        <w:rPr>
          <w:rFonts w:ascii="Times New Roman" w:eastAsia="Aptos" w:hAnsi="Times New Roman" w:cs="Times New Roman"/>
          <w:sz w:val="24"/>
          <w:szCs w:val="24"/>
        </w:rPr>
        <w:t>Est</w:t>
      </w:r>
      <w:r w:rsidR="00E63CC5" w:rsidRPr="00A3036C">
        <w:rPr>
          <w:rFonts w:ascii="Times New Roman" w:eastAsia="Aptos" w:hAnsi="Times New Roman" w:cs="Times New Roman"/>
          <w:sz w:val="24"/>
          <w:szCs w:val="24"/>
        </w:rPr>
        <w:t>es habitarão</w:t>
      </w:r>
      <w:r w:rsidR="00252763" w:rsidRPr="00A3036C">
        <w:rPr>
          <w:rFonts w:ascii="Times New Roman" w:eastAsia="Aptos" w:hAnsi="Times New Roman" w:cs="Times New Roman"/>
          <w:sz w:val="24"/>
          <w:szCs w:val="24"/>
        </w:rPr>
        <w:t>, num futuro próximo, mundos inferiores</w:t>
      </w:r>
      <w:r w:rsidR="00E63CC5" w:rsidRPr="00A3036C">
        <w:rPr>
          <w:rFonts w:ascii="Times New Roman" w:eastAsia="Aptos" w:hAnsi="Times New Roman" w:cs="Times New Roman"/>
          <w:sz w:val="24"/>
          <w:szCs w:val="24"/>
        </w:rPr>
        <w:t>, adiando</w:t>
      </w:r>
      <w:r w:rsidR="00252763" w:rsidRPr="00A3036C">
        <w:rPr>
          <w:rFonts w:ascii="Times New Roman" w:eastAsia="Aptos" w:hAnsi="Times New Roman" w:cs="Times New Roman"/>
          <w:sz w:val="24"/>
          <w:szCs w:val="24"/>
        </w:rPr>
        <w:t xml:space="preserve"> sua prevista evolução negada </w:t>
      </w:r>
      <w:r w:rsidR="00276488" w:rsidRPr="00A3036C">
        <w:rPr>
          <w:rFonts w:ascii="Times New Roman" w:eastAsia="Aptos" w:hAnsi="Times New Roman" w:cs="Times New Roman"/>
          <w:sz w:val="24"/>
          <w:szCs w:val="24"/>
        </w:rPr>
        <w:t>a</w:t>
      </w:r>
      <w:r w:rsidR="00252763" w:rsidRPr="00A3036C">
        <w:rPr>
          <w:rFonts w:ascii="Times New Roman" w:eastAsia="Aptos" w:hAnsi="Times New Roman" w:cs="Times New Roman"/>
          <w:sz w:val="24"/>
          <w:szCs w:val="24"/>
        </w:rPr>
        <w:t xml:space="preserve"> todos os </w:t>
      </w:r>
      <w:r w:rsidR="00252763" w:rsidRPr="00A3036C">
        <w:rPr>
          <w:rFonts w:ascii="Times New Roman" w:eastAsia="Aptos" w:hAnsi="Times New Roman" w:cs="Times New Roman"/>
          <w:i/>
          <w:iCs/>
          <w:sz w:val="24"/>
          <w:szCs w:val="24"/>
        </w:rPr>
        <w:t>apegados</w:t>
      </w:r>
      <w:r w:rsidR="00252763" w:rsidRPr="00A3036C">
        <w:rPr>
          <w:rFonts w:ascii="Times New Roman" w:eastAsia="Aptos" w:hAnsi="Times New Roman" w:cs="Times New Roman"/>
          <w:sz w:val="24"/>
          <w:szCs w:val="24"/>
        </w:rPr>
        <w:t xml:space="preserve"> ao Sistema Terra.</w:t>
      </w:r>
    </w:p>
    <w:p w14:paraId="1A15FFA9" w14:textId="58FDC8AA" w:rsidR="00276488" w:rsidRPr="00A3036C" w:rsidRDefault="00301ADB" w:rsidP="00301AD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Fértilles e Germano retomam a resenha dimensional com a frase: </w:t>
      </w:r>
      <w:r w:rsidRPr="00A3036C">
        <w:rPr>
          <w:rFonts w:ascii="Times New Roman" w:eastAsia="Aptos" w:hAnsi="Times New Roman" w:cs="Times New Roman"/>
          <w:i/>
          <w:iCs/>
          <w:sz w:val="24"/>
          <w:szCs w:val="24"/>
        </w:rPr>
        <w:t>Deus perdoa e não castiga aos castigados pelo seu próprio livre arbítrio</w:t>
      </w:r>
      <w:r w:rsidRPr="00A3036C">
        <w:rPr>
          <w:rFonts w:ascii="Times New Roman" w:eastAsia="Aptos" w:hAnsi="Times New Roman" w:cs="Times New Roman"/>
          <w:sz w:val="24"/>
          <w:szCs w:val="24"/>
        </w:rPr>
        <w:t>, ou seja o ser humano é responsável pelos acontecimentos bons e ruins de sua vida.</w:t>
      </w:r>
    </w:p>
    <w:p w14:paraId="0172EA61" w14:textId="35E60A23" w:rsidR="00B81EE8" w:rsidRPr="00A3036C" w:rsidRDefault="00301ADB"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Ambos reforçam que o equilíbrio da inteligibilidade e moralidade humanos é o caminho a ser explorado no </w:t>
      </w:r>
      <w:r w:rsidRPr="00A3036C">
        <w:rPr>
          <w:rFonts w:ascii="Times New Roman" w:eastAsia="Aptos" w:hAnsi="Times New Roman" w:cs="Times New Roman"/>
          <w:i/>
          <w:iCs/>
          <w:sz w:val="24"/>
          <w:szCs w:val="24"/>
        </w:rPr>
        <w:t>aprendizado da delicadeza</w:t>
      </w:r>
      <w:r w:rsidRPr="00A3036C">
        <w:rPr>
          <w:rFonts w:ascii="Times New Roman" w:eastAsia="Aptos" w:hAnsi="Times New Roman" w:cs="Times New Roman"/>
          <w:sz w:val="24"/>
          <w:szCs w:val="24"/>
        </w:rPr>
        <w:t xml:space="preserve"> de </w:t>
      </w:r>
      <w:r w:rsidRPr="00A3036C">
        <w:rPr>
          <w:rFonts w:ascii="Times New Roman" w:eastAsia="Aptos" w:hAnsi="Times New Roman" w:cs="Times New Roman"/>
          <w:b/>
          <w:bCs/>
          <w:sz w:val="24"/>
          <w:szCs w:val="24"/>
        </w:rPr>
        <w:t>Evoluirejá</w:t>
      </w:r>
      <w:r w:rsidR="00E63CC5" w:rsidRPr="00A3036C">
        <w:rPr>
          <w:rFonts w:ascii="Times New Roman" w:eastAsia="Aptos" w:hAnsi="Times New Roman" w:cs="Times New Roman"/>
          <w:sz w:val="24"/>
          <w:szCs w:val="24"/>
        </w:rPr>
        <w:t xml:space="preserve"> pelo </w:t>
      </w:r>
      <w:r w:rsidR="00E63CC5" w:rsidRPr="00A3036C">
        <w:rPr>
          <w:rFonts w:ascii="Times New Roman" w:eastAsia="Aptos" w:hAnsi="Times New Roman" w:cs="Times New Roman"/>
          <w:i/>
          <w:iCs/>
          <w:sz w:val="24"/>
          <w:szCs w:val="24"/>
        </w:rPr>
        <w:t>amor incondicional</w:t>
      </w:r>
      <w:r w:rsidR="00E63CC5" w:rsidRPr="00A3036C">
        <w:rPr>
          <w:rFonts w:ascii="Times New Roman" w:eastAsia="Aptos" w:hAnsi="Times New Roman" w:cs="Times New Roman"/>
          <w:sz w:val="24"/>
          <w:szCs w:val="24"/>
        </w:rPr>
        <w:t>.</w:t>
      </w:r>
      <w:r w:rsidR="00B20C36" w:rsidRPr="00A3036C">
        <w:rPr>
          <w:rFonts w:ascii="Times New Roman" w:eastAsia="Aptos" w:hAnsi="Times New Roman" w:cs="Times New Roman"/>
          <w:sz w:val="24"/>
          <w:szCs w:val="24"/>
        </w:rPr>
        <w:t xml:space="preserve"> </w:t>
      </w:r>
    </w:p>
    <w:p w14:paraId="1B4B6469" w14:textId="1612E579" w:rsidR="005401D7" w:rsidRPr="00A3036C" w:rsidRDefault="00824CD8"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Apóstolos da IMSD —</w:t>
      </w:r>
      <w:r w:rsidR="00C6495A"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Independência Mundial dos Servos de Deus</w:t>
      </w:r>
      <w:r w:rsidR="00A66F30" w:rsidRPr="00A3036C">
        <w:rPr>
          <w:rFonts w:ascii="Times New Roman" w:eastAsia="Aptos" w:hAnsi="Times New Roman" w:cs="Times New Roman"/>
          <w:sz w:val="24"/>
          <w:szCs w:val="24"/>
        </w:rPr>
        <w:t>, vigiados 24 horas por dia,</w:t>
      </w:r>
      <w:r w:rsidR="00B01B13" w:rsidRPr="00A3036C">
        <w:rPr>
          <w:rFonts w:ascii="Times New Roman" w:eastAsia="Aptos" w:hAnsi="Times New Roman" w:cs="Times New Roman"/>
          <w:sz w:val="24"/>
          <w:szCs w:val="24"/>
        </w:rPr>
        <w:t xml:space="preserve"> participam, </w:t>
      </w:r>
      <w:r w:rsidR="00445F05" w:rsidRPr="00A3036C">
        <w:rPr>
          <w:rFonts w:ascii="Times New Roman" w:eastAsia="Aptos" w:hAnsi="Times New Roman" w:cs="Times New Roman"/>
          <w:sz w:val="24"/>
          <w:szCs w:val="24"/>
        </w:rPr>
        <w:t xml:space="preserve">telepaticamente e </w:t>
      </w:r>
      <w:r w:rsidR="00B01B13" w:rsidRPr="00A3036C">
        <w:rPr>
          <w:rFonts w:ascii="Times New Roman" w:eastAsia="Aptos" w:hAnsi="Times New Roman" w:cs="Times New Roman"/>
          <w:sz w:val="24"/>
          <w:szCs w:val="24"/>
        </w:rPr>
        <w:lastRenderedPageBreak/>
        <w:t>reservadamente</w:t>
      </w:r>
      <w:r w:rsidR="001B28EB" w:rsidRPr="00A3036C">
        <w:rPr>
          <w:rFonts w:ascii="Times New Roman" w:eastAsia="Aptos" w:hAnsi="Times New Roman" w:cs="Times New Roman"/>
          <w:sz w:val="24"/>
          <w:szCs w:val="24"/>
        </w:rPr>
        <w:t>,</w:t>
      </w:r>
      <w:r w:rsidR="00B01B13" w:rsidRPr="00A3036C">
        <w:rPr>
          <w:rFonts w:ascii="Times New Roman" w:eastAsia="Aptos" w:hAnsi="Times New Roman" w:cs="Times New Roman"/>
          <w:sz w:val="24"/>
          <w:szCs w:val="24"/>
        </w:rPr>
        <w:t xml:space="preserve"> nos seus domínios</w:t>
      </w:r>
      <w:r w:rsidR="00445F05" w:rsidRPr="00A3036C">
        <w:rPr>
          <w:rFonts w:ascii="Times New Roman" w:eastAsia="Aptos" w:hAnsi="Times New Roman" w:cs="Times New Roman"/>
          <w:sz w:val="24"/>
          <w:szCs w:val="24"/>
        </w:rPr>
        <w:t xml:space="preserve"> d</w:t>
      </w:r>
      <w:r w:rsidR="001B28EB" w:rsidRPr="00A3036C">
        <w:rPr>
          <w:rFonts w:ascii="Times New Roman" w:eastAsia="Aptos" w:hAnsi="Times New Roman" w:cs="Times New Roman"/>
          <w:sz w:val="24"/>
          <w:szCs w:val="24"/>
        </w:rPr>
        <w:t>a resenha.</w:t>
      </w:r>
      <w:r w:rsidR="00CD2EDF" w:rsidRPr="00A3036C">
        <w:rPr>
          <w:rFonts w:ascii="Times New Roman" w:eastAsia="Aptos" w:hAnsi="Times New Roman" w:cs="Times New Roman"/>
          <w:sz w:val="24"/>
          <w:szCs w:val="24"/>
        </w:rPr>
        <w:t xml:space="preserve"> Todos estão</w:t>
      </w:r>
      <w:r w:rsidR="00421C30" w:rsidRPr="00A3036C">
        <w:rPr>
          <w:rFonts w:ascii="Times New Roman" w:eastAsia="Aptos" w:hAnsi="Times New Roman" w:cs="Times New Roman"/>
          <w:sz w:val="24"/>
          <w:szCs w:val="24"/>
        </w:rPr>
        <w:t xml:space="preserve">, sob suspeição, não </w:t>
      </w:r>
      <w:r w:rsidR="0014769E" w:rsidRPr="00A3036C">
        <w:rPr>
          <w:rFonts w:ascii="Times New Roman" w:eastAsia="Aptos" w:hAnsi="Times New Roman" w:cs="Times New Roman"/>
          <w:sz w:val="24"/>
          <w:szCs w:val="24"/>
        </w:rPr>
        <w:t>comprovados</w:t>
      </w:r>
      <w:r w:rsidR="00346ABC" w:rsidRPr="00A3036C">
        <w:rPr>
          <w:rFonts w:ascii="Times New Roman" w:eastAsia="Aptos" w:hAnsi="Times New Roman" w:cs="Times New Roman"/>
          <w:sz w:val="24"/>
          <w:szCs w:val="24"/>
        </w:rPr>
        <w:t>,</w:t>
      </w:r>
      <w:r w:rsidR="00421C30" w:rsidRPr="00A3036C">
        <w:rPr>
          <w:rFonts w:ascii="Times New Roman" w:eastAsia="Aptos" w:hAnsi="Times New Roman" w:cs="Times New Roman"/>
          <w:sz w:val="24"/>
          <w:szCs w:val="24"/>
        </w:rPr>
        <w:t xml:space="preserve"> de</w:t>
      </w:r>
      <w:r w:rsidR="00346ABC" w:rsidRPr="00A3036C">
        <w:rPr>
          <w:rFonts w:ascii="Times New Roman" w:eastAsia="Aptos" w:hAnsi="Times New Roman" w:cs="Times New Roman"/>
          <w:sz w:val="24"/>
          <w:szCs w:val="24"/>
        </w:rPr>
        <w:t xml:space="preserve"> facilitarem</w:t>
      </w:r>
      <w:r w:rsidR="00B075AE" w:rsidRPr="00A3036C">
        <w:rPr>
          <w:rFonts w:ascii="Times New Roman" w:eastAsia="Aptos" w:hAnsi="Times New Roman" w:cs="Times New Roman"/>
          <w:sz w:val="24"/>
          <w:szCs w:val="24"/>
        </w:rPr>
        <w:t>,</w:t>
      </w:r>
      <w:r w:rsidR="00346ABC" w:rsidRPr="00A3036C">
        <w:rPr>
          <w:rFonts w:ascii="Times New Roman" w:eastAsia="Aptos" w:hAnsi="Times New Roman" w:cs="Times New Roman"/>
          <w:sz w:val="24"/>
          <w:szCs w:val="24"/>
        </w:rPr>
        <w:t xml:space="preserve"> nas suas gestões das Torres Governamentai</w:t>
      </w:r>
      <w:r w:rsidR="009F140E" w:rsidRPr="00A3036C">
        <w:rPr>
          <w:rFonts w:ascii="Times New Roman" w:eastAsia="Aptos" w:hAnsi="Times New Roman" w:cs="Times New Roman"/>
          <w:sz w:val="24"/>
          <w:szCs w:val="24"/>
        </w:rPr>
        <w:t>s na configuração geopolítica passada</w:t>
      </w:r>
      <w:r w:rsidR="00B075AE" w:rsidRPr="00A3036C">
        <w:rPr>
          <w:rFonts w:ascii="Times New Roman" w:eastAsia="Aptos" w:hAnsi="Times New Roman" w:cs="Times New Roman"/>
          <w:sz w:val="24"/>
          <w:szCs w:val="24"/>
        </w:rPr>
        <w:t xml:space="preserve">, </w:t>
      </w:r>
      <w:r w:rsidR="00753F48" w:rsidRPr="00A3036C">
        <w:rPr>
          <w:rFonts w:ascii="Times New Roman" w:eastAsia="Aptos" w:hAnsi="Times New Roman" w:cs="Times New Roman"/>
          <w:sz w:val="24"/>
          <w:szCs w:val="24"/>
        </w:rPr>
        <w:t>ações produzidas pela Resistência Dimensional</w:t>
      </w:r>
      <w:r w:rsidR="004930A7" w:rsidRPr="00A3036C">
        <w:rPr>
          <w:rFonts w:ascii="Times New Roman" w:eastAsia="Aptos" w:hAnsi="Times New Roman" w:cs="Times New Roman"/>
          <w:sz w:val="24"/>
          <w:szCs w:val="24"/>
        </w:rPr>
        <w:t xml:space="preserve"> </w:t>
      </w:r>
      <w:r w:rsidR="006C6065" w:rsidRPr="00A3036C">
        <w:rPr>
          <w:rFonts w:ascii="Times New Roman" w:eastAsia="Aptos" w:hAnsi="Times New Roman" w:cs="Times New Roman"/>
          <w:sz w:val="24"/>
          <w:szCs w:val="24"/>
        </w:rPr>
        <w:t xml:space="preserve">em prol do </w:t>
      </w:r>
      <w:r w:rsidR="006C6065" w:rsidRPr="00A3036C">
        <w:rPr>
          <w:rFonts w:ascii="Times New Roman" w:eastAsia="Aptos" w:hAnsi="Times New Roman" w:cs="Times New Roman"/>
          <w:i/>
          <w:iCs/>
          <w:sz w:val="24"/>
          <w:szCs w:val="24"/>
        </w:rPr>
        <w:t>despertar em massa</w:t>
      </w:r>
      <w:r w:rsidR="00E63CC5" w:rsidRPr="00A3036C">
        <w:rPr>
          <w:rFonts w:ascii="Times New Roman" w:eastAsia="Aptos" w:hAnsi="Times New Roman" w:cs="Times New Roman"/>
          <w:sz w:val="24"/>
          <w:szCs w:val="24"/>
        </w:rPr>
        <w:t xml:space="preserve"> da humanidade.</w:t>
      </w:r>
      <w:r w:rsidR="006C6065" w:rsidRPr="00A3036C">
        <w:rPr>
          <w:rFonts w:ascii="Times New Roman" w:eastAsia="Aptos" w:hAnsi="Times New Roman" w:cs="Times New Roman"/>
          <w:sz w:val="24"/>
          <w:szCs w:val="24"/>
        </w:rPr>
        <w:t xml:space="preserve"> </w:t>
      </w:r>
      <w:r w:rsidR="0079582F" w:rsidRPr="00A3036C">
        <w:rPr>
          <w:rFonts w:ascii="Times New Roman" w:eastAsia="Aptos" w:hAnsi="Times New Roman" w:cs="Times New Roman"/>
          <w:sz w:val="24"/>
          <w:szCs w:val="24"/>
        </w:rPr>
        <w:t>Descartados</w:t>
      </w:r>
      <w:r w:rsidR="00112077" w:rsidRPr="00A3036C">
        <w:rPr>
          <w:rFonts w:ascii="Times New Roman" w:eastAsia="Aptos" w:hAnsi="Times New Roman" w:cs="Times New Roman"/>
          <w:sz w:val="24"/>
          <w:szCs w:val="24"/>
        </w:rPr>
        <w:t>, por precaução do Sistema Terra</w:t>
      </w:r>
      <w:r w:rsidR="006502A0" w:rsidRPr="00A3036C">
        <w:rPr>
          <w:rFonts w:ascii="Times New Roman" w:eastAsia="Aptos" w:hAnsi="Times New Roman" w:cs="Times New Roman"/>
          <w:sz w:val="24"/>
          <w:szCs w:val="24"/>
        </w:rPr>
        <w:t>, de cargos</w:t>
      </w:r>
      <w:r w:rsidR="002F38C8" w:rsidRPr="00A3036C">
        <w:rPr>
          <w:rFonts w:ascii="Times New Roman" w:eastAsia="Aptos" w:hAnsi="Times New Roman" w:cs="Times New Roman"/>
          <w:sz w:val="24"/>
          <w:szCs w:val="24"/>
        </w:rPr>
        <w:t xml:space="preserve"> conferidos pelo pode</w:t>
      </w:r>
      <w:r w:rsidR="00C304C0" w:rsidRPr="00A3036C">
        <w:rPr>
          <w:rFonts w:ascii="Times New Roman" w:eastAsia="Aptos" w:hAnsi="Times New Roman" w:cs="Times New Roman"/>
          <w:sz w:val="24"/>
          <w:szCs w:val="24"/>
        </w:rPr>
        <w:t>r, estão distribuídos em funções administrativa</w:t>
      </w:r>
      <w:r w:rsidR="002801E4" w:rsidRPr="00A3036C">
        <w:rPr>
          <w:rFonts w:ascii="Times New Roman" w:eastAsia="Aptos" w:hAnsi="Times New Roman" w:cs="Times New Roman"/>
          <w:sz w:val="24"/>
          <w:szCs w:val="24"/>
        </w:rPr>
        <w:t>s compatíveis</w:t>
      </w:r>
      <w:r w:rsidR="00604CD4" w:rsidRPr="00A3036C">
        <w:rPr>
          <w:rFonts w:ascii="Times New Roman" w:eastAsia="Aptos" w:hAnsi="Times New Roman" w:cs="Times New Roman"/>
          <w:sz w:val="24"/>
          <w:szCs w:val="24"/>
        </w:rPr>
        <w:t xml:space="preserve"> as suas excelências presidenciais</w:t>
      </w:r>
      <w:r w:rsidR="00A85108" w:rsidRPr="00A3036C">
        <w:rPr>
          <w:rFonts w:ascii="Times New Roman" w:eastAsia="Aptos" w:hAnsi="Times New Roman" w:cs="Times New Roman"/>
          <w:sz w:val="24"/>
          <w:szCs w:val="24"/>
        </w:rPr>
        <w:t xml:space="preserve"> </w:t>
      </w:r>
      <w:r w:rsidR="003B3676" w:rsidRPr="00A3036C">
        <w:rPr>
          <w:rFonts w:ascii="Times New Roman" w:eastAsia="Aptos" w:hAnsi="Times New Roman" w:cs="Times New Roman"/>
          <w:sz w:val="24"/>
          <w:szCs w:val="24"/>
        </w:rPr>
        <w:t>e de relevância social</w:t>
      </w:r>
      <w:r w:rsidR="00D70E71" w:rsidRPr="00A3036C">
        <w:rPr>
          <w:rFonts w:ascii="Times New Roman" w:eastAsia="Aptos" w:hAnsi="Times New Roman" w:cs="Times New Roman"/>
          <w:sz w:val="24"/>
          <w:szCs w:val="24"/>
        </w:rPr>
        <w:t xml:space="preserve"> fortalecedor</w:t>
      </w:r>
      <w:r w:rsidR="00997FEB" w:rsidRPr="00A3036C">
        <w:rPr>
          <w:rFonts w:ascii="Times New Roman" w:eastAsia="Aptos" w:hAnsi="Times New Roman" w:cs="Times New Roman"/>
          <w:sz w:val="24"/>
          <w:szCs w:val="24"/>
        </w:rPr>
        <w:t>a de conceitos explorados pela IMSD.</w:t>
      </w:r>
    </w:p>
    <w:p w14:paraId="2D5AEB07" w14:textId="77777777" w:rsidR="00AA5399" w:rsidRPr="00A3036C" w:rsidRDefault="005401D7"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Aprisionados fisicamente, mas </w:t>
      </w:r>
      <w:r w:rsidR="000050C5" w:rsidRPr="00A3036C">
        <w:rPr>
          <w:rFonts w:ascii="Times New Roman" w:eastAsia="Aptos" w:hAnsi="Times New Roman" w:cs="Times New Roman"/>
          <w:sz w:val="24"/>
          <w:szCs w:val="24"/>
        </w:rPr>
        <w:t xml:space="preserve">com seus espíritos livres e sabedores da temida </w:t>
      </w:r>
      <w:r w:rsidR="000050C5" w:rsidRPr="00A3036C">
        <w:rPr>
          <w:rFonts w:ascii="Times New Roman" w:eastAsia="Aptos" w:hAnsi="Times New Roman" w:cs="Times New Roman"/>
          <w:i/>
          <w:iCs/>
          <w:sz w:val="24"/>
          <w:szCs w:val="24"/>
        </w:rPr>
        <w:t xml:space="preserve">verdade absoluta </w:t>
      </w:r>
      <w:r w:rsidR="00D27266" w:rsidRPr="00A3036C">
        <w:rPr>
          <w:rFonts w:ascii="Times New Roman" w:eastAsia="Aptos" w:hAnsi="Times New Roman" w:cs="Times New Roman"/>
          <w:sz w:val="24"/>
          <w:szCs w:val="24"/>
        </w:rPr>
        <w:t xml:space="preserve">contestada e condenada pelos </w:t>
      </w:r>
      <w:r w:rsidR="00D27266" w:rsidRPr="00A3036C">
        <w:rPr>
          <w:rFonts w:ascii="Times New Roman" w:eastAsia="Aptos" w:hAnsi="Times New Roman" w:cs="Times New Roman"/>
          <w:i/>
          <w:iCs/>
          <w:sz w:val="24"/>
          <w:szCs w:val="24"/>
        </w:rPr>
        <w:t>donos do mundo</w:t>
      </w:r>
      <w:r w:rsidR="001A2C77" w:rsidRPr="00A3036C">
        <w:rPr>
          <w:rFonts w:ascii="Times New Roman" w:eastAsia="Aptos" w:hAnsi="Times New Roman" w:cs="Times New Roman"/>
          <w:sz w:val="24"/>
          <w:szCs w:val="24"/>
        </w:rPr>
        <w:t xml:space="preserve">, </w:t>
      </w:r>
      <w:r w:rsidR="008A759C" w:rsidRPr="00A3036C">
        <w:rPr>
          <w:rFonts w:ascii="Times New Roman" w:eastAsia="Aptos" w:hAnsi="Times New Roman" w:cs="Times New Roman"/>
          <w:sz w:val="24"/>
          <w:szCs w:val="24"/>
        </w:rPr>
        <w:t xml:space="preserve">trabalham, veladamente, seu entorno e espectadores </w:t>
      </w:r>
      <w:r w:rsidR="006E058D" w:rsidRPr="00A3036C">
        <w:rPr>
          <w:rFonts w:ascii="Times New Roman" w:eastAsia="Aptos" w:hAnsi="Times New Roman" w:cs="Times New Roman"/>
          <w:sz w:val="24"/>
          <w:szCs w:val="24"/>
        </w:rPr>
        <w:t>de suas palestras em todo o globo</w:t>
      </w:r>
      <w:r w:rsidR="00801695" w:rsidRPr="00A3036C">
        <w:rPr>
          <w:rFonts w:ascii="Times New Roman" w:eastAsia="Aptos" w:hAnsi="Times New Roman" w:cs="Times New Roman"/>
          <w:sz w:val="24"/>
          <w:szCs w:val="24"/>
        </w:rPr>
        <w:t>, plantando semente</w:t>
      </w:r>
      <w:r w:rsidR="00BA0B06" w:rsidRPr="00A3036C">
        <w:rPr>
          <w:rFonts w:ascii="Times New Roman" w:eastAsia="Aptos" w:hAnsi="Times New Roman" w:cs="Times New Roman"/>
          <w:sz w:val="24"/>
          <w:szCs w:val="24"/>
        </w:rPr>
        <w:t>s nos corações humanos dispostos a germinarem</w:t>
      </w:r>
      <w:r w:rsidR="00357402" w:rsidRPr="00A3036C">
        <w:rPr>
          <w:rFonts w:ascii="Times New Roman" w:eastAsia="Aptos" w:hAnsi="Times New Roman" w:cs="Times New Roman"/>
          <w:sz w:val="24"/>
          <w:szCs w:val="24"/>
        </w:rPr>
        <w:t xml:space="preserve"> o poder de ter e ser Deus.</w:t>
      </w:r>
    </w:p>
    <w:p w14:paraId="3D95E105" w14:textId="375DFD72" w:rsidR="0067495F" w:rsidRPr="00A3036C" w:rsidRDefault="000D3E40" w:rsidP="006E4ED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Estratégia de </w:t>
      </w:r>
      <w:r w:rsidR="000460B2" w:rsidRPr="00A3036C">
        <w:rPr>
          <w:rFonts w:ascii="Times New Roman" w:eastAsia="Aptos" w:hAnsi="Times New Roman" w:cs="Times New Roman"/>
          <w:sz w:val="24"/>
          <w:szCs w:val="24"/>
        </w:rPr>
        <w:t>oficializ</w:t>
      </w:r>
      <w:r w:rsidR="005D0925" w:rsidRPr="00A3036C">
        <w:rPr>
          <w:rFonts w:ascii="Times New Roman" w:eastAsia="Aptos" w:hAnsi="Times New Roman" w:cs="Times New Roman"/>
          <w:sz w:val="24"/>
          <w:szCs w:val="24"/>
        </w:rPr>
        <w:t xml:space="preserve">ar, a já </w:t>
      </w:r>
      <w:r w:rsidR="000460B2" w:rsidRPr="00A3036C">
        <w:rPr>
          <w:rFonts w:ascii="Times New Roman" w:eastAsia="Aptos" w:hAnsi="Times New Roman" w:cs="Times New Roman"/>
          <w:sz w:val="24"/>
          <w:szCs w:val="24"/>
        </w:rPr>
        <w:t>oficializ</w:t>
      </w:r>
      <w:r w:rsidR="005D0925" w:rsidRPr="00A3036C">
        <w:rPr>
          <w:rFonts w:ascii="Times New Roman" w:eastAsia="Aptos" w:hAnsi="Times New Roman" w:cs="Times New Roman"/>
          <w:sz w:val="24"/>
          <w:szCs w:val="24"/>
        </w:rPr>
        <w:t xml:space="preserve">ada IMSD como única religião do </w:t>
      </w:r>
      <w:r w:rsidR="005D0925" w:rsidRPr="00A3036C">
        <w:rPr>
          <w:rFonts w:ascii="Times New Roman" w:eastAsia="Aptos" w:hAnsi="Times New Roman" w:cs="Times New Roman"/>
          <w:i/>
          <w:iCs/>
          <w:sz w:val="24"/>
          <w:szCs w:val="24"/>
        </w:rPr>
        <w:t>novo mundo</w:t>
      </w:r>
      <w:r w:rsidR="003F7C73" w:rsidRPr="00A3036C">
        <w:rPr>
          <w:rFonts w:ascii="Times New Roman" w:eastAsia="Aptos" w:hAnsi="Times New Roman" w:cs="Times New Roman"/>
          <w:sz w:val="24"/>
          <w:szCs w:val="24"/>
        </w:rPr>
        <w:t xml:space="preserve">, através de </w:t>
      </w:r>
      <w:r w:rsidR="00E20DA5" w:rsidRPr="00A3036C">
        <w:rPr>
          <w:rFonts w:ascii="Times New Roman" w:eastAsia="Aptos" w:hAnsi="Times New Roman" w:cs="Times New Roman"/>
          <w:sz w:val="24"/>
          <w:szCs w:val="24"/>
        </w:rPr>
        <w:t xml:space="preserve">palestrantes experenciados </w:t>
      </w:r>
      <w:r w:rsidR="0093433E" w:rsidRPr="00A3036C">
        <w:rPr>
          <w:rFonts w:ascii="Times New Roman" w:eastAsia="Aptos" w:hAnsi="Times New Roman" w:cs="Times New Roman"/>
          <w:sz w:val="24"/>
          <w:szCs w:val="24"/>
        </w:rPr>
        <w:t>nas citadas presidências de Torres Governamentais</w:t>
      </w:r>
      <w:r w:rsidR="00D030C4" w:rsidRPr="00A3036C">
        <w:rPr>
          <w:rFonts w:ascii="Times New Roman" w:eastAsia="Aptos" w:hAnsi="Times New Roman" w:cs="Times New Roman"/>
          <w:sz w:val="24"/>
          <w:szCs w:val="24"/>
        </w:rPr>
        <w:t xml:space="preserve">, funciona como uma </w:t>
      </w:r>
      <w:r w:rsidR="00D030C4" w:rsidRPr="00A3036C">
        <w:rPr>
          <w:rFonts w:ascii="Times New Roman" w:eastAsia="Aptos" w:hAnsi="Times New Roman" w:cs="Times New Roman"/>
          <w:i/>
          <w:iCs/>
          <w:sz w:val="24"/>
          <w:szCs w:val="24"/>
        </w:rPr>
        <w:t xml:space="preserve">cortina de fumaça </w:t>
      </w:r>
      <w:r w:rsidR="00D030C4" w:rsidRPr="00A3036C">
        <w:rPr>
          <w:rFonts w:ascii="Times New Roman" w:eastAsia="Aptos" w:hAnsi="Times New Roman" w:cs="Times New Roman"/>
          <w:sz w:val="24"/>
          <w:szCs w:val="24"/>
        </w:rPr>
        <w:t>para</w:t>
      </w:r>
      <w:r w:rsidR="00561411" w:rsidRPr="00A3036C">
        <w:rPr>
          <w:rFonts w:ascii="Times New Roman" w:eastAsia="Aptos" w:hAnsi="Times New Roman" w:cs="Times New Roman"/>
          <w:sz w:val="24"/>
          <w:szCs w:val="24"/>
        </w:rPr>
        <w:t xml:space="preserve"> os, então</w:t>
      </w:r>
      <w:r w:rsidR="0014769E" w:rsidRPr="00A3036C">
        <w:rPr>
          <w:rFonts w:ascii="Times New Roman" w:eastAsia="Aptos" w:hAnsi="Times New Roman" w:cs="Times New Roman"/>
          <w:sz w:val="24"/>
          <w:szCs w:val="24"/>
        </w:rPr>
        <w:t>,</w:t>
      </w:r>
      <w:r w:rsidR="00561411" w:rsidRPr="00A3036C">
        <w:rPr>
          <w:rFonts w:ascii="Times New Roman" w:eastAsia="Aptos" w:hAnsi="Times New Roman" w:cs="Times New Roman"/>
          <w:sz w:val="24"/>
          <w:szCs w:val="24"/>
        </w:rPr>
        <w:t xml:space="preserve"> Guerreiros Dimensionais</w:t>
      </w:r>
      <w:r w:rsidR="00C40547" w:rsidRPr="00A3036C">
        <w:rPr>
          <w:rFonts w:ascii="Times New Roman" w:eastAsia="Aptos" w:hAnsi="Times New Roman" w:cs="Times New Roman"/>
          <w:sz w:val="24"/>
          <w:szCs w:val="24"/>
        </w:rPr>
        <w:t xml:space="preserve"> estimularem o mergulho de seus </w:t>
      </w:r>
      <w:r w:rsidR="002E0DA0" w:rsidRPr="00A3036C">
        <w:rPr>
          <w:rFonts w:ascii="Times New Roman" w:eastAsia="Aptos" w:hAnsi="Times New Roman" w:cs="Times New Roman"/>
          <w:sz w:val="24"/>
          <w:szCs w:val="24"/>
        </w:rPr>
        <w:t>espectadores nas suas</w:t>
      </w:r>
      <w:r w:rsidR="0075380A" w:rsidRPr="00A3036C">
        <w:rPr>
          <w:rFonts w:ascii="Times New Roman" w:eastAsia="Aptos" w:hAnsi="Times New Roman" w:cs="Times New Roman"/>
          <w:sz w:val="24"/>
          <w:szCs w:val="24"/>
        </w:rPr>
        <w:t>, respectivas,</w:t>
      </w:r>
      <w:r w:rsidR="002E0DA0" w:rsidRPr="00A3036C">
        <w:rPr>
          <w:rFonts w:ascii="Times New Roman" w:eastAsia="Aptos" w:hAnsi="Times New Roman" w:cs="Times New Roman"/>
          <w:sz w:val="24"/>
          <w:szCs w:val="24"/>
        </w:rPr>
        <w:t xml:space="preserve"> essências divinais</w:t>
      </w:r>
      <w:r w:rsidR="0061517D" w:rsidRPr="00A3036C">
        <w:rPr>
          <w:rFonts w:ascii="Times New Roman" w:eastAsia="Aptos" w:hAnsi="Times New Roman" w:cs="Times New Roman"/>
          <w:sz w:val="24"/>
          <w:szCs w:val="24"/>
        </w:rPr>
        <w:t xml:space="preserve"> e por, conseguinte</w:t>
      </w:r>
      <w:r w:rsidR="00BD1076" w:rsidRPr="00A3036C">
        <w:rPr>
          <w:rFonts w:ascii="Times New Roman" w:eastAsia="Aptos" w:hAnsi="Times New Roman" w:cs="Times New Roman"/>
          <w:sz w:val="24"/>
          <w:szCs w:val="24"/>
        </w:rPr>
        <w:t xml:space="preserve">, descobrirem a </w:t>
      </w:r>
      <w:r w:rsidR="00BD1076" w:rsidRPr="00A3036C">
        <w:rPr>
          <w:rFonts w:ascii="Times New Roman" w:eastAsia="Aptos" w:hAnsi="Times New Roman" w:cs="Times New Roman"/>
          <w:i/>
          <w:iCs/>
          <w:sz w:val="24"/>
          <w:szCs w:val="24"/>
        </w:rPr>
        <w:t>verdade absoluta</w:t>
      </w:r>
      <w:r w:rsidR="00F62FFB" w:rsidRPr="00A3036C">
        <w:rPr>
          <w:rFonts w:ascii="Times New Roman" w:eastAsia="Aptos" w:hAnsi="Times New Roman" w:cs="Times New Roman"/>
          <w:sz w:val="24"/>
          <w:szCs w:val="24"/>
        </w:rPr>
        <w:t>.</w:t>
      </w:r>
      <w:r w:rsidR="00BA0B06" w:rsidRPr="00A3036C">
        <w:rPr>
          <w:rFonts w:ascii="Times New Roman" w:eastAsia="Aptos" w:hAnsi="Times New Roman" w:cs="Times New Roman"/>
          <w:sz w:val="24"/>
          <w:szCs w:val="24"/>
        </w:rPr>
        <w:t xml:space="preserve"> </w:t>
      </w:r>
    </w:p>
    <w:p w14:paraId="1890CEFE" w14:textId="71DC42F1" w:rsidR="00D70654" w:rsidRPr="00A3036C" w:rsidRDefault="00430DB8" w:rsidP="00007DA4">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Processo do </w:t>
      </w:r>
      <w:r w:rsidRPr="00A3036C">
        <w:rPr>
          <w:rFonts w:ascii="Times New Roman" w:eastAsia="Aptos" w:hAnsi="Times New Roman" w:cs="Times New Roman"/>
          <w:i/>
          <w:iCs/>
          <w:sz w:val="24"/>
          <w:szCs w:val="24"/>
        </w:rPr>
        <w:t xml:space="preserve">despertar em massa </w:t>
      </w:r>
      <w:r w:rsidRPr="00A3036C">
        <w:rPr>
          <w:rFonts w:ascii="Times New Roman" w:eastAsia="Aptos" w:hAnsi="Times New Roman" w:cs="Times New Roman"/>
          <w:sz w:val="24"/>
          <w:szCs w:val="24"/>
        </w:rPr>
        <w:t>reside na capac</w:t>
      </w:r>
      <w:r w:rsidR="001F641C" w:rsidRPr="00A3036C">
        <w:rPr>
          <w:rFonts w:ascii="Times New Roman" w:eastAsia="Aptos" w:hAnsi="Times New Roman" w:cs="Times New Roman"/>
          <w:sz w:val="24"/>
          <w:szCs w:val="24"/>
        </w:rPr>
        <w:t xml:space="preserve">idade de entendimento humano de </w:t>
      </w:r>
      <w:r w:rsidR="001F641C" w:rsidRPr="00A3036C">
        <w:rPr>
          <w:rFonts w:ascii="Times New Roman" w:eastAsia="Aptos" w:hAnsi="Times New Roman" w:cs="Times New Roman"/>
          <w:i/>
          <w:iCs/>
          <w:sz w:val="24"/>
          <w:szCs w:val="24"/>
        </w:rPr>
        <w:t>desapegar</w:t>
      </w:r>
      <w:r w:rsidR="001F641C" w:rsidRPr="00A3036C">
        <w:rPr>
          <w:rFonts w:ascii="Times New Roman" w:eastAsia="Aptos" w:hAnsi="Times New Roman" w:cs="Times New Roman"/>
          <w:sz w:val="24"/>
          <w:szCs w:val="24"/>
        </w:rPr>
        <w:t xml:space="preserve"> de materialidades</w:t>
      </w:r>
      <w:r w:rsidR="0015441D" w:rsidRPr="00A3036C">
        <w:rPr>
          <w:rFonts w:ascii="Times New Roman" w:eastAsia="Aptos" w:hAnsi="Times New Roman" w:cs="Times New Roman"/>
          <w:sz w:val="24"/>
          <w:szCs w:val="24"/>
        </w:rPr>
        <w:t xml:space="preserve"> efêmeras para se concentrar e se energizar </w:t>
      </w:r>
      <w:r w:rsidR="006B2736" w:rsidRPr="00A3036C">
        <w:rPr>
          <w:rFonts w:ascii="Times New Roman" w:eastAsia="Aptos" w:hAnsi="Times New Roman" w:cs="Times New Roman"/>
          <w:sz w:val="24"/>
          <w:szCs w:val="24"/>
        </w:rPr>
        <w:t>de ondas eletromagnéticas benéficas</w:t>
      </w:r>
      <w:r w:rsidR="00853335" w:rsidRPr="00A3036C">
        <w:rPr>
          <w:rFonts w:ascii="Times New Roman" w:eastAsia="Aptos" w:hAnsi="Times New Roman" w:cs="Times New Roman"/>
          <w:sz w:val="24"/>
          <w:szCs w:val="24"/>
        </w:rPr>
        <w:t xml:space="preserve"> em detrimento</w:t>
      </w:r>
      <w:r w:rsidR="00B421BF" w:rsidRPr="00A3036C">
        <w:rPr>
          <w:rFonts w:ascii="Times New Roman" w:eastAsia="Aptos" w:hAnsi="Times New Roman" w:cs="Times New Roman"/>
          <w:sz w:val="24"/>
          <w:szCs w:val="24"/>
        </w:rPr>
        <w:t xml:space="preserve"> de sentimentos</w:t>
      </w:r>
      <w:r w:rsidR="001805C3" w:rsidRPr="00A3036C">
        <w:rPr>
          <w:rFonts w:ascii="Times New Roman" w:eastAsia="Aptos" w:hAnsi="Times New Roman" w:cs="Times New Roman"/>
          <w:sz w:val="24"/>
          <w:szCs w:val="24"/>
        </w:rPr>
        <w:t xml:space="preserve"> responsáveis pelo atraso de sua evoluçã</w:t>
      </w:r>
      <w:r w:rsidR="00D70654" w:rsidRPr="00A3036C">
        <w:rPr>
          <w:rFonts w:ascii="Times New Roman" w:eastAsia="Aptos" w:hAnsi="Times New Roman" w:cs="Times New Roman"/>
          <w:sz w:val="24"/>
          <w:szCs w:val="24"/>
        </w:rPr>
        <w:t xml:space="preserve">o ao praticarem </w:t>
      </w:r>
      <w:r w:rsidR="002C7A74" w:rsidRPr="00A3036C">
        <w:rPr>
          <w:rFonts w:ascii="Times New Roman" w:eastAsia="Aptos" w:hAnsi="Times New Roman" w:cs="Times New Roman"/>
          <w:sz w:val="24"/>
          <w:szCs w:val="24"/>
        </w:rPr>
        <w:t xml:space="preserve"> </w:t>
      </w:r>
      <w:r w:rsidR="00D70654" w:rsidRPr="00A3036C">
        <w:rPr>
          <w:rFonts w:ascii="Times New Roman" w:eastAsia="Aptos" w:hAnsi="Times New Roman" w:cs="Times New Roman"/>
          <w:i/>
          <w:iCs/>
          <w:sz w:val="24"/>
          <w:szCs w:val="24"/>
        </w:rPr>
        <w:t>a tríade da maldade humana</w:t>
      </w:r>
      <w:r w:rsidR="00D70654" w:rsidRPr="00A3036C">
        <w:rPr>
          <w:rFonts w:ascii="Times New Roman" w:eastAsia="Aptos" w:hAnsi="Times New Roman" w:cs="Times New Roman"/>
          <w:sz w:val="24"/>
          <w:szCs w:val="24"/>
        </w:rPr>
        <w:t xml:space="preserve">: </w:t>
      </w:r>
      <w:r w:rsidR="00D70654" w:rsidRPr="00A3036C">
        <w:rPr>
          <w:rFonts w:ascii="Times New Roman" w:eastAsia="Aptos" w:hAnsi="Times New Roman" w:cs="Times New Roman"/>
          <w:i/>
          <w:iCs/>
          <w:sz w:val="24"/>
          <w:szCs w:val="24"/>
        </w:rPr>
        <w:t>ego</w:t>
      </w:r>
      <w:r w:rsidR="00D70654" w:rsidRPr="00A3036C">
        <w:rPr>
          <w:rFonts w:ascii="Times New Roman" w:eastAsia="Aptos" w:hAnsi="Times New Roman" w:cs="Times New Roman"/>
          <w:sz w:val="24"/>
          <w:szCs w:val="24"/>
        </w:rPr>
        <w:t xml:space="preserve">, </w:t>
      </w:r>
      <w:r w:rsidR="00D70654" w:rsidRPr="00A3036C">
        <w:rPr>
          <w:rFonts w:ascii="Times New Roman" w:eastAsia="Aptos" w:hAnsi="Times New Roman" w:cs="Times New Roman"/>
          <w:i/>
          <w:iCs/>
          <w:sz w:val="24"/>
          <w:szCs w:val="24"/>
        </w:rPr>
        <w:t>ganância e</w:t>
      </w:r>
      <w:r w:rsidR="00D70654" w:rsidRPr="00A3036C">
        <w:rPr>
          <w:rFonts w:ascii="Times New Roman" w:eastAsia="Aptos" w:hAnsi="Times New Roman" w:cs="Times New Roman"/>
          <w:sz w:val="24"/>
          <w:szCs w:val="24"/>
        </w:rPr>
        <w:t xml:space="preserve"> </w:t>
      </w:r>
      <w:r w:rsidR="00D70654" w:rsidRPr="00A3036C">
        <w:rPr>
          <w:rFonts w:ascii="Times New Roman" w:eastAsia="Aptos" w:hAnsi="Times New Roman" w:cs="Times New Roman"/>
          <w:i/>
          <w:iCs/>
          <w:sz w:val="24"/>
          <w:szCs w:val="24"/>
        </w:rPr>
        <w:t>medo</w:t>
      </w:r>
      <w:r w:rsidR="00726E73" w:rsidRPr="00A3036C">
        <w:rPr>
          <w:rFonts w:ascii="Times New Roman" w:eastAsia="Aptos" w:hAnsi="Times New Roman" w:cs="Times New Roman"/>
          <w:sz w:val="24"/>
          <w:szCs w:val="24"/>
        </w:rPr>
        <w:t xml:space="preserve">. </w:t>
      </w:r>
      <w:r w:rsidR="00D41CA2" w:rsidRPr="00A3036C">
        <w:rPr>
          <w:rFonts w:ascii="Times New Roman" w:eastAsia="Aptos" w:hAnsi="Times New Roman" w:cs="Times New Roman"/>
          <w:sz w:val="24"/>
          <w:szCs w:val="24"/>
        </w:rPr>
        <w:t>Importante salientar a ruptura com os pilares sistêmicos</w:t>
      </w:r>
      <w:r w:rsidR="00987F5C" w:rsidRPr="00A3036C">
        <w:rPr>
          <w:rFonts w:ascii="Times New Roman" w:eastAsia="Aptos" w:hAnsi="Times New Roman" w:cs="Times New Roman"/>
          <w:sz w:val="24"/>
          <w:szCs w:val="24"/>
        </w:rPr>
        <w:t xml:space="preserve">, </w:t>
      </w:r>
      <w:r w:rsidR="00987F5C" w:rsidRPr="00A3036C">
        <w:rPr>
          <w:rFonts w:ascii="Times New Roman" w:eastAsia="Aptos" w:hAnsi="Times New Roman" w:cs="Times New Roman"/>
          <w:i/>
          <w:iCs/>
          <w:sz w:val="24"/>
          <w:szCs w:val="24"/>
        </w:rPr>
        <w:t xml:space="preserve">marionetes </w:t>
      </w:r>
      <w:r w:rsidR="00987F5C" w:rsidRPr="00A3036C">
        <w:rPr>
          <w:rFonts w:ascii="Times New Roman" w:eastAsia="Aptos" w:hAnsi="Times New Roman" w:cs="Times New Roman"/>
          <w:sz w:val="24"/>
          <w:szCs w:val="24"/>
        </w:rPr>
        <w:t>do Sistema Terra,</w:t>
      </w:r>
      <w:r w:rsidR="00A228A6" w:rsidRPr="00A3036C">
        <w:rPr>
          <w:rFonts w:ascii="Times New Roman" w:eastAsia="Aptos" w:hAnsi="Times New Roman" w:cs="Times New Roman"/>
          <w:sz w:val="24"/>
          <w:szCs w:val="24"/>
        </w:rPr>
        <w:t xml:space="preserve"> para explorarem</w:t>
      </w:r>
      <w:r w:rsidR="00423A55" w:rsidRPr="00A3036C">
        <w:rPr>
          <w:rFonts w:ascii="Times New Roman" w:eastAsia="Aptos" w:hAnsi="Times New Roman" w:cs="Times New Roman"/>
          <w:sz w:val="24"/>
          <w:szCs w:val="24"/>
        </w:rPr>
        <w:t>,</w:t>
      </w:r>
      <w:r w:rsidR="004905BD" w:rsidRPr="00A3036C">
        <w:rPr>
          <w:rFonts w:ascii="Times New Roman" w:eastAsia="Aptos" w:hAnsi="Times New Roman" w:cs="Times New Roman"/>
          <w:sz w:val="24"/>
          <w:szCs w:val="24"/>
        </w:rPr>
        <w:t xml:space="preserve"> </w:t>
      </w:r>
      <w:r w:rsidR="00EC4D62" w:rsidRPr="00A3036C">
        <w:rPr>
          <w:rFonts w:ascii="Times New Roman" w:eastAsia="Aptos" w:hAnsi="Times New Roman" w:cs="Times New Roman"/>
          <w:sz w:val="24"/>
          <w:szCs w:val="24"/>
        </w:rPr>
        <w:t>direciona</w:t>
      </w:r>
      <w:r w:rsidR="00AC6FB7" w:rsidRPr="00A3036C">
        <w:rPr>
          <w:rFonts w:ascii="Times New Roman" w:eastAsia="Aptos" w:hAnsi="Times New Roman" w:cs="Times New Roman"/>
          <w:sz w:val="24"/>
          <w:szCs w:val="24"/>
        </w:rPr>
        <w:t xml:space="preserve">dos </w:t>
      </w:r>
      <w:r w:rsidR="00EC4D62" w:rsidRPr="00A3036C">
        <w:rPr>
          <w:rFonts w:ascii="Times New Roman" w:eastAsia="Aptos" w:hAnsi="Times New Roman" w:cs="Times New Roman"/>
          <w:sz w:val="24"/>
          <w:szCs w:val="24"/>
        </w:rPr>
        <w:t>pel</w:t>
      </w:r>
      <w:r w:rsidR="00AC6FB7" w:rsidRPr="00A3036C">
        <w:rPr>
          <w:rFonts w:ascii="Times New Roman" w:eastAsia="Aptos" w:hAnsi="Times New Roman" w:cs="Times New Roman"/>
          <w:sz w:val="24"/>
          <w:szCs w:val="24"/>
        </w:rPr>
        <w:t>a</w:t>
      </w:r>
      <w:r w:rsidR="00423A55" w:rsidRPr="00A3036C">
        <w:rPr>
          <w:rFonts w:ascii="Times New Roman" w:eastAsia="Aptos" w:hAnsi="Times New Roman" w:cs="Times New Roman"/>
          <w:sz w:val="24"/>
          <w:szCs w:val="24"/>
        </w:rPr>
        <w:t xml:space="preserve"> </w:t>
      </w:r>
      <w:r w:rsidR="00423A55" w:rsidRPr="00A3036C">
        <w:rPr>
          <w:rFonts w:ascii="Times New Roman" w:eastAsia="Aptos" w:hAnsi="Times New Roman" w:cs="Times New Roman"/>
          <w:i/>
          <w:iCs/>
          <w:sz w:val="24"/>
          <w:szCs w:val="24"/>
        </w:rPr>
        <w:t>verdade absoluta</w:t>
      </w:r>
      <w:r w:rsidR="00423A55" w:rsidRPr="00A3036C">
        <w:rPr>
          <w:rFonts w:ascii="Times New Roman" w:eastAsia="Aptos" w:hAnsi="Times New Roman" w:cs="Times New Roman"/>
          <w:sz w:val="24"/>
          <w:szCs w:val="24"/>
        </w:rPr>
        <w:t xml:space="preserve">, </w:t>
      </w:r>
      <w:r w:rsidR="00423A55" w:rsidRPr="00A3036C">
        <w:rPr>
          <w:rFonts w:ascii="Times New Roman" w:eastAsia="Aptos" w:hAnsi="Times New Roman" w:cs="Times New Roman"/>
          <w:i/>
          <w:iCs/>
          <w:sz w:val="24"/>
          <w:szCs w:val="24"/>
        </w:rPr>
        <w:t xml:space="preserve">o aprendizado da delicadeza </w:t>
      </w:r>
      <w:r w:rsidR="00423A55" w:rsidRPr="00A3036C">
        <w:rPr>
          <w:rFonts w:ascii="Times New Roman" w:eastAsia="Aptos" w:hAnsi="Times New Roman" w:cs="Times New Roman"/>
          <w:sz w:val="24"/>
          <w:szCs w:val="24"/>
        </w:rPr>
        <w:t xml:space="preserve">na caminhada do </w:t>
      </w:r>
      <w:r w:rsidR="00423A55" w:rsidRPr="00A3036C">
        <w:rPr>
          <w:rFonts w:ascii="Times New Roman" w:eastAsia="Aptos" w:hAnsi="Times New Roman" w:cs="Times New Roman"/>
          <w:i/>
          <w:iCs/>
          <w:sz w:val="24"/>
          <w:szCs w:val="24"/>
        </w:rPr>
        <w:t xml:space="preserve">quinto </w:t>
      </w:r>
      <w:r w:rsidR="00423A55" w:rsidRPr="00A3036C">
        <w:rPr>
          <w:rFonts w:ascii="Times New Roman" w:eastAsia="Aptos" w:hAnsi="Times New Roman" w:cs="Times New Roman"/>
          <w:sz w:val="24"/>
          <w:szCs w:val="24"/>
        </w:rPr>
        <w:t xml:space="preserve">ao </w:t>
      </w:r>
      <w:r w:rsidR="00423A55" w:rsidRPr="00A3036C">
        <w:rPr>
          <w:rFonts w:ascii="Times New Roman" w:eastAsia="Aptos" w:hAnsi="Times New Roman" w:cs="Times New Roman"/>
          <w:i/>
          <w:iCs/>
          <w:sz w:val="24"/>
          <w:szCs w:val="24"/>
        </w:rPr>
        <w:t xml:space="preserve">décimo segundo planos terráqueos </w:t>
      </w:r>
      <w:r w:rsidR="0014769E" w:rsidRPr="00A3036C">
        <w:rPr>
          <w:rFonts w:ascii="Times New Roman" w:eastAsia="Aptos" w:hAnsi="Times New Roman" w:cs="Times New Roman"/>
          <w:sz w:val="24"/>
          <w:szCs w:val="24"/>
        </w:rPr>
        <w:t xml:space="preserve">pela </w:t>
      </w:r>
      <w:r w:rsidR="004A2CB1" w:rsidRPr="00A3036C">
        <w:rPr>
          <w:rFonts w:ascii="Times New Roman" w:eastAsia="Aptos" w:hAnsi="Times New Roman" w:cs="Times New Roman"/>
          <w:sz w:val="24"/>
          <w:szCs w:val="24"/>
        </w:rPr>
        <w:t xml:space="preserve">conquista </w:t>
      </w:r>
      <w:r w:rsidR="0014769E" w:rsidRPr="00A3036C">
        <w:rPr>
          <w:rFonts w:ascii="Times New Roman" w:eastAsia="Aptos" w:hAnsi="Times New Roman" w:cs="Times New Roman"/>
          <w:sz w:val="24"/>
          <w:szCs w:val="24"/>
        </w:rPr>
        <w:t>d</w:t>
      </w:r>
      <w:r w:rsidR="004A2CB1" w:rsidRPr="00A3036C">
        <w:rPr>
          <w:rFonts w:ascii="Times New Roman" w:eastAsia="Aptos" w:hAnsi="Times New Roman" w:cs="Times New Roman"/>
          <w:sz w:val="24"/>
          <w:szCs w:val="24"/>
        </w:rPr>
        <w:t xml:space="preserve">o </w:t>
      </w:r>
      <w:r w:rsidR="004A2CB1" w:rsidRPr="00A3036C">
        <w:rPr>
          <w:rFonts w:ascii="Times New Roman" w:eastAsia="Aptos" w:hAnsi="Times New Roman" w:cs="Times New Roman"/>
          <w:i/>
          <w:iCs/>
          <w:sz w:val="24"/>
          <w:szCs w:val="24"/>
        </w:rPr>
        <w:t xml:space="preserve">amor incondicional </w:t>
      </w:r>
      <w:r w:rsidR="004A2CB1" w:rsidRPr="00A3036C">
        <w:rPr>
          <w:rFonts w:ascii="Times New Roman" w:eastAsia="Aptos" w:hAnsi="Times New Roman" w:cs="Times New Roman"/>
          <w:sz w:val="24"/>
          <w:szCs w:val="24"/>
        </w:rPr>
        <w:t xml:space="preserve">em </w:t>
      </w:r>
      <w:r w:rsidR="004A2CB1" w:rsidRPr="00A3036C">
        <w:rPr>
          <w:rFonts w:ascii="Times New Roman" w:eastAsia="Aptos" w:hAnsi="Times New Roman" w:cs="Times New Roman"/>
          <w:b/>
          <w:bCs/>
          <w:sz w:val="24"/>
          <w:szCs w:val="24"/>
        </w:rPr>
        <w:t>Evoluirejá</w:t>
      </w:r>
      <w:r w:rsidR="004A2CB1" w:rsidRPr="00A3036C">
        <w:rPr>
          <w:rFonts w:ascii="Times New Roman" w:eastAsia="Aptos" w:hAnsi="Times New Roman" w:cs="Times New Roman"/>
          <w:sz w:val="24"/>
          <w:szCs w:val="24"/>
        </w:rPr>
        <w:t>.</w:t>
      </w:r>
    </w:p>
    <w:p w14:paraId="3D4D128A" w14:textId="02D468A9" w:rsidR="00ED65D7" w:rsidRPr="00A3036C" w:rsidRDefault="006A6C63" w:rsidP="00007DA4">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Energias </w:t>
      </w:r>
      <w:r w:rsidR="002E7A11" w:rsidRPr="00A3036C">
        <w:rPr>
          <w:rFonts w:ascii="Times New Roman" w:eastAsia="Aptos" w:hAnsi="Times New Roman" w:cs="Times New Roman"/>
          <w:sz w:val="24"/>
          <w:szCs w:val="24"/>
        </w:rPr>
        <w:t>extrassensoriais</w:t>
      </w:r>
      <w:r w:rsidR="00F128DF" w:rsidRPr="00A3036C">
        <w:rPr>
          <w:rFonts w:ascii="Times New Roman" w:eastAsia="Aptos" w:hAnsi="Times New Roman" w:cs="Times New Roman"/>
          <w:sz w:val="24"/>
          <w:szCs w:val="24"/>
        </w:rPr>
        <w:t xml:space="preserve"> acomodam-se</w:t>
      </w:r>
      <w:r w:rsidR="009A1C4E" w:rsidRPr="00A3036C">
        <w:rPr>
          <w:rFonts w:ascii="Times New Roman" w:eastAsia="Aptos" w:hAnsi="Times New Roman" w:cs="Times New Roman"/>
          <w:sz w:val="24"/>
          <w:szCs w:val="24"/>
        </w:rPr>
        <w:t xml:space="preserve"> nas ambiências ocupadas p</w:t>
      </w:r>
      <w:r w:rsidR="00921FAA" w:rsidRPr="00A3036C">
        <w:rPr>
          <w:rFonts w:ascii="Times New Roman" w:eastAsia="Aptos" w:hAnsi="Times New Roman" w:cs="Times New Roman"/>
          <w:sz w:val="24"/>
          <w:szCs w:val="24"/>
        </w:rPr>
        <w:t>elos Guerreiros Dimensionais espalhados pelo globo</w:t>
      </w:r>
      <w:r w:rsidR="00727320" w:rsidRPr="00A3036C">
        <w:rPr>
          <w:rFonts w:ascii="Times New Roman" w:eastAsia="Aptos" w:hAnsi="Times New Roman" w:cs="Times New Roman"/>
          <w:sz w:val="24"/>
          <w:szCs w:val="24"/>
        </w:rPr>
        <w:t>. E,</w:t>
      </w:r>
      <w:r w:rsidR="0082233B" w:rsidRPr="00A3036C">
        <w:rPr>
          <w:rFonts w:ascii="Times New Roman" w:eastAsia="Aptos" w:hAnsi="Times New Roman" w:cs="Times New Roman"/>
          <w:sz w:val="24"/>
          <w:szCs w:val="24"/>
        </w:rPr>
        <w:t xml:space="preserve"> em todos os terrícolas propensos, i</w:t>
      </w:r>
      <w:r w:rsidR="0036114E" w:rsidRPr="00A3036C">
        <w:rPr>
          <w:rFonts w:ascii="Times New Roman" w:eastAsia="Aptos" w:hAnsi="Times New Roman" w:cs="Times New Roman"/>
          <w:sz w:val="24"/>
          <w:szCs w:val="24"/>
        </w:rPr>
        <w:t>ntuitivamente ou por motivações filosóficas</w:t>
      </w:r>
      <w:r w:rsidR="00DE0876" w:rsidRPr="00A3036C">
        <w:rPr>
          <w:rFonts w:ascii="Times New Roman" w:eastAsia="Aptos" w:hAnsi="Times New Roman" w:cs="Times New Roman"/>
          <w:sz w:val="24"/>
          <w:szCs w:val="24"/>
        </w:rPr>
        <w:t xml:space="preserve"> plantadas pela Resistência Dimensional</w:t>
      </w:r>
      <w:r w:rsidR="007D7B6E" w:rsidRPr="00A3036C">
        <w:rPr>
          <w:rFonts w:ascii="Times New Roman" w:eastAsia="Aptos" w:hAnsi="Times New Roman" w:cs="Times New Roman"/>
          <w:sz w:val="24"/>
          <w:szCs w:val="24"/>
        </w:rPr>
        <w:t xml:space="preserve">, inclusos os </w:t>
      </w:r>
      <w:r w:rsidR="002E7A11" w:rsidRPr="00A3036C">
        <w:rPr>
          <w:rFonts w:ascii="Times New Roman" w:eastAsia="Aptos" w:hAnsi="Times New Roman" w:cs="Times New Roman"/>
          <w:sz w:val="24"/>
          <w:szCs w:val="24"/>
        </w:rPr>
        <w:t>apóstolos</w:t>
      </w:r>
      <w:r w:rsidR="007D7B6E" w:rsidRPr="00A3036C">
        <w:rPr>
          <w:rFonts w:ascii="Times New Roman" w:eastAsia="Aptos" w:hAnsi="Times New Roman" w:cs="Times New Roman"/>
          <w:sz w:val="24"/>
          <w:szCs w:val="24"/>
        </w:rPr>
        <w:t xml:space="preserve"> da IMSD</w:t>
      </w:r>
      <w:r w:rsidR="00085E0E" w:rsidRPr="00A3036C">
        <w:rPr>
          <w:rFonts w:ascii="Times New Roman" w:eastAsia="Aptos" w:hAnsi="Times New Roman" w:cs="Times New Roman"/>
          <w:sz w:val="24"/>
          <w:szCs w:val="24"/>
        </w:rPr>
        <w:t>, participam com falas ou como</w:t>
      </w:r>
      <w:r w:rsidR="00ED3337" w:rsidRPr="00A3036C">
        <w:rPr>
          <w:rFonts w:ascii="Times New Roman" w:eastAsia="Aptos" w:hAnsi="Times New Roman" w:cs="Times New Roman"/>
          <w:sz w:val="24"/>
          <w:szCs w:val="24"/>
        </w:rPr>
        <w:t xml:space="preserve"> ouvintes da continuidade da resenha, sob a energia solar</w:t>
      </w:r>
      <w:r w:rsidR="00FA538F" w:rsidRPr="00A3036C">
        <w:rPr>
          <w:rFonts w:ascii="Times New Roman" w:eastAsia="Aptos" w:hAnsi="Times New Roman" w:cs="Times New Roman"/>
          <w:sz w:val="24"/>
          <w:szCs w:val="24"/>
        </w:rPr>
        <w:t xml:space="preserve"> do casal</w:t>
      </w:r>
      <w:r w:rsidR="00FB201A" w:rsidRPr="00A3036C">
        <w:rPr>
          <w:rFonts w:ascii="Times New Roman" w:eastAsia="Aptos" w:hAnsi="Times New Roman" w:cs="Times New Roman"/>
          <w:sz w:val="24"/>
          <w:szCs w:val="24"/>
        </w:rPr>
        <w:t>, Fértilles e Germano</w:t>
      </w:r>
      <w:r w:rsidR="000963A2" w:rsidRPr="00A3036C">
        <w:rPr>
          <w:rFonts w:ascii="Times New Roman" w:eastAsia="Aptos" w:hAnsi="Times New Roman" w:cs="Times New Roman"/>
          <w:sz w:val="24"/>
          <w:szCs w:val="24"/>
        </w:rPr>
        <w:t>,</w:t>
      </w:r>
      <w:r w:rsidR="00FA538F" w:rsidRPr="00A3036C">
        <w:rPr>
          <w:rFonts w:ascii="Times New Roman" w:eastAsia="Aptos" w:hAnsi="Times New Roman" w:cs="Times New Roman"/>
          <w:sz w:val="24"/>
          <w:szCs w:val="24"/>
        </w:rPr>
        <w:t xml:space="preserve"> representante da Fonte de Criação Universal</w:t>
      </w:r>
      <w:r w:rsidR="00E63CC5" w:rsidRPr="00A3036C">
        <w:rPr>
          <w:rFonts w:ascii="Times New Roman" w:eastAsia="Aptos" w:hAnsi="Times New Roman" w:cs="Times New Roman"/>
          <w:sz w:val="24"/>
          <w:szCs w:val="24"/>
        </w:rPr>
        <w:t>, denominada de SEU —</w:t>
      </w:r>
      <w:r w:rsidR="00727320" w:rsidRPr="00A3036C">
        <w:rPr>
          <w:rFonts w:ascii="Times New Roman" w:eastAsia="Aptos" w:hAnsi="Times New Roman" w:cs="Times New Roman"/>
          <w:sz w:val="24"/>
          <w:szCs w:val="24"/>
        </w:rPr>
        <w:t xml:space="preserve"> </w:t>
      </w:r>
      <w:r w:rsidR="00E63CC5" w:rsidRPr="00A3036C">
        <w:rPr>
          <w:rFonts w:ascii="Times New Roman" w:eastAsia="Aptos" w:hAnsi="Times New Roman" w:cs="Times New Roman"/>
          <w:sz w:val="24"/>
          <w:szCs w:val="24"/>
        </w:rPr>
        <w:t>Soberana Energia Universal</w:t>
      </w:r>
      <w:r w:rsidR="00FA538F" w:rsidRPr="00A3036C">
        <w:rPr>
          <w:rFonts w:ascii="Times New Roman" w:eastAsia="Aptos" w:hAnsi="Times New Roman" w:cs="Times New Roman"/>
          <w:sz w:val="24"/>
          <w:szCs w:val="24"/>
        </w:rPr>
        <w:t>.</w:t>
      </w:r>
    </w:p>
    <w:p w14:paraId="1C5085AC" w14:textId="77777777" w:rsidR="004A2CB1" w:rsidRPr="00A3036C" w:rsidRDefault="004A2CB1" w:rsidP="00007DA4">
      <w:pPr>
        <w:spacing w:after="0" w:line="256" w:lineRule="auto"/>
        <w:jc w:val="both"/>
        <w:rPr>
          <w:rFonts w:ascii="Times New Roman" w:eastAsia="Aptos" w:hAnsi="Times New Roman" w:cs="Times New Roman"/>
          <w:sz w:val="24"/>
          <w:szCs w:val="24"/>
        </w:rPr>
      </w:pPr>
    </w:p>
    <w:p w14:paraId="120E7D71" w14:textId="2867EEF0" w:rsidR="00007DA4" w:rsidRPr="00A3036C" w:rsidRDefault="00007DA4" w:rsidP="00007DA4">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727320" w:rsidRPr="00A3036C">
        <w:rPr>
          <w:rFonts w:ascii="Times New Roman" w:eastAsia="Aptos" w:hAnsi="Times New Roman" w:cs="Times New Roman"/>
          <w:sz w:val="24"/>
          <w:szCs w:val="24"/>
        </w:rPr>
        <w:t xml:space="preserve">Realmente, </w:t>
      </w:r>
      <w:r w:rsidR="00727320" w:rsidRPr="00A3036C">
        <w:rPr>
          <w:rFonts w:ascii="Times New Roman" w:eastAsia="Aptos" w:hAnsi="Times New Roman" w:cs="Times New Roman"/>
          <w:i/>
          <w:iCs/>
          <w:sz w:val="24"/>
          <w:szCs w:val="24"/>
        </w:rPr>
        <w:t xml:space="preserve">nada acontece por acaso </w:t>
      </w:r>
      <w:r w:rsidR="00727320" w:rsidRPr="00A3036C">
        <w:rPr>
          <w:rFonts w:ascii="Times New Roman" w:eastAsia="Aptos" w:hAnsi="Times New Roman" w:cs="Times New Roman"/>
          <w:sz w:val="24"/>
          <w:szCs w:val="24"/>
        </w:rPr>
        <w:t xml:space="preserve">― Fértilles afirma ― A filosofia secular de Harrison, Taylor e Agregados: </w:t>
      </w:r>
      <w:r w:rsidR="00727320" w:rsidRPr="00A3036C">
        <w:rPr>
          <w:rFonts w:ascii="Times New Roman" w:eastAsia="Aptos" w:hAnsi="Times New Roman" w:cs="Times New Roman"/>
          <w:i/>
          <w:iCs/>
          <w:sz w:val="24"/>
          <w:szCs w:val="24"/>
        </w:rPr>
        <w:t>a minha raça é humana</w:t>
      </w:r>
      <w:r w:rsidR="00727320" w:rsidRPr="00A3036C">
        <w:rPr>
          <w:rFonts w:ascii="Times New Roman" w:eastAsia="Aptos" w:hAnsi="Times New Roman" w:cs="Times New Roman"/>
          <w:sz w:val="24"/>
          <w:szCs w:val="24"/>
        </w:rPr>
        <w:t xml:space="preserve">... </w:t>
      </w:r>
      <w:r w:rsidR="00727320" w:rsidRPr="00A3036C">
        <w:rPr>
          <w:rFonts w:ascii="Times New Roman" w:eastAsia="Aptos" w:hAnsi="Times New Roman" w:cs="Times New Roman"/>
          <w:i/>
          <w:iCs/>
          <w:sz w:val="24"/>
          <w:szCs w:val="24"/>
        </w:rPr>
        <w:t>o meu sexo é o amor</w:t>
      </w:r>
      <w:r w:rsidR="00727320" w:rsidRPr="00A3036C">
        <w:rPr>
          <w:rFonts w:ascii="Times New Roman" w:eastAsia="Aptos" w:hAnsi="Times New Roman" w:cs="Times New Roman"/>
          <w:sz w:val="24"/>
          <w:szCs w:val="24"/>
        </w:rPr>
        <w:t xml:space="preserve">... </w:t>
      </w:r>
      <w:r w:rsidR="00727320" w:rsidRPr="00A3036C">
        <w:rPr>
          <w:rFonts w:ascii="Times New Roman" w:eastAsia="Aptos" w:hAnsi="Times New Roman" w:cs="Times New Roman"/>
          <w:i/>
          <w:iCs/>
          <w:sz w:val="24"/>
          <w:szCs w:val="24"/>
        </w:rPr>
        <w:t>a minha religião é a caridade</w:t>
      </w:r>
      <w:r w:rsidR="00727320" w:rsidRPr="00A3036C">
        <w:rPr>
          <w:rFonts w:ascii="Times New Roman" w:eastAsia="Aptos" w:hAnsi="Times New Roman" w:cs="Times New Roman"/>
          <w:sz w:val="24"/>
          <w:szCs w:val="24"/>
        </w:rPr>
        <w:t xml:space="preserve">... </w:t>
      </w:r>
      <w:r w:rsidR="00727320" w:rsidRPr="00A3036C">
        <w:rPr>
          <w:rFonts w:ascii="Times New Roman" w:eastAsia="Aptos" w:hAnsi="Times New Roman" w:cs="Times New Roman"/>
          <w:i/>
          <w:iCs/>
          <w:sz w:val="24"/>
          <w:szCs w:val="24"/>
        </w:rPr>
        <w:t>todos os homens são iguais</w:t>
      </w:r>
      <w:r w:rsidR="00727320" w:rsidRPr="00A3036C">
        <w:rPr>
          <w:rFonts w:ascii="Times New Roman" w:eastAsia="Aptos" w:hAnsi="Times New Roman" w:cs="Times New Roman"/>
          <w:sz w:val="24"/>
          <w:szCs w:val="24"/>
        </w:rPr>
        <w:t xml:space="preserve">, hoje, adaptada e proclamada como </w:t>
      </w:r>
      <w:r w:rsidR="00727320" w:rsidRPr="00A3036C">
        <w:rPr>
          <w:rFonts w:ascii="Times New Roman" w:eastAsia="Aptos" w:hAnsi="Times New Roman" w:cs="Times New Roman"/>
          <w:i/>
          <w:iCs/>
          <w:sz w:val="24"/>
          <w:szCs w:val="24"/>
        </w:rPr>
        <w:t>a minha raça humana é universal</w:t>
      </w:r>
      <w:r w:rsidR="00727320" w:rsidRPr="00A3036C">
        <w:rPr>
          <w:rFonts w:ascii="Times New Roman" w:eastAsia="Aptos" w:hAnsi="Times New Roman" w:cs="Times New Roman"/>
          <w:sz w:val="24"/>
          <w:szCs w:val="24"/>
        </w:rPr>
        <w:t xml:space="preserve">... </w:t>
      </w:r>
      <w:r w:rsidR="00727320" w:rsidRPr="00A3036C">
        <w:rPr>
          <w:rFonts w:ascii="Times New Roman" w:eastAsia="Aptos" w:hAnsi="Times New Roman" w:cs="Times New Roman"/>
          <w:i/>
          <w:iCs/>
          <w:sz w:val="24"/>
          <w:szCs w:val="24"/>
        </w:rPr>
        <w:t>o meu sexo é o amor</w:t>
      </w:r>
      <w:r w:rsidR="00727320" w:rsidRPr="00A3036C">
        <w:rPr>
          <w:rFonts w:ascii="Times New Roman" w:eastAsia="Aptos" w:hAnsi="Times New Roman" w:cs="Times New Roman"/>
          <w:sz w:val="24"/>
          <w:szCs w:val="24"/>
        </w:rPr>
        <w:t xml:space="preserve">... </w:t>
      </w:r>
      <w:r w:rsidR="00727320" w:rsidRPr="00A3036C">
        <w:rPr>
          <w:rFonts w:ascii="Times New Roman" w:eastAsia="Aptos" w:hAnsi="Times New Roman" w:cs="Times New Roman"/>
          <w:i/>
          <w:iCs/>
          <w:sz w:val="24"/>
          <w:szCs w:val="24"/>
        </w:rPr>
        <w:t>a minha religião é a consciência</w:t>
      </w:r>
      <w:r w:rsidR="00727320" w:rsidRPr="00A3036C">
        <w:rPr>
          <w:rFonts w:ascii="Times New Roman" w:eastAsia="Aptos" w:hAnsi="Times New Roman" w:cs="Times New Roman"/>
          <w:sz w:val="24"/>
          <w:szCs w:val="24"/>
        </w:rPr>
        <w:t xml:space="preserve">... </w:t>
      </w:r>
      <w:r w:rsidR="00727320" w:rsidRPr="00A3036C">
        <w:rPr>
          <w:rFonts w:ascii="Times New Roman" w:eastAsia="Aptos" w:hAnsi="Times New Roman" w:cs="Times New Roman"/>
          <w:i/>
          <w:iCs/>
          <w:sz w:val="24"/>
          <w:szCs w:val="24"/>
        </w:rPr>
        <w:t>todos os homens são iguais</w:t>
      </w:r>
      <w:r w:rsidR="00727320" w:rsidRPr="00A3036C">
        <w:rPr>
          <w:rFonts w:ascii="Times New Roman" w:eastAsia="Aptos" w:hAnsi="Times New Roman" w:cs="Times New Roman"/>
          <w:sz w:val="24"/>
          <w:szCs w:val="24"/>
        </w:rPr>
        <w:t xml:space="preserve">  é uma bandeira envergada pela Resistência Dimensional. ▬ orgulhosa.</w:t>
      </w:r>
    </w:p>
    <w:p w14:paraId="4064D19F" w14:textId="77777777" w:rsidR="00727320" w:rsidRPr="00A3036C" w:rsidRDefault="00727320" w:rsidP="00007DA4">
      <w:pPr>
        <w:spacing w:after="0" w:line="256" w:lineRule="auto"/>
        <w:jc w:val="both"/>
        <w:rPr>
          <w:rFonts w:ascii="Times New Roman" w:eastAsia="Aptos" w:hAnsi="Times New Roman" w:cs="Times New Roman"/>
          <w:sz w:val="24"/>
          <w:szCs w:val="24"/>
        </w:rPr>
      </w:pPr>
    </w:p>
    <w:p w14:paraId="556EB98E" w14:textId="54570084" w:rsidR="00727320" w:rsidRPr="00A3036C" w:rsidRDefault="00727320" w:rsidP="00007DA4">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A96B0F" w:rsidRPr="00A3036C">
        <w:rPr>
          <w:rFonts w:ascii="Times New Roman" w:eastAsia="Aptos" w:hAnsi="Times New Roman" w:cs="Times New Roman"/>
          <w:sz w:val="24"/>
          <w:szCs w:val="24"/>
        </w:rPr>
        <w:t>O coração humano há de descobrir sua essência divinal adormecida no seu âmago ― Judas Escariotes</w:t>
      </w:r>
      <w:r w:rsidR="005936CD" w:rsidRPr="00A3036C">
        <w:rPr>
          <w:rFonts w:ascii="Times New Roman" w:eastAsia="Aptos" w:hAnsi="Times New Roman" w:cs="Times New Roman"/>
          <w:sz w:val="24"/>
          <w:szCs w:val="24"/>
        </w:rPr>
        <w:t>, 37,</w:t>
      </w:r>
      <w:r w:rsidR="00A96B0F" w:rsidRPr="00A3036C">
        <w:rPr>
          <w:rFonts w:ascii="Times New Roman" w:eastAsia="Aptos" w:hAnsi="Times New Roman" w:cs="Times New Roman"/>
          <w:sz w:val="24"/>
          <w:szCs w:val="24"/>
        </w:rPr>
        <w:t xml:space="preserve"> otimista ― O trabalho dos Guerreiros Dimensionais, onde, orgulhosamente, me incluo, está semeando </w:t>
      </w:r>
      <w:r w:rsidR="00A96B0F" w:rsidRPr="00A3036C">
        <w:rPr>
          <w:rFonts w:ascii="Times New Roman" w:eastAsia="Aptos" w:hAnsi="Times New Roman" w:cs="Times New Roman"/>
          <w:i/>
          <w:iCs/>
          <w:sz w:val="24"/>
          <w:szCs w:val="24"/>
        </w:rPr>
        <w:t>o equilíbrio da inteligibilidade e a moralidade</w:t>
      </w:r>
      <w:r w:rsidR="00A96B0F" w:rsidRPr="00A3036C">
        <w:rPr>
          <w:rFonts w:ascii="Times New Roman" w:eastAsia="Aptos" w:hAnsi="Times New Roman" w:cs="Times New Roman"/>
          <w:sz w:val="24"/>
          <w:szCs w:val="24"/>
        </w:rPr>
        <w:t>. ▬ convicto.</w:t>
      </w:r>
    </w:p>
    <w:p w14:paraId="68732BF3" w14:textId="77777777" w:rsidR="00A96B0F" w:rsidRPr="00A3036C" w:rsidRDefault="00A96B0F" w:rsidP="00007DA4">
      <w:pPr>
        <w:spacing w:after="0" w:line="256" w:lineRule="auto"/>
        <w:jc w:val="both"/>
        <w:rPr>
          <w:rFonts w:ascii="Times New Roman" w:eastAsia="Aptos" w:hAnsi="Times New Roman" w:cs="Times New Roman"/>
          <w:sz w:val="24"/>
          <w:szCs w:val="24"/>
        </w:rPr>
      </w:pPr>
    </w:p>
    <w:p w14:paraId="1A06BC5E" w14:textId="520D0EE1" w:rsidR="00D43C16" w:rsidRPr="00A3036C" w:rsidRDefault="00A96B0F"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5936CD" w:rsidRPr="00A3036C">
        <w:rPr>
          <w:rFonts w:ascii="Times New Roman" w:eastAsia="Aptos" w:hAnsi="Times New Roman" w:cs="Times New Roman"/>
          <w:sz w:val="24"/>
          <w:szCs w:val="24"/>
        </w:rPr>
        <w:t xml:space="preserve">Estamos vencendo as barreiras do apego material ― Pedro, 41, constata ― Considerando, a </w:t>
      </w:r>
      <w:r w:rsidR="005936CD" w:rsidRPr="00A3036C">
        <w:rPr>
          <w:rFonts w:ascii="Times New Roman" w:eastAsia="Aptos" w:hAnsi="Times New Roman" w:cs="Times New Roman"/>
          <w:i/>
          <w:iCs/>
          <w:sz w:val="24"/>
          <w:szCs w:val="24"/>
        </w:rPr>
        <w:t xml:space="preserve">verdade absoluta </w:t>
      </w:r>
      <w:r w:rsidR="005936CD" w:rsidRPr="00A3036C">
        <w:rPr>
          <w:rFonts w:ascii="Times New Roman" w:eastAsia="Aptos" w:hAnsi="Times New Roman" w:cs="Times New Roman"/>
          <w:sz w:val="24"/>
          <w:szCs w:val="24"/>
        </w:rPr>
        <w:t>como a desconstrução de tudo que o terrícola crê produzido pelos pilares sistêmicos: governo, religião, mídia e educação, estamos no caminho certo. ▬ esperançoso.</w:t>
      </w:r>
    </w:p>
    <w:p w14:paraId="1B7297CA" w14:textId="77777777" w:rsidR="005936CD" w:rsidRPr="00A3036C" w:rsidRDefault="005936CD" w:rsidP="005936CD">
      <w:pPr>
        <w:spacing w:after="0" w:line="256" w:lineRule="auto"/>
        <w:jc w:val="both"/>
        <w:rPr>
          <w:rFonts w:ascii="Times New Roman" w:eastAsia="Aptos" w:hAnsi="Times New Roman" w:cs="Times New Roman"/>
          <w:sz w:val="24"/>
          <w:szCs w:val="24"/>
        </w:rPr>
      </w:pPr>
    </w:p>
    <w:p w14:paraId="2B1BB2D3" w14:textId="03D44C86" w:rsidR="005936CD" w:rsidRPr="00A3036C" w:rsidRDefault="005936CD"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 Pensar que mesmo, despertos, ainda estamos submissos a IMSD — Independência Mundial dos Servos de Deus é angustiante ― Tiago, 42, lamenta ― O importante é estarmos conseguindo adeptos para o </w:t>
      </w:r>
      <w:r w:rsidRPr="00A3036C">
        <w:rPr>
          <w:rFonts w:ascii="Times New Roman" w:eastAsia="Aptos" w:hAnsi="Times New Roman" w:cs="Times New Roman"/>
          <w:i/>
          <w:iCs/>
          <w:sz w:val="24"/>
          <w:szCs w:val="24"/>
        </w:rPr>
        <w:t>despertar em massa</w:t>
      </w:r>
      <w:r w:rsidRPr="00A3036C">
        <w:rPr>
          <w:rFonts w:ascii="Times New Roman" w:eastAsia="Aptos" w:hAnsi="Times New Roman" w:cs="Times New Roman"/>
          <w:sz w:val="24"/>
          <w:szCs w:val="24"/>
        </w:rPr>
        <w:t>. ▬ estimulado.</w:t>
      </w:r>
    </w:p>
    <w:p w14:paraId="47F8275D" w14:textId="77777777" w:rsidR="005936CD" w:rsidRPr="00A3036C" w:rsidRDefault="005936CD" w:rsidP="005936CD">
      <w:pPr>
        <w:spacing w:after="0" w:line="256" w:lineRule="auto"/>
        <w:jc w:val="both"/>
        <w:rPr>
          <w:rFonts w:ascii="Times New Roman" w:eastAsia="Aptos" w:hAnsi="Times New Roman" w:cs="Times New Roman"/>
          <w:sz w:val="24"/>
          <w:szCs w:val="24"/>
        </w:rPr>
      </w:pPr>
    </w:p>
    <w:p w14:paraId="3D88649A" w14:textId="02D5C307" w:rsidR="005936CD" w:rsidRPr="00A3036C" w:rsidRDefault="005936CD"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0F5DD8" w:rsidRPr="00A3036C">
        <w:rPr>
          <w:rFonts w:ascii="Times New Roman" w:eastAsia="Aptos" w:hAnsi="Times New Roman" w:cs="Times New Roman"/>
          <w:sz w:val="24"/>
          <w:szCs w:val="24"/>
        </w:rPr>
        <w:t xml:space="preserve"> </w:t>
      </w:r>
      <w:r w:rsidR="006C64E2" w:rsidRPr="00A3036C">
        <w:rPr>
          <w:rFonts w:ascii="Times New Roman" w:eastAsia="Aptos" w:hAnsi="Times New Roman" w:cs="Times New Roman"/>
          <w:sz w:val="24"/>
          <w:szCs w:val="24"/>
        </w:rPr>
        <w:t>Testemunhos de todos os apóstolos sobre os abusos sexual e moral, a que fomos submetidos poderiam acelerar a derrocada do Sistema Terra ― João, 43, opina ― No entanto, este expediente não está sendo usado. ▬ lamenta.</w:t>
      </w:r>
    </w:p>
    <w:p w14:paraId="50E4E0D8" w14:textId="77777777" w:rsidR="005936CD" w:rsidRPr="00A3036C" w:rsidRDefault="005936CD" w:rsidP="005936CD">
      <w:pPr>
        <w:spacing w:after="0" w:line="256" w:lineRule="auto"/>
        <w:jc w:val="both"/>
        <w:rPr>
          <w:rFonts w:ascii="Times New Roman" w:eastAsia="Aptos" w:hAnsi="Times New Roman" w:cs="Times New Roman"/>
          <w:sz w:val="24"/>
          <w:szCs w:val="24"/>
        </w:rPr>
      </w:pPr>
    </w:p>
    <w:p w14:paraId="4FC9EAC6" w14:textId="77777777" w:rsidR="005936CD" w:rsidRPr="00A3036C" w:rsidRDefault="005936CD" w:rsidP="005936CD">
      <w:pPr>
        <w:spacing w:after="0" w:line="256" w:lineRule="auto"/>
        <w:jc w:val="both"/>
        <w:rPr>
          <w:rFonts w:ascii="Times New Roman" w:eastAsia="Aptos" w:hAnsi="Times New Roman" w:cs="Times New Roman"/>
          <w:sz w:val="24"/>
          <w:szCs w:val="24"/>
        </w:rPr>
      </w:pPr>
    </w:p>
    <w:p w14:paraId="66148C3B" w14:textId="77777777" w:rsidR="00786C4F" w:rsidRPr="00A3036C" w:rsidRDefault="005936CD"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6C64E2" w:rsidRPr="00A3036C">
        <w:rPr>
          <w:rFonts w:ascii="Times New Roman" w:eastAsia="Aptos" w:hAnsi="Times New Roman" w:cs="Times New Roman"/>
          <w:sz w:val="24"/>
          <w:szCs w:val="24"/>
        </w:rPr>
        <w:t xml:space="preserve"> Tudo tem seu tempo, querido João ― André, 44, contesta ― E, fazemos o permitido no nosso tempo ― Explicita a questão ― Observamos desencarnes coletivos por ocorrências de fenômenos naturais ― Justifica a tese ― </w:t>
      </w:r>
      <w:r w:rsidR="00786C4F" w:rsidRPr="00A3036C">
        <w:rPr>
          <w:rFonts w:ascii="Times New Roman" w:eastAsia="Aptos" w:hAnsi="Times New Roman" w:cs="Times New Roman"/>
          <w:sz w:val="24"/>
          <w:szCs w:val="24"/>
        </w:rPr>
        <w:t xml:space="preserve">Intervenções divinais seletivas de os </w:t>
      </w:r>
      <w:bookmarkStart w:id="106" w:name="_Hlk212648311"/>
      <w:r w:rsidR="00786C4F" w:rsidRPr="00A3036C">
        <w:rPr>
          <w:rFonts w:ascii="Times New Roman" w:eastAsia="Aptos" w:hAnsi="Times New Roman" w:cs="Times New Roman"/>
          <w:b/>
          <w:bCs/>
          <w:sz w:val="24"/>
          <w:szCs w:val="24"/>
        </w:rPr>
        <w:t>e</w:t>
      </w:r>
      <w:r w:rsidR="00786C4F" w:rsidRPr="00A3036C">
        <w:rPr>
          <w:rFonts w:ascii="Times New Roman" w:eastAsia="Aptos" w:hAnsi="Times New Roman" w:cs="Times New Roman"/>
          <w:b/>
          <w:bCs/>
          <w:color w:val="FF0000"/>
          <w:sz w:val="24"/>
          <w:szCs w:val="24"/>
        </w:rPr>
        <w:t>X</w:t>
      </w:r>
      <w:r w:rsidR="00786C4F" w:rsidRPr="00A3036C">
        <w:rPr>
          <w:rFonts w:ascii="Times New Roman" w:eastAsia="Aptos" w:hAnsi="Times New Roman" w:cs="Times New Roman"/>
          <w:b/>
          <w:bCs/>
          <w:sz w:val="24"/>
          <w:szCs w:val="24"/>
        </w:rPr>
        <w:t xml:space="preserve">ilados da </w:t>
      </w:r>
      <w:r w:rsidR="00786C4F" w:rsidRPr="00A3036C">
        <w:rPr>
          <w:rFonts w:ascii="Times New Roman" w:eastAsia="Aptos" w:hAnsi="Times New Roman" w:cs="Times New Roman"/>
          <w:b/>
          <w:bCs/>
          <w:color w:val="7030A0"/>
          <w:sz w:val="24"/>
          <w:szCs w:val="24"/>
        </w:rPr>
        <w:t>T</w:t>
      </w:r>
      <w:r w:rsidR="00786C4F" w:rsidRPr="00A3036C">
        <w:rPr>
          <w:rFonts w:ascii="Times New Roman" w:eastAsia="Aptos" w:hAnsi="Times New Roman" w:cs="Times New Roman"/>
          <w:b/>
          <w:bCs/>
          <w:sz w:val="24"/>
          <w:szCs w:val="24"/>
        </w:rPr>
        <w:t>erra</w:t>
      </w:r>
      <w:r w:rsidR="00786C4F" w:rsidRPr="00A3036C">
        <w:rPr>
          <w:rFonts w:ascii="Times New Roman" w:eastAsia="Aptos" w:hAnsi="Times New Roman" w:cs="Times New Roman"/>
          <w:sz w:val="24"/>
          <w:szCs w:val="24"/>
        </w:rPr>
        <w:t xml:space="preserve"> </w:t>
      </w:r>
      <w:bookmarkEnd w:id="106"/>
      <w:r w:rsidR="00786C4F" w:rsidRPr="00A3036C">
        <w:rPr>
          <w:rFonts w:ascii="Times New Roman" w:eastAsia="Aptos" w:hAnsi="Times New Roman" w:cs="Times New Roman"/>
          <w:sz w:val="24"/>
          <w:szCs w:val="24"/>
        </w:rPr>
        <w:t>para habitarem mundos inferiores como previsto pelo SEU — Soberana Energia Universal ― Cita previsão profética ― Certamente, este expediente citado poderá ser usado num futuro próximo, caso não obtenhamos sucesso até a data limite determinada pelo SEU. ▬ imagina.</w:t>
      </w:r>
    </w:p>
    <w:p w14:paraId="0604947A" w14:textId="77777777" w:rsidR="00B55BBB" w:rsidRPr="00A3036C" w:rsidRDefault="00B55BBB" w:rsidP="005936CD">
      <w:pPr>
        <w:spacing w:after="0" w:line="256" w:lineRule="auto"/>
        <w:jc w:val="both"/>
        <w:rPr>
          <w:rFonts w:ascii="Times New Roman" w:eastAsia="Aptos" w:hAnsi="Times New Roman" w:cs="Times New Roman"/>
          <w:sz w:val="24"/>
          <w:szCs w:val="24"/>
        </w:rPr>
      </w:pPr>
    </w:p>
    <w:p w14:paraId="139C5D07" w14:textId="01E11C85" w:rsidR="00B55BBB" w:rsidRPr="00A3036C" w:rsidRDefault="00B55BBB"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Todos nós acreditamos que mais cedo ou mais tarde o SEU definirá os </w:t>
      </w:r>
      <w:r w:rsidRPr="00A3036C">
        <w:rPr>
          <w:rFonts w:ascii="Times New Roman" w:eastAsia="Aptos" w:hAnsi="Times New Roman" w:cs="Times New Roman"/>
          <w:b/>
          <w:bCs/>
          <w:sz w:val="24"/>
          <w:szCs w:val="24"/>
        </w:rPr>
        <w:t>e</w:t>
      </w:r>
      <w:r w:rsidRPr="00A3036C">
        <w:rPr>
          <w:rFonts w:ascii="Times New Roman" w:eastAsia="Aptos" w:hAnsi="Times New Roman" w:cs="Times New Roman"/>
          <w:b/>
          <w:bCs/>
          <w:color w:val="FF0000"/>
          <w:sz w:val="24"/>
          <w:szCs w:val="24"/>
        </w:rPr>
        <w:t>X</w:t>
      </w:r>
      <w:r w:rsidRPr="00A3036C">
        <w:rPr>
          <w:rFonts w:ascii="Times New Roman" w:eastAsia="Aptos" w:hAnsi="Times New Roman" w:cs="Times New Roman"/>
          <w:b/>
          <w:bCs/>
          <w:sz w:val="24"/>
          <w:szCs w:val="24"/>
        </w:rPr>
        <w:t xml:space="preserve">ilados da </w:t>
      </w:r>
      <w:r w:rsidRPr="00A3036C">
        <w:rPr>
          <w:rFonts w:ascii="Times New Roman" w:eastAsia="Aptos" w:hAnsi="Times New Roman" w:cs="Times New Roman"/>
          <w:b/>
          <w:bCs/>
          <w:color w:val="7030A0"/>
          <w:sz w:val="24"/>
          <w:szCs w:val="24"/>
        </w:rPr>
        <w:t>T</w:t>
      </w:r>
      <w:r w:rsidRPr="00A3036C">
        <w:rPr>
          <w:rFonts w:ascii="Times New Roman" w:eastAsia="Aptos" w:hAnsi="Times New Roman" w:cs="Times New Roman"/>
          <w:b/>
          <w:bCs/>
          <w:sz w:val="24"/>
          <w:szCs w:val="24"/>
        </w:rPr>
        <w:t xml:space="preserve">erra </w:t>
      </w:r>
      <w:r w:rsidRPr="00A3036C">
        <w:rPr>
          <w:rFonts w:ascii="Times New Roman" w:eastAsia="Aptos" w:hAnsi="Times New Roman" w:cs="Times New Roman"/>
          <w:sz w:val="24"/>
          <w:szCs w:val="24"/>
        </w:rPr>
        <w:t>―</w:t>
      </w:r>
      <w:r w:rsidR="00B04DCB" w:rsidRPr="00A3036C">
        <w:rPr>
          <w:rFonts w:ascii="Times New Roman" w:eastAsia="Aptos" w:hAnsi="Times New Roman" w:cs="Times New Roman"/>
          <w:sz w:val="24"/>
          <w:szCs w:val="24"/>
        </w:rPr>
        <w:t xml:space="preserve"> Filipe, 45, exibe fé</w:t>
      </w:r>
      <w:r w:rsidRPr="00A3036C">
        <w:rPr>
          <w:rFonts w:ascii="Times New Roman" w:eastAsia="Aptos" w:hAnsi="Times New Roman" w:cs="Times New Roman"/>
          <w:sz w:val="24"/>
          <w:szCs w:val="24"/>
        </w:rPr>
        <w:t xml:space="preserve"> ―</w:t>
      </w:r>
      <w:r w:rsidR="00B04DCB" w:rsidRPr="00A3036C">
        <w:rPr>
          <w:rFonts w:ascii="Times New Roman" w:eastAsia="Aptos" w:hAnsi="Times New Roman" w:cs="Times New Roman"/>
          <w:sz w:val="24"/>
          <w:szCs w:val="24"/>
        </w:rPr>
        <w:t xml:space="preserve"> Seguir as orientações de Fértilles e Germano, sentindo as vibrações positivas em nossos corações podem abreviar esta data limite definida pelo SEU ― Mensura o otimismo ― Continuemos dedicados à nossa </w:t>
      </w:r>
      <w:r w:rsidR="00B04DCB" w:rsidRPr="00A3036C">
        <w:rPr>
          <w:rFonts w:ascii="Times New Roman" w:eastAsia="Aptos" w:hAnsi="Times New Roman" w:cs="Times New Roman"/>
          <w:i/>
          <w:iCs/>
          <w:sz w:val="24"/>
          <w:szCs w:val="24"/>
        </w:rPr>
        <w:t xml:space="preserve">missão invisível </w:t>
      </w:r>
      <w:r w:rsidR="00B04DCB" w:rsidRPr="00A3036C">
        <w:rPr>
          <w:rFonts w:ascii="Times New Roman" w:eastAsia="Aptos" w:hAnsi="Times New Roman" w:cs="Times New Roman"/>
          <w:sz w:val="24"/>
          <w:szCs w:val="24"/>
        </w:rPr>
        <w:t xml:space="preserve"> para sermos testemunhas do triunfo do bem sobre o mal. ▬ eufórico.</w:t>
      </w:r>
    </w:p>
    <w:p w14:paraId="701E43B4" w14:textId="77777777" w:rsidR="00786C4F" w:rsidRPr="00A3036C" w:rsidRDefault="00786C4F" w:rsidP="005936CD">
      <w:pPr>
        <w:spacing w:after="0" w:line="256" w:lineRule="auto"/>
        <w:jc w:val="both"/>
        <w:rPr>
          <w:rFonts w:ascii="Times New Roman" w:eastAsia="Aptos" w:hAnsi="Times New Roman" w:cs="Times New Roman"/>
          <w:sz w:val="24"/>
          <w:szCs w:val="24"/>
        </w:rPr>
      </w:pPr>
    </w:p>
    <w:p w14:paraId="16F01EE1" w14:textId="5C718E38" w:rsidR="005936CD" w:rsidRPr="00A3036C" w:rsidRDefault="00786C4F"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Fim de tarde abraçado pelo Sol de aura e raios violeta e lilás energiza os Guerreiros Dimensionais espalhados pelo mundo com estas ondas eletromagnéticas alcançáveis para todo o terrícola disposto</w:t>
      </w:r>
      <w:r w:rsidR="00F873FC" w:rsidRPr="00A3036C">
        <w:rPr>
          <w:rFonts w:ascii="Times New Roman" w:eastAsia="Aptos" w:hAnsi="Times New Roman" w:cs="Times New Roman"/>
          <w:sz w:val="24"/>
          <w:szCs w:val="24"/>
        </w:rPr>
        <w:t xml:space="preserve"> a experenciar ter e ser Deus, através de seu livre arbítrio.</w:t>
      </w:r>
    </w:p>
    <w:p w14:paraId="653985AA" w14:textId="268BE6BD" w:rsidR="00F873FC" w:rsidRPr="00A3036C" w:rsidRDefault="00F873FC" w:rsidP="00F873F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Maioria de terráqueos continuam adormecidos e aprisionados na </w:t>
      </w:r>
      <w:r w:rsidRPr="00A3036C">
        <w:rPr>
          <w:rFonts w:ascii="Times New Roman" w:eastAsia="Aptos" w:hAnsi="Times New Roman" w:cs="Times New Roman"/>
          <w:i/>
          <w:iCs/>
          <w:sz w:val="24"/>
          <w:szCs w:val="24"/>
        </w:rPr>
        <w:t xml:space="preserve">mentira e ilusão </w:t>
      </w:r>
      <w:r w:rsidRPr="00A3036C">
        <w:rPr>
          <w:rFonts w:ascii="Times New Roman" w:eastAsia="Aptos" w:hAnsi="Times New Roman" w:cs="Times New Roman"/>
          <w:sz w:val="24"/>
          <w:szCs w:val="24"/>
        </w:rPr>
        <w:t xml:space="preserve">do Sistema Terra. Apegados aos conceitos materializados, praticam, indiscriminadamente,  </w:t>
      </w:r>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ganância e</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medo</w:t>
      </w:r>
      <w:r w:rsidRPr="00A3036C">
        <w:rPr>
          <w:rFonts w:ascii="Times New Roman" w:eastAsia="Aptos" w:hAnsi="Times New Roman" w:cs="Times New Roman"/>
          <w:sz w:val="24"/>
          <w:szCs w:val="24"/>
        </w:rPr>
        <w:t>, fomentados pelos pilares sistêmicos: governo, religião, mídia e educação.</w:t>
      </w:r>
    </w:p>
    <w:p w14:paraId="1D76CA05" w14:textId="77777777" w:rsidR="006A2A40" w:rsidRPr="00A3036C" w:rsidRDefault="00F873FC" w:rsidP="006A2A4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Exército Dimensional atua com muito cuidado pela ruptura de dogmas estabelecidos por milênios</w:t>
      </w:r>
      <w:r w:rsidR="00AB70E0" w:rsidRPr="00A3036C">
        <w:rPr>
          <w:rFonts w:ascii="Times New Roman" w:eastAsia="Aptos" w:hAnsi="Times New Roman" w:cs="Times New Roman"/>
          <w:sz w:val="24"/>
          <w:szCs w:val="24"/>
        </w:rPr>
        <w:t xml:space="preserve"> no planeta</w:t>
      </w:r>
      <w:r w:rsidRPr="00A3036C">
        <w:rPr>
          <w:rFonts w:ascii="Times New Roman" w:eastAsia="Aptos" w:hAnsi="Times New Roman" w:cs="Times New Roman"/>
          <w:sz w:val="24"/>
          <w:szCs w:val="24"/>
        </w:rPr>
        <w:t xml:space="preserve">, a fim de evitar o pânico da população terráquea </w:t>
      </w:r>
      <w:r w:rsidR="00AB70E0" w:rsidRPr="00A3036C">
        <w:rPr>
          <w:rFonts w:ascii="Times New Roman" w:eastAsia="Aptos" w:hAnsi="Times New Roman" w:cs="Times New Roman"/>
          <w:sz w:val="24"/>
          <w:szCs w:val="24"/>
        </w:rPr>
        <w:t>com a</w:t>
      </w:r>
      <w:r w:rsidRPr="00A3036C">
        <w:rPr>
          <w:rFonts w:ascii="Times New Roman" w:eastAsia="Aptos" w:hAnsi="Times New Roman" w:cs="Times New Roman"/>
          <w:sz w:val="24"/>
          <w:szCs w:val="24"/>
        </w:rPr>
        <w:t xml:space="preserve"> descob</w:t>
      </w:r>
      <w:r w:rsidR="00AB70E0" w:rsidRPr="00A3036C">
        <w:rPr>
          <w:rFonts w:ascii="Times New Roman" w:eastAsia="Aptos" w:hAnsi="Times New Roman" w:cs="Times New Roman"/>
          <w:sz w:val="24"/>
          <w:szCs w:val="24"/>
        </w:rPr>
        <w:t>erta de</w:t>
      </w:r>
      <w:r w:rsidRPr="00A3036C">
        <w:rPr>
          <w:rFonts w:ascii="Times New Roman" w:eastAsia="Aptos" w:hAnsi="Times New Roman" w:cs="Times New Roman"/>
          <w:sz w:val="24"/>
          <w:szCs w:val="24"/>
        </w:rPr>
        <w:t xml:space="preserve"> ser </w:t>
      </w:r>
      <w:r w:rsidR="00AB70E0" w:rsidRPr="00A3036C">
        <w:rPr>
          <w:rFonts w:ascii="Times New Roman" w:eastAsia="Aptos" w:hAnsi="Times New Roman" w:cs="Times New Roman"/>
          <w:sz w:val="24"/>
          <w:szCs w:val="24"/>
        </w:rPr>
        <w:t xml:space="preserve">submissa ao  Sistema Terra dominado pelos </w:t>
      </w:r>
      <w:r w:rsidR="00AB70E0" w:rsidRPr="00A3036C">
        <w:rPr>
          <w:rFonts w:ascii="Times New Roman" w:eastAsia="Aptos" w:hAnsi="Times New Roman" w:cs="Times New Roman"/>
          <w:i/>
          <w:iCs/>
          <w:sz w:val="24"/>
          <w:szCs w:val="24"/>
        </w:rPr>
        <w:t>malenirus</w:t>
      </w:r>
      <w:r w:rsidR="00AB70E0" w:rsidRPr="00A3036C">
        <w:rPr>
          <w:rFonts w:ascii="Times New Roman" w:eastAsia="Aptos" w:hAnsi="Times New Roman" w:cs="Times New Roman"/>
          <w:sz w:val="24"/>
          <w:szCs w:val="24"/>
        </w:rPr>
        <w:t xml:space="preserve">, </w:t>
      </w:r>
      <w:r w:rsidR="00AB70E0" w:rsidRPr="00A3036C">
        <w:rPr>
          <w:rFonts w:ascii="Times New Roman" w:eastAsia="Aptos" w:hAnsi="Times New Roman" w:cs="Times New Roman"/>
          <w:i/>
          <w:iCs/>
          <w:sz w:val="24"/>
          <w:szCs w:val="24"/>
        </w:rPr>
        <w:t xml:space="preserve">reinonaques </w:t>
      </w:r>
      <w:r w:rsidR="00AB70E0" w:rsidRPr="00A3036C">
        <w:rPr>
          <w:rFonts w:ascii="Times New Roman" w:eastAsia="Aptos" w:hAnsi="Times New Roman" w:cs="Times New Roman"/>
          <w:sz w:val="24"/>
          <w:szCs w:val="24"/>
        </w:rPr>
        <w:t xml:space="preserve">e </w:t>
      </w:r>
      <w:r w:rsidR="00AB70E0" w:rsidRPr="00A3036C">
        <w:rPr>
          <w:rFonts w:ascii="Times New Roman" w:eastAsia="Aptos" w:hAnsi="Times New Roman" w:cs="Times New Roman"/>
          <w:i/>
          <w:iCs/>
          <w:sz w:val="24"/>
          <w:szCs w:val="24"/>
        </w:rPr>
        <w:t>dominitilianos</w:t>
      </w:r>
      <w:r w:rsidR="00AB70E0" w:rsidRPr="00A3036C">
        <w:rPr>
          <w:rFonts w:ascii="Times New Roman" w:eastAsia="Aptos" w:hAnsi="Times New Roman" w:cs="Times New Roman"/>
          <w:sz w:val="24"/>
          <w:szCs w:val="24"/>
        </w:rPr>
        <w:t xml:space="preserve">. E, que todas as suas crenças foram manipuladas pelos pilares sistêmicos: governo, religião, mídia e educação. Por isto, atua na conscientização pela mais nova filosofia do Eu Sou. </w:t>
      </w:r>
      <w:r w:rsidR="00E23581" w:rsidRPr="00A3036C">
        <w:rPr>
          <w:rFonts w:ascii="Times New Roman" w:eastAsia="Aptos" w:hAnsi="Times New Roman" w:cs="Times New Roman"/>
          <w:i/>
          <w:iCs/>
          <w:sz w:val="24"/>
          <w:szCs w:val="24"/>
        </w:rPr>
        <w:t>Eu Sou a consciência... Eu Sou a energia... Eu Sou a luz... Eu Sou o amor... Eu Sou o coração... Eu Sou a evolução... Eu Sou o Escritor da existência humana... Eu Sou o perfeito equilíbrio do corpo, da mente e de espírito..., Eu Sou a conexão com o Eu Superior... Eu Sou o amor incondicional... Eu Tenho... Eu Sou... Eu Agradeço</w:t>
      </w:r>
      <w:r w:rsidR="006A2A40" w:rsidRPr="00A3036C">
        <w:rPr>
          <w:rFonts w:ascii="Times New Roman" w:eastAsia="Aptos" w:hAnsi="Times New Roman" w:cs="Times New Roman"/>
          <w:sz w:val="24"/>
          <w:szCs w:val="24"/>
        </w:rPr>
        <w:t>.</w:t>
      </w:r>
    </w:p>
    <w:p w14:paraId="3C0B99E4" w14:textId="17F7EE1F" w:rsidR="00AB70E0" w:rsidRPr="00A3036C" w:rsidRDefault="00DC3B5C" w:rsidP="006A2A4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Despertar da consciência humana depende do próprio ser humano aprender a interpretar suas intuições, buscando em si mesmo as respostas de trajetórias, a serem trilhadas pela plenitude de compreensão da sua evolução planetária.</w:t>
      </w:r>
    </w:p>
    <w:p w14:paraId="12B6265A" w14:textId="2CB7D5B0" w:rsidR="00B55BBB" w:rsidRPr="00A3036C" w:rsidRDefault="006620C9" w:rsidP="00B04DC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Guerra Dimensional comandada pela energia maléfica do SUTA — Senhor Universal das Trevas e combatida pelas ondas eletromagnéticas benéficas do SEU — Soberana Energia Universal </w:t>
      </w:r>
      <w:r w:rsidR="004A289B" w:rsidRPr="00A3036C">
        <w:rPr>
          <w:rFonts w:ascii="Times New Roman" w:eastAsia="Aptos" w:hAnsi="Times New Roman" w:cs="Times New Roman"/>
          <w:sz w:val="24"/>
          <w:szCs w:val="24"/>
        </w:rPr>
        <w:t xml:space="preserve">parece </w:t>
      </w:r>
      <w:r w:rsidRPr="00A3036C">
        <w:rPr>
          <w:rFonts w:ascii="Times New Roman" w:eastAsia="Aptos" w:hAnsi="Times New Roman" w:cs="Times New Roman"/>
          <w:sz w:val="24"/>
          <w:szCs w:val="24"/>
        </w:rPr>
        <w:t>est</w:t>
      </w:r>
      <w:r w:rsidR="004A289B" w:rsidRPr="00A3036C">
        <w:rPr>
          <w:rFonts w:ascii="Times New Roman" w:eastAsia="Aptos" w:hAnsi="Times New Roman" w:cs="Times New Roman"/>
          <w:sz w:val="24"/>
          <w:szCs w:val="24"/>
        </w:rPr>
        <w:t xml:space="preserve">ar próxima da data limite para intervenção final da Fonte de Criação Universal, definindo os </w:t>
      </w:r>
      <w:r w:rsidR="004A289B" w:rsidRPr="00A3036C">
        <w:rPr>
          <w:rFonts w:ascii="Times New Roman" w:eastAsia="Aptos" w:hAnsi="Times New Roman" w:cs="Times New Roman"/>
          <w:b/>
          <w:bCs/>
          <w:sz w:val="24"/>
          <w:szCs w:val="24"/>
        </w:rPr>
        <w:t>e</w:t>
      </w:r>
      <w:r w:rsidR="004A289B" w:rsidRPr="00A3036C">
        <w:rPr>
          <w:rFonts w:ascii="Times New Roman" w:eastAsia="Aptos" w:hAnsi="Times New Roman" w:cs="Times New Roman"/>
          <w:b/>
          <w:bCs/>
          <w:color w:val="FF0000"/>
          <w:sz w:val="24"/>
          <w:szCs w:val="24"/>
        </w:rPr>
        <w:t>X</w:t>
      </w:r>
      <w:r w:rsidR="004A289B" w:rsidRPr="00A3036C">
        <w:rPr>
          <w:rFonts w:ascii="Times New Roman" w:eastAsia="Aptos" w:hAnsi="Times New Roman" w:cs="Times New Roman"/>
          <w:b/>
          <w:bCs/>
          <w:sz w:val="24"/>
          <w:szCs w:val="24"/>
        </w:rPr>
        <w:t xml:space="preserve">ilados da </w:t>
      </w:r>
      <w:r w:rsidR="004A289B" w:rsidRPr="00A3036C">
        <w:rPr>
          <w:rFonts w:ascii="Times New Roman" w:eastAsia="Aptos" w:hAnsi="Times New Roman" w:cs="Times New Roman"/>
          <w:b/>
          <w:bCs/>
          <w:color w:val="7030A0"/>
          <w:sz w:val="24"/>
          <w:szCs w:val="24"/>
        </w:rPr>
        <w:t>T</w:t>
      </w:r>
      <w:r w:rsidR="004A289B" w:rsidRPr="00A3036C">
        <w:rPr>
          <w:rFonts w:ascii="Times New Roman" w:eastAsia="Aptos" w:hAnsi="Times New Roman" w:cs="Times New Roman"/>
          <w:b/>
          <w:bCs/>
          <w:sz w:val="24"/>
          <w:szCs w:val="24"/>
        </w:rPr>
        <w:t xml:space="preserve">erra ─ passado </w:t>
      </w:r>
      <w:r w:rsidR="004A289B" w:rsidRPr="00A3036C">
        <w:rPr>
          <w:rFonts w:ascii="Times New Roman" w:eastAsia="Aptos" w:hAnsi="Times New Roman" w:cs="Times New Roman"/>
          <w:b/>
          <w:bCs/>
          <w:sz w:val="24"/>
          <w:szCs w:val="24"/>
        </w:rPr>
        <w:lastRenderedPageBreak/>
        <w:t>pacto para o futuro</w:t>
      </w:r>
      <w:r w:rsidR="004A289B" w:rsidRPr="00A3036C">
        <w:rPr>
          <w:rFonts w:ascii="Times New Roman" w:eastAsia="Aptos" w:hAnsi="Times New Roman" w:cs="Times New Roman"/>
          <w:sz w:val="24"/>
          <w:szCs w:val="24"/>
        </w:rPr>
        <w:t xml:space="preserve">. Significando a habitação destes nos mundos inferiores, devidamente preparados pelo Governador Espiritual para </w:t>
      </w:r>
      <w:r w:rsidR="00B55BBB" w:rsidRPr="00A3036C">
        <w:rPr>
          <w:rFonts w:ascii="Times New Roman" w:eastAsia="Aptos" w:hAnsi="Times New Roman" w:cs="Times New Roman"/>
          <w:sz w:val="24"/>
          <w:szCs w:val="24"/>
        </w:rPr>
        <w:t>recepcioná-los</w:t>
      </w:r>
      <w:r w:rsidR="004A289B" w:rsidRPr="00A3036C">
        <w:rPr>
          <w:rFonts w:ascii="Times New Roman" w:eastAsia="Aptos" w:hAnsi="Times New Roman" w:cs="Times New Roman"/>
          <w:sz w:val="24"/>
          <w:szCs w:val="24"/>
        </w:rPr>
        <w:t>, os propiciando todas as condições, conforme o nível de desequilíbrio de suas intelig</w:t>
      </w:r>
      <w:r w:rsidR="00B55BBB" w:rsidRPr="00A3036C">
        <w:rPr>
          <w:rFonts w:ascii="Times New Roman" w:eastAsia="Aptos" w:hAnsi="Times New Roman" w:cs="Times New Roman"/>
          <w:sz w:val="24"/>
          <w:szCs w:val="24"/>
        </w:rPr>
        <w:t>ibilidades</w:t>
      </w:r>
      <w:r w:rsidR="004A289B" w:rsidRPr="00A3036C">
        <w:rPr>
          <w:rFonts w:ascii="Times New Roman" w:eastAsia="Aptos" w:hAnsi="Times New Roman" w:cs="Times New Roman"/>
          <w:sz w:val="24"/>
          <w:szCs w:val="24"/>
        </w:rPr>
        <w:t xml:space="preserve"> e moral</w:t>
      </w:r>
      <w:r w:rsidR="00B55BBB" w:rsidRPr="00A3036C">
        <w:rPr>
          <w:rFonts w:ascii="Times New Roman" w:eastAsia="Aptos" w:hAnsi="Times New Roman" w:cs="Times New Roman"/>
          <w:sz w:val="24"/>
          <w:szCs w:val="24"/>
        </w:rPr>
        <w:t>idades</w:t>
      </w:r>
      <w:r w:rsidR="004A289B" w:rsidRPr="00A3036C">
        <w:rPr>
          <w:rFonts w:ascii="Times New Roman" w:eastAsia="Aptos" w:hAnsi="Times New Roman" w:cs="Times New Roman"/>
          <w:sz w:val="24"/>
          <w:szCs w:val="24"/>
        </w:rPr>
        <w:t>, para ascenderem nos seus respectivos processos evolutivos</w:t>
      </w:r>
      <w:r w:rsidR="00B55BBB" w:rsidRPr="00A3036C">
        <w:rPr>
          <w:rFonts w:ascii="Times New Roman" w:eastAsia="Aptos" w:hAnsi="Times New Roman" w:cs="Times New Roman"/>
          <w:sz w:val="24"/>
          <w:szCs w:val="24"/>
        </w:rPr>
        <w:t xml:space="preserve">. </w:t>
      </w:r>
    </w:p>
    <w:p w14:paraId="49AAA43E" w14:textId="50BF36D2" w:rsidR="004A289B" w:rsidRPr="00A3036C" w:rsidRDefault="00B55BBB" w:rsidP="00B04DC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Plenos, Guerreiros Dimensionais, compreendem os limites impostos pelo </w:t>
      </w:r>
      <w:r w:rsidRPr="00A3036C">
        <w:rPr>
          <w:rFonts w:ascii="Times New Roman" w:eastAsia="Aptos" w:hAnsi="Times New Roman" w:cs="Times New Roman"/>
          <w:i/>
          <w:iCs/>
          <w:sz w:val="24"/>
          <w:szCs w:val="24"/>
        </w:rPr>
        <w:t>mundo invisível</w:t>
      </w:r>
      <w:r w:rsidR="004A289B"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e afinados as energias da Fonte de Criação Universal, retomam a reunião presencial e telepática com os guerreiros do </w:t>
      </w:r>
      <w:r w:rsidRPr="00A3036C">
        <w:rPr>
          <w:rFonts w:ascii="Times New Roman" w:eastAsia="Aptos" w:hAnsi="Times New Roman" w:cs="Times New Roman"/>
          <w:i/>
          <w:iCs/>
          <w:sz w:val="24"/>
          <w:szCs w:val="24"/>
        </w:rPr>
        <w:t>exército dimensional</w:t>
      </w:r>
      <w:r w:rsidRPr="00A3036C">
        <w:rPr>
          <w:rFonts w:ascii="Times New Roman" w:eastAsia="Aptos" w:hAnsi="Times New Roman" w:cs="Times New Roman"/>
          <w:sz w:val="24"/>
          <w:szCs w:val="24"/>
        </w:rPr>
        <w:t>.</w:t>
      </w:r>
    </w:p>
    <w:p w14:paraId="321E7CE1" w14:textId="77777777" w:rsidR="00B55BBB" w:rsidRPr="00A3036C" w:rsidRDefault="00B55BBB" w:rsidP="00B55BBB">
      <w:pPr>
        <w:spacing w:after="0" w:line="256" w:lineRule="auto"/>
        <w:jc w:val="both"/>
        <w:rPr>
          <w:rFonts w:ascii="Times New Roman" w:eastAsia="Aptos" w:hAnsi="Times New Roman" w:cs="Times New Roman"/>
          <w:sz w:val="24"/>
          <w:szCs w:val="24"/>
        </w:rPr>
      </w:pPr>
    </w:p>
    <w:p w14:paraId="42FDF4B9" w14:textId="3A9B6727" w:rsidR="00B55BBB" w:rsidRPr="00A3036C" w:rsidRDefault="00B55BBB" w:rsidP="00B55BB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B04DCB" w:rsidRPr="00A3036C">
        <w:rPr>
          <w:rFonts w:ascii="Times New Roman" w:eastAsia="Aptos" w:hAnsi="Times New Roman" w:cs="Times New Roman"/>
          <w:sz w:val="24"/>
          <w:szCs w:val="24"/>
        </w:rPr>
        <w:t xml:space="preserve"> Compreensão é a </w:t>
      </w:r>
      <w:r w:rsidR="00DF477C" w:rsidRPr="00A3036C">
        <w:rPr>
          <w:rFonts w:ascii="Times New Roman" w:eastAsia="Aptos" w:hAnsi="Times New Roman" w:cs="Times New Roman"/>
          <w:sz w:val="24"/>
          <w:szCs w:val="24"/>
        </w:rPr>
        <w:t xml:space="preserve">palavra-chave para conscientizarmos a humanidade para o </w:t>
      </w:r>
      <w:r w:rsidR="00DF477C" w:rsidRPr="00A3036C">
        <w:rPr>
          <w:rFonts w:ascii="Times New Roman" w:eastAsia="Aptos" w:hAnsi="Times New Roman" w:cs="Times New Roman"/>
          <w:i/>
          <w:iCs/>
          <w:sz w:val="24"/>
          <w:szCs w:val="24"/>
        </w:rPr>
        <w:t>despertar em massa</w:t>
      </w:r>
      <w:r w:rsidR="00DF477C" w:rsidRPr="00A3036C">
        <w:rPr>
          <w:rFonts w:ascii="Times New Roman" w:eastAsia="Aptos" w:hAnsi="Times New Roman" w:cs="Times New Roman"/>
          <w:sz w:val="24"/>
          <w:szCs w:val="24"/>
        </w:rPr>
        <w:t xml:space="preserve"> ― Mateus, 46, decreta ― Pensemos que </w:t>
      </w:r>
      <w:r w:rsidR="00DF477C" w:rsidRPr="00A3036C">
        <w:rPr>
          <w:rFonts w:ascii="Times New Roman" w:eastAsia="Aptos" w:hAnsi="Times New Roman" w:cs="Times New Roman"/>
          <w:i/>
          <w:iCs/>
          <w:sz w:val="24"/>
          <w:szCs w:val="24"/>
        </w:rPr>
        <w:t>devagar se vai longe</w:t>
      </w:r>
      <w:r w:rsidR="00DF477C" w:rsidRPr="00A3036C">
        <w:rPr>
          <w:rFonts w:ascii="Times New Roman" w:eastAsia="Aptos" w:hAnsi="Times New Roman" w:cs="Times New Roman"/>
          <w:sz w:val="24"/>
          <w:szCs w:val="24"/>
        </w:rPr>
        <w:t>. ▬ compara.</w:t>
      </w:r>
    </w:p>
    <w:p w14:paraId="4FBFE27C" w14:textId="77777777" w:rsidR="00DF477C" w:rsidRPr="00A3036C" w:rsidRDefault="00DF477C" w:rsidP="00B55BBB">
      <w:pPr>
        <w:spacing w:after="0" w:line="256" w:lineRule="auto"/>
        <w:jc w:val="both"/>
        <w:rPr>
          <w:rFonts w:ascii="Times New Roman" w:eastAsia="Aptos" w:hAnsi="Times New Roman" w:cs="Times New Roman"/>
          <w:sz w:val="24"/>
          <w:szCs w:val="24"/>
        </w:rPr>
      </w:pPr>
    </w:p>
    <w:p w14:paraId="04E64459" w14:textId="0A3A4054" w:rsidR="00DF477C" w:rsidRPr="00A3036C" w:rsidRDefault="00DF477C" w:rsidP="00B55BB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Só acredito por estar vendo ― Tomé, 47, descontrai a ambiência ― E, sinceramente, cada vez mais amo o que vejo. ▬ tocado.</w:t>
      </w:r>
    </w:p>
    <w:p w14:paraId="7DCE7006" w14:textId="77777777" w:rsidR="00DF477C" w:rsidRPr="00A3036C" w:rsidRDefault="00DF477C" w:rsidP="00B55BBB">
      <w:pPr>
        <w:spacing w:after="0" w:line="256" w:lineRule="auto"/>
        <w:jc w:val="both"/>
        <w:rPr>
          <w:rFonts w:ascii="Times New Roman" w:eastAsia="Aptos" w:hAnsi="Times New Roman" w:cs="Times New Roman"/>
          <w:sz w:val="24"/>
          <w:szCs w:val="24"/>
        </w:rPr>
      </w:pPr>
    </w:p>
    <w:p w14:paraId="3D96906B" w14:textId="3366355E" w:rsidR="00DF477C" w:rsidRPr="00A3036C" w:rsidRDefault="00DF477C" w:rsidP="00B55BB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Amor incondicional é o nosso objetivo cada vez mais próximo para os corações abertos dos terráqueos ― Tiago Alfeu, 48, esgoela ― Trabalhemos para a humanidade colher os frutos propiciados pela </w:t>
      </w:r>
      <w:r w:rsidRPr="00A3036C">
        <w:rPr>
          <w:rFonts w:ascii="Times New Roman" w:eastAsia="Aptos" w:hAnsi="Times New Roman" w:cs="Times New Roman"/>
          <w:i/>
          <w:iCs/>
          <w:sz w:val="24"/>
          <w:szCs w:val="24"/>
        </w:rPr>
        <w:t>verdade absoluta</w:t>
      </w:r>
      <w:r w:rsidRPr="00A3036C">
        <w:rPr>
          <w:rFonts w:ascii="Times New Roman" w:eastAsia="Aptos" w:hAnsi="Times New Roman" w:cs="Times New Roman"/>
          <w:sz w:val="24"/>
          <w:szCs w:val="24"/>
        </w:rPr>
        <w:t>. ▬  estimula</w:t>
      </w:r>
      <w:r w:rsidR="00EF03A3" w:rsidRPr="00A3036C">
        <w:rPr>
          <w:rFonts w:ascii="Times New Roman" w:eastAsia="Aptos" w:hAnsi="Times New Roman" w:cs="Times New Roman"/>
          <w:sz w:val="24"/>
          <w:szCs w:val="24"/>
        </w:rPr>
        <w:t>nte</w:t>
      </w:r>
      <w:r w:rsidRPr="00A3036C">
        <w:rPr>
          <w:rFonts w:ascii="Times New Roman" w:eastAsia="Aptos" w:hAnsi="Times New Roman" w:cs="Times New Roman"/>
          <w:sz w:val="24"/>
          <w:szCs w:val="24"/>
        </w:rPr>
        <w:t>.</w:t>
      </w:r>
    </w:p>
    <w:p w14:paraId="4CE20216" w14:textId="77777777" w:rsidR="00EF03A3" w:rsidRPr="00A3036C" w:rsidRDefault="00EF03A3" w:rsidP="00B55BBB">
      <w:pPr>
        <w:spacing w:after="0" w:line="256" w:lineRule="auto"/>
        <w:jc w:val="both"/>
        <w:rPr>
          <w:rFonts w:ascii="Times New Roman" w:eastAsia="Aptos" w:hAnsi="Times New Roman" w:cs="Times New Roman"/>
          <w:sz w:val="24"/>
          <w:szCs w:val="24"/>
        </w:rPr>
      </w:pPr>
    </w:p>
    <w:p w14:paraId="0A9E5544" w14:textId="22BD948D" w:rsidR="00EF03A3" w:rsidRPr="00A3036C" w:rsidRDefault="00EF03A3" w:rsidP="00B55BBB">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Evolução imperceptível da humanidade está em curso ― Bartolomeu, 40, testemunha ― Só nos resta continuar a trabalhar com afinco por esta evolução. ▬ convoca.</w:t>
      </w:r>
    </w:p>
    <w:p w14:paraId="29A5B77C" w14:textId="77777777" w:rsidR="00EF03A3" w:rsidRPr="00A3036C" w:rsidRDefault="00EF03A3" w:rsidP="00B55BBB">
      <w:pPr>
        <w:spacing w:after="0" w:line="256" w:lineRule="auto"/>
        <w:jc w:val="both"/>
        <w:rPr>
          <w:rFonts w:ascii="Times New Roman" w:eastAsia="Aptos" w:hAnsi="Times New Roman" w:cs="Times New Roman"/>
          <w:sz w:val="24"/>
          <w:szCs w:val="24"/>
        </w:rPr>
      </w:pPr>
    </w:p>
    <w:p w14:paraId="0D95241A" w14:textId="7267615A" w:rsidR="005936CD" w:rsidRPr="00A3036C" w:rsidRDefault="00EF03A3"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Trabalhar o </w:t>
      </w:r>
      <w:r w:rsidRPr="00A3036C">
        <w:rPr>
          <w:rFonts w:ascii="Times New Roman" w:eastAsia="Aptos" w:hAnsi="Times New Roman" w:cs="Times New Roman"/>
          <w:i/>
          <w:iCs/>
          <w:sz w:val="24"/>
          <w:szCs w:val="24"/>
        </w:rPr>
        <w:t xml:space="preserve">despertar em massa </w:t>
      </w:r>
      <w:r w:rsidRPr="00A3036C">
        <w:rPr>
          <w:rFonts w:ascii="Times New Roman" w:eastAsia="Aptos" w:hAnsi="Times New Roman" w:cs="Times New Roman"/>
          <w:sz w:val="24"/>
          <w:szCs w:val="24"/>
        </w:rPr>
        <w:t xml:space="preserve">da humanidade é uma prazerosa </w:t>
      </w:r>
      <w:r w:rsidRPr="00A3036C">
        <w:rPr>
          <w:rFonts w:ascii="Times New Roman" w:eastAsia="Aptos" w:hAnsi="Times New Roman" w:cs="Times New Roman"/>
          <w:i/>
          <w:iCs/>
          <w:sz w:val="24"/>
          <w:szCs w:val="24"/>
        </w:rPr>
        <w:t xml:space="preserve">missão invisível </w:t>
      </w:r>
      <w:r w:rsidRPr="00A3036C">
        <w:rPr>
          <w:rFonts w:ascii="Times New Roman" w:eastAsia="Aptos" w:hAnsi="Times New Roman" w:cs="Times New Roman"/>
          <w:sz w:val="24"/>
          <w:szCs w:val="24"/>
        </w:rPr>
        <w:t>― Judas Tadeu, 39, satisfeito ― Ainda mais, por sermos privilegiados ao participarmos desta Guerra Dimensional, da qual seremos vencedores. ▬ vitorioso.</w:t>
      </w:r>
    </w:p>
    <w:p w14:paraId="63F9412A" w14:textId="77777777" w:rsidR="00EF03A3" w:rsidRPr="00A3036C" w:rsidRDefault="00EF03A3" w:rsidP="005936CD">
      <w:pPr>
        <w:spacing w:after="0" w:line="256" w:lineRule="auto"/>
        <w:jc w:val="both"/>
        <w:rPr>
          <w:rFonts w:ascii="Times New Roman" w:eastAsia="Aptos" w:hAnsi="Times New Roman" w:cs="Times New Roman"/>
          <w:sz w:val="24"/>
          <w:szCs w:val="24"/>
        </w:rPr>
      </w:pPr>
    </w:p>
    <w:p w14:paraId="4CA13155" w14:textId="2C503B13" w:rsidR="00EF03A3" w:rsidRPr="00A3036C" w:rsidRDefault="00EF03A3"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Humildade ensina não cantarmos vitória antes do tempo ― Simão Zelote, 38, repreende ― Não esqueçamos</w:t>
      </w:r>
      <w:r w:rsidR="00110265" w:rsidRPr="00A3036C">
        <w:rPr>
          <w:rFonts w:ascii="Times New Roman" w:eastAsia="Aptos" w:hAnsi="Times New Roman" w:cs="Times New Roman"/>
          <w:sz w:val="24"/>
          <w:szCs w:val="24"/>
        </w:rPr>
        <w:t xml:space="preserve"> que a vitória evolutiva da humanidade depende, unicamente, de seu livre arbítrio. ▬ previne.</w:t>
      </w:r>
    </w:p>
    <w:p w14:paraId="4FCAC836" w14:textId="77777777" w:rsidR="00110265" w:rsidRPr="00A3036C" w:rsidRDefault="00110265" w:rsidP="005936CD">
      <w:pPr>
        <w:spacing w:after="0" w:line="256" w:lineRule="auto"/>
        <w:jc w:val="both"/>
        <w:rPr>
          <w:rFonts w:ascii="Times New Roman" w:eastAsia="Aptos" w:hAnsi="Times New Roman" w:cs="Times New Roman"/>
          <w:sz w:val="24"/>
          <w:szCs w:val="24"/>
        </w:rPr>
      </w:pPr>
    </w:p>
    <w:p w14:paraId="3F2F147A" w14:textId="54BADE34" w:rsidR="00110265" w:rsidRPr="00A3036C" w:rsidRDefault="00110265"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Manutenção de energia alteada em quaisquer situações, nos permite acreditar, piamente, na nossa vitória ― Germano ressalta a ― Captar, por nossas intuições, ondas eletromagnéticas afinadas a Fonte de Criação Universal, nos levará a uma vitória incontestável, onde até os perdedores são agraciados com novas chances para evoluírem em outros mundos. ▬ definitivo.</w:t>
      </w:r>
    </w:p>
    <w:p w14:paraId="1B64B9CD" w14:textId="34C50BCD" w:rsidR="00D20BAA" w:rsidRPr="00A3036C" w:rsidRDefault="00D20BAA" w:rsidP="005936CD">
      <w:pPr>
        <w:spacing w:after="0" w:line="256" w:lineRule="auto"/>
        <w:jc w:val="both"/>
        <w:rPr>
          <w:rFonts w:ascii="Times New Roman" w:eastAsia="Aptos" w:hAnsi="Times New Roman" w:cs="Times New Roman"/>
          <w:sz w:val="24"/>
          <w:szCs w:val="24"/>
        </w:rPr>
      </w:pPr>
    </w:p>
    <w:p w14:paraId="04A4C04E" w14:textId="77777777" w:rsidR="00D20BAA" w:rsidRPr="00A3036C" w:rsidRDefault="00D20BAA" w:rsidP="005936C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Presentes em todo o </w:t>
      </w:r>
      <w:r w:rsidRPr="00A3036C">
        <w:rPr>
          <w:rFonts w:ascii="Times New Roman" w:eastAsia="Aptos" w:hAnsi="Times New Roman" w:cs="Times New Roman"/>
          <w:i/>
          <w:iCs/>
          <w:sz w:val="24"/>
          <w:szCs w:val="24"/>
        </w:rPr>
        <w:t>novo mundo</w:t>
      </w:r>
      <w:r w:rsidRPr="00A3036C">
        <w:rPr>
          <w:rFonts w:ascii="Times New Roman" w:eastAsia="Aptos" w:hAnsi="Times New Roman" w:cs="Times New Roman"/>
          <w:sz w:val="24"/>
          <w:szCs w:val="24"/>
        </w:rPr>
        <w:t xml:space="preserve">, Guerreiros Dimensionais registram vitórias pontuais, no que se diz respeito a adeptos do </w:t>
      </w:r>
      <w:r w:rsidRPr="00A3036C">
        <w:rPr>
          <w:rFonts w:ascii="Times New Roman" w:eastAsia="Aptos" w:hAnsi="Times New Roman" w:cs="Times New Roman"/>
          <w:i/>
          <w:iCs/>
          <w:sz w:val="24"/>
          <w:szCs w:val="24"/>
        </w:rPr>
        <w:t>despertar em massa</w:t>
      </w:r>
      <w:r w:rsidRPr="00A3036C">
        <w:rPr>
          <w:rFonts w:ascii="Times New Roman" w:eastAsia="Aptos" w:hAnsi="Times New Roman" w:cs="Times New Roman"/>
          <w:sz w:val="24"/>
          <w:szCs w:val="24"/>
        </w:rPr>
        <w:t>. Triunfos importantes, mas, ainda longe da consciência coletiva necessária para este fim.</w:t>
      </w:r>
    </w:p>
    <w:p w14:paraId="11CCBF21" w14:textId="77777777" w:rsidR="00967788" w:rsidRPr="00A3036C" w:rsidRDefault="00B649F4" w:rsidP="00967788">
      <w:pPr>
        <w:spacing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Pleito global realizado e mais uma vez as urnas eletrônicas, mesmo com as pesquisas indicando</w:t>
      </w:r>
      <w:r w:rsidR="00D20BAA"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as vitórias de Nefertari Mandela, 65, para Presidente Global e de Gabriel Cappallatte, 50, para CGU — Controladoria Geral de Uniões, contemplam os candidatos do Sistema Terra. Estratégia dos pilares sistêmicos: governo, religião, mídia e educação de promover assistencialismos com a criação de novos programas sociais e fomentar </w:t>
      </w:r>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ganância e</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medo</w:t>
      </w:r>
      <w:r w:rsidRPr="00A3036C">
        <w:rPr>
          <w:rFonts w:ascii="Times New Roman" w:eastAsia="Aptos" w:hAnsi="Times New Roman" w:cs="Times New Roman"/>
          <w:sz w:val="24"/>
          <w:szCs w:val="24"/>
        </w:rPr>
        <w:t xml:space="preserve">, estabelecendo, </w:t>
      </w:r>
      <w:r w:rsidR="00967788" w:rsidRPr="00A3036C">
        <w:rPr>
          <w:rFonts w:ascii="Times New Roman" w:eastAsia="Aptos" w:hAnsi="Times New Roman" w:cs="Times New Roman"/>
          <w:sz w:val="24"/>
          <w:szCs w:val="24"/>
        </w:rPr>
        <w:t>de forma concatenada</w:t>
      </w:r>
      <w:r w:rsidRPr="00A3036C">
        <w:rPr>
          <w:rFonts w:ascii="Times New Roman" w:eastAsia="Aptos" w:hAnsi="Times New Roman" w:cs="Times New Roman"/>
          <w:sz w:val="24"/>
          <w:szCs w:val="24"/>
        </w:rPr>
        <w:t>, o caos</w:t>
      </w:r>
      <w:r w:rsidR="00967788" w:rsidRPr="00A3036C">
        <w:rPr>
          <w:rFonts w:ascii="Times New Roman" w:eastAsia="Aptos" w:hAnsi="Times New Roman" w:cs="Times New Roman"/>
          <w:sz w:val="24"/>
          <w:szCs w:val="24"/>
        </w:rPr>
        <w:t xml:space="preserve"> em diversos segmentos sociais. Todos debelados pelo próprio Sistema Terra, através de Emmanuel Jesus de Deus, considerado para maioria da humanidade como a reencarnação de Jesus Cristo. Discursos santificados e contundentes intencionam e causam medo na humanidade como um todo.</w:t>
      </w:r>
    </w:p>
    <w:p w14:paraId="7D8B6873" w14:textId="4D7AA164" w:rsidR="00B649F4" w:rsidRPr="00A3036C" w:rsidRDefault="00633AA3" w:rsidP="009D208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Resistência Dimensional não se abala com a derrota, acreditando que tudo tem seu tempo. Lamenta mais uma perda oportunizada ao</w:t>
      </w:r>
      <w:r w:rsidR="009D208D" w:rsidRPr="00A3036C">
        <w:rPr>
          <w:rFonts w:ascii="Times New Roman" w:eastAsia="Aptos" w:hAnsi="Times New Roman" w:cs="Times New Roman"/>
          <w:sz w:val="24"/>
          <w:szCs w:val="24"/>
        </w:rPr>
        <w:t xml:space="preserve"> livre arbítrio do</w:t>
      </w:r>
      <w:r w:rsidRPr="00A3036C">
        <w:rPr>
          <w:rFonts w:ascii="Times New Roman" w:eastAsia="Aptos" w:hAnsi="Times New Roman" w:cs="Times New Roman"/>
          <w:sz w:val="24"/>
          <w:szCs w:val="24"/>
        </w:rPr>
        <w:t xml:space="preserve"> terrícola </w:t>
      </w:r>
      <w:r w:rsidR="009D208D" w:rsidRPr="00A3036C">
        <w:rPr>
          <w:rFonts w:ascii="Times New Roman" w:eastAsia="Aptos" w:hAnsi="Times New Roman" w:cs="Times New Roman"/>
          <w:sz w:val="24"/>
          <w:szCs w:val="24"/>
        </w:rPr>
        <w:t xml:space="preserve">de experenciar o </w:t>
      </w:r>
      <w:r w:rsidR="009D208D" w:rsidRPr="00A3036C">
        <w:rPr>
          <w:rFonts w:ascii="Times New Roman" w:eastAsia="Aptos" w:hAnsi="Times New Roman" w:cs="Times New Roman"/>
          <w:i/>
          <w:iCs/>
          <w:sz w:val="24"/>
          <w:szCs w:val="24"/>
        </w:rPr>
        <w:t xml:space="preserve">despertar em massa </w:t>
      </w:r>
      <w:r w:rsidRPr="00A3036C">
        <w:rPr>
          <w:rFonts w:ascii="Times New Roman" w:eastAsia="Aptos" w:hAnsi="Times New Roman" w:cs="Times New Roman"/>
          <w:sz w:val="24"/>
          <w:szCs w:val="24"/>
        </w:rPr>
        <w:t xml:space="preserve">para </w:t>
      </w:r>
      <w:r w:rsidR="009D208D" w:rsidRPr="00A3036C">
        <w:rPr>
          <w:rFonts w:ascii="Times New Roman" w:eastAsia="Aptos" w:hAnsi="Times New Roman" w:cs="Times New Roman"/>
          <w:sz w:val="24"/>
          <w:szCs w:val="24"/>
        </w:rPr>
        <w:t xml:space="preserve">evoluir na estrada de </w:t>
      </w:r>
      <w:r w:rsidR="009D208D" w:rsidRPr="00A3036C">
        <w:rPr>
          <w:rFonts w:ascii="Times New Roman" w:eastAsia="Aptos" w:hAnsi="Times New Roman" w:cs="Times New Roman"/>
          <w:i/>
          <w:iCs/>
          <w:sz w:val="24"/>
          <w:szCs w:val="24"/>
        </w:rPr>
        <w:t>o aprendizado da delicadeza</w:t>
      </w:r>
      <w:r w:rsidR="009D208D" w:rsidRPr="00A3036C">
        <w:rPr>
          <w:rFonts w:ascii="Times New Roman" w:eastAsia="Aptos" w:hAnsi="Times New Roman" w:cs="Times New Roman"/>
          <w:sz w:val="24"/>
          <w:szCs w:val="24"/>
        </w:rPr>
        <w:t>, explorada</w:t>
      </w:r>
      <w:r w:rsidR="00967788" w:rsidRPr="00A3036C">
        <w:rPr>
          <w:rFonts w:ascii="Times New Roman" w:eastAsia="Aptos" w:hAnsi="Times New Roman" w:cs="Times New Roman"/>
          <w:sz w:val="24"/>
          <w:szCs w:val="24"/>
        </w:rPr>
        <w:t xml:space="preserve"> </w:t>
      </w:r>
      <w:r w:rsidR="009D208D" w:rsidRPr="00A3036C">
        <w:rPr>
          <w:rFonts w:ascii="Times New Roman" w:eastAsia="Aptos" w:hAnsi="Times New Roman" w:cs="Times New Roman"/>
          <w:sz w:val="24"/>
          <w:szCs w:val="24"/>
        </w:rPr>
        <w:t xml:space="preserve">do </w:t>
      </w:r>
      <w:bookmarkStart w:id="107" w:name="_Hlk213408213"/>
      <w:r w:rsidR="009D208D" w:rsidRPr="00A3036C">
        <w:rPr>
          <w:rFonts w:ascii="Times New Roman" w:eastAsia="Aptos" w:hAnsi="Times New Roman" w:cs="Times New Roman"/>
          <w:i/>
          <w:iCs/>
          <w:sz w:val="24"/>
          <w:szCs w:val="24"/>
        </w:rPr>
        <w:t xml:space="preserve">quinto </w:t>
      </w:r>
      <w:r w:rsidR="009D208D" w:rsidRPr="00A3036C">
        <w:rPr>
          <w:rFonts w:ascii="Times New Roman" w:eastAsia="Aptos" w:hAnsi="Times New Roman" w:cs="Times New Roman"/>
          <w:sz w:val="24"/>
          <w:szCs w:val="24"/>
        </w:rPr>
        <w:t xml:space="preserve">ao </w:t>
      </w:r>
      <w:r w:rsidR="009D208D" w:rsidRPr="00A3036C">
        <w:rPr>
          <w:rFonts w:ascii="Times New Roman" w:eastAsia="Aptos" w:hAnsi="Times New Roman" w:cs="Times New Roman"/>
          <w:i/>
          <w:iCs/>
          <w:sz w:val="24"/>
          <w:szCs w:val="24"/>
        </w:rPr>
        <w:t xml:space="preserve">décimo segundo planos terráqueos </w:t>
      </w:r>
      <w:bookmarkEnd w:id="107"/>
      <w:r w:rsidR="009D208D" w:rsidRPr="00A3036C">
        <w:rPr>
          <w:rFonts w:ascii="Times New Roman" w:eastAsia="Aptos" w:hAnsi="Times New Roman" w:cs="Times New Roman"/>
          <w:sz w:val="24"/>
          <w:szCs w:val="24"/>
        </w:rPr>
        <w:t xml:space="preserve">para conquista do </w:t>
      </w:r>
      <w:r w:rsidR="009D208D" w:rsidRPr="00A3036C">
        <w:rPr>
          <w:rFonts w:ascii="Times New Roman" w:eastAsia="Aptos" w:hAnsi="Times New Roman" w:cs="Times New Roman"/>
          <w:i/>
          <w:iCs/>
          <w:sz w:val="24"/>
          <w:szCs w:val="24"/>
        </w:rPr>
        <w:t>amor incondicional</w:t>
      </w:r>
      <w:r w:rsidR="009D208D" w:rsidRPr="00A3036C">
        <w:rPr>
          <w:rFonts w:ascii="Times New Roman" w:eastAsia="Aptos" w:hAnsi="Times New Roman" w:cs="Times New Roman"/>
          <w:sz w:val="24"/>
          <w:szCs w:val="24"/>
        </w:rPr>
        <w:t xml:space="preserve">. Na verdade este novo fracasso eleitoral, estimula os Guerreiros Dimensionais a trabalharem mais a consciência humana aprisionada ao imperialismo de </w:t>
      </w:r>
      <w:r w:rsidR="009D208D" w:rsidRPr="00A3036C">
        <w:rPr>
          <w:rFonts w:ascii="Times New Roman" w:eastAsia="Aptos" w:hAnsi="Times New Roman" w:cs="Times New Roman"/>
          <w:i/>
          <w:iCs/>
          <w:sz w:val="24"/>
          <w:szCs w:val="24"/>
        </w:rPr>
        <w:t>os donos do mundo</w:t>
      </w:r>
      <w:r w:rsidR="009D208D" w:rsidRPr="00A3036C">
        <w:rPr>
          <w:rFonts w:ascii="Times New Roman" w:eastAsia="Aptos" w:hAnsi="Times New Roman" w:cs="Times New Roman"/>
          <w:sz w:val="24"/>
          <w:szCs w:val="24"/>
        </w:rPr>
        <w:t>.</w:t>
      </w:r>
    </w:p>
    <w:p w14:paraId="3E5BA10C" w14:textId="77777777" w:rsidR="003C5C7C" w:rsidRPr="00A3036C" w:rsidRDefault="003C5C7C" w:rsidP="009D208D">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Joseph,</w:t>
      </w:r>
      <w:r w:rsidR="009D208D" w:rsidRPr="00A3036C">
        <w:rPr>
          <w:rFonts w:ascii="Times New Roman" w:eastAsia="Aptos" w:hAnsi="Times New Roman" w:cs="Times New Roman"/>
          <w:sz w:val="24"/>
          <w:szCs w:val="24"/>
        </w:rPr>
        <w:t xml:space="preserve"> Michelle</w:t>
      </w:r>
      <w:r w:rsidRPr="00A3036C">
        <w:rPr>
          <w:rFonts w:ascii="Times New Roman" w:eastAsia="Aptos" w:hAnsi="Times New Roman" w:cs="Times New Roman"/>
          <w:sz w:val="24"/>
          <w:szCs w:val="24"/>
        </w:rPr>
        <w:t xml:space="preserve"> e Liz</w:t>
      </w:r>
      <w:r w:rsidR="009D208D" w:rsidRPr="00A3036C">
        <w:rPr>
          <w:rFonts w:ascii="Times New Roman" w:eastAsia="Aptos" w:hAnsi="Times New Roman" w:cs="Times New Roman"/>
          <w:sz w:val="24"/>
          <w:szCs w:val="24"/>
        </w:rPr>
        <w:t xml:space="preserve"> são </w:t>
      </w:r>
      <w:r w:rsidRPr="00A3036C">
        <w:rPr>
          <w:rFonts w:ascii="Times New Roman" w:eastAsia="Aptos" w:hAnsi="Times New Roman" w:cs="Times New Roman"/>
          <w:sz w:val="24"/>
          <w:szCs w:val="24"/>
        </w:rPr>
        <w:t>coautores de Tom Harrison, espírito de Joseph Harrison, na concepção do segundo livro,</w:t>
      </w:r>
      <w:r w:rsidRPr="00A3036C">
        <w:rPr>
          <w:rFonts w:ascii="Times New Roman" w:eastAsia="Aptos" w:hAnsi="Times New Roman" w:cs="Times New Roman"/>
          <w:b/>
          <w:bCs/>
        </w:rPr>
        <w:t xml:space="preserve"> e</w:t>
      </w:r>
      <w:r w:rsidRPr="00A3036C">
        <w:rPr>
          <w:rFonts w:ascii="Times New Roman" w:eastAsia="Aptos" w:hAnsi="Times New Roman" w:cs="Times New Roman"/>
          <w:b/>
          <w:bCs/>
          <w:color w:val="FF0000"/>
        </w:rPr>
        <w:t>X</w:t>
      </w:r>
      <w:r w:rsidRPr="00A3036C">
        <w:rPr>
          <w:rFonts w:ascii="Times New Roman" w:eastAsia="Aptos" w:hAnsi="Times New Roman" w:cs="Times New Roman"/>
          <w:b/>
          <w:bCs/>
        </w:rPr>
        <w:t xml:space="preserve">ilados da </w:t>
      </w:r>
      <w:r w:rsidRPr="00A3036C">
        <w:rPr>
          <w:rFonts w:ascii="Times New Roman" w:eastAsia="Aptos" w:hAnsi="Times New Roman" w:cs="Times New Roman"/>
          <w:b/>
          <w:bCs/>
          <w:color w:val="7030A0"/>
        </w:rPr>
        <w:t>T</w:t>
      </w:r>
      <w:r w:rsidRPr="00A3036C">
        <w:rPr>
          <w:rFonts w:ascii="Times New Roman" w:eastAsia="Aptos" w:hAnsi="Times New Roman" w:cs="Times New Roman"/>
          <w:b/>
          <w:bCs/>
        </w:rPr>
        <w:t xml:space="preserve">erra </w:t>
      </w:r>
      <w:r w:rsidRPr="00A3036C">
        <w:rPr>
          <w:rFonts w:ascii="Times New Roman" w:eastAsia="Aptos" w:hAnsi="Times New Roman" w:cs="Times New Roman"/>
          <w:b/>
          <w:bCs/>
          <w:sz w:val="24"/>
          <w:szCs w:val="24"/>
        </w:rPr>
        <w:t>─ passado pacto para o futuro</w:t>
      </w:r>
      <w:r w:rsidRPr="00A3036C">
        <w:rPr>
          <w:rFonts w:ascii="Times New Roman" w:eastAsia="Aptos" w:hAnsi="Times New Roman" w:cs="Times New Roman"/>
          <w:sz w:val="24"/>
          <w:szCs w:val="24"/>
        </w:rPr>
        <w:t>, da trilogia.</w:t>
      </w:r>
    </w:p>
    <w:p w14:paraId="5A4B2B6E" w14:textId="4FEE47C6" w:rsidR="00267970" w:rsidRPr="00A3036C" w:rsidRDefault="003C5C7C" w:rsidP="00F5105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Ações conjuntas provocam, no </w:t>
      </w:r>
      <w:r w:rsidRPr="00A3036C">
        <w:rPr>
          <w:rFonts w:ascii="Times New Roman" w:eastAsia="Aptos" w:hAnsi="Times New Roman" w:cs="Times New Roman"/>
          <w:b/>
          <w:bCs/>
          <w:sz w:val="24"/>
          <w:szCs w:val="24"/>
        </w:rPr>
        <w:t xml:space="preserve">underground </w:t>
      </w:r>
      <w:r w:rsidRPr="00A3036C">
        <w:rPr>
          <w:rFonts w:ascii="Times New Roman" w:eastAsia="Aptos" w:hAnsi="Times New Roman" w:cs="Times New Roman"/>
          <w:sz w:val="24"/>
          <w:szCs w:val="24"/>
        </w:rPr>
        <w:t xml:space="preserve">da internet, a leitura do primeiro livro: </w:t>
      </w:r>
      <w:r w:rsidRPr="00A3036C">
        <w:rPr>
          <w:rFonts w:ascii="Times New Roman" w:eastAsia="Aptos" w:hAnsi="Times New Roman" w:cs="Times New Roman"/>
          <w:b/>
          <w:bCs/>
        </w:rPr>
        <w:t>e</w:t>
      </w:r>
      <w:r w:rsidRPr="00A3036C">
        <w:rPr>
          <w:rFonts w:ascii="Times New Roman" w:eastAsia="Aptos" w:hAnsi="Times New Roman" w:cs="Times New Roman"/>
          <w:b/>
          <w:bCs/>
          <w:color w:val="FF0000"/>
        </w:rPr>
        <w:t>X</w:t>
      </w:r>
      <w:r w:rsidRPr="00A3036C">
        <w:rPr>
          <w:rFonts w:ascii="Times New Roman" w:eastAsia="Aptos" w:hAnsi="Times New Roman" w:cs="Times New Roman"/>
          <w:b/>
          <w:bCs/>
        </w:rPr>
        <w:t xml:space="preserve">ilados da </w:t>
      </w:r>
      <w:r w:rsidRPr="00A3036C">
        <w:rPr>
          <w:rFonts w:ascii="Times New Roman" w:eastAsia="Aptos" w:hAnsi="Times New Roman" w:cs="Times New Roman"/>
          <w:b/>
          <w:bCs/>
          <w:color w:val="7030A0"/>
        </w:rPr>
        <w:t>T</w:t>
      </w:r>
      <w:r w:rsidRPr="00A3036C">
        <w:rPr>
          <w:rFonts w:ascii="Times New Roman" w:eastAsia="Aptos" w:hAnsi="Times New Roman" w:cs="Times New Roman"/>
          <w:b/>
          <w:bCs/>
        </w:rPr>
        <w:t xml:space="preserve">erra </w:t>
      </w:r>
      <w:r w:rsidRPr="00A3036C">
        <w:rPr>
          <w:rFonts w:ascii="Times New Roman" w:eastAsia="Aptos" w:hAnsi="Times New Roman" w:cs="Times New Roman"/>
          <w:b/>
          <w:bCs/>
          <w:sz w:val="24"/>
          <w:szCs w:val="24"/>
        </w:rPr>
        <w:t>─ a minha raça é humana... o meu sexo é o amor... a minha religião é a caridade... todos os homens são iguais</w:t>
      </w:r>
      <w:r w:rsidRPr="00A3036C">
        <w:rPr>
          <w:rFonts w:ascii="Times New Roman" w:eastAsia="Aptos" w:hAnsi="Times New Roman" w:cs="Times New Roman"/>
          <w:sz w:val="24"/>
          <w:szCs w:val="24"/>
        </w:rPr>
        <w:t>, divulgando o lançamento do segundo da trilogia</w:t>
      </w:r>
      <w:r w:rsidR="009B6B65" w:rsidRPr="00A3036C">
        <w:rPr>
          <w:rFonts w:ascii="Times New Roman" w:eastAsia="Aptos" w:hAnsi="Times New Roman" w:cs="Times New Roman"/>
          <w:sz w:val="24"/>
          <w:szCs w:val="24"/>
        </w:rPr>
        <w:t xml:space="preserve"> próximo de ser finalizado.</w:t>
      </w:r>
      <w:r w:rsidR="009D208D" w:rsidRPr="00A3036C">
        <w:rPr>
          <w:rFonts w:ascii="Times New Roman" w:eastAsia="Aptos" w:hAnsi="Times New Roman" w:cs="Times New Roman"/>
          <w:sz w:val="24"/>
          <w:szCs w:val="24"/>
        </w:rPr>
        <w:t xml:space="preserve">  </w:t>
      </w:r>
      <w:r w:rsidR="009B6B65" w:rsidRPr="00A3036C">
        <w:rPr>
          <w:rFonts w:ascii="Times New Roman" w:eastAsia="Aptos" w:hAnsi="Times New Roman" w:cs="Times New Roman"/>
          <w:sz w:val="24"/>
          <w:szCs w:val="24"/>
        </w:rPr>
        <w:t xml:space="preserve">Crescimento da Resistência Dimensional é notório e preocupa </w:t>
      </w:r>
      <w:r w:rsidR="009B6B65" w:rsidRPr="00A3036C">
        <w:rPr>
          <w:rFonts w:ascii="Times New Roman" w:eastAsia="Aptos" w:hAnsi="Times New Roman" w:cs="Times New Roman"/>
          <w:i/>
          <w:iCs/>
          <w:sz w:val="24"/>
          <w:szCs w:val="24"/>
        </w:rPr>
        <w:t>malenirus</w:t>
      </w:r>
      <w:r w:rsidR="009B6B65" w:rsidRPr="00A3036C">
        <w:rPr>
          <w:rFonts w:ascii="Times New Roman" w:eastAsia="Aptos" w:hAnsi="Times New Roman" w:cs="Times New Roman"/>
          <w:sz w:val="24"/>
          <w:szCs w:val="24"/>
        </w:rPr>
        <w:t xml:space="preserve">, </w:t>
      </w:r>
      <w:r w:rsidR="009B6B65" w:rsidRPr="00A3036C">
        <w:rPr>
          <w:rFonts w:ascii="Times New Roman" w:eastAsia="Aptos" w:hAnsi="Times New Roman" w:cs="Times New Roman"/>
          <w:i/>
          <w:iCs/>
          <w:sz w:val="24"/>
          <w:szCs w:val="24"/>
        </w:rPr>
        <w:t xml:space="preserve">reinonaques </w:t>
      </w:r>
      <w:r w:rsidR="009B6B65" w:rsidRPr="00A3036C">
        <w:rPr>
          <w:rFonts w:ascii="Times New Roman" w:eastAsia="Aptos" w:hAnsi="Times New Roman" w:cs="Times New Roman"/>
          <w:sz w:val="24"/>
          <w:szCs w:val="24"/>
        </w:rPr>
        <w:t xml:space="preserve">e </w:t>
      </w:r>
      <w:r w:rsidR="009B6B65" w:rsidRPr="00A3036C">
        <w:rPr>
          <w:rFonts w:ascii="Times New Roman" w:eastAsia="Aptos" w:hAnsi="Times New Roman" w:cs="Times New Roman"/>
          <w:i/>
          <w:iCs/>
          <w:sz w:val="24"/>
          <w:szCs w:val="24"/>
        </w:rPr>
        <w:t>dominitilianos</w:t>
      </w:r>
      <w:r w:rsidR="009B6B65" w:rsidRPr="00A3036C">
        <w:rPr>
          <w:rFonts w:ascii="Times New Roman" w:eastAsia="Aptos" w:hAnsi="Times New Roman" w:cs="Times New Roman"/>
          <w:sz w:val="24"/>
          <w:szCs w:val="24"/>
        </w:rPr>
        <w:t xml:space="preserve">, apesar de terem o controle dos pilares sistêmicos: governo, religião, mídia e educação, não podem controlar o terrícola desperto e consciente de poder ter e ser Deus, através de seu livre arbítrio. Temerosos, </w:t>
      </w:r>
      <w:r w:rsidR="009B6B65" w:rsidRPr="00A3036C">
        <w:rPr>
          <w:rFonts w:ascii="Times New Roman" w:eastAsia="Aptos" w:hAnsi="Times New Roman" w:cs="Times New Roman"/>
          <w:i/>
          <w:iCs/>
          <w:sz w:val="24"/>
          <w:szCs w:val="24"/>
        </w:rPr>
        <w:t>os donos do mundo</w:t>
      </w:r>
      <w:r w:rsidR="009B6B65" w:rsidRPr="00A3036C">
        <w:rPr>
          <w:rFonts w:ascii="Times New Roman" w:eastAsia="Aptos" w:hAnsi="Times New Roman" w:cs="Times New Roman"/>
          <w:sz w:val="24"/>
          <w:szCs w:val="24"/>
        </w:rPr>
        <w:t xml:space="preserve"> utilizam-se de todos os expediente</w:t>
      </w:r>
      <w:r w:rsidR="00267970" w:rsidRPr="00A3036C">
        <w:rPr>
          <w:rFonts w:ascii="Times New Roman" w:eastAsia="Aptos" w:hAnsi="Times New Roman" w:cs="Times New Roman"/>
          <w:sz w:val="24"/>
          <w:szCs w:val="24"/>
        </w:rPr>
        <w:t>s para manutenção de energias rasteiras nutridas com</w:t>
      </w:r>
      <w:r w:rsidR="009B6B65" w:rsidRPr="00A3036C">
        <w:rPr>
          <w:rFonts w:ascii="Times New Roman" w:eastAsia="Aptos" w:hAnsi="Times New Roman" w:cs="Times New Roman"/>
          <w:i/>
          <w:iCs/>
          <w:sz w:val="24"/>
          <w:szCs w:val="24"/>
        </w:rPr>
        <w:t xml:space="preserve"> </w:t>
      </w:r>
      <w:r w:rsidR="00267970" w:rsidRPr="00A3036C">
        <w:rPr>
          <w:rFonts w:ascii="Times New Roman" w:eastAsia="Aptos" w:hAnsi="Times New Roman" w:cs="Times New Roman"/>
          <w:i/>
          <w:iCs/>
          <w:sz w:val="24"/>
          <w:szCs w:val="24"/>
        </w:rPr>
        <w:t>a tríade da maldade humana</w:t>
      </w:r>
      <w:r w:rsidR="00267970" w:rsidRPr="00A3036C">
        <w:rPr>
          <w:rFonts w:ascii="Times New Roman" w:eastAsia="Aptos" w:hAnsi="Times New Roman" w:cs="Times New Roman"/>
          <w:sz w:val="24"/>
          <w:szCs w:val="24"/>
        </w:rPr>
        <w:t xml:space="preserve">: </w:t>
      </w:r>
      <w:r w:rsidR="00267970" w:rsidRPr="00A3036C">
        <w:rPr>
          <w:rFonts w:ascii="Times New Roman" w:eastAsia="Aptos" w:hAnsi="Times New Roman" w:cs="Times New Roman"/>
          <w:i/>
          <w:iCs/>
          <w:sz w:val="24"/>
          <w:szCs w:val="24"/>
        </w:rPr>
        <w:t>ego</w:t>
      </w:r>
      <w:r w:rsidR="00267970" w:rsidRPr="00A3036C">
        <w:rPr>
          <w:rFonts w:ascii="Times New Roman" w:eastAsia="Aptos" w:hAnsi="Times New Roman" w:cs="Times New Roman"/>
          <w:sz w:val="24"/>
          <w:szCs w:val="24"/>
        </w:rPr>
        <w:t xml:space="preserve">, </w:t>
      </w:r>
      <w:r w:rsidR="00267970" w:rsidRPr="00A3036C">
        <w:rPr>
          <w:rFonts w:ascii="Times New Roman" w:eastAsia="Aptos" w:hAnsi="Times New Roman" w:cs="Times New Roman"/>
          <w:i/>
          <w:iCs/>
          <w:sz w:val="24"/>
          <w:szCs w:val="24"/>
        </w:rPr>
        <w:t>ganância e</w:t>
      </w:r>
      <w:r w:rsidR="00267970" w:rsidRPr="00A3036C">
        <w:rPr>
          <w:rFonts w:ascii="Times New Roman" w:eastAsia="Aptos" w:hAnsi="Times New Roman" w:cs="Times New Roman"/>
          <w:sz w:val="24"/>
          <w:szCs w:val="24"/>
        </w:rPr>
        <w:t xml:space="preserve"> </w:t>
      </w:r>
      <w:r w:rsidR="00267970" w:rsidRPr="00A3036C">
        <w:rPr>
          <w:rFonts w:ascii="Times New Roman" w:eastAsia="Aptos" w:hAnsi="Times New Roman" w:cs="Times New Roman"/>
          <w:i/>
          <w:iCs/>
          <w:sz w:val="24"/>
          <w:szCs w:val="24"/>
        </w:rPr>
        <w:t>medo</w:t>
      </w:r>
      <w:r w:rsidR="00267970" w:rsidRPr="00A3036C">
        <w:rPr>
          <w:rFonts w:ascii="Times New Roman" w:eastAsia="Aptos" w:hAnsi="Times New Roman" w:cs="Times New Roman"/>
          <w:sz w:val="24"/>
          <w:szCs w:val="24"/>
        </w:rPr>
        <w:t xml:space="preserve">. Sabedores do apego material do terráqueo ao Sistema Terra, acreditando serem </w:t>
      </w:r>
      <w:r w:rsidR="00267970" w:rsidRPr="00A3036C">
        <w:rPr>
          <w:rFonts w:ascii="Times New Roman" w:eastAsia="Aptos" w:hAnsi="Times New Roman" w:cs="Times New Roman"/>
          <w:i/>
          <w:iCs/>
          <w:sz w:val="24"/>
          <w:szCs w:val="24"/>
        </w:rPr>
        <w:t>as coisas o melhor da vida</w:t>
      </w:r>
      <w:r w:rsidR="00267970" w:rsidRPr="00A3036C">
        <w:rPr>
          <w:rFonts w:ascii="Times New Roman" w:eastAsia="Aptos" w:hAnsi="Times New Roman" w:cs="Times New Roman"/>
          <w:sz w:val="24"/>
          <w:szCs w:val="24"/>
        </w:rPr>
        <w:t xml:space="preserve">, promovem com intensidade, jamais vista, a </w:t>
      </w:r>
      <w:r w:rsidR="00267970" w:rsidRPr="00A3036C">
        <w:rPr>
          <w:rFonts w:ascii="Times New Roman" w:eastAsia="Aptos" w:hAnsi="Times New Roman" w:cs="Times New Roman"/>
          <w:i/>
          <w:iCs/>
          <w:sz w:val="24"/>
          <w:szCs w:val="24"/>
        </w:rPr>
        <w:t xml:space="preserve">mentira e ilusão </w:t>
      </w:r>
      <w:r w:rsidR="00267970" w:rsidRPr="00A3036C">
        <w:rPr>
          <w:rFonts w:ascii="Times New Roman" w:eastAsia="Aptos" w:hAnsi="Times New Roman" w:cs="Times New Roman"/>
          <w:sz w:val="24"/>
          <w:szCs w:val="24"/>
        </w:rPr>
        <w:t xml:space="preserve">estabelecidas durante milênios no planeta Terra. Reunidos, telepaticamente, com suas imagens projetadas em tempo real pelo </w:t>
      </w:r>
      <w:r w:rsidR="00267970" w:rsidRPr="00A3036C">
        <w:rPr>
          <w:rFonts w:ascii="Times New Roman" w:eastAsia="Aptos" w:hAnsi="Times New Roman" w:cs="Times New Roman"/>
          <w:i/>
          <w:iCs/>
          <w:sz w:val="24"/>
          <w:szCs w:val="24"/>
        </w:rPr>
        <w:t>túnel do tempo</w:t>
      </w:r>
      <w:r w:rsidR="00267970" w:rsidRPr="00A3036C">
        <w:rPr>
          <w:rFonts w:ascii="Times New Roman" w:eastAsia="Aptos" w:hAnsi="Times New Roman" w:cs="Times New Roman"/>
          <w:sz w:val="24"/>
          <w:szCs w:val="24"/>
        </w:rPr>
        <w:t xml:space="preserve">, </w:t>
      </w:r>
      <w:r w:rsidR="00F5105A" w:rsidRPr="00A3036C">
        <w:rPr>
          <w:rFonts w:ascii="Times New Roman" w:eastAsia="Aptos" w:hAnsi="Times New Roman" w:cs="Times New Roman"/>
          <w:sz w:val="24"/>
          <w:szCs w:val="24"/>
        </w:rPr>
        <w:t xml:space="preserve">discutem as orientações de SUTA — Senhor Universal das Trevas para postergarem por tempo indeterminado o </w:t>
      </w:r>
      <w:r w:rsidR="00F5105A" w:rsidRPr="00A3036C">
        <w:rPr>
          <w:rFonts w:ascii="Times New Roman" w:eastAsia="Aptos" w:hAnsi="Times New Roman" w:cs="Times New Roman"/>
          <w:sz w:val="24"/>
          <w:szCs w:val="24"/>
        </w:rPr>
        <w:lastRenderedPageBreak/>
        <w:t>Sistema Terra, neutralizando a Resistência Dimensional energizada pelo SEU — Soberana Energia Universal.</w:t>
      </w:r>
    </w:p>
    <w:p w14:paraId="700659C9" w14:textId="5BB6EC0B" w:rsidR="00F5105A" w:rsidRPr="00A3036C" w:rsidRDefault="00F5105A" w:rsidP="00F5105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SUTA </w:t>
      </w:r>
      <w:r w:rsidR="00160629" w:rsidRPr="00A3036C">
        <w:rPr>
          <w:rFonts w:ascii="Times New Roman" w:eastAsia="Aptos" w:hAnsi="Times New Roman" w:cs="Times New Roman"/>
          <w:sz w:val="24"/>
          <w:szCs w:val="24"/>
        </w:rPr>
        <w:t xml:space="preserve"> não está nada satisfeito por estarmos tendo que fraudar as últimas eleições globais para manutenção do Sistema Terra ― Algozlenirus brada preocupação ― Sem contar a força energética de </w:t>
      </w:r>
      <w:r w:rsidR="00160629" w:rsidRPr="00A3036C">
        <w:rPr>
          <w:rFonts w:ascii="Times New Roman" w:eastAsia="Aptos" w:hAnsi="Times New Roman" w:cs="Times New Roman"/>
          <w:b/>
          <w:bCs/>
          <w:sz w:val="24"/>
          <w:szCs w:val="24"/>
        </w:rPr>
        <w:t>Yeshua</w:t>
      </w:r>
      <w:r w:rsidR="00160629" w:rsidRPr="00A3036C">
        <w:rPr>
          <w:rFonts w:ascii="Times New Roman" w:eastAsia="Aptos" w:hAnsi="Times New Roman" w:cs="Times New Roman"/>
          <w:sz w:val="24"/>
          <w:szCs w:val="24"/>
        </w:rPr>
        <w:t xml:space="preserve"> que pode se manifestar publicamente e nos colocar em situação delicada em relação a </w:t>
      </w:r>
      <w:r w:rsidR="00160629" w:rsidRPr="00A3036C">
        <w:rPr>
          <w:rFonts w:ascii="Times New Roman" w:eastAsia="Aptos" w:hAnsi="Times New Roman" w:cs="Times New Roman"/>
          <w:i/>
          <w:iCs/>
          <w:sz w:val="24"/>
          <w:szCs w:val="24"/>
        </w:rPr>
        <w:t xml:space="preserve">mentira e ilusão </w:t>
      </w:r>
      <w:r w:rsidR="00160629" w:rsidRPr="00A3036C">
        <w:rPr>
          <w:rFonts w:ascii="Times New Roman" w:eastAsia="Aptos" w:hAnsi="Times New Roman" w:cs="Times New Roman"/>
          <w:sz w:val="24"/>
          <w:szCs w:val="24"/>
        </w:rPr>
        <w:t>estabelecidas em nossa gestão por milênios. ▬ irado.</w:t>
      </w:r>
    </w:p>
    <w:p w14:paraId="3A0F27F0" w14:textId="77777777" w:rsidR="00160629" w:rsidRPr="00A3036C" w:rsidRDefault="00160629" w:rsidP="00F5105A">
      <w:pPr>
        <w:spacing w:after="0" w:line="256" w:lineRule="auto"/>
        <w:jc w:val="both"/>
        <w:rPr>
          <w:rFonts w:ascii="Times New Roman" w:eastAsia="Aptos" w:hAnsi="Times New Roman" w:cs="Times New Roman"/>
          <w:sz w:val="24"/>
          <w:szCs w:val="24"/>
        </w:rPr>
      </w:pPr>
    </w:p>
    <w:p w14:paraId="6CA5154E" w14:textId="142F4268" w:rsidR="00406635" w:rsidRPr="00A3036C" w:rsidRDefault="00160629" w:rsidP="00406635">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Aparições públicas de Emmanuel Jesus de Deus estão cumprindo nosso objetivo ― Ilusiodiano minimiza ― </w:t>
      </w:r>
      <w:r w:rsidR="00406635" w:rsidRPr="00A3036C">
        <w:rPr>
          <w:rFonts w:ascii="Times New Roman" w:eastAsia="Aptos" w:hAnsi="Times New Roman" w:cs="Times New Roman"/>
          <w:sz w:val="24"/>
          <w:szCs w:val="24"/>
        </w:rPr>
        <w:t xml:space="preserve">O livre arbítrio terráqueo influenciado com </w:t>
      </w:r>
      <w:r w:rsidR="00406635" w:rsidRPr="00A3036C">
        <w:rPr>
          <w:rFonts w:ascii="Times New Roman" w:eastAsia="Aptos" w:hAnsi="Times New Roman" w:cs="Times New Roman"/>
          <w:i/>
          <w:iCs/>
          <w:sz w:val="24"/>
          <w:szCs w:val="24"/>
        </w:rPr>
        <w:t>a tríade da maldade humana</w:t>
      </w:r>
      <w:r w:rsidR="00406635" w:rsidRPr="00A3036C">
        <w:rPr>
          <w:rFonts w:ascii="Times New Roman" w:eastAsia="Aptos" w:hAnsi="Times New Roman" w:cs="Times New Roman"/>
          <w:sz w:val="24"/>
          <w:szCs w:val="24"/>
        </w:rPr>
        <w:t xml:space="preserve">: </w:t>
      </w:r>
      <w:r w:rsidR="00406635" w:rsidRPr="00A3036C">
        <w:rPr>
          <w:rFonts w:ascii="Times New Roman" w:eastAsia="Aptos" w:hAnsi="Times New Roman" w:cs="Times New Roman"/>
          <w:i/>
          <w:iCs/>
          <w:sz w:val="24"/>
          <w:szCs w:val="24"/>
        </w:rPr>
        <w:t>ego</w:t>
      </w:r>
      <w:r w:rsidR="00406635" w:rsidRPr="00A3036C">
        <w:rPr>
          <w:rFonts w:ascii="Times New Roman" w:eastAsia="Aptos" w:hAnsi="Times New Roman" w:cs="Times New Roman"/>
          <w:sz w:val="24"/>
          <w:szCs w:val="24"/>
        </w:rPr>
        <w:t xml:space="preserve">, </w:t>
      </w:r>
      <w:r w:rsidR="00406635" w:rsidRPr="00A3036C">
        <w:rPr>
          <w:rFonts w:ascii="Times New Roman" w:eastAsia="Aptos" w:hAnsi="Times New Roman" w:cs="Times New Roman"/>
          <w:i/>
          <w:iCs/>
          <w:sz w:val="24"/>
          <w:szCs w:val="24"/>
        </w:rPr>
        <w:t>ganância e</w:t>
      </w:r>
      <w:r w:rsidR="00406635" w:rsidRPr="00A3036C">
        <w:rPr>
          <w:rFonts w:ascii="Times New Roman" w:eastAsia="Aptos" w:hAnsi="Times New Roman" w:cs="Times New Roman"/>
          <w:sz w:val="24"/>
          <w:szCs w:val="24"/>
        </w:rPr>
        <w:t xml:space="preserve"> </w:t>
      </w:r>
      <w:r w:rsidR="00406635" w:rsidRPr="00A3036C">
        <w:rPr>
          <w:rFonts w:ascii="Times New Roman" w:eastAsia="Aptos" w:hAnsi="Times New Roman" w:cs="Times New Roman"/>
          <w:i/>
          <w:iCs/>
          <w:sz w:val="24"/>
          <w:szCs w:val="24"/>
        </w:rPr>
        <w:t xml:space="preserve">medo </w:t>
      </w:r>
      <w:r w:rsidR="00406635" w:rsidRPr="00A3036C">
        <w:rPr>
          <w:rFonts w:ascii="Times New Roman" w:eastAsia="Aptos" w:hAnsi="Times New Roman" w:cs="Times New Roman"/>
          <w:sz w:val="24"/>
          <w:szCs w:val="24"/>
        </w:rPr>
        <w:t>continua sendo nosso maior trunfo. ▬ constata.</w:t>
      </w:r>
    </w:p>
    <w:p w14:paraId="00C6D899" w14:textId="77777777" w:rsidR="00406635" w:rsidRPr="00A3036C" w:rsidRDefault="00406635" w:rsidP="00406635">
      <w:pPr>
        <w:spacing w:after="0" w:line="256" w:lineRule="auto"/>
        <w:jc w:val="both"/>
        <w:rPr>
          <w:rFonts w:ascii="Times New Roman" w:eastAsia="Aptos" w:hAnsi="Times New Roman" w:cs="Times New Roman"/>
          <w:sz w:val="24"/>
          <w:szCs w:val="24"/>
        </w:rPr>
      </w:pPr>
    </w:p>
    <w:p w14:paraId="35D7803C" w14:textId="5D79012A" w:rsidR="00406635" w:rsidRPr="00A3036C" w:rsidRDefault="00406635" w:rsidP="00406635">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Nós sabemos que a Resistência Dimensional não pode ultrapassar os limites estabelecidos pelo SEU, a fim de evitar uma revolução global incontrolável ― Reinovil observa ― Poluir a consciência humana com energias maléficas, aliviando, pontualmente, sofrimentos e fomentando a esperança de um mundo melhor com ações relevantes para sociedade mundial</w:t>
      </w:r>
      <w:r w:rsidR="003F772A" w:rsidRPr="00A3036C">
        <w:rPr>
          <w:rFonts w:ascii="Times New Roman" w:eastAsia="Aptos" w:hAnsi="Times New Roman" w:cs="Times New Roman"/>
          <w:sz w:val="24"/>
          <w:szCs w:val="24"/>
        </w:rPr>
        <w:t xml:space="preserve"> continua senso o melhor caminho</w:t>
      </w:r>
      <w:r w:rsidRPr="00A3036C">
        <w:rPr>
          <w:rFonts w:ascii="Times New Roman" w:eastAsia="Aptos" w:hAnsi="Times New Roman" w:cs="Times New Roman"/>
          <w:sz w:val="24"/>
          <w:szCs w:val="24"/>
        </w:rPr>
        <w:t xml:space="preserve">. ▬ opina. </w:t>
      </w:r>
    </w:p>
    <w:p w14:paraId="0C0E83CB" w14:textId="77777777" w:rsidR="00406635" w:rsidRPr="00A3036C" w:rsidRDefault="00406635" w:rsidP="00406635">
      <w:pPr>
        <w:spacing w:after="0" w:line="256" w:lineRule="auto"/>
        <w:jc w:val="both"/>
        <w:rPr>
          <w:rFonts w:ascii="Times New Roman" w:eastAsia="Aptos" w:hAnsi="Times New Roman" w:cs="Times New Roman"/>
          <w:sz w:val="24"/>
          <w:szCs w:val="24"/>
        </w:rPr>
      </w:pPr>
    </w:p>
    <w:p w14:paraId="4A44C816" w14:textId="77777777" w:rsidR="00406635" w:rsidRPr="00A3036C" w:rsidRDefault="00406635" w:rsidP="00406635">
      <w:pPr>
        <w:spacing w:after="0" w:line="256" w:lineRule="auto"/>
        <w:jc w:val="both"/>
        <w:rPr>
          <w:rFonts w:ascii="Times New Roman" w:eastAsia="Aptos" w:hAnsi="Times New Roman" w:cs="Times New Roman"/>
          <w:sz w:val="24"/>
          <w:szCs w:val="24"/>
        </w:rPr>
      </w:pPr>
    </w:p>
    <w:p w14:paraId="58B75DAA" w14:textId="77777777" w:rsidR="003F772A" w:rsidRPr="00A3036C" w:rsidRDefault="00406635" w:rsidP="00406635">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3F772A" w:rsidRPr="00A3036C">
        <w:rPr>
          <w:rFonts w:ascii="Times New Roman" w:eastAsia="Aptos" w:hAnsi="Times New Roman" w:cs="Times New Roman"/>
          <w:sz w:val="24"/>
          <w:szCs w:val="24"/>
        </w:rPr>
        <w:t xml:space="preserve"> Emmanuel Jesus de Deus deve realizar um milagre incontestável até mesmo para os terrícolas ateus ― Reinódio sugestiona ― Se, comandados pelo SUTA submergirmos o Hemisfério Norte, também poderíamos emergi-lo pela interveniência miraculosa da reencarnação de Jesus Cristo. ▬ articula.</w:t>
      </w:r>
    </w:p>
    <w:p w14:paraId="39B68864" w14:textId="77777777" w:rsidR="00101A06" w:rsidRPr="00A3036C" w:rsidRDefault="00101A06" w:rsidP="00406635">
      <w:pPr>
        <w:spacing w:after="0" w:line="256" w:lineRule="auto"/>
        <w:jc w:val="both"/>
        <w:rPr>
          <w:rFonts w:ascii="Times New Roman" w:eastAsia="Aptos" w:hAnsi="Times New Roman" w:cs="Times New Roman"/>
          <w:sz w:val="24"/>
          <w:szCs w:val="24"/>
        </w:rPr>
      </w:pPr>
    </w:p>
    <w:p w14:paraId="20CF47BE" w14:textId="5576A6EB" w:rsidR="00101A06" w:rsidRPr="00A3036C" w:rsidRDefault="00101A06" w:rsidP="00406635">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Neste momento o SUTA — Senhor Universal das Trevas exibe no </w:t>
      </w:r>
      <w:r w:rsidRPr="00A3036C">
        <w:rPr>
          <w:rFonts w:ascii="Times New Roman" w:eastAsia="Aptos" w:hAnsi="Times New Roman" w:cs="Times New Roman"/>
          <w:i/>
          <w:iCs/>
          <w:sz w:val="24"/>
          <w:szCs w:val="24"/>
        </w:rPr>
        <w:t xml:space="preserve">túnel do tempo </w:t>
      </w:r>
      <w:r w:rsidRPr="00A3036C">
        <w:rPr>
          <w:rFonts w:ascii="Times New Roman" w:eastAsia="Aptos" w:hAnsi="Times New Roman" w:cs="Times New Roman"/>
          <w:sz w:val="24"/>
          <w:szCs w:val="24"/>
        </w:rPr>
        <w:t>todos os mundos, sob seu comando energético alimentado pelas ondas eletromagnéticas provenientes da interpretação errônea do terrícola de seu livre arbítrio.</w:t>
      </w:r>
    </w:p>
    <w:p w14:paraId="29C4B7EE" w14:textId="4A72F878" w:rsidR="00101A06" w:rsidRPr="00A3036C" w:rsidRDefault="00CB324A" w:rsidP="00406635">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Habitantes, opcionalmente, destes </w:t>
      </w:r>
      <w:r w:rsidR="00D84607" w:rsidRPr="00A3036C">
        <w:rPr>
          <w:rFonts w:ascii="Times New Roman" w:eastAsia="Aptos" w:hAnsi="Times New Roman" w:cs="Times New Roman"/>
          <w:sz w:val="24"/>
          <w:szCs w:val="24"/>
        </w:rPr>
        <w:t>mundos inferiores ainda podem trilhar o caminho do</w:t>
      </w:r>
      <w:r w:rsidR="00D84607" w:rsidRPr="00A3036C">
        <w:rPr>
          <w:rFonts w:ascii="Times New Roman" w:eastAsia="Aptos" w:hAnsi="Times New Roman" w:cs="Times New Roman"/>
          <w:i/>
          <w:iCs/>
          <w:sz w:val="24"/>
          <w:szCs w:val="24"/>
        </w:rPr>
        <w:t xml:space="preserve"> quinto </w:t>
      </w:r>
      <w:r w:rsidR="00D84607" w:rsidRPr="00A3036C">
        <w:rPr>
          <w:rFonts w:ascii="Times New Roman" w:eastAsia="Aptos" w:hAnsi="Times New Roman" w:cs="Times New Roman"/>
          <w:sz w:val="24"/>
          <w:szCs w:val="24"/>
        </w:rPr>
        <w:t xml:space="preserve">ao </w:t>
      </w:r>
      <w:r w:rsidR="00D84607" w:rsidRPr="00A3036C">
        <w:rPr>
          <w:rFonts w:ascii="Times New Roman" w:eastAsia="Aptos" w:hAnsi="Times New Roman" w:cs="Times New Roman"/>
          <w:i/>
          <w:iCs/>
          <w:sz w:val="24"/>
          <w:szCs w:val="24"/>
        </w:rPr>
        <w:t>décimo segundo planos terráqueos</w:t>
      </w:r>
      <w:r w:rsidR="00D84607" w:rsidRPr="00A3036C">
        <w:rPr>
          <w:rFonts w:ascii="Times New Roman" w:eastAsia="Aptos" w:hAnsi="Times New Roman" w:cs="Times New Roman"/>
          <w:sz w:val="24"/>
          <w:szCs w:val="24"/>
        </w:rPr>
        <w:t xml:space="preserve"> de </w:t>
      </w:r>
      <w:r w:rsidR="00D84607" w:rsidRPr="00A3036C">
        <w:rPr>
          <w:rFonts w:ascii="Times New Roman" w:eastAsia="Aptos" w:hAnsi="Times New Roman" w:cs="Times New Roman"/>
          <w:i/>
          <w:iCs/>
          <w:sz w:val="24"/>
          <w:szCs w:val="24"/>
        </w:rPr>
        <w:t xml:space="preserve">o aprendizado da delicadeza </w:t>
      </w:r>
      <w:r w:rsidR="00D84607" w:rsidRPr="00A3036C">
        <w:rPr>
          <w:rFonts w:ascii="Times New Roman" w:eastAsia="Aptos" w:hAnsi="Times New Roman" w:cs="Times New Roman"/>
          <w:sz w:val="24"/>
          <w:szCs w:val="24"/>
        </w:rPr>
        <w:t xml:space="preserve">em </w:t>
      </w:r>
      <w:r w:rsidR="00D84607" w:rsidRPr="00A3036C">
        <w:rPr>
          <w:rFonts w:ascii="Times New Roman" w:eastAsia="Aptos" w:hAnsi="Times New Roman" w:cs="Times New Roman"/>
          <w:b/>
          <w:bCs/>
          <w:sz w:val="24"/>
          <w:szCs w:val="24"/>
        </w:rPr>
        <w:t>Evoluirejá</w:t>
      </w:r>
      <w:r w:rsidR="00D84607" w:rsidRPr="00A3036C">
        <w:rPr>
          <w:rFonts w:ascii="Times New Roman" w:eastAsia="Aptos" w:hAnsi="Times New Roman" w:cs="Times New Roman"/>
          <w:sz w:val="24"/>
          <w:szCs w:val="24"/>
        </w:rPr>
        <w:t xml:space="preserve"> para conquistarem o </w:t>
      </w:r>
      <w:r w:rsidR="00D84607" w:rsidRPr="00A3036C">
        <w:rPr>
          <w:rFonts w:ascii="Times New Roman" w:eastAsia="Aptos" w:hAnsi="Times New Roman" w:cs="Times New Roman"/>
          <w:i/>
          <w:iCs/>
          <w:sz w:val="24"/>
          <w:szCs w:val="24"/>
        </w:rPr>
        <w:t>amor incondicional</w:t>
      </w:r>
      <w:r w:rsidR="00D84607" w:rsidRPr="00A3036C">
        <w:rPr>
          <w:rFonts w:ascii="Times New Roman" w:eastAsia="Aptos" w:hAnsi="Times New Roman" w:cs="Times New Roman"/>
          <w:sz w:val="24"/>
          <w:szCs w:val="24"/>
        </w:rPr>
        <w:t>. Livre arbítrio destes seres, os levam a não recepcionarem as energias evolutivas emitidas pelo SEU — Soberana Energia Universal e, sim, as negativas propiciadas</w:t>
      </w:r>
      <w:r w:rsidR="002D0112" w:rsidRPr="00A3036C">
        <w:rPr>
          <w:rFonts w:ascii="Times New Roman" w:eastAsia="Aptos" w:hAnsi="Times New Roman" w:cs="Times New Roman"/>
          <w:sz w:val="24"/>
          <w:szCs w:val="24"/>
        </w:rPr>
        <w:t xml:space="preserve"> por escolhas próprias que impulsionam o desequilíbrio da inteligência e moral destes povos e, por, conseguinte de seus líderes submetidos ao SPA — Supremo Poder Anônimo controlado com </w:t>
      </w:r>
      <w:r w:rsidR="002D0112" w:rsidRPr="00A3036C">
        <w:rPr>
          <w:rFonts w:ascii="Times New Roman" w:eastAsia="Aptos" w:hAnsi="Times New Roman" w:cs="Times New Roman"/>
          <w:i/>
          <w:iCs/>
          <w:sz w:val="24"/>
          <w:szCs w:val="24"/>
        </w:rPr>
        <w:t xml:space="preserve">mãos de ferro </w:t>
      </w:r>
      <w:r w:rsidR="002D0112" w:rsidRPr="00A3036C">
        <w:rPr>
          <w:rFonts w:ascii="Times New Roman" w:eastAsia="Aptos" w:hAnsi="Times New Roman" w:cs="Times New Roman"/>
          <w:sz w:val="24"/>
          <w:szCs w:val="24"/>
        </w:rPr>
        <w:t>pelo SUTA. Dotados de tecnologias de inteligências avançadas e de moralidades atrasadas, no que se diz respeito as determinações evolutivas proclamadas pelo SEU, através da Resistência Dimensional</w:t>
      </w:r>
      <w:r w:rsidR="00780456" w:rsidRPr="00A3036C">
        <w:rPr>
          <w:rFonts w:ascii="Times New Roman" w:eastAsia="Aptos" w:hAnsi="Times New Roman" w:cs="Times New Roman"/>
          <w:sz w:val="24"/>
          <w:szCs w:val="24"/>
        </w:rPr>
        <w:t>, alimentam-se de energias maléficas, fortalecendo e definindo com suas ações o reinado universal de SUTA</w:t>
      </w:r>
      <w:r w:rsidR="002D0112" w:rsidRPr="00A3036C">
        <w:rPr>
          <w:rFonts w:ascii="Times New Roman" w:eastAsia="Aptos" w:hAnsi="Times New Roman" w:cs="Times New Roman"/>
          <w:sz w:val="24"/>
          <w:szCs w:val="24"/>
        </w:rPr>
        <w:t xml:space="preserve"> </w:t>
      </w:r>
      <w:r w:rsidR="00780456" w:rsidRPr="00A3036C">
        <w:rPr>
          <w:rFonts w:ascii="Times New Roman" w:eastAsia="Aptos" w:hAnsi="Times New Roman" w:cs="Times New Roman"/>
          <w:sz w:val="24"/>
          <w:szCs w:val="24"/>
        </w:rPr>
        <w:t>confrontado pelo SEU, verdadeiro provedor da Fonte de Criação Universal.</w:t>
      </w:r>
    </w:p>
    <w:p w14:paraId="3BF7C410" w14:textId="1D64A3E1" w:rsidR="00EB7D3F" w:rsidRPr="00A3036C" w:rsidRDefault="00EB7D3F" w:rsidP="00EB7D3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Líderes destes mundos estão alertas e com todas suas ondas eletromagnéticas maléficas sendo emitidas para influenciarem a má utilização do livre arbítrio terrícola. Apegados a </w:t>
      </w:r>
      <w:r w:rsidRPr="00A3036C">
        <w:rPr>
          <w:rFonts w:ascii="Times New Roman" w:eastAsia="Aptos" w:hAnsi="Times New Roman" w:cs="Times New Roman"/>
          <w:i/>
          <w:iCs/>
          <w:sz w:val="24"/>
          <w:szCs w:val="24"/>
        </w:rPr>
        <w:t xml:space="preserve">mentira e ilusão </w:t>
      </w:r>
      <w:r w:rsidRPr="00A3036C">
        <w:rPr>
          <w:rFonts w:ascii="Times New Roman" w:eastAsia="Aptos" w:hAnsi="Times New Roman" w:cs="Times New Roman"/>
          <w:sz w:val="24"/>
          <w:szCs w:val="24"/>
        </w:rPr>
        <w:t xml:space="preserve">materializada do Sistema Terra experimentarão estes e outros mundos preparados pela generosidade de Jesus Cristo para receberem, conforme previsto no segundo livro da trilogia, </w:t>
      </w:r>
      <w:r w:rsidRPr="00A3036C">
        <w:rPr>
          <w:rFonts w:ascii="Times New Roman" w:eastAsia="Aptos" w:hAnsi="Times New Roman" w:cs="Times New Roman"/>
          <w:b/>
          <w:bCs/>
        </w:rPr>
        <w:t>e</w:t>
      </w:r>
      <w:r w:rsidRPr="00A3036C">
        <w:rPr>
          <w:rFonts w:ascii="Times New Roman" w:eastAsia="Aptos" w:hAnsi="Times New Roman" w:cs="Times New Roman"/>
          <w:b/>
          <w:bCs/>
          <w:color w:val="FF0000"/>
        </w:rPr>
        <w:t>X</w:t>
      </w:r>
      <w:r w:rsidRPr="00A3036C">
        <w:rPr>
          <w:rFonts w:ascii="Times New Roman" w:eastAsia="Aptos" w:hAnsi="Times New Roman" w:cs="Times New Roman"/>
          <w:b/>
          <w:bCs/>
        </w:rPr>
        <w:t xml:space="preserve">ilados da </w:t>
      </w:r>
      <w:r w:rsidRPr="00A3036C">
        <w:rPr>
          <w:rFonts w:ascii="Times New Roman" w:eastAsia="Aptos" w:hAnsi="Times New Roman" w:cs="Times New Roman"/>
          <w:b/>
          <w:bCs/>
          <w:color w:val="7030A0"/>
        </w:rPr>
        <w:t>T</w:t>
      </w:r>
      <w:r w:rsidRPr="00A3036C">
        <w:rPr>
          <w:rFonts w:ascii="Times New Roman" w:eastAsia="Aptos" w:hAnsi="Times New Roman" w:cs="Times New Roman"/>
          <w:b/>
          <w:bCs/>
        </w:rPr>
        <w:t xml:space="preserve">erra </w:t>
      </w:r>
      <w:r w:rsidRPr="00A3036C">
        <w:rPr>
          <w:rFonts w:ascii="Times New Roman" w:eastAsia="Aptos" w:hAnsi="Times New Roman" w:cs="Times New Roman"/>
          <w:b/>
          <w:bCs/>
          <w:sz w:val="24"/>
          <w:szCs w:val="24"/>
        </w:rPr>
        <w:t>─ passado pacto para o futuro</w:t>
      </w:r>
      <w:r w:rsidRPr="00A3036C">
        <w:rPr>
          <w:rFonts w:ascii="Times New Roman" w:eastAsia="Aptos" w:hAnsi="Times New Roman" w:cs="Times New Roman"/>
          <w:sz w:val="24"/>
          <w:szCs w:val="24"/>
        </w:rPr>
        <w:t>.</w:t>
      </w:r>
    </w:p>
    <w:p w14:paraId="604AFA51" w14:textId="226A62F2" w:rsidR="00EB7D3F" w:rsidRPr="00A3036C" w:rsidRDefault="00EB7D3F" w:rsidP="00EB7D3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Crescimento, velado, exponencial de adeptos a Resistência Dimensional</w:t>
      </w:r>
      <w:r w:rsidR="00F23A58" w:rsidRPr="00A3036C">
        <w:rPr>
          <w:rFonts w:ascii="Times New Roman" w:eastAsia="Aptos" w:hAnsi="Times New Roman" w:cs="Times New Roman"/>
          <w:sz w:val="24"/>
          <w:szCs w:val="24"/>
        </w:rPr>
        <w:t xml:space="preserve"> ameaça e muito o Sistema Terra. Por isto, a convocação de todas as energias maléficas universais tuteladas pelo SUTA para </w:t>
      </w:r>
      <w:r w:rsidR="00F23A58" w:rsidRPr="00A3036C">
        <w:rPr>
          <w:rFonts w:ascii="Times New Roman" w:eastAsia="Aptos" w:hAnsi="Times New Roman" w:cs="Times New Roman"/>
          <w:sz w:val="24"/>
          <w:szCs w:val="24"/>
        </w:rPr>
        <w:lastRenderedPageBreak/>
        <w:t xml:space="preserve">influenciarem as decisões terráqueas responsáveis pela manutenção da prisão dos povos do </w:t>
      </w:r>
      <w:r w:rsidR="00F23A58" w:rsidRPr="00A3036C">
        <w:rPr>
          <w:rFonts w:ascii="Times New Roman" w:eastAsia="Aptos" w:hAnsi="Times New Roman" w:cs="Times New Roman"/>
          <w:i/>
          <w:iCs/>
          <w:sz w:val="24"/>
          <w:szCs w:val="24"/>
        </w:rPr>
        <w:t>novo mundo</w:t>
      </w:r>
      <w:r w:rsidR="00F23A58" w:rsidRPr="00A3036C">
        <w:rPr>
          <w:rFonts w:ascii="Times New Roman" w:eastAsia="Aptos" w:hAnsi="Times New Roman" w:cs="Times New Roman"/>
          <w:sz w:val="24"/>
          <w:szCs w:val="24"/>
        </w:rPr>
        <w:t xml:space="preserve"> no Sistema Terra.</w:t>
      </w:r>
    </w:p>
    <w:p w14:paraId="2C7238EB" w14:textId="77777777" w:rsidR="00FD36E0" w:rsidRPr="00A3036C" w:rsidRDefault="00F23A58" w:rsidP="00FD36E0">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SUTA determinara para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Pr="00A3036C">
        <w:rPr>
          <w:rFonts w:ascii="Times New Roman" w:eastAsia="Aptos" w:hAnsi="Times New Roman" w:cs="Times New Roman"/>
          <w:sz w:val="24"/>
          <w:szCs w:val="24"/>
        </w:rPr>
        <w:t xml:space="preserve">, o desaparecimento do Hemisfério Norte com intuito de reduzir a população mundial para </w:t>
      </w:r>
      <w:r w:rsidR="00FD36E0" w:rsidRPr="00A3036C">
        <w:rPr>
          <w:rFonts w:ascii="Times New Roman" w:eastAsia="Aptos" w:hAnsi="Times New Roman" w:cs="Times New Roman"/>
          <w:sz w:val="24"/>
          <w:szCs w:val="24"/>
        </w:rPr>
        <w:t>fortalecer o controle do Sistema Terra, por isto descarta, por ora, a ideia de Reinódio de emergi-lo para evitar a retomada do crescimento populacional mundial.</w:t>
      </w:r>
    </w:p>
    <w:p w14:paraId="4EDEE76E" w14:textId="77777777" w:rsidR="00FD36E0" w:rsidRPr="00A3036C" w:rsidRDefault="00FD36E0" w:rsidP="00FD36E0">
      <w:pPr>
        <w:spacing w:after="0" w:line="256" w:lineRule="auto"/>
        <w:jc w:val="both"/>
        <w:rPr>
          <w:rFonts w:ascii="Times New Roman" w:eastAsia="Aptos" w:hAnsi="Times New Roman" w:cs="Times New Roman"/>
          <w:sz w:val="24"/>
          <w:szCs w:val="24"/>
        </w:rPr>
      </w:pPr>
    </w:p>
    <w:p w14:paraId="4B3F1178" w14:textId="26E20863" w:rsidR="00C33744" w:rsidRPr="00A3036C" w:rsidRDefault="00FD36E0" w:rsidP="00C33744">
      <w:pPr>
        <w:spacing w:after="0"/>
        <w:jc w:val="both"/>
        <w:rPr>
          <w:rFonts w:ascii="Times New Roman" w:eastAsia="Aptos" w:hAnsi="Times New Roman" w:cs="Times New Roman"/>
          <w:bCs/>
          <w:sz w:val="24"/>
          <w:szCs w:val="24"/>
        </w:rPr>
      </w:pPr>
      <w:r w:rsidRPr="00A3036C">
        <w:rPr>
          <w:rFonts w:ascii="Times New Roman" w:eastAsia="Aptos" w:hAnsi="Times New Roman" w:cs="Times New Roman"/>
          <w:sz w:val="24"/>
          <w:szCs w:val="24"/>
        </w:rPr>
        <w:t xml:space="preserve">▬ </w:t>
      </w:r>
      <w:r w:rsidR="00C33744" w:rsidRPr="00A3036C">
        <w:rPr>
          <w:rFonts w:ascii="Times New Roman" w:eastAsia="Aptos" w:hAnsi="Times New Roman" w:cs="Times New Roman"/>
          <w:sz w:val="24"/>
          <w:szCs w:val="24"/>
        </w:rPr>
        <w:t xml:space="preserve">Permitir o </w:t>
      </w:r>
      <w:r w:rsidR="00C33744" w:rsidRPr="00A3036C">
        <w:rPr>
          <w:rFonts w:ascii="Times New Roman" w:eastAsia="Aptos" w:hAnsi="Times New Roman" w:cs="Times New Roman"/>
          <w:b/>
          <w:bCs/>
          <w:sz w:val="24"/>
          <w:szCs w:val="24"/>
        </w:rPr>
        <w:t xml:space="preserve">reset </w:t>
      </w:r>
      <w:r w:rsidR="00C33744" w:rsidRPr="00A3036C">
        <w:rPr>
          <w:rFonts w:ascii="Times New Roman" w:eastAsia="Aptos" w:hAnsi="Times New Roman" w:cs="Times New Roman"/>
          <w:sz w:val="24"/>
          <w:szCs w:val="24"/>
        </w:rPr>
        <w:t>para postergarmos por tempo indeterminado o Sistema Terra ― SUTA</w:t>
      </w:r>
      <w:r w:rsidR="00C51309" w:rsidRPr="00A3036C">
        <w:rPr>
          <w:rFonts w:ascii="Times New Roman" w:eastAsia="Aptos" w:hAnsi="Times New Roman" w:cs="Times New Roman"/>
          <w:sz w:val="24"/>
          <w:szCs w:val="24"/>
        </w:rPr>
        <w:t xml:space="preserve"> </w:t>
      </w:r>
      <w:r w:rsidR="00C33744" w:rsidRPr="00A3036C">
        <w:rPr>
          <w:rFonts w:ascii="Times New Roman" w:eastAsia="Aptos" w:hAnsi="Times New Roman" w:cs="Times New Roman"/>
          <w:sz w:val="24"/>
          <w:szCs w:val="24"/>
        </w:rPr>
        <w:t xml:space="preserve">esgoela sua insatisfação com a gestão de </w:t>
      </w:r>
      <w:r w:rsidR="00C33744" w:rsidRPr="00A3036C">
        <w:rPr>
          <w:rFonts w:ascii="Times New Roman" w:eastAsia="Aptos" w:hAnsi="Times New Roman" w:cs="Times New Roman"/>
          <w:i/>
          <w:iCs/>
          <w:sz w:val="24"/>
          <w:szCs w:val="24"/>
        </w:rPr>
        <w:t>malenirus</w:t>
      </w:r>
      <w:r w:rsidR="00C33744" w:rsidRPr="00A3036C">
        <w:rPr>
          <w:rFonts w:ascii="Times New Roman" w:eastAsia="Aptos" w:hAnsi="Times New Roman" w:cs="Times New Roman"/>
          <w:sz w:val="24"/>
          <w:szCs w:val="24"/>
        </w:rPr>
        <w:t xml:space="preserve">, </w:t>
      </w:r>
      <w:r w:rsidR="00C33744" w:rsidRPr="00A3036C">
        <w:rPr>
          <w:rFonts w:ascii="Times New Roman" w:eastAsia="Aptos" w:hAnsi="Times New Roman" w:cs="Times New Roman"/>
          <w:i/>
          <w:iCs/>
          <w:sz w:val="24"/>
          <w:szCs w:val="24"/>
        </w:rPr>
        <w:t xml:space="preserve">reinonaques </w:t>
      </w:r>
      <w:r w:rsidR="00C33744" w:rsidRPr="00A3036C">
        <w:rPr>
          <w:rFonts w:ascii="Times New Roman" w:eastAsia="Aptos" w:hAnsi="Times New Roman" w:cs="Times New Roman"/>
          <w:sz w:val="24"/>
          <w:szCs w:val="24"/>
        </w:rPr>
        <w:t xml:space="preserve">e </w:t>
      </w:r>
      <w:r w:rsidR="00C33744" w:rsidRPr="00A3036C">
        <w:rPr>
          <w:rFonts w:ascii="Times New Roman" w:eastAsia="Aptos" w:hAnsi="Times New Roman" w:cs="Times New Roman"/>
          <w:i/>
          <w:iCs/>
          <w:sz w:val="24"/>
          <w:szCs w:val="24"/>
        </w:rPr>
        <w:t xml:space="preserve">dominitilianos </w:t>
      </w:r>
      <w:r w:rsidR="00C33744" w:rsidRPr="00A3036C">
        <w:rPr>
          <w:rFonts w:ascii="Times New Roman" w:eastAsia="Aptos" w:hAnsi="Times New Roman" w:cs="Times New Roman"/>
          <w:sz w:val="24"/>
          <w:szCs w:val="24"/>
        </w:rPr>
        <w:t xml:space="preserve">― Processo reencarnatório, garantidor de meu reino neste planeta está rareando com o crescimentos de </w:t>
      </w:r>
      <w:r w:rsidR="00C33744" w:rsidRPr="00A3036C">
        <w:rPr>
          <w:rFonts w:ascii="Times New Roman" w:eastAsia="Aptos" w:hAnsi="Times New Roman" w:cs="Times New Roman"/>
          <w:i/>
          <w:iCs/>
          <w:sz w:val="24"/>
          <w:szCs w:val="24"/>
        </w:rPr>
        <w:t xml:space="preserve">despertos </w:t>
      </w:r>
      <w:r w:rsidR="00C33744" w:rsidRPr="00A3036C">
        <w:rPr>
          <w:rFonts w:ascii="Times New Roman" w:eastAsia="Aptos" w:hAnsi="Times New Roman" w:cs="Times New Roman"/>
          <w:sz w:val="24"/>
          <w:szCs w:val="24"/>
        </w:rPr>
        <w:t xml:space="preserve">optantes pela exploração do </w:t>
      </w:r>
      <w:r w:rsidR="00C33744" w:rsidRPr="00A3036C">
        <w:rPr>
          <w:rFonts w:ascii="Times New Roman" w:eastAsia="Aptos" w:hAnsi="Times New Roman" w:cs="Times New Roman"/>
          <w:i/>
          <w:iCs/>
          <w:sz w:val="24"/>
          <w:szCs w:val="24"/>
        </w:rPr>
        <w:t xml:space="preserve">quinto </w:t>
      </w:r>
      <w:r w:rsidR="00C33744" w:rsidRPr="00A3036C">
        <w:rPr>
          <w:rFonts w:ascii="Times New Roman" w:eastAsia="Aptos" w:hAnsi="Times New Roman" w:cs="Times New Roman"/>
          <w:sz w:val="24"/>
          <w:szCs w:val="24"/>
        </w:rPr>
        <w:t xml:space="preserve">ao </w:t>
      </w:r>
      <w:r w:rsidR="00C33744" w:rsidRPr="00A3036C">
        <w:rPr>
          <w:rFonts w:ascii="Times New Roman" w:eastAsia="Aptos" w:hAnsi="Times New Roman" w:cs="Times New Roman"/>
          <w:i/>
          <w:iCs/>
          <w:sz w:val="24"/>
          <w:szCs w:val="24"/>
        </w:rPr>
        <w:t>décimo segundo planos terráqueos</w:t>
      </w:r>
      <w:r w:rsidR="00C33744" w:rsidRPr="00A3036C">
        <w:rPr>
          <w:rFonts w:ascii="Times New Roman" w:eastAsia="Aptos" w:hAnsi="Times New Roman" w:cs="Times New Roman"/>
          <w:sz w:val="24"/>
          <w:szCs w:val="24"/>
        </w:rPr>
        <w:t xml:space="preserve"> para com </w:t>
      </w:r>
      <w:r w:rsidR="00C33744" w:rsidRPr="00A3036C">
        <w:rPr>
          <w:rFonts w:ascii="Times New Roman" w:eastAsia="Aptos" w:hAnsi="Times New Roman" w:cs="Times New Roman"/>
          <w:i/>
          <w:iCs/>
          <w:sz w:val="24"/>
          <w:szCs w:val="24"/>
        </w:rPr>
        <w:t xml:space="preserve">o aprendizado da delicadeza </w:t>
      </w:r>
      <w:r w:rsidR="00C33744" w:rsidRPr="00A3036C">
        <w:rPr>
          <w:rFonts w:ascii="Times New Roman" w:eastAsia="Aptos" w:hAnsi="Times New Roman" w:cs="Times New Roman"/>
          <w:sz w:val="24"/>
          <w:szCs w:val="24"/>
        </w:rPr>
        <w:t xml:space="preserve">ministrado em </w:t>
      </w:r>
      <w:r w:rsidR="00C33744" w:rsidRPr="00A3036C">
        <w:rPr>
          <w:rFonts w:ascii="Times New Roman" w:eastAsia="Aptos" w:hAnsi="Times New Roman" w:cs="Times New Roman"/>
          <w:b/>
          <w:sz w:val="24"/>
          <w:szCs w:val="24"/>
        </w:rPr>
        <w:t>Evoluirejá</w:t>
      </w:r>
      <w:r w:rsidR="00C33744" w:rsidRPr="00A3036C">
        <w:rPr>
          <w:rFonts w:ascii="Times New Roman" w:eastAsia="Aptos" w:hAnsi="Times New Roman" w:cs="Times New Roman"/>
          <w:bCs/>
          <w:sz w:val="24"/>
          <w:szCs w:val="24"/>
        </w:rPr>
        <w:t xml:space="preserve"> conquistarem o </w:t>
      </w:r>
      <w:r w:rsidR="00C33744" w:rsidRPr="00A3036C">
        <w:rPr>
          <w:rFonts w:ascii="Times New Roman" w:eastAsia="Aptos" w:hAnsi="Times New Roman" w:cs="Times New Roman"/>
          <w:bCs/>
          <w:i/>
          <w:iCs/>
          <w:sz w:val="24"/>
          <w:szCs w:val="24"/>
        </w:rPr>
        <w:t xml:space="preserve">amor incondicional </w:t>
      </w:r>
      <w:r w:rsidR="00C33744" w:rsidRPr="00A3036C">
        <w:rPr>
          <w:rFonts w:ascii="Times New Roman" w:eastAsia="Aptos" w:hAnsi="Times New Roman" w:cs="Times New Roman"/>
          <w:bCs/>
          <w:sz w:val="24"/>
          <w:szCs w:val="24"/>
        </w:rPr>
        <w:t>―</w:t>
      </w:r>
      <w:r w:rsidR="00C51309" w:rsidRPr="00A3036C">
        <w:rPr>
          <w:rFonts w:ascii="Times New Roman" w:eastAsia="Aptos" w:hAnsi="Times New Roman" w:cs="Times New Roman"/>
          <w:bCs/>
          <w:sz w:val="24"/>
          <w:szCs w:val="24"/>
        </w:rPr>
        <w:t xml:space="preserve"> Irado </w:t>
      </w:r>
      <w:r w:rsidR="00C33744" w:rsidRPr="00A3036C">
        <w:rPr>
          <w:rFonts w:ascii="Times New Roman" w:eastAsia="Aptos" w:hAnsi="Times New Roman" w:cs="Times New Roman"/>
          <w:bCs/>
          <w:sz w:val="24"/>
          <w:szCs w:val="24"/>
        </w:rPr>
        <w:t>―</w:t>
      </w:r>
      <w:r w:rsidR="00C51309" w:rsidRPr="00A3036C">
        <w:rPr>
          <w:rFonts w:ascii="Times New Roman" w:eastAsia="Aptos" w:hAnsi="Times New Roman" w:cs="Times New Roman"/>
          <w:bCs/>
          <w:sz w:val="24"/>
          <w:szCs w:val="24"/>
        </w:rPr>
        <w:t xml:space="preserve"> Pilares sistêmicos: governo, religião, mídia e educação devem produzir conflitos pontuais determinantes para manutenção de apego do terrícola ao Sistema Terra. ▬ ordena.</w:t>
      </w:r>
    </w:p>
    <w:p w14:paraId="6E751870" w14:textId="77777777" w:rsidR="00C51309" w:rsidRPr="00A3036C" w:rsidRDefault="00C51309" w:rsidP="00C33744">
      <w:pPr>
        <w:spacing w:after="0"/>
        <w:jc w:val="both"/>
        <w:rPr>
          <w:rFonts w:ascii="Times New Roman" w:eastAsia="Aptos" w:hAnsi="Times New Roman" w:cs="Times New Roman"/>
          <w:bCs/>
          <w:sz w:val="24"/>
          <w:szCs w:val="24"/>
        </w:rPr>
      </w:pPr>
    </w:p>
    <w:p w14:paraId="1A876E16" w14:textId="5896F46B" w:rsidR="00527EA2" w:rsidRPr="00A3036C" w:rsidRDefault="00C51309" w:rsidP="00527EA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bCs/>
          <w:sz w:val="24"/>
          <w:szCs w:val="24"/>
        </w:rPr>
        <w:t xml:space="preserve">▬ Estimulamos ao máximo </w:t>
      </w:r>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ganância e</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medo ― </w:t>
      </w:r>
      <w:r w:rsidRPr="00A3036C">
        <w:rPr>
          <w:rFonts w:ascii="Times New Roman" w:eastAsia="Aptos" w:hAnsi="Times New Roman" w:cs="Times New Roman"/>
          <w:sz w:val="24"/>
          <w:szCs w:val="24"/>
        </w:rPr>
        <w:t xml:space="preserve">Algozlenirus, humildemente, contesta </w:t>
      </w:r>
      <w:r w:rsidRPr="00A3036C">
        <w:rPr>
          <w:rFonts w:ascii="Times New Roman" w:eastAsia="Aptos" w:hAnsi="Times New Roman" w:cs="Times New Roman"/>
          <w:i/>
          <w:iCs/>
          <w:sz w:val="24"/>
          <w:szCs w:val="24"/>
        </w:rPr>
        <w:t>―</w:t>
      </w:r>
      <w:r w:rsidRPr="00A3036C">
        <w:rPr>
          <w:rFonts w:ascii="Times New Roman" w:eastAsia="Aptos" w:hAnsi="Times New Roman" w:cs="Times New Roman"/>
          <w:sz w:val="24"/>
          <w:szCs w:val="24"/>
        </w:rPr>
        <w:t xml:space="preserve"> Concordo com Reinódio que precisamos impactar a população terrícola com um discurso global de Emmanuel Jesus de Deus ― Opina ― Estando descartado, por ora, o renascimento do Hemisfério Norte, poderíamos responsabilizar os </w:t>
      </w:r>
      <w:r w:rsidRPr="00A3036C">
        <w:rPr>
          <w:rFonts w:ascii="Times New Roman" w:eastAsia="Aptos" w:hAnsi="Times New Roman" w:cs="Times New Roman"/>
          <w:i/>
          <w:iCs/>
          <w:sz w:val="24"/>
          <w:szCs w:val="24"/>
        </w:rPr>
        <w:t xml:space="preserve">falsos profetas </w:t>
      </w:r>
      <w:r w:rsidRPr="00A3036C">
        <w:rPr>
          <w:rFonts w:ascii="Times New Roman" w:eastAsia="Aptos" w:hAnsi="Times New Roman" w:cs="Times New Roman"/>
          <w:sz w:val="24"/>
          <w:szCs w:val="24"/>
        </w:rPr>
        <w:t>de estarem a serviço de extraterrestre</w:t>
      </w:r>
      <w:r w:rsidR="00527EA2" w:rsidRPr="00A3036C">
        <w:rPr>
          <w:rFonts w:ascii="Times New Roman" w:eastAsia="Aptos" w:hAnsi="Times New Roman" w:cs="Times New Roman"/>
          <w:sz w:val="24"/>
          <w:szCs w:val="24"/>
        </w:rPr>
        <w:t>s pretensos a dominarem o planeta Terra. ▬ sugestiona.</w:t>
      </w:r>
    </w:p>
    <w:p w14:paraId="4BFC0230" w14:textId="77777777" w:rsidR="00527EA2" w:rsidRPr="00A3036C" w:rsidRDefault="00527EA2" w:rsidP="00527EA2">
      <w:pPr>
        <w:spacing w:after="0" w:line="256" w:lineRule="auto"/>
        <w:jc w:val="both"/>
        <w:rPr>
          <w:rFonts w:ascii="Times New Roman" w:eastAsia="Aptos" w:hAnsi="Times New Roman" w:cs="Times New Roman"/>
          <w:sz w:val="24"/>
          <w:szCs w:val="24"/>
        </w:rPr>
      </w:pPr>
    </w:p>
    <w:p w14:paraId="20E8947E" w14:textId="3E86436E" w:rsidR="00527EA2" w:rsidRPr="00A3036C" w:rsidRDefault="00527EA2" w:rsidP="00527EA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Gênio! Provocaríamos o medo e nada melhor de que ele para fomentarmos a negatividade no orbe ― Ilusiodiano concorda com Algozlenirus ― Acho ser esta uma boa estratégia. ▬ proclama.</w:t>
      </w:r>
    </w:p>
    <w:p w14:paraId="00F48170" w14:textId="77777777" w:rsidR="00527EA2" w:rsidRPr="00A3036C" w:rsidRDefault="00527EA2" w:rsidP="00527EA2">
      <w:pPr>
        <w:spacing w:after="0" w:line="256" w:lineRule="auto"/>
        <w:jc w:val="both"/>
        <w:rPr>
          <w:rFonts w:ascii="Times New Roman" w:eastAsia="Aptos" w:hAnsi="Times New Roman" w:cs="Times New Roman"/>
          <w:sz w:val="24"/>
          <w:szCs w:val="24"/>
        </w:rPr>
      </w:pPr>
    </w:p>
    <w:p w14:paraId="556AA8D2" w14:textId="0885FA68" w:rsidR="00527EA2" w:rsidRPr="00A3036C" w:rsidRDefault="00527EA2" w:rsidP="00527EA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Assim, com uma mídia massificada, manteríamos o planeta com ondas eletromagnéticas impeditivas do </w:t>
      </w:r>
      <w:r w:rsidRPr="00A3036C">
        <w:rPr>
          <w:rFonts w:ascii="Times New Roman" w:eastAsia="Aptos" w:hAnsi="Times New Roman" w:cs="Times New Roman"/>
          <w:i/>
          <w:iCs/>
          <w:sz w:val="24"/>
          <w:szCs w:val="24"/>
        </w:rPr>
        <w:t xml:space="preserve">despertar em massa </w:t>
      </w:r>
      <w:r w:rsidRPr="00A3036C">
        <w:rPr>
          <w:rFonts w:ascii="Times New Roman" w:eastAsia="Aptos" w:hAnsi="Times New Roman" w:cs="Times New Roman"/>
          <w:sz w:val="24"/>
          <w:szCs w:val="24"/>
        </w:rPr>
        <w:t xml:space="preserve">― Reinovil sustenta tese em discussão ― </w:t>
      </w:r>
      <w:r w:rsidR="000A77D2" w:rsidRPr="00A3036C">
        <w:rPr>
          <w:rFonts w:ascii="Times New Roman" w:eastAsia="Aptos" w:hAnsi="Times New Roman" w:cs="Times New Roman"/>
          <w:sz w:val="24"/>
          <w:szCs w:val="24"/>
        </w:rPr>
        <w:t xml:space="preserve">Esta estratégia massificada na mídia fará dos Guerreiros Dimensionais, </w:t>
      </w:r>
      <w:r w:rsidR="000A77D2" w:rsidRPr="00A3036C">
        <w:rPr>
          <w:rFonts w:ascii="Times New Roman" w:eastAsia="Aptos" w:hAnsi="Times New Roman" w:cs="Times New Roman"/>
          <w:i/>
          <w:iCs/>
          <w:sz w:val="24"/>
          <w:szCs w:val="24"/>
        </w:rPr>
        <w:t>falsos profetas</w:t>
      </w:r>
      <w:r w:rsidR="000A77D2" w:rsidRPr="00A3036C">
        <w:rPr>
          <w:rFonts w:ascii="Times New Roman" w:eastAsia="Aptos" w:hAnsi="Times New Roman" w:cs="Times New Roman"/>
          <w:sz w:val="24"/>
          <w:szCs w:val="24"/>
        </w:rPr>
        <w:t>, os inimigos da prosperidade terrena. ▬ prevê.</w:t>
      </w:r>
    </w:p>
    <w:p w14:paraId="46305915" w14:textId="77777777" w:rsidR="000A77D2" w:rsidRPr="00A3036C" w:rsidRDefault="000A77D2" w:rsidP="00527EA2">
      <w:pPr>
        <w:spacing w:after="0" w:line="256" w:lineRule="auto"/>
        <w:jc w:val="both"/>
        <w:rPr>
          <w:rFonts w:ascii="Times New Roman" w:eastAsia="Aptos" w:hAnsi="Times New Roman" w:cs="Times New Roman"/>
          <w:sz w:val="24"/>
          <w:szCs w:val="24"/>
        </w:rPr>
      </w:pPr>
    </w:p>
    <w:p w14:paraId="0439D3DB" w14:textId="411DCE03" w:rsidR="000A77D2" w:rsidRPr="00A3036C" w:rsidRDefault="000A77D2" w:rsidP="00527EA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Mais de que isto ― Reinódio afirma ― Terrícolas confortados com ações miraculosas de Emmanuel Jesus de Deus prosperam, orando, através da religião única da IMSD — Independência Mundial dos Servos de Deus ― Projeta ― Deus, a pedido da farsa de “O filho pródigo volta ao lar”</w:t>
      </w:r>
      <w:r w:rsidR="005660C1" w:rsidRPr="00A3036C">
        <w:rPr>
          <w:rFonts w:ascii="Times New Roman" w:eastAsia="Aptos" w:hAnsi="Times New Roman" w:cs="Times New Roman"/>
          <w:sz w:val="24"/>
          <w:szCs w:val="24"/>
        </w:rPr>
        <w:t>, na pele de Emmanuel Jesus de Deus expulsaria os supostos invasores e o Sistema Terra estaria mais vigente de que nunca com a produção em série desta energias impeditivas do despertar em massa. ▬ sugestiona.</w:t>
      </w:r>
    </w:p>
    <w:p w14:paraId="3D3F8552" w14:textId="77777777" w:rsidR="005660C1" w:rsidRPr="00A3036C" w:rsidRDefault="005660C1" w:rsidP="00527EA2">
      <w:pPr>
        <w:spacing w:after="0" w:line="256" w:lineRule="auto"/>
        <w:jc w:val="both"/>
        <w:rPr>
          <w:rFonts w:ascii="Times New Roman" w:eastAsia="Aptos" w:hAnsi="Times New Roman" w:cs="Times New Roman"/>
          <w:sz w:val="24"/>
          <w:szCs w:val="24"/>
        </w:rPr>
      </w:pPr>
    </w:p>
    <w:p w14:paraId="65AB949B" w14:textId="4CE8DECF" w:rsidR="005660C1" w:rsidRPr="00A3036C" w:rsidRDefault="005660C1" w:rsidP="00527EA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Mãos à obra ― SUTA determina ― Estancar o crescimento da Resistência Dimensional continua prioritário ― Brada ― Livre arbítrio humano, devidamente influenciados por energias trevosas garantirão o nosso reinado. ▬ afirma.</w:t>
      </w:r>
    </w:p>
    <w:p w14:paraId="6DBDA356" w14:textId="77777777" w:rsidR="005660C1" w:rsidRPr="00A3036C" w:rsidRDefault="005660C1" w:rsidP="00527EA2">
      <w:pPr>
        <w:spacing w:after="0" w:line="256" w:lineRule="auto"/>
        <w:jc w:val="both"/>
        <w:rPr>
          <w:rFonts w:ascii="Times New Roman" w:eastAsia="Aptos" w:hAnsi="Times New Roman" w:cs="Times New Roman"/>
          <w:sz w:val="24"/>
          <w:szCs w:val="24"/>
        </w:rPr>
      </w:pPr>
    </w:p>
    <w:p w14:paraId="593FDFDB" w14:textId="08F23206" w:rsidR="007B7AA0" w:rsidRPr="00A3036C" w:rsidRDefault="007B7AA0" w:rsidP="00527EA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Espaços públicos e templos da IMSD — Independência Mundial dos Servos de Deus estão lotados com missas proclamadas de hora em hora por Emmanuel Jesus de Deus, diretamente da reprodução do Vaticano em Foz de Iguaçu, quando revela a ameaça de invasão de extraterrestres e convoca todos a orarem para seu pai, o Altíssimo,</w:t>
      </w:r>
      <w:r w:rsidR="00C2154E" w:rsidRPr="00A3036C">
        <w:rPr>
          <w:rFonts w:ascii="Times New Roman" w:eastAsia="Aptos" w:hAnsi="Times New Roman" w:cs="Times New Roman"/>
          <w:sz w:val="24"/>
          <w:szCs w:val="24"/>
        </w:rPr>
        <w:t xml:space="preserve"> para</w:t>
      </w:r>
      <w:r w:rsidRPr="00A3036C">
        <w:rPr>
          <w:rFonts w:ascii="Times New Roman" w:eastAsia="Aptos" w:hAnsi="Times New Roman" w:cs="Times New Roman"/>
          <w:sz w:val="24"/>
          <w:szCs w:val="24"/>
        </w:rPr>
        <w:t xml:space="preserve"> afastar os invasores com o poder destas orações.</w:t>
      </w:r>
    </w:p>
    <w:p w14:paraId="12932340" w14:textId="70A63DA8" w:rsidR="005660C1" w:rsidRPr="00A3036C" w:rsidRDefault="007B7AA0" w:rsidP="00527EA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Resistência Dimensional recua e os Guerreiros Dimensionais aguardam orientações dos representantes, Fértilles e Germano, do SEU — Soberana Energia Universal.</w:t>
      </w:r>
    </w:p>
    <w:p w14:paraId="4F73D8AF" w14:textId="535F350E" w:rsidR="007B7AA0" w:rsidRPr="00A3036C" w:rsidRDefault="007B7AA0" w:rsidP="00527EA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Notícias plantadas demonstram as defesas divinais propiciadas pelas orações terrestres intensificadas </w:t>
      </w:r>
      <w:r w:rsidR="00035353" w:rsidRPr="00A3036C">
        <w:rPr>
          <w:rFonts w:ascii="Times New Roman" w:eastAsia="Aptos" w:hAnsi="Times New Roman" w:cs="Times New Roman"/>
          <w:sz w:val="24"/>
          <w:szCs w:val="24"/>
        </w:rPr>
        <w:t>pelo crescente medo de dominação extraterrestre do planeta Terra.</w:t>
      </w:r>
    </w:p>
    <w:p w14:paraId="75151E1E" w14:textId="2A5B1822" w:rsidR="00035353" w:rsidRPr="00A3036C" w:rsidRDefault="00035353" w:rsidP="00527EA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Emmanuel Jesus de Deus se fortalece como reencarnação de Jesus Cristo, exceto para os Guerreiros Dimensionais e terráqueos, veladamente, </w:t>
      </w:r>
      <w:r w:rsidRPr="00A3036C">
        <w:rPr>
          <w:rFonts w:ascii="Times New Roman" w:eastAsia="Aptos" w:hAnsi="Times New Roman" w:cs="Times New Roman"/>
          <w:i/>
          <w:iCs/>
          <w:sz w:val="24"/>
          <w:szCs w:val="24"/>
        </w:rPr>
        <w:t>despertos</w:t>
      </w:r>
      <w:r w:rsidRPr="00A3036C">
        <w:rPr>
          <w:rFonts w:ascii="Times New Roman" w:eastAsia="Aptos" w:hAnsi="Times New Roman" w:cs="Times New Roman"/>
          <w:sz w:val="24"/>
          <w:szCs w:val="24"/>
        </w:rPr>
        <w:t>, quando declara a incontestável vitória do bem, Sistema Terra, sobre o mal, Resistência Dimensional</w:t>
      </w:r>
      <w:r w:rsidR="00C2154E" w:rsidRPr="00A3036C">
        <w:rPr>
          <w:rFonts w:ascii="Times New Roman" w:eastAsia="Aptos" w:hAnsi="Times New Roman" w:cs="Times New Roman"/>
          <w:sz w:val="24"/>
          <w:szCs w:val="24"/>
        </w:rPr>
        <w:t xml:space="preserve"> conspiratória pela facilitação da citada invasão</w:t>
      </w:r>
      <w:r w:rsidRPr="00A3036C">
        <w:rPr>
          <w:rFonts w:ascii="Times New Roman" w:eastAsia="Aptos" w:hAnsi="Times New Roman" w:cs="Times New Roman"/>
          <w:sz w:val="24"/>
          <w:szCs w:val="24"/>
        </w:rPr>
        <w:t xml:space="preserve">. </w:t>
      </w:r>
    </w:p>
    <w:p w14:paraId="612DF1A0" w14:textId="1BEFDE98" w:rsidR="00035353" w:rsidRPr="00A3036C" w:rsidRDefault="00035353" w:rsidP="00035353">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Guerreiros Dimensionais lamentam todo o trabalho perdido com os terrícolas optando pelo apego as materialidades bloqueadoras do processo evolutivo previsto e determinado pelo SEU.</w:t>
      </w:r>
    </w:p>
    <w:p w14:paraId="680998BA" w14:textId="2421094F" w:rsidR="00035353" w:rsidRPr="00A3036C" w:rsidRDefault="00035353" w:rsidP="00035353">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Passado o susto fabricado pelo Sistema Terra, terráqueos retomam a normalidade de suas vidas submetidas a uma sociedade de contas</w:t>
      </w:r>
      <w:r w:rsidR="007D4B06" w:rsidRPr="00A3036C">
        <w:rPr>
          <w:rFonts w:ascii="Times New Roman" w:eastAsia="Aptos" w:hAnsi="Times New Roman" w:cs="Times New Roman"/>
          <w:sz w:val="24"/>
          <w:szCs w:val="24"/>
        </w:rPr>
        <w:t xml:space="preserve"> e de conquistas efêmeras.</w:t>
      </w:r>
    </w:p>
    <w:p w14:paraId="73CBCE6B" w14:textId="30A17A10" w:rsidR="00C51309" w:rsidRPr="00A3036C" w:rsidRDefault="000D2B70" w:rsidP="00527EA2">
      <w:pPr>
        <w:spacing w:after="0"/>
        <w:jc w:val="both"/>
        <w:rPr>
          <w:rFonts w:ascii="Times New Roman" w:eastAsia="Aptos" w:hAnsi="Times New Roman" w:cs="Times New Roman"/>
          <w:bCs/>
          <w:sz w:val="24"/>
          <w:szCs w:val="24"/>
        </w:rPr>
      </w:pPr>
      <w:r w:rsidRPr="00A3036C">
        <w:rPr>
          <w:rFonts w:ascii="Times New Roman" w:eastAsia="Aptos" w:hAnsi="Times New Roman" w:cs="Times New Roman"/>
          <w:bCs/>
          <w:sz w:val="24"/>
          <w:szCs w:val="24"/>
        </w:rPr>
        <w:t>Maioria de terrícolas sucumbem</w:t>
      </w:r>
      <w:r w:rsidR="00816B03" w:rsidRPr="00A3036C">
        <w:rPr>
          <w:rFonts w:ascii="Times New Roman" w:eastAsia="Aptos" w:hAnsi="Times New Roman" w:cs="Times New Roman"/>
          <w:bCs/>
          <w:sz w:val="24"/>
          <w:szCs w:val="24"/>
        </w:rPr>
        <w:t xml:space="preserve"> e</w:t>
      </w:r>
      <w:r w:rsidR="009D5DD4" w:rsidRPr="00A3036C">
        <w:rPr>
          <w:rFonts w:ascii="Times New Roman" w:eastAsia="Aptos" w:hAnsi="Times New Roman" w:cs="Times New Roman"/>
          <w:bCs/>
          <w:sz w:val="24"/>
          <w:szCs w:val="24"/>
        </w:rPr>
        <w:t xml:space="preserve"> ignoram mais uma oportunidade de evoluir ao descobrirem </w:t>
      </w:r>
      <w:r w:rsidR="00816B03" w:rsidRPr="00A3036C">
        <w:rPr>
          <w:rFonts w:ascii="Times New Roman" w:eastAsia="Aptos" w:hAnsi="Times New Roman" w:cs="Times New Roman"/>
          <w:bCs/>
          <w:sz w:val="24"/>
          <w:szCs w:val="24"/>
        </w:rPr>
        <w:t>a essência divinal repousada no seu âmago.</w:t>
      </w:r>
      <w:r w:rsidR="000A678D" w:rsidRPr="00A3036C">
        <w:rPr>
          <w:rFonts w:ascii="Times New Roman" w:eastAsia="Aptos" w:hAnsi="Times New Roman" w:cs="Times New Roman"/>
          <w:bCs/>
          <w:sz w:val="24"/>
          <w:szCs w:val="24"/>
        </w:rPr>
        <w:t xml:space="preserve"> Vibrações negativas abraçam o</w:t>
      </w:r>
      <w:r w:rsidR="00DA5A6B" w:rsidRPr="00A3036C">
        <w:rPr>
          <w:rFonts w:ascii="Times New Roman" w:eastAsia="Aptos" w:hAnsi="Times New Roman" w:cs="Times New Roman"/>
          <w:bCs/>
          <w:sz w:val="24"/>
          <w:szCs w:val="24"/>
        </w:rPr>
        <w:t>s habitantes permissivos do planeta Terra</w:t>
      </w:r>
      <w:r w:rsidR="001B1469" w:rsidRPr="00A3036C">
        <w:rPr>
          <w:rFonts w:ascii="Times New Roman" w:eastAsia="Aptos" w:hAnsi="Times New Roman" w:cs="Times New Roman"/>
          <w:bCs/>
          <w:sz w:val="24"/>
          <w:szCs w:val="24"/>
        </w:rPr>
        <w:t xml:space="preserve">, </w:t>
      </w:r>
      <w:r w:rsidR="00645652" w:rsidRPr="00A3036C">
        <w:rPr>
          <w:rFonts w:ascii="Times New Roman" w:eastAsia="Aptos" w:hAnsi="Times New Roman" w:cs="Times New Roman"/>
          <w:bCs/>
          <w:sz w:val="24"/>
          <w:szCs w:val="24"/>
        </w:rPr>
        <w:t xml:space="preserve">responsáveis </w:t>
      </w:r>
      <w:r w:rsidR="00216894" w:rsidRPr="00A3036C">
        <w:rPr>
          <w:rFonts w:ascii="Times New Roman" w:eastAsia="Aptos" w:hAnsi="Times New Roman" w:cs="Times New Roman"/>
          <w:bCs/>
          <w:sz w:val="24"/>
          <w:szCs w:val="24"/>
        </w:rPr>
        <w:t>pela má interpretação de seu livre arbítrio por todos os males, a que estão submetidos</w:t>
      </w:r>
      <w:r w:rsidR="00ED120A" w:rsidRPr="00A3036C">
        <w:rPr>
          <w:rFonts w:ascii="Times New Roman" w:eastAsia="Aptos" w:hAnsi="Times New Roman" w:cs="Times New Roman"/>
          <w:bCs/>
          <w:sz w:val="24"/>
          <w:szCs w:val="24"/>
        </w:rPr>
        <w:t xml:space="preserve"> ao cultuarem o </w:t>
      </w:r>
      <w:r w:rsidR="00ED120A" w:rsidRPr="00A3036C">
        <w:rPr>
          <w:rFonts w:ascii="Times New Roman" w:eastAsia="Aptos" w:hAnsi="Times New Roman" w:cs="Times New Roman"/>
          <w:bCs/>
          <w:i/>
          <w:iCs/>
          <w:sz w:val="24"/>
          <w:szCs w:val="24"/>
        </w:rPr>
        <w:t xml:space="preserve">apego </w:t>
      </w:r>
      <w:r w:rsidR="006C311E" w:rsidRPr="00A3036C">
        <w:rPr>
          <w:rFonts w:ascii="Times New Roman" w:eastAsia="Aptos" w:hAnsi="Times New Roman" w:cs="Times New Roman"/>
          <w:bCs/>
          <w:sz w:val="24"/>
          <w:szCs w:val="24"/>
        </w:rPr>
        <w:t xml:space="preserve">material estabelecido no Sistema Terra. </w:t>
      </w:r>
    </w:p>
    <w:p w14:paraId="1B2F3E46" w14:textId="771A681E" w:rsidR="00C4500A" w:rsidRPr="00A3036C" w:rsidRDefault="00C4500A" w:rsidP="00527EA2">
      <w:pPr>
        <w:spacing w:after="0"/>
        <w:jc w:val="both"/>
        <w:rPr>
          <w:rFonts w:ascii="Times New Roman" w:eastAsia="Aptos" w:hAnsi="Times New Roman" w:cs="Times New Roman"/>
          <w:bCs/>
          <w:sz w:val="24"/>
          <w:szCs w:val="24"/>
        </w:rPr>
      </w:pPr>
      <w:r w:rsidRPr="00A3036C">
        <w:rPr>
          <w:rFonts w:ascii="Times New Roman" w:eastAsia="Aptos" w:hAnsi="Times New Roman" w:cs="Times New Roman"/>
          <w:bCs/>
          <w:sz w:val="24"/>
          <w:szCs w:val="24"/>
        </w:rPr>
        <w:t xml:space="preserve">Aura terrestre carregada de negatividade </w:t>
      </w:r>
      <w:r w:rsidR="008145B5" w:rsidRPr="00A3036C">
        <w:rPr>
          <w:rFonts w:ascii="Times New Roman" w:eastAsia="Aptos" w:hAnsi="Times New Roman" w:cs="Times New Roman"/>
          <w:bCs/>
          <w:sz w:val="24"/>
          <w:szCs w:val="24"/>
        </w:rPr>
        <w:t>precisa</w:t>
      </w:r>
      <w:r w:rsidR="00E32F8A" w:rsidRPr="00A3036C">
        <w:rPr>
          <w:rFonts w:ascii="Times New Roman" w:eastAsia="Aptos" w:hAnsi="Times New Roman" w:cs="Times New Roman"/>
          <w:bCs/>
          <w:sz w:val="24"/>
          <w:szCs w:val="24"/>
        </w:rPr>
        <w:t xml:space="preserve"> da reação da população terráquea </w:t>
      </w:r>
      <w:r w:rsidR="00E32F8A" w:rsidRPr="00A3036C">
        <w:rPr>
          <w:rFonts w:ascii="Times New Roman" w:eastAsia="Aptos" w:hAnsi="Times New Roman" w:cs="Times New Roman"/>
          <w:bCs/>
          <w:i/>
          <w:iCs/>
          <w:sz w:val="24"/>
          <w:szCs w:val="24"/>
        </w:rPr>
        <w:t xml:space="preserve">desperta </w:t>
      </w:r>
      <w:r w:rsidR="00E32F8A" w:rsidRPr="00A3036C">
        <w:rPr>
          <w:rFonts w:ascii="Times New Roman" w:eastAsia="Aptos" w:hAnsi="Times New Roman" w:cs="Times New Roman"/>
          <w:bCs/>
          <w:sz w:val="24"/>
          <w:szCs w:val="24"/>
        </w:rPr>
        <w:t>para</w:t>
      </w:r>
      <w:r w:rsidR="005121BE" w:rsidRPr="00A3036C">
        <w:rPr>
          <w:rFonts w:ascii="Times New Roman" w:eastAsia="Aptos" w:hAnsi="Times New Roman" w:cs="Times New Roman"/>
          <w:bCs/>
          <w:sz w:val="24"/>
          <w:szCs w:val="24"/>
        </w:rPr>
        <w:t>, energeticamente, reverter esta situação</w:t>
      </w:r>
      <w:r w:rsidR="00F67F96" w:rsidRPr="00A3036C">
        <w:rPr>
          <w:rFonts w:ascii="Times New Roman" w:eastAsia="Aptos" w:hAnsi="Times New Roman" w:cs="Times New Roman"/>
          <w:bCs/>
          <w:sz w:val="24"/>
          <w:szCs w:val="24"/>
        </w:rPr>
        <w:t xml:space="preserve"> ao captar os raios</w:t>
      </w:r>
      <w:r w:rsidR="00CB3A72" w:rsidRPr="00A3036C">
        <w:rPr>
          <w:rFonts w:ascii="Times New Roman" w:eastAsia="Aptos" w:hAnsi="Times New Roman" w:cs="Times New Roman"/>
          <w:bCs/>
          <w:sz w:val="24"/>
          <w:szCs w:val="24"/>
        </w:rPr>
        <w:t xml:space="preserve"> violeta, masculino, e, lilás, feminino</w:t>
      </w:r>
      <w:r w:rsidR="00F67F96" w:rsidRPr="00A3036C">
        <w:rPr>
          <w:rFonts w:ascii="Times New Roman" w:eastAsia="Aptos" w:hAnsi="Times New Roman" w:cs="Times New Roman"/>
          <w:bCs/>
          <w:sz w:val="24"/>
          <w:szCs w:val="24"/>
        </w:rPr>
        <w:t xml:space="preserve"> </w:t>
      </w:r>
      <w:r w:rsidR="007728F3" w:rsidRPr="00A3036C">
        <w:rPr>
          <w:rFonts w:ascii="Times New Roman" w:eastAsia="Aptos" w:hAnsi="Times New Roman" w:cs="Times New Roman"/>
          <w:bCs/>
          <w:sz w:val="24"/>
          <w:szCs w:val="24"/>
        </w:rPr>
        <w:t xml:space="preserve">do casal representante da </w:t>
      </w:r>
      <w:r w:rsidR="00CB3A72" w:rsidRPr="00A3036C">
        <w:rPr>
          <w:rFonts w:ascii="Times New Roman" w:eastAsia="Aptos" w:hAnsi="Times New Roman" w:cs="Times New Roman"/>
          <w:bCs/>
          <w:sz w:val="24"/>
          <w:szCs w:val="24"/>
        </w:rPr>
        <w:t>Fonte de C</w:t>
      </w:r>
      <w:r w:rsidR="007728F3" w:rsidRPr="00A3036C">
        <w:rPr>
          <w:rFonts w:ascii="Times New Roman" w:eastAsia="Aptos" w:hAnsi="Times New Roman" w:cs="Times New Roman"/>
          <w:bCs/>
          <w:sz w:val="24"/>
          <w:szCs w:val="24"/>
        </w:rPr>
        <w:t xml:space="preserve">riação </w:t>
      </w:r>
      <w:r w:rsidR="00CB3A72" w:rsidRPr="00A3036C">
        <w:rPr>
          <w:rFonts w:ascii="Times New Roman" w:eastAsia="Aptos" w:hAnsi="Times New Roman" w:cs="Times New Roman"/>
          <w:bCs/>
          <w:sz w:val="24"/>
          <w:szCs w:val="24"/>
        </w:rPr>
        <w:t>U</w:t>
      </w:r>
      <w:r w:rsidR="007728F3" w:rsidRPr="00A3036C">
        <w:rPr>
          <w:rFonts w:ascii="Times New Roman" w:eastAsia="Aptos" w:hAnsi="Times New Roman" w:cs="Times New Roman"/>
          <w:bCs/>
          <w:sz w:val="24"/>
          <w:szCs w:val="24"/>
        </w:rPr>
        <w:t>niversal</w:t>
      </w:r>
      <w:r w:rsidR="00CB3A72" w:rsidRPr="00A3036C">
        <w:rPr>
          <w:rFonts w:ascii="Times New Roman" w:eastAsia="Aptos" w:hAnsi="Times New Roman" w:cs="Times New Roman"/>
          <w:bCs/>
          <w:sz w:val="24"/>
          <w:szCs w:val="24"/>
        </w:rPr>
        <w:t>.</w:t>
      </w:r>
      <w:r w:rsidR="00AF6063" w:rsidRPr="00A3036C">
        <w:rPr>
          <w:rFonts w:ascii="Times New Roman" w:eastAsia="Aptos" w:hAnsi="Times New Roman" w:cs="Times New Roman"/>
          <w:bCs/>
          <w:sz w:val="24"/>
          <w:szCs w:val="24"/>
        </w:rPr>
        <w:t xml:space="preserve"> </w:t>
      </w:r>
      <w:r w:rsidR="00711ED4" w:rsidRPr="00A3036C">
        <w:rPr>
          <w:rFonts w:ascii="Times New Roman" w:eastAsia="Aptos" w:hAnsi="Times New Roman" w:cs="Times New Roman"/>
          <w:bCs/>
          <w:sz w:val="24"/>
          <w:szCs w:val="24"/>
        </w:rPr>
        <w:t>Fato motivacional para Fértilles e Germano convocarem os Guerreiros Dimensionai</w:t>
      </w:r>
      <w:r w:rsidR="0064511A" w:rsidRPr="00A3036C">
        <w:rPr>
          <w:rFonts w:ascii="Times New Roman" w:eastAsia="Aptos" w:hAnsi="Times New Roman" w:cs="Times New Roman"/>
          <w:bCs/>
          <w:sz w:val="24"/>
          <w:szCs w:val="24"/>
        </w:rPr>
        <w:t>s para reunião presencial com Harrison, Taylor e Agregados na Casa de Vid</w:t>
      </w:r>
      <w:r w:rsidR="00231112" w:rsidRPr="00A3036C">
        <w:rPr>
          <w:rFonts w:ascii="Times New Roman" w:eastAsia="Aptos" w:hAnsi="Times New Roman" w:cs="Times New Roman"/>
          <w:bCs/>
          <w:sz w:val="24"/>
          <w:szCs w:val="24"/>
        </w:rPr>
        <w:t xml:space="preserve">ro na Fazenda Araruama e telepática com </w:t>
      </w:r>
      <w:r w:rsidR="00231112" w:rsidRPr="00A3036C">
        <w:rPr>
          <w:rFonts w:ascii="Times New Roman" w:eastAsia="Aptos" w:hAnsi="Times New Roman" w:cs="Times New Roman"/>
          <w:bCs/>
          <w:sz w:val="24"/>
          <w:szCs w:val="24"/>
        </w:rPr>
        <w:lastRenderedPageBreak/>
        <w:t xml:space="preserve">os demais </w:t>
      </w:r>
      <w:r w:rsidR="00231112" w:rsidRPr="00A3036C">
        <w:rPr>
          <w:rFonts w:ascii="Times New Roman" w:eastAsia="Aptos" w:hAnsi="Times New Roman" w:cs="Times New Roman"/>
          <w:bCs/>
          <w:i/>
          <w:iCs/>
          <w:sz w:val="24"/>
          <w:szCs w:val="24"/>
        </w:rPr>
        <w:t xml:space="preserve">despertos </w:t>
      </w:r>
      <w:r w:rsidR="00911102" w:rsidRPr="00A3036C">
        <w:rPr>
          <w:rFonts w:ascii="Times New Roman" w:eastAsia="Aptos" w:hAnsi="Times New Roman" w:cs="Times New Roman"/>
          <w:bCs/>
          <w:sz w:val="24"/>
          <w:szCs w:val="24"/>
        </w:rPr>
        <w:t xml:space="preserve">espalhados pelo </w:t>
      </w:r>
      <w:r w:rsidR="00F038B7" w:rsidRPr="00A3036C">
        <w:rPr>
          <w:rFonts w:ascii="Times New Roman" w:eastAsia="Aptos" w:hAnsi="Times New Roman" w:cs="Times New Roman"/>
          <w:bCs/>
          <w:i/>
          <w:iCs/>
          <w:sz w:val="24"/>
          <w:szCs w:val="24"/>
        </w:rPr>
        <w:t>novo mundo</w:t>
      </w:r>
      <w:r w:rsidR="00F038B7" w:rsidRPr="00A3036C">
        <w:rPr>
          <w:rFonts w:ascii="Times New Roman" w:eastAsia="Aptos" w:hAnsi="Times New Roman" w:cs="Times New Roman"/>
          <w:bCs/>
          <w:sz w:val="24"/>
          <w:szCs w:val="24"/>
        </w:rPr>
        <w:t>.</w:t>
      </w:r>
      <w:r w:rsidR="00DF0E32" w:rsidRPr="00A3036C">
        <w:rPr>
          <w:rFonts w:ascii="Times New Roman" w:eastAsia="Aptos" w:hAnsi="Times New Roman" w:cs="Times New Roman"/>
          <w:bCs/>
          <w:sz w:val="24"/>
          <w:szCs w:val="24"/>
        </w:rPr>
        <w:t xml:space="preserve"> Não, sem antes acompanharem o pronunciamento global de Emmanuel Jesus de Deus </w:t>
      </w:r>
      <w:r w:rsidR="00C2154E" w:rsidRPr="00A3036C">
        <w:rPr>
          <w:rFonts w:ascii="Times New Roman" w:eastAsia="Aptos" w:hAnsi="Times New Roman" w:cs="Times New Roman"/>
          <w:bCs/>
          <w:sz w:val="24"/>
          <w:szCs w:val="24"/>
        </w:rPr>
        <w:t xml:space="preserve">com exibição </w:t>
      </w:r>
      <w:r w:rsidR="00DF0E32" w:rsidRPr="00A3036C">
        <w:rPr>
          <w:rFonts w:ascii="Times New Roman" w:eastAsia="Aptos" w:hAnsi="Times New Roman" w:cs="Times New Roman"/>
          <w:bCs/>
          <w:sz w:val="24"/>
          <w:szCs w:val="24"/>
        </w:rPr>
        <w:t xml:space="preserve">em veículos de comunicação e espaços públicos. </w:t>
      </w:r>
    </w:p>
    <w:p w14:paraId="0952874C" w14:textId="77777777" w:rsidR="00F038B7" w:rsidRPr="00A3036C" w:rsidRDefault="00F038B7" w:rsidP="00527EA2">
      <w:pPr>
        <w:spacing w:after="0"/>
        <w:jc w:val="both"/>
        <w:rPr>
          <w:rFonts w:ascii="Times New Roman" w:eastAsia="Aptos" w:hAnsi="Times New Roman" w:cs="Times New Roman"/>
          <w:bCs/>
          <w:sz w:val="24"/>
          <w:szCs w:val="24"/>
        </w:rPr>
      </w:pPr>
    </w:p>
    <w:p w14:paraId="7ECE365E" w14:textId="514C5679" w:rsidR="00F038B7" w:rsidRPr="00A3036C" w:rsidRDefault="00E1265C" w:rsidP="00527EA2">
      <w:pPr>
        <w:spacing w:after="0"/>
        <w:jc w:val="both"/>
        <w:rPr>
          <w:rFonts w:ascii="Times New Roman" w:eastAsia="Aptos" w:hAnsi="Times New Roman" w:cs="Times New Roman"/>
          <w:bCs/>
          <w:sz w:val="24"/>
          <w:szCs w:val="24"/>
        </w:rPr>
      </w:pPr>
      <w:r w:rsidRPr="00A3036C">
        <w:rPr>
          <w:rFonts w:ascii="Times New Roman" w:eastAsia="Aptos" w:hAnsi="Times New Roman" w:cs="Times New Roman"/>
          <w:bCs/>
          <w:sz w:val="24"/>
          <w:szCs w:val="24"/>
        </w:rPr>
        <w:t xml:space="preserve">▬ </w:t>
      </w:r>
      <w:r w:rsidR="00DF0E32" w:rsidRPr="00A3036C">
        <w:rPr>
          <w:rFonts w:ascii="Times New Roman" w:eastAsia="Aptos" w:hAnsi="Times New Roman" w:cs="Times New Roman"/>
          <w:bCs/>
          <w:sz w:val="24"/>
          <w:szCs w:val="24"/>
        </w:rPr>
        <w:t xml:space="preserve">Terrícolas... irmãos da criação do tempo, espaço e matéria ― Emmanuel Jesus de Deus convoca ― Mais uma vez </w:t>
      </w:r>
      <w:r w:rsidR="00C2154E" w:rsidRPr="00A3036C">
        <w:rPr>
          <w:rFonts w:ascii="Times New Roman" w:eastAsia="Aptos" w:hAnsi="Times New Roman" w:cs="Times New Roman"/>
          <w:bCs/>
          <w:sz w:val="24"/>
          <w:szCs w:val="24"/>
        </w:rPr>
        <w:t xml:space="preserve">o </w:t>
      </w:r>
      <w:r w:rsidR="00C2154E" w:rsidRPr="00A3036C">
        <w:rPr>
          <w:rFonts w:ascii="Times New Roman" w:eastAsia="Aptos" w:hAnsi="Times New Roman" w:cs="Times New Roman"/>
          <w:bCs/>
          <w:i/>
          <w:iCs/>
          <w:sz w:val="24"/>
          <w:szCs w:val="24"/>
        </w:rPr>
        <w:t>todo poderoso</w:t>
      </w:r>
      <w:r w:rsidR="00DF0E32" w:rsidRPr="00A3036C">
        <w:rPr>
          <w:rFonts w:ascii="Times New Roman" w:eastAsia="Aptos" w:hAnsi="Times New Roman" w:cs="Times New Roman"/>
          <w:bCs/>
          <w:sz w:val="24"/>
          <w:szCs w:val="24"/>
        </w:rPr>
        <w:t xml:space="preserve">, mediante nossas orações, nos livrara do </w:t>
      </w:r>
      <w:r w:rsidR="00DF0E32" w:rsidRPr="00A3036C">
        <w:rPr>
          <w:rFonts w:ascii="Times New Roman" w:eastAsia="Aptos" w:hAnsi="Times New Roman" w:cs="Times New Roman"/>
          <w:bCs/>
          <w:i/>
          <w:iCs/>
          <w:sz w:val="24"/>
          <w:szCs w:val="24"/>
        </w:rPr>
        <w:t xml:space="preserve">lobo fantasiado de cordeiro </w:t>
      </w:r>
      <w:r w:rsidR="00DF0E32" w:rsidRPr="00A3036C">
        <w:rPr>
          <w:rFonts w:ascii="Times New Roman" w:eastAsia="Aptos" w:hAnsi="Times New Roman" w:cs="Times New Roman"/>
          <w:bCs/>
          <w:sz w:val="24"/>
          <w:szCs w:val="24"/>
        </w:rPr>
        <w:t>― Refere-se a invasão alienígena ― A IMSD — Independência Mundial dos Servos de Deus</w:t>
      </w:r>
      <w:r w:rsidR="0079587B" w:rsidRPr="00A3036C">
        <w:rPr>
          <w:rFonts w:ascii="Times New Roman" w:eastAsia="Aptos" w:hAnsi="Times New Roman" w:cs="Times New Roman"/>
          <w:bCs/>
          <w:sz w:val="24"/>
          <w:szCs w:val="24"/>
        </w:rPr>
        <w:t xml:space="preserve"> alerta desde o antigo e, agora no </w:t>
      </w:r>
      <w:r w:rsidR="0079587B" w:rsidRPr="00A3036C">
        <w:rPr>
          <w:rFonts w:ascii="Times New Roman" w:eastAsia="Aptos" w:hAnsi="Times New Roman" w:cs="Times New Roman"/>
          <w:bCs/>
          <w:i/>
          <w:iCs/>
          <w:sz w:val="24"/>
          <w:szCs w:val="24"/>
        </w:rPr>
        <w:t xml:space="preserve">novo mundo </w:t>
      </w:r>
      <w:r w:rsidR="0079587B" w:rsidRPr="00A3036C">
        <w:rPr>
          <w:rFonts w:ascii="Times New Roman" w:eastAsia="Aptos" w:hAnsi="Times New Roman" w:cs="Times New Roman"/>
          <w:bCs/>
          <w:sz w:val="24"/>
          <w:szCs w:val="24"/>
        </w:rPr>
        <w:t xml:space="preserve">sobre os </w:t>
      </w:r>
      <w:r w:rsidR="0079587B" w:rsidRPr="00A3036C">
        <w:rPr>
          <w:rFonts w:ascii="Times New Roman" w:eastAsia="Aptos" w:hAnsi="Times New Roman" w:cs="Times New Roman"/>
          <w:bCs/>
          <w:i/>
          <w:iCs/>
          <w:sz w:val="24"/>
          <w:szCs w:val="24"/>
        </w:rPr>
        <w:t>falsos profetas</w:t>
      </w:r>
      <w:r w:rsidR="0079587B" w:rsidRPr="00A3036C">
        <w:rPr>
          <w:rFonts w:ascii="Times New Roman" w:eastAsia="Aptos" w:hAnsi="Times New Roman" w:cs="Times New Roman"/>
          <w:bCs/>
          <w:sz w:val="24"/>
          <w:szCs w:val="24"/>
        </w:rPr>
        <w:t xml:space="preserve"> que cultuam a </w:t>
      </w:r>
      <w:r w:rsidR="0079587B" w:rsidRPr="00A3036C">
        <w:rPr>
          <w:rFonts w:ascii="Times New Roman" w:eastAsia="Aptos" w:hAnsi="Times New Roman" w:cs="Times New Roman"/>
          <w:bCs/>
          <w:i/>
          <w:iCs/>
          <w:sz w:val="24"/>
          <w:szCs w:val="24"/>
        </w:rPr>
        <w:t xml:space="preserve">mentira e ilusão </w:t>
      </w:r>
      <w:r w:rsidR="0079587B" w:rsidRPr="00A3036C">
        <w:rPr>
          <w:rFonts w:ascii="Times New Roman" w:eastAsia="Aptos" w:hAnsi="Times New Roman" w:cs="Times New Roman"/>
          <w:bCs/>
          <w:sz w:val="24"/>
          <w:szCs w:val="24"/>
        </w:rPr>
        <w:t xml:space="preserve">do terrícola ter e ser Deus ― </w:t>
      </w:r>
      <w:r w:rsidR="00C2154E" w:rsidRPr="00A3036C">
        <w:rPr>
          <w:rFonts w:ascii="Times New Roman" w:eastAsia="Aptos" w:hAnsi="Times New Roman" w:cs="Times New Roman"/>
          <w:bCs/>
          <w:sz w:val="24"/>
          <w:szCs w:val="24"/>
        </w:rPr>
        <w:t>Teatraliza a i</w:t>
      </w:r>
      <w:r w:rsidR="0079587B" w:rsidRPr="00A3036C">
        <w:rPr>
          <w:rFonts w:ascii="Times New Roman" w:eastAsia="Aptos" w:hAnsi="Times New Roman" w:cs="Times New Roman"/>
          <w:bCs/>
          <w:sz w:val="24"/>
          <w:szCs w:val="24"/>
        </w:rPr>
        <w:t>ndigna</w:t>
      </w:r>
      <w:r w:rsidR="00C2154E" w:rsidRPr="00A3036C">
        <w:rPr>
          <w:rFonts w:ascii="Times New Roman" w:eastAsia="Aptos" w:hAnsi="Times New Roman" w:cs="Times New Roman"/>
          <w:bCs/>
          <w:sz w:val="24"/>
          <w:szCs w:val="24"/>
        </w:rPr>
        <w:t>ção</w:t>
      </w:r>
      <w:r w:rsidR="0079587B" w:rsidRPr="00A3036C">
        <w:rPr>
          <w:rFonts w:ascii="Times New Roman" w:eastAsia="Aptos" w:hAnsi="Times New Roman" w:cs="Times New Roman"/>
          <w:bCs/>
          <w:sz w:val="24"/>
          <w:szCs w:val="24"/>
        </w:rPr>
        <w:t xml:space="preserve"> ― Deus-Pai está acima de tudo e todos, incluso matéria, tempo e espaço ― Afirma ― Criaturas do planeta Terra são obra do todo-poderoso ― Justifica ― IMSD é a única representante de Deus, aqui, na Terra ― Exibe a ira da contundência ― </w:t>
      </w:r>
      <w:r w:rsidR="00AC4CDD" w:rsidRPr="00A3036C">
        <w:rPr>
          <w:rFonts w:ascii="Times New Roman" w:eastAsia="Aptos" w:hAnsi="Times New Roman" w:cs="Times New Roman"/>
          <w:bCs/>
          <w:sz w:val="24"/>
          <w:szCs w:val="24"/>
        </w:rPr>
        <w:t>Todos os terráqueos condenam a chamada Resistência Dimensional, a serviço de invasores</w:t>
      </w:r>
      <w:r w:rsidR="00C2154E" w:rsidRPr="00A3036C">
        <w:rPr>
          <w:rFonts w:ascii="Times New Roman" w:eastAsia="Aptos" w:hAnsi="Times New Roman" w:cs="Times New Roman"/>
          <w:bCs/>
          <w:sz w:val="24"/>
          <w:szCs w:val="24"/>
        </w:rPr>
        <w:t xml:space="preserve"> extraterrestes</w:t>
      </w:r>
      <w:r w:rsidR="00AC4CDD" w:rsidRPr="00A3036C">
        <w:rPr>
          <w:rFonts w:ascii="Times New Roman" w:eastAsia="Aptos" w:hAnsi="Times New Roman" w:cs="Times New Roman"/>
          <w:bCs/>
          <w:sz w:val="24"/>
          <w:szCs w:val="24"/>
        </w:rPr>
        <w:t xml:space="preserve">, ao ostracismo ― Manifestações populares privadas e públicas de apoio incondicional a Emmanuel ― Provações terrenas confirmam que o Senhor </w:t>
      </w:r>
      <w:r w:rsidR="00AC4CDD" w:rsidRPr="00A3036C">
        <w:rPr>
          <w:rFonts w:ascii="Times New Roman" w:eastAsia="Aptos" w:hAnsi="Times New Roman" w:cs="Times New Roman"/>
          <w:bCs/>
          <w:i/>
          <w:iCs/>
          <w:sz w:val="24"/>
          <w:szCs w:val="24"/>
        </w:rPr>
        <w:t xml:space="preserve">perdoa e não castiga </w:t>
      </w:r>
      <w:r w:rsidR="00AC4CDD" w:rsidRPr="00A3036C">
        <w:rPr>
          <w:rFonts w:ascii="Times New Roman" w:eastAsia="Aptos" w:hAnsi="Times New Roman" w:cs="Times New Roman"/>
          <w:bCs/>
          <w:sz w:val="24"/>
          <w:szCs w:val="24"/>
        </w:rPr>
        <w:t xml:space="preserve">nos oportunizando reparar nossas faltas para nos aprimorarmos para conquistarmos a eternidade ― </w:t>
      </w:r>
      <w:r w:rsidR="00347CF6" w:rsidRPr="00A3036C">
        <w:rPr>
          <w:rFonts w:ascii="Times New Roman" w:eastAsia="Aptos" w:hAnsi="Times New Roman" w:cs="Times New Roman"/>
          <w:bCs/>
          <w:sz w:val="24"/>
          <w:szCs w:val="24"/>
        </w:rPr>
        <w:t xml:space="preserve">Fortalece o processo reencarnatório, verdadeiramente um estacionamento da evolução humana sujeita a </w:t>
      </w:r>
      <w:r w:rsidR="00347CF6" w:rsidRPr="00A3036C">
        <w:rPr>
          <w:rFonts w:ascii="Times New Roman" w:eastAsia="Aptos" w:hAnsi="Times New Roman" w:cs="Times New Roman"/>
          <w:bCs/>
          <w:i/>
          <w:iCs/>
          <w:sz w:val="24"/>
          <w:szCs w:val="24"/>
        </w:rPr>
        <w:t xml:space="preserve">prisão imperialista </w:t>
      </w:r>
      <w:r w:rsidR="00347CF6" w:rsidRPr="00A3036C">
        <w:rPr>
          <w:rFonts w:ascii="Times New Roman" w:eastAsia="Aptos" w:hAnsi="Times New Roman" w:cs="Times New Roman"/>
          <w:bCs/>
          <w:sz w:val="24"/>
          <w:szCs w:val="24"/>
        </w:rPr>
        <w:t xml:space="preserve">do Sistema Terra </w:t>
      </w:r>
      <w:r w:rsidR="00AC4CDD" w:rsidRPr="00A3036C">
        <w:rPr>
          <w:rFonts w:ascii="Times New Roman" w:eastAsia="Aptos" w:hAnsi="Times New Roman" w:cs="Times New Roman"/>
          <w:bCs/>
          <w:sz w:val="24"/>
          <w:szCs w:val="24"/>
        </w:rPr>
        <w:t>―</w:t>
      </w:r>
      <w:r w:rsidR="00347CF6" w:rsidRPr="00A3036C">
        <w:rPr>
          <w:rFonts w:ascii="Times New Roman" w:eastAsia="Aptos" w:hAnsi="Times New Roman" w:cs="Times New Roman"/>
          <w:bCs/>
          <w:sz w:val="24"/>
          <w:szCs w:val="24"/>
        </w:rPr>
        <w:t xml:space="preserve"> Terráqueos orem para o verdadeiro Deus de seu planeta e não permita influências externas que contrariem o modelo divinal da IMSD, sua única religião oficial e aprovada pela divindade ― Evoca, veladamente, Algozlenirus, o Deus do Sistema Terra ― O mundo dos homens não é justo, mas, utilizando-me do corpo de Emmanuel Jesus de Deus, venho, aqui, mais uma vez para salvá-los dos </w:t>
      </w:r>
      <w:r w:rsidR="00347CF6" w:rsidRPr="00A3036C">
        <w:rPr>
          <w:rFonts w:ascii="Times New Roman" w:eastAsia="Aptos" w:hAnsi="Times New Roman" w:cs="Times New Roman"/>
          <w:bCs/>
          <w:i/>
          <w:iCs/>
          <w:sz w:val="24"/>
          <w:szCs w:val="24"/>
        </w:rPr>
        <w:t xml:space="preserve">falsos profetas </w:t>
      </w:r>
      <w:r w:rsidR="00347CF6" w:rsidRPr="00A3036C">
        <w:rPr>
          <w:rFonts w:ascii="Times New Roman" w:eastAsia="Aptos" w:hAnsi="Times New Roman" w:cs="Times New Roman"/>
          <w:bCs/>
          <w:sz w:val="24"/>
          <w:szCs w:val="24"/>
        </w:rPr>
        <w:t>travestidos de filósofos da existência humana</w:t>
      </w:r>
      <w:r w:rsidR="00A739C5" w:rsidRPr="00A3036C">
        <w:rPr>
          <w:rFonts w:ascii="Times New Roman" w:eastAsia="Aptos" w:hAnsi="Times New Roman" w:cs="Times New Roman"/>
          <w:bCs/>
          <w:sz w:val="24"/>
          <w:szCs w:val="24"/>
        </w:rPr>
        <w:t xml:space="preserve">, </w:t>
      </w:r>
      <w:r w:rsidR="00A739C5" w:rsidRPr="00A3036C">
        <w:rPr>
          <w:rFonts w:ascii="Times New Roman" w:eastAsia="Aptos" w:hAnsi="Times New Roman" w:cs="Times New Roman"/>
          <w:bCs/>
          <w:sz w:val="24"/>
          <w:szCs w:val="24"/>
        </w:rPr>
        <w:lastRenderedPageBreak/>
        <w:t xml:space="preserve">cujo objetivo é macular a fé terrestre no seu criador ― Alerta ― </w:t>
      </w:r>
      <w:r w:rsidR="00C2154E" w:rsidRPr="00A3036C">
        <w:rPr>
          <w:rFonts w:ascii="Times New Roman" w:eastAsia="Aptos" w:hAnsi="Times New Roman" w:cs="Times New Roman"/>
          <w:bCs/>
          <w:sz w:val="24"/>
          <w:szCs w:val="24"/>
        </w:rPr>
        <w:t>Altíssimo</w:t>
      </w:r>
      <w:r w:rsidR="00A739C5" w:rsidRPr="00A3036C">
        <w:rPr>
          <w:rFonts w:ascii="Times New Roman" w:eastAsia="Aptos" w:hAnsi="Times New Roman" w:cs="Times New Roman"/>
          <w:bCs/>
          <w:sz w:val="24"/>
          <w:szCs w:val="24"/>
        </w:rPr>
        <w:t xml:space="preserve"> está no comando enquanto os terrícolas e não se deixem levar pelos algozes de sua existência para não terem que prestarem contas divinais por suas escolhas no </w:t>
      </w:r>
      <w:r w:rsidR="00A739C5" w:rsidRPr="00A3036C">
        <w:rPr>
          <w:rFonts w:ascii="Times New Roman" w:eastAsia="Aptos" w:hAnsi="Times New Roman" w:cs="Times New Roman"/>
          <w:bCs/>
          <w:i/>
          <w:iCs/>
          <w:sz w:val="24"/>
          <w:szCs w:val="24"/>
        </w:rPr>
        <w:t>juízo final</w:t>
      </w:r>
      <w:r w:rsidR="00A739C5" w:rsidRPr="00A3036C">
        <w:rPr>
          <w:rFonts w:ascii="Times New Roman" w:eastAsia="Aptos" w:hAnsi="Times New Roman" w:cs="Times New Roman"/>
          <w:bCs/>
          <w:sz w:val="24"/>
          <w:szCs w:val="24"/>
        </w:rPr>
        <w:t xml:space="preserve"> ― Ameaça, culpabilizando o esclarecimento da ignorância ― Orem para o verdadeiro Deus e me ouçam como seu filho. ▬ encerra.</w:t>
      </w:r>
    </w:p>
    <w:p w14:paraId="5B5F842E" w14:textId="77777777" w:rsidR="00A739C5" w:rsidRPr="00A3036C" w:rsidRDefault="00A739C5" w:rsidP="00527EA2">
      <w:pPr>
        <w:spacing w:after="0"/>
        <w:jc w:val="both"/>
        <w:rPr>
          <w:rFonts w:ascii="Times New Roman" w:eastAsia="Aptos" w:hAnsi="Times New Roman" w:cs="Times New Roman"/>
          <w:bCs/>
          <w:sz w:val="24"/>
          <w:szCs w:val="24"/>
        </w:rPr>
      </w:pPr>
    </w:p>
    <w:p w14:paraId="1F4AAD82" w14:textId="7801203A" w:rsidR="00A739C5" w:rsidRPr="00A3036C" w:rsidRDefault="00F17E40" w:rsidP="00527EA2">
      <w:pPr>
        <w:spacing w:after="0"/>
        <w:jc w:val="both"/>
        <w:rPr>
          <w:rFonts w:ascii="Times New Roman" w:eastAsia="Aptos" w:hAnsi="Times New Roman" w:cs="Times New Roman"/>
          <w:bCs/>
          <w:sz w:val="24"/>
          <w:szCs w:val="24"/>
        </w:rPr>
      </w:pPr>
      <w:r w:rsidRPr="00A3036C">
        <w:rPr>
          <w:rFonts w:ascii="Times New Roman" w:eastAsia="Aptos" w:hAnsi="Times New Roman" w:cs="Times New Roman"/>
          <w:bCs/>
          <w:sz w:val="24"/>
          <w:szCs w:val="24"/>
        </w:rPr>
        <w:t>Imagens de populares revelam o sucesso do pronunciamento da considerada reencarnação de Jesus Cristo em Emmanuel Jesus de Deus. Revigorando a fé da maioria terráquea adepta da IMSD, além de despertar o medo nos indecisos sobre a religião estabelecida</w:t>
      </w:r>
      <w:r w:rsidR="002E2113" w:rsidRPr="00A3036C">
        <w:rPr>
          <w:rFonts w:ascii="Times New Roman" w:eastAsia="Aptos" w:hAnsi="Times New Roman" w:cs="Times New Roman"/>
          <w:bCs/>
          <w:sz w:val="24"/>
          <w:szCs w:val="24"/>
        </w:rPr>
        <w:t xml:space="preserve">. Atingindo, ainda, </w:t>
      </w:r>
      <w:r w:rsidRPr="00A3036C">
        <w:rPr>
          <w:rFonts w:ascii="Times New Roman" w:eastAsia="Aptos" w:hAnsi="Times New Roman" w:cs="Times New Roman"/>
          <w:bCs/>
          <w:sz w:val="24"/>
          <w:szCs w:val="24"/>
        </w:rPr>
        <w:t xml:space="preserve"> os</w:t>
      </w:r>
      <w:r w:rsidR="002E2113" w:rsidRPr="00A3036C">
        <w:rPr>
          <w:rFonts w:ascii="Times New Roman" w:eastAsia="Aptos" w:hAnsi="Times New Roman" w:cs="Times New Roman"/>
          <w:bCs/>
          <w:sz w:val="24"/>
          <w:szCs w:val="24"/>
        </w:rPr>
        <w:t xml:space="preserve"> </w:t>
      </w:r>
      <w:r w:rsidRPr="00A3036C">
        <w:rPr>
          <w:rFonts w:ascii="Times New Roman" w:eastAsia="Aptos" w:hAnsi="Times New Roman" w:cs="Times New Roman"/>
          <w:bCs/>
          <w:sz w:val="24"/>
          <w:szCs w:val="24"/>
        </w:rPr>
        <w:t>que consideram</w:t>
      </w:r>
      <w:r w:rsidR="002E2113" w:rsidRPr="00A3036C">
        <w:rPr>
          <w:rFonts w:ascii="Times New Roman" w:eastAsia="Aptos" w:hAnsi="Times New Roman" w:cs="Times New Roman"/>
          <w:bCs/>
          <w:sz w:val="24"/>
          <w:szCs w:val="24"/>
        </w:rPr>
        <w:t>, veladamente,</w:t>
      </w:r>
      <w:r w:rsidRPr="00A3036C">
        <w:rPr>
          <w:rFonts w:ascii="Times New Roman" w:eastAsia="Aptos" w:hAnsi="Times New Roman" w:cs="Times New Roman"/>
          <w:bCs/>
          <w:sz w:val="24"/>
          <w:szCs w:val="24"/>
        </w:rPr>
        <w:t xml:space="preserve"> a filosofia do Eu Sou</w:t>
      </w:r>
      <w:r w:rsidR="00F15B69" w:rsidRPr="00A3036C">
        <w:rPr>
          <w:rFonts w:ascii="Times New Roman" w:eastAsia="Aptos" w:hAnsi="Times New Roman" w:cs="Times New Roman"/>
          <w:bCs/>
          <w:sz w:val="24"/>
          <w:szCs w:val="24"/>
        </w:rPr>
        <w:t>: Eu Sou a consciência... Eu Sou a energia... Eu Sou a luz... Eu Sou o coração... Eu Sou o amor,,, Eu sou a evolução...</w:t>
      </w:r>
      <w:r w:rsidR="002E2113" w:rsidRPr="00A3036C">
        <w:rPr>
          <w:rFonts w:ascii="Times New Roman" w:eastAsia="Aptos" w:hAnsi="Times New Roman" w:cs="Times New Roman"/>
          <w:bCs/>
          <w:sz w:val="24"/>
          <w:szCs w:val="24"/>
        </w:rPr>
        <w:t xml:space="preserve"> </w:t>
      </w:r>
      <w:r w:rsidR="00F15B69" w:rsidRPr="00A3036C">
        <w:rPr>
          <w:rFonts w:ascii="Times New Roman" w:eastAsia="Aptos" w:hAnsi="Times New Roman" w:cs="Times New Roman"/>
          <w:bCs/>
          <w:sz w:val="24"/>
          <w:szCs w:val="24"/>
        </w:rPr>
        <w:t>Eu Sou o Escritor da existência humana... Eu Sou o perfeito equilíbrio do corpo, da mente e de espírito... Eu Sou a conexão com o Eu Superior... Eu Sou o amor incondicional... Eu tenho... Eu Sou... Eu agradeço. Sentimento extensivo,</w:t>
      </w:r>
      <w:r w:rsidR="002E2113" w:rsidRPr="00A3036C">
        <w:rPr>
          <w:rFonts w:ascii="Times New Roman" w:eastAsia="Aptos" w:hAnsi="Times New Roman" w:cs="Times New Roman"/>
          <w:bCs/>
          <w:sz w:val="24"/>
          <w:szCs w:val="24"/>
        </w:rPr>
        <w:t xml:space="preserve"> até mesmo </w:t>
      </w:r>
      <w:r w:rsidR="00F15B69" w:rsidRPr="00A3036C">
        <w:rPr>
          <w:rFonts w:ascii="Times New Roman" w:eastAsia="Aptos" w:hAnsi="Times New Roman" w:cs="Times New Roman"/>
          <w:bCs/>
          <w:sz w:val="24"/>
          <w:szCs w:val="24"/>
        </w:rPr>
        <w:t xml:space="preserve">aos </w:t>
      </w:r>
      <w:r w:rsidR="002E2113" w:rsidRPr="00A3036C">
        <w:rPr>
          <w:rFonts w:ascii="Times New Roman" w:eastAsia="Aptos" w:hAnsi="Times New Roman" w:cs="Times New Roman"/>
          <w:bCs/>
          <w:sz w:val="24"/>
          <w:szCs w:val="24"/>
        </w:rPr>
        <w:t xml:space="preserve">dimensionais, </w:t>
      </w:r>
      <w:r w:rsidR="002E2113" w:rsidRPr="00A3036C">
        <w:rPr>
          <w:rFonts w:ascii="Times New Roman" w:eastAsia="Aptos" w:hAnsi="Times New Roman" w:cs="Times New Roman"/>
          <w:bCs/>
          <w:i/>
          <w:iCs/>
          <w:sz w:val="24"/>
          <w:szCs w:val="24"/>
        </w:rPr>
        <w:t>despertos</w:t>
      </w:r>
      <w:r w:rsidR="002E2113" w:rsidRPr="00A3036C">
        <w:rPr>
          <w:rFonts w:ascii="Times New Roman" w:eastAsia="Aptos" w:hAnsi="Times New Roman" w:cs="Times New Roman"/>
          <w:bCs/>
          <w:sz w:val="24"/>
          <w:szCs w:val="24"/>
        </w:rPr>
        <w:t xml:space="preserve">, em transição da </w:t>
      </w:r>
      <w:r w:rsidR="002E2113" w:rsidRPr="00A3036C">
        <w:rPr>
          <w:rFonts w:ascii="Times New Roman" w:eastAsia="Aptos" w:hAnsi="Times New Roman" w:cs="Times New Roman"/>
          <w:bCs/>
          <w:i/>
          <w:iCs/>
          <w:sz w:val="24"/>
          <w:szCs w:val="24"/>
        </w:rPr>
        <w:t xml:space="preserve">mentira e ilusão </w:t>
      </w:r>
      <w:r w:rsidR="002E2113" w:rsidRPr="00A3036C">
        <w:rPr>
          <w:rFonts w:ascii="Times New Roman" w:eastAsia="Aptos" w:hAnsi="Times New Roman" w:cs="Times New Roman"/>
          <w:bCs/>
          <w:sz w:val="24"/>
          <w:szCs w:val="24"/>
        </w:rPr>
        <w:t xml:space="preserve">do Sistema Terra comandada pelo SUTA — Senhor Universal das Trevas para a </w:t>
      </w:r>
      <w:r w:rsidR="002E2113" w:rsidRPr="00A3036C">
        <w:rPr>
          <w:rFonts w:ascii="Times New Roman" w:eastAsia="Aptos" w:hAnsi="Times New Roman" w:cs="Times New Roman"/>
          <w:bCs/>
          <w:i/>
          <w:iCs/>
          <w:sz w:val="24"/>
          <w:szCs w:val="24"/>
        </w:rPr>
        <w:t xml:space="preserve">verdade absoluta </w:t>
      </w:r>
      <w:r w:rsidR="002E2113" w:rsidRPr="00A3036C">
        <w:rPr>
          <w:rFonts w:ascii="Times New Roman" w:eastAsia="Aptos" w:hAnsi="Times New Roman" w:cs="Times New Roman"/>
          <w:bCs/>
          <w:sz w:val="24"/>
          <w:szCs w:val="24"/>
        </w:rPr>
        <w:t>do SEU — Soberana Energia Universal.</w:t>
      </w:r>
      <w:r w:rsidRPr="00A3036C">
        <w:rPr>
          <w:rFonts w:ascii="Times New Roman" w:eastAsia="Aptos" w:hAnsi="Times New Roman" w:cs="Times New Roman"/>
          <w:bCs/>
          <w:sz w:val="24"/>
          <w:szCs w:val="24"/>
        </w:rPr>
        <w:t xml:space="preserve"> </w:t>
      </w:r>
    </w:p>
    <w:p w14:paraId="3C848794" w14:textId="43D0C292" w:rsidR="002E2113" w:rsidRPr="00A3036C" w:rsidRDefault="002E2113"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bCs/>
          <w:sz w:val="24"/>
          <w:szCs w:val="24"/>
        </w:rPr>
        <w:t xml:space="preserve">Transmissão se encerra com feitos assistencialistas promovidos pelos pilares sistêmicos: governo, religião, mídia e educação, além de </w:t>
      </w:r>
      <w:r w:rsidR="00076A88" w:rsidRPr="00A3036C">
        <w:rPr>
          <w:rFonts w:ascii="Times New Roman" w:eastAsia="Aptos" w:hAnsi="Times New Roman" w:cs="Times New Roman"/>
          <w:bCs/>
          <w:sz w:val="24"/>
          <w:szCs w:val="24"/>
        </w:rPr>
        <w:t xml:space="preserve">uma mensagem de </w:t>
      </w:r>
      <w:r w:rsidRPr="00A3036C">
        <w:rPr>
          <w:rFonts w:ascii="Times New Roman" w:eastAsia="Aptos" w:hAnsi="Times New Roman" w:cs="Times New Roman"/>
          <w:bCs/>
          <w:sz w:val="24"/>
          <w:szCs w:val="24"/>
        </w:rPr>
        <w:t xml:space="preserve">combate </w:t>
      </w:r>
      <w:r w:rsidRPr="00A3036C">
        <w:rPr>
          <w:rFonts w:ascii="Times New Roman" w:eastAsia="Aptos" w:hAnsi="Times New Roman" w:cs="Times New Roman"/>
          <w:i/>
          <w:iCs/>
          <w:sz w:val="24"/>
          <w:szCs w:val="24"/>
        </w:rPr>
        <w:t>a tríade da maldade humana</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ego</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ganância e</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medo</w:t>
      </w:r>
      <w:r w:rsidR="00076A88" w:rsidRPr="00A3036C">
        <w:rPr>
          <w:rFonts w:ascii="Times New Roman" w:eastAsia="Aptos" w:hAnsi="Times New Roman" w:cs="Times New Roman"/>
          <w:sz w:val="24"/>
          <w:szCs w:val="24"/>
        </w:rPr>
        <w:t xml:space="preserve"> responsável por energias maléficas </w:t>
      </w:r>
      <w:r w:rsidR="00F15B69" w:rsidRPr="00A3036C">
        <w:rPr>
          <w:rFonts w:ascii="Times New Roman" w:eastAsia="Aptos" w:hAnsi="Times New Roman" w:cs="Times New Roman"/>
          <w:sz w:val="24"/>
          <w:szCs w:val="24"/>
        </w:rPr>
        <w:t>à</w:t>
      </w:r>
      <w:r w:rsidR="00076A88" w:rsidRPr="00A3036C">
        <w:rPr>
          <w:rFonts w:ascii="Times New Roman" w:eastAsia="Aptos" w:hAnsi="Times New Roman" w:cs="Times New Roman"/>
          <w:sz w:val="24"/>
          <w:szCs w:val="24"/>
        </w:rPr>
        <w:t xml:space="preserve"> evolução</w:t>
      </w:r>
      <w:r w:rsidR="00F15B69" w:rsidRPr="00A3036C">
        <w:rPr>
          <w:rFonts w:ascii="Times New Roman" w:eastAsia="Aptos" w:hAnsi="Times New Roman" w:cs="Times New Roman"/>
          <w:sz w:val="24"/>
          <w:szCs w:val="24"/>
        </w:rPr>
        <w:t xml:space="preserve"> humana</w:t>
      </w:r>
      <w:r w:rsidR="00076A88" w:rsidRPr="00A3036C">
        <w:rPr>
          <w:rFonts w:ascii="Times New Roman" w:eastAsia="Aptos" w:hAnsi="Times New Roman" w:cs="Times New Roman"/>
          <w:sz w:val="24"/>
          <w:szCs w:val="24"/>
        </w:rPr>
        <w:t>.</w:t>
      </w:r>
      <w:r w:rsidR="00F15B69" w:rsidRPr="00A3036C">
        <w:rPr>
          <w:rFonts w:ascii="Times New Roman" w:eastAsia="Aptos" w:hAnsi="Times New Roman" w:cs="Times New Roman"/>
          <w:sz w:val="24"/>
          <w:szCs w:val="24"/>
        </w:rPr>
        <w:t xml:space="preserve"> </w:t>
      </w:r>
      <w:r w:rsidR="00076A88" w:rsidRPr="00A3036C">
        <w:rPr>
          <w:rFonts w:ascii="Times New Roman" w:eastAsia="Aptos" w:hAnsi="Times New Roman" w:cs="Times New Roman"/>
          <w:sz w:val="24"/>
          <w:szCs w:val="24"/>
        </w:rPr>
        <w:t xml:space="preserve">Contraditoriamente, </w:t>
      </w:r>
      <w:r w:rsidRPr="00A3036C">
        <w:rPr>
          <w:rFonts w:ascii="Times New Roman" w:eastAsia="Aptos" w:hAnsi="Times New Roman" w:cs="Times New Roman"/>
          <w:sz w:val="24"/>
          <w:szCs w:val="24"/>
        </w:rPr>
        <w:t xml:space="preserve">promovida pelos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00076A88" w:rsidRPr="00A3036C">
        <w:rPr>
          <w:rFonts w:ascii="Times New Roman" w:eastAsia="Aptos" w:hAnsi="Times New Roman" w:cs="Times New Roman"/>
          <w:sz w:val="24"/>
          <w:szCs w:val="24"/>
        </w:rPr>
        <w:t>, alimentados por estas pela postergação do milenar Sistema Terra.</w:t>
      </w:r>
    </w:p>
    <w:p w14:paraId="1F03B937" w14:textId="527EF347" w:rsidR="008022EE" w:rsidRPr="00A3036C" w:rsidRDefault="00076A88"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Guerreiros Dimensionais presenciais e telepáticos discutem o pronunciamento de Emmanuel Jesus de Deus e suas causas e efeitos </w:t>
      </w:r>
      <w:r w:rsidRPr="00A3036C">
        <w:rPr>
          <w:rFonts w:ascii="Times New Roman" w:eastAsia="Aptos" w:hAnsi="Times New Roman" w:cs="Times New Roman"/>
          <w:sz w:val="24"/>
          <w:szCs w:val="24"/>
        </w:rPr>
        <w:lastRenderedPageBreak/>
        <w:t>na Resistência Dimensional.</w:t>
      </w:r>
      <w:r w:rsidR="008022EE" w:rsidRPr="00A3036C">
        <w:rPr>
          <w:rFonts w:ascii="Times New Roman" w:eastAsia="Aptos" w:hAnsi="Times New Roman" w:cs="Times New Roman"/>
          <w:sz w:val="24"/>
          <w:szCs w:val="24"/>
        </w:rPr>
        <w:t xml:space="preserve"> Casa de Vidro na Fazenda Araruama é o cenário para a resenha de Harrison, Taylor e Agregados, comandados pela </w:t>
      </w:r>
      <w:r w:rsidR="00303011" w:rsidRPr="00A3036C">
        <w:rPr>
          <w:rFonts w:ascii="Times New Roman" w:eastAsia="Aptos" w:hAnsi="Times New Roman" w:cs="Times New Roman"/>
          <w:sz w:val="24"/>
          <w:szCs w:val="24"/>
        </w:rPr>
        <w:t>energia</w:t>
      </w:r>
      <w:r w:rsidR="008022EE" w:rsidRPr="00A3036C">
        <w:rPr>
          <w:rFonts w:ascii="Times New Roman" w:eastAsia="Aptos" w:hAnsi="Times New Roman" w:cs="Times New Roman"/>
          <w:sz w:val="24"/>
          <w:szCs w:val="24"/>
        </w:rPr>
        <w:t xml:space="preserve"> do casal, violeta, masculino, e lilás, feminino, </w:t>
      </w:r>
      <w:r w:rsidR="00303011" w:rsidRPr="00A3036C">
        <w:rPr>
          <w:rFonts w:ascii="Times New Roman" w:eastAsia="Aptos" w:hAnsi="Times New Roman" w:cs="Times New Roman"/>
          <w:sz w:val="24"/>
          <w:szCs w:val="24"/>
        </w:rPr>
        <w:t xml:space="preserve">Germano e Fértilles, </w:t>
      </w:r>
      <w:r w:rsidR="008022EE" w:rsidRPr="00A3036C">
        <w:rPr>
          <w:rFonts w:ascii="Times New Roman" w:eastAsia="Aptos" w:hAnsi="Times New Roman" w:cs="Times New Roman"/>
          <w:sz w:val="24"/>
          <w:szCs w:val="24"/>
        </w:rPr>
        <w:t>de criação repousado na Fonte de Criação Universal, leia-se SEU — Soberana Energia Universal.</w:t>
      </w:r>
    </w:p>
    <w:p w14:paraId="0C5D0481" w14:textId="77777777" w:rsidR="00F15B69" w:rsidRPr="00A3036C" w:rsidRDefault="00F15B69" w:rsidP="00076A88">
      <w:pPr>
        <w:spacing w:after="0" w:line="256" w:lineRule="auto"/>
        <w:jc w:val="both"/>
        <w:rPr>
          <w:rFonts w:ascii="Times New Roman" w:eastAsia="Aptos" w:hAnsi="Times New Roman" w:cs="Times New Roman"/>
          <w:sz w:val="24"/>
          <w:szCs w:val="24"/>
        </w:rPr>
      </w:pPr>
    </w:p>
    <w:p w14:paraId="4100C529" w14:textId="318C08CD" w:rsidR="008022EE" w:rsidRPr="00A3036C" w:rsidRDefault="008022EE"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Sei que </w:t>
      </w:r>
      <w:r w:rsidRPr="00A3036C">
        <w:rPr>
          <w:rFonts w:ascii="Times New Roman" w:eastAsia="Aptos" w:hAnsi="Times New Roman" w:cs="Times New Roman"/>
          <w:i/>
          <w:iCs/>
          <w:sz w:val="24"/>
          <w:szCs w:val="24"/>
        </w:rPr>
        <w:t xml:space="preserve">marreco novo não deve dar mergulho fundo </w:t>
      </w:r>
      <w:r w:rsidRPr="00A3036C">
        <w:rPr>
          <w:rFonts w:ascii="Times New Roman" w:eastAsia="Aptos" w:hAnsi="Times New Roman" w:cs="Times New Roman"/>
          <w:sz w:val="24"/>
          <w:szCs w:val="24"/>
        </w:rPr>
        <w:t>― Manifesta-se Sthephano Lessa, 46, marido de Pablo Guerra Kauê Harrison, ex-presidente do Brasil ― Porém, sabedor do histórico da IMSD, não entendo a Resistência Dimensional não se utilizar das práticas pedófilas de seu fundador desaparecido, Roberto Evaristo de Macedo Soares, e do, hoje, maior autoridade religiosa do planeta, Emmanuel Jesus de Deus</w:t>
      </w:r>
      <w:r w:rsidR="00303011" w:rsidRPr="00A3036C">
        <w:rPr>
          <w:rFonts w:ascii="Times New Roman" w:eastAsia="Aptos" w:hAnsi="Times New Roman" w:cs="Times New Roman"/>
          <w:sz w:val="24"/>
          <w:szCs w:val="24"/>
        </w:rPr>
        <w:t>. ▬ questiona.</w:t>
      </w:r>
    </w:p>
    <w:p w14:paraId="3181AB99" w14:textId="77777777" w:rsidR="00303011" w:rsidRPr="00A3036C" w:rsidRDefault="00303011" w:rsidP="00076A88">
      <w:pPr>
        <w:spacing w:after="0" w:line="256" w:lineRule="auto"/>
        <w:jc w:val="both"/>
        <w:rPr>
          <w:rFonts w:ascii="Times New Roman" w:eastAsia="Aptos" w:hAnsi="Times New Roman" w:cs="Times New Roman"/>
          <w:sz w:val="24"/>
          <w:szCs w:val="24"/>
        </w:rPr>
      </w:pPr>
    </w:p>
    <w:p w14:paraId="75C5CE21" w14:textId="726296D3" w:rsidR="00303011" w:rsidRPr="00A3036C" w:rsidRDefault="00303011"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Os apóstolos, </w:t>
      </w:r>
      <w:r w:rsidR="00C2154E" w:rsidRPr="00A3036C">
        <w:rPr>
          <w:rFonts w:ascii="Times New Roman" w:eastAsia="Aptos" w:hAnsi="Times New Roman" w:cs="Times New Roman"/>
          <w:sz w:val="24"/>
          <w:szCs w:val="24"/>
        </w:rPr>
        <w:t>vítimas</w:t>
      </w:r>
      <w:r w:rsidRPr="00A3036C">
        <w:rPr>
          <w:rFonts w:ascii="Times New Roman" w:eastAsia="Aptos" w:hAnsi="Times New Roman" w:cs="Times New Roman"/>
          <w:sz w:val="24"/>
          <w:szCs w:val="24"/>
        </w:rPr>
        <w:t xml:space="preserve"> destes abusos são a prova viva desta condenável conduta não usual praticada desde sempre na ESD — Escola dos Servos de Deus com unidades, atualmente, em todo </w:t>
      </w:r>
      <w:r w:rsidRPr="00A3036C">
        <w:rPr>
          <w:rFonts w:ascii="Times New Roman" w:eastAsia="Aptos" w:hAnsi="Times New Roman" w:cs="Times New Roman"/>
          <w:i/>
          <w:iCs/>
          <w:sz w:val="24"/>
          <w:szCs w:val="24"/>
        </w:rPr>
        <w:t xml:space="preserve">novo mundo </w:t>
      </w:r>
      <w:r w:rsidRPr="00A3036C">
        <w:rPr>
          <w:rFonts w:ascii="Times New Roman" w:eastAsia="Aptos" w:hAnsi="Times New Roman" w:cs="Times New Roman"/>
          <w:sz w:val="24"/>
          <w:szCs w:val="24"/>
        </w:rPr>
        <w:t>― Pablo justifica pergunta do amante ― Sinceramente, acho que impactaríamos, negativamente, a população terráquea e poderíamos reverter a desfavorável situação da Resistência Dimensional. ▬ opina.</w:t>
      </w:r>
    </w:p>
    <w:p w14:paraId="247EDBAE" w14:textId="77777777" w:rsidR="00303011" w:rsidRPr="00A3036C" w:rsidRDefault="00303011" w:rsidP="00076A88">
      <w:pPr>
        <w:spacing w:after="0" w:line="256" w:lineRule="auto"/>
        <w:jc w:val="both"/>
        <w:rPr>
          <w:rFonts w:ascii="Times New Roman" w:eastAsia="Aptos" w:hAnsi="Times New Roman" w:cs="Times New Roman"/>
          <w:sz w:val="24"/>
          <w:szCs w:val="24"/>
        </w:rPr>
      </w:pPr>
    </w:p>
    <w:p w14:paraId="7298BCAD" w14:textId="7F3115B0" w:rsidR="00303011" w:rsidRPr="00A3036C" w:rsidRDefault="00303011"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Cumpriríamos a máxima bíblica: </w:t>
      </w:r>
      <w:r w:rsidRPr="00A3036C">
        <w:rPr>
          <w:rFonts w:ascii="Times New Roman" w:eastAsia="Aptos" w:hAnsi="Times New Roman" w:cs="Times New Roman"/>
          <w:i/>
          <w:iCs/>
          <w:sz w:val="24"/>
          <w:szCs w:val="24"/>
        </w:rPr>
        <w:t xml:space="preserve">quem com ferro fere, com ferro é ferido </w:t>
      </w:r>
      <w:r w:rsidRPr="00A3036C">
        <w:rPr>
          <w:rFonts w:ascii="Times New Roman" w:eastAsia="Aptos" w:hAnsi="Times New Roman" w:cs="Times New Roman"/>
          <w:sz w:val="24"/>
          <w:szCs w:val="24"/>
        </w:rPr>
        <w:t xml:space="preserve">― Marion Patrícia </w:t>
      </w:r>
      <w:r w:rsidRPr="00A3036C">
        <w:rPr>
          <w:rFonts w:ascii="Times New Roman" w:eastAsia="Aptos" w:hAnsi="Times New Roman" w:cs="Times New Roman"/>
          <w:i/>
          <w:iCs/>
          <w:sz w:val="24"/>
          <w:szCs w:val="24"/>
        </w:rPr>
        <w:t xml:space="preserve">engrossa o caldo </w:t>
      </w:r>
      <w:r w:rsidRPr="00A3036C">
        <w:rPr>
          <w:rFonts w:ascii="Times New Roman" w:eastAsia="Aptos" w:hAnsi="Times New Roman" w:cs="Times New Roman"/>
          <w:sz w:val="24"/>
          <w:szCs w:val="24"/>
        </w:rPr>
        <w:t xml:space="preserve">― </w:t>
      </w:r>
      <w:r w:rsidR="00F16BAF" w:rsidRPr="00A3036C">
        <w:rPr>
          <w:rFonts w:ascii="Times New Roman" w:eastAsia="Aptos" w:hAnsi="Times New Roman" w:cs="Times New Roman"/>
          <w:sz w:val="24"/>
          <w:szCs w:val="24"/>
        </w:rPr>
        <w:t xml:space="preserve">O problema é sabermos se a mídia, enquanto pilar sistêmico do Sistema Terra, não irá abafar ou desviar a atenção do caso e </w:t>
      </w:r>
      <w:r w:rsidR="00F16BAF" w:rsidRPr="00A3036C">
        <w:rPr>
          <w:rFonts w:ascii="Times New Roman" w:eastAsia="Aptos" w:hAnsi="Times New Roman" w:cs="Times New Roman"/>
          <w:i/>
          <w:iCs/>
          <w:sz w:val="24"/>
          <w:szCs w:val="24"/>
        </w:rPr>
        <w:t xml:space="preserve">tudo acabar em pizza </w:t>
      </w:r>
      <w:r w:rsidR="00F16BAF" w:rsidRPr="00A3036C">
        <w:rPr>
          <w:rFonts w:ascii="Times New Roman" w:eastAsia="Aptos" w:hAnsi="Times New Roman" w:cs="Times New Roman"/>
          <w:sz w:val="24"/>
          <w:szCs w:val="24"/>
        </w:rPr>
        <w:t xml:space="preserve">como, normalmente, acontece no Brasil, especialmente com o brasileiro, Fernando Inácio Cardoso da Silva, 94, sendo o Presidente do Globo. ▬ </w:t>
      </w:r>
      <w:r w:rsidRPr="00A3036C">
        <w:rPr>
          <w:rFonts w:ascii="Times New Roman" w:eastAsia="Aptos" w:hAnsi="Times New Roman" w:cs="Times New Roman"/>
          <w:sz w:val="24"/>
          <w:szCs w:val="24"/>
        </w:rPr>
        <w:t xml:space="preserve"> </w:t>
      </w:r>
      <w:r w:rsidR="00F16BAF" w:rsidRPr="00A3036C">
        <w:rPr>
          <w:rFonts w:ascii="Times New Roman" w:eastAsia="Aptos" w:hAnsi="Times New Roman" w:cs="Times New Roman"/>
          <w:sz w:val="24"/>
          <w:szCs w:val="24"/>
        </w:rPr>
        <w:t>descrente.</w:t>
      </w:r>
    </w:p>
    <w:p w14:paraId="177C3EE0" w14:textId="66EF005E" w:rsidR="00F16BAF" w:rsidRPr="00A3036C" w:rsidRDefault="00482BFD"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Tenho certeza de que todos os apóstolos da IMSD não se furtariam a fazerem esta denúncia ― Judas Escariotes, incluindo-se como delator, opina ― Seria um escândalo de proporções inimagináveis. ▬ deleita-se.</w:t>
      </w:r>
    </w:p>
    <w:p w14:paraId="38DD25EB" w14:textId="77777777" w:rsidR="00482BFD" w:rsidRPr="00A3036C" w:rsidRDefault="00482BFD" w:rsidP="00076A88">
      <w:pPr>
        <w:spacing w:after="0" w:line="256" w:lineRule="auto"/>
        <w:jc w:val="both"/>
        <w:rPr>
          <w:rFonts w:ascii="Times New Roman" w:eastAsia="Aptos" w:hAnsi="Times New Roman" w:cs="Times New Roman"/>
          <w:sz w:val="24"/>
          <w:szCs w:val="24"/>
        </w:rPr>
      </w:pPr>
    </w:p>
    <w:p w14:paraId="21D37100" w14:textId="34944359" w:rsidR="00482BFD" w:rsidRPr="00A3036C" w:rsidRDefault="00482BFD"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Realmente, executaríamos um </w:t>
      </w:r>
      <w:r w:rsidRPr="00A3036C">
        <w:rPr>
          <w:rFonts w:ascii="Times New Roman" w:eastAsia="Aptos" w:hAnsi="Times New Roman" w:cs="Times New Roman"/>
          <w:i/>
          <w:iCs/>
          <w:sz w:val="24"/>
          <w:szCs w:val="24"/>
        </w:rPr>
        <w:t xml:space="preserve">golpe de mestre </w:t>
      </w:r>
      <w:r w:rsidRPr="00A3036C">
        <w:rPr>
          <w:rFonts w:ascii="Times New Roman" w:eastAsia="Aptos" w:hAnsi="Times New Roman" w:cs="Times New Roman"/>
          <w:sz w:val="24"/>
          <w:szCs w:val="24"/>
        </w:rPr>
        <w:t>― Lauro César concorda com sua alma gêmea ― Uma coisa é certa, precisamos reverter esta situação a nosso favor. ▬ preocupado.</w:t>
      </w:r>
    </w:p>
    <w:p w14:paraId="506B1219" w14:textId="77777777" w:rsidR="00482BFD" w:rsidRPr="00A3036C" w:rsidRDefault="00482BFD" w:rsidP="00076A88">
      <w:pPr>
        <w:spacing w:after="0" w:line="256" w:lineRule="auto"/>
        <w:jc w:val="both"/>
        <w:rPr>
          <w:rFonts w:ascii="Times New Roman" w:eastAsia="Aptos" w:hAnsi="Times New Roman" w:cs="Times New Roman"/>
          <w:sz w:val="24"/>
          <w:szCs w:val="24"/>
        </w:rPr>
      </w:pPr>
    </w:p>
    <w:p w14:paraId="49D08C0B" w14:textId="32D69934" w:rsidR="00F16BAF" w:rsidRPr="00A3036C" w:rsidRDefault="00F16BAF"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482BFD" w:rsidRPr="00A3036C">
        <w:rPr>
          <w:rFonts w:ascii="Times New Roman" w:eastAsia="Aptos" w:hAnsi="Times New Roman" w:cs="Times New Roman"/>
          <w:sz w:val="24"/>
          <w:szCs w:val="24"/>
        </w:rPr>
        <w:t>Como? É a pergunta que não s cala e o</w:t>
      </w:r>
      <w:r w:rsidRPr="00A3036C">
        <w:rPr>
          <w:rFonts w:ascii="Times New Roman" w:eastAsia="Aptos" w:hAnsi="Times New Roman" w:cs="Times New Roman"/>
          <w:sz w:val="24"/>
          <w:szCs w:val="24"/>
        </w:rPr>
        <w:t xml:space="preserve"> pior de tudo é não sabermos como seremos recepcionados, enquanto Guerreiros Dimensionais, para continuarmos o nosso trabalho visando o </w:t>
      </w:r>
      <w:r w:rsidRPr="00A3036C">
        <w:rPr>
          <w:rFonts w:ascii="Times New Roman" w:eastAsia="Aptos" w:hAnsi="Times New Roman" w:cs="Times New Roman"/>
          <w:i/>
          <w:iCs/>
          <w:sz w:val="24"/>
          <w:szCs w:val="24"/>
        </w:rPr>
        <w:t xml:space="preserve">despertar em massa </w:t>
      </w:r>
      <w:r w:rsidRPr="00A3036C">
        <w:rPr>
          <w:rFonts w:ascii="Times New Roman" w:eastAsia="Aptos" w:hAnsi="Times New Roman" w:cs="Times New Roman"/>
          <w:sz w:val="24"/>
          <w:szCs w:val="24"/>
        </w:rPr>
        <w:t xml:space="preserve">― Viviane, mulher de Marion, </w:t>
      </w:r>
      <w:r w:rsidR="00CA1C8D" w:rsidRPr="00A3036C">
        <w:rPr>
          <w:rFonts w:ascii="Times New Roman" w:eastAsia="Aptos" w:hAnsi="Times New Roman" w:cs="Times New Roman"/>
          <w:sz w:val="24"/>
          <w:szCs w:val="24"/>
        </w:rPr>
        <w:t>também</w:t>
      </w:r>
      <w:r w:rsidRPr="00A3036C">
        <w:rPr>
          <w:rFonts w:ascii="Times New Roman" w:eastAsia="Aptos" w:hAnsi="Times New Roman" w:cs="Times New Roman"/>
          <w:sz w:val="24"/>
          <w:szCs w:val="24"/>
        </w:rPr>
        <w:t xml:space="preserve"> com</w:t>
      </w:r>
      <w:r w:rsidR="00CA1C8D" w:rsidRPr="00A3036C">
        <w:rPr>
          <w:rFonts w:ascii="Times New Roman" w:eastAsia="Aptos" w:hAnsi="Times New Roman" w:cs="Times New Roman"/>
          <w:sz w:val="24"/>
          <w:szCs w:val="24"/>
        </w:rPr>
        <w:t>partilha</w:t>
      </w:r>
      <w:r w:rsidRPr="00A3036C">
        <w:rPr>
          <w:rFonts w:ascii="Times New Roman" w:eastAsia="Aptos" w:hAnsi="Times New Roman" w:cs="Times New Roman"/>
          <w:sz w:val="24"/>
          <w:szCs w:val="24"/>
        </w:rPr>
        <w:t xml:space="preserve"> preocupação ― Só iremos saber quando formos autorizados a voltarmos a atuar e tomara que eu esteja errada</w:t>
      </w:r>
      <w:r w:rsidR="00E04237" w:rsidRPr="00A3036C">
        <w:rPr>
          <w:rFonts w:ascii="Times New Roman" w:eastAsia="Aptos" w:hAnsi="Times New Roman" w:cs="Times New Roman"/>
          <w:sz w:val="24"/>
          <w:szCs w:val="24"/>
        </w:rPr>
        <w:t xml:space="preserve"> ao considerar esta possibilidade de rejeição.</w:t>
      </w:r>
      <w:r w:rsidRPr="00A3036C">
        <w:rPr>
          <w:rFonts w:ascii="Times New Roman" w:eastAsia="Aptos" w:hAnsi="Times New Roman" w:cs="Times New Roman"/>
          <w:sz w:val="24"/>
          <w:szCs w:val="24"/>
        </w:rPr>
        <w:t xml:space="preserve"> ▬ constata.</w:t>
      </w:r>
    </w:p>
    <w:p w14:paraId="25F60F1C" w14:textId="77777777" w:rsidR="00F16BAF" w:rsidRPr="00A3036C" w:rsidRDefault="00F16BAF" w:rsidP="00076A88">
      <w:pPr>
        <w:spacing w:after="0" w:line="256" w:lineRule="auto"/>
        <w:jc w:val="both"/>
        <w:rPr>
          <w:rFonts w:ascii="Times New Roman" w:eastAsia="Aptos" w:hAnsi="Times New Roman" w:cs="Times New Roman"/>
          <w:sz w:val="24"/>
          <w:szCs w:val="24"/>
        </w:rPr>
      </w:pPr>
    </w:p>
    <w:p w14:paraId="1B0184AD" w14:textId="218B889E" w:rsidR="00F16BAF" w:rsidRPr="00A3036C" w:rsidRDefault="00F16BAF"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CA1C8D" w:rsidRPr="00A3036C">
        <w:rPr>
          <w:rFonts w:ascii="Times New Roman" w:eastAsia="Aptos" w:hAnsi="Times New Roman" w:cs="Times New Roman"/>
          <w:sz w:val="24"/>
          <w:szCs w:val="24"/>
        </w:rPr>
        <w:t xml:space="preserve">Não se esqueçam que </w:t>
      </w:r>
      <w:r w:rsidR="00CA1C8D" w:rsidRPr="00A3036C">
        <w:rPr>
          <w:rFonts w:ascii="Times New Roman" w:eastAsia="Aptos" w:hAnsi="Times New Roman" w:cs="Times New Roman"/>
          <w:i/>
          <w:iCs/>
          <w:sz w:val="24"/>
          <w:szCs w:val="24"/>
        </w:rPr>
        <w:t>devagar se vai longe ―</w:t>
      </w:r>
      <w:r w:rsidR="00CA1C8D" w:rsidRPr="00A3036C">
        <w:rPr>
          <w:rFonts w:ascii="Times New Roman" w:eastAsia="Aptos" w:hAnsi="Times New Roman" w:cs="Times New Roman"/>
          <w:sz w:val="24"/>
          <w:szCs w:val="24"/>
        </w:rPr>
        <w:t xml:space="preserve"> Miguel Araruama tranquiliza a ambiência ― Tudo é uma questão de tempo e ninguém melhor de que o SEU para determiná-lo. ▬ conclui.</w:t>
      </w:r>
    </w:p>
    <w:p w14:paraId="32F0C4A3" w14:textId="77777777" w:rsidR="00CA1C8D" w:rsidRPr="00A3036C" w:rsidRDefault="00CA1C8D" w:rsidP="00076A88">
      <w:pPr>
        <w:spacing w:after="0" w:line="256" w:lineRule="auto"/>
        <w:jc w:val="both"/>
        <w:rPr>
          <w:rFonts w:ascii="Times New Roman" w:eastAsia="Aptos" w:hAnsi="Times New Roman" w:cs="Times New Roman"/>
          <w:sz w:val="24"/>
          <w:szCs w:val="24"/>
        </w:rPr>
      </w:pPr>
    </w:p>
    <w:p w14:paraId="2243190E" w14:textId="10B02897" w:rsidR="00E863E9" w:rsidRPr="00A3036C" w:rsidRDefault="00CA1C8D"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Ouçamos a experiência e nos tranquilizemos ― Luiza apoia o marido ― Afinal de contas, </w:t>
      </w:r>
      <w:r w:rsidRPr="00A3036C">
        <w:rPr>
          <w:rFonts w:ascii="Times New Roman" w:eastAsia="Aptos" w:hAnsi="Times New Roman" w:cs="Times New Roman"/>
          <w:i/>
          <w:iCs/>
          <w:sz w:val="24"/>
          <w:szCs w:val="24"/>
        </w:rPr>
        <w:t>nada como um dia após o outro</w:t>
      </w:r>
      <w:r w:rsidRPr="00A3036C">
        <w:rPr>
          <w:rFonts w:ascii="Times New Roman" w:eastAsia="Aptos" w:hAnsi="Times New Roman" w:cs="Times New Roman"/>
          <w:sz w:val="24"/>
          <w:szCs w:val="24"/>
        </w:rPr>
        <w:t>. ▬ filosofa.</w:t>
      </w:r>
    </w:p>
    <w:p w14:paraId="37B3FE3B" w14:textId="77777777" w:rsidR="00BD445C" w:rsidRPr="00A3036C" w:rsidRDefault="00BD445C" w:rsidP="00076A88">
      <w:pPr>
        <w:spacing w:after="0" w:line="256" w:lineRule="auto"/>
        <w:jc w:val="both"/>
        <w:rPr>
          <w:rFonts w:ascii="Times New Roman" w:eastAsia="Aptos" w:hAnsi="Times New Roman" w:cs="Times New Roman"/>
          <w:sz w:val="24"/>
          <w:szCs w:val="24"/>
        </w:rPr>
      </w:pPr>
    </w:p>
    <w:p w14:paraId="048FD08D" w14:textId="77777777" w:rsidR="00BD445C" w:rsidRPr="00A3036C" w:rsidRDefault="00BD445C" w:rsidP="00BD445C">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Assim como, </w:t>
      </w:r>
      <w:r w:rsidRPr="00A3036C">
        <w:rPr>
          <w:rFonts w:ascii="Times New Roman" w:eastAsia="Aptos" w:hAnsi="Times New Roman" w:cs="Times New Roman"/>
          <w:i/>
          <w:iCs/>
          <w:sz w:val="24"/>
          <w:szCs w:val="24"/>
        </w:rPr>
        <w:t xml:space="preserve">nada acontece por acaso </w:t>
      </w:r>
      <w:r w:rsidRPr="00A3036C">
        <w:rPr>
          <w:rFonts w:ascii="Times New Roman" w:eastAsia="Aptos" w:hAnsi="Times New Roman" w:cs="Times New Roman"/>
          <w:sz w:val="24"/>
          <w:szCs w:val="24"/>
        </w:rPr>
        <w:t xml:space="preserve">― João Carlos reinicia a resenha, complementando Luiza ― Tanto é que estamos, devidamente, </w:t>
      </w:r>
      <w:r w:rsidRPr="00A3036C">
        <w:rPr>
          <w:rFonts w:ascii="Times New Roman" w:eastAsia="Aptos" w:hAnsi="Times New Roman" w:cs="Times New Roman"/>
          <w:i/>
          <w:iCs/>
          <w:sz w:val="24"/>
          <w:szCs w:val="24"/>
        </w:rPr>
        <w:t>despertos</w:t>
      </w:r>
      <w:r w:rsidRPr="00A3036C">
        <w:rPr>
          <w:rFonts w:ascii="Times New Roman" w:eastAsia="Aptos" w:hAnsi="Times New Roman" w:cs="Times New Roman"/>
          <w:sz w:val="24"/>
          <w:szCs w:val="24"/>
        </w:rPr>
        <w:t xml:space="preserve">, discutindo como podemos promover o </w:t>
      </w:r>
      <w:r w:rsidRPr="00A3036C">
        <w:rPr>
          <w:rFonts w:ascii="Times New Roman" w:eastAsia="Aptos" w:hAnsi="Times New Roman" w:cs="Times New Roman"/>
          <w:i/>
          <w:iCs/>
          <w:sz w:val="24"/>
          <w:szCs w:val="24"/>
        </w:rPr>
        <w:t xml:space="preserve">despertar em massa </w:t>
      </w:r>
      <w:r w:rsidRPr="00A3036C">
        <w:rPr>
          <w:rFonts w:ascii="Times New Roman" w:eastAsia="Aptos" w:hAnsi="Times New Roman" w:cs="Times New Roman"/>
          <w:sz w:val="24"/>
          <w:szCs w:val="24"/>
        </w:rPr>
        <w:t xml:space="preserve">dos terrícolas dispostos a vislumbrarem a </w:t>
      </w:r>
      <w:r w:rsidRPr="00A3036C">
        <w:rPr>
          <w:rFonts w:ascii="Times New Roman" w:eastAsia="Aptos" w:hAnsi="Times New Roman" w:cs="Times New Roman"/>
          <w:i/>
          <w:iCs/>
          <w:sz w:val="24"/>
          <w:szCs w:val="24"/>
        </w:rPr>
        <w:t>liberdade da prisão</w:t>
      </w:r>
      <w:r w:rsidRPr="00A3036C">
        <w:rPr>
          <w:rFonts w:ascii="Times New Roman" w:eastAsia="Aptos" w:hAnsi="Times New Roman" w:cs="Times New Roman"/>
          <w:sz w:val="24"/>
          <w:szCs w:val="24"/>
        </w:rPr>
        <w:t xml:space="preserve"> do Sistema Terra. ▬ concluso.</w:t>
      </w:r>
    </w:p>
    <w:p w14:paraId="48008DAA" w14:textId="77777777" w:rsidR="00BD445C" w:rsidRPr="00A3036C" w:rsidRDefault="00BD445C" w:rsidP="00076A88">
      <w:pPr>
        <w:spacing w:after="0" w:line="256" w:lineRule="auto"/>
        <w:jc w:val="both"/>
        <w:rPr>
          <w:rFonts w:ascii="Times New Roman" w:eastAsia="Aptos" w:hAnsi="Times New Roman" w:cs="Times New Roman"/>
          <w:sz w:val="24"/>
          <w:szCs w:val="24"/>
        </w:rPr>
      </w:pPr>
    </w:p>
    <w:p w14:paraId="5067DD5F" w14:textId="3D012FBA" w:rsidR="0093023D" w:rsidRPr="00A3036C" w:rsidRDefault="0093023D"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Guerreiros Dimensionais abraçados pelo pôr do Sol se energizam com os raios violeta e lilás que criam uma aura sobre todos os presentes na área externa da Casa de Vidro na Fazenda Araruama. </w:t>
      </w:r>
    </w:p>
    <w:p w14:paraId="2D1EBE90" w14:textId="4F9BB4EF" w:rsidR="0044114C" w:rsidRPr="00A3036C" w:rsidRDefault="00F074C2" w:rsidP="00076A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Maravilhados com fenômeno natural, jamais visto como se apresenta, desta feita, aos Guerreiros Dimensionais, ou seja, com uma </w:t>
      </w:r>
      <w:r w:rsidRPr="00A3036C">
        <w:rPr>
          <w:rFonts w:ascii="Times New Roman" w:eastAsia="Aptos" w:hAnsi="Times New Roman" w:cs="Times New Roman"/>
          <w:i/>
          <w:iCs/>
          <w:sz w:val="24"/>
          <w:szCs w:val="24"/>
        </w:rPr>
        <w:t xml:space="preserve">bola de fogo </w:t>
      </w:r>
      <w:r w:rsidRPr="00A3036C">
        <w:rPr>
          <w:rFonts w:ascii="Times New Roman" w:eastAsia="Aptos" w:hAnsi="Times New Roman" w:cs="Times New Roman"/>
          <w:sz w:val="24"/>
          <w:szCs w:val="24"/>
        </w:rPr>
        <w:t>das citadas matizes sendo preponderantes em relação</w:t>
      </w:r>
      <w:r w:rsidR="0044114C" w:rsidRPr="00A3036C">
        <w:rPr>
          <w:rFonts w:ascii="Times New Roman" w:eastAsia="Aptos" w:hAnsi="Times New Roman" w:cs="Times New Roman"/>
          <w:sz w:val="24"/>
          <w:szCs w:val="24"/>
        </w:rPr>
        <w:t xml:space="preserve"> a sua cor original. Espetáculo com sentimento de observância de tão perto da despedida do Sol, a ponto ilusório de poder tocá-lo.</w:t>
      </w:r>
      <w:r w:rsidR="00E863E9" w:rsidRPr="00A3036C">
        <w:rPr>
          <w:rFonts w:ascii="Times New Roman" w:eastAsia="Aptos" w:hAnsi="Times New Roman" w:cs="Times New Roman"/>
          <w:sz w:val="24"/>
          <w:szCs w:val="24"/>
        </w:rPr>
        <w:t xml:space="preserve"> </w:t>
      </w:r>
      <w:r w:rsidR="0044114C" w:rsidRPr="00A3036C">
        <w:rPr>
          <w:rFonts w:ascii="Times New Roman" w:eastAsia="Aptos" w:hAnsi="Times New Roman" w:cs="Times New Roman"/>
          <w:sz w:val="24"/>
          <w:szCs w:val="24"/>
        </w:rPr>
        <w:t xml:space="preserve">A mata montanhosa, praia e o mar cobertos pelos raios violeta e lilás adicionadas de manifestações naturais </w:t>
      </w:r>
      <w:r w:rsidR="0009509C" w:rsidRPr="00A3036C">
        <w:rPr>
          <w:rFonts w:ascii="Times New Roman" w:eastAsia="Aptos" w:hAnsi="Times New Roman" w:cs="Times New Roman"/>
          <w:sz w:val="24"/>
          <w:szCs w:val="24"/>
        </w:rPr>
        <w:t xml:space="preserve">que </w:t>
      </w:r>
      <w:r w:rsidR="0044114C" w:rsidRPr="00A3036C">
        <w:rPr>
          <w:rFonts w:ascii="Times New Roman" w:eastAsia="Aptos" w:hAnsi="Times New Roman" w:cs="Times New Roman"/>
          <w:sz w:val="24"/>
          <w:szCs w:val="24"/>
        </w:rPr>
        <w:t xml:space="preserve">executam uma trilha sonora pontuada pelo vento. Cardumes de peixes e pássaros bailam no oceano e no ar. Flora e fauna exuberantes </w:t>
      </w:r>
      <w:r w:rsidR="0044114C" w:rsidRPr="00A3036C">
        <w:rPr>
          <w:rFonts w:ascii="Times New Roman" w:eastAsia="Aptos" w:hAnsi="Times New Roman" w:cs="Times New Roman"/>
          <w:i/>
          <w:iCs/>
          <w:sz w:val="24"/>
          <w:szCs w:val="24"/>
        </w:rPr>
        <w:t>cantam a vida</w:t>
      </w:r>
      <w:r w:rsidR="0044114C" w:rsidRPr="00A3036C">
        <w:rPr>
          <w:rFonts w:ascii="Times New Roman" w:eastAsia="Aptos" w:hAnsi="Times New Roman" w:cs="Times New Roman"/>
          <w:sz w:val="24"/>
          <w:szCs w:val="24"/>
        </w:rPr>
        <w:t xml:space="preserve"> no palco de árvores centenárias da propriedade.</w:t>
      </w:r>
    </w:p>
    <w:p w14:paraId="46910D7B" w14:textId="70C25EA5" w:rsidR="009466DA" w:rsidRPr="00A3036C" w:rsidRDefault="0009509C" w:rsidP="009466D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Irmãos invisíveis afinados a filosofia do SEU irradiam ondas eletromagnéticas de </w:t>
      </w:r>
      <w:r w:rsidRPr="00A3036C">
        <w:rPr>
          <w:rFonts w:ascii="Times New Roman" w:eastAsia="Aptos" w:hAnsi="Times New Roman" w:cs="Times New Roman"/>
          <w:i/>
          <w:iCs/>
          <w:sz w:val="24"/>
          <w:szCs w:val="24"/>
        </w:rPr>
        <w:t xml:space="preserve">amor incondicional </w:t>
      </w:r>
      <w:r w:rsidRPr="00A3036C">
        <w:rPr>
          <w:rFonts w:ascii="Times New Roman" w:eastAsia="Aptos" w:hAnsi="Times New Roman" w:cs="Times New Roman"/>
          <w:sz w:val="24"/>
          <w:szCs w:val="24"/>
        </w:rPr>
        <w:t xml:space="preserve">para todos os integrantes do </w:t>
      </w:r>
      <w:r w:rsidRPr="00A3036C">
        <w:rPr>
          <w:rFonts w:ascii="Times New Roman" w:eastAsia="Aptos" w:hAnsi="Times New Roman" w:cs="Times New Roman"/>
          <w:i/>
          <w:iCs/>
          <w:sz w:val="24"/>
          <w:szCs w:val="24"/>
        </w:rPr>
        <w:t xml:space="preserve">exército dimensional </w:t>
      </w:r>
      <w:r w:rsidRPr="00A3036C">
        <w:rPr>
          <w:rFonts w:ascii="Times New Roman" w:eastAsia="Aptos" w:hAnsi="Times New Roman" w:cs="Times New Roman"/>
          <w:sz w:val="24"/>
          <w:szCs w:val="24"/>
        </w:rPr>
        <w:t xml:space="preserve">espalhados pelo </w:t>
      </w:r>
      <w:r w:rsidRPr="00A3036C">
        <w:rPr>
          <w:rFonts w:ascii="Times New Roman" w:eastAsia="Aptos" w:hAnsi="Times New Roman" w:cs="Times New Roman"/>
          <w:i/>
          <w:iCs/>
          <w:sz w:val="24"/>
          <w:szCs w:val="24"/>
        </w:rPr>
        <w:t>novo mundo</w:t>
      </w:r>
      <w:r w:rsidRPr="00A3036C">
        <w:rPr>
          <w:rFonts w:ascii="Times New Roman" w:eastAsia="Aptos" w:hAnsi="Times New Roman" w:cs="Times New Roman"/>
          <w:sz w:val="24"/>
          <w:szCs w:val="24"/>
        </w:rPr>
        <w:t xml:space="preserve">. Força energética dissipa toda a decepção dos Guerreiros Dimensionais com os últimos acontecimentos promovidos pelo livre arbítrio terráqueo, enquanto </w:t>
      </w:r>
      <w:r w:rsidR="007B0F59" w:rsidRPr="00A3036C">
        <w:rPr>
          <w:rFonts w:ascii="Times New Roman" w:eastAsia="Aptos" w:hAnsi="Times New Roman" w:cs="Times New Roman"/>
          <w:sz w:val="24"/>
          <w:szCs w:val="24"/>
        </w:rPr>
        <w:t>dá</w:t>
      </w:r>
      <w:r w:rsidRPr="00A3036C">
        <w:rPr>
          <w:rFonts w:ascii="Times New Roman" w:eastAsia="Aptos" w:hAnsi="Times New Roman" w:cs="Times New Roman"/>
          <w:sz w:val="24"/>
          <w:szCs w:val="24"/>
        </w:rPr>
        <w:t xml:space="preserve"> lugar a Lua </w:t>
      </w:r>
      <w:r w:rsidRPr="00A3036C">
        <w:rPr>
          <w:rFonts w:ascii="Times New Roman" w:eastAsia="Aptos" w:hAnsi="Times New Roman" w:cs="Times New Roman"/>
          <w:i/>
          <w:iCs/>
          <w:sz w:val="24"/>
          <w:szCs w:val="24"/>
        </w:rPr>
        <w:t xml:space="preserve">aurada </w:t>
      </w:r>
      <w:r w:rsidRPr="00A3036C">
        <w:rPr>
          <w:rFonts w:ascii="Times New Roman" w:eastAsia="Aptos" w:hAnsi="Times New Roman" w:cs="Times New Roman"/>
          <w:sz w:val="24"/>
          <w:szCs w:val="24"/>
        </w:rPr>
        <w:t>pelas mesmas cores violeta e lilás.</w:t>
      </w:r>
      <w:r w:rsidR="009466DA"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Neste momento, geral </w:t>
      </w:r>
      <w:r w:rsidRPr="00A3036C">
        <w:rPr>
          <w:rFonts w:ascii="Times New Roman" w:eastAsia="Aptos" w:hAnsi="Times New Roman" w:cs="Times New Roman"/>
          <w:i/>
          <w:iCs/>
          <w:sz w:val="24"/>
          <w:szCs w:val="24"/>
        </w:rPr>
        <w:t xml:space="preserve">volta </w:t>
      </w:r>
      <w:r w:rsidR="00496E7C" w:rsidRPr="00A3036C">
        <w:rPr>
          <w:rFonts w:ascii="Times New Roman" w:eastAsia="Aptos" w:hAnsi="Times New Roman" w:cs="Times New Roman"/>
          <w:i/>
          <w:iCs/>
          <w:sz w:val="24"/>
          <w:szCs w:val="24"/>
        </w:rPr>
        <w:t>à</w:t>
      </w:r>
      <w:r w:rsidRPr="00A3036C">
        <w:rPr>
          <w:rFonts w:ascii="Times New Roman" w:eastAsia="Aptos" w:hAnsi="Times New Roman" w:cs="Times New Roman"/>
          <w:i/>
          <w:iCs/>
          <w:sz w:val="24"/>
          <w:szCs w:val="24"/>
        </w:rPr>
        <w:t xml:space="preserve"> Terra </w:t>
      </w:r>
      <w:r w:rsidRPr="00A3036C">
        <w:rPr>
          <w:rFonts w:ascii="Times New Roman" w:eastAsia="Aptos" w:hAnsi="Times New Roman" w:cs="Times New Roman"/>
          <w:sz w:val="24"/>
          <w:szCs w:val="24"/>
        </w:rPr>
        <w:t xml:space="preserve">depois de presenciarem com exclusividade este fenômeno </w:t>
      </w:r>
      <w:r w:rsidRPr="00A3036C">
        <w:rPr>
          <w:rFonts w:ascii="Times New Roman" w:eastAsia="Aptos" w:hAnsi="Times New Roman" w:cs="Times New Roman"/>
          <w:i/>
          <w:iCs/>
          <w:sz w:val="24"/>
          <w:szCs w:val="24"/>
        </w:rPr>
        <w:t>suigeneris</w:t>
      </w:r>
      <w:r w:rsidRPr="00A3036C">
        <w:rPr>
          <w:rFonts w:ascii="Times New Roman" w:eastAsia="Aptos" w:hAnsi="Times New Roman" w:cs="Times New Roman"/>
          <w:sz w:val="24"/>
          <w:szCs w:val="24"/>
        </w:rPr>
        <w:t xml:space="preserve">. Lacrimejando a emoção de estarem convictos da </w:t>
      </w:r>
      <w:r w:rsidRPr="00A3036C">
        <w:rPr>
          <w:rFonts w:ascii="Times New Roman" w:eastAsia="Aptos" w:hAnsi="Times New Roman" w:cs="Times New Roman"/>
          <w:i/>
          <w:iCs/>
          <w:sz w:val="24"/>
          <w:szCs w:val="24"/>
        </w:rPr>
        <w:t>missão invisível</w:t>
      </w:r>
      <w:r w:rsidRPr="00A3036C">
        <w:rPr>
          <w:rFonts w:ascii="Times New Roman" w:eastAsia="Aptos" w:hAnsi="Times New Roman" w:cs="Times New Roman"/>
          <w:sz w:val="24"/>
          <w:szCs w:val="24"/>
        </w:rPr>
        <w:t>, a que estão destinados</w:t>
      </w:r>
      <w:r w:rsidR="009466DA" w:rsidRPr="00A3036C">
        <w:rPr>
          <w:rFonts w:ascii="Times New Roman" w:eastAsia="Aptos" w:hAnsi="Times New Roman" w:cs="Times New Roman"/>
          <w:sz w:val="24"/>
          <w:szCs w:val="24"/>
        </w:rPr>
        <w:t xml:space="preserve"> e renovados pela</w:t>
      </w:r>
      <w:r w:rsidR="007B0F59" w:rsidRPr="00A3036C">
        <w:rPr>
          <w:rFonts w:ascii="Times New Roman" w:eastAsia="Aptos" w:hAnsi="Times New Roman" w:cs="Times New Roman"/>
          <w:sz w:val="24"/>
          <w:szCs w:val="24"/>
        </w:rPr>
        <w:t>s</w:t>
      </w:r>
      <w:r w:rsidR="009466DA" w:rsidRPr="00A3036C">
        <w:rPr>
          <w:rFonts w:ascii="Times New Roman" w:eastAsia="Aptos" w:hAnsi="Times New Roman" w:cs="Times New Roman"/>
          <w:sz w:val="24"/>
          <w:szCs w:val="24"/>
        </w:rPr>
        <w:t xml:space="preserve"> ondas eletromagnéticas de </w:t>
      </w:r>
      <w:r w:rsidR="009466DA" w:rsidRPr="00A3036C">
        <w:rPr>
          <w:rFonts w:ascii="Times New Roman" w:eastAsia="Aptos" w:hAnsi="Times New Roman" w:cs="Times New Roman"/>
          <w:i/>
          <w:iCs/>
          <w:sz w:val="24"/>
          <w:szCs w:val="24"/>
        </w:rPr>
        <w:t xml:space="preserve">amor incondicional </w:t>
      </w:r>
      <w:r w:rsidR="009466DA" w:rsidRPr="00A3036C">
        <w:rPr>
          <w:rFonts w:ascii="Times New Roman" w:eastAsia="Aptos" w:hAnsi="Times New Roman" w:cs="Times New Roman"/>
          <w:sz w:val="24"/>
          <w:szCs w:val="24"/>
        </w:rPr>
        <w:t xml:space="preserve">recepcionadas, sentem-se prontos e leves para continuarem a resenha e ventilarem ações contundentes para convencerem o maior número de terrestres possíveis para serem parte de o </w:t>
      </w:r>
      <w:r w:rsidR="009466DA" w:rsidRPr="00A3036C">
        <w:rPr>
          <w:rFonts w:ascii="Times New Roman" w:eastAsia="Aptos" w:hAnsi="Times New Roman" w:cs="Times New Roman"/>
          <w:i/>
          <w:iCs/>
          <w:sz w:val="24"/>
          <w:szCs w:val="24"/>
        </w:rPr>
        <w:t>despertar em massa</w:t>
      </w:r>
      <w:r w:rsidR="009466DA" w:rsidRPr="00A3036C">
        <w:rPr>
          <w:rFonts w:ascii="Times New Roman" w:eastAsia="Aptos" w:hAnsi="Times New Roman" w:cs="Times New Roman"/>
          <w:sz w:val="24"/>
          <w:szCs w:val="24"/>
        </w:rPr>
        <w:t xml:space="preserve">. No entanto, têm o conhecimento de suas limitações para cumprirem o objetivo, considerando ser a palavra final do livre arbítrio de cada ser humano. Ressaltando que a má utilização desta concessão divina </w:t>
      </w:r>
      <w:r w:rsidR="009466DA" w:rsidRPr="00A3036C">
        <w:rPr>
          <w:rFonts w:ascii="Times New Roman" w:eastAsia="Aptos" w:hAnsi="Times New Roman" w:cs="Times New Roman"/>
          <w:sz w:val="24"/>
          <w:szCs w:val="24"/>
        </w:rPr>
        <w:lastRenderedPageBreak/>
        <w:t xml:space="preserve">resultará em ser parte de os </w:t>
      </w:r>
      <w:r w:rsidR="009466DA" w:rsidRPr="00A3036C">
        <w:rPr>
          <w:rFonts w:ascii="Times New Roman" w:eastAsia="Aptos" w:hAnsi="Times New Roman" w:cs="Times New Roman"/>
          <w:b/>
          <w:bCs/>
        </w:rPr>
        <w:t>e</w:t>
      </w:r>
      <w:r w:rsidR="009466DA" w:rsidRPr="00A3036C">
        <w:rPr>
          <w:rFonts w:ascii="Times New Roman" w:eastAsia="Aptos" w:hAnsi="Times New Roman" w:cs="Times New Roman"/>
          <w:b/>
          <w:bCs/>
          <w:color w:val="FF0000"/>
        </w:rPr>
        <w:t>X</w:t>
      </w:r>
      <w:r w:rsidR="009466DA" w:rsidRPr="00A3036C">
        <w:rPr>
          <w:rFonts w:ascii="Times New Roman" w:eastAsia="Aptos" w:hAnsi="Times New Roman" w:cs="Times New Roman"/>
          <w:b/>
          <w:bCs/>
        </w:rPr>
        <w:t xml:space="preserve">ilados da </w:t>
      </w:r>
      <w:r w:rsidR="009466DA" w:rsidRPr="00A3036C">
        <w:rPr>
          <w:rFonts w:ascii="Times New Roman" w:eastAsia="Aptos" w:hAnsi="Times New Roman" w:cs="Times New Roman"/>
          <w:b/>
          <w:bCs/>
          <w:color w:val="7030A0"/>
        </w:rPr>
        <w:t>T</w:t>
      </w:r>
      <w:r w:rsidR="009466DA" w:rsidRPr="00A3036C">
        <w:rPr>
          <w:rFonts w:ascii="Times New Roman" w:eastAsia="Aptos" w:hAnsi="Times New Roman" w:cs="Times New Roman"/>
          <w:b/>
          <w:bCs/>
        </w:rPr>
        <w:t xml:space="preserve">erra </w:t>
      </w:r>
      <w:r w:rsidR="009466DA" w:rsidRPr="00A3036C">
        <w:rPr>
          <w:rFonts w:ascii="Times New Roman" w:eastAsia="Aptos" w:hAnsi="Times New Roman" w:cs="Times New Roman"/>
          <w:b/>
          <w:bCs/>
          <w:sz w:val="24"/>
          <w:szCs w:val="24"/>
        </w:rPr>
        <w:t>─ passado pacto para o futuro</w:t>
      </w:r>
      <w:r w:rsidR="009466DA" w:rsidRPr="00A3036C">
        <w:rPr>
          <w:rFonts w:ascii="Times New Roman" w:eastAsia="Aptos" w:hAnsi="Times New Roman" w:cs="Times New Roman"/>
          <w:sz w:val="24"/>
          <w:szCs w:val="24"/>
        </w:rPr>
        <w:t>.</w:t>
      </w:r>
    </w:p>
    <w:p w14:paraId="0EC54C59" w14:textId="096D3DFE" w:rsidR="007578E2" w:rsidRPr="00A3036C" w:rsidRDefault="00496E7C" w:rsidP="007578E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Por outro lado, terráqueos estarrecidos, estacionados no sono profundo dominado pela </w:t>
      </w:r>
      <w:r w:rsidRPr="00A3036C">
        <w:rPr>
          <w:rFonts w:ascii="Times New Roman" w:eastAsia="Aptos" w:hAnsi="Times New Roman" w:cs="Times New Roman"/>
          <w:i/>
          <w:iCs/>
          <w:sz w:val="24"/>
          <w:szCs w:val="24"/>
        </w:rPr>
        <w:t xml:space="preserve">mentira e ilusão </w:t>
      </w:r>
      <w:r w:rsidRPr="00A3036C">
        <w:rPr>
          <w:rFonts w:ascii="Times New Roman" w:eastAsia="Aptos" w:hAnsi="Times New Roman" w:cs="Times New Roman"/>
          <w:sz w:val="24"/>
          <w:szCs w:val="24"/>
        </w:rPr>
        <w:t xml:space="preserve">do Sistema Terra, tomados pelo medo, </w:t>
      </w:r>
      <w:r w:rsidR="00DD4DCC" w:rsidRPr="00A3036C">
        <w:rPr>
          <w:rFonts w:ascii="Times New Roman" w:eastAsia="Aptos" w:hAnsi="Times New Roman" w:cs="Times New Roman"/>
          <w:sz w:val="24"/>
          <w:szCs w:val="24"/>
        </w:rPr>
        <w:t xml:space="preserve">imagina tratar se de uma nova tentativa de invasão alienígena. Antes do caos social ser estabelecido no </w:t>
      </w:r>
      <w:r w:rsidR="00DD4DCC" w:rsidRPr="00A3036C">
        <w:rPr>
          <w:rFonts w:ascii="Times New Roman" w:eastAsia="Aptos" w:hAnsi="Times New Roman" w:cs="Times New Roman"/>
          <w:i/>
          <w:iCs/>
          <w:sz w:val="24"/>
          <w:szCs w:val="24"/>
        </w:rPr>
        <w:t>novo mundo</w:t>
      </w:r>
      <w:r w:rsidR="00DD4DCC" w:rsidRPr="00A3036C">
        <w:rPr>
          <w:rFonts w:ascii="Times New Roman" w:eastAsia="Aptos" w:hAnsi="Times New Roman" w:cs="Times New Roman"/>
          <w:sz w:val="24"/>
          <w:szCs w:val="24"/>
        </w:rPr>
        <w:t xml:space="preserve">, Emmanuel Jesus de Deus, autoridade máxima religiosa da IMSD — Independência Mundial dos Servos de Deus, valendo-se de ser cultuado como o </w:t>
      </w:r>
      <w:r w:rsidR="00DD4DCC" w:rsidRPr="00A3036C">
        <w:rPr>
          <w:rFonts w:ascii="Times New Roman" w:eastAsia="Aptos" w:hAnsi="Times New Roman" w:cs="Times New Roman"/>
          <w:i/>
          <w:iCs/>
          <w:sz w:val="24"/>
          <w:szCs w:val="24"/>
        </w:rPr>
        <w:t xml:space="preserve">escolhido </w:t>
      </w:r>
      <w:r w:rsidR="00DD4DCC" w:rsidRPr="00A3036C">
        <w:rPr>
          <w:rFonts w:ascii="Times New Roman" w:eastAsia="Aptos" w:hAnsi="Times New Roman" w:cs="Times New Roman"/>
          <w:sz w:val="24"/>
          <w:szCs w:val="24"/>
        </w:rPr>
        <w:t>pelo Altíssimo para, quando, necessário transmitir mensagens divinais proclamadas por Jesus Cristo reencarnado no seu corpo, pronuncia-se em rede global</w:t>
      </w:r>
      <w:r w:rsidR="007B0F59" w:rsidRPr="00A3036C">
        <w:rPr>
          <w:rFonts w:ascii="Times New Roman" w:eastAsia="Aptos" w:hAnsi="Times New Roman" w:cs="Times New Roman"/>
          <w:sz w:val="24"/>
          <w:szCs w:val="24"/>
        </w:rPr>
        <w:t xml:space="preserve"> para tranquilizar a população mundial</w:t>
      </w:r>
      <w:r w:rsidR="00DD4DCC" w:rsidRPr="00A3036C">
        <w:rPr>
          <w:rFonts w:ascii="Times New Roman" w:eastAsia="Aptos" w:hAnsi="Times New Roman" w:cs="Times New Roman"/>
          <w:sz w:val="24"/>
          <w:szCs w:val="24"/>
        </w:rPr>
        <w:t>.</w:t>
      </w:r>
      <w:r w:rsidR="007B0F59" w:rsidRPr="00A3036C">
        <w:rPr>
          <w:rFonts w:ascii="Times New Roman" w:eastAsia="Aptos" w:hAnsi="Times New Roman" w:cs="Times New Roman"/>
          <w:sz w:val="24"/>
          <w:szCs w:val="24"/>
        </w:rPr>
        <w:t xml:space="preserve"> E, mesmo, ignorante, como a maioria dos telespectadores, sem contar os Guerreiros Dimensionais locados, apesar dos pesares,  em todo </w:t>
      </w:r>
      <w:r w:rsidR="007B0F59" w:rsidRPr="00A3036C">
        <w:rPr>
          <w:rFonts w:ascii="Times New Roman" w:eastAsia="Aptos" w:hAnsi="Times New Roman" w:cs="Times New Roman"/>
          <w:i/>
          <w:iCs/>
          <w:sz w:val="24"/>
          <w:szCs w:val="24"/>
        </w:rPr>
        <w:t>novo mundo</w:t>
      </w:r>
      <w:r w:rsidR="007B0F59" w:rsidRPr="00A3036C">
        <w:rPr>
          <w:rFonts w:ascii="Times New Roman" w:eastAsia="Aptos" w:hAnsi="Times New Roman" w:cs="Times New Roman"/>
          <w:sz w:val="24"/>
          <w:szCs w:val="24"/>
        </w:rPr>
        <w:t xml:space="preserve">, apropria-se, orientado em urgência urgentíssima pelo SUTA — Senhor Universal das Trevas, através </w:t>
      </w:r>
      <w:r w:rsidR="007578E2" w:rsidRPr="00A3036C">
        <w:rPr>
          <w:rFonts w:ascii="Times New Roman" w:eastAsia="Aptos" w:hAnsi="Times New Roman" w:cs="Times New Roman"/>
          <w:sz w:val="24"/>
          <w:szCs w:val="24"/>
        </w:rPr>
        <w:t xml:space="preserve">de ordem direta do SPA — Supremo Poder Oculto com o topo piramidal sistêmico ocupado, milenarmente, por </w:t>
      </w:r>
      <w:r w:rsidR="007578E2" w:rsidRPr="00A3036C">
        <w:rPr>
          <w:rFonts w:ascii="Times New Roman" w:eastAsia="Aptos" w:hAnsi="Times New Roman" w:cs="Times New Roman"/>
          <w:i/>
          <w:iCs/>
          <w:sz w:val="24"/>
          <w:szCs w:val="24"/>
        </w:rPr>
        <w:t>malenirus</w:t>
      </w:r>
      <w:r w:rsidR="007578E2" w:rsidRPr="00A3036C">
        <w:rPr>
          <w:rFonts w:ascii="Times New Roman" w:eastAsia="Aptos" w:hAnsi="Times New Roman" w:cs="Times New Roman"/>
          <w:sz w:val="24"/>
          <w:szCs w:val="24"/>
        </w:rPr>
        <w:t xml:space="preserve">, </w:t>
      </w:r>
      <w:r w:rsidR="007578E2" w:rsidRPr="00A3036C">
        <w:rPr>
          <w:rFonts w:ascii="Times New Roman" w:eastAsia="Aptos" w:hAnsi="Times New Roman" w:cs="Times New Roman"/>
          <w:i/>
          <w:iCs/>
          <w:sz w:val="24"/>
          <w:szCs w:val="24"/>
        </w:rPr>
        <w:t xml:space="preserve">reinonaques </w:t>
      </w:r>
      <w:r w:rsidR="007578E2" w:rsidRPr="00A3036C">
        <w:rPr>
          <w:rFonts w:ascii="Times New Roman" w:eastAsia="Aptos" w:hAnsi="Times New Roman" w:cs="Times New Roman"/>
          <w:sz w:val="24"/>
          <w:szCs w:val="24"/>
        </w:rPr>
        <w:t xml:space="preserve">e </w:t>
      </w:r>
      <w:r w:rsidR="007578E2" w:rsidRPr="00A3036C">
        <w:rPr>
          <w:rFonts w:ascii="Times New Roman" w:eastAsia="Aptos" w:hAnsi="Times New Roman" w:cs="Times New Roman"/>
          <w:i/>
          <w:iCs/>
          <w:sz w:val="24"/>
          <w:szCs w:val="24"/>
        </w:rPr>
        <w:t>dominitilianos</w:t>
      </w:r>
      <w:r w:rsidR="007578E2" w:rsidRPr="00A3036C">
        <w:rPr>
          <w:rFonts w:ascii="Times New Roman" w:eastAsia="Aptos" w:hAnsi="Times New Roman" w:cs="Times New Roman"/>
          <w:sz w:val="24"/>
          <w:szCs w:val="24"/>
        </w:rPr>
        <w:t>.</w:t>
      </w:r>
    </w:p>
    <w:p w14:paraId="7F05880B" w14:textId="7349B2FB" w:rsidR="007578E2" w:rsidRPr="00A3036C" w:rsidRDefault="007578E2" w:rsidP="007578E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Atores dotados do </w:t>
      </w:r>
      <w:r w:rsidRPr="00A3036C">
        <w:rPr>
          <w:rFonts w:ascii="Times New Roman" w:eastAsia="Aptos" w:hAnsi="Times New Roman" w:cs="Times New Roman"/>
          <w:i/>
          <w:iCs/>
          <w:sz w:val="24"/>
          <w:szCs w:val="24"/>
        </w:rPr>
        <w:t>equilíbrio de inteligência e moral</w:t>
      </w:r>
      <w:r w:rsidRPr="00A3036C">
        <w:rPr>
          <w:rFonts w:ascii="Times New Roman" w:eastAsia="Aptos" w:hAnsi="Times New Roman" w:cs="Times New Roman"/>
          <w:sz w:val="24"/>
          <w:szCs w:val="24"/>
        </w:rPr>
        <w:t xml:space="preserve">, presentes na Casa de Vidro da fazenda Araruama testemunham duas estradas de luzes lilás e violeta vistas </w:t>
      </w:r>
      <w:r w:rsidR="004E3DCC" w:rsidRPr="00A3036C">
        <w:rPr>
          <w:rFonts w:ascii="Times New Roman" w:eastAsia="Aptos" w:hAnsi="Times New Roman" w:cs="Times New Roman"/>
          <w:sz w:val="24"/>
          <w:szCs w:val="24"/>
        </w:rPr>
        <w:t>no infinito celeste</w:t>
      </w:r>
      <w:r w:rsidRPr="00A3036C">
        <w:rPr>
          <w:rFonts w:ascii="Times New Roman" w:eastAsia="Aptos" w:hAnsi="Times New Roman" w:cs="Times New Roman"/>
          <w:sz w:val="24"/>
          <w:szCs w:val="24"/>
        </w:rPr>
        <w:t>,</w:t>
      </w:r>
      <w:r w:rsidR="004E3DCC" w:rsidRPr="00A3036C">
        <w:rPr>
          <w:rFonts w:ascii="Times New Roman" w:eastAsia="Aptos" w:hAnsi="Times New Roman" w:cs="Times New Roman"/>
          <w:sz w:val="24"/>
          <w:szCs w:val="24"/>
        </w:rPr>
        <w:t xml:space="preserve"> produzidas pela Fonte de Criação Universal,</w:t>
      </w:r>
      <w:r w:rsidRPr="00A3036C">
        <w:rPr>
          <w:rFonts w:ascii="Times New Roman" w:eastAsia="Aptos" w:hAnsi="Times New Roman" w:cs="Times New Roman"/>
          <w:sz w:val="24"/>
          <w:szCs w:val="24"/>
        </w:rPr>
        <w:t xml:space="preserve"> de onde Fértilles e Germano </w:t>
      </w:r>
      <w:r w:rsidR="004E3DCC" w:rsidRPr="00A3036C">
        <w:rPr>
          <w:rFonts w:ascii="Times New Roman" w:eastAsia="Aptos" w:hAnsi="Times New Roman" w:cs="Times New Roman"/>
          <w:sz w:val="24"/>
          <w:szCs w:val="24"/>
        </w:rPr>
        <w:t xml:space="preserve">ministram, energeticamente, intuições para os Guerreiros Dimensionais tocarem os corações terrícolas experenciarem o </w:t>
      </w:r>
      <w:r w:rsidR="004E3DCC" w:rsidRPr="00A3036C">
        <w:rPr>
          <w:rFonts w:ascii="Times New Roman" w:eastAsia="Aptos" w:hAnsi="Times New Roman" w:cs="Times New Roman"/>
          <w:i/>
          <w:iCs/>
          <w:sz w:val="24"/>
          <w:szCs w:val="24"/>
        </w:rPr>
        <w:t>despertar em massa</w:t>
      </w:r>
      <w:r w:rsidR="004E3DCC" w:rsidRPr="00A3036C">
        <w:rPr>
          <w:rFonts w:ascii="Times New Roman" w:eastAsia="Aptos" w:hAnsi="Times New Roman" w:cs="Times New Roman"/>
          <w:sz w:val="24"/>
          <w:szCs w:val="24"/>
        </w:rPr>
        <w:t xml:space="preserve">. Prontamente, estas ondas eletromagnéticas, especialmente, entre outros sentimentos nobres comuns aos </w:t>
      </w:r>
      <w:r w:rsidR="004E3DCC" w:rsidRPr="00A3036C">
        <w:rPr>
          <w:rFonts w:ascii="Times New Roman" w:eastAsia="Aptos" w:hAnsi="Times New Roman" w:cs="Times New Roman"/>
          <w:i/>
          <w:iCs/>
          <w:sz w:val="24"/>
          <w:szCs w:val="24"/>
        </w:rPr>
        <w:t>despertos</w:t>
      </w:r>
      <w:r w:rsidR="004E3DCC" w:rsidRPr="00A3036C">
        <w:rPr>
          <w:rFonts w:ascii="Times New Roman" w:eastAsia="Aptos" w:hAnsi="Times New Roman" w:cs="Times New Roman"/>
          <w:sz w:val="24"/>
          <w:szCs w:val="24"/>
        </w:rPr>
        <w:t xml:space="preserve">, </w:t>
      </w:r>
      <w:r w:rsidR="00BD445C" w:rsidRPr="00A3036C">
        <w:rPr>
          <w:rFonts w:ascii="Times New Roman" w:eastAsia="Aptos" w:hAnsi="Times New Roman" w:cs="Times New Roman"/>
          <w:sz w:val="24"/>
          <w:szCs w:val="24"/>
        </w:rPr>
        <w:t xml:space="preserve">o </w:t>
      </w:r>
      <w:r w:rsidR="00BD445C" w:rsidRPr="00A3036C">
        <w:rPr>
          <w:rFonts w:ascii="Times New Roman" w:eastAsia="Aptos" w:hAnsi="Times New Roman" w:cs="Times New Roman"/>
          <w:i/>
          <w:iCs/>
          <w:sz w:val="24"/>
          <w:szCs w:val="24"/>
        </w:rPr>
        <w:t>amor incondicional</w:t>
      </w:r>
      <w:r w:rsidR="00BD445C" w:rsidRPr="00A3036C">
        <w:rPr>
          <w:rFonts w:ascii="Times New Roman" w:eastAsia="Aptos" w:hAnsi="Times New Roman" w:cs="Times New Roman"/>
          <w:sz w:val="24"/>
          <w:szCs w:val="24"/>
        </w:rPr>
        <w:t>, são</w:t>
      </w:r>
      <w:r w:rsidR="004E3DCC" w:rsidRPr="00A3036C">
        <w:rPr>
          <w:rFonts w:ascii="Times New Roman" w:eastAsia="Aptos" w:hAnsi="Times New Roman" w:cs="Times New Roman"/>
          <w:sz w:val="24"/>
          <w:szCs w:val="24"/>
        </w:rPr>
        <w:t xml:space="preserve"> captad</w:t>
      </w:r>
      <w:r w:rsidR="00BD445C" w:rsidRPr="00A3036C">
        <w:rPr>
          <w:rFonts w:ascii="Times New Roman" w:eastAsia="Aptos" w:hAnsi="Times New Roman" w:cs="Times New Roman"/>
          <w:sz w:val="24"/>
          <w:szCs w:val="24"/>
        </w:rPr>
        <w:t>o</w:t>
      </w:r>
      <w:r w:rsidR="004E3DCC" w:rsidRPr="00A3036C">
        <w:rPr>
          <w:rFonts w:ascii="Times New Roman" w:eastAsia="Aptos" w:hAnsi="Times New Roman" w:cs="Times New Roman"/>
          <w:sz w:val="24"/>
          <w:szCs w:val="24"/>
        </w:rPr>
        <w:t>s e interpretado</w:t>
      </w:r>
      <w:r w:rsidR="00BD445C" w:rsidRPr="00A3036C">
        <w:rPr>
          <w:rFonts w:ascii="Times New Roman" w:eastAsia="Aptos" w:hAnsi="Times New Roman" w:cs="Times New Roman"/>
          <w:sz w:val="24"/>
          <w:szCs w:val="24"/>
        </w:rPr>
        <w:t>s</w:t>
      </w:r>
      <w:r w:rsidR="004E3DCC" w:rsidRPr="00A3036C">
        <w:rPr>
          <w:rFonts w:ascii="Times New Roman" w:eastAsia="Aptos" w:hAnsi="Times New Roman" w:cs="Times New Roman"/>
          <w:sz w:val="24"/>
          <w:szCs w:val="24"/>
        </w:rPr>
        <w:t xml:space="preserve"> pela excelência do livre arbítrio</w:t>
      </w:r>
      <w:r w:rsidR="00BD445C" w:rsidRPr="00A3036C">
        <w:rPr>
          <w:rFonts w:ascii="Times New Roman" w:eastAsia="Aptos" w:hAnsi="Times New Roman" w:cs="Times New Roman"/>
          <w:sz w:val="24"/>
          <w:szCs w:val="24"/>
        </w:rPr>
        <w:t xml:space="preserve"> dos Guerreiros Dimensionais. Acomodados na área externa da Casa de Vidro e tutelados pela exuberância da Lua cheia degradê de violeta a lilás, retomam a conversa, </w:t>
      </w:r>
      <w:r w:rsidR="006C5519" w:rsidRPr="00A3036C">
        <w:rPr>
          <w:rFonts w:ascii="Times New Roman" w:eastAsia="Aptos" w:hAnsi="Times New Roman" w:cs="Times New Roman"/>
          <w:sz w:val="24"/>
          <w:szCs w:val="24"/>
        </w:rPr>
        <w:t>evocando</w:t>
      </w:r>
      <w:r w:rsidR="00BD445C" w:rsidRPr="00A3036C">
        <w:rPr>
          <w:rFonts w:ascii="Times New Roman" w:eastAsia="Aptos" w:hAnsi="Times New Roman" w:cs="Times New Roman"/>
          <w:sz w:val="24"/>
          <w:szCs w:val="24"/>
        </w:rPr>
        <w:t xml:space="preserve"> a participação </w:t>
      </w:r>
      <w:r w:rsidR="00BD445C" w:rsidRPr="00A3036C">
        <w:rPr>
          <w:rFonts w:ascii="Times New Roman" w:eastAsia="Aptos" w:hAnsi="Times New Roman" w:cs="Times New Roman"/>
          <w:sz w:val="24"/>
          <w:szCs w:val="24"/>
        </w:rPr>
        <w:lastRenderedPageBreak/>
        <w:t>verbalizada de seus mentores, Fértilles e Germano, representantes do SEU —</w:t>
      </w:r>
      <w:r w:rsidRPr="00A3036C">
        <w:rPr>
          <w:rFonts w:ascii="Times New Roman" w:eastAsia="Aptos" w:hAnsi="Times New Roman" w:cs="Times New Roman"/>
          <w:sz w:val="24"/>
          <w:szCs w:val="24"/>
        </w:rPr>
        <w:t xml:space="preserve">  </w:t>
      </w:r>
      <w:r w:rsidR="00BD445C" w:rsidRPr="00A3036C">
        <w:rPr>
          <w:rFonts w:ascii="Times New Roman" w:eastAsia="Aptos" w:hAnsi="Times New Roman" w:cs="Times New Roman"/>
          <w:sz w:val="24"/>
          <w:szCs w:val="24"/>
        </w:rPr>
        <w:t>Soberana Energia Universal</w:t>
      </w:r>
      <w:r w:rsidR="006C5519" w:rsidRPr="00A3036C">
        <w:rPr>
          <w:rFonts w:ascii="Times New Roman" w:eastAsia="Aptos" w:hAnsi="Times New Roman" w:cs="Times New Roman"/>
          <w:sz w:val="24"/>
          <w:szCs w:val="24"/>
        </w:rPr>
        <w:t>, são atendidos</w:t>
      </w:r>
      <w:r w:rsidR="00BD445C" w:rsidRPr="00A3036C">
        <w:rPr>
          <w:rFonts w:ascii="Times New Roman" w:eastAsia="Aptos" w:hAnsi="Times New Roman" w:cs="Times New Roman"/>
          <w:sz w:val="24"/>
          <w:szCs w:val="24"/>
        </w:rPr>
        <w:t>.</w:t>
      </w:r>
    </w:p>
    <w:p w14:paraId="4680EFF2" w14:textId="77777777" w:rsidR="00E863E9" w:rsidRPr="00A3036C" w:rsidRDefault="00E863E9" w:rsidP="009466DA">
      <w:pPr>
        <w:spacing w:after="0" w:line="256" w:lineRule="auto"/>
        <w:jc w:val="both"/>
        <w:rPr>
          <w:rFonts w:ascii="Times New Roman" w:eastAsia="Aptos" w:hAnsi="Times New Roman" w:cs="Times New Roman"/>
          <w:sz w:val="24"/>
          <w:szCs w:val="24"/>
        </w:rPr>
      </w:pPr>
    </w:p>
    <w:p w14:paraId="60BCD760" w14:textId="77777777" w:rsidR="001911AF" w:rsidRPr="00A3036C" w:rsidRDefault="00E863E9" w:rsidP="006C5519">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BD445C" w:rsidRPr="00A3036C">
        <w:rPr>
          <w:rFonts w:ascii="Times New Roman" w:eastAsia="Aptos" w:hAnsi="Times New Roman" w:cs="Times New Roman"/>
          <w:sz w:val="24"/>
          <w:szCs w:val="24"/>
        </w:rPr>
        <w:t xml:space="preserve"> </w:t>
      </w:r>
      <w:r w:rsidR="006C5519" w:rsidRPr="00A3036C">
        <w:rPr>
          <w:rFonts w:ascii="Times New Roman" w:eastAsia="Aptos" w:hAnsi="Times New Roman" w:cs="Times New Roman"/>
          <w:sz w:val="24"/>
          <w:szCs w:val="24"/>
        </w:rPr>
        <w:t xml:space="preserve">Séculos XIX, XX e XXI passados a </w:t>
      </w:r>
      <w:r w:rsidR="001911AF" w:rsidRPr="00A3036C">
        <w:rPr>
          <w:rFonts w:ascii="Times New Roman" w:eastAsia="Aptos" w:hAnsi="Times New Roman" w:cs="Times New Roman"/>
          <w:sz w:val="24"/>
          <w:szCs w:val="24"/>
        </w:rPr>
        <w:t>premissa filosófica</w:t>
      </w:r>
      <w:r w:rsidR="006C5519" w:rsidRPr="00A3036C">
        <w:rPr>
          <w:rFonts w:ascii="Times New Roman" w:eastAsia="Aptos" w:hAnsi="Times New Roman" w:cs="Times New Roman"/>
          <w:sz w:val="24"/>
          <w:szCs w:val="24"/>
        </w:rPr>
        <w:t xml:space="preserve"> de Harrison, Taylor e Agregados: </w:t>
      </w:r>
      <w:r w:rsidR="006C5519" w:rsidRPr="00A3036C">
        <w:rPr>
          <w:rFonts w:ascii="Times New Roman" w:eastAsia="Aptos" w:hAnsi="Times New Roman" w:cs="Times New Roman"/>
          <w:i/>
          <w:iCs/>
          <w:sz w:val="24"/>
          <w:szCs w:val="24"/>
        </w:rPr>
        <w:t>a minha raça é humana</w:t>
      </w:r>
      <w:r w:rsidR="006C5519" w:rsidRPr="00A3036C">
        <w:rPr>
          <w:rFonts w:ascii="Times New Roman" w:eastAsia="Aptos" w:hAnsi="Times New Roman" w:cs="Times New Roman"/>
          <w:sz w:val="24"/>
          <w:szCs w:val="24"/>
        </w:rPr>
        <w:t xml:space="preserve">... </w:t>
      </w:r>
      <w:r w:rsidR="006C5519" w:rsidRPr="00A3036C">
        <w:rPr>
          <w:rFonts w:ascii="Times New Roman" w:eastAsia="Aptos" w:hAnsi="Times New Roman" w:cs="Times New Roman"/>
          <w:i/>
          <w:iCs/>
          <w:sz w:val="24"/>
          <w:szCs w:val="24"/>
        </w:rPr>
        <w:t>o meu sexo é o amor</w:t>
      </w:r>
      <w:r w:rsidR="006C5519" w:rsidRPr="00A3036C">
        <w:rPr>
          <w:rFonts w:ascii="Times New Roman" w:eastAsia="Aptos" w:hAnsi="Times New Roman" w:cs="Times New Roman"/>
          <w:sz w:val="24"/>
          <w:szCs w:val="24"/>
        </w:rPr>
        <w:t xml:space="preserve">... </w:t>
      </w:r>
      <w:r w:rsidR="006C5519" w:rsidRPr="00A3036C">
        <w:rPr>
          <w:rFonts w:ascii="Times New Roman" w:eastAsia="Aptos" w:hAnsi="Times New Roman" w:cs="Times New Roman"/>
          <w:i/>
          <w:iCs/>
          <w:sz w:val="24"/>
          <w:szCs w:val="24"/>
        </w:rPr>
        <w:t>a minha religião é a caridade</w:t>
      </w:r>
      <w:r w:rsidR="006C5519" w:rsidRPr="00A3036C">
        <w:rPr>
          <w:rFonts w:ascii="Times New Roman" w:eastAsia="Aptos" w:hAnsi="Times New Roman" w:cs="Times New Roman"/>
          <w:sz w:val="24"/>
          <w:szCs w:val="24"/>
        </w:rPr>
        <w:t xml:space="preserve">... </w:t>
      </w:r>
      <w:r w:rsidR="006C5519" w:rsidRPr="00A3036C">
        <w:rPr>
          <w:rFonts w:ascii="Times New Roman" w:eastAsia="Aptos" w:hAnsi="Times New Roman" w:cs="Times New Roman"/>
          <w:i/>
          <w:iCs/>
          <w:sz w:val="24"/>
          <w:szCs w:val="24"/>
        </w:rPr>
        <w:t>todos os homens são iguais</w:t>
      </w:r>
      <w:r w:rsidR="006C5519" w:rsidRPr="00A3036C">
        <w:rPr>
          <w:rFonts w:ascii="Times New Roman" w:eastAsia="Aptos" w:hAnsi="Times New Roman" w:cs="Times New Roman"/>
          <w:sz w:val="24"/>
          <w:szCs w:val="24"/>
        </w:rPr>
        <w:t xml:space="preserve">, à época, inconscientemente, militara o equilíbrio de inteligibilidade e moralidade, pilar para o, hoje, desejado </w:t>
      </w:r>
      <w:r w:rsidR="006C5519" w:rsidRPr="00A3036C">
        <w:rPr>
          <w:rFonts w:ascii="Times New Roman" w:eastAsia="Aptos" w:hAnsi="Times New Roman" w:cs="Times New Roman"/>
          <w:i/>
          <w:iCs/>
          <w:sz w:val="24"/>
          <w:szCs w:val="24"/>
        </w:rPr>
        <w:t xml:space="preserve">despertar em massa ― </w:t>
      </w:r>
      <w:r w:rsidR="006C5519" w:rsidRPr="00A3036C">
        <w:rPr>
          <w:rFonts w:ascii="Times New Roman" w:eastAsia="Aptos" w:hAnsi="Times New Roman" w:cs="Times New Roman"/>
          <w:sz w:val="24"/>
          <w:szCs w:val="24"/>
        </w:rPr>
        <w:t xml:space="preserve">Fértilles valoriza o, digamos, </w:t>
      </w:r>
      <w:r w:rsidR="006C5519" w:rsidRPr="00A3036C">
        <w:rPr>
          <w:rFonts w:ascii="Times New Roman" w:eastAsia="Aptos" w:hAnsi="Times New Roman" w:cs="Times New Roman"/>
          <w:b/>
          <w:bCs/>
          <w:sz w:val="24"/>
          <w:szCs w:val="24"/>
        </w:rPr>
        <w:t xml:space="preserve">staff </w:t>
      </w:r>
      <w:r w:rsidR="006C5519" w:rsidRPr="00A3036C">
        <w:rPr>
          <w:rFonts w:ascii="Times New Roman" w:eastAsia="Aptos" w:hAnsi="Times New Roman" w:cs="Times New Roman"/>
          <w:sz w:val="24"/>
          <w:szCs w:val="24"/>
        </w:rPr>
        <w:t xml:space="preserve">principal escolhido pelo SEU para formação do </w:t>
      </w:r>
      <w:r w:rsidR="006C5519" w:rsidRPr="00A3036C">
        <w:rPr>
          <w:rFonts w:ascii="Times New Roman" w:eastAsia="Aptos" w:hAnsi="Times New Roman" w:cs="Times New Roman"/>
          <w:i/>
          <w:iCs/>
          <w:sz w:val="24"/>
          <w:szCs w:val="24"/>
        </w:rPr>
        <w:t xml:space="preserve">exército dimensional </w:t>
      </w:r>
      <w:r w:rsidR="006C5519" w:rsidRPr="00A3036C">
        <w:rPr>
          <w:rFonts w:ascii="Times New Roman" w:eastAsia="Aptos" w:hAnsi="Times New Roman" w:cs="Times New Roman"/>
          <w:sz w:val="24"/>
          <w:szCs w:val="24"/>
        </w:rPr>
        <w:t xml:space="preserve">armado pelo </w:t>
      </w:r>
      <w:r w:rsidR="006C5519" w:rsidRPr="00A3036C">
        <w:rPr>
          <w:rFonts w:ascii="Times New Roman" w:eastAsia="Aptos" w:hAnsi="Times New Roman" w:cs="Times New Roman"/>
          <w:i/>
          <w:iCs/>
          <w:sz w:val="24"/>
          <w:szCs w:val="24"/>
        </w:rPr>
        <w:t>amor incondicional ―</w:t>
      </w:r>
      <w:r w:rsidR="006C5519" w:rsidRPr="00A3036C">
        <w:rPr>
          <w:rFonts w:ascii="Times New Roman" w:eastAsia="Aptos" w:hAnsi="Times New Roman" w:cs="Times New Roman"/>
          <w:sz w:val="24"/>
          <w:szCs w:val="24"/>
        </w:rPr>
        <w:t xml:space="preserve"> </w:t>
      </w:r>
      <w:r w:rsidR="001911AF" w:rsidRPr="00A3036C">
        <w:rPr>
          <w:rFonts w:ascii="Times New Roman" w:eastAsia="Aptos" w:hAnsi="Times New Roman" w:cs="Times New Roman"/>
          <w:sz w:val="24"/>
          <w:szCs w:val="24"/>
        </w:rPr>
        <w:t xml:space="preserve">Manutenção de energias alteadas e conectadas a conhecida e praticada filosofia do Eu Sou fortalece e norteia a </w:t>
      </w:r>
      <w:r w:rsidR="001911AF" w:rsidRPr="00A3036C">
        <w:rPr>
          <w:rFonts w:ascii="Times New Roman" w:eastAsia="Aptos" w:hAnsi="Times New Roman" w:cs="Times New Roman"/>
          <w:i/>
          <w:iCs/>
          <w:sz w:val="24"/>
          <w:szCs w:val="24"/>
        </w:rPr>
        <w:t xml:space="preserve">missão invisível </w:t>
      </w:r>
      <w:r w:rsidR="001911AF" w:rsidRPr="00A3036C">
        <w:rPr>
          <w:rFonts w:ascii="Times New Roman" w:eastAsia="Aptos" w:hAnsi="Times New Roman" w:cs="Times New Roman"/>
          <w:sz w:val="24"/>
          <w:szCs w:val="24"/>
        </w:rPr>
        <w:t xml:space="preserve">em curso, apesar da, notória, sucumbência da população terrestre mergulhada no </w:t>
      </w:r>
      <w:r w:rsidR="001911AF" w:rsidRPr="00A3036C">
        <w:rPr>
          <w:rFonts w:ascii="Times New Roman" w:eastAsia="Aptos" w:hAnsi="Times New Roman" w:cs="Times New Roman"/>
          <w:i/>
          <w:iCs/>
          <w:sz w:val="24"/>
          <w:szCs w:val="24"/>
        </w:rPr>
        <w:t xml:space="preserve">apego </w:t>
      </w:r>
      <w:r w:rsidR="001911AF" w:rsidRPr="00A3036C">
        <w:rPr>
          <w:rFonts w:ascii="Times New Roman" w:eastAsia="Aptos" w:hAnsi="Times New Roman" w:cs="Times New Roman"/>
          <w:sz w:val="24"/>
          <w:szCs w:val="24"/>
        </w:rPr>
        <w:t xml:space="preserve">a </w:t>
      </w:r>
      <w:r w:rsidR="001911AF" w:rsidRPr="00A3036C">
        <w:rPr>
          <w:rFonts w:ascii="Times New Roman" w:eastAsia="Aptos" w:hAnsi="Times New Roman" w:cs="Times New Roman"/>
          <w:i/>
          <w:iCs/>
          <w:sz w:val="24"/>
          <w:szCs w:val="24"/>
        </w:rPr>
        <w:t xml:space="preserve">mentira e ilusão </w:t>
      </w:r>
      <w:r w:rsidR="001911AF" w:rsidRPr="00A3036C">
        <w:rPr>
          <w:rFonts w:ascii="Times New Roman" w:eastAsia="Aptos" w:hAnsi="Times New Roman" w:cs="Times New Roman"/>
          <w:sz w:val="24"/>
          <w:szCs w:val="24"/>
        </w:rPr>
        <w:t>da prisão imposta pelo milenar Sistema Terra. ▬ reitera.</w:t>
      </w:r>
    </w:p>
    <w:p w14:paraId="485C28FD" w14:textId="77777777" w:rsidR="001911AF" w:rsidRPr="00A3036C" w:rsidRDefault="001911AF" w:rsidP="006C5519">
      <w:pPr>
        <w:spacing w:after="0"/>
        <w:jc w:val="both"/>
        <w:rPr>
          <w:rFonts w:ascii="Times New Roman" w:eastAsia="Aptos" w:hAnsi="Times New Roman" w:cs="Times New Roman"/>
          <w:sz w:val="24"/>
          <w:szCs w:val="24"/>
        </w:rPr>
      </w:pPr>
    </w:p>
    <w:p w14:paraId="1EF71E0D" w14:textId="77777777" w:rsidR="001911AF" w:rsidRPr="00A3036C" w:rsidRDefault="001911AF" w:rsidP="001911AF">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O Projeto de Perpetuação do Poder controlado e monitorado por </w:t>
      </w:r>
    </w:p>
    <w:p w14:paraId="094896D8" w14:textId="2FD7AF51" w:rsidR="001911AF" w:rsidRPr="00A3036C" w:rsidRDefault="001911AF" w:rsidP="00B17F33">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 xml:space="preserve">dominitilianos </w:t>
      </w:r>
      <w:r w:rsidRPr="00A3036C">
        <w:rPr>
          <w:rFonts w:ascii="Times New Roman" w:eastAsia="Aptos" w:hAnsi="Times New Roman" w:cs="Times New Roman"/>
          <w:sz w:val="24"/>
          <w:szCs w:val="24"/>
        </w:rPr>
        <w:t>com as energias maléficas</w:t>
      </w:r>
      <w:r w:rsidR="00B17F33" w:rsidRPr="00A3036C">
        <w:rPr>
          <w:rFonts w:ascii="Times New Roman" w:eastAsia="Aptos" w:hAnsi="Times New Roman" w:cs="Times New Roman"/>
          <w:sz w:val="24"/>
          <w:szCs w:val="24"/>
        </w:rPr>
        <w:t xml:space="preserve"> de mundos inferiores dominados pelo SUTA — Senhor Universal das Trevas irá ruir ― Esgoela o otimismo de Nefertari Mandela ― Ainda testemunharemos, se, não toda, a maior parte da humanidade possível trilhando o caminho evolutivo de </w:t>
      </w:r>
      <w:r w:rsidR="00B17F33" w:rsidRPr="00A3036C">
        <w:rPr>
          <w:rFonts w:ascii="Times New Roman" w:eastAsia="Aptos" w:hAnsi="Times New Roman" w:cs="Times New Roman"/>
          <w:i/>
          <w:iCs/>
          <w:sz w:val="24"/>
          <w:szCs w:val="24"/>
        </w:rPr>
        <w:t xml:space="preserve">o aprendizado da delicadeza </w:t>
      </w:r>
      <w:r w:rsidR="00B17F33" w:rsidRPr="00A3036C">
        <w:rPr>
          <w:rFonts w:ascii="Times New Roman" w:eastAsia="Aptos" w:hAnsi="Times New Roman" w:cs="Times New Roman"/>
          <w:sz w:val="24"/>
          <w:szCs w:val="24"/>
        </w:rPr>
        <w:t xml:space="preserve">em </w:t>
      </w:r>
      <w:r w:rsidR="00B17F33" w:rsidRPr="00A3036C">
        <w:rPr>
          <w:rFonts w:ascii="Times New Roman" w:eastAsia="Aptos" w:hAnsi="Times New Roman" w:cs="Times New Roman"/>
          <w:b/>
          <w:bCs/>
          <w:sz w:val="24"/>
          <w:szCs w:val="24"/>
        </w:rPr>
        <w:t>Evoluirejá</w:t>
      </w:r>
      <w:r w:rsidR="00B17F33" w:rsidRPr="00A3036C">
        <w:rPr>
          <w:rFonts w:ascii="Times New Roman" w:eastAsia="Aptos" w:hAnsi="Times New Roman" w:cs="Times New Roman"/>
          <w:sz w:val="24"/>
          <w:szCs w:val="24"/>
        </w:rPr>
        <w:t>. ▬ deseja.</w:t>
      </w:r>
    </w:p>
    <w:p w14:paraId="758A0AD8" w14:textId="77777777" w:rsidR="00183457" w:rsidRPr="00A3036C" w:rsidRDefault="00183457" w:rsidP="00B17F33">
      <w:pPr>
        <w:spacing w:after="0" w:line="256" w:lineRule="auto"/>
        <w:jc w:val="both"/>
        <w:rPr>
          <w:rFonts w:ascii="Times New Roman" w:eastAsia="Aptos" w:hAnsi="Times New Roman" w:cs="Times New Roman"/>
          <w:sz w:val="24"/>
          <w:szCs w:val="24"/>
        </w:rPr>
      </w:pPr>
    </w:p>
    <w:p w14:paraId="728F5199" w14:textId="77777777" w:rsidR="000C55E0" w:rsidRPr="00A3036C" w:rsidRDefault="00183457" w:rsidP="00B17F33">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O </w:t>
      </w:r>
      <w:r w:rsidRPr="00A3036C">
        <w:rPr>
          <w:rFonts w:ascii="Times New Roman" w:eastAsia="Aptos" w:hAnsi="Times New Roman" w:cs="Times New Roman"/>
          <w:b/>
          <w:bCs/>
          <w:sz w:val="24"/>
          <w:szCs w:val="24"/>
        </w:rPr>
        <w:t xml:space="preserve">Green Dream </w:t>
      </w:r>
      <w:r w:rsidRPr="00A3036C">
        <w:rPr>
          <w:rFonts w:ascii="Times New Roman" w:eastAsia="Aptos" w:hAnsi="Times New Roman" w:cs="Times New Roman"/>
          <w:sz w:val="24"/>
          <w:szCs w:val="24"/>
        </w:rPr>
        <w:t>tem plantado semente</w:t>
      </w:r>
      <w:r w:rsidR="000C55E0" w:rsidRPr="00A3036C">
        <w:rPr>
          <w:rFonts w:ascii="Times New Roman" w:eastAsia="Aptos" w:hAnsi="Times New Roman" w:cs="Times New Roman"/>
          <w:sz w:val="24"/>
          <w:szCs w:val="24"/>
        </w:rPr>
        <w:t xml:space="preserve">s prontas para frutificarem, a exemplo do antigo, em todo o </w:t>
      </w:r>
      <w:r w:rsidR="000C55E0" w:rsidRPr="00A3036C">
        <w:rPr>
          <w:rFonts w:ascii="Times New Roman" w:eastAsia="Aptos" w:hAnsi="Times New Roman" w:cs="Times New Roman"/>
          <w:i/>
          <w:iCs/>
          <w:sz w:val="24"/>
          <w:szCs w:val="24"/>
        </w:rPr>
        <w:t xml:space="preserve">novo mundo </w:t>
      </w:r>
      <w:r w:rsidR="000C55E0" w:rsidRPr="00A3036C">
        <w:rPr>
          <w:rFonts w:ascii="Times New Roman" w:eastAsia="Aptos" w:hAnsi="Times New Roman" w:cs="Times New Roman"/>
          <w:sz w:val="24"/>
          <w:szCs w:val="24"/>
        </w:rPr>
        <w:t xml:space="preserve">― Carol valoriza atuação global das ações sociais reconhecidas até mesmo pelo Sistema Terra ― Parte do Grupo Harrison &amp; Taylor, cuja atividade principal, a credencia como </w:t>
      </w:r>
      <w:r w:rsidR="000C55E0" w:rsidRPr="00A3036C">
        <w:rPr>
          <w:rFonts w:ascii="Times New Roman" w:eastAsia="Aptos" w:hAnsi="Times New Roman" w:cs="Times New Roman"/>
          <w:i/>
          <w:iCs/>
          <w:sz w:val="24"/>
          <w:szCs w:val="24"/>
        </w:rPr>
        <w:t>a cozinha do mundo</w:t>
      </w:r>
      <w:r w:rsidR="000C55E0" w:rsidRPr="00A3036C">
        <w:rPr>
          <w:rFonts w:ascii="Times New Roman" w:eastAsia="Aptos" w:hAnsi="Times New Roman" w:cs="Times New Roman"/>
          <w:sz w:val="24"/>
          <w:szCs w:val="24"/>
        </w:rPr>
        <w:t xml:space="preserve"> continua sendo um facilitador, mesmo monitorado, para, veladamente, como </w:t>
      </w:r>
      <w:r w:rsidR="000C55E0" w:rsidRPr="00A3036C">
        <w:rPr>
          <w:rFonts w:ascii="Times New Roman" w:eastAsia="Aptos" w:hAnsi="Times New Roman" w:cs="Times New Roman"/>
          <w:sz w:val="24"/>
          <w:szCs w:val="24"/>
        </w:rPr>
        <w:lastRenderedPageBreak/>
        <w:t xml:space="preserve">tem sido feito, incutir a filosofia do Eu Sou e por, conseguinte o desejado </w:t>
      </w:r>
      <w:r w:rsidR="000C55E0" w:rsidRPr="00A3036C">
        <w:rPr>
          <w:rFonts w:ascii="Times New Roman" w:eastAsia="Aptos" w:hAnsi="Times New Roman" w:cs="Times New Roman"/>
          <w:i/>
          <w:iCs/>
          <w:sz w:val="24"/>
          <w:szCs w:val="24"/>
        </w:rPr>
        <w:t>despertar em massa</w:t>
      </w:r>
      <w:r w:rsidR="000C55E0" w:rsidRPr="00A3036C">
        <w:rPr>
          <w:rFonts w:ascii="Times New Roman" w:eastAsia="Aptos" w:hAnsi="Times New Roman" w:cs="Times New Roman"/>
          <w:sz w:val="24"/>
          <w:szCs w:val="24"/>
        </w:rPr>
        <w:t>. ▬ proclama.</w:t>
      </w:r>
    </w:p>
    <w:p w14:paraId="78FF4DB3" w14:textId="77777777" w:rsidR="000C55E0" w:rsidRPr="00A3036C" w:rsidRDefault="000C55E0" w:rsidP="00B17F33">
      <w:pPr>
        <w:spacing w:after="0" w:line="256" w:lineRule="auto"/>
        <w:jc w:val="both"/>
        <w:rPr>
          <w:rFonts w:ascii="Times New Roman" w:eastAsia="Aptos" w:hAnsi="Times New Roman" w:cs="Times New Roman"/>
          <w:sz w:val="24"/>
          <w:szCs w:val="24"/>
        </w:rPr>
      </w:pPr>
    </w:p>
    <w:p w14:paraId="7FB555E1" w14:textId="396D6069" w:rsidR="004F42CA" w:rsidRPr="00A3036C" w:rsidRDefault="000C55E0" w:rsidP="004F42CA">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Discernir entre as intuições evolutivas e as negacionistas a esta prevista e inadiável transição planetária do  </w:t>
      </w:r>
      <w:r w:rsidR="004F42CA" w:rsidRPr="00A3036C">
        <w:rPr>
          <w:rFonts w:ascii="Times New Roman" w:eastAsia="Aptos" w:hAnsi="Times New Roman" w:cs="Times New Roman"/>
          <w:i/>
          <w:iCs/>
          <w:sz w:val="24"/>
          <w:szCs w:val="24"/>
        </w:rPr>
        <w:t xml:space="preserve">quinto </w:t>
      </w:r>
      <w:r w:rsidR="004F42CA" w:rsidRPr="00A3036C">
        <w:rPr>
          <w:rFonts w:ascii="Times New Roman" w:eastAsia="Aptos" w:hAnsi="Times New Roman" w:cs="Times New Roman"/>
          <w:sz w:val="24"/>
          <w:szCs w:val="24"/>
        </w:rPr>
        <w:t xml:space="preserve">ao </w:t>
      </w:r>
      <w:r w:rsidR="004F42CA" w:rsidRPr="00A3036C">
        <w:rPr>
          <w:rFonts w:ascii="Times New Roman" w:eastAsia="Aptos" w:hAnsi="Times New Roman" w:cs="Times New Roman"/>
          <w:i/>
          <w:iCs/>
          <w:sz w:val="24"/>
          <w:szCs w:val="24"/>
        </w:rPr>
        <w:t>décimo segundo planos terráqueos</w:t>
      </w:r>
      <w:r w:rsidR="004F42CA" w:rsidRPr="00A3036C">
        <w:rPr>
          <w:rFonts w:ascii="Times New Roman" w:eastAsia="Aptos" w:hAnsi="Times New Roman" w:cs="Times New Roman"/>
          <w:sz w:val="24"/>
          <w:szCs w:val="24"/>
        </w:rPr>
        <w:t xml:space="preserve"> propiciada com </w:t>
      </w:r>
      <w:r w:rsidR="004F42CA" w:rsidRPr="00A3036C">
        <w:rPr>
          <w:rFonts w:ascii="Times New Roman" w:eastAsia="Aptos" w:hAnsi="Times New Roman" w:cs="Times New Roman"/>
          <w:i/>
          <w:iCs/>
          <w:sz w:val="24"/>
          <w:szCs w:val="24"/>
        </w:rPr>
        <w:t xml:space="preserve">o aprendizado da delicadeza </w:t>
      </w:r>
      <w:r w:rsidR="004F42CA" w:rsidRPr="00A3036C">
        <w:rPr>
          <w:rFonts w:ascii="Times New Roman" w:eastAsia="Aptos" w:hAnsi="Times New Roman" w:cs="Times New Roman"/>
          <w:sz w:val="24"/>
          <w:szCs w:val="24"/>
        </w:rPr>
        <w:t xml:space="preserve">em </w:t>
      </w:r>
      <w:r w:rsidR="004F42CA" w:rsidRPr="00A3036C">
        <w:rPr>
          <w:rFonts w:ascii="Times New Roman" w:eastAsia="Aptos" w:hAnsi="Times New Roman" w:cs="Times New Roman"/>
          <w:b/>
          <w:bCs/>
          <w:sz w:val="24"/>
          <w:szCs w:val="24"/>
        </w:rPr>
        <w:t xml:space="preserve">Evoluirejá, </w:t>
      </w:r>
      <w:r w:rsidR="004F42CA" w:rsidRPr="00A3036C">
        <w:rPr>
          <w:rFonts w:ascii="Times New Roman" w:eastAsia="Aptos" w:hAnsi="Times New Roman" w:cs="Times New Roman"/>
          <w:sz w:val="24"/>
          <w:szCs w:val="24"/>
        </w:rPr>
        <w:t>como sabemos</w:t>
      </w:r>
      <w:r w:rsidR="004F42CA" w:rsidRPr="00A3036C">
        <w:rPr>
          <w:rFonts w:ascii="Times New Roman" w:eastAsia="Aptos" w:hAnsi="Times New Roman" w:cs="Times New Roman"/>
          <w:b/>
          <w:bCs/>
          <w:sz w:val="24"/>
          <w:szCs w:val="24"/>
        </w:rPr>
        <w:t xml:space="preserve"> </w:t>
      </w:r>
      <w:r w:rsidR="004F42CA" w:rsidRPr="00A3036C">
        <w:rPr>
          <w:rFonts w:ascii="Times New Roman" w:eastAsia="Aptos" w:hAnsi="Times New Roman" w:cs="Times New Roman"/>
          <w:sz w:val="24"/>
          <w:szCs w:val="24"/>
        </w:rPr>
        <w:t xml:space="preserve">é opcional, cabe a nós trabalharmos as consciências ao nosso alcance, mas só elas definirão os seus destinos `a evolução ou atraso do processo universal previsto pelo SEU. ▬ analisa. </w:t>
      </w:r>
    </w:p>
    <w:p w14:paraId="497CCE2D" w14:textId="77777777" w:rsidR="00B17F33" w:rsidRPr="00A3036C" w:rsidRDefault="00B17F33" w:rsidP="00B17F33">
      <w:pPr>
        <w:spacing w:after="0" w:line="256" w:lineRule="auto"/>
        <w:jc w:val="both"/>
        <w:rPr>
          <w:rFonts w:ascii="Times New Roman" w:eastAsia="Aptos" w:hAnsi="Times New Roman" w:cs="Times New Roman"/>
          <w:sz w:val="24"/>
          <w:szCs w:val="24"/>
        </w:rPr>
      </w:pPr>
    </w:p>
    <w:p w14:paraId="64F540AA" w14:textId="11923143" w:rsidR="00B17F33" w:rsidRPr="00A3036C" w:rsidRDefault="00B17F33" w:rsidP="00B17F33">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Não tenho adjetivos para qualificar esta oportunidade única de ser parte da Resistência Dimensional ― Michelle maravilhada ― Sem contar o reencontro de minha alma gêmea ― Remete-se a Joseph, o conhecido Garoto da Gávea ― </w:t>
      </w:r>
      <w:r w:rsidR="00183457" w:rsidRPr="00A3036C">
        <w:rPr>
          <w:rFonts w:ascii="Times New Roman" w:eastAsia="Aptos" w:hAnsi="Times New Roman" w:cs="Times New Roman"/>
          <w:sz w:val="24"/>
          <w:szCs w:val="24"/>
        </w:rPr>
        <w:t xml:space="preserve">Trafegar no encontro de </w:t>
      </w:r>
      <w:r w:rsidR="00183457" w:rsidRPr="00A3036C">
        <w:rPr>
          <w:rFonts w:ascii="Times New Roman" w:eastAsia="Aptos" w:hAnsi="Times New Roman" w:cs="Times New Roman"/>
          <w:i/>
          <w:iCs/>
          <w:sz w:val="24"/>
          <w:szCs w:val="24"/>
        </w:rPr>
        <w:t xml:space="preserve">o aprendizado da delicadeza </w:t>
      </w:r>
      <w:r w:rsidR="00183457" w:rsidRPr="00A3036C">
        <w:rPr>
          <w:rFonts w:ascii="Times New Roman" w:eastAsia="Aptos" w:hAnsi="Times New Roman" w:cs="Times New Roman"/>
          <w:sz w:val="24"/>
          <w:szCs w:val="24"/>
        </w:rPr>
        <w:t xml:space="preserve">em </w:t>
      </w:r>
      <w:r w:rsidR="00183457" w:rsidRPr="00A3036C">
        <w:rPr>
          <w:rFonts w:ascii="Times New Roman" w:eastAsia="Aptos" w:hAnsi="Times New Roman" w:cs="Times New Roman"/>
          <w:b/>
          <w:sz w:val="24"/>
          <w:szCs w:val="24"/>
        </w:rPr>
        <w:t xml:space="preserve">Evoluirejá </w:t>
      </w:r>
      <w:r w:rsidR="00183457" w:rsidRPr="00A3036C">
        <w:rPr>
          <w:rFonts w:ascii="Times New Roman" w:eastAsia="Aptos" w:hAnsi="Times New Roman" w:cs="Times New Roman"/>
          <w:bCs/>
          <w:sz w:val="24"/>
          <w:szCs w:val="24"/>
        </w:rPr>
        <w:t>para ter</w:t>
      </w:r>
      <w:r w:rsidR="00183457" w:rsidRPr="00A3036C">
        <w:rPr>
          <w:rFonts w:ascii="Times New Roman" w:eastAsia="Aptos" w:hAnsi="Times New Roman" w:cs="Times New Roman"/>
          <w:sz w:val="24"/>
          <w:szCs w:val="24"/>
        </w:rPr>
        <w:t xml:space="preserve"> e ser Deus deveria ser, quiçá, assim seja a prioridade máxima de vida para o terrícola. ▬ </w:t>
      </w:r>
      <w:r w:rsidR="004F42CA" w:rsidRPr="00A3036C">
        <w:rPr>
          <w:rFonts w:ascii="Times New Roman" w:eastAsia="Aptos" w:hAnsi="Times New Roman" w:cs="Times New Roman"/>
          <w:sz w:val="24"/>
          <w:szCs w:val="24"/>
        </w:rPr>
        <w:t>imagina</w:t>
      </w:r>
      <w:r w:rsidR="00183457" w:rsidRPr="00A3036C">
        <w:rPr>
          <w:rFonts w:ascii="Times New Roman" w:eastAsia="Aptos" w:hAnsi="Times New Roman" w:cs="Times New Roman"/>
          <w:sz w:val="24"/>
          <w:szCs w:val="24"/>
        </w:rPr>
        <w:t>.</w:t>
      </w:r>
    </w:p>
    <w:p w14:paraId="115775D9" w14:textId="77777777" w:rsidR="00183457" w:rsidRPr="00A3036C" w:rsidRDefault="00183457" w:rsidP="00B17F33">
      <w:pPr>
        <w:spacing w:after="0" w:line="256" w:lineRule="auto"/>
        <w:jc w:val="both"/>
        <w:rPr>
          <w:rFonts w:ascii="Times New Roman" w:eastAsia="Aptos" w:hAnsi="Times New Roman" w:cs="Times New Roman"/>
          <w:sz w:val="24"/>
          <w:szCs w:val="24"/>
        </w:rPr>
      </w:pPr>
    </w:p>
    <w:p w14:paraId="298BCCC3" w14:textId="1B73B702" w:rsidR="00183457" w:rsidRPr="00A3036C" w:rsidRDefault="00183457" w:rsidP="00B17F33">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Grato pela parte que me toca ― Joseph descontrai o ambiente positivo ― Dissipar nossas energias benéficas para o nosso entorno funciona e de </w:t>
      </w:r>
      <w:r w:rsidRPr="00A3036C">
        <w:rPr>
          <w:rFonts w:ascii="Times New Roman" w:eastAsia="Aptos" w:hAnsi="Times New Roman" w:cs="Times New Roman"/>
          <w:i/>
          <w:iCs/>
          <w:sz w:val="24"/>
          <w:szCs w:val="24"/>
        </w:rPr>
        <w:t>grão em grão a galinha enche o papo</w:t>
      </w:r>
      <w:r w:rsidRPr="00A3036C">
        <w:rPr>
          <w:rFonts w:ascii="Times New Roman" w:eastAsia="Aptos" w:hAnsi="Times New Roman" w:cs="Times New Roman"/>
          <w:sz w:val="24"/>
          <w:szCs w:val="24"/>
        </w:rPr>
        <w:t>. ▬ otimista.</w:t>
      </w:r>
    </w:p>
    <w:p w14:paraId="6649CE72" w14:textId="77777777" w:rsidR="00183457" w:rsidRPr="00A3036C" w:rsidRDefault="00183457" w:rsidP="00B17F33">
      <w:pPr>
        <w:spacing w:after="0" w:line="256" w:lineRule="auto"/>
        <w:jc w:val="both"/>
        <w:rPr>
          <w:rFonts w:ascii="Times New Roman" w:eastAsia="Aptos" w:hAnsi="Times New Roman" w:cs="Times New Roman"/>
          <w:sz w:val="24"/>
          <w:szCs w:val="24"/>
        </w:rPr>
      </w:pPr>
    </w:p>
    <w:p w14:paraId="0911DC1E" w14:textId="6F75FAB2" w:rsidR="004F42CA" w:rsidRPr="00A3036C" w:rsidRDefault="00183457" w:rsidP="00FD642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4F42CA" w:rsidRPr="00A3036C">
        <w:rPr>
          <w:rFonts w:ascii="Times New Roman" w:eastAsia="Aptos" w:hAnsi="Times New Roman" w:cs="Times New Roman"/>
          <w:sz w:val="24"/>
          <w:szCs w:val="24"/>
        </w:rPr>
        <w:t xml:space="preserve"> Coautores, eu, Joseph e Michelle e o autor, Tom, em breve poderão entregar o segundo livro da trilogia: </w:t>
      </w:r>
      <w:r w:rsidR="004F42CA" w:rsidRPr="00A3036C">
        <w:rPr>
          <w:rFonts w:ascii="Times New Roman" w:eastAsia="Aptos" w:hAnsi="Times New Roman" w:cs="Times New Roman"/>
          <w:b/>
          <w:bCs/>
        </w:rPr>
        <w:t>e</w:t>
      </w:r>
      <w:r w:rsidR="004F42CA" w:rsidRPr="00A3036C">
        <w:rPr>
          <w:rFonts w:ascii="Times New Roman" w:eastAsia="Aptos" w:hAnsi="Times New Roman" w:cs="Times New Roman"/>
          <w:b/>
          <w:bCs/>
          <w:color w:val="FF0000"/>
        </w:rPr>
        <w:t>X</w:t>
      </w:r>
      <w:r w:rsidR="004F42CA" w:rsidRPr="00A3036C">
        <w:rPr>
          <w:rFonts w:ascii="Times New Roman" w:eastAsia="Aptos" w:hAnsi="Times New Roman" w:cs="Times New Roman"/>
          <w:b/>
          <w:bCs/>
        </w:rPr>
        <w:t xml:space="preserve">ilados da </w:t>
      </w:r>
      <w:r w:rsidR="004F42CA" w:rsidRPr="00A3036C">
        <w:rPr>
          <w:rFonts w:ascii="Times New Roman" w:eastAsia="Aptos" w:hAnsi="Times New Roman" w:cs="Times New Roman"/>
          <w:b/>
          <w:bCs/>
          <w:color w:val="7030A0"/>
        </w:rPr>
        <w:t>T</w:t>
      </w:r>
      <w:r w:rsidR="004F42CA" w:rsidRPr="00A3036C">
        <w:rPr>
          <w:rFonts w:ascii="Times New Roman" w:eastAsia="Aptos" w:hAnsi="Times New Roman" w:cs="Times New Roman"/>
          <w:b/>
          <w:bCs/>
        </w:rPr>
        <w:t xml:space="preserve">erra </w:t>
      </w:r>
      <w:r w:rsidR="004F42CA" w:rsidRPr="00A3036C">
        <w:rPr>
          <w:rFonts w:ascii="Times New Roman" w:eastAsia="Aptos" w:hAnsi="Times New Roman" w:cs="Times New Roman"/>
          <w:b/>
          <w:bCs/>
          <w:sz w:val="24"/>
          <w:szCs w:val="24"/>
        </w:rPr>
        <w:t>─ passado pacto para o futuro</w:t>
      </w:r>
      <w:r w:rsidR="004F42CA" w:rsidRPr="00A3036C">
        <w:rPr>
          <w:rFonts w:ascii="Times New Roman" w:eastAsia="Aptos" w:hAnsi="Times New Roman" w:cs="Times New Roman"/>
          <w:sz w:val="24"/>
          <w:szCs w:val="24"/>
        </w:rPr>
        <w:t xml:space="preserve"> ― Liz, mulher de Tom desta e outras vidas, assim como Joseph e Michelle vibram o bom desenvolvimento do trabalho encomendado e direcionado pelo </w:t>
      </w:r>
      <w:r w:rsidR="004F42CA" w:rsidRPr="00A3036C">
        <w:rPr>
          <w:rFonts w:ascii="Times New Roman" w:eastAsia="Aptos" w:hAnsi="Times New Roman" w:cs="Times New Roman"/>
          <w:i/>
          <w:iCs/>
          <w:sz w:val="24"/>
          <w:szCs w:val="24"/>
        </w:rPr>
        <w:t xml:space="preserve">mundo invisível </w:t>
      </w:r>
      <w:r w:rsidR="004F42CA" w:rsidRPr="00A3036C">
        <w:rPr>
          <w:rFonts w:ascii="Times New Roman" w:eastAsia="Aptos" w:hAnsi="Times New Roman" w:cs="Times New Roman"/>
          <w:sz w:val="24"/>
          <w:szCs w:val="24"/>
        </w:rPr>
        <w:t>―</w:t>
      </w:r>
      <w:r w:rsidR="00FD642F" w:rsidRPr="00A3036C">
        <w:rPr>
          <w:rFonts w:ascii="Times New Roman" w:eastAsia="Aptos" w:hAnsi="Times New Roman" w:cs="Times New Roman"/>
          <w:sz w:val="24"/>
          <w:szCs w:val="24"/>
        </w:rPr>
        <w:t xml:space="preserve"> Acredito na criação e divulgação de um </w:t>
      </w:r>
      <w:r w:rsidR="00FD642F" w:rsidRPr="00A3036C">
        <w:rPr>
          <w:rFonts w:ascii="Times New Roman" w:eastAsia="Aptos" w:hAnsi="Times New Roman" w:cs="Times New Roman"/>
          <w:b/>
          <w:bCs/>
          <w:sz w:val="24"/>
          <w:szCs w:val="24"/>
        </w:rPr>
        <w:t xml:space="preserve">case </w:t>
      </w:r>
      <w:r w:rsidR="00FD642F" w:rsidRPr="00A3036C">
        <w:rPr>
          <w:rFonts w:ascii="Times New Roman" w:eastAsia="Aptos" w:hAnsi="Times New Roman" w:cs="Times New Roman"/>
          <w:sz w:val="24"/>
          <w:szCs w:val="24"/>
        </w:rPr>
        <w:t xml:space="preserve">para colocarmos, minimamente, </w:t>
      </w:r>
      <w:r w:rsidR="00FD642F" w:rsidRPr="00A3036C">
        <w:rPr>
          <w:rFonts w:ascii="Times New Roman" w:eastAsia="Aptos" w:hAnsi="Times New Roman" w:cs="Times New Roman"/>
          <w:i/>
          <w:iCs/>
          <w:sz w:val="24"/>
          <w:szCs w:val="24"/>
        </w:rPr>
        <w:t xml:space="preserve">uma pulga atrás da orelha </w:t>
      </w:r>
      <w:r w:rsidR="00FD642F" w:rsidRPr="00A3036C">
        <w:rPr>
          <w:rFonts w:ascii="Times New Roman" w:eastAsia="Aptos" w:hAnsi="Times New Roman" w:cs="Times New Roman"/>
          <w:sz w:val="24"/>
          <w:szCs w:val="24"/>
        </w:rPr>
        <w:t xml:space="preserve">da ignorância </w:t>
      </w:r>
      <w:r w:rsidR="00FD642F" w:rsidRPr="00A3036C">
        <w:rPr>
          <w:rFonts w:ascii="Times New Roman" w:eastAsia="Aptos" w:hAnsi="Times New Roman" w:cs="Times New Roman"/>
          <w:sz w:val="24"/>
          <w:szCs w:val="24"/>
        </w:rPr>
        <w:lastRenderedPageBreak/>
        <w:t xml:space="preserve">terráquea, e seu </w:t>
      </w:r>
      <w:r w:rsidR="00FD642F" w:rsidRPr="00A3036C">
        <w:rPr>
          <w:rFonts w:ascii="Times New Roman" w:eastAsia="Aptos" w:hAnsi="Times New Roman" w:cs="Times New Roman"/>
          <w:i/>
          <w:iCs/>
          <w:sz w:val="24"/>
          <w:szCs w:val="24"/>
        </w:rPr>
        <w:t xml:space="preserve">apego </w:t>
      </w:r>
      <w:r w:rsidR="00FD642F" w:rsidRPr="00A3036C">
        <w:rPr>
          <w:rFonts w:ascii="Times New Roman" w:eastAsia="Aptos" w:hAnsi="Times New Roman" w:cs="Times New Roman"/>
          <w:sz w:val="24"/>
          <w:szCs w:val="24"/>
        </w:rPr>
        <w:t xml:space="preserve"> a </w:t>
      </w:r>
      <w:r w:rsidR="00FD642F" w:rsidRPr="00A3036C">
        <w:rPr>
          <w:rFonts w:ascii="Times New Roman" w:eastAsia="Aptos" w:hAnsi="Times New Roman" w:cs="Times New Roman"/>
          <w:i/>
          <w:iCs/>
          <w:sz w:val="24"/>
          <w:szCs w:val="24"/>
        </w:rPr>
        <w:t xml:space="preserve">mentira e ilusão </w:t>
      </w:r>
      <w:r w:rsidR="00FD642F" w:rsidRPr="00A3036C">
        <w:rPr>
          <w:rFonts w:ascii="Times New Roman" w:eastAsia="Aptos" w:hAnsi="Times New Roman" w:cs="Times New Roman"/>
          <w:sz w:val="24"/>
          <w:szCs w:val="24"/>
        </w:rPr>
        <w:t xml:space="preserve">sistêmica, a trocando pela </w:t>
      </w:r>
      <w:r w:rsidR="00FD642F" w:rsidRPr="00A3036C">
        <w:rPr>
          <w:rFonts w:ascii="Times New Roman" w:eastAsia="Aptos" w:hAnsi="Times New Roman" w:cs="Times New Roman"/>
          <w:i/>
          <w:iCs/>
          <w:sz w:val="24"/>
          <w:szCs w:val="24"/>
        </w:rPr>
        <w:t>verdade absoluta</w:t>
      </w:r>
      <w:r w:rsidR="00FD642F" w:rsidRPr="00A3036C">
        <w:rPr>
          <w:rFonts w:ascii="Times New Roman" w:eastAsia="Aptos" w:hAnsi="Times New Roman" w:cs="Times New Roman"/>
          <w:sz w:val="24"/>
          <w:szCs w:val="24"/>
        </w:rPr>
        <w:t>. ▬ convicta.</w:t>
      </w:r>
    </w:p>
    <w:p w14:paraId="0AB35915" w14:textId="77777777" w:rsidR="00FD642F" w:rsidRPr="00A3036C" w:rsidRDefault="00FD642F" w:rsidP="00FD642F">
      <w:pPr>
        <w:spacing w:after="0" w:line="256" w:lineRule="auto"/>
        <w:jc w:val="both"/>
        <w:rPr>
          <w:rFonts w:ascii="Times New Roman" w:eastAsia="Aptos" w:hAnsi="Times New Roman" w:cs="Times New Roman"/>
          <w:sz w:val="24"/>
          <w:szCs w:val="24"/>
        </w:rPr>
      </w:pPr>
    </w:p>
    <w:p w14:paraId="01B3C64B" w14:textId="3D5C59A8" w:rsidR="00FD642F" w:rsidRPr="00A3036C" w:rsidRDefault="00FD642F" w:rsidP="00FD642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Não demora muito e teremos o retorno desta criação literária divinal ― Tom anseia o sucesso ― Como tudo tem seu tempo e o nosso tempo tem o tempo definido e previsto pelo SEU, mesmo sem sabermos esta exata previsão, não nos resta outra opção, a não ser esperar e torcer para reunirmos com esta obra literária os terrícolas optantes à evolução. ▬ posiciona-se.</w:t>
      </w:r>
    </w:p>
    <w:p w14:paraId="5F4D205B" w14:textId="77777777" w:rsidR="00FD642F" w:rsidRPr="00A3036C" w:rsidRDefault="00FD642F" w:rsidP="00FD642F">
      <w:pPr>
        <w:spacing w:after="0" w:line="256" w:lineRule="auto"/>
        <w:jc w:val="both"/>
        <w:rPr>
          <w:rFonts w:ascii="Times New Roman" w:eastAsia="Aptos" w:hAnsi="Times New Roman" w:cs="Times New Roman"/>
          <w:sz w:val="24"/>
          <w:szCs w:val="24"/>
        </w:rPr>
      </w:pPr>
    </w:p>
    <w:p w14:paraId="32F067DE" w14:textId="40C8307C" w:rsidR="005E1BC9" w:rsidRPr="00A3036C" w:rsidRDefault="00FD642F" w:rsidP="005E1BC9">
      <w:pPr>
        <w:spacing w:after="0"/>
        <w:jc w:val="both"/>
        <w:rPr>
          <w:rFonts w:ascii="Times New Roman" w:eastAsia="Aptos" w:hAnsi="Times New Roman" w:cs="Times New Roman"/>
          <w:bCs/>
          <w:sz w:val="24"/>
          <w:szCs w:val="24"/>
        </w:rPr>
      </w:pPr>
      <w:r w:rsidRPr="00A3036C">
        <w:rPr>
          <w:rFonts w:ascii="Times New Roman" w:eastAsia="Aptos" w:hAnsi="Times New Roman" w:cs="Times New Roman"/>
          <w:sz w:val="24"/>
          <w:szCs w:val="24"/>
        </w:rPr>
        <w:t>▬ O ser humano na sua maioria não entende a riqueza de conhecimento</w:t>
      </w:r>
      <w:r w:rsidR="00385533" w:rsidRPr="00A3036C">
        <w:rPr>
          <w:rFonts w:ascii="Times New Roman" w:eastAsia="Aptos" w:hAnsi="Times New Roman" w:cs="Times New Roman"/>
          <w:sz w:val="24"/>
          <w:szCs w:val="24"/>
        </w:rPr>
        <w:t xml:space="preserve"> de que </w:t>
      </w:r>
      <w:r w:rsidR="00385533" w:rsidRPr="00A3036C">
        <w:rPr>
          <w:rFonts w:ascii="Times New Roman" w:eastAsia="Aptos" w:hAnsi="Times New Roman" w:cs="Times New Roman"/>
          <w:i/>
          <w:iCs/>
          <w:sz w:val="24"/>
          <w:szCs w:val="24"/>
        </w:rPr>
        <w:t xml:space="preserve">mais se pode aprender pelos ouvidos de que pelos olhos </w:t>
      </w:r>
      <w:r w:rsidR="00385533" w:rsidRPr="00A3036C">
        <w:rPr>
          <w:rFonts w:ascii="Times New Roman" w:eastAsia="Aptos" w:hAnsi="Times New Roman" w:cs="Times New Roman"/>
          <w:sz w:val="24"/>
          <w:szCs w:val="24"/>
        </w:rPr>
        <w:t xml:space="preserve">― Germano utiliza-se da máxima de Harrison, Taylor e Agregados ― Vocês, optantes de serem integrantes do </w:t>
      </w:r>
      <w:r w:rsidR="00385533" w:rsidRPr="00A3036C">
        <w:rPr>
          <w:rFonts w:ascii="Times New Roman" w:eastAsia="Aptos" w:hAnsi="Times New Roman" w:cs="Times New Roman"/>
          <w:i/>
          <w:iCs/>
          <w:sz w:val="24"/>
          <w:szCs w:val="24"/>
        </w:rPr>
        <w:t xml:space="preserve">exército dimensional </w:t>
      </w:r>
      <w:r w:rsidR="00385533" w:rsidRPr="00A3036C">
        <w:rPr>
          <w:rFonts w:ascii="Times New Roman" w:eastAsia="Aptos" w:hAnsi="Times New Roman" w:cs="Times New Roman"/>
          <w:sz w:val="24"/>
          <w:szCs w:val="24"/>
        </w:rPr>
        <w:t xml:space="preserve">aprendem, diariamente, a virtuosa paciência ― Refere-se as constantes derrotas da Resistência Dimensional impostas pelo livre arbítrio terráqueo ― SUTA só reina nas consciências atrasadas submetidas, no caso deste planeta, ao </w:t>
      </w:r>
      <w:r w:rsidR="00385533" w:rsidRPr="00A3036C">
        <w:rPr>
          <w:rFonts w:ascii="Times New Roman" w:eastAsia="Aptos" w:hAnsi="Times New Roman" w:cs="Times New Roman"/>
          <w:i/>
          <w:iCs/>
          <w:sz w:val="24"/>
          <w:szCs w:val="24"/>
        </w:rPr>
        <w:t xml:space="preserve">apego </w:t>
      </w:r>
      <w:r w:rsidR="00385533" w:rsidRPr="00A3036C">
        <w:rPr>
          <w:rFonts w:ascii="Times New Roman" w:eastAsia="Aptos" w:hAnsi="Times New Roman" w:cs="Times New Roman"/>
          <w:sz w:val="24"/>
          <w:szCs w:val="24"/>
        </w:rPr>
        <w:t>e conquistas efêmeras naturalizadas no Sistema Terra ― Prolixo, esclarece o, já esclarecido ― Nesta Guerra Dimensional, assim como não podemos decidir pelos terráqueos, nossos adversários também não podem ― Injeta mais ânimo nos já animados Guerreiros Dimensionais ―</w:t>
      </w:r>
      <w:r w:rsidR="005E1BC9" w:rsidRPr="00A3036C">
        <w:rPr>
          <w:rFonts w:ascii="Times New Roman" w:eastAsia="Aptos" w:hAnsi="Times New Roman" w:cs="Times New Roman"/>
          <w:sz w:val="24"/>
          <w:szCs w:val="24"/>
        </w:rPr>
        <w:t xml:space="preserve"> Continuemos a trabalhar as ondas eletromagnéticas benevolente captadas na Fonte de Criação Universal, leia-se SEU — Soberana Energia Universal</w:t>
      </w:r>
      <w:r w:rsidR="00FC644D" w:rsidRPr="00A3036C">
        <w:rPr>
          <w:rFonts w:ascii="Times New Roman" w:eastAsia="Aptos" w:hAnsi="Times New Roman" w:cs="Times New Roman"/>
          <w:sz w:val="24"/>
          <w:szCs w:val="24"/>
        </w:rPr>
        <w:t xml:space="preserve"> ― Determina a ment</w:t>
      </w:r>
      <w:r w:rsidR="001E6F95" w:rsidRPr="00A3036C">
        <w:rPr>
          <w:rFonts w:ascii="Times New Roman" w:eastAsia="Aptos" w:hAnsi="Times New Roman" w:cs="Times New Roman"/>
          <w:sz w:val="24"/>
          <w:szCs w:val="24"/>
        </w:rPr>
        <w:t>ori</w:t>
      </w:r>
      <w:r w:rsidR="00FC644D" w:rsidRPr="00A3036C">
        <w:rPr>
          <w:rFonts w:ascii="Times New Roman" w:eastAsia="Aptos" w:hAnsi="Times New Roman" w:cs="Times New Roman"/>
          <w:sz w:val="24"/>
          <w:szCs w:val="24"/>
        </w:rPr>
        <w:t>a ―</w:t>
      </w:r>
      <w:r w:rsidR="005E1BC9" w:rsidRPr="00A3036C">
        <w:rPr>
          <w:rFonts w:ascii="Times New Roman" w:eastAsia="Aptos" w:hAnsi="Times New Roman" w:cs="Times New Roman"/>
          <w:sz w:val="24"/>
          <w:szCs w:val="24"/>
        </w:rPr>
        <w:t xml:space="preserve"> </w:t>
      </w:r>
      <w:r w:rsidR="007B78FA" w:rsidRPr="00A3036C">
        <w:rPr>
          <w:rFonts w:ascii="Times New Roman" w:eastAsia="Aptos" w:hAnsi="Times New Roman" w:cs="Times New Roman"/>
          <w:sz w:val="24"/>
          <w:szCs w:val="24"/>
        </w:rPr>
        <w:t>Cabe a todos Guerreiros Dimensionais se manterem em vigília</w:t>
      </w:r>
      <w:r w:rsidR="009F3ED6" w:rsidRPr="00A3036C">
        <w:rPr>
          <w:rFonts w:ascii="Times New Roman" w:eastAsia="Aptos" w:hAnsi="Times New Roman" w:cs="Times New Roman"/>
          <w:sz w:val="24"/>
          <w:szCs w:val="24"/>
        </w:rPr>
        <w:t xml:space="preserve"> verbalizando, minimamente, diariamente, nas manhãs, tardes e noite</w:t>
      </w:r>
      <w:r w:rsidR="006D6194" w:rsidRPr="00A3036C">
        <w:rPr>
          <w:rFonts w:ascii="Times New Roman" w:eastAsia="Aptos" w:hAnsi="Times New Roman" w:cs="Times New Roman"/>
          <w:sz w:val="24"/>
          <w:szCs w:val="24"/>
        </w:rPr>
        <w:t>s a filosofia do Eu Sou ―</w:t>
      </w:r>
      <w:r w:rsidR="000E0451" w:rsidRPr="00A3036C">
        <w:rPr>
          <w:rFonts w:ascii="Times New Roman" w:eastAsia="Aptos" w:hAnsi="Times New Roman" w:cs="Times New Roman"/>
          <w:sz w:val="24"/>
          <w:szCs w:val="24"/>
        </w:rPr>
        <w:t xml:space="preserve"> Inflexiona a contundência</w:t>
      </w:r>
      <w:r w:rsidR="006816C4" w:rsidRPr="00A3036C">
        <w:rPr>
          <w:rFonts w:ascii="Times New Roman" w:eastAsia="Aptos" w:hAnsi="Times New Roman" w:cs="Times New Roman"/>
          <w:sz w:val="24"/>
          <w:szCs w:val="24"/>
        </w:rPr>
        <w:t xml:space="preserve"> energizada pelo </w:t>
      </w:r>
      <w:r w:rsidR="006816C4" w:rsidRPr="00A3036C">
        <w:rPr>
          <w:rFonts w:ascii="Times New Roman" w:eastAsia="Aptos" w:hAnsi="Times New Roman" w:cs="Times New Roman"/>
          <w:i/>
          <w:iCs/>
          <w:sz w:val="24"/>
          <w:szCs w:val="24"/>
        </w:rPr>
        <w:t>amor incondicional</w:t>
      </w:r>
      <w:r w:rsidR="006816C4" w:rsidRPr="00A3036C">
        <w:rPr>
          <w:rFonts w:ascii="Times New Roman" w:eastAsia="Aptos" w:hAnsi="Times New Roman" w:cs="Times New Roman"/>
          <w:sz w:val="24"/>
          <w:szCs w:val="24"/>
        </w:rPr>
        <w:t xml:space="preserve"> </w:t>
      </w:r>
      <w:r w:rsidR="006D6194" w:rsidRPr="00A3036C">
        <w:rPr>
          <w:rFonts w:ascii="Times New Roman" w:eastAsia="Aptos" w:hAnsi="Times New Roman" w:cs="Times New Roman"/>
          <w:sz w:val="24"/>
          <w:szCs w:val="24"/>
        </w:rPr>
        <w:t>―</w:t>
      </w:r>
      <w:r w:rsidR="006816C4" w:rsidRPr="00A3036C">
        <w:rPr>
          <w:rFonts w:ascii="Times New Roman" w:eastAsia="Aptos" w:hAnsi="Times New Roman" w:cs="Times New Roman"/>
          <w:sz w:val="24"/>
          <w:szCs w:val="24"/>
        </w:rPr>
        <w:t xml:space="preserve"> </w:t>
      </w:r>
      <w:r w:rsidR="007E6298" w:rsidRPr="00A3036C">
        <w:rPr>
          <w:rFonts w:ascii="Times New Roman" w:eastAsia="Aptos" w:hAnsi="Times New Roman" w:cs="Times New Roman"/>
          <w:sz w:val="24"/>
          <w:szCs w:val="24"/>
        </w:rPr>
        <w:t>Assim, mesmo impossibilitados de palestrare</w:t>
      </w:r>
      <w:r w:rsidR="008E19CF" w:rsidRPr="00A3036C">
        <w:rPr>
          <w:rFonts w:ascii="Times New Roman" w:eastAsia="Aptos" w:hAnsi="Times New Roman" w:cs="Times New Roman"/>
          <w:sz w:val="24"/>
          <w:szCs w:val="24"/>
        </w:rPr>
        <w:t>m para conquista de novos adeptos</w:t>
      </w:r>
      <w:r w:rsidR="000F4859" w:rsidRPr="00A3036C">
        <w:rPr>
          <w:rFonts w:ascii="Times New Roman" w:eastAsia="Aptos" w:hAnsi="Times New Roman" w:cs="Times New Roman"/>
          <w:sz w:val="24"/>
          <w:szCs w:val="24"/>
        </w:rPr>
        <w:t xml:space="preserve">, ainda </w:t>
      </w:r>
      <w:r w:rsidR="00C32BCE" w:rsidRPr="00A3036C">
        <w:rPr>
          <w:rFonts w:ascii="Times New Roman" w:eastAsia="Aptos" w:hAnsi="Times New Roman" w:cs="Times New Roman"/>
          <w:sz w:val="24"/>
          <w:szCs w:val="24"/>
        </w:rPr>
        <w:t>resgatarão</w:t>
      </w:r>
      <w:r w:rsidR="00433DAF" w:rsidRPr="00A3036C">
        <w:rPr>
          <w:rFonts w:ascii="Times New Roman" w:eastAsia="Aptos" w:hAnsi="Times New Roman" w:cs="Times New Roman"/>
          <w:sz w:val="24"/>
          <w:szCs w:val="24"/>
        </w:rPr>
        <w:t xml:space="preserve"> as </w:t>
      </w:r>
      <w:r w:rsidR="00433DAF" w:rsidRPr="00A3036C">
        <w:rPr>
          <w:rFonts w:ascii="Times New Roman" w:eastAsia="Aptos" w:hAnsi="Times New Roman" w:cs="Times New Roman"/>
          <w:i/>
          <w:iCs/>
          <w:sz w:val="24"/>
          <w:szCs w:val="24"/>
        </w:rPr>
        <w:t xml:space="preserve">ovelhas </w:t>
      </w:r>
      <w:r w:rsidR="00433DAF" w:rsidRPr="00A3036C">
        <w:rPr>
          <w:rFonts w:ascii="Times New Roman" w:eastAsia="Aptos" w:hAnsi="Times New Roman" w:cs="Times New Roman"/>
          <w:i/>
          <w:iCs/>
          <w:sz w:val="24"/>
          <w:szCs w:val="24"/>
        </w:rPr>
        <w:lastRenderedPageBreak/>
        <w:t>desgarrada</w:t>
      </w:r>
      <w:r w:rsidR="008A558F" w:rsidRPr="00A3036C">
        <w:rPr>
          <w:rFonts w:ascii="Times New Roman" w:eastAsia="Aptos" w:hAnsi="Times New Roman" w:cs="Times New Roman"/>
          <w:i/>
          <w:iCs/>
          <w:sz w:val="24"/>
          <w:szCs w:val="24"/>
        </w:rPr>
        <w:t xml:space="preserve">s </w:t>
      </w:r>
      <w:r w:rsidR="008A558F" w:rsidRPr="00A3036C">
        <w:rPr>
          <w:rFonts w:ascii="Times New Roman" w:eastAsia="Aptos" w:hAnsi="Times New Roman" w:cs="Times New Roman"/>
          <w:sz w:val="24"/>
          <w:szCs w:val="24"/>
        </w:rPr>
        <w:t>oriundas de vidas universai</w:t>
      </w:r>
      <w:r w:rsidR="009844E7" w:rsidRPr="00A3036C">
        <w:rPr>
          <w:rFonts w:ascii="Times New Roman" w:eastAsia="Aptos" w:hAnsi="Times New Roman" w:cs="Times New Roman"/>
          <w:sz w:val="24"/>
          <w:szCs w:val="24"/>
        </w:rPr>
        <w:t>s</w:t>
      </w:r>
      <w:r w:rsidR="00AC7739" w:rsidRPr="00A3036C">
        <w:rPr>
          <w:rFonts w:ascii="Times New Roman" w:eastAsia="Aptos" w:hAnsi="Times New Roman" w:cs="Times New Roman"/>
          <w:sz w:val="24"/>
          <w:szCs w:val="24"/>
        </w:rPr>
        <w:t xml:space="preserve"> </w:t>
      </w:r>
      <w:r w:rsidR="00C36866" w:rsidRPr="00A3036C">
        <w:rPr>
          <w:rFonts w:ascii="Times New Roman" w:eastAsia="Aptos" w:hAnsi="Times New Roman" w:cs="Times New Roman"/>
          <w:sz w:val="24"/>
          <w:szCs w:val="24"/>
        </w:rPr>
        <w:t>destinadas a experi</w:t>
      </w:r>
      <w:r w:rsidR="00160F74" w:rsidRPr="00A3036C">
        <w:rPr>
          <w:rFonts w:ascii="Times New Roman" w:eastAsia="Aptos" w:hAnsi="Times New Roman" w:cs="Times New Roman"/>
          <w:sz w:val="24"/>
          <w:szCs w:val="24"/>
        </w:rPr>
        <w:t>enciarem</w:t>
      </w:r>
      <w:r w:rsidR="00F916B3" w:rsidRPr="00A3036C">
        <w:rPr>
          <w:rFonts w:ascii="Times New Roman" w:eastAsia="Aptos" w:hAnsi="Times New Roman" w:cs="Times New Roman"/>
          <w:sz w:val="24"/>
          <w:szCs w:val="24"/>
        </w:rPr>
        <w:t xml:space="preserve"> a </w:t>
      </w:r>
      <w:r w:rsidR="00F916B3" w:rsidRPr="00A3036C">
        <w:rPr>
          <w:rFonts w:ascii="Times New Roman" w:eastAsia="Aptos" w:hAnsi="Times New Roman" w:cs="Times New Roman"/>
          <w:i/>
          <w:iCs/>
          <w:sz w:val="24"/>
          <w:szCs w:val="24"/>
        </w:rPr>
        <w:t>missão invisível</w:t>
      </w:r>
      <w:r w:rsidR="00D75163" w:rsidRPr="00A3036C">
        <w:rPr>
          <w:rFonts w:ascii="Times New Roman" w:eastAsia="Aptos" w:hAnsi="Times New Roman" w:cs="Times New Roman"/>
          <w:sz w:val="24"/>
          <w:szCs w:val="24"/>
        </w:rPr>
        <w:t xml:space="preserve">, aqui, na Terra </w:t>
      </w:r>
      <w:r w:rsidR="00C32BCE" w:rsidRPr="00A3036C">
        <w:rPr>
          <w:rFonts w:ascii="Times New Roman" w:eastAsia="Aptos" w:hAnsi="Times New Roman" w:cs="Times New Roman"/>
          <w:i/>
          <w:iCs/>
          <w:sz w:val="24"/>
          <w:szCs w:val="24"/>
        </w:rPr>
        <w:t xml:space="preserve">― </w:t>
      </w:r>
      <w:r w:rsidR="009A32C3" w:rsidRPr="00A3036C">
        <w:rPr>
          <w:rFonts w:ascii="Times New Roman" w:eastAsia="Aptos" w:hAnsi="Times New Roman" w:cs="Times New Roman"/>
          <w:sz w:val="24"/>
          <w:szCs w:val="24"/>
        </w:rPr>
        <w:t xml:space="preserve">Reitera o planeta como a </w:t>
      </w:r>
      <w:r w:rsidR="009A32C3" w:rsidRPr="00A3036C">
        <w:rPr>
          <w:rFonts w:ascii="Times New Roman" w:eastAsia="Aptos" w:hAnsi="Times New Roman" w:cs="Times New Roman"/>
          <w:i/>
          <w:iCs/>
          <w:sz w:val="24"/>
          <w:szCs w:val="24"/>
        </w:rPr>
        <w:t>menin</w:t>
      </w:r>
      <w:r w:rsidR="00177AEC" w:rsidRPr="00A3036C">
        <w:rPr>
          <w:rFonts w:ascii="Times New Roman" w:eastAsia="Aptos" w:hAnsi="Times New Roman" w:cs="Times New Roman"/>
          <w:i/>
          <w:iCs/>
          <w:sz w:val="24"/>
          <w:szCs w:val="24"/>
        </w:rPr>
        <w:t>a</w:t>
      </w:r>
      <w:r w:rsidR="009A32C3" w:rsidRPr="00A3036C">
        <w:rPr>
          <w:rFonts w:ascii="Times New Roman" w:eastAsia="Aptos" w:hAnsi="Times New Roman" w:cs="Times New Roman"/>
          <w:i/>
          <w:iCs/>
          <w:sz w:val="24"/>
          <w:szCs w:val="24"/>
        </w:rPr>
        <w:t xml:space="preserve"> dos olhos</w:t>
      </w:r>
      <w:r w:rsidR="00177AEC" w:rsidRPr="00A3036C">
        <w:rPr>
          <w:rFonts w:ascii="Times New Roman" w:eastAsia="Aptos" w:hAnsi="Times New Roman" w:cs="Times New Roman"/>
          <w:i/>
          <w:iCs/>
          <w:sz w:val="24"/>
          <w:szCs w:val="24"/>
        </w:rPr>
        <w:t xml:space="preserve"> </w:t>
      </w:r>
      <w:r w:rsidR="00177AEC" w:rsidRPr="00A3036C">
        <w:rPr>
          <w:rFonts w:ascii="Times New Roman" w:eastAsia="Aptos" w:hAnsi="Times New Roman" w:cs="Times New Roman"/>
          <w:sz w:val="24"/>
          <w:szCs w:val="24"/>
        </w:rPr>
        <w:t xml:space="preserve">do SEU para </w:t>
      </w:r>
      <w:r w:rsidR="00AB2C0A" w:rsidRPr="00A3036C">
        <w:rPr>
          <w:rFonts w:ascii="Times New Roman" w:eastAsia="Aptos" w:hAnsi="Times New Roman" w:cs="Times New Roman"/>
          <w:sz w:val="24"/>
          <w:szCs w:val="24"/>
        </w:rPr>
        <w:t>regenera</w:t>
      </w:r>
      <w:r w:rsidR="00C27BFB" w:rsidRPr="00A3036C">
        <w:rPr>
          <w:rFonts w:ascii="Times New Roman" w:eastAsia="Aptos" w:hAnsi="Times New Roman" w:cs="Times New Roman"/>
          <w:sz w:val="24"/>
          <w:szCs w:val="24"/>
        </w:rPr>
        <w:t xml:space="preserve">ção </w:t>
      </w:r>
      <w:r w:rsidR="00B37C60" w:rsidRPr="00A3036C">
        <w:rPr>
          <w:rFonts w:ascii="Times New Roman" w:eastAsia="Aptos" w:hAnsi="Times New Roman" w:cs="Times New Roman"/>
          <w:sz w:val="24"/>
          <w:szCs w:val="24"/>
        </w:rPr>
        <w:t>de terrícolas planetários e dimensionais</w:t>
      </w:r>
      <w:r w:rsidR="00C10271" w:rsidRPr="00A3036C">
        <w:rPr>
          <w:rFonts w:ascii="Times New Roman" w:eastAsia="Aptos" w:hAnsi="Times New Roman" w:cs="Times New Roman"/>
          <w:sz w:val="24"/>
          <w:szCs w:val="24"/>
        </w:rPr>
        <w:t xml:space="preserve"> universais que, sob o véu do esquecimento</w:t>
      </w:r>
      <w:r w:rsidR="00CB435A" w:rsidRPr="00A3036C">
        <w:rPr>
          <w:rFonts w:ascii="Times New Roman" w:eastAsia="Aptos" w:hAnsi="Times New Roman" w:cs="Times New Roman"/>
          <w:sz w:val="24"/>
          <w:szCs w:val="24"/>
        </w:rPr>
        <w:t xml:space="preserve">, estão envoltos </w:t>
      </w:r>
      <w:r w:rsidR="00146F7E" w:rsidRPr="00A3036C">
        <w:rPr>
          <w:rFonts w:ascii="Times New Roman" w:eastAsia="Aptos" w:hAnsi="Times New Roman" w:cs="Times New Roman"/>
          <w:sz w:val="24"/>
          <w:szCs w:val="24"/>
        </w:rPr>
        <w:t>a</w:t>
      </w:r>
      <w:r w:rsidR="00CB435A" w:rsidRPr="00A3036C">
        <w:rPr>
          <w:rFonts w:ascii="Times New Roman" w:eastAsia="Aptos" w:hAnsi="Times New Roman" w:cs="Times New Roman"/>
          <w:sz w:val="24"/>
          <w:szCs w:val="24"/>
        </w:rPr>
        <w:t xml:space="preserve">o </w:t>
      </w:r>
      <w:r w:rsidR="00CB435A" w:rsidRPr="00A3036C">
        <w:rPr>
          <w:rFonts w:ascii="Times New Roman" w:eastAsia="Aptos" w:hAnsi="Times New Roman" w:cs="Times New Roman"/>
          <w:i/>
          <w:iCs/>
          <w:sz w:val="24"/>
          <w:szCs w:val="24"/>
        </w:rPr>
        <w:t xml:space="preserve">apego </w:t>
      </w:r>
      <w:r w:rsidR="00146F7E" w:rsidRPr="00A3036C">
        <w:rPr>
          <w:rFonts w:ascii="Times New Roman" w:eastAsia="Aptos" w:hAnsi="Times New Roman" w:cs="Times New Roman"/>
          <w:sz w:val="24"/>
          <w:szCs w:val="24"/>
        </w:rPr>
        <w:t>d</w:t>
      </w:r>
      <w:r w:rsidR="00CB435A" w:rsidRPr="00A3036C">
        <w:rPr>
          <w:rFonts w:ascii="Times New Roman" w:eastAsia="Aptos" w:hAnsi="Times New Roman" w:cs="Times New Roman"/>
          <w:sz w:val="24"/>
          <w:szCs w:val="24"/>
        </w:rPr>
        <w:t xml:space="preserve">as </w:t>
      </w:r>
      <w:r w:rsidR="00CB435A" w:rsidRPr="00A3036C">
        <w:rPr>
          <w:rFonts w:ascii="Times New Roman" w:eastAsia="Aptos" w:hAnsi="Times New Roman" w:cs="Times New Roman"/>
          <w:i/>
          <w:iCs/>
          <w:sz w:val="24"/>
          <w:szCs w:val="24"/>
        </w:rPr>
        <w:t>paixões materiais</w:t>
      </w:r>
      <w:r w:rsidR="00B01C76" w:rsidRPr="00A3036C">
        <w:rPr>
          <w:rFonts w:ascii="Times New Roman" w:eastAsia="Aptos" w:hAnsi="Times New Roman" w:cs="Times New Roman"/>
          <w:i/>
          <w:iCs/>
          <w:sz w:val="24"/>
          <w:szCs w:val="24"/>
        </w:rPr>
        <w:t xml:space="preserve"> </w:t>
      </w:r>
      <w:r w:rsidR="00713691" w:rsidRPr="00A3036C">
        <w:rPr>
          <w:rFonts w:ascii="Times New Roman" w:eastAsia="Aptos" w:hAnsi="Times New Roman" w:cs="Times New Roman"/>
          <w:i/>
          <w:iCs/>
          <w:sz w:val="24"/>
          <w:szCs w:val="24"/>
        </w:rPr>
        <w:t>―</w:t>
      </w:r>
      <w:r w:rsidR="00B01C76" w:rsidRPr="00A3036C">
        <w:rPr>
          <w:rFonts w:ascii="Times New Roman" w:eastAsia="Aptos" w:hAnsi="Times New Roman" w:cs="Times New Roman"/>
          <w:sz w:val="24"/>
          <w:szCs w:val="24"/>
        </w:rPr>
        <w:t xml:space="preserve"> </w:t>
      </w:r>
      <w:r w:rsidR="00E22413" w:rsidRPr="00A3036C">
        <w:rPr>
          <w:rFonts w:ascii="Times New Roman" w:eastAsia="Aptos" w:hAnsi="Times New Roman" w:cs="Times New Roman"/>
          <w:sz w:val="24"/>
          <w:szCs w:val="24"/>
        </w:rPr>
        <w:t xml:space="preserve">Ondas eletromagnética maléficas serão intensificadas pelo </w:t>
      </w:r>
      <w:r w:rsidR="00E22413" w:rsidRPr="00A3036C">
        <w:rPr>
          <w:rFonts w:ascii="Times New Roman" w:eastAsia="Aptos" w:hAnsi="Times New Roman" w:cs="Times New Roman"/>
          <w:i/>
          <w:iCs/>
          <w:sz w:val="24"/>
          <w:szCs w:val="24"/>
        </w:rPr>
        <w:t xml:space="preserve">pacote de maldades </w:t>
      </w:r>
      <w:r w:rsidR="00B01C76" w:rsidRPr="00A3036C">
        <w:rPr>
          <w:rFonts w:ascii="Times New Roman" w:eastAsia="Aptos" w:hAnsi="Times New Roman" w:cs="Times New Roman"/>
          <w:sz w:val="24"/>
          <w:szCs w:val="24"/>
        </w:rPr>
        <w:t>―</w:t>
      </w:r>
      <w:r w:rsidR="00E22413" w:rsidRPr="00A3036C">
        <w:rPr>
          <w:rFonts w:ascii="Times New Roman" w:eastAsia="Aptos" w:hAnsi="Times New Roman" w:cs="Times New Roman"/>
          <w:sz w:val="24"/>
          <w:szCs w:val="24"/>
        </w:rPr>
        <w:t xml:space="preserve"> Alerta</w:t>
      </w:r>
      <w:r w:rsidR="009B1432" w:rsidRPr="00A3036C">
        <w:rPr>
          <w:rFonts w:ascii="Times New Roman" w:eastAsia="Aptos" w:hAnsi="Times New Roman" w:cs="Times New Roman"/>
          <w:sz w:val="24"/>
          <w:szCs w:val="24"/>
        </w:rPr>
        <w:t xml:space="preserve"> </w:t>
      </w:r>
      <w:r w:rsidR="00E22413" w:rsidRPr="00A3036C">
        <w:rPr>
          <w:rFonts w:ascii="Times New Roman" w:eastAsia="Aptos" w:hAnsi="Times New Roman" w:cs="Times New Roman"/>
          <w:sz w:val="24"/>
          <w:szCs w:val="24"/>
        </w:rPr>
        <w:t>―</w:t>
      </w:r>
      <w:r w:rsidR="009B1432" w:rsidRPr="00A3036C">
        <w:rPr>
          <w:rFonts w:ascii="Times New Roman" w:eastAsia="Aptos" w:hAnsi="Times New Roman" w:cs="Times New Roman"/>
          <w:sz w:val="24"/>
          <w:szCs w:val="24"/>
        </w:rPr>
        <w:t xml:space="preserve"> Porém, </w:t>
      </w:r>
      <w:r w:rsidR="009B1432" w:rsidRPr="00A3036C">
        <w:rPr>
          <w:rFonts w:ascii="Times New Roman" w:eastAsia="Aptos" w:hAnsi="Times New Roman" w:cs="Times New Roman"/>
          <w:i/>
          <w:iCs/>
          <w:sz w:val="24"/>
          <w:szCs w:val="24"/>
        </w:rPr>
        <w:t>despertos</w:t>
      </w:r>
      <w:r w:rsidR="009B1432" w:rsidRPr="00A3036C">
        <w:rPr>
          <w:rFonts w:ascii="Times New Roman" w:eastAsia="Aptos" w:hAnsi="Times New Roman" w:cs="Times New Roman"/>
          <w:sz w:val="24"/>
          <w:szCs w:val="24"/>
        </w:rPr>
        <w:t>, não</w:t>
      </w:r>
      <w:r w:rsidR="00012677" w:rsidRPr="00A3036C">
        <w:rPr>
          <w:rFonts w:ascii="Times New Roman" w:eastAsia="Aptos" w:hAnsi="Times New Roman" w:cs="Times New Roman"/>
          <w:sz w:val="24"/>
          <w:szCs w:val="24"/>
        </w:rPr>
        <w:t xml:space="preserve"> serão atingidos</w:t>
      </w:r>
      <w:r w:rsidR="00641F04" w:rsidRPr="00A3036C">
        <w:rPr>
          <w:rFonts w:ascii="Times New Roman" w:eastAsia="Aptos" w:hAnsi="Times New Roman" w:cs="Times New Roman"/>
          <w:sz w:val="24"/>
          <w:szCs w:val="24"/>
        </w:rPr>
        <w:t xml:space="preserve"> e o </w:t>
      </w:r>
      <w:r w:rsidR="00641F04" w:rsidRPr="00A3036C">
        <w:rPr>
          <w:rFonts w:ascii="Times New Roman" w:eastAsia="Aptos" w:hAnsi="Times New Roman" w:cs="Times New Roman"/>
          <w:i/>
          <w:iCs/>
          <w:sz w:val="24"/>
          <w:szCs w:val="24"/>
        </w:rPr>
        <w:t xml:space="preserve">feitiço </w:t>
      </w:r>
      <w:r w:rsidR="007448BC" w:rsidRPr="00A3036C">
        <w:rPr>
          <w:rFonts w:ascii="Times New Roman" w:eastAsia="Aptos" w:hAnsi="Times New Roman" w:cs="Times New Roman"/>
          <w:i/>
          <w:iCs/>
          <w:sz w:val="24"/>
          <w:szCs w:val="24"/>
        </w:rPr>
        <w:t>puni</w:t>
      </w:r>
      <w:r w:rsidR="00641F04" w:rsidRPr="00A3036C">
        <w:rPr>
          <w:rFonts w:ascii="Times New Roman" w:eastAsia="Aptos" w:hAnsi="Times New Roman" w:cs="Times New Roman"/>
          <w:i/>
          <w:iCs/>
          <w:sz w:val="24"/>
          <w:szCs w:val="24"/>
        </w:rPr>
        <w:t>rá o feiticeiro</w:t>
      </w:r>
      <w:r w:rsidR="006D6194" w:rsidRPr="00A3036C">
        <w:rPr>
          <w:rFonts w:ascii="Times New Roman" w:eastAsia="Aptos" w:hAnsi="Times New Roman" w:cs="Times New Roman"/>
          <w:sz w:val="24"/>
          <w:szCs w:val="24"/>
        </w:rPr>
        <w:t xml:space="preserve"> </w:t>
      </w:r>
      <w:r w:rsidR="007448BC" w:rsidRPr="00A3036C">
        <w:rPr>
          <w:rFonts w:ascii="Times New Roman" w:eastAsia="Aptos" w:hAnsi="Times New Roman" w:cs="Times New Roman"/>
          <w:sz w:val="24"/>
          <w:szCs w:val="24"/>
        </w:rPr>
        <w:t xml:space="preserve">― </w:t>
      </w:r>
      <w:r w:rsidR="00F01D21" w:rsidRPr="00A3036C">
        <w:rPr>
          <w:rFonts w:ascii="Times New Roman" w:eastAsia="Aptos" w:hAnsi="Times New Roman" w:cs="Times New Roman"/>
          <w:sz w:val="24"/>
          <w:szCs w:val="24"/>
        </w:rPr>
        <w:t xml:space="preserve">Alerta </w:t>
      </w:r>
      <w:r w:rsidR="007448BC" w:rsidRPr="00A3036C">
        <w:rPr>
          <w:rFonts w:ascii="Times New Roman" w:eastAsia="Aptos" w:hAnsi="Times New Roman" w:cs="Times New Roman"/>
          <w:sz w:val="24"/>
          <w:szCs w:val="24"/>
        </w:rPr>
        <w:t>―</w:t>
      </w:r>
      <w:r w:rsidR="00F01D21" w:rsidRPr="00A3036C">
        <w:rPr>
          <w:rFonts w:ascii="Times New Roman" w:eastAsia="Aptos" w:hAnsi="Times New Roman" w:cs="Times New Roman"/>
          <w:sz w:val="24"/>
          <w:szCs w:val="24"/>
        </w:rPr>
        <w:t xml:space="preserve"> Os integrantes do </w:t>
      </w:r>
      <w:r w:rsidR="00F01D21" w:rsidRPr="00A3036C">
        <w:rPr>
          <w:rFonts w:ascii="Times New Roman" w:eastAsia="Aptos" w:hAnsi="Times New Roman" w:cs="Times New Roman"/>
          <w:i/>
          <w:iCs/>
          <w:sz w:val="24"/>
          <w:szCs w:val="24"/>
        </w:rPr>
        <w:t xml:space="preserve">exército dimensional </w:t>
      </w:r>
      <w:r w:rsidR="00F01D21" w:rsidRPr="00A3036C">
        <w:rPr>
          <w:rFonts w:ascii="Times New Roman" w:eastAsia="Aptos" w:hAnsi="Times New Roman" w:cs="Times New Roman"/>
          <w:sz w:val="24"/>
          <w:szCs w:val="24"/>
        </w:rPr>
        <w:t>estão protegidos por redomas energética</w:t>
      </w:r>
      <w:r w:rsidR="00580125" w:rsidRPr="00A3036C">
        <w:rPr>
          <w:rFonts w:ascii="Times New Roman" w:eastAsia="Aptos" w:hAnsi="Times New Roman" w:cs="Times New Roman"/>
          <w:sz w:val="24"/>
          <w:szCs w:val="24"/>
        </w:rPr>
        <w:t xml:space="preserve">s em todos o </w:t>
      </w:r>
      <w:r w:rsidR="00580125" w:rsidRPr="00A3036C">
        <w:rPr>
          <w:rFonts w:ascii="Times New Roman" w:eastAsia="Aptos" w:hAnsi="Times New Roman" w:cs="Times New Roman"/>
          <w:i/>
          <w:iCs/>
          <w:sz w:val="24"/>
          <w:szCs w:val="24"/>
        </w:rPr>
        <w:t>novo mundo</w:t>
      </w:r>
      <w:r w:rsidR="00580125" w:rsidRPr="00A3036C">
        <w:rPr>
          <w:rFonts w:ascii="Times New Roman" w:eastAsia="Aptos" w:hAnsi="Times New Roman" w:cs="Times New Roman"/>
          <w:sz w:val="24"/>
          <w:szCs w:val="24"/>
        </w:rPr>
        <w:t>, onde se façam presentes ― Tranquiliza Guerreiros Dimensionais</w:t>
      </w:r>
      <w:r w:rsidR="00BA3755" w:rsidRPr="00A3036C">
        <w:rPr>
          <w:rFonts w:ascii="Times New Roman" w:eastAsia="Aptos" w:hAnsi="Times New Roman" w:cs="Times New Roman"/>
          <w:sz w:val="24"/>
          <w:szCs w:val="24"/>
        </w:rPr>
        <w:t xml:space="preserve"> </w:t>
      </w:r>
      <w:r w:rsidR="00580125" w:rsidRPr="00A3036C">
        <w:rPr>
          <w:rFonts w:ascii="Times New Roman" w:eastAsia="Aptos" w:hAnsi="Times New Roman" w:cs="Times New Roman"/>
          <w:sz w:val="24"/>
          <w:szCs w:val="24"/>
        </w:rPr>
        <w:t>―</w:t>
      </w:r>
      <w:r w:rsidR="00D80F60" w:rsidRPr="00A3036C">
        <w:rPr>
          <w:rFonts w:ascii="Times New Roman" w:eastAsia="Aptos" w:hAnsi="Times New Roman" w:cs="Times New Roman"/>
          <w:sz w:val="24"/>
          <w:szCs w:val="24"/>
        </w:rPr>
        <w:t xml:space="preserve"> </w:t>
      </w:r>
      <w:r w:rsidR="001041D3" w:rsidRPr="00A3036C">
        <w:rPr>
          <w:rFonts w:ascii="Times New Roman" w:eastAsia="Aptos" w:hAnsi="Times New Roman" w:cs="Times New Roman"/>
          <w:sz w:val="24"/>
          <w:szCs w:val="24"/>
        </w:rPr>
        <w:t xml:space="preserve">SEU, generoso, ainda </w:t>
      </w:r>
      <w:r w:rsidR="0051747B" w:rsidRPr="00A3036C">
        <w:rPr>
          <w:rFonts w:ascii="Times New Roman" w:eastAsia="Aptos" w:hAnsi="Times New Roman" w:cs="Times New Roman"/>
          <w:sz w:val="24"/>
          <w:szCs w:val="24"/>
        </w:rPr>
        <w:t>oportunizará ao terrícola uma última chance</w:t>
      </w:r>
      <w:r w:rsidR="00B524EE" w:rsidRPr="00A3036C">
        <w:rPr>
          <w:rFonts w:ascii="Times New Roman" w:eastAsia="Aptos" w:hAnsi="Times New Roman" w:cs="Times New Roman"/>
          <w:sz w:val="24"/>
          <w:szCs w:val="24"/>
        </w:rPr>
        <w:t xml:space="preserve"> para descobrir a essência de ter e ser Deu</w:t>
      </w:r>
      <w:r w:rsidR="00AA7EB1" w:rsidRPr="00A3036C">
        <w:rPr>
          <w:rFonts w:ascii="Times New Roman" w:eastAsia="Aptos" w:hAnsi="Times New Roman" w:cs="Times New Roman"/>
          <w:sz w:val="24"/>
          <w:szCs w:val="24"/>
        </w:rPr>
        <w:t xml:space="preserve">s, através de seu livre arbítrio </w:t>
      </w:r>
      <w:r w:rsidR="00D80F60" w:rsidRPr="00A3036C">
        <w:rPr>
          <w:rFonts w:ascii="Times New Roman" w:eastAsia="Aptos" w:hAnsi="Times New Roman" w:cs="Times New Roman"/>
          <w:sz w:val="24"/>
          <w:szCs w:val="24"/>
        </w:rPr>
        <w:t>―</w:t>
      </w:r>
      <w:r w:rsidR="00AA7EB1" w:rsidRPr="00A3036C">
        <w:rPr>
          <w:rFonts w:ascii="Times New Roman" w:eastAsia="Aptos" w:hAnsi="Times New Roman" w:cs="Times New Roman"/>
          <w:sz w:val="24"/>
          <w:szCs w:val="24"/>
        </w:rPr>
        <w:t xml:space="preserve"> </w:t>
      </w:r>
      <w:r w:rsidR="00A2663B" w:rsidRPr="00A3036C">
        <w:rPr>
          <w:rFonts w:ascii="Times New Roman" w:eastAsia="Aptos" w:hAnsi="Times New Roman" w:cs="Times New Roman"/>
          <w:sz w:val="24"/>
          <w:szCs w:val="24"/>
        </w:rPr>
        <w:t>Enigmático e r</w:t>
      </w:r>
      <w:r w:rsidR="00AA7EB1" w:rsidRPr="00A3036C">
        <w:rPr>
          <w:rFonts w:ascii="Times New Roman" w:eastAsia="Aptos" w:hAnsi="Times New Roman" w:cs="Times New Roman"/>
          <w:sz w:val="24"/>
          <w:szCs w:val="24"/>
        </w:rPr>
        <w:t>evelador</w:t>
      </w:r>
      <w:r w:rsidR="00A2663B" w:rsidRPr="00A3036C">
        <w:rPr>
          <w:rFonts w:ascii="Times New Roman" w:eastAsia="Aptos" w:hAnsi="Times New Roman" w:cs="Times New Roman"/>
          <w:sz w:val="24"/>
          <w:szCs w:val="24"/>
        </w:rPr>
        <w:t xml:space="preserve"> </w:t>
      </w:r>
      <w:r w:rsidR="00D80F60" w:rsidRPr="00A3036C">
        <w:rPr>
          <w:rFonts w:ascii="Times New Roman" w:eastAsia="Aptos" w:hAnsi="Times New Roman" w:cs="Times New Roman"/>
          <w:sz w:val="24"/>
          <w:szCs w:val="24"/>
        </w:rPr>
        <w:t>―</w:t>
      </w:r>
      <w:r w:rsidR="00F01D21" w:rsidRPr="00A3036C">
        <w:rPr>
          <w:rFonts w:ascii="Times New Roman" w:eastAsia="Aptos" w:hAnsi="Times New Roman" w:cs="Times New Roman"/>
          <w:sz w:val="24"/>
          <w:szCs w:val="24"/>
        </w:rPr>
        <w:t xml:space="preserve"> </w:t>
      </w:r>
      <w:r w:rsidR="00FC644D" w:rsidRPr="00A3036C">
        <w:rPr>
          <w:rFonts w:ascii="Times New Roman" w:eastAsia="Aptos" w:hAnsi="Times New Roman" w:cs="Times New Roman"/>
          <w:sz w:val="24"/>
          <w:szCs w:val="24"/>
        </w:rPr>
        <w:t>D</w:t>
      </w:r>
      <w:r w:rsidR="005E1BC9" w:rsidRPr="00A3036C">
        <w:rPr>
          <w:rFonts w:ascii="Times New Roman" w:eastAsia="Aptos" w:hAnsi="Times New Roman" w:cs="Times New Roman"/>
          <w:sz w:val="24"/>
          <w:szCs w:val="24"/>
        </w:rPr>
        <w:t>irecionar os terrícolas</w:t>
      </w:r>
      <w:r w:rsidR="00765CD5" w:rsidRPr="00A3036C">
        <w:rPr>
          <w:rFonts w:ascii="Times New Roman" w:eastAsia="Aptos" w:hAnsi="Times New Roman" w:cs="Times New Roman"/>
          <w:sz w:val="24"/>
          <w:szCs w:val="24"/>
        </w:rPr>
        <w:t xml:space="preserve"> permanece nossa prioridade, os tornando </w:t>
      </w:r>
      <w:r w:rsidR="005E1BC9" w:rsidRPr="00A3036C">
        <w:rPr>
          <w:rFonts w:ascii="Times New Roman" w:eastAsia="Aptos" w:hAnsi="Times New Roman" w:cs="Times New Roman"/>
          <w:sz w:val="24"/>
          <w:szCs w:val="24"/>
        </w:rPr>
        <w:t xml:space="preserve"> disposto</w:t>
      </w:r>
      <w:r w:rsidR="00FC644D" w:rsidRPr="00A3036C">
        <w:rPr>
          <w:rFonts w:ascii="Times New Roman" w:eastAsia="Aptos" w:hAnsi="Times New Roman" w:cs="Times New Roman"/>
          <w:sz w:val="24"/>
          <w:szCs w:val="24"/>
        </w:rPr>
        <w:t>s</w:t>
      </w:r>
      <w:r w:rsidR="00765CD5" w:rsidRPr="00A3036C">
        <w:rPr>
          <w:rFonts w:ascii="Times New Roman" w:eastAsia="Aptos" w:hAnsi="Times New Roman" w:cs="Times New Roman"/>
          <w:sz w:val="24"/>
          <w:szCs w:val="24"/>
        </w:rPr>
        <w:t xml:space="preserve">, por livre e espontânea vontade, </w:t>
      </w:r>
      <w:r w:rsidR="00FC644D" w:rsidRPr="00A3036C">
        <w:rPr>
          <w:rFonts w:ascii="Times New Roman" w:eastAsia="Aptos" w:hAnsi="Times New Roman" w:cs="Times New Roman"/>
          <w:sz w:val="24"/>
          <w:szCs w:val="24"/>
        </w:rPr>
        <w:t xml:space="preserve"> a explorarem</w:t>
      </w:r>
      <w:r w:rsidR="005E1BC9" w:rsidRPr="00A3036C">
        <w:rPr>
          <w:rFonts w:ascii="Times New Roman" w:eastAsia="Aptos" w:hAnsi="Times New Roman" w:cs="Times New Roman"/>
          <w:sz w:val="24"/>
          <w:szCs w:val="24"/>
        </w:rPr>
        <w:t xml:space="preserve"> a estrada de </w:t>
      </w:r>
      <w:r w:rsidR="005E1BC9" w:rsidRPr="00A3036C">
        <w:rPr>
          <w:rFonts w:ascii="Times New Roman" w:eastAsia="Aptos" w:hAnsi="Times New Roman" w:cs="Times New Roman"/>
          <w:i/>
          <w:iCs/>
          <w:sz w:val="24"/>
          <w:szCs w:val="24"/>
        </w:rPr>
        <w:t>o aprendizado da delicadeza</w:t>
      </w:r>
      <w:r w:rsidR="00FC644D" w:rsidRPr="00A3036C">
        <w:rPr>
          <w:rFonts w:ascii="Times New Roman" w:eastAsia="Aptos" w:hAnsi="Times New Roman" w:cs="Times New Roman"/>
          <w:sz w:val="24"/>
          <w:szCs w:val="24"/>
        </w:rPr>
        <w:t xml:space="preserve"> </w:t>
      </w:r>
      <w:r w:rsidR="005E1BC9" w:rsidRPr="00A3036C">
        <w:rPr>
          <w:rFonts w:ascii="Times New Roman" w:eastAsia="Aptos" w:hAnsi="Times New Roman" w:cs="Times New Roman"/>
          <w:sz w:val="24"/>
          <w:szCs w:val="24"/>
        </w:rPr>
        <w:t xml:space="preserve">do  </w:t>
      </w:r>
      <w:r w:rsidR="005E1BC9" w:rsidRPr="00A3036C">
        <w:rPr>
          <w:rFonts w:ascii="Times New Roman" w:eastAsia="Aptos" w:hAnsi="Times New Roman" w:cs="Times New Roman"/>
          <w:i/>
          <w:iCs/>
          <w:sz w:val="24"/>
          <w:szCs w:val="24"/>
        </w:rPr>
        <w:t xml:space="preserve">quinto </w:t>
      </w:r>
      <w:r w:rsidR="005E1BC9" w:rsidRPr="00A3036C">
        <w:rPr>
          <w:rFonts w:ascii="Times New Roman" w:eastAsia="Aptos" w:hAnsi="Times New Roman" w:cs="Times New Roman"/>
          <w:sz w:val="24"/>
          <w:szCs w:val="24"/>
        </w:rPr>
        <w:t xml:space="preserve">ao </w:t>
      </w:r>
      <w:r w:rsidR="005E1BC9" w:rsidRPr="00A3036C">
        <w:rPr>
          <w:rFonts w:ascii="Times New Roman" w:eastAsia="Aptos" w:hAnsi="Times New Roman" w:cs="Times New Roman"/>
          <w:i/>
          <w:iCs/>
          <w:sz w:val="24"/>
          <w:szCs w:val="24"/>
        </w:rPr>
        <w:t xml:space="preserve">décimo segundo planos terráqueos </w:t>
      </w:r>
      <w:r w:rsidR="005E1BC9" w:rsidRPr="00A3036C">
        <w:rPr>
          <w:rFonts w:ascii="Times New Roman" w:eastAsia="Aptos" w:hAnsi="Times New Roman" w:cs="Times New Roman"/>
          <w:sz w:val="24"/>
          <w:szCs w:val="24"/>
        </w:rPr>
        <w:t xml:space="preserve">em </w:t>
      </w:r>
      <w:r w:rsidR="005E1BC9" w:rsidRPr="00A3036C">
        <w:rPr>
          <w:rFonts w:ascii="Times New Roman" w:eastAsia="Aptos" w:hAnsi="Times New Roman" w:cs="Times New Roman"/>
          <w:b/>
          <w:sz w:val="24"/>
          <w:szCs w:val="24"/>
        </w:rPr>
        <w:t xml:space="preserve">Evoluirejá </w:t>
      </w:r>
      <w:r w:rsidR="005E1BC9" w:rsidRPr="00A3036C">
        <w:rPr>
          <w:rFonts w:ascii="Times New Roman" w:eastAsia="Aptos" w:hAnsi="Times New Roman" w:cs="Times New Roman"/>
          <w:bCs/>
          <w:sz w:val="24"/>
          <w:szCs w:val="24"/>
        </w:rPr>
        <w:t xml:space="preserve">para encontrarem, plenos, o </w:t>
      </w:r>
      <w:r w:rsidR="005E1BC9" w:rsidRPr="00A3036C">
        <w:rPr>
          <w:rFonts w:ascii="Times New Roman" w:eastAsia="Aptos" w:hAnsi="Times New Roman" w:cs="Times New Roman"/>
          <w:bCs/>
          <w:i/>
          <w:iCs/>
          <w:sz w:val="24"/>
          <w:szCs w:val="24"/>
        </w:rPr>
        <w:t>amor incondicional</w:t>
      </w:r>
      <w:r w:rsidR="005E1BC9" w:rsidRPr="00A3036C">
        <w:rPr>
          <w:rFonts w:ascii="Times New Roman" w:eastAsia="Aptos" w:hAnsi="Times New Roman" w:cs="Times New Roman"/>
          <w:bCs/>
          <w:sz w:val="24"/>
          <w:szCs w:val="24"/>
        </w:rPr>
        <w:t xml:space="preserve"> cumprindo o processo evolutivo terráqueo previsto e monitorado pelo SEU. ▬ definitivo.</w:t>
      </w:r>
    </w:p>
    <w:p w14:paraId="25F55F89" w14:textId="2C99DAE4" w:rsidR="005E1BC9" w:rsidRPr="00A3036C" w:rsidRDefault="005E1BC9" w:rsidP="00FC644D">
      <w:pPr>
        <w:spacing w:after="0"/>
        <w:jc w:val="center"/>
        <w:rPr>
          <w:rFonts w:ascii="Times New Roman" w:eastAsia="Aptos"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3551FE26" w14:textId="77777777" w:rsidR="00FC644D" w:rsidRPr="00A3036C" w:rsidRDefault="00FC644D" w:rsidP="00FD642F">
      <w:pPr>
        <w:spacing w:after="0" w:line="256" w:lineRule="auto"/>
        <w:jc w:val="both"/>
        <w:rPr>
          <w:rFonts w:ascii="Times New Roman" w:eastAsia="Aptos" w:hAnsi="Times New Roman" w:cs="Times New Roman"/>
          <w:sz w:val="24"/>
          <w:szCs w:val="24"/>
        </w:rPr>
      </w:pPr>
    </w:p>
    <w:p w14:paraId="0B18DF0B" w14:textId="256F2E5A" w:rsidR="00FD642F" w:rsidRPr="00A3036C" w:rsidRDefault="005E1BC9" w:rsidP="00FD642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Longe desta realidade,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 xml:space="preserve">dominitilianos </w:t>
      </w:r>
      <w:r w:rsidRPr="00A3036C">
        <w:rPr>
          <w:rFonts w:ascii="Times New Roman" w:eastAsia="Aptos" w:hAnsi="Times New Roman" w:cs="Times New Roman"/>
          <w:sz w:val="24"/>
          <w:szCs w:val="24"/>
        </w:rPr>
        <w:t xml:space="preserve">promovem no </w:t>
      </w:r>
      <w:r w:rsidRPr="00A3036C">
        <w:rPr>
          <w:rFonts w:ascii="Times New Roman" w:eastAsia="Aptos" w:hAnsi="Times New Roman" w:cs="Times New Roman"/>
          <w:i/>
          <w:iCs/>
          <w:sz w:val="24"/>
          <w:szCs w:val="24"/>
        </w:rPr>
        <w:t xml:space="preserve">terceiro plano terráqueo </w:t>
      </w:r>
      <w:r w:rsidRPr="00A3036C">
        <w:rPr>
          <w:rFonts w:ascii="Times New Roman" w:eastAsia="Aptos" w:hAnsi="Times New Roman" w:cs="Times New Roman"/>
          <w:sz w:val="24"/>
          <w:szCs w:val="24"/>
        </w:rPr>
        <w:t>habitado pelo topo piramidal do Sistema Terra habitado pelo reino de Algozlenirus, uma orgia para comemorar, o que qualificam como uma vitória incontestável e definitiva do Sistema Terra sobre a Resistência Dimensional. Homens e mulheres</w:t>
      </w:r>
      <w:r w:rsidR="00FC644D" w:rsidRPr="00A3036C">
        <w:rPr>
          <w:rFonts w:ascii="Times New Roman" w:eastAsia="Aptos" w:hAnsi="Times New Roman" w:cs="Times New Roman"/>
          <w:sz w:val="24"/>
          <w:szCs w:val="24"/>
        </w:rPr>
        <w:t xml:space="preserve"> híbridos produtos de humanos originais com DNA modificados para terem longevidade na engrenagem sistêmica, enquanto os genuínos sofrem intervenção inversa, os submetendo </w:t>
      </w:r>
      <w:r w:rsidR="00FC644D" w:rsidRPr="00A3036C">
        <w:rPr>
          <w:rFonts w:ascii="Times New Roman" w:eastAsia="Aptos" w:hAnsi="Times New Roman" w:cs="Times New Roman"/>
          <w:sz w:val="24"/>
          <w:szCs w:val="24"/>
        </w:rPr>
        <w:lastRenderedPageBreak/>
        <w:t>aos males psíquicos e físicos convencionados na densidade do solo terrestre. A</w:t>
      </w:r>
      <w:r w:rsidRPr="00A3036C">
        <w:rPr>
          <w:rFonts w:ascii="Times New Roman" w:eastAsia="Aptos" w:hAnsi="Times New Roman" w:cs="Times New Roman"/>
          <w:sz w:val="24"/>
          <w:szCs w:val="24"/>
        </w:rPr>
        <w:t>mantes de gêneros diversos, desfrutávei</w:t>
      </w:r>
      <w:r w:rsidR="00FD0EF7" w:rsidRPr="00A3036C">
        <w:rPr>
          <w:rFonts w:ascii="Times New Roman" w:eastAsia="Aptos" w:hAnsi="Times New Roman" w:cs="Times New Roman"/>
          <w:sz w:val="24"/>
          <w:szCs w:val="24"/>
        </w:rPr>
        <w:t>s</w:t>
      </w:r>
      <w:r w:rsidRPr="00A3036C">
        <w:rPr>
          <w:rFonts w:ascii="Times New Roman" w:eastAsia="Aptos" w:hAnsi="Times New Roman" w:cs="Times New Roman"/>
          <w:sz w:val="24"/>
          <w:szCs w:val="24"/>
        </w:rPr>
        <w:t>,</w:t>
      </w:r>
      <w:r w:rsidR="00FD0EF7" w:rsidRPr="00A3036C">
        <w:rPr>
          <w:rFonts w:ascii="Times New Roman" w:eastAsia="Aptos" w:hAnsi="Times New Roman" w:cs="Times New Roman"/>
          <w:sz w:val="24"/>
          <w:szCs w:val="24"/>
        </w:rPr>
        <w:t xml:space="preserve"> servem aos seus senhores em períodos férteis para procriarem humanos híbridos comprometidos com a situação estabelecida no orbe. SUTA participa como convidado de honra com todos os seus súditos a seus pés.</w:t>
      </w:r>
    </w:p>
    <w:p w14:paraId="67B8286D" w14:textId="4A56D7F1" w:rsidR="00370B38" w:rsidRPr="00A3036C" w:rsidRDefault="00FD0EF7" w:rsidP="00370B3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No </w:t>
      </w:r>
      <w:r w:rsidRPr="00A3036C">
        <w:rPr>
          <w:rFonts w:ascii="Times New Roman" w:eastAsia="Aptos" w:hAnsi="Times New Roman" w:cs="Times New Roman"/>
          <w:i/>
          <w:iCs/>
          <w:sz w:val="24"/>
          <w:szCs w:val="24"/>
        </w:rPr>
        <w:t xml:space="preserve">túnel do tempo </w:t>
      </w:r>
      <w:r w:rsidRPr="00A3036C">
        <w:rPr>
          <w:rFonts w:ascii="Times New Roman" w:eastAsia="Aptos" w:hAnsi="Times New Roman" w:cs="Times New Roman"/>
          <w:sz w:val="24"/>
          <w:szCs w:val="24"/>
        </w:rPr>
        <w:t xml:space="preserve">a exibição das vitórias recorrentes de </w:t>
      </w:r>
      <w:r w:rsidRPr="00A3036C">
        <w:rPr>
          <w:rFonts w:ascii="Times New Roman" w:eastAsia="Aptos" w:hAnsi="Times New Roman" w:cs="Times New Roman"/>
          <w:i/>
          <w:iCs/>
          <w:sz w:val="24"/>
          <w:szCs w:val="24"/>
        </w:rPr>
        <w:t xml:space="preserve">os donos do mundo </w:t>
      </w:r>
      <w:r w:rsidRPr="00A3036C">
        <w:rPr>
          <w:rFonts w:ascii="Times New Roman" w:eastAsia="Aptos" w:hAnsi="Times New Roman" w:cs="Times New Roman"/>
          <w:sz w:val="24"/>
          <w:szCs w:val="24"/>
        </w:rPr>
        <w:t xml:space="preserve">sobre a Resistência Dimensional contempla a </w:t>
      </w:r>
      <w:r w:rsidRPr="00A3036C">
        <w:rPr>
          <w:rFonts w:ascii="Times New Roman" w:eastAsia="Aptos" w:hAnsi="Times New Roman" w:cs="Times New Roman"/>
          <w:i/>
          <w:iCs/>
          <w:sz w:val="24"/>
          <w:szCs w:val="24"/>
        </w:rPr>
        <w:t xml:space="preserve">prepotência da vaidade </w:t>
      </w:r>
      <w:r w:rsidRPr="00A3036C">
        <w:rPr>
          <w:rFonts w:ascii="Times New Roman" w:eastAsia="Aptos" w:hAnsi="Times New Roman" w:cs="Times New Roman"/>
          <w:sz w:val="24"/>
          <w:szCs w:val="24"/>
        </w:rPr>
        <w:t xml:space="preserve">de SUTA, quando Algozlenirus, Reinódio, Reinovil e Ilusiodiano saboreiam </w:t>
      </w:r>
      <w:r w:rsidR="00FC644D" w:rsidRPr="00A3036C">
        <w:rPr>
          <w:rFonts w:ascii="Times New Roman" w:eastAsia="Aptos" w:hAnsi="Times New Roman" w:cs="Times New Roman"/>
          <w:sz w:val="24"/>
          <w:szCs w:val="24"/>
        </w:rPr>
        <w:t>os triunfo</w:t>
      </w:r>
      <w:r w:rsidRPr="00A3036C">
        <w:rPr>
          <w:rFonts w:ascii="Times New Roman" w:eastAsia="Aptos" w:hAnsi="Times New Roman" w:cs="Times New Roman"/>
          <w:sz w:val="24"/>
          <w:szCs w:val="24"/>
        </w:rPr>
        <w:t xml:space="preserve">s, enquanto praticam sexo em todas as suas faces </w:t>
      </w:r>
      <w:r w:rsidR="00FC644D" w:rsidRPr="00A3036C">
        <w:rPr>
          <w:rFonts w:ascii="Times New Roman" w:eastAsia="Aptos" w:hAnsi="Times New Roman" w:cs="Times New Roman"/>
          <w:sz w:val="24"/>
          <w:szCs w:val="24"/>
        </w:rPr>
        <w:t xml:space="preserve">promíscuas </w:t>
      </w:r>
      <w:r w:rsidRPr="00A3036C">
        <w:rPr>
          <w:rFonts w:ascii="Times New Roman" w:eastAsia="Aptos" w:hAnsi="Times New Roman" w:cs="Times New Roman"/>
          <w:sz w:val="24"/>
          <w:szCs w:val="24"/>
        </w:rPr>
        <w:t>conhecidas.</w:t>
      </w:r>
      <w:r w:rsidR="00370B38" w:rsidRPr="00A3036C">
        <w:rPr>
          <w:rFonts w:ascii="Times New Roman" w:eastAsia="Aptos" w:hAnsi="Times New Roman" w:cs="Times New Roman"/>
          <w:sz w:val="24"/>
          <w:szCs w:val="24"/>
        </w:rPr>
        <w:t xml:space="preserve"> </w:t>
      </w:r>
      <w:r w:rsidR="00765CD5" w:rsidRPr="00A3036C">
        <w:rPr>
          <w:rFonts w:ascii="Times New Roman" w:eastAsia="Aptos" w:hAnsi="Times New Roman" w:cs="Times New Roman"/>
          <w:sz w:val="24"/>
          <w:szCs w:val="24"/>
        </w:rPr>
        <w:t xml:space="preserve">Ambiência cenografada por imagens exibidas no </w:t>
      </w:r>
      <w:r w:rsidR="00765CD5" w:rsidRPr="00A3036C">
        <w:rPr>
          <w:rFonts w:ascii="Times New Roman" w:eastAsia="Aptos" w:hAnsi="Times New Roman" w:cs="Times New Roman"/>
          <w:i/>
          <w:iCs/>
          <w:sz w:val="24"/>
          <w:szCs w:val="24"/>
        </w:rPr>
        <w:t xml:space="preserve">túnel do tempo </w:t>
      </w:r>
      <w:r w:rsidR="00765CD5" w:rsidRPr="00A3036C">
        <w:rPr>
          <w:rFonts w:ascii="Times New Roman" w:eastAsia="Aptos" w:hAnsi="Times New Roman" w:cs="Times New Roman"/>
          <w:sz w:val="24"/>
          <w:szCs w:val="24"/>
        </w:rPr>
        <w:t xml:space="preserve">de acidentes coletivos fatais, guerras, catástrofes, conflitos sociais, caos urbanos provocados pelo medo, destruições e devastações materiais e espirituais, genocídios, xenofobia, enfim a história de todos os males assombradores da existência humana desde os primórdios. Sobressaltando SUTA, </w:t>
      </w:r>
      <w:r w:rsidR="00765CD5" w:rsidRPr="00A3036C">
        <w:rPr>
          <w:rFonts w:ascii="Times New Roman" w:eastAsia="Aptos" w:hAnsi="Times New Roman" w:cs="Times New Roman"/>
          <w:i/>
          <w:iCs/>
          <w:sz w:val="24"/>
          <w:szCs w:val="24"/>
        </w:rPr>
        <w:t>malenirus</w:t>
      </w:r>
      <w:r w:rsidR="00765CD5" w:rsidRPr="00A3036C">
        <w:rPr>
          <w:rFonts w:ascii="Times New Roman" w:eastAsia="Aptos" w:hAnsi="Times New Roman" w:cs="Times New Roman"/>
          <w:sz w:val="24"/>
          <w:szCs w:val="24"/>
        </w:rPr>
        <w:t xml:space="preserve">, </w:t>
      </w:r>
      <w:r w:rsidR="00765CD5" w:rsidRPr="00A3036C">
        <w:rPr>
          <w:rFonts w:ascii="Times New Roman" w:eastAsia="Aptos" w:hAnsi="Times New Roman" w:cs="Times New Roman"/>
          <w:i/>
          <w:iCs/>
          <w:sz w:val="24"/>
          <w:szCs w:val="24"/>
        </w:rPr>
        <w:t xml:space="preserve">reinonaques </w:t>
      </w:r>
      <w:r w:rsidR="00765CD5" w:rsidRPr="00A3036C">
        <w:rPr>
          <w:rFonts w:ascii="Times New Roman" w:eastAsia="Aptos" w:hAnsi="Times New Roman" w:cs="Times New Roman"/>
          <w:sz w:val="24"/>
          <w:szCs w:val="24"/>
        </w:rPr>
        <w:t xml:space="preserve">e </w:t>
      </w:r>
      <w:r w:rsidR="00765CD5" w:rsidRPr="00A3036C">
        <w:rPr>
          <w:rFonts w:ascii="Times New Roman" w:eastAsia="Aptos" w:hAnsi="Times New Roman" w:cs="Times New Roman"/>
          <w:i/>
          <w:iCs/>
          <w:sz w:val="24"/>
          <w:szCs w:val="24"/>
        </w:rPr>
        <w:t xml:space="preserve">dominitilianos </w:t>
      </w:r>
      <w:r w:rsidR="00765CD5" w:rsidRPr="00A3036C">
        <w:rPr>
          <w:rFonts w:ascii="Times New Roman" w:eastAsia="Aptos" w:hAnsi="Times New Roman" w:cs="Times New Roman"/>
          <w:sz w:val="24"/>
          <w:szCs w:val="24"/>
        </w:rPr>
        <w:t>como arquitetos, engenheiros destas obras responsáveis pela manutenção d</w:t>
      </w:r>
      <w:r w:rsidR="00370B38" w:rsidRPr="00A3036C">
        <w:rPr>
          <w:rFonts w:ascii="Times New Roman" w:eastAsia="Aptos" w:hAnsi="Times New Roman" w:cs="Times New Roman"/>
          <w:sz w:val="24"/>
          <w:szCs w:val="24"/>
        </w:rPr>
        <w:t xml:space="preserve">os pilares sistêmicos: governo, religião, mídia e educação alimentados com </w:t>
      </w:r>
      <w:r w:rsidR="00370B38" w:rsidRPr="00A3036C">
        <w:rPr>
          <w:rFonts w:ascii="Times New Roman" w:eastAsia="Aptos" w:hAnsi="Times New Roman" w:cs="Times New Roman"/>
          <w:i/>
          <w:iCs/>
          <w:sz w:val="24"/>
          <w:szCs w:val="24"/>
        </w:rPr>
        <w:t>a tríade da maldade humana</w:t>
      </w:r>
      <w:r w:rsidR="00370B38" w:rsidRPr="00A3036C">
        <w:rPr>
          <w:rFonts w:ascii="Times New Roman" w:eastAsia="Aptos" w:hAnsi="Times New Roman" w:cs="Times New Roman"/>
          <w:sz w:val="24"/>
          <w:szCs w:val="24"/>
        </w:rPr>
        <w:t xml:space="preserve">: </w:t>
      </w:r>
      <w:r w:rsidR="00370B38" w:rsidRPr="00A3036C">
        <w:rPr>
          <w:rFonts w:ascii="Times New Roman" w:eastAsia="Aptos" w:hAnsi="Times New Roman" w:cs="Times New Roman"/>
          <w:i/>
          <w:iCs/>
          <w:sz w:val="24"/>
          <w:szCs w:val="24"/>
        </w:rPr>
        <w:t>ego</w:t>
      </w:r>
      <w:r w:rsidR="00370B38" w:rsidRPr="00A3036C">
        <w:rPr>
          <w:rFonts w:ascii="Times New Roman" w:eastAsia="Aptos" w:hAnsi="Times New Roman" w:cs="Times New Roman"/>
          <w:sz w:val="24"/>
          <w:szCs w:val="24"/>
        </w:rPr>
        <w:t xml:space="preserve">, </w:t>
      </w:r>
      <w:r w:rsidR="00370B38" w:rsidRPr="00A3036C">
        <w:rPr>
          <w:rFonts w:ascii="Times New Roman" w:eastAsia="Aptos" w:hAnsi="Times New Roman" w:cs="Times New Roman"/>
          <w:i/>
          <w:iCs/>
          <w:sz w:val="24"/>
          <w:szCs w:val="24"/>
        </w:rPr>
        <w:t>ganância e</w:t>
      </w:r>
      <w:r w:rsidR="00370B38" w:rsidRPr="00A3036C">
        <w:rPr>
          <w:rFonts w:ascii="Times New Roman" w:eastAsia="Aptos" w:hAnsi="Times New Roman" w:cs="Times New Roman"/>
          <w:sz w:val="24"/>
          <w:szCs w:val="24"/>
        </w:rPr>
        <w:t xml:space="preserve"> </w:t>
      </w:r>
      <w:r w:rsidR="00370B38" w:rsidRPr="00A3036C">
        <w:rPr>
          <w:rFonts w:ascii="Times New Roman" w:eastAsia="Aptos" w:hAnsi="Times New Roman" w:cs="Times New Roman"/>
          <w:i/>
          <w:iCs/>
          <w:sz w:val="24"/>
          <w:szCs w:val="24"/>
        </w:rPr>
        <w:t>medo</w:t>
      </w:r>
      <w:r w:rsidR="00370B38" w:rsidRPr="00A3036C">
        <w:rPr>
          <w:rFonts w:ascii="Times New Roman" w:eastAsia="Aptos" w:hAnsi="Times New Roman" w:cs="Times New Roman"/>
          <w:sz w:val="24"/>
          <w:szCs w:val="24"/>
        </w:rPr>
        <w:t xml:space="preserve">. Satisfeitos sexualmente, dispensam seus objetos de desejos para fabricação de novos humanos híbridos pela solidificação do Projeto de Perpetuação do Poder. Gloriosos, deleitam-se com a exibição dos triunfos, enquanto proseiam a </w:t>
      </w:r>
      <w:r w:rsidR="00370B38" w:rsidRPr="00A3036C">
        <w:rPr>
          <w:rFonts w:ascii="Times New Roman" w:eastAsia="Aptos" w:hAnsi="Times New Roman" w:cs="Times New Roman"/>
          <w:i/>
          <w:iCs/>
          <w:sz w:val="24"/>
          <w:szCs w:val="24"/>
        </w:rPr>
        <w:t>prepotência de suas vaidades</w:t>
      </w:r>
      <w:r w:rsidR="00370B38" w:rsidRPr="00A3036C">
        <w:rPr>
          <w:rFonts w:ascii="Times New Roman" w:eastAsia="Aptos" w:hAnsi="Times New Roman" w:cs="Times New Roman"/>
          <w:sz w:val="24"/>
          <w:szCs w:val="24"/>
        </w:rPr>
        <w:t xml:space="preserve">. </w:t>
      </w:r>
    </w:p>
    <w:p w14:paraId="0FC0103C" w14:textId="77777777" w:rsidR="00A924A6" w:rsidRPr="00A3036C" w:rsidRDefault="00A924A6" w:rsidP="00370B38">
      <w:pPr>
        <w:spacing w:after="0" w:line="256" w:lineRule="auto"/>
        <w:jc w:val="both"/>
        <w:rPr>
          <w:rFonts w:ascii="Times New Roman" w:eastAsia="Aptos" w:hAnsi="Times New Roman" w:cs="Times New Roman"/>
          <w:sz w:val="24"/>
          <w:szCs w:val="24"/>
        </w:rPr>
      </w:pPr>
    </w:p>
    <w:p w14:paraId="5947220E" w14:textId="0489BC2E" w:rsidR="00370B38" w:rsidRPr="00A3036C" w:rsidRDefault="00370B38" w:rsidP="00370B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Nada mais poderá deter nosso império</w:t>
      </w:r>
      <w:r w:rsidR="006A3B6B" w:rsidRPr="00A3036C">
        <w:rPr>
          <w:rFonts w:ascii="Times New Roman" w:eastAsia="Aptos" w:hAnsi="Times New Roman" w:cs="Times New Roman"/>
          <w:sz w:val="24"/>
          <w:szCs w:val="24"/>
        </w:rPr>
        <w:t xml:space="preserve"> com a população terráquea amedrontada e crente na IMSD — Independência Mundial dos Servos de Deus ser o único caminho para Deus, através de Emmanuel Jesus de Deus, </w:t>
      </w:r>
      <w:r w:rsidR="006A3B6B" w:rsidRPr="00A3036C">
        <w:rPr>
          <w:rFonts w:ascii="Times New Roman" w:eastAsia="Aptos" w:hAnsi="Times New Roman" w:cs="Times New Roman"/>
          <w:i/>
          <w:iCs/>
          <w:sz w:val="24"/>
          <w:szCs w:val="24"/>
        </w:rPr>
        <w:t xml:space="preserve">escolhido </w:t>
      </w:r>
      <w:r w:rsidR="006A3B6B" w:rsidRPr="00A3036C">
        <w:rPr>
          <w:rFonts w:ascii="Times New Roman" w:eastAsia="Aptos" w:hAnsi="Times New Roman" w:cs="Times New Roman"/>
          <w:sz w:val="24"/>
          <w:szCs w:val="24"/>
        </w:rPr>
        <w:t xml:space="preserve">para reencarnar Jesus Cristo, sendo o condutor da humanidade crente para a felicidade plena ladeada pelo berço divino ― Ironia debochada de SUTA induz </w:t>
      </w:r>
      <w:r w:rsidR="006A3B6B" w:rsidRPr="00A3036C">
        <w:rPr>
          <w:rFonts w:ascii="Times New Roman" w:eastAsia="Aptos" w:hAnsi="Times New Roman" w:cs="Times New Roman"/>
          <w:sz w:val="24"/>
          <w:szCs w:val="24"/>
        </w:rPr>
        <w:lastRenderedPageBreak/>
        <w:t xml:space="preserve">gargalhadas maquiavélicas dele e seus pares ― Sustentação de ondas eletromagnéticas negacionistas propiciadas pelo </w:t>
      </w:r>
      <w:r w:rsidR="006A3B6B" w:rsidRPr="00A3036C">
        <w:rPr>
          <w:rFonts w:ascii="Times New Roman" w:eastAsia="Aptos" w:hAnsi="Times New Roman" w:cs="Times New Roman"/>
          <w:i/>
          <w:iCs/>
          <w:sz w:val="24"/>
          <w:szCs w:val="24"/>
        </w:rPr>
        <w:t xml:space="preserve">pacote de maldades </w:t>
      </w:r>
      <w:r w:rsidR="006A3B6B" w:rsidRPr="00A3036C">
        <w:rPr>
          <w:rFonts w:ascii="Times New Roman" w:eastAsia="Aptos" w:hAnsi="Times New Roman" w:cs="Times New Roman"/>
          <w:sz w:val="24"/>
          <w:szCs w:val="24"/>
        </w:rPr>
        <w:t>devem pontuar conflitos sociais chocantes para estabelecermos um</w:t>
      </w:r>
      <w:r w:rsidR="00ED4E5D" w:rsidRPr="00A3036C">
        <w:rPr>
          <w:rFonts w:ascii="Times New Roman" w:eastAsia="Aptos" w:hAnsi="Times New Roman" w:cs="Times New Roman"/>
          <w:sz w:val="24"/>
          <w:szCs w:val="24"/>
        </w:rPr>
        <w:t>a</w:t>
      </w:r>
      <w:r w:rsidR="006A3B6B" w:rsidRPr="00A3036C">
        <w:rPr>
          <w:rFonts w:ascii="Times New Roman" w:eastAsia="Aptos" w:hAnsi="Times New Roman" w:cs="Times New Roman"/>
          <w:sz w:val="24"/>
          <w:szCs w:val="24"/>
        </w:rPr>
        <w:t xml:space="preserve"> const</w:t>
      </w:r>
      <w:r w:rsidR="00ED4E5D" w:rsidRPr="00A3036C">
        <w:rPr>
          <w:rFonts w:ascii="Times New Roman" w:eastAsia="Aptos" w:hAnsi="Times New Roman" w:cs="Times New Roman"/>
          <w:sz w:val="24"/>
          <w:szCs w:val="24"/>
        </w:rPr>
        <w:t xml:space="preserve">ância de energias maléficas produzidas por nossa </w:t>
      </w:r>
      <w:r w:rsidR="00ED4E5D" w:rsidRPr="00A3036C">
        <w:rPr>
          <w:rFonts w:ascii="Times New Roman" w:eastAsia="Aptos" w:hAnsi="Times New Roman" w:cs="Times New Roman"/>
          <w:i/>
          <w:iCs/>
          <w:sz w:val="24"/>
          <w:szCs w:val="24"/>
        </w:rPr>
        <w:t xml:space="preserve">marionetes </w:t>
      </w:r>
      <w:r w:rsidR="00ED4E5D" w:rsidRPr="00A3036C">
        <w:rPr>
          <w:rFonts w:ascii="Times New Roman" w:eastAsia="Aptos" w:hAnsi="Times New Roman" w:cs="Times New Roman"/>
          <w:sz w:val="24"/>
          <w:szCs w:val="24"/>
        </w:rPr>
        <w:t>sistêmicas e o próprio livre arbítrio terrícola são de suma importância ― Brada a pretensa felicidade vitoriosa do mal ―  P</w:t>
      </w:r>
      <w:r w:rsidR="006A3B6B" w:rsidRPr="00A3036C">
        <w:rPr>
          <w:rFonts w:ascii="Times New Roman" w:eastAsia="Aptos" w:hAnsi="Times New Roman" w:cs="Times New Roman"/>
          <w:sz w:val="24"/>
          <w:szCs w:val="24"/>
        </w:rPr>
        <w:t xml:space="preserve">rocesso evolutivo do SEU </w:t>
      </w:r>
      <w:r w:rsidR="00ED4E5D" w:rsidRPr="00A3036C">
        <w:rPr>
          <w:rFonts w:ascii="Times New Roman" w:eastAsia="Aptos" w:hAnsi="Times New Roman" w:cs="Times New Roman"/>
          <w:sz w:val="24"/>
          <w:szCs w:val="24"/>
        </w:rPr>
        <w:t>está, na atual conjuntura, fadado ao fracasso e soberano permaneço com poder concedido pela ignorância terráqueas. ▬ chacoteia.</w:t>
      </w:r>
    </w:p>
    <w:p w14:paraId="5C14E9BB" w14:textId="77777777" w:rsidR="00ED4E5D" w:rsidRPr="00A3036C" w:rsidRDefault="00ED4E5D" w:rsidP="00370B38">
      <w:pPr>
        <w:spacing w:after="0"/>
        <w:jc w:val="both"/>
        <w:rPr>
          <w:rFonts w:ascii="Times New Roman" w:eastAsia="Aptos" w:hAnsi="Times New Roman" w:cs="Times New Roman"/>
          <w:sz w:val="24"/>
          <w:szCs w:val="24"/>
        </w:rPr>
      </w:pPr>
    </w:p>
    <w:p w14:paraId="202E1357" w14:textId="22AFBFDD" w:rsidR="00ED4E5D" w:rsidRPr="00A3036C" w:rsidRDefault="00ED4E5D" w:rsidP="00370B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Com todo o respeito, </w:t>
      </w:r>
      <w:r w:rsidRPr="00A3036C">
        <w:rPr>
          <w:rFonts w:ascii="Times New Roman" w:eastAsia="Aptos" w:hAnsi="Times New Roman" w:cs="Times New Roman"/>
          <w:i/>
          <w:iCs/>
          <w:sz w:val="24"/>
          <w:szCs w:val="24"/>
        </w:rPr>
        <w:t xml:space="preserve">o jogo só acaba quando termina </w:t>
      </w:r>
      <w:r w:rsidRPr="00A3036C">
        <w:rPr>
          <w:rFonts w:ascii="Times New Roman" w:eastAsia="Aptos" w:hAnsi="Times New Roman" w:cs="Times New Roman"/>
          <w:sz w:val="24"/>
          <w:szCs w:val="24"/>
        </w:rPr>
        <w:t xml:space="preserve">― Prudência de Ilusiodiano cultua a prevenção ― </w:t>
      </w:r>
      <w:r w:rsidR="006200E1" w:rsidRPr="00A3036C">
        <w:rPr>
          <w:rFonts w:ascii="Times New Roman" w:eastAsia="Aptos" w:hAnsi="Times New Roman" w:cs="Times New Roman"/>
          <w:sz w:val="24"/>
          <w:szCs w:val="24"/>
        </w:rPr>
        <w:t xml:space="preserve">Todas orientações e vontades supremas das trevas serão e são cumpridas, mas como falam os terrícolas: </w:t>
      </w:r>
      <w:r w:rsidR="006200E1" w:rsidRPr="00A3036C">
        <w:rPr>
          <w:rFonts w:ascii="Times New Roman" w:eastAsia="Aptos" w:hAnsi="Times New Roman" w:cs="Times New Roman"/>
          <w:i/>
          <w:iCs/>
          <w:sz w:val="24"/>
          <w:szCs w:val="24"/>
        </w:rPr>
        <w:t>seguro, morreu de velho</w:t>
      </w:r>
      <w:r w:rsidR="006200E1" w:rsidRPr="00A3036C">
        <w:rPr>
          <w:rFonts w:ascii="Times New Roman" w:eastAsia="Aptos" w:hAnsi="Times New Roman" w:cs="Times New Roman"/>
          <w:sz w:val="24"/>
          <w:szCs w:val="24"/>
        </w:rPr>
        <w:t>. ▬ alerta.</w:t>
      </w:r>
    </w:p>
    <w:p w14:paraId="451FAB26" w14:textId="77777777" w:rsidR="006200E1" w:rsidRPr="00A3036C" w:rsidRDefault="006200E1" w:rsidP="00370B38">
      <w:pPr>
        <w:spacing w:after="0"/>
        <w:jc w:val="both"/>
        <w:rPr>
          <w:rFonts w:ascii="Times New Roman" w:eastAsia="Aptos" w:hAnsi="Times New Roman" w:cs="Times New Roman"/>
          <w:sz w:val="24"/>
          <w:szCs w:val="24"/>
        </w:rPr>
      </w:pPr>
    </w:p>
    <w:p w14:paraId="6EBFC0AE" w14:textId="4B3134C7" w:rsidR="006200E1" w:rsidRPr="00A3036C" w:rsidRDefault="006200E1" w:rsidP="00370B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Pode até ser, mas não vejo mais a filosofia do Eu Sou com a popularidade necessária para tal acontecer ― Reinódio contesta ― Embarcando nos ditos populares terrestres: </w:t>
      </w:r>
      <w:r w:rsidRPr="00A3036C">
        <w:rPr>
          <w:rFonts w:ascii="Times New Roman" w:eastAsia="Aptos" w:hAnsi="Times New Roman" w:cs="Times New Roman"/>
          <w:i/>
          <w:iCs/>
          <w:sz w:val="24"/>
          <w:szCs w:val="24"/>
        </w:rPr>
        <w:t>manda quem pode, obedece quem tem juízo</w:t>
      </w:r>
      <w:r w:rsidRPr="00A3036C">
        <w:rPr>
          <w:rFonts w:ascii="Times New Roman" w:eastAsia="Aptos" w:hAnsi="Times New Roman" w:cs="Times New Roman"/>
          <w:sz w:val="24"/>
          <w:szCs w:val="24"/>
        </w:rPr>
        <w:t>. ▬ submisso.</w:t>
      </w:r>
    </w:p>
    <w:p w14:paraId="76D89FC4" w14:textId="77777777" w:rsidR="006200E1" w:rsidRPr="00A3036C" w:rsidRDefault="006200E1" w:rsidP="00370B38">
      <w:pPr>
        <w:spacing w:after="0"/>
        <w:jc w:val="both"/>
        <w:rPr>
          <w:rFonts w:ascii="Times New Roman" w:eastAsia="Aptos" w:hAnsi="Times New Roman" w:cs="Times New Roman"/>
          <w:sz w:val="24"/>
          <w:szCs w:val="24"/>
        </w:rPr>
      </w:pPr>
    </w:p>
    <w:p w14:paraId="14E4E66F" w14:textId="77777777" w:rsidR="00D51659" w:rsidRPr="00A3036C" w:rsidRDefault="006200E1" w:rsidP="00370B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Seguindo esta toada, </w:t>
      </w:r>
      <w:r w:rsidRPr="00A3036C">
        <w:rPr>
          <w:rFonts w:ascii="Times New Roman" w:eastAsia="Aptos" w:hAnsi="Times New Roman" w:cs="Times New Roman"/>
          <w:i/>
          <w:iCs/>
          <w:sz w:val="24"/>
          <w:szCs w:val="24"/>
        </w:rPr>
        <w:t xml:space="preserve">´´agua mole em pedra dura, tanto bate até que fura </w:t>
      </w:r>
      <w:r w:rsidRPr="00A3036C">
        <w:rPr>
          <w:rFonts w:ascii="Times New Roman" w:eastAsia="Aptos" w:hAnsi="Times New Roman" w:cs="Times New Roman"/>
          <w:sz w:val="24"/>
          <w:szCs w:val="24"/>
        </w:rPr>
        <w:t xml:space="preserve">― Reinovil complementa ― Nós não só furamos como abrimos crateras no emocional coletivo do terrícola ― Regozija a maldade ― Mantermos o </w:t>
      </w:r>
      <w:r w:rsidRPr="00A3036C">
        <w:rPr>
          <w:rFonts w:ascii="Times New Roman" w:eastAsia="Aptos" w:hAnsi="Times New Roman" w:cs="Times New Roman"/>
          <w:i/>
          <w:iCs/>
          <w:sz w:val="24"/>
          <w:szCs w:val="24"/>
        </w:rPr>
        <w:t xml:space="preserve">apego </w:t>
      </w:r>
      <w:r w:rsidRPr="00A3036C">
        <w:rPr>
          <w:rFonts w:ascii="Times New Roman" w:eastAsia="Aptos" w:hAnsi="Times New Roman" w:cs="Times New Roman"/>
          <w:sz w:val="24"/>
          <w:szCs w:val="24"/>
        </w:rPr>
        <w:t>material nas conquistas efêmeras</w:t>
      </w:r>
      <w:r w:rsidR="00103EBC" w:rsidRPr="00A3036C">
        <w:rPr>
          <w:rFonts w:ascii="Times New Roman" w:eastAsia="Aptos" w:hAnsi="Times New Roman" w:cs="Times New Roman"/>
          <w:sz w:val="24"/>
          <w:szCs w:val="24"/>
        </w:rPr>
        <w:t xml:space="preserve"> garantem nosso reino ao municiarmos o negacionismo à </w:t>
      </w:r>
      <w:r w:rsidR="00103EBC" w:rsidRPr="00A3036C">
        <w:rPr>
          <w:rFonts w:ascii="Times New Roman" w:eastAsia="Aptos" w:hAnsi="Times New Roman" w:cs="Times New Roman"/>
          <w:i/>
          <w:iCs/>
          <w:sz w:val="24"/>
          <w:szCs w:val="24"/>
        </w:rPr>
        <w:t xml:space="preserve">verdade absoluta </w:t>
      </w:r>
      <w:r w:rsidR="00103EBC" w:rsidRPr="00A3036C">
        <w:rPr>
          <w:rFonts w:ascii="Times New Roman" w:eastAsia="Aptos" w:hAnsi="Times New Roman" w:cs="Times New Roman"/>
          <w:sz w:val="24"/>
          <w:szCs w:val="24"/>
        </w:rPr>
        <w:t>com os chamados pecados capitais ― Crente ― Incutir materialidades conscienciais geradoras de culpas nos terrícolas</w:t>
      </w:r>
      <w:r w:rsidR="00D51659" w:rsidRPr="00A3036C">
        <w:rPr>
          <w:rFonts w:ascii="Times New Roman" w:eastAsia="Aptos" w:hAnsi="Times New Roman" w:cs="Times New Roman"/>
          <w:sz w:val="24"/>
          <w:szCs w:val="24"/>
        </w:rPr>
        <w:t xml:space="preserve"> não é tarefa difícil ― Chacoteia ― N</w:t>
      </w:r>
      <w:r w:rsidR="00103EBC" w:rsidRPr="00A3036C">
        <w:rPr>
          <w:rFonts w:ascii="Times New Roman" w:eastAsia="Aptos" w:hAnsi="Times New Roman" w:cs="Times New Roman"/>
          <w:sz w:val="24"/>
          <w:szCs w:val="24"/>
        </w:rPr>
        <w:t xml:space="preserve">o </w:t>
      </w:r>
      <w:r w:rsidR="00103EBC" w:rsidRPr="00A3036C">
        <w:rPr>
          <w:rFonts w:ascii="Times New Roman" w:eastAsia="Aptos" w:hAnsi="Times New Roman" w:cs="Times New Roman"/>
          <w:i/>
          <w:iCs/>
          <w:sz w:val="24"/>
          <w:szCs w:val="24"/>
        </w:rPr>
        <w:t xml:space="preserve">segundo plano terráqueo, </w:t>
      </w:r>
      <w:r w:rsidR="00103EBC" w:rsidRPr="00A3036C">
        <w:rPr>
          <w:rFonts w:ascii="Times New Roman" w:eastAsia="Aptos" w:hAnsi="Times New Roman" w:cs="Times New Roman"/>
          <w:sz w:val="24"/>
          <w:szCs w:val="24"/>
        </w:rPr>
        <w:t xml:space="preserve">poderemos restabelecer o processo reencarnatório rareado por </w:t>
      </w:r>
      <w:r w:rsidR="00103EBC" w:rsidRPr="00A3036C">
        <w:rPr>
          <w:rFonts w:ascii="Times New Roman" w:eastAsia="Aptos" w:hAnsi="Times New Roman" w:cs="Times New Roman"/>
          <w:sz w:val="24"/>
          <w:szCs w:val="24"/>
        </w:rPr>
        <w:lastRenderedPageBreak/>
        <w:t>vontade do SEU, como nova e única oportunidade para reparação de faltas praticadas nas passagens terrenas ―</w:t>
      </w:r>
      <w:r w:rsidR="00D51659" w:rsidRPr="00A3036C">
        <w:rPr>
          <w:rFonts w:ascii="Times New Roman" w:eastAsia="Aptos" w:hAnsi="Times New Roman" w:cs="Times New Roman"/>
          <w:sz w:val="24"/>
          <w:szCs w:val="24"/>
        </w:rPr>
        <w:t xml:space="preserve"> Sugestiona </w:t>
      </w:r>
      <w:r w:rsidR="00103EBC" w:rsidRPr="00A3036C">
        <w:rPr>
          <w:rFonts w:ascii="Times New Roman" w:eastAsia="Aptos" w:hAnsi="Times New Roman" w:cs="Times New Roman"/>
          <w:sz w:val="24"/>
          <w:szCs w:val="24"/>
        </w:rPr>
        <w:t>―</w:t>
      </w:r>
      <w:r w:rsidR="00D51659" w:rsidRPr="00A3036C">
        <w:rPr>
          <w:rFonts w:ascii="Times New Roman" w:eastAsia="Aptos" w:hAnsi="Times New Roman" w:cs="Times New Roman"/>
          <w:sz w:val="24"/>
          <w:szCs w:val="24"/>
        </w:rPr>
        <w:t xml:space="preserve"> Terráqueos continuarão nascendo, vivendo uma sociedade de contas, renascendo pela culpa de viver para, culpabilizados, nascerem para renascerem, indeterminadamente, fomentados pelo livre arbítrio negacionista à </w:t>
      </w:r>
      <w:r w:rsidR="00D51659" w:rsidRPr="00A3036C">
        <w:rPr>
          <w:rFonts w:ascii="Times New Roman" w:eastAsia="Aptos" w:hAnsi="Times New Roman" w:cs="Times New Roman"/>
          <w:i/>
          <w:iCs/>
          <w:sz w:val="24"/>
          <w:szCs w:val="24"/>
        </w:rPr>
        <w:t>verdade absoluta</w:t>
      </w:r>
      <w:r w:rsidR="00D51659" w:rsidRPr="00A3036C">
        <w:rPr>
          <w:rFonts w:ascii="Times New Roman" w:eastAsia="Aptos" w:hAnsi="Times New Roman" w:cs="Times New Roman"/>
          <w:sz w:val="24"/>
          <w:szCs w:val="24"/>
        </w:rPr>
        <w:t xml:space="preserve"> ao cultuarem ou serem influenciados pelas ondas magnéticas maléficas por eles mesmos cultuadas. ▬ constata.</w:t>
      </w:r>
    </w:p>
    <w:p w14:paraId="4FC417F6" w14:textId="77777777" w:rsidR="00D51659" w:rsidRPr="00A3036C" w:rsidRDefault="00D51659" w:rsidP="00370B38">
      <w:pPr>
        <w:spacing w:after="0"/>
        <w:jc w:val="both"/>
        <w:rPr>
          <w:rFonts w:ascii="Times New Roman" w:eastAsia="Aptos" w:hAnsi="Times New Roman" w:cs="Times New Roman"/>
          <w:sz w:val="24"/>
          <w:szCs w:val="24"/>
        </w:rPr>
      </w:pPr>
    </w:p>
    <w:p w14:paraId="220FE1BC" w14:textId="1920F949" w:rsidR="006200E1" w:rsidRPr="00A3036C" w:rsidRDefault="00D51659" w:rsidP="00370B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103EBC"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Não me interessa o meio e sim, o fim  ― Esbraveja</w:t>
      </w:r>
      <w:r w:rsidR="000759FC" w:rsidRPr="00A3036C">
        <w:rPr>
          <w:rFonts w:ascii="Times New Roman" w:eastAsia="Aptos" w:hAnsi="Times New Roman" w:cs="Times New Roman"/>
          <w:sz w:val="24"/>
          <w:szCs w:val="24"/>
        </w:rPr>
        <w:t>, SUTA,</w:t>
      </w:r>
      <w:r w:rsidRPr="00A3036C">
        <w:rPr>
          <w:rFonts w:ascii="Times New Roman" w:eastAsia="Aptos" w:hAnsi="Times New Roman" w:cs="Times New Roman"/>
          <w:sz w:val="24"/>
          <w:szCs w:val="24"/>
        </w:rPr>
        <w:t xml:space="preserve"> a prepotência magnânima das trevas</w:t>
      </w:r>
      <w:r w:rsidR="006F1E4D"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w:t>
      </w:r>
      <w:r w:rsidR="006F1E4D" w:rsidRPr="00A3036C">
        <w:rPr>
          <w:rFonts w:ascii="Times New Roman" w:eastAsia="Aptos" w:hAnsi="Times New Roman" w:cs="Times New Roman"/>
          <w:sz w:val="24"/>
          <w:szCs w:val="24"/>
        </w:rPr>
        <w:t xml:space="preserve"> Milênios de dominação são suficientes para lhes concederem todos os artifícios energéticos do mal para mantermos o Sistema Terra ― Seguro de si ― Cabem a vocês terem atenção redobrada a todos os movimentos da Resistência Dimensional ― Ordena ― E, sendo necessário, usem os pilares sistêmicos para amedrontar a população terráquea com novas ameaças de invasão alienígena ― Gargalha a ignorância do terrícola em relação a existência humana ― Expressando-me na língua popular terráquea: </w:t>
      </w:r>
      <w:r w:rsidR="006F1E4D" w:rsidRPr="00A3036C">
        <w:rPr>
          <w:rFonts w:ascii="Times New Roman" w:eastAsia="Aptos" w:hAnsi="Times New Roman" w:cs="Times New Roman"/>
          <w:i/>
          <w:iCs/>
          <w:sz w:val="24"/>
          <w:szCs w:val="24"/>
        </w:rPr>
        <w:t>time que está vencendo não se mexe</w:t>
      </w:r>
      <w:r w:rsidR="0085536F" w:rsidRPr="00A3036C">
        <w:rPr>
          <w:rFonts w:ascii="Times New Roman" w:eastAsia="Aptos" w:hAnsi="Times New Roman" w:cs="Times New Roman"/>
          <w:sz w:val="24"/>
          <w:szCs w:val="24"/>
        </w:rPr>
        <w:t xml:space="preserve">, porém não esqueçamos do </w:t>
      </w:r>
      <w:r w:rsidR="0085536F" w:rsidRPr="00A3036C">
        <w:rPr>
          <w:rFonts w:ascii="Times New Roman" w:eastAsia="Aptos" w:hAnsi="Times New Roman" w:cs="Times New Roman"/>
          <w:b/>
          <w:bCs/>
          <w:sz w:val="24"/>
          <w:szCs w:val="24"/>
        </w:rPr>
        <w:t xml:space="preserve">Yeshua </w:t>
      </w:r>
      <w:r w:rsidR="0085536F" w:rsidRPr="00A3036C">
        <w:rPr>
          <w:rFonts w:ascii="Times New Roman" w:eastAsia="Aptos" w:hAnsi="Times New Roman" w:cs="Times New Roman"/>
          <w:sz w:val="24"/>
          <w:szCs w:val="24"/>
        </w:rPr>
        <w:t xml:space="preserve">que pode nos confrontar com propriedade, por isto já está em curso planejamento para desqualifica-lo e vendê-lo como mais um  </w:t>
      </w:r>
      <w:r w:rsidR="0085536F" w:rsidRPr="00A3036C">
        <w:rPr>
          <w:rFonts w:ascii="Times New Roman" w:eastAsia="Aptos" w:hAnsi="Times New Roman" w:cs="Times New Roman"/>
          <w:i/>
          <w:iCs/>
          <w:sz w:val="24"/>
          <w:szCs w:val="24"/>
        </w:rPr>
        <w:t>falso profeta</w:t>
      </w:r>
      <w:r w:rsidR="0085536F" w:rsidRPr="00A3036C">
        <w:rPr>
          <w:rFonts w:ascii="Times New Roman" w:eastAsia="Aptos" w:hAnsi="Times New Roman" w:cs="Times New Roman"/>
          <w:sz w:val="24"/>
          <w:szCs w:val="24"/>
        </w:rPr>
        <w:t>.</w:t>
      </w:r>
      <w:r w:rsidR="006F1E4D" w:rsidRPr="00A3036C">
        <w:rPr>
          <w:rFonts w:ascii="Times New Roman" w:eastAsia="Aptos" w:hAnsi="Times New Roman" w:cs="Times New Roman"/>
          <w:sz w:val="24"/>
          <w:szCs w:val="24"/>
        </w:rPr>
        <w:t xml:space="preserve"> ▬ conclui.</w:t>
      </w:r>
    </w:p>
    <w:p w14:paraId="2A9BA723" w14:textId="77777777" w:rsidR="00270CBC" w:rsidRPr="00A3036C" w:rsidRDefault="00270CBC" w:rsidP="00370B38">
      <w:pPr>
        <w:spacing w:after="0"/>
        <w:jc w:val="both"/>
        <w:rPr>
          <w:rFonts w:ascii="Times New Roman" w:eastAsia="Aptos" w:hAnsi="Times New Roman" w:cs="Times New Roman"/>
          <w:sz w:val="24"/>
          <w:szCs w:val="24"/>
        </w:rPr>
      </w:pPr>
    </w:p>
    <w:p w14:paraId="5596F05B" w14:textId="6ECF0928" w:rsidR="00550A10" w:rsidRPr="00A3036C" w:rsidRDefault="00270CBC" w:rsidP="00370B3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Tudo parece estar dominado com o mal exercício do livre arbítrio </w:t>
      </w:r>
      <w:r w:rsidR="00B0050E" w:rsidRPr="00A3036C">
        <w:rPr>
          <w:rFonts w:ascii="Times New Roman" w:eastAsia="Aptos" w:hAnsi="Times New Roman" w:cs="Times New Roman"/>
          <w:sz w:val="24"/>
          <w:szCs w:val="24"/>
        </w:rPr>
        <w:t xml:space="preserve">da </w:t>
      </w:r>
      <w:r w:rsidR="00FA1FAC" w:rsidRPr="00A3036C">
        <w:rPr>
          <w:rFonts w:ascii="Times New Roman" w:eastAsia="Aptos" w:hAnsi="Times New Roman" w:cs="Times New Roman"/>
          <w:sz w:val="24"/>
          <w:szCs w:val="24"/>
        </w:rPr>
        <w:t>human</w:t>
      </w:r>
      <w:r w:rsidR="00B0050E" w:rsidRPr="00A3036C">
        <w:rPr>
          <w:rFonts w:ascii="Times New Roman" w:eastAsia="Aptos" w:hAnsi="Times New Roman" w:cs="Times New Roman"/>
          <w:sz w:val="24"/>
          <w:szCs w:val="24"/>
        </w:rPr>
        <w:t>idade</w:t>
      </w:r>
      <w:r w:rsidR="00FA1FAC" w:rsidRPr="00A3036C">
        <w:rPr>
          <w:rFonts w:ascii="Times New Roman" w:eastAsia="Aptos" w:hAnsi="Times New Roman" w:cs="Times New Roman"/>
          <w:sz w:val="24"/>
          <w:szCs w:val="24"/>
        </w:rPr>
        <w:t>.</w:t>
      </w:r>
      <w:r w:rsidR="000A508E" w:rsidRPr="00A3036C">
        <w:rPr>
          <w:rFonts w:ascii="Times New Roman" w:eastAsia="Aptos" w:hAnsi="Times New Roman" w:cs="Times New Roman"/>
          <w:sz w:val="24"/>
          <w:szCs w:val="24"/>
        </w:rPr>
        <w:t xml:space="preserve"> SUTA</w:t>
      </w:r>
      <w:r w:rsidR="00442B2A" w:rsidRPr="00A3036C">
        <w:rPr>
          <w:rFonts w:ascii="Times New Roman" w:eastAsia="Aptos" w:hAnsi="Times New Roman" w:cs="Times New Roman"/>
          <w:sz w:val="24"/>
          <w:szCs w:val="24"/>
        </w:rPr>
        <w:t>, a exemplo da Resistência Dimensional</w:t>
      </w:r>
      <w:r w:rsidR="001B773E" w:rsidRPr="00A3036C">
        <w:rPr>
          <w:rFonts w:ascii="Times New Roman" w:eastAsia="Aptos" w:hAnsi="Times New Roman" w:cs="Times New Roman"/>
          <w:sz w:val="24"/>
          <w:szCs w:val="24"/>
        </w:rPr>
        <w:t>, convoca todos os seres trevosos universais, sob a sua tutela para continuarem a vigília</w:t>
      </w:r>
      <w:r w:rsidR="005304A5" w:rsidRPr="00A3036C">
        <w:rPr>
          <w:rFonts w:ascii="Times New Roman" w:eastAsia="Aptos" w:hAnsi="Times New Roman" w:cs="Times New Roman"/>
          <w:sz w:val="24"/>
          <w:szCs w:val="24"/>
        </w:rPr>
        <w:t xml:space="preserve"> para sugarem energias maléficas alimentadas e produzidas</w:t>
      </w:r>
      <w:r w:rsidR="00B62FFE" w:rsidRPr="00A3036C">
        <w:rPr>
          <w:rFonts w:ascii="Times New Roman" w:eastAsia="Aptos" w:hAnsi="Times New Roman" w:cs="Times New Roman"/>
          <w:sz w:val="24"/>
          <w:szCs w:val="24"/>
        </w:rPr>
        <w:t xml:space="preserve"> pela população terráquea</w:t>
      </w:r>
      <w:r w:rsidR="00011419" w:rsidRPr="00A3036C">
        <w:rPr>
          <w:rFonts w:ascii="Times New Roman" w:eastAsia="Aptos" w:hAnsi="Times New Roman" w:cs="Times New Roman"/>
          <w:sz w:val="24"/>
          <w:szCs w:val="24"/>
        </w:rPr>
        <w:t>. Estes, optantes, das trevas</w:t>
      </w:r>
      <w:r w:rsidR="009F3ED2" w:rsidRPr="00A3036C">
        <w:rPr>
          <w:rFonts w:ascii="Times New Roman" w:eastAsia="Aptos" w:hAnsi="Times New Roman" w:cs="Times New Roman"/>
          <w:sz w:val="24"/>
          <w:szCs w:val="24"/>
        </w:rPr>
        <w:t xml:space="preserve">, </w:t>
      </w:r>
      <w:r w:rsidR="00B90B17" w:rsidRPr="00A3036C">
        <w:rPr>
          <w:rFonts w:ascii="Times New Roman" w:eastAsia="Aptos" w:hAnsi="Times New Roman" w:cs="Times New Roman"/>
          <w:sz w:val="24"/>
          <w:szCs w:val="24"/>
        </w:rPr>
        <w:t>precisam destas ondas eletromagnéticas para</w:t>
      </w:r>
      <w:r w:rsidR="00FF2B08" w:rsidRPr="00A3036C">
        <w:rPr>
          <w:rFonts w:ascii="Times New Roman" w:eastAsia="Aptos" w:hAnsi="Times New Roman" w:cs="Times New Roman"/>
          <w:sz w:val="24"/>
          <w:szCs w:val="24"/>
        </w:rPr>
        <w:t xml:space="preserve"> se manterem atuantes </w:t>
      </w:r>
      <w:r w:rsidR="00F829CB" w:rsidRPr="00A3036C">
        <w:rPr>
          <w:rFonts w:ascii="Times New Roman" w:eastAsia="Aptos" w:hAnsi="Times New Roman" w:cs="Times New Roman"/>
          <w:sz w:val="24"/>
          <w:szCs w:val="24"/>
        </w:rPr>
        <w:t>para postergarem</w:t>
      </w:r>
      <w:r w:rsidR="00550A10" w:rsidRPr="00A3036C">
        <w:rPr>
          <w:rFonts w:ascii="Times New Roman" w:eastAsia="Aptos" w:hAnsi="Times New Roman" w:cs="Times New Roman"/>
          <w:sz w:val="24"/>
          <w:szCs w:val="24"/>
        </w:rPr>
        <w:t>, neste caso, o Sistema Terra.</w:t>
      </w:r>
    </w:p>
    <w:p w14:paraId="695DDBEE" w14:textId="77777777" w:rsidR="001F2379" w:rsidRPr="00A3036C" w:rsidRDefault="00550A10" w:rsidP="00D373F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Aura terrestre carregada</w:t>
      </w:r>
      <w:r w:rsidR="00D74425" w:rsidRPr="00A3036C">
        <w:rPr>
          <w:rFonts w:ascii="Times New Roman" w:eastAsia="Aptos" w:hAnsi="Times New Roman" w:cs="Times New Roman"/>
          <w:sz w:val="24"/>
          <w:szCs w:val="24"/>
        </w:rPr>
        <w:t xml:space="preserve"> do atraso energétic</w:t>
      </w:r>
      <w:r w:rsidR="00E91508" w:rsidRPr="00A3036C">
        <w:rPr>
          <w:rFonts w:ascii="Times New Roman" w:eastAsia="Aptos" w:hAnsi="Times New Roman" w:cs="Times New Roman"/>
          <w:sz w:val="24"/>
          <w:szCs w:val="24"/>
        </w:rPr>
        <w:t xml:space="preserve">o </w:t>
      </w:r>
      <w:r w:rsidR="00FE08BF" w:rsidRPr="00A3036C">
        <w:rPr>
          <w:rFonts w:ascii="Times New Roman" w:eastAsia="Aptos" w:hAnsi="Times New Roman" w:cs="Times New Roman"/>
          <w:sz w:val="24"/>
          <w:szCs w:val="24"/>
        </w:rPr>
        <w:t>influencia, negativamente, a população terráque</w:t>
      </w:r>
      <w:r w:rsidR="009F2579" w:rsidRPr="00A3036C">
        <w:rPr>
          <w:rFonts w:ascii="Times New Roman" w:eastAsia="Aptos" w:hAnsi="Times New Roman" w:cs="Times New Roman"/>
          <w:sz w:val="24"/>
          <w:szCs w:val="24"/>
        </w:rPr>
        <w:t>a dominada pelos pilares sistêmicos: governo, religião, mídia e educação</w:t>
      </w:r>
      <w:r w:rsidR="00135312" w:rsidRPr="00A3036C">
        <w:rPr>
          <w:rFonts w:ascii="Times New Roman" w:eastAsia="Aptos" w:hAnsi="Times New Roman" w:cs="Times New Roman"/>
          <w:sz w:val="24"/>
          <w:szCs w:val="24"/>
        </w:rPr>
        <w:t xml:space="preserve"> fomentados com </w:t>
      </w:r>
      <w:r w:rsidR="00E91508" w:rsidRPr="00A3036C">
        <w:rPr>
          <w:rFonts w:ascii="Times New Roman" w:eastAsia="Aptos" w:hAnsi="Times New Roman" w:cs="Times New Roman"/>
          <w:sz w:val="24"/>
          <w:szCs w:val="24"/>
        </w:rPr>
        <w:t xml:space="preserve"> </w:t>
      </w:r>
      <w:r w:rsidR="000A508E" w:rsidRPr="00A3036C">
        <w:rPr>
          <w:rFonts w:ascii="Times New Roman" w:eastAsia="Aptos" w:hAnsi="Times New Roman" w:cs="Times New Roman"/>
          <w:sz w:val="24"/>
          <w:szCs w:val="24"/>
        </w:rPr>
        <w:t xml:space="preserve"> </w:t>
      </w:r>
      <w:r w:rsidR="00135312" w:rsidRPr="00A3036C">
        <w:rPr>
          <w:rFonts w:ascii="Times New Roman" w:eastAsia="Aptos" w:hAnsi="Times New Roman" w:cs="Times New Roman"/>
          <w:i/>
          <w:iCs/>
          <w:sz w:val="24"/>
          <w:szCs w:val="24"/>
        </w:rPr>
        <w:t>a tríade da maldade humana</w:t>
      </w:r>
      <w:r w:rsidR="00135312" w:rsidRPr="00A3036C">
        <w:rPr>
          <w:rFonts w:ascii="Times New Roman" w:eastAsia="Aptos" w:hAnsi="Times New Roman" w:cs="Times New Roman"/>
          <w:sz w:val="24"/>
          <w:szCs w:val="24"/>
        </w:rPr>
        <w:t xml:space="preserve">: </w:t>
      </w:r>
      <w:r w:rsidR="00135312" w:rsidRPr="00A3036C">
        <w:rPr>
          <w:rFonts w:ascii="Times New Roman" w:eastAsia="Aptos" w:hAnsi="Times New Roman" w:cs="Times New Roman"/>
          <w:i/>
          <w:iCs/>
          <w:sz w:val="24"/>
          <w:szCs w:val="24"/>
        </w:rPr>
        <w:t>ego</w:t>
      </w:r>
      <w:r w:rsidR="00135312" w:rsidRPr="00A3036C">
        <w:rPr>
          <w:rFonts w:ascii="Times New Roman" w:eastAsia="Aptos" w:hAnsi="Times New Roman" w:cs="Times New Roman"/>
          <w:sz w:val="24"/>
          <w:szCs w:val="24"/>
        </w:rPr>
        <w:t xml:space="preserve">, </w:t>
      </w:r>
      <w:r w:rsidR="00135312" w:rsidRPr="00A3036C">
        <w:rPr>
          <w:rFonts w:ascii="Times New Roman" w:eastAsia="Aptos" w:hAnsi="Times New Roman" w:cs="Times New Roman"/>
          <w:i/>
          <w:iCs/>
          <w:sz w:val="24"/>
          <w:szCs w:val="24"/>
        </w:rPr>
        <w:t>ganância e</w:t>
      </w:r>
      <w:r w:rsidR="00135312" w:rsidRPr="00A3036C">
        <w:rPr>
          <w:rFonts w:ascii="Times New Roman" w:eastAsia="Aptos" w:hAnsi="Times New Roman" w:cs="Times New Roman"/>
          <w:sz w:val="24"/>
          <w:szCs w:val="24"/>
        </w:rPr>
        <w:t xml:space="preserve"> </w:t>
      </w:r>
      <w:r w:rsidR="00135312" w:rsidRPr="00A3036C">
        <w:rPr>
          <w:rFonts w:ascii="Times New Roman" w:eastAsia="Aptos" w:hAnsi="Times New Roman" w:cs="Times New Roman"/>
          <w:i/>
          <w:iCs/>
          <w:sz w:val="24"/>
          <w:szCs w:val="24"/>
        </w:rPr>
        <w:t>medo</w:t>
      </w:r>
      <w:r w:rsidR="000C1193" w:rsidRPr="00A3036C">
        <w:rPr>
          <w:rFonts w:ascii="Times New Roman" w:eastAsia="Aptos" w:hAnsi="Times New Roman" w:cs="Times New Roman"/>
          <w:sz w:val="24"/>
          <w:szCs w:val="24"/>
        </w:rPr>
        <w:t>.</w:t>
      </w:r>
    </w:p>
    <w:p w14:paraId="5E648F05" w14:textId="293C00EB" w:rsidR="00D21012" w:rsidRPr="00A3036C" w:rsidRDefault="003A79BE" w:rsidP="00D373F2">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Conflitos </w:t>
      </w:r>
      <w:r w:rsidR="00243BC6" w:rsidRPr="00A3036C">
        <w:rPr>
          <w:rFonts w:ascii="Times New Roman" w:eastAsia="Aptos" w:hAnsi="Times New Roman" w:cs="Times New Roman"/>
          <w:sz w:val="24"/>
          <w:szCs w:val="24"/>
        </w:rPr>
        <w:t xml:space="preserve">políticos e sociais se espalham pelo </w:t>
      </w:r>
      <w:r w:rsidR="00243BC6" w:rsidRPr="00A3036C">
        <w:rPr>
          <w:rFonts w:ascii="Times New Roman" w:eastAsia="Aptos" w:hAnsi="Times New Roman" w:cs="Times New Roman"/>
          <w:i/>
          <w:iCs/>
          <w:sz w:val="24"/>
          <w:szCs w:val="24"/>
        </w:rPr>
        <w:t>novo mundo</w:t>
      </w:r>
      <w:r w:rsidR="009D782A" w:rsidRPr="00A3036C">
        <w:rPr>
          <w:rFonts w:ascii="Times New Roman" w:eastAsia="Aptos" w:hAnsi="Times New Roman" w:cs="Times New Roman"/>
          <w:sz w:val="24"/>
          <w:szCs w:val="24"/>
        </w:rPr>
        <w:t xml:space="preserve">. </w:t>
      </w:r>
      <w:r w:rsidR="00D66001" w:rsidRPr="00A3036C">
        <w:rPr>
          <w:rFonts w:ascii="Times New Roman" w:eastAsia="Aptos" w:hAnsi="Times New Roman" w:cs="Times New Roman"/>
          <w:sz w:val="24"/>
          <w:szCs w:val="24"/>
        </w:rPr>
        <w:t>População terrícola reduzida</w:t>
      </w:r>
      <w:r w:rsidR="007A3567" w:rsidRPr="00A3036C">
        <w:rPr>
          <w:rFonts w:ascii="Times New Roman" w:eastAsia="Aptos" w:hAnsi="Times New Roman" w:cs="Times New Roman"/>
          <w:sz w:val="24"/>
          <w:szCs w:val="24"/>
        </w:rPr>
        <w:t>,</w:t>
      </w:r>
      <w:r w:rsidR="00D66001" w:rsidRPr="00A3036C">
        <w:rPr>
          <w:rFonts w:ascii="Times New Roman" w:eastAsia="Aptos" w:hAnsi="Times New Roman" w:cs="Times New Roman"/>
          <w:sz w:val="24"/>
          <w:szCs w:val="24"/>
        </w:rPr>
        <w:t xml:space="preserve"> com o desaparecimento do Hemisfério Nort</w:t>
      </w:r>
      <w:r w:rsidR="00AD5E89" w:rsidRPr="00A3036C">
        <w:rPr>
          <w:rFonts w:ascii="Times New Roman" w:eastAsia="Aptos" w:hAnsi="Times New Roman" w:cs="Times New Roman"/>
          <w:sz w:val="24"/>
          <w:szCs w:val="24"/>
        </w:rPr>
        <w:t xml:space="preserve">e </w:t>
      </w:r>
      <w:r w:rsidR="005C52E4" w:rsidRPr="00A3036C">
        <w:rPr>
          <w:rFonts w:ascii="Times New Roman" w:eastAsia="Aptos" w:hAnsi="Times New Roman" w:cs="Times New Roman"/>
          <w:sz w:val="24"/>
          <w:szCs w:val="24"/>
        </w:rPr>
        <w:t>e migração de parte de seus habitantes para o H</w:t>
      </w:r>
      <w:r w:rsidR="003E722A" w:rsidRPr="00A3036C">
        <w:rPr>
          <w:rFonts w:ascii="Times New Roman" w:eastAsia="Aptos" w:hAnsi="Times New Roman" w:cs="Times New Roman"/>
          <w:sz w:val="24"/>
          <w:szCs w:val="24"/>
        </w:rPr>
        <w:t>emisfério Sul</w:t>
      </w:r>
      <w:r w:rsidR="007A3567" w:rsidRPr="00A3036C">
        <w:rPr>
          <w:rFonts w:ascii="Times New Roman" w:eastAsia="Aptos" w:hAnsi="Times New Roman" w:cs="Times New Roman"/>
          <w:sz w:val="24"/>
          <w:szCs w:val="24"/>
        </w:rPr>
        <w:t>,</w:t>
      </w:r>
      <w:r w:rsidR="000C1193" w:rsidRPr="00A3036C">
        <w:rPr>
          <w:rFonts w:ascii="Times New Roman" w:eastAsia="Aptos" w:hAnsi="Times New Roman" w:cs="Times New Roman"/>
          <w:sz w:val="24"/>
          <w:szCs w:val="24"/>
        </w:rPr>
        <w:t xml:space="preserve"> </w:t>
      </w:r>
      <w:r w:rsidR="007A3567" w:rsidRPr="00A3036C">
        <w:rPr>
          <w:rFonts w:ascii="Times New Roman" w:eastAsia="Aptos" w:hAnsi="Times New Roman" w:cs="Times New Roman"/>
          <w:sz w:val="24"/>
          <w:szCs w:val="24"/>
        </w:rPr>
        <w:t xml:space="preserve">questionam a política assistencialista do </w:t>
      </w:r>
      <w:r w:rsidR="007A3567" w:rsidRPr="00A3036C">
        <w:rPr>
          <w:rFonts w:ascii="Times New Roman" w:eastAsia="Aptos" w:hAnsi="Times New Roman" w:cs="Times New Roman"/>
          <w:i/>
          <w:iCs/>
          <w:sz w:val="24"/>
          <w:szCs w:val="24"/>
        </w:rPr>
        <w:t xml:space="preserve">morde e assopra </w:t>
      </w:r>
      <w:r w:rsidR="00332E95" w:rsidRPr="00A3036C">
        <w:rPr>
          <w:rFonts w:ascii="Times New Roman" w:eastAsia="Aptos" w:hAnsi="Times New Roman" w:cs="Times New Roman"/>
          <w:sz w:val="24"/>
          <w:szCs w:val="24"/>
        </w:rPr>
        <w:t>desenvolvida e executada pelo Sistema Terra.</w:t>
      </w:r>
      <w:r w:rsidR="00682044" w:rsidRPr="00A3036C">
        <w:rPr>
          <w:rFonts w:ascii="Times New Roman" w:eastAsia="Aptos" w:hAnsi="Times New Roman" w:cs="Times New Roman"/>
          <w:sz w:val="24"/>
          <w:szCs w:val="24"/>
        </w:rPr>
        <w:t xml:space="preserve"> Suficiente para </w:t>
      </w:r>
      <w:r w:rsidR="00E43821" w:rsidRPr="00A3036C">
        <w:rPr>
          <w:rFonts w:ascii="Times New Roman" w:eastAsia="Aptos" w:hAnsi="Times New Roman" w:cs="Times New Roman"/>
          <w:sz w:val="24"/>
          <w:szCs w:val="24"/>
        </w:rPr>
        <w:t>seus pares sistêmicos anunciarem medidas positivas</w:t>
      </w:r>
      <w:r w:rsidR="00B14511" w:rsidRPr="00A3036C">
        <w:rPr>
          <w:rFonts w:ascii="Times New Roman" w:eastAsia="Aptos" w:hAnsi="Times New Roman" w:cs="Times New Roman"/>
          <w:sz w:val="24"/>
          <w:szCs w:val="24"/>
        </w:rPr>
        <w:t xml:space="preserve"> para a prosperidade dos terráqueos</w:t>
      </w:r>
      <w:r w:rsidR="001D1853" w:rsidRPr="00A3036C">
        <w:rPr>
          <w:rFonts w:ascii="Times New Roman" w:eastAsia="Aptos" w:hAnsi="Times New Roman" w:cs="Times New Roman"/>
          <w:sz w:val="24"/>
          <w:szCs w:val="24"/>
        </w:rPr>
        <w:t xml:space="preserve">, fortalecendo a </w:t>
      </w:r>
      <w:r w:rsidR="001D1853" w:rsidRPr="00A3036C">
        <w:rPr>
          <w:rFonts w:ascii="Times New Roman" w:eastAsia="Aptos" w:hAnsi="Times New Roman" w:cs="Times New Roman"/>
          <w:i/>
          <w:iCs/>
          <w:sz w:val="24"/>
          <w:szCs w:val="24"/>
        </w:rPr>
        <w:t>mentira e ilusão</w:t>
      </w:r>
      <w:r w:rsidR="001D1853" w:rsidRPr="00A3036C">
        <w:rPr>
          <w:rFonts w:ascii="Times New Roman" w:eastAsia="Aptos" w:hAnsi="Times New Roman" w:cs="Times New Roman"/>
          <w:sz w:val="24"/>
          <w:szCs w:val="24"/>
        </w:rPr>
        <w:t xml:space="preserve"> e, por extensão</w:t>
      </w:r>
      <w:r w:rsidR="00A47723" w:rsidRPr="00A3036C">
        <w:rPr>
          <w:rFonts w:ascii="Times New Roman" w:eastAsia="Aptos" w:hAnsi="Times New Roman" w:cs="Times New Roman"/>
          <w:sz w:val="24"/>
          <w:szCs w:val="24"/>
        </w:rPr>
        <w:t xml:space="preserve"> a condensação de energias negativas impeditivas para o terrícol</w:t>
      </w:r>
      <w:r w:rsidR="00047D02" w:rsidRPr="00A3036C">
        <w:rPr>
          <w:rFonts w:ascii="Times New Roman" w:eastAsia="Aptos" w:hAnsi="Times New Roman" w:cs="Times New Roman"/>
          <w:sz w:val="24"/>
          <w:szCs w:val="24"/>
        </w:rPr>
        <w:t>a</w:t>
      </w:r>
      <w:r w:rsidR="00EC29F5" w:rsidRPr="00A3036C">
        <w:rPr>
          <w:rFonts w:ascii="Times New Roman" w:eastAsia="Aptos" w:hAnsi="Times New Roman" w:cs="Times New Roman"/>
          <w:sz w:val="24"/>
          <w:szCs w:val="24"/>
        </w:rPr>
        <w:t xml:space="preserve"> desfrutar do processo evolutivo.</w:t>
      </w:r>
    </w:p>
    <w:p w14:paraId="2E70D531" w14:textId="7DFBF9FB" w:rsidR="00E80502" w:rsidRPr="00A3036C" w:rsidRDefault="00D21012" w:rsidP="00E80502">
      <w:pPr>
        <w:spacing w:after="0"/>
        <w:jc w:val="both"/>
        <w:rPr>
          <w:rFonts w:ascii="Times New Roman" w:eastAsia="Aptos" w:hAnsi="Times New Roman" w:cs="Times New Roman"/>
          <w:i/>
          <w:iCs/>
          <w:sz w:val="24"/>
          <w:szCs w:val="24"/>
        </w:rPr>
      </w:pPr>
      <w:r w:rsidRPr="00A3036C">
        <w:rPr>
          <w:rFonts w:ascii="Times New Roman" w:eastAsia="Aptos" w:hAnsi="Times New Roman" w:cs="Times New Roman"/>
          <w:sz w:val="24"/>
          <w:szCs w:val="24"/>
        </w:rPr>
        <w:t>Sucumbência terrestre</w:t>
      </w:r>
      <w:r w:rsidR="00103339" w:rsidRPr="00A3036C">
        <w:rPr>
          <w:rFonts w:ascii="Times New Roman" w:eastAsia="Aptos" w:hAnsi="Times New Roman" w:cs="Times New Roman"/>
          <w:sz w:val="24"/>
          <w:szCs w:val="24"/>
        </w:rPr>
        <w:t xml:space="preserve"> à evolução</w:t>
      </w:r>
      <w:r w:rsidR="00E80502" w:rsidRPr="00A3036C">
        <w:rPr>
          <w:rFonts w:ascii="Times New Roman" w:eastAsia="Aptos" w:hAnsi="Times New Roman" w:cs="Times New Roman"/>
          <w:sz w:val="24"/>
          <w:szCs w:val="24"/>
        </w:rPr>
        <w:t xml:space="preserve"> supera em muito os </w:t>
      </w:r>
      <w:r w:rsidR="00E80502" w:rsidRPr="00A3036C">
        <w:rPr>
          <w:rFonts w:ascii="Times New Roman" w:eastAsia="Aptos" w:hAnsi="Times New Roman" w:cs="Times New Roman"/>
          <w:i/>
          <w:iCs/>
          <w:sz w:val="24"/>
          <w:szCs w:val="24"/>
        </w:rPr>
        <w:t xml:space="preserve">despertos </w:t>
      </w:r>
      <w:r w:rsidR="00E80502" w:rsidRPr="00A3036C">
        <w:rPr>
          <w:rFonts w:ascii="Times New Roman" w:eastAsia="Aptos" w:hAnsi="Times New Roman" w:cs="Times New Roman"/>
          <w:sz w:val="24"/>
          <w:szCs w:val="24"/>
        </w:rPr>
        <w:t xml:space="preserve">e prontos a experenciarem </w:t>
      </w:r>
      <w:r w:rsidR="00E80502" w:rsidRPr="00A3036C">
        <w:rPr>
          <w:rFonts w:ascii="Times New Roman" w:eastAsia="Aptos" w:hAnsi="Times New Roman" w:cs="Times New Roman"/>
          <w:i/>
          <w:iCs/>
          <w:sz w:val="24"/>
          <w:szCs w:val="24"/>
        </w:rPr>
        <w:t xml:space="preserve">o aprendizado da delicadeza </w:t>
      </w:r>
      <w:r w:rsidR="00E80502" w:rsidRPr="00A3036C">
        <w:rPr>
          <w:rFonts w:ascii="Times New Roman" w:eastAsia="Aptos" w:hAnsi="Times New Roman" w:cs="Times New Roman"/>
          <w:sz w:val="24"/>
          <w:szCs w:val="24"/>
        </w:rPr>
        <w:t>na estrada do</w:t>
      </w:r>
      <w:r w:rsidR="00E80502" w:rsidRPr="00A3036C">
        <w:rPr>
          <w:rFonts w:ascii="Times New Roman" w:eastAsia="Aptos" w:hAnsi="Times New Roman" w:cs="Times New Roman"/>
          <w:i/>
          <w:iCs/>
          <w:sz w:val="24"/>
          <w:szCs w:val="24"/>
        </w:rPr>
        <w:t xml:space="preserve"> quinto </w:t>
      </w:r>
      <w:r w:rsidR="00E80502" w:rsidRPr="00A3036C">
        <w:rPr>
          <w:rFonts w:ascii="Times New Roman" w:eastAsia="Aptos" w:hAnsi="Times New Roman" w:cs="Times New Roman"/>
          <w:sz w:val="24"/>
          <w:szCs w:val="24"/>
        </w:rPr>
        <w:t xml:space="preserve">ao </w:t>
      </w:r>
      <w:r w:rsidR="00E80502" w:rsidRPr="00A3036C">
        <w:rPr>
          <w:rFonts w:ascii="Times New Roman" w:eastAsia="Aptos" w:hAnsi="Times New Roman" w:cs="Times New Roman"/>
          <w:i/>
          <w:iCs/>
          <w:sz w:val="24"/>
          <w:szCs w:val="24"/>
        </w:rPr>
        <w:t>décimo segundo planos terráqueos</w:t>
      </w:r>
      <w:r w:rsidR="00E80502" w:rsidRPr="00A3036C">
        <w:rPr>
          <w:rFonts w:ascii="Times New Roman" w:eastAsia="Aptos" w:hAnsi="Times New Roman" w:cs="Times New Roman"/>
          <w:sz w:val="24"/>
          <w:szCs w:val="24"/>
        </w:rPr>
        <w:t xml:space="preserve"> em </w:t>
      </w:r>
      <w:r w:rsidR="00E80502" w:rsidRPr="00A3036C">
        <w:rPr>
          <w:rFonts w:ascii="Times New Roman" w:eastAsia="Aptos" w:hAnsi="Times New Roman" w:cs="Times New Roman"/>
          <w:b/>
          <w:bCs/>
          <w:sz w:val="24"/>
          <w:szCs w:val="24"/>
        </w:rPr>
        <w:t>Evoluirejá</w:t>
      </w:r>
      <w:r w:rsidR="00E80502" w:rsidRPr="00A3036C">
        <w:rPr>
          <w:rFonts w:ascii="Times New Roman" w:eastAsia="Aptos" w:hAnsi="Times New Roman" w:cs="Times New Roman"/>
          <w:sz w:val="24"/>
          <w:szCs w:val="24"/>
        </w:rPr>
        <w:t>.</w:t>
      </w:r>
    </w:p>
    <w:p w14:paraId="00C8F072" w14:textId="77777777" w:rsidR="007A4DBF" w:rsidRPr="00A3036C" w:rsidRDefault="008C3C5A" w:rsidP="007A4DB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Sentindo-se vitoriosos,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dominitilianos</w:t>
      </w:r>
      <w:r w:rsidR="00056FD9" w:rsidRPr="00A3036C">
        <w:rPr>
          <w:rFonts w:ascii="Times New Roman" w:eastAsia="Aptos" w:hAnsi="Times New Roman" w:cs="Times New Roman"/>
          <w:sz w:val="24"/>
          <w:szCs w:val="24"/>
        </w:rPr>
        <w:t xml:space="preserve"> cumprem com maestria as ordens de SUTA para manterem os </w:t>
      </w:r>
      <w:r w:rsidR="00EA2655" w:rsidRPr="00A3036C">
        <w:rPr>
          <w:rFonts w:ascii="Times New Roman" w:eastAsia="Aptos" w:hAnsi="Times New Roman" w:cs="Times New Roman"/>
          <w:sz w:val="24"/>
          <w:szCs w:val="24"/>
        </w:rPr>
        <w:t>terráqueos</w:t>
      </w:r>
      <w:r w:rsidR="009E4325" w:rsidRPr="00A3036C">
        <w:rPr>
          <w:rFonts w:ascii="Times New Roman" w:eastAsia="Aptos" w:hAnsi="Times New Roman" w:cs="Times New Roman"/>
          <w:sz w:val="24"/>
          <w:szCs w:val="24"/>
        </w:rPr>
        <w:t xml:space="preserve"> concentrados nas suas vidas materiais</w:t>
      </w:r>
      <w:r w:rsidR="002115C9" w:rsidRPr="00A3036C">
        <w:rPr>
          <w:rFonts w:ascii="Times New Roman" w:eastAsia="Aptos" w:hAnsi="Times New Roman" w:cs="Times New Roman"/>
          <w:sz w:val="24"/>
          <w:szCs w:val="24"/>
        </w:rPr>
        <w:t xml:space="preserve"> oportunizadas pelo governo</w:t>
      </w:r>
      <w:r w:rsidR="00F5185F" w:rsidRPr="00A3036C">
        <w:rPr>
          <w:rFonts w:ascii="Times New Roman" w:eastAsia="Aptos" w:hAnsi="Times New Roman" w:cs="Times New Roman"/>
          <w:sz w:val="24"/>
          <w:szCs w:val="24"/>
        </w:rPr>
        <w:t xml:space="preserve">, </w:t>
      </w:r>
      <w:r w:rsidR="009E4325" w:rsidRPr="00A3036C">
        <w:rPr>
          <w:rFonts w:ascii="Times New Roman" w:eastAsia="Aptos" w:hAnsi="Times New Roman" w:cs="Times New Roman"/>
          <w:sz w:val="24"/>
          <w:szCs w:val="24"/>
        </w:rPr>
        <w:t>buscando conforto</w:t>
      </w:r>
      <w:r w:rsidR="00740F91" w:rsidRPr="00A3036C">
        <w:rPr>
          <w:rFonts w:ascii="Times New Roman" w:eastAsia="Aptos" w:hAnsi="Times New Roman" w:cs="Times New Roman"/>
          <w:sz w:val="24"/>
          <w:szCs w:val="24"/>
        </w:rPr>
        <w:t xml:space="preserve"> na IMSD — Independência Mundial dos Servos de Deu</w:t>
      </w:r>
      <w:r w:rsidR="00CA511D" w:rsidRPr="00A3036C">
        <w:rPr>
          <w:rFonts w:ascii="Times New Roman" w:eastAsia="Aptos" w:hAnsi="Times New Roman" w:cs="Times New Roman"/>
          <w:sz w:val="24"/>
          <w:szCs w:val="24"/>
        </w:rPr>
        <w:t>s, informando-se</w:t>
      </w:r>
      <w:r w:rsidR="00F5185F" w:rsidRPr="00A3036C">
        <w:rPr>
          <w:rFonts w:ascii="Times New Roman" w:eastAsia="Aptos" w:hAnsi="Times New Roman" w:cs="Times New Roman"/>
          <w:sz w:val="24"/>
          <w:szCs w:val="24"/>
        </w:rPr>
        <w:t xml:space="preserve"> e se formando, respectivamente,</w:t>
      </w:r>
      <w:r w:rsidR="00CA511D" w:rsidRPr="00A3036C">
        <w:rPr>
          <w:rFonts w:ascii="Times New Roman" w:eastAsia="Aptos" w:hAnsi="Times New Roman" w:cs="Times New Roman"/>
          <w:sz w:val="24"/>
          <w:szCs w:val="24"/>
        </w:rPr>
        <w:t xml:space="preserve"> por uma mídi</w:t>
      </w:r>
      <w:r w:rsidR="003F1207" w:rsidRPr="00A3036C">
        <w:rPr>
          <w:rFonts w:ascii="Times New Roman" w:eastAsia="Aptos" w:hAnsi="Times New Roman" w:cs="Times New Roman"/>
          <w:sz w:val="24"/>
          <w:szCs w:val="24"/>
        </w:rPr>
        <w:t xml:space="preserve">a </w:t>
      </w:r>
      <w:r w:rsidR="001F7980" w:rsidRPr="00A3036C">
        <w:rPr>
          <w:rFonts w:ascii="Times New Roman" w:eastAsia="Aptos" w:hAnsi="Times New Roman" w:cs="Times New Roman"/>
          <w:sz w:val="24"/>
          <w:szCs w:val="24"/>
        </w:rPr>
        <w:t xml:space="preserve">e educação </w:t>
      </w:r>
      <w:r w:rsidR="00070218" w:rsidRPr="00A3036C">
        <w:rPr>
          <w:rFonts w:ascii="Times New Roman" w:eastAsia="Aptos" w:hAnsi="Times New Roman" w:cs="Times New Roman"/>
          <w:sz w:val="24"/>
          <w:szCs w:val="24"/>
        </w:rPr>
        <w:t>pelega</w:t>
      </w:r>
      <w:r w:rsidR="001F7980" w:rsidRPr="00A3036C">
        <w:rPr>
          <w:rFonts w:ascii="Times New Roman" w:eastAsia="Aptos" w:hAnsi="Times New Roman" w:cs="Times New Roman"/>
          <w:sz w:val="24"/>
          <w:szCs w:val="24"/>
        </w:rPr>
        <w:t>s.</w:t>
      </w:r>
    </w:p>
    <w:p w14:paraId="1595FC34" w14:textId="77777777" w:rsidR="000E1993" w:rsidRPr="00A3036C" w:rsidRDefault="00785627" w:rsidP="007A4DB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Terráqueos </w:t>
      </w:r>
      <w:r w:rsidR="00C022A7" w:rsidRPr="00A3036C">
        <w:rPr>
          <w:rFonts w:ascii="Times New Roman" w:eastAsia="Aptos" w:hAnsi="Times New Roman" w:cs="Times New Roman"/>
          <w:sz w:val="24"/>
          <w:szCs w:val="24"/>
        </w:rPr>
        <w:t>evocam Deus pelos desejos de conquistas materiais</w:t>
      </w:r>
      <w:r w:rsidR="00F8069E" w:rsidRPr="00A3036C">
        <w:rPr>
          <w:rFonts w:ascii="Times New Roman" w:eastAsia="Aptos" w:hAnsi="Times New Roman" w:cs="Times New Roman"/>
          <w:sz w:val="24"/>
          <w:szCs w:val="24"/>
        </w:rPr>
        <w:t xml:space="preserve">, </w:t>
      </w:r>
      <w:r w:rsidR="00F8069E" w:rsidRPr="00A3036C">
        <w:rPr>
          <w:rFonts w:ascii="Times New Roman" w:eastAsia="Aptos" w:hAnsi="Times New Roman" w:cs="Times New Roman"/>
          <w:i/>
          <w:iCs/>
          <w:sz w:val="24"/>
          <w:szCs w:val="24"/>
        </w:rPr>
        <w:t>quanto mais tenho, mais quero</w:t>
      </w:r>
      <w:r w:rsidR="006658A6" w:rsidRPr="00A3036C">
        <w:rPr>
          <w:rFonts w:ascii="Times New Roman" w:eastAsia="Aptos" w:hAnsi="Times New Roman" w:cs="Times New Roman"/>
          <w:sz w:val="24"/>
          <w:szCs w:val="24"/>
        </w:rPr>
        <w:t>, estimulados por histórias de sucessos</w:t>
      </w:r>
      <w:r w:rsidR="006E7C81" w:rsidRPr="00A3036C">
        <w:rPr>
          <w:rFonts w:ascii="Times New Roman" w:eastAsia="Aptos" w:hAnsi="Times New Roman" w:cs="Times New Roman"/>
          <w:sz w:val="24"/>
          <w:szCs w:val="24"/>
        </w:rPr>
        <w:t xml:space="preserve"> em diversos segmentos sociais</w:t>
      </w:r>
      <w:r w:rsidR="001C5BF2" w:rsidRPr="00A3036C">
        <w:rPr>
          <w:rFonts w:ascii="Times New Roman" w:eastAsia="Aptos" w:hAnsi="Times New Roman" w:cs="Times New Roman"/>
          <w:sz w:val="24"/>
          <w:szCs w:val="24"/>
        </w:rPr>
        <w:t>. Nada é mais importante de que o dinheiro</w:t>
      </w:r>
      <w:r w:rsidR="0018234E" w:rsidRPr="00A3036C">
        <w:rPr>
          <w:rFonts w:ascii="Times New Roman" w:eastAsia="Aptos" w:hAnsi="Times New Roman" w:cs="Times New Roman"/>
          <w:sz w:val="24"/>
          <w:szCs w:val="24"/>
        </w:rPr>
        <w:t>, e só ele com a benção da IMSD</w:t>
      </w:r>
      <w:r w:rsidR="00422BA9" w:rsidRPr="00A3036C">
        <w:rPr>
          <w:rFonts w:ascii="Times New Roman" w:eastAsia="Aptos" w:hAnsi="Times New Roman" w:cs="Times New Roman"/>
          <w:sz w:val="24"/>
          <w:szCs w:val="24"/>
        </w:rPr>
        <w:t xml:space="preserve"> </w:t>
      </w:r>
      <w:r w:rsidR="008B47B3" w:rsidRPr="00A3036C">
        <w:rPr>
          <w:rFonts w:ascii="Times New Roman" w:eastAsia="Aptos" w:hAnsi="Times New Roman" w:cs="Times New Roman"/>
          <w:sz w:val="24"/>
          <w:szCs w:val="24"/>
        </w:rPr>
        <w:t>levará o terrícola a conquistar</w:t>
      </w:r>
      <w:r w:rsidR="000E1993" w:rsidRPr="00A3036C">
        <w:rPr>
          <w:rFonts w:ascii="Times New Roman" w:eastAsia="Aptos" w:hAnsi="Times New Roman" w:cs="Times New Roman"/>
          <w:sz w:val="24"/>
          <w:szCs w:val="24"/>
        </w:rPr>
        <w:t xml:space="preserve"> o </w:t>
      </w:r>
      <w:r w:rsidR="000E1993" w:rsidRPr="00A3036C">
        <w:rPr>
          <w:rFonts w:ascii="Times New Roman" w:eastAsia="Aptos" w:hAnsi="Times New Roman" w:cs="Times New Roman"/>
          <w:i/>
          <w:iCs/>
          <w:sz w:val="24"/>
          <w:szCs w:val="24"/>
        </w:rPr>
        <w:t>berço divino</w:t>
      </w:r>
      <w:r w:rsidR="000E1993" w:rsidRPr="00A3036C">
        <w:rPr>
          <w:rFonts w:ascii="Times New Roman" w:eastAsia="Aptos" w:hAnsi="Times New Roman" w:cs="Times New Roman"/>
          <w:sz w:val="24"/>
          <w:szCs w:val="24"/>
        </w:rPr>
        <w:t>.</w:t>
      </w:r>
    </w:p>
    <w:p w14:paraId="78251999" w14:textId="77777777" w:rsidR="009360BA" w:rsidRPr="00A3036C" w:rsidRDefault="00956260" w:rsidP="007A4DB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Aproveitando-se do reinado das </w:t>
      </w:r>
      <w:r w:rsidRPr="00A3036C">
        <w:rPr>
          <w:rFonts w:ascii="Times New Roman" w:eastAsia="Aptos" w:hAnsi="Times New Roman" w:cs="Times New Roman"/>
          <w:i/>
          <w:iCs/>
          <w:sz w:val="24"/>
          <w:szCs w:val="24"/>
        </w:rPr>
        <w:t xml:space="preserve">paixões materiais </w:t>
      </w:r>
      <w:r w:rsidRPr="00A3036C">
        <w:rPr>
          <w:rFonts w:ascii="Times New Roman" w:eastAsia="Aptos" w:hAnsi="Times New Roman" w:cs="Times New Roman"/>
          <w:sz w:val="24"/>
          <w:szCs w:val="24"/>
        </w:rPr>
        <w:t>no orbe,</w:t>
      </w:r>
      <w:r w:rsidR="00A122CE" w:rsidRPr="00A3036C">
        <w:rPr>
          <w:rFonts w:ascii="Times New Roman" w:eastAsia="Aptos" w:hAnsi="Times New Roman" w:cs="Times New Roman"/>
          <w:sz w:val="24"/>
          <w:szCs w:val="24"/>
        </w:rPr>
        <w:t xml:space="preserve"> SUTA ordena a Emmanuel Jesus de Deus, enquanto reencarnação de Jesus Cristo</w:t>
      </w:r>
      <w:r w:rsidR="00DC1AAF" w:rsidRPr="00A3036C">
        <w:rPr>
          <w:rFonts w:ascii="Times New Roman" w:eastAsia="Aptos" w:hAnsi="Times New Roman" w:cs="Times New Roman"/>
          <w:sz w:val="24"/>
          <w:szCs w:val="24"/>
        </w:rPr>
        <w:t>, para fazer um novo pronunciamento global</w:t>
      </w:r>
      <w:r w:rsidR="00EF3DD3" w:rsidRPr="00A3036C">
        <w:rPr>
          <w:rFonts w:ascii="Times New Roman" w:eastAsia="Aptos" w:hAnsi="Times New Roman" w:cs="Times New Roman"/>
          <w:sz w:val="24"/>
          <w:szCs w:val="24"/>
        </w:rPr>
        <w:t xml:space="preserve"> para desqualificar </w:t>
      </w:r>
      <w:r w:rsidR="00EF3DD3" w:rsidRPr="00A3036C">
        <w:rPr>
          <w:rFonts w:ascii="Times New Roman" w:eastAsia="Aptos" w:hAnsi="Times New Roman" w:cs="Times New Roman"/>
          <w:sz w:val="24"/>
          <w:szCs w:val="24"/>
        </w:rPr>
        <w:lastRenderedPageBreak/>
        <w:t>o verdadeiro Jesus Cristo</w:t>
      </w:r>
      <w:r w:rsidR="00A75771" w:rsidRPr="00A3036C">
        <w:rPr>
          <w:rFonts w:ascii="Times New Roman" w:eastAsia="Aptos" w:hAnsi="Times New Roman" w:cs="Times New Roman"/>
          <w:sz w:val="24"/>
          <w:szCs w:val="24"/>
        </w:rPr>
        <w:t>, o qualificando como um</w:t>
      </w:r>
      <w:r w:rsidR="000E0071" w:rsidRPr="00A3036C">
        <w:rPr>
          <w:rFonts w:ascii="Times New Roman" w:eastAsia="Aptos" w:hAnsi="Times New Roman" w:cs="Times New Roman"/>
          <w:sz w:val="24"/>
          <w:szCs w:val="24"/>
        </w:rPr>
        <w:t xml:space="preserve"> </w:t>
      </w:r>
      <w:r w:rsidR="000E0071" w:rsidRPr="00A3036C">
        <w:rPr>
          <w:rFonts w:ascii="Times New Roman" w:eastAsia="Aptos" w:hAnsi="Times New Roman" w:cs="Times New Roman"/>
          <w:i/>
          <w:iCs/>
          <w:sz w:val="24"/>
          <w:szCs w:val="24"/>
        </w:rPr>
        <w:t>falso profeta</w:t>
      </w:r>
      <w:r w:rsidR="00A75771" w:rsidRPr="00A3036C">
        <w:rPr>
          <w:rFonts w:ascii="Times New Roman" w:eastAsia="Aptos" w:hAnsi="Times New Roman" w:cs="Times New Roman"/>
          <w:sz w:val="24"/>
          <w:szCs w:val="24"/>
        </w:rPr>
        <w:t xml:space="preserve"> enviado</w:t>
      </w:r>
      <w:r w:rsidR="00995D9C" w:rsidRPr="00A3036C">
        <w:rPr>
          <w:rFonts w:ascii="Times New Roman" w:eastAsia="Aptos" w:hAnsi="Times New Roman" w:cs="Times New Roman"/>
          <w:sz w:val="24"/>
          <w:szCs w:val="24"/>
        </w:rPr>
        <w:t xml:space="preserve"> da</w:t>
      </w:r>
      <w:r w:rsidR="0050366D" w:rsidRPr="00A3036C">
        <w:rPr>
          <w:rFonts w:ascii="Times New Roman" w:eastAsia="Aptos" w:hAnsi="Times New Roman" w:cs="Times New Roman"/>
          <w:sz w:val="24"/>
          <w:szCs w:val="24"/>
        </w:rPr>
        <w:t xml:space="preserve"> pretensa invasão</w:t>
      </w:r>
      <w:r w:rsidR="00995D9C" w:rsidRPr="00A3036C">
        <w:rPr>
          <w:rFonts w:ascii="Times New Roman" w:eastAsia="Aptos" w:hAnsi="Times New Roman" w:cs="Times New Roman"/>
          <w:sz w:val="24"/>
          <w:szCs w:val="24"/>
        </w:rPr>
        <w:t xml:space="preserve"> alienígena</w:t>
      </w:r>
      <w:r w:rsidR="000E0071" w:rsidRPr="00A3036C">
        <w:rPr>
          <w:rFonts w:ascii="Times New Roman" w:eastAsia="Aptos" w:hAnsi="Times New Roman" w:cs="Times New Roman"/>
          <w:sz w:val="24"/>
          <w:szCs w:val="24"/>
        </w:rPr>
        <w:t>.</w:t>
      </w:r>
      <w:r w:rsidR="00837D06" w:rsidRPr="00A3036C">
        <w:rPr>
          <w:rFonts w:ascii="Times New Roman" w:eastAsia="Aptos" w:hAnsi="Times New Roman" w:cs="Times New Roman"/>
          <w:sz w:val="24"/>
          <w:szCs w:val="24"/>
        </w:rPr>
        <w:t xml:space="preserve"> Aterrorizar a população terrestre e colocá-la em vigília com orações </w:t>
      </w:r>
      <w:r w:rsidR="009360BA" w:rsidRPr="00A3036C">
        <w:rPr>
          <w:rFonts w:ascii="Times New Roman" w:eastAsia="Aptos" w:hAnsi="Times New Roman" w:cs="Times New Roman"/>
          <w:sz w:val="24"/>
          <w:szCs w:val="24"/>
        </w:rPr>
        <w:t xml:space="preserve">orientadas por Jesus Cristo e </w:t>
      </w:r>
      <w:r w:rsidR="00837D06" w:rsidRPr="00A3036C">
        <w:rPr>
          <w:rFonts w:ascii="Times New Roman" w:eastAsia="Aptos" w:hAnsi="Times New Roman" w:cs="Times New Roman"/>
          <w:sz w:val="24"/>
          <w:szCs w:val="24"/>
        </w:rPr>
        <w:t>proclamadas</w:t>
      </w:r>
      <w:r w:rsidR="009360BA" w:rsidRPr="00A3036C">
        <w:rPr>
          <w:rFonts w:ascii="Times New Roman" w:eastAsia="Aptos" w:hAnsi="Times New Roman" w:cs="Times New Roman"/>
          <w:sz w:val="24"/>
          <w:szCs w:val="24"/>
        </w:rPr>
        <w:t xml:space="preserve"> por Emmanuel Jesus de Deus.</w:t>
      </w:r>
    </w:p>
    <w:p w14:paraId="5B88AC17" w14:textId="094C9FCC" w:rsidR="008C3C5A" w:rsidRPr="00A3036C" w:rsidRDefault="009360BA" w:rsidP="007A4DB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 </w:t>
      </w:r>
      <w:r w:rsidR="00547BA6" w:rsidRPr="00A3036C">
        <w:rPr>
          <w:rFonts w:ascii="Times New Roman" w:eastAsia="Aptos" w:hAnsi="Times New Roman" w:cs="Times New Roman"/>
          <w:sz w:val="24"/>
          <w:szCs w:val="24"/>
        </w:rPr>
        <w:t>Mais uma vez me dirijo a população terráquea</w:t>
      </w:r>
      <w:r w:rsidR="00297D1B" w:rsidRPr="00A3036C">
        <w:rPr>
          <w:rFonts w:ascii="Times New Roman" w:eastAsia="Aptos" w:hAnsi="Times New Roman" w:cs="Times New Roman"/>
          <w:sz w:val="24"/>
          <w:szCs w:val="24"/>
        </w:rPr>
        <w:t xml:space="preserve"> para alertá-la sobre um </w:t>
      </w:r>
      <w:r w:rsidR="00297D1B" w:rsidRPr="00A3036C">
        <w:rPr>
          <w:rFonts w:ascii="Times New Roman" w:eastAsia="Aptos" w:hAnsi="Times New Roman" w:cs="Times New Roman"/>
          <w:i/>
          <w:iCs/>
          <w:sz w:val="24"/>
          <w:szCs w:val="24"/>
        </w:rPr>
        <w:t xml:space="preserve">falso profeta </w:t>
      </w:r>
      <w:r w:rsidR="00BB4C34" w:rsidRPr="00A3036C">
        <w:rPr>
          <w:rFonts w:ascii="Times New Roman" w:eastAsia="Aptos" w:hAnsi="Times New Roman" w:cs="Times New Roman"/>
          <w:sz w:val="24"/>
          <w:szCs w:val="24"/>
        </w:rPr>
        <w:t xml:space="preserve">instruído </w:t>
      </w:r>
      <w:r w:rsidR="008A7319" w:rsidRPr="00A3036C">
        <w:rPr>
          <w:rFonts w:ascii="Times New Roman" w:eastAsia="Aptos" w:hAnsi="Times New Roman" w:cs="Times New Roman"/>
          <w:sz w:val="24"/>
          <w:szCs w:val="24"/>
        </w:rPr>
        <w:t>pelo pretenso invasor extraterrestre</w:t>
      </w:r>
      <w:r w:rsidR="004E3443" w:rsidRPr="00A3036C">
        <w:rPr>
          <w:rFonts w:ascii="Times New Roman" w:eastAsia="Aptos" w:hAnsi="Times New Roman" w:cs="Times New Roman"/>
          <w:sz w:val="24"/>
          <w:szCs w:val="24"/>
        </w:rPr>
        <w:t xml:space="preserve"> ― Emmanuel Jesus de Deus, </w:t>
      </w:r>
      <w:r w:rsidR="00873266" w:rsidRPr="00A3036C">
        <w:rPr>
          <w:rFonts w:ascii="Times New Roman" w:eastAsia="Aptos" w:hAnsi="Times New Roman" w:cs="Times New Roman"/>
          <w:sz w:val="24"/>
          <w:szCs w:val="24"/>
        </w:rPr>
        <w:t>encarado como a reencarnação de Jesus Cristo</w:t>
      </w:r>
      <w:r w:rsidR="004B3B11" w:rsidRPr="00A3036C">
        <w:rPr>
          <w:rFonts w:ascii="Times New Roman" w:eastAsia="Aptos" w:hAnsi="Times New Roman" w:cs="Times New Roman"/>
          <w:sz w:val="24"/>
          <w:szCs w:val="24"/>
        </w:rPr>
        <w:t xml:space="preserve">, proclama </w:t>
      </w:r>
      <w:r w:rsidR="004E3443" w:rsidRPr="00A3036C">
        <w:rPr>
          <w:rFonts w:ascii="Times New Roman" w:eastAsia="Aptos" w:hAnsi="Times New Roman" w:cs="Times New Roman"/>
          <w:sz w:val="24"/>
          <w:szCs w:val="24"/>
        </w:rPr>
        <w:t>―</w:t>
      </w:r>
      <w:r w:rsidR="004B3B11" w:rsidRPr="00A3036C">
        <w:rPr>
          <w:rFonts w:ascii="Times New Roman" w:eastAsia="Aptos" w:hAnsi="Times New Roman" w:cs="Times New Roman"/>
          <w:sz w:val="24"/>
          <w:szCs w:val="24"/>
        </w:rPr>
        <w:t xml:space="preserve"> Ele, representante do mal</w:t>
      </w:r>
      <w:r w:rsidR="004241D5" w:rsidRPr="00A3036C">
        <w:rPr>
          <w:rFonts w:ascii="Times New Roman" w:eastAsia="Aptos" w:hAnsi="Times New Roman" w:cs="Times New Roman"/>
          <w:sz w:val="24"/>
          <w:szCs w:val="24"/>
        </w:rPr>
        <w:t>, tentará reverter esta condição</w:t>
      </w:r>
      <w:r w:rsidR="00D10813" w:rsidRPr="00A3036C">
        <w:rPr>
          <w:rFonts w:ascii="Times New Roman" w:eastAsia="Aptos" w:hAnsi="Times New Roman" w:cs="Times New Roman"/>
          <w:sz w:val="24"/>
          <w:szCs w:val="24"/>
        </w:rPr>
        <w:t xml:space="preserve"> como o verdadeiro Jesus Cristo</w:t>
      </w:r>
      <w:r w:rsidR="00EB572A" w:rsidRPr="00A3036C">
        <w:rPr>
          <w:rFonts w:ascii="Times New Roman" w:eastAsia="Aptos" w:hAnsi="Times New Roman" w:cs="Times New Roman"/>
          <w:sz w:val="24"/>
          <w:szCs w:val="24"/>
        </w:rPr>
        <w:t xml:space="preserve"> e os verdadeiros religiosos não devem se levar por este serviça</w:t>
      </w:r>
      <w:r w:rsidR="00B15804" w:rsidRPr="00A3036C">
        <w:rPr>
          <w:rFonts w:ascii="Times New Roman" w:eastAsia="Aptos" w:hAnsi="Times New Roman" w:cs="Times New Roman"/>
          <w:sz w:val="24"/>
          <w:szCs w:val="24"/>
        </w:rPr>
        <w:t>l</w:t>
      </w:r>
      <w:r w:rsidR="006A7181" w:rsidRPr="00A3036C">
        <w:rPr>
          <w:rFonts w:ascii="Times New Roman" w:eastAsia="Aptos" w:hAnsi="Times New Roman" w:cs="Times New Roman"/>
          <w:sz w:val="24"/>
          <w:szCs w:val="24"/>
        </w:rPr>
        <w:t xml:space="preserve"> de uma invasão</w:t>
      </w:r>
      <w:r w:rsidR="00B15804" w:rsidRPr="00A3036C">
        <w:rPr>
          <w:rFonts w:ascii="Times New Roman" w:eastAsia="Aptos" w:hAnsi="Times New Roman" w:cs="Times New Roman"/>
          <w:sz w:val="24"/>
          <w:szCs w:val="24"/>
        </w:rPr>
        <w:t xml:space="preserve"> alienígena</w:t>
      </w:r>
      <w:r w:rsidR="008C3C5A" w:rsidRPr="00A3036C">
        <w:rPr>
          <w:rFonts w:ascii="Times New Roman" w:eastAsia="Aptos" w:hAnsi="Times New Roman" w:cs="Times New Roman"/>
          <w:i/>
          <w:iCs/>
          <w:sz w:val="24"/>
          <w:szCs w:val="24"/>
        </w:rPr>
        <w:t xml:space="preserve"> </w:t>
      </w:r>
      <w:r w:rsidR="006A7181" w:rsidRPr="00A3036C">
        <w:rPr>
          <w:rFonts w:ascii="Times New Roman" w:eastAsia="Aptos" w:hAnsi="Times New Roman" w:cs="Times New Roman"/>
          <w:i/>
          <w:iCs/>
          <w:sz w:val="24"/>
          <w:szCs w:val="24"/>
        </w:rPr>
        <w:t>―</w:t>
      </w:r>
      <w:r w:rsidR="006A7181" w:rsidRPr="00A3036C">
        <w:rPr>
          <w:rFonts w:ascii="Times New Roman" w:eastAsia="Aptos" w:hAnsi="Times New Roman" w:cs="Times New Roman"/>
          <w:sz w:val="24"/>
          <w:szCs w:val="24"/>
        </w:rPr>
        <w:t xml:space="preserve"> Amedronta </w:t>
      </w:r>
      <w:r w:rsidR="006A7181" w:rsidRPr="00A3036C">
        <w:rPr>
          <w:rFonts w:ascii="Times New Roman" w:eastAsia="Aptos" w:hAnsi="Times New Roman" w:cs="Times New Roman"/>
          <w:i/>
          <w:iCs/>
          <w:sz w:val="24"/>
          <w:szCs w:val="24"/>
        </w:rPr>
        <w:t xml:space="preserve">― </w:t>
      </w:r>
      <w:r w:rsidR="006A7181" w:rsidRPr="00A3036C">
        <w:rPr>
          <w:rFonts w:ascii="Times New Roman" w:eastAsia="Aptos" w:hAnsi="Times New Roman" w:cs="Times New Roman"/>
          <w:sz w:val="24"/>
          <w:szCs w:val="24"/>
        </w:rPr>
        <w:t>Jesus Cristo só existe um e o Deus-Pai</w:t>
      </w:r>
      <w:r w:rsidR="0099308B" w:rsidRPr="00A3036C">
        <w:rPr>
          <w:rFonts w:ascii="Times New Roman" w:eastAsia="Aptos" w:hAnsi="Times New Roman" w:cs="Times New Roman"/>
          <w:sz w:val="24"/>
          <w:szCs w:val="24"/>
        </w:rPr>
        <w:t>, permitira a minha reencarnação no invólucro corporal santificado de Emmanuel Jesus de Deus</w:t>
      </w:r>
      <w:r w:rsidR="00044D1E" w:rsidRPr="00A3036C">
        <w:rPr>
          <w:rFonts w:ascii="Times New Roman" w:eastAsia="Aptos" w:hAnsi="Times New Roman" w:cs="Times New Roman"/>
          <w:sz w:val="24"/>
          <w:szCs w:val="24"/>
        </w:rPr>
        <w:t xml:space="preserve"> e ponto ― Descarta</w:t>
      </w:r>
      <w:r w:rsidR="00D25B64" w:rsidRPr="00A3036C">
        <w:rPr>
          <w:rFonts w:ascii="Times New Roman" w:eastAsia="Aptos" w:hAnsi="Times New Roman" w:cs="Times New Roman"/>
          <w:sz w:val="24"/>
          <w:szCs w:val="24"/>
        </w:rPr>
        <w:t xml:space="preserve"> quaisquer outras possibilidades, a não ser a permitida</w:t>
      </w:r>
      <w:r w:rsidR="00566809" w:rsidRPr="00A3036C">
        <w:rPr>
          <w:rFonts w:ascii="Times New Roman" w:eastAsia="Aptos" w:hAnsi="Times New Roman" w:cs="Times New Roman"/>
          <w:sz w:val="24"/>
          <w:szCs w:val="24"/>
        </w:rPr>
        <w:t xml:space="preserve"> pelo verdadeiro Deus, aqui, representada única e exclusivamente pela IMSD </w:t>
      </w:r>
      <w:r w:rsidR="00044D1E" w:rsidRPr="00A3036C">
        <w:rPr>
          <w:rFonts w:ascii="Times New Roman" w:eastAsia="Aptos" w:hAnsi="Times New Roman" w:cs="Times New Roman"/>
          <w:sz w:val="24"/>
          <w:szCs w:val="24"/>
        </w:rPr>
        <w:t>―</w:t>
      </w:r>
      <w:r w:rsidR="0099308B" w:rsidRPr="00A3036C">
        <w:rPr>
          <w:rFonts w:ascii="Times New Roman" w:eastAsia="Aptos" w:hAnsi="Times New Roman" w:cs="Times New Roman"/>
          <w:sz w:val="24"/>
          <w:szCs w:val="24"/>
        </w:rPr>
        <w:t xml:space="preserve"> </w:t>
      </w:r>
      <w:r w:rsidR="006F4CB7" w:rsidRPr="00A3036C">
        <w:rPr>
          <w:rFonts w:ascii="Times New Roman" w:eastAsia="Aptos" w:hAnsi="Times New Roman" w:cs="Times New Roman"/>
          <w:sz w:val="24"/>
          <w:szCs w:val="24"/>
        </w:rPr>
        <w:t>Eu sou a verdade divinal</w:t>
      </w:r>
      <w:r w:rsidR="00B53E8A" w:rsidRPr="00A3036C">
        <w:rPr>
          <w:rFonts w:ascii="Times New Roman" w:eastAsia="Aptos" w:hAnsi="Times New Roman" w:cs="Times New Roman"/>
          <w:sz w:val="24"/>
          <w:szCs w:val="24"/>
        </w:rPr>
        <w:t xml:space="preserve"> e os fiéis </w:t>
      </w:r>
      <w:r w:rsidR="00EF0F6E" w:rsidRPr="00A3036C">
        <w:rPr>
          <w:rFonts w:ascii="Times New Roman" w:eastAsia="Aptos" w:hAnsi="Times New Roman" w:cs="Times New Roman"/>
          <w:sz w:val="24"/>
          <w:szCs w:val="24"/>
        </w:rPr>
        <w:t xml:space="preserve">a mim e a meu pai </w:t>
      </w:r>
      <w:r w:rsidR="0043434D" w:rsidRPr="00A3036C">
        <w:rPr>
          <w:rFonts w:ascii="Times New Roman" w:eastAsia="Aptos" w:hAnsi="Times New Roman" w:cs="Times New Roman"/>
          <w:sz w:val="24"/>
          <w:szCs w:val="24"/>
        </w:rPr>
        <w:t xml:space="preserve">reinarão na </w:t>
      </w:r>
      <w:r w:rsidR="00285F93" w:rsidRPr="00A3036C">
        <w:rPr>
          <w:rFonts w:ascii="Times New Roman" w:eastAsia="Aptos" w:hAnsi="Times New Roman" w:cs="Times New Roman"/>
          <w:sz w:val="24"/>
          <w:szCs w:val="24"/>
        </w:rPr>
        <w:t>Terra e no céu ― Reafirma o poder celestial</w:t>
      </w:r>
      <w:r w:rsidR="00B878FE" w:rsidRPr="00A3036C">
        <w:rPr>
          <w:rFonts w:ascii="Times New Roman" w:eastAsia="Aptos" w:hAnsi="Times New Roman" w:cs="Times New Roman"/>
          <w:sz w:val="24"/>
          <w:szCs w:val="24"/>
        </w:rPr>
        <w:t xml:space="preserve"> a maioria</w:t>
      </w:r>
      <w:r w:rsidR="000A45BD" w:rsidRPr="00A3036C">
        <w:rPr>
          <w:rFonts w:ascii="Times New Roman" w:eastAsia="Aptos" w:hAnsi="Times New Roman" w:cs="Times New Roman"/>
          <w:sz w:val="24"/>
          <w:szCs w:val="24"/>
        </w:rPr>
        <w:t xml:space="preserve"> da população </w:t>
      </w:r>
      <w:r w:rsidR="00B878FE" w:rsidRPr="00A3036C">
        <w:rPr>
          <w:rFonts w:ascii="Times New Roman" w:eastAsia="Aptos" w:hAnsi="Times New Roman" w:cs="Times New Roman"/>
          <w:sz w:val="24"/>
          <w:szCs w:val="24"/>
        </w:rPr>
        <w:t xml:space="preserve"> fidelizad</w:t>
      </w:r>
      <w:r w:rsidR="000A45BD" w:rsidRPr="00A3036C">
        <w:rPr>
          <w:rFonts w:ascii="Times New Roman" w:eastAsia="Aptos" w:hAnsi="Times New Roman" w:cs="Times New Roman"/>
          <w:sz w:val="24"/>
          <w:szCs w:val="24"/>
        </w:rPr>
        <w:t>a</w:t>
      </w:r>
      <w:r w:rsidR="00B878FE" w:rsidRPr="00A3036C">
        <w:rPr>
          <w:rFonts w:ascii="Times New Roman" w:eastAsia="Aptos" w:hAnsi="Times New Roman" w:cs="Times New Roman"/>
          <w:sz w:val="24"/>
          <w:szCs w:val="24"/>
        </w:rPr>
        <w:t xml:space="preserve"> a IMSD</w:t>
      </w:r>
      <w:r w:rsidR="000A45BD" w:rsidRPr="00A3036C">
        <w:rPr>
          <w:rFonts w:ascii="Times New Roman" w:eastAsia="Aptos" w:hAnsi="Times New Roman" w:cs="Times New Roman"/>
          <w:sz w:val="24"/>
          <w:szCs w:val="24"/>
        </w:rPr>
        <w:t xml:space="preserve"> </w:t>
      </w:r>
      <w:r w:rsidR="00285F93" w:rsidRPr="00A3036C">
        <w:rPr>
          <w:rFonts w:ascii="Times New Roman" w:eastAsia="Aptos" w:hAnsi="Times New Roman" w:cs="Times New Roman"/>
          <w:sz w:val="24"/>
          <w:szCs w:val="24"/>
        </w:rPr>
        <w:t>―</w:t>
      </w:r>
      <w:r w:rsidR="000A45BD" w:rsidRPr="00A3036C">
        <w:rPr>
          <w:rFonts w:ascii="Times New Roman" w:eastAsia="Aptos" w:hAnsi="Times New Roman" w:cs="Times New Roman"/>
          <w:sz w:val="24"/>
          <w:szCs w:val="24"/>
        </w:rPr>
        <w:t xml:space="preserve"> </w:t>
      </w:r>
      <w:r w:rsidR="00663764" w:rsidRPr="00A3036C">
        <w:rPr>
          <w:rFonts w:ascii="Times New Roman" w:eastAsia="Aptos" w:hAnsi="Times New Roman" w:cs="Times New Roman"/>
          <w:sz w:val="24"/>
          <w:szCs w:val="24"/>
        </w:rPr>
        <w:t>Nós, através da IMSD, indicamos o caminho</w:t>
      </w:r>
      <w:r w:rsidR="00CB6F02" w:rsidRPr="00A3036C">
        <w:rPr>
          <w:rFonts w:ascii="Times New Roman" w:eastAsia="Aptos" w:hAnsi="Times New Roman" w:cs="Times New Roman"/>
          <w:sz w:val="24"/>
          <w:szCs w:val="24"/>
        </w:rPr>
        <w:t xml:space="preserve"> certo</w:t>
      </w:r>
      <w:r w:rsidR="00663764" w:rsidRPr="00A3036C">
        <w:rPr>
          <w:rFonts w:ascii="Times New Roman" w:eastAsia="Aptos" w:hAnsi="Times New Roman" w:cs="Times New Roman"/>
          <w:sz w:val="24"/>
          <w:szCs w:val="24"/>
        </w:rPr>
        <w:t xml:space="preserve"> a ser seguido</w:t>
      </w:r>
      <w:r w:rsidR="00FF62BD" w:rsidRPr="00A3036C">
        <w:rPr>
          <w:rFonts w:ascii="Times New Roman" w:eastAsia="Aptos" w:hAnsi="Times New Roman" w:cs="Times New Roman"/>
          <w:sz w:val="24"/>
          <w:szCs w:val="24"/>
        </w:rPr>
        <w:t xml:space="preserve"> e cabe ao terrícola segui-lo sem contestá-lo para assim ser</w:t>
      </w:r>
      <w:r w:rsidR="007D0879" w:rsidRPr="00A3036C">
        <w:rPr>
          <w:rFonts w:ascii="Times New Roman" w:eastAsia="Aptos" w:hAnsi="Times New Roman" w:cs="Times New Roman"/>
          <w:sz w:val="24"/>
          <w:szCs w:val="24"/>
        </w:rPr>
        <w:t xml:space="preserve"> agraciado </w:t>
      </w:r>
      <w:r w:rsidR="000A45BD" w:rsidRPr="00A3036C">
        <w:rPr>
          <w:rFonts w:ascii="Times New Roman" w:eastAsia="Aptos" w:hAnsi="Times New Roman" w:cs="Times New Roman"/>
          <w:sz w:val="24"/>
          <w:szCs w:val="24"/>
        </w:rPr>
        <w:t>―</w:t>
      </w:r>
      <w:r w:rsidR="005F5FCD" w:rsidRPr="00A3036C">
        <w:rPr>
          <w:rFonts w:ascii="Times New Roman" w:eastAsia="Aptos" w:hAnsi="Times New Roman" w:cs="Times New Roman"/>
          <w:sz w:val="24"/>
          <w:szCs w:val="24"/>
        </w:rPr>
        <w:t xml:space="preserve"> Ameaçador ― </w:t>
      </w:r>
      <w:r w:rsidR="00C62AC8" w:rsidRPr="00A3036C">
        <w:rPr>
          <w:rFonts w:ascii="Times New Roman" w:eastAsia="Aptos" w:hAnsi="Times New Roman" w:cs="Times New Roman"/>
          <w:sz w:val="24"/>
          <w:szCs w:val="24"/>
        </w:rPr>
        <w:t>Orem ao verdadeiro Deus e serão atendidos</w:t>
      </w:r>
      <w:r w:rsidR="003A5FC4" w:rsidRPr="00A3036C">
        <w:rPr>
          <w:rFonts w:ascii="Times New Roman" w:eastAsia="Aptos" w:hAnsi="Times New Roman" w:cs="Times New Roman"/>
          <w:sz w:val="24"/>
          <w:szCs w:val="24"/>
        </w:rPr>
        <w:t xml:space="preserve"> por seus respectivos merecimento</w:t>
      </w:r>
      <w:r w:rsidR="005A03ED" w:rsidRPr="00A3036C">
        <w:rPr>
          <w:rFonts w:ascii="Times New Roman" w:eastAsia="Aptos" w:hAnsi="Times New Roman" w:cs="Times New Roman"/>
          <w:sz w:val="24"/>
          <w:szCs w:val="24"/>
        </w:rPr>
        <w:t xml:space="preserve">s ― </w:t>
      </w:r>
      <w:r w:rsidR="001B2901" w:rsidRPr="00A3036C">
        <w:rPr>
          <w:rFonts w:ascii="Times New Roman" w:eastAsia="Aptos" w:hAnsi="Times New Roman" w:cs="Times New Roman"/>
          <w:sz w:val="24"/>
          <w:szCs w:val="24"/>
        </w:rPr>
        <w:t>Convoca aos terrícolas para rezarem</w:t>
      </w:r>
      <w:r w:rsidR="002350CC" w:rsidRPr="00A3036C">
        <w:rPr>
          <w:rFonts w:ascii="Times New Roman" w:eastAsia="Aptos" w:hAnsi="Times New Roman" w:cs="Times New Roman"/>
          <w:sz w:val="24"/>
          <w:szCs w:val="24"/>
        </w:rPr>
        <w:t>, inconscientemente,</w:t>
      </w:r>
      <w:r w:rsidR="001B2901" w:rsidRPr="00A3036C">
        <w:rPr>
          <w:rFonts w:ascii="Times New Roman" w:eastAsia="Aptos" w:hAnsi="Times New Roman" w:cs="Times New Roman"/>
          <w:sz w:val="24"/>
          <w:szCs w:val="24"/>
        </w:rPr>
        <w:t xml:space="preserve"> para Algozlenirus</w:t>
      </w:r>
      <w:r w:rsidR="00314C7B" w:rsidRPr="00A3036C">
        <w:rPr>
          <w:rFonts w:ascii="Times New Roman" w:eastAsia="Aptos" w:hAnsi="Times New Roman" w:cs="Times New Roman"/>
          <w:sz w:val="24"/>
          <w:szCs w:val="24"/>
        </w:rPr>
        <w:t xml:space="preserve">, o Deus da Terra, e todos assim o fazem </w:t>
      </w:r>
      <w:r w:rsidR="005A03ED" w:rsidRPr="00A3036C">
        <w:rPr>
          <w:rFonts w:ascii="Times New Roman" w:eastAsia="Aptos" w:hAnsi="Times New Roman" w:cs="Times New Roman"/>
          <w:sz w:val="24"/>
          <w:szCs w:val="24"/>
        </w:rPr>
        <w:t>―</w:t>
      </w:r>
      <w:r w:rsidR="007C7D86" w:rsidRPr="00A3036C">
        <w:rPr>
          <w:rFonts w:ascii="Times New Roman" w:eastAsia="Aptos" w:hAnsi="Times New Roman" w:cs="Times New Roman"/>
          <w:sz w:val="24"/>
          <w:szCs w:val="24"/>
        </w:rPr>
        <w:t xml:space="preserve"> Aviso divinal está dado e o terráqueo decide o seu </w:t>
      </w:r>
      <w:r w:rsidR="007C7D86" w:rsidRPr="00A3036C">
        <w:rPr>
          <w:rFonts w:ascii="Times New Roman" w:eastAsia="Aptos" w:hAnsi="Times New Roman" w:cs="Times New Roman"/>
          <w:i/>
          <w:iCs/>
          <w:sz w:val="24"/>
          <w:szCs w:val="24"/>
        </w:rPr>
        <w:t>caminho sem volta</w:t>
      </w:r>
      <w:r w:rsidR="002350CC" w:rsidRPr="00A3036C">
        <w:rPr>
          <w:rFonts w:ascii="Times New Roman" w:eastAsia="Aptos" w:hAnsi="Times New Roman" w:cs="Times New Roman"/>
          <w:sz w:val="24"/>
          <w:szCs w:val="24"/>
        </w:rPr>
        <w:t xml:space="preserve"> </w:t>
      </w:r>
      <w:r w:rsidR="00E609B0" w:rsidRPr="00A3036C">
        <w:rPr>
          <w:rFonts w:ascii="Times New Roman" w:eastAsia="Aptos" w:hAnsi="Times New Roman" w:cs="Times New Roman"/>
          <w:sz w:val="24"/>
          <w:szCs w:val="24"/>
        </w:rPr>
        <w:t xml:space="preserve">para conquistar a prosperidade </w:t>
      </w:r>
      <w:r w:rsidR="001006CE" w:rsidRPr="00A3036C">
        <w:rPr>
          <w:rFonts w:ascii="Times New Roman" w:eastAsia="Aptos" w:hAnsi="Times New Roman" w:cs="Times New Roman"/>
          <w:sz w:val="24"/>
          <w:szCs w:val="24"/>
        </w:rPr>
        <w:t>ou se deixa</w:t>
      </w:r>
      <w:r w:rsidR="00B17D66" w:rsidRPr="00A3036C">
        <w:rPr>
          <w:rFonts w:ascii="Times New Roman" w:eastAsia="Aptos" w:hAnsi="Times New Roman" w:cs="Times New Roman"/>
          <w:sz w:val="24"/>
          <w:szCs w:val="24"/>
        </w:rPr>
        <w:t>rá</w:t>
      </w:r>
      <w:r w:rsidR="001006CE" w:rsidRPr="00A3036C">
        <w:rPr>
          <w:rFonts w:ascii="Times New Roman" w:eastAsia="Aptos" w:hAnsi="Times New Roman" w:cs="Times New Roman"/>
          <w:sz w:val="24"/>
          <w:szCs w:val="24"/>
        </w:rPr>
        <w:t xml:space="preserve"> enganar</w:t>
      </w:r>
      <w:r w:rsidR="00A32F66" w:rsidRPr="00A3036C">
        <w:rPr>
          <w:rFonts w:ascii="Times New Roman" w:eastAsia="Aptos" w:hAnsi="Times New Roman" w:cs="Times New Roman"/>
          <w:sz w:val="24"/>
          <w:szCs w:val="24"/>
        </w:rPr>
        <w:t xml:space="preserve"> por mais um </w:t>
      </w:r>
      <w:r w:rsidR="00A32F66" w:rsidRPr="00A3036C">
        <w:rPr>
          <w:rFonts w:ascii="Times New Roman" w:eastAsia="Aptos" w:hAnsi="Times New Roman" w:cs="Times New Roman"/>
          <w:i/>
          <w:iCs/>
          <w:sz w:val="24"/>
          <w:szCs w:val="24"/>
        </w:rPr>
        <w:t>falso profeta</w:t>
      </w:r>
      <w:r w:rsidR="00A32F66" w:rsidRPr="00A3036C">
        <w:rPr>
          <w:rFonts w:ascii="Times New Roman" w:eastAsia="Aptos" w:hAnsi="Times New Roman" w:cs="Times New Roman"/>
          <w:sz w:val="24"/>
          <w:szCs w:val="24"/>
        </w:rPr>
        <w:t>. ▬ encerra.</w:t>
      </w:r>
    </w:p>
    <w:p w14:paraId="2CA61AA9" w14:textId="77777777" w:rsidR="00A32F66" w:rsidRPr="00A3036C" w:rsidRDefault="00A32F66" w:rsidP="007A4DBF">
      <w:pPr>
        <w:spacing w:after="0" w:line="256" w:lineRule="auto"/>
        <w:jc w:val="both"/>
        <w:rPr>
          <w:rFonts w:ascii="Times New Roman" w:eastAsia="Aptos" w:hAnsi="Times New Roman" w:cs="Times New Roman"/>
          <w:sz w:val="24"/>
          <w:szCs w:val="24"/>
        </w:rPr>
      </w:pPr>
    </w:p>
    <w:p w14:paraId="250CECE6" w14:textId="77777777" w:rsidR="00113988" w:rsidRPr="00A3036C" w:rsidRDefault="00A32F66" w:rsidP="007A4DB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Manifestações </w:t>
      </w:r>
      <w:r w:rsidR="00303530" w:rsidRPr="00A3036C">
        <w:rPr>
          <w:rFonts w:ascii="Times New Roman" w:eastAsia="Aptos" w:hAnsi="Times New Roman" w:cs="Times New Roman"/>
          <w:sz w:val="24"/>
          <w:szCs w:val="24"/>
        </w:rPr>
        <w:t>em todo o orbe favoráveis ao discurso de Emmanuel Jesus de Deus</w:t>
      </w:r>
      <w:r w:rsidR="005C2DB3" w:rsidRPr="00A3036C">
        <w:rPr>
          <w:rFonts w:ascii="Times New Roman" w:eastAsia="Aptos" w:hAnsi="Times New Roman" w:cs="Times New Roman"/>
          <w:sz w:val="24"/>
          <w:szCs w:val="24"/>
        </w:rPr>
        <w:t xml:space="preserve">, considerado a reencarnação de Jesus Cristo, satisfazem o Sistema Terra. </w:t>
      </w:r>
    </w:p>
    <w:p w14:paraId="5F3AF161" w14:textId="6F6F89F8" w:rsidR="00A82E37" w:rsidRPr="00A3036C" w:rsidRDefault="00625A22" w:rsidP="007A4DBF">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 xml:space="preserve">O </w:t>
      </w:r>
      <w:r w:rsidRPr="00A3036C">
        <w:rPr>
          <w:rFonts w:ascii="Times New Roman" w:eastAsia="Aptos" w:hAnsi="Times New Roman" w:cs="Times New Roman"/>
          <w:i/>
          <w:iCs/>
          <w:sz w:val="24"/>
          <w:szCs w:val="24"/>
        </w:rPr>
        <w:t xml:space="preserve">pacote de maldades </w:t>
      </w:r>
      <w:r w:rsidRPr="00A3036C">
        <w:rPr>
          <w:rFonts w:ascii="Times New Roman" w:eastAsia="Aptos" w:hAnsi="Times New Roman" w:cs="Times New Roman"/>
          <w:sz w:val="24"/>
          <w:szCs w:val="24"/>
        </w:rPr>
        <w:t xml:space="preserve">vem cumprindo na política assistencialista do </w:t>
      </w:r>
      <w:r w:rsidRPr="00A3036C">
        <w:rPr>
          <w:rFonts w:ascii="Times New Roman" w:eastAsia="Aptos" w:hAnsi="Times New Roman" w:cs="Times New Roman"/>
          <w:i/>
          <w:iCs/>
          <w:sz w:val="24"/>
          <w:szCs w:val="24"/>
        </w:rPr>
        <w:t xml:space="preserve">morde e assopra </w:t>
      </w:r>
      <w:r w:rsidR="009658F3" w:rsidRPr="00A3036C">
        <w:rPr>
          <w:rFonts w:ascii="Times New Roman" w:eastAsia="Aptos" w:hAnsi="Times New Roman" w:cs="Times New Roman"/>
          <w:sz w:val="24"/>
          <w:szCs w:val="24"/>
        </w:rPr>
        <w:t>o objetivo de manutenção de ondas eletromagnéticas negativas</w:t>
      </w:r>
      <w:r w:rsidR="00307ECA" w:rsidRPr="00A3036C">
        <w:rPr>
          <w:rFonts w:ascii="Times New Roman" w:eastAsia="Aptos" w:hAnsi="Times New Roman" w:cs="Times New Roman"/>
          <w:sz w:val="24"/>
          <w:szCs w:val="24"/>
        </w:rPr>
        <w:t xml:space="preserve"> influenciando o livre arbítrio humano</w:t>
      </w:r>
      <w:r w:rsidR="00013D86" w:rsidRPr="00A3036C">
        <w:rPr>
          <w:rFonts w:ascii="Times New Roman" w:eastAsia="Aptos" w:hAnsi="Times New Roman" w:cs="Times New Roman"/>
          <w:sz w:val="24"/>
          <w:szCs w:val="24"/>
        </w:rPr>
        <w:t xml:space="preserve"> e o impedindo de ser parte do </w:t>
      </w:r>
      <w:r w:rsidR="00013D86" w:rsidRPr="00A3036C">
        <w:rPr>
          <w:rFonts w:ascii="Times New Roman" w:eastAsia="Aptos" w:hAnsi="Times New Roman" w:cs="Times New Roman"/>
          <w:i/>
          <w:iCs/>
          <w:sz w:val="24"/>
          <w:szCs w:val="24"/>
        </w:rPr>
        <w:t xml:space="preserve">despertar em massa </w:t>
      </w:r>
      <w:r w:rsidR="00013D86" w:rsidRPr="00A3036C">
        <w:rPr>
          <w:rFonts w:ascii="Times New Roman" w:eastAsia="Aptos" w:hAnsi="Times New Roman" w:cs="Times New Roman"/>
          <w:sz w:val="24"/>
          <w:szCs w:val="24"/>
        </w:rPr>
        <w:t xml:space="preserve">cada vez mais </w:t>
      </w:r>
      <w:r w:rsidR="00751D4B" w:rsidRPr="00A3036C">
        <w:rPr>
          <w:rFonts w:ascii="Times New Roman" w:eastAsia="Aptos" w:hAnsi="Times New Roman" w:cs="Times New Roman"/>
          <w:sz w:val="24"/>
          <w:szCs w:val="24"/>
        </w:rPr>
        <w:t>longínquo da maiori</w:t>
      </w:r>
      <w:r w:rsidR="00A82E37" w:rsidRPr="00A3036C">
        <w:rPr>
          <w:rFonts w:ascii="Times New Roman" w:eastAsia="Aptos" w:hAnsi="Times New Roman" w:cs="Times New Roman"/>
          <w:sz w:val="24"/>
          <w:szCs w:val="24"/>
        </w:rPr>
        <w:t>a populacional do globo.</w:t>
      </w:r>
    </w:p>
    <w:p w14:paraId="36912EEB" w14:textId="218CC6F8" w:rsidR="00113988" w:rsidRPr="00A3036C" w:rsidRDefault="00A82E37" w:rsidP="001139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Vibração de </w:t>
      </w:r>
      <w:r w:rsidRPr="00A3036C">
        <w:rPr>
          <w:rFonts w:ascii="Times New Roman" w:eastAsia="Aptos" w:hAnsi="Times New Roman" w:cs="Times New Roman"/>
          <w:i/>
          <w:iCs/>
          <w:sz w:val="24"/>
          <w:szCs w:val="24"/>
        </w:rPr>
        <w:t xml:space="preserve">os donos do mundo </w:t>
      </w:r>
      <w:r w:rsidR="00E24936" w:rsidRPr="00A3036C">
        <w:rPr>
          <w:rFonts w:ascii="Times New Roman" w:eastAsia="Aptos" w:hAnsi="Times New Roman" w:cs="Times New Roman"/>
          <w:sz w:val="24"/>
          <w:szCs w:val="24"/>
        </w:rPr>
        <w:t>contrasta com a decepção da Resistência Dimensional</w:t>
      </w:r>
      <w:r w:rsidR="00237D7A" w:rsidRPr="00A3036C">
        <w:rPr>
          <w:rFonts w:ascii="Times New Roman" w:eastAsia="Aptos" w:hAnsi="Times New Roman" w:cs="Times New Roman"/>
          <w:sz w:val="24"/>
          <w:szCs w:val="24"/>
        </w:rPr>
        <w:t xml:space="preserve"> fadada, neste momento, a vigília filosófica do Eu Sou. </w:t>
      </w:r>
      <w:r w:rsidR="00822923" w:rsidRPr="00A3036C">
        <w:rPr>
          <w:rFonts w:ascii="Times New Roman" w:eastAsia="Aptos" w:hAnsi="Times New Roman" w:cs="Times New Roman"/>
          <w:i/>
          <w:iCs/>
          <w:sz w:val="24"/>
          <w:szCs w:val="24"/>
        </w:rPr>
        <w:t xml:space="preserve">Eu Sou a consciência... </w:t>
      </w:r>
      <w:r w:rsidR="00237D7A" w:rsidRPr="00A3036C">
        <w:rPr>
          <w:rFonts w:ascii="Times New Roman" w:eastAsia="Aptos" w:hAnsi="Times New Roman" w:cs="Times New Roman"/>
          <w:i/>
          <w:iCs/>
          <w:sz w:val="24"/>
          <w:szCs w:val="24"/>
        </w:rPr>
        <w:t>Eu Sou a energia... Eu Sou a</w:t>
      </w:r>
      <w:r w:rsidR="00822923" w:rsidRPr="00A3036C">
        <w:rPr>
          <w:rFonts w:ascii="Times New Roman" w:eastAsia="Aptos" w:hAnsi="Times New Roman" w:cs="Times New Roman"/>
          <w:i/>
          <w:iCs/>
          <w:sz w:val="24"/>
          <w:szCs w:val="24"/>
        </w:rPr>
        <w:t xml:space="preserve"> luz...</w:t>
      </w:r>
      <w:r w:rsidR="00E23581" w:rsidRPr="00A3036C">
        <w:rPr>
          <w:rFonts w:ascii="Times New Roman" w:eastAsia="Aptos" w:hAnsi="Times New Roman" w:cs="Times New Roman"/>
          <w:i/>
          <w:iCs/>
          <w:sz w:val="24"/>
          <w:szCs w:val="24"/>
        </w:rPr>
        <w:t xml:space="preserve"> Eu Sou o coração... </w:t>
      </w:r>
      <w:r w:rsidR="00822923" w:rsidRPr="00A3036C">
        <w:rPr>
          <w:rFonts w:ascii="Times New Roman" w:eastAsia="Aptos" w:hAnsi="Times New Roman" w:cs="Times New Roman"/>
          <w:i/>
          <w:iCs/>
          <w:sz w:val="24"/>
          <w:szCs w:val="24"/>
        </w:rPr>
        <w:t xml:space="preserve"> Eu Sou o amor... Eu Sou a evolução... </w:t>
      </w:r>
      <w:r w:rsidR="001B7C46" w:rsidRPr="00A3036C">
        <w:rPr>
          <w:rFonts w:ascii="Times New Roman" w:eastAsia="Aptos" w:hAnsi="Times New Roman" w:cs="Times New Roman"/>
          <w:i/>
          <w:iCs/>
          <w:sz w:val="24"/>
          <w:szCs w:val="24"/>
        </w:rPr>
        <w:t>Eu Sou o Escritor da existência humana... Eu Sou o perfeito equilíbrio do corpo, da mente e de espírito..., Eu Sou a conexão com o Eu Superior... Eu Sou o amor incondicional... Eu Tenho... Eu Sou... Eu Agradeç</w:t>
      </w:r>
      <w:r w:rsidR="00CB314F" w:rsidRPr="00A3036C">
        <w:rPr>
          <w:rFonts w:ascii="Times New Roman" w:eastAsia="Aptos" w:hAnsi="Times New Roman" w:cs="Times New Roman"/>
          <w:i/>
          <w:iCs/>
          <w:sz w:val="24"/>
          <w:szCs w:val="24"/>
        </w:rPr>
        <w:t>o.</w:t>
      </w:r>
      <w:r w:rsidR="00CB314F" w:rsidRPr="00A3036C">
        <w:rPr>
          <w:rFonts w:ascii="Times New Roman" w:eastAsia="Aptos" w:hAnsi="Times New Roman" w:cs="Times New Roman"/>
          <w:sz w:val="24"/>
          <w:szCs w:val="24"/>
        </w:rPr>
        <w:t xml:space="preserve"> No entanto a persistência da maioria humana </w:t>
      </w:r>
      <w:r w:rsidR="00BF7315" w:rsidRPr="00A3036C">
        <w:rPr>
          <w:rFonts w:ascii="Times New Roman" w:eastAsia="Aptos" w:hAnsi="Times New Roman" w:cs="Times New Roman"/>
          <w:sz w:val="24"/>
          <w:szCs w:val="24"/>
        </w:rPr>
        <w:t xml:space="preserve">em idolatrar o </w:t>
      </w:r>
      <w:r w:rsidR="00BF7315" w:rsidRPr="00A3036C">
        <w:rPr>
          <w:rFonts w:ascii="Times New Roman" w:eastAsia="Aptos" w:hAnsi="Times New Roman" w:cs="Times New Roman"/>
          <w:i/>
          <w:iCs/>
          <w:sz w:val="24"/>
          <w:szCs w:val="24"/>
        </w:rPr>
        <w:t xml:space="preserve">apego </w:t>
      </w:r>
      <w:r w:rsidR="00BF7315" w:rsidRPr="00A3036C">
        <w:rPr>
          <w:rFonts w:ascii="Times New Roman" w:eastAsia="Aptos" w:hAnsi="Times New Roman" w:cs="Times New Roman"/>
          <w:sz w:val="24"/>
          <w:szCs w:val="24"/>
        </w:rPr>
        <w:t>materializado do Sistema Terra</w:t>
      </w:r>
      <w:r w:rsidR="00E426DF" w:rsidRPr="00A3036C">
        <w:rPr>
          <w:rFonts w:ascii="Times New Roman" w:eastAsia="Aptos" w:hAnsi="Times New Roman" w:cs="Times New Roman"/>
          <w:sz w:val="24"/>
          <w:szCs w:val="24"/>
        </w:rPr>
        <w:t xml:space="preserve"> está definindo os </w:t>
      </w:r>
      <w:r w:rsidR="00BF7315" w:rsidRPr="00A3036C">
        <w:rPr>
          <w:rFonts w:ascii="Times New Roman" w:eastAsia="Aptos" w:hAnsi="Times New Roman" w:cs="Times New Roman"/>
          <w:sz w:val="24"/>
          <w:szCs w:val="24"/>
        </w:rPr>
        <w:t xml:space="preserve"> </w:t>
      </w:r>
      <w:r w:rsidR="00E426DF" w:rsidRPr="00A3036C">
        <w:rPr>
          <w:rFonts w:ascii="Times New Roman" w:eastAsia="Aptos" w:hAnsi="Times New Roman" w:cs="Times New Roman"/>
          <w:b/>
          <w:bCs/>
        </w:rPr>
        <w:t>e</w:t>
      </w:r>
      <w:r w:rsidR="00E426DF" w:rsidRPr="00A3036C">
        <w:rPr>
          <w:rFonts w:ascii="Times New Roman" w:eastAsia="Aptos" w:hAnsi="Times New Roman" w:cs="Times New Roman"/>
          <w:b/>
          <w:bCs/>
          <w:color w:val="FF0000"/>
        </w:rPr>
        <w:t>X</w:t>
      </w:r>
      <w:r w:rsidR="00E426DF" w:rsidRPr="00A3036C">
        <w:rPr>
          <w:rFonts w:ascii="Times New Roman" w:eastAsia="Aptos" w:hAnsi="Times New Roman" w:cs="Times New Roman"/>
          <w:b/>
          <w:bCs/>
        </w:rPr>
        <w:t xml:space="preserve">ilados da </w:t>
      </w:r>
      <w:r w:rsidR="00E426DF" w:rsidRPr="00A3036C">
        <w:rPr>
          <w:rFonts w:ascii="Times New Roman" w:eastAsia="Aptos" w:hAnsi="Times New Roman" w:cs="Times New Roman"/>
          <w:b/>
          <w:bCs/>
          <w:color w:val="7030A0"/>
        </w:rPr>
        <w:t>T</w:t>
      </w:r>
      <w:r w:rsidR="00E426DF" w:rsidRPr="00A3036C">
        <w:rPr>
          <w:rFonts w:ascii="Times New Roman" w:eastAsia="Aptos" w:hAnsi="Times New Roman" w:cs="Times New Roman"/>
          <w:b/>
          <w:bCs/>
        </w:rPr>
        <w:t xml:space="preserve">erra </w:t>
      </w:r>
      <w:r w:rsidR="00E426DF" w:rsidRPr="00A3036C">
        <w:rPr>
          <w:rFonts w:ascii="Times New Roman" w:eastAsia="Aptos" w:hAnsi="Times New Roman" w:cs="Times New Roman"/>
          <w:b/>
          <w:bCs/>
          <w:sz w:val="24"/>
          <w:szCs w:val="24"/>
        </w:rPr>
        <w:t>─ passado pacto para o futuro</w:t>
      </w:r>
      <w:r w:rsidR="00E426DF" w:rsidRPr="00A3036C">
        <w:rPr>
          <w:rFonts w:ascii="Times New Roman" w:eastAsia="Aptos" w:hAnsi="Times New Roman" w:cs="Times New Roman"/>
          <w:sz w:val="24"/>
          <w:szCs w:val="24"/>
        </w:rPr>
        <w:t>.</w:t>
      </w:r>
      <w:r w:rsidR="00A11D68" w:rsidRPr="00A3036C">
        <w:rPr>
          <w:rFonts w:ascii="Times New Roman" w:eastAsia="Aptos" w:hAnsi="Times New Roman" w:cs="Times New Roman"/>
          <w:sz w:val="24"/>
          <w:szCs w:val="24"/>
        </w:rPr>
        <w:t xml:space="preserve"> </w:t>
      </w:r>
    </w:p>
    <w:p w14:paraId="64BF051F" w14:textId="77777777" w:rsidR="00113988" w:rsidRPr="00A3036C" w:rsidRDefault="00CF6010" w:rsidP="001139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População terráquea</w:t>
      </w:r>
      <w:r w:rsidR="00593E66" w:rsidRPr="00A3036C">
        <w:rPr>
          <w:rFonts w:ascii="Times New Roman" w:eastAsia="Aptos" w:hAnsi="Times New Roman" w:cs="Times New Roman"/>
          <w:sz w:val="24"/>
          <w:szCs w:val="24"/>
        </w:rPr>
        <w:t xml:space="preserve"> </w:t>
      </w:r>
      <w:r w:rsidR="00E36A07" w:rsidRPr="00A3036C">
        <w:rPr>
          <w:rFonts w:ascii="Times New Roman" w:eastAsia="Aptos" w:hAnsi="Times New Roman" w:cs="Times New Roman"/>
          <w:sz w:val="24"/>
          <w:szCs w:val="24"/>
        </w:rPr>
        <w:t xml:space="preserve">anda na </w:t>
      </w:r>
      <w:r w:rsidR="00FA2223" w:rsidRPr="00A3036C">
        <w:rPr>
          <w:rFonts w:ascii="Times New Roman" w:eastAsia="Aptos" w:hAnsi="Times New Roman" w:cs="Times New Roman"/>
          <w:i/>
          <w:iCs/>
          <w:sz w:val="24"/>
          <w:szCs w:val="24"/>
        </w:rPr>
        <w:t xml:space="preserve">contramão </w:t>
      </w:r>
      <w:r w:rsidR="002A153E" w:rsidRPr="00A3036C">
        <w:rPr>
          <w:rFonts w:ascii="Times New Roman" w:eastAsia="Aptos" w:hAnsi="Times New Roman" w:cs="Times New Roman"/>
          <w:sz w:val="24"/>
          <w:szCs w:val="24"/>
        </w:rPr>
        <w:t>do processo evolutivo</w:t>
      </w:r>
      <w:r w:rsidR="00926618" w:rsidRPr="00A3036C">
        <w:rPr>
          <w:rFonts w:ascii="Times New Roman" w:eastAsia="Aptos" w:hAnsi="Times New Roman" w:cs="Times New Roman"/>
          <w:sz w:val="24"/>
          <w:szCs w:val="24"/>
        </w:rPr>
        <w:t>,</w:t>
      </w:r>
      <w:r w:rsidR="002A153E" w:rsidRPr="00A3036C">
        <w:rPr>
          <w:rFonts w:ascii="Times New Roman" w:eastAsia="Aptos" w:hAnsi="Times New Roman" w:cs="Times New Roman"/>
          <w:sz w:val="24"/>
          <w:szCs w:val="24"/>
        </w:rPr>
        <w:t xml:space="preserve"> em curso</w:t>
      </w:r>
      <w:r w:rsidR="00926618" w:rsidRPr="00A3036C">
        <w:rPr>
          <w:rFonts w:ascii="Times New Roman" w:eastAsia="Aptos" w:hAnsi="Times New Roman" w:cs="Times New Roman"/>
          <w:sz w:val="24"/>
          <w:szCs w:val="24"/>
        </w:rPr>
        <w:t>,</w:t>
      </w:r>
      <w:r w:rsidR="002A153E" w:rsidRPr="00A3036C">
        <w:rPr>
          <w:rFonts w:ascii="Times New Roman" w:eastAsia="Aptos" w:hAnsi="Times New Roman" w:cs="Times New Roman"/>
          <w:sz w:val="24"/>
          <w:szCs w:val="24"/>
        </w:rPr>
        <w:t xml:space="preserve"> determinado pelo SEU —</w:t>
      </w:r>
      <w:r w:rsidR="00C95841" w:rsidRPr="00A3036C">
        <w:rPr>
          <w:rFonts w:ascii="Times New Roman" w:eastAsia="Aptos" w:hAnsi="Times New Roman" w:cs="Times New Roman"/>
          <w:sz w:val="24"/>
          <w:szCs w:val="24"/>
        </w:rPr>
        <w:t xml:space="preserve"> Soberana Energia Universal</w:t>
      </w:r>
      <w:r w:rsidR="00555E75" w:rsidRPr="00A3036C">
        <w:rPr>
          <w:rFonts w:ascii="Times New Roman" w:eastAsia="Aptos" w:hAnsi="Times New Roman" w:cs="Times New Roman"/>
          <w:sz w:val="24"/>
          <w:szCs w:val="24"/>
        </w:rPr>
        <w:t xml:space="preserve">. </w:t>
      </w:r>
    </w:p>
    <w:p w14:paraId="4CA61F78" w14:textId="7DDB6502" w:rsidR="00113988" w:rsidRPr="00A3036C" w:rsidRDefault="00A450AF" w:rsidP="001139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SUTA —</w:t>
      </w:r>
      <w:r w:rsidR="00555E75" w:rsidRPr="00A3036C">
        <w:rPr>
          <w:rFonts w:ascii="Times New Roman" w:eastAsia="Aptos" w:hAnsi="Times New Roman" w:cs="Times New Roman"/>
          <w:sz w:val="24"/>
          <w:szCs w:val="24"/>
        </w:rPr>
        <w:t xml:space="preserve"> </w:t>
      </w:r>
      <w:r w:rsidR="00113988"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Senhor Universal das Trevas e seus pares: </w:t>
      </w:r>
      <w:r w:rsidRPr="00A3036C">
        <w:rPr>
          <w:rFonts w:ascii="Times New Roman" w:eastAsia="Aptos" w:hAnsi="Times New Roman" w:cs="Times New Roman"/>
          <w:i/>
          <w:iCs/>
          <w:sz w:val="24"/>
          <w:szCs w:val="24"/>
        </w:rPr>
        <w:t>malenirus</w:t>
      </w:r>
      <w:r w:rsidRPr="00A3036C">
        <w:rPr>
          <w:rFonts w:ascii="Times New Roman" w:eastAsia="Aptos" w:hAnsi="Times New Roman" w:cs="Times New Roman"/>
          <w:sz w:val="24"/>
          <w:szCs w:val="24"/>
        </w:rPr>
        <w:t xml:space="preserve">, </w:t>
      </w:r>
      <w:r w:rsidRPr="00A3036C">
        <w:rPr>
          <w:rFonts w:ascii="Times New Roman" w:eastAsia="Aptos" w:hAnsi="Times New Roman" w:cs="Times New Roman"/>
          <w:i/>
          <w:iCs/>
          <w:sz w:val="24"/>
          <w:szCs w:val="24"/>
        </w:rPr>
        <w:t xml:space="preserve">reinonaques </w:t>
      </w:r>
      <w:r w:rsidRPr="00A3036C">
        <w:rPr>
          <w:rFonts w:ascii="Times New Roman" w:eastAsia="Aptos" w:hAnsi="Times New Roman" w:cs="Times New Roman"/>
          <w:sz w:val="24"/>
          <w:szCs w:val="24"/>
        </w:rPr>
        <w:t xml:space="preserve">e </w:t>
      </w:r>
      <w:r w:rsidRPr="00A3036C">
        <w:rPr>
          <w:rFonts w:ascii="Times New Roman" w:eastAsia="Aptos" w:hAnsi="Times New Roman" w:cs="Times New Roman"/>
          <w:i/>
          <w:iCs/>
          <w:sz w:val="24"/>
          <w:szCs w:val="24"/>
        </w:rPr>
        <w:t xml:space="preserve">dominitilianos </w:t>
      </w:r>
      <w:r w:rsidRPr="00A3036C">
        <w:rPr>
          <w:rFonts w:ascii="Times New Roman" w:eastAsia="Aptos" w:hAnsi="Times New Roman" w:cs="Times New Roman"/>
          <w:sz w:val="24"/>
          <w:szCs w:val="24"/>
        </w:rPr>
        <w:t>regozijam-se com o mal exercício do livre arbítrio human</w:t>
      </w:r>
      <w:r w:rsidR="00DD0EFF" w:rsidRPr="00A3036C">
        <w:rPr>
          <w:rFonts w:ascii="Times New Roman" w:eastAsia="Aptos" w:hAnsi="Times New Roman" w:cs="Times New Roman"/>
          <w:sz w:val="24"/>
          <w:szCs w:val="24"/>
        </w:rPr>
        <w:t>o garantidor da postergação do Sistema Terra estabelecido por milênios.</w:t>
      </w:r>
      <w:r w:rsidR="00482321" w:rsidRPr="00A3036C">
        <w:rPr>
          <w:rFonts w:ascii="Times New Roman" w:eastAsia="Aptos" w:hAnsi="Times New Roman" w:cs="Times New Roman"/>
          <w:sz w:val="24"/>
          <w:szCs w:val="24"/>
        </w:rPr>
        <w:t xml:space="preserve"> </w:t>
      </w:r>
    </w:p>
    <w:p w14:paraId="7B8F4A1D" w14:textId="5B9B06EF" w:rsidR="00634FF4" w:rsidRPr="00A3036C" w:rsidRDefault="00F92A09" w:rsidP="0011398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Articulações, </w:t>
      </w:r>
      <w:r w:rsidR="00F57106" w:rsidRPr="00A3036C">
        <w:rPr>
          <w:rFonts w:ascii="Times New Roman" w:eastAsia="Aptos" w:hAnsi="Times New Roman" w:cs="Times New Roman"/>
          <w:sz w:val="24"/>
          <w:szCs w:val="24"/>
        </w:rPr>
        <w:t>b</w:t>
      </w:r>
      <w:r w:rsidR="000D0A92" w:rsidRPr="00A3036C">
        <w:rPr>
          <w:rFonts w:ascii="Times New Roman" w:eastAsia="Aptos" w:hAnsi="Times New Roman" w:cs="Times New Roman"/>
          <w:sz w:val="24"/>
          <w:szCs w:val="24"/>
        </w:rPr>
        <w:t>onificaçõe</w:t>
      </w:r>
      <w:r w:rsidR="00F57106" w:rsidRPr="00A3036C">
        <w:rPr>
          <w:rFonts w:ascii="Times New Roman" w:eastAsia="Aptos" w:hAnsi="Times New Roman" w:cs="Times New Roman"/>
          <w:sz w:val="24"/>
          <w:szCs w:val="24"/>
        </w:rPr>
        <w:t>s,</w:t>
      </w:r>
      <w:r w:rsidR="000D0A92" w:rsidRPr="00A3036C">
        <w:rPr>
          <w:rFonts w:ascii="Times New Roman" w:eastAsia="Aptos" w:hAnsi="Times New Roman" w:cs="Times New Roman"/>
          <w:sz w:val="24"/>
          <w:szCs w:val="24"/>
        </w:rPr>
        <w:t xml:space="preserve"> </w:t>
      </w:r>
      <w:r w:rsidR="00912168" w:rsidRPr="00A3036C">
        <w:rPr>
          <w:rFonts w:ascii="Times New Roman" w:eastAsia="Aptos" w:hAnsi="Times New Roman" w:cs="Times New Roman"/>
          <w:sz w:val="24"/>
          <w:szCs w:val="24"/>
        </w:rPr>
        <w:t>c</w:t>
      </w:r>
      <w:r w:rsidR="00B86237" w:rsidRPr="00A3036C">
        <w:rPr>
          <w:rFonts w:ascii="Times New Roman" w:eastAsia="Aptos" w:hAnsi="Times New Roman" w:cs="Times New Roman"/>
          <w:sz w:val="24"/>
          <w:szCs w:val="24"/>
        </w:rPr>
        <w:t>orrupçõe</w:t>
      </w:r>
      <w:r w:rsidR="00912168" w:rsidRPr="00A3036C">
        <w:rPr>
          <w:rFonts w:ascii="Times New Roman" w:eastAsia="Aptos" w:hAnsi="Times New Roman" w:cs="Times New Roman"/>
          <w:sz w:val="24"/>
          <w:szCs w:val="24"/>
        </w:rPr>
        <w:t xml:space="preserve">s, desencontros, especulações, financiamentos, </w:t>
      </w:r>
      <w:r w:rsidR="00AC454E" w:rsidRPr="00A3036C">
        <w:rPr>
          <w:rFonts w:ascii="Times New Roman" w:eastAsia="Aptos" w:hAnsi="Times New Roman" w:cs="Times New Roman"/>
          <w:sz w:val="24"/>
          <w:szCs w:val="24"/>
        </w:rPr>
        <w:t xml:space="preserve">garantias, </w:t>
      </w:r>
      <w:r w:rsidR="00AA7D35" w:rsidRPr="00A3036C">
        <w:rPr>
          <w:rFonts w:ascii="Times New Roman" w:eastAsia="Aptos" w:hAnsi="Times New Roman" w:cs="Times New Roman"/>
          <w:sz w:val="24"/>
          <w:szCs w:val="24"/>
        </w:rPr>
        <w:t xml:space="preserve">habitações, </w:t>
      </w:r>
      <w:r w:rsidR="00592A90" w:rsidRPr="00A3036C">
        <w:rPr>
          <w:rFonts w:ascii="Times New Roman" w:eastAsia="Aptos" w:hAnsi="Times New Roman" w:cs="Times New Roman"/>
          <w:sz w:val="24"/>
          <w:szCs w:val="24"/>
        </w:rPr>
        <w:t xml:space="preserve">independências, </w:t>
      </w:r>
      <w:r w:rsidR="00475E16" w:rsidRPr="00A3036C">
        <w:rPr>
          <w:rFonts w:ascii="Times New Roman" w:eastAsia="Aptos" w:hAnsi="Times New Roman" w:cs="Times New Roman"/>
          <w:sz w:val="24"/>
          <w:szCs w:val="24"/>
        </w:rPr>
        <w:t xml:space="preserve">jovialidades, liberdades, </w:t>
      </w:r>
      <w:r w:rsidR="004A7570" w:rsidRPr="00A3036C">
        <w:rPr>
          <w:rFonts w:ascii="Times New Roman" w:eastAsia="Aptos" w:hAnsi="Times New Roman" w:cs="Times New Roman"/>
          <w:sz w:val="24"/>
          <w:szCs w:val="24"/>
        </w:rPr>
        <w:t xml:space="preserve">monetizações, negligências, ostentações, </w:t>
      </w:r>
      <w:r w:rsidR="00B86237" w:rsidRPr="00A3036C">
        <w:rPr>
          <w:rFonts w:ascii="Times New Roman" w:eastAsia="Aptos" w:hAnsi="Times New Roman" w:cs="Times New Roman"/>
          <w:sz w:val="24"/>
          <w:szCs w:val="24"/>
        </w:rPr>
        <w:t xml:space="preserve">preconceitos, qualificações, ultrajes, </w:t>
      </w:r>
      <w:r w:rsidR="005443AF" w:rsidRPr="00A3036C">
        <w:rPr>
          <w:rFonts w:ascii="Times New Roman" w:eastAsia="Aptos" w:hAnsi="Times New Roman" w:cs="Times New Roman"/>
          <w:sz w:val="24"/>
          <w:szCs w:val="24"/>
        </w:rPr>
        <w:t>vol</w:t>
      </w:r>
      <w:r w:rsidR="004A4026" w:rsidRPr="00A3036C">
        <w:rPr>
          <w:rFonts w:ascii="Times New Roman" w:eastAsia="Aptos" w:hAnsi="Times New Roman" w:cs="Times New Roman"/>
          <w:sz w:val="24"/>
          <w:szCs w:val="24"/>
        </w:rPr>
        <w:t xml:space="preserve">úpias, xenofobias </w:t>
      </w:r>
      <w:r w:rsidR="0037526F" w:rsidRPr="00A3036C">
        <w:rPr>
          <w:rFonts w:ascii="Times New Roman" w:eastAsia="Aptos" w:hAnsi="Times New Roman" w:cs="Times New Roman"/>
          <w:sz w:val="24"/>
          <w:szCs w:val="24"/>
        </w:rPr>
        <w:t>e zoneamentos</w:t>
      </w:r>
      <w:r w:rsidR="00026D5B" w:rsidRPr="00A3036C">
        <w:rPr>
          <w:rFonts w:ascii="Times New Roman" w:eastAsia="Aptos" w:hAnsi="Times New Roman" w:cs="Times New Roman"/>
          <w:sz w:val="24"/>
          <w:szCs w:val="24"/>
        </w:rPr>
        <w:t>.</w:t>
      </w:r>
      <w:r w:rsidR="0037526F" w:rsidRPr="00A3036C">
        <w:rPr>
          <w:rFonts w:ascii="Times New Roman" w:eastAsia="Aptos" w:hAnsi="Times New Roman" w:cs="Times New Roman"/>
          <w:sz w:val="24"/>
          <w:szCs w:val="24"/>
        </w:rPr>
        <w:t xml:space="preserve"> </w:t>
      </w:r>
      <w:r w:rsidR="00026D5B" w:rsidRPr="00A3036C">
        <w:rPr>
          <w:rFonts w:ascii="Times New Roman" w:eastAsia="Aptos" w:hAnsi="Times New Roman" w:cs="Times New Roman"/>
          <w:sz w:val="24"/>
          <w:szCs w:val="24"/>
        </w:rPr>
        <w:t xml:space="preserve">Ações </w:t>
      </w:r>
      <w:r w:rsidR="0021257F" w:rsidRPr="00A3036C">
        <w:rPr>
          <w:rFonts w:ascii="Times New Roman" w:eastAsia="Aptos" w:hAnsi="Times New Roman" w:cs="Times New Roman"/>
          <w:sz w:val="24"/>
          <w:szCs w:val="24"/>
        </w:rPr>
        <w:t>corrobora</w:t>
      </w:r>
      <w:r w:rsidR="004140D7" w:rsidRPr="00A3036C">
        <w:rPr>
          <w:rFonts w:ascii="Times New Roman" w:eastAsia="Aptos" w:hAnsi="Times New Roman" w:cs="Times New Roman"/>
          <w:sz w:val="24"/>
          <w:szCs w:val="24"/>
        </w:rPr>
        <w:t>m</w:t>
      </w:r>
      <w:r w:rsidR="0037526F" w:rsidRPr="00A3036C">
        <w:rPr>
          <w:rFonts w:ascii="Times New Roman" w:eastAsia="Aptos" w:hAnsi="Times New Roman" w:cs="Times New Roman"/>
          <w:sz w:val="24"/>
          <w:szCs w:val="24"/>
        </w:rPr>
        <w:t xml:space="preserve"> para</w:t>
      </w:r>
      <w:r w:rsidR="0007108E" w:rsidRPr="00A3036C">
        <w:rPr>
          <w:rFonts w:ascii="Times New Roman" w:eastAsia="Aptos" w:hAnsi="Times New Roman" w:cs="Times New Roman"/>
          <w:sz w:val="24"/>
          <w:szCs w:val="24"/>
        </w:rPr>
        <w:t xml:space="preserve"> esta realidade</w:t>
      </w:r>
      <w:r w:rsidR="004140D7" w:rsidRPr="00A3036C">
        <w:rPr>
          <w:rFonts w:ascii="Times New Roman" w:eastAsia="Aptos" w:hAnsi="Times New Roman" w:cs="Times New Roman"/>
          <w:sz w:val="24"/>
          <w:szCs w:val="24"/>
        </w:rPr>
        <w:t>,</w:t>
      </w:r>
      <w:r w:rsidR="0007108E" w:rsidRPr="00A3036C">
        <w:rPr>
          <w:rFonts w:ascii="Times New Roman" w:eastAsia="Aptos" w:hAnsi="Times New Roman" w:cs="Times New Roman"/>
          <w:sz w:val="24"/>
          <w:szCs w:val="24"/>
        </w:rPr>
        <w:t xml:space="preserve"> onde muitos sustentam os luxos de pouco</w:t>
      </w:r>
      <w:r w:rsidR="00F23BCD" w:rsidRPr="00A3036C">
        <w:rPr>
          <w:rFonts w:ascii="Times New Roman" w:eastAsia="Aptos" w:hAnsi="Times New Roman" w:cs="Times New Roman"/>
          <w:sz w:val="24"/>
          <w:szCs w:val="24"/>
        </w:rPr>
        <w:t>s comprometidos, enquanto humanos</w:t>
      </w:r>
      <w:r w:rsidR="005C791D" w:rsidRPr="00A3036C">
        <w:rPr>
          <w:rFonts w:ascii="Times New Roman" w:eastAsia="Aptos" w:hAnsi="Times New Roman" w:cs="Times New Roman"/>
          <w:sz w:val="24"/>
          <w:szCs w:val="24"/>
        </w:rPr>
        <w:t xml:space="preserve"> planetários, dimensionais e</w:t>
      </w:r>
      <w:r w:rsidR="00F23BCD" w:rsidRPr="00A3036C">
        <w:rPr>
          <w:rFonts w:ascii="Times New Roman" w:eastAsia="Aptos" w:hAnsi="Times New Roman" w:cs="Times New Roman"/>
          <w:sz w:val="24"/>
          <w:szCs w:val="24"/>
        </w:rPr>
        <w:t xml:space="preserve"> híbridos</w:t>
      </w:r>
      <w:r w:rsidR="007210F9" w:rsidRPr="00A3036C">
        <w:rPr>
          <w:rFonts w:ascii="Times New Roman" w:eastAsia="Aptos" w:hAnsi="Times New Roman" w:cs="Times New Roman"/>
          <w:sz w:val="24"/>
          <w:szCs w:val="24"/>
        </w:rPr>
        <w:t>, estes aparelhando os pilares sistêmicos: governo, religião, mídia e educação</w:t>
      </w:r>
      <w:r w:rsidR="0021257F" w:rsidRPr="00A3036C">
        <w:rPr>
          <w:rFonts w:ascii="Times New Roman" w:eastAsia="Aptos" w:hAnsi="Times New Roman" w:cs="Times New Roman"/>
          <w:sz w:val="24"/>
          <w:szCs w:val="24"/>
        </w:rPr>
        <w:t xml:space="preserve"> com o Sistema Terra</w:t>
      </w:r>
      <w:r w:rsidR="00026D5B" w:rsidRPr="00A3036C">
        <w:rPr>
          <w:rFonts w:ascii="Times New Roman" w:eastAsia="Aptos" w:hAnsi="Times New Roman" w:cs="Times New Roman"/>
          <w:sz w:val="24"/>
          <w:szCs w:val="24"/>
        </w:rPr>
        <w:t>.</w:t>
      </w:r>
      <w:r w:rsidR="00DD6808" w:rsidRPr="00A3036C">
        <w:rPr>
          <w:rFonts w:ascii="Times New Roman" w:eastAsia="Aptos" w:hAnsi="Times New Roman" w:cs="Times New Roman"/>
          <w:sz w:val="24"/>
          <w:szCs w:val="24"/>
        </w:rPr>
        <w:t xml:space="preserve"> </w:t>
      </w:r>
      <w:r w:rsidR="005F4770" w:rsidRPr="00A3036C">
        <w:rPr>
          <w:rFonts w:ascii="Times New Roman" w:eastAsia="Aptos" w:hAnsi="Times New Roman" w:cs="Times New Roman"/>
          <w:sz w:val="24"/>
          <w:szCs w:val="24"/>
        </w:rPr>
        <w:t xml:space="preserve">Tudo </w:t>
      </w:r>
      <w:r w:rsidR="005F4770" w:rsidRPr="00A3036C">
        <w:rPr>
          <w:rFonts w:ascii="Times New Roman" w:eastAsia="Aptos" w:hAnsi="Times New Roman" w:cs="Times New Roman"/>
          <w:sz w:val="24"/>
          <w:szCs w:val="24"/>
        </w:rPr>
        <w:lastRenderedPageBreak/>
        <w:t xml:space="preserve">sustentado pelo orgulho, </w:t>
      </w:r>
      <w:r w:rsidR="005F4770" w:rsidRPr="00A3036C">
        <w:rPr>
          <w:rFonts w:ascii="Times New Roman" w:eastAsia="Aptos" w:hAnsi="Times New Roman" w:cs="Times New Roman"/>
          <w:i/>
          <w:iCs/>
          <w:sz w:val="24"/>
          <w:szCs w:val="24"/>
        </w:rPr>
        <w:t>pai de todos os pecados</w:t>
      </w:r>
      <w:r w:rsidR="005D4C25" w:rsidRPr="00A3036C">
        <w:rPr>
          <w:rFonts w:ascii="Times New Roman" w:eastAsia="Aptos" w:hAnsi="Times New Roman" w:cs="Times New Roman"/>
          <w:sz w:val="24"/>
          <w:szCs w:val="24"/>
        </w:rPr>
        <w:t xml:space="preserve">, ao praticarem </w:t>
      </w:r>
      <w:r w:rsidR="005D4C25" w:rsidRPr="00A3036C">
        <w:rPr>
          <w:rFonts w:ascii="Times New Roman" w:eastAsia="Aptos" w:hAnsi="Times New Roman" w:cs="Times New Roman"/>
          <w:i/>
          <w:iCs/>
          <w:sz w:val="24"/>
          <w:szCs w:val="24"/>
        </w:rPr>
        <w:t>a tríade da maldade humana</w:t>
      </w:r>
      <w:r w:rsidR="005D4C25" w:rsidRPr="00A3036C">
        <w:rPr>
          <w:rFonts w:ascii="Times New Roman" w:eastAsia="Aptos" w:hAnsi="Times New Roman" w:cs="Times New Roman"/>
          <w:sz w:val="24"/>
          <w:szCs w:val="24"/>
        </w:rPr>
        <w:t xml:space="preserve">: </w:t>
      </w:r>
      <w:r w:rsidR="005D4C25" w:rsidRPr="00A3036C">
        <w:rPr>
          <w:rFonts w:ascii="Times New Roman" w:eastAsia="Aptos" w:hAnsi="Times New Roman" w:cs="Times New Roman"/>
          <w:i/>
          <w:iCs/>
          <w:sz w:val="24"/>
          <w:szCs w:val="24"/>
        </w:rPr>
        <w:t>ego</w:t>
      </w:r>
      <w:r w:rsidR="005D4C25" w:rsidRPr="00A3036C">
        <w:rPr>
          <w:rFonts w:ascii="Times New Roman" w:eastAsia="Aptos" w:hAnsi="Times New Roman" w:cs="Times New Roman"/>
          <w:sz w:val="24"/>
          <w:szCs w:val="24"/>
        </w:rPr>
        <w:t xml:space="preserve">, </w:t>
      </w:r>
      <w:r w:rsidR="005D4C25" w:rsidRPr="00A3036C">
        <w:rPr>
          <w:rFonts w:ascii="Times New Roman" w:eastAsia="Aptos" w:hAnsi="Times New Roman" w:cs="Times New Roman"/>
          <w:i/>
          <w:iCs/>
          <w:sz w:val="24"/>
          <w:szCs w:val="24"/>
        </w:rPr>
        <w:t>ganância e</w:t>
      </w:r>
      <w:r w:rsidR="005D4C25" w:rsidRPr="00A3036C">
        <w:rPr>
          <w:rFonts w:ascii="Times New Roman" w:eastAsia="Aptos" w:hAnsi="Times New Roman" w:cs="Times New Roman"/>
          <w:sz w:val="24"/>
          <w:szCs w:val="24"/>
        </w:rPr>
        <w:t xml:space="preserve"> </w:t>
      </w:r>
      <w:r w:rsidR="005D4C25" w:rsidRPr="00A3036C">
        <w:rPr>
          <w:rFonts w:ascii="Times New Roman" w:eastAsia="Aptos" w:hAnsi="Times New Roman" w:cs="Times New Roman"/>
          <w:i/>
          <w:iCs/>
          <w:sz w:val="24"/>
          <w:szCs w:val="24"/>
        </w:rPr>
        <w:t>medo</w:t>
      </w:r>
      <w:r w:rsidR="00334CAC" w:rsidRPr="00A3036C">
        <w:rPr>
          <w:rFonts w:ascii="Times New Roman" w:eastAsia="Aptos" w:hAnsi="Times New Roman" w:cs="Times New Roman"/>
          <w:sz w:val="24"/>
          <w:szCs w:val="24"/>
        </w:rPr>
        <w:t>.</w:t>
      </w:r>
      <w:r w:rsidR="00EB305A" w:rsidRPr="00A3036C">
        <w:rPr>
          <w:rFonts w:ascii="Times New Roman" w:eastAsia="Aptos" w:hAnsi="Times New Roman" w:cs="Times New Roman"/>
          <w:sz w:val="24"/>
          <w:szCs w:val="24"/>
        </w:rPr>
        <w:t xml:space="preserve"> </w:t>
      </w:r>
    </w:p>
    <w:p w14:paraId="3A0C8FC8" w14:textId="18D8C1DE" w:rsidR="00A11D68" w:rsidRPr="00A3036C" w:rsidRDefault="00EB305A" w:rsidP="00A11D6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Desencarnados no </w:t>
      </w:r>
      <w:r w:rsidRPr="00A3036C">
        <w:rPr>
          <w:rFonts w:ascii="Times New Roman" w:eastAsia="Aptos" w:hAnsi="Times New Roman" w:cs="Times New Roman"/>
          <w:i/>
          <w:iCs/>
          <w:sz w:val="24"/>
          <w:szCs w:val="24"/>
        </w:rPr>
        <w:t>segundo</w:t>
      </w:r>
      <w:r w:rsidRPr="00A3036C">
        <w:rPr>
          <w:rFonts w:ascii="Times New Roman" w:eastAsia="Aptos" w:hAnsi="Times New Roman" w:cs="Times New Roman"/>
          <w:sz w:val="24"/>
          <w:szCs w:val="24"/>
        </w:rPr>
        <w:t>, conhecido como Nosso Lar, aqui, na Terra</w:t>
      </w:r>
      <w:r w:rsidR="002601A4" w:rsidRPr="00A3036C">
        <w:rPr>
          <w:rFonts w:ascii="Times New Roman" w:eastAsia="Aptos" w:hAnsi="Times New Roman" w:cs="Times New Roman"/>
          <w:sz w:val="24"/>
          <w:szCs w:val="24"/>
        </w:rPr>
        <w:t xml:space="preserve">, </w:t>
      </w:r>
      <w:r w:rsidR="000C173E" w:rsidRPr="00A3036C">
        <w:rPr>
          <w:rFonts w:ascii="Times New Roman" w:eastAsia="Aptos" w:hAnsi="Times New Roman" w:cs="Times New Roman"/>
          <w:sz w:val="24"/>
          <w:szCs w:val="24"/>
        </w:rPr>
        <w:t xml:space="preserve">concordam, </w:t>
      </w:r>
      <w:r w:rsidR="002601A4" w:rsidRPr="00A3036C">
        <w:rPr>
          <w:rFonts w:ascii="Times New Roman" w:eastAsia="Aptos" w:hAnsi="Times New Roman" w:cs="Times New Roman"/>
          <w:sz w:val="24"/>
          <w:szCs w:val="24"/>
        </w:rPr>
        <w:t>utilizando-se de seu livre arbítrio</w:t>
      </w:r>
      <w:r w:rsidR="000C173E" w:rsidRPr="00A3036C">
        <w:rPr>
          <w:rFonts w:ascii="Times New Roman" w:eastAsia="Aptos" w:hAnsi="Times New Roman" w:cs="Times New Roman"/>
          <w:sz w:val="24"/>
          <w:szCs w:val="24"/>
        </w:rPr>
        <w:t>, em, culpabilizados e, sob o véu do esquecimento, a reencarnare</w:t>
      </w:r>
      <w:r w:rsidR="00D675A4" w:rsidRPr="00A3036C">
        <w:rPr>
          <w:rFonts w:ascii="Times New Roman" w:eastAsia="Aptos" w:hAnsi="Times New Roman" w:cs="Times New Roman"/>
          <w:sz w:val="24"/>
          <w:szCs w:val="24"/>
        </w:rPr>
        <w:t>m</w:t>
      </w:r>
      <w:r w:rsidR="00A1704C" w:rsidRPr="00A3036C">
        <w:rPr>
          <w:rFonts w:ascii="Times New Roman" w:eastAsia="Aptos" w:hAnsi="Times New Roman" w:cs="Times New Roman"/>
          <w:sz w:val="24"/>
          <w:szCs w:val="24"/>
        </w:rPr>
        <w:t xml:space="preserve"> em vez de optarem no </w:t>
      </w:r>
      <w:r w:rsidR="00A1704C" w:rsidRPr="00A3036C">
        <w:rPr>
          <w:rFonts w:ascii="Times New Roman" w:eastAsia="Aptos" w:hAnsi="Times New Roman" w:cs="Times New Roman"/>
          <w:i/>
          <w:iCs/>
          <w:sz w:val="24"/>
          <w:szCs w:val="24"/>
        </w:rPr>
        <w:t xml:space="preserve">quarto </w:t>
      </w:r>
      <w:r w:rsidR="00AE46C7" w:rsidRPr="00A3036C">
        <w:rPr>
          <w:rFonts w:ascii="Times New Roman" w:eastAsia="Aptos" w:hAnsi="Times New Roman" w:cs="Times New Roman"/>
          <w:sz w:val="24"/>
          <w:szCs w:val="24"/>
        </w:rPr>
        <w:t xml:space="preserve">pela caminhada do </w:t>
      </w:r>
      <w:r w:rsidR="00AE46C7" w:rsidRPr="00A3036C">
        <w:rPr>
          <w:rFonts w:ascii="Times New Roman" w:eastAsia="Aptos" w:hAnsi="Times New Roman" w:cs="Times New Roman"/>
          <w:i/>
          <w:iCs/>
          <w:sz w:val="24"/>
          <w:szCs w:val="24"/>
        </w:rPr>
        <w:t xml:space="preserve">quinto </w:t>
      </w:r>
      <w:r w:rsidR="00AE46C7" w:rsidRPr="00A3036C">
        <w:rPr>
          <w:rFonts w:ascii="Times New Roman" w:eastAsia="Aptos" w:hAnsi="Times New Roman" w:cs="Times New Roman"/>
          <w:sz w:val="24"/>
          <w:szCs w:val="24"/>
        </w:rPr>
        <w:t xml:space="preserve">ao </w:t>
      </w:r>
      <w:r w:rsidR="00AE46C7" w:rsidRPr="00A3036C">
        <w:rPr>
          <w:rFonts w:ascii="Times New Roman" w:eastAsia="Aptos" w:hAnsi="Times New Roman" w:cs="Times New Roman"/>
          <w:i/>
          <w:iCs/>
          <w:sz w:val="24"/>
          <w:szCs w:val="24"/>
        </w:rPr>
        <w:t xml:space="preserve">décimo segundo planos terráqueos </w:t>
      </w:r>
      <w:r w:rsidR="00AE46C7" w:rsidRPr="00A3036C">
        <w:rPr>
          <w:rFonts w:ascii="Times New Roman" w:eastAsia="Aptos" w:hAnsi="Times New Roman" w:cs="Times New Roman"/>
          <w:sz w:val="24"/>
          <w:szCs w:val="24"/>
        </w:rPr>
        <w:t>para exp</w:t>
      </w:r>
      <w:r w:rsidR="000317AF" w:rsidRPr="00A3036C">
        <w:rPr>
          <w:rFonts w:ascii="Times New Roman" w:eastAsia="Aptos" w:hAnsi="Times New Roman" w:cs="Times New Roman"/>
          <w:sz w:val="24"/>
          <w:szCs w:val="24"/>
        </w:rPr>
        <w:t xml:space="preserve">erenciarem </w:t>
      </w:r>
      <w:r w:rsidR="000317AF" w:rsidRPr="00A3036C">
        <w:rPr>
          <w:rFonts w:ascii="Times New Roman" w:eastAsia="Aptos" w:hAnsi="Times New Roman" w:cs="Times New Roman"/>
          <w:i/>
          <w:iCs/>
          <w:sz w:val="24"/>
          <w:szCs w:val="24"/>
        </w:rPr>
        <w:t>o aprendizado da delicadeza</w:t>
      </w:r>
      <w:r w:rsidR="000317AF" w:rsidRPr="00A3036C">
        <w:rPr>
          <w:rFonts w:ascii="Times New Roman" w:eastAsia="Aptos" w:hAnsi="Times New Roman" w:cs="Times New Roman"/>
          <w:sz w:val="24"/>
          <w:szCs w:val="24"/>
        </w:rPr>
        <w:t xml:space="preserve"> e encontrarem </w:t>
      </w:r>
      <w:r w:rsidR="00DE5218" w:rsidRPr="00A3036C">
        <w:rPr>
          <w:rFonts w:ascii="Times New Roman" w:eastAsia="Aptos" w:hAnsi="Times New Roman" w:cs="Times New Roman"/>
          <w:sz w:val="24"/>
          <w:szCs w:val="24"/>
        </w:rPr>
        <w:t xml:space="preserve">o </w:t>
      </w:r>
      <w:r w:rsidR="00DE5218" w:rsidRPr="00A3036C">
        <w:rPr>
          <w:rFonts w:ascii="Times New Roman" w:eastAsia="Aptos" w:hAnsi="Times New Roman" w:cs="Times New Roman"/>
          <w:i/>
          <w:iCs/>
          <w:sz w:val="24"/>
          <w:szCs w:val="24"/>
        </w:rPr>
        <w:t xml:space="preserve">amor incondicional </w:t>
      </w:r>
      <w:r w:rsidR="00DE5218" w:rsidRPr="00A3036C">
        <w:rPr>
          <w:rFonts w:ascii="Times New Roman" w:eastAsia="Aptos" w:hAnsi="Times New Roman" w:cs="Times New Roman"/>
          <w:sz w:val="24"/>
          <w:szCs w:val="24"/>
        </w:rPr>
        <w:t xml:space="preserve">em </w:t>
      </w:r>
      <w:r w:rsidR="00DE5218" w:rsidRPr="00A3036C">
        <w:rPr>
          <w:rFonts w:ascii="Times New Roman" w:eastAsia="Aptos" w:hAnsi="Times New Roman" w:cs="Times New Roman"/>
          <w:b/>
          <w:sz w:val="24"/>
          <w:szCs w:val="24"/>
        </w:rPr>
        <w:t>Evoluirejá</w:t>
      </w:r>
      <w:r w:rsidR="00DE5218" w:rsidRPr="00A3036C">
        <w:rPr>
          <w:rFonts w:ascii="Times New Roman" w:eastAsia="Aptos" w:hAnsi="Times New Roman" w:cs="Times New Roman"/>
          <w:bCs/>
          <w:sz w:val="24"/>
          <w:szCs w:val="24"/>
        </w:rPr>
        <w:t>.</w:t>
      </w:r>
      <w:r w:rsidR="00E52650" w:rsidRPr="00A3036C">
        <w:rPr>
          <w:rFonts w:ascii="Times New Roman" w:eastAsia="Aptos" w:hAnsi="Times New Roman" w:cs="Times New Roman"/>
          <w:bCs/>
          <w:sz w:val="24"/>
          <w:szCs w:val="24"/>
        </w:rPr>
        <w:t xml:space="preserve"> </w:t>
      </w:r>
      <w:r w:rsidR="00B17D66" w:rsidRPr="00A3036C">
        <w:rPr>
          <w:rFonts w:ascii="Times New Roman" w:eastAsia="Aptos" w:hAnsi="Times New Roman" w:cs="Times New Roman"/>
          <w:bCs/>
          <w:sz w:val="24"/>
          <w:szCs w:val="24"/>
        </w:rPr>
        <w:t>Porém,</w:t>
      </w:r>
      <w:r w:rsidR="00E52650" w:rsidRPr="00A3036C">
        <w:rPr>
          <w:rFonts w:ascii="Times New Roman" w:eastAsia="Aptos" w:hAnsi="Times New Roman" w:cs="Times New Roman"/>
          <w:bCs/>
          <w:sz w:val="24"/>
          <w:szCs w:val="24"/>
        </w:rPr>
        <w:t xml:space="preserve"> estas decisõe</w:t>
      </w:r>
      <w:r w:rsidR="00194A0F" w:rsidRPr="00A3036C">
        <w:rPr>
          <w:rFonts w:ascii="Times New Roman" w:eastAsia="Aptos" w:hAnsi="Times New Roman" w:cs="Times New Roman"/>
          <w:bCs/>
          <w:sz w:val="24"/>
          <w:szCs w:val="24"/>
        </w:rPr>
        <w:t>s, os direcionam para os mundos inferiore</w:t>
      </w:r>
      <w:r w:rsidR="004E0E3E" w:rsidRPr="00A3036C">
        <w:rPr>
          <w:rFonts w:ascii="Times New Roman" w:eastAsia="Aptos" w:hAnsi="Times New Roman" w:cs="Times New Roman"/>
          <w:bCs/>
          <w:sz w:val="24"/>
          <w:szCs w:val="24"/>
        </w:rPr>
        <w:t xml:space="preserve">s preparados por Jesus Cristo </w:t>
      </w:r>
      <w:r w:rsidR="00113988" w:rsidRPr="00A3036C">
        <w:rPr>
          <w:rFonts w:ascii="Times New Roman" w:eastAsia="Aptos" w:hAnsi="Times New Roman" w:cs="Times New Roman"/>
          <w:bCs/>
          <w:sz w:val="24"/>
          <w:szCs w:val="24"/>
        </w:rPr>
        <w:t xml:space="preserve">ou, preferindo, </w:t>
      </w:r>
      <w:r w:rsidR="00113988" w:rsidRPr="00A3036C">
        <w:rPr>
          <w:rFonts w:ascii="Times New Roman" w:eastAsia="Aptos" w:hAnsi="Times New Roman" w:cs="Times New Roman"/>
          <w:b/>
          <w:sz w:val="24"/>
          <w:szCs w:val="24"/>
        </w:rPr>
        <w:t xml:space="preserve">Yeshua </w:t>
      </w:r>
      <w:r w:rsidR="00113988" w:rsidRPr="00A3036C">
        <w:rPr>
          <w:rFonts w:ascii="Times New Roman" w:eastAsia="Aptos" w:hAnsi="Times New Roman" w:cs="Times New Roman"/>
          <w:bCs/>
          <w:sz w:val="24"/>
          <w:szCs w:val="24"/>
        </w:rPr>
        <w:t xml:space="preserve">para recepcionarem os </w:t>
      </w:r>
      <w:r w:rsidR="00113988" w:rsidRPr="00A3036C">
        <w:rPr>
          <w:rFonts w:ascii="Times New Roman" w:eastAsia="Aptos" w:hAnsi="Times New Roman" w:cs="Times New Roman"/>
          <w:b/>
          <w:bCs/>
        </w:rPr>
        <w:t>e</w:t>
      </w:r>
      <w:r w:rsidR="00113988" w:rsidRPr="00A3036C">
        <w:rPr>
          <w:rFonts w:ascii="Times New Roman" w:eastAsia="Aptos" w:hAnsi="Times New Roman" w:cs="Times New Roman"/>
          <w:b/>
          <w:bCs/>
          <w:color w:val="FF0000"/>
        </w:rPr>
        <w:t>X</w:t>
      </w:r>
      <w:r w:rsidR="00113988" w:rsidRPr="00A3036C">
        <w:rPr>
          <w:rFonts w:ascii="Times New Roman" w:eastAsia="Aptos" w:hAnsi="Times New Roman" w:cs="Times New Roman"/>
          <w:b/>
          <w:bCs/>
        </w:rPr>
        <w:t xml:space="preserve">ilados da </w:t>
      </w:r>
      <w:r w:rsidR="00113988" w:rsidRPr="00A3036C">
        <w:rPr>
          <w:rFonts w:ascii="Times New Roman" w:eastAsia="Aptos" w:hAnsi="Times New Roman" w:cs="Times New Roman"/>
          <w:b/>
          <w:bCs/>
          <w:color w:val="7030A0"/>
        </w:rPr>
        <w:t>T</w:t>
      </w:r>
      <w:r w:rsidR="00113988" w:rsidRPr="00A3036C">
        <w:rPr>
          <w:rFonts w:ascii="Times New Roman" w:eastAsia="Aptos" w:hAnsi="Times New Roman" w:cs="Times New Roman"/>
          <w:b/>
          <w:bCs/>
        </w:rPr>
        <w:t xml:space="preserve">erra </w:t>
      </w:r>
      <w:r w:rsidR="00113988" w:rsidRPr="00A3036C">
        <w:rPr>
          <w:rFonts w:ascii="Times New Roman" w:eastAsia="Aptos" w:hAnsi="Times New Roman" w:cs="Times New Roman"/>
          <w:b/>
          <w:bCs/>
          <w:sz w:val="24"/>
          <w:szCs w:val="24"/>
        </w:rPr>
        <w:t>─ passado pacto para o futuro</w:t>
      </w:r>
      <w:r w:rsidR="00113988" w:rsidRPr="00A3036C">
        <w:rPr>
          <w:rFonts w:ascii="Times New Roman" w:eastAsia="Aptos" w:hAnsi="Times New Roman" w:cs="Times New Roman"/>
          <w:sz w:val="24"/>
          <w:szCs w:val="24"/>
        </w:rPr>
        <w:t>.</w:t>
      </w:r>
    </w:p>
    <w:p w14:paraId="52AA9402" w14:textId="01B93AAC" w:rsidR="0085536F" w:rsidRPr="00A3036C" w:rsidRDefault="0085536F" w:rsidP="00A11D68">
      <w:pPr>
        <w:spacing w:after="0" w:line="256" w:lineRule="auto"/>
        <w:jc w:val="center"/>
        <w:rPr>
          <w:rFonts w:ascii="Times New Roman" w:eastAsia="Aptos"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2E6CF559" w14:textId="2C41D5C4" w:rsidR="00256E7E" w:rsidRPr="00A3036C" w:rsidRDefault="00452786" w:rsidP="00370B38">
      <w:pPr>
        <w:spacing w:after="0"/>
        <w:jc w:val="both"/>
        <w:rPr>
          <w:rFonts w:ascii="Times New Roman" w:eastAsia="Aptos" w:hAnsi="Times New Roman" w:cs="Times New Roman"/>
          <w:bCs/>
          <w:sz w:val="24"/>
          <w:szCs w:val="24"/>
        </w:rPr>
      </w:pPr>
      <w:r w:rsidRPr="00A3036C">
        <w:rPr>
          <w:rFonts w:ascii="Times New Roman" w:eastAsia="Aptos" w:hAnsi="Times New Roman" w:cs="Times New Roman"/>
          <w:sz w:val="24"/>
          <w:szCs w:val="24"/>
        </w:rPr>
        <w:t>Nos próximos 3</w:t>
      </w:r>
      <w:r w:rsidR="00B17D66" w:rsidRPr="00A3036C">
        <w:rPr>
          <w:rFonts w:ascii="Times New Roman" w:eastAsia="Aptos" w:hAnsi="Times New Roman" w:cs="Times New Roman"/>
          <w:sz w:val="24"/>
          <w:szCs w:val="24"/>
        </w:rPr>
        <w:t>0</w:t>
      </w:r>
      <w:r w:rsidRPr="00A3036C">
        <w:rPr>
          <w:rFonts w:ascii="Times New Roman" w:eastAsia="Aptos" w:hAnsi="Times New Roman" w:cs="Times New Roman"/>
          <w:sz w:val="24"/>
          <w:szCs w:val="24"/>
        </w:rPr>
        <w:t xml:space="preserve"> anos passados</w:t>
      </w:r>
      <w:r w:rsidR="00B44D75" w:rsidRPr="00A3036C">
        <w:rPr>
          <w:rFonts w:ascii="Times New Roman" w:eastAsia="Aptos" w:hAnsi="Times New Roman" w:cs="Times New Roman"/>
          <w:sz w:val="24"/>
          <w:szCs w:val="24"/>
        </w:rPr>
        <w:t>, os</w:t>
      </w:r>
      <w:r w:rsidR="007F5206" w:rsidRPr="00A3036C">
        <w:rPr>
          <w:rFonts w:ascii="Times New Roman" w:eastAsia="Aptos" w:hAnsi="Times New Roman" w:cs="Times New Roman"/>
          <w:sz w:val="24"/>
          <w:szCs w:val="24"/>
        </w:rPr>
        <w:t xml:space="preserve"> terrícolas sucumbem</w:t>
      </w:r>
      <w:r w:rsidR="0058645C" w:rsidRPr="00A3036C">
        <w:rPr>
          <w:rFonts w:ascii="Times New Roman" w:eastAsia="Aptos" w:hAnsi="Times New Roman" w:cs="Times New Roman"/>
          <w:sz w:val="24"/>
          <w:szCs w:val="24"/>
        </w:rPr>
        <w:t xml:space="preserve"> a </w:t>
      </w:r>
      <w:r w:rsidR="00451151" w:rsidRPr="00A3036C">
        <w:rPr>
          <w:rFonts w:ascii="Times New Roman" w:eastAsia="Aptos" w:hAnsi="Times New Roman" w:cs="Times New Roman"/>
          <w:sz w:val="24"/>
          <w:szCs w:val="24"/>
        </w:rPr>
        <w:t>todas as oportunidades</w:t>
      </w:r>
      <w:r w:rsidR="0058645C" w:rsidRPr="00A3036C">
        <w:rPr>
          <w:rFonts w:ascii="Times New Roman" w:eastAsia="Aptos" w:hAnsi="Times New Roman" w:cs="Times New Roman"/>
          <w:sz w:val="24"/>
          <w:szCs w:val="24"/>
        </w:rPr>
        <w:t xml:space="preserve"> </w:t>
      </w:r>
      <w:r w:rsidR="00173F6D" w:rsidRPr="00A3036C">
        <w:rPr>
          <w:rFonts w:ascii="Times New Roman" w:eastAsia="Aptos" w:hAnsi="Times New Roman" w:cs="Times New Roman"/>
          <w:sz w:val="24"/>
          <w:szCs w:val="24"/>
        </w:rPr>
        <w:t>concedidas pelo SEU</w:t>
      </w:r>
      <w:r w:rsidR="00451151" w:rsidRPr="00A3036C">
        <w:rPr>
          <w:rFonts w:ascii="Times New Roman" w:eastAsia="Aptos" w:hAnsi="Times New Roman" w:cs="Times New Roman"/>
          <w:sz w:val="24"/>
          <w:szCs w:val="24"/>
        </w:rPr>
        <w:t xml:space="preserve">, através do </w:t>
      </w:r>
      <w:r w:rsidR="00451151" w:rsidRPr="00A3036C">
        <w:rPr>
          <w:rFonts w:ascii="Times New Roman" w:eastAsia="Aptos" w:hAnsi="Times New Roman" w:cs="Times New Roman"/>
          <w:i/>
          <w:iCs/>
          <w:sz w:val="24"/>
          <w:szCs w:val="24"/>
        </w:rPr>
        <w:t xml:space="preserve">exército dimensional </w:t>
      </w:r>
      <w:r w:rsidR="00451151" w:rsidRPr="00A3036C">
        <w:rPr>
          <w:rFonts w:ascii="Times New Roman" w:eastAsia="Aptos" w:hAnsi="Times New Roman" w:cs="Times New Roman"/>
          <w:sz w:val="24"/>
          <w:szCs w:val="24"/>
        </w:rPr>
        <w:t xml:space="preserve">ainda em atividade </w:t>
      </w:r>
      <w:r w:rsidR="00DA2B8D" w:rsidRPr="00A3036C">
        <w:rPr>
          <w:rFonts w:ascii="Times New Roman" w:eastAsia="Aptos" w:hAnsi="Times New Roman" w:cs="Times New Roman"/>
          <w:sz w:val="24"/>
          <w:szCs w:val="24"/>
        </w:rPr>
        <w:t xml:space="preserve">com as ações sociais do </w:t>
      </w:r>
      <w:r w:rsidR="00DA2B8D" w:rsidRPr="00A3036C">
        <w:rPr>
          <w:rFonts w:ascii="Times New Roman" w:eastAsia="Aptos" w:hAnsi="Times New Roman" w:cs="Times New Roman"/>
          <w:b/>
          <w:sz w:val="24"/>
          <w:szCs w:val="24"/>
        </w:rPr>
        <w:t>Gre</w:t>
      </w:r>
      <w:r w:rsidR="00EA6040" w:rsidRPr="00A3036C">
        <w:rPr>
          <w:rFonts w:ascii="Times New Roman" w:eastAsia="Aptos" w:hAnsi="Times New Roman" w:cs="Times New Roman"/>
          <w:b/>
          <w:sz w:val="24"/>
          <w:szCs w:val="24"/>
        </w:rPr>
        <w:t>e</w:t>
      </w:r>
      <w:r w:rsidR="00DA2B8D" w:rsidRPr="00A3036C">
        <w:rPr>
          <w:rFonts w:ascii="Times New Roman" w:eastAsia="Aptos" w:hAnsi="Times New Roman" w:cs="Times New Roman"/>
          <w:b/>
          <w:sz w:val="24"/>
          <w:szCs w:val="24"/>
        </w:rPr>
        <w:t>n Drea</w:t>
      </w:r>
      <w:r w:rsidR="00EA6040" w:rsidRPr="00A3036C">
        <w:rPr>
          <w:rFonts w:ascii="Times New Roman" w:eastAsia="Aptos" w:hAnsi="Times New Roman" w:cs="Times New Roman"/>
          <w:b/>
          <w:sz w:val="24"/>
          <w:szCs w:val="24"/>
        </w:rPr>
        <w:t>m</w:t>
      </w:r>
      <w:r w:rsidR="00EA6040" w:rsidRPr="00A3036C">
        <w:rPr>
          <w:rFonts w:ascii="Times New Roman" w:eastAsia="Aptos" w:hAnsi="Times New Roman" w:cs="Times New Roman"/>
          <w:bCs/>
          <w:sz w:val="24"/>
          <w:szCs w:val="24"/>
        </w:rPr>
        <w:t xml:space="preserve">, </w:t>
      </w:r>
      <w:r w:rsidR="00A9664E" w:rsidRPr="00A3036C">
        <w:rPr>
          <w:rFonts w:ascii="Times New Roman" w:eastAsia="Aptos" w:hAnsi="Times New Roman" w:cs="Times New Roman"/>
          <w:bCs/>
          <w:sz w:val="24"/>
          <w:szCs w:val="24"/>
        </w:rPr>
        <w:t xml:space="preserve">mas sem a </w:t>
      </w:r>
      <w:r w:rsidR="00CF7262" w:rsidRPr="00A3036C">
        <w:rPr>
          <w:rFonts w:ascii="Times New Roman" w:eastAsia="Aptos" w:hAnsi="Times New Roman" w:cs="Times New Roman"/>
          <w:bCs/>
          <w:sz w:val="24"/>
          <w:szCs w:val="24"/>
        </w:rPr>
        <w:t>repercussão necessária para provocar o</w:t>
      </w:r>
      <w:r w:rsidR="00B17D66" w:rsidRPr="00A3036C">
        <w:rPr>
          <w:rFonts w:ascii="Times New Roman" w:eastAsia="Aptos" w:hAnsi="Times New Roman" w:cs="Times New Roman"/>
          <w:bCs/>
          <w:sz w:val="24"/>
          <w:szCs w:val="24"/>
        </w:rPr>
        <w:t xml:space="preserve"> desejado</w:t>
      </w:r>
      <w:r w:rsidR="00CF7262" w:rsidRPr="00A3036C">
        <w:rPr>
          <w:rFonts w:ascii="Times New Roman" w:eastAsia="Aptos" w:hAnsi="Times New Roman" w:cs="Times New Roman"/>
          <w:bCs/>
          <w:sz w:val="24"/>
          <w:szCs w:val="24"/>
        </w:rPr>
        <w:t xml:space="preserve"> </w:t>
      </w:r>
      <w:r w:rsidR="00CF7262" w:rsidRPr="00A3036C">
        <w:rPr>
          <w:rFonts w:ascii="Times New Roman" w:eastAsia="Aptos" w:hAnsi="Times New Roman" w:cs="Times New Roman"/>
          <w:bCs/>
          <w:i/>
          <w:iCs/>
          <w:sz w:val="24"/>
          <w:szCs w:val="24"/>
        </w:rPr>
        <w:t>despertar em massa</w:t>
      </w:r>
      <w:r w:rsidR="00CF7262" w:rsidRPr="00A3036C">
        <w:rPr>
          <w:rFonts w:ascii="Times New Roman" w:eastAsia="Aptos" w:hAnsi="Times New Roman" w:cs="Times New Roman"/>
          <w:bCs/>
          <w:sz w:val="24"/>
          <w:szCs w:val="24"/>
        </w:rPr>
        <w:t xml:space="preserve">. </w:t>
      </w:r>
    </w:p>
    <w:p w14:paraId="5AF52163" w14:textId="4A44399A" w:rsidR="009D6C7F" w:rsidRPr="00A3036C" w:rsidRDefault="00284DB6" w:rsidP="00370B38">
      <w:pPr>
        <w:spacing w:after="0"/>
        <w:jc w:val="both"/>
        <w:rPr>
          <w:rFonts w:ascii="Times New Roman" w:eastAsia="Aptos" w:hAnsi="Times New Roman" w:cs="Times New Roman"/>
          <w:bCs/>
          <w:sz w:val="24"/>
          <w:szCs w:val="24"/>
        </w:rPr>
      </w:pPr>
      <w:r w:rsidRPr="00A3036C">
        <w:rPr>
          <w:rFonts w:ascii="Times New Roman" w:eastAsia="Aptos" w:hAnsi="Times New Roman" w:cs="Times New Roman"/>
          <w:bCs/>
          <w:sz w:val="24"/>
          <w:szCs w:val="24"/>
        </w:rPr>
        <w:t xml:space="preserve">Data limite determinada pelo SEU está próxima, enquanto, adormecidos, terrícolas, dominados pela ambição de ter para ser, criam um abismo no desequilíbrio da inteligibilidade e a moralidade humanos com suas decisões errôneas à sua evolução dimensional. </w:t>
      </w:r>
      <w:r w:rsidR="008004FE" w:rsidRPr="00A3036C">
        <w:rPr>
          <w:rFonts w:ascii="Times New Roman" w:eastAsia="Aptos" w:hAnsi="Times New Roman" w:cs="Times New Roman"/>
          <w:bCs/>
          <w:sz w:val="24"/>
          <w:szCs w:val="24"/>
        </w:rPr>
        <w:t>Consciências i</w:t>
      </w:r>
      <w:r w:rsidRPr="00A3036C">
        <w:rPr>
          <w:rFonts w:ascii="Times New Roman" w:eastAsia="Aptos" w:hAnsi="Times New Roman" w:cs="Times New Roman"/>
          <w:bCs/>
          <w:sz w:val="24"/>
          <w:szCs w:val="24"/>
        </w:rPr>
        <w:t>napt</w:t>
      </w:r>
      <w:r w:rsidR="008004FE" w:rsidRPr="00A3036C">
        <w:rPr>
          <w:rFonts w:ascii="Times New Roman" w:eastAsia="Aptos" w:hAnsi="Times New Roman" w:cs="Times New Roman"/>
          <w:bCs/>
          <w:sz w:val="24"/>
          <w:szCs w:val="24"/>
        </w:rPr>
        <w:t>a</w:t>
      </w:r>
      <w:r w:rsidRPr="00A3036C">
        <w:rPr>
          <w:rFonts w:ascii="Times New Roman" w:eastAsia="Aptos" w:hAnsi="Times New Roman" w:cs="Times New Roman"/>
          <w:bCs/>
          <w:sz w:val="24"/>
          <w:szCs w:val="24"/>
        </w:rPr>
        <w:t>s</w:t>
      </w:r>
      <w:r w:rsidR="008004FE" w:rsidRPr="00A3036C">
        <w:rPr>
          <w:rFonts w:ascii="Times New Roman" w:eastAsia="Aptos" w:hAnsi="Times New Roman" w:cs="Times New Roman"/>
          <w:bCs/>
          <w:sz w:val="24"/>
          <w:szCs w:val="24"/>
        </w:rPr>
        <w:t xml:space="preserve"> à transição, inegociável, do planeta afastam-se, opcionalmente, ao idolatrarem as energias maléficas produzidas pelo, já, reiterado Sistema Terra. Mais 7 anos se passam e o abismo de desequilíbrio entre a inteligência e moral humanos só aumenta</w:t>
      </w:r>
      <w:r w:rsidR="008C79B8" w:rsidRPr="00A3036C">
        <w:rPr>
          <w:rFonts w:ascii="Times New Roman" w:eastAsia="Aptos" w:hAnsi="Times New Roman" w:cs="Times New Roman"/>
          <w:bCs/>
          <w:sz w:val="24"/>
          <w:szCs w:val="24"/>
        </w:rPr>
        <w:t xml:space="preserve">. Intensificação constante do </w:t>
      </w:r>
      <w:r w:rsidR="008C79B8" w:rsidRPr="00A3036C">
        <w:rPr>
          <w:rFonts w:ascii="Times New Roman" w:eastAsia="Aptos" w:hAnsi="Times New Roman" w:cs="Times New Roman"/>
          <w:bCs/>
          <w:i/>
          <w:iCs/>
          <w:sz w:val="24"/>
          <w:szCs w:val="24"/>
        </w:rPr>
        <w:t xml:space="preserve">pacote de maldades </w:t>
      </w:r>
      <w:r w:rsidR="008C79B8" w:rsidRPr="00A3036C">
        <w:rPr>
          <w:rFonts w:ascii="Times New Roman" w:eastAsia="Aptos" w:hAnsi="Times New Roman" w:cs="Times New Roman"/>
          <w:bCs/>
          <w:sz w:val="24"/>
          <w:szCs w:val="24"/>
        </w:rPr>
        <w:t xml:space="preserve">garante, devido ao livre arbítrio humano, a circulação de ondas magnéticas maléficas em todo o </w:t>
      </w:r>
      <w:r w:rsidR="008C79B8" w:rsidRPr="00A3036C">
        <w:rPr>
          <w:rFonts w:ascii="Times New Roman" w:eastAsia="Aptos" w:hAnsi="Times New Roman" w:cs="Times New Roman"/>
          <w:bCs/>
          <w:i/>
          <w:iCs/>
          <w:sz w:val="24"/>
          <w:szCs w:val="24"/>
        </w:rPr>
        <w:t>novo mundo</w:t>
      </w:r>
      <w:r w:rsidR="008C79B8" w:rsidRPr="00A3036C">
        <w:rPr>
          <w:rFonts w:ascii="Times New Roman" w:eastAsia="Aptos" w:hAnsi="Times New Roman" w:cs="Times New Roman"/>
          <w:bCs/>
          <w:sz w:val="24"/>
          <w:szCs w:val="24"/>
        </w:rPr>
        <w:t xml:space="preserve"> </w:t>
      </w:r>
      <w:r w:rsidR="002165BC" w:rsidRPr="00A3036C">
        <w:rPr>
          <w:rFonts w:ascii="Times New Roman" w:eastAsia="Aptos" w:hAnsi="Times New Roman" w:cs="Times New Roman"/>
          <w:bCs/>
          <w:sz w:val="24"/>
          <w:szCs w:val="24"/>
        </w:rPr>
        <w:t xml:space="preserve">e </w:t>
      </w:r>
      <w:r w:rsidR="008C79B8" w:rsidRPr="00A3036C">
        <w:rPr>
          <w:rFonts w:ascii="Times New Roman" w:eastAsia="Aptos" w:hAnsi="Times New Roman" w:cs="Times New Roman"/>
          <w:bCs/>
          <w:sz w:val="24"/>
          <w:szCs w:val="24"/>
        </w:rPr>
        <w:t>reforçam cada vez mais o Sistema Terra.</w:t>
      </w:r>
      <w:r w:rsidRPr="00A3036C">
        <w:rPr>
          <w:rFonts w:ascii="Times New Roman" w:eastAsia="Aptos" w:hAnsi="Times New Roman" w:cs="Times New Roman"/>
          <w:bCs/>
          <w:sz w:val="24"/>
          <w:szCs w:val="24"/>
        </w:rPr>
        <w:t xml:space="preserve"> </w:t>
      </w:r>
    </w:p>
    <w:p w14:paraId="012A5892" w14:textId="019EB223" w:rsidR="002A6D2A" w:rsidRPr="00A3036C" w:rsidRDefault="008C79B8" w:rsidP="00370B38">
      <w:pPr>
        <w:spacing w:after="0"/>
        <w:jc w:val="both"/>
        <w:rPr>
          <w:rFonts w:ascii="Times New Roman" w:eastAsia="Aptos" w:hAnsi="Times New Roman" w:cs="Times New Roman"/>
          <w:bCs/>
          <w:sz w:val="24"/>
          <w:szCs w:val="24"/>
        </w:rPr>
      </w:pPr>
      <w:r w:rsidRPr="00A3036C">
        <w:rPr>
          <w:rFonts w:ascii="Times New Roman" w:eastAsia="Aptos" w:hAnsi="Times New Roman" w:cs="Times New Roman"/>
          <w:bCs/>
          <w:sz w:val="24"/>
          <w:szCs w:val="24"/>
        </w:rPr>
        <w:lastRenderedPageBreak/>
        <w:t>A</w:t>
      </w:r>
      <w:r w:rsidR="005766EA" w:rsidRPr="00A3036C">
        <w:rPr>
          <w:rFonts w:ascii="Times New Roman" w:eastAsia="Aptos" w:hAnsi="Times New Roman" w:cs="Times New Roman"/>
          <w:bCs/>
          <w:sz w:val="24"/>
          <w:szCs w:val="24"/>
        </w:rPr>
        <w:t>no de 2079 no planeta Terra</w:t>
      </w:r>
      <w:r w:rsidR="00B57616" w:rsidRPr="00A3036C">
        <w:rPr>
          <w:rFonts w:ascii="Times New Roman" w:eastAsia="Aptos" w:hAnsi="Times New Roman" w:cs="Times New Roman"/>
          <w:bCs/>
          <w:sz w:val="24"/>
          <w:szCs w:val="24"/>
        </w:rPr>
        <w:t xml:space="preserve"> vem cumprindo o objetivo do </w:t>
      </w:r>
      <w:r w:rsidR="00B57616" w:rsidRPr="00A3036C">
        <w:rPr>
          <w:rFonts w:ascii="Times New Roman" w:eastAsia="Aptos" w:hAnsi="Times New Roman" w:cs="Times New Roman"/>
          <w:b/>
          <w:sz w:val="24"/>
          <w:szCs w:val="24"/>
        </w:rPr>
        <w:t xml:space="preserve">reset </w:t>
      </w:r>
      <w:r w:rsidR="008647E3" w:rsidRPr="00A3036C">
        <w:rPr>
          <w:rFonts w:ascii="Times New Roman" w:eastAsia="Aptos" w:hAnsi="Times New Roman" w:cs="Times New Roman"/>
          <w:bCs/>
          <w:sz w:val="24"/>
          <w:szCs w:val="24"/>
        </w:rPr>
        <w:t>para o ano de 2024</w:t>
      </w:r>
      <w:r w:rsidR="0087604A" w:rsidRPr="00A3036C">
        <w:rPr>
          <w:rFonts w:ascii="Times New Roman" w:eastAsia="Aptos" w:hAnsi="Times New Roman" w:cs="Times New Roman"/>
          <w:bCs/>
          <w:sz w:val="24"/>
          <w:szCs w:val="24"/>
        </w:rPr>
        <w:t>,</w:t>
      </w:r>
      <w:r w:rsidR="008647E3" w:rsidRPr="00A3036C">
        <w:rPr>
          <w:rFonts w:ascii="Times New Roman" w:eastAsia="Aptos" w:hAnsi="Times New Roman" w:cs="Times New Roman"/>
          <w:bCs/>
          <w:sz w:val="24"/>
          <w:szCs w:val="24"/>
        </w:rPr>
        <w:t xml:space="preserve"> </w:t>
      </w:r>
      <w:r w:rsidR="00055199" w:rsidRPr="00A3036C">
        <w:rPr>
          <w:rFonts w:ascii="Times New Roman" w:eastAsia="Aptos" w:hAnsi="Times New Roman" w:cs="Times New Roman"/>
          <w:bCs/>
          <w:sz w:val="24"/>
          <w:szCs w:val="24"/>
        </w:rPr>
        <w:t xml:space="preserve">aplicado para </w:t>
      </w:r>
      <w:r w:rsidR="008C473B" w:rsidRPr="00A3036C">
        <w:rPr>
          <w:rFonts w:ascii="Times New Roman" w:eastAsia="Aptos" w:hAnsi="Times New Roman" w:cs="Times New Roman"/>
          <w:bCs/>
          <w:sz w:val="24"/>
          <w:szCs w:val="24"/>
        </w:rPr>
        <w:t xml:space="preserve">impedir o processo evolutivo previsto pelo SEU — Soberana Energia Universal. </w:t>
      </w:r>
    </w:p>
    <w:p w14:paraId="06AE3074" w14:textId="57D951DA" w:rsidR="00256E7E" w:rsidRPr="00A3036C" w:rsidRDefault="008C473B" w:rsidP="00370B38">
      <w:pPr>
        <w:spacing w:after="0"/>
        <w:jc w:val="both"/>
        <w:rPr>
          <w:rFonts w:ascii="Times New Roman" w:eastAsia="Aptos" w:hAnsi="Times New Roman" w:cs="Times New Roman"/>
          <w:bCs/>
          <w:sz w:val="24"/>
          <w:szCs w:val="24"/>
        </w:rPr>
      </w:pPr>
      <w:r w:rsidRPr="00A3036C">
        <w:rPr>
          <w:rFonts w:ascii="Times New Roman" w:eastAsia="Aptos" w:hAnsi="Times New Roman" w:cs="Times New Roman"/>
          <w:bCs/>
          <w:sz w:val="24"/>
          <w:szCs w:val="24"/>
        </w:rPr>
        <w:t xml:space="preserve">Terráqueos </w:t>
      </w:r>
      <w:r w:rsidR="003504D7" w:rsidRPr="00A3036C">
        <w:rPr>
          <w:rFonts w:ascii="Times New Roman" w:eastAsia="Aptos" w:hAnsi="Times New Roman" w:cs="Times New Roman"/>
          <w:bCs/>
          <w:sz w:val="24"/>
          <w:szCs w:val="24"/>
        </w:rPr>
        <w:t xml:space="preserve">envoltos pelas </w:t>
      </w:r>
      <w:r w:rsidR="003504D7" w:rsidRPr="00A3036C">
        <w:rPr>
          <w:rFonts w:ascii="Times New Roman" w:eastAsia="Aptos" w:hAnsi="Times New Roman" w:cs="Times New Roman"/>
          <w:bCs/>
          <w:i/>
          <w:iCs/>
          <w:sz w:val="24"/>
          <w:szCs w:val="24"/>
        </w:rPr>
        <w:t xml:space="preserve">paixões materiais </w:t>
      </w:r>
      <w:r w:rsidR="00C940DB" w:rsidRPr="00A3036C">
        <w:rPr>
          <w:rFonts w:ascii="Times New Roman" w:eastAsia="Aptos" w:hAnsi="Times New Roman" w:cs="Times New Roman"/>
          <w:bCs/>
          <w:sz w:val="24"/>
          <w:szCs w:val="24"/>
        </w:rPr>
        <w:t>não são capazes de promoverem</w:t>
      </w:r>
      <w:r w:rsidR="00E9494B" w:rsidRPr="00A3036C">
        <w:rPr>
          <w:rFonts w:ascii="Times New Roman" w:eastAsia="Aptos" w:hAnsi="Times New Roman" w:cs="Times New Roman"/>
          <w:bCs/>
          <w:sz w:val="24"/>
          <w:szCs w:val="24"/>
        </w:rPr>
        <w:t xml:space="preserve"> a descoberta de sua essência para ter</w:t>
      </w:r>
      <w:r w:rsidR="00825E9E" w:rsidRPr="00A3036C">
        <w:rPr>
          <w:rFonts w:ascii="Times New Roman" w:eastAsia="Aptos" w:hAnsi="Times New Roman" w:cs="Times New Roman"/>
          <w:bCs/>
          <w:sz w:val="24"/>
          <w:szCs w:val="24"/>
        </w:rPr>
        <w:t>em</w:t>
      </w:r>
      <w:r w:rsidR="00E9494B" w:rsidRPr="00A3036C">
        <w:rPr>
          <w:rFonts w:ascii="Times New Roman" w:eastAsia="Aptos" w:hAnsi="Times New Roman" w:cs="Times New Roman"/>
          <w:bCs/>
          <w:sz w:val="24"/>
          <w:szCs w:val="24"/>
        </w:rPr>
        <w:t xml:space="preserve"> e ser</w:t>
      </w:r>
      <w:r w:rsidR="00825E9E" w:rsidRPr="00A3036C">
        <w:rPr>
          <w:rFonts w:ascii="Times New Roman" w:eastAsia="Aptos" w:hAnsi="Times New Roman" w:cs="Times New Roman"/>
          <w:bCs/>
          <w:sz w:val="24"/>
          <w:szCs w:val="24"/>
        </w:rPr>
        <w:t>em</w:t>
      </w:r>
      <w:r w:rsidR="00E9494B" w:rsidRPr="00A3036C">
        <w:rPr>
          <w:rFonts w:ascii="Times New Roman" w:eastAsia="Aptos" w:hAnsi="Times New Roman" w:cs="Times New Roman"/>
          <w:bCs/>
          <w:sz w:val="24"/>
          <w:szCs w:val="24"/>
        </w:rPr>
        <w:t xml:space="preserve"> Deus</w:t>
      </w:r>
      <w:r w:rsidR="00825E9E" w:rsidRPr="00A3036C">
        <w:rPr>
          <w:rFonts w:ascii="Times New Roman" w:eastAsia="Aptos" w:hAnsi="Times New Roman" w:cs="Times New Roman"/>
          <w:bCs/>
          <w:sz w:val="24"/>
          <w:szCs w:val="24"/>
        </w:rPr>
        <w:t xml:space="preserve">, atingindo o </w:t>
      </w:r>
      <w:r w:rsidR="00825E9E" w:rsidRPr="00A3036C">
        <w:rPr>
          <w:rFonts w:ascii="Times New Roman" w:eastAsia="Aptos" w:hAnsi="Times New Roman" w:cs="Times New Roman"/>
          <w:bCs/>
          <w:i/>
          <w:iCs/>
          <w:sz w:val="24"/>
          <w:szCs w:val="24"/>
        </w:rPr>
        <w:t>amor incondicional</w:t>
      </w:r>
      <w:r w:rsidR="00825E9E" w:rsidRPr="00A3036C">
        <w:rPr>
          <w:rFonts w:ascii="Times New Roman" w:eastAsia="Aptos" w:hAnsi="Times New Roman" w:cs="Times New Roman"/>
          <w:bCs/>
          <w:sz w:val="24"/>
          <w:szCs w:val="24"/>
        </w:rPr>
        <w:t>.</w:t>
      </w:r>
      <w:r w:rsidR="0087604A" w:rsidRPr="00A3036C">
        <w:rPr>
          <w:rFonts w:ascii="Times New Roman" w:eastAsia="Aptos" w:hAnsi="Times New Roman" w:cs="Times New Roman"/>
          <w:bCs/>
          <w:sz w:val="24"/>
          <w:szCs w:val="24"/>
        </w:rPr>
        <w:t xml:space="preserve"> </w:t>
      </w:r>
      <w:r w:rsidR="00F6174C" w:rsidRPr="00A3036C">
        <w:rPr>
          <w:rFonts w:ascii="Times New Roman" w:eastAsia="Aptos" w:hAnsi="Times New Roman" w:cs="Times New Roman"/>
          <w:bCs/>
          <w:sz w:val="24"/>
          <w:szCs w:val="24"/>
        </w:rPr>
        <w:t>Lembrando que todas as conquistas evolutivas</w:t>
      </w:r>
      <w:r w:rsidR="00F817CD" w:rsidRPr="00A3036C">
        <w:rPr>
          <w:rFonts w:ascii="Times New Roman" w:eastAsia="Aptos" w:hAnsi="Times New Roman" w:cs="Times New Roman"/>
          <w:bCs/>
          <w:sz w:val="24"/>
          <w:szCs w:val="24"/>
        </w:rPr>
        <w:t xml:space="preserve"> de os Guerreiros Dimensionais permanecem intactas e prontas para</w:t>
      </w:r>
      <w:r w:rsidR="00C60001" w:rsidRPr="00A3036C">
        <w:rPr>
          <w:rFonts w:ascii="Times New Roman" w:eastAsia="Aptos" w:hAnsi="Times New Roman" w:cs="Times New Roman"/>
          <w:bCs/>
          <w:sz w:val="24"/>
          <w:szCs w:val="24"/>
        </w:rPr>
        <w:t xml:space="preserve"> a exploração de </w:t>
      </w:r>
      <w:r w:rsidR="00C60001" w:rsidRPr="00A3036C">
        <w:rPr>
          <w:rFonts w:ascii="Times New Roman" w:eastAsia="Aptos" w:hAnsi="Times New Roman" w:cs="Times New Roman"/>
          <w:bCs/>
          <w:i/>
          <w:iCs/>
          <w:sz w:val="24"/>
          <w:szCs w:val="24"/>
        </w:rPr>
        <w:t xml:space="preserve">o aprendizado da delicadeza </w:t>
      </w:r>
      <w:r w:rsidR="00C60001" w:rsidRPr="00A3036C">
        <w:rPr>
          <w:rFonts w:ascii="Times New Roman" w:eastAsia="Aptos" w:hAnsi="Times New Roman" w:cs="Times New Roman"/>
          <w:bCs/>
          <w:sz w:val="24"/>
          <w:szCs w:val="24"/>
        </w:rPr>
        <w:t xml:space="preserve">em </w:t>
      </w:r>
      <w:r w:rsidR="00C60001" w:rsidRPr="00A3036C">
        <w:rPr>
          <w:rFonts w:ascii="Times New Roman" w:eastAsia="Aptos" w:hAnsi="Times New Roman" w:cs="Times New Roman"/>
          <w:b/>
          <w:sz w:val="24"/>
          <w:szCs w:val="24"/>
        </w:rPr>
        <w:t>Evoluire</w:t>
      </w:r>
      <w:r w:rsidR="00866DEF" w:rsidRPr="00A3036C">
        <w:rPr>
          <w:rFonts w:ascii="Times New Roman" w:eastAsia="Aptos" w:hAnsi="Times New Roman" w:cs="Times New Roman"/>
          <w:b/>
          <w:sz w:val="24"/>
          <w:szCs w:val="24"/>
        </w:rPr>
        <w:t>já</w:t>
      </w:r>
      <w:r w:rsidR="00866DEF" w:rsidRPr="00A3036C">
        <w:rPr>
          <w:rFonts w:ascii="Times New Roman" w:eastAsia="Aptos" w:hAnsi="Times New Roman" w:cs="Times New Roman"/>
          <w:bCs/>
          <w:sz w:val="24"/>
          <w:szCs w:val="24"/>
        </w:rPr>
        <w:t>. Incansáveis</w:t>
      </w:r>
      <w:r w:rsidR="003A5824" w:rsidRPr="00A3036C">
        <w:rPr>
          <w:rFonts w:ascii="Times New Roman" w:eastAsia="Aptos" w:hAnsi="Times New Roman" w:cs="Times New Roman"/>
          <w:bCs/>
          <w:sz w:val="24"/>
          <w:szCs w:val="24"/>
        </w:rPr>
        <w:t>, se fazem presentes</w:t>
      </w:r>
      <w:r w:rsidR="00C75593" w:rsidRPr="00A3036C">
        <w:rPr>
          <w:rFonts w:ascii="Times New Roman" w:eastAsia="Aptos" w:hAnsi="Times New Roman" w:cs="Times New Roman"/>
          <w:bCs/>
          <w:sz w:val="24"/>
          <w:szCs w:val="24"/>
        </w:rPr>
        <w:t xml:space="preserve"> em todo o </w:t>
      </w:r>
      <w:r w:rsidR="00C75593" w:rsidRPr="00A3036C">
        <w:rPr>
          <w:rFonts w:ascii="Times New Roman" w:eastAsia="Aptos" w:hAnsi="Times New Roman" w:cs="Times New Roman"/>
          <w:bCs/>
          <w:i/>
          <w:iCs/>
          <w:sz w:val="24"/>
          <w:szCs w:val="24"/>
        </w:rPr>
        <w:t>novo mundo</w:t>
      </w:r>
      <w:r w:rsidR="00DB2824" w:rsidRPr="00A3036C">
        <w:rPr>
          <w:rFonts w:ascii="Times New Roman" w:eastAsia="Aptos" w:hAnsi="Times New Roman" w:cs="Times New Roman"/>
          <w:bCs/>
          <w:sz w:val="24"/>
          <w:szCs w:val="24"/>
        </w:rPr>
        <w:t>, irradiando ondas eletromagnéticas benéficas e evolutivas não captadas pela ignorância hum</w:t>
      </w:r>
      <w:r w:rsidR="00D07554" w:rsidRPr="00A3036C">
        <w:rPr>
          <w:rFonts w:ascii="Times New Roman" w:eastAsia="Aptos" w:hAnsi="Times New Roman" w:cs="Times New Roman"/>
          <w:bCs/>
          <w:sz w:val="24"/>
          <w:szCs w:val="24"/>
        </w:rPr>
        <w:t>ana.</w:t>
      </w:r>
      <w:r w:rsidR="00B40A14" w:rsidRPr="00A3036C">
        <w:rPr>
          <w:rFonts w:ascii="Times New Roman" w:eastAsia="Aptos" w:hAnsi="Times New Roman" w:cs="Times New Roman"/>
          <w:bCs/>
          <w:sz w:val="24"/>
          <w:szCs w:val="24"/>
        </w:rPr>
        <w:t xml:space="preserve"> </w:t>
      </w:r>
    </w:p>
    <w:p w14:paraId="48689350" w14:textId="250D34C5" w:rsidR="00817A07" w:rsidRPr="00A3036C" w:rsidRDefault="00454268" w:rsidP="00370B38">
      <w:pPr>
        <w:spacing w:after="0"/>
        <w:jc w:val="both"/>
        <w:rPr>
          <w:rFonts w:ascii="Times New Roman" w:eastAsia="Aptos" w:hAnsi="Times New Roman" w:cs="Times New Roman"/>
          <w:bCs/>
          <w:sz w:val="24"/>
          <w:szCs w:val="24"/>
        </w:rPr>
      </w:pPr>
      <w:r w:rsidRPr="00A3036C">
        <w:rPr>
          <w:rFonts w:ascii="Times New Roman" w:eastAsia="Aptos" w:hAnsi="Times New Roman" w:cs="Times New Roman"/>
          <w:bCs/>
          <w:sz w:val="24"/>
          <w:szCs w:val="24"/>
        </w:rPr>
        <w:t>Sistema Terra propicia uma melhor distribuição de renda no globo,</w:t>
      </w:r>
      <w:r w:rsidR="0088111A" w:rsidRPr="00A3036C">
        <w:rPr>
          <w:rFonts w:ascii="Times New Roman" w:eastAsia="Aptos" w:hAnsi="Times New Roman" w:cs="Times New Roman"/>
          <w:bCs/>
          <w:sz w:val="24"/>
          <w:szCs w:val="24"/>
        </w:rPr>
        <w:t xml:space="preserve"> mas não suficiente para debelar a desigualdade</w:t>
      </w:r>
      <w:r w:rsidR="001E1159" w:rsidRPr="00A3036C">
        <w:rPr>
          <w:rFonts w:ascii="Times New Roman" w:eastAsia="Aptos" w:hAnsi="Times New Roman" w:cs="Times New Roman"/>
          <w:bCs/>
          <w:sz w:val="24"/>
          <w:szCs w:val="24"/>
        </w:rPr>
        <w:t xml:space="preserve"> social. Pobres sustentam os ricos, acreditando</w:t>
      </w:r>
      <w:r w:rsidR="00221763" w:rsidRPr="00A3036C">
        <w:rPr>
          <w:rFonts w:ascii="Times New Roman" w:eastAsia="Aptos" w:hAnsi="Times New Roman" w:cs="Times New Roman"/>
          <w:bCs/>
          <w:sz w:val="24"/>
          <w:szCs w:val="24"/>
        </w:rPr>
        <w:t xml:space="preserve"> poderem</w:t>
      </w:r>
      <w:r w:rsidR="00817A07" w:rsidRPr="00A3036C">
        <w:rPr>
          <w:rFonts w:ascii="Times New Roman" w:eastAsia="Aptos" w:hAnsi="Times New Roman" w:cs="Times New Roman"/>
          <w:bCs/>
          <w:sz w:val="24"/>
          <w:szCs w:val="24"/>
        </w:rPr>
        <w:t xml:space="preserve"> um dia,</w:t>
      </w:r>
      <w:r w:rsidR="00221763" w:rsidRPr="00A3036C">
        <w:rPr>
          <w:rFonts w:ascii="Times New Roman" w:eastAsia="Aptos" w:hAnsi="Times New Roman" w:cs="Times New Roman"/>
          <w:bCs/>
          <w:sz w:val="24"/>
          <w:szCs w:val="24"/>
        </w:rPr>
        <w:t xml:space="preserve"> ser</w:t>
      </w:r>
      <w:r w:rsidR="00817A07" w:rsidRPr="00A3036C">
        <w:rPr>
          <w:rFonts w:ascii="Times New Roman" w:eastAsia="Aptos" w:hAnsi="Times New Roman" w:cs="Times New Roman"/>
          <w:bCs/>
          <w:sz w:val="24"/>
          <w:szCs w:val="24"/>
        </w:rPr>
        <w:t>em</w:t>
      </w:r>
      <w:r w:rsidR="00221763" w:rsidRPr="00A3036C">
        <w:rPr>
          <w:rFonts w:ascii="Times New Roman" w:eastAsia="Aptos" w:hAnsi="Times New Roman" w:cs="Times New Roman"/>
          <w:bCs/>
          <w:sz w:val="24"/>
          <w:szCs w:val="24"/>
        </w:rPr>
        <w:t xml:space="preserve"> um deles.</w:t>
      </w:r>
      <w:r w:rsidR="00B40A14" w:rsidRPr="00A3036C">
        <w:rPr>
          <w:rFonts w:ascii="Times New Roman" w:eastAsia="Aptos" w:hAnsi="Times New Roman" w:cs="Times New Roman"/>
          <w:bCs/>
          <w:sz w:val="24"/>
          <w:szCs w:val="24"/>
        </w:rPr>
        <w:t xml:space="preserve"> </w:t>
      </w:r>
      <w:r w:rsidR="00817A07" w:rsidRPr="00A3036C">
        <w:rPr>
          <w:rFonts w:ascii="Times New Roman" w:eastAsia="Aptos" w:hAnsi="Times New Roman" w:cs="Times New Roman"/>
          <w:bCs/>
          <w:sz w:val="24"/>
          <w:szCs w:val="24"/>
        </w:rPr>
        <w:t>Dinheiro... dinheiro... dinheiro</w:t>
      </w:r>
      <w:r w:rsidR="008F5AD0" w:rsidRPr="00A3036C">
        <w:rPr>
          <w:rFonts w:ascii="Times New Roman" w:eastAsia="Aptos" w:hAnsi="Times New Roman" w:cs="Times New Roman"/>
          <w:bCs/>
          <w:sz w:val="24"/>
          <w:szCs w:val="24"/>
        </w:rPr>
        <w:t xml:space="preserve"> é o que importa para o</w:t>
      </w:r>
      <w:r w:rsidR="006E7C2A" w:rsidRPr="00A3036C">
        <w:rPr>
          <w:rFonts w:ascii="Times New Roman" w:eastAsia="Aptos" w:hAnsi="Times New Roman" w:cs="Times New Roman"/>
          <w:bCs/>
          <w:sz w:val="24"/>
          <w:szCs w:val="24"/>
        </w:rPr>
        <w:t>s</w:t>
      </w:r>
      <w:r w:rsidR="008F5AD0" w:rsidRPr="00A3036C">
        <w:rPr>
          <w:rFonts w:ascii="Times New Roman" w:eastAsia="Aptos" w:hAnsi="Times New Roman" w:cs="Times New Roman"/>
          <w:bCs/>
          <w:sz w:val="24"/>
          <w:szCs w:val="24"/>
        </w:rPr>
        <w:t xml:space="preserve"> terrestre</w:t>
      </w:r>
      <w:r w:rsidR="006E7C2A" w:rsidRPr="00A3036C">
        <w:rPr>
          <w:rFonts w:ascii="Times New Roman" w:eastAsia="Aptos" w:hAnsi="Times New Roman" w:cs="Times New Roman"/>
          <w:bCs/>
          <w:sz w:val="24"/>
          <w:szCs w:val="24"/>
        </w:rPr>
        <w:t>s, sem se darem conta</w:t>
      </w:r>
      <w:r w:rsidR="00361CBA" w:rsidRPr="00A3036C">
        <w:rPr>
          <w:rFonts w:ascii="Times New Roman" w:eastAsia="Aptos" w:hAnsi="Times New Roman" w:cs="Times New Roman"/>
          <w:bCs/>
          <w:sz w:val="24"/>
          <w:szCs w:val="24"/>
        </w:rPr>
        <w:t xml:space="preserve"> de que os bens materiais, aqui, ficam</w:t>
      </w:r>
      <w:r w:rsidR="004D0E8F" w:rsidRPr="00A3036C">
        <w:rPr>
          <w:rFonts w:ascii="Times New Roman" w:eastAsia="Aptos" w:hAnsi="Times New Roman" w:cs="Times New Roman"/>
          <w:bCs/>
          <w:sz w:val="24"/>
          <w:szCs w:val="24"/>
        </w:rPr>
        <w:t xml:space="preserve"> e só se levam as virtudes</w:t>
      </w:r>
      <w:r w:rsidR="006343BF" w:rsidRPr="00A3036C">
        <w:rPr>
          <w:rFonts w:ascii="Times New Roman" w:eastAsia="Aptos" w:hAnsi="Times New Roman" w:cs="Times New Roman"/>
          <w:bCs/>
          <w:sz w:val="24"/>
          <w:szCs w:val="24"/>
        </w:rPr>
        <w:t xml:space="preserve"> para outras dimensões, sejam elas responsáveis</w:t>
      </w:r>
      <w:r w:rsidR="004759D0" w:rsidRPr="00A3036C">
        <w:rPr>
          <w:rFonts w:ascii="Times New Roman" w:eastAsia="Aptos" w:hAnsi="Times New Roman" w:cs="Times New Roman"/>
          <w:bCs/>
          <w:sz w:val="24"/>
          <w:szCs w:val="24"/>
        </w:rPr>
        <w:t xml:space="preserve"> para evolução ou atraso </w:t>
      </w:r>
      <w:r w:rsidR="0061163E" w:rsidRPr="00A3036C">
        <w:rPr>
          <w:rFonts w:ascii="Times New Roman" w:eastAsia="Aptos" w:hAnsi="Times New Roman" w:cs="Times New Roman"/>
          <w:bCs/>
          <w:sz w:val="24"/>
          <w:szCs w:val="24"/>
        </w:rPr>
        <w:t>do ser humano, independentemente de sua origem</w:t>
      </w:r>
      <w:r w:rsidR="00084481" w:rsidRPr="00A3036C">
        <w:rPr>
          <w:rFonts w:ascii="Times New Roman" w:eastAsia="Aptos" w:hAnsi="Times New Roman" w:cs="Times New Roman"/>
          <w:bCs/>
          <w:sz w:val="24"/>
          <w:szCs w:val="24"/>
        </w:rPr>
        <w:t xml:space="preserve"> universal</w:t>
      </w:r>
      <w:r w:rsidR="0061163E" w:rsidRPr="00A3036C">
        <w:rPr>
          <w:rFonts w:ascii="Times New Roman" w:eastAsia="Aptos" w:hAnsi="Times New Roman" w:cs="Times New Roman"/>
          <w:bCs/>
          <w:sz w:val="24"/>
          <w:szCs w:val="24"/>
        </w:rPr>
        <w:t>.</w:t>
      </w:r>
      <w:r w:rsidR="00084481" w:rsidRPr="00A3036C">
        <w:rPr>
          <w:rFonts w:ascii="Times New Roman" w:eastAsia="Aptos" w:hAnsi="Times New Roman" w:cs="Times New Roman"/>
          <w:bCs/>
          <w:sz w:val="24"/>
          <w:szCs w:val="24"/>
        </w:rPr>
        <w:t xml:space="preserve"> Todos </w:t>
      </w:r>
      <w:r w:rsidR="002A6D2A" w:rsidRPr="00A3036C">
        <w:rPr>
          <w:rFonts w:ascii="Times New Roman" w:eastAsia="Aptos" w:hAnsi="Times New Roman" w:cs="Times New Roman"/>
          <w:bCs/>
          <w:sz w:val="24"/>
          <w:szCs w:val="24"/>
        </w:rPr>
        <w:t xml:space="preserve">os </w:t>
      </w:r>
      <w:r w:rsidR="00084481" w:rsidRPr="00A3036C">
        <w:rPr>
          <w:rFonts w:ascii="Times New Roman" w:eastAsia="Aptos" w:hAnsi="Times New Roman" w:cs="Times New Roman"/>
          <w:bCs/>
          <w:sz w:val="24"/>
          <w:szCs w:val="24"/>
        </w:rPr>
        <w:t>seres planetários, dimensionais e até mesmo os híbridos</w:t>
      </w:r>
      <w:r w:rsidR="00AA4896" w:rsidRPr="00A3036C">
        <w:rPr>
          <w:rFonts w:ascii="Times New Roman" w:eastAsia="Aptos" w:hAnsi="Times New Roman" w:cs="Times New Roman"/>
          <w:bCs/>
          <w:sz w:val="24"/>
          <w:szCs w:val="24"/>
        </w:rPr>
        <w:t xml:space="preserve"> podem </w:t>
      </w:r>
      <w:r w:rsidR="00987990" w:rsidRPr="00A3036C">
        <w:rPr>
          <w:rFonts w:ascii="Times New Roman" w:eastAsia="Aptos" w:hAnsi="Times New Roman" w:cs="Times New Roman"/>
          <w:bCs/>
          <w:sz w:val="24"/>
          <w:szCs w:val="24"/>
        </w:rPr>
        <w:t xml:space="preserve">e devem </w:t>
      </w:r>
      <w:r w:rsidR="00AA4896" w:rsidRPr="00A3036C">
        <w:rPr>
          <w:rFonts w:ascii="Times New Roman" w:eastAsia="Aptos" w:hAnsi="Times New Roman" w:cs="Times New Roman"/>
          <w:bCs/>
          <w:sz w:val="24"/>
          <w:szCs w:val="24"/>
        </w:rPr>
        <w:t>experenciar</w:t>
      </w:r>
      <w:r w:rsidR="00987990" w:rsidRPr="00A3036C">
        <w:rPr>
          <w:rFonts w:ascii="Times New Roman" w:eastAsia="Aptos" w:hAnsi="Times New Roman" w:cs="Times New Roman"/>
          <w:bCs/>
          <w:sz w:val="24"/>
          <w:szCs w:val="24"/>
        </w:rPr>
        <w:t>, mais cedo ou mais tarde</w:t>
      </w:r>
      <w:r w:rsidR="002A7709" w:rsidRPr="00A3036C">
        <w:rPr>
          <w:rFonts w:ascii="Times New Roman" w:eastAsia="Aptos" w:hAnsi="Times New Roman" w:cs="Times New Roman"/>
          <w:bCs/>
          <w:sz w:val="24"/>
          <w:szCs w:val="24"/>
        </w:rPr>
        <w:t>,</w:t>
      </w:r>
      <w:r w:rsidR="00E2633B" w:rsidRPr="00A3036C">
        <w:rPr>
          <w:rFonts w:ascii="Times New Roman" w:eastAsia="Aptos" w:hAnsi="Times New Roman" w:cs="Times New Roman"/>
          <w:bCs/>
          <w:sz w:val="24"/>
          <w:szCs w:val="24"/>
        </w:rPr>
        <w:t xml:space="preserve"> com o exercício correto de seus respectivos livre</w:t>
      </w:r>
      <w:r w:rsidR="002A7709" w:rsidRPr="00A3036C">
        <w:rPr>
          <w:rFonts w:ascii="Times New Roman" w:eastAsia="Aptos" w:hAnsi="Times New Roman" w:cs="Times New Roman"/>
          <w:bCs/>
          <w:sz w:val="24"/>
          <w:szCs w:val="24"/>
        </w:rPr>
        <w:t>s</w:t>
      </w:r>
      <w:r w:rsidR="00E2633B" w:rsidRPr="00A3036C">
        <w:rPr>
          <w:rFonts w:ascii="Times New Roman" w:eastAsia="Aptos" w:hAnsi="Times New Roman" w:cs="Times New Roman"/>
          <w:bCs/>
          <w:sz w:val="24"/>
          <w:szCs w:val="24"/>
        </w:rPr>
        <w:t xml:space="preserve"> arbítrio</w:t>
      </w:r>
      <w:r w:rsidR="002A7709" w:rsidRPr="00A3036C">
        <w:rPr>
          <w:rFonts w:ascii="Times New Roman" w:eastAsia="Aptos" w:hAnsi="Times New Roman" w:cs="Times New Roman"/>
          <w:bCs/>
          <w:sz w:val="24"/>
          <w:szCs w:val="24"/>
        </w:rPr>
        <w:t xml:space="preserve">s </w:t>
      </w:r>
      <w:bookmarkStart w:id="108" w:name="_Hlk214450309"/>
      <w:r w:rsidR="00A32AC9" w:rsidRPr="00A3036C">
        <w:rPr>
          <w:rFonts w:ascii="Times New Roman" w:eastAsia="Aptos" w:hAnsi="Times New Roman" w:cs="Times New Roman"/>
          <w:bCs/>
          <w:i/>
          <w:iCs/>
          <w:sz w:val="24"/>
          <w:szCs w:val="24"/>
        </w:rPr>
        <w:t xml:space="preserve">o aprendizado da delicadeza </w:t>
      </w:r>
      <w:r w:rsidR="00A32AC9" w:rsidRPr="00A3036C">
        <w:rPr>
          <w:rFonts w:ascii="Times New Roman" w:eastAsia="Aptos" w:hAnsi="Times New Roman" w:cs="Times New Roman"/>
          <w:bCs/>
          <w:sz w:val="24"/>
          <w:szCs w:val="24"/>
        </w:rPr>
        <w:t xml:space="preserve">em </w:t>
      </w:r>
      <w:r w:rsidR="00A32AC9" w:rsidRPr="00A3036C">
        <w:rPr>
          <w:rFonts w:ascii="Times New Roman" w:eastAsia="Aptos" w:hAnsi="Times New Roman" w:cs="Times New Roman"/>
          <w:b/>
          <w:sz w:val="24"/>
          <w:szCs w:val="24"/>
        </w:rPr>
        <w:t>Evoluirejá</w:t>
      </w:r>
      <w:r w:rsidR="00A32AC9" w:rsidRPr="00A3036C">
        <w:rPr>
          <w:rFonts w:ascii="Times New Roman" w:eastAsia="Aptos" w:hAnsi="Times New Roman" w:cs="Times New Roman"/>
          <w:bCs/>
          <w:sz w:val="24"/>
          <w:szCs w:val="24"/>
        </w:rPr>
        <w:t>.</w:t>
      </w:r>
    </w:p>
    <w:bookmarkEnd w:id="108"/>
    <w:p w14:paraId="73C63062" w14:textId="1FD57CAF" w:rsidR="00713AA4" w:rsidRPr="00A3036C" w:rsidRDefault="00D412BE" w:rsidP="00370B38">
      <w:pPr>
        <w:spacing w:after="0"/>
        <w:jc w:val="both"/>
        <w:rPr>
          <w:rFonts w:ascii="Times New Roman" w:eastAsia="Aptos" w:hAnsi="Times New Roman" w:cs="Times New Roman"/>
          <w:bCs/>
          <w:sz w:val="24"/>
          <w:szCs w:val="24"/>
        </w:rPr>
      </w:pPr>
      <w:r w:rsidRPr="00A3036C">
        <w:rPr>
          <w:rFonts w:ascii="Times New Roman" w:eastAsia="Aptos" w:hAnsi="Times New Roman" w:cs="Times New Roman"/>
          <w:bCs/>
          <w:sz w:val="24"/>
          <w:szCs w:val="24"/>
        </w:rPr>
        <w:t xml:space="preserve">Planeta Terra está carregado de energias negativas responsáveis por conflitos políticos, </w:t>
      </w:r>
      <w:r w:rsidR="00144BBD" w:rsidRPr="00A3036C">
        <w:rPr>
          <w:rFonts w:ascii="Times New Roman" w:eastAsia="Aptos" w:hAnsi="Times New Roman" w:cs="Times New Roman"/>
          <w:bCs/>
          <w:sz w:val="24"/>
          <w:szCs w:val="24"/>
        </w:rPr>
        <w:t xml:space="preserve">empresariais, industriais, </w:t>
      </w:r>
      <w:r w:rsidRPr="00A3036C">
        <w:rPr>
          <w:rFonts w:ascii="Times New Roman" w:eastAsia="Aptos" w:hAnsi="Times New Roman" w:cs="Times New Roman"/>
          <w:bCs/>
          <w:sz w:val="24"/>
          <w:szCs w:val="24"/>
        </w:rPr>
        <w:t>sociais</w:t>
      </w:r>
      <w:r w:rsidR="00144BBD" w:rsidRPr="00A3036C">
        <w:rPr>
          <w:rFonts w:ascii="Times New Roman" w:eastAsia="Aptos" w:hAnsi="Times New Roman" w:cs="Times New Roman"/>
          <w:bCs/>
          <w:sz w:val="24"/>
          <w:szCs w:val="24"/>
        </w:rPr>
        <w:t xml:space="preserve"> e esportivo</w:t>
      </w:r>
      <w:r w:rsidR="00AE1662" w:rsidRPr="00A3036C">
        <w:rPr>
          <w:rFonts w:ascii="Times New Roman" w:eastAsia="Aptos" w:hAnsi="Times New Roman" w:cs="Times New Roman"/>
          <w:bCs/>
          <w:sz w:val="24"/>
          <w:szCs w:val="24"/>
        </w:rPr>
        <w:t>s</w:t>
      </w:r>
      <w:r w:rsidR="008C79B8" w:rsidRPr="00A3036C">
        <w:rPr>
          <w:rFonts w:ascii="Times New Roman" w:eastAsia="Aptos" w:hAnsi="Times New Roman" w:cs="Times New Roman"/>
          <w:bCs/>
          <w:sz w:val="24"/>
          <w:szCs w:val="24"/>
        </w:rPr>
        <w:t xml:space="preserve"> que</w:t>
      </w:r>
      <w:r w:rsidR="00AE1662" w:rsidRPr="00A3036C">
        <w:rPr>
          <w:rFonts w:ascii="Times New Roman" w:eastAsia="Aptos" w:hAnsi="Times New Roman" w:cs="Times New Roman"/>
          <w:bCs/>
          <w:sz w:val="24"/>
          <w:szCs w:val="24"/>
        </w:rPr>
        <w:t xml:space="preserve"> promovem o negacionismo, inconsciente, do terrícola</w:t>
      </w:r>
      <w:r w:rsidR="000A786A" w:rsidRPr="00A3036C">
        <w:rPr>
          <w:rFonts w:ascii="Times New Roman" w:eastAsia="Aptos" w:hAnsi="Times New Roman" w:cs="Times New Roman"/>
          <w:bCs/>
          <w:sz w:val="24"/>
          <w:szCs w:val="24"/>
        </w:rPr>
        <w:t>,</w:t>
      </w:r>
      <w:r w:rsidR="00AE1662" w:rsidRPr="00A3036C">
        <w:rPr>
          <w:rFonts w:ascii="Times New Roman" w:eastAsia="Aptos" w:hAnsi="Times New Roman" w:cs="Times New Roman"/>
          <w:bCs/>
          <w:sz w:val="24"/>
          <w:szCs w:val="24"/>
        </w:rPr>
        <w:t xml:space="preserve"> adormecido</w:t>
      </w:r>
      <w:r w:rsidR="000A786A" w:rsidRPr="00A3036C">
        <w:rPr>
          <w:rFonts w:ascii="Times New Roman" w:eastAsia="Aptos" w:hAnsi="Times New Roman" w:cs="Times New Roman"/>
          <w:bCs/>
          <w:sz w:val="24"/>
          <w:szCs w:val="24"/>
        </w:rPr>
        <w:t>,</w:t>
      </w:r>
      <w:r w:rsidR="00FD5AF9" w:rsidRPr="00A3036C">
        <w:rPr>
          <w:rFonts w:ascii="Times New Roman" w:eastAsia="Aptos" w:hAnsi="Times New Roman" w:cs="Times New Roman"/>
          <w:bCs/>
          <w:sz w:val="24"/>
          <w:szCs w:val="24"/>
        </w:rPr>
        <w:t xml:space="preserve"> </w:t>
      </w:r>
      <w:r w:rsidR="000A786A" w:rsidRPr="00A3036C">
        <w:rPr>
          <w:rFonts w:ascii="Times New Roman" w:eastAsia="Aptos" w:hAnsi="Times New Roman" w:cs="Times New Roman"/>
          <w:bCs/>
          <w:sz w:val="24"/>
          <w:szCs w:val="24"/>
        </w:rPr>
        <w:t>para</w:t>
      </w:r>
      <w:r w:rsidR="00FD5AF9" w:rsidRPr="00A3036C">
        <w:rPr>
          <w:rFonts w:ascii="Times New Roman" w:eastAsia="Aptos" w:hAnsi="Times New Roman" w:cs="Times New Roman"/>
          <w:bCs/>
          <w:sz w:val="24"/>
          <w:szCs w:val="24"/>
        </w:rPr>
        <w:t xml:space="preserve"> ser parte do </w:t>
      </w:r>
      <w:r w:rsidR="00FD5AF9" w:rsidRPr="00A3036C">
        <w:rPr>
          <w:rFonts w:ascii="Times New Roman" w:eastAsia="Aptos" w:hAnsi="Times New Roman" w:cs="Times New Roman"/>
          <w:bCs/>
          <w:i/>
          <w:iCs/>
          <w:sz w:val="24"/>
          <w:szCs w:val="24"/>
        </w:rPr>
        <w:t xml:space="preserve">despertar em massa </w:t>
      </w:r>
      <w:r w:rsidR="00FD5AF9" w:rsidRPr="00A3036C">
        <w:rPr>
          <w:rFonts w:ascii="Times New Roman" w:eastAsia="Aptos" w:hAnsi="Times New Roman" w:cs="Times New Roman"/>
          <w:bCs/>
          <w:sz w:val="24"/>
          <w:szCs w:val="24"/>
        </w:rPr>
        <w:t>cada vez mais longe</w:t>
      </w:r>
      <w:r w:rsidR="009D0A7D" w:rsidRPr="00A3036C">
        <w:rPr>
          <w:rFonts w:ascii="Times New Roman" w:eastAsia="Aptos" w:hAnsi="Times New Roman" w:cs="Times New Roman"/>
          <w:bCs/>
          <w:sz w:val="24"/>
          <w:szCs w:val="24"/>
        </w:rPr>
        <w:t xml:space="preserve"> da realidade dos habitantes terrestres.</w:t>
      </w:r>
    </w:p>
    <w:p w14:paraId="5B22D55A" w14:textId="456FAB93" w:rsidR="00F4748D" w:rsidRPr="00A3036C" w:rsidRDefault="003C6889" w:rsidP="00F4748D">
      <w:pPr>
        <w:spacing w:after="0"/>
        <w:jc w:val="both"/>
        <w:rPr>
          <w:rFonts w:ascii="Times New Roman" w:eastAsia="Aptos" w:hAnsi="Times New Roman" w:cs="Times New Roman"/>
          <w:sz w:val="24"/>
          <w:szCs w:val="24"/>
        </w:rPr>
      </w:pPr>
      <w:r w:rsidRPr="00A3036C">
        <w:rPr>
          <w:rFonts w:ascii="Times New Roman" w:eastAsia="Aptos" w:hAnsi="Times New Roman" w:cs="Times New Roman"/>
          <w:bCs/>
          <w:sz w:val="24"/>
          <w:szCs w:val="24"/>
        </w:rPr>
        <w:t>Consciências flagelada</w:t>
      </w:r>
      <w:r w:rsidR="00EF49DA" w:rsidRPr="00A3036C">
        <w:rPr>
          <w:rFonts w:ascii="Times New Roman" w:eastAsia="Aptos" w:hAnsi="Times New Roman" w:cs="Times New Roman"/>
          <w:bCs/>
          <w:sz w:val="24"/>
          <w:szCs w:val="24"/>
        </w:rPr>
        <w:t xml:space="preserve">s pelas </w:t>
      </w:r>
      <w:r w:rsidR="00EF49DA" w:rsidRPr="00A3036C">
        <w:rPr>
          <w:rFonts w:ascii="Times New Roman" w:eastAsia="Aptos" w:hAnsi="Times New Roman" w:cs="Times New Roman"/>
          <w:bCs/>
          <w:i/>
          <w:iCs/>
          <w:sz w:val="24"/>
          <w:szCs w:val="24"/>
        </w:rPr>
        <w:t xml:space="preserve">paixões materiais </w:t>
      </w:r>
      <w:r w:rsidR="00EF49DA" w:rsidRPr="00A3036C">
        <w:rPr>
          <w:rFonts w:ascii="Times New Roman" w:eastAsia="Aptos" w:hAnsi="Times New Roman" w:cs="Times New Roman"/>
          <w:bCs/>
          <w:sz w:val="24"/>
          <w:szCs w:val="24"/>
        </w:rPr>
        <w:t>não são capazes</w:t>
      </w:r>
      <w:r w:rsidR="004779D4" w:rsidRPr="00A3036C">
        <w:rPr>
          <w:rFonts w:ascii="Times New Roman" w:eastAsia="Aptos" w:hAnsi="Times New Roman" w:cs="Times New Roman"/>
          <w:bCs/>
          <w:sz w:val="24"/>
          <w:szCs w:val="24"/>
        </w:rPr>
        <w:t xml:space="preserve"> de captarem as </w:t>
      </w:r>
      <w:r w:rsidR="004270C9" w:rsidRPr="00A3036C">
        <w:rPr>
          <w:rFonts w:ascii="Times New Roman" w:eastAsia="Aptos" w:hAnsi="Times New Roman" w:cs="Times New Roman"/>
          <w:bCs/>
          <w:sz w:val="24"/>
          <w:szCs w:val="24"/>
        </w:rPr>
        <w:t xml:space="preserve">interpretações corretas de suas </w:t>
      </w:r>
      <w:r w:rsidR="004779D4" w:rsidRPr="00A3036C">
        <w:rPr>
          <w:rFonts w:ascii="Times New Roman" w:eastAsia="Aptos" w:hAnsi="Times New Roman" w:cs="Times New Roman"/>
          <w:bCs/>
          <w:sz w:val="24"/>
          <w:szCs w:val="24"/>
        </w:rPr>
        <w:t>intuições</w:t>
      </w:r>
      <w:r w:rsidR="004270C9" w:rsidRPr="00A3036C">
        <w:rPr>
          <w:rFonts w:ascii="Times New Roman" w:eastAsia="Aptos" w:hAnsi="Times New Roman" w:cs="Times New Roman"/>
          <w:bCs/>
          <w:sz w:val="24"/>
          <w:szCs w:val="24"/>
        </w:rPr>
        <w:t xml:space="preserve"> divinais, as </w:t>
      </w:r>
      <w:r w:rsidR="004270C9" w:rsidRPr="00A3036C">
        <w:rPr>
          <w:rFonts w:ascii="Times New Roman" w:eastAsia="Aptos" w:hAnsi="Times New Roman" w:cs="Times New Roman"/>
          <w:bCs/>
          <w:sz w:val="24"/>
          <w:szCs w:val="24"/>
        </w:rPr>
        <w:lastRenderedPageBreak/>
        <w:t>permutando</w:t>
      </w:r>
      <w:r w:rsidR="00B66E8F" w:rsidRPr="00A3036C">
        <w:rPr>
          <w:rFonts w:ascii="Times New Roman" w:eastAsia="Aptos" w:hAnsi="Times New Roman" w:cs="Times New Roman"/>
          <w:bCs/>
          <w:sz w:val="24"/>
          <w:szCs w:val="24"/>
        </w:rPr>
        <w:t xml:space="preserve"> pelo negacionismo energético </w:t>
      </w:r>
      <w:r w:rsidR="00D038B4" w:rsidRPr="00A3036C">
        <w:rPr>
          <w:rFonts w:ascii="Times New Roman" w:eastAsia="Aptos" w:hAnsi="Times New Roman" w:cs="Times New Roman"/>
          <w:bCs/>
          <w:sz w:val="24"/>
          <w:szCs w:val="24"/>
        </w:rPr>
        <w:t>in</w:t>
      </w:r>
      <w:r w:rsidR="00B66E8F" w:rsidRPr="00A3036C">
        <w:rPr>
          <w:rFonts w:ascii="Times New Roman" w:eastAsia="Aptos" w:hAnsi="Times New Roman" w:cs="Times New Roman"/>
          <w:bCs/>
          <w:sz w:val="24"/>
          <w:szCs w:val="24"/>
        </w:rPr>
        <w:t>capaz</w:t>
      </w:r>
      <w:r w:rsidR="00E652AF" w:rsidRPr="00A3036C">
        <w:rPr>
          <w:rFonts w:ascii="Times New Roman" w:eastAsia="Aptos" w:hAnsi="Times New Roman" w:cs="Times New Roman"/>
          <w:bCs/>
          <w:sz w:val="24"/>
          <w:szCs w:val="24"/>
        </w:rPr>
        <w:t xml:space="preserve"> </w:t>
      </w:r>
      <w:r w:rsidR="00236A62" w:rsidRPr="00A3036C">
        <w:rPr>
          <w:rFonts w:ascii="Times New Roman" w:eastAsia="Aptos" w:hAnsi="Times New Roman" w:cs="Times New Roman"/>
          <w:bCs/>
          <w:sz w:val="24"/>
          <w:szCs w:val="24"/>
        </w:rPr>
        <w:t>de lhe propiciar</w:t>
      </w:r>
      <w:r w:rsidR="00425C8C" w:rsidRPr="00A3036C">
        <w:rPr>
          <w:rFonts w:ascii="Times New Roman" w:eastAsia="Aptos" w:hAnsi="Times New Roman" w:cs="Times New Roman"/>
          <w:bCs/>
          <w:sz w:val="24"/>
          <w:szCs w:val="24"/>
        </w:rPr>
        <w:t xml:space="preserve"> os sentimentos necessários para </w:t>
      </w:r>
      <w:r w:rsidR="000301A3" w:rsidRPr="00A3036C">
        <w:rPr>
          <w:rFonts w:ascii="Times New Roman" w:eastAsia="Aptos" w:hAnsi="Times New Roman" w:cs="Times New Roman"/>
          <w:bCs/>
          <w:sz w:val="24"/>
          <w:szCs w:val="24"/>
        </w:rPr>
        <w:t>experenciarem a transição planetári</w:t>
      </w:r>
      <w:r w:rsidR="00037D87" w:rsidRPr="00A3036C">
        <w:rPr>
          <w:rFonts w:ascii="Times New Roman" w:eastAsia="Aptos" w:hAnsi="Times New Roman" w:cs="Times New Roman"/>
          <w:bCs/>
          <w:sz w:val="24"/>
          <w:szCs w:val="24"/>
        </w:rPr>
        <w:t xml:space="preserve">a do </w:t>
      </w:r>
      <w:r w:rsidR="00037D87" w:rsidRPr="00A3036C">
        <w:rPr>
          <w:rFonts w:ascii="Times New Roman" w:eastAsia="Aptos" w:hAnsi="Times New Roman" w:cs="Times New Roman"/>
          <w:bCs/>
          <w:i/>
          <w:iCs/>
          <w:sz w:val="24"/>
          <w:szCs w:val="24"/>
        </w:rPr>
        <w:t xml:space="preserve">terceiro </w:t>
      </w:r>
      <w:r w:rsidR="00037D87" w:rsidRPr="00A3036C">
        <w:rPr>
          <w:rFonts w:ascii="Times New Roman" w:eastAsia="Aptos" w:hAnsi="Times New Roman" w:cs="Times New Roman"/>
          <w:bCs/>
          <w:sz w:val="24"/>
          <w:szCs w:val="24"/>
        </w:rPr>
        <w:t xml:space="preserve">para o início de sua caminhada rumo ao </w:t>
      </w:r>
      <w:r w:rsidR="00037D87" w:rsidRPr="00A3036C">
        <w:rPr>
          <w:rFonts w:ascii="Times New Roman" w:eastAsia="Aptos" w:hAnsi="Times New Roman" w:cs="Times New Roman"/>
          <w:bCs/>
          <w:i/>
          <w:iCs/>
          <w:sz w:val="24"/>
          <w:szCs w:val="24"/>
        </w:rPr>
        <w:t>amor incondicional</w:t>
      </w:r>
      <w:r w:rsidR="00F4748D" w:rsidRPr="00A3036C">
        <w:rPr>
          <w:rFonts w:ascii="Times New Roman" w:eastAsia="Aptos" w:hAnsi="Times New Roman" w:cs="Times New Roman"/>
          <w:bCs/>
          <w:sz w:val="24"/>
          <w:szCs w:val="24"/>
        </w:rPr>
        <w:t xml:space="preserve"> com </w:t>
      </w:r>
      <w:r w:rsidR="00F4748D" w:rsidRPr="00A3036C">
        <w:rPr>
          <w:rFonts w:ascii="Times New Roman" w:eastAsia="Aptos" w:hAnsi="Times New Roman" w:cs="Times New Roman"/>
          <w:bCs/>
          <w:i/>
          <w:iCs/>
          <w:sz w:val="24"/>
          <w:szCs w:val="24"/>
        </w:rPr>
        <w:t xml:space="preserve">o aprendizado da delicadeza </w:t>
      </w:r>
      <w:r w:rsidR="00F4748D" w:rsidRPr="00A3036C">
        <w:rPr>
          <w:rFonts w:ascii="Times New Roman" w:eastAsia="Aptos" w:hAnsi="Times New Roman" w:cs="Times New Roman"/>
          <w:bCs/>
          <w:sz w:val="24"/>
          <w:szCs w:val="24"/>
        </w:rPr>
        <w:t xml:space="preserve">em </w:t>
      </w:r>
      <w:r w:rsidR="00F4748D" w:rsidRPr="00A3036C">
        <w:rPr>
          <w:rFonts w:ascii="Times New Roman" w:eastAsia="Aptos" w:hAnsi="Times New Roman" w:cs="Times New Roman"/>
          <w:b/>
          <w:sz w:val="24"/>
          <w:szCs w:val="24"/>
        </w:rPr>
        <w:t>Evoluirejá</w:t>
      </w:r>
      <w:r w:rsidR="000A786A" w:rsidRPr="00A3036C">
        <w:rPr>
          <w:rFonts w:ascii="Times New Roman" w:eastAsia="Aptos" w:hAnsi="Times New Roman" w:cs="Times New Roman"/>
          <w:bCs/>
          <w:sz w:val="24"/>
          <w:szCs w:val="24"/>
        </w:rPr>
        <w:t xml:space="preserve"> do </w:t>
      </w:r>
      <w:r w:rsidR="000A786A" w:rsidRPr="00A3036C">
        <w:rPr>
          <w:rFonts w:ascii="Times New Roman" w:eastAsia="Aptos" w:hAnsi="Times New Roman" w:cs="Times New Roman"/>
          <w:i/>
          <w:iCs/>
          <w:sz w:val="24"/>
          <w:szCs w:val="24"/>
        </w:rPr>
        <w:t xml:space="preserve">quinto </w:t>
      </w:r>
      <w:r w:rsidR="000A786A" w:rsidRPr="00A3036C">
        <w:rPr>
          <w:rFonts w:ascii="Times New Roman" w:eastAsia="Aptos" w:hAnsi="Times New Roman" w:cs="Times New Roman"/>
          <w:sz w:val="24"/>
          <w:szCs w:val="24"/>
        </w:rPr>
        <w:t xml:space="preserve">ao </w:t>
      </w:r>
      <w:r w:rsidR="000A786A" w:rsidRPr="00A3036C">
        <w:rPr>
          <w:rFonts w:ascii="Times New Roman" w:eastAsia="Aptos" w:hAnsi="Times New Roman" w:cs="Times New Roman"/>
          <w:i/>
          <w:iCs/>
          <w:sz w:val="24"/>
          <w:szCs w:val="24"/>
        </w:rPr>
        <w:t>décimo segundo planos terráqueos</w:t>
      </w:r>
      <w:r w:rsidR="000A786A" w:rsidRPr="00A3036C">
        <w:rPr>
          <w:rFonts w:ascii="Times New Roman" w:eastAsia="Aptos" w:hAnsi="Times New Roman" w:cs="Times New Roman"/>
          <w:sz w:val="24"/>
          <w:szCs w:val="24"/>
        </w:rPr>
        <w:t>.</w:t>
      </w:r>
    </w:p>
    <w:p w14:paraId="36E10C05" w14:textId="788EC7C7" w:rsidR="00290543" w:rsidRPr="00A3036C" w:rsidRDefault="00B35F1D" w:rsidP="00DE0AEA">
      <w:pPr>
        <w:spacing w:after="0"/>
        <w:jc w:val="both"/>
        <w:rPr>
          <w:rFonts w:ascii="Times New Roman" w:hAnsi="Times New Roman" w:cs="Times New Roman"/>
          <w:sz w:val="24"/>
          <w:szCs w:val="24"/>
        </w:rPr>
      </w:pPr>
      <w:r w:rsidRPr="00A3036C">
        <w:rPr>
          <w:rFonts w:ascii="Times New Roman" w:eastAsia="Aptos" w:hAnsi="Times New Roman" w:cs="Times New Roman"/>
          <w:bCs/>
          <w:sz w:val="24"/>
          <w:szCs w:val="24"/>
        </w:rPr>
        <w:t>Todos os Guerreiros Dimensionais</w:t>
      </w:r>
      <w:r w:rsidR="00743AA1" w:rsidRPr="00A3036C">
        <w:rPr>
          <w:rFonts w:ascii="Times New Roman" w:eastAsia="Aptos" w:hAnsi="Times New Roman" w:cs="Times New Roman"/>
          <w:bCs/>
          <w:sz w:val="24"/>
          <w:szCs w:val="24"/>
        </w:rPr>
        <w:t xml:space="preserve"> retornam da viagem imposta pelo </w:t>
      </w:r>
      <w:r w:rsidR="00743AA1" w:rsidRPr="00A3036C">
        <w:rPr>
          <w:rFonts w:ascii="Times New Roman" w:eastAsia="Aptos" w:hAnsi="Times New Roman" w:cs="Times New Roman"/>
          <w:b/>
          <w:sz w:val="24"/>
          <w:szCs w:val="24"/>
        </w:rPr>
        <w:t xml:space="preserve">reset </w:t>
      </w:r>
      <w:r w:rsidR="00743AA1" w:rsidRPr="00A3036C">
        <w:rPr>
          <w:rFonts w:ascii="Times New Roman" w:eastAsia="Aptos" w:hAnsi="Times New Roman" w:cs="Times New Roman"/>
          <w:bCs/>
          <w:sz w:val="24"/>
          <w:szCs w:val="24"/>
        </w:rPr>
        <w:t>do Sistema Terra</w:t>
      </w:r>
      <w:r w:rsidR="00C762AB" w:rsidRPr="00A3036C">
        <w:rPr>
          <w:rFonts w:ascii="Times New Roman" w:eastAsia="Aptos" w:hAnsi="Times New Roman" w:cs="Times New Roman"/>
          <w:bCs/>
          <w:sz w:val="24"/>
          <w:szCs w:val="24"/>
        </w:rPr>
        <w:t xml:space="preserve">, </w:t>
      </w:r>
      <w:r w:rsidR="00D1557E" w:rsidRPr="00A3036C">
        <w:rPr>
          <w:rFonts w:ascii="Times New Roman" w:eastAsia="Aptos" w:hAnsi="Times New Roman" w:cs="Times New Roman"/>
          <w:bCs/>
          <w:sz w:val="24"/>
          <w:szCs w:val="24"/>
        </w:rPr>
        <w:t xml:space="preserve">com </w:t>
      </w:r>
      <w:r w:rsidR="007D4798" w:rsidRPr="00A3036C">
        <w:rPr>
          <w:rFonts w:ascii="Times New Roman" w:eastAsia="Aptos" w:hAnsi="Times New Roman" w:cs="Times New Roman"/>
          <w:bCs/>
          <w:sz w:val="24"/>
          <w:szCs w:val="24"/>
        </w:rPr>
        <w:t>as mesmas</w:t>
      </w:r>
      <w:r w:rsidR="00D1557E" w:rsidRPr="00A3036C">
        <w:rPr>
          <w:rFonts w:ascii="Times New Roman" w:eastAsia="Aptos" w:hAnsi="Times New Roman" w:cs="Times New Roman"/>
          <w:bCs/>
          <w:sz w:val="24"/>
          <w:szCs w:val="24"/>
        </w:rPr>
        <w:t xml:space="preserve"> idade</w:t>
      </w:r>
      <w:r w:rsidR="007D4798" w:rsidRPr="00A3036C">
        <w:rPr>
          <w:rFonts w:ascii="Times New Roman" w:eastAsia="Aptos" w:hAnsi="Times New Roman" w:cs="Times New Roman"/>
          <w:bCs/>
          <w:sz w:val="24"/>
          <w:szCs w:val="24"/>
        </w:rPr>
        <w:t xml:space="preserve">s </w:t>
      </w:r>
      <w:r w:rsidR="008033AC" w:rsidRPr="00A3036C">
        <w:rPr>
          <w:rFonts w:ascii="Times New Roman" w:eastAsia="Aptos" w:hAnsi="Times New Roman" w:cs="Times New Roman"/>
          <w:bCs/>
          <w:sz w:val="24"/>
          <w:szCs w:val="24"/>
        </w:rPr>
        <w:t>observadas no</w:t>
      </w:r>
      <w:r w:rsidR="0006726E" w:rsidRPr="00A3036C">
        <w:rPr>
          <w:rFonts w:ascii="Times New Roman" w:eastAsia="Aptos" w:hAnsi="Times New Roman" w:cs="Times New Roman"/>
          <w:bCs/>
          <w:sz w:val="24"/>
          <w:szCs w:val="24"/>
        </w:rPr>
        <w:t xml:space="preserve"> </w:t>
      </w:r>
      <w:r w:rsidR="002D2FAC" w:rsidRPr="00A3036C">
        <w:rPr>
          <w:rFonts w:ascii="Times New Roman" w:eastAsia="Aptos" w:hAnsi="Times New Roman" w:cs="Times New Roman"/>
          <w:bCs/>
          <w:sz w:val="24"/>
          <w:szCs w:val="24"/>
        </w:rPr>
        <w:t xml:space="preserve">ano </w:t>
      </w:r>
      <w:r w:rsidR="0006726E" w:rsidRPr="00A3036C">
        <w:rPr>
          <w:rFonts w:ascii="Times New Roman" w:eastAsia="Aptos" w:hAnsi="Times New Roman" w:cs="Times New Roman"/>
          <w:bCs/>
          <w:sz w:val="24"/>
          <w:szCs w:val="24"/>
        </w:rPr>
        <w:t>de 2079, ou seja</w:t>
      </w:r>
      <w:r w:rsidR="009D11E0" w:rsidRPr="00A3036C">
        <w:rPr>
          <w:rFonts w:ascii="Times New Roman" w:eastAsia="Aptos" w:hAnsi="Times New Roman" w:cs="Times New Roman"/>
          <w:bCs/>
          <w:sz w:val="24"/>
          <w:szCs w:val="24"/>
        </w:rPr>
        <w:t>, rejuvenescidos</w:t>
      </w:r>
      <w:r w:rsidR="006E68EF" w:rsidRPr="00A3036C">
        <w:rPr>
          <w:rFonts w:ascii="Times New Roman" w:eastAsia="Aptos" w:hAnsi="Times New Roman" w:cs="Times New Roman"/>
          <w:bCs/>
          <w:sz w:val="24"/>
          <w:szCs w:val="24"/>
        </w:rPr>
        <w:t xml:space="preserve"> em relação</w:t>
      </w:r>
      <w:r w:rsidR="000B75D3" w:rsidRPr="00A3036C">
        <w:rPr>
          <w:rFonts w:ascii="Times New Roman" w:eastAsia="Aptos" w:hAnsi="Times New Roman" w:cs="Times New Roman"/>
          <w:bCs/>
          <w:sz w:val="24"/>
          <w:szCs w:val="24"/>
        </w:rPr>
        <w:t xml:space="preserve"> ao retrocesso de tempo e espaço. Contando ainda com os novos dime</w:t>
      </w:r>
      <w:r w:rsidR="00C947B8" w:rsidRPr="00A3036C">
        <w:rPr>
          <w:rFonts w:ascii="Times New Roman" w:eastAsia="Aptos" w:hAnsi="Times New Roman" w:cs="Times New Roman"/>
          <w:bCs/>
          <w:sz w:val="24"/>
          <w:szCs w:val="24"/>
        </w:rPr>
        <w:t>nsionais angariados durante este tempo como é o caso d</w:t>
      </w:r>
      <w:r w:rsidR="00B2152D" w:rsidRPr="00A3036C">
        <w:rPr>
          <w:rFonts w:ascii="Times New Roman" w:eastAsia="Aptos" w:hAnsi="Times New Roman" w:cs="Times New Roman"/>
          <w:bCs/>
          <w:sz w:val="24"/>
          <w:szCs w:val="24"/>
        </w:rPr>
        <w:t>as almas gêmeas de</w:t>
      </w:r>
      <w:r w:rsidR="00C947B8" w:rsidRPr="00A3036C">
        <w:rPr>
          <w:rFonts w:ascii="Times New Roman" w:eastAsia="Aptos" w:hAnsi="Times New Roman" w:cs="Times New Roman"/>
          <w:bCs/>
          <w:sz w:val="24"/>
          <w:szCs w:val="24"/>
        </w:rPr>
        <w:t xml:space="preserve"> </w:t>
      </w:r>
      <w:r w:rsidR="00B2152D" w:rsidRPr="00A3036C">
        <w:rPr>
          <w:rFonts w:ascii="Times New Roman" w:eastAsia="Aptos" w:hAnsi="Times New Roman" w:cs="Times New Roman"/>
          <w:bCs/>
          <w:sz w:val="24"/>
          <w:szCs w:val="24"/>
        </w:rPr>
        <w:t>Joseph e Michelle, ambos, respectivamente, com 58 e 53 anos</w:t>
      </w:r>
      <w:r w:rsidR="00544BAA" w:rsidRPr="00A3036C">
        <w:rPr>
          <w:rFonts w:ascii="Times New Roman" w:eastAsia="Aptos" w:hAnsi="Times New Roman" w:cs="Times New Roman"/>
          <w:bCs/>
          <w:sz w:val="24"/>
          <w:szCs w:val="24"/>
        </w:rPr>
        <w:t>.</w:t>
      </w:r>
      <w:r w:rsidR="007D4798" w:rsidRPr="00A3036C">
        <w:rPr>
          <w:rFonts w:ascii="Times New Roman" w:eastAsia="Aptos" w:hAnsi="Times New Roman" w:cs="Times New Roman"/>
          <w:bCs/>
          <w:sz w:val="24"/>
          <w:szCs w:val="24"/>
        </w:rPr>
        <w:t xml:space="preserve"> </w:t>
      </w:r>
      <w:r w:rsidR="00940A27" w:rsidRPr="00A3036C">
        <w:rPr>
          <w:rFonts w:ascii="Times New Roman" w:eastAsia="Aptos" w:hAnsi="Times New Roman" w:cs="Times New Roman"/>
          <w:bCs/>
          <w:sz w:val="24"/>
          <w:szCs w:val="24"/>
        </w:rPr>
        <w:t>Relembrando as idades</w:t>
      </w:r>
      <w:r w:rsidR="00DE0AEA" w:rsidRPr="00A3036C">
        <w:rPr>
          <w:rFonts w:ascii="Times New Roman" w:eastAsia="Aptos" w:hAnsi="Times New Roman" w:cs="Times New Roman"/>
          <w:bCs/>
          <w:sz w:val="24"/>
          <w:szCs w:val="24"/>
        </w:rPr>
        <w:t>, à época</w:t>
      </w:r>
      <w:r w:rsidR="000A786A" w:rsidRPr="00A3036C">
        <w:rPr>
          <w:rFonts w:ascii="Times New Roman" w:eastAsia="Aptos" w:hAnsi="Times New Roman" w:cs="Times New Roman"/>
          <w:bCs/>
          <w:sz w:val="24"/>
          <w:szCs w:val="24"/>
        </w:rPr>
        <w:t xml:space="preserve"> e atuais,</w:t>
      </w:r>
      <w:r w:rsidR="00940A27" w:rsidRPr="00A3036C">
        <w:rPr>
          <w:rFonts w:ascii="Times New Roman" w:eastAsia="Aptos" w:hAnsi="Times New Roman" w:cs="Times New Roman"/>
          <w:bCs/>
          <w:sz w:val="24"/>
          <w:szCs w:val="24"/>
        </w:rPr>
        <w:t xml:space="preserve"> de </w:t>
      </w:r>
      <w:r w:rsidR="004354EA" w:rsidRPr="00A3036C">
        <w:rPr>
          <w:rFonts w:ascii="Times New Roman" w:hAnsi="Times New Roman" w:cs="Times New Roman"/>
          <w:sz w:val="24"/>
          <w:szCs w:val="24"/>
        </w:rPr>
        <w:t>Pablo Guerra Kauê Harrison, 42</w:t>
      </w:r>
      <w:r w:rsidR="00B03539" w:rsidRPr="00A3036C">
        <w:rPr>
          <w:rFonts w:ascii="Times New Roman" w:hAnsi="Times New Roman" w:cs="Times New Roman"/>
          <w:sz w:val="24"/>
          <w:szCs w:val="24"/>
        </w:rPr>
        <w:t xml:space="preserve">, </w:t>
      </w:r>
      <w:r w:rsidR="004354EA" w:rsidRPr="00A3036C">
        <w:rPr>
          <w:rFonts w:ascii="Times New Roman" w:hAnsi="Times New Roman" w:cs="Times New Roman"/>
          <w:sz w:val="24"/>
          <w:szCs w:val="24"/>
        </w:rPr>
        <w:t>Sthephano Lessa</w:t>
      </w:r>
      <w:r w:rsidR="00B03539" w:rsidRPr="00A3036C">
        <w:rPr>
          <w:rFonts w:ascii="Times New Roman" w:hAnsi="Times New Roman" w:cs="Times New Roman"/>
          <w:sz w:val="24"/>
          <w:szCs w:val="24"/>
        </w:rPr>
        <w:t xml:space="preserve">, </w:t>
      </w:r>
      <w:r w:rsidR="004354EA" w:rsidRPr="00A3036C">
        <w:rPr>
          <w:rFonts w:ascii="Times New Roman" w:hAnsi="Times New Roman" w:cs="Times New Roman"/>
          <w:sz w:val="24"/>
          <w:szCs w:val="24"/>
        </w:rPr>
        <w:t>46</w:t>
      </w:r>
      <w:r w:rsidR="00B03539" w:rsidRPr="00A3036C">
        <w:rPr>
          <w:rFonts w:ascii="Times New Roman" w:hAnsi="Times New Roman" w:cs="Times New Roman"/>
          <w:sz w:val="24"/>
          <w:szCs w:val="24"/>
        </w:rPr>
        <w:t xml:space="preserve">, </w:t>
      </w:r>
      <w:r w:rsidR="004354EA" w:rsidRPr="00A3036C">
        <w:rPr>
          <w:rFonts w:ascii="Times New Roman" w:hAnsi="Times New Roman" w:cs="Times New Roman"/>
          <w:sz w:val="24"/>
          <w:szCs w:val="24"/>
        </w:rPr>
        <w:t>Marion Patrícia Paiva de Carvalho Harrison</w:t>
      </w:r>
      <w:r w:rsidR="00B03539" w:rsidRPr="00A3036C">
        <w:rPr>
          <w:rFonts w:ascii="Times New Roman" w:hAnsi="Times New Roman" w:cs="Times New Roman"/>
          <w:sz w:val="24"/>
          <w:szCs w:val="24"/>
        </w:rPr>
        <w:t>,</w:t>
      </w:r>
      <w:r w:rsidR="004354EA" w:rsidRPr="00A3036C">
        <w:rPr>
          <w:rFonts w:ascii="Times New Roman" w:hAnsi="Times New Roman" w:cs="Times New Roman"/>
          <w:sz w:val="24"/>
          <w:szCs w:val="24"/>
        </w:rPr>
        <w:t xml:space="preserve"> 72</w:t>
      </w:r>
      <w:r w:rsidR="00B03539" w:rsidRPr="00A3036C">
        <w:rPr>
          <w:rFonts w:ascii="Times New Roman" w:hAnsi="Times New Roman" w:cs="Times New Roman"/>
          <w:sz w:val="24"/>
          <w:szCs w:val="24"/>
        </w:rPr>
        <w:t xml:space="preserve">, </w:t>
      </w:r>
      <w:r w:rsidR="004354EA" w:rsidRPr="00A3036C">
        <w:rPr>
          <w:rFonts w:ascii="Times New Roman" w:hAnsi="Times New Roman" w:cs="Times New Roman"/>
          <w:sz w:val="24"/>
          <w:szCs w:val="24"/>
        </w:rPr>
        <w:t>e sua companheira, Viviane Oliveira, 72</w:t>
      </w:r>
      <w:r w:rsidR="00BD2DF4" w:rsidRPr="00A3036C">
        <w:rPr>
          <w:rFonts w:ascii="Times New Roman" w:hAnsi="Times New Roman" w:cs="Times New Roman"/>
          <w:sz w:val="24"/>
          <w:szCs w:val="24"/>
        </w:rPr>
        <w:t>. Além de</w:t>
      </w:r>
      <w:r w:rsidR="00390D5C" w:rsidRPr="00A3036C">
        <w:rPr>
          <w:rFonts w:ascii="Times New Roman" w:hAnsi="Times New Roman" w:cs="Times New Roman"/>
          <w:sz w:val="24"/>
          <w:szCs w:val="24"/>
        </w:rPr>
        <w:t xml:space="preserve"> </w:t>
      </w:r>
      <w:r w:rsidR="004354EA" w:rsidRPr="00A3036C">
        <w:rPr>
          <w:rFonts w:ascii="Times New Roman" w:hAnsi="Times New Roman" w:cs="Times New Roman"/>
          <w:sz w:val="24"/>
          <w:szCs w:val="24"/>
        </w:rPr>
        <w:t>Lauro Cesar Muniz, 30,  Judas Escariotes, 21</w:t>
      </w:r>
      <w:r w:rsidR="00390D5C" w:rsidRPr="00A3036C">
        <w:rPr>
          <w:rFonts w:ascii="Times New Roman" w:hAnsi="Times New Roman" w:cs="Times New Roman"/>
          <w:sz w:val="24"/>
          <w:szCs w:val="24"/>
        </w:rPr>
        <w:t xml:space="preserve">, </w:t>
      </w:r>
      <w:r w:rsidR="004354EA" w:rsidRPr="00A3036C">
        <w:rPr>
          <w:rFonts w:ascii="Times New Roman" w:hAnsi="Times New Roman" w:cs="Times New Roman"/>
          <w:sz w:val="24"/>
          <w:szCs w:val="24"/>
        </w:rPr>
        <w:t>Miguel Araruama, 74</w:t>
      </w:r>
      <w:r w:rsidR="00390D5C" w:rsidRPr="00A3036C">
        <w:rPr>
          <w:rFonts w:ascii="Times New Roman" w:hAnsi="Times New Roman" w:cs="Times New Roman"/>
          <w:sz w:val="24"/>
          <w:szCs w:val="24"/>
        </w:rPr>
        <w:t xml:space="preserve">, </w:t>
      </w:r>
      <w:r w:rsidR="004354EA" w:rsidRPr="00A3036C">
        <w:rPr>
          <w:rFonts w:ascii="Times New Roman" w:hAnsi="Times New Roman" w:cs="Times New Roman"/>
          <w:sz w:val="24"/>
          <w:szCs w:val="24"/>
        </w:rPr>
        <w:t xml:space="preserve">Luiza Fontes Madeira, 28, João Carlos Lessa, 50, </w:t>
      </w:r>
      <w:r w:rsidR="00390D5C" w:rsidRPr="00A3036C">
        <w:rPr>
          <w:rFonts w:ascii="Times New Roman" w:hAnsi="Times New Roman" w:cs="Times New Roman"/>
          <w:sz w:val="24"/>
          <w:szCs w:val="24"/>
        </w:rPr>
        <w:t xml:space="preserve"> </w:t>
      </w:r>
      <w:r w:rsidR="004354EA" w:rsidRPr="00A3036C">
        <w:rPr>
          <w:rFonts w:ascii="Times New Roman" w:hAnsi="Times New Roman" w:cs="Times New Roman"/>
          <w:sz w:val="24"/>
          <w:szCs w:val="24"/>
        </w:rPr>
        <w:t>Nefertari Mandela, 49</w:t>
      </w:r>
      <w:r w:rsidR="00390D5C" w:rsidRPr="00A3036C">
        <w:rPr>
          <w:rFonts w:ascii="Times New Roman" w:hAnsi="Times New Roman" w:cs="Times New Roman"/>
          <w:sz w:val="24"/>
          <w:szCs w:val="24"/>
        </w:rPr>
        <w:t xml:space="preserve">, </w:t>
      </w:r>
      <w:r w:rsidR="004354EA" w:rsidRPr="00A3036C">
        <w:rPr>
          <w:rFonts w:ascii="Times New Roman" w:hAnsi="Times New Roman" w:cs="Times New Roman"/>
          <w:sz w:val="24"/>
          <w:szCs w:val="24"/>
        </w:rPr>
        <w:t xml:space="preserve">Carol Harrison, 36, / Gabriel Cappallatte, 34, Tom Harrison, 34, </w:t>
      </w:r>
      <w:r w:rsidR="00DE0AEA" w:rsidRPr="00A3036C">
        <w:rPr>
          <w:rFonts w:ascii="Times New Roman" w:hAnsi="Times New Roman" w:cs="Times New Roman"/>
          <w:sz w:val="24"/>
          <w:szCs w:val="24"/>
        </w:rPr>
        <w:t xml:space="preserve">e </w:t>
      </w:r>
      <w:r w:rsidR="004354EA" w:rsidRPr="00A3036C">
        <w:rPr>
          <w:rFonts w:ascii="Times New Roman" w:hAnsi="Times New Roman" w:cs="Times New Roman"/>
          <w:sz w:val="24"/>
          <w:szCs w:val="24"/>
        </w:rPr>
        <w:t>Liz Taylor, 32</w:t>
      </w:r>
      <w:r w:rsidR="00DE0AEA" w:rsidRPr="00A3036C">
        <w:rPr>
          <w:rFonts w:ascii="Times New Roman" w:hAnsi="Times New Roman" w:cs="Times New Roman"/>
          <w:sz w:val="24"/>
          <w:szCs w:val="24"/>
        </w:rPr>
        <w:t>.</w:t>
      </w:r>
      <w:r w:rsidR="00895C8C" w:rsidRPr="00A3036C">
        <w:rPr>
          <w:rFonts w:ascii="Times New Roman" w:hAnsi="Times New Roman" w:cs="Times New Roman"/>
          <w:sz w:val="24"/>
          <w:szCs w:val="24"/>
        </w:rPr>
        <w:t xml:space="preserve"> </w:t>
      </w:r>
      <w:r w:rsidR="00696FEC" w:rsidRPr="00A3036C">
        <w:rPr>
          <w:rFonts w:ascii="Times New Roman" w:hAnsi="Times New Roman" w:cs="Times New Roman"/>
          <w:sz w:val="24"/>
          <w:szCs w:val="24"/>
        </w:rPr>
        <w:t xml:space="preserve">O </w:t>
      </w:r>
      <w:r w:rsidR="00696FEC" w:rsidRPr="00A3036C">
        <w:rPr>
          <w:rFonts w:ascii="Times New Roman" w:hAnsi="Times New Roman" w:cs="Times New Roman"/>
          <w:i/>
          <w:iCs/>
          <w:sz w:val="24"/>
          <w:szCs w:val="24"/>
        </w:rPr>
        <w:t xml:space="preserve">exército dimensional </w:t>
      </w:r>
      <w:r w:rsidR="00696FEC" w:rsidRPr="00A3036C">
        <w:rPr>
          <w:rFonts w:ascii="Times New Roman" w:hAnsi="Times New Roman" w:cs="Times New Roman"/>
          <w:sz w:val="24"/>
          <w:szCs w:val="24"/>
        </w:rPr>
        <w:t>espa</w:t>
      </w:r>
      <w:r w:rsidR="003D5A1F" w:rsidRPr="00A3036C">
        <w:rPr>
          <w:rFonts w:ascii="Times New Roman" w:hAnsi="Times New Roman" w:cs="Times New Roman"/>
          <w:sz w:val="24"/>
          <w:szCs w:val="24"/>
        </w:rPr>
        <w:t xml:space="preserve">lhado pelo </w:t>
      </w:r>
      <w:r w:rsidR="003D5A1F" w:rsidRPr="00A3036C">
        <w:rPr>
          <w:rFonts w:ascii="Times New Roman" w:hAnsi="Times New Roman" w:cs="Times New Roman"/>
          <w:i/>
          <w:iCs/>
          <w:sz w:val="24"/>
          <w:szCs w:val="24"/>
        </w:rPr>
        <w:t>novo mundo</w:t>
      </w:r>
      <w:r w:rsidR="003146F0" w:rsidRPr="00A3036C">
        <w:rPr>
          <w:rFonts w:ascii="Times New Roman" w:hAnsi="Times New Roman" w:cs="Times New Roman"/>
          <w:sz w:val="24"/>
          <w:szCs w:val="24"/>
        </w:rPr>
        <w:t xml:space="preserve">, </w:t>
      </w:r>
      <w:r w:rsidR="003D5A1F" w:rsidRPr="00A3036C">
        <w:rPr>
          <w:rFonts w:ascii="Times New Roman" w:hAnsi="Times New Roman" w:cs="Times New Roman"/>
          <w:sz w:val="24"/>
          <w:szCs w:val="24"/>
        </w:rPr>
        <w:t>orientado pelo casal, violeta, masculino</w:t>
      </w:r>
      <w:r w:rsidR="000A786A" w:rsidRPr="00A3036C">
        <w:rPr>
          <w:rFonts w:ascii="Times New Roman" w:hAnsi="Times New Roman" w:cs="Times New Roman"/>
          <w:sz w:val="24"/>
          <w:szCs w:val="24"/>
        </w:rPr>
        <w:t>, Germano,</w:t>
      </w:r>
      <w:r w:rsidR="003D5A1F" w:rsidRPr="00A3036C">
        <w:rPr>
          <w:rFonts w:ascii="Times New Roman" w:hAnsi="Times New Roman" w:cs="Times New Roman"/>
          <w:sz w:val="24"/>
          <w:szCs w:val="24"/>
        </w:rPr>
        <w:t xml:space="preserve"> e lilás, femin</w:t>
      </w:r>
      <w:r w:rsidR="00C30FD9" w:rsidRPr="00A3036C">
        <w:rPr>
          <w:rFonts w:ascii="Times New Roman" w:hAnsi="Times New Roman" w:cs="Times New Roman"/>
          <w:sz w:val="24"/>
          <w:szCs w:val="24"/>
        </w:rPr>
        <w:t>ino,</w:t>
      </w:r>
      <w:r w:rsidR="000A786A" w:rsidRPr="00A3036C">
        <w:rPr>
          <w:rFonts w:ascii="Times New Roman" w:hAnsi="Times New Roman" w:cs="Times New Roman"/>
          <w:sz w:val="24"/>
          <w:szCs w:val="24"/>
        </w:rPr>
        <w:t xml:space="preserve"> Fértilles,</w:t>
      </w:r>
      <w:r w:rsidR="00C30FD9" w:rsidRPr="00A3036C">
        <w:rPr>
          <w:rFonts w:ascii="Times New Roman" w:hAnsi="Times New Roman" w:cs="Times New Roman"/>
          <w:sz w:val="24"/>
          <w:szCs w:val="24"/>
        </w:rPr>
        <w:t xml:space="preserve"> representante</w:t>
      </w:r>
      <w:r w:rsidR="000A786A" w:rsidRPr="00A3036C">
        <w:rPr>
          <w:rFonts w:ascii="Times New Roman" w:hAnsi="Times New Roman" w:cs="Times New Roman"/>
          <w:sz w:val="24"/>
          <w:szCs w:val="24"/>
        </w:rPr>
        <w:t>s</w:t>
      </w:r>
      <w:r w:rsidR="00C30FD9" w:rsidRPr="00A3036C">
        <w:rPr>
          <w:rFonts w:ascii="Times New Roman" w:hAnsi="Times New Roman" w:cs="Times New Roman"/>
          <w:sz w:val="24"/>
          <w:szCs w:val="24"/>
        </w:rPr>
        <w:t xml:space="preserve"> do SEU — Soberana Energia Universal</w:t>
      </w:r>
      <w:r w:rsidR="003146F0" w:rsidRPr="00A3036C">
        <w:rPr>
          <w:rFonts w:ascii="Times New Roman" w:hAnsi="Times New Roman" w:cs="Times New Roman"/>
          <w:sz w:val="24"/>
          <w:szCs w:val="24"/>
        </w:rPr>
        <w:t>, está em vigília</w:t>
      </w:r>
      <w:r w:rsidR="0068384C" w:rsidRPr="00A3036C">
        <w:rPr>
          <w:rFonts w:ascii="Times New Roman" w:hAnsi="Times New Roman" w:cs="Times New Roman"/>
          <w:sz w:val="24"/>
          <w:szCs w:val="24"/>
        </w:rPr>
        <w:t xml:space="preserve"> irradiando ondas eletromagnéticas benéficas</w:t>
      </w:r>
      <w:r w:rsidR="000A786A" w:rsidRPr="00A3036C">
        <w:rPr>
          <w:rFonts w:ascii="Times New Roman" w:hAnsi="Times New Roman" w:cs="Times New Roman"/>
          <w:sz w:val="24"/>
          <w:szCs w:val="24"/>
        </w:rPr>
        <w:t>.</w:t>
      </w:r>
      <w:r w:rsidR="0068384C" w:rsidRPr="00A3036C">
        <w:rPr>
          <w:rFonts w:ascii="Times New Roman" w:hAnsi="Times New Roman" w:cs="Times New Roman"/>
          <w:sz w:val="24"/>
          <w:szCs w:val="24"/>
        </w:rPr>
        <w:t xml:space="preserve"> </w:t>
      </w:r>
      <w:r w:rsidR="000A786A" w:rsidRPr="00A3036C">
        <w:rPr>
          <w:rFonts w:ascii="Times New Roman" w:hAnsi="Times New Roman" w:cs="Times New Roman"/>
          <w:sz w:val="24"/>
          <w:szCs w:val="24"/>
        </w:rPr>
        <w:t>A</w:t>
      </w:r>
      <w:r w:rsidR="0068384C" w:rsidRPr="00A3036C">
        <w:rPr>
          <w:rFonts w:ascii="Times New Roman" w:hAnsi="Times New Roman" w:cs="Times New Roman"/>
          <w:sz w:val="24"/>
          <w:szCs w:val="24"/>
        </w:rPr>
        <w:t>poiados pela</w:t>
      </w:r>
      <w:r w:rsidR="00DC0552" w:rsidRPr="00A3036C">
        <w:rPr>
          <w:rFonts w:ascii="Times New Roman" w:hAnsi="Times New Roman" w:cs="Times New Roman"/>
          <w:sz w:val="24"/>
          <w:szCs w:val="24"/>
        </w:rPr>
        <w:t>s</w:t>
      </w:r>
      <w:r w:rsidR="0068384C" w:rsidRPr="00A3036C">
        <w:rPr>
          <w:rFonts w:ascii="Times New Roman" w:hAnsi="Times New Roman" w:cs="Times New Roman"/>
          <w:sz w:val="24"/>
          <w:szCs w:val="24"/>
        </w:rPr>
        <w:t xml:space="preserve"> raças universais afinadas ao </w:t>
      </w:r>
      <w:r w:rsidR="0068384C" w:rsidRPr="00A3036C">
        <w:rPr>
          <w:rFonts w:ascii="Times New Roman" w:hAnsi="Times New Roman" w:cs="Times New Roman"/>
          <w:i/>
          <w:iCs/>
          <w:sz w:val="24"/>
          <w:szCs w:val="24"/>
        </w:rPr>
        <w:t>amor incondicional</w:t>
      </w:r>
      <w:r w:rsidR="00E73C12" w:rsidRPr="00A3036C">
        <w:rPr>
          <w:rFonts w:ascii="Times New Roman" w:hAnsi="Times New Roman" w:cs="Times New Roman"/>
          <w:sz w:val="24"/>
          <w:szCs w:val="24"/>
        </w:rPr>
        <w:t xml:space="preserve"> </w:t>
      </w:r>
      <w:r w:rsidR="00DC0552" w:rsidRPr="00A3036C">
        <w:rPr>
          <w:rFonts w:ascii="Times New Roman" w:hAnsi="Times New Roman" w:cs="Times New Roman"/>
          <w:sz w:val="24"/>
          <w:szCs w:val="24"/>
        </w:rPr>
        <w:t>produzem uma corrente energética</w:t>
      </w:r>
      <w:r w:rsidR="006B47BC" w:rsidRPr="00A3036C">
        <w:rPr>
          <w:rFonts w:ascii="Times New Roman" w:hAnsi="Times New Roman" w:cs="Times New Roman"/>
          <w:sz w:val="24"/>
          <w:szCs w:val="24"/>
        </w:rPr>
        <w:t xml:space="preserve"> derradeira para o terrícola</w:t>
      </w:r>
      <w:r w:rsidR="002D0F35" w:rsidRPr="00A3036C">
        <w:rPr>
          <w:rFonts w:ascii="Times New Roman" w:hAnsi="Times New Roman" w:cs="Times New Roman"/>
          <w:sz w:val="24"/>
          <w:szCs w:val="24"/>
        </w:rPr>
        <w:t xml:space="preserve"> decidir entre o </w:t>
      </w:r>
      <w:r w:rsidR="002D0F35" w:rsidRPr="00A3036C">
        <w:rPr>
          <w:rFonts w:ascii="Times New Roman" w:hAnsi="Times New Roman" w:cs="Times New Roman"/>
          <w:i/>
          <w:iCs/>
          <w:sz w:val="24"/>
          <w:szCs w:val="24"/>
        </w:rPr>
        <w:t xml:space="preserve">apego </w:t>
      </w:r>
      <w:r w:rsidR="002D0F35" w:rsidRPr="00A3036C">
        <w:rPr>
          <w:rFonts w:ascii="Times New Roman" w:hAnsi="Times New Roman" w:cs="Times New Roman"/>
          <w:sz w:val="24"/>
          <w:szCs w:val="24"/>
        </w:rPr>
        <w:t>ao Sistema Terra materializado</w:t>
      </w:r>
      <w:r w:rsidR="006E4E47" w:rsidRPr="00A3036C">
        <w:rPr>
          <w:rFonts w:ascii="Times New Roman" w:hAnsi="Times New Roman" w:cs="Times New Roman"/>
          <w:sz w:val="24"/>
          <w:szCs w:val="24"/>
        </w:rPr>
        <w:t xml:space="preserve"> e denso ou ser parte do processo evolutivo</w:t>
      </w:r>
      <w:r w:rsidR="000A786A" w:rsidRPr="00A3036C">
        <w:rPr>
          <w:rFonts w:ascii="Times New Roman" w:hAnsi="Times New Roman" w:cs="Times New Roman"/>
          <w:sz w:val="24"/>
          <w:szCs w:val="24"/>
        </w:rPr>
        <w:t>, a ser</w:t>
      </w:r>
      <w:r w:rsidR="006E4E47" w:rsidRPr="00A3036C">
        <w:rPr>
          <w:rFonts w:ascii="Times New Roman" w:hAnsi="Times New Roman" w:cs="Times New Roman"/>
          <w:sz w:val="24"/>
          <w:szCs w:val="24"/>
        </w:rPr>
        <w:t xml:space="preserve"> conquistado em </w:t>
      </w:r>
      <w:r w:rsidR="006E4E47" w:rsidRPr="00A3036C">
        <w:rPr>
          <w:rFonts w:ascii="Times New Roman" w:hAnsi="Times New Roman" w:cs="Times New Roman"/>
          <w:b/>
          <w:sz w:val="24"/>
          <w:szCs w:val="24"/>
        </w:rPr>
        <w:t>Evoluirejá</w:t>
      </w:r>
      <w:r w:rsidR="006E4E47" w:rsidRPr="00A3036C">
        <w:rPr>
          <w:rFonts w:ascii="Times New Roman" w:hAnsi="Times New Roman" w:cs="Times New Roman"/>
          <w:bCs/>
          <w:sz w:val="24"/>
          <w:szCs w:val="24"/>
        </w:rPr>
        <w:t>.</w:t>
      </w:r>
    </w:p>
    <w:p w14:paraId="3E639FF9" w14:textId="117A5612" w:rsidR="00793ED8" w:rsidRPr="00A3036C" w:rsidRDefault="00435942" w:rsidP="00793ED8">
      <w:pPr>
        <w:spacing w:after="0" w:line="256" w:lineRule="auto"/>
        <w:jc w:val="both"/>
        <w:rPr>
          <w:rFonts w:ascii="Times New Roman" w:eastAsia="Aptos" w:hAnsi="Times New Roman" w:cs="Times New Roman"/>
          <w:sz w:val="24"/>
          <w:szCs w:val="24"/>
        </w:rPr>
      </w:pPr>
      <w:r w:rsidRPr="00A3036C">
        <w:rPr>
          <w:rFonts w:ascii="Times New Roman" w:hAnsi="Times New Roman" w:cs="Times New Roman"/>
          <w:bCs/>
          <w:sz w:val="24"/>
          <w:szCs w:val="24"/>
        </w:rPr>
        <w:t xml:space="preserve">SEU </w:t>
      </w:r>
      <w:r w:rsidR="00670437" w:rsidRPr="00A3036C">
        <w:rPr>
          <w:rFonts w:ascii="Times New Roman" w:hAnsi="Times New Roman" w:cs="Times New Roman"/>
          <w:bCs/>
          <w:sz w:val="24"/>
          <w:szCs w:val="24"/>
        </w:rPr>
        <w:t>concede mais uma oportunidade</w:t>
      </w:r>
      <w:r w:rsidR="009B33B9" w:rsidRPr="00A3036C">
        <w:rPr>
          <w:rFonts w:ascii="Times New Roman" w:hAnsi="Times New Roman" w:cs="Times New Roman"/>
          <w:bCs/>
          <w:sz w:val="24"/>
          <w:szCs w:val="24"/>
        </w:rPr>
        <w:t xml:space="preserve"> ao </w:t>
      </w:r>
      <w:r w:rsidR="009E2D26" w:rsidRPr="00A3036C">
        <w:rPr>
          <w:rFonts w:ascii="Times New Roman" w:hAnsi="Times New Roman" w:cs="Times New Roman"/>
          <w:bCs/>
          <w:sz w:val="24"/>
          <w:szCs w:val="24"/>
        </w:rPr>
        <w:t>ser humano, independentemente de sua origem universalizada</w:t>
      </w:r>
      <w:r w:rsidR="00DC45F6" w:rsidRPr="00A3036C">
        <w:rPr>
          <w:rFonts w:ascii="Times New Roman" w:hAnsi="Times New Roman" w:cs="Times New Roman"/>
          <w:bCs/>
          <w:sz w:val="24"/>
          <w:szCs w:val="24"/>
        </w:rPr>
        <w:t xml:space="preserve"> de compreenderem a premissa da filosofia do Eu Sou</w:t>
      </w:r>
      <w:r w:rsidR="00B74FA7" w:rsidRPr="00A3036C">
        <w:rPr>
          <w:rFonts w:ascii="Times New Roman" w:hAnsi="Times New Roman" w:cs="Times New Roman"/>
          <w:bCs/>
          <w:sz w:val="24"/>
          <w:szCs w:val="24"/>
        </w:rPr>
        <w:t xml:space="preserve">, </w:t>
      </w:r>
      <w:r w:rsidR="006326F1" w:rsidRPr="00A3036C">
        <w:rPr>
          <w:rFonts w:ascii="Times New Roman" w:hAnsi="Times New Roman" w:cs="Times New Roman"/>
          <w:bCs/>
          <w:sz w:val="24"/>
          <w:szCs w:val="24"/>
        </w:rPr>
        <w:t>proclama</w:t>
      </w:r>
      <w:r w:rsidR="00B74FA7" w:rsidRPr="00A3036C">
        <w:rPr>
          <w:rFonts w:ascii="Times New Roman" w:hAnsi="Times New Roman" w:cs="Times New Roman"/>
          <w:bCs/>
          <w:sz w:val="24"/>
          <w:szCs w:val="24"/>
        </w:rPr>
        <w:t>ndo</w:t>
      </w:r>
      <w:r w:rsidR="006326F1" w:rsidRPr="00A3036C">
        <w:rPr>
          <w:rFonts w:ascii="Times New Roman" w:hAnsi="Times New Roman" w:cs="Times New Roman"/>
          <w:bCs/>
          <w:sz w:val="24"/>
          <w:szCs w:val="24"/>
        </w:rPr>
        <w:t xml:space="preserve"> com a consciência do coração</w:t>
      </w:r>
      <w:r w:rsidR="008E2956" w:rsidRPr="00A3036C">
        <w:rPr>
          <w:rFonts w:ascii="Times New Roman" w:hAnsi="Times New Roman" w:cs="Times New Roman"/>
          <w:bCs/>
          <w:sz w:val="24"/>
          <w:szCs w:val="24"/>
        </w:rPr>
        <w:t>:</w:t>
      </w:r>
      <w:r w:rsidR="00B676F3" w:rsidRPr="00A3036C">
        <w:rPr>
          <w:rFonts w:ascii="Times New Roman" w:hAnsi="Times New Roman" w:cs="Times New Roman"/>
          <w:bCs/>
          <w:sz w:val="24"/>
          <w:szCs w:val="24"/>
        </w:rPr>
        <w:t xml:space="preserve"> </w:t>
      </w:r>
      <w:r w:rsidR="00B676F3" w:rsidRPr="00A3036C">
        <w:rPr>
          <w:rFonts w:ascii="Times New Roman" w:eastAsia="Aptos" w:hAnsi="Times New Roman" w:cs="Times New Roman"/>
          <w:i/>
          <w:iCs/>
          <w:sz w:val="24"/>
          <w:szCs w:val="24"/>
        </w:rPr>
        <w:t>a minha raça humana é universal</w:t>
      </w:r>
      <w:r w:rsidR="00B676F3" w:rsidRPr="00A3036C">
        <w:rPr>
          <w:rFonts w:ascii="Times New Roman" w:eastAsia="Aptos" w:hAnsi="Times New Roman" w:cs="Times New Roman"/>
          <w:sz w:val="24"/>
          <w:szCs w:val="24"/>
        </w:rPr>
        <w:t xml:space="preserve">... </w:t>
      </w:r>
      <w:r w:rsidR="00B676F3" w:rsidRPr="00A3036C">
        <w:rPr>
          <w:rFonts w:ascii="Times New Roman" w:eastAsia="Aptos" w:hAnsi="Times New Roman" w:cs="Times New Roman"/>
          <w:i/>
          <w:iCs/>
          <w:sz w:val="24"/>
          <w:szCs w:val="24"/>
        </w:rPr>
        <w:lastRenderedPageBreak/>
        <w:t>o meu sexo é o amor</w:t>
      </w:r>
      <w:r w:rsidR="00B676F3" w:rsidRPr="00A3036C">
        <w:rPr>
          <w:rFonts w:ascii="Times New Roman" w:eastAsia="Aptos" w:hAnsi="Times New Roman" w:cs="Times New Roman"/>
          <w:sz w:val="24"/>
          <w:szCs w:val="24"/>
        </w:rPr>
        <w:t xml:space="preserve">... </w:t>
      </w:r>
      <w:r w:rsidR="00B676F3" w:rsidRPr="00A3036C">
        <w:rPr>
          <w:rFonts w:ascii="Times New Roman" w:eastAsia="Aptos" w:hAnsi="Times New Roman" w:cs="Times New Roman"/>
          <w:i/>
          <w:iCs/>
          <w:sz w:val="24"/>
          <w:szCs w:val="24"/>
        </w:rPr>
        <w:t>a minha religião é a c</w:t>
      </w:r>
      <w:r w:rsidR="00B217AD" w:rsidRPr="00A3036C">
        <w:rPr>
          <w:rFonts w:ascii="Times New Roman" w:eastAsia="Aptos" w:hAnsi="Times New Roman" w:cs="Times New Roman"/>
          <w:i/>
          <w:iCs/>
          <w:sz w:val="24"/>
          <w:szCs w:val="24"/>
        </w:rPr>
        <w:t>onsciência</w:t>
      </w:r>
      <w:r w:rsidR="00B676F3" w:rsidRPr="00A3036C">
        <w:rPr>
          <w:rFonts w:ascii="Times New Roman" w:eastAsia="Aptos" w:hAnsi="Times New Roman" w:cs="Times New Roman"/>
          <w:sz w:val="24"/>
          <w:szCs w:val="24"/>
        </w:rPr>
        <w:t xml:space="preserve">... </w:t>
      </w:r>
      <w:r w:rsidR="00B676F3" w:rsidRPr="00A3036C">
        <w:rPr>
          <w:rFonts w:ascii="Times New Roman" w:eastAsia="Aptos" w:hAnsi="Times New Roman" w:cs="Times New Roman"/>
          <w:i/>
          <w:iCs/>
          <w:sz w:val="24"/>
          <w:szCs w:val="24"/>
        </w:rPr>
        <w:t xml:space="preserve">todos os </w:t>
      </w:r>
      <w:r w:rsidR="00EE047A" w:rsidRPr="00A3036C">
        <w:rPr>
          <w:rFonts w:ascii="Times New Roman" w:eastAsia="Aptos" w:hAnsi="Times New Roman" w:cs="Times New Roman"/>
          <w:i/>
          <w:iCs/>
          <w:sz w:val="24"/>
          <w:szCs w:val="24"/>
        </w:rPr>
        <w:t>gênero</w:t>
      </w:r>
      <w:r w:rsidR="00B676F3" w:rsidRPr="00A3036C">
        <w:rPr>
          <w:rFonts w:ascii="Times New Roman" w:eastAsia="Aptos" w:hAnsi="Times New Roman" w:cs="Times New Roman"/>
          <w:i/>
          <w:iCs/>
          <w:sz w:val="24"/>
          <w:szCs w:val="24"/>
        </w:rPr>
        <w:t>s são iguais</w:t>
      </w:r>
      <w:r w:rsidR="00B676F3" w:rsidRPr="00A3036C">
        <w:rPr>
          <w:rFonts w:ascii="Times New Roman" w:eastAsia="Aptos" w:hAnsi="Times New Roman" w:cs="Times New Roman"/>
          <w:sz w:val="24"/>
          <w:szCs w:val="24"/>
        </w:rPr>
        <w:t>.</w:t>
      </w:r>
      <w:r w:rsidR="008E2956" w:rsidRPr="00A3036C">
        <w:rPr>
          <w:rFonts w:ascii="Times New Roman" w:eastAsia="Aptos" w:hAnsi="Times New Roman" w:cs="Times New Roman"/>
          <w:sz w:val="24"/>
          <w:szCs w:val="24"/>
        </w:rPr>
        <w:t xml:space="preserve"> Para tal, permite </w:t>
      </w:r>
      <w:r w:rsidR="003C75B3" w:rsidRPr="00A3036C">
        <w:rPr>
          <w:rFonts w:ascii="Times New Roman" w:eastAsia="Aptos" w:hAnsi="Times New Roman" w:cs="Times New Roman"/>
          <w:sz w:val="24"/>
          <w:szCs w:val="24"/>
        </w:rPr>
        <w:t>a seu filho, conhecido como Jesus Cristo</w:t>
      </w:r>
      <w:r w:rsidR="009E7514" w:rsidRPr="00A3036C">
        <w:rPr>
          <w:rFonts w:ascii="Times New Roman" w:eastAsia="Aptos" w:hAnsi="Times New Roman" w:cs="Times New Roman"/>
          <w:sz w:val="24"/>
          <w:szCs w:val="24"/>
        </w:rPr>
        <w:t xml:space="preserve"> e</w:t>
      </w:r>
      <w:r w:rsidR="009219F6" w:rsidRPr="00A3036C">
        <w:rPr>
          <w:rFonts w:ascii="Times New Roman" w:eastAsia="Aptos" w:hAnsi="Times New Roman" w:cs="Times New Roman"/>
          <w:sz w:val="24"/>
          <w:szCs w:val="24"/>
        </w:rPr>
        <w:t xml:space="preserve"> </w:t>
      </w:r>
      <w:r w:rsidR="005B5491" w:rsidRPr="00A3036C">
        <w:rPr>
          <w:rFonts w:ascii="Times New Roman" w:eastAsia="Aptos" w:hAnsi="Times New Roman" w:cs="Times New Roman"/>
          <w:sz w:val="24"/>
          <w:szCs w:val="24"/>
        </w:rPr>
        <w:t>Y</w:t>
      </w:r>
      <w:r w:rsidR="005B5491" w:rsidRPr="00A3036C">
        <w:rPr>
          <w:rFonts w:ascii="Times New Roman" w:eastAsia="Aptos" w:hAnsi="Times New Roman" w:cs="Times New Roman"/>
          <w:b/>
          <w:bCs/>
          <w:sz w:val="24"/>
          <w:szCs w:val="24"/>
        </w:rPr>
        <w:t>eshua</w:t>
      </w:r>
      <w:r w:rsidR="00A97E47" w:rsidRPr="00A3036C">
        <w:rPr>
          <w:rFonts w:ascii="Times New Roman" w:eastAsia="Aptos" w:hAnsi="Times New Roman" w:cs="Times New Roman"/>
          <w:sz w:val="24"/>
          <w:szCs w:val="24"/>
        </w:rPr>
        <w:t>,</w:t>
      </w:r>
      <w:r w:rsidR="00FC0B01" w:rsidRPr="00A3036C">
        <w:rPr>
          <w:rFonts w:ascii="Times New Roman" w:eastAsia="Aptos" w:hAnsi="Times New Roman" w:cs="Times New Roman"/>
          <w:sz w:val="24"/>
          <w:szCs w:val="24"/>
        </w:rPr>
        <w:t xml:space="preserve"> a se </w:t>
      </w:r>
      <w:r w:rsidR="007917D7" w:rsidRPr="00A3036C">
        <w:rPr>
          <w:rFonts w:ascii="Times New Roman" w:eastAsia="Aptos" w:hAnsi="Times New Roman" w:cs="Times New Roman"/>
          <w:sz w:val="24"/>
          <w:szCs w:val="24"/>
        </w:rPr>
        <w:t>materializar</w:t>
      </w:r>
      <w:r w:rsidR="00C067AD" w:rsidRPr="00A3036C">
        <w:rPr>
          <w:rFonts w:ascii="Times New Roman" w:eastAsia="Aptos" w:hAnsi="Times New Roman" w:cs="Times New Roman"/>
          <w:sz w:val="24"/>
          <w:szCs w:val="24"/>
        </w:rPr>
        <w:t xml:space="preserve"> para numa transmissão global</w:t>
      </w:r>
      <w:r w:rsidR="002E035C" w:rsidRPr="00A3036C">
        <w:rPr>
          <w:rFonts w:ascii="Times New Roman" w:eastAsia="Aptos" w:hAnsi="Times New Roman" w:cs="Times New Roman"/>
          <w:sz w:val="24"/>
          <w:szCs w:val="24"/>
        </w:rPr>
        <w:t>, alertar</w:t>
      </w:r>
      <w:r w:rsidR="00286CC7" w:rsidRPr="00A3036C">
        <w:rPr>
          <w:rFonts w:ascii="Times New Roman" w:eastAsia="Aptos" w:hAnsi="Times New Roman" w:cs="Times New Roman"/>
          <w:sz w:val="24"/>
          <w:szCs w:val="24"/>
        </w:rPr>
        <w:t xml:space="preserve"> sobre o momento transicional do planeta Terra</w:t>
      </w:r>
      <w:r w:rsidR="00910BD5" w:rsidRPr="00A3036C">
        <w:rPr>
          <w:rFonts w:ascii="Times New Roman" w:eastAsia="Aptos" w:hAnsi="Times New Roman" w:cs="Times New Roman"/>
          <w:sz w:val="24"/>
          <w:szCs w:val="24"/>
        </w:rPr>
        <w:t xml:space="preserve"> e </w:t>
      </w:r>
      <w:r w:rsidR="00793ED8" w:rsidRPr="00A3036C">
        <w:rPr>
          <w:rFonts w:ascii="Times New Roman" w:eastAsia="Aptos" w:hAnsi="Times New Roman" w:cs="Times New Roman"/>
          <w:sz w:val="24"/>
          <w:szCs w:val="24"/>
        </w:rPr>
        <w:t xml:space="preserve">a tendência de a maioria de terrícolas fazerem parte de os </w:t>
      </w:r>
      <w:r w:rsidR="00793ED8" w:rsidRPr="00A3036C">
        <w:rPr>
          <w:rFonts w:ascii="Times New Roman" w:eastAsia="Aptos" w:hAnsi="Times New Roman" w:cs="Times New Roman"/>
          <w:b/>
          <w:bCs/>
        </w:rPr>
        <w:t>e</w:t>
      </w:r>
      <w:r w:rsidR="00793ED8" w:rsidRPr="00A3036C">
        <w:rPr>
          <w:rFonts w:ascii="Times New Roman" w:eastAsia="Aptos" w:hAnsi="Times New Roman" w:cs="Times New Roman"/>
          <w:b/>
          <w:bCs/>
          <w:color w:val="FF0000"/>
        </w:rPr>
        <w:t>X</w:t>
      </w:r>
      <w:r w:rsidR="00793ED8" w:rsidRPr="00A3036C">
        <w:rPr>
          <w:rFonts w:ascii="Times New Roman" w:eastAsia="Aptos" w:hAnsi="Times New Roman" w:cs="Times New Roman"/>
          <w:b/>
          <w:bCs/>
        </w:rPr>
        <w:t xml:space="preserve">ilados da </w:t>
      </w:r>
      <w:r w:rsidR="00793ED8" w:rsidRPr="00A3036C">
        <w:rPr>
          <w:rFonts w:ascii="Times New Roman" w:eastAsia="Aptos" w:hAnsi="Times New Roman" w:cs="Times New Roman"/>
          <w:b/>
          <w:bCs/>
          <w:color w:val="7030A0"/>
        </w:rPr>
        <w:t>T</w:t>
      </w:r>
      <w:r w:rsidR="00793ED8" w:rsidRPr="00A3036C">
        <w:rPr>
          <w:rFonts w:ascii="Times New Roman" w:eastAsia="Aptos" w:hAnsi="Times New Roman" w:cs="Times New Roman"/>
          <w:b/>
          <w:bCs/>
        </w:rPr>
        <w:t xml:space="preserve">erra </w:t>
      </w:r>
      <w:r w:rsidR="00793ED8" w:rsidRPr="00A3036C">
        <w:rPr>
          <w:rFonts w:ascii="Times New Roman" w:eastAsia="Aptos" w:hAnsi="Times New Roman" w:cs="Times New Roman"/>
          <w:b/>
          <w:bCs/>
          <w:sz w:val="24"/>
          <w:szCs w:val="24"/>
        </w:rPr>
        <w:t>─ passado pacto para o futuro</w:t>
      </w:r>
      <w:r w:rsidR="00A97E47" w:rsidRPr="00A3036C">
        <w:rPr>
          <w:rFonts w:ascii="Times New Roman" w:eastAsia="Aptos" w:hAnsi="Times New Roman" w:cs="Times New Roman"/>
          <w:sz w:val="24"/>
          <w:szCs w:val="24"/>
        </w:rPr>
        <w:t>.</w:t>
      </w:r>
    </w:p>
    <w:p w14:paraId="7165FC95" w14:textId="7E6A80D9" w:rsidR="000A786A" w:rsidRPr="00A3036C" w:rsidRDefault="00512383" w:rsidP="00793ED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Raios violeta e lilás rasgam o céu </w:t>
      </w:r>
      <w:r w:rsidR="006C1E0E" w:rsidRPr="00A3036C">
        <w:rPr>
          <w:rFonts w:ascii="Times New Roman" w:eastAsia="Aptos" w:hAnsi="Times New Roman" w:cs="Times New Roman"/>
          <w:sz w:val="24"/>
          <w:szCs w:val="24"/>
        </w:rPr>
        <w:t>com</w:t>
      </w:r>
      <w:r w:rsidR="005D6AAB" w:rsidRPr="00A3036C">
        <w:rPr>
          <w:rFonts w:ascii="Times New Roman" w:eastAsia="Aptos" w:hAnsi="Times New Roman" w:cs="Times New Roman"/>
          <w:sz w:val="24"/>
          <w:szCs w:val="24"/>
        </w:rPr>
        <w:t xml:space="preserve"> uma </w:t>
      </w:r>
      <w:r w:rsidR="005D6AAB" w:rsidRPr="00A3036C">
        <w:rPr>
          <w:rFonts w:ascii="Times New Roman" w:eastAsia="Aptos" w:hAnsi="Times New Roman" w:cs="Times New Roman"/>
          <w:i/>
          <w:iCs/>
          <w:sz w:val="24"/>
          <w:szCs w:val="24"/>
        </w:rPr>
        <w:t xml:space="preserve">bola de fogo </w:t>
      </w:r>
      <w:r w:rsidR="006C1E0E" w:rsidRPr="00A3036C">
        <w:rPr>
          <w:rFonts w:ascii="Times New Roman" w:eastAsia="Aptos" w:hAnsi="Times New Roman" w:cs="Times New Roman"/>
          <w:sz w:val="24"/>
          <w:szCs w:val="24"/>
        </w:rPr>
        <w:t>iluminadora d</w:t>
      </w:r>
      <w:r w:rsidRPr="00A3036C">
        <w:rPr>
          <w:rFonts w:ascii="Times New Roman" w:eastAsia="Aptos" w:hAnsi="Times New Roman" w:cs="Times New Roman"/>
          <w:sz w:val="24"/>
          <w:szCs w:val="24"/>
        </w:rPr>
        <w:t xml:space="preserve">e todo o </w:t>
      </w:r>
      <w:r w:rsidRPr="00A3036C">
        <w:rPr>
          <w:rFonts w:ascii="Times New Roman" w:eastAsia="Aptos" w:hAnsi="Times New Roman" w:cs="Times New Roman"/>
          <w:i/>
          <w:iCs/>
          <w:sz w:val="24"/>
          <w:szCs w:val="24"/>
        </w:rPr>
        <w:t xml:space="preserve">novo mundo. </w:t>
      </w:r>
      <w:r w:rsidRPr="00A3036C">
        <w:rPr>
          <w:rFonts w:ascii="Times New Roman" w:eastAsia="Aptos" w:hAnsi="Times New Roman" w:cs="Times New Roman"/>
          <w:sz w:val="24"/>
          <w:szCs w:val="24"/>
        </w:rPr>
        <w:t>Fenômeno assusta os terrícolas amedrontados com as notícias sistêmicas plantadas de uma pretensa invasão alienígena.</w:t>
      </w:r>
      <w:r w:rsidR="00AB7035" w:rsidRPr="00A3036C">
        <w:rPr>
          <w:rFonts w:ascii="Times New Roman" w:eastAsia="Aptos" w:hAnsi="Times New Roman" w:cs="Times New Roman"/>
          <w:sz w:val="24"/>
          <w:szCs w:val="24"/>
        </w:rPr>
        <w:t xml:space="preserve"> Terrícolas, assustados, abrigam-se </w:t>
      </w:r>
      <w:r w:rsidR="005005E4" w:rsidRPr="00A3036C">
        <w:rPr>
          <w:rFonts w:ascii="Times New Roman" w:eastAsia="Aptos" w:hAnsi="Times New Roman" w:cs="Times New Roman"/>
          <w:sz w:val="24"/>
          <w:szCs w:val="24"/>
        </w:rPr>
        <w:t>nas suas casas, nas igrejas de todas as ordens transformadas em templos</w:t>
      </w:r>
      <w:r w:rsidR="00BD4C26" w:rsidRPr="00A3036C">
        <w:rPr>
          <w:rFonts w:ascii="Times New Roman" w:eastAsia="Aptos" w:hAnsi="Times New Roman" w:cs="Times New Roman"/>
          <w:sz w:val="24"/>
          <w:szCs w:val="24"/>
        </w:rPr>
        <w:t xml:space="preserve"> da</w:t>
      </w:r>
      <w:r w:rsidR="00D938D5" w:rsidRPr="00A3036C">
        <w:rPr>
          <w:rFonts w:ascii="Times New Roman" w:eastAsia="Aptos" w:hAnsi="Times New Roman" w:cs="Times New Roman"/>
          <w:sz w:val="24"/>
          <w:szCs w:val="24"/>
        </w:rPr>
        <w:t xml:space="preserve"> única e exclusiva religião do </w:t>
      </w:r>
      <w:r w:rsidR="00C637C6" w:rsidRPr="00A3036C">
        <w:rPr>
          <w:rFonts w:ascii="Times New Roman" w:eastAsia="Aptos" w:hAnsi="Times New Roman" w:cs="Times New Roman"/>
          <w:sz w:val="24"/>
          <w:szCs w:val="24"/>
        </w:rPr>
        <w:t>globo, a</w:t>
      </w:r>
      <w:r w:rsidR="00BD4C26" w:rsidRPr="00A3036C">
        <w:rPr>
          <w:rFonts w:ascii="Times New Roman" w:eastAsia="Aptos" w:hAnsi="Times New Roman" w:cs="Times New Roman"/>
          <w:sz w:val="24"/>
          <w:szCs w:val="24"/>
        </w:rPr>
        <w:t xml:space="preserve"> IMSD — Independência Mundial dos Servos de Deus</w:t>
      </w:r>
      <w:r w:rsidR="00C811D8" w:rsidRPr="00A3036C">
        <w:rPr>
          <w:rFonts w:ascii="Times New Roman" w:eastAsia="Aptos" w:hAnsi="Times New Roman" w:cs="Times New Roman"/>
          <w:sz w:val="24"/>
          <w:szCs w:val="24"/>
        </w:rPr>
        <w:t>. Justamente</w:t>
      </w:r>
      <w:r w:rsidR="00733A79" w:rsidRPr="00A3036C">
        <w:rPr>
          <w:rFonts w:ascii="Times New Roman" w:eastAsia="Aptos" w:hAnsi="Times New Roman" w:cs="Times New Roman"/>
          <w:sz w:val="24"/>
          <w:szCs w:val="24"/>
        </w:rPr>
        <w:t xml:space="preserve">, </w:t>
      </w:r>
      <w:r w:rsidR="000F7782" w:rsidRPr="00A3036C">
        <w:rPr>
          <w:rFonts w:ascii="Times New Roman" w:eastAsia="Aptos" w:hAnsi="Times New Roman" w:cs="Times New Roman"/>
          <w:sz w:val="24"/>
          <w:szCs w:val="24"/>
        </w:rPr>
        <w:t>a sede</w:t>
      </w:r>
      <w:r w:rsidR="005D60C5" w:rsidRPr="00A3036C">
        <w:rPr>
          <w:rFonts w:ascii="Times New Roman" w:eastAsia="Aptos" w:hAnsi="Times New Roman" w:cs="Times New Roman"/>
          <w:sz w:val="24"/>
          <w:szCs w:val="24"/>
        </w:rPr>
        <w:t xml:space="preserve"> de</w:t>
      </w:r>
      <w:r w:rsidR="000F7782" w:rsidRPr="00A3036C">
        <w:rPr>
          <w:rFonts w:ascii="Times New Roman" w:eastAsia="Aptos" w:hAnsi="Times New Roman" w:cs="Times New Roman"/>
          <w:sz w:val="24"/>
          <w:szCs w:val="24"/>
        </w:rPr>
        <w:t xml:space="preserve"> sua dominância mundial</w:t>
      </w:r>
      <w:r w:rsidR="00431700" w:rsidRPr="00A3036C">
        <w:rPr>
          <w:rFonts w:ascii="Times New Roman" w:eastAsia="Aptos" w:hAnsi="Times New Roman" w:cs="Times New Roman"/>
          <w:sz w:val="24"/>
          <w:szCs w:val="24"/>
        </w:rPr>
        <w:t xml:space="preserve"> instalada na fiel reprodução do Vaticano em Foz de </w:t>
      </w:r>
      <w:r w:rsidR="001C67CB" w:rsidRPr="00A3036C">
        <w:rPr>
          <w:rFonts w:ascii="Times New Roman" w:eastAsia="Aptos" w:hAnsi="Times New Roman" w:cs="Times New Roman"/>
          <w:sz w:val="24"/>
          <w:szCs w:val="24"/>
        </w:rPr>
        <w:t>Iguaçu, habitada pel</w:t>
      </w:r>
      <w:r w:rsidR="00CA2CDE" w:rsidRPr="00A3036C">
        <w:rPr>
          <w:rFonts w:ascii="Times New Roman" w:eastAsia="Aptos" w:hAnsi="Times New Roman" w:cs="Times New Roman"/>
          <w:sz w:val="24"/>
          <w:szCs w:val="24"/>
        </w:rPr>
        <w:t>a autoridade religiosa máxima do orbe</w:t>
      </w:r>
      <w:r w:rsidR="00E00539" w:rsidRPr="00A3036C">
        <w:rPr>
          <w:rFonts w:ascii="Times New Roman" w:eastAsia="Aptos" w:hAnsi="Times New Roman" w:cs="Times New Roman"/>
          <w:sz w:val="24"/>
          <w:szCs w:val="24"/>
        </w:rPr>
        <w:t>, é o cenário escolhido pelo SEU para o seu filho pródigo</w:t>
      </w:r>
      <w:r w:rsidR="003D5A9D" w:rsidRPr="00A3036C">
        <w:rPr>
          <w:rFonts w:ascii="Times New Roman" w:eastAsia="Aptos" w:hAnsi="Times New Roman" w:cs="Times New Roman"/>
          <w:sz w:val="24"/>
          <w:szCs w:val="24"/>
        </w:rPr>
        <w:t xml:space="preserve"> se pronunciar. Protegido por uma redoma </w:t>
      </w:r>
      <w:r w:rsidR="00D02E5F" w:rsidRPr="00A3036C">
        <w:rPr>
          <w:rFonts w:ascii="Times New Roman" w:eastAsia="Aptos" w:hAnsi="Times New Roman" w:cs="Times New Roman"/>
          <w:sz w:val="24"/>
          <w:szCs w:val="24"/>
        </w:rPr>
        <w:t>translúcida intransponível</w:t>
      </w:r>
      <w:r w:rsidR="00B544FE" w:rsidRPr="00A3036C">
        <w:rPr>
          <w:rFonts w:ascii="Times New Roman" w:eastAsia="Aptos" w:hAnsi="Times New Roman" w:cs="Times New Roman"/>
          <w:sz w:val="24"/>
          <w:szCs w:val="24"/>
        </w:rPr>
        <w:t xml:space="preserve"> pronuncia-se com exibição em todas as mídias disponibilizada</w:t>
      </w:r>
      <w:r w:rsidR="007D0E8F" w:rsidRPr="00A3036C">
        <w:rPr>
          <w:rFonts w:ascii="Times New Roman" w:eastAsia="Aptos" w:hAnsi="Times New Roman" w:cs="Times New Roman"/>
          <w:sz w:val="24"/>
          <w:szCs w:val="24"/>
        </w:rPr>
        <w:t>s, sendo estas ligadas, independentemente</w:t>
      </w:r>
      <w:r w:rsidR="00301F7A" w:rsidRPr="00A3036C">
        <w:rPr>
          <w:rFonts w:ascii="Times New Roman" w:eastAsia="Aptos" w:hAnsi="Times New Roman" w:cs="Times New Roman"/>
          <w:sz w:val="24"/>
          <w:szCs w:val="24"/>
        </w:rPr>
        <w:t xml:space="preserve"> de quaisquer acessos</w:t>
      </w:r>
      <w:r w:rsidR="001C08BC" w:rsidRPr="00A3036C">
        <w:rPr>
          <w:rFonts w:ascii="Times New Roman" w:eastAsia="Aptos" w:hAnsi="Times New Roman" w:cs="Times New Roman"/>
          <w:sz w:val="24"/>
          <w:szCs w:val="24"/>
        </w:rPr>
        <w:t>.</w:t>
      </w:r>
      <w:r w:rsidR="00301F7A" w:rsidRPr="00A3036C">
        <w:rPr>
          <w:rFonts w:ascii="Times New Roman" w:eastAsia="Aptos" w:hAnsi="Times New Roman" w:cs="Times New Roman"/>
          <w:sz w:val="24"/>
          <w:szCs w:val="24"/>
        </w:rPr>
        <w:t xml:space="preserve"> </w:t>
      </w:r>
      <w:r w:rsidR="004A3B28" w:rsidRPr="00A3036C">
        <w:rPr>
          <w:rFonts w:ascii="Times New Roman" w:eastAsia="Aptos" w:hAnsi="Times New Roman" w:cs="Times New Roman"/>
          <w:sz w:val="24"/>
          <w:szCs w:val="24"/>
        </w:rPr>
        <w:t>F</w:t>
      </w:r>
      <w:r w:rsidR="00C30D51" w:rsidRPr="00A3036C">
        <w:rPr>
          <w:rFonts w:ascii="Times New Roman" w:eastAsia="Aptos" w:hAnsi="Times New Roman" w:cs="Times New Roman"/>
          <w:sz w:val="24"/>
          <w:szCs w:val="24"/>
        </w:rPr>
        <w:t>igura angelica</w:t>
      </w:r>
      <w:r w:rsidR="002903CE" w:rsidRPr="00A3036C">
        <w:rPr>
          <w:rFonts w:ascii="Times New Roman" w:eastAsia="Aptos" w:hAnsi="Times New Roman" w:cs="Times New Roman"/>
          <w:sz w:val="24"/>
          <w:szCs w:val="24"/>
        </w:rPr>
        <w:t xml:space="preserve">l, cuja aura de matizes violeta e lilás representam o casal </w:t>
      </w:r>
      <w:r w:rsidR="00AE7385" w:rsidRPr="00A3036C">
        <w:rPr>
          <w:rFonts w:ascii="Times New Roman" w:eastAsia="Aptos" w:hAnsi="Times New Roman" w:cs="Times New Roman"/>
          <w:sz w:val="24"/>
          <w:szCs w:val="24"/>
        </w:rPr>
        <w:t>de criação universal</w:t>
      </w:r>
      <w:r w:rsidR="00EF3220" w:rsidRPr="00A3036C">
        <w:rPr>
          <w:rFonts w:ascii="Times New Roman" w:eastAsia="Aptos" w:hAnsi="Times New Roman" w:cs="Times New Roman"/>
          <w:sz w:val="24"/>
          <w:szCs w:val="24"/>
        </w:rPr>
        <w:t xml:space="preserve"> na suprema fonte energética evolutiv</w:t>
      </w:r>
      <w:r w:rsidR="001C08BC" w:rsidRPr="00A3036C">
        <w:rPr>
          <w:rFonts w:ascii="Times New Roman" w:eastAsia="Aptos" w:hAnsi="Times New Roman" w:cs="Times New Roman"/>
          <w:sz w:val="24"/>
          <w:szCs w:val="24"/>
        </w:rPr>
        <w:t>a do SEU ―</w:t>
      </w:r>
      <w:r w:rsidR="00585927" w:rsidRPr="00A3036C">
        <w:rPr>
          <w:rFonts w:ascii="Times New Roman" w:eastAsia="Aptos" w:hAnsi="Times New Roman" w:cs="Times New Roman"/>
          <w:sz w:val="24"/>
          <w:szCs w:val="24"/>
        </w:rPr>
        <w:t xml:space="preserve"> </w:t>
      </w:r>
      <w:r w:rsidR="001C08BC" w:rsidRPr="00A3036C">
        <w:rPr>
          <w:rFonts w:ascii="Times New Roman" w:eastAsia="Aptos" w:hAnsi="Times New Roman" w:cs="Times New Roman"/>
          <w:sz w:val="24"/>
          <w:szCs w:val="24"/>
        </w:rPr>
        <w:t>Soberana Energia Universal</w:t>
      </w:r>
      <w:r w:rsidR="004A3B28" w:rsidRPr="00A3036C">
        <w:rPr>
          <w:rFonts w:ascii="Times New Roman" w:eastAsia="Aptos" w:hAnsi="Times New Roman" w:cs="Times New Roman"/>
          <w:sz w:val="24"/>
          <w:szCs w:val="24"/>
        </w:rPr>
        <w:t>, invade todos os lares e espaços público</w:t>
      </w:r>
      <w:r w:rsidR="00AB7E1C" w:rsidRPr="00A3036C">
        <w:rPr>
          <w:rFonts w:ascii="Times New Roman" w:eastAsia="Aptos" w:hAnsi="Times New Roman" w:cs="Times New Roman"/>
          <w:sz w:val="24"/>
          <w:szCs w:val="24"/>
        </w:rPr>
        <w:t xml:space="preserve">s com 100% de audiência em todo o </w:t>
      </w:r>
      <w:r w:rsidR="00AB7E1C" w:rsidRPr="00A3036C">
        <w:rPr>
          <w:rFonts w:ascii="Times New Roman" w:eastAsia="Aptos" w:hAnsi="Times New Roman" w:cs="Times New Roman"/>
          <w:i/>
          <w:iCs/>
          <w:sz w:val="24"/>
          <w:szCs w:val="24"/>
        </w:rPr>
        <w:t>novo mundo</w:t>
      </w:r>
      <w:r w:rsidR="00AB7E1C" w:rsidRPr="00A3036C">
        <w:rPr>
          <w:rFonts w:ascii="Times New Roman" w:eastAsia="Aptos" w:hAnsi="Times New Roman" w:cs="Times New Roman"/>
          <w:sz w:val="24"/>
          <w:szCs w:val="24"/>
        </w:rPr>
        <w:t>.</w:t>
      </w:r>
    </w:p>
    <w:p w14:paraId="4D6AA551" w14:textId="77777777" w:rsidR="004A4AB1" w:rsidRPr="00A3036C" w:rsidRDefault="00D70451" w:rsidP="00793ED8">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Terráqueos, receosos</w:t>
      </w:r>
      <w:r w:rsidR="008F7A3D" w:rsidRPr="00A3036C">
        <w:rPr>
          <w:rFonts w:ascii="Times New Roman" w:eastAsia="Aptos" w:hAnsi="Times New Roman" w:cs="Times New Roman"/>
          <w:sz w:val="24"/>
          <w:szCs w:val="24"/>
        </w:rPr>
        <w:t xml:space="preserve"> e curiosos, </w:t>
      </w:r>
      <w:r w:rsidR="000C1EC8" w:rsidRPr="00A3036C">
        <w:rPr>
          <w:rFonts w:ascii="Times New Roman" w:eastAsia="Aptos" w:hAnsi="Times New Roman" w:cs="Times New Roman"/>
          <w:sz w:val="24"/>
          <w:szCs w:val="24"/>
        </w:rPr>
        <w:t>desconfiam</w:t>
      </w:r>
      <w:r w:rsidR="002558F5" w:rsidRPr="00A3036C">
        <w:rPr>
          <w:rFonts w:ascii="Times New Roman" w:eastAsia="Aptos" w:hAnsi="Times New Roman" w:cs="Times New Roman"/>
          <w:sz w:val="24"/>
          <w:szCs w:val="24"/>
        </w:rPr>
        <w:t xml:space="preserve"> daquele personagem</w:t>
      </w:r>
      <w:r w:rsidR="00A740DA" w:rsidRPr="00A3036C">
        <w:rPr>
          <w:rFonts w:ascii="Times New Roman" w:eastAsia="Aptos" w:hAnsi="Times New Roman" w:cs="Times New Roman"/>
          <w:sz w:val="24"/>
          <w:szCs w:val="24"/>
        </w:rPr>
        <w:t xml:space="preserve"> </w:t>
      </w:r>
      <w:r w:rsidR="00A740DA" w:rsidRPr="00A3036C">
        <w:rPr>
          <w:rFonts w:ascii="Times New Roman" w:eastAsia="Aptos" w:hAnsi="Times New Roman" w:cs="Times New Roman"/>
          <w:i/>
          <w:iCs/>
          <w:sz w:val="24"/>
          <w:szCs w:val="24"/>
        </w:rPr>
        <w:t xml:space="preserve">aurado </w:t>
      </w:r>
      <w:r w:rsidR="00546E2A" w:rsidRPr="00A3036C">
        <w:rPr>
          <w:rFonts w:ascii="Times New Roman" w:eastAsia="Aptos" w:hAnsi="Times New Roman" w:cs="Times New Roman"/>
          <w:sz w:val="24"/>
          <w:szCs w:val="24"/>
        </w:rPr>
        <w:t xml:space="preserve">por cores </w:t>
      </w:r>
      <w:r w:rsidR="00794E84" w:rsidRPr="00A3036C">
        <w:rPr>
          <w:rFonts w:ascii="Times New Roman" w:eastAsia="Aptos" w:hAnsi="Times New Roman" w:cs="Times New Roman"/>
          <w:sz w:val="24"/>
          <w:szCs w:val="24"/>
        </w:rPr>
        <w:t>e protegido</w:t>
      </w:r>
      <w:r w:rsidR="003C6E81" w:rsidRPr="00A3036C">
        <w:rPr>
          <w:rFonts w:ascii="Times New Roman" w:eastAsia="Aptos" w:hAnsi="Times New Roman" w:cs="Times New Roman"/>
          <w:sz w:val="24"/>
          <w:szCs w:val="24"/>
        </w:rPr>
        <w:t xml:space="preserve"> contra a segurança da IMSD</w:t>
      </w:r>
      <w:r w:rsidR="00083892" w:rsidRPr="00A3036C">
        <w:rPr>
          <w:rFonts w:ascii="Times New Roman" w:eastAsia="Aptos" w:hAnsi="Times New Roman" w:cs="Times New Roman"/>
          <w:sz w:val="24"/>
          <w:szCs w:val="24"/>
        </w:rPr>
        <w:t>, impotente para impedir o que está preste acontecer</w:t>
      </w:r>
      <w:r w:rsidR="005543EC" w:rsidRPr="00A3036C">
        <w:rPr>
          <w:rFonts w:ascii="Times New Roman" w:eastAsia="Aptos" w:hAnsi="Times New Roman" w:cs="Times New Roman"/>
          <w:sz w:val="24"/>
          <w:szCs w:val="24"/>
        </w:rPr>
        <w:t>, ou seja, um discurso de um desconhecido transmissor de paz</w:t>
      </w:r>
      <w:r w:rsidR="00D0217A" w:rsidRPr="00A3036C">
        <w:rPr>
          <w:rFonts w:ascii="Times New Roman" w:eastAsia="Aptos" w:hAnsi="Times New Roman" w:cs="Times New Roman"/>
          <w:sz w:val="24"/>
          <w:szCs w:val="24"/>
        </w:rPr>
        <w:t xml:space="preserve"> penetrante no interior dos espectadore</w:t>
      </w:r>
      <w:r w:rsidR="00D97D76" w:rsidRPr="00A3036C">
        <w:rPr>
          <w:rFonts w:ascii="Times New Roman" w:eastAsia="Aptos" w:hAnsi="Times New Roman" w:cs="Times New Roman"/>
          <w:sz w:val="24"/>
          <w:szCs w:val="24"/>
        </w:rPr>
        <w:t>s</w:t>
      </w:r>
      <w:r w:rsidR="00AC7654" w:rsidRPr="00A3036C">
        <w:rPr>
          <w:rFonts w:ascii="Times New Roman" w:eastAsia="Aptos" w:hAnsi="Times New Roman" w:cs="Times New Roman"/>
          <w:sz w:val="24"/>
          <w:szCs w:val="24"/>
        </w:rPr>
        <w:t>, incluso os candidatos a seus algozes</w:t>
      </w:r>
      <w:r w:rsidR="00351EDB" w:rsidRPr="00A3036C">
        <w:rPr>
          <w:rFonts w:ascii="Times New Roman" w:eastAsia="Aptos" w:hAnsi="Times New Roman" w:cs="Times New Roman"/>
          <w:sz w:val="24"/>
          <w:szCs w:val="24"/>
        </w:rPr>
        <w:t xml:space="preserve">. Vencidos pelas ondas eletromagnéticas </w:t>
      </w:r>
      <w:r w:rsidR="00006D37" w:rsidRPr="00A3036C">
        <w:rPr>
          <w:rFonts w:ascii="Times New Roman" w:eastAsia="Aptos" w:hAnsi="Times New Roman" w:cs="Times New Roman"/>
          <w:sz w:val="24"/>
          <w:szCs w:val="24"/>
        </w:rPr>
        <w:t>emanada</w:t>
      </w:r>
      <w:r w:rsidR="00721441" w:rsidRPr="00A3036C">
        <w:rPr>
          <w:rFonts w:ascii="Times New Roman" w:eastAsia="Aptos" w:hAnsi="Times New Roman" w:cs="Times New Roman"/>
          <w:sz w:val="24"/>
          <w:szCs w:val="24"/>
        </w:rPr>
        <w:t>s pelo desconhecido</w:t>
      </w:r>
      <w:r w:rsidR="00006D37" w:rsidRPr="00A3036C">
        <w:rPr>
          <w:rFonts w:ascii="Times New Roman" w:eastAsia="Aptos" w:hAnsi="Times New Roman" w:cs="Times New Roman"/>
          <w:sz w:val="24"/>
          <w:szCs w:val="24"/>
        </w:rPr>
        <w:t>, tornam-</w:t>
      </w:r>
      <w:r w:rsidR="00721441" w:rsidRPr="00A3036C">
        <w:rPr>
          <w:rFonts w:ascii="Times New Roman" w:eastAsia="Aptos" w:hAnsi="Times New Roman" w:cs="Times New Roman"/>
          <w:sz w:val="24"/>
          <w:szCs w:val="24"/>
        </w:rPr>
        <w:t>se</w:t>
      </w:r>
      <w:r w:rsidR="004A4AB1" w:rsidRPr="00A3036C">
        <w:rPr>
          <w:rFonts w:ascii="Times New Roman" w:eastAsia="Aptos" w:hAnsi="Times New Roman" w:cs="Times New Roman"/>
          <w:sz w:val="24"/>
          <w:szCs w:val="24"/>
        </w:rPr>
        <w:t xml:space="preserve"> também sua plateia.</w:t>
      </w:r>
    </w:p>
    <w:p w14:paraId="63145851" w14:textId="3EED37E3" w:rsidR="006E5058" w:rsidRPr="00A3036C" w:rsidRDefault="004A4AB1" w:rsidP="00470C3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lastRenderedPageBreak/>
        <w:t>Aparência multirracial</w:t>
      </w:r>
      <w:r w:rsidR="00513632" w:rsidRPr="00A3036C">
        <w:rPr>
          <w:rFonts w:ascii="Times New Roman" w:eastAsia="Aptos" w:hAnsi="Times New Roman" w:cs="Times New Roman"/>
          <w:sz w:val="24"/>
          <w:szCs w:val="24"/>
        </w:rPr>
        <w:t>, jamais vista em outro ser humano</w:t>
      </w:r>
      <w:r w:rsidR="00D12B61" w:rsidRPr="00A3036C">
        <w:rPr>
          <w:rFonts w:ascii="Times New Roman" w:eastAsia="Aptos" w:hAnsi="Times New Roman" w:cs="Times New Roman"/>
          <w:sz w:val="24"/>
          <w:szCs w:val="24"/>
        </w:rPr>
        <w:t>, é motivo</w:t>
      </w:r>
      <w:r w:rsidR="006E5058" w:rsidRPr="00A3036C">
        <w:rPr>
          <w:rFonts w:ascii="Times New Roman" w:eastAsia="Aptos" w:hAnsi="Times New Roman" w:cs="Times New Roman"/>
          <w:sz w:val="24"/>
          <w:szCs w:val="24"/>
        </w:rPr>
        <w:t xml:space="preserve"> para a ignorância terráquea</w:t>
      </w:r>
      <w:r w:rsidR="001F1BF3" w:rsidRPr="00A3036C">
        <w:rPr>
          <w:rFonts w:ascii="Times New Roman" w:eastAsia="Aptos" w:hAnsi="Times New Roman" w:cs="Times New Roman"/>
          <w:sz w:val="24"/>
          <w:szCs w:val="24"/>
        </w:rPr>
        <w:t>,</w:t>
      </w:r>
      <w:r w:rsidR="006E5058" w:rsidRPr="00A3036C">
        <w:rPr>
          <w:rFonts w:ascii="Times New Roman" w:eastAsia="Aptos" w:hAnsi="Times New Roman" w:cs="Times New Roman"/>
          <w:sz w:val="24"/>
          <w:szCs w:val="24"/>
        </w:rPr>
        <w:t xml:space="preserve"> produzida com </w:t>
      </w:r>
      <w:r w:rsidR="006E5058" w:rsidRPr="00A3036C">
        <w:rPr>
          <w:rFonts w:ascii="Times New Roman" w:eastAsia="Aptos" w:hAnsi="Times New Roman" w:cs="Times New Roman"/>
          <w:i/>
          <w:iCs/>
          <w:sz w:val="24"/>
          <w:szCs w:val="24"/>
        </w:rPr>
        <w:t>a tríade da maldade humana</w:t>
      </w:r>
      <w:r w:rsidR="006E5058" w:rsidRPr="00A3036C">
        <w:rPr>
          <w:rFonts w:ascii="Times New Roman" w:eastAsia="Aptos" w:hAnsi="Times New Roman" w:cs="Times New Roman"/>
          <w:sz w:val="24"/>
          <w:szCs w:val="24"/>
        </w:rPr>
        <w:t xml:space="preserve">: </w:t>
      </w:r>
      <w:r w:rsidR="006E5058" w:rsidRPr="00A3036C">
        <w:rPr>
          <w:rFonts w:ascii="Times New Roman" w:eastAsia="Aptos" w:hAnsi="Times New Roman" w:cs="Times New Roman"/>
          <w:i/>
          <w:iCs/>
          <w:sz w:val="24"/>
          <w:szCs w:val="24"/>
        </w:rPr>
        <w:t>ego</w:t>
      </w:r>
      <w:r w:rsidR="006E5058" w:rsidRPr="00A3036C">
        <w:rPr>
          <w:rFonts w:ascii="Times New Roman" w:eastAsia="Aptos" w:hAnsi="Times New Roman" w:cs="Times New Roman"/>
          <w:sz w:val="24"/>
          <w:szCs w:val="24"/>
        </w:rPr>
        <w:t xml:space="preserve">, </w:t>
      </w:r>
      <w:r w:rsidR="006E5058" w:rsidRPr="00A3036C">
        <w:rPr>
          <w:rFonts w:ascii="Times New Roman" w:eastAsia="Aptos" w:hAnsi="Times New Roman" w:cs="Times New Roman"/>
          <w:i/>
          <w:iCs/>
          <w:sz w:val="24"/>
          <w:szCs w:val="24"/>
        </w:rPr>
        <w:t>ganância e</w:t>
      </w:r>
      <w:r w:rsidR="006E5058" w:rsidRPr="00A3036C">
        <w:rPr>
          <w:rFonts w:ascii="Times New Roman" w:eastAsia="Aptos" w:hAnsi="Times New Roman" w:cs="Times New Roman"/>
          <w:sz w:val="24"/>
          <w:szCs w:val="24"/>
        </w:rPr>
        <w:t xml:space="preserve"> </w:t>
      </w:r>
      <w:r w:rsidR="006E5058" w:rsidRPr="00A3036C">
        <w:rPr>
          <w:rFonts w:ascii="Times New Roman" w:eastAsia="Aptos" w:hAnsi="Times New Roman" w:cs="Times New Roman"/>
          <w:i/>
          <w:iCs/>
          <w:sz w:val="24"/>
          <w:szCs w:val="24"/>
        </w:rPr>
        <w:t>medo</w:t>
      </w:r>
      <w:r w:rsidR="001F1BF3" w:rsidRPr="00A3036C">
        <w:rPr>
          <w:rFonts w:ascii="Times New Roman" w:eastAsia="Aptos" w:hAnsi="Times New Roman" w:cs="Times New Roman"/>
          <w:sz w:val="24"/>
          <w:szCs w:val="24"/>
        </w:rPr>
        <w:t xml:space="preserve">, </w:t>
      </w:r>
      <w:r w:rsidR="007D465B" w:rsidRPr="00A3036C">
        <w:rPr>
          <w:rFonts w:ascii="Times New Roman" w:eastAsia="Aptos" w:hAnsi="Times New Roman" w:cs="Times New Roman"/>
          <w:sz w:val="24"/>
          <w:szCs w:val="24"/>
        </w:rPr>
        <w:t xml:space="preserve">o </w:t>
      </w:r>
      <w:r w:rsidR="001F1BF3" w:rsidRPr="00A3036C">
        <w:rPr>
          <w:rFonts w:ascii="Times New Roman" w:eastAsia="Aptos" w:hAnsi="Times New Roman" w:cs="Times New Roman"/>
          <w:sz w:val="24"/>
          <w:szCs w:val="24"/>
        </w:rPr>
        <w:t>interprete</w:t>
      </w:r>
      <w:r w:rsidR="007D465B" w:rsidRPr="00A3036C">
        <w:rPr>
          <w:rFonts w:ascii="Times New Roman" w:eastAsia="Aptos" w:hAnsi="Times New Roman" w:cs="Times New Roman"/>
          <w:sz w:val="24"/>
          <w:szCs w:val="24"/>
        </w:rPr>
        <w:t xml:space="preserve"> como um invasor alienígena</w:t>
      </w:r>
      <w:r w:rsidR="00804175" w:rsidRPr="00A3036C">
        <w:rPr>
          <w:rFonts w:ascii="Times New Roman" w:eastAsia="Aptos" w:hAnsi="Times New Roman" w:cs="Times New Roman"/>
          <w:sz w:val="24"/>
          <w:szCs w:val="24"/>
        </w:rPr>
        <w:t>, conforme alertado por Emmanuel Jesus de Deus,</w:t>
      </w:r>
      <w:r w:rsidR="00F15846" w:rsidRPr="00A3036C">
        <w:rPr>
          <w:rFonts w:ascii="Times New Roman" w:eastAsia="Aptos" w:hAnsi="Times New Roman" w:cs="Times New Roman"/>
          <w:sz w:val="24"/>
          <w:szCs w:val="24"/>
        </w:rPr>
        <w:t xml:space="preserve"> </w:t>
      </w:r>
      <w:r w:rsidR="005D4595" w:rsidRPr="00A3036C">
        <w:rPr>
          <w:rFonts w:ascii="Times New Roman" w:eastAsia="Aptos" w:hAnsi="Times New Roman" w:cs="Times New Roman"/>
          <w:sz w:val="24"/>
          <w:szCs w:val="24"/>
        </w:rPr>
        <w:t xml:space="preserve">considerado o </w:t>
      </w:r>
      <w:r w:rsidR="00F15846" w:rsidRPr="00A3036C">
        <w:rPr>
          <w:rFonts w:ascii="Times New Roman" w:eastAsia="Aptos" w:hAnsi="Times New Roman" w:cs="Times New Roman"/>
          <w:sz w:val="24"/>
          <w:szCs w:val="24"/>
        </w:rPr>
        <w:t xml:space="preserve">invólucro corporal divinal para </w:t>
      </w:r>
      <w:r w:rsidR="00470F8D" w:rsidRPr="00A3036C">
        <w:rPr>
          <w:rFonts w:ascii="Times New Roman" w:eastAsia="Aptos" w:hAnsi="Times New Roman" w:cs="Times New Roman"/>
          <w:sz w:val="24"/>
          <w:szCs w:val="24"/>
        </w:rPr>
        <w:t>reencarnação</w:t>
      </w:r>
      <w:r w:rsidR="00F15846" w:rsidRPr="00A3036C">
        <w:rPr>
          <w:rFonts w:ascii="Times New Roman" w:eastAsia="Aptos" w:hAnsi="Times New Roman" w:cs="Times New Roman"/>
          <w:sz w:val="24"/>
          <w:szCs w:val="24"/>
        </w:rPr>
        <w:t xml:space="preserve"> de Jesus </w:t>
      </w:r>
      <w:r w:rsidR="00470F8D" w:rsidRPr="00A3036C">
        <w:rPr>
          <w:rFonts w:ascii="Times New Roman" w:eastAsia="Aptos" w:hAnsi="Times New Roman" w:cs="Times New Roman"/>
          <w:sz w:val="24"/>
          <w:szCs w:val="24"/>
        </w:rPr>
        <w:t>C</w:t>
      </w:r>
      <w:r w:rsidR="00F15846" w:rsidRPr="00A3036C">
        <w:rPr>
          <w:rFonts w:ascii="Times New Roman" w:eastAsia="Aptos" w:hAnsi="Times New Roman" w:cs="Times New Roman"/>
          <w:sz w:val="24"/>
          <w:szCs w:val="24"/>
        </w:rPr>
        <w:t>risto</w:t>
      </w:r>
      <w:r w:rsidR="0091093B" w:rsidRPr="00A3036C">
        <w:rPr>
          <w:rFonts w:ascii="Times New Roman" w:eastAsia="Aptos" w:hAnsi="Times New Roman" w:cs="Times New Roman"/>
          <w:sz w:val="24"/>
          <w:szCs w:val="24"/>
        </w:rPr>
        <w:t>, no seu último pronunciamento</w:t>
      </w:r>
      <w:r w:rsidR="00804175" w:rsidRPr="00A3036C">
        <w:rPr>
          <w:rFonts w:ascii="Times New Roman" w:eastAsia="Aptos" w:hAnsi="Times New Roman" w:cs="Times New Roman"/>
          <w:sz w:val="24"/>
          <w:szCs w:val="24"/>
        </w:rPr>
        <w:t>.</w:t>
      </w:r>
      <w:r w:rsidR="00470C3A" w:rsidRPr="00A3036C">
        <w:rPr>
          <w:rFonts w:ascii="Times New Roman" w:eastAsia="Aptos" w:hAnsi="Times New Roman" w:cs="Times New Roman"/>
          <w:sz w:val="24"/>
          <w:szCs w:val="24"/>
        </w:rPr>
        <w:t xml:space="preserve"> </w:t>
      </w:r>
    </w:p>
    <w:p w14:paraId="16BF916B" w14:textId="26AF9586" w:rsidR="00457AD5" w:rsidRPr="00A3036C" w:rsidRDefault="00470C3A" w:rsidP="002E6171">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O verdadeiro Jesus Cristo </w:t>
      </w:r>
      <w:r w:rsidR="00AD41D3" w:rsidRPr="00A3036C">
        <w:rPr>
          <w:rFonts w:ascii="Times New Roman" w:eastAsia="Aptos" w:hAnsi="Times New Roman" w:cs="Times New Roman"/>
          <w:sz w:val="24"/>
          <w:szCs w:val="24"/>
        </w:rPr>
        <w:t xml:space="preserve">ou </w:t>
      </w:r>
      <w:r w:rsidR="00AD41D3" w:rsidRPr="00A3036C">
        <w:rPr>
          <w:rFonts w:ascii="Times New Roman" w:eastAsia="Aptos" w:hAnsi="Times New Roman" w:cs="Times New Roman"/>
          <w:b/>
          <w:bCs/>
          <w:sz w:val="24"/>
          <w:szCs w:val="24"/>
        </w:rPr>
        <w:t xml:space="preserve">Yeshua </w:t>
      </w:r>
      <w:r w:rsidR="00AD41D3" w:rsidRPr="00A3036C">
        <w:rPr>
          <w:rFonts w:ascii="Times New Roman" w:eastAsia="Aptos" w:hAnsi="Times New Roman" w:cs="Times New Roman"/>
          <w:sz w:val="24"/>
          <w:szCs w:val="24"/>
        </w:rPr>
        <w:t>nem começara se pronunciar e</w:t>
      </w:r>
      <w:r w:rsidR="002B1D27" w:rsidRPr="00A3036C">
        <w:rPr>
          <w:rFonts w:ascii="Times New Roman" w:eastAsia="Aptos" w:hAnsi="Times New Roman" w:cs="Times New Roman"/>
          <w:sz w:val="24"/>
          <w:szCs w:val="24"/>
        </w:rPr>
        <w:t xml:space="preserve"> já está em descrédito</w:t>
      </w:r>
      <w:r w:rsidR="00A26B18" w:rsidRPr="00A3036C">
        <w:rPr>
          <w:rFonts w:ascii="Times New Roman" w:eastAsia="Aptos" w:hAnsi="Times New Roman" w:cs="Times New Roman"/>
          <w:sz w:val="24"/>
          <w:szCs w:val="24"/>
        </w:rPr>
        <w:t xml:space="preserve">, visto como </w:t>
      </w:r>
      <w:r w:rsidR="00A26B18" w:rsidRPr="00A3036C">
        <w:rPr>
          <w:rFonts w:ascii="Times New Roman" w:eastAsia="Aptos" w:hAnsi="Times New Roman" w:cs="Times New Roman"/>
          <w:b/>
          <w:bCs/>
          <w:sz w:val="24"/>
          <w:szCs w:val="24"/>
        </w:rPr>
        <w:t xml:space="preserve">persona non grata </w:t>
      </w:r>
      <w:r w:rsidR="00A26B18" w:rsidRPr="00A3036C">
        <w:rPr>
          <w:rFonts w:ascii="Times New Roman" w:eastAsia="Aptos" w:hAnsi="Times New Roman" w:cs="Times New Roman"/>
          <w:sz w:val="24"/>
          <w:szCs w:val="24"/>
        </w:rPr>
        <w:t>com intenções imperialistas</w:t>
      </w:r>
      <w:r w:rsidR="002E6171" w:rsidRPr="00A3036C">
        <w:rPr>
          <w:rFonts w:ascii="Times New Roman" w:eastAsia="Aptos" w:hAnsi="Times New Roman" w:cs="Times New Roman"/>
          <w:sz w:val="24"/>
          <w:szCs w:val="24"/>
        </w:rPr>
        <w:t xml:space="preserve"> de dominância do planeta Terra.</w:t>
      </w:r>
      <w:r w:rsidR="00A133C0" w:rsidRPr="00A3036C">
        <w:rPr>
          <w:rFonts w:ascii="Times New Roman" w:eastAsia="Aptos" w:hAnsi="Times New Roman" w:cs="Times New Roman"/>
          <w:sz w:val="24"/>
          <w:szCs w:val="24"/>
        </w:rPr>
        <w:t xml:space="preserve"> Porém,</w:t>
      </w:r>
      <w:r w:rsidR="00977E8B" w:rsidRPr="00A3036C">
        <w:rPr>
          <w:rFonts w:ascii="Times New Roman" w:eastAsia="Aptos" w:hAnsi="Times New Roman" w:cs="Times New Roman"/>
          <w:sz w:val="24"/>
          <w:szCs w:val="24"/>
        </w:rPr>
        <w:t xml:space="preserve"> </w:t>
      </w:r>
      <w:r w:rsidR="003A0CAB" w:rsidRPr="00A3036C">
        <w:rPr>
          <w:rFonts w:ascii="Times New Roman" w:eastAsia="Aptos" w:hAnsi="Times New Roman" w:cs="Times New Roman"/>
          <w:sz w:val="24"/>
          <w:szCs w:val="24"/>
        </w:rPr>
        <w:t>o contraditório paira sobre as consciências humanas</w:t>
      </w:r>
      <w:r w:rsidR="00B82094" w:rsidRPr="00A3036C">
        <w:rPr>
          <w:rFonts w:ascii="Times New Roman" w:eastAsia="Aptos" w:hAnsi="Times New Roman" w:cs="Times New Roman"/>
          <w:sz w:val="24"/>
          <w:szCs w:val="24"/>
        </w:rPr>
        <w:t xml:space="preserve"> lhes permitindo a curiosidade</w:t>
      </w:r>
      <w:r w:rsidR="00DB553D" w:rsidRPr="00A3036C">
        <w:rPr>
          <w:rFonts w:ascii="Times New Roman" w:eastAsia="Aptos" w:hAnsi="Times New Roman" w:cs="Times New Roman"/>
          <w:sz w:val="24"/>
          <w:szCs w:val="24"/>
        </w:rPr>
        <w:t xml:space="preserve"> </w:t>
      </w:r>
      <w:r w:rsidR="00E02C47" w:rsidRPr="00A3036C">
        <w:rPr>
          <w:rFonts w:ascii="Times New Roman" w:eastAsia="Aptos" w:hAnsi="Times New Roman" w:cs="Times New Roman"/>
          <w:sz w:val="24"/>
          <w:szCs w:val="24"/>
        </w:rPr>
        <w:t xml:space="preserve">e a desconfiança </w:t>
      </w:r>
      <w:r w:rsidR="00DB553D" w:rsidRPr="00A3036C">
        <w:rPr>
          <w:rFonts w:ascii="Times New Roman" w:eastAsia="Aptos" w:hAnsi="Times New Roman" w:cs="Times New Roman"/>
          <w:sz w:val="24"/>
          <w:szCs w:val="24"/>
        </w:rPr>
        <w:t>em relação a um ser</w:t>
      </w:r>
      <w:r w:rsidR="00EB5769" w:rsidRPr="00A3036C">
        <w:rPr>
          <w:rFonts w:ascii="Times New Roman" w:eastAsia="Aptos" w:hAnsi="Times New Roman" w:cs="Times New Roman"/>
          <w:sz w:val="24"/>
          <w:szCs w:val="24"/>
        </w:rPr>
        <w:t>, minimamente,</w:t>
      </w:r>
      <w:r w:rsidR="00E02C47" w:rsidRPr="00A3036C">
        <w:rPr>
          <w:rFonts w:ascii="Times New Roman" w:eastAsia="Aptos" w:hAnsi="Times New Roman" w:cs="Times New Roman"/>
          <w:sz w:val="24"/>
          <w:szCs w:val="24"/>
        </w:rPr>
        <w:t xml:space="preserve"> estranho</w:t>
      </w:r>
      <w:r w:rsidR="00F85BB2" w:rsidRPr="00A3036C">
        <w:rPr>
          <w:rFonts w:ascii="Times New Roman" w:eastAsia="Aptos" w:hAnsi="Times New Roman" w:cs="Times New Roman"/>
          <w:sz w:val="24"/>
          <w:szCs w:val="24"/>
        </w:rPr>
        <w:t xml:space="preserve">, apesar de apresentar uma aparência multirracial </w:t>
      </w:r>
      <w:r w:rsidR="00F57C33" w:rsidRPr="00A3036C">
        <w:rPr>
          <w:rFonts w:ascii="Times New Roman" w:eastAsia="Aptos" w:hAnsi="Times New Roman" w:cs="Times New Roman"/>
          <w:sz w:val="24"/>
          <w:szCs w:val="24"/>
        </w:rPr>
        <w:t>humanizada pelas raças indígena, preta, amarela e branca.</w:t>
      </w:r>
      <w:r w:rsidR="00EB5769" w:rsidRPr="00A3036C">
        <w:rPr>
          <w:rFonts w:ascii="Times New Roman" w:eastAsia="Aptos" w:hAnsi="Times New Roman" w:cs="Times New Roman"/>
          <w:sz w:val="24"/>
          <w:szCs w:val="24"/>
        </w:rPr>
        <w:t xml:space="preserve"> </w:t>
      </w:r>
    </w:p>
    <w:p w14:paraId="1B195C5E" w14:textId="482AC9E6" w:rsidR="00793ED8" w:rsidRPr="00A3036C" w:rsidRDefault="008E49E0" w:rsidP="00891AD5">
      <w:pPr>
        <w:spacing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Todos os a</w:t>
      </w:r>
      <w:r w:rsidR="00D16943" w:rsidRPr="00A3036C">
        <w:rPr>
          <w:rFonts w:ascii="Times New Roman" w:eastAsia="Aptos" w:hAnsi="Times New Roman" w:cs="Times New Roman"/>
          <w:sz w:val="24"/>
          <w:szCs w:val="24"/>
        </w:rPr>
        <w:t>parelhos</w:t>
      </w:r>
      <w:r w:rsidRPr="00A3036C">
        <w:rPr>
          <w:rFonts w:ascii="Times New Roman" w:eastAsia="Aptos" w:hAnsi="Times New Roman" w:cs="Times New Roman"/>
          <w:sz w:val="24"/>
          <w:szCs w:val="24"/>
        </w:rPr>
        <w:t xml:space="preserve"> de televisores privados</w:t>
      </w:r>
      <w:r w:rsidR="00060423" w:rsidRPr="00A3036C">
        <w:rPr>
          <w:rFonts w:ascii="Times New Roman" w:eastAsia="Aptos" w:hAnsi="Times New Roman" w:cs="Times New Roman"/>
          <w:sz w:val="24"/>
          <w:szCs w:val="24"/>
        </w:rPr>
        <w:t xml:space="preserve"> ou públicos estão ligad</w:t>
      </w:r>
      <w:r w:rsidR="00657787" w:rsidRPr="00A3036C">
        <w:rPr>
          <w:rFonts w:ascii="Times New Roman" w:eastAsia="Aptos" w:hAnsi="Times New Roman" w:cs="Times New Roman"/>
          <w:sz w:val="24"/>
          <w:szCs w:val="24"/>
        </w:rPr>
        <w:t>o</w:t>
      </w:r>
      <w:r w:rsidR="00327BD3" w:rsidRPr="00A3036C">
        <w:rPr>
          <w:rFonts w:ascii="Times New Roman" w:eastAsia="Aptos" w:hAnsi="Times New Roman" w:cs="Times New Roman"/>
          <w:sz w:val="24"/>
          <w:szCs w:val="24"/>
        </w:rPr>
        <w:t xml:space="preserve">s, independentemente, da vontade </w:t>
      </w:r>
      <w:r w:rsidR="00236307" w:rsidRPr="00A3036C">
        <w:rPr>
          <w:rFonts w:ascii="Times New Roman" w:eastAsia="Aptos" w:hAnsi="Times New Roman" w:cs="Times New Roman"/>
          <w:sz w:val="24"/>
          <w:szCs w:val="24"/>
        </w:rPr>
        <w:t xml:space="preserve">do </w:t>
      </w:r>
      <w:r w:rsidR="00327BD3" w:rsidRPr="00A3036C">
        <w:rPr>
          <w:rFonts w:ascii="Times New Roman" w:eastAsia="Aptos" w:hAnsi="Times New Roman" w:cs="Times New Roman"/>
          <w:sz w:val="24"/>
          <w:szCs w:val="24"/>
        </w:rPr>
        <w:t>terrícola</w:t>
      </w:r>
      <w:r w:rsidR="003B2AD9" w:rsidRPr="00A3036C">
        <w:rPr>
          <w:rFonts w:ascii="Times New Roman" w:eastAsia="Aptos" w:hAnsi="Times New Roman" w:cs="Times New Roman"/>
          <w:sz w:val="24"/>
          <w:szCs w:val="24"/>
        </w:rPr>
        <w:t>.</w:t>
      </w:r>
      <w:r w:rsidR="001D52CE" w:rsidRPr="00A3036C">
        <w:rPr>
          <w:rFonts w:ascii="Times New Roman" w:eastAsia="Aptos" w:hAnsi="Times New Roman" w:cs="Times New Roman"/>
          <w:sz w:val="24"/>
          <w:szCs w:val="24"/>
        </w:rPr>
        <w:t xml:space="preserve"> </w:t>
      </w:r>
      <w:r w:rsidR="00915888" w:rsidRPr="00A3036C">
        <w:rPr>
          <w:rFonts w:ascii="Times New Roman" w:eastAsia="Aptos" w:hAnsi="Times New Roman" w:cs="Times New Roman"/>
          <w:sz w:val="24"/>
          <w:szCs w:val="24"/>
        </w:rPr>
        <w:t>Habitantes do</w:t>
      </w:r>
      <w:r w:rsidR="001D52CE" w:rsidRPr="00A3036C">
        <w:rPr>
          <w:rFonts w:ascii="Times New Roman" w:eastAsia="Aptos" w:hAnsi="Times New Roman" w:cs="Times New Roman"/>
          <w:sz w:val="24"/>
          <w:szCs w:val="24"/>
        </w:rPr>
        <w:t xml:space="preserve"> </w:t>
      </w:r>
      <w:r w:rsidR="001D52CE" w:rsidRPr="00A3036C">
        <w:rPr>
          <w:rFonts w:ascii="Times New Roman" w:eastAsia="Aptos" w:hAnsi="Times New Roman" w:cs="Times New Roman"/>
          <w:i/>
          <w:iCs/>
          <w:sz w:val="24"/>
          <w:szCs w:val="24"/>
        </w:rPr>
        <w:t xml:space="preserve">novo mundo </w:t>
      </w:r>
      <w:r w:rsidR="003831DF" w:rsidRPr="00A3036C">
        <w:rPr>
          <w:rFonts w:ascii="Times New Roman" w:eastAsia="Aptos" w:hAnsi="Times New Roman" w:cs="Times New Roman"/>
          <w:sz w:val="24"/>
          <w:szCs w:val="24"/>
        </w:rPr>
        <w:t xml:space="preserve"> </w:t>
      </w:r>
      <w:r w:rsidR="002A5BD9" w:rsidRPr="00A3036C">
        <w:rPr>
          <w:rFonts w:ascii="Times New Roman" w:eastAsia="Aptos" w:hAnsi="Times New Roman" w:cs="Times New Roman"/>
          <w:sz w:val="24"/>
          <w:szCs w:val="24"/>
        </w:rPr>
        <w:t>apreciam o pronunciamento do</w:t>
      </w:r>
      <w:r w:rsidR="00F935AA" w:rsidRPr="00A3036C">
        <w:rPr>
          <w:rFonts w:ascii="Times New Roman" w:eastAsia="Aptos" w:hAnsi="Times New Roman" w:cs="Times New Roman"/>
          <w:sz w:val="24"/>
          <w:szCs w:val="24"/>
        </w:rPr>
        <w:t>, considerado, invasor alienígen</w:t>
      </w:r>
      <w:r w:rsidR="006F3E63" w:rsidRPr="00A3036C">
        <w:rPr>
          <w:rFonts w:ascii="Times New Roman" w:eastAsia="Aptos" w:hAnsi="Times New Roman" w:cs="Times New Roman"/>
          <w:sz w:val="24"/>
          <w:szCs w:val="24"/>
        </w:rPr>
        <w:t>a.</w:t>
      </w:r>
      <w:r w:rsidR="00327BD3"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 xml:space="preserve"> </w:t>
      </w:r>
      <w:r w:rsidR="000559C6" w:rsidRPr="00A3036C">
        <w:rPr>
          <w:rFonts w:ascii="Times New Roman" w:eastAsia="Aptos" w:hAnsi="Times New Roman" w:cs="Times New Roman"/>
          <w:sz w:val="24"/>
          <w:szCs w:val="24"/>
        </w:rPr>
        <w:t>Caberá ao terráqueo</w:t>
      </w:r>
      <w:r w:rsidR="00D510D4" w:rsidRPr="00A3036C">
        <w:rPr>
          <w:rFonts w:ascii="Times New Roman" w:eastAsia="Aptos" w:hAnsi="Times New Roman" w:cs="Times New Roman"/>
          <w:sz w:val="24"/>
          <w:szCs w:val="24"/>
        </w:rPr>
        <w:t xml:space="preserve"> descobrir a essência divinal repousada no seu âmago ou ser parte integrante de os </w:t>
      </w:r>
      <w:r w:rsidR="00D510D4" w:rsidRPr="00A3036C">
        <w:rPr>
          <w:rFonts w:ascii="Times New Roman" w:eastAsia="Aptos" w:hAnsi="Times New Roman" w:cs="Times New Roman"/>
          <w:b/>
          <w:bCs/>
        </w:rPr>
        <w:t>e</w:t>
      </w:r>
      <w:r w:rsidR="00D510D4" w:rsidRPr="00A3036C">
        <w:rPr>
          <w:rFonts w:ascii="Times New Roman" w:eastAsia="Aptos" w:hAnsi="Times New Roman" w:cs="Times New Roman"/>
          <w:b/>
          <w:bCs/>
          <w:color w:val="FF0000"/>
        </w:rPr>
        <w:t>X</w:t>
      </w:r>
      <w:r w:rsidR="00D510D4" w:rsidRPr="00A3036C">
        <w:rPr>
          <w:rFonts w:ascii="Times New Roman" w:eastAsia="Aptos" w:hAnsi="Times New Roman" w:cs="Times New Roman"/>
          <w:b/>
          <w:bCs/>
        </w:rPr>
        <w:t xml:space="preserve">ilados da </w:t>
      </w:r>
      <w:r w:rsidR="00D510D4" w:rsidRPr="00A3036C">
        <w:rPr>
          <w:rFonts w:ascii="Times New Roman" w:eastAsia="Aptos" w:hAnsi="Times New Roman" w:cs="Times New Roman"/>
          <w:b/>
          <w:bCs/>
          <w:color w:val="7030A0"/>
        </w:rPr>
        <w:t>T</w:t>
      </w:r>
      <w:r w:rsidR="00D510D4" w:rsidRPr="00A3036C">
        <w:rPr>
          <w:rFonts w:ascii="Times New Roman" w:eastAsia="Aptos" w:hAnsi="Times New Roman" w:cs="Times New Roman"/>
          <w:b/>
          <w:bCs/>
        </w:rPr>
        <w:t xml:space="preserve">erra </w:t>
      </w:r>
      <w:r w:rsidR="00D510D4" w:rsidRPr="00A3036C">
        <w:rPr>
          <w:rFonts w:ascii="Times New Roman" w:eastAsia="Aptos" w:hAnsi="Times New Roman" w:cs="Times New Roman"/>
          <w:b/>
          <w:bCs/>
          <w:sz w:val="24"/>
          <w:szCs w:val="24"/>
        </w:rPr>
        <w:t>─ passado pacto para o futuro</w:t>
      </w:r>
      <w:r w:rsidR="00D510D4" w:rsidRPr="00A3036C">
        <w:rPr>
          <w:rFonts w:ascii="Times New Roman" w:eastAsia="Aptos" w:hAnsi="Times New Roman" w:cs="Times New Roman"/>
          <w:sz w:val="24"/>
          <w:szCs w:val="24"/>
        </w:rPr>
        <w:t>.</w:t>
      </w:r>
      <w:r w:rsidR="00173D90" w:rsidRPr="00A3036C">
        <w:rPr>
          <w:rFonts w:ascii="Times New Roman" w:eastAsia="Aptos" w:hAnsi="Times New Roman" w:cs="Times New Roman"/>
          <w:sz w:val="24"/>
          <w:szCs w:val="24"/>
        </w:rPr>
        <w:t xml:space="preserve"> </w:t>
      </w:r>
      <w:r w:rsidR="00BB1D42" w:rsidRPr="00A3036C">
        <w:rPr>
          <w:rFonts w:ascii="Times New Roman" w:eastAsia="Aptos" w:hAnsi="Times New Roman" w:cs="Times New Roman"/>
          <w:sz w:val="24"/>
          <w:szCs w:val="24"/>
        </w:rPr>
        <w:t>Livre arbítrio humano decide</w:t>
      </w:r>
      <w:r w:rsidR="004840AD" w:rsidRPr="00A3036C">
        <w:rPr>
          <w:rFonts w:ascii="Times New Roman" w:eastAsia="Aptos" w:hAnsi="Times New Roman" w:cs="Times New Roman"/>
          <w:sz w:val="24"/>
          <w:szCs w:val="24"/>
        </w:rPr>
        <w:t xml:space="preserve"> se aceita de que </w:t>
      </w:r>
      <w:r w:rsidR="004840AD" w:rsidRPr="00A3036C">
        <w:rPr>
          <w:rFonts w:ascii="Times New Roman" w:eastAsia="Aptos" w:hAnsi="Times New Roman" w:cs="Times New Roman"/>
          <w:i/>
          <w:iCs/>
          <w:sz w:val="24"/>
          <w:szCs w:val="24"/>
        </w:rPr>
        <w:t xml:space="preserve">mais se pode aprender pelos ouvidos de que pelos olhos </w:t>
      </w:r>
      <w:r w:rsidR="004840AD" w:rsidRPr="00A3036C">
        <w:rPr>
          <w:rFonts w:ascii="Times New Roman" w:eastAsia="Aptos" w:hAnsi="Times New Roman" w:cs="Times New Roman"/>
          <w:sz w:val="24"/>
          <w:szCs w:val="24"/>
        </w:rPr>
        <w:t xml:space="preserve">ou </w:t>
      </w:r>
      <w:r w:rsidR="001C6626" w:rsidRPr="00A3036C">
        <w:rPr>
          <w:rFonts w:ascii="Times New Roman" w:eastAsia="Aptos" w:hAnsi="Times New Roman" w:cs="Times New Roman"/>
          <w:sz w:val="24"/>
          <w:szCs w:val="24"/>
        </w:rPr>
        <w:t xml:space="preserve">se continuará cultuando o </w:t>
      </w:r>
      <w:r w:rsidR="001C6626" w:rsidRPr="00A3036C">
        <w:rPr>
          <w:rFonts w:ascii="Times New Roman" w:eastAsia="Aptos" w:hAnsi="Times New Roman" w:cs="Times New Roman"/>
          <w:i/>
          <w:iCs/>
          <w:sz w:val="24"/>
          <w:szCs w:val="24"/>
        </w:rPr>
        <w:t xml:space="preserve">apego </w:t>
      </w:r>
      <w:r w:rsidR="001C6626" w:rsidRPr="00A3036C">
        <w:rPr>
          <w:rFonts w:ascii="Times New Roman" w:eastAsia="Aptos" w:hAnsi="Times New Roman" w:cs="Times New Roman"/>
          <w:sz w:val="24"/>
          <w:szCs w:val="24"/>
        </w:rPr>
        <w:t>ao Sistema Terra.</w:t>
      </w:r>
      <w:r w:rsidR="00173D90" w:rsidRPr="00A3036C">
        <w:rPr>
          <w:rFonts w:ascii="Times New Roman" w:eastAsia="Aptos" w:hAnsi="Times New Roman" w:cs="Times New Roman"/>
          <w:sz w:val="24"/>
          <w:szCs w:val="24"/>
        </w:rPr>
        <w:t xml:space="preserve">        </w:t>
      </w:r>
    </w:p>
    <w:p w14:paraId="525DBB45" w14:textId="4B89AA87" w:rsidR="00835C87" w:rsidRPr="00A3036C" w:rsidRDefault="00793ED8" w:rsidP="002165BC">
      <w:pPr>
        <w:spacing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w:t>
      </w:r>
      <w:r w:rsidR="00702D00" w:rsidRPr="00A3036C">
        <w:rPr>
          <w:rFonts w:ascii="Times New Roman" w:eastAsia="Aptos" w:hAnsi="Times New Roman" w:cs="Times New Roman"/>
          <w:sz w:val="24"/>
          <w:szCs w:val="24"/>
        </w:rPr>
        <w:t xml:space="preserve"> Irmãos!</w:t>
      </w:r>
      <w:r w:rsidRPr="00A3036C">
        <w:rPr>
          <w:rFonts w:ascii="Times New Roman" w:eastAsia="Aptos" w:hAnsi="Times New Roman" w:cs="Times New Roman"/>
          <w:sz w:val="24"/>
          <w:szCs w:val="24"/>
        </w:rPr>
        <w:t xml:space="preserve"> </w:t>
      </w:r>
      <w:r w:rsidR="00A07CE7" w:rsidRPr="00A3036C">
        <w:rPr>
          <w:rFonts w:ascii="Times New Roman" w:eastAsia="Aptos" w:hAnsi="Times New Roman" w:cs="Times New Roman"/>
          <w:i/>
          <w:iCs/>
          <w:sz w:val="24"/>
          <w:szCs w:val="24"/>
        </w:rPr>
        <w:t>a minha raça humana é universal</w:t>
      </w:r>
      <w:r w:rsidR="00A07CE7" w:rsidRPr="00A3036C">
        <w:rPr>
          <w:rFonts w:ascii="Times New Roman" w:eastAsia="Aptos" w:hAnsi="Times New Roman" w:cs="Times New Roman"/>
          <w:sz w:val="24"/>
          <w:szCs w:val="24"/>
        </w:rPr>
        <w:t xml:space="preserve">... </w:t>
      </w:r>
      <w:r w:rsidR="00A07CE7" w:rsidRPr="00A3036C">
        <w:rPr>
          <w:rFonts w:ascii="Times New Roman" w:eastAsia="Aptos" w:hAnsi="Times New Roman" w:cs="Times New Roman"/>
          <w:i/>
          <w:iCs/>
          <w:sz w:val="24"/>
          <w:szCs w:val="24"/>
        </w:rPr>
        <w:t>o meu sexo é o amor</w:t>
      </w:r>
      <w:r w:rsidR="00A07CE7" w:rsidRPr="00A3036C">
        <w:rPr>
          <w:rFonts w:ascii="Times New Roman" w:eastAsia="Aptos" w:hAnsi="Times New Roman" w:cs="Times New Roman"/>
          <w:sz w:val="24"/>
          <w:szCs w:val="24"/>
        </w:rPr>
        <w:t xml:space="preserve">... </w:t>
      </w:r>
      <w:r w:rsidR="00A07CE7" w:rsidRPr="00A3036C">
        <w:rPr>
          <w:rFonts w:ascii="Times New Roman" w:eastAsia="Aptos" w:hAnsi="Times New Roman" w:cs="Times New Roman"/>
          <w:i/>
          <w:iCs/>
          <w:sz w:val="24"/>
          <w:szCs w:val="24"/>
        </w:rPr>
        <w:t>a minha religião é a consciência</w:t>
      </w:r>
      <w:r w:rsidR="00A07CE7" w:rsidRPr="00A3036C">
        <w:rPr>
          <w:rFonts w:ascii="Times New Roman" w:eastAsia="Aptos" w:hAnsi="Times New Roman" w:cs="Times New Roman"/>
          <w:sz w:val="24"/>
          <w:szCs w:val="24"/>
        </w:rPr>
        <w:t xml:space="preserve">... </w:t>
      </w:r>
      <w:r w:rsidR="00A07CE7" w:rsidRPr="00A3036C">
        <w:rPr>
          <w:rFonts w:ascii="Times New Roman" w:eastAsia="Aptos" w:hAnsi="Times New Roman" w:cs="Times New Roman"/>
          <w:i/>
          <w:iCs/>
          <w:sz w:val="24"/>
          <w:szCs w:val="24"/>
        </w:rPr>
        <w:t xml:space="preserve">todos os </w:t>
      </w:r>
      <w:r w:rsidR="00CF2100" w:rsidRPr="00A3036C">
        <w:rPr>
          <w:rFonts w:ascii="Times New Roman" w:eastAsia="Aptos" w:hAnsi="Times New Roman" w:cs="Times New Roman"/>
          <w:i/>
          <w:iCs/>
          <w:sz w:val="24"/>
          <w:szCs w:val="24"/>
        </w:rPr>
        <w:t>gênero</w:t>
      </w:r>
      <w:r w:rsidR="00A07CE7" w:rsidRPr="00A3036C">
        <w:rPr>
          <w:rFonts w:ascii="Times New Roman" w:eastAsia="Aptos" w:hAnsi="Times New Roman" w:cs="Times New Roman"/>
          <w:i/>
          <w:iCs/>
          <w:sz w:val="24"/>
          <w:szCs w:val="24"/>
        </w:rPr>
        <w:t>s são iguais</w:t>
      </w:r>
      <w:r w:rsidR="00A07CE7" w:rsidRPr="00A3036C">
        <w:rPr>
          <w:rFonts w:ascii="Times New Roman" w:eastAsia="Aptos" w:hAnsi="Times New Roman" w:cs="Times New Roman"/>
          <w:sz w:val="24"/>
          <w:szCs w:val="24"/>
        </w:rPr>
        <w:t xml:space="preserve"> ―</w:t>
      </w:r>
      <w:r w:rsidR="00702D00" w:rsidRPr="00A3036C">
        <w:rPr>
          <w:rFonts w:ascii="Times New Roman" w:eastAsia="Aptos" w:hAnsi="Times New Roman" w:cs="Times New Roman"/>
          <w:sz w:val="24"/>
          <w:szCs w:val="24"/>
        </w:rPr>
        <w:t xml:space="preserve"> Proclama</w:t>
      </w:r>
      <w:r w:rsidR="00250480" w:rsidRPr="00A3036C">
        <w:rPr>
          <w:rFonts w:ascii="Times New Roman" w:eastAsia="Aptos" w:hAnsi="Times New Roman" w:cs="Times New Roman"/>
          <w:sz w:val="24"/>
          <w:szCs w:val="24"/>
        </w:rPr>
        <w:t xml:space="preserve"> Jesus</w:t>
      </w:r>
      <w:r w:rsidR="005379EB" w:rsidRPr="00A3036C">
        <w:rPr>
          <w:rFonts w:ascii="Times New Roman" w:eastAsia="Aptos" w:hAnsi="Times New Roman" w:cs="Times New Roman"/>
          <w:sz w:val="24"/>
          <w:szCs w:val="24"/>
        </w:rPr>
        <w:t xml:space="preserve"> Cristo</w:t>
      </w:r>
      <w:r w:rsidR="00702D00" w:rsidRPr="00A3036C">
        <w:rPr>
          <w:rFonts w:ascii="Times New Roman" w:eastAsia="Aptos" w:hAnsi="Times New Roman" w:cs="Times New Roman"/>
          <w:sz w:val="24"/>
          <w:szCs w:val="24"/>
        </w:rPr>
        <w:t xml:space="preserve"> </w:t>
      </w:r>
      <w:r w:rsidR="00A07CE7" w:rsidRPr="00A3036C">
        <w:rPr>
          <w:rFonts w:ascii="Times New Roman" w:eastAsia="Aptos" w:hAnsi="Times New Roman" w:cs="Times New Roman"/>
          <w:sz w:val="24"/>
          <w:szCs w:val="24"/>
        </w:rPr>
        <w:t>―</w:t>
      </w:r>
      <w:r w:rsidR="005379EB" w:rsidRPr="00A3036C">
        <w:rPr>
          <w:rFonts w:ascii="Times New Roman" w:eastAsia="Aptos" w:hAnsi="Times New Roman" w:cs="Times New Roman"/>
          <w:sz w:val="24"/>
          <w:szCs w:val="24"/>
        </w:rPr>
        <w:t xml:space="preserve"> Esta premissa filosófica</w:t>
      </w:r>
      <w:r w:rsidR="00D5465B" w:rsidRPr="00A3036C">
        <w:rPr>
          <w:rFonts w:ascii="Times New Roman" w:eastAsia="Aptos" w:hAnsi="Times New Roman" w:cs="Times New Roman"/>
          <w:sz w:val="24"/>
          <w:szCs w:val="24"/>
        </w:rPr>
        <w:t xml:space="preserve"> originária nos três séculos </w:t>
      </w:r>
      <w:r w:rsidR="00302421" w:rsidRPr="00A3036C">
        <w:rPr>
          <w:rFonts w:ascii="Times New Roman" w:eastAsia="Aptos" w:hAnsi="Times New Roman" w:cs="Times New Roman"/>
          <w:sz w:val="24"/>
          <w:szCs w:val="24"/>
        </w:rPr>
        <w:t xml:space="preserve">próximos passados como </w:t>
      </w:r>
      <w:r w:rsidR="00D5465B" w:rsidRPr="00A3036C">
        <w:rPr>
          <w:rFonts w:ascii="Times New Roman" w:eastAsia="Aptos" w:hAnsi="Times New Roman" w:cs="Times New Roman"/>
          <w:sz w:val="24"/>
          <w:szCs w:val="24"/>
        </w:rPr>
        <w:t xml:space="preserve"> </w:t>
      </w:r>
      <w:r w:rsidR="00302421" w:rsidRPr="00A3036C">
        <w:rPr>
          <w:rFonts w:ascii="Times New Roman" w:eastAsia="Aptos" w:hAnsi="Times New Roman" w:cs="Times New Roman"/>
          <w:i/>
          <w:iCs/>
          <w:sz w:val="24"/>
          <w:szCs w:val="24"/>
        </w:rPr>
        <w:t>a minha raça é humana</w:t>
      </w:r>
      <w:r w:rsidR="00302421" w:rsidRPr="00A3036C">
        <w:rPr>
          <w:rFonts w:ascii="Times New Roman" w:eastAsia="Aptos" w:hAnsi="Times New Roman" w:cs="Times New Roman"/>
          <w:sz w:val="24"/>
          <w:szCs w:val="24"/>
        </w:rPr>
        <w:t xml:space="preserve">... </w:t>
      </w:r>
      <w:r w:rsidR="00302421" w:rsidRPr="00A3036C">
        <w:rPr>
          <w:rFonts w:ascii="Times New Roman" w:eastAsia="Aptos" w:hAnsi="Times New Roman" w:cs="Times New Roman"/>
          <w:i/>
          <w:iCs/>
          <w:sz w:val="24"/>
          <w:szCs w:val="24"/>
        </w:rPr>
        <w:t>o meu sexo é o amor</w:t>
      </w:r>
      <w:r w:rsidR="00302421" w:rsidRPr="00A3036C">
        <w:rPr>
          <w:rFonts w:ascii="Times New Roman" w:eastAsia="Aptos" w:hAnsi="Times New Roman" w:cs="Times New Roman"/>
          <w:sz w:val="24"/>
          <w:szCs w:val="24"/>
        </w:rPr>
        <w:t xml:space="preserve">... </w:t>
      </w:r>
      <w:r w:rsidR="00302421" w:rsidRPr="00A3036C">
        <w:rPr>
          <w:rFonts w:ascii="Times New Roman" w:eastAsia="Aptos" w:hAnsi="Times New Roman" w:cs="Times New Roman"/>
          <w:i/>
          <w:iCs/>
          <w:sz w:val="24"/>
          <w:szCs w:val="24"/>
        </w:rPr>
        <w:t>a minha religião é a caridade</w:t>
      </w:r>
      <w:r w:rsidR="00302421" w:rsidRPr="00A3036C">
        <w:rPr>
          <w:rFonts w:ascii="Times New Roman" w:eastAsia="Aptos" w:hAnsi="Times New Roman" w:cs="Times New Roman"/>
          <w:sz w:val="24"/>
          <w:szCs w:val="24"/>
        </w:rPr>
        <w:t xml:space="preserve">... </w:t>
      </w:r>
      <w:r w:rsidR="00302421" w:rsidRPr="00A3036C">
        <w:rPr>
          <w:rFonts w:ascii="Times New Roman" w:eastAsia="Aptos" w:hAnsi="Times New Roman" w:cs="Times New Roman"/>
          <w:i/>
          <w:iCs/>
          <w:sz w:val="24"/>
          <w:szCs w:val="24"/>
        </w:rPr>
        <w:t>todos os homens são iguais</w:t>
      </w:r>
      <w:r w:rsidR="00CA11AC" w:rsidRPr="00A3036C">
        <w:rPr>
          <w:rFonts w:ascii="Times New Roman" w:eastAsia="Aptos" w:hAnsi="Times New Roman" w:cs="Times New Roman"/>
          <w:sz w:val="24"/>
          <w:szCs w:val="24"/>
        </w:rPr>
        <w:t xml:space="preserve"> </w:t>
      </w:r>
      <w:r w:rsidR="006D53A0" w:rsidRPr="00A3036C">
        <w:rPr>
          <w:rFonts w:ascii="Times New Roman" w:eastAsia="Aptos" w:hAnsi="Times New Roman" w:cs="Times New Roman"/>
          <w:sz w:val="24"/>
          <w:szCs w:val="24"/>
        </w:rPr>
        <w:t>com Harrison, Taylor e Agregados</w:t>
      </w:r>
      <w:r w:rsidR="000E5F14" w:rsidRPr="00A3036C">
        <w:rPr>
          <w:rFonts w:ascii="Times New Roman" w:eastAsia="Aptos" w:hAnsi="Times New Roman" w:cs="Times New Roman"/>
          <w:sz w:val="24"/>
          <w:szCs w:val="24"/>
        </w:rPr>
        <w:t xml:space="preserve"> indicara e indica o caminho para os seres humanos, independentemente, de sua origem universal</w:t>
      </w:r>
      <w:r w:rsidR="00FA6CD0" w:rsidRPr="00A3036C">
        <w:rPr>
          <w:rFonts w:ascii="Times New Roman" w:eastAsia="Aptos" w:hAnsi="Times New Roman" w:cs="Times New Roman"/>
          <w:sz w:val="24"/>
          <w:szCs w:val="24"/>
        </w:rPr>
        <w:t xml:space="preserve">, descobrirem seu poder </w:t>
      </w:r>
      <w:r w:rsidR="00FA6CD0" w:rsidRPr="00A3036C">
        <w:rPr>
          <w:rFonts w:ascii="Times New Roman" w:eastAsia="Aptos" w:hAnsi="Times New Roman" w:cs="Times New Roman"/>
          <w:sz w:val="24"/>
          <w:szCs w:val="24"/>
        </w:rPr>
        <w:lastRenderedPageBreak/>
        <w:t>de ter e ser Deus</w:t>
      </w:r>
      <w:r w:rsidR="001E7AE0" w:rsidRPr="00A3036C">
        <w:rPr>
          <w:rFonts w:ascii="Times New Roman" w:eastAsia="Aptos" w:hAnsi="Times New Roman" w:cs="Times New Roman"/>
          <w:sz w:val="24"/>
          <w:szCs w:val="24"/>
        </w:rPr>
        <w:t xml:space="preserve"> </w:t>
      </w:r>
      <w:r w:rsidR="00CC0467" w:rsidRPr="00A3036C">
        <w:rPr>
          <w:rFonts w:ascii="Times New Roman" w:eastAsia="Aptos" w:hAnsi="Times New Roman" w:cs="Times New Roman"/>
          <w:sz w:val="24"/>
          <w:szCs w:val="24"/>
        </w:rPr>
        <w:t>― Brada a energia divinal ― Opção</w:t>
      </w:r>
      <w:r w:rsidR="001E7AE0" w:rsidRPr="00A3036C">
        <w:rPr>
          <w:rFonts w:ascii="Times New Roman" w:eastAsia="Aptos" w:hAnsi="Times New Roman" w:cs="Times New Roman"/>
          <w:sz w:val="24"/>
          <w:szCs w:val="24"/>
        </w:rPr>
        <w:t xml:space="preserve"> </w:t>
      </w:r>
      <w:r w:rsidR="00CC0467" w:rsidRPr="00A3036C">
        <w:rPr>
          <w:rFonts w:ascii="Times New Roman" w:eastAsia="Aptos" w:hAnsi="Times New Roman" w:cs="Times New Roman"/>
          <w:sz w:val="24"/>
          <w:szCs w:val="24"/>
        </w:rPr>
        <w:t>de</w:t>
      </w:r>
      <w:r w:rsidR="001E7AE0" w:rsidRPr="00A3036C">
        <w:rPr>
          <w:rFonts w:ascii="Times New Roman" w:eastAsia="Aptos" w:hAnsi="Times New Roman" w:cs="Times New Roman"/>
          <w:sz w:val="24"/>
          <w:szCs w:val="24"/>
        </w:rPr>
        <w:t xml:space="preserve"> experenciar a estrada</w:t>
      </w:r>
      <w:r w:rsidR="00503322" w:rsidRPr="00A3036C">
        <w:rPr>
          <w:rFonts w:ascii="Times New Roman" w:eastAsia="Aptos" w:hAnsi="Times New Roman" w:cs="Times New Roman"/>
          <w:sz w:val="24"/>
          <w:szCs w:val="24"/>
        </w:rPr>
        <w:t xml:space="preserve"> do </w:t>
      </w:r>
      <w:r w:rsidR="00503322" w:rsidRPr="00A3036C">
        <w:rPr>
          <w:rFonts w:ascii="Times New Roman" w:eastAsia="Aptos" w:hAnsi="Times New Roman" w:cs="Times New Roman"/>
          <w:i/>
          <w:iCs/>
          <w:sz w:val="24"/>
          <w:szCs w:val="24"/>
        </w:rPr>
        <w:t xml:space="preserve">quinto </w:t>
      </w:r>
      <w:r w:rsidR="00503322" w:rsidRPr="00A3036C">
        <w:rPr>
          <w:rFonts w:ascii="Times New Roman" w:eastAsia="Aptos" w:hAnsi="Times New Roman" w:cs="Times New Roman"/>
          <w:sz w:val="24"/>
          <w:szCs w:val="24"/>
        </w:rPr>
        <w:t xml:space="preserve">ao </w:t>
      </w:r>
      <w:r w:rsidR="00503322" w:rsidRPr="00A3036C">
        <w:rPr>
          <w:rFonts w:ascii="Times New Roman" w:eastAsia="Aptos" w:hAnsi="Times New Roman" w:cs="Times New Roman"/>
          <w:i/>
          <w:iCs/>
          <w:sz w:val="24"/>
          <w:szCs w:val="24"/>
        </w:rPr>
        <w:t>décimo segundo planos terráqueos</w:t>
      </w:r>
      <w:r w:rsidR="00537247" w:rsidRPr="00A3036C">
        <w:rPr>
          <w:rFonts w:ascii="Times New Roman" w:eastAsia="Aptos" w:hAnsi="Times New Roman" w:cs="Times New Roman"/>
          <w:sz w:val="24"/>
          <w:szCs w:val="24"/>
        </w:rPr>
        <w:t xml:space="preserve"> para se depurarem com </w:t>
      </w:r>
      <w:r w:rsidR="00537247" w:rsidRPr="00A3036C">
        <w:rPr>
          <w:rFonts w:ascii="Times New Roman" w:eastAsia="Aptos" w:hAnsi="Times New Roman" w:cs="Times New Roman"/>
          <w:i/>
          <w:iCs/>
          <w:sz w:val="24"/>
          <w:szCs w:val="24"/>
        </w:rPr>
        <w:t xml:space="preserve">o aprendizado da delicadeza </w:t>
      </w:r>
      <w:r w:rsidR="00537247" w:rsidRPr="00A3036C">
        <w:rPr>
          <w:rFonts w:ascii="Times New Roman" w:eastAsia="Aptos" w:hAnsi="Times New Roman" w:cs="Times New Roman"/>
          <w:sz w:val="24"/>
          <w:szCs w:val="24"/>
        </w:rPr>
        <w:t xml:space="preserve">e conquistarem o </w:t>
      </w:r>
      <w:r w:rsidR="00537247" w:rsidRPr="00A3036C">
        <w:rPr>
          <w:rFonts w:ascii="Times New Roman" w:eastAsia="Aptos" w:hAnsi="Times New Roman" w:cs="Times New Roman"/>
          <w:i/>
          <w:iCs/>
          <w:sz w:val="24"/>
          <w:szCs w:val="24"/>
        </w:rPr>
        <w:t xml:space="preserve">amor incondicional </w:t>
      </w:r>
      <w:r w:rsidR="00537247" w:rsidRPr="00A3036C">
        <w:rPr>
          <w:rFonts w:ascii="Times New Roman" w:eastAsia="Aptos" w:hAnsi="Times New Roman" w:cs="Times New Roman"/>
          <w:sz w:val="24"/>
          <w:szCs w:val="24"/>
        </w:rPr>
        <w:t xml:space="preserve">em </w:t>
      </w:r>
      <w:r w:rsidR="00537247" w:rsidRPr="00A3036C">
        <w:rPr>
          <w:rFonts w:ascii="Times New Roman" w:eastAsia="Aptos" w:hAnsi="Times New Roman" w:cs="Times New Roman"/>
          <w:b/>
          <w:bCs/>
          <w:sz w:val="24"/>
          <w:szCs w:val="24"/>
        </w:rPr>
        <w:t xml:space="preserve">Evoluirejá </w:t>
      </w:r>
      <w:r w:rsidR="00CC0467" w:rsidRPr="00A3036C">
        <w:rPr>
          <w:rFonts w:ascii="Times New Roman" w:eastAsia="Aptos" w:hAnsi="Times New Roman" w:cs="Times New Roman"/>
          <w:sz w:val="24"/>
          <w:szCs w:val="24"/>
        </w:rPr>
        <w:t xml:space="preserve">é de cada um de vocês </w:t>
      </w:r>
      <w:r w:rsidR="00537247" w:rsidRPr="00A3036C">
        <w:rPr>
          <w:rFonts w:ascii="Times New Roman" w:eastAsia="Aptos" w:hAnsi="Times New Roman" w:cs="Times New Roman"/>
          <w:sz w:val="24"/>
          <w:szCs w:val="24"/>
        </w:rPr>
        <w:t>― Manifestações privadas e públicas da ignorância humana</w:t>
      </w:r>
      <w:r w:rsidR="00B66F9B" w:rsidRPr="00A3036C">
        <w:rPr>
          <w:rFonts w:ascii="Times New Roman" w:eastAsia="Aptos" w:hAnsi="Times New Roman" w:cs="Times New Roman"/>
          <w:sz w:val="24"/>
          <w:szCs w:val="24"/>
        </w:rPr>
        <w:t xml:space="preserve"> </w:t>
      </w:r>
      <w:r w:rsidR="00607920" w:rsidRPr="00A3036C">
        <w:rPr>
          <w:rFonts w:ascii="Times New Roman" w:eastAsia="Aptos" w:hAnsi="Times New Roman" w:cs="Times New Roman"/>
          <w:sz w:val="24"/>
          <w:szCs w:val="24"/>
        </w:rPr>
        <w:t xml:space="preserve">rejeitam o início </w:t>
      </w:r>
      <w:r w:rsidR="00134020" w:rsidRPr="00A3036C">
        <w:rPr>
          <w:rFonts w:ascii="Times New Roman" w:eastAsia="Aptos" w:hAnsi="Times New Roman" w:cs="Times New Roman"/>
          <w:sz w:val="24"/>
          <w:szCs w:val="24"/>
        </w:rPr>
        <w:t xml:space="preserve"> </w:t>
      </w:r>
      <w:r w:rsidR="00607920" w:rsidRPr="00A3036C">
        <w:rPr>
          <w:rFonts w:ascii="Times New Roman" w:eastAsia="Aptos" w:hAnsi="Times New Roman" w:cs="Times New Roman"/>
          <w:sz w:val="24"/>
          <w:szCs w:val="24"/>
        </w:rPr>
        <w:t>d</w:t>
      </w:r>
      <w:r w:rsidR="00134020" w:rsidRPr="00A3036C">
        <w:rPr>
          <w:rFonts w:ascii="Times New Roman" w:eastAsia="Aptos" w:hAnsi="Times New Roman" w:cs="Times New Roman"/>
          <w:sz w:val="24"/>
          <w:szCs w:val="24"/>
        </w:rPr>
        <w:t xml:space="preserve">a exibição </w:t>
      </w:r>
      <w:r w:rsidR="00537247" w:rsidRPr="00A3036C">
        <w:rPr>
          <w:rFonts w:ascii="Times New Roman" w:eastAsia="Aptos" w:hAnsi="Times New Roman" w:cs="Times New Roman"/>
          <w:sz w:val="24"/>
          <w:szCs w:val="24"/>
        </w:rPr>
        <w:t>―</w:t>
      </w:r>
      <w:r w:rsidR="00BB1D42" w:rsidRPr="00A3036C">
        <w:rPr>
          <w:rFonts w:ascii="Times New Roman" w:eastAsia="Aptos" w:hAnsi="Times New Roman" w:cs="Times New Roman"/>
          <w:sz w:val="24"/>
          <w:szCs w:val="24"/>
        </w:rPr>
        <w:t xml:space="preserve"> </w:t>
      </w:r>
      <w:r w:rsidR="008501EF" w:rsidRPr="00A3036C">
        <w:rPr>
          <w:rFonts w:ascii="Times New Roman" w:eastAsia="Aptos" w:hAnsi="Times New Roman" w:cs="Times New Roman"/>
          <w:sz w:val="24"/>
          <w:szCs w:val="24"/>
        </w:rPr>
        <w:t>Gestões manipulatórias dos pilares sistêmicos: governo, religião, mídia e educação</w:t>
      </w:r>
      <w:r w:rsidR="00D778DD" w:rsidRPr="00A3036C">
        <w:rPr>
          <w:rFonts w:ascii="Times New Roman" w:eastAsia="Aptos" w:hAnsi="Times New Roman" w:cs="Times New Roman"/>
          <w:sz w:val="24"/>
          <w:szCs w:val="24"/>
        </w:rPr>
        <w:t xml:space="preserve"> fomentadas com </w:t>
      </w:r>
      <w:r w:rsidR="00D778DD" w:rsidRPr="00A3036C">
        <w:rPr>
          <w:rFonts w:ascii="Times New Roman" w:eastAsia="Aptos" w:hAnsi="Times New Roman" w:cs="Times New Roman"/>
          <w:i/>
          <w:iCs/>
          <w:sz w:val="24"/>
          <w:szCs w:val="24"/>
        </w:rPr>
        <w:t>a tríade da maldade humana</w:t>
      </w:r>
      <w:r w:rsidR="00D778DD" w:rsidRPr="00A3036C">
        <w:rPr>
          <w:rFonts w:ascii="Times New Roman" w:eastAsia="Aptos" w:hAnsi="Times New Roman" w:cs="Times New Roman"/>
          <w:sz w:val="24"/>
          <w:szCs w:val="24"/>
        </w:rPr>
        <w:t xml:space="preserve">: </w:t>
      </w:r>
      <w:r w:rsidR="00D778DD" w:rsidRPr="00A3036C">
        <w:rPr>
          <w:rFonts w:ascii="Times New Roman" w:eastAsia="Aptos" w:hAnsi="Times New Roman" w:cs="Times New Roman"/>
          <w:i/>
          <w:iCs/>
          <w:sz w:val="24"/>
          <w:szCs w:val="24"/>
        </w:rPr>
        <w:t>ego</w:t>
      </w:r>
      <w:r w:rsidR="00D778DD" w:rsidRPr="00A3036C">
        <w:rPr>
          <w:rFonts w:ascii="Times New Roman" w:eastAsia="Aptos" w:hAnsi="Times New Roman" w:cs="Times New Roman"/>
          <w:sz w:val="24"/>
          <w:szCs w:val="24"/>
        </w:rPr>
        <w:t xml:space="preserve">, </w:t>
      </w:r>
      <w:r w:rsidR="00D778DD" w:rsidRPr="00A3036C">
        <w:rPr>
          <w:rFonts w:ascii="Times New Roman" w:eastAsia="Aptos" w:hAnsi="Times New Roman" w:cs="Times New Roman"/>
          <w:i/>
          <w:iCs/>
          <w:sz w:val="24"/>
          <w:szCs w:val="24"/>
        </w:rPr>
        <w:t>ganância e</w:t>
      </w:r>
      <w:r w:rsidR="00D778DD" w:rsidRPr="00A3036C">
        <w:rPr>
          <w:rFonts w:ascii="Times New Roman" w:eastAsia="Aptos" w:hAnsi="Times New Roman" w:cs="Times New Roman"/>
          <w:sz w:val="24"/>
          <w:szCs w:val="24"/>
        </w:rPr>
        <w:t xml:space="preserve"> </w:t>
      </w:r>
      <w:r w:rsidR="00D778DD" w:rsidRPr="00A3036C">
        <w:rPr>
          <w:rFonts w:ascii="Times New Roman" w:eastAsia="Aptos" w:hAnsi="Times New Roman" w:cs="Times New Roman"/>
          <w:i/>
          <w:iCs/>
          <w:sz w:val="24"/>
          <w:szCs w:val="24"/>
        </w:rPr>
        <w:t xml:space="preserve">medo </w:t>
      </w:r>
      <w:r w:rsidR="00D54F78" w:rsidRPr="00A3036C">
        <w:rPr>
          <w:rFonts w:ascii="Times New Roman" w:eastAsia="Aptos" w:hAnsi="Times New Roman" w:cs="Times New Roman"/>
          <w:sz w:val="24"/>
          <w:szCs w:val="24"/>
        </w:rPr>
        <w:t>são o passaporte</w:t>
      </w:r>
      <w:r w:rsidR="00745E90" w:rsidRPr="00A3036C">
        <w:rPr>
          <w:rFonts w:ascii="Times New Roman" w:eastAsia="Aptos" w:hAnsi="Times New Roman" w:cs="Times New Roman"/>
          <w:sz w:val="24"/>
          <w:szCs w:val="24"/>
        </w:rPr>
        <w:t>, se assim quiserem</w:t>
      </w:r>
      <w:r w:rsidR="0033613A" w:rsidRPr="00A3036C">
        <w:rPr>
          <w:rFonts w:ascii="Times New Roman" w:eastAsia="Aptos" w:hAnsi="Times New Roman" w:cs="Times New Roman"/>
          <w:sz w:val="24"/>
          <w:szCs w:val="24"/>
        </w:rPr>
        <w:t>, dos terrestres compactuados com o desequilíbrio da inteligibilidade e a moralidade</w:t>
      </w:r>
      <w:r w:rsidR="00735D61" w:rsidRPr="00A3036C">
        <w:rPr>
          <w:rFonts w:ascii="Times New Roman" w:eastAsia="Aptos" w:hAnsi="Times New Roman" w:cs="Times New Roman"/>
          <w:sz w:val="24"/>
          <w:szCs w:val="24"/>
        </w:rPr>
        <w:t xml:space="preserve"> para mundos inferiores, por mim, preparados para</w:t>
      </w:r>
      <w:r w:rsidR="007A6DA2" w:rsidRPr="00A3036C">
        <w:rPr>
          <w:rFonts w:ascii="Times New Roman" w:eastAsia="Aptos" w:hAnsi="Times New Roman" w:cs="Times New Roman"/>
          <w:sz w:val="24"/>
          <w:szCs w:val="24"/>
        </w:rPr>
        <w:t xml:space="preserve"> os seus optantes ―</w:t>
      </w:r>
      <w:r w:rsidR="00C52628" w:rsidRPr="00A3036C">
        <w:rPr>
          <w:rFonts w:ascii="Times New Roman" w:eastAsia="Aptos" w:hAnsi="Times New Roman" w:cs="Times New Roman"/>
          <w:sz w:val="24"/>
          <w:szCs w:val="24"/>
        </w:rPr>
        <w:t xml:space="preserve"> </w:t>
      </w:r>
      <w:r w:rsidR="00B51814" w:rsidRPr="00A3036C">
        <w:rPr>
          <w:rFonts w:ascii="Times New Roman" w:eastAsia="Aptos" w:hAnsi="Times New Roman" w:cs="Times New Roman"/>
          <w:sz w:val="24"/>
          <w:szCs w:val="24"/>
        </w:rPr>
        <w:t xml:space="preserve">Alerta </w:t>
      </w:r>
      <w:r w:rsidR="007A6DA2" w:rsidRPr="00A3036C">
        <w:rPr>
          <w:rFonts w:ascii="Times New Roman" w:eastAsia="Aptos" w:hAnsi="Times New Roman" w:cs="Times New Roman"/>
          <w:sz w:val="24"/>
          <w:szCs w:val="24"/>
        </w:rPr>
        <w:t>―</w:t>
      </w:r>
      <w:r w:rsidR="00B51814" w:rsidRPr="00A3036C">
        <w:rPr>
          <w:rFonts w:ascii="Times New Roman" w:eastAsia="Aptos" w:hAnsi="Times New Roman" w:cs="Times New Roman"/>
          <w:sz w:val="24"/>
          <w:szCs w:val="24"/>
        </w:rPr>
        <w:t xml:space="preserve"> </w:t>
      </w:r>
      <w:r w:rsidR="00CC0467" w:rsidRPr="00A3036C">
        <w:rPr>
          <w:rFonts w:ascii="Times New Roman" w:eastAsia="Aptos" w:hAnsi="Times New Roman" w:cs="Times New Roman"/>
          <w:sz w:val="24"/>
          <w:szCs w:val="24"/>
        </w:rPr>
        <w:t xml:space="preserve">Pilares sistêmicos são </w:t>
      </w:r>
      <w:r w:rsidR="00CC0467" w:rsidRPr="00A3036C">
        <w:rPr>
          <w:rFonts w:ascii="Times New Roman" w:eastAsia="Aptos" w:hAnsi="Times New Roman" w:cs="Times New Roman"/>
          <w:i/>
          <w:iCs/>
          <w:sz w:val="24"/>
          <w:szCs w:val="24"/>
        </w:rPr>
        <w:t xml:space="preserve">marionetes </w:t>
      </w:r>
      <w:r w:rsidR="00CC0467" w:rsidRPr="00A3036C">
        <w:rPr>
          <w:rFonts w:ascii="Times New Roman" w:eastAsia="Aptos" w:hAnsi="Times New Roman" w:cs="Times New Roman"/>
          <w:sz w:val="24"/>
          <w:szCs w:val="24"/>
        </w:rPr>
        <w:t>do Sistema Terra ― Afirma ― Única e exclusiva religião da Terra não representa a energia suprema magnânima do universo ― Condena a IMSD — Independência Mundial dos Servos de Deus</w:t>
      </w:r>
      <w:r w:rsidR="003A46E0" w:rsidRPr="00A3036C">
        <w:rPr>
          <w:rFonts w:ascii="Times New Roman" w:eastAsia="Aptos" w:hAnsi="Times New Roman" w:cs="Times New Roman"/>
          <w:sz w:val="24"/>
          <w:szCs w:val="24"/>
        </w:rPr>
        <w:t xml:space="preserve"> </w:t>
      </w:r>
      <w:r w:rsidR="00CC0467" w:rsidRPr="00A3036C">
        <w:rPr>
          <w:rFonts w:ascii="Times New Roman" w:eastAsia="Aptos" w:hAnsi="Times New Roman" w:cs="Times New Roman"/>
          <w:sz w:val="24"/>
          <w:szCs w:val="24"/>
        </w:rPr>
        <w:t>―</w:t>
      </w:r>
      <w:r w:rsidR="003A46E0" w:rsidRPr="00A3036C">
        <w:rPr>
          <w:rFonts w:ascii="Times New Roman" w:eastAsia="Aptos" w:hAnsi="Times New Roman" w:cs="Times New Roman"/>
          <w:sz w:val="24"/>
          <w:szCs w:val="24"/>
        </w:rPr>
        <w:t xml:space="preserve"> SEU — Soberana Energia Universal não tem servos e, sim, humanos, </w:t>
      </w:r>
      <w:r w:rsidR="003A46E0" w:rsidRPr="00A3036C">
        <w:rPr>
          <w:rFonts w:ascii="Times New Roman" w:eastAsia="Aptos" w:hAnsi="Times New Roman" w:cs="Times New Roman"/>
          <w:i/>
          <w:iCs/>
          <w:sz w:val="24"/>
          <w:szCs w:val="24"/>
        </w:rPr>
        <w:t>despertos</w:t>
      </w:r>
      <w:r w:rsidR="003A46E0" w:rsidRPr="00A3036C">
        <w:rPr>
          <w:rFonts w:ascii="Times New Roman" w:eastAsia="Aptos" w:hAnsi="Times New Roman" w:cs="Times New Roman"/>
          <w:sz w:val="24"/>
          <w:szCs w:val="24"/>
        </w:rPr>
        <w:t xml:space="preserve">, de procedências universais dispostos a explorarem </w:t>
      </w:r>
      <w:r w:rsidR="003A46E0" w:rsidRPr="00A3036C">
        <w:rPr>
          <w:rFonts w:ascii="Times New Roman" w:eastAsia="Aptos" w:hAnsi="Times New Roman" w:cs="Times New Roman"/>
          <w:i/>
          <w:iCs/>
          <w:sz w:val="24"/>
          <w:szCs w:val="24"/>
        </w:rPr>
        <w:t>o aprendizado da delicadeza</w:t>
      </w:r>
      <w:r w:rsidR="003A46E0" w:rsidRPr="00A3036C">
        <w:rPr>
          <w:rFonts w:ascii="Times New Roman" w:eastAsia="Aptos" w:hAnsi="Times New Roman" w:cs="Times New Roman"/>
          <w:sz w:val="24"/>
          <w:szCs w:val="24"/>
        </w:rPr>
        <w:t xml:space="preserve"> em </w:t>
      </w:r>
      <w:r w:rsidR="003A46E0" w:rsidRPr="00A3036C">
        <w:rPr>
          <w:rFonts w:ascii="Times New Roman" w:eastAsia="Aptos" w:hAnsi="Times New Roman" w:cs="Times New Roman"/>
          <w:b/>
          <w:bCs/>
          <w:sz w:val="24"/>
          <w:szCs w:val="24"/>
        </w:rPr>
        <w:t xml:space="preserve">Evoluirejá </w:t>
      </w:r>
      <w:r w:rsidR="003A46E0" w:rsidRPr="00A3036C">
        <w:rPr>
          <w:rFonts w:ascii="Times New Roman" w:eastAsia="Aptos" w:hAnsi="Times New Roman" w:cs="Times New Roman"/>
          <w:sz w:val="24"/>
          <w:szCs w:val="24"/>
        </w:rPr>
        <w:t xml:space="preserve">― Ondas eletromagnéticas violeta e lilás rasgam o céu, circundando a maioria de consciências adormecidas na </w:t>
      </w:r>
      <w:r w:rsidR="003A46E0" w:rsidRPr="00A3036C">
        <w:rPr>
          <w:rFonts w:ascii="Times New Roman" w:eastAsia="Aptos" w:hAnsi="Times New Roman" w:cs="Times New Roman"/>
          <w:i/>
          <w:iCs/>
          <w:sz w:val="24"/>
          <w:szCs w:val="24"/>
        </w:rPr>
        <w:t xml:space="preserve">mentira e ilusão </w:t>
      </w:r>
      <w:r w:rsidR="003A46E0" w:rsidRPr="00A3036C">
        <w:rPr>
          <w:rFonts w:ascii="Times New Roman" w:eastAsia="Aptos" w:hAnsi="Times New Roman" w:cs="Times New Roman"/>
          <w:sz w:val="24"/>
          <w:szCs w:val="24"/>
        </w:rPr>
        <w:t xml:space="preserve">do Sistema Terra ― </w:t>
      </w:r>
      <w:r w:rsidR="001B21C1" w:rsidRPr="00A3036C">
        <w:rPr>
          <w:rFonts w:ascii="Times New Roman" w:eastAsia="Aptos" w:hAnsi="Times New Roman" w:cs="Times New Roman"/>
          <w:sz w:val="24"/>
          <w:szCs w:val="24"/>
        </w:rPr>
        <w:t>Aqui</w:t>
      </w:r>
      <w:r w:rsidR="00894D22" w:rsidRPr="00A3036C">
        <w:rPr>
          <w:rFonts w:ascii="Times New Roman" w:eastAsia="Aptos" w:hAnsi="Times New Roman" w:cs="Times New Roman"/>
          <w:sz w:val="24"/>
          <w:szCs w:val="24"/>
        </w:rPr>
        <w:t>, neste plano terráqueo n</w:t>
      </w:r>
      <w:r w:rsidR="008E549E" w:rsidRPr="00A3036C">
        <w:rPr>
          <w:rFonts w:ascii="Times New Roman" w:eastAsia="Aptos" w:hAnsi="Times New Roman" w:cs="Times New Roman"/>
          <w:sz w:val="24"/>
          <w:szCs w:val="24"/>
        </w:rPr>
        <w:t>ã</w:t>
      </w:r>
      <w:r w:rsidR="00894D22" w:rsidRPr="00A3036C">
        <w:rPr>
          <w:rFonts w:ascii="Times New Roman" w:eastAsia="Aptos" w:hAnsi="Times New Roman" w:cs="Times New Roman"/>
          <w:sz w:val="24"/>
          <w:szCs w:val="24"/>
        </w:rPr>
        <w:t>o existem culpas</w:t>
      </w:r>
      <w:r w:rsidR="008E549E" w:rsidRPr="00A3036C">
        <w:rPr>
          <w:rFonts w:ascii="Times New Roman" w:eastAsia="Aptos" w:hAnsi="Times New Roman" w:cs="Times New Roman"/>
          <w:sz w:val="24"/>
          <w:szCs w:val="24"/>
        </w:rPr>
        <w:t xml:space="preserve"> e, sim experiências decididas pelo livre arbítrio humano ― </w:t>
      </w:r>
      <w:r w:rsidR="005F5272" w:rsidRPr="00A3036C">
        <w:rPr>
          <w:rFonts w:ascii="Times New Roman" w:eastAsia="Aptos" w:hAnsi="Times New Roman" w:cs="Times New Roman"/>
          <w:sz w:val="24"/>
          <w:szCs w:val="24"/>
        </w:rPr>
        <w:t>Evoca</w:t>
      </w:r>
      <w:r w:rsidR="00782C9B" w:rsidRPr="00A3036C">
        <w:rPr>
          <w:rFonts w:ascii="Times New Roman" w:eastAsia="Aptos" w:hAnsi="Times New Roman" w:cs="Times New Roman"/>
          <w:sz w:val="24"/>
          <w:szCs w:val="24"/>
        </w:rPr>
        <w:t>, em vão, a</w:t>
      </w:r>
      <w:r w:rsidR="005F5272" w:rsidRPr="00A3036C">
        <w:rPr>
          <w:rFonts w:ascii="Times New Roman" w:eastAsia="Aptos" w:hAnsi="Times New Roman" w:cs="Times New Roman"/>
          <w:sz w:val="24"/>
          <w:szCs w:val="24"/>
        </w:rPr>
        <w:t xml:space="preserve"> compreensão</w:t>
      </w:r>
      <w:r w:rsidR="00782C9B" w:rsidRPr="00A3036C">
        <w:rPr>
          <w:rFonts w:ascii="Times New Roman" w:eastAsia="Aptos" w:hAnsi="Times New Roman" w:cs="Times New Roman"/>
          <w:sz w:val="24"/>
          <w:szCs w:val="24"/>
        </w:rPr>
        <w:t xml:space="preserve"> humana </w:t>
      </w:r>
      <w:r w:rsidR="008E549E" w:rsidRPr="00A3036C">
        <w:rPr>
          <w:rFonts w:ascii="Times New Roman" w:eastAsia="Aptos" w:hAnsi="Times New Roman" w:cs="Times New Roman"/>
          <w:sz w:val="24"/>
          <w:szCs w:val="24"/>
        </w:rPr>
        <w:t>―</w:t>
      </w:r>
      <w:r w:rsidR="00AC67B4" w:rsidRPr="00A3036C">
        <w:rPr>
          <w:rFonts w:ascii="Times New Roman" w:eastAsia="Aptos" w:hAnsi="Times New Roman" w:cs="Times New Roman"/>
          <w:sz w:val="24"/>
          <w:szCs w:val="24"/>
        </w:rPr>
        <w:t xml:space="preserve"> </w:t>
      </w:r>
      <w:r w:rsidR="00DF59FC" w:rsidRPr="00A3036C">
        <w:rPr>
          <w:rFonts w:ascii="Times New Roman" w:eastAsia="Aptos" w:hAnsi="Times New Roman" w:cs="Times New Roman"/>
          <w:sz w:val="24"/>
          <w:szCs w:val="24"/>
        </w:rPr>
        <w:t xml:space="preserve">Não se deixem enganar pelos falsos milagres </w:t>
      </w:r>
      <w:r w:rsidR="007C59E4" w:rsidRPr="00A3036C">
        <w:rPr>
          <w:rFonts w:ascii="Times New Roman" w:eastAsia="Aptos" w:hAnsi="Times New Roman" w:cs="Times New Roman"/>
          <w:sz w:val="24"/>
          <w:szCs w:val="24"/>
        </w:rPr>
        <w:t xml:space="preserve">deste </w:t>
      </w:r>
      <w:r w:rsidR="007C59E4" w:rsidRPr="00A3036C">
        <w:rPr>
          <w:rFonts w:ascii="Times New Roman" w:eastAsia="Aptos" w:hAnsi="Times New Roman" w:cs="Times New Roman"/>
          <w:i/>
          <w:iCs/>
          <w:sz w:val="24"/>
          <w:szCs w:val="24"/>
        </w:rPr>
        <w:t xml:space="preserve">falso profeta </w:t>
      </w:r>
      <w:r w:rsidR="007C59E4" w:rsidRPr="00A3036C">
        <w:rPr>
          <w:rFonts w:ascii="Times New Roman" w:eastAsia="Aptos" w:hAnsi="Times New Roman" w:cs="Times New Roman"/>
          <w:sz w:val="24"/>
          <w:szCs w:val="24"/>
        </w:rPr>
        <w:t>― Refere-se a Emmanuel Jesus de Deus ― Existem tecnologias avançadas de seus dominadores capaz</w:t>
      </w:r>
      <w:r w:rsidR="00D01B8F" w:rsidRPr="00A3036C">
        <w:rPr>
          <w:rFonts w:ascii="Times New Roman" w:eastAsia="Aptos" w:hAnsi="Times New Roman" w:cs="Times New Roman"/>
          <w:sz w:val="24"/>
          <w:szCs w:val="24"/>
        </w:rPr>
        <w:t xml:space="preserve">es de interferirem </w:t>
      </w:r>
      <w:r w:rsidR="00A122F3" w:rsidRPr="00A3036C">
        <w:rPr>
          <w:rFonts w:ascii="Times New Roman" w:eastAsia="Aptos" w:hAnsi="Times New Roman" w:cs="Times New Roman"/>
          <w:sz w:val="24"/>
          <w:szCs w:val="24"/>
        </w:rPr>
        <w:t xml:space="preserve">na saúde humana e </w:t>
      </w:r>
      <w:r w:rsidR="00D01B8F" w:rsidRPr="00A3036C">
        <w:rPr>
          <w:rFonts w:ascii="Times New Roman" w:eastAsia="Aptos" w:hAnsi="Times New Roman" w:cs="Times New Roman"/>
          <w:sz w:val="24"/>
          <w:szCs w:val="24"/>
        </w:rPr>
        <w:t xml:space="preserve">até no clima ― </w:t>
      </w:r>
      <w:r w:rsidR="007562ED" w:rsidRPr="00A3036C">
        <w:rPr>
          <w:rFonts w:ascii="Times New Roman" w:eastAsia="Aptos" w:hAnsi="Times New Roman" w:cs="Times New Roman"/>
          <w:sz w:val="24"/>
          <w:szCs w:val="24"/>
        </w:rPr>
        <w:t xml:space="preserve">Exibe o desaparecimento do Hemisfério Norte provocado pelo Sistema Terra </w:t>
      </w:r>
      <w:r w:rsidR="00D01B8F" w:rsidRPr="00A3036C">
        <w:rPr>
          <w:rFonts w:ascii="Times New Roman" w:eastAsia="Aptos" w:hAnsi="Times New Roman" w:cs="Times New Roman"/>
          <w:sz w:val="24"/>
          <w:szCs w:val="24"/>
        </w:rPr>
        <w:t>―</w:t>
      </w:r>
      <w:r w:rsidR="007562ED" w:rsidRPr="00A3036C">
        <w:rPr>
          <w:rFonts w:ascii="Times New Roman" w:eastAsia="Aptos" w:hAnsi="Times New Roman" w:cs="Times New Roman"/>
          <w:sz w:val="24"/>
          <w:szCs w:val="24"/>
        </w:rPr>
        <w:t xml:space="preserve"> </w:t>
      </w:r>
      <w:r w:rsidR="00134018" w:rsidRPr="00A3036C">
        <w:rPr>
          <w:rFonts w:ascii="Times New Roman" w:eastAsia="Aptos" w:hAnsi="Times New Roman" w:cs="Times New Roman"/>
          <w:sz w:val="24"/>
          <w:szCs w:val="24"/>
        </w:rPr>
        <w:t xml:space="preserve">A </w:t>
      </w:r>
      <w:r w:rsidR="00134018" w:rsidRPr="00A3036C">
        <w:rPr>
          <w:rFonts w:ascii="Times New Roman" w:eastAsia="Aptos" w:hAnsi="Times New Roman" w:cs="Times New Roman"/>
          <w:i/>
          <w:iCs/>
          <w:sz w:val="24"/>
          <w:szCs w:val="24"/>
        </w:rPr>
        <w:t xml:space="preserve">liberdade da prisão </w:t>
      </w:r>
      <w:r w:rsidR="006F2E44" w:rsidRPr="00A3036C">
        <w:rPr>
          <w:rFonts w:ascii="Times New Roman" w:eastAsia="Aptos" w:hAnsi="Times New Roman" w:cs="Times New Roman"/>
          <w:sz w:val="24"/>
          <w:szCs w:val="24"/>
        </w:rPr>
        <w:t>deve ser</w:t>
      </w:r>
      <w:r w:rsidR="000B0702" w:rsidRPr="00A3036C">
        <w:rPr>
          <w:rFonts w:ascii="Times New Roman" w:eastAsia="Aptos" w:hAnsi="Times New Roman" w:cs="Times New Roman"/>
          <w:sz w:val="24"/>
          <w:szCs w:val="24"/>
        </w:rPr>
        <w:t xml:space="preserve"> </w:t>
      </w:r>
      <w:r w:rsidR="00134018" w:rsidRPr="00A3036C">
        <w:rPr>
          <w:rFonts w:ascii="Times New Roman" w:eastAsia="Aptos" w:hAnsi="Times New Roman" w:cs="Times New Roman"/>
          <w:sz w:val="24"/>
          <w:szCs w:val="24"/>
        </w:rPr>
        <w:t>aceita</w:t>
      </w:r>
      <w:r w:rsidR="000B0702" w:rsidRPr="00A3036C">
        <w:rPr>
          <w:rFonts w:ascii="Times New Roman" w:eastAsia="Aptos" w:hAnsi="Times New Roman" w:cs="Times New Roman"/>
          <w:sz w:val="24"/>
          <w:szCs w:val="24"/>
        </w:rPr>
        <w:t xml:space="preserve"> pelo livre arbítrio terrícola</w:t>
      </w:r>
      <w:r w:rsidR="006F2E44" w:rsidRPr="00A3036C">
        <w:rPr>
          <w:rFonts w:ascii="Times New Roman" w:eastAsia="Aptos" w:hAnsi="Times New Roman" w:cs="Times New Roman"/>
          <w:sz w:val="24"/>
          <w:szCs w:val="24"/>
        </w:rPr>
        <w:t xml:space="preserve"> </w:t>
      </w:r>
      <w:r w:rsidR="0023540D" w:rsidRPr="00A3036C">
        <w:rPr>
          <w:rFonts w:ascii="Times New Roman" w:eastAsia="Aptos" w:hAnsi="Times New Roman" w:cs="Times New Roman"/>
          <w:sz w:val="24"/>
          <w:szCs w:val="24"/>
        </w:rPr>
        <w:t xml:space="preserve">disposto </w:t>
      </w:r>
      <w:r w:rsidR="00610DFE" w:rsidRPr="00A3036C">
        <w:rPr>
          <w:rFonts w:ascii="Times New Roman" w:eastAsia="Aptos" w:hAnsi="Times New Roman" w:cs="Times New Roman"/>
          <w:sz w:val="24"/>
          <w:szCs w:val="24"/>
        </w:rPr>
        <w:t xml:space="preserve">a explorar a estrada de </w:t>
      </w:r>
      <w:r w:rsidR="00610DFE" w:rsidRPr="00A3036C">
        <w:rPr>
          <w:rFonts w:ascii="Times New Roman" w:eastAsia="Aptos" w:hAnsi="Times New Roman" w:cs="Times New Roman"/>
          <w:i/>
          <w:iCs/>
          <w:sz w:val="24"/>
          <w:szCs w:val="24"/>
        </w:rPr>
        <w:t xml:space="preserve">o aprendizado da delicadeza </w:t>
      </w:r>
      <w:r w:rsidR="00610DFE" w:rsidRPr="00A3036C">
        <w:rPr>
          <w:rFonts w:ascii="Times New Roman" w:eastAsia="Aptos" w:hAnsi="Times New Roman" w:cs="Times New Roman"/>
          <w:sz w:val="24"/>
          <w:szCs w:val="24"/>
        </w:rPr>
        <w:t>― Convoca</w:t>
      </w:r>
      <w:r w:rsidR="001E13F0" w:rsidRPr="00A3036C">
        <w:rPr>
          <w:rFonts w:ascii="Times New Roman" w:eastAsia="Aptos" w:hAnsi="Times New Roman" w:cs="Times New Roman"/>
          <w:sz w:val="24"/>
          <w:szCs w:val="24"/>
        </w:rPr>
        <w:t xml:space="preserve"> </w:t>
      </w:r>
      <w:r w:rsidR="00610DFE" w:rsidRPr="00A3036C">
        <w:rPr>
          <w:rFonts w:ascii="Times New Roman" w:eastAsia="Aptos" w:hAnsi="Times New Roman" w:cs="Times New Roman"/>
          <w:sz w:val="24"/>
          <w:szCs w:val="24"/>
        </w:rPr>
        <w:t>―</w:t>
      </w:r>
      <w:r w:rsidR="001E13F0" w:rsidRPr="00A3036C">
        <w:rPr>
          <w:rFonts w:ascii="Times New Roman" w:eastAsia="Aptos" w:hAnsi="Times New Roman" w:cs="Times New Roman"/>
          <w:sz w:val="24"/>
          <w:szCs w:val="24"/>
        </w:rPr>
        <w:t xml:space="preserve"> </w:t>
      </w:r>
      <w:r w:rsidR="006C100D" w:rsidRPr="00A3036C">
        <w:rPr>
          <w:rFonts w:ascii="Times New Roman" w:eastAsia="Aptos" w:hAnsi="Times New Roman" w:cs="Times New Roman"/>
          <w:i/>
          <w:iCs/>
          <w:sz w:val="24"/>
          <w:szCs w:val="24"/>
        </w:rPr>
        <w:t xml:space="preserve">Eu Sou a consciência... Eu Sou a energia... Eu Sou a luz... </w:t>
      </w:r>
      <w:r w:rsidR="00E23581" w:rsidRPr="00A3036C">
        <w:rPr>
          <w:rFonts w:ascii="Times New Roman" w:eastAsia="Aptos" w:hAnsi="Times New Roman" w:cs="Times New Roman"/>
          <w:i/>
          <w:iCs/>
          <w:sz w:val="24"/>
          <w:szCs w:val="24"/>
        </w:rPr>
        <w:t xml:space="preserve">Eu Sou o coração... </w:t>
      </w:r>
      <w:r w:rsidR="006C100D" w:rsidRPr="00A3036C">
        <w:rPr>
          <w:rFonts w:ascii="Times New Roman" w:eastAsia="Aptos" w:hAnsi="Times New Roman" w:cs="Times New Roman"/>
          <w:i/>
          <w:iCs/>
          <w:sz w:val="24"/>
          <w:szCs w:val="24"/>
        </w:rPr>
        <w:t xml:space="preserve">Eu Sou o amor... Eu Sou a evolução... Eu </w:t>
      </w:r>
      <w:r w:rsidR="006C100D" w:rsidRPr="00A3036C">
        <w:rPr>
          <w:rFonts w:ascii="Times New Roman" w:eastAsia="Aptos" w:hAnsi="Times New Roman" w:cs="Times New Roman"/>
          <w:i/>
          <w:iCs/>
          <w:sz w:val="24"/>
          <w:szCs w:val="24"/>
        </w:rPr>
        <w:lastRenderedPageBreak/>
        <w:t>Sou o Escritor da existência humana... Eu Sou o perfeito equilíbrio do corpo, da mente e de espírito..., Eu Sou a conexão com o Eu Superior... Eu Sou o amor incondicional... Eu Tenho... Eu Sou... Eu Agradeço</w:t>
      </w:r>
      <w:r w:rsidR="006C100D" w:rsidRPr="00A3036C">
        <w:rPr>
          <w:rFonts w:ascii="Times New Roman" w:eastAsia="Aptos" w:hAnsi="Times New Roman" w:cs="Times New Roman"/>
          <w:sz w:val="24"/>
          <w:szCs w:val="24"/>
        </w:rPr>
        <w:t xml:space="preserve"> ― </w:t>
      </w:r>
      <w:r w:rsidR="00AE1E1E" w:rsidRPr="00A3036C">
        <w:rPr>
          <w:rFonts w:ascii="Times New Roman" w:eastAsia="Aptos" w:hAnsi="Times New Roman" w:cs="Times New Roman"/>
          <w:sz w:val="24"/>
          <w:szCs w:val="24"/>
        </w:rPr>
        <w:t>Proclama o c</w:t>
      </w:r>
      <w:r w:rsidR="00401EE7" w:rsidRPr="00A3036C">
        <w:rPr>
          <w:rFonts w:ascii="Times New Roman" w:eastAsia="Aptos" w:hAnsi="Times New Roman" w:cs="Times New Roman"/>
          <w:sz w:val="24"/>
          <w:szCs w:val="24"/>
        </w:rPr>
        <w:t>aminho evolutivo</w:t>
      </w:r>
      <w:r w:rsidR="00AE1E1E" w:rsidRPr="00A3036C">
        <w:rPr>
          <w:rFonts w:ascii="Times New Roman" w:eastAsia="Aptos" w:hAnsi="Times New Roman" w:cs="Times New Roman"/>
          <w:sz w:val="24"/>
          <w:szCs w:val="24"/>
        </w:rPr>
        <w:t xml:space="preserve"> da Fonte de Criação Universal </w:t>
      </w:r>
      <w:r w:rsidR="006C100D" w:rsidRPr="00A3036C">
        <w:rPr>
          <w:rFonts w:ascii="Times New Roman" w:eastAsia="Aptos" w:hAnsi="Times New Roman" w:cs="Times New Roman"/>
          <w:sz w:val="24"/>
          <w:szCs w:val="24"/>
        </w:rPr>
        <w:t>―</w:t>
      </w:r>
      <w:r w:rsidR="008D47AB" w:rsidRPr="00A3036C">
        <w:rPr>
          <w:rFonts w:ascii="Times New Roman" w:eastAsia="Aptos" w:hAnsi="Times New Roman" w:cs="Times New Roman"/>
          <w:sz w:val="24"/>
          <w:szCs w:val="24"/>
        </w:rPr>
        <w:t xml:space="preserve"> </w:t>
      </w:r>
      <w:r w:rsidR="006E36F4" w:rsidRPr="00A3036C">
        <w:rPr>
          <w:rFonts w:ascii="Times New Roman" w:eastAsia="Aptos" w:hAnsi="Times New Roman" w:cs="Times New Roman"/>
          <w:sz w:val="24"/>
          <w:szCs w:val="24"/>
        </w:rPr>
        <w:t xml:space="preserve">A </w:t>
      </w:r>
      <w:r w:rsidR="006E36F4" w:rsidRPr="00A3036C">
        <w:rPr>
          <w:rFonts w:ascii="Times New Roman" w:eastAsia="Aptos" w:hAnsi="Times New Roman" w:cs="Times New Roman"/>
          <w:i/>
          <w:iCs/>
          <w:sz w:val="24"/>
          <w:szCs w:val="24"/>
        </w:rPr>
        <w:t xml:space="preserve">verdade absoluta </w:t>
      </w:r>
      <w:r w:rsidR="001C4070" w:rsidRPr="00A3036C">
        <w:rPr>
          <w:rFonts w:ascii="Times New Roman" w:eastAsia="Aptos" w:hAnsi="Times New Roman" w:cs="Times New Roman"/>
          <w:sz w:val="24"/>
          <w:szCs w:val="24"/>
        </w:rPr>
        <w:t>pode ser alcançada por cada um de vocês</w:t>
      </w:r>
      <w:r w:rsidR="00EE7645" w:rsidRPr="00A3036C">
        <w:rPr>
          <w:rFonts w:ascii="Times New Roman" w:eastAsia="Aptos" w:hAnsi="Times New Roman" w:cs="Times New Roman"/>
          <w:sz w:val="24"/>
          <w:szCs w:val="24"/>
        </w:rPr>
        <w:t xml:space="preserve"> aprisionados e estacionados n</w:t>
      </w:r>
      <w:r w:rsidR="003242BA" w:rsidRPr="00A3036C">
        <w:rPr>
          <w:rFonts w:ascii="Times New Roman" w:eastAsia="Aptos" w:hAnsi="Times New Roman" w:cs="Times New Roman"/>
          <w:sz w:val="24"/>
          <w:szCs w:val="24"/>
        </w:rPr>
        <w:t xml:space="preserve">o </w:t>
      </w:r>
      <w:r w:rsidR="003242BA" w:rsidRPr="00A3036C">
        <w:rPr>
          <w:rFonts w:ascii="Times New Roman" w:eastAsia="Aptos" w:hAnsi="Times New Roman" w:cs="Times New Roman"/>
          <w:i/>
          <w:iCs/>
          <w:sz w:val="24"/>
          <w:szCs w:val="24"/>
        </w:rPr>
        <w:t>apego</w:t>
      </w:r>
      <w:r w:rsidR="00947F8A" w:rsidRPr="00A3036C">
        <w:rPr>
          <w:rFonts w:ascii="Times New Roman" w:eastAsia="Aptos" w:hAnsi="Times New Roman" w:cs="Times New Roman"/>
          <w:i/>
          <w:iCs/>
          <w:sz w:val="24"/>
          <w:szCs w:val="24"/>
        </w:rPr>
        <w:t xml:space="preserve"> </w:t>
      </w:r>
      <w:r w:rsidR="00947F8A" w:rsidRPr="00A3036C">
        <w:rPr>
          <w:rFonts w:ascii="Times New Roman" w:eastAsia="Aptos" w:hAnsi="Times New Roman" w:cs="Times New Roman"/>
          <w:sz w:val="24"/>
          <w:szCs w:val="24"/>
        </w:rPr>
        <w:t>denso e m</w:t>
      </w:r>
      <w:r w:rsidR="003242BA" w:rsidRPr="00A3036C">
        <w:rPr>
          <w:rFonts w:ascii="Times New Roman" w:eastAsia="Aptos" w:hAnsi="Times New Roman" w:cs="Times New Roman"/>
          <w:sz w:val="24"/>
          <w:szCs w:val="24"/>
        </w:rPr>
        <w:t>aterializado</w:t>
      </w:r>
      <w:r w:rsidR="00947F8A" w:rsidRPr="00A3036C">
        <w:rPr>
          <w:rFonts w:ascii="Times New Roman" w:eastAsia="Aptos" w:hAnsi="Times New Roman" w:cs="Times New Roman"/>
          <w:sz w:val="24"/>
          <w:szCs w:val="24"/>
        </w:rPr>
        <w:t xml:space="preserve"> d</w:t>
      </w:r>
      <w:r w:rsidR="001E5DDB" w:rsidRPr="00A3036C">
        <w:rPr>
          <w:rFonts w:ascii="Times New Roman" w:eastAsia="Aptos" w:hAnsi="Times New Roman" w:cs="Times New Roman"/>
          <w:sz w:val="24"/>
          <w:szCs w:val="24"/>
        </w:rPr>
        <w:t xml:space="preserve">este planeta </w:t>
      </w:r>
      <w:r w:rsidR="00947F8A" w:rsidRPr="00A3036C">
        <w:rPr>
          <w:rFonts w:ascii="Times New Roman" w:eastAsia="Aptos" w:hAnsi="Times New Roman" w:cs="Times New Roman"/>
          <w:sz w:val="24"/>
          <w:szCs w:val="24"/>
        </w:rPr>
        <w:t xml:space="preserve"> ― </w:t>
      </w:r>
      <w:r w:rsidR="00CA1F31" w:rsidRPr="00A3036C">
        <w:rPr>
          <w:rFonts w:ascii="Times New Roman" w:eastAsia="Aptos" w:hAnsi="Times New Roman" w:cs="Times New Roman"/>
          <w:sz w:val="24"/>
          <w:szCs w:val="24"/>
        </w:rPr>
        <w:t xml:space="preserve">Exibe contundência </w:t>
      </w:r>
      <w:r w:rsidR="00947F8A" w:rsidRPr="00A3036C">
        <w:rPr>
          <w:rFonts w:ascii="Times New Roman" w:eastAsia="Aptos" w:hAnsi="Times New Roman" w:cs="Times New Roman"/>
          <w:sz w:val="24"/>
          <w:szCs w:val="24"/>
        </w:rPr>
        <w:t>―</w:t>
      </w:r>
      <w:r w:rsidR="00ED79C8" w:rsidRPr="00A3036C">
        <w:rPr>
          <w:rFonts w:ascii="Times New Roman" w:eastAsia="Aptos" w:hAnsi="Times New Roman" w:cs="Times New Roman"/>
          <w:sz w:val="24"/>
          <w:szCs w:val="24"/>
        </w:rPr>
        <w:t xml:space="preserve"> </w:t>
      </w:r>
      <w:r w:rsidR="00905718" w:rsidRPr="00A3036C">
        <w:rPr>
          <w:rFonts w:ascii="Times New Roman" w:eastAsia="Aptos" w:hAnsi="Times New Roman" w:cs="Times New Roman"/>
          <w:sz w:val="24"/>
          <w:szCs w:val="24"/>
        </w:rPr>
        <w:t xml:space="preserve">O universo </w:t>
      </w:r>
      <w:r w:rsidR="00A327CB" w:rsidRPr="00A3036C">
        <w:rPr>
          <w:rFonts w:ascii="Times New Roman" w:eastAsia="Aptos" w:hAnsi="Times New Roman" w:cs="Times New Roman"/>
          <w:sz w:val="24"/>
          <w:szCs w:val="24"/>
        </w:rPr>
        <w:t xml:space="preserve">do SEU </w:t>
      </w:r>
      <w:r w:rsidR="00877199" w:rsidRPr="00A3036C">
        <w:rPr>
          <w:rFonts w:ascii="Times New Roman" w:eastAsia="Aptos" w:hAnsi="Times New Roman" w:cs="Times New Roman"/>
          <w:sz w:val="24"/>
          <w:szCs w:val="24"/>
        </w:rPr>
        <w:t xml:space="preserve">clama pelo </w:t>
      </w:r>
      <w:r w:rsidR="00877199" w:rsidRPr="00A3036C">
        <w:rPr>
          <w:rFonts w:ascii="Times New Roman" w:eastAsia="Aptos" w:hAnsi="Times New Roman" w:cs="Times New Roman"/>
          <w:i/>
          <w:iCs/>
          <w:sz w:val="24"/>
          <w:szCs w:val="24"/>
        </w:rPr>
        <w:t xml:space="preserve">amor incondicional </w:t>
      </w:r>
      <w:r w:rsidR="00877199" w:rsidRPr="00A3036C">
        <w:rPr>
          <w:rFonts w:ascii="Times New Roman" w:eastAsia="Aptos" w:hAnsi="Times New Roman" w:cs="Times New Roman"/>
          <w:sz w:val="24"/>
          <w:szCs w:val="24"/>
        </w:rPr>
        <w:t>―</w:t>
      </w:r>
      <w:r w:rsidR="002D4A7D" w:rsidRPr="00A3036C">
        <w:rPr>
          <w:rFonts w:ascii="Times New Roman" w:eastAsia="Aptos" w:hAnsi="Times New Roman" w:cs="Times New Roman"/>
          <w:sz w:val="24"/>
          <w:szCs w:val="24"/>
        </w:rPr>
        <w:t xml:space="preserve"> Lacrimeja a evolução prevista</w:t>
      </w:r>
      <w:r w:rsidR="00394290" w:rsidRPr="00A3036C">
        <w:rPr>
          <w:rFonts w:ascii="Times New Roman" w:eastAsia="Aptos" w:hAnsi="Times New Roman" w:cs="Times New Roman"/>
          <w:sz w:val="24"/>
          <w:szCs w:val="24"/>
        </w:rPr>
        <w:t>, enquanto alguns populares em espaços públicos apedrejam</w:t>
      </w:r>
      <w:r w:rsidR="00E45FD0" w:rsidRPr="00A3036C">
        <w:rPr>
          <w:rFonts w:ascii="Times New Roman" w:eastAsia="Aptos" w:hAnsi="Times New Roman" w:cs="Times New Roman"/>
          <w:sz w:val="24"/>
          <w:szCs w:val="24"/>
        </w:rPr>
        <w:t xml:space="preserve"> a</w:t>
      </w:r>
      <w:r w:rsidR="001E5DDB" w:rsidRPr="00A3036C">
        <w:rPr>
          <w:rFonts w:ascii="Times New Roman" w:eastAsia="Aptos" w:hAnsi="Times New Roman" w:cs="Times New Roman"/>
          <w:sz w:val="24"/>
          <w:szCs w:val="24"/>
        </w:rPr>
        <w:t xml:space="preserve"> </w:t>
      </w:r>
      <w:r w:rsidR="00E45FD0" w:rsidRPr="00A3036C">
        <w:rPr>
          <w:rFonts w:ascii="Times New Roman" w:eastAsia="Aptos" w:hAnsi="Times New Roman" w:cs="Times New Roman"/>
          <w:sz w:val="24"/>
          <w:szCs w:val="24"/>
        </w:rPr>
        <w:t>telas exibidoras, as destruindo</w:t>
      </w:r>
      <w:r w:rsidR="00A57230" w:rsidRPr="00A3036C">
        <w:rPr>
          <w:rFonts w:ascii="Times New Roman" w:eastAsia="Aptos" w:hAnsi="Times New Roman" w:cs="Times New Roman"/>
          <w:sz w:val="24"/>
          <w:szCs w:val="24"/>
        </w:rPr>
        <w:t>, já na dos privados</w:t>
      </w:r>
      <w:r w:rsidR="00783938" w:rsidRPr="00A3036C">
        <w:rPr>
          <w:rFonts w:ascii="Times New Roman" w:eastAsia="Aptos" w:hAnsi="Times New Roman" w:cs="Times New Roman"/>
          <w:sz w:val="24"/>
          <w:szCs w:val="24"/>
        </w:rPr>
        <w:t xml:space="preserve">, </w:t>
      </w:r>
      <w:r w:rsidR="00A84043" w:rsidRPr="00A3036C">
        <w:rPr>
          <w:rFonts w:ascii="Times New Roman" w:eastAsia="Aptos" w:hAnsi="Times New Roman" w:cs="Times New Roman"/>
          <w:sz w:val="24"/>
          <w:szCs w:val="24"/>
        </w:rPr>
        <w:t xml:space="preserve">maioria de </w:t>
      </w:r>
      <w:r w:rsidR="00783938" w:rsidRPr="00A3036C">
        <w:rPr>
          <w:rFonts w:ascii="Times New Roman" w:eastAsia="Aptos" w:hAnsi="Times New Roman" w:cs="Times New Roman"/>
          <w:sz w:val="24"/>
          <w:szCs w:val="24"/>
        </w:rPr>
        <w:t>telespectadores desligam os aparelhos e ignoram a mensagem divinal</w:t>
      </w:r>
      <w:r w:rsidR="00394290" w:rsidRPr="00A3036C">
        <w:rPr>
          <w:rFonts w:ascii="Times New Roman" w:eastAsia="Aptos" w:hAnsi="Times New Roman" w:cs="Times New Roman"/>
          <w:sz w:val="24"/>
          <w:szCs w:val="24"/>
        </w:rPr>
        <w:t xml:space="preserve"> </w:t>
      </w:r>
      <w:r w:rsidR="00877199" w:rsidRPr="00A3036C">
        <w:rPr>
          <w:rFonts w:ascii="Times New Roman" w:eastAsia="Aptos" w:hAnsi="Times New Roman" w:cs="Times New Roman"/>
          <w:sz w:val="24"/>
          <w:szCs w:val="24"/>
        </w:rPr>
        <w:t>―</w:t>
      </w:r>
      <w:r w:rsidR="00394290" w:rsidRPr="00A3036C">
        <w:rPr>
          <w:rFonts w:ascii="Times New Roman" w:eastAsia="Aptos" w:hAnsi="Times New Roman" w:cs="Times New Roman"/>
          <w:sz w:val="24"/>
          <w:szCs w:val="24"/>
        </w:rPr>
        <w:t xml:space="preserve"> </w:t>
      </w:r>
      <w:r w:rsidR="00985C11" w:rsidRPr="00A3036C">
        <w:rPr>
          <w:rFonts w:ascii="Times New Roman" w:eastAsia="Aptos" w:hAnsi="Times New Roman" w:cs="Times New Roman"/>
          <w:sz w:val="24"/>
          <w:szCs w:val="24"/>
        </w:rPr>
        <w:t xml:space="preserve">Nomes, </w:t>
      </w:r>
      <w:r w:rsidR="007E6B7D" w:rsidRPr="00A3036C">
        <w:rPr>
          <w:rFonts w:ascii="Times New Roman" w:eastAsia="Aptos" w:hAnsi="Times New Roman" w:cs="Times New Roman"/>
          <w:sz w:val="24"/>
          <w:szCs w:val="24"/>
        </w:rPr>
        <w:t xml:space="preserve">títulos, </w:t>
      </w:r>
      <w:r w:rsidR="00985C11" w:rsidRPr="00A3036C">
        <w:rPr>
          <w:rFonts w:ascii="Times New Roman" w:eastAsia="Aptos" w:hAnsi="Times New Roman" w:cs="Times New Roman"/>
          <w:sz w:val="24"/>
          <w:szCs w:val="24"/>
        </w:rPr>
        <w:t>posições</w:t>
      </w:r>
      <w:r w:rsidR="007E6B7D" w:rsidRPr="00A3036C">
        <w:rPr>
          <w:rFonts w:ascii="Times New Roman" w:eastAsia="Aptos" w:hAnsi="Times New Roman" w:cs="Times New Roman"/>
          <w:sz w:val="24"/>
          <w:szCs w:val="24"/>
        </w:rPr>
        <w:t xml:space="preserve"> sociais</w:t>
      </w:r>
      <w:r w:rsidR="0092609A" w:rsidRPr="00A3036C">
        <w:rPr>
          <w:rFonts w:ascii="Times New Roman" w:eastAsia="Aptos" w:hAnsi="Times New Roman" w:cs="Times New Roman"/>
          <w:sz w:val="24"/>
          <w:szCs w:val="24"/>
        </w:rPr>
        <w:t xml:space="preserve"> e</w:t>
      </w:r>
      <w:r w:rsidR="00985C11" w:rsidRPr="00A3036C">
        <w:rPr>
          <w:rFonts w:ascii="Times New Roman" w:eastAsia="Aptos" w:hAnsi="Times New Roman" w:cs="Times New Roman"/>
          <w:sz w:val="24"/>
          <w:szCs w:val="24"/>
        </w:rPr>
        <w:t xml:space="preserve"> </w:t>
      </w:r>
      <w:r w:rsidR="007E6B7D" w:rsidRPr="00A3036C">
        <w:rPr>
          <w:rFonts w:ascii="Times New Roman" w:eastAsia="Aptos" w:hAnsi="Times New Roman" w:cs="Times New Roman"/>
          <w:sz w:val="24"/>
          <w:szCs w:val="24"/>
        </w:rPr>
        <w:t>c</w:t>
      </w:r>
      <w:r w:rsidR="00985C11" w:rsidRPr="00A3036C">
        <w:rPr>
          <w:rFonts w:ascii="Times New Roman" w:eastAsia="Aptos" w:hAnsi="Times New Roman" w:cs="Times New Roman"/>
          <w:sz w:val="24"/>
          <w:szCs w:val="24"/>
        </w:rPr>
        <w:t>onquistas efêmeras</w:t>
      </w:r>
      <w:r w:rsidR="0092609A" w:rsidRPr="00A3036C">
        <w:rPr>
          <w:rFonts w:ascii="Times New Roman" w:eastAsia="Aptos" w:hAnsi="Times New Roman" w:cs="Times New Roman"/>
          <w:sz w:val="24"/>
          <w:szCs w:val="24"/>
        </w:rPr>
        <w:t xml:space="preserve"> </w:t>
      </w:r>
      <w:r w:rsidR="00C27404" w:rsidRPr="00A3036C">
        <w:rPr>
          <w:rFonts w:ascii="Times New Roman" w:eastAsia="Aptos" w:hAnsi="Times New Roman" w:cs="Times New Roman"/>
          <w:sz w:val="24"/>
          <w:szCs w:val="24"/>
        </w:rPr>
        <w:t>são descartáveis</w:t>
      </w:r>
      <w:r w:rsidR="0092609A" w:rsidRPr="00A3036C">
        <w:rPr>
          <w:rFonts w:ascii="Times New Roman" w:eastAsia="Aptos" w:hAnsi="Times New Roman" w:cs="Times New Roman"/>
          <w:sz w:val="24"/>
          <w:szCs w:val="24"/>
        </w:rPr>
        <w:t xml:space="preserve"> no processo evolutivo da humanidad</w:t>
      </w:r>
      <w:r w:rsidR="00FE252C" w:rsidRPr="00A3036C">
        <w:rPr>
          <w:rFonts w:ascii="Times New Roman" w:eastAsia="Aptos" w:hAnsi="Times New Roman" w:cs="Times New Roman"/>
          <w:sz w:val="24"/>
          <w:szCs w:val="24"/>
        </w:rPr>
        <w:t>e, cuja única alternativa para evoluir</w:t>
      </w:r>
      <w:r w:rsidR="001C0DC7" w:rsidRPr="00A3036C">
        <w:rPr>
          <w:rFonts w:ascii="Times New Roman" w:eastAsia="Aptos" w:hAnsi="Times New Roman" w:cs="Times New Roman"/>
          <w:sz w:val="24"/>
          <w:szCs w:val="24"/>
        </w:rPr>
        <w:t xml:space="preserve"> está no equilíbrio da inteligência e moral</w:t>
      </w:r>
      <w:r w:rsidR="00C27404" w:rsidRPr="00A3036C">
        <w:rPr>
          <w:rFonts w:ascii="Times New Roman" w:eastAsia="Aptos" w:hAnsi="Times New Roman" w:cs="Times New Roman"/>
          <w:sz w:val="24"/>
          <w:szCs w:val="24"/>
        </w:rPr>
        <w:t xml:space="preserve"> ― Sentencia </w:t>
      </w:r>
      <w:r w:rsidR="00882DC5" w:rsidRPr="00A3036C">
        <w:rPr>
          <w:rFonts w:ascii="Times New Roman" w:eastAsia="Aptos" w:hAnsi="Times New Roman" w:cs="Times New Roman"/>
          <w:sz w:val="24"/>
          <w:szCs w:val="24"/>
        </w:rPr>
        <w:t xml:space="preserve">a entidade materializada </w:t>
      </w:r>
      <w:r w:rsidR="00C27404" w:rsidRPr="00A3036C">
        <w:rPr>
          <w:rFonts w:ascii="Times New Roman" w:eastAsia="Aptos" w:hAnsi="Times New Roman" w:cs="Times New Roman"/>
          <w:sz w:val="24"/>
          <w:szCs w:val="24"/>
        </w:rPr>
        <w:t>―</w:t>
      </w:r>
      <w:r w:rsidR="005817C0" w:rsidRPr="00A3036C">
        <w:rPr>
          <w:rFonts w:ascii="Times New Roman" w:eastAsia="Aptos" w:hAnsi="Times New Roman" w:cs="Times New Roman"/>
          <w:sz w:val="24"/>
          <w:szCs w:val="24"/>
        </w:rPr>
        <w:t xml:space="preserve"> A parti</w:t>
      </w:r>
      <w:r w:rsidR="00C87781" w:rsidRPr="00A3036C">
        <w:rPr>
          <w:rFonts w:ascii="Times New Roman" w:eastAsia="Aptos" w:hAnsi="Times New Roman" w:cs="Times New Roman"/>
          <w:sz w:val="24"/>
          <w:szCs w:val="24"/>
        </w:rPr>
        <w:t>r</w:t>
      </w:r>
      <w:r w:rsidR="005817C0" w:rsidRPr="00A3036C">
        <w:rPr>
          <w:rFonts w:ascii="Times New Roman" w:eastAsia="Aptos" w:hAnsi="Times New Roman" w:cs="Times New Roman"/>
          <w:sz w:val="24"/>
          <w:szCs w:val="24"/>
        </w:rPr>
        <w:t xml:space="preserve"> deste equilíbrio</w:t>
      </w:r>
      <w:r w:rsidR="00C87781" w:rsidRPr="00A3036C">
        <w:rPr>
          <w:rFonts w:ascii="Times New Roman" w:eastAsia="Aptos" w:hAnsi="Times New Roman" w:cs="Times New Roman"/>
          <w:sz w:val="24"/>
          <w:szCs w:val="24"/>
        </w:rPr>
        <w:t xml:space="preserve"> estarão prontos para explorarem a estrada </w:t>
      </w:r>
      <w:r w:rsidR="00C27621" w:rsidRPr="00A3036C">
        <w:rPr>
          <w:rFonts w:ascii="Times New Roman" w:eastAsia="Aptos" w:hAnsi="Times New Roman" w:cs="Times New Roman"/>
          <w:sz w:val="24"/>
          <w:szCs w:val="24"/>
        </w:rPr>
        <w:t xml:space="preserve">pavimentada para desembocar no </w:t>
      </w:r>
      <w:r w:rsidR="00C27621" w:rsidRPr="00A3036C">
        <w:rPr>
          <w:rFonts w:ascii="Times New Roman" w:eastAsia="Aptos" w:hAnsi="Times New Roman" w:cs="Times New Roman"/>
          <w:i/>
          <w:iCs/>
          <w:sz w:val="24"/>
          <w:szCs w:val="24"/>
        </w:rPr>
        <w:t>amor incondicional</w:t>
      </w:r>
      <w:r w:rsidR="001E5DDB" w:rsidRPr="00A3036C">
        <w:rPr>
          <w:rFonts w:ascii="Times New Roman" w:eastAsia="Aptos" w:hAnsi="Times New Roman" w:cs="Times New Roman"/>
          <w:sz w:val="24"/>
          <w:szCs w:val="24"/>
        </w:rPr>
        <w:t>, a ser c</w:t>
      </w:r>
      <w:r w:rsidR="00C06822" w:rsidRPr="00A3036C">
        <w:rPr>
          <w:rFonts w:ascii="Times New Roman" w:eastAsia="Aptos" w:hAnsi="Times New Roman" w:cs="Times New Roman"/>
          <w:sz w:val="24"/>
          <w:szCs w:val="24"/>
        </w:rPr>
        <w:t>onquistado em</w:t>
      </w:r>
      <w:r w:rsidR="00C87781" w:rsidRPr="00A3036C">
        <w:rPr>
          <w:rFonts w:ascii="Times New Roman" w:eastAsia="Aptos" w:hAnsi="Times New Roman" w:cs="Times New Roman"/>
          <w:sz w:val="24"/>
          <w:szCs w:val="24"/>
        </w:rPr>
        <w:t xml:space="preserve"> </w:t>
      </w:r>
      <w:r w:rsidR="00C87781" w:rsidRPr="00A3036C">
        <w:rPr>
          <w:rFonts w:ascii="Times New Roman" w:eastAsia="Aptos" w:hAnsi="Times New Roman" w:cs="Times New Roman"/>
          <w:b/>
          <w:bCs/>
          <w:sz w:val="24"/>
          <w:szCs w:val="24"/>
        </w:rPr>
        <w:t>Evoluirejá ―</w:t>
      </w:r>
      <w:r w:rsidR="00C06822" w:rsidRPr="00A3036C">
        <w:rPr>
          <w:rFonts w:ascii="Times New Roman" w:eastAsia="Aptos" w:hAnsi="Times New Roman" w:cs="Times New Roman"/>
          <w:b/>
          <w:bCs/>
          <w:sz w:val="24"/>
          <w:szCs w:val="24"/>
        </w:rPr>
        <w:t xml:space="preserve"> </w:t>
      </w:r>
      <w:r w:rsidR="00F14E99" w:rsidRPr="00A3036C">
        <w:rPr>
          <w:rFonts w:ascii="Times New Roman" w:eastAsia="Aptos" w:hAnsi="Times New Roman" w:cs="Times New Roman"/>
          <w:sz w:val="24"/>
          <w:szCs w:val="24"/>
        </w:rPr>
        <w:t xml:space="preserve">Convicção verbalizada </w:t>
      </w:r>
      <w:r w:rsidR="00872F67" w:rsidRPr="00A3036C">
        <w:rPr>
          <w:rFonts w:ascii="Times New Roman" w:eastAsia="Aptos" w:hAnsi="Times New Roman" w:cs="Times New Roman"/>
          <w:sz w:val="24"/>
          <w:szCs w:val="24"/>
        </w:rPr>
        <w:t>invade</w:t>
      </w:r>
      <w:r w:rsidR="00F14E99" w:rsidRPr="00A3036C">
        <w:rPr>
          <w:rFonts w:ascii="Times New Roman" w:eastAsia="Aptos" w:hAnsi="Times New Roman" w:cs="Times New Roman"/>
          <w:sz w:val="24"/>
          <w:szCs w:val="24"/>
        </w:rPr>
        <w:t xml:space="preserve"> </w:t>
      </w:r>
      <w:r w:rsidR="00872F67" w:rsidRPr="00A3036C">
        <w:rPr>
          <w:rFonts w:ascii="Times New Roman" w:eastAsia="Aptos" w:hAnsi="Times New Roman" w:cs="Times New Roman"/>
          <w:sz w:val="24"/>
          <w:szCs w:val="24"/>
        </w:rPr>
        <w:t xml:space="preserve">a minoria </w:t>
      </w:r>
      <w:r w:rsidR="001E5DDB" w:rsidRPr="00A3036C">
        <w:rPr>
          <w:rFonts w:ascii="Times New Roman" w:eastAsia="Aptos" w:hAnsi="Times New Roman" w:cs="Times New Roman"/>
          <w:sz w:val="24"/>
          <w:szCs w:val="24"/>
        </w:rPr>
        <w:t xml:space="preserve">de </w:t>
      </w:r>
      <w:r w:rsidR="00F14E99" w:rsidRPr="00A3036C">
        <w:rPr>
          <w:rFonts w:ascii="Times New Roman" w:eastAsia="Aptos" w:hAnsi="Times New Roman" w:cs="Times New Roman"/>
          <w:sz w:val="24"/>
          <w:szCs w:val="24"/>
        </w:rPr>
        <w:t xml:space="preserve">corações </w:t>
      </w:r>
      <w:r w:rsidR="00CA0B7A" w:rsidRPr="00A3036C">
        <w:rPr>
          <w:rFonts w:ascii="Times New Roman" w:eastAsia="Aptos" w:hAnsi="Times New Roman" w:cs="Times New Roman"/>
          <w:sz w:val="24"/>
          <w:szCs w:val="24"/>
        </w:rPr>
        <w:t xml:space="preserve">humanos sensibilizados </w:t>
      </w:r>
      <w:r w:rsidR="00C87781" w:rsidRPr="00A3036C">
        <w:rPr>
          <w:rFonts w:ascii="Times New Roman" w:eastAsia="Aptos" w:hAnsi="Times New Roman" w:cs="Times New Roman"/>
          <w:sz w:val="24"/>
          <w:szCs w:val="24"/>
        </w:rPr>
        <w:t>―</w:t>
      </w:r>
      <w:r w:rsidR="00872F67" w:rsidRPr="00A3036C">
        <w:rPr>
          <w:rFonts w:ascii="Times New Roman" w:eastAsia="Aptos" w:hAnsi="Times New Roman" w:cs="Times New Roman"/>
          <w:sz w:val="24"/>
          <w:szCs w:val="24"/>
        </w:rPr>
        <w:t xml:space="preserve"> Irmãos! </w:t>
      </w:r>
      <w:r w:rsidR="00872F67" w:rsidRPr="00A3036C">
        <w:rPr>
          <w:rFonts w:ascii="Times New Roman" w:eastAsia="Aptos" w:hAnsi="Times New Roman" w:cs="Times New Roman"/>
          <w:i/>
          <w:iCs/>
          <w:sz w:val="24"/>
          <w:szCs w:val="24"/>
        </w:rPr>
        <w:t>a minha raça humana é universal</w:t>
      </w:r>
      <w:r w:rsidR="00872F67" w:rsidRPr="00A3036C">
        <w:rPr>
          <w:rFonts w:ascii="Times New Roman" w:eastAsia="Aptos" w:hAnsi="Times New Roman" w:cs="Times New Roman"/>
          <w:sz w:val="24"/>
          <w:szCs w:val="24"/>
        </w:rPr>
        <w:t xml:space="preserve">... </w:t>
      </w:r>
      <w:r w:rsidR="00872F67" w:rsidRPr="00A3036C">
        <w:rPr>
          <w:rFonts w:ascii="Times New Roman" w:eastAsia="Aptos" w:hAnsi="Times New Roman" w:cs="Times New Roman"/>
          <w:i/>
          <w:iCs/>
          <w:sz w:val="24"/>
          <w:szCs w:val="24"/>
        </w:rPr>
        <w:t>o meu sexo é o amor</w:t>
      </w:r>
      <w:r w:rsidR="00872F67" w:rsidRPr="00A3036C">
        <w:rPr>
          <w:rFonts w:ascii="Times New Roman" w:eastAsia="Aptos" w:hAnsi="Times New Roman" w:cs="Times New Roman"/>
          <w:sz w:val="24"/>
          <w:szCs w:val="24"/>
        </w:rPr>
        <w:t xml:space="preserve">... </w:t>
      </w:r>
      <w:r w:rsidR="00872F67" w:rsidRPr="00A3036C">
        <w:rPr>
          <w:rFonts w:ascii="Times New Roman" w:eastAsia="Aptos" w:hAnsi="Times New Roman" w:cs="Times New Roman"/>
          <w:i/>
          <w:iCs/>
          <w:sz w:val="24"/>
          <w:szCs w:val="24"/>
        </w:rPr>
        <w:t>a minha religião é a consciência</w:t>
      </w:r>
      <w:r w:rsidR="00872F67" w:rsidRPr="00A3036C">
        <w:rPr>
          <w:rFonts w:ascii="Times New Roman" w:eastAsia="Aptos" w:hAnsi="Times New Roman" w:cs="Times New Roman"/>
          <w:sz w:val="24"/>
          <w:szCs w:val="24"/>
        </w:rPr>
        <w:t xml:space="preserve">... </w:t>
      </w:r>
      <w:r w:rsidR="00872F67" w:rsidRPr="00A3036C">
        <w:rPr>
          <w:rFonts w:ascii="Times New Roman" w:eastAsia="Aptos" w:hAnsi="Times New Roman" w:cs="Times New Roman"/>
          <w:i/>
          <w:iCs/>
          <w:sz w:val="24"/>
          <w:szCs w:val="24"/>
        </w:rPr>
        <w:t>todos os gêneros são iguais</w:t>
      </w:r>
      <w:r w:rsidR="00505449" w:rsidRPr="00A3036C">
        <w:rPr>
          <w:rFonts w:ascii="Times New Roman" w:eastAsia="Aptos" w:hAnsi="Times New Roman" w:cs="Times New Roman"/>
          <w:sz w:val="24"/>
          <w:szCs w:val="24"/>
        </w:rPr>
        <w:t xml:space="preserve"> ― Brada a consciência da criação universal ―</w:t>
      </w:r>
      <w:r w:rsidR="009E37E1" w:rsidRPr="00A3036C">
        <w:rPr>
          <w:rFonts w:ascii="Times New Roman" w:eastAsia="Aptos" w:hAnsi="Times New Roman" w:cs="Times New Roman"/>
          <w:sz w:val="24"/>
          <w:szCs w:val="24"/>
        </w:rPr>
        <w:t xml:space="preserve"> </w:t>
      </w:r>
      <w:r w:rsidR="001F25E1" w:rsidRPr="00A3036C">
        <w:rPr>
          <w:rFonts w:ascii="Times New Roman" w:eastAsia="Aptos" w:hAnsi="Times New Roman" w:cs="Times New Roman"/>
          <w:sz w:val="24"/>
          <w:szCs w:val="24"/>
        </w:rPr>
        <w:t xml:space="preserve">Eu, </w:t>
      </w:r>
      <w:r w:rsidR="00B2114D" w:rsidRPr="00A3036C">
        <w:rPr>
          <w:rFonts w:ascii="Times New Roman" w:eastAsia="Aptos" w:hAnsi="Times New Roman" w:cs="Times New Roman"/>
          <w:sz w:val="24"/>
          <w:szCs w:val="24"/>
        </w:rPr>
        <w:t xml:space="preserve">Jesus Cristo, </w:t>
      </w:r>
      <w:r w:rsidR="00B2114D" w:rsidRPr="00A3036C">
        <w:rPr>
          <w:rFonts w:ascii="Times New Roman" w:eastAsia="Aptos" w:hAnsi="Times New Roman" w:cs="Times New Roman"/>
          <w:b/>
          <w:bCs/>
          <w:sz w:val="24"/>
          <w:szCs w:val="24"/>
        </w:rPr>
        <w:t>Yeshua</w:t>
      </w:r>
      <w:r w:rsidR="00B2114D" w:rsidRPr="00A3036C">
        <w:rPr>
          <w:rFonts w:ascii="Times New Roman" w:eastAsia="Aptos" w:hAnsi="Times New Roman" w:cs="Times New Roman"/>
          <w:sz w:val="24"/>
          <w:szCs w:val="24"/>
        </w:rPr>
        <w:t xml:space="preserve">, </w:t>
      </w:r>
      <w:r w:rsidR="006A6C1B" w:rsidRPr="00A3036C">
        <w:rPr>
          <w:rFonts w:ascii="Times New Roman" w:eastAsia="Aptos" w:hAnsi="Times New Roman" w:cs="Times New Roman"/>
          <w:sz w:val="24"/>
          <w:szCs w:val="24"/>
        </w:rPr>
        <w:t xml:space="preserve">Salvador, Redentor, </w:t>
      </w:r>
      <w:r w:rsidR="00F714F0" w:rsidRPr="00A3036C">
        <w:rPr>
          <w:rFonts w:ascii="Times New Roman" w:eastAsia="Aptos" w:hAnsi="Times New Roman" w:cs="Times New Roman"/>
          <w:sz w:val="24"/>
          <w:szCs w:val="24"/>
        </w:rPr>
        <w:t>Cordeiro de Deus, Senhor, Criador</w:t>
      </w:r>
      <w:r w:rsidR="0099291D" w:rsidRPr="00A3036C">
        <w:rPr>
          <w:rFonts w:ascii="Times New Roman" w:eastAsia="Aptos" w:hAnsi="Times New Roman" w:cs="Times New Roman"/>
          <w:sz w:val="24"/>
          <w:szCs w:val="24"/>
        </w:rPr>
        <w:t>, Filho do Deus Vivo, Filho Unigênito</w:t>
      </w:r>
      <w:r w:rsidR="000662B1" w:rsidRPr="00A3036C">
        <w:rPr>
          <w:rFonts w:ascii="Times New Roman" w:eastAsia="Aptos" w:hAnsi="Times New Roman" w:cs="Times New Roman"/>
          <w:sz w:val="24"/>
          <w:szCs w:val="24"/>
        </w:rPr>
        <w:t>, Governador Espiritual e Governador Dimensional</w:t>
      </w:r>
      <w:r w:rsidR="001F25E1" w:rsidRPr="00A3036C">
        <w:rPr>
          <w:rFonts w:ascii="Times New Roman" w:eastAsia="Aptos" w:hAnsi="Times New Roman" w:cs="Times New Roman"/>
          <w:sz w:val="24"/>
          <w:szCs w:val="24"/>
        </w:rPr>
        <w:t xml:space="preserve"> ou quaisquer outros nomes a mim </w:t>
      </w:r>
      <w:r w:rsidR="00E60C83" w:rsidRPr="00A3036C">
        <w:rPr>
          <w:rFonts w:ascii="Times New Roman" w:eastAsia="Aptos" w:hAnsi="Times New Roman" w:cs="Times New Roman"/>
          <w:sz w:val="24"/>
          <w:szCs w:val="24"/>
        </w:rPr>
        <w:t xml:space="preserve">atribuídos, convoco os terrícolas </w:t>
      </w:r>
      <w:r w:rsidR="002E58C7" w:rsidRPr="00A3036C">
        <w:rPr>
          <w:rFonts w:ascii="Times New Roman" w:eastAsia="Aptos" w:hAnsi="Times New Roman" w:cs="Times New Roman"/>
          <w:sz w:val="24"/>
          <w:szCs w:val="24"/>
        </w:rPr>
        <w:t xml:space="preserve">para o </w:t>
      </w:r>
      <w:r w:rsidR="002E58C7" w:rsidRPr="00A3036C">
        <w:rPr>
          <w:rFonts w:ascii="Times New Roman" w:eastAsia="Aptos" w:hAnsi="Times New Roman" w:cs="Times New Roman"/>
          <w:i/>
          <w:iCs/>
          <w:sz w:val="24"/>
          <w:szCs w:val="24"/>
        </w:rPr>
        <w:t>despertar em massa</w:t>
      </w:r>
      <w:r w:rsidR="002E58C7" w:rsidRPr="00A3036C">
        <w:rPr>
          <w:rFonts w:ascii="Times New Roman" w:eastAsia="Aptos" w:hAnsi="Times New Roman" w:cs="Times New Roman"/>
          <w:sz w:val="24"/>
          <w:szCs w:val="24"/>
        </w:rPr>
        <w:t xml:space="preserve">, quando a </w:t>
      </w:r>
      <w:r w:rsidR="003D7826" w:rsidRPr="00A3036C">
        <w:rPr>
          <w:rFonts w:ascii="Times New Roman" w:eastAsia="Aptos" w:hAnsi="Times New Roman" w:cs="Times New Roman"/>
          <w:sz w:val="24"/>
          <w:szCs w:val="24"/>
        </w:rPr>
        <w:t xml:space="preserve">sua </w:t>
      </w:r>
      <w:r w:rsidR="002E58C7" w:rsidRPr="00A3036C">
        <w:rPr>
          <w:rFonts w:ascii="Times New Roman" w:eastAsia="Aptos" w:hAnsi="Times New Roman" w:cs="Times New Roman"/>
          <w:sz w:val="24"/>
          <w:szCs w:val="24"/>
        </w:rPr>
        <w:t>liberdade da prisão</w:t>
      </w:r>
      <w:r w:rsidR="003D7826" w:rsidRPr="00A3036C">
        <w:rPr>
          <w:rFonts w:ascii="Times New Roman" w:eastAsia="Aptos" w:hAnsi="Times New Roman" w:cs="Times New Roman"/>
          <w:sz w:val="24"/>
          <w:szCs w:val="24"/>
        </w:rPr>
        <w:t xml:space="preserve"> fará ruir o Sistema Terra</w:t>
      </w:r>
      <w:r w:rsidR="00757157" w:rsidRPr="00A3036C">
        <w:rPr>
          <w:rFonts w:ascii="Times New Roman" w:eastAsia="Aptos" w:hAnsi="Times New Roman" w:cs="Times New Roman"/>
          <w:sz w:val="24"/>
          <w:szCs w:val="24"/>
        </w:rPr>
        <w:t xml:space="preserve"> ―</w:t>
      </w:r>
      <w:r w:rsidR="000E077D" w:rsidRPr="00A3036C">
        <w:rPr>
          <w:rFonts w:ascii="Times New Roman" w:eastAsia="Aptos" w:hAnsi="Times New Roman" w:cs="Times New Roman"/>
          <w:sz w:val="24"/>
          <w:szCs w:val="24"/>
        </w:rPr>
        <w:t xml:space="preserve"> Inflexiona a </w:t>
      </w:r>
      <w:r w:rsidR="006F7B0E" w:rsidRPr="00A3036C">
        <w:rPr>
          <w:rFonts w:ascii="Times New Roman" w:eastAsia="Aptos" w:hAnsi="Times New Roman" w:cs="Times New Roman"/>
          <w:sz w:val="24"/>
          <w:szCs w:val="24"/>
        </w:rPr>
        <w:t xml:space="preserve">revolução </w:t>
      </w:r>
      <w:r w:rsidR="00757157" w:rsidRPr="00A3036C">
        <w:rPr>
          <w:rFonts w:ascii="Times New Roman" w:eastAsia="Aptos" w:hAnsi="Times New Roman" w:cs="Times New Roman"/>
          <w:sz w:val="24"/>
          <w:szCs w:val="24"/>
        </w:rPr>
        <w:t>―</w:t>
      </w:r>
      <w:r w:rsidR="006F7B0E" w:rsidRPr="00A3036C">
        <w:rPr>
          <w:rFonts w:ascii="Times New Roman" w:eastAsia="Aptos" w:hAnsi="Times New Roman" w:cs="Times New Roman"/>
          <w:sz w:val="24"/>
          <w:szCs w:val="24"/>
        </w:rPr>
        <w:t xml:space="preserve"> </w:t>
      </w:r>
      <w:r w:rsidR="001E5DDB" w:rsidRPr="00A3036C">
        <w:rPr>
          <w:rFonts w:ascii="Times New Roman" w:eastAsia="Aptos" w:hAnsi="Times New Roman" w:cs="Times New Roman"/>
          <w:sz w:val="24"/>
          <w:szCs w:val="24"/>
        </w:rPr>
        <w:t xml:space="preserve">Generosidade do SEU permite ao terrícola ler, compreender e buscar no seu âmago o poder de ter e ser Deus ― Esgoela o entendimento incompreendido ― </w:t>
      </w:r>
      <w:r w:rsidR="00142280" w:rsidRPr="00A3036C">
        <w:rPr>
          <w:rFonts w:ascii="Times New Roman" w:eastAsia="Aptos" w:hAnsi="Times New Roman" w:cs="Times New Roman"/>
          <w:sz w:val="24"/>
          <w:szCs w:val="24"/>
        </w:rPr>
        <w:t>Breve, l</w:t>
      </w:r>
      <w:r w:rsidR="001E5DDB" w:rsidRPr="00A3036C">
        <w:rPr>
          <w:rFonts w:ascii="Times New Roman" w:eastAsia="Aptos" w:hAnsi="Times New Roman" w:cs="Times New Roman"/>
          <w:sz w:val="24"/>
          <w:szCs w:val="24"/>
        </w:rPr>
        <w:t>ivro</w:t>
      </w:r>
      <w:r w:rsidR="00142280" w:rsidRPr="00A3036C">
        <w:rPr>
          <w:rFonts w:ascii="Times New Roman" w:eastAsia="Aptos" w:hAnsi="Times New Roman" w:cs="Times New Roman"/>
          <w:sz w:val="24"/>
          <w:szCs w:val="24"/>
        </w:rPr>
        <w:t xml:space="preserve"> </w:t>
      </w:r>
      <w:r w:rsidR="001E5DDB" w:rsidRPr="00A3036C">
        <w:rPr>
          <w:rFonts w:ascii="Times New Roman" w:eastAsia="Aptos" w:hAnsi="Times New Roman" w:cs="Times New Roman"/>
          <w:sz w:val="24"/>
          <w:szCs w:val="24"/>
        </w:rPr>
        <w:t xml:space="preserve"> </w:t>
      </w:r>
      <w:r w:rsidR="001E5DDB" w:rsidRPr="00A3036C">
        <w:rPr>
          <w:rFonts w:ascii="Times New Roman" w:eastAsia="Aptos" w:hAnsi="Times New Roman" w:cs="Times New Roman"/>
          <w:b/>
          <w:bCs/>
        </w:rPr>
        <w:t>e</w:t>
      </w:r>
      <w:r w:rsidR="001E5DDB" w:rsidRPr="00A3036C">
        <w:rPr>
          <w:rFonts w:ascii="Times New Roman" w:eastAsia="Aptos" w:hAnsi="Times New Roman" w:cs="Times New Roman"/>
          <w:b/>
          <w:bCs/>
          <w:color w:val="FF0000"/>
        </w:rPr>
        <w:t>X</w:t>
      </w:r>
      <w:r w:rsidR="001E5DDB" w:rsidRPr="00A3036C">
        <w:rPr>
          <w:rFonts w:ascii="Times New Roman" w:eastAsia="Aptos" w:hAnsi="Times New Roman" w:cs="Times New Roman"/>
          <w:b/>
          <w:bCs/>
        </w:rPr>
        <w:t xml:space="preserve">ilados da </w:t>
      </w:r>
      <w:r w:rsidR="001E5DDB" w:rsidRPr="00A3036C">
        <w:rPr>
          <w:rFonts w:ascii="Times New Roman" w:eastAsia="Aptos" w:hAnsi="Times New Roman" w:cs="Times New Roman"/>
          <w:b/>
          <w:bCs/>
          <w:color w:val="7030A0"/>
        </w:rPr>
        <w:t>T</w:t>
      </w:r>
      <w:r w:rsidR="001E5DDB" w:rsidRPr="00A3036C">
        <w:rPr>
          <w:rFonts w:ascii="Times New Roman" w:eastAsia="Aptos" w:hAnsi="Times New Roman" w:cs="Times New Roman"/>
          <w:b/>
          <w:bCs/>
        </w:rPr>
        <w:t xml:space="preserve">erra </w:t>
      </w:r>
      <w:r w:rsidR="001E5DDB" w:rsidRPr="00A3036C">
        <w:rPr>
          <w:rFonts w:ascii="Times New Roman" w:eastAsia="Aptos" w:hAnsi="Times New Roman" w:cs="Times New Roman"/>
          <w:b/>
          <w:bCs/>
          <w:sz w:val="24"/>
          <w:szCs w:val="24"/>
        </w:rPr>
        <w:t>─ passado pacto para o futuro</w:t>
      </w:r>
      <w:r w:rsidR="00142280" w:rsidRPr="00A3036C">
        <w:rPr>
          <w:rFonts w:ascii="Times New Roman" w:eastAsia="Aptos" w:hAnsi="Times New Roman" w:cs="Times New Roman"/>
          <w:sz w:val="24"/>
          <w:szCs w:val="24"/>
        </w:rPr>
        <w:t xml:space="preserve"> poderá dirimir suas dúvidas </w:t>
      </w:r>
      <w:r w:rsidR="00142280" w:rsidRPr="00A3036C">
        <w:rPr>
          <w:rFonts w:ascii="Times New Roman" w:eastAsia="Aptos" w:hAnsi="Times New Roman" w:cs="Times New Roman"/>
          <w:sz w:val="24"/>
          <w:szCs w:val="24"/>
        </w:rPr>
        <w:lastRenderedPageBreak/>
        <w:t>e ajud</w:t>
      </w:r>
      <w:r w:rsidR="005456A1" w:rsidRPr="00A3036C">
        <w:rPr>
          <w:rFonts w:ascii="Times New Roman" w:eastAsia="Aptos" w:hAnsi="Times New Roman" w:cs="Times New Roman"/>
          <w:sz w:val="24"/>
          <w:szCs w:val="24"/>
        </w:rPr>
        <w:t>á</w:t>
      </w:r>
      <w:r w:rsidR="00142280" w:rsidRPr="00A3036C">
        <w:rPr>
          <w:rFonts w:ascii="Times New Roman" w:eastAsia="Aptos" w:hAnsi="Times New Roman" w:cs="Times New Roman"/>
          <w:sz w:val="24"/>
          <w:szCs w:val="24"/>
        </w:rPr>
        <w:t xml:space="preserve">-los no exercício de seus, respectivos, livres arbítrios ― Convoca o terráqueo à última esperança evolutiva para estar </w:t>
      </w:r>
      <w:r w:rsidR="00142280" w:rsidRPr="00A3036C">
        <w:rPr>
          <w:rFonts w:ascii="Times New Roman" w:eastAsia="Aptos" w:hAnsi="Times New Roman" w:cs="Times New Roman"/>
          <w:i/>
          <w:iCs/>
          <w:sz w:val="24"/>
          <w:szCs w:val="24"/>
        </w:rPr>
        <w:t xml:space="preserve">desperto </w:t>
      </w:r>
      <w:r w:rsidR="00142280" w:rsidRPr="00A3036C">
        <w:rPr>
          <w:rFonts w:ascii="Times New Roman" w:eastAsia="Aptos" w:hAnsi="Times New Roman" w:cs="Times New Roman"/>
          <w:sz w:val="24"/>
          <w:szCs w:val="24"/>
        </w:rPr>
        <w:t xml:space="preserve">e pronto a ascender em </w:t>
      </w:r>
      <w:r w:rsidR="00142280" w:rsidRPr="00A3036C">
        <w:rPr>
          <w:rFonts w:ascii="Times New Roman" w:eastAsia="Aptos" w:hAnsi="Times New Roman" w:cs="Times New Roman"/>
          <w:b/>
          <w:bCs/>
          <w:sz w:val="24"/>
          <w:szCs w:val="24"/>
        </w:rPr>
        <w:t xml:space="preserve">Evoluirejá </w:t>
      </w:r>
      <w:r w:rsidR="001E5DDB" w:rsidRPr="00A3036C">
        <w:rPr>
          <w:rFonts w:ascii="Times New Roman" w:eastAsia="Aptos" w:hAnsi="Times New Roman" w:cs="Times New Roman"/>
          <w:sz w:val="24"/>
          <w:szCs w:val="24"/>
        </w:rPr>
        <w:t>―</w:t>
      </w:r>
      <w:r w:rsidR="00142280" w:rsidRPr="00A3036C">
        <w:rPr>
          <w:rFonts w:ascii="Times New Roman" w:eastAsia="Aptos" w:hAnsi="Times New Roman" w:cs="Times New Roman"/>
          <w:sz w:val="24"/>
          <w:szCs w:val="24"/>
        </w:rPr>
        <w:t xml:space="preserve"> Raios violeta e lilás formam no céu um coração ―</w:t>
      </w:r>
      <w:r w:rsidR="001E5DDB" w:rsidRPr="00A3036C">
        <w:rPr>
          <w:rFonts w:ascii="Times New Roman" w:eastAsia="Aptos" w:hAnsi="Times New Roman" w:cs="Times New Roman"/>
          <w:sz w:val="24"/>
          <w:szCs w:val="24"/>
        </w:rPr>
        <w:t xml:space="preserve"> </w:t>
      </w:r>
      <w:r w:rsidR="00142280" w:rsidRPr="00A3036C">
        <w:rPr>
          <w:rFonts w:ascii="Times New Roman" w:eastAsia="Aptos" w:hAnsi="Times New Roman" w:cs="Times New Roman"/>
          <w:sz w:val="24"/>
          <w:szCs w:val="24"/>
        </w:rPr>
        <w:t>Amem e absorvam as ondas eletromagnéticas benéficas sobre suas consciências</w:t>
      </w:r>
      <w:r w:rsidR="005456A1" w:rsidRPr="00A3036C">
        <w:rPr>
          <w:rFonts w:ascii="Times New Roman" w:eastAsia="Aptos" w:hAnsi="Times New Roman" w:cs="Times New Roman"/>
          <w:sz w:val="24"/>
          <w:szCs w:val="24"/>
        </w:rPr>
        <w:t xml:space="preserve"> se conectando ao seu Eu Superior e descubra o poder de ter e ser Deus ― Restante de populares em ambiências públicas e privadas exibem negacionismo à </w:t>
      </w:r>
      <w:r w:rsidR="005456A1" w:rsidRPr="00A3036C">
        <w:rPr>
          <w:rFonts w:ascii="Times New Roman" w:eastAsia="Aptos" w:hAnsi="Times New Roman" w:cs="Times New Roman"/>
          <w:i/>
          <w:iCs/>
          <w:sz w:val="24"/>
          <w:szCs w:val="24"/>
        </w:rPr>
        <w:t>verdade absoluta</w:t>
      </w:r>
      <w:r w:rsidR="005456A1" w:rsidRPr="00A3036C">
        <w:rPr>
          <w:rFonts w:ascii="Times New Roman" w:eastAsia="Aptos" w:hAnsi="Times New Roman" w:cs="Times New Roman"/>
          <w:sz w:val="24"/>
          <w:szCs w:val="24"/>
        </w:rPr>
        <w:t xml:space="preserve"> ― </w:t>
      </w:r>
      <w:r w:rsidR="001D2FE7" w:rsidRPr="00A3036C">
        <w:rPr>
          <w:rFonts w:ascii="Times New Roman" w:eastAsia="Aptos" w:hAnsi="Times New Roman" w:cs="Times New Roman"/>
          <w:sz w:val="24"/>
          <w:szCs w:val="24"/>
        </w:rPr>
        <w:t xml:space="preserve">Não orem ao Deus da Terra e, sim ao verdadeiro criador do universo </w:t>
      </w:r>
      <w:r w:rsidR="005456A1" w:rsidRPr="00A3036C">
        <w:rPr>
          <w:rFonts w:ascii="Times New Roman" w:eastAsia="Aptos" w:hAnsi="Times New Roman" w:cs="Times New Roman"/>
          <w:sz w:val="24"/>
          <w:szCs w:val="24"/>
        </w:rPr>
        <w:t>―</w:t>
      </w:r>
      <w:r w:rsidR="001D2FE7" w:rsidRPr="00A3036C">
        <w:rPr>
          <w:rFonts w:ascii="Times New Roman" w:eastAsia="Aptos" w:hAnsi="Times New Roman" w:cs="Times New Roman"/>
          <w:sz w:val="24"/>
          <w:szCs w:val="24"/>
        </w:rPr>
        <w:t xml:space="preserve"> Incisivo ― Data limite definida pelo SEU está próxim</w:t>
      </w:r>
      <w:r w:rsidR="00A66A07" w:rsidRPr="00A3036C">
        <w:rPr>
          <w:rFonts w:ascii="Times New Roman" w:eastAsia="Aptos" w:hAnsi="Times New Roman" w:cs="Times New Roman"/>
          <w:sz w:val="24"/>
          <w:szCs w:val="24"/>
        </w:rPr>
        <w:t xml:space="preserve">a e o </w:t>
      </w:r>
      <w:r w:rsidR="00A66A07" w:rsidRPr="00A3036C">
        <w:rPr>
          <w:rFonts w:ascii="Times New Roman" w:eastAsia="Aptos" w:hAnsi="Times New Roman" w:cs="Times New Roman"/>
          <w:i/>
          <w:iCs/>
          <w:sz w:val="24"/>
          <w:szCs w:val="24"/>
        </w:rPr>
        <w:t xml:space="preserve">despertar em massa </w:t>
      </w:r>
      <w:r w:rsidR="00A66A07" w:rsidRPr="00A3036C">
        <w:rPr>
          <w:rFonts w:ascii="Times New Roman" w:eastAsia="Aptos" w:hAnsi="Times New Roman" w:cs="Times New Roman"/>
          <w:sz w:val="24"/>
          <w:szCs w:val="24"/>
        </w:rPr>
        <w:t xml:space="preserve">pelo livre arbítrio desta civilização terrena a fará ascender ao </w:t>
      </w:r>
      <w:r w:rsidR="00A66A07" w:rsidRPr="00A3036C">
        <w:rPr>
          <w:rFonts w:ascii="Times New Roman" w:eastAsia="Aptos" w:hAnsi="Times New Roman" w:cs="Times New Roman"/>
          <w:i/>
          <w:iCs/>
          <w:sz w:val="24"/>
          <w:szCs w:val="24"/>
        </w:rPr>
        <w:t>amor incondicional</w:t>
      </w:r>
      <w:r w:rsidR="00A66A07" w:rsidRPr="00A3036C">
        <w:rPr>
          <w:rFonts w:ascii="Times New Roman" w:eastAsia="Aptos" w:hAnsi="Times New Roman" w:cs="Times New Roman"/>
          <w:sz w:val="24"/>
          <w:szCs w:val="24"/>
        </w:rPr>
        <w:t xml:space="preserve"> ― Suplica o exercício do livre arbítrio humano em prol de sua evolução </w:t>
      </w:r>
      <w:r w:rsidR="001D2FE7" w:rsidRPr="00A3036C">
        <w:rPr>
          <w:rFonts w:ascii="Times New Roman" w:eastAsia="Aptos" w:hAnsi="Times New Roman" w:cs="Times New Roman"/>
          <w:sz w:val="24"/>
          <w:szCs w:val="24"/>
        </w:rPr>
        <w:t>―</w:t>
      </w:r>
      <w:r w:rsidR="005456A1" w:rsidRPr="00A3036C">
        <w:rPr>
          <w:rFonts w:ascii="Times New Roman" w:eastAsia="Aptos" w:hAnsi="Times New Roman" w:cs="Times New Roman"/>
          <w:sz w:val="24"/>
          <w:szCs w:val="24"/>
        </w:rPr>
        <w:t xml:space="preserve"> </w:t>
      </w:r>
      <w:r w:rsidR="006F7B0E" w:rsidRPr="00A3036C">
        <w:rPr>
          <w:rFonts w:ascii="Times New Roman" w:eastAsia="Aptos" w:hAnsi="Times New Roman" w:cs="Times New Roman"/>
          <w:sz w:val="24"/>
          <w:szCs w:val="24"/>
        </w:rPr>
        <w:t>Cabe a cada terráqueo, neste momento</w:t>
      </w:r>
      <w:r w:rsidR="006770A9" w:rsidRPr="00A3036C">
        <w:rPr>
          <w:rFonts w:ascii="Times New Roman" w:eastAsia="Aptos" w:hAnsi="Times New Roman" w:cs="Times New Roman"/>
          <w:sz w:val="24"/>
          <w:szCs w:val="24"/>
        </w:rPr>
        <w:t xml:space="preserve">, </w:t>
      </w:r>
      <w:r w:rsidR="006770A9" w:rsidRPr="00A3036C">
        <w:rPr>
          <w:rFonts w:ascii="Times New Roman" w:eastAsia="Aptos" w:hAnsi="Times New Roman" w:cs="Times New Roman"/>
          <w:i/>
          <w:iCs/>
          <w:sz w:val="24"/>
          <w:szCs w:val="24"/>
        </w:rPr>
        <w:t>desperto</w:t>
      </w:r>
      <w:r w:rsidR="006770A9" w:rsidRPr="00A3036C">
        <w:rPr>
          <w:rFonts w:ascii="Times New Roman" w:eastAsia="Aptos" w:hAnsi="Times New Roman" w:cs="Times New Roman"/>
          <w:sz w:val="24"/>
          <w:szCs w:val="24"/>
        </w:rPr>
        <w:t>, encontrar no seu âmago o poder de ter e ser Deu</w:t>
      </w:r>
      <w:r w:rsidR="00240A91" w:rsidRPr="00A3036C">
        <w:rPr>
          <w:rFonts w:ascii="Times New Roman" w:eastAsia="Aptos" w:hAnsi="Times New Roman" w:cs="Times New Roman"/>
          <w:sz w:val="24"/>
          <w:szCs w:val="24"/>
        </w:rPr>
        <w:t xml:space="preserve">s ou ser </w:t>
      </w:r>
      <w:r w:rsidR="00587656" w:rsidRPr="00A3036C">
        <w:rPr>
          <w:rFonts w:ascii="Times New Roman" w:eastAsia="Aptos" w:hAnsi="Times New Roman" w:cs="Times New Roman"/>
          <w:sz w:val="24"/>
          <w:szCs w:val="24"/>
        </w:rPr>
        <w:t xml:space="preserve">parte de os </w:t>
      </w:r>
      <w:r w:rsidR="00587656" w:rsidRPr="00A3036C">
        <w:rPr>
          <w:rFonts w:ascii="Times New Roman" w:eastAsia="Aptos" w:hAnsi="Times New Roman" w:cs="Times New Roman"/>
          <w:b/>
          <w:bCs/>
        </w:rPr>
        <w:t>e</w:t>
      </w:r>
      <w:r w:rsidR="00587656" w:rsidRPr="00A3036C">
        <w:rPr>
          <w:rFonts w:ascii="Times New Roman" w:eastAsia="Aptos" w:hAnsi="Times New Roman" w:cs="Times New Roman"/>
          <w:b/>
          <w:bCs/>
          <w:color w:val="FF0000"/>
        </w:rPr>
        <w:t>X</w:t>
      </w:r>
      <w:r w:rsidR="00587656" w:rsidRPr="00A3036C">
        <w:rPr>
          <w:rFonts w:ascii="Times New Roman" w:eastAsia="Aptos" w:hAnsi="Times New Roman" w:cs="Times New Roman"/>
          <w:b/>
          <w:bCs/>
        </w:rPr>
        <w:t xml:space="preserve">ilados da </w:t>
      </w:r>
      <w:r w:rsidR="00587656" w:rsidRPr="00A3036C">
        <w:rPr>
          <w:rFonts w:ascii="Times New Roman" w:eastAsia="Aptos" w:hAnsi="Times New Roman" w:cs="Times New Roman"/>
          <w:b/>
          <w:bCs/>
          <w:color w:val="7030A0"/>
        </w:rPr>
        <w:t>T</w:t>
      </w:r>
      <w:r w:rsidR="00587656" w:rsidRPr="00A3036C">
        <w:rPr>
          <w:rFonts w:ascii="Times New Roman" w:eastAsia="Aptos" w:hAnsi="Times New Roman" w:cs="Times New Roman"/>
          <w:b/>
          <w:bCs/>
        </w:rPr>
        <w:t xml:space="preserve">erra </w:t>
      </w:r>
      <w:r w:rsidR="00587656" w:rsidRPr="00A3036C">
        <w:rPr>
          <w:rFonts w:ascii="Times New Roman" w:eastAsia="Aptos" w:hAnsi="Times New Roman" w:cs="Times New Roman"/>
          <w:b/>
          <w:bCs/>
          <w:sz w:val="24"/>
          <w:szCs w:val="24"/>
        </w:rPr>
        <w:t>─ passado pacto para o futuro</w:t>
      </w:r>
      <w:r w:rsidR="00587656" w:rsidRPr="00A3036C">
        <w:rPr>
          <w:rFonts w:ascii="Times New Roman" w:eastAsia="Aptos" w:hAnsi="Times New Roman" w:cs="Times New Roman"/>
          <w:sz w:val="24"/>
          <w:szCs w:val="24"/>
        </w:rPr>
        <w:t>.</w:t>
      </w:r>
      <w:r w:rsidR="00B2114D" w:rsidRPr="00A3036C">
        <w:rPr>
          <w:rFonts w:ascii="Times New Roman" w:eastAsia="Aptos" w:hAnsi="Times New Roman" w:cs="Times New Roman"/>
          <w:sz w:val="24"/>
          <w:szCs w:val="24"/>
        </w:rPr>
        <w:t xml:space="preserve"> </w:t>
      </w:r>
      <w:r w:rsidR="009E37E1" w:rsidRPr="00A3036C">
        <w:rPr>
          <w:rFonts w:ascii="Times New Roman" w:eastAsia="Aptos" w:hAnsi="Times New Roman" w:cs="Times New Roman"/>
          <w:sz w:val="24"/>
          <w:szCs w:val="24"/>
        </w:rPr>
        <w:t>▬ finda.</w:t>
      </w:r>
    </w:p>
    <w:p w14:paraId="0BEC26E6" w14:textId="004B0EDE" w:rsidR="00D042EA" w:rsidRPr="00A3036C" w:rsidRDefault="00835C87" w:rsidP="0024100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Guerreiros Dimensionai</w:t>
      </w:r>
      <w:r w:rsidR="00D042EA" w:rsidRPr="00A3036C">
        <w:rPr>
          <w:rFonts w:ascii="Times New Roman" w:eastAsia="Aptos" w:hAnsi="Times New Roman" w:cs="Times New Roman"/>
          <w:sz w:val="24"/>
          <w:szCs w:val="24"/>
        </w:rPr>
        <w:t>s continuam em vigília recepcionando e compartilhando a energia do casal d</w:t>
      </w:r>
      <w:r w:rsidR="005A42D9" w:rsidRPr="00A3036C">
        <w:rPr>
          <w:rFonts w:ascii="Times New Roman" w:eastAsia="Aptos" w:hAnsi="Times New Roman" w:cs="Times New Roman"/>
          <w:sz w:val="24"/>
          <w:szCs w:val="24"/>
        </w:rPr>
        <w:t>a</w:t>
      </w:r>
      <w:r w:rsidR="00D042EA" w:rsidRPr="00A3036C">
        <w:rPr>
          <w:rFonts w:ascii="Times New Roman" w:eastAsia="Aptos" w:hAnsi="Times New Roman" w:cs="Times New Roman"/>
          <w:sz w:val="24"/>
          <w:szCs w:val="24"/>
        </w:rPr>
        <w:t xml:space="preserve"> criação</w:t>
      </w:r>
      <w:r w:rsidR="00746EF3" w:rsidRPr="00A3036C">
        <w:rPr>
          <w:rFonts w:ascii="Times New Roman" w:eastAsia="Aptos" w:hAnsi="Times New Roman" w:cs="Times New Roman"/>
          <w:sz w:val="24"/>
          <w:szCs w:val="24"/>
        </w:rPr>
        <w:t xml:space="preserve"> </w:t>
      </w:r>
      <w:r w:rsidR="005A42D9" w:rsidRPr="00A3036C">
        <w:rPr>
          <w:rFonts w:ascii="Times New Roman" w:eastAsia="Aptos" w:hAnsi="Times New Roman" w:cs="Times New Roman"/>
          <w:sz w:val="24"/>
          <w:szCs w:val="24"/>
        </w:rPr>
        <w:t xml:space="preserve">do </w:t>
      </w:r>
      <w:r w:rsidR="00746EF3" w:rsidRPr="00A3036C">
        <w:rPr>
          <w:rFonts w:ascii="Times New Roman" w:eastAsia="Aptos" w:hAnsi="Times New Roman" w:cs="Times New Roman"/>
          <w:sz w:val="24"/>
          <w:szCs w:val="24"/>
        </w:rPr>
        <w:t>univers</w:t>
      </w:r>
      <w:r w:rsidR="005A42D9" w:rsidRPr="00A3036C">
        <w:rPr>
          <w:rFonts w:ascii="Times New Roman" w:eastAsia="Aptos" w:hAnsi="Times New Roman" w:cs="Times New Roman"/>
          <w:sz w:val="24"/>
          <w:szCs w:val="24"/>
        </w:rPr>
        <w:t>o</w:t>
      </w:r>
      <w:r w:rsidR="00D042EA" w:rsidRPr="00A3036C">
        <w:rPr>
          <w:rFonts w:ascii="Times New Roman" w:eastAsia="Aptos" w:hAnsi="Times New Roman" w:cs="Times New Roman"/>
          <w:sz w:val="24"/>
          <w:szCs w:val="24"/>
        </w:rPr>
        <w:t>, representante do SEU</w:t>
      </w:r>
      <w:r w:rsidR="008B439D" w:rsidRPr="00A3036C">
        <w:rPr>
          <w:rFonts w:ascii="Times New Roman" w:eastAsia="Aptos" w:hAnsi="Times New Roman" w:cs="Times New Roman"/>
          <w:sz w:val="24"/>
          <w:szCs w:val="24"/>
        </w:rPr>
        <w:t xml:space="preserve"> — Soberana Energia Universal. O</w:t>
      </w:r>
      <w:r w:rsidR="00035EB4" w:rsidRPr="00A3036C">
        <w:rPr>
          <w:rFonts w:ascii="Times New Roman" w:eastAsia="Aptos" w:hAnsi="Times New Roman" w:cs="Times New Roman"/>
          <w:sz w:val="24"/>
          <w:szCs w:val="24"/>
        </w:rPr>
        <w:t>ndas eletromagnéticas</w:t>
      </w:r>
      <w:r w:rsidR="00EA0F32" w:rsidRPr="00A3036C">
        <w:rPr>
          <w:rFonts w:ascii="Times New Roman" w:eastAsia="Aptos" w:hAnsi="Times New Roman" w:cs="Times New Roman"/>
          <w:sz w:val="24"/>
          <w:szCs w:val="24"/>
        </w:rPr>
        <w:t>, lilá</w:t>
      </w:r>
      <w:r w:rsidR="002A0A9F" w:rsidRPr="00A3036C">
        <w:rPr>
          <w:rFonts w:ascii="Times New Roman" w:eastAsia="Aptos" w:hAnsi="Times New Roman" w:cs="Times New Roman"/>
          <w:sz w:val="24"/>
          <w:szCs w:val="24"/>
        </w:rPr>
        <w:t>s, feminino, Fértilles</w:t>
      </w:r>
      <w:r w:rsidR="005A42D9" w:rsidRPr="00A3036C">
        <w:rPr>
          <w:rFonts w:ascii="Times New Roman" w:eastAsia="Aptos" w:hAnsi="Times New Roman" w:cs="Times New Roman"/>
          <w:sz w:val="24"/>
          <w:szCs w:val="24"/>
        </w:rPr>
        <w:t>,</w:t>
      </w:r>
      <w:r w:rsidR="00035EB4" w:rsidRPr="00A3036C">
        <w:rPr>
          <w:rFonts w:ascii="Times New Roman" w:eastAsia="Aptos" w:hAnsi="Times New Roman" w:cs="Times New Roman"/>
          <w:sz w:val="24"/>
          <w:szCs w:val="24"/>
        </w:rPr>
        <w:t xml:space="preserve"> </w:t>
      </w:r>
      <w:r w:rsidR="009B1006" w:rsidRPr="00A3036C">
        <w:rPr>
          <w:rFonts w:ascii="Times New Roman" w:eastAsia="Aptos" w:hAnsi="Times New Roman" w:cs="Times New Roman"/>
          <w:sz w:val="24"/>
          <w:szCs w:val="24"/>
        </w:rPr>
        <w:t xml:space="preserve">e </w:t>
      </w:r>
      <w:r w:rsidR="00035EB4" w:rsidRPr="00A3036C">
        <w:rPr>
          <w:rFonts w:ascii="Times New Roman" w:eastAsia="Aptos" w:hAnsi="Times New Roman" w:cs="Times New Roman"/>
          <w:sz w:val="24"/>
          <w:szCs w:val="24"/>
        </w:rPr>
        <w:t>violeta</w:t>
      </w:r>
      <w:r w:rsidR="009B1006" w:rsidRPr="00A3036C">
        <w:rPr>
          <w:rFonts w:ascii="Times New Roman" w:eastAsia="Aptos" w:hAnsi="Times New Roman" w:cs="Times New Roman"/>
          <w:sz w:val="24"/>
          <w:szCs w:val="24"/>
        </w:rPr>
        <w:t>, masculino, Germano</w:t>
      </w:r>
      <w:r w:rsidR="005A42D9" w:rsidRPr="00A3036C">
        <w:rPr>
          <w:rFonts w:ascii="Times New Roman" w:eastAsia="Aptos" w:hAnsi="Times New Roman" w:cs="Times New Roman"/>
          <w:sz w:val="24"/>
          <w:szCs w:val="24"/>
        </w:rPr>
        <w:t>,</w:t>
      </w:r>
      <w:r w:rsidR="009B1006" w:rsidRPr="00A3036C">
        <w:rPr>
          <w:rFonts w:ascii="Times New Roman" w:eastAsia="Aptos" w:hAnsi="Times New Roman" w:cs="Times New Roman"/>
          <w:sz w:val="24"/>
          <w:szCs w:val="24"/>
        </w:rPr>
        <w:t xml:space="preserve"> </w:t>
      </w:r>
      <w:r w:rsidR="00A26783" w:rsidRPr="00A3036C">
        <w:rPr>
          <w:rFonts w:ascii="Times New Roman" w:eastAsia="Aptos" w:hAnsi="Times New Roman" w:cs="Times New Roman"/>
          <w:sz w:val="24"/>
          <w:szCs w:val="24"/>
        </w:rPr>
        <w:t xml:space="preserve">são </w:t>
      </w:r>
      <w:r w:rsidR="003F06FD" w:rsidRPr="00A3036C">
        <w:rPr>
          <w:rFonts w:ascii="Times New Roman" w:eastAsia="Aptos" w:hAnsi="Times New Roman" w:cs="Times New Roman"/>
          <w:sz w:val="24"/>
          <w:szCs w:val="24"/>
        </w:rPr>
        <w:t xml:space="preserve">captadas e </w:t>
      </w:r>
      <w:r w:rsidR="002A0A9F" w:rsidRPr="00A3036C">
        <w:rPr>
          <w:rFonts w:ascii="Times New Roman" w:eastAsia="Aptos" w:hAnsi="Times New Roman" w:cs="Times New Roman"/>
          <w:sz w:val="24"/>
          <w:szCs w:val="24"/>
        </w:rPr>
        <w:t>emitida</w:t>
      </w:r>
      <w:r w:rsidR="003F06FD" w:rsidRPr="00A3036C">
        <w:rPr>
          <w:rFonts w:ascii="Times New Roman" w:eastAsia="Aptos" w:hAnsi="Times New Roman" w:cs="Times New Roman"/>
          <w:sz w:val="24"/>
          <w:szCs w:val="24"/>
        </w:rPr>
        <w:t xml:space="preserve">s da Fonte de Criação Universal </w:t>
      </w:r>
      <w:r w:rsidR="009951AD" w:rsidRPr="00A3036C">
        <w:rPr>
          <w:rFonts w:ascii="Times New Roman" w:eastAsia="Aptos" w:hAnsi="Times New Roman" w:cs="Times New Roman"/>
          <w:sz w:val="24"/>
          <w:szCs w:val="24"/>
        </w:rPr>
        <w:t>para</w:t>
      </w:r>
      <w:r w:rsidR="003F06FD" w:rsidRPr="00A3036C">
        <w:rPr>
          <w:rFonts w:ascii="Times New Roman" w:eastAsia="Aptos" w:hAnsi="Times New Roman" w:cs="Times New Roman"/>
          <w:sz w:val="24"/>
          <w:szCs w:val="24"/>
        </w:rPr>
        <w:t xml:space="preserve"> todos os terr</w:t>
      </w:r>
      <w:r w:rsidR="00A85B70" w:rsidRPr="00A3036C">
        <w:rPr>
          <w:rFonts w:ascii="Times New Roman" w:eastAsia="Aptos" w:hAnsi="Times New Roman" w:cs="Times New Roman"/>
          <w:sz w:val="24"/>
          <w:szCs w:val="24"/>
        </w:rPr>
        <w:t>ícolas sensibilizados</w:t>
      </w:r>
      <w:r w:rsidR="00357B79" w:rsidRPr="00A3036C">
        <w:rPr>
          <w:rFonts w:ascii="Times New Roman" w:eastAsia="Aptos" w:hAnsi="Times New Roman" w:cs="Times New Roman"/>
          <w:sz w:val="24"/>
          <w:szCs w:val="24"/>
        </w:rPr>
        <w:t xml:space="preserve"> e, </w:t>
      </w:r>
      <w:r w:rsidR="00357B79" w:rsidRPr="00A3036C">
        <w:rPr>
          <w:rFonts w:ascii="Times New Roman" w:eastAsia="Aptos" w:hAnsi="Times New Roman" w:cs="Times New Roman"/>
          <w:i/>
          <w:iCs/>
          <w:sz w:val="24"/>
          <w:szCs w:val="24"/>
        </w:rPr>
        <w:t>despertos</w:t>
      </w:r>
      <w:r w:rsidR="00357B79" w:rsidRPr="00A3036C">
        <w:rPr>
          <w:rFonts w:ascii="Times New Roman" w:eastAsia="Aptos" w:hAnsi="Times New Roman" w:cs="Times New Roman"/>
          <w:sz w:val="24"/>
          <w:szCs w:val="24"/>
        </w:rPr>
        <w:t>,</w:t>
      </w:r>
      <w:r w:rsidR="008A6FF9" w:rsidRPr="00A3036C">
        <w:rPr>
          <w:rFonts w:ascii="Times New Roman" w:eastAsia="Aptos" w:hAnsi="Times New Roman" w:cs="Times New Roman"/>
          <w:sz w:val="24"/>
          <w:szCs w:val="24"/>
        </w:rPr>
        <w:t xml:space="preserve"> para</w:t>
      </w:r>
      <w:r w:rsidR="00A85B70" w:rsidRPr="00A3036C">
        <w:rPr>
          <w:rFonts w:ascii="Times New Roman" w:eastAsia="Aptos" w:hAnsi="Times New Roman" w:cs="Times New Roman"/>
          <w:sz w:val="24"/>
          <w:szCs w:val="24"/>
        </w:rPr>
        <w:t xml:space="preserve"> as recebere</w:t>
      </w:r>
      <w:r w:rsidR="00C30326" w:rsidRPr="00A3036C">
        <w:rPr>
          <w:rFonts w:ascii="Times New Roman" w:eastAsia="Aptos" w:hAnsi="Times New Roman" w:cs="Times New Roman"/>
          <w:sz w:val="24"/>
          <w:szCs w:val="24"/>
        </w:rPr>
        <w:t>m</w:t>
      </w:r>
      <w:r w:rsidR="00A66A07" w:rsidRPr="00A3036C">
        <w:rPr>
          <w:rFonts w:ascii="Times New Roman" w:eastAsia="Aptos" w:hAnsi="Times New Roman" w:cs="Times New Roman"/>
          <w:sz w:val="24"/>
          <w:szCs w:val="24"/>
        </w:rPr>
        <w:t xml:space="preserve"> com seus corações abertos</w:t>
      </w:r>
      <w:r w:rsidR="00016900" w:rsidRPr="00A3036C">
        <w:rPr>
          <w:rFonts w:ascii="Times New Roman" w:eastAsia="Aptos" w:hAnsi="Times New Roman" w:cs="Times New Roman"/>
          <w:sz w:val="24"/>
          <w:szCs w:val="24"/>
        </w:rPr>
        <w:t>.</w:t>
      </w:r>
    </w:p>
    <w:p w14:paraId="4D5AB960" w14:textId="24226FE7" w:rsidR="009E37E1" w:rsidRPr="00A3036C" w:rsidRDefault="009E37E1" w:rsidP="0024100A">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A redoma protetora do verdadeiro Jesus Cristo, preferindo </w:t>
      </w:r>
      <w:r w:rsidRPr="00A3036C">
        <w:rPr>
          <w:rFonts w:ascii="Times New Roman" w:eastAsia="Aptos" w:hAnsi="Times New Roman" w:cs="Times New Roman"/>
          <w:b/>
          <w:bCs/>
          <w:sz w:val="24"/>
          <w:szCs w:val="24"/>
        </w:rPr>
        <w:t>Yeshua</w:t>
      </w:r>
      <w:r w:rsidR="00AE138D" w:rsidRPr="00A3036C">
        <w:rPr>
          <w:rFonts w:ascii="Times New Roman" w:eastAsia="Aptos" w:hAnsi="Times New Roman" w:cs="Times New Roman"/>
          <w:sz w:val="24"/>
          <w:szCs w:val="24"/>
        </w:rPr>
        <w:t xml:space="preserve"> ou quaisquer outros nomes,</w:t>
      </w:r>
      <w:r w:rsidR="008E0072" w:rsidRPr="00A3036C">
        <w:rPr>
          <w:rFonts w:ascii="Times New Roman" w:eastAsia="Aptos" w:hAnsi="Times New Roman" w:cs="Times New Roman"/>
          <w:sz w:val="24"/>
          <w:szCs w:val="24"/>
        </w:rPr>
        <w:t xml:space="preserve"> projetada </w:t>
      </w:r>
      <w:r w:rsidR="00FE6ACD" w:rsidRPr="00A3036C">
        <w:rPr>
          <w:rFonts w:ascii="Times New Roman" w:eastAsia="Aptos" w:hAnsi="Times New Roman" w:cs="Times New Roman"/>
          <w:sz w:val="24"/>
          <w:szCs w:val="24"/>
        </w:rPr>
        <w:t>no infinito universal desaparece do olhar humano.</w:t>
      </w:r>
    </w:p>
    <w:p w14:paraId="7BCDA14D" w14:textId="77777777" w:rsidR="00072182" w:rsidRPr="00A3036C" w:rsidRDefault="0024100A" w:rsidP="008506E4">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Sistema Terra sente-se vitorioso,</w:t>
      </w:r>
      <w:r w:rsidR="004444AA" w:rsidRPr="00A3036C">
        <w:rPr>
          <w:rFonts w:ascii="Times New Roman" w:eastAsia="Aptos" w:hAnsi="Times New Roman" w:cs="Times New Roman"/>
          <w:sz w:val="24"/>
          <w:szCs w:val="24"/>
        </w:rPr>
        <w:t xml:space="preserve"> e alimenta</w:t>
      </w:r>
      <w:r w:rsidRPr="00A3036C">
        <w:rPr>
          <w:rFonts w:ascii="Times New Roman" w:eastAsia="Aptos" w:hAnsi="Times New Roman" w:cs="Times New Roman"/>
          <w:sz w:val="24"/>
          <w:szCs w:val="24"/>
        </w:rPr>
        <w:t xml:space="preserve"> a </w:t>
      </w:r>
      <w:r w:rsidR="004444AA" w:rsidRPr="00A3036C">
        <w:rPr>
          <w:rFonts w:ascii="Times New Roman" w:eastAsia="Aptos" w:hAnsi="Times New Roman" w:cs="Times New Roman"/>
          <w:sz w:val="24"/>
          <w:szCs w:val="24"/>
        </w:rPr>
        <w:t>rejeição da maioria terráque</w:t>
      </w:r>
      <w:r w:rsidR="00E808CF" w:rsidRPr="00A3036C">
        <w:rPr>
          <w:rFonts w:ascii="Times New Roman" w:eastAsia="Aptos" w:hAnsi="Times New Roman" w:cs="Times New Roman"/>
          <w:sz w:val="24"/>
          <w:szCs w:val="24"/>
        </w:rPr>
        <w:t>a com ações espetaculosa</w:t>
      </w:r>
      <w:r w:rsidR="000E453D" w:rsidRPr="00A3036C">
        <w:rPr>
          <w:rFonts w:ascii="Times New Roman" w:eastAsia="Aptos" w:hAnsi="Times New Roman" w:cs="Times New Roman"/>
          <w:sz w:val="24"/>
          <w:szCs w:val="24"/>
        </w:rPr>
        <w:t>s vendidas como protetoras do planeta Terra para reafirmarem a ameaça de uma invasão alienígena.</w:t>
      </w:r>
      <w:r w:rsidR="00770FC4" w:rsidRPr="00A3036C">
        <w:rPr>
          <w:rFonts w:ascii="Times New Roman" w:eastAsia="Aptos" w:hAnsi="Times New Roman" w:cs="Times New Roman"/>
          <w:sz w:val="24"/>
          <w:szCs w:val="24"/>
        </w:rPr>
        <w:t xml:space="preserve"> Prontidão sistêmica deixa a população </w:t>
      </w:r>
      <w:r w:rsidR="009B7F15" w:rsidRPr="00A3036C">
        <w:rPr>
          <w:rFonts w:ascii="Times New Roman" w:eastAsia="Aptos" w:hAnsi="Times New Roman" w:cs="Times New Roman"/>
          <w:sz w:val="24"/>
          <w:szCs w:val="24"/>
        </w:rPr>
        <w:t xml:space="preserve">amedrontada, mas, ao mesmo </w:t>
      </w:r>
      <w:r w:rsidR="009B7F15" w:rsidRPr="00A3036C">
        <w:rPr>
          <w:rFonts w:ascii="Times New Roman" w:eastAsia="Aptos" w:hAnsi="Times New Roman" w:cs="Times New Roman"/>
          <w:sz w:val="24"/>
          <w:szCs w:val="24"/>
        </w:rPr>
        <w:lastRenderedPageBreak/>
        <w:t>tempo, sentindo-se segur</w:t>
      </w:r>
      <w:r w:rsidR="002C1365" w:rsidRPr="00A3036C">
        <w:rPr>
          <w:rFonts w:ascii="Times New Roman" w:eastAsia="Aptos" w:hAnsi="Times New Roman" w:cs="Times New Roman"/>
          <w:sz w:val="24"/>
          <w:szCs w:val="24"/>
        </w:rPr>
        <w:t>a com a presença</w:t>
      </w:r>
      <w:r w:rsidR="00E017EF" w:rsidRPr="00A3036C">
        <w:rPr>
          <w:rFonts w:ascii="Times New Roman" w:eastAsia="Aptos" w:hAnsi="Times New Roman" w:cs="Times New Roman"/>
          <w:sz w:val="24"/>
          <w:szCs w:val="24"/>
        </w:rPr>
        <w:t xml:space="preserve"> de todos os </w:t>
      </w:r>
      <w:r w:rsidR="00D84AA4" w:rsidRPr="00A3036C">
        <w:rPr>
          <w:rFonts w:ascii="Times New Roman" w:eastAsia="Aptos" w:hAnsi="Times New Roman" w:cs="Times New Roman"/>
          <w:sz w:val="24"/>
          <w:szCs w:val="24"/>
        </w:rPr>
        <w:t>órgãos de seguranç</w:t>
      </w:r>
      <w:r w:rsidR="00B9335A" w:rsidRPr="00A3036C">
        <w:rPr>
          <w:rFonts w:ascii="Times New Roman" w:eastAsia="Aptos" w:hAnsi="Times New Roman" w:cs="Times New Roman"/>
          <w:sz w:val="24"/>
          <w:szCs w:val="24"/>
        </w:rPr>
        <w:t xml:space="preserve">a dos </w:t>
      </w:r>
      <w:r w:rsidR="00E017EF" w:rsidRPr="00A3036C">
        <w:rPr>
          <w:rFonts w:ascii="Times New Roman" w:eastAsia="Aptos" w:hAnsi="Times New Roman" w:cs="Times New Roman"/>
          <w:sz w:val="24"/>
          <w:szCs w:val="24"/>
        </w:rPr>
        <w:t xml:space="preserve">Estados formadores do </w:t>
      </w:r>
      <w:r w:rsidR="00E017EF" w:rsidRPr="00A3036C">
        <w:rPr>
          <w:rFonts w:ascii="Times New Roman" w:eastAsia="Aptos" w:hAnsi="Times New Roman" w:cs="Times New Roman"/>
          <w:i/>
          <w:iCs/>
          <w:sz w:val="24"/>
          <w:szCs w:val="24"/>
        </w:rPr>
        <w:t>novo mundo</w:t>
      </w:r>
      <w:r w:rsidR="00D84AA4" w:rsidRPr="00A3036C">
        <w:rPr>
          <w:rFonts w:ascii="Times New Roman" w:eastAsia="Aptos" w:hAnsi="Times New Roman" w:cs="Times New Roman"/>
          <w:sz w:val="24"/>
          <w:szCs w:val="24"/>
        </w:rPr>
        <w:t>.</w:t>
      </w:r>
      <w:r w:rsidR="00D73FAB" w:rsidRPr="00A3036C">
        <w:rPr>
          <w:rFonts w:ascii="Times New Roman" w:eastAsia="Aptos" w:hAnsi="Times New Roman" w:cs="Times New Roman"/>
          <w:sz w:val="24"/>
          <w:szCs w:val="24"/>
        </w:rPr>
        <w:t xml:space="preserve"> </w:t>
      </w:r>
    </w:p>
    <w:p w14:paraId="4C879EA8" w14:textId="0CF1E738" w:rsidR="004A30BD" w:rsidRPr="00A3036C" w:rsidRDefault="00C740F0" w:rsidP="008506E4">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Povo s</w:t>
      </w:r>
      <w:r w:rsidR="00D73FAB" w:rsidRPr="00A3036C">
        <w:rPr>
          <w:rFonts w:ascii="Times New Roman" w:eastAsia="Aptos" w:hAnsi="Times New Roman" w:cs="Times New Roman"/>
          <w:sz w:val="24"/>
          <w:szCs w:val="24"/>
        </w:rPr>
        <w:t xml:space="preserve">egue praticando, indiscriminadamente, </w:t>
      </w:r>
      <w:r w:rsidR="00160C19" w:rsidRPr="00A3036C">
        <w:rPr>
          <w:rFonts w:ascii="Times New Roman" w:eastAsia="Aptos" w:hAnsi="Times New Roman" w:cs="Times New Roman"/>
          <w:i/>
          <w:iCs/>
          <w:sz w:val="24"/>
          <w:szCs w:val="24"/>
        </w:rPr>
        <w:t>a tríade da maldade humana</w:t>
      </w:r>
      <w:r w:rsidR="00160C19" w:rsidRPr="00A3036C">
        <w:rPr>
          <w:rFonts w:ascii="Times New Roman" w:eastAsia="Aptos" w:hAnsi="Times New Roman" w:cs="Times New Roman"/>
          <w:sz w:val="24"/>
          <w:szCs w:val="24"/>
        </w:rPr>
        <w:t xml:space="preserve">: </w:t>
      </w:r>
      <w:r w:rsidR="00160C19" w:rsidRPr="00A3036C">
        <w:rPr>
          <w:rFonts w:ascii="Times New Roman" w:eastAsia="Aptos" w:hAnsi="Times New Roman" w:cs="Times New Roman"/>
          <w:i/>
          <w:iCs/>
          <w:sz w:val="24"/>
          <w:szCs w:val="24"/>
        </w:rPr>
        <w:t>ego</w:t>
      </w:r>
      <w:r w:rsidR="00160C19" w:rsidRPr="00A3036C">
        <w:rPr>
          <w:rFonts w:ascii="Times New Roman" w:eastAsia="Aptos" w:hAnsi="Times New Roman" w:cs="Times New Roman"/>
          <w:sz w:val="24"/>
          <w:szCs w:val="24"/>
        </w:rPr>
        <w:t xml:space="preserve">, </w:t>
      </w:r>
      <w:r w:rsidR="00160C19" w:rsidRPr="00A3036C">
        <w:rPr>
          <w:rFonts w:ascii="Times New Roman" w:eastAsia="Aptos" w:hAnsi="Times New Roman" w:cs="Times New Roman"/>
          <w:i/>
          <w:iCs/>
          <w:sz w:val="24"/>
          <w:szCs w:val="24"/>
        </w:rPr>
        <w:t>ganância e</w:t>
      </w:r>
      <w:r w:rsidR="00160C19" w:rsidRPr="00A3036C">
        <w:rPr>
          <w:rFonts w:ascii="Times New Roman" w:eastAsia="Aptos" w:hAnsi="Times New Roman" w:cs="Times New Roman"/>
          <w:sz w:val="24"/>
          <w:szCs w:val="24"/>
        </w:rPr>
        <w:t xml:space="preserve"> </w:t>
      </w:r>
      <w:r w:rsidR="00160C19" w:rsidRPr="00A3036C">
        <w:rPr>
          <w:rFonts w:ascii="Times New Roman" w:eastAsia="Aptos" w:hAnsi="Times New Roman" w:cs="Times New Roman"/>
          <w:i/>
          <w:iCs/>
          <w:sz w:val="24"/>
          <w:szCs w:val="24"/>
        </w:rPr>
        <w:t>medo</w:t>
      </w:r>
      <w:r w:rsidR="00160C19" w:rsidRPr="00A3036C">
        <w:rPr>
          <w:rFonts w:ascii="Times New Roman" w:eastAsia="Aptos" w:hAnsi="Times New Roman" w:cs="Times New Roman"/>
          <w:sz w:val="24"/>
          <w:szCs w:val="24"/>
        </w:rPr>
        <w:t xml:space="preserve"> sustentáculo primordial para</w:t>
      </w:r>
      <w:r w:rsidR="00164E91" w:rsidRPr="00A3036C">
        <w:rPr>
          <w:rFonts w:ascii="Times New Roman" w:eastAsia="Aptos" w:hAnsi="Times New Roman" w:cs="Times New Roman"/>
          <w:sz w:val="24"/>
          <w:szCs w:val="24"/>
        </w:rPr>
        <w:t xml:space="preserve"> os </w:t>
      </w:r>
      <w:r w:rsidR="00164E91" w:rsidRPr="00A3036C">
        <w:rPr>
          <w:rFonts w:ascii="Times New Roman" w:eastAsia="Aptos" w:hAnsi="Times New Roman" w:cs="Times New Roman"/>
          <w:i/>
          <w:iCs/>
          <w:sz w:val="24"/>
          <w:szCs w:val="24"/>
        </w:rPr>
        <w:t>pilares sistêmicos</w:t>
      </w:r>
      <w:r w:rsidR="005548B3" w:rsidRPr="00A3036C">
        <w:rPr>
          <w:rFonts w:ascii="Times New Roman" w:eastAsia="Aptos" w:hAnsi="Times New Roman" w:cs="Times New Roman"/>
          <w:i/>
          <w:iCs/>
          <w:sz w:val="24"/>
          <w:szCs w:val="24"/>
        </w:rPr>
        <w:t>: governo, religião, mídia e educação</w:t>
      </w:r>
      <w:r w:rsidR="0003591F" w:rsidRPr="00A3036C">
        <w:rPr>
          <w:rFonts w:ascii="Times New Roman" w:eastAsia="Aptos" w:hAnsi="Times New Roman" w:cs="Times New Roman"/>
          <w:sz w:val="24"/>
          <w:szCs w:val="24"/>
        </w:rPr>
        <w:t xml:space="preserve">, </w:t>
      </w:r>
      <w:r w:rsidR="0003591F" w:rsidRPr="00A3036C">
        <w:rPr>
          <w:rFonts w:ascii="Times New Roman" w:eastAsia="Aptos" w:hAnsi="Times New Roman" w:cs="Times New Roman"/>
          <w:i/>
          <w:iCs/>
          <w:sz w:val="24"/>
          <w:szCs w:val="24"/>
        </w:rPr>
        <w:t xml:space="preserve">marionetes </w:t>
      </w:r>
      <w:r w:rsidR="0003591F" w:rsidRPr="00A3036C">
        <w:rPr>
          <w:rFonts w:ascii="Times New Roman" w:eastAsia="Aptos" w:hAnsi="Times New Roman" w:cs="Times New Roman"/>
          <w:sz w:val="24"/>
          <w:szCs w:val="24"/>
        </w:rPr>
        <w:t>do Sistema Terra.</w:t>
      </w:r>
      <w:r w:rsidR="008506E4" w:rsidRPr="00A3036C">
        <w:rPr>
          <w:rFonts w:ascii="Times New Roman" w:eastAsia="Aptos" w:hAnsi="Times New Roman" w:cs="Times New Roman"/>
          <w:sz w:val="24"/>
          <w:szCs w:val="24"/>
        </w:rPr>
        <w:t xml:space="preserve"> </w:t>
      </w:r>
      <w:r w:rsidR="006E68A8" w:rsidRPr="00A3036C">
        <w:rPr>
          <w:rFonts w:ascii="Times New Roman" w:eastAsia="Aptos" w:hAnsi="Times New Roman" w:cs="Times New Roman"/>
          <w:sz w:val="24"/>
          <w:szCs w:val="24"/>
        </w:rPr>
        <w:t>População</w:t>
      </w:r>
      <w:r w:rsidR="00D26C87" w:rsidRPr="00A3036C">
        <w:rPr>
          <w:rFonts w:ascii="Times New Roman" w:eastAsia="Aptos" w:hAnsi="Times New Roman" w:cs="Times New Roman"/>
          <w:sz w:val="24"/>
          <w:szCs w:val="24"/>
        </w:rPr>
        <w:t xml:space="preserve"> terrestre na sua maioria está compactuada com </w:t>
      </w:r>
      <w:r w:rsidR="00366451" w:rsidRPr="00A3036C">
        <w:rPr>
          <w:rFonts w:ascii="Times New Roman" w:eastAsia="Aptos" w:hAnsi="Times New Roman" w:cs="Times New Roman"/>
          <w:i/>
          <w:iCs/>
          <w:sz w:val="24"/>
          <w:szCs w:val="24"/>
        </w:rPr>
        <w:t xml:space="preserve">as paixões materiais </w:t>
      </w:r>
      <w:r w:rsidR="002C3FBA" w:rsidRPr="00A3036C">
        <w:rPr>
          <w:rFonts w:ascii="Times New Roman" w:eastAsia="Aptos" w:hAnsi="Times New Roman" w:cs="Times New Roman"/>
          <w:sz w:val="24"/>
          <w:szCs w:val="24"/>
        </w:rPr>
        <w:t>e ignora, obcecada</w:t>
      </w:r>
      <w:r w:rsidR="00243D3D" w:rsidRPr="00A3036C">
        <w:rPr>
          <w:rFonts w:ascii="Times New Roman" w:eastAsia="Aptos" w:hAnsi="Times New Roman" w:cs="Times New Roman"/>
          <w:sz w:val="24"/>
          <w:szCs w:val="24"/>
        </w:rPr>
        <w:t xml:space="preserve"> pela prosperidade </w:t>
      </w:r>
      <w:r w:rsidRPr="00A3036C">
        <w:rPr>
          <w:rFonts w:ascii="Times New Roman" w:eastAsia="Aptos" w:hAnsi="Times New Roman" w:cs="Times New Roman"/>
          <w:sz w:val="24"/>
          <w:szCs w:val="24"/>
        </w:rPr>
        <w:t>financeira</w:t>
      </w:r>
      <w:r w:rsidR="00983761" w:rsidRPr="00A3036C">
        <w:rPr>
          <w:rFonts w:ascii="Times New Roman" w:eastAsia="Aptos" w:hAnsi="Times New Roman" w:cs="Times New Roman"/>
          <w:sz w:val="24"/>
          <w:szCs w:val="24"/>
        </w:rPr>
        <w:t>, todas as energias violeta e lilás circundante</w:t>
      </w:r>
      <w:r w:rsidR="000E2231" w:rsidRPr="00A3036C">
        <w:rPr>
          <w:rFonts w:ascii="Times New Roman" w:eastAsia="Aptos" w:hAnsi="Times New Roman" w:cs="Times New Roman"/>
          <w:sz w:val="24"/>
          <w:szCs w:val="24"/>
        </w:rPr>
        <w:t>s na sua consciência</w:t>
      </w:r>
      <w:r w:rsidR="002566FA" w:rsidRPr="00A3036C">
        <w:rPr>
          <w:rFonts w:ascii="Times New Roman" w:eastAsia="Aptos" w:hAnsi="Times New Roman" w:cs="Times New Roman"/>
          <w:sz w:val="24"/>
          <w:szCs w:val="24"/>
        </w:rPr>
        <w:t>.</w:t>
      </w:r>
      <w:r w:rsidR="00F96158" w:rsidRPr="00A3036C">
        <w:rPr>
          <w:rFonts w:ascii="Times New Roman" w:eastAsia="Aptos" w:hAnsi="Times New Roman" w:cs="Times New Roman"/>
          <w:sz w:val="24"/>
          <w:szCs w:val="24"/>
        </w:rPr>
        <w:t xml:space="preserve"> </w:t>
      </w:r>
      <w:r w:rsidR="0095203E" w:rsidRPr="00A3036C">
        <w:rPr>
          <w:rFonts w:ascii="Times New Roman" w:eastAsia="Aptos" w:hAnsi="Times New Roman" w:cs="Times New Roman"/>
          <w:sz w:val="24"/>
          <w:szCs w:val="24"/>
        </w:rPr>
        <w:t>Progressão do mal exercíci</w:t>
      </w:r>
      <w:r w:rsidR="003E7FBD" w:rsidRPr="00A3036C">
        <w:rPr>
          <w:rFonts w:ascii="Times New Roman" w:eastAsia="Aptos" w:hAnsi="Times New Roman" w:cs="Times New Roman"/>
          <w:sz w:val="24"/>
          <w:szCs w:val="24"/>
        </w:rPr>
        <w:t>o do livre arbítrio humano está sentenciando</w:t>
      </w:r>
      <w:r w:rsidR="00615F21" w:rsidRPr="00A3036C">
        <w:rPr>
          <w:rFonts w:ascii="Times New Roman" w:eastAsia="Aptos" w:hAnsi="Times New Roman" w:cs="Times New Roman"/>
          <w:sz w:val="24"/>
          <w:szCs w:val="24"/>
        </w:rPr>
        <w:t xml:space="preserve"> a maior parte da humanidade</w:t>
      </w:r>
      <w:r w:rsidR="00286031" w:rsidRPr="00A3036C">
        <w:rPr>
          <w:rFonts w:ascii="Times New Roman" w:eastAsia="Aptos" w:hAnsi="Times New Roman" w:cs="Times New Roman"/>
          <w:sz w:val="24"/>
          <w:szCs w:val="24"/>
        </w:rPr>
        <w:t>, mediante o nível do desequilíbrio de sua intelig</w:t>
      </w:r>
      <w:r w:rsidR="003E5EFF" w:rsidRPr="00A3036C">
        <w:rPr>
          <w:rFonts w:ascii="Times New Roman" w:eastAsia="Aptos" w:hAnsi="Times New Roman" w:cs="Times New Roman"/>
          <w:sz w:val="24"/>
          <w:szCs w:val="24"/>
        </w:rPr>
        <w:t xml:space="preserve">ência </w:t>
      </w:r>
      <w:r w:rsidR="00286031" w:rsidRPr="00A3036C">
        <w:rPr>
          <w:rFonts w:ascii="Times New Roman" w:eastAsia="Aptos" w:hAnsi="Times New Roman" w:cs="Times New Roman"/>
          <w:sz w:val="24"/>
          <w:szCs w:val="24"/>
        </w:rPr>
        <w:t>e moral</w:t>
      </w:r>
      <w:r w:rsidR="00F77A10" w:rsidRPr="00A3036C">
        <w:rPr>
          <w:rFonts w:ascii="Times New Roman" w:eastAsia="Aptos" w:hAnsi="Times New Roman" w:cs="Times New Roman"/>
          <w:sz w:val="24"/>
          <w:szCs w:val="24"/>
        </w:rPr>
        <w:t xml:space="preserve">, a ser parte de os </w:t>
      </w:r>
      <w:r w:rsidR="00F77A10" w:rsidRPr="00A3036C">
        <w:rPr>
          <w:rFonts w:ascii="Times New Roman" w:eastAsia="Aptos" w:hAnsi="Times New Roman" w:cs="Times New Roman"/>
          <w:b/>
          <w:bCs/>
        </w:rPr>
        <w:t>e</w:t>
      </w:r>
      <w:r w:rsidR="00F77A10" w:rsidRPr="00A3036C">
        <w:rPr>
          <w:rFonts w:ascii="Times New Roman" w:eastAsia="Aptos" w:hAnsi="Times New Roman" w:cs="Times New Roman"/>
          <w:b/>
          <w:bCs/>
          <w:color w:val="FF0000"/>
        </w:rPr>
        <w:t>X</w:t>
      </w:r>
      <w:r w:rsidR="00F77A10" w:rsidRPr="00A3036C">
        <w:rPr>
          <w:rFonts w:ascii="Times New Roman" w:eastAsia="Aptos" w:hAnsi="Times New Roman" w:cs="Times New Roman"/>
          <w:b/>
          <w:bCs/>
        </w:rPr>
        <w:t xml:space="preserve">ilados da </w:t>
      </w:r>
      <w:r w:rsidR="00F77A10" w:rsidRPr="00A3036C">
        <w:rPr>
          <w:rFonts w:ascii="Times New Roman" w:eastAsia="Aptos" w:hAnsi="Times New Roman" w:cs="Times New Roman"/>
          <w:b/>
          <w:bCs/>
          <w:color w:val="7030A0"/>
        </w:rPr>
        <w:t>T</w:t>
      </w:r>
      <w:r w:rsidR="00F77A10" w:rsidRPr="00A3036C">
        <w:rPr>
          <w:rFonts w:ascii="Times New Roman" w:eastAsia="Aptos" w:hAnsi="Times New Roman" w:cs="Times New Roman"/>
          <w:b/>
          <w:bCs/>
        </w:rPr>
        <w:t xml:space="preserve">erra </w:t>
      </w:r>
      <w:r w:rsidR="00F77A10" w:rsidRPr="00A3036C">
        <w:rPr>
          <w:rFonts w:ascii="Times New Roman" w:eastAsia="Aptos" w:hAnsi="Times New Roman" w:cs="Times New Roman"/>
          <w:b/>
          <w:bCs/>
          <w:sz w:val="24"/>
          <w:szCs w:val="24"/>
        </w:rPr>
        <w:t>─ passado pacto para o futuro</w:t>
      </w:r>
      <w:r w:rsidR="00F77A10" w:rsidRPr="00A3036C">
        <w:rPr>
          <w:rFonts w:ascii="Times New Roman" w:eastAsia="Aptos" w:hAnsi="Times New Roman" w:cs="Times New Roman"/>
          <w:sz w:val="24"/>
          <w:szCs w:val="24"/>
        </w:rPr>
        <w:t>.</w:t>
      </w:r>
      <w:r w:rsidR="00A40E7E" w:rsidRPr="00A3036C">
        <w:rPr>
          <w:rFonts w:ascii="Times New Roman" w:eastAsia="Aptos" w:hAnsi="Times New Roman" w:cs="Times New Roman"/>
          <w:sz w:val="24"/>
          <w:szCs w:val="24"/>
        </w:rPr>
        <w:t xml:space="preserve"> </w:t>
      </w:r>
    </w:p>
    <w:p w14:paraId="5CB87444" w14:textId="3C6DCDB7" w:rsidR="000857BC" w:rsidRPr="00A3036C" w:rsidRDefault="006A4D11" w:rsidP="008506E4">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O </w:t>
      </w:r>
      <w:r w:rsidRPr="00A3036C">
        <w:rPr>
          <w:rFonts w:ascii="Times New Roman" w:eastAsia="Aptos" w:hAnsi="Times New Roman" w:cs="Times New Roman"/>
          <w:i/>
          <w:iCs/>
          <w:sz w:val="24"/>
          <w:szCs w:val="24"/>
        </w:rPr>
        <w:t>exército dimensional</w:t>
      </w:r>
      <w:r w:rsidR="00375E20" w:rsidRPr="00A3036C">
        <w:rPr>
          <w:rFonts w:ascii="Times New Roman" w:eastAsia="Aptos" w:hAnsi="Times New Roman" w:cs="Times New Roman"/>
          <w:sz w:val="24"/>
          <w:szCs w:val="24"/>
        </w:rPr>
        <w:t>,</w:t>
      </w:r>
      <w:r w:rsidR="00ED5120" w:rsidRPr="00A3036C">
        <w:rPr>
          <w:rFonts w:ascii="Times New Roman" w:eastAsia="Aptos" w:hAnsi="Times New Roman" w:cs="Times New Roman"/>
          <w:sz w:val="24"/>
          <w:szCs w:val="24"/>
        </w:rPr>
        <w:t xml:space="preserve"> f</w:t>
      </w:r>
      <w:r w:rsidR="005D33BB" w:rsidRPr="00A3036C">
        <w:rPr>
          <w:rFonts w:ascii="Times New Roman" w:eastAsia="Aptos" w:hAnsi="Times New Roman" w:cs="Times New Roman"/>
          <w:sz w:val="24"/>
          <w:szCs w:val="24"/>
        </w:rPr>
        <w:t>rustrado</w:t>
      </w:r>
      <w:r w:rsidR="00ED5120"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co</w:t>
      </w:r>
      <w:r w:rsidR="005D33BB" w:rsidRPr="00A3036C">
        <w:rPr>
          <w:rFonts w:ascii="Times New Roman" w:eastAsia="Aptos" w:hAnsi="Times New Roman" w:cs="Times New Roman"/>
          <w:sz w:val="24"/>
          <w:szCs w:val="24"/>
        </w:rPr>
        <w:t>m a má utilização do livre arbítrio humano</w:t>
      </w:r>
      <w:r w:rsidR="000C4462" w:rsidRPr="00A3036C">
        <w:rPr>
          <w:rFonts w:ascii="Times New Roman" w:eastAsia="Aptos" w:hAnsi="Times New Roman" w:cs="Times New Roman"/>
          <w:sz w:val="24"/>
          <w:szCs w:val="24"/>
        </w:rPr>
        <w:t xml:space="preserve"> e descaso aos ensinamentos do segundo livro da trilogia </w:t>
      </w:r>
      <w:r w:rsidR="000C4462" w:rsidRPr="00A3036C">
        <w:rPr>
          <w:rFonts w:ascii="Times New Roman" w:eastAsia="Aptos" w:hAnsi="Times New Roman" w:cs="Times New Roman"/>
          <w:b/>
          <w:bCs/>
        </w:rPr>
        <w:t>e</w:t>
      </w:r>
      <w:r w:rsidR="000C4462" w:rsidRPr="00A3036C">
        <w:rPr>
          <w:rFonts w:ascii="Times New Roman" w:eastAsia="Aptos" w:hAnsi="Times New Roman" w:cs="Times New Roman"/>
          <w:b/>
          <w:bCs/>
          <w:color w:val="FF0000"/>
        </w:rPr>
        <w:t>X</w:t>
      </w:r>
      <w:r w:rsidR="000C4462" w:rsidRPr="00A3036C">
        <w:rPr>
          <w:rFonts w:ascii="Times New Roman" w:eastAsia="Aptos" w:hAnsi="Times New Roman" w:cs="Times New Roman"/>
          <w:b/>
          <w:bCs/>
        </w:rPr>
        <w:t xml:space="preserve">ilados da </w:t>
      </w:r>
      <w:r w:rsidR="000C4462" w:rsidRPr="00A3036C">
        <w:rPr>
          <w:rFonts w:ascii="Times New Roman" w:eastAsia="Aptos" w:hAnsi="Times New Roman" w:cs="Times New Roman"/>
          <w:b/>
          <w:bCs/>
          <w:color w:val="7030A0"/>
        </w:rPr>
        <w:t>T</w:t>
      </w:r>
      <w:r w:rsidR="000C4462" w:rsidRPr="00A3036C">
        <w:rPr>
          <w:rFonts w:ascii="Times New Roman" w:eastAsia="Aptos" w:hAnsi="Times New Roman" w:cs="Times New Roman"/>
          <w:b/>
          <w:bCs/>
        </w:rPr>
        <w:t>erra</w:t>
      </w:r>
      <w:r w:rsidR="00F335DC" w:rsidRPr="00A3036C">
        <w:rPr>
          <w:rFonts w:ascii="Times New Roman" w:eastAsia="Aptos" w:hAnsi="Times New Roman" w:cs="Times New Roman"/>
          <w:sz w:val="24"/>
          <w:szCs w:val="24"/>
        </w:rPr>
        <w:t>, lamenta</w:t>
      </w:r>
      <w:r w:rsidR="00ED5120" w:rsidRPr="00A3036C">
        <w:rPr>
          <w:rFonts w:ascii="Times New Roman" w:eastAsia="Aptos" w:hAnsi="Times New Roman" w:cs="Times New Roman"/>
          <w:sz w:val="24"/>
          <w:szCs w:val="24"/>
        </w:rPr>
        <w:t>,</w:t>
      </w:r>
      <w:r w:rsidR="00F335DC" w:rsidRPr="00A3036C">
        <w:rPr>
          <w:rFonts w:ascii="Times New Roman" w:eastAsia="Aptos" w:hAnsi="Times New Roman" w:cs="Times New Roman"/>
          <w:sz w:val="24"/>
          <w:szCs w:val="24"/>
        </w:rPr>
        <w:t xml:space="preserve"> profundamen</w:t>
      </w:r>
      <w:r w:rsidR="00DB5E63" w:rsidRPr="00A3036C">
        <w:rPr>
          <w:rFonts w:ascii="Times New Roman" w:eastAsia="Aptos" w:hAnsi="Times New Roman" w:cs="Times New Roman"/>
          <w:sz w:val="24"/>
          <w:szCs w:val="24"/>
        </w:rPr>
        <w:t xml:space="preserve">te, </w:t>
      </w:r>
      <w:r w:rsidR="00F335DC" w:rsidRPr="00A3036C">
        <w:rPr>
          <w:rFonts w:ascii="Times New Roman" w:eastAsia="Aptos" w:hAnsi="Times New Roman" w:cs="Times New Roman"/>
          <w:sz w:val="24"/>
          <w:szCs w:val="24"/>
        </w:rPr>
        <w:t xml:space="preserve">não ter sido </w:t>
      </w:r>
      <w:r w:rsidR="009F7025" w:rsidRPr="00A3036C">
        <w:rPr>
          <w:rFonts w:ascii="Times New Roman" w:eastAsia="Aptos" w:hAnsi="Times New Roman" w:cs="Times New Roman"/>
          <w:sz w:val="24"/>
          <w:szCs w:val="24"/>
        </w:rPr>
        <w:t xml:space="preserve">agraciado com o esperado </w:t>
      </w:r>
      <w:r w:rsidR="009F7025" w:rsidRPr="00A3036C">
        <w:rPr>
          <w:rFonts w:ascii="Times New Roman" w:eastAsia="Aptos" w:hAnsi="Times New Roman" w:cs="Times New Roman"/>
          <w:i/>
          <w:iCs/>
          <w:sz w:val="24"/>
          <w:szCs w:val="24"/>
        </w:rPr>
        <w:t>despertar em massa</w:t>
      </w:r>
      <w:r w:rsidR="00DB5E63" w:rsidRPr="00A3036C">
        <w:rPr>
          <w:rFonts w:ascii="Times New Roman" w:eastAsia="Aptos" w:hAnsi="Times New Roman" w:cs="Times New Roman"/>
          <w:sz w:val="24"/>
          <w:szCs w:val="24"/>
        </w:rPr>
        <w:t>. Meta de c</w:t>
      </w:r>
      <w:r w:rsidR="00380099" w:rsidRPr="00A3036C">
        <w:rPr>
          <w:rFonts w:ascii="Times New Roman" w:eastAsia="Aptos" w:hAnsi="Times New Roman" w:cs="Times New Roman"/>
          <w:sz w:val="24"/>
          <w:szCs w:val="24"/>
        </w:rPr>
        <w:t>ontagia</w:t>
      </w:r>
      <w:r w:rsidR="00DB5E63" w:rsidRPr="00A3036C">
        <w:rPr>
          <w:rFonts w:ascii="Times New Roman" w:eastAsia="Aptos" w:hAnsi="Times New Roman" w:cs="Times New Roman"/>
          <w:sz w:val="24"/>
          <w:szCs w:val="24"/>
        </w:rPr>
        <w:t>r</w:t>
      </w:r>
      <w:r w:rsidR="003D0A89" w:rsidRPr="00A3036C">
        <w:rPr>
          <w:rFonts w:ascii="Times New Roman" w:eastAsia="Aptos" w:hAnsi="Times New Roman" w:cs="Times New Roman"/>
          <w:sz w:val="24"/>
          <w:szCs w:val="24"/>
        </w:rPr>
        <w:t xml:space="preserve">, pelo menos, </w:t>
      </w:r>
      <w:r w:rsidR="00AE138D" w:rsidRPr="00A3036C">
        <w:rPr>
          <w:rFonts w:ascii="Times New Roman" w:eastAsia="Aptos" w:hAnsi="Times New Roman" w:cs="Times New Roman"/>
          <w:sz w:val="24"/>
          <w:szCs w:val="24"/>
        </w:rPr>
        <w:t>50</w:t>
      </w:r>
      <w:r w:rsidR="009E73AF" w:rsidRPr="00A3036C">
        <w:rPr>
          <w:rFonts w:ascii="Times New Roman" w:eastAsia="Aptos" w:hAnsi="Times New Roman" w:cs="Times New Roman"/>
          <w:sz w:val="24"/>
          <w:szCs w:val="24"/>
        </w:rPr>
        <w:t xml:space="preserve">, </w:t>
      </w:r>
      <w:r w:rsidR="001E102D" w:rsidRPr="00A3036C">
        <w:rPr>
          <w:rFonts w:ascii="Times New Roman" w:eastAsia="Aptos" w:hAnsi="Times New Roman" w:cs="Times New Roman"/>
          <w:sz w:val="24"/>
          <w:szCs w:val="24"/>
        </w:rPr>
        <w:t xml:space="preserve">trabalhando para </w:t>
      </w:r>
      <w:r w:rsidR="00AE138D" w:rsidRPr="00A3036C">
        <w:rPr>
          <w:rFonts w:ascii="Times New Roman" w:eastAsia="Aptos" w:hAnsi="Times New Roman" w:cs="Times New Roman"/>
          <w:sz w:val="24"/>
          <w:szCs w:val="24"/>
        </w:rPr>
        <w:t>75</w:t>
      </w:r>
      <w:r w:rsidR="009E73AF" w:rsidRPr="00A3036C">
        <w:rPr>
          <w:rFonts w:ascii="Times New Roman" w:eastAsia="Aptos" w:hAnsi="Times New Roman" w:cs="Times New Roman"/>
          <w:sz w:val="24"/>
          <w:szCs w:val="24"/>
        </w:rPr>
        <w:t>% dos 3,7 bilhões</w:t>
      </w:r>
      <w:r w:rsidR="001E102D" w:rsidRPr="00A3036C">
        <w:rPr>
          <w:rFonts w:ascii="Times New Roman" w:eastAsia="Aptos" w:hAnsi="Times New Roman" w:cs="Times New Roman"/>
          <w:sz w:val="24"/>
          <w:szCs w:val="24"/>
        </w:rPr>
        <w:t xml:space="preserve"> </w:t>
      </w:r>
      <w:r w:rsidR="00DB5EEC" w:rsidRPr="00A3036C">
        <w:rPr>
          <w:rFonts w:ascii="Times New Roman" w:eastAsia="Aptos" w:hAnsi="Times New Roman" w:cs="Times New Roman"/>
          <w:sz w:val="24"/>
          <w:szCs w:val="24"/>
        </w:rPr>
        <w:t xml:space="preserve">fica apenas no desejo. </w:t>
      </w:r>
      <w:r w:rsidR="00642213" w:rsidRPr="00A3036C">
        <w:rPr>
          <w:rFonts w:ascii="Times New Roman" w:eastAsia="Aptos" w:hAnsi="Times New Roman" w:cs="Times New Roman"/>
          <w:sz w:val="24"/>
          <w:szCs w:val="24"/>
        </w:rPr>
        <w:t xml:space="preserve">Apenas </w:t>
      </w:r>
      <w:r w:rsidR="00421193" w:rsidRPr="00A3036C">
        <w:rPr>
          <w:rFonts w:ascii="Times New Roman" w:eastAsia="Aptos" w:hAnsi="Times New Roman" w:cs="Times New Roman"/>
          <w:sz w:val="24"/>
          <w:szCs w:val="24"/>
        </w:rPr>
        <w:t xml:space="preserve">menos de </w:t>
      </w:r>
      <w:r w:rsidR="00642213" w:rsidRPr="00A3036C">
        <w:rPr>
          <w:rFonts w:ascii="Times New Roman" w:eastAsia="Aptos" w:hAnsi="Times New Roman" w:cs="Times New Roman"/>
          <w:sz w:val="24"/>
          <w:szCs w:val="24"/>
        </w:rPr>
        <w:t>0,01% dos terrícolas</w:t>
      </w:r>
      <w:r w:rsidR="00457837" w:rsidRPr="00A3036C">
        <w:rPr>
          <w:rFonts w:ascii="Times New Roman" w:eastAsia="Aptos" w:hAnsi="Times New Roman" w:cs="Times New Roman"/>
          <w:sz w:val="24"/>
          <w:szCs w:val="24"/>
        </w:rPr>
        <w:t xml:space="preserve"> estão </w:t>
      </w:r>
      <w:r w:rsidR="00457837" w:rsidRPr="00A3036C">
        <w:rPr>
          <w:rFonts w:ascii="Times New Roman" w:eastAsia="Aptos" w:hAnsi="Times New Roman" w:cs="Times New Roman"/>
          <w:i/>
          <w:iCs/>
          <w:sz w:val="24"/>
          <w:szCs w:val="24"/>
        </w:rPr>
        <w:t>despertos</w:t>
      </w:r>
      <w:r w:rsidR="00C3788A" w:rsidRPr="00A3036C">
        <w:rPr>
          <w:rFonts w:ascii="Times New Roman" w:eastAsia="Aptos" w:hAnsi="Times New Roman" w:cs="Times New Roman"/>
          <w:sz w:val="24"/>
          <w:szCs w:val="24"/>
        </w:rPr>
        <w:t>. Significando 3</w:t>
      </w:r>
      <w:r w:rsidR="00421193" w:rsidRPr="00A3036C">
        <w:rPr>
          <w:rFonts w:ascii="Times New Roman" w:eastAsia="Aptos" w:hAnsi="Times New Roman" w:cs="Times New Roman"/>
          <w:sz w:val="24"/>
          <w:szCs w:val="24"/>
        </w:rPr>
        <w:t>6</w:t>
      </w:r>
      <w:r w:rsidR="00C3788A" w:rsidRPr="00A3036C">
        <w:rPr>
          <w:rFonts w:ascii="Times New Roman" w:eastAsia="Aptos" w:hAnsi="Times New Roman" w:cs="Times New Roman"/>
          <w:sz w:val="24"/>
          <w:szCs w:val="24"/>
        </w:rPr>
        <w:t>0</w:t>
      </w:r>
      <w:r w:rsidR="00750BCD" w:rsidRPr="00A3036C">
        <w:rPr>
          <w:rFonts w:ascii="Times New Roman" w:eastAsia="Aptos" w:hAnsi="Times New Roman" w:cs="Times New Roman"/>
          <w:sz w:val="24"/>
          <w:szCs w:val="24"/>
        </w:rPr>
        <w:t>.000</w:t>
      </w:r>
      <w:r w:rsidR="005461C4" w:rsidRPr="00A3036C">
        <w:rPr>
          <w:rFonts w:ascii="Times New Roman" w:eastAsia="Aptos" w:hAnsi="Times New Roman" w:cs="Times New Roman"/>
          <w:sz w:val="24"/>
          <w:szCs w:val="24"/>
        </w:rPr>
        <w:t>, excetuando-se desta conta a raça indígena</w:t>
      </w:r>
      <w:r w:rsidR="003B1E98" w:rsidRPr="00A3036C">
        <w:rPr>
          <w:rFonts w:ascii="Times New Roman" w:eastAsia="Aptos" w:hAnsi="Times New Roman" w:cs="Times New Roman"/>
          <w:sz w:val="24"/>
          <w:szCs w:val="24"/>
        </w:rPr>
        <w:t xml:space="preserve"> fidelizada as tradições ancestrais</w:t>
      </w:r>
      <w:r w:rsidR="005B5A40" w:rsidRPr="00A3036C">
        <w:rPr>
          <w:rFonts w:ascii="Times New Roman" w:eastAsia="Aptos" w:hAnsi="Times New Roman" w:cs="Times New Roman"/>
          <w:sz w:val="24"/>
          <w:szCs w:val="24"/>
        </w:rPr>
        <w:t xml:space="preserve"> e os</w:t>
      </w:r>
      <w:r w:rsidR="00750BCD" w:rsidRPr="00A3036C">
        <w:rPr>
          <w:rFonts w:ascii="Times New Roman" w:eastAsia="Aptos" w:hAnsi="Times New Roman" w:cs="Times New Roman"/>
          <w:sz w:val="24"/>
          <w:szCs w:val="24"/>
        </w:rPr>
        <w:t xml:space="preserve"> terráqueos </w:t>
      </w:r>
      <w:r w:rsidR="00421193" w:rsidRPr="00A3036C">
        <w:rPr>
          <w:rFonts w:ascii="Times New Roman" w:eastAsia="Aptos" w:hAnsi="Times New Roman" w:cs="Times New Roman"/>
          <w:sz w:val="24"/>
          <w:szCs w:val="24"/>
        </w:rPr>
        <w:t>ascens</w:t>
      </w:r>
      <w:r w:rsidR="00750BCD" w:rsidRPr="00A3036C">
        <w:rPr>
          <w:rFonts w:ascii="Times New Roman" w:eastAsia="Aptos" w:hAnsi="Times New Roman" w:cs="Times New Roman"/>
          <w:sz w:val="24"/>
          <w:szCs w:val="24"/>
        </w:rPr>
        <w:t>os</w:t>
      </w:r>
      <w:r w:rsidR="00421193" w:rsidRPr="00A3036C">
        <w:rPr>
          <w:rFonts w:ascii="Times New Roman" w:eastAsia="Aptos" w:hAnsi="Times New Roman" w:cs="Times New Roman"/>
          <w:sz w:val="24"/>
          <w:szCs w:val="24"/>
        </w:rPr>
        <w:t xml:space="preserve"> à</w:t>
      </w:r>
      <w:r w:rsidR="00750BCD" w:rsidRPr="00A3036C">
        <w:rPr>
          <w:rFonts w:ascii="Times New Roman" w:eastAsia="Aptos" w:hAnsi="Times New Roman" w:cs="Times New Roman"/>
          <w:sz w:val="24"/>
          <w:szCs w:val="24"/>
        </w:rPr>
        <w:t xml:space="preserve"> estrada de </w:t>
      </w:r>
      <w:r w:rsidR="00750BCD" w:rsidRPr="00A3036C">
        <w:rPr>
          <w:rFonts w:ascii="Times New Roman" w:eastAsia="Aptos" w:hAnsi="Times New Roman" w:cs="Times New Roman"/>
          <w:i/>
          <w:iCs/>
          <w:sz w:val="24"/>
          <w:szCs w:val="24"/>
        </w:rPr>
        <w:t>o aprendizado da delicadeza</w:t>
      </w:r>
      <w:r w:rsidR="00E03222" w:rsidRPr="00A3036C">
        <w:rPr>
          <w:rFonts w:ascii="Times New Roman" w:eastAsia="Aptos" w:hAnsi="Times New Roman" w:cs="Times New Roman"/>
          <w:sz w:val="24"/>
          <w:szCs w:val="24"/>
        </w:rPr>
        <w:t xml:space="preserve"> em </w:t>
      </w:r>
      <w:r w:rsidR="00E03222" w:rsidRPr="00A3036C">
        <w:rPr>
          <w:rFonts w:ascii="Times New Roman" w:eastAsia="Aptos" w:hAnsi="Times New Roman" w:cs="Times New Roman"/>
          <w:b/>
          <w:bCs/>
          <w:sz w:val="24"/>
          <w:szCs w:val="24"/>
        </w:rPr>
        <w:t>Evoluirejá</w:t>
      </w:r>
      <w:r w:rsidR="00E03222" w:rsidRPr="00A3036C">
        <w:rPr>
          <w:rFonts w:ascii="Times New Roman" w:eastAsia="Aptos" w:hAnsi="Times New Roman" w:cs="Times New Roman"/>
          <w:sz w:val="24"/>
          <w:szCs w:val="24"/>
        </w:rPr>
        <w:t xml:space="preserve">. </w:t>
      </w:r>
      <w:r w:rsidR="00E35F99" w:rsidRPr="00A3036C">
        <w:rPr>
          <w:rFonts w:ascii="Times New Roman" w:eastAsia="Aptos" w:hAnsi="Times New Roman" w:cs="Times New Roman"/>
          <w:sz w:val="24"/>
          <w:szCs w:val="24"/>
        </w:rPr>
        <w:t>Vale ressaltar</w:t>
      </w:r>
      <w:r w:rsidR="0085063B" w:rsidRPr="00A3036C">
        <w:rPr>
          <w:rFonts w:ascii="Times New Roman" w:eastAsia="Aptos" w:hAnsi="Times New Roman" w:cs="Times New Roman"/>
          <w:sz w:val="24"/>
          <w:szCs w:val="24"/>
        </w:rPr>
        <w:t xml:space="preserve"> a diversidade da representação de todos os gêneros</w:t>
      </w:r>
      <w:r w:rsidR="00AE138D" w:rsidRPr="00A3036C">
        <w:rPr>
          <w:rFonts w:ascii="Times New Roman" w:eastAsia="Aptos" w:hAnsi="Times New Roman" w:cs="Times New Roman"/>
          <w:sz w:val="24"/>
          <w:szCs w:val="24"/>
        </w:rPr>
        <w:t xml:space="preserve"> </w:t>
      </w:r>
      <w:r w:rsidR="0085063B" w:rsidRPr="00A3036C">
        <w:rPr>
          <w:rFonts w:ascii="Times New Roman" w:eastAsia="Aptos" w:hAnsi="Times New Roman" w:cs="Times New Roman"/>
          <w:sz w:val="24"/>
          <w:szCs w:val="24"/>
        </w:rPr>
        <w:t>terrícolas</w:t>
      </w:r>
      <w:r w:rsidR="00AE138D" w:rsidRPr="00A3036C">
        <w:rPr>
          <w:rFonts w:ascii="Times New Roman" w:eastAsia="Aptos" w:hAnsi="Times New Roman" w:cs="Times New Roman"/>
          <w:sz w:val="24"/>
          <w:szCs w:val="24"/>
        </w:rPr>
        <w:t>, comprovando todas e quaisquer formas sexuais</w:t>
      </w:r>
      <w:r w:rsidR="00F676F8" w:rsidRPr="00A3036C">
        <w:rPr>
          <w:rFonts w:ascii="Times New Roman" w:eastAsia="Aptos" w:hAnsi="Times New Roman" w:cs="Times New Roman"/>
          <w:sz w:val="24"/>
          <w:szCs w:val="24"/>
        </w:rPr>
        <w:t xml:space="preserve"> consentidas</w:t>
      </w:r>
      <w:r w:rsidR="00AE138D" w:rsidRPr="00A3036C">
        <w:rPr>
          <w:rFonts w:ascii="Times New Roman" w:eastAsia="Aptos" w:hAnsi="Times New Roman" w:cs="Times New Roman"/>
          <w:sz w:val="24"/>
          <w:szCs w:val="24"/>
        </w:rPr>
        <w:t xml:space="preserve"> como </w:t>
      </w:r>
      <w:r w:rsidR="00AE138D" w:rsidRPr="00A3036C">
        <w:rPr>
          <w:rFonts w:ascii="Times New Roman" w:eastAsia="Aptos" w:hAnsi="Times New Roman" w:cs="Times New Roman"/>
          <w:i/>
          <w:iCs/>
          <w:sz w:val="24"/>
          <w:szCs w:val="24"/>
        </w:rPr>
        <w:t>apenas sexo</w:t>
      </w:r>
      <w:r w:rsidR="00CF365D" w:rsidRPr="00A3036C">
        <w:rPr>
          <w:rFonts w:ascii="Times New Roman" w:eastAsia="Aptos" w:hAnsi="Times New Roman" w:cs="Times New Roman"/>
          <w:sz w:val="24"/>
          <w:szCs w:val="24"/>
        </w:rPr>
        <w:t>.</w:t>
      </w:r>
      <w:r w:rsidR="00C90EBB" w:rsidRPr="00A3036C">
        <w:rPr>
          <w:rFonts w:ascii="Times New Roman" w:eastAsia="Aptos" w:hAnsi="Times New Roman" w:cs="Times New Roman"/>
          <w:sz w:val="24"/>
          <w:szCs w:val="24"/>
        </w:rPr>
        <w:t xml:space="preserve"> </w:t>
      </w:r>
      <w:r w:rsidR="008931E8" w:rsidRPr="00A3036C">
        <w:rPr>
          <w:rFonts w:ascii="Times New Roman" w:eastAsia="Aptos" w:hAnsi="Times New Roman" w:cs="Times New Roman"/>
          <w:sz w:val="24"/>
          <w:szCs w:val="24"/>
        </w:rPr>
        <w:t xml:space="preserve">Por outro lado, </w:t>
      </w:r>
      <w:r w:rsidR="00732FCC" w:rsidRPr="00A3036C">
        <w:rPr>
          <w:rFonts w:ascii="Times New Roman" w:eastAsia="Aptos" w:hAnsi="Times New Roman" w:cs="Times New Roman"/>
          <w:sz w:val="24"/>
          <w:szCs w:val="24"/>
        </w:rPr>
        <w:t xml:space="preserve">mais de </w:t>
      </w:r>
      <w:r w:rsidR="008931E8" w:rsidRPr="00A3036C">
        <w:rPr>
          <w:rFonts w:ascii="Times New Roman" w:eastAsia="Aptos" w:hAnsi="Times New Roman" w:cs="Times New Roman"/>
          <w:sz w:val="24"/>
          <w:szCs w:val="24"/>
        </w:rPr>
        <w:t>3,</w:t>
      </w:r>
      <w:r w:rsidR="00421193" w:rsidRPr="00A3036C">
        <w:rPr>
          <w:rFonts w:ascii="Times New Roman" w:eastAsia="Aptos" w:hAnsi="Times New Roman" w:cs="Times New Roman"/>
          <w:sz w:val="24"/>
          <w:szCs w:val="24"/>
        </w:rPr>
        <w:t>5</w:t>
      </w:r>
      <w:r w:rsidR="00732FCC" w:rsidRPr="00A3036C">
        <w:rPr>
          <w:rFonts w:ascii="Times New Roman" w:eastAsia="Aptos" w:hAnsi="Times New Roman" w:cs="Times New Roman"/>
          <w:sz w:val="24"/>
          <w:szCs w:val="24"/>
        </w:rPr>
        <w:t xml:space="preserve"> bilhões permanecem adormecidos, monitorados e controlados pel</w:t>
      </w:r>
      <w:r w:rsidR="008D4535" w:rsidRPr="00A3036C">
        <w:rPr>
          <w:rFonts w:ascii="Times New Roman" w:eastAsia="Aptos" w:hAnsi="Times New Roman" w:cs="Times New Roman"/>
          <w:sz w:val="24"/>
          <w:szCs w:val="24"/>
        </w:rPr>
        <w:t>o Sistema Terra.</w:t>
      </w:r>
      <w:r w:rsidR="00E249C3" w:rsidRPr="00A3036C">
        <w:rPr>
          <w:rFonts w:ascii="Times New Roman" w:eastAsia="Aptos" w:hAnsi="Times New Roman" w:cs="Times New Roman"/>
          <w:sz w:val="24"/>
          <w:szCs w:val="24"/>
        </w:rPr>
        <w:t xml:space="preserve"> </w:t>
      </w:r>
    </w:p>
    <w:p w14:paraId="1140E9E9" w14:textId="4119AE94" w:rsidR="00566403" w:rsidRPr="00A3036C" w:rsidRDefault="00B34F7F" w:rsidP="008506E4">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Mortes coletivas em todo orbe </w:t>
      </w:r>
      <w:r w:rsidR="00032AA7" w:rsidRPr="00A3036C">
        <w:rPr>
          <w:rFonts w:ascii="Times New Roman" w:eastAsia="Aptos" w:hAnsi="Times New Roman" w:cs="Times New Roman"/>
          <w:sz w:val="24"/>
          <w:szCs w:val="24"/>
        </w:rPr>
        <w:t>co</w:t>
      </w:r>
      <w:r w:rsidRPr="00A3036C">
        <w:rPr>
          <w:rFonts w:ascii="Times New Roman" w:eastAsia="Aptos" w:hAnsi="Times New Roman" w:cs="Times New Roman"/>
          <w:sz w:val="24"/>
          <w:szCs w:val="24"/>
        </w:rPr>
        <w:t>m situações diversas</w:t>
      </w:r>
      <w:r w:rsidR="00E3273B" w:rsidRPr="00A3036C">
        <w:rPr>
          <w:rFonts w:ascii="Times New Roman" w:eastAsia="Aptos" w:hAnsi="Times New Roman" w:cs="Times New Roman"/>
          <w:sz w:val="24"/>
          <w:szCs w:val="24"/>
        </w:rPr>
        <w:t xml:space="preserve"> de fatalidade</w:t>
      </w:r>
      <w:r w:rsidR="00032AA7" w:rsidRPr="00A3036C">
        <w:rPr>
          <w:rFonts w:ascii="Times New Roman" w:eastAsia="Aptos" w:hAnsi="Times New Roman" w:cs="Times New Roman"/>
          <w:sz w:val="24"/>
          <w:szCs w:val="24"/>
        </w:rPr>
        <w:t>s</w:t>
      </w:r>
      <w:r w:rsidR="00E3273B" w:rsidRPr="00A3036C">
        <w:rPr>
          <w:rFonts w:ascii="Times New Roman" w:eastAsia="Aptos" w:hAnsi="Times New Roman" w:cs="Times New Roman"/>
          <w:sz w:val="24"/>
          <w:szCs w:val="24"/>
        </w:rPr>
        <w:t xml:space="preserve"> catastróficas não encomendadas por </w:t>
      </w:r>
      <w:r w:rsidR="00E3273B" w:rsidRPr="00A3036C">
        <w:rPr>
          <w:rFonts w:ascii="Times New Roman" w:eastAsia="Aptos" w:hAnsi="Times New Roman" w:cs="Times New Roman"/>
          <w:i/>
          <w:iCs/>
          <w:sz w:val="24"/>
          <w:szCs w:val="24"/>
        </w:rPr>
        <w:t>malenirus</w:t>
      </w:r>
      <w:r w:rsidR="00E3273B" w:rsidRPr="00A3036C">
        <w:rPr>
          <w:rFonts w:ascii="Times New Roman" w:eastAsia="Aptos" w:hAnsi="Times New Roman" w:cs="Times New Roman"/>
          <w:sz w:val="24"/>
          <w:szCs w:val="24"/>
        </w:rPr>
        <w:t xml:space="preserve">, </w:t>
      </w:r>
      <w:r w:rsidR="00E3273B" w:rsidRPr="00A3036C">
        <w:rPr>
          <w:rFonts w:ascii="Times New Roman" w:eastAsia="Aptos" w:hAnsi="Times New Roman" w:cs="Times New Roman"/>
          <w:i/>
          <w:iCs/>
          <w:sz w:val="24"/>
          <w:szCs w:val="24"/>
        </w:rPr>
        <w:t xml:space="preserve">reinonaques </w:t>
      </w:r>
      <w:r w:rsidR="00E3273B" w:rsidRPr="00A3036C">
        <w:rPr>
          <w:rFonts w:ascii="Times New Roman" w:eastAsia="Aptos" w:hAnsi="Times New Roman" w:cs="Times New Roman"/>
          <w:sz w:val="24"/>
          <w:szCs w:val="24"/>
        </w:rPr>
        <w:t xml:space="preserve">e </w:t>
      </w:r>
      <w:r w:rsidR="00E3273B" w:rsidRPr="00A3036C">
        <w:rPr>
          <w:rFonts w:ascii="Times New Roman" w:eastAsia="Aptos" w:hAnsi="Times New Roman" w:cs="Times New Roman"/>
          <w:i/>
          <w:iCs/>
          <w:sz w:val="24"/>
          <w:szCs w:val="24"/>
        </w:rPr>
        <w:t>dominitilianos</w:t>
      </w:r>
      <w:r w:rsidR="00321E73" w:rsidRPr="00A3036C">
        <w:rPr>
          <w:rFonts w:ascii="Times New Roman" w:eastAsia="Aptos" w:hAnsi="Times New Roman" w:cs="Times New Roman"/>
          <w:sz w:val="24"/>
          <w:szCs w:val="24"/>
        </w:rPr>
        <w:t>, s</w:t>
      </w:r>
      <w:r w:rsidR="0021676E" w:rsidRPr="00A3036C">
        <w:rPr>
          <w:rFonts w:ascii="Times New Roman" w:eastAsia="Aptos" w:hAnsi="Times New Roman" w:cs="Times New Roman"/>
          <w:sz w:val="24"/>
          <w:szCs w:val="24"/>
        </w:rPr>
        <w:t>em sequer o conhecimento de SUTA</w:t>
      </w:r>
      <w:r w:rsidR="005A319D" w:rsidRPr="00A3036C">
        <w:rPr>
          <w:rFonts w:ascii="Times New Roman" w:eastAsia="Aptos" w:hAnsi="Times New Roman" w:cs="Times New Roman"/>
          <w:sz w:val="24"/>
          <w:szCs w:val="24"/>
        </w:rPr>
        <w:t xml:space="preserve"> — Senhor Universal das Trevas</w:t>
      </w:r>
      <w:r w:rsidR="005F65B2" w:rsidRPr="00A3036C">
        <w:rPr>
          <w:rFonts w:ascii="Times New Roman" w:eastAsia="Aptos" w:hAnsi="Times New Roman" w:cs="Times New Roman"/>
          <w:sz w:val="24"/>
          <w:szCs w:val="24"/>
        </w:rPr>
        <w:t>, preocupam</w:t>
      </w:r>
      <w:r w:rsidR="004A30BD" w:rsidRPr="00A3036C">
        <w:rPr>
          <w:rFonts w:ascii="Times New Roman" w:eastAsia="Aptos" w:hAnsi="Times New Roman" w:cs="Times New Roman"/>
          <w:sz w:val="24"/>
          <w:szCs w:val="24"/>
        </w:rPr>
        <w:t>.</w:t>
      </w:r>
      <w:r w:rsidR="00F96158" w:rsidRPr="00A3036C">
        <w:rPr>
          <w:rFonts w:ascii="Times New Roman" w:eastAsia="Aptos" w:hAnsi="Times New Roman" w:cs="Times New Roman"/>
          <w:sz w:val="24"/>
          <w:szCs w:val="24"/>
        </w:rPr>
        <w:t xml:space="preserve"> </w:t>
      </w:r>
      <w:r w:rsidR="000C3DFD" w:rsidRPr="00A3036C">
        <w:rPr>
          <w:rFonts w:ascii="Times New Roman" w:eastAsia="Aptos" w:hAnsi="Times New Roman" w:cs="Times New Roman"/>
          <w:sz w:val="24"/>
          <w:szCs w:val="24"/>
        </w:rPr>
        <w:t>Todos os dotados de desequilíbrio da intelig</w:t>
      </w:r>
      <w:r w:rsidR="00810A85" w:rsidRPr="00A3036C">
        <w:rPr>
          <w:rFonts w:ascii="Times New Roman" w:eastAsia="Aptos" w:hAnsi="Times New Roman" w:cs="Times New Roman"/>
          <w:sz w:val="24"/>
          <w:szCs w:val="24"/>
        </w:rPr>
        <w:t>ibilidade</w:t>
      </w:r>
      <w:r w:rsidR="000C3DFD" w:rsidRPr="00A3036C">
        <w:rPr>
          <w:rFonts w:ascii="Times New Roman" w:eastAsia="Aptos" w:hAnsi="Times New Roman" w:cs="Times New Roman"/>
          <w:sz w:val="24"/>
          <w:szCs w:val="24"/>
        </w:rPr>
        <w:t xml:space="preserve"> e </w:t>
      </w:r>
      <w:r w:rsidR="00810A85" w:rsidRPr="00A3036C">
        <w:rPr>
          <w:rFonts w:ascii="Times New Roman" w:eastAsia="Aptos" w:hAnsi="Times New Roman" w:cs="Times New Roman"/>
          <w:sz w:val="24"/>
          <w:szCs w:val="24"/>
        </w:rPr>
        <w:t xml:space="preserve">a </w:t>
      </w:r>
      <w:r w:rsidR="000C3DFD" w:rsidRPr="00A3036C">
        <w:rPr>
          <w:rFonts w:ascii="Times New Roman" w:eastAsia="Aptos" w:hAnsi="Times New Roman" w:cs="Times New Roman"/>
          <w:sz w:val="24"/>
          <w:szCs w:val="24"/>
        </w:rPr>
        <w:t>moral</w:t>
      </w:r>
      <w:r w:rsidR="00810A85" w:rsidRPr="00A3036C">
        <w:rPr>
          <w:rFonts w:ascii="Times New Roman" w:eastAsia="Aptos" w:hAnsi="Times New Roman" w:cs="Times New Roman"/>
          <w:sz w:val="24"/>
          <w:szCs w:val="24"/>
        </w:rPr>
        <w:t>idade</w:t>
      </w:r>
      <w:r w:rsidR="00341301" w:rsidRPr="00A3036C">
        <w:rPr>
          <w:rFonts w:ascii="Times New Roman" w:eastAsia="Aptos" w:hAnsi="Times New Roman" w:cs="Times New Roman"/>
          <w:sz w:val="24"/>
          <w:szCs w:val="24"/>
        </w:rPr>
        <w:t xml:space="preserve"> </w:t>
      </w:r>
      <w:r w:rsidR="007D7551" w:rsidRPr="00A3036C">
        <w:rPr>
          <w:rFonts w:ascii="Times New Roman" w:eastAsia="Aptos" w:hAnsi="Times New Roman" w:cs="Times New Roman"/>
          <w:sz w:val="24"/>
          <w:szCs w:val="24"/>
        </w:rPr>
        <w:t xml:space="preserve">estão indo habitar os mundos </w:t>
      </w:r>
      <w:r w:rsidR="007D7551" w:rsidRPr="00A3036C">
        <w:rPr>
          <w:rFonts w:ascii="Times New Roman" w:eastAsia="Aptos" w:hAnsi="Times New Roman" w:cs="Times New Roman"/>
          <w:sz w:val="24"/>
          <w:szCs w:val="24"/>
        </w:rPr>
        <w:lastRenderedPageBreak/>
        <w:t xml:space="preserve">inferiores preparados por Jesus </w:t>
      </w:r>
      <w:r w:rsidR="00640C23" w:rsidRPr="00A3036C">
        <w:rPr>
          <w:rFonts w:ascii="Times New Roman" w:eastAsia="Aptos" w:hAnsi="Times New Roman" w:cs="Times New Roman"/>
          <w:sz w:val="24"/>
          <w:szCs w:val="24"/>
        </w:rPr>
        <w:t>C</w:t>
      </w:r>
      <w:r w:rsidR="007D7551" w:rsidRPr="00A3036C">
        <w:rPr>
          <w:rFonts w:ascii="Times New Roman" w:eastAsia="Aptos" w:hAnsi="Times New Roman" w:cs="Times New Roman"/>
          <w:sz w:val="24"/>
          <w:szCs w:val="24"/>
        </w:rPr>
        <w:t>risto</w:t>
      </w:r>
      <w:r w:rsidR="00640C23" w:rsidRPr="00A3036C">
        <w:rPr>
          <w:rFonts w:ascii="Times New Roman" w:eastAsia="Aptos" w:hAnsi="Times New Roman" w:cs="Times New Roman"/>
          <w:sz w:val="24"/>
          <w:szCs w:val="24"/>
        </w:rPr>
        <w:t xml:space="preserve"> para recepcioná-los. </w:t>
      </w:r>
      <w:r w:rsidR="00566403" w:rsidRPr="00A3036C">
        <w:rPr>
          <w:rFonts w:ascii="Times New Roman" w:eastAsia="Aptos" w:hAnsi="Times New Roman" w:cs="Times New Roman"/>
          <w:sz w:val="24"/>
          <w:szCs w:val="24"/>
        </w:rPr>
        <w:t xml:space="preserve">SUTA e seus </w:t>
      </w:r>
      <w:r w:rsidR="00E813EF" w:rsidRPr="00A3036C">
        <w:rPr>
          <w:rFonts w:ascii="Times New Roman" w:eastAsia="Aptos" w:hAnsi="Times New Roman" w:cs="Times New Roman"/>
          <w:sz w:val="24"/>
          <w:szCs w:val="24"/>
        </w:rPr>
        <w:t xml:space="preserve">súditos: </w:t>
      </w:r>
      <w:r w:rsidR="00E813EF" w:rsidRPr="00A3036C">
        <w:rPr>
          <w:rFonts w:ascii="Times New Roman" w:eastAsia="Aptos" w:hAnsi="Times New Roman" w:cs="Times New Roman"/>
          <w:i/>
          <w:iCs/>
          <w:sz w:val="24"/>
          <w:szCs w:val="24"/>
        </w:rPr>
        <w:t>malenirus</w:t>
      </w:r>
      <w:r w:rsidR="00E813EF" w:rsidRPr="00A3036C">
        <w:rPr>
          <w:rFonts w:ascii="Times New Roman" w:eastAsia="Aptos" w:hAnsi="Times New Roman" w:cs="Times New Roman"/>
          <w:sz w:val="24"/>
          <w:szCs w:val="24"/>
        </w:rPr>
        <w:t xml:space="preserve">, </w:t>
      </w:r>
      <w:r w:rsidR="00E813EF" w:rsidRPr="00A3036C">
        <w:rPr>
          <w:rFonts w:ascii="Times New Roman" w:eastAsia="Aptos" w:hAnsi="Times New Roman" w:cs="Times New Roman"/>
          <w:i/>
          <w:iCs/>
          <w:sz w:val="24"/>
          <w:szCs w:val="24"/>
        </w:rPr>
        <w:t xml:space="preserve">reinonaques </w:t>
      </w:r>
      <w:r w:rsidR="00E813EF" w:rsidRPr="00A3036C">
        <w:rPr>
          <w:rFonts w:ascii="Times New Roman" w:eastAsia="Aptos" w:hAnsi="Times New Roman" w:cs="Times New Roman"/>
          <w:sz w:val="24"/>
          <w:szCs w:val="24"/>
        </w:rPr>
        <w:t xml:space="preserve">e </w:t>
      </w:r>
      <w:r w:rsidR="00E813EF" w:rsidRPr="00A3036C">
        <w:rPr>
          <w:rFonts w:ascii="Times New Roman" w:eastAsia="Aptos" w:hAnsi="Times New Roman" w:cs="Times New Roman"/>
          <w:i/>
          <w:iCs/>
          <w:sz w:val="24"/>
          <w:szCs w:val="24"/>
        </w:rPr>
        <w:t>dominitilianos</w:t>
      </w:r>
      <w:r w:rsidR="00E813EF" w:rsidRPr="00A3036C">
        <w:rPr>
          <w:rFonts w:ascii="Times New Roman" w:eastAsia="Aptos" w:hAnsi="Times New Roman" w:cs="Times New Roman"/>
          <w:sz w:val="24"/>
          <w:szCs w:val="24"/>
        </w:rPr>
        <w:t>, derrotados, não se dão por vencido</w:t>
      </w:r>
      <w:r w:rsidR="004B6899" w:rsidRPr="00A3036C">
        <w:rPr>
          <w:rFonts w:ascii="Times New Roman" w:eastAsia="Aptos" w:hAnsi="Times New Roman" w:cs="Times New Roman"/>
          <w:sz w:val="24"/>
          <w:szCs w:val="24"/>
        </w:rPr>
        <w:t>s e buscam</w:t>
      </w:r>
      <w:r w:rsidR="000C4462" w:rsidRPr="00A3036C">
        <w:rPr>
          <w:rFonts w:ascii="Times New Roman" w:eastAsia="Aptos" w:hAnsi="Times New Roman" w:cs="Times New Roman"/>
          <w:sz w:val="24"/>
          <w:szCs w:val="24"/>
        </w:rPr>
        <w:t>, em vão,</w:t>
      </w:r>
      <w:r w:rsidR="004B6899" w:rsidRPr="00A3036C">
        <w:rPr>
          <w:rFonts w:ascii="Times New Roman" w:eastAsia="Aptos" w:hAnsi="Times New Roman" w:cs="Times New Roman"/>
          <w:sz w:val="24"/>
          <w:szCs w:val="24"/>
        </w:rPr>
        <w:t xml:space="preserve"> ondas eletromagnéticas compatíveis com seus atrasos</w:t>
      </w:r>
      <w:r w:rsidR="001C1F34" w:rsidRPr="00A3036C">
        <w:rPr>
          <w:rFonts w:ascii="Times New Roman" w:eastAsia="Aptos" w:hAnsi="Times New Roman" w:cs="Times New Roman"/>
          <w:sz w:val="24"/>
          <w:szCs w:val="24"/>
        </w:rPr>
        <w:t>, i</w:t>
      </w:r>
      <w:r w:rsidR="005523DE" w:rsidRPr="00A3036C">
        <w:rPr>
          <w:rFonts w:ascii="Times New Roman" w:eastAsia="Aptos" w:hAnsi="Times New Roman" w:cs="Times New Roman"/>
          <w:sz w:val="24"/>
          <w:szCs w:val="24"/>
        </w:rPr>
        <w:t xml:space="preserve">ncapazes de vislumbrar o </w:t>
      </w:r>
      <w:r w:rsidR="005523DE" w:rsidRPr="00A3036C">
        <w:rPr>
          <w:rFonts w:ascii="Times New Roman" w:eastAsia="Aptos" w:hAnsi="Times New Roman" w:cs="Times New Roman"/>
          <w:i/>
          <w:iCs/>
          <w:sz w:val="24"/>
          <w:szCs w:val="24"/>
        </w:rPr>
        <w:t>amor incondicional</w:t>
      </w:r>
      <w:r w:rsidR="001C1F34" w:rsidRPr="00A3036C">
        <w:rPr>
          <w:rFonts w:ascii="Times New Roman" w:eastAsia="Aptos" w:hAnsi="Times New Roman" w:cs="Times New Roman"/>
          <w:sz w:val="24"/>
          <w:szCs w:val="24"/>
        </w:rPr>
        <w:t xml:space="preserve">, </w:t>
      </w:r>
      <w:r w:rsidR="008852B0" w:rsidRPr="00A3036C">
        <w:rPr>
          <w:rFonts w:ascii="Times New Roman" w:eastAsia="Aptos" w:hAnsi="Times New Roman" w:cs="Times New Roman"/>
          <w:sz w:val="24"/>
          <w:szCs w:val="24"/>
        </w:rPr>
        <w:t xml:space="preserve">nestas civilizações caracterizadas pelo </w:t>
      </w:r>
      <w:r w:rsidR="008852B0" w:rsidRPr="00A3036C">
        <w:rPr>
          <w:rFonts w:ascii="Times New Roman" w:eastAsia="Aptos" w:hAnsi="Times New Roman" w:cs="Times New Roman"/>
          <w:i/>
          <w:iCs/>
          <w:sz w:val="24"/>
          <w:szCs w:val="24"/>
        </w:rPr>
        <w:t>desequilíbrio da inteli</w:t>
      </w:r>
      <w:r w:rsidR="00CC7CCA" w:rsidRPr="00A3036C">
        <w:rPr>
          <w:rFonts w:ascii="Times New Roman" w:eastAsia="Aptos" w:hAnsi="Times New Roman" w:cs="Times New Roman"/>
          <w:i/>
          <w:iCs/>
          <w:sz w:val="24"/>
          <w:szCs w:val="24"/>
        </w:rPr>
        <w:t>gência</w:t>
      </w:r>
      <w:r w:rsidR="008852B0" w:rsidRPr="00A3036C">
        <w:rPr>
          <w:rFonts w:ascii="Times New Roman" w:eastAsia="Aptos" w:hAnsi="Times New Roman" w:cs="Times New Roman"/>
          <w:i/>
          <w:iCs/>
          <w:sz w:val="24"/>
          <w:szCs w:val="24"/>
        </w:rPr>
        <w:t xml:space="preserve"> e a moral</w:t>
      </w:r>
      <w:r w:rsidR="0081617F" w:rsidRPr="00A3036C">
        <w:rPr>
          <w:rFonts w:ascii="Times New Roman" w:eastAsia="Aptos" w:hAnsi="Times New Roman" w:cs="Times New Roman"/>
          <w:sz w:val="24"/>
          <w:szCs w:val="24"/>
        </w:rPr>
        <w:t xml:space="preserve">, como os mundos recém-criados </w:t>
      </w:r>
      <w:r w:rsidR="00CC7CCA" w:rsidRPr="00A3036C">
        <w:rPr>
          <w:rFonts w:ascii="Times New Roman" w:eastAsia="Aptos" w:hAnsi="Times New Roman" w:cs="Times New Roman"/>
          <w:sz w:val="24"/>
          <w:szCs w:val="24"/>
        </w:rPr>
        <w:t xml:space="preserve">por </w:t>
      </w:r>
      <w:r w:rsidR="00CC7CCA" w:rsidRPr="00A3036C">
        <w:rPr>
          <w:rFonts w:ascii="Times New Roman" w:eastAsia="Aptos" w:hAnsi="Times New Roman" w:cs="Times New Roman"/>
          <w:b/>
          <w:bCs/>
          <w:sz w:val="24"/>
          <w:szCs w:val="24"/>
        </w:rPr>
        <w:t xml:space="preserve">Yeshua </w:t>
      </w:r>
      <w:r w:rsidR="0081617F" w:rsidRPr="00A3036C">
        <w:rPr>
          <w:rFonts w:ascii="Times New Roman" w:eastAsia="Aptos" w:hAnsi="Times New Roman" w:cs="Times New Roman"/>
          <w:sz w:val="24"/>
          <w:szCs w:val="24"/>
        </w:rPr>
        <w:t>para recepcionarem os</w:t>
      </w:r>
      <w:r w:rsidR="00E813EF" w:rsidRPr="00A3036C">
        <w:rPr>
          <w:rFonts w:ascii="Times New Roman" w:eastAsia="Aptos" w:hAnsi="Times New Roman" w:cs="Times New Roman"/>
          <w:i/>
          <w:iCs/>
          <w:sz w:val="24"/>
          <w:szCs w:val="24"/>
        </w:rPr>
        <w:t xml:space="preserve"> </w:t>
      </w:r>
      <w:bookmarkStart w:id="109" w:name="_Hlk215137108"/>
      <w:r w:rsidR="0081617F" w:rsidRPr="00A3036C">
        <w:rPr>
          <w:rFonts w:ascii="Times New Roman" w:eastAsia="Aptos" w:hAnsi="Times New Roman" w:cs="Times New Roman"/>
          <w:b/>
          <w:bCs/>
        </w:rPr>
        <w:t>e</w:t>
      </w:r>
      <w:r w:rsidR="0081617F" w:rsidRPr="00A3036C">
        <w:rPr>
          <w:rFonts w:ascii="Times New Roman" w:eastAsia="Aptos" w:hAnsi="Times New Roman" w:cs="Times New Roman"/>
          <w:b/>
          <w:bCs/>
          <w:color w:val="FF0000"/>
        </w:rPr>
        <w:t>X</w:t>
      </w:r>
      <w:r w:rsidR="0081617F" w:rsidRPr="00A3036C">
        <w:rPr>
          <w:rFonts w:ascii="Times New Roman" w:eastAsia="Aptos" w:hAnsi="Times New Roman" w:cs="Times New Roman"/>
          <w:b/>
          <w:bCs/>
        </w:rPr>
        <w:t xml:space="preserve">ilados da </w:t>
      </w:r>
      <w:r w:rsidR="0081617F" w:rsidRPr="00A3036C">
        <w:rPr>
          <w:rFonts w:ascii="Times New Roman" w:eastAsia="Aptos" w:hAnsi="Times New Roman" w:cs="Times New Roman"/>
          <w:b/>
          <w:bCs/>
          <w:color w:val="7030A0"/>
        </w:rPr>
        <w:t>T</w:t>
      </w:r>
      <w:r w:rsidR="0081617F" w:rsidRPr="00A3036C">
        <w:rPr>
          <w:rFonts w:ascii="Times New Roman" w:eastAsia="Aptos" w:hAnsi="Times New Roman" w:cs="Times New Roman"/>
          <w:b/>
          <w:bCs/>
        </w:rPr>
        <w:t xml:space="preserve">erra </w:t>
      </w:r>
      <w:bookmarkEnd w:id="109"/>
      <w:r w:rsidR="0081617F" w:rsidRPr="00A3036C">
        <w:rPr>
          <w:rFonts w:ascii="Times New Roman" w:eastAsia="Aptos" w:hAnsi="Times New Roman" w:cs="Times New Roman"/>
          <w:b/>
          <w:bCs/>
          <w:sz w:val="24"/>
          <w:szCs w:val="24"/>
        </w:rPr>
        <w:t>─ passado pacto para o futuro</w:t>
      </w:r>
      <w:r w:rsidR="0081617F" w:rsidRPr="00A3036C">
        <w:rPr>
          <w:rFonts w:ascii="Times New Roman" w:eastAsia="Aptos" w:hAnsi="Times New Roman" w:cs="Times New Roman"/>
          <w:sz w:val="24"/>
          <w:szCs w:val="24"/>
        </w:rPr>
        <w:t>.</w:t>
      </w:r>
    </w:p>
    <w:p w14:paraId="02A6EA7D" w14:textId="6E486CCD" w:rsidR="00C87500" w:rsidRPr="00A3036C" w:rsidRDefault="00894266" w:rsidP="008506E4">
      <w:pPr>
        <w:spacing w:after="0" w:line="256" w:lineRule="auto"/>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SEU</w:t>
      </w:r>
      <w:r w:rsidR="00CA7DF0" w:rsidRPr="00A3036C">
        <w:rPr>
          <w:rFonts w:ascii="Times New Roman" w:eastAsia="Aptos" w:hAnsi="Times New Roman" w:cs="Times New Roman"/>
          <w:sz w:val="24"/>
          <w:szCs w:val="24"/>
        </w:rPr>
        <w:t xml:space="preserve"> reitera o poder d</w:t>
      </w:r>
      <w:r w:rsidR="003470EC" w:rsidRPr="00A3036C">
        <w:rPr>
          <w:rFonts w:ascii="Times New Roman" w:eastAsia="Aptos" w:hAnsi="Times New Roman" w:cs="Times New Roman"/>
          <w:sz w:val="24"/>
          <w:szCs w:val="24"/>
        </w:rPr>
        <w:t xml:space="preserve">o casal </w:t>
      </w:r>
      <w:r w:rsidR="00C66DA6" w:rsidRPr="00A3036C">
        <w:rPr>
          <w:rFonts w:ascii="Times New Roman" w:eastAsia="Aptos" w:hAnsi="Times New Roman" w:cs="Times New Roman"/>
          <w:sz w:val="24"/>
          <w:szCs w:val="24"/>
        </w:rPr>
        <w:t xml:space="preserve">representante </w:t>
      </w:r>
      <w:r w:rsidR="003470EC" w:rsidRPr="00A3036C">
        <w:rPr>
          <w:rFonts w:ascii="Times New Roman" w:eastAsia="Aptos" w:hAnsi="Times New Roman" w:cs="Times New Roman"/>
          <w:sz w:val="24"/>
          <w:szCs w:val="24"/>
        </w:rPr>
        <w:t>da</w:t>
      </w:r>
      <w:r w:rsidR="00CA7DF0" w:rsidRPr="00A3036C">
        <w:rPr>
          <w:rFonts w:ascii="Times New Roman" w:eastAsia="Aptos" w:hAnsi="Times New Roman" w:cs="Times New Roman"/>
          <w:sz w:val="24"/>
          <w:szCs w:val="24"/>
        </w:rPr>
        <w:t xml:space="preserve"> criação</w:t>
      </w:r>
      <w:r w:rsidR="003470EC" w:rsidRPr="00A3036C">
        <w:rPr>
          <w:rFonts w:ascii="Times New Roman" w:eastAsia="Aptos" w:hAnsi="Times New Roman" w:cs="Times New Roman"/>
          <w:sz w:val="24"/>
          <w:szCs w:val="24"/>
        </w:rPr>
        <w:t xml:space="preserve"> de univers</w:t>
      </w:r>
      <w:r w:rsidR="00CC7CCA" w:rsidRPr="00A3036C">
        <w:rPr>
          <w:rFonts w:ascii="Times New Roman" w:eastAsia="Aptos" w:hAnsi="Times New Roman" w:cs="Times New Roman"/>
          <w:sz w:val="24"/>
          <w:szCs w:val="24"/>
        </w:rPr>
        <w:t>alid</w:t>
      </w:r>
      <w:r w:rsidR="003470EC" w:rsidRPr="00A3036C">
        <w:rPr>
          <w:rFonts w:ascii="Times New Roman" w:eastAsia="Aptos" w:hAnsi="Times New Roman" w:cs="Times New Roman"/>
          <w:sz w:val="24"/>
          <w:szCs w:val="24"/>
        </w:rPr>
        <w:t>ades</w:t>
      </w:r>
      <w:r w:rsidR="00DC33D5" w:rsidRPr="00A3036C">
        <w:rPr>
          <w:rFonts w:ascii="Times New Roman" w:eastAsia="Aptos" w:hAnsi="Times New Roman" w:cs="Times New Roman"/>
          <w:sz w:val="24"/>
          <w:szCs w:val="24"/>
        </w:rPr>
        <w:t xml:space="preserve"> fadadas ao </w:t>
      </w:r>
      <w:r w:rsidR="00DC33D5" w:rsidRPr="00A3036C">
        <w:rPr>
          <w:rFonts w:ascii="Times New Roman" w:eastAsia="Aptos" w:hAnsi="Times New Roman" w:cs="Times New Roman"/>
          <w:i/>
          <w:iCs/>
          <w:sz w:val="24"/>
          <w:szCs w:val="24"/>
        </w:rPr>
        <w:t>amor</w:t>
      </w:r>
      <w:r w:rsidR="00DC33D5" w:rsidRPr="00A3036C">
        <w:rPr>
          <w:rFonts w:ascii="Times New Roman" w:eastAsia="Aptos" w:hAnsi="Times New Roman" w:cs="Times New Roman"/>
          <w:b/>
          <w:bCs/>
          <w:i/>
          <w:iCs/>
          <w:sz w:val="24"/>
          <w:szCs w:val="24"/>
        </w:rPr>
        <w:t xml:space="preserve"> </w:t>
      </w:r>
      <w:r w:rsidR="00DC33D5" w:rsidRPr="00A3036C">
        <w:rPr>
          <w:rFonts w:ascii="Times New Roman" w:eastAsia="Aptos" w:hAnsi="Times New Roman" w:cs="Times New Roman"/>
          <w:i/>
          <w:iCs/>
          <w:sz w:val="24"/>
          <w:szCs w:val="24"/>
        </w:rPr>
        <w:t>incondicional.</w:t>
      </w:r>
      <w:r w:rsidR="00CA7DF0" w:rsidRPr="00A3036C">
        <w:rPr>
          <w:rFonts w:ascii="Times New Roman" w:eastAsia="Aptos" w:hAnsi="Times New Roman" w:cs="Times New Roman"/>
          <w:i/>
          <w:iCs/>
          <w:sz w:val="24"/>
          <w:szCs w:val="24"/>
        </w:rPr>
        <w:t xml:space="preserve"> </w:t>
      </w:r>
      <w:r w:rsidR="002E13FC" w:rsidRPr="00A3036C">
        <w:rPr>
          <w:rFonts w:ascii="Times New Roman" w:eastAsia="Aptos" w:hAnsi="Times New Roman" w:cs="Times New Roman"/>
          <w:sz w:val="24"/>
          <w:szCs w:val="24"/>
        </w:rPr>
        <w:t>Guerreiros Dimensionais</w:t>
      </w:r>
      <w:r w:rsidR="0064711D" w:rsidRPr="00A3036C">
        <w:rPr>
          <w:rFonts w:ascii="Times New Roman" w:eastAsia="Aptos" w:hAnsi="Times New Roman" w:cs="Times New Roman"/>
          <w:sz w:val="24"/>
          <w:szCs w:val="24"/>
        </w:rPr>
        <w:t xml:space="preserve"> </w:t>
      </w:r>
      <w:r w:rsidR="002E13FC" w:rsidRPr="00A3036C">
        <w:rPr>
          <w:rFonts w:ascii="Times New Roman" w:eastAsia="Aptos" w:hAnsi="Times New Roman" w:cs="Times New Roman"/>
          <w:sz w:val="24"/>
          <w:szCs w:val="24"/>
        </w:rPr>
        <w:t>são teletransportado</w:t>
      </w:r>
      <w:r w:rsidR="00EB143E" w:rsidRPr="00A3036C">
        <w:rPr>
          <w:rFonts w:ascii="Times New Roman" w:eastAsia="Aptos" w:hAnsi="Times New Roman" w:cs="Times New Roman"/>
          <w:sz w:val="24"/>
          <w:szCs w:val="24"/>
        </w:rPr>
        <w:t>s para Ilha de Gravatás</w:t>
      </w:r>
      <w:r w:rsidR="00421193" w:rsidRPr="00A3036C">
        <w:rPr>
          <w:rFonts w:ascii="Times New Roman" w:eastAsia="Aptos" w:hAnsi="Times New Roman" w:cs="Times New Roman"/>
          <w:sz w:val="24"/>
          <w:szCs w:val="24"/>
        </w:rPr>
        <w:t xml:space="preserve"> para fazerem estágio de </w:t>
      </w:r>
      <w:r w:rsidR="00421193" w:rsidRPr="00A3036C">
        <w:rPr>
          <w:rFonts w:ascii="Times New Roman" w:eastAsia="Aptos" w:hAnsi="Times New Roman" w:cs="Times New Roman"/>
          <w:i/>
          <w:iCs/>
          <w:sz w:val="24"/>
          <w:szCs w:val="24"/>
        </w:rPr>
        <w:t>o aprendizado da delicadeza</w:t>
      </w:r>
      <w:r w:rsidR="00476F6C" w:rsidRPr="00A3036C">
        <w:rPr>
          <w:rFonts w:ascii="Times New Roman" w:eastAsia="Aptos" w:hAnsi="Times New Roman" w:cs="Times New Roman"/>
          <w:sz w:val="24"/>
          <w:szCs w:val="24"/>
        </w:rPr>
        <w:t xml:space="preserve">, onde </w:t>
      </w:r>
      <w:r w:rsidR="001C1F34" w:rsidRPr="00A3036C">
        <w:rPr>
          <w:rFonts w:ascii="Times New Roman" w:eastAsia="Aptos" w:hAnsi="Times New Roman" w:cs="Times New Roman"/>
          <w:sz w:val="24"/>
          <w:szCs w:val="24"/>
        </w:rPr>
        <w:t xml:space="preserve">existe </w:t>
      </w:r>
      <w:r w:rsidR="00476F6C" w:rsidRPr="00A3036C">
        <w:rPr>
          <w:rFonts w:ascii="Times New Roman" w:eastAsia="Aptos" w:hAnsi="Times New Roman" w:cs="Times New Roman"/>
          <w:sz w:val="24"/>
          <w:szCs w:val="24"/>
        </w:rPr>
        <w:t xml:space="preserve">uma linha tênue entre o </w:t>
      </w:r>
      <w:r w:rsidR="00476F6C" w:rsidRPr="00A3036C">
        <w:rPr>
          <w:rFonts w:ascii="Times New Roman" w:eastAsia="Aptos" w:hAnsi="Times New Roman" w:cs="Times New Roman"/>
          <w:i/>
          <w:iCs/>
          <w:sz w:val="24"/>
          <w:szCs w:val="24"/>
        </w:rPr>
        <w:t xml:space="preserve">apego </w:t>
      </w:r>
      <w:r w:rsidR="00476F6C" w:rsidRPr="00A3036C">
        <w:rPr>
          <w:rFonts w:ascii="Times New Roman" w:eastAsia="Aptos" w:hAnsi="Times New Roman" w:cs="Times New Roman"/>
          <w:sz w:val="24"/>
          <w:szCs w:val="24"/>
        </w:rPr>
        <w:t xml:space="preserve">a </w:t>
      </w:r>
      <w:r w:rsidR="00476F6C" w:rsidRPr="00A3036C">
        <w:rPr>
          <w:rFonts w:ascii="Times New Roman" w:eastAsia="Aptos" w:hAnsi="Times New Roman" w:cs="Times New Roman"/>
          <w:i/>
          <w:iCs/>
          <w:sz w:val="24"/>
          <w:szCs w:val="24"/>
        </w:rPr>
        <w:t xml:space="preserve">mentira e ilusão </w:t>
      </w:r>
      <w:r w:rsidR="00476F6C" w:rsidRPr="00A3036C">
        <w:rPr>
          <w:rFonts w:ascii="Times New Roman" w:eastAsia="Aptos" w:hAnsi="Times New Roman" w:cs="Times New Roman"/>
          <w:sz w:val="24"/>
          <w:szCs w:val="24"/>
        </w:rPr>
        <w:t xml:space="preserve">do Sistema Terra </w:t>
      </w:r>
      <w:r w:rsidR="001C1F34" w:rsidRPr="00A3036C">
        <w:rPr>
          <w:rFonts w:ascii="Times New Roman" w:eastAsia="Aptos" w:hAnsi="Times New Roman" w:cs="Times New Roman"/>
          <w:sz w:val="24"/>
          <w:szCs w:val="24"/>
        </w:rPr>
        <w:t>e a</w:t>
      </w:r>
      <w:r w:rsidR="00476F6C" w:rsidRPr="00A3036C">
        <w:rPr>
          <w:rFonts w:ascii="Times New Roman" w:eastAsia="Aptos" w:hAnsi="Times New Roman" w:cs="Times New Roman"/>
          <w:sz w:val="24"/>
          <w:szCs w:val="24"/>
        </w:rPr>
        <w:t xml:space="preserve"> evolu</w:t>
      </w:r>
      <w:r w:rsidR="001C1F34" w:rsidRPr="00A3036C">
        <w:rPr>
          <w:rFonts w:ascii="Times New Roman" w:eastAsia="Aptos" w:hAnsi="Times New Roman" w:cs="Times New Roman"/>
          <w:sz w:val="24"/>
          <w:szCs w:val="24"/>
        </w:rPr>
        <w:t>ção</w:t>
      </w:r>
      <w:r w:rsidR="00476F6C" w:rsidRPr="00A3036C">
        <w:rPr>
          <w:rFonts w:ascii="Times New Roman" w:eastAsia="Aptos" w:hAnsi="Times New Roman" w:cs="Times New Roman"/>
          <w:sz w:val="24"/>
          <w:szCs w:val="24"/>
        </w:rPr>
        <w:t xml:space="preserve"> ao </w:t>
      </w:r>
      <w:r w:rsidR="00476F6C" w:rsidRPr="00A3036C">
        <w:rPr>
          <w:rFonts w:ascii="Times New Roman" w:eastAsia="Aptos" w:hAnsi="Times New Roman" w:cs="Times New Roman"/>
          <w:i/>
          <w:iCs/>
          <w:sz w:val="24"/>
          <w:szCs w:val="24"/>
        </w:rPr>
        <w:t xml:space="preserve">amor incondicional </w:t>
      </w:r>
      <w:r w:rsidR="00476F6C" w:rsidRPr="00A3036C">
        <w:rPr>
          <w:rFonts w:ascii="Times New Roman" w:eastAsia="Aptos" w:hAnsi="Times New Roman" w:cs="Times New Roman"/>
          <w:sz w:val="24"/>
          <w:szCs w:val="24"/>
        </w:rPr>
        <w:t>previsto pelo SEU.</w:t>
      </w:r>
    </w:p>
    <w:p w14:paraId="5D981F47" w14:textId="4FFD02A2" w:rsidR="00B2514E" w:rsidRPr="00A3036C" w:rsidRDefault="002A2B74" w:rsidP="008506E4">
      <w:pPr>
        <w:spacing w:after="0" w:line="256" w:lineRule="auto"/>
        <w:jc w:val="both"/>
        <w:rPr>
          <w:rFonts w:ascii="Times New Roman" w:eastAsia="Aptos" w:hAnsi="Times New Roman" w:cs="Times New Roman"/>
          <w:i/>
          <w:iCs/>
          <w:sz w:val="24"/>
          <w:szCs w:val="24"/>
        </w:rPr>
      </w:pPr>
      <w:r w:rsidRPr="00A3036C">
        <w:rPr>
          <w:rFonts w:ascii="Times New Roman" w:eastAsia="Aptos" w:hAnsi="Times New Roman" w:cs="Times New Roman"/>
          <w:sz w:val="24"/>
          <w:szCs w:val="24"/>
        </w:rPr>
        <w:t>Sistema Terra rui por vontade d</w:t>
      </w:r>
      <w:r w:rsidR="00E2097B" w:rsidRPr="00A3036C">
        <w:rPr>
          <w:rFonts w:ascii="Times New Roman" w:eastAsia="Aptos" w:hAnsi="Times New Roman" w:cs="Times New Roman"/>
          <w:sz w:val="24"/>
          <w:szCs w:val="24"/>
        </w:rPr>
        <w:t>a Fonte de Criação Universal</w:t>
      </w:r>
      <w:r w:rsidR="00B17721" w:rsidRPr="00A3036C">
        <w:rPr>
          <w:rFonts w:ascii="Times New Roman" w:eastAsia="Aptos" w:hAnsi="Times New Roman" w:cs="Times New Roman"/>
          <w:sz w:val="24"/>
          <w:szCs w:val="24"/>
        </w:rPr>
        <w:t xml:space="preserve">. </w:t>
      </w:r>
      <w:r w:rsidR="000844CC" w:rsidRPr="00A3036C">
        <w:rPr>
          <w:rFonts w:ascii="Times New Roman" w:eastAsia="Aptos" w:hAnsi="Times New Roman" w:cs="Times New Roman"/>
          <w:sz w:val="24"/>
          <w:szCs w:val="24"/>
        </w:rPr>
        <w:t>I</w:t>
      </w:r>
      <w:r w:rsidR="00CA4B91" w:rsidRPr="00A3036C">
        <w:rPr>
          <w:rFonts w:ascii="Times New Roman" w:eastAsia="Aptos" w:hAnsi="Times New Roman" w:cs="Times New Roman"/>
          <w:sz w:val="24"/>
          <w:szCs w:val="24"/>
        </w:rPr>
        <w:t>gnorância d</w:t>
      </w:r>
      <w:r w:rsidR="00170415" w:rsidRPr="00A3036C">
        <w:rPr>
          <w:rFonts w:ascii="Times New Roman" w:eastAsia="Aptos" w:hAnsi="Times New Roman" w:cs="Times New Roman"/>
          <w:sz w:val="24"/>
          <w:szCs w:val="24"/>
        </w:rPr>
        <w:t>o terrícola</w:t>
      </w:r>
      <w:r w:rsidR="00CA4B91" w:rsidRPr="00A3036C">
        <w:rPr>
          <w:rFonts w:ascii="Times New Roman" w:eastAsia="Aptos" w:hAnsi="Times New Roman" w:cs="Times New Roman"/>
          <w:sz w:val="24"/>
          <w:szCs w:val="24"/>
        </w:rPr>
        <w:t>, o fizera sucumbir ao processo evolutivo</w:t>
      </w:r>
      <w:r w:rsidR="00184DF2" w:rsidRPr="00A3036C">
        <w:rPr>
          <w:rFonts w:ascii="Times New Roman" w:eastAsia="Aptos" w:hAnsi="Times New Roman" w:cs="Times New Roman"/>
          <w:sz w:val="24"/>
          <w:szCs w:val="24"/>
        </w:rPr>
        <w:t>,</w:t>
      </w:r>
      <w:r w:rsidR="008631BC" w:rsidRPr="00A3036C">
        <w:rPr>
          <w:rFonts w:ascii="Times New Roman" w:eastAsia="Aptos" w:hAnsi="Times New Roman" w:cs="Times New Roman"/>
          <w:sz w:val="24"/>
          <w:szCs w:val="24"/>
        </w:rPr>
        <w:t xml:space="preserve"> a ele apresentado</w:t>
      </w:r>
      <w:r w:rsidR="008D360E" w:rsidRPr="00A3036C">
        <w:rPr>
          <w:rFonts w:ascii="Times New Roman" w:eastAsia="Aptos" w:hAnsi="Times New Roman" w:cs="Times New Roman"/>
          <w:sz w:val="24"/>
          <w:szCs w:val="24"/>
        </w:rPr>
        <w:t xml:space="preserve"> de todas as formas possíveis para</w:t>
      </w:r>
      <w:r w:rsidR="002B1292" w:rsidRPr="00A3036C">
        <w:rPr>
          <w:rFonts w:ascii="Times New Roman" w:eastAsia="Aptos" w:hAnsi="Times New Roman" w:cs="Times New Roman"/>
          <w:sz w:val="24"/>
          <w:szCs w:val="24"/>
        </w:rPr>
        <w:t xml:space="preserve"> o tornar um ser humano </w:t>
      </w:r>
      <w:r w:rsidR="002B1292" w:rsidRPr="00A3036C">
        <w:rPr>
          <w:rFonts w:ascii="Times New Roman" w:eastAsia="Aptos" w:hAnsi="Times New Roman" w:cs="Times New Roman"/>
          <w:i/>
          <w:iCs/>
          <w:sz w:val="24"/>
          <w:szCs w:val="24"/>
        </w:rPr>
        <w:t>desperto</w:t>
      </w:r>
      <w:r w:rsidR="00E04A01" w:rsidRPr="00A3036C">
        <w:rPr>
          <w:rFonts w:ascii="Times New Roman" w:eastAsia="Aptos" w:hAnsi="Times New Roman" w:cs="Times New Roman"/>
          <w:sz w:val="24"/>
          <w:szCs w:val="24"/>
        </w:rPr>
        <w:t xml:space="preserve"> e pronto para descobrir </w:t>
      </w:r>
      <w:r w:rsidR="00D6261C" w:rsidRPr="00A3036C">
        <w:rPr>
          <w:rFonts w:ascii="Times New Roman" w:eastAsia="Aptos" w:hAnsi="Times New Roman" w:cs="Times New Roman"/>
          <w:sz w:val="24"/>
          <w:szCs w:val="24"/>
        </w:rPr>
        <w:t>o poder de ter e ser Deus com</w:t>
      </w:r>
      <w:r w:rsidR="00442280" w:rsidRPr="00A3036C">
        <w:rPr>
          <w:rFonts w:ascii="Times New Roman" w:eastAsia="Aptos" w:hAnsi="Times New Roman" w:cs="Times New Roman"/>
          <w:sz w:val="24"/>
          <w:szCs w:val="24"/>
        </w:rPr>
        <w:t xml:space="preserve"> </w:t>
      </w:r>
      <w:r w:rsidR="00E04A01" w:rsidRPr="00A3036C">
        <w:rPr>
          <w:rFonts w:ascii="Times New Roman" w:eastAsia="Aptos" w:hAnsi="Times New Roman" w:cs="Times New Roman"/>
          <w:sz w:val="24"/>
          <w:szCs w:val="24"/>
        </w:rPr>
        <w:t>a</w:t>
      </w:r>
      <w:r w:rsidR="00B2514E" w:rsidRPr="00A3036C">
        <w:rPr>
          <w:rFonts w:ascii="Times New Roman" w:eastAsia="Aptos" w:hAnsi="Times New Roman" w:cs="Times New Roman"/>
          <w:sz w:val="24"/>
          <w:szCs w:val="24"/>
        </w:rPr>
        <w:t xml:space="preserve"> única e exclusiva </w:t>
      </w:r>
      <w:r w:rsidR="00E04A01" w:rsidRPr="00A3036C">
        <w:rPr>
          <w:rFonts w:ascii="Times New Roman" w:eastAsia="Aptos" w:hAnsi="Times New Roman" w:cs="Times New Roman"/>
          <w:i/>
          <w:iCs/>
          <w:sz w:val="24"/>
          <w:szCs w:val="24"/>
        </w:rPr>
        <w:t>verdade absoluta</w:t>
      </w:r>
      <w:r w:rsidR="00E04A01" w:rsidRPr="00A3036C">
        <w:rPr>
          <w:rFonts w:ascii="Times New Roman" w:eastAsia="Aptos" w:hAnsi="Times New Roman" w:cs="Times New Roman"/>
          <w:sz w:val="24"/>
          <w:szCs w:val="24"/>
        </w:rPr>
        <w:t xml:space="preserve">. </w:t>
      </w:r>
    </w:p>
    <w:p w14:paraId="4D6226A7" w14:textId="77777777" w:rsidR="000D741B" w:rsidRPr="00A3036C" w:rsidRDefault="00B17721" w:rsidP="00F676F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E</w:t>
      </w:r>
      <w:r w:rsidR="00A92622" w:rsidRPr="00A3036C">
        <w:rPr>
          <w:rFonts w:ascii="Times New Roman" w:eastAsia="Aptos" w:hAnsi="Times New Roman" w:cs="Times New Roman"/>
          <w:sz w:val="24"/>
          <w:szCs w:val="24"/>
        </w:rPr>
        <w:t>xuberância subterrânea do</w:t>
      </w:r>
      <w:r w:rsidR="003D4FE2" w:rsidRPr="00A3036C">
        <w:rPr>
          <w:rFonts w:ascii="Times New Roman" w:eastAsia="Aptos" w:hAnsi="Times New Roman" w:cs="Times New Roman"/>
          <w:sz w:val="24"/>
          <w:szCs w:val="24"/>
        </w:rPr>
        <w:t>s Hemisférios Norte e Sul do</w:t>
      </w:r>
      <w:r w:rsidR="00A92622" w:rsidRPr="00A3036C">
        <w:rPr>
          <w:rFonts w:ascii="Times New Roman" w:eastAsia="Aptos" w:hAnsi="Times New Roman" w:cs="Times New Roman"/>
          <w:sz w:val="24"/>
          <w:szCs w:val="24"/>
        </w:rPr>
        <w:t xml:space="preserve"> planeta Terra emerge</w:t>
      </w:r>
      <w:r w:rsidR="003D4FE2" w:rsidRPr="00A3036C">
        <w:rPr>
          <w:rFonts w:ascii="Times New Roman" w:eastAsia="Aptos" w:hAnsi="Times New Roman" w:cs="Times New Roman"/>
          <w:sz w:val="24"/>
          <w:szCs w:val="24"/>
        </w:rPr>
        <w:t>m</w:t>
      </w:r>
      <w:r w:rsidR="00A92622" w:rsidRPr="00A3036C">
        <w:rPr>
          <w:rFonts w:ascii="Times New Roman" w:eastAsia="Aptos" w:hAnsi="Times New Roman" w:cs="Times New Roman"/>
          <w:sz w:val="24"/>
          <w:szCs w:val="24"/>
        </w:rPr>
        <w:t xml:space="preserve"> para o </w:t>
      </w:r>
      <w:r w:rsidR="006F20CA" w:rsidRPr="00A3036C">
        <w:rPr>
          <w:rFonts w:ascii="Times New Roman" w:eastAsia="Aptos" w:hAnsi="Times New Roman" w:cs="Times New Roman"/>
          <w:i/>
          <w:iCs/>
          <w:sz w:val="24"/>
          <w:szCs w:val="24"/>
        </w:rPr>
        <w:t>primeiro plano terráqueo</w:t>
      </w:r>
      <w:r w:rsidR="00C94202" w:rsidRPr="00A3036C">
        <w:rPr>
          <w:rFonts w:ascii="Times New Roman" w:eastAsia="Aptos" w:hAnsi="Times New Roman" w:cs="Times New Roman"/>
          <w:sz w:val="24"/>
          <w:szCs w:val="24"/>
        </w:rPr>
        <w:t>. C</w:t>
      </w:r>
      <w:r w:rsidR="003A4254" w:rsidRPr="00A3036C">
        <w:rPr>
          <w:rFonts w:ascii="Times New Roman" w:eastAsia="Aptos" w:hAnsi="Times New Roman" w:cs="Times New Roman"/>
          <w:sz w:val="24"/>
          <w:szCs w:val="24"/>
        </w:rPr>
        <w:t>abe a raça indígena</w:t>
      </w:r>
      <w:r w:rsidR="00552944" w:rsidRPr="00A3036C">
        <w:rPr>
          <w:rFonts w:ascii="Times New Roman" w:eastAsia="Aptos" w:hAnsi="Times New Roman" w:cs="Times New Roman"/>
          <w:sz w:val="24"/>
          <w:szCs w:val="24"/>
        </w:rPr>
        <w:t xml:space="preserve">, por ora, a habitar o orbe, </w:t>
      </w:r>
      <w:r w:rsidR="00A55864" w:rsidRPr="00A3036C">
        <w:rPr>
          <w:rFonts w:ascii="Times New Roman" w:eastAsia="Aptos" w:hAnsi="Times New Roman" w:cs="Times New Roman"/>
          <w:sz w:val="24"/>
          <w:szCs w:val="24"/>
        </w:rPr>
        <w:t>ladeada pel</w:t>
      </w:r>
      <w:r w:rsidR="000844CC" w:rsidRPr="00A3036C">
        <w:rPr>
          <w:rFonts w:ascii="Times New Roman" w:eastAsia="Aptos" w:hAnsi="Times New Roman" w:cs="Times New Roman"/>
          <w:sz w:val="24"/>
          <w:szCs w:val="24"/>
        </w:rPr>
        <w:t>as demais raça</w:t>
      </w:r>
      <w:r w:rsidR="00C94202" w:rsidRPr="00A3036C">
        <w:rPr>
          <w:rFonts w:ascii="Times New Roman" w:eastAsia="Aptos" w:hAnsi="Times New Roman" w:cs="Times New Roman"/>
          <w:sz w:val="24"/>
          <w:szCs w:val="24"/>
        </w:rPr>
        <w:t>s atuantes no</w:t>
      </w:r>
      <w:r w:rsidR="00A55864" w:rsidRPr="00A3036C">
        <w:rPr>
          <w:rFonts w:ascii="Times New Roman" w:eastAsia="Aptos" w:hAnsi="Times New Roman" w:cs="Times New Roman"/>
          <w:sz w:val="24"/>
          <w:szCs w:val="24"/>
        </w:rPr>
        <w:t xml:space="preserve"> </w:t>
      </w:r>
      <w:r w:rsidR="00A55864" w:rsidRPr="00A3036C">
        <w:rPr>
          <w:rFonts w:ascii="Times New Roman" w:eastAsia="Aptos" w:hAnsi="Times New Roman" w:cs="Times New Roman"/>
          <w:b/>
          <w:bCs/>
          <w:sz w:val="24"/>
          <w:szCs w:val="24"/>
        </w:rPr>
        <w:t>Green Dream</w:t>
      </w:r>
      <w:r w:rsidR="004E5ED4" w:rsidRPr="00A3036C">
        <w:rPr>
          <w:rFonts w:ascii="Times New Roman" w:eastAsia="Aptos" w:hAnsi="Times New Roman" w:cs="Times New Roman"/>
          <w:sz w:val="24"/>
          <w:szCs w:val="24"/>
        </w:rPr>
        <w:t xml:space="preserve"> e </w:t>
      </w:r>
      <w:r w:rsidR="006E35EF" w:rsidRPr="00A3036C">
        <w:rPr>
          <w:rFonts w:ascii="Times New Roman" w:eastAsia="Aptos" w:hAnsi="Times New Roman" w:cs="Times New Roman"/>
          <w:sz w:val="24"/>
          <w:szCs w:val="24"/>
        </w:rPr>
        <w:t>n</w:t>
      </w:r>
      <w:r w:rsidR="004E5ED4" w:rsidRPr="00A3036C">
        <w:rPr>
          <w:rFonts w:ascii="Times New Roman" w:eastAsia="Aptos" w:hAnsi="Times New Roman" w:cs="Times New Roman"/>
          <w:sz w:val="24"/>
          <w:szCs w:val="24"/>
        </w:rPr>
        <w:t xml:space="preserve">o Grupo Harrison &amp; Taylor, </w:t>
      </w:r>
      <w:r w:rsidR="004E5ED4" w:rsidRPr="00A3036C">
        <w:rPr>
          <w:rFonts w:ascii="Times New Roman" w:eastAsia="Aptos" w:hAnsi="Times New Roman" w:cs="Times New Roman"/>
          <w:i/>
          <w:iCs/>
          <w:sz w:val="24"/>
          <w:szCs w:val="24"/>
        </w:rPr>
        <w:t>a cozinha do mundo</w:t>
      </w:r>
      <w:r w:rsidR="004E5ED4" w:rsidRPr="00A3036C">
        <w:rPr>
          <w:rFonts w:ascii="Times New Roman" w:eastAsia="Aptos" w:hAnsi="Times New Roman" w:cs="Times New Roman"/>
          <w:sz w:val="24"/>
          <w:szCs w:val="24"/>
        </w:rPr>
        <w:t>,</w:t>
      </w:r>
      <w:r w:rsidR="00442280" w:rsidRPr="00A3036C">
        <w:rPr>
          <w:rFonts w:ascii="Times New Roman" w:eastAsia="Aptos" w:hAnsi="Times New Roman" w:cs="Times New Roman"/>
          <w:sz w:val="24"/>
          <w:szCs w:val="24"/>
        </w:rPr>
        <w:t xml:space="preserve"> </w:t>
      </w:r>
      <w:r w:rsidR="000D741B" w:rsidRPr="00A3036C">
        <w:rPr>
          <w:rFonts w:ascii="Times New Roman" w:eastAsia="Aptos" w:hAnsi="Times New Roman" w:cs="Times New Roman"/>
          <w:sz w:val="24"/>
          <w:szCs w:val="24"/>
        </w:rPr>
        <w:t>n</w:t>
      </w:r>
      <w:r w:rsidR="00983654" w:rsidRPr="00A3036C">
        <w:rPr>
          <w:rFonts w:ascii="Times New Roman" w:eastAsia="Aptos" w:hAnsi="Times New Roman" w:cs="Times New Roman"/>
          <w:sz w:val="24"/>
          <w:szCs w:val="24"/>
        </w:rPr>
        <w:t>a ocupação de seus territórios originai</w:t>
      </w:r>
      <w:r w:rsidR="0099582A" w:rsidRPr="00A3036C">
        <w:rPr>
          <w:rFonts w:ascii="Times New Roman" w:eastAsia="Aptos" w:hAnsi="Times New Roman" w:cs="Times New Roman"/>
          <w:sz w:val="24"/>
          <w:szCs w:val="24"/>
        </w:rPr>
        <w:t>s</w:t>
      </w:r>
      <w:r w:rsidR="00AE138D" w:rsidRPr="00A3036C">
        <w:rPr>
          <w:rFonts w:ascii="Times New Roman" w:eastAsia="Aptos" w:hAnsi="Times New Roman" w:cs="Times New Roman"/>
          <w:sz w:val="24"/>
          <w:szCs w:val="24"/>
        </w:rPr>
        <w:t>.</w:t>
      </w:r>
      <w:r w:rsidR="00A21EBC" w:rsidRPr="00A3036C">
        <w:rPr>
          <w:rFonts w:ascii="Times New Roman" w:eastAsia="Aptos" w:hAnsi="Times New Roman" w:cs="Times New Roman"/>
          <w:sz w:val="24"/>
          <w:szCs w:val="24"/>
        </w:rPr>
        <w:t xml:space="preserve"> </w:t>
      </w:r>
      <w:r w:rsidR="00AE138D" w:rsidRPr="00A3036C">
        <w:rPr>
          <w:rFonts w:ascii="Times New Roman" w:eastAsia="Aptos" w:hAnsi="Times New Roman" w:cs="Times New Roman"/>
          <w:sz w:val="24"/>
          <w:szCs w:val="24"/>
        </w:rPr>
        <w:t>A</w:t>
      </w:r>
      <w:r w:rsidR="00A21EBC" w:rsidRPr="00A3036C">
        <w:rPr>
          <w:rFonts w:ascii="Times New Roman" w:eastAsia="Aptos" w:hAnsi="Times New Roman" w:cs="Times New Roman"/>
          <w:sz w:val="24"/>
          <w:szCs w:val="24"/>
        </w:rPr>
        <w:t xml:space="preserve">lém de emprestarem </w:t>
      </w:r>
      <w:r w:rsidR="009E51BD" w:rsidRPr="00A3036C">
        <w:rPr>
          <w:rFonts w:ascii="Times New Roman" w:eastAsia="Aptos" w:hAnsi="Times New Roman" w:cs="Times New Roman"/>
          <w:sz w:val="24"/>
          <w:szCs w:val="24"/>
        </w:rPr>
        <w:t>conhecimentos relevantes para convivência do ser humano com a natureza</w:t>
      </w:r>
      <w:r w:rsidR="008B71D8" w:rsidRPr="00A3036C">
        <w:rPr>
          <w:rFonts w:ascii="Times New Roman" w:eastAsia="Aptos" w:hAnsi="Times New Roman" w:cs="Times New Roman"/>
          <w:sz w:val="24"/>
          <w:szCs w:val="24"/>
        </w:rPr>
        <w:t xml:space="preserve">. </w:t>
      </w:r>
    </w:p>
    <w:p w14:paraId="7C8EA0CA" w14:textId="536C027E" w:rsidR="00985557" w:rsidRPr="00A3036C" w:rsidRDefault="00AE138D" w:rsidP="00F96158">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Grupo Harrison &amp; Taylor, sob a tutela </w:t>
      </w:r>
      <w:r w:rsidR="005A7E3A" w:rsidRPr="00A3036C">
        <w:rPr>
          <w:rFonts w:ascii="Times New Roman" w:eastAsia="Aptos" w:hAnsi="Times New Roman" w:cs="Times New Roman"/>
          <w:sz w:val="24"/>
          <w:szCs w:val="24"/>
        </w:rPr>
        <w:t>das</w:t>
      </w:r>
      <w:r w:rsidRPr="00A3036C">
        <w:rPr>
          <w:rFonts w:ascii="Times New Roman" w:eastAsia="Aptos" w:hAnsi="Times New Roman" w:cs="Times New Roman"/>
          <w:sz w:val="24"/>
          <w:szCs w:val="24"/>
        </w:rPr>
        <w:t xml:space="preserve"> companheiras Marion </w:t>
      </w:r>
      <w:r w:rsidR="005A7E3A" w:rsidRPr="00A3036C">
        <w:rPr>
          <w:rFonts w:ascii="Times New Roman" w:eastAsia="Aptos" w:hAnsi="Times New Roman" w:cs="Times New Roman"/>
          <w:sz w:val="24"/>
          <w:szCs w:val="24"/>
        </w:rPr>
        <w:t>P</w:t>
      </w:r>
      <w:r w:rsidRPr="00A3036C">
        <w:rPr>
          <w:rFonts w:ascii="Times New Roman" w:eastAsia="Aptos" w:hAnsi="Times New Roman" w:cs="Times New Roman"/>
          <w:sz w:val="24"/>
          <w:szCs w:val="24"/>
        </w:rPr>
        <w:t>atrícia e Viviane</w:t>
      </w:r>
      <w:r w:rsidR="005A7E3A"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está presente nos </w:t>
      </w:r>
      <w:r w:rsidR="005A7E3A" w:rsidRPr="00A3036C">
        <w:rPr>
          <w:rFonts w:ascii="Times New Roman" w:eastAsia="Aptos" w:hAnsi="Times New Roman" w:cs="Times New Roman"/>
          <w:sz w:val="24"/>
          <w:szCs w:val="24"/>
        </w:rPr>
        <w:t>cinco</w:t>
      </w:r>
      <w:r w:rsidRPr="00A3036C">
        <w:rPr>
          <w:rFonts w:ascii="Times New Roman" w:eastAsia="Aptos" w:hAnsi="Times New Roman" w:cs="Times New Roman"/>
          <w:sz w:val="24"/>
          <w:szCs w:val="24"/>
        </w:rPr>
        <w:t xml:space="preserve"> continentes</w:t>
      </w:r>
      <w:r w:rsidR="005A7E3A" w:rsidRPr="00A3036C">
        <w:rPr>
          <w:rFonts w:ascii="Times New Roman" w:eastAsia="Aptos" w:hAnsi="Times New Roman" w:cs="Times New Roman"/>
          <w:sz w:val="24"/>
          <w:szCs w:val="24"/>
        </w:rPr>
        <w:t xml:space="preserve"> do </w:t>
      </w:r>
      <w:r w:rsidR="005A7E3A" w:rsidRPr="00A3036C">
        <w:rPr>
          <w:rFonts w:ascii="Times New Roman" w:eastAsia="Aptos" w:hAnsi="Times New Roman" w:cs="Times New Roman"/>
          <w:i/>
          <w:iCs/>
          <w:sz w:val="24"/>
          <w:szCs w:val="24"/>
        </w:rPr>
        <w:t>novo planeta</w:t>
      </w:r>
      <w:r w:rsidR="005A7E3A" w:rsidRPr="00A3036C">
        <w:rPr>
          <w:rFonts w:ascii="Times New Roman" w:eastAsia="Aptos" w:hAnsi="Times New Roman" w:cs="Times New Roman"/>
          <w:sz w:val="24"/>
          <w:szCs w:val="24"/>
        </w:rPr>
        <w:t xml:space="preserve"> onde a permuta de serviços substitui o dinheiro. Metodologia organizacional governamental conta com as citadas acima, </w:t>
      </w:r>
      <w:r w:rsidR="001C1F34" w:rsidRPr="00A3036C">
        <w:rPr>
          <w:rFonts w:ascii="Times New Roman" w:eastAsia="Aptos" w:hAnsi="Times New Roman" w:cs="Times New Roman"/>
          <w:sz w:val="24"/>
          <w:szCs w:val="24"/>
        </w:rPr>
        <w:t xml:space="preserve">além de </w:t>
      </w:r>
      <w:r w:rsidR="008B71D8" w:rsidRPr="00A3036C">
        <w:rPr>
          <w:rFonts w:ascii="Times New Roman" w:eastAsia="Aptos" w:hAnsi="Times New Roman" w:cs="Times New Roman"/>
          <w:sz w:val="24"/>
          <w:szCs w:val="24"/>
        </w:rPr>
        <w:lastRenderedPageBreak/>
        <w:t>Carol Harrison</w:t>
      </w:r>
      <w:r w:rsidR="005A7E3A" w:rsidRPr="00A3036C">
        <w:rPr>
          <w:rFonts w:ascii="Times New Roman" w:eastAsia="Aptos" w:hAnsi="Times New Roman" w:cs="Times New Roman"/>
          <w:sz w:val="24"/>
          <w:szCs w:val="24"/>
        </w:rPr>
        <w:t xml:space="preserve">, </w:t>
      </w:r>
      <w:r w:rsidR="005A6395" w:rsidRPr="00A3036C">
        <w:rPr>
          <w:rFonts w:ascii="Times New Roman" w:eastAsia="Aptos" w:hAnsi="Times New Roman" w:cs="Times New Roman"/>
          <w:sz w:val="24"/>
          <w:szCs w:val="24"/>
        </w:rPr>
        <w:t>Gabriel Cappallatte</w:t>
      </w:r>
      <w:r w:rsidR="005A7E3A" w:rsidRPr="00A3036C">
        <w:rPr>
          <w:rFonts w:ascii="Times New Roman" w:eastAsia="Aptos" w:hAnsi="Times New Roman" w:cs="Times New Roman"/>
          <w:sz w:val="24"/>
          <w:szCs w:val="24"/>
        </w:rPr>
        <w:t xml:space="preserve"> e Nefertari Mandela</w:t>
      </w:r>
      <w:r w:rsidR="003A48F6" w:rsidRPr="00A3036C">
        <w:rPr>
          <w:rFonts w:ascii="Times New Roman" w:eastAsia="Aptos" w:hAnsi="Times New Roman" w:cs="Times New Roman"/>
          <w:sz w:val="24"/>
          <w:szCs w:val="24"/>
        </w:rPr>
        <w:t xml:space="preserve"> leiam-se </w:t>
      </w:r>
      <w:r w:rsidR="003A48F6" w:rsidRPr="00A3036C">
        <w:rPr>
          <w:rFonts w:ascii="Times New Roman" w:eastAsia="Aptos" w:hAnsi="Times New Roman" w:cs="Times New Roman"/>
          <w:b/>
          <w:bCs/>
          <w:sz w:val="24"/>
          <w:szCs w:val="24"/>
        </w:rPr>
        <w:t>Green Dream</w:t>
      </w:r>
      <w:r w:rsidR="003A48F6" w:rsidRPr="00A3036C">
        <w:rPr>
          <w:rFonts w:ascii="Times New Roman" w:eastAsia="Aptos" w:hAnsi="Times New Roman" w:cs="Times New Roman"/>
          <w:sz w:val="24"/>
          <w:szCs w:val="24"/>
        </w:rPr>
        <w:t>,</w:t>
      </w:r>
      <w:r w:rsidR="005A7E3A" w:rsidRPr="00A3036C">
        <w:rPr>
          <w:rFonts w:ascii="Times New Roman" w:eastAsia="Aptos" w:hAnsi="Times New Roman" w:cs="Times New Roman"/>
          <w:sz w:val="24"/>
          <w:szCs w:val="24"/>
        </w:rPr>
        <w:t xml:space="preserve"> lideranças indígenas,</w:t>
      </w:r>
      <w:r w:rsidR="00D97D24" w:rsidRPr="00A3036C">
        <w:rPr>
          <w:rFonts w:ascii="Times New Roman" w:eastAsia="Aptos" w:hAnsi="Times New Roman" w:cs="Times New Roman"/>
          <w:sz w:val="24"/>
          <w:szCs w:val="24"/>
        </w:rPr>
        <w:t xml:space="preserve"> </w:t>
      </w:r>
      <w:r w:rsidR="005A7E3A" w:rsidRPr="00A3036C">
        <w:rPr>
          <w:rFonts w:ascii="Times New Roman" w:eastAsia="Aptos" w:hAnsi="Times New Roman" w:cs="Times New Roman"/>
          <w:sz w:val="24"/>
          <w:szCs w:val="24"/>
        </w:rPr>
        <w:t>Pablo</w:t>
      </w:r>
      <w:r w:rsidR="009A5414" w:rsidRPr="00A3036C">
        <w:rPr>
          <w:rFonts w:ascii="Times New Roman" w:eastAsia="Aptos" w:hAnsi="Times New Roman" w:cs="Times New Roman"/>
          <w:sz w:val="24"/>
          <w:szCs w:val="24"/>
        </w:rPr>
        <w:t xml:space="preserve"> e</w:t>
      </w:r>
      <w:r w:rsidR="005A7E3A" w:rsidRPr="00A3036C">
        <w:rPr>
          <w:rFonts w:ascii="Times New Roman" w:eastAsia="Aptos" w:hAnsi="Times New Roman" w:cs="Times New Roman"/>
          <w:sz w:val="24"/>
          <w:szCs w:val="24"/>
        </w:rPr>
        <w:t xml:space="preserve"> Sthephano</w:t>
      </w:r>
      <w:r w:rsidR="00707B4B" w:rsidRPr="00A3036C">
        <w:rPr>
          <w:rFonts w:ascii="Times New Roman" w:eastAsia="Aptos" w:hAnsi="Times New Roman" w:cs="Times New Roman"/>
          <w:sz w:val="24"/>
          <w:szCs w:val="24"/>
        </w:rPr>
        <w:t>. Todos</w:t>
      </w:r>
      <w:r w:rsidR="005A7E3A" w:rsidRPr="00A3036C">
        <w:rPr>
          <w:rFonts w:ascii="Times New Roman" w:eastAsia="Aptos" w:hAnsi="Times New Roman" w:cs="Times New Roman"/>
          <w:sz w:val="24"/>
          <w:szCs w:val="24"/>
        </w:rPr>
        <w:t xml:space="preserve">  </w:t>
      </w:r>
      <w:r w:rsidR="002A4CFD" w:rsidRPr="00A3036C">
        <w:rPr>
          <w:rFonts w:ascii="Times New Roman" w:eastAsia="Aptos" w:hAnsi="Times New Roman" w:cs="Times New Roman"/>
          <w:sz w:val="24"/>
          <w:szCs w:val="24"/>
        </w:rPr>
        <w:t>são parte de</w:t>
      </w:r>
      <w:r w:rsidR="005A7E3A" w:rsidRPr="00A3036C">
        <w:rPr>
          <w:rFonts w:ascii="Times New Roman" w:eastAsia="Aptos" w:hAnsi="Times New Roman" w:cs="Times New Roman"/>
          <w:sz w:val="24"/>
          <w:szCs w:val="24"/>
        </w:rPr>
        <w:t xml:space="preserve"> um Conselho </w:t>
      </w:r>
      <w:r w:rsidR="002A4CFD" w:rsidRPr="00A3036C">
        <w:rPr>
          <w:rFonts w:ascii="Times New Roman" w:eastAsia="Aptos" w:hAnsi="Times New Roman" w:cs="Times New Roman"/>
          <w:sz w:val="24"/>
          <w:szCs w:val="24"/>
        </w:rPr>
        <w:t>Global, responsável pela gestão planetária</w:t>
      </w:r>
      <w:r w:rsidR="009A5414" w:rsidRPr="00A3036C">
        <w:rPr>
          <w:rFonts w:ascii="Times New Roman" w:eastAsia="Aptos" w:hAnsi="Times New Roman" w:cs="Times New Roman"/>
          <w:sz w:val="24"/>
          <w:szCs w:val="24"/>
        </w:rPr>
        <w:t xml:space="preserve"> de</w:t>
      </w:r>
      <w:r w:rsidR="00476F6C" w:rsidRPr="00A3036C">
        <w:rPr>
          <w:rFonts w:ascii="Times New Roman" w:eastAsia="Aptos" w:hAnsi="Times New Roman" w:cs="Times New Roman"/>
          <w:sz w:val="24"/>
          <w:szCs w:val="24"/>
        </w:rPr>
        <w:t xml:space="preserve"> </w:t>
      </w:r>
      <w:r w:rsidR="00F676F8" w:rsidRPr="00A3036C">
        <w:rPr>
          <w:rFonts w:ascii="Times New Roman" w:eastAsia="Aptos" w:hAnsi="Times New Roman" w:cs="Times New Roman"/>
          <w:sz w:val="24"/>
          <w:szCs w:val="24"/>
        </w:rPr>
        <w:t>90</w:t>
      </w:r>
      <w:r w:rsidR="00AB702A">
        <w:rPr>
          <w:rFonts w:ascii="Times New Roman" w:eastAsia="Aptos" w:hAnsi="Times New Roman" w:cs="Times New Roman"/>
          <w:sz w:val="24"/>
          <w:szCs w:val="24"/>
        </w:rPr>
        <w:t>0</w:t>
      </w:r>
      <w:r w:rsidR="00F676F8" w:rsidRPr="00A3036C">
        <w:rPr>
          <w:rFonts w:ascii="Times New Roman" w:eastAsia="Aptos" w:hAnsi="Times New Roman" w:cs="Times New Roman"/>
          <w:sz w:val="24"/>
          <w:szCs w:val="24"/>
        </w:rPr>
        <w:t>.000 habitantes</w:t>
      </w:r>
      <w:r w:rsidR="002A4CFD" w:rsidRPr="00A3036C">
        <w:rPr>
          <w:rFonts w:ascii="Times New Roman" w:eastAsia="Aptos" w:hAnsi="Times New Roman" w:cs="Times New Roman"/>
          <w:sz w:val="24"/>
          <w:szCs w:val="24"/>
        </w:rPr>
        <w:t>.</w:t>
      </w:r>
      <w:r w:rsidR="00F676F8" w:rsidRPr="00A3036C">
        <w:rPr>
          <w:rFonts w:ascii="Times New Roman" w:eastAsia="Aptos" w:hAnsi="Times New Roman" w:cs="Times New Roman"/>
          <w:sz w:val="24"/>
          <w:szCs w:val="24"/>
        </w:rPr>
        <w:t xml:space="preserve"> Idioma único, harmonia, solidariedade e a premissa filosófica dimensional, </w:t>
      </w:r>
      <w:r w:rsidR="00F676F8" w:rsidRPr="00A3036C">
        <w:rPr>
          <w:rFonts w:ascii="Times New Roman" w:eastAsia="Aptos" w:hAnsi="Times New Roman" w:cs="Times New Roman"/>
          <w:i/>
          <w:iCs/>
          <w:sz w:val="24"/>
          <w:szCs w:val="24"/>
        </w:rPr>
        <w:t>a minha raça humana é universal</w:t>
      </w:r>
      <w:r w:rsidR="00F676F8" w:rsidRPr="00A3036C">
        <w:rPr>
          <w:rFonts w:ascii="Times New Roman" w:eastAsia="Aptos" w:hAnsi="Times New Roman" w:cs="Times New Roman"/>
          <w:sz w:val="24"/>
          <w:szCs w:val="24"/>
        </w:rPr>
        <w:t xml:space="preserve">... </w:t>
      </w:r>
      <w:r w:rsidR="00F676F8" w:rsidRPr="00A3036C">
        <w:rPr>
          <w:rFonts w:ascii="Times New Roman" w:eastAsia="Aptos" w:hAnsi="Times New Roman" w:cs="Times New Roman"/>
          <w:i/>
          <w:iCs/>
          <w:sz w:val="24"/>
          <w:szCs w:val="24"/>
        </w:rPr>
        <w:t>o meu sexo é o amor</w:t>
      </w:r>
      <w:r w:rsidR="00F676F8" w:rsidRPr="00A3036C">
        <w:rPr>
          <w:rFonts w:ascii="Times New Roman" w:eastAsia="Aptos" w:hAnsi="Times New Roman" w:cs="Times New Roman"/>
          <w:sz w:val="24"/>
          <w:szCs w:val="24"/>
        </w:rPr>
        <w:t xml:space="preserve">... </w:t>
      </w:r>
      <w:r w:rsidR="00F676F8" w:rsidRPr="00A3036C">
        <w:rPr>
          <w:rFonts w:ascii="Times New Roman" w:eastAsia="Aptos" w:hAnsi="Times New Roman" w:cs="Times New Roman"/>
          <w:i/>
          <w:iCs/>
          <w:sz w:val="24"/>
          <w:szCs w:val="24"/>
        </w:rPr>
        <w:t>a minha religião é a consciência</w:t>
      </w:r>
      <w:r w:rsidR="00F676F8" w:rsidRPr="00A3036C">
        <w:rPr>
          <w:rFonts w:ascii="Times New Roman" w:eastAsia="Aptos" w:hAnsi="Times New Roman" w:cs="Times New Roman"/>
          <w:sz w:val="24"/>
          <w:szCs w:val="24"/>
        </w:rPr>
        <w:t xml:space="preserve">... </w:t>
      </w:r>
      <w:r w:rsidR="00F676F8" w:rsidRPr="00A3036C">
        <w:rPr>
          <w:rFonts w:ascii="Times New Roman" w:eastAsia="Aptos" w:hAnsi="Times New Roman" w:cs="Times New Roman"/>
          <w:i/>
          <w:iCs/>
          <w:sz w:val="24"/>
          <w:szCs w:val="24"/>
        </w:rPr>
        <w:t>todos os gêneros são iguais</w:t>
      </w:r>
      <w:r w:rsidR="00F676F8" w:rsidRPr="00A3036C">
        <w:rPr>
          <w:rFonts w:ascii="Times New Roman" w:eastAsia="Aptos" w:hAnsi="Times New Roman" w:cs="Times New Roman"/>
          <w:sz w:val="24"/>
          <w:szCs w:val="24"/>
        </w:rPr>
        <w:t xml:space="preserve"> e por, conseguinte a filosofia do Eu Sou garantem ambiência global preparatória para os estagiários</w:t>
      </w:r>
      <w:r w:rsidR="0071701B" w:rsidRPr="00A3036C">
        <w:rPr>
          <w:rFonts w:ascii="Times New Roman" w:eastAsia="Aptos" w:hAnsi="Times New Roman" w:cs="Times New Roman"/>
          <w:sz w:val="24"/>
          <w:szCs w:val="24"/>
        </w:rPr>
        <w:t xml:space="preserve"> da Ilha de Gravatás. </w:t>
      </w:r>
      <w:r w:rsidR="001C1F34" w:rsidRPr="00A3036C">
        <w:rPr>
          <w:rFonts w:ascii="Times New Roman" w:eastAsia="Aptos" w:hAnsi="Times New Roman" w:cs="Times New Roman"/>
          <w:sz w:val="24"/>
          <w:szCs w:val="24"/>
        </w:rPr>
        <w:t>Estes o</w:t>
      </w:r>
      <w:r w:rsidR="0071701B" w:rsidRPr="00A3036C">
        <w:rPr>
          <w:rFonts w:ascii="Times New Roman" w:eastAsia="Aptos" w:hAnsi="Times New Roman" w:cs="Times New Roman"/>
          <w:sz w:val="24"/>
          <w:szCs w:val="24"/>
        </w:rPr>
        <w:t xml:space="preserve">rientados pelos </w:t>
      </w:r>
      <w:r w:rsidR="0071701B" w:rsidRPr="00A3036C">
        <w:rPr>
          <w:rFonts w:ascii="Times New Roman" w:eastAsia="Aptos" w:hAnsi="Times New Roman" w:cs="Times New Roman"/>
          <w:i/>
          <w:iCs/>
          <w:sz w:val="24"/>
          <w:szCs w:val="24"/>
        </w:rPr>
        <w:t>mestres ascensos</w:t>
      </w:r>
      <w:r w:rsidR="0071701B" w:rsidRPr="00A3036C">
        <w:rPr>
          <w:rFonts w:ascii="Times New Roman" w:eastAsia="Aptos" w:hAnsi="Times New Roman" w:cs="Times New Roman"/>
          <w:sz w:val="24"/>
          <w:szCs w:val="24"/>
        </w:rPr>
        <w:t xml:space="preserve"> para se juntarem a est</w:t>
      </w:r>
      <w:r w:rsidR="00707B4B" w:rsidRPr="00A3036C">
        <w:rPr>
          <w:rFonts w:ascii="Times New Roman" w:eastAsia="Aptos" w:hAnsi="Times New Roman" w:cs="Times New Roman"/>
          <w:sz w:val="24"/>
          <w:szCs w:val="24"/>
        </w:rPr>
        <w:t>a população</w:t>
      </w:r>
      <w:r w:rsidR="0071701B" w:rsidRPr="00A3036C">
        <w:rPr>
          <w:rFonts w:ascii="Times New Roman" w:eastAsia="Aptos" w:hAnsi="Times New Roman" w:cs="Times New Roman"/>
          <w:sz w:val="24"/>
          <w:szCs w:val="24"/>
        </w:rPr>
        <w:t xml:space="preserve"> na caminhada de </w:t>
      </w:r>
      <w:r w:rsidR="0071701B" w:rsidRPr="00A3036C">
        <w:rPr>
          <w:rFonts w:ascii="Times New Roman" w:eastAsia="Aptos" w:hAnsi="Times New Roman" w:cs="Times New Roman"/>
          <w:i/>
          <w:iCs/>
          <w:sz w:val="24"/>
          <w:szCs w:val="24"/>
        </w:rPr>
        <w:t xml:space="preserve">o aprendizado da delicadeza </w:t>
      </w:r>
      <w:r w:rsidR="0071701B" w:rsidRPr="00A3036C">
        <w:rPr>
          <w:rFonts w:ascii="Times New Roman" w:eastAsia="Aptos" w:hAnsi="Times New Roman" w:cs="Times New Roman"/>
          <w:sz w:val="24"/>
          <w:szCs w:val="24"/>
        </w:rPr>
        <w:t xml:space="preserve">em </w:t>
      </w:r>
      <w:r w:rsidR="0071701B" w:rsidRPr="00A3036C">
        <w:rPr>
          <w:rFonts w:ascii="Times New Roman" w:eastAsia="Aptos" w:hAnsi="Times New Roman" w:cs="Times New Roman"/>
          <w:b/>
          <w:bCs/>
          <w:sz w:val="24"/>
          <w:szCs w:val="24"/>
        </w:rPr>
        <w:t>Evoluirejá</w:t>
      </w:r>
      <w:r w:rsidR="0071701B" w:rsidRPr="00A3036C">
        <w:rPr>
          <w:rFonts w:ascii="Times New Roman" w:eastAsia="Aptos" w:hAnsi="Times New Roman" w:cs="Times New Roman"/>
          <w:sz w:val="24"/>
          <w:szCs w:val="24"/>
        </w:rPr>
        <w:t>.</w:t>
      </w:r>
      <w:r w:rsidR="00F676F8" w:rsidRPr="00A3036C">
        <w:rPr>
          <w:rFonts w:ascii="Times New Roman" w:eastAsia="Aptos" w:hAnsi="Times New Roman" w:cs="Times New Roman"/>
          <w:sz w:val="24"/>
          <w:szCs w:val="24"/>
        </w:rPr>
        <w:t xml:space="preserve"> </w:t>
      </w:r>
      <w:r w:rsidR="0071701B" w:rsidRPr="00A3036C">
        <w:rPr>
          <w:rFonts w:ascii="Times New Roman" w:eastAsia="Aptos" w:hAnsi="Times New Roman" w:cs="Times New Roman"/>
          <w:sz w:val="24"/>
          <w:szCs w:val="24"/>
        </w:rPr>
        <w:t xml:space="preserve">Experienciação do </w:t>
      </w:r>
      <w:r w:rsidR="0071701B" w:rsidRPr="00A3036C">
        <w:rPr>
          <w:rFonts w:ascii="Times New Roman" w:eastAsia="Aptos" w:hAnsi="Times New Roman" w:cs="Times New Roman"/>
          <w:i/>
          <w:iCs/>
          <w:sz w:val="24"/>
          <w:szCs w:val="24"/>
        </w:rPr>
        <w:t xml:space="preserve">quinto </w:t>
      </w:r>
      <w:r w:rsidR="0071701B" w:rsidRPr="00A3036C">
        <w:rPr>
          <w:rFonts w:ascii="Times New Roman" w:eastAsia="Aptos" w:hAnsi="Times New Roman" w:cs="Times New Roman"/>
          <w:sz w:val="24"/>
          <w:szCs w:val="24"/>
        </w:rPr>
        <w:t xml:space="preserve">ao </w:t>
      </w:r>
      <w:r w:rsidR="0071701B" w:rsidRPr="00A3036C">
        <w:rPr>
          <w:rFonts w:ascii="Times New Roman" w:eastAsia="Aptos" w:hAnsi="Times New Roman" w:cs="Times New Roman"/>
          <w:i/>
          <w:iCs/>
          <w:sz w:val="24"/>
          <w:szCs w:val="24"/>
        </w:rPr>
        <w:t xml:space="preserve">décimo segundo planos terráqueos </w:t>
      </w:r>
      <w:r w:rsidR="0071701B" w:rsidRPr="00A3036C">
        <w:rPr>
          <w:rFonts w:ascii="Times New Roman" w:eastAsia="Aptos" w:hAnsi="Times New Roman" w:cs="Times New Roman"/>
          <w:sz w:val="24"/>
          <w:szCs w:val="24"/>
        </w:rPr>
        <w:t xml:space="preserve">encontrará o </w:t>
      </w:r>
      <w:r w:rsidR="0071701B" w:rsidRPr="00A3036C">
        <w:rPr>
          <w:rFonts w:ascii="Times New Roman" w:eastAsia="Aptos" w:hAnsi="Times New Roman" w:cs="Times New Roman"/>
          <w:i/>
          <w:iCs/>
          <w:sz w:val="24"/>
          <w:szCs w:val="24"/>
        </w:rPr>
        <w:t>amor incondicional</w:t>
      </w:r>
      <w:r w:rsidR="0071701B" w:rsidRPr="00A3036C">
        <w:rPr>
          <w:rFonts w:ascii="Times New Roman" w:eastAsia="Aptos" w:hAnsi="Times New Roman" w:cs="Times New Roman"/>
          <w:sz w:val="24"/>
          <w:szCs w:val="24"/>
        </w:rPr>
        <w:t xml:space="preserve">. Para tal, é necessário a confirmação do </w:t>
      </w:r>
      <w:r w:rsidR="0071701B" w:rsidRPr="00A3036C">
        <w:rPr>
          <w:rFonts w:ascii="Times New Roman" w:eastAsia="Aptos" w:hAnsi="Times New Roman" w:cs="Times New Roman"/>
          <w:i/>
          <w:iCs/>
          <w:sz w:val="24"/>
          <w:szCs w:val="24"/>
        </w:rPr>
        <w:t xml:space="preserve">desapego </w:t>
      </w:r>
      <w:r w:rsidR="00A26783" w:rsidRPr="00A3036C">
        <w:rPr>
          <w:rFonts w:ascii="Times New Roman" w:eastAsia="Aptos" w:hAnsi="Times New Roman" w:cs="Times New Roman"/>
          <w:sz w:val="24"/>
          <w:szCs w:val="24"/>
        </w:rPr>
        <w:t xml:space="preserve">da </w:t>
      </w:r>
      <w:r w:rsidR="00A26783" w:rsidRPr="00A3036C">
        <w:rPr>
          <w:rFonts w:ascii="Times New Roman" w:eastAsia="Aptos" w:hAnsi="Times New Roman" w:cs="Times New Roman"/>
          <w:i/>
          <w:iCs/>
          <w:sz w:val="24"/>
          <w:szCs w:val="24"/>
        </w:rPr>
        <w:t xml:space="preserve">mentira e ilusão </w:t>
      </w:r>
      <w:r w:rsidR="00A26783" w:rsidRPr="00A3036C">
        <w:rPr>
          <w:rFonts w:ascii="Times New Roman" w:eastAsia="Aptos" w:hAnsi="Times New Roman" w:cs="Times New Roman"/>
          <w:sz w:val="24"/>
          <w:szCs w:val="24"/>
        </w:rPr>
        <w:t>do Sistema Terra dos 2</w:t>
      </w:r>
      <w:r w:rsidR="00AE56DB">
        <w:rPr>
          <w:rFonts w:ascii="Times New Roman" w:eastAsia="Aptos" w:hAnsi="Times New Roman" w:cs="Times New Roman"/>
          <w:sz w:val="24"/>
          <w:szCs w:val="24"/>
        </w:rPr>
        <w:t>.</w:t>
      </w:r>
      <w:r w:rsidR="00A26783" w:rsidRPr="00A3036C">
        <w:rPr>
          <w:rFonts w:ascii="Times New Roman" w:eastAsia="Aptos" w:hAnsi="Times New Roman" w:cs="Times New Roman"/>
          <w:sz w:val="24"/>
          <w:szCs w:val="24"/>
        </w:rPr>
        <w:t>7</w:t>
      </w:r>
      <w:r w:rsidR="00AE56DB">
        <w:rPr>
          <w:rFonts w:ascii="Times New Roman" w:eastAsia="Aptos" w:hAnsi="Times New Roman" w:cs="Times New Roman"/>
          <w:sz w:val="24"/>
          <w:szCs w:val="24"/>
        </w:rPr>
        <w:t>0</w:t>
      </w:r>
      <w:r w:rsidR="00A26783" w:rsidRPr="00A3036C">
        <w:rPr>
          <w:rFonts w:ascii="Times New Roman" w:eastAsia="Aptos" w:hAnsi="Times New Roman" w:cs="Times New Roman"/>
          <w:sz w:val="24"/>
          <w:szCs w:val="24"/>
        </w:rPr>
        <w:t xml:space="preserve">0.000 habitantes da Ilha de Gravatás. </w:t>
      </w:r>
      <w:r w:rsidR="00393C3A" w:rsidRPr="00A3036C">
        <w:rPr>
          <w:rFonts w:ascii="Times New Roman" w:eastAsia="Aptos" w:hAnsi="Times New Roman" w:cs="Times New Roman"/>
          <w:sz w:val="24"/>
          <w:szCs w:val="24"/>
        </w:rPr>
        <w:t>Harrison, Taylor e Agregados adicionados dos apóstolos da IMSD regenerados, crentes e praticantes da filosofia do Eu Sou, configuram</w:t>
      </w:r>
      <w:r w:rsidR="00707B4B" w:rsidRPr="00A3036C">
        <w:rPr>
          <w:rFonts w:ascii="Times New Roman" w:eastAsia="Aptos" w:hAnsi="Times New Roman" w:cs="Times New Roman"/>
          <w:sz w:val="24"/>
          <w:szCs w:val="24"/>
        </w:rPr>
        <w:t>, geopoliticamente.</w:t>
      </w:r>
      <w:r w:rsidR="00393C3A" w:rsidRPr="00A3036C">
        <w:rPr>
          <w:rFonts w:ascii="Times New Roman" w:eastAsia="Aptos" w:hAnsi="Times New Roman" w:cs="Times New Roman"/>
          <w:sz w:val="24"/>
          <w:szCs w:val="24"/>
        </w:rPr>
        <w:t xml:space="preserve"> a ilha de 6 faces, representada pelos conhecidos cinco continentes terrestres. Ficando 1 face para cada continente, perfazendo 5 e a</w:t>
      </w:r>
      <w:r w:rsidR="00707B4B" w:rsidRPr="00A3036C">
        <w:rPr>
          <w:rFonts w:ascii="Times New Roman" w:eastAsia="Aptos" w:hAnsi="Times New Roman" w:cs="Times New Roman"/>
          <w:sz w:val="24"/>
          <w:szCs w:val="24"/>
        </w:rPr>
        <w:t xml:space="preserve"> de número</w:t>
      </w:r>
      <w:r w:rsidR="00393C3A" w:rsidRPr="00A3036C">
        <w:rPr>
          <w:rFonts w:ascii="Times New Roman" w:eastAsia="Aptos" w:hAnsi="Times New Roman" w:cs="Times New Roman"/>
          <w:sz w:val="24"/>
          <w:szCs w:val="24"/>
        </w:rPr>
        <w:t xml:space="preserve"> 6 reúne todas as culturas das faces continentais aos optantes de, ali, viver</w:t>
      </w:r>
      <w:r w:rsidR="005C6CB0" w:rsidRPr="00A3036C">
        <w:rPr>
          <w:rFonts w:ascii="Times New Roman" w:eastAsia="Aptos" w:hAnsi="Times New Roman" w:cs="Times New Roman"/>
          <w:sz w:val="24"/>
          <w:szCs w:val="24"/>
        </w:rPr>
        <w:t>em</w:t>
      </w:r>
      <w:r w:rsidR="00393C3A" w:rsidRPr="00A3036C">
        <w:rPr>
          <w:rFonts w:ascii="Times New Roman" w:eastAsia="Aptos" w:hAnsi="Times New Roman" w:cs="Times New Roman"/>
          <w:sz w:val="24"/>
          <w:szCs w:val="24"/>
        </w:rPr>
        <w:t xml:space="preserve">. </w:t>
      </w:r>
      <w:r w:rsidR="00707B4B" w:rsidRPr="00A3036C">
        <w:rPr>
          <w:rFonts w:ascii="Times New Roman" w:eastAsia="Aptos" w:hAnsi="Times New Roman" w:cs="Times New Roman"/>
          <w:sz w:val="24"/>
          <w:szCs w:val="24"/>
        </w:rPr>
        <w:t>Sendo ainda um tipo de balneário turístico comum a todos os habitantes da Ilha de Gravatás.</w:t>
      </w:r>
      <w:r w:rsidR="00393C3A" w:rsidRPr="00A3036C">
        <w:rPr>
          <w:rFonts w:ascii="Times New Roman" w:eastAsia="Aptos" w:hAnsi="Times New Roman" w:cs="Times New Roman"/>
          <w:sz w:val="24"/>
          <w:szCs w:val="24"/>
        </w:rPr>
        <w:t xml:space="preserve"> </w:t>
      </w:r>
      <w:r w:rsidR="002A4CFD" w:rsidRPr="00A3036C">
        <w:rPr>
          <w:rFonts w:ascii="Times New Roman" w:eastAsia="Aptos" w:hAnsi="Times New Roman" w:cs="Times New Roman"/>
          <w:sz w:val="24"/>
          <w:szCs w:val="24"/>
        </w:rPr>
        <w:t>Todos</w:t>
      </w:r>
      <w:r w:rsidR="001C1F34" w:rsidRPr="00A3036C">
        <w:rPr>
          <w:rFonts w:ascii="Times New Roman" w:eastAsia="Aptos" w:hAnsi="Times New Roman" w:cs="Times New Roman"/>
          <w:sz w:val="24"/>
          <w:szCs w:val="24"/>
        </w:rPr>
        <w:t xml:space="preserve"> n</w:t>
      </w:r>
      <w:r w:rsidR="00707B4B" w:rsidRPr="00A3036C">
        <w:rPr>
          <w:rFonts w:ascii="Times New Roman" w:eastAsia="Aptos" w:hAnsi="Times New Roman" w:cs="Times New Roman"/>
          <w:sz w:val="24"/>
          <w:szCs w:val="24"/>
        </w:rPr>
        <w:t>o orbe</w:t>
      </w:r>
      <w:r w:rsidR="002A4CFD" w:rsidRPr="00A3036C">
        <w:rPr>
          <w:rFonts w:ascii="Times New Roman" w:eastAsia="Aptos" w:hAnsi="Times New Roman" w:cs="Times New Roman"/>
          <w:sz w:val="24"/>
          <w:szCs w:val="24"/>
        </w:rPr>
        <w:t xml:space="preserve"> </w:t>
      </w:r>
      <w:r w:rsidR="00D97D24" w:rsidRPr="00A3036C">
        <w:rPr>
          <w:rFonts w:ascii="Times New Roman" w:eastAsia="Aptos" w:hAnsi="Times New Roman" w:cs="Times New Roman"/>
          <w:sz w:val="24"/>
          <w:szCs w:val="24"/>
        </w:rPr>
        <w:t>vibram</w:t>
      </w:r>
      <w:r w:rsidR="005A7E3A" w:rsidRPr="00A3036C">
        <w:rPr>
          <w:rFonts w:ascii="Times New Roman" w:eastAsia="Aptos" w:hAnsi="Times New Roman" w:cs="Times New Roman"/>
          <w:sz w:val="24"/>
          <w:szCs w:val="24"/>
        </w:rPr>
        <w:t xml:space="preserve"> por</w:t>
      </w:r>
      <w:r w:rsidR="004D431D" w:rsidRPr="00A3036C">
        <w:rPr>
          <w:rFonts w:ascii="Times New Roman" w:eastAsia="Aptos" w:hAnsi="Times New Roman" w:cs="Times New Roman"/>
          <w:sz w:val="24"/>
          <w:szCs w:val="24"/>
        </w:rPr>
        <w:t xml:space="preserve"> </w:t>
      </w:r>
      <w:r w:rsidR="00121B26" w:rsidRPr="00A3036C">
        <w:rPr>
          <w:rFonts w:ascii="Times New Roman" w:eastAsia="Aptos" w:hAnsi="Times New Roman" w:cs="Times New Roman"/>
          <w:sz w:val="24"/>
          <w:szCs w:val="24"/>
        </w:rPr>
        <w:t>não sofrerem mais</w:t>
      </w:r>
      <w:r w:rsidR="004D431D" w:rsidRPr="00A3036C">
        <w:rPr>
          <w:rFonts w:ascii="Times New Roman" w:eastAsia="Aptos" w:hAnsi="Times New Roman" w:cs="Times New Roman"/>
          <w:sz w:val="24"/>
          <w:szCs w:val="24"/>
        </w:rPr>
        <w:t xml:space="preserve"> o risco de serem vítimas da </w:t>
      </w:r>
      <w:r w:rsidR="00A15547" w:rsidRPr="00A3036C">
        <w:rPr>
          <w:rFonts w:ascii="Times New Roman" w:eastAsia="Aptos" w:hAnsi="Times New Roman" w:cs="Times New Roman"/>
          <w:i/>
          <w:iCs/>
          <w:sz w:val="24"/>
          <w:szCs w:val="24"/>
        </w:rPr>
        <w:t xml:space="preserve">ganância exploratória  </w:t>
      </w:r>
      <w:r w:rsidR="00A15547" w:rsidRPr="00A3036C">
        <w:rPr>
          <w:rFonts w:ascii="Times New Roman" w:eastAsia="Aptos" w:hAnsi="Times New Roman" w:cs="Times New Roman"/>
          <w:sz w:val="24"/>
          <w:szCs w:val="24"/>
        </w:rPr>
        <w:t>dos homens</w:t>
      </w:r>
      <w:r w:rsidR="00D045A8" w:rsidRPr="00A3036C">
        <w:rPr>
          <w:rFonts w:ascii="Times New Roman" w:eastAsia="Aptos" w:hAnsi="Times New Roman" w:cs="Times New Roman"/>
          <w:sz w:val="24"/>
          <w:szCs w:val="24"/>
        </w:rPr>
        <w:t xml:space="preserve"> e</w:t>
      </w:r>
      <w:r w:rsidR="00A15547" w:rsidRPr="00A3036C">
        <w:rPr>
          <w:rFonts w:ascii="Times New Roman" w:eastAsia="Aptos" w:hAnsi="Times New Roman" w:cs="Times New Roman"/>
          <w:sz w:val="24"/>
          <w:szCs w:val="24"/>
        </w:rPr>
        <w:t>rradicada</w:t>
      </w:r>
      <w:r w:rsidR="00D045A8" w:rsidRPr="00A3036C">
        <w:rPr>
          <w:rFonts w:ascii="Times New Roman" w:eastAsia="Aptos" w:hAnsi="Times New Roman" w:cs="Times New Roman"/>
          <w:sz w:val="24"/>
          <w:szCs w:val="24"/>
        </w:rPr>
        <w:t xml:space="preserve"> </w:t>
      </w:r>
      <w:r w:rsidR="000D06F5" w:rsidRPr="00A3036C">
        <w:rPr>
          <w:rFonts w:ascii="Times New Roman" w:eastAsia="Aptos" w:hAnsi="Times New Roman" w:cs="Times New Roman"/>
          <w:sz w:val="24"/>
          <w:szCs w:val="24"/>
        </w:rPr>
        <w:t>d</w:t>
      </w:r>
      <w:r w:rsidR="00171497" w:rsidRPr="00A3036C">
        <w:rPr>
          <w:rFonts w:ascii="Times New Roman" w:eastAsia="Aptos" w:hAnsi="Times New Roman" w:cs="Times New Roman"/>
          <w:sz w:val="24"/>
          <w:szCs w:val="24"/>
        </w:rPr>
        <w:t>o</w:t>
      </w:r>
      <w:r w:rsidR="000D06F5" w:rsidRPr="00A3036C">
        <w:rPr>
          <w:rFonts w:ascii="Times New Roman" w:eastAsia="Aptos" w:hAnsi="Times New Roman" w:cs="Times New Roman"/>
          <w:sz w:val="24"/>
          <w:szCs w:val="24"/>
        </w:rPr>
        <w:t xml:space="preserve"> </w:t>
      </w:r>
      <w:r w:rsidR="000D06F5" w:rsidRPr="00A3036C">
        <w:rPr>
          <w:rFonts w:ascii="Times New Roman" w:eastAsia="Aptos" w:hAnsi="Times New Roman" w:cs="Times New Roman"/>
          <w:i/>
          <w:iCs/>
          <w:sz w:val="24"/>
          <w:szCs w:val="24"/>
        </w:rPr>
        <w:t>novo planeta</w:t>
      </w:r>
      <w:r w:rsidR="008506E4" w:rsidRPr="00A3036C">
        <w:rPr>
          <w:rFonts w:ascii="Times New Roman" w:eastAsia="Aptos" w:hAnsi="Times New Roman" w:cs="Times New Roman"/>
          <w:i/>
          <w:iCs/>
          <w:sz w:val="24"/>
          <w:szCs w:val="24"/>
        </w:rPr>
        <w:t xml:space="preserve"> </w:t>
      </w:r>
      <w:r w:rsidR="008506E4" w:rsidRPr="00A3036C">
        <w:rPr>
          <w:rFonts w:ascii="Times New Roman" w:eastAsia="Aptos" w:hAnsi="Times New Roman" w:cs="Times New Roman"/>
          <w:sz w:val="24"/>
          <w:szCs w:val="24"/>
        </w:rPr>
        <w:t xml:space="preserve">ao restaurar e preservar </w:t>
      </w:r>
      <w:r w:rsidRPr="00A3036C">
        <w:rPr>
          <w:rFonts w:ascii="Times New Roman" w:eastAsia="Aptos" w:hAnsi="Times New Roman" w:cs="Times New Roman"/>
          <w:sz w:val="24"/>
          <w:szCs w:val="24"/>
        </w:rPr>
        <w:t>a natureza</w:t>
      </w:r>
      <w:r w:rsidR="008506E4" w:rsidRPr="00A3036C">
        <w:rPr>
          <w:rFonts w:ascii="Times New Roman" w:eastAsia="Aptos" w:hAnsi="Times New Roman" w:cs="Times New Roman"/>
          <w:sz w:val="24"/>
          <w:szCs w:val="24"/>
        </w:rPr>
        <w:t>.</w:t>
      </w:r>
      <w:r w:rsidR="006F20CA" w:rsidRPr="00A3036C">
        <w:rPr>
          <w:rFonts w:ascii="Times New Roman" w:eastAsia="Aptos" w:hAnsi="Times New Roman" w:cs="Times New Roman"/>
          <w:sz w:val="24"/>
          <w:szCs w:val="24"/>
        </w:rPr>
        <w:t xml:space="preserve"> </w:t>
      </w:r>
      <w:r w:rsidR="003713CB" w:rsidRPr="00A3036C">
        <w:rPr>
          <w:rFonts w:ascii="Times New Roman" w:eastAsia="Aptos" w:hAnsi="Times New Roman" w:cs="Times New Roman"/>
          <w:sz w:val="24"/>
          <w:szCs w:val="24"/>
        </w:rPr>
        <w:t xml:space="preserve">Flora, fauna, mares, oceanos, rios, </w:t>
      </w:r>
      <w:r w:rsidR="00665BCE" w:rsidRPr="00A3036C">
        <w:rPr>
          <w:rFonts w:ascii="Times New Roman" w:eastAsia="Aptos" w:hAnsi="Times New Roman" w:cs="Times New Roman"/>
          <w:sz w:val="24"/>
          <w:szCs w:val="24"/>
        </w:rPr>
        <w:t xml:space="preserve">matas, florestas, </w:t>
      </w:r>
      <w:r w:rsidR="003713CB" w:rsidRPr="00A3036C">
        <w:rPr>
          <w:rFonts w:ascii="Times New Roman" w:eastAsia="Aptos" w:hAnsi="Times New Roman" w:cs="Times New Roman"/>
          <w:sz w:val="24"/>
          <w:szCs w:val="24"/>
        </w:rPr>
        <w:t>montes,</w:t>
      </w:r>
      <w:r w:rsidR="00665BCE" w:rsidRPr="00A3036C">
        <w:rPr>
          <w:rFonts w:ascii="Times New Roman" w:eastAsia="Aptos" w:hAnsi="Times New Roman" w:cs="Times New Roman"/>
          <w:sz w:val="24"/>
          <w:szCs w:val="24"/>
        </w:rPr>
        <w:t xml:space="preserve"> montanhas</w:t>
      </w:r>
      <w:r w:rsidR="00494420" w:rsidRPr="00A3036C">
        <w:rPr>
          <w:rFonts w:ascii="Times New Roman" w:eastAsia="Aptos" w:hAnsi="Times New Roman" w:cs="Times New Roman"/>
          <w:sz w:val="24"/>
          <w:szCs w:val="24"/>
        </w:rPr>
        <w:t xml:space="preserve"> e todas e quaisquer manifestações </w:t>
      </w:r>
      <w:r w:rsidR="00B06463" w:rsidRPr="00A3036C">
        <w:rPr>
          <w:rFonts w:ascii="Times New Roman" w:eastAsia="Aptos" w:hAnsi="Times New Roman" w:cs="Times New Roman"/>
          <w:sz w:val="24"/>
          <w:szCs w:val="24"/>
        </w:rPr>
        <w:t>da natureza estão pulsantes</w:t>
      </w:r>
      <w:r w:rsidR="00932F37" w:rsidRPr="00A3036C">
        <w:rPr>
          <w:rFonts w:ascii="Times New Roman" w:eastAsia="Aptos" w:hAnsi="Times New Roman" w:cs="Times New Roman"/>
          <w:sz w:val="24"/>
          <w:szCs w:val="24"/>
        </w:rPr>
        <w:t>. Animais livre</w:t>
      </w:r>
      <w:r w:rsidR="00726436" w:rsidRPr="00A3036C">
        <w:rPr>
          <w:rFonts w:ascii="Times New Roman" w:eastAsia="Aptos" w:hAnsi="Times New Roman" w:cs="Times New Roman"/>
          <w:sz w:val="24"/>
          <w:szCs w:val="24"/>
        </w:rPr>
        <w:t>s, vivem e se reproduzem</w:t>
      </w:r>
      <w:r w:rsidR="003713CB" w:rsidRPr="00A3036C">
        <w:rPr>
          <w:rFonts w:ascii="Times New Roman" w:eastAsia="Aptos" w:hAnsi="Times New Roman" w:cs="Times New Roman"/>
          <w:sz w:val="24"/>
          <w:szCs w:val="24"/>
        </w:rPr>
        <w:t xml:space="preserve"> </w:t>
      </w:r>
      <w:r w:rsidR="0052798E" w:rsidRPr="00A3036C">
        <w:rPr>
          <w:rFonts w:ascii="Times New Roman" w:eastAsia="Aptos" w:hAnsi="Times New Roman" w:cs="Times New Roman"/>
          <w:sz w:val="24"/>
          <w:szCs w:val="24"/>
        </w:rPr>
        <w:t xml:space="preserve">nos seus espações genuínos </w:t>
      </w:r>
      <w:r w:rsidR="003C6622" w:rsidRPr="00A3036C">
        <w:rPr>
          <w:rFonts w:ascii="Times New Roman" w:eastAsia="Aptos" w:hAnsi="Times New Roman" w:cs="Times New Roman"/>
          <w:sz w:val="24"/>
          <w:szCs w:val="24"/>
        </w:rPr>
        <w:t>no ar, na</w:t>
      </w:r>
      <w:r w:rsidR="00461474" w:rsidRPr="00A3036C">
        <w:rPr>
          <w:rFonts w:ascii="Times New Roman" w:eastAsia="Aptos" w:hAnsi="Times New Roman" w:cs="Times New Roman"/>
          <w:sz w:val="24"/>
          <w:szCs w:val="24"/>
        </w:rPr>
        <w:t xml:space="preserve"> terr</w:t>
      </w:r>
      <w:r w:rsidR="003C6622" w:rsidRPr="00A3036C">
        <w:rPr>
          <w:rFonts w:ascii="Times New Roman" w:eastAsia="Aptos" w:hAnsi="Times New Roman" w:cs="Times New Roman"/>
          <w:sz w:val="24"/>
          <w:szCs w:val="24"/>
        </w:rPr>
        <w:t>a e no mar, r</w:t>
      </w:r>
      <w:r w:rsidR="0052798E" w:rsidRPr="00A3036C">
        <w:rPr>
          <w:rFonts w:ascii="Times New Roman" w:eastAsia="Aptos" w:hAnsi="Times New Roman" w:cs="Times New Roman"/>
          <w:sz w:val="24"/>
          <w:szCs w:val="24"/>
        </w:rPr>
        <w:t>espeitado</w:t>
      </w:r>
      <w:r w:rsidR="00360F1D" w:rsidRPr="00A3036C">
        <w:rPr>
          <w:rFonts w:ascii="Times New Roman" w:eastAsia="Aptos" w:hAnsi="Times New Roman" w:cs="Times New Roman"/>
          <w:sz w:val="24"/>
          <w:szCs w:val="24"/>
        </w:rPr>
        <w:t>s pelos terrícolas presentes neste processo de revitalização</w:t>
      </w:r>
      <w:r w:rsidR="00461474" w:rsidRPr="00A3036C">
        <w:rPr>
          <w:rFonts w:ascii="Times New Roman" w:eastAsia="Aptos" w:hAnsi="Times New Roman" w:cs="Times New Roman"/>
          <w:sz w:val="24"/>
          <w:szCs w:val="24"/>
        </w:rPr>
        <w:t xml:space="preserve"> planetária</w:t>
      </w:r>
      <w:r w:rsidR="00A26783" w:rsidRPr="00A3036C">
        <w:rPr>
          <w:rFonts w:ascii="Times New Roman" w:eastAsia="Aptos" w:hAnsi="Times New Roman" w:cs="Times New Roman"/>
          <w:sz w:val="24"/>
          <w:szCs w:val="24"/>
        </w:rPr>
        <w:t xml:space="preserve"> para ser</w:t>
      </w:r>
      <w:r w:rsidR="005C6CB0" w:rsidRPr="00A3036C">
        <w:rPr>
          <w:rFonts w:ascii="Times New Roman" w:eastAsia="Aptos" w:hAnsi="Times New Roman" w:cs="Times New Roman"/>
          <w:sz w:val="24"/>
          <w:szCs w:val="24"/>
        </w:rPr>
        <w:t>em</w:t>
      </w:r>
      <w:r w:rsidR="00A26783" w:rsidRPr="00A3036C">
        <w:rPr>
          <w:rFonts w:ascii="Times New Roman" w:eastAsia="Aptos" w:hAnsi="Times New Roman" w:cs="Times New Roman"/>
          <w:sz w:val="24"/>
          <w:szCs w:val="24"/>
        </w:rPr>
        <w:t xml:space="preserve"> parte de civilizações afinadas ao </w:t>
      </w:r>
      <w:r w:rsidR="00A26783" w:rsidRPr="00A3036C">
        <w:rPr>
          <w:rFonts w:ascii="Times New Roman" w:eastAsia="Aptos" w:hAnsi="Times New Roman" w:cs="Times New Roman"/>
          <w:i/>
          <w:iCs/>
          <w:sz w:val="24"/>
          <w:szCs w:val="24"/>
        </w:rPr>
        <w:t xml:space="preserve">amor incondicional </w:t>
      </w:r>
      <w:r w:rsidR="00A26783" w:rsidRPr="00A3036C">
        <w:rPr>
          <w:rFonts w:ascii="Times New Roman" w:eastAsia="Aptos" w:hAnsi="Times New Roman" w:cs="Times New Roman"/>
          <w:sz w:val="24"/>
          <w:szCs w:val="24"/>
        </w:rPr>
        <w:t xml:space="preserve">universal </w:t>
      </w:r>
      <w:r w:rsidR="00A26783" w:rsidRPr="00A3036C">
        <w:rPr>
          <w:rFonts w:ascii="Times New Roman" w:eastAsia="Aptos" w:hAnsi="Times New Roman" w:cs="Times New Roman"/>
          <w:sz w:val="24"/>
          <w:szCs w:val="24"/>
        </w:rPr>
        <w:lastRenderedPageBreak/>
        <w:t>desejado pelo SEU</w:t>
      </w:r>
      <w:r w:rsidR="00461474" w:rsidRPr="00A3036C">
        <w:rPr>
          <w:rFonts w:ascii="Times New Roman" w:eastAsia="Aptos" w:hAnsi="Times New Roman" w:cs="Times New Roman"/>
          <w:sz w:val="24"/>
          <w:szCs w:val="24"/>
        </w:rPr>
        <w:t>.</w:t>
      </w:r>
      <w:r w:rsidR="00F96158" w:rsidRPr="00A3036C">
        <w:rPr>
          <w:rFonts w:ascii="Times New Roman" w:eastAsia="Aptos" w:hAnsi="Times New Roman" w:cs="Times New Roman"/>
          <w:sz w:val="24"/>
          <w:szCs w:val="24"/>
        </w:rPr>
        <w:t xml:space="preserve"> </w:t>
      </w:r>
      <w:r w:rsidR="00985557" w:rsidRPr="00A3036C">
        <w:rPr>
          <w:rFonts w:ascii="Times New Roman" w:eastAsia="Aptos" w:hAnsi="Times New Roman" w:cs="Times New Roman"/>
          <w:sz w:val="24"/>
          <w:szCs w:val="24"/>
        </w:rPr>
        <w:t>Expertises</w:t>
      </w:r>
      <w:r w:rsidR="006A2A40" w:rsidRPr="00A3036C">
        <w:rPr>
          <w:rFonts w:ascii="Times New Roman" w:eastAsia="Aptos" w:hAnsi="Times New Roman" w:cs="Times New Roman"/>
          <w:sz w:val="24"/>
          <w:szCs w:val="24"/>
        </w:rPr>
        <w:t xml:space="preserve"> </w:t>
      </w:r>
      <w:r w:rsidR="00985557" w:rsidRPr="00A3036C">
        <w:rPr>
          <w:rFonts w:ascii="Times New Roman" w:eastAsia="Aptos" w:hAnsi="Times New Roman" w:cs="Times New Roman"/>
          <w:sz w:val="24"/>
          <w:szCs w:val="24"/>
        </w:rPr>
        <w:t xml:space="preserve">do </w:t>
      </w:r>
      <w:r w:rsidR="006E35EF" w:rsidRPr="00A3036C">
        <w:rPr>
          <w:rFonts w:ascii="Times New Roman" w:eastAsia="Aptos" w:hAnsi="Times New Roman" w:cs="Times New Roman"/>
          <w:sz w:val="24"/>
          <w:szCs w:val="24"/>
        </w:rPr>
        <w:t xml:space="preserve">Grupo Harrison &amp; Taylor em parceria com o </w:t>
      </w:r>
      <w:r w:rsidR="006E35EF" w:rsidRPr="00A3036C">
        <w:rPr>
          <w:rFonts w:ascii="Times New Roman" w:eastAsia="Aptos" w:hAnsi="Times New Roman" w:cs="Times New Roman"/>
          <w:b/>
          <w:bCs/>
          <w:sz w:val="24"/>
          <w:szCs w:val="24"/>
        </w:rPr>
        <w:t>Green Dream</w:t>
      </w:r>
      <w:r w:rsidR="004B5105" w:rsidRPr="00A3036C">
        <w:rPr>
          <w:rFonts w:ascii="Times New Roman" w:eastAsia="Aptos" w:hAnsi="Times New Roman" w:cs="Times New Roman"/>
          <w:sz w:val="24"/>
          <w:szCs w:val="24"/>
        </w:rPr>
        <w:t xml:space="preserve"> projetam edificações </w:t>
      </w:r>
      <w:r w:rsidR="000026C7" w:rsidRPr="00A3036C">
        <w:rPr>
          <w:rFonts w:ascii="Times New Roman" w:eastAsia="Aptos" w:hAnsi="Times New Roman" w:cs="Times New Roman"/>
          <w:sz w:val="24"/>
          <w:szCs w:val="24"/>
        </w:rPr>
        <w:t>nas metrópoles e interiores do globo</w:t>
      </w:r>
      <w:r w:rsidR="00001E95" w:rsidRPr="00A3036C">
        <w:rPr>
          <w:rFonts w:ascii="Times New Roman" w:eastAsia="Aptos" w:hAnsi="Times New Roman" w:cs="Times New Roman"/>
          <w:sz w:val="24"/>
          <w:szCs w:val="24"/>
        </w:rPr>
        <w:t xml:space="preserve"> </w:t>
      </w:r>
      <w:r w:rsidR="00691708" w:rsidRPr="00A3036C">
        <w:rPr>
          <w:rFonts w:ascii="Times New Roman" w:eastAsia="Aptos" w:hAnsi="Times New Roman" w:cs="Times New Roman"/>
          <w:sz w:val="24"/>
          <w:szCs w:val="24"/>
        </w:rPr>
        <w:t xml:space="preserve">integradas a natureza, resgatando legado das gestões presidenciais brasileiras </w:t>
      </w:r>
      <w:r w:rsidR="00B24A80" w:rsidRPr="00A3036C">
        <w:rPr>
          <w:rFonts w:ascii="Times New Roman" w:eastAsia="Aptos" w:hAnsi="Times New Roman" w:cs="Times New Roman"/>
          <w:sz w:val="24"/>
          <w:szCs w:val="24"/>
        </w:rPr>
        <w:t>de Harrison, Taylor e Agregados.</w:t>
      </w:r>
    </w:p>
    <w:p w14:paraId="2311853D" w14:textId="77777777" w:rsidR="00D16890" w:rsidRDefault="005C6CB0" w:rsidP="0092490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Exílio consciencial limitado a terceira dimensão, aqui, tratada como </w:t>
      </w:r>
      <w:r w:rsidRPr="00A3036C">
        <w:rPr>
          <w:rFonts w:ascii="Times New Roman" w:eastAsia="Aptos" w:hAnsi="Times New Roman" w:cs="Times New Roman"/>
          <w:i/>
          <w:iCs/>
          <w:sz w:val="24"/>
          <w:szCs w:val="24"/>
        </w:rPr>
        <w:t xml:space="preserve">terceiro </w:t>
      </w:r>
      <w:r w:rsidRPr="00A3036C">
        <w:rPr>
          <w:rFonts w:ascii="Times New Roman" w:eastAsia="Aptos" w:hAnsi="Times New Roman" w:cs="Times New Roman"/>
          <w:sz w:val="24"/>
          <w:szCs w:val="24"/>
        </w:rPr>
        <w:t>oportuniza</w:t>
      </w:r>
      <w:r w:rsidR="00707B4B"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na transmutação do </w:t>
      </w:r>
      <w:r w:rsidRPr="00A3036C">
        <w:rPr>
          <w:rFonts w:ascii="Times New Roman" w:eastAsia="Aptos" w:hAnsi="Times New Roman" w:cs="Times New Roman"/>
          <w:i/>
          <w:iCs/>
          <w:sz w:val="24"/>
          <w:szCs w:val="24"/>
        </w:rPr>
        <w:t xml:space="preserve">quinto </w:t>
      </w:r>
      <w:r w:rsidRPr="00A3036C">
        <w:rPr>
          <w:rFonts w:ascii="Times New Roman" w:eastAsia="Aptos" w:hAnsi="Times New Roman" w:cs="Times New Roman"/>
          <w:sz w:val="24"/>
          <w:szCs w:val="24"/>
        </w:rPr>
        <w:t xml:space="preserve">ao </w:t>
      </w:r>
      <w:r w:rsidRPr="00A3036C">
        <w:rPr>
          <w:rFonts w:ascii="Times New Roman" w:eastAsia="Aptos" w:hAnsi="Times New Roman" w:cs="Times New Roman"/>
          <w:i/>
          <w:iCs/>
          <w:sz w:val="24"/>
          <w:szCs w:val="24"/>
        </w:rPr>
        <w:t>décimo segundo planos terráqueos</w:t>
      </w:r>
      <w:r w:rsidR="00707B4B" w:rsidRPr="00A3036C">
        <w:rPr>
          <w:rFonts w:ascii="Times New Roman" w:eastAsia="Aptos" w:hAnsi="Times New Roman" w:cs="Times New Roman"/>
          <w:sz w:val="24"/>
          <w:szCs w:val="24"/>
        </w:rPr>
        <w:t>,</w:t>
      </w:r>
      <w:r w:rsidRPr="00A3036C">
        <w:rPr>
          <w:rFonts w:ascii="Times New Roman" w:eastAsia="Aptos" w:hAnsi="Times New Roman" w:cs="Times New Roman"/>
          <w:sz w:val="24"/>
          <w:szCs w:val="24"/>
        </w:rPr>
        <w:t xml:space="preserve"> </w:t>
      </w:r>
      <w:r w:rsidR="00707B4B" w:rsidRPr="00A3036C">
        <w:rPr>
          <w:rFonts w:ascii="Times New Roman" w:eastAsia="Aptos" w:hAnsi="Times New Roman" w:cs="Times New Roman"/>
          <w:sz w:val="24"/>
          <w:szCs w:val="24"/>
        </w:rPr>
        <w:t xml:space="preserve">a </w:t>
      </w:r>
      <w:r w:rsidRPr="00A3036C">
        <w:rPr>
          <w:rFonts w:ascii="Times New Roman" w:eastAsia="Aptos" w:hAnsi="Times New Roman" w:cs="Times New Roman"/>
          <w:sz w:val="24"/>
          <w:szCs w:val="24"/>
        </w:rPr>
        <w:t xml:space="preserve">plenitude equilibrada do corpo, da mente e de espírito destinados ao </w:t>
      </w:r>
      <w:r w:rsidRPr="00A3036C">
        <w:rPr>
          <w:rFonts w:ascii="Times New Roman" w:eastAsia="Aptos" w:hAnsi="Times New Roman" w:cs="Times New Roman"/>
          <w:i/>
          <w:iCs/>
          <w:sz w:val="24"/>
          <w:szCs w:val="24"/>
        </w:rPr>
        <w:t>amor incondicional</w:t>
      </w:r>
      <w:r w:rsidRPr="00A3036C">
        <w:rPr>
          <w:rFonts w:ascii="Times New Roman" w:eastAsia="Aptos" w:hAnsi="Times New Roman" w:cs="Times New Roman"/>
          <w:sz w:val="24"/>
          <w:szCs w:val="24"/>
        </w:rPr>
        <w:t>.</w:t>
      </w:r>
      <w:r w:rsidR="00F96158" w:rsidRPr="00A3036C">
        <w:rPr>
          <w:rFonts w:ascii="Times New Roman" w:eastAsia="Aptos" w:hAnsi="Times New Roman" w:cs="Times New Roman"/>
          <w:sz w:val="24"/>
          <w:szCs w:val="24"/>
        </w:rPr>
        <w:t xml:space="preserve"> </w:t>
      </w:r>
      <w:r w:rsidRPr="00A3036C">
        <w:rPr>
          <w:rFonts w:ascii="Times New Roman" w:eastAsia="Aptos" w:hAnsi="Times New Roman" w:cs="Times New Roman"/>
          <w:sz w:val="24"/>
          <w:szCs w:val="24"/>
        </w:rPr>
        <w:t>Universo está em vigília para depuração de milhare</w:t>
      </w:r>
      <w:r w:rsidR="000D741B" w:rsidRPr="00A3036C">
        <w:rPr>
          <w:rFonts w:ascii="Times New Roman" w:eastAsia="Aptos" w:hAnsi="Times New Roman" w:cs="Times New Roman"/>
          <w:sz w:val="24"/>
          <w:szCs w:val="24"/>
        </w:rPr>
        <w:t>s, através de relações interpessoais, a serem observadas, minuciosamente, no experimento crucial da Ilha de Gravatás</w:t>
      </w:r>
      <w:r w:rsidR="00707B4B" w:rsidRPr="00A3036C">
        <w:rPr>
          <w:rFonts w:ascii="Times New Roman" w:eastAsia="Aptos" w:hAnsi="Times New Roman" w:cs="Times New Roman"/>
          <w:sz w:val="24"/>
          <w:szCs w:val="24"/>
        </w:rPr>
        <w:t>. D</w:t>
      </w:r>
      <w:r w:rsidR="000D741B" w:rsidRPr="00A3036C">
        <w:rPr>
          <w:rFonts w:ascii="Times New Roman" w:eastAsia="Aptos" w:hAnsi="Times New Roman" w:cs="Times New Roman"/>
          <w:sz w:val="24"/>
          <w:szCs w:val="24"/>
        </w:rPr>
        <w:t xml:space="preserve">efinidor da conquista de seus moradores dimensionais, planetários e universais </w:t>
      </w:r>
      <w:r w:rsidR="00707B4B" w:rsidRPr="00A3036C">
        <w:rPr>
          <w:rFonts w:ascii="Times New Roman" w:eastAsia="Aptos" w:hAnsi="Times New Roman" w:cs="Times New Roman"/>
          <w:sz w:val="24"/>
          <w:szCs w:val="24"/>
        </w:rPr>
        <w:t xml:space="preserve">para </w:t>
      </w:r>
      <w:r w:rsidR="000D741B" w:rsidRPr="00A3036C">
        <w:rPr>
          <w:rFonts w:ascii="Times New Roman" w:eastAsia="Aptos" w:hAnsi="Times New Roman" w:cs="Times New Roman"/>
          <w:sz w:val="24"/>
          <w:szCs w:val="24"/>
        </w:rPr>
        <w:t>alcan</w:t>
      </w:r>
      <w:r w:rsidR="00707B4B" w:rsidRPr="00A3036C">
        <w:rPr>
          <w:rFonts w:ascii="Times New Roman" w:eastAsia="Aptos" w:hAnsi="Times New Roman" w:cs="Times New Roman"/>
          <w:sz w:val="24"/>
          <w:szCs w:val="24"/>
        </w:rPr>
        <w:t>çar</w:t>
      </w:r>
      <w:r w:rsidR="000D741B" w:rsidRPr="00A3036C">
        <w:rPr>
          <w:rFonts w:ascii="Times New Roman" w:eastAsia="Aptos" w:hAnsi="Times New Roman" w:cs="Times New Roman"/>
          <w:sz w:val="24"/>
          <w:szCs w:val="24"/>
        </w:rPr>
        <w:t>em a vibração energética, hoje, instaurada no restante da Terra povoad</w:t>
      </w:r>
      <w:r w:rsidR="00707B4B" w:rsidRPr="00A3036C">
        <w:rPr>
          <w:rFonts w:ascii="Times New Roman" w:eastAsia="Aptos" w:hAnsi="Times New Roman" w:cs="Times New Roman"/>
          <w:sz w:val="24"/>
          <w:szCs w:val="24"/>
        </w:rPr>
        <w:t>o</w:t>
      </w:r>
      <w:r w:rsidR="000D741B" w:rsidRPr="00A3036C">
        <w:rPr>
          <w:rFonts w:ascii="Times New Roman" w:eastAsia="Aptos" w:hAnsi="Times New Roman" w:cs="Times New Roman"/>
          <w:sz w:val="24"/>
          <w:szCs w:val="24"/>
        </w:rPr>
        <w:t xml:space="preserve"> por aprendizes ascensos</w:t>
      </w:r>
      <w:r w:rsidR="00707B4B" w:rsidRPr="00A3036C">
        <w:rPr>
          <w:rFonts w:ascii="Times New Roman" w:eastAsia="Aptos" w:hAnsi="Times New Roman" w:cs="Times New Roman"/>
          <w:sz w:val="24"/>
          <w:szCs w:val="24"/>
        </w:rPr>
        <w:t>.</w:t>
      </w:r>
      <w:r w:rsidR="000D741B" w:rsidRPr="00A3036C">
        <w:rPr>
          <w:rFonts w:ascii="Times New Roman" w:eastAsia="Aptos" w:hAnsi="Times New Roman" w:cs="Times New Roman"/>
          <w:sz w:val="24"/>
          <w:szCs w:val="24"/>
        </w:rPr>
        <w:t xml:space="preserve"> </w:t>
      </w:r>
      <w:r w:rsidR="00707B4B" w:rsidRPr="00A3036C">
        <w:rPr>
          <w:rFonts w:ascii="Times New Roman" w:eastAsia="Aptos" w:hAnsi="Times New Roman" w:cs="Times New Roman"/>
          <w:sz w:val="24"/>
          <w:szCs w:val="24"/>
        </w:rPr>
        <w:t>E, assim,</w:t>
      </w:r>
      <w:r w:rsidR="000D741B" w:rsidRPr="00A3036C">
        <w:rPr>
          <w:rFonts w:ascii="Times New Roman" w:eastAsia="Aptos" w:hAnsi="Times New Roman" w:cs="Times New Roman"/>
          <w:sz w:val="24"/>
          <w:szCs w:val="24"/>
        </w:rPr>
        <w:t xml:space="preserve"> ascenderem com </w:t>
      </w:r>
      <w:r w:rsidR="000D741B" w:rsidRPr="00A3036C">
        <w:rPr>
          <w:rFonts w:ascii="Times New Roman" w:eastAsia="Aptos" w:hAnsi="Times New Roman" w:cs="Times New Roman"/>
          <w:i/>
          <w:iCs/>
          <w:sz w:val="24"/>
          <w:szCs w:val="24"/>
        </w:rPr>
        <w:t xml:space="preserve">o aprendizado da delicadeza </w:t>
      </w:r>
      <w:r w:rsidR="000D741B" w:rsidRPr="00A3036C">
        <w:rPr>
          <w:rFonts w:ascii="Times New Roman" w:eastAsia="Aptos" w:hAnsi="Times New Roman" w:cs="Times New Roman"/>
          <w:sz w:val="24"/>
          <w:szCs w:val="24"/>
        </w:rPr>
        <w:t xml:space="preserve">ao </w:t>
      </w:r>
      <w:r w:rsidR="000D741B" w:rsidRPr="00A3036C">
        <w:rPr>
          <w:rFonts w:ascii="Times New Roman" w:eastAsia="Aptos" w:hAnsi="Times New Roman" w:cs="Times New Roman"/>
          <w:i/>
          <w:iCs/>
          <w:sz w:val="24"/>
          <w:szCs w:val="24"/>
        </w:rPr>
        <w:t xml:space="preserve">amor incondicional </w:t>
      </w:r>
      <w:r w:rsidR="000D741B" w:rsidRPr="00A3036C">
        <w:rPr>
          <w:rFonts w:ascii="Times New Roman" w:eastAsia="Aptos" w:hAnsi="Times New Roman" w:cs="Times New Roman"/>
          <w:sz w:val="24"/>
          <w:szCs w:val="24"/>
        </w:rPr>
        <w:t xml:space="preserve">em </w:t>
      </w:r>
      <w:r w:rsidR="000D741B" w:rsidRPr="00A3036C">
        <w:rPr>
          <w:rFonts w:ascii="Times New Roman" w:eastAsia="Aptos" w:hAnsi="Times New Roman" w:cs="Times New Roman"/>
          <w:b/>
          <w:bCs/>
          <w:sz w:val="24"/>
          <w:szCs w:val="24"/>
        </w:rPr>
        <w:t>Evoluirejá</w:t>
      </w:r>
      <w:r w:rsidR="000D741B" w:rsidRPr="00A3036C">
        <w:rPr>
          <w:rFonts w:ascii="Times New Roman" w:eastAsia="Aptos" w:hAnsi="Times New Roman" w:cs="Times New Roman"/>
          <w:sz w:val="24"/>
          <w:szCs w:val="24"/>
        </w:rPr>
        <w:t>.</w:t>
      </w:r>
      <w:r w:rsidR="00F96158" w:rsidRPr="00A3036C">
        <w:rPr>
          <w:rFonts w:ascii="Times New Roman" w:eastAsia="Aptos" w:hAnsi="Times New Roman" w:cs="Times New Roman"/>
          <w:sz w:val="24"/>
          <w:szCs w:val="24"/>
        </w:rPr>
        <w:t xml:space="preserve"> </w:t>
      </w:r>
      <w:r w:rsidR="002E2BD5" w:rsidRPr="00A3036C">
        <w:rPr>
          <w:rFonts w:ascii="Times New Roman" w:eastAsia="Aptos" w:hAnsi="Times New Roman" w:cs="Times New Roman"/>
          <w:sz w:val="24"/>
          <w:szCs w:val="24"/>
        </w:rPr>
        <w:t xml:space="preserve">Processo milenar evolutivo de todos os seres permitidos a experenciarem, independentemente de suas origens universalizadas, no planeta Terra, </w:t>
      </w:r>
      <w:r w:rsidR="002E2BD5" w:rsidRPr="00A3036C">
        <w:rPr>
          <w:rFonts w:ascii="Times New Roman" w:eastAsia="Aptos" w:hAnsi="Times New Roman" w:cs="Times New Roman"/>
          <w:i/>
          <w:iCs/>
          <w:sz w:val="24"/>
          <w:szCs w:val="24"/>
        </w:rPr>
        <w:t xml:space="preserve">menina dos olhos </w:t>
      </w:r>
      <w:r w:rsidR="002E2BD5" w:rsidRPr="00A3036C">
        <w:rPr>
          <w:rFonts w:ascii="Times New Roman" w:eastAsia="Aptos" w:hAnsi="Times New Roman" w:cs="Times New Roman"/>
          <w:sz w:val="24"/>
          <w:szCs w:val="24"/>
        </w:rPr>
        <w:t xml:space="preserve">da suprema energia divinal, está encaminhado a plenitude amorosa prevista </w:t>
      </w:r>
      <w:r w:rsidR="000C4462" w:rsidRPr="00A3036C">
        <w:rPr>
          <w:rFonts w:ascii="Times New Roman" w:eastAsia="Aptos" w:hAnsi="Times New Roman" w:cs="Times New Roman"/>
          <w:sz w:val="24"/>
          <w:szCs w:val="24"/>
        </w:rPr>
        <w:t>d</w:t>
      </w:r>
      <w:r w:rsidR="002E2BD5" w:rsidRPr="00A3036C">
        <w:rPr>
          <w:rFonts w:ascii="Times New Roman" w:eastAsia="Aptos" w:hAnsi="Times New Roman" w:cs="Times New Roman"/>
          <w:sz w:val="24"/>
          <w:szCs w:val="24"/>
        </w:rPr>
        <w:t xml:space="preserve">as civilizações universais alimentadas pelo </w:t>
      </w:r>
      <w:r w:rsidR="002E2BD5" w:rsidRPr="00A3036C">
        <w:rPr>
          <w:rFonts w:ascii="Times New Roman" w:eastAsia="Aptos" w:hAnsi="Times New Roman" w:cs="Times New Roman"/>
          <w:i/>
          <w:iCs/>
          <w:sz w:val="24"/>
          <w:szCs w:val="24"/>
        </w:rPr>
        <w:t>amor incondicional</w:t>
      </w:r>
      <w:r w:rsidR="00F4672E" w:rsidRPr="00A3036C">
        <w:rPr>
          <w:rFonts w:ascii="Times New Roman" w:eastAsia="Aptos" w:hAnsi="Times New Roman" w:cs="Times New Roman"/>
          <w:sz w:val="24"/>
          <w:szCs w:val="24"/>
        </w:rPr>
        <w:t>. O</w:t>
      </w:r>
      <w:r w:rsidR="002E2BD5" w:rsidRPr="00A3036C">
        <w:rPr>
          <w:rFonts w:ascii="Times New Roman" w:eastAsia="Aptos" w:hAnsi="Times New Roman" w:cs="Times New Roman"/>
          <w:sz w:val="24"/>
          <w:szCs w:val="24"/>
        </w:rPr>
        <w:t>ndas eletromagnéticas captadas na Fonte de Criação Universal, possibilita</w:t>
      </w:r>
      <w:r w:rsidR="00F4672E" w:rsidRPr="00A3036C">
        <w:rPr>
          <w:rFonts w:ascii="Times New Roman" w:eastAsia="Aptos" w:hAnsi="Times New Roman" w:cs="Times New Roman"/>
          <w:sz w:val="24"/>
          <w:szCs w:val="24"/>
        </w:rPr>
        <w:t>m</w:t>
      </w:r>
      <w:r w:rsidR="002E2BD5" w:rsidRPr="00A3036C">
        <w:rPr>
          <w:rFonts w:ascii="Times New Roman" w:eastAsia="Aptos" w:hAnsi="Times New Roman" w:cs="Times New Roman"/>
          <w:sz w:val="24"/>
          <w:szCs w:val="24"/>
        </w:rPr>
        <w:t xml:space="preserve"> frequências vibracionais altíssimas para este fim. Luta do terrícola continua e mais uma vez o seu livre arbítrio definirá sua destinação entre o retrocesso e a evolução. </w:t>
      </w:r>
      <w:r w:rsidR="004A73AB" w:rsidRPr="00A3036C">
        <w:rPr>
          <w:rFonts w:ascii="Times New Roman" w:eastAsia="Aptos" w:hAnsi="Times New Roman" w:cs="Times New Roman"/>
          <w:sz w:val="24"/>
          <w:szCs w:val="24"/>
        </w:rPr>
        <w:t xml:space="preserve">Equilíbrio cósmico afetado pelas energias atrasadas de terrícolas está se recompondo com a diluição destas ondas eletromagnéticas exiladas para serem transformadas em vibrações positivas estimuladas pelo livre arbítrio, combustível para depuração de suas almas imortais encontrarem o </w:t>
      </w:r>
      <w:r w:rsidR="004A73AB" w:rsidRPr="00A3036C">
        <w:rPr>
          <w:rFonts w:ascii="Times New Roman" w:eastAsia="Aptos" w:hAnsi="Times New Roman" w:cs="Times New Roman"/>
          <w:i/>
          <w:iCs/>
          <w:sz w:val="24"/>
          <w:szCs w:val="24"/>
        </w:rPr>
        <w:lastRenderedPageBreak/>
        <w:t>amor incondicional</w:t>
      </w:r>
      <w:r w:rsidR="004A73AB" w:rsidRPr="00A3036C">
        <w:rPr>
          <w:rFonts w:ascii="Times New Roman" w:eastAsia="Aptos" w:hAnsi="Times New Roman" w:cs="Times New Roman"/>
          <w:sz w:val="24"/>
          <w:szCs w:val="24"/>
        </w:rPr>
        <w:t xml:space="preserve"> com a filosofia d</w:t>
      </w:r>
      <w:r w:rsidR="006A2A40" w:rsidRPr="00A3036C">
        <w:rPr>
          <w:rFonts w:ascii="Times New Roman" w:eastAsia="Aptos" w:hAnsi="Times New Roman" w:cs="Times New Roman"/>
          <w:sz w:val="24"/>
          <w:szCs w:val="24"/>
        </w:rPr>
        <w:t xml:space="preserve">a </w:t>
      </w:r>
      <w:r w:rsidR="006A2A40" w:rsidRPr="00A3036C">
        <w:rPr>
          <w:rFonts w:ascii="Times New Roman" w:eastAsia="Aptos" w:hAnsi="Times New Roman" w:cs="Times New Roman"/>
          <w:i/>
          <w:iCs/>
          <w:sz w:val="24"/>
          <w:szCs w:val="24"/>
        </w:rPr>
        <w:t>tríade da evolução humana</w:t>
      </w:r>
      <w:r w:rsidR="006A2A40" w:rsidRPr="00A3036C">
        <w:rPr>
          <w:rFonts w:ascii="Times New Roman" w:eastAsia="Aptos" w:hAnsi="Times New Roman" w:cs="Times New Roman"/>
          <w:sz w:val="24"/>
          <w:szCs w:val="24"/>
        </w:rPr>
        <w:t xml:space="preserve">: </w:t>
      </w:r>
      <w:r w:rsidR="006A2A40" w:rsidRPr="00A3036C">
        <w:rPr>
          <w:rFonts w:ascii="Times New Roman" w:eastAsia="Aptos" w:hAnsi="Times New Roman" w:cs="Times New Roman"/>
          <w:i/>
          <w:iCs/>
          <w:sz w:val="24"/>
          <w:szCs w:val="24"/>
        </w:rPr>
        <w:t>ter, ser e agradecer</w:t>
      </w:r>
      <w:r w:rsidR="006A2A40" w:rsidRPr="00A3036C">
        <w:rPr>
          <w:rFonts w:ascii="Times New Roman" w:eastAsia="Aptos" w:hAnsi="Times New Roman" w:cs="Times New Roman"/>
          <w:sz w:val="24"/>
          <w:szCs w:val="24"/>
        </w:rPr>
        <w:t>.</w:t>
      </w:r>
      <w:r w:rsidR="00D16890">
        <w:rPr>
          <w:rFonts w:ascii="Times New Roman" w:eastAsia="Aptos" w:hAnsi="Times New Roman" w:cs="Times New Roman"/>
          <w:sz w:val="24"/>
          <w:szCs w:val="24"/>
        </w:rPr>
        <w:t>..</w:t>
      </w:r>
    </w:p>
    <w:p w14:paraId="5CC1532B" w14:textId="77777777" w:rsidR="00D16890" w:rsidRDefault="00D16890" w:rsidP="00924900">
      <w:pPr>
        <w:spacing w:after="0"/>
        <w:jc w:val="both"/>
        <w:rPr>
          <w:rFonts w:ascii="Times New Roman" w:eastAsia="Aptos" w:hAnsi="Times New Roman" w:cs="Times New Roman"/>
          <w:sz w:val="24"/>
          <w:szCs w:val="24"/>
        </w:rPr>
      </w:pPr>
    </w:p>
    <w:p w14:paraId="667D1E05" w14:textId="0F0A91BD" w:rsidR="00D16890" w:rsidRPr="0029288B" w:rsidRDefault="00F96158"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 xml:space="preserve">Eu Sou a consciência... </w:t>
      </w:r>
    </w:p>
    <w:p w14:paraId="2D741E9A" w14:textId="77777777" w:rsidR="00D16890" w:rsidRPr="0029288B" w:rsidRDefault="00F96158"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 xml:space="preserve">Eu Sou a energia... </w:t>
      </w:r>
    </w:p>
    <w:p w14:paraId="5DEDB817" w14:textId="77777777" w:rsidR="0029288B" w:rsidRPr="0029288B" w:rsidRDefault="00F96158"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 xml:space="preserve">Eu Sou a luz... </w:t>
      </w:r>
    </w:p>
    <w:p w14:paraId="0828C94B" w14:textId="6D7A3A91" w:rsidR="00D16890" w:rsidRPr="0029288B" w:rsidRDefault="00E23581"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 xml:space="preserve">Eu Sou o coração... </w:t>
      </w:r>
    </w:p>
    <w:p w14:paraId="7DF0B457" w14:textId="77777777" w:rsidR="00D16890" w:rsidRPr="0029288B" w:rsidRDefault="00F96158"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 xml:space="preserve">Eu Sou o amor... </w:t>
      </w:r>
    </w:p>
    <w:p w14:paraId="309C9531" w14:textId="77777777" w:rsidR="00D16890" w:rsidRPr="0029288B" w:rsidRDefault="00F96158"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 xml:space="preserve">Eu Sou a evolução... </w:t>
      </w:r>
    </w:p>
    <w:p w14:paraId="61514823" w14:textId="77777777" w:rsidR="00D16890" w:rsidRPr="0029288B" w:rsidRDefault="00F96158"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 xml:space="preserve">Eu Sou o Escritor da existência humana... </w:t>
      </w:r>
    </w:p>
    <w:p w14:paraId="76AC802D" w14:textId="2DBB5335" w:rsidR="00D16890" w:rsidRPr="0029288B" w:rsidRDefault="00F96158"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Eu Sou o perfeito equilíbrio do corpo,  mente e espírito...</w:t>
      </w:r>
    </w:p>
    <w:p w14:paraId="745BFDE9" w14:textId="77777777" w:rsidR="00D16890" w:rsidRPr="0029288B" w:rsidRDefault="00F96158"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 xml:space="preserve">Eu Sou a conexão com o Eu Superior... </w:t>
      </w:r>
    </w:p>
    <w:p w14:paraId="1D436C66" w14:textId="77777777" w:rsidR="00D16890" w:rsidRPr="0029288B" w:rsidRDefault="00F96158" w:rsidP="00924900">
      <w:pPr>
        <w:spacing w:after="0"/>
        <w:jc w:val="both"/>
        <w:rPr>
          <w:rFonts w:ascii="Times New Roman" w:eastAsia="Aptos" w:hAnsi="Times New Roman" w:cs="Times New Roman"/>
          <w:i/>
          <w:iCs/>
          <w:sz w:val="24"/>
          <w:szCs w:val="24"/>
        </w:rPr>
      </w:pPr>
      <w:r w:rsidRPr="0029288B">
        <w:rPr>
          <w:rFonts w:ascii="Times New Roman" w:eastAsia="Aptos" w:hAnsi="Times New Roman" w:cs="Times New Roman"/>
          <w:i/>
          <w:iCs/>
          <w:sz w:val="24"/>
          <w:szCs w:val="24"/>
        </w:rPr>
        <w:t xml:space="preserve">Eu Sou o amor incondicional... </w:t>
      </w:r>
    </w:p>
    <w:p w14:paraId="15F69F14" w14:textId="77777777" w:rsidR="0029288B" w:rsidRDefault="00F96158" w:rsidP="00924900">
      <w:pPr>
        <w:spacing w:after="0"/>
        <w:jc w:val="both"/>
        <w:rPr>
          <w:rFonts w:ascii="Times New Roman" w:eastAsia="Aptos" w:hAnsi="Times New Roman" w:cs="Times New Roman"/>
          <w:sz w:val="24"/>
          <w:szCs w:val="24"/>
        </w:rPr>
      </w:pPr>
      <w:r w:rsidRPr="00A3036C">
        <w:rPr>
          <w:rFonts w:ascii="Times New Roman" w:eastAsia="Aptos" w:hAnsi="Times New Roman" w:cs="Times New Roman"/>
          <w:i/>
          <w:iCs/>
          <w:sz w:val="24"/>
          <w:szCs w:val="24"/>
        </w:rPr>
        <w:t>Eu Tenho... Eu Sou... Eu Agradeço</w:t>
      </w:r>
      <w:r w:rsidRPr="00A3036C">
        <w:rPr>
          <w:rFonts w:ascii="Times New Roman" w:eastAsia="Aptos" w:hAnsi="Times New Roman" w:cs="Times New Roman"/>
          <w:sz w:val="24"/>
          <w:szCs w:val="24"/>
        </w:rPr>
        <w:t xml:space="preserve">. </w:t>
      </w:r>
    </w:p>
    <w:p w14:paraId="5CD21FFF" w14:textId="77777777" w:rsidR="0029288B" w:rsidRDefault="0029288B" w:rsidP="00924900">
      <w:pPr>
        <w:spacing w:after="0"/>
        <w:jc w:val="both"/>
        <w:rPr>
          <w:rFonts w:ascii="Times New Roman" w:eastAsia="Aptos" w:hAnsi="Times New Roman" w:cs="Times New Roman"/>
          <w:sz w:val="24"/>
          <w:szCs w:val="24"/>
        </w:rPr>
      </w:pPr>
    </w:p>
    <w:p w14:paraId="0D50F124" w14:textId="15DE8DE7" w:rsidR="00924900" w:rsidRPr="00924900" w:rsidRDefault="00640C23" w:rsidP="00924900">
      <w:pPr>
        <w:spacing w:after="0"/>
        <w:jc w:val="both"/>
        <w:rPr>
          <w:rFonts w:ascii="Times New Roman" w:eastAsia="Aptos" w:hAnsi="Times New Roman" w:cs="Times New Roman"/>
          <w:sz w:val="24"/>
          <w:szCs w:val="24"/>
        </w:rPr>
      </w:pPr>
      <w:r w:rsidRPr="00A3036C">
        <w:rPr>
          <w:rFonts w:ascii="Times New Roman" w:eastAsia="Aptos" w:hAnsi="Times New Roman" w:cs="Times New Roman"/>
          <w:sz w:val="24"/>
          <w:szCs w:val="24"/>
        </w:rPr>
        <w:t xml:space="preserve">SEU — Soberana Energia Universal </w:t>
      </w:r>
      <w:r w:rsidR="00D150BC" w:rsidRPr="00A3036C">
        <w:rPr>
          <w:rFonts w:ascii="Times New Roman" w:eastAsia="Aptos" w:hAnsi="Times New Roman" w:cs="Times New Roman"/>
          <w:sz w:val="24"/>
          <w:szCs w:val="24"/>
        </w:rPr>
        <w:t xml:space="preserve">cumpre </w:t>
      </w:r>
      <w:r w:rsidR="009713F5" w:rsidRPr="00A3036C">
        <w:rPr>
          <w:rFonts w:ascii="Times New Roman" w:eastAsia="Aptos" w:hAnsi="Times New Roman" w:cs="Times New Roman"/>
          <w:sz w:val="24"/>
          <w:szCs w:val="24"/>
        </w:rPr>
        <w:t>a limpeza do planeta Terra</w:t>
      </w:r>
      <w:r w:rsidRPr="00A3036C">
        <w:rPr>
          <w:rFonts w:ascii="Times New Roman" w:eastAsia="Aptos" w:hAnsi="Times New Roman" w:cs="Times New Roman"/>
          <w:sz w:val="24"/>
          <w:szCs w:val="24"/>
        </w:rPr>
        <w:t xml:space="preserve"> </w:t>
      </w:r>
      <w:r w:rsidR="007D7551" w:rsidRPr="00A3036C">
        <w:rPr>
          <w:rFonts w:ascii="Times New Roman" w:eastAsia="Aptos" w:hAnsi="Times New Roman" w:cs="Times New Roman"/>
          <w:sz w:val="24"/>
          <w:szCs w:val="24"/>
        </w:rPr>
        <w:t xml:space="preserve"> </w:t>
      </w:r>
      <w:r w:rsidR="00DB6060" w:rsidRPr="00A3036C">
        <w:rPr>
          <w:rFonts w:ascii="Times New Roman" w:eastAsia="Aptos" w:hAnsi="Times New Roman" w:cs="Times New Roman"/>
          <w:sz w:val="24"/>
          <w:szCs w:val="24"/>
        </w:rPr>
        <w:t>de suas tendências trevosa</w:t>
      </w:r>
      <w:r w:rsidR="00E35F99" w:rsidRPr="00A3036C">
        <w:rPr>
          <w:rFonts w:ascii="Times New Roman" w:eastAsia="Aptos" w:hAnsi="Times New Roman" w:cs="Times New Roman"/>
          <w:sz w:val="24"/>
          <w:szCs w:val="24"/>
        </w:rPr>
        <w:t>s</w:t>
      </w:r>
      <w:r w:rsidR="00BE17B2" w:rsidRPr="00A3036C">
        <w:rPr>
          <w:rFonts w:ascii="Times New Roman" w:eastAsia="Aptos" w:hAnsi="Times New Roman" w:cs="Times New Roman"/>
          <w:sz w:val="24"/>
          <w:szCs w:val="24"/>
        </w:rPr>
        <w:t xml:space="preserve"> e de seus dominadores </w:t>
      </w:r>
      <w:r w:rsidR="00BE17B2" w:rsidRPr="00A3036C">
        <w:rPr>
          <w:rFonts w:ascii="Times New Roman" w:eastAsia="Aptos" w:hAnsi="Times New Roman" w:cs="Times New Roman"/>
          <w:i/>
          <w:iCs/>
          <w:sz w:val="24"/>
          <w:szCs w:val="24"/>
        </w:rPr>
        <w:t>malenirus</w:t>
      </w:r>
      <w:r w:rsidR="00BE17B2" w:rsidRPr="00A3036C">
        <w:rPr>
          <w:rFonts w:ascii="Times New Roman" w:eastAsia="Aptos" w:hAnsi="Times New Roman" w:cs="Times New Roman"/>
          <w:sz w:val="24"/>
          <w:szCs w:val="24"/>
        </w:rPr>
        <w:t xml:space="preserve">, </w:t>
      </w:r>
      <w:r w:rsidR="00BE17B2" w:rsidRPr="00A3036C">
        <w:rPr>
          <w:rFonts w:ascii="Times New Roman" w:eastAsia="Aptos" w:hAnsi="Times New Roman" w:cs="Times New Roman"/>
          <w:i/>
          <w:iCs/>
          <w:sz w:val="24"/>
          <w:szCs w:val="24"/>
        </w:rPr>
        <w:t xml:space="preserve">reinonaques dominitilianos </w:t>
      </w:r>
      <w:r w:rsidR="00BE17B2" w:rsidRPr="00A3036C">
        <w:rPr>
          <w:rFonts w:ascii="Times New Roman" w:eastAsia="Aptos" w:hAnsi="Times New Roman" w:cs="Times New Roman"/>
          <w:sz w:val="24"/>
          <w:szCs w:val="24"/>
        </w:rPr>
        <w:t xml:space="preserve">tutelados pelo </w:t>
      </w:r>
      <w:r w:rsidR="00BE17B2" w:rsidRPr="0029288B">
        <w:rPr>
          <w:rFonts w:ascii="Times New Roman" w:eastAsia="Aptos" w:hAnsi="Times New Roman" w:cs="Times New Roman"/>
          <w:b/>
          <w:bCs/>
          <w:sz w:val="24"/>
          <w:szCs w:val="24"/>
        </w:rPr>
        <w:t>SUTA — Senhor Universal das Trevas</w:t>
      </w:r>
      <w:r w:rsidR="00BE17B2" w:rsidRPr="00A3036C">
        <w:rPr>
          <w:rFonts w:ascii="Times New Roman" w:eastAsia="Aptos" w:hAnsi="Times New Roman" w:cs="Times New Roman"/>
          <w:sz w:val="24"/>
          <w:szCs w:val="24"/>
        </w:rPr>
        <w:t xml:space="preserve">. Todos têm suas </w:t>
      </w:r>
      <w:r w:rsidR="00DD1D0C" w:rsidRPr="00A3036C">
        <w:rPr>
          <w:rFonts w:ascii="Times New Roman" w:eastAsia="Aptos" w:hAnsi="Times New Roman" w:cs="Times New Roman"/>
          <w:sz w:val="24"/>
          <w:szCs w:val="24"/>
        </w:rPr>
        <w:t xml:space="preserve">memórias milenares de </w:t>
      </w:r>
      <w:r w:rsidR="00BE17B2" w:rsidRPr="00A3036C">
        <w:rPr>
          <w:rFonts w:ascii="Times New Roman" w:eastAsia="Aptos" w:hAnsi="Times New Roman" w:cs="Times New Roman"/>
          <w:sz w:val="24"/>
          <w:szCs w:val="24"/>
        </w:rPr>
        <w:t>inteligências</w:t>
      </w:r>
      <w:r w:rsidR="00DD1D0C" w:rsidRPr="00A3036C">
        <w:rPr>
          <w:rFonts w:ascii="Times New Roman" w:eastAsia="Aptos" w:hAnsi="Times New Roman" w:cs="Times New Roman"/>
          <w:sz w:val="24"/>
          <w:szCs w:val="24"/>
        </w:rPr>
        <w:t xml:space="preserve"> maléficas ceifadas e passam ocupar mundos rudimentares para, mediante a generosidade do SEU, oportunizarem a aceitação da </w:t>
      </w:r>
      <w:r w:rsidR="00DD1D0C" w:rsidRPr="00A3036C">
        <w:rPr>
          <w:rFonts w:ascii="Times New Roman" w:eastAsia="Aptos" w:hAnsi="Times New Roman" w:cs="Times New Roman"/>
          <w:i/>
          <w:iCs/>
          <w:sz w:val="24"/>
          <w:szCs w:val="24"/>
        </w:rPr>
        <w:t>verdade absoluta</w:t>
      </w:r>
      <w:r w:rsidR="00DD1D0C" w:rsidRPr="00A3036C">
        <w:rPr>
          <w:rFonts w:ascii="Times New Roman" w:eastAsia="Aptos" w:hAnsi="Times New Roman" w:cs="Times New Roman"/>
          <w:sz w:val="24"/>
          <w:szCs w:val="24"/>
        </w:rPr>
        <w:t xml:space="preserve">. Assim como, todos os envoltos, por livre e espontânea vontade, na </w:t>
      </w:r>
      <w:r w:rsidR="00DD1D0C" w:rsidRPr="00A3036C">
        <w:rPr>
          <w:rFonts w:ascii="Times New Roman" w:eastAsia="Aptos" w:hAnsi="Times New Roman" w:cs="Times New Roman"/>
          <w:i/>
          <w:iCs/>
          <w:sz w:val="24"/>
          <w:szCs w:val="24"/>
        </w:rPr>
        <w:t>mentira e ilusão</w:t>
      </w:r>
      <w:r w:rsidR="00097692" w:rsidRPr="00A3036C">
        <w:rPr>
          <w:rFonts w:ascii="Times New Roman" w:eastAsia="Aptos" w:hAnsi="Times New Roman" w:cs="Times New Roman"/>
          <w:sz w:val="24"/>
          <w:szCs w:val="24"/>
        </w:rPr>
        <w:t xml:space="preserve"> </w:t>
      </w:r>
      <w:r w:rsidR="004469E3" w:rsidRPr="00A3036C">
        <w:rPr>
          <w:rFonts w:ascii="Times New Roman" w:eastAsia="Aptos" w:hAnsi="Times New Roman" w:cs="Times New Roman"/>
          <w:sz w:val="24"/>
          <w:szCs w:val="24"/>
        </w:rPr>
        <w:t>do extinto Sistema</w:t>
      </w:r>
      <w:r w:rsidR="006A2A40" w:rsidRPr="00A3036C">
        <w:rPr>
          <w:rFonts w:ascii="Times New Roman" w:eastAsia="Aptos" w:hAnsi="Times New Roman" w:cs="Times New Roman"/>
          <w:sz w:val="24"/>
          <w:szCs w:val="24"/>
        </w:rPr>
        <w:t xml:space="preserve"> </w:t>
      </w:r>
      <w:r w:rsidR="004469E3" w:rsidRPr="00A3036C">
        <w:rPr>
          <w:rFonts w:ascii="Times New Roman" w:eastAsia="Aptos" w:hAnsi="Times New Roman" w:cs="Times New Roman"/>
          <w:sz w:val="24"/>
          <w:szCs w:val="24"/>
        </w:rPr>
        <w:t xml:space="preserve">Terra </w:t>
      </w:r>
      <w:r w:rsidR="00DD1D0C" w:rsidRPr="00A3036C">
        <w:rPr>
          <w:rFonts w:ascii="Times New Roman" w:eastAsia="Aptos" w:hAnsi="Times New Roman" w:cs="Times New Roman"/>
          <w:sz w:val="24"/>
          <w:szCs w:val="24"/>
        </w:rPr>
        <w:t xml:space="preserve">estão </w:t>
      </w:r>
      <w:r w:rsidR="00097692" w:rsidRPr="00A3036C">
        <w:rPr>
          <w:rFonts w:ascii="Times New Roman" w:eastAsia="Aptos" w:hAnsi="Times New Roman" w:cs="Times New Roman"/>
          <w:sz w:val="24"/>
          <w:szCs w:val="24"/>
        </w:rPr>
        <w:t>pro</w:t>
      </w:r>
      <w:r w:rsidR="00DD1D0C" w:rsidRPr="00A3036C">
        <w:rPr>
          <w:rFonts w:ascii="Times New Roman" w:eastAsia="Aptos" w:hAnsi="Times New Roman" w:cs="Times New Roman"/>
          <w:sz w:val="24"/>
          <w:szCs w:val="24"/>
        </w:rPr>
        <w:t>movidos</w:t>
      </w:r>
      <w:r w:rsidR="00097692" w:rsidRPr="00A3036C">
        <w:rPr>
          <w:rFonts w:ascii="Times New Roman" w:eastAsia="Aptos" w:hAnsi="Times New Roman" w:cs="Times New Roman"/>
          <w:sz w:val="24"/>
          <w:szCs w:val="24"/>
        </w:rPr>
        <w:t xml:space="preserve"> </w:t>
      </w:r>
      <w:r w:rsidR="00DD1D0C" w:rsidRPr="00A3036C">
        <w:rPr>
          <w:rFonts w:ascii="Times New Roman" w:eastAsia="Aptos" w:hAnsi="Times New Roman" w:cs="Times New Roman"/>
          <w:sz w:val="24"/>
          <w:szCs w:val="24"/>
        </w:rPr>
        <w:t xml:space="preserve">a serem integrantes de </w:t>
      </w:r>
      <w:r w:rsidR="00097692" w:rsidRPr="00A3036C">
        <w:rPr>
          <w:rFonts w:ascii="Times New Roman" w:eastAsia="Aptos" w:hAnsi="Times New Roman" w:cs="Times New Roman"/>
          <w:sz w:val="24"/>
          <w:szCs w:val="24"/>
        </w:rPr>
        <w:t xml:space="preserve">os </w:t>
      </w:r>
      <w:bookmarkStart w:id="110" w:name="_Hlk214965345"/>
      <w:r w:rsidR="00097692" w:rsidRPr="0029288B">
        <w:rPr>
          <w:rFonts w:ascii="Times New Roman" w:eastAsia="Aptos" w:hAnsi="Times New Roman" w:cs="Times New Roman"/>
        </w:rPr>
        <w:t>e</w:t>
      </w:r>
      <w:r w:rsidR="00097692" w:rsidRPr="0029288B">
        <w:rPr>
          <w:rFonts w:ascii="Times New Roman" w:eastAsia="Aptos" w:hAnsi="Times New Roman" w:cs="Times New Roman"/>
          <w:b/>
          <w:bCs/>
          <w:color w:val="FF0000"/>
        </w:rPr>
        <w:t>X</w:t>
      </w:r>
      <w:r w:rsidR="00097692" w:rsidRPr="0029288B">
        <w:rPr>
          <w:rFonts w:ascii="Times New Roman" w:eastAsia="Aptos" w:hAnsi="Times New Roman" w:cs="Times New Roman"/>
        </w:rPr>
        <w:t>ilados</w:t>
      </w:r>
      <w:r w:rsidR="00097692" w:rsidRPr="0029288B">
        <w:rPr>
          <w:rFonts w:ascii="Times New Roman" w:eastAsia="Aptos" w:hAnsi="Times New Roman" w:cs="Times New Roman"/>
          <w:b/>
          <w:bCs/>
        </w:rPr>
        <w:t xml:space="preserve"> </w:t>
      </w:r>
      <w:r w:rsidR="00097692" w:rsidRPr="0029288B">
        <w:rPr>
          <w:rFonts w:ascii="Times New Roman" w:eastAsia="Aptos" w:hAnsi="Times New Roman" w:cs="Times New Roman"/>
        </w:rPr>
        <w:t xml:space="preserve">da </w:t>
      </w:r>
      <w:r w:rsidR="00097692" w:rsidRPr="0029288B">
        <w:rPr>
          <w:rFonts w:ascii="Times New Roman" w:eastAsia="Aptos" w:hAnsi="Times New Roman" w:cs="Times New Roman"/>
          <w:color w:val="7030A0"/>
        </w:rPr>
        <w:t>T</w:t>
      </w:r>
      <w:r w:rsidR="00097692" w:rsidRPr="0029288B">
        <w:rPr>
          <w:rFonts w:ascii="Times New Roman" w:eastAsia="Aptos" w:hAnsi="Times New Roman" w:cs="Times New Roman"/>
        </w:rPr>
        <w:t xml:space="preserve">erra </w:t>
      </w:r>
      <w:r w:rsidR="00097692" w:rsidRPr="0029288B">
        <w:rPr>
          <w:rFonts w:ascii="Times New Roman" w:eastAsia="Aptos" w:hAnsi="Times New Roman" w:cs="Times New Roman"/>
          <w:sz w:val="24"/>
          <w:szCs w:val="24"/>
        </w:rPr>
        <w:t>─ passado pacto para o futuro</w:t>
      </w:r>
      <w:r w:rsidR="00097692" w:rsidRPr="00A3036C">
        <w:rPr>
          <w:rFonts w:ascii="Times New Roman" w:eastAsia="Aptos" w:hAnsi="Times New Roman" w:cs="Times New Roman"/>
          <w:sz w:val="24"/>
          <w:szCs w:val="24"/>
        </w:rPr>
        <w:t>.</w:t>
      </w:r>
      <w:bookmarkEnd w:id="110"/>
    </w:p>
    <w:p w14:paraId="430BC811" w14:textId="753FAF4B" w:rsidR="00956DB0" w:rsidRDefault="00DB4580" w:rsidP="00924900">
      <w:pPr>
        <w:tabs>
          <w:tab w:val="center" w:pos="3260"/>
          <w:tab w:val="left" w:pos="5134"/>
        </w:tabs>
        <w:spacing w:after="0" w:line="256" w:lineRule="auto"/>
        <w:jc w:val="center"/>
        <w:rPr>
          <w:rFonts w:ascii="Times New Roman" w:eastAsiaTheme="minorEastAsia" w:hAnsi="Times New Roman" w:cs="Times New Roman"/>
          <w:color w:val="6600FF"/>
          <w:kern w:val="0"/>
          <w:sz w:val="36"/>
          <w:szCs w:val="36"/>
          <w14:ligatures w14:val="none"/>
        </w:rPr>
      </w:pPr>
      <w:r w:rsidRPr="00A3036C">
        <w:rPr>
          <w:rFonts w:ascii="Times New Roman" w:eastAsiaTheme="minorEastAsia" w:hAnsi="Times New Roman" w:cs="Times New Roman"/>
          <w:color w:val="6600FF"/>
          <w:kern w:val="0"/>
          <w:sz w:val="36"/>
          <w:szCs w:val="36"/>
          <w14:ligatures w14:val="none"/>
        </w:rPr>
        <w:t>*******</w:t>
      </w:r>
    </w:p>
    <w:p w14:paraId="26D6AE84" w14:textId="77777777" w:rsidR="0029288B" w:rsidRDefault="0029288B" w:rsidP="00044043">
      <w:pPr>
        <w:tabs>
          <w:tab w:val="center" w:pos="3260"/>
          <w:tab w:val="left" w:pos="5134"/>
        </w:tabs>
        <w:spacing w:after="0" w:line="256" w:lineRule="auto"/>
        <w:jc w:val="center"/>
        <w:rPr>
          <w:rFonts w:ascii="Times New Roman" w:eastAsia="Aptos" w:hAnsi="Times New Roman" w:cs="Times New Roman"/>
          <w:b/>
          <w:bCs/>
          <w:color w:val="7030A0"/>
          <w:sz w:val="24"/>
          <w:szCs w:val="24"/>
        </w:rPr>
      </w:pPr>
    </w:p>
    <w:p w14:paraId="1B246D1D" w14:textId="77777777" w:rsidR="0029288B" w:rsidRDefault="0029288B" w:rsidP="00044043">
      <w:pPr>
        <w:tabs>
          <w:tab w:val="center" w:pos="3260"/>
          <w:tab w:val="left" w:pos="5134"/>
        </w:tabs>
        <w:spacing w:after="0" w:line="256" w:lineRule="auto"/>
        <w:jc w:val="center"/>
        <w:rPr>
          <w:rFonts w:ascii="Times New Roman" w:eastAsia="Aptos" w:hAnsi="Times New Roman" w:cs="Times New Roman"/>
          <w:b/>
          <w:bCs/>
          <w:color w:val="7030A0"/>
          <w:sz w:val="24"/>
          <w:szCs w:val="24"/>
        </w:rPr>
      </w:pPr>
    </w:p>
    <w:p w14:paraId="001BEA20" w14:textId="77777777" w:rsidR="0029288B" w:rsidRDefault="0029288B" w:rsidP="00044043">
      <w:pPr>
        <w:tabs>
          <w:tab w:val="center" w:pos="3260"/>
          <w:tab w:val="left" w:pos="5134"/>
        </w:tabs>
        <w:spacing w:after="0" w:line="256" w:lineRule="auto"/>
        <w:jc w:val="center"/>
        <w:rPr>
          <w:rFonts w:ascii="Times New Roman" w:eastAsia="Aptos" w:hAnsi="Times New Roman" w:cs="Times New Roman"/>
          <w:b/>
          <w:bCs/>
          <w:color w:val="7030A0"/>
          <w:sz w:val="24"/>
          <w:szCs w:val="24"/>
        </w:rPr>
      </w:pPr>
    </w:p>
    <w:p w14:paraId="15FB76B2" w14:textId="3E3C33D2" w:rsidR="00EA10F8" w:rsidRDefault="00EF713E" w:rsidP="00EA10F8">
      <w:pPr>
        <w:tabs>
          <w:tab w:val="center" w:pos="3260"/>
          <w:tab w:val="left" w:pos="5134"/>
        </w:tabs>
        <w:spacing w:after="0" w:line="256" w:lineRule="auto"/>
        <w:rPr>
          <w:rFonts w:ascii="Times New Roman" w:eastAsia="Aptos" w:hAnsi="Times New Roman" w:cs="Times New Roman"/>
          <w:b/>
          <w:bCs/>
          <w:sz w:val="24"/>
          <w:szCs w:val="24"/>
        </w:rPr>
      </w:pPr>
      <w:r w:rsidRPr="00A3036C">
        <w:rPr>
          <w:rFonts w:ascii="Times New Roman" w:eastAsia="Aptos" w:hAnsi="Times New Roman" w:cs="Times New Roman"/>
          <w:sz w:val="24"/>
          <w:szCs w:val="24"/>
        </w:rPr>
        <w:lastRenderedPageBreak/>
        <w:t xml:space="preserve"> </w:t>
      </w:r>
      <w:r w:rsidR="00EA10F8" w:rsidRPr="00834142">
        <w:rPr>
          <w:rFonts w:ascii="Times New Roman" w:eastAsia="Aptos" w:hAnsi="Times New Roman" w:cs="Times New Roman"/>
          <w:b/>
          <w:bCs/>
          <w:color w:val="7030A0"/>
          <w:sz w:val="24"/>
          <w:szCs w:val="24"/>
        </w:rPr>
        <w:t>E</w:t>
      </w:r>
      <w:r w:rsidR="00EA10F8">
        <w:rPr>
          <w:rFonts w:ascii="Times New Roman" w:eastAsia="Aptos" w:hAnsi="Times New Roman" w:cs="Times New Roman"/>
          <w:b/>
          <w:bCs/>
          <w:sz w:val="24"/>
          <w:szCs w:val="24"/>
        </w:rPr>
        <w:t>pílogo</w:t>
      </w:r>
    </w:p>
    <w:p w14:paraId="50424881" w14:textId="269CE2DF" w:rsidR="00EA10F8" w:rsidRDefault="005E6488" w:rsidP="00EA10F8">
      <w:pPr>
        <w:tabs>
          <w:tab w:val="center" w:pos="3260"/>
          <w:tab w:val="left" w:pos="5134"/>
        </w:tabs>
        <w:spacing w:after="0" w:line="256" w:lineRule="auto"/>
        <w:jc w:val="center"/>
        <w:rPr>
          <w:rFonts w:ascii="Times New Roman" w:eastAsia="Aptos" w:hAnsi="Times New Roman" w:cs="Times New Roman"/>
          <w:b/>
          <w:bCs/>
          <w:sz w:val="24"/>
          <w:szCs w:val="24"/>
        </w:rPr>
      </w:pPr>
      <w:r>
        <w:drawing>
          <wp:anchor distT="0" distB="0" distL="114300" distR="114300" simplePos="0" relativeHeight="251658244" behindDoc="0" locked="0" layoutInCell="1" allowOverlap="1" wp14:anchorId="61E102DC" wp14:editId="73A79848">
            <wp:simplePos x="0" y="0"/>
            <wp:positionH relativeFrom="column">
              <wp:posOffset>-46355</wp:posOffset>
            </wp:positionH>
            <wp:positionV relativeFrom="paragraph">
              <wp:posOffset>43815</wp:posOffset>
            </wp:positionV>
            <wp:extent cx="1544955" cy="2221230"/>
            <wp:effectExtent l="304800" t="171450" r="0" b="293370"/>
            <wp:wrapSquare wrapText="bothSides"/>
            <wp:docPr id="309646649" name="Imagem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46649" name="Imagem 3">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544955" cy="2221230"/>
                    </a:xfrm>
                    <a:prstGeom prst="rect">
                      <a:avLst/>
                    </a:prstGeom>
                    <a:noFill/>
                    <a:ln>
                      <a:noFill/>
                    </a:ln>
                    <a:effectLst>
                      <a:outerShdw blurRad="225425" dist="50800" dir="5220000" algn="ctr">
                        <a:srgbClr val="000000">
                          <a:alpha val="33000"/>
                        </a:srgbClr>
                      </a:out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a:graphicData>
            </a:graphic>
            <wp14:sizeRelH relativeFrom="page">
              <wp14:pctWidth>0</wp14:pctWidth>
            </wp14:sizeRelH>
            <wp14:sizeRelV relativeFrom="page">
              <wp14:pctHeight>0</wp14:pctHeight>
            </wp14:sizeRelV>
          </wp:anchor>
        </w:drawing>
      </w:r>
    </w:p>
    <w:p w14:paraId="19E45116" w14:textId="40A49BC9" w:rsidR="00EA10F8" w:rsidRDefault="00EA10F8" w:rsidP="00EA10F8">
      <w:pPr>
        <w:tabs>
          <w:tab w:val="center" w:pos="3260"/>
          <w:tab w:val="left" w:pos="5134"/>
        </w:tabs>
        <w:spacing w:after="0" w:line="256" w:lineRule="auto"/>
        <w:jc w:val="both"/>
        <w:rPr>
          <w:rFonts w:ascii="Times New Roman" w:eastAsia="Aptos" w:hAnsi="Times New Roman" w:cs="Times New Roman"/>
          <w:bCs/>
          <w:sz w:val="24"/>
          <w:szCs w:val="24"/>
        </w:rPr>
      </w:pPr>
      <w:r w:rsidRPr="007822FA">
        <w:rPr>
          <w:rFonts w:ascii="Times New Roman" w:eastAsia="Aptos" w:hAnsi="Times New Roman" w:cs="Times New Roman"/>
          <w:sz w:val="24"/>
          <w:szCs w:val="24"/>
        </w:rPr>
        <w:t xml:space="preserve">Vidas </w:t>
      </w:r>
      <w:r>
        <w:rPr>
          <w:rFonts w:ascii="Times New Roman" w:eastAsia="Aptos" w:hAnsi="Times New Roman" w:cs="Times New Roman"/>
          <w:sz w:val="24"/>
          <w:szCs w:val="24"/>
        </w:rPr>
        <w:t xml:space="preserve">passadas encontram-se no presente, culpabilizadas pelas faltas, verdadeiramente, determinadas como experiências pelo </w:t>
      </w:r>
      <w:r w:rsidRPr="00612E70">
        <w:rPr>
          <w:rFonts w:ascii="Times New Roman" w:eastAsia="Aptos" w:hAnsi="Times New Roman" w:cs="Times New Roman"/>
          <w:i/>
          <w:iCs/>
          <w:sz w:val="24"/>
          <w:szCs w:val="24"/>
        </w:rPr>
        <w:t>SEU —</w:t>
      </w:r>
      <w:r>
        <w:rPr>
          <w:rFonts w:ascii="Times New Roman" w:eastAsia="Aptos" w:hAnsi="Times New Roman" w:cs="Times New Roman"/>
          <w:i/>
          <w:iCs/>
          <w:sz w:val="24"/>
          <w:szCs w:val="24"/>
        </w:rPr>
        <w:t xml:space="preserve"> Soberana Energia Universal </w:t>
      </w:r>
      <w:r>
        <w:rPr>
          <w:rFonts w:ascii="Times New Roman" w:eastAsia="Aptos" w:hAnsi="Times New Roman" w:cs="Times New Roman"/>
          <w:sz w:val="24"/>
          <w:szCs w:val="24"/>
        </w:rPr>
        <w:t xml:space="preserve">de raças universais afinadas ao </w:t>
      </w:r>
      <w:r w:rsidRPr="00673676">
        <w:rPr>
          <w:rFonts w:ascii="Times New Roman" w:eastAsia="Aptos" w:hAnsi="Times New Roman" w:cs="Times New Roman"/>
          <w:i/>
          <w:iCs/>
          <w:sz w:val="24"/>
          <w:szCs w:val="24"/>
        </w:rPr>
        <w:t>amor incondicional</w:t>
      </w:r>
      <w:r w:rsidR="006505A3">
        <w:rPr>
          <w:rFonts w:ascii="Times New Roman" w:eastAsia="Aptos" w:hAnsi="Times New Roman" w:cs="Times New Roman"/>
          <w:sz w:val="24"/>
          <w:szCs w:val="24"/>
        </w:rPr>
        <w:t>:</w:t>
      </w:r>
      <w:r>
        <w:rPr>
          <w:rFonts w:ascii="Times New Roman" w:eastAsia="Aptos" w:hAnsi="Times New Roman" w:cs="Times New Roman"/>
          <w:sz w:val="24"/>
          <w:szCs w:val="24"/>
        </w:rPr>
        <w:t xml:space="preserve"> multidimensionais, dimensionais e planetários</w:t>
      </w:r>
      <w:r w:rsidR="00EE4825">
        <w:rPr>
          <w:rFonts w:ascii="Times New Roman" w:eastAsia="Aptos" w:hAnsi="Times New Roman" w:cs="Times New Roman"/>
          <w:sz w:val="24"/>
          <w:szCs w:val="24"/>
        </w:rPr>
        <w:t xml:space="preserve"> no </w:t>
      </w:r>
      <w:r w:rsidR="00EE4825">
        <w:rPr>
          <w:rFonts w:ascii="Times New Roman" w:eastAsia="Aptos" w:hAnsi="Times New Roman" w:cs="Times New Roman"/>
          <w:b/>
          <w:sz w:val="24"/>
          <w:szCs w:val="24"/>
        </w:rPr>
        <w:t>Sistema Terra</w:t>
      </w:r>
      <w:r w:rsidR="00EE4825">
        <w:rPr>
          <w:rFonts w:ascii="Times New Roman" w:eastAsia="Aptos" w:hAnsi="Times New Roman" w:cs="Times New Roman"/>
          <w:bCs/>
          <w:sz w:val="24"/>
          <w:szCs w:val="24"/>
        </w:rPr>
        <w:t>.</w:t>
      </w:r>
    </w:p>
    <w:p w14:paraId="714B3C41" w14:textId="5B8A65D2" w:rsidR="008E67F3" w:rsidRDefault="008E67F3" w:rsidP="00EA10F8">
      <w:pPr>
        <w:tabs>
          <w:tab w:val="center" w:pos="3260"/>
          <w:tab w:val="left" w:pos="5134"/>
        </w:tabs>
        <w:spacing w:after="0" w:line="256" w:lineRule="auto"/>
        <w:jc w:val="both"/>
        <w:rPr>
          <w:rFonts w:ascii="Times New Roman" w:eastAsia="Aptos" w:hAnsi="Times New Roman" w:cs="Times New Roman"/>
          <w:bCs/>
          <w:sz w:val="24"/>
          <w:szCs w:val="24"/>
        </w:rPr>
      </w:pPr>
      <w:r>
        <w:rPr>
          <w:rFonts w:ascii="Times New Roman" w:eastAsia="Aptos" w:hAnsi="Times New Roman" w:cs="Times New Roman"/>
          <w:bCs/>
          <w:sz w:val="24"/>
          <w:szCs w:val="24"/>
        </w:rPr>
        <w:t>Almas gêmeas atravessam existências</w:t>
      </w:r>
      <w:r w:rsidR="006B2A19">
        <w:rPr>
          <w:rFonts w:ascii="Times New Roman" w:eastAsia="Aptos" w:hAnsi="Times New Roman" w:cs="Times New Roman"/>
          <w:bCs/>
          <w:sz w:val="24"/>
          <w:szCs w:val="24"/>
        </w:rPr>
        <w:t xml:space="preserve"> experenciando perdas emocionais irreversíveis</w:t>
      </w:r>
      <w:r w:rsidR="00C12E1D">
        <w:rPr>
          <w:rFonts w:ascii="Times New Roman" w:eastAsia="Aptos" w:hAnsi="Times New Roman" w:cs="Times New Roman"/>
          <w:bCs/>
          <w:sz w:val="24"/>
          <w:szCs w:val="24"/>
        </w:rPr>
        <w:t xml:space="preserve">. </w:t>
      </w:r>
      <w:r w:rsidR="00585127">
        <w:rPr>
          <w:rFonts w:ascii="Times New Roman" w:eastAsia="Aptos" w:hAnsi="Times New Roman" w:cs="Times New Roman"/>
          <w:bCs/>
          <w:sz w:val="24"/>
          <w:szCs w:val="24"/>
        </w:rPr>
        <w:t>Dentre estas, configura-se</w:t>
      </w:r>
      <w:r w:rsidR="00221054">
        <w:rPr>
          <w:rFonts w:ascii="Times New Roman" w:eastAsia="Aptos" w:hAnsi="Times New Roman" w:cs="Times New Roman"/>
          <w:bCs/>
          <w:sz w:val="24"/>
          <w:szCs w:val="24"/>
        </w:rPr>
        <w:t xml:space="preserve"> a morte matada pela </w:t>
      </w:r>
      <w:r w:rsidR="00221054" w:rsidRPr="00221054">
        <w:rPr>
          <w:rFonts w:ascii="Times New Roman" w:eastAsia="Aptos" w:hAnsi="Times New Roman" w:cs="Times New Roman"/>
          <w:b/>
          <w:sz w:val="24"/>
          <w:szCs w:val="24"/>
        </w:rPr>
        <w:t>inveja</w:t>
      </w:r>
      <w:r w:rsidR="00221054">
        <w:rPr>
          <w:rFonts w:ascii="Times New Roman" w:eastAsia="Aptos" w:hAnsi="Times New Roman" w:cs="Times New Roman"/>
          <w:b/>
          <w:sz w:val="24"/>
          <w:szCs w:val="24"/>
        </w:rPr>
        <w:t xml:space="preserve"> </w:t>
      </w:r>
      <w:r w:rsidR="005E175A">
        <w:rPr>
          <w:rFonts w:ascii="Times New Roman" w:eastAsia="Aptos" w:hAnsi="Times New Roman" w:cs="Times New Roman"/>
          <w:bCs/>
          <w:sz w:val="24"/>
          <w:szCs w:val="24"/>
        </w:rPr>
        <w:t>e</w:t>
      </w:r>
      <w:r w:rsidR="005E175A" w:rsidRPr="003835A2">
        <w:rPr>
          <w:rFonts w:ascii="Times New Roman" w:eastAsia="Aptos" w:hAnsi="Times New Roman" w:cs="Times New Roman"/>
          <w:b/>
          <w:sz w:val="24"/>
          <w:szCs w:val="24"/>
        </w:rPr>
        <w:t xml:space="preserve"> ob</w:t>
      </w:r>
      <w:r w:rsidR="007604E9">
        <w:rPr>
          <w:rFonts w:ascii="Times New Roman" w:eastAsia="Aptos" w:hAnsi="Times New Roman" w:cs="Times New Roman"/>
          <w:b/>
          <w:sz w:val="24"/>
          <w:szCs w:val="24"/>
        </w:rPr>
        <w:t>s</w:t>
      </w:r>
      <w:r w:rsidR="005E175A" w:rsidRPr="003835A2">
        <w:rPr>
          <w:rFonts w:ascii="Times New Roman" w:eastAsia="Aptos" w:hAnsi="Times New Roman" w:cs="Times New Roman"/>
          <w:b/>
          <w:sz w:val="24"/>
          <w:szCs w:val="24"/>
        </w:rPr>
        <w:t>essão</w:t>
      </w:r>
      <w:r w:rsidR="005E175A">
        <w:rPr>
          <w:rFonts w:ascii="Times New Roman" w:eastAsia="Aptos" w:hAnsi="Times New Roman" w:cs="Times New Roman"/>
          <w:bCs/>
          <w:sz w:val="24"/>
          <w:szCs w:val="24"/>
        </w:rPr>
        <w:t xml:space="preserve"> de um amor não correspondido</w:t>
      </w:r>
      <w:r w:rsidR="002F2A85">
        <w:rPr>
          <w:rFonts w:ascii="Times New Roman" w:eastAsia="Aptos" w:hAnsi="Times New Roman" w:cs="Times New Roman"/>
          <w:bCs/>
          <w:sz w:val="24"/>
          <w:szCs w:val="24"/>
        </w:rPr>
        <w:t xml:space="preserve"> </w:t>
      </w:r>
      <w:r w:rsidR="0089373E">
        <w:rPr>
          <w:rFonts w:ascii="Times New Roman" w:eastAsia="Aptos" w:hAnsi="Times New Roman" w:cs="Times New Roman"/>
          <w:bCs/>
          <w:sz w:val="24"/>
          <w:szCs w:val="24"/>
        </w:rPr>
        <w:t>por ela em relação ao assassino</w:t>
      </w:r>
      <w:r w:rsidR="00AF1173">
        <w:rPr>
          <w:rFonts w:ascii="Times New Roman" w:eastAsia="Aptos" w:hAnsi="Times New Roman" w:cs="Times New Roman"/>
          <w:bCs/>
          <w:sz w:val="24"/>
          <w:szCs w:val="24"/>
        </w:rPr>
        <w:t xml:space="preserve"> </w:t>
      </w:r>
      <w:r w:rsidR="005E175A">
        <w:rPr>
          <w:rFonts w:ascii="Times New Roman" w:eastAsia="Aptos" w:hAnsi="Times New Roman" w:cs="Times New Roman"/>
          <w:bCs/>
          <w:sz w:val="24"/>
          <w:szCs w:val="24"/>
        </w:rPr>
        <w:t>.</w:t>
      </w:r>
    </w:p>
    <w:p w14:paraId="60708A12" w14:textId="6E5BEA48" w:rsidR="002D4C99" w:rsidRPr="00221054" w:rsidRDefault="002D4C99" w:rsidP="00EA10F8">
      <w:pPr>
        <w:tabs>
          <w:tab w:val="center" w:pos="3260"/>
          <w:tab w:val="left" w:pos="5134"/>
        </w:tabs>
        <w:spacing w:after="0" w:line="256" w:lineRule="auto"/>
        <w:jc w:val="both"/>
        <w:rPr>
          <w:rFonts w:ascii="Times New Roman" w:eastAsia="Aptos" w:hAnsi="Times New Roman" w:cs="Times New Roman"/>
          <w:bCs/>
          <w:sz w:val="24"/>
          <w:szCs w:val="24"/>
        </w:rPr>
      </w:pPr>
      <w:r>
        <w:rPr>
          <w:rFonts w:ascii="Times New Roman" w:eastAsia="Aptos" w:hAnsi="Times New Roman" w:cs="Times New Roman"/>
          <w:bCs/>
          <w:sz w:val="24"/>
          <w:szCs w:val="24"/>
        </w:rPr>
        <w:t>Fraternos, inimigos noutra</w:t>
      </w:r>
      <w:r w:rsidR="0068405A">
        <w:rPr>
          <w:rFonts w:ascii="Times New Roman" w:eastAsia="Aptos" w:hAnsi="Times New Roman" w:cs="Times New Roman"/>
          <w:bCs/>
          <w:sz w:val="24"/>
          <w:szCs w:val="24"/>
        </w:rPr>
        <w:t xml:space="preserve"> passagem terrestre, não tem a mínima afinidade</w:t>
      </w:r>
      <w:r w:rsidR="009A35D2">
        <w:rPr>
          <w:rFonts w:ascii="Times New Roman" w:eastAsia="Aptos" w:hAnsi="Times New Roman" w:cs="Times New Roman"/>
          <w:bCs/>
          <w:sz w:val="24"/>
          <w:szCs w:val="24"/>
        </w:rPr>
        <w:t xml:space="preserve"> e, notoriamente</w:t>
      </w:r>
      <w:r w:rsidR="00C1661F">
        <w:rPr>
          <w:rFonts w:ascii="Times New Roman" w:eastAsia="Aptos" w:hAnsi="Times New Roman" w:cs="Times New Roman"/>
          <w:bCs/>
          <w:sz w:val="24"/>
          <w:szCs w:val="24"/>
        </w:rPr>
        <w:t>, ambos se aturam pela questão familiar</w:t>
      </w:r>
      <w:r w:rsidR="00A24CC5">
        <w:rPr>
          <w:rFonts w:ascii="Times New Roman" w:eastAsia="Aptos" w:hAnsi="Times New Roman" w:cs="Times New Roman"/>
          <w:bCs/>
          <w:sz w:val="24"/>
          <w:szCs w:val="24"/>
        </w:rPr>
        <w:t>, pois Harrison, Taylor e Agregados</w:t>
      </w:r>
      <w:r w:rsidR="00101489">
        <w:rPr>
          <w:rFonts w:ascii="Times New Roman" w:eastAsia="Aptos" w:hAnsi="Times New Roman" w:cs="Times New Roman"/>
          <w:bCs/>
          <w:sz w:val="24"/>
          <w:szCs w:val="24"/>
        </w:rPr>
        <w:t xml:space="preserve"> desenvolvem uma relação de convivência salutar não só no ambiente profissional</w:t>
      </w:r>
      <w:r w:rsidR="00FE2313">
        <w:rPr>
          <w:rFonts w:ascii="Times New Roman" w:eastAsia="Aptos" w:hAnsi="Times New Roman" w:cs="Times New Roman"/>
          <w:bCs/>
          <w:sz w:val="24"/>
          <w:szCs w:val="24"/>
        </w:rPr>
        <w:t xml:space="preserve"> do Grupo Harrison &amp; Taylor</w:t>
      </w:r>
      <w:r w:rsidR="003D5767">
        <w:rPr>
          <w:rFonts w:ascii="Times New Roman" w:eastAsia="Aptos" w:hAnsi="Times New Roman" w:cs="Times New Roman"/>
          <w:bCs/>
          <w:sz w:val="24"/>
          <w:szCs w:val="24"/>
        </w:rPr>
        <w:t>,</w:t>
      </w:r>
      <w:r w:rsidR="00FE2313">
        <w:rPr>
          <w:rFonts w:ascii="Times New Roman" w:eastAsia="Aptos" w:hAnsi="Times New Roman" w:cs="Times New Roman"/>
          <w:bCs/>
          <w:sz w:val="24"/>
          <w:szCs w:val="24"/>
        </w:rPr>
        <w:t xml:space="preserve"> com</w:t>
      </w:r>
      <w:r w:rsidR="003D5767">
        <w:rPr>
          <w:rFonts w:ascii="Times New Roman" w:eastAsia="Aptos" w:hAnsi="Times New Roman" w:cs="Times New Roman"/>
          <w:bCs/>
          <w:sz w:val="24"/>
          <w:szCs w:val="24"/>
        </w:rPr>
        <w:t>o</w:t>
      </w:r>
      <w:r w:rsidR="00FE2313">
        <w:rPr>
          <w:rFonts w:ascii="Times New Roman" w:eastAsia="Aptos" w:hAnsi="Times New Roman" w:cs="Times New Roman"/>
          <w:bCs/>
          <w:sz w:val="24"/>
          <w:szCs w:val="24"/>
        </w:rPr>
        <w:t xml:space="preserve"> tamb</w:t>
      </w:r>
      <w:r w:rsidR="00544741">
        <w:rPr>
          <w:rFonts w:ascii="Times New Roman" w:eastAsia="Aptos" w:hAnsi="Times New Roman" w:cs="Times New Roman"/>
          <w:bCs/>
          <w:sz w:val="24"/>
          <w:szCs w:val="24"/>
        </w:rPr>
        <w:t>é</w:t>
      </w:r>
      <w:r w:rsidR="00FE2313">
        <w:rPr>
          <w:rFonts w:ascii="Times New Roman" w:eastAsia="Aptos" w:hAnsi="Times New Roman" w:cs="Times New Roman"/>
          <w:bCs/>
          <w:sz w:val="24"/>
          <w:szCs w:val="24"/>
        </w:rPr>
        <w:t>m</w:t>
      </w:r>
      <w:r w:rsidR="003D5767">
        <w:rPr>
          <w:rFonts w:ascii="Times New Roman" w:eastAsia="Aptos" w:hAnsi="Times New Roman" w:cs="Times New Roman"/>
          <w:bCs/>
          <w:sz w:val="24"/>
          <w:szCs w:val="24"/>
        </w:rPr>
        <w:t xml:space="preserve"> no residencial </w:t>
      </w:r>
      <w:r w:rsidR="008D553A">
        <w:rPr>
          <w:rFonts w:ascii="Times New Roman" w:eastAsia="Aptos" w:hAnsi="Times New Roman" w:cs="Times New Roman"/>
          <w:bCs/>
          <w:sz w:val="24"/>
          <w:szCs w:val="24"/>
        </w:rPr>
        <w:t>ao ocuparem seus respectivos espaços na mansão localizada no quadrilátero mais valioso de Ipanema</w:t>
      </w:r>
      <w:r w:rsidR="00544741">
        <w:rPr>
          <w:rFonts w:ascii="Times New Roman" w:eastAsia="Aptos" w:hAnsi="Times New Roman" w:cs="Times New Roman"/>
          <w:bCs/>
          <w:sz w:val="24"/>
          <w:szCs w:val="24"/>
        </w:rPr>
        <w:t>.</w:t>
      </w:r>
    </w:p>
    <w:p w14:paraId="670772C3" w14:textId="78FF8B42" w:rsidR="00EA10F8" w:rsidRPr="00AF3F8A" w:rsidRDefault="00AF3F8A" w:rsidP="00EA10F8">
      <w:pPr>
        <w:spacing w:after="0" w:line="256" w:lineRule="auto"/>
        <w:jc w:val="both"/>
        <w:rPr>
          <w:rFonts w:ascii="Times New Roman" w:eastAsia="Aptos" w:hAnsi="Times New Roman" w:cs="Times New Roman"/>
          <w:bCs/>
          <w:sz w:val="24"/>
          <w:szCs w:val="24"/>
        </w:rPr>
      </w:pPr>
      <w:r w:rsidRPr="00AF3F8A">
        <w:rPr>
          <w:rFonts w:ascii="Times New Roman" w:eastAsiaTheme="minorEastAsia" w:hAnsi="Times New Roman" w:cs="Times New Roman"/>
          <w:bCs/>
          <w:kern w:val="0"/>
          <w:position w:val="-2"/>
          <w:sz w:val="24"/>
          <w:szCs w:val="24"/>
          <w14:ligatures w14:val="none"/>
        </w:rPr>
        <w:t>Reencarnardos</w:t>
      </w:r>
      <w:r w:rsidR="00EA10F8" w:rsidRPr="00AF3F8A">
        <w:rPr>
          <w:rFonts w:ascii="Times New Roman" w:eastAsiaTheme="minorEastAsia" w:hAnsi="Times New Roman" w:cs="Times New Roman"/>
          <w:bCs/>
          <w:kern w:val="0"/>
          <w:position w:val="-2"/>
          <w:sz w:val="24"/>
          <w:szCs w:val="24"/>
          <w14:ligatures w14:val="none"/>
        </w:rPr>
        <w:t xml:space="preserve"> </w:t>
      </w:r>
      <w:r w:rsidR="001B31EE">
        <w:rPr>
          <w:rFonts w:ascii="Times New Roman" w:eastAsiaTheme="minorEastAsia" w:hAnsi="Times New Roman" w:cs="Times New Roman"/>
          <w:bCs/>
          <w:kern w:val="0"/>
          <w:position w:val="-2"/>
          <w:sz w:val="24"/>
          <w:szCs w:val="24"/>
          <w14:ligatures w14:val="none"/>
        </w:rPr>
        <w:t>como irmãos,</w:t>
      </w:r>
      <w:r w:rsidR="008F3B28">
        <w:rPr>
          <w:rFonts w:ascii="Times New Roman" w:eastAsiaTheme="minorEastAsia" w:hAnsi="Times New Roman" w:cs="Times New Roman"/>
          <w:bCs/>
          <w:kern w:val="0"/>
          <w:position w:val="-2"/>
          <w:sz w:val="24"/>
          <w:szCs w:val="24"/>
          <w14:ligatures w14:val="none"/>
        </w:rPr>
        <w:t xml:space="preserve"> vivem em conflito diário e não chegam as vias de fato</w:t>
      </w:r>
      <w:r w:rsidR="00EA6F5F">
        <w:rPr>
          <w:rFonts w:ascii="Times New Roman" w:eastAsiaTheme="minorEastAsia" w:hAnsi="Times New Roman" w:cs="Times New Roman"/>
          <w:bCs/>
          <w:kern w:val="0"/>
          <w:position w:val="-2"/>
          <w:sz w:val="24"/>
          <w:szCs w:val="24"/>
          <w14:ligatures w14:val="none"/>
        </w:rPr>
        <w:t xml:space="preserve"> </w:t>
      </w:r>
      <w:r w:rsidR="008F3B28">
        <w:rPr>
          <w:rFonts w:ascii="Times New Roman" w:eastAsiaTheme="minorEastAsia" w:hAnsi="Times New Roman" w:cs="Times New Roman"/>
          <w:bCs/>
          <w:kern w:val="0"/>
          <w:position w:val="-2"/>
          <w:sz w:val="24"/>
          <w:szCs w:val="24"/>
          <w14:ligatures w14:val="none"/>
        </w:rPr>
        <w:t>pel</w:t>
      </w:r>
      <w:r w:rsidR="00EA6F5F">
        <w:rPr>
          <w:rFonts w:ascii="Times New Roman" w:eastAsiaTheme="minorEastAsia" w:hAnsi="Times New Roman" w:cs="Times New Roman"/>
          <w:bCs/>
          <w:kern w:val="0"/>
          <w:position w:val="-2"/>
          <w:sz w:val="24"/>
          <w:szCs w:val="24"/>
          <w14:ligatures w14:val="none"/>
        </w:rPr>
        <w:t>a interveniência de familiares,</w:t>
      </w:r>
      <w:r w:rsidR="00FA4B72">
        <w:rPr>
          <w:rFonts w:ascii="Times New Roman" w:eastAsiaTheme="minorEastAsia" w:hAnsi="Times New Roman" w:cs="Times New Roman"/>
          <w:bCs/>
          <w:kern w:val="0"/>
          <w:position w:val="-2"/>
          <w:sz w:val="24"/>
          <w:szCs w:val="24"/>
          <w14:ligatures w14:val="none"/>
        </w:rPr>
        <w:t xml:space="preserve"> sempre dispostos a pacificação</w:t>
      </w:r>
      <w:r w:rsidR="009C3F48">
        <w:rPr>
          <w:rFonts w:ascii="Times New Roman" w:eastAsiaTheme="minorEastAsia" w:hAnsi="Times New Roman" w:cs="Times New Roman"/>
          <w:bCs/>
          <w:kern w:val="0"/>
          <w:position w:val="-2"/>
          <w:sz w:val="24"/>
          <w:szCs w:val="24"/>
          <w14:ligatures w14:val="none"/>
        </w:rPr>
        <w:t xml:space="preserve"> desta fraternidade.</w:t>
      </w:r>
    </w:p>
    <w:p w14:paraId="34B604F7" w14:textId="23CA7E67" w:rsidR="008E4B2B" w:rsidRPr="00A3036C" w:rsidRDefault="008E4B2B" w:rsidP="00D940F4">
      <w:pPr>
        <w:tabs>
          <w:tab w:val="center" w:pos="3260"/>
          <w:tab w:val="left" w:pos="5134"/>
        </w:tabs>
        <w:spacing w:after="0" w:line="256" w:lineRule="auto"/>
        <w:rPr>
          <w:rFonts w:ascii="Times New Roman" w:eastAsia="Aptos" w:hAnsi="Times New Roman" w:cs="Times New Roman"/>
          <w:sz w:val="24"/>
          <w:szCs w:val="24"/>
        </w:rPr>
      </w:pPr>
    </w:p>
    <w:p w14:paraId="3F08E45E" w14:textId="0233E273" w:rsidR="0095203E" w:rsidRPr="00A3036C" w:rsidRDefault="0095203E" w:rsidP="006E68A8">
      <w:pPr>
        <w:spacing w:after="0" w:line="256" w:lineRule="auto"/>
        <w:jc w:val="both"/>
        <w:rPr>
          <w:rFonts w:ascii="Times New Roman" w:eastAsia="Aptos" w:hAnsi="Times New Roman" w:cs="Times New Roman"/>
          <w:sz w:val="24"/>
          <w:szCs w:val="24"/>
        </w:rPr>
      </w:pPr>
    </w:p>
    <w:p w14:paraId="14854BBD" w14:textId="77777777" w:rsidR="006E68A8" w:rsidRPr="00A3036C" w:rsidRDefault="006E68A8" w:rsidP="006E68A8">
      <w:pPr>
        <w:spacing w:after="0" w:line="256" w:lineRule="auto"/>
        <w:jc w:val="both"/>
        <w:rPr>
          <w:rFonts w:ascii="Times New Roman" w:eastAsia="Aptos" w:hAnsi="Times New Roman" w:cs="Times New Roman"/>
          <w:sz w:val="24"/>
          <w:szCs w:val="24"/>
        </w:rPr>
      </w:pPr>
    </w:p>
    <w:p w14:paraId="18E18616" w14:textId="77777777" w:rsidR="00160C19" w:rsidRPr="00A3036C" w:rsidRDefault="00160C19" w:rsidP="00160C19">
      <w:pPr>
        <w:spacing w:after="0"/>
        <w:jc w:val="both"/>
        <w:rPr>
          <w:rFonts w:ascii="Times New Roman" w:eastAsia="Aptos" w:hAnsi="Times New Roman" w:cs="Times New Roman"/>
          <w:sz w:val="24"/>
          <w:szCs w:val="24"/>
        </w:rPr>
      </w:pPr>
    </w:p>
    <w:p w14:paraId="47B85A5A" w14:textId="1EE1B184" w:rsidR="0024100A" w:rsidRDefault="0024100A" w:rsidP="0024100A">
      <w:pPr>
        <w:spacing w:after="0" w:line="256" w:lineRule="auto"/>
        <w:jc w:val="both"/>
        <w:rPr>
          <w:rFonts w:ascii="Times New Roman" w:eastAsia="Aptos" w:hAnsi="Times New Roman" w:cs="Times New Roman"/>
          <w:sz w:val="24"/>
          <w:szCs w:val="24"/>
        </w:rPr>
      </w:pPr>
    </w:p>
    <w:p w14:paraId="575FB1CB" w14:textId="77777777" w:rsidR="00FF6661" w:rsidRPr="00A3036C" w:rsidRDefault="00FF6661" w:rsidP="0024100A">
      <w:pPr>
        <w:spacing w:after="0" w:line="256" w:lineRule="auto"/>
        <w:jc w:val="both"/>
        <w:rPr>
          <w:rFonts w:ascii="Times New Roman" w:eastAsia="Aptos" w:hAnsi="Times New Roman" w:cs="Times New Roman"/>
          <w:sz w:val="24"/>
          <w:szCs w:val="24"/>
        </w:rPr>
      </w:pPr>
    </w:p>
    <w:p w14:paraId="18249A21" w14:textId="77777777" w:rsidR="002D21EF" w:rsidRPr="00A3036C" w:rsidRDefault="002D21EF" w:rsidP="0024100A">
      <w:pPr>
        <w:spacing w:after="0" w:line="256" w:lineRule="auto"/>
        <w:jc w:val="both"/>
        <w:rPr>
          <w:rFonts w:ascii="Times New Roman" w:eastAsia="Aptos" w:hAnsi="Times New Roman" w:cs="Times New Roman"/>
          <w:sz w:val="24"/>
          <w:szCs w:val="24"/>
        </w:rPr>
      </w:pPr>
    </w:p>
    <w:p w14:paraId="70759E61" w14:textId="3B4E57F2" w:rsidR="00503322" w:rsidRPr="00A3036C" w:rsidRDefault="00503322" w:rsidP="00503322">
      <w:pPr>
        <w:spacing w:after="0"/>
        <w:jc w:val="both"/>
        <w:rPr>
          <w:rFonts w:ascii="Times New Roman" w:eastAsia="Aptos" w:hAnsi="Times New Roman" w:cs="Times New Roman"/>
          <w:b/>
          <w:bCs/>
          <w:sz w:val="24"/>
          <w:szCs w:val="24"/>
        </w:rPr>
      </w:pPr>
    </w:p>
    <w:p w14:paraId="59520AE2" w14:textId="6B49D9B6" w:rsidR="00302421" w:rsidRPr="00A3036C" w:rsidRDefault="00302421" w:rsidP="00302421">
      <w:pPr>
        <w:spacing w:after="0"/>
        <w:jc w:val="both"/>
        <w:rPr>
          <w:rFonts w:ascii="Times New Roman" w:eastAsia="Aptos" w:hAnsi="Times New Roman" w:cs="Times New Roman"/>
          <w:sz w:val="24"/>
          <w:szCs w:val="24"/>
        </w:rPr>
      </w:pPr>
    </w:p>
    <w:p w14:paraId="3B7865EE" w14:textId="77777777" w:rsidR="00302421" w:rsidRPr="00A3036C" w:rsidRDefault="00302421" w:rsidP="00302421">
      <w:pPr>
        <w:spacing w:after="0"/>
        <w:jc w:val="both"/>
        <w:rPr>
          <w:rFonts w:ascii="Times New Roman" w:eastAsia="Aptos" w:hAnsi="Times New Roman" w:cs="Times New Roman"/>
          <w:sz w:val="24"/>
          <w:szCs w:val="24"/>
        </w:rPr>
      </w:pPr>
    </w:p>
    <w:p w14:paraId="04161C83" w14:textId="14EB2F89" w:rsidR="00A07CE7" w:rsidRPr="00A3036C" w:rsidRDefault="00A07CE7" w:rsidP="00A07CE7">
      <w:pPr>
        <w:spacing w:after="0"/>
        <w:jc w:val="both"/>
        <w:rPr>
          <w:rFonts w:ascii="Times New Roman" w:eastAsia="Aptos" w:hAnsi="Times New Roman" w:cs="Times New Roman"/>
          <w:sz w:val="24"/>
          <w:szCs w:val="24"/>
        </w:rPr>
      </w:pPr>
    </w:p>
    <w:p w14:paraId="30D01551" w14:textId="097F1939" w:rsidR="009B6B65" w:rsidRPr="00A3036C" w:rsidRDefault="009B6B65" w:rsidP="00FC644D">
      <w:pPr>
        <w:spacing w:after="0" w:line="256" w:lineRule="auto"/>
        <w:jc w:val="both"/>
        <w:rPr>
          <w:rFonts w:ascii="Times New Roman" w:eastAsia="Aptos" w:hAnsi="Times New Roman" w:cs="Times New Roman"/>
          <w:sz w:val="24"/>
          <w:szCs w:val="24"/>
        </w:rPr>
      </w:pPr>
    </w:p>
    <w:p w14:paraId="23C61381" w14:textId="57085B4A" w:rsidR="00110265" w:rsidRPr="00A3036C" w:rsidRDefault="00110265" w:rsidP="005936CD">
      <w:pPr>
        <w:spacing w:after="0" w:line="256" w:lineRule="auto"/>
        <w:jc w:val="both"/>
        <w:rPr>
          <w:rFonts w:ascii="Times New Roman" w:eastAsia="Aptos" w:hAnsi="Times New Roman" w:cs="Times New Roman"/>
          <w:sz w:val="24"/>
          <w:szCs w:val="24"/>
        </w:rPr>
      </w:pPr>
    </w:p>
    <w:p w14:paraId="3668A9F5" w14:textId="77777777" w:rsidR="006828C5" w:rsidRPr="00A3036C" w:rsidRDefault="006828C5" w:rsidP="00077D8A">
      <w:pPr>
        <w:spacing w:after="0"/>
        <w:jc w:val="both"/>
        <w:rPr>
          <w:rFonts w:ascii="Times New Roman" w:eastAsia="Aptos" w:hAnsi="Times New Roman" w:cs="Times New Roman"/>
          <w:sz w:val="24"/>
          <w:szCs w:val="24"/>
        </w:rPr>
      </w:pPr>
    </w:p>
    <w:p w14:paraId="0E7EE6AF" w14:textId="77777777" w:rsidR="00903245" w:rsidRPr="00A3036C" w:rsidRDefault="00903245" w:rsidP="00903245"/>
    <w:p w14:paraId="7A25955F" w14:textId="77777777" w:rsidR="000034FC" w:rsidRPr="00A3036C" w:rsidRDefault="000034FC" w:rsidP="000034FC"/>
    <w:p w14:paraId="0EE04870" w14:textId="77777777" w:rsidR="000034FC" w:rsidRPr="00A3036C" w:rsidRDefault="000034FC" w:rsidP="000034FC">
      <w:pPr>
        <w:spacing w:after="0"/>
        <w:jc w:val="center"/>
        <w:rPr>
          <w:rFonts w:ascii="Times New Roman" w:hAnsi="Times New Roman" w:cs="Times New Roman"/>
          <w:sz w:val="24"/>
          <w:szCs w:val="24"/>
        </w:rPr>
      </w:pPr>
      <w:r w:rsidRPr="00A3036C">
        <w:rPr>
          <w:rFonts w:ascii="Times New Roman" w:eastAsiaTheme="minorEastAsia" w:hAnsi="Times New Roman" w:cs="Times New Roman"/>
          <w:color w:val="6600FF"/>
          <w:kern w:val="0"/>
          <w:sz w:val="36"/>
          <w:szCs w:val="36"/>
          <w14:ligatures w14:val="none"/>
        </w:rPr>
        <w:t>*******</w:t>
      </w:r>
    </w:p>
    <w:p w14:paraId="4D47ABF5" w14:textId="77777777" w:rsidR="000034FC" w:rsidRPr="00A3036C" w:rsidRDefault="000034FC" w:rsidP="000034FC"/>
    <w:p w14:paraId="03289A9D" w14:textId="77777777" w:rsidR="00DD714D" w:rsidRPr="00A3036C" w:rsidRDefault="00DD714D" w:rsidP="000B5998">
      <w:pPr>
        <w:tabs>
          <w:tab w:val="left" w:pos="2725"/>
        </w:tabs>
      </w:pPr>
    </w:p>
    <w:p w14:paraId="31A698B5" w14:textId="77777777" w:rsidR="00DD714D" w:rsidRPr="00A3036C" w:rsidRDefault="00DD714D" w:rsidP="000B5998">
      <w:pPr>
        <w:tabs>
          <w:tab w:val="left" w:pos="2725"/>
        </w:tabs>
      </w:pPr>
    </w:p>
    <w:p w14:paraId="72BCD4BF" w14:textId="77777777" w:rsidR="00F83096" w:rsidRPr="00A3036C" w:rsidRDefault="00F83096" w:rsidP="00F83096">
      <w:pPr>
        <w:keepNext/>
        <w:framePr w:dropCap="drop" w:lines="7" w:h="1737" w:hRule="exact" w:wrap="around" w:vAnchor="text" w:hAnchor="page" w:x="1368" w:y="125"/>
        <w:spacing w:after="0" w:line="1737" w:lineRule="exact"/>
        <w:jc w:val="both"/>
        <w:textAlignment w:val="baseline"/>
        <w:rPr>
          <w:rFonts w:ascii="Times New Roman" w:eastAsiaTheme="minorEastAsia" w:hAnsi="Times New Roman" w:cs="Times New Roman"/>
          <w:b/>
          <w:bCs/>
          <w:color w:val="002060"/>
          <w:kern w:val="0"/>
          <w:position w:val="-30"/>
          <w:sz w:val="192"/>
          <w:szCs w:val="192"/>
          <w14:ligatures w14:val="none"/>
        </w:rPr>
      </w:pPr>
      <w:r w:rsidRPr="00A3036C">
        <w:rPr>
          <w:rFonts w:ascii="Times New Roman" w:eastAsiaTheme="minorEastAsia" w:hAnsi="Times New Roman" w:cs="Times New Roman"/>
          <w:b/>
          <w:bCs/>
          <w:color w:val="7030A0"/>
          <w:kern w:val="0"/>
          <w:position w:val="-30"/>
          <w:sz w:val="192"/>
          <w:szCs w:val="192"/>
          <w14:ligatures w14:val="none"/>
        </w:rPr>
        <w:t>P</w:t>
      </w:r>
    </w:p>
    <w:p w14:paraId="5E2FE73F" w14:textId="77777777" w:rsidR="0022254E" w:rsidRDefault="0022254E" w:rsidP="004F100B">
      <w:pPr>
        <w:tabs>
          <w:tab w:val="left" w:pos="5137"/>
        </w:tabs>
      </w:pPr>
    </w:p>
    <w:p w14:paraId="730F0A1F" w14:textId="77777777" w:rsidR="00D940F4" w:rsidRPr="00A3036C" w:rsidRDefault="00D940F4" w:rsidP="004F100B">
      <w:pPr>
        <w:tabs>
          <w:tab w:val="left" w:pos="5137"/>
        </w:tabs>
      </w:pPr>
    </w:p>
    <w:p w14:paraId="463B8374" w14:textId="77777777" w:rsidR="00F83096" w:rsidRPr="00A3036C" w:rsidRDefault="00F83096" w:rsidP="004F100B">
      <w:pPr>
        <w:tabs>
          <w:tab w:val="left" w:pos="5137"/>
        </w:tabs>
      </w:pPr>
    </w:p>
    <w:p w14:paraId="7AF40A9D" w14:textId="13A6873A" w:rsidR="0022254E" w:rsidRPr="00A3036C" w:rsidRDefault="00D32BA6" w:rsidP="0022254E">
      <w:pPr>
        <w:pBdr>
          <w:bottom w:val="single" w:sz="6" w:space="21" w:color="auto"/>
        </w:pBdr>
        <w:spacing w:after="0" w:line="240" w:lineRule="auto"/>
        <w:jc w:val="both"/>
        <w:rPr>
          <w:rFonts w:ascii="Times New Roman" w:eastAsiaTheme="minorEastAsia" w:hAnsi="Times New Roman" w:cs="Times New Roman"/>
          <w:b/>
          <w:bCs/>
          <w:kern w:val="0"/>
          <w:sz w:val="24"/>
          <w:szCs w:val="24"/>
          <w14:ligatures w14:val="none"/>
        </w:rPr>
      </w:pPr>
      <w:r w:rsidRPr="00FF6661">
        <w:rPr>
          <w:rFonts w:ascii="Times New Roman" w:eastAsiaTheme="minorEastAsia" w:hAnsi="Times New Roman" w:cs="Times New Roman"/>
          <w:b/>
          <w:bCs/>
          <w:kern w:val="0"/>
          <w:sz w:val="24"/>
          <w:szCs w:val="24"/>
          <w:highlight w:val="magenta"/>
          <w14:ligatures w14:val="none"/>
        </w:rPr>
        <w:t>O</w:t>
      </w:r>
      <w:r w:rsidR="0011229E" w:rsidRPr="00A3036C">
        <w:rPr>
          <w:rFonts w:ascii="Times New Roman" w:eastAsiaTheme="minorEastAsia" w:hAnsi="Times New Roman" w:cs="Times New Roman"/>
          <w:b/>
          <w:bCs/>
          <w:kern w:val="0"/>
          <w:sz w:val="24"/>
          <w:szCs w:val="24"/>
          <w14:ligatures w14:val="none"/>
        </w:rPr>
        <w:t>sfácio</w:t>
      </w:r>
    </w:p>
    <w:p w14:paraId="38704FE1" w14:textId="77777777" w:rsidR="005B47FD" w:rsidRPr="00A3036C" w:rsidRDefault="005B47FD" w:rsidP="0022254E">
      <w:pPr>
        <w:pBdr>
          <w:bottom w:val="single" w:sz="6" w:space="21" w:color="auto"/>
        </w:pBdr>
        <w:spacing w:after="0" w:line="240" w:lineRule="auto"/>
        <w:jc w:val="both"/>
        <w:rPr>
          <w:rFonts w:ascii="Times New Roman" w:eastAsiaTheme="minorEastAsia" w:hAnsi="Times New Roman" w:cs="Times New Roman"/>
          <w:kern w:val="0"/>
          <w:sz w:val="24"/>
          <w:szCs w:val="24"/>
          <w14:ligatures w14:val="none"/>
        </w:rPr>
      </w:pPr>
    </w:p>
    <w:p w14:paraId="1EF64921" w14:textId="77777777" w:rsidR="005B47FD" w:rsidRPr="00A3036C" w:rsidRDefault="005B47FD" w:rsidP="0022254E">
      <w:pPr>
        <w:pBdr>
          <w:bottom w:val="single" w:sz="6" w:space="21" w:color="auto"/>
        </w:pBdr>
        <w:spacing w:after="0" w:line="240" w:lineRule="auto"/>
        <w:jc w:val="both"/>
        <w:rPr>
          <w:rFonts w:ascii="Times New Roman" w:eastAsiaTheme="minorEastAsia" w:hAnsi="Times New Roman" w:cs="Times New Roman"/>
          <w:b/>
          <w:bCs/>
          <w:i/>
          <w:iCs/>
          <w:kern w:val="0"/>
          <w:sz w:val="24"/>
          <w:szCs w:val="24"/>
          <w14:ligatures w14:val="none"/>
        </w:rPr>
      </w:pPr>
    </w:p>
    <w:p w14:paraId="7F482BA2" w14:textId="10F82AD0"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kern w:val="0"/>
          <w:sz w:val="24"/>
          <w:szCs w:val="24"/>
          <w14:ligatures w14:val="none"/>
        </w:rPr>
      </w:pPr>
      <w:r w:rsidRPr="00FF6661">
        <w:rPr>
          <w:rFonts w:ascii="Times New Roman" w:eastAsiaTheme="minorEastAsia" w:hAnsi="Times New Roman" w:cs="Times New Roman"/>
          <w:b/>
          <w:bCs/>
          <w:i/>
          <w:iCs/>
          <w:color w:val="7030A0"/>
          <w:kern w:val="0"/>
          <w:sz w:val="24"/>
          <w:szCs w:val="24"/>
          <w14:ligatures w14:val="none"/>
        </w:rPr>
        <w:t>e</w:t>
      </w:r>
      <w:r w:rsidRPr="00A3036C">
        <w:rPr>
          <w:rFonts w:ascii="Times New Roman" w:eastAsiaTheme="minorEastAsia" w:hAnsi="Times New Roman" w:cs="Times New Roman"/>
          <w:b/>
          <w:bCs/>
          <w:color w:val="FF0000"/>
          <w:kern w:val="0"/>
          <w:sz w:val="32"/>
          <w:szCs w:val="32"/>
          <w14:ligatures w14:val="none"/>
        </w:rPr>
        <w:t>X</w:t>
      </w:r>
      <w:r w:rsidRPr="00FF6661">
        <w:rPr>
          <w:rFonts w:ascii="Times New Roman" w:eastAsiaTheme="minorEastAsia" w:hAnsi="Times New Roman" w:cs="Times New Roman"/>
          <w:b/>
          <w:bCs/>
          <w:i/>
          <w:iCs/>
          <w:color w:val="7030A0"/>
          <w:kern w:val="0"/>
          <w:sz w:val="24"/>
          <w:szCs w:val="24"/>
          <w14:ligatures w14:val="none"/>
        </w:rPr>
        <w:t>ilados</w:t>
      </w:r>
      <w:r w:rsidRPr="00A3036C">
        <w:rPr>
          <w:rFonts w:ascii="Times New Roman" w:eastAsiaTheme="minorEastAsia" w:hAnsi="Times New Roman" w:cs="Times New Roman"/>
          <w:b/>
          <w:bCs/>
          <w:i/>
          <w:iCs/>
          <w:kern w:val="0"/>
          <w:sz w:val="24"/>
          <w:szCs w:val="24"/>
          <w14:ligatures w14:val="none"/>
        </w:rPr>
        <w:t xml:space="preserve"> </w:t>
      </w:r>
      <w:r w:rsidRPr="00FF6661">
        <w:rPr>
          <w:rFonts w:ascii="Times New Roman" w:eastAsiaTheme="minorEastAsia" w:hAnsi="Times New Roman" w:cs="Times New Roman"/>
          <w:b/>
          <w:bCs/>
          <w:i/>
          <w:iCs/>
          <w:color w:val="CC66FF"/>
          <w:kern w:val="0"/>
          <w:sz w:val="24"/>
          <w:szCs w:val="24"/>
          <w14:ligatures w14:val="none"/>
        </w:rPr>
        <w:t>da</w:t>
      </w:r>
      <w:r w:rsidRPr="00A3036C">
        <w:rPr>
          <w:rFonts w:ascii="Times New Roman" w:eastAsiaTheme="minorEastAsia" w:hAnsi="Times New Roman" w:cs="Times New Roman"/>
          <w:b/>
          <w:bCs/>
          <w:i/>
          <w:iCs/>
          <w:kern w:val="0"/>
          <w:sz w:val="24"/>
          <w:szCs w:val="24"/>
          <w14:ligatures w14:val="none"/>
        </w:rPr>
        <w:t xml:space="preserve"> </w:t>
      </w:r>
      <w:r w:rsidRPr="00FF6661">
        <w:rPr>
          <w:rFonts w:ascii="Times New Roman" w:eastAsiaTheme="minorEastAsia" w:hAnsi="Times New Roman" w:cs="Times New Roman"/>
          <w:b/>
          <w:bCs/>
          <w:i/>
          <w:iCs/>
          <w:color w:val="7030A0"/>
          <w:kern w:val="0"/>
          <w:sz w:val="24"/>
          <w:szCs w:val="24"/>
          <w14:ligatures w14:val="none"/>
        </w:rPr>
        <w:t>Terra</w:t>
      </w:r>
      <w:r w:rsidRPr="00A3036C">
        <w:rPr>
          <w:rFonts w:ascii="Times New Roman" w:eastAsiaTheme="minorEastAsia" w:hAnsi="Times New Roman" w:cs="Times New Roman"/>
          <w:kern w:val="0"/>
          <w:sz w:val="24"/>
          <w:szCs w:val="24"/>
          <w14:ligatures w14:val="none"/>
        </w:rPr>
        <w:t xml:space="preserve">, mentalmente, pré-concebidos. Citados neste original, os livros </w:t>
      </w:r>
      <w:r w:rsidR="00F83E99" w:rsidRPr="00A3036C">
        <w:rPr>
          <w:rFonts w:ascii="Times New Roman" w:eastAsiaTheme="minorEastAsia" w:hAnsi="Times New Roman" w:cs="Times New Roman"/>
          <w:kern w:val="0"/>
          <w:sz w:val="24"/>
          <w:szCs w:val="24"/>
          <w14:ligatures w14:val="none"/>
        </w:rPr>
        <w:t>2</w:t>
      </w:r>
      <w:r w:rsidRPr="00A3036C">
        <w:rPr>
          <w:rFonts w:ascii="Times New Roman" w:eastAsiaTheme="minorEastAsia" w:hAnsi="Times New Roman" w:cs="Times New Roman"/>
          <w:kern w:val="0"/>
          <w:sz w:val="24"/>
          <w:szCs w:val="24"/>
          <w14:ligatures w14:val="none"/>
        </w:rPr>
        <w:t xml:space="preserve">, prevê continuidade do confronto entre o bem divinal e o mal exploratório da fé humana, cuja vitória será </w:t>
      </w:r>
      <w:r w:rsidRPr="00A3036C">
        <w:rPr>
          <w:rFonts w:ascii="Times New Roman" w:eastAsiaTheme="minorEastAsia" w:hAnsi="Times New Roman" w:cs="Times New Roman"/>
          <w:kern w:val="0"/>
          <w:sz w:val="24"/>
          <w:szCs w:val="24"/>
          <w14:ligatures w14:val="none"/>
        </w:rPr>
        <w:lastRenderedPageBreak/>
        <w:t xml:space="preserve">determinada pelo livre arbítrio exercido pela humanidade, já o </w:t>
      </w:r>
      <w:r w:rsidR="00F83E99" w:rsidRPr="00A3036C">
        <w:rPr>
          <w:rFonts w:ascii="Times New Roman" w:eastAsiaTheme="minorEastAsia" w:hAnsi="Times New Roman" w:cs="Times New Roman"/>
          <w:kern w:val="0"/>
          <w:sz w:val="24"/>
          <w:szCs w:val="24"/>
          <w14:ligatures w14:val="none"/>
        </w:rPr>
        <w:t>3</w:t>
      </w:r>
      <w:r w:rsidRPr="00A3036C">
        <w:rPr>
          <w:rFonts w:ascii="Times New Roman" w:eastAsiaTheme="minorEastAsia" w:hAnsi="Times New Roman" w:cs="Times New Roman"/>
          <w:kern w:val="0"/>
          <w:sz w:val="24"/>
          <w:szCs w:val="24"/>
          <w14:ligatures w14:val="none"/>
        </w:rPr>
        <w:t xml:space="preserve"> celebrará ou não a livre escolha humana, definidora do destino da Terra.</w:t>
      </w:r>
    </w:p>
    <w:p w14:paraId="0EBED6C6" w14:textId="77777777"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kern w:val="0"/>
          <w:sz w:val="24"/>
          <w:szCs w:val="24"/>
          <w14:ligatures w14:val="none"/>
        </w:rPr>
      </w:pPr>
      <w:r w:rsidRPr="00A3036C">
        <w:rPr>
          <w:rFonts w:ascii="Times New Roman" w:eastAsiaTheme="minorEastAsia" w:hAnsi="Times New Roman" w:cs="Times New Roman"/>
          <w:kern w:val="0"/>
          <w:sz w:val="24"/>
          <w:szCs w:val="24"/>
          <w14:ligatures w14:val="none"/>
        </w:rPr>
        <w:t>Almas gêmeas vivem amor de encarnações passadas reencarnados nos invólucros familiares, missionários a despertarem a piedade fomentadora da caridade, sem a qual, segundo o Altíssimo, o mundo não tem salvação.</w:t>
      </w:r>
    </w:p>
    <w:p w14:paraId="4A421337" w14:textId="6915C741"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kern w:val="0"/>
          <w:sz w:val="24"/>
          <w:szCs w:val="24"/>
          <w14:ligatures w14:val="none"/>
        </w:rPr>
      </w:pPr>
      <w:r w:rsidRPr="00A3036C">
        <w:rPr>
          <w:rFonts w:ascii="Times New Roman" w:eastAsiaTheme="minorEastAsia" w:hAnsi="Times New Roman" w:cs="Times New Roman"/>
          <w:kern w:val="0"/>
          <w:sz w:val="24"/>
          <w:szCs w:val="24"/>
          <w14:ligatures w14:val="none"/>
        </w:rPr>
        <w:t>Materialidade esgoela-se. Espiritualidade como boa cabrita não berra. Tudo permitido, nada proibido pela consciência dos Guerreiros de Luz de</w:t>
      </w:r>
      <w:r w:rsidRPr="00A3036C">
        <w:rPr>
          <w:rFonts w:ascii="Times New Roman" w:eastAsiaTheme="minorEastAsia" w:hAnsi="Times New Roman" w:cs="Times New Roman"/>
          <w:i/>
          <w:iCs/>
          <w:kern w:val="0"/>
          <w:sz w:val="24"/>
          <w:szCs w:val="24"/>
          <w14:ligatures w14:val="none"/>
        </w:rPr>
        <w:t xml:space="preserve"> ter e  serem Deus</w:t>
      </w:r>
      <w:r w:rsidRPr="00A3036C">
        <w:rPr>
          <w:rFonts w:ascii="Times New Roman" w:eastAsiaTheme="minorEastAsia" w:hAnsi="Times New Roman" w:cs="Times New Roman"/>
          <w:kern w:val="0"/>
          <w:sz w:val="24"/>
          <w:szCs w:val="24"/>
          <w14:ligatures w14:val="none"/>
        </w:rPr>
        <w:t xml:space="preserve">. Energia universal programara sua essência, adormecida, nos seus filhos intuídos ao </w:t>
      </w:r>
      <w:r w:rsidRPr="00A3036C">
        <w:rPr>
          <w:rFonts w:ascii="Times New Roman" w:eastAsiaTheme="minorEastAsia" w:hAnsi="Times New Roman" w:cs="Times New Roman"/>
          <w:i/>
          <w:iCs/>
          <w:kern w:val="0"/>
          <w:sz w:val="24"/>
          <w:szCs w:val="24"/>
          <w14:ligatures w14:val="none"/>
        </w:rPr>
        <w:t xml:space="preserve">equilíbrio da inteligibilidade e a moralidade </w:t>
      </w:r>
      <w:r w:rsidRPr="00A3036C">
        <w:rPr>
          <w:rFonts w:ascii="Times New Roman" w:eastAsiaTheme="minorEastAsia" w:hAnsi="Times New Roman" w:cs="Times New Roman"/>
          <w:kern w:val="0"/>
          <w:sz w:val="24"/>
          <w:szCs w:val="24"/>
          <w14:ligatures w14:val="none"/>
        </w:rPr>
        <w:t xml:space="preserve">pelo livre arbítrio. </w:t>
      </w:r>
    </w:p>
    <w:p w14:paraId="63E8020A" w14:textId="77777777"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kern w:val="0"/>
          <w:sz w:val="32"/>
          <w:szCs w:val="32"/>
          <w14:ligatures w14:val="none"/>
        </w:rPr>
      </w:pPr>
      <w:r w:rsidRPr="00A3036C">
        <w:rPr>
          <w:rFonts w:ascii="Times New Roman" w:eastAsiaTheme="minorEastAsia" w:hAnsi="Times New Roman" w:cs="Times New Roman"/>
          <w:kern w:val="0"/>
          <w:sz w:val="24"/>
          <w:szCs w:val="24"/>
          <w14:ligatures w14:val="none"/>
        </w:rPr>
        <w:t>“</w:t>
      </w:r>
      <w:r w:rsidRPr="00A3036C">
        <w:rPr>
          <w:rFonts w:ascii="Times New Roman" w:eastAsiaTheme="minorEastAsia" w:hAnsi="Times New Roman" w:cs="Times New Roman"/>
          <w:b/>
          <w:bCs/>
          <w:kern w:val="0"/>
          <w:sz w:val="24"/>
          <w:szCs w:val="24"/>
          <w14:ligatures w14:val="none"/>
        </w:rPr>
        <w:t>Passado pacto para o futuro</w:t>
      </w:r>
      <w:r w:rsidRPr="00A3036C">
        <w:rPr>
          <w:rFonts w:ascii="Times New Roman" w:eastAsiaTheme="minorEastAsia" w:hAnsi="Times New Roman" w:cs="Times New Roman"/>
          <w:kern w:val="0"/>
          <w:sz w:val="24"/>
          <w:szCs w:val="24"/>
          <w14:ligatures w14:val="none"/>
        </w:rPr>
        <w:t>” determinará celebração evolutiva ou não da humanidade em “</w:t>
      </w:r>
      <w:r w:rsidRPr="00A3036C">
        <w:rPr>
          <w:rFonts w:ascii="Times New Roman" w:eastAsiaTheme="minorEastAsia" w:hAnsi="Times New Roman" w:cs="Times New Roman"/>
          <w:b/>
          <w:bCs/>
          <w:kern w:val="0"/>
          <w:sz w:val="24"/>
          <w:szCs w:val="24"/>
          <w14:ligatures w14:val="none"/>
        </w:rPr>
        <w:t>Gravatás</w:t>
      </w:r>
      <w:r w:rsidRPr="00A3036C">
        <w:rPr>
          <w:rFonts w:ascii="Times New Roman" w:eastAsiaTheme="minorEastAsia" w:hAnsi="Times New Roman" w:cs="Times New Roman"/>
          <w:kern w:val="0"/>
          <w:sz w:val="24"/>
          <w:szCs w:val="24"/>
          <w14:ligatures w14:val="none"/>
        </w:rPr>
        <w:t>:</w:t>
      </w:r>
      <w:r w:rsidRPr="00A3036C">
        <w:rPr>
          <w:rFonts w:ascii="Times New Roman" w:eastAsiaTheme="minorEastAsia" w:hAnsi="Times New Roman" w:cs="Times New Roman"/>
          <w:b/>
          <w:bCs/>
          <w:kern w:val="0"/>
          <w:sz w:val="24"/>
          <w:szCs w:val="24"/>
          <w14:ligatures w14:val="none"/>
        </w:rPr>
        <w:t xml:space="preserve"> o aprendizado da delicadeza</w:t>
      </w:r>
      <w:r w:rsidRPr="00A3036C">
        <w:rPr>
          <w:rFonts w:ascii="Times New Roman" w:eastAsiaTheme="minorEastAsia" w:hAnsi="Times New Roman" w:cs="Times New Roman"/>
          <w:kern w:val="0"/>
          <w:sz w:val="24"/>
          <w:szCs w:val="24"/>
          <w14:ligatures w14:val="none"/>
        </w:rPr>
        <w:t>”.</w:t>
      </w:r>
    </w:p>
    <w:p w14:paraId="56A32A66" w14:textId="77777777"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b/>
          <w:bCs/>
          <w:color w:val="00B050"/>
          <w:kern w:val="0"/>
          <w:sz w:val="24"/>
          <w:szCs w:val="24"/>
          <w14:ligatures w14:val="none"/>
        </w:rPr>
      </w:pPr>
    </w:p>
    <w:p w14:paraId="4C9E730E" w14:textId="77777777"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b/>
          <w:bCs/>
          <w:color w:val="00B050"/>
          <w:kern w:val="0"/>
          <w:sz w:val="24"/>
          <w:szCs w:val="24"/>
          <w14:ligatures w14:val="none"/>
        </w:rPr>
      </w:pPr>
    </w:p>
    <w:p w14:paraId="75B0BE6B" w14:textId="77777777"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b/>
          <w:bCs/>
          <w:color w:val="00B050"/>
          <w:kern w:val="0"/>
          <w:sz w:val="24"/>
          <w:szCs w:val="24"/>
          <w14:ligatures w14:val="none"/>
        </w:rPr>
      </w:pPr>
    </w:p>
    <w:p w14:paraId="18860303" w14:textId="77777777" w:rsidR="0022254E" w:rsidRPr="00A3036C" w:rsidRDefault="0022254E" w:rsidP="0022254E">
      <w:pPr>
        <w:pBdr>
          <w:bottom w:val="single" w:sz="6" w:space="21" w:color="auto"/>
        </w:pBdr>
        <w:spacing w:after="0" w:line="240" w:lineRule="auto"/>
        <w:jc w:val="right"/>
        <w:rPr>
          <w:rFonts w:ascii="Times New Roman" w:eastAsiaTheme="minorEastAsia" w:hAnsi="Times New Roman" w:cs="Times New Roman"/>
          <w:b/>
          <w:bCs/>
          <w:kern w:val="0"/>
          <w:sz w:val="32"/>
          <w:szCs w:val="32"/>
          <w14:ligatures w14:val="none"/>
        </w:rPr>
      </w:pPr>
      <w:r w:rsidRPr="00A3036C">
        <w:rPr>
          <w:rFonts w:ascii="Times New Roman" w:eastAsiaTheme="minorEastAsia" w:hAnsi="Times New Roman" w:cs="Times New Roman"/>
          <w:b/>
          <w:bCs/>
          <w:color w:val="7030A0"/>
          <w:kern w:val="0"/>
          <w:sz w:val="32"/>
          <w:szCs w:val="32"/>
          <w14:ligatures w14:val="none"/>
        </w:rPr>
        <w:t>Ale</w:t>
      </w:r>
      <w:r w:rsidRPr="00A3036C">
        <w:rPr>
          <w:rFonts w:ascii="Times New Roman" w:eastAsiaTheme="minorEastAsia" w:hAnsi="Times New Roman" w:cs="Times New Roman"/>
          <w:b/>
          <w:bCs/>
          <w:color w:val="FF0000"/>
          <w:kern w:val="0"/>
          <w:sz w:val="32"/>
          <w:szCs w:val="32"/>
          <w14:ligatures w14:val="none"/>
        </w:rPr>
        <w:t>x</w:t>
      </w:r>
      <w:r w:rsidRPr="00A3036C">
        <w:rPr>
          <w:rFonts w:ascii="Times New Roman" w:eastAsiaTheme="minorEastAsia" w:hAnsi="Times New Roman" w:cs="Times New Roman"/>
          <w:b/>
          <w:bCs/>
          <w:color w:val="7030A0"/>
          <w:kern w:val="0"/>
          <w:sz w:val="32"/>
          <w:szCs w:val="32"/>
          <w14:ligatures w14:val="none"/>
        </w:rPr>
        <w:t>o</w:t>
      </w:r>
      <w:r w:rsidRPr="00A3036C">
        <w:rPr>
          <w:rFonts w:ascii="Times New Roman" w:eastAsiaTheme="minorEastAsia" w:hAnsi="Times New Roman" w:cs="Times New Roman"/>
          <w:b/>
          <w:bCs/>
          <w:kern w:val="0"/>
          <w:sz w:val="32"/>
          <w:szCs w:val="32"/>
          <w14:ligatures w14:val="none"/>
        </w:rPr>
        <w:t xml:space="preserve"> </w:t>
      </w:r>
      <w:r w:rsidRPr="00A3036C">
        <w:rPr>
          <w:rFonts w:ascii="Times New Roman" w:eastAsiaTheme="minorEastAsia" w:hAnsi="Times New Roman" w:cs="Times New Roman"/>
          <w:b/>
          <w:bCs/>
          <w:color w:val="7030A0"/>
          <w:kern w:val="0"/>
          <w:sz w:val="32"/>
          <w:szCs w:val="32"/>
          <w14:ligatures w14:val="none"/>
        </w:rPr>
        <w:t>Camara</w:t>
      </w:r>
      <w:r w:rsidRPr="00A3036C">
        <w:rPr>
          <w:rFonts w:ascii="Times New Roman" w:eastAsiaTheme="minorEastAsia" w:hAnsi="Times New Roman" w:cs="Times New Roman"/>
          <w:b/>
          <w:bCs/>
          <w:color w:val="FF0000"/>
          <w:kern w:val="0"/>
          <w:sz w:val="32"/>
          <w:szCs w:val="32"/>
          <w14:ligatures w14:val="none"/>
        </w:rPr>
        <w:t>TT</w:t>
      </w:r>
      <w:r w:rsidRPr="00A3036C">
        <w:rPr>
          <w:rFonts w:ascii="Times New Roman" w:eastAsiaTheme="minorEastAsia" w:hAnsi="Times New Roman" w:cs="Times New Roman"/>
          <w:b/>
          <w:bCs/>
          <w:color w:val="7030A0"/>
          <w:kern w:val="0"/>
          <w:sz w:val="32"/>
          <w:szCs w:val="32"/>
          <w14:ligatures w14:val="none"/>
        </w:rPr>
        <w:t>e</w:t>
      </w:r>
    </w:p>
    <w:p w14:paraId="682E528B" w14:textId="77777777" w:rsidR="0022254E" w:rsidRPr="00A3036C" w:rsidRDefault="0022254E" w:rsidP="0022254E">
      <w:pPr>
        <w:pBdr>
          <w:bottom w:val="single" w:sz="6" w:space="21" w:color="auto"/>
        </w:pBdr>
        <w:spacing w:after="0" w:line="240" w:lineRule="auto"/>
        <w:jc w:val="right"/>
        <w:rPr>
          <w:rFonts w:ascii="Times New Roman" w:eastAsiaTheme="minorEastAsia" w:hAnsi="Times New Roman" w:cs="Times New Roman"/>
          <w:b/>
          <w:bCs/>
          <w:kern w:val="0"/>
          <w:sz w:val="32"/>
          <w:szCs w:val="32"/>
          <w14:ligatures w14:val="none"/>
        </w:rPr>
      </w:pPr>
    </w:p>
    <w:p w14:paraId="1B657866" w14:textId="77777777"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b/>
          <w:bCs/>
          <w:kern w:val="0"/>
          <w:sz w:val="32"/>
          <w:szCs w:val="32"/>
          <w14:ligatures w14:val="none"/>
        </w:rPr>
      </w:pPr>
    </w:p>
    <w:p w14:paraId="1EC89E0C" w14:textId="77777777"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b/>
          <w:bCs/>
          <w:color w:val="FF0000"/>
          <w:kern w:val="0"/>
          <w:sz w:val="32"/>
          <w:szCs w:val="32"/>
          <w14:ligatures w14:val="none"/>
        </w:rPr>
      </w:pPr>
      <w:bookmarkStart w:id="111" w:name="_Hlk206235537"/>
      <w:r w:rsidRPr="00CA76AA">
        <w:rPr>
          <w:rFonts w:ascii="Times New Roman" w:eastAsiaTheme="minorEastAsia" w:hAnsi="Times New Roman" w:cs="Times New Roman"/>
          <w:b/>
          <w:bCs/>
          <w:color w:val="7030A0"/>
          <w:kern w:val="0"/>
          <w:sz w:val="32"/>
          <w:szCs w:val="32"/>
          <w14:ligatures w14:val="none"/>
        </w:rPr>
        <w:t>e</w:t>
      </w:r>
      <w:r w:rsidRPr="00A3036C">
        <w:rPr>
          <w:rFonts w:ascii="Times New Roman" w:eastAsiaTheme="minorEastAsia" w:hAnsi="Times New Roman" w:cs="Times New Roman"/>
          <w:b/>
          <w:bCs/>
          <w:color w:val="FF0000"/>
          <w:kern w:val="0"/>
          <w:sz w:val="48"/>
          <w:szCs w:val="48"/>
          <w14:ligatures w14:val="none"/>
        </w:rPr>
        <w:t>X</w:t>
      </w:r>
      <w:r w:rsidRPr="00CA76AA">
        <w:rPr>
          <w:rFonts w:ascii="Times New Roman" w:eastAsiaTheme="minorEastAsia" w:hAnsi="Times New Roman" w:cs="Times New Roman"/>
          <w:b/>
          <w:bCs/>
          <w:color w:val="7030A0"/>
          <w:kern w:val="0"/>
          <w:sz w:val="32"/>
          <w:szCs w:val="32"/>
          <w14:ligatures w14:val="none"/>
        </w:rPr>
        <w:t>ilados</w:t>
      </w:r>
      <w:r w:rsidRPr="002F14FF">
        <w:rPr>
          <w:rFonts w:ascii="Times New Roman" w:eastAsiaTheme="minorEastAsia" w:hAnsi="Times New Roman" w:cs="Times New Roman"/>
          <w:b/>
          <w:bCs/>
          <w:color w:val="CC66FF"/>
          <w:kern w:val="0"/>
          <w:sz w:val="32"/>
          <w:szCs w:val="32"/>
          <w14:ligatures w14:val="none"/>
        </w:rPr>
        <w:t xml:space="preserve"> da</w:t>
      </w:r>
      <w:r w:rsidRPr="00A3036C">
        <w:rPr>
          <w:rFonts w:ascii="Times New Roman" w:eastAsiaTheme="minorEastAsia" w:hAnsi="Times New Roman" w:cs="Times New Roman"/>
          <w:b/>
          <w:bCs/>
          <w:kern w:val="0"/>
          <w:sz w:val="32"/>
          <w:szCs w:val="32"/>
          <w14:ligatures w14:val="none"/>
        </w:rPr>
        <w:t xml:space="preserve"> </w:t>
      </w:r>
      <w:r w:rsidRPr="00CA76AA">
        <w:rPr>
          <w:rFonts w:ascii="Times New Roman" w:eastAsiaTheme="minorEastAsia" w:hAnsi="Times New Roman" w:cs="Times New Roman"/>
          <w:b/>
          <w:bCs/>
          <w:color w:val="7030A0"/>
          <w:kern w:val="0"/>
          <w:sz w:val="32"/>
          <w:szCs w:val="32"/>
          <w14:ligatures w14:val="none"/>
        </w:rPr>
        <w:t>Terra</w:t>
      </w:r>
      <w:bookmarkEnd w:id="111"/>
      <w:r w:rsidRPr="00A3036C">
        <w:rPr>
          <w:rFonts w:ascii="Times New Roman" w:eastAsiaTheme="minorEastAsia" w:hAnsi="Times New Roman" w:cs="Times New Roman"/>
          <w:b/>
          <w:bCs/>
          <w:color w:val="FF0000"/>
          <w:kern w:val="0"/>
          <w:sz w:val="32"/>
          <w:szCs w:val="32"/>
          <w14:ligatures w14:val="none"/>
        </w:rPr>
        <w:t>...</w:t>
      </w:r>
    </w:p>
    <w:p w14:paraId="116406A8" w14:textId="77777777" w:rsidR="0022254E" w:rsidRPr="00A3036C" w:rsidRDefault="0022254E" w:rsidP="0022254E">
      <w:pPr>
        <w:pBdr>
          <w:bottom w:val="single" w:sz="6" w:space="21" w:color="auto"/>
        </w:pBdr>
        <w:spacing w:after="0" w:line="240" w:lineRule="auto"/>
        <w:jc w:val="both"/>
        <w:rPr>
          <w:rFonts w:ascii="Times New Roman" w:eastAsiaTheme="minorEastAsia" w:hAnsi="Times New Roman" w:cs="Times New Roman"/>
          <w:b/>
          <w:bCs/>
          <w:color w:val="FF0000"/>
          <w:kern w:val="0"/>
          <w:sz w:val="32"/>
          <w:szCs w:val="32"/>
          <w14:ligatures w14:val="none"/>
        </w:rPr>
      </w:pPr>
    </w:p>
    <w:p w14:paraId="2101D70C" w14:textId="649562C0" w:rsidR="0067559A" w:rsidRPr="002F14FF" w:rsidRDefault="0022254E" w:rsidP="0067559A">
      <w:pPr>
        <w:pBdr>
          <w:bottom w:val="single" w:sz="6" w:space="21" w:color="auto"/>
        </w:pBdr>
        <w:spacing w:after="0" w:line="240" w:lineRule="auto"/>
        <w:jc w:val="right"/>
        <w:rPr>
          <w:rFonts w:ascii="Times New Roman" w:eastAsiaTheme="minorEastAsia" w:hAnsi="Times New Roman" w:cs="Times New Roman"/>
          <w:b/>
          <w:bCs/>
          <w:color w:val="7030A0"/>
          <w:kern w:val="0"/>
          <w:sz w:val="24"/>
          <w:szCs w:val="24"/>
          <w14:ligatures w14:val="none"/>
        </w:rPr>
      </w:pPr>
      <w:r w:rsidRPr="002F14FF">
        <w:rPr>
          <w:rFonts w:ascii="Times New Roman" w:eastAsiaTheme="minorEastAsia" w:hAnsi="Times New Roman" w:cs="Times New Roman"/>
          <w:b/>
          <w:bCs/>
          <w:color w:val="7030A0"/>
          <w:kern w:val="0"/>
          <w:sz w:val="24"/>
          <w:szCs w:val="24"/>
          <w14:ligatures w14:val="none"/>
        </w:rPr>
        <w:t>“</w:t>
      </w:r>
      <w:r w:rsidR="002F14FF" w:rsidRPr="002F14FF">
        <w:rPr>
          <w:rFonts w:ascii="Times New Roman" w:eastAsiaTheme="minorEastAsia" w:hAnsi="Times New Roman" w:cs="Times New Roman"/>
          <w:b/>
          <w:bCs/>
          <w:color w:val="7030A0"/>
          <w:kern w:val="0"/>
          <w:sz w:val="24"/>
          <w:szCs w:val="24"/>
          <w14:ligatures w14:val="none"/>
        </w:rPr>
        <w:t>a</w:t>
      </w:r>
      <w:r w:rsidRPr="002F14FF">
        <w:rPr>
          <w:rFonts w:ascii="Times New Roman" w:eastAsiaTheme="minorEastAsia" w:hAnsi="Times New Roman" w:cs="Times New Roman"/>
          <w:color w:val="7030A0"/>
          <w:kern w:val="0"/>
          <w:sz w:val="24"/>
          <w:szCs w:val="24"/>
          <w14:ligatures w14:val="none"/>
        </w:rPr>
        <w:t xml:space="preserve"> </w:t>
      </w:r>
      <w:r w:rsidRPr="002F14FF">
        <w:rPr>
          <w:rFonts w:ascii="Times New Roman" w:eastAsiaTheme="minorEastAsia" w:hAnsi="Times New Roman" w:cs="Times New Roman"/>
          <w:b/>
          <w:bCs/>
          <w:color w:val="7030A0"/>
          <w:kern w:val="0"/>
          <w:sz w:val="24"/>
          <w:szCs w:val="24"/>
          <w14:ligatures w14:val="none"/>
        </w:rPr>
        <w:t xml:space="preserve">minha raça é universal... o meu sexo é o amor... </w:t>
      </w:r>
    </w:p>
    <w:p w14:paraId="49128BE6" w14:textId="77777777" w:rsidR="0067559A" w:rsidRPr="002F14FF" w:rsidRDefault="0022254E" w:rsidP="0067559A">
      <w:pPr>
        <w:pBdr>
          <w:bottom w:val="single" w:sz="6" w:space="21" w:color="auto"/>
        </w:pBdr>
        <w:spacing w:after="0" w:line="240" w:lineRule="auto"/>
        <w:jc w:val="right"/>
        <w:rPr>
          <w:rFonts w:ascii="Times New Roman" w:eastAsiaTheme="minorEastAsia" w:hAnsi="Times New Roman" w:cs="Times New Roman"/>
          <w:b/>
          <w:bCs/>
          <w:color w:val="7030A0"/>
          <w:kern w:val="0"/>
          <w:sz w:val="24"/>
          <w:szCs w:val="24"/>
          <w14:ligatures w14:val="none"/>
        </w:rPr>
      </w:pPr>
      <w:r w:rsidRPr="002F14FF">
        <w:rPr>
          <w:rFonts w:ascii="Times New Roman" w:eastAsiaTheme="minorEastAsia" w:hAnsi="Times New Roman" w:cs="Times New Roman"/>
          <w:b/>
          <w:bCs/>
          <w:color w:val="7030A0"/>
          <w:kern w:val="0"/>
          <w:sz w:val="24"/>
          <w:szCs w:val="24"/>
          <w14:ligatures w14:val="none"/>
        </w:rPr>
        <w:t xml:space="preserve">a minha religião é a consciência... </w:t>
      </w:r>
    </w:p>
    <w:p w14:paraId="114C8808" w14:textId="471DE65A" w:rsidR="0022254E" w:rsidRPr="00A3036C" w:rsidRDefault="0022254E" w:rsidP="00037499">
      <w:pPr>
        <w:pBdr>
          <w:bottom w:val="single" w:sz="6" w:space="21" w:color="auto"/>
        </w:pBdr>
        <w:spacing w:after="0" w:line="240" w:lineRule="auto"/>
        <w:jc w:val="right"/>
        <w:rPr>
          <w:rFonts w:ascii="Times New Roman" w:eastAsiaTheme="minorEastAsia" w:hAnsi="Times New Roman" w:cs="Times New Roman"/>
          <w:b/>
          <w:bCs/>
          <w:color w:val="FF0000"/>
          <w:kern w:val="0"/>
          <w:sz w:val="24"/>
          <w:szCs w:val="24"/>
          <w14:ligatures w14:val="none"/>
        </w:rPr>
      </w:pPr>
      <w:r w:rsidRPr="002F14FF">
        <w:rPr>
          <w:rFonts w:ascii="Times New Roman" w:eastAsiaTheme="minorEastAsia" w:hAnsi="Times New Roman" w:cs="Times New Roman"/>
          <w:b/>
          <w:bCs/>
          <w:color w:val="7030A0"/>
          <w:kern w:val="0"/>
          <w:sz w:val="24"/>
          <w:szCs w:val="24"/>
          <w14:ligatures w14:val="none"/>
        </w:rPr>
        <w:t xml:space="preserve">todos os </w:t>
      </w:r>
      <w:r w:rsidR="00FF3342" w:rsidRPr="002F14FF">
        <w:rPr>
          <w:rFonts w:ascii="Times New Roman" w:eastAsiaTheme="minorEastAsia" w:hAnsi="Times New Roman" w:cs="Times New Roman"/>
          <w:b/>
          <w:bCs/>
          <w:color w:val="7030A0"/>
          <w:kern w:val="0"/>
          <w:sz w:val="24"/>
          <w:szCs w:val="24"/>
          <w14:ligatures w14:val="none"/>
        </w:rPr>
        <w:t>gênero</w:t>
      </w:r>
      <w:r w:rsidRPr="002F14FF">
        <w:rPr>
          <w:rFonts w:ascii="Times New Roman" w:eastAsiaTheme="minorEastAsia" w:hAnsi="Times New Roman" w:cs="Times New Roman"/>
          <w:b/>
          <w:bCs/>
          <w:color w:val="7030A0"/>
          <w:kern w:val="0"/>
          <w:sz w:val="24"/>
          <w:szCs w:val="24"/>
          <w14:ligatures w14:val="none"/>
        </w:rPr>
        <w:t>s são iguais</w:t>
      </w:r>
      <w:r w:rsidRPr="002F14FF">
        <w:rPr>
          <w:rFonts w:ascii="Times New Roman" w:eastAsiaTheme="minorEastAsia" w:hAnsi="Times New Roman" w:cs="Times New Roman"/>
          <w:b/>
          <w:bCs/>
          <w:color w:val="CC66FF"/>
          <w:kern w:val="0"/>
          <w:sz w:val="24"/>
          <w:szCs w:val="24"/>
          <w14:ligatures w14:val="none"/>
        </w:rPr>
        <w:t>.</w:t>
      </w:r>
      <w:r w:rsidRPr="002F14FF">
        <w:rPr>
          <w:rFonts w:ascii="Times New Roman" w:eastAsiaTheme="minorEastAsia" w:hAnsi="Times New Roman" w:cs="Times New Roman"/>
          <w:b/>
          <w:bCs/>
          <w:color w:val="7030A0"/>
          <w:kern w:val="0"/>
          <w:sz w:val="24"/>
          <w:szCs w:val="24"/>
          <w14:ligatures w14:val="none"/>
        </w:rPr>
        <w:t xml:space="preserve"> “</w:t>
      </w:r>
    </w:p>
    <w:p w14:paraId="400B5D25" w14:textId="77777777" w:rsidR="0022254E" w:rsidRPr="00A3036C" w:rsidRDefault="0022254E" w:rsidP="0022254E">
      <w:pPr>
        <w:pBdr>
          <w:bottom w:val="single" w:sz="6" w:space="21" w:color="auto"/>
        </w:pBdr>
        <w:spacing w:after="0" w:line="240" w:lineRule="auto"/>
        <w:jc w:val="right"/>
        <w:rPr>
          <w:rFonts w:ascii="Times New Roman" w:eastAsiaTheme="minorEastAsia" w:hAnsi="Times New Roman" w:cs="Times New Roman"/>
          <w:b/>
          <w:bCs/>
          <w:kern w:val="0"/>
          <w:sz w:val="24"/>
          <w:szCs w:val="24"/>
          <w14:ligatures w14:val="none"/>
        </w:rPr>
      </w:pPr>
    </w:p>
    <w:p w14:paraId="0F011DCD" w14:textId="54CF4FA7" w:rsidR="0022254E" w:rsidRPr="00A3036C" w:rsidRDefault="0022254E" w:rsidP="0022254E">
      <w:pPr>
        <w:pBdr>
          <w:bottom w:val="single" w:sz="6" w:space="21" w:color="auto"/>
        </w:pBdr>
        <w:spacing w:after="0" w:line="240" w:lineRule="auto"/>
        <w:jc w:val="right"/>
        <w:rPr>
          <w:rFonts w:ascii="Times New Roman" w:eastAsiaTheme="minorEastAsia" w:hAnsi="Times New Roman" w:cs="Times New Roman"/>
          <w:b/>
          <w:bCs/>
          <w:kern w:val="0"/>
          <w:sz w:val="24"/>
          <w:szCs w:val="24"/>
          <w14:ligatures w14:val="none"/>
        </w:rPr>
      </w:pPr>
      <w:r w:rsidRPr="003E05A9">
        <w:rPr>
          <w:rFonts w:ascii="Times New Roman" w:eastAsiaTheme="minorEastAsia" w:hAnsi="Times New Roman" w:cs="Times New Roman"/>
          <w:b/>
          <w:bCs/>
          <w:color w:val="7030A0"/>
          <w:kern w:val="0"/>
          <w:sz w:val="24"/>
          <w:szCs w:val="24"/>
          <w14:ligatures w14:val="none"/>
        </w:rPr>
        <w:t xml:space="preserve">1ª Edição </w:t>
      </w:r>
      <w:r w:rsidRPr="003E05A9">
        <w:rPr>
          <w:rFonts w:ascii="Times New Roman" w:eastAsiaTheme="minorEastAsia" w:hAnsi="Times New Roman" w:cs="Times New Roman"/>
          <w:b/>
          <w:bCs/>
          <w:kern w:val="0"/>
          <w:sz w:val="24"/>
          <w:szCs w:val="24"/>
          <w14:ligatures w14:val="none"/>
        </w:rPr>
        <w:t>–</w:t>
      </w:r>
      <w:r w:rsidRPr="00A3036C">
        <w:rPr>
          <w:rFonts w:ascii="Times New Roman" w:eastAsiaTheme="minorEastAsia" w:hAnsi="Times New Roman" w:cs="Times New Roman"/>
          <w:b/>
          <w:bCs/>
          <w:kern w:val="0"/>
          <w:sz w:val="24"/>
          <w:szCs w:val="24"/>
          <w14:ligatures w14:val="none"/>
        </w:rPr>
        <w:t xml:space="preserve"> </w:t>
      </w:r>
      <w:r w:rsidRPr="003E05A9">
        <w:rPr>
          <w:rFonts w:ascii="Times New Roman" w:eastAsiaTheme="minorEastAsia" w:hAnsi="Times New Roman" w:cs="Times New Roman"/>
          <w:b/>
          <w:bCs/>
          <w:color w:val="CC66FF"/>
          <w:kern w:val="0"/>
          <w:sz w:val="24"/>
          <w:szCs w:val="24"/>
          <w14:ligatures w14:val="none"/>
        </w:rPr>
        <w:t xml:space="preserve">Volume </w:t>
      </w:r>
      <w:r w:rsidR="00604402" w:rsidRPr="003E05A9">
        <w:rPr>
          <w:rFonts w:ascii="Times New Roman" w:eastAsiaTheme="minorEastAsia" w:hAnsi="Times New Roman" w:cs="Times New Roman"/>
          <w:b/>
          <w:bCs/>
          <w:color w:val="CC66FF"/>
          <w:kern w:val="0"/>
          <w:sz w:val="24"/>
          <w:szCs w:val="24"/>
          <w14:ligatures w14:val="none"/>
        </w:rPr>
        <w:t>2</w:t>
      </w:r>
    </w:p>
    <w:p w14:paraId="3E1DEB4C" w14:textId="3A426176" w:rsidR="0022254E" w:rsidRPr="003E05A9" w:rsidRDefault="0034028F" w:rsidP="00FE1BE9">
      <w:pPr>
        <w:pBdr>
          <w:bottom w:val="single" w:sz="6" w:space="21" w:color="auto"/>
        </w:pBdr>
        <w:spacing w:after="0" w:line="240" w:lineRule="auto"/>
        <w:jc w:val="right"/>
        <w:rPr>
          <w:rFonts w:ascii="Times New Roman" w:eastAsiaTheme="minorEastAsia" w:hAnsi="Times New Roman" w:cs="Times New Roman"/>
          <w:b/>
          <w:bCs/>
          <w:color w:val="7030A0"/>
          <w:kern w:val="0"/>
          <w:sz w:val="24"/>
          <w:szCs w:val="24"/>
          <w14:ligatures w14:val="none"/>
        </w:rPr>
      </w:pPr>
      <w:r w:rsidRPr="003E05A9">
        <w:rPr>
          <w:rFonts w:ascii="Times New Roman" w:eastAsiaTheme="minorEastAsia" w:hAnsi="Times New Roman" w:cs="Times New Roman"/>
          <w:b/>
          <w:bCs/>
          <w:color w:val="CC66FF"/>
          <w:kern w:val="0"/>
          <w:sz w:val="24"/>
          <w:szCs w:val="24"/>
          <w14:ligatures w14:val="none"/>
        </w:rPr>
        <w:t>Ano</w:t>
      </w:r>
      <w:r w:rsidRPr="003E05A9">
        <w:rPr>
          <w:rFonts w:ascii="Times New Roman" w:eastAsiaTheme="minorEastAsia" w:hAnsi="Times New Roman" w:cs="Times New Roman"/>
          <w:b/>
          <w:bCs/>
          <w:color w:val="7030A0"/>
          <w:kern w:val="0"/>
          <w:sz w:val="24"/>
          <w:szCs w:val="24"/>
          <w14:ligatures w14:val="none"/>
        </w:rPr>
        <w:t xml:space="preserve"> 202</w:t>
      </w:r>
      <w:r w:rsidR="003E05A9">
        <w:rPr>
          <w:rFonts w:ascii="Times New Roman" w:eastAsiaTheme="minorEastAsia" w:hAnsi="Times New Roman" w:cs="Times New Roman"/>
          <w:b/>
          <w:bCs/>
          <w:color w:val="7030A0"/>
          <w:kern w:val="0"/>
          <w:sz w:val="24"/>
          <w:szCs w:val="24"/>
          <w14:ligatures w14:val="none"/>
        </w:rPr>
        <w:t>6</w:t>
      </w:r>
    </w:p>
    <w:p w14:paraId="4C2666FF" w14:textId="1E44C0D6" w:rsidR="002F14FF" w:rsidRPr="003E05A9" w:rsidRDefault="003E05A9" w:rsidP="003E05A9">
      <w:pPr>
        <w:pBdr>
          <w:bottom w:val="single" w:sz="6" w:space="21" w:color="auto"/>
        </w:pBdr>
        <w:spacing w:after="0" w:line="240" w:lineRule="auto"/>
        <w:rPr>
          <w:rFonts w:ascii="Times New Roman" w:eastAsiaTheme="minorEastAsia" w:hAnsi="Times New Roman" w:cs="Times New Roman"/>
          <w:b/>
          <w:bCs/>
          <w:color w:val="7030A0"/>
          <w:kern w:val="0"/>
          <w:sz w:val="24"/>
          <w:szCs w:val="24"/>
          <w14:ligatures w14:val="none"/>
        </w:rPr>
      </w:pPr>
      <w:r w:rsidRPr="003E05A9">
        <w:rPr>
          <w:rFonts w:ascii="Times New Roman" w:eastAsiaTheme="minorEastAsia" w:hAnsi="Times New Roman" w:cs="Times New Roman"/>
          <w:b/>
          <w:bCs/>
          <w:color w:val="7030A0"/>
          <w:kern w:val="0"/>
          <w:sz w:val="24"/>
          <w:szCs w:val="24"/>
          <w14:ligatures w14:val="none"/>
        </w:rPr>
        <w:lastRenderedPageBreak/>
        <w:t>oescritorondeoleitoresta.com</w:t>
      </w:r>
    </w:p>
    <w:p w14:paraId="7FCA926E" w14:textId="77777777" w:rsidR="00D32BA6" w:rsidRPr="003E05A9" w:rsidRDefault="00604402" w:rsidP="0034028F">
      <w:pPr>
        <w:pBdr>
          <w:bottom w:val="single" w:sz="6" w:space="21" w:color="auto"/>
        </w:pBdr>
        <w:spacing w:after="0" w:line="240" w:lineRule="auto"/>
        <w:rPr>
          <w:rFonts w:ascii="Times New Roman" w:eastAsiaTheme="minorEastAsia" w:hAnsi="Times New Roman" w:cs="Times New Roman"/>
          <w:b/>
          <w:bCs/>
          <w:color w:val="CC66FF"/>
          <w:kern w:val="0"/>
          <w14:ligatures w14:val="none"/>
        </w:rPr>
      </w:pPr>
      <w:r w:rsidRPr="003E05A9">
        <w:rPr>
          <w:rFonts w:ascii="Times New Roman" w:eastAsiaTheme="minorEastAsia" w:hAnsi="Times New Roman" w:cs="Times New Roman"/>
          <w:b/>
          <w:bCs/>
          <w:color w:val="CC66FF"/>
          <w:kern w:val="0"/>
          <w14:ligatures w14:val="none"/>
        </w:rPr>
        <w:t>elescritordondeestaellector.com</w:t>
      </w:r>
    </w:p>
    <w:p w14:paraId="3FE936D3" w14:textId="46F9FF79" w:rsidR="009426B3" w:rsidRPr="00A3036C" w:rsidRDefault="00AF6614" w:rsidP="0034028F">
      <w:pPr>
        <w:pBdr>
          <w:bottom w:val="single" w:sz="6" w:space="21" w:color="auto"/>
        </w:pBdr>
        <w:spacing w:after="0" w:line="240" w:lineRule="auto"/>
        <w:rPr>
          <w:rFonts w:ascii="Times New Roman" w:eastAsiaTheme="minorEastAsia" w:hAnsi="Times New Roman" w:cs="Times New Roman"/>
          <w:kern w:val="0"/>
          <w14:ligatures w14:val="none"/>
        </w:rPr>
      </w:pPr>
      <w:r w:rsidRPr="00A3036C">
        <w:rPr>
          <w:rFonts w:ascii="Times New Roman" w:eastAsiaTheme="minorEastAsia" w:hAnsi="Times New Roman" w:cs="Times New Roman"/>
          <w:b/>
          <w:bCs/>
          <w:kern w:val="0"/>
          <w14:ligatures w14:val="none"/>
        </w:rPr>
        <w:tab/>
      </w:r>
      <w:r w:rsidRPr="00A3036C">
        <w:rPr>
          <w:rFonts w:ascii="Times New Roman" w:eastAsiaTheme="minorEastAsia" w:hAnsi="Times New Roman" w:cs="Times New Roman"/>
          <w:b/>
          <w:bCs/>
          <w:kern w:val="0"/>
          <w14:ligatures w14:val="none"/>
        </w:rPr>
        <w:tab/>
      </w:r>
      <w:r w:rsidR="007D1681" w:rsidRPr="00A3036C">
        <w:rPr>
          <w:rFonts w:ascii="Times New Roman" w:eastAsiaTheme="minorEastAsia" w:hAnsi="Times New Roman" w:cs="Times New Roman"/>
          <w:kern w:val="0"/>
          <w14:ligatures w14:val="none"/>
        </w:rPr>
        <w:t xml:space="preserve">                            </w:t>
      </w:r>
      <w:r w:rsidRPr="00A3036C">
        <w:rPr>
          <w:rFonts w:ascii="Times New Roman" w:eastAsiaTheme="minorEastAsia" w:hAnsi="Times New Roman" w:cs="Times New Roman"/>
          <w:kern w:val="0"/>
          <w14:ligatures w14:val="none"/>
        </w:rPr>
        <w:t xml:space="preserve"> </w:t>
      </w:r>
    </w:p>
    <w:p w14:paraId="2C720D0E" w14:textId="77777777" w:rsidR="003E05A9" w:rsidRDefault="003E05A9" w:rsidP="0034028F">
      <w:pPr>
        <w:pBdr>
          <w:bottom w:val="single" w:sz="6" w:space="21" w:color="auto"/>
        </w:pBdr>
        <w:spacing w:after="0" w:line="240" w:lineRule="auto"/>
        <w:rPr>
          <w:rFonts w:ascii="Times New Roman" w:eastAsiaTheme="minorEastAsia" w:hAnsi="Times New Roman" w:cs="Times New Roman"/>
          <w:b/>
          <w:bCs/>
          <w:color w:val="7030A0"/>
          <w:kern w:val="0"/>
          <w14:ligatures w14:val="none"/>
        </w:rPr>
      </w:pPr>
    </w:p>
    <w:p w14:paraId="028BCFAE" w14:textId="7871558D" w:rsidR="00902A8A" w:rsidRPr="003E05A9" w:rsidRDefault="009426B3" w:rsidP="003E05A9">
      <w:pPr>
        <w:pBdr>
          <w:bottom w:val="single" w:sz="6" w:space="21" w:color="auto"/>
        </w:pBdr>
        <w:spacing w:after="0" w:line="240" w:lineRule="auto"/>
        <w:jc w:val="center"/>
        <w:rPr>
          <w:rFonts w:ascii="Times New Roman" w:eastAsiaTheme="minorEastAsia" w:hAnsi="Times New Roman" w:cs="Times New Roman"/>
          <w:b/>
          <w:bCs/>
          <w:color w:val="7030A0"/>
          <w:kern w:val="0"/>
          <w14:ligatures w14:val="none"/>
        </w:rPr>
      </w:pPr>
      <w:r w:rsidRPr="003E05A9">
        <w:rPr>
          <w:rFonts w:ascii="Times New Roman" w:eastAsiaTheme="minorEastAsia" w:hAnsi="Times New Roman" w:cs="Times New Roman"/>
          <w:b/>
          <w:bCs/>
          <w:color w:val="7030A0"/>
          <w:kern w:val="0"/>
          <w14:ligatures w14:val="none"/>
        </w:rPr>
        <w:t>Rio de janeiro</w:t>
      </w:r>
    </w:p>
    <w:p w14:paraId="7A32E9C1" w14:textId="58A66023" w:rsidR="009426B3" w:rsidRPr="00A3036C" w:rsidRDefault="003E05A9" w:rsidP="003E05A9">
      <w:pPr>
        <w:pBdr>
          <w:bottom w:val="single" w:sz="6" w:space="21" w:color="auto"/>
        </w:pBdr>
        <w:spacing w:after="0" w:line="240" w:lineRule="auto"/>
        <w:jc w:val="center"/>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 xml:space="preserve">    </w:t>
      </w:r>
      <w:r w:rsidR="002311D4" w:rsidRPr="00A3036C">
        <w:rPr>
          <w:rFonts w:ascii="Times New Roman" w:eastAsiaTheme="minorEastAsia" w:hAnsi="Times New Roman" w:cs="Times New Roman"/>
          <w:kern w:val="0"/>
        </w:rPr>
        <w:drawing>
          <wp:inline distT="0" distB="0" distL="0" distR="0" wp14:anchorId="7969C58C" wp14:editId="69CC925A">
            <wp:extent cx="532109" cy="532109"/>
            <wp:effectExtent l="0" t="0" r="1905" b="1905"/>
            <wp:docPr id="599681988" name="Imagem 3" descr="Uma imagem contendo atletism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81988" name="Imagem 3" descr="Uma imagem contendo atletismo&#10;&#10;Descrição gerad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5734" cy="545734"/>
                    </a:xfrm>
                    <a:prstGeom prst="rect">
                      <a:avLst/>
                    </a:prstGeom>
                  </pic:spPr>
                </pic:pic>
              </a:graphicData>
            </a:graphic>
          </wp:inline>
        </w:drawing>
      </w:r>
      <w:r w:rsidR="004F7263" w:rsidRPr="00A3036C">
        <w:rPr>
          <w:rFonts w:ascii="Times New Roman" w:eastAsiaTheme="minorEastAsia" w:hAnsi="Times New Roman" w:cs="Times New Roman"/>
          <w:b/>
          <w:bCs/>
          <w:kern w:val="0"/>
          <w14:ligatures w14:val="none"/>
        </w:rPr>
        <w:tab/>
      </w:r>
    </w:p>
    <w:p w14:paraId="3DD879F5" w14:textId="58AED94C" w:rsidR="0022254E" w:rsidRPr="00A3036C" w:rsidRDefault="0022254E" w:rsidP="0022254E">
      <w:pPr>
        <w:pBdr>
          <w:bottom w:val="single" w:sz="6" w:space="21" w:color="auto"/>
        </w:pBdr>
        <w:spacing w:after="0" w:line="240" w:lineRule="auto"/>
        <w:rPr>
          <w:rFonts w:ascii="Times New Roman" w:eastAsiaTheme="minorEastAsia" w:hAnsi="Times New Roman" w:cs="Times New Roman"/>
          <w:kern w:val="0"/>
          <w14:ligatures w14:val="none"/>
        </w:rPr>
      </w:pPr>
    </w:p>
    <w:p w14:paraId="2FDA35B7" w14:textId="156DB8C2" w:rsidR="00037499" w:rsidRPr="00A3036C" w:rsidRDefault="00747C43" w:rsidP="0022254E">
      <w:pPr>
        <w:pBdr>
          <w:bottom w:val="single" w:sz="6" w:space="21" w:color="auto"/>
        </w:pBdr>
        <w:spacing w:after="0" w:line="240" w:lineRule="auto"/>
        <w:rPr>
          <w:rFonts w:ascii="Times New Roman" w:eastAsiaTheme="minorEastAsia" w:hAnsi="Times New Roman" w:cs="Times New Roman"/>
          <w:kern w:val="0"/>
          <w14:ligatures w14:val="none"/>
        </w:rPr>
      </w:pPr>
      <w:r w:rsidRPr="00A3036C">
        <w:rPr>
          <w:rFonts w:ascii="Times New Roman" w:eastAsiaTheme="minorEastAsia" w:hAnsi="Times New Roman" w:cs="Times New Roman"/>
          <w:kern w:val="0"/>
        </w:rPr>
        <w:drawing>
          <wp:inline distT="0" distB="0" distL="0" distR="0" wp14:anchorId="66EAF954" wp14:editId="45640ECE">
            <wp:extent cx="4140200" cy="244475"/>
            <wp:effectExtent l="0" t="0" r="0" b="3175"/>
            <wp:docPr id="16348358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35899" name="Imagem 16348358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40200" cy="244475"/>
                    </a:xfrm>
                    <a:prstGeom prst="rect">
                      <a:avLst/>
                    </a:prstGeom>
                  </pic:spPr>
                </pic:pic>
              </a:graphicData>
            </a:graphic>
          </wp:inline>
        </w:drawing>
      </w:r>
    </w:p>
    <w:p w14:paraId="695A0DE6" w14:textId="77777777" w:rsidR="00037499" w:rsidRPr="00A3036C" w:rsidRDefault="00037499" w:rsidP="0022254E">
      <w:pPr>
        <w:pBdr>
          <w:bottom w:val="single" w:sz="6" w:space="21" w:color="auto"/>
        </w:pBdr>
        <w:spacing w:after="0" w:line="240" w:lineRule="auto"/>
        <w:rPr>
          <w:rFonts w:ascii="Times New Roman" w:eastAsiaTheme="minorEastAsia" w:hAnsi="Times New Roman" w:cs="Times New Roman"/>
          <w:kern w:val="0"/>
          <w14:ligatures w14:val="none"/>
        </w:rPr>
      </w:pPr>
    </w:p>
    <w:p w14:paraId="6C7C3E5D" w14:textId="5A87A119" w:rsidR="00037499" w:rsidRPr="00A3036C" w:rsidRDefault="00037499" w:rsidP="00D12CD4">
      <w:pPr>
        <w:pBdr>
          <w:bottom w:val="single" w:sz="6" w:space="21" w:color="auto"/>
        </w:pBdr>
        <w:spacing w:after="0" w:line="240" w:lineRule="auto"/>
        <w:jc w:val="right"/>
        <w:rPr>
          <w:rFonts w:ascii="Times New Roman" w:eastAsiaTheme="minorEastAsia" w:hAnsi="Times New Roman" w:cs="Times New Roman"/>
          <w:kern w:val="0"/>
          <w14:ligatures w14:val="none"/>
        </w:rPr>
      </w:pPr>
      <w:r w:rsidRPr="00A3036C">
        <w:rPr>
          <w:rFonts w:ascii="Chiller" w:eastAsiaTheme="minorEastAsia" w:hAnsi="Chiller"/>
          <w:b/>
          <w:color w:val="000000" w:themeColor="text1"/>
          <w:kern w:val="0"/>
          <w:sz w:val="72"/>
          <w:szCs w:val="72"/>
          <w:lang w:eastAsia="pt-BR"/>
          <w14:ligatures w14:val="none"/>
        </w:rPr>
        <w:drawing>
          <wp:inline distT="0" distB="0" distL="0" distR="0" wp14:anchorId="7ED59195" wp14:editId="7D4DCF6D">
            <wp:extent cx="2215960" cy="1436176"/>
            <wp:effectExtent l="0" t="0" r="0" b="0"/>
            <wp:docPr id="1854204371" name="Imagem 1854204371" descr="Desenho de uma pesso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04371" name="Imagem 1854204371" descr="Desenho de uma pessoa&#10;&#10;Descrição gerada automaticamente com confiança mé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4811" cy="1487280"/>
                    </a:xfrm>
                    <a:prstGeom prst="rect">
                      <a:avLst/>
                    </a:prstGeom>
                    <a:noFill/>
                  </pic:spPr>
                </pic:pic>
              </a:graphicData>
            </a:graphic>
          </wp:inline>
        </w:drawing>
      </w:r>
      <w:r w:rsidR="006B7F94" w:rsidRPr="00A3036C">
        <w:rPr>
          <w:rFonts w:ascii="Times New Roman" w:eastAsiaTheme="minorEastAsia" w:hAnsi="Times New Roman" w:cs="Times New Roman"/>
          <w:kern w:val="0"/>
        </w:rPr>
        <w:drawing>
          <wp:inline distT="0" distB="0" distL="0" distR="0" wp14:anchorId="203C1639" wp14:editId="028863A9">
            <wp:extent cx="4140200" cy="244475"/>
            <wp:effectExtent l="0" t="0" r="0" b="3175"/>
            <wp:docPr id="173248894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35899" name="Imagem 16348358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40200" cy="244475"/>
                    </a:xfrm>
                    <a:prstGeom prst="rect">
                      <a:avLst/>
                    </a:prstGeom>
                  </pic:spPr>
                </pic:pic>
              </a:graphicData>
            </a:graphic>
          </wp:inline>
        </w:drawing>
      </w:r>
    </w:p>
    <w:p w14:paraId="6A4AB44A" w14:textId="77777777" w:rsidR="00A1438D" w:rsidRDefault="00A1438D" w:rsidP="00D12CD4">
      <w:pPr>
        <w:pBdr>
          <w:bottom w:val="single" w:sz="6" w:space="21" w:color="auto"/>
        </w:pBdr>
        <w:spacing w:after="0" w:line="240" w:lineRule="auto"/>
        <w:jc w:val="right"/>
        <w:rPr>
          <w:rFonts w:ascii="Times New Roman" w:eastAsiaTheme="minorEastAsia" w:hAnsi="Times New Roman" w:cs="Times New Roman"/>
          <w:kern w:val="0"/>
          <w14:ligatures w14:val="none"/>
        </w:rPr>
      </w:pPr>
    </w:p>
    <w:p w14:paraId="061E93BC" w14:textId="17C04434" w:rsidR="00A1438D" w:rsidRPr="00A1438D" w:rsidRDefault="00FF3342" w:rsidP="00A1438D">
      <w:pPr>
        <w:pBdr>
          <w:bottom w:val="single" w:sz="6" w:space="21" w:color="auto"/>
        </w:pBdr>
        <w:spacing w:after="0"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drawing>
          <wp:inline distT="0" distB="0" distL="0" distR="0" wp14:anchorId="7FEC4F15" wp14:editId="1C617E42">
            <wp:extent cx="4139565" cy="243840"/>
            <wp:effectExtent l="0" t="0" r="0" b="3810"/>
            <wp:docPr id="128565667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9565" cy="243840"/>
                    </a:xfrm>
                    <a:prstGeom prst="rect">
                      <a:avLst/>
                    </a:prstGeom>
                    <a:noFill/>
                  </pic:spPr>
                </pic:pic>
              </a:graphicData>
            </a:graphic>
          </wp:inline>
        </w:drawing>
      </w:r>
    </w:p>
    <w:sectPr w:rsidR="00A1438D" w:rsidRPr="00A1438D" w:rsidSect="00D00525">
      <w:headerReference w:type="default" r:id="rId18"/>
      <w:footerReference w:type="default" r:id="rId19"/>
      <w:pgSz w:w="9072" w:h="13040"/>
      <w:pgMar w:top="1134" w:right="1134" w:bottom="1134" w:left="1418" w:header="737"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86AB0" w14:textId="77777777" w:rsidR="00811863" w:rsidRPr="00A3036C" w:rsidRDefault="00811863" w:rsidP="000A770D">
      <w:pPr>
        <w:spacing w:after="0" w:line="240" w:lineRule="auto"/>
      </w:pPr>
      <w:r w:rsidRPr="00A3036C">
        <w:separator/>
      </w:r>
    </w:p>
  </w:endnote>
  <w:endnote w:type="continuationSeparator" w:id="0">
    <w:p w14:paraId="136C3D0A" w14:textId="77777777" w:rsidR="00811863" w:rsidRPr="00A3036C" w:rsidRDefault="00811863" w:rsidP="000A770D">
      <w:pPr>
        <w:spacing w:after="0" w:line="240" w:lineRule="auto"/>
      </w:pPr>
      <w:r w:rsidRPr="00A3036C">
        <w:continuationSeparator/>
      </w:r>
    </w:p>
  </w:endnote>
  <w:endnote w:type="continuationNotice" w:id="1">
    <w:p w14:paraId="37ED1A0B" w14:textId="77777777" w:rsidR="00811863" w:rsidRPr="00A3036C" w:rsidRDefault="008118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hiller">
    <w:panose1 w:val="040204040310070206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83D1" w14:textId="776AAB59" w:rsidR="00EF6AE5" w:rsidRPr="00A3036C" w:rsidRDefault="00D605D2" w:rsidP="00D605D2">
    <w:pPr>
      <w:pStyle w:val="Rodap"/>
      <w:jc w:val="center"/>
      <w:rPr>
        <w:b/>
      </w:rPr>
    </w:pPr>
    <w:r w:rsidRPr="00D605D2">
      <w:rPr>
        <w:rFonts w:ascii="Aptos" w:eastAsia="Aptos" w:hAnsi="Aptos" w:cs="Times New Roman"/>
      </w:rPr>
      <w:drawing>
        <wp:inline distT="0" distB="0" distL="0" distR="0" wp14:anchorId="35C7B3C6" wp14:editId="49488FB1">
          <wp:extent cx="1437143" cy="763022"/>
          <wp:effectExtent l="0" t="0" r="0" b="0"/>
          <wp:docPr id="1351174714" name="Imagem 2" descr="Uma imagem contendo comida, desenho,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59496" name="Imagem 2" descr="Uma imagem contendo comida, desenho, luz&#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437143" cy="76302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2043" w14:textId="77777777" w:rsidR="00811863" w:rsidRPr="00A3036C" w:rsidRDefault="00811863" w:rsidP="000A770D">
      <w:pPr>
        <w:spacing w:after="0" w:line="240" w:lineRule="auto"/>
      </w:pPr>
      <w:r w:rsidRPr="00A3036C">
        <w:separator/>
      </w:r>
    </w:p>
  </w:footnote>
  <w:footnote w:type="continuationSeparator" w:id="0">
    <w:p w14:paraId="608E2E01" w14:textId="77777777" w:rsidR="00811863" w:rsidRPr="00A3036C" w:rsidRDefault="00811863" w:rsidP="000A770D">
      <w:pPr>
        <w:spacing w:after="0" w:line="240" w:lineRule="auto"/>
      </w:pPr>
      <w:r w:rsidRPr="00A3036C">
        <w:continuationSeparator/>
      </w:r>
    </w:p>
  </w:footnote>
  <w:footnote w:type="continuationNotice" w:id="1">
    <w:p w14:paraId="7665BA8F" w14:textId="77777777" w:rsidR="00811863" w:rsidRPr="00A3036C" w:rsidRDefault="008118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83D0" w14:textId="601D62B0" w:rsidR="00EF6AE5" w:rsidRPr="00A3036C" w:rsidRDefault="00000000" w:rsidP="00D605D2">
    <w:pPr>
      <w:pStyle w:val="Cabealho"/>
      <w:jc w:val="center"/>
    </w:pPr>
    <w:sdt>
      <w:sdtPr>
        <w:id w:val="1081718205"/>
        <w:docPartObj>
          <w:docPartGallery w:val="Page Numbers (Margins)"/>
          <w:docPartUnique/>
        </w:docPartObj>
      </w:sdtPr>
      <w:sdtContent>
        <w:r w:rsidR="00EF6AE5" w:rsidRPr="00A3036C">
          <w:rPr>
            <w:lang w:eastAsia="pt-BR"/>
          </w:rPr>
          <mc:AlternateContent>
            <mc:Choice Requires="wps">
              <w:drawing>
                <wp:anchor distT="0" distB="0" distL="114300" distR="114300" simplePos="0" relativeHeight="251658240" behindDoc="0" locked="0" layoutInCell="0" allowOverlap="1" wp14:anchorId="60A683D4" wp14:editId="60A683D5">
                  <wp:simplePos x="0" y="0"/>
                  <wp:positionH relativeFrom="rightMargin">
                    <wp:align>center</wp:align>
                  </wp:positionH>
                  <wp:positionV relativeFrom="margin">
                    <wp:align>top</wp:align>
                  </wp:positionV>
                  <wp:extent cx="581025" cy="409575"/>
                  <wp:effectExtent l="0" t="0" r="0" b="0"/>
                  <wp:wrapNone/>
                  <wp:docPr id="12" name="Seta para a Direita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60A683D8" w14:textId="77777777" w:rsidR="00EF6AE5" w:rsidRPr="00A3036C" w:rsidRDefault="00EF6AE5">
                              <w:pPr>
                                <w:pStyle w:val="Rodap"/>
                                <w:jc w:val="center"/>
                                <w:rPr>
                                  <w:color w:val="FFFFFF" w:themeColor="background1"/>
                                </w:rPr>
                              </w:pPr>
                              <w:r w:rsidRPr="00A3036C">
                                <w:fldChar w:fldCharType="begin"/>
                              </w:r>
                              <w:r w:rsidRPr="00A3036C">
                                <w:instrText>PAGE   \* MERGEFORMAT</w:instrText>
                              </w:r>
                              <w:r w:rsidRPr="00A3036C">
                                <w:fldChar w:fldCharType="separate"/>
                              </w:r>
                              <w:r w:rsidR="002442B9" w:rsidRPr="00A3036C">
                                <w:rPr>
                                  <w:color w:val="FFFFFF" w:themeColor="background1"/>
                                </w:rPr>
                                <w:t>22</w:t>
                              </w:r>
                              <w:r w:rsidRPr="00A3036C">
                                <w:rPr>
                                  <w:color w:val="FFFFFF" w:themeColor="background1"/>
                                </w:rPr>
                                <w:fldChar w:fldCharType="end"/>
                              </w:r>
                            </w:p>
                            <w:p w14:paraId="60A683D9" w14:textId="77777777" w:rsidR="00EF6AE5" w:rsidRPr="00A3036C" w:rsidRDefault="00EF6AE5"/>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60A683D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12" o:spid="_x0000_s1027" type="#_x0000_t13" style="position:absolute;left:0;text-align:left;margin-left:0;margin-top:0;width:45.75pt;height:32.25pt;rotation:180;z-index:251658240;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" o:allowincell="f" adj="13609,5370" fillcolor="#c0504d" stroked="f" strokecolor="#5c83b4">
                  <o:lock v:ext="edit" aspectratio="t"/>
                  <v:textbox inset=",0,,0">
                    <w:txbxContent>
                      <w:p w14:paraId="60A683D8" w14:textId="77777777" w:rsidR="00EF6AE5" w:rsidRPr="00A3036C" w:rsidRDefault="00EF6AE5">
                        <w:pPr>
                          <w:pStyle w:val="Rodap"/>
                          <w:jc w:val="center"/>
                          <w:rPr>
                            <w:color w:val="FFFFFF" w:themeColor="background1"/>
                          </w:rPr>
                        </w:pPr>
                        <w:r w:rsidRPr="00A3036C">
                          <w:fldChar w:fldCharType="begin"/>
                        </w:r>
                        <w:r w:rsidRPr="00A3036C">
                          <w:instrText>PAGE   \* MERGEFORMAT</w:instrText>
                        </w:r>
                        <w:r w:rsidRPr="00A3036C">
                          <w:fldChar w:fldCharType="separate"/>
                        </w:r>
                        <w:r w:rsidR="002442B9" w:rsidRPr="00A3036C">
                          <w:rPr>
                            <w:color w:val="FFFFFF" w:themeColor="background1"/>
                          </w:rPr>
                          <w:t>22</w:t>
                        </w:r>
                        <w:r w:rsidRPr="00A3036C">
                          <w:rPr>
                            <w:color w:val="FFFFFF" w:themeColor="background1"/>
                          </w:rPr>
                          <w:fldChar w:fldCharType="end"/>
                        </w:r>
                      </w:p>
                      <w:p w14:paraId="60A683D9" w14:textId="77777777" w:rsidR="00EF6AE5" w:rsidRPr="00A3036C" w:rsidRDefault="00EF6AE5"/>
                    </w:txbxContent>
                  </v:textbox>
                  <w10:wrap anchorx="margin" anchory="margin"/>
                </v:shape>
              </w:pict>
            </mc:Fallback>
          </mc:AlternateContent>
        </w:r>
      </w:sdtContent>
    </w:sdt>
    <w:r w:rsidR="00D605D2" w:rsidRPr="00D605D2">
      <w:rPr>
        <w:rFonts w:ascii="Aptos" w:eastAsia="Aptos" w:hAnsi="Aptos" w:cs="Times New Roman"/>
      </w:rPr>
      <w:drawing>
        <wp:inline distT="0" distB="0" distL="0" distR="0" wp14:anchorId="5DF5A77D" wp14:editId="34275528">
          <wp:extent cx="1027990" cy="931364"/>
          <wp:effectExtent l="0" t="0" r="1270" b="2540"/>
          <wp:docPr id="679318093" name="Imagem 1" descr="Nome d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1184" name="Imagem 1" descr="Nome da empresa"/>
                  <pic:cNvPicPr/>
                </pic:nvPicPr>
                <pic:blipFill>
                  <a:blip r:embed="rId1">
                    <a:extLst>
                      <a:ext uri="{28A0092B-C50C-407E-A947-70E740481C1C}">
                        <a14:useLocalDpi xmlns:a14="http://schemas.microsoft.com/office/drawing/2010/main" val="0"/>
                      </a:ext>
                    </a:extLst>
                  </a:blip>
                  <a:stretch>
                    <a:fillRect/>
                  </a:stretch>
                </pic:blipFill>
                <pic:spPr>
                  <a:xfrm>
                    <a:off x="0" y="0"/>
                    <a:ext cx="1083740" cy="9818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20F8"/>
    <w:multiLevelType w:val="hybridMultilevel"/>
    <w:tmpl w:val="C19E60E4"/>
    <w:lvl w:ilvl="0" w:tplc="3208CED8">
      <w:numFmt w:val="bullet"/>
      <w:lvlText w:val=""/>
      <w:lvlJc w:val="left"/>
      <w:pPr>
        <w:ind w:left="720" w:hanging="360"/>
      </w:pPr>
      <w:rPr>
        <w:rFonts w:ascii="Symbol" w:eastAsia="Aptos"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CD3782"/>
    <w:multiLevelType w:val="hybridMultilevel"/>
    <w:tmpl w:val="54A266C4"/>
    <w:lvl w:ilvl="0" w:tplc="BAC6E3B0">
      <w:numFmt w:val="bullet"/>
      <w:lvlText w:val=""/>
      <w:lvlJc w:val="left"/>
      <w:pPr>
        <w:ind w:left="720" w:hanging="360"/>
      </w:pPr>
      <w:rPr>
        <w:rFonts w:ascii="Symbol" w:eastAsia="Aptos"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FF67323"/>
    <w:multiLevelType w:val="hybridMultilevel"/>
    <w:tmpl w:val="899826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3B371F1"/>
    <w:multiLevelType w:val="hybridMultilevel"/>
    <w:tmpl w:val="6C044BFA"/>
    <w:lvl w:ilvl="0" w:tplc="96747BF8">
      <w:numFmt w:val="bullet"/>
      <w:lvlText w:val=""/>
      <w:lvlJc w:val="left"/>
      <w:pPr>
        <w:ind w:left="720" w:hanging="360"/>
      </w:pPr>
      <w:rPr>
        <w:rFonts w:ascii="Symbol" w:eastAsia="Aptos"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72D613A"/>
    <w:multiLevelType w:val="hybridMultilevel"/>
    <w:tmpl w:val="5C76808A"/>
    <w:lvl w:ilvl="0" w:tplc="0416000D">
      <w:start w:val="1"/>
      <w:numFmt w:val="bullet"/>
      <w:lvlText w:val=""/>
      <w:lvlJc w:val="left"/>
      <w:pPr>
        <w:ind w:left="1494"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B7E19C9"/>
    <w:multiLevelType w:val="hybridMultilevel"/>
    <w:tmpl w:val="3F7CE388"/>
    <w:lvl w:ilvl="0" w:tplc="E6747FFA">
      <w:numFmt w:val="bullet"/>
      <w:lvlText w:val=""/>
      <w:lvlJc w:val="left"/>
      <w:pPr>
        <w:ind w:left="720" w:hanging="360"/>
      </w:pPr>
      <w:rPr>
        <w:rFonts w:ascii="Symbol" w:eastAsia="Aptos"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5A45BD7"/>
    <w:multiLevelType w:val="hybridMultilevel"/>
    <w:tmpl w:val="3DC657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40163181">
    <w:abstractNumId w:val="6"/>
  </w:num>
  <w:num w:numId="2" w16cid:durableId="1597787478">
    <w:abstractNumId w:val="4"/>
  </w:num>
  <w:num w:numId="3" w16cid:durableId="1839613506">
    <w:abstractNumId w:val="2"/>
  </w:num>
  <w:num w:numId="4" w16cid:durableId="1244535728">
    <w:abstractNumId w:val="1"/>
  </w:num>
  <w:num w:numId="5" w16cid:durableId="657735484">
    <w:abstractNumId w:val="0"/>
  </w:num>
  <w:num w:numId="6" w16cid:durableId="756025178">
    <w:abstractNumId w:val="3"/>
  </w:num>
  <w:num w:numId="7" w16cid:durableId="1306012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bookFoldPrintingSheets w:val="-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70D"/>
    <w:rsid w:val="00000332"/>
    <w:rsid w:val="00000CFB"/>
    <w:rsid w:val="00000F20"/>
    <w:rsid w:val="0000105F"/>
    <w:rsid w:val="0000183F"/>
    <w:rsid w:val="00001974"/>
    <w:rsid w:val="00001B04"/>
    <w:rsid w:val="00001B8D"/>
    <w:rsid w:val="00001B9B"/>
    <w:rsid w:val="00001C32"/>
    <w:rsid w:val="00001E03"/>
    <w:rsid w:val="00001E95"/>
    <w:rsid w:val="0000215C"/>
    <w:rsid w:val="000023FD"/>
    <w:rsid w:val="00002464"/>
    <w:rsid w:val="000025F0"/>
    <w:rsid w:val="000026C7"/>
    <w:rsid w:val="0000272F"/>
    <w:rsid w:val="00002A96"/>
    <w:rsid w:val="00002CC8"/>
    <w:rsid w:val="00002DB2"/>
    <w:rsid w:val="00002E2A"/>
    <w:rsid w:val="00002F6E"/>
    <w:rsid w:val="00002FC6"/>
    <w:rsid w:val="00003028"/>
    <w:rsid w:val="0000306D"/>
    <w:rsid w:val="000031E6"/>
    <w:rsid w:val="000032FA"/>
    <w:rsid w:val="000034FC"/>
    <w:rsid w:val="00003650"/>
    <w:rsid w:val="0000379C"/>
    <w:rsid w:val="000037A8"/>
    <w:rsid w:val="000037C2"/>
    <w:rsid w:val="000038E6"/>
    <w:rsid w:val="00003A72"/>
    <w:rsid w:val="00003AF7"/>
    <w:rsid w:val="00003B6B"/>
    <w:rsid w:val="00003E5A"/>
    <w:rsid w:val="00003ECF"/>
    <w:rsid w:val="00004826"/>
    <w:rsid w:val="00004AAF"/>
    <w:rsid w:val="00004E30"/>
    <w:rsid w:val="00005044"/>
    <w:rsid w:val="000050C5"/>
    <w:rsid w:val="000054C1"/>
    <w:rsid w:val="0000570E"/>
    <w:rsid w:val="00005BEE"/>
    <w:rsid w:val="00005C60"/>
    <w:rsid w:val="00005DB2"/>
    <w:rsid w:val="00005DC2"/>
    <w:rsid w:val="0000600D"/>
    <w:rsid w:val="00006337"/>
    <w:rsid w:val="00006518"/>
    <w:rsid w:val="00006984"/>
    <w:rsid w:val="00006D37"/>
    <w:rsid w:val="00006ECA"/>
    <w:rsid w:val="0000772D"/>
    <w:rsid w:val="00007945"/>
    <w:rsid w:val="00007DA4"/>
    <w:rsid w:val="00007DCA"/>
    <w:rsid w:val="00007EF2"/>
    <w:rsid w:val="00007F45"/>
    <w:rsid w:val="00007FC8"/>
    <w:rsid w:val="00007FD8"/>
    <w:rsid w:val="000101B1"/>
    <w:rsid w:val="000102EE"/>
    <w:rsid w:val="00010448"/>
    <w:rsid w:val="000104F9"/>
    <w:rsid w:val="00010512"/>
    <w:rsid w:val="0001053C"/>
    <w:rsid w:val="00010623"/>
    <w:rsid w:val="0001065B"/>
    <w:rsid w:val="00010684"/>
    <w:rsid w:val="00010890"/>
    <w:rsid w:val="0001096D"/>
    <w:rsid w:val="000109A6"/>
    <w:rsid w:val="00010C45"/>
    <w:rsid w:val="00010D8B"/>
    <w:rsid w:val="00010E64"/>
    <w:rsid w:val="00010F2B"/>
    <w:rsid w:val="00011419"/>
    <w:rsid w:val="000119BF"/>
    <w:rsid w:val="000119F7"/>
    <w:rsid w:val="00011A56"/>
    <w:rsid w:val="00011FED"/>
    <w:rsid w:val="00012206"/>
    <w:rsid w:val="000122B0"/>
    <w:rsid w:val="000124FA"/>
    <w:rsid w:val="000125BA"/>
    <w:rsid w:val="00012677"/>
    <w:rsid w:val="0001285D"/>
    <w:rsid w:val="00012AD0"/>
    <w:rsid w:val="00012B80"/>
    <w:rsid w:val="00012BAB"/>
    <w:rsid w:val="00012C9F"/>
    <w:rsid w:val="00012CF7"/>
    <w:rsid w:val="00012E2F"/>
    <w:rsid w:val="00012F34"/>
    <w:rsid w:val="00012FFA"/>
    <w:rsid w:val="00013025"/>
    <w:rsid w:val="00013187"/>
    <w:rsid w:val="000131DF"/>
    <w:rsid w:val="000132C1"/>
    <w:rsid w:val="00013757"/>
    <w:rsid w:val="000138C5"/>
    <w:rsid w:val="00013A21"/>
    <w:rsid w:val="00013B4D"/>
    <w:rsid w:val="00013C7C"/>
    <w:rsid w:val="00013D86"/>
    <w:rsid w:val="00013D9D"/>
    <w:rsid w:val="00013E25"/>
    <w:rsid w:val="000140BE"/>
    <w:rsid w:val="00014361"/>
    <w:rsid w:val="0001465E"/>
    <w:rsid w:val="000146FC"/>
    <w:rsid w:val="00014725"/>
    <w:rsid w:val="000147F0"/>
    <w:rsid w:val="000148EA"/>
    <w:rsid w:val="000149EC"/>
    <w:rsid w:val="00014A7A"/>
    <w:rsid w:val="00014ABA"/>
    <w:rsid w:val="00014D58"/>
    <w:rsid w:val="00014E9E"/>
    <w:rsid w:val="0001544D"/>
    <w:rsid w:val="00015A4F"/>
    <w:rsid w:val="00015DD5"/>
    <w:rsid w:val="00015E16"/>
    <w:rsid w:val="00015E86"/>
    <w:rsid w:val="00016162"/>
    <w:rsid w:val="000164F0"/>
    <w:rsid w:val="000168E6"/>
    <w:rsid w:val="00016900"/>
    <w:rsid w:val="00016964"/>
    <w:rsid w:val="0001698A"/>
    <w:rsid w:val="000169D0"/>
    <w:rsid w:val="00016CEC"/>
    <w:rsid w:val="00016DA4"/>
    <w:rsid w:val="00016F37"/>
    <w:rsid w:val="00017268"/>
    <w:rsid w:val="000172FD"/>
    <w:rsid w:val="0001751D"/>
    <w:rsid w:val="00017C19"/>
    <w:rsid w:val="00017C43"/>
    <w:rsid w:val="000201F5"/>
    <w:rsid w:val="00020255"/>
    <w:rsid w:val="00020437"/>
    <w:rsid w:val="00020438"/>
    <w:rsid w:val="0002043F"/>
    <w:rsid w:val="000204F5"/>
    <w:rsid w:val="00020510"/>
    <w:rsid w:val="000206AA"/>
    <w:rsid w:val="000207FD"/>
    <w:rsid w:val="0002082A"/>
    <w:rsid w:val="000208E2"/>
    <w:rsid w:val="0002096F"/>
    <w:rsid w:val="00020BB2"/>
    <w:rsid w:val="00020DC0"/>
    <w:rsid w:val="000210A2"/>
    <w:rsid w:val="000211AF"/>
    <w:rsid w:val="000213D3"/>
    <w:rsid w:val="0002165C"/>
    <w:rsid w:val="00021690"/>
    <w:rsid w:val="000218D7"/>
    <w:rsid w:val="00021D10"/>
    <w:rsid w:val="00021EBF"/>
    <w:rsid w:val="00021EFD"/>
    <w:rsid w:val="00021F61"/>
    <w:rsid w:val="00021FCB"/>
    <w:rsid w:val="0002203B"/>
    <w:rsid w:val="00022427"/>
    <w:rsid w:val="00022554"/>
    <w:rsid w:val="00022760"/>
    <w:rsid w:val="00022797"/>
    <w:rsid w:val="000228B6"/>
    <w:rsid w:val="0002335D"/>
    <w:rsid w:val="00023562"/>
    <w:rsid w:val="0002389C"/>
    <w:rsid w:val="00023AEE"/>
    <w:rsid w:val="00023CAD"/>
    <w:rsid w:val="00023D57"/>
    <w:rsid w:val="00023F8A"/>
    <w:rsid w:val="00024090"/>
    <w:rsid w:val="0002413F"/>
    <w:rsid w:val="00024463"/>
    <w:rsid w:val="00024488"/>
    <w:rsid w:val="00024662"/>
    <w:rsid w:val="000249C1"/>
    <w:rsid w:val="00024B42"/>
    <w:rsid w:val="00024BFB"/>
    <w:rsid w:val="00024DD0"/>
    <w:rsid w:val="00025003"/>
    <w:rsid w:val="00025341"/>
    <w:rsid w:val="000253ED"/>
    <w:rsid w:val="00025440"/>
    <w:rsid w:val="00025473"/>
    <w:rsid w:val="000255F4"/>
    <w:rsid w:val="00025C7F"/>
    <w:rsid w:val="00025E21"/>
    <w:rsid w:val="00025EBE"/>
    <w:rsid w:val="00025FCB"/>
    <w:rsid w:val="00026006"/>
    <w:rsid w:val="000262D5"/>
    <w:rsid w:val="000262EF"/>
    <w:rsid w:val="00026565"/>
    <w:rsid w:val="00026643"/>
    <w:rsid w:val="00026966"/>
    <w:rsid w:val="00026A5F"/>
    <w:rsid w:val="00026B85"/>
    <w:rsid w:val="00026CA7"/>
    <w:rsid w:val="00026CFC"/>
    <w:rsid w:val="00026D5B"/>
    <w:rsid w:val="00026DC4"/>
    <w:rsid w:val="00026E96"/>
    <w:rsid w:val="00026FC0"/>
    <w:rsid w:val="0002702F"/>
    <w:rsid w:val="00027071"/>
    <w:rsid w:val="0002717C"/>
    <w:rsid w:val="000271C7"/>
    <w:rsid w:val="000271F7"/>
    <w:rsid w:val="0002746B"/>
    <w:rsid w:val="000274DF"/>
    <w:rsid w:val="000274E2"/>
    <w:rsid w:val="00027A14"/>
    <w:rsid w:val="00027A9F"/>
    <w:rsid w:val="00027B52"/>
    <w:rsid w:val="00027FE6"/>
    <w:rsid w:val="00030101"/>
    <w:rsid w:val="00030129"/>
    <w:rsid w:val="0003012C"/>
    <w:rsid w:val="000301A3"/>
    <w:rsid w:val="000301C1"/>
    <w:rsid w:val="0003053B"/>
    <w:rsid w:val="00030588"/>
    <w:rsid w:val="000305C9"/>
    <w:rsid w:val="00030986"/>
    <w:rsid w:val="00030B41"/>
    <w:rsid w:val="00030CF3"/>
    <w:rsid w:val="00030CFD"/>
    <w:rsid w:val="000310D4"/>
    <w:rsid w:val="000311AE"/>
    <w:rsid w:val="00031245"/>
    <w:rsid w:val="00031276"/>
    <w:rsid w:val="000312D0"/>
    <w:rsid w:val="0003139D"/>
    <w:rsid w:val="000317AF"/>
    <w:rsid w:val="000317EA"/>
    <w:rsid w:val="00031B46"/>
    <w:rsid w:val="00031E81"/>
    <w:rsid w:val="00031F7A"/>
    <w:rsid w:val="00032029"/>
    <w:rsid w:val="00032142"/>
    <w:rsid w:val="000322B3"/>
    <w:rsid w:val="000323A6"/>
    <w:rsid w:val="000328AD"/>
    <w:rsid w:val="00032939"/>
    <w:rsid w:val="0003299C"/>
    <w:rsid w:val="00032AA7"/>
    <w:rsid w:val="00032D20"/>
    <w:rsid w:val="00032DF3"/>
    <w:rsid w:val="00032F66"/>
    <w:rsid w:val="0003308D"/>
    <w:rsid w:val="00033258"/>
    <w:rsid w:val="0003351D"/>
    <w:rsid w:val="000336C8"/>
    <w:rsid w:val="0003370B"/>
    <w:rsid w:val="00033D1E"/>
    <w:rsid w:val="00033F07"/>
    <w:rsid w:val="00034373"/>
    <w:rsid w:val="00034508"/>
    <w:rsid w:val="0003457E"/>
    <w:rsid w:val="000347E8"/>
    <w:rsid w:val="0003513D"/>
    <w:rsid w:val="00035240"/>
    <w:rsid w:val="00035347"/>
    <w:rsid w:val="00035353"/>
    <w:rsid w:val="000355B3"/>
    <w:rsid w:val="000355B5"/>
    <w:rsid w:val="000355C9"/>
    <w:rsid w:val="000355E8"/>
    <w:rsid w:val="0003591F"/>
    <w:rsid w:val="00035C18"/>
    <w:rsid w:val="00035C4F"/>
    <w:rsid w:val="00035C5D"/>
    <w:rsid w:val="00035EB4"/>
    <w:rsid w:val="0003609F"/>
    <w:rsid w:val="0003667E"/>
    <w:rsid w:val="00036899"/>
    <w:rsid w:val="000369BA"/>
    <w:rsid w:val="00036D51"/>
    <w:rsid w:val="00036FFC"/>
    <w:rsid w:val="00037499"/>
    <w:rsid w:val="000378AA"/>
    <w:rsid w:val="00037B80"/>
    <w:rsid w:val="00037BCB"/>
    <w:rsid w:val="00037D49"/>
    <w:rsid w:val="00037D87"/>
    <w:rsid w:val="000403FF"/>
    <w:rsid w:val="00040496"/>
    <w:rsid w:val="00040961"/>
    <w:rsid w:val="00040985"/>
    <w:rsid w:val="00040B77"/>
    <w:rsid w:val="00040BE4"/>
    <w:rsid w:val="00040C95"/>
    <w:rsid w:val="00040D13"/>
    <w:rsid w:val="00040D6C"/>
    <w:rsid w:val="00040F61"/>
    <w:rsid w:val="00041390"/>
    <w:rsid w:val="00041446"/>
    <w:rsid w:val="00041450"/>
    <w:rsid w:val="000414FB"/>
    <w:rsid w:val="000415A4"/>
    <w:rsid w:val="00041813"/>
    <w:rsid w:val="00041CF9"/>
    <w:rsid w:val="000420DB"/>
    <w:rsid w:val="0004210B"/>
    <w:rsid w:val="00042529"/>
    <w:rsid w:val="0004259C"/>
    <w:rsid w:val="0004262F"/>
    <w:rsid w:val="00042A1C"/>
    <w:rsid w:val="00042B79"/>
    <w:rsid w:val="00042C85"/>
    <w:rsid w:val="00042D12"/>
    <w:rsid w:val="0004321C"/>
    <w:rsid w:val="0004329A"/>
    <w:rsid w:val="00043441"/>
    <w:rsid w:val="0004373C"/>
    <w:rsid w:val="000438CE"/>
    <w:rsid w:val="00044043"/>
    <w:rsid w:val="00044240"/>
    <w:rsid w:val="00044438"/>
    <w:rsid w:val="000445E0"/>
    <w:rsid w:val="00044623"/>
    <w:rsid w:val="00044776"/>
    <w:rsid w:val="00044B6B"/>
    <w:rsid w:val="00044CBD"/>
    <w:rsid w:val="00044D1E"/>
    <w:rsid w:val="00044EAF"/>
    <w:rsid w:val="00044F90"/>
    <w:rsid w:val="00044F93"/>
    <w:rsid w:val="00045413"/>
    <w:rsid w:val="0004559D"/>
    <w:rsid w:val="0004573B"/>
    <w:rsid w:val="00045B5D"/>
    <w:rsid w:val="00045B8D"/>
    <w:rsid w:val="00045E0B"/>
    <w:rsid w:val="00045EFC"/>
    <w:rsid w:val="00045F60"/>
    <w:rsid w:val="000460B2"/>
    <w:rsid w:val="0004640F"/>
    <w:rsid w:val="00046520"/>
    <w:rsid w:val="00046925"/>
    <w:rsid w:val="00046A72"/>
    <w:rsid w:val="00046B42"/>
    <w:rsid w:val="00046BB6"/>
    <w:rsid w:val="00046C45"/>
    <w:rsid w:val="00046F18"/>
    <w:rsid w:val="0004707D"/>
    <w:rsid w:val="00047188"/>
    <w:rsid w:val="0004734D"/>
    <w:rsid w:val="00047433"/>
    <w:rsid w:val="000474E8"/>
    <w:rsid w:val="00047606"/>
    <w:rsid w:val="00047862"/>
    <w:rsid w:val="000479D0"/>
    <w:rsid w:val="00047AE3"/>
    <w:rsid w:val="00047C2D"/>
    <w:rsid w:val="00047D02"/>
    <w:rsid w:val="00047D41"/>
    <w:rsid w:val="00047F8C"/>
    <w:rsid w:val="000500D0"/>
    <w:rsid w:val="00050174"/>
    <w:rsid w:val="00050365"/>
    <w:rsid w:val="0005036A"/>
    <w:rsid w:val="000503E2"/>
    <w:rsid w:val="00050B93"/>
    <w:rsid w:val="00050D05"/>
    <w:rsid w:val="00050EB7"/>
    <w:rsid w:val="000513F0"/>
    <w:rsid w:val="00051627"/>
    <w:rsid w:val="00051725"/>
    <w:rsid w:val="000518D9"/>
    <w:rsid w:val="00051EAC"/>
    <w:rsid w:val="00051F55"/>
    <w:rsid w:val="00051F74"/>
    <w:rsid w:val="000523B2"/>
    <w:rsid w:val="0005241C"/>
    <w:rsid w:val="00052B40"/>
    <w:rsid w:val="00052CB2"/>
    <w:rsid w:val="00052D47"/>
    <w:rsid w:val="00053374"/>
    <w:rsid w:val="000536A8"/>
    <w:rsid w:val="00053845"/>
    <w:rsid w:val="00053920"/>
    <w:rsid w:val="00053956"/>
    <w:rsid w:val="00053B9A"/>
    <w:rsid w:val="00053CDA"/>
    <w:rsid w:val="00053DF9"/>
    <w:rsid w:val="00053F90"/>
    <w:rsid w:val="000541A6"/>
    <w:rsid w:val="00054280"/>
    <w:rsid w:val="0005436A"/>
    <w:rsid w:val="000545F9"/>
    <w:rsid w:val="00054A35"/>
    <w:rsid w:val="00054A61"/>
    <w:rsid w:val="00054B07"/>
    <w:rsid w:val="00054F3B"/>
    <w:rsid w:val="00054FAE"/>
    <w:rsid w:val="00055199"/>
    <w:rsid w:val="0005523B"/>
    <w:rsid w:val="0005574B"/>
    <w:rsid w:val="000559C6"/>
    <w:rsid w:val="00055BE1"/>
    <w:rsid w:val="00055D5E"/>
    <w:rsid w:val="00055FDC"/>
    <w:rsid w:val="00056108"/>
    <w:rsid w:val="00056386"/>
    <w:rsid w:val="00056568"/>
    <w:rsid w:val="0005669E"/>
    <w:rsid w:val="00056A76"/>
    <w:rsid w:val="00056C35"/>
    <w:rsid w:val="00056D9D"/>
    <w:rsid w:val="00056F46"/>
    <w:rsid w:val="00056FD9"/>
    <w:rsid w:val="00057054"/>
    <w:rsid w:val="00057205"/>
    <w:rsid w:val="0005746D"/>
    <w:rsid w:val="0005757E"/>
    <w:rsid w:val="00057B28"/>
    <w:rsid w:val="00057D75"/>
    <w:rsid w:val="00057F88"/>
    <w:rsid w:val="000601EC"/>
    <w:rsid w:val="00060414"/>
    <w:rsid w:val="00060423"/>
    <w:rsid w:val="000604FA"/>
    <w:rsid w:val="000609AF"/>
    <w:rsid w:val="000609C8"/>
    <w:rsid w:val="00060B88"/>
    <w:rsid w:val="00060D02"/>
    <w:rsid w:val="00060E5B"/>
    <w:rsid w:val="00060F00"/>
    <w:rsid w:val="00060FA4"/>
    <w:rsid w:val="00060FBF"/>
    <w:rsid w:val="00060FCC"/>
    <w:rsid w:val="00061028"/>
    <w:rsid w:val="00061347"/>
    <w:rsid w:val="000613EB"/>
    <w:rsid w:val="00061AC7"/>
    <w:rsid w:val="00061ACA"/>
    <w:rsid w:val="00061AF3"/>
    <w:rsid w:val="00061C9F"/>
    <w:rsid w:val="00061DAA"/>
    <w:rsid w:val="00061F53"/>
    <w:rsid w:val="00062038"/>
    <w:rsid w:val="000623BD"/>
    <w:rsid w:val="0006240A"/>
    <w:rsid w:val="00062659"/>
    <w:rsid w:val="00062859"/>
    <w:rsid w:val="00062C7A"/>
    <w:rsid w:val="00062D20"/>
    <w:rsid w:val="00062F12"/>
    <w:rsid w:val="00062F2D"/>
    <w:rsid w:val="00062F67"/>
    <w:rsid w:val="0006339A"/>
    <w:rsid w:val="000633DC"/>
    <w:rsid w:val="00063526"/>
    <w:rsid w:val="00063586"/>
    <w:rsid w:val="000639CA"/>
    <w:rsid w:val="000639FB"/>
    <w:rsid w:val="00063A76"/>
    <w:rsid w:val="00063A96"/>
    <w:rsid w:val="00063E30"/>
    <w:rsid w:val="00063FAB"/>
    <w:rsid w:val="000640F4"/>
    <w:rsid w:val="000642B1"/>
    <w:rsid w:val="00064328"/>
    <w:rsid w:val="00064491"/>
    <w:rsid w:val="00064531"/>
    <w:rsid w:val="0006470D"/>
    <w:rsid w:val="0006497A"/>
    <w:rsid w:val="00065002"/>
    <w:rsid w:val="0006536B"/>
    <w:rsid w:val="000655A7"/>
    <w:rsid w:val="000658BD"/>
    <w:rsid w:val="000659FD"/>
    <w:rsid w:val="00065ABD"/>
    <w:rsid w:val="00065D6F"/>
    <w:rsid w:val="00065EEA"/>
    <w:rsid w:val="00065F62"/>
    <w:rsid w:val="000661EF"/>
    <w:rsid w:val="000662B1"/>
    <w:rsid w:val="000662E0"/>
    <w:rsid w:val="0006632D"/>
    <w:rsid w:val="00066347"/>
    <w:rsid w:val="0006669B"/>
    <w:rsid w:val="00066749"/>
    <w:rsid w:val="00066A4A"/>
    <w:rsid w:val="00067035"/>
    <w:rsid w:val="00067089"/>
    <w:rsid w:val="0006726E"/>
    <w:rsid w:val="000675BC"/>
    <w:rsid w:val="00067B15"/>
    <w:rsid w:val="00067B5E"/>
    <w:rsid w:val="00067C6D"/>
    <w:rsid w:val="00067F24"/>
    <w:rsid w:val="00070085"/>
    <w:rsid w:val="00070088"/>
    <w:rsid w:val="0007010C"/>
    <w:rsid w:val="00070218"/>
    <w:rsid w:val="00070632"/>
    <w:rsid w:val="000706AE"/>
    <w:rsid w:val="00070816"/>
    <w:rsid w:val="00070900"/>
    <w:rsid w:val="00070B26"/>
    <w:rsid w:val="00070C62"/>
    <w:rsid w:val="0007108E"/>
    <w:rsid w:val="000711EF"/>
    <w:rsid w:val="000712BF"/>
    <w:rsid w:val="0007144B"/>
    <w:rsid w:val="000715A9"/>
    <w:rsid w:val="000715C4"/>
    <w:rsid w:val="0007183C"/>
    <w:rsid w:val="000719A6"/>
    <w:rsid w:val="00071B79"/>
    <w:rsid w:val="0007202D"/>
    <w:rsid w:val="000720EB"/>
    <w:rsid w:val="00072182"/>
    <w:rsid w:val="00072300"/>
    <w:rsid w:val="00072309"/>
    <w:rsid w:val="00072458"/>
    <w:rsid w:val="00072766"/>
    <w:rsid w:val="000727E6"/>
    <w:rsid w:val="000729B8"/>
    <w:rsid w:val="00072A13"/>
    <w:rsid w:val="00072B4B"/>
    <w:rsid w:val="000730FC"/>
    <w:rsid w:val="00073397"/>
    <w:rsid w:val="000734EC"/>
    <w:rsid w:val="00073542"/>
    <w:rsid w:val="0007362A"/>
    <w:rsid w:val="00073934"/>
    <w:rsid w:val="00073A48"/>
    <w:rsid w:val="000740AD"/>
    <w:rsid w:val="0007444C"/>
    <w:rsid w:val="000744C2"/>
    <w:rsid w:val="00074ADE"/>
    <w:rsid w:val="00074B34"/>
    <w:rsid w:val="00074B48"/>
    <w:rsid w:val="00074F42"/>
    <w:rsid w:val="00074FA0"/>
    <w:rsid w:val="0007502E"/>
    <w:rsid w:val="00075039"/>
    <w:rsid w:val="00075674"/>
    <w:rsid w:val="000756F9"/>
    <w:rsid w:val="000759FC"/>
    <w:rsid w:val="00075CB4"/>
    <w:rsid w:val="00075F25"/>
    <w:rsid w:val="00075F92"/>
    <w:rsid w:val="00075FEF"/>
    <w:rsid w:val="00076225"/>
    <w:rsid w:val="000762DE"/>
    <w:rsid w:val="000764C9"/>
    <w:rsid w:val="00076573"/>
    <w:rsid w:val="00076648"/>
    <w:rsid w:val="00076777"/>
    <w:rsid w:val="00076908"/>
    <w:rsid w:val="00076A88"/>
    <w:rsid w:val="00076DD4"/>
    <w:rsid w:val="00076EE1"/>
    <w:rsid w:val="00077301"/>
    <w:rsid w:val="000774B8"/>
    <w:rsid w:val="00077550"/>
    <w:rsid w:val="000776F4"/>
    <w:rsid w:val="00077B0C"/>
    <w:rsid w:val="00077BFB"/>
    <w:rsid w:val="00077D8A"/>
    <w:rsid w:val="0008033D"/>
    <w:rsid w:val="00080443"/>
    <w:rsid w:val="000804FC"/>
    <w:rsid w:val="000804FE"/>
    <w:rsid w:val="000806E3"/>
    <w:rsid w:val="00080CEB"/>
    <w:rsid w:val="0008102B"/>
    <w:rsid w:val="0008105F"/>
    <w:rsid w:val="00081094"/>
    <w:rsid w:val="0008140A"/>
    <w:rsid w:val="000814EF"/>
    <w:rsid w:val="00081730"/>
    <w:rsid w:val="00081B86"/>
    <w:rsid w:val="00081BA4"/>
    <w:rsid w:val="00081DD1"/>
    <w:rsid w:val="00081E41"/>
    <w:rsid w:val="00082010"/>
    <w:rsid w:val="00082062"/>
    <w:rsid w:val="000821FE"/>
    <w:rsid w:val="0008240C"/>
    <w:rsid w:val="00082688"/>
    <w:rsid w:val="00082A1D"/>
    <w:rsid w:val="00082B1E"/>
    <w:rsid w:val="00082D16"/>
    <w:rsid w:val="00082E23"/>
    <w:rsid w:val="00082FDB"/>
    <w:rsid w:val="00083149"/>
    <w:rsid w:val="0008365C"/>
    <w:rsid w:val="00083892"/>
    <w:rsid w:val="00083B1A"/>
    <w:rsid w:val="00083BCC"/>
    <w:rsid w:val="00083EA9"/>
    <w:rsid w:val="000840DD"/>
    <w:rsid w:val="000841F7"/>
    <w:rsid w:val="00084481"/>
    <w:rsid w:val="000844CC"/>
    <w:rsid w:val="00084708"/>
    <w:rsid w:val="00084838"/>
    <w:rsid w:val="0008488D"/>
    <w:rsid w:val="00084EAE"/>
    <w:rsid w:val="0008524E"/>
    <w:rsid w:val="000857A2"/>
    <w:rsid w:val="000857B4"/>
    <w:rsid w:val="000857BC"/>
    <w:rsid w:val="00085A1F"/>
    <w:rsid w:val="00085B2B"/>
    <w:rsid w:val="00085E0E"/>
    <w:rsid w:val="000860BB"/>
    <w:rsid w:val="00086360"/>
    <w:rsid w:val="0008651E"/>
    <w:rsid w:val="000866D7"/>
    <w:rsid w:val="00086CC8"/>
    <w:rsid w:val="00086CD8"/>
    <w:rsid w:val="00086EA1"/>
    <w:rsid w:val="00086F40"/>
    <w:rsid w:val="00087017"/>
    <w:rsid w:val="0008707D"/>
    <w:rsid w:val="000870AF"/>
    <w:rsid w:val="00087148"/>
    <w:rsid w:val="00087179"/>
    <w:rsid w:val="000875AE"/>
    <w:rsid w:val="000876EB"/>
    <w:rsid w:val="000878B0"/>
    <w:rsid w:val="00087971"/>
    <w:rsid w:val="000879C8"/>
    <w:rsid w:val="00087E2A"/>
    <w:rsid w:val="00087E95"/>
    <w:rsid w:val="00090242"/>
    <w:rsid w:val="0009044B"/>
    <w:rsid w:val="0009046F"/>
    <w:rsid w:val="00090574"/>
    <w:rsid w:val="000905C5"/>
    <w:rsid w:val="00090651"/>
    <w:rsid w:val="00090696"/>
    <w:rsid w:val="00090701"/>
    <w:rsid w:val="000909C9"/>
    <w:rsid w:val="00090A03"/>
    <w:rsid w:val="00090C9C"/>
    <w:rsid w:val="00090E44"/>
    <w:rsid w:val="00090ECF"/>
    <w:rsid w:val="000910AC"/>
    <w:rsid w:val="00091178"/>
    <w:rsid w:val="000915A7"/>
    <w:rsid w:val="0009175D"/>
    <w:rsid w:val="00091897"/>
    <w:rsid w:val="00091E32"/>
    <w:rsid w:val="000921E3"/>
    <w:rsid w:val="0009226B"/>
    <w:rsid w:val="000924B6"/>
    <w:rsid w:val="00092807"/>
    <w:rsid w:val="00092A89"/>
    <w:rsid w:val="00092AC9"/>
    <w:rsid w:val="00092C37"/>
    <w:rsid w:val="00092D29"/>
    <w:rsid w:val="00092D88"/>
    <w:rsid w:val="00092ED1"/>
    <w:rsid w:val="00092F2C"/>
    <w:rsid w:val="00093405"/>
    <w:rsid w:val="00093582"/>
    <w:rsid w:val="000935A0"/>
    <w:rsid w:val="000938FE"/>
    <w:rsid w:val="00093A28"/>
    <w:rsid w:val="00093D36"/>
    <w:rsid w:val="00093F63"/>
    <w:rsid w:val="0009452A"/>
    <w:rsid w:val="0009457C"/>
    <w:rsid w:val="00094B1B"/>
    <w:rsid w:val="00094D30"/>
    <w:rsid w:val="00094DC8"/>
    <w:rsid w:val="00094EA2"/>
    <w:rsid w:val="0009503E"/>
    <w:rsid w:val="0009509C"/>
    <w:rsid w:val="00095250"/>
    <w:rsid w:val="00095274"/>
    <w:rsid w:val="000956C2"/>
    <w:rsid w:val="00095818"/>
    <w:rsid w:val="00095B6D"/>
    <w:rsid w:val="00095BF2"/>
    <w:rsid w:val="00095BF4"/>
    <w:rsid w:val="00096261"/>
    <w:rsid w:val="00096321"/>
    <w:rsid w:val="000963A2"/>
    <w:rsid w:val="00096460"/>
    <w:rsid w:val="0009654C"/>
    <w:rsid w:val="00096893"/>
    <w:rsid w:val="000968FD"/>
    <w:rsid w:val="00096926"/>
    <w:rsid w:val="00096A6C"/>
    <w:rsid w:val="00096AE1"/>
    <w:rsid w:val="00096D34"/>
    <w:rsid w:val="00096D92"/>
    <w:rsid w:val="0009725F"/>
    <w:rsid w:val="00097361"/>
    <w:rsid w:val="0009738D"/>
    <w:rsid w:val="000974A9"/>
    <w:rsid w:val="000974D1"/>
    <w:rsid w:val="00097538"/>
    <w:rsid w:val="00097692"/>
    <w:rsid w:val="00097ADB"/>
    <w:rsid w:val="00097C4C"/>
    <w:rsid w:val="00097D21"/>
    <w:rsid w:val="00097DA7"/>
    <w:rsid w:val="00097DBB"/>
    <w:rsid w:val="00097ED8"/>
    <w:rsid w:val="00097F60"/>
    <w:rsid w:val="000A01CD"/>
    <w:rsid w:val="000A021E"/>
    <w:rsid w:val="000A03EB"/>
    <w:rsid w:val="000A04D3"/>
    <w:rsid w:val="000A058F"/>
    <w:rsid w:val="000A0628"/>
    <w:rsid w:val="000A08FE"/>
    <w:rsid w:val="000A0A79"/>
    <w:rsid w:val="000A0C79"/>
    <w:rsid w:val="000A0FE8"/>
    <w:rsid w:val="000A1496"/>
    <w:rsid w:val="000A15C5"/>
    <w:rsid w:val="000A16DA"/>
    <w:rsid w:val="000A1939"/>
    <w:rsid w:val="000A1AFF"/>
    <w:rsid w:val="000A1B5B"/>
    <w:rsid w:val="000A1D5C"/>
    <w:rsid w:val="000A1DED"/>
    <w:rsid w:val="000A1FBB"/>
    <w:rsid w:val="000A20FE"/>
    <w:rsid w:val="000A217A"/>
    <w:rsid w:val="000A232D"/>
    <w:rsid w:val="000A2339"/>
    <w:rsid w:val="000A234D"/>
    <w:rsid w:val="000A23D6"/>
    <w:rsid w:val="000A2702"/>
    <w:rsid w:val="000A2A9E"/>
    <w:rsid w:val="000A2AF1"/>
    <w:rsid w:val="000A2CD9"/>
    <w:rsid w:val="000A3286"/>
    <w:rsid w:val="000A3578"/>
    <w:rsid w:val="000A35F6"/>
    <w:rsid w:val="000A3696"/>
    <w:rsid w:val="000A3909"/>
    <w:rsid w:val="000A39DD"/>
    <w:rsid w:val="000A3E02"/>
    <w:rsid w:val="000A43F2"/>
    <w:rsid w:val="000A45BD"/>
    <w:rsid w:val="000A508E"/>
    <w:rsid w:val="000A50FD"/>
    <w:rsid w:val="000A51C8"/>
    <w:rsid w:val="000A5388"/>
    <w:rsid w:val="000A5430"/>
    <w:rsid w:val="000A562E"/>
    <w:rsid w:val="000A564B"/>
    <w:rsid w:val="000A57BF"/>
    <w:rsid w:val="000A5C9D"/>
    <w:rsid w:val="000A5CE3"/>
    <w:rsid w:val="000A5D42"/>
    <w:rsid w:val="000A5DED"/>
    <w:rsid w:val="000A5E44"/>
    <w:rsid w:val="000A626F"/>
    <w:rsid w:val="000A6459"/>
    <w:rsid w:val="000A649F"/>
    <w:rsid w:val="000A678D"/>
    <w:rsid w:val="000A682B"/>
    <w:rsid w:val="000A6875"/>
    <w:rsid w:val="000A6A75"/>
    <w:rsid w:val="000A6B9B"/>
    <w:rsid w:val="000A6D79"/>
    <w:rsid w:val="000A6E69"/>
    <w:rsid w:val="000A6ED7"/>
    <w:rsid w:val="000A6F5C"/>
    <w:rsid w:val="000A7103"/>
    <w:rsid w:val="000A71CE"/>
    <w:rsid w:val="000A7241"/>
    <w:rsid w:val="000A7315"/>
    <w:rsid w:val="000A759F"/>
    <w:rsid w:val="000A75B3"/>
    <w:rsid w:val="000A770D"/>
    <w:rsid w:val="000A77D2"/>
    <w:rsid w:val="000A786A"/>
    <w:rsid w:val="000A7949"/>
    <w:rsid w:val="000A7966"/>
    <w:rsid w:val="000A7E74"/>
    <w:rsid w:val="000A7EC8"/>
    <w:rsid w:val="000A7F23"/>
    <w:rsid w:val="000B0220"/>
    <w:rsid w:val="000B0257"/>
    <w:rsid w:val="000B03E5"/>
    <w:rsid w:val="000B0702"/>
    <w:rsid w:val="000B091A"/>
    <w:rsid w:val="000B0A26"/>
    <w:rsid w:val="000B0B7A"/>
    <w:rsid w:val="000B0B8C"/>
    <w:rsid w:val="000B0D0A"/>
    <w:rsid w:val="000B0DD3"/>
    <w:rsid w:val="000B1114"/>
    <w:rsid w:val="000B11CE"/>
    <w:rsid w:val="000B1371"/>
    <w:rsid w:val="000B1589"/>
    <w:rsid w:val="000B1944"/>
    <w:rsid w:val="000B1AD3"/>
    <w:rsid w:val="000B215C"/>
    <w:rsid w:val="000B24F3"/>
    <w:rsid w:val="000B254B"/>
    <w:rsid w:val="000B26DE"/>
    <w:rsid w:val="000B283A"/>
    <w:rsid w:val="000B2BE6"/>
    <w:rsid w:val="000B2FD9"/>
    <w:rsid w:val="000B329C"/>
    <w:rsid w:val="000B33CC"/>
    <w:rsid w:val="000B3826"/>
    <w:rsid w:val="000B3A98"/>
    <w:rsid w:val="000B3E9C"/>
    <w:rsid w:val="000B42B4"/>
    <w:rsid w:val="000B44A2"/>
    <w:rsid w:val="000B4659"/>
    <w:rsid w:val="000B4693"/>
    <w:rsid w:val="000B46ED"/>
    <w:rsid w:val="000B4847"/>
    <w:rsid w:val="000B4A0A"/>
    <w:rsid w:val="000B4AA3"/>
    <w:rsid w:val="000B4CAD"/>
    <w:rsid w:val="000B4D57"/>
    <w:rsid w:val="000B4E2B"/>
    <w:rsid w:val="000B4F62"/>
    <w:rsid w:val="000B5276"/>
    <w:rsid w:val="000B533B"/>
    <w:rsid w:val="000B54A6"/>
    <w:rsid w:val="000B589E"/>
    <w:rsid w:val="000B5998"/>
    <w:rsid w:val="000B5AEA"/>
    <w:rsid w:val="000B5B0E"/>
    <w:rsid w:val="000B5EB1"/>
    <w:rsid w:val="000B60E1"/>
    <w:rsid w:val="000B615F"/>
    <w:rsid w:val="000B6365"/>
    <w:rsid w:val="000B67FD"/>
    <w:rsid w:val="000B6B55"/>
    <w:rsid w:val="000B6BFE"/>
    <w:rsid w:val="000B6D3D"/>
    <w:rsid w:val="000B6DDA"/>
    <w:rsid w:val="000B6ECF"/>
    <w:rsid w:val="000B7153"/>
    <w:rsid w:val="000B7206"/>
    <w:rsid w:val="000B725F"/>
    <w:rsid w:val="000B73C0"/>
    <w:rsid w:val="000B7459"/>
    <w:rsid w:val="000B7560"/>
    <w:rsid w:val="000B756D"/>
    <w:rsid w:val="000B75D3"/>
    <w:rsid w:val="000B76D6"/>
    <w:rsid w:val="000B7ABE"/>
    <w:rsid w:val="000B7CF8"/>
    <w:rsid w:val="000B7D87"/>
    <w:rsid w:val="000B7E3A"/>
    <w:rsid w:val="000C02A0"/>
    <w:rsid w:val="000C02B5"/>
    <w:rsid w:val="000C036C"/>
    <w:rsid w:val="000C03E2"/>
    <w:rsid w:val="000C073B"/>
    <w:rsid w:val="000C08FF"/>
    <w:rsid w:val="000C0A53"/>
    <w:rsid w:val="000C0BFD"/>
    <w:rsid w:val="000C0E20"/>
    <w:rsid w:val="000C1003"/>
    <w:rsid w:val="000C10D1"/>
    <w:rsid w:val="000C10D4"/>
    <w:rsid w:val="000C1193"/>
    <w:rsid w:val="000C11ED"/>
    <w:rsid w:val="000C128F"/>
    <w:rsid w:val="000C173E"/>
    <w:rsid w:val="000C1850"/>
    <w:rsid w:val="000C1962"/>
    <w:rsid w:val="000C1DD1"/>
    <w:rsid w:val="000C1DFF"/>
    <w:rsid w:val="000C1E49"/>
    <w:rsid w:val="000C1EC8"/>
    <w:rsid w:val="000C22E9"/>
    <w:rsid w:val="000C25BE"/>
    <w:rsid w:val="000C27BF"/>
    <w:rsid w:val="000C2AA0"/>
    <w:rsid w:val="000C2B43"/>
    <w:rsid w:val="000C2F0C"/>
    <w:rsid w:val="000C330D"/>
    <w:rsid w:val="000C38C2"/>
    <w:rsid w:val="000C39DC"/>
    <w:rsid w:val="000C3BAF"/>
    <w:rsid w:val="000C3D69"/>
    <w:rsid w:val="000C3DFD"/>
    <w:rsid w:val="000C3E46"/>
    <w:rsid w:val="000C4411"/>
    <w:rsid w:val="000C4462"/>
    <w:rsid w:val="000C45CE"/>
    <w:rsid w:val="000C48E7"/>
    <w:rsid w:val="000C49E2"/>
    <w:rsid w:val="000C4BAE"/>
    <w:rsid w:val="000C4E50"/>
    <w:rsid w:val="000C5009"/>
    <w:rsid w:val="000C51E7"/>
    <w:rsid w:val="000C5456"/>
    <w:rsid w:val="000C55E0"/>
    <w:rsid w:val="000C5AF4"/>
    <w:rsid w:val="000C5B25"/>
    <w:rsid w:val="000C5ED1"/>
    <w:rsid w:val="000C6176"/>
    <w:rsid w:val="000C61EE"/>
    <w:rsid w:val="000C61F7"/>
    <w:rsid w:val="000C633F"/>
    <w:rsid w:val="000C64A9"/>
    <w:rsid w:val="000C6686"/>
    <w:rsid w:val="000C66FA"/>
    <w:rsid w:val="000C673F"/>
    <w:rsid w:val="000C6C63"/>
    <w:rsid w:val="000C6D96"/>
    <w:rsid w:val="000C6ECE"/>
    <w:rsid w:val="000C7135"/>
    <w:rsid w:val="000C7602"/>
    <w:rsid w:val="000C77B5"/>
    <w:rsid w:val="000C7917"/>
    <w:rsid w:val="000C7929"/>
    <w:rsid w:val="000C7BAD"/>
    <w:rsid w:val="000D00B2"/>
    <w:rsid w:val="000D035D"/>
    <w:rsid w:val="000D037C"/>
    <w:rsid w:val="000D05BE"/>
    <w:rsid w:val="000D06F5"/>
    <w:rsid w:val="000D084E"/>
    <w:rsid w:val="000D0855"/>
    <w:rsid w:val="000D09C3"/>
    <w:rsid w:val="000D0A92"/>
    <w:rsid w:val="000D0AB6"/>
    <w:rsid w:val="000D0B3E"/>
    <w:rsid w:val="000D0E64"/>
    <w:rsid w:val="000D1135"/>
    <w:rsid w:val="000D137A"/>
    <w:rsid w:val="000D14F3"/>
    <w:rsid w:val="000D15D2"/>
    <w:rsid w:val="000D176D"/>
    <w:rsid w:val="000D178C"/>
    <w:rsid w:val="000D1E43"/>
    <w:rsid w:val="000D203A"/>
    <w:rsid w:val="000D20F2"/>
    <w:rsid w:val="000D218A"/>
    <w:rsid w:val="000D231A"/>
    <w:rsid w:val="000D29DD"/>
    <w:rsid w:val="000D2A8C"/>
    <w:rsid w:val="000D2AD8"/>
    <w:rsid w:val="000D2AEB"/>
    <w:rsid w:val="000D2B70"/>
    <w:rsid w:val="000D2BD1"/>
    <w:rsid w:val="000D2DF2"/>
    <w:rsid w:val="000D32BA"/>
    <w:rsid w:val="000D3631"/>
    <w:rsid w:val="000D37B3"/>
    <w:rsid w:val="000D3AB5"/>
    <w:rsid w:val="000D3B18"/>
    <w:rsid w:val="000D3B31"/>
    <w:rsid w:val="000D3E40"/>
    <w:rsid w:val="000D3E92"/>
    <w:rsid w:val="000D41C5"/>
    <w:rsid w:val="000D4223"/>
    <w:rsid w:val="000D4250"/>
    <w:rsid w:val="000D451B"/>
    <w:rsid w:val="000D4522"/>
    <w:rsid w:val="000D45A3"/>
    <w:rsid w:val="000D4C7F"/>
    <w:rsid w:val="000D50BF"/>
    <w:rsid w:val="000D5301"/>
    <w:rsid w:val="000D55CF"/>
    <w:rsid w:val="000D568E"/>
    <w:rsid w:val="000D5805"/>
    <w:rsid w:val="000D585B"/>
    <w:rsid w:val="000D5A72"/>
    <w:rsid w:val="000D5CD9"/>
    <w:rsid w:val="000D5E52"/>
    <w:rsid w:val="000D62CB"/>
    <w:rsid w:val="000D62D8"/>
    <w:rsid w:val="000D62EF"/>
    <w:rsid w:val="000D6301"/>
    <w:rsid w:val="000D6305"/>
    <w:rsid w:val="000D64C8"/>
    <w:rsid w:val="000D6576"/>
    <w:rsid w:val="000D6848"/>
    <w:rsid w:val="000D6860"/>
    <w:rsid w:val="000D699D"/>
    <w:rsid w:val="000D6B2D"/>
    <w:rsid w:val="000D6D9C"/>
    <w:rsid w:val="000D6E77"/>
    <w:rsid w:val="000D741B"/>
    <w:rsid w:val="000D748A"/>
    <w:rsid w:val="000D75F0"/>
    <w:rsid w:val="000D7A37"/>
    <w:rsid w:val="000D7B28"/>
    <w:rsid w:val="000E0071"/>
    <w:rsid w:val="000E00AB"/>
    <w:rsid w:val="000E0144"/>
    <w:rsid w:val="000E01FE"/>
    <w:rsid w:val="000E0398"/>
    <w:rsid w:val="000E0451"/>
    <w:rsid w:val="000E05D7"/>
    <w:rsid w:val="000E077D"/>
    <w:rsid w:val="000E07E7"/>
    <w:rsid w:val="000E09F9"/>
    <w:rsid w:val="000E0B25"/>
    <w:rsid w:val="000E0EE9"/>
    <w:rsid w:val="000E0FB4"/>
    <w:rsid w:val="000E1029"/>
    <w:rsid w:val="000E10FB"/>
    <w:rsid w:val="000E136A"/>
    <w:rsid w:val="000E13AD"/>
    <w:rsid w:val="000E1488"/>
    <w:rsid w:val="000E14CB"/>
    <w:rsid w:val="000E1729"/>
    <w:rsid w:val="000E1782"/>
    <w:rsid w:val="000E1990"/>
    <w:rsid w:val="000E1993"/>
    <w:rsid w:val="000E1BCD"/>
    <w:rsid w:val="000E1C77"/>
    <w:rsid w:val="000E1D48"/>
    <w:rsid w:val="000E1DEE"/>
    <w:rsid w:val="000E1E9E"/>
    <w:rsid w:val="000E20E9"/>
    <w:rsid w:val="000E2231"/>
    <w:rsid w:val="000E242E"/>
    <w:rsid w:val="000E25CF"/>
    <w:rsid w:val="000E2DF1"/>
    <w:rsid w:val="000E2E7A"/>
    <w:rsid w:val="000E2FC9"/>
    <w:rsid w:val="000E30CF"/>
    <w:rsid w:val="000E32FC"/>
    <w:rsid w:val="000E337B"/>
    <w:rsid w:val="000E3714"/>
    <w:rsid w:val="000E37AB"/>
    <w:rsid w:val="000E3917"/>
    <w:rsid w:val="000E3BC8"/>
    <w:rsid w:val="000E3C39"/>
    <w:rsid w:val="000E3FFD"/>
    <w:rsid w:val="000E403A"/>
    <w:rsid w:val="000E424F"/>
    <w:rsid w:val="000E4447"/>
    <w:rsid w:val="000E4491"/>
    <w:rsid w:val="000E453D"/>
    <w:rsid w:val="000E45DF"/>
    <w:rsid w:val="000E47D8"/>
    <w:rsid w:val="000E48B4"/>
    <w:rsid w:val="000E4ACA"/>
    <w:rsid w:val="000E4B2A"/>
    <w:rsid w:val="000E4D5B"/>
    <w:rsid w:val="000E500A"/>
    <w:rsid w:val="000E5BFA"/>
    <w:rsid w:val="000E5CB3"/>
    <w:rsid w:val="000E5E3C"/>
    <w:rsid w:val="000E5E75"/>
    <w:rsid w:val="000E5F14"/>
    <w:rsid w:val="000E5F36"/>
    <w:rsid w:val="000E6104"/>
    <w:rsid w:val="000E6105"/>
    <w:rsid w:val="000E6664"/>
    <w:rsid w:val="000E673B"/>
    <w:rsid w:val="000E7092"/>
    <w:rsid w:val="000E7273"/>
    <w:rsid w:val="000E7363"/>
    <w:rsid w:val="000E73FA"/>
    <w:rsid w:val="000E760D"/>
    <w:rsid w:val="000E77D7"/>
    <w:rsid w:val="000E7943"/>
    <w:rsid w:val="000E7B7D"/>
    <w:rsid w:val="000E7C0C"/>
    <w:rsid w:val="000E7C67"/>
    <w:rsid w:val="000E7D75"/>
    <w:rsid w:val="000E7F26"/>
    <w:rsid w:val="000F00B0"/>
    <w:rsid w:val="000F00DE"/>
    <w:rsid w:val="000F021C"/>
    <w:rsid w:val="000F07D1"/>
    <w:rsid w:val="000F0DE1"/>
    <w:rsid w:val="000F0F1F"/>
    <w:rsid w:val="000F1364"/>
    <w:rsid w:val="000F13DA"/>
    <w:rsid w:val="000F1768"/>
    <w:rsid w:val="000F1B2B"/>
    <w:rsid w:val="000F1B42"/>
    <w:rsid w:val="000F1C7F"/>
    <w:rsid w:val="000F1FEE"/>
    <w:rsid w:val="000F2260"/>
    <w:rsid w:val="000F2532"/>
    <w:rsid w:val="000F2580"/>
    <w:rsid w:val="000F2596"/>
    <w:rsid w:val="000F2A79"/>
    <w:rsid w:val="000F2C5B"/>
    <w:rsid w:val="000F3227"/>
    <w:rsid w:val="000F32A9"/>
    <w:rsid w:val="000F37B1"/>
    <w:rsid w:val="000F37C7"/>
    <w:rsid w:val="000F39B4"/>
    <w:rsid w:val="000F39F7"/>
    <w:rsid w:val="000F3B31"/>
    <w:rsid w:val="000F3D24"/>
    <w:rsid w:val="000F3DBE"/>
    <w:rsid w:val="000F40BD"/>
    <w:rsid w:val="000F4160"/>
    <w:rsid w:val="000F4223"/>
    <w:rsid w:val="000F4450"/>
    <w:rsid w:val="000F4512"/>
    <w:rsid w:val="000F451F"/>
    <w:rsid w:val="000F4566"/>
    <w:rsid w:val="000F46D1"/>
    <w:rsid w:val="000F4859"/>
    <w:rsid w:val="000F4D44"/>
    <w:rsid w:val="000F5168"/>
    <w:rsid w:val="000F5599"/>
    <w:rsid w:val="000F564D"/>
    <w:rsid w:val="000F571B"/>
    <w:rsid w:val="000F579C"/>
    <w:rsid w:val="000F5921"/>
    <w:rsid w:val="000F5A1F"/>
    <w:rsid w:val="000F5BB0"/>
    <w:rsid w:val="000F5CF5"/>
    <w:rsid w:val="000F5DD8"/>
    <w:rsid w:val="000F5E79"/>
    <w:rsid w:val="000F5FC1"/>
    <w:rsid w:val="000F6004"/>
    <w:rsid w:val="000F600E"/>
    <w:rsid w:val="000F61EA"/>
    <w:rsid w:val="000F6412"/>
    <w:rsid w:val="000F64ED"/>
    <w:rsid w:val="000F65D3"/>
    <w:rsid w:val="000F6ACE"/>
    <w:rsid w:val="000F6C1D"/>
    <w:rsid w:val="000F6EEF"/>
    <w:rsid w:val="000F6F7E"/>
    <w:rsid w:val="000F6F8B"/>
    <w:rsid w:val="000F71B3"/>
    <w:rsid w:val="000F71F0"/>
    <w:rsid w:val="000F7248"/>
    <w:rsid w:val="000F7536"/>
    <w:rsid w:val="000F777D"/>
    <w:rsid w:val="000F7782"/>
    <w:rsid w:val="000F7960"/>
    <w:rsid w:val="000F796A"/>
    <w:rsid w:val="000F797B"/>
    <w:rsid w:val="000F7A51"/>
    <w:rsid w:val="000F7B08"/>
    <w:rsid w:val="000F7C78"/>
    <w:rsid w:val="000F7D4A"/>
    <w:rsid w:val="000F7DD4"/>
    <w:rsid w:val="000F7DE0"/>
    <w:rsid w:val="000F7E62"/>
    <w:rsid w:val="00100359"/>
    <w:rsid w:val="001005B8"/>
    <w:rsid w:val="001006CE"/>
    <w:rsid w:val="001009FC"/>
    <w:rsid w:val="00100B1D"/>
    <w:rsid w:val="00100C5A"/>
    <w:rsid w:val="00100ED9"/>
    <w:rsid w:val="00101489"/>
    <w:rsid w:val="0010150B"/>
    <w:rsid w:val="001016A9"/>
    <w:rsid w:val="001019F2"/>
    <w:rsid w:val="00101A06"/>
    <w:rsid w:val="00101A21"/>
    <w:rsid w:val="00101D3A"/>
    <w:rsid w:val="00101D92"/>
    <w:rsid w:val="001022E4"/>
    <w:rsid w:val="001024C9"/>
    <w:rsid w:val="00102787"/>
    <w:rsid w:val="00102924"/>
    <w:rsid w:val="00102960"/>
    <w:rsid w:val="00102A4C"/>
    <w:rsid w:val="00102E1C"/>
    <w:rsid w:val="00102E8E"/>
    <w:rsid w:val="00103048"/>
    <w:rsid w:val="00103080"/>
    <w:rsid w:val="00103339"/>
    <w:rsid w:val="001037BD"/>
    <w:rsid w:val="00103858"/>
    <w:rsid w:val="00103863"/>
    <w:rsid w:val="00103A3A"/>
    <w:rsid w:val="00103C6A"/>
    <w:rsid w:val="00103EB5"/>
    <w:rsid w:val="00103EBC"/>
    <w:rsid w:val="0010409B"/>
    <w:rsid w:val="001041D3"/>
    <w:rsid w:val="00104200"/>
    <w:rsid w:val="00104418"/>
    <w:rsid w:val="001044F0"/>
    <w:rsid w:val="00104674"/>
    <w:rsid w:val="00104724"/>
    <w:rsid w:val="0010485E"/>
    <w:rsid w:val="00105244"/>
    <w:rsid w:val="0010532F"/>
    <w:rsid w:val="00105367"/>
    <w:rsid w:val="00105477"/>
    <w:rsid w:val="001054C2"/>
    <w:rsid w:val="00105A90"/>
    <w:rsid w:val="00105B97"/>
    <w:rsid w:val="00105EF0"/>
    <w:rsid w:val="001062F9"/>
    <w:rsid w:val="0010636F"/>
    <w:rsid w:val="00106AF7"/>
    <w:rsid w:val="00106D9A"/>
    <w:rsid w:val="00106EC3"/>
    <w:rsid w:val="0010711D"/>
    <w:rsid w:val="0010769E"/>
    <w:rsid w:val="0010790E"/>
    <w:rsid w:val="00107AD1"/>
    <w:rsid w:val="00107B14"/>
    <w:rsid w:val="00107D40"/>
    <w:rsid w:val="00107E00"/>
    <w:rsid w:val="00107F32"/>
    <w:rsid w:val="00110231"/>
    <w:rsid w:val="00110265"/>
    <w:rsid w:val="0011068B"/>
    <w:rsid w:val="001107E8"/>
    <w:rsid w:val="00110B6D"/>
    <w:rsid w:val="00111563"/>
    <w:rsid w:val="0011162A"/>
    <w:rsid w:val="001118DB"/>
    <w:rsid w:val="00111DA9"/>
    <w:rsid w:val="00111E45"/>
    <w:rsid w:val="00112077"/>
    <w:rsid w:val="0011208B"/>
    <w:rsid w:val="0011229E"/>
    <w:rsid w:val="001122CD"/>
    <w:rsid w:val="001124BB"/>
    <w:rsid w:val="00112741"/>
    <w:rsid w:val="00112976"/>
    <w:rsid w:val="00112BF1"/>
    <w:rsid w:val="001131AA"/>
    <w:rsid w:val="00113361"/>
    <w:rsid w:val="001133F4"/>
    <w:rsid w:val="001133F8"/>
    <w:rsid w:val="001136E4"/>
    <w:rsid w:val="00113988"/>
    <w:rsid w:val="0011399F"/>
    <w:rsid w:val="00113B19"/>
    <w:rsid w:val="00113BA7"/>
    <w:rsid w:val="00113D1C"/>
    <w:rsid w:val="00113DE1"/>
    <w:rsid w:val="00113FC0"/>
    <w:rsid w:val="001141B8"/>
    <w:rsid w:val="001141E7"/>
    <w:rsid w:val="001143F5"/>
    <w:rsid w:val="0011477B"/>
    <w:rsid w:val="001147F3"/>
    <w:rsid w:val="00114BB2"/>
    <w:rsid w:val="00114EB6"/>
    <w:rsid w:val="001154FB"/>
    <w:rsid w:val="001155E6"/>
    <w:rsid w:val="00115650"/>
    <w:rsid w:val="001156EC"/>
    <w:rsid w:val="00115A95"/>
    <w:rsid w:val="00115B32"/>
    <w:rsid w:val="00115C46"/>
    <w:rsid w:val="00115F0D"/>
    <w:rsid w:val="001169AB"/>
    <w:rsid w:val="0011743F"/>
    <w:rsid w:val="0011751C"/>
    <w:rsid w:val="001176C0"/>
    <w:rsid w:val="0011783B"/>
    <w:rsid w:val="00117928"/>
    <w:rsid w:val="00117990"/>
    <w:rsid w:val="001179DD"/>
    <w:rsid w:val="00117BF9"/>
    <w:rsid w:val="00117C1C"/>
    <w:rsid w:val="00117DFA"/>
    <w:rsid w:val="00117EBA"/>
    <w:rsid w:val="00120601"/>
    <w:rsid w:val="00120662"/>
    <w:rsid w:val="00120687"/>
    <w:rsid w:val="00120AF4"/>
    <w:rsid w:val="00120BAB"/>
    <w:rsid w:val="00120C16"/>
    <w:rsid w:val="00120D36"/>
    <w:rsid w:val="00121186"/>
    <w:rsid w:val="001212C6"/>
    <w:rsid w:val="001215DB"/>
    <w:rsid w:val="00121A76"/>
    <w:rsid w:val="00121AC2"/>
    <w:rsid w:val="00121B26"/>
    <w:rsid w:val="00121B49"/>
    <w:rsid w:val="00121BFB"/>
    <w:rsid w:val="00121CFB"/>
    <w:rsid w:val="0012216F"/>
    <w:rsid w:val="001222C2"/>
    <w:rsid w:val="001223B2"/>
    <w:rsid w:val="00122954"/>
    <w:rsid w:val="00122B5D"/>
    <w:rsid w:val="00122D1A"/>
    <w:rsid w:val="00122EF7"/>
    <w:rsid w:val="001230DE"/>
    <w:rsid w:val="001231BE"/>
    <w:rsid w:val="001232E8"/>
    <w:rsid w:val="00123352"/>
    <w:rsid w:val="0012385E"/>
    <w:rsid w:val="001238D3"/>
    <w:rsid w:val="00124107"/>
    <w:rsid w:val="0012411F"/>
    <w:rsid w:val="00124333"/>
    <w:rsid w:val="0012433B"/>
    <w:rsid w:val="00124346"/>
    <w:rsid w:val="0012446C"/>
    <w:rsid w:val="00124775"/>
    <w:rsid w:val="00124C0E"/>
    <w:rsid w:val="00124DC5"/>
    <w:rsid w:val="00124E88"/>
    <w:rsid w:val="0012503A"/>
    <w:rsid w:val="001250EF"/>
    <w:rsid w:val="00125200"/>
    <w:rsid w:val="001253C5"/>
    <w:rsid w:val="00125C87"/>
    <w:rsid w:val="001264C0"/>
    <w:rsid w:val="00126653"/>
    <w:rsid w:val="0012668F"/>
    <w:rsid w:val="001266F6"/>
    <w:rsid w:val="00126712"/>
    <w:rsid w:val="00126AE9"/>
    <w:rsid w:val="00126DA6"/>
    <w:rsid w:val="00126E22"/>
    <w:rsid w:val="00126EAB"/>
    <w:rsid w:val="00126FB0"/>
    <w:rsid w:val="00127067"/>
    <w:rsid w:val="001271A9"/>
    <w:rsid w:val="00127315"/>
    <w:rsid w:val="001276F7"/>
    <w:rsid w:val="001277D0"/>
    <w:rsid w:val="00127B5A"/>
    <w:rsid w:val="00127E82"/>
    <w:rsid w:val="00127E83"/>
    <w:rsid w:val="00130189"/>
    <w:rsid w:val="001301EC"/>
    <w:rsid w:val="0013049D"/>
    <w:rsid w:val="0013058D"/>
    <w:rsid w:val="001309F8"/>
    <w:rsid w:val="00130E76"/>
    <w:rsid w:val="00130FF0"/>
    <w:rsid w:val="001313E6"/>
    <w:rsid w:val="001315F0"/>
    <w:rsid w:val="001316EB"/>
    <w:rsid w:val="00131812"/>
    <w:rsid w:val="00131980"/>
    <w:rsid w:val="00131A90"/>
    <w:rsid w:val="00132085"/>
    <w:rsid w:val="001322EC"/>
    <w:rsid w:val="0013234D"/>
    <w:rsid w:val="00132375"/>
    <w:rsid w:val="001324AC"/>
    <w:rsid w:val="0013281D"/>
    <w:rsid w:val="00132E00"/>
    <w:rsid w:val="00132F76"/>
    <w:rsid w:val="00132FCE"/>
    <w:rsid w:val="00133036"/>
    <w:rsid w:val="0013307B"/>
    <w:rsid w:val="00133101"/>
    <w:rsid w:val="0013310D"/>
    <w:rsid w:val="00133304"/>
    <w:rsid w:val="00133595"/>
    <w:rsid w:val="001337BE"/>
    <w:rsid w:val="001337F6"/>
    <w:rsid w:val="001338A8"/>
    <w:rsid w:val="00133932"/>
    <w:rsid w:val="0013395D"/>
    <w:rsid w:val="00133AD8"/>
    <w:rsid w:val="00133BD5"/>
    <w:rsid w:val="00133E61"/>
    <w:rsid w:val="00133FC4"/>
    <w:rsid w:val="00134018"/>
    <w:rsid w:val="00134020"/>
    <w:rsid w:val="001341F8"/>
    <w:rsid w:val="001344C7"/>
    <w:rsid w:val="00134636"/>
    <w:rsid w:val="001347FD"/>
    <w:rsid w:val="001348C6"/>
    <w:rsid w:val="001348F2"/>
    <w:rsid w:val="0013492F"/>
    <w:rsid w:val="00134D46"/>
    <w:rsid w:val="00134E43"/>
    <w:rsid w:val="00134E78"/>
    <w:rsid w:val="00134E8C"/>
    <w:rsid w:val="00134EC0"/>
    <w:rsid w:val="00135312"/>
    <w:rsid w:val="001353C4"/>
    <w:rsid w:val="0013545D"/>
    <w:rsid w:val="0013554D"/>
    <w:rsid w:val="00135803"/>
    <w:rsid w:val="001358B3"/>
    <w:rsid w:val="00135BED"/>
    <w:rsid w:val="00135D57"/>
    <w:rsid w:val="00135E2D"/>
    <w:rsid w:val="00136156"/>
    <w:rsid w:val="00136167"/>
    <w:rsid w:val="0013629E"/>
    <w:rsid w:val="0013682E"/>
    <w:rsid w:val="001368DF"/>
    <w:rsid w:val="00136C73"/>
    <w:rsid w:val="00136CB1"/>
    <w:rsid w:val="00137442"/>
    <w:rsid w:val="0013750A"/>
    <w:rsid w:val="00137521"/>
    <w:rsid w:val="0013776F"/>
    <w:rsid w:val="00137800"/>
    <w:rsid w:val="00137A0D"/>
    <w:rsid w:val="00137A62"/>
    <w:rsid w:val="00137B15"/>
    <w:rsid w:val="00137EBB"/>
    <w:rsid w:val="00137FAA"/>
    <w:rsid w:val="00137FE9"/>
    <w:rsid w:val="0014014E"/>
    <w:rsid w:val="001401C0"/>
    <w:rsid w:val="001402ED"/>
    <w:rsid w:val="00140379"/>
    <w:rsid w:val="001403F8"/>
    <w:rsid w:val="00140472"/>
    <w:rsid w:val="00140A3F"/>
    <w:rsid w:val="00140BC5"/>
    <w:rsid w:val="00140E65"/>
    <w:rsid w:val="00141150"/>
    <w:rsid w:val="00141519"/>
    <w:rsid w:val="001415C2"/>
    <w:rsid w:val="00141762"/>
    <w:rsid w:val="00141ECF"/>
    <w:rsid w:val="00142179"/>
    <w:rsid w:val="00142260"/>
    <w:rsid w:val="00142280"/>
    <w:rsid w:val="001422D4"/>
    <w:rsid w:val="0014263A"/>
    <w:rsid w:val="00142794"/>
    <w:rsid w:val="001428DD"/>
    <w:rsid w:val="00142922"/>
    <w:rsid w:val="00142B09"/>
    <w:rsid w:val="00142DA0"/>
    <w:rsid w:val="00142E83"/>
    <w:rsid w:val="00143162"/>
    <w:rsid w:val="00143560"/>
    <w:rsid w:val="001437B0"/>
    <w:rsid w:val="00143922"/>
    <w:rsid w:val="00143A7A"/>
    <w:rsid w:val="00143C00"/>
    <w:rsid w:val="00143F59"/>
    <w:rsid w:val="00143FE4"/>
    <w:rsid w:val="00144464"/>
    <w:rsid w:val="00144545"/>
    <w:rsid w:val="001449D3"/>
    <w:rsid w:val="00144A26"/>
    <w:rsid w:val="00144B06"/>
    <w:rsid w:val="00144B63"/>
    <w:rsid w:val="00144B82"/>
    <w:rsid w:val="00144B89"/>
    <w:rsid w:val="00144BBD"/>
    <w:rsid w:val="00145044"/>
    <w:rsid w:val="00145068"/>
    <w:rsid w:val="001451B5"/>
    <w:rsid w:val="00145387"/>
    <w:rsid w:val="00145529"/>
    <w:rsid w:val="001456CD"/>
    <w:rsid w:val="00145751"/>
    <w:rsid w:val="001459A4"/>
    <w:rsid w:val="001459CA"/>
    <w:rsid w:val="00145DC0"/>
    <w:rsid w:val="00145F3F"/>
    <w:rsid w:val="0014650F"/>
    <w:rsid w:val="001466D4"/>
    <w:rsid w:val="001466F5"/>
    <w:rsid w:val="0014674B"/>
    <w:rsid w:val="00146C57"/>
    <w:rsid w:val="00146D15"/>
    <w:rsid w:val="00146F7E"/>
    <w:rsid w:val="00146FB7"/>
    <w:rsid w:val="0014769E"/>
    <w:rsid w:val="001479A8"/>
    <w:rsid w:val="00147F6A"/>
    <w:rsid w:val="00150203"/>
    <w:rsid w:val="0015029C"/>
    <w:rsid w:val="001502E0"/>
    <w:rsid w:val="001503E0"/>
    <w:rsid w:val="00150984"/>
    <w:rsid w:val="001509C8"/>
    <w:rsid w:val="001509FE"/>
    <w:rsid w:val="001510E3"/>
    <w:rsid w:val="00151394"/>
    <w:rsid w:val="001513BC"/>
    <w:rsid w:val="001515D1"/>
    <w:rsid w:val="00151AB4"/>
    <w:rsid w:val="00151ECA"/>
    <w:rsid w:val="0015208A"/>
    <w:rsid w:val="00152592"/>
    <w:rsid w:val="00152634"/>
    <w:rsid w:val="001526D5"/>
    <w:rsid w:val="001526FD"/>
    <w:rsid w:val="00152A38"/>
    <w:rsid w:val="00152A87"/>
    <w:rsid w:val="00152AC4"/>
    <w:rsid w:val="00152AE5"/>
    <w:rsid w:val="00152C7E"/>
    <w:rsid w:val="00153287"/>
    <w:rsid w:val="00153432"/>
    <w:rsid w:val="001536E3"/>
    <w:rsid w:val="00153F89"/>
    <w:rsid w:val="0015408F"/>
    <w:rsid w:val="0015422D"/>
    <w:rsid w:val="001542A6"/>
    <w:rsid w:val="0015441D"/>
    <w:rsid w:val="00154636"/>
    <w:rsid w:val="00154747"/>
    <w:rsid w:val="001548C0"/>
    <w:rsid w:val="00154B8B"/>
    <w:rsid w:val="00154DA2"/>
    <w:rsid w:val="00154FF9"/>
    <w:rsid w:val="001552DA"/>
    <w:rsid w:val="0015540B"/>
    <w:rsid w:val="00155414"/>
    <w:rsid w:val="00155A42"/>
    <w:rsid w:val="00155A5A"/>
    <w:rsid w:val="00155D80"/>
    <w:rsid w:val="00155F0D"/>
    <w:rsid w:val="00156511"/>
    <w:rsid w:val="0015656E"/>
    <w:rsid w:val="00156582"/>
    <w:rsid w:val="001565EB"/>
    <w:rsid w:val="00156A06"/>
    <w:rsid w:val="00156A97"/>
    <w:rsid w:val="00156AD6"/>
    <w:rsid w:val="00156E4A"/>
    <w:rsid w:val="0015760A"/>
    <w:rsid w:val="00157671"/>
    <w:rsid w:val="00157932"/>
    <w:rsid w:val="00157968"/>
    <w:rsid w:val="00157998"/>
    <w:rsid w:val="00157BA3"/>
    <w:rsid w:val="00157C3A"/>
    <w:rsid w:val="00157D53"/>
    <w:rsid w:val="0016006C"/>
    <w:rsid w:val="001602DE"/>
    <w:rsid w:val="00160415"/>
    <w:rsid w:val="00160629"/>
    <w:rsid w:val="00160736"/>
    <w:rsid w:val="00160912"/>
    <w:rsid w:val="00160958"/>
    <w:rsid w:val="00160C19"/>
    <w:rsid w:val="00160D93"/>
    <w:rsid w:val="00160E0A"/>
    <w:rsid w:val="00160F74"/>
    <w:rsid w:val="001611D3"/>
    <w:rsid w:val="00161545"/>
    <w:rsid w:val="001616C6"/>
    <w:rsid w:val="00161764"/>
    <w:rsid w:val="001619C6"/>
    <w:rsid w:val="00161BF2"/>
    <w:rsid w:val="00161C13"/>
    <w:rsid w:val="00162436"/>
    <w:rsid w:val="00162940"/>
    <w:rsid w:val="001629D6"/>
    <w:rsid w:val="00162D2A"/>
    <w:rsid w:val="00162D33"/>
    <w:rsid w:val="00162E66"/>
    <w:rsid w:val="00162FC2"/>
    <w:rsid w:val="00163029"/>
    <w:rsid w:val="0016303B"/>
    <w:rsid w:val="001630B7"/>
    <w:rsid w:val="001630C0"/>
    <w:rsid w:val="00163109"/>
    <w:rsid w:val="00163204"/>
    <w:rsid w:val="0016342B"/>
    <w:rsid w:val="00163772"/>
    <w:rsid w:val="00163A1A"/>
    <w:rsid w:val="00163A44"/>
    <w:rsid w:val="00163B62"/>
    <w:rsid w:val="00163C05"/>
    <w:rsid w:val="00163C2E"/>
    <w:rsid w:val="0016402C"/>
    <w:rsid w:val="00164370"/>
    <w:rsid w:val="00164393"/>
    <w:rsid w:val="001644F5"/>
    <w:rsid w:val="001645C0"/>
    <w:rsid w:val="00164790"/>
    <w:rsid w:val="00164E91"/>
    <w:rsid w:val="00165200"/>
    <w:rsid w:val="001653BD"/>
    <w:rsid w:val="0016580C"/>
    <w:rsid w:val="00165835"/>
    <w:rsid w:val="001658A0"/>
    <w:rsid w:val="001658F1"/>
    <w:rsid w:val="00165979"/>
    <w:rsid w:val="00165A42"/>
    <w:rsid w:val="00165ABC"/>
    <w:rsid w:val="00165AC3"/>
    <w:rsid w:val="00165C5F"/>
    <w:rsid w:val="00165D25"/>
    <w:rsid w:val="00165D64"/>
    <w:rsid w:val="00165DE9"/>
    <w:rsid w:val="00165E67"/>
    <w:rsid w:val="00165EBE"/>
    <w:rsid w:val="00166026"/>
    <w:rsid w:val="001661CD"/>
    <w:rsid w:val="00166630"/>
    <w:rsid w:val="00166727"/>
    <w:rsid w:val="001668BE"/>
    <w:rsid w:val="00166B85"/>
    <w:rsid w:val="00166C73"/>
    <w:rsid w:val="00166E52"/>
    <w:rsid w:val="00167094"/>
    <w:rsid w:val="001671FA"/>
    <w:rsid w:val="001674C8"/>
    <w:rsid w:val="0016752E"/>
    <w:rsid w:val="001677CD"/>
    <w:rsid w:val="001677E8"/>
    <w:rsid w:val="00167942"/>
    <w:rsid w:val="00167C13"/>
    <w:rsid w:val="00167EC7"/>
    <w:rsid w:val="00167F1E"/>
    <w:rsid w:val="00170335"/>
    <w:rsid w:val="00170415"/>
    <w:rsid w:val="001704B0"/>
    <w:rsid w:val="00170A47"/>
    <w:rsid w:val="00170D49"/>
    <w:rsid w:val="00171223"/>
    <w:rsid w:val="00171497"/>
    <w:rsid w:val="00171516"/>
    <w:rsid w:val="001715C5"/>
    <w:rsid w:val="0017174E"/>
    <w:rsid w:val="00171838"/>
    <w:rsid w:val="001718DF"/>
    <w:rsid w:val="00171BE7"/>
    <w:rsid w:val="00171C2A"/>
    <w:rsid w:val="00171DEE"/>
    <w:rsid w:val="0017214A"/>
    <w:rsid w:val="001721EB"/>
    <w:rsid w:val="00172203"/>
    <w:rsid w:val="00172274"/>
    <w:rsid w:val="001722F7"/>
    <w:rsid w:val="001726B7"/>
    <w:rsid w:val="0017276C"/>
    <w:rsid w:val="00172898"/>
    <w:rsid w:val="00172D3D"/>
    <w:rsid w:val="00172EF7"/>
    <w:rsid w:val="00172F4F"/>
    <w:rsid w:val="00172FDE"/>
    <w:rsid w:val="00173026"/>
    <w:rsid w:val="001739FC"/>
    <w:rsid w:val="00173C89"/>
    <w:rsid w:val="00173D90"/>
    <w:rsid w:val="00173DFA"/>
    <w:rsid w:val="00173E22"/>
    <w:rsid w:val="00173F6D"/>
    <w:rsid w:val="00174049"/>
    <w:rsid w:val="00174668"/>
    <w:rsid w:val="0017472E"/>
    <w:rsid w:val="00174A06"/>
    <w:rsid w:val="00174A74"/>
    <w:rsid w:val="00174C62"/>
    <w:rsid w:val="00174D6A"/>
    <w:rsid w:val="00174F16"/>
    <w:rsid w:val="0017500D"/>
    <w:rsid w:val="00175220"/>
    <w:rsid w:val="001752EE"/>
    <w:rsid w:val="00175310"/>
    <w:rsid w:val="001753F3"/>
    <w:rsid w:val="001754F8"/>
    <w:rsid w:val="0017564D"/>
    <w:rsid w:val="00175867"/>
    <w:rsid w:val="00175992"/>
    <w:rsid w:val="00175A8E"/>
    <w:rsid w:val="00175ABF"/>
    <w:rsid w:val="00175ACA"/>
    <w:rsid w:val="00175C45"/>
    <w:rsid w:val="00175FF3"/>
    <w:rsid w:val="00176593"/>
    <w:rsid w:val="0017661F"/>
    <w:rsid w:val="0017666A"/>
    <w:rsid w:val="001767FC"/>
    <w:rsid w:val="00176900"/>
    <w:rsid w:val="001769D8"/>
    <w:rsid w:val="001769F1"/>
    <w:rsid w:val="00176C74"/>
    <w:rsid w:val="00176CD3"/>
    <w:rsid w:val="00176EC8"/>
    <w:rsid w:val="00176ED6"/>
    <w:rsid w:val="00176FD4"/>
    <w:rsid w:val="001771BF"/>
    <w:rsid w:val="0017737A"/>
    <w:rsid w:val="001776C4"/>
    <w:rsid w:val="001776FD"/>
    <w:rsid w:val="00177AEC"/>
    <w:rsid w:val="00177ED0"/>
    <w:rsid w:val="00177FB6"/>
    <w:rsid w:val="00177FC5"/>
    <w:rsid w:val="00180117"/>
    <w:rsid w:val="00180349"/>
    <w:rsid w:val="0018044F"/>
    <w:rsid w:val="001804A9"/>
    <w:rsid w:val="001804EC"/>
    <w:rsid w:val="00180562"/>
    <w:rsid w:val="001805C3"/>
    <w:rsid w:val="0018063E"/>
    <w:rsid w:val="00180E18"/>
    <w:rsid w:val="00180FE8"/>
    <w:rsid w:val="001813E0"/>
    <w:rsid w:val="0018157A"/>
    <w:rsid w:val="00181805"/>
    <w:rsid w:val="00181AC8"/>
    <w:rsid w:val="0018234E"/>
    <w:rsid w:val="001823A2"/>
    <w:rsid w:val="00182A1A"/>
    <w:rsid w:val="00182D85"/>
    <w:rsid w:val="00182E07"/>
    <w:rsid w:val="00183147"/>
    <w:rsid w:val="00183457"/>
    <w:rsid w:val="001834EA"/>
    <w:rsid w:val="001837BE"/>
    <w:rsid w:val="001837C6"/>
    <w:rsid w:val="00184017"/>
    <w:rsid w:val="0018423B"/>
    <w:rsid w:val="0018438D"/>
    <w:rsid w:val="00184466"/>
    <w:rsid w:val="00184580"/>
    <w:rsid w:val="001846A5"/>
    <w:rsid w:val="00184D18"/>
    <w:rsid w:val="00184DF2"/>
    <w:rsid w:val="00184E85"/>
    <w:rsid w:val="00184F60"/>
    <w:rsid w:val="0018524B"/>
    <w:rsid w:val="00185312"/>
    <w:rsid w:val="00185319"/>
    <w:rsid w:val="0018536E"/>
    <w:rsid w:val="001855FC"/>
    <w:rsid w:val="00185A6B"/>
    <w:rsid w:val="00185AEA"/>
    <w:rsid w:val="00185B54"/>
    <w:rsid w:val="00185FA0"/>
    <w:rsid w:val="00186001"/>
    <w:rsid w:val="0018660A"/>
    <w:rsid w:val="00186B7F"/>
    <w:rsid w:val="00186BAB"/>
    <w:rsid w:val="00186EF3"/>
    <w:rsid w:val="00186F0D"/>
    <w:rsid w:val="001872CC"/>
    <w:rsid w:val="001873F0"/>
    <w:rsid w:val="00187453"/>
    <w:rsid w:val="001875C5"/>
    <w:rsid w:val="00187683"/>
    <w:rsid w:val="001879C2"/>
    <w:rsid w:val="00187BF2"/>
    <w:rsid w:val="00187C49"/>
    <w:rsid w:val="00187D20"/>
    <w:rsid w:val="00187E3F"/>
    <w:rsid w:val="00187FC5"/>
    <w:rsid w:val="0019054F"/>
    <w:rsid w:val="00190963"/>
    <w:rsid w:val="00190A11"/>
    <w:rsid w:val="00190BD5"/>
    <w:rsid w:val="00190F4F"/>
    <w:rsid w:val="001911AF"/>
    <w:rsid w:val="00191297"/>
    <w:rsid w:val="00191345"/>
    <w:rsid w:val="00191595"/>
    <w:rsid w:val="00191747"/>
    <w:rsid w:val="001917F1"/>
    <w:rsid w:val="00191929"/>
    <w:rsid w:val="00191934"/>
    <w:rsid w:val="001919D0"/>
    <w:rsid w:val="00191B8F"/>
    <w:rsid w:val="00191CEA"/>
    <w:rsid w:val="0019218C"/>
    <w:rsid w:val="001927BB"/>
    <w:rsid w:val="001928F1"/>
    <w:rsid w:val="00192BF5"/>
    <w:rsid w:val="00192BF7"/>
    <w:rsid w:val="00192C19"/>
    <w:rsid w:val="00192E3E"/>
    <w:rsid w:val="00192F57"/>
    <w:rsid w:val="00193658"/>
    <w:rsid w:val="00193892"/>
    <w:rsid w:val="0019396F"/>
    <w:rsid w:val="00194344"/>
    <w:rsid w:val="001944FC"/>
    <w:rsid w:val="0019488C"/>
    <w:rsid w:val="00194A0F"/>
    <w:rsid w:val="00194A83"/>
    <w:rsid w:val="00194C61"/>
    <w:rsid w:val="00194FBE"/>
    <w:rsid w:val="00195041"/>
    <w:rsid w:val="0019504B"/>
    <w:rsid w:val="001951FE"/>
    <w:rsid w:val="00195202"/>
    <w:rsid w:val="00195495"/>
    <w:rsid w:val="0019563B"/>
    <w:rsid w:val="00195DEF"/>
    <w:rsid w:val="00195E7D"/>
    <w:rsid w:val="00195F09"/>
    <w:rsid w:val="00195FFF"/>
    <w:rsid w:val="001960B8"/>
    <w:rsid w:val="001967FA"/>
    <w:rsid w:val="00196AD5"/>
    <w:rsid w:val="00196B41"/>
    <w:rsid w:val="00196D65"/>
    <w:rsid w:val="001972C1"/>
    <w:rsid w:val="001973FF"/>
    <w:rsid w:val="00197599"/>
    <w:rsid w:val="0019775E"/>
    <w:rsid w:val="00197818"/>
    <w:rsid w:val="00197910"/>
    <w:rsid w:val="001979DE"/>
    <w:rsid w:val="00197C1E"/>
    <w:rsid w:val="00197CAC"/>
    <w:rsid w:val="00197DAD"/>
    <w:rsid w:val="00197F8C"/>
    <w:rsid w:val="00197FA9"/>
    <w:rsid w:val="001A015A"/>
    <w:rsid w:val="001A017B"/>
    <w:rsid w:val="001A01A5"/>
    <w:rsid w:val="001A0203"/>
    <w:rsid w:val="001A04B9"/>
    <w:rsid w:val="001A04F1"/>
    <w:rsid w:val="001A0540"/>
    <w:rsid w:val="001A05E1"/>
    <w:rsid w:val="001A07C3"/>
    <w:rsid w:val="001A0AAE"/>
    <w:rsid w:val="001A1111"/>
    <w:rsid w:val="001A1127"/>
    <w:rsid w:val="001A122D"/>
    <w:rsid w:val="001A1784"/>
    <w:rsid w:val="001A17E1"/>
    <w:rsid w:val="001A184C"/>
    <w:rsid w:val="001A1920"/>
    <w:rsid w:val="001A1B13"/>
    <w:rsid w:val="001A1B93"/>
    <w:rsid w:val="001A1ED8"/>
    <w:rsid w:val="001A1F5A"/>
    <w:rsid w:val="001A1F7D"/>
    <w:rsid w:val="001A2295"/>
    <w:rsid w:val="001A259B"/>
    <w:rsid w:val="001A25C4"/>
    <w:rsid w:val="001A2686"/>
    <w:rsid w:val="001A269E"/>
    <w:rsid w:val="001A28AA"/>
    <w:rsid w:val="001A292A"/>
    <w:rsid w:val="001A2C19"/>
    <w:rsid w:val="001A2C77"/>
    <w:rsid w:val="001A2CD7"/>
    <w:rsid w:val="001A2E79"/>
    <w:rsid w:val="001A3031"/>
    <w:rsid w:val="001A315B"/>
    <w:rsid w:val="001A31AE"/>
    <w:rsid w:val="001A3287"/>
    <w:rsid w:val="001A32D5"/>
    <w:rsid w:val="001A36AD"/>
    <w:rsid w:val="001A37D3"/>
    <w:rsid w:val="001A3B25"/>
    <w:rsid w:val="001A3B7F"/>
    <w:rsid w:val="001A3D50"/>
    <w:rsid w:val="001A3FBE"/>
    <w:rsid w:val="001A4126"/>
    <w:rsid w:val="001A41DD"/>
    <w:rsid w:val="001A4351"/>
    <w:rsid w:val="001A4469"/>
    <w:rsid w:val="001A4521"/>
    <w:rsid w:val="001A4527"/>
    <w:rsid w:val="001A4686"/>
    <w:rsid w:val="001A478F"/>
    <w:rsid w:val="001A4993"/>
    <w:rsid w:val="001A4998"/>
    <w:rsid w:val="001A4F0D"/>
    <w:rsid w:val="001A4FBF"/>
    <w:rsid w:val="001A53A8"/>
    <w:rsid w:val="001A546B"/>
    <w:rsid w:val="001A560A"/>
    <w:rsid w:val="001A5625"/>
    <w:rsid w:val="001A58BD"/>
    <w:rsid w:val="001A5AD1"/>
    <w:rsid w:val="001A5ADD"/>
    <w:rsid w:val="001A5BE7"/>
    <w:rsid w:val="001A6387"/>
    <w:rsid w:val="001A63D6"/>
    <w:rsid w:val="001A645A"/>
    <w:rsid w:val="001A65A6"/>
    <w:rsid w:val="001A663A"/>
    <w:rsid w:val="001A66E5"/>
    <w:rsid w:val="001A68D0"/>
    <w:rsid w:val="001A6905"/>
    <w:rsid w:val="001A69B6"/>
    <w:rsid w:val="001A6C07"/>
    <w:rsid w:val="001A6D32"/>
    <w:rsid w:val="001A6D74"/>
    <w:rsid w:val="001A6E75"/>
    <w:rsid w:val="001A70AA"/>
    <w:rsid w:val="001A721C"/>
    <w:rsid w:val="001A783F"/>
    <w:rsid w:val="001A7848"/>
    <w:rsid w:val="001A7883"/>
    <w:rsid w:val="001A78B8"/>
    <w:rsid w:val="001A7A62"/>
    <w:rsid w:val="001A7CD7"/>
    <w:rsid w:val="001B04A7"/>
    <w:rsid w:val="001B0556"/>
    <w:rsid w:val="001B067E"/>
    <w:rsid w:val="001B0C06"/>
    <w:rsid w:val="001B0E2E"/>
    <w:rsid w:val="001B0F2D"/>
    <w:rsid w:val="001B1469"/>
    <w:rsid w:val="001B1598"/>
    <w:rsid w:val="001B171C"/>
    <w:rsid w:val="001B18BF"/>
    <w:rsid w:val="001B1934"/>
    <w:rsid w:val="001B1B15"/>
    <w:rsid w:val="001B1B78"/>
    <w:rsid w:val="001B1BE8"/>
    <w:rsid w:val="001B2184"/>
    <w:rsid w:val="001B21C1"/>
    <w:rsid w:val="001B21FB"/>
    <w:rsid w:val="001B282D"/>
    <w:rsid w:val="001B28EB"/>
    <w:rsid w:val="001B2901"/>
    <w:rsid w:val="001B2925"/>
    <w:rsid w:val="001B2A06"/>
    <w:rsid w:val="001B2B0C"/>
    <w:rsid w:val="001B2BCF"/>
    <w:rsid w:val="001B2E1F"/>
    <w:rsid w:val="001B2F94"/>
    <w:rsid w:val="001B30CA"/>
    <w:rsid w:val="001B31EE"/>
    <w:rsid w:val="001B366C"/>
    <w:rsid w:val="001B3A25"/>
    <w:rsid w:val="001B3B1C"/>
    <w:rsid w:val="001B3B4D"/>
    <w:rsid w:val="001B3BF5"/>
    <w:rsid w:val="001B3D9A"/>
    <w:rsid w:val="001B4442"/>
    <w:rsid w:val="001B4C46"/>
    <w:rsid w:val="001B4EA7"/>
    <w:rsid w:val="001B51DB"/>
    <w:rsid w:val="001B5262"/>
    <w:rsid w:val="001B527B"/>
    <w:rsid w:val="001B52DF"/>
    <w:rsid w:val="001B5886"/>
    <w:rsid w:val="001B58A2"/>
    <w:rsid w:val="001B5A55"/>
    <w:rsid w:val="001B604E"/>
    <w:rsid w:val="001B6079"/>
    <w:rsid w:val="001B60BB"/>
    <w:rsid w:val="001B61BF"/>
    <w:rsid w:val="001B627D"/>
    <w:rsid w:val="001B6292"/>
    <w:rsid w:val="001B665C"/>
    <w:rsid w:val="001B6855"/>
    <w:rsid w:val="001B6B26"/>
    <w:rsid w:val="001B6C99"/>
    <w:rsid w:val="001B6D4D"/>
    <w:rsid w:val="001B6FF8"/>
    <w:rsid w:val="001B70F9"/>
    <w:rsid w:val="001B751E"/>
    <w:rsid w:val="001B7641"/>
    <w:rsid w:val="001B773E"/>
    <w:rsid w:val="001B77D9"/>
    <w:rsid w:val="001B7B11"/>
    <w:rsid w:val="001B7C46"/>
    <w:rsid w:val="001B7EC8"/>
    <w:rsid w:val="001C0237"/>
    <w:rsid w:val="001C034B"/>
    <w:rsid w:val="001C03FA"/>
    <w:rsid w:val="001C0548"/>
    <w:rsid w:val="001C08BC"/>
    <w:rsid w:val="001C08DC"/>
    <w:rsid w:val="001C0923"/>
    <w:rsid w:val="001C0930"/>
    <w:rsid w:val="001C0A99"/>
    <w:rsid w:val="001C0B28"/>
    <w:rsid w:val="001C0DC7"/>
    <w:rsid w:val="001C0E80"/>
    <w:rsid w:val="001C0FA7"/>
    <w:rsid w:val="001C105E"/>
    <w:rsid w:val="001C11D2"/>
    <w:rsid w:val="001C12F2"/>
    <w:rsid w:val="001C13E8"/>
    <w:rsid w:val="001C143D"/>
    <w:rsid w:val="001C182B"/>
    <w:rsid w:val="001C19C3"/>
    <w:rsid w:val="001C1EC4"/>
    <w:rsid w:val="001C1F34"/>
    <w:rsid w:val="001C231E"/>
    <w:rsid w:val="001C23E1"/>
    <w:rsid w:val="001C2B5E"/>
    <w:rsid w:val="001C2BA9"/>
    <w:rsid w:val="001C2E64"/>
    <w:rsid w:val="001C2F7F"/>
    <w:rsid w:val="001C3212"/>
    <w:rsid w:val="001C3236"/>
    <w:rsid w:val="001C338D"/>
    <w:rsid w:val="001C374D"/>
    <w:rsid w:val="001C37FF"/>
    <w:rsid w:val="001C3805"/>
    <w:rsid w:val="001C39F5"/>
    <w:rsid w:val="001C3A8F"/>
    <w:rsid w:val="001C3C86"/>
    <w:rsid w:val="001C3DFA"/>
    <w:rsid w:val="001C3EC2"/>
    <w:rsid w:val="001C3F1C"/>
    <w:rsid w:val="001C3F92"/>
    <w:rsid w:val="001C4070"/>
    <w:rsid w:val="001C4147"/>
    <w:rsid w:val="001C436E"/>
    <w:rsid w:val="001C44D8"/>
    <w:rsid w:val="001C46E5"/>
    <w:rsid w:val="001C473E"/>
    <w:rsid w:val="001C489B"/>
    <w:rsid w:val="001C4D1A"/>
    <w:rsid w:val="001C4D27"/>
    <w:rsid w:val="001C4F44"/>
    <w:rsid w:val="001C513F"/>
    <w:rsid w:val="001C5662"/>
    <w:rsid w:val="001C58A9"/>
    <w:rsid w:val="001C59F7"/>
    <w:rsid w:val="001C5BF2"/>
    <w:rsid w:val="001C5C57"/>
    <w:rsid w:val="001C5CB2"/>
    <w:rsid w:val="001C5D21"/>
    <w:rsid w:val="001C5E00"/>
    <w:rsid w:val="001C62B8"/>
    <w:rsid w:val="001C6577"/>
    <w:rsid w:val="001C6626"/>
    <w:rsid w:val="001C67CB"/>
    <w:rsid w:val="001C6AEA"/>
    <w:rsid w:val="001C6C73"/>
    <w:rsid w:val="001C6EE4"/>
    <w:rsid w:val="001C6F97"/>
    <w:rsid w:val="001C75D7"/>
    <w:rsid w:val="001C7740"/>
    <w:rsid w:val="001C77B3"/>
    <w:rsid w:val="001C78B6"/>
    <w:rsid w:val="001C7944"/>
    <w:rsid w:val="001C7A30"/>
    <w:rsid w:val="001C7CFA"/>
    <w:rsid w:val="001C7D97"/>
    <w:rsid w:val="001C7E6A"/>
    <w:rsid w:val="001D003E"/>
    <w:rsid w:val="001D0272"/>
    <w:rsid w:val="001D0368"/>
    <w:rsid w:val="001D0546"/>
    <w:rsid w:val="001D058D"/>
    <w:rsid w:val="001D05FB"/>
    <w:rsid w:val="001D07A0"/>
    <w:rsid w:val="001D0F96"/>
    <w:rsid w:val="001D0F99"/>
    <w:rsid w:val="001D10D4"/>
    <w:rsid w:val="001D11F1"/>
    <w:rsid w:val="001D1853"/>
    <w:rsid w:val="001D1859"/>
    <w:rsid w:val="001D1882"/>
    <w:rsid w:val="001D1A27"/>
    <w:rsid w:val="001D1A5A"/>
    <w:rsid w:val="001D1E31"/>
    <w:rsid w:val="001D1E9F"/>
    <w:rsid w:val="001D24E0"/>
    <w:rsid w:val="001D2810"/>
    <w:rsid w:val="001D2BB8"/>
    <w:rsid w:val="001D2C82"/>
    <w:rsid w:val="001D2EB0"/>
    <w:rsid w:val="001D2FE7"/>
    <w:rsid w:val="001D3201"/>
    <w:rsid w:val="001D365C"/>
    <w:rsid w:val="001D3680"/>
    <w:rsid w:val="001D3CE4"/>
    <w:rsid w:val="001D3E58"/>
    <w:rsid w:val="001D4269"/>
    <w:rsid w:val="001D4422"/>
    <w:rsid w:val="001D455F"/>
    <w:rsid w:val="001D465F"/>
    <w:rsid w:val="001D4759"/>
    <w:rsid w:val="001D4A23"/>
    <w:rsid w:val="001D4B8B"/>
    <w:rsid w:val="001D4E36"/>
    <w:rsid w:val="001D50EA"/>
    <w:rsid w:val="001D51EE"/>
    <w:rsid w:val="001D52CE"/>
    <w:rsid w:val="001D543F"/>
    <w:rsid w:val="001D5460"/>
    <w:rsid w:val="001D5547"/>
    <w:rsid w:val="001D574B"/>
    <w:rsid w:val="001D589E"/>
    <w:rsid w:val="001D5C2B"/>
    <w:rsid w:val="001D5C54"/>
    <w:rsid w:val="001D5DAC"/>
    <w:rsid w:val="001D5F3D"/>
    <w:rsid w:val="001D62EB"/>
    <w:rsid w:val="001D64C1"/>
    <w:rsid w:val="001D6706"/>
    <w:rsid w:val="001D686D"/>
    <w:rsid w:val="001D6FE1"/>
    <w:rsid w:val="001D73DD"/>
    <w:rsid w:val="001D7629"/>
    <w:rsid w:val="001D762D"/>
    <w:rsid w:val="001D76CF"/>
    <w:rsid w:val="001D76D2"/>
    <w:rsid w:val="001D77BE"/>
    <w:rsid w:val="001D7866"/>
    <w:rsid w:val="001D787C"/>
    <w:rsid w:val="001D7931"/>
    <w:rsid w:val="001D7D00"/>
    <w:rsid w:val="001D7FAF"/>
    <w:rsid w:val="001E00C7"/>
    <w:rsid w:val="001E028B"/>
    <w:rsid w:val="001E0381"/>
    <w:rsid w:val="001E066C"/>
    <w:rsid w:val="001E0754"/>
    <w:rsid w:val="001E07FA"/>
    <w:rsid w:val="001E08EF"/>
    <w:rsid w:val="001E091B"/>
    <w:rsid w:val="001E0AC9"/>
    <w:rsid w:val="001E0DB1"/>
    <w:rsid w:val="001E0ED5"/>
    <w:rsid w:val="001E102D"/>
    <w:rsid w:val="001E1159"/>
    <w:rsid w:val="001E1252"/>
    <w:rsid w:val="001E13F0"/>
    <w:rsid w:val="001E1484"/>
    <w:rsid w:val="001E170F"/>
    <w:rsid w:val="001E175E"/>
    <w:rsid w:val="001E1C4A"/>
    <w:rsid w:val="001E1CF6"/>
    <w:rsid w:val="001E1EA6"/>
    <w:rsid w:val="001E21AB"/>
    <w:rsid w:val="001E23AC"/>
    <w:rsid w:val="001E248C"/>
    <w:rsid w:val="001E286A"/>
    <w:rsid w:val="001E2917"/>
    <w:rsid w:val="001E2B8A"/>
    <w:rsid w:val="001E2D0A"/>
    <w:rsid w:val="001E2ED4"/>
    <w:rsid w:val="001E30A8"/>
    <w:rsid w:val="001E3173"/>
    <w:rsid w:val="001E323A"/>
    <w:rsid w:val="001E32E9"/>
    <w:rsid w:val="001E35CE"/>
    <w:rsid w:val="001E35DB"/>
    <w:rsid w:val="001E378B"/>
    <w:rsid w:val="001E37FC"/>
    <w:rsid w:val="001E3899"/>
    <w:rsid w:val="001E3A13"/>
    <w:rsid w:val="001E3B56"/>
    <w:rsid w:val="001E3C67"/>
    <w:rsid w:val="001E3F1C"/>
    <w:rsid w:val="001E3FFB"/>
    <w:rsid w:val="001E46D2"/>
    <w:rsid w:val="001E46E6"/>
    <w:rsid w:val="001E4D1F"/>
    <w:rsid w:val="001E501A"/>
    <w:rsid w:val="001E522F"/>
    <w:rsid w:val="001E54E3"/>
    <w:rsid w:val="001E5626"/>
    <w:rsid w:val="001E5733"/>
    <w:rsid w:val="001E5799"/>
    <w:rsid w:val="001E5A91"/>
    <w:rsid w:val="001E5B0C"/>
    <w:rsid w:val="001E5C07"/>
    <w:rsid w:val="001E5D79"/>
    <w:rsid w:val="001E5DDB"/>
    <w:rsid w:val="001E5E5A"/>
    <w:rsid w:val="001E5EE6"/>
    <w:rsid w:val="001E6051"/>
    <w:rsid w:val="001E6065"/>
    <w:rsid w:val="001E60E0"/>
    <w:rsid w:val="001E6108"/>
    <w:rsid w:val="001E6415"/>
    <w:rsid w:val="001E64EF"/>
    <w:rsid w:val="001E65CC"/>
    <w:rsid w:val="001E66D8"/>
    <w:rsid w:val="001E690A"/>
    <w:rsid w:val="001E6F95"/>
    <w:rsid w:val="001E75A5"/>
    <w:rsid w:val="001E7687"/>
    <w:rsid w:val="001E76C6"/>
    <w:rsid w:val="001E7AE0"/>
    <w:rsid w:val="001E7FE1"/>
    <w:rsid w:val="001F00C0"/>
    <w:rsid w:val="001F014F"/>
    <w:rsid w:val="001F0574"/>
    <w:rsid w:val="001F0C2C"/>
    <w:rsid w:val="001F0D89"/>
    <w:rsid w:val="001F0DDC"/>
    <w:rsid w:val="001F0F80"/>
    <w:rsid w:val="001F11BA"/>
    <w:rsid w:val="001F1693"/>
    <w:rsid w:val="001F1940"/>
    <w:rsid w:val="001F1B81"/>
    <w:rsid w:val="001F1BF3"/>
    <w:rsid w:val="001F1C49"/>
    <w:rsid w:val="001F1CBC"/>
    <w:rsid w:val="001F1E9F"/>
    <w:rsid w:val="001F1F3D"/>
    <w:rsid w:val="001F2379"/>
    <w:rsid w:val="001F2553"/>
    <w:rsid w:val="001F25E1"/>
    <w:rsid w:val="001F25EB"/>
    <w:rsid w:val="001F2B29"/>
    <w:rsid w:val="001F2BC1"/>
    <w:rsid w:val="001F2C23"/>
    <w:rsid w:val="001F2EA2"/>
    <w:rsid w:val="001F2F4F"/>
    <w:rsid w:val="001F2FE9"/>
    <w:rsid w:val="001F31DD"/>
    <w:rsid w:val="001F320B"/>
    <w:rsid w:val="001F3412"/>
    <w:rsid w:val="001F35FC"/>
    <w:rsid w:val="001F36C0"/>
    <w:rsid w:val="001F376A"/>
    <w:rsid w:val="001F378A"/>
    <w:rsid w:val="001F39BC"/>
    <w:rsid w:val="001F3DD1"/>
    <w:rsid w:val="001F40E0"/>
    <w:rsid w:val="001F41CD"/>
    <w:rsid w:val="001F41F0"/>
    <w:rsid w:val="001F4253"/>
    <w:rsid w:val="001F4A9D"/>
    <w:rsid w:val="001F4B51"/>
    <w:rsid w:val="001F4BC2"/>
    <w:rsid w:val="001F4BCC"/>
    <w:rsid w:val="001F4E10"/>
    <w:rsid w:val="001F5CDE"/>
    <w:rsid w:val="001F5D0A"/>
    <w:rsid w:val="001F5D60"/>
    <w:rsid w:val="001F5EDD"/>
    <w:rsid w:val="001F5FED"/>
    <w:rsid w:val="001F5FFB"/>
    <w:rsid w:val="001F60AC"/>
    <w:rsid w:val="001F610E"/>
    <w:rsid w:val="001F61CA"/>
    <w:rsid w:val="001F62AE"/>
    <w:rsid w:val="001F6366"/>
    <w:rsid w:val="001F641C"/>
    <w:rsid w:val="001F6456"/>
    <w:rsid w:val="001F6489"/>
    <w:rsid w:val="001F66AF"/>
    <w:rsid w:val="001F68FC"/>
    <w:rsid w:val="001F6A7B"/>
    <w:rsid w:val="001F6ADA"/>
    <w:rsid w:val="001F6D41"/>
    <w:rsid w:val="001F6F2C"/>
    <w:rsid w:val="001F6F60"/>
    <w:rsid w:val="001F6FD5"/>
    <w:rsid w:val="001F706F"/>
    <w:rsid w:val="001F76D8"/>
    <w:rsid w:val="001F7935"/>
    <w:rsid w:val="001F7980"/>
    <w:rsid w:val="001F7B82"/>
    <w:rsid w:val="001F7D50"/>
    <w:rsid w:val="001F7FC1"/>
    <w:rsid w:val="0020044D"/>
    <w:rsid w:val="002007CC"/>
    <w:rsid w:val="002008BD"/>
    <w:rsid w:val="002009CC"/>
    <w:rsid w:val="00200AFA"/>
    <w:rsid w:val="00200B6F"/>
    <w:rsid w:val="00200E6E"/>
    <w:rsid w:val="00200F2B"/>
    <w:rsid w:val="0020122A"/>
    <w:rsid w:val="002012B0"/>
    <w:rsid w:val="00201593"/>
    <w:rsid w:val="00201F2D"/>
    <w:rsid w:val="00201F39"/>
    <w:rsid w:val="00201FFD"/>
    <w:rsid w:val="00202264"/>
    <w:rsid w:val="002025AC"/>
    <w:rsid w:val="00202B03"/>
    <w:rsid w:val="00202BCB"/>
    <w:rsid w:val="00202DEE"/>
    <w:rsid w:val="0020319F"/>
    <w:rsid w:val="00203250"/>
    <w:rsid w:val="00203292"/>
    <w:rsid w:val="00203314"/>
    <w:rsid w:val="0020348F"/>
    <w:rsid w:val="00203581"/>
    <w:rsid w:val="002035ED"/>
    <w:rsid w:val="002037A7"/>
    <w:rsid w:val="00203B77"/>
    <w:rsid w:val="00203ED5"/>
    <w:rsid w:val="002040CB"/>
    <w:rsid w:val="002040FF"/>
    <w:rsid w:val="00204206"/>
    <w:rsid w:val="00204282"/>
    <w:rsid w:val="0020428C"/>
    <w:rsid w:val="002045FA"/>
    <w:rsid w:val="002046A9"/>
    <w:rsid w:val="0020483F"/>
    <w:rsid w:val="00204998"/>
    <w:rsid w:val="00204BB5"/>
    <w:rsid w:val="00204C2E"/>
    <w:rsid w:val="00204D19"/>
    <w:rsid w:val="00204FDC"/>
    <w:rsid w:val="002051CD"/>
    <w:rsid w:val="0020559F"/>
    <w:rsid w:val="00205627"/>
    <w:rsid w:val="00205775"/>
    <w:rsid w:val="002057FD"/>
    <w:rsid w:val="0020580F"/>
    <w:rsid w:val="00205903"/>
    <w:rsid w:val="00205D04"/>
    <w:rsid w:val="00205E43"/>
    <w:rsid w:val="00205F82"/>
    <w:rsid w:val="0020620E"/>
    <w:rsid w:val="00206411"/>
    <w:rsid w:val="00206422"/>
    <w:rsid w:val="00206669"/>
    <w:rsid w:val="002067A7"/>
    <w:rsid w:val="00206C32"/>
    <w:rsid w:val="00206C82"/>
    <w:rsid w:val="00206CEF"/>
    <w:rsid w:val="00206DAF"/>
    <w:rsid w:val="00206F79"/>
    <w:rsid w:val="00206FAF"/>
    <w:rsid w:val="00206FF7"/>
    <w:rsid w:val="002075E6"/>
    <w:rsid w:val="002075EF"/>
    <w:rsid w:val="0020762F"/>
    <w:rsid w:val="0020783E"/>
    <w:rsid w:val="00207A1B"/>
    <w:rsid w:val="00207AB2"/>
    <w:rsid w:val="00207BF6"/>
    <w:rsid w:val="00207CC3"/>
    <w:rsid w:val="00210111"/>
    <w:rsid w:val="00210167"/>
    <w:rsid w:val="002102BB"/>
    <w:rsid w:val="0021041A"/>
    <w:rsid w:val="002104C1"/>
    <w:rsid w:val="00210694"/>
    <w:rsid w:val="002106FD"/>
    <w:rsid w:val="002107EE"/>
    <w:rsid w:val="00210B1B"/>
    <w:rsid w:val="00210F79"/>
    <w:rsid w:val="0021110C"/>
    <w:rsid w:val="00211324"/>
    <w:rsid w:val="0021139F"/>
    <w:rsid w:val="002113C5"/>
    <w:rsid w:val="002115C9"/>
    <w:rsid w:val="0021183E"/>
    <w:rsid w:val="00211A7B"/>
    <w:rsid w:val="00211A8F"/>
    <w:rsid w:val="00211C7C"/>
    <w:rsid w:val="00211C97"/>
    <w:rsid w:val="00211CB5"/>
    <w:rsid w:val="00212054"/>
    <w:rsid w:val="00212144"/>
    <w:rsid w:val="002122CA"/>
    <w:rsid w:val="0021257F"/>
    <w:rsid w:val="002126E1"/>
    <w:rsid w:val="00212713"/>
    <w:rsid w:val="00212716"/>
    <w:rsid w:val="00212866"/>
    <w:rsid w:val="002128DB"/>
    <w:rsid w:val="00212C22"/>
    <w:rsid w:val="00212F90"/>
    <w:rsid w:val="0021304D"/>
    <w:rsid w:val="0021316F"/>
    <w:rsid w:val="0021327A"/>
    <w:rsid w:val="00213430"/>
    <w:rsid w:val="002134E4"/>
    <w:rsid w:val="00213A6D"/>
    <w:rsid w:val="00214685"/>
    <w:rsid w:val="002147DB"/>
    <w:rsid w:val="00214A7E"/>
    <w:rsid w:val="00214CEC"/>
    <w:rsid w:val="00214D07"/>
    <w:rsid w:val="00214FB0"/>
    <w:rsid w:val="00215305"/>
    <w:rsid w:val="0021562D"/>
    <w:rsid w:val="00215696"/>
    <w:rsid w:val="002159A9"/>
    <w:rsid w:val="00215A20"/>
    <w:rsid w:val="00215A72"/>
    <w:rsid w:val="00215B09"/>
    <w:rsid w:val="00215CC5"/>
    <w:rsid w:val="00215E00"/>
    <w:rsid w:val="00215EAB"/>
    <w:rsid w:val="00215F38"/>
    <w:rsid w:val="00215FA8"/>
    <w:rsid w:val="002162DB"/>
    <w:rsid w:val="00216588"/>
    <w:rsid w:val="002165BC"/>
    <w:rsid w:val="0021669B"/>
    <w:rsid w:val="0021676E"/>
    <w:rsid w:val="00216894"/>
    <w:rsid w:val="002168DC"/>
    <w:rsid w:val="00216A45"/>
    <w:rsid w:val="00216A85"/>
    <w:rsid w:val="00216B2E"/>
    <w:rsid w:val="00216B41"/>
    <w:rsid w:val="00216D2B"/>
    <w:rsid w:val="00216F70"/>
    <w:rsid w:val="00217018"/>
    <w:rsid w:val="002171E5"/>
    <w:rsid w:val="002176E8"/>
    <w:rsid w:val="002177D1"/>
    <w:rsid w:val="00217C3B"/>
    <w:rsid w:val="00217C4B"/>
    <w:rsid w:val="00217C59"/>
    <w:rsid w:val="00217D6B"/>
    <w:rsid w:val="00220033"/>
    <w:rsid w:val="0022014D"/>
    <w:rsid w:val="00220369"/>
    <w:rsid w:val="00220E9F"/>
    <w:rsid w:val="00221054"/>
    <w:rsid w:val="00221057"/>
    <w:rsid w:val="00221091"/>
    <w:rsid w:val="00221205"/>
    <w:rsid w:val="002212E7"/>
    <w:rsid w:val="00221450"/>
    <w:rsid w:val="0022146C"/>
    <w:rsid w:val="00221763"/>
    <w:rsid w:val="00221900"/>
    <w:rsid w:val="00221917"/>
    <w:rsid w:val="00221ABD"/>
    <w:rsid w:val="00221AC8"/>
    <w:rsid w:val="00221C24"/>
    <w:rsid w:val="00221DC6"/>
    <w:rsid w:val="00221FD8"/>
    <w:rsid w:val="00221FD9"/>
    <w:rsid w:val="002220B9"/>
    <w:rsid w:val="0022242C"/>
    <w:rsid w:val="0022254E"/>
    <w:rsid w:val="0022257C"/>
    <w:rsid w:val="002227F7"/>
    <w:rsid w:val="0022282C"/>
    <w:rsid w:val="0022283A"/>
    <w:rsid w:val="002229D1"/>
    <w:rsid w:val="00222A1E"/>
    <w:rsid w:val="00222B9D"/>
    <w:rsid w:val="00222C5F"/>
    <w:rsid w:val="00222C9E"/>
    <w:rsid w:val="00222D17"/>
    <w:rsid w:val="00222F09"/>
    <w:rsid w:val="00222F67"/>
    <w:rsid w:val="0022356D"/>
    <w:rsid w:val="00223C1E"/>
    <w:rsid w:val="002241C5"/>
    <w:rsid w:val="002242DB"/>
    <w:rsid w:val="002243B1"/>
    <w:rsid w:val="002250EA"/>
    <w:rsid w:val="002251BB"/>
    <w:rsid w:val="0022542A"/>
    <w:rsid w:val="0022547B"/>
    <w:rsid w:val="002255BC"/>
    <w:rsid w:val="002256FE"/>
    <w:rsid w:val="0022577A"/>
    <w:rsid w:val="00225903"/>
    <w:rsid w:val="00225B36"/>
    <w:rsid w:val="002260C3"/>
    <w:rsid w:val="00226297"/>
    <w:rsid w:val="00226BFF"/>
    <w:rsid w:val="00226E52"/>
    <w:rsid w:val="00227086"/>
    <w:rsid w:val="0022719A"/>
    <w:rsid w:val="002273BC"/>
    <w:rsid w:val="002274DF"/>
    <w:rsid w:val="00227762"/>
    <w:rsid w:val="0022791C"/>
    <w:rsid w:val="00227A25"/>
    <w:rsid w:val="00227A6F"/>
    <w:rsid w:val="00227B30"/>
    <w:rsid w:val="00227BBD"/>
    <w:rsid w:val="00227D50"/>
    <w:rsid w:val="00227D69"/>
    <w:rsid w:val="0023031A"/>
    <w:rsid w:val="00230354"/>
    <w:rsid w:val="00230378"/>
    <w:rsid w:val="00230769"/>
    <w:rsid w:val="00230779"/>
    <w:rsid w:val="00230886"/>
    <w:rsid w:val="00230BF6"/>
    <w:rsid w:val="00230E0C"/>
    <w:rsid w:val="00230E2A"/>
    <w:rsid w:val="00231112"/>
    <w:rsid w:val="002311D4"/>
    <w:rsid w:val="0023120F"/>
    <w:rsid w:val="002315A9"/>
    <w:rsid w:val="00231ACF"/>
    <w:rsid w:val="00231AEF"/>
    <w:rsid w:val="00231D92"/>
    <w:rsid w:val="00232410"/>
    <w:rsid w:val="00232A3E"/>
    <w:rsid w:val="00232B1A"/>
    <w:rsid w:val="00233034"/>
    <w:rsid w:val="00233059"/>
    <w:rsid w:val="002332B8"/>
    <w:rsid w:val="00233325"/>
    <w:rsid w:val="002336C6"/>
    <w:rsid w:val="00233A0B"/>
    <w:rsid w:val="00233B44"/>
    <w:rsid w:val="00233C22"/>
    <w:rsid w:val="00233DD5"/>
    <w:rsid w:val="002343A7"/>
    <w:rsid w:val="00234936"/>
    <w:rsid w:val="00234D1B"/>
    <w:rsid w:val="00234E1D"/>
    <w:rsid w:val="002350A6"/>
    <w:rsid w:val="002350C2"/>
    <w:rsid w:val="002350CC"/>
    <w:rsid w:val="00235290"/>
    <w:rsid w:val="002352CE"/>
    <w:rsid w:val="0023540D"/>
    <w:rsid w:val="002357BE"/>
    <w:rsid w:val="0023589A"/>
    <w:rsid w:val="00235A24"/>
    <w:rsid w:val="00235F29"/>
    <w:rsid w:val="00235F8B"/>
    <w:rsid w:val="00236105"/>
    <w:rsid w:val="00236289"/>
    <w:rsid w:val="0023628E"/>
    <w:rsid w:val="00236307"/>
    <w:rsid w:val="00236484"/>
    <w:rsid w:val="002365A6"/>
    <w:rsid w:val="002368AD"/>
    <w:rsid w:val="00236984"/>
    <w:rsid w:val="002369C0"/>
    <w:rsid w:val="00236A62"/>
    <w:rsid w:val="00236BB4"/>
    <w:rsid w:val="00236FE2"/>
    <w:rsid w:val="002372F0"/>
    <w:rsid w:val="00237568"/>
    <w:rsid w:val="0023761A"/>
    <w:rsid w:val="0023763E"/>
    <w:rsid w:val="00237721"/>
    <w:rsid w:val="00237924"/>
    <w:rsid w:val="00237BAA"/>
    <w:rsid w:val="00237C0E"/>
    <w:rsid w:val="00237D70"/>
    <w:rsid w:val="00237D7A"/>
    <w:rsid w:val="00240102"/>
    <w:rsid w:val="00240181"/>
    <w:rsid w:val="002402D1"/>
    <w:rsid w:val="0024031D"/>
    <w:rsid w:val="002403DF"/>
    <w:rsid w:val="002405D5"/>
    <w:rsid w:val="002406A2"/>
    <w:rsid w:val="002407A9"/>
    <w:rsid w:val="002408B1"/>
    <w:rsid w:val="00240A91"/>
    <w:rsid w:val="00240AAB"/>
    <w:rsid w:val="00240BCC"/>
    <w:rsid w:val="0024100A"/>
    <w:rsid w:val="002411CC"/>
    <w:rsid w:val="00241203"/>
    <w:rsid w:val="002412E4"/>
    <w:rsid w:val="002414DB"/>
    <w:rsid w:val="002418CE"/>
    <w:rsid w:val="002419C7"/>
    <w:rsid w:val="00241C7A"/>
    <w:rsid w:val="00242578"/>
    <w:rsid w:val="002425C2"/>
    <w:rsid w:val="00242A34"/>
    <w:rsid w:val="00242CCB"/>
    <w:rsid w:val="00242F0B"/>
    <w:rsid w:val="0024313F"/>
    <w:rsid w:val="00243262"/>
    <w:rsid w:val="00243546"/>
    <w:rsid w:val="00243748"/>
    <w:rsid w:val="00243777"/>
    <w:rsid w:val="00243B0A"/>
    <w:rsid w:val="00243BA0"/>
    <w:rsid w:val="00243BC6"/>
    <w:rsid w:val="00243C0C"/>
    <w:rsid w:val="00243C2F"/>
    <w:rsid w:val="00243D3D"/>
    <w:rsid w:val="002440D5"/>
    <w:rsid w:val="002442B9"/>
    <w:rsid w:val="00244395"/>
    <w:rsid w:val="00244497"/>
    <w:rsid w:val="00244586"/>
    <w:rsid w:val="0024475F"/>
    <w:rsid w:val="002447CF"/>
    <w:rsid w:val="00244C1B"/>
    <w:rsid w:val="00244CE5"/>
    <w:rsid w:val="0024513C"/>
    <w:rsid w:val="002451DD"/>
    <w:rsid w:val="002458FC"/>
    <w:rsid w:val="0024594E"/>
    <w:rsid w:val="00245CE4"/>
    <w:rsid w:val="00245DE7"/>
    <w:rsid w:val="00245E22"/>
    <w:rsid w:val="00245E55"/>
    <w:rsid w:val="00245ED3"/>
    <w:rsid w:val="00245F0B"/>
    <w:rsid w:val="00246075"/>
    <w:rsid w:val="002460DD"/>
    <w:rsid w:val="00246458"/>
    <w:rsid w:val="002466C1"/>
    <w:rsid w:val="0024692E"/>
    <w:rsid w:val="0024705A"/>
    <w:rsid w:val="002472A8"/>
    <w:rsid w:val="00247446"/>
    <w:rsid w:val="0024770D"/>
    <w:rsid w:val="0024793E"/>
    <w:rsid w:val="00247A1E"/>
    <w:rsid w:val="00247B86"/>
    <w:rsid w:val="00247F49"/>
    <w:rsid w:val="0025010D"/>
    <w:rsid w:val="00250237"/>
    <w:rsid w:val="00250480"/>
    <w:rsid w:val="002505F3"/>
    <w:rsid w:val="002508E1"/>
    <w:rsid w:val="002509DD"/>
    <w:rsid w:val="00250A06"/>
    <w:rsid w:val="00250A4A"/>
    <w:rsid w:val="00250B0D"/>
    <w:rsid w:val="00250C0E"/>
    <w:rsid w:val="00250E0C"/>
    <w:rsid w:val="0025154A"/>
    <w:rsid w:val="002515F7"/>
    <w:rsid w:val="00251891"/>
    <w:rsid w:val="002519EA"/>
    <w:rsid w:val="00251B02"/>
    <w:rsid w:val="00251C67"/>
    <w:rsid w:val="00251D4B"/>
    <w:rsid w:val="00251E5B"/>
    <w:rsid w:val="00251FBE"/>
    <w:rsid w:val="00252302"/>
    <w:rsid w:val="00252318"/>
    <w:rsid w:val="00252627"/>
    <w:rsid w:val="00252763"/>
    <w:rsid w:val="002528E3"/>
    <w:rsid w:val="0025291B"/>
    <w:rsid w:val="00252BB9"/>
    <w:rsid w:val="00252BCA"/>
    <w:rsid w:val="00252D2A"/>
    <w:rsid w:val="0025309C"/>
    <w:rsid w:val="002530ED"/>
    <w:rsid w:val="00253111"/>
    <w:rsid w:val="002532FE"/>
    <w:rsid w:val="002534B2"/>
    <w:rsid w:val="002536B0"/>
    <w:rsid w:val="002536B6"/>
    <w:rsid w:val="00253717"/>
    <w:rsid w:val="0025385D"/>
    <w:rsid w:val="00253B6C"/>
    <w:rsid w:val="00253CA9"/>
    <w:rsid w:val="00254215"/>
    <w:rsid w:val="00254549"/>
    <w:rsid w:val="002548C8"/>
    <w:rsid w:val="0025491C"/>
    <w:rsid w:val="00254A7F"/>
    <w:rsid w:val="00254EDC"/>
    <w:rsid w:val="00254FD4"/>
    <w:rsid w:val="0025516B"/>
    <w:rsid w:val="0025548E"/>
    <w:rsid w:val="002555D0"/>
    <w:rsid w:val="002557C6"/>
    <w:rsid w:val="00255827"/>
    <w:rsid w:val="002558BC"/>
    <w:rsid w:val="002558F5"/>
    <w:rsid w:val="00255A58"/>
    <w:rsid w:val="00255F66"/>
    <w:rsid w:val="00255FA8"/>
    <w:rsid w:val="002566FA"/>
    <w:rsid w:val="00256885"/>
    <w:rsid w:val="00256984"/>
    <w:rsid w:val="00256A2D"/>
    <w:rsid w:val="00256B16"/>
    <w:rsid w:val="00256C13"/>
    <w:rsid w:val="00256C56"/>
    <w:rsid w:val="00256C95"/>
    <w:rsid w:val="00256E7E"/>
    <w:rsid w:val="00256F82"/>
    <w:rsid w:val="00257017"/>
    <w:rsid w:val="00257257"/>
    <w:rsid w:val="002576DA"/>
    <w:rsid w:val="00257FCA"/>
    <w:rsid w:val="002601A4"/>
    <w:rsid w:val="0026084E"/>
    <w:rsid w:val="00260A35"/>
    <w:rsid w:val="00260B03"/>
    <w:rsid w:val="00260B3A"/>
    <w:rsid w:val="00260B98"/>
    <w:rsid w:val="00260CB6"/>
    <w:rsid w:val="00260E9D"/>
    <w:rsid w:val="0026109C"/>
    <w:rsid w:val="002614B2"/>
    <w:rsid w:val="0026162C"/>
    <w:rsid w:val="0026162F"/>
    <w:rsid w:val="00261821"/>
    <w:rsid w:val="00261A32"/>
    <w:rsid w:val="00261AD5"/>
    <w:rsid w:val="00261D7C"/>
    <w:rsid w:val="002620EC"/>
    <w:rsid w:val="00262265"/>
    <w:rsid w:val="00262386"/>
    <w:rsid w:val="00262419"/>
    <w:rsid w:val="002625B1"/>
    <w:rsid w:val="00262617"/>
    <w:rsid w:val="00262AB7"/>
    <w:rsid w:val="00262EA5"/>
    <w:rsid w:val="002633BE"/>
    <w:rsid w:val="0026350C"/>
    <w:rsid w:val="00263A45"/>
    <w:rsid w:val="00263A61"/>
    <w:rsid w:val="00263AA1"/>
    <w:rsid w:val="00263E21"/>
    <w:rsid w:val="0026483F"/>
    <w:rsid w:val="00264CAF"/>
    <w:rsid w:val="00264D53"/>
    <w:rsid w:val="00264D56"/>
    <w:rsid w:val="002651F1"/>
    <w:rsid w:val="002652AC"/>
    <w:rsid w:val="002652D2"/>
    <w:rsid w:val="002653DF"/>
    <w:rsid w:val="00265634"/>
    <w:rsid w:val="0026573D"/>
    <w:rsid w:val="0026593C"/>
    <w:rsid w:val="00265966"/>
    <w:rsid w:val="00265C31"/>
    <w:rsid w:val="00265DC6"/>
    <w:rsid w:val="00265F36"/>
    <w:rsid w:val="00265F3D"/>
    <w:rsid w:val="002661D7"/>
    <w:rsid w:val="0026640B"/>
    <w:rsid w:val="0026653B"/>
    <w:rsid w:val="00266613"/>
    <w:rsid w:val="00266701"/>
    <w:rsid w:val="002667EC"/>
    <w:rsid w:val="00266820"/>
    <w:rsid w:val="002671CA"/>
    <w:rsid w:val="0026739E"/>
    <w:rsid w:val="0026741E"/>
    <w:rsid w:val="002674CC"/>
    <w:rsid w:val="002674E9"/>
    <w:rsid w:val="002676C3"/>
    <w:rsid w:val="00267700"/>
    <w:rsid w:val="00267970"/>
    <w:rsid w:val="00267A07"/>
    <w:rsid w:val="00267B13"/>
    <w:rsid w:val="00267CE2"/>
    <w:rsid w:val="0027034C"/>
    <w:rsid w:val="002703AB"/>
    <w:rsid w:val="0027048A"/>
    <w:rsid w:val="00270522"/>
    <w:rsid w:val="00270672"/>
    <w:rsid w:val="00270A53"/>
    <w:rsid w:val="00270B69"/>
    <w:rsid w:val="00270CBC"/>
    <w:rsid w:val="00271468"/>
    <w:rsid w:val="002716C9"/>
    <w:rsid w:val="002716DC"/>
    <w:rsid w:val="002716FB"/>
    <w:rsid w:val="002717E5"/>
    <w:rsid w:val="002718D9"/>
    <w:rsid w:val="00271A94"/>
    <w:rsid w:val="00271AA4"/>
    <w:rsid w:val="00271C3E"/>
    <w:rsid w:val="00271DBA"/>
    <w:rsid w:val="00272162"/>
    <w:rsid w:val="002728CC"/>
    <w:rsid w:val="00272ADE"/>
    <w:rsid w:val="00272AE0"/>
    <w:rsid w:val="00272BC6"/>
    <w:rsid w:val="00272C89"/>
    <w:rsid w:val="00272E32"/>
    <w:rsid w:val="00272EF6"/>
    <w:rsid w:val="002731D8"/>
    <w:rsid w:val="00273568"/>
    <w:rsid w:val="00273631"/>
    <w:rsid w:val="00273A2B"/>
    <w:rsid w:val="00273C27"/>
    <w:rsid w:val="00273CDC"/>
    <w:rsid w:val="00273F2F"/>
    <w:rsid w:val="002743EB"/>
    <w:rsid w:val="002747DE"/>
    <w:rsid w:val="00274843"/>
    <w:rsid w:val="00274877"/>
    <w:rsid w:val="00274D23"/>
    <w:rsid w:val="0027517A"/>
    <w:rsid w:val="002751B6"/>
    <w:rsid w:val="00275427"/>
    <w:rsid w:val="00275669"/>
    <w:rsid w:val="00275E21"/>
    <w:rsid w:val="00276065"/>
    <w:rsid w:val="002762E4"/>
    <w:rsid w:val="00276488"/>
    <w:rsid w:val="002768DD"/>
    <w:rsid w:val="00276A09"/>
    <w:rsid w:val="00276D3A"/>
    <w:rsid w:val="00276E0F"/>
    <w:rsid w:val="00277068"/>
    <w:rsid w:val="0027714A"/>
    <w:rsid w:val="002773A4"/>
    <w:rsid w:val="00277505"/>
    <w:rsid w:val="00277741"/>
    <w:rsid w:val="002777CD"/>
    <w:rsid w:val="00277ADC"/>
    <w:rsid w:val="00277D3E"/>
    <w:rsid w:val="002801E4"/>
    <w:rsid w:val="0028064E"/>
    <w:rsid w:val="0028093A"/>
    <w:rsid w:val="0028099A"/>
    <w:rsid w:val="00280A3B"/>
    <w:rsid w:val="00280E9D"/>
    <w:rsid w:val="00281260"/>
    <w:rsid w:val="002813AC"/>
    <w:rsid w:val="002815BF"/>
    <w:rsid w:val="0028178A"/>
    <w:rsid w:val="00281A5C"/>
    <w:rsid w:val="00281AAD"/>
    <w:rsid w:val="00281B39"/>
    <w:rsid w:val="00281D56"/>
    <w:rsid w:val="00281F14"/>
    <w:rsid w:val="0028204C"/>
    <w:rsid w:val="00282362"/>
    <w:rsid w:val="00282484"/>
    <w:rsid w:val="00282520"/>
    <w:rsid w:val="002825EC"/>
    <w:rsid w:val="00282786"/>
    <w:rsid w:val="0028279B"/>
    <w:rsid w:val="00282C14"/>
    <w:rsid w:val="00282D71"/>
    <w:rsid w:val="00283537"/>
    <w:rsid w:val="00283712"/>
    <w:rsid w:val="002838FB"/>
    <w:rsid w:val="0028398E"/>
    <w:rsid w:val="00283C45"/>
    <w:rsid w:val="00283CC0"/>
    <w:rsid w:val="00283EF3"/>
    <w:rsid w:val="00284096"/>
    <w:rsid w:val="002841D6"/>
    <w:rsid w:val="00284540"/>
    <w:rsid w:val="00284657"/>
    <w:rsid w:val="002848C0"/>
    <w:rsid w:val="00284981"/>
    <w:rsid w:val="002849EF"/>
    <w:rsid w:val="00284B19"/>
    <w:rsid w:val="00284CCC"/>
    <w:rsid w:val="00284CE3"/>
    <w:rsid w:val="00284DB6"/>
    <w:rsid w:val="00284DF4"/>
    <w:rsid w:val="00285198"/>
    <w:rsid w:val="0028519A"/>
    <w:rsid w:val="0028525A"/>
    <w:rsid w:val="002856A9"/>
    <w:rsid w:val="00285708"/>
    <w:rsid w:val="0028578F"/>
    <w:rsid w:val="002857D9"/>
    <w:rsid w:val="00285BF8"/>
    <w:rsid w:val="00285F91"/>
    <w:rsid w:val="00285F93"/>
    <w:rsid w:val="00285FAE"/>
    <w:rsid w:val="00285FFA"/>
    <w:rsid w:val="00286031"/>
    <w:rsid w:val="00286196"/>
    <w:rsid w:val="00286703"/>
    <w:rsid w:val="002868C6"/>
    <w:rsid w:val="00286AEE"/>
    <w:rsid w:val="00286B87"/>
    <w:rsid w:val="00286CC7"/>
    <w:rsid w:val="00286D70"/>
    <w:rsid w:val="00286F1C"/>
    <w:rsid w:val="00287070"/>
    <w:rsid w:val="00287495"/>
    <w:rsid w:val="002875D7"/>
    <w:rsid w:val="0028763F"/>
    <w:rsid w:val="00287751"/>
    <w:rsid w:val="0028784B"/>
    <w:rsid w:val="00287879"/>
    <w:rsid w:val="0028797B"/>
    <w:rsid w:val="00287DD2"/>
    <w:rsid w:val="00287ED9"/>
    <w:rsid w:val="0029032F"/>
    <w:rsid w:val="002903CE"/>
    <w:rsid w:val="00290543"/>
    <w:rsid w:val="002906B3"/>
    <w:rsid w:val="0029093B"/>
    <w:rsid w:val="00290949"/>
    <w:rsid w:val="00290986"/>
    <w:rsid w:val="00290B9A"/>
    <w:rsid w:val="00290E21"/>
    <w:rsid w:val="0029111E"/>
    <w:rsid w:val="002911BA"/>
    <w:rsid w:val="00291252"/>
    <w:rsid w:val="00291388"/>
    <w:rsid w:val="002913BD"/>
    <w:rsid w:val="00291711"/>
    <w:rsid w:val="00291CB2"/>
    <w:rsid w:val="00291CB7"/>
    <w:rsid w:val="00291CC3"/>
    <w:rsid w:val="00291E4E"/>
    <w:rsid w:val="00291F64"/>
    <w:rsid w:val="00291FCE"/>
    <w:rsid w:val="002920DA"/>
    <w:rsid w:val="0029211A"/>
    <w:rsid w:val="002922DC"/>
    <w:rsid w:val="002926A1"/>
    <w:rsid w:val="0029288B"/>
    <w:rsid w:val="00292A3E"/>
    <w:rsid w:val="00292A67"/>
    <w:rsid w:val="00292A85"/>
    <w:rsid w:val="00293298"/>
    <w:rsid w:val="0029330D"/>
    <w:rsid w:val="00293533"/>
    <w:rsid w:val="00293EE8"/>
    <w:rsid w:val="00293F13"/>
    <w:rsid w:val="00293F72"/>
    <w:rsid w:val="00294475"/>
    <w:rsid w:val="00294626"/>
    <w:rsid w:val="00294B62"/>
    <w:rsid w:val="00294FF9"/>
    <w:rsid w:val="00295050"/>
    <w:rsid w:val="00295292"/>
    <w:rsid w:val="002952F1"/>
    <w:rsid w:val="00295421"/>
    <w:rsid w:val="002954B3"/>
    <w:rsid w:val="00295536"/>
    <w:rsid w:val="002958A5"/>
    <w:rsid w:val="00295CC2"/>
    <w:rsid w:val="002960B8"/>
    <w:rsid w:val="002960EB"/>
    <w:rsid w:val="00296614"/>
    <w:rsid w:val="00296A7C"/>
    <w:rsid w:val="00296E17"/>
    <w:rsid w:val="00296FC3"/>
    <w:rsid w:val="002971E7"/>
    <w:rsid w:val="00297261"/>
    <w:rsid w:val="002974E9"/>
    <w:rsid w:val="002975BB"/>
    <w:rsid w:val="002977CE"/>
    <w:rsid w:val="00297A2A"/>
    <w:rsid w:val="00297D1B"/>
    <w:rsid w:val="00297EA1"/>
    <w:rsid w:val="002A0021"/>
    <w:rsid w:val="002A00D5"/>
    <w:rsid w:val="002A03D5"/>
    <w:rsid w:val="002A060B"/>
    <w:rsid w:val="002A065F"/>
    <w:rsid w:val="002A08A7"/>
    <w:rsid w:val="002A09DA"/>
    <w:rsid w:val="002A0A9F"/>
    <w:rsid w:val="002A0EAA"/>
    <w:rsid w:val="002A0F1C"/>
    <w:rsid w:val="002A11A1"/>
    <w:rsid w:val="002A14A0"/>
    <w:rsid w:val="002A153E"/>
    <w:rsid w:val="002A164C"/>
    <w:rsid w:val="002A187C"/>
    <w:rsid w:val="002A18B5"/>
    <w:rsid w:val="002A1959"/>
    <w:rsid w:val="002A1AE3"/>
    <w:rsid w:val="002A214C"/>
    <w:rsid w:val="002A2482"/>
    <w:rsid w:val="002A25DE"/>
    <w:rsid w:val="002A27BD"/>
    <w:rsid w:val="002A2B74"/>
    <w:rsid w:val="002A2BAB"/>
    <w:rsid w:val="002A2DBF"/>
    <w:rsid w:val="002A2EBD"/>
    <w:rsid w:val="002A2F59"/>
    <w:rsid w:val="002A2FF6"/>
    <w:rsid w:val="002A30DB"/>
    <w:rsid w:val="002A319E"/>
    <w:rsid w:val="002A355C"/>
    <w:rsid w:val="002A35BD"/>
    <w:rsid w:val="002A36CE"/>
    <w:rsid w:val="002A3E32"/>
    <w:rsid w:val="002A3FB4"/>
    <w:rsid w:val="002A4001"/>
    <w:rsid w:val="002A41DE"/>
    <w:rsid w:val="002A44B9"/>
    <w:rsid w:val="002A44C8"/>
    <w:rsid w:val="002A45C1"/>
    <w:rsid w:val="002A47C4"/>
    <w:rsid w:val="002A494E"/>
    <w:rsid w:val="002A4AB8"/>
    <w:rsid w:val="002A4CFD"/>
    <w:rsid w:val="002A4F4E"/>
    <w:rsid w:val="002A5067"/>
    <w:rsid w:val="002A50C2"/>
    <w:rsid w:val="002A529E"/>
    <w:rsid w:val="002A52F1"/>
    <w:rsid w:val="002A530B"/>
    <w:rsid w:val="002A5343"/>
    <w:rsid w:val="002A577D"/>
    <w:rsid w:val="002A5925"/>
    <w:rsid w:val="002A594B"/>
    <w:rsid w:val="002A595B"/>
    <w:rsid w:val="002A5A07"/>
    <w:rsid w:val="002A5BD9"/>
    <w:rsid w:val="002A5CC9"/>
    <w:rsid w:val="002A5CDB"/>
    <w:rsid w:val="002A65D7"/>
    <w:rsid w:val="002A6697"/>
    <w:rsid w:val="002A67BD"/>
    <w:rsid w:val="002A67D7"/>
    <w:rsid w:val="002A6D2A"/>
    <w:rsid w:val="002A7201"/>
    <w:rsid w:val="002A76F1"/>
    <w:rsid w:val="002A7709"/>
    <w:rsid w:val="002A7731"/>
    <w:rsid w:val="002A7763"/>
    <w:rsid w:val="002A782F"/>
    <w:rsid w:val="002A7858"/>
    <w:rsid w:val="002A78B0"/>
    <w:rsid w:val="002A7C5D"/>
    <w:rsid w:val="002A7D6F"/>
    <w:rsid w:val="002A7DA2"/>
    <w:rsid w:val="002B007C"/>
    <w:rsid w:val="002B0170"/>
    <w:rsid w:val="002B0225"/>
    <w:rsid w:val="002B0233"/>
    <w:rsid w:val="002B06B5"/>
    <w:rsid w:val="002B0729"/>
    <w:rsid w:val="002B0764"/>
    <w:rsid w:val="002B0BEA"/>
    <w:rsid w:val="002B0C91"/>
    <w:rsid w:val="002B0D01"/>
    <w:rsid w:val="002B109B"/>
    <w:rsid w:val="002B1292"/>
    <w:rsid w:val="002B12CD"/>
    <w:rsid w:val="002B13B5"/>
    <w:rsid w:val="002B150E"/>
    <w:rsid w:val="002B174A"/>
    <w:rsid w:val="002B1812"/>
    <w:rsid w:val="002B19D4"/>
    <w:rsid w:val="002B1AA9"/>
    <w:rsid w:val="002B1D27"/>
    <w:rsid w:val="002B1D57"/>
    <w:rsid w:val="002B298D"/>
    <w:rsid w:val="002B29DF"/>
    <w:rsid w:val="002B2B69"/>
    <w:rsid w:val="002B2BFD"/>
    <w:rsid w:val="002B2C55"/>
    <w:rsid w:val="002B2FF6"/>
    <w:rsid w:val="002B305F"/>
    <w:rsid w:val="002B321B"/>
    <w:rsid w:val="002B3253"/>
    <w:rsid w:val="002B329D"/>
    <w:rsid w:val="002B3457"/>
    <w:rsid w:val="002B34AC"/>
    <w:rsid w:val="002B3511"/>
    <w:rsid w:val="002B3573"/>
    <w:rsid w:val="002B362E"/>
    <w:rsid w:val="002B36F2"/>
    <w:rsid w:val="002B4835"/>
    <w:rsid w:val="002B491F"/>
    <w:rsid w:val="002B4FF7"/>
    <w:rsid w:val="002B50CE"/>
    <w:rsid w:val="002B514E"/>
    <w:rsid w:val="002B51BB"/>
    <w:rsid w:val="002B53FF"/>
    <w:rsid w:val="002B5E46"/>
    <w:rsid w:val="002B60D3"/>
    <w:rsid w:val="002B6268"/>
    <w:rsid w:val="002B65FB"/>
    <w:rsid w:val="002B660E"/>
    <w:rsid w:val="002B6911"/>
    <w:rsid w:val="002B6938"/>
    <w:rsid w:val="002B69B6"/>
    <w:rsid w:val="002B69C8"/>
    <w:rsid w:val="002B6A2D"/>
    <w:rsid w:val="002B6A59"/>
    <w:rsid w:val="002B6FE2"/>
    <w:rsid w:val="002B717F"/>
    <w:rsid w:val="002B7267"/>
    <w:rsid w:val="002B72F0"/>
    <w:rsid w:val="002B7AA8"/>
    <w:rsid w:val="002B7E35"/>
    <w:rsid w:val="002B7E3D"/>
    <w:rsid w:val="002B7F0B"/>
    <w:rsid w:val="002C01E8"/>
    <w:rsid w:val="002C0276"/>
    <w:rsid w:val="002C0589"/>
    <w:rsid w:val="002C0596"/>
    <w:rsid w:val="002C0709"/>
    <w:rsid w:val="002C075C"/>
    <w:rsid w:val="002C0984"/>
    <w:rsid w:val="002C0C2F"/>
    <w:rsid w:val="002C0E1B"/>
    <w:rsid w:val="002C0EB6"/>
    <w:rsid w:val="002C0F9D"/>
    <w:rsid w:val="002C11F6"/>
    <w:rsid w:val="002C1365"/>
    <w:rsid w:val="002C180C"/>
    <w:rsid w:val="002C18EE"/>
    <w:rsid w:val="002C1972"/>
    <w:rsid w:val="002C2169"/>
    <w:rsid w:val="002C2221"/>
    <w:rsid w:val="002C2626"/>
    <w:rsid w:val="002C2B06"/>
    <w:rsid w:val="002C2B72"/>
    <w:rsid w:val="002C2BE5"/>
    <w:rsid w:val="002C2DB5"/>
    <w:rsid w:val="002C2EB3"/>
    <w:rsid w:val="002C2ED7"/>
    <w:rsid w:val="002C3092"/>
    <w:rsid w:val="002C31CC"/>
    <w:rsid w:val="002C339A"/>
    <w:rsid w:val="002C361A"/>
    <w:rsid w:val="002C36B2"/>
    <w:rsid w:val="002C371A"/>
    <w:rsid w:val="002C37BC"/>
    <w:rsid w:val="002C3873"/>
    <w:rsid w:val="002C390E"/>
    <w:rsid w:val="002C3A1A"/>
    <w:rsid w:val="002C3EC3"/>
    <w:rsid w:val="002C3FBA"/>
    <w:rsid w:val="002C4083"/>
    <w:rsid w:val="002C415B"/>
    <w:rsid w:val="002C4EDF"/>
    <w:rsid w:val="002C4FC6"/>
    <w:rsid w:val="002C5290"/>
    <w:rsid w:val="002C544F"/>
    <w:rsid w:val="002C55A0"/>
    <w:rsid w:val="002C57A7"/>
    <w:rsid w:val="002C5CDB"/>
    <w:rsid w:val="002C5E7A"/>
    <w:rsid w:val="002C6014"/>
    <w:rsid w:val="002C62AF"/>
    <w:rsid w:val="002C646B"/>
    <w:rsid w:val="002C6673"/>
    <w:rsid w:val="002C66E0"/>
    <w:rsid w:val="002C67A1"/>
    <w:rsid w:val="002C6CE6"/>
    <w:rsid w:val="002C6D24"/>
    <w:rsid w:val="002C6D5D"/>
    <w:rsid w:val="002C756F"/>
    <w:rsid w:val="002C77BD"/>
    <w:rsid w:val="002C7A74"/>
    <w:rsid w:val="002C7BFB"/>
    <w:rsid w:val="002C7C3C"/>
    <w:rsid w:val="002C7C90"/>
    <w:rsid w:val="002C7EB3"/>
    <w:rsid w:val="002C7FCB"/>
    <w:rsid w:val="002D0112"/>
    <w:rsid w:val="002D031F"/>
    <w:rsid w:val="002D05E5"/>
    <w:rsid w:val="002D07DF"/>
    <w:rsid w:val="002D0831"/>
    <w:rsid w:val="002D0940"/>
    <w:rsid w:val="002D0A02"/>
    <w:rsid w:val="002D0BE3"/>
    <w:rsid w:val="002D0F35"/>
    <w:rsid w:val="002D1069"/>
    <w:rsid w:val="002D1079"/>
    <w:rsid w:val="002D110D"/>
    <w:rsid w:val="002D163F"/>
    <w:rsid w:val="002D174B"/>
    <w:rsid w:val="002D186B"/>
    <w:rsid w:val="002D19A0"/>
    <w:rsid w:val="002D19E1"/>
    <w:rsid w:val="002D1A16"/>
    <w:rsid w:val="002D1A84"/>
    <w:rsid w:val="002D1A8E"/>
    <w:rsid w:val="002D1BA1"/>
    <w:rsid w:val="002D1C5D"/>
    <w:rsid w:val="002D1C74"/>
    <w:rsid w:val="002D1D20"/>
    <w:rsid w:val="002D1EB5"/>
    <w:rsid w:val="002D1EC1"/>
    <w:rsid w:val="002D1FB2"/>
    <w:rsid w:val="002D215B"/>
    <w:rsid w:val="002D21EF"/>
    <w:rsid w:val="002D2442"/>
    <w:rsid w:val="002D2976"/>
    <w:rsid w:val="002D2A32"/>
    <w:rsid w:val="002D2CAA"/>
    <w:rsid w:val="002D2DBC"/>
    <w:rsid w:val="002D2F38"/>
    <w:rsid w:val="002D2FAC"/>
    <w:rsid w:val="002D302A"/>
    <w:rsid w:val="002D30E8"/>
    <w:rsid w:val="002D3438"/>
    <w:rsid w:val="002D3AFA"/>
    <w:rsid w:val="002D3D3C"/>
    <w:rsid w:val="002D3D7C"/>
    <w:rsid w:val="002D4322"/>
    <w:rsid w:val="002D4A7D"/>
    <w:rsid w:val="002D4C99"/>
    <w:rsid w:val="002D4EFC"/>
    <w:rsid w:val="002D50E6"/>
    <w:rsid w:val="002D5116"/>
    <w:rsid w:val="002D521B"/>
    <w:rsid w:val="002D54C0"/>
    <w:rsid w:val="002D5859"/>
    <w:rsid w:val="002D5ECA"/>
    <w:rsid w:val="002D6315"/>
    <w:rsid w:val="002D6515"/>
    <w:rsid w:val="002D65CC"/>
    <w:rsid w:val="002D6624"/>
    <w:rsid w:val="002D66FA"/>
    <w:rsid w:val="002D674D"/>
    <w:rsid w:val="002D695E"/>
    <w:rsid w:val="002D6C8C"/>
    <w:rsid w:val="002D6CAE"/>
    <w:rsid w:val="002D6CC0"/>
    <w:rsid w:val="002D6E75"/>
    <w:rsid w:val="002D7044"/>
    <w:rsid w:val="002D719F"/>
    <w:rsid w:val="002D74CB"/>
    <w:rsid w:val="002D74DC"/>
    <w:rsid w:val="002D75D8"/>
    <w:rsid w:val="002D7936"/>
    <w:rsid w:val="002D7946"/>
    <w:rsid w:val="002D7AE5"/>
    <w:rsid w:val="002D7C02"/>
    <w:rsid w:val="002D7D7D"/>
    <w:rsid w:val="002D7E8E"/>
    <w:rsid w:val="002D7F78"/>
    <w:rsid w:val="002E0206"/>
    <w:rsid w:val="002E035C"/>
    <w:rsid w:val="002E05D7"/>
    <w:rsid w:val="002E0631"/>
    <w:rsid w:val="002E09C6"/>
    <w:rsid w:val="002E09D8"/>
    <w:rsid w:val="002E0CD1"/>
    <w:rsid w:val="002E0DA0"/>
    <w:rsid w:val="002E0DAB"/>
    <w:rsid w:val="002E0ED3"/>
    <w:rsid w:val="002E139C"/>
    <w:rsid w:val="002E13FC"/>
    <w:rsid w:val="002E1604"/>
    <w:rsid w:val="002E1707"/>
    <w:rsid w:val="002E1990"/>
    <w:rsid w:val="002E19FB"/>
    <w:rsid w:val="002E1B16"/>
    <w:rsid w:val="002E1C1E"/>
    <w:rsid w:val="002E1C27"/>
    <w:rsid w:val="002E1C8F"/>
    <w:rsid w:val="002E1DBA"/>
    <w:rsid w:val="002E2113"/>
    <w:rsid w:val="002E236F"/>
    <w:rsid w:val="002E2375"/>
    <w:rsid w:val="002E265E"/>
    <w:rsid w:val="002E295F"/>
    <w:rsid w:val="002E2BD5"/>
    <w:rsid w:val="002E3180"/>
    <w:rsid w:val="002E31C8"/>
    <w:rsid w:val="002E35CD"/>
    <w:rsid w:val="002E3611"/>
    <w:rsid w:val="002E36BD"/>
    <w:rsid w:val="002E36D0"/>
    <w:rsid w:val="002E37A8"/>
    <w:rsid w:val="002E3893"/>
    <w:rsid w:val="002E3D99"/>
    <w:rsid w:val="002E3F20"/>
    <w:rsid w:val="002E4136"/>
    <w:rsid w:val="002E41BF"/>
    <w:rsid w:val="002E4355"/>
    <w:rsid w:val="002E4398"/>
    <w:rsid w:val="002E4420"/>
    <w:rsid w:val="002E4472"/>
    <w:rsid w:val="002E44D6"/>
    <w:rsid w:val="002E4579"/>
    <w:rsid w:val="002E4590"/>
    <w:rsid w:val="002E4883"/>
    <w:rsid w:val="002E4943"/>
    <w:rsid w:val="002E4BBA"/>
    <w:rsid w:val="002E4CDE"/>
    <w:rsid w:val="002E4F3A"/>
    <w:rsid w:val="002E523F"/>
    <w:rsid w:val="002E52F6"/>
    <w:rsid w:val="002E5340"/>
    <w:rsid w:val="002E5364"/>
    <w:rsid w:val="002E538E"/>
    <w:rsid w:val="002E5436"/>
    <w:rsid w:val="002E5761"/>
    <w:rsid w:val="002E5786"/>
    <w:rsid w:val="002E58C7"/>
    <w:rsid w:val="002E59DD"/>
    <w:rsid w:val="002E5AC3"/>
    <w:rsid w:val="002E5ECE"/>
    <w:rsid w:val="002E5F6C"/>
    <w:rsid w:val="002E6091"/>
    <w:rsid w:val="002E6171"/>
    <w:rsid w:val="002E62F4"/>
    <w:rsid w:val="002E6A33"/>
    <w:rsid w:val="002E6B3F"/>
    <w:rsid w:val="002E6BE2"/>
    <w:rsid w:val="002E6DAF"/>
    <w:rsid w:val="002E6E1E"/>
    <w:rsid w:val="002E7125"/>
    <w:rsid w:val="002E7140"/>
    <w:rsid w:val="002E7298"/>
    <w:rsid w:val="002E72CD"/>
    <w:rsid w:val="002E733B"/>
    <w:rsid w:val="002E73BE"/>
    <w:rsid w:val="002E75C5"/>
    <w:rsid w:val="002E7667"/>
    <w:rsid w:val="002E7720"/>
    <w:rsid w:val="002E7A11"/>
    <w:rsid w:val="002E7BB5"/>
    <w:rsid w:val="002E7C9F"/>
    <w:rsid w:val="002E7EC4"/>
    <w:rsid w:val="002E7F4F"/>
    <w:rsid w:val="002F0076"/>
    <w:rsid w:val="002F01C4"/>
    <w:rsid w:val="002F024F"/>
    <w:rsid w:val="002F0258"/>
    <w:rsid w:val="002F03CF"/>
    <w:rsid w:val="002F04D6"/>
    <w:rsid w:val="002F09A5"/>
    <w:rsid w:val="002F0A47"/>
    <w:rsid w:val="002F0ABE"/>
    <w:rsid w:val="002F0C03"/>
    <w:rsid w:val="002F0C2B"/>
    <w:rsid w:val="002F0FAB"/>
    <w:rsid w:val="002F0FC7"/>
    <w:rsid w:val="002F0FD7"/>
    <w:rsid w:val="002F10AF"/>
    <w:rsid w:val="002F1131"/>
    <w:rsid w:val="002F123B"/>
    <w:rsid w:val="002F12DE"/>
    <w:rsid w:val="002F14FF"/>
    <w:rsid w:val="002F1577"/>
    <w:rsid w:val="002F15FB"/>
    <w:rsid w:val="002F1616"/>
    <w:rsid w:val="002F1851"/>
    <w:rsid w:val="002F1961"/>
    <w:rsid w:val="002F19FC"/>
    <w:rsid w:val="002F1EF8"/>
    <w:rsid w:val="002F1FF9"/>
    <w:rsid w:val="002F226D"/>
    <w:rsid w:val="002F23F0"/>
    <w:rsid w:val="002F245B"/>
    <w:rsid w:val="002F2623"/>
    <w:rsid w:val="002F26CB"/>
    <w:rsid w:val="002F2701"/>
    <w:rsid w:val="002F2735"/>
    <w:rsid w:val="002F276B"/>
    <w:rsid w:val="002F28D7"/>
    <w:rsid w:val="002F2A85"/>
    <w:rsid w:val="002F2C2D"/>
    <w:rsid w:val="002F2CB2"/>
    <w:rsid w:val="002F2F7B"/>
    <w:rsid w:val="002F3436"/>
    <w:rsid w:val="002F34EB"/>
    <w:rsid w:val="002F34F0"/>
    <w:rsid w:val="002F37A1"/>
    <w:rsid w:val="002F38C8"/>
    <w:rsid w:val="002F39CD"/>
    <w:rsid w:val="002F3A93"/>
    <w:rsid w:val="002F3ACD"/>
    <w:rsid w:val="002F3D1B"/>
    <w:rsid w:val="002F3EBF"/>
    <w:rsid w:val="002F3F0E"/>
    <w:rsid w:val="002F4097"/>
    <w:rsid w:val="002F4150"/>
    <w:rsid w:val="002F4256"/>
    <w:rsid w:val="002F42AF"/>
    <w:rsid w:val="002F47BA"/>
    <w:rsid w:val="002F4869"/>
    <w:rsid w:val="002F48FE"/>
    <w:rsid w:val="002F4A40"/>
    <w:rsid w:val="002F4C6A"/>
    <w:rsid w:val="002F4D0D"/>
    <w:rsid w:val="002F4FDF"/>
    <w:rsid w:val="002F52DD"/>
    <w:rsid w:val="002F5609"/>
    <w:rsid w:val="002F5AF5"/>
    <w:rsid w:val="002F5B1F"/>
    <w:rsid w:val="002F5B2C"/>
    <w:rsid w:val="002F5B43"/>
    <w:rsid w:val="002F5DD7"/>
    <w:rsid w:val="002F6233"/>
    <w:rsid w:val="002F62B3"/>
    <w:rsid w:val="002F64AB"/>
    <w:rsid w:val="002F6B08"/>
    <w:rsid w:val="002F6B74"/>
    <w:rsid w:val="002F6BC3"/>
    <w:rsid w:val="002F6C62"/>
    <w:rsid w:val="002F7017"/>
    <w:rsid w:val="002F7039"/>
    <w:rsid w:val="002F7147"/>
    <w:rsid w:val="002F7520"/>
    <w:rsid w:val="002F756A"/>
    <w:rsid w:val="002F776E"/>
    <w:rsid w:val="002F7B26"/>
    <w:rsid w:val="002F7B39"/>
    <w:rsid w:val="002F7C67"/>
    <w:rsid w:val="002F7C97"/>
    <w:rsid w:val="00300039"/>
    <w:rsid w:val="003006C9"/>
    <w:rsid w:val="003006D5"/>
    <w:rsid w:val="00300A87"/>
    <w:rsid w:val="00300B31"/>
    <w:rsid w:val="00300BF7"/>
    <w:rsid w:val="00301245"/>
    <w:rsid w:val="003012CE"/>
    <w:rsid w:val="003017E7"/>
    <w:rsid w:val="00301819"/>
    <w:rsid w:val="00301ADB"/>
    <w:rsid w:val="00301B2A"/>
    <w:rsid w:val="00301F7A"/>
    <w:rsid w:val="0030214B"/>
    <w:rsid w:val="0030225C"/>
    <w:rsid w:val="0030234E"/>
    <w:rsid w:val="00302421"/>
    <w:rsid w:val="00302633"/>
    <w:rsid w:val="003026CC"/>
    <w:rsid w:val="003028B8"/>
    <w:rsid w:val="00302AF7"/>
    <w:rsid w:val="00302B45"/>
    <w:rsid w:val="00302EBE"/>
    <w:rsid w:val="00302EF7"/>
    <w:rsid w:val="00303011"/>
    <w:rsid w:val="00303059"/>
    <w:rsid w:val="0030324A"/>
    <w:rsid w:val="00303530"/>
    <w:rsid w:val="003035E9"/>
    <w:rsid w:val="003038B4"/>
    <w:rsid w:val="00303A8C"/>
    <w:rsid w:val="00303AA7"/>
    <w:rsid w:val="00303E4C"/>
    <w:rsid w:val="003041FA"/>
    <w:rsid w:val="00304479"/>
    <w:rsid w:val="00304605"/>
    <w:rsid w:val="00304D65"/>
    <w:rsid w:val="00304DAC"/>
    <w:rsid w:val="00304E72"/>
    <w:rsid w:val="00304EC4"/>
    <w:rsid w:val="0030514A"/>
    <w:rsid w:val="00305251"/>
    <w:rsid w:val="003054E1"/>
    <w:rsid w:val="00305650"/>
    <w:rsid w:val="003056F9"/>
    <w:rsid w:val="0030576F"/>
    <w:rsid w:val="00305846"/>
    <w:rsid w:val="00305B52"/>
    <w:rsid w:val="00305C9A"/>
    <w:rsid w:val="00305CEE"/>
    <w:rsid w:val="00305E0D"/>
    <w:rsid w:val="00305F31"/>
    <w:rsid w:val="00305F4D"/>
    <w:rsid w:val="003060BE"/>
    <w:rsid w:val="003060E1"/>
    <w:rsid w:val="003062AF"/>
    <w:rsid w:val="0030654C"/>
    <w:rsid w:val="00306564"/>
    <w:rsid w:val="003066A9"/>
    <w:rsid w:val="003066B9"/>
    <w:rsid w:val="00306AB6"/>
    <w:rsid w:val="00306CE9"/>
    <w:rsid w:val="00306F3E"/>
    <w:rsid w:val="003073AD"/>
    <w:rsid w:val="00307622"/>
    <w:rsid w:val="00307994"/>
    <w:rsid w:val="00307998"/>
    <w:rsid w:val="00307A82"/>
    <w:rsid w:val="00307B67"/>
    <w:rsid w:val="00307CDC"/>
    <w:rsid w:val="00307ECA"/>
    <w:rsid w:val="00307F3E"/>
    <w:rsid w:val="0031037E"/>
    <w:rsid w:val="003105E0"/>
    <w:rsid w:val="003107F4"/>
    <w:rsid w:val="00310B15"/>
    <w:rsid w:val="00311009"/>
    <w:rsid w:val="003110A4"/>
    <w:rsid w:val="00311642"/>
    <w:rsid w:val="00311766"/>
    <w:rsid w:val="00311875"/>
    <w:rsid w:val="00311C77"/>
    <w:rsid w:val="00311DC9"/>
    <w:rsid w:val="0031212B"/>
    <w:rsid w:val="003123A0"/>
    <w:rsid w:val="003126C2"/>
    <w:rsid w:val="00312938"/>
    <w:rsid w:val="00312978"/>
    <w:rsid w:val="00312B43"/>
    <w:rsid w:val="00312EAF"/>
    <w:rsid w:val="00312EBF"/>
    <w:rsid w:val="0031305E"/>
    <w:rsid w:val="003130C8"/>
    <w:rsid w:val="00313367"/>
    <w:rsid w:val="0031338C"/>
    <w:rsid w:val="003134C7"/>
    <w:rsid w:val="0031376E"/>
    <w:rsid w:val="003139B5"/>
    <w:rsid w:val="00313AE0"/>
    <w:rsid w:val="00313AE3"/>
    <w:rsid w:val="00313BD6"/>
    <w:rsid w:val="00313E21"/>
    <w:rsid w:val="003140AA"/>
    <w:rsid w:val="0031430C"/>
    <w:rsid w:val="00314412"/>
    <w:rsid w:val="003146F0"/>
    <w:rsid w:val="0031488E"/>
    <w:rsid w:val="0031491A"/>
    <w:rsid w:val="0031497D"/>
    <w:rsid w:val="00314ACE"/>
    <w:rsid w:val="00314B57"/>
    <w:rsid w:val="00314C7B"/>
    <w:rsid w:val="00314D4E"/>
    <w:rsid w:val="003150DD"/>
    <w:rsid w:val="003151FB"/>
    <w:rsid w:val="0031524B"/>
    <w:rsid w:val="0031529C"/>
    <w:rsid w:val="00315428"/>
    <w:rsid w:val="00315447"/>
    <w:rsid w:val="00315525"/>
    <w:rsid w:val="00315588"/>
    <w:rsid w:val="003155C6"/>
    <w:rsid w:val="00315A84"/>
    <w:rsid w:val="00315CD1"/>
    <w:rsid w:val="00315CD9"/>
    <w:rsid w:val="003160B4"/>
    <w:rsid w:val="0031641B"/>
    <w:rsid w:val="003164D8"/>
    <w:rsid w:val="00316637"/>
    <w:rsid w:val="003169CF"/>
    <w:rsid w:val="00316B73"/>
    <w:rsid w:val="00316CA4"/>
    <w:rsid w:val="00316F82"/>
    <w:rsid w:val="0031700E"/>
    <w:rsid w:val="0031709E"/>
    <w:rsid w:val="003172D3"/>
    <w:rsid w:val="003174D0"/>
    <w:rsid w:val="0031780A"/>
    <w:rsid w:val="00317B3B"/>
    <w:rsid w:val="00317C30"/>
    <w:rsid w:val="00317C3A"/>
    <w:rsid w:val="00317EB3"/>
    <w:rsid w:val="00317FC6"/>
    <w:rsid w:val="0032057A"/>
    <w:rsid w:val="003205B2"/>
    <w:rsid w:val="00320899"/>
    <w:rsid w:val="00320904"/>
    <w:rsid w:val="00320BDA"/>
    <w:rsid w:val="00320C69"/>
    <w:rsid w:val="00320DC0"/>
    <w:rsid w:val="003212AB"/>
    <w:rsid w:val="0032134D"/>
    <w:rsid w:val="003214CB"/>
    <w:rsid w:val="003216CD"/>
    <w:rsid w:val="0032180E"/>
    <w:rsid w:val="003219A1"/>
    <w:rsid w:val="003219A6"/>
    <w:rsid w:val="00321AEB"/>
    <w:rsid w:val="00321B41"/>
    <w:rsid w:val="00321E73"/>
    <w:rsid w:val="0032221D"/>
    <w:rsid w:val="0032234B"/>
    <w:rsid w:val="003225CA"/>
    <w:rsid w:val="00322681"/>
    <w:rsid w:val="00322A8C"/>
    <w:rsid w:val="00322CDF"/>
    <w:rsid w:val="00323411"/>
    <w:rsid w:val="00323431"/>
    <w:rsid w:val="003237FC"/>
    <w:rsid w:val="00323A68"/>
    <w:rsid w:val="00323B07"/>
    <w:rsid w:val="00323C53"/>
    <w:rsid w:val="00323D21"/>
    <w:rsid w:val="00323E41"/>
    <w:rsid w:val="00323EED"/>
    <w:rsid w:val="00323F7D"/>
    <w:rsid w:val="00323FDB"/>
    <w:rsid w:val="003240A3"/>
    <w:rsid w:val="0032410F"/>
    <w:rsid w:val="003241A4"/>
    <w:rsid w:val="003241D9"/>
    <w:rsid w:val="003242BA"/>
    <w:rsid w:val="00324670"/>
    <w:rsid w:val="00324990"/>
    <w:rsid w:val="00324C1C"/>
    <w:rsid w:val="00324E0C"/>
    <w:rsid w:val="0032505A"/>
    <w:rsid w:val="00325099"/>
    <w:rsid w:val="00325259"/>
    <w:rsid w:val="003253BE"/>
    <w:rsid w:val="003253CA"/>
    <w:rsid w:val="003255F2"/>
    <w:rsid w:val="0032571E"/>
    <w:rsid w:val="00325764"/>
    <w:rsid w:val="003258E1"/>
    <w:rsid w:val="003259A2"/>
    <w:rsid w:val="00325E85"/>
    <w:rsid w:val="0032609F"/>
    <w:rsid w:val="00326129"/>
    <w:rsid w:val="0032623A"/>
    <w:rsid w:val="003262F4"/>
    <w:rsid w:val="00326412"/>
    <w:rsid w:val="0032642C"/>
    <w:rsid w:val="003264AF"/>
    <w:rsid w:val="003264F0"/>
    <w:rsid w:val="003265ED"/>
    <w:rsid w:val="0032666A"/>
    <w:rsid w:val="00326900"/>
    <w:rsid w:val="0032692F"/>
    <w:rsid w:val="003269A5"/>
    <w:rsid w:val="00326BC1"/>
    <w:rsid w:val="00326C87"/>
    <w:rsid w:val="003275C2"/>
    <w:rsid w:val="00327A62"/>
    <w:rsid w:val="00327BD3"/>
    <w:rsid w:val="00327CCF"/>
    <w:rsid w:val="00327E03"/>
    <w:rsid w:val="003301FA"/>
    <w:rsid w:val="00330414"/>
    <w:rsid w:val="00330EEB"/>
    <w:rsid w:val="0033104C"/>
    <w:rsid w:val="003311C9"/>
    <w:rsid w:val="00331395"/>
    <w:rsid w:val="003314AD"/>
    <w:rsid w:val="00331971"/>
    <w:rsid w:val="00331EFE"/>
    <w:rsid w:val="00331F58"/>
    <w:rsid w:val="0033200B"/>
    <w:rsid w:val="00332292"/>
    <w:rsid w:val="0033274B"/>
    <w:rsid w:val="00332871"/>
    <w:rsid w:val="00332903"/>
    <w:rsid w:val="00332982"/>
    <w:rsid w:val="00332BB2"/>
    <w:rsid w:val="00332E25"/>
    <w:rsid w:val="00332E95"/>
    <w:rsid w:val="00332F5B"/>
    <w:rsid w:val="003338AB"/>
    <w:rsid w:val="00333AFD"/>
    <w:rsid w:val="00333E14"/>
    <w:rsid w:val="00333EAF"/>
    <w:rsid w:val="00333F9F"/>
    <w:rsid w:val="00334004"/>
    <w:rsid w:val="00334032"/>
    <w:rsid w:val="00334197"/>
    <w:rsid w:val="0033436C"/>
    <w:rsid w:val="003348B3"/>
    <w:rsid w:val="00334C3D"/>
    <w:rsid w:val="00334CAC"/>
    <w:rsid w:val="00334DA0"/>
    <w:rsid w:val="00334DE7"/>
    <w:rsid w:val="00334E23"/>
    <w:rsid w:val="0033531E"/>
    <w:rsid w:val="00335580"/>
    <w:rsid w:val="00335781"/>
    <w:rsid w:val="00335871"/>
    <w:rsid w:val="00335A94"/>
    <w:rsid w:val="00335D28"/>
    <w:rsid w:val="00335D8E"/>
    <w:rsid w:val="003360B6"/>
    <w:rsid w:val="0033613A"/>
    <w:rsid w:val="003361F1"/>
    <w:rsid w:val="00336384"/>
    <w:rsid w:val="003366BA"/>
    <w:rsid w:val="00336979"/>
    <w:rsid w:val="00336D4E"/>
    <w:rsid w:val="00336DA3"/>
    <w:rsid w:val="00336DC5"/>
    <w:rsid w:val="00336DDD"/>
    <w:rsid w:val="00336F87"/>
    <w:rsid w:val="00336FFF"/>
    <w:rsid w:val="003373AC"/>
    <w:rsid w:val="00337563"/>
    <w:rsid w:val="00337664"/>
    <w:rsid w:val="00337713"/>
    <w:rsid w:val="00337816"/>
    <w:rsid w:val="00337A1A"/>
    <w:rsid w:val="00337B27"/>
    <w:rsid w:val="00337C05"/>
    <w:rsid w:val="00337EBC"/>
    <w:rsid w:val="0034004C"/>
    <w:rsid w:val="00340161"/>
    <w:rsid w:val="0034028F"/>
    <w:rsid w:val="00340644"/>
    <w:rsid w:val="00340710"/>
    <w:rsid w:val="00340846"/>
    <w:rsid w:val="00340916"/>
    <w:rsid w:val="003409BA"/>
    <w:rsid w:val="00340B68"/>
    <w:rsid w:val="00340B7C"/>
    <w:rsid w:val="00341039"/>
    <w:rsid w:val="00341042"/>
    <w:rsid w:val="003411A9"/>
    <w:rsid w:val="00341301"/>
    <w:rsid w:val="00341322"/>
    <w:rsid w:val="003414AC"/>
    <w:rsid w:val="00341848"/>
    <w:rsid w:val="00341C2C"/>
    <w:rsid w:val="00341ECD"/>
    <w:rsid w:val="0034206A"/>
    <w:rsid w:val="00342123"/>
    <w:rsid w:val="00342645"/>
    <w:rsid w:val="00342BDF"/>
    <w:rsid w:val="00342C2F"/>
    <w:rsid w:val="00342CE6"/>
    <w:rsid w:val="00342E4A"/>
    <w:rsid w:val="00342E60"/>
    <w:rsid w:val="00342E7B"/>
    <w:rsid w:val="00342F74"/>
    <w:rsid w:val="00342FA4"/>
    <w:rsid w:val="00342FBC"/>
    <w:rsid w:val="0034362E"/>
    <w:rsid w:val="00343D8F"/>
    <w:rsid w:val="00344221"/>
    <w:rsid w:val="0034423F"/>
    <w:rsid w:val="003442B1"/>
    <w:rsid w:val="003444E3"/>
    <w:rsid w:val="00344791"/>
    <w:rsid w:val="00344B86"/>
    <w:rsid w:val="00344B97"/>
    <w:rsid w:val="00344EF0"/>
    <w:rsid w:val="00345322"/>
    <w:rsid w:val="00345452"/>
    <w:rsid w:val="00345977"/>
    <w:rsid w:val="003459FA"/>
    <w:rsid w:val="00345AE0"/>
    <w:rsid w:val="00345D61"/>
    <w:rsid w:val="00345DF7"/>
    <w:rsid w:val="00345DFA"/>
    <w:rsid w:val="0034642B"/>
    <w:rsid w:val="00346636"/>
    <w:rsid w:val="00346648"/>
    <w:rsid w:val="00346A4E"/>
    <w:rsid w:val="00346ABC"/>
    <w:rsid w:val="00346BB8"/>
    <w:rsid w:val="00346E5E"/>
    <w:rsid w:val="00346FDE"/>
    <w:rsid w:val="003470EC"/>
    <w:rsid w:val="0034728F"/>
    <w:rsid w:val="00347503"/>
    <w:rsid w:val="003478F4"/>
    <w:rsid w:val="00347A9D"/>
    <w:rsid w:val="00347B66"/>
    <w:rsid w:val="00347CF6"/>
    <w:rsid w:val="00347DF6"/>
    <w:rsid w:val="003500D6"/>
    <w:rsid w:val="00350295"/>
    <w:rsid w:val="003502A5"/>
    <w:rsid w:val="003502C5"/>
    <w:rsid w:val="003503AA"/>
    <w:rsid w:val="003504D7"/>
    <w:rsid w:val="003506AD"/>
    <w:rsid w:val="003508B9"/>
    <w:rsid w:val="00350B37"/>
    <w:rsid w:val="00350C1E"/>
    <w:rsid w:val="003512EE"/>
    <w:rsid w:val="0035146B"/>
    <w:rsid w:val="00351496"/>
    <w:rsid w:val="0035190E"/>
    <w:rsid w:val="00351EDB"/>
    <w:rsid w:val="00352144"/>
    <w:rsid w:val="00352817"/>
    <w:rsid w:val="00352920"/>
    <w:rsid w:val="00352C1F"/>
    <w:rsid w:val="00352D49"/>
    <w:rsid w:val="00352EB6"/>
    <w:rsid w:val="00353242"/>
    <w:rsid w:val="00353411"/>
    <w:rsid w:val="00353901"/>
    <w:rsid w:val="00353B3C"/>
    <w:rsid w:val="00353C4F"/>
    <w:rsid w:val="00353FF1"/>
    <w:rsid w:val="00354348"/>
    <w:rsid w:val="00354828"/>
    <w:rsid w:val="00354AE3"/>
    <w:rsid w:val="00354B95"/>
    <w:rsid w:val="00354C9C"/>
    <w:rsid w:val="00354E71"/>
    <w:rsid w:val="00354F01"/>
    <w:rsid w:val="00354F9C"/>
    <w:rsid w:val="0035521C"/>
    <w:rsid w:val="003553C0"/>
    <w:rsid w:val="003553D2"/>
    <w:rsid w:val="003553E2"/>
    <w:rsid w:val="0035554E"/>
    <w:rsid w:val="0035556B"/>
    <w:rsid w:val="00355800"/>
    <w:rsid w:val="0035588D"/>
    <w:rsid w:val="0035593C"/>
    <w:rsid w:val="003559FA"/>
    <w:rsid w:val="00355A59"/>
    <w:rsid w:val="00355B93"/>
    <w:rsid w:val="00355C65"/>
    <w:rsid w:val="00355CFD"/>
    <w:rsid w:val="00355E11"/>
    <w:rsid w:val="00355E30"/>
    <w:rsid w:val="0035606F"/>
    <w:rsid w:val="003560E5"/>
    <w:rsid w:val="00356182"/>
    <w:rsid w:val="0035647D"/>
    <w:rsid w:val="003564D8"/>
    <w:rsid w:val="00356604"/>
    <w:rsid w:val="00356706"/>
    <w:rsid w:val="0035681E"/>
    <w:rsid w:val="0035683B"/>
    <w:rsid w:val="00356952"/>
    <w:rsid w:val="00356A2D"/>
    <w:rsid w:val="00356BAD"/>
    <w:rsid w:val="00356E70"/>
    <w:rsid w:val="00357089"/>
    <w:rsid w:val="00357402"/>
    <w:rsid w:val="00357651"/>
    <w:rsid w:val="00357730"/>
    <w:rsid w:val="00357A5A"/>
    <w:rsid w:val="00357B11"/>
    <w:rsid w:val="00357B1D"/>
    <w:rsid w:val="00357B79"/>
    <w:rsid w:val="00357D7E"/>
    <w:rsid w:val="00357F23"/>
    <w:rsid w:val="003600E9"/>
    <w:rsid w:val="00360481"/>
    <w:rsid w:val="00360700"/>
    <w:rsid w:val="00360718"/>
    <w:rsid w:val="003607D4"/>
    <w:rsid w:val="003607EF"/>
    <w:rsid w:val="00360828"/>
    <w:rsid w:val="00360A5E"/>
    <w:rsid w:val="00360F1D"/>
    <w:rsid w:val="00360FA9"/>
    <w:rsid w:val="00360FE0"/>
    <w:rsid w:val="0036114E"/>
    <w:rsid w:val="0036123D"/>
    <w:rsid w:val="00361663"/>
    <w:rsid w:val="003617DE"/>
    <w:rsid w:val="00361839"/>
    <w:rsid w:val="0036195D"/>
    <w:rsid w:val="0036196A"/>
    <w:rsid w:val="00361B2C"/>
    <w:rsid w:val="00361BE4"/>
    <w:rsid w:val="00361CBA"/>
    <w:rsid w:val="003624DA"/>
    <w:rsid w:val="00362567"/>
    <w:rsid w:val="003625AF"/>
    <w:rsid w:val="00362655"/>
    <w:rsid w:val="00362CB2"/>
    <w:rsid w:val="00362DCA"/>
    <w:rsid w:val="00362FD5"/>
    <w:rsid w:val="0036309B"/>
    <w:rsid w:val="003633FE"/>
    <w:rsid w:val="003634AE"/>
    <w:rsid w:val="003637B6"/>
    <w:rsid w:val="00363939"/>
    <w:rsid w:val="00363BC0"/>
    <w:rsid w:val="00363D40"/>
    <w:rsid w:val="00363DF5"/>
    <w:rsid w:val="00363E94"/>
    <w:rsid w:val="00363EFA"/>
    <w:rsid w:val="00363F8A"/>
    <w:rsid w:val="0036415E"/>
    <w:rsid w:val="003642B4"/>
    <w:rsid w:val="00364323"/>
    <w:rsid w:val="0036482A"/>
    <w:rsid w:val="00364868"/>
    <w:rsid w:val="00364910"/>
    <w:rsid w:val="003649B5"/>
    <w:rsid w:val="00364B5F"/>
    <w:rsid w:val="00364C82"/>
    <w:rsid w:val="00364DB7"/>
    <w:rsid w:val="003654A6"/>
    <w:rsid w:val="0036574E"/>
    <w:rsid w:val="003657CD"/>
    <w:rsid w:val="00365A9E"/>
    <w:rsid w:val="00365AAE"/>
    <w:rsid w:val="00365B4C"/>
    <w:rsid w:val="00365C0C"/>
    <w:rsid w:val="00365D1B"/>
    <w:rsid w:val="00365FFB"/>
    <w:rsid w:val="00366189"/>
    <w:rsid w:val="003661C1"/>
    <w:rsid w:val="00366451"/>
    <w:rsid w:val="0036651E"/>
    <w:rsid w:val="0036663A"/>
    <w:rsid w:val="0036677A"/>
    <w:rsid w:val="00366923"/>
    <w:rsid w:val="00366ACE"/>
    <w:rsid w:val="00366BB4"/>
    <w:rsid w:val="00367121"/>
    <w:rsid w:val="00367211"/>
    <w:rsid w:val="0036729C"/>
    <w:rsid w:val="00367449"/>
    <w:rsid w:val="003679A0"/>
    <w:rsid w:val="00367A0B"/>
    <w:rsid w:val="00367A72"/>
    <w:rsid w:val="00367DEB"/>
    <w:rsid w:val="00367DF7"/>
    <w:rsid w:val="00367E62"/>
    <w:rsid w:val="00367E75"/>
    <w:rsid w:val="00367F48"/>
    <w:rsid w:val="00370002"/>
    <w:rsid w:val="003702B8"/>
    <w:rsid w:val="00370509"/>
    <w:rsid w:val="003706B6"/>
    <w:rsid w:val="003707A3"/>
    <w:rsid w:val="003709CB"/>
    <w:rsid w:val="00370AB2"/>
    <w:rsid w:val="00370B38"/>
    <w:rsid w:val="00370D4E"/>
    <w:rsid w:val="00371161"/>
    <w:rsid w:val="0037128D"/>
    <w:rsid w:val="003712AD"/>
    <w:rsid w:val="0037136A"/>
    <w:rsid w:val="003713CB"/>
    <w:rsid w:val="00371594"/>
    <w:rsid w:val="00372206"/>
    <w:rsid w:val="003725BB"/>
    <w:rsid w:val="0037271E"/>
    <w:rsid w:val="003727FE"/>
    <w:rsid w:val="003728C2"/>
    <w:rsid w:val="00372D4E"/>
    <w:rsid w:val="00372EA7"/>
    <w:rsid w:val="00372F4D"/>
    <w:rsid w:val="003730FD"/>
    <w:rsid w:val="00373199"/>
    <w:rsid w:val="00373443"/>
    <w:rsid w:val="00373787"/>
    <w:rsid w:val="00373ACF"/>
    <w:rsid w:val="00373BF1"/>
    <w:rsid w:val="00373C0A"/>
    <w:rsid w:val="00373EF2"/>
    <w:rsid w:val="00373F71"/>
    <w:rsid w:val="00373FE0"/>
    <w:rsid w:val="003740E1"/>
    <w:rsid w:val="003741D0"/>
    <w:rsid w:val="003746C1"/>
    <w:rsid w:val="0037472B"/>
    <w:rsid w:val="0037526F"/>
    <w:rsid w:val="003752A8"/>
    <w:rsid w:val="00375683"/>
    <w:rsid w:val="00375AD9"/>
    <w:rsid w:val="00375BB6"/>
    <w:rsid w:val="00375D44"/>
    <w:rsid w:val="00375E20"/>
    <w:rsid w:val="0037630B"/>
    <w:rsid w:val="00376840"/>
    <w:rsid w:val="00376ABF"/>
    <w:rsid w:val="00376C3F"/>
    <w:rsid w:val="00377655"/>
    <w:rsid w:val="00377A08"/>
    <w:rsid w:val="00377A39"/>
    <w:rsid w:val="00377ADF"/>
    <w:rsid w:val="00377B7A"/>
    <w:rsid w:val="00377D45"/>
    <w:rsid w:val="00377E89"/>
    <w:rsid w:val="00377F02"/>
    <w:rsid w:val="00380099"/>
    <w:rsid w:val="003800E7"/>
    <w:rsid w:val="003802B9"/>
    <w:rsid w:val="003805DC"/>
    <w:rsid w:val="00380B70"/>
    <w:rsid w:val="00380BD4"/>
    <w:rsid w:val="00380BDC"/>
    <w:rsid w:val="00380E5E"/>
    <w:rsid w:val="00380FFC"/>
    <w:rsid w:val="0038106F"/>
    <w:rsid w:val="00381087"/>
    <w:rsid w:val="003812F2"/>
    <w:rsid w:val="00381575"/>
    <w:rsid w:val="0038176D"/>
    <w:rsid w:val="00381826"/>
    <w:rsid w:val="003822E4"/>
    <w:rsid w:val="003823C9"/>
    <w:rsid w:val="00382612"/>
    <w:rsid w:val="003826CC"/>
    <w:rsid w:val="003829BA"/>
    <w:rsid w:val="003829C4"/>
    <w:rsid w:val="00382A4E"/>
    <w:rsid w:val="00382CDD"/>
    <w:rsid w:val="00382DE8"/>
    <w:rsid w:val="003831DF"/>
    <w:rsid w:val="0038326B"/>
    <w:rsid w:val="0038348C"/>
    <w:rsid w:val="00383579"/>
    <w:rsid w:val="003835A2"/>
    <w:rsid w:val="00383893"/>
    <w:rsid w:val="003838A2"/>
    <w:rsid w:val="0038399C"/>
    <w:rsid w:val="00383C26"/>
    <w:rsid w:val="00383DC6"/>
    <w:rsid w:val="00383EB4"/>
    <w:rsid w:val="00384583"/>
    <w:rsid w:val="00384619"/>
    <w:rsid w:val="003847AD"/>
    <w:rsid w:val="003849B1"/>
    <w:rsid w:val="00384C42"/>
    <w:rsid w:val="00384DAA"/>
    <w:rsid w:val="003851B4"/>
    <w:rsid w:val="00385239"/>
    <w:rsid w:val="00385533"/>
    <w:rsid w:val="00385644"/>
    <w:rsid w:val="00385D44"/>
    <w:rsid w:val="00385DA1"/>
    <w:rsid w:val="00385E0C"/>
    <w:rsid w:val="003861C7"/>
    <w:rsid w:val="003862E8"/>
    <w:rsid w:val="003863D3"/>
    <w:rsid w:val="00386D7D"/>
    <w:rsid w:val="00386F19"/>
    <w:rsid w:val="0038711B"/>
    <w:rsid w:val="00387192"/>
    <w:rsid w:val="003872E7"/>
    <w:rsid w:val="0038739F"/>
    <w:rsid w:val="003874A0"/>
    <w:rsid w:val="0038765E"/>
    <w:rsid w:val="0038768D"/>
    <w:rsid w:val="00387807"/>
    <w:rsid w:val="003878AB"/>
    <w:rsid w:val="00387972"/>
    <w:rsid w:val="003879EB"/>
    <w:rsid w:val="00387C33"/>
    <w:rsid w:val="0039002D"/>
    <w:rsid w:val="00390561"/>
    <w:rsid w:val="00390651"/>
    <w:rsid w:val="003906C0"/>
    <w:rsid w:val="003906C5"/>
    <w:rsid w:val="00390AE8"/>
    <w:rsid w:val="00390B66"/>
    <w:rsid w:val="00390BB6"/>
    <w:rsid w:val="00390D5C"/>
    <w:rsid w:val="00390E14"/>
    <w:rsid w:val="003910CE"/>
    <w:rsid w:val="00391277"/>
    <w:rsid w:val="00391433"/>
    <w:rsid w:val="00391A43"/>
    <w:rsid w:val="00391CB7"/>
    <w:rsid w:val="00391DB3"/>
    <w:rsid w:val="00391E00"/>
    <w:rsid w:val="00391EC5"/>
    <w:rsid w:val="0039212F"/>
    <w:rsid w:val="0039221B"/>
    <w:rsid w:val="0039226D"/>
    <w:rsid w:val="00392486"/>
    <w:rsid w:val="003927D1"/>
    <w:rsid w:val="003927D8"/>
    <w:rsid w:val="00392E49"/>
    <w:rsid w:val="00393144"/>
    <w:rsid w:val="00393211"/>
    <w:rsid w:val="003933F8"/>
    <w:rsid w:val="00393695"/>
    <w:rsid w:val="003936A9"/>
    <w:rsid w:val="003937FD"/>
    <w:rsid w:val="00393C3A"/>
    <w:rsid w:val="00393D5A"/>
    <w:rsid w:val="00393F1D"/>
    <w:rsid w:val="00393FB3"/>
    <w:rsid w:val="003941D0"/>
    <w:rsid w:val="003941FA"/>
    <w:rsid w:val="00394290"/>
    <w:rsid w:val="003948D7"/>
    <w:rsid w:val="00394DDC"/>
    <w:rsid w:val="00394F98"/>
    <w:rsid w:val="00395139"/>
    <w:rsid w:val="0039519F"/>
    <w:rsid w:val="0039541A"/>
    <w:rsid w:val="0039545F"/>
    <w:rsid w:val="00395543"/>
    <w:rsid w:val="003955F3"/>
    <w:rsid w:val="003957D2"/>
    <w:rsid w:val="003959AC"/>
    <w:rsid w:val="00395A25"/>
    <w:rsid w:val="00395CD9"/>
    <w:rsid w:val="00395DAB"/>
    <w:rsid w:val="00395E09"/>
    <w:rsid w:val="00395E1D"/>
    <w:rsid w:val="003963C4"/>
    <w:rsid w:val="003965A4"/>
    <w:rsid w:val="00396683"/>
    <w:rsid w:val="00396C11"/>
    <w:rsid w:val="00396C4B"/>
    <w:rsid w:val="0039701A"/>
    <w:rsid w:val="00397048"/>
    <w:rsid w:val="00397145"/>
    <w:rsid w:val="0039728D"/>
    <w:rsid w:val="003972C5"/>
    <w:rsid w:val="00397742"/>
    <w:rsid w:val="00397AC6"/>
    <w:rsid w:val="00397B8B"/>
    <w:rsid w:val="003A00C4"/>
    <w:rsid w:val="003A0465"/>
    <w:rsid w:val="003A0648"/>
    <w:rsid w:val="003A0671"/>
    <w:rsid w:val="003A07F3"/>
    <w:rsid w:val="003A0882"/>
    <w:rsid w:val="003A0CAB"/>
    <w:rsid w:val="003A0F40"/>
    <w:rsid w:val="003A0FC6"/>
    <w:rsid w:val="003A1347"/>
    <w:rsid w:val="003A14CC"/>
    <w:rsid w:val="003A175A"/>
    <w:rsid w:val="003A1AFC"/>
    <w:rsid w:val="003A1D5B"/>
    <w:rsid w:val="003A1FF7"/>
    <w:rsid w:val="003A2083"/>
    <w:rsid w:val="003A21EF"/>
    <w:rsid w:val="003A22EF"/>
    <w:rsid w:val="003A22F3"/>
    <w:rsid w:val="003A23ED"/>
    <w:rsid w:val="003A2519"/>
    <w:rsid w:val="003A276B"/>
    <w:rsid w:val="003A27D0"/>
    <w:rsid w:val="003A2AFE"/>
    <w:rsid w:val="003A2B70"/>
    <w:rsid w:val="003A2D50"/>
    <w:rsid w:val="003A2D93"/>
    <w:rsid w:val="003A2DC5"/>
    <w:rsid w:val="003A2E42"/>
    <w:rsid w:val="003A2E4E"/>
    <w:rsid w:val="003A2FFA"/>
    <w:rsid w:val="003A308A"/>
    <w:rsid w:val="003A32C1"/>
    <w:rsid w:val="003A3551"/>
    <w:rsid w:val="003A41A0"/>
    <w:rsid w:val="003A41CA"/>
    <w:rsid w:val="003A4254"/>
    <w:rsid w:val="003A430A"/>
    <w:rsid w:val="003A46E0"/>
    <w:rsid w:val="003A48F6"/>
    <w:rsid w:val="003A4B7C"/>
    <w:rsid w:val="003A4C23"/>
    <w:rsid w:val="003A4C36"/>
    <w:rsid w:val="003A4E39"/>
    <w:rsid w:val="003A4EF9"/>
    <w:rsid w:val="003A5175"/>
    <w:rsid w:val="003A5191"/>
    <w:rsid w:val="003A5680"/>
    <w:rsid w:val="003A5824"/>
    <w:rsid w:val="003A59F6"/>
    <w:rsid w:val="003A5BDC"/>
    <w:rsid w:val="003A5C0F"/>
    <w:rsid w:val="003A5FC4"/>
    <w:rsid w:val="003A5FC9"/>
    <w:rsid w:val="003A6437"/>
    <w:rsid w:val="003A64BB"/>
    <w:rsid w:val="003A652D"/>
    <w:rsid w:val="003A6557"/>
    <w:rsid w:val="003A65A0"/>
    <w:rsid w:val="003A6913"/>
    <w:rsid w:val="003A6A36"/>
    <w:rsid w:val="003A6CA2"/>
    <w:rsid w:val="003A6CF1"/>
    <w:rsid w:val="003A6EAC"/>
    <w:rsid w:val="003A6F15"/>
    <w:rsid w:val="003A6F24"/>
    <w:rsid w:val="003A6F42"/>
    <w:rsid w:val="003A7101"/>
    <w:rsid w:val="003A7411"/>
    <w:rsid w:val="003A74D5"/>
    <w:rsid w:val="003A7632"/>
    <w:rsid w:val="003A7738"/>
    <w:rsid w:val="003A79BE"/>
    <w:rsid w:val="003A79F4"/>
    <w:rsid w:val="003A7A89"/>
    <w:rsid w:val="003A7AC0"/>
    <w:rsid w:val="003A7E8E"/>
    <w:rsid w:val="003B0091"/>
    <w:rsid w:val="003B00E1"/>
    <w:rsid w:val="003B00E4"/>
    <w:rsid w:val="003B010C"/>
    <w:rsid w:val="003B012B"/>
    <w:rsid w:val="003B068F"/>
    <w:rsid w:val="003B07F9"/>
    <w:rsid w:val="003B0B82"/>
    <w:rsid w:val="003B0E86"/>
    <w:rsid w:val="003B1176"/>
    <w:rsid w:val="003B127A"/>
    <w:rsid w:val="003B13C1"/>
    <w:rsid w:val="003B140A"/>
    <w:rsid w:val="003B1461"/>
    <w:rsid w:val="003B14FC"/>
    <w:rsid w:val="003B161F"/>
    <w:rsid w:val="003B187F"/>
    <w:rsid w:val="003B196D"/>
    <w:rsid w:val="003B1CA9"/>
    <w:rsid w:val="003B1E98"/>
    <w:rsid w:val="003B203C"/>
    <w:rsid w:val="003B2137"/>
    <w:rsid w:val="003B24A8"/>
    <w:rsid w:val="003B2559"/>
    <w:rsid w:val="003B2AD9"/>
    <w:rsid w:val="003B2B00"/>
    <w:rsid w:val="003B2C8E"/>
    <w:rsid w:val="003B3225"/>
    <w:rsid w:val="003B3676"/>
    <w:rsid w:val="003B369D"/>
    <w:rsid w:val="003B3703"/>
    <w:rsid w:val="003B3D59"/>
    <w:rsid w:val="003B4020"/>
    <w:rsid w:val="003B4329"/>
    <w:rsid w:val="003B4489"/>
    <w:rsid w:val="003B4515"/>
    <w:rsid w:val="003B48BD"/>
    <w:rsid w:val="003B48C3"/>
    <w:rsid w:val="003B4B67"/>
    <w:rsid w:val="003B4FC5"/>
    <w:rsid w:val="003B5059"/>
    <w:rsid w:val="003B5452"/>
    <w:rsid w:val="003B5789"/>
    <w:rsid w:val="003B57DB"/>
    <w:rsid w:val="003B5A74"/>
    <w:rsid w:val="003B5A9E"/>
    <w:rsid w:val="003B6032"/>
    <w:rsid w:val="003B689F"/>
    <w:rsid w:val="003B6BFC"/>
    <w:rsid w:val="003B6C0B"/>
    <w:rsid w:val="003B6C3D"/>
    <w:rsid w:val="003B70C2"/>
    <w:rsid w:val="003B7217"/>
    <w:rsid w:val="003B741A"/>
    <w:rsid w:val="003B7881"/>
    <w:rsid w:val="003B79DF"/>
    <w:rsid w:val="003B79ED"/>
    <w:rsid w:val="003B7A96"/>
    <w:rsid w:val="003B7CE4"/>
    <w:rsid w:val="003C00ED"/>
    <w:rsid w:val="003C0239"/>
    <w:rsid w:val="003C06F8"/>
    <w:rsid w:val="003C073D"/>
    <w:rsid w:val="003C088E"/>
    <w:rsid w:val="003C0B84"/>
    <w:rsid w:val="003C0CDA"/>
    <w:rsid w:val="003C0DA6"/>
    <w:rsid w:val="003C0E26"/>
    <w:rsid w:val="003C0EA9"/>
    <w:rsid w:val="003C0F31"/>
    <w:rsid w:val="003C1091"/>
    <w:rsid w:val="003C10D8"/>
    <w:rsid w:val="003C10F5"/>
    <w:rsid w:val="003C1134"/>
    <w:rsid w:val="003C142C"/>
    <w:rsid w:val="003C14D3"/>
    <w:rsid w:val="003C1683"/>
    <w:rsid w:val="003C1CD0"/>
    <w:rsid w:val="003C20CF"/>
    <w:rsid w:val="003C2144"/>
    <w:rsid w:val="003C2658"/>
    <w:rsid w:val="003C29AE"/>
    <w:rsid w:val="003C29C2"/>
    <w:rsid w:val="003C2B1F"/>
    <w:rsid w:val="003C2BC4"/>
    <w:rsid w:val="003C2BDD"/>
    <w:rsid w:val="003C2C52"/>
    <w:rsid w:val="003C2C8A"/>
    <w:rsid w:val="003C2D6D"/>
    <w:rsid w:val="003C2E9E"/>
    <w:rsid w:val="003C3076"/>
    <w:rsid w:val="003C36F7"/>
    <w:rsid w:val="003C3722"/>
    <w:rsid w:val="003C37D2"/>
    <w:rsid w:val="003C3CDD"/>
    <w:rsid w:val="003C3CF6"/>
    <w:rsid w:val="003C3E01"/>
    <w:rsid w:val="003C3EBB"/>
    <w:rsid w:val="003C3F34"/>
    <w:rsid w:val="003C3F3B"/>
    <w:rsid w:val="003C44E5"/>
    <w:rsid w:val="003C462A"/>
    <w:rsid w:val="003C490D"/>
    <w:rsid w:val="003C4A0E"/>
    <w:rsid w:val="003C4C45"/>
    <w:rsid w:val="003C4CDA"/>
    <w:rsid w:val="003C4CE2"/>
    <w:rsid w:val="003C4CEE"/>
    <w:rsid w:val="003C4D37"/>
    <w:rsid w:val="003C4DF4"/>
    <w:rsid w:val="003C4E1B"/>
    <w:rsid w:val="003C5C7C"/>
    <w:rsid w:val="003C5D7D"/>
    <w:rsid w:val="003C5E07"/>
    <w:rsid w:val="003C5EEB"/>
    <w:rsid w:val="003C6074"/>
    <w:rsid w:val="003C6622"/>
    <w:rsid w:val="003C6889"/>
    <w:rsid w:val="003C6D28"/>
    <w:rsid w:val="003C6D7F"/>
    <w:rsid w:val="003C6DC5"/>
    <w:rsid w:val="003C6E68"/>
    <w:rsid w:val="003C6E81"/>
    <w:rsid w:val="003C708A"/>
    <w:rsid w:val="003C70D3"/>
    <w:rsid w:val="003C75B3"/>
    <w:rsid w:val="003C76D2"/>
    <w:rsid w:val="003C77A5"/>
    <w:rsid w:val="003C7C89"/>
    <w:rsid w:val="003C7D3F"/>
    <w:rsid w:val="003C7EAA"/>
    <w:rsid w:val="003D01C8"/>
    <w:rsid w:val="003D0355"/>
    <w:rsid w:val="003D0512"/>
    <w:rsid w:val="003D067E"/>
    <w:rsid w:val="003D08CB"/>
    <w:rsid w:val="003D0960"/>
    <w:rsid w:val="003D0A89"/>
    <w:rsid w:val="003D0D5D"/>
    <w:rsid w:val="003D0DF7"/>
    <w:rsid w:val="003D111F"/>
    <w:rsid w:val="003D11BC"/>
    <w:rsid w:val="003D134E"/>
    <w:rsid w:val="003D158B"/>
    <w:rsid w:val="003D15AC"/>
    <w:rsid w:val="003D15DB"/>
    <w:rsid w:val="003D1625"/>
    <w:rsid w:val="003D16C4"/>
    <w:rsid w:val="003D16CB"/>
    <w:rsid w:val="003D176D"/>
    <w:rsid w:val="003D1B74"/>
    <w:rsid w:val="003D1DE8"/>
    <w:rsid w:val="003D1E42"/>
    <w:rsid w:val="003D1F8D"/>
    <w:rsid w:val="003D2126"/>
    <w:rsid w:val="003D2162"/>
    <w:rsid w:val="003D239C"/>
    <w:rsid w:val="003D2423"/>
    <w:rsid w:val="003D25D6"/>
    <w:rsid w:val="003D2760"/>
    <w:rsid w:val="003D2781"/>
    <w:rsid w:val="003D297B"/>
    <w:rsid w:val="003D2AC3"/>
    <w:rsid w:val="003D2BE9"/>
    <w:rsid w:val="003D2C0E"/>
    <w:rsid w:val="003D2D00"/>
    <w:rsid w:val="003D3318"/>
    <w:rsid w:val="003D342B"/>
    <w:rsid w:val="003D343A"/>
    <w:rsid w:val="003D36E4"/>
    <w:rsid w:val="003D378B"/>
    <w:rsid w:val="003D39A8"/>
    <w:rsid w:val="003D3DBD"/>
    <w:rsid w:val="003D3E27"/>
    <w:rsid w:val="003D3ED3"/>
    <w:rsid w:val="003D407D"/>
    <w:rsid w:val="003D409F"/>
    <w:rsid w:val="003D42EE"/>
    <w:rsid w:val="003D43EC"/>
    <w:rsid w:val="003D4502"/>
    <w:rsid w:val="003D4856"/>
    <w:rsid w:val="003D48A5"/>
    <w:rsid w:val="003D4A22"/>
    <w:rsid w:val="003D4E30"/>
    <w:rsid w:val="003D4FE2"/>
    <w:rsid w:val="003D51E5"/>
    <w:rsid w:val="003D52D0"/>
    <w:rsid w:val="003D5399"/>
    <w:rsid w:val="003D53D7"/>
    <w:rsid w:val="003D5659"/>
    <w:rsid w:val="003D5767"/>
    <w:rsid w:val="003D577E"/>
    <w:rsid w:val="003D5A1F"/>
    <w:rsid w:val="003D5A9D"/>
    <w:rsid w:val="003D5B56"/>
    <w:rsid w:val="003D5C25"/>
    <w:rsid w:val="003D62F7"/>
    <w:rsid w:val="003D6695"/>
    <w:rsid w:val="003D6820"/>
    <w:rsid w:val="003D6E0B"/>
    <w:rsid w:val="003D720D"/>
    <w:rsid w:val="003D749D"/>
    <w:rsid w:val="003D74CD"/>
    <w:rsid w:val="003D7808"/>
    <w:rsid w:val="003D7826"/>
    <w:rsid w:val="003D7D9A"/>
    <w:rsid w:val="003D7DAF"/>
    <w:rsid w:val="003E02D4"/>
    <w:rsid w:val="003E03CD"/>
    <w:rsid w:val="003E05A9"/>
    <w:rsid w:val="003E06C7"/>
    <w:rsid w:val="003E0739"/>
    <w:rsid w:val="003E0771"/>
    <w:rsid w:val="003E07D6"/>
    <w:rsid w:val="003E0AD1"/>
    <w:rsid w:val="003E0AF0"/>
    <w:rsid w:val="003E0C30"/>
    <w:rsid w:val="003E0DA4"/>
    <w:rsid w:val="003E121F"/>
    <w:rsid w:val="003E127D"/>
    <w:rsid w:val="003E14A0"/>
    <w:rsid w:val="003E15A4"/>
    <w:rsid w:val="003E1831"/>
    <w:rsid w:val="003E1882"/>
    <w:rsid w:val="003E1A93"/>
    <w:rsid w:val="003E1B79"/>
    <w:rsid w:val="003E1EA4"/>
    <w:rsid w:val="003E2061"/>
    <w:rsid w:val="003E20B1"/>
    <w:rsid w:val="003E243F"/>
    <w:rsid w:val="003E2470"/>
    <w:rsid w:val="003E25F9"/>
    <w:rsid w:val="003E262D"/>
    <w:rsid w:val="003E266A"/>
    <w:rsid w:val="003E26F1"/>
    <w:rsid w:val="003E2868"/>
    <w:rsid w:val="003E28A2"/>
    <w:rsid w:val="003E2AC5"/>
    <w:rsid w:val="003E2B24"/>
    <w:rsid w:val="003E2D71"/>
    <w:rsid w:val="003E2D94"/>
    <w:rsid w:val="003E32E0"/>
    <w:rsid w:val="003E3351"/>
    <w:rsid w:val="003E3530"/>
    <w:rsid w:val="003E35AC"/>
    <w:rsid w:val="003E3639"/>
    <w:rsid w:val="003E363D"/>
    <w:rsid w:val="003E3663"/>
    <w:rsid w:val="003E3A87"/>
    <w:rsid w:val="003E3DF0"/>
    <w:rsid w:val="003E3DF8"/>
    <w:rsid w:val="003E3E2C"/>
    <w:rsid w:val="003E3F3C"/>
    <w:rsid w:val="003E41E6"/>
    <w:rsid w:val="003E42F6"/>
    <w:rsid w:val="003E430D"/>
    <w:rsid w:val="003E442D"/>
    <w:rsid w:val="003E448D"/>
    <w:rsid w:val="003E4671"/>
    <w:rsid w:val="003E4C3B"/>
    <w:rsid w:val="003E4FC4"/>
    <w:rsid w:val="003E5069"/>
    <w:rsid w:val="003E51EA"/>
    <w:rsid w:val="003E5431"/>
    <w:rsid w:val="003E55CA"/>
    <w:rsid w:val="003E55D2"/>
    <w:rsid w:val="003E5691"/>
    <w:rsid w:val="003E56E4"/>
    <w:rsid w:val="003E57CE"/>
    <w:rsid w:val="003E590D"/>
    <w:rsid w:val="003E5A09"/>
    <w:rsid w:val="003E5B3D"/>
    <w:rsid w:val="003E5BC3"/>
    <w:rsid w:val="003E5D12"/>
    <w:rsid w:val="003E5E51"/>
    <w:rsid w:val="003E5EFF"/>
    <w:rsid w:val="003E60F9"/>
    <w:rsid w:val="003E614F"/>
    <w:rsid w:val="003E6412"/>
    <w:rsid w:val="003E6541"/>
    <w:rsid w:val="003E674F"/>
    <w:rsid w:val="003E67CD"/>
    <w:rsid w:val="003E6949"/>
    <w:rsid w:val="003E69B6"/>
    <w:rsid w:val="003E6C3F"/>
    <w:rsid w:val="003E6CA7"/>
    <w:rsid w:val="003E6D92"/>
    <w:rsid w:val="003E6E74"/>
    <w:rsid w:val="003E6EA3"/>
    <w:rsid w:val="003E6FE2"/>
    <w:rsid w:val="003E7063"/>
    <w:rsid w:val="003E7069"/>
    <w:rsid w:val="003E71EF"/>
    <w:rsid w:val="003E722A"/>
    <w:rsid w:val="003E72CE"/>
    <w:rsid w:val="003E73C2"/>
    <w:rsid w:val="003E764B"/>
    <w:rsid w:val="003E7664"/>
    <w:rsid w:val="003E76FD"/>
    <w:rsid w:val="003E7886"/>
    <w:rsid w:val="003E78B2"/>
    <w:rsid w:val="003E7DD9"/>
    <w:rsid w:val="003E7E0B"/>
    <w:rsid w:val="003E7FBD"/>
    <w:rsid w:val="003F00DE"/>
    <w:rsid w:val="003F00E4"/>
    <w:rsid w:val="003F024C"/>
    <w:rsid w:val="003F0350"/>
    <w:rsid w:val="003F0454"/>
    <w:rsid w:val="003F06E0"/>
    <w:rsid w:val="003F06FD"/>
    <w:rsid w:val="003F0A68"/>
    <w:rsid w:val="003F1014"/>
    <w:rsid w:val="003F1207"/>
    <w:rsid w:val="003F140A"/>
    <w:rsid w:val="003F14DE"/>
    <w:rsid w:val="003F1BEA"/>
    <w:rsid w:val="003F20B6"/>
    <w:rsid w:val="003F2204"/>
    <w:rsid w:val="003F2310"/>
    <w:rsid w:val="003F24D7"/>
    <w:rsid w:val="003F2726"/>
    <w:rsid w:val="003F27D1"/>
    <w:rsid w:val="003F2CBF"/>
    <w:rsid w:val="003F2EC9"/>
    <w:rsid w:val="003F31D0"/>
    <w:rsid w:val="003F32A3"/>
    <w:rsid w:val="003F3456"/>
    <w:rsid w:val="003F3ACC"/>
    <w:rsid w:val="003F3AF3"/>
    <w:rsid w:val="003F3D0C"/>
    <w:rsid w:val="003F3E4E"/>
    <w:rsid w:val="003F4031"/>
    <w:rsid w:val="003F4296"/>
    <w:rsid w:val="003F47B0"/>
    <w:rsid w:val="003F48A4"/>
    <w:rsid w:val="003F491F"/>
    <w:rsid w:val="003F4B6E"/>
    <w:rsid w:val="003F4E39"/>
    <w:rsid w:val="003F51B5"/>
    <w:rsid w:val="003F51C6"/>
    <w:rsid w:val="003F534C"/>
    <w:rsid w:val="003F5380"/>
    <w:rsid w:val="003F547F"/>
    <w:rsid w:val="003F54E4"/>
    <w:rsid w:val="003F57D3"/>
    <w:rsid w:val="003F5D97"/>
    <w:rsid w:val="003F5EC5"/>
    <w:rsid w:val="003F5ED8"/>
    <w:rsid w:val="003F6342"/>
    <w:rsid w:val="003F64C3"/>
    <w:rsid w:val="003F67E1"/>
    <w:rsid w:val="003F6A4F"/>
    <w:rsid w:val="003F75C7"/>
    <w:rsid w:val="003F76C6"/>
    <w:rsid w:val="003F772A"/>
    <w:rsid w:val="003F7800"/>
    <w:rsid w:val="003F7881"/>
    <w:rsid w:val="003F78BE"/>
    <w:rsid w:val="003F7C0F"/>
    <w:rsid w:val="003F7C18"/>
    <w:rsid w:val="003F7C73"/>
    <w:rsid w:val="003F7D73"/>
    <w:rsid w:val="003F7DBD"/>
    <w:rsid w:val="003F7DBE"/>
    <w:rsid w:val="003F7F71"/>
    <w:rsid w:val="00400749"/>
    <w:rsid w:val="00400858"/>
    <w:rsid w:val="00400964"/>
    <w:rsid w:val="00400C1E"/>
    <w:rsid w:val="00400C26"/>
    <w:rsid w:val="00400C8D"/>
    <w:rsid w:val="00400EC3"/>
    <w:rsid w:val="00400F54"/>
    <w:rsid w:val="0040126E"/>
    <w:rsid w:val="00401355"/>
    <w:rsid w:val="004013FE"/>
    <w:rsid w:val="004014E1"/>
    <w:rsid w:val="0040162D"/>
    <w:rsid w:val="00401850"/>
    <w:rsid w:val="00401CAF"/>
    <w:rsid w:val="00401EE7"/>
    <w:rsid w:val="00401EFC"/>
    <w:rsid w:val="00401FA0"/>
    <w:rsid w:val="00401FB8"/>
    <w:rsid w:val="00402034"/>
    <w:rsid w:val="00402477"/>
    <w:rsid w:val="0040259F"/>
    <w:rsid w:val="004026D1"/>
    <w:rsid w:val="00402A53"/>
    <w:rsid w:val="00402B82"/>
    <w:rsid w:val="00403078"/>
    <w:rsid w:val="00403097"/>
    <w:rsid w:val="004031E5"/>
    <w:rsid w:val="00403277"/>
    <w:rsid w:val="00403360"/>
    <w:rsid w:val="004033EF"/>
    <w:rsid w:val="0040340A"/>
    <w:rsid w:val="0040345F"/>
    <w:rsid w:val="004037C8"/>
    <w:rsid w:val="0040398E"/>
    <w:rsid w:val="0040399C"/>
    <w:rsid w:val="00403B66"/>
    <w:rsid w:val="00403C17"/>
    <w:rsid w:val="00403E5A"/>
    <w:rsid w:val="00403F08"/>
    <w:rsid w:val="00403FA8"/>
    <w:rsid w:val="00403FB1"/>
    <w:rsid w:val="00404523"/>
    <w:rsid w:val="0040479D"/>
    <w:rsid w:val="004047AE"/>
    <w:rsid w:val="00404A30"/>
    <w:rsid w:val="00404C23"/>
    <w:rsid w:val="00405051"/>
    <w:rsid w:val="004052D7"/>
    <w:rsid w:val="00405320"/>
    <w:rsid w:val="004055C9"/>
    <w:rsid w:val="004055F3"/>
    <w:rsid w:val="00405768"/>
    <w:rsid w:val="00405980"/>
    <w:rsid w:val="00405A43"/>
    <w:rsid w:val="00405D44"/>
    <w:rsid w:val="00406004"/>
    <w:rsid w:val="00406528"/>
    <w:rsid w:val="00406635"/>
    <w:rsid w:val="004067DD"/>
    <w:rsid w:val="00406869"/>
    <w:rsid w:val="00406A3C"/>
    <w:rsid w:val="00406AD6"/>
    <w:rsid w:val="00406B8C"/>
    <w:rsid w:val="004072AB"/>
    <w:rsid w:val="004076E0"/>
    <w:rsid w:val="004077A1"/>
    <w:rsid w:val="004077A3"/>
    <w:rsid w:val="00407861"/>
    <w:rsid w:val="004079F9"/>
    <w:rsid w:val="00407E1E"/>
    <w:rsid w:val="0041002C"/>
    <w:rsid w:val="004102D8"/>
    <w:rsid w:val="004103AC"/>
    <w:rsid w:val="00410558"/>
    <w:rsid w:val="00410752"/>
    <w:rsid w:val="00410824"/>
    <w:rsid w:val="004109DE"/>
    <w:rsid w:val="00410FB6"/>
    <w:rsid w:val="0041122E"/>
    <w:rsid w:val="004113DC"/>
    <w:rsid w:val="00411411"/>
    <w:rsid w:val="0041180E"/>
    <w:rsid w:val="00411889"/>
    <w:rsid w:val="00411BB7"/>
    <w:rsid w:val="00411FBA"/>
    <w:rsid w:val="004122DA"/>
    <w:rsid w:val="00412532"/>
    <w:rsid w:val="00412625"/>
    <w:rsid w:val="00412C6D"/>
    <w:rsid w:val="00412CA1"/>
    <w:rsid w:val="00412F65"/>
    <w:rsid w:val="00412FB8"/>
    <w:rsid w:val="00413774"/>
    <w:rsid w:val="00413A5B"/>
    <w:rsid w:val="00413E16"/>
    <w:rsid w:val="00413E56"/>
    <w:rsid w:val="004140D7"/>
    <w:rsid w:val="0041461D"/>
    <w:rsid w:val="00415020"/>
    <w:rsid w:val="00415087"/>
    <w:rsid w:val="004150CD"/>
    <w:rsid w:val="004156A2"/>
    <w:rsid w:val="004157A3"/>
    <w:rsid w:val="00415882"/>
    <w:rsid w:val="00415A78"/>
    <w:rsid w:val="00415BE4"/>
    <w:rsid w:val="0041668C"/>
    <w:rsid w:val="004168A3"/>
    <w:rsid w:val="00416A59"/>
    <w:rsid w:val="00416C08"/>
    <w:rsid w:val="0041702A"/>
    <w:rsid w:val="00417138"/>
    <w:rsid w:val="00417312"/>
    <w:rsid w:val="00417365"/>
    <w:rsid w:val="00417381"/>
    <w:rsid w:val="0041753D"/>
    <w:rsid w:val="00417556"/>
    <w:rsid w:val="004175F6"/>
    <w:rsid w:val="004175F9"/>
    <w:rsid w:val="0041771F"/>
    <w:rsid w:val="00417A33"/>
    <w:rsid w:val="00417B3D"/>
    <w:rsid w:val="00417BD4"/>
    <w:rsid w:val="00417D63"/>
    <w:rsid w:val="004201FA"/>
    <w:rsid w:val="00420535"/>
    <w:rsid w:val="004209AC"/>
    <w:rsid w:val="00420AE7"/>
    <w:rsid w:val="00420AFF"/>
    <w:rsid w:val="00420BDB"/>
    <w:rsid w:val="00420C4E"/>
    <w:rsid w:val="00420C9C"/>
    <w:rsid w:val="00420DCE"/>
    <w:rsid w:val="00420EF1"/>
    <w:rsid w:val="00421033"/>
    <w:rsid w:val="00421193"/>
    <w:rsid w:val="004211B8"/>
    <w:rsid w:val="0042137D"/>
    <w:rsid w:val="004213BD"/>
    <w:rsid w:val="00421545"/>
    <w:rsid w:val="00421AC4"/>
    <w:rsid w:val="00421C30"/>
    <w:rsid w:val="00421DE0"/>
    <w:rsid w:val="00422040"/>
    <w:rsid w:val="00422307"/>
    <w:rsid w:val="00422317"/>
    <w:rsid w:val="00422328"/>
    <w:rsid w:val="004223CC"/>
    <w:rsid w:val="004224C1"/>
    <w:rsid w:val="00422544"/>
    <w:rsid w:val="0042298E"/>
    <w:rsid w:val="00422A0D"/>
    <w:rsid w:val="00422A3F"/>
    <w:rsid w:val="00422BA9"/>
    <w:rsid w:val="00422C2A"/>
    <w:rsid w:val="00422E17"/>
    <w:rsid w:val="00423465"/>
    <w:rsid w:val="00423660"/>
    <w:rsid w:val="004237F2"/>
    <w:rsid w:val="004239F4"/>
    <w:rsid w:val="00423A55"/>
    <w:rsid w:val="00423C24"/>
    <w:rsid w:val="00423D27"/>
    <w:rsid w:val="00423D52"/>
    <w:rsid w:val="004241D5"/>
    <w:rsid w:val="00424315"/>
    <w:rsid w:val="004245D7"/>
    <w:rsid w:val="00424669"/>
    <w:rsid w:val="00424776"/>
    <w:rsid w:val="00424777"/>
    <w:rsid w:val="00424833"/>
    <w:rsid w:val="004248F5"/>
    <w:rsid w:val="00424A6E"/>
    <w:rsid w:val="00425384"/>
    <w:rsid w:val="00425523"/>
    <w:rsid w:val="0042555B"/>
    <w:rsid w:val="00425A95"/>
    <w:rsid w:val="00425C8C"/>
    <w:rsid w:val="00425E87"/>
    <w:rsid w:val="004260E2"/>
    <w:rsid w:val="004261BB"/>
    <w:rsid w:val="004266D4"/>
    <w:rsid w:val="0042675E"/>
    <w:rsid w:val="00426902"/>
    <w:rsid w:val="00426C69"/>
    <w:rsid w:val="00426E96"/>
    <w:rsid w:val="004270C9"/>
    <w:rsid w:val="0042731C"/>
    <w:rsid w:val="00427448"/>
    <w:rsid w:val="004275E3"/>
    <w:rsid w:val="004276DE"/>
    <w:rsid w:val="00427A1E"/>
    <w:rsid w:val="00427E72"/>
    <w:rsid w:val="00427F67"/>
    <w:rsid w:val="00427FC4"/>
    <w:rsid w:val="00427FD8"/>
    <w:rsid w:val="004301B3"/>
    <w:rsid w:val="00430228"/>
    <w:rsid w:val="004302B8"/>
    <w:rsid w:val="0043036A"/>
    <w:rsid w:val="004304E9"/>
    <w:rsid w:val="0043051D"/>
    <w:rsid w:val="00430532"/>
    <w:rsid w:val="00430739"/>
    <w:rsid w:val="00430C0A"/>
    <w:rsid w:val="00430DB8"/>
    <w:rsid w:val="00430FC4"/>
    <w:rsid w:val="00431339"/>
    <w:rsid w:val="00431358"/>
    <w:rsid w:val="00431550"/>
    <w:rsid w:val="00431700"/>
    <w:rsid w:val="00431C74"/>
    <w:rsid w:val="00431E96"/>
    <w:rsid w:val="00431EF8"/>
    <w:rsid w:val="00431F65"/>
    <w:rsid w:val="00432468"/>
    <w:rsid w:val="0043256A"/>
    <w:rsid w:val="004326C7"/>
    <w:rsid w:val="0043273F"/>
    <w:rsid w:val="00432BF5"/>
    <w:rsid w:val="00432DC0"/>
    <w:rsid w:val="00432FA4"/>
    <w:rsid w:val="0043323C"/>
    <w:rsid w:val="00433273"/>
    <w:rsid w:val="004335BC"/>
    <w:rsid w:val="004338DA"/>
    <w:rsid w:val="004338EB"/>
    <w:rsid w:val="00433C0F"/>
    <w:rsid w:val="00433CD8"/>
    <w:rsid w:val="00433DAF"/>
    <w:rsid w:val="00433DB6"/>
    <w:rsid w:val="00434314"/>
    <w:rsid w:val="0043434D"/>
    <w:rsid w:val="00434557"/>
    <w:rsid w:val="004348F0"/>
    <w:rsid w:val="00434AA9"/>
    <w:rsid w:val="00434EF2"/>
    <w:rsid w:val="00435104"/>
    <w:rsid w:val="00435156"/>
    <w:rsid w:val="00435493"/>
    <w:rsid w:val="004354C3"/>
    <w:rsid w:val="004354EA"/>
    <w:rsid w:val="004354ED"/>
    <w:rsid w:val="0043551F"/>
    <w:rsid w:val="004355D1"/>
    <w:rsid w:val="00435942"/>
    <w:rsid w:val="00435FD4"/>
    <w:rsid w:val="00436423"/>
    <w:rsid w:val="00436460"/>
    <w:rsid w:val="004366B0"/>
    <w:rsid w:val="00436A36"/>
    <w:rsid w:val="00436A52"/>
    <w:rsid w:val="00436FE2"/>
    <w:rsid w:val="004370A9"/>
    <w:rsid w:val="004371CE"/>
    <w:rsid w:val="004372AF"/>
    <w:rsid w:val="004372FF"/>
    <w:rsid w:val="00437340"/>
    <w:rsid w:val="0043739C"/>
    <w:rsid w:val="0043740B"/>
    <w:rsid w:val="004375DE"/>
    <w:rsid w:val="0043797C"/>
    <w:rsid w:val="00437A8B"/>
    <w:rsid w:val="00437B00"/>
    <w:rsid w:val="00437CC6"/>
    <w:rsid w:val="00437F02"/>
    <w:rsid w:val="00440217"/>
    <w:rsid w:val="00440218"/>
    <w:rsid w:val="004404B2"/>
    <w:rsid w:val="004406F2"/>
    <w:rsid w:val="004407E3"/>
    <w:rsid w:val="00440C2A"/>
    <w:rsid w:val="0044114C"/>
    <w:rsid w:val="00441323"/>
    <w:rsid w:val="00441898"/>
    <w:rsid w:val="00441967"/>
    <w:rsid w:val="00441C3B"/>
    <w:rsid w:val="00441CDA"/>
    <w:rsid w:val="00441E53"/>
    <w:rsid w:val="00442003"/>
    <w:rsid w:val="00442007"/>
    <w:rsid w:val="0044204D"/>
    <w:rsid w:val="00442167"/>
    <w:rsid w:val="0044220B"/>
    <w:rsid w:val="00442280"/>
    <w:rsid w:val="004423B3"/>
    <w:rsid w:val="0044279C"/>
    <w:rsid w:val="0044280D"/>
    <w:rsid w:val="0044280E"/>
    <w:rsid w:val="004428CB"/>
    <w:rsid w:val="00442970"/>
    <w:rsid w:val="00442B2A"/>
    <w:rsid w:val="00442B6E"/>
    <w:rsid w:val="00442EBC"/>
    <w:rsid w:val="00443067"/>
    <w:rsid w:val="00443117"/>
    <w:rsid w:val="004431F5"/>
    <w:rsid w:val="00443849"/>
    <w:rsid w:val="00443A23"/>
    <w:rsid w:val="00443F00"/>
    <w:rsid w:val="00443F7B"/>
    <w:rsid w:val="0044420A"/>
    <w:rsid w:val="004443CC"/>
    <w:rsid w:val="004444AA"/>
    <w:rsid w:val="00444860"/>
    <w:rsid w:val="00444916"/>
    <w:rsid w:val="00444956"/>
    <w:rsid w:val="004449C4"/>
    <w:rsid w:val="0044505B"/>
    <w:rsid w:val="00445372"/>
    <w:rsid w:val="0044537F"/>
    <w:rsid w:val="00445474"/>
    <w:rsid w:val="00445642"/>
    <w:rsid w:val="00445A86"/>
    <w:rsid w:val="00445AEC"/>
    <w:rsid w:val="00445E74"/>
    <w:rsid w:val="00445F05"/>
    <w:rsid w:val="0044606F"/>
    <w:rsid w:val="004462A6"/>
    <w:rsid w:val="0044644D"/>
    <w:rsid w:val="004464B3"/>
    <w:rsid w:val="004469E3"/>
    <w:rsid w:val="00446C27"/>
    <w:rsid w:val="00446C90"/>
    <w:rsid w:val="00447139"/>
    <w:rsid w:val="004471FA"/>
    <w:rsid w:val="00447658"/>
    <w:rsid w:val="0044786D"/>
    <w:rsid w:val="00447923"/>
    <w:rsid w:val="00447B3A"/>
    <w:rsid w:val="00447E11"/>
    <w:rsid w:val="00447F9D"/>
    <w:rsid w:val="00450088"/>
    <w:rsid w:val="00450134"/>
    <w:rsid w:val="0045045F"/>
    <w:rsid w:val="004505CC"/>
    <w:rsid w:val="0045086E"/>
    <w:rsid w:val="00450B13"/>
    <w:rsid w:val="00450C63"/>
    <w:rsid w:val="004510A6"/>
    <w:rsid w:val="004510C0"/>
    <w:rsid w:val="00451151"/>
    <w:rsid w:val="00451402"/>
    <w:rsid w:val="00451499"/>
    <w:rsid w:val="004516E0"/>
    <w:rsid w:val="0045179A"/>
    <w:rsid w:val="00451E66"/>
    <w:rsid w:val="00451FB0"/>
    <w:rsid w:val="004520FD"/>
    <w:rsid w:val="0045216A"/>
    <w:rsid w:val="00452548"/>
    <w:rsid w:val="004525D7"/>
    <w:rsid w:val="00452786"/>
    <w:rsid w:val="00452F5A"/>
    <w:rsid w:val="004534AE"/>
    <w:rsid w:val="00453661"/>
    <w:rsid w:val="00453672"/>
    <w:rsid w:val="004536E3"/>
    <w:rsid w:val="004537CE"/>
    <w:rsid w:val="004537EE"/>
    <w:rsid w:val="0045390C"/>
    <w:rsid w:val="00453DDA"/>
    <w:rsid w:val="00453DE3"/>
    <w:rsid w:val="004540E9"/>
    <w:rsid w:val="0045420A"/>
    <w:rsid w:val="00454268"/>
    <w:rsid w:val="004543CF"/>
    <w:rsid w:val="004547BC"/>
    <w:rsid w:val="00454D98"/>
    <w:rsid w:val="004552EA"/>
    <w:rsid w:val="004554DC"/>
    <w:rsid w:val="004556C7"/>
    <w:rsid w:val="00455DEA"/>
    <w:rsid w:val="00456522"/>
    <w:rsid w:val="00456A72"/>
    <w:rsid w:val="00456FB6"/>
    <w:rsid w:val="0045705C"/>
    <w:rsid w:val="00457622"/>
    <w:rsid w:val="00457696"/>
    <w:rsid w:val="00457826"/>
    <w:rsid w:val="00457837"/>
    <w:rsid w:val="00457AD5"/>
    <w:rsid w:val="00457BCC"/>
    <w:rsid w:val="00457C19"/>
    <w:rsid w:val="00457D62"/>
    <w:rsid w:val="004600ED"/>
    <w:rsid w:val="0046054B"/>
    <w:rsid w:val="004606A1"/>
    <w:rsid w:val="00460705"/>
    <w:rsid w:val="0046123F"/>
    <w:rsid w:val="004612CA"/>
    <w:rsid w:val="00461325"/>
    <w:rsid w:val="00461474"/>
    <w:rsid w:val="00461757"/>
    <w:rsid w:val="00461BB6"/>
    <w:rsid w:val="00461C0D"/>
    <w:rsid w:val="0046246A"/>
    <w:rsid w:val="00462657"/>
    <w:rsid w:val="00462712"/>
    <w:rsid w:val="00462868"/>
    <w:rsid w:val="00462BEB"/>
    <w:rsid w:val="00462C2B"/>
    <w:rsid w:val="00462D1F"/>
    <w:rsid w:val="00462D64"/>
    <w:rsid w:val="00462EB1"/>
    <w:rsid w:val="00462F37"/>
    <w:rsid w:val="00463384"/>
    <w:rsid w:val="00463514"/>
    <w:rsid w:val="004635D0"/>
    <w:rsid w:val="004635E4"/>
    <w:rsid w:val="00463723"/>
    <w:rsid w:val="00463912"/>
    <w:rsid w:val="0046393A"/>
    <w:rsid w:val="00463C6F"/>
    <w:rsid w:val="00463CC8"/>
    <w:rsid w:val="00463F1A"/>
    <w:rsid w:val="004648AD"/>
    <w:rsid w:val="0046499E"/>
    <w:rsid w:val="00464A74"/>
    <w:rsid w:val="00464DD2"/>
    <w:rsid w:val="004652A1"/>
    <w:rsid w:val="0046547E"/>
    <w:rsid w:val="00465619"/>
    <w:rsid w:val="004656E5"/>
    <w:rsid w:val="0046575D"/>
    <w:rsid w:val="00465A7B"/>
    <w:rsid w:val="00465B8F"/>
    <w:rsid w:val="00465E5F"/>
    <w:rsid w:val="0046603C"/>
    <w:rsid w:val="004661F3"/>
    <w:rsid w:val="00466420"/>
    <w:rsid w:val="00466480"/>
    <w:rsid w:val="00466AC6"/>
    <w:rsid w:val="00466F8B"/>
    <w:rsid w:val="00467191"/>
    <w:rsid w:val="004672C0"/>
    <w:rsid w:val="004672DE"/>
    <w:rsid w:val="00467480"/>
    <w:rsid w:val="004676A6"/>
    <w:rsid w:val="004679BC"/>
    <w:rsid w:val="00467B3F"/>
    <w:rsid w:val="00467D40"/>
    <w:rsid w:val="00467D5E"/>
    <w:rsid w:val="00467F8D"/>
    <w:rsid w:val="00470032"/>
    <w:rsid w:val="004702CC"/>
    <w:rsid w:val="004705A6"/>
    <w:rsid w:val="004705E5"/>
    <w:rsid w:val="004705F1"/>
    <w:rsid w:val="00470678"/>
    <w:rsid w:val="004707A5"/>
    <w:rsid w:val="0047088C"/>
    <w:rsid w:val="00470C3A"/>
    <w:rsid w:val="00470F8D"/>
    <w:rsid w:val="00471191"/>
    <w:rsid w:val="0047139C"/>
    <w:rsid w:val="004714CA"/>
    <w:rsid w:val="00471594"/>
    <w:rsid w:val="004717C2"/>
    <w:rsid w:val="004718D4"/>
    <w:rsid w:val="00471950"/>
    <w:rsid w:val="00471EE1"/>
    <w:rsid w:val="004722B4"/>
    <w:rsid w:val="00472493"/>
    <w:rsid w:val="0047270F"/>
    <w:rsid w:val="004727F1"/>
    <w:rsid w:val="00472875"/>
    <w:rsid w:val="0047287E"/>
    <w:rsid w:val="00472988"/>
    <w:rsid w:val="00472B10"/>
    <w:rsid w:val="00472BC0"/>
    <w:rsid w:val="00472C20"/>
    <w:rsid w:val="00472F22"/>
    <w:rsid w:val="00473049"/>
    <w:rsid w:val="0047306A"/>
    <w:rsid w:val="00473141"/>
    <w:rsid w:val="0047363D"/>
    <w:rsid w:val="004736E1"/>
    <w:rsid w:val="004737C6"/>
    <w:rsid w:val="0047399C"/>
    <w:rsid w:val="00474139"/>
    <w:rsid w:val="004741C5"/>
    <w:rsid w:val="00474211"/>
    <w:rsid w:val="0047434B"/>
    <w:rsid w:val="00474546"/>
    <w:rsid w:val="004746A0"/>
    <w:rsid w:val="004747CD"/>
    <w:rsid w:val="00474921"/>
    <w:rsid w:val="00474A38"/>
    <w:rsid w:val="00474B45"/>
    <w:rsid w:val="00474CB8"/>
    <w:rsid w:val="004754E4"/>
    <w:rsid w:val="00475562"/>
    <w:rsid w:val="004756F2"/>
    <w:rsid w:val="00475901"/>
    <w:rsid w:val="004759D0"/>
    <w:rsid w:val="00475ADB"/>
    <w:rsid w:val="00475B42"/>
    <w:rsid w:val="00475B54"/>
    <w:rsid w:val="00475BAA"/>
    <w:rsid w:val="00475E16"/>
    <w:rsid w:val="0047608F"/>
    <w:rsid w:val="00476287"/>
    <w:rsid w:val="0047635E"/>
    <w:rsid w:val="004766AC"/>
    <w:rsid w:val="004766CA"/>
    <w:rsid w:val="00476823"/>
    <w:rsid w:val="0047684F"/>
    <w:rsid w:val="004768A8"/>
    <w:rsid w:val="00476BF5"/>
    <w:rsid w:val="00476C4C"/>
    <w:rsid w:val="00476D14"/>
    <w:rsid w:val="00476D89"/>
    <w:rsid w:val="00476F04"/>
    <w:rsid w:val="00476F6C"/>
    <w:rsid w:val="004771C1"/>
    <w:rsid w:val="0047743C"/>
    <w:rsid w:val="004776D1"/>
    <w:rsid w:val="00477761"/>
    <w:rsid w:val="0047795A"/>
    <w:rsid w:val="004779D4"/>
    <w:rsid w:val="00477A8F"/>
    <w:rsid w:val="00477C7F"/>
    <w:rsid w:val="00477CC6"/>
    <w:rsid w:val="00477E09"/>
    <w:rsid w:val="004802F1"/>
    <w:rsid w:val="00480464"/>
    <w:rsid w:val="00480AE4"/>
    <w:rsid w:val="00480C07"/>
    <w:rsid w:val="00480E2A"/>
    <w:rsid w:val="0048104C"/>
    <w:rsid w:val="004814C3"/>
    <w:rsid w:val="0048162A"/>
    <w:rsid w:val="00481652"/>
    <w:rsid w:val="0048184C"/>
    <w:rsid w:val="00481B97"/>
    <w:rsid w:val="00481C8A"/>
    <w:rsid w:val="00481E66"/>
    <w:rsid w:val="00481F96"/>
    <w:rsid w:val="0048216A"/>
    <w:rsid w:val="00482321"/>
    <w:rsid w:val="00482392"/>
    <w:rsid w:val="004823CC"/>
    <w:rsid w:val="004826B7"/>
    <w:rsid w:val="00482BFD"/>
    <w:rsid w:val="00482DC5"/>
    <w:rsid w:val="00482EFD"/>
    <w:rsid w:val="00483052"/>
    <w:rsid w:val="004831FA"/>
    <w:rsid w:val="0048338B"/>
    <w:rsid w:val="004835F8"/>
    <w:rsid w:val="00483607"/>
    <w:rsid w:val="004837F0"/>
    <w:rsid w:val="00483AAF"/>
    <w:rsid w:val="00483C18"/>
    <w:rsid w:val="00483F03"/>
    <w:rsid w:val="00483FE6"/>
    <w:rsid w:val="0048408E"/>
    <w:rsid w:val="004840AD"/>
    <w:rsid w:val="0048452A"/>
    <w:rsid w:val="0048482C"/>
    <w:rsid w:val="00484AB1"/>
    <w:rsid w:val="00484ADC"/>
    <w:rsid w:val="00484C8C"/>
    <w:rsid w:val="00484EA1"/>
    <w:rsid w:val="00484EF7"/>
    <w:rsid w:val="00484FFE"/>
    <w:rsid w:val="00485434"/>
    <w:rsid w:val="0048555D"/>
    <w:rsid w:val="004855D5"/>
    <w:rsid w:val="004857DF"/>
    <w:rsid w:val="0048585F"/>
    <w:rsid w:val="00485CA6"/>
    <w:rsid w:val="00485D24"/>
    <w:rsid w:val="00485D4A"/>
    <w:rsid w:val="0048657A"/>
    <w:rsid w:val="004866CF"/>
    <w:rsid w:val="00486B4A"/>
    <w:rsid w:val="00486B56"/>
    <w:rsid w:val="00486E08"/>
    <w:rsid w:val="00486E87"/>
    <w:rsid w:val="0048718C"/>
    <w:rsid w:val="0048734B"/>
    <w:rsid w:val="004874AE"/>
    <w:rsid w:val="004877AB"/>
    <w:rsid w:val="00487B21"/>
    <w:rsid w:val="00487CAE"/>
    <w:rsid w:val="00487F8E"/>
    <w:rsid w:val="00487F9C"/>
    <w:rsid w:val="0049010E"/>
    <w:rsid w:val="00490195"/>
    <w:rsid w:val="00490245"/>
    <w:rsid w:val="004903D9"/>
    <w:rsid w:val="00490465"/>
    <w:rsid w:val="004904C2"/>
    <w:rsid w:val="0049054E"/>
    <w:rsid w:val="004905BD"/>
    <w:rsid w:val="00490DF3"/>
    <w:rsid w:val="00491011"/>
    <w:rsid w:val="0049107F"/>
    <w:rsid w:val="00491217"/>
    <w:rsid w:val="0049122B"/>
    <w:rsid w:val="00491232"/>
    <w:rsid w:val="00491319"/>
    <w:rsid w:val="00491402"/>
    <w:rsid w:val="004914BA"/>
    <w:rsid w:val="0049183A"/>
    <w:rsid w:val="0049196B"/>
    <w:rsid w:val="00491AFF"/>
    <w:rsid w:val="00491C28"/>
    <w:rsid w:val="00491C9E"/>
    <w:rsid w:val="00491C9F"/>
    <w:rsid w:val="00491D89"/>
    <w:rsid w:val="004923FB"/>
    <w:rsid w:val="004924D2"/>
    <w:rsid w:val="004924E3"/>
    <w:rsid w:val="00492601"/>
    <w:rsid w:val="00492819"/>
    <w:rsid w:val="00492A6E"/>
    <w:rsid w:val="00492BD0"/>
    <w:rsid w:val="00492E4A"/>
    <w:rsid w:val="00492E86"/>
    <w:rsid w:val="004930A7"/>
    <w:rsid w:val="004931A0"/>
    <w:rsid w:val="00493215"/>
    <w:rsid w:val="00493246"/>
    <w:rsid w:val="0049359A"/>
    <w:rsid w:val="00493956"/>
    <w:rsid w:val="00493A0B"/>
    <w:rsid w:val="00493A3F"/>
    <w:rsid w:val="00493E32"/>
    <w:rsid w:val="00493FF4"/>
    <w:rsid w:val="004940B7"/>
    <w:rsid w:val="0049412F"/>
    <w:rsid w:val="00494420"/>
    <w:rsid w:val="0049459F"/>
    <w:rsid w:val="00494686"/>
    <w:rsid w:val="00494828"/>
    <w:rsid w:val="00494AEE"/>
    <w:rsid w:val="00494BA2"/>
    <w:rsid w:val="004950D4"/>
    <w:rsid w:val="00495508"/>
    <w:rsid w:val="004956DB"/>
    <w:rsid w:val="00495A3F"/>
    <w:rsid w:val="00496307"/>
    <w:rsid w:val="004965DF"/>
    <w:rsid w:val="0049661E"/>
    <w:rsid w:val="004967B2"/>
    <w:rsid w:val="00496B41"/>
    <w:rsid w:val="00496DAA"/>
    <w:rsid w:val="00496E7C"/>
    <w:rsid w:val="00496F89"/>
    <w:rsid w:val="00496FE4"/>
    <w:rsid w:val="004979C0"/>
    <w:rsid w:val="00497BC4"/>
    <w:rsid w:val="00497BE5"/>
    <w:rsid w:val="00497D73"/>
    <w:rsid w:val="00497F5B"/>
    <w:rsid w:val="00497FE1"/>
    <w:rsid w:val="004A00FB"/>
    <w:rsid w:val="004A080C"/>
    <w:rsid w:val="004A0846"/>
    <w:rsid w:val="004A0B5A"/>
    <w:rsid w:val="004A0D88"/>
    <w:rsid w:val="004A11E3"/>
    <w:rsid w:val="004A1221"/>
    <w:rsid w:val="004A13FF"/>
    <w:rsid w:val="004A1810"/>
    <w:rsid w:val="004A187A"/>
    <w:rsid w:val="004A18AE"/>
    <w:rsid w:val="004A1981"/>
    <w:rsid w:val="004A19E6"/>
    <w:rsid w:val="004A1A41"/>
    <w:rsid w:val="004A1ADE"/>
    <w:rsid w:val="004A1B2B"/>
    <w:rsid w:val="004A1B48"/>
    <w:rsid w:val="004A1CC7"/>
    <w:rsid w:val="004A1E8F"/>
    <w:rsid w:val="004A20D9"/>
    <w:rsid w:val="004A2103"/>
    <w:rsid w:val="004A2511"/>
    <w:rsid w:val="004A289B"/>
    <w:rsid w:val="004A2BBE"/>
    <w:rsid w:val="004A2C2F"/>
    <w:rsid w:val="004A2CB1"/>
    <w:rsid w:val="004A2CF2"/>
    <w:rsid w:val="004A2D0F"/>
    <w:rsid w:val="004A2F8E"/>
    <w:rsid w:val="004A30BD"/>
    <w:rsid w:val="004A32D8"/>
    <w:rsid w:val="004A345A"/>
    <w:rsid w:val="004A34BA"/>
    <w:rsid w:val="004A376F"/>
    <w:rsid w:val="004A3830"/>
    <w:rsid w:val="004A38EC"/>
    <w:rsid w:val="004A399F"/>
    <w:rsid w:val="004A3ACB"/>
    <w:rsid w:val="004A3B28"/>
    <w:rsid w:val="004A3D19"/>
    <w:rsid w:val="004A3DAD"/>
    <w:rsid w:val="004A401D"/>
    <w:rsid w:val="004A4026"/>
    <w:rsid w:val="004A4547"/>
    <w:rsid w:val="004A45CD"/>
    <w:rsid w:val="004A4AB1"/>
    <w:rsid w:val="004A4BBB"/>
    <w:rsid w:val="004A4D30"/>
    <w:rsid w:val="004A4F88"/>
    <w:rsid w:val="004A5579"/>
    <w:rsid w:val="004A55D0"/>
    <w:rsid w:val="004A566E"/>
    <w:rsid w:val="004A5BE6"/>
    <w:rsid w:val="004A5CB3"/>
    <w:rsid w:val="004A5EEF"/>
    <w:rsid w:val="004A6028"/>
    <w:rsid w:val="004A665A"/>
    <w:rsid w:val="004A668C"/>
    <w:rsid w:val="004A67F8"/>
    <w:rsid w:val="004A6820"/>
    <w:rsid w:val="004A6A15"/>
    <w:rsid w:val="004A6AD0"/>
    <w:rsid w:val="004A6C12"/>
    <w:rsid w:val="004A6C5C"/>
    <w:rsid w:val="004A70BA"/>
    <w:rsid w:val="004A73AB"/>
    <w:rsid w:val="004A7570"/>
    <w:rsid w:val="004A7721"/>
    <w:rsid w:val="004A7A97"/>
    <w:rsid w:val="004A7E2A"/>
    <w:rsid w:val="004A7E60"/>
    <w:rsid w:val="004A7F3C"/>
    <w:rsid w:val="004B01AC"/>
    <w:rsid w:val="004B022A"/>
    <w:rsid w:val="004B03C1"/>
    <w:rsid w:val="004B0543"/>
    <w:rsid w:val="004B063A"/>
    <w:rsid w:val="004B06F4"/>
    <w:rsid w:val="004B076C"/>
    <w:rsid w:val="004B077D"/>
    <w:rsid w:val="004B08ED"/>
    <w:rsid w:val="004B0C39"/>
    <w:rsid w:val="004B0F9D"/>
    <w:rsid w:val="004B11D5"/>
    <w:rsid w:val="004B14A8"/>
    <w:rsid w:val="004B163F"/>
    <w:rsid w:val="004B1665"/>
    <w:rsid w:val="004B1A7F"/>
    <w:rsid w:val="004B1BBE"/>
    <w:rsid w:val="004B21F1"/>
    <w:rsid w:val="004B225B"/>
    <w:rsid w:val="004B24B5"/>
    <w:rsid w:val="004B25C3"/>
    <w:rsid w:val="004B26B0"/>
    <w:rsid w:val="004B27EB"/>
    <w:rsid w:val="004B2A70"/>
    <w:rsid w:val="004B2AC0"/>
    <w:rsid w:val="004B2C0D"/>
    <w:rsid w:val="004B2D76"/>
    <w:rsid w:val="004B2DB5"/>
    <w:rsid w:val="004B2EEA"/>
    <w:rsid w:val="004B2FBA"/>
    <w:rsid w:val="004B2FC8"/>
    <w:rsid w:val="004B31CA"/>
    <w:rsid w:val="004B34D4"/>
    <w:rsid w:val="004B3B11"/>
    <w:rsid w:val="004B3C35"/>
    <w:rsid w:val="004B3DD1"/>
    <w:rsid w:val="004B4085"/>
    <w:rsid w:val="004B425D"/>
    <w:rsid w:val="004B4317"/>
    <w:rsid w:val="004B442C"/>
    <w:rsid w:val="004B4545"/>
    <w:rsid w:val="004B4882"/>
    <w:rsid w:val="004B49C9"/>
    <w:rsid w:val="004B4A72"/>
    <w:rsid w:val="004B4AE9"/>
    <w:rsid w:val="004B4DA5"/>
    <w:rsid w:val="004B4F13"/>
    <w:rsid w:val="004B4F62"/>
    <w:rsid w:val="004B5105"/>
    <w:rsid w:val="004B5282"/>
    <w:rsid w:val="004B52BA"/>
    <w:rsid w:val="004B52F8"/>
    <w:rsid w:val="004B5351"/>
    <w:rsid w:val="004B5647"/>
    <w:rsid w:val="004B564B"/>
    <w:rsid w:val="004B5714"/>
    <w:rsid w:val="004B5CD2"/>
    <w:rsid w:val="004B5E80"/>
    <w:rsid w:val="004B5F93"/>
    <w:rsid w:val="004B6025"/>
    <w:rsid w:val="004B6122"/>
    <w:rsid w:val="004B6223"/>
    <w:rsid w:val="004B6257"/>
    <w:rsid w:val="004B6408"/>
    <w:rsid w:val="004B65B4"/>
    <w:rsid w:val="004B6617"/>
    <w:rsid w:val="004B67D1"/>
    <w:rsid w:val="004B6899"/>
    <w:rsid w:val="004B69A9"/>
    <w:rsid w:val="004B6A08"/>
    <w:rsid w:val="004B6A5E"/>
    <w:rsid w:val="004B717E"/>
    <w:rsid w:val="004B720A"/>
    <w:rsid w:val="004B7226"/>
    <w:rsid w:val="004B7414"/>
    <w:rsid w:val="004B7985"/>
    <w:rsid w:val="004B7A74"/>
    <w:rsid w:val="004B7BBC"/>
    <w:rsid w:val="004C033F"/>
    <w:rsid w:val="004C069C"/>
    <w:rsid w:val="004C0732"/>
    <w:rsid w:val="004C0748"/>
    <w:rsid w:val="004C0789"/>
    <w:rsid w:val="004C0A05"/>
    <w:rsid w:val="004C0AD7"/>
    <w:rsid w:val="004C0B9D"/>
    <w:rsid w:val="004C0C1D"/>
    <w:rsid w:val="004C0C9D"/>
    <w:rsid w:val="004C0F3D"/>
    <w:rsid w:val="004C1172"/>
    <w:rsid w:val="004C1180"/>
    <w:rsid w:val="004C1A8B"/>
    <w:rsid w:val="004C1B02"/>
    <w:rsid w:val="004C1B4A"/>
    <w:rsid w:val="004C1D7C"/>
    <w:rsid w:val="004C1F77"/>
    <w:rsid w:val="004C211E"/>
    <w:rsid w:val="004C2193"/>
    <w:rsid w:val="004C21C4"/>
    <w:rsid w:val="004C21FA"/>
    <w:rsid w:val="004C22D4"/>
    <w:rsid w:val="004C2306"/>
    <w:rsid w:val="004C23F7"/>
    <w:rsid w:val="004C298F"/>
    <w:rsid w:val="004C2C49"/>
    <w:rsid w:val="004C2D07"/>
    <w:rsid w:val="004C2DF2"/>
    <w:rsid w:val="004C304C"/>
    <w:rsid w:val="004C3060"/>
    <w:rsid w:val="004C312B"/>
    <w:rsid w:val="004C31CC"/>
    <w:rsid w:val="004C3290"/>
    <w:rsid w:val="004C332E"/>
    <w:rsid w:val="004C3474"/>
    <w:rsid w:val="004C3824"/>
    <w:rsid w:val="004C3846"/>
    <w:rsid w:val="004C3979"/>
    <w:rsid w:val="004C3A57"/>
    <w:rsid w:val="004C3B20"/>
    <w:rsid w:val="004C3D84"/>
    <w:rsid w:val="004C3ED5"/>
    <w:rsid w:val="004C43AA"/>
    <w:rsid w:val="004C4577"/>
    <w:rsid w:val="004C46D8"/>
    <w:rsid w:val="004C4869"/>
    <w:rsid w:val="004C492E"/>
    <w:rsid w:val="004C4AA8"/>
    <w:rsid w:val="004C4C60"/>
    <w:rsid w:val="004C4C9E"/>
    <w:rsid w:val="004C4D8F"/>
    <w:rsid w:val="004C4DDF"/>
    <w:rsid w:val="004C5159"/>
    <w:rsid w:val="004C51AA"/>
    <w:rsid w:val="004C524F"/>
    <w:rsid w:val="004C527B"/>
    <w:rsid w:val="004C529B"/>
    <w:rsid w:val="004C54AC"/>
    <w:rsid w:val="004C58F0"/>
    <w:rsid w:val="004C6742"/>
    <w:rsid w:val="004C67DA"/>
    <w:rsid w:val="004C6874"/>
    <w:rsid w:val="004C6908"/>
    <w:rsid w:val="004C6A6E"/>
    <w:rsid w:val="004C6D93"/>
    <w:rsid w:val="004C72C7"/>
    <w:rsid w:val="004C73A8"/>
    <w:rsid w:val="004C7408"/>
    <w:rsid w:val="004C7664"/>
    <w:rsid w:val="004C787A"/>
    <w:rsid w:val="004D00A7"/>
    <w:rsid w:val="004D06D9"/>
    <w:rsid w:val="004D0777"/>
    <w:rsid w:val="004D07C2"/>
    <w:rsid w:val="004D0962"/>
    <w:rsid w:val="004D0E8F"/>
    <w:rsid w:val="004D10B8"/>
    <w:rsid w:val="004D14BE"/>
    <w:rsid w:val="004D1557"/>
    <w:rsid w:val="004D175F"/>
    <w:rsid w:val="004D17C3"/>
    <w:rsid w:val="004D1B7C"/>
    <w:rsid w:val="004D1CA3"/>
    <w:rsid w:val="004D1E2E"/>
    <w:rsid w:val="004D1F0B"/>
    <w:rsid w:val="004D223F"/>
    <w:rsid w:val="004D2AA4"/>
    <w:rsid w:val="004D2E25"/>
    <w:rsid w:val="004D3242"/>
    <w:rsid w:val="004D33E5"/>
    <w:rsid w:val="004D35ED"/>
    <w:rsid w:val="004D3793"/>
    <w:rsid w:val="004D3922"/>
    <w:rsid w:val="004D3953"/>
    <w:rsid w:val="004D3B3E"/>
    <w:rsid w:val="004D3CBE"/>
    <w:rsid w:val="004D40C3"/>
    <w:rsid w:val="004D4142"/>
    <w:rsid w:val="004D41B7"/>
    <w:rsid w:val="004D42D9"/>
    <w:rsid w:val="004D431D"/>
    <w:rsid w:val="004D4396"/>
    <w:rsid w:val="004D43BA"/>
    <w:rsid w:val="004D4596"/>
    <w:rsid w:val="004D46AE"/>
    <w:rsid w:val="004D51A2"/>
    <w:rsid w:val="004D562D"/>
    <w:rsid w:val="004D59E9"/>
    <w:rsid w:val="004D5ABC"/>
    <w:rsid w:val="004D5D3A"/>
    <w:rsid w:val="004D5F33"/>
    <w:rsid w:val="004D6017"/>
    <w:rsid w:val="004D62DF"/>
    <w:rsid w:val="004D659D"/>
    <w:rsid w:val="004D662E"/>
    <w:rsid w:val="004D6973"/>
    <w:rsid w:val="004D6A09"/>
    <w:rsid w:val="004D6A2B"/>
    <w:rsid w:val="004D7284"/>
    <w:rsid w:val="004D73A1"/>
    <w:rsid w:val="004D7587"/>
    <w:rsid w:val="004D76C3"/>
    <w:rsid w:val="004D784B"/>
    <w:rsid w:val="004D789C"/>
    <w:rsid w:val="004D794C"/>
    <w:rsid w:val="004D7A4D"/>
    <w:rsid w:val="004D7B8B"/>
    <w:rsid w:val="004D7D2C"/>
    <w:rsid w:val="004D7DAA"/>
    <w:rsid w:val="004D7DBA"/>
    <w:rsid w:val="004E046A"/>
    <w:rsid w:val="004E0536"/>
    <w:rsid w:val="004E067B"/>
    <w:rsid w:val="004E0A7A"/>
    <w:rsid w:val="004E0CB3"/>
    <w:rsid w:val="004E0E3E"/>
    <w:rsid w:val="004E13F7"/>
    <w:rsid w:val="004E14FC"/>
    <w:rsid w:val="004E179B"/>
    <w:rsid w:val="004E1E22"/>
    <w:rsid w:val="004E2002"/>
    <w:rsid w:val="004E22CD"/>
    <w:rsid w:val="004E249B"/>
    <w:rsid w:val="004E2760"/>
    <w:rsid w:val="004E277C"/>
    <w:rsid w:val="004E29DA"/>
    <w:rsid w:val="004E2CC6"/>
    <w:rsid w:val="004E2F26"/>
    <w:rsid w:val="004E31B5"/>
    <w:rsid w:val="004E31C7"/>
    <w:rsid w:val="004E332C"/>
    <w:rsid w:val="004E3443"/>
    <w:rsid w:val="004E3646"/>
    <w:rsid w:val="004E38F3"/>
    <w:rsid w:val="004E3A61"/>
    <w:rsid w:val="004E3B1B"/>
    <w:rsid w:val="004E3DCC"/>
    <w:rsid w:val="004E3E06"/>
    <w:rsid w:val="004E3FA9"/>
    <w:rsid w:val="004E4052"/>
    <w:rsid w:val="004E418A"/>
    <w:rsid w:val="004E439D"/>
    <w:rsid w:val="004E459A"/>
    <w:rsid w:val="004E4602"/>
    <w:rsid w:val="004E46EC"/>
    <w:rsid w:val="004E477D"/>
    <w:rsid w:val="004E4785"/>
    <w:rsid w:val="004E4A00"/>
    <w:rsid w:val="004E4F06"/>
    <w:rsid w:val="004E5487"/>
    <w:rsid w:val="004E54DE"/>
    <w:rsid w:val="004E572F"/>
    <w:rsid w:val="004E57FC"/>
    <w:rsid w:val="004E5BED"/>
    <w:rsid w:val="004E5E95"/>
    <w:rsid w:val="004E5ED4"/>
    <w:rsid w:val="004E5F85"/>
    <w:rsid w:val="004E6178"/>
    <w:rsid w:val="004E624E"/>
    <w:rsid w:val="004E6462"/>
    <w:rsid w:val="004E6B21"/>
    <w:rsid w:val="004E6B64"/>
    <w:rsid w:val="004E6D20"/>
    <w:rsid w:val="004E6E13"/>
    <w:rsid w:val="004E6F15"/>
    <w:rsid w:val="004E70A7"/>
    <w:rsid w:val="004E75F6"/>
    <w:rsid w:val="004E7600"/>
    <w:rsid w:val="004E77C4"/>
    <w:rsid w:val="004E7986"/>
    <w:rsid w:val="004E7A1D"/>
    <w:rsid w:val="004E7B7A"/>
    <w:rsid w:val="004E7CD9"/>
    <w:rsid w:val="004E7DF6"/>
    <w:rsid w:val="004E7ED2"/>
    <w:rsid w:val="004E7EE2"/>
    <w:rsid w:val="004E7F18"/>
    <w:rsid w:val="004E7F7E"/>
    <w:rsid w:val="004F0175"/>
    <w:rsid w:val="004F037F"/>
    <w:rsid w:val="004F05AA"/>
    <w:rsid w:val="004F0687"/>
    <w:rsid w:val="004F0A14"/>
    <w:rsid w:val="004F0A1A"/>
    <w:rsid w:val="004F0A88"/>
    <w:rsid w:val="004F0AB4"/>
    <w:rsid w:val="004F0D74"/>
    <w:rsid w:val="004F100B"/>
    <w:rsid w:val="004F1162"/>
    <w:rsid w:val="004F1430"/>
    <w:rsid w:val="004F17E2"/>
    <w:rsid w:val="004F17FB"/>
    <w:rsid w:val="004F1967"/>
    <w:rsid w:val="004F1A0B"/>
    <w:rsid w:val="004F1A74"/>
    <w:rsid w:val="004F1B29"/>
    <w:rsid w:val="004F1F41"/>
    <w:rsid w:val="004F2141"/>
    <w:rsid w:val="004F2546"/>
    <w:rsid w:val="004F27E5"/>
    <w:rsid w:val="004F2A26"/>
    <w:rsid w:val="004F2E38"/>
    <w:rsid w:val="004F2FE2"/>
    <w:rsid w:val="004F30FF"/>
    <w:rsid w:val="004F3188"/>
    <w:rsid w:val="004F31AF"/>
    <w:rsid w:val="004F3224"/>
    <w:rsid w:val="004F35FC"/>
    <w:rsid w:val="004F388A"/>
    <w:rsid w:val="004F3B61"/>
    <w:rsid w:val="004F3DB2"/>
    <w:rsid w:val="004F3E76"/>
    <w:rsid w:val="004F3FA7"/>
    <w:rsid w:val="004F3FF1"/>
    <w:rsid w:val="004F41E2"/>
    <w:rsid w:val="004F4274"/>
    <w:rsid w:val="004F4293"/>
    <w:rsid w:val="004F42CA"/>
    <w:rsid w:val="004F42EB"/>
    <w:rsid w:val="004F4407"/>
    <w:rsid w:val="004F4513"/>
    <w:rsid w:val="004F46F4"/>
    <w:rsid w:val="004F48B0"/>
    <w:rsid w:val="004F48DC"/>
    <w:rsid w:val="004F4C53"/>
    <w:rsid w:val="004F4DFA"/>
    <w:rsid w:val="004F5880"/>
    <w:rsid w:val="004F5988"/>
    <w:rsid w:val="004F60B3"/>
    <w:rsid w:val="004F60C4"/>
    <w:rsid w:val="004F60D4"/>
    <w:rsid w:val="004F6127"/>
    <w:rsid w:val="004F617A"/>
    <w:rsid w:val="004F6450"/>
    <w:rsid w:val="004F65C3"/>
    <w:rsid w:val="004F6605"/>
    <w:rsid w:val="004F677C"/>
    <w:rsid w:val="004F6797"/>
    <w:rsid w:val="004F6974"/>
    <w:rsid w:val="004F6D12"/>
    <w:rsid w:val="004F7054"/>
    <w:rsid w:val="004F70A6"/>
    <w:rsid w:val="004F722B"/>
    <w:rsid w:val="004F7263"/>
    <w:rsid w:val="004F73AE"/>
    <w:rsid w:val="004F7496"/>
    <w:rsid w:val="004F7771"/>
    <w:rsid w:val="004F7820"/>
    <w:rsid w:val="004F7940"/>
    <w:rsid w:val="004F7B31"/>
    <w:rsid w:val="004F7C1F"/>
    <w:rsid w:val="004F7ECF"/>
    <w:rsid w:val="00500158"/>
    <w:rsid w:val="005001E5"/>
    <w:rsid w:val="005003AF"/>
    <w:rsid w:val="00500533"/>
    <w:rsid w:val="005005E4"/>
    <w:rsid w:val="00500615"/>
    <w:rsid w:val="00500B92"/>
    <w:rsid w:val="00500E30"/>
    <w:rsid w:val="00500F24"/>
    <w:rsid w:val="00500FC6"/>
    <w:rsid w:val="005011FF"/>
    <w:rsid w:val="00501259"/>
    <w:rsid w:val="005013A4"/>
    <w:rsid w:val="0050140E"/>
    <w:rsid w:val="005019D6"/>
    <w:rsid w:val="00501A1C"/>
    <w:rsid w:val="00501A92"/>
    <w:rsid w:val="0050205F"/>
    <w:rsid w:val="00502413"/>
    <w:rsid w:val="00502553"/>
    <w:rsid w:val="0050256E"/>
    <w:rsid w:val="00502573"/>
    <w:rsid w:val="005027FE"/>
    <w:rsid w:val="005029D6"/>
    <w:rsid w:val="00502BAA"/>
    <w:rsid w:val="00502DAD"/>
    <w:rsid w:val="0050319B"/>
    <w:rsid w:val="00503317"/>
    <w:rsid w:val="00503322"/>
    <w:rsid w:val="00503334"/>
    <w:rsid w:val="0050366D"/>
    <w:rsid w:val="00503835"/>
    <w:rsid w:val="0050389F"/>
    <w:rsid w:val="00503E53"/>
    <w:rsid w:val="00503EFF"/>
    <w:rsid w:val="00504011"/>
    <w:rsid w:val="00504253"/>
    <w:rsid w:val="00504297"/>
    <w:rsid w:val="00504300"/>
    <w:rsid w:val="00504502"/>
    <w:rsid w:val="00504656"/>
    <w:rsid w:val="005047C4"/>
    <w:rsid w:val="00504859"/>
    <w:rsid w:val="005048D1"/>
    <w:rsid w:val="00504AD9"/>
    <w:rsid w:val="00504AF3"/>
    <w:rsid w:val="00504E62"/>
    <w:rsid w:val="00504E6C"/>
    <w:rsid w:val="00505449"/>
    <w:rsid w:val="005059AC"/>
    <w:rsid w:val="00505C20"/>
    <w:rsid w:val="00505EDD"/>
    <w:rsid w:val="00505FD8"/>
    <w:rsid w:val="005060F7"/>
    <w:rsid w:val="0050611F"/>
    <w:rsid w:val="005063A4"/>
    <w:rsid w:val="005063F0"/>
    <w:rsid w:val="00506473"/>
    <w:rsid w:val="005064D1"/>
    <w:rsid w:val="00506520"/>
    <w:rsid w:val="00506528"/>
    <w:rsid w:val="00506682"/>
    <w:rsid w:val="005069D2"/>
    <w:rsid w:val="00506B70"/>
    <w:rsid w:val="00506D42"/>
    <w:rsid w:val="00506D4F"/>
    <w:rsid w:val="00506FF3"/>
    <w:rsid w:val="00507122"/>
    <w:rsid w:val="00507370"/>
    <w:rsid w:val="005073CF"/>
    <w:rsid w:val="00507570"/>
    <w:rsid w:val="0050757A"/>
    <w:rsid w:val="005075F1"/>
    <w:rsid w:val="005076A5"/>
    <w:rsid w:val="00507C7A"/>
    <w:rsid w:val="00507EB1"/>
    <w:rsid w:val="00507EB6"/>
    <w:rsid w:val="00510263"/>
    <w:rsid w:val="0051041E"/>
    <w:rsid w:val="005106E1"/>
    <w:rsid w:val="00510906"/>
    <w:rsid w:val="00510991"/>
    <w:rsid w:val="00510BC5"/>
    <w:rsid w:val="005114A5"/>
    <w:rsid w:val="005115D2"/>
    <w:rsid w:val="00511647"/>
    <w:rsid w:val="0051169D"/>
    <w:rsid w:val="005116F7"/>
    <w:rsid w:val="00511ABB"/>
    <w:rsid w:val="00511C00"/>
    <w:rsid w:val="00511D3A"/>
    <w:rsid w:val="00511E57"/>
    <w:rsid w:val="00511E79"/>
    <w:rsid w:val="00511EAE"/>
    <w:rsid w:val="0051209E"/>
    <w:rsid w:val="005121BE"/>
    <w:rsid w:val="005121DD"/>
    <w:rsid w:val="00512383"/>
    <w:rsid w:val="005125A3"/>
    <w:rsid w:val="005126D4"/>
    <w:rsid w:val="005129D8"/>
    <w:rsid w:val="005129ED"/>
    <w:rsid w:val="00512AC0"/>
    <w:rsid w:val="00512B69"/>
    <w:rsid w:val="00512D5E"/>
    <w:rsid w:val="00512D86"/>
    <w:rsid w:val="00512F20"/>
    <w:rsid w:val="005130A9"/>
    <w:rsid w:val="0051311D"/>
    <w:rsid w:val="00513499"/>
    <w:rsid w:val="005135D6"/>
    <w:rsid w:val="00513632"/>
    <w:rsid w:val="00513A58"/>
    <w:rsid w:val="00513E72"/>
    <w:rsid w:val="00513EED"/>
    <w:rsid w:val="00513F4E"/>
    <w:rsid w:val="0051435D"/>
    <w:rsid w:val="005144E6"/>
    <w:rsid w:val="0051453D"/>
    <w:rsid w:val="00514604"/>
    <w:rsid w:val="0051487D"/>
    <w:rsid w:val="00514C6B"/>
    <w:rsid w:val="00514CC7"/>
    <w:rsid w:val="00514D6D"/>
    <w:rsid w:val="00515125"/>
    <w:rsid w:val="005151CE"/>
    <w:rsid w:val="0051522D"/>
    <w:rsid w:val="00515681"/>
    <w:rsid w:val="005157EA"/>
    <w:rsid w:val="005158BB"/>
    <w:rsid w:val="00515AF9"/>
    <w:rsid w:val="00515B6D"/>
    <w:rsid w:val="00515B96"/>
    <w:rsid w:val="00515BE0"/>
    <w:rsid w:val="00515DEC"/>
    <w:rsid w:val="00516273"/>
    <w:rsid w:val="00516574"/>
    <w:rsid w:val="0051660C"/>
    <w:rsid w:val="0051671D"/>
    <w:rsid w:val="00516730"/>
    <w:rsid w:val="0051683F"/>
    <w:rsid w:val="00516C55"/>
    <w:rsid w:val="00516E4C"/>
    <w:rsid w:val="005171CE"/>
    <w:rsid w:val="0051724E"/>
    <w:rsid w:val="005173C4"/>
    <w:rsid w:val="0051747B"/>
    <w:rsid w:val="00517507"/>
    <w:rsid w:val="00517B73"/>
    <w:rsid w:val="00517BB8"/>
    <w:rsid w:val="00517ECD"/>
    <w:rsid w:val="0052004C"/>
    <w:rsid w:val="005203D6"/>
    <w:rsid w:val="00520664"/>
    <w:rsid w:val="0052068C"/>
    <w:rsid w:val="00520B4E"/>
    <w:rsid w:val="00520DB8"/>
    <w:rsid w:val="00520E77"/>
    <w:rsid w:val="005211A5"/>
    <w:rsid w:val="005212E1"/>
    <w:rsid w:val="00521661"/>
    <w:rsid w:val="005216F7"/>
    <w:rsid w:val="005217C7"/>
    <w:rsid w:val="00521837"/>
    <w:rsid w:val="00521A94"/>
    <w:rsid w:val="00521AF0"/>
    <w:rsid w:val="00521D14"/>
    <w:rsid w:val="005220BA"/>
    <w:rsid w:val="005220BE"/>
    <w:rsid w:val="005224CE"/>
    <w:rsid w:val="005227E9"/>
    <w:rsid w:val="00522D20"/>
    <w:rsid w:val="00523398"/>
    <w:rsid w:val="0052391D"/>
    <w:rsid w:val="00523D3E"/>
    <w:rsid w:val="00523EB8"/>
    <w:rsid w:val="00524084"/>
    <w:rsid w:val="0052493A"/>
    <w:rsid w:val="00524CE9"/>
    <w:rsid w:val="00525684"/>
    <w:rsid w:val="005256D3"/>
    <w:rsid w:val="0052583A"/>
    <w:rsid w:val="0052595F"/>
    <w:rsid w:val="005264A7"/>
    <w:rsid w:val="005264EB"/>
    <w:rsid w:val="005266CF"/>
    <w:rsid w:val="005267D9"/>
    <w:rsid w:val="00526AB4"/>
    <w:rsid w:val="00526C7D"/>
    <w:rsid w:val="00526CC5"/>
    <w:rsid w:val="00526ED2"/>
    <w:rsid w:val="0052708D"/>
    <w:rsid w:val="00527568"/>
    <w:rsid w:val="005277BF"/>
    <w:rsid w:val="00527855"/>
    <w:rsid w:val="0052785E"/>
    <w:rsid w:val="0052798E"/>
    <w:rsid w:val="005279F9"/>
    <w:rsid w:val="00527ADA"/>
    <w:rsid w:val="00527EA2"/>
    <w:rsid w:val="00527ED3"/>
    <w:rsid w:val="00527F51"/>
    <w:rsid w:val="00530087"/>
    <w:rsid w:val="00530112"/>
    <w:rsid w:val="005301CE"/>
    <w:rsid w:val="00530208"/>
    <w:rsid w:val="00530327"/>
    <w:rsid w:val="005304A5"/>
    <w:rsid w:val="0053089F"/>
    <w:rsid w:val="00530936"/>
    <w:rsid w:val="00530CB7"/>
    <w:rsid w:val="00530DF5"/>
    <w:rsid w:val="00530E2D"/>
    <w:rsid w:val="00530EAE"/>
    <w:rsid w:val="00530F0D"/>
    <w:rsid w:val="00530FB8"/>
    <w:rsid w:val="0053106E"/>
    <w:rsid w:val="005310C5"/>
    <w:rsid w:val="0053116C"/>
    <w:rsid w:val="00531253"/>
    <w:rsid w:val="00531273"/>
    <w:rsid w:val="00531618"/>
    <w:rsid w:val="005318ED"/>
    <w:rsid w:val="00531D2A"/>
    <w:rsid w:val="0053200E"/>
    <w:rsid w:val="00532511"/>
    <w:rsid w:val="0053293D"/>
    <w:rsid w:val="00532DF5"/>
    <w:rsid w:val="00532EAF"/>
    <w:rsid w:val="00532FAE"/>
    <w:rsid w:val="0053323D"/>
    <w:rsid w:val="00533510"/>
    <w:rsid w:val="005335FC"/>
    <w:rsid w:val="005337B3"/>
    <w:rsid w:val="00533D47"/>
    <w:rsid w:val="00533DB2"/>
    <w:rsid w:val="00533DE9"/>
    <w:rsid w:val="00533F9A"/>
    <w:rsid w:val="005340BF"/>
    <w:rsid w:val="005340DC"/>
    <w:rsid w:val="00534340"/>
    <w:rsid w:val="005344AF"/>
    <w:rsid w:val="005344E4"/>
    <w:rsid w:val="00534797"/>
    <w:rsid w:val="00534977"/>
    <w:rsid w:val="00534F1C"/>
    <w:rsid w:val="0053553F"/>
    <w:rsid w:val="0053571E"/>
    <w:rsid w:val="00535863"/>
    <w:rsid w:val="00535891"/>
    <w:rsid w:val="00535950"/>
    <w:rsid w:val="00535DD2"/>
    <w:rsid w:val="005362D3"/>
    <w:rsid w:val="00536507"/>
    <w:rsid w:val="005366D3"/>
    <w:rsid w:val="00536855"/>
    <w:rsid w:val="005368F7"/>
    <w:rsid w:val="00536A63"/>
    <w:rsid w:val="00536C47"/>
    <w:rsid w:val="00536F76"/>
    <w:rsid w:val="00537129"/>
    <w:rsid w:val="00537247"/>
    <w:rsid w:val="005374A3"/>
    <w:rsid w:val="0053773A"/>
    <w:rsid w:val="00537972"/>
    <w:rsid w:val="005379EB"/>
    <w:rsid w:val="00537A60"/>
    <w:rsid w:val="00537AA7"/>
    <w:rsid w:val="00540080"/>
    <w:rsid w:val="005401D7"/>
    <w:rsid w:val="005401E3"/>
    <w:rsid w:val="0054031B"/>
    <w:rsid w:val="005403D4"/>
    <w:rsid w:val="0054073D"/>
    <w:rsid w:val="00540BA4"/>
    <w:rsid w:val="00540DE1"/>
    <w:rsid w:val="005410C3"/>
    <w:rsid w:val="00541109"/>
    <w:rsid w:val="005413C8"/>
    <w:rsid w:val="00541995"/>
    <w:rsid w:val="00541C36"/>
    <w:rsid w:val="00541FB7"/>
    <w:rsid w:val="00542269"/>
    <w:rsid w:val="0054249D"/>
    <w:rsid w:val="00542755"/>
    <w:rsid w:val="00542843"/>
    <w:rsid w:val="00542902"/>
    <w:rsid w:val="00542989"/>
    <w:rsid w:val="00542A21"/>
    <w:rsid w:val="00543126"/>
    <w:rsid w:val="00543225"/>
    <w:rsid w:val="00543871"/>
    <w:rsid w:val="00543B80"/>
    <w:rsid w:val="00543C20"/>
    <w:rsid w:val="00543CA9"/>
    <w:rsid w:val="00543D6A"/>
    <w:rsid w:val="00543E40"/>
    <w:rsid w:val="0054411B"/>
    <w:rsid w:val="0054412E"/>
    <w:rsid w:val="00544146"/>
    <w:rsid w:val="0054423A"/>
    <w:rsid w:val="00544356"/>
    <w:rsid w:val="005443AF"/>
    <w:rsid w:val="0054459F"/>
    <w:rsid w:val="00544604"/>
    <w:rsid w:val="00544741"/>
    <w:rsid w:val="00544930"/>
    <w:rsid w:val="00544BAA"/>
    <w:rsid w:val="00544BFD"/>
    <w:rsid w:val="00544E32"/>
    <w:rsid w:val="00544F72"/>
    <w:rsid w:val="005452BC"/>
    <w:rsid w:val="00545405"/>
    <w:rsid w:val="00545549"/>
    <w:rsid w:val="005455CA"/>
    <w:rsid w:val="005456A1"/>
    <w:rsid w:val="005456FF"/>
    <w:rsid w:val="005458D7"/>
    <w:rsid w:val="00545A05"/>
    <w:rsid w:val="00545A6D"/>
    <w:rsid w:val="00545D21"/>
    <w:rsid w:val="00545D35"/>
    <w:rsid w:val="00545FC6"/>
    <w:rsid w:val="005461C4"/>
    <w:rsid w:val="005468FA"/>
    <w:rsid w:val="005469A9"/>
    <w:rsid w:val="005469D3"/>
    <w:rsid w:val="00546B86"/>
    <w:rsid w:val="00546BEA"/>
    <w:rsid w:val="00546BF9"/>
    <w:rsid w:val="00546C1F"/>
    <w:rsid w:val="00546C22"/>
    <w:rsid w:val="00546DEB"/>
    <w:rsid w:val="00546E2A"/>
    <w:rsid w:val="00546E9E"/>
    <w:rsid w:val="00546F0D"/>
    <w:rsid w:val="00546F3F"/>
    <w:rsid w:val="00546FB1"/>
    <w:rsid w:val="005470D8"/>
    <w:rsid w:val="005470EC"/>
    <w:rsid w:val="00547131"/>
    <w:rsid w:val="005472A7"/>
    <w:rsid w:val="00547342"/>
    <w:rsid w:val="00547529"/>
    <w:rsid w:val="0054756F"/>
    <w:rsid w:val="005476A7"/>
    <w:rsid w:val="0054790C"/>
    <w:rsid w:val="00547BA6"/>
    <w:rsid w:val="00550255"/>
    <w:rsid w:val="00550319"/>
    <w:rsid w:val="0055048D"/>
    <w:rsid w:val="005504D9"/>
    <w:rsid w:val="005505C7"/>
    <w:rsid w:val="00550676"/>
    <w:rsid w:val="00550875"/>
    <w:rsid w:val="0055097A"/>
    <w:rsid w:val="00550A10"/>
    <w:rsid w:val="00550A2B"/>
    <w:rsid w:val="00550BB9"/>
    <w:rsid w:val="00550DB5"/>
    <w:rsid w:val="00550DF1"/>
    <w:rsid w:val="00550E8E"/>
    <w:rsid w:val="00550F92"/>
    <w:rsid w:val="0055116E"/>
    <w:rsid w:val="00551404"/>
    <w:rsid w:val="005518C1"/>
    <w:rsid w:val="00551A13"/>
    <w:rsid w:val="00551A64"/>
    <w:rsid w:val="00551BDB"/>
    <w:rsid w:val="00551DB3"/>
    <w:rsid w:val="00551E99"/>
    <w:rsid w:val="00551EA1"/>
    <w:rsid w:val="00552152"/>
    <w:rsid w:val="00552304"/>
    <w:rsid w:val="005523DE"/>
    <w:rsid w:val="005523EB"/>
    <w:rsid w:val="005524D4"/>
    <w:rsid w:val="0055275B"/>
    <w:rsid w:val="00552944"/>
    <w:rsid w:val="0055294D"/>
    <w:rsid w:val="00552963"/>
    <w:rsid w:val="00552C0A"/>
    <w:rsid w:val="00552C60"/>
    <w:rsid w:val="00553263"/>
    <w:rsid w:val="005533E2"/>
    <w:rsid w:val="005534D4"/>
    <w:rsid w:val="00553588"/>
    <w:rsid w:val="00553754"/>
    <w:rsid w:val="00553B4F"/>
    <w:rsid w:val="00553E49"/>
    <w:rsid w:val="00553E80"/>
    <w:rsid w:val="00553E99"/>
    <w:rsid w:val="00553EFB"/>
    <w:rsid w:val="0055413D"/>
    <w:rsid w:val="00554268"/>
    <w:rsid w:val="0055427F"/>
    <w:rsid w:val="00554369"/>
    <w:rsid w:val="005543EC"/>
    <w:rsid w:val="005548B3"/>
    <w:rsid w:val="00554B2B"/>
    <w:rsid w:val="00554B69"/>
    <w:rsid w:val="00554DDE"/>
    <w:rsid w:val="00555051"/>
    <w:rsid w:val="005550B6"/>
    <w:rsid w:val="00555382"/>
    <w:rsid w:val="00555421"/>
    <w:rsid w:val="00555672"/>
    <w:rsid w:val="005557A7"/>
    <w:rsid w:val="00555A03"/>
    <w:rsid w:val="00555AAF"/>
    <w:rsid w:val="00555E75"/>
    <w:rsid w:val="005560FF"/>
    <w:rsid w:val="0055626D"/>
    <w:rsid w:val="005563C3"/>
    <w:rsid w:val="00556B4E"/>
    <w:rsid w:val="00556B5A"/>
    <w:rsid w:val="00556C2D"/>
    <w:rsid w:val="00556D00"/>
    <w:rsid w:val="00556E60"/>
    <w:rsid w:val="00557029"/>
    <w:rsid w:val="0055711D"/>
    <w:rsid w:val="00557364"/>
    <w:rsid w:val="005574B1"/>
    <w:rsid w:val="005577F7"/>
    <w:rsid w:val="00557817"/>
    <w:rsid w:val="005578BF"/>
    <w:rsid w:val="00557BA7"/>
    <w:rsid w:val="00557BA9"/>
    <w:rsid w:val="00557E95"/>
    <w:rsid w:val="00557FD9"/>
    <w:rsid w:val="00560044"/>
    <w:rsid w:val="00560082"/>
    <w:rsid w:val="005600B4"/>
    <w:rsid w:val="005601E9"/>
    <w:rsid w:val="00560222"/>
    <w:rsid w:val="00560324"/>
    <w:rsid w:val="00560537"/>
    <w:rsid w:val="005608FC"/>
    <w:rsid w:val="00560935"/>
    <w:rsid w:val="00560D27"/>
    <w:rsid w:val="00560DAF"/>
    <w:rsid w:val="0056113D"/>
    <w:rsid w:val="00561411"/>
    <w:rsid w:val="0056197F"/>
    <w:rsid w:val="005619CC"/>
    <w:rsid w:val="00561A05"/>
    <w:rsid w:val="00561BDF"/>
    <w:rsid w:val="00561DC7"/>
    <w:rsid w:val="00561F88"/>
    <w:rsid w:val="00561FAA"/>
    <w:rsid w:val="005620AE"/>
    <w:rsid w:val="0056215D"/>
    <w:rsid w:val="0056221D"/>
    <w:rsid w:val="0056230D"/>
    <w:rsid w:val="0056266B"/>
    <w:rsid w:val="005626E4"/>
    <w:rsid w:val="0056296B"/>
    <w:rsid w:val="005629F0"/>
    <w:rsid w:val="00562A17"/>
    <w:rsid w:val="00562BBE"/>
    <w:rsid w:val="00563042"/>
    <w:rsid w:val="0056304B"/>
    <w:rsid w:val="0056332A"/>
    <w:rsid w:val="0056340E"/>
    <w:rsid w:val="005634D7"/>
    <w:rsid w:val="00563549"/>
    <w:rsid w:val="005636F3"/>
    <w:rsid w:val="0056374C"/>
    <w:rsid w:val="005637FB"/>
    <w:rsid w:val="00563B03"/>
    <w:rsid w:val="00563BFE"/>
    <w:rsid w:val="00563CBF"/>
    <w:rsid w:val="00563DE1"/>
    <w:rsid w:val="00564301"/>
    <w:rsid w:val="0056431D"/>
    <w:rsid w:val="005643E8"/>
    <w:rsid w:val="0056453C"/>
    <w:rsid w:val="00564891"/>
    <w:rsid w:val="00564D8A"/>
    <w:rsid w:val="00564E2F"/>
    <w:rsid w:val="00564E66"/>
    <w:rsid w:val="00564FF9"/>
    <w:rsid w:val="0056542C"/>
    <w:rsid w:val="00565644"/>
    <w:rsid w:val="0056580A"/>
    <w:rsid w:val="00565890"/>
    <w:rsid w:val="00565E33"/>
    <w:rsid w:val="00565E74"/>
    <w:rsid w:val="005660C1"/>
    <w:rsid w:val="00566403"/>
    <w:rsid w:val="00566404"/>
    <w:rsid w:val="00566511"/>
    <w:rsid w:val="0056674E"/>
    <w:rsid w:val="00566809"/>
    <w:rsid w:val="0056692D"/>
    <w:rsid w:val="00566AB6"/>
    <w:rsid w:val="00566C29"/>
    <w:rsid w:val="00566C75"/>
    <w:rsid w:val="00566CCE"/>
    <w:rsid w:val="00566D16"/>
    <w:rsid w:val="00566E35"/>
    <w:rsid w:val="00566EFA"/>
    <w:rsid w:val="00566F52"/>
    <w:rsid w:val="0056702C"/>
    <w:rsid w:val="00567351"/>
    <w:rsid w:val="005674A6"/>
    <w:rsid w:val="00567898"/>
    <w:rsid w:val="00567B6A"/>
    <w:rsid w:val="00567D0F"/>
    <w:rsid w:val="00567D78"/>
    <w:rsid w:val="00567D83"/>
    <w:rsid w:val="00567E41"/>
    <w:rsid w:val="00567E56"/>
    <w:rsid w:val="0057093E"/>
    <w:rsid w:val="0057094D"/>
    <w:rsid w:val="0057098E"/>
    <w:rsid w:val="00570B7A"/>
    <w:rsid w:val="00570EFF"/>
    <w:rsid w:val="0057105A"/>
    <w:rsid w:val="00571216"/>
    <w:rsid w:val="00571A72"/>
    <w:rsid w:val="00572052"/>
    <w:rsid w:val="005720A4"/>
    <w:rsid w:val="00572283"/>
    <w:rsid w:val="005722E4"/>
    <w:rsid w:val="00572356"/>
    <w:rsid w:val="00572370"/>
    <w:rsid w:val="0057240E"/>
    <w:rsid w:val="005726BB"/>
    <w:rsid w:val="0057298A"/>
    <w:rsid w:val="00572CE0"/>
    <w:rsid w:val="0057332A"/>
    <w:rsid w:val="00573547"/>
    <w:rsid w:val="005739CC"/>
    <w:rsid w:val="00573AA2"/>
    <w:rsid w:val="00573EC0"/>
    <w:rsid w:val="00574182"/>
    <w:rsid w:val="005741AC"/>
    <w:rsid w:val="00574210"/>
    <w:rsid w:val="0057423F"/>
    <w:rsid w:val="005743ED"/>
    <w:rsid w:val="005748F3"/>
    <w:rsid w:val="00574B43"/>
    <w:rsid w:val="00574B98"/>
    <w:rsid w:val="00574D2D"/>
    <w:rsid w:val="00574DFC"/>
    <w:rsid w:val="0057537D"/>
    <w:rsid w:val="00575462"/>
    <w:rsid w:val="00575604"/>
    <w:rsid w:val="00575630"/>
    <w:rsid w:val="0057585D"/>
    <w:rsid w:val="00575941"/>
    <w:rsid w:val="00575BE2"/>
    <w:rsid w:val="00575C38"/>
    <w:rsid w:val="00575DE3"/>
    <w:rsid w:val="00575FB1"/>
    <w:rsid w:val="00576082"/>
    <w:rsid w:val="00576122"/>
    <w:rsid w:val="00576175"/>
    <w:rsid w:val="005761E3"/>
    <w:rsid w:val="00576223"/>
    <w:rsid w:val="0057629E"/>
    <w:rsid w:val="00576330"/>
    <w:rsid w:val="00576568"/>
    <w:rsid w:val="005766EA"/>
    <w:rsid w:val="005767AB"/>
    <w:rsid w:val="005768D9"/>
    <w:rsid w:val="00576978"/>
    <w:rsid w:val="00576A95"/>
    <w:rsid w:val="00576AC5"/>
    <w:rsid w:val="005772E5"/>
    <w:rsid w:val="00577525"/>
    <w:rsid w:val="005776BE"/>
    <w:rsid w:val="0057784D"/>
    <w:rsid w:val="00577932"/>
    <w:rsid w:val="00577AAA"/>
    <w:rsid w:val="00577C56"/>
    <w:rsid w:val="00577CAA"/>
    <w:rsid w:val="00577DA2"/>
    <w:rsid w:val="00577F39"/>
    <w:rsid w:val="00577FAD"/>
    <w:rsid w:val="00577FB2"/>
    <w:rsid w:val="00580003"/>
    <w:rsid w:val="00580125"/>
    <w:rsid w:val="00580506"/>
    <w:rsid w:val="0058055A"/>
    <w:rsid w:val="00580582"/>
    <w:rsid w:val="0058066A"/>
    <w:rsid w:val="00580689"/>
    <w:rsid w:val="00580D7A"/>
    <w:rsid w:val="00580DB0"/>
    <w:rsid w:val="0058101E"/>
    <w:rsid w:val="00581295"/>
    <w:rsid w:val="0058133A"/>
    <w:rsid w:val="00581396"/>
    <w:rsid w:val="00581629"/>
    <w:rsid w:val="005816CD"/>
    <w:rsid w:val="005817C0"/>
    <w:rsid w:val="0058190E"/>
    <w:rsid w:val="00581945"/>
    <w:rsid w:val="00581A42"/>
    <w:rsid w:val="00581BA7"/>
    <w:rsid w:val="00581FC6"/>
    <w:rsid w:val="00582134"/>
    <w:rsid w:val="00582304"/>
    <w:rsid w:val="0058253A"/>
    <w:rsid w:val="005827DB"/>
    <w:rsid w:val="005828A5"/>
    <w:rsid w:val="00582C2F"/>
    <w:rsid w:val="00582C75"/>
    <w:rsid w:val="00582D25"/>
    <w:rsid w:val="00582E24"/>
    <w:rsid w:val="0058316F"/>
    <w:rsid w:val="005831B5"/>
    <w:rsid w:val="0058359A"/>
    <w:rsid w:val="005836A0"/>
    <w:rsid w:val="00583706"/>
    <w:rsid w:val="005839A4"/>
    <w:rsid w:val="005839AD"/>
    <w:rsid w:val="00583A6C"/>
    <w:rsid w:val="00583B54"/>
    <w:rsid w:val="00583CD8"/>
    <w:rsid w:val="00583D15"/>
    <w:rsid w:val="00583EDA"/>
    <w:rsid w:val="00583FC1"/>
    <w:rsid w:val="00583FFF"/>
    <w:rsid w:val="00584157"/>
    <w:rsid w:val="005843C1"/>
    <w:rsid w:val="005848D3"/>
    <w:rsid w:val="00584A56"/>
    <w:rsid w:val="00584F0D"/>
    <w:rsid w:val="00585127"/>
    <w:rsid w:val="0058548B"/>
    <w:rsid w:val="0058551D"/>
    <w:rsid w:val="005855AE"/>
    <w:rsid w:val="005858C4"/>
    <w:rsid w:val="005858EF"/>
    <w:rsid w:val="00585927"/>
    <w:rsid w:val="0058599A"/>
    <w:rsid w:val="00585B66"/>
    <w:rsid w:val="00586078"/>
    <w:rsid w:val="00586201"/>
    <w:rsid w:val="0058631B"/>
    <w:rsid w:val="0058645C"/>
    <w:rsid w:val="005866CC"/>
    <w:rsid w:val="005866CD"/>
    <w:rsid w:val="0058677E"/>
    <w:rsid w:val="005868C8"/>
    <w:rsid w:val="005868E6"/>
    <w:rsid w:val="00586A0C"/>
    <w:rsid w:val="00586B23"/>
    <w:rsid w:val="00586D76"/>
    <w:rsid w:val="00586DB0"/>
    <w:rsid w:val="00586F38"/>
    <w:rsid w:val="00586FDA"/>
    <w:rsid w:val="00587114"/>
    <w:rsid w:val="0058753D"/>
    <w:rsid w:val="00587656"/>
    <w:rsid w:val="005876F1"/>
    <w:rsid w:val="00587847"/>
    <w:rsid w:val="0058793B"/>
    <w:rsid w:val="00587B80"/>
    <w:rsid w:val="00587BE6"/>
    <w:rsid w:val="00587D17"/>
    <w:rsid w:val="00587E94"/>
    <w:rsid w:val="00590270"/>
    <w:rsid w:val="0059055B"/>
    <w:rsid w:val="005906C3"/>
    <w:rsid w:val="005906E4"/>
    <w:rsid w:val="0059098D"/>
    <w:rsid w:val="00590A51"/>
    <w:rsid w:val="00590ADB"/>
    <w:rsid w:val="00590C58"/>
    <w:rsid w:val="00590DDC"/>
    <w:rsid w:val="00591286"/>
    <w:rsid w:val="005913E9"/>
    <w:rsid w:val="00591705"/>
    <w:rsid w:val="00591807"/>
    <w:rsid w:val="005918F7"/>
    <w:rsid w:val="00591AD8"/>
    <w:rsid w:val="00591D03"/>
    <w:rsid w:val="005920A9"/>
    <w:rsid w:val="00592162"/>
    <w:rsid w:val="005922E2"/>
    <w:rsid w:val="00592363"/>
    <w:rsid w:val="00592371"/>
    <w:rsid w:val="005923A0"/>
    <w:rsid w:val="005927E1"/>
    <w:rsid w:val="0059292D"/>
    <w:rsid w:val="005929F6"/>
    <w:rsid w:val="00592A90"/>
    <w:rsid w:val="00592DB0"/>
    <w:rsid w:val="00593190"/>
    <w:rsid w:val="005934BE"/>
    <w:rsid w:val="005935D3"/>
    <w:rsid w:val="005935F3"/>
    <w:rsid w:val="005936C9"/>
    <w:rsid w:val="005936CD"/>
    <w:rsid w:val="00593A16"/>
    <w:rsid w:val="00593A44"/>
    <w:rsid w:val="00593C67"/>
    <w:rsid w:val="00593E66"/>
    <w:rsid w:val="00593EE6"/>
    <w:rsid w:val="00594211"/>
    <w:rsid w:val="0059424A"/>
    <w:rsid w:val="005942C0"/>
    <w:rsid w:val="00594444"/>
    <w:rsid w:val="00594CE3"/>
    <w:rsid w:val="00594D37"/>
    <w:rsid w:val="00594D84"/>
    <w:rsid w:val="00594F9A"/>
    <w:rsid w:val="00595028"/>
    <w:rsid w:val="0059502C"/>
    <w:rsid w:val="005950E9"/>
    <w:rsid w:val="005954AB"/>
    <w:rsid w:val="0059551F"/>
    <w:rsid w:val="005957E7"/>
    <w:rsid w:val="0059581A"/>
    <w:rsid w:val="00595B58"/>
    <w:rsid w:val="00595E84"/>
    <w:rsid w:val="00595ED6"/>
    <w:rsid w:val="005960FD"/>
    <w:rsid w:val="0059656A"/>
    <w:rsid w:val="00596A25"/>
    <w:rsid w:val="00596A26"/>
    <w:rsid w:val="00596C50"/>
    <w:rsid w:val="00596DBD"/>
    <w:rsid w:val="00596F1A"/>
    <w:rsid w:val="00596F92"/>
    <w:rsid w:val="00597008"/>
    <w:rsid w:val="005970CC"/>
    <w:rsid w:val="005974FB"/>
    <w:rsid w:val="005975DF"/>
    <w:rsid w:val="00597B8C"/>
    <w:rsid w:val="00597BA5"/>
    <w:rsid w:val="00597F35"/>
    <w:rsid w:val="005A035F"/>
    <w:rsid w:val="005A03ED"/>
    <w:rsid w:val="005A0722"/>
    <w:rsid w:val="005A08DC"/>
    <w:rsid w:val="005A08E4"/>
    <w:rsid w:val="005A0ADF"/>
    <w:rsid w:val="005A0BB6"/>
    <w:rsid w:val="005A0BD0"/>
    <w:rsid w:val="005A0E27"/>
    <w:rsid w:val="005A10A5"/>
    <w:rsid w:val="005A12DF"/>
    <w:rsid w:val="005A13A9"/>
    <w:rsid w:val="005A13E4"/>
    <w:rsid w:val="005A15B1"/>
    <w:rsid w:val="005A15B2"/>
    <w:rsid w:val="005A15E1"/>
    <w:rsid w:val="005A1707"/>
    <w:rsid w:val="005A18B3"/>
    <w:rsid w:val="005A1B37"/>
    <w:rsid w:val="005A1C00"/>
    <w:rsid w:val="005A1C82"/>
    <w:rsid w:val="005A1D3A"/>
    <w:rsid w:val="005A20AD"/>
    <w:rsid w:val="005A2181"/>
    <w:rsid w:val="005A2266"/>
    <w:rsid w:val="005A25AE"/>
    <w:rsid w:val="005A27F5"/>
    <w:rsid w:val="005A2C26"/>
    <w:rsid w:val="005A2C5D"/>
    <w:rsid w:val="005A2CE5"/>
    <w:rsid w:val="005A2F53"/>
    <w:rsid w:val="005A319D"/>
    <w:rsid w:val="005A3237"/>
    <w:rsid w:val="005A3350"/>
    <w:rsid w:val="005A3739"/>
    <w:rsid w:val="005A3946"/>
    <w:rsid w:val="005A399C"/>
    <w:rsid w:val="005A4028"/>
    <w:rsid w:val="005A42D9"/>
    <w:rsid w:val="005A43CA"/>
    <w:rsid w:val="005A4469"/>
    <w:rsid w:val="005A4BBF"/>
    <w:rsid w:val="005A4C2F"/>
    <w:rsid w:val="005A4EAB"/>
    <w:rsid w:val="005A4EEF"/>
    <w:rsid w:val="005A4F94"/>
    <w:rsid w:val="005A5667"/>
    <w:rsid w:val="005A5AF0"/>
    <w:rsid w:val="005A5F2C"/>
    <w:rsid w:val="005A5FD6"/>
    <w:rsid w:val="005A6395"/>
    <w:rsid w:val="005A6585"/>
    <w:rsid w:val="005A661D"/>
    <w:rsid w:val="005A67E8"/>
    <w:rsid w:val="005A6883"/>
    <w:rsid w:val="005A696C"/>
    <w:rsid w:val="005A6D5A"/>
    <w:rsid w:val="005A6F6E"/>
    <w:rsid w:val="005A7219"/>
    <w:rsid w:val="005A7893"/>
    <w:rsid w:val="005A7954"/>
    <w:rsid w:val="005A7979"/>
    <w:rsid w:val="005A7B4D"/>
    <w:rsid w:val="005A7C72"/>
    <w:rsid w:val="005A7E3A"/>
    <w:rsid w:val="005A7F9D"/>
    <w:rsid w:val="005B061D"/>
    <w:rsid w:val="005B0637"/>
    <w:rsid w:val="005B0863"/>
    <w:rsid w:val="005B0BDF"/>
    <w:rsid w:val="005B1016"/>
    <w:rsid w:val="005B121E"/>
    <w:rsid w:val="005B130A"/>
    <w:rsid w:val="005B133F"/>
    <w:rsid w:val="005B1767"/>
    <w:rsid w:val="005B1AA5"/>
    <w:rsid w:val="005B1BC1"/>
    <w:rsid w:val="005B1D1F"/>
    <w:rsid w:val="005B1DD5"/>
    <w:rsid w:val="005B1E2F"/>
    <w:rsid w:val="005B21A0"/>
    <w:rsid w:val="005B23D8"/>
    <w:rsid w:val="005B25B7"/>
    <w:rsid w:val="005B2803"/>
    <w:rsid w:val="005B298E"/>
    <w:rsid w:val="005B2A82"/>
    <w:rsid w:val="005B2AC3"/>
    <w:rsid w:val="005B2B9C"/>
    <w:rsid w:val="005B2CBF"/>
    <w:rsid w:val="005B2E00"/>
    <w:rsid w:val="005B2E1A"/>
    <w:rsid w:val="005B3009"/>
    <w:rsid w:val="005B34BD"/>
    <w:rsid w:val="005B3603"/>
    <w:rsid w:val="005B361C"/>
    <w:rsid w:val="005B39FE"/>
    <w:rsid w:val="005B3A3C"/>
    <w:rsid w:val="005B3E0F"/>
    <w:rsid w:val="005B3E21"/>
    <w:rsid w:val="005B3F22"/>
    <w:rsid w:val="005B41C8"/>
    <w:rsid w:val="005B4341"/>
    <w:rsid w:val="005B43FD"/>
    <w:rsid w:val="005B457E"/>
    <w:rsid w:val="005B47FB"/>
    <w:rsid w:val="005B47FD"/>
    <w:rsid w:val="005B4892"/>
    <w:rsid w:val="005B5203"/>
    <w:rsid w:val="005B5491"/>
    <w:rsid w:val="005B580B"/>
    <w:rsid w:val="005B5A40"/>
    <w:rsid w:val="005B5BFB"/>
    <w:rsid w:val="005B5C8D"/>
    <w:rsid w:val="005B5D82"/>
    <w:rsid w:val="005B5DA2"/>
    <w:rsid w:val="005B5E42"/>
    <w:rsid w:val="005B605B"/>
    <w:rsid w:val="005B6111"/>
    <w:rsid w:val="005B69A8"/>
    <w:rsid w:val="005B6A22"/>
    <w:rsid w:val="005B6A9F"/>
    <w:rsid w:val="005B6B8E"/>
    <w:rsid w:val="005B6D0C"/>
    <w:rsid w:val="005B6DFD"/>
    <w:rsid w:val="005B6DFF"/>
    <w:rsid w:val="005B6F45"/>
    <w:rsid w:val="005B6F73"/>
    <w:rsid w:val="005B7185"/>
    <w:rsid w:val="005B71A1"/>
    <w:rsid w:val="005B7402"/>
    <w:rsid w:val="005B7484"/>
    <w:rsid w:val="005B7545"/>
    <w:rsid w:val="005B75C4"/>
    <w:rsid w:val="005B764E"/>
    <w:rsid w:val="005B79C9"/>
    <w:rsid w:val="005B7D02"/>
    <w:rsid w:val="005C003C"/>
    <w:rsid w:val="005C0202"/>
    <w:rsid w:val="005C0232"/>
    <w:rsid w:val="005C02EB"/>
    <w:rsid w:val="005C031D"/>
    <w:rsid w:val="005C0394"/>
    <w:rsid w:val="005C0644"/>
    <w:rsid w:val="005C0C46"/>
    <w:rsid w:val="005C0ED3"/>
    <w:rsid w:val="005C0F30"/>
    <w:rsid w:val="005C0F9B"/>
    <w:rsid w:val="005C0FB1"/>
    <w:rsid w:val="005C1267"/>
    <w:rsid w:val="005C1407"/>
    <w:rsid w:val="005C1463"/>
    <w:rsid w:val="005C14F1"/>
    <w:rsid w:val="005C18CB"/>
    <w:rsid w:val="005C1989"/>
    <w:rsid w:val="005C1E8E"/>
    <w:rsid w:val="005C1ED9"/>
    <w:rsid w:val="005C1F79"/>
    <w:rsid w:val="005C2049"/>
    <w:rsid w:val="005C2063"/>
    <w:rsid w:val="005C20B5"/>
    <w:rsid w:val="005C20F0"/>
    <w:rsid w:val="005C21C4"/>
    <w:rsid w:val="005C2505"/>
    <w:rsid w:val="005C2602"/>
    <w:rsid w:val="005C26F0"/>
    <w:rsid w:val="005C2858"/>
    <w:rsid w:val="005C2A86"/>
    <w:rsid w:val="005C2AAE"/>
    <w:rsid w:val="005C2AC1"/>
    <w:rsid w:val="005C2DB3"/>
    <w:rsid w:val="005C3221"/>
    <w:rsid w:val="005C3398"/>
    <w:rsid w:val="005C3430"/>
    <w:rsid w:val="005C3909"/>
    <w:rsid w:val="005C3ADA"/>
    <w:rsid w:val="005C3DE9"/>
    <w:rsid w:val="005C3F56"/>
    <w:rsid w:val="005C434D"/>
    <w:rsid w:val="005C438B"/>
    <w:rsid w:val="005C446F"/>
    <w:rsid w:val="005C4BC9"/>
    <w:rsid w:val="005C4F3E"/>
    <w:rsid w:val="005C52E4"/>
    <w:rsid w:val="005C549D"/>
    <w:rsid w:val="005C5534"/>
    <w:rsid w:val="005C56EA"/>
    <w:rsid w:val="005C583D"/>
    <w:rsid w:val="005C5C1D"/>
    <w:rsid w:val="005C5CE2"/>
    <w:rsid w:val="005C5CE9"/>
    <w:rsid w:val="005C5DD4"/>
    <w:rsid w:val="005C5F56"/>
    <w:rsid w:val="005C6355"/>
    <w:rsid w:val="005C6719"/>
    <w:rsid w:val="005C6772"/>
    <w:rsid w:val="005C6A16"/>
    <w:rsid w:val="005C6BCC"/>
    <w:rsid w:val="005C6CB0"/>
    <w:rsid w:val="005C6CDF"/>
    <w:rsid w:val="005C6D1F"/>
    <w:rsid w:val="005C6DB4"/>
    <w:rsid w:val="005C701A"/>
    <w:rsid w:val="005C74A4"/>
    <w:rsid w:val="005C764A"/>
    <w:rsid w:val="005C7747"/>
    <w:rsid w:val="005C791D"/>
    <w:rsid w:val="005C7A0E"/>
    <w:rsid w:val="005C7ADA"/>
    <w:rsid w:val="005C7B98"/>
    <w:rsid w:val="005C7CED"/>
    <w:rsid w:val="005C7F67"/>
    <w:rsid w:val="005D0011"/>
    <w:rsid w:val="005D009A"/>
    <w:rsid w:val="005D05AA"/>
    <w:rsid w:val="005D07A0"/>
    <w:rsid w:val="005D0925"/>
    <w:rsid w:val="005D0A62"/>
    <w:rsid w:val="005D0A6E"/>
    <w:rsid w:val="005D0CEF"/>
    <w:rsid w:val="005D0FC0"/>
    <w:rsid w:val="005D1043"/>
    <w:rsid w:val="005D11E5"/>
    <w:rsid w:val="005D12E2"/>
    <w:rsid w:val="005D16C1"/>
    <w:rsid w:val="005D18CC"/>
    <w:rsid w:val="005D1B91"/>
    <w:rsid w:val="005D1E64"/>
    <w:rsid w:val="005D2107"/>
    <w:rsid w:val="005D212B"/>
    <w:rsid w:val="005D2190"/>
    <w:rsid w:val="005D23D2"/>
    <w:rsid w:val="005D24F1"/>
    <w:rsid w:val="005D27EC"/>
    <w:rsid w:val="005D2BEC"/>
    <w:rsid w:val="005D31E7"/>
    <w:rsid w:val="005D33BB"/>
    <w:rsid w:val="005D346E"/>
    <w:rsid w:val="005D350B"/>
    <w:rsid w:val="005D3531"/>
    <w:rsid w:val="005D367C"/>
    <w:rsid w:val="005D394B"/>
    <w:rsid w:val="005D3B23"/>
    <w:rsid w:val="005D3B81"/>
    <w:rsid w:val="005D3B93"/>
    <w:rsid w:val="005D3D92"/>
    <w:rsid w:val="005D3E33"/>
    <w:rsid w:val="005D44DF"/>
    <w:rsid w:val="005D4595"/>
    <w:rsid w:val="005D45B9"/>
    <w:rsid w:val="005D4635"/>
    <w:rsid w:val="005D4897"/>
    <w:rsid w:val="005D48EB"/>
    <w:rsid w:val="005D4974"/>
    <w:rsid w:val="005D49E5"/>
    <w:rsid w:val="005D4A75"/>
    <w:rsid w:val="005D4A88"/>
    <w:rsid w:val="005D4B0B"/>
    <w:rsid w:val="005D4B3B"/>
    <w:rsid w:val="005D4C25"/>
    <w:rsid w:val="005D4C35"/>
    <w:rsid w:val="005D4C92"/>
    <w:rsid w:val="005D4E14"/>
    <w:rsid w:val="005D5003"/>
    <w:rsid w:val="005D505E"/>
    <w:rsid w:val="005D51B9"/>
    <w:rsid w:val="005D542D"/>
    <w:rsid w:val="005D561C"/>
    <w:rsid w:val="005D60AB"/>
    <w:rsid w:val="005D60C5"/>
    <w:rsid w:val="005D6157"/>
    <w:rsid w:val="005D6535"/>
    <w:rsid w:val="005D6588"/>
    <w:rsid w:val="005D65E2"/>
    <w:rsid w:val="005D661B"/>
    <w:rsid w:val="005D6675"/>
    <w:rsid w:val="005D67FB"/>
    <w:rsid w:val="005D68AD"/>
    <w:rsid w:val="005D6916"/>
    <w:rsid w:val="005D6AAB"/>
    <w:rsid w:val="005D6C97"/>
    <w:rsid w:val="005D6E40"/>
    <w:rsid w:val="005D6E4D"/>
    <w:rsid w:val="005D6EBD"/>
    <w:rsid w:val="005D71E8"/>
    <w:rsid w:val="005D74E5"/>
    <w:rsid w:val="005D7AB1"/>
    <w:rsid w:val="005D7B36"/>
    <w:rsid w:val="005D7C1B"/>
    <w:rsid w:val="005D7EF8"/>
    <w:rsid w:val="005D7FAD"/>
    <w:rsid w:val="005E0191"/>
    <w:rsid w:val="005E0247"/>
    <w:rsid w:val="005E032D"/>
    <w:rsid w:val="005E042C"/>
    <w:rsid w:val="005E08B4"/>
    <w:rsid w:val="005E0C43"/>
    <w:rsid w:val="005E0E71"/>
    <w:rsid w:val="005E0ED0"/>
    <w:rsid w:val="005E11E7"/>
    <w:rsid w:val="005E14F2"/>
    <w:rsid w:val="005E175A"/>
    <w:rsid w:val="005E1805"/>
    <w:rsid w:val="005E1927"/>
    <w:rsid w:val="005E1BC9"/>
    <w:rsid w:val="005E1F04"/>
    <w:rsid w:val="005E1F12"/>
    <w:rsid w:val="005E1F91"/>
    <w:rsid w:val="005E224E"/>
    <w:rsid w:val="005E231A"/>
    <w:rsid w:val="005E2553"/>
    <w:rsid w:val="005E2714"/>
    <w:rsid w:val="005E271F"/>
    <w:rsid w:val="005E29AB"/>
    <w:rsid w:val="005E29F8"/>
    <w:rsid w:val="005E2ECC"/>
    <w:rsid w:val="005E2FB1"/>
    <w:rsid w:val="005E33C9"/>
    <w:rsid w:val="005E34A8"/>
    <w:rsid w:val="005E354F"/>
    <w:rsid w:val="005E3702"/>
    <w:rsid w:val="005E37BB"/>
    <w:rsid w:val="005E3A25"/>
    <w:rsid w:val="005E3AEE"/>
    <w:rsid w:val="005E3EAD"/>
    <w:rsid w:val="005E3EB7"/>
    <w:rsid w:val="005E3F78"/>
    <w:rsid w:val="005E4092"/>
    <w:rsid w:val="005E4135"/>
    <w:rsid w:val="005E4239"/>
    <w:rsid w:val="005E4339"/>
    <w:rsid w:val="005E44B7"/>
    <w:rsid w:val="005E48BA"/>
    <w:rsid w:val="005E4A15"/>
    <w:rsid w:val="005E4AF8"/>
    <w:rsid w:val="005E4BA8"/>
    <w:rsid w:val="005E4F88"/>
    <w:rsid w:val="005E51C6"/>
    <w:rsid w:val="005E542C"/>
    <w:rsid w:val="005E55C5"/>
    <w:rsid w:val="005E560F"/>
    <w:rsid w:val="005E57DB"/>
    <w:rsid w:val="005E5A0B"/>
    <w:rsid w:val="005E6345"/>
    <w:rsid w:val="005E6472"/>
    <w:rsid w:val="005E6488"/>
    <w:rsid w:val="005E6604"/>
    <w:rsid w:val="005E67F5"/>
    <w:rsid w:val="005E6A05"/>
    <w:rsid w:val="005E6AA0"/>
    <w:rsid w:val="005E6C05"/>
    <w:rsid w:val="005E6C29"/>
    <w:rsid w:val="005E6ED5"/>
    <w:rsid w:val="005E71E8"/>
    <w:rsid w:val="005E7523"/>
    <w:rsid w:val="005E7900"/>
    <w:rsid w:val="005E79A4"/>
    <w:rsid w:val="005E7B98"/>
    <w:rsid w:val="005F0122"/>
    <w:rsid w:val="005F0231"/>
    <w:rsid w:val="005F02B2"/>
    <w:rsid w:val="005F0367"/>
    <w:rsid w:val="005F0508"/>
    <w:rsid w:val="005F096C"/>
    <w:rsid w:val="005F097F"/>
    <w:rsid w:val="005F10F5"/>
    <w:rsid w:val="005F11A0"/>
    <w:rsid w:val="005F1257"/>
    <w:rsid w:val="005F1544"/>
    <w:rsid w:val="005F1583"/>
    <w:rsid w:val="005F18CC"/>
    <w:rsid w:val="005F1909"/>
    <w:rsid w:val="005F197B"/>
    <w:rsid w:val="005F1E00"/>
    <w:rsid w:val="005F1EFD"/>
    <w:rsid w:val="005F1FCC"/>
    <w:rsid w:val="005F2311"/>
    <w:rsid w:val="005F23BF"/>
    <w:rsid w:val="005F2491"/>
    <w:rsid w:val="005F25F3"/>
    <w:rsid w:val="005F2673"/>
    <w:rsid w:val="005F2CCF"/>
    <w:rsid w:val="005F2CEE"/>
    <w:rsid w:val="005F2D29"/>
    <w:rsid w:val="005F2E21"/>
    <w:rsid w:val="005F38D7"/>
    <w:rsid w:val="005F3947"/>
    <w:rsid w:val="005F3A78"/>
    <w:rsid w:val="005F3BA6"/>
    <w:rsid w:val="005F3D2C"/>
    <w:rsid w:val="005F3DF8"/>
    <w:rsid w:val="005F3E2A"/>
    <w:rsid w:val="005F3ECF"/>
    <w:rsid w:val="005F424E"/>
    <w:rsid w:val="005F42DB"/>
    <w:rsid w:val="005F43FE"/>
    <w:rsid w:val="005F45AE"/>
    <w:rsid w:val="005F4630"/>
    <w:rsid w:val="005F4770"/>
    <w:rsid w:val="005F477C"/>
    <w:rsid w:val="005F479C"/>
    <w:rsid w:val="005F490D"/>
    <w:rsid w:val="005F4A30"/>
    <w:rsid w:val="005F4B24"/>
    <w:rsid w:val="005F4C58"/>
    <w:rsid w:val="005F4CD2"/>
    <w:rsid w:val="005F4E03"/>
    <w:rsid w:val="005F4FE0"/>
    <w:rsid w:val="005F5272"/>
    <w:rsid w:val="005F54E1"/>
    <w:rsid w:val="005F579D"/>
    <w:rsid w:val="005F57F3"/>
    <w:rsid w:val="005F57F9"/>
    <w:rsid w:val="005F592E"/>
    <w:rsid w:val="005F5DF0"/>
    <w:rsid w:val="005F5E19"/>
    <w:rsid w:val="005F5FC6"/>
    <w:rsid w:val="005F5FCD"/>
    <w:rsid w:val="005F6559"/>
    <w:rsid w:val="005F65B2"/>
    <w:rsid w:val="005F66D6"/>
    <w:rsid w:val="005F6715"/>
    <w:rsid w:val="005F695F"/>
    <w:rsid w:val="005F6AFB"/>
    <w:rsid w:val="005F6DDB"/>
    <w:rsid w:val="005F71FD"/>
    <w:rsid w:val="005F755D"/>
    <w:rsid w:val="005F75B4"/>
    <w:rsid w:val="005F75B5"/>
    <w:rsid w:val="005F766F"/>
    <w:rsid w:val="005F770B"/>
    <w:rsid w:val="00600241"/>
    <w:rsid w:val="00600872"/>
    <w:rsid w:val="006008FA"/>
    <w:rsid w:val="006009C2"/>
    <w:rsid w:val="00600CEA"/>
    <w:rsid w:val="00600D54"/>
    <w:rsid w:val="00601005"/>
    <w:rsid w:val="00601421"/>
    <w:rsid w:val="00601611"/>
    <w:rsid w:val="00601888"/>
    <w:rsid w:val="00601977"/>
    <w:rsid w:val="00601A69"/>
    <w:rsid w:val="00601B8C"/>
    <w:rsid w:val="00601E6D"/>
    <w:rsid w:val="0060211E"/>
    <w:rsid w:val="006021B7"/>
    <w:rsid w:val="006022D0"/>
    <w:rsid w:val="00602379"/>
    <w:rsid w:val="0060284F"/>
    <w:rsid w:val="0060309B"/>
    <w:rsid w:val="00603586"/>
    <w:rsid w:val="0060379E"/>
    <w:rsid w:val="0060393B"/>
    <w:rsid w:val="00603A03"/>
    <w:rsid w:val="00603A9F"/>
    <w:rsid w:val="00603AEA"/>
    <w:rsid w:val="0060416D"/>
    <w:rsid w:val="00604402"/>
    <w:rsid w:val="006044F7"/>
    <w:rsid w:val="00604507"/>
    <w:rsid w:val="006046F3"/>
    <w:rsid w:val="006048B3"/>
    <w:rsid w:val="0060494B"/>
    <w:rsid w:val="00604A8A"/>
    <w:rsid w:val="00604C09"/>
    <w:rsid w:val="00604CD4"/>
    <w:rsid w:val="00604E58"/>
    <w:rsid w:val="00605106"/>
    <w:rsid w:val="00605301"/>
    <w:rsid w:val="00605367"/>
    <w:rsid w:val="006056A8"/>
    <w:rsid w:val="0060575A"/>
    <w:rsid w:val="00605857"/>
    <w:rsid w:val="00605C77"/>
    <w:rsid w:val="00605CB5"/>
    <w:rsid w:val="00605D3E"/>
    <w:rsid w:val="00605D68"/>
    <w:rsid w:val="00605F24"/>
    <w:rsid w:val="0060611D"/>
    <w:rsid w:val="0060654F"/>
    <w:rsid w:val="0060664C"/>
    <w:rsid w:val="0060665D"/>
    <w:rsid w:val="0060688E"/>
    <w:rsid w:val="006068AF"/>
    <w:rsid w:val="006068DC"/>
    <w:rsid w:val="00606980"/>
    <w:rsid w:val="00606BFC"/>
    <w:rsid w:val="00606C7F"/>
    <w:rsid w:val="00606D79"/>
    <w:rsid w:val="00607233"/>
    <w:rsid w:val="00607669"/>
    <w:rsid w:val="0060780B"/>
    <w:rsid w:val="00607920"/>
    <w:rsid w:val="00607A47"/>
    <w:rsid w:val="00607A7F"/>
    <w:rsid w:val="00607E22"/>
    <w:rsid w:val="00607E9D"/>
    <w:rsid w:val="00607F8A"/>
    <w:rsid w:val="006101C9"/>
    <w:rsid w:val="0061038A"/>
    <w:rsid w:val="00610486"/>
    <w:rsid w:val="0061075B"/>
    <w:rsid w:val="00610DFE"/>
    <w:rsid w:val="00610F77"/>
    <w:rsid w:val="006111D7"/>
    <w:rsid w:val="0061139A"/>
    <w:rsid w:val="00611593"/>
    <w:rsid w:val="0061163E"/>
    <w:rsid w:val="0061166C"/>
    <w:rsid w:val="0061175B"/>
    <w:rsid w:val="00611D0C"/>
    <w:rsid w:val="00611F33"/>
    <w:rsid w:val="00612012"/>
    <w:rsid w:val="0061202A"/>
    <w:rsid w:val="0061245E"/>
    <w:rsid w:val="006127DD"/>
    <w:rsid w:val="00612E70"/>
    <w:rsid w:val="0061311B"/>
    <w:rsid w:val="00613213"/>
    <w:rsid w:val="00613599"/>
    <w:rsid w:val="00613981"/>
    <w:rsid w:val="006139F6"/>
    <w:rsid w:val="00613A79"/>
    <w:rsid w:val="00613C56"/>
    <w:rsid w:val="00613FE1"/>
    <w:rsid w:val="006144C6"/>
    <w:rsid w:val="0061464D"/>
    <w:rsid w:val="006149BB"/>
    <w:rsid w:val="00614FD8"/>
    <w:rsid w:val="00615083"/>
    <w:rsid w:val="0061517D"/>
    <w:rsid w:val="006152C0"/>
    <w:rsid w:val="00615540"/>
    <w:rsid w:val="00615940"/>
    <w:rsid w:val="00615BC0"/>
    <w:rsid w:val="00615C6D"/>
    <w:rsid w:val="00615CC2"/>
    <w:rsid w:val="00615E9A"/>
    <w:rsid w:val="00615F21"/>
    <w:rsid w:val="00615FB6"/>
    <w:rsid w:val="0061611F"/>
    <w:rsid w:val="006161D6"/>
    <w:rsid w:val="00616471"/>
    <w:rsid w:val="006164E7"/>
    <w:rsid w:val="006166D5"/>
    <w:rsid w:val="00616A27"/>
    <w:rsid w:val="00616B27"/>
    <w:rsid w:val="00616D07"/>
    <w:rsid w:val="00616F54"/>
    <w:rsid w:val="00617058"/>
    <w:rsid w:val="00617186"/>
    <w:rsid w:val="006175B1"/>
    <w:rsid w:val="00617716"/>
    <w:rsid w:val="006177D8"/>
    <w:rsid w:val="006178EA"/>
    <w:rsid w:val="00617A7B"/>
    <w:rsid w:val="00617AC0"/>
    <w:rsid w:val="006200E1"/>
    <w:rsid w:val="00620440"/>
    <w:rsid w:val="0062067F"/>
    <w:rsid w:val="006208DE"/>
    <w:rsid w:val="00620949"/>
    <w:rsid w:val="00620D94"/>
    <w:rsid w:val="00620E8B"/>
    <w:rsid w:val="006211ED"/>
    <w:rsid w:val="006213D4"/>
    <w:rsid w:val="0062152E"/>
    <w:rsid w:val="0062195F"/>
    <w:rsid w:val="00621C49"/>
    <w:rsid w:val="0062202D"/>
    <w:rsid w:val="006221AD"/>
    <w:rsid w:val="006222F5"/>
    <w:rsid w:val="00622461"/>
    <w:rsid w:val="006224A6"/>
    <w:rsid w:val="00622FE5"/>
    <w:rsid w:val="00623003"/>
    <w:rsid w:val="0062308A"/>
    <w:rsid w:val="00623541"/>
    <w:rsid w:val="006235AA"/>
    <w:rsid w:val="00623612"/>
    <w:rsid w:val="006236F5"/>
    <w:rsid w:val="0062371B"/>
    <w:rsid w:val="00623A92"/>
    <w:rsid w:val="00623B38"/>
    <w:rsid w:val="00623B9F"/>
    <w:rsid w:val="00623CBF"/>
    <w:rsid w:val="00623E58"/>
    <w:rsid w:val="00624154"/>
    <w:rsid w:val="006243CA"/>
    <w:rsid w:val="006243DA"/>
    <w:rsid w:val="00624954"/>
    <w:rsid w:val="006249B6"/>
    <w:rsid w:val="00624A8A"/>
    <w:rsid w:val="00624B77"/>
    <w:rsid w:val="00624CD4"/>
    <w:rsid w:val="006250AA"/>
    <w:rsid w:val="0062511D"/>
    <w:rsid w:val="0062515B"/>
    <w:rsid w:val="0062517E"/>
    <w:rsid w:val="006251C7"/>
    <w:rsid w:val="006251FD"/>
    <w:rsid w:val="0062525C"/>
    <w:rsid w:val="006253B5"/>
    <w:rsid w:val="006258A7"/>
    <w:rsid w:val="0062596D"/>
    <w:rsid w:val="00625A22"/>
    <w:rsid w:val="00625D03"/>
    <w:rsid w:val="00625F51"/>
    <w:rsid w:val="00626124"/>
    <w:rsid w:val="0062618D"/>
    <w:rsid w:val="0062666B"/>
    <w:rsid w:val="006266E3"/>
    <w:rsid w:val="00626A62"/>
    <w:rsid w:val="00626DFA"/>
    <w:rsid w:val="00626FE9"/>
    <w:rsid w:val="00627588"/>
    <w:rsid w:val="0062765E"/>
    <w:rsid w:val="006276AC"/>
    <w:rsid w:val="00627736"/>
    <w:rsid w:val="0062782C"/>
    <w:rsid w:val="00627FBF"/>
    <w:rsid w:val="006300A7"/>
    <w:rsid w:val="006307D7"/>
    <w:rsid w:val="006308B7"/>
    <w:rsid w:val="00630CEF"/>
    <w:rsid w:val="00630E89"/>
    <w:rsid w:val="0063143B"/>
    <w:rsid w:val="006315E6"/>
    <w:rsid w:val="00631A85"/>
    <w:rsid w:val="00631E91"/>
    <w:rsid w:val="00631F3D"/>
    <w:rsid w:val="0063209C"/>
    <w:rsid w:val="006326F1"/>
    <w:rsid w:val="00632709"/>
    <w:rsid w:val="00632728"/>
    <w:rsid w:val="006328EC"/>
    <w:rsid w:val="006329A6"/>
    <w:rsid w:val="00632AC7"/>
    <w:rsid w:val="00632B6A"/>
    <w:rsid w:val="00632BD7"/>
    <w:rsid w:val="00632C9E"/>
    <w:rsid w:val="00632EFD"/>
    <w:rsid w:val="00632F32"/>
    <w:rsid w:val="00633773"/>
    <w:rsid w:val="00633AA3"/>
    <w:rsid w:val="006340A8"/>
    <w:rsid w:val="0063412A"/>
    <w:rsid w:val="006341C5"/>
    <w:rsid w:val="0063423E"/>
    <w:rsid w:val="0063435C"/>
    <w:rsid w:val="006343BF"/>
    <w:rsid w:val="00634510"/>
    <w:rsid w:val="00634AF0"/>
    <w:rsid w:val="00634B7B"/>
    <w:rsid w:val="00634C23"/>
    <w:rsid w:val="00634D31"/>
    <w:rsid w:val="00634E4D"/>
    <w:rsid w:val="00634FF4"/>
    <w:rsid w:val="006350F5"/>
    <w:rsid w:val="00635311"/>
    <w:rsid w:val="00635324"/>
    <w:rsid w:val="0063551F"/>
    <w:rsid w:val="00635997"/>
    <w:rsid w:val="00635A2C"/>
    <w:rsid w:val="00635D92"/>
    <w:rsid w:val="00635E03"/>
    <w:rsid w:val="0063625A"/>
    <w:rsid w:val="00636787"/>
    <w:rsid w:val="00636AAE"/>
    <w:rsid w:val="00636B87"/>
    <w:rsid w:val="00636BC3"/>
    <w:rsid w:val="00636F06"/>
    <w:rsid w:val="00636F3C"/>
    <w:rsid w:val="00636FE4"/>
    <w:rsid w:val="00636FFF"/>
    <w:rsid w:val="006372E7"/>
    <w:rsid w:val="00637480"/>
    <w:rsid w:val="00637674"/>
    <w:rsid w:val="00637956"/>
    <w:rsid w:val="00637989"/>
    <w:rsid w:val="00637B5A"/>
    <w:rsid w:val="00637C4B"/>
    <w:rsid w:val="006400AE"/>
    <w:rsid w:val="006401B7"/>
    <w:rsid w:val="00640568"/>
    <w:rsid w:val="00640C23"/>
    <w:rsid w:val="006411AC"/>
    <w:rsid w:val="0064157F"/>
    <w:rsid w:val="0064162B"/>
    <w:rsid w:val="00641673"/>
    <w:rsid w:val="006416E3"/>
    <w:rsid w:val="006417DB"/>
    <w:rsid w:val="0064183A"/>
    <w:rsid w:val="00641F04"/>
    <w:rsid w:val="00641F0D"/>
    <w:rsid w:val="00642098"/>
    <w:rsid w:val="006420EB"/>
    <w:rsid w:val="00642213"/>
    <w:rsid w:val="0064250C"/>
    <w:rsid w:val="00642514"/>
    <w:rsid w:val="00642534"/>
    <w:rsid w:val="006428BF"/>
    <w:rsid w:val="00642B22"/>
    <w:rsid w:val="00642C2A"/>
    <w:rsid w:val="00643022"/>
    <w:rsid w:val="00643485"/>
    <w:rsid w:val="00643CAF"/>
    <w:rsid w:val="006443BE"/>
    <w:rsid w:val="006446F3"/>
    <w:rsid w:val="00644885"/>
    <w:rsid w:val="00644E9E"/>
    <w:rsid w:val="00644F93"/>
    <w:rsid w:val="00644FC1"/>
    <w:rsid w:val="006450EB"/>
    <w:rsid w:val="0064511A"/>
    <w:rsid w:val="00645652"/>
    <w:rsid w:val="00645B71"/>
    <w:rsid w:val="00645C93"/>
    <w:rsid w:val="00645E7A"/>
    <w:rsid w:val="00645FAB"/>
    <w:rsid w:val="00646173"/>
    <w:rsid w:val="00646393"/>
    <w:rsid w:val="00646624"/>
    <w:rsid w:val="006466FC"/>
    <w:rsid w:val="00646913"/>
    <w:rsid w:val="006469A0"/>
    <w:rsid w:val="00646A5E"/>
    <w:rsid w:val="00646B7B"/>
    <w:rsid w:val="00646FD1"/>
    <w:rsid w:val="0064711D"/>
    <w:rsid w:val="006472BB"/>
    <w:rsid w:val="00647430"/>
    <w:rsid w:val="0064745E"/>
    <w:rsid w:val="0064756C"/>
    <w:rsid w:val="00647657"/>
    <w:rsid w:val="006478C0"/>
    <w:rsid w:val="00647AF9"/>
    <w:rsid w:val="006502A0"/>
    <w:rsid w:val="00650570"/>
    <w:rsid w:val="006505A3"/>
    <w:rsid w:val="00650640"/>
    <w:rsid w:val="00650702"/>
    <w:rsid w:val="0065098E"/>
    <w:rsid w:val="00650AEC"/>
    <w:rsid w:val="00650B62"/>
    <w:rsid w:val="00650BD3"/>
    <w:rsid w:val="00651411"/>
    <w:rsid w:val="00651523"/>
    <w:rsid w:val="00651547"/>
    <w:rsid w:val="0065170F"/>
    <w:rsid w:val="0065191E"/>
    <w:rsid w:val="00651955"/>
    <w:rsid w:val="00651BE6"/>
    <w:rsid w:val="00651DCE"/>
    <w:rsid w:val="00651ED5"/>
    <w:rsid w:val="006521F0"/>
    <w:rsid w:val="00652254"/>
    <w:rsid w:val="00652351"/>
    <w:rsid w:val="0065286D"/>
    <w:rsid w:val="006528A3"/>
    <w:rsid w:val="00652BAD"/>
    <w:rsid w:val="00652D20"/>
    <w:rsid w:val="00652FF3"/>
    <w:rsid w:val="006531FE"/>
    <w:rsid w:val="006537F8"/>
    <w:rsid w:val="006538DB"/>
    <w:rsid w:val="00654234"/>
    <w:rsid w:val="0065423E"/>
    <w:rsid w:val="006544B2"/>
    <w:rsid w:val="00654996"/>
    <w:rsid w:val="00654A54"/>
    <w:rsid w:val="00654BAE"/>
    <w:rsid w:val="006551A3"/>
    <w:rsid w:val="00655AA2"/>
    <w:rsid w:val="00655BC6"/>
    <w:rsid w:val="00655C12"/>
    <w:rsid w:val="00655F48"/>
    <w:rsid w:val="006560F6"/>
    <w:rsid w:val="00656131"/>
    <w:rsid w:val="006562CE"/>
    <w:rsid w:val="00656351"/>
    <w:rsid w:val="0065658F"/>
    <w:rsid w:val="0065668D"/>
    <w:rsid w:val="006569FF"/>
    <w:rsid w:val="00657197"/>
    <w:rsid w:val="0065760B"/>
    <w:rsid w:val="00657787"/>
    <w:rsid w:val="006577ED"/>
    <w:rsid w:val="006577F3"/>
    <w:rsid w:val="006578C6"/>
    <w:rsid w:val="00657AD3"/>
    <w:rsid w:val="00657BF7"/>
    <w:rsid w:val="00657FA4"/>
    <w:rsid w:val="006607E9"/>
    <w:rsid w:val="00660953"/>
    <w:rsid w:val="0066096A"/>
    <w:rsid w:val="00660F03"/>
    <w:rsid w:val="00660FD1"/>
    <w:rsid w:val="00661498"/>
    <w:rsid w:val="0066193F"/>
    <w:rsid w:val="0066198E"/>
    <w:rsid w:val="00661B2C"/>
    <w:rsid w:val="00661D41"/>
    <w:rsid w:val="00661EDB"/>
    <w:rsid w:val="006620C9"/>
    <w:rsid w:val="006621C1"/>
    <w:rsid w:val="00662723"/>
    <w:rsid w:val="006627A6"/>
    <w:rsid w:val="006627DE"/>
    <w:rsid w:val="006629E0"/>
    <w:rsid w:val="00662F1E"/>
    <w:rsid w:val="00662FCF"/>
    <w:rsid w:val="006631EA"/>
    <w:rsid w:val="00663280"/>
    <w:rsid w:val="006634B3"/>
    <w:rsid w:val="006634B9"/>
    <w:rsid w:val="00663764"/>
    <w:rsid w:val="00663B3D"/>
    <w:rsid w:val="00663BBD"/>
    <w:rsid w:val="00663CE6"/>
    <w:rsid w:val="00663D8B"/>
    <w:rsid w:val="0066435D"/>
    <w:rsid w:val="0066459D"/>
    <w:rsid w:val="00664617"/>
    <w:rsid w:val="006648E6"/>
    <w:rsid w:val="00664C50"/>
    <w:rsid w:val="00664F79"/>
    <w:rsid w:val="006650D4"/>
    <w:rsid w:val="006651D4"/>
    <w:rsid w:val="006651FC"/>
    <w:rsid w:val="006655C6"/>
    <w:rsid w:val="006658A6"/>
    <w:rsid w:val="00665932"/>
    <w:rsid w:val="00665AC8"/>
    <w:rsid w:val="00665BCE"/>
    <w:rsid w:val="00665CC2"/>
    <w:rsid w:val="00665E87"/>
    <w:rsid w:val="006660B3"/>
    <w:rsid w:val="00666410"/>
    <w:rsid w:val="0066647C"/>
    <w:rsid w:val="006668E9"/>
    <w:rsid w:val="00666FD7"/>
    <w:rsid w:val="006672A4"/>
    <w:rsid w:val="00667475"/>
    <w:rsid w:val="00667677"/>
    <w:rsid w:val="006676FE"/>
    <w:rsid w:val="00667E8A"/>
    <w:rsid w:val="00667E9C"/>
    <w:rsid w:val="00667FAF"/>
    <w:rsid w:val="0067006B"/>
    <w:rsid w:val="006700FB"/>
    <w:rsid w:val="00670437"/>
    <w:rsid w:val="00670700"/>
    <w:rsid w:val="00670B7F"/>
    <w:rsid w:val="00670D90"/>
    <w:rsid w:val="00670FEB"/>
    <w:rsid w:val="00671025"/>
    <w:rsid w:val="00671275"/>
    <w:rsid w:val="006713F3"/>
    <w:rsid w:val="00671507"/>
    <w:rsid w:val="00671606"/>
    <w:rsid w:val="006717BA"/>
    <w:rsid w:val="00671BD5"/>
    <w:rsid w:val="00671E6E"/>
    <w:rsid w:val="00672261"/>
    <w:rsid w:val="00672347"/>
    <w:rsid w:val="00672492"/>
    <w:rsid w:val="00672738"/>
    <w:rsid w:val="00672BAB"/>
    <w:rsid w:val="00672E02"/>
    <w:rsid w:val="00672FFD"/>
    <w:rsid w:val="00673145"/>
    <w:rsid w:val="00673297"/>
    <w:rsid w:val="00673484"/>
    <w:rsid w:val="00673628"/>
    <w:rsid w:val="00673669"/>
    <w:rsid w:val="00673676"/>
    <w:rsid w:val="0067390D"/>
    <w:rsid w:val="00673D00"/>
    <w:rsid w:val="00673EA0"/>
    <w:rsid w:val="00673F0B"/>
    <w:rsid w:val="00673F67"/>
    <w:rsid w:val="00674230"/>
    <w:rsid w:val="006743DF"/>
    <w:rsid w:val="006744D5"/>
    <w:rsid w:val="006745B1"/>
    <w:rsid w:val="00674614"/>
    <w:rsid w:val="00674791"/>
    <w:rsid w:val="006747B2"/>
    <w:rsid w:val="00674873"/>
    <w:rsid w:val="006748AD"/>
    <w:rsid w:val="0067495F"/>
    <w:rsid w:val="00674C9B"/>
    <w:rsid w:val="00674EB5"/>
    <w:rsid w:val="006750EA"/>
    <w:rsid w:val="006750FE"/>
    <w:rsid w:val="0067540D"/>
    <w:rsid w:val="0067541A"/>
    <w:rsid w:val="00675425"/>
    <w:rsid w:val="00675453"/>
    <w:rsid w:val="0067546C"/>
    <w:rsid w:val="006754F1"/>
    <w:rsid w:val="00675550"/>
    <w:rsid w:val="0067559A"/>
    <w:rsid w:val="0067577A"/>
    <w:rsid w:val="006759FD"/>
    <w:rsid w:val="00675A16"/>
    <w:rsid w:val="00675AEA"/>
    <w:rsid w:val="00675B2C"/>
    <w:rsid w:val="00675CAC"/>
    <w:rsid w:val="00675DCC"/>
    <w:rsid w:val="00675F26"/>
    <w:rsid w:val="00675FD9"/>
    <w:rsid w:val="006763EF"/>
    <w:rsid w:val="006765C2"/>
    <w:rsid w:val="0067667D"/>
    <w:rsid w:val="0067678D"/>
    <w:rsid w:val="00676928"/>
    <w:rsid w:val="00676A62"/>
    <w:rsid w:val="00676A94"/>
    <w:rsid w:val="00676A97"/>
    <w:rsid w:val="00676AB6"/>
    <w:rsid w:val="00676B2B"/>
    <w:rsid w:val="0067701E"/>
    <w:rsid w:val="006770A9"/>
    <w:rsid w:val="006772D4"/>
    <w:rsid w:val="006772ED"/>
    <w:rsid w:val="00677370"/>
    <w:rsid w:val="00677547"/>
    <w:rsid w:val="00677622"/>
    <w:rsid w:val="00677640"/>
    <w:rsid w:val="00677992"/>
    <w:rsid w:val="00677D08"/>
    <w:rsid w:val="00677E34"/>
    <w:rsid w:val="00677EDA"/>
    <w:rsid w:val="00677FA1"/>
    <w:rsid w:val="006801FE"/>
    <w:rsid w:val="00680303"/>
    <w:rsid w:val="006803FA"/>
    <w:rsid w:val="006804B6"/>
    <w:rsid w:val="0068081B"/>
    <w:rsid w:val="00680903"/>
    <w:rsid w:val="0068095D"/>
    <w:rsid w:val="00680ABC"/>
    <w:rsid w:val="00681127"/>
    <w:rsid w:val="006812E8"/>
    <w:rsid w:val="006816C4"/>
    <w:rsid w:val="00681716"/>
    <w:rsid w:val="006819F1"/>
    <w:rsid w:val="00681A06"/>
    <w:rsid w:val="00681C20"/>
    <w:rsid w:val="00681D6F"/>
    <w:rsid w:val="00681E8D"/>
    <w:rsid w:val="00682044"/>
    <w:rsid w:val="0068240C"/>
    <w:rsid w:val="0068256D"/>
    <w:rsid w:val="006825FA"/>
    <w:rsid w:val="00682822"/>
    <w:rsid w:val="006828C5"/>
    <w:rsid w:val="00682ABD"/>
    <w:rsid w:val="00682AF7"/>
    <w:rsid w:val="00683003"/>
    <w:rsid w:val="00683012"/>
    <w:rsid w:val="0068355D"/>
    <w:rsid w:val="0068384C"/>
    <w:rsid w:val="00683868"/>
    <w:rsid w:val="00683C70"/>
    <w:rsid w:val="00683E75"/>
    <w:rsid w:val="00683FA7"/>
    <w:rsid w:val="0068405A"/>
    <w:rsid w:val="006841BD"/>
    <w:rsid w:val="006846C2"/>
    <w:rsid w:val="0068470C"/>
    <w:rsid w:val="00684787"/>
    <w:rsid w:val="00684E05"/>
    <w:rsid w:val="00685A5F"/>
    <w:rsid w:val="00685C4B"/>
    <w:rsid w:val="006861EE"/>
    <w:rsid w:val="006861EF"/>
    <w:rsid w:val="00686212"/>
    <w:rsid w:val="0068662E"/>
    <w:rsid w:val="006868FB"/>
    <w:rsid w:val="0068695D"/>
    <w:rsid w:val="00686B85"/>
    <w:rsid w:val="00686BA8"/>
    <w:rsid w:val="00686C2A"/>
    <w:rsid w:val="0068729A"/>
    <w:rsid w:val="006872F3"/>
    <w:rsid w:val="006873D4"/>
    <w:rsid w:val="0068741C"/>
    <w:rsid w:val="00687541"/>
    <w:rsid w:val="00687AFA"/>
    <w:rsid w:val="0069011F"/>
    <w:rsid w:val="006901B8"/>
    <w:rsid w:val="006910B7"/>
    <w:rsid w:val="006914B6"/>
    <w:rsid w:val="00691542"/>
    <w:rsid w:val="00691562"/>
    <w:rsid w:val="00691701"/>
    <w:rsid w:val="00691708"/>
    <w:rsid w:val="006917A7"/>
    <w:rsid w:val="00691871"/>
    <w:rsid w:val="00691A37"/>
    <w:rsid w:val="00691A68"/>
    <w:rsid w:val="00691C81"/>
    <w:rsid w:val="006921EA"/>
    <w:rsid w:val="006921EF"/>
    <w:rsid w:val="00692555"/>
    <w:rsid w:val="00692808"/>
    <w:rsid w:val="00692A91"/>
    <w:rsid w:val="00692B8D"/>
    <w:rsid w:val="00692D23"/>
    <w:rsid w:val="00692DB9"/>
    <w:rsid w:val="0069382E"/>
    <w:rsid w:val="006938A0"/>
    <w:rsid w:val="00693B28"/>
    <w:rsid w:val="00693D1F"/>
    <w:rsid w:val="00693F97"/>
    <w:rsid w:val="00694793"/>
    <w:rsid w:val="0069479B"/>
    <w:rsid w:val="006947E6"/>
    <w:rsid w:val="00694B30"/>
    <w:rsid w:val="00694CAF"/>
    <w:rsid w:val="00694E1E"/>
    <w:rsid w:val="006954A8"/>
    <w:rsid w:val="00695871"/>
    <w:rsid w:val="00695BEE"/>
    <w:rsid w:val="00695C76"/>
    <w:rsid w:val="00695D97"/>
    <w:rsid w:val="00695E45"/>
    <w:rsid w:val="00696029"/>
    <w:rsid w:val="006960EB"/>
    <w:rsid w:val="00696113"/>
    <w:rsid w:val="00696276"/>
    <w:rsid w:val="00696279"/>
    <w:rsid w:val="0069655A"/>
    <w:rsid w:val="00696594"/>
    <w:rsid w:val="006965D4"/>
    <w:rsid w:val="006967C2"/>
    <w:rsid w:val="00696900"/>
    <w:rsid w:val="00696985"/>
    <w:rsid w:val="00696A73"/>
    <w:rsid w:val="00696DF9"/>
    <w:rsid w:val="00696E04"/>
    <w:rsid w:val="00696FEC"/>
    <w:rsid w:val="0069714C"/>
    <w:rsid w:val="006972EF"/>
    <w:rsid w:val="0069745A"/>
    <w:rsid w:val="0069752C"/>
    <w:rsid w:val="00697845"/>
    <w:rsid w:val="00697926"/>
    <w:rsid w:val="00697B63"/>
    <w:rsid w:val="00697C24"/>
    <w:rsid w:val="00697CA9"/>
    <w:rsid w:val="00697EA1"/>
    <w:rsid w:val="00697FEF"/>
    <w:rsid w:val="006A047E"/>
    <w:rsid w:val="006A0555"/>
    <w:rsid w:val="006A0581"/>
    <w:rsid w:val="006A09E0"/>
    <w:rsid w:val="006A0AFF"/>
    <w:rsid w:val="006A0BEE"/>
    <w:rsid w:val="006A0E49"/>
    <w:rsid w:val="006A1033"/>
    <w:rsid w:val="006A1199"/>
    <w:rsid w:val="006A11BF"/>
    <w:rsid w:val="006A1291"/>
    <w:rsid w:val="006A1776"/>
    <w:rsid w:val="006A18FB"/>
    <w:rsid w:val="006A1921"/>
    <w:rsid w:val="006A1960"/>
    <w:rsid w:val="006A1B11"/>
    <w:rsid w:val="006A1D4E"/>
    <w:rsid w:val="006A2089"/>
    <w:rsid w:val="006A211D"/>
    <w:rsid w:val="006A2235"/>
    <w:rsid w:val="006A242B"/>
    <w:rsid w:val="006A2A40"/>
    <w:rsid w:val="006A2CB0"/>
    <w:rsid w:val="006A2EC9"/>
    <w:rsid w:val="006A30D3"/>
    <w:rsid w:val="006A31F3"/>
    <w:rsid w:val="006A349E"/>
    <w:rsid w:val="006A3501"/>
    <w:rsid w:val="006A3861"/>
    <w:rsid w:val="006A3883"/>
    <w:rsid w:val="006A3922"/>
    <w:rsid w:val="006A3B6B"/>
    <w:rsid w:val="006A3C58"/>
    <w:rsid w:val="006A3E18"/>
    <w:rsid w:val="006A3EC6"/>
    <w:rsid w:val="006A3FEB"/>
    <w:rsid w:val="006A41F3"/>
    <w:rsid w:val="006A43C4"/>
    <w:rsid w:val="006A490A"/>
    <w:rsid w:val="006A4D11"/>
    <w:rsid w:val="006A4DC3"/>
    <w:rsid w:val="006A4E23"/>
    <w:rsid w:val="006A5929"/>
    <w:rsid w:val="006A5A23"/>
    <w:rsid w:val="006A5B95"/>
    <w:rsid w:val="006A5B9D"/>
    <w:rsid w:val="006A5BDA"/>
    <w:rsid w:val="006A5BFE"/>
    <w:rsid w:val="006A5EBE"/>
    <w:rsid w:val="006A64CC"/>
    <w:rsid w:val="006A6520"/>
    <w:rsid w:val="006A66A3"/>
    <w:rsid w:val="006A66DB"/>
    <w:rsid w:val="006A6856"/>
    <w:rsid w:val="006A690F"/>
    <w:rsid w:val="006A6A02"/>
    <w:rsid w:val="006A6B67"/>
    <w:rsid w:val="006A6C1B"/>
    <w:rsid w:val="006A6C63"/>
    <w:rsid w:val="006A6CBA"/>
    <w:rsid w:val="006A6DFF"/>
    <w:rsid w:val="006A6E89"/>
    <w:rsid w:val="006A6EAB"/>
    <w:rsid w:val="006A7181"/>
    <w:rsid w:val="006A73EC"/>
    <w:rsid w:val="006A7A90"/>
    <w:rsid w:val="006A7E99"/>
    <w:rsid w:val="006B01D4"/>
    <w:rsid w:val="006B0553"/>
    <w:rsid w:val="006B05AE"/>
    <w:rsid w:val="006B0628"/>
    <w:rsid w:val="006B0745"/>
    <w:rsid w:val="006B0932"/>
    <w:rsid w:val="006B0995"/>
    <w:rsid w:val="006B09B2"/>
    <w:rsid w:val="006B0AF9"/>
    <w:rsid w:val="006B0D1F"/>
    <w:rsid w:val="006B0F86"/>
    <w:rsid w:val="006B12CF"/>
    <w:rsid w:val="006B131E"/>
    <w:rsid w:val="006B166F"/>
    <w:rsid w:val="006B16A6"/>
    <w:rsid w:val="006B16E5"/>
    <w:rsid w:val="006B1854"/>
    <w:rsid w:val="006B1A27"/>
    <w:rsid w:val="006B1A8B"/>
    <w:rsid w:val="006B1AD0"/>
    <w:rsid w:val="006B1AE7"/>
    <w:rsid w:val="006B1B06"/>
    <w:rsid w:val="006B1C6E"/>
    <w:rsid w:val="006B1E91"/>
    <w:rsid w:val="006B1ECC"/>
    <w:rsid w:val="006B2124"/>
    <w:rsid w:val="006B22AD"/>
    <w:rsid w:val="006B2335"/>
    <w:rsid w:val="006B2421"/>
    <w:rsid w:val="006B26B0"/>
    <w:rsid w:val="006B2736"/>
    <w:rsid w:val="006B273A"/>
    <w:rsid w:val="006B29F3"/>
    <w:rsid w:val="006B2A19"/>
    <w:rsid w:val="006B2C3F"/>
    <w:rsid w:val="006B2DC0"/>
    <w:rsid w:val="006B2E6C"/>
    <w:rsid w:val="006B318A"/>
    <w:rsid w:val="006B3503"/>
    <w:rsid w:val="006B36DD"/>
    <w:rsid w:val="006B38BA"/>
    <w:rsid w:val="006B3D10"/>
    <w:rsid w:val="006B3DBE"/>
    <w:rsid w:val="006B4100"/>
    <w:rsid w:val="006B4121"/>
    <w:rsid w:val="006B42FD"/>
    <w:rsid w:val="006B4689"/>
    <w:rsid w:val="006B4746"/>
    <w:rsid w:val="006B47BC"/>
    <w:rsid w:val="006B495E"/>
    <w:rsid w:val="006B4FE7"/>
    <w:rsid w:val="006B510C"/>
    <w:rsid w:val="006B5246"/>
    <w:rsid w:val="006B5291"/>
    <w:rsid w:val="006B55C3"/>
    <w:rsid w:val="006B5A22"/>
    <w:rsid w:val="006B5CE7"/>
    <w:rsid w:val="006B6185"/>
    <w:rsid w:val="006B68ED"/>
    <w:rsid w:val="006B6AF0"/>
    <w:rsid w:val="006B6C70"/>
    <w:rsid w:val="006B7237"/>
    <w:rsid w:val="006B72C4"/>
    <w:rsid w:val="006B7756"/>
    <w:rsid w:val="006B793A"/>
    <w:rsid w:val="006B7B7D"/>
    <w:rsid w:val="006B7BBD"/>
    <w:rsid w:val="006B7CF4"/>
    <w:rsid w:val="006B7F2D"/>
    <w:rsid w:val="006B7F94"/>
    <w:rsid w:val="006C0399"/>
    <w:rsid w:val="006C0529"/>
    <w:rsid w:val="006C0669"/>
    <w:rsid w:val="006C066D"/>
    <w:rsid w:val="006C0763"/>
    <w:rsid w:val="006C0CE5"/>
    <w:rsid w:val="006C100D"/>
    <w:rsid w:val="006C116C"/>
    <w:rsid w:val="006C1212"/>
    <w:rsid w:val="006C12B5"/>
    <w:rsid w:val="006C12FF"/>
    <w:rsid w:val="006C1403"/>
    <w:rsid w:val="006C1693"/>
    <w:rsid w:val="006C176A"/>
    <w:rsid w:val="006C1CDD"/>
    <w:rsid w:val="006C1E0E"/>
    <w:rsid w:val="006C1EA4"/>
    <w:rsid w:val="006C228F"/>
    <w:rsid w:val="006C247B"/>
    <w:rsid w:val="006C2507"/>
    <w:rsid w:val="006C2572"/>
    <w:rsid w:val="006C26C2"/>
    <w:rsid w:val="006C2A23"/>
    <w:rsid w:val="006C2D17"/>
    <w:rsid w:val="006C311E"/>
    <w:rsid w:val="006C3258"/>
    <w:rsid w:val="006C35ED"/>
    <w:rsid w:val="006C3659"/>
    <w:rsid w:val="006C3805"/>
    <w:rsid w:val="006C3984"/>
    <w:rsid w:val="006C3BC1"/>
    <w:rsid w:val="006C3C25"/>
    <w:rsid w:val="006C3D15"/>
    <w:rsid w:val="006C3E34"/>
    <w:rsid w:val="006C40B6"/>
    <w:rsid w:val="006C411C"/>
    <w:rsid w:val="006C4258"/>
    <w:rsid w:val="006C4919"/>
    <w:rsid w:val="006C4AA1"/>
    <w:rsid w:val="006C4B1A"/>
    <w:rsid w:val="006C4BA0"/>
    <w:rsid w:val="006C4DCC"/>
    <w:rsid w:val="006C4ED3"/>
    <w:rsid w:val="006C52C0"/>
    <w:rsid w:val="006C53B7"/>
    <w:rsid w:val="006C5519"/>
    <w:rsid w:val="006C55B2"/>
    <w:rsid w:val="006C5918"/>
    <w:rsid w:val="006C5A12"/>
    <w:rsid w:val="006C5B15"/>
    <w:rsid w:val="006C6065"/>
    <w:rsid w:val="006C610C"/>
    <w:rsid w:val="006C63ED"/>
    <w:rsid w:val="006C64E2"/>
    <w:rsid w:val="006C6650"/>
    <w:rsid w:val="006C668A"/>
    <w:rsid w:val="006C680C"/>
    <w:rsid w:val="006C68CE"/>
    <w:rsid w:val="006C6D88"/>
    <w:rsid w:val="006C6DF8"/>
    <w:rsid w:val="006C6F10"/>
    <w:rsid w:val="006C7055"/>
    <w:rsid w:val="006C7172"/>
    <w:rsid w:val="006C719B"/>
    <w:rsid w:val="006C72CA"/>
    <w:rsid w:val="006C7521"/>
    <w:rsid w:val="006C7549"/>
    <w:rsid w:val="006C7675"/>
    <w:rsid w:val="006C78BF"/>
    <w:rsid w:val="006C7982"/>
    <w:rsid w:val="006C79B0"/>
    <w:rsid w:val="006C7B26"/>
    <w:rsid w:val="006C7DCA"/>
    <w:rsid w:val="006C7E70"/>
    <w:rsid w:val="006C7FC2"/>
    <w:rsid w:val="006D007C"/>
    <w:rsid w:val="006D00B3"/>
    <w:rsid w:val="006D01FD"/>
    <w:rsid w:val="006D023A"/>
    <w:rsid w:val="006D0347"/>
    <w:rsid w:val="006D036E"/>
    <w:rsid w:val="006D03E5"/>
    <w:rsid w:val="006D03F3"/>
    <w:rsid w:val="006D055F"/>
    <w:rsid w:val="006D05B5"/>
    <w:rsid w:val="006D08DA"/>
    <w:rsid w:val="006D0B44"/>
    <w:rsid w:val="006D0BA8"/>
    <w:rsid w:val="006D0FD7"/>
    <w:rsid w:val="006D127B"/>
    <w:rsid w:val="006D14FE"/>
    <w:rsid w:val="006D1689"/>
    <w:rsid w:val="006D1B29"/>
    <w:rsid w:val="006D1B50"/>
    <w:rsid w:val="006D1C47"/>
    <w:rsid w:val="006D20FB"/>
    <w:rsid w:val="006D216D"/>
    <w:rsid w:val="006D219A"/>
    <w:rsid w:val="006D224C"/>
    <w:rsid w:val="006D26A8"/>
    <w:rsid w:val="006D2833"/>
    <w:rsid w:val="006D2A46"/>
    <w:rsid w:val="006D2B22"/>
    <w:rsid w:val="006D2C4E"/>
    <w:rsid w:val="006D2E5F"/>
    <w:rsid w:val="006D2EB8"/>
    <w:rsid w:val="006D3237"/>
    <w:rsid w:val="006D3264"/>
    <w:rsid w:val="006D3359"/>
    <w:rsid w:val="006D337B"/>
    <w:rsid w:val="006D356F"/>
    <w:rsid w:val="006D35AC"/>
    <w:rsid w:val="006D3900"/>
    <w:rsid w:val="006D3BC4"/>
    <w:rsid w:val="006D3D7A"/>
    <w:rsid w:val="006D3ECF"/>
    <w:rsid w:val="006D3FE5"/>
    <w:rsid w:val="006D4155"/>
    <w:rsid w:val="006D424A"/>
    <w:rsid w:val="006D42D0"/>
    <w:rsid w:val="006D4389"/>
    <w:rsid w:val="006D43A4"/>
    <w:rsid w:val="006D4534"/>
    <w:rsid w:val="006D489A"/>
    <w:rsid w:val="006D4A75"/>
    <w:rsid w:val="006D4DF7"/>
    <w:rsid w:val="006D4E38"/>
    <w:rsid w:val="006D506F"/>
    <w:rsid w:val="006D538D"/>
    <w:rsid w:val="006D53A0"/>
    <w:rsid w:val="006D6194"/>
    <w:rsid w:val="006D6287"/>
    <w:rsid w:val="006D62D9"/>
    <w:rsid w:val="006D642D"/>
    <w:rsid w:val="006D663E"/>
    <w:rsid w:val="006D668B"/>
    <w:rsid w:val="006D6A06"/>
    <w:rsid w:val="006D6B63"/>
    <w:rsid w:val="006D7041"/>
    <w:rsid w:val="006D70AF"/>
    <w:rsid w:val="006D7628"/>
    <w:rsid w:val="006D7656"/>
    <w:rsid w:val="006D771D"/>
    <w:rsid w:val="006D7B46"/>
    <w:rsid w:val="006D7CEE"/>
    <w:rsid w:val="006D7DB0"/>
    <w:rsid w:val="006D7DF2"/>
    <w:rsid w:val="006D7F59"/>
    <w:rsid w:val="006E00F2"/>
    <w:rsid w:val="006E00F4"/>
    <w:rsid w:val="006E01B3"/>
    <w:rsid w:val="006E0239"/>
    <w:rsid w:val="006E058D"/>
    <w:rsid w:val="006E07EF"/>
    <w:rsid w:val="006E092E"/>
    <w:rsid w:val="006E0A96"/>
    <w:rsid w:val="006E0AD9"/>
    <w:rsid w:val="006E0C27"/>
    <w:rsid w:val="006E0DB9"/>
    <w:rsid w:val="006E0EBF"/>
    <w:rsid w:val="006E0F4B"/>
    <w:rsid w:val="006E0FA6"/>
    <w:rsid w:val="006E102D"/>
    <w:rsid w:val="006E1215"/>
    <w:rsid w:val="006E1245"/>
    <w:rsid w:val="006E12BC"/>
    <w:rsid w:val="006E147D"/>
    <w:rsid w:val="006E17FB"/>
    <w:rsid w:val="006E17FE"/>
    <w:rsid w:val="006E1B35"/>
    <w:rsid w:val="006E1BBE"/>
    <w:rsid w:val="006E1D55"/>
    <w:rsid w:val="006E1E94"/>
    <w:rsid w:val="006E2264"/>
    <w:rsid w:val="006E2379"/>
    <w:rsid w:val="006E241D"/>
    <w:rsid w:val="006E249B"/>
    <w:rsid w:val="006E2566"/>
    <w:rsid w:val="006E267C"/>
    <w:rsid w:val="006E27D6"/>
    <w:rsid w:val="006E2A9B"/>
    <w:rsid w:val="006E2C82"/>
    <w:rsid w:val="006E2CAC"/>
    <w:rsid w:val="006E2DA7"/>
    <w:rsid w:val="006E2DC4"/>
    <w:rsid w:val="006E2E23"/>
    <w:rsid w:val="006E3155"/>
    <w:rsid w:val="006E33A3"/>
    <w:rsid w:val="006E35EF"/>
    <w:rsid w:val="006E361B"/>
    <w:rsid w:val="006E36F4"/>
    <w:rsid w:val="006E4579"/>
    <w:rsid w:val="006E4975"/>
    <w:rsid w:val="006E49A8"/>
    <w:rsid w:val="006E4BC0"/>
    <w:rsid w:val="006E4C85"/>
    <w:rsid w:val="006E4CA5"/>
    <w:rsid w:val="006E4DE0"/>
    <w:rsid w:val="006E4E47"/>
    <w:rsid w:val="006E4ED8"/>
    <w:rsid w:val="006E4F96"/>
    <w:rsid w:val="006E501A"/>
    <w:rsid w:val="006E5058"/>
    <w:rsid w:val="006E5078"/>
    <w:rsid w:val="006E5192"/>
    <w:rsid w:val="006E5A26"/>
    <w:rsid w:val="006E5A9B"/>
    <w:rsid w:val="006E5B01"/>
    <w:rsid w:val="006E5C9F"/>
    <w:rsid w:val="006E5CE2"/>
    <w:rsid w:val="006E5E5C"/>
    <w:rsid w:val="006E5F4A"/>
    <w:rsid w:val="006E6011"/>
    <w:rsid w:val="006E63CA"/>
    <w:rsid w:val="006E643E"/>
    <w:rsid w:val="006E6475"/>
    <w:rsid w:val="006E65C5"/>
    <w:rsid w:val="006E65D9"/>
    <w:rsid w:val="006E68A8"/>
    <w:rsid w:val="006E68EF"/>
    <w:rsid w:val="006E69C1"/>
    <w:rsid w:val="006E69EF"/>
    <w:rsid w:val="006E6A47"/>
    <w:rsid w:val="006E7014"/>
    <w:rsid w:val="006E76AD"/>
    <w:rsid w:val="006E783D"/>
    <w:rsid w:val="006E78C3"/>
    <w:rsid w:val="006E7AD3"/>
    <w:rsid w:val="006E7C2A"/>
    <w:rsid w:val="006E7C81"/>
    <w:rsid w:val="006E7CDC"/>
    <w:rsid w:val="006E7D13"/>
    <w:rsid w:val="006E7E45"/>
    <w:rsid w:val="006E7F33"/>
    <w:rsid w:val="006F0012"/>
    <w:rsid w:val="006F010C"/>
    <w:rsid w:val="006F01FD"/>
    <w:rsid w:val="006F07B4"/>
    <w:rsid w:val="006F07C8"/>
    <w:rsid w:val="006F0AFD"/>
    <w:rsid w:val="006F0C8E"/>
    <w:rsid w:val="006F0F4A"/>
    <w:rsid w:val="006F120E"/>
    <w:rsid w:val="006F17A1"/>
    <w:rsid w:val="006F19F8"/>
    <w:rsid w:val="006F1C41"/>
    <w:rsid w:val="006F1CAA"/>
    <w:rsid w:val="006F1D89"/>
    <w:rsid w:val="006F1DCF"/>
    <w:rsid w:val="006F1E4D"/>
    <w:rsid w:val="006F1EE6"/>
    <w:rsid w:val="006F1EFB"/>
    <w:rsid w:val="006F20CA"/>
    <w:rsid w:val="006F20E5"/>
    <w:rsid w:val="006F2759"/>
    <w:rsid w:val="006F2A3E"/>
    <w:rsid w:val="006F2BFB"/>
    <w:rsid w:val="006F2D6E"/>
    <w:rsid w:val="006F2E44"/>
    <w:rsid w:val="006F30B8"/>
    <w:rsid w:val="006F30CB"/>
    <w:rsid w:val="006F32EA"/>
    <w:rsid w:val="006F339E"/>
    <w:rsid w:val="006F340F"/>
    <w:rsid w:val="006F3436"/>
    <w:rsid w:val="006F345A"/>
    <w:rsid w:val="006F350F"/>
    <w:rsid w:val="006F35E4"/>
    <w:rsid w:val="006F3862"/>
    <w:rsid w:val="006F398E"/>
    <w:rsid w:val="006F3BF3"/>
    <w:rsid w:val="006F3DC0"/>
    <w:rsid w:val="006F3E63"/>
    <w:rsid w:val="006F4169"/>
    <w:rsid w:val="006F4342"/>
    <w:rsid w:val="006F4344"/>
    <w:rsid w:val="006F43CC"/>
    <w:rsid w:val="006F4C66"/>
    <w:rsid w:val="006F4C8B"/>
    <w:rsid w:val="006F4CB7"/>
    <w:rsid w:val="006F4D33"/>
    <w:rsid w:val="006F4D57"/>
    <w:rsid w:val="006F4F2B"/>
    <w:rsid w:val="006F4F9C"/>
    <w:rsid w:val="006F517F"/>
    <w:rsid w:val="006F52E6"/>
    <w:rsid w:val="006F5490"/>
    <w:rsid w:val="006F5518"/>
    <w:rsid w:val="006F565D"/>
    <w:rsid w:val="006F5AA8"/>
    <w:rsid w:val="006F5C41"/>
    <w:rsid w:val="006F5D31"/>
    <w:rsid w:val="006F610D"/>
    <w:rsid w:val="006F61B1"/>
    <w:rsid w:val="006F62E9"/>
    <w:rsid w:val="006F6367"/>
    <w:rsid w:val="006F643E"/>
    <w:rsid w:val="006F67DB"/>
    <w:rsid w:val="006F688A"/>
    <w:rsid w:val="006F6948"/>
    <w:rsid w:val="006F6A43"/>
    <w:rsid w:val="006F6C45"/>
    <w:rsid w:val="006F6D16"/>
    <w:rsid w:val="006F6E0B"/>
    <w:rsid w:val="006F6E3C"/>
    <w:rsid w:val="006F6FD8"/>
    <w:rsid w:val="006F6FFC"/>
    <w:rsid w:val="006F74DE"/>
    <w:rsid w:val="006F7703"/>
    <w:rsid w:val="006F7800"/>
    <w:rsid w:val="006F78DF"/>
    <w:rsid w:val="006F7931"/>
    <w:rsid w:val="006F79A8"/>
    <w:rsid w:val="006F7AEE"/>
    <w:rsid w:val="006F7B0E"/>
    <w:rsid w:val="006F7C4C"/>
    <w:rsid w:val="006F7DD9"/>
    <w:rsid w:val="006F7F51"/>
    <w:rsid w:val="006F7FDC"/>
    <w:rsid w:val="00700118"/>
    <w:rsid w:val="007001C4"/>
    <w:rsid w:val="00700309"/>
    <w:rsid w:val="007004B4"/>
    <w:rsid w:val="007007C3"/>
    <w:rsid w:val="00700A04"/>
    <w:rsid w:val="00700A22"/>
    <w:rsid w:val="00700A7A"/>
    <w:rsid w:val="00700DCD"/>
    <w:rsid w:val="00700DF0"/>
    <w:rsid w:val="0070192E"/>
    <w:rsid w:val="00701ADA"/>
    <w:rsid w:val="00701CC4"/>
    <w:rsid w:val="00701DAA"/>
    <w:rsid w:val="00701FDB"/>
    <w:rsid w:val="00701FDC"/>
    <w:rsid w:val="00702414"/>
    <w:rsid w:val="00702594"/>
    <w:rsid w:val="007025BF"/>
    <w:rsid w:val="007028C6"/>
    <w:rsid w:val="00702A52"/>
    <w:rsid w:val="00702D00"/>
    <w:rsid w:val="00702EB5"/>
    <w:rsid w:val="00702FE2"/>
    <w:rsid w:val="00703012"/>
    <w:rsid w:val="007030DA"/>
    <w:rsid w:val="007031C8"/>
    <w:rsid w:val="007034A5"/>
    <w:rsid w:val="00703549"/>
    <w:rsid w:val="0070364F"/>
    <w:rsid w:val="007039E9"/>
    <w:rsid w:val="00703A15"/>
    <w:rsid w:val="00703A57"/>
    <w:rsid w:val="00703B57"/>
    <w:rsid w:val="00703BB3"/>
    <w:rsid w:val="00703D9D"/>
    <w:rsid w:val="00704014"/>
    <w:rsid w:val="00704106"/>
    <w:rsid w:val="007041C4"/>
    <w:rsid w:val="00704337"/>
    <w:rsid w:val="0070457E"/>
    <w:rsid w:val="0070459E"/>
    <w:rsid w:val="007048B6"/>
    <w:rsid w:val="00704C9B"/>
    <w:rsid w:val="00704E10"/>
    <w:rsid w:val="00704E6A"/>
    <w:rsid w:val="007051BC"/>
    <w:rsid w:val="00705287"/>
    <w:rsid w:val="00705383"/>
    <w:rsid w:val="007056FC"/>
    <w:rsid w:val="007057FE"/>
    <w:rsid w:val="00705866"/>
    <w:rsid w:val="0070593F"/>
    <w:rsid w:val="0070631F"/>
    <w:rsid w:val="00706AAA"/>
    <w:rsid w:val="00706B0A"/>
    <w:rsid w:val="00706D37"/>
    <w:rsid w:val="00707338"/>
    <w:rsid w:val="0070735C"/>
    <w:rsid w:val="007078AC"/>
    <w:rsid w:val="007079BB"/>
    <w:rsid w:val="007079FC"/>
    <w:rsid w:val="00707B4B"/>
    <w:rsid w:val="00707B5F"/>
    <w:rsid w:val="00707F5D"/>
    <w:rsid w:val="00707FAC"/>
    <w:rsid w:val="007104A3"/>
    <w:rsid w:val="007105C7"/>
    <w:rsid w:val="00710773"/>
    <w:rsid w:val="007109F3"/>
    <w:rsid w:val="00710BCA"/>
    <w:rsid w:val="00710BEB"/>
    <w:rsid w:val="00710E7C"/>
    <w:rsid w:val="00710ED8"/>
    <w:rsid w:val="00710EEA"/>
    <w:rsid w:val="00711345"/>
    <w:rsid w:val="00711575"/>
    <w:rsid w:val="007115CE"/>
    <w:rsid w:val="00711641"/>
    <w:rsid w:val="00711ED4"/>
    <w:rsid w:val="0071200B"/>
    <w:rsid w:val="007121CE"/>
    <w:rsid w:val="00712CC0"/>
    <w:rsid w:val="0071302F"/>
    <w:rsid w:val="00713323"/>
    <w:rsid w:val="00713396"/>
    <w:rsid w:val="007135EC"/>
    <w:rsid w:val="00713650"/>
    <w:rsid w:val="00713691"/>
    <w:rsid w:val="00713695"/>
    <w:rsid w:val="007136B5"/>
    <w:rsid w:val="007136C9"/>
    <w:rsid w:val="00713A42"/>
    <w:rsid w:val="00713AA4"/>
    <w:rsid w:val="00713ADE"/>
    <w:rsid w:val="00713C16"/>
    <w:rsid w:val="00713E46"/>
    <w:rsid w:val="00713FBF"/>
    <w:rsid w:val="00714090"/>
    <w:rsid w:val="00714571"/>
    <w:rsid w:val="007145BF"/>
    <w:rsid w:val="0071488E"/>
    <w:rsid w:val="00714A09"/>
    <w:rsid w:val="007152CF"/>
    <w:rsid w:val="007156BC"/>
    <w:rsid w:val="00715A77"/>
    <w:rsid w:val="00715B0F"/>
    <w:rsid w:val="00715EF7"/>
    <w:rsid w:val="00716176"/>
    <w:rsid w:val="007162BA"/>
    <w:rsid w:val="00716361"/>
    <w:rsid w:val="007163B5"/>
    <w:rsid w:val="00716717"/>
    <w:rsid w:val="00716944"/>
    <w:rsid w:val="00716B3F"/>
    <w:rsid w:val="00716CB3"/>
    <w:rsid w:val="00717018"/>
    <w:rsid w:val="0071701B"/>
    <w:rsid w:val="007173BA"/>
    <w:rsid w:val="00717879"/>
    <w:rsid w:val="007179D3"/>
    <w:rsid w:val="007179DE"/>
    <w:rsid w:val="00717B95"/>
    <w:rsid w:val="00717C42"/>
    <w:rsid w:val="00717D02"/>
    <w:rsid w:val="00717F15"/>
    <w:rsid w:val="00720152"/>
    <w:rsid w:val="00720156"/>
    <w:rsid w:val="0072046C"/>
    <w:rsid w:val="007204C9"/>
    <w:rsid w:val="00720A78"/>
    <w:rsid w:val="00720B38"/>
    <w:rsid w:val="00720C0B"/>
    <w:rsid w:val="00720F54"/>
    <w:rsid w:val="00720F61"/>
    <w:rsid w:val="00721004"/>
    <w:rsid w:val="007210F9"/>
    <w:rsid w:val="00721441"/>
    <w:rsid w:val="00721AE8"/>
    <w:rsid w:val="00721BBD"/>
    <w:rsid w:val="007222B4"/>
    <w:rsid w:val="00722537"/>
    <w:rsid w:val="00722557"/>
    <w:rsid w:val="007226D9"/>
    <w:rsid w:val="0072298C"/>
    <w:rsid w:val="00722A50"/>
    <w:rsid w:val="00722F60"/>
    <w:rsid w:val="007230F0"/>
    <w:rsid w:val="007231A5"/>
    <w:rsid w:val="0072330F"/>
    <w:rsid w:val="007234C1"/>
    <w:rsid w:val="007236C2"/>
    <w:rsid w:val="00723D24"/>
    <w:rsid w:val="00723E1E"/>
    <w:rsid w:val="00723FDC"/>
    <w:rsid w:val="007240B7"/>
    <w:rsid w:val="00724327"/>
    <w:rsid w:val="0072456E"/>
    <w:rsid w:val="007249E1"/>
    <w:rsid w:val="007249FB"/>
    <w:rsid w:val="00724B8B"/>
    <w:rsid w:val="00724C1E"/>
    <w:rsid w:val="00724CE0"/>
    <w:rsid w:val="00724F73"/>
    <w:rsid w:val="00724FB0"/>
    <w:rsid w:val="00725211"/>
    <w:rsid w:val="0072526E"/>
    <w:rsid w:val="00725337"/>
    <w:rsid w:val="0072551C"/>
    <w:rsid w:val="0072591A"/>
    <w:rsid w:val="00725991"/>
    <w:rsid w:val="00725A83"/>
    <w:rsid w:val="00725B2E"/>
    <w:rsid w:val="00725BA3"/>
    <w:rsid w:val="007261B7"/>
    <w:rsid w:val="00726436"/>
    <w:rsid w:val="007264A7"/>
    <w:rsid w:val="007264E9"/>
    <w:rsid w:val="00726605"/>
    <w:rsid w:val="00726663"/>
    <w:rsid w:val="00726787"/>
    <w:rsid w:val="007268AB"/>
    <w:rsid w:val="007269B5"/>
    <w:rsid w:val="00726AD9"/>
    <w:rsid w:val="00726BB6"/>
    <w:rsid w:val="00726C3C"/>
    <w:rsid w:val="00726E63"/>
    <w:rsid w:val="00726E73"/>
    <w:rsid w:val="00726F4E"/>
    <w:rsid w:val="00726FE1"/>
    <w:rsid w:val="00727233"/>
    <w:rsid w:val="00727294"/>
    <w:rsid w:val="00727320"/>
    <w:rsid w:val="007275F0"/>
    <w:rsid w:val="00727868"/>
    <w:rsid w:val="00727D5C"/>
    <w:rsid w:val="00727D61"/>
    <w:rsid w:val="00727DAD"/>
    <w:rsid w:val="00727E4D"/>
    <w:rsid w:val="00727F67"/>
    <w:rsid w:val="007306A9"/>
    <w:rsid w:val="00730867"/>
    <w:rsid w:val="00730CBB"/>
    <w:rsid w:val="00730F6D"/>
    <w:rsid w:val="0073103F"/>
    <w:rsid w:val="007310EC"/>
    <w:rsid w:val="007318D6"/>
    <w:rsid w:val="00731920"/>
    <w:rsid w:val="00731ACA"/>
    <w:rsid w:val="00731B25"/>
    <w:rsid w:val="00731F92"/>
    <w:rsid w:val="0073217F"/>
    <w:rsid w:val="0073226F"/>
    <w:rsid w:val="007324A3"/>
    <w:rsid w:val="007326BD"/>
    <w:rsid w:val="007326FF"/>
    <w:rsid w:val="00732965"/>
    <w:rsid w:val="00732FCC"/>
    <w:rsid w:val="00733085"/>
    <w:rsid w:val="007330B4"/>
    <w:rsid w:val="007333F7"/>
    <w:rsid w:val="00733491"/>
    <w:rsid w:val="00733693"/>
    <w:rsid w:val="00733A79"/>
    <w:rsid w:val="00733CFD"/>
    <w:rsid w:val="00734036"/>
    <w:rsid w:val="00734171"/>
    <w:rsid w:val="007341EC"/>
    <w:rsid w:val="00734342"/>
    <w:rsid w:val="007346D2"/>
    <w:rsid w:val="007348D6"/>
    <w:rsid w:val="00734A13"/>
    <w:rsid w:val="00734CDE"/>
    <w:rsid w:val="00734FA0"/>
    <w:rsid w:val="0073501E"/>
    <w:rsid w:val="0073553A"/>
    <w:rsid w:val="00735744"/>
    <w:rsid w:val="0073579A"/>
    <w:rsid w:val="007358B8"/>
    <w:rsid w:val="00735915"/>
    <w:rsid w:val="00735985"/>
    <w:rsid w:val="00735A51"/>
    <w:rsid w:val="00735C94"/>
    <w:rsid w:val="00735D61"/>
    <w:rsid w:val="00735DE9"/>
    <w:rsid w:val="00735E72"/>
    <w:rsid w:val="00735F6E"/>
    <w:rsid w:val="0073650E"/>
    <w:rsid w:val="00736867"/>
    <w:rsid w:val="00736991"/>
    <w:rsid w:val="00736A9D"/>
    <w:rsid w:val="00736B6B"/>
    <w:rsid w:val="00736D5D"/>
    <w:rsid w:val="007370D6"/>
    <w:rsid w:val="0073738E"/>
    <w:rsid w:val="00737DC4"/>
    <w:rsid w:val="0074054D"/>
    <w:rsid w:val="00740938"/>
    <w:rsid w:val="00740AD2"/>
    <w:rsid w:val="00740CEC"/>
    <w:rsid w:val="00740E11"/>
    <w:rsid w:val="00740F4A"/>
    <w:rsid w:val="00740F91"/>
    <w:rsid w:val="00741184"/>
    <w:rsid w:val="007412CD"/>
    <w:rsid w:val="007415A0"/>
    <w:rsid w:val="007416AE"/>
    <w:rsid w:val="007419A3"/>
    <w:rsid w:val="00741B32"/>
    <w:rsid w:val="00741C8E"/>
    <w:rsid w:val="00741CAA"/>
    <w:rsid w:val="007420B6"/>
    <w:rsid w:val="0074211D"/>
    <w:rsid w:val="007425AE"/>
    <w:rsid w:val="00742862"/>
    <w:rsid w:val="00742893"/>
    <w:rsid w:val="00742BA8"/>
    <w:rsid w:val="007431BA"/>
    <w:rsid w:val="0074387D"/>
    <w:rsid w:val="00743900"/>
    <w:rsid w:val="00743A2D"/>
    <w:rsid w:val="00743AA1"/>
    <w:rsid w:val="00743ADF"/>
    <w:rsid w:val="00743CFE"/>
    <w:rsid w:val="00743D89"/>
    <w:rsid w:val="00744137"/>
    <w:rsid w:val="0074422F"/>
    <w:rsid w:val="0074427A"/>
    <w:rsid w:val="0074451E"/>
    <w:rsid w:val="00744647"/>
    <w:rsid w:val="00744762"/>
    <w:rsid w:val="0074487B"/>
    <w:rsid w:val="007448BC"/>
    <w:rsid w:val="007448F9"/>
    <w:rsid w:val="00744906"/>
    <w:rsid w:val="00744CCE"/>
    <w:rsid w:val="00744E81"/>
    <w:rsid w:val="00744F18"/>
    <w:rsid w:val="00745234"/>
    <w:rsid w:val="007455AB"/>
    <w:rsid w:val="007459BB"/>
    <w:rsid w:val="00745E90"/>
    <w:rsid w:val="007461A2"/>
    <w:rsid w:val="00746387"/>
    <w:rsid w:val="00746492"/>
    <w:rsid w:val="00746660"/>
    <w:rsid w:val="0074676D"/>
    <w:rsid w:val="0074696A"/>
    <w:rsid w:val="007469E8"/>
    <w:rsid w:val="00746CC8"/>
    <w:rsid w:val="00746ED5"/>
    <w:rsid w:val="00746EF3"/>
    <w:rsid w:val="00747186"/>
    <w:rsid w:val="007472D8"/>
    <w:rsid w:val="00747326"/>
    <w:rsid w:val="007473B0"/>
    <w:rsid w:val="00747482"/>
    <w:rsid w:val="00747753"/>
    <w:rsid w:val="0074798A"/>
    <w:rsid w:val="00747B30"/>
    <w:rsid w:val="00747BA8"/>
    <w:rsid w:val="00747C43"/>
    <w:rsid w:val="00747CEF"/>
    <w:rsid w:val="00747D6B"/>
    <w:rsid w:val="00747EB6"/>
    <w:rsid w:val="00747FCB"/>
    <w:rsid w:val="007502CB"/>
    <w:rsid w:val="00750785"/>
    <w:rsid w:val="00750A10"/>
    <w:rsid w:val="00750BCD"/>
    <w:rsid w:val="00750C45"/>
    <w:rsid w:val="00750F29"/>
    <w:rsid w:val="00751056"/>
    <w:rsid w:val="0075124F"/>
    <w:rsid w:val="007512DF"/>
    <w:rsid w:val="00751308"/>
    <w:rsid w:val="00751754"/>
    <w:rsid w:val="007518AC"/>
    <w:rsid w:val="00751BB5"/>
    <w:rsid w:val="00751D4B"/>
    <w:rsid w:val="00751D61"/>
    <w:rsid w:val="0075204D"/>
    <w:rsid w:val="00752124"/>
    <w:rsid w:val="007522E6"/>
    <w:rsid w:val="00752604"/>
    <w:rsid w:val="007526C7"/>
    <w:rsid w:val="007527B3"/>
    <w:rsid w:val="00752AE1"/>
    <w:rsid w:val="00752E3B"/>
    <w:rsid w:val="00752F07"/>
    <w:rsid w:val="00752F4B"/>
    <w:rsid w:val="00752F4F"/>
    <w:rsid w:val="007530BF"/>
    <w:rsid w:val="007534D0"/>
    <w:rsid w:val="0075369A"/>
    <w:rsid w:val="0075380A"/>
    <w:rsid w:val="00753A29"/>
    <w:rsid w:val="00753A72"/>
    <w:rsid w:val="00753C58"/>
    <w:rsid w:val="00753E21"/>
    <w:rsid w:val="00753F19"/>
    <w:rsid w:val="00753F48"/>
    <w:rsid w:val="007540CB"/>
    <w:rsid w:val="007541B8"/>
    <w:rsid w:val="007541FF"/>
    <w:rsid w:val="007542EA"/>
    <w:rsid w:val="00754562"/>
    <w:rsid w:val="0075456E"/>
    <w:rsid w:val="00754720"/>
    <w:rsid w:val="00754723"/>
    <w:rsid w:val="0075490C"/>
    <w:rsid w:val="007549D1"/>
    <w:rsid w:val="00754A06"/>
    <w:rsid w:val="00754CF7"/>
    <w:rsid w:val="00755155"/>
    <w:rsid w:val="0075541D"/>
    <w:rsid w:val="00755B88"/>
    <w:rsid w:val="00755C4E"/>
    <w:rsid w:val="00755D3D"/>
    <w:rsid w:val="007562ED"/>
    <w:rsid w:val="00756844"/>
    <w:rsid w:val="0075690E"/>
    <w:rsid w:val="00756A1A"/>
    <w:rsid w:val="00756B0F"/>
    <w:rsid w:val="00756C2E"/>
    <w:rsid w:val="00756C6A"/>
    <w:rsid w:val="00756CA5"/>
    <w:rsid w:val="00756CFD"/>
    <w:rsid w:val="00756F4B"/>
    <w:rsid w:val="00756FD5"/>
    <w:rsid w:val="0075710F"/>
    <w:rsid w:val="00757157"/>
    <w:rsid w:val="007573EC"/>
    <w:rsid w:val="00757502"/>
    <w:rsid w:val="0075759A"/>
    <w:rsid w:val="0075766B"/>
    <w:rsid w:val="0075766F"/>
    <w:rsid w:val="007578BE"/>
    <w:rsid w:val="007578E2"/>
    <w:rsid w:val="00757921"/>
    <w:rsid w:val="007579F0"/>
    <w:rsid w:val="00757B4C"/>
    <w:rsid w:val="00757CF2"/>
    <w:rsid w:val="0076001F"/>
    <w:rsid w:val="0076002A"/>
    <w:rsid w:val="00760207"/>
    <w:rsid w:val="00760341"/>
    <w:rsid w:val="0076036F"/>
    <w:rsid w:val="00760400"/>
    <w:rsid w:val="007604E9"/>
    <w:rsid w:val="007606DC"/>
    <w:rsid w:val="00760817"/>
    <w:rsid w:val="007608E1"/>
    <w:rsid w:val="00760B2B"/>
    <w:rsid w:val="00760B2E"/>
    <w:rsid w:val="00760EFD"/>
    <w:rsid w:val="00760F7E"/>
    <w:rsid w:val="00760F8A"/>
    <w:rsid w:val="007610A8"/>
    <w:rsid w:val="00761112"/>
    <w:rsid w:val="0076115B"/>
    <w:rsid w:val="007614E9"/>
    <w:rsid w:val="00761527"/>
    <w:rsid w:val="00761818"/>
    <w:rsid w:val="00761AA1"/>
    <w:rsid w:val="00761ABC"/>
    <w:rsid w:val="00761B30"/>
    <w:rsid w:val="00761BD5"/>
    <w:rsid w:val="00761C66"/>
    <w:rsid w:val="00761EFC"/>
    <w:rsid w:val="00762065"/>
    <w:rsid w:val="00762126"/>
    <w:rsid w:val="00762208"/>
    <w:rsid w:val="007622DD"/>
    <w:rsid w:val="0076272D"/>
    <w:rsid w:val="0076278C"/>
    <w:rsid w:val="00762796"/>
    <w:rsid w:val="007627D1"/>
    <w:rsid w:val="00762D4F"/>
    <w:rsid w:val="00762EC2"/>
    <w:rsid w:val="00763931"/>
    <w:rsid w:val="00763AB9"/>
    <w:rsid w:val="007643C1"/>
    <w:rsid w:val="007643E2"/>
    <w:rsid w:val="0076447B"/>
    <w:rsid w:val="00764722"/>
    <w:rsid w:val="0076472A"/>
    <w:rsid w:val="00764801"/>
    <w:rsid w:val="00764AAD"/>
    <w:rsid w:val="00764B11"/>
    <w:rsid w:val="00764CB9"/>
    <w:rsid w:val="00764EA7"/>
    <w:rsid w:val="007651CC"/>
    <w:rsid w:val="007651E9"/>
    <w:rsid w:val="0076521E"/>
    <w:rsid w:val="0076541C"/>
    <w:rsid w:val="00765BE4"/>
    <w:rsid w:val="00765CD5"/>
    <w:rsid w:val="007660FD"/>
    <w:rsid w:val="00766340"/>
    <w:rsid w:val="00766451"/>
    <w:rsid w:val="0076645A"/>
    <w:rsid w:val="00766500"/>
    <w:rsid w:val="007665A3"/>
    <w:rsid w:val="00766660"/>
    <w:rsid w:val="007666A8"/>
    <w:rsid w:val="007666B0"/>
    <w:rsid w:val="00766E70"/>
    <w:rsid w:val="00766ED0"/>
    <w:rsid w:val="00766F83"/>
    <w:rsid w:val="00766FA8"/>
    <w:rsid w:val="00767084"/>
    <w:rsid w:val="007671D5"/>
    <w:rsid w:val="00767577"/>
    <w:rsid w:val="007678B7"/>
    <w:rsid w:val="007679F5"/>
    <w:rsid w:val="00767A5D"/>
    <w:rsid w:val="00767B57"/>
    <w:rsid w:val="00767D75"/>
    <w:rsid w:val="0077063D"/>
    <w:rsid w:val="007706D2"/>
    <w:rsid w:val="00770916"/>
    <w:rsid w:val="00770AC4"/>
    <w:rsid w:val="00770BBC"/>
    <w:rsid w:val="00770FC4"/>
    <w:rsid w:val="00771011"/>
    <w:rsid w:val="007710AE"/>
    <w:rsid w:val="0077111B"/>
    <w:rsid w:val="00771683"/>
    <w:rsid w:val="007716FF"/>
    <w:rsid w:val="007717CB"/>
    <w:rsid w:val="00771CD6"/>
    <w:rsid w:val="00771EEF"/>
    <w:rsid w:val="00771FB8"/>
    <w:rsid w:val="00772084"/>
    <w:rsid w:val="007722F2"/>
    <w:rsid w:val="0077240F"/>
    <w:rsid w:val="007728F3"/>
    <w:rsid w:val="00772938"/>
    <w:rsid w:val="007729DF"/>
    <w:rsid w:val="007729F6"/>
    <w:rsid w:val="00772BED"/>
    <w:rsid w:val="00772CCF"/>
    <w:rsid w:val="00773422"/>
    <w:rsid w:val="007736DF"/>
    <w:rsid w:val="0077396B"/>
    <w:rsid w:val="00773A43"/>
    <w:rsid w:val="00773BDE"/>
    <w:rsid w:val="00773CCB"/>
    <w:rsid w:val="00773CFE"/>
    <w:rsid w:val="00773F72"/>
    <w:rsid w:val="0077427A"/>
    <w:rsid w:val="007742F2"/>
    <w:rsid w:val="00774430"/>
    <w:rsid w:val="0077496E"/>
    <w:rsid w:val="00774C8F"/>
    <w:rsid w:val="00774F73"/>
    <w:rsid w:val="00775156"/>
    <w:rsid w:val="00775189"/>
    <w:rsid w:val="0077542F"/>
    <w:rsid w:val="00775477"/>
    <w:rsid w:val="007755C0"/>
    <w:rsid w:val="007758DE"/>
    <w:rsid w:val="0077595C"/>
    <w:rsid w:val="00775CEE"/>
    <w:rsid w:val="00775D87"/>
    <w:rsid w:val="00775E3B"/>
    <w:rsid w:val="007761C7"/>
    <w:rsid w:val="007764F2"/>
    <w:rsid w:val="00776659"/>
    <w:rsid w:val="00776738"/>
    <w:rsid w:val="0077680D"/>
    <w:rsid w:val="007768E0"/>
    <w:rsid w:val="00776B08"/>
    <w:rsid w:val="00777096"/>
    <w:rsid w:val="007777B5"/>
    <w:rsid w:val="00777831"/>
    <w:rsid w:val="007778E7"/>
    <w:rsid w:val="007802E2"/>
    <w:rsid w:val="0078034D"/>
    <w:rsid w:val="00780456"/>
    <w:rsid w:val="007808FF"/>
    <w:rsid w:val="0078105F"/>
    <w:rsid w:val="007810E9"/>
    <w:rsid w:val="00781357"/>
    <w:rsid w:val="00781438"/>
    <w:rsid w:val="0078179B"/>
    <w:rsid w:val="00781927"/>
    <w:rsid w:val="0078192C"/>
    <w:rsid w:val="0078198E"/>
    <w:rsid w:val="007819A8"/>
    <w:rsid w:val="00781DEC"/>
    <w:rsid w:val="0078212C"/>
    <w:rsid w:val="007821BA"/>
    <w:rsid w:val="007822FA"/>
    <w:rsid w:val="0078265B"/>
    <w:rsid w:val="00782A21"/>
    <w:rsid w:val="00782A81"/>
    <w:rsid w:val="00782C9B"/>
    <w:rsid w:val="007830EF"/>
    <w:rsid w:val="007831EC"/>
    <w:rsid w:val="00783291"/>
    <w:rsid w:val="00783938"/>
    <w:rsid w:val="00783B87"/>
    <w:rsid w:val="00783F4A"/>
    <w:rsid w:val="00784014"/>
    <w:rsid w:val="0078409D"/>
    <w:rsid w:val="00784242"/>
    <w:rsid w:val="0078439A"/>
    <w:rsid w:val="007844BB"/>
    <w:rsid w:val="007846C9"/>
    <w:rsid w:val="007846D2"/>
    <w:rsid w:val="00784938"/>
    <w:rsid w:val="0078497A"/>
    <w:rsid w:val="00784A16"/>
    <w:rsid w:val="00784AA1"/>
    <w:rsid w:val="00784C03"/>
    <w:rsid w:val="00784C25"/>
    <w:rsid w:val="00784C29"/>
    <w:rsid w:val="0078520B"/>
    <w:rsid w:val="00785627"/>
    <w:rsid w:val="007856A8"/>
    <w:rsid w:val="00785858"/>
    <w:rsid w:val="00785DC6"/>
    <w:rsid w:val="007860AB"/>
    <w:rsid w:val="0078625E"/>
    <w:rsid w:val="0078672D"/>
    <w:rsid w:val="007868E7"/>
    <w:rsid w:val="00786A2D"/>
    <w:rsid w:val="00786A36"/>
    <w:rsid w:val="00786C4F"/>
    <w:rsid w:val="00786E68"/>
    <w:rsid w:val="007872AE"/>
    <w:rsid w:val="007873AF"/>
    <w:rsid w:val="0078747C"/>
    <w:rsid w:val="0078789C"/>
    <w:rsid w:val="00787A48"/>
    <w:rsid w:val="00787AFF"/>
    <w:rsid w:val="00787FCB"/>
    <w:rsid w:val="00790026"/>
    <w:rsid w:val="007900DE"/>
    <w:rsid w:val="00790554"/>
    <w:rsid w:val="00790D7C"/>
    <w:rsid w:val="00790E63"/>
    <w:rsid w:val="007917D7"/>
    <w:rsid w:val="00791B61"/>
    <w:rsid w:val="00791CA7"/>
    <w:rsid w:val="00791DBF"/>
    <w:rsid w:val="00791EB6"/>
    <w:rsid w:val="00791F9C"/>
    <w:rsid w:val="00791FE8"/>
    <w:rsid w:val="00791FF3"/>
    <w:rsid w:val="0079215A"/>
    <w:rsid w:val="007922C4"/>
    <w:rsid w:val="00792411"/>
    <w:rsid w:val="00792430"/>
    <w:rsid w:val="007924CB"/>
    <w:rsid w:val="0079250A"/>
    <w:rsid w:val="007925EA"/>
    <w:rsid w:val="00792B69"/>
    <w:rsid w:val="00792B7F"/>
    <w:rsid w:val="00792E0C"/>
    <w:rsid w:val="00793052"/>
    <w:rsid w:val="00793171"/>
    <w:rsid w:val="00793458"/>
    <w:rsid w:val="007934B2"/>
    <w:rsid w:val="007935E8"/>
    <w:rsid w:val="007938E4"/>
    <w:rsid w:val="00793C2F"/>
    <w:rsid w:val="00793ED8"/>
    <w:rsid w:val="00793FF4"/>
    <w:rsid w:val="007940A9"/>
    <w:rsid w:val="00794319"/>
    <w:rsid w:val="00794616"/>
    <w:rsid w:val="00794723"/>
    <w:rsid w:val="007947F6"/>
    <w:rsid w:val="00794C24"/>
    <w:rsid w:val="00794E84"/>
    <w:rsid w:val="00795214"/>
    <w:rsid w:val="0079524D"/>
    <w:rsid w:val="007953FB"/>
    <w:rsid w:val="00795437"/>
    <w:rsid w:val="007954D2"/>
    <w:rsid w:val="0079551D"/>
    <w:rsid w:val="00795736"/>
    <w:rsid w:val="0079582F"/>
    <w:rsid w:val="00795864"/>
    <w:rsid w:val="0079587B"/>
    <w:rsid w:val="00795BF3"/>
    <w:rsid w:val="00795C47"/>
    <w:rsid w:val="00795CBE"/>
    <w:rsid w:val="00795FB6"/>
    <w:rsid w:val="00796362"/>
    <w:rsid w:val="007964A4"/>
    <w:rsid w:val="00796772"/>
    <w:rsid w:val="00796A3F"/>
    <w:rsid w:val="00796BEF"/>
    <w:rsid w:val="00796E46"/>
    <w:rsid w:val="00797022"/>
    <w:rsid w:val="0079712D"/>
    <w:rsid w:val="00797267"/>
    <w:rsid w:val="0079753F"/>
    <w:rsid w:val="007975A3"/>
    <w:rsid w:val="007977EB"/>
    <w:rsid w:val="007978AA"/>
    <w:rsid w:val="00797993"/>
    <w:rsid w:val="00797AB4"/>
    <w:rsid w:val="00797AF0"/>
    <w:rsid w:val="00797B03"/>
    <w:rsid w:val="00797D0F"/>
    <w:rsid w:val="00797D7B"/>
    <w:rsid w:val="00797F4D"/>
    <w:rsid w:val="00797FDE"/>
    <w:rsid w:val="007A0020"/>
    <w:rsid w:val="007A0084"/>
    <w:rsid w:val="007A0364"/>
    <w:rsid w:val="007A0500"/>
    <w:rsid w:val="007A0760"/>
    <w:rsid w:val="007A07A1"/>
    <w:rsid w:val="007A098F"/>
    <w:rsid w:val="007A0EEB"/>
    <w:rsid w:val="007A0F39"/>
    <w:rsid w:val="007A1167"/>
    <w:rsid w:val="007A11C5"/>
    <w:rsid w:val="007A121E"/>
    <w:rsid w:val="007A12E2"/>
    <w:rsid w:val="007A13D6"/>
    <w:rsid w:val="007A140D"/>
    <w:rsid w:val="007A1424"/>
    <w:rsid w:val="007A1485"/>
    <w:rsid w:val="007A1738"/>
    <w:rsid w:val="007A1ACA"/>
    <w:rsid w:val="007A1B0A"/>
    <w:rsid w:val="007A1FD2"/>
    <w:rsid w:val="007A21B1"/>
    <w:rsid w:val="007A2522"/>
    <w:rsid w:val="007A273E"/>
    <w:rsid w:val="007A290F"/>
    <w:rsid w:val="007A2D6A"/>
    <w:rsid w:val="007A2E2D"/>
    <w:rsid w:val="007A3567"/>
    <w:rsid w:val="007A358A"/>
    <w:rsid w:val="007A35C4"/>
    <w:rsid w:val="007A3759"/>
    <w:rsid w:val="007A37F3"/>
    <w:rsid w:val="007A37FF"/>
    <w:rsid w:val="007A3AEB"/>
    <w:rsid w:val="007A3C6B"/>
    <w:rsid w:val="007A3D1D"/>
    <w:rsid w:val="007A3F5A"/>
    <w:rsid w:val="007A4162"/>
    <w:rsid w:val="007A41D6"/>
    <w:rsid w:val="007A4346"/>
    <w:rsid w:val="007A436A"/>
    <w:rsid w:val="007A4415"/>
    <w:rsid w:val="007A44B2"/>
    <w:rsid w:val="007A4B36"/>
    <w:rsid w:val="007A4BDD"/>
    <w:rsid w:val="007A4DBF"/>
    <w:rsid w:val="007A509F"/>
    <w:rsid w:val="007A510A"/>
    <w:rsid w:val="007A55E9"/>
    <w:rsid w:val="007A56C2"/>
    <w:rsid w:val="007A572D"/>
    <w:rsid w:val="007A59F6"/>
    <w:rsid w:val="007A60E3"/>
    <w:rsid w:val="007A60EA"/>
    <w:rsid w:val="007A6199"/>
    <w:rsid w:val="007A61A7"/>
    <w:rsid w:val="007A6297"/>
    <w:rsid w:val="007A6358"/>
    <w:rsid w:val="007A63C3"/>
    <w:rsid w:val="007A6421"/>
    <w:rsid w:val="007A6527"/>
    <w:rsid w:val="007A6607"/>
    <w:rsid w:val="007A68D3"/>
    <w:rsid w:val="007A68E6"/>
    <w:rsid w:val="007A6DA2"/>
    <w:rsid w:val="007A6FB6"/>
    <w:rsid w:val="007A6FD7"/>
    <w:rsid w:val="007A703E"/>
    <w:rsid w:val="007A706B"/>
    <w:rsid w:val="007A718B"/>
    <w:rsid w:val="007A724E"/>
    <w:rsid w:val="007A7250"/>
    <w:rsid w:val="007A7C19"/>
    <w:rsid w:val="007A7D4A"/>
    <w:rsid w:val="007A7D6B"/>
    <w:rsid w:val="007A7D71"/>
    <w:rsid w:val="007B015A"/>
    <w:rsid w:val="007B019E"/>
    <w:rsid w:val="007B031D"/>
    <w:rsid w:val="007B08BB"/>
    <w:rsid w:val="007B0984"/>
    <w:rsid w:val="007B0C86"/>
    <w:rsid w:val="007B0F59"/>
    <w:rsid w:val="007B0FDE"/>
    <w:rsid w:val="007B11CC"/>
    <w:rsid w:val="007B13F8"/>
    <w:rsid w:val="007B15AE"/>
    <w:rsid w:val="007B15D8"/>
    <w:rsid w:val="007B16D2"/>
    <w:rsid w:val="007B1B23"/>
    <w:rsid w:val="007B1B2A"/>
    <w:rsid w:val="007B1B53"/>
    <w:rsid w:val="007B1CEF"/>
    <w:rsid w:val="007B1F79"/>
    <w:rsid w:val="007B214A"/>
    <w:rsid w:val="007B2912"/>
    <w:rsid w:val="007B2C8B"/>
    <w:rsid w:val="007B2CA7"/>
    <w:rsid w:val="007B2F1D"/>
    <w:rsid w:val="007B3203"/>
    <w:rsid w:val="007B3244"/>
    <w:rsid w:val="007B32E5"/>
    <w:rsid w:val="007B384F"/>
    <w:rsid w:val="007B3B6A"/>
    <w:rsid w:val="007B3D03"/>
    <w:rsid w:val="007B3DE4"/>
    <w:rsid w:val="007B413F"/>
    <w:rsid w:val="007B418E"/>
    <w:rsid w:val="007B4227"/>
    <w:rsid w:val="007B4543"/>
    <w:rsid w:val="007B4C35"/>
    <w:rsid w:val="007B4D08"/>
    <w:rsid w:val="007B4D0F"/>
    <w:rsid w:val="007B4FF1"/>
    <w:rsid w:val="007B5178"/>
    <w:rsid w:val="007B547C"/>
    <w:rsid w:val="007B5B67"/>
    <w:rsid w:val="007B628B"/>
    <w:rsid w:val="007B6762"/>
    <w:rsid w:val="007B69BF"/>
    <w:rsid w:val="007B6A19"/>
    <w:rsid w:val="007B6BBE"/>
    <w:rsid w:val="007B6F4F"/>
    <w:rsid w:val="007B6F55"/>
    <w:rsid w:val="007B6FFB"/>
    <w:rsid w:val="007B719E"/>
    <w:rsid w:val="007B74C0"/>
    <w:rsid w:val="007B769A"/>
    <w:rsid w:val="007B78FA"/>
    <w:rsid w:val="007B7AA0"/>
    <w:rsid w:val="007B7B02"/>
    <w:rsid w:val="007C0003"/>
    <w:rsid w:val="007C04B3"/>
    <w:rsid w:val="007C06CD"/>
    <w:rsid w:val="007C09B3"/>
    <w:rsid w:val="007C0C20"/>
    <w:rsid w:val="007C0FF3"/>
    <w:rsid w:val="007C11E0"/>
    <w:rsid w:val="007C1361"/>
    <w:rsid w:val="007C1506"/>
    <w:rsid w:val="007C1826"/>
    <w:rsid w:val="007C1999"/>
    <w:rsid w:val="007C1ACF"/>
    <w:rsid w:val="007C1B39"/>
    <w:rsid w:val="007C1FF2"/>
    <w:rsid w:val="007C219D"/>
    <w:rsid w:val="007C2345"/>
    <w:rsid w:val="007C242C"/>
    <w:rsid w:val="007C24E6"/>
    <w:rsid w:val="007C295F"/>
    <w:rsid w:val="007C2BB4"/>
    <w:rsid w:val="007C2D58"/>
    <w:rsid w:val="007C2F7D"/>
    <w:rsid w:val="007C3061"/>
    <w:rsid w:val="007C34A1"/>
    <w:rsid w:val="007C3536"/>
    <w:rsid w:val="007C38BE"/>
    <w:rsid w:val="007C393C"/>
    <w:rsid w:val="007C3B1F"/>
    <w:rsid w:val="007C3EA4"/>
    <w:rsid w:val="007C3F9A"/>
    <w:rsid w:val="007C4926"/>
    <w:rsid w:val="007C4977"/>
    <w:rsid w:val="007C4AFD"/>
    <w:rsid w:val="007C4B18"/>
    <w:rsid w:val="007C4D68"/>
    <w:rsid w:val="007C5306"/>
    <w:rsid w:val="007C532E"/>
    <w:rsid w:val="007C55BF"/>
    <w:rsid w:val="007C5795"/>
    <w:rsid w:val="007C579B"/>
    <w:rsid w:val="007C59E4"/>
    <w:rsid w:val="007C5AD5"/>
    <w:rsid w:val="007C5B4A"/>
    <w:rsid w:val="007C5DF8"/>
    <w:rsid w:val="007C5EE8"/>
    <w:rsid w:val="007C5FA3"/>
    <w:rsid w:val="007C615A"/>
    <w:rsid w:val="007C647E"/>
    <w:rsid w:val="007C691D"/>
    <w:rsid w:val="007C6EDF"/>
    <w:rsid w:val="007C715A"/>
    <w:rsid w:val="007C766B"/>
    <w:rsid w:val="007C78A6"/>
    <w:rsid w:val="007C7C99"/>
    <w:rsid w:val="007C7D86"/>
    <w:rsid w:val="007C7D9D"/>
    <w:rsid w:val="007D020F"/>
    <w:rsid w:val="007D06F7"/>
    <w:rsid w:val="007D07F5"/>
    <w:rsid w:val="007D0879"/>
    <w:rsid w:val="007D087F"/>
    <w:rsid w:val="007D0A7D"/>
    <w:rsid w:val="007D0B01"/>
    <w:rsid w:val="007D0B48"/>
    <w:rsid w:val="007D0C98"/>
    <w:rsid w:val="007D0E8F"/>
    <w:rsid w:val="007D0EF0"/>
    <w:rsid w:val="007D1043"/>
    <w:rsid w:val="007D135E"/>
    <w:rsid w:val="007D148F"/>
    <w:rsid w:val="007D1681"/>
    <w:rsid w:val="007D1828"/>
    <w:rsid w:val="007D1AEC"/>
    <w:rsid w:val="007D1B2E"/>
    <w:rsid w:val="007D1B30"/>
    <w:rsid w:val="007D1B8E"/>
    <w:rsid w:val="007D1C51"/>
    <w:rsid w:val="007D1C80"/>
    <w:rsid w:val="007D1F7F"/>
    <w:rsid w:val="007D230A"/>
    <w:rsid w:val="007D2373"/>
    <w:rsid w:val="007D28D5"/>
    <w:rsid w:val="007D2B61"/>
    <w:rsid w:val="007D2BA1"/>
    <w:rsid w:val="007D2DA9"/>
    <w:rsid w:val="007D341D"/>
    <w:rsid w:val="007D352C"/>
    <w:rsid w:val="007D3535"/>
    <w:rsid w:val="007D383E"/>
    <w:rsid w:val="007D3C29"/>
    <w:rsid w:val="007D3CB3"/>
    <w:rsid w:val="007D3E0D"/>
    <w:rsid w:val="007D3E0E"/>
    <w:rsid w:val="007D44BB"/>
    <w:rsid w:val="007D465B"/>
    <w:rsid w:val="007D4798"/>
    <w:rsid w:val="007D47D5"/>
    <w:rsid w:val="007D49D4"/>
    <w:rsid w:val="007D4AB3"/>
    <w:rsid w:val="007D4AD8"/>
    <w:rsid w:val="007D4B06"/>
    <w:rsid w:val="007D5043"/>
    <w:rsid w:val="007D50C7"/>
    <w:rsid w:val="007D511B"/>
    <w:rsid w:val="007D525A"/>
    <w:rsid w:val="007D5611"/>
    <w:rsid w:val="007D5AA1"/>
    <w:rsid w:val="007D5E49"/>
    <w:rsid w:val="007D5ED7"/>
    <w:rsid w:val="007D5F65"/>
    <w:rsid w:val="007D60B5"/>
    <w:rsid w:val="007D6216"/>
    <w:rsid w:val="007D62ED"/>
    <w:rsid w:val="007D6379"/>
    <w:rsid w:val="007D65A6"/>
    <w:rsid w:val="007D69FE"/>
    <w:rsid w:val="007D6A95"/>
    <w:rsid w:val="007D6B39"/>
    <w:rsid w:val="007D6DE8"/>
    <w:rsid w:val="007D6F59"/>
    <w:rsid w:val="007D7124"/>
    <w:rsid w:val="007D736A"/>
    <w:rsid w:val="007D7551"/>
    <w:rsid w:val="007D7568"/>
    <w:rsid w:val="007D766B"/>
    <w:rsid w:val="007D7A28"/>
    <w:rsid w:val="007D7AC6"/>
    <w:rsid w:val="007D7B6E"/>
    <w:rsid w:val="007D7BC8"/>
    <w:rsid w:val="007D7C3C"/>
    <w:rsid w:val="007D7D05"/>
    <w:rsid w:val="007E00D6"/>
    <w:rsid w:val="007E0285"/>
    <w:rsid w:val="007E02AA"/>
    <w:rsid w:val="007E030A"/>
    <w:rsid w:val="007E03B0"/>
    <w:rsid w:val="007E0915"/>
    <w:rsid w:val="007E0956"/>
    <w:rsid w:val="007E09EC"/>
    <w:rsid w:val="007E0A92"/>
    <w:rsid w:val="007E0B39"/>
    <w:rsid w:val="007E0BBE"/>
    <w:rsid w:val="007E0C50"/>
    <w:rsid w:val="007E0FC8"/>
    <w:rsid w:val="007E11F7"/>
    <w:rsid w:val="007E13A5"/>
    <w:rsid w:val="007E1443"/>
    <w:rsid w:val="007E19B5"/>
    <w:rsid w:val="007E1EDD"/>
    <w:rsid w:val="007E1F54"/>
    <w:rsid w:val="007E20AB"/>
    <w:rsid w:val="007E231D"/>
    <w:rsid w:val="007E238C"/>
    <w:rsid w:val="007E24F4"/>
    <w:rsid w:val="007E25B8"/>
    <w:rsid w:val="007E260E"/>
    <w:rsid w:val="007E265A"/>
    <w:rsid w:val="007E26A7"/>
    <w:rsid w:val="007E2875"/>
    <w:rsid w:val="007E28E4"/>
    <w:rsid w:val="007E29C3"/>
    <w:rsid w:val="007E29E5"/>
    <w:rsid w:val="007E2A13"/>
    <w:rsid w:val="007E2E01"/>
    <w:rsid w:val="007E2F05"/>
    <w:rsid w:val="007E35AB"/>
    <w:rsid w:val="007E386C"/>
    <w:rsid w:val="007E3E0C"/>
    <w:rsid w:val="007E3EEE"/>
    <w:rsid w:val="007E4471"/>
    <w:rsid w:val="007E4515"/>
    <w:rsid w:val="007E4A32"/>
    <w:rsid w:val="007E4D87"/>
    <w:rsid w:val="007E4FEA"/>
    <w:rsid w:val="007E5239"/>
    <w:rsid w:val="007E5328"/>
    <w:rsid w:val="007E540B"/>
    <w:rsid w:val="007E56D0"/>
    <w:rsid w:val="007E5A95"/>
    <w:rsid w:val="007E5B90"/>
    <w:rsid w:val="007E5BB3"/>
    <w:rsid w:val="007E5BE8"/>
    <w:rsid w:val="007E5CF1"/>
    <w:rsid w:val="007E6298"/>
    <w:rsid w:val="007E6555"/>
    <w:rsid w:val="007E6A7F"/>
    <w:rsid w:val="007E6B7D"/>
    <w:rsid w:val="007E6DCE"/>
    <w:rsid w:val="007E6DF0"/>
    <w:rsid w:val="007E713E"/>
    <w:rsid w:val="007E71C6"/>
    <w:rsid w:val="007E748C"/>
    <w:rsid w:val="007E7567"/>
    <w:rsid w:val="007E77D4"/>
    <w:rsid w:val="007E7B63"/>
    <w:rsid w:val="007E7D15"/>
    <w:rsid w:val="007E7D48"/>
    <w:rsid w:val="007E7DAF"/>
    <w:rsid w:val="007F007F"/>
    <w:rsid w:val="007F009D"/>
    <w:rsid w:val="007F00EC"/>
    <w:rsid w:val="007F0399"/>
    <w:rsid w:val="007F04B8"/>
    <w:rsid w:val="007F0BA0"/>
    <w:rsid w:val="007F0C76"/>
    <w:rsid w:val="007F0D5E"/>
    <w:rsid w:val="007F0D86"/>
    <w:rsid w:val="007F1468"/>
    <w:rsid w:val="007F1501"/>
    <w:rsid w:val="007F1582"/>
    <w:rsid w:val="007F1619"/>
    <w:rsid w:val="007F1667"/>
    <w:rsid w:val="007F19D8"/>
    <w:rsid w:val="007F19F2"/>
    <w:rsid w:val="007F1D2C"/>
    <w:rsid w:val="007F2276"/>
    <w:rsid w:val="007F2357"/>
    <w:rsid w:val="007F2488"/>
    <w:rsid w:val="007F26B2"/>
    <w:rsid w:val="007F282C"/>
    <w:rsid w:val="007F297E"/>
    <w:rsid w:val="007F2B01"/>
    <w:rsid w:val="007F2B88"/>
    <w:rsid w:val="007F2C1E"/>
    <w:rsid w:val="007F2EB9"/>
    <w:rsid w:val="007F30CB"/>
    <w:rsid w:val="007F37BE"/>
    <w:rsid w:val="007F3ABF"/>
    <w:rsid w:val="007F3B93"/>
    <w:rsid w:val="007F3CA1"/>
    <w:rsid w:val="007F43D2"/>
    <w:rsid w:val="007F492B"/>
    <w:rsid w:val="007F4989"/>
    <w:rsid w:val="007F4CEF"/>
    <w:rsid w:val="007F4D9E"/>
    <w:rsid w:val="007F4DE2"/>
    <w:rsid w:val="007F5206"/>
    <w:rsid w:val="007F520F"/>
    <w:rsid w:val="007F53A3"/>
    <w:rsid w:val="007F542F"/>
    <w:rsid w:val="007F54F7"/>
    <w:rsid w:val="007F5ABB"/>
    <w:rsid w:val="007F5BC1"/>
    <w:rsid w:val="007F5D41"/>
    <w:rsid w:val="007F607C"/>
    <w:rsid w:val="007F60C0"/>
    <w:rsid w:val="007F6169"/>
    <w:rsid w:val="007F6468"/>
    <w:rsid w:val="007F677F"/>
    <w:rsid w:val="007F6C24"/>
    <w:rsid w:val="007F71A2"/>
    <w:rsid w:val="007F779A"/>
    <w:rsid w:val="007F79F1"/>
    <w:rsid w:val="007F7D07"/>
    <w:rsid w:val="007F7DD2"/>
    <w:rsid w:val="007F7F51"/>
    <w:rsid w:val="00800059"/>
    <w:rsid w:val="00800200"/>
    <w:rsid w:val="0080048B"/>
    <w:rsid w:val="008004C0"/>
    <w:rsid w:val="008004FE"/>
    <w:rsid w:val="00800548"/>
    <w:rsid w:val="00800AC6"/>
    <w:rsid w:val="00800AC7"/>
    <w:rsid w:val="00801695"/>
    <w:rsid w:val="0080181C"/>
    <w:rsid w:val="00801B6D"/>
    <w:rsid w:val="00801CFC"/>
    <w:rsid w:val="00801D6F"/>
    <w:rsid w:val="00801DE3"/>
    <w:rsid w:val="00802049"/>
    <w:rsid w:val="008022EE"/>
    <w:rsid w:val="0080243E"/>
    <w:rsid w:val="008024D3"/>
    <w:rsid w:val="008024E5"/>
    <w:rsid w:val="008024E6"/>
    <w:rsid w:val="00802628"/>
    <w:rsid w:val="008028B5"/>
    <w:rsid w:val="00802AA2"/>
    <w:rsid w:val="00802D54"/>
    <w:rsid w:val="0080333A"/>
    <w:rsid w:val="00803372"/>
    <w:rsid w:val="008033AC"/>
    <w:rsid w:val="00803452"/>
    <w:rsid w:val="00803B2E"/>
    <w:rsid w:val="00803B72"/>
    <w:rsid w:val="0080403C"/>
    <w:rsid w:val="00804175"/>
    <w:rsid w:val="008042E4"/>
    <w:rsid w:val="008043CA"/>
    <w:rsid w:val="00804B98"/>
    <w:rsid w:val="00804BA4"/>
    <w:rsid w:val="00804CB6"/>
    <w:rsid w:val="00805202"/>
    <w:rsid w:val="00805477"/>
    <w:rsid w:val="008054C4"/>
    <w:rsid w:val="00805540"/>
    <w:rsid w:val="00805704"/>
    <w:rsid w:val="0080587E"/>
    <w:rsid w:val="00805957"/>
    <w:rsid w:val="00805A69"/>
    <w:rsid w:val="00805C71"/>
    <w:rsid w:val="00805D4B"/>
    <w:rsid w:val="008060C4"/>
    <w:rsid w:val="00806104"/>
    <w:rsid w:val="0080614A"/>
    <w:rsid w:val="0080616B"/>
    <w:rsid w:val="0080629D"/>
    <w:rsid w:val="00806437"/>
    <w:rsid w:val="0080666E"/>
    <w:rsid w:val="008069EA"/>
    <w:rsid w:val="00806EAD"/>
    <w:rsid w:val="0080707B"/>
    <w:rsid w:val="008071D2"/>
    <w:rsid w:val="0080733D"/>
    <w:rsid w:val="008074FE"/>
    <w:rsid w:val="00807541"/>
    <w:rsid w:val="0080763B"/>
    <w:rsid w:val="008077CF"/>
    <w:rsid w:val="00807D40"/>
    <w:rsid w:val="00807DFF"/>
    <w:rsid w:val="00807E3D"/>
    <w:rsid w:val="008101FF"/>
    <w:rsid w:val="00810501"/>
    <w:rsid w:val="008107C6"/>
    <w:rsid w:val="008107E9"/>
    <w:rsid w:val="0081086E"/>
    <w:rsid w:val="008108DA"/>
    <w:rsid w:val="00810A85"/>
    <w:rsid w:val="00810B54"/>
    <w:rsid w:val="00810CB1"/>
    <w:rsid w:val="00811141"/>
    <w:rsid w:val="008114EA"/>
    <w:rsid w:val="00811533"/>
    <w:rsid w:val="008115AC"/>
    <w:rsid w:val="00811745"/>
    <w:rsid w:val="00811863"/>
    <w:rsid w:val="00811CDF"/>
    <w:rsid w:val="00812141"/>
    <w:rsid w:val="008122F3"/>
    <w:rsid w:val="0081261D"/>
    <w:rsid w:val="008128E9"/>
    <w:rsid w:val="00812DD8"/>
    <w:rsid w:val="00812F2D"/>
    <w:rsid w:val="00813105"/>
    <w:rsid w:val="008132B2"/>
    <w:rsid w:val="00813317"/>
    <w:rsid w:val="00813477"/>
    <w:rsid w:val="00813A88"/>
    <w:rsid w:val="00813BD9"/>
    <w:rsid w:val="00814094"/>
    <w:rsid w:val="00814170"/>
    <w:rsid w:val="008142C7"/>
    <w:rsid w:val="008145B5"/>
    <w:rsid w:val="008148B8"/>
    <w:rsid w:val="00814B02"/>
    <w:rsid w:val="00814E2F"/>
    <w:rsid w:val="00814F72"/>
    <w:rsid w:val="0081566A"/>
    <w:rsid w:val="00815760"/>
    <w:rsid w:val="0081582A"/>
    <w:rsid w:val="00815A8D"/>
    <w:rsid w:val="00815BFB"/>
    <w:rsid w:val="00815D74"/>
    <w:rsid w:val="00815E6D"/>
    <w:rsid w:val="0081617F"/>
    <w:rsid w:val="008165FA"/>
    <w:rsid w:val="00816612"/>
    <w:rsid w:val="00816630"/>
    <w:rsid w:val="00816699"/>
    <w:rsid w:val="00816772"/>
    <w:rsid w:val="00816A73"/>
    <w:rsid w:val="00816B03"/>
    <w:rsid w:val="00816B8B"/>
    <w:rsid w:val="008171F4"/>
    <w:rsid w:val="0081720A"/>
    <w:rsid w:val="008175DD"/>
    <w:rsid w:val="008176BB"/>
    <w:rsid w:val="00817715"/>
    <w:rsid w:val="008177FC"/>
    <w:rsid w:val="008179F2"/>
    <w:rsid w:val="00817A07"/>
    <w:rsid w:val="00820331"/>
    <w:rsid w:val="008207A5"/>
    <w:rsid w:val="00820889"/>
    <w:rsid w:val="008208E7"/>
    <w:rsid w:val="00820CD1"/>
    <w:rsid w:val="00820E39"/>
    <w:rsid w:val="00820F5F"/>
    <w:rsid w:val="00821523"/>
    <w:rsid w:val="0082171E"/>
    <w:rsid w:val="00821CD3"/>
    <w:rsid w:val="00821E4D"/>
    <w:rsid w:val="00821E71"/>
    <w:rsid w:val="0082233B"/>
    <w:rsid w:val="008223E1"/>
    <w:rsid w:val="00822534"/>
    <w:rsid w:val="00822824"/>
    <w:rsid w:val="0082284C"/>
    <w:rsid w:val="00822923"/>
    <w:rsid w:val="00822D74"/>
    <w:rsid w:val="00822EDC"/>
    <w:rsid w:val="00822EFD"/>
    <w:rsid w:val="008230F2"/>
    <w:rsid w:val="00823188"/>
    <w:rsid w:val="008232E4"/>
    <w:rsid w:val="00823427"/>
    <w:rsid w:val="008234B5"/>
    <w:rsid w:val="0082353C"/>
    <w:rsid w:val="0082360C"/>
    <w:rsid w:val="00823643"/>
    <w:rsid w:val="00823C70"/>
    <w:rsid w:val="00823C92"/>
    <w:rsid w:val="008244A1"/>
    <w:rsid w:val="00824615"/>
    <w:rsid w:val="00824A3B"/>
    <w:rsid w:val="00824AE0"/>
    <w:rsid w:val="00824BB9"/>
    <w:rsid w:val="00824BD4"/>
    <w:rsid w:val="00824BF3"/>
    <w:rsid w:val="00824CD8"/>
    <w:rsid w:val="00824E1F"/>
    <w:rsid w:val="00824FC3"/>
    <w:rsid w:val="00824FE6"/>
    <w:rsid w:val="008254AD"/>
    <w:rsid w:val="008254AE"/>
    <w:rsid w:val="0082567C"/>
    <w:rsid w:val="00825DAF"/>
    <w:rsid w:val="00825E9E"/>
    <w:rsid w:val="00825FA0"/>
    <w:rsid w:val="00826111"/>
    <w:rsid w:val="0082635B"/>
    <w:rsid w:val="0082661F"/>
    <w:rsid w:val="008267FF"/>
    <w:rsid w:val="008269A5"/>
    <w:rsid w:val="00826AD7"/>
    <w:rsid w:val="00826B4B"/>
    <w:rsid w:val="00826C34"/>
    <w:rsid w:val="0082798B"/>
    <w:rsid w:val="00827A46"/>
    <w:rsid w:val="00827A97"/>
    <w:rsid w:val="00827AB2"/>
    <w:rsid w:val="00827C94"/>
    <w:rsid w:val="00827E3F"/>
    <w:rsid w:val="00830194"/>
    <w:rsid w:val="008305EB"/>
    <w:rsid w:val="0083067E"/>
    <w:rsid w:val="0083067F"/>
    <w:rsid w:val="0083070D"/>
    <w:rsid w:val="00830791"/>
    <w:rsid w:val="00830CEB"/>
    <w:rsid w:val="00830DF4"/>
    <w:rsid w:val="00830EC4"/>
    <w:rsid w:val="008312BB"/>
    <w:rsid w:val="008313AC"/>
    <w:rsid w:val="00831447"/>
    <w:rsid w:val="00831526"/>
    <w:rsid w:val="00831696"/>
    <w:rsid w:val="008317B0"/>
    <w:rsid w:val="00831935"/>
    <w:rsid w:val="00831A23"/>
    <w:rsid w:val="00831AB0"/>
    <w:rsid w:val="00831ADF"/>
    <w:rsid w:val="00831BA9"/>
    <w:rsid w:val="00831C47"/>
    <w:rsid w:val="00831CB4"/>
    <w:rsid w:val="00831D2F"/>
    <w:rsid w:val="00832010"/>
    <w:rsid w:val="0083210D"/>
    <w:rsid w:val="008327AD"/>
    <w:rsid w:val="008329E2"/>
    <w:rsid w:val="00832A07"/>
    <w:rsid w:val="00832A3D"/>
    <w:rsid w:val="00832C32"/>
    <w:rsid w:val="00832E1C"/>
    <w:rsid w:val="00832EA4"/>
    <w:rsid w:val="00833059"/>
    <w:rsid w:val="008333D7"/>
    <w:rsid w:val="00833465"/>
    <w:rsid w:val="0083377D"/>
    <w:rsid w:val="0083393F"/>
    <w:rsid w:val="00833D75"/>
    <w:rsid w:val="00833F1B"/>
    <w:rsid w:val="00833F9E"/>
    <w:rsid w:val="008340CE"/>
    <w:rsid w:val="008340D0"/>
    <w:rsid w:val="00834142"/>
    <w:rsid w:val="00834348"/>
    <w:rsid w:val="0083434B"/>
    <w:rsid w:val="00834611"/>
    <w:rsid w:val="00834623"/>
    <w:rsid w:val="008348B8"/>
    <w:rsid w:val="00834BDF"/>
    <w:rsid w:val="00834C8C"/>
    <w:rsid w:val="00835041"/>
    <w:rsid w:val="00835218"/>
    <w:rsid w:val="00835267"/>
    <w:rsid w:val="00835380"/>
    <w:rsid w:val="008353EE"/>
    <w:rsid w:val="00835511"/>
    <w:rsid w:val="0083554B"/>
    <w:rsid w:val="00835752"/>
    <w:rsid w:val="00835756"/>
    <w:rsid w:val="00835A48"/>
    <w:rsid w:val="00835BC9"/>
    <w:rsid w:val="00835C73"/>
    <w:rsid w:val="00835C87"/>
    <w:rsid w:val="00835D12"/>
    <w:rsid w:val="00835E55"/>
    <w:rsid w:val="00835F47"/>
    <w:rsid w:val="00835F73"/>
    <w:rsid w:val="008361AE"/>
    <w:rsid w:val="008363DE"/>
    <w:rsid w:val="00836490"/>
    <w:rsid w:val="0083683E"/>
    <w:rsid w:val="00836FDB"/>
    <w:rsid w:val="0083713D"/>
    <w:rsid w:val="008371AE"/>
    <w:rsid w:val="00837327"/>
    <w:rsid w:val="00837435"/>
    <w:rsid w:val="0083745C"/>
    <w:rsid w:val="00837A37"/>
    <w:rsid w:val="00837CCC"/>
    <w:rsid w:val="00837D06"/>
    <w:rsid w:val="0084010F"/>
    <w:rsid w:val="00840466"/>
    <w:rsid w:val="00840603"/>
    <w:rsid w:val="00840700"/>
    <w:rsid w:val="00840816"/>
    <w:rsid w:val="00840A17"/>
    <w:rsid w:val="008410A5"/>
    <w:rsid w:val="008410BC"/>
    <w:rsid w:val="0084142A"/>
    <w:rsid w:val="0084152A"/>
    <w:rsid w:val="008415B6"/>
    <w:rsid w:val="00841673"/>
    <w:rsid w:val="0084183D"/>
    <w:rsid w:val="00841A2E"/>
    <w:rsid w:val="00841BEC"/>
    <w:rsid w:val="00841D6E"/>
    <w:rsid w:val="00841DC0"/>
    <w:rsid w:val="00842135"/>
    <w:rsid w:val="008426D3"/>
    <w:rsid w:val="00842718"/>
    <w:rsid w:val="00842842"/>
    <w:rsid w:val="008429E4"/>
    <w:rsid w:val="00842AA9"/>
    <w:rsid w:val="00842EF3"/>
    <w:rsid w:val="008430A9"/>
    <w:rsid w:val="0084324B"/>
    <w:rsid w:val="00843662"/>
    <w:rsid w:val="00843815"/>
    <w:rsid w:val="00843C9F"/>
    <w:rsid w:val="00843D3C"/>
    <w:rsid w:val="00844063"/>
    <w:rsid w:val="0084411F"/>
    <w:rsid w:val="00844149"/>
    <w:rsid w:val="008442A1"/>
    <w:rsid w:val="008443EC"/>
    <w:rsid w:val="008444E6"/>
    <w:rsid w:val="008446BC"/>
    <w:rsid w:val="00844986"/>
    <w:rsid w:val="00844BC3"/>
    <w:rsid w:val="00844F47"/>
    <w:rsid w:val="00844FD0"/>
    <w:rsid w:val="00844FD5"/>
    <w:rsid w:val="0084506D"/>
    <w:rsid w:val="008451D6"/>
    <w:rsid w:val="008452F8"/>
    <w:rsid w:val="0084533F"/>
    <w:rsid w:val="00845472"/>
    <w:rsid w:val="0084547B"/>
    <w:rsid w:val="008457CD"/>
    <w:rsid w:val="00845851"/>
    <w:rsid w:val="00845B78"/>
    <w:rsid w:val="00845C71"/>
    <w:rsid w:val="00845D08"/>
    <w:rsid w:val="00846010"/>
    <w:rsid w:val="0084602D"/>
    <w:rsid w:val="0084611B"/>
    <w:rsid w:val="008462A0"/>
    <w:rsid w:val="008467EB"/>
    <w:rsid w:val="00846AC8"/>
    <w:rsid w:val="00847028"/>
    <w:rsid w:val="008472C4"/>
    <w:rsid w:val="008472CE"/>
    <w:rsid w:val="008474D1"/>
    <w:rsid w:val="008475BF"/>
    <w:rsid w:val="00847943"/>
    <w:rsid w:val="00847A8A"/>
    <w:rsid w:val="00847AD6"/>
    <w:rsid w:val="00847C31"/>
    <w:rsid w:val="00847DAD"/>
    <w:rsid w:val="00847F1C"/>
    <w:rsid w:val="0085001B"/>
    <w:rsid w:val="008501BE"/>
    <w:rsid w:val="008501EF"/>
    <w:rsid w:val="008502AB"/>
    <w:rsid w:val="00850430"/>
    <w:rsid w:val="00850435"/>
    <w:rsid w:val="008504CA"/>
    <w:rsid w:val="008505AC"/>
    <w:rsid w:val="0085063B"/>
    <w:rsid w:val="008506E4"/>
    <w:rsid w:val="00850843"/>
    <w:rsid w:val="00850ABD"/>
    <w:rsid w:val="00850CD6"/>
    <w:rsid w:val="00850D78"/>
    <w:rsid w:val="00850E1A"/>
    <w:rsid w:val="00850E3A"/>
    <w:rsid w:val="00850FB8"/>
    <w:rsid w:val="008512BD"/>
    <w:rsid w:val="008513E8"/>
    <w:rsid w:val="00851440"/>
    <w:rsid w:val="0085147F"/>
    <w:rsid w:val="00851893"/>
    <w:rsid w:val="00851A7E"/>
    <w:rsid w:val="00851B92"/>
    <w:rsid w:val="00851F78"/>
    <w:rsid w:val="00851FA8"/>
    <w:rsid w:val="0085240A"/>
    <w:rsid w:val="0085243D"/>
    <w:rsid w:val="0085249A"/>
    <w:rsid w:val="00852648"/>
    <w:rsid w:val="008527DC"/>
    <w:rsid w:val="00852851"/>
    <w:rsid w:val="008528B9"/>
    <w:rsid w:val="00852A4B"/>
    <w:rsid w:val="00852B29"/>
    <w:rsid w:val="00852BB1"/>
    <w:rsid w:val="00852CBC"/>
    <w:rsid w:val="00852CC9"/>
    <w:rsid w:val="00852D4B"/>
    <w:rsid w:val="00853067"/>
    <w:rsid w:val="00853335"/>
    <w:rsid w:val="00853570"/>
    <w:rsid w:val="00853863"/>
    <w:rsid w:val="00853ADC"/>
    <w:rsid w:val="00853DCE"/>
    <w:rsid w:val="00853E38"/>
    <w:rsid w:val="008545ED"/>
    <w:rsid w:val="0085497A"/>
    <w:rsid w:val="008549C2"/>
    <w:rsid w:val="00854B6C"/>
    <w:rsid w:val="00854DA8"/>
    <w:rsid w:val="00854F91"/>
    <w:rsid w:val="008550F3"/>
    <w:rsid w:val="00855206"/>
    <w:rsid w:val="0085536F"/>
    <w:rsid w:val="008555E0"/>
    <w:rsid w:val="00855624"/>
    <w:rsid w:val="00855769"/>
    <w:rsid w:val="00855876"/>
    <w:rsid w:val="00855888"/>
    <w:rsid w:val="008559AA"/>
    <w:rsid w:val="00855AB8"/>
    <w:rsid w:val="00855BD5"/>
    <w:rsid w:val="00855C07"/>
    <w:rsid w:val="008564B6"/>
    <w:rsid w:val="00856503"/>
    <w:rsid w:val="00856920"/>
    <w:rsid w:val="0085698A"/>
    <w:rsid w:val="00856A55"/>
    <w:rsid w:val="00856C14"/>
    <w:rsid w:val="00856CB7"/>
    <w:rsid w:val="00857131"/>
    <w:rsid w:val="00857235"/>
    <w:rsid w:val="0085725D"/>
    <w:rsid w:val="00857484"/>
    <w:rsid w:val="008577D7"/>
    <w:rsid w:val="008578F0"/>
    <w:rsid w:val="00857D56"/>
    <w:rsid w:val="00857F6B"/>
    <w:rsid w:val="00860159"/>
    <w:rsid w:val="00860726"/>
    <w:rsid w:val="008608B2"/>
    <w:rsid w:val="00860998"/>
    <w:rsid w:val="00860A66"/>
    <w:rsid w:val="00860B22"/>
    <w:rsid w:val="00860CEF"/>
    <w:rsid w:val="00860D56"/>
    <w:rsid w:val="00861109"/>
    <w:rsid w:val="0086179E"/>
    <w:rsid w:val="008617F1"/>
    <w:rsid w:val="0086186A"/>
    <w:rsid w:val="008618D8"/>
    <w:rsid w:val="00861C6A"/>
    <w:rsid w:val="00861CB7"/>
    <w:rsid w:val="00861EA9"/>
    <w:rsid w:val="00861F0B"/>
    <w:rsid w:val="00862112"/>
    <w:rsid w:val="00862129"/>
    <w:rsid w:val="00862189"/>
    <w:rsid w:val="008622E3"/>
    <w:rsid w:val="0086246F"/>
    <w:rsid w:val="00862692"/>
    <w:rsid w:val="0086292E"/>
    <w:rsid w:val="00862C3E"/>
    <w:rsid w:val="00862DF6"/>
    <w:rsid w:val="00862EE9"/>
    <w:rsid w:val="00862F35"/>
    <w:rsid w:val="00862F84"/>
    <w:rsid w:val="00862FF2"/>
    <w:rsid w:val="008630AA"/>
    <w:rsid w:val="008631BC"/>
    <w:rsid w:val="00863328"/>
    <w:rsid w:val="00863560"/>
    <w:rsid w:val="0086367A"/>
    <w:rsid w:val="008637C2"/>
    <w:rsid w:val="00863B71"/>
    <w:rsid w:val="00863BCD"/>
    <w:rsid w:val="00863E09"/>
    <w:rsid w:val="00863FF5"/>
    <w:rsid w:val="0086402F"/>
    <w:rsid w:val="00864044"/>
    <w:rsid w:val="00864655"/>
    <w:rsid w:val="008647E3"/>
    <w:rsid w:val="00864B75"/>
    <w:rsid w:val="00865029"/>
    <w:rsid w:val="008652EC"/>
    <w:rsid w:val="008653EA"/>
    <w:rsid w:val="0086557A"/>
    <w:rsid w:val="008656F3"/>
    <w:rsid w:val="00865743"/>
    <w:rsid w:val="008657AE"/>
    <w:rsid w:val="00865B7C"/>
    <w:rsid w:val="008662CF"/>
    <w:rsid w:val="00866433"/>
    <w:rsid w:val="0086649A"/>
    <w:rsid w:val="0086679D"/>
    <w:rsid w:val="008667BF"/>
    <w:rsid w:val="00866A92"/>
    <w:rsid w:val="00866C10"/>
    <w:rsid w:val="00866DEF"/>
    <w:rsid w:val="00867712"/>
    <w:rsid w:val="008679EE"/>
    <w:rsid w:val="00867B24"/>
    <w:rsid w:val="00867B99"/>
    <w:rsid w:val="00870130"/>
    <w:rsid w:val="00870328"/>
    <w:rsid w:val="008703B0"/>
    <w:rsid w:val="00870737"/>
    <w:rsid w:val="00870849"/>
    <w:rsid w:val="00870A1A"/>
    <w:rsid w:val="00870A75"/>
    <w:rsid w:val="00870AD6"/>
    <w:rsid w:val="00870B2F"/>
    <w:rsid w:val="00870BDD"/>
    <w:rsid w:val="0087102A"/>
    <w:rsid w:val="0087125E"/>
    <w:rsid w:val="0087151C"/>
    <w:rsid w:val="0087174B"/>
    <w:rsid w:val="0087186E"/>
    <w:rsid w:val="00871B0F"/>
    <w:rsid w:val="00871C41"/>
    <w:rsid w:val="00871CE6"/>
    <w:rsid w:val="00871E79"/>
    <w:rsid w:val="00872264"/>
    <w:rsid w:val="008724F2"/>
    <w:rsid w:val="00872503"/>
    <w:rsid w:val="008726C6"/>
    <w:rsid w:val="008728FE"/>
    <w:rsid w:val="00872941"/>
    <w:rsid w:val="00872A33"/>
    <w:rsid w:val="00872A9B"/>
    <w:rsid w:val="00872B55"/>
    <w:rsid w:val="00872BE3"/>
    <w:rsid w:val="00872D47"/>
    <w:rsid w:val="00872DFF"/>
    <w:rsid w:val="00872F19"/>
    <w:rsid w:val="00872F67"/>
    <w:rsid w:val="0087303D"/>
    <w:rsid w:val="008730A2"/>
    <w:rsid w:val="008730E9"/>
    <w:rsid w:val="00873266"/>
    <w:rsid w:val="0087356B"/>
    <w:rsid w:val="00873736"/>
    <w:rsid w:val="00873848"/>
    <w:rsid w:val="00873BEA"/>
    <w:rsid w:val="00873DB9"/>
    <w:rsid w:val="00873E86"/>
    <w:rsid w:val="00873EB6"/>
    <w:rsid w:val="00874292"/>
    <w:rsid w:val="00874387"/>
    <w:rsid w:val="0087440B"/>
    <w:rsid w:val="008745FA"/>
    <w:rsid w:val="00874618"/>
    <w:rsid w:val="0087461A"/>
    <w:rsid w:val="008746FD"/>
    <w:rsid w:val="0087485B"/>
    <w:rsid w:val="00874A0E"/>
    <w:rsid w:val="00874AA5"/>
    <w:rsid w:val="00874B55"/>
    <w:rsid w:val="0087504D"/>
    <w:rsid w:val="00875210"/>
    <w:rsid w:val="00875259"/>
    <w:rsid w:val="008752BA"/>
    <w:rsid w:val="008756CB"/>
    <w:rsid w:val="00875768"/>
    <w:rsid w:val="008757B4"/>
    <w:rsid w:val="00875811"/>
    <w:rsid w:val="00875A30"/>
    <w:rsid w:val="00875B16"/>
    <w:rsid w:val="00875CA8"/>
    <w:rsid w:val="00875E5B"/>
    <w:rsid w:val="0087604A"/>
    <w:rsid w:val="008764F9"/>
    <w:rsid w:val="0087675E"/>
    <w:rsid w:val="008767F6"/>
    <w:rsid w:val="008768FF"/>
    <w:rsid w:val="00876DBE"/>
    <w:rsid w:val="00877199"/>
    <w:rsid w:val="0087749C"/>
    <w:rsid w:val="008775DC"/>
    <w:rsid w:val="00877D65"/>
    <w:rsid w:val="00877E4A"/>
    <w:rsid w:val="00877ED3"/>
    <w:rsid w:val="00880456"/>
    <w:rsid w:val="008806D6"/>
    <w:rsid w:val="00880961"/>
    <w:rsid w:val="00880A11"/>
    <w:rsid w:val="00880C69"/>
    <w:rsid w:val="00880D0C"/>
    <w:rsid w:val="0088111A"/>
    <w:rsid w:val="0088112C"/>
    <w:rsid w:val="0088126A"/>
    <w:rsid w:val="00881333"/>
    <w:rsid w:val="0088153F"/>
    <w:rsid w:val="008816A5"/>
    <w:rsid w:val="008817DA"/>
    <w:rsid w:val="00881B14"/>
    <w:rsid w:val="00881BB2"/>
    <w:rsid w:val="00881BF6"/>
    <w:rsid w:val="00881C7F"/>
    <w:rsid w:val="00881DE6"/>
    <w:rsid w:val="00881E3F"/>
    <w:rsid w:val="00882163"/>
    <w:rsid w:val="0088223B"/>
    <w:rsid w:val="00882638"/>
    <w:rsid w:val="008826FB"/>
    <w:rsid w:val="00882BFC"/>
    <w:rsid w:val="00882D74"/>
    <w:rsid w:val="00882DC5"/>
    <w:rsid w:val="00883131"/>
    <w:rsid w:val="008833F7"/>
    <w:rsid w:val="00883410"/>
    <w:rsid w:val="008835F4"/>
    <w:rsid w:val="0088367E"/>
    <w:rsid w:val="0088371B"/>
    <w:rsid w:val="008837B0"/>
    <w:rsid w:val="0088382A"/>
    <w:rsid w:val="008839C9"/>
    <w:rsid w:val="00883DFF"/>
    <w:rsid w:val="00883E0A"/>
    <w:rsid w:val="00883F66"/>
    <w:rsid w:val="00884164"/>
    <w:rsid w:val="0088447E"/>
    <w:rsid w:val="008844BB"/>
    <w:rsid w:val="0088454E"/>
    <w:rsid w:val="0088483D"/>
    <w:rsid w:val="00884AA3"/>
    <w:rsid w:val="00884B23"/>
    <w:rsid w:val="00884B85"/>
    <w:rsid w:val="00884DDB"/>
    <w:rsid w:val="00884F4D"/>
    <w:rsid w:val="00885070"/>
    <w:rsid w:val="008852B0"/>
    <w:rsid w:val="008855D2"/>
    <w:rsid w:val="0088561D"/>
    <w:rsid w:val="00885838"/>
    <w:rsid w:val="008858F3"/>
    <w:rsid w:val="008859BC"/>
    <w:rsid w:val="00885AAC"/>
    <w:rsid w:val="00885BD5"/>
    <w:rsid w:val="00885C55"/>
    <w:rsid w:val="00885EB5"/>
    <w:rsid w:val="00885F23"/>
    <w:rsid w:val="00885F76"/>
    <w:rsid w:val="0088632D"/>
    <w:rsid w:val="0088654B"/>
    <w:rsid w:val="00886605"/>
    <w:rsid w:val="00886C02"/>
    <w:rsid w:val="00886E24"/>
    <w:rsid w:val="00886E52"/>
    <w:rsid w:val="00887659"/>
    <w:rsid w:val="008879F3"/>
    <w:rsid w:val="00887ABE"/>
    <w:rsid w:val="00887C59"/>
    <w:rsid w:val="00887E76"/>
    <w:rsid w:val="00887F03"/>
    <w:rsid w:val="00890502"/>
    <w:rsid w:val="0089064C"/>
    <w:rsid w:val="0089072B"/>
    <w:rsid w:val="0089090C"/>
    <w:rsid w:val="00890946"/>
    <w:rsid w:val="00890A70"/>
    <w:rsid w:val="00890B1C"/>
    <w:rsid w:val="00890CED"/>
    <w:rsid w:val="00890E0E"/>
    <w:rsid w:val="00891177"/>
    <w:rsid w:val="00891321"/>
    <w:rsid w:val="008914F0"/>
    <w:rsid w:val="008919A9"/>
    <w:rsid w:val="00891A68"/>
    <w:rsid w:val="00891AD5"/>
    <w:rsid w:val="00891B77"/>
    <w:rsid w:val="00891CD3"/>
    <w:rsid w:val="00891EB3"/>
    <w:rsid w:val="008920EE"/>
    <w:rsid w:val="00892494"/>
    <w:rsid w:val="008926A9"/>
    <w:rsid w:val="00892709"/>
    <w:rsid w:val="00892727"/>
    <w:rsid w:val="00892953"/>
    <w:rsid w:val="00892989"/>
    <w:rsid w:val="00892B0F"/>
    <w:rsid w:val="00892B39"/>
    <w:rsid w:val="0089309A"/>
    <w:rsid w:val="008930AB"/>
    <w:rsid w:val="008930FD"/>
    <w:rsid w:val="008931E8"/>
    <w:rsid w:val="008933C6"/>
    <w:rsid w:val="0089358A"/>
    <w:rsid w:val="0089373E"/>
    <w:rsid w:val="00893807"/>
    <w:rsid w:val="00893AA2"/>
    <w:rsid w:val="00893B67"/>
    <w:rsid w:val="00894266"/>
    <w:rsid w:val="0089435E"/>
    <w:rsid w:val="00894483"/>
    <w:rsid w:val="008945D2"/>
    <w:rsid w:val="0089469C"/>
    <w:rsid w:val="0089477B"/>
    <w:rsid w:val="00894979"/>
    <w:rsid w:val="00894C71"/>
    <w:rsid w:val="00894D22"/>
    <w:rsid w:val="00894EE6"/>
    <w:rsid w:val="00894F34"/>
    <w:rsid w:val="008950D3"/>
    <w:rsid w:val="008951C1"/>
    <w:rsid w:val="008956FB"/>
    <w:rsid w:val="008957BE"/>
    <w:rsid w:val="00895C8C"/>
    <w:rsid w:val="00895FC5"/>
    <w:rsid w:val="0089667C"/>
    <w:rsid w:val="0089691F"/>
    <w:rsid w:val="00896BE9"/>
    <w:rsid w:val="00897461"/>
    <w:rsid w:val="008976D1"/>
    <w:rsid w:val="00897C1E"/>
    <w:rsid w:val="008A009D"/>
    <w:rsid w:val="008A0151"/>
    <w:rsid w:val="008A02C5"/>
    <w:rsid w:val="008A0457"/>
    <w:rsid w:val="008A04E7"/>
    <w:rsid w:val="008A04EA"/>
    <w:rsid w:val="008A08C3"/>
    <w:rsid w:val="008A0A94"/>
    <w:rsid w:val="008A0BE8"/>
    <w:rsid w:val="008A0E09"/>
    <w:rsid w:val="008A0EEA"/>
    <w:rsid w:val="008A10FF"/>
    <w:rsid w:val="008A12F9"/>
    <w:rsid w:val="008A1555"/>
    <w:rsid w:val="008A15CB"/>
    <w:rsid w:val="008A1B33"/>
    <w:rsid w:val="008A1C09"/>
    <w:rsid w:val="008A1C95"/>
    <w:rsid w:val="008A1E02"/>
    <w:rsid w:val="008A2330"/>
    <w:rsid w:val="008A24D7"/>
    <w:rsid w:val="008A2701"/>
    <w:rsid w:val="008A290B"/>
    <w:rsid w:val="008A2B40"/>
    <w:rsid w:val="008A2DDE"/>
    <w:rsid w:val="008A2E4A"/>
    <w:rsid w:val="008A2EBB"/>
    <w:rsid w:val="008A2FBF"/>
    <w:rsid w:val="008A304B"/>
    <w:rsid w:val="008A3069"/>
    <w:rsid w:val="008A3084"/>
    <w:rsid w:val="008A32EC"/>
    <w:rsid w:val="008A35D1"/>
    <w:rsid w:val="008A3623"/>
    <w:rsid w:val="008A3781"/>
    <w:rsid w:val="008A37AD"/>
    <w:rsid w:val="008A38AE"/>
    <w:rsid w:val="008A3A02"/>
    <w:rsid w:val="008A3A33"/>
    <w:rsid w:val="008A3ADA"/>
    <w:rsid w:val="008A3F00"/>
    <w:rsid w:val="008A3F02"/>
    <w:rsid w:val="008A411D"/>
    <w:rsid w:val="008A4120"/>
    <w:rsid w:val="008A421A"/>
    <w:rsid w:val="008A4224"/>
    <w:rsid w:val="008A46A2"/>
    <w:rsid w:val="008A4724"/>
    <w:rsid w:val="008A4982"/>
    <w:rsid w:val="008A4E55"/>
    <w:rsid w:val="008A50C9"/>
    <w:rsid w:val="008A522C"/>
    <w:rsid w:val="008A52CB"/>
    <w:rsid w:val="008A52E7"/>
    <w:rsid w:val="008A54A8"/>
    <w:rsid w:val="008A558F"/>
    <w:rsid w:val="008A5C0F"/>
    <w:rsid w:val="008A5CF3"/>
    <w:rsid w:val="008A5EFE"/>
    <w:rsid w:val="008A5F54"/>
    <w:rsid w:val="008A61BA"/>
    <w:rsid w:val="008A6353"/>
    <w:rsid w:val="008A645F"/>
    <w:rsid w:val="008A6529"/>
    <w:rsid w:val="008A6751"/>
    <w:rsid w:val="008A6919"/>
    <w:rsid w:val="008A6A91"/>
    <w:rsid w:val="008A6D06"/>
    <w:rsid w:val="008A6FC5"/>
    <w:rsid w:val="008A6FF9"/>
    <w:rsid w:val="008A7319"/>
    <w:rsid w:val="008A74F3"/>
    <w:rsid w:val="008A759C"/>
    <w:rsid w:val="008A75E1"/>
    <w:rsid w:val="008A77CB"/>
    <w:rsid w:val="008A781B"/>
    <w:rsid w:val="008A7835"/>
    <w:rsid w:val="008A7A7A"/>
    <w:rsid w:val="008A7ACC"/>
    <w:rsid w:val="008A7B72"/>
    <w:rsid w:val="008A7CF7"/>
    <w:rsid w:val="008A7FA3"/>
    <w:rsid w:val="008B042B"/>
    <w:rsid w:val="008B0605"/>
    <w:rsid w:val="008B072C"/>
    <w:rsid w:val="008B072E"/>
    <w:rsid w:val="008B0A5F"/>
    <w:rsid w:val="008B0BFB"/>
    <w:rsid w:val="008B0C31"/>
    <w:rsid w:val="008B0EB4"/>
    <w:rsid w:val="008B1132"/>
    <w:rsid w:val="008B1215"/>
    <w:rsid w:val="008B1272"/>
    <w:rsid w:val="008B1328"/>
    <w:rsid w:val="008B157E"/>
    <w:rsid w:val="008B15B3"/>
    <w:rsid w:val="008B17B8"/>
    <w:rsid w:val="008B2017"/>
    <w:rsid w:val="008B2162"/>
    <w:rsid w:val="008B2232"/>
    <w:rsid w:val="008B23D4"/>
    <w:rsid w:val="008B24B5"/>
    <w:rsid w:val="008B2989"/>
    <w:rsid w:val="008B2B95"/>
    <w:rsid w:val="008B2C23"/>
    <w:rsid w:val="008B2D0D"/>
    <w:rsid w:val="008B2DA8"/>
    <w:rsid w:val="008B2DB9"/>
    <w:rsid w:val="008B2E62"/>
    <w:rsid w:val="008B307A"/>
    <w:rsid w:val="008B333C"/>
    <w:rsid w:val="008B33EB"/>
    <w:rsid w:val="008B3467"/>
    <w:rsid w:val="008B3533"/>
    <w:rsid w:val="008B3553"/>
    <w:rsid w:val="008B3561"/>
    <w:rsid w:val="008B35D6"/>
    <w:rsid w:val="008B3645"/>
    <w:rsid w:val="008B365F"/>
    <w:rsid w:val="008B3711"/>
    <w:rsid w:val="008B393C"/>
    <w:rsid w:val="008B3CB9"/>
    <w:rsid w:val="008B3CF6"/>
    <w:rsid w:val="008B3D80"/>
    <w:rsid w:val="008B439D"/>
    <w:rsid w:val="008B466A"/>
    <w:rsid w:val="008B47B3"/>
    <w:rsid w:val="008B48FB"/>
    <w:rsid w:val="008B4937"/>
    <w:rsid w:val="008B498A"/>
    <w:rsid w:val="008B4A49"/>
    <w:rsid w:val="008B4BD5"/>
    <w:rsid w:val="008B4D42"/>
    <w:rsid w:val="008B4DE8"/>
    <w:rsid w:val="008B4EFA"/>
    <w:rsid w:val="008B5064"/>
    <w:rsid w:val="008B5106"/>
    <w:rsid w:val="008B527F"/>
    <w:rsid w:val="008B5453"/>
    <w:rsid w:val="008B5A4E"/>
    <w:rsid w:val="008B5AC0"/>
    <w:rsid w:val="008B5ADF"/>
    <w:rsid w:val="008B5B68"/>
    <w:rsid w:val="008B5BE8"/>
    <w:rsid w:val="008B5DC1"/>
    <w:rsid w:val="008B60C3"/>
    <w:rsid w:val="008B624B"/>
    <w:rsid w:val="008B6340"/>
    <w:rsid w:val="008B646F"/>
    <w:rsid w:val="008B662C"/>
    <w:rsid w:val="008B6731"/>
    <w:rsid w:val="008B6A7D"/>
    <w:rsid w:val="008B6BCA"/>
    <w:rsid w:val="008B6D97"/>
    <w:rsid w:val="008B6DAA"/>
    <w:rsid w:val="008B6DB4"/>
    <w:rsid w:val="008B70F9"/>
    <w:rsid w:val="008B710B"/>
    <w:rsid w:val="008B7158"/>
    <w:rsid w:val="008B71D8"/>
    <w:rsid w:val="008B7344"/>
    <w:rsid w:val="008B7429"/>
    <w:rsid w:val="008B75B7"/>
    <w:rsid w:val="008B7841"/>
    <w:rsid w:val="008B787C"/>
    <w:rsid w:val="008B7955"/>
    <w:rsid w:val="008B7993"/>
    <w:rsid w:val="008B7C1E"/>
    <w:rsid w:val="008B7D45"/>
    <w:rsid w:val="008B7FB4"/>
    <w:rsid w:val="008B7FDC"/>
    <w:rsid w:val="008C0003"/>
    <w:rsid w:val="008C00A7"/>
    <w:rsid w:val="008C0197"/>
    <w:rsid w:val="008C03DF"/>
    <w:rsid w:val="008C03F3"/>
    <w:rsid w:val="008C0D7F"/>
    <w:rsid w:val="008C0E14"/>
    <w:rsid w:val="008C0EB9"/>
    <w:rsid w:val="008C126D"/>
    <w:rsid w:val="008C1799"/>
    <w:rsid w:val="008C187D"/>
    <w:rsid w:val="008C1ABB"/>
    <w:rsid w:val="008C1AD6"/>
    <w:rsid w:val="008C1BE2"/>
    <w:rsid w:val="008C1D79"/>
    <w:rsid w:val="008C1D80"/>
    <w:rsid w:val="008C1F91"/>
    <w:rsid w:val="008C20D6"/>
    <w:rsid w:val="008C241B"/>
    <w:rsid w:val="008C289A"/>
    <w:rsid w:val="008C2B7E"/>
    <w:rsid w:val="008C314F"/>
    <w:rsid w:val="008C31EF"/>
    <w:rsid w:val="008C329E"/>
    <w:rsid w:val="008C3308"/>
    <w:rsid w:val="008C3407"/>
    <w:rsid w:val="008C34EE"/>
    <w:rsid w:val="008C3AD4"/>
    <w:rsid w:val="008C3B1E"/>
    <w:rsid w:val="008C3BBD"/>
    <w:rsid w:val="008C3C5A"/>
    <w:rsid w:val="008C3C6B"/>
    <w:rsid w:val="008C3E33"/>
    <w:rsid w:val="008C4220"/>
    <w:rsid w:val="008C4318"/>
    <w:rsid w:val="008C466E"/>
    <w:rsid w:val="008C473B"/>
    <w:rsid w:val="008C481D"/>
    <w:rsid w:val="008C49DD"/>
    <w:rsid w:val="008C4C32"/>
    <w:rsid w:val="008C4E8B"/>
    <w:rsid w:val="008C5209"/>
    <w:rsid w:val="008C5BDE"/>
    <w:rsid w:val="008C5D5D"/>
    <w:rsid w:val="008C662A"/>
    <w:rsid w:val="008C6B56"/>
    <w:rsid w:val="008C6B9F"/>
    <w:rsid w:val="008C6C4A"/>
    <w:rsid w:val="008C6D3B"/>
    <w:rsid w:val="008C6D8C"/>
    <w:rsid w:val="008C6ED7"/>
    <w:rsid w:val="008C7026"/>
    <w:rsid w:val="008C72D2"/>
    <w:rsid w:val="008C7805"/>
    <w:rsid w:val="008C79B8"/>
    <w:rsid w:val="008C7B08"/>
    <w:rsid w:val="008C7B66"/>
    <w:rsid w:val="008C7C15"/>
    <w:rsid w:val="008D00B5"/>
    <w:rsid w:val="008D01FD"/>
    <w:rsid w:val="008D0317"/>
    <w:rsid w:val="008D03D0"/>
    <w:rsid w:val="008D068D"/>
    <w:rsid w:val="008D0AEE"/>
    <w:rsid w:val="008D0D68"/>
    <w:rsid w:val="008D11B0"/>
    <w:rsid w:val="008D1E27"/>
    <w:rsid w:val="008D2142"/>
    <w:rsid w:val="008D2609"/>
    <w:rsid w:val="008D278E"/>
    <w:rsid w:val="008D287A"/>
    <w:rsid w:val="008D2909"/>
    <w:rsid w:val="008D2A6E"/>
    <w:rsid w:val="008D2C21"/>
    <w:rsid w:val="008D2CDC"/>
    <w:rsid w:val="008D2E02"/>
    <w:rsid w:val="008D314D"/>
    <w:rsid w:val="008D31C0"/>
    <w:rsid w:val="008D32BE"/>
    <w:rsid w:val="008D3443"/>
    <w:rsid w:val="008D3515"/>
    <w:rsid w:val="008D360E"/>
    <w:rsid w:val="008D39AB"/>
    <w:rsid w:val="008D3A8D"/>
    <w:rsid w:val="008D3C91"/>
    <w:rsid w:val="008D3D76"/>
    <w:rsid w:val="008D3E21"/>
    <w:rsid w:val="008D4175"/>
    <w:rsid w:val="008D41EC"/>
    <w:rsid w:val="008D4535"/>
    <w:rsid w:val="008D4576"/>
    <w:rsid w:val="008D47AB"/>
    <w:rsid w:val="008D4826"/>
    <w:rsid w:val="008D48BC"/>
    <w:rsid w:val="008D49EC"/>
    <w:rsid w:val="008D4ADC"/>
    <w:rsid w:val="008D4CA8"/>
    <w:rsid w:val="008D4CB7"/>
    <w:rsid w:val="008D50A3"/>
    <w:rsid w:val="008D51C4"/>
    <w:rsid w:val="008D5252"/>
    <w:rsid w:val="008D5303"/>
    <w:rsid w:val="008D540C"/>
    <w:rsid w:val="008D553A"/>
    <w:rsid w:val="008D55B2"/>
    <w:rsid w:val="008D55BB"/>
    <w:rsid w:val="008D58A6"/>
    <w:rsid w:val="008D5985"/>
    <w:rsid w:val="008D5A28"/>
    <w:rsid w:val="008D5B7F"/>
    <w:rsid w:val="008D5BF9"/>
    <w:rsid w:val="008D5EA9"/>
    <w:rsid w:val="008D60FC"/>
    <w:rsid w:val="008D6229"/>
    <w:rsid w:val="008D6247"/>
    <w:rsid w:val="008D63C6"/>
    <w:rsid w:val="008D63EC"/>
    <w:rsid w:val="008D647D"/>
    <w:rsid w:val="008D6841"/>
    <w:rsid w:val="008D68F3"/>
    <w:rsid w:val="008D6A5E"/>
    <w:rsid w:val="008D6AB2"/>
    <w:rsid w:val="008D6C65"/>
    <w:rsid w:val="008D6F40"/>
    <w:rsid w:val="008D6F59"/>
    <w:rsid w:val="008D6F7C"/>
    <w:rsid w:val="008D72B3"/>
    <w:rsid w:val="008D7846"/>
    <w:rsid w:val="008D7999"/>
    <w:rsid w:val="008D7B4C"/>
    <w:rsid w:val="008D7DF9"/>
    <w:rsid w:val="008E0072"/>
    <w:rsid w:val="008E0153"/>
    <w:rsid w:val="008E017C"/>
    <w:rsid w:val="008E0533"/>
    <w:rsid w:val="008E053F"/>
    <w:rsid w:val="008E05EE"/>
    <w:rsid w:val="008E064B"/>
    <w:rsid w:val="008E064C"/>
    <w:rsid w:val="008E0ACE"/>
    <w:rsid w:val="008E0EBB"/>
    <w:rsid w:val="008E1049"/>
    <w:rsid w:val="008E161E"/>
    <w:rsid w:val="008E1739"/>
    <w:rsid w:val="008E1915"/>
    <w:rsid w:val="008E19CF"/>
    <w:rsid w:val="008E1BB7"/>
    <w:rsid w:val="008E1C99"/>
    <w:rsid w:val="008E2719"/>
    <w:rsid w:val="008E28E2"/>
    <w:rsid w:val="008E2956"/>
    <w:rsid w:val="008E2DB0"/>
    <w:rsid w:val="008E2F22"/>
    <w:rsid w:val="008E2F5F"/>
    <w:rsid w:val="008E3035"/>
    <w:rsid w:val="008E32A5"/>
    <w:rsid w:val="008E3371"/>
    <w:rsid w:val="008E33A9"/>
    <w:rsid w:val="008E390F"/>
    <w:rsid w:val="008E3942"/>
    <w:rsid w:val="008E3B85"/>
    <w:rsid w:val="008E3C5F"/>
    <w:rsid w:val="008E3C8D"/>
    <w:rsid w:val="008E3D5A"/>
    <w:rsid w:val="008E3D74"/>
    <w:rsid w:val="008E3D9A"/>
    <w:rsid w:val="008E3EFE"/>
    <w:rsid w:val="008E4086"/>
    <w:rsid w:val="008E40E7"/>
    <w:rsid w:val="008E41B6"/>
    <w:rsid w:val="008E4508"/>
    <w:rsid w:val="008E4767"/>
    <w:rsid w:val="008E4781"/>
    <w:rsid w:val="008E4873"/>
    <w:rsid w:val="008E49E0"/>
    <w:rsid w:val="008E49E7"/>
    <w:rsid w:val="008E4B2B"/>
    <w:rsid w:val="008E4FE5"/>
    <w:rsid w:val="008E51C4"/>
    <w:rsid w:val="008E549E"/>
    <w:rsid w:val="008E54D8"/>
    <w:rsid w:val="008E564C"/>
    <w:rsid w:val="008E59CF"/>
    <w:rsid w:val="008E5C0F"/>
    <w:rsid w:val="008E5DD1"/>
    <w:rsid w:val="008E5E6E"/>
    <w:rsid w:val="008E629C"/>
    <w:rsid w:val="008E62BB"/>
    <w:rsid w:val="008E637B"/>
    <w:rsid w:val="008E64C3"/>
    <w:rsid w:val="008E65B3"/>
    <w:rsid w:val="008E667A"/>
    <w:rsid w:val="008E66BD"/>
    <w:rsid w:val="008E6747"/>
    <w:rsid w:val="008E67F3"/>
    <w:rsid w:val="008E692F"/>
    <w:rsid w:val="008E6A70"/>
    <w:rsid w:val="008E6B75"/>
    <w:rsid w:val="008E6CEA"/>
    <w:rsid w:val="008E6D2A"/>
    <w:rsid w:val="008E6E26"/>
    <w:rsid w:val="008E6E4A"/>
    <w:rsid w:val="008E6FDC"/>
    <w:rsid w:val="008E71D5"/>
    <w:rsid w:val="008E7304"/>
    <w:rsid w:val="008E7B60"/>
    <w:rsid w:val="008E7B74"/>
    <w:rsid w:val="008E7C75"/>
    <w:rsid w:val="008E7C76"/>
    <w:rsid w:val="008E7C7F"/>
    <w:rsid w:val="008E7D17"/>
    <w:rsid w:val="008F003E"/>
    <w:rsid w:val="008F065D"/>
    <w:rsid w:val="008F0B0F"/>
    <w:rsid w:val="008F0CA4"/>
    <w:rsid w:val="008F1001"/>
    <w:rsid w:val="008F10D0"/>
    <w:rsid w:val="008F1141"/>
    <w:rsid w:val="008F154C"/>
    <w:rsid w:val="008F1648"/>
    <w:rsid w:val="008F1A69"/>
    <w:rsid w:val="008F1C15"/>
    <w:rsid w:val="008F1C65"/>
    <w:rsid w:val="008F1CCC"/>
    <w:rsid w:val="008F201B"/>
    <w:rsid w:val="008F24AE"/>
    <w:rsid w:val="008F25D1"/>
    <w:rsid w:val="008F28E3"/>
    <w:rsid w:val="008F2B90"/>
    <w:rsid w:val="008F2C39"/>
    <w:rsid w:val="008F2D3E"/>
    <w:rsid w:val="008F2EBC"/>
    <w:rsid w:val="008F2F95"/>
    <w:rsid w:val="008F36E1"/>
    <w:rsid w:val="008F36F7"/>
    <w:rsid w:val="008F3719"/>
    <w:rsid w:val="008F38A9"/>
    <w:rsid w:val="008F3B28"/>
    <w:rsid w:val="008F3B44"/>
    <w:rsid w:val="008F3CCB"/>
    <w:rsid w:val="008F4019"/>
    <w:rsid w:val="008F426B"/>
    <w:rsid w:val="008F42C7"/>
    <w:rsid w:val="008F437D"/>
    <w:rsid w:val="008F4389"/>
    <w:rsid w:val="008F43B7"/>
    <w:rsid w:val="008F4623"/>
    <w:rsid w:val="008F4629"/>
    <w:rsid w:val="008F4677"/>
    <w:rsid w:val="008F4710"/>
    <w:rsid w:val="008F498A"/>
    <w:rsid w:val="008F4BAB"/>
    <w:rsid w:val="008F4C10"/>
    <w:rsid w:val="008F4E49"/>
    <w:rsid w:val="008F4EFB"/>
    <w:rsid w:val="008F5220"/>
    <w:rsid w:val="008F59B9"/>
    <w:rsid w:val="008F5AD0"/>
    <w:rsid w:val="008F5C0D"/>
    <w:rsid w:val="008F5D18"/>
    <w:rsid w:val="008F60B9"/>
    <w:rsid w:val="008F60ED"/>
    <w:rsid w:val="008F66A6"/>
    <w:rsid w:val="008F67EB"/>
    <w:rsid w:val="008F6B91"/>
    <w:rsid w:val="008F6BDE"/>
    <w:rsid w:val="008F6C91"/>
    <w:rsid w:val="008F6ED6"/>
    <w:rsid w:val="008F702A"/>
    <w:rsid w:val="008F70F4"/>
    <w:rsid w:val="008F7271"/>
    <w:rsid w:val="008F7345"/>
    <w:rsid w:val="008F7684"/>
    <w:rsid w:val="008F7A3D"/>
    <w:rsid w:val="008F7E7B"/>
    <w:rsid w:val="008F7EA8"/>
    <w:rsid w:val="008F7EE1"/>
    <w:rsid w:val="00900097"/>
    <w:rsid w:val="00900418"/>
    <w:rsid w:val="00900951"/>
    <w:rsid w:val="00900B29"/>
    <w:rsid w:val="0090102D"/>
    <w:rsid w:val="0090123B"/>
    <w:rsid w:val="00901562"/>
    <w:rsid w:val="009015B9"/>
    <w:rsid w:val="00901801"/>
    <w:rsid w:val="00901955"/>
    <w:rsid w:val="00901AE9"/>
    <w:rsid w:val="0090229B"/>
    <w:rsid w:val="009022C6"/>
    <w:rsid w:val="0090232A"/>
    <w:rsid w:val="00902A8A"/>
    <w:rsid w:val="00902F48"/>
    <w:rsid w:val="00902FC2"/>
    <w:rsid w:val="00902FFD"/>
    <w:rsid w:val="00903245"/>
    <w:rsid w:val="009034F6"/>
    <w:rsid w:val="00904006"/>
    <w:rsid w:val="00904775"/>
    <w:rsid w:val="00904BF4"/>
    <w:rsid w:val="00904C9B"/>
    <w:rsid w:val="00904DFE"/>
    <w:rsid w:val="00905048"/>
    <w:rsid w:val="00905063"/>
    <w:rsid w:val="00905077"/>
    <w:rsid w:val="009050E0"/>
    <w:rsid w:val="0090553F"/>
    <w:rsid w:val="00905718"/>
    <w:rsid w:val="00905C0F"/>
    <w:rsid w:val="00905E43"/>
    <w:rsid w:val="00905F83"/>
    <w:rsid w:val="0090617E"/>
    <w:rsid w:val="0090648D"/>
    <w:rsid w:val="0090663E"/>
    <w:rsid w:val="00906AD6"/>
    <w:rsid w:val="00906CFD"/>
    <w:rsid w:val="00906EEE"/>
    <w:rsid w:val="00906FA2"/>
    <w:rsid w:val="009071DF"/>
    <w:rsid w:val="0090750C"/>
    <w:rsid w:val="0090788C"/>
    <w:rsid w:val="00907A6C"/>
    <w:rsid w:val="00907DCD"/>
    <w:rsid w:val="009105B0"/>
    <w:rsid w:val="00910756"/>
    <w:rsid w:val="0091093B"/>
    <w:rsid w:val="00910BD5"/>
    <w:rsid w:val="00910C5A"/>
    <w:rsid w:val="00910EFD"/>
    <w:rsid w:val="00910F9F"/>
    <w:rsid w:val="00911102"/>
    <w:rsid w:val="00911138"/>
    <w:rsid w:val="009112F7"/>
    <w:rsid w:val="009113D5"/>
    <w:rsid w:val="009113E6"/>
    <w:rsid w:val="009115C8"/>
    <w:rsid w:val="00911A96"/>
    <w:rsid w:val="00911B7D"/>
    <w:rsid w:val="00911D7E"/>
    <w:rsid w:val="00911DE7"/>
    <w:rsid w:val="00911DEA"/>
    <w:rsid w:val="00912168"/>
    <w:rsid w:val="00912241"/>
    <w:rsid w:val="0091240A"/>
    <w:rsid w:val="009124F0"/>
    <w:rsid w:val="009125B5"/>
    <w:rsid w:val="009125CF"/>
    <w:rsid w:val="009125E3"/>
    <w:rsid w:val="009128D3"/>
    <w:rsid w:val="00912CD4"/>
    <w:rsid w:val="00912E32"/>
    <w:rsid w:val="0091306D"/>
    <w:rsid w:val="009130AD"/>
    <w:rsid w:val="00913122"/>
    <w:rsid w:val="0091331C"/>
    <w:rsid w:val="009133AB"/>
    <w:rsid w:val="009133FA"/>
    <w:rsid w:val="009137D2"/>
    <w:rsid w:val="009142A5"/>
    <w:rsid w:val="009147C4"/>
    <w:rsid w:val="009147E8"/>
    <w:rsid w:val="0091485D"/>
    <w:rsid w:val="00914C29"/>
    <w:rsid w:val="00914DBB"/>
    <w:rsid w:val="00914F17"/>
    <w:rsid w:val="00915038"/>
    <w:rsid w:val="009150D3"/>
    <w:rsid w:val="0091513C"/>
    <w:rsid w:val="009152C8"/>
    <w:rsid w:val="00915888"/>
    <w:rsid w:val="0091596B"/>
    <w:rsid w:val="00915A4A"/>
    <w:rsid w:val="00915DD8"/>
    <w:rsid w:val="009161DB"/>
    <w:rsid w:val="009163C6"/>
    <w:rsid w:val="009164F5"/>
    <w:rsid w:val="0091699A"/>
    <w:rsid w:val="00916A1E"/>
    <w:rsid w:val="00916BA7"/>
    <w:rsid w:val="00916EE7"/>
    <w:rsid w:val="00916F0A"/>
    <w:rsid w:val="00916FDC"/>
    <w:rsid w:val="009171B5"/>
    <w:rsid w:val="009172AA"/>
    <w:rsid w:val="0091733A"/>
    <w:rsid w:val="00917617"/>
    <w:rsid w:val="00917780"/>
    <w:rsid w:val="00917795"/>
    <w:rsid w:val="0091794A"/>
    <w:rsid w:val="00917BF6"/>
    <w:rsid w:val="00917D28"/>
    <w:rsid w:val="00917DF6"/>
    <w:rsid w:val="009202BE"/>
    <w:rsid w:val="009202D2"/>
    <w:rsid w:val="00920603"/>
    <w:rsid w:val="009208C1"/>
    <w:rsid w:val="00920B8A"/>
    <w:rsid w:val="00920DA6"/>
    <w:rsid w:val="00920E89"/>
    <w:rsid w:val="00921190"/>
    <w:rsid w:val="009213DB"/>
    <w:rsid w:val="00921546"/>
    <w:rsid w:val="009215A9"/>
    <w:rsid w:val="0092160E"/>
    <w:rsid w:val="00921620"/>
    <w:rsid w:val="009216F0"/>
    <w:rsid w:val="009219F6"/>
    <w:rsid w:val="00921A25"/>
    <w:rsid w:val="00921AE2"/>
    <w:rsid w:val="00921B45"/>
    <w:rsid w:val="00921C55"/>
    <w:rsid w:val="00921DE8"/>
    <w:rsid w:val="00921E8E"/>
    <w:rsid w:val="00921FAA"/>
    <w:rsid w:val="00922072"/>
    <w:rsid w:val="009223DA"/>
    <w:rsid w:val="0092263E"/>
    <w:rsid w:val="00922BF1"/>
    <w:rsid w:val="00922C3B"/>
    <w:rsid w:val="00922F64"/>
    <w:rsid w:val="009232BB"/>
    <w:rsid w:val="00923376"/>
    <w:rsid w:val="009233A4"/>
    <w:rsid w:val="00923994"/>
    <w:rsid w:val="00923ABD"/>
    <w:rsid w:val="00923AE5"/>
    <w:rsid w:val="00923CE0"/>
    <w:rsid w:val="00923FAD"/>
    <w:rsid w:val="009242DB"/>
    <w:rsid w:val="00924313"/>
    <w:rsid w:val="009243B4"/>
    <w:rsid w:val="00924900"/>
    <w:rsid w:val="00924B55"/>
    <w:rsid w:val="00924D2F"/>
    <w:rsid w:val="00924EF5"/>
    <w:rsid w:val="00925174"/>
    <w:rsid w:val="009251B1"/>
    <w:rsid w:val="00925706"/>
    <w:rsid w:val="0092578E"/>
    <w:rsid w:val="0092581F"/>
    <w:rsid w:val="009258A7"/>
    <w:rsid w:val="009258E5"/>
    <w:rsid w:val="009259E7"/>
    <w:rsid w:val="00925D07"/>
    <w:rsid w:val="00925E1C"/>
    <w:rsid w:val="00925EA3"/>
    <w:rsid w:val="00926059"/>
    <w:rsid w:val="0092609A"/>
    <w:rsid w:val="009261AA"/>
    <w:rsid w:val="009261D2"/>
    <w:rsid w:val="009265C0"/>
    <w:rsid w:val="00926618"/>
    <w:rsid w:val="00926694"/>
    <w:rsid w:val="00926878"/>
    <w:rsid w:val="00926C7D"/>
    <w:rsid w:val="00926F94"/>
    <w:rsid w:val="00927701"/>
    <w:rsid w:val="0092770F"/>
    <w:rsid w:val="00927DD8"/>
    <w:rsid w:val="0093023D"/>
    <w:rsid w:val="0093034A"/>
    <w:rsid w:val="009309BA"/>
    <w:rsid w:val="00930BBC"/>
    <w:rsid w:val="00930D8F"/>
    <w:rsid w:val="00930F6E"/>
    <w:rsid w:val="00931002"/>
    <w:rsid w:val="009312C2"/>
    <w:rsid w:val="009312D2"/>
    <w:rsid w:val="00931545"/>
    <w:rsid w:val="00931736"/>
    <w:rsid w:val="00931797"/>
    <w:rsid w:val="00931B21"/>
    <w:rsid w:val="009322EE"/>
    <w:rsid w:val="009325EC"/>
    <w:rsid w:val="00932640"/>
    <w:rsid w:val="009326DD"/>
    <w:rsid w:val="0093270C"/>
    <w:rsid w:val="00932A66"/>
    <w:rsid w:val="00932B6A"/>
    <w:rsid w:val="00932C0B"/>
    <w:rsid w:val="00932C40"/>
    <w:rsid w:val="00932CD8"/>
    <w:rsid w:val="00932E38"/>
    <w:rsid w:val="00932EF5"/>
    <w:rsid w:val="00932F37"/>
    <w:rsid w:val="009330A8"/>
    <w:rsid w:val="00933252"/>
    <w:rsid w:val="00933279"/>
    <w:rsid w:val="0093329D"/>
    <w:rsid w:val="009334BB"/>
    <w:rsid w:val="00933729"/>
    <w:rsid w:val="00933C11"/>
    <w:rsid w:val="00933DDE"/>
    <w:rsid w:val="00933E1B"/>
    <w:rsid w:val="00933F32"/>
    <w:rsid w:val="009340C8"/>
    <w:rsid w:val="00934265"/>
    <w:rsid w:val="009342A4"/>
    <w:rsid w:val="009342A7"/>
    <w:rsid w:val="0093433E"/>
    <w:rsid w:val="00934357"/>
    <w:rsid w:val="0093435D"/>
    <w:rsid w:val="00934860"/>
    <w:rsid w:val="00934877"/>
    <w:rsid w:val="00934A33"/>
    <w:rsid w:val="00934EF8"/>
    <w:rsid w:val="009357AD"/>
    <w:rsid w:val="00935EC0"/>
    <w:rsid w:val="009360BA"/>
    <w:rsid w:val="009361BD"/>
    <w:rsid w:val="00936543"/>
    <w:rsid w:val="009366F5"/>
    <w:rsid w:val="00936720"/>
    <w:rsid w:val="0093676B"/>
    <w:rsid w:val="00936BA4"/>
    <w:rsid w:val="00936DD6"/>
    <w:rsid w:val="00937010"/>
    <w:rsid w:val="009370E9"/>
    <w:rsid w:val="00937261"/>
    <w:rsid w:val="009374EE"/>
    <w:rsid w:val="00937748"/>
    <w:rsid w:val="009378A9"/>
    <w:rsid w:val="00937A65"/>
    <w:rsid w:val="00937BB8"/>
    <w:rsid w:val="00937E59"/>
    <w:rsid w:val="00937F18"/>
    <w:rsid w:val="0094020A"/>
    <w:rsid w:val="009403F1"/>
    <w:rsid w:val="0094043F"/>
    <w:rsid w:val="0094087D"/>
    <w:rsid w:val="009409A9"/>
    <w:rsid w:val="00940A27"/>
    <w:rsid w:val="00940A41"/>
    <w:rsid w:val="00940D14"/>
    <w:rsid w:val="00940DA1"/>
    <w:rsid w:val="00940F08"/>
    <w:rsid w:val="00941059"/>
    <w:rsid w:val="0094137E"/>
    <w:rsid w:val="00941418"/>
    <w:rsid w:val="0094146D"/>
    <w:rsid w:val="009414D0"/>
    <w:rsid w:val="00941AFF"/>
    <w:rsid w:val="00941B6D"/>
    <w:rsid w:val="00941E26"/>
    <w:rsid w:val="00941EF1"/>
    <w:rsid w:val="009420B8"/>
    <w:rsid w:val="00942154"/>
    <w:rsid w:val="00942350"/>
    <w:rsid w:val="009425A4"/>
    <w:rsid w:val="009426B3"/>
    <w:rsid w:val="009427DD"/>
    <w:rsid w:val="0094298A"/>
    <w:rsid w:val="00942A63"/>
    <w:rsid w:val="00942C24"/>
    <w:rsid w:val="00942CB6"/>
    <w:rsid w:val="00942D94"/>
    <w:rsid w:val="00942EB8"/>
    <w:rsid w:val="00942FB2"/>
    <w:rsid w:val="009433EA"/>
    <w:rsid w:val="00943429"/>
    <w:rsid w:val="009437CF"/>
    <w:rsid w:val="0094383F"/>
    <w:rsid w:val="00943B95"/>
    <w:rsid w:val="00943CCF"/>
    <w:rsid w:val="00943F5B"/>
    <w:rsid w:val="00944012"/>
    <w:rsid w:val="00944152"/>
    <w:rsid w:val="009445C1"/>
    <w:rsid w:val="009447B2"/>
    <w:rsid w:val="0094496C"/>
    <w:rsid w:val="009449F6"/>
    <w:rsid w:val="00944E4E"/>
    <w:rsid w:val="0094500C"/>
    <w:rsid w:val="00945755"/>
    <w:rsid w:val="0094586B"/>
    <w:rsid w:val="00945DEE"/>
    <w:rsid w:val="00945EB7"/>
    <w:rsid w:val="00945FC9"/>
    <w:rsid w:val="00945FDB"/>
    <w:rsid w:val="00946208"/>
    <w:rsid w:val="00946259"/>
    <w:rsid w:val="0094638D"/>
    <w:rsid w:val="009466DA"/>
    <w:rsid w:val="009468D7"/>
    <w:rsid w:val="00946A4F"/>
    <w:rsid w:val="00946ADB"/>
    <w:rsid w:val="00946E40"/>
    <w:rsid w:val="00946E5D"/>
    <w:rsid w:val="00946F7A"/>
    <w:rsid w:val="0094723B"/>
    <w:rsid w:val="00947346"/>
    <w:rsid w:val="009473C3"/>
    <w:rsid w:val="009477E0"/>
    <w:rsid w:val="00947844"/>
    <w:rsid w:val="0094788A"/>
    <w:rsid w:val="009479A4"/>
    <w:rsid w:val="00947AE6"/>
    <w:rsid w:val="00947DB4"/>
    <w:rsid w:val="00947DD5"/>
    <w:rsid w:val="00947F8A"/>
    <w:rsid w:val="00947F98"/>
    <w:rsid w:val="009501F9"/>
    <w:rsid w:val="00950786"/>
    <w:rsid w:val="00950A87"/>
    <w:rsid w:val="00950AE0"/>
    <w:rsid w:val="00950EAB"/>
    <w:rsid w:val="009510AB"/>
    <w:rsid w:val="009513F7"/>
    <w:rsid w:val="00951888"/>
    <w:rsid w:val="00951938"/>
    <w:rsid w:val="00951A0C"/>
    <w:rsid w:val="00951D9B"/>
    <w:rsid w:val="0095203E"/>
    <w:rsid w:val="009525B1"/>
    <w:rsid w:val="00952A36"/>
    <w:rsid w:val="00952A9D"/>
    <w:rsid w:val="00952BA3"/>
    <w:rsid w:val="009530DC"/>
    <w:rsid w:val="00953193"/>
    <w:rsid w:val="009532AE"/>
    <w:rsid w:val="0095333A"/>
    <w:rsid w:val="00953505"/>
    <w:rsid w:val="00953511"/>
    <w:rsid w:val="00953CB5"/>
    <w:rsid w:val="00954073"/>
    <w:rsid w:val="00954349"/>
    <w:rsid w:val="00954834"/>
    <w:rsid w:val="00954961"/>
    <w:rsid w:val="00954997"/>
    <w:rsid w:val="00954A1A"/>
    <w:rsid w:val="00954CCF"/>
    <w:rsid w:val="00955100"/>
    <w:rsid w:val="009551D4"/>
    <w:rsid w:val="0095547D"/>
    <w:rsid w:val="009557A4"/>
    <w:rsid w:val="009557CB"/>
    <w:rsid w:val="009558D1"/>
    <w:rsid w:val="00955A33"/>
    <w:rsid w:val="00955C41"/>
    <w:rsid w:val="00955E24"/>
    <w:rsid w:val="00956012"/>
    <w:rsid w:val="00956089"/>
    <w:rsid w:val="00956260"/>
    <w:rsid w:val="00956484"/>
    <w:rsid w:val="00956A47"/>
    <w:rsid w:val="00956A7A"/>
    <w:rsid w:val="00956AC2"/>
    <w:rsid w:val="00956B86"/>
    <w:rsid w:val="00956C7C"/>
    <w:rsid w:val="00956D03"/>
    <w:rsid w:val="00956DB0"/>
    <w:rsid w:val="00956DC3"/>
    <w:rsid w:val="00956E0D"/>
    <w:rsid w:val="00956FD2"/>
    <w:rsid w:val="00957005"/>
    <w:rsid w:val="0095713E"/>
    <w:rsid w:val="009573A8"/>
    <w:rsid w:val="009574DB"/>
    <w:rsid w:val="00957509"/>
    <w:rsid w:val="00957A1E"/>
    <w:rsid w:val="00957F5B"/>
    <w:rsid w:val="009601B8"/>
    <w:rsid w:val="009601CD"/>
    <w:rsid w:val="0096032E"/>
    <w:rsid w:val="00960347"/>
    <w:rsid w:val="0096037D"/>
    <w:rsid w:val="009606E0"/>
    <w:rsid w:val="0096070C"/>
    <w:rsid w:val="00960929"/>
    <w:rsid w:val="009609F6"/>
    <w:rsid w:val="00960A7D"/>
    <w:rsid w:val="00960B75"/>
    <w:rsid w:val="00960FBB"/>
    <w:rsid w:val="0096137A"/>
    <w:rsid w:val="00961493"/>
    <w:rsid w:val="009615F0"/>
    <w:rsid w:val="00961639"/>
    <w:rsid w:val="00961E14"/>
    <w:rsid w:val="00961E95"/>
    <w:rsid w:val="00962261"/>
    <w:rsid w:val="009622E9"/>
    <w:rsid w:val="00962623"/>
    <w:rsid w:val="009626D4"/>
    <w:rsid w:val="00962955"/>
    <w:rsid w:val="00962AB3"/>
    <w:rsid w:val="00963028"/>
    <w:rsid w:val="00963839"/>
    <w:rsid w:val="009638A3"/>
    <w:rsid w:val="00963A2F"/>
    <w:rsid w:val="00963B89"/>
    <w:rsid w:val="00963C3B"/>
    <w:rsid w:val="00963CBC"/>
    <w:rsid w:val="00963CE5"/>
    <w:rsid w:val="00963E35"/>
    <w:rsid w:val="00963FFD"/>
    <w:rsid w:val="0096426C"/>
    <w:rsid w:val="00964B1F"/>
    <w:rsid w:val="00964BC5"/>
    <w:rsid w:val="0096501C"/>
    <w:rsid w:val="0096534F"/>
    <w:rsid w:val="0096565D"/>
    <w:rsid w:val="009658F3"/>
    <w:rsid w:val="00965A7E"/>
    <w:rsid w:val="00965EA1"/>
    <w:rsid w:val="0096616A"/>
    <w:rsid w:val="009662DE"/>
    <w:rsid w:val="009666A3"/>
    <w:rsid w:val="009666E3"/>
    <w:rsid w:val="00966765"/>
    <w:rsid w:val="0096697F"/>
    <w:rsid w:val="00966B53"/>
    <w:rsid w:val="00966C15"/>
    <w:rsid w:val="00966C5C"/>
    <w:rsid w:val="00966CEC"/>
    <w:rsid w:val="00966F77"/>
    <w:rsid w:val="00966F9D"/>
    <w:rsid w:val="0096709F"/>
    <w:rsid w:val="00967788"/>
    <w:rsid w:val="009677EC"/>
    <w:rsid w:val="009678B9"/>
    <w:rsid w:val="00967A72"/>
    <w:rsid w:val="00967AA0"/>
    <w:rsid w:val="00967BD2"/>
    <w:rsid w:val="00967D89"/>
    <w:rsid w:val="00970028"/>
    <w:rsid w:val="009703AF"/>
    <w:rsid w:val="00970475"/>
    <w:rsid w:val="0097067A"/>
    <w:rsid w:val="00970894"/>
    <w:rsid w:val="009709C4"/>
    <w:rsid w:val="0097106C"/>
    <w:rsid w:val="0097115B"/>
    <w:rsid w:val="009713F5"/>
    <w:rsid w:val="0097199C"/>
    <w:rsid w:val="00971A35"/>
    <w:rsid w:val="00971AC6"/>
    <w:rsid w:val="00971BC7"/>
    <w:rsid w:val="00971F6F"/>
    <w:rsid w:val="00972109"/>
    <w:rsid w:val="0097240F"/>
    <w:rsid w:val="00972541"/>
    <w:rsid w:val="009728EA"/>
    <w:rsid w:val="0097294E"/>
    <w:rsid w:val="009729C4"/>
    <w:rsid w:val="00972A6E"/>
    <w:rsid w:val="009730DD"/>
    <w:rsid w:val="009736AC"/>
    <w:rsid w:val="00973908"/>
    <w:rsid w:val="00973A80"/>
    <w:rsid w:val="00973AE1"/>
    <w:rsid w:val="00973B06"/>
    <w:rsid w:val="00973D32"/>
    <w:rsid w:val="00974019"/>
    <w:rsid w:val="00974087"/>
    <w:rsid w:val="00974289"/>
    <w:rsid w:val="00974637"/>
    <w:rsid w:val="00974638"/>
    <w:rsid w:val="0097467F"/>
    <w:rsid w:val="009746B0"/>
    <w:rsid w:val="009746D2"/>
    <w:rsid w:val="0097476E"/>
    <w:rsid w:val="00974A82"/>
    <w:rsid w:val="00974ABF"/>
    <w:rsid w:val="00974BF1"/>
    <w:rsid w:val="00975201"/>
    <w:rsid w:val="00975589"/>
    <w:rsid w:val="0097597A"/>
    <w:rsid w:val="00975AE2"/>
    <w:rsid w:val="00975C3F"/>
    <w:rsid w:val="00975D4A"/>
    <w:rsid w:val="0097623D"/>
    <w:rsid w:val="0097635D"/>
    <w:rsid w:val="009766DB"/>
    <w:rsid w:val="009766FB"/>
    <w:rsid w:val="0097737C"/>
    <w:rsid w:val="009774E1"/>
    <w:rsid w:val="00977776"/>
    <w:rsid w:val="00977DDA"/>
    <w:rsid w:val="00977E05"/>
    <w:rsid w:val="00977E8B"/>
    <w:rsid w:val="00977EEF"/>
    <w:rsid w:val="00977F0B"/>
    <w:rsid w:val="00980241"/>
    <w:rsid w:val="009803CD"/>
    <w:rsid w:val="009807BE"/>
    <w:rsid w:val="00980996"/>
    <w:rsid w:val="00980A31"/>
    <w:rsid w:val="00980BD9"/>
    <w:rsid w:val="00980C49"/>
    <w:rsid w:val="00980DCB"/>
    <w:rsid w:val="00980DFB"/>
    <w:rsid w:val="00980EE8"/>
    <w:rsid w:val="00980F3E"/>
    <w:rsid w:val="0098123D"/>
    <w:rsid w:val="00981526"/>
    <w:rsid w:val="009815B4"/>
    <w:rsid w:val="009819A3"/>
    <w:rsid w:val="00981D4A"/>
    <w:rsid w:val="00981E67"/>
    <w:rsid w:val="00981F76"/>
    <w:rsid w:val="00982459"/>
    <w:rsid w:val="009828AE"/>
    <w:rsid w:val="00982B5F"/>
    <w:rsid w:val="00982D42"/>
    <w:rsid w:val="00982DB9"/>
    <w:rsid w:val="00982ED5"/>
    <w:rsid w:val="0098327D"/>
    <w:rsid w:val="0098332D"/>
    <w:rsid w:val="0098359B"/>
    <w:rsid w:val="00983654"/>
    <w:rsid w:val="009836F5"/>
    <w:rsid w:val="00983761"/>
    <w:rsid w:val="00983799"/>
    <w:rsid w:val="00983AC9"/>
    <w:rsid w:val="00983B1A"/>
    <w:rsid w:val="00983DB9"/>
    <w:rsid w:val="00983E51"/>
    <w:rsid w:val="00984050"/>
    <w:rsid w:val="00984137"/>
    <w:rsid w:val="009842B1"/>
    <w:rsid w:val="009844E7"/>
    <w:rsid w:val="009847FF"/>
    <w:rsid w:val="00984839"/>
    <w:rsid w:val="00984870"/>
    <w:rsid w:val="0098487F"/>
    <w:rsid w:val="009848BE"/>
    <w:rsid w:val="00984DBD"/>
    <w:rsid w:val="00984DE2"/>
    <w:rsid w:val="00985063"/>
    <w:rsid w:val="009850D7"/>
    <w:rsid w:val="00985143"/>
    <w:rsid w:val="0098535F"/>
    <w:rsid w:val="00985557"/>
    <w:rsid w:val="00985637"/>
    <w:rsid w:val="0098598A"/>
    <w:rsid w:val="00985BB4"/>
    <w:rsid w:val="00985C11"/>
    <w:rsid w:val="00985F2B"/>
    <w:rsid w:val="00986688"/>
    <w:rsid w:val="009866C0"/>
    <w:rsid w:val="0098683C"/>
    <w:rsid w:val="009868D6"/>
    <w:rsid w:val="00986C5A"/>
    <w:rsid w:val="00986C6B"/>
    <w:rsid w:val="00986EF8"/>
    <w:rsid w:val="009871DF"/>
    <w:rsid w:val="009872DB"/>
    <w:rsid w:val="0098754F"/>
    <w:rsid w:val="00987792"/>
    <w:rsid w:val="00987990"/>
    <w:rsid w:val="009879FA"/>
    <w:rsid w:val="00987C40"/>
    <w:rsid w:val="00987DB0"/>
    <w:rsid w:val="00987F5C"/>
    <w:rsid w:val="00987FC8"/>
    <w:rsid w:val="0099005E"/>
    <w:rsid w:val="009900E8"/>
    <w:rsid w:val="00990104"/>
    <w:rsid w:val="00990313"/>
    <w:rsid w:val="00990337"/>
    <w:rsid w:val="009904B6"/>
    <w:rsid w:val="009906D4"/>
    <w:rsid w:val="009907BA"/>
    <w:rsid w:val="009908D9"/>
    <w:rsid w:val="009908DE"/>
    <w:rsid w:val="00990A73"/>
    <w:rsid w:val="00990BCE"/>
    <w:rsid w:val="00990C02"/>
    <w:rsid w:val="009910BF"/>
    <w:rsid w:val="009910CB"/>
    <w:rsid w:val="00991197"/>
    <w:rsid w:val="009914D0"/>
    <w:rsid w:val="009915D1"/>
    <w:rsid w:val="00991679"/>
    <w:rsid w:val="00991752"/>
    <w:rsid w:val="009918B9"/>
    <w:rsid w:val="009919C6"/>
    <w:rsid w:val="00991ABC"/>
    <w:rsid w:val="00991B02"/>
    <w:rsid w:val="00991BCD"/>
    <w:rsid w:val="00992043"/>
    <w:rsid w:val="00992052"/>
    <w:rsid w:val="009920B1"/>
    <w:rsid w:val="0099211D"/>
    <w:rsid w:val="00992136"/>
    <w:rsid w:val="0099219D"/>
    <w:rsid w:val="009921D0"/>
    <w:rsid w:val="0099225E"/>
    <w:rsid w:val="00992307"/>
    <w:rsid w:val="009926B6"/>
    <w:rsid w:val="009926B9"/>
    <w:rsid w:val="0099291D"/>
    <w:rsid w:val="0099298B"/>
    <w:rsid w:val="00992C25"/>
    <w:rsid w:val="00992CA7"/>
    <w:rsid w:val="00992FD2"/>
    <w:rsid w:val="0099308B"/>
    <w:rsid w:val="0099318E"/>
    <w:rsid w:val="009935EB"/>
    <w:rsid w:val="00993A4F"/>
    <w:rsid w:val="00993AD4"/>
    <w:rsid w:val="00993EBE"/>
    <w:rsid w:val="00993F45"/>
    <w:rsid w:val="00993F9D"/>
    <w:rsid w:val="00993FBE"/>
    <w:rsid w:val="009945D4"/>
    <w:rsid w:val="009945E5"/>
    <w:rsid w:val="00994652"/>
    <w:rsid w:val="0099487E"/>
    <w:rsid w:val="00994A65"/>
    <w:rsid w:val="00994E12"/>
    <w:rsid w:val="00994F40"/>
    <w:rsid w:val="009951AD"/>
    <w:rsid w:val="009952A2"/>
    <w:rsid w:val="009952FD"/>
    <w:rsid w:val="0099535A"/>
    <w:rsid w:val="0099582A"/>
    <w:rsid w:val="00995A64"/>
    <w:rsid w:val="00995A87"/>
    <w:rsid w:val="00995AB4"/>
    <w:rsid w:val="00995B68"/>
    <w:rsid w:val="00995D9C"/>
    <w:rsid w:val="00995FA0"/>
    <w:rsid w:val="0099655C"/>
    <w:rsid w:val="009965D7"/>
    <w:rsid w:val="00996672"/>
    <w:rsid w:val="00996846"/>
    <w:rsid w:val="00996B70"/>
    <w:rsid w:val="00996BE8"/>
    <w:rsid w:val="00996D91"/>
    <w:rsid w:val="00996E56"/>
    <w:rsid w:val="00996F39"/>
    <w:rsid w:val="00996FDB"/>
    <w:rsid w:val="00997166"/>
    <w:rsid w:val="009973B7"/>
    <w:rsid w:val="00997436"/>
    <w:rsid w:val="0099755E"/>
    <w:rsid w:val="00997BC6"/>
    <w:rsid w:val="00997CE8"/>
    <w:rsid w:val="00997F20"/>
    <w:rsid w:val="00997FEB"/>
    <w:rsid w:val="009A0049"/>
    <w:rsid w:val="009A0059"/>
    <w:rsid w:val="009A0378"/>
    <w:rsid w:val="009A03A1"/>
    <w:rsid w:val="009A0AE2"/>
    <w:rsid w:val="009A0B56"/>
    <w:rsid w:val="009A0BE2"/>
    <w:rsid w:val="009A0BEC"/>
    <w:rsid w:val="009A0E00"/>
    <w:rsid w:val="009A0E60"/>
    <w:rsid w:val="009A101B"/>
    <w:rsid w:val="009A120D"/>
    <w:rsid w:val="009A1499"/>
    <w:rsid w:val="009A1541"/>
    <w:rsid w:val="009A1828"/>
    <w:rsid w:val="009A1AE2"/>
    <w:rsid w:val="009A1C1F"/>
    <w:rsid w:val="009A1C4E"/>
    <w:rsid w:val="009A211D"/>
    <w:rsid w:val="009A2429"/>
    <w:rsid w:val="009A2558"/>
    <w:rsid w:val="009A256B"/>
    <w:rsid w:val="009A2612"/>
    <w:rsid w:val="009A2CF4"/>
    <w:rsid w:val="009A2DB7"/>
    <w:rsid w:val="009A32C3"/>
    <w:rsid w:val="009A3419"/>
    <w:rsid w:val="009A35D2"/>
    <w:rsid w:val="009A37CD"/>
    <w:rsid w:val="009A38AF"/>
    <w:rsid w:val="009A3A1C"/>
    <w:rsid w:val="009A413A"/>
    <w:rsid w:val="009A415E"/>
    <w:rsid w:val="009A41D7"/>
    <w:rsid w:val="009A452F"/>
    <w:rsid w:val="009A486A"/>
    <w:rsid w:val="009A4A06"/>
    <w:rsid w:val="009A4C97"/>
    <w:rsid w:val="009A4CB4"/>
    <w:rsid w:val="009A4CC5"/>
    <w:rsid w:val="009A4CD4"/>
    <w:rsid w:val="009A4D50"/>
    <w:rsid w:val="009A4EA9"/>
    <w:rsid w:val="009A4EED"/>
    <w:rsid w:val="009A504C"/>
    <w:rsid w:val="009A5120"/>
    <w:rsid w:val="009A5414"/>
    <w:rsid w:val="009A581C"/>
    <w:rsid w:val="009A581E"/>
    <w:rsid w:val="009A5893"/>
    <w:rsid w:val="009A5ADF"/>
    <w:rsid w:val="009A5B88"/>
    <w:rsid w:val="009A5BAE"/>
    <w:rsid w:val="009A5C2F"/>
    <w:rsid w:val="009A5E90"/>
    <w:rsid w:val="009A5EB9"/>
    <w:rsid w:val="009A60A1"/>
    <w:rsid w:val="009A64E2"/>
    <w:rsid w:val="009A69B9"/>
    <w:rsid w:val="009A6C3D"/>
    <w:rsid w:val="009A6D21"/>
    <w:rsid w:val="009A6D99"/>
    <w:rsid w:val="009A6F68"/>
    <w:rsid w:val="009A6FE0"/>
    <w:rsid w:val="009A71AC"/>
    <w:rsid w:val="009A724F"/>
    <w:rsid w:val="009A73B5"/>
    <w:rsid w:val="009A73FD"/>
    <w:rsid w:val="009A79D8"/>
    <w:rsid w:val="009A7BEF"/>
    <w:rsid w:val="009B0192"/>
    <w:rsid w:val="009B025E"/>
    <w:rsid w:val="009B03DA"/>
    <w:rsid w:val="009B061A"/>
    <w:rsid w:val="009B06A2"/>
    <w:rsid w:val="009B06A6"/>
    <w:rsid w:val="009B0AF1"/>
    <w:rsid w:val="009B1006"/>
    <w:rsid w:val="009B1016"/>
    <w:rsid w:val="009B1182"/>
    <w:rsid w:val="009B11DB"/>
    <w:rsid w:val="009B1432"/>
    <w:rsid w:val="009B17C8"/>
    <w:rsid w:val="009B18A3"/>
    <w:rsid w:val="009B1E2F"/>
    <w:rsid w:val="009B1F83"/>
    <w:rsid w:val="009B222A"/>
    <w:rsid w:val="009B2386"/>
    <w:rsid w:val="009B2483"/>
    <w:rsid w:val="009B249B"/>
    <w:rsid w:val="009B27A4"/>
    <w:rsid w:val="009B2813"/>
    <w:rsid w:val="009B28CB"/>
    <w:rsid w:val="009B2BE6"/>
    <w:rsid w:val="009B2D87"/>
    <w:rsid w:val="009B30A6"/>
    <w:rsid w:val="009B33B9"/>
    <w:rsid w:val="009B364E"/>
    <w:rsid w:val="009B36CD"/>
    <w:rsid w:val="009B376E"/>
    <w:rsid w:val="009B3C9C"/>
    <w:rsid w:val="009B3CFB"/>
    <w:rsid w:val="009B4190"/>
    <w:rsid w:val="009B43A9"/>
    <w:rsid w:val="009B441B"/>
    <w:rsid w:val="009B479A"/>
    <w:rsid w:val="009B479B"/>
    <w:rsid w:val="009B48D4"/>
    <w:rsid w:val="009B49B5"/>
    <w:rsid w:val="009B49F2"/>
    <w:rsid w:val="009B4E6F"/>
    <w:rsid w:val="009B4E8D"/>
    <w:rsid w:val="009B506A"/>
    <w:rsid w:val="009B5248"/>
    <w:rsid w:val="009B5318"/>
    <w:rsid w:val="009B5336"/>
    <w:rsid w:val="009B5603"/>
    <w:rsid w:val="009B575F"/>
    <w:rsid w:val="009B5988"/>
    <w:rsid w:val="009B5B2B"/>
    <w:rsid w:val="009B5C13"/>
    <w:rsid w:val="009B5E8E"/>
    <w:rsid w:val="009B5EA1"/>
    <w:rsid w:val="009B60C0"/>
    <w:rsid w:val="009B625E"/>
    <w:rsid w:val="009B62DC"/>
    <w:rsid w:val="009B6304"/>
    <w:rsid w:val="009B6933"/>
    <w:rsid w:val="009B6A54"/>
    <w:rsid w:val="009B6B33"/>
    <w:rsid w:val="009B6B65"/>
    <w:rsid w:val="009B6BD0"/>
    <w:rsid w:val="009B6BD3"/>
    <w:rsid w:val="009B6F8E"/>
    <w:rsid w:val="009B707F"/>
    <w:rsid w:val="009B7105"/>
    <w:rsid w:val="009B733D"/>
    <w:rsid w:val="009B7350"/>
    <w:rsid w:val="009B73A1"/>
    <w:rsid w:val="009B7514"/>
    <w:rsid w:val="009B771D"/>
    <w:rsid w:val="009B7E24"/>
    <w:rsid w:val="009B7F15"/>
    <w:rsid w:val="009C001A"/>
    <w:rsid w:val="009C012F"/>
    <w:rsid w:val="009C01FE"/>
    <w:rsid w:val="009C02E6"/>
    <w:rsid w:val="009C03E1"/>
    <w:rsid w:val="009C045E"/>
    <w:rsid w:val="009C05A5"/>
    <w:rsid w:val="009C07B3"/>
    <w:rsid w:val="009C0AE9"/>
    <w:rsid w:val="009C0E15"/>
    <w:rsid w:val="009C0ECC"/>
    <w:rsid w:val="009C115E"/>
    <w:rsid w:val="009C11EA"/>
    <w:rsid w:val="009C125F"/>
    <w:rsid w:val="009C13FE"/>
    <w:rsid w:val="009C149A"/>
    <w:rsid w:val="009C189B"/>
    <w:rsid w:val="009C1A20"/>
    <w:rsid w:val="009C1B64"/>
    <w:rsid w:val="009C1C2B"/>
    <w:rsid w:val="009C247A"/>
    <w:rsid w:val="009C2585"/>
    <w:rsid w:val="009C2939"/>
    <w:rsid w:val="009C2A3A"/>
    <w:rsid w:val="009C2B02"/>
    <w:rsid w:val="009C2C01"/>
    <w:rsid w:val="009C2CBD"/>
    <w:rsid w:val="009C2D65"/>
    <w:rsid w:val="009C2E2B"/>
    <w:rsid w:val="009C2FCC"/>
    <w:rsid w:val="009C3165"/>
    <w:rsid w:val="009C32D1"/>
    <w:rsid w:val="009C358C"/>
    <w:rsid w:val="009C35CB"/>
    <w:rsid w:val="009C3AA9"/>
    <w:rsid w:val="009C3AF6"/>
    <w:rsid w:val="009C3EB8"/>
    <w:rsid w:val="009C3F02"/>
    <w:rsid w:val="009C3F48"/>
    <w:rsid w:val="009C3F87"/>
    <w:rsid w:val="009C4054"/>
    <w:rsid w:val="009C4211"/>
    <w:rsid w:val="009C4A92"/>
    <w:rsid w:val="009C4AE5"/>
    <w:rsid w:val="009C4BEF"/>
    <w:rsid w:val="009C53D4"/>
    <w:rsid w:val="009C57CB"/>
    <w:rsid w:val="009C5AA1"/>
    <w:rsid w:val="009C5D5A"/>
    <w:rsid w:val="009C5E90"/>
    <w:rsid w:val="009C5F2A"/>
    <w:rsid w:val="009C5F56"/>
    <w:rsid w:val="009C5FC3"/>
    <w:rsid w:val="009C6244"/>
    <w:rsid w:val="009C679A"/>
    <w:rsid w:val="009C68B1"/>
    <w:rsid w:val="009C7161"/>
    <w:rsid w:val="009C7523"/>
    <w:rsid w:val="009C7812"/>
    <w:rsid w:val="009C7841"/>
    <w:rsid w:val="009C7B80"/>
    <w:rsid w:val="009D00B9"/>
    <w:rsid w:val="009D0430"/>
    <w:rsid w:val="009D053C"/>
    <w:rsid w:val="009D0A7D"/>
    <w:rsid w:val="009D0D58"/>
    <w:rsid w:val="009D0DFD"/>
    <w:rsid w:val="009D0E07"/>
    <w:rsid w:val="009D0EAB"/>
    <w:rsid w:val="009D0EDC"/>
    <w:rsid w:val="009D114C"/>
    <w:rsid w:val="009D11E0"/>
    <w:rsid w:val="009D13D6"/>
    <w:rsid w:val="009D1650"/>
    <w:rsid w:val="009D185B"/>
    <w:rsid w:val="009D198C"/>
    <w:rsid w:val="009D19B6"/>
    <w:rsid w:val="009D1B17"/>
    <w:rsid w:val="009D1CBA"/>
    <w:rsid w:val="009D1D5D"/>
    <w:rsid w:val="009D1E92"/>
    <w:rsid w:val="009D1F1B"/>
    <w:rsid w:val="009D1FEA"/>
    <w:rsid w:val="009D205B"/>
    <w:rsid w:val="009D208D"/>
    <w:rsid w:val="009D2259"/>
    <w:rsid w:val="009D22CF"/>
    <w:rsid w:val="009D2444"/>
    <w:rsid w:val="009D2477"/>
    <w:rsid w:val="009D24A9"/>
    <w:rsid w:val="009D2897"/>
    <w:rsid w:val="009D2A83"/>
    <w:rsid w:val="009D2B2C"/>
    <w:rsid w:val="009D2E32"/>
    <w:rsid w:val="009D2F43"/>
    <w:rsid w:val="009D2FEA"/>
    <w:rsid w:val="009D30AD"/>
    <w:rsid w:val="009D31D0"/>
    <w:rsid w:val="009D34F9"/>
    <w:rsid w:val="009D363E"/>
    <w:rsid w:val="009D397E"/>
    <w:rsid w:val="009D39C1"/>
    <w:rsid w:val="009D3A11"/>
    <w:rsid w:val="009D3B06"/>
    <w:rsid w:val="009D3B88"/>
    <w:rsid w:val="009D3FCE"/>
    <w:rsid w:val="009D3FEF"/>
    <w:rsid w:val="009D4012"/>
    <w:rsid w:val="009D402E"/>
    <w:rsid w:val="009D4415"/>
    <w:rsid w:val="009D44B0"/>
    <w:rsid w:val="009D4534"/>
    <w:rsid w:val="009D48B7"/>
    <w:rsid w:val="009D4C24"/>
    <w:rsid w:val="009D4C37"/>
    <w:rsid w:val="009D4F88"/>
    <w:rsid w:val="009D5056"/>
    <w:rsid w:val="009D50CA"/>
    <w:rsid w:val="009D52FE"/>
    <w:rsid w:val="009D5D7E"/>
    <w:rsid w:val="009D5DB1"/>
    <w:rsid w:val="009D5DD4"/>
    <w:rsid w:val="009D5DF3"/>
    <w:rsid w:val="009D5FC8"/>
    <w:rsid w:val="009D6332"/>
    <w:rsid w:val="009D6351"/>
    <w:rsid w:val="009D63D9"/>
    <w:rsid w:val="009D642D"/>
    <w:rsid w:val="009D65FC"/>
    <w:rsid w:val="009D66EA"/>
    <w:rsid w:val="009D66F0"/>
    <w:rsid w:val="009D6B73"/>
    <w:rsid w:val="009D6C19"/>
    <w:rsid w:val="009D6C31"/>
    <w:rsid w:val="009D6C7F"/>
    <w:rsid w:val="009D6EE7"/>
    <w:rsid w:val="009D6FC9"/>
    <w:rsid w:val="009D706D"/>
    <w:rsid w:val="009D70C7"/>
    <w:rsid w:val="009D7317"/>
    <w:rsid w:val="009D73C2"/>
    <w:rsid w:val="009D73F0"/>
    <w:rsid w:val="009D7575"/>
    <w:rsid w:val="009D75A7"/>
    <w:rsid w:val="009D7604"/>
    <w:rsid w:val="009D7723"/>
    <w:rsid w:val="009D7821"/>
    <w:rsid w:val="009D782A"/>
    <w:rsid w:val="009D78F3"/>
    <w:rsid w:val="009D7B0F"/>
    <w:rsid w:val="009D7D3D"/>
    <w:rsid w:val="009D7D42"/>
    <w:rsid w:val="009E004D"/>
    <w:rsid w:val="009E02BC"/>
    <w:rsid w:val="009E040B"/>
    <w:rsid w:val="009E0681"/>
    <w:rsid w:val="009E0A48"/>
    <w:rsid w:val="009E0E28"/>
    <w:rsid w:val="009E0E78"/>
    <w:rsid w:val="009E0F49"/>
    <w:rsid w:val="009E0F79"/>
    <w:rsid w:val="009E0FA2"/>
    <w:rsid w:val="009E0FCD"/>
    <w:rsid w:val="009E1015"/>
    <w:rsid w:val="009E10A5"/>
    <w:rsid w:val="009E134A"/>
    <w:rsid w:val="009E13EB"/>
    <w:rsid w:val="009E141B"/>
    <w:rsid w:val="009E1532"/>
    <w:rsid w:val="009E167E"/>
    <w:rsid w:val="009E179C"/>
    <w:rsid w:val="009E19B7"/>
    <w:rsid w:val="009E1A22"/>
    <w:rsid w:val="009E1CF1"/>
    <w:rsid w:val="009E1D65"/>
    <w:rsid w:val="009E1F14"/>
    <w:rsid w:val="009E1F42"/>
    <w:rsid w:val="009E21C5"/>
    <w:rsid w:val="009E266F"/>
    <w:rsid w:val="009E2705"/>
    <w:rsid w:val="009E2AF5"/>
    <w:rsid w:val="009E2BED"/>
    <w:rsid w:val="009E2D26"/>
    <w:rsid w:val="009E2D3B"/>
    <w:rsid w:val="009E2EC5"/>
    <w:rsid w:val="009E2FFF"/>
    <w:rsid w:val="009E3076"/>
    <w:rsid w:val="009E3187"/>
    <w:rsid w:val="009E334E"/>
    <w:rsid w:val="009E3684"/>
    <w:rsid w:val="009E36B0"/>
    <w:rsid w:val="009E37C1"/>
    <w:rsid w:val="009E37E1"/>
    <w:rsid w:val="009E389F"/>
    <w:rsid w:val="009E3D4D"/>
    <w:rsid w:val="009E4136"/>
    <w:rsid w:val="009E415B"/>
    <w:rsid w:val="009E41C4"/>
    <w:rsid w:val="009E41CB"/>
    <w:rsid w:val="009E4325"/>
    <w:rsid w:val="009E49CC"/>
    <w:rsid w:val="009E4C69"/>
    <w:rsid w:val="009E4C78"/>
    <w:rsid w:val="009E4E6F"/>
    <w:rsid w:val="009E51BD"/>
    <w:rsid w:val="009E54E0"/>
    <w:rsid w:val="009E558D"/>
    <w:rsid w:val="009E587D"/>
    <w:rsid w:val="009E596B"/>
    <w:rsid w:val="009E5FB6"/>
    <w:rsid w:val="009E60EB"/>
    <w:rsid w:val="009E6145"/>
    <w:rsid w:val="009E61B5"/>
    <w:rsid w:val="009E65C0"/>
    <w:rsid w:val="009E68FD"/>
    <w:rsid w:val="009E697C"/>
    <w:rsid w:val="009E6B9F"/>
    <w:rsid w:val="009E6BB8"/>
    <w:rsid w:val="009E6E06"/>
    <w:rsid w:val="009E6E3D"/>
    <w:rsid w:val="009E6FEA"/>
    <w:rsid w:val="009E71F7"/>
    <w:rsid w:val="009E72F3"/>
    <w:rsid w:val="009E736C"/>
    <w:rsid w:val="009E73AF"/>
    <w:rsid w:val="009E74B4"/>
    <w:rsid w:val="009E7514"/>
    <w:rsid w:val="009E7696"/>
    <w:rsid w:val="009E76D7"/>
    <w:rsid w:val="009E7705"/>
    <w:rsid w:val="009E7D73"/>
    <w:rsid w:val="009E7DB8"/>
    <w:rsid w:val="009F01B1"/>
    <w:rsid w:val="009F039A"/>
    <w:rsid w:val="009F03A1"/>
    <w:rsid w:val="009F0467"/>
    <w:rsid w:val="009F0700"/>
    <w:rsid w:val="009F0B63"/>
    <w:rsid w:val="009F0D2D"/>
    <w:rsid w:val="009F0ED7"/>
    <w:rsid w:val="009F0FEF"/>
    <w:rsid w:val="009F1078"/>
    <w:rsid w:val="009F10E5"/>
    <w:rsid w:val="009F11C5"/>
    <w:rsid w:val="009F1211"/>
    <w:rsid w:val="009F140E"/>
    <w:rsid w:val="009F18C4"/>
    <w:rsid w:val="009F1ADF"/>
    <w:rsid w:val="009F1C00"/>
    <w:rsid w:val="009F1ED7"/>
    <w:rsid w:val="009F2044"/>
    <w:rsid w:val="009F2079"/>
    <w:rsid w:val="009F20B8"/>
    <w:rsid w:val="009F20FC"/>
    <w:rsid w:val="009F22F1"/>
    <w:rsid w:val="009F240F"/>
    <w:rsid w:val="009F24DA"/>
    <w:rsid w:val="009F2579"/>
    <w:rsid w:val="009F2589"/>
    <w:rsid w:val="009F28CF"/>
    <w:rsid w:val="009F2B92"/>
    <w:rsid w:val="009F2D57"/>
    <w:rsid w:val="009F3A6B"/>
    <w:rsid w:val="009F3D95"/>
    <w:rsid w:val="009F3DD8"/>
    <w:rsid w:val="009F3DF0"/>
    <w:rsid w:val="009F3ED2"/>
    <w:rsid w:val="009F3ED6"/>
    <w:rsid w:val="009F4148"/>
    <w:rsid w:val="009F458F"/>
    <w:rsid w:val="009F45B4"/>
    <w:rsid w:val="009F464C"/>
    <w:rsid w:val="009F4C9F"/>
    <w:rsid w:val="009F4D51"/>
    <w:rsid w:val="009F4F35"/>
    <w:rsid w:val="009F538E"/>
    <w:rsid w:val="009F553A"/>
    <w:rsid w:val="009F5E6E"/>
    <w:rsid w:val="009F608A"/>
    <w:rsid w:val="009F6130"/>
    <w:rsid w:val="009F64DD"/>
    <w:rsid w:val="009F654F"/>
    <w:rsid w:val="009F65C5"/>
    <w:rsid w:val="009F66C2"/>
    <w:rsid w:val="009F6758"/>
    <w:rsid w:val="009F676C"/>
    <w:rsid w:val="009F67DD"/>
    <w:rsid w:val="009F6999"/>
    <w:rsid w:val="009F6B76"/>
    <w:rsid w:val="009F6BE0"/>
    <w:rsid w:val="009F7025"/>
    <w:rsid w:val="009F75C8"/>
    <w:rsid w:val="009F75F0"/>
    <w:rsid w:val="009F7876"/>
    <w:rsid w:val="009F78B1"/>
    <w:rsid w:val="009F7A57"/>
    <w:rsid w:val="009F7B8C"/>
    <w:rsid w:val="00A001BE"/>
    <w:rsid w:val="00A001D6"/>
    <w:rsid w:val="00A002DB"/>
    <w:rsid w:val="00A003E3"/>
    <w:rsid w:val="00A00449"/>
    <w:rsid w:val="00A00491"/>
    <w:rsid w:val="00A0071D"/>
    <w:rsid w:val="00A00741"/>
    <w:rsid w:val="00A0080B"/>
    <w:rsid w:val="00A00BF4"/>
    <w:rsid w:val="00A00C04"/>
    <w:rsid w:val="00A00D64"/>
    <w:rsid w:val="00A00EDF"/>
    <w:rsid w:val="00A00F37"/>
    <w:rsid w:val="00A00FAD"/>
    <w:rsid w:val="00A010B6"/>
    <w:rsid w:val="00A010F6"/>
    <w:rsid w:val="00A01433"/>
    <w:rsid w:val="00A01858"/>
    <w:rsid w:val="00A018EF"/>
    <w:rsid w:val="00A01A53"/>
    <w:rsid w:val="00A01F16"/>
    <w:rsid w:val="00A01FFD"/>
    <w:rsid w:val="00A02725"/>
    <w:rsid w:val="00A0298A"/>
    <w:rsid w:val="00A029E2"/>
    <w:rsid w:val="00A02AB6"/>
    <w:rsid w:val="00A02F88"/>
    <w:rsid w:val="00A0351F"/>
    <w:rsid w:val="00A035C7"/>
    <w:rsid w:val="00A03D15"/>
    <w:rsid w:val="00A03F5D"/>
    <w:rsid w:val="00A03F74"/>
    <w:rsid w:val="00A04135"/>
    <w:rsid w:val="00A042A1"/>
    <w:rsid w:val="00A04301"/>
    <w:rsid w:val="00A04388"/>
    <w:rsid w:val="00A04A53"/>
    <w:rsid w:val="00A04B58"/>
    <w:rsid w:val="00A04C95"/>
    <w:rsid w:val="00A0508B"/>
    <w:rsid w:val="00A0513A"/>
    <w:rsid w:val="00A052E3"/>
    <w:rsid w:val="00A0538B"/>
    <w:rsid w:val="00A05504"/>
    <w:rsid w:val="00A0558C"/>
    <w:rsid w:val="00A05EB7"/>
    <w:rsid w:val="00A06060"/>
    <w:rsid w:val="00A061BD"/>
    <w:rsid w:val="00A06253"/>
    <w:rsid w:val="00A06467"/>
    <w:rsid w:val="00A06728"/>
    <w:rsid w:val="00A0682D"/>
    <w:rsid w:val="00A06A4B"/>
    <w:rsid w:val="00A06E29"/>
    <w:rsid w:val="00A06FDE"/>
    <w:rsid w:val="00A071C0"/>
    <w:rsid w:val="00A07272"/>
    <w:rsid w:val="00A0733A"/>
    <w:rsid w:val="00A07AB6"/>
    <w:rsid w:val="00A07B8A"/>
    <w:rsid w:val="00A07CBB"/>
    <w:rsid w:val="00A07CE7"/>
    <w:rsid w:val="00A10144"/>
    <w:rsid w:val="00A103B6"/>
    <w:rsid w:val="00A10566"/>
    <w:rsid w:val="00A1059E"/>
    <w:rsid w:val="00A10B15"/>
    <w:rsid w:val="00A10BDA"/>
    <w:rsid w:val="00A10C64"/>
    <w:rsid w:val="00A10D57"/>
    <w:rsid w:val="00A10E1F"/>
    <w:rsid w:val="00A1104B"/>
    <w:rsid w:val="00A1109D"/>
    <w:rsid w:val="00A110B1"/>
    <w:rsid w:val="00A110F0"/>
    <w:rsid w:val="00A1118C"/>
    <w:rsid w:val="00A111C9"/>
    <w:rsid w:val="00A1185A"/>
    <w:rsid w:val="00A11A22"/>
    <w:rsid w:val="00A11D68"/>
    <w:rsid w:val="00A11FDC"/>
    <w:rsid w:val="00A12003"/>
    <w:rsid w:val="00A122CE"/>
    <w:rsid w:val="00A122F3"/>
    <w:rsid w:val="00A123D5"/>
    <w:rsid w:val="00A1255D"/>
    <w:rsid w:val="00A125F5"/>
    <w:rsid w:val="00A126A8"/>
    <w:rsid w:val="00A127C1"/>
    <w:rsid w:val="00A12C3B"/>
    <w:rsid w:val="00A12CE7"/>
    <w:rsid w:val="00A12F3C"/>
    <w:rsid w:val="00A130BC"/>
    <w:rsid w:val="00A1324C"/>
    <w:rsid w:val="00A13301"/>
    <w:rsid w:val="00A133C0"/>
    <w:rsid w:val="00A13669"/>
    <w:rsid w:val="00A1384A"/>
    <w:rsid w:val="00A13916"/>
    <w:rsid w:val="00A139B5"/>
    <w:rsid w:val="00A13B6B"/>
    <w:rsid w:val="00A13D61"/>
    <w:rsid w:val="00A13E00"/>
    <w:rsid w:val="00A14127"/>
    <w:rsid w:val="00A1427C"/>
    <w:rsid w:val="00A1438D"/>
    <w:rsid w:val="00A14570"/>
    <w:rsid w:val="00A14608"/>
    <w:rsid w:val="00A14A6A"/>
    <w:rsid w:val="00A14B50"/>
    <w:rsid w:val="00A14EAB"/>
    <w:rsid w:val="00A14FDB"/>
    <w:rsid w:val="00A151A2"/>
    <w:rsid w:val="00A15341"/>
    <w:rsid w:val="00A15547"/>
    <w:rsid w:val="00A1568A"/>
    <w:rsid w:val="00A159EC"/>
    <w:rsid w:val="00A15AF5"/>
    <w:rsid w:val="00A15E3D"/>
    <w:rsid w:val="00A16141"/>
    <w:rsid w:val="00A163E7"/>
    <w:rsid w:val="00A16437"/>
    <w:rsid w:val="00A16566"/>
    <w:rsid w:val="00A16965"/>
    <w:rsid w:val="00A16DFA"/>
    <w:rsid w:val="00A1702D"/>
    <w:rsid w:val="00A1704C"/>
    <w:rsid w:val="00A17195"/>
    <w:rsid w:val="00A171DD"/>
    <w:rsid w:val="00A174EE"/>
    <w:rsid w:val="00A17550"/>
    <w:rsid w:val="00A17601"/>
    <w:rsid w:val="00A17867"/>
    <w:rsid w:val="00A178E4"/>
    <w:rsid w:val="00A17977"/>
    <w:rsid w:val="00A1797A"/>
    <w:rsid w:val="00A179E7"/>
    <w:rsid w:val="00A17EFB"/>
    <w:rsid w:val="00A17FD1"/>
    <w:rsid w:val="00A20009"/>
    <w:rsid w:val="00A208EA"/>
    <w:rsid w:val="00A20955"/>
    <w:rsid w:val="00A20A9C"/>
    <w:rsid w:val="00A20C68"/>
    <w:rsid w:val="00A20CFB"/>
    <w:rsid w:val="00A20D77"/>
    <w:rsid w:val="00A20DC0"/>
    <w:rsid w:val="00A20E53"/>
    <w:rsid w:val="00A2112F"/>
    <w:rsid w:val="00A21212"/>
    <w:rsid w:val="00A215A1"/>
    <w:rsid w:val="00A21986"/>
    <w:rsid w:val="00A21DF8"/>
    <w:rsid w:val="00A21EBC"/>
    <w:rsid w:val="00A21F62"/>
    <w:rsid w:val="00A21FB6"/>
    <w:rsid w:val="00A2203F"/>
    <w:rsid w:val="00A2215C"/>
    <w:rsid w:val="00A2215D"/>
    <w:rsid w:val="00A2276F"/>
    <w:rsid w:val="00A228A6"/>
    <w:rsid w:val="00A22AF5"/>
    <w:rsid w:val="00A22B87"/>
    <w:rsid w:val="00A22BDC"/>
    <w:rsid w:val="00A22BE1"/>
    <w:rsid w:val="00A22DD9"/>
    <w:rsid w:val="00A22ED7"/>
    <w:rsid w:val="00A2304A"/>
    <w:rsid w:val="00A2320B"/>
    <w:rsid w:val="00A23335"/>
    <w:rsid w:val="00A23415"/>
    <w:rsid w:val="00A237DC"/>
    <w:rsid w:val="00A23B9D"/>
    <w:rsid w:val="00A23C06"/>
    <w:rsid w:val="00A240A3"/>
    <w:rsid w:val="00A2422A"/>
    <w:rsid w:val="00A24281"/>
    <w:rsid w:val="00A243B6"/>
    <w:rsid w:val="00A244B2"/>
    <w:rsid w:val="00A24624"/>
    <w:rsid w:val="00A24680"/>
    <w:rsid w:val="00A246D7"/>
    <w:rsid w:val="00A247BA"/>
    <w:rsid w:val="00A249DD"/>
    <w:rsid w:val="00A24C67"/>
    <w:rsid w:val="00A24CC5"/>
    <w:rsid w:val="00A2528C"/>
    <w:rsid w:val="00A2539B"/>
    <w:rsid w:val="00A2542F"/>
    <w:rsid w:val="00A25DA0"/>
    <w:rsid w:val="00A25EE8"/>
    <w:rsid w:val="00A26150"/>
    <w:rsid w:val="00A264D7"/>
    <w:rsid w:val="00A2651C"/>
    <w:rsid w:val="00A2663B"/>
    <w:rsid w:val="00A26783"/>
    <w:rsid w:val="00A267BC"/>
    <w:rsid w:val="00A269E2"/>
    <w:rsid w:val="00A26B18"/>
    <w:rsid w:val="00A26D7D"/>
    <w:rsid w:val="00A26DD5"/>
    <w:rsid w:val="00A26DDC"/>
    <w:rsid w:val="00A271A3"/>
    <w:rsid w:val="00A273E7"/>
    <w:rsid w:val="00A2748E"/>
    <w:rsid w:val="00A2754D"/>
    <w:rsid w:val="00A27615"/>
    <w:rsid w:val="00A27A58"/>
    <w:rsid w:val="00A27D7B"/>
    <w:rsid w:val="00A300AC"/>
    <w:rsid w:val="00A3017A"/>
    <w:rsid w:val="00A3036C"/>
    <w:rsid w:val="00A30394"/>
    <w:rsid w:val="00A3080B"/>
    <w:rsid w:val="00A30816"/>
    <w:rsid w:val="00A30CAE"/>
    <w:rsid w:val="00A30CD7"/>
    <w:rsid w:val="00A30DAD"/>
    <w:rsid w:val="00A30E81"/>
    <w:rsid w:val="00A30EF0"/>
    <w:rsid w:val="00A311FC"/>
    <w:rsid w:val="00A31422"/>
    <w:rsid w:val="00A31656"/>
    <w:rsid w:val="00A317E0"/>
    <w:rsid w:val="00A31A5E"/>
    <w:rsid w:val="00A31C3D"/>
    <w:rsid w:val="00A31DEA"/>
    <w:rsid w:val="00A31E86"/>
    <w:rsid w:val="00A31EA0"/>
    <w:rsid w:val="00A31F2D"/>
    <w:rsid w:val="00A31FF2"/>
    <w:rsid w:val="00A32724"/>
    <w:rsid w:val="00A327CB"/>
    <w:rsid w:val="00A32AC9"/>
    <w:rsid w:val="00A32E1A"/>
    <w:rsid w:val="00A32F66"/>
    <w:rsid w:val="00A3301F"/>
    <w:rsid w:val="00A331A8"/>
    <w:rsid w:val="00A332B3"/>
    <w:rsid w:val="00A333C9"/>
    <w:rsid w:val="00A337DB"/>
    <w:rsid w:val="00A33A3B"/>
    <w:rsid w:val="00A33A40"/>
    <w:rsid w:val="00A33AD3"/>
    <w:rsid w:val="00A33B7F"/>
    <w:rsid w:val="00A33C22"/>
    <w:rsid w:val="00A33ECF"/>
    <w:rsid w:val="00A34028"/>
    <w:rsid w:val="00A34115"/>
    <w:rsid w:val="00A3424F"/>
    <w:rsid w:val="00A34318"/>
    <w:rsid w:val="00A3466E"/>
    <w:rsid w:val="00A3467B"/>
    <w:rsid w:val="00A346D5"/>
    <w:rsid w:val="00A347A4"/>
    <w:rsid w:val="00A347C6"/>
    <w:rsid w:val="00A34930"/>
    <w:rsid w:val="00A3497F"/>
    <w:rsid w:val="00A34A81"/>
    <w:rsid w:val="00A34BF2"/>
    <w:rsid w:val="00A34C4B"/>
    <w:rsid w:val="00A34E55"/>
    <w:rsid w:val="00A352EC"/>
    <w:rsid w:val="00A35573"/>
    <w:rsid w:val="00A358BF"/>
    <w:rsid w:val="00A359BA"/>
    <w:rsid w:val="00A35AA3"/>
    <w:rsid w:val="00A35D48"/>
    <w:rsid w:val="00A35E0F"/>
    <w:rsid w:val="00A3622F"/>
    <w:rsid w:val="00A36478"/>
    <w:rsid w:val="00A368FC"/>
    <w:rsid w:val="00A36A43"/>
    <w:rsid w:val="00A36C28"/>
    <w:rsid w:val="00A36E2E"/>
    <w:rsid w:val="00A36F1C"/>
    <w:rsid w:val="00A36F2B"/>
    <w:rsid w:val="00A36F34"/>
    <w:rsid w:val="00A36FD1"/>
    <w:rsid w:val="00A37000"/>
    <w:rsid w:val="00A37387"/>
    <w:rsid w:val="00A37539"/>
    <w:rsid w:val="00A3755D"/>
    <w:rsid w:val="00A3758E"/>
    <w:rsid w:val="00A375EC"/>
    <w:rsid w:val="00A37B72"/>
    <w:rsid w:val="00A37E2D"/>
    <w:rsid w:val="00A404D7"/>
    <w:rsid w:val="00A40520"/>
    <w:rsid w:val="00A4062A"/>
    <w:rsid w:val="00A40671"/>
    <w:rsid w:val="00A40B60"/>
    <w:rsid w:val="00A40B9B"/>
    <w:rsid w:val="00A40BD0"/>
    <w:rsid w:val="00A40BE9"/>
    <w:rsid w:val="00A40E24"/>
    <w:rsid w:val="00A40E7E"/>
    <w:rsid w:val="00A41110"/>
    <w:rsid w:val="00A41112"/>
    <w:rsid w:val="00A411EC"/>
    <w:rsid w:val="00A41230"/>
    <w:rsid w:val="00A41539"/>
    <w:rsid w:val="00A416B0"/>
    <w:rsid w:val="00A416ED"/>
    <w:rsid w:val="00A418FA"/>
    <w:rsid w:val="00A419C1"/>
    <w:rsid w:val="00A41A27"/>
    <w:rsid w:val="00A41D99"/>
    <w:rsid w:val="00A42136"/>
    <w:rsid w:val="00A423D3"/>
    <w:rsid w:val="00A4243D"/>
    <w:rsid w:val="00A4282D"/>
    <w:rsid w:val="00A42C27"/>
    <w:rsid w:val="00A42DD3"/>
    <w:rsid w:val="00A42DED"/>
    <w:rsid w:val="00A42EF4"/>
    <w:rsid w:val="00A4307D"/>
    <w:rsid w:val="00A430A5"/>
    <w:rsid w:val="00A43206"/>
    <w:rsid w:val="00A43254"/>
    <w:rsid w:val="00A433F8"/>
    <w:rsid w:val="00A434E9"/>
    <w:rsid w:val="00A43800"/>
    <w:rsid w:val="00A43852"/>
    <w:rsid w:val="00A43938"/>
    <w:rsid w:val="00A43C8E"/>
    <w:rsid w:val="00A43CF1"/>
    <w:rsid w:val="00A43D1D"/>
    <w:rsid w:val="00A44288"/>
    <w:rsid w:val="00A448AE"/>
    <w:rsid w:val="00A44903"/>
    <w:rsid w:val="00A44BDA"/>
    <w:rsid w:val="00A44C0D"/>
    <w:rsid w:val="00A44C2A"/>
    <w:rsid w:val="00A450AF"/>
    <w:rsid w:val="00A45482"/>
    <w:rsid w:val="00A454CF"/>
    <w:rsid w:val="00A455F8"/>
    <w:rsid w:val="00A45771"/>
    <w:rsid w:val="00A45786"/>
    <w:rsid w:val="00A4593C"/>
    <w:rsid w:val="00A45EDD"/>
    <w:rsid w:val="00A45FB0"/>
    <w:rsid w:val="00A46065"/>
    <w:rsid w:val="00A46165"/>
    <w:rsid w:val="00A46399"/>
    <w:rsid w:val="00A46490"/>
    <w:rsid w:val="00A467E2"/>
    <w:rsid w:val="00A46928"/>
    <w:rsid w:val="00A46991"/>
    <w:rsid w:val="00A46A18"/>
    <w:rsid w:val="00A46B69"/>
    <w:rsid w:val="00A46D42"/>
    <w:rsid w:val="00A46F13"/>
    <w:rsid w:val="00A46F7D"/>
    <w:rsid w:val="00A47202"/>
    <w:rsid w:val="00A4769E"/>
    <w:rsid w:val="00A47723"/>
    <w:rsid w:val="00A478D6"/>
    <w:rsid w:val="00A479A7"/>
    <w:rsid w:val="00A47A6A"/>
    <w:rsid w:val="00A47C85"/>
    <w:rsid w:val="00A47E27"/>
    <w:rsid w:val="00A501EA"/>
    <w:rsid w:val="00A5032B"/>
    <w:rsid w:val="00A5060F"/>
    <w:rsid w:val="00A507B8"/>
    <w:rsid w:val="00A50C94"/>
    <w:rsid w:val="00A50D03"/>
    <w:rsid w:val="00A510BB"/>
    <w:rsid w:val="00A51449"/>
    <w:rsid w:val="00A51609"/>
    <w:rsid w:val="00A51830"/>
    <w:rsid w:val="00A519A1"/>
    <w:rsid w:val="00A51AA5"/>
    <w:rsid w:val="00A51C58"/>
    <w:rsid w:val="00A51C5E"/>
    <w:rsid w:val="00A522F0"/>
    <w:rsid w:val="00A5265D"/>
    <w:rsid w:val="00A52910"/>
    <w:rsid w:val="00A52A87"/>
    <w:rsid w:val="00A52C61"/>
    <w:rsid w:val="00A52DD4"/>
    <w:rsid w:val="00A5306C"/>
    <w:rsid w:val="00A532E7"/>
    <w:rsid w:val="00A5348B"/>
    <w:rsid w:val="00A536D7"/>
    <w:rsid w:val="00A5384C"/>
    <w:rsid w:val="00A53A7F"/>
    <w:rsid w:val="00A53C96"/>
    <w:rsid w:val="00A53E3E"/>
    <w:rsid w:val="00A53F1A"/>
    <w:rsid w:val="00A53F43"/>
    <w:rsid w:val="00A5411A"/>
    <w:rsid w:val="00A54460"/>
    <w:rsid w:val="00A5486C"/>
    <w:rsid w:val="00A5495A"/>
    <w:rsid w:val="00A54CC2"/>
    <w:rsid w:val="00A54DE5"/>
    <w:rsid w:val="00A54F99"/>
    <w:rsid w:val="00A55435"/>
    <w:rsid w:val="00A556B8"/>
    <w:rsid w:val="00A55864"/>
    <w:rsid w:val="00A55B1E"/>
    <w:rsid w:val="00A55B25"/>
    <w:rsid w:val="00A55E9F"/>
    <w:rsid w:val="00A55F02"/>
    <w:rsid w:val="00A55FEF"/>
    <w:rsid w:val="00A56051"/>
    <w:rsid w:val="00A5612A"/>
    <w:rsid w:val="00A56234"/>
    <w:rsid w:val="00A56334"/>
    <w:rsid w:val="00A564EC"/>
    <w:rsid w:val="00A56556"/>
    <w:rsid w:val="00A570C9"/>
    <w:rsid w:val="00A57230"/>
    <w:rsid w:val="00A573F1"/>
    <w:rsid w:val="00A57539"/>
    <w:rsid w:val="00A57867"/>
    <w:rsid w:val="00A57F25"/>
    <w:rsid w:val="00A6006D"/>
    <w:rsid w:val="00A60137"/>
    <w:rsid w:val="00A60453"/>
    <w:rsid w:val="00A604D1"/>
    <w:rsid w:val="00A60629"/>
    <w:rsid w:val="00A6090F"/>
    <w:rsid w:val="00A60989"/>
    <w:rsid w:val="00A60B97"/>
    <w:rsid w:val="00A60C11"/>
    <w:rsid w:val="00A60C82"/>
    <w:rsid w:val="00A60E5A"/>
    <w:rsid w:val="00A60E93"/>
    <w:rsid w:val="00A60FB6"/>
    <w:rsid w:val="00A61042"/>
    <w:rsid w:val="00A61064"/>
    <w:rsid w:val="00A618D7"/>
    <w:rsid w:val="00A61913"/>
    <w:rsid w:val="00A61B29"/>
    <w:rsid w:val="00A61BDB"/>
    <w:rsid w:val="00A61D56"/>
    <w:rsid w:val="00A61D8F"/>
    <w:rsid w:val="00A61FF0"/>
    <w:rsid w:val="00A62068"/>
    <w:rsid w:val="00A62370"/>
    <w:rsid w:val="00A624DF"/>
    <w:rsid w:val="00A625F5"/>
    <w:rsid w:val="00A627ED"/>
    <w:rsid w:val="00A62902"/>
    <w:rsid w:val="00A629B1"/>
    <w:rsid w:val="00A62A53"/>
    <w:rsid w:val="00A62B2F"/>
    <w:rsid w:val="00A62CF6"/>
    <w:rsid w:val="00A62D17"/>
    <w:rsid w:val="00A62DC6"/>
    <w:rsid w:val="00A62E50"/>
    <w:rsid w:val="00A63013"/>
    <w:rsid w:val="00A63119"/>
    <w:rsid w:val="00A631FF"/>
    <w:rsid w:val="00A633A6"/>
    <w:rsid w:val="00A63766"/>
    <w:rsid w:val="00A63787"/>
    <w:rsid w:val="00A638F5"/>
    <w:rsid w:val="00A63B71"/>
    <w:rsid w:val="00A63D27"/>
    <w:rsid w:val="00A63EAE"/>
    <w:rsid w:val="00A63F4D"/>
    <w:rsid w:val="00A64013"/>
    <w:rsid w:val="00A64299"/>
    <w:rsid w:val="00A64410"/>
    <w:rsid w:val="00A649D7"/>
    <w:rsid w:val="00A64CAB"/>
    <w:rsid w:val="00A64EB4"/>
    <w:rsid w:val="00A64ED9"/>
    <w:rsid w:val="00A6521D"/>
    <w:rsid w:val="00A653A5"/>
    <w:rsid w:val="00A65423"/>
    <w:rsid w:val="00A6543A"/>
    <w:rsid w:val="00A65504"/>
    <w:rsid w:val="00A655A8"/>
    <w:rsid w:val="00A65607"/>
    <w:rsid w:val="00A65758"/>
    <w:rsid w:val="00A657C8"/>
    <w:rsid w:val="00A658A2"/>
    <w:rsid w:val="00A65A03"/>
    <w:rsid w:val="00A65B50"/>
    <w:rsid w:val="00A65D17"/>
    <w:rsid w:val="00A65D63"/>
    <w:rsid w:val="00A66082"/>
    <w:rsid w:val="00A66154"/>
    <w:rsid w:val="00A66765"/>
    <w:rsid w:val="00A6681B"/>
    <w:rsid w:val="00A66888"/>
    <w:rsid w:val="00A668B1"/>
    <w:rsid w:val="00A66905"/>
    <w:rsid w:val="00A66963"/>
    <w:rsid w:val="00A66A07"/>
    <w:rsid w:val="00A66F30"/>
    <w:rsid w:val="00A66FAB"/>
    <w:rsid w:val="00A67301"/>
    <w:rsid w:val="00A67922"/>
    <w:rsid w:val="00A67E25"/>
    <w:rsid w:val="00A70305"/>
    <w:rsid w:val="00A70585"/>
    <w:rsid w:val="00A705F0"/>
    <w:rsid w:val="00A70783"/>
    <w:rsid w:val="00A70B04"/>
    <w:rsid w:val="00A71071"/>
    <w:rsid w:val="00A715E0"/>
    <w:rsid w:val="00A716B2"/>
    <w:rsid w:val="00A717E7"/>
    <w:rsid w:val="00A71C75"/>
    <w:rsid w:val="00A71EB5"/>
    <w:rsid w:val="00A7204A"/>
    <w:rsid w:val="00A72060"/>
    <w:rsid w:val="00A7213B"/>
    <w:rsid w:val="00A72495"/>
    <w:rsid w:val="00A7249F"/>
    <w:rsid w:val="00A724B6"/>
    <w:rsid w:val="00A724C9"/>
    <w:rsid w:val="00A7251D"/>
    <w:rsid w:val="00A728B9"/>
    <w:rsid w:val="00A72B1D"/>
    <w:rsid w:val="00A72C68"/>
    <w:rsid w:val="00A72C9A"/>
    <w:rsid w:val="00A73186"/>
    <w:rsid w:val="00A733EB"/>
    <w:rsid w:val="00A73442"/>
    <w:rsid w:val="00A73489"/>
    <w:rsid w:val="00A73800"/>
    <w:rsid w:val="00A7392D"/>
    <w:rsid w:val="00A739C5"/>
    <w:rsid w:val="00A73BC1"/>
    <w:rsid w:val="00A73C0B"/>
    <w:rsid w:val="00A73EE3"/>
    <w:rsid w:val="00A7404B"/>
    <w:rsid w:val="00A740DA"/>
    <w:rsid w:val="00A74ADE"/>
    <w:rsid w:val="00A74D2C"/>
    <w:rsid w:val="00A74F2B"/>
    <w:rsid w:val="00A74FC1"/>
    <w:rsid w:val="00A750E6"/>
    <w:rsid w:val="00A751E0"/>
    <w:rsid w:val="00A7521F"/>
    <w:rsid w:val="00A75376"/>
    <w:rsid w:val="00A7565D"/>
    <w:rsid w:val="00A75767"/>
    <w:rsid w:val="00A75771"/>
    <w:rsid w:val="00A758EC"/>
    <w:rsid w:val="00A75963"/>
    <w:rsid w:val="00A75E43"/>
    <w:rsid w:val="00A75F68"/>
    <w:rsid w:val="00A7609D"/>
    <w:rsid w:val="00A768DD"/>
    <w:rsid w:val="00A768FA"/>
    <w:rsid w:val="00A76960"/>
    <w:rsid w:val="00A76C5F"/>
    <w:rsid w:val="00A76DBE"/>
    <w:rsid w:val="00A7735B"/>
    <w:rsid w:val="00A77398"/>
    <w:rsid w:val="00A7754F"/>
    <w:rsid w:val="00A7756A"/>
    <w:rsid w:val="00A777EC"/>
    <w:rsid w:val="00A778A5"/>
    <w:rsid w:val="00A77B31"/>
    <w:rsid w:val="00A77B95"/>
    <w:rsid w:val="00A77BB1"/>
    <w:rsid w:val="00A77CC0"/>
    <w:rsid w:val="00A77CD6"/>
    <w:rsid w:val="00A77DD5"/>
    <w:rsid w:val="00A80019"/>
    <w:rsid w:val="00A80121"/>
    <w:rsid w:val="00A802B4"/>
    <w:rsid w:val="00A80442"/>
    <w:rsid w:val="00A805F2"/>
    <w:rsid w:val="00A807DB"/>
    <w:rsid w:val="00A80846"/>
    <w:rsid w:val="00A80B57"/>
    <w:rsid w:val="00A80EE0"/>
    <w:rsid w:val="00A813BA"/>
    <w:rsid w:val="00A81478"/>
    <w:rsid w:val="00A81778"/>
    <w:rsid w:val="00A81812"/>
    <w:rsid w:val="00A818C2"/>
    <w:rsid w:val="00A81918"/>
    <w:rsid w:val="00A81A8E"/>
    <w:rsid w:val="00A81AB2"/>
    <w:rsid w:val="00A81B19"/>
    <w:rsid w:val="00A81FD1"/>
    <w:rsid w:val="00A8260E"/>
    <w:rsid w:val="00A82622"/>
    <w:rsid w:val="00A828ED"/>
    <w:rsid w:val="00A82981"/>
    <w:rsid w:val="00A82AEF"/>
    <w:rsid w:val="00A82B59"/>
    <w:rsid w:val="00A82CDB"/>
    <w:rsid w:val="00A82E37"/>
    <w:rsid w:val="00A82E62"/>
    <w:rsid w:val="00A833AF"/>
    <w:rsid w:val="00A836DC"/>
    <w:rsid w:val="00A83B5B"/>
    <w:rsid w:val="00A83C2F"/>
    <w:rsid w:val="00A83C62"/>
    <w:rsid w:val="00A84043"/>
    <w:rsid w:val="00A8417C"/>
    <w:rsid w:val="00A845D0"/>
    <w:rsid w:val="00A84630"/>
    <w:rsid w:val="00A84689"/>
    <w:rsid w:val="00A84759"/>
    <w:rsid w:val="00A849D9"/>
    <w:rsid w:val="00A84A69"/>
    <w:rsid w:val="00A84AC9"/>
    <w:rsid w:val="00A84CFD"/>
    <w:rsid w:val="00A84D32"/>
    <w:rsid w:val="00A84D86"/>
    <w:rsid w:val="00A84DBC"/>
    <w:rsid w:val="00A84DDC"/>
    <w:rsid w:val="00A84FCB"/>
    <w:rsid w:val="00A84FF9"/>
    <w:rsid w:val="00A85108"/>
    <w:rsid w:val="00A851CE"/>
    <w:rsid w:val="00A8525A"/>
    <w:rsid w:val="00A852D9"/>
    <w:rsid w:val="00A8534E"/>
    <w:rsid w:val="00A854B4"/>
    <w:rsid w:val="00A85640"/>
    <w:rsid w:val="00A8585D"/>
    <w:rsid w:val="00A85AF1"/>
    <w:rsid w:val="00A85B70"/>
    <w:rsid w:val="00A85BA0"/>
    <w:rsid w:val="00A85BDD"/>
    <w:rsid w:val="00A86022"/>
    <w:rsid w:val="00A8610A"/>
    <w:rsid w:val="00A86318"/>
    <w:rsid w:val="00A86656"/>
    <w:rsid w:val="00A8682A"/>
    <w:rsid w:val="00A869C5"/>
    <w:rsid w:val="00A86AF3"/>
    <w:rsid w:val="00A86D20"/>
    <w:rsid w:val="00A86E5A"/>
    <w:rsid w:val="00A86EB3"/>
    <w:rsid w:val="00A87172"/>
    <w:rsid w:val="00A873EA"/>
    <w:rsid w:val="00A87509"/>
    <w:rsid w:val="00A87568"/>
    <w:rsid w:val="00A87645"/>
    <w:rsid w:val="00A879C1"/>
    <w:rsid w:val="00A87BFE"/>
    <w:rsid w:val="00A87D04"/>
    <w:rsid w:val="00A87D07"/>
    <w:rsid w:val="00A90084"/>
    <w:rsid w:val="00A90489"/>
    <w:rsid w:val="00A905DA"/>
    <w:rsid w:val="00A90741"/>
    <w:rsid w:val="00A907A7"/>
    <w:rsid w:val="00A90822"/>
    <w:rsid w:val="00A9097C"/>
    <w:rsid w:val="00A90A70"/>
    <w:rsid w:val="00A90CDA"/>
    <w:rsid w:val="00A90D5F"/>
    <w:rsid w:val="00A91011"/>
    <w:rsid w:val="00A911E7"/>
    <w:rsid w:val="00A911EE"/>
    <w:rsid w:val="00A914E7"/>
    <w:rsid w:val="00A916DE"/>
    <w:rsid w:val="00A9172F"/>
    <w:rsid w:val="00A91A21"/>
    <w:rsid w:val="00A91DC0"/>
    <w:rsid w:val="00A92087"/>
    <w:rsid w:val="00A922FA"/>
    <w:rsid w:val="00A9241B"/>
    <w:rsid w:val="00A9243A"/>
    <w:rsid w:val="00A924A6"/>
    <w:rsid w:val="00A9256E"/>
    <w:rsid w:val="00A92622"/>
    <w:rsid w:val="00A9263E"/>
    <w:rsid w:val="00A929C7"/>
    <w:rsid w:val="00A92A79"/>
    <w:rsid w:val="00A92A98"/>
    <w:rsid w:val="00A92B35"/>
    <w:rsid w:val="00A92C25"/>
    <w:rsid w:val="00A92D98"/>
    <w:rsid w:val="00A92F32"/>
    <w:rsid w:val="00A9309E"/>
    <w:rsid w:val="00A930FC"/>
    <w:rsid w:val="00A93238"/>
    <w:rsid w:val="00A93485"/>
    <w:rsid w:val="00A93780"/>
    <w:rsid w:val="00A93DFE"/>
    <w:rsid w:val="00A93EA2"/>
    <w:rsid w:val="00A94156"/>
    <w:rsid w:val="00A943FF"/>
    <w:rsid w:val="00A945B9"/>
    <w:rsid w:val="00A94630"/>
    <w:rsid w:val="00A947C6"/>
    <w:rsid w:val="00A949E3"/>
    <w:rsid w:val="00A94BD8"/>
    <w:rsid w:val="00A94DD8"/>
    <w:rsid w:val="00A94DE3"/>
    <w:rsid w:val="00A952B3"/>
    <w:rsid w:val="00A955BF"/>
    <w:rsid w:val="00A9567D"/>
    <w:rsid w:val="00A956E5"/>
    <w:rsid w:val="00A95795"/>
    <w:rsid w:val="00A95BE0"/>
    <w:rsid w:val="00A95E87"/>
    <w:rsid w:val="00A961BC"/>
    <w:rsid w:val="00A96418"/>
    <w:rsid w:val="00A96510"/>
    <w:rsid w:val="00A9664E"/>
    <w:rsid w:val="00A96787"/>
    <w:rsid w:val="00A96798"/>
    <w:rsid w:val="00A967AD"/>
    <w:rsid w:val="00A96896"/>
    <w:rsid w:val="00A96A5C"/>
    <w:rsid w:val="00A96AED"/>
    <w:rsid w:val="00A96B0F"/>
    <w:rsid w:val="00A96B88"/>
    <w:rsid w:val="00A96D39"/>
    <w:rsid w:val="00A96EEC"/>
    <w:rsid w:val="00A970EA"/>
    <w:rsid w:val="00A972AE"/>
    <w:rsid w:val="00A974B8"/>
    <w:rsid w:val="00A9765F"/>
    <w:rsid w:val="00A97983"/>
    <w:rsid w:val="00A97C11"/>
    <w:rsid w:val="00A97E47"/>
    <w:rsid w:val="00AA0255"/>
    <w:rsid w:val="00AA02EB"/>
    <w:rsid w:val="00AA0381"/>
    <w:rsid w:val="00AA0663"/>
    <w:rsid w:val="00AA0823"/>
    <w:rsid w:val="00AA0984"/>
    <w:rsid w:val="00AA0CFB"/>
    <w:rsid w:val="00AA0E44"/>
    <w:rsid w:val="00AA11CF"/>
    <w:rsid w:val="00AA1287"/>
    <w:rsid w:val="00AA14C7"/>
    <w:rsid w:val="00AA167A"/>
    <w:rsid w:val="00AA17E6"/>
    <w:rsid w:val="00AA1A81"/>
    <w:rsid w:val="00AA1DBB"/>
    <w:rsid w:val="00AA1E12"/>
    <w:rsid w:val="00AA1F1E"/>
    <w:rsid w:val="00AA22A8"/>
    <w:rsid w:val="00AA22B4"/>
    <w:rsid w:val="00AA235E"/>
    <w:rsid w:val="00AA2455"/>
    <w:rsid w:val="00AA2707"/>
    <w:rsid w:val="00AA27C5"/>
    <w:rsid w:val="00AA2933"/>
    <w:rsid w:val="00AA293F"/>
    <w:rsid w:val="00AA2B43"/>
    <w:rsid w:val="00AA2B6F"/>
    <w:rsid w:val="00AA2B90"/>
    <w:rsid w:val="00AA2D56"/>
    <w:rsid w:val="00AA2EA0"/>
    <w:rsid w:val="00AA2F10"/>
    <w:rsid w:val="00AA2F8F"/>
    <w:rsid w:val="00AA33C6"/>
    <w:rsid w:val="00AA3444"/>
    <w:rsid w:val="00AA3746"/>
    <w:rsid w:val="00AA3847"/>
    <w:rsid w:val="00AA3B36"/>
    <w:rsid w:val="00AA4252"/>
    <w:rsid w:val="00AA4445"/>
    <w:rsid w:val="00AA46F5"/>
    <w:rsid w:val="00AA4785"/>
    <w:rsid w:val="00AA4896"/>
    <w:rsid w:val="00AA4B34"/>
    <w:rsid w:val="00AA4CF0"/>
    <w:rsid w:val="00AA4D89"/>
    <w:rsid w:val="00AA5105"/>
    <w:rsid w:val="00AA529D"/>
    <w:rsid w:val="00AA531E"/>
    <w:rsid w:val="00AA5399"/>
    <w:rsid w:val="00AA54E0"/>
    <w:rsid w:val="00AA5880"/>
    <w:rsid w:val="00AA5983"/>
    <w:rsid w:val="00AA59DE"/>
    <w:rsid w:val="00AA5ACA"/>
    <w:rsid w:val="00AA5D0E"/>
    <w:rsid w:val="00AA5E31"/>
    <w:rsid w:val="00AA66C8"/>
    <w:rsid w:val="00AA6932"/>
    <w:rsid w:val="00AA6958"/>
    <w:rsid w:val="00AA6AC4"/>
    <w:rsid w:val="00AA6C88"/>
    <w:rsid w:val="00AA72E9"/>
    <w:rsid w:val="00AA7376"/>
    <w:rsid w:val="00AA75D0"/>
    <w:rsid w:val="00AA7B95"/>
    <w:rsid w:val="00AA7D35"/>
    <w:rsid w:val="00AA7DA9"/>
    <w:rsid w:val="00AA7E95"/>
    <w:rsid w:val="00AA7EB1"/>
    <w:rsid w:val="00AA7F19"/>
    <w:rsid w:val="00AB00F2"/>
    <w:rsid w:val="00AB0138"/>
    <w:rsid w:val="00AB0207"/>
    <w:rsid w:val="00AB0264"/>
    <w:rsid w:val="00AB0C2F"/>
    <w:rsid w:val="00AB0D0D"/>
    <w:rsid w:val="00AB0D25"/>
    <w:rsid w:val="00AB0D4C"/>
    <w:rsid w:val="00AB0E05"/>
    <w:rsid w:val="00AB0E6E"/>
    <w:rsid w:val="00AB11BF"/>
    <w:rsid w:val="00AB120D"/>
    <w:rsid w:val="00AB124F"/>
    <w:rsid w:val="00AB13CF"/>
    <w:rsid w:val="00AB14FC"/>
    <w:rsid w:val="00AB18C4"/>
    <w:rsid w:val="00AB1D8C"/>
    <w:rsid w:val="00AB1ECA"/>
    <w:rsid w:val="00AB2289"/>
    <w:rsid w:val="00AB2C0A"/>
    <w:rsid w:val="00AB32D9"/>
    <w:rsid w:val="00AB33AE"/>
    <w:rsid w:val="00AB355E"/>
    <w:rsid w:val="00AB370D"/>
    <w:rsid w:val="00AB380B"/>
    <w:rsid w:val="00AB397F"/>
    <w:rsid w:val="00AB3A0E"/>
    <w:rsid w:val="00AB3C7F"/>
    <w:rsid w:val="00AB3E74"/>
    <w:rsid w:val="00AB41B2"/>
    <w:rsid w:val="00AB4372"/>
    <w:rsid w:val="00AB4563"/>
    <w:rsid w:val="00AB4803"/>
    <w:rsid w:val="00AB4AE4"/>
    <w:rsid w:val="00AB4D91"/>
    <w:rsid w:val="00AB50BD"/>
    <w:rsid w:val="00AB528F"/>
    <w:rsid w:val="00AB530C"/>
    <w:rsid w:val="00AB53EA"/>
    <w:rsid w:val="00AB5408"/>
    <w:rsid w:val="00AB55B4"/>
    <w:rsid w:val="00AB56CE"/>
    <w:rsid w:val="00AB56F0"/>
    <w:rsid w:val="00AB570E"/>
    <w:rsid w:val="00AB591E"/>
    <w:rsid w:val="00AB59A4"/>
    <w:rsid w:val="00AB5A24"/>
    <w:rsid w:val="00AB5AFD"/>
    <w:rsid w:val="00AB5B01"/>
    <w:rsid w:val="00AB5B8C"/>
    <w:rsid w:val="00AB5EA0"/>
    <w:rsid w:val="00AB6055"/>
    <w:rsid w:val="00AB6149"/>
    <w:rsid w:val="00AB6166"/>
    <w:rsid w:val="00AB63AA"/>
    <w:rsid w:val="00AB63BD"/>
    <w:rsid w:val="00AB6616"/>
    <w:rsid w:val="00AB6820"/>
    <w:rsid w:val="00AB6A7D"/>
    <w:rsid w:val="00AB6D0E"/>
    <w:rsid w:val="00AB6E6D"/>
    <w:rsid w:val="00AB6E9B"/>
    <w:rsid w:val="00AB6F7C"/>
    <w:rsid w:val="00AB702A"/>
    <w:rsid w:val="00AB7035"/>
    <w:rsid w:val="00AB70E0"/>
    <w:rsid w:val="00AB73A0"/>
    <w:rsid w:val="00AB73FA"/>
    <w:rsid w:val="00AB764F"/>
    <w:rsid w:val="00AB7761"/>
    <w:rsid w:val="00AB7886"/>
    <w:rsid w:val="00AB7923"/>
    <w:rsid w:val="00AB7E1A"/>
    <w:rsid w:val="00AB7E1C"/>
    <w:rsid w:val="00AB7EC5"/>
    <w:rsid w:val="00AC02D5"/>
    <w:rsid w:val="00AC040E"/>
    <w:rsid w:val="00AC09F1"/>
    <w:rsid w:val="00AC0C5B"/>
    <w:rsid w:val="00AC0F27"/>
    <w:rsid w:val="00AC10A9"/>
    <w:rsid w:val="00AC12B5"/>
    <w:rsid w:val="00AC14F1"/>
    <w:rsid w:val="00AC1A2F"/>
    <w:rsid w:val="00AC1DEB"/>
    <w:rsid w:val="00AC2141"/>
    <w:rsid w:val="00AC24BC"/>
    <w:rsid w:val="00AC2C6B"/>
    <w:rsid w:val="00AC3036"/>
    <w:rsid w:val="00AC311A"/>
    <w:rsid w:val="00AC317C"/>
    <w:rsid w:val="00AC341C"/>
    <w:rsid w:val="00AC35E0"/>
    <w:rsid w:val="00AC3607"/>
    <w:rsid w:val="00AC37B9"/>
    <w:rsid w:val="00AC380B"/>
    <w:rsid w:val="00AC3A61"/>
    <w:rsid w:val="00AC3B33"/>
    <w:rsid w:val="00AC3C9A"/>
    <w:rsid w:val="00AC3E16"/>
    <w:rsid w:val="00AC3F05"/>
    <w:rsid w:val="00AC4266"/>
    <w:rsid w:val="00AC454E"/>
    <w:rsid w:val="00AC4681"/>
    <w:rsid w:val="00AC4947"/>
    <w:rsid w:val="00AC4CD9"/>
    <w:rsid w:val="00AC4CDD"/>
    <w:rsid w:val="00AC4D80"/>
    <w:rsid w:val="00AC4EEC"/>
    <w:rsid w:val="00AC5141"/>
    <w:rsid w:val="00AC54EC"/>
    <w:rsid w:val="00AC5529"/>
    <w:rsid w:val="00AC5730"/>
    <w:rsid w:val="00AC57F5"/>
    <w:rsid w:val="00AC591D"/>
    <w:rsid w:val="00AC5AA3"/>
    <w:rsid w:val="00AC5CF1"/>
    <w:rsid w:val="00AC6024"/>
    <w:rsid w:val="00AC624D"/>
    <w:rsid w:val="00AC631C"/>
    <w:rsid w:val="00AC67B4"/>
    <w:rsid w:val="00AC69D3"/>
    <w:rsid w:val="00AC6DF6"/>
    <w:rsid w:val="00AC6EED"/>
    <w:rsid w:val="00AC6F79"/>
    <w:rsid w:val="00AC6FB7"/>
    <w:rsid w:val="00AC7396"/>
    <w:rsid w:val="00AC7408"/>
    <w:rsid w:val="00AC7654"/>
    <w:rsid w:val="00AC765B"/>
    <w:rsid w:val="00AC76B3"/>
    <w:rsid w:val="00AC7739"/>
    <w:rsid w:val="00AC79C0"/>
    <w:rsid w:val="00AC7D52"/>
    <w:rsid w:val="00AC7E76"/>
    <w:rsid w:val="00AD0087"/>
    <w:rsid w:val="00AD02DA"/>
    <w:rsid w:val="00AD0524"/>
    <w:rsid w:val="00AD062B"/>
    <w:rsid w:val="00AD08F6"/>
    <w:rsid w:val="00AD09B3"/>
    <w:rsid w:val="00AD0DB6"/>
    <w:rsid w:val="00AD0E40"/>
    <w:rsid w:val="00AD0EA2"/>
    <w:rsid w:val="00AD0F0B"/>
    <w:rsid w:val="00AD1052"/>
    <w:rsid w:val="00AD1054"/>
    <w:rsid w:val="00AD13DA"/>
    <w:rsid w:val="00AD1475"/>
    <w:rsid w:val="00AD1737"/>
    <w:rsid w:val="00AD17B7"/>
    <w:rsid w:val="00AD17F5"/>
    <w:rsid w:val="00AD180A"/>
    <w:rsid w:val="00AD1B1E"/>
    <w:rsid w:val="00AD1EF1"/>
    <w:rsid w:val="00AD1F09"/>
    <w:rsid w:val="00AD2090"/>
    <w:rsid w:val="00AD2355"/>
    <w:rsid w:val="00AD253D"/>
    <w:rsid w:val="00AD25D8"/>
    <w:rsid w:val="00AD2A6F"/>
    <w:rsid w:val="00AD2CD8"/>
    <w:rsid w:val="00AD2F62"/>
    <w:rsid w:val="00AD2FBE"/>
    <w:rsid w:val="00AD303D"/>
    <w:rsid w:val="00AD332B"/>
    <w:rsid w:val="00AD3553"/>
    <w:rsid w:val="00AD37EB"/>
    <w:rsid w:val="00AD3AB6"/>
    <w:rsid w:val="00AD3D3F"/>
    <w:rsid w:val="00AD4181"/>
    <w:rsid w:val="00AD41D3"/>
    <w:rsid w:val="00AD4265"/>
    <w:rsid w:val="00AD432F"/>
    <w:rsid w:val="00AD44E6"/>
    <w:rsid w:val="00AD45C8"/>
    <w:rsid w:val="00AD469A"/>
    <w:rsid w:val="00AD4703"/>
    <w:rsid w:val="00AD479D"/>
    <w:rsid w:val="00AD4D50"/>
    <w:rsid w:val="00AD4F2B"/>
    <w:rsid w:val="00AD4F43"/>
    <w:rsid w:val="00AD5091"/>
    <w:rsid w:val="00AD5176"/>
    <w:rsid w:val="00AD51DF"/>
    <w:rsid w:val="00AD5361"/>
    <w:rsid w:val="00AD547C"/>
    <w:rsid w:val="00AD5490"/>
    <w:rsid w:val="00AD558C"/>
    <w:rsid w:val="00AD55AB"/>
    <w:rsid w:val="00AD5615"/>
    <w:rsid w:val="00AD5669"/>
    <w:rsid w:val="00AD56F1"/>
    <w:rsid w:val="00AD5737"/>
    <w:rsid w:val="00AD5B1C"/>
    <w:rsid w:val="00AD5C71"/>
    <w:rsid w:val="00AD5D6D"/>
    <w:rsid w:val="00AD5E89"/>
    <w:rsid w:val="00AD5E93"/>
    <w:rsid w:val="00AD5F25"/>
    <w:rsid w:val="00AD5FC0"/>
    <w:rsid w:val="00AD5FCB"/>
    <w:rsid w:val="00AD618F"/>
    <w:rsid w:val="00AD62EB"/>
    <w:rsid w:val="00AD62F8"/>
    <w:rsid w:val="00AD63D3"/>
    <w:rsid w:val="00AD6483"/>
    <w:rsid w:val="00AD6491"/>
    <w:rsid w:val="00AD65C3"/>
    <w:rsid w:val="00AD6B87"/>
    <w:rsid w:val="00AD6B90"/>
    <w:rsid w:val="00AD6F44"/>
    <w:rsid w:val="00AD717B"/>
    <w:rsid w:val="00AD72DA"/>
    <w:rsid w:val="00AD72F6"/>
    <w:rsid w:val="00AD750E"/>
    <w:rsid w:val="00AD75D8"/>
    <w:rsid w:val="00AD7739"/>
    <w:rsid w:val="00AD79E2"/>
    <w:rsid w:val="00AD7BAF"/>
    <w:rsid w:val="00AD7C04"/>
    <w:rsid w:val="00AD7D24"/>
    <w:rsid w:val="00AE0359"/>
    <w:rsid w:val="00AE03EC"/>
    <w:rsid w:val="00AE0424"/>
    <w:rsid w:val="00AE04D0"/>
    <w:rsid w:val="00AE09C7"/>
    <w:rsid w:val="00AE0F0B"/>
    <w:rsid w:val="00AE0FA0"/>
    <w:rsid w:val="00AE138D"/>
    <w:rsid w:val="00AE1662"/>
    <w:rsid w:val="00AE1774"/>
    <w:rsid w:val="00AE1AE4"/>
    <w:rsid w:val="00AE1B11"/>
    <w:rsid w:val="00AE1B98"/>
    <w:rsid w:val="00AE1BCA"/>
    <w:rsid w:val="00AE1CB6"/>
    <w:rsid w:val="00AE1E1E"/>
    <w:rsid w:val="00AE1EFB"/>
    <w:rsid w:val="00AE2009"/>
    <w:rsid w:val="00AE25EE"/>
    <w:rsid w:val="00AE280D"/>
    <w:rsid w:val="00AE29C6"/>
    <w:rsid w:val="00AE2B12"/>
    <w:rsid w:val="00AE3081"/>
    <w:rsid w:val="00AE32B6"/>
    <w:rsid w:val="00AE3384"/>
    <w:rsid w:val="00AE3435"/>
    <w:rsid w:val="00AE361F"/>
    <w:rsid w:val="00AE371F"/>
    <w:rsid w:val="00AE3798"/>
    <w:rsid w:val="00AE37B4"/>
    <w:rsid w:val="00AE3910"/>
    <w:rsid w:val="00AE3B5A"/>
    <w:rsid w:val="00AE3CD8"/>
    <w:rsid w:val="00AE400D"/>
    <w:rsid w:val="00AE4056"/>
    <w:rsid w:val="00AE4190"/>
    <w:rsid w:val="00AE4397"/>
    <w:rsid w:val="00AE43B0"/>
    <w:rsid w:val="00AE43EF"/>
    <w:rsid w:val="00AE4570"/>
    <w:rsid w:val="00AE467F"/>
    <w:rsid w:val="00AE46B7"/>
    <w:rsid w:val="00AE46C7"/>
    <w:rsid w:val="00AE47DF"/>
    <w:rsid w:val="00AE48A1"/>
    <w:rsid w:val="00AE4CB6"/>
    <w:rsid w:val="00AE4FA8"/>
    <w:rsid w:val="00AE5043"/>
    <w:rsid w:val="00AE50ED"/>
    <w:rsid w:val="00AE524D"/>
    <w:rsid w:val="00AE5623"/>
    <w:rsid w:val="00AE56DB"/>
    <w:rsid w:val="00AE56ED"/>
    <w:rsid w:val="00AE5772"/>
    <w:rsid w:val="00AE5AA7"/>
    <w:rsid w:val="00AE5BB1"/>
    <w:rsid w:val="00AE602B"/>
    <w:rsid w:val="00AE60BA"/>
    <w:rsid w:val="00AE627E"/>
    <w:rsid w:val="00AE6374"/>
    <w:rsid w:val="00AE6740"/>
    <w:rsid w:val="00AE6930"/>
    <w:rsid w:val="00AE69AD"/>
    <w:rsid w:val="00AE6AB6"/>
    <w:rsid w:val="00AE6B7F"/>
    <w:rsid w:val="00AE6BCE"/>
    <w:rsid w:val="00AE6CC0"/>
    <w:rsid w:val="00AE6E21"/>
    <w:rsid w:val="00AE6FDA"/>
    <w:rsid w:val="00AE7045"/>
    <w:rsid w:val="00AE723C"/>
    <w:rsid w:val="00AE730B"/>
    <w:rsid w:val="00AE7385"/>
    <w:rsid w:val="00AE7964"/>
    <w:rsid w:val="00AE7D00"/>
    <w:rsid w:val="00AE7E32"/>
    <w:rsid w:val="00AE7E61"/>
    <w:rsid w:val="00AF0321"/>
    <w:rsid w:val="00AF07E3"/>
    <w:rsid w:val="00AF07FF"/>
    <w:rsid w:val="00AF08B3"/>
    <w:rsid w:val="00AF0955"/>
    <w:rsid w:val="00AF0C6A"/>
    <w:rsid w:val="00AF105C"/>
    <w:rsid w:val="00AF1173"/>
    <w:rsid w:val="00AF12FF"/>
    <w:rsid w:val="00AF1A04"/>
    <w:rsid w:val="00AF1C5D"/>
    <w:rsid w:val="00AF1ED8"/>
    <w:rsid w:val="00AF20F1"/>
    <w:rsid w:val="00AF2150"/>
    <w:rsid w:val="00AF2303"/>
    <w:rsid w:val="00AF2607"/>
    <w:rsid w:val="00AF2F44"/>
    <w:rsid w:val="00AF2F58"/>
    <w:rsid w:val="00AF35C5"/>
    <w:rsid w:val="00AF38FD"/>
    <w:rsid w:val="00AF3A7F"/>
    <w:rsid w:val="00AF3BA4"/>
    <w:rsid w:val="00AF3D63"/>
    <w:rsid w:val="00AF3E25"/>
    <w:rsid w:val="00AF3E46"/>
    <w:rsid w:val="00AF3F29"/>
    <w:rsid w:val="00AF3F8A"/>
    <w:rsid w:val="00AF4164"/>
    <w:rsid w:val="00AF4242"/>
    <w:rsid w:val="00AF44F2"/>
    <w:rsid w:val="00AF4A6D"/>
    <w:rsid w:val="00AF4BE1"/>
    <w:rsid w:val="00AF4CC4"/>
    <w:rsid w:val="00AF4DA3"/>
    <w:rsid w:val="00AF4DF4"/>
    <w:rsid w:val="00AF4EB5"/>
    <w:rsid w:val="00AF4EBC"/>
    <w:rsid w:val="00AF523E"/>
    <w:rsid w:val="00AF5607"/>
    <w:rsid w:val="00AF595B"/>
    <w:rsid w:val="00AF5B04"/>
    <w:rsid w:val="00AF5B12"/>
    <w:rsid w:val="00AF5B7B"/>
    <w:rsid w:val="00AF5D87"/>
    <w:rsid w:val="00AF6063"/>
    <w:rsid w:val="00AF60E8"/>
    <w:rsid w:val="00AF619E"/>
    <w:rsid w:val="00AF649E"/>
    <w:rsid w:val="00AF65C9"/>
    <w:rsid w:val="00AF65CD"/>
    <w:rsid w:val="00AF6614"/>
    <w:rsid w:val="00AF69C8"/>
    <w:rsid w:val="00AF6AF3"/>
    <w:rsid w:val="00AF6E51"/>
    <w:rsid w:val="00AF70F6"/>
    <w:rsid w:val="00AF76A6"/>
    <w:rsid w:val="00AF77AE"/>
    <w:rsid w:val="00AF7B5A"/>
    <w:rsid w:val="00B00429"/>
    <w:rsid w:val="00B004C2"/>
    <w:rsid w:val="00B0050E"/>
    <w:rsid w:val="00B0055D"/>
    <w:rsid w:val="00B00697"/>
    <w:rsid w:val="00B00829"/>
    <w:rsid w:val="00B009B7"/>
    <w:rsid w:val="00B00B90"/>
    <w:rsid w:val="00B00CE1"/>
    <w:rsid w:val="00B00D70"/>
    <w:rsid w:val="00B0114D"/>
    <w:rsid w:val="00B01250"/>
    <w:rsid w:val="00B01265"/>
    <w:rsid w:val="00B013EE"/>
    <w:rsid w:val="00B0144A"/>
    <w:rsid w:val="00B014DD"/>
    <w:rsid w:val="00B017B2"/>
    <w:rsid w:val="00B017E9"/>
    <w:rsid w:val="00B01897"/>
    <w:rsid w:val="00B019B2"/>
    <w:rsid w:val="00B019C7"/>
    <w:rsid w:val="00B019CA"/>
    <w:rsid w:val="00B01A89"/>
    <w:rsid w:val="00B01B13"/>
    <w:rsid w:val="00B01B9D"/>
    <w:rsid w:val="00B01C29"/>
    <w:rsid w:val="00B01C76"/>
    <w:rsid w:val="00B01E9C"/>
    <w:rsid w:val="00B02049"/>
    <w:rsid w:val="00B02278"/>
    <w:rsid w:val="00B0232B"/>
    <w:rsid w:val="00B023EC"/>
    <w:rsid w:val="00B02543"/>
    <w:rsid w:val="00B0276A"/>
    <w:rsid w:val="00B029A2"/>
    <w:rsid w:val="00B02B21"/>
    <w:rsid w:val="00B02BC8"/>
    <w:rsid w:val="00B02FD4"/>
    <w:rsid w:val="00B03272"/>
    <w:rsid w:val="00B03539"/>
    <w:rsid w:val="00B035FF"/>
    <w:rsid w:val="00B03609"/>
    <w:rsid w:val="00B03A6B"/>
    <w:rsid w:val="00B03ADC"/>
    <w:rsid w:val="00B03EA7"/>
    <w:rsid w:val="00B03ED6"/>
    <w:rsid w:val="00B04005"/>
    <w:rsid w:val="00B0412D"/>
    <w:rsid w:val="00B043A2"/>
    <w:rsid w:val="00B043C4"/>
    <w:rsid w:val="00B04499"/>
    <w:rsid w:val="00B0455C"/>
    <w:rsid w:val="00B04786"/>
    <w:rsid w:val="00B047C3"/>
    <w:rsid w:val="00B049E9"/>
    <w:rsid w:val="00B04A84"/>
    <w:rsid w:val="00B04B96"/>
    <w:rsid w:val="00B04DCB"/>
    <w:rsid w:val="00B04DFB"/>
    <w:rsid w:val="00B04EE8"/>
    <w:rsid w:val="00B04EED"/>
    <w:rsid w:val="00B04FD3"/>
    <w:rsid w:val="00B05353"/>
    <w:rsid w:val="00B05965"/>
    <w:rsid w:val="00B05A54"/>
    <w:rsid w:val="00B05A9C"/>
    <w:rsid w:val="00B05F84"/>
    <w:rsid w:val="00B062EF"/>
    <w:rsid w:val="00B06463"/>
    <w:rsid w:val="00B06744"/>
    <w:rsid w:val="00B06AAE"/>
    <w:rsid w:val="00B06AE4"/>
    <w:rsid w:val="00B07146"/>
    <w:rsid w:val="00B071A2"/>
    <w:rsid w:val="00B072C1"/>
    <w:rsid w:val="00B073D6"/>
    <w:rsid w:val="00B075AE"/>
    <w:rsid w:val="00B0761F"/>
    <w:rsid w:val="00B07762"/>
    <w:rsid w:val="00B07874"/>
    <w:rsid w:val="00B07AF3"/>
    <w:rsid w:val="00B07B24"/>
    <w:rsid w:val="00B07D48"/>
    <w:rsid w:val="00B07F70"/>
    <w:rsid w:val="00B100A0"/>
    <w:rsid w:val="00B10139"/>
    <w:rsid w:val="00B10199"/>
    <w:rsid w:val="00B1022C"/>
    <w:rsid w:val="00B102AB"/>
    <w:rsid w:val="00B102C4"/>
    <w:rsid w:val="00B10343"/>
    <w:rsid w:val="00B10694"/>
    <w:rsid w:val="00B10A11"/>
    <w:rsid w:val="00B10B72"/>
    <w:rsid w:val="00B10B84"/>
    <w:rsid w:val="00B10C25"/>
    <w:rsid w:val="00B10DE3"/>
    <w:rsid w:val="00B10F4A"/>
    <w:rsid w:val="00B110DD"/>
    <w:rsid w:val="00B115EA"/>
    <w:rsid w:val="00B117A1"/>
    <w:rsid w:val="00B117C5"/>
    <w:rsid w:val="00B11A4F"/>
    <w:rsid w:val="00B11ADF"/>
    <w:rsid w:val="00B11C39"/>
    <w:rsid w:val="00B11F3A"/>
    <w:rsid w:val="00B1206F"/>
    <w:rsid w:val="00B12249"/>
    <w:rsid w:val="00B123CC"/>
    <w:rsid w:val="00B12565"/>
    <w:rsid w:val="00B125B8"/>
    <w:rsid w:val="00B1275E"/>
    <w:rsid w:val="00B12980"/>
    <w:rsid w:val="00B12A4E"/>
    <w:rsid w:val="00B12A6D"/>
    <w:rsid w:val="00B12B28"/>
    <w:rsid w:val="00B12F98"/>
    <w:rsid w:val="00B13090"/>
    <w:rsid w:val="00B130BB"/>
    <w:rsid w:val="00B132ED"/>
    <w:rsid w:val="00B134C6"/>
    <w:rsid w:val="00B135B9"/>
    <w:rsid w:val="00B13606"/>
    <w:rsid w:val="00B136F4"/>
    <w:rsid w:val="00B137DE"/>
    <w:rsid w:val="00B13BAA"/>
    <w:rsid w:val="00B13BF5"/>
    <w:rsid w:val="00B13F68"/>
    <w:rsid w:val="00B14511"/>
    <w:rsid w:val="00B1456E"/>
    <w:rsid w:val="00B1488B"/>
    <w:rsid w:val="00B148C3"/>
    <w:rsid w:val="00B14BAD"/>
    <w:rsid w:val="00B14C6D"/>
    <w:rsid w:val="00B14D87"/>
    <w:rsid w:val="00B14EDE"/>
    <w:rsid w:val="00B1544C"/>
    <w:rsid w:val="00B154DB"/>
    <w:rsid w:val="00B156B1"/>
    <w:rsid w:val="00B15804"/>
    <w:rsid w:val="00B15937"/>
    <w:rsid w:val="00B159BB"/>
    <w:rsid w:val="00B15A40"/>
    <w:rsid w:val="00B15ACC"/>
    <w:rsid w:val="00B15B76"/>
    <w:rsid w:val="00B163A8"/>
    <w:rsid w:val="00B165C0"/>
    <w:rsid w:val="00B165C4"/>
    <w:rsid w:val="00B16632"/>
    <w:rsid w:val="00B166EF"/>
    <w:rsid w:val="00B16707"/>
    <w:rsid w:val="00B1688C"/>
    <w:rsid w:val="00B16D57"/>
    <w:rsid w:val="00B16FE9"/>
    <w:rsid w:val="00B170E5"/>
    <w:rsid w:val="00B172D7"/>
    <w:rsid w:val="00B17447"/>
    <w:rsid w:val="00B17721"/>
    <w:rsid w:val="00B1777F"/>
    <w:rsid w:val="00B17910"/>
    <w:rsid w:val="00B17AE3"/>
    <w:rsid w:val="00B17C55"/>
    <w:rsid w:val="00B17D66"/>
    <w:rsid w:val="00B17EAF"/>
    <w:rsid w:val="00B17F33"/>
    <w:rsid w:val="00B20108"/>
    <w:rsid w:val="00B20192"/>
    <w:rsid w:val="00B2052B"/>
    <w:rsid w:val="00B2075C"/>
    <w:rsid w:val="00B2090D"/>
    <w:rsid w:val="00B2094B"/>
    <w:rsid w:val="00B209AC"/>
    <w:rsid w:val="00B209AD"/>
    <w:rsid w:val="00B20A3F"/>
    <w:rsid w:val="00B20C36"/>
    <w:rsid w:val="00B20D52"/>
    <w:rsid w:val="00B20DB5"/>
    <w:rsid w:val="00B210AD"/>
    <w:rsid w:val="00B210C0"/>
    <w:rsid w:val="00B2114D"/>
    <w:rsid w:val="00B213F1"/>
    <w:rsid w:val="00B2145A"/>
    <w:rsid w:val="00B2147D"/>
    <w:rsid w:val="00B2152D"/>
    <w:rsid w:val="00B21618"/>
    <w:rsid w:val="00B21765"/>
    <w:rsid w:val="00B217AD"/>
    <w:rsid w:val="00B2188E"/>
    <w:rsid w:val="00B21961"/>
    <w:rsid w:val="00B21CE6"/>
    <w:rsid w:val="00B22157"/>
    <w:rsid w:val="00B223DC"/>
    <w:rsid w:val="00B2247C"/>
    <w:rsid w:val="00B2287F"/>
    <w:rsid w:val="00B22C22"/>
    <w:rsid w:val="00B22CDB"/>
    <w:rsid w:val="00B22F52"/>
    <w:rsid w:val="00B23345"/>
    <w:rsid w:val="00B233D7"/>
    <w:rsid w:val="00B234DA"/>
    <w:rsid w:val="00B234F4"/>
    <w:rsid w:val="00B235C8"/>
    <w:rsid w:val="00B23ACF"/>
    <w:rsid w:val="00B23B58"/>
    <w:rsid w:val="00B23D5E"/>
    <w:rsid w:val="00B23F69"/>
    <w:rsid w:val="00B24175"/>
    <w:rsid w:val="00B242D3"/>
    <w:rsid w:val="00B244B8"/>
    <w:rsid w:val="00B24A80"/>
    <w:rsid w:val="00B24A8E"/>
    <w:rsid w:val="00B24B1D"/>
    <w:rsid w:val="00B2514E"/>
    <w:rsid w:val="00B25219"/>
    <w:rsid w:val="00B253A4"/>
    <w:rsid w:val="00B254AF"/>
    <w:rsid w:val="00B25A73"/>
    <w:rsid w:val="00B25D06"/>
    <w:rsid w:val="00B25E74"/>
    <w:rsid w:val="00B25F23"/>
    <w:rsid w:val="00B26293"/>
    <w:rsid w:val="00B263BD"/>
    <w:rsid w:val="00B26610"/>
    <w:rsid w:val="00B266DA"/>
    <w:rsid w:val="00B266EE"/>
    <w:rsid w:val="00B26808"/>
    <w:rsid w:val="00B26BDC"/>
    <w:rsid w:val="00B26D1A"/>
    <w:rsid w:val="00B26F11"/>
    <w:rsid w:val="00B27071"/>
    <w:rsid w:val="00B27348"/>
    <w:rsid w:val="00B27899"/>
    <w:rsid w:val="00B27A60"/>
    <w:rsid w:val="00B27CFA"/>
    <w:rsid w:val="00B27E49"/>
    <w:rsid w:val="00B27FE3"/>
    <w:rsid w:val="00B30027"/>
    <w:rsid w:val="00B3002D"/>
    <w:rsid w:val="00B30064"/>
    <w:rsid w:val="00B30202"/>
    <w:rsid w:val="00B302EB"/>
    <w:rsid w:val="00B30341"/>
    <w:rsid w:val="00B30516"/>
    <w:rsid w:val="00B305A6"/>
    <w:rsid w:val="00B309F1"/>
    <w:rsid w:val="00B30EC1"/>
    <w:rsid w:val="00B30F76"/>
    <w:rsid w:val="00B30FCE"/>
    <w:rsid w:val="00B310FD"/>
    <w:rsid w:val="00B3151F"/>
    <w:rsid w:val="00B31643"/>
    <w:rsid w:val="00B3184F"/>
    <w:rsid w:val="00B3185F"/>
    <w:rsid w:val="00B31899"/>
    <w:rsid w:val="00B318E2"/>
    <w:rsid w:val="00B31AC9"/>
    <w:rsid w:val="00B31D70"/>
    <w:rsid w:val="00B32271"/>
    <w:rsid w:val="00B32363"/>
    <w:rsid w:val="00B3270C"/>
    <w:rsid w:val="00B32725"/>
    <w:rsid w:val="00B328DE"/>
    <w:rsid w:val="00B32A2F"/>
    <w:rsid w:val="00B33606"/>
    <w:rsid w:val="00B33C26"/>
    <w:rsid w:val="00B33F33"/>
    <w:rsid w:val="00B340C7"/>
    <w:rsid w:val="00B34107"/>
    <w:rsid w:val="00B34262"/>
    <w:rsid w:val="00B346DD"/>
    <w:rsid w:val="00B34786"/>
    <w:rsid w:val="00B347F2"/>
    <w:rsid w:val="00B34862"/>
    <w:rsid w:val="00B34DDB"/>
    <w:rsid w:val="00B34F7F"/>
    <w:rsid w:val="00B34FF4"/>
    <w:rsid w:val="00B350E3"/>
    <w:rsid w:val="00B350F3"/>
    <w:rsid w:val="00B3529F"/>
    <w:rsid w:val="00B35778"/>
    <w:rsid w:val="00B358B8"/>
    <w:rsid w:val="00B35DC2"/>
    <w:rsid w:val="00B35E4A"/>
    <w:rsid w:val="00B35F1D"/>
    <w:rsid w:val="00B35F44"/>
    <w:rsid w:val="00B360BA"/>
    <w:rsid w:val="00B361A2"/>
    <w:rsid w:val="00B362AB"/>
    <w:rsid w:val="00B36454"/>
    <w:rsid w:val="00B36587"/>
    <w:rsid w:val="00B36983"/>
    <w:rsid w:val="00B369AA"/>
    <w:rsid w:val="00B36E3E"/>
    <w:rsid w:val="00B36FE0"/>
    <w:rsid w:val="00B37268"/>
    <w:rsid w:val="00B372E4"/>
    <w:rsid w:val="00B373E9"/>
    <w:rsid w:val="00B373FB"/>
    <w:rsid w:val="00B3748C"/>
    <w:rsid w:val="00B37825"/>
    <w:rsid w:val="00B379FF"/>
    <w:rsid w:val="00B37BF0"/>
    <w:rsid w:val="00B37C60"/>
    <w:rsid w:val="00B37C86"/>
    <w:rsid w:val="00B37D81"/>
    <w:rsid w:val="00B37E93"/>
    <w:rsid w:val="00B37EA8"/>
    <w:rsid w:val="00B40128"/>
    <w:rsid w:val="00B402F5"/>
    <w:rsid w:val="00B4061E"/>
    <w:rsid w:val="00B406EF"/>
    <w:rsid w:val="00B4080F"/>
    <w:rsid w:val="00B40871"/>
    <w:rsid w:val="00B40A14"/>
    <w:rsid w:val="00B40C3A"/>
    <w:rsid w:val="00B40CFB"/>
    <w:rsid w:val="00B40EDB"/>
    <w:rsid w:val="00B40EE9"/>
    <w:rsid w:val="00B40FDA"/>
    <w:rsid w:val="00B415B1"/>
    <w:rsid w:val="00B4163F"/>
    <w:rsid w:val="00B41795"/>
    <w:rsid w:val="00B41C6E"/>
    <w:rsid w:val="00B41CF2"/>
    <w:rsid w:val="00B41E87"/>
    <w:rsid w:val="00B42134"/>
    <w:rsid w:val="00B421BF"/>
    <w:rsid w:val="00B4222E"/>
    <w:rsid w:val="00B42379"/>
    <w:rsid w:val="00B42997"/>
    <w:rsid w:val="00B42A66"/>
    <w:rsid w:val="00B42BFD"/>
    <w:rsid w:val="00B42D88"/>
    <w:rsid w:val="00B42E23"/>
    <w:rsid w:val="00B42E2E"/>
    <w:rsid w:val="00B42F20"/>
    <w:rsid w:val="00B4304D"/>
    <w:rsid w:val="00B43241"/>
    <w:rsid w:val="00B434FB"/>
    <w:rsid w:val="00B435B8"/>
    <w:rsid w:val="00B4377F"/>
    <w:rsid w:val="00B4381C"/>
    <w:rsid w:val="00B43AB2"/>
    <w:rsid w:val="00B43AC3"/>
    <w:rsid w:val="00B43B6C"/>
    <w:rsid w:val="00B43C1A"/>
    <w:rsid w:val="00B43DA4"/>
    <w:rsid w:val="00B43FDC"/>
    <w:rsid w:val="00B44242"/>
    <w:rsid w:val="00B44307"/>
    <w:rsid w:val="00B444F9"/>
    <w:rsid w:val="00B44512"/>
    <w:rsid w:val="00B44659"/>
    <w:rsid w:val="00B4474B"/>
    <w:rsid w:val="00B448BF"/>
    <w:rsid w:val="00B449E1"/>
    <w:rsid w:val="00B44D75"/>
    <w:rsid w:val="00B44D8F"/>
    <w:rsid w:val="00B4527E"/>
    <w:rsid w:val="00B45479"/>
    <w:rsid w:val="00B4583D"/>
    <w:rsid w:val="00B45A50"/>
    <w:rsid w:val="00B45C9A"/>
    <w:rsid w:val="00B45EDF"/>
    <w:rsid w:val="00B45FAF"/>
    <w:rsid w:val="00B45FE3"/>
    <w:rsid w:val="00B46237"/>
    <w:rsid w:val="00B46459"/>
    <w:rsid w:val="00B464CA"/>
    <w:rsid w:val="00B465B5"/>
    <w:rsid w:val="00B465D5"/>
    <w:rsid w:val="00B467AE"/>
    <w:rsid w:val="00B46868"/>
    <w:rsid w:val="00B46A36"/>
    <w:rsid w:val="00B46B15"/>
    <w:rsid w:val="00B46CA9"/>
    <w:rsid w:val="00B46E29"/>
    <w:rsid w:val="00B4704D"/>
    <w:rsid w:val="00B4704E"/>
    <w:rsid w:val="00B47372"/>
    <w:rsid w:val="00B47775"/>
    <w:rsid w:val="00B47967"/>
    <w:rsid w:val="00B47A76"/>
    <w:rsid w:val="00B47BEE"/>
    <w:rsid w:val="00B47D93"/>
    <w:rsid w:val="00B5065F"/>
    <w:rsid w:val="00B50732"/>
    <w:rsid w:val="00B50875"/>
    <w:rsid w:val="00B509FD"/>
    <w:rsid w:val="00B50C23"/>
    <w:rsid w:val="00B50D58"/>
    <w:rsid w:val="00B50E4C"/>
    <w:rsid w:val="00B50EE1"/>
    <w:rsid w:val="00B5109B"/>
    <w:rsid w:val="00B51263"/>
    <w:rsid w:val="00B51441"/>
    <w:rsid w:val="00B5161D"/>
    <w:rsid w:val="00B51814"/>
    <w:rsid w:val="00B51A3E"/>
    <w:rsid w:val="00B51B2E"/>
    <w:rsid w:val="00B51C10"/>
    <w:rsid w:val="00B524B6"/>
    <w:rsid w:val="00B524EE"/>
    <w:rsid w:val="00B5275F"/>
    <w:rsid w:val="00B52B8C"/>
    <w:rsid w:val="00B52BDB"/>
    <w:rsid w:val="00B52E61"/>
    <w:rsid w:val="00B52FA9"/>
    <w:rsid w:val="00B53081"/>
    <w:rsid w:val="00B5312D"/>
    <w:rsid w:val="00B53535"/>
    <w:rsid w:val="00B5382B"/>
    <w:rsid w:val="00B538AB"/>
    <w:rsid w:val="00B538FE"/>
    <w:rsid w:val="00B53C13"/>
    <w:rsid w:val="00B53E8A"/>
    <w:rsid w:val="00B54456"/>
    <w:rsid w:val="00B544FE"/>
    <w:rsid w:val="00B54651"/>
    <w:rsid w:val="00B54706"/>
    <w:rsid w:val="00B54724"/>
    <w:rsid w:val="00B5495A"/>
    <w:rsid w:val="00B54B5A"/>
    <w:rsid w:val="00B54F9E"/>
    <w:rsid w:val="00B550AE"/>
    <w:rsid w:val="00B5523B"/>
    <w:rsid w:val="00B55373"/>
    <w:rsid w:val="00B5538F"/>
    <w:rsid w:val="00B554D7"/>
    <w:rsid w:val="00B55641"/>
    <w:rsid w:val="00B556D8"/>
    <w:rsid w:val="00B5572D"/>
    <w:rsid w:val="00B557D4"/>
    <w:rsid w:val="00B5588B"/>
    <w:rsid w:val="00B55A67"/>
    <w:rsid w:val="00B55BBB"/>
    <w:rsid w:val="00B55BD5"/>
    <w:rsid w:val="00B55C18"/>
    <w:rsid w:val="00B55DFC"/>
    <w:rsid w:val="00B55F54"/>
    <w:rsid w:val="00B561C0"/>
    <w:rsid w:val="00B56480"/>
    <w:rsid w:val="00B56674"/>
    <w:rsid w:val="00B56971"/>
    <w:rsid w:val="00B56E2B"/>
    <w:rsid w:val="00B56EBE"/>
    <w:rsid w:val="00B571CB"/>
    <w:rsid w:val="00B57616"/>
    <w:rsid w:val="00B57B0B"/>
    <w:rsid w:val="00B57BAD"/>
    <w:rsid w:val="00B57C8C"/>
    <w:rsid w:val="00B57C90"/>
    <w:rsid w:val="00B6019C"/>
    <w:rsid w:val="00B6020C"/>
    <w:rsid w:val="00B603C9"/>
    <w:rsid w:val="00B60551"/>
    <w:rsid w:val="00B60641"/>
    <w:rsid w:val="00B6097D"/>
    <w:rsid w:val="00B60A5F"/>
    <w:rsid w:val="00B60B10"/>
    <w:rsid w:val="00B60CAB"/>
    <w:rsid w:val="00B60D95"/>
    <w:rsid w:val="00B60FB1"/>
    <w:rsid w:val="00B61305"/>
    <w:rsid w:val="00B61413"/>
    <w:rsid w:val="00B61551"/>
    <w:rsid w:val="00B6157C"/>
    <w:rsid w:val="00B61656"/>
    <w:rsid w:val="00B61913"/>
    <w:rsid w:val="00B61D9D"/>
    <w:rsid w:val="00B61E3F"/>
    <w:rsid w:val="00B61F27"/>
    <w:rsid w:val="00B62381"/>
    <w:rsid w:val="00B623D1"/>
    <w:rsid w:val="00B625B4"/>
    <w:rsid w:val="00B62E12"/>
    <w:rsid w:val="00B62E9D"/>
    <w:rsid w:val="00B62FFE"/>
    <w:rsid w:val="00B630BB"/>
    <w:rsid w:val="00B6323D"/>
    <w:rsid w:val="00B63486"/>
    <w:rsid w:val="00B63633"/>
    <w:rsid w:val="00B637FB"/>
    <w:rsid w:val="00B6386A"/>
    <w:rsid w:val="00B6390A"/>
    <w:rsid w:val="00B63C56"/>
    <w:rsid w:val="00B63E7C"/>
    <w:rsid w:val="00B63EEB"/>
    <w:rsid w:val="00B641AE"/>
    <w:rsid w:val="00B643DC"/>
    <w:rsid w:val="00B6461A"/>
    <w:rsid w:val="00B64698"/>
    <w:rsid w:val="00B649F4"/>
    <w:rsid w:val="00B64C18"/>
    <w:rsid w:val="00B64D8C"/>
    <w:rsid w:val="00B64F6A"/>
    <w:rsid w:val="00B65086"/>
    <w:rsid w:val="00B65125"/>
    <w:rsid w:val="00B65189"/>
    <w:rsid w:val="00B659A7"/>
    <w:rsid w:val="00B65B0B"/>
    <w:rsid w:val="00B663E5"/>
    <w:rsid w:val="00B667ED"/>
    <w:rsid w:val="00B667FB"/>
    <w:rsid w:val="00B66913"/>
    <w:rsid w:val="00B66CAA"/>
    <w:rsid w:val="00B66D97"/>
    <w:rsid w:val="00B66E8F"/>
    <w:rsid w:val="00B66F9B"/>
    <w:rsid w:val="00B6706C"/>
    <w:rsid w:val="00B67292"/>
    <w:rsid w:val="00B67505"/>
    <w:rsid w:val="00B675AE"/>
    <w:rsid w:val="00B676BC"/>
    <w:rsid w:val="00B676F3"/>
    <w:rsid w:val="00B67801"/>
    <w:rsid w:val="00B678A8"/>
    <w:rsid w:val="00B67BB7"/>
    <w:rsid w:val="00B67F87"/>
    <w:rsid w:val="00B700CF"/>
    <w:rsid w:val="00B70270"/>
    <w:rsid w:val="00B702FE"/>
    <w:rsid w:val="00B70362"/>
    <w:rsid w:val="00B706BF"/>
    <w:rsid w:val="00B706C2"/>
    <w:rsid w:val="00B707AB"/>
    <w:rsid w:val="00B70A15"/>
    <w:rsid w:val="00B70F9A"/>
    <w:rsid w:val="00B71418"/>
    <w:rsid w:val="00B717DD"/>
    <w:rsid w:val="00B71816"/>
    <w:rsid w:val="00B71967"/>
    <w:rsid w:val="00B71B0A"/>
    <w:rsid w:val="00B71B21"/>
    <w:rsid w:val="00B71B4B"/>
    <w:rsid w:val="00B71CB2"/>
    <w:rsid w:val="00B72E7F"/>
    <w:rsid w:val="00B72F74"/>
    <w:rsid w:val="00B73148"/>
    <w:rsid w:val="00B73370"/>
    <w:rsid w:val="00B7364D"/>
    <w:rsid w:val="00B736FE"/>
    <w:rsid w:val="00B73826"/>
    <w:rsid w:val="00B73861"/>
    <w:rsid w:val="00B738B6"/>
    <w:rsid w:val="00B739AB"/>
    <w:rsid w:val="00B73D32"/>
    <w:rsid w:val="00B73DF4"/>
    <w:rsid w:val="00B7435F"/>
    <w:rsid w:val="00B74383"/>
    <w:rsid w:val="00B74751"/>
    <w:rsid w:val="00B7476F"/>
    <w:rsid w:val="00B74884"/>
    <w:rsid w:val="00B74E58"/>
    <w:rsid w:val="00B74F75"/>
    <w:rsid w:val="00B74FA7"/>
    <w:rsid w:val="00B7504B"/>
    <w:rsid w:val="00B75273"/>
    <w:rsid w:val="00B75309"/>
    <w:rsid w:val="00B758C8"/>
    <w:rsid w:val="00B75AB9"/>
    <w:rsid w:val="00B75E1C"/>
    <w:rsid w:val="00B7632E"/>
    <w:rsid w:val="00B766CC"/>
    <w:rsid w:val="00B76753"/>
    <w:rsid w:val="00B767EF"/>
    <w:rsid w:val="00B7696A"/>
    <w:rsid w:val="00B76AAB"/>
    <w:rsid w:val="00B76B33"/>
    <w:rsid w:val="00B76C4A"/>
    <w:rsid w:val="00B76C5C"/>
    <w:rsid w:val="00B76D0D"/>
    <w:rsid w:val="00B76E69"/>
    <w:rsid w:val="00B76FBF"/>
    <w:rsid w:val="00B772BA"/>
    <w:rsid w:val="00B774AE"/>
    <w:rsid w:val="00B77508"/>
    <w:rsid w:val="00B7760C"/>
    <w:rsid w:val="00B7786A"/>
    <w:rsid w:val="00B77947"/>
    <w:rsid w:val="00B77A82"/>
    <w:rsid w:val="00B77B17"/>
    <w:rsid w:val="00B77BA9"/>
    <w:rsid w:val="00B77BCF"/>
    <w:rsid w:val="00B77D46"/>
    <w:rsid w:val="00B77DE9"/>
    <w:rsid w:val="00B77F4E"/>
    <w:rsid w:val="00B77FB4"/>
    <w:rsid w:val="00B80042"/>
    <w:rsid w:val="00B80717"/>
    <w:rsid w:val="00B807CC"/>
    <w:rsid w:val="00B80B6E"/>
    <w:rsid w:val="00B80D1C"/>
    <w:rsid w:val="00B80D7D"/>
    <w:rsid w:val="00B80F10"/>
    <w:rsid w:val="00B80F17"/>
    <w:rsid w:val="00B81039"/>
    <w:rsid w:val="00B81162"/>
    <w:rsid w:val="00B81301"/>
    <w:rsid w:val="00B81336"/>
    <w:rsid w:val="00B81567"/>
    <w:rsid w:val="00B81632"/>
    <w:rsid w:val="00B819FB"/>
    <w:rsid w:val="00B81EE8"/>
    <w:rsid w:val="00B82094"/>
    <w:rsid w:val="00B82248"/>
    <w:rsid w:val="00B822EC"/>
    <w:rsid w:val="00B824DD"/>
    <w:rsid w:val="00B8274A"/>
    <w:rsid w:val="00B8290A"/>
    <w:rsid w:val="00B82C29"/>
    <w:rsid w:val="00B82C9F"/>
    <w:rsid w:val="00B831A7"/>
    <w:rsid w:val="00B838F6"/>
    <w:rsid w:val="00B839E9"/>
    <w:rsid w:val="00B83CB1"/>
    <w:rsid w:val="00B83D61"/>
    <w:rsid w:val="00B83FBA"/>
    <w:rsid w:val="00B8430A"/>
    <w:rsid w:val="00B8450E"/>
    <w:rsid w:val="00B846AF"/>
    <w:rsid w:val="00B84785"/>
    <w:rsid w:val="00B8478D"/>
    <w:rsid w:val="00B8484F"/>
    <w:rsid w:val="00B848E3"/>
    <w:rsid w:val="00B8496B"/>
    <w:rsid w:val="00B84CDB"/>
    <w:rsid w:val="00B84DC1"/>
    <w:rsid w:val="00B85196"/>
    <w:rsid w:val="00B85472"/>
    <w:rsid w:val="00B85831"/>
    <w:rsid w:val="00B85B30"/>
    <w:rsid w:val="00B85C85"/>
    <w:rsid w:val="00B85D8E"/>
    <w:rsid w:val="00B85E46"/>
    <w:rsid w:val="00B86237"/>
    <w:rsid w:val="00B86399"/>
    <w:rsid w:val="00B86574"/>
    <w:rsid w:val="00B866F5"/>
    <w:rsid w:val="00B867D0"/>
    <w:rsid w:val="00B869CC"/>
    <w:rsid w:val="00B86B43"/>
    <w:rsid w:val="00B86E21"/>
    <w:rsid w:val="00B8703A"/>
    <w:rsid w:val="00B871AB"/>
    <w:rsid w:val="00B874D3"/>
    <w:rsid w:val="00B87522"/>
    <w:rsid w:val="00B8772C"/>
    <w:rsid w:val="00B878F2"/>
    <w:rsid w:val="00B878FE"/>
    <w:rsid w:val="00B87BBE"/>
    <w:rsid w:val="00B87C65"/>
    <w:rsid w:val="00B87EE4"/>
    <w:rsid w:val="00B9002C"/>
    <w:rsid w:val="00B90275"/>
    <w:rsid w:val="00B902A2"/>
    <w:rsid w:val="00B90303"/>
    <w:rsid w:val="00B90333"/>
    <w:rsid w:val="00B9041D"/>
    <w:rsid w:val="00B90612"/>
    <w:rsid w:val="00B9086C"/>
    <w:rsid w:val="00B908BF"/>
    <w:rsid w:val="00B90A9F"/>
    <w:rsid w:val="00B90B17"/>
    <w:rsid w:val="00B90D2A"/>
    <w:rsid w:val="00B90D8E"/>
    <w:rsid w:val="00B90E82"/>
    <w:rsid w:val="00B9107A"/>
    <w:rsid w:val="00B9126D"/>
    <w:rsid w:val="00B91509"/>
    <w:rsid w:val="00B9166E"/>
    <w:rsid w:val="00B916DF"/>
    <w:rsid w:val="00B916E9"/>
    <w:rsid w:val="00B91781"/>
    <w:rsid w:val="00B919C1"/>
    <w:rsid w:val="00B91DE7"/>
    <w:rsid w:val="00B91F38"/>
    <w:rsid w:val="00B91FE1"/>
    <w:rsid w:val="00B92142"/>
    <w:rsid w:val="00B92219"/>
    <w:rsid w:val="00B925DB"/>
    <w:rsid w:val="00B92844"/>
    <w:rsid w:val="00B929F2"/>
    <w:rsid w:val="00B92B00"/>
    <w:rsid w:val="00B93034"/>
    <w:rsid w:val="00B9335A"/>
    <w:rsid w:val="00B93500"/>
    <w:rsid w:val="00B93522"/>
    <w:rsid w:val="00B93530"/>
    <w:rsid w:val="00B93A1E"/>
    <w:rsid w:val="00B93BD7"/>
    <w:rsid w:val="00B93CF1"/>
    <w:rsid w:val="00B93DDB"/>
    <w:rsid w:val="00B93E02"/>
    <w:rsid w:val="00B943B9"/>
    <w:rsid w:val="00B94676"/>
    <w:rsid w:val="00B9474E"/>
    <w:rsid w:val="00B947F9"/>
    <w:rsid w:val="00B94C18"/>
    <w:rsid w:val="00B94C50"/>
    <w:rsid w:val="00B94D3E"/>
    <w:rsid w:val="00B94D42"/>
    <w:rsid w:val="00B94F0E"/>
    <w:rsid w:val="00B95075"/>
    <w:rsid w:val="00B95173"/>
    <w:rsid w:val="00B9531D"/>
    <w:rsid w:val="00B9538A"/>
    <w:rsid w:val="00B95662"/>
    <w:rsid w:val="00B95956"/>
    <w:rsid w:val="00B95A2E"/>
    <w:rsid w:val="00B95AAD"/>
    <w:rsid w:val="00B95D6E"/>
    <w:rsid w:val="00B95E11"/>
    <w:rsid w:val="00B95E46"/>
    <w:rsid w:val="00B9601C"/>
    <w:rsid w:val="00B964C9"/>
    <w:rsid w:val="00B9679A"/>
    <w:rsid w:val="00B968BA"/>
    <w:rsid w:val="00B96A45"/>
    <w:rsid w:val="00B96C7D"/>
    <w:rsid w:val="00B96DE5"/>
    <w:rsid w:val="00B96F44"/>
    <w:rsid w:val="00B9731F"/>
    <w:rsid w:val="00B9733B"/>
    <w:rsid w:val="00B973DB"/>
    <w:rsid w:val="00B973ED"/>
    <w:rsid w:val="00B97647"/>
    <w:rsid w:val="00B977E5"/>
    <w:rsid w:val="00B97814"/>
    <w:rsid w:val="00B9784F"/>
    <w:rsid w:val="00B978ED"/>
    <w:rsid w:val="00B979B1"/>
    <w:rsid w:val="00B97C6C"/>
    <w:rsid w:val="00B97CF7"/>
    <w:rsid w:val="00B97F58"/>
    <w:rsid w:val="00BA02B5"/>
    <w:rsid w:val="00BA0415"/>
    <w:rsid w:val="00BA07E0"/>
    <w:rsid w:val="00BA0A17"/>
    <w:rsid w:val="00BA0B06"/>
    <w:rsid w:val="00BA0BE5"/>
    <w:rsid w:val="00BA0C6C"/>
    <w:rsid w:val="00BA107C"/>
    <w:rsid w:val="00BA1138"/>
    <w:rsid w:val="00BA11E8"/>
    <w:rsid w:val="00BA13DF"/>
    <w:rsid w:val="00BA1507"/>
    <w:rsid w:val="00BA1657"/>
    <w:rsid w:val="00BA16C5"/>
    <w:rsid w:val="00BA182E"/>
    <w:rsid w:val="00BA1D30"/>
    <w:rsid w:val="00BA20D5"/>
    <w:rsid w:val="00BA216D"/>
    <w:rsid w:val="00BA24AE"/>
    <w:rsid w:val="00BA252E"/>
    <w:rsid w:val="00BA2814"/>
    <w:rsid w:val="00BA28B4"/>
    <w:rsid w:val="00BA2B91"/>
    <w:rsid w:val="00BA2E39"/>
    <w:rsid w:val="00BA30B8"/>
    <w:rsid w:val="00BA329C"/>
    <w:rsid w:val="00BA36CE"/>
    <w:rsid w:val="00BA3755"/>
    <w:rsid w:val="00BA38D2"/>
    <w:rsid w:val="00BA3944"/>
    <w:rsid w:val="00BA3994"/>
    <w:rsid w:val="00BA3A0C"/>
    <w:rsid w:val="00BA3C6C"/>
    <w:rsid w:val="00BA3E06"/>
    <w:rsid w:val="00BA3EFD"/>
    <w:rsid w:val="00BA41A2"/>
    <w:rsid w:val="00BA4463"/>
    <w:rsid w:val="00BA4AB1"/>
    <w:rsid w:val="00BA4C7F"/>
    <w:rsid w:val="00BA4E75"/>
    <w:rsid w:val="00BA4E77"/>
    <w:rsid w:val="00BA4F5B"/>
    <w:rsid w:val="00BA50FC"/>
    <w:rsid w:val="00BA51C6"/>
    <w:rsid w:val="00BA522F"/>
    <w:rsid w:val="00BA59C8"/>
    <w:rsid w:val="00BA59EF"/>
    <w:rsid w:val="00BA5ABA"/>
    <w:rsid w:val="00BA5C0E"/>
    <w:rsid w:val="00BA5C64"/>
    <w:rsid w:val="00BA61DC"/>
    <w:rsid w:val="00BA6329"/>
    <w:rsid w:val="00BA632B"/>
    <w:rsid w:val="00BA654C"/>
    <w:rsid w:val="00BA6A5E"/>
    <w:rsid w:val="00BA6E66"/>
    <w:rsid w:val="00BA70BB"/>
    <w:rsid w:val="00BA74A0"/>
    <w:rsid w:val="00BA7611"/>
    <w:rsid w:val="00BA7B5D"/>
    <w:rsid w:val="00BA7D4B"/>
    <w:rsid w:val="00BA7E05"/>
    <w:rsid w:val="00BB01C5"/>
    <w:rsid w:val="00BB0362"/>
    <w:rsid w:val="00BB045E"/>
    <w:rsid w:val="00BB0464"/>
    <w:rsid w:val="00BB06CA"/>
    <w:rsid w:val="00BB07AC"/>
    <w:rsid w:val="00BB0912"/>
    <w:rsid w:val="00BB0A6E"/>
    <w:rsid w:val="00BB0D28"/>
    <w:rsid w:val="00BB0DBD"/>
    <w:rsid w:val="00BB0EA7"/>
    <w:rsid w:val="00BB0EB9"/>
    <w:rsid w:val="00BB0EEE"/>
    <w:rsid w:val="00BB12A6"/>
    <w:rsid w:val="00BB1360"/>
    <w:rsid w:val="00BB1368"/>
    <w:rsid w:val="00BB154A"/>
    <w:rsid w:val="00BB175C"/>
    <w:rsid w:val="00BB199B"/>
    <w:rsid w:val="00BB1B12"/>
    <w:rsid w:val="00BB1B38"/>
    <w:rsid w:val="00BB1B3F"/>
    <w:rsid w:val="00BB1B5C"/>
    <w:rsid w:val="00BB1BD2"/>
    <w:rsid w:val="00BB1D42"/>
    <w:rsid w:val="00BB1D4B"/>
    <w:rsid w:val="00BB1E32"/>
    <w:rsid w:val="00BB219D"/>
    <w:rsid w:val="00BB22D3"/>
    <w:rsid w:val="00BB23D3"/>
    <w:rsid w:val="00BB24E3"/>
    <w:rsid w:val="00BB25AE"/>
    <w:rsid w:val="00BB2928"/>
    <w:rsid w:val="00BB2A9E"/>
    <w:rsid w:val="00BB2D11"/>
    <w:rsid w:val="00BB34B1"/>
    <w:rsid w:val="00BB37E8"/>
    <w:rsid w:val="00BB386D"/>
    <w:rsid w:val="00BB3ADA"/>
    <w:rsid w:val="00BB4039"/>
    <w:rsid w:val="00BB4076"/>
    <w:rsid w:val="00BB421B"/>
    <w:rsid w:val="00BB449F"/>
    <w:rsid w:val="00BB4528"/>
    <w:rsid w:val="00BB4BC5"/>
    <w:rsid w:val="00BB4C0A"/>
    <w:rsid w:val="00BB4C24"/>
    <w:rsid w:val="00BB4C34"/>
    <w:rsid w:val="00BB4FA1"/>
    <w:rsid w:val="00BB50A6"/>
    <w:rsid w:val="00BB554D"/>
    <w:rsid w:val="00BB5911"/>
    <w:rsid w:val="00BB5C41"/>
    <w:rsid w:val="00BB5CEF"/>
    <w:rsid w:val="00BB5DF1"/>
    <w:rsid w:val="00BB5DFB"/>
    <w:rsid w:val="00BB5E0A"/>
    <w:rsid w:val="00BB5F31"/>
    <w:rsid w:val="00BB5FE2"/>
    <w:rsid w:val="00BB609B"/>
    <w:rsid w:val="00BB677D"/>
    <w:rsid w:val="00BB68EF"/>
    <w:rsid w:val="00BB6A91"/>
    <w:rsid w:val="00BB6E51"/>
    <w:rsid w:val="00BB73E7"/>
    <w:rsid w:val="00BB774B"/>
    <w:rsid w:val="00BB77DE"/>
    <w:rsid w:val="00BB7AF1"/>
    <w:rsid w:val="00BB7B47"/>
    <w:rsid w:val="00BB7B8B"/>
    <w:rsid w:val="00BB7CAF"/>
    <w:rsid w:val="00BB7F20"/>
    <w:rsid w:val="00BC0086"/>
    <w:rsid w:val="00BC00D2"/>
    <w:rsid w:val="00BC02E1"/>
    <w:rsid w:val="00BC031D"/>
    <w:rsid w:val="00BC0567"/>
    <w:rsid w:val="00BC0CC7"/>
    <w:rsid w:val="00BC0CEC"/>
    <w:rsid w:val="00BC0FB6"/>
    <w:rsid w:val="00BC18A8"/>
    <w:rsid w:val="00BC1A62"/>
    <w:rsid w:val="00BC1D3C"/>
    <w:rsid w:val="00BC2235"/>
    <w:rsid w:val="00BC2296"/>
    <w:rsid w:val="00BC23DF"/>
    <w:rsid w:val="00BC23F5"/>
    <w:rsid w:val="00BC2AA4"/>
    <w:rsid w:val="00BC2CA7"/>
    <w:rsid w:val="00BC2CCF"/>
    <w:rsid w:val="00BC2DD7"/>
    <w:rsid w:val="00BC2EA2"/>
    <w:rsid w:val="00BC2ECA"/>
    <w:rsid w:val="00BC313B"/>
    <w:rsid w:val="00BC330D"/>
    <w:rsid w:val="00BC3696"/>
    <w:rsid w:val="00BC36C1"/>
    <w:rsid w:val="00BC3AB4"/>
    <w:rsid w:val="00BC3AFD"/>
    <w:rsid w:val="00BC3BE7"/>
    <w:rsid w:val="00BC3CA8"/>
    <w:rsid w:val="00BC3F5B"/>
    <w:rsid w:val="00BC40C6"/>
    <w:rsid w:val="00BC4251"/>
    <w:rsid w:val="00BC4392"/>
    <w:rsid w:val="00BC44CF"/>
    <w:rsid w:val="00BC4C11"/>
    <w:rsid w:val="00BC4CDC"/>
    <w:rsid w:val="00BC4E06"/>
    <w:rsid w:val="00BC523D"/>
    <w:rsid w:val="00BC52EE"/>
    <w:rsid w:val="00BC5387"/>
    <w:rsid w:val="00BC5476"/>
    <w:rsid w:val="00BC552B"/>
    <w:rsid w:val="00BC5630"/>
    <w:rsid w:val="00BC5751"/>
    <w:rsid w:val="00BC596E"/>
    <w:rsid w:val="00BC5CFA"/>
    <w:rsid w:val="00BC5E07"/>
    <w:rsid w:val="00BC5FB0"/>
    <w:rsid w:val="00BC6AE3"/>
    <w:rsid w:val="00BC6BBD"/>
    <w:rsid w:val="00BC6D49"/>
    <w:rsid w:val="00BC6D5E"/>
    <w:rsid w:val="00BC7158"/>
    <w:rsid w:val="00BC71E1"/>
    <w:rsid w:val="00BC732B"/>
    <w:rsid w:val="00BC79B7"/>
    <w:rsid w:val="00BD0341"/>
    <w:rsid w:val="00BD0442"/>
    <w:rsid w:val="00BD05F5"/>
    <w:rsid w:val="00BD0A95"/>
    <w:rsid w:val="00BD0E54"/>
    <w:rsid w:val="00BD0E5D"/>
    <w:rsid w:val="00BD0F13"/>
    <w:rsid w:val="00BD1076"/>
    <w:rsid w:val="00BD11A6"/>
    <w:rsid w:val="00BD1439"/>
    <w:rsid w:val="00BD1570"/>
    <w:rsid w:val="00BD16D3"/>
    <w:rsid w:val="00BD175A"/>
    <w:rsid w:val="00BD17C2"/>
    <w:rsid w:val="00BD1828"/>
    <w:rsid w:val="00BD193E"/>
    <w:rsid w:val="00BD1B58"/>
    <w:rsid w:val="00BD1BC2"/>
    <w:rsid w:val="00BD1DF4"/>
    <w:rsid w:val="00BD1E67"/>
    <w:rsid w:val="00BD1F58"/>
    <w:rsid w:val="00BD1F75"/>
    <w:rsid w:val="00BD1FE8"/>
    <w:rsid w:val="00BD20EF"/>
    <w:rsid w:val="00BD235D"/>
    <w:rsid w:val="00BD23A8"/>
    <w:rsid w:val="00BD2484"/>
    <w:rsid w:val="00BD258D"/>
    <w:rsid w:val="00BD2B07"/>
    <w:rsid w:val="00BD2CC2"/>
    <w:rsid w:val="00BD2DBC"/>
    <w:rsid w:val="00BD2DF4"/>
    <w:rsid w:val="00BD2EB5"/>
    <w:rsid w:val="00BD3105"/>
    <w:rsid w:val="00BD3182"/>
    <w:rsid w:val="00BD341E"/>
    <w:rsid w:val="00BD3B22"/>
    <w:rsid w:val="00BD3BF7"/>
    <w:rsid w:val="00BD3FA0"/>
    <w:rsid w:val="00BD426B"/>
    <w:rsid w:val="00BD445C"/>
    <w:rsid w:val="00BD4532"/>
    <w:rsid w:val="00BD45DC"/>
    <w:rsid w:val="00BD481B"/>
    <w:rsid w:val="00BD49CF"/>
    <w:rsid w:val="00BD4A47"/>
    <w:rsid w:val="00BD4C26"/>
    <w:rsid w:val="00BD4CBB"/>
    <w:rsid w:val="00BD4E10"/>
    <w:rsid w:val="00BD4E28"/>
    <w:rsid w:val="00BD50CA"/>
    <w:rsid w:val="00BD50CB"/>
    <w:rsid w:val="00BD52FC"/>
    <w:rsid w:val="00BD59BF"/>
    <w:rsid w:val="00BD5F44"/>
    <w:rsid w:val="00BD603E"/>
    <w:rsid w:val="00BD611D"/>
    <w:rsid w:val="00BD6172"/>
    <w:rsid w:val="00BD620E"/>
    <w:rsid w:val="00BD62CC"/>
    <w:rsid w:val="00BD631C"/>
    <w:rsid w:val="00BD6671"/>
    <w:rsid w:val="00BD66BF"/>
    <w:rsid w:val="00BD6C0A"/>
    <w:rsid w:val="00BD707B"/>
    <w:rsid w:val="00BD72EA"/>
    <w:rsid w:val="00BD7348"/>
    <w:rsid w:val="00BD7479"/>
    <w:rsid w:val="00BD77EC"/>
    <w:rsid w:val="00BD79F1"/>
    <w:rsid w:val="00BD7BD5"/>
    <w:rsid w:val="00BE0065"/>
    <w:rsid w:val="00BE00F6"/>
    <w:rsid w:val="00BE02BC"/>
    <w:rsid w:val="00BE038F"/>
    <w:rsid w:val="00BE03A3"/>
    <w:rsid w:val="00BE0717"/>
    <w:rsid w:val="00BE082E"/>
    <w:rsid w:val="00BE0B2B"/>
    <w:rsid w:val="00BE0CA6"/>
    <w:rsid w:val="00BE0E75"/>
    <w:rsid w:val="00BE0ECA"/>
    <w:rsid w:val="00BE117A"/>
    <w:rsid w:val="00BE16F2"/>
    <w:rsid w:val="00BE17B2"/>
    <w:rsid w:val="00BE17D7"/>
    <w:rsid w:val="00BE18A6"/>
    <w:rsid w:val="00BE1BEF"/>
    <w:rsid w:val="00BE1CD1"/>
    <w:rsid w:val="00BE1D48"/>
    <w:rsid w:val="00BE1EE3"/>
    <w:rsid w:val="00BE1FE5"/>
    <w:rsid w:val="00BE2096"/>
    <w:rsid w:val="00BE20DF"/>
    <w:rsid w:val="00BE20E7"/>
    <w:rsid w:val="00BE21FF"/>
    <w:rsid w:val="00BE243B"/>
    <w:rsid w:val="00BE2451"/>
    <w:rsid w:val="00BE258B"/>
    <w:rsid w:val="00BE29B5"/>
    <w:rsid w:val="00BE2AF0"/>
    <w:rsid w:val="00BE2B62"/>
    <w:rsid w:val="00BE2CFD"/>
    <w:rsid w:val="00BE2FB7"/>
    <w:rsid w:val="00BE32A7"/>
    <w:rsid w:val="00BE3326"/>
    <w:rsid w:val="00BE34C2"/>
    <w:rsid w:val="00BE36BE"/>
    <w:rsid w:val="00BE3CE1"/>
    <w:rsid w:val="00BE409F"/>
    <w:rsid w:val="00BE426A"/>
    <w:rsid w:val="00BE4412"/>
    <w:rsid w:val="00BE4755"/>
    <w:rsid w:val="00BE4D50"/>
    <w:rsid w:val="00BE4F0E"/>
    <w:rsid w:val="00BE4F68"/>
    <w:rsid w:val="00BE5103"/>
    <w:rsid w:val="00BE53A3"/>
    <w:rsid w:val="00BE5429"/>
    <w:rsid w:val="00BE57E9"/>
    <w:rsid w:val="00BE583E"/>
    <w:rsid w:val="00BE6078"/>
    <w:rsid w:val="00BE60FB"/>
    <w:rsid w:val="00BE63FA"/>
    <w:rsid w:val="00BE6520"/>
    <w:rsid w:val="00BE67F1"/>
    <w:rsid w:val="00BE6A33"/>
    <w:rsid w:val="00BE70E4"/>
    <w:rsid w:val="00BE76C8"/>
    <w:rsid w:val="00BE798A"/>
    <w:rsid w:val="00BE7A39"/>
    <w:rsid w:val="00BE7AE7"/>
    <w:rsid w:val="00BE7C86"/>
    <w:rsid w:val="00BF0396"/>
    <w:rsid w:val="00BF0638"/>
    <w:rsid w:val="00BF07C3"/>
    <w:rsid w:val="00BF0976"/>
    <w:rsid w:val="00BF0A0C"/>
    <w:rsid w:val="00BF0E3C"/>
    <w:rsid w:val="00BF1121"/>
    <w:rsid w:val="00BF11E0"/>
    <w:rsid w:val="00BF1293"/>
    <w:rsid w:val="00BF136F"/>
    <w:rsid w:val="00BF1546"/>
    <w:rsid w:val="00BF197B"/>
    <w:rsid w:val="00BF1CED"/>
    <w:rsid w:val="00BF1F28"/>
    <w:rsid w:val="00BF1F9F"/>
    <w:rsid w:val="00BF1FCB"/>
    <w:rsid w:val="00BF2092"/>
    <w:rsid w:val="00BF2216"/>
    <w:rsid w:val="00BF2374"/>
    <w:rsid w:val="00BF2485"/>
    <w:rsid w:val="00BF2684"/>
    <w:rsid w:val="00BF2805"/>
    <w:rsid w:val="00BF302D"/>
    <w:rsid w:val="00BF3155"/>
    <w:rsid w:val="00BF3636"/>
    <w:rsid w:val="00BF37F1"/>
    <w:rsid w:val="00BF3E67"/>
    <w:rsid w:val="00BF4006"/>
    <w:rsid w:val="00BF41F4"/>
    <w:rsid w:val="00BF43C4"/>
    <w:rsid w:val="00BF465D"/>
    <w:rsid w:val="00BF4695"/>
    <w:rsid w:val="00BF489C"/>
    <w:rsid w:val="00BF497E"/>
    <w:rsid w:val="00BF4B08"/>
    <w:rsid w:val="00BF5469"/>
    <w:rsid w:val="00BF5495"/>
    <w:rsid w:val="00BF54E3"/>
    <w:rsid w:val="00BF5588"/>
    <w:rsid w:val="00BF59AA"/>
    <w:rsid w:val="00BF621F"/>
    <w:rsid w:val="00BF623F"/>
    <w:rsid w:val="00BF678F"/>
    <w:rsid w:val="00BF67BA"/>
    <w:rsid w:val="00BF6844"/>
    <w:rsid w:val="00BF68CA"/>
    <w:rsid w:val="00BF6A53"/>
    <w:rsid w:val="00BF6B8D"/>
    <w:rsid w:val="00BF6C0C"/>
    <w:rsid w:val="00BF6DCC"/>
    <w:rsid w:val="00BF6EA9"/>
    <w:rsid w:val="00BF7159"/>
    <w:rsid w:val="00BF7315"/>
    <w:rsid w:val="00BF76A8"/>
    <w:rsid w:val="00C0091F"/>
    <w:rsid w:val="00C00B10"/>
    <w:rsid w:val="00C00B93"/>
    <w:rsid w:val="00C00BD9"/>
    <w:rsid w:val="00C0103E"/>
    <w:rsid w:val="00C012EF"/>
    <w:rsid w:val="00C0148A"/>
    <w:rsid w:val="00C015AC"/>
    <w:rsid w:val="00C015FD"/>
    <w:rsid w:val="00C01690"/>
    <w:rsid w:val="00C01A83"/>
    <w:rsid w:val="00C01BC7"/>
    <w:rsid w:val="00C01C31"/>
    <w:rsid w:val="00C01C99"/>
    <w:rsid w:val="00C01CB8"/>
    <w:rsid w:val="00C01EB0"/>
    <w:rsid w:val="00C01F50"/>
    <w:rsid w:val="00C02180"/>
    <w:rsid w:val="00C021D4"/>
    <w:rsid w:val="00C022A7"/>
    <w:rsid w:val="00C0250B"/>
    <w:rsid w:val="00C02516"/>
    <w:rsid w:val="00C02569"/>
    <w:rsid w:val="00C0292F"/>
    <w:rsid w:val="00C02B60"/>
    <w:rsid w:val="00C02DAB"/>
    <w:rsid w:val="00C02F6B"/>
    <w:rsid w:val="00C0319D"/>
    <w:rsid w:val="00C0320F"/>
    <w:rsid w:val="00C03450"/>
    <w:rsid w:val="00C034E3"/>
    <w:rsid w:val="00C03554"/>
    <w:rsid w:val="00C036E6"/>
    <w:rsid w:val="00C038D1"/>
    <w:rsid w:val="00C039D6"/>
    <w:rsid w:val="00C03AAA"/>
    <w:rsid w:val="00C03B98"/>
    <w:rsid w:val="00C03C11"/>
    <w:rsid w:val="00C03C8F"/>
    <w:rsid w:val="00C03E65"/>
    <w:rsid w:val="00C03FB8"/>
    <w:rsid w:val="00C03FF1"/>
    <w:rsid w:val="00C0429D"/>
    <w:rsid w:val="00C04566"/>
    <w:rsid w:val="00C045E2"/>
    <w:rsid w:val="00C0461B"/>
    <w:rsid w:val="00C04C70"/>
    <w:rsid w:val="00C05259"/>
    <w:rsid w:val="00C059AA"/>
    <w:rsid w:val="00C05A44"/>
    <w:rsid w:val="00C05B4A"/>
    <w:rsid w:val="00C05C3B"/>
    <w:rsid w:val="00C05C5A"/>
    <w:rsid w:val="00C05FA7"/>
    <w:rsid w:val="00C0602B"/>
    <w:rsid w:val="00C065F0"/>
    <w:rsid w:val="00C06729"/>
    <w:rsid w:val="00C067AD"/>
    <w:rsid w:val="00C06822"/>
    <w:rsid w:val="00C06BD1"/>
    <w:rsid w:val="00C06C29"/>
    <w:rsid w:val="00C06FF3"/>
    <w:rsid w:val="00C07171"/>
    <w:rsid w:val="00C07365"/>
    <w:rsid w:val="00C07508"/>
    <w:rsid w:val="00C07643"/>
    <w:rsid w:val="00C078E3"/>
    <w:rsid w:val="00C07AF4"/>
    <w:rsid w:val="00C07CFD"/>
    <w:rsid w:val="00C10045"/>
    <w:rsid w:val="00C10271"/>
    <w:rsid w:val="00C10291"/>
    <w:rsid w:val="00C1039A"/>
    <w:rsid w:val="00C10755"/>
    <w:rsid w:val="00C10843"/>
    <w:rsid w:val="00C10846"/>
    <w:rsid w:val="00C10EE1"/>
    <w:rsid w:val="00C10F8C"/>
    <w:rsid w:val="00C11068"/>
    <w:rsid w:val="00C11422"/>
    <w:rsid w:val="00C12066"/>
    <w:rsid w:val="00C12070"/>
    <w:rsid w:val="00C122A6"/>
    <w:rsid w:val="00C123F8"/>
    <w:rsid w:val="00C124E7"/>
    <w:rsid w:val="00C12764"/>
    <w:rsid w:val="00C12E1D"/>
    <w:rsid w:val="00C1313F"/>
    <w:rsid w:val="00C134AC"/>
    <w:rsid w:val="00C13679"/>
    <w:rsid w:val="00C13B2C"/>
    <w:rsid w:val="00C13BA3"/>
    <w:rsid w:val="00C13BF3"/>
    <w:rsid w:val="00C13C2A"/>
    <w:rsid w:val="00C13CD4"/>
    <w:rsid w:val="00C13D10"/>
    <w:rsid w:val="00C13F1B"/>
    <w:rsid w:val="00C14090"/>
    <w:rsid w:val="00C140B5"/>
    <w:rsid w:val="00C14221"/>
    <w:rsid w:val="00C1441C"/>
    <w:rsid w:val="00C14544"/>
    <w:rsid w:val="00C145FA"/>
    <w:rsid w:val="00C1477B"/>
    <w:rsid w:val="00C14960"/>
    <w:rsid w:val="00C14F16"/>
    <w:rsid w:val="00C15053"/>
    <w:rsid w:val="00C15579"/>
    <w:rsid w:val="00C157E8"/>
    <w:rsid w:val="00C15CC8"/>
    <w:rsid w:val="00C15CCD"/>
    <w:rsid w:val="00C15E21"/>
    <w:rsid w:val="00C15F07"/>
    <w:rsid w:val="00C15F08"/>
    <w:rsid w:val="00C15FB4"/>
    <w:rsid w:val="00C16074"/>
    <w:rsid w:val="00C16145"/>
    <w:rsid w:val="00C1626E"/>
    <w:rsid w:val="00C1642B"/>
    <w:rsid w:val="00C1648A"/>
    <w:rsid w:val="00C1661F"/>
    <w:rsid w:val="00C16633"/>
    <w:rsid w:val="00C166A9"/>
    <w:rsid w:val="00C168C8"/>
    <w:rsid w:val="00C16972"/>
    <w:rsid w:val="00C16AC6"/>
    <w:rsid w:val="00C17047"/>
    <w:rsid w:val="00C17165"/>
    <w:rsid w:val="00C17422"/>
    <w:rsid w:val="00C176C7"/>
    <w:rsid w:val="00C177A5"/>
    <w:rsid w:val="00C17B96"/>
    <w:rsid w:val="00C17BE2"/>
    <w:rsid w:val="00C17C43"/>
    <w:rsid w:val="00C20095"/>
    <w:rsid w:val="00C200DA"/>
    <w:rsid w:val="00C2011E"/>
    <w:rsid w:val="00C20185"/>
    <w:rsid w:val="00C20649"/>
    <w:rsid w:val="00C208D2"/>
    <w:rsid w:val="00C20A06"/>
    <w:rsid w:val="00C20B3C"/>
    <w:rsid w:val="00C20C09"/>
    <w:rsid w:val="00C20D71"/>
    <w:rsid w:val="00C21255"/>
    <w:rsid w:val="00C2129D"/>
    <w:rsid w:val="00C2154E"/>
    <w:rsid w:val="00C216FB"/>
    <w:rsid w:val="00C217AE"/>
    <w:rsid w:val="00C218EC"/>
    <w:rsid w:val="00C21B96"/>
    <w:rsid w:val="00C21D49"/>
    <w:rsid w:val="00C221C3"/>
    <w:rsid w:val="00C22478"/>
    <w:rsid w:val="00C22548"/>
    <w:rsid w:val="00C2274D"/>
    <w:rsid w:val="00C22A94"/>
    <w:rsid w:val="00C22B57"/>
    <w:rsid w:val="00C22EA1"/>
    <w:rsid w:val="00C22EBC"/>
    <w:rsid w:val="00C22F36"/>
    <w:rsid w:val="00C232D5"/>
    <w:rsid w:val="00C232D6"/>
    <w:rsid w:val="00C23462"/>
    <w:rsid w:val="00C23494"/>
    <w:rsid w:val="00C23704"/>
    <w:rsid w:val="00C238EE"/>
    <w:rsid w:val="00C23FDF"/>
    <w:rsid w:val="00C243F5"/>
    <w:rsid w:val="00C24E89"/>
    <w:rsid w:val="00C2504E"/>
    <w:rsid w:val="00C251DA"/>
    <w:rsid w:val="00C252D5"/>
    <w:rsid w:val="00C25309"/>
    <w:rsid w:val="00C25506"/>
    <w:rsid w:val="00C2567D"/>
    <w:rsid w:val="00C25903"/>
    <w:rsid w:val="00C25A63"/>
    <w:rsid w:val="00C25BA5"/>
    <w:rsid w:val="00C25BB1"/>
    <w:rsid w:val="00C25C7E"/>
    <w:rsid w:val="00C25E56"/>
    <w:rsid w:val="00C25FA4"/>
    <w:rsid w:val="00C26301"/>
    <w:rsid w:val="00C2631A"/>
    <w:rsid w:val="00C26386"/>
    <w:rsid w:val="00C26406"/>
    <w:rsid w:val="00C26CBC"/>
    <w:rsid w:val="00C26D05"/>
    <w:rsid w:val="00C26E02"/>
    <w:rsid w:val="00C27404"/>
    <w:rsid w:val="00C27621"/>
    <w:rsid w:val="00C27BFB"/>
    <w:rsid w:val="00C27E6F"/>
    <w:rsid w:val="00C30326"/>
    <w:rsid w:val="00C30327"/>
    <w:rsid w:val="00C30485"/>
    <w:rsid w:val="00C304C0"/>
    <w:rsid w:val="00C3058D"/>
    <w:rsid w:val="00C30746"/>
    <w:rsid w:val="00C307FA"/>
    <w:rsid w:val="00C308D3"/>
    <w:rsid w:val="00C30B27"/>
    <w:rsid w:val="00C30D4C"/>
    <w:rsid w:val="00C30D51"/>
    <w:rsid w:val="00C30E34"/>
    <w:rsid w:val="00C30FD9"/>
    <w:rsid w:val="00C31716"/>
    <w:rsid w:val="00C31894"/>
    <w:rsid w:val="00C318A8"/>
    <w:rsid w:val="00C3192E"/>
    <w:rsid w:val="00C319C3"/>
    <w:rsid w:val="00C319CB"/>
    <w:rsid w:val="00C32204"/>
    <w:rsid w:val="00C32609"/>
    <w:rsid w:val="00C326C5"/>
    <w:rsid w:val="00C32748"/>
    <w:rsid w:val="00C32BCE"/>
    <w:rsid w:val="00C32EA4"/>
    <w:rsid w:val="00C32FA7"/>
    <w:rsid w:val="00C33024"/>
    <w:rsid w:val="00C33294"/>
    <w:rsid w:val="00C3352B"/>
    <w:rsid w:val="00C336E6"/>
    <w:rsid w:val="00C33744"/>
    <w:rsid w:val="00C33B69"/>
    <w:rsid w:val="00C33F7F"/>
    <w:rsid w:val="00C33FAA"/>
    <w:rsid w:val="00C346D3"/>
    <w:rsid w:val="00C347FB"/>
    <w:rsid w:val="00C3480E"/>
    <w:rsid w:val="00C34A22"/>
    <w:rsid w:val="00C34AE2"/>
    <w:rsid w:val="00C34B13"/>
    <w:rsid w:val="00C34D79"/>
    <w:rsid w:val="00C34F8F"/>
    <w:rsid w:val="00C3534F"/>
    <w:rsid w:val="00C355A2"/>
    <w:rsid w:val="00C3587A"/>
    <w:rsid w:val="00C3587F"/>
    <w:rsid w:val="00C35EAC"/>
    <w:rsid w:val="00C360F3"/>
    <w:rsid w:val="00C362B0"/>
    <w:rsid w:val="00C3634E"/>
    <w:rsid w:val="00C364F4"/>
    <w:rsid w:val="00C36534"/>
    <w:rsid w:val="00C365AA"/>
    <w:rsid w:val="00C3664C"/>
    <w:rsid w:val="00C367A5"/>
    <w:rsid w:val="00C36851"/>
    <w:rsid w:val="00C36866"/>
    <w:rsid w:val="00C36A45"/>
    <w:rsid w:val="00C36B27"/>
    <w:rsid w:val="00C36D92"/>
    <w:rsid w:val="00C36E6E"/>
    <w:rsid w:val="00C37094"/>
    <w:rsid w:val="00C3729E"/>
    <w:rsid w:val="00C372FF"/>
    <w:rsid w:val="00C37570"/>
    <w:rsid w:val="00C37628"/>
    <w:rsid w:val="00C376AA"/>
    <w:rsid w:val="00C377FA"/>
    <w:rsid w:val="00C3788A"/>
    <w:rsid w:val="00C378A0"/>
    <w:rsid w:val="00C40039"/>
    <w:rsid w:val="00C4051D"/>
    <w:rsid w:val="00C40547"/>
    <w:rsid w:val="00C4074C"/>
    <w:rsid w:val="00C40A72"/>
    <w:rsid w:val="00C40CD9"/>
    <w:rsid w:val="00C40F65"/>
    <w:rsid w:val="00C41233"/>
    <w:rsid w:val="00C412D6"/>
    <w:rsid w:val="00C41309"/>
    <w:rsid w:val="00C415CA"/>
    <w:rsid w:val="00C418C9"/>
    <w:rsid w:val="00C41A30"/>
    <w:rsid w:val="00C41C3F"/>
    <w:rsid w:val="00C41E15"/>
    <w:rsid w:val="00C41E2D"/>
    <w:rsid w:val="00C41F85"/>
    <w:rsid w:val="00C423F7"/>
    <w:rsid w:val="00C42596"/>
    <w:rsid w:val="00C429F8"/>
    <w:rsid w:val="00C42A78"/>
    <w:rsid w:val="00C42B87"/>
    <w:rsid w:val="00C42CF8"/>
    <w:rsid w:val="00C434DF"/>
    <w:rsid w:val="00C434E0"/>
    <w:rsid w:val="00C43522"/>
    <w:rsid w:val="00C435AB"/>
    <w:rsid w:val="00C435F4"/>
    <w:rsid w:val="00C43734"/>
    <w:rsid w:val="00C44064"/>
    <w:rsid w:val="00C441CB"/>
    <w:rsid w:val="00C44440"/>
    <w:rsid w:val="00C444BF"/>
    <w:rsid w:val="00C444CE"/>
    <w:rsid w:val="00C44748"/>
    <w:rsid w:val="00C448F2"/>
    <w:rsid w:val="00C44914"/>
    <w:rsid w:val="00C4493A"/>
    <w:rsid w:val="00C44966"/>
    <w:rsid w:val="00C44A03"/>
    <w:rsid w:val="00C44E50"/>
    <w:rsid w:val="00C4500A"/>
    <w:rsid w:val="00C4548B"/>
    <w:rsid w:val="00C454C8"/>
    <w:rsid w:val="00C455A6"/>
    <w:rsid w:val="00C456F6"/>
    <w:rsid w:val="00C457F5"/>
    <w:rsid w:val="00C458E2"/>
    <w:rsid w:val="00C4590A"/>
    <w:rsid w:val="00C45AC7"/>
    <w:rsid w:val="00C45EEC"/>
    <w:rsid w:val="00C46458"/>
    <w:rsid w:val="00C46492"/>
    <w:rsid w:val="00C4649C"/>
    <w:rsid w:val="00C46A5D"/>
    <w:rsid w:val="00C46B60"/>
    <w:rsid w:val="00C46C85"/>
    <w:rsid w:val="00C46EC0"/>
    <w:rsid w:val="00C4704B"/>
    <w:rsid w:val="00C4715E"/>
    <w:rsid w:val="00C473E8"/>
    <w:rsid w:val="00C47857"/>
    <w:rsid w:val="00C479C4"/>
    <w:rsid w:val="00C501F6"/>
    <w:rsid w:val="00C50205"/>
    <w:rsid w:val="00C50295"/>
    <w:rsid w:val="00C50395"/>
    <w:rsid w:val="00C50A9F"/>
    <w:rsid w:val="00C50CD2"/>
    <w:rsid w:val="00C50F8D"/>
    <w:rsid w:val="00C51309"/>
    <w:rsid w:val="00C51446"/>
    <w:rsid w:val="00C51482"/>
    <w:rsid w:val="00C5189F"/>
    <w:rsid w:val="00C518F0"/>
    <w:rsid w:val="00C51989"/>
    <w:rsid w:val="00C51B52"/>
    <w:rsid w:val="00C51C38"/>
    <w:rsid w:val="00C51C97"/>
    <w:rsid w:val="00C51F4E"/>
    <w:rsid w:val="00C52276"/>
    <w:rsid w:val="00C52301"/>
    <w:rsid w:val="00C5238B"/>
    <w:rsid w:val="00C52628"/>
    <w:rsid w:val="00C52860"/>
    <w:rsid w:val="00C52C6C"/>
    <w:rsid w:val="00C52CCC"/>
    <w:rsid w:val="00C52F03"/>
    <w:rsid w:val="00C53278"/>
    <w:rsid w:val="00C53522"/>
    <w:rsid w:val="00C53672"/>
    <w:rsid w:val="00C53771"/>
    <w:rsid w:val="00C53B89"/>
    <w:rsid w:val="00C53DB6"/>
    <w:rsid w:val="00C53DD6"/>
    <w:rsid w:val="00C54258"/>
    <w:rsid w:val="00C54283"/>
    <w:rsid w:val="00C545D3"/>
    <w:rsid w:val="00C54944"/>
    <w:rsid w:val="00C549EF"/>
    <w:rsid w:val="00C54B4C"/>
    <w:rsid w:val="00C54C87"/>
    <w:rsid w:val="00C55000"/>
    <w:rsid w:val="00C55195"/>
    <w:rsid w:val="00C55432"/>
    <w:rsid w:val="00C5548F"/>
    <w:rsid w:val="00C554F4"/>
    <w:rsid w:val="00C5560A"/>
    <w:rsid w:val="00C55710"/>
    <w:rsid w:val="00C55A26"/>
    <w:rsid w:val="00C55A60"/>
    <w:rsid w:val="00C55DEE"/>
    <w:rsid w:val="00C5622D"/>
    <w:rsid w:val="00C56357"/>
    <w:rsid w:val="00C564AC"/>
    <w:rsid w:val="00C56547"/>
    <w:rsid w:val="00C56794"/>
    <w:rsid w:val="00C56A23"/>
    <w:rsid w:val="00C56BF4"/>
    <w:rsid w:val="00C56C74"/>
    <w:rsid w:val="00C57054"/>
    <w:rsid w:val="00C5763E"/>
    <w:rsid w:val="00C576AC"/>
    <w:rsid w:val="00C57BEF"/>
    <w:rsid w:val="00C57C14"/>
    <w:rsid w:val="00C57C8E"/>
    <w:rsid w:val="00C57E87"/>
    <w:rsid w:val="00C60001"/>
    <w:rsid w:val="00C6016F"/>
    <w:rsid w:val="00C6060E"/>
    <w:rsid w:val="00C60643"/>
    <w:rsid w:val="00C6080E"/>
    <w:rsid w:val="00C6090B"/>
    <w:rsid w:val="00C6092B"/>
    <w:rsid w:val="00C60AF7"/>
    <w:rsid w:val="00C60C4A"/>
    <w:rsid w:val="00C60D0A"/>
    <w:rsid w:val="00C60FCE"/>
    <w:rsid w:val="00C6112B"/>
    <w:rsid w:val="00C61314"/>
    <w:rsid w:val="00C617D6"/>
    <w:rsid w:val="00C6190F"/>
    <w:rsid w:val="00C61A49"/>
    <w:rsid w:val="00C61BF1"/>
    <w:rsid w:val="00C61D32"/>
    <w:rsid w:val="00C61E14"/>
    <w:rsid w:val="00C61ECC"/>
    <w:rsid w:val="00C61FDD"/>
    <w:rsid w:val="00C62096"/>
    <w:rsid w:val="00C620DE"/>
    <w:rsid w:val="00C6250E"/>
    <w:rsid w:val="00C626C9"/>
    <w:rsid w:val="00C62772"/>
    <w:rsid w:val="00C62822"/>
    <w:rsid w:val="00C62878"/>
    <w:rsid w:val="00C62894"/>
    <w:rsid w:val="00C62AC8"/>
    <w:rsid w:val="00C62B62"/>
    <w:rsid w:val="00C62BEE"/>
    <w:rsid w:val="00C62EC5"/>
    <w:rsid w:val="00C63070"/>
    <w:rsid w:val="00C6310C"/>
    <w:rsid w:val="00C632EF"/>
    <w:rsid w:val="00C633CA"/>
    <w:rsid w:val="00C63736"/>
    <w:rsid w:val="00C637C6"/>
    <w:rsid w:val="00C63E57"/>
    <w:rsid w:val="00C63F18"/>
    <w:rsid w:val="00C63F82"/>
    <w:rsid w:val="00C64099"/>
    <w:rsid w:val="00C6435F"/>
    <w:rsid w:val="00C6495A"/>
    <w:rsid w:val="00C64E4D"/>
    <w:rsid w:val="00C64EA6"/>
    <w:rsid w:val="00C64F89"/>
    <w:rsid w:val="00C650A2"/>
    <w:rsid w:val="00C650F0"/>
    <w:rsid w:val="00C6524E"/>
    <w:rsid w:val="00C65407"/>
    <w:rsid w:val="00C654DC"/>
    <w:rsid w:val="00C65532"/>
    <w:rsid w:val="00C6599B"/>
    <w:rsid w:val="00C65A1E"/>
    <w:rsid w:val="00C65FAB"/>
    <w:rsid w:val="00C66283"/>
    <w:rsid w:val="00C665D5"/>
    <w:rsid w:val="00C66708"/>
    <w:rsid w:val="00C668A1"/>
    <w:rsid w:val="00C668C9"/>
    <w:rsid w:val="00C66AE4"/>
    <w:rsid w:val="00C66B03"/>
    <w:rsid w:val="00C66C6E"/>
    <w:rsid w:val="00C66DA6"/>
    <w:rsid w:val="00C67076"/>
    <w:rsid w:val="00C67611"/>
    <w:rsid w:val="00C67C01"/>
    <w:rsid w:val="00C67C86"/>
    <w:rsid w:val="00C67DB2"/>
    <w:rsid w:val="00C67ECB"/>
    <w:rsid w:val="00C7053F"/>
    <w:rsid w:val="00C7063F"/>
    <w:rsid w:val="00C707F0"/>
    <w:rsid w:val="00C709DC"/>
    <w:rsid w:val="00C70AF6"/>
    <w:rsid w:val="00C70B00"/>
    <w:rsid w:val="00C70D6B"/>
    <w:rsid w:val="00C70F2F"/>
    <w:rsid w:val="00C711AD"/>
    <w:rsid w:val="00C716CC"/>
    <w:rsid w:val="00C71774"/>
    <w:rsid w:val="00C71884"/>
    <w:rsid w:val="00C71BFC"/>
    <w:rsid w:val="00C72270"/>
    <w:rsid w:val="00C72487"/>
    <w:rsid w:val="00C7297D"/>
    <w:rsid w:val="00C72B23"/>
    <w:rsid w:val="00C731AD"/>
    <w:rsid w:val="00C7335B"/>
    <w:rsid w:val="00C73599"/>
    <w:rsid w:val="00C736A1"/>
    <w:rsid w:val="00C738B1"/>
    <w:rsid w:val="00C739A1"/>
    <w:rsid w:val="00C73A13"/>
    <w:rsid w:val="00C73A2D"/>
    <w:rsid w:val="00C73AE9"/>
    <w:rsid w:val="00C73BC1"/>
    <w:rsid w:val="00C73D7A"/>
    <w:rsid w:val="00C73D88"/>
    <w:rsid w:val="00C740F0"/>
    <w:rsid w:val="00C74107"/>
    <w:rsid w:val="00C7422E"/>
    <w:rsid w:val="00C74349"/>
    <w:rsid w:val="00C7482A"/>
    <w:rsid w:val="00C74A57"/>
    <w:rsid w:val="00C74B05"/>
    <w:rsid w:val="00C74D51"/>
    <w:rsid w:val="00C74F4B"/>
    <w:rsid w:val="00C7522B"/>
    <w:rsid w:val="00C75593"/>
    <w:rsid w:val="00C756A1"/>
    <w:rsid w:val="00C75873"/>
    <w:rsid w:val="00C75A9D"/>
    <w:rsid w:val="00C75B5C"/>
    <w:rsid w:val="00C75B84"/>
    <w:rsid w:val="00C75C26"/>
    <w:rsid w:val="00C75C47"/>
    <w:rsid w:val="00C75F0C"/>
    <w:rsid w:val="00C75FC4"/>
    <w:rsid w:val="00C762AB"/>
    <w:rsid w:val="00C764F0"/>
    <w:rsid w:val="00C7651D"/>
    <w:rsid w:val="00C76568"/>
    <w:rsid w:val="00C76B93"/>
    <w:rsid w:val="00C76C1B"/>
    <w:rsid w:val="00C76C1F"/>
    <w:rsid w:val="00C76FB9"/>
    <w:rsid w:val="00C77160"/>
    <w:rsid w:val="00C772E8"/>
    <w:rsid w:val="00C77417"/>
    <w:rsid w:val="00C7745D"/>
    <w:rsid w:val="00C77852"/>
    <w:rsid w:val="00C77C4C"/>
    <w:rsid w:val="00C77CAD"/>
    <w:rsid w:val="00C77CDD"/>
    <w:rsid w:val="00C77EB1"/>
    <w:rsid w:val="00C800AF"/>
    <w:rsid w:val="00C8033D"/>
    <w:rsid w:val="00C8041A"/>
    <w:rsid w:val="00C80598"/>
    <w:rsid w:val="00C80863"/>
    <w:rsid w:val="00C809CC"/>
    <w:rsid w:val="00C809D6"/>
    <w:rsid w:val="00C80C7F"/>
    <w:rsid w:val="00C80E09"/>
    <w:rsid w:val="00C80ECA"/>
    <w:rsid w:val="00C811D8"/>
    <w:rsid w:val="00C8174F"/>
    <w:rsid w:val="00C8179F"/>
    <w:rsid w:val="00C8184E"/>
    <w:rsid w:val="00C81ECE"/>
    <w:rsid w:val="00C81F11"/>
    <w:rsid w:val="00C820FB"/>
    <w:rsid w:val="00C821D2"/>
    <w:rsid w:val="00C823E6"/>
    <w:rsid w:val="00C8246F"/>
    <w:rsid w:val="00C82895"/>
    <w:rsid w:val="00C82A29"/>
    <w:rsid w:val="00C82D7F"/>
    <w:rsid w:val="00C82DE3"/>
    <w:rsid w:val="00C82DE5"/>
    <w:rsid w:val="00C82E80"/>
    <w:rsid w:val="00C82F01"/>
    <w:rsid w:val="00C82F68"/>
    <w:rsid w:val="00C82FB1"/>
    <w:rsid w:val="00C830A5"/>
    <w:rsid w:val="00C83123"/>
    <w:rsid w:val="00C8329C"/>
    <w:rsid w:val="00C83346"/>
    <w:rsid w:val="00C8352B"/>
    <w:rsid w:val="00C835A6"/>
    <w:rsid w:val="00C835C0"/>
    <w:rsid w:val="00C83778"/>
    <w:rsid w:val="00C83E30"/>
    <w:rsid w:val="00C83F93"/>
    <w:rsid w:val="00C83FDA"/>
    <w:rsid w:val="00C843BB"/>
    <w:rsid w:val="00C8448C"/>
    <w:rsid w:val="00C846E8"/>
    <w:rsid w:val="00C84752"/>
    <w:rsid w:val="00C84CC1"/>
    <w:rsid w:val="00C84D78"/>
    <w:rsid w:val="00C850CA"/>
    <w:rsid w:val="00C8564E"/>
    <w:rsid w:val="00C8566A"/>
    <w:rsid w:val="00C856EF"/>
    <w:rsid w:val="00C8571F"/>
    <w:rsid w:val="00C85771"/>
    <w:rsid w:val="00C858CF"/>
    <w:rsid w:val="00C85BFA"/>
    <w:rsid w:val="00C85C0E"/>
    <w:rsid w:val="00C85D7F"/>
    <w:rsid w:val="00C85F88"/>
    <w:rsid w:val="00C8600E"/>
    <w:rsid w:val="00C860F1"/>
    <w:rsid w:val="00C860FF"/>
    <w:rsid w:val="00C8612D"/>
    <w:rsid w:val="00C861D9"/>
    <w:rsid w:val="00C868C2"/>
    <w:rsid w:val="00C86C38"/>
    <w:rsid w:val="00C86CB7"/>
    <w:rsid w:val="00C86D40"/>
    <w:rsid w:val="00C86E86"/>
    <w:rsid w:val="00C86F4B"/>
    <w:rsid w:val="00C8732C"/>
    <w:rsid w:val="00C87500"/>
    <w:rsid w:val="00C8757B"/>
    <w:rsid w:val="00C87670"/>
    <w:rsid w:val="00C87675"/>
    <w:rsid w:val="00C87728"/>
    <w:rsid w:val="00C8773D"/>
    <w:rsid w:val="00C87781"/>
    <w:rsid w:val="00C87821"/>
    <w:rsid w:val="00C87B4F"/>
    <w:rsid w:val="00C87BF4"/>
    <w:rsid w:val="00C87C5E"/>
    <w:rsid w:val="00C87CA3"/>
    <w:rsid w:val="00C9029A"/>
    <w:rsid w:val="00C903CC"/>
    <w:rsid w:val="00C90578"/>
    <w:rsid w:val="00C908B5"/>
    <w:rsid w:val="00C909E6"/>
    <w:rsid w:val="00C90BEB"/>
    <w:rsid w:val="00C90EBB"/>
    <w:rsid w:val="00C90F26"/>
    <w:rsid w:val="00C9100C"/>
    <w:rsid w:val="00C915DD"/>
    <w:rsid w:val="00C916E9"/>
    <w:rsid w:val="00C918BE"/>
    <w:rsid w:val="00C91A13"/>
    <w:rsid w:val="00C91A9B"/>
    <w:rsid w:val="00C91CF6"/>
    <w:rsid w:val="00C91D70"/>
    <w:rsid w:val="00C91E64"/>
    <w:rsid w:val="00C91EC7"/>
    <w:rsid w:val="00C91F07"/>
    <w:rsid w:val="00C921A0"/>
    <w:rsid w:val="00C921F4"/>
    <w:rsid w:val="00C92654"/>
    <w:rsid w:val="00C9278F"/>
    <w:rsid w:val="00C92B11"/>
    <w:rsid w:val="00C92BC4"/>
    <w:rsid w:val="00C92D46"/>
    <w:rsid w:val="00C9302B"/>
    <w:rsid w:val="00C93189"/>
    <w:rsid w:val="00C9333F"/>
    <w:rsid w:val="00C933B3"/>
    <w:rsid w:val="00C936A5"/>
    <w:rsid w:val="00C9389D"/>
    <w:rsid w:val="00C938D9"/>
    <w:rsid w:val="00C9391D"/>
    <w:rsid w:val="00C93A34"/>
    <w:rsid w:val="00C93AE3"/>
    <w:rsid w:val="00C93C7C"/>
    <w:rsid w:val="00C940DB"/>
    <w:rsid w:val="00C94103"/>
    <w:rsid w:val="00C94202"/>
    <w:rsid w:val="00C94663"/>
    <w:rsid w:val="00C9470C"/>
    <w:rsid w:val="00C947B8"/>
    <w:rsid w:val="00C94889"/>
    <w:rsid w:val="00C949A6"/>
    <w:rsid w:val="00C94B37"/>
    <w:rsid w:val="00C94B3B"/>
    <w:rsid w:val="00C94D65"/>
    <w:rsid w:val="00C94DA9"/>
    <w:rsid w:val="00C94EFA"/>
    <w:rsid w:val="00C95067"/>
    <w:rsid w:val="00C95337"/>
    <w:rsid w:val="00C9537B"/>
    <w:rsid w:val="00C956DE"/>
    <w:rsid w:val="00C9576A"/>
    <w:rsid w:val="00C95841"/>
    <w:rsid w:val="00C965B3"/>
    <w:rsid w:val="00C965DC"/>
    <w:rsid w:val="00C96A05"/>
    <w:rsid w:val="00C96A6E"/>
    <w:rsid w:val="00C96BC8"/>
    <w:rsid w:val="00C96CF8"/>
    <w:rsid w:val="00C96E86"/>
    <w:rsid w:val="00C974CC"/>
    <w:rsid w:val="00C9752A"/>
    <w:rsid w:val="00C975FB"/>
    <w:rsid w:val="00C97869"/>
    <w:rsid w:val="00C97B6D"/>
    <w:rsid w:val="00C97CE7"/>
    <w:rsid w:val="00CA00AD"/>
    <w:rsid w:val="00CA034B"/>
    <w:rsid w:val="00CA0534"/>
    <w:rsid w:val="00CA0618"/>
    <w:rsid w:val="00CA088B"/>
    <w:rsid w:val="00CA0B7A"/>
    <w:rsid w:val="00CA11AC"/>
    <w:rsid w:val="00CA15A1"/>
    <w:rsid w:val="00CA1619"/>
    <w:rsid w:val="00CA17D3"/>
    <w:rsid w:val="00CA1C8D"/>
    <w:rsid w:val="00CA1F31"/>
    <w:rsid w:val="00CA223E"/>
    <w:rsid w:val="00CA2663"/>
    <w:rsid w:val="00CA279C"/>
    <w:rsid w:val="00CA2830"/>
    <w:rsid w:val="00CA28F6"/>
    <w:rsid w:val="00CA292A"/>
    <w:rsid w:val="00CA29AB"/>
    <w:rsid w:val="00CA2CDE"/>
    <w:rsid w:val="00CA2EDE"/>
    <w:rsid w:val="00CA3483"/>
    <w:rsid w:val="00CA353B"/>
    <w:rsid w:val="00CA366A"/>
    <w:rsid w:val="00CA39FE"/>
    <w:rsid w:val="00CA3A9B"/>
    <w:rsid w:val="00CA3D6E"/>
    <w:rsid w:val="00CA3FFE"/>
    <w:rsid w:val="00CA44B4"/>
    <w:rsid w:val="00CA44D3"/>
    <w:rsid w:val="00CA4630"/>
    <w:rsid w:val="00CA4883"/>
    <w:rsid w:val="00CA4940"/>
    <w:rsid w:val="00CA4ADC"/>
    <w:rsid w:val="00CA4B91"/>
    <w:rsid w:val="00CA4EF2"/>
    <w:rsid w:val="00CA511D"/>
    <w:rsid w:val="00CA52E3"/>
    <w:rsid w:val="00CA5314"/>
    <w:rsid w:val="00CA5468"/>
    <w:rsid w:val="00CA5538"/>
    <w:rsid w:val="00CA5730"/>
    <w:rsid w:val="00CA57F0"/>
    <w:rsid w:val="00CA5B2E"/>
    <w:rsid w:val="00CA5D0F"/>
    <w:rsid w:val="00CA5D4C"/>
    <w:rsid w:val="00CA5EFA"/>
    <w:rsid w:val="00CA6614"/>
    <w:rsid w:val="00CA66F3"/>
    <w:rsid w:val="00CA6A4B"/>
    <w:rsid w:val="00CA6AB7"/>
    <w:rsid w:val="00CA6B3D"/>
    <w:rsid w:val="00CA6E8B"/>
    <w:rsid w:val="00CA6F08"/>
    <w:rsid w:val="00CA7145"/>
    <w:rsid w:val="00CA72FD"/>
    <w:rsid w:val="00CA745B"/>
    <w:rsid w:val="00CA74B6"/>
    <w:rsid w:val="00CA76AA"/>
    <w:rsid w:val="00CA7DC1"/>
    <w:rsid w:val="00CA7DF0"/>
    <w:rsid w:val="00CB017C"/>
    <w:rsid w:val="00CB05DE"/>
    <w:rsid w:val="00CB080C"/>
    <w:rsid w:val="00CB0D5E"/>
    <w:rsid w:val="00CB0F1B"/>
    <w:rsid w:val="00CB0FBD"/>
    <w:rsid w:val="00CB10FE"/>
    <w:rsid w:val="00CB1122"/>
    <w:rsid w:val="00CB1396"/>
    <w:rsid w:val="00CB16C3"/>
    <w:rsid w:val="00CB1FAC"/>
    <w:rsid w:val="00CB20AB"/>
    <w:rsid w:val="00CB22EA"/>
    <w:rsid w:val="00CB283C"/>
    <w:rsid w:val="00CB2E70"/>
    <w:rsid w:val="00CB306C"/>
    <w:rsid w:val="00CB314F"/>
    <w:rsid w:val="00CB31C3"/>
    <w:rsid w:val="00CB3208"/>
    <w:rsid w:val="00CB324A"/>
    <w:rsid w:val="00CB35DC"/>
    <w:rsid w:val="00CB35E7"/>
    <w:rsid w:val="00CB3611"/>
    <w:rsid w:val="00CB36F3"/>
    <w:rsid w:val="00CB3A72"/>
    <w:rsid w:val="00CB3AA6"/>
    <w:rsid w:val="00CB3B3F"/>
    <w:rsid w:val="00CB3CED"/>
    <w:rsid w:val="00CB400E"/>
    <w:rsid w:val="00CB4075"/>
    <w:rsid w:val="00CB415C"/>
    <w:rsid w:val="00CB41B8"/>
    <w:rsid w:val="00CB435A"/>
    <w:rsid w:val="00CB48B1"/>
    <w:rsid w:val="00CB4B4B"/>
    <w:rsid w:val="00CB4BA9"/>
    <w:rsid w:val="00CB4D54"/>
    <w:rsid w:val="00CB4DF5"/>
    <w:rsid w:val="00CB513F"/>
    <w:rsid w:val="00CB51A4"/>
    <w:rsid w:val="00CB5486"/>
    <w:rsid w:val="00CB5547"/>
    <w:rsid w:val="00CB55F1"/>
    <w:rsid w:val="00CB5877"/>
    <w:rsid w:val="00CB5A11"/>
    <w:rsid w:val="00CB5C26"/>
    <w:rsid w:val="00CB5D0D"/>
    <w:rsid w:val="00CB5FB2"/>
    <w:rsid w:val="00CB61A4"/>
    <w:rsid w:val="00CB6386"/>
    <w:rsid w:val="00CB676E"/>
    <w:rsid w:val="00CB688A"/>
    <w:rsid w:val="00CB68CC"/>
    <w:rsid w:val="00CB69E3"/>
    <w:rsid w:val="00CB69F3"/>
    <w:rsid w:val="00CB6BD0"/>
    <w:rsid w:val="00CB6F02"/>
    <w:rsid w:val="00CB725D"/>
    <w:rsid w:val="00CB7301"/>
    <w:rsid w:val="00CB7671"/>
    <w:rsid w:val="00CB77DF"/>
    <w:rsid w:val="00CB7DC0"/>
    <w:rsid w:val="00CB7FD2"/>
    <w:rsid w:val="00CC01CD"/>
    <w:rsid w:val="00CC036A"/>
    <w:rsid w:val="00CC0467"/>
    <w:rsid w:val="00CC04DC"/>
    <w:rsid w:val="00CC0859"/>
    <w:rsid w:val="00CC0A51"/>
    <w:rsid w:val="00CC0AEE"/>
    <w:rsid w:val="00CC0CBD"/>
    <w:rsid w:val="00CC1398"/>
    <w:rsid w:val="00CC1B1E"/>
    <w:rsid w:val="00CC1C35"/>
    <w:rsid w:val="00CC1EDD"/>
    <w:rsid w:val="00CC1F13"/>
    <w:rsid w:val="00CC1F31"/>
    <w:rsid w:val="00CC1FA6"/>
    <w:rsid w:val="00CC1FE3"/>
    <w:rsid w:val="00CC2028"/>
    <w:rsid w:val="00CC210D"/>
    <w:rsid w:val="00CC2167"/>
    <w:rsid w:val="00CC239B"/>
    <w:rsid w:val="00CC23C6"/>
    <w:rsid w:val="00CC2522"/>
    <w:rsid w:val="00CC2B60"/>
    <w:rsid w:val="00CC2E5B"/>
    <w:rsid w:val="00CC31F9"/>
    <w:rsid w:val="00CC3347"/>
    <w:rsid w:val="00CC37E6"/>
    <w:rsid w:val="00CC3813"/>
    <w:rsid w:val="00CC3B06"/>
    <w:rsid w:val="00CC40AC"/>
    <w:rsid w:val="00CC42D0"/>
    <w:rsid w:val="00CC4353"/>
    <w:rsid w:val="00CC4592"/>
    <w:rsid w:val="00CC46B1"/>
    <w:rsid w:val="00CC47C2"/>
    <w:rsid w:val="00CC48BE"/>
    <w:rsid w:val="00CC4B0E"/>
    <w:rsid w:val="00CC4B8C"/>
    <w:rsid w:val="00CC4BD0"/>
    <w:rsid w:val="00CC4DC4"/>
    <w:rsid w:val="00CC505A"/>
    <w:rsid w:val="00CC50BD"/>
    <w:rsid w:val="00CC50F1"/>
    <w:rsid w:val="00CC5350"/>
    <w:rsid w:val="00CC54B8"/>
    <w:rsid w:val="00CC55B9"/>
    <w:rsid w:val="00CC5832"/>
    <w:rsid w:val="00CC5BB6"/>
    <w:rsid w:val="00CC5FA4"/>
    <w:rsid w:val="00CC61EC"/>
    <w:rsid w:val="00CC62DA"/>
    <w:rsid w:val="00CC649B"/>
    <w:rsid w:val="00CC69FC"/>
    <w:rsid w:val="00CC6A59"/>
    <w:rsid w:val="00CC6AB5"/>
    <w:rsid w:val="00CC6DB6"/>
    <w:rsid w:val="00CC6DE5"/>
    <w:rsid w:val="00CC6F78"/>
    <w:rsid w:val="00CC7383"/>
    <w:rsid w:val="00CC73FA"/>
    <w:rsid w:val="00CC7995"/>
    <w:rsid w:val="00CC7A48"/>
    <w:rsid w:val="00CC7CCA"/>
    <w:rsid w:val="00CC7E61"/>
    <w:rsid w:val="00CC7E94"/>
    <w:rsid w:val="00CC7F61"/>
    <w:rsid w:val="00CD02C3"/>
    <w:rsid w:val="00CD0335"/>
    <w:rsid w:val="00CD04BD"/>
    <w:rsid w:val="00CD0546"/>
    <w:rsid w:val="00CD0777"/>
    <w:rsid w:val="00CD082D"/>
    <w:rsid w:val="00CD0BB8"/>
    <w:rsid w:val="00CD0F9F"/>
    <w:rsid w:val="00CD10A0"/>
    <w:rsid w:val="00CD11E6"/>
    <w:rsid w:val="00CD16D1"/>
    <w:rsid w:val="00CD1A26"/>
    <w:rsid w:val="00CD1E2B"/>
    <w:rsid w:val="00CD212C"/>
    <w:rsid w:val="00CD2536"/>
    <w:rsid w:val="00CD2C97"/>
    <w:rsid w:val="00CD2EDF"/>
    <w:rsid w:val="00CD2F53"/>
    <w:rsid w:val="00CD312A"/>
    <w:rsid w:val="00CD3771"/>
    <w:rsid w:val="00CD378B"/>
    <w:rsid w:val="00CD37A9"/>
    <w:rsid w:val="00CD37E7"/>
    <w:rsid w:val="00CD3BE5"/>
    <w:rsid w:val="00CD3CF4"/>
    <w:rsid w:val="00CD41FF"/>
    <w:rsid w:val="00CD43CE"/>
    <w:rsid w:val="00CD48F4"/>
    <w:rsid w:val="00CD49B8"/>
    <w:rsid w:val="00CD49B9"/>
    <w:rsid w:val="00CD4B37"/>
    <w:rsid w:val="00CD4BB2"/>
    <w:rsid w:val="00CD4C07"/>
    <w:rsid w:val="00CD4CE6"/>
    <w:rsid w:val="00CD4E99"/>
    <w:rsid w:val="00CD5333"/>
    <w:rsid w:val="00CD5366"/>
    <w:rsid w:val="00CD536B"/>
    <w:rsid w:val="00CD5380"/>
    <w:rsid w:val="00CD543B"/>
    <w:rsid w:val="00CD5557"/>
    <w:rsid w:val="00CD56BF"/>
    <w:rsid w:val="00CD57C2"/>
    <w:rsid w:val="00CD5D18"/>
    <w:rsid w:val="00CD66C1"/>
    <w:rsid w:val="00CD6813"/>
    <w:rsid w:val="00CD684B"/>
    <w:rsid w:val="00CD6BF6"/>
    <w:rsid w:val="00CD6C87"/>
    <w:rsid w:val="00CD6D7F"/>
    <w:rsid w:val="00CD712F"/>
    <w:rsid w:val="00CD7152"/>
    <w:rsid w:val="00CD7213"/>
    <w:rsid w:val="00CD72C9"/>
    <w:rsid w:val="00CD7444"/>
    <w:rsid w:val="00CD758A"/>
    <w:rsid w:val="00CD7636"/>
    <w:rsid w:val="00CD798F"/>
    <w:rsid w:val="00CD7B4C"/>
    <w:rsid w:val="00CE01FC"/>
    <w:rsid w:val="00CE02C8"/>
    <w:rsid w:val="00CE030A"/>
    <w:rsid w:val="00CE035A"/>
    <w:rsid w:val="00CE0388"/>
    <w:rsid w:val="00CE04C2"/>
    <w:rsid w:val="00CE0922"/>
    <w:rsid w:val="00CE0A73"/>
    <w:rsid w:val="00CE0B0E"/>
    <w:rsid w:val="00CE11F0"/>
    <w:rsid w:val="00CE12E0"/>
    <w:rsid w:val="00CE1302"/>
    <w:rsid w:val="00CE174F"/>
    <w:rsid w:val="00CE1832"/>
    <w:rsid w:val="00CE1B97"/>
    <w:rsid w:val="00CE1E66"/>
    <w:rsid w:val="00CE1EA7"/>
    <w:rsid w:val="00CE2482"/>
    <w:rsid w:val="00CE257F"/>
    <w:rsid w:val="00CE268D"/>
    <w:rsid w:val="00CE2714"/>
    <w:rsid w:val="00CE278E"/>
    <w:rsid w:val="00CE2DC6"/>
    <w:rsid w:val="00CE31D3"/>
    <w:rsid w:val="00CE33BB"/>
    <w:rsid w:val="00CE367B"/>
    <w:rsid w:val="00CE3B03"/>
    <w:rsid w:val="00CE3B5C"/>
    <w:rsid w:val="00CE3D24"/>
    <w:rsid w:val="00CE4028"/>
    <w:rsid w:val="00CE449C"/>
    <w:rsid w:val="00CE44F7"/>
    <w:rsid w:val="00CE4822"/>
    <w:rsid w:val="00CE4BAD"/>
    <w:rsid w:val="00CE51FC"/>
    <w:rsid w:val="00CE5662"/>
    <w:rsid w:val="00CE59CA"/>
    <w:rsid w:val="00CE5C59"/>
    <w:rsid w:val="00CE65F9"/>
    <w:rsid w:val="00CE68B2"/>
    <w:rsid w:val="00CE6B4A"/>
    <w:rsid w:val="00CE6C05"/>
    <w:rsid w:val="00CE6CA6"/>
    <w:rsid w:val="00CE6D56"/>
    <w:rsid w:val="00CE7068"/>
    <w:rsid w:val="00CE73B9"/>
    <w:rsid w:val="00CE74CF"/>
    <w:rsid w:val="00CE7759"/>
    <w:rsid w:val="00CE775F"/>
    <w:rsid w:val="00CE7CB3"/>
    <w:rsid w:val="00CE7D06"/>
    <w:rsid w:val="00CE7F22"/>
    <w:rsid w:val="00CE7F9E"/>
    <w:rsid w:val="00CF001F"/>
    <w:rsid w:val="00CF01C6"/>
    <w:rsid w:val="00CF0274"/>
    <w:rsid w:val="00CF0459"/>
    <w:rsid w:val="00CF06F2"/>
    <w:rsid w:val="00CF0FB8"/>
    <w:rsid w:val="00CF1016"/>
    <w:rsid w:val="00CF1215"/>
    <w:rsid w:val="00CF1AF5"/>
    <w:rsid w:val="00CF1C86"/>
    <w:rsid w:val="00CF2028"/>
    <w:rsid w:val="00CF2100"/>
    <w:rsid w:val="00CF21F6"/>
    <w:rsid w:val="00CF23CF"/>
    <w:rsid w:val="00CF2403"/>
    <w:rsid w:val="00CF2488"/>
    <w:rsid w:val="00CF24FE"/>
    <w:rsid w:val="00CF27C4"/>
    <w:rsid w:val="00CF2909"/>
    <w:rsid w:val="00CF2989"/>
    <w:rsid w:val="00CF2A13"/>
    <w:rsid w:val="00CF2A1D"/>
    <w:rsid w:val="00CF2BC9"/>
    <w:rsid w:val="00CF2C01"/>
    <w:rsid w:val="00CF2D3E"/>
    <w:rsid w:val="00CF305F"/>
    <w:rsid w:val="00CF3117"/>
    <w:rsid w:val="00CF3177"/>
    <w:rsid w:val="00CF32E0"/>
    <w:rsid w:val="00CF341E"/>
    <w:rsid w:val="00CF3456"/>
    <w:rsid w:val="00CF365D"/>
    <w:rsid w:val="00CF3D5B"/>
    <w:rsid w:val="00CF3D7C"/>
    <w:rsid w:val="00CF3F9A"/>
    <w:rsid w:val="00CF44C5"/>
    <w:rsid w:val="00CF4A6C"/>
    <w:rsid w:val="00CF4B27"/>
    <w:rsid w:val="00CF52FE"/>
    <w:rsid w:val="00CF594F"/>
    <w:rsid w:val="00CF59B4"/>
    <w:rsid w:val="00CF5BA3"/>
    <w:rsid w:val="00CF5E5F"/>
    <w:rsid w:val="00CF6010"/>
    <w:rsid w:val="00CF601C"/>
    <w:rsid w:val="00CF618E"/>
    <w:rsid w:val="00CF63CA"/>
    <w:rsid w:val="00CF6A0C"/>
    <w:rsid w:val="00CF6BB1"/>
    <w:rsid w:val="00CF6BEA"/>
    <w:rsid w:val="00CF6E96"/>
    <w:rsid w:val="00CF6FD8"/>
    <w:rsid w:val="00CF70CD"/>
    <w:rsid w:val="00CF724D"/>
    <w:rsid w:val="00CF7262"/>
    <w:rsid w:val="00CF736B"/>
    <w:rsid w:val="00CF7565"/>
    <w:rsid w:val="00CF77AF"/>
    <w:rsid w:val="00CF7A5F"/>
    <w:rsid w:val="00CF7AA1"/>
    <w:rsid w:val="00CF7C79"/>
    <w:rsid w:val="00CF7D0F"/>
    <w:rsid w:val="00CF7DB8"/>
    <w:rsid w:val="00CF7F3B"/>
    <w:rsid w:val="00D00371"/>
    <w:rsid w:val="00D0037E"/>
    <w:rsid w:val="00D003C1"/>
    <w:rsid w:val="00D00525"/>
    <w:rsid w:val="00D00AD0"/>
    <w:rsid w:val="00D00F38"/>
    <w:rsid w:val="00D01337"/>
    <w:rsid w:val="00D015CD"/>
    <w:rsid w:val="00D0166F"/>
    <w:rsid w:val="00D019AC"/>
    <w:rsid w:val="00D01A84"/>
    <w:rsid w:val="00D01AA5"/>
    <w:rsid w:val="00D01B1F"/>
    <w:rsid w:val="00D01B8F"/>
    <w:rsid w:val="00D01BB8"/>
    <w:rsid w:val="00D01BEC"/>
    <w:rsid w:val="00D01CB4"/>
    <w:rsid w:val="00D01F6C"/>
    <w:rsid w:val="00D01F93"/>
    <w:rsid w:val="00D0200D"/>
    <w:rsid w:val="00D0216B"/>
    <w:rsid w:val="00D02177"/>
    <w:rsid w:val="00D0217A"/>
    <w:rsid w:val="00D0241E"/>
    <w:rsid w:val="00D02552"/>
    <w:rsid w:val="00D026B4"/>
    <w:rsid w:val="00D028EB"/>
    <w:rsid w:val="00D02ABA"/>
    <w:rsid w:val="00D02AE8"/>
    <w:rsid w:val="00D02E5F"/>
    <w:rsid w:val="00D030C4"/>
    <w:rsid w:val="00D031DC"/>
    <w:rsid w:val="00D03645"/>
    <w:rsid w:val="00D036A8"/>
    <w:rsid w:val="00D0384A"/>
    <w:rsid w:val="00D038B4"/>
    <w:rsid w:val="00D0391C"/>
    <w:rsid w:val="00D0399C"/>
    <w:rsid w:val="00D039A3"/>
    <w:rsid w:val="00D03AAB"/>
    <w:rsid w:val="00D03C5C"/>
    <w:rsid w:val="00D03F2B"/>
    <w:rsid w:val="00D03F77"/>
    <w:rsid w:val="00D042EA"/>
    <w:rsid w:val="00D043FD"/>
    <w:rsid w:val="00D045A8"/>
    <w:rsid w:val="00D04697"/>
    <w:rsid w:val="00D04820"/>
    <w:rsid w:val="00D0482D"/>
    <w:rsid w:val="00D04B04"/>
    <w:rsid w:val="00D04F2D"/>
    <w:rsid w:val="00D04F4B"/>
    <w:rsid w:val="00D05038"/>
    <w:rsid w:val="00D051C3"/>
    <w:rsid w:val="00D0539E"/>
    <w:rsid w:val="00D056F9"/>
    <w:rsid w:val="00D05709"/>
    <w:rsid w:val="00D05721"/>
    <w:rsid w:val="00D05781"/>
    <w:rsid w:val="00D0591E"/>
    <w:rsid w:val="00D05C7B"/>
    <w:rsid w:val="00D05FA6"/>
    <w:rsid w:val="00D06100"/>
    <w:rsid w:val="00D0625C"/>
    <w:rsid w:val="00D063A8"/>
    <w:rsid w:val="00D0652F"/>
    <w:rsid w:val="00D066C4"/>
    <w:rsid w:val="00D06742"/>
    <w:rsid w:val="00D06BAC"/>
    <w:rsid w:val="00D06E09"/>
    <w:rsid w:val="00D06F60"/>
    <w:rsid w:val="00D073DA"/>
    <w:rsid w:val="00D073E7"/>
    <w:rsid w:val="00D07554"/>
    <w:rsid w:val="00D075F4"/>
    <w:rsid w:val="00D07B9E"/>
    <w:rsid w:val="00D07BF8"/>
    <w:rsid w:val="00D07E44"/>
    <w:rsid w:val="00D07E6A"/>
    <w:rsid w:val="00D07F68"/>
    <w:rsid w:val="00D1012B"/>
    <w:rsid w:val="00D10247"/>
    <w:rsid w:val="00D102DA"/>
    <w:rsid w:val="00D10321"/>
    <w:rsid w:val="00D1042B"/>
    <w:rsid w:val="00D104AC"/>
    <w:rsid w:val="00D10595"/>
    <w:rsid w:val="00D10813"/>
    <w:rsid w:val="00D10A9F"/>
    <w:rsid w:val="00D10BB6"/>
    <w:rsid w:val="00D10BDC"/>
    <w:rsid w:val="00D10E2C"/>
    <w:rsid w:val="00D10EB5"/>
    <w:rsid w:val="00D112CC"/>
    <w:rsid w:val="00D113F3"/>
    <w:rsid w:val="00D11441"/>
    <w:rsid w:val="00D1144A"/>
    <w:rsid w:val="00D11483"/>
    <w:rsid w:val="00D115B2"/>
    <w:rsid w:val="00D11B7A"/>
    <w:rsid w:val="00D11C64"/>
    <w:rsid w:val="00D11F45"/>
    <w:rsid w:val="00D12577"/>
    <w:rsid w:val="00D12593"/>
    <w:rsid w:val="00D127DC"/>
    <w:rsid w:val="00D12AEE"/>
    <w:rsid w:val="00D12B61"/>
    <w:rsid w:val="00D12C9F"/>
    <w:rsid w:val="00D12CD4"/>
    <w:rsid w:val="00D12EF0"/>
    <w:rsid w:val="00D13058"/>
    <w:rsid w:val="00D130AE"/>
    <w:rsid w:val="00D131E4"/>
    <w:rsid w:val="00D13227"/>
    <w:rsid w:val="00D133F5"/>
    <w:rsid w:val="00D1377A"/>
    <w:rsid w:val="00D138EE"/>
    <w:rsid w:val="00D13C3C"/>
    <w:rsid w:val="00D13EBE"/>
    <w:rsid w:val="00D141A3"/>
    <w:rsid w:val="00D14411"/>
    <w:rsid w:val="00D1471E"/>
    <w:rsid w:val="00D14D6F"/>
    <w:rsid w:val="00D14DA7"/>
    <w:rsid w:val="00D14DEB"/>
    <w:rsid w:val="00D150BC"/>
    <w:rsid w:val="00D151FF"/>
    <w:rsid w:val="00D152F0"/>
    <w:rsid w:val="00D15532"/>
    <w:rsid w:val="00D1557E"/>
    <w:rsid w:val="00D1563C"/>
    <w:rsid w:val="00D158CB"/>
    <w:rsid w:val="00D1597A"/>
    <w:rsid w:val="00D159F6"/>
    <w:rsid w:val="00D1614E"/>
    <w:rsid w:val="00D167B6"/>
    <w:rsid w:val="00D1686B"/>
    <w:rsid w:val="00D16890"/>
    <w:rsid w:val="00D16943"/>
    <w:rsid w:val="00D1695D"/>
    <w:rsid w:val="00D16BEF"/>
    <w:rsid w:val="00D16D4D"/>
    <w:rsid w:val="00D16EAE"/>
    <w:rsid w:val="00D17813"/>
    <w:rsid w:val="00D178D9"/>
    <w:rsid w:val="00D17A07"/>
    <w:rsid w:val="00D17E64"/>
    <w:rsid w:val="00D17EBC"/>
    <w:rsid w:val="00D20175"/>
    <w:rsid w:val="00D2019B"/>
    <w:rsid w:val="00D20495"/>
    <w:rsid w:val="00D2058B"/>
    <w:rsid w:val="00D20BAA"/>
    <w:rsid w:val="00D20C27"/>
    <w:rsid w:val="00D20FE2"/>
    <w:rsid w:val="00D21012"/>
    <w:rsid w:val="00D21264"/>
    <w:rsid w:val="00D21516"/>
    <w:rsid w:val="00D21871"/>
    <w:rsid w:val="00D21981"/>
    <w:rsid w:val="00D21EF8"/>
    <w:rsid w:val="00D223E8"/>
    <w:rsid w:val="00D2258D"/>
    <w:rsid w:val="00D22594"/>
    <w:rsid w:val="00D2270B"/>
    <w:rsid w:val="00D2283A"/>
    <w:rsid w:val="00D22971"/>
    <w:rsid w:val="00D229A1"/>
    <w:rsid w:val="00D22A8D"/>
    <w:rsid w:val="00D22CD0"/>
    <w:rsid w:val="00D22E6C"/>
    <w:rsid w:val="00D22EC5"/>
    <w:rsid w:val="00D23046"/>
    <w:rsid w:val="00D230F8"/>
    <w:rsid w:val="00D237AB"/>
    <w:rsid w:val="00D23801"/>
    <w:rsid w:val="00D239A2"/>
    <w:rsid w:val="00D23CF0"/>
    <w:rsid w:val="00D2408C"/>
    <w:rsid w:val="00D240B9"/>
    <w:rsid w:val="00D2417A"/>
    <w:rsid w:val="00D2421D"/>
    <w:rsid w:val="00D2433D"/>
    <w:rsid w:val="00D243DB"/>
    <w:rsid w:val="00D246B2"/>
    <w:rsid w:val="00D2494F"/>
    <w:rsid w:val="00D249FC"/>
    <w:rsid w:val="00D25295"/>
    <w:rsid w:val="00D25499"/>
    <w:rsid w:val="00D25583"/>
    <w:rsid w:val="00D25806"/>
    <w:rsid w:val="00D25B64"/>
    <w:rsid w:val="00D25CB1"/>
    <w:rsid w:val="00D25F43"/>
    <w:rsid w:val="00D26319"/>
    <w:rsid w:val="00D2652D"/>
    <w:rsid w:val="00D2662C"/>
    <w:rsid w:val="00D26753"/>
    <w:rsid w:val="00D267BE"/>
    <w:rsid w:val="00D26851"/>
    <w:rsid w:val="00D268C2"/>
    <w:rsid w:val="00D2698F"/>
    <w:rsid w:val="00D26C87"/>
    <w:rsid w:val="00D26D66"/>
    <w:rsid w:val="00D270E7"/>
    <w:rsid w:val="00D2712C"/>
    <w:rsid w:val="00D27192"/>
    <w:rsid w:val="00D27266"/>
    <w:rsid w:val="00D27275"/>
    <w:rsid w:val="00D27415"/>
    <w:rsid w:val="00D2754B"/>
    <w:rsid w:val="00D2754E"/>
    <w:rsid w:val="00D27AB7"/>
    <w:rsid w:val="00D27D3A"/>
    <w:rsid w:val="00D27DBC"/>
    <w:rsid w:val="00D27E1F"/>
    <w:rsid w:val="00D304CE"/>
    <w:rsid w:val="00D3080A"/>
    <w:rsid w:val="00D31200"/>
    <w:rsid w:val="00D31844"/>
    <w:rsid w:val="00D31895"/>
    <w:rsid w:val="00D31AB3"/>
    <w:rsid w:val="00D31B6E"/>
    <w:rsid w:val="00D321C7"/>
    <w:rsid w:val="00D32420"/>
    <w:rsid w:val="00D32673"/>
    <w:rsid w:val="00D3277C"/>
    <w:rsid w:val="00D3292D"/>
    <w:rsid w:val="00D32A97"/>
    <w:rsid w:val="00D32B46"/>
    <w:rsid w:val="00D32BA6"/>
    <w:rsid w:val="00D32CEB"/>
    <w:rsid w:val="00D32E71"/>
    <w:rsid w:val="00D33258"/>
    <w:rsid w:val="00D33415"/>
    <w:rsid w:val="00D33854"/>
    <w:rsid w:val="00D33AF6"/>
    <w:rsid w:val="00D33CF1"/>
    <w:rsid w:val="00D33D45"/>
    <w:rsid w:val="00D34205"/>
    <w:rsid w:val="00D34213"/>
    <w:rsid w:val="00D34214"/>
    <w:rsid w:val="00D34287"/>
    <w:rsid w:val="00D342F4"/>
    <w:rsid w:val="00D34821"/>
    <w:rsid w:val="00D34843"/>
    <w:rsid w:val="00D348F0"/>
    <w:rsid w:val="00D34A91"/>
    <w:rsid w:val="00D34F2F"/>
    <w:rsid w:val="00D35286"/>
    <w:rsid w:val="00D353AC"/>
    <w:rsid w:val="00D3567B"/>
    <w:rsid w:val="00D359CA"/>
    <w:rsid w:val="00D35A7D"/>
    <w:rsid w:val="00D35B5E"/>
    <w:rsid w:val="00D35D03"/>
    <w:rsid w:val="00D364B4"/>
    <w:rsid w:val="00D36D43"/>
    <w:rsid w:val="00D36D57"/>
    <w:rsid w:val="00D36DE1"/>
    <w:rsid w:val="00D36E6D"/>
    <w:rsid w:val="00D36EA1"/>
    <w:rsid w:val="00D36F3A"/>
    <w:rsid w:val="00D37103"/>
    <w:rsid w:val="00D373F2"/>
    <w:rsid w:val="00D37437"/>
    <w:rsid w:val="00D374A0"/>
    <w:rsid w:val="00D37ADC"/>
    <w:rsid w:val="00D37B34"/>
    <w:rsid w:val="00D40747"/>
    <w:rsid w:val="00D407D4"/>
    <w:rsid w:val="00D409B2"/>
    <w:rsid w:val="00D40AFA"/>
    <w:rsid w:val="00D40DC3"/>
    <w:rsid w:val="00D4108A"/>
    <w:rsid w:val="00D410A1"/>
    <w:rsid w:val="00D412BE"/>
    <w:rsid w:val="00D41311"/>
    <w:rsid w:val="00D414FA"/>
    <w:rsid w:val="00D41966"/>
    <w:rsid w:val="00D41A46"/>
    <w:rsid w:val="00D41B6C"/>
    <w:rsid w:val="00D41CA2"/>
    <w:rsid w:val="00D41EAB"/>
    <w:rsid w:val="00D420EA"/>
    <w:rsid w:val="00D4215A"/>
    <w:rsid w:val="00D422A5"/>
    <w:rsid w:val="00D4230C"/>
    <w:rsid w:val="00D4232E"/>
    <w:rsid w:val="00D42452"/>
    <w:rsid w:val="00D424C2"/>
    <w:rsid w:val="00D4270C"/>
    <w:rsid w:val="00D42A32"/>
    <w:rsid w:val="00D42AE4"/>
    <w:rsid w:val="00D42D01"/>
    <w:rsid w:val="00D43891"/>
    <w:rsid w:val="00D43C16"/>
    <w:rsid w:val="00D43D8A"/>
    <w:rsid w:val="00D43ED7"/>
    <w:rsid w:val="00D43F34"/>
    <w:rsid w:val="00D44366"/>
    <w:rsid w:val="00D44773"/>
    <w:rsid w:val="00D44B09"/>
    <w:rsid w:val="00D44C8F"/>
    <w:rsid w:val="00D45005"/>
    <w:rsid w:val="00D45096"/>
    <w:rsid w:val="00D4516D"/>
    <w:rsid w:val="00D452C3"/>
    <w:rsid w:val="00D4531E"/>
    <w:rsid w:val="00D45342"/>
    <w:rsid w:val="00D4568C"/>
    <w:rsid w:val="00D45B96"/>
    <w:rsid w:val="00D45FA2"/>
    <w:rsid w:val="00D4612A"/>
    <w:rsid w:val="00D4618D"/>
    <w:rsid w:val="00D461C7"/>
    <w:rsid w:val="00D46248"/>
    <w:rsid w:val="00D463C5"/>
    <w:rsid w:val="00D463CF"/>
    <w:rsid w:val="00D468A4"/>
    <w:rsid w:val="00D468E2"/>
    <w:rsid w:val="00D469BD"/>
    <w:rsid w:val="00D46A59"/>
    <w:rsid w:val="00D46BB7"/>
    <w:rsid w:val="00D4723A"/>
    <w:rsid w:val="00D473F3"/>
    <w:rsid w:val="00D47492"/>
    <w:rsid w:val="00D47826"/>
    <w:rsid w:val="00D478AC"/>
    <w:rsid w:val="00D4797C"/>
    <w:rsid w:val="00D47996"/>
    <w:rsid w:val="00D47C6D"/>
    <w:rsid w:val="00D47E4A"/>
    <w:rsid w:val="00D47E94"/>
    <w:rsid w:val="00D501CF"/>
    <w:rsid w:val="00D502F6"/>
    <w:rsid w:val="00D50577"/>
    <w:rsid w:val="00D506F6"/>
    <w:rsid w:val="00D509F3"/>
    <w:rsid w:val="00D50BAB"/>
    <w:rsid w:val="00D50BBD"/>
    <w:rsid w:val="00D50D26"/>
    <w:rsid w:val="00D510D4"/>
    <w:rsid w:val="00D514B8"/>
    <w:rsid w:val="00D514F7"/>
    <w:rsid w:val="00D51553"/>
    <w:rsid w:val="00D51659"/>
    <w:rsid w:val="00D51665"/>
    <w:rsid w:val="00D51C73"/>
    <w:rsid w:val="00D51E14"/>
    <w:rsid w:val="00D5214C"/>
    <w:rsid w:val="00D52629"/>
    <w:rsid w:val="00D5273E"/>
    <w:rsid w:val="00D527DA"/>
    <w:rsid w:val="00D527DB"/>
    <w:rsid w:val="00D52B8F"/>
    <w:rsid w:val="00D52C1C"/>
    <w:rsid w:val="00D530CF"/>
    <w:rsid w:val="00D5334B"/>
    <w:rsid w:val="00D53674"/>
    <w:rsid w:val="00D536AA"/>
    <w:rsid w:val="00D53A57"/>
    <w:rsid w:val="00D53DEC"/>
    <w:rsid w:val="00D53FC5"/>
    <w:rsid w:val="00D5450D"/>
    <w:rsid w:val="00D5458A"/>
    <w:rsid w:val="00D54604"/>
    <w:rsid w:val="00D5465B"/>
    <w:rsid w:val="00D54BC4"/>
    <w:rsid w:val="00D54D82"/>
    <w:rsid w:val="00D54F78"/>
    <w:rsid w:val="00D550B3"/>
    <w:rsid w:val="00D55250"/>
    <w:rsid w:val="00D55316"/>
    <w:rsid w:val="00D557B5"/>
    <w:rsid w:val="00D55CD7"/>
    <w:rsid w:val="00D55D97"/>
    <w:rsid w:val="00D56260"/>
    <w:rsid w:val="00D5642B"/>
    <w:rsid w:val="00D56799"/>
    <w:rsid w:val="00D567B6"/>
    <w:rsid w:val="00D56831"/>
    <w:rsid w:val="00D56B99"/>
    <w:rsid w:val="00D56C0F"/>
    <w:rsid w:val="00D573E4"/>
    <w:rsid w:val="00D573F7"/>
    <w:rsid w:val="00D574E8"/>
    <w:rsid w:val="00D575F7"/>
    <w:rsid w:val="00D57908"/>
    <w:rsid w:val="00D57AB1"/>
    <w:rsid w:val="00D57BC2"/>
    <w:rsid w:val="00D57CB9"/>
    <w:rsid w:val="00D57F75"/>
    <w:rsid w:val="00D60332"/>
    <w:rsid w:val="00D604E3"/>
    <w:rsid w:val="00D605D2"/>
    <w:rsid w:val="00D60F51"/>
    <w:rsid w:val="00D614D0"/>
    <w:rsid w:val="00D61753"/>
    <w:rsid w:val="00D6191B"/>
    <w:rsid w:val="00D61B94"/>
    <w:rsid w:val="00D61BBF"/>
    <w:rsid w:val="00D61C16"/>
    <w:rsid w:val="00D61DF1"/>
    <w:rsid w:val="00D62051"/>
    <w:rsid w:val="00D6211B"/>
    <w:rsid w:val="00D6221C"/>
    <w:rsid w:val="00D62599"/>
    <w:rsid w:val="00D6261C"/>
    <w:rsid w:val="00D626A4"/>
    <w:rsid w:val="00D62809"/>
    <w:rsid w:val="00D628F5"/>
    <w:rsid w:val="00D62988"/>
    <w:rsid w:val="00D62AE2"/>
    <w:rsid w:val="00D62C3E"/>
    <w:rsid w:val="00D62C94"/>
    <w:rsid w:val="00D62E1F"/>
    <w:rsid w:val="00D62E3D"/>
    <w:rsid w:val="00D62F0D"/>
    <w:rsid w:val="00D631F1"/>
    <w:rsid w:val="00D632E6"/>
    <w:rsid w:val="00D63373"/>
    <w:rsid w:val="00D63640"/>
    <w:rsid w:val="00D636C8"/>
    <w:rsid w:val="00D63842"/>
    <w:rsid w:val="00D639F1"/>
    <w:rsid w:val="00D63A5C"/>
    <w:rsid w:val="00D63AED"/>
    <w:rsid w:val="00D63C77"/>
    <w:rsid w:val="00D64160"/>
    <w:rsid w:val="00D64258"/>
    <w:rsid w:val="00D6426B"/>
    <w:rsid w:val="00D6447B"/>
    <w:rsid w:val="00D64713"/>
    <w:rsid w:val="00D64733"/>
    <w:rsid w:val="00D64889"/>
    <w:rsid w:val="00D649B2"/>
    <w:rsid w:val="00D64BD7"/>
    <w:rsid w:val="00D64E3E"/>
    <w:rsid w:val="00D64E94"/>
    <w:rsid w:val="00D64F84"/>
    <w:rsid w:val="00D65277"/>
    <w:rsid w:val="00D65756"/>
    <w:rsid w:val="00D65841"/>
    <w:rsid w:val="00D65A06"/>
    <w:rsid w:val="00D65A13"/>
    <w:rsid w:val="00D65A25"/>
    <w:rsid w:val="00D65BFE"/>
    <w:rsid w:val="00D65DB9"/>
    <w:rsid w:val="00D65E69"/>
    <w:rsid w:val="00D65E93"/>
    <w:rsid w:val="00D66001"/>
    <w:rsid w:val="00D66038"/>
    <w:rsid w:val="00D661D0"/>
    <w:rsid w:val="00D66266"/>
    <w:rsid w:val="00D66369"/>
    <w:rsid w:val="00D6662F"/>
    <w:rsid w:val="00D66752"/>
    <w:rsid w:val="00D66A93"/>
    <w:rsid w:val="00D670C1"/>
    <w:rsid w:val="00D675A4"/>
    <w:rsid w:val="00D67626"/>
    <w:rsid w:val="00D67A90"/>
    <w:rsid w:val="00D67BE8"/>
    <w:rsid w:val="00D67E42"/>
    <w:rsid w:val="00D70382"/>
    <w:rsid w:val="00D703E8"/>
    <w:rsid w:val="00D7041A"/>
    <w:rsid w:val="00D70451"/>
    <w:rsid w:val="00D7045D"/>
    <w:rsid w:val="00D70654"/>
    <w:rsid w:val="00D70668"/>
    <w:rsid w:val="00D70C53"/>
    <w:rsid w:val="00D70E71"/>
    <w:rsid w:val="00D70EA6"/>
    <w:rsid w:val="00D711FF"/>
    <w:rsid w:val="00D712E3"/>
    <w:rsid w:val="00D719F5"/>
    <w:rsid w:val="00D71B90"/>
    <w:rsid w:val="00D71C5A"/>
    <w:rsid w:val="00D71DD9"/>
    <w:rsid w:val="00D7230D"/>
    <w:rsid w:val="00D725E1"/>
    <w:rsid w:val="00D7281A"/>
    <w:rsid w:val="00D72957"/>
    <w:rsid w:val="00D72BD7"/>
    <w:rsid w:val="00D72BE8"/>
    <w:rsid w:val="00D72C7A"/>
    <w:rsid w:val="00D72EC3"/>
    <w:rsid w:val="00D72F33"/>
    <w:rsid w:val="00D731BD"/>
    <w:rsid w:val="00D731FF"/>
    <w:rsid w:val="00D732BA"/>
    <w:rsid w:val="00D735D7"/>
    <w:rsid w:val="00D73FAB"/>
    <w:rsid w:val="00D74425"/>
    <w:rsid w:val="00D7445F"/>
    <w:rsid w:val="00D74585"/>
    <w:rsid w:val="00D7486C"/>
    <w:rsid w:val="00D74B6C"/>
    <w:rsid w:val="00D7513A"/>
    <w:rsid w:val="00D75163"/>
    <w:rsid w:val="00D751EF"/>
    <w:rsid w:val="00D754F0"/>
    <w:rsid w:val="00D755AA"/>
    <w:rsid w:val="00D755C2"/>
    <w:rsid w:val="00D75AC5"/>
    <w:rsid w:val="00D75E39"/>
    <w:rsid w:val="00D76016"/>
    <w:rsid w:val="00D76156"/>
    <w:rsid w:val="00D7657D"/>
    <w:rsid w:val="00D7675B"/>
    <w:rsid w:val="00D76917"/>
    <w:rsid w:val="00D7698D"/>
    <w:rsid w:val="00D76A84"/>
    <w:rsid w:val="00D76ACA"/>
    <w:rsid w:val="00D76EFD"/>
    <w:rsid w:val="00D76F32"/>
    <w:rsid w:val="00D77638"/>
    <w:rsid w:val="00D7776D"/>
    <w:rsid w:val="00D77798"/>
    <w:rsid w:val="00D778DD"/>
    <w:rsid w:val="00D77A62"/>
    <w:rsid w:val="00D77E55"/>
    <w:rsid w:val="00D8004D"/>
    <w:rsid w:val="00D8022B"/>
    <w:rsid w:val="00D80275"/>
    <w:rsid w:val="00D80393"/>
    <w:rsid w:val="00D80598"/>
    <w:rsid w:val="00D80699"/>
    <w:rsid w:val="00D8070D"/>
    <w:rsid w:val="00D80C47"/>
    <w:rsid w:val="00D80CDF"/>
    <w:rsid w:val="00D80E0C"/>
    <w:rsid w:val="00D80F60"/>
    <w:rsid w:val="00D8112A"/>
    <w:rsid w:val="00D81281"/>
    <w:rsid w:val="00D812E5"/>
    <w:rsid w:val="00D813C1"/>
    <w:rsid w:val="00D81425"/>
    <w:rsid w:val="00D81803"/>
    <w:rsid w:val="00D81A2A"/>
    <w:rsid w:val="00D81C03"/>
    <w:rsid w:val="00D81C3C"/>
    <w:rsid w:val="00D81CD2"/>
    <w:rsid w:val="00D81F07"/>
    <w:rsid w:val="00D8206A"/>
    <w:rsid w:val="00D82314"/>
    <w:rsid w:val="00D8233E"/>
    <w:rsid w:val="00D82475"/>
    <w:rsid w:val="00D826EE"/>
    <w:rsid w:val="00D828F0"/>
    <w:rsid w:val="00D82AF0"/>
    <w:rsid w:val="00D82BCB"/>
    <w:rsid w:val="00D82D04"/>
    <w:rsid w:val="00D8371C"/>
    <w:rsid w:val="00D83832"/>
    <w:rsid w:val="00D83A24"/>
    <w:rsid w:val="00D83AA7"/>
    <w:rsid w:val="00D83BB3"/>
    <w:rsid w:val="00D83BF3"/>
    <w:rsid w:val="00D83EE8"/>
    <w:rsid w:val="00D84102"/>
    <w:rsid w:val="00D8413B"/>
    <w:rsid w:val="00D84607"/>
    <w:rsid w:val="00D84612"/>
    <w:rsid w:val="00D8465A"/>
    <w:rsid w:val="00D846FD"/>
    <w:rsid w:val="00D84977"/>
    <w:rsid w:val="00D84AA4"/>
    <w:rsid w:val="00D84BD9"/>
    <w:rsid w:val="00D84C3C"/>
    <w:rsid w:val="00D84DDD"/>
    <w:rsid w:val="00D84DE5"/>
    <w:rsid w:val="00D84F58"/>
    <w:rsid w:val="00D84FC7"/>
    <w:rsid w:val="00D8520C"/>
    <w:rsid w:val="00D8528C"/>
    <w:rsid w:val="00D8536F"/>
    <w:rsid w:val="00D85477"/>
    <w:rsid w:val="00D8581E"/>
    <w:rsid w:val="00D859AA"/>
    <w:rsid w:val="00D86290"/>
    <w:rsid w:val="00D86628"/>
    <w:rsid w:val="00D867BA"/>
    <w:rsid w:val="00D868CD"/>
    <w:rsid w:val="00D8692D"/>
    <w:rsid w:val="00D86976"/>
    <w:rsid w:val="00D86AB6"/>
    <w:rsid w:val="00D86ABA"/>
    <w:rsid w:val="00D86AE0"/>
    <w:rsid w:val="00D86C0F"/>
    <w:rsid w:val="00D86C55"/>
    <w:rsid w:val="00D86D79"/>
    <w:rsid w:val="00D86FB8"/>
    <w:rsid w:val="00D86FC7"/>
    <w:rsid w:val="00D87291"/>
    <w:rsid w:val="00D872B7"/>
    <w:rsid w:val="00D87472"/>
    <w:rsid w:val="00D8748A"/>
    <w:rsid w:val="00D87666"/>
    <w:rsid w:val="00D877B9"/>
    <w:rsid w:val="00D87941"/>
    <w:rsid w:val="00D87DFA"/>
    <w:rsid w:val="00D9016F"/>
    <w:rsid w:val="00D901B8"/>
    <w:rsid w:val="00D90503"/>
    <w:rsid w:val="00D90549"/>
    <w:rsid w:val="00D905C4"/>
    <w:rsid w:val="00D90658"/>
    <w:rsid w:val="00D90AA3"/>
    <w:rsid w:val="00D90BFE"/>
    <w:rsid w:val="00D91098"/>
    <w:rsid w:val="00D912B0"/>
    <w:rsid w:val="00D912DB"/>
    <w:rsid w:val="00D914F8"/>
    <w:rsid w:val="00D9165A"/>
    <w:rsid w:val="00D916DF"/>
    <w:rsid w:val="00D918FC"/>
    <w:rsid w:val="00D919E6"/>
    <w:rsid w:val="00D9209A"/>
    <w:rsid w:val="00D92423"/>
    <w:rsid w:val="00D92461"/>
    <w:rsid w:val="00D92849"/>
    <w:rsid w:val="00D92A3D"/>
    <w:rsid w:val="00D92C5C"/>
    <w:rsid w:val="00D92D8E"/>
    <w:rsid w:val="00D92E91"/>
    <w:rsid w:val="00D92FC6"/>
    <w:rsid w:val="00D93076"/>
    <w:rsid w:val="00D931DC"/>
    <w:rsid w:val="00D9324E"/>
    <w:rsid w:val="00D932FD"/>
    <w:rsid w:val="00D93382"/>
    <w:rsid w:val="00D9359A"/>
    <w:rsid w:val="00D937B3"/>
    <w:rsid w:val="00D938D5"/>
    <w:rsid w:val="00D9390B"/>
    <w:rsid w:val="00D9392D"/>
    <w:rsid w:val="00D93A2A"/>
    <w:rsid w:val="00D93BD2"/>
    <w:rsid w:val="00D93CCD"/>
    <w:rsid w:val="00D93DBB"/>
    <w:rsid w:val="00D93EF6"/>
    <w:rsid w:val="00D940F4"/>
    <w:rsid w:val="00D94133"/>
    <w:rsid w:val="00D94180"/>
    <w:rsid w:val="00D9439B"/>
    <w:rsid w:val="00D94401"/>
    <w:rsid w:val="00D94883"/>
    <w:rsid w:val="00D94B40"/>
    <w:rsid w:val="00D94D18"/>
    <w:rsid w:val="00D94E30"/>
    <w:rsid w:val="00D9584E"/>
    <w:rsid w:val="00D95883"/>
    <w:rsid w:val="00D9591F"/>
    <w:rsid w:val="00D95AB5"/>
    <w:rsid w:val="00D95DAB"/>
    <w:rsid w:val="00D96056"/>
    <w:rsid w:val="00D9631F"/>
    <w:rsid w:val="00D96337"/>
    <w:rsid w:val="00D968DB"/>
    <w:rsid w:val="00D96D68"/>
    <w:rsid w:val="00D96E8C"/>
    <w:rsid w:val="00D970A2"/>
    <w:rsid w:val="00D9733C"/>
    <w:rsid w:val="00D97357"/>
    <w:rsid w:val="00D974D6"/>
    <w:rsid w:val="00D974D9"/>
    <w:rsid w:val="00D9761C"/>
    <w:rsid w:val="00D976A5"/>
    <w:rsid w:val="00D977CA"/>
    <w:rsid w:val="00D977D6"/>
    <w:rsid w:val="00D9782E"/>
    <w:rsid w:val="00D9784F"/>
    <w:rsid w:val="00D97D24"/>
    <w:rsid w:val="00D97D31"/>
    <w:rsid w:val="00D97D5E"/>
    <w:rsid w:val="00D97D76"/>
    <w:rsid w:val="00D97FBA"/>
    <w:rsid w:val="00DA01F0"/>
    <w:rsid w:val="00DA0236"/>
    <w:rsid w:val="00DA029C"/>
    <w:rsid w:val="00DA0303"/>
    <w:rsid w:val="00DA05DA"/>
    <w:rsid w:val="00DA0721"/>
    <w:rsid w:val="00DA07FE"/>
    <w:rsid w:val="00DA0954"/>
    <w:rsid w:val="00DA0A44"/>
    <w:rsid w:val="00DA0A86"/>
    <w:rsid w:val="00DA0C08"/>
    <w:rsid w:val="00DA0D72"/>
    <w:rsid w:val="00DA16DF"/>
    <w:rsid w:val="00DA1711"/>
    <w:rsid w:val="00DA17B2"/>
    <w:rsid w:val="00DA1C7F"/>
    <w:rsid w:val="00DA1E35"/>
    <w:rsid w:val="00DA1E86"/>
    <w:rsid w:val="00DA1F8E"/>
    <w:rsid w:val="00DA2244"/>
    <w:rsid w:val="00DA25DC"/>
    <w:rsid w:val="00DA2A1E"/>
    <w:rsid w:val="00DA2A38"/>
    <w:rsid w:val="00DA2B8D"/>
    <w:rsid w:val="00DA2EA2"/>
    <w:rsid w:val="00DA3261"/>
    <w:rsid w:val="00DA32E5"/>
    <w:rsid w:val="00DA33E4"/>
    <w:rsid w:val="00DA348C"/>
    <w:rsid w:val="00DA354C"/>
    <w:rsid w:val="00DA3591"/>
    <w:rsid w:val="00DA3ABB"/>
    <w:rsid w:val="00DA3BA4"/>
    <w:rsid w:val="00DA3CE8"/>
    <w:rsid w:val="00DA3CFD"/>
    <w:rsid w:val="00DA3ECD"/>
    <w:rsid w:val="00DA407D"/>
    <w:rsid w:val="00DA4165"/>
    <w:rsid w:val="00DA4181"/>
    <w:rsid w:val="00DA41C5"/>
    <w:rsid w:val="00DA4617"/>
    <w:rsid w:val="00DA46D1"/>
    <w:rsid w:val="00DA480D"/>
    <w:rsid w:val="00DA482A"/>
    <w:rsid w:val="00DA4839"/>
    <w:rsid w:val="00DA4A6F"/>
    <w:rsid w:val="00DA4B25"/>
    <w:rsid w:val="00DA4C93"/>
    <w:rsid w:val="00DA4E10"/>
    <w:rsid w:val="00DA5289"/>
    <w:rsid w:val="00DA550E"/>
    <w:rsid w:val="00DA5612"/>
    <w:rsid w:val="00DA5894"/>
    <w:rsid w:val="00DA59A9"/>
    <w:rsid w:val="00DA5A17"/>
    <w:rsid w:val="00DA5A6B"/>
    <w:rsid w:val="00DA5B26"/>
    <w:rsid w:val="00DA5C1D"/>
    <w:rsid w:val="00DA5DD2"/>
    <w:rsid w:val="00DA5FBD"/>
    <w:rsid w:val="00DA62EC"/>
    <w:rsid w:val="00DA63AC"/>
    <w:rsid w:val="00DA63C7"/>
    <w:rsid w:val="00DA6704"/>
    <w:rsid w:val="00DA6728"/>
    <w:rsid w:val="00DA67A3"/>
    <w:rsid w:val="00DA6B33"/>
    <w:rsid w:val="00DA6DF6"/>
    <w:rsid w:val="00DA710C"/>
    <w:rsid w:val="00DA7328"/>
    <w:rsid w:val="00DA74DE"/>
    <w:rsid w:val="00DA78FE"/>
    <w:rsid w:val="00DA7A38"/>
    <w:rsid w:val="00DA7D38"/>
    <w:rsid w:val="00DA7D3D"/>
    <w:rsid w:val="00DA7D90"/>
    <w:rsid w:val="00DB013C"/>
    <w:rsid w:val="00DB0207"/>
    <w:rsid w:val="00DB03AC"/>
    <w:rsid w:val="00DB0577"/>
    <w:rsid w:val="00DB0919"/>
    <w:rsid w:val="00DB0AE5"/>
    <w:rsid w:val="00DB0DA9"/>
    <w:rsid w:val="00DB0E71"/>
    <w:rsid w:val="00DB13BA"/>
    <w:rsid w:val="00DB1433"/>
    <w:rsid w:val="00DB172D"/>
    <w:rsid w:val="00DB180A"/>
    <w:rsid w:val="00DB1817"/>
    <w:rsid w:val="00DB18D3"/>
    <w:rsid w:val="00DB1BA4"/>
    <w:rsid w:val="00DB1FBE"/>
    <w:rsid w:val="00DB20C0"/>
    <w:rsid w:val="00DB21AA"/>
    <w:rsid w:val="00DB2390"/>
    <w:rsid w:val="00DB23D9"/>
    <w:rsid w:val="00DB2805"/>
    <w:rsid w:val="00DB2824"/>
    <w:rsid w:val="00DB2A27"/>
    <w:rsid w:val="00DB2C9B"/>
    <w:rsid w:val="00DB3266"/>
    <w:rsid w:val="00DB33A1"/>
    <w:rsid w:val="00DB3D1D"/>
    <w:rsid w:val="00DB3D2D"/>
    <w:rsid w:val="00DB3EC3"/>
    <w:rsid w:val="00DB3FE4"/>
    <w:rsid w:val="00DB439A"/>
    <w:rsid w:val="00DB4580"/>
    <w:rsid w:val="00DB45F8"/>
    <w:rsid w:val="00DB4778"/>
    <w:rsid w:val="00DB4E15"/>
    <w:rsid w:val="00DB4EE2"/>
    <w:rsid w:val="00DB5140"/>
    <w:rsid w:val="00DB518B"/>
    <w:rsid w:val="00DB5333"/>
    <w:rsid w:val="00DB5389"/>
    <w:rsid w:val="00DB54F1"/>
    <w:rsid w:val="00DB553D"/>
    <w:rsid w:val="00DB58D0"/>
    <w:rsid w:val="00DB5C07"/>
    <w:rsid w:val="00DB5CEA"/>
    <w:rsid w:val="00DB5E63"/>
    <w:rsid w:val="00DB5EC1"/>
    <w:rsid w:val="00DB5EEC"/>
    <w:rsid w:val="00DB5F6F"/>
    <w:rsid w:val="00DB6060"/>
    <w:rsid w:val="00DB61FB"/>
    <w:rsid w:val="00DB622A"/>
    <w:rsid w:val="00DB6330"/>
    <w:rsid w:val="00DB6ACC"/>
    <w:rsid w:val="00DB6EEF"/>
    <w:rsid w:val="00DB7021"/>
    <w:rsid w:val="00DB7293"/>
    <w:rsid w:val="00DB72A8"/>
    <w:rsid w:val="00DB77B5"/>
    <w:rsid w:val="00DB7909"/>
    <w:rsid w:val="00DB7992"/>
    <w:rsid w:val="00DB7B87"/>
    <w:rsid w:val="00DC001B"/>
    <w:rsid w:val="00DC001D"/>
    <w:rsid w:val="00DC00F9"/>
    <w:rsid w:val="00DC04CA"/>
    <w:rsid w:val="00DC050D"/>
    <w:rsid w:val="00DC0552"/>
    <w:rsid w:val="00DC05B3"/>
    <w:rsid w:val="00DC0AE8"/>
    <w:rsid w:val="00DC0F07"/>
    <w:rsid w:val="00DC101D"/>
    <w:rsid w:val="00DC1080"/>
    <w:rsid w:val="00DC12A0"/>
    <w:rsid w:val="00DC1615"/>
    <w:rsid w:val="00DC178C"/>
    <w:rsid w:val="00DC1AAF"/>
    <w:rsid w:val="00DC1B6D"/>
    <w:rsid w:val="00DC1ECA"/>
    <w:rsid w:val="00DC1F96"/>
    <w:rsid w:val="00DC219E"/>
    <w:rsid w:val="00DC2AB4"/>
    <w:rsid w:val="00DC2AC8"/>
    <w:rsid w:val="00DC2B46"/>
    <w:rsid w:val="00DC2BF6"/>
    <w:rsid w:val="00DC2C83"/>
    <w:rsid w:val="00DC2D1B"/>
    <w:rsid w:val="00DC2DC5"/>
    <w:rsid w:val="00DC2FB3"/>
    <w:rsid w:val="00DC30C6"/>
    <w:rsid w:val="00DC310E"/>
    <w:rsid w:val="00DC323C"/>
    <w:rsid w:val="00DC33D5"/>
    <w:rsid w:val="00DC34AB"/>
    <w:rsid w:val="00DC35E7"/>
    <w:rsid w:val="00DC368E"/>
    <w:rsid w:val="00DC3811"/>
    <w:rsid w:val="00DC3B5C"/>
    <w:rsid w:val="00DC3C81"/>
    <w:rsid w:val="00DC4021"/>
    <w:rsid w:val="00DC410A"/>
    <w:rsid w:val="00DC4178"/>
    <w:rsid w:val="00DC4290"/>
    <w:rsid w:val="00DC437A"/>
    <w:rsid w:val="00DC45F6"/>
    <w:rsid w:val="00DC4658"/>
    <w:rsid w:val="00DC4804"/>
    <w:rsid w:val="00DC4844"/>
    <w:rsid w:val="00DC4A42"/>
    <w:rsid w:val="00DC4BBC"/>
    <w:rsid w:val="00DC4CE4"/>
    <w:rsid w:val="00DC4F98"/>
    <w:rsid w:val="00DC4FB0"/>
    <w:rsid w:val="00DC50E7"/>
    <w:rsid w:val="00DC5388"/>
    <w:rsid w:val="00DC5471"/>
    <w:rsid w:val="00DC556A"/>
    <w:rsid w:val="00DC5757"/>
    <w:rsid w:val="00DC598A"/>
    <w:rsid w:val="00DC5A04"/>
    <w:rsid w:val="00DC5B30"/>
    <w:rsid w:val="00DC5C7C"/>
    <w:rsid w:val="00DC5F7A"/>
    <w:rsid w:val="00DC5FDE"/>
    <w:rsid w:val="00DC6127"/>
    <w:rsid w:val="00DC61DC"/>
    <w:rsid w:val="00DC6237"/>
    <w:rsid w:val="00DC63ED"/>
    <w:rsid w:val="00DC6411"/>
    <w:rsid w:val="00DC662B"/>
    <w:rsid w:val="00DC695E"/>
    <w:rsid w:val="00DC6CA9"/>
    <w:rsid w:val="00DC6CD7"/>
    <w:rsid w:val="00DC6DF7"/>
    <w:rsid w:val="00DC702C"/>
    <w:rsid w:val="00DC75B9"/>
    <w:rsid w:val="00DC76BC"/>
    <w:rsid w:val="00DC78E1"/>
    <w:rsid w:val="00DC7A16"/>
    <w:rsid w:val="00DC7E4C"/>
    <w:rsid w:val="00DC7F28"/>
    <w:rsid w:val="00DC7F3E"/>
    <w:rsid w:val="00DD01D0"/>
    <w:rsid w:val="00DD02E0"/>
    <w:rsid w:val="00DD0575"/>
    <w:rsid w:val="00DD088C"/>
    <w:rsid w:val="00DD08C9"/>
    <w:rsid w:val="00DD0EFF"/>
    <w:rsid w:val="00DD11E0"/>
    <w:rsid w:val="00DD1380"/>
    <w:rsid w:val="00DD145A"/>
    <w:rsid w:val="00DD16EA"/>
    <w:rsid w:val="00DD18E1"/>
    <w:rsid w:val="00DD1D0C"/>
    <w:rsid w:val="00DD1D51"/>
    <w:rsid w:val="00DD1F2A"/>
    <w:rsid w:val="00DD1FFA"/>
    <w:rsid w:val="00DD2012"/>
    <w:rsid w:val="00DD2105"/>
    <w:rsid w:val="00DD2440"/>
    <w:rsid w:val="00DD2475"/>
    <w:rsid w:val="00DD2499"/>
    <w:rsid w:val="00DD24C6"/>
    <w:rsid w:val="00DD250E"/>
    <w:rsid w:val="00DD2A06"/>
    <w:rsid w:val="00DD2A6A"/>
    <w:rsid w:val="00DD2B19"/>
    <w:rsid w:val="00DD2B6C"/>
    <w:rsid w:val="00DD2C5F"/>
    <w:rsid w:val="00DD2D6C"/>
    <w:rsid w:val="00DD31B0"/>
    <w:rsid w:val="00DD33DD"/>
    <w:rsid w:val="00DD39ED"/>
    <w:rsid w:val="00DD3A50"/>
    <w:rsid w:val="00DD3FC6"/>
    <w:rsid w:val="00DD42DE"/>
    <w:rsid w:val="00DD43CA"/>
    <w:rsid w:val="00DD43CF"/>
    <w:rsid w:val="00DD445B"/>
    <w:rsid w:val="00DD4573"/>
    <w:rsid w:val="00DD4776"/>
    <w:rsid w:val="00DD479F"/>
    <w:rsid w:val="00DD486B"/>
    <w:rsid w:val="00DD4994"/>
    <w:rsid w:val="00DD4B55"/>
    <w:rsid w:val="00DD4DCC"/>
    <w:rsid w:val="00DD5280"/>
    <w:rsid w:val="00DD533E"/>
    <w:rsid w:val="00DD5352"/>
    <w:rsid w:val="00DD5627"/>
    <w:rsid w:val="00DD5678"/>
    <w:rsid w:val="00DD57CA"/>
    <w:rsid w:val="00DD5831"/>
    <w:rsid w:val="00DD5A7A"/>
    <w:rsid w:val="00DD6761"/>
    <w:rsid w:val="00DD6808"/>
    <w:rsid w:val="00DD6B75"/>
    <w:rsid w:val="00DD6C5D"/>
    <w:rsid w:val="00DD714D"/>
    <w:rsid w:val="00DD71AE"/>
    <w:rsid w:val="00DD73CE"/>
    <w:rsid w:val="00DD7839"/>
    <w:rsid w:val="00DD78A8"/>
    <w:rsid w:val="00DD7ED5"/>
    <w:rsid w:val="00DE015D"/>
    <w:rsid w:val="00DE02B8"/>
    <w:rsid w:val="00DE0405"/>
    <w:rsid w:val="00DE0585"/>
    <w:rsid w:val="00DE05ED"/>
    <w:rsid w:val="00DE0767"/>
    <w:rsid w:val="00DE07A3"/>
    <w:rsid w:val="00DE082C"/>
    <w:rsid w:val="00DE0844"/>
    <w:rsid w:val="00DE0876"/>
    <w:rsid w:val="00DE08D4"/>
    <w:rsid w:val="00DE0AEA"/>
    <w:rsid w:val="00DE0B3E"/>
    <w:rsid w:val="00DE0B74"/>
    <w:rsid w:val="00DE0D73"/>
    <w:rsid w:val="00DE0E21"/>
    <w:rsid w:val="00DE0F46"/>
    <w:rsid w:val="00DE1068"/>
    <w:rsid w:val="00DE14D1"/>
    <w:rsid w:val="00DE1869"/>
    <w:rsid w:val="00DE18C1"/>
    <w:rsid w:val="00DE1974"/>
    <w:rsid w:val="00DE1CEC"/>
    <w:rsid w:val="00DE1F5D"/>
    <w:rsid w:val="00DE206A"/>
    <w:rsid w:val="00DE2099"/>
    <w:rsid w:val="00DE21EF"/>
    <w:rsid w:val="00DE2205"/>
    <w:rsid w:val="00DE23B3"/>
    <w:rsid w:val="00DE2420"/>
    <w:rsid w:val="00DE2F42"/>
    <w:rsid w:val="00DE30A9"/>
    <w:rsid w:val="00DE30AE"/>
    <w:rsid w:val="00DE31F7"/>
    <w:rsid w:val="00DE33F5"/>
    <w:rsid w:val="00DE3858"/>
    <w:rsid w:val="00DE3A35"/>
    <w:rsid w:val="00DE41AB"/>
    <w:rsid w:val="00DE4754"/>
    <w:rsid w:val="00DE4A62"/>
    <w:rsid w:val="00DE4C99"/>
    <w:rsid w:val="00DE4FA8"/>
    <w:rsid w:val="00DE5218"/>
    <w:rsid w:val="00DE52D7"/>
    <w:rsid w:val="00DE5313"/>
    <w:rsid w:val="00DE5611"/>
    <w:rsid w:val="00DE56E3"/>
    <w:rsid w:val="00DE5C30"/>
    <w:rsid w:val="00DE5C4E"/>
    <w:rsid w:val="00DE5D91"/>
    <w:rsid w:val="00DE5E67"/>
    <w:rsid w:val="00DE602E"/>
    <w:rsid w:val="00DE642E"/>
    <w:rsid w:val="00DE64AF"/>
    <w:rsid w:val="00DE678F"/>
    <w:rsid w:val="00DE6A5E"/>
    <w:rsid w:val="00DE6D14"/>
    <w:rsid w:val="00DE6FDD"/>
    <w:rsid w:val="00DE707A"/>
    <w:rsid w:val="00DE70B7"/>
    <w:rsid w:val="00DE7115"/>
    <w:rsid w:val="00DE71FE"/>
    <w:rsid w:val="00DE73D3"/>
    <w:rsid w:val="00DE75F1"/>
    <w:rsid w:val="00DE7802"/>
    <w:rsid w:val="00DE7824"/>
    <w:rsid w:val="00DE7A23"/>
    <w:rsid w:val="00DE7B80"/>
    <w:rsid w:val="00DE7B9A"/>
    <w:rsid w:val="00DF00A7"/>
    <w:rsid w:val="00DF0427"/>
    <w:rsid w:val="00DF0525"/>
    <w:rsid w:val="00DF058A"/>
    <w:rsid w:val="00DF0669"/>
    <w:rsid w:val="00DF07F3"/>
    <w:rsid w:val="00DF0856"/>
    <w:rsid w:val="00DF08E0"/>
    <w:rsid w:val="00DF0E32"/>
    <w:rsid w:val="00DF0F11"/>
    <w:rsid w:val="00DF151B"/>
    <w:rsid w:val="00DF1728"/>
    <w:rsid w:val="00DF17DF"/>
    <w:rsid w:val="00DF1803"/>
    <w:rsid w:val="00DF188C"/>
    <w:rsid w:val="00DF18F6"/>
    <w:rsid w:val="00DF1BA8"/>
    <w:rsid w:val="00DF1BD8"/>
    <w:rsid w:val="00DF1F01"/>
    <w:rsid w:val="00DF212F"/>
    <w:rsid w:val="00DF21ED"/>
    <w:rsid w:val="00DF2563"/>
    <w:rsid w:val="00DF25C0"/>
    <w:rsid w:val="00DF25D8"/>
    <w:rsid w:val="00DF2715"/>
    <w:rsid w:val="00DF2966"/>
    <w:rsid w:val="00DF2D76"/>
    <w:rsid w:val="00DF30C8"/>
    <w:rsid w:val="00DF32D9"/>
    <w:rsid w:val="00DF376D"/>
    <w:rsid w:val="00DF3ABC"/>
    <w:rsid w:val="00DF3E66"/>
    <w:rsid w:val="00DF40DE"/>
    <w:rsid w:val="00DF42C3"/>
    <w:rsid w:val="00DF44C8"/>
    <w:rsid w:val="00DF453A"/>
    <w:rsid w:val="00DF4725"/>
    <w:rsid w:val="00DF477C"/>
    <w:rsid w:val="00DF49E8"/>
    <w:rsid w:val="00DF4BBA"/>
    <w:rsid w:val="00DF4D72"/>
    <w:rsid w:val="00DF54C1"/>
    <w:rsid w:val="00DF54D6"/>
    <w:rsid w:val="00DF582B"/>
    <w:rsid w:val="00DF59FC"/>
    <w:rsid w:val="00DF5AC9"/>
    <w:rsid w:val="00DF5EAB"/>
    <w:rsid w:val="00DF5EBA"/>
    <w:rsid w:val="00DF5F29"/>
    <w:rsid w:val="00DF62B0"/>
    <w:rsid w:val="00DF62BE"/>
    <w:rsid w:val="00DF62FE"/>
    <w:rsid w:val="00DF638D"/>
    <w:rsid w:val="00DF6500"/>
    <w:rsid w:val="00DF6751"/>
    <w:rsid w:val="00DF6A34"/>
    <w:rsid w:val="00DF6EAA"/>
    <w:rsid w:val="00DF724B"/>
    <w:rsid w:val="00DF72FD"/>
    <w:rsid w:val="00DF74E9"/>
    <w:rsid w:val="00DF753A"/>
    <w:rsid w:val="00DF75A6"/>
    <w:rsid w:val="00DF7918"/>
    <w:rsid w:val="00DF7990"/>
    <w:rsid w:val="00DF7C44"/>
    <w:rsid w:val="00DF7EEE"/>
    <w:rsid w:val="00DF7F42"/>
    <w:rsid w:val="00E002BC"/>
    <w:rsid w:val="00E003A0"/>
    <w:rsid w:val="00E004E9"/>
    <w:rsid w:val="00E00539"/>
    <w:rsid w:val="00E009EF"/>
    <w:rsid w:val="00E00EEF"/>
    <w:rsid w:val="00E017EF"/>
    <w:rsid w:val="00E01953"/>
    <w:rsid w:val="00E01A43"/>
    <w:rsid w:val="00E02110"/>
    <w:rsid w:val="00E02416"/>
    <w:rsid w:val="00E02543"/>
    <w:rsid w:val="00E02572"/>
    <w:rsid w:val="00E02735"/>
    <w:rsid w:val="00E02775"/>
    <w:rsid w:val="00E027D3"/>
    <w:rsid w:val="00E0288A"/>
    <w:rsid w:val="00E02B29"/>
    <w:rsid w:val="00E02C47"/>
    <w:rsid w:val="00E02F4D"/>
    <w:rsid w:val="00E02FF5"/>
    <w:rsid w:val="00E0305C"/>
    <w:rsid w:val="00E0316C"/>
    <w:rsid w:val="00E03222"/>
    <w:rsid w:val="00E03571"/>
    <w:rsid w:val="00E037A5"/>
    <w:rsid w:val="00E03AC7"/>
    <w:rsid w:val="00E03AFC"/>
    <w:rsid w:val="00E03BD8"/>
    <w:rsid w:val="00E03D46"/>
    <w:rsid w:val="00E03F9C"/>
    <w:rsid w:val="00E03FA6"/>
    <w:rsid w:val="00E04237"/>
    <w:rsid w:val="00E043EC"/>
    <w:rsid w:val="00E047CC"/>
    <w:rsid w:val="00E04A01"/>
    <w:rsid w:val="00E04B45"/>
    <w:rsid w:val="00E04B78"/>
    <w:rsid w:val="00E04C5D"/>
    <w:rsid w:val="00E04F65"/>
    <w:rsid w:val="00E05127"/>
    <w:rsid w:val="00E0566E"/>
    <w:rsid w:val="00E056B3"/>
    <w:rsid w:val="00E0598B"/>
    <w:rsid w:val="00E05D32"/>
    <w:rsid w:val="00E06178"/>
    <w:rsid w:val="00E061BF"/>
    <w:rsid w:val="00E065F1"/>
    <w:rsid w:val="00E06667"/>
    <w:rsid w:val="00E066D8"/>
    <w:rsid w:val="00E069B3"/>
    <w:rsid w:val="00E06B67"/>
    <w:rsid w:val="00E06C10"/>
    <w:rsid w:val="00E06C9F"/>
    <w:rsid w:val="00E06E99"/>
    <w:rsid w:val="00E07158"/>
    <w:rsid w:val="00E071D1"/>
    <w:rsid w:val="00E0724C"/>
    <w:rsid w:val="00E07538"/>
    <w:rsid w:val="00E079DA"/>
    <w:rsid w:val="00E07D57"/>
    <w:rsid w:val="00E07E15"/>
    <w:rsid w:val="00E1030D"/>
    <w:rsid w:val="00E108AA"/>
    <w:rsid w:val="00E10B33"/>
    <w:rsid w:val="00E10B95"/>
    <w:rsid w:val="00E10BA7"/>
    <w:rsid w:val="00E10BF8"/>
    <w:rsid w:val="00E10DAC"/>
    <w:rsid w:val="00E1121A"/>
    <w:rsid w:val="00E1125C"/>
    <w:rsid w:val="00E11B27"/>
    <w:rsid w:val="00E11CAC"/>
    <w:rsid w:val="00E11CFA"/>
    <w:rsid w:val="00E12001"/>
    <w:rsid w:val="00E12146"/>
    <w:rsid w:val="00E121D9"/>
    <w:rsid w:val="00E12256"/>
    <w:rsid w:val="00E1265C"/>
    <w:rsid w:val="00E12C22"/>
    <w:rsid w:val="00E12EAB"/>
    <w:rsid w:val="00E12EB7"/>
    <w:rsid w:val="00E13201"/>
    <w:rsid w:val="00E13AB4"/>
    <w:rsid w:val="00E13BC5"/>
    <w:rsid w:val="00E13CD5"/>
    <w:rsid w:val="00E13EBD"/>
    <w:rsid w:val="00E13F2A"/>
    <w:rsid w:val="00E142CE"/>
    <w:rsid w:val="00E143D4"/>
    <w:rsid w:val="00E148D6"/>
    <w:rsid w:val="00E14AC4"/>
    <w:rsid w:val="00E14FC5"/>
    <w:rsid w:val="00E1500D"/>
    <w:rsid w:val="00E15364"/>
    <w:rsid w:val="00E153C6"/>
    <w:rsid w:val="00E15471"/>
    <w:rsid w:val="00E156CD"/>
    <w:rsid w:val="00E1579B"/>
    <w:rsid w:val="00E1583F"/>
    <w:rsid w:val="00E15880"/>
    <w:rsid w:val="00E15CD3"/>
    <w:rsid w:val="00E15E39"/>
    <w:rsid w:val="00E16434"/>
    <w:rsid w:val="00E164FD"/>
    <w:rsid w:val="00E16622"/>
    <w:rsid w:val="00E16889"/>
    <w:rsid w:val="00E16B59"/>
    <w:rsid w:val="00E1702B"/>
    <w:rsid w:val="00E17127"/>
    <w:rsid w:val="00E174AE"/>
    <w:rsid w:val="00E175AC"/>
    <w:rsid w:val="00E17936"/>
    <w:rsid w:val="00E17F21"/>
    <w:rsid w:val="00E2059D"/>
    <w:rsid w:val="00E205B6"/>
    <w:rsid w:val="00E2078A"/>
    <w:rsid w:val="00E2097B"/>
    <w:rsid w:val="00E20AAD"/>
    <w:rsid w:val="00E20B2C"/>
    <w:rsid w:val="00E20DA5"/>
    <w:rsid w:val="00E213BD"/>
    <w:rsid w:val="00E213D1"/>
    <w:rsid w:val="00E2152A"/>
    <w:rsid w:val="00E21634"/>
    <w:rsid w:val="00E21949"/>
    <w:rsid w:val="00E21A3F"/>
    <w:rsid w:val="00E21D03"/>
    <w:rsid w:val="00E21D18"/>
    <w:rsid w:val="00E22083"/>
    <w:rsid w:val="00E22413"/>
    <w:rsid w:val="00E224DD"/>
    <w:rsid w:val="00E22A26"/>
    <w:rsid w:val="00E22D65"/>
    <w:rsid w:val="00E22E48"/>
    <w:rsid w:val="00E22EE2"/>
    <w:rsid w:val="00E22FA2"/>
    <w:rsid w:val="00E23062"/>
    <w:rsid w:val="00E23581"/>
    <w:rsid w:val="00E23786"/>
    <w:rsid w:val="00E23D14"/>
    <w:rsid w:val="00E23E49"/>
    <w:rsid w:val="00E24142"/>
    <w:rsid w:val="00E24235"/>
    <w:rsid w:val="00E2424D"/>
    <w:rsid w:val="00E242BD"/>
    <w:rsid w:val="00E24348"/>
    <w:rsid w:val="00E24448"/>
    <w:rsid w:val="00E24617"/>
    <w:rsid w:val="00E24936"/>
    <w:rsid w:val="00E24950"/>
    <w:rsid w:val="00E249C3"/>
    <w:rsid w:val="00E24B00"/>
    <w:rsid w:val="00E24CEE"/>
    <w:rsid w:val="00E24D00"/>
    <w:rsid w:val="00E25081"/>
    <w:rsid w:val="00E25624"/>
    <w:rsid w:val="00E25D2C"/>
    <w:rsid w:val="00E26000"/>
    <w:rsid w:val="00E26062"/>
    <w:rsid w:val="00E262B7"/>
    <w:rsid w:val="00E2633B"/>
    <w:rsid w:val="00E264F9"/>
    <w:rsid w:val="00E2667F"/>
    <w:rsid w:val="00E26BFF"/>
    <w:rsid w:val="00E26ED7"/>
    <w:rsid w:val="00E26F7C"/>
    <w:rsid w:val="00E27153"/>
    <w:rsid w:val="00E27A27"/>
    <w:rsid w:val="00E27D2E"/>
    <w:rsid w:val="00E27DAE"/>
    <w:rsid w:val="00E27E0C"/>
    <w:rsid w:val="00E27F9B"/>
    <w:rsid w:val="00E300AF"/>
    <w:rsid w:val="00E3018C"/>
    <w:rsid w:val="00E30355"/>
    <w:rsid w:val="00E30B03"/>
    <w:rsid w:val="00E30BDB"/>
    <w:rsid w:val="00E30BF3"/>
    <w:rsid w:val="00E30E75"/>
    <w:rsid w:val="00E30E79"/>
    <w:rsid w:val="00E30EDD"/>
    <w:rsid w:val="00E310A8"/>
    <w:rsid w:val="00E31523"/>
    <w:rsid w:val="00E31793"/>
    <w:rsid w:val="00E318F4"/>
    <w:rsid w:val="00E31931"/>
    <w:rsid w:val="00E31978"/>
    <w:rsid w:val="00E320D5"/>
    <w:rsid w:val="00E322E5"/>
    <w:rsid w:val="00E323DB"/>
    <w:rsid w:val="00E32702"/>
    <w:rsid w:val="00E3273B"/>
    <w:rsid w:val="00E32E5E"/>
    <w:rsid w:val="00E32F8A"/>
    <w:rsid w:val="00E33320"/>
    <w:rsid w:val="00E3335F"/>
    <w:rsid w:val="00E333FE"/>
    <w:rsid w:val="00E334D9"/>
    <w:rsid w:val="00E335D9"/>
    <w:rsid w:val="00E3380F"/>
    <w:rsid w:val="00E34160"/>
    <w:rsid w:val="00E34188"/>
    <w:rsid w:val="00E34447"/>
    <w:rsid w:val="00E34589"/>
    <w:rsid w:val="00E346D5"/>
    <w:rsid w:val="00E347F7"/>
    <w:rsid w:val="00E34AC5"/>
    <w:rsid w:val="00E34B7F"/>
    <w:rsid w:val="00E34D05"/>
    <w:rsid w:val="00E35135"/>
    <w:rsid w:val="00E3517F"/>
    <w:rsid w:val="00E35182"/>
    <w:rsid w:val="00E3531C"/>
    <w:rsid w:val="00E356BC"/>
    <w:rsid w:val="00E3576E"/>
    <w:rsid w:val="00E35EAA"/>
    <w:rsid w:val="00E35F99"/>
    <w:rsid w:val="00E3616C"/>
    <w:rsid w:val="00E361AF"/>
    <w:rsid w:val="00E3655B"/>
    <w:rsid w:val="00E3695A"/>
    <w:rsid w:val="00E36A07"/>
    <w:rsid w:val="00E36F9E"/>
    <w:rsid w:val="00E370AD"/>
    <w:rsid w:val="00E373EB"/>
    <w:rsid w:val="00E374A7"/>
    <w:rsid w:val="00E374BC"/>
    <w:rsid w:val="00E374FA"/>
    <w:rsid w:val="00E37A0D"/>
    <w:rsid w:val="00E37CE6"/>
    <w:rsid w:val="00E4021E"/>
    <w:rsid w:val="00E40444"/>
    <w:rsid w:val="00E4047F"/>
    <w:rsid w:val="00E40BB1"/>
    <w:rsid w:val="00E40DE5"/>
    <w:rsid w:val="00E4110F"/>
    <w:rsid w:val="00E411AC"/>
    <w:rsid w:val="00E4125E"/>
    <w:rsid w:val="00E412E0"/>
    <w:rsid w:val="00E417D1"/>
    <w:rsid w:val="00E41809"/>
    <w:rsid w:val="00E41849"/>
    <w:rsid w:val="00E41B05"/>
    <w:rsid w:val="00E41C38"/>
    <w:rsid w:val="00E41D87"/>
    <w:rsid w:val="00E41DD9"/>
    <w:rsid w:val="00E421BE"/>
    <w:rsid w:val="00E42274"/>
    <w:rsid w:val="00E4228B"/>
    <w:rsid w:val="00E4235A"/>
    <w:rsid w:val="00E423D4"/>
    <w:rsid w:val="00E42600"/>
    <w:rsid w:val="00E426DF"/>
    <w:rsid w:val="00E4290B"/>
    <w:rsid w:val="00E42922"/>
    <w:rsid w:val="00E42928"/>
    <w:rsid w:val="00E42D15"/>
    <w:rsid w:val="00E42D70"/>
    <w:rsid w:val="00E42E22"/>
    <w:rsid w:val="00E42E31"/>
    <w:rsid w:val="00E42F2D"/>
    <w:rsid w:val="00E43468"/>
    <w:rsid w:val="00E43745"/>
    <w:rsid w:val="00E43803"/>
    <w:rsid w:val="00E43821"/>
    <w:rsid w:val="00E4393A"/>
    <w:rsid w:val="00E44131"/>
    <w:rsid w:val="00E44262"/>
    <w:rsid w:val="00E4431C"/>
    <w:rsid w:val="00E44398"/>
    <w:rsid w:val="00E445EB"/>
    <w:rsid w:val="00E44682"/>
    <w:rsid w:val="00E44D96"/>
    <w:rsid w:val="00E44E04"/>
    <w:rsid w:val="00E44FD7"/>
    <w:rsid w:val="00E45384"/>
    <w:rsid w:val="00E45492"/>
    <w:rsid w:val="00E45904"/>
    <w:rsid w:val="00E45DD3"/>
    <w:rsid w:val="00E45ED3"/>
    <w:rsid w:val="00E45F5E"/>
    <w:rsid w:val="00E45FD0"/>
    <w:rsid w:val="00E463C4"/>
    <w:rsid w:val="00E46409"/>
    <w:rsid w:val="00E46867"/>
    <w:rsid w:val="00E46884"/>
    <w:rsid w:val="00E46B11"/>
    <w:rsid w:val="00E46CD8"/>
    <w:rsid w:val="00E47128"/>
    <w:rsid w:val="00E47477"/>
    <w:rsid w:val="00E475E5"/>
    <w:rsid w:val="00E47693"/>
    <w:rsid w:val="00E47716"/>
    <w:rsid w:val="00E478E6"/>
    <w:rsid w:val="00E4794B"/>
    <w:rsid w:val="00E47976"/>
    <w:rsid w:val="00E47ADB"/>
    <w:rsid w:val="00E47B69"/>
    <w:rsid w:val="00E47CB1"/>
    <w:rsid w:val="00E47CFE"/>
    <w:rsid w:val="00E47E55"/>
    <w:rsid w:val="00E5002F"/>
    <w:rsid w:val="00E5015B"/>
    <w:rsid w:val="00E50198"/>
    <w:rsid w:val="00E5028D"/>
    <w:rsid w:val="00E50300"/>
    <w:rsid w:val="00E50603"/>
    <w:rsid w:val="00E508B7"/>
    <w:rsid w:val="00E50F68"/>
    <w:rsid w:val="00E50FB5"/>
    <w:rsid w:val="00E51180"/>
    <w:rsid w:val="00E513B9"/>
    <w:rsid w:val="00E518A3"/>
    <w:rsid w:val="00E51BCD"/>
    <w:rsid w:val="00E51C27"/>
    <w:rsid w:val="00E51E55"/>
    <w:rsid w:val="00E521BB"/>
    <w:rsid w:val="00E5257C"/>
    <w:rsid w:val="00E52650"/>
    <w:rsid w:val="00E52A7C"/>
    <w:rsid w:val="00E52B31"/>
    <w:rsid w:val="00E52CD4"/>
    <w:rsid w:val="00E52DE8"/>
    <w:rsid w:val="00E52E0D"/>
    <w:rsid w:val="00E530FF"/>
    <w:rsid w:val="00E53141"/>
    <w:rsid w:val="00E531BF"/>
    <w:rsid w:val="00E533CB"/>
    <w:rsid w:val="00E53BCF"/>
    <w:rsid w:val="00E53C64"/>
    <w:rsid w:val="00E53F96"/>
    <w:rsid w:val="00E53FFD"/>
    <w:rsid w:val="00E5427B"/>
    <w:rsid w:val="00E544EA"/>
    <w:rsid w:val="00E54645"/>
    <w:rsid w:val="00E5479D"/>
    <w:rsid w:val="00E548F1"/>
    <w:rsid w:val="00E549F3"/>
    <w:rsid w:val="00E54D7D"/>
    <w:rsid w:val="00E54FA3"/>
    <w:rsid w:val="00E55897"/>
    <w:rsid w:val="00E559AA"/>
    <w:rsid w:val="00E55AC6"/>
    <w:rsid w:val="00E55B0D"/>
    <w:rsid w:val="00E55C59"/>
    <w:rsid w:val="00E56609"/>
    <w:rsid w:val="00E5661F"/>
    <w:rsid w:val="00E56C7F"/>
    <w:rsid w:val="00E56E98"/>
    <w:rsid w:val="00E56F23"/>
    <w:rsid w:val="00E57289"/>
    <w:rsid w:val="00E577EA"/>
    <w:rsid w:val="00E57899"/>
    <w:rsid w:val="00E57A11"/>
    <w:rsid w:val="00E57EEA"/>
    <w:rsid w:val="00E60076"/>
    <w:rsid w:val="00E60307"/>
    <w:rsid w:val="00E60314"/>
    <w:rsid w:val="00E60426"/>
    <w:rsid w:val="00E60816"/>
    <w:rsid w:val="00E60833"/>
    <w:rsid w:val="00E609B0"/>
    <w:rsid w:val="00E60C83"/>
    <w:rsid w:val="00E61524"/>
    <w:rsid w:val="00E61636"/>
    <w:rsid w:val="00E61734"/>
    <w:rsid w:val="00E61789"/>
    <w:rsid w:val="00E61942"/>
    <w:rsid w:val="00E61AE4"/>
    <w:rsid w:val="00E61BA9"/>
    <w:rsid w:val="00E61CE5"/>
    <w:rsid w:val="00E61D0A"/>
    <w:rsid w:val="00E61F0D"/>
    <w:rsid w:val="00E61F9E"/>
    <w:rsid w:val="00E62045"/>
    <w:rsid w:val="00E620A9"/>
    <w:rsid w:val="00E625A1"/>
    <w:rsid w:val="00E62A74"/>
    <w:rsid w:val="00E63306"/>
    <w:rsid w:val="00E63611"/>
    <w:rsid w:val="00E637B1"/>
    <w:rsid w:val="00E637CA"/>
    <w:rsid w:val="00E63CC5"/>
    <w:rsid w:val="00E63E23"/>
    <w:rsid w:val="00E63EB8"/>
    <w:rsid w:val="00E63F58"/>
    <w:rsid w:val="00E63FEA"/>
    <w:rsid w:val="00E640D0"/>
    <w:rsid w:val="00E6429C"/>
    <w:rsid w:val="00E6452A"/>
    <w:rsid w:val="00E64D18"/>
    <w:rsid w:val="00E64D56"/>
    <w:rsid w:val="00E64E92"/>
    <w:rsid w:val="00E64E9B"/>
    <w:rsid w:val="00E64EF8"/>
    <w:rsid w:val="00E64F7E"/>
    <w:rsid w:val="00E652AF"/>
    <w:rsid w:val="00E652E0"/>
    <w:rsid w:val="00E656F1"/>
    <w:rsid w:val="00E658FC"/>
    <w:rsid w:val="00E65AF8"/>
    <w:rsid w:val="00E65B6A"/>
    <w:rsid w:val="00E65BCE"/>
    <w:rsid w:val="00E65D09"/>
    <w:rsid w:val="00E65E95"/>
    <w:rsid w:val="00E660EA"/>
    <w:rsid w:val="00E66249"/>
    <w:rsid w:val="00E6643E"/>
    <w:rsid w:val="00E666C8"/>
    <w:rsid w:val="00E669E0"/>
    <w:rsid w:val="00E66C85"/>
    <w:rsid w:val="00E66FC0"/>
    <w:rsid w:val="00E670F3"/>
    <w:rsid w:val="00E67808"/>
    <w:rsid w:val="00E678AA"/>
    <w:rsid w:val="00E67BC8"/>
    <w:rsid w:val="00E67D81"/>
    <w:rsid w:val="00E67E77"/>
    <w:rsid w:val="00E67E87"/>
    <w:rsid w:val="00E67E8B"/>
    <w:rsid w:val="00E67EA9"/>
    <w:rsid w:val="00E706B8"/>
    <w:rsid w:val="00E707AB"/>
    <w:rsid w:val="00E70A30"/>
    <w:rsid w:val="00E70A6E"/>
    <w:rsid w:val="00E70AF4"/>
    <w:rsid w:val="00E70E56"/>
    <w:rsid w:val="00E70EB8"/>
    <w:rsid w:val="00E70F14"/>
    <w:rsid w:val="00E70FEF"/>
    <w:rsid w:val="00E71068"/>
    <w:rsid w:val="00E7118A"/>
    <w:rsid w:val="00E71435"/>
    <w:rsid w:val="00E71526"/>
    <w:rsid w:val="00E71707"/>
    <w:rsid w:val="00E7174C"/>
    <w:rsid w:val="00E71914"/>
    <w:rsid w:val="00E7197F"/>
    <w:rsid w:val="00E71CEB"/>
    <w:rsid w:val="00E71E26"/>
    <w:rsid w:val="00E71FFB"/>
    <w:rsid w:val="00E721F5"/>
    <w:rsid w:val="00E723C2"/>
    <w:rsid w:val="00E72833"/>
    <w:rsid w:val="00E72978"/>
    <w:rsid w:val="00E72A6B"/>
    <w:rsid w:val="00E72B5D"/>
    <w:rsid w:val="00E72C83"/>
    <w:rsid w:val="00E72E33"/>
    <w:rsid w:val="00E72E91"/>
    <w:rsid w:val="00E72FD7"/>
    <w:rsid w:val="00E73395"/>
    <w:rsid w:val="00E733E9"/>
    <w:rsid w:val="00E73725"/>
    <w:rsid w:val="00E737C3"/>
    <w:rsid w:val="00E738E0"/>
    <w:rsid w:val="00E73B9E"/>
    <w:rsid w:val="00E73BBE"/>
    <w:rsid w:val="00E73C12"/>
    <w:rsid w:val="00E73EBE"/>
    <w:rsid w:val="00E73EC0"/>
    <w:rsid w:val="00E73F83"/>
    <w:rsid w:val="00E74410"/>
    <w:rsid w:val="00E74871"/>
    <w:rsid w:val="00E74A07"/>
    <w:rsid w:val="00E74A69"/>
    <w:rsid w:val="00E74C33"/>
    <w:rsid w:val="00E74D47"/>
    <w:rsid w:val="00E74E59"/>
    <w:rsid w:val="00E7502B"/>
    <w:rsid w:val="00E75085"/>
    <w:rsid w:val="00E751F7"/>
    <w:rsid w:val="00E752A1"/>
    <w:rsid w:val="00E753D6"/>
    <w:rsid w:val="00E755FB"/>
    <w:rsid w:val="00E756AF"/>
    <w:rsid w:val="00E75C28"/>
    <w:rsid w:val="00E75CC8"/>
    <w:rsid w:val="00E75D53"/>
    <w:rsid w:val="00E75E58"/>
    <w:rsid w:val="00E7627C"/>
    <w:rsid w:val="00E763E6"/>
    <w:rsid w:val="00E76549"/>
    <w:rsid w:val="00E76860"/>
    <w:rsid w:val="00E76DD1"/>
    <w:rsid w:val="00E76FC8"/>
    <w:rsid w:val="00E77031"/>
    <w:rsid w:val="00E7720E"/>
    <w:rsid w:val="00E77554"/>
    <w:rsid w:val="00E77616"/>
    <w:rsid w:val="00E7782A"/>
    <w:rsid w:val="00E778E9"/>
    <w:rsid w:val="00E77964"/>
    <w:rsid w:val="00E77B0E"/>
    <w:rsid w:val="00E77B57"/>
    <w:rsid w:val="00E77B6D"/>
    <w:rsid w:val="00E77F9D"/>
    <w:rsid w:val="00E800D4"/>
    <w:rsid w:val="00E8017E"/>
    <w:rsid w:val="00E80257"/>
    <w:rsid w:val="00E80502"/>
    <w:rsid w:val="00E80656"/>
    <w:rsid w:val="00E80731"/>
    <w:rsid w:val="00E808CF"/>
    <w:rsid w:val="00E80A71"/>
    <w:rsid w:val="00E80DEA"/>
    <w:rsid w:val="00E80F00"/>
    <w:rsid w:val="00E813BE"/>
    <w:rsid w:val="00E813EF"/>
    <w:rsid w:val="00E81551"/>
    <w:rsid w:val="00E815B9"/>
    <w:rsid w:val="00E8167E"/>
    <w:rsid w:val="00E816FD"/>
    <w:rsid w:val="00E81991"/>
    <w:rsid w:val="00E81A76"/>
    <w:rsid w:val="00E81A9C"/>
    <w:rsid w:val="00E81D5A"/>
    <w:rsid w:val="00E8265E"/>
    <w:rsid w:val="00E82975"/>
    <w:rsid w:val="00E82A33"/>
    <w:rsid w:val="00E82CD9"/>
    <w:rsid w:val="00E82DE7"/>
    <w:rsid w:val="00E82FC6"/>
    <w:rsid w:val="00E8309A"/>
    <w:rsid w:val="00E8387B"/>
    <w:rsid w:val="00E8398E"/>
    <w:rsid w:val="00E83A7D"/>
    <w:rsid w:val="00E83B0F"/>
    <w:rsid w:val="00E83D1C"/>
    <w:rsid w:val="00E83D2B"/>
    <w:rsid w:val="00E84033"/>
    <w:rsid w:val="00E8406C"/>
    <w:rsid w:val="00E841A8"/>
    <w:rsid w:val="00E84289"/>
    <w:rsid w:val="00E843FA"/>
    <w:rsid w:val="00E8442F"/>
    <w:rsid w:val="00E84728"/>
    <w:rsid w:val="00E84A12"/>
    <w:rsid w:val="00E84A9B"/>
    <w:rsid w:val="00E84FA1"/>
    <w:rsid w:val="00E8526A"/>
    <w:rsid w:val="00E8543B"/>
    <w:rsid w:val="00E854BF"/>
    <w:rsid w:val="00E8589C"/>
    <w:rsid w:val="00E859E8"/>
    <w:rsid w:val="00E85A3C"/>
    <w:rsid w:val="00E85A43"/>
    <w:rsid w:val="00E85D2E"/>
    <w:rsid w:val="00E860E3"/>
    <w:rsid w:val="00E86177"/>
    <w:rsid w:val="00E863E9"/>
    <w:rsid w:val="00E86695"/>
    <w:rsid w:val="00E866E8"/>
    <w:rsid w:val="00E87131"/>
    <w:rsid w:val="00E874DA"/>
    <w:rsid w:val="00E8750B"/>
    <w:rsid w:val="00E87830"/>
    <w:rsid w:val="00E87C60"/>
    <w:rsid w:val="00E87E03"/>
    <w:rsid w:val="00E87E1C"/>
    <w:rsid w:val="00E901A2"/>
    <w:rsid w:val="00E905DC"/>
    <w:rsid w:val="00E9096F"/>
    <w:rsid w:val="00E90BD0"/>
    <w:rsid w:val="00E90CCB"/>
    <w:rsid w:val="00E90D53"/>
    <w:rsid w:val="00E90D9E"/>
    <w:rsid w:val="00E90FE2"/>
    <w:rsid w:val="00E9135B"/>
    <w:rsid w:val="00E913A3"/>
    <w:rsid w:val="00E91497"/>
    <w:rsid w:val="00E91508"/>
    <w:rsid w:val="00E91B7A"/>
    <w:rsid w:val="00E91C38"/>
    <w:rsid w:val="00E91DE4"/>
    <w:rsid w:val="00E91EC3"/>
    <w:rsid w:val="00E91ED9"/>
    <w:rsid w:val="00E91F31"/>
    <w:rsid w:val="00E92115"/>
    <w:rsid w:val="00E921D3"/>
    <w:rsid w:val="00E924E3"/>
    <w:rsid w:val="00E9250F"/>
    <w:rsid w:val="00E928D5"/>
    <w:rsid w:val="00E929F0"/>
    <w:rsid w:val="00E92BE0"/>
    <w:rsid w:val="00E92C98"/>
    <w:rsid w:val="00E92D88"/>
    <w:rsid w:val="00E932DC"/>
    <w:rsid w:val="00E9335A"/>
    <w:rsid w:val="00E9351A"/>
    <w:rsid w:val="00E93813"/>
    <w:rsid w:val="00E93B58"/>
    <w:rsid w:val="00E93E38"/>
    <w:rsid w:val="00E94117"/>
    <w:rsid w:val="00E943B2"/>
    <w:rsid w:val="00E94570"/>
    <w:rsid w:val="00E9494B"/>
    <w:rsid w:val="00E95492"/>
    <w:rsid w:val="00E95502"/>
    <w:rsid w:val="00E957FA"/>
    <w:rsid w:val="00E95FA3"/>
    <w:rsid w:val="00E96480"/>
    <w:rsid w:val="00E964D4"/>
    <w:rsid w:val="00E968B4"/>
    <w:rsid w:val="00E9691A"/>
    <w:rsid w:val="00E96BDC"/>
    <w:rsid w:val="00E96C4A"/>
    <w:rsid w:val="00E971E2"/>
    <w:rsid w:val="00E97560"/>
    <w:rsid w:val="00E9767D"/>
    <w:rsid w:val="00E978D3"/>
    <w:rsid w:val="00E97931"/>
    <w:rsid w:val="00E97B5A"/>
    <w:rsid w:val="00E97C7C"/>
    <w:rsid w:val="00E97D30"/>
    <w:rsid w:val="00E97E73"/>
    <w:rsid w:val="00EA007E"/>
    <w:rsid w:val="00EA0463"/>
    <w:rsid w:val="00EA06D0"/>
    <w:rsid w:val="00EA07E0"/>
    <w:rsid w:val="00EA0BD8"/>
    <w:rsid w:val="00EA0F32"/>
    <w:rsid w:val="00EA10AA"/>
    <w:rsid w:val="00EA10F8"/>
    <w:rsid w:val="00EA1181"/>
    <w:rsid w:val="00EA11ED"/>
    <w:rsid w:val="00EA121E"/>
    <w:rsid w:val="00EA1302"/>
    <w:rsid w:val="00EA1640"/>
    <w:rsid w:val="00EA16DB"/>
    <w:rsid w:val="00EA1717"/>
    <w:rsid w:val="00EA1C9C"/>
    <w:rsid w:val="00EA1E4D"/>
    <w:rsid w:val="00EA1EAB"/>
    <w:rsid w:val="00EA1F54"/>
    <w:rsid w:val="00EA20CF"/>
    <w:rsid w:val="00EA212D"/>
    <w:rsid w:val="00EA227D"/>
    <w:rsid w:val="00EA2346"/>
    <w:rsid w:val="00EA2435"/>
    <w:rsid w:val="00EA2655"/>
    <w:rsid w:val="00EA2778"/>
    <w:rsid w:val="00EA27B7"/>
    <w:rsid w:val="00EA2A1C"/>
    <w:rsid w:val="00EA2B28"/>
    <w:rsid w:val="00EA2E06"/>
    <w:rsid w:val="00EA2ECA"/>
    <w:rsid w:val="00EA2FBD"/>
    <w:rsid w:val="00EA3029"/>
    <w:rsid w:val="00EA3291"/>
    <w:rsid w:val="00EA32EC"/>
    <w:rsid w:val="00EA330E"/>
    <w:rsid w:val="00EA3B7E"/>
    <w:rsid w:val="00EA3E94"/>
    <w:rsid w:val="00EA3EE8"/>
    <w:rsid w:val="00EA4061"/>
    <w:rsid w:val="00EA4218"/>
    <w:rsid w:val="00EA49D7"/>
    <w:rsid w:val="00EA4F0F"/>
    <w:rsid w:val="00EA4F70"/>
    <w:rsid w:val="00EA5283"/>
    <w:rsid w:val="00EA5729"/>
    <w:rsid w:val="00EA5886"/>
    <w:rsid w:val="00EA58C0"/>
    <w:rsid w:val="00EA6040"/>
    <w:rsid w:val="00EA617A"/>
    <w:rsid w:val="00EA61D7"/>
    <w:rsid w:val="00EA64C0"/>
    <w:rsid w:val="00EA652B"/>
    <w:rsid w:val="00EA6895"/>
    <w:rsid w:val="00EA6A6E"/>
    <w:rsid w:val="00EA6ABD"/>
    <w:rsid w:val="00EA6F5F"/>
    <w:rsid w:val="00EA71B5"/>
    <w:rsid w:val="00EA792C"/>
    <w:rsid w:val="00EA7D1B"/>
    <w:rsid w:val="00EA7F8E"/>
    <w:rsid w:val="00EB00C1"/>
    <w:rsid w:val="00EB0234"/>
    <w:rsid w:val="00EB04BA"/>
    <w:rsid w:val="00EB0530"/>
    <w:rsid w:val="00EB0792"/>
    <w:rsid w:val="00EB089B"/>
    <w:rsid w:val="00EB0914"/>
    <w:rsid w:val="00EB095B"/>
    <w:rsid w:val="00EB09A9"/>
    <w:rsid w:val="00EB0D97"/>
    <w:rsid w:val="00EB0E83"/>
    <w:rsid w:val="00EB124D"/>
    <w:rsid w:val="00EB1340"/>
    <w:rsid w:val="00EB143E"/>
    <w:rsid w:val="00EB1504"/>
    <w:rsid w:val="00EB162D"/>
    <w:rsid w:val="00EB1C3C"/>
    <w:rsid w:val="00EB1C52"/>
    <w:rsid w:val="00EB1ED9"/>
    <w:rsid w:val="00EB1F80"/>
    <w:rsid w:val="00EB1FA8"/>
    <w:rsid w:val="00EB1FAD"/>
    <w:rsid w:val="00EB210A"/>
    <w:rsid w:val="00EB2527"/>
    <w:rsid w:val="00EB25FF"/>
    <w:rsid w:val="00EB2686"/>
    <w:rsid w:val="00EB2760"/>
    <w:rsid w:val="00EB27B4"/>
    <w:rsid w:val="00EB28A7"/>
    <w:rsid w:val="00EB297C"/>
    <w:rsid w:val="00EB305A"/>
    <w:rsid w:val="00EB3169"/>
    <w:rsid w:val="00EB33D6"/>
    <w:rsid w:val="00EB34FD"/>
    <w:rsid w:val="00EB3674"/>
    <w:rsid w:val="00EB38C6"/>
    <w:rsid w:val="00EB3A14"/>
    <w:rsid w:val="00EB3B78"/>
    <w:rsid w:val="00EB3CB7"/>
    <w:rsid w:val="00EB3D4E"/>
    <w:rsid w:val="00EB3D65"/>
    <w:rsid w:val="00EB3F9F"/>
    <w:rsid w:val="00EB420A"/>
    <w:rsid w:val="00EB4259"/>
    <w:rsid w:val="00EB4608"/>
    <w:rsid w:val="00EB4725"/>
    <w:rsid w:val="00EB475C"/>
    <w:rsid w:val="00EB4766"/>
    <w:rsid w:val="00EB48C1"/>
    <w:rsid w:val="00EB4982"/>
    <w:rsid w:val="00EB4B40"/>
    <w:rsid w:val="00EB4C48"/>
    <w:rsid w:val="00EB4E55"/>
    <w:rsid w:val="00EB4E63"/>
    <w:rsid w:val="00EB4F42"/>
    <w:rsid w:val="00EB51E7"/>
    <w:rsid w:val="00EB522B"/>
    <w:rsid w:val="00EB522D"/>
    <w:rsid w:val="00EB5246"/>
    <w:rsid w:val="00EB5432"/>
    <w:rsid w:val="00EB548A"/>
    <w:rsid w:val="00EB555B"/>
    <w:rsid w:val="00EB5591"/>
    <w:rsid w:val="00EB5621"/>
    <w:rsid w:val="00EB564A"/>
    <w:rsid w:val="00EB5653"/>
    <w:rsid w:val="00EB572A"/>
    <w:rsid w:val="00EB5769"/>
    <w:rsid w:val="00EB57B1"/>
    <w:rsid w:val="00EB59A4"/>
    <w:rsid w:val="00EB5AB3"/>
    <w:rsid w:val="00EB5DAD"/>
    <w:rsid w:val="00EB5E0B"/>
    <w:rsid w:val="00EB60E2"/>
    <w:rsid w:val="00EB6124"/>
    <w:rsid w:val="00EB613E"/>
    <w:rsid w:val="00EB625B"/>
    <w:rsid w:val="00EB6334"/>
    <w:rsid w:val="00EB652A"/>
    <w:rsid w:val="00EB6538"/>
    <w:rsid w:val="00EB68D3"/>
    <w:rsid w:val="00EB6A2C"/>
    <w:rsid w:val="00EB6E07"/>
    <w:rsid w:val="00EB6FD9"/>
    <w:rsid w:val="00EB7332"/>
    <w:rsid w:val="00EB78B8"/>
    <w:rsid w:val="00EB7D3F"/>
    <w:rsid w:val="00EB7EDE"/>
    <w:rsid w:val="00EC0470"/>
    <w:rsid w:val="00EC0930"/>
    <w:rsid w:val="00EC09AB"/>
    <w:rsid w:val="00EC0A7C"/>
    <w:rsid w:val="00EC0BB5"/>
    <w:rsid w:val="00EC0C30"/>
    <w:rsid w:val="00EC0CE8"/>
    <w:rsid w:val="00EC0E03"/>
    <w:rsid w:val="00EC11AD"/>
    <w:rsid w:val="00EC135A"/>
    <w:rsid w:val="00EC1440"/>
    <w:rsid w:val="00EC148B"/>
    <w:rsid w:val="00EC14B5"/>
    <w:rsid w:val="00EC1655"/>
    <w:rsid w:val="00EC1683"/>
    <w:rsid w:val="00EC174E"/>
    <w:rsid w:val="00EC1C71"/>
    <w:rsid w:val="00EC1DA4"/>
    <w:rsid w:val="00EC21AE"/>
    <w:rsid w:val="00EC229B"/>
    <w:rsid w:val="00EC27E7"/>
    <w:rsid w:val="00EC29F5"/>
    <w:rsid w:val="00EC2C06"/>
    <w:rsid w:val="00EC2C17"/>
    <w:rsid w:val="00EC2C8E"/>
    <w:rsid w:val="00EC2E98"/>
    <w:rsid w:val="00EC2F92"/>
    <w:rsid w:val="00EC311A"/>
    <w:rsid w:val="00EC342C"/>
    <w:rsid w:val="00EC3456"/>
    <w:rsid w:val="00EC3952"/>
    <w:rsid w:val="00EC3A59"/>
    <w:rsid w:val="00EC3ACD"/>
    <w:rsid w:val="00EC3DF3"/>
    <w:rsid w:val="00EC3E7C"/>
    <w:rsid w:val="00EC441E"/>
    <w:rsid w:val="00EC47D2"/>
    <w:rsid w:val="00EC47DD"/>
    <w:rsid w:val="00EC484A"/>
    <w:rsid w:val="00EC4B01"/>
    <w:rsid w:val="00EC4B63"/>
    <w:rsid w:val="00EC4C6D"/>
    <w:rsid w:val="00EC4D62"/>
    <w:rsid w:val="00EC4D7F"/>
    <w:rsid w:val="00EC4E45"/>
    <w:rsid w:val="00EC4ECF"/>
    <w:rsid w:val="00EC50FA"/>
    <w:rsid w:val="00EC5295"/>
    <w:rsid w:val="00EC5566"/>
    <w:rsid w:val="00EC55C7"/>
    <w:rsid w:val="00EC5651"/>
    <w:rsid w:val="00EC594E"/>
    <w:rsid w:val="00EC5BC7"/>
    <w:rsid w:val="00EC5D73"/>
    <w:rsid w:val="00EC5D74"/>
    <w:rsid w:val="00EC5F67"/>
    <w:rsid w:val="00EC5FEB"/>
    <w:rsid w:val="00EC6280"/>
    <w:rsid w:val="00EC6711"/>
    <w:rsid w:val="00EC67DA"/>
    <w:rsid w:val="00EC688E"/>
    <w:rsid w:val="00EC68AB"/>
    <w:rsid w:val="00EC6CA7"/>
    <w:rsid w:val="00EC6D04"/>
    <w:rsid w:val="00EC7223"/>
    <w:rsid w:val="00EC7261"/>
    <w:rsid w:val="00EC7380"/>
    <w:rsid w:val="00EC73C3"/>
    <w:rsid w:val="00EC753C"/>
    <w:rsid w:val="00EC7810"/>
    <w:rsid w:val="00EC7874"/>
    <w:rsid w:val="00EC7A0D"/>
    <w:rsid w:val="00EC7A4A"/>
    <w:rsid w:val="00ED022C"/>
    <w:rsid w:val="00ED02C6"/>
    <w:rsid w:val="00ED03A3"/>
    <w:rsid w:val="00ED0823"/>
    <w:rsid w:val="00ED0924"/>
    <w:rsid w:val="00ED0C68"/>
    <w:rsid w:val="00ED0DBB"/>
    <w:rsid w:val="00ED0F4B"/>
    <w:rsid w:val="00ED114B"/>
    <w:rsid w:val="00ED120A"/>
    <w:rsid w:val="00ED1280"/>
    <w:rsid w:val="00ED12A5"/>
    <w:rsid w:val="00ED12DF"/>
    <w:rsid w:val="00ED14E1"/>
    <w:rsid w:val="00ED14F1"/>
    <w:rsid w:val="00ED178D"/>
    <w:rsid w:val="00ED1981"/>
    <w:rsid w:val="00ED1B8F"/>
    <w:rsid w:val="00ED1C36"/>
    <w:rsid w:val="00ED1C8F"/>
    <w:rsid w:val="00ED1E0D"/>
    <w:rsid w:val="00ED2414"/>
    <w:rsid w:val="00ED24F0"/>
    <w:rsid w:val="00ED27FB"/>
    <w:rsid w:val="00ED28C7"/>
    <w:rsid w:val="00ED29DE"/>
    <w:rsid w:val="00ED2C6B"/>
    <w:rsid w:val="00ED2F90"/>
    <w:rsid w:val="00ED2FC1"/>
    <w:rsid w:val="00ED3337"/>
    <w:rsid w:val="00ED35D1"/>
    <w:rsid w:val="00ED3611"/>
    <w:rsid w:val="00ED3640"/>
    <w:rsid w:val="00ED3C4A"/>
    <w:rsid w:val="00ED3D58"/>
    <w:rsid w:val="00ED3D6B"/>
    <w:rsid w:val="00ED3F4C"/>
    <w:rsid w:val="00ED4451"/>
    <w:rsid w:val="00ED4540"/>
    <w:rsid w:val="00ED456F"/>
    <w:rsid w:val="00ED466A"/>
    <w:rsid w:val="00ED481B"/>
    <w:rsid w:val="00ED498B"/>
    <w:rsid w:val="00ED4DE2"/>
    <w:rsid w:val="00ED4E5D"/>
    <w:rsid w:val="00ED4F5B"/>
    <w:rsid w:val="00ED4F5F"/>
    <w:rsid w:val="00ED5120"/>
    <w:rsid w:val="00ED579A"/>
    <w:rsid w:val="00ED6149"/>
    <w:rsid w:val="00ED646E"/>
    <w:rsid w:val="00ED65D7"/>
    <w:rsid w:val="00ED670C"/>
    <w:rsid w:val="00ED68B4"/>
    <w:rsid w:val="00ED6937"/>
    <w:rsid w:val="00ED6C35"/>
    <w:rsid w:val="00ED6D23"/>
    <w:rsid w:val="00ED6DF0"/>
    <w:rsid w:val="00ED6E1C"/>
    <w:rsid w:val="00ED6F0D"/>
    <w:rsid w:val="00ED7626"/>
    <w:rsid w:val="00ED78B9"/>
    <w:rsid w:val="00ED79C8"/>
    <w:rsid w:val="00ED7E1B"/>
    <w:rsid w:val="00EE00FB"/>
    <w:rsid w:val="00EE00FD"/>
    <w:rsid w:val="00EE012D"/>
    <w:rsid w:val="00EE0244"/>
    <w:rsid w:val="00EE0325"/>
    <w:rsid w:val="00EE047A"/>
    <w:rsid w:val="00EE06B3"/>
    <w:rsid w:val="00EE0A5E"/>
    <w:rsid w:val="00EE0BFA"/>
    <w:rsid w:val="00EE0F87"/>
    <w:rsid w:val="00EE1167"/>
    <w:rsid w:val="00EE1416"/>
    <w:rsid w:val="00EE1AB7"/>
    <w:rsid w:val="00EE1C50"/>
    <w:rsid w:val="00EE1DDC"/>
    <w:rsid w:val="00EE2676"/>
    <w:rsid w:val="00EE26E0"/>
    <w:rsid w:val="00EE2735"/>
    <w:rsid w:val="00EE2787"/>
    <w:rsid w:val="00EE2E5B"/>
    <w:rsid w:val="00EE2EB9"/>
    <w:rsid w:val="00EE2F07"/>
    <w:rsid w:val="00EE32AD"/>
    <w:rsid w:val="00EE3300"/>
    <w:rsid w:val="00EE334A"/>
    <w:rsid w:val="00EE357D"/>
    <w:rsid w:val="00EE3C33"/>
    <w:rsid w:val="00EE3CE8"/>
    <w:rsid w:val="00EE402F"/>
    <w:rsid w:val="00EE4342"/>
    <w:rsid w:val="00EE4825"/>
    <w:rsid w:val="00EE4B6C"/>
    <w:rsid w:val="00EE4BBB"/>
    <w:rsid w:val="00EE4EF5"/>
    <w:rsid w:val="00EE4EFC"/>
    <w:rsid w:val="00EE4F12"/>
    <w:rsid w:val="00EE5338"/>
    <w:rsid w:val="00EE53CB"/>
    <w:rsid w:val="00EE55A3"/>
    <w:rsid w:val="00EE55B5"/>
    <w:rsid w:val="00EE5765"/>
    <w:rsid w:val="00EE5987"/>
    <w:rsid w:val="00EE59F0"/>
    <w:rsid w:val="00EE5BA6"/>
    <w:rsid w:val="00EE5E74"/>
    <w:rsid w:val="00EE5ECD"/>
    <w:rsid w:val="00EE606C"/>
    <w:rsid w:val="00EE60A1"/>
    <w:rsid w:val="00EE6304"/>
    <w:rsid w:val="00EE63D1"/>
    <w:rsid w:val="00EE6479"/>
    <w:rsid w:val="00EE64F4"/>
    <w:rsid w:val="00EE659B"/>
    <w:rsid w:val="00EE67D9"/>
    <w:rsid w:val="00EE6A46"/>
    <w:rsid w:val="00EE6A54"/>
    <w:rsid w:val="00EE6DF0"/>
    <w:rsid w:val="00EE6E7E"/>
    <w:rsid w:val="00EE7645"/>
    <w:rsid w:val="00EE7818"/>
    <w:rsid w:val="00EE7970"/>
    <w:rsid w:val="00EE79B9"/>
    <w:rsid w:val="00EE7B8B"/>
    <w:rsid w:val="00EE7D21"/>
    <w:rsid w:val="00EE7FA5"/>
    <w:rsid w:val="00EF001C"/>
    <w:rsid w:val="00EF008B"/>
    <w:rsid w:val="00EF009D"/>
    <w:rsid w:val="00EF03A3"/>
    <w:rsid w:val="00EF0579"/>
    <w:rsid w:val="00EF07B7"/>
    <w:rsid w:val="00EF0827"/>
    <w:rsid w:val="00EF0C31"/>
    <w:rsid w:val="00EF0C4B"/>
    <w:rsid w:val="00EF0D7D"/>
    <w:rsid w:val="00EF0F6E"/>
    <w:rsid w:val="00EF0FB7"/>
    <w:rsid w:val="00EF10BE"/>
    <w:rsid w:val="00EF12CE"/>
    <w:rsid w:val="00EF135F"/>
    <w:rsid w:val="00EF140F"/>
    <w:rsid w:val="00EF1774"/>
    <w:rsid w:val="00EF178F"/>
    <w:rsid w:val="00EF1ADF"/>
    <w:rsid w:val="00EF1CA3"/>
    <w:rsid w:val="00EF1D21"/>
    <w:rsid w:val="00EF1D89"/>
    <w:rsid w:val="00EF1E65"/>
    <w:rsid w:val="00EF1E94"/>
    <w:rsid w:val="00EF20B6"/>
    <w:rsid w:val="00EF2707"/>
    <w:rsid w:val="00EF2934"/>
    <w:rsid w:val="00EF2BB9"/>
    <w:rsid w:val="00EF3220"/>
    <w:rsid w:val="00EF3230"/>
    <w:rsid w:val="00EF332B"/>
    <w:rsid w:val="00EF33F1"/>
    <w:rsid w:val="00EF365A"/>
    <w:rsid w:val="00EF378B"/>
    <w:rsid w:val="00EF3B0B"/>
    <w:rsid w:val="00EF3DD3"/>
    <w:rsid w:val="00EF3E6B"/>
    <w:rsid w:val="00EF3EBA"/>
    <w:rsid w:val="00EF3FD0"/>
    <w:rsid w:val="00EF41D1"/>
    <w:rsid w:val="00EF426E"/>
    <w:rsid w:val="00EF42D3"/>
    <w:rsid w:val="00EF4529"/>
    <w:rsid w:val="00EF4831"/>
    <w:rsid w:val="00EF48BB"/>
    <w:rsid w:val="00EF49DA"/>
    <w:rsid w:val="00EF4A29"/>
    <w:rsid w:val="00EF4CFA"/>
    <w:rsid w:val="00EF4E77"/>
    <w:rsid w:val="00EF4EAF"/>
    <w:rsid w:val="00EF5387"/>
    <w:rsid w:val="00EF59FB"/>
    <w:rsid w:val="00EF5D17"/>
    <w:rsid w:val="00EF61AA"/>
    <w:rsid w:val="00EF61BE"/>
    <w:rsid w:val="00EF6250"/>
    <w:rsid w:val="00EF66E8"/>
    <w:rsid w:val="00EF6AE5"/>
    <w:rsid w:val="00EF6CA7"/>
    <w:rsid w:val="00EF6DD1"/>
    <w:rsid w:val="00EF713E"/>
    <w:rsid w:val="00EF72F2"/>
    <w:rsid w:val="00EF7372"/>
    <w:rsid w:val="00EF74D9"/>
    <w:rsid w:val="00EF74F9"/>
    <w:rsid w:val="00EF77F3"/>
    <w:rsid w:val="00EF78F3"/>
    <w:rsid w:val="00EF79A0"/>
    <w:rsid w:val="00EF79BA"/>
    <w:rsid w:val="00EF7ABC"/>
    <w:rsid w:val="00EF7BEE"/>
    <w:rsid w:val="00EF7C72"/>
    <w:rsid w:val="00EF7E98"/>
    <w:rsid w:val="00EF7EB4"/>
    <w:rsid w:val="00EF7F8F"/>
    <w:rsid w:val="00F000C9"/>
    <w:rsid w:val="00F00187"/>
    <w:rsid w:val="00F003E0"/>
    <w:rsid w:val="00F00554"/>
    <w:rsid w:val="00F00625"/>
    <w:rsid w:val="00F00986"/>
    <w:rsid w:val="00F00B0C"/>
    <w:rsid w:val="00F00B23"/>
    <w:rsid w:val="00F015A2"/>
    <w:rsid w:val="00F01800"/>
    <w:rsid w:val="00F018F2"/>
    <w:rsid w:val="00F0190C"/>
    <w:rsid w:val="00F01A9C"/>
    <w:rsid w:val="00F01AA6"/>
    <w:rsid w:val="00F01ADD"/>
    <w:rsid w:val="00F01C9B"/>
    <w:rsid w:val="00F01D21"/>
    <w:rsid w:val="00F01D2C"/>
    <w:rsid w:val="00F01DB6"/>
    <w:rsid w:val="00F020E7"/>
    <w:rsid w:val="00F020FD"/>
    <w:rsid w:val="00F02285"/>
    <w:rsid w:val="00F022B8"/>
    <w:rsid w:val="00F02378"/>
    <w:rsid w:val="00F023A4"/>
    <w:rsid w:val="00F02625"/>
    <w:rsid w:val="00F02645"/>
    <w:rsid w:val="00F02837"/>
    <w:rsid w:val="00F029AC"/>
    <w:rsid w:val="00F02A71"/>
    <w:rsid w:val="00F02CDF"/>
    <w:rsid w:val="00F02D00"/>
    <w:rsid w:val="00F02E83"/>
    <w:rsid w:val="00F02ED4"/>
    <w:rsid w:val="00F02FED"/>
    <w:rsid w:val="00F030E3"/>
    <w:rsid w:val="00F030F2"/>
    <w:rsid w:val="00F031AD"/>
    <w:rsid w:val="00F031E1"/>
    <w:rsid w:val="00F03478"/>
    <w:rsid w:val="00F03496"/>
    <w:rsid w:val="00F0361E"/>
    <w:rsid w:val="00F038B7"/>
    <w:rsid w:val="00F03BD9"/>
    <w:rsid w:val="00F03D19"/>
    <w:rsid w:val="00F03E9C"/>
    <w:rsid w:val="00F04019"/>
    <w:rsid w:val="00F0405C"/>
    <w:rsid w:val="00F04122"/>
    <w:rsid w:val="00F0449A"/>
    <w:rsid w:val="00F04630"/>
    <w:rsid w:val="00F04747"/>
    <w:rsid w:val="00F0495C"/>
    <w:rsid w:val="00F049AA"/>
    <w:rsid w:val="00F04D1E"/>
    <w:rsid w:val="00F05581"/>
    <w:rsid w:val="00F05661"/>
    <w:rsid w:val="00F056F3"/>
    <w:rsid w:val="00F058A1"/>
    <w:rsid w:val="00F05BB8"/>
    <w:rsid w:val="00F05E79"/>
    <w:rsid w:val="00F06150"/>
    <w:rsid w:val="00F06191"/>
    <w:rsid w:val="00F06301"/>
    <w:rsid w:val="00F06310"/>
    <w:rsid w:val="00F065AD"/>
    <w:rsid w:val="00F066AE"/>
    <w:rsid w:val="00F066D1"/>
    <w:rsid w:val="00F066E3"/>
    <w:rsid w:val="00F06972"/>
    <w:rsid w:val="00F06AC6"/>
    <w:rsid w:val="00F06BC8"/>
    <w:rsid w:val="00F06C61"/>
    <w:rsid w:val="00F074C2"/>
    <w:rsid w:val="00F07504"/>
    <w:rsid w:val="00F07637"/>
    <w:rsid w:val="00F07855"/>
    <w:rsid w:val="00F07868"/>
    <w:rsid w:val="00F07A0A"/>
    <w:rsid w:val="00F07E3E"/>
    <w:rsid w:val="00F10006"/>
    <w:rsid w:val="00F10067"/>
    <w:rsid w:val="00F101A5"/>
    <w:rsid w:val="00F10264"/>
    <w:rsid w:val="00F102C1"/>
    <w:rsid w:val="00F10467"/>
    <w:rsid w:val="00F104A3"/>
    <w:rsid w:val="00F1058B"/>
    <w:rsid w:val="00F1084F"/>
    <w:rsid w:val="00F10860"/>
    <w:rsid w:val="00F10A0F"/>
    <w:rsid w:val="00F10E68"/>
    <w:rsid w:val="00F10E85"/>
    <w:rsid w:val="00F10F4E"/>
    <w:rsid w:val="00F1109F"/>
    <w:rsid w:val="00F110A3"/>
    <w:rsid w:val="00F110EA"/>
    <w:rsid w:val="00F1111B"/>
    <w:rsid w:val="00F11148"/>
    <w:rsid w:val="00F111BD"/>
    <w:rsid w:val="00F11297"/>
    <w:rsid w:val="00F113D1"/>
    <w:rsid w:val="00F11567"/>
    <w:rsid w:val="00F11BB5"/>
    <w:rsid w:val="00F11E85"/>
    <w:rsid w:val="00F11FE3"/>
    <w:rsid w:val="00F123C8"/>
    <w:rsid w:val="00F12435"/>
    <w:rsid w:val="00F125E0"/>
    <w:rsid w:val="00F12751"/>
    <w:rsid w:val="00F12882"/>
    <w:rsid w:val="00F128DF"/>
    <w:rsid w:val="00F12995"/>
    <w:rsid w:val="00F129B2"/>
    <w:rsid w:val="00F12AE1"/>
    <w:rsid w:val="00F12BCF"/>
    <w:rsid w:val="00F12E1B"/>
    <w:rsid w:val="00F12E1C"/>
    <w:rsid w:val="00F13570"/>
    <w:rsid w:val="00F13753"/>
    <w:rsid w:val="00F13C0B"/>
    <w:rsid w:val="00F13CF8"/>
    <w:rsid w:val="00F14117"/>
    <w:rsid w:val="00F143D6"/>
    <w:rsid w:val="00F144D3"/>
    <w:rsid w:val="00F1455A"/>
    <w:rsid w:val="00F145D4"/>
    <w:rsid w:val="00F147C0"/>
    <w:rsid w:val="00F147C8"/>
    <w:rsid w:val="00F14877"/>
    <w:rsid w:val="00F14AB5"/>
    <w:rsid w:val="00F14E99"/>
    <w:rsid w:val="00F1537D"/>
    <w:rsid w:val="00F15451"/>
    <w:rsid w:val="00F15503"/>
    <w:rsid w:val="00F15718"/>
    <w:rsid w:val="00F15846"/>
    <w:rsid w:val="00F15B69"/>
    <w:rsid w:val="00F15C01"/>
    <w:rsid w:val="00F15FB2"/>
    <w:rsid w:val="00F162AC"/>
    <w:rsid w:val="00F162B5"/>
    <w:rsid w:val="00F169FD"/>
    <w:rsid w:val="00F16AFE"/>
    <w:rsid w:val="00F16BA0"/>
    <w:rsid w:val="00F16BAF"/>
    <w:rsid w:val="00F16C92"/>
    <w:rsid w:val="00F16FA8"/>
    <w:rsid w:val="00F16FBA"/>
    <w:rsid w:val="00F17211"/>
    <w:rsid w:val="00F1759E"/>
    <w:rsid w:val="00F17659"/>
    <w:rsid w:val="00F178C5"/>
    <w:rsid w:val="00F17973"/>
    <w:rsid w:val="00F179DC"/>
    <w:rsid w:val="00F17A53"/>
    <w:rsid w:val="00F17D92"/>
    <w:rsid w:val="00F17DD1"/>
    <w:rsid w:val="00F17E40"/>
    <w:rsid w:val="00F20067"/>
    <w:rsid w:val="00F20891"/>
    <w:rsid w:val="00F20B29"/>
    <w:rsid w:val="00F20EB5"/>
    <w:rsid w:val="00F20F2C"/>
    <w:rsid w:val="00F212C3"/>
    <w:rsid w:val="00F21DC6"/>
    <w:rsid w:val="00F222E7"/>
    <w:rsid w:val="00F22536"/>
    <w:rsid w:val="00F22602"/>
    <w:rsid w:val="00F226F0"/>
    <w:rsid w:val="00F2289E"/>
    <w:rsid w:val="00F2290E"/>
    <w:rsid w:val="00F23506"/>
    <w:rsid w:val="00F238F6"/>
    <w:rsid w:val="00F239C3"/>
    <w:rsid w:val="00F23A58"/>
    <w:rsid w:val="00F23A9E"/>
    <w:rsid w:val="00F23BCD"/>
    <w:rsid w:val="00F240A1"/>
    <w:rsid w:val="00F241B6"/>
    <w:rsid w:val="00F2456C"/>
    <w:rsid w:val="00F24666"/>
    <w:rsid w:val="00F24779"/>
    <w:rsid w:val="00F24929"/>
    <w:rsid w:val="00F251C3"/>
    <w:rsid w:val="00F2529D"/>
    <w:rsid w:val="00F2569F"/>
    <w:rsid w:val="00F25774"/>
    <w:rsid w:val="00F25928"/>
    <w:rsid w:val="00F25BA5"/>
    <w:rsid w:val="00F25CE1"/>
    <w:rsid w:val="00F25F0E"/>
    <w:rsid w:val="00F26201"/>
    <w:rsid w:val="00F262CC"/>
    <w:rsid w:val="00F26368"/>
    <w:rsid w:val="00F26CD5"/>
    <w:rsid w:val="00F26D86"/>
    <w:rsid w:val="00F26E85"/>
    <w:rsid w:val="00F2757D"/>
    <w:rsid w:val="00F279DE"/>
    <w:rsid w:val="00F27BAD"/>
    <w:rsid w:val="00F27BEF"/>
    <w:rsid w:val="00F3008C"/>
    <w:rsid w:val="00F30139"/>
    <w:rsid w:val="00F3042E"/>
    <w:rsid w:val="00F304CC"/>
    <w:rsid w:val="00F30776"/>
    <w:rsid w:val="00F307C8"/>
    <w:rsid w:val="00F309C4"/>
    <w:rsid w:val="00F3109E"/>
    <w:rsid w:val="00F3134A"/>
    <w:rsid w:val="00F313B4"/>
    <w:rsid w:val="00F31418"/>
    <w:rsid w:val="00F319AC"/>
    <w:rsid w:val="00F319DD"/>
    <w:rsid w:val="00F31B6D"/>
    <w:rsid w:val="00F31BE8"/>
    <w:rsid w:val="00F31C48"/>
    <w:rsid w:val="00F31D06"/>
    <w:rsid w:val="00F31E69"/>
    <w:rsid w:val="00F31F5D"/>
    <w:rsid w:val="00F32580"/>
    <w:rsid w:val="00F325D4"/>
    <w:rsid w:val="00F327DA"/>
    <w:rsid w:val="00F327F2"/>
    <w:rsid w:val="00F32B33"/>
    <w:rsid w:val="00F32B68"/>
    <w:rsid w:val="00F32C42"/>
    <w:rsid w:val="00F32DE4"/>
    <w:rsid w:val="00F32FD4"/>
    <w:rsid w:val="00F333A0"/>
    <w:rsid w:val="00F335DC"/>
    <w:rsid w:val="00F3364C"/>
    <w:rsid w:val="00F33697"/>
    <w:rsid w:val="00F3370B"/>
    <w:rsid w:val="00F33B57"/>
    <w:rsid w:val="00F33BEC"/>
    <w:rsid w:val="00F33F8F"/>
    <w:rsid w:val="00F34485"/>
    <w:rsid w:val="00F347CD"/>
    <w:rsid w:val="00F349FC"/>
    <w:rsid w:val="00F34B36"/>
    <w:rsid w:val="00F34C16"/>
    <w:rsid w:val="00F34D0E"/>
    <w:rsid w:val="00F34D4E"/>
    <w:rsid w:val="00F34DB0"/>
    <w:rsid w:val="00F34EBE"/>
    <w:rsid w:val="00F354A6"/>
    <w:rsid w:val="00F3591B"/>
    <w:rsid w:val="00F35CA3"/>
    <w:rsid w:val="00F35D8B"/>
    <w:rsid w:val="00F35EE0"/>
    <w:rsid w:val="00F35F4A"/>
    <w:rsid w:val="00F35F67"/>
    <w:rsid w:val="00F36618"/>
    <w:rsid w:val="00F36B13"/>
    <w:rsid w:val="00F36BD5"/>
    <w:rsid w:val="00F36D24"/>
    <w:rsid w:val="00F36D6D"/>
    <w:rsid w:val="00F36D72"/>
    <w:rsid w:val="00F36E42"/>
    <w:rsid w:val="00F3702E"/>
    <w:rsid w:val="00F3704B"/>
    <w:rsid w:val="00F371DA"/>
    <w:rsid w:val="00F374E5"/>
    <w:rsid w:val="00F37611"/>
    <w:rsid w:val="00F3779D"/>
    <w:rsid w:val="00F377C4"/>
    <w:rsid w:val="00F37AAC"/>
    <w:rsid w:val="00F37ADC"/>
    <w:rsid w:val="00F37ED0"/>
    <w:rsid w:val="00F40241"/>
    <w:rsid w:val="00F407C1"/>
    <w:rsid w:val="00F40B0F"/>
    <w:rsid w:val="00F40B3A"/>
    <w:rsid w:val="00F40D66"/>
    <w:rsid w:val="00F40E78"/>
    <w:rsid w:val="00F40E85"/>
    <w:rsid w:val="00F40E97"/>
    <w:rsid w:val="00F40F29"/>
    <w:rsid w:val="00F41333"/>
    <w:rsid w:val="00F415C1"/>
    <w:rsid w:val="00F41628"/>
    <w:rsid w:val="00F41713"/>
    <w:rsid w:val="00F417C1"/>
    <w:rsid w:val="00F417D7"/>
    <w:rsid w:val="00F4188C"/>
    <w:rsid w:val="00F41C07"/>
    <w:rsid w:val="00F41CF7"/>
    <w:rsid w:val="00F41D68"/>
    <w:rsid w:val="00F41D8E"/>
    <w:rsid w:val="00F42C2A"/>
    <w:rsid w:val="00F42E25"/>
    <w:rsid w:val="00F43003"/>
    <w:rsid w:val="00F4371B"/>
    <w:rsid w:val="00F4375D"/>
    <w:rsid w:val="00F43961"/>
    <w:rsid w:val="00F43A42"/>
    <w:rsid w:val="00F43B9B"/>
    <w:rsid w:val="00F43C47"/>
    <w:rsid w:val="00F43F00"/>
    <w:rsid w:val="00F44146"/>
    <w:rsid w:val="00F4414B"/>
    <w:rsid w:val="00F4420D"/>
    <w:rsid w:val="00F44381"/>
    <w:rsid w:val="00F44389"/>
    <w:rsid w:val="00F445CB"/>
    <w:rsid w:val="00F44A31"/>
    <w:rsid w:val="00F44A66"/>
    <w:rsid w:val="00F44AED"/>
    <w:rsid w:val="00F44C62"/>
    <w:rsid w:val="00F44CF5"/>
    <w:rsid w:val="00F44F5C"/>
    <w:rsid w:val="00F450F6"/>
    <w:rsid w:val="00F45BB4"/>
    <w:rsid w:val="00F45E03"/>
    <w:rsid w:val="00F45E60"/>
    <w:rsid w:val="00F4603D"/>
    <w:rsid w:val="00F46251"/>
    <w:rsid w:val="00F4628A"/>
    <w:rsid w:val="00F463B5"/>
    <w:rsid w:val="00F4641E"/>
    <w:rsid w:val="00F46521"/>
    <w:rsid w:val="00F46599"/>
    <w:rsid w:val="00F46616"/>
    <w:rsid w:val="00F4672E"/>
    <w:rsid w:val="00F4690B"/>
    <w:rsid w:val="00F46A80"/>
    <w:rsid w:val="00F46F10"/>
    <w:rsid w:val="00F4748D"/>
    <w:rsid w:val="00F476BC"/>
    <w:rsid w:val="00F47769"/>
    <w:rsid w:val="00F47DE9"/>
    <w:rsid w:val="00F50652"/>
    <w:rsid w:val="00F5088F"/>
    <w:rsid w:val="00F50958"/>
    <w:rsid w:val="00F50AE5"/>
    <w:rsid w:val="00F50C13"/>
    <w:rsid w:val="00F50FB4"/>
    <w:rsid w:val="00F5105A"/>
    <w:rsid w:val="00F513C5"/>
    <w:rsid w:val="00F51416"/>
    <w:rsid w:val="00F5150B"/>
    <w:rsid w:val="00F5185F"/>
    <w:rsid w:val="00F51936"/>
    <w:rsid w:val="00F51A16"/>
    <w:rsid w:val="00F51B97"/>
    <w:rsid w:val="00F520F4"/>
    <w:rsid w:val="00F526A6"/>
    <w:rsid w:val="00F52C65"/>
    <w:rsid w:val="00F52F29"/>
    <w:rsid w:val="00F5358B"/>
    <w:rsid w:val="00F53891"/>
    <w:rsid w:val="00F53B43"/>
    <w:rsid w:val="00F53B6E"/>
    <w:rsid w:val="00F53BC6"/>
    <w:rsid w:val="00F53C73"/>
    <w:rsid w:val="00F53D23"/>
    <w:rsid w:val="00F53EBE"/>
    <w:rsid w:val="00F53EC4"/>
    <w:rsid w:val="00F53F87"/>
    <w:rsid w:val="00F53FE1"/>
    <w:rsid w:val="00F54011"/>
    <w:rsid w:val="00F54020"/>
    <w:rsid w:val="00F5414F"/>
    <w:rsid w:val="00F5422E"/>
    <w:rsid w:val="00F5443F"/>
    <w:rsid w:val="00F54535"/>
    <w:rsid w:val="00F5489E"/>
    <w:rsid w:val="00F549C7"/>
    <w:rsid w:val="00F549CE"/>
    <w:rsid w:val="00F54F09"/>
    <w:rsid w:val="00F553BE"/>
    <w:rsid w:val="00F55425"/>
    <w:rsid w:val="00F55AAD"/>
    <w:rsid w:val="00F55B94"/>
    <w:rsid w:val="00F55BC4"/>
    <w:rsid w:val="00F55BDF"/>
    <w:rsid w:val="00F55D55"/>
    <w:rsid w:val="00F55D93"/>
    <w:rsid w:val="00F55FA3"/>
    <w:rsid w:val="00F56128"/>
    <w:rsid w:val="00F5646D"/>
    <w:rsid w:val="00F564B5"/>
    <w:rsid w:val="00F565A9"/>
    <w:rsid w:val="00F567C4"/>
    <w:rsid w:val="00F56835"/>
    <w:rsid w:val="00F568F6"/>
    <w:rsid w:val="00F56999"/>
    <w:rsid w:val="00F569EA"/>
    <w:rsid w:val="00F56C3C"/>
    <w:rsid w:val="00F56E8B"/>
    <w:rsid w:val="00F56FEF"/>
    <w:rsid w:val="00F5705A"/>
    <w:rsid w:val="00F57106"/>
    <w:rsid w:val="00F5713E"/>
    <w:rsid w:val="00F572C0"/>
    <w:rsid w:val="00F5745F"/>
    <w:rsid w:val="00F57469"/>
    <w:rsid w:val="00F57474"/>
    <w:rsid w:val="00F57551"/>
    <w:rsid w:val="00F57728"/>
    <w:rsid w:val="00F57A5A"/>
    <w:rsid w:val="00F57C33"/>
    <w:rsid w:val="00F6001D"/>
    <w:rsid w:val="00F60039"/>
    <w:rsid w:val="00F60229"/>
    <w:rsid w:val="00F6026E"/>
    <w:rsid w:val="00F605BA"/>
    <w:rsid w:val="00F60948"/>
    <w:rsid w:val="00F609DE"/>
    <w:rsid w:val="00F60CCC"/>
    <w:rsid w:val="00F60CF7"/>
    <w:rsid w:val="00F60D1E"/>
    <w:rsid w:val="00F60DA6"/>
    <w:rsid w:val="00F61039"/>
    <w:rsid w:val="00F610D2"/>
    <w:rsid w:val="00F611EA"/>
    <w:rsid w:val="00F61338"/>
    <w:rsid w:val="00F61410"/>
    <w:rsid w:val="00F6174C"/>
    <w:rsid w:val="00F6198A"/>
    <w:rsid w:val="00F61B24"/>
    <w:rsid w:val="00F61C4F"/>
    <w:rsid w:val="00F61E18"/>
    <w:rsid w:val="00F61FF3"/>
    <w:rsid w:val="00F6218B"/>
    <w:rsid w:val="00F621B4"/>
    <w:rsid w:val="00F621B9"/>
    <w:rsid w:val="00F629B7"/>
    <w:rsid w:val="00F62B39"/>
    <w:rsid w:val="00F62B9E"/>
    <w:rsid w:val="00F62C8E"/>
    <w:rsid w:val="00F62F3E"/>
    <w:rsid w:val="00F62FFB"/>
    <w:rsid w:val="00F63262"/>
    <w:rsid w:val="00F63332"/>
    <w:rsid w:val="00F63525"/>
    <w:rsid w:val="00F63553"/>
    <w:rsid w:val="00F63ABF"/>
    <w:rsid w:val="00F63BF4"/>
    <w:rsid w:val="00F63C96"/>
    <w:rsid w:val="00F63E80"/>
    <w:rsid w:val="00F6408D"/>
    <w:rsid w:val="00F640E9"/>
    <w:rsid w:val="00F6410B"/>
    <w:rsid w:val="00F64244"/>
    <w:rsid w:val="00F64724"/>
    <w:rsid w:val="00F6481E"/>
    <w:rsid w:val="00F649F4"/>
    <w:rsid w:val="00F64B49"/>
    <w:rsid w:val="00F64BC4"/>
    <w:rsid w:val="00F64C82"/>
    <w:rsid w:val="00F64DE9"/>
    <w:rsid w:val="00F64F5F"/>
    <w:rsid w:val="00F64F8C"/>
    <w:rsid w:val="00F65057"/>
    <w:rsid w:val="00F650E7"/>
    <w:rsid w:val="00F65279"/>
    <w:rsid w:val="00F6529F"/>
    <w:rsid w:val="00F652A4"/>
    <w:rsid w:val="00F65400"/>
    <w:rsid w:val="00F659B4"/>
    <w:rsid w:val="00F65AD8"/>
    <w:rsid w:val="00F660F1"/>
    <w:rsid w:val="00F663E1"/>
    <w:rsid w:val="00F66A8A"/>
    <w:rsid w:val="00F66DAA"/>
    <w:rsid w:val="00F676F8"/>
    <w:rsid w:val="00F677A0"/>
    <w:rsid w:val="00F678A1"/>
    <w:rsid w:val="00F67A73"/>
    <w:rsid w:val="00F67B82"/>
    <w:rsid w:val="00F67B9A"/>
    <w:rsid w:val="00F67DF0"/>
    <w:rsid w:val="00F67F96"/>
    <w:rsid w:val="00F70081"/>
    <w:rsid w:val="00F7011A"/>
    <w:rsid w:val="00F70269"/>
    <w:rsid w:val="00F702F6"/>
    <w:rsid w:val="00F704CF"/>
    <w:rsid w:val="00F7091C"/>
    <w:rsid w:val="00F70A98"/>
    <w:rsid w:val="00F70CAF"/>
    <w:rsid w:val="00F712C7"/>
    <w:rsid w:val="00F71448"/>
    <w:rsid w:val="00F7144E"/>
    <w:rsid w:val="00F714F0"/>
    <w:rsid w:val="00F71764"/>
    <w:rsid w:val="00F719BF"/>
    <w:rsid w:val="00F719C4"/>
    <w:rsid w:val="00F71BD0"/>
    <w:rsid w:val="00F71C86"/>
    <w:rsid w:val="00F720AA"/>
    <w:rsid w:val="00F72167"/>
    <w:rsid w:val="00F72295"/>
    <w:rsid w:val="00F72606"/>
    <w:rsid w:val="00F72AFC"/>
    <w:rsid w:val="00F72C15"/>
    <w:rsid w:val="00F72DB3"/>
    <w:rsid w:val="00F732FB"/>
    <w:rsid w:val="00F73692"/>
    <w:rsid w:val="00F73CA2"/>
    <w:rsid w:val="00F73EE5"/>
    <w:rsid w:val="00F73F6F"/>
    <w:rsid w:val="00F73FB3"/>
    <w:rsid w:val="00F7409F"/>
    <w:rsid w:val="00F74423"/>
    <w:rsid w:val="00F74762"/>
    <w:rsid w:val="00F74BDE"/>
    <w:rsid w:val="00F751EC"/>
    <w:rsid w:val="00F75239"/>
    <w:rsid w:val="00F75560"/>
    <w:rsid w:val="00F75734"/>
    <w:rsid w:val="00F7573C"/>
    <w:rsid w:val="00F75740"/>
    <w:rsid w:val="00F75760"/>
    <w:rsid w:val="00F75C17"/>
    <w:rsid w:val="00F75C1E"/>
    <w:rsid w:val="00F75C25"/>
    <w:rsid w:val="00F75D40"/>
    <w:rsid w:val="00F761A2"/>
    <w:rsid w:val="00F765E9"/>
    <w:rsid w:val="00F767CC"/>
    <w:rsid w:val="00F769AE"/>
    <w:rsid w:val="00F76B6F"/>
    <w:rsid w:val="00F76BB8"/>
    <w:rsid w:val="00F76BBE"/>
    <w:rsid w:val="00F76CEF"/>
    <w:rsid w:val="00F76F55"/>
    <w:rsid w:val="00F77154"/>
    <w:rsid w:val="00F77304"/>
    <w:rsid w:val="00F77384"/>
    <w:rsid w:val="00F77436"/>
    <w:rsid w:val="00F77517"/>
    <w:rsid w:val="00F775A6"/>
    <w:rsid w:val="00F7774A"/>
    <w:rsid w:val="00F777C8"/>
    <w:rsid w:val="00F77A10"/>
    <w:rsid w:val="00F77A36"/>
    <w:rsid w:val="00F77AA3"/>
    <w:rsid w:val="00F77E38"/>
    <w:rsid w:val="00F80471"/>
    <w:rsid w:val="00F8069E"/>
    <w:rsid w:val="00F80865"/>
    <w:rsid w:val="00F808BE"/>
    <w:rsid w:val="00F8096E"/>
    <w:rsid w:val="00F80B67"/>
    <w:rsid w:val="00F8102E"/>
    <w:rsid w:val="00F81276"/>
    <w:rsid w:val="00F8140E"/>
    <w:rsid w:val="00F817CD"/>
    <w:rsid w:val="00F8188A"/>
    <w:rsid w:val="00F81F71"/>
    <w:rsid w:val="00F8210E"/>
    <w:rsid w:val="00F82130"/>
    <w:rsid w:val="00F821DB"/>
    <w:rsid w:val="00F82274"/>
    <w:rsid w:val="00F82426"/>
    <w:rsid w:val="00F826ED"/>
    <w:rsid w:val="00F829CB"/>
    <w:rsid w:val="00F829F0"/>
    <w:rsid w:val="00F82E0D"/>
    <w:rsid w:val="00F82FA9"/>
    <w:rsid w:val="00F83096"/>
    <w:rsid w:val="00F83446"/>
    <w:rsid w:val="00F8360C"/>
    <w:rsid w:val="00F836D6"/>
    <w:rsid w:val="00F837D4"/>
    <w:rsid w:val="00F83A5F"/>
    <w:rsid w:val="00F83D8F"/>
    <w:rsid w:val="00F83E99"/>
    <w:rsid w:val="00F84022"/>
    <w:rsid w:val="00F8443C"/>
    <w:rsid w:val="00F8450B"/>
    <w:rsid w:val="00F84568"/>
    <w:rsid w:val="00F845DF"/>
    <w:rsid w:val="00F845E2"/>
    <w:rsid w:val="00F84E38"/>
    <w:rsid w:val="00F85064"/>
    <w:rsid w:val="00F85105"/>
    <w:rsid w:val="00F85190"/>
    <w:rsid w:val="00F85247"/>
    <w:rsid w:val="00F85507"/>
    <w:rsid w:val="00F85869"/>
    <w:rsid w:val="00F859D0"/>
    <w:rsid w:val="00F85BB2"/>
    <w:rsid w:val="00F85E09"/>
    <w:rsid w:val="00F85E0B"/>
    <w:rsid w:val="00F85F64"/>
    <w:rsid w:val="00F86020"/>
    <w:rsid w:val="00F86279"/>
    <w:rsid w:val="00F86291"/>
    <w:rsid w:val="00F8641B"/>
    <w:rsid w:val="00F86769"/>
    <w:rsid w:val="00F86978"/>
    <w:rsid w:val="00F86985"/>
    <w:rsid w:val="00F86CB5"/>
    <w:rsid w:val="00F86EC9"/>
    <w:rsid w:val="00F870BB"/>
    <w:rsid w:val="00F870D0"/>
    <w:rsid w:val="00F87174"/>
    <w:rsid w:val="00F87367"/>
    <w:rsid w:val="00F873ED"/>
    <w:rsid w:val="00F873FC"/>
    <w:rsid w:val="00F8758F"/>
    <w:rsid w:val="00F8765E"/>
    <w:rsid w:val="00F87A9B"/>
    <w:rsid w:val="00F87B20"/>
    <w:rsid w:val="00F87BE2"/>
    <w:rsid w:val="00F87E08"/>
    <w:rsid w:val="00F87F8A"/>
    <w:rsid w:val="00F87F8F"/>
    <w:rsid w:val="00F900A1"/>
    <w:rsid w:val="00F901A6"/>
    <w:rsid w:val="00F90207"/>
    <w:rsid w:val="00F9065A"/>
    <w:rsid w:val="00F90737"/>
    <w:rsid w:val="00F90AA5"/>
    <w:rsid w:val="00F90CCE"/>
    <w:rsid w:val="00F90D6A"/>
    <w:rsid w:val="00F90EE7"/>
    <w:rsid w:val="00F9101A"/>
    <w:rsid w:val="00F9144D"/>
    <w:rsid w:val="00F916B3"/>
    <w:rsid w:val="00F916BE"/>
    <w:rsid w:val="00F9189E"/>
    <w:rsid w:val="00F918CE"/>
    <w:rsid w:val="00F919F2"/>
    <w:rsid w:val="00F91C1A"/>
    <w:rsid w:val="00F91F0E"/>
    <w:rsid w:val="00F9209E"/>
    <w:rsid w:val="00F920A7"/>
    <w:rsid w:val="00F92305"/>
    <w:rsid w:val="00F92A09"/>
    <w:rsid w:val="00F92B3B"/>
    <w:rsid w:val="00F92C8D"/>
    <w:rsid w:val="00F9303F"/>
    <w:rsid w:val="00F930BA"/>
    <w:rsid w:val="00F93146"/>
    <w:rsid w:val="00F9316C"/>
    <w:rsid w:val="00F931CE"/>
    <w:rsid w:val="00F934CE"/>
    <w:rsid w:val="00F935AA"/>
    <w:rsid w:val="00F937E8"/>
    <w:rsid w:val="00F93978"/>
    <w:rsid w:val="00F93B58"/>
    <w:rsid w:val="00F9423D"/>
    <w:rsid w:val="00F9438F"/>
    <w:rsid w:val="00F94394"/>
    <w:rsid w:val="00F9442F"/>
    <w:rsid w:val="00F9444E"/>
    <w:rsid w:val="00F9469C"/>
    <w:rsid w:val="00F9486D"/>
    <w:rsid w:val="00F94F3F"/>
    <w:rsid w:val="00F95087"/>
    <w:rsid w:val="00F9523B"/>
    <w:rsid w:val="00F95583"/>
    <w:rsid w:val="00F955FF"/>
    <w:rsid w:val="00F95D8E"/>
    <w:rsid w:val="00F95E27"/>
    <w:rsid w:val="00F960EC"/>
    <w:rsid w:val="00F9610A"/>
    <w:rsid w:val="00F96158"/>
    <w:rsid w:val="00F96229"/>
    <w:rsid w:val="00F9649D"/>
    <w:rsid w:val="00F964D5"/>
    <w:rsid w:val="00F96575"/>
    <w:rsid w:val="00F96A00"/>
    <w:rsid w:val="00F96ECF"/>
    <w:rsid w:val="00F9711B"/>
    <w:rsid w:val="00F97207"/>
    <w:rsid w:val="00F97512"/>
    <w:rsid w:val="00F976EA"/>
    <w:rsid w:val="00F9786A"/>
    <w:rsid w:val="00F979C8"/>
    <w:rsid w:val="00F97A4E"/>
    <w:rsid w:val="00F97D83"/>
    <w:rsid w:val="00FA0120"/>
    <w:rsid w:val="00FA03AA"/>
    <w:rsid w:val="00FA0480"/>
    <w:rsid w:val="00FA0B77"/>
    <w:rsid w:val="00FA10F5"/>
    <w:rsid w:val="00FA1106"/>
    <w:rsid w:val="00FA1138"/>
    <w:rsid w:val="00FA1153"/>
    <w:rsid w:val="00FA1373"/>
    <w:rsid w:val="00FA146C"/>
    <w:rsid w:val="00FA146E"/>
    <w:rsid w:val="00FA1544"/>
    <w:rsid w:val="00FA167F"/>
    <w:rsid w:val="00FA1ABC"/>
    <w:rsid w:val="00FA1BB7"/>
    <w:rsid w:val="00FA1FAC"/>
    <w:rsid w:val="00FA1FBE"/>
    <w:rsid w:val="00FA2223"/>
    <w:rsid w:val="00FA287D"/>
    <w:rsid w:val="00FA299C"/>
    <w:rsid w:val="00FA2EC4"/>
    <w:rsid w:val="00FA30F9"/>
    <w:rsid w:val="00FA31DB"/>
    <w:rsid w:val="00FA3375"/>
    <w:rsid w:val="00FA3405"/>
    <w:rsid w:val="00FA345B"/>
    <w:rsid w:val="00FA3535"/>
    <w:rsid w:val="00FA3CD1"/>
    <w:rsid w:val="00FA3DBC"/>
    <w:rsid w:val="00FA3ED5"/>
    <w:rsid w:val="00FA3F36"/>
    <w:rsid w:val="00FA40C8"/>
    <w:rsid w:val="00FA416A"/>
    <w:rsid w:val="00FA430F"/>
    <w:rsid w:val="00FA4359"/>
    <w:rsid w:val="00FA45A6"/>
    <w:rsid w:val="00FA463F"/>
    <w:rsid w:val="00FA465E"/>
    <w:rsid w:val="00FA4761"/>
    <w:rsid w:val="00FA4885"/>
    <w:rsid w:val="00FA4985"/>
    <w:rsid w:val="00FA499D"/>
    <w:rsid w:val="00FA499F"/>
    <w:rsid w:val="00FA49B3"/>
    <w:rsid w:val="00FA4B72"/>
    <w:rsid w:val="00FA4BDA"/>
    <w:rsid w:val="00FA4C10"/>
    <w:rsid w:val="00FA4C85"/>
    <w:rsid w:val="00FA4D59"/>
    <w:rsid w:val="00FA4E11"/>
    <w:rsid w:val="00FA4EF5"/>
    <w:rsid w:val="00FA4F06"/>
    <w:rsid w:val="00FA4F49"/>
    <w:rsid w:val="00FA524C"/>
    <w:rsid w:val="00FA538F"/>
    <w:rsid w:val="00FA539D"/>
    <w:rsid w:val="00FA553D"/>
    <w:rsid w:val="00FA579D"/>
    <w:rsid w:val="00FA5A7D"/>
    <w:rsid w:val="00FA5E4A"/>
    <w:rsid w:val="00FA63FD"/>
    <w:rsid w:val="00FA6418"/>
    <w:rsid w:val="00FA6554"/>
    <w:rsid w:val="00FA67E6"/>
    <w:rsid w:val="00FA6B77"/>
    <w:rsid w:val="00FA6BC7"/>
    <w:rsid w:val="00FA6CD0"/>
    <w:rsid w:val="00FA6D44"/>
    <w:rsid w:val="00FA6DED"/>
    <w:rsid w:val="00FA730F"/>
    <w:rsid w:val="00FA78AE"/>
    <w:rsid w:val="00FA7A4E"/>
    <w:rsid w:val="00FA7B34"/>
    <w:rsid w:val="00FA7CB6"/>
    <w:rsid w:val="00FA7E92"/>
    <w:rsid w:val="00FB03DF"/>
    <w:rsid w:val="00FB06CA"/>
    <w:rsid w:val="00FB072F"/>
    <w:rsid w:val="00FB0B24"/>
    <w:rsid w:val="00FB0E3E"/>
    <w:rsid w:val="00FB13F6"/>
    <w:rsid w:val="00FB1420"/>
    <w:rsid w:val="00FB14EE"/>
    <w:rsid w:val="00FB1609"/>
    <w:rsid w:val="00FB1765"/>
    <w:rsid w:val="00FB1A8C"/>
    <w:rsid w:val="00FB1ACA"/>
    <w:rsid w:val="00FB1DF5"/>
    <w:rsid w:val="00FB201A"/>
    <w:rsid w:val="00FB20B7"/>
    <w:rsid w:val="00FB299A"/>
    <w:rsid w:val="00FB2CEF"/>
    <w:rsid w:val="00FB2DBC"/>
    <w:rsid w:val="00FB2DF4"/>
    <w:rsid w:val="00FB30DF"/>
    <w:rsid w:val="00FB3350"/>
    <w:rsid w:val="00FB3564"/>
    <w:rsid w:val="00FB3675"/>
    <w:rsid w:val="00FB3725"/>
    <w:rsid w:val="00FB39D5"/>
    <w:rsid w:val="00FB3A7B"/>
    <w:rsid w:val="00FB3AC5"/>
    <w:rsid w:val="00FB3C10"/>
    <w:rsid w:val="00FB3C97"/>
    <w:rsid w:val="00FB3CED"/>
    <w:rsid w:val="00FB3F39"/>
    <w:rsid w:val="00FB401B"/>
    <w:rsid w:val="00FB4610"/>
    <w:rsid w:val="00FB4A59"/>
    <w:rsid w:val="00FB4D46"/>
    <w:rsid w:val="00FB4EAD"/>
    <w:rsid w:val="00FB50D0"/>
    <w:rsid w:val="00FB5614"/>
    <w:rsid w:val="00FB56EE"/>
    <w:rsid w:val="00FB58FD"/>
    <w:rsid w:val="00FB5C5F"/>
    <w:rsid w:val="00FB6069"/>
    <w:rsid w:val="00FB60FD"/>
    <w:rsid w:val="00FB6117"/>
    <w:rsid w:val="00FB6371"/>
    <w:rsid w:val="00FB6A8F"/>
    <w:rsid w:val="00FB6C43"/>
    <w:rsid w:val="00FB6E6F"/>
    <w:rsid w:val="00FB6F0B"/>
    <w:rsid w:val="00FB7177"/>
    <w:rsid w:val="00FB7380"/>
    <w:rsid w:val="00FB739B"/>
    <w:rsid w:val="00FB73B0"/>
    <w:rsid w:val="00FB73D3"/>
    <w:rsid w:val="00FB74BD"/>
    <w:rsid w:val="00FB757D"/>
    <w:rsid w:val="00FB7630"/>
    <w:rsid w:val="00FB7751"/>
    <w:rsid w:val="00FB7BDA"/>
    <w:rsid w:val="00FB7C81"/>
    <w:rsid w:val="00FB7F33"/>
    <w:rsid w:val="00FB7F82"/>
    <w:rsid w:val="00FC0124"/>
    <w:rsid w:val="00FC0747"/>
    <w:rsid w:val="00FC0B01"/>
    <w:rsid w:val="00FC0BD0"/>
    <w:rsid w:val="00FC0CC2"/>
    <w:rsid w:val="00FC0D52"/>
    <w:rsid w:val="00FC1002"/>
    <w:rsid w:val="00FC1099"/>
    <w:rsid w:val="00FC1383"/>
    <w:rsid w:val="00FC17DA"/>
    <w:rsid w:val="00FC1C86"/>
    <w:rsid w:val="00FC1CC8"/>
    <w:rsid w:val="00FC1CE1"/>
    <w:rsid w:val="00FC1F33"/>
    <w:rsid w:val="00FC2533"/>
    <w:rsid w:val="00FC275A"/>
    <w:rsid w:val="00FC2CCA"/>
    <w:rsid w:val="00FC32F0"/>
    <w:rsid w:val="00FC339F"/>
    <w:rsid w:val="00FC3494"/>
    <w:rsid w:val="00FC356C"/>
    <w:rsid w:val="00FC37E5"/>
    <w:rsid w:val="00FC3821"/>
    <w:rsid w:val="00FC39D8"/>
    <w:rsid w:val="00FC3AF6"/>
    <w:rsid w:val="00FC3C60"/>
    <w:rsid w:val="00FC3E5E"/>
    <w:rsid w:val="00FC3ED8"/>
    <w:rsid w:val="00FC4188"/>
    <w:rsid w:val="00FC4331"/>
    <w:rsid w:val="00FC4549"/>
    <w:rsid w:val="00FC4A77"/>
    <w:rsid w:val="00FC4AEC"/>
    <w:rsid w:val="00FC4BE8"/>
    <w:rsid w:val="00FC4CCE"/>
    <w:rsid w:val="00FC4E27"/>
    <w:rsid w:val="00FC4F7D"/>
    <w:rsid w:val="00FC506A"/>
    <w:rsid w:val="00FC5335"/>
    <w:rsid w:val="00FC557C"/>
    <w:rsid w:val="00FC567E"/>
    <w:rsid w:val="00FC5812"/>
    <w:rsid w:val="00FC5B00"/>
    <w:rsid w:val="00FC5E80"/>
    <w:rsid w:val="00FC5ECA"/>
    <w:rsid w:val="00FC619C"/>
    <w:rsid w:val="00FC62AE"/>
    <w:rsid w:val="00FC644D"/>
    <w:rsid w:val="00FC64B3"/>
    <w:rsid w:val="00FC6576"/>
    <w:rsid w:val="00FC659C"/>
    <w:rsid w:val="00FC672F"/>
    <w:rsid w:val="00FC6B6E"/>
    <w:rsid w:val="00FC6BC9"/>
    <w:rsid w:val="00FC70B5"/>
    <w:rsid w:val="00FC723D"/>
    <w:rsid w:val="00FC753D"/>
    <w:rsid w:val="00FC7874"/>
    <w:rsid w:val="00FC7B67"/>
    <w:rsid w:val="00FC7BEF"/>
    <w:rsid w:val="00FC7E18"/>
    <w:rsid w:val="00FD002E"/>
    <w:rsid w:val="00FD0268"/>
    <w:rsid w:val="00FD0398"/>
    <w:rsid w:val="00FD041E"/>
    <w:rsid w:val="00FD0539"/>
    <w:rsid w:val="00FD06F0"/>
    <w:rsid w:val="00FD0C5A"/>
    <w:rsid w:val="00FD0DB7"/>
    <w:rsid w:val="00FD0EF7"/>
    <w:rsid w:val="00FD107C"/>
    <w:rsid w:val="00FD11EE"/>
    <w:rsid w:val="00FD1251"/>
    <w:rsid w:val="00FD130D"/>
    <w:rsid w:val="00FD15F0"/>
    <w:rsid w:val="00FD1898"/>
    <w:rsid w:val="00FD1914"/>
    <w:rsid w:val="00FD1AEA"/>
    <w:rsid w:val="00FD1C29"/>
    <w:rsid w:val="00FD1D71"/>
    <w:rsid w:val="00FD1EBF"/>
    <w:rsid w:val="00FD2021"/>
    <w:rsid w:val="00FD2245"/>
    <w:rsid w:val="00FD2806"/>
    <w:rsid w:val="00FD2978"/>
    <w:rsid w:val="00FD2986"/>
    <w:rsid w:val="00FD2988"/>
    <w:rsid w:val="00FD324D"/>
    <w:rsid w:val="00FD34E0"/>
    <w:rsid w:val="00FD36E0"/>
    <w:rsid w:val="00FD38BC"/>
    <w:rsid w:val="00FD3E6D"/>
    <w:rsid w:val="00FD3EA5"/>
    <w:rsid w:val="00FD3FFD"/>
    <w:rsid w:val="00FD4068"/>
    <w:rsid w:val="00FD4357"/>
    <w:rsid w:val="00FD45C8"/>
    <w:rsid w:val="00FD46E7"/>
    <w:rsid w:val="00FD4B65"/>
    <w:rsid w:val="00FD4C5C"/>
    <w:rsid w:val="00FD4FA8"/>
    <w:rsid w:val="00FD50B6"/>
    <w:rsid w:val="00FD5100"/>
    <w:rsid w:val="00FD5127"/>
    <w:rsid w:val="00FD5347"/>
    <w:rsid w:val="00FD53E4"/>
    <w:rsid w:val="00FD5527"/>
    <w:rsid w:val="00FD5599"/>
    <w:rsid w:val="00FD59D4"/>
    <w:rsid w:val="00FD5AF9"/>
    <w:rsid w:val="00FD5D3C"/>
    <w:rsid w:val="00FD5F39"/>
    <w:rsid w:val="00FD614A"/>
    <w:rsid w:val="00FD631E"/>
    <w:rsid w:val="00FD642F"/>
    <w:rsid w:val="00FD64FD"/>
    <w:rsid w:val="00FD6692"/>
    <w:rsid w:val="00FD67C2"/>
    <w:rsid w:val="00FD6B05"/>
    <w:rsid w:val="00FD6D14"/>
    <w:rsid w:val="00FD720F"/>
    <w:rsid w:val="00FD727A"/>
    <w:rsid w:val="00FD7613"/>
    <w:rsid w:val="00FD78E1"/>
    <w:rsid w:val="00FD7974"/>
    <w:rsid w:val="00FD7B02"/>
    <w:rsid w:val="00FD7C01"/>
    <w:rsid w:val="00FD7C6D"/>
    <w:rsid w:val="00FD7E03"/>
    <w:rsid w:val="00FE0228"/>
    <w:rsid w:val="00FE0279"/>
    <w:rsid w:val="00FE0521"/>
    <w:rsid w:val="00FE055E"/>
    <w:rsid w:val="00FE08BF"/>
    <w:rsid w:val="00FE08DF"/>
    <w:rsid w:val="00FE0C3C"/>
    <w:rsid w:val="00FE0DCD"/>
    <w:rsid w:val="00FE0EA7"/>
    <w:rsid w:val="00FE166A"/>
    <w:rsid w:val="00FE1811"/>
    <w:rsid w:val="00FE1839"/>
    <w:rsid w:val="00FE193B"/>
    <w:rsid w:val="00FE1B32"/>
    <w:rsid w:val="00FE1BE9"/>
    <w:rsid w:val="00FE1EF9"/>
    <w:rsid w:val="00FE200A"/>
    <w:rsid w:val="00FE20CA"/>
    <w:rsid w:val="00FE210A"/>
    <w:rsid w:val="00FE2215"/>
    <w:rsid w:val="00FE2313"/>
    <w:rsid w:val="00FE2471"/>
    <w:rsid w:val="00FE252C"/>
    <w:rsid w:val="00FE2598"/>
    <w:rsid w:val="00FE281F"/>
    <w:rsid w:val="00FE2CC5"/>
    <w:rsid w:val="00FE2F5A"/>
    <w:rsid w:val="00FE30BC"/>
    <w:rsid w:val="00FE30D3"/>
    <w:rsid w:val="00FE3336"/>
    <w:rsid w:val="00FE337D"/>
    <w:rsid w:val="00FE33B4"/>
    <w:rsid w:val="00FE33F9"/>
    <w:rsid w:val="00FE34B9"/>
    <w:rsid w:val="00FE34D4"/>
    <w:rsid w:val="00FE3554"/>
    <w:rsid w:val="00FE3590"/>
    <w:rsid w:val="00FE382B"/>
    <w:rsid w:val="00FE38A5"/>
    <w:rsid w:val="00FE3A4B"/>
    <w:rsid w:val="00FE3AC2"/>
    <w:rsid w:val="00FE3D94"/>
    <w:rsid w:val="00FE40D7"/>
    <w:rsid w:val="00FE42A5"/>
    <w:rsid w:val="00FE4489"/>
    <w:rsid w:val="00FE46F2"/>
    <w:rsid w:val="00FE4744"/>
    <w:rsid w:val="00FE4987"/>
    <w:rsid w:val="00FE4C38"/>
    <w:rsid w:val="00FE50FD"/>
    <w:rsid w:val="00FE51F4"/>
    <w:rsid w:val="00FE5318"/>
    <w:rsid w:val="00FE5342"/>
    <w:rsid w:val="00FE53EB"/>
    <w:rsid w:val="00FE553C"/>
    <w:rsid w:val="00FE55FD"/>
    <w:rsid w:val="00FE562E"/>
    <w:rsid w:val="00FE5698"/>
    <w:rsid w:val="00FE56D7"/>
    <w:rsid w:val="00FE57A3"/>
    <w:rsid w:val="00FE59E3"/>
    <w:rsid w:val="00FE5AF0"/>
    <w:rsid w:val="00FE5C64"/>
    <w:rsid w:val="00FE6199"/>
    <w:rsid w:val="00FE6648"/>
    <w:rsid w:val="00FE6741"/>
    <w:rsid w:val="00FE6826"/>
    <w:rsid w:val="00FE697A"/>
    <w:rsid w:val="00FE6ACD"/>
    <w:rsid w:val="00FE6C66"/>
    <w:rsid w:val="00FE6D19"/>
    <w:rsid w:val="00FE6D73"/>
    <w:rsid w:val="00FE6FCE"/>
    <w:rsid w:val="00FE70B8"/>
    <w:rsid w:val="00FE72C6"/>
    <w:rsid w:val="00FE73B8"/>
    <w:rsid w:val="00FE7C8C"/>
    <w:rsid w:val="00FE7D36"/>
    <w:rsid w:val="00FF0017"/>
    <w:rsid w:val="00FF0492"/>
    <w:rsid w:val="00FF064E"/>
    <w:rsid w:val="00FF0955"/>
    <w:rsid w:val="00FF0D9D"/>
    <w:rsid w:val="00FF0F02"/>
    <w:rsid w:val="00FF10A3"/>
    <w:rsid w:val="00FF1111"/>
    <w:rsid w:val="00FF14A1"/>
    <w:rsid w:val="00FF1553"/>
    <w:rsid w:val="00FF1A3E"/>
    <w:rsid w:val="00FF1C15"/>
    <w:rsid w:val="00FF1C88"/>
    <w:rsid w:val="00FF1F1D"/>
    <w:rsid w:val="00FF2476"/>
    <w:rsid w:val="00FF2538"/>
    <w:rsid w:val="00FF2604"/>
    <w:rsid w:val="00FF26B2"/>
    <w:rsid w:val="00FF2831"/>
    <w:rsid w:val="00FF2AFB"/>
    <w:rsid w:val="00FF2B08"/>
    <w:rsid w:val="00FF2D8E"/>
    <w:rsid w:val="00FF2F75"/>
    <w:rsid w:val="00FF3093"/>
    <w:rsid w:val="00FF31B0"/>
    <w:rsid w:val="00FF3342"/>
    <w:rsid w:val="00FF334C"/>
    <w:rsid w:val="00FF34CF"/>
    <w:rsid w:val="00FF3640"/>
    <w:rsid w:val="00FF376E"/>
    <w:rsid w:val="00FF3AFC"/>
    <w:rsid w:val="00FF4249"/>
    <w:rsid w:val="00FF44B1"/>
    <w:rsid w:val="00FF46F3"/>
    <w:rsid w:val="00FF48FF"/>
    <w:rsid w:val="00FF4BA1"/>
    <w:rsid w:val="00FF4C0C"/>
    <w:rsid w:val="00FF4D80"/>
    <w:rsid w:val="00FF4DF7"/>
    <w:rsid w:val="00FF4FF4"/>
    <w:rsid w:val="00FF5118"/>
    <w:rsid w:val="00FF5256"/>
    <w:rsid w:val="00FF52CD"/>
    <w:rsid w:val="00FF5601"/>
    <w:rsid w:val="00FF582C"/>
    <w:rsid w:val="00FF5915"/>
    <w:rsid w:val="00FF5AA4"/>
    <w:rsid w:val="00FF5B61"/>
    <w:rsid w:val="00FF5F36"/>
    <w:rsid w:val="00FF6240"/>
    <w:rsid w:val="00FF62BD"/>
    <w:rsid w:val="00FF62C1"/>
    <w:rsid w:val="00FF632A"/>
    <w:rsid w:val="00FF63D1"/>
    <w:rsid w:val="00FF6661"/>
    <w:rsid w:val="00FF66F8"/>
    <w:rsid w:val="00FF6AF4"/>
    <w:rsid w:val="00FF6C74"/>
    <w:rsid w:val="00FF6CA5"/>
    <w:rsid w:val="00FF6CDF"/>
    <w:rsid w:val="00FF6D1D"/>
    <w:rsid w:val="00FF6D85"/>
    <w:rsid w:val="00FF6E79"/>
    <w:rsid w:val="00FF70F4"/>
    <w:rsid w:val="00FF713A"/>
    <w:rsid w:val="00FF724E"/>
    <w:rsid w:val="00FF7409"/>
    <w:rsid w:val="00FF7454"/>
    <w:rsid w:val="00FF7A14"/>
    <w:rsid w:val="00FF7CC1"/>
    <w:rsid w:val="00FF7D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682D7"/>
  <w15:chartTrackingRefBased/>
  <w15:docId w15:val="{F19F689A-5D7B-4B18-849D-0C32DEB5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06C"/>
    <w:rPr>
      <w:noProof/>
    </w:rPr>
  </w:style>
  <w:style w:type="paragraph" w:styleId="Ttulo1">
    <w:name w:val="heading 1"/>
    <w:basedOn w:val="Normal"/>
    <w:next w:val="Normal"/>
    <w:link w:val="Ttulo1Char"/>
    <w:uiPriority w:val="9"/>
    <w:qFormat/>
    <w:rsid w:val="004D69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A770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770D"/>
  </w:style>
  <w:style w:type="paragraph" w:styleId="Rodap">
    <w:name w:val="footer"/>
    <w:basedOn w:val="Normal"/>
    <w:link w:val="RodapChar"/>
    <w:uiPriority w:val="99"/>
    <w:unhideWhenUsed/>
    <w:rsid w:val="000A770D"/>
    <w:pPr>
      <w:tabs>
        <w:tab w:val="center" w:pos="4252"/>
        <w:tab w:val="right" w:pos="8504"/>
      </w:tabs>
      <w:spacing w:after="0" w:line="240" w:lineRule="auto"/>
    </w:pPr>
  </w:style>
  <w:style w:type="character" w:customStyle="1" w:styleId="RodapChar">
    <w:name w:val="Rodapé Char"/>
    <w:basedOn w:val="Fontepargpadro"/>
    <w:link w:val="Rodap"/>
    <w:uiPriority w:val="99"/>
    <w:rsid w:val="000A770D"/>
  </w:style>
  <w:style w:type="character" w:styleId="nfase">
    <w:name w:val="Emphasis"/>
    <w:basedOn w:val="Fontepargpadro"/>
    <w:uiPriority w:val="20"/>
    <w:qFormat/>
    <w:rsid w:val="000A770D"/>
    <w:rPr>
      <w:i/>
      <w:iCs/>
    </w:rPr>
  </w:style>
  <w:style w:type="character" w:styleId="Nmerodepgina">
    <w:name w:val="page number"/>
    <w:basedOn w:val="Fontepargpadro"/>
    <w:uiPriority w:val="99"/>
    <w:unhideWhenUsed/>
    <w:rsid w:val="000A770D"/>
  </w:style>
  <w:style w:type="character" w:customStyle="1" w:styleId="Ttulo1Char">
    <w:name w:val="Título 1 Char"/>
    <w:basedOn w:val="Fontepargpadro"/>
    <w:link w:val="Ttulo1"/>
    <w:uiPriority w:val="9"/>
    <w:rsid w:val="004D6973"/>
    <w:rPr>
      <w:rFonts w:asciiTheme="majorHAnsi" w:eastAsiaTheme="majorEastAsia" w:hAnsiTheme="majorHAnsi" w:cstheme="majorBidi"/>
      <w:color w:val="2F5496" w:themeColor="accent1" w:themeShade="BF"/>
      <w:sz w:val="32"/>
      <w:szCs w:val="32"/>
    </w:rPr>
  </w:style>
  <w:style w:type="paragraph" w:styleId="PargrafodaLista">
    <w:name w:val="List Paragraph"/>
    <w:basedOn w:val="Normal"/>
    <w:uiPriority w:val="34"/>
    <w:qFormat/>
    <w:rsid w:val="002E44D6"/>
    <w:pPr>
      <w:ind w:left="720"/>
      <w:contextualSpacing/>
    </w:pPr>
  </w:style>
  <w:style w:type="paragraph" w:styleId="SemEspaamento">
    <w:name w:val="No Spacing"/>
    <w:uiPriority w:val="1"/>
    <w:qFormat/>
    <w:rsid w:val="0099487E"/>
    <w:pPr>
      <w:spacing w:after="0" w:line="240" w:lineRule="auto"/>
    </w:pPr>
  </w:style>
  <w:style w:type="character" w:styleId="TextodoEspaoReservado">
    <w:name w:val="Placeholder Text"/>
    <w:basedOn w:val="Fontepargpadro"/>
    <w:uiPriority w:val="99"/>
    <w:semiHidden/>
    <w:rsid w:val="005368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052294">
      <w:bodyDiv w:val="1"/>
      <w:marLeft w:val="0"/>
      <w:marRight w:val="0"/>
      <w:marTop w:val="0"/>
      <w:marBottom w:val="0"/>
      <w:divBdr>
        <w:top w:val="none" w:sz="0" w:space="0" w:color="auto"/>
        <w:left w:val="none" w:sz="0" w:space="0" w:color="auto"/>
        <w:bottom w:val="none" w:sz="0" w:space="0" w:color="auto"/>
        <w:right w:val="none" w:sz="0" w:space="0" w:color="auto"/>
      </w:divBdr>
    </w:div>
    <w:div w:id="1163081584">
      <w:bodyDiv w:val="1"/>
      <w:marLeft w:val="0"/>
      <w:marRight w:val="0"/>
      <w:marTop w:val="0"/>
      <w:marBottom w:val="0"/>
      <w:divBdr>
        <w:top w:val="none" w:sz="0" w:space="0" w:color="auto"/>
        <w:left w:val="none" w:sz="0" w:space="0" w:color="auto"/>
        <w:bottom w:val="none" w:sz="0" w:space="0" w:color="auto"/>
        <w:right w:val="none" w:sz="0" w:space="0" w:color="auto"/>
      </w:divBdr>
    </w:div>
    <w:div w:id="1613173372">
      <w:bodyDiv w:val="1"/>
      <w:marLeft w:val="0"/>
      <w:marRight w:val="0"/>
      <w:marTop w:val="0"/>
      <w:marBottom w:val="0"/>
      <w:divBdr>
        <w:top w:val="none" w:sz="0" w:space="0" w:color="auto"/>
        <w:left w:val="none" w:sz="0" w:space="0" w:color="auto"/>
        <w:bottom w:val="none" w:sz="0" w:space="0" w:color="auto"/>
        <w:right w:val="none" w:sz="0" w:space="0" w:color="auto"/>
      </w:divBdr>
    </w:div>
    <w:div w:id="165113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2.pn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DB323-BD19-466E-AEB7-F3A80F563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22070</TotalTime>
  <Pages>386</Pages>
  <Words>93522</Words>
  <Characters>524893</Characters>
  <Application>Microsoft Office Word</Application>
  <DocSecurity>0</DocSecurity>
  <Lines>11031</Lines>
  <Paragraphs>1471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Alexo CamaraTTe</dc:creator>
  <cp:keywords/>
  <dc:description/>
  <cp:lastModifiedBy>Alexo CamaraTTe</cp:lastModifiedBy>
  <cp:revision>124</cp:revision>
  <dcterms:created xsi:type="dcterms:W3CDTF">2024-07-23T14:20:00Z</dcterms:created>
  <dcterms:modified xsi:type="dcterms:W3CDTF">2026-03-06T15:06:00Z</dcterms:modified>
</cp:coreProperties>
</file>